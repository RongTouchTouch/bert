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xls" ContentType="application/vnd.ms-excel"/>
  <Default Extension="wmf" ContentType="image/x-wmf"/>
  <Default Extension="rels" ContentType="application/vnd.openxmlformats-package.relationships+xml"/>
  <Default Extension="xml" ContentType="application/xml"/>
  <Default Extension="docx" ContentType="application/vnd.openxmlformats-officedocument.wordprocessingml.document"/>
  <Default Extension="ppt" ContentType="application/vnd.ms-powerpoint"/>
  <Default Extension="xlsx" ContentType="application/vnd.openxmlformats-officedocument.spreadsheetml.shee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a14="http://schemas.microsoft.com/office/drawing/2010/main" xmlns:pic="http://schemas.openxmlformats.org/drawingml/2006/pictur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651E4E">
      <w:pPr>
        <w:pStyle w:val="Reqtify"/>
      </w:pPr>
      <w:r>
        <w:rPr>
          <w:noProof/>
        </w:rPr>
        <mc:AlternateContent>
          <mc:Choice Requires="wps">
            <w:drawing>
              <wp:anchor distT="0" distB="0" distL="114300" distR="114300" simplePos="0" relativeHeight="251657728" behindDoc="0" locked="0" layoutInCell="1" allowOverlap="1">
                <wp:simplePos x="0" y="0"/>
                <wp:positionH relativeFrom="column">
                  <wp:posOffset>-600075</wp:posOffset>
                </wp:positionH>
                <wp:positionV relativeFrom="paragraph">
                  <wp:posOffset>116205</wp:posOffset>
                </wp:positionV>
                <wp:extent cx="6534150" cy="2773680"/>
                <wp:effectExtent l="0" t="0" r="0" b="7620"/>
                <wp:wrapNone/>
                <wp:docPr id="4" name="Text Box 4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277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0F1646" w:rsidR="00DE178B" w:rsidP="00B60788" w:rsidRDefault="004E6C7B">
                            <w:pPr>
                              <w:pStyle w:val="af3"/>
                              <w:spacing w:line="180" w:lineRule="atLeast"/>
                              <w:rPr>
                                <w:sz w:val="48"/>
                              </w:rPr>
                            </w:pPr>
                            <w:fldSimple w:instr=" TITLE   \* MERGEFORMAT ">
                              <w:r w:rsidRPr="00F40CCD" w:rsidR="00DE178B">
                                <w:rPr>
                                  <w:rFonts w:hint="eastAsia"/>
                                  <w:sz w:val="48"/>
                                </w:rPr>
                                <w:t>iTC</w:t>
                              </w:r>
                              <w:r w:rsidRPr="00F40CCD" w:rsidR="00DE178B">
                                <w:rPr>
                                  <w:rFonts w:hint="eastAsia"/>
                                  <w:sz w:val="48"/>
                                </w:rPr>
                                <w:t>开发</w:t>
                              </w:r>
                            </w:fldSimple>
                          </w:p>
                          <w:p w:rsidRPr="000F1646" w:rsidR="00DE178B" w:rsidP="00B60788" w:rsidRDefault="00DE178B">
                            <w:pPr>
                              <w:pStyle w:val="af3"/>
                              <w:spacing w:line="180" w:lineRule="atLeast"/>
                              <w:rPr>
                                <w:sz w:val="48"/>
                              </w:rPr>
                            </w:pPr>
                            <w:r w:rsidRPr="007F6855">
                              <w:rPr>
                                <w:rFonts w:hint="eastAsia"/>
                                <w:sz w:val="48"/>
                              </w:rPr>
                              <w:t>（</w:t>
                            </w:r>
                            <w:r w:rsidRPr="007F6855">
                              <w:rPr>
                                <w:sz w:val="48"/>
                              </w:rPr>
                              <w:t>Development of iTC</w:t>
                            </w:r>
                            <w:r w:rsidRPr="007F6855">
                              <w:rPr>
                                <w:rFonts w:hint="eastAsia"/>
                                <w:sz w:val="48"/>
                              </w:rPr>
                              <w:t>）</w:t>
                            </w:r>
                          </w:p>
                          <w:p w:rsidRPr="000F1646" w:rsidR="00DE178B" w:rsidP="00B60788" w:rsidRDefault="004E6C7B">
                            <w:pPr>
                              <w:pStyle w:val="af3"/>
                              <w:spacing w:line="180" w:lineRule="atLeast"/>
                              <w:rPr>
                                <w:sz w:val="48"/>
                              </w:rPr>
                            </w:pPr>
                            <w:fldSimple w:instr=" DOCPROPERTY  Subject  \* MERGEFORMAT ">
                              <w:r w:rsidRPr="00F40CCD" w:rsidR="00DE178B">
                                <w:rPr>
                                  <w:rFonts w:hint="eastAsia"/>
                                  <w:sz w:val="48"/>
                                </w:rPr>
                                <w:t>ATP</w:t>
                              </w:r>
                              <w:r w:rsidRPr="00F40CCD" w:rsidR="00DE178B">
                                <w:rPr>
                                  <w:rFonts w:hint="eastAsia"/>
                                  <w:sz w:val="48"/>
                                </w:rPr>
                                <w:t>软件需求定义文件</w:t>
                              </w:r>
                            </w:fldSimple>
                          </w:p>
                          <w:p w:rsidRPr="000F1646" w:rsidR="00DE178B" w:rsidP="00B60788" w:rsidRDefault="00DE178B">
                            <w:pPr>
                              <w:pStyle w:val="af3"/>
                              <w:spacing w:line="180" w:lineRule="atLeast"/>
                              <w:rPr>
                                <w:sz w:val="48"/>
                              </w:rPr>
                            </w:pPr>
                            <w:r w:rsidRPr="007F6855">
                              <w:rPr>
                                <w:rFonts w:hint="eastAsia"/>
                                <w:sz w:val="48"/>
                              </w:rPr>
                              <w:t>（</w:t>
                            </w:r>
                            <w:r w:rsidRPr="007F6855">
                              <w:rPr>
                                <w:sz w:val="48"/>
                              </w:rPr>
                              <w:t>ATP Software Requirement Specification</w:t>
                            </w:r>
                            <w:r w:rsidRPr="007F6855">
                              <w:rPr>
                                <w:rFonts w:hint="eastAsia"/>
                                <w:sz w:val="48"/>
                              </w:rPr>
                              <w:t>）</w:t>
                            </w:r>
                          </w:p>
                          <w:p w:rsidRPr="00A27FFA" w:rsidR="00DE178B" w:rsidP="00B60788" w:rsidRDefault="00DE178B">
                            <w:pPr>
                              <w:pStyle w:val="REF0"/>
                            </w:pPr>
                            <w:r w:rsidRPr="00A27FFA">
                              <w:rPr>
                                <w:rFonts w:hint="eastAsia"/>
                              </w:rPr>
                              <w:t>Ref</w:t>
                            </w:r>
                            <w:r>
                              <w:rPr>
                                <w:rFonts w:hint="eastAsia"/>
                              </w:rPr>
                              <w:t>-iTC</w:t>
                            </w:r>
                            <w:r w:rsidRPr="00A27FFA">
                              <w:rPr>
                                <w:rFonts w:hint="eastAsia"/>
                              </w:rPr>
                              <w:t>/</w:t>
                            </w:r>
                            <w:r>
                              <w:rPr>
                                <w:rFonts w:hint="eastAsia"/>
                              </w:rPr>
                              <w:t>2038</w:t>
                            </w:r>
                            <w:r w:rsidRPr="00A27FFA">
                              <w:rPr>
                                <w:rFonts w:hint="eastAsia"/>
                              </w:rPr>
                              <w:t>/</w:t>
                            </w:r>
                            <w:fldSimple w:instr=" DOCPROPERTY  Comments  \* MERGEFORMAT ">
                              <w:ins w:author="常鸣" w:date="2014-06-11T16:53:00Z" w:id="0">
                                <w:r>
                                  <w:t>V2.2.6</w:t>
                                </w:r>
                              </w:ins>
                              <w:del w:author="常鸣" w:date="2014-06-11T16:53:00Z" w:id="1">
                                <w:r w:rsidDel="00893DE2">
                                  <w:delText>V2.2.5</w:delText>
                                </w:r>
                              </w:del>
                            </w:fldSimple>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62" style="position:absolute;margin-left:-47.25pt;margin-top:9.15pt;width:514.5pt;height:218.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">
                <v:textbox>
                  <w:txbxContent>
                    <w:p w:rsidRPr="000F1646" w:rsidR="00DE178B" w:rsidP="00B60788" w:rsidRDefault="004E6C7B">
                      <w:pPr>
                        <w:pStyle w:val="af3"/>
                        <w:spacing w:line="180" w:lineRule="atLeast"/>
                        <w:rPr>
                          <w:sz w:val="48"/>
                        </w:rPr>
                      </w:pPr>
                      <w:fldSimple w:instr=" TITLE   \* MERGEFORMAT ">
                        <w:r w:rsidRPr="00F40CCD" w:rsidR="00DE178B">
                          <w:rPr>
                            <w:rFonts w:hint="eastAsia"/>
                            <w:sz w:val="48"/>
                          </w:rPr>
                          <w:t>iTC</w:t>
                        </w:r>
                        <w:r w:rsidRPr="00F40CCD" w:rsidR="00DE178B">
                          <w:rPr>
                            <w:rFonts w:hint="eastAsia"/>
                            <w:sz w:val="48"/>
                          </w:rPr>
                          <w:t>开发</w:t>
                        </w:r>
                      </w:fldSimple>
                    </w:p>
                    <w:p w:rsidRPr="000F1646" w:rsidR="00DE178B" w:rsidP="00B60788" w:rsidRDefault="00DE178B">
                      <w:pPr>
                        <w:pStyle w:val="af3"/>
                        <w:spacing w:line="180" w:lineRule="atLeast"/>
                        <w:rPr>
                          <w:sz w:val="48"/>
                        </w:rPr>
                      </w:pPr>
                      <w:r w:rsidRPr="007F6855">
                        <w:rPr>
                          <w:rFonts w:hint="eastAsia"/>
                          <w:sz w:val="48"/>
                        </w:rPr>
                        <w:t>（</w:t>
                      </w:r>
                      <w:r w:rsidRPr="007F6855">
                        <w:rPr>
                          <w:sz w:val="48"/>
                        </w:rPr>
                        <w:t>Development of iTC</w:t>
                      </w:r>
                      <w:r w:rsidRPr="007F6855">
                        <w:rPr>
                          <w:rFonts w:hint="eastAsia"/>
                          <w:sz w:val="48"/>
                        </w:rPr>
                        <w:t>）</w:t>
                      </w:r>
                    </w:p>
                    <w:p w:rsidRPr="000F1646" w:rsidR="00DE178B" w:rsidP="00B60788" w:rsidRDefault="004E6C7B">
                      <w:pPr>
                        <w:pStyle w:val="af3"/>
                        <w:spacing w:line="180" w:lineRule="atLeast"/>
                        <w:rPr>
                          <w:sz w:val="48"/>
                        </w:rPr>
                      </w:pPr>
                      <w:fldSimple w:instr=" DOCPROPERTY  Subject  \* MERGEFORMAT ">
                        <w:r w:rsidRPr="00F40CCD" w:rsidR="00DE178B">
                          <w:rPr>
                            <w:rFonts w:hint="eastAsia"/>
                            <w:sz w:val="48"/>
                          </w:rPr>
                          <w:t>ATP</w:t>
                        </w:r>
                        <w:r w:rsidRPr="00F40CCD" w:rsidR="00DE178B">
                          <w:rPr>
                            <w:rFonts w:hint="eastAsia"/>
                            <w:sz w:val="48"/>
                          </w:rPr>
                          <w:t>软件需求定义文件</w:t>
                        </w:r>
                      </w:fldSimple>
                    </w:p>
                    <w:p w:rsidRPr="000F1646" w:rsidR="00DE178B" w:rsidP="00B60788" w:rsidRDefault="00DE178B">
                      <w:pPr>
                        <w:pStyle w:val="af3"/>
                        <w:spacing w:line="180" w:lineRule="atLeast"/>
                        <w:rPr>
                          <w:sz w:val="48"/>
                        </w:rPr>
                      </w:pPr>
                      <w:r w:rsidRPr="007F6855">
                        <w:rPr>
                          <w:rFonts w:hint="eastAsia"/>
                          <w:sz w:val="48"/>
                        </w:rPr>
                        <w:t>（</w:t>
                      </w:r>
                      <w:r w:rsidRPr="007F6855">
                        <w:rPr>
                          <w:sz w:val="48"/>
                        </w:rPr>
                        <w:t>ATP Software Requirement Specification</w:t>
                      </w:r>
                      <w:r w:rsidRPr="007F6855">
                        <w:rPr>
                          <w:rFonts w:hint="eastAsia"/>
                          <w:sz w:val="48"/>
                        </w:rPr>
                        <w:t>）</w:t>
                      </w:r>
                    </w:p>
                    <w:p w:rsidRPr="00A27FFA" w:rsidR="00DE178B" w:rsidP="00B60788" w:rsidRDefault="00DE178B">
                      <w:pPr>
                        <w:pStyle w:val="REF0"/>
                      </w:pPr>
                      <w:r w:rsidRPr="00A27FFA">
                        <w:rPr>
                          <w:rFonts w:hint="eastAsia"/>
                        </w:rPr>
                        <w:t>Ref</w:t>
                      </w:r>
                      <w:r>
                        <w:rPr>
                          <w:rFonts w:hint="eastAsia"/>
                        </w:rPr>
                        <w:t>-iTC</w:t>
                      </w:r>
                      <w:r w:rsidRPr="00A27FFA">
                        <w:rPr>
                          <w:rFonts w:hint="eastAsia"/>
                        </w:rPr>
                        <w:t>/</w:t>
                      </w:r>
                      <w:r>
                        <w:rPr>
                          <w:rFonts w:hint="eastAsia"/>
                        </w:rPr>
                        <w:t>2038</w:t>
                      </w:r>
                      <w:r w:rsidRPr="00A27FFA">
                        <w:rPr>
                          <w:rFonts w:hint="eastAsia"/>
                        </w:rPr>
                        <w:t>/</w:t>
                      </w:r>
                      <w:fldSimple w:instr=" DOCPROPERTY  Comments  \* MERGEFORMAT ">
                        <w:ins w:author="常鸣" w:date="2014-06-11T16:53:00Z" w:id="2">
                          <w:r>
                            <w:t>V2.2.6</w:t>
                          </w:r>
                        </w:ins>
                        <w:del w:author="常鸣" w:date="2014-06-11T16:53:00Z" w:id="3">
                          <w:r w:rsidDel="00893DE2">
                            <w:delText>V2.2.5</w:delText>
                          </w:r>
                        </w:del>
                      </w:fldSimple>
                    </w:p>
                  </w:txbxContent>
                </v:textbox>
              </v:shape>
            </w:pict>
          </mc:Fallback>
        </mc:AlternateContent>
      </w: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Pr="00A8518E" w:rsidR="00B60788" w:rsidP="00C93484" w:rsidRDefault="00B60788">
      <w:pPr>
        <w:pStyle w:val="Reqtify"/>
        <w:rPr>
          <w:rStyle w:val="aff1"/>
        </w:rPr>
      </w:pPr>
    </w:p>
    <w:p w:rsidR="00B60788" w:rsidP="00C93484" w:rsidRDefault="00B60788">
      <w:pPr>
        <w:pStyle w:val="Reqtify"/>
      </w:pPr>
    </w:p>
    <w:p w:rsidR="00B60788" w:rsidP="00C93484" w:rsidRDefault="00B60788">
      <w:pPr>
        <w:pStyle w:val="Reqtify"/>
      </w:pPr>
    </w:p>
    <w:p w:rsidRPr="00086F6D" w:rsidR="00B60788" w:rsidP="00086F6D" w:rsidRDefault="00B60788">
      <w:pPr>
        <w:pStyle w:val="05050505"/>
        <w:spacing w:before="156" w:after="156"/>
      </w:pPr>
      <w:r w:rsidRPr="00086F6D">
        <w:rPr>
          <w:rFonts w:hint="eastAsia"/>
        </w:rPr>
        <w:t>卡斯柯信号有限公司</w:t>
      </w:r>
    </w:p>
    <w:p w:rsidRPr="00086F6D" w:rsidR="00B60788" w:rsidP="00086F6D" w:rsidRDefault="00FE3E90">
      <w:pPr>
        <w:pStyle w:val="05050505"/>
        <w:spacing w:before="156" w:after="156"/>
      </w:pPr>
      <w:r w:rsidRPr="00086F6D">
        <w:t>201</w:t>
      </w:r>
      <w:r>
        <w:rPr>
          <w:rFonts w:hint="eastAsia"/>
        </w:rPr>
        <w:t>4</w:t>
      </w:r>
      <w:r w:rsidRPr="00086F6D">
        <w:t>年</w:t>
      </w:r>
      <w:del w:author="常鸣" w:date="2014-07-02T15:03:00Z" w:id="4">
        <w:r w:rsidDel="00232A72">
          <w:rPr>
            <w:rFonts w:hint="eastAsia"/>
          </w:rPr>
          <w:delText>6</w:delText>
        </w:r>
      </w:del>
      <w:ins w:author="常鸣" w:date="2014-07-02T15:03:00Z" w:id="5">
        <w:r w:rsidR="00232A72">
          <w:rPr>
            <w:rFonts w:hint="eastAsia"/>
          </w:rPr>
          <w:t>7</w:t>
        </w:r>
      </w:ins>
      <w:r w:rsidRPr="00086F6D" w:rsidR="00224288">
        <w:t>月</w:t>
      </w:r>
      <w:del w:author="常鸣" w:date="2014-07-02T15:03:00Z" w:id="6">
        <w:r w:rsidDel="00232A72" w:rsidR="00A90646">
          <w:rPr>
            <w:rFonts w:hint="eastAsia"/>
          </w:rPr>
          <w:delText>11</w:delText>
        </w:r>
      </w:del>
      <w:ins w:author="常鸣" w:date="2014-07-04T09:35:00Z" w:id="7">
        <w:r w:rsidR="001376AA">
          <w:rPr>
            <w:rFonts w:hint="eastAsia"/>
          </w:rPr>
          <w:t>4</w:t>
        </w:r>
      </w:ins>
      <w:r w:rsidRPr="00086F6D" w:rsidR="00B60788">
        <w:t>日</w:t>
      </w:r>
    </w:p>
    <w:p w:rsidR="00B60788" w:rsidP="00C93484" w:rsidRDefault="00B60788">
      <w:pPr>
        <w:pStyle w:val="Reqtify"/>
        <w:sectPr w:rsidR="00B60788" w:rsidSect="00201EC2">
          <w:headerReference w:type="default" r:id="rId88"/>
          <w:footerReference w:type="even" r:id="rId89"/>
          <w:pgSz w:w="11906" w:h="16838"/>
          <w:pgMar w:top="1440" w:right="1797" w:bottom="1440" w:left="1797" w:header="851" w:footer="992" w:gutter="0"/>
          <w:cols w:space="425"/>
          <w:docGrid w:type="linesAndChars" w:linePitch="312"/>
        </w:sectPr>
      </w:pPr>
    </w:p>
    <w:p w:rsidRPr="00B60788" w:rsidR="00B60788" w:rsidP="00B60788" w:rsidRDefault="00B60788">
      <w:pPr>
        <w:pStyle w:val="af2"/>
        <w:spacing w:before="156" w:after="156"/>
      </w:pPr>
      <w:r w:rsidRPr="00106D69">
        <w:rPr>
          <w:rFonts w:hint="eastAsia"/>
        </w:rPr>
        <w:lastRenderedPageBreak/>
        <w:t>审核页</w:t>
      </w:r>
    </w:p>
    <w:p w:rsidR="00B60788" w:rsidP="00C93484" w:rsidRDefault="00B60788">
      <w:pPr>
        <w:pStyle w:val="Reqtify"/>
      </w:pPr>
    </w:p>
    <w:p w:rsidR="00B60788" w:rsidP="00C93484" w:rsidRDefault="00B60788">
      <w:pPr>
        <w:pStyle w:val="Reqtify"/>
      </w:pPr>
    </w:p>
    <w:tbl>
      <w:tblPr>
        <w:tblW w:w="5000" w:type="pct"/>
        <w:jc w:val="center"/>
        <w:tblLook w:val="01E0" w:firstRow="1" w:lastRow="1" w:firstColumn="1" w:lastColumn="1" w:noHBand="0" w:noVBand="0"/>
      </w:tblPr>
      <w:tblGrid>
        <w:gridCol w:w="3620"/>
        <w:gridCol w:w="683"/>
        <w:gridCol w:w="3620"/>
        <w:gridCol w:w="683"/>
      </w:tblGrid>
      <w:tr w:rsidRPr="007C7637" w:rsidR="00B60788" w:rsidTr="00DC6463">
        <w:trPr>
          <w:trHeight w:val="680"/>
          <w:jc w:val="center"/>
        </w:trPr>
        <w:tc>
          <w:tcPr>
            <w:tcW w:w="2103" w:type="pct"/>
            <w:vAlign w:val="center"/>
          </w:tcPr>
          <w:p w:rsidRPr="00086F6D" w:rsidR="00B60788" w:rsidP="00086F6D" w:rsidRDefault="00B60788">
            <w:pPr>
              <w:pStyle w:val="05050505"/>
              <w:spacing w:before="156" w:after="156"/>
            </w:pPr>
            <w:r w:rsidRPr="00086F6D">
              <w:t>拟制：</w:t>
            </w:r>
          </w:p>
        </w:tc>
        <w:tc>
          <w:tcPr>
            <w:tcW w:w="397" w:type="pct"/>
            <w:vAlign w:val="center"/>
          </w:tcPr>
          <w:p w:rsidRPr="00B60788" w:rsidR="00B60788" w:rsidP="00B60788" w:rsidRDefault="00B60788"/>
        </w:tc>
        <w:tc>
          <w:tcPr>
            <w:tcW w:w="2103" w:type="pct"/>
            <w:vAlign w:val="center"/>
          </w:tcPr>
          <w:p w:rsidRPr="00086F6D" w:rsidR="00B60788" w:rsidP="00086F6D" w:rsidRDefault="00B60788">
            <w:pPr>
              <w:pStyle w:val="05050505"/>
              <w:spacing w:before="156" w:after="156"/>
            </w:pPr>
            <w:r w:rsidRPr="00086F6D">
              <w:t>日期：</w:t>
            </w:r>
          </w:p>
        </w:tc>
        <w:tc>
          <w:tcPr>
            <w:tcW w:w="397" w:type="pct"/>
            <w:vAlign w:val="center"/>
          </w:tcPr>
          <w:p w:rsidRPr="00B60788" w:rsidR="00B60788" w:rsidP="00B60788" w:rsidRDefault="00B60788"/>
        </w:tc>
      </w:tr>
      <w:tr w:rsidRPr="007C7637" w:rsidR="00B60788" w:rsidTr="00DC6463">
        <w:trPr>
          <w:trHeight w:val="680"/>
          <w:jc w:val="center"/>
        </w:trPr>
        <w:tc>
          <w:tcPr>
            <w:tcW w:w="2103" w:type="pct"/>
            <w:vAlign w:val="center"/>
          </w:tcPr>
          <w:p w:rsidRPr="00B60788" w:rsidR="00B60788" w:rsidP="00B60788" w:rsidRDefault="00B60788"/>
        </w:tc>
        <w:tc>
          <w:tcPr>
            <w:tcW w:w="397" w:type="pct"/>
            <w:vAlign w:val="center"/>
          </w:tcPr>
          <w:p w:rsidRPr="00B60788" w:rsidR="00B60788" w:rsidP="00B60788" w:rsidRDefault="00B60788"/>
        </w:tc>
        <w:tc>
          <w:tcPr>
            <w:tcW w:w="2103" w:type="pct"/>
            <w:vAlign w:val="center"/>
          </w:tcPr>
          <w:p w:rsidRPr="00B60788" w:rsidR="00B60788" w:rsidP="00B60788" w:rsidRDefault="00B60788"/>
        </w:tc>
        <w:tc>
          <w:tcPr>
            <w:tcW w:w="397" w:type="pct"/>
            <w:vAlign w:val="center"/>
          </w:tcPr>
          <w:p w:rsidRPr="00B60788" w:rsidR="00B60788" w:rsidP="00B60788" w:rsidRDefault="00B60788"/>
        </w:tc>
      </w:tr>
      <w:tr w:rsidRPr="007C7637" w:rsidR="00B60788" w:rsidTr="00DC6463">
        <w:trPr>
          <w:trHeight w:val="680"/>
          <w:jc w:val="center"/>
        </w:trPr>
        <w:tc>
          <w:tcPr>
            <w:tcW w:w="2103" w:type="pct"/>
            <w:vAlign w:val="center"/>
          </w:tcPr>
          <w:p w:rsidRPr="00086F6D" w:rsidR="00B60788" w:rsidP="00086F6D" w:rsidRDefault="00B60788">
            <w:pPr>
              <w:pStyle w:val="05050505"/>
              <w:spacing w:before="156" w:after="156"/>
            </w:pPr>
            <w:r w:rsidRPr="00086F6D">
              <w:t>审核：</w:t>
            </w:r>
          </w:p>
        </w:tc>
        <w:tc>
          <w:tcPr>
            <w:tcW w:w="397" w:type="pct"/>
            <w:vAlign w:val="center"/>
          </w:tcPr>
          <w:p w:rsidRPr="00B60788" w:rsidR="00B60788" w:rsidP="00B60788" w:rsidRDefault="00B60788"/>
        </w:tc>
        <w:tc>
          <w:tcPr>
            <w:tcW w:w="2103" w:type="pct"/>
            <w:vAlign w:val="center"/>
          </w:tcPr>
          <w:p w:rsidRPr="00086F6D" w:rsidR="00B60788" w:rsidP="00086F6D" w:rsidRDefault="00B60788">
            <w:pPr>
              <w:pStyle w:val="05050505"/>
              <w:spacing w:before="156" w:after="156"/>
            </w:pPr>
            <w:r w:rsidRPr="00086F6D">
              <w:t>日期：</w:t>
            </w:r>
          </w:p>
        </w:tc>
        <w:tc>
          <w:tcPr>
            <w:tcW w:w="397" w:type="pct"/>
            <w:vAlign w:val="center"/>
          </w:tcPr>
          <w:p w:rsidRPr="00B60788" w:rsidR="00B60788" w:rsidP="00B60788" w:rsidRDefault="00B60788"/>
        </w:tc>
      </w:tr>
      <w:tr w:rsidRPr="007C7637" w:rsidR="00B60788" w:rsidTr="00DC6463">
        <w:trPr>
          <w:trHeight w:val="680"/>
          <w:jc w:val="center"/>
        </w:trPr>
        <w:tc>
          <w:tcPr>
            <w:tcW w:w="2103" w:type="pct"/>
            <w:vAlign w:val="center"/>
          </w:tcPr>
          <w:p w:rsidRPr="00B60788" w:rsidR="00B60788" w:rsidP="00B60788" w:rsidRDefault="00B60788"/>
        </w:tc>
        <w:tc>
          <w:tcPr>
            <w:tcW w:w="397" w:type="pct"/>
            <w:vAlign w:val="center"/>
          </w:tcPr>
          <w:p w:rsidRPr="00B60788" w:rsidR="00B60788" w:rsidP="00B60788" w:rsidRDefault="00B60788"/>
        </w:tc>
        <w:tc>
          <w:tcPr>
            <w:tcW w:w="2103" w:type="pct"/>
            <w:vAlign w:val="center"/>
          </w:tcPr>
          <w:p w:rsidRPr="00B60788" w:rsidR="00B60788" w:rsidP="00B60788" w:rsidRDefault="00B60788"/>
        </w:tc>
        <w:tc>
          <w:tcPr>
            <w:tcW w:w="397" w:type="pct"/>
            <w:vAlign w:val="center"/>
          </w:tcPr>
          <w:p w:rsidRPr="00B60788" w:rsidR="00B60788" w:rsidP="00B60788" w:rsidRDefault="00B60788"/>
        </w:tc>
      </w:tr>
      <w:tr w:rsidRPr="007C7637" w:rsidR="00B60788" w:rsidTr="00DC6463">
        <w:trPr>
          <w:trHeight w:val="680"/>
          <w:jc w:val="center"/>
        </w:trPr>
        <w:tc>
          <w:tcPr>
            <w:tcW w:w="2103" w:type="pct"/>
            <w:vAlign w:val="center"/>
          </w:tcPr>
          <w:p w:rsidRPr="00086F6D" w:rsidR="00B60788" w:rsidP="00086F6D" w:rsidRDefault="00B60788">
            <w:pPr>
              <w:pStyle w:val="05050505"/>
              <w:spacing w:before="156" w:after="156"/>
            </w:pPr>
            <w:r w:rsidRPr="00086F6D">
              <w:t>批准：</w:t>
            </w:r>
          </w:p>
        </w:tc>
        <w:tc>
          <w:tcPr>
            <w:tcW w:w="397" w:type="pct"/>
            <w:vAlign w:val="center"/>
          </w:tcPr>
          <w:p w:rsidRPr="00B60788" w:rsidR="00B60788" w:rsidP="00B60788" w:rsidRDefault="00B60788"/>
        </w:tc>
        <w:tc>
          <w:tcPr>
            <w:tcW w:w="2103" w:type="pct"/>
            <w:vAlign w:val="center"/>
          </w:tcPr>
          <w:p w:rsidRPr="00086F6D" w:rsidR="00B60788" w:rsidP="00086F6D" w:rsidRDefault="00B60788">
            <w:pPr>
              <w:pStyle w:val="05050505"/>
              <w:spacing w:before="156" w:after="156"/>
            </w:pPr>
            <w:r w:rsidRPr="00086F6D">
              <w:t>日期：</w:t>
            </w:r>
          </w:p>
        </w:tc>
        <w:tc>
          <w:tcPr>
            <w:tcW w:w="397" w:type="pct"/>
            <w:vAlign w:val="center"/>
          </w:tcPr>
          <w:p w:rsidRPr="00B60788" w:rsidR="00B60788" w:rsidP="00B60788" w:rsidRDefault="00B60788"/>
        </w:tc>
      </w:tr>
    </w:tbl>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00B60788" w:rsidP="00C93484" w:rsidRDefault="00B60788">
      <w:pPr>
        <w:pStyle w:val="Reqtify"/>
      </w:pPr>
    </w:p>
    <w:p w:rsidRPr="00B60788" w:rsidR="00B60788" w:rsidP="00B60788" w:rsidRDefault="00B60788">
      <w:pPr>
        <w:pStyle w:val="af2"/>
        <w:spacing w:before="156" w:after="156"/>
        <w:sectPr w:rsidRPr="00B60788" w:rsidR="00B60788" w:rsidSect="00062AD1">
          <w:headerReference w:type="default" r:id="rId90"/>
          <w:footerReference w:type="default" r:id="rId91"/>
          <w:pgSz w:w="11906" w:h="16838" w:code="9"/>
          <w:pgMar w:top="1418" w:right="1758" w:bottom="1418" w:left="1758" w:header="851" w:footer="992" w:gutter="0"/>
          <w:pgNumType w:start="1"/>
          <w:cols w:space="425"/>
          <w:docGrid w:type="linesAndChars" w:linePitch="312"/>
        </w:sectPr>
      </w:pPr>
      <w:r w:rsidRPr="00106D69">
        <w:rPr>
          <w:rFonts w:hint="eastAsia"/>
        </w:rPr>
        <w:t>注：对外提交本文档时，请删除本页。</w:t>
      </w:r>
    </w:p>
    <w:p w:rsidRPr="00B60788" w:rsidR="00B60788" w:rsidP="00B60788" w:rsidRDefault="00B60788">
      <w:pPr>
        <w:pStyle w:val="af2"/>
        <w:spacing w:before="156" w:after="156"/>
      </w:pPr>
      <w:r w:rsidRPr="00106D69">
        <w:rPr>
          <w:rFonts w:hint="eastAsia"/>
        </w:rPr>
        <w:lastRenderedPageBreak/>
        <w:t>REVISIONS</w:t>
      </w:r>
    </w:p>
    <w:tbl>
      <w:tblPr>
        <w:tblW w:w="5000" w:type="pct"/>
        <w:jc w:val="center"/>
        <w:tblBorders>
          <w:top w:val="single" w:color="auto" w:sz="4" w:space="0"/>
          <w:left w:val="single" w:color="auto" w:sz="4" w:space="0"/>
          <w:bottom w:val="single" w:color="auto" w:sz="4" w:space="0"/>
          <w:right w:val="single" w:color="auto" w:sz="4" w:space="0"/>
        </w:tblBorders>
        <w:tblLook w:val="0000" w:firstRow="0" w:lastRow="0" w:firstColumn="0" w:lastColumn="0" w:noHBand="0" w:noVBand="0"/>
      </w:tblPr>
      <w:tblGrid>
        <w:gridCol w:w="704"/>
        <w:gridCol w:w="1283"/>
        <w:gridCol w:w="1129"/>
        <w:gridCol w:w="1185"/>
        <w:gridCol w:w="4985"/>
      </w:tblGrid>
      <w:tr w:rsidRPr="009E2F46" w:rsidR="00B60788" w:rsidTr="002E6D72">
        <w:trPr>
          <w:cantSplit/>
          <w:trHeight w:val="650"/>
          <w:jc w:val="center"/>
        </w:trPr>
        <w:tc>
          <w:tcPr>
            <w:tcW w:w="379" w:type="pct"/>
            <w:tcBorders>
              <w:top w:val="single" w:color="auto" w:sz="4" w:space="0"/>
              <w:left w:val="single" w:color="auto" w:sz="4" w:space="0"/>
              <w:bottom w:val="single" w:color="auto" w:sz="4" w:space="0"/>
              <w:right w:val="single" w:color="auto" w:sz="4" w:space="0"/>
            </w:tcBorders>
            <w:vAlign w:val="center"/>
          </w:tcPr>
          <w:p w:rsidRPr="00B60788" w:rsidR="00B60788" w:rsidP="00FA0FBB" w:rsidRDefault="00B60788">
            <w:pPr>
              <w:pStyle w:val="af6"/>
            </w:pPr>
            <w:r w:rsidRPr="009E2F46">
              <w:rPr>
                <w:rFonts w:hint="eastAsia"/>
              </w:rPr>
              <w:t>Item</w:t>
            </w:r>
          </w:p>
        </w:tc>
        <w:tc>
          <w:tcPr>
            <w:tcW w:w="691" w:type="pct"/>
            <w:tcBorders>
              <w:top w:val="single" w:color="auto" w:sz="4" w:space="0"/>
              <w:left w:val="single" w:color="auto" w:sz="4" w:space="0"/>
              <w:bottom w:val="single" w:color="auto" w:sz="4" w:space="0"/>
              <w:right w:val="single" w:color="auto" w:sz="4" w:space="0"/>
            </w:tcBorders>
            <w:vAlign w:val="center"/>
          </w:tcPr>
          <w:p w:rsidRPr="00B60788" w:rsidR="00B60788" w:rsidP="00FA0FBB" w:rsidRDefault="00B60788">
            <w:pPr>
              <w:pStyle w:val="af6"/>
            </w:pPr>
            <w:r w:rsidRPr="009E2F46">
              <w:rPr>
                <w:rFonts w:hint="eastAsia"/>
              </w:rPr>
              <w:t>Date</w:t>
            </w:r>
          </w:p>
        </w:tc>
        <w:tc>
          <w:tcPr>
            <w:tcW w:w="608" w:type="pct"/>
            <w:tcBorders>
              <w:top w:val="single" w:color="auto" w:sz="4" w:space="0"/>
              <w:left w:val="single" w:color="auto" w:sz="4" w:space="0"/>
              <w:bottom w:val="single" w:color="auto" w:sz="4" w:space="0"/>
              <w:right w:val="single" w:color="auto" w:sz="4" w:space="0"/>
            </w:tcBorders>
            <w:vAlign w:val="center"/>
          </w:tcPr>
          <w:p w:rsidRPr="00B60788" w:rsidR="00B60788" w:rsidP="00FA0FBB" w:rsidRDefault="00B60788">
            <w:pPr>
              <w:pStyle w:val="af6"/>
            </w:pPr>
            <w:r w:rsidRPr="009E2F46">
              <w:rPr>
                <w:rFonts w:hint="eastAsia"/>
              </w:rPr>
              <w:t>Updated</w:t>
            </w:r>
          </w:p>
          <w:p w:rsidRPr="00B60788" w:rsidR="00B60788" w:rsidP="00FA0FBB" w:rsidRDefault="00B60788">
            <w:pPr>
              <w:pStyle w:val="af6"/>
            </w:pPr>
            <w:r w:rsidRPr="009E2F46">
              <w:rPr>
                <w:rFonts w:hint="eastAsia"/>
              </w:rPr>
              <w:t>Version</w:t>
            </w:r>
          </w:p>
        </w:tc>
        <w:tc>
          <w:tcPr>
            <w:tcW w:w="638" w:type="pct"/>
            <w:tcBorders>
              <w:top w:val="single" w:color="auto" w:sz="4" w:space="0"/>
              <w:left w:val="single" w:color="auto" w:sz="4" w:space="0"/>
              <w:bottom w:val="single" w:color="auto" w:sz="4" w:space="0"/>
              <w:right w:val="single" w:color="auto" w:sz="4" w:space="0"/>
            </w:tcBorders>
            <w:vAlign w:val="center"/>
          </w:tcPr>
          <w:p w:rsidRPr="00B60788" w:rsidR="00B60788" w:rsidP="00FA0FBB" w:rsidRDefault="00B60788">
            <w:pPr>
              <w:pStyle w:val="af6"/>
            </w:pPr>
            <w:r w:rsidRPr="009E2F46">
              <w:rPr>
                <w:rFonts w:hint="eastAsia"/>
              </w:rPr>
              <w:t>Author</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FA0FBB" w:rsidRDefault="00B60788">
            <w:pPr>
              <w:pStyle w:val="af6"/>
            </w:pPr>
            <w:r w:rsidRPr="00B63DDB">
              <w:rPr>
                <w:rFonts w:hint="eastAsia"/>
              </w:rPr>
              <w:t>Comments</w: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9E2F46">
              <w:rPr>
                <w:rFonts w:hint="eastAsia"/>
              </w:rPr>
              <w:t>1</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t>201</w:t>
            </w:r>
            <w:r w:rsidRPr="00B60788">
              <w:rPr>
                <w:rFonts w:hint="eastAsia"/>
              </w:rPr>
              <w:t>1-1-13</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 0.0.1</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创建全文</w: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2011-3-10</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V0.0.2</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根据评审意见修改全文</w: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3</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2011-3-10</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V1.0.0</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正式发布文档</w:t>
            </w:r>
          </w:p>
          <w:p w:rsidRPr="00B60788" w:rsidR="00B60788" w:rsidP="00591D6B" w:rsidRDefault="00B60788">
            <w:pPr>
              <w:pStyle w:val="AltB0"/>
            </w:pPr>
            <w:r>
              <w:rPr>
                <w:rFonts w:hint="eastAsia"/>
              </w:rPr>
              <w:t>Formal released</w: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4</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2011-3-26</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V1.0.1</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sidRPr="0017468F">
              <w:t>iTC00000156</w:t>
            </w:r>
          </w:p>
          <w:p w:rsidRPr="00B60788" w:rsidR="00B60788" w:rsidP="00FA0FBB" w:rsidRDefault="00B60788">
            <w:pPr>
              <w:pStyle w:val="af6"/>
            </w:pPr>
            <w:r w:rsidRPr="00B60788">
              <w:object w:dxaOrig="1551" w:dyaOrig="97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5.75pt;height:48.75pt" o:ole="" type="#_x0000_t75">
                  <v:imagedata o:title="" r:id="rId92"/>
                </v:shape>
                <o:OLEObject Type="Embed" ProgID="Excel.Sheet.8" ShapeID="_x0000_i1025" DrawAspect="Icon" ObjectID="_1493799955" r:id="rId93"/>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5</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2011-4-11</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V1.0.2</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sidRPr="0017468F">
              <w:t>iTC000001</w:t>
            </w:r>
            <w:r w:rsidRPr="00B60788">
              <w:rPr>
                <w:rFonts w:hint="eastAsia"/>
              </w:rPr>
              <w:t>96</w:t>
            </w:r>
          </w:p>
          <w:p w:rsidRPr="00B60788" w:rsidR="00B60788" w:rsidP="00FA0FBB" w:rsidRDefault="00B60788">
            <w:pPr>
              <w:pStyle w:val="af6"/>
            </w:pPr>
            <w:r w:rsidRPr="00B60788">
              <w:object w:dxaOrig="1551" w:dyaOrig="973">
                <v:shape id="_x0000_i1026" style="width:75.75pt;height:48.75pt" o:ole="" type="#_x0000_t75">
                  <v:imagedata o:title="" r:id="rId94"/>
                </v:shape>
                <o:OLEObject Type="Embed" ProgID="Excel.Sheet.8" ShapeID="_x0000_i1026" DrawAspect="Icon" ObjectID="_1493799956" r:id="rId95"/>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6</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2011-4-27</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V1.0.3</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t>iTC00000</w:t>
            </w:r>
            <w:r w:rsidRPr="00B60788">
              <w:rPr>
                <w:rFonts w:hint="eastAsia"/>
              </w:rPr>
              <w:t>246</w:t>
            </w:r>
          </w:p>
          <w:p w:rsidRPr="00B60788" w:rsidR="00B60788" w:rsidP="00FA0FBB" w:rsidRDefault="00B60788">
            <w:pPr>
              <w:pStyle w:val="af6"/>
            </w:pPr>
            <w:r w:rsidRPr="00B60788">
              <w:object w:dxaOrig="1551" w:dyaOrig="973">
                <v:shape id="_x0000_i1027" style="width:75.75pt;height:48.75pt" o:ole="" type="#_x0000_t75">
                  <v:imagedata o:title="" r:id="rId96"/>
                </v:shape>
                <o:OLEObject Type="Embed" ProgID="Excel.Sheet.8" ShapeID="_x0000_i1027" DrawAspect="Icon" ObjectID="_1493799957" r:id="rId97"/>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7</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2011-5-27</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V1.0.4</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t>iTC00000</w:t>
            </w:r>
            <w:r w:rsidRPr="00B60788">
              <w:rPr>
                <w:rFonts w:hint="eastAsia"/>
              </w:rPr>
              <w:t>301</w:t>
            </w:r>
          </w:p>
          <w:p w:rsidRPr="00B60788" w:rsidR="00B60788" w:rsidP="00FA0FBB" w:rsidRDefault="00B60788">
            <w:pPr>
              <w:pStyle w:val="af6"/>
            </w:pPr>
            <w:r w:rsidRPr="00B60788">
              <w:object w:dxaOrig="1551" w:dyaOrig="973">
                <v:shape id="_x0000_i1028" style="width:75.75pt;height:48.75pt" o:ole="" type="#_x0000_t75">
                  <v:imagedata o:title="" r:id="rId98"/>
                </v:shape>
                <o:OLEObject Type="Embed" ProgID="Excel.Sheet.8" ShapeID="_x0000_i1028" DrawAspect="Icon" ObjectID="_1493799958" r:id="rId99"/>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8</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2011-6-2</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V1.0.5</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iTC00000325</w:t>
            </w:r>
          </w:p>
          <w:p w:rsidRPr="00B60788" w:rsidR="00B60788" w:rsidP="00FA0FBB" w:rsidRDefault="00B60788">
            <w:pPr>
              <w:pStyle w:val="af6"/>
            </w:pPr>
            <w:r w:rsidRPr="00B60788">
              <w:object w:dxaOrig="1551" w:dyaOrig="973">
                <v:shape id="_x0000_i1029" style="width:75.75pt;height:48.75pt" o:ole="" type="#_x0000_t75">
                  <v:imagedata o:title="" r:id="rId100"/>
                </v:shape>
                <o:OLEObject Type="Embed" ProgID="Excel.Sheet.8" ShapeID="_x0000_i1029" DrawAspect="Icon" ObjectID="_1493799959" r:id="rId101"/>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9</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2011-6-10</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V1.0.6</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sidRPr="008578A2">
              <w:t>iTC00000428</w:t>
            </w:r>
            <w:r w:rsidRPr="00B60788">
              <w:rPr>
                <w:rFonts w:hint="eastAsia"/>
              </w:rPr>
              <w:t xml:space="preserve">, </w:t>
            </w:r>
            <w:r w:rsidRPr="00B60788">
              <w:t>iTC00000457</w:t>
            </w:r>
            <w:r w:rsidRPr="00B60788">
              <w:rPr>
                <w:rFonts w:hint="eastAsia"/>
              </w:rPr>
              <w:t>,</w:t>
            </w:r>
            <w:r w:rsidRPr="00B60788">
              <w:t>iTC00000484</w:t>
            </w:r>
          </w:p>
          <w:p w:rsidRPr="00B60788" w:rsidR="00B60788" w:rsidP="00FA0FBB" w:rsidRDefault="00B60788">
            <w:pPr>
              <w:pStyle w:val="af6"/>
            </w:pPr>
            <w:r w:rsidRPr="00B60788">
              <w:object w:dxaOrig="1551" w:dyaOrig="973">
                <v:shape id="_x0000_i1030" style="width:78.75pt;height:48.75pt" o:ole="" type="#_x0000_t75">
                  <v:imagedata o:title="" r:id="rId102"/>
                </v:shape>
                <o:OLEObject Type="Embed" ProgID="Excel.Sheet.8" ShapeID="_x0000_i1030" DrawAspect="Icon" ObjectID="_1493799960" r:id="rId103"/>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lastRenderedPageBreak/>
              <w:t>10</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2011-6-21</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V1.0.7</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iTC00000567, iTC00000483</w:t>
            </w:r>
          </w:p>
          <w:p w:rsidRPr="00B60788" w:rsidR="00B60788" w:rsidP="00FA0FBB" w:rsidRDefault="00B60788">
            <w:pPr>
              <w:pStyle w:val="af6"/>
            </w:pPr>
            <w:r w:rsidRPr="00B60788">
              <w:object w:dxaOrig="1551" w:dyaOrig="973">
                <v:shape id="_x0000_i1031" style="width:75.75pt;height:48.75pt" o:ole="" type="#_x0000_t75">
                  <v:imagedata o:title="" r:id="rId104"/>
                </v:shape>
                <o:OLEObject Type="Embed" ProgID="Excel.Sheet.8" ShapeID="_x0000_i1031" DrawAspect="Icon" ObjectID="_1493799961" r:id="rId105"/>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11</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2011-7-1</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V1.0.8</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iTC00000570, iTC00000576</w:t>
            </w:r>
            <w:r w:rsidRPr="00B60788">
              <w:rPr>
                <w:rFonts w:hint="eastAsia"/>
              </w:rPr>
              <w:t>,iTC00000577, iTC00000581</w:t>
            </w:r>
          </w:p>
          <w:p w:rsidRPr="00B60788" w:rsidR="00B60788" w:rsidP="00591D6B" w:rsidRDefault="00B60788">
            <w:pPr>
              <w:pStyle w:val="AltB0"/>
            </w:pPr>
            <w:r>
              <w:rPr>
                <w:rFonts w:hint="eastAsia"/>
              </w:rPr>
              <w:t>iTC00000582, iTC00000589</w:t>
            </w:r>
            <w:r w:rsidRPr="00B60788">
              <w:rPr>
                <w:rFonts w:hint="eastAsia"/>
              </w:rPr>
              <w:t>,iTC00000590, iTC00000597</w:t>
            </w:r>
          </w:p>
          <w:p w:rsidRPr="00B60788" w:rsidR="00B60788" w:rsidP="00FA0FBB" w:rsidRDefault="00B60788">
            <w:pPr>
              <w:pStyle w:val="af6"/>
            </w:pPr>
            <w:r w:rsidRPr="00B60788">
              <w:object w:dxaOrig="1551" w:dyaOrig="973">
                <v:shape id="_x0000_i1032" style="width:78.75pt;height:48.75pt" o:ole="" type="#_x0000_t75">
                  <v:imagedata o:title="" r:id="rId106"/>
                </v:shape>
                <o:OLEObject Type="Embed" ProgID="Excel.Sheet.8" ShapeID="_x0000_i1032" DrawAspect="Icon" ObjectID="_1493799962" r:id="rId107"/>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12</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2011-7-8</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V1.0.9</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iTC00000616, iTC00000626</w:t>
            </w:r>
            <w:r w:rsidRPr="00B60788">
              <w:rPr>
                <w:rFonts w:hint="eastAsia"/>
              </w:rPr>
              <w:t>,iTC00000628, iTC00000660</w:t>
            </w:r>
          </w:p>
          <w:p w:rsidRPr="00B60788" w:rsidR="00B60788" w:rsidP="00FA0FBB" w:rsidRDefault="00DF51C7">
            <w:pPr>
              <w:pStyle w:val="af6"/>
            </w:pPr>
            <w:r w:rsidRPr="00B60788">
              <w:object w:dxaOrig="1551" w:dyaOrig="973">
                <v:shape id="_x0000_i1033" style="width:78.75pt;height:48.75pt" o:ole="" type="#_x0000_t75">
                  <v:imagedata o:title="" r:id="rId108"/>
                </v:shape>
                <o:OLEObject Type="Embed" ProgID="Excel.Sheet.8" ShapeID="_x0000_i1033" DrawAspect="Icon" ObjectID="_1493799963" r:id="rId109"/>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13</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2011-7-28</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V1.0.10</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iTC00000</w:t>
            </w:r>
            <w:r w:rsidRPr="00B60788">
              <w:rPr>
                <w:rFonts w:hint="eastAsia"/>
              </w:rPr>
              <w:t>626, iTC00000628,iTC00000710, iTC00000740</w:t>
            </w:r>
          </w:p>
          <w:p w:rsidRPr="00B60788" w:rsidR="00B60788" w:rsidP="00591D6B" w:rsidRDefault="00B60788">
            <w:pPr>
              <w:pStyle w:val="AltB0"/>
            </w:pPr>
            <w:r>
              <w:rPr>
                <w:rFonts w:hint="eastAsia"/>
              </w:rPr>
              <w:t>iTC00000744,</w:t>
            </w:r>
          </w:p>
          <w:p w:rsidRPr="00B60788" w:rsidR="00B60788" w:rsidP="00FA0FBB" w:rsidRDefault="00B60788">
            <w:pPr>
              <w:pStyle w:val="af6"/>
            </w:pPr>
            <w:r w:rsidRPr="00B60788">
              <w:object w:dxaOrig="1551" w:dyaOrig="973">
                <v:shape id="_x0000_i1034" style="width:78.75pt;height:48.75pt" o:ole="" type="#_x0000_t75">
                  <v:imagedata o:title="" r:id="rId110"/>
                </v:shape>
                <o:OLEObject Type="Embed" ProgID="Excel.Sheet.8" ShapeID="_x0000_i1034" DrawAspect="Icon" ObjectID="_1493799964" r:id="rId111"/>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14</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2011-8-8</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V1.0.11</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iTC00000589, iTC00000710,iTC00000740, iTC00000768,</w:t>
            </w:r>
          </w:p>
          <w:p w:rsidRPr="00B60788" w:rsidR="00B60788" w:rsidP="00591D6B" w:rsidRDefault="00B60788">
            <w:pPr>
              <w:pStyle w:val="AltB0"/>
            </w:pPr>
            <w:r>
              <w:rPr>
                <w:rFonts w:hint="eastAsia"/>
              </w:rPr>
              <w:t>iTC00000807, iTC00000833,iTC00000835, iTC00000844,</w:t>
            </w:r>
          </w:p>
          <w:p w:rsidRPr="00B60788" w:rsidR="00B60788" w:rsidP="00FA0FBB" w:rsidRDefault="00B60788">
            <w:pPr>
              <w:pStyle w:val="af6"/>
            </w:pPr>
            <w:r w:rsidRPr="00B60788">
              <w:object w:dxaOrig="1551" w:dyaOrig="973">
                <v:shape id="_x0000_i1035" style="width:78.75pt;height:48.75pt" o:ole="" type="#_x0000_t75">
                  <v:imagedata o:title="" r:id="rId112"/>
                </v:shape>
                <o:OLEObject Type="Embed" ProgID="Excel.Sheet.8" ShapeID="_x0000_i1035" DrawAspect="Icon" ObjectID="_1493799965" r:id="rId113"/>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15</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2011-8-10</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V1.0.12</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iTC00000861</w:t>
            </w:r>
          </w:p>
          <w:p w:rsidRPr="00B60788" w:rsidR="00B60788" w:rsidP="00FA0FBB" w:rsidRDefault="00B60788">
            <w:pPr>
              <w:pStyle w:val="af6"/>
            </w:pPr>
            <w:r w:rsidRPr="00B60788">
              <w:object w:dxaOrig="1551" w:dyaOrig="973">
                <v:shape id="_x0000_i1036" style="width:78.75pt;height:48.75pt" o:ole="" type="#_x0000_t75">
                  <v:imagedata o:title="" r:id="rId114"/>
                </v:shape>
                <o:OLEObject Type="Embed" ProgID="Excel.Sheet.8" ShapeID="_x0000_i1036" DrawAspect="Icon" ObjectID="_1493799966" r:id="rId115"/>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16</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2011-8-22</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V1.0.13</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iTC00000999</w:t>
            </w:r>
          </w:p>
          <w:p w:rsidRPr="00B60788" w:rsidR="00B60788" w:rsidP="00FA0FBB" w:rsidRDefault="00B60788">
            <w:pPr>
              <w:pStyle w:val="af6"/>
            </w:pPr>
            <w:r w:rsidRPr="00B60788">
              <w:object w:dxaOrig="1551" w:dyaOrig="973">
                <v:shape id="_x0000_i1037" style="width:78.75pt;height:48.75pt" o:ole="" type="#_x0000_t75">
                  <v:imagedata o:title="" r:id="rId116"/>
                </v:shape>
                <o:OLEObject Type="Embed" ProgID="Excel.Sheet.8" ShapeID="_x0000_i1037" DrawAspect="Icon" ObjectID="_1493799967" r:id="rId117"/>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17</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2011-8-29</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V1.0.14</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iTC00000999</w:t>
            </w:r>
          </w:p>
          <w:p w:rsidRPr="00B60788" w:rsidR="00B60788" w:rsidP="00FA0FBB" w:rsidRDefault="00B60788">
            <w:pPr>
              <w:pStyle w:val="af6"/>
            </w:pPr>
            <w:r w:rsidRPr="00B60788">
              <w:object w:dxaOrig="1551" w:dyaOrig="973">
                <v:shape id="_x0000_i1038" style="width:78.75pt;height:48.75pt" o:ole="" type="#_x0000_t75">
                  <v:imagedata o:title="" r:id="rId118"/>
                </v:shape>
                <o:OLEObject Type="Embed" ProgID="Excel.Sheet.8" ShapeID="_x0000_i1038" DrawAspect="Icon" ObjectID="_1493799968" r:id="rId119"/>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lastRenderedPageBreak/>
              <w:t>18</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2011-9-</w:t>
            </w:r>
            <w:r w:rsidRPr="00B60788">
              <w:rPr>
                <w:rFonts w:hint="eastAsia"/>
              </w:rPr>
              <w:t>13</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V1.1.0</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w:t>
            </w:r>
            <w:r w:rsidRPr="00B60788">
              <w:rPr>
                <w:rFonts w:hint="eastAsia"/>
              </w:rPr>
              <w:t>1180</w:t>
            </w:r>
          </w:p>
          <w:p w:rsidRPr="00B60788" w:rsidR="00B60788" w:rsidP="00591D6B" w:rsidRDefault="00B60788">
            <w:pPr>
              <w:pStyle w:val="AltB0"/>
            </w:pPr>
            <w:r>
              <w:rPr>
                <w:rFonts w:hint="eastAsia"/>
              </w:rPr>
              <w:t xml:space="preserve">Formal release </w:t>
            </w:r>
            <w:r w:rsidRPr="00B60788">
              <w:rPr>
                <w:rFonts w:hint="eastAsia"/>
              </w:rPr>
              <w:t>according to "ATP Software Requirement Specification Verification Report-V1.0.0"</w: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19</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2011-9-</w:t>
            </w:r>
            <w:r w:rsidRPr="00B60788">
              <w:rPr>
                <w:rFonts w:hint="eastAsia"/>
              </w:rPr>
              <w:t>27</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V1.1.1</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sidRPr="00E32542">
              <w:rPr>
                <w:rFonts w:hint="eastAsia"/>
              </w:rPr>
              <w:t>常鸣</w:t>
            </w:r>
          </w:p>
          <w:p w:rsidRPr="00B60788" w:rsidR="00B60788" w:rsidP="00591D6B" w:rsidRDefault="00B60788">
            <w:pPr>
              <w:pStyle w:val="AltB0"/>
            </w:pPr>
            <w:r>
              <w:rPr>
                <w:rFonts w:hint="eastAsia"/>
              </w:rPr>
              <w:t>C</w:t>
            </w:r>
            <w:r w:rsidRPr="00B60788">
              <w:rPr>
                <w:rFonts w:hint="eastAsia"/>
              </w:rPr>
              <w:t>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w:t>
            </w:r>
            <w:r w:rsidRPr="00B60788">
              <w:rPr>
                <w:rFonts w:hint="eastAsia"/>
              </w:rPr>
              <w:t xml:space="preserve">1174, iTC00001175, iTC00001231,iTC00001125, </w:t>
            </w:r>
          </w:p>
          <w:p w:rsidRPr="00B60788" w:rsidR="00B60788" w:rsidP="00591D6B" w:rsidRDefault="00B60788">
            <w:pPr>
              <w:pStyle w:val="AltB0"/>
            </w:pPr>
            <w:r>
              <w:rPr>
                <w:rFonts w:hint="eastAsia"/>
              </w:rPr>
              <w:t>iTC00000888, iTC00001349,</w:t>
            </w:r>
            <w:r w:rsidRPr="00B60788">
              <w:rPr>
                <w:rFonts w:hint="eastAsia"/>
              </w:rPr>
              <w:t>iTC00001389,</w:t>
            </w:r>
          </w:p>
          <w:p w:rsidRPr="00B60788" w:rsidR="00B60788" w:rsidP="00FA0FBB" w:rsidRDefault="00B60788">
            <w:pPr>
              <w:pStyle w:val="af6"/>
            </w:pPr>
            <w:r w:rsidRPr="00B60788">
              <w:object w:dxaOrig="1551" w:dyaOrig="973">
                <v:shape id="_x0000_i1039" style="width:78.75pt;height:48.75pt" o:ole="" type="#_x0000_t75">
                  <v:imagedata o:title="" r:id="rId120"/>
                </v:shape>
                <o:OLEObject Type="Embed" ProgID="Excel.Sheet.8" ShapeID="_x0000_i1039" DrawAspect="Icon" ObjectID="_1493799969" r:id="rId121"/>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2011-9-2</w:t>
            </w:r>
            <w:r w:rsidRPr="00B60788">
              <w:rPr>
                <w:rFonts w:hint="eastAsia"/>
              </w:rPr>
              <w:t>9</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V1.1.2</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常鸣</w:t>
            </w:r>
          </w:p>
          <w:p w:rsidRPr="00B60788" w:rsidR="00B60788" w:rsidP="00591D6B" w:rsidRDefault="00B60788">
            <w:pPr>
              <w:pStyle w:val="AltB0"/>
            </w:pPr>
            <w:r>
              <w:rPr>
                <w:rFonts w:hint="eastAsia"/>
              </w:rPr>
              <w:t>ChangM</w:t>
            </w:r>
            <w:r w:rsidRPr="00B60788">
              <w:rPr>
                <w:rFonts w:hint="eastAsia"/>
              </w:rPr>
              <w:t>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iTC00001457, iTC00001564</w:t>
            </w:r>
          </w:p>
          <w:p w:rsidRPr="00B60788" w:rsidR="00B60788" w:rsidP="00FA0FBB" w:rsidRDefault="00B60788">
            <w:pPr>
              <w:pStyle w:val="af6"/>
            </w:pPr>
            <w:r w:rsidRPr="00B60788">
              <w:object w:dxaOrig="1551" w:dyaOrig="973">
                <v:shape id="_x0000_i1040" style="width:78.75pt;height:48.75pt" o:ole="" type="#_x0000_t75">
                  <v:imagedata o:title="" r:id="rId122"/>
                </v:shape>
                <o:OLEObject Type="Embed" ProgID="Excel.Sheet.8" ShapeID="_x0000_i1040" DrawAspect="Icon" ObjectID="_1493799970" r:id="rId123"/>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21</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2011-9-30</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V1.2.0</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常鸣</w:t>
            </w:r>
          </w:p>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iTC00001599</w:t>
            </w:r>
          </w:p>
          <w:p w:rsidRPr="00B60788" w:rsidR="00B60788" w:rsidP="00591D6B" w:rsidRDefault="00B60788">
            <w:pPr>
              <w:pStyle w:val="AltB0"/>
            </w:pPr>
            <w:r>
              <w:rPr>
                <w:rFonts w:hint="eastAsia"/>
              </w:rPr>
              <w:t>Formal release according to "ATP Software Requirement Specification Verification Report-V1.1.0"</w: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22</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2011-1</w:t>
            </w:r>
            <w:r w:rsidRPr="00B60788">
              <w:rPr>
                <w:rFonts w:hint="eastAsia"/>
              </w:rPr>
              <w:t>1-02</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V1.2.1</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常鸣</w:t>
            </w:r>
          </w:p>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 xml:space="preserve">iTC00001659, </w:t>
            </w:r>
            <w:r w:rsidRPr="00B60788">
              <w:t>iTC00001682</w:t>
            </w:r>
            <w:r w:rsidRPr="00B60788">
              <w:rPr>
                <w:rFonts w:hint="eastAsia"/>
              </w:rPr>
              <w:t xml:space="preserve">, </w:t>
            </w:r>
            <w:r w:rsidRPr="00B60788">
              <w:t>iTC00001</w:t>
            </w:r>
            <w:r w:rsidRPr="00B60788">
              <w:rPr>
                <w:rFonts w:hint="eastAsia"/>
              </w:rPr>
              <w:t>8</w:t>
            </w:r>
            <w:r w:rsidRPr="00B60788">
              <w:t>88</w:t>
            </w:r>
            <w:r w:rsidRPr="00B60788">
              <w:rPr>
                <w:rFonts w:hint="eastAsia"/>
              </w:rPr>
              <w:t>,</w:t>
            </w:r>
            <w:r w:rsidRPr="00B60788">
              <w:t xml:space="preserve"> </w:t>
            </w:r>
            <w:r w:rsidRPr="00B60788">
              <w:rPr>
                <w:rFonts w:hint="eastAsia"/>
              </w:rPr>
              <w:t xml:space="preserve">iTC00001726, </w:t>
            </w:r>
          </w:p>
          <w:p w:rsidRPr="00B60788" w:rsidR="00B60788" w:rsidP="00591D6B" w:rsidRDefault="00B60788">
            <w:pPr>
              <w:pStyle w:val="AltB0"/>
            </w:pPr>
            <w:r>
              <w:rPr>
                <w:rFonts w:hint="eastAsia"/>
              </w:rPr>
              <w:t xml:space="preserve">iTC00001776, </w:t>
            </w:r>
            <w:r w:rsidRPr="00B60788">
              <w:t>iTC00001925</w:t>
            </w:r>
            <w:r w:rsidRPr="00B60788">
              <w:rPr>
                <w:rFonts w:hint="eastAsia"/>
              </w:rPr>
              <w:t xml:space="preserve">, iTC00001967, </w:t>
            </w:r>
            <w:r w:rsidRPr="00B60788">
              <w:t>iTC00001999</w:t>
            </w:r>
            <w:r w:rsidRPr="00B60788">
              <w:rPr>
                <w:rFonts w:hint="eastAsia"/>
              </w:rPr>
              <w:t>,</w:t>
            </w:r>
            <w:r w:rsidRPr="00B60788">
              <w:t xml:space="preserve"> </w:t>
            </w:r>
          </w:p>
          <w:p w:rsidRPr="00B60788" w:rsidR="00B60788" w:rsidP="00591D6B" w:rsidRDefault="00B60788">
            <w:pPr>
              <w:pStyle w:val="AltB0"/>
            </w:pPr>
            <w:r w:rsidRPr="005F1F45">
              <w:t>iTC00002002</w:t>
            </w:r>
            <w:r w:rsidRPr="00B60788">
              <w:rPr>
                <w:rFonts w:hint="eastAsia"/>
              </w:rPr>
              <w:t xml:space="preserve">, </w:t>
            </w:r>
            <w:r w:rsidRPr="00B60788">
              <w:t>iTC00002019</w:t>
            </w:r>
            <w:r w:rsidRPr="00B60788">
              <w:rPr>
                <w:rFonts w:hint="eastAsia"/>
              </w:rPr>
              <w:t xml:space="preserve">, </w:t>
            </w:r>
            <w:r w:rsidRPr="00B60788">
              <w:t>iTC00002043</w:t>
            </w:r>
            <w:r w:rsidRPr="00B60788">
              <w:rPr>
                <w:rFonts w:hint="eastAsia"/>
              </w:rPr>
              <w:t>, iTC00002112</w:t>
            </w:r>
          </w:p>
          <w:p w:rsidRPr="00B60788" w:rsidR="00B60788" w:rsidP="00FA0FBB" w:rsidRDefault="00525F4D">
            <w:pPr>
              <w:pStyle w:val="af6"/>
            </w:pPr>
            <w:r w:rsidRPr="00B60788">
              <w:object w:dxaOrig="1551" w:dyaOrig="973">
                <v:shape id="_x0000_i1041" style="width:78.75pt;height:48.75pt" o:ole="" type="#_x0000_t75">
                  <v:imagedata o:title="" r:id="rId124"/>
                </v:shape>
                <o:OLEObject Type="Embed" ProgID="Excel.Sheet.8" ShapeID="_x0000_i1041" DrawAspect="Icon" ObjectID="_1493799971" r:id="rId125"/>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23</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2011-11-</w:t>
            </w:r>
            <w:r w:rsidRPr="00B60788">
              <w:rPr>
                <w:rFonts w:hint="eastAsia"/>
              </w:rPr>
              <w:t>15</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V1.2.2</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常鸣</w:t>
            </w:r>
          </w:p>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sidRPr="00936E93">
              <w:t>iTC00002111</w:t>
            </w:r>
            <w:r w:rsidRPr="00B60788">
              <w:rPr>
                <w:rFonts w:hint="eastAsia"/>
              </w:rPr>
              <w:t xml:space="preserve">, </w:t>
            </w:r>
            <w:r w:rsidRPr="00B60788">
              <w:t>iTC00002207</w:t>
            </w:r>
            <w:r w:rsidRPr="00B60788">
              <w:rPr>
                <w:rFonts w:hint="eastAsia"/>
              </w:rPr>
              <w:t>,</w:t>
            </w:r>
            <w:r w:rsidRPr="00B60788">
              <w:t xml:space="preserve"> iTC00002218</w:t>
            </w:r>
            <w:r w:rsidRPr="00B60788">
              <w:rPr>
                <w:rFonts w:hint="eastAsia"/>
              </w:rPr>
              <w:t>, iTC00002220,</w:t>
            </w:r>
          </w:p>
          <w:p w:rsidRPr="00B60788" w:rsidR="00B60788" w:rsidP="00591D6B" w:rsidRDefault="00B60788">
            <w:pPr>
              <w:pStyle w:val="AltB0"/>
            </w:pPr>
            <w:r w:rsidRPr="00936E93">
              <w:t>iTC00002270</w:t>
            </w:r>
            <w:r w:rsidRPr="00B60788">
              <w:rPr>
                <w:rFonts w:hint="eastAsia"/>
              </w:rPr>
              <w:t xml:space="preserve">, </w:t>
            </w:r>
            <w:r w:rsidRPr="00B60788">
              <w:t>iTC00002288</w:t>
            </w:r>
            <w:r w:rsidRPr="00B60788">
              <w:rPr>
                <w:rFonts w:hint="eastAsia"/>
              </w:rPr>
              <w:t>,</w:t>
            </w:r>
            <w:r w:rsidRPr="00B60788">
              <w:t xml:space="preserve"> iTC00002299</w:t>
            </w:r>
            <w:r w:rsidRPr="00B60788">
              <w:rPr>
                <w:rFonts w:hint="eastAsia"/>
              </w:rPr>
              <w:t>,</w:t>
            </w:r>
            <w:r w:rsidRPr="00B60788">
              <w:t xml:space="preserve"> iTC00002317</w:t>
            </w:r>
            <w:r w:rsidRPr="00B60788">
              <w:rPr>
                <w:rFonts w:hint="eastAsia"/>
              </w:rPr>
              <w:t>,</w:t>
            </w:r>
          </w:p>
          <w:p w:rsidRPr="00B60788" w:rsidR="00B60788" w:rsidP="00591D6B" w:rsidRDefault="00B60788">
            <w:pPr>
              <w:pStyle w:val="AltB0"/>
            </w:pPr>
            <w:r w:rsidRPr="00936E93">
              <w:t>iTC00002318</w:t>
            </w:r>
            <w:r w:rsidRPr="00B60788">
              <w:rPr>
                <w:rFonts w:hint="eastAsia"/>
              </w:rPr>
              <w:t xml:space="preserve">, </w:t>
            </w:r>
            <w:r w:rsidRPr="00B60788">
              <w:t>iTC00002319</w:t>
            </w:r>
          </w:p>
          <w:p w:rsidRPr="00B60788" w:rsidR="00B60788" w:rsidP="00FA0FBB" w:rsidRDefault="00B60788">
            <w:pPr>
              <w:pStyle w:val="af6"/>
            </w:pPr>
            <w:r w:rsidRPr="00B60788">
              <w:object w:dxaOrig="1551" w:dyaOrig="973">
                <v:shape id="_x0000_i1042" style="width:75.75pt;height:48.75pt" o:ole="" type="#_x0000_t75">
                  <v:imagedata o:title="" r:id="rId126"/>
                </v:shape>
                <o:OLEObject Type="Embed" ProgID="Excel.Sheet.8" ShapeID="_x0000_i1042" DrawAspect="Icon" ObjectID="_1493799972" r:id="rId127"/>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24</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2011-11</w:t>
            </w:r>
            <w:r w:rsidRPr="00B60788">
              <w:rPr>
                <w:rFonts w:hint="eastAsia"/>
              </w:rPr>
              <w:t>-24</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V1.2.3</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sidRPr="00966E0A">
              <w:t>iTC00001999</w:t>
            </w:r>
            <w:r w:rsidRPr="00B60788">
              <w:rPr>
                <w:rFonts w:hint="eastAsia"/>
              </w:rPr>
              <w:t>,</w:t>
            </w:r>
            <w:r w:rsidRPr="00B60788">
              <w:t xml:space="preserve"> iTC00002002</w:t>
            </w:r>
            <w:r w:rsidRPr="00B60788">
              <w:rPr>
                <w:rFonts w:hint="eastAsia"/>
              </w:rPr>
              <w:t>,</w:t>
            </w:r>
            <w:r w:rsidRPr="00B60788">
              <w:t xml:space="preserve"> iTC00002043</w:t>
            </w:r>
            <w:r w:rsidRPr="00B60788">
              <w:rPr>
                <w:rFonts w:hint="eastAsia"/>
              </w:rPr>
              <w:t>,</w:t>
            </w:r>
            <w:r w:rsidRPr="00B60788">
              <w:t xml:space="preserve"> iTC00002111</w:t>
            </w:r>
            <w:r w:rsidRPr="00B60788">
              <w:rPr>
                <w:rFonts w:hint="eastAsia"/>
              </w:rPr>
              <w:t>,</w:t>
            </w:r>
          </w:p>
          <w:p w:rsidRPr="00B60788" w:rsidR="00B60788" w:rsidP="00591D6B" w:rsidRDefault="00B60788">
            <w:pPr>
              <w:pStyle w:val="AltB0"/>
            </w:pPr>
            <w:r w:rsidRPr="00966E0A">
              <w:t>iTC00002218</w:t>
            </w:r>
            <w:r w:rsidRPr="00B60788">
              <w:rPr>
                <w:rFonts w:hint="eastAsia"/>
              </w:rPr>
              <w:t>,</w:t>
            </w:r>
            <w:r w:rsidRPr="00B60788">
              <w:t xml:space="preserve"> iTC00002220</w:t>
            </w:r>
            <w:r w:rsidRPr="00B60788">
              <w:rPr>
                <w:rFonts w:hint="eastAsia"/>
              </w:rPr>
              <w:t>,</w:t>
            </w:r>
            <w:r w:rsidRPr="00B60788">
              <w:t xml:space="preserve"> iTC00002317</w:t>
            </w:r>
            <w:r w:rsidRPr="00B60788">
              <w:rPr>
                <w:rFonts w:hint="eastAsia"/>
              </w:rPr>
              <w:t>,</w:t>
            </w:r>
            <w:r w:rsidRPr="00B60788">
              <w:t xml:space="preserve"> iTC00002318</w:t>
            </w:r>
            <w:r w:rsidRPr="00B60788">
              <w:rPr>
                <w:rFonts w:hint="eastAsia"/>
              </w:rPr>
              <w:t>,</w:t>
            </w:r>
          </w:p>
          <w:p w:rsidRPr="00B60788" w:rsidR="00B60788" w:rsidP="00591D6B" w:rsidRDefault="00B60788">
            <w:pPr>
              <w:pStyle w:val="AltB0"/>
            </w:pPr>
            <w:r w:rsidRPr="00966E0A">
              <w:t>iTC00002531</w:t>
            </w:r>
            <w:r w:rsidRPr="00B60788">
              <w:rPr>
                <w:rFonts w:hint="eastAsia"/>
              </w:rPr>
              <w:t>,</w:t>
            </w:r>
            <w:r w:rsidRPr="00B60788">
              <w:t xml:space="preserve"> iTC00002532</w:t>
            </w:r>
            <w:r w:rsidRPr="00B60788">
              <w:rPr>
                <w:rFonts w:hint="eastAsia"/>
              </w:rPr>
              <w:t>,</w:t>
            </w:r>
            <w:r w:rsidRPr="00B60788">
              <w:t xml:space="preserve"> iTC00002533</w:t>
            </w:r>
            <w:r w:rsidRPr="00B60788">
              <w:rPr>
                <w:rFonts w:hint="eastAsia"/>
              </w:rPr>
              <w:t>,</w:t>
            </w:r>
            <w:r w:rsidRPr="00B60788">
              <w:t xml:space="preserve"> iTC00002575</w:t>
            </w:r>
            <w:r w:rsidRPr="00B60788">
              <w:rPr>
                <w:rFonts w:hint="eastAsia"/>
              </w:rPr>
              <w:t>,</w:t>
            </w:r>
          </w:p>
          <w:p w:rsidRPr="00B60788" w:rsidR="00B60788" w:rsidP="00591D6B" w:rsidRDefault="00B60788">
            <w:pPr>
              <w:pStyle w:val="AltB0"/>
            </w:pPr>
            <w:r w:rsidRPr="00966E0A">
              <w:t>iTC00002594</w:t>
            </w:r>
          </w:p>
          <w:p w:rsidRPr="00B60788" w:rsidR="00B60788" w:rsidP="00FA0FBB" w:rsidRDefault="00B60788">
            <w:pPr>
              <w:pStyle w:val="af6"/>
            </w:pPr>
            <w:r w:rsidRPr="00B60788">
              <w:object w:dxaOrig="1551" w:dyaOrig="973">
                <v:shape id="_x0000_i1043" style="width:75.75pt;height:48.75pt" o:ole="" type="#_x0000_t75">
                  <v:imagedata o:title="" r:id="rId128"/>
                </v:shape>
                <o:OLEObject Type="Embed" ProgID="Excel.Sheet.8" ShapeID="_x0000_i1043" DrawAspect="Icon" ObjectID="_1493799973" r:id="rId129"/>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lastRenderedPageBreak/>
              <w:t>25</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2011-12-</w:t>
            </w:r>
            <w:r w:rsidRPr="00B60788">
              <w:rPr>
                <w:rFonts w:hint="eastAsia"/>
              </w:rPr>
              <w:t>05</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V1.2.4</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sidRPr="00C37131">
              <w:t>iTC00002043</w:t>
            </w:r>
            <w:r w:rsidRPr="00B60788">
              <w:rPr>
                <w:rFonts w:hint="eastAsia"/>
              </w:rPr>
              <w:t xml:space="preserve">, iTC00002317, </w:t>
            </w:r>
            <w:r w:rsidRPr="00B60788">
              <w:t>iTC00002532</w:t>
            </w:r>
            <w:r w:rsidRPr="00B60788">
              <w:rPr>
                <w:rFonts w:hint="eastAsia"/>
              </w:rPr>
              <w:t xml:space="preserve">, </w:t>
            </w:r>
            <w:r w:rsidRPr="00B60788">
              <w:t>iTC00002662</w:t>
            </w:r>
            <w:r w:rsidRPr="00B60788">
              <w:rPr>
                <w:rFonts w:hint="eastAsia"/>
              </w:rPr>
              <w:t xml:space="preserve">, </w:t>
            </w:r>
          </w:p>
          <w:p w:rsidRPr="00B60788" w:rsidR="00B60788" w:rsidP="00591D6B" w:rsidRDefault="00B60788">
            <w:pPr>
              <w:pStyle w:val="AltB0"/>
            </w:pPr>
            <w:r w:rsidRPr="00C37131">
              <w:t>iTC00002688</w:t>
            </w:r>
            <w:r w:rsidRPr="00B60788">
              <w:rPr>
                <w:rFonts w:hint="eastAsia"/>
              </w:rPr>
              <w:t xml:space="preserve">, </w:t>
            </w:r>
            <w:r w:rsidRPr="00B60788">
              <w:t>iTC00002696</w:t>
            </w:r>
            <w:r w:rsidRPr="00B60788">
              <w:rPr>
                <w:rFonts w:hint="eastAsia"/>
              </w:rPr>
              <w:t>,</w:t>
            </w:r>
            <w:r w:rsidRPr="00B60788">
              <w:t xml:space="preserve"> iTC00002759</w:t>
            </w:r>
          </w:p>
          <w:p w:rsidRPr="00B60788" w:rsidR="00B60788" w:rsidP="00FA0FBB" w:rsidRDefault="00B60788">
            <w:pPr>
              <w:pStyle w:val="af6"/>
            </w:pPr>
            <w:r w:rsidRPr="00B60788">
              <w:object w:dxaOrig="1551" w:dyaOrig="973">
                <v:shape id="_x0000_i1044" style="width:75.75pt;height:48.75pt" o:ole="" type="#_x0000_t75">
                  <v:imagedata o:title="" r:id="rId130"/>
                </v:shape>
                <o:OLEObject Type="Embed" ProgID="Excel.Sheet.8" ShapeID="_x0000_i1044" DrawAspect="Icon" ObjectID="_1493799974" r:id="rId131"/>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26</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2011-12-10</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V1.2.5</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t>iTC00002</w:t>
            </w:r>
            <w:r w:rsidRPr="00B60788">
              <w:rPr>
                <w:rFonts w:hint="eastAsia"/>
              </w:rPr>
              <w:t xml:space="preserve">666, iTC00002838, </w:t>
            </w:r>
            <w:r w:rsidRPr="00B60788">
              <w:t>iTC00002</w:t>
            </w:r>
            <w:r w:rsidRPr="00B60788">
              <w:rPr>
                <w:rFonts w:hint="eastAsia"/>
              </w:rPr>
              <w:t xml:space="preserve">848, </w:t>
            </w:r>
            <w:r w:rsidRPr="00B60788">
              <w:t>iTC00002</w:t>
            </w:r>
            <w:r w:rsidRPr="00B60788">
              <w:rPr>
                <w:rFonts w:hint="eastAsia"/>
              </w:rPr>
              <w:t>899,</w:t>
            </w:r>
          </w:p>
          <w:p w:rsidRPr="00B60788" w:rsidR="00B60788" w:rsidP="00591D6B" w:rsidRDefault="00B60788">
            <w:pPr>
              <w:pStyle w:val="AltB0"/>
            </w:pPr>
            <w:r>
              <w:rPr>
                <w:rFonts w:hint="eastAsia"/>
              </w:rPr>
              <w:t>iTC00002909</w:t>
            </w:r>
          </w:p>
          <w:p w:rsidRPr="00B60788" w:rsidR="00B60788" w:rsidP="00FA0FBB" w:rsidRDefault="00B60788">
            <w:pPr>
              <w:pStyle w:val="af6"/>
            </w:pPr>
            <w:r w:rsidRPr="00B60788">
              <w:object w:dxaOrig="1551" w:dyaOrig="973">
                <v:shape id="_x0000_i1045" style="width:75.75pt;height:48.75pt" o:ole="" type="#_x0000_t75">
                  <v:imagedata o:title="" r:id="rId132"/>
                </v:shape>
                <o:OLEObject Type="Embed" ProgID="Excel.Sheet.8" ShapeID="_x0000_i1045" DrawAspect="Icon" ObjectID="_1493799975" r:id="rId133"/>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27</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2011-12-19</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V1.3.0</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iTC00002</w:t>
            </w:r>
            <w:r w:rsidRPr="00B60788">
              <w:rPr>
                <w:rFonts w:hint="eastAsia"/>
              </w:rPr>
              <w:t>925</w:t>
            </w:r>
          </w:p>
          <w:p w:rsidRPr="00B60788" w:rsidR="00B60788" w:rsidP="00591D6B" w:rsidRDefault="00B60788">
            <w:pPr>
              <w:pStyle w:val="AltB0"/>
            </w:pPr>
            <w:r>
              <w:rPr>
                <w:rFonts w:hint="eastAsia"/>
              </w:rPr>
              <w:t>Formal release according to "ATP Software Requirement Specification Verification Report-V1.2.0"</w: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28</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2011-12-2</w:t>
            </w:r>
            <w:r w:rsidRPr="00B60788">
              <w:rPr>
                <w:rFonts w:hint="eastAsia"/>
              </w:rPr>
              <w:t>8</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V1.3.1</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sidRPr="009A5210">
              <w:t>iTC00003027</w:t>
            </w:r>
            <w:r w:rsidRPr="00B60788">
              <w:rPr>
                <w:rFonts w:hint="eastAsia"/>
              </w:rPr>
              <w:t>,</w:t>
            </w:r>
            <w:r w:rsidRPr="00B60788">
              <w:t xml:space="preserve"> iTC00003030</w:t>
            </w:r>
            <w:r w:rsidRPr="00B60788">
              <w:rPr>
                <w:rFonts w:hint="eastAsia"/>
              </w:rPr>
              <w:t>,</w:t>
            </w:r>
            <w:r w:rsidRPr="00B60788">
              <w:t xml:space="preserve"> iTC00003066</w:t>
            </w:r>
          </w:p>
          <w:p w:rsidRPr="00B60788" w:rsidR="00B60788" w:rsidP="00FA0FBB" w:rsidRDefault="00B60788">
            <w:pPr>
              <w:pStyle w:val="af6"/>
            </w:pPr>
            <w:r w:rsidRPr="00B60788">
              <w:object w:dxaOrig="1551" w:dyaOrig="973">
                <v:shape id="_x0000_i1046" style="width:75.75pt;height:48.75pt" o:ole="" type="#_x0000_t75">
                  <v:imagedata o:title="" r:id="rId134"/>
                </v:shape>
                <o:OLEObject Type="Embed" ProgID="Excel.Sheet.8" ShapeID="_x0000_i1046" DrawAspect="Icon" ObjectID="_1493799976" r:id="rId135"/>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29</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2012-1-4</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V1.3.2</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sidRPr="00B05D70">
              <w:t>iTC00003254</w:t>
            </w:r>
            <w:r w:rsidRPr="00B60788">
              <w:rPr>
                <w:rFonts w:hint="eastAsia"/>
              </w:rPr>
              <w:t xml:space="preserve">, </w:t>
            </w:r>
            <w:r w:rsidRPr="00B60788">
              <w:t>iTC00003295, iTC00003298</w:t>
            </w:r>
          </w:p>
          <w:p w:rsidRPr="00B60788" w:rsidR="00B60788" w:rsidP="00FA0FBB" w:rsidRDefault="00B60788">
            <w:pPr>
              <w:pStyle w:val="af6"/>
            </w:pPr>
            <w:r w:rsidRPr="00B60788">
              <w:object w:dxaOrig="1551" w:dyaOrig="973">
                <v:shape id="_x0000_i1047" style="width:78.75pt;height:48.75pt" o:ole="" type="#_x0000_t75">
                  <v:imagedata o:title="" r:id="rId136"/>
                </v:shape>
                <o:OLEObject Type="Embed" ProgID="Excel.Sheet.8" ShapeID="_x0000_i1047" DrawAspect="Icon" ObjectID="_1493799977" r:id="rId137"/>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30</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w:t>
            </w:r>
            <w:r w:rsidRPr="00B60788">
              <w:rPr>
                <w:rFonts w:hint="eastAsia"/>
              </w:rPr>
              <w:t>2-1</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V1.3.3</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iTC00003377</w:t>
            </w:r>
          </w:p>
          <w:p w:rsidRPr="00B60788" w:rsidR="00B60788" w:rsidP="00FA0FBB" w:rsidRDefault="00B60788">
            <w:pPr>
              <w:pStyle w:val="af6"/>
            </w:pPr>
            <w:r w:rsidRPr="00B60788">
              <w:object w:dxaOrig="1551" w:dyaOrig="973">
                <v:shape id="_x0000_i1048" style="width:78.75pt;height:48.75pt" o:ole="" type="#_x0000_t75">
                  <v:imagedata o:title="" r:id="rId138"/>
                </v:shape>
                <o:OLEObject Type="Embed" ProgID="Excel.Sheet.8" ShapeID="_x0000_i1048" DrawAspect="Icon" ObjectID="_1493799978" r:id="rId139"/>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31</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2012-2-1</w:t>
            </w:r>
            <w:r w:rsidRPr="00B60788">
              <w:rPr>
                <w:rFonts w:hint="eastAsia"/>
              </w:rPr>
              <w:t>7</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V1.3.4</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w:t>
            </w:r>
            <w:r w:rsidRPr="00B60788">
              <w:rPr>
                <w:rFonts w:hint="eastAsia"/>
              </w:rPr>
              <w:t>3516, iTC00003519, iTC00003566, iTC00003608,</w:t>
            </w:r>
          </w:p>
          <w:p w:rsidRPr="00B60788" w:rsidR="00B60788" w:rsidP="00591D6B" w:rsidRDefault="00B60788">
            <w:pPr>
              <w:pStyle w:val="AltB0"/>
            </w:pPr>
            <w:r>
              <w:rPr>
                <w:rFonts w:hint="eastAsia"/>
              </w:rPr>
              <w:t>iTC</w:t>
            </w:r>
            <w:r w:rsidRPr="00B60788">
              <w:rPr>
                <w:rFonts w:hint="eastAsia"/>
              </w:rPr>
              <w:t>00003609</w:t>
            </w:r>
          </w:p>
          <w:p w:rsidRPr="00B60788" w:rsidR="00B60788" w:rsidP="00FA0FBB" w:rsidRDefault="00B60788">
            <w:pPr>
              <w:pStyle w:val="af6"/>
            </w:pPr>
            <w:r w:rsidRPr="00B60788">
              <w:object w:dxaOrig="1551" w:dyaOrig="973">
                <v:shape id="_x0000_i1049" style="width:78.75pt;height:48.75pt" o:ole="" type="#_x0000_t75">
                  <v:imagedata o:title="" r:id="rId140"/>
                </v:shape>
                <o:OLEObject Type="Embed" ProgID="Excel.Sheet.8" ShapeID="_x0000_i1049" DrawAspect="Icon" ObjectID="_1493799979" r:id="rId141"/>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32</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w:t>
            </w:r>
            <w:r w:rsidRPr="00B60788">
              <w:rPr>
                <w:rFonts w:hint="eastAsia"/>
              </w:rPr>
              <w:t>3-2</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V1.3.5</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iTC00003</w:t>
            </w:r>
            <w:r w:rsidRPr="00B60788">
              <w:rPr>
                <w:rFonts w:hint="eastAsia"/>
              </w:rPr>
              <w:t>803, iTC00003694, iTC00003744, iTC00003784</w:t>
            </w:r>
          </w:p>
          <w:p w:rsidRPr="00B60788" w:rsidR="00B60788" w:rsidP="00FA0FBB" w:rsidRDefault="00B60788">
            <w:pPr>
              <w:pStyle w:val="af6"/>
            </w:pPr>
            <w:r w:rsidRPr="00B60788">
              <w:object w:dxaOrig="1551" w:dyaOrig="973">
                <v:shape id="_x0000_i1050" style="width:75.75pt;height:48.75pt" o:ole="" type="#_x0000_t75">
                  <v:imagedata o:title="" r:id="rId142"/>
                </v:shape>
                <o:OLEObject Type="Embed" ProgID="Excel.Sheet.8" ShapeID="_x0000_i1050" DrawAspect="Icon" ObjectID="_1493799980" r:id="rId143"/>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lastRenderedPageBreak/>
              <w:t>33</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2012-3-</w:t>
            </w:r>
            <w:r w:rsidRPr="00B60788">
              <w:rPr>
                <w:rFonts w:hint="eastAsia"/>
              </w:rPr>
              <w:t>26</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V1.3.6</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sidRPr="00756A9D">
              <w:t>iTC00003898</w:t>
            </w:r>
            <w:r w:rsidRPr="00B60788">
              <w:rPr>
                <w:rFonts w:hint="eastAsia"/>
              </w:rPr>
              <w:t>,</w:t>
            </w:r>
            <w:r w:rsidRPr="00B60788">
              <w:t xml:space="preserve"> iTC00003934</w:t>
            </w:r>
            <w:r w:rsidRPr="00B60788">
              <w:rPr>
                <w:rFonts w:hint="eastAsia"/>
              </w:rPr>
              <w:t>,</w:t>
            </w:r>
            <w:r w:rsidRPr="00B60788">
              <w:t xml:space="preserve"> iTC00003935</w:t>
            </w:r>
            <w:r w:rsidRPr="00B60788">
              <w:rPr>
                <w:rFonts w:hint="eastAsia"/>
              </w:rPr>
              <w:t>,</w:t>
            </w:r>
            <w:r w:rsidRPr="00B60788">
              <w:t xml:space="preserve"> iTC00004262</w:t>
            </w:r>
            <w:r w:rsidRPr="00B60788">
              <w:rPr>
                <w:rFonts w:hint="eastAsia"/>
              </w:rPr>
              <w:t>,</w:t>
            </w:r>
          </w:p>
          <w:p w:rsidRPr="00B60788" w:rsidR="00B60788" w:rsidP="00591D6B" w:rsidRDefault="00B60788">
            <w:pPr>
              <w:pStyle w:val="AltB0"/>
            </w:pPr>
            <w:r>
              <w:rPr>
                <w:rFonts w:hint="eastAsia"/>
              </w:rPr>
              <w:t>iTC00004293, iTC00004299</w:t>
            </w:r>
          </w:p>
          <w:p w:rsidRPr="00B60788" w:rsidR="00B60788" w:rsidP="00FA0FBB" w:rsidRDefault="00B60788">
            <w:pPr>
              <w:pStyle w:val="af6"/>
            </w:pPr>
            <w:r w:rsidRPr="00B60788">
              <w:object w:dxaOrig="1551" w:dyaOrig="973">
                <v:shape id="_x0000_i1051" style="width:75.75pt;height:48.75pt" o:ole="" type="#_x0000_t75">
                  <v:imagedata o:title="" r:id="rId144"/>
                </v:shape>
                <o:OLEObject Type="Embed" ProgID="Excel.Sheet.8" ShapeID="_x0000_i1051" DrawAspect="Icon" ObjectID="_1493799981" r:id="rId145"/>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34</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2012-3-</w:t>
            </w:r>
            <w:r w:rsidRPr="00B60788">
              <w:rPr>
                <w:rFonts w:hint="eastAsia"/>
              </w:rPr>
              <w:t>30</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w:t>
            </w:r>
            <w:r w:rsidRPr="00B60788">
              <w:rPr>
                <w:rFonts w:hint="eastAsia"/>
              </w:rPr>
              <w:t>3.7</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w:t>
            </w:r>
            <w:r w:rsidRPr="00B60788">
              <w:rPr>
                <w:rFonts w:hint="eastAsia"/>
              </w:rPr>
              <w:t>4377</w:t>
            </w:r>
          </w:p>
          <w:p w:rsidRPr="00B60788" w:rsidR="00B60788" w:rsidP="00591D6B" w:rsidRDefault="00B60788">
            <w:pPr>
              <w:pStyle w:val="AltB0"/>
            </w:pPr>
            <w:r>
              <w:rPr>
                <w:rFonts w:hint="eastAsia"/>
              </w:rPr>
              <w:t>SwRS-0587:</w:t>
            </w:r>
            <w:r w:rsidRPr="00B60788">
              <w:t xml:space="preserve"> Negate the output value of RM_ACT1/2</w: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36</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2012-4-9</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V1.4.0</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w:t>
            </w:r>
            <w:r w:rsidRPr="00B60788">
              <w:rPr>
                <w:rFonts w:hint="eastAsia"/>
              </w:rPr>
              <w:t>4417</w:t>
            </w:r>
          </w:p>
          <w:p w:rsidRPr="00B60788" w:rsidR="00B60788" w:rsidP="00FA0FBB" w:rsidRDefault="00B60788">
            <w:pPr>
              <w:pStyle w:val="af6"/>
            </w:pPr>
            <w:r w:rsidRPr="00B60788">
              <w:object w:dxaOrig="1551" w:dyaOrig="973">
                <v:shape id="_x0000_i1052" style="width:75.75pt;height:48.75pt" o:ole="" type="#_x0000_t75">
                  <v:imagedata o:title="" r:id="rId146"/>
                </v:shape>
                <o:OLEObject Type="Embed" ProgID="Excel.Sheet.8" ShapeID="_x0000_i1052" DrawAspect="Icon" ObjectID="_1493799982" r:id="rId147"/>
              </w:object>
            </w:r>
          </w:p>
          <w:p w:rsidRPr="00B60788" w:rsidR="00B60788" w:rsidP="00591D6B" w:rsidRDefault="00B60788">
            <w:pPr>
              <w:pStyle w:val="AltB0"/>
            </w:pPr>
            <w:r>
              <w:rPr>
                <w:rFonts w:hint="eastAsia"/>
              </w:rPr>
              <w:t xml:space="preserve">Formal release according to "ATP Software Requirement Specification Verification </w:t>
            </w:r>
            <w:r w:rsidRPr="00B60788">
              <w:rPr>
                <w:rFonts w:hint="eastAsia"/>
              </w:rPr>
              <w:t>Report-V1.3.0"</w: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37</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2012-4-18</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V1.4.1</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iTC00004421, iTC00004488, iTC00004630, iTC00004644</w:t>
            </w:r>
          </w:p>
          <w:p w:rsidRPr="00B60788" w:rsidR="00B60788" w:rsidP="00FA0FBB" w:rsidRDefault="00B60788">
            <w:pPr>
              <w:pStyle w:val="af6"/>
            </w:pPr>
            <w:r w:rsidRPr="00B60788">
              <w:object w:dxaOrig="1551" w:dyaOrig="973">
                <v:shape id="_x0000_i1053" style="width:75.75pt;height:48.75pt" o:ole="" type="#_x0000_t75">
                  <v:imagedata o:title="" r:id="rId148"/>
                </v:shape>
                <o:OLEObject Type="Embed" ProgID="Excel.Sheet.8" ShapeID="_x0000_i1053" DrawAspect="Icon" ObjectID="_1493799983" r:id="rId149"/>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38</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2012-4-</w:t>
            </w:r>
            <w:r w:rsidRPr="00B60788">
              <w:rPr>
                <w:rFonts w:hint="eastAsia"/>
              </w:rPr>
              <w:t>25</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V1.4.2</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sidRPr="004D0DA5">
              <w:t>iTC00004708</w:t>
            </w:r>
            <w:r w:rsidRPr="00B60788">
              <w:rPr>
                <w:rFonts w:hint="eastAsia"/>
              </w:rPr>
              <w:t>,</w:t>
            </w:r>
            <w:r w:rsidRPr="00B60788">
              <w:t xml:space="preserve"> iTC00004729</w:t>
            </w:r>
          </w:p>
          <w:p w:rsidRPr="00B60788" w:rsidR="00B60788" w:rsidP="00FA0FBB" w:rsidRDefault="00B60788">
            <w:pPr>
              <w:pStyle w:val="af6"/>
            </w:pPr>
            <w:r w:rsidRPr="00B60788">
              <w:object w:dxaOrig="1551" w:dyaOrig="973">
                <v:shape id="_x0000_i1054" style="width:75.75pt;height:48.75pt" o:ole="" type="#_x0000_t75">
                  <v:imagedata o:title="" r:id="rId150"/>
                </v:shape>
                <o:OLEObject Type="Embed" ProgID="Excel.Sheet.8" ShapeID="_x0000_i1054" DrawAspect="Icon" ObjectID="_1493799984" r:id="rId151"/>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39</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2012-4-28</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V1.4.3</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iTC00004818</w:t>
            </w:r>
          </w:p>
          <w:p w:rsidRPr="00B60788" w:rsidR="00B60788" w:rsidP="00FA0FBB" w:rsidRDefault="00B60788">
            <w:pPr>
              <w:pStyle w:val="af6"/>
            </w:pPr>
            <w:r w:rsidRPr="00B60788">
              <w:object w:dxaOrig="1551" w:dyaOrig="973">
                <v:shape id="_x0000_i1055" style="width:75.75pt;height:48.75pt" o:ole="" type="#_x0000_t75">
                  <v:imagedata o:title="" r:id="rId152"/>
                </v:shape>
                <o:OLEObject Type="Embed" ProgID="Excel.Sheet.8" ShapeID="_x0000_i1055" DrawAspect="Icon" ObjectID="_1493799985" r:id="rId153"/>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40</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2012-4-28</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V1.5.0</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sidRPr="00FB50A2">
              <w:t>iTC00004825</w:t>
            </w:r>
          </w:p>
          <w:p w:rsidRPr="00B60788" w:rsidR="00B60788" w:rsidP="00591D6B" w:rsidRDefault="00B60788">
            <w:pPr>
              <w:pStyle w:val="AltB0"/>
            </w:pPr>
            <w:r>
              <w:rPr>
                <w:rFonts w:hint="eastAsia"/>
              </w:rPr>
              <w:t>Formal release according to "ATP Software Requirement Specification Verification Report-V1.4.0"</w: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41</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w:t>
            </w:r>
            <w:r w:rsidRPr="00B60788">
              <w:rPr>
                <w:rFonts w:hint="eastAsia"/>
              </w:rPr>
              <w:t>5-31</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V1.5.1</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w:t>
            </w:r>
            <w:r w:rsidRPr="00B60788">
              <w:rPr>
                <w:rFonts w:hint="eastAsia"/>
              </w:rPr>
              <w:t>5244, iTC00005317</w:t>
            </w:r>
          </w:p>
          <w:p w:rsidRPr="00B60788" w:rsidR="00B60788" w:rsidP="00FA0FBB" w:rsidRDefault="00B60788">
            <w:pPr>
              <w:pStyle w:val="af6"/>
            </w:pPr>
            <w:r w:rsidRPr="00B60788">
              <w:object w:dxaOrig="1551" w:dyaOrig="973">
                <v:shape id="_x0000_i1056" style="width:75.75pt;height:48.75pt" o:ole="" type="#_x0000_t75">
                  <v:imagedata o:title="" r:id="rId154"/>
                </v:shape>
                <o:OLEObject Type="Embed" ProgID="Excel.Sheet.8" ShapeID="_x0000_i1056" DrawAspect="Icon" ObjectID="_1493799986" r:id="rId155"/>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lastRenderedPageBreak/>
              <w:t>42</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2012-6-</w:t>
            </w:r>
            <w:r w:rsidRPr="00B60788">
              <w:rPr>
                <w:rFonts w:hint="eastAsia"/>
              </w:rPr>
              <w:t>14</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V1.5.</w:t>
            </w:r>
            <w:r w:rsidRPr="00B60788">
              <w:rPr>
                <w:rFonts w:hint="eastAsia"/>
              </w:rPr>
              <w:t>2</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iTC00005493</w:t>
            </w:r>
          </w:p>
          <w:p w:rsidRPr="00B60788" w:rsidR="00B60788" w:rsidP="00FA0FBB" w:rsidRDefault="00B60788">
            <w:pPr>
              <w:pStyle w:val="af6"/>
            </w:pPr>
            <w:r w:rsidRPr="00B60788">
              <w:object w:dxaOrig="1551" w:dyaOrig="973">
                <v:shape id="_x0000_i1057" style="width:75.75pt;height:48.75pt" o:ole="" type="#_x0000_t75">
                  <v:imagedata o:title="" r:id="rId156"/>
                </v:shape>
                <o:OLEObject Type="Embed" ProgID="Excel.Sheet.8" ShapeID="_x0000_i1057" DrawAspect="Icon" ObjectID="_1493799987" r:id="rId157"/>
              </w:objec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43</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2012-6-20</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V1.5.3</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iTC00005760</w:t>
            </w:r>
          </w:p>
          <w:p w:rsidRPr="00B60788" w:rsidR="00B60788" w:rsidP="00591D6B" w:rsidRDefault="00B60788">
            <w:pPr>
              <w:pStyle w:val="AltB0"/>
            </w:pPr>
            <w:r>
              <w:rPr>
                <w:rFonts w:hint="eastAsia"/>
              </w:rPr>
              <w:t>Table2-2, Update the version of EN50128</w: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44</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2012-7-4</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V1.5.4</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w:t>
            </w:r>
            <w:r w:rsidRPr="00B60788">
              <w:rPr>
                <w:rFonts w:hint="eastAsia"/>
              </w:rPr>
              <w:t>00005782</w:t>
            </w:r>
          </w:p>
          <w:p w:rsidRPr="00B60788" w:rsidR="00B60788" w:rsidP="00591D6B" w:rsidRDefault="00B60788">
            <w:pPr>
              <w:pStyle w:val="AltB0"/>
            </w:pPr>
            <w:r w:rsidRPr="008179D3">
              <w:t>1. SwRS-0159, replace the referenced source to SyAD-0290 from SyAD-0297;</w:t>
            </w:r>
          </w:p>
          <w:p w:rsidRPr="00B60788" w:rsidR="00B60788" w:rsidP="00591D6B" w:rsidRDefault="00B60788">
            <w:pPr>
              <w:pStyle w:val="AltB0"/>
            </w:pPr>
            <w:r w:rsidRPr="008179D3">
              <w:t>2. SwRS-0114, add SwHA-0231 as the referenced source;</w:t>
            </w:r>
          </w:p>
          <w:p w:rsidRPr="00B60788" w:rsidR="00B60788" w:rsidP="00591D6B" w:rsidRDefault="00B60788">
            <w:pPr>
              <w:pStyle w:val="AltB0"/>
            </w:pPr>
            <w:r w:rsidRPr="008179D3">
              <w:t>3. SwRS-0590, add SwHA-0232 as the referenced source.</w:t>
            </w:r>
          </w:p>
        </w:tc>
      </w:tr>
      <w:tr w:rsidRPr="009E2F46" w:rsidR="00B60788"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45</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2012-7-10</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V1.6.0</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iTC00005797</w:t>
            </w:r>
          </w:p>
          <w:p w:rsidRPr="00B60788" w:rsidR="00B60788" w:rsidP="00591D6B" w:rsidRDefault="00B60788">
            <w:pPr>
              <w:pStyle w:val="AltB0"/>
            </w:pPr>
            <w:r>
              <w:rPr>
                <w:rFonts w:hint="eastAsia"/>
              </w:rPr>
              <w:t xml:space="preserve">Formal release </w:t>
            </w:r>
            <w:r w:rsidRPr="00B60788">
              <w:rPr>
                <w:rFonts w:hint="eastAsia"/>
              </w:rPr>
              <w:t>according to "ATP Software Requirement Specification Verification Report-V1.5.0"</w:t>
            </w:r>
          </w:p>
        </w:tc>
      </w:tr>
      <w:tr w:rsidRPr="009E2F46" w:rsidR="00B60788" w:rsidTr="00DC6463">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46</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2012-8-24</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V1.6.1</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 xml:space="preserve">iTC00006084, iTC00006086, iTC00006090, iTC00006092, </w:t>
            </w:r>
          </w:p>
          <w:p w:rsidRPr="00B60788" w:rsidR="00B60788" w:rsidP="00591D6B" w:rsidRDefault="00B60788">
            <w:pPr>
              <w:pStyle w:val="AltB0"/>
            </w:pPr>
            <w:r>
              <w:rPr>
                <w:rFonts w:hint="eastAsia"/>
              </w:rPr>
              <w:t>iTC00006093</w:t>
            </w:r>
          </w:p>
          <w:p w:rsidRPr="00B60788" w:rsidR="00B60788" w:rsidP="00FA0FBB" w:rsidRDefault="00B60788">
            <w:pPr>
              <w:pStyle w:val="af6"/>
            </w:pPr>
            <w:r w:rsidRPr="00B60788">
              <w:object w:dxaOrig="1551" w:dyaOrig="973">
                <v:shape id="_x0000_i1058" style="width:75.75pt;height:48.75pt" o:ole="" type="#_x0000_t75">
                  <v:imagedata o:title="" r:id="rId158"/>
                </v:shape>
                <o:OLEObject Type="Embed" ProgID="Excel.Sheet.8" ShapeID="_x0000_i1058" DrawAspect="Icon" ObjectID="_1493799988" r:id="rId159"/>
              </w:object>
            </w:r>
          </w:p>
        </w:tc>
      </w:tr>
      <w:tr w:rsidRPr="009E2F46" w:rsidR="00B60788" w:rsidTr="00DC6463">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47</w:t>
            </w:r>
          </w:p>
        </w:tc>
        <w:tc>
          <w:tcPr>
            <w:tcW w:w="691"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2012-</w:t>
            </w:r>
            <w:r w:rsidRPr="00B60788">
              <w:rPr>
                <w:rFonts w:hint="eastAsia"/>
              </w:rPr>
              <w:t>9-14</w:t>
            </w:r>
          </w:p>
        </w:tc>
        <w:tc>
          <w:tcPr>
            <w:tcW w:w="60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V1.6.2</w:t>
            </w:r>
          </w:p>
        </w:tc>
        <w:tc>
          <w:tcPr>
            <w:tcW w:w="638" w:type="pct"/>
            <w:tcBorders>
              <w:top w:val="single" w:color="auto" w:sz="4" w:space="0"/>
              <w:left w:val="single" w:color="auto" w:sz="4" w:space="0"/>
              <w:bottom w:val="single" w:color="auto" w:sz="4" w:space="0"/>
              <w:right w:val="single" w:color="auto" w:sz="4" w:space="0"/>
            </w:tcBorders>
          </w:tcPr>
          <w:p w:rsidRPr="00B60788" w:rsidR="00B60788" w:rsidP="00591D6B" w:rsidRDefault="00B607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B60788" w:rsidR="00B60788" w:rsidP="00591D6B" w:rsidRDefault="00B60788">
            <w:pPr>
              <w:pStyle w:val="AltB0"/>
            </w:pPr>
            <w:r>
              <w:rPr>
                <w:rFonts w:hint="eastAsia"/>
              </w:rPr>
              <w:t xml:space="preserve">iTC00006182, </w:t>
            </w:r>
            <w:r w:rsidRPr="00B60788">
              <w:rPr>
                <w:rFonts w:hint="eastAsia"/>
              </w:rPr>
              <w:t>iTC00006184, iTC00006185, iTC00006272</w:t>
            </w:r>
          </w:p>
          <w:p w:rsidRPr="00B60788" w:rsidR="00B60788" w:rsidP="00591D6B" w:rsidRDefault="00B60788">
            <w:pPr>
              <w:pStyle w:val="AltB0"/>
            </w:pPr>
            <w:r w:rsidRPr="00A17A00">
              <w:rPr>
                <w:rFonts w:hint="eastAsia"/>
              </w:rPr>
              <w:t>iTC00006</w:t>
            </w:r>
            <w:r w:rsidRPr="00B60788">
              <w:rPr>
                <w:rFonts w:hint="eastAsia"/>
              </w:rPr>
              <w:t>301</w:t>
            </w:r>
          </w:p>
          <w:p w:rsidRPr="00B60788" w:rsidR="00B60788" w:rsidP="00FA0FBB" w:rsidRDefault="00B60788">
            <w:pPr>
              <w:pStyle w:val="af6"/>
            </w:pPr>
            <w:r w:rsidRPr="00B60788">
              <w:object w:dxaOrig="1551" w:dyaOrig="973">
                <v:shape id="_x0000_i1059" style="width:75.75pt;height:48.75pt" o:ole="" type="#_x0000_t75">
                  <v:imagedata o:title="" r:id="rId160"/>
                </v:shape>
                <o:OLEObject Type="Embed" ProgID="Excel.Sheet.8" ShapeID="_x0000_i1059" DrawAspect="Icon" ObjectID="_1493799989" r:id="rId161"/>
              </w:object>
            </w:r>
          </w:p>
        </w:tc>
      </w:tr>
      <w:tr w:rsidRPr="009E2F46" w:rsidR="00762E70"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60788" w:rsidR="00762E70" w:rsidP="00591D6B" w:rsidRDefault="00762E70">
            <w:pPr>
              <w:pStyle w:val="AltB0"/>
            </w:pPr>
            <w:r>
              <w:rPr>
                <w:rFonts w:hint="eastAsia"/>
              </w:rPr>
              <w:t>48</w:t>
            </w:r>
          </w:p>
        </w:tc>
        <w:tc>
          <w:tcPr>
            <w:tcW w:w="691" w:type="pct"/>
            <w:tcBorders>
              <w:top w:val="single" w:color="auto" w:sz="4" w:space="0"/>
              <w:left w:val="single" w:color="auto" w:sz="4" w:space="0"/>
              <w:bottom w:val="single" w:color="auto" w:sz="4" w:space="0"/>
              <w:right w:val="single" w:color="auto" w:sz="4" w:space="0"/>
            </w:tcBorders>
          </w:tcPr>
          <w:p w:rsidRPr="00B60788" w:rsidR="00762E70" w:rsidP="00591D6B" w:rsidRDefault="00762E70">
            <w:pPr>
              <w:pStyle w:val="AltB0"/>
            </w:pPr>
            <w:r>
              <w:rPr>
                <w:rFonts w:hint="eastAsia"/>
              </w:rPr>
              <w:t>2012-10-8</w:t>
            </w:r>
          </w:p>
        </w:tc>
        <w:tc>
          <w:tcPr>
            <w:tcW w:w="608" w:type="pct"/>
            <w:tcBorders>
              <w:top w:val="single" w:color="auto" w:sz="4" w:space="0"/>
              <w:left w:val="single" w:color="auto" w:sz="4" w:space="0"/>
              <w:bottom w:val="single" w:color="auto" w:sz="4" w:space="0"/>
              <w:right w:val="single" w:color="auto" w:sz="4" w:space="0"/>
            </w:tcBorders>
          </w:tcPr>
          <w:p w:rsidRPr="00B60788" w:rsidR="00762E70" w:rsidP="00591D6B" w:rsidRDefault="00762E70">
            <w:pPr>
              <w:pStyle w:val="AltB0"/>
            </w:pPr>
            <w:r>
              <w:rPr>
                <w:rFonts w:hint="eastAsia"/>
              </w:rPr>
              <w:t>V1.6.3</w:t>
            </w:r>
          </w:p>
        </w:tc>
        <w:tc>
          <w:tcPr>
            <w:tcW w:w="638" w:type="pct"/>
            <w:tcBorders>
              <w:top w:val="single" w:color="auto" w:sz="4" w:space="0"/>
              <w:left w:val="single" w:color="auto" w:sz="4" w:space="0"/>
              <w:bottom w:val="single" w:color="auto" w:sz="4" w:space="0"/>
              <w:right w:val="single" w:color="auto" w:sz="4" w:space="0"/>
            </w:tcBorders>
          </w:tcPr>
          <w:p w:rsidRPr="00B60788" w:rsidR="00762E70" w:rsidP="00591D6B" w:rsidRDefault="00762E70">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00762E70" w:rsidP="00591D6B" w:rsidRDefault="00762E70">
            <w:pPr>
              <w:pStyle w:val="AltB0"/>
            </w:pPr>
            <w:r>
              <w:rPr>
                <w:rFonts w:hint="eastAsia"/>
              </w:rPr>
              <w:t>iTC00006272, iTC00006184, iTC00006411</w:t>
            </w:r>
          </w:p>
          <w:p w:rsidRPr="004E7DD9" w:rsidR="00762E70" w:rsidP="00FA0FBB" w:rsidRDefault="00762E70">
            <w:pPr>
              <w:pStyle w:val="af6"/>
            </w:pPr>
            <w:r>
              <w:object w:dxaOrig="1551" w:dyaOrig="973">
                <v:shape id="_x0000_i1060" style="width:75.75pt;height:48.75pt" o:ole="" type="#_x0000_t75">
                  <v:imagedata o:title="" r:id="rId162"/>
                </v:shape>
                <o:OLEObject Type="Embed" ProgID="Excel.Sheet.8" ShapeID="_x0000_i1060" DrawAspect="Icon" ObjectID="_1493799990" r:id="rId163"/>
              </w:object>
            </w:r>
          </w:p>
        </w:tc>
      </w:tr>
      <w:tr w:rsidRPr="009E2F46" w:rsidR="00762E70"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00762E70" w:rsidP="00591D6B" w:rsidRDefault="00762E70">
            <w:pPr>
              <w:pStyle w:val="AltB0"/>
            </w:pPr>
            <w:r>
              <w:rPr>
                <w:rFonts w:hint="eastAsia"/>
              </w:rPr>
              <w:t>49</w:t>
            </w:r>
          </w:p>
        </w:tc>
        <w:tc>
          <w:tcPr>
            <w:tcW w:w="691" w:type="pct"/>
            <w:tcBorders>
              <w:top w:val="single" w:color="auto" w:sz="4" w:space="0"/>
              <w:left w:val="single" w:color="auto" w:sz="4" w:space="0"/>
              <w:bottom w:val="single" w:color="auto" w:sz="4" w:space="0"/>
              <w:right w:val="single" w:color="auto" w:sz="4" w:space="0"/>
            </w:tcBorders>
          </w:tcPr>
          <w:p w:rsidRPr="00785D5E" w:rsidR="00762E70" w:rsidP="00591D6B" w:rsidRDefault="00762E70">
            <w:pPr>
              <w:pStyle w:val="AltB0"/>
            </w:pPr>
            <w:r>
              <w:rPr>
                <w:rFonts w:hint="eastAsia"/>
              </w:rPr>
              <w:t>2012-11-14</w:t>
            </w:r>
          </w:p>
        </w:tc>
        <w:tc>
          <w:tcPr>
            <w:tcW w:w="608" w:type="pct"/>
            <w:tcBorders>
              <w:top w:val="single" w:color="auto" w:sz="4" w:space="0"/>
              <w:left w:val="single" w:color="auto" w:sz="4" w:space="0"/>
              <w:bottom w:val="single" w:color="auto" w:sz="4" w:space="0"/>
              <w:right w:val="single" w:color="auto" w:sz="4" w:space="0"/>
            </w:tcBorders>
          </w:tcPr>
          <w:p w:rsidRPr="00785D5E" w:rsidR="00762E70" w:rsidP="00591D6B" w:rsidRDefault="00762E70">
            <w:pPr>
              <w:pStyle w:val="AltB0"/>
            </w:pPr>
            <w:r>
              <w:rPr>
                <w:rFonts w:hint="eastAsia"/>
              </w:rPr>
              <w:t>V1.6.4</w:t>
            </w:r>
          </w:p>
        </w:tc>
        <w:tc>
          <w:tcPr>
            <w:tcW w:w="638" w:type="pct"/>
            <w:tcBorders>
              <w:top w:val="single" w:color="auto" w:sz="4" w:space="0"/>
              <w:left w:val="single" w:color="auto" w:sz="4" w:space="0"/>
              <w:bottom w:val="single" w:color="auto" w:sz="4" w:space="0"/>
              <w:right w:val="single" w:color="auto" w:sz="4" w:space="0"/>
            </w:tcBorders>
          </w:tcPr>
          <w:p w:rsidRPr="00785D5E" w:rsidR="00762E70" w:rsidP="00591D6B" w:rsidRDefault="00762E70">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00762E70" w:rsidP="00591D6B" w:rsidRDefault="00762E70">
            <w:pPr>
              <w:pStyle w:val="AltB0"/>
            </w:pPr>
            <w:r>
              <w:rPr>
                <w:rFonts w:hint="eastAsia"/>
              </w:rPr>
              <w:t>iTC00006570</w:t>
            </w:r>
          </w:p>
          <w:p w:rsidR="00762E70" w:rsidP="00FA0FBB" w:rsidRDefault="00762E70">
            <w:pPr>
              <w:pStyle w:val="af6"/>
            </w:pPr>
            <w:r>
              <w:object w:dxaOrig="1551" w:dyaOrig="973">
                <v:shape id="_x0000_i1061" style="width:75.75pt;height:48.75pt" o:ole="" type="#_x0000_t75">
                  <v:imagedata o:title="" r:id="rId164"/>
                </v:shape>
                <o:OLEObject Type="Embed" ProgID="Excel.Sheet.8" ShapeID="_x0000_i1061" DrawAspect="Icon" ObjectID="_1493799991" r:id="rId165"/>
              </w:object>
            </w:r>
          </w:p>
        </w:tc>
      </w:tr>
      <w:tr w:rsidRPr="009E2F46" w:rsidR="0007423A"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0007423A" w:rsidP="00591D6B" w:rsidRDefault="0007423A">
            <w:pPr>
              <w:pStyle w:val="AltB0"/>
            </w:pPr>
            <w:r>
              <w:rPr>
                <w:rFonts w:hint="eastAsia"/>
              </w:rPr>
              <w:lastRenderedPageBreak/>
              <w:t>50</w:t>
            </w:r>
          </w:p>
        </w:tc>
        <w:tc>
          <w:tcPr>
            <w:tcW w:w="691" w:type="pct"/>
            <w:tcBorders>
              <w:top w:val="single" w:color="auto" w:sz="4" w:space="0"/>
              <w:left w:val="single" w:color="auto" w:sz="4" w:space="0"/>
              <w:bottom w:val="single" w:color="auto" w:sz="4" w:space="0"/>
              <w:right w:val="single" w:color="auto" w:sz="4" w:space="0"/>
            </w:tcBorders>
          </w:tcPr>
          <w:p w:rsidR="0007423A" w:rsidP="00591D6B" w:rsidRDefault="00FE654E">
            <w:pPr>
              <w:pStyle w:val="AltB0"/>
            </w:pPr>
            <w:r>
              <w:rPr>
                <w:rFonts w:hint="eastAsia"/>
              </w:rPr>
              <w:t>2012-11-23</w:t>
            </w:r>
          </w:p>
        </w:tc>
        <w:tc>
          <w:tcPr>
            <w:tcW w:w="608" w:type="pct"/>
            <w:tcBorders>
              <w:top w:val="single" w:color="auto" w:sz="4" w:space="0"/>
              <w:left w:val="single" w:color="auto" w:sz="4" w:space="0"/>
              <w:bottom w:val="single" w:color="auto" w:sz="4" w:space="0"/>
              <w:right w:val="single" w:color="auto" w:sz="4" w:space="0"/>
            </w:tcBorders>
          </w:tcPr>
          <w:p w:rsidR="0007423A" w:rsidP="00591D6B" w:rsidRDefault="00FE654E">
            <w:pPr>
              <w:pStyle w:val="AltB0"/>
            </w:pPr>
            <w:r>
              <w:rPr>
                <w:rFonts w:hint="eastAsia"/>
              </w:rPr>
              <w:t>V1.7.0</w:t>
            </w:r>
          </w:p>
        </w:tc>
        <w:tc>
          <w:tcPr>
            <w:tcW w:w="638" w:type="pct"/>
            <w:tcBorders>
              <w:top w:val="single" w:color="auto" w:sz="4" w:space="0"/>
              <w:left w:val="single" w:color="auto" w:sz="4" w:space="0"/>
              <w:bottom w:val="single" w:color="auto" w:sz="4" w:space="0"/>
              <w:right w:val="single" w:color="auto" w:sz="4" w:space="0"/>
            </w:tcBorders>
          </w:tcPr>
          <w:p w:rsidR="0007423A" w:rsidP="00591D6B" w:rsidRDefault="00FE654E">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FE654E" w:rsidR="00FE654E" w:rsidP="00591D6B" w:rsidRDefault="00FE654E">
            <w:pPr>
              <w:pStyle w:val="AltB0"/>
            </w:pPr>
            <w:r w:rsidRPr="00FE654E">
              <w:t xml:space="preserve">iTC00006639 </w:t>
            </w:r>
          </w:p>
          <w:p w:rsidR="0007423A" w:rsidP="00591D6B" w:rsidRDefault="00FE654E">
            <w:pPr>
              <w:pStyle w:val="AltB0"/>
            </w:pPr>
            <w:r w:rsidRPr="00FE654E">
              <w:t>Formal  release  according  to  "ATP  Software  Requirement Specification Verification Report-V1.6.0"</w:t>
            </w:r>
          </w:p>
        </w:tc>
      </w:tr>
      <w:tr w:rsidRPr="009E2F46" w:rsidR="00B9788E"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B9788E" w:rsidR="00B9788E" w:rsidP="00591D6B" w:rsidRDefault="00B9788E">
            <w:pPr>
              <w:pStyle w:val="AltB0"/>
            </w:pPr>
            <w:r>
              <w:rPr>
                <w:rFonts w:hint="eastAsia"/>
              </w:rPr>
              <w:t>51</w:t>
            </w:r>
          </w:p>
        </w:tc>
        <w:tc>
          <w:tcPr>
            <w:tcW w:w="691" w:type="pct"/>
            <w:tcBorders>
              <w:top w:val="single" w:color="auto" w:sz="4" w:space="0"/>
              <w:left w:val="single" w:color="auto" w:sz="4" w:space="0"/>
              <w:bottom w:val="single" w:color="auto" w:sz="4" w:space="0"/>
              <w:right w:val="single" w:color="auto" w:sz="4" w:space="0"/>
            </w:tcBorders>
          </w:tcPr>
          <w:p w:rsidRPr="00B9788E" w:rsidR="00B9788E" w:rsidP="00591D6B" w:rsidRDefault="00B9788E">
            <w:pPr>
              <w:pStyle w:val="AltB0"/>
            </w:pPr>
            <w:r>
              <w:rPr>
                <w:rFonts w:hint="eastAsia"/>
              </w:rPr>
              <w:t>2013-3-18</w:t>
            </w:r>
          </w:p>
        </w:tc>
        <w:tc>
          <w:tcPr>
            <w:tcW w:w="608" w:type="pct"/>
            <w:tcBorders>
              <w:top w:val="single" w:color="auto" w:sz="4" w:space="0"/>
              <w:left w:val="single" w:color="auto" w:sz="4" w:space="0"/>
              <w:bottom w:val="single" w:color="auto" w:sz="4" w:space="0"/>
              <w:right w:val="single" w:color="auto" w:sz="4" w:space="0"/>
            </w:tcBorders>
          </w:tcPr>
          <w:p w:rsidRPr="00B9788E" w:rsidR="00B9788E" w:rsidP="00591D6B" w:rsidRDefault="00B9788E">
            <w:pPr>
              <w:pStyle w:val="AltB0"/>
            </w:pPr>
            <w:r>
              <w:rPr>
                <w:rFonts w:hint="eastAsia"/>
              </w:rPr>
              <w:t>V1.7.1</w:t>
            </w:r>
          </w:p>
        </w:tc>
        <w:tc>
          <w:tcPr>
            <w:tcW w:w="638" w:type="pct"/>
            <w:tcBorders>
              <w:top w:val="single" w:color="auto" w:sz="4" w:space="0"/>
              <w:left w:val="single" w:color="auto" w:sz="4" w:space="0"/>
              <w:bottom w:val="single" w:color="auto" w:sz="4" w:space="0"/>
              <w:right w:val="single" w:color="auto" w:sz="4" w:space="0"/>
            </w:tcBorders>
          </w:tcPr>
          <w:p w:rsidRPr="00B9788E" w:rsidR="00B9788E" w:rsidP="00591D6B" w:rsidRDefault="00B9788E">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00B9788E" w:rsidP="00591D6B" w:rsidRDefault="00B9788E">
            <w:pPr>
              <w:pStyle w:val="AltB0"/>
            </w:pPr>
            <w:r>
              <w:rPr>
                <w:rFonts w:hint="eastAsia"/>
              </w:rPr>
              <w:t xml:space="preserve">iTC00006847, iTC00006942, iTC00006943, iTC00006944, </w:t>
            </w:r>
          </w:p>
          <w:p w:rsidR="00B9788E" w:rsidP="00591D6B" w:rsidRDefault="00B9788E">
            <w:pPr>
              <w:pStyle w:val="AltB0"/>
            </w:pPr>
            <w:r>
              <w:rPr>
                <w:rFonts w:hint="eastAsia"/>
              </w:rPr>
              <w:t>iTC00006962</w:t>
            </w:r>
          </w:p>
          <w:p w:rsidRPr="00B9788E" w:rsidR="00B9788E" w:rsidP="00FA0FBB" w:rsidRDefault="00C765CD">
            <w:pPr>
              <w:pStyle w:val="af6"/>
            </w:pPr>
            <w:r w:rsidRPr="00B9788E">
              <w:object w:dxaOrig="1551" w:dyaOrig="973">
                <v:shape id="_x0000_i1062" style="width:78.75pt;height:48.75pt" o:ole="" type="#_x0000_t75">
                  <v:imagedata o:title="" r:id="rId166"/>
                </v:shape>
                <o:OLEObject Type="Embed" ProgID="Excel.Sheet.12" ShapeID="_x0000_i1062" DrawAspect="Icon" ObjectID="_1493799992" r:id="rId167"/>
              </w:object>
            </w:r>
          </w:p>
        </w:tc>
      </w:tr>
      <w:tr w:rsidRPr="009E2F46" w:rsidR="00B9788E"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00B9788E" w:rsidP="00591D6B" w:rsidRDefault="00237ED1">
            <w:pPr>
              <w:pStyle w:val="AltB0"/>
            </w:pPr>
            <w:r>
              <w:rPr>
                <w:rFonts w:hint="eastAsia"/>
              </w:rPr>
              <w:t>52</w:t>
            </w:r>
          </w:p>
        </w:tc>
        <w:tc>
          <w:tcPr>
            <w:tcW w:w="691" w:type="pct"/>
            <w:tcBorders>
              <w:top w:val="single" w:color="auto" w:sz="4" w:space="0"/>
              <w:left w:val="single" w:color="auto" w:sz="4" w:space="0"/>
              <w:bottom w:val="single" w:color="auto" w:sz="4" w:space="0"/>
              <w:right w:val="single" w:color="auto" w:sz="4" w:space="0"/>
            </w:tcBorders>
          </w:tcPr>
          <w:p w:rsidRPr="00785D5E" w:rsidR="00B9788E" w:rsidP="00591D6B" w:rsidRDefault="00237ED1">
            <w:pPr>
              <w:pStyle w:val="AltB0"/>
            </w:pPr>
            <w:r>
              <w:rPr>
                <w:rFonts w:hint="eastAsia"/>
              </w:rPr>
              <w:t>2013-3-</w:t>
            </w:r>
            <w:r w:rsidR="0094208F">
              <w:rPr>
                <w:rFonts w:hint="eastAsia"/>
              </w:rPr>
              <w:t>26</w:t>
            </w:r>
          </w:p>
        </w:tc>
        <w:tc>
          <w:tcPr>
            <w:tcW w:w="608" w:type="pct"/>
            <w:tcBorders>
              <w:top w:val="single" w:color="auto" w:sz="4" w:space="0"/>
              <w:left w:val="single" w:color="auto" w:sz="4" w:space="0"/>
              <w:bottom w:val="single" w:color="auto" w:sz="4" w:space="0"/>
              <w:right w:val="single" w:color="auto" w:sz="4" w:space="0"/>
            </w:tcBorders>
          </w:tcPr>
          <w:p w:rsidRPr="00785D5E" w:rsidR="00B9788E" w:rsidP="00591D6B" w:rsidRDefault="00237ED1">
            <w:pPr>
              <w:pStyle w:val="AltB0"/>
            </w:pPr>
            <w:r>
              <w:rPr>
                <w:rFonts w:hint="eastAsia"/>
              </w:rPr>
              <w:t>V</w:t>
            </w:r>
            <w:r w:rsidR="0023188A">
              <w:rPr>
                <w:rFonts w:hint="eastAsia"/>
              </w:rPr>
              <w:t>2.0.0</w:t>
            </w:r>
          </w:p>
        </w:tc>
        <w:tc>
          <w:tcPr>
            <w:tcW w:w="638" w:type="pct"/>
            <w:tcBorders>
              <w:top w:val="single" w:color="auto" w:sz="4" w:space="0"/>
              <w:left w:val="single" w:color="auto" w:sz="4" w:space="0"/>
              <w:bottom w:val="single" w:color="auto" w:sz="4" w:space="0"/>
              <w:right w:val="single" w:color="auto" w:sz="4" w:space="0"/>
            </w:tcBorders>
          </w:tcPr>
          <w:p w:rsidRPr="00785D5E" w:rsidR="00B9788E" w:rsidP="00591D6B" w:rsidRDefault="00237ED1">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00B9788E" w:rsidP="00591D6B" w:rsidRDefault="009B6E31">
            <w:pPr>
              <w:pStyle w:val="AltB0"/>
            </w:pPr>
            <w:r w:rsidRPr="009B6E31">
              <w:t>iTC00007054</w:t>
            </w:r>
            <w:r>
              <w:rPr>
                <w:rFonts w:hint="eastAsia"/>
              </w:rPr>
              <w:t xml:space="preserve">: </w:t>
            </w:r>
            <w:r w:rsidR="0023188A">
              <w:rPr>
                <w:rFonts w:hint="eastAsia"/>
              </w:rPr>
              <w:t>Formal release according to the review report.</w:t>
            </w:r>
          </w:p>
          <w:bookmarkStart w:name="_MON_1425824504" w:id="14"/>
          <w:bookmarkEnd w:id="14"/>
          <w:p w:rsidR="009B6E31" w:rsidP="00FA0FBB" w:rsidRDefault="00143149">
            <w:pPr>
              <w:pStyle w:val="af6"/>
            </w:pPr>
            <w:r>
              <w:object w:dxaOrig="2069" w:dyaOrig="1280">
                <v:shape id="_x0000_i1063" style="width:103.5pt;height:63.75pt" o:ole="" type="#_x0000_t75">
                  <v:imagedata o:title="" r:id="rId168"/>
                </v:shape>
                <o:OLEObject Type="Embed" ProgID="Word.Document.8" ShapeID="_x0000_i1063" DrawAspect="Icon" ObjectID="_1493799993" r:id="rId169">
                  <o:FieldCodes>\s</o:FieldCodes>
                </o:OLEObject>
              </w:object>
            </w:r>
          </w:p>
        </w:tc>
      </w:tr>
      <w:tr w:rsidRPr="009E2F46" w:rsidR="00B9788E"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00B9788E" w:rsidP="00591D6B" w:rsidRDefault="0080791D">
            <w:pPr>
              <w:pStyle w:val="AltB0"/>
            </w:pPr>
            <w:r>
              <w:rPr>
                <w:rFonts w:hint="eastAsia"/>
              </w:rPr>
              <w:t>53</w:t>
            </w:r>
          </w:p>
        </w:tc>
        <w:tc>
          <w:tcPr>
            <w:tcW w:w="691" w:type="pct"/>
            <w:tcBorders>
              <w:top w:val="single" w:color="auto" w:sz="4" w:space="0"/>
              <w:left w:val="single" w:color="auto" w:sz="4" w:space="0"/>
              <w:bottom w:val="single" w:color="auto" w:sz="4" w:space="0"/>
              <w:right w:val="single" w:color="auto" w:sz="4" w:space="0"/>
            </w:tcBorders>
          </w:tcPr>
          <w:p w:rsidRPr="00785D5E" w:rsidR="00B9788E" w:rsidP="00591D6B" w:rsidRDefault="0080791D">
            <w:pPr>
              <w:pStyle w:val="AltB0"/>
            </w:pPr>
            <w:r>
              <w:rPr>
                <w:rFonts w:hint="eastAsia"/>
              </w:rPr>
              <w:t>2013-</w:t>
            </w:r>
            <w:r w:rsidR="009F4B30">
              <w:rPr>
                <w:rFonts w:hint="eastAsia"/>
              </w:rPr>
              <w:t>4-18</w:t>
            </w:r>
          </w:p>
        </w:tc>
        <w:tc>
          <w:tcPr>
            <w:tcW w:w="608" w:type="pct"/>
            <w:tcBorders>
              <w:top w:val="single" w:color="auto" w:sz="4" w:space="0"/>
              <w:left w:val="single" w:color="auto" w:sz="4" w:space="0"/>
              <w:bottom w:val="single" w:color="auto" w:sz="4" w:space="0"/>
              <w:right w:val="single" w:color="auto" w:sz="4" w:space="0"/>
            </w:tcBorders>
          </w:tcPr>
          <w:p w:rsidRPr="00785D5E" w:rsidR="00B9788E" w:rsidP="00591D6B" w:rsidRDefault="0080791D">
            <w:pPr>
              <w:pStyle w:val="AltB0"/>
            </w:pPr>
            <w:r>
              <w:rPr>
                <w:rFonts w:hint="eastAsia"/>
              </w:rPr>
              <w:t>V2.0.1</w:t>
            </w:r>
          </w:p>
        </w:tc>
        <w:tc>
          <w:tcPr>
            <w:tcW w:w="638" w:type="pct"/>
            <w:tcBorders>
              <w:top w:val="single" w:color="auto" w:sz="4" w:space="0"/>
              <w:left w:val="single" w:color="auto" w:sz="4" w:space="0"/>
              <w:bottom w:val="single" w:color="auto" w:sz="4" w:space="0"/>
              <w:right w:val="single" w:color="auto" w:sz="4" w:space="0"/>
            </w:tcBorders>
          </w:tcPr>
          <w:p w:rsidRPr="00785D5E" w:rsidR="00B9788E" w:rsidP="00591D6B" w:rsidRDefault="0080791D">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00B9788E" w:rsidP="00591D6B" w:rsidRDefault="00994627">
            <w:pPr>
              <w:pStyle w:val="AltB0"/>
            </w:pPr>
            <w:r>
              <w:rPr>
                <w:rFonts w:hint="eastAsia"/>
              </w:rPr>
              <w:t>iTC00007173</w:t>
            </w:r>
          </w:p>
          <w:bookmarkStart w:name="_MON_1427813853" w:id="15"/>
          <w:bookmarkEnd w:id="15"/>
          <w:p w:rsidR="00C236FD" w:rsidP="00FA0FBB" w:rsidRDefault="008B73FB">
            <w:pPr>
              <w:pStyle w:val="af6"/>
            </w:pPr>
            <w:r>
              <w:object w:dxaOrig="1550" w:dyaOrig="961">
                <v:shape id="_x0000_i1064" style="width:76.5pt;height:48.75pt" o:ole="" type="#_x0000_t75">
                  <v:imagedata o:title="" r:id="rId170"/>
                </v:shape>
                <o:OLEObject Type="Embed" ProgID="Excel.Sheet.8" ShapeID="_x0000_i1064" DrawAspect="Icon" ObjectID="_1493799994" r:id="rId171"/>
              </w:object>
            </w:r>
          </w:p>
        </w:tc>
      </w:tr>
      <w:tr w:rsidRPr="009E2F46" w:rsidR="00D543F7"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00D543F7" w:rsidP="00591D6B" w:rsidRDefault="00D543F7">
            <w:pPr>
              <w:pStyle w:val="AltB0"/>
            </w:pPr>
            <w:r>
              <w:rPr>
                <w:rFonts w:hint="eastAsia"/>
              </w:rPr>
              <w:t>54</w:t>
            </w:r>
          </w:p>
        </w:tc>
        <w:tc>
          <w:tcPr>
            <w:tcW w:w="691" w:type="pct"/>
            <w:tcBorders>
              <w:top w:val="single" w:color="auto" w:sz="4" w:space="0"/>
              <w:left w:val="single" w:color="auto" w:sz="4" w:space="0"/>
              <w:bottom w:val="single" w:color="auto" w:sz="4" w:space="0"/>
              <w:right w:val="single" w:color="auto" w:sz="4" w:space="0"/>
            </w:tcBorders>
          </w:tcPr>
          <w:p w:rsidR="00D543F7" w:rsidP="00591D6B" w:rsidRDefault="00D543F7">
            <w:pPr>
              <w:pStyle w:val="AltB0"/>
            </w:pPr>
            <w:r>
              <w:rPr>
                <w:rFonts w:hint="eastAsia"/>
              </w:rPr>
              <w:t>2013-</w:t>
            </w:r>
            <w:r w:rsidR="000953B6">
              <w:rPr>
                <w:rFonts w:hint="eastAsia"/>
              </w:rPr>
              <w:t>5</w:t>
            </w:r>
            <w:r>
              <w:rPr>
                <w:rFonts w:hint="eastAsia"/>
              </w:rPr>
              <w:t>-</w:t>
            </w:r>
            <w:r w:rsidR="001079BA">
              <w:rPr>
                <w:rFonts w:hint="eastAsia"/>
              </w:rPr>
              <w:t>23</w:t>
            </w:r>
          </w:p>
        </w:tc>
        <w:tc>
          <w:tcPr>
            <w:tcW w:w="608" w:type="pct"/>
            <w:tcBorders>
              <w:top w:val="single" w:color="auto" w:sz="4" w:space="0"/>
              <w:left w:val="single" w:color="auto" w:sz="4" w:space="0"/>
              <w:bottom w:val="single" w:color="auto" w:sz="4" w:space="0"/>
              <w:right w:val="single" w:color="auto" w:sz="4" w:space="0"/>
            </w:tcBorders>
          </w:tcPr>
          <w:p w:rsidR="00D543F7" w:rsidP="00591D6B" w:rsidRDefault="00D543F7">
            <w:pPr>
              <w:pStyle w:val="AltB0"/>
            </w:pPr>
            <w:r>
              <w:rPr>
                <w:rFonts w:hint="eastAsia"/>
              </w:rPr>
              <w:t>V2</w:t>
            </w:r>
            <w:r w:rsidR="000953B6">
              <w:rPr>
                <w:rFonts w:hint="eastAsia"/>
              </w:rPr>
              <w:t>.</w:t>
            </w:r>
            <w:r>
              <w:rPr>
                <w:rFonts w:hint="eastAsia"/>
              </w:rPr>
              <w:t>0</w:t>
            </w:r>
            <w:r w:rsidR="000953B6">
              <w:rPr>
                <w:rFonts w:hint="eastAsia"/>
              </w:rPr>
              <w:t>.</w:t>
            </w:r>
            <w:r>
              <w:rPr>
                <w:rFonts w:hint="eastAsia"/>
              </w:rPr>
              <w:t>2</w:t>
            </w:r>
          </w:p>
        </w:tc>
        <w:tc>
          <w:tcPr>
            <w:tcW w:w="638" w:type="pct"/>
            <w:tcBorders>
              <w:top w:val="single" w:color="auto" w:sz="4" w:space="0"/>
              <w:left w:val="single" w:color="auto" w:sz="4" w:space="0"/>
              <w:bottom w:val="single" w:color="auto" w:sz="4" w:space="0"/>
              <w:right w:val="single" w:color="auto" w:sz="4" w:space="0"/>
            </w:tcBorders>
          </w:tcPr>
          <w:p w:rsidR="00D543F7" w:rsidP="00591D6B" w:rsidRDefault="00D543F7">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00D543F7" w:rsidP="00591D6B" w:rsidRDefault="00072F74">
            <w:pPr>
              <w:pStyle w:val="AltB0"/>
            </w:pPr>
            <w:r>
              <w:rPr>
                <w:rFonts w:hint="eastAsia"/>
              </w:rPr>
              <w:t>iTC00007309</w:t>
            </w:r>
          </w:p>
          <w:bookmarkStart w:name="_MON_1430922498" w:id="16"/>
          <w:bookmarkEnd w:id="16"/>
          <w:p w:rsidR="00B96755" w:rsidP="00FA0FBB" w:rsidRDefault="008B73FB">
            <w:pPr>
              <w:pStyle w:val="af6"/>
            </w:pPr>
            <w:r>
              <w:object w:dxaOrig="1550" w:dyaOrig="961">
                <v:shape id="_x0000_i1065" style="width:76.5pt;height:48.75pt" o:ole="" type="#_x0000_t75">
                  <v:imagedata o:title="" r:id="rId172"/>
                </v:shape>
                <o:OLEObject Type="Embed" ProgID="Excel.Sheet.8" ShapeID="_x0000_i1065" DrawAspect="Icon" ObjectID="_1493799995" r:id="rId173"/>
              </w:object>
            </w:r>
          </w:p>
        </w:tc>
      </w:tr>
      <w:tr w:rsidRPr="009E2F46" w:rsidR="00D543F7"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00D543F7" w:rsidP="00591D6B" w:rsidRDefault="00224288">
            <w:pPr>
              <w:pStyle w:val="AltB0"/>
            </w:pPr>
            <w:r>
              <w:rPr>
                <w:rFonts w:hint="eastAsia"/>
              </w:rPr>
              <w:t>55</w:t>
            </w:r>
          </w:p>
        </w:tc>
        <w:tc>
          <w:tcPr>
            <w:tcW w:w="691" w:type="pct"/>
            <w:tcBorders>
              <w:top w:val="single" w:color="auto" w:sz="4" w:space="0"/>
              <w:left w:val="single" w:color="auto" w:sz="4" w:space="0"/>
              <w:bottom w:val="single" w:color="auto" w:sz="4" w:space="0"/>
              <w:right w:val="single" w:color="auto" w:sz="4" w:space="0"/>
            </w:tcBorders>
          </w:tcPr>
          <w:p w:rsidR="00D543F7" w:rsidP="00591D6B" w:rsidRDefault="00224288">
            <w:pPr>
              <w:pStyle w:val="AltB0"/>
            </w:pPr>
            <w:r>
              <w:rPr>
                <w:rFonts w:hint="eastAsia"/>
              </w:rPr>
              <w:t>2013-5-3</w:t>
            </w:r>
            <w:r w:rsidR="0051500D">
              <w:rPr>
                <w:rFonts w:hint="eastAsia"/>
              </w:rPr>
              <w:t>1</w:t>
            </w:r>
          </w:p>
        </w:tc>
        <w:tc>
          <w:tcPr>
            <w:tcW w:w="608" w:type="pct"/>
            <w:tcBorders>
              <w:top w:val="single" w:color="auto" w:sz="4" w:space="0"/>
              <w:left w:val="single" w:color="auto" w:sz="4" w:space="0"/>
              <w:bottom w:val="single" w:color="auto" w:sz="4" w:space="0"/>
              <w:right w:val="single" w:color="auto" w:sz="4" w:space="0"/>
            </w:tcBorders>
          </w:tcPr>
          <w:p w:rsidR="00D543F7" w:rsidP="00591D6B" w:rsidRDefault="00224288">
            <w:pPr>
              <w:pStyle w:val="AltB0"/>
            </w:pPr>
            <w:r>
              <w:rPr>
                <w:rFonts w:hint="eastAsia"/>
              </w:rPr>
              <w:t>V2.0.3</w:t>
            </w:r>
          </w:p>
        </w:tc>
        <w:tc>
          <w:tcPr>
            <w:tcW w:w="638" w:type="pct"/>
            <w:tcBorders>
              <w:top w:val="single" w:color="auto" w:sz="4" w:space="0"/>
              <w:left w:val="single" w:color="auto" w:sz="4" w:space="0"/>
              <w:bottom w:val="single" w:color="auto" w:sz="4" w:space="0"/>
              <w:right w:val="single" w:color="auto" w:sz="4" w:space="0"/>
            </w:tcBorders>
          </w:tcPr>
          <w:p w:rsidR="00D543F7" w:rsidP="00591D6B" w:rsidRDefault="00224288">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00D543F7" w:rsidP="00591D6B" w:rsidRDefault="00DD65E3">
            <w:pPr>
              <w:pStyle w:val="AltB0"/>
            </w:pPr>
            <w:r>
              <w:rPr>
                <w:rFonts w:hint="eastAsia"/>
              </w:rPr>
              <w:t>iTC0000</w:t>
            </w:r>
            <w:r w:rsidR="004D0BCA">
              <w:rPr>
                <w:rFonts w:hint="eastAsia"/>
              </w:rPr>
              <w:t>7</w:t>
            </w:r>
            <w:r w:rsidR="003107B5">
              <w:rPr>
                <w:rFonts w:hint="eastAsia"/>
              </w:rPr>
              <w:t>341</w:t>
            </w:r>
          </w:p>
          <w:p w:rsidR="00224288" w:rsidP="00FA0FBB" w:rsidRDefault="00B5371A">
            <w:pPr>
              <w:pStyle w:val="af6"/>
            </w:pPr>
            <w:r>
              <w:object w:dxaOrig="1551" w:dyaOrig="973">
                <v:shape id="_x0000_i1066" style="width:78.75pt;height:49.5pt" o:ole="" type="#_x0000_t75">
                  <v:imagedata o:title="" r:id="rId174"/>
                </v:shape>
                <o:OLEObject Type="Embed" ProgID="Excel.Sheet.12" ShapeID="_x0000_i1066" DrawAspect="Icon" ObjectID="_1493799996" r:id="rId175"/>
              </w:object>
            </w:r>
          </w:p>
        </w:tc>
      </w:tr>
      <w:tr w:rsidRPr="009E2F46" w:rsidR="000E73E6"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0E73E6" w:rsidR="000E73E6" w:rsidP="00591D6B" w:rsidRDefault="000E73E6">
            <w:pPr>
              <w:pStyle w:val="AltB0"/>
            </w:pPr>
            <w:r>
              <w:rPr>
                <w:rFonts w:hint="eastAsia"/>
              </w:rPr>
              <w:t>56</w:t>
            </w:r>
          </w:p>
        </w:tc>
        <w:tc>
          <w:tcPr>
            <w:tcW w:w="691" w:type="pct"/>
            <w:tcBorders>
              <w:top w:val="single" w:color="auto" w:sz="4" w:space="0"/>
              <w:left w:val="single" w:color="auto" w:sz="4" w:space="0"/>
              <w:bottom w:val="single" w:color="auto" w:sz="4" w:space="0"/>
              <w:right w:val="single" w:color="auto" w:sz="4" w:space="0"/>
            </w:tcBorders>
          </w:tcPr>
          <w:p w:rsidRPr="000E73E6" w:rsidR="000E73E6" w:rsidP="00591D6B" w:rsidRDefault="000E73E6">
            <w:pPr>
              <w:pStyle w:val="AltB0"/>
            </w:pPr>
            <w:r>
              <w:rPr>
                <w:rFonts w:hint="eastAsia"/>
              </w:rPr>
              <w:t>2013-6-6</w:t>
            </w:r>
          </w:p>
        </w:tc>
        <w:tc>
          <w:tcPr>
            <w:tcW w:w="608" w:type="pct"/>
            <w:tcBorders>
              <w:top w:val="single" w:color="auto" w:sz="4" w:space="0"/>
              <w:left w:val="single" w:color="auto" w:sz="4" w:space="0"/>
              <w:bottom w:val="single" w:color="auto" w:sz="4" w:space="0"/>
              <w:right w:val="single" w:color="auto" w:sz="4" w:space="0"/>
            </w:tcBorders>
          </w:tcPr>
          <w:p w:rsidRPr="000E73E6" w:rsidR="000E73E6" w:rsidP="00591D6B" w:rsidRDefault="000E73E6">
            <w:pPr>
              <w:pStyle w:val="AltB0"/>
            </w:pPr>
            <w:r>
              <w:rPr>
                <w:rFonts w:hint="eastAsia"/>
              </w:rPr>
              <w:t>V2.1.0</w:t>
            </w:r>
          </w:p>
        </w:tc>
        <w:tc>
          <w:tcPr>
            <w:tcW w:w="638" w:type="pct"/>
            <w:tcBorders>
              <w:top w:val="single" w:color="auto" w:sz="4" w:space="0"/>
              <w:left w:val="single" w:color="auto" w:sz="4" w:space="0"/>
              <w:bottom w:val="single" w:color="auto" w:sz="4" w:space="0"/>
              <w:right w:val="single" w:color="auto" w:sz="4" w:space="0"/>
            </w:tcBorders>
          </w:tcPr>
          <w:p w:rsidRPr="000E73E6" w:rsidR="000E73E6" w:rsidP="00591D6B" w:rsidRDefault="000E73E6">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0E73E6" w:rsidR="000E73E6" w:rsidP="00591D6B" w:rsidRDefault="000E73E6">
            <w:pPr>
              <w:pStyle w:val="AltB0"/>
            </w:pPr>
            <w:r>
              <w:rPr>
                <w:rFonts w:hint="eastAsia"/>
              </w:rPr>
              <w:t>iTC000073</w:t>
            </w:r>
            <w:r w:rsidRPr="000E73E6">
              <w:rPr>
                <w:rFonts w:hint="eastAsia"/>
              </w:rPr>
              <w:t xml:space="preserve">65: </w:t>
            </w:r>
            <w:r w:rsidRPr="000E73E6">
              <w:t>Formal  release  according  to  "ATP  Software  Requirement Specification Verification Report</w:t>
            </w:r>
            <w:r>
              <w:rPr>
                <w:rFonts w:hint="eastAsia"/>
              </w:rPr>
              <w:t xml:space="preserve"> V2.1.0</w:t>
            </w:r>
            <w:r w:rsidRPr="000E73E6">
              <w:t>"</w:t>
            </w:r>
          </w:p>
        </w:tc>
      </w:tr>
      <w:tr w:rsidRPr="009E2F46" w:rsidR="007B3DD1"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007B3DD1" w:rsidP="00591D6B" w:rsidRDefault="007B3DD1">
            <w:pPr>
              <w:pStyle w:val="AltB0"/>
            </w:pPr>
            <w:r>
              <w:rPr>
                <w:rFonts w:hint="eastAsia"/>
              </w:rPr>
              <w:t>57</w:t>
            </w:r>
          </w:p>
        </w:tc>
        <w:tc>
          <w:tcPr>
            <w:tcW w:w="691" w:type="pct"/>
            <w:tcBorders>
              <w:top w:val="single" w:color="auto" w:sz="4" w:space="0"/>
              <w:left w:val="single" w:color="auto" w:sz="4" w:space="0"/>
              <w:bottom w:val="single" w:color="auto" w:sz="4" w:space="0"/>
              <w:right w:val="single" w:color="auto" w:sz="4" w:space="0"/>
            </w:tcBorders>
          </w:tcPr>
          <w:p w:rsidR="007B3DD1" w:rsidP="00591D6B" w:rsidRDefault="00CC63DA">
            <w:pPr>
              <w:pStyle w:val="AltB0"/>
            </w:pPr>
            <w:r>
              <w:rPr>
                <w:rFonts w:hint="eastAsia"/>
              </w:rPr>
              <w:t>2013-7-29</w:t>
            </w:r>
          </w:p>
        </w:tc>
        <w:tc>
          <w:tcPr>
            <w:tcW w:w="608" w:type="pct"/>
            <w:tcBorders>
              <w:top w:val="single" w:color="auto" w:sz="4" w:space="0"/>
              <w:left w:val="single" w:color="auto" w:sz="4" w:space="0"/>
              <w:bottom w:val="single" w:color="auto" w:sz="4" w:space="0"/>
              <w:right w:val="single" w:color="auto" w:sz="4" w:space="0"/>
            </w:tcBorders>
          </w:tcPr>
          <w:p w:rsidR="007B3DD1" w:rsidP="00591D6B" w:rsidRDefault="007B3DD1">
            <w:pPr>
              <w:pStyle w:val="AltB0"/>
            </w:pPr>
            <w:r>
              <w:rPr>
                <w:rFonts w:hint="eastAsia"/>
              </w:rPr>
              <w:t>V2.1.1</w:t>
            </w:r>
          </w:p>
        </w:tc>
        <w:tc>
          <w:tcPr>
            <w:tcW w:w="638" w:type="pct"/>
            <w:tcBorders>
              <w:top w:val="single" w:color="auto" w:sz="4" w:space="0"/>
              <w:left w:val="single" w:color="auto" w:sz="4" w:space="0"/>
              <w:bottom w:val="single" w:color="auto" w:sz="4" w:space="0"/>
              <w:right w:val="single" w:color="auto" w:sz="4" w:space="0"/>
            </w:tcBorders>
          </w:tcPr>
          <w:p w:rsidR="007B3DD1" w:rsidP="00591D6B" w:rsidRDefault="007B3DD1">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007B3DD1" w:rsidP="00591D6B" w:rsidRDefault="004577A0">
            <w:pPr>
              <w:pStyle w:val="AltB0"/>
            </w:pPr>
            <w:r>
              <w:rPr>
                <w:rFonts w:hint="eastAsia"/>
              </w:rPr>
              <w:t>iTC00007639, iTC00007697</w:t>
            </w:r>
          </w:p>
          <w:p w:rsidR="004577A0" w:rsidP="00FA0FBB" w:rsidRDefault="00A506F7">
            <w:pPr>
              <w:pStyle w:val="af6"/>
            </w:pPr>
            <w:r>
              <w:object w:dxaOrig="2069" w:dyaOrig="1298">
                <v:shape id="_x0000_i1067" style="width:82.5pt;height:51.75pt" o:ole="" type="#_x0000_t75">
                  <v:imagedata o:title="" r:id="rId176"/>
                </v:shape>
                <o:OLEObject Type="Embed" ProgID="Excel.Sheet.8" ShapeID="_x0000_i1067" DrawAspect="Icon" ObjectID="_1493799997" r:id="rId177"/>
              </w:object>
            </w:r>
          </w:p>
        </w:tc>
      </w:tr>
      <w:tr w:rsidRPr="009E2F46" w:rsidR="007B3DD1"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007B3DD1" w:rsidP="00591D6B" w:rsidRDefault="00E3658E">
            <w:pPr>
              <w:pStyle w:val="AltB0"/>
            </w:pPr>
            <w:r>
              <w:rPr>
                <w:rFonts w:hint="eastAsia"/>
              </w:rPr>
              <w:lastRenderedPageBreak/>
              <w:t>58</w:t>
            </w:r>
          </w:p>
        </w:tc>
        <w:tc>
          <w:tcPr>
            <w:tcW w:w="691" w:type="pct"/>
            <w:tcBorders>
              <w:top w:val="single" w:color="auto" w:sz="4" w:space="0"/>
              <w:left w:val="single" w:color="auto" w:sz="4" w:space="0"/>
              <w:bottom w:val="single" w:color="auto" w:sz="4" w:space="0"/>
              <w:right w:val="single" w:color="auto" w:sz="4" w:space="0"/>
            </w:tcBorders>
          </w:tcPr>
          <w:p w:rsidR="007B3DD1" w:rsidP="00591D6B" w:rsidRDefault="00E3658E">
            <w:pPr>
              <w:pStyle w:val="AltB0"/>
            </w:pPr>
            <w:r>
              <w:rPr>
                <w:rFonts w:hint="eastAsia"/>
              </w:rPr>
              <w:t>2013-</w:t>
            </w:r>
            <w:r w:rsidR="00685FEC">
              <w:rPr>
                <w:rFonts w:hint="eastAsia"/>
              </w:rPr>
              <w:t>11-5</w:t>
            </w:r>
          </w:p>
        </w:tc>
        <w:tc>
          <w:tcPr>
            <w:tcW w:w="608" w:type="pct"/>
            <w:tcBorders>
              <w:top w:val="single" w:color="auto" w:sz="4" w:space="0"/>
              <w:left w:val="single" w:color="auto" w:sz="4" w:space="0"/>
              <w:bottom w:val="single" w:color="auto" w:sz="4" w:space="0"/>
              <w:right w:val="single" w:color="auto" w:sz="4" w:space="0"/>
            </w:tcBorders>
          </w:tcPr>
          <w:p w:rsidR="007B3DD1" w:rsidP="00591D6B" w:rsidRDefault="00E3658E">
            <w:pPr>
              <w:pStyle w:val="AltB0"/>
            </w:pPr>
            <w:r>
              <w:rPr>
                <w:rFonts w:hint="eastAsia"/>
              </w:rPr>
              <w:t>V2.1.2</w:t>
            </w:r>
          </w:p>
        </w:tc>
        <w:tc>
          <w:tcPr>
            <w:tcW w:w="638" w:type="pct"/>
            <w:tcBorders>
              <w:top w:val="single" w:color="auto" w:sz="4" w:space="0"/>
              <w:left w:val="single" w:color="auto" w:sz="4" w:space="0"/>
              <w:bottom w:val="single" w:color="auto" w:sz="4" w:space="0"/>
              <w:right w:val="single" w:color="auto" w:sz="4" w:space="0"/>
            </w:tcBorders>
          </w:tcPr>
          <w:p w:rsidR="007B3DD1" w:rsidP="00591D6B" w:rsidRDefault="00E3658E">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007B3DD1" w:rsidP="00591D6B" w:rsidRDefault="00685FEC">
            <w:pPr>
              <w:pStyle w:val="AltB0"/>
            </w:pPr>
            <w:r>
              <w:rPr>
                <w:rFonts w:hint="eastAsia"/>
              </w:rPr>
              <w:t>iTC00007788, iTC00007842, iTC00007979, iTC00008039,</w:t>
            </w:r>
          </w:p>
          <w:p w:rsidR="00685FEC" w:rsidP="00591D6B" w:rsidRDefault="00685FEC">
            <w:pPr>
              <w:pStyle w:val="AltB0"/>
            </w:pPr>
            <w:r>
              <w:rPr>
                <w:rFonts w:hint="eastAsia"/>
              </w:rPr>
              <w:t>iTC00008264</w:t>
            </w:r>
          </w:p>
          <w:p w:rsidR="00685FEC" w:rsidP="00FA0FBB" w:rsidRDefault="00554241">
            <w:pPr>
              <w:pStyle w:val="af6"/>
            </w:pPr>
            <w:r>
              <w:object w:dxaOrig="2069" w:dyaOrig="1298">
                <v:shape id="_x0000_i1068" style="width:75pt;height:45.75pt" o:ole="" type="#_x0000_t75">
                  <v:imagedata o:title="" r:id="rId178"/>
                </v:shape>
                <o:OLEObject Type="Embed" ProgID="Excel.Sheet.8" ShapeID="_x0000_i1068" DrawAspect="Icon" ObjectID="_1493799998" r:id="rId179"/>
              </w:object>
            </w:r>
          </w:p>
        </w:tc>
      </w:tr>
      <w:tr w:rsidRPr="009E2F46" w:rsidR="0086778E"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0086778E" w:rsidP="00591D6B" w:rsidRDefault="0086778E">
            <w:pPr>
              <w:pStyle w:val="AltB0"/>
            </w:pPr>
            <w:r>
              <w:rPr>
                <w:rFonts w:hint="eastAsia"/>
              </w:rPr>
              <w:t>59</w:t>
            </w:r>
          </w:p>
        </w:tc>
        <w:tc>
          <w:tcPr>
            <w:tcW w:w="691" w:type="pct"/>
            <w:tcBorders>
              <w:top w:val="single" w:color="auto" w:sz="4" w:space="0"/>
              <w:left w:val="single" w:color="auto" w:sz="4" w:space="0"/>
              <w:bottom w:val="single" w:color="auto" w:sz="4" w:space="0"/>
              <w:right w:val="single" w:color="auto" w:sz="4" w:space="0"/>
            </w:tcBorders>
          </w:tcPr>
          <w:p w:rsidR="0086778E" w:rsidP="00591D6B" w:rsidRDefault="0086778E">
            <w:pPr>
              <w:pStyle w:val="AltB0"/>
            </w:pPr>
            <w:r>
              <w:rPr>
                <w:rFonts w:hint="eastAsia"/>
              </w:rPr>
              <w:t>2013-12-30</w:t>
            </w:r>
          </w:p>
        </w:tc>
        <w:tc>
          <w:tcPr>
            <w:tcW w:w="608" w:type="pct"/>
            <w:tcBorders>
              <w:top w:val="single" w:color="auto" w:sz="4" w:space="0"/>
              <w:left w:val="single" w:color="auto" w:sz="4" w:space="0"/>
              <w:bottom w:val="single" w:color="auto" w:sz="4" w:space="0"/>
              <w:right w:val="single" w:color="auto" w:sz="4" w:space="0"/>
            </w:tcBorders>
          </w:tcPr>
          <w:p w:rsidR="0086778E" w:rsidP="00591D6B" w:rsidRDefault="0086778E">
            <w:pPr>
              <w:pStyle w:val="AltB0"/>
            </w:pPr>
            <w:r>
              <w:rPr>
                <w:rFonts w:hint="eastAsia"/>
              </w:rPr>
              <w:t>V2.1.3</w:t>
            </w:r>
          </w:p>
        </w:tc>
        <w:tc>
          <w:tcPr>
            <w:tcW w:w="638" w:type="pct"/>
            <w:tcBorders>
              <w:top w:val="single" w:color="auto" w:sz="4" w:space="0"/>
              <w:left w:val="single" w:color="auto" w:sz="4" w:space="0"/>
              <w:bottom w:val="single" w:color="auto" w:sz="4" w:space="0"/>
              <w:right w:val="single" w:color="auto" w:sz="4" w:space="0"/>
            </w:tcBorders>
          </w:tcPr>
          <w:p w:rsidR="0086778E" w:rsidP="00591D6B" w:rsidRDefault="0086778E">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0086778E" w:rsidP="00591D6B" w:rsidRDefault="0086778E">
            <w:pPr>
              <w:pStyle w:val="AltB0"/>
            </w:pPr>
            <w:r w:rsidRPr="0086778E">
              <w:t>iTC00008527</w:t>
            </w:r>
            <w:r w:rsidRPr="0086778E">
              <w:rPr>
                <w:rFonts w:hint="eastAsia"/>
              </w:rPr>
              <w:t xml:space="preserve">, </w:t>
            </w:r>
            <w:r w:rsidRPr="0086778E">
              <w:t>iTC00008528</w:t>
            </w:r>
            <w:r>
              <w:rPr>
                <w:rFonts w:hint="eastAsia"/>
              </w:rPr>
              <w:t xml:space="preserve">, </w:t>
            </w:r>
            <w:r w:rsidRPr="0086778E">
              <w:rPr>
                <w:rFonts w:hint="eastAsia"/>
              </w:rPr>
              <w:t>iTC00008643</w:t>
            </w:r>
          </w:p>
          <w:p w:rsidRPr="002545E8" w:rsidR="00FB212E" w:rsidP="00FA0FBB" w:rsidRDefault="00554241">
            <w:pPr>
              <w:pStyle w:val="af6"/>
            </w:pPr>
            <w:r w:rsidRPr="00FB212E">
              <w:object w:dxaOrig="2069" w:dyaOrig="1280">
                <v:shape id="_x0000_i1069" style="width:103.5pt;height:64.5pt" o:ole="" type="#_x0000_t75">
                  <v:imagedata o:title="" r:id="rId180"/>
                </v:shape>
                <o:OLEObject Type="Embed" ProgID="Excel.Sheet.8" ShapeID="_x0000_i1069" DrawAspect="Icon" ObjectID="_1493799999" r:id="rId181"/>
              </w:object>
            </w:r>
          </w:p>
        </w:tc>
      </w:tr>
      <w:tr w:rsidRPr="009E2F46" w:rsidR="0086778E"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0086778E" w:rsidP="00591D6B" w:rsidRDefault="0086778E">
            <w:pPr>
              <w:pStyle w:val="AltB0"/>
            </w:pPr>
            <w:r>
              <w:rPr>
                <w:rFonts w:hint="eastAsia"/>
              </w:rPr>
              <w:t>60</w:t>
            </w:r>
          </w:p>
        </w:tc>
        <w:tc>
          <w:tcPr>
            <w:tcW w:w="691" w:type="pct"/>
            <w:tcBorders>
              <w:top w:val="single" w:color="auto" w:sz="4" w:space="0"/>
              <w:left w:val="single" w:color="auto" w:sz="4" w:space="0"/>
              <w:bottom w:val="single" w:color="auto" w:sz="4" w:space="0"/>
              <w:right w:val="single" w:color="auto" w:sz="4" w:space="0"/>
            </w:tcBorders>
          </w:tcPr>
          <w:p w:rsidR="0086778E" w:rsidP="00591D6B" w:rsidRDefault="0086778E">
            <w:pPr>
              <w:pStyle w:val="AltB0"/>
            </w:pPr>
            <w:r>
              <w:rPr>
                <w:rFonts w:hint="eastAsia"/>
              </w:rPr>
              <w:t>2013-12-31</w:t>
            </w:r>
          </w:p>
        </w:tc>
        <w:tc>
          <w:tcPr>
            <w:tcW w:w="608" w:type="pct"/>
            <w:tcBorders>
              <w:top w:val="single" w:color="auto" w:sz="4" w:space="0"/>
              <w:left w:val="single" w:color="auto" w:sz="4" w:space="0"/>
              <w:bottom w:val="single" w:color="auto" w:sz="4" w:space="0"/>
              <w:right w:val="single" w:color="auto" w:sz="4" w:space="0"/>
            </w:tcBorders>
          </w:tcPr>
          <w:p w:rsidR="0086778E" w:rsidP="00591D6B" w:rsidRDefault="0086778E">
            <w:pPr>
              <w:pStyle w:val="AltB0"/>
            </w:pPr>
            <w:r>
              <w:rPr>
                <w:rFonts w:hint="eastAsia"/>
              </w:rPr>
              <w:t>V2.2.0</w:t>
            </w:r>
          </w:p>
        </w:tc>
        <w:tc>
          <w:tcPr>
            <w:tcW w:w="638" w:type="pct"/>
            <w:tcBorders>
              <w:top w:val="single" w:color="auto" w:sz="4" w:space="0"/>
              <w:left w:val="single" w:color="auto" w:sz="4" w:space="0"/>
              <w:bottom w:val="single" w:color="auto" w:sz="4" w:space="0"/>
              <w:right w:val="single" w:color="auto" w:sz="4" w:space="0"/>
            </w:tcBorders>
          </w:tcPr>
          <w:p w:rsidR="0086778E" w:rsidP="00591D6B" w:rsidRDefault="0086778E">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2545E8" w:rsidR="0086778E" w:rsidP="00554241" w:rsidRDefault="00FB212E">
            <w:pPr>
              <w:pStyle w:val="AltB0"/>
            </w:pPr>
            <w:r w:rsidRPr="00FB212E">
              <w:t xml:space="preserve">iTC00008713, formal release </w:t>
            </w:r>
            <w:r w:rsidRPr="00FB212E" w:rsidR="00554241">
              <w:t>V2</w:t>
            </w:r>
            <w:r w:rsidR="00554241">
              <w:rPr>
                <w:rFonts w:hint="eastAsia"/>
              </w:rPr>
              <w:t>2</w:t>
            </w:r>
            <w:r w:rsidRPr="00FB212E" w:rsidR="00554241">
              <w:t>0</w:t>
            </w:r>
          </w:p>
        </w:tc>
      </w:tr>
      <w:tr w:rsidRPr="009E2F46" w:rsidR="00FB212E"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FB212E" w:rsidR="00FB212E" w:rsidP="00591D6B" w:rsidRDefault="00FB212E">
            <w:pPr>
              <w:pStyle w:val="AltB0"/>
            </w:pPr>
            <w:r w:rsidRPr="00FB212E">
              <w:rPr>
                <w:rFonts w:hint="eastAsia"/>
              </w:rPr>
              <w:t>61</w:t>
            </w:r>
          </w:p>
        </w:tc>
        <w:tc>
          <w:tcPr>
            <w:tcW w:w="691" w:type="pct"/>
            <w:tcBorders>
              <w:top w:val="single" w:color="auto" w:sz="4" w:space="0"/>
              <w:left w:val="single" w:color="auto" w:sz="4" w:space="0"/>
              <w:bottom w:val="single" w:color="auto" w:sz="4" w:space="0"/>
              <w:right w:val="single" w:color="auto" w:sz="4" w:space="0"/>
            </w:tcBorders>
          </w:tcPr>
          <w:p w:rsidRPr="00FB212E" w:rsidR="00FB212E" w:rsidP="00591D6B" w:rsidRDefault="00FB212E">
            <w:pPr>
              <w:pStyle w:val="AltB0"/>
            </w:pPr>
            <w:r w:rsidRPr="00FB212E">
              <w:rPr>
                <w:rFonts w:hint="eastAsia"/>
              </w:rPr>
              <w:t>2014-1-</w:t>
            </w:r>
            <w:r w:rsidR="008703CE">
              <w:rPr>
                <w:rFonts w:hint="eastAsia"/>
              </w:rPr>
              <w:t>1</w:t>
            </w:r>
            <w:r w:rsidR="00A158B9">
              <w:rPr>
                <w:rFonts w:hint="eastAsia"/>
              </w:rPr>
              <w:t>7</w:t>
            </w:r>
          </w:p>
        </w:tc>
        <w:tc>
          <w:tcPr>
            <w:tcW w:w="608" w:type="pct"/>
            <w:tcBorders>
              <w:top w:val="single" w:color="auto" w:sz="4" w:space="0"/>
              <w:left w:val="single" w:color="auto" w:sz="4" w:space="0"/>
              <w:bottom w:val="single" w:color="auto" w:sz="4" w:space="0"/>
              <w:right w:val="single" w:color="auto" w:sz="4" w:space="0"/>
            </w:tcBorders>
          </w:tcPr>
          <w:p w:rsidRPr="00FB212E" w:rsidR="00FB212E" w:rsidP="00591D6B" w:rsidRDefault="00FB212E">
            <w:pPr>
              <w:pStyle w:val="AltB0"/>
            </w:pPr>
            <w:r w:rsidRPr="00FB212E">
              <w:rPr>
                <w:rFonts w:hint="eastAsia"/>
              </w:rPr>
              <w:t>V2.2.1</w:t>
            </w:r>
          </w:p>
        </w:tc>
        <w:tc>
          <w:tcPr>
            <w:tcW w:w="638" w:type="pct"/>
            <w:tcBorders>
              <w:top w:val="single" w:color="auto" w:sz="4" w:space="0"/>
              <w:left w:val="single" w:color="auto" w:sz="4" w:space="0"/>
              <w:bottom w:val="single" w:color="auto" w:sz="4" w:space="0"/>
              <w:right w:val="single" w:color="auto" w:sz="4" w:space="0"/>
            </w:tcBorders>
          </w:tcPr>
          <w:p w:rsidRPr="00FB212E" w:rsidR="00FB212E" w:rsidP="00591D6B" w:rsidRDefault="00FB212E">
            <w:pPr>
              <w:pStyle w:val="AltB0"/>
            </w:pPr>
            <w:r w:rsidRPr="00FB212E">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Pr="00FB212E" w:rsidR="00FB212E" w:rsidP="00591D6B" w:rsidRDefault="00FB212E">
            <w:pPr>
              <w:pStyle w:val="AltB0"/>
            </w:pPr>
            <w:r w:rsidRPr="00FB212E">
              <w:t>iTC00008339</w:t>
            </w:r>
            <w:r w:rsidRPr="00FB212E">
              <w:rPr>
                <w:rFonts w:hint="eastAsia"/>
              </w:rPr>
              <w:t xml:space="preserve">, </w:t>
            </w:r>
            <w:r w:rsidRPr="00FB212E">
              <w:t>iTC00008521</w:t>
            </w:r>
            <w:r w:rsidRPr="00FB212E">
              <w:rPr>
                <w:rFonts w:hint="eastAsia"/>
              </w:rPr>
              <w:t xml:space="preserve">, </w:t>
            </w:r>
            <w:r w:rsidRPr="00FB212E">
              <w:t>iTC00008555</w:t>
            </w:r>
            <w:r w:rsidRPr="00FB212E">
              <w:rPr>
                <w:rFonts w:hint="eastAsia"/>
              </w:rPr>
              <w:t xml:space="preserve">, </w:t>
            </w:r>
            <w:r w:rsidRPr="00FB212E">
              <w:t>iTC00008562</w:t>
            </w:r>
            <w:r w:rsidRPr="00FB212E">
              <w:rPr>
                <w:rFonts w:hint="eastAsia"/>
              </w:rPr>
              <w:t xml:space="preserve">, </w:t>
            </w:r>
          </w:p>
          <w:p w:rsidR="00FB212E" w:rsidP="00591D6B" w:rsidRDefault="00FB212E">
            <w:pPr>
              <w:pStyle w:val="AltB0"/>
            </w:pPr>
            <w:r w:rsidRPr="00FB212E">
              <w:t>iTC00008565</w:t>
            </w:r>
            <w:r w:rsidRPr="00FB212E">
              <w:rPr>
                <w:rFonts w:hint="eastAsia"/>
              </w:rPr>
              <w:t>, i</w:t>
            </w:r>
            <w:r w:rsidRPr="00FB212E">
              <w:t>TC00008575</w:t>
            </w:r>
            <w:r w:rsidRPr="00FB212E">
              <w:rPr>
                <w:rFonts w:hint="eastAsia"/>
              </w:rPr>
              <w:t xml:space="preserve">, </w:t>
            </w:r>
            <w:r w:rsidRPr="00FB212E">
              <w:t>iTC00008593</w:t>
            </w:r>
            <w:r w:rsidRPr="00FB212E">
              <w:rPr>
                <w:rFonts w:hint="eastAsia"/>
              </w:rPr>
              <w:t xml:space="preserve">, </w:t>
            </w:r>
            <w:r w:rsidRPr="00FB212E">
              <w:t>iTC00008641</w:t>
            </w:r>
            <w:r w:rsidRPr="00FB212E">
              <w:rPr>
                <w:rFonts w:hint="eastAsia"/>
              </w:rPr>
              <w:t xml:space="preserve">, </w:t>
            </w:r>
          </w:p>
          <w:p w:rsidRPr="00FB212E" w:rsidR="00A158B9" w:rsidP="00591D6B" w:rsidRDefault="00A158B9">
            <w:pPr>
              <w:pStyle w:val="AltB0"/>
            </w:pPr>
            <w:r>
              <w:rPr>
                <w:rFonts w:hint="eastAsia"/>
              </w:rPr>
              <w:t>iTC00008826</w:t>
            </w:r>
          </w:p>
          <w:p w:rsidRPr="00FB212E" w:rsidR="00FB212E" w:rsidP="00FA0FBB" w:rsidRDefault="00554241">
            <w:pPr>
              <w:pStyle w:val="af6"/>
            </w:pPr>
            <w:r>
              <w:object w:dxaOrig="2069" w:dyaOrig="1298">
                <v:shape id="_x0000_i1070" style="width:102.75pt;height:64.5pt" o:ole="" type="#_x0000_t75">
                  <v:imagedata o:title="" r:id="rId182"/>
                </v:shape>
                <o:OLEObject Type="Embed" ProgID="Excel.Sheet.8" ShapeID="_x0000_i1070" DrawAspect="Icon" ObjectID="_1493800000" r:id="rId183"/>
              </w:object>
            </w:r>
          </w:p>
        </w:tc>
      </w:tr>
      <w:tr w:rsidRPr="009E2F46" w:rsidR="00FB212E"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FB212E" w:rsidR="00FB212E" w:rsidP="00591D6B" w:rsidRDefault="00C929D2">
            <w:pPr>
              <w:pStyle w:val="AltB0"/>
            </w:pPr>
            <w:r>
              <w:rPr>
                <w:rFonts w:hint="eastAsia"/>
              </w:rPr>
              <w:t>62</w:t>
            </w:r>
          </w:p>
        </w:tc>
        <w:tc>
          <w:tcPr>
            <w:tcW w:w="691" w:type="pct"/>
            <w:tcBorders>
              <w:top w:val="single" w:color="auto" w:sz="4" w:space="0"/>
              <w:left w:val="single" w:color="auto" w:sz="4" w:space="0"/>
              <w:bottom w:val="single" w:color="auto" w:sz="4" w:space="0"/>
              <w:right w:val="single" w:color="auto" w:sz="4" w:space="0"/>
            </w:tcBorders>
          </w:tcPr>
          <w:p w:rsidRPr="00FB212E" w:rsidR="00FB212E" w:rsidP="00591D6B" w:rsidRDefault="00C929D2">
            <w:pPr>
              <w:pStyle w:val="AltB0"/>
            </w:pPr>
            <w:r>
              <w:rPr>
                <w:rFonts w:hint="eastAsia"/>
              </w:rPr>
              <w:t>2014-</w:t>
            </w:r>
            <w:r w:rsidR="00257495">
              <w:rPr>
                <w:rFonts w:hint="eastAsia"/>
              </w:rPr>
              <w:t>2-</w:t>
            </w:r>
            <w:r w:rsidR="000255B6">
              <w:rPr>
                <w:rFonts w:hint="eastAsia"/>
              </w:rPr>
              <w:t>26</w:t>
            </w:r>
          </w:p>
        </w:tc>
        <w:tc>
          <w:tcPr>
            <w:tcW w:w="608" w:type="pct"/>
            <w:tcBorders>
              <w:top w:val="single" w:color="auto" w:sz="4" w:space="0"/>
              <w:left w:val="single" w:color="auto" w:sz="4" w:space="0"/>
              <w:bottom w:val="single" w:color="auto" w:sz="4" w:space="0"/>
              <w:right w:val="single" w:color="auto" w:sz="4" w:space="0"/>
            </w:tcBorders>
          </w:tcPr>
          <w:p w:rsidRPr="00FB212E" w:rsidR="00FB212E" w:rsidP="00591D6B" w:rsidRDefault="00C929D2">
            <w:pPr>
              <w:pStyle w:val="AltB0"/>
            </w:pPr>
            <w:r>
              <w:rPr>
                <w:rFonts w:hint="eastAsia"/>
              </w:rPr>
              <w:t>V2.2.2</w:t>
            </w:r>
          </w:p>
        </w:tc>
        <w:tc>
          <w:tcPr>
            <w:tcW w:w="638" w:type="pct"/>
            <w:tcBorders>
              <w:top w:val="single" w:color="auto" w:sz="4" w:space="0"/>
              <w:left w:val="single" w:color="auto" w:sz="4" w:space="0"/>
              <w:bottom w:val="single" w:color="auto" w:sz="4" w:space="0"/>
              <w:right w:val="single" w:color="auto" w:sz="4" w:space="0"/>
            </w:tcBorders>
          </w:tcPr>
          <w:p w:rsidRPr="00FB212E" w:rsidR="00FB212E" w:rsidP="00591D6B" w:rsidRDefault="00C929D2">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00FB212E" w:rsidP="00591D6B" w:rsidRDefault="000255B6">
            <w:pPr>
              <w:pStyle w:val="AltB0"/>
            </w:pPr>
            <w:r>
              <w:rPr>
                <w:rFonts w:hint="eastAsia"/>
              </w:rPr>
              <w:t>iTC00008833, iTC00008</w:t>
            </w:r>
            <w:r w:rsidR="00B53277">
              <w:rPr>
                <w:rFonts w:hint="eastAsia"/>
              </w:rPr>
              <w:t>3</w:t>
            </w:r>
            <w:r>
              <w:rPr>
                <w:rFonts w:hint="eastAsia"/>
              </w:rPr>
              <w:t>39</w:t>
            </w:r>
            <w:r w:rsidRPr="000255B6">
              <w:rPr>
                <w:rFonts w:hint="eastAsia"/>
              </w:rPr>
              <w:t>, iTC00008</w:t>
            </w:r>
            <w:r>
              <w:rPr>
                <w:rFonts w:hint="eastAsia"/>
              </w:rPr>
              <w:t>889</w:t>
            </w:r>
            <w:r w:rsidRPr="000255B6">
              <w:rPr>
                <w:rFonts w:hint="eastAsia"/>
              </w:rPr>
              <w:t>, iTC00008</w:t>
            </w:r>
            <w:r>
              <w:rPr>
                <w:rFonts w:hint="eastAsia"/>
              </w:rPr>
              <w:t>890,</w:t>
            </w:r>
          </w:p>
          <w:p w:rsidR="000255B6" w:rsidP="00591D6B" w:rsidRDefault="000255B6">
            <w:pPr>
              <w:pStyle w:val="AltB0"/>
            </w:pPr>
            <w:r w:rsidRPr="000255B6">
              <w:rPr>
                <w:rFonts w:hint="eastAsia"/>
              </w:rPr>
              <w:t>iTC00008</w:t>
            </w:r>
            <w:r>
              <w:rPr>
                <w:rFonts w:hint="eastAsia"/>
              </w:rPr>
              <w:t>895</w:t>
            </w:r>
            <w:r w:rsidRPr="000255B6">
              <w:rPr>
                <w:rFonts w:hint="eastAsia"/>
              </w:rPr>
              <w:t>, iTC00008</w:t>
            </w:r>
            <w:r>
              <w:rPr>
                <w:rFonts w:hint="eastAsia"/>
              </w:rPr>
              <w:t>923</w:t>
            </w:r>
            <w:r w:rsidRPr="000255B6">
              <w:rPr>
                <w:rFonts w:hint="eastAsia"/>
              </w:rPr>
              <w:t>, iTC00008</w:t>
            </w:r>
            <w:r>
              <w:rPr>
                <w:rFonts w:hint="eastAsia"/>
              </w:rPr>
              <w:t>924</w:t>
            </w:r>
            <w:r w:rsidRPr="000255B6">
              <w:rPr>
                <w:rFonts w:hint="eastAsia"/>
              </w:rPr>
              <w:t>, iTC00008</w:t>
            </w:r>
            <w:r>
              <w:rPr>
                <w:rFonts w:hint="eastAsia"/>
              </w:rPr>
              <w:t>925,</w:t>
            </w:r>
          </w:p>
          <w:p w:rsidR="000255B6" w:rsidP="00591D6B" w:rsidRDefault="000255B6">
            <w:pPr>
              <w:pStyle w:val="AltB0"/>
            </w:pPr>
            <w:r w:rsidRPr="000255B6">
              <w:rPr>
                <w:rFonts w:hint="eastAsia"/>
              </w:rPr>
              <w:t>iTC00008</w:t>
            </w:r>
            <w:r>
              <w:rPr>
                <w:rFonts w:hint="eastAsia"/>
              </w:rPr>
              <w:t>926</w:t>
            </w:r>
            <w:r w:rsidRPr="000255B6">
              <w:rPr>
                <w:rFonts w:hint="eastAsia"/>
              </w:rPr>
              <w:t>, iTC00008</w:t>
            </w:r>
            <w:r>
              <w:rPr>
                <w:rFonts w:hint="eastAsia"/>
              </w:rPr>
              <w:t>927</w:t>
            </w:r>
            <w:r w:rsidRPr="000255B6">
              <w:rPr>
                <w:rFonts w:hint="eastAsia"/>
              </w:rPr>
              <w:t>, iTC00008</w:t>
            </w:r>
            <w:r>
              <w:rPr>
                <w:rFonts w:hint="eastAsia"/>
              </w:rPr>
              <w:t>928</w:t>
            </w:r>
          </w:p>
          <w:p w:rsidRPr="00FB212E" w:rsidR="000255B6" w:rsidP="00FA0FBB" w:rsidRDefault="00B53277">
            <w:pPr>
              <w:pStyle w:val="af6"/>
            </w:pPr>
            <w:r>
              <w:object w:dxaOrig="1551" w:dyaOrig="973">
                <v:shape id="_x0000_i1071" style="width:76.5pt;height:48.75pt" o:ole="" type="#_x0000_t75">
                  <v:imagedata o:title="" r:id="rId184"/>
                </v:shape>
                <o:OLEObject Type="Embed" ProgID="Word.Document.12" ShapeID="_x0000_i1071" DrawAspect="Icon" ObjectID="_1493800001" r:id="rId185">
                  <o:FieldCodes>\s</o:FieldCodes>
                </o:OLEObject>
              </w:object>
            </w:r>
          </w:p>
        </w:tc>
      </w:tr>
      <w:tr w:rsidRPr="009E2F46" w:rsidR="00FB212E"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FB212E" w:rsidR="00FB212E" w:rsidP="00591D6B" w:rsidRDefault="00925829">
            <w:pPr>
              <w:pStyle w:val="AltB0"/>
            </w:pPr>
            <w:r>
              <w:rPr>
                <w:rFonts w:hint="eastAsia"/>
              </w:rPr>
              <w:t>63</w:t>
            </w:r>
          </w:p>
        </w:tc>
        <w:tc>
          <w:tcPr>
            <w:tcW w:w="691" w:type="pct"/>
            <w:tcBorders>
              <w:top w:val="single" w:color="auto" w:sz="4" w:space="0"/>
              <w:left w:val="single" w:color="auto" w:sz="4" w:space="0"/>
              <w:bottom w:val="single" w:color="auto" w:sz="4" w:space="0"/>
              <w:right w:val="single" w:color="auto" w:sz="4" w:space="0"/>
            </w:tcBorders>
          </w:tcPr>
          <w:p w:rsidRPr="00FB212E" w:rsidR="00FB212E" w:rsidP="00591D6B" w:rsidRDefault="00925829">
            <w:pPr>
              <w:pStyle w:val="AltB0"/>
            </w:pPr>
            <w:r>
              <w:rPr>
                <w:rFonts w:hint="eastAsia"/>
              </w:rPr>
              <w:t>2014-</w:t>
            </w:r>
            <w:r w:rsidR="00CD4B8A">
              <w:rPr>
                <w:rFonts w:hint="eastAsia"/>
              </w:rPr>
              <w:t>4</w:t>
            </w:r>
            <w:r>
              <w:rPr>
                <w:rFonts w:hint="eastAsia"/>
              </w:rPr>
              <w:t>-</w:t>
            </w:r>
            <w:r w:rsidR="00B7307C">
              <w:rPr>
                <w:rFonts w:hint="eastAsia"/>
              </w:rPr>
              <w:t>4</w:t>
            </w:r>
          </w:p>
        </w:tc>
        <w:tc>
          <w:tcPr>
            <w:tcW w:w="608" w:type="pct"/>
            <w:tcBorders>
              <w:top w:val="single" w:color="auto" w:sz="4" w:space="0"/>
              <w:left w:val="single" w:color="auto" w:sz="4" w:space="0"/>
              <w:bottom w:val="single" w:color="auto" w:sz="4" w:space="0"/>
              <w:right w:val="single" w:color="auto" w:sz="4" w:space="0"/>
            </w:tcBorders>
          </w:tcPr>
          <w:p w:rsidRPr="00FB212E" w:rsidR="00FB212E" w:rsidP="00591D6B" w:rsidRDefault="00925829">
            <w:pPr>
              <w:pStyle w:val="AltB0"/>
            </w:pPr>
            <w:r>
              <w:rPr>
                <w:rFonts w:hint="eastAsia"/>
              </w:rPr>
              <w:t>V2.2.3</w:t>
            </w:r>
          </w:p>
        </w:tc>
        <w:tc>
          <w:tcPr>
            <w:tcW w:w="638" w:type="pct"/>
            <w:tcBorders>
              <w:top w:val="single" w:color="auto" w:sz="4" w:space="0"/>
              <w:left w:val="single" w:color="auto" w:sz="4" w:space="0"/>
              <w:bottom w:val="single" w:color="auto" w:sz="4" w:space="0"/>
              <w:right w:val="single" w:color="auto" w:sz="4" w:space="0"/>
            </w:tcBorders>
          </w:tcPr>
          <w:p w:rsidRPr="00FB212E" w:rsidR="00FB212E" w:rsidP="00591D6B" w:rsidRDefault="004433E4">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00FB212E" w:rsidP="00591D6B" w:rsidRDefault="004433E4">
            <w:pPr>
              <w:pStyle w:val="AltB0"/>
            </w:pPr>
            <w:r>
              <w:rPr>
                <w:rFonts w:hint="eastAsia"/>
              </w:rPr>
              <w:t>iTC00008918, iTC00008926, iTC00009060, iTC00009061,</w:t>
            </w:r>
          </w:p>
          <w:p w:rsidR="004433E4" w:rsidP="00591D6B" w:rsidRDefault="004433E4">
            <w:pPr>
              <w:pStyle w:val="AltB0"/>
            </w:pPr>
            <w:r>
              <w:rPr>
                <w:rFonts w:hint="eastAsia"/>
              </w:rPr>
              <w:t>iTC00009062, iTC00009064, iTC00009066, iTC00009067</w:t>
            </w:r>
            <w:r w:rsidR="008E5CFF">
              <w:rPr>
                <w:rFonts w:hint="eastAsia"/>
              </w:rPr>
              <w:t>,</w:t>
            </w:r>
          </w:p>
          <w:p w:rsidR="008E5CFF" w:rsidP="00591D6B" w:rsidRDefault="008E5CFF">
            <w:pPr>
              <w:pStyle w:val="AltB0"/>
            </w:pPr>
            <w:r>
              <w:rPr>
                <w:rFonts w:hint="eastAsia"/>
              </w:rPr>
              <w:t>iTC00009082</w:t>
            </w:r>
          </w:p>
          <w:p w:rsidRPr="00FB212E" w:rsidR="004433E4" w:rsidP="00FA0FBB" w:rsidRDefault="00B7307C">
            <w:pPr>
              <w:pStyle w:val="af6"/>
            </w:pPr>
            <w:r>
              <w:object w:dxaOrig="1551" w:dyaOrig="973">
                <v:shape id="_x0000_i1072" style="width:76.5pt;height:48.75pt" o:ole="" type="#_x0000_t75">
                  <v:imagedata o:title="" r:id="rId186"/>
                </v:shape>
                <o:OLEObject Type="Embed" ProgID="Word.Document.12" ShapeID="_x0000_i1072" DrawAspect="Icon" ObjectID="_1493800002" r:id="rId187">
                  <o:FieldCodes>\s</o:FieldCodes>
                </o:OLEObject>
              </w:object>
            </w:r>
          </w:p>
        </w:tc>
      </w:tr>
      <w:tr w:rsidRPr="009E2F46" w:rsidR="00FB212E"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FB212E" w:rsidR="00FB212E" w:rsidP="00591D6B" w:rsidRDefault="003B5C67">
            <w:pPr>
              <w:pStyle w:val="AltB0"/>
            </w:pPr>
            <w:r>
              <w:rPr>
                <w:rFonts w:hint="eastAsia"/>
              </w:rPr>
              <w:t>64</w:t>
            </w:r>
          </w:p>
        </w:tc>
        <w:tc>
          <w:tcPr>
            <w:tcW w:w="691" w:type="pct"/>
            <w:tcBorders>
              <w:top w:val="single" w:color="auto" w:sz="4" w:space="0"/>
              <w:left w:val="single" w:color="auto" w:sz="4" w:space="0"/>
              <w:bottom w:val="single" w:color="auto" w:sz="4" w:space="0"/>
              <w:right w:val="single" w:color="auto" w:sz="4" w:space="0"/>
            </w:tcBorders>
          </w:tcPr>
          <w:p w:rsidRPr="00FB212E" w:rsidR="00FB212E" w:rsidP="00591D6B" w:rsidRDefault="00C3011E">
            <w:pPr>
              <w:pStyle w:val="AltB0"/>
            </w:pPr>
            <w:r>
              <w:rPr>
                <w:rFonts w:hint="eastAsia"/>
              </w:rPr>
              <w:t>2014-4-</w:t>
            </w:r>
            <w:r w:rsidR="007C1EE2">
              <w:rPr>
                <w:rFonts w:hint="eastAsia"/>
              </w:rPr>
              <w:t>22</w:t>
            </w:r>
          </w:p>
        </w:tc>
        <w:tc>
          <w:tcPr>
            <w:tcW w:w="608" w:type="pct"/>
            <w:tcBorders>
              <w:top w:val="single" w:color="auto" w:sz="4" w:space="0"/>
              <w:left w:val="single" w:color="auto" w:sz="4" w:space="0"/>
              <w:bottom w:val="single" w:color="auto" w:sz="4" w:space="0"/>
              <w:right w:val="single" w:color="auto" w:sz="4" w:space="0"/>
            </w:tcBorders>
          </w:tcPr>
          <w:p w:rsidRPr="00FB212E" w:rsidR="00FB212E" w:rsidP="00591D6B" w:rsidRDefault="00A668AC">
            <w:pPr>
              <w:pStyle w:val="AltB0"/>
            </w:pPr>
            <w:r>
              <w:rPr>
                <w:rFonts w:hint="eastAsia"/>
              </w:rPr>
              <w:t>V2.2.4</w:t>
            </w:r>
          </w:p>
        </w:tc>
        <w:tc>
          <w:tcPr>
            <w:tcW w:w="638" w:type="pct"/>
            <w:tcBorders>
              <w:top w:val="single" w:color="auto" w:sz="4" w:space="0"/>
              <w:left w:val="single" w:color="auto" w:sz="4" w:space="0"/>
              <w:bottom w:val="single" w:color="auto" w:sz="4" w:space="0"/>
              <w:right w:val="single" w:color="auto" w:sz="4" w:space="0"/>
            </w:tcBorders>
          </w:tcPr>
          <w:p w:rsidRPr="00FB212E" w:rsidR="00FB212E" w:rsidP="00591D6B" w:rsidRDefault="00A668AC">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00FB212E" w:rsidP="008F7D5F" w:rsidRDefault="008F7D5F">
            <w:pPr>
              <w:pStyle w:val="AltB0"/>
            </w:pPr>
            <w:r>
              <w:rPr>
                <w:rFonts w:hint="eastAsia"/>
              </w:rPr>
              <w:t xml:space="preserve">iTC00009064, </w:t>
            </w:r>
            <w:r w:rsidRPr="008F7D5F">
              <w:rPr>
                <w:rFonts w:hint="eastAsia"/>
              </w:rPr>
              <w:t>iTC000090</w:t>
            </w:r>
            <w:r>
              <w:rPr>
                <w:rFonts w:hint="eastAsia"/>
              </w:rPr>
              <w:t>75</w:t>
            </w:r>
            <w:r w:rsidRPr="008F7D5F">
              <w:rPr>
                <w:rFonts w:hint="eastAsia"/>
              </w:rPr>
              <w:t>, iTC000090</w:t>
            </w:r>
            <w:r>
              <w:rPr>
                <w:rFonts w:hint="eastAsia"/>
              </w:rPr>
              <w:t xml:space="preserve">97, </w:t>
            </w:r>
            <w:r w:rsidRPr="008F7D5F">
              <w:rPr>
                <w:rFonts w:hint="eastAsia"/>
              </w:rPr>
              <w:t>iTC00009</w:t>
            </w:r>
            <w:r>
              <w:rPr>
                <w:rFonts w:hint="eastAsia"/>
              </w:rPr>
              <w:t>137,</w:t>
            </w:r>
          </w:p>
          <w:p w:rsidR="008F7D5F" w:rsidP="008F7D5F" w:rsidRDefault="008F7D5F">
            <w:pPr>
              <w:pStyle w:val="AltB0"/>
            </w:pPr>
            <w:r w:rsidRPr="008F7D5F">
              <w:rPr>
                <w:rFonts w:hint="eastAsia"/>
              </w:rPr>
              <w:t>iTC00009</w:t>
            </w:r>
            <w:r>
              <w:rPr>
                <w:rFonts w:hint="eastAsia"/>
              </w:rPr>
              <w:t>139</w:t>
            </w:r>
            <w:r w:rsidRPr="008F7D5F">
              <w:rPr>
                <w:rFonts w:hint="eastAsia"/>
              </w:rPr>
              <w:t>, iTC00009</w:t>
            </w:r>
            <w:r>
              <w:rPr>
                <w:rFonts w:hint="eastAsia"/>
              </w:rPr>
              <w:t>148</w:t>
            </w:r>
          </w:p>
          <w:p w:rsidRPr="008F7D5F" w:rsidR="008F7D5F" w:rsidP="0024105C" w:rsidRDefault="0024105C">
            <w:pPr>
              <w:pStyle w:val="af6"/>
            </w:pPr>
            <w:r>
              <w:object w:dxaOrig="1551" w:dyaOrig="973">
                <v:shape id="_x0000_i1073" style="width:78.75pt;height:48.75pt" o:ole="" type="#_x0000_t75">
                  <v:imagedata o:title="" r:id="rId188"/>
                </v:shape>
                <o:OLEObject Type="Embed" ProgID="Word.Document.12" ShapeID="_x0000_i1073" DrawAspect="Icon" ObjectID="_1493800003" r:id="rId189">
                  <o:FieldCodes>\s</o:FieldCodes>
                </o:OLEObject>
              </w:object>
            </w:r>
          </w:p>
        </w:tc>
      </w:tr>
      <w:tr w:rsidRPr="009E2F46" w:rsidR="003B5C67"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FB212E" w:rsidR="003B5C67" w:rsidP="00591D6B" w:rsidRDefault="00FE3E90">
            <w:pPr>
              <w:pStyle w:val="AltB0"/>
            </w:pPr>
            <w:r>
              <w:rPr>
                <w:rFonts w:hint="eastAsia"/>
              </w:rPr>
              <w:lastRenderedPageBreak/>
              <w:t>65</w:t>
            </w:r>
          </w:p>
        </w:tc>
        <w:tc>
          <w:tcPr>
            <w:tcW w:w="691" w:type="pct"/>
            <w:tcBorders>
              <w:top w:val="single" w:color="auto" w:sz="4" w:space="0"/>
              <w:left w:val="single" w:color="auto" w:sz="4" w:space="0"/>
              <w:bottom w:val="single" w:color="auto" w:sz="4" w:space="0"/>
              <w:right w:val="single" w:color="auto" w:sz="4" w:space="0"/>
            </w:tcBorders>
          </w:tcPr>
          <w:p w:rsidRPr="00FB212E" w:rsidR="003B5C67" w:rsidP="00591D6B" w:rsidRDefault="00FE3E90">
            <w:pPr>
              <w:pStyle w:val="AltB0"/>
            </w:pPr>
            <w:r>
              <w:rPr>
                <w:rFonts w:hint="eastAsia"/>
              </w:rPr>
              <w:t>2014-6-</w:t>
            </w:r>
            <w:r w:rsidR="00A25F59">
              <w:rPr>
                <w:rFonts w:hint="eastAsia"/>
              </w:rPr>
              <w:t>11</w:t>
            </w:r>
          </w:p>
        </w:tc>
        <w:tc>
          <w:tcPr>
            <w:tcW w:w="608" w:type="pct"/>
            <w:tcBorders>
              <w:top w:val="single" w:color="auto" w:sz="4" w:space="0"/>
              <w:left w:val="single" w:color="auto" w:sz="4" w:space="0"/>
              <w:bottom w:val="single" w:color="auto" w:sz="4" w:space="0"/>
              <w:right w:val="single" w:color="auto" w:sz="4" w:space="0"/>
            </w:tcBorders>
          </w:tcPr>
          <w:p w:rsidRPr="00FB212E" w:rsidR="003B5C67" w:rsidP="00591D6B" w:rsidRDefault="00FE3E90">
            <w:pPr>
              <w:pStyle w:val="AltB0"/>
            </w:pPr>
            <w:r>
              <w:rPr>
                <w:rFonts w:hint="eastAsia"/>
              </w:rPr>
              <w:t>V2.2.5</w:t>
            </w:r>
          </w:p>
        </w:tc>
        <w:tc>
          <w:tcPr>
            <w:tcW w:w="638" w:type="pct"/>
            <w:tcBorders>
              <w:top w:val="single" w:color="auto" w:sz="4" w:space="0"/>
              <w:left w:val="single" w:color="auto" w:sz="4" w:space="0"/>
              <w:bottom w:val="single" w:color="auto" w:sz="4" w:space="0"/>
              <w:right w:val="single" w:color="auto" w:sz="4" w:space="0"/>
            </w:tcBorders>
          </w:tcPr>
          <w:p w:rsidRPr="00FB212E" w:rsidR="003B5C67" w:rsidP="00591D6B" w:rsidRDefault="00FE3E90">
            <w:pPr>
              <w:pStyle w:val="AltB0"/>
            </w:pPr>
            <w:r>
              <w:rPr>
                <w:rFonts w:hint="eastAsia"/>
              </w:rPr>
              <w:t>ChangMing</w:t>
            </w:r>
          </w:p>
        </w:tc>
        <w:tc>
          <w:tcPr>
            <w:tcW w:w="2684" w:type="pct"/>
            <w:tcBorders>
              <w:top w:val="single" w:color="auto" w:sz="4" w:space="0"/>
              <w:left w:val="single" w:color="auto" w:sz="4" w:space="0"/>
              <w:bottom w:val="single" w:color="auto" w:sz="4" w:space="0"/>
              <w:right w:val="single" w:color="auto" w:sz="4" w:space="0"/>
            </w:tcBorders>
            <w:vAlign w:val="center"/>
          </w:tcPr>
          <w:p w:rsidR="00A90646" w:rsidP="00FE3E90" w:rsidRDefault="00A90646">
            <w:pPr>
              <w:pStyle w:val="AltB0"/>
            </w:pPr>
            <w:r>
              <w:rPr>
                <w:rFonts w:hint="eastAsia"/>
              </w:rPr>
              <w:t xml:space="preserve">iTC00009062, </w:t>
            </w:r>
            <w:r w:rsidR="00FE3E90">
              <w:rPr>
                <w:rFonts w:hint="eastAsia"/>
              </w:rPr>
              <w:t xml:space="preserve">iTC00009425, iTC00009427, iTC00009458, </w:t>
            </w:r>
          </w:p>
          <w:p w:rsidR="00FE3E90" w:rsidP="00A90646" w:rsidRDefault="00FE3E90">
            <w:pPr>
              <w:pStyle w:val="AltB0"/>
            </w:pPr>
            <w:r>
              <w:rPr>
                <w:rFonts w:hint="eastAsia"/>
              </w:rPr>
              <w:t>iTC00009520,</w:t>
            </w:r>
            <w:r w:rsidR="00A90646">
              <w:rPr>
                <w:rFonts w:hint="eastAsia"/>
              </w:rPr>
              <w:t xml:space="preserve"> </w:t>
            </w:r>
            <w:r>
              <w:rPr>
                <w:rFonts w:hint="eastAsia"/>
              </w:rPr>
              <w:t>iTC00009522,</w:t>
            </w:r>
          </w:p>
          <w:p w:rsidRPr="00FB212E" w:rsidR="00A90646" w:rsidP="00A25F59" w:rsidRDefault="00A25F59">
            <w:pPr>
              <w:pStyle w:val="af6"/>
            </w:pPr>
            <w:r>
              <w:object w:dxaOrig="2040" w:dyaOrig="1298">
                <v:shape id="_x0000_i1074" style="width:102pt;height:65.25pt" o:ole="" type="#_x0000_t75">
                  <v:imagedata o:title="" r:id="rId190"/>
                </v:shape>
                <o:OLEObject Type="Embed" ProgID="Word.Document.12" ShapeID="_x0000_i1074" DrawAspect="Icon" ObjectID="_1493800004" r:id="rId191">
                  <o:FieldCodes>\s</o:FieldCodes>
                </o:OLEObject>
              </w:object>
            </w:r>
          </w:p>
        </w:tc>
      </w:tr>
      <w:tr w:rsidRPr="009E2F46" w:rsidR="003B5C67" w:rsidTr="002E6D72">
        <w:trPr>
          <w:trHeight w:val="397"/>
          <w:jc w:val="center"/>
        </w:trPr>
        <w:tc>
          <w:tcPr>
            <w:tcW w:w="379" w:type="pct"/>
            <w:tcBorders>
              <w:top w:val="single" w:color="auto" w:sz="4" w:space="0"/>
              <w:left w:val="single" w:color="auto" w:sz="4" w:space="0"/>
              <w:bottom w:val="single" w:color="auto" w:sz="4" w:space="0"/>
              <w:right w:val="single" w:color="auto" w:sz="4" w:space="0"/>
            </w:tcBorders>
          </w:tcPr>
          <w:p w:rsidRPr="00FB212E" w:rsidR="003B5C67" w:rsidP="00591D6B" w:rsidRDefault="00232A72">
            <w:pPr>
              <w:pStyle w:val="AltB0"/>
            </w:pPr>
            <w:ins w:author="常鸣" w:date="2014-07-02T15:03:00Z" w:id="17">
              <w:r>
                <w:rPr>
                  <w:rFonts w:hint="eastAsia"/>
                </w:rPr>
                <w:t>66</w:t>
              </w:r>
            </w:ins>
          </w:p>
        </w:tc>
        <w:tc>
          <w:tcPr>
            <w:tcW w:w="691" w:type="pct"/>
            <w:tcBorders>
              <w:top w:val="single" w:color="auto" w:sz="4" w:space="0"/>
              <w:left w:val="single" w:color="auto" w:sz="4" w:space="0"/>
              <w:bottom w:val="single" w:color="auto" w:sz="4" w:space="0"/>
              <w:right w:val="single" w:color="auto" w:sz="4" w:space="0"/>
            </w:tcBorders>
          </w:tcPr>
          <w:p w:rsidRPr="00FB212E" w:rsidR="003B5C67" w:rsidP="00591D6B" w:rsidRDefault="00232A72">
            <w:pPr>
              <w:pStyle w:val="AltB0"/>
            </w:pPr>
            <w:ins w:author="常鸣" w:date="2014-07-02T15:03:00Z" w:id="18">
              <w:r>
                <w:rPr>
                  <w:rFonts w:hint="eastAsia"/>
                </w:rPr>
                <w:t>2014-7-</w:t>
              </w:r>
            </w:ins>
            <w:ins w:author="常鸣" w:date="2014-07-04T09:35:00Z" w:id="19">
              <w:r w:rsidR="001376AA">
                <w:rPr>
                  <w:rFonts w:hint="eastAsia"/>
                </w:rPr>
                <w:t>4</w:t>
              </w:r>
            </w:ins>
          </w:p>
        </w:tc>
        <w:tc>
          <w:tcPr>
            <w:tcW w:w="608" w:type="pct"/>
            <w:tcBorders>
              <w:top w:val="single" w:color="auto" w:sz="4" w:space="0"/>
              <w:left w:val="single" w:color="auto" w:sz="4" w:space="0"/>
              <w:bottom w:val="single" w:color="auto" w:sz="4" w:space="0"/>
              <w:right w:val="single" w:color="auto" w:sz="4" w:space="0"/>
            </w:tcBorders>
          </w:tcPr>
          <w:p w:rsidRPr="00FB212E" w:rsidR="003B5C67" w:rsidP="00591D6B" w:rsidRDefault="00232A72">
            <w:pPr>
              <w:pStyle w:val="AltB0"/>
            </w:pPr>
            <w:ins w:author="常鸣" w:date="2014-07-02T15:04:00Z" w:id="20">
              <w:r>
                <w:rPr>
                  <w:rFonts w:hint="eastAsia"/>
                </w:rPr>
                <w:t>V2.2.6</w:t>
              </w:r>
            </w:ins>
          </w:p>
        </w:tc>
        <w:tc>
          <w:tcPr>
            <w:tcW w:w="638" w:type="pct"/>
            <w:tcBorders>
              <w:top w:val="single" w:color="auto" w:sz="4" w:space="0"/>
              <w:left w:val="single" w:color="auto" w:sz="4" w:space="0"/>
              <w:bottom w:val="single" w:color="auto" w:sz="4" w:space="0"/>
              <w:right w:val="single" w:color="auto" w:sz="4" w:space="0"/>
            </w:tcBorders>
          </w:tcPr>
          <w:p w:rsidRPr="00FB212E" w:rsidR="003B5C67" w:rsidP="00591D6B" w:rsidRDefault="00232A72">
            <w:pPr>
              <w:pStyle w:val="AltB0"/>
            </w:pPr>
            <w:ins w:author="常鸣" w:date="2014-07-02T15:04:00Z" w:id="21">
              <w:r>
                <w:rPr>
                  <w:rFonts w:hint="eastAsia"/>
                </w:rPr>
                <w:t>ChangMing</w:t>
              </w:r>
            </w:ins>
          </w:p>
        </w:tc>
        <w:tc>
          <w:tcPr>
            <w:tcW w:w="2684" w:type="pct"/>
            <w:tcBorders>
              <w:top w:val="single" w:color="auto" w:sz="4" w:space="0"/>
              <w:left w:val="single" w:color="auto" w:sz="4" w:space="0"/>
              <w:bottom w:val="single" w:color="auto" w:sz="4" w:space="0"/>
              <w:right w:val="single" w:color="auto" w:sz="4" w:space="0"/>
            </w:tcBorders>
            <w:vAlign w:val="center"/>
          </w:tcPr>
          <w:p w:rsidR="003B5C67" w:rsidP="00591D6B" w:rsidRDefault="00232A72">
            <w:pPr>
              <w:pStyle w:val="AltB0"/>
              <w:rPr>
                <w:ins w:author="常鸣" w:date="2014-07-02T15:09:00Z" w:id="22"/>
              </w:rPr>
            </w:pPr>
            <w:ins w:author="常鸣" w:date="2014-07-02T15:09:00Z" w:id="23">
              <w:r w:rsidRPr="00232A72">
                <w:rPr>
                  <w:rFonts w:hint="eastAsia"/>
                </w:rPr>
                <w:t>iTC00009427</w:t>
              </w:r>
              <w:r>
                <w:rPr>
                  <w:rFonts w:hint="eastAsia"/>
                </w:rPr>
                <w:t xml:space="preserve">, </w:t>
              </w:r>
              <w:r w:rsidRPr="00232A72">
                <w:rPr>
                  <w:rFonts w:hint="eastAsia"/>
                </w:rPr>
                <w:t>iTC00009627</w:t>
              </w:r>
              <w:r>
                <w:rPr>
                  <w:rFonts w:hint="eastAsia"/>
                </w:rPr>
                <w:t>,</w:t>
              </w:r>
              <w:r>
                <w:rPr>
                  <w:rFonts w:hint="eastAsia" w:ascii="微软雅黑" w:hAnsi="微软雅黑" w:eastAsia="微软雅黑"/>
                </w:rPr>
                <w:t xml:space="preserve"> </w:t>
              </w:r>
              <w:r w:rsidRPr="00232A72">
                <w:rPr>
                  <w:rFonts w:hint="eastAsia"/>
                </w:rPr>
                <w:t>iTC00009724</w:t>
              </w:r>
              <w:r>
                <w:rPr>
                  <w:rFonts w:hint="eastAsia"/>
                </w:rPr>
                <w:t>,</w:t>
              </w:r>
              <w:r>
                <w:rPr>
                  <w:rFonts w:hint="eastAsia" w:ascii="微软雅黑" w:hAnsi="微软雅黑" w:eastAsia="微软雅黑"/>
                </w:rPr>
                <w:t xml:space="preserve"> </w:t>
              </w:r>
              <w:r w:rsidRPr="00232A72">
                <w:rPr>
                  <w:rFonts w:hint="eastAsia"/>
                </w:rPr>
                <w:t>iTC00009726</w:t>
              </w:r>
            </w:ins>
          </w:p>
          <w:p w:rsidR="00232A72" w:rsidP="00591D6B" w:rsidRDefault="00232A72">
            <w:pPr>
              <w:pStyle w:val="AltB0"/>
              <w:rPr>
                <w:ins w:author="常鸣" w:date="2014-07-04T09:34:00Z" w:id="24"/>
              </w:rPr>
            </w:pPr>
            <w:ins w:author="常鸣" w:date="2014-07-02T15:09:00Z" w:id="25">
              <w:r w:rsidRPr="00232A72">
                <w:rPr>
                  <w:rFonts w:hint="eastAsia"/>
                </w:rPr>
                <w:t>iTC00009728</w:t>
              </w:r>
              <w:r>
                <w:rPr>
                  <w:rFonts w:hint="eastAsia"/>
                </w:rPr>
                <w:t>,</w:t>
              </w:r>
              <w:r>
                <w:rPr>
                  <w:rFonts w:hint="eastAsia" w:ascii="微软雅黑" w:hAnsi="微软雅黑" w:eastAsia="微软雅黑"/>
                </w:rPr>
                <w:t xml:space="preserve"> </w:t>
              </w:r>
              <w:r w:rsidRPr="00232A72">
                <w:rPr>
                  <w:rFonts w:hint="eastAsia"/>
                </w:rPr>
                <w:t>iTC00009730</w:t>
              </w:r>
            </w:ins>
            <w:ins w:author="常鸣" w:date="2014-07-04T09:34:00Z" w:id="26">
              <w:r w:rsidR="001376AA">
                <w:rPr>
                  <w:rFonts w:hint="eastAsia"/>
                </w:rPr>
                <w:t>, iTC00009745</w:t>
              </w:r>
            </w:ins>
          </w:p>
          <w:bookmarkStart w:name="_MON_1465973009" w:id="27"/>
          <w:bookmarkEnd w:id="27"/>
          <w:p w:rsidRPr="00FB212E" w:rsidR="001376AA" w:rsidP="001376AA" w:rsidRDefault="001376AA">
            <w:pPr>
              <w:pStyle w:val="af6"/>
            </w:pPr>
            <w:ins w:author="常鸣" w:date="2014-07-04T09:35:00Z" w:id="28">
              <w:r>
                <w:object w:dxaOrig="1531" w:dyaOrig="972">
                  <v:shape id="_x0000_i1075" style="width:76.5pt;height:48.75pt" o:ole="" type="#_x0000_t75">
                    <v:imagedata o:title="" r:id="rId192"/>
                  </v:shape>
                  <o:OLEObject Type="Embed" ProgID="Word.Document.12" ShapeID="_x0000_i1075" DrawAspect="Icon" ObjectID="_1493800005" r:id="rId193">
                    <o:FieldCodes>\s</o:FieldCodes>
                  </o:OLEObject>
                </w:object>
              </w:r>
            </w:ins>
          </w:p>
        </w:tc>
      </w:tr>
      <w:tr w:rsidRPr="009E2F46" w:rsidR="00232A72" w:rsidTr="002E6D72">
        <w:trPr>
          <w:trHeight w:val="397"/>
          <w:jc w:val="center"/>
          <w:ins w:author="常鸣" w:date="2014-07-02T15:03:00Z" w:id="29"/>
        </w:trPr>
        <w:tc>
          <w:tcPr>
            <w:tcW w:w="379" w:type="pct"/>
            <w:tcBorders>
              <w:top w:val="single" w:color="auto" w:sz="4" w:space="0"/>
              <w:left w:val="single" w:color="auto" w:sz="4" w:space="0"/>
              <w:bottom w:val="single" w:color="auto" w:sz="4" w:space="0"/>
              <w:right w:val="single" w:color="auto" w:sz="4" w:space="0"/>
            </w:tcBorders>
          </w:tcPr>
          <w:p w:rsidRPr="00FB212E" w:rsidR="00232A72" w:rsidP="00591D6B" w:rsidRDefault="00232A72">
            <w:pPr>
              <w:pStyle w:val="AltB0"/>
              <w:rPr>
                <w:ins w:author="常鸣" w:date="2014-07-02T15:03:00Z" w:id="30"/>
              </w:rPr>
            </w:pPr>
          </w:p>
        </w:tc>
        <w:tc>
          <w:tcPr>
            <w:tcW w:w="691" w:type="pct"/>
            <w:tcBorders>
              <w:top w:val="single" w:color="auto" w:sz="4" w:space="0"/>
              <w:left w:val="single" w:color="auto" w:sz="4" w:space="0"/>
              <w:bottom w:val="single" w:color="auto" w:sz="4" w:space="0"/>
              <w:right w:val="single" w:color="auto" w:sz="4" w:space="0"/>
            </w:tcBorders>
          </w:tcPr>
          <w:p w:rsidRPr="00FB212E" w:rsidR="00232A72" w:rsidP="00591D6B" w:rsidRDefault="00232A72">
            <w:pPr>
              <w:pStyle w:val="AltB0"/>
              <w:rPr>
                <w:ins w:author="常鸣" w:date="2014-07-02T15:03:00Z" w:id="31"/>
              </w:rPr>
            </w:pPr>
          </w:p>
        </w:tc>
        <w:tc>
          <w:tcPr>
            <w:tcW w:w="608" w:type="pct"/>
            <w:tcBorders>
              <w:top w:val="single" w:color="auto" w:sz="4" w:space="0"/>
              <w:left w:val="single" w:color="auto" w:sz="4" w:space="0"/>
              <w:bottom w:val="single" w:color="auto" w:sz="4" w:space="0"/>
              <w:right w:val="single" w:color="auto" w:sz="4" w:space="0"/>
            </w:tcBorders>
          </w:tcPr>
          <w:p w:rsidRPr="00FB212E" w:rsidR="00232A72" w:rsidP="00591D6B" w:rsidRDefault="00232A72">
            <w:pPr>
              <w:pStyle w:val="AltB0"/>
              <w:rPr>
                <w:ins w:author="常鸣" w:date="2014-07-02T15:03:00Z" w:id="32"/>
              </w:rPr>
            </w:pPr>
          </w:p>
        </w:tc>
        <w:tc>
          <w:tcPr>
            <w:tcW w:w="638" w:type="pct"/>
            <w:tcBorders>
              <w:top w:val="single" w:color="auto" w:sz="4" w:space="0"/>
              <w:left w:val="single" w:color="auto" w:sz="4" w:space="0"/>
              <w:bottom w:val="single" w:color="auto" w:sz="4" w:space="0"/>
              <w:right w:val="single" w:color="auto" w:sz="4" w:space="0"/>
            </w:tcBorders>
          </w:tcPr>
          <w:p w:rsidRPr="00FB212E" w:rsidR="00232A72" w:rsidP="00591D6B" w:rsidRDefault="00232A72">
            <w:pPr>
              <w:pStyle w:val="AltB0"/>
              <w:rPr>
                <w:ins w:author="常鸣" w:date="2014-07-02T15:03:00Z" w:id="33"/>
              </w:rPr>
            </w:pPr>
          </w:p>
        </w:tc>
        <w:tc>
          <w:tcPr>
            <w:tcW w:w="2684" w:type="pct"/>
            <w:tcBorders>
              <w:top w:val="single" w:color="auto" w:sz="4" w:space="0"/>
              <w:left w:val="single" w:color="auto" w:sz="4" w:space="0"/>
              <w:bottom w:val="single" w:color="auto" w:sz="4" w:space="0"/>
              <w:right w:val="single" w:color="auto" w:sz="4" w:space="0"/>
            </w:tcBorders>
            <w:vAlign w:val="center"/>
          </w:tcPr>
          <w:p w:rsidRPr="00FB212E" w:rsidR="00232A72" w:rsidP="00591D6B" w:rsidRDefault="00232A72">
            <w:pPr>
              <w:pStyle w:val="AltB0"/>
              <w:rPr>
                <w:ins w:author="常鸣" w:date="2014-07-02T15:03:00Z" w:id="34"/>
              </w:rPr>
            </w:pPr>
          </w:p>
        </w:tc>
      </w:tr>
      <w:tr w:rsidRPr="009E2F46" w:rsidR="00232A72" w:rsidTr="002E6D72">
        <w:trPr>
          <w:trHeight w:val="397"/>
          <w:jc w:val="center"/>
          <w:ins w:author="常鸣" w:date="2014-07-02T15:03:00Z" w:id="35"/>
        </w:trPr>
        <w:tc>
          <w:tcPr>
            <w:tcW w:w="379" w:type="pct"/>
            <w:tcBorders>
              <w:top w:val="single" w:color="auto" w:sz="4" w:space="0"/>
              <w:left w:val="single" w:color="auto" w:sz="4" w:space="0"/>
              <w:bottom w:val="single" w:color="auto" w:sz="4" w:space="0"/>
              <w:right w:val="single" w:color="auto" w:sz="4" w:space="0"/>
            </w:tcBorders>
          </w:tcPr>
          <w:p w:rsidRPr="00FB212E" w:rsidR="00232A72" w:rsidP="00591D6B" w:rsidRDefault="00232A72">
            <w:pPr>
              <w:pStyle w:val="AltB0"/>
              <w:rPr>
                <w:ins w:author="常鸣" w:date="2014-07-02T15:03:00Z" w:id="36"/>
              </w:rPr>
            </w:pPr>
          </w:p>
        </w:tc>
        <w:tc>
          <w:tcPr>
            <w:tcW w:w="691" w:type="pct"/>
            <w:tcBorders>
              <w:top w:val="single" w:color="auto" w:sz="4" w:space="0"/>
              <w:left w:val="single" w:color="auto" w:sz="4" w:space="0"/>
              <w:bottom w:val="single" w:color="auto" w:sz="4" w:space="0"/>
              <w:right w:val="single" w:color="auto" w:sz="4" w:space="0"/>
            </w:tcBorders>
          </w:tcPr>
          <w:p w:rsidRPr="00FB212E" w:rsidR="00232A72" w:rsidP="00591D6B" w:rsidRDefault="00232A72">
            <w:pPr>
              <w:pStyle w:val="AltB0"/>
              <w:rPr>
                <w:ins w:author="常鸣" w:date="2014-07-02T15:03:00Z" w:id="37"/>
              </w:rPr>
            </w:pPr>
          </w:p>
        </w:tc>
        <w:tc>
          <w:tcPr>
            <w:tcW w:w="608" w:type="pct"/>
            <w:tcBorders>
              <w:top w:val="single" w:color="auto" w:sz="4" w:space="0"/>
              <w:left w:val="single" w:color="auto" w:sz="4" w:space="0"/>
              <w:bottom w:val="single" w:color="auto" w:sz="4" w:space="0"/>
              <w:right w:val="single" w:color="auto" w:sz="4" w:space="0"/>
            </w:tcBorders>
          </w:tcPr>
          <w:p w:rsidRPr="00FB212E" w:rsidR="00232A72" w:rsidP="00591D6B" w:rsidRDefault="00232A72">
            <w:pPr>
              <w:pStyle w:val="AltB0"/>
              <w:rPr>
                <w:ins w:author="常鸣" w:date="2014-07-02T15:03:00Z" w:id="38"/>
              </w:rPr>
            </w:pPr>
          </w:p>
        </w:tc>
        <w:tc>
          <w:tcPr>
            <w:tcW w:w="638" w:type="pct"/>
            <w:tcBorders>
              <w:top w:val="single" w:color="auto" w:sz="4" w:space="0"/>
              <w:left w:val="single" w:color="auto" w:sz="4" w:space="0"/>
              <w:bottom w:val="single" w:color="auto" w:sz="4" w:space="0"/>
              <w:right w:val="single" w:color="auto" w:sz="4" w:space="0"/>
            </w:tcBorders>
          </w:tcPr>
          <w:p w:rsidRPr="00FB212E" w:rsidR="00232A72" w:rsidP="00591D6B" w:rsidRDefault="00232A72">
            <w:pPr>
              <w:pStyle w:val="AltB0"/>
              <w:rPr>
                <w:ins w:author="常鸣" w:date="2014-07-02T15:03:00Z" w:id="39"/>
              </w:rPr>
            </w:pPr>
          </w:p>
        </w:tc>
        <w:tc>
          <w:tcPr>
            <w:tcW w:w="2684" w:type="pct"/>
            <w:tcBorders>
              <w:top w:val="single" w:color="auto" w:sz="4" w:space="0"/>
              <w:left w:val="single" w:color="auto" w:sz="4" w:space="0"/>
              <w:bottom w:val="single" w:color="auto" w:sz="4" w:space="0"/>
              <w:right w:val="single" w:color="auto" w:sz="4" w:space="0"/>
            </w:tcBorders>
            <w:vAlign w:val="center"/>
          </w:tcPr>
          <w:p w:rsidRPr="00FB212E" w:rsidR="00232A72" w:rsidP="00591D6B" w:rsidRDefault="00232A72">
            <w:pPr>
              <w:pStyle w:val="AltB0"/>
              <w:rPr>
                <w:ins w:author="常鸣" w:date="2014-07-02T15:03:00Z" w:id="40"/>
              </w:rPr>
            </w:pPr>
          </w:p>
        </w:tc>
      </w:tr>
    </w:tbl>
    <w:p w:rsidRPr="00972074" w:rsidR="00DC5FC3" w:rsidP="00972074" w:rsidRDefault="00DC5FC3">
      <w:r w:rsidRPr="00972074">
        <w:br w:type="page"/>
      </w:r>
    </w:p>
    <w:p w:rsidR="00DC5FC3" w:rsidP="00DC5FC3" w:rsidRDefault="00DC5FC3">
      <w:pPr>
        <w:pStyle w:val="af2"/>
        <w:spacing w:before="156" w:after="156"/>
      </w:pPr>
      <w:r w:rsidRPr="00106D69">
        <w:rPr>
          <w:rFonts w:hint="eastAsia"/>
        </w:rPr>
        <w:lastRenderedPageBreak/>
        <w:t>CONTENTS</w:t>
      </w:r>
    </w:p>
    <w:bookmarkStart w:name="_Hlt349031614" w:id="41"/>
    <w:bookmarkEnd w:id="41"/>
    <w:p w:rsidRPr="00387B4B" w:rsidR="00DE178B" w:rsidRDefault="00DC5FC3">
      <w:pPr>
        <w:pStyle w:val="10"/>
        <w:tabs>
          <w:tab w:val="left" w:pos="420"/>
        </w:tabs>
        <w:rPr>
          <w:rFonts w:ascii="Calibri" w:hAnsi="Calibri"/>
          <w:b w:val="0"/>
          <w:bCs w:val="0"/>
          <w:caps w:val="0"/>
          <w:szCs w:val="22"/>
        </w:rPr>
      </w:pPr>
      <w:r w:rsidRPr="00972074">
        <w:fldChar w:fldCharType="begin"/>
      </w:r>
      <w:r w:rsidRPr="00972074">
        <w:instrText xml:space="preserve"> </w:instrText>
      </w:r>
      <w:r w:rsidRPr="00972074">
        <w:rPr>
          <w:rFonts w:hint="eastAsia"/>
        </w:rPr>
        <w:instrText>TOC \o "1-2" \h \z \u</w:instrText>
      </w:r>
      <w:r w:rsidRPr="00972074">
        <w:instrText xml:space="preserve"> </w:instrText>
      </w:r>
      <w:r w:rsidRPr="00972074">
        <w:fldChar w:fldCharType="separate"/>
      </w:r>
      <w:hyperlink w:history="1" w:anchor="_Toc392229890">
        <w:r w:rsidRPr="00257922" w:rsidR="00DE178B">
          <w:rPr>
            <w:rStyle w:val="ac"/>
          </w:rPr>
          <w:t>1</w:t>
        </w:r>
        <w:r w:rsidRPr="00387B4B" w:rsidR="00DE178B">
          <w:rPr>
            <w:rFonts w:ascii="Calibri" w:hAnsi="Calibri"/>
            <w:b w:val="0"/>
            <w:bCs w:val="0"/>
            <w:caps w:val="0"/>
            <w:szCs w:val="22"/>
          </w:rPr>
          <w:tab/>
        </w:r>
        <w:r w:rsidRPr="00257922" w:rsidR="00DE178B">
          <w:rPr>
            <w:rStyle w:val="ac"/>
          </w:rPr>
          <w:t>GENERAL DESCRIPTION</w:t>
        </w:r>
        <w:r w:rsidR="00DE178B">
          <w:rPr>
            <w:webHidden/>
          </w:rPr>
          <w:tab/>
        </w:r>
        <w:r w:rsidR="00DE178B">
          <w:rPr>
            <w:webHidden/>
          </w:rPr>
          <w:fldChar w:fldCharType="begin"/>
        </w:r>
        <w:r w:rsidR="00DE178B">
          <w:rPr>
            <w:webHidden/>
          </w:rPr>
          <w:instrText xml:space="preserve"> PAGEREF _Toc392229890 \h </w:instrText>
        </w:r>
        <w:r w:rsidR="00DE178B">
          <w:rPr>
            <w:webHidden/>
          </w:rPr>
        </w:r>
        <w:r w:rsidR="00DE178B">
          <w:rPr>
            <w:webHidden/>
          </w:rPr>
          <w:fldChar w:fldCharType="separate"/>
        </w:r>
        <w:r w:rsidR="00DE178B">
          <w:rPr>
            <w:webHidden/>
          </w:rPr>
          <w:t>16</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891">
        <w:r w:rsidRPr="00257922" w:rsidR="00DE178B">
          <w:rPr>
            <w:rStyle w:val="ac"/>
          </w:rPr>
          <w:t>1.1</w:t>
        </w:r>
        <w:r w:rsidRPr="00387B4B" w:rsidR="00DE178B">
          <w:rPr>
            <w:rFonts w:ascii="Calibri" w:hAnsi="Calibri"/>
            <w:smallCaps w:val="0"/>
            <w:szCs w:val="22"/>
          </w:rPr>
          <w:tab/>
        </w:r>
        <w:r w:rsidRPr="00257922" w:rsidR="00DE178B">
          <w:rPr>
            <w:rStyle w:val="ac"/>
          </w:rPr>
          <w:t>Purpose of the Document</w:t>
        </w:r>
        <w:r w:rsidR="00DE178B">
          <w:rPr>
            <w:webHidden/>
          </w:rPr>
          <w:tab/>
        </w:r>
        <w:r w:rsidR="00DE178B">
          <w:rPr>
            <w:webHidden/>
          </w:rPr>
          <w:fldChar w:fldCharType="begin"/>
        </w:r>
        <w:r w:rsidR="00DE178B">
          <w:rPr>
            <w:webHidden/>
          </w:rPr>
          <w:instrText xml:space="preserve"> PAGEREF _Toc392229891 \h </w:instrText>
        </w:r>
        <w:r w:rsidR="00DE178B">
          <w:rPr>
            <w:webHidden/>
          </w:rPr>
        </w:r>
        <w:r w:rsidR="00DE178B">
          <w:rPr>
            <w:webHidden/>
          </w:rPr>
          <w:fldChar w:fldCharType="separate"/>
        </w:r>
        <w:r w:rsidR="00DE178B">
          <w:rPr>
            <w:webHidden/>
          </w:rPr>
          <w:t>16</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892">
        <w:r w:rsidRPr="00257922" w:rsidR="00DE178B">
          <w:rPr>
            <w:rStyle w:val="ac"/>
          </w:rPr>
          <w:t>1.2</w:t>
        </w:r>
        <w:r w:rsidRPr="00387B4B" w:rsidR="00DE178B">
          <w:rPr>
            <w:rFonts w:ascii="Calibri" w:hAnsi="Calibri"/>
            <w:smallCaps w:val="0"/>
            <w:szCs w:val="22"/>
          </w:rPr>
          <w:tab/>
        </w:r>
        <w:r w:rsidRPr="00257922" w:rsidR="00DE178B">
          <w:rPr>
            <w:rStyle w:val="ac"/>
          </w:rPr>
          <w:t>Field of Application</w:t>
        </w:r>
        <w:r w:rsidR="00DE178B">
          <w:rPr>
            <w:webHidden/>
          </w:rPr>
          <w:tab/>
        </w:r>
        <w:r w:rsidR="00DE178B">
          <w:rPr>
            <w:webHidden/>
          </w:rPr>
          <w:fldChar w:fldCharType="begin"/>
        </w:r>
        <w:r w:rsidR="00DE178B">
          <w:rPr>
            <w:webHidden/>
          </w:rPr>
          <w:instrText xml:space="preserve"> PAGEREF _Toc392229892 \h </w:instrText>
        </w:r>
        <w:r w:rsidR="00DE178B">
          <w:rPr>
            <w:webHidden/>
          </w:rPr>
        </w:r>
        <w:r w:rsidR="00DE178B">
          <w:rPr>
            <w:webHidden/>
          </w:rPr>
          <w:fldChar w:fldCharType="separate"/>
        </w:r>
        <w:r w:rsidR="00DE178B">
          <w:rPr>
            <w:webHidden/>
          </w:rPr>
          <w:t>16</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893">
        <w:r w:rsidRPr="00257922" w:rsidR="00DE178B">
          <w:rPr>
            <w:rStyle w:val="ac"/>
          </w:rPr>
          <w:t>1.3</w:t>
        </w:r>
        <w:r w:rsidRPr="00387B4B" w:rsidR="00DE178B">
          <w:rPr>
            <w:rFonts w:ascii="Calibri" w:hAnsi="Calibri"/>
            <w:smallCaps w:val="0"/>
            <w:szCs w:val="22"/>
          </w:rPr>
          <w:tab/>
        </w:r>
        <w:r w:rsidRPr="00257922" w:rsidR="00DE178B">
          <w:rPr>
            <w:rStyle w:val="ac"/>
          </w:rPr>
          <w:t>Identification of the Last Requirement Defined</w:t>
        </w:r>
        <w:r w:rsidR="00DE178B">
          <w:rPr>
            <w:webHidden/>
          </w:rPr>
          <w:tab/>
        </w:r>
        <w:r w:rsidR="00DE178B">
          <w:rPr>
            <w:webHidden/>
          </w:rPr>
          <w:fldChar w:fldCharType="begin"/>
        </w:r>
        <w:r w:rsidR="00DE178B">
          <w:rPr>
            <w:webHidden/>
          </w:rPr>
          <w:instrText xml:space="preserve"> PAGEREF _Toc392229893 \h </w:instrText>
        </w:r>
        <w:r w:rsidR="00DE178B">
          <w:rPr>
            <w:webHidden/>
          </w:rPr>
        </w:r>
        <w:r w:rsidR="00DE178B">
          <w:rPr>
            <w:webHidden/>
          </w:rPr>
          <w:fldChar w:fldCharType="separate"/>
        </w:r>
        <w:r w:rsidR="00DE178B">
          <w:rPr>
            <w:webHidden/>
          </w:rPr>
          <w:t>16</w:t>
        </w:r>
        <w:r w:rsidR="00DE178B">
          <w:rPr>
            <w:webHidden/>
          </w:rPr>
          <w:fldChar w:fldCharType="end"/>
        </w:r>
      </w:hyperlink>
    </w:p>
    <w:p w:rsidRPr="00387B4B" w:rsidR="00DE178B" w:rsidRDefault="00532AED">
      <w:pPr>
        <w:pStyle w:val="10"/>
        <w:tabs>
          <w:tab w:val="left" w:pos="420"/>
        </w:tabs>
        <w:rPr>
          <w:rFonts w:ascii="Calibri" w:hAnsi="Calibri"/>
          <w:b w:val="0"/>
          <w:bCs w:val="0"/>
          <w:caps w:val="0"/>
          <w:szCs w:val="22"/>
        </w:rPr>
      </w:pPr>
      <w:hyperlink w:history="1" w:anchor="_Toc392229894">
        <w:r w:rsidRPr="00257922" w:rsidR="00DE178B">
          <w:rPr>
            <w:rStyle w:val="ac"/>
          </w:rPr>
          <w:t>2</w:t>
        </w:r>
        <w:r w:rsidRPr="00387B4B" w:rsidR="00DE178B">
          <w:rPr>
            <w:rFonts w:ascii="Calibri" w:hAnsi="Calibri"/>
            <w:b w:val="0"/>
            <w:bCs w:val="0"/>
            <w:caps w:val="0"/>
            <w:szCs w:val="22"/>
          </w:rPr>
          <w:tab/>
        </w:r>
        <w:r w:rsidRPr="00257922" w:rsidR="00DE178B">
          <w:rPr>
            <w:rStyle w:val="ac"/>
          </w:rPr>
          <w:t>SYSTEM CONTEXT</w:t>
        </w:r>
        <w:r w:rsidR="00DE178B">
          <w:rPr>
            <w:webHidden/>
          </w:rPr>
          <w:tab/>
        </w:r>
        <w:r w:rsidR="00DE178B">
          <w:rPr>
            <w:webHidden/>
          </w:rPr>
          <w:fldChar w:fldCharType="begin"/>
        </w:r>
        <w:r w:rsidR="00DE178B">
          <w:rPr>
            <w:webHidden/>
          </w:rPr>
          <w:instrText xml:space="preserve"> PAGEREF _Toc392229894 \h </w:instrText>
        </w:r>
        <w:r w:rsidR="00DE178B">
          <w:rPr>
            <w:webHidden/>
          </w:rPr>
        </w:r>
        <w:r w:rsidR="00DE178B">
          <w:rPr>
            <w:webHidden/>
          </w:rPr>
          <w:fldChar w:fldCharType="separate"/>
        </w:r>
        <w:r w:rsidR="00DE178B">
          <w:rPr>
            <w:webHidden/>
          </w:rPr>
          <w:t>17</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895">
        <w:r w:rsidRPr="00257922" w:rsidR="00DE178B">
          <w:rPr>
            <w:rStyle w:val="ac"/>
          </w:rPr>
          <w:t>2.1</w:t>
        </w:r>
        <w:r w:rsidRPr="00387B4B" w:rsidR="00DE178B">
          <w:rPr>
            <w:rFonts w:ascii="Calibri" w:hAnsi="Calibri"/>
            <w:smallCaps w:val="0"/>
            <w:szCs w:val="22"/>
          </w:rPr>
          <w:tab/>
        </w:r>
        <w:r w:rsidRPr="00257922" w:rsidR="00DE178B">
          <w:rPr>
            <w:rStyle w:val="ac"/>
          </w:rPr>
          <w:t>Purpose</w:t>
        </w:r>
        <w:r w:rsidR="00DE178B">
          <w:rPr>
            <w:webHidden/>
          </w:rPr>
          <w:tab/>
        </w:r>
        <w:r w:rsidR="00DE178B">
          <w:rPr>
            <w:webHidden/>
          </w:rPr>
          <w:fldChar w:fldCharType="begin"/>
        </w:r>
        <w:r w:rsidR="00DE178B">
          <w:rPr>
            <w:webHidden/>
          </w:rPr>
          <w:instrText xml:space="preserve"> PAGEREF _Toc392229895 \h </w:instrText>
        </w:r>
        <w:r w:rsidR="00DE178B">
          <w:rPr>
            <w:webHidden/>
          </w:rPr>
        </w:r>
        <w:r w:rsidR="00DE178B">
          <w:rPr>
            <w:webHidden/>
          </w:rPr>
          <w:fldChar w:fldCharType="separate"/>
        </w:r>
        <w:r w:rsidR="00DE178B">
          <w:rPr>
            <w:webHidden/>
          </w:rPr>
          <w:t>17</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896">
        <w:r w:rsidRPr="00257922" w:rsidR="00DE178B">
          <w:rPr>
            <w:rStyle w:val="ac"/>
          </w:rPr>
          <w:t>2.2</w:t>
        </w:r>
        <w:r w:rsidRPr="00387B4B" w:rsidR="00DE178B">
          <w:rPr>
            <w:rFonts w:ascii="Calibri" w:hAnsi="Calibri"/>
            <w:smallCaps w:val="0"/>
            <w:szCs w:val="22"/>
          </w:rPr>
          <w:tab/>
        </w:r>
        <w:r w:rsidRPr="00257922" w:rsidR="00DE178B">
          <w:rPr>
            <w:rStyle w:val="ac"/>
          </w:rPr>
          <w:t>Assumptions</w:t>
        </w:r>
        <w:r w:rsidR="00DE178B">
          <w:rPr>
            <w:webHidden/>
          </w:rPr>
          <w:tab/>
        </w:r>
        <w:r w:rsidR="00DE178B">
          <w:rPr>
            <w:webHidden/>
          </w:rPr>
          <w:fldChar w:fldCharType="begin"/>
        </w:r>
        <w:r w:rsidR="00DE178B">
          <w:rPr>
            <w:webHidden/>
          </w:rPr>
          <w:instrText xml:space="preserve"> PAGEREF _Toc392229896 \h </w:instrText>
        </w:r>
        <w:r w:rsidR="00DE178B">
          <w:rPr>
            <w:webHidden/>
          </w:rPr>
        </w:r>
        <w:r w:rsidR="00DE178B">
          <w:rPr>
            <w:webHidden/>
          </w:rPr>
          <w:fldChar w:fldCharType="separate"/>
        </w:r>
        <w:r w:rsidR="00DE178B">
          <w:rPr>
            <w:webHidden/>
          </w:rPr>
          <w:t>17</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897">
        <w:r w:rsidRPr="00257922" w:rsidR="00DE178B">
          <w:rPr>
            <w:rStyle w:val="ac"/>
          </w:rPr>
          <w:t>2.3</w:t>
        </w:r>
        <w:r w:rsidRPr="00387B4B" w:rsidR="00DE178B">
          <w:rPr>
            <w:rFonts w:ascii="Calibri" w:hAnsi="Calibri"/>
            <w:smallCaps w:val="0"/>
            <w:szCs w:val="22"/>
          </w:rPr>
          <w:tab/>
        </w:r>
        <w:r w:rsidRPr="00257922" w:rsidR="00DE178B">
          <w:rPr>
            <w:rStyle w:val="ac"/>
          </w:rPr>
          <w:t>Application and Reference Documents</w:t>
        </w:r>
        <w:r w:rsidR="00DE178B">
          <w:rPr>
            <w:webHidden/>
          </w:rPr>
          <w:tab/>
        </w:r>
        <w:r w:rsidR="00DE178B">
          <w:rPr>
            <w:webHidden/>
          </w:rPr>
          <w:fldChar w:fldCharType="begin"/>
        </w:r>
        <w:r w:rsidR="00DE178B">
          <w:rPr>
            <w:webHidden/>
          </w:rPr>
          <w:instrText xml:space="preserve"> PAGEREF _Toc392229897 \h </w:instrText>
        </w:r>
        <w:r w:rsidR="00DE178B">
          <w:rPr>
            <w:webHidden/>
          </w:rPr>
        </w:r>
        <w:r w:rsidR="00DE178B">
          <w:rPr>
            <w:webHidden/>
          </w:rPr>
          <w:fldChar w:fldCharType="separate"/>
        </w:r>
        <w:r w:rsidR="00DE178B">
          <w:rPr>
            <w:webHidden/>
          </w:rPr>
          <w:t>18</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898">
        <w:r w:rsidRPr="00257922" w:rsidR="00DE178B">
          <w:rPr>
            <w:rStyle w:val="ac"/>
          </w:rPr>
          <w:t>2.4</w:t>
        </w:r>
        <w:r w:rsidRPr="00387B4B" w:rsidR="00DE178B">
          <w:rPr>
            <w:rFonts w:ascii="Calibri" w:hAnsi="Calibri"/>
            <w:smallCaps w:val="0"/>
            <w:szCs w:val="22"/>
          </w:rPr>
          <w:tab/>
        </w:r>
        <w:r w:rsidRPr="00257922" w:rsidR="00DE178B">
          <w:rPr>
            <w:rStyle w:val="ac"/>
          </w:rPr>
          <w:t>Abbreviations and Defines</w:t>
        </w:r>
        <w:r w:rsidR="00DE178B">
          <w:rPr>
            <w:webHidden/>
          </w:rPr>
          <w:tab/>
        </w:r>
        <w:r w:rsidR="00DE178B">
          <w:rPr>
            <w:webHidden/>
          </w:rPr>
          <w:fldChar w:fldCharType="begin"/>
        </w:r>
        <w:r w:rsidR="00DE178B">
          <w:rPr>
            <w:webHidden/>
          </w:rPr>
          <w:instrText xml:space="preserve"> PAGEREF _Toc392229898 \h </w:instrText>
        </w:r>
        <w:r w:rsidR="00DE178B">
          <w:rPr>
            <w:webHidden/>
          </w:rPr>
        </w:r>
        <w:r w:rsidR="00DE178B">
          <w:rPr>
            <w:webHidden/>
          </w:rPr>
          <w:fldChar w:fldCharType="separate"/>
        </w:r>
        <w:r w:rsidR="00DE178B">
          <w:rPr>
            <w:webHidden/>
          </w:rPr>
          <w:t>19</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899">
        <w:r w:rsidRPr="00257922" w:rsidR="00DE178B">
          <w:rPr>
            <w:rStyle w:val="ac"/>
          </w:rPr>
          <w:t>2.5</w:t>
        </w:r>
        <w:r w:rsidRPr="00387B4B" w:rsidR="00DE178B">
          <w:rPr>
            <w:rFonts w:ascii="Calibri" w:hAnsi="Calibri"/>
            <w:smallCaps w:val="0"/>
            <w:szCs w:val="22"/>
          </w:rPr>
          <w:tab/>
        </w:r>
        <w:r w:rsidRPr="00257922" w:rsidR="00DE178B">
          <w:rPr>
            <w:rStyle w:val="ac"/>
          </w:rPr>
          <w:t>Conventions</w:t>
        </w:r>
        <w:r w:rsidR="00DE178B">
          <w:rPr>
            <w:webHidden/>
          </w:rPr>
          <w:tab/>
        </w:r>
        <w:r w:rsidR="00DE178B">
          <w:rPr>
            <w:webHidden/>
          </w:rPr>
          <w:fldChar w:fldCharType="begin"/>
        </w:r>
        <w:r w:rsidR="00DE178B">
          <w:rPr>
            <w:webHidden/>
          </w:rPr>
          <w:instrText xml:space="preserve"> PAGEREF _Toc392229899 \h </w:instrText>
        </w:r>
        <w:r w:rsidR="00DE178B">
          <w:rPr>
            <w:webHidden/>
          </w:rPr>
        </w:r>
        <w:r w:rsidR="00DE178B">
          <w:rPr>
            <w:webHidden/>
          </w:rPr>
          <w:fldChar w:fldCharType="separate"/>
        </w:r>
        <w:r w:rsidR="00DE178B">
          <w:rPr>
            <w:webHidden/>
          </w:rPr>
          <w:t>19</w:t>
        </w:r>
        <w:r w:rsidR="00DE178B">
          <w:rPr>
            <w:webHidden/>
          </w:rPr>
          <w:fldChar w:fldCharType="end"/>
        </w:r>
      </w:hyperlink>
    </w:p>
    <w:p w:rsidRPr="00387B4B" w:rsidR="00DE178B" w:rsidRDefault="00532AED">
      <w:pPr>
        <w:pStyle w:val="10"/>
        <w:tabs>
          <w:tab w:val="left" w:pos="420"/>
        </w:tabs>
        <w:rPr>
          <w:rFonts w:ascii="Calibri" w:hAnsi="Calibri"/>
          <w:b w:val="0"/>
          <w:bCs w:val="0"/>
          <w:caps w:val="0"/>
          <w:szCs w:val="22"/>
        </w:rPr>
      </w:pPr>
      <w:hyperlink w:history="1" w:anchor="_Toc392229900">
        <w:r w:rsidRPr="00257922" w:rsidR="00DE178B">
          <w:rPr>
            <w:rStyle w:val="ac"/>
          </w:rPr>
          <w:t>3</w:t>
        </w:r>
        <w:r w:rsidRPr="00387B4B" w:rsidR="00DE178B">
          <w:rPr>
            <w:rFonts w:ascii="Calibri" w:hAnsi="Calibri"/>
            <w:b w:val="0"/>
            <w:bCs w:val="0"/>
            <w:caps w:val="0"/>
            <w:szCs w:val="22"/>
          </w:rPr>
          <w:tab/>
        </w:r>
        <w:r w:rsidRPr="00257922" w:rsidR="00DE178B">
          <w:rPr>
            <w:rStyle w:val="ac"/>
          </w:rPr>
          <w:t>GENERAL CONSTRAINTS</w:t>
        </w:r>
        <w:r w:rsidR="00DE178B">
          <w:rPr>
            <w:webHidden/>
          </w:rPr>
          <w:tab/>
        </w:r>
        <w:r w:rsidR="00DE178B">
          <w:rPr>
            <w:webHidden/>
          </w:rPr>
          <w:fldChar w:fldCharType="begin"/>
        </w:r>
        <w:r w:rsidR="00DE178B">
          <w:rPr>
            <w:webHidden/>
          </w:rPr>
          <w:instrText xml:space="preserve"> PAGEREF _Toc392229900 \h </w:instrText>
        </w:r>
        <w:r w:rsidR="00DE178B">
          <w:rPr>
            <w:webHidden/>
          </w:rPr>
        </w:r>
        <w:r w:rsidR="00DE178B">
          <w:rPr>
            <w:webHidden/>
          </w:rPr>
          <w:fldChar w:fldCharType="separate"/>
        </w:r>
        <w:r w:rsidR="00DE178B">
          <w:rPr>
            <w:webHidden/>
          </w:rPr>
          <w:t>21</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01">
        <w:r w:rsidRPr="00257922" w:rsidR="00DE178B">
          <w:rPr>
            <w:rStyle w:val="ac"/>
          </w:rPr>
          <w:t>3.1</w:t>
        </w:r>
        <w:r w:rsidRPr="00387B4B" w:rsidR="00DE178B">
          <w:rPr>
            <w:rFonts w:ascii="Calibri" w:hAnsi="Calibri"/>
            <w:smallCaps w:val="0"/>
            <w:szCs w:val="22"/>
          </w:rPr>
          <w:tab/>
        </w:r>
        <w:r w:rsidRPr="00257922" w:rsidR="00DE178B">
          <w:rPr>
            <w:rStyle w:val="ac"/>
          </w:rPr>
          <w:t>User Characteristics</w:t>
        </w:r>
        <w:r w:rsidR="00DE178B">
          <w:rPr>
            <w:webHidden/>
          </w:rPr>
          <w:tab/>
        </w:r>
        <w:r w:rsidR="00DE178B">
          <w:rPr>
            <w:webHidden/>
          </w:rPr>
          <w:fldChar w:fldCharType="begin"/>
        </w:r>
        <w:r w:rsidR="00DE178B">
          <w:rPr>
            <w:webHidden/>
          </w:rPr>
          <w:instrText xml:space="preserve"> PAGEREF _Toc392229901 \h </w:instrText>
        </w:r>
        <w:r w:rsidR="00DE178B">
          <w:rPr>
            <w:webHidden/>
          </w:rPr>
        </w:r>
        <w:r w:rsidR="00DE178B">
          <w:rPr>
            <w:webHidden/>
          </w:rPr>
          <w:fldChar w:fldCharType="separate"/>
        </w:r>
        <w:r w:rsidR="00DE178B">
          <w:rPr>
            <w:webHidden/>
          </w:rPr>
          <w:t>21</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02">
        <w:r w:rsidRPr="00257922" w:rsidR="00DE178B">
          <w:rPr>
            <w:rStyle w:val="ac"/>
          </w:rPr>
          <w:t>3.2</w:t>
        </w:r>
        <w:r w:rsidRPr="00387B4B" w:rsidR="00DE178B">
          <w:rPr>
            <w:rFonts w:ascii="Calibri" w:hAnsi="Calibri"/>
            <w:smallCaps w:val="0"/>
            <w:szCs w:val="22"/>
          </w:rPr>
          <w:tab/>
        </w:r>
        <w:r w:rsidRPr="00257922" w:rsidR="00DE178B">
          <w:rPr>
            <w:rStyle w:val="ac"/>
          </w:rPr>
          <w:t>Safety Requirements</w:t>
        </w:r>
        <w:r w:rsidR="00DE178B">
          <w:rPr>
            <w:webHidden/>
          </w:rPr>
          <w:tab/>
        </w:r>
        <w:r w:rsidR="00DE178B">
          <w:rPr>
            <w:webHidden/>
          </w:rPr>
          <w:fldChar w:fldCharType="begin"/>
        </w:r>
        <w:r w:rsidR="00DE178B">
          <w:rPr>
            <w:webHidden/>
          </w:rPr>
          <w:instrText xml:space="preserve"> PAGEREF _Toc392229902 \h </w:instrText>
        </w:r>
        <w:r w:rsidR="00DE178B">
          <w:rPr>
            <w:webHidden/>
          </w:rPr>
        </w:r>
        <w:r w:rsidR="00DE178B">
          <w:rPr>
            <w:webHidden/>
          </w:rPr>
          <w:fldChar w:fldCharType="separate"/>
        </w:r>
        <w:r w:rsidR="00DE178B">
          <w:rPr>
            <w:webHidden/>
          </w:rPr>
          <w:t>21</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03">
        <w:r w:rsidRPr="00257922" w:rsidR="00DE178B">
          <w:rPr>
            <w:rStyle w:val="ac"/>
          </w:rPr>
          <w:t>3.3</w:t>
        </w:r>
        <w:r w:rsidRPr="00387B4B" w:rsidR="00DE178B">
          <w:rPr>
            <w:rFonts w:ascii="Calibri" w:hAnsi="Calibri"/>
            <w:smallCaps w:val="0"/>
            <w:szCs w:val="22"/>
          </w:rPr>
          <w:tab/>
        </w:r>
        <w:r w:rsidRPr="00257922" w:rsidR="00DE178B">
          <w:rPr>
            <w:rStyle w:val="ac"/>
          </w:rPr>
          <w:t>Production Constraints</w:t>
        </w:r>
        <w:r w:rsidR="00DE178B">
          <w:rPr>
            <w:webHidden/>
          </w:rPr>
          <w:tab/>
        </w:r>
        <w:r w:rsidR="00DE178B">
          <w:rPr>
            <w:webHidden/>
          </w:rPr>
          <w:fldChar w:fldCharType="begin"/>
        </w:r>
        <w:r w:rsidR="00DE178B">
          <w:rPr>
            <w:webHidden/>
          </w:rPr>
          <w:instrText xml:space="preserve"> PAGEREF _Toc392229903 \h </w:instrText>
        </w:r>
        <w:r w:rsidR="00DE178B">
          <w:rPr>
            <w:webHidden/>
          </w:rPr>
        </w:r>
        <w:r w:rsidR="00DE178B">
          <w:rPr>
            <w:webHidden/>
          </w:rPr>
          <w:fldChar w:fldCharType="separate"/>
        </w:r>
        <w:r w:rsidR="00DE178B">
          <w:rPr>
            <w:webHidden/>
          </w:rPr>
          <w:t>21</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04">
        <w:r w:rsidRPr="00257922" w:rsidR="00DE178B">
          <w:rPr>
            <w:rStyle w:val="ac"/>
          </w:rPr>
          <w:t>3.4</w:t>
        </w:r>
        <w:r w:rsidRPr="00387B4B" w:rsidR="00DE178B">
          <w:rPr>
            <w:rFonts w:ascii="Calibri" w:hAnsi="Calibri"/>
            <w:smallCaps w:val="0"/>
            <w:szCs w:val="22"/>
          </w:rPr>
          <w:tab/>
        </w:r>
        <w:r w:rsidRPr="00257922" w:rsidR="00DE178B">
          <w:rPr>
            <w:rStyle w:val="ac"/>
          </w:rPr>
          <w:t>VCP Constraints</w:t>
        </w:r>
        <w:r w:rsidR="00DE178B">
          <w:rPr>
            <w:webHidden/>
          </w:rPr>
          <w:tab/>
        </w:r>
        <w:r w:rsidR="00DE178B">
          <w:rPr>
            <w:webHidden/>
          </w:rPr>
          <w:fldChar w:fldCharType="begin"/>
        </w:r>
        <w:r w:rsidR="00DE178B">
          <w:rPr>
            <w:webHidden/>
          </w:rPr>
          <w:instrText xml:space="preserve"> PAGEREF _Toc392229904 \h </w:instrText>
        </w:r>
        <w:r w:rsidR="00DE178B">
          <w:rPr>
            <w:webHidden/>
          </w:rPr>
        </w:r>
        <w:r w:rsidR="00DE178B">
          <w:rPr>
            <w:webHidden/>
          </w:rPr>
          <w:fldChar w:fldCharType="separate"/>
        </w:r>
        <w:r w:rsidR="00DE178B">
          <w:rPr>
            <w:webHidden/>
          </w:rPr>
          <w:t>22</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05">
        <w:r w:rsidRPr="00257922" w:rsidR="00DE178B">
          <w:rPr>
            <w:rStyle w:val="ac"/>
          </w:rPr>
          <w:t>3.5</w:t>
        </w:r>
        <w:r w:rsidRPr="00387B4B" w:rsidR="00DE178B">
          <w:rPr>
            <w:rFonts w:ascii="Calibri" w:hAnsi="Calibri"/>
            <w:smallCaps w:val="0"/>
            <w:szCs w:val="22"/>
          </w:rPr>
          <w:tab/>
        </w:r>
        <w:r w:rsidRPr="00257922" w:rsidR="00DE178B">
          <w:rPr>
            <w:rStyle w:val="ac"/>
          </w:rPr>
          <w:t>Quality Requirements</w:t>
        </w:r>
        <w:r w:rsidR="00DE178B">
          <w:rPr>
            <w:webHidden/>
          </w:rPr>
          <w:tab/>
        </w:r>
        <w:r w:rsidR="00DE178B">
          <w:rPr>
            <w:webHidden/>
          </w:rPr>
          <w:fldChar w:fldCharType="begin"/>
        </w:r>
        <w:r w:rsidR="00DE178B">
          <w:rPr>
            <w:webHidden/>
          </w:rPr>
          <w:instrText xml:space="preserve"> PAGEREF _Toc392229905 \h </w:instrText>
        </w:r>
        <w:r w:rsidR="00DE178B">
          <w:rPr>
            <w:webHidden/>
          </w:rPr>
        </w:r>
        <w:r w:rsidR="00DE178B">
          <w:rPr>
            <w:webHidden/>
          </w:rPr>
          <w:fldChar w:fldCharType="separate"/>
        </w:r>
        <w:r w:rsidR="00DE178B">
          <w:rPr>
            <w:webHidden/>
          </w:rPr>
          <w:t>28</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06">
        <w:r w:rsidRPr="00257922" w:rsidR="00DE178B">
          <w:rPr>
            <w:rStyle w:val="ac"/>
          </w:rPr>
          <w:t>3.6</w:t>
        </w:r>
        <w:r w:rsidRPr="00387B4B" w:rsidR="00DE178B">
          <w:rPr>
            <w:rFonts w:ascii="Calibri" w:hAnsi="Calibri"/>
            <w:smallCaps w:val="0"/>
            <w:szCs w:val="22"/>
          </w:rPr>
          <w:tab/>
        </w:r>
        <w:r w:rsidRPr="00257922" w:rsidR="00DE178B">
          <w:rPr>
            <w:rStyle w:val="ac"/>
          </w:rPr>
          <w:t>Performance</w:t>
        </w:r>
        <w:r w:rsidR="00DE178B">
          <w:rPr>
            <w:webHidden/>
          </w:rPr>
          <w:tab/>
        </w:r>
        <w:r w:rsidR="00DE178B">
          <w:rPr>
            <w:webHidden/>
          </w:rPr>
          <w:fldChar w:fldCharType="begin"/>
        </w:r>
        <w:r w:rsidR="00DE178B">
          <w:rPr>
            <w:webHidden/>
          </w:rPr>
          <w:instrText xml:space="preserve"> PAGEREF _Toc392229906 \h </w:instrText>
        </w:r>
        <w:r w:rsidR="00DE178B">
          <w:rPr>
            <w:webHidden/>
          </w:rPr>
        </w:r>
        <w:r w:rsidR="00DE178B">
          <w:rPr>
            <w:webHidden/>
          </w:rPr>
          <w:fldChar w:fldCharType="separate"/>
        </w:r>
        <w:r w:rsidR="00DE178B">
          <w:rPr>
            <w:webHidden/>
          </w:rPr>
          <w:t>28</w:t>
        </w:r>
        <w:r w:rsidR="00DE178B">
          <w:rPr>
            <w:webHidden/>
          </w:rPr>
          <w:fldChar w:fldCharType="end"/>
        </w:r>
      </w:hyperlink>
    </w:p>
    <w:p w:rsidRPr="00387B4B" w:rsidR="00DE178B" w:rsidRDefault="00532AED">
      <w:pPr>
        <w:pStyle w:val="10"/>
        <w:tabs>
          <w:tab w:val="left" w:pos="420"/>
        </w:tabs>
        <w:rPr>
          <w:rFonts w:ascii="Calibri" w:hAnsi="Calibri"/>
          <w:b w:val="0"/>
          <w:bCs w:val="0"/>
          <w:caps w:val="0"/>
          <w:szCs w:val="22"/>
        </w:rPr>
      </w:pPr>
      <w:hyperlink w:history="1" w:anchor="_Toc392229907">
        <w:r w:rsidRPr="00257922" w:rsidR="00DE178B">
          <w:rPr>
            <w:rStyle w:val="ac"/>
          </w:rPr>
          <w:t>4</w:t>
        </w:r>
        <w:r w:rsidRPr="00387B4B" w:rsidR="00DE178B">
          <w:rPr>
            <w:rFonts w:ascii="Calibri" w:hAnsi="Calibri"/>
            <w:b w:val="0"/>
            <w:bCs w:val="0"/>
            <w:caps w:val="0"/>
            <w:szCs w:val="22"/>
          </w:rPr>
          <w:tab/>
        </w:r>
        <w:r w:rsidRPr="00257922" w:rsidR="00DE178B">
          <w:rPr>
            <w:rStyle w:val="ac"/>
          </w:rPr>
          <w:t>INTERFACE SPECIFICATIONS</w:t>
        </w:r>
        <w:r w:rsidR="00DE178B">
          <w:rPr>
            <w:webHidden/>
          </w:rPr>
          <w:tab/>
        </w:r>
        <w:r w:rsidR="00DE178B">
          <w:rPr>
            <w:webHidden/>
          </w:rPr>
          <w:fldChar w:fldCharType="begin"/>
        </w:r>
        <w:r w:rsidR="00DE178B">
          <w:rPr>
            <w:webHidden/>
          </w:rPr>
          <w:instrText xml:space="preserve"> PAGEREF _Toc392229907 \h </w:instrText>
        </w:r>
        <w:r w:rsidR="00DE178B">
          <w:rPr>
            <w:webHidden/>
          </w:rPr>
        </w:r>
        <w:r w:rsidR="00DE178B">
          <w:rPr>
            <w:webHidden/>
          </w:rPr>
          <w:fldChar w:fldCharType="separate"/>
        </w:r>
        <w:r w:rsidR="00DE178B">
          <w:rPr>
            <w:webHidden/>
          </w:rPr>
          <w:t>30</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08">
        <w:r w:rsidRPr="00257922" w:rsidR="00DE178B">
          <w:rPr>
            <w:rStyle w:val="ac"/>
          </w:rPr>
          <w:t>4.1</w:t>
        </w:r>
        <w:r w:rsidRPr="00387B4B" w:rsidR="00DE178B">
          <w:rPr>
            <w:rFonts w:ascii="Calibri" w:hAnsi="Calibri"/>
            <w:smallCaps w:val="0"/>
            <w:szCs w:val="22"/>
          </w:rPr>
          <w:tab/>
        </w:r>
        <w:r w:rsidRPr="00257922" w:rsidR="00DE178B">
          <w:rPr>
            <w:rStyle w:val="ac"/>
          </w:rPr>
          <w:t>List of Interface</w:t>
        </w:r>
        <w:r w:rsidR="00DE178B">
          <w:rPr>
            <w:webHidden/>
          </w:rPr>
          <w:tab/>
        </w:r>
        <w:r w:rsidR="00DE178B">
          <w:rPr>
            <w:webHidden/>
          </w:rPr>
          <w:fldChar w:fldCharType="begin"/>
        </w:r>
        <w:r w:rsidR="00DE178B">
          <w:rPr>
            <w:webHidden/>
          </w:rPr>
          <w:instrText xml:space="preserve"> PAGEREF _Toc392229908 \h </w:instrText>
        </w:r>
        <w:r w:rsidR="00DE178B">
          <w:rPr>
            <w:webHidden/>
          </w:rPr>
        </w:r>
        <w:r w:rsidR="00DE178B">
          <w:rPr>
            <w:webHidden/>
          </w:rPr>
          <w:fldChar w:fldCharType="separate"/>
        </w:r>
        <w:r w:rsidR="00DE178B">
          <w:rPr>
            <w:webHidden/>
          </w:rPr>
          <w:t>30</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09">
        <w:r w:rsidRPr="00257922" w:rsidR="00DE178B">
          <w:rPr>
            <w:rStyle w:val="ac"/>
          </w:rPr>
          <w:t>4.2</w:t>
        </w:r>
        <w:r w:rsidRPr="00387B4B" w:rsidR="00DE178B">
          <w:rPr>
            <w:rFonts w:ascii="Calibri" w:hAnsi="Calibri"/>
            <w:smallCaps w:val="0"/>
            <w:szCs w:val="22"/>
          </w:rPr>
          <w:tab/>
        </w:r>
        <w:r w:rsidRPr="00257922" w:rsidR="00DE178B">
          <w:rPr>
            <w:rStyle w:val="ac"/>
          </w:rPr>
          <w:t>Interface with CC Data Plug</w:t>
        </w:r>
        <w:r w:rsidR="00DE178B">
          <w:rPr>
            <w:webHidden/>
          </w:rPr>
          <w:tab/>
        </w:r>
        <w:r w:rsidR="00DE178B">
          <w:rPr>
            <w:webHidden/>
          </w:rPr>
          <w:fldChar w:fldCharType="begin"/>
        </w:r>
        <w:r w:rsidR="00DE178B">
          <w:rPr>
            <w:webHidden/>
          </w:rPr>
          <w:instrText xml:space="preserve"> PAGEREF _Toc392229909 \h </w:instrText>
        </w:r>
        <w:r w:rsidR="00DE178B">
          <w:rPr>
            <w:webHidden/>
          </w:rPr>
        </w:r>
        <w:r w:rsidR="00DE178B">
          <w:rPr>
            <w:webHidden/>
          </w:rPr>
          <w:fldChar w:fldCharType="separate"/>
        </w:r>
        <w:r w:rsidR="00DE178B">
          <w:rPr>
            <w:webHidden/>
          </w:rPr>
          <w:t>31</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10">
        <w:r w:rsidRPr="00257922" w:rsidR="00DE178B">
          <w:rPr>
            <w:rStyle w:val="ac"/>
          </w:rPr>
          <w:t>4.3</w:t>
        </w:r>
        <w:r w:rsidRPr="00387B4B" w:rsidR="00DE178B">
          <w:rPr>
            <w:rFonts w:ascii="Calibri" w:hAnsi="Calibri"/>
            <w:smallCaps w:val="0"/>
            <w:szCs w:val="22"/>
          </w:rPr>
          <w:tab/>
        </w:r>
        <w:r w:rsidRPr="00257922" w:rsidR="00DE178B">
          <w:rPr>
            <w:rStyle w:val="ac"/>
          </w:rPr>
          <w:t>Interface with VPB</w:t>
        </w:r>
        <w:r w:rsidR="00DE178B">
          <w:rPr>
            <w:webHidden/>
          </w:rPr>
          <w:tab/>
        </w:r>
        <w:r w:rsidR="00DE178B">
          <w:rPr>
            <w:webHidden/>
          </w:rPr>
          <w:fldChar w:fldCharType="begin"/>
        </w:r>
        <w:r w:rsidR="00DE178B">
          <w:rPr>
            <w:webHidden/>
          </w:rPr>
          <w:instrText xml:space="preserve"> PAGEREF _Toc392229910 \h </w:instrText>
        </w:r>
        <w:r w:rsidR="00DE178B">
          <w:rPr>
            <w:webHidden/>
          </w:rPr>
        </w:r>
        <w:r w:rsidR="00DE178B">
          <w:rPr>
            <w:webHidden/>
          </w:rPr>
          <w:fldChar w:fldCharType="separate"/>
        </w:r>
        <w:r w:rsidR="00DE178B">
          <w:rPr>
            <w:webHidden/>
          </w:rPr>
          <w:t>32</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11">
        <w:r w:rsidRPr="00257922" w:rsidR="00DE178B">
          <w:rPr>
            <w:rStyle w:val="ac"/>
          </w:rPr>
          <w:t>4.4</w:t>
        </w:r>
        <w:r w:rsidRPr="00387B4B" w:rsidR="00DE178B">
          <w:rPr>
            <w:rFonts w:ascii="Calibri" w:hAnsi="Calibri"/>
            <w:smallCaps w:val="0"/>
            <w:szCs w:val="22"/>
          </w:rPr>
          <w:tab/>
        </w:r>
        <w:r w:rsidRPr="00257922" w:rsidR="00DE178B">
          <w:rPr>
            <w:rStyle w:val="ac"/>
          </w:rPr>
          <w:t>Interface with CC Non Vital</w:t>
        </w:r>
        <w:r w:rsidR="00DE178B">
          <w:rPr>
            <w:webHidden/>
          </w:rPr>
          <w:tab/>
        </w:r>
        <w:r w:rsidR="00DE178B">
          <w:rPr>
            <w:webHidden/>
          </w:rPr>
          <w:fldChar w:fldCharType="begin"/>
        </w:r>
        <w:r w:rsidR="00DE178B">
          <w:rPr>
            <w:webHidden/>
          </w:rPr>
          <w:instrText xml:space="preserve"> PAGEREF _Toc392229911 \h </w:instrText>
        </w:r>
        <w:r w:rsidR="00DE178B">
          <w:rPr>
            <w:webHidden/>
          </w:rPr>
        </w:r>
        <w:r w:rsidR="00DE178B">
          <w:rPr>
            <w:webHidden/>
          </w:rPr>
          <w:fldChar w:fldCharType="separate"/>
        </w:r>
        <w:r w:rsidR="00DE178B">
          <w:rPr>
            <w:webHidden/>
          </w:rPr>
          <w:t>34</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12">
        <w:r w:rsidRPr="00257922" w:rsidR="00DE178B">
          <w:rPr>
            <w:rStyle w:val="ac"/>
          </w:rPr>
          <w:t>4.5</w:t>
        </w:r>
        <w:r w:rsidRPr="00387B4B" w:rsidR="00DE178B">
          <w:rPr>
            <w:rFonts w:ascii="Calibri" w:hAnsi="Calibri"/>
            <w:smallCaps w:val="0"/>
            <w:szCs w:val="22"/>
          </w:rPr>
          <w:tab/>
        </w:r>
        <w:r w:rsidRPr="00257922" w:rsidR="00DE178B">
          <w:rPr>
            <w:rStyle w:val="ac"/>
          </w:rPr>
          <w:t>Interface with Distant ATP</w:t>
        </w:r>
        <w:r w:rsidR="00DE178B">
          <w:rPr>
            <w:webHidden/>
          </w:rPr>
          <w:tab/>
        </w:r>
        <w:r w:rsidR="00DE178B">
          <w:rPr>
            <w:webHidden/>
          </w:rPr>
          <w:fldChar w:fldCharType="begin"/>
        </w:r>
        <w:r w:rsidR="00DE178B">
          <w:rPr>
            <w:webHidden/>
          </w:rPr>
          <w:instrText xml:space="preserve"> PAGEREF _Toc392229912 \h </w:instrText>
        </w:r>
        <w:r w:rsidR="00DE178B">
          <w:rPr>
            <w:webHidden/>
          </w:rPr>
        </w:r>
        <w:r w:rsidR="00DE178B">
          <w:rPr>
            <w:webHidden/>
          </w:rPr>
          <w:fldChar w:fldCharType="separate"/>
        </w:r>
        <w:r w:rsidR="00DE178B">
          <w:rPr>
            <w:webHidden/>
          </w:rPr>
          <w:t>43</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13">
        <w:r w:rsidRPr="00257922" w:rsidR="00DE178B">
          <w:rPr>
            <w:rStyle w:val="ac"/>
          </w:rPr>
          <w:t>4.6</w:t>
        </w:r>
        <w:r w:rsidRPr="00387B4B" w:rsidR="00DE178B">
          <w:rPr>
            <w:rFonts w:ascii="Calibri" w:hAnsi="Calibri"/>
            <w:smallCaps w:val="0"/>
            <w:szCs w:val="22"/>
          </w:rPr>
          <w:tab/>
        </w:r>
        <w:r w:rsidRPr="00257922" w:rsidR="00DE178B">
          <w:rPr>
            <w:rStyle w:val="ac"/>
          </w:rPr>
          <w:t>Interface with VIOM</w:t>
        </w:r>
        <w:r w:rsidR="00DE178B">
          <w:rPr>
            <w:webHidden/>
          </w:rPr>
          <w:tab/>
        </w:r>
        <w:r w:rsidR="00DE178B">
          <w:rPr>
            <w:webHidden/>
          </w:rPr>
          <w:fldChar w:fldCharType="begin"/>
        </w:r>
        <w:r w:rsidR="00DE178B">
          <w:rPr>
            <w:webHidden/>
          </w:rPr>
          <w:instrText xml:space="preserve"> PAGEREF _Toc392229913 \h </w:instrText>
        </w:r>
        <w:r w:rsidR="00DE178B">
          <w:rPr>
            <w:webHidden/>
          </w:rPr>
        </w:r>
        <w:r w:rsidR="00DE178B">
          <w:rPr>
            <w:webHidden/>
          </w:rPr>
          <w:fldChar w:fldCharType="separate"/>
        </w:r>
        <w:r w:rsidR="00DE178B">
          <w:rPr>
            <w:webHidden/>
          </w:rPr>
          <w:t>47</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14">
        <w:r w:rsidRPr="00257922" w:rsidR="00DE178B">
          <w:rPr>
            <w:rStyle w:val="ac"/>
          </w:rPr>
          <w:t>4.7</w:t>
        </w:r>
        <w:r w:rsidRPr="00387B4B" w:rsidR="00DE178B">
          <w:rPr>
            <w:rFonts w:ascii="Calibri" w:hAnsi="Calibri"/>
            <w:smallCaps w:val="0"/>
            <w:szCs w:val="22"/>
          </w:rPr>
          <w:tab/>
        </w:r>
        <w:r w:rsidRPr="00257922" w:rsidR="00DE178B">
          <w:rPr>
            <w:rStyle w:val="ac"/>
          </w:rPr>
          <w:t>Interface with ZC</w:t>
        </w:r>
        <w:r w:rsidR="00DE178B">
          <w:rPr>
            <w:webHidden/>
          </w:rPr>
          <w:tab/>
        </w:r>
        <w:r w:rsidR="00DE178B">
          <w:rPr>
            <w:webHidden/>
          </w:rPr>
          <w:fldChar w:fldCharType="begin"/>
        </w:r>
        <w:r w:rsidR="00DE178B">
          <w:rPr>
            <w:webHidden/>
          </w:rPr>
          <w:instrText xml:space="preserve"> PAGEREF _Toc392229914 \h </w:instrText>
        </w:r>
        <w:r w:rsidR="00DE178B">
          <w:rPr>
            <w:webHidden/>
          </w:rPr>
        </w:r>
        <w:r w:rsidR="00DE178B">
          <w:rPr>
            <w:webHidden/>
          </w:rPr>
          <w:fldChar w:fldCharType="separate"/>
        </w:r>
        <w:r w:rsidR="00DE178B">
          <w:rPr>
            <w:webHidden/>
          </w:rPr>
          <w:t>50</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15">
        <w:r w:rsidRPr="00257922" w:rsidR="00DE178B">
          <w:rPr>
            <w:rStyle w:val="ac"/>
          </w:rPr>
          <w:t>4.8</w:t>
        </w:r>
        <w:r w:rsidRPr="00387B4B" w:rsidR="00DE178B">
          <w:rPr>
            <w:rFonts w:ascii="Calibri" w:hAnsi="Calibri"/>
            <w:smallCaps w:val="0"/>
            <w:szCs w:val="22"/>
          </w:rPr>
          <w:tab/>
        </w:r>
        <w:r w:rsidRPr="00257922" w:rsidR="00DE178B">
          <w:rPr>
            <w:rStyle w:val="ac"/>
          </w:rPr>
          <w:t>Interface with LC</w:t>
        </w:r>
        <w:r w:rsidR="00DE178B">
          <w:rPr>
            <w:webHidden/>
          </w:rPr>
          <w:tab/>
        </w:r>
        <w:r w:rsidR="00DE178B">
          <w:rPr>
            <w:webHidden/>
          </w:rPr>
          <w:fldChar w:fldCharType="begin"/>
        </w:r>
        <w:r w:rsidR="00DE178B">
          <w:rPr>
            <w:webHidden/>
          </w:rPr>
          <w:instrText xml:space="preserve"> PAGEREF _Toc392229915 \h </w:instrText>
        </w:r>
        <w:r w:rsidR="00DE178B">
          <w:rPr>
            <w:webHidden/>
          </w:rPr>
        </w:r>
        <w:r w:rsidR="00DE178B">
          <w:rPr>
            <w:webHidden/>
          </w:rPr>
          <w:fldChar w:fldCharType="separate"/>
        </w:r>
        <w:r w:rsidR="00DE178B">
          <w:rPr>
            <w:webHidden/>
          </w:rPr>
          <w:t>56</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16">
        <w:r w:rsidRPr="00257922" w:rsidR="00DE178B">
          <w:rPr>
            <w:rStyle w:val="ac"/>
          </w:rPr>
          <w:t>4.9</w:t>
        </w:r>
        <w:r w:rsidRPr="00387B4B" w:rsidR="00DE178B">
          <w:rPr>
            <w:rFonts w:ascii="Calibri" w:hAnsi="Calibri"/>
            <w:smallCaps w:val="0"/>
            <w:szCs w:val="22"/>
          </w:rPr>
          <w:tab/>
        </w:r>
        <w:r w:rsidRPr="00257922" w:rsidR="00DE178B">
          <w:rPr>
            <w:rStyle w:val="ac"/>
          </w:rPr>
          <w:t>Interface with CI Radio</w:t>
        </w:r>
        <w:r w:rsidR="00DE178B">
          <w:rPr>
            <w:webHidden/>
          </w:rPr>
          <w:tab/>
        </w:r>
        <w:r w:rsidR="00DE178B">
          <w:rPr>
            <w:webHidden/>
          </w:rPr>
          <w:fldChar w:fldCharType="begin"/>
        </w:r>
        <w:r w:rsidR="00DE178B">
          <w:rPr>
            <w:webHidden/>
          </w:rPr>
          <w:instrText xml:space="preserve"> PAGEREF _Toc392229916 \h </w:instrText>
        </w:r>
        <w:r w:rsidR="00DE178B">
          <w:rPr>
            <w:webHidden/>
          </w:rPr>
        </w:r>
        <w:r w:rsidR="00DE178B">
          <w:rPr>
            <w:webHidden/>
          </w:rPr>
          <w:fldChar w:fldCharType="separate"/>
        </w:r>
        <w:r w:rsidR="00DE178B">
          <w:rPr>
            <w:webHidden/>
          </w:rPr>
          <w:t>61</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17">
        <w:r w:rsidRPr="00257922" w:rsidR="00DE178B">
          <w:rPr>
            <w:rStyle w:val="ac"/>
          </w:rPr>
          <w:t>4.10</w:t>
        </w:r>
        <w:r w:rsidRPr="00387B4B" w:rsidR="00DE178B">
          <w:rPr>
            <w:rFonts w:ascii="Calibri" w:hAnsi="Calibri"/>
            <w:smallCaps w:val="0"/>
            <w:szCs w:val="22"/>
          </w:rPr>
          <w:tab/>
        </w:r>
        <w:r w:rsidRPr="00257922" w:rsidR="00DE178B">
          <w:rPr>
            <w:rStyle w:val="ac"/>
          </w:rPr>
          <w:t>Interface with PSD</w:t>
        </w:r>
        <w:r w:rsidR="00DE178B">
          <w:rPr>
            <w:webHidden/>
          </w:rPr>
          <w:tab/>
        </w:r>
        <w:r w:rsidR="00DE178B">
          <w:rPr>
            <w:webHidden/>
          </w:rPr>
          <w:fldChar w:fldCharType="begin"/>
        </w:r>
        <w:r w:rsidR="00DE178B">
          <w:rPr>
            <w:webHidden/>
          </w:rPr>
          <w:instrText xml:space="preserve"> PAGEREF _Toc392229917 \h </w:instrText>
        </w:r>
        <w:r w:rsidR="00DE178B">
          <w:rPr>
            <w:webHidden/>
          </w:rPr>
        </w:r>
        <w:r w:rsidR="00DE178B">
          <w:rPr>
            <w:webHidden/>
          </w:rPr>
          <w:fldChar w:fldCharType="separate"/>
        </w:r>
        <w:r w:rsidR="00DE178B">
          <w:rPr>
            <w:webHidden/>
          </w:rPr>
          <w:t>65</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18">
        <w:r w:rsidRPr="00257922" w:rsidR="00DE178B">
          <w:rPr>
            <w:rStyle w:val="ac"/>
          </w:rPr>
          <w:t>4.11</w:t>
        </w:r>
        <w:r w:rsidRPr="00387B4B" w:rsidR="00DE178B">
          <w:rPr>
            <w:rFonts w:ascii="Calibri" w:hAnsi="Calibri"/>
            <w:smallCaps w:val="0"/>
            <w:szCs w:val="22"/>
          </w:rPr>
          <w:tab/>
        </w:r>
        <w:r w:rsidRPr="00257922" w:rsidR="00DE178B">
          <w:rPr>
            <w:rStyle w:val="ac"/>
          </w:rPr>
          <w:t>Interface with DLU</w:t>
        </w:r>
        <w:r w:rsidR="00DE178B">
          <w:rPr>
            <w:webHidden/>
          </w:rPr>
          <w:tab/>
        </w:r>
        <w:r w:rsidR="00DE178B">
          <w:rPr>
            <w:webHidden/>
          </w:rPr>
          <w:fldChar w:fldCharType="begin"/>
        </w:r>
        <w:r w:rsidR="00DE178B">
          <w:rPr>
            <w:webHidden/>
          </w:rPr>
          <w:instrText xml:space="preserve"> PAGEREF _Toc392229918 \h </w:instrText>
        </w:r>
        <w:r w:rsidR="00DE178B">
          <w:rPr>
            <w:webHidden/>
          </w:rPr>
        </w:r>
        <w:r w:rsidR="00DE178B">
          <w:rPr>
            <w:webHidden/>
          </w:rPr>
          <w:fldChar w:fldCharType="separate"/>
        </w:r>
        <w:r w:rsidR="00DE178B">
          <w:rPr>
            <w:webHidden/>
          </w:rPr>
          <w:t>70</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19">
        <w:r w:rsidRPr="00257922" w:rsidR="00DE178B">
          <w:rPr>
            <w:rStyle w:val="ac"/>
          </w:rPr>
          <w:t>4.12</w:t>
        </w:r>
        <w:r w:rsidRPr="00387B4B" w:rsidR="00DE178B">
          <w:rPr>
            <w:rFonts w:ascii="Calibri" w:hAnsi="Calibri"/>
            <w:smallCaps w:val="0"/>
            <w:szCs w:val="22"/>
          </w:rPr>
          <w:tab/>
        </w:r>
        <w:r w:rsidRPr="00257922" w:rsidR="00DE178B">
          <w:rPr>
            <w:rStyle w:val="ac"/>
          </w:rPr>
          <w:t>Interface with Project Data</w:t>
        </w:r>
        <w:r w:rsidR="00DE178B">
          <w:rPr>
            <w:webHidden/>
          </w:rPr>
          <w:tab/>
        </w:r>
        <w:r w:rsidR="00DE178B">
          <w:rPr>
            <w:webHidden/>
          </w:rPr>
          <w:fldChar w:fldCharType="begin"/>
        </w:r>
        <w:r w:rsidR="00DE178B">
          <w:rPr>
            <w:webHidden/>
          </w:rPr>
          <w:instrText xml:space="preserve"> PAGEREF _Toc392229919 \h </w:instrText>
        </w:r>
        <w:r w:rsidR="00DE178B">
          <w:rPr>
            <w:webHidden/>
          </w:rPr>
        </w:r>
        <w:r w:rsidR="00DE178B">
          <w:rPr>
            <w:webHidden/>
          </w:rPr>
          <w:fldChar w:fldCharType="separate"/>
        </w:r>
        <w:r w:rsidR="00DE178B">
          <w:rPr>
            <w:webHidden/>
          </w:rPr>
          <w:t>71</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20">
        <w:r w:rsidRPr="00257922" w:rsidR="00DE178B">
          <w:rPr>
            <w:rStyle w:val="ac"/>
          </w:rPr>
          <w:t>4.13</w:t>
        </w:r>
        <w:r w:rsidRPr="00387B4B" w:rsidR="00DE178B">
          <w:rPr>
            <w:rFonts w:ascii="Calibri" w:hAnsi="Calibri"/>
            <w:smallCaps w:val="0"/>
            <w:szCs w:val="22"/>
          </w:rPr>
          <w:tab/>
        </w:r>
        <w:r w:rsidRPr="00257922" w:rsidR="00DE178B">
          <w:rPr>
            <w:rStyle w:val="ac"/>
          </w:rPr>
          <w:t>Interface between two CPUs</w:t>
        </w:r>
        <w:r w:rsidR="00DE178B">
          <w:rPr>
            <w:webHidden/>
          </w:rPr>
          <w:tab/>
        </w:r>
        <w:r w:rsidR="00DE178B">
          <w:rPr>
            <w:webHidden/>
          </w:rPr>
          <w:fldChar w:fldCharType="begin"/>
        </w:r>
        <w:r w:rsidR="00DE178B">
          <w:rPr>
            <w:webHidden/>
          </w:rPr>
          <w:instrText xml:space="preserve"> PAGEREF _Toc392229920 \h </w:instrText>
        </w:r>
        <w:r w:rsidR="00DE178B">
          <w:rPr>
            <w:webHidden/>
          </w:rPr>
        </w:r>
        <w:r w:rsidR="00DE178B">
          <w:rPr>
            <w:webHidden/>
          </w:rPr>
          <w:fldChar w:fldCharType="separate"/>
        </w:r>
        <w:r w:rsidR="00DE178B">
          <w:rPr>
            <w:webHidden/>
          </w:rPr>
          <w:t>72</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21">
        <w:r w:rsidRPr="00257922" w:rsidR="00DE178B">
          <w:rPr>
            <w:rStyle w:val="ac"/>
          </w:rPr>
          <w:t>4.14</w:t>
        </w:r>
        <w:r w:rsidRPr="00387B4B" w:rsidR="00DE178B">
          <w:rPr>
            <w:rFonts w:ascii="Calibri" w:hAnsi="Calibri"/>
            <w:smallCaps w:val="0"/>
            <w:szCs w:val="22"/>
          </w:rPr>
          <w:tab/>
        </w:r>
        <w:r w:rsidRPr="00257922" w:rsidR="00DE178B">
          <w:rPr>
            <w:rStyle w:val="ac"/>
          </w:rPr>
          <w:t>Interface with Memorized Location</w:t>
        </w:r>
        <w:r w:rsidR="00DE178B">
          <w:rPr>
            <w:webHidden/>
          </w:rPr>
          <w:tab/>
        </w:r>
        <w:r w:rsidR="00DE178B">
          <w:rPr>
            <w:webHidden/>
          </w:rPr>
          <w:fldChar w:fldCharType="begin"/>
        </w:r>
        <w:r w:rsidR="00DE178B">
          <w:rPr>
            <w:webHidden/>
          </w:rPr>
          <w:instrText xml:space="preserve"> PAGEREF _Toc392229921 \h </w:instrText>
        </w:r>
        <w:r w:rsidR="00DE178B">
          <w:rPr>
            <w:webHidden/>
          </w:rPr>
        </w:r>
        <w:r w:rsidR="00DE178B">
          <w:rPr>
            <w:webHidden/>
          </w:rPr>
          <w:fldChar w:fldCharType="separate"/>
        </w:r>
        <w:r w:rsidR="00DE178B">
          <w:rPr>
            <w:webHidden/>
          </w:rPr>
          <w:t>75</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22">
        <w:r w:rsidRPr="00257922" w:rsidR="00DE178B">
          <w:rPr>
            <w:rStyle w:val="ac"/>
          </w:rPr>
          <w:t>4.15</w:t>
        </w:r>
        <w:r w:rsidRPr="00387B4B" w:rsidR="00DE178B">
          <w:rPr>
            <w:rFonts w:ascii="Calibri" w:hAnsi="Calibri"/>
            <w:smallCaps w:val="0"/>
            <w:szCs w:val="22"/>
          </w:rPr>
          <w:tab/>
        </w:r>
        <w:r w:rsidRPr="00257922" w:rsidR="00DE178B">
          <w:rPr>
            <w:rStyle w:val="ac"/>
          </w:rPr>
          <w:t>Interface with VLE Hardware</w:t>
        </w:r>
        <w:r w:rsidR="00DE178B">
          <w:rPr>
            <w:webHidden/>
          </w:rPr>
          <w:tab/>
        </w:r>
        <w:r w:rsidR="00DE178B">
          <w:rPr>
            <w:webHidden/>
          </w:rPr>
          <w:fldChar w:fldCharType="begin"/>
        </w:r>
        <w:r w:rsidR="00DE178B">
          <w:rPr>
            <w:webHidden/>
          </w:rPr>
          <w:instrText xml:space="preserve"> PAGEREF _Toc392229922 \h </w:instrText>
        </w:r>
        <w:r w:rsidR="00DE178B">
          <w:rPr>
            <w:webHidden/>
          </w:rPr>
        </w:r>
        <w:r w:rsidR="00DE178B">
          <w:rPr>
            <w:webHidden/>
          </w:rPr>
          <w:fldChar w:fldCharType="separate"/>
        </w:r>
        <w:r w:rsidR="00DE178B">
          <w:rPr>
            <w:webHidden/>
          </w:rPr>
          <w:t>76</w:t>
        </w:r>
        <w:r w:rsidR="00DE178B">
          <w:rPr>
            <w:webHidden/>
          </w:rPr>
          <w:fldChar w:fldCharType="end"/>
        </w:r>
      </w:hyperlink>
    </w:p>
    <w:p w:rsidRPr="00387B4B" w:rsidR="00DE178B" w:rsidRDefault="00532AED">
      <w:pPr>
        <w:pStyle w:val="10"/>
        <w:tabs>
          <w:tab w:val="left" w:pos="420"/>
        </w:tabs>
        <w:rPr>
          <w:rFonts w:ascii="Calibri" w:hAnsi="Calibri"/>
          <w:b w:val="0"/>
          <w:bCs w:val="0"/>
          <w:caps w:val="0"/>
          <w:szCs w:val="22"/>
        </w:rPr>
      </w:pPr>
      <w:hyperlink w:history="1" w:anchor="_Toc392229923">
        <w:r w:rsidRPr="00257922" w:rsidR="00DE178B">
          <w:rPr>
            <w:rStyle w:val="ac"/>
          </w:rPr>
          <w:t>5</w:t>
        </w:r>
        <w:r w:rsidRPr="00387B4B" w:rsidR="00DE178B">
          <w:rPr>
            <w:rFonts w:ascii="Calibri" w:hAnsi="Calibri"/>
            <w:b w:val="0"/>
            <w:bCs w:val="0"/>
            <w:caps w:val="0"/>
            <w:szCs w:val="22"/>
          </w:rPr>
          <w:tab/>
        </w:r>
        <w:r w:rsidRPr="00257922" w:rsidR="00DE178B">
          <w:rPr>
            <w:rStyle w:val="ac"/>
          </w:rPr>
          <w:t>FUNCTIONAL REQUIREMENTS</w:t>
        </w:r>
        <w:r w:rsidR="00DE178B">
          <w:rPr>
            <w:webHidden/>
          </w:rPr>
          <w:tab/>
        </w:r>
        <w:r w:rsidR="00DE178B">
          <w:rPr>
            <w:webHidden/>
          </w:rPr>
          <w:fldChar w:fldCharType="begin"/>
        </w:r>
        <w:r w:rsidR="00DE178B">
          <w:rPr>
            <w:webHidden/>
          </w:rPr>
          <w:instrText xml:space="preserve"> PAGEREF _Toc392229923 \h </w:instrText>
        </w:r>
        <w:r w:rsidR="00DE178B">
          <w:rPr>
            <w:webHidden/>
          </w:rPr>
        </w:r>
        <w:r w:rsidR="00DE178B">
          <w:rPr>
            <w:webHidden/>
          </w:rPr>
          <w:fldChar w:fldCharType="separate"/>
        </w:r>
        <w:r w:rsidR="00DE178B">
          <w:rPr>
            <w:webHidden/>
          </w:rPr>
          <w:t>78</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24">
        <w:r w:rsidRPr="00257922" w:rsidR="00DE178B">
          <w:rPr>
            <w:rStyle w:val="ac"/>
          </w:rPr>
          <w:t>5.1</w:t>
        </w:r>
        <w:r w:rsidRPr="00387B4B" w:rsidR="00DE178B">
          <w:rPr>
            <w:rFonts w:ascii="Calibri" w:hAnsi="Calibri"/>
            <w:smallCaps w:val="0"/>
            <w:szCs w:val="22"/>
          </w:rPr>
          <w:tab/>
        </w:r>
        <w:r w:rsidRPr="00257922" w:rsidR="00DE178B">
          <w:rPr>
            <w:rStyle w:val="ac"/>
          </w:rPr>
          <w:t>Description of Functions</w:t>
        </w:r>
        <w:r w:rsidR="00DE178B">
          <w:rPr>
            <w:webHidden/>
          </w:rPr>
          <w:tab/>
        </w:r>
        <w:r w:rsidR="00DE178B">
          <w:rPr>
            <w:webHidden/>
          </w:rPr>
          <w:fldChar w:fldCharType="begin"/>
        </w:r>
        <w:r w:rsidR="00DE178B">
          <w:rPr>
            <w:webHidden/>
          </w:rPr>
          <w:instrText xml:space="preserve"> PAGEREF _Toc392229924 \h </w:instrText>
        </w:r>
        <w:r w:rsidR="00DE178B">
          <w:rPr>
            <w:webHidden/>
          </w:rPr>
        </w:r>
        <w:r w:rsidR="00DE178B">
          <w:rPr>
            <w:webHidden/>
          </w:rPr>
          <w:fldChar w:fldCharType="separate"/>
        </w:r>
        <w:r w:rsidR="00DE178B">
          <w:rPr>
            <w:webHidden/>
          </w:rPr>
          <w:t>78</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25">
        <w:r w:rsidRPr="00257922" w:rsidR="00DE178B">
          <w:rPr>
            <w:rStyle w:val="ac"/>
          </w:rPr>
          <w:t>5.2</w:t>
        </w:r>
        <w:r w:rsidRPr="00387B4B" w:rsidR="00DE178B">
          <w:rPr>
            <w:rFonts w:ascii="Calibri" w:hAnsi="Calibri"/>
            <w:smallCaps w:val="0"/>
            <w:szCs w:val="22"/>
          </w:rPr>
          <w:tab/>
        </w:r>
        <w:r w:rsidRPr="00257922" w:rsidR="00DE178B">
          <w:rPr>
            <w:rStyle w:val="ac"/>
          </w:rPr>
          <w:t>Description of Data</w:t>
        </w:r>
        <w:r w:rsidR="00DE178B">
          <w:rPr>
            <w:webHidden/>
          </w:rPr>
          <w:tab/>
        </w:r>
        <w:r w:rsidR="00DE178B">
          <w:rPr>
            <w:webHidden/>
          </w:rPr>
          <w:fldChar w:fldCharType="begin"/>
        </w:r>
        <w:r w:rsidR="00DE178B">
          <w:rPr>
            <w:webHidden/>
          </w:rPr>
          <w:instrText xml:space="preserve"> PAGEREF _Toc392229925 \h </w:instrText>
        </w:r>
        <w:r w:rsidR="00DE178B">
          <w:rPr>
            <w:webHidden/>
          </w:rPr>
        </w:r>
        <w:r w:rsidR="00DE178B">
          <w:rPr>
            <w:webHidden/>
          </w:rPr>
          <w:fldChar w:fldCharType="separate"/>
        </w:r>
        <w:r w:rsidR="00DE178B">
          <w:rPr>
            <w:webHidden/>
          </w:rPr>
          <w:t>79</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26">
        <w:r w:rsidRPr="00257922" w:rsidR="00DE178B">
          <w:rPr>
            <w:rStyle w:val="ac"/>
          </w:rPr>
          <w:t>5.3</w:t>
        </w:r>
        <w:r w:rsidRPr="00387B4B" w:rsidR="00DE178B">
          <w:rPr>
            <w:rFonts w:ascii="Calibri" w:hAnsi="Calibri"/>
            <w:smallCaps w:val="0"/>
            <w:szCs w:val="22"/>
          </w:rPr>
          <w:tab/>
        </w:r>
        <w:r w:rsidRPr="00257922" w:rsidR="00DE178B">
          <w:rPr>
            <w:rStyle w:val="ac"/>
          </w:rPr>
          <w:t>F1- Manage System Information</w:t>
        </w:r>
        <w:r w:rsidR="00DE178B">
          <w:rPr>
            <w:webHidden/>
          </w:rPr>
          <w:tab/>
        </w:r>
        <w:r w:rsidR="00DE178B">
          <w:rPr>
            <w:webHidden/>
          </w:rPr>
          <w:fldChar w:fldCharType="begin"/>
        </w:r>
        <w:r w:rsidR="00DE178B">
          <w:rPr>
            <w:webHidden/>
          </w:rPr>
          <w:instrText xml:space="preserve"> PAGEREF _Toc392229926 \h </w:instrText>
        </w:r>
        <w:r w:rsidR="00DE178B">
          <w:rPr>
            <w:webHidden/>
          </w:rPr>
        </w:r>
        <w:r w:rsidR="00DE178B">
          <w:rPr>
            <w:webHidden/>
          </w:rPr>
          <w:fldChar w:fldCharType="separate"/>
        </w:r>
        <w:r w:rsidR="00DE178B">
          <w:rPr>
            <w:webHidden/>
          </w:rPr>
          <w:t>82</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27">
        <w:r w:rsidRPr="00257922" w:rsidR="00DE178B">
          <w:rPr>
            <w:rStyle w:val="ac"/>
          </w:rPr>
          <w:t>5.4</w:t>
        </w:r>
        <w:r w:rsidRPr="00387B4B" w:rsidR="00DE178B">
          <w:rPr>
            <w:rFonts w:ascii="Calibri" w:hAnsi="Calibri"/>
            <w:smallCaps w:val="0"/>
            <w:szCs w:val="22"/>
          </w:rPr>
          <w:tab/>
        </w:r>
        <w:r w:rsidRPr="00257922" w:rsidR="00DE178B">
          <w:rPr>
            <w:rStyle w:val="ac"/>
          </w:rPr>
          <w:t>F11-Acquire Configuration Data</w:t>
        </w:r>
        <w:r w:rsidR="00DE178B">
          <w:rPr>
            <w:webHidden/>
          </w:rPr>
          <w:tab/>
        </w:r>
        <w:r w:rsidR="00DE178B">
          <w:rPr>
            <w:webHidden/>
          </w:rPr>
          <w:fldChar w:fldCharType="begin"/>
        </w:r>
        <w:r w:rsidR="00DE178B">
          <w:rPr>
            <w:webHidden/>
          </w:rPr>
          <w:instrText xml:space="preserve"> PAGEREF _Toc392229927 \h </w:instrText>
        </w:r>
        <w:r w:rsidR="00DE178B">
          <w:rPr>
            <w:webHidden/>
          </w:rPr>
        </w:r>
        <w:r w:rsidR="00DE178B">
          <w:rPr>
            <w:webHidden/>
          </w:rPr>
          <w:fldChar w:fldCharType="separate"/>
        </w:r>
        <w:r w:rsidR="00DE178B">
          <w:rPr>
            <w:webHidden/>
          </w:rPr>
          <w:t>82</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28">
        <w:r w:rsidRPr="00257922" w:rsidR="00DE178B">
          <w:rPr>
            <w:rStyle w:val="ac"/>
          </w:rPr>
          <w:t>5.5</w:t>
        </w:r>
        <w:r w:rsidRPr="00387B4B" w:rsidR="00DE178B">
          <w:rPr>
            <w:rFonts w:ascii="Calibri" w:hAnsi="Calibri"/>
            <w:smallCaps w:val="0"/>
            <w:szCs w:val="22"/>
          </w:rPr>
          <w:tab/>
        </w:r>
        <w:r w:rsidRPr="00257922" w:rsidR="00DE178B">
          <w:rPr>
            <w:rStyle w:val="ac"/>
          </w:rPr>
          <w:t>F12-Manage Train Status</w:t>
        </w:r>
        <w:r w:rsidR="00DE178B">
          <w:rPr>
            <w:webHidden/>
          </w:rPr>
          <w:tab/>
        </w:r>
        <w:r w:rsidR="00DE178B">
          <w:rPr>
            <w:webHidden/>
          </w:rPr>
          <w:fldChar w:fldCharType="begin"/>
        </w:r>
        <w:r w:rsidR="00DE178B">
          <w:rPr>
            <w:webHidden/>
          </w:rPr>
          <w:instrText xml:space="preserve"> PAGEREF _Toc392229928 \h </w:instrText>
        </w:r>
        <w:r w:rsidR="00DE178B">
          <w:rPr>
            <w:webHidden/>
          </w:rPr>
        </w:r>
        <w:r w:rsidR="00DE178B">
          <w:rPr>
            <w:webHidden/>
          </w:rPr>
          <w:fldChar w:fldCharType="separate"/>
        </w:r>
        <w:r w:rsidR="00DE178B">
          <w:rPr>
            <w:webHidden/>
          </w:rPr>
          <w:t>89</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29">
        <w:r w:rsidRPr="00257922" w:rsidR="00DE178B">
          <w:rPr>
            <w:rStyle w:val="ac"/>
          </w:rPr>
          <w:t>5.6</w:t>
        </w:r>
        <w:r w:rsidRPr="00387B4B" w:rsidR="00DE178B">
          <w:rPr>
            <w:rFonts w:ascii="Calibri" w:hAnsi="Calibri"/>
            <w:smallCaps w:val="0"/>
            <w:szCs w:val="22"/>
          </w:rPr>
          <w:tab/>
        </w:r>
        <w:r w:rsidRPr="00257922" w:rsidR="00DE178B">
          <w:rPr>
            <w:rStyle w:val="ac"/>
          </w:rPr>
          <w:t>F13-Manage Loop Hour with Distant ATP</w:t>
        </w:r>
        <w:r w:rsidR="00DE178B">
          <w:rPr>
            <w:webHidden/>
          </w:rPr>
          <w:tab/>
        </w:r>
        <w:r w:rsidR="00DE178B">
          <w:rPr>
            <w:webHidden/>
          </w:rPr>
          <w:fldChar w:fldCharType="begin"/>
        </w:r>
        <w:r w:rsidR="00DE178B">
          <w:rPr>
            <w:webHidden/>
          </w:rPr>
          <w:instrText xml:space="preserve"> PAGEREF _Toc392229929 \h </w:instrText>
        </w:r>
        <w:r w:rsidR="00DE178B">
          <w:rPr>
            <w:webHidden/>
          </w:rPr>
        </w:r>
        <w:r w:rsidR="00DE178B">
          <w:rPr>
            <w:webHidden/>
          </w:rPr>
          <w:fldChar w:fldCharType="separate"/>
        </w:r>
        <w:r w:rsidR="00DE178B">
          <w:rPr>
            <w:webHidden/>
          </w:rPr>
          <w:t>101</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30">
        <w:r w:rsidRPr="00257922" w:rsidR="00DE178B">
          <w:rPr>
            <w:rStyle w:val="ac"/>
          </w:rPr>
          <w:t>5.7</w:t>
        </w:r>
        <w:r w:rsidRPr="00387B4B" w:rsidR="00DE178B">
          <w:rPr>
            <w:rFonts w:ascii="Calibri" w:hAnsi="Calibri"/>
            <w:smallCaps w:val="0"/>
            <w:szCs w:val="22"/>
          </w:rPr>
          <w:tab/>
        </w:r>
        <w:r w:rsidRPr="00257922" w:rsidR="00DE178B">
          <w:rPr>
            <w:rStyle w:val="ac"/>
          </w:rPr>
          <w:t>F14-Manage Variants in Block Mode</w:t>
        </w:r>
        <w:r w:rsidR="00DE178B">
          <w:rPr>
            <w:webHidden/>
          </w:rPr>
          <w:tab/>
        </w:r>
        <w:r w:rsidR="00DE178B">
          <w:rPr>
            <w:webHidden/>
          </w:rPr>
          <w:fldChar w:fldCharType="begin"/>
        </w:r>
        <w:r w:rsidR="00DE178B">
          <w:rPr>
            <w:webHidden/>
          </w:rPr>
          <w:instrText xml:space="preserve"> PAGEREF _Toc392229930 \h </w:instrText>
        </w:r>
        <w:r w:rsidR="00DE178B">
          <w:rPr>
            <w:webHidden/>
          </w:rPr>
        </w:r>
        <w:r w:rsidR="00DE178B">
          <w:rPr>
            <w:webHidden/>
          </w:rPr>
          <w:fldChar w:fldCharType="separate"/>
        </w:r>
        <w:r w:rsidR="00DE178B">
          <w:rPr>
            <w:webHidden/>
          </w:rPr>
          <w:t>109</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31">
        <w:r w:rsidRPr="00257922" w:rsidR="00DE178B">
          <w:rPr>
            <w:rStyle w:val="ac"/>
          </w:rPr>
          <w:t>5.8</w:t>
        </w:r>
        <w:r w:rsidRPr="00387B4B" w:rsidR="00DE178B">
          <w:rPr>
            <w:rFonts w:ascii="Calibri" w:hAnsi="Calibri"/>
            <w:smallCaps w:val="0"/>
            <w:szCs w:val="22"/>
          </w:rPr>
          <w:tab/>
        </w:r>
        <w:r w:rsidRPr="00257922" w:rsidR="00DE178B">
          <w:rPr>
            <w:rStyle w:val="ac"/>
          </w:rPr>
          <w:t>F15-Manage Variants in CBTC Mode</w:t>
        </w:r>
        <w:r w:rsidR="00DE178B">
          <w:rPr>
            <w:webHidden/>
          </w:rPr>
          <w:tab/>
        </w:r>
        <w:r w:rsidR="00DE178B">
          <w:rPr>
            <w:webHidden/>
          </w:rPr>
          <w:fldChar w:fldCharType="begin"/>
        </w:r>
        <w:r w:rsidR="00DE178B">
          <w:rPr>
            <w:webHidden/>
          </w:rPr>
          <w:instrText xml:space="preserve"> PAGEREF _Toc392229931 \h </w:instrText>
        </w:r>
        <w:r w:rsidR="00DE178B">
          <w:rPr>
            <w:webHidden/>
          </w:rPr>
        </w:r>
        <w:r w:rsidR="00DE178B">
          <w:rPr>
            <w:webHidden/>
          </w:rPr>
          <w:fldChar w:fldCharType="separate"/>
        </w:r>
        <w:r w:rsidR="00DE178B">
          <w:rPr>
            <w:webHidden/>
          </w:rPr>
          <w:t>121</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32">
        <w:r w:rsidRPr="00257922" w:rsidR="00DE178B">
          <w:rPr>
            <w:rStyle w:val="ac"/>
          </w:rPr>
          <w:t>5.9</w:t>
        </w:r>
        <w:r w:rsidRPr="00387B4B" w:rsidR="00DE178B">
          <w:rPr>
            <w:rFonts w:ascii="Calibri" w:hAnsi="Calibri"/>
            <w:smallCaps w:val="0"/>
            <w:szCs w:val="22"/>
          </w:rPr>
          <w:tab/>
        </w:r>
        <w:r w:rsidRPr="00257922" w:rsidR="00DE178B">
          <w:rPr>
            <w:rStyle w:val="ac"/>
          </w:rPr>
          <w:t>F2-Measure Train Kinematics</w:t>
        </w:r>
        <w:r w:rsidR="00DE178B">
          <w:rPr>
            <w:webHidden/>
          </w:rPr>
          <w:tab/>
        </w:r>
        <w:r w:rsidR="00DE178B">
          <w:rPr>
            <w:webHidden/>
          </w:rPr>
          <w:fldChar w:fldCharType="begin"/>
        </w:r>
        <w:r w:rsidR="00DE178B">
          <w:rPr>
            <w:webHidden/>
          </w:rPr>
          <w:instrText xml:space="preserve"> PAGEREF _Toc392229932 \h </w:instrText>
        </w:r>
        <w:r w:rsidR="00DE178B">
          <w:rPr>
            <w:webHidden/>
          </w:rPr>
        </w:r>
        <w:r w:rsidR="00DE178B">
          <w:rPr>
            <w:webHidden/>
          </w:rPr>
          <w:fldChar w:fldCharType="separate"/>
        </w:r>
        <w:r w:rsidR="00DE178B">
          <w:rPr>
            <w:webHidden/>
          </w:rPr>
          <w:t>131</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33">
        <w:r w:rsidRPr="00257922" w:rsidR="00DE178B">
          <w:rPr>
            <w:rStyle w:val="ac"/>
          </w:rPr>
          <w:t>5.10</w:t>
        </w:r>
        <w:r w:rsidRPr="00387B4B" w:rsidR="00DE178B">
          <w:rPr>
            <w:rFonts w:ascii="Calibri" w:hAnsi="Calibri"/>
            <w:smallCaps w:val="0"/>
            <w:szCs w:val="22"/>
          </w:rPr>
          <w:tab/>
        </w:r>
        <w:r w:rsidRPr="00257922" w:rsidR="00DE178B">
          <w:rPr>
            <w:rStyle w:val="ac"/>
          </w:rPr>
          <w:t>F21-Manage Interface with VPB</w:t>
        </w:r>
        <w:r w:rsidR="00DE178B">
          <w:rPr>
            <w:webHidden/>
          </w:rPr>
          <w:tab/>
        </w:r>
        <w:r w:rsidR="00DE178B">
          <w:rPr>
            <w:webHidden/>
          </w:rPr>
          <w:fldChar w:fldCharType="begin"/>
        </w:r>
        <w:r w:rsidR="00DE178B">
          <w:rPr>
            <w:webHidden/>
          </w:rPr>
          <w:instrText xml:space="preserve"> PAGEREF _Toc392229933 \h </w:instrText>
        </w:r>
        <w:r w:rsidR="00DE178B">
          <w:rPr>
            <w:webHidden/>
          </w:rPr>
        </w:r>
        <w:r w:rsidR="00DE178B">
          <w:rPr>
            <w:webHidden/>
          </w:rPr>
          <w:fldChar w:fldCharType="separate"/>
        </w:r>
        <w:r w:rsidR="00DE178B">
          <w:rPr>
            <w:webHidden/>
          </w:rPr>
          <w:t>132</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34">
        <w:r w:rsidRPr="00257922" w:rsidR="00DE178B">
          <w:rPr>
            <w:rStyle w:val="ac"/>
          </w:rPr>
          <w:t>5.11</w:t>
        </w:r>
        <w:r w:rsidRPr="00387B4B" w:rsidR="00DE178B">
          <w:rPr>
            <w:rFonts w:ascii="Calibri" w:hAnsi="Calibri"/>
            <w:smallCaps w:val="0"/>
            <w:szCs w:val="22"/>
          </w:rPr>
          <w:tab/>
        </w:r>
        <w:r w:rsidRPr="00257922" w:rsidR="00DE178B">
          <w:rPr>
            <w:rStyle w:val="ac"/>
          </w:rPr>
          <w:t>F22-Monitor the Odometer</w:t>
        </w:r>
        <w:r w:rsidR="00DE178B">
          <w:rPr>
            <w:webHidden/>
          </w:rPr>
          <w:tab/>
        </w:r>
        <w:r w:rsidR="00DE178B">
          <w:rPr>
            <w:webHidden/>
          </w:rPr>
          <w:fldChar w:fldCharType="begin"/>
        </w:r>
        <w:r w:rsidR="00DE178B">
          <w:rPr>
            <w:webHidden/>
          </w:rPr>
          <w:instrText xml:space="preserve"> PAGEREF _Toc392229934 \h </w:instrText>
        </w:r>
        <w:r w:rsidR="00DE178B">
          <w:rPr>
            <w:webHidden/>
          </w:rPr>
        </w:r>
        <w:r w:rsidR="00DE178B">
          <w:rPr>
            <w:webHidden/>
          </w:rPr>
          <w:fldChar w:fldCharType="separate"/>
        </w:r>
        <w:r w:rsidR="00DE178B">
          <w:rPr>
            <w:webHidden/>
          </w:rPr>
          <w:t>144</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35">
        <w:r w:rsidRPr="00257922" w:rsidR="00DE178B">
          <w:rPr>
            <w:rStyle w:val="ac"/>
          </w:rPr>
          <w:t>5.12</w:t>
        </w:r>
        <w:r w:rsidRPr="00387B4B" w:rsidR="00DE178B">
          <w:rPr>
            <w:rFonts w:ascii="Calibri" w:hAnsi="Calibri"/>
            <w:smallCaps w:val="0"/>
            <w:szCs w:val="22"/>
          </w:rPr>
          <w:tab/>
        </w:r>
        <w:r w:rsidRPr="00257922" w:rsidR="00DE178B">
          <w:rPr>
            <w:rStyle w:val="ac"/>
          </w:rPr>
          <w:t>F23-Manage the Odometer State</w:t>
        </w:r>
        <w:r w:rsidR="00DE178B">
          <w:rPr>
            <w:webHidden/>
          </w:rPr>
          <w:tab/>
        </w:r>
        <w:r w:rsidR="00DE178B">
          <w:rPr>
            <w:webHidden/>
          </w:rPr>
          <w:fldChar w:fldCharType="begin"/>
        </w:r>
        <w:r w:rsidR="00DE178B">
          <w:rPr>
            <w:webHidden/>
          </w:rPr>
          <w:instrText xml:space="preserve"> PAGEREF _Toc392229935 \h </w:instrText>
        </w:r>
        <w:r w:rsidR="00DE178B">
          <w:rPr>
            <w:webHidden/>
          </w:rPr>
        </w:r>
        <w:r w:rsidR="00DE178B">
          <w:rPr>
            <w:webHidden/>
          </w:rPr>
          <w:fldChar w:fldCharType="separate"/>
        </w:r>
        <w:r w:rsidR="00DE178B">
          <w:rPr>
            <w:webHidden/>
          </w:rPr>
          <w:t>152</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36">
        <w:r w:rsidRPr="00257922" w:rsidR="00DE178B">
          <w:rPr>
            <w:rStyle w:val="ac"/>
          </w:rPr>
          <w:t>5.13</w:t>
        </w:r>
        <w:r w:rsidRPr="00387B4B" w:rsidR="00DE178B">
          <w:rPr>
            <w:rFonts w:ascii="Calibri" w:hAnsi="Calibri"/>
            <w:smallCaps w:val="0"/>
            <w:szCs w:val="22"/>
          </w:rPr>
          <w:tab/>
        </w:r>
        <w:r w:rsidRPr="00257922" w:rsidR="00DE178B">
          <w:rPr>
            <w:rStyle w:val="ac"/>
          </w:rPr>
          <w:t>F24-Compensate Sliding Slipping Effect</w:t>
        </w:r>
        <w:r w:rsidR="00DE178B">
          <w:rPr>
            <w:webHidden/>
          </w:rPr>
          <w:tab/>
        </w:r>
        <w:r w:rsidR="00DE178B">
          <w:rPr>
            <w:webHidden/>
          </w:rPr>
          <w:fldChar w:fldCharType="begin"/>
        </w:r>
        <w:r w:rsidR="00DE178B">
          <w:rPr>
            <w:webHidden/>
          </w:rPr>
          <w:instrText xml:space="preserve"> PAGEREF _Toc392229936 \h </w:instrText>
        </w:r>
        <w:r w:rsidR="00DE178B">
          <w:rPr>
            <w:webHidden/>
          </w:rPr>
        </w:r>
        <w:r w:rsidR="00DE178B">
          <w:rPr>
            <w:webHidden/>
          </w:rPr>
          <w:fldChar w:fldCharType="separate"/>
        </w:r>
        <w:r w:rsidR="00DE178B">
          <w:rPr>
            <w:webHidden/>
          </w:rPr>
          <w:t>163</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37">
        <w:r w:rsidRPr="00257922" w:rsidR="00DE178B">
          <w:rPr>
            <w:rStyle w:val="ac"/>
          </w:rPr>
          <w:t>5.14</w:t>
        </w:r>
        <w:r w:rsidRPr="00387B4B" w:rsidR="00DE178B">
          <w:rPr>
            <w:rFonts w:ascii="Calibri" w:hAnsi="Calibri"/>
            <w:smallCaps w:val="0"/>
            <w:szCs w:val="22"/>
          </w:rPr>
          <w:tab/>
        </w:r>
        <w:r w:rsidRPr="00257922" w:rsidR="00DE178B">
          <w:rPr>
            <w:rStyle w:val="ac"/>
          </w:rPr>
          <w:t>F25-Calculate Radar Speed</w:t>
        </w:r>
        <w:r w:rsidR="00DE178B">
          <w:rPr>
            <w:webHidden/>
          </w:rPr>
          <w:tab/>
        </w:r>
        <w:r w:rsidR="00DE178B">
          <w:rPr>
            <w:webHidden/>
          </w:rPr>
          <w:fldChar w:fldCharType="begin"/>
        </w:r>
        <w:r w:rsidR="00DE178B">
          <w:rPr>
            <w:webHidden/>
          </w:rPr>
          <w:instrText xml:space="preserve"> PAGEREF _Toc392229937 \h </w:instrText>
        </w:r>
        <w:r w:rsidR="00DE178B">
          <w:rPr>
            <w:webHidden/>
          </w:rPr>
        </w:r>
        <w:r w:rsidR="00DE178B">
          <w:rPr>
            <w:webHidden/>
          </w:rPr>
          <w:fldChar w:fldCharType="separate"/>
        </w:r>
        <w:r w:rsidR="00DE178B">
          <w:rPr>
            <w:webHidden/>
          </w:rPr>
          <w:t>187</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38">
        <w:r w:rsidRPr="00257922" w:rsidR="00DE178B">
          <w:rPr>
            <w:rStyle w:val="ac"/>
          </w:rPr>
          <w:t>5.15</w:t>
        </w:r>
        <w:r w:rsidRPr="00387B4B" w:rsidR="00DE178B">
          <w:rPr>
            <w:rFonts w:ascii="Calibri" w:hAnsi="Calibri"/>
            <w:smallCaps w:val="0"/>
            <w:szCs w:val="22"/>
          </w:rPr>
          <w:tab/>
        </w:r>
        <w:r w:rsidRPr="00257922" w:rsidR="00DE178B">
          <w:rPr>
            <w:rStyle w:val="ac"/>
          </w:rPr>
          <w:t>F26-Detect Odometer Axle Lock</w:t>
        </w:r>
        <w:r w:rsidR="00DE178B">
          <w:rPr>
            <w:webHidden/>
          </w:rPr>
          <w:tab/>
        </w:r>
        <w:r w:rsidR="00DE178B">
          <w:rPr>
            <w:webHidden/>
          </w:rPr>
          <w:fldChar w:fldCharType="begin"/>
        </w:r>
        <w:r w:rsidR="00DE178B">
          <w:rPr>
            <w:webHidden/>
          </w:rPr>
          <w:instrText xml:space="preserve"> PAGEREF _Toc392229938 \h </w:instrText>
        </w:r>
        <w:r w:rsidR="00DE178B">
          <w:rPr>
            <w:webHidden/>
          </w:rPr>
        </w:r>
        <w:r w:rsidR="00DE178B">
          <w:rPr>
            <w:webHidden/>
          </w:rPr>
          <w:fldChar w:fldCharType="separate"/>
        </w:r>
        <w:r w:rsidR="00DE178B">
          <w:rPr>
            <w:webHidden/>
          </w:rPr>
          <w:t>190</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39">
        <w:r w:rsidRPr="00257922" w:rsidR="00DE178B">
          <w:rPr>
            <w:rStyle w:val="ac"/>
          </w:rPr>
          <w:t>5.16</w:t>
        </w:r>
        <w:r w:rsidRPr="00387B4B" w:rsidR="00DE178B">
          <w:rPr>
            <w:rFonts w:ascii="Calibri" w:hAnsi="Calibri"/>
            <w:smallCaps w:val="0"/>
            <w:szCs w:val="22"/>
          </w:rPr>
          <w:tab/>
        </w:r>
        <w:r w:rsidRPr="00257922" w:rsidR="00DE178B">
          <w:rPr>
            <w:rStyle w:val="ac"/>
          </w:rPr>
          <w:t>F27-Compute Train Kinematics</w:t>
        </w:r>
        <w:r w:rsidR="00DE178B">
          <w:rPr>
            <w:webHidden/>
          </w:rPr>
          <w:tab/>
        </w:r>
        <w:r w:rsidR="00DE178B">
          <w:rPr>
            <w:webHidden/>
          </w:rPr>
          <w:fldChar w:fldCharType="begin"/>
        </w:r>
        <w:r w:rsidR="00DE178B">
          <w:rPr>
            <w:webHidden/>
          </w:rPr>
          <w:instrText xml:space="preserve"> PAGEREF _Toc392229939 \h </w:instrText>
        </w:r>
        <w:r w:rsidR="00DE178B">
          <w:rPr>
            <w:webHidden/>
          </w:rPr>
        </w:r>
        <w:r w:rsidR="00DE178B">
          <w:rPr>
            <w:webHidden/>
          </w:rPr>
          <w:fldChar w:fldCharType="separate"/>
        </w:r>
        <w:r w:rsidR="00DE178B">
          <w:rPr>
            <w:webHidden/>
          </w:rPr>
          <w:t>201</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40">
        <w:r w:rsidRPr="00257922" w:rsidR="00DE178B">
          <w:rPr>
            <w:rStyle w:val="ac"/>
          </w:rPr>
          <w:t>5.17</w:t>
        </w:r>
        <w:r w:rsidRPr="00387B4B" w:rsidR="00DE178B">
          <w:rPr>
            <w:rFonts w:ascii="Calibri" w:hAnsi="Calibri"/>
            <w:smallCaps w:val="0"/>
            <w:szCs w:val="22"/>
          </w:rPr>
          <w:tab/>
        </w:r>
        <w:r w:rsidRPr="00257922" w:rsidR="00DE178B">
          <w:rPr>
            <w:rStyle w:val="ac"/>
          </w:rPr>
          <w:t>F28-Calibrate Wheel Movement</w:t>
        </w:r>
        <w:r w:rsidR="00DE178B">
          <w:rPr>
            <w:webHidden/>
          </w:rPr>
          <w:tab/>
        </w:r>
        <w:r w:rsidR="00DE178B">
          <w:rPr>
            <w:webHidden/>
          </w:rPr>
          <w:fldChar w:fldCharType="begin"/>
        </w:r>
        <w:r w:rsidR="00DE178B">
          <w:rPr>
            <w:webHidden/>
          </w:rPr>
          <w:instrText xml:space="preserve"> PAGEREF _Toc392229940 \h </w:instrText>
        </w:r>
        <w:r w:rsidR="00DE178B">
          <w:rPr>
            <w:webHidden/>
          </w:rPr>
        </w:r>
        <w:r w:rsidR="00DE178B">
          <w:rPr>
            <w:webHidden/>
          </w:rPr>
          <w:fldChar w:fldCharType="separate"/>
        </w:r>
        <w:r w:rsidR="00DE178B">
          <w:rPr>
            <w:webHidden/>
          </w:rPr>
          <w:t>209</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41">
        <w:r w:rsidRPr="00257922" w:rsidR="00DE178B">
          <w:rPr>
            <w:rStyle w:val="ac"/>
          </w:rPr>
          <w:t>5.18</w:t>
        </w:r>
        <w:r w:rsidRPr="00387B4B" w:rsidR="00DE178B">
          <w:rPr>
            <w:rFonts w:ascii="Calibri" w:hAnsi="Calibri"/>
            <w:smallCaps w:val="0"/>
            <w:szCs w:val="22"/>
          </w:rPr>
          <w:tab/>
        </w:r>
        <w:r w:rsidRPr="00257922" w:rsidR="00DE178B">
          <w:rPr>
            <w:rStyle w:val="ac"/>
          </w:rPr>
          <w:t>F3-Locate the Train on Track Map</w:t>
        </w:r>
        <w:r w:rsidR="00DE178B">
          <w:rPr>
            <w:webHidden/>
          </w:rPr>
          <w:tab/>
        </w:r>
        <w:r w:rsidR="00DE178B">
          <w:rPr>
            <w:webHidden/>
          </w:rPr>
          <w:fldChar w:fldCharType="begin"/>
        </w:r>
        <w:r w:rsidR="00DE178B">
          <w:rPr>
            <w:webHidden/>
          </w:rPr>
          <w:instrText xml:space="preserve"> PAGEREF _Toc392229941 \h </w:instrText>
        </w:r>
        <w:r w:rsidR="00DE178B">
          <w:rPr>
            <w:webHidden/>
          </w:rPr>
        </w:r>
        <w:r w:rsidR="00DE178B">
          <w:rPr>
            <w:webHidden/>
          </w:rPr>
          <w:fldChar w:fldCharType="separate"/>
        </w:r>
        <w:r w:rsidR="00DE178B">
          <w:rPr>
            <w:webHidden/>
          </w:rPr>
          <w:t>217</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42">
        <w:r w:rsidRPr="00257922" w:rsidR="00DE178B">
          <w:rPr>
            <w:rStyle w:val="ac"/>
          </w:rPr>
          <w:t>5.19</w:t>
        </w:r>
        <w:r w:rsidRPr="00387B4B" w:rsidR="00DE178B">
          <w:rPr>
            <w:rFonts w:ascii="Calibri" w:hAnsi="Calibri"/>
            <w:smallCaps w:val="0"/>
            <w:szCs w:val="22"/>
          </w:rPr>
          <w:tab/>
        </w:r>
        <w:r w:rsidRPr="00257922" w:rsidR="00DE178B">
          <w:rPr>
            <w:rStyle w:val="ac"/>
          </w:rPr>
          <w:t>F31-Initialize Train Location</w:t>
        </w:r>
        <w:r w:rsidR="00DE178B">
          <w:rPr>
            <w:webHidden/>
          </w:rPr>
          <w:tab/>
        </w:r>
        <w:r w:rsidR="00DE178B">
          <w:rPr>
            <w:webHidden/>
          </w:rPr>
          <w:fldChar w:fldCharType="begin"/>
        </w:r>
        <w:r w:rsidR="00DE178B">
          <w:rPr>
            <w:webHidden/>
          </w:rPr>
          <w:instrText xml:space="preserve"> PAGEREF _Toc392229942 \h </w:instrText>
        </w:r>
        <w:r w:rsidR="00DE178B">
          <w:rPr>
            <w:webHidden/>
          </w:rPr>
        </w:r>
        <w:r w:rsidR="00DE178B">
          <w:rPr>
            <w:webHidden/>
          </w:rPr>
          <w:fldChar w:fldCharType="separate"/>
        </w:r>
        <w:r w:rsidR="00DE178B">
          <w:rPr>
            <w:webHidden/>
          </w:rPr>
          <w:t>218</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43">
        <w:r w:rsidRPr="00257922" w:rsidR="00DE178B">
          <w:rPr>
            <w:rStyle w:val="ac"/>
          </w:rPr>
          <w:t>5.20</w:t>
        </w:r>
        <w:r w:rsidRPr="00387B4B" w:rsidR="00DE178B">
          <w:rPr>
            <w:rFonts w:ascii="Calibri" w:hAnsi="Calibri"/>
            <w:smallCaps w:val="0"/>
            <w:szCs w:val="22"/>
          </w:rPr>
          <w:tab/>
        </w:r>
        <w:r w:rsidRPr="00257922" w:rsidR="00DE178B">
          <w:rPr>
            <w:rStyle w:val="ac"/>
          </w:rPr>
          <w:t>F32-Update Train Location</w:t>
        </w:r>
        <w:r w:rsidR="00DE178B">
          <w:rPr>
            <w:webHidden/>
          </w:rPr>
          <w:tab/>
        </w:r>
        <w:r w:rsidR="00DE178B">
          <w:rPr>
            <w:webHidden/>
          </w:rPr>
          <w:fldChar w:fldCharType="begin"/>
        </w:r>
        <w:r w:rsidR="00DE178B">
          <w:rPr>
            <w:webHidden/>
          </w:rPr>
          <w:instrText xml:space="preserve"> PAGEREF _Toc392229943 \h </w:instrText>
        </w:r>
        <w:r w:rsidR="00DE178B">
          <w:rPr>
            <w:webHidden/>
          </w:rPr>
        </w:r>
        <w:r w:rsidR="00DE178B">
          <w:rPr>
            <w:webHidden/>
          </w:rPr>
          <w:fldChar w:fldCharType="separate"/>
        </w:r>
        <w:r w:rsidR="00DE178B">
          <w:rPr>
            <w:webHidden/>
          </w:rPr>
          <w:t>228</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44">
        <w:r w:rsidRPr="00257922" w:rsidR="00DE178B">
          <w:rPr>
            <w:rStyle w:val="ac"/>
          </w:rPr>
          <w:t>5.21</w:t>
        </w:r>
        <w:r w:rsidRPr="00387B4B" w:rsidR="00DE178B">
          <w:rPr>
            <w:rFonts w:ascii="Calibri" w:hAnsi="Calibri"/>
            <w:smallCaps w:val="0"/>
            <w:szCs w:val="22"/>
          </w:rPr>
          <w:tab/>
        </w:r>
        <w:r w:rsidRPr="00257922" w:rsidR="00DE178B">
          <w:rPr>
            <w:rStyle w:val="ac"/>
          </w:rPr>
          <w:t>F33-Confirm Train Localization</w:t>
        </w:r>
        <w:r w:rsidR="00DE178B">
          <w:rPr>
            <w:webHidden/>
          </w:rPr>
          <w:tab/>
        </w:r>
        <w:r w:rsidR="00DE178B">
          <w:rPr>
            <w:webHidden/>
          </w:rPr>
          <w:fldChar w:fldCharType="begin"/>
        </w:r>
        <w:r w:rsidR="00DE178B">
          <w:rPr>
            <w:webHidden/>
          </w:rPr>
          <w:instrText xml:space="preserve"> PAGEREF _Toc392229944 \h </w:instrText>
        </w:r>
        <w:r w:rsidR="00DE178B">
          <w:rPr>
            <w:webHidden/>
          </w:rPr>
        </w:r>
        <w:r w:rsidR="00DE178B">
          <w:rPr>
            <w:webHidden/>
          </w:rPr>
          <w:fldChar w:fldCharType="separate"/>
        </w:r>
        <w:r w:rsidR="00DE178B">
          <w:rPr>
            <w:webHidden/>
          </w:rPr>
          <w:t>237</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45">
        <w:r w:rsidRPr="00257922" w:rsidR="00DE178B">
          <w:rPr>
            <w:rStyle w:val="ac"/>
          </w:rPr>
          <w:t>5.22</w:t>
        </w:r>
        <w:r w:rsidRPr="00387B4B" w:rsidR="00DE178B">
          <w:rPr>
            <w:rFonts w:ascii="Calibri" w:hAnsi="Calibri"/>
            <w:smallCaps w:val="0"/>
            <w:szCs w:val="22"/>
          </w:rPr>
          <w:tab/>
        </w:r>
        <w:r w:rsidRPr="00257922" w:rsidR="00DE178B">
          <w:rPr>
            <w:rStyle w:val="ac"/>
          </w:rPr>
          <w:t>F4-Monitor Train Energy</w:t>
        </w:r>
        <w:r w:rsidR="00DE178B">
          <w:rPr>
            <w:webHidden/>
          </w:rPr>
          <w:tab/>
        </w:r>
        <w:r w:rsidR="00DE178B">
          <w:rPr>
            <w:webHidden/>
          </w:rPr>
          <w:fldChar w:fldCharType="begin"/>
        </w:r>
        <w:r w:rsidR="00DE178B">
          <w:rPr>
            <w:webHidden/>
          </w:rPr>
          <w:instrText xml:space="preserve"> PAGEREF _Toc392229945 \h </w:instrText>
        </w:r>
        <w:r w:rsidR="00DE178B">
          <w:rPr>
            <w:webHidden/>
          </w:rPr>
        </w:r>
        <w:r w:rsidR="00DE178B">
          <w:rPr>
            <w:webHidden/>
          </w:rPr>
          <w:fldChar w:fldCharType="separate"/>
        </w:r>
        <w:r w:rsidR="00DE178B">
          <w:rPr>
            <w:webHidden/>
          </w:rPr>
          <w:t>249</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46">
        <w:r w:rsidRPr="00257922" w:rsidR="00DE178B">
          <w:rPr>
            <w:rStyle w:val="ac"/>
          </w:rPr>
          <w:t>5.23</w:t>
        </w:r>
        <w:r w:rsidRPr="00387B4B" w:rsidR="00DE178B">
          <w:rPr>
            <w:rFonts w:ascii="Calibri" w:hAnsi="Calibri"/>
            <w:smallCaps w:val="0"/>
            <w:szCs w:val="22"/>
          </w:rPr>
          <w:tab/>
        </w:r>
        <w:r w:rsidRPr="00257922" w:rsidR="00DE178B">
          <w:rPr>
            <w:rStyle w:val="ac"/>
          </w:rPr>
          <w:t>F41-Determine the EOA</w:t>
        </w:r>
        <w:r w:rsidR="00DE178B">
          <w:rPr>
            <w:webHidden/>
          </w:rPr>
          <w:tab/>
        </w:r>
        <w:r w:rsidR="00DE178B">
          <w:rPr>
            <w:webHidden/>
          </w:rPr>
          <w:fldChar w:fldCharType="begin"/>
        </w:r>
        <w:r w:rsidR="00DE178B">
          <w:rPr>
            <w:webHidden/>
          </w:rPr>
          <w:instrText xml:space="preserve"> PAGEREF _Toc392229946 \h </w:instrText>
        </w:r>
        <w:r w:rsidR="00DE178B">
          <w:rPr>
            <w:webHidden/>
          </w:rPr>
        </w:r>
        <w:r w:rsidR="00DE178B">
          <w:rPr>
            <w:webHidden/>
          </w:rPr>
          <w:fldChar w:fldCharType="separate"/>
        </w:r>
        <w:r w:rsidR="00DE178B">
          <w:rPr>
            <w:webHidden/>
          </w:rPr>
          <w:t>249</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47">
        <w:r w:rsidRPr="00257922" w:rsidR="00DE178B">
          <w:rPr>
            <w:rStyle w:val="ac"/>
          </w:rPr>
          <w:t>5.24</w:t>
        </w:r>
        <w:r w:rsidRPr="00387B4B" w:rsidR="00DE178B">
          <w:rPr>
            <w:rFonts w:ascii="Calibri" w:hAnsi="Calibri"/>
            <w:smallCaps w:val="0"/>
            <w:szCs w:val="22"/>
          </w:rPr>
          <w:tab/>
        </w:r>
        <w:r w:rsidRPr="00257922" w:rsidR="00DE178B">
          <w:rPr>
            <w:rStyle w:val="ac"/>
          </w:rPr>
          <w:t>F42-Manage Coerced Permissive or Restrictive</w:t>
        </w:r>
        <w:r w:rsidR="00DE178B">
          <w:rPr>
            <w:webHidden/>
          </w:rPr>
          <w:tab/>
        </w:r>
        <w:r w:rsidR="00DE178B">
          <w:rPr>
            <w:webHidden/>
          </w:rPr>
          <w:fldChar w:fldCharType="begin"/>
        </w:r>
        <w:r w:rsidR="00DE178B">
          <w:rPr>
            <w:webHidden/>
          </w:rPr>
          <w:instrText xml:space="preserve"> PAGEREF _Toc392229947 \h </w:instrText>
        </w:r>
        <w:r w:rsidR="00DE178B">
          <w:rPr>
            <w:webHidden/>
          </w:rPr>
        </w:r>
        <w:r w:rsidR="00DE178B">
          <w:rPr>
            <w:webHidden/>
          </w:rPr>
          <w:fldChar w:fldCharType="separate"/>
        </w:r>
        <w:r w:rsidR="00DE178B">
          <w:rPr>
            <w:webHidden/>
          </w:rPr>
          <w:t>259</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48">
        <w:r w:rsidRPr="00257922" w:rsidR="00DE178B">
          <w:rPr>
            <w:rStyle w:val="ac"/>
          </w:rPr>
          <w:t>5.25</w:t>
        </w:r>
        <w:r w:rsidRPr="00387B4B" w:rsidR="00DE178B">
          <w:rPr>
            <w:rFonts w:ascii="Calibri" w:hAnsi="Calibri"/>
            <w:smallCaps w:val="0"/>
            <w:szCs w:val="22"/>
          </w:rPr>
          <w:tab/>
        </w:r>
        <w:r w:rsidRPr="00257922" w:rsidR="00DE178B">
          <w:rPr>
            <w:rStyle w:val="ac"/>
          </w:rPr>
          <w:t>F43-Manage Temporary Speed Restriction</w:t>
        </w:r>
        <w:r w:rsidR="00DE178B">
          <w:rPr>
            <w:webHidden/>
          </w:rPr>
          <w:tab/>
        </w:r>
        <w:r w:rsidR="00DE178B">
          <w:rPr>
            <w:webHidden/>
          </w:rPr>
          <w:fldChar w:fldCharType="begin"/>
        </w:r>
        <w:r w:rsidR="00DE178B">
          <w:rPr>
            <w:webHidden/>
          </w:rPr>
          <w:instrText xml:space="preserve"> PAGEREF _Toc392229948 \h </w:instrText>
        </w:r>
        <w:r w:rsidR="00DE178B">
          <w:rPr>
            <w:webHidden/>
          </w:rPr>
        </w:r>
        <w:r w:rsidR="00DE178B">
          <w:rPr>
            <w:webHidden/>
          </w:rPr>
          <w:fldChar w:fldCharType="separate"/>
        </w:r>
        <w:r w:rsidR="00DE178B">
          <w:rPr>
            <w:webHidden/>
          </w:rPr>
          <w:t>266</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49">
        <w:r w:rsidRPr="00257922" w:rsidR="00DE178B">
          <w:rPr>
            <w:rStyle w:val="ac"/>
          </w:rPr>
          <w:t>5.26</w:t>
        </w:r>
        <w:r w:rsidRPr="00387B4B" w:rsidR="00DE178B">
          <w:rPr>
            <w:rFonts w:ascii="Calibri" w:hAnsi="Calibri"/>
            <w:smallCaps w:val="0"/>
            <w:szCs w:val="22"/>
          </w:rPr>
          <w:tab/>
        </w:r>
        <w:r w:rsidRPr="00257922" w:rsidR="00DE178B">
          <w:rPr>
            <w:rStyle w:val="ac"/>
          </w:rPr>
          <w:t>F44-Compute Train Energy</w:t>
        </w:r>
        <w:r w:rsidR="00DE178B">
          <w:rPr>
            <w:webHidden/>
          </w:rPr>
          <w:tab/>
        </w:r>
        <w:r w:rsidR="00DE178B">
          <w:rPr>
            <w:webHidden/>
          </w:rPr>
          <w:fldChar w:fldCharType="begin"/>
        </w:r>
        <w:r w:rsidR="00DE178B">
          <w:rPr>
            <w:webHidden/>
          </w:rPr>
          <w:instrText xml:space="preserve"> PAGEREF _Toc392229949 \h </w:instrText>
        </w:r>
        <w:r w:rsidR="00DE178B">
          <w:rPr>
            <w:webHidden/>
          </w:rPr>
        </w:r>
        <w:r w:rsidR="00DE178B">
          <w:rPr>
            <w:webHidden/>
          </w:rPr>
          <w:fldChar w:fldCharType="separate"/>
        </w:r>
        <w:r w:rsidR="00DE178B">
          <w:rPr>
            <w:webHidden/>
          </w:rPr>
          <w:t>270</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50">
        <w:r w:rsidRPr="00257922" w:rsidR="00DE178B">
          <w:rPr>
            <w:rStyle w:val="ac"/>
          </w:rPr>
          <w:t>5.27</w:t>
        </w:r>
        <w:r w:rsidRPr="00387B4B" w:rsidR="00DE178B">
          <w:rPr>
            <w:rFonts w:ascii="Calibri" w:hAnsi="Calibri"/>
            <w:smallCaps w:val="0"/>
            <w:szCs w:val="22"/>
          </w:rPr>
          <w:tab/>
        </w:r>
        <w:r w:rsidRPr="00257922" w:rsidR="00DE178B">
          <w:rPr>
            <w:rStyle w:val="ac"/>
          </w:rPr>
          <w:t>F45-Process Singularities</w:t>
        </w:r>
        <w:r w:rsidR="00DE178B">
          <w:rPr>
            <w:webHidden/>
          </w:rPr>
          <w:tab/>
        </w:r>
        <w:r w:rsidR="00DE178B">
          <w:rPr>
            <w:webHidden/>
          </w:rPr>
          <w:fldChar w:fldCharType="begin"/>
        </w:r>
        <w:r w:rsidR="00DE178B">
          <w:rPr>
            <w:webHidden/>
          </w:rPr>
          <w:instrText xml:space="preserve"> PAGEREF _Toc392229950 \h </w:instrText>
        </w:r>
        <w:r w:rsidR="00DE178B">
          <w:rPr>
            <w:webHidden/>
          </w:rPr>
        </w:r>
        <w:r w:rsidR="00DE178B">
          <w:rPr>
            <w:webHidden/>
          </w:rPr>
          <w:fldChar w:fldCharType="separate"/>
        </w:r>
        <w:r w:rsidR="00DE178B">
          <w:rPr>
            <w:webHidden/>
          </w:rPr>
          <w:t>274</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51">
        <w:r w:rsidRPr="00257922" w:rsidR="00DE178B">
          <w:rPr>
            <w:rStyle w:val="ac"/>
          </w:rPr>
          <w:t>5.28</w:t>
        </w:r>
        <w:r w:rsidRPr="00387B4B" w:rsidR="00DE178B">
          <w:rPr>
            <w:rFonts w:ascii="Calibri" w:hAnsi="Calibri"/>
            <w:smallCaps w:val="0"/>
            <w:szCs w:val="22"/>
          </w:rPr>
          <w:tab/>
        </w:r>
        <w:r w:rsidRPr="00257922" w:rsidR="00DE178B">
          <w:rPr>
            <w:rStyle w:val="ac"/>
          </w:rPr>
          <w:t>F46-Determine Over Energy</w:t>
        </w:r>
        <w:r w:rsidR="00DE178B">
          <w:rPr>
            <w:webHidden/>
          </w:rPr>
          <w:tab/>
        </w:r>
        <w:r w:rsidR="00DE178B">
          <w:rPr>
            <w:webHidden/>
          </w:rPr>
          <w:fldChar w:fldCharType="begin"/>
        </w:r>
        <w:r w:rsidR="00DE178B">
          <w:rPr>
            <w:webHidden/>
          </w:rPr>
          <w:instrText xml:space="preserve"> PAGEREF _Toc392229951 \h </w:instrText>
        </w:r>
        <w:r w:rsidR="00DE178B">
          <w:rPr>
            <w:webHidden/>
          </w:rPr>
        </w:r>
        <w:r w:rsidR="00DE178B">
          <w:rPr>
            <w:webHidden/>
          </w:rPr>
          <w:fldChar w:fldCharType="separate"/>
        </w:r>
        <w:r w:rsidR="00DE178B">
          <w:rPr>
            <w:webHidden/>
          </w:rPr>
          <w:t>296</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52">
        <w:r w:rsidRPr="00257922" w:rsidR="00DE178B">
          <w:rPr>
            <w:rStyle w:val="ac"/>
          </w:rPr>
          <w:t>5.29</w:t>
        </w:r>
        <w:r w:rsidRPr="00387B4B" w:rsidR="00DE178B">
          <w:rPr>
            <w:rFonts w:ascii="Calibri" w:hAnsi="Calibri"/>
            <w:smallCaps w:val="0"/>
            <w:szCs w:val="22"/>
          </w:rPr>
          <w:tab/>
        </w:r>
        <w:r w:rsidRPr="00257922" w:rsidR="00DE178B">
          <w:rPr>
            <w:rStyle w:val="ac"/>
          </w:rPr>
          <w:t>F5-Monitor Train Position and Speed</w:t>
        </w:r>
        <w:r w:rsidR="00DE178B">
          <w:rPr>
            <w:webHidden/>
          </w:rPr>
          <w:tab/>
        </w:r>
        <w:r w:rsidR="00DE178B">
          <w:rPr>
            <w:webHidden/>
          </w:rPr>
          <w:fldChar w:fldCharType="begin"/>
        </w:r>
        <w:r w:rsidR="00DE178B">
          <w:rPr>
            <w:webHidden/>
          </w:rPr>
          <w:instrText xml:space="preserve"> PAGEREF _Toc392229952 \h </w:instrText>
        </w:r>
        <w:r w:rsidR="00DE178B">
          <w:rPr>
            <w:webHidden/>
          </w:rPr>
        </w:r>
        <w:r w:rsidR="00DE178B">
          <w:rPr>
            <w:webHidden/>
          </w:rPr>
          <w:fldChar w:fldCharType="separate"/>
        </w:r>
        <w:r w:rsidR="00DE178B">
          <w:rPr>
            <w:webHidden/>
          </w:rPr>
          <w:t>299</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53">
        <w:r w:rsidRPr="00257922" w:rsidR="00DE178B">
          <w:rPr>
            <w:rStyle w:val="ac"/>
          </w:rPr>
          <w:t>5.30</w:t>
        </w:r>
        <w:r w:rsidRPr="00387B4B" w:rsidR="00DE178B">
          <w:rPr>
            <w:rFonts w:ascii="Calibri" w:hAnsi="Calibri"/>
            <w:smallCaps w:val="0"/>
            <w:szCs w:val="22"/>
          </w:rPr>
          <w:tab/>
        </w:r>
        <w:r w:rsidRPr="00257922" w:rsidR="00DE178B">
          <w:rPr>
            <w:rStyle w:val="ac"/>
          </w:rPr>
          <w:t>F51-Moral Time Control</w:t>
        </w:r>
        <w:r w:rsidR="00DE178B">
          <w:rPr>
            <w:webHidden/>
          </w:rPr>
          <w:tab/>
        </w:r>
        <w:r w:rsidR="00DE178B">
          <w:rPr>
            <w:webHidden/>
          </w:rPr>
          <w:fldChar w:fldCharType="begin"/>
        </w:r>
        <w:r w:rsidR="00DE178B">
          <w:rPr>
            <w:webHidden/>
          </w:rPr>
          <w:instrText xml:space="preserve"> PAGEREF _Toc392229953 \h </w:instrText>
        </w:r>
        <w:r w:rsidR="00DE178B">
          <w:rPr>
            <w:webHidden/>
          </w:rPr>
        </w:r>
        <w:r w:rsidR="00DE178B">
          <w:rPr>
            <w:webHidden/>
          </w:rPr>
          <w:fldChar w:fldCharType="separate"/>
        </w:r>
        <w:r w:rsidR="00DE178B">
          <w:rPr>
            <w:webHidden/>
          </w:rPr>
          <w:t>300</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54">
        <w:r w:rsidRPr="00257922" w:rsidR="00DE178B">
          <w:rPr>
            <w:rStyle w:val="ac"/>
          </w:rPr>
          <w:t>5.31</w:t>
        </w:r>
        <w:r w:rsidRPr="00387B4B" w:rsidR="00DE178B">
          <w:rPr>
            <w:rFonts w:ascii="Calibri" w:hAnsi="Calibri"/>
            <w:smallCaps w:val="0"/>
            <w:szCs w:val="22"/>
          </w:rPr>
          <w:tab/>
        </w:r>
        <w:r w:rsidRPr="00257922" w:rsidR="00DE178B">
          <w:rPr>
            <w:rStyle w:val="ac"/>
          </w:rPr>
          <w:t>F52-Prevent Train Moving in Undetectable Danger</w:t>
        </w:r>
        <w:r w:rsidR="00DE178B">
          <w:rPr>
            <w:webHidden/>
          </w:rPr>
          <w:tab/>
        </w:r>
        <w:r w:rsidR="00DE178B">
          <w:rPr>
            <w:webHidden/>
          </w:rPr>
          <w:fldChar w:fldCharType="begin"/>
        </w:r>
        <w:r w:rsidR="00DE178B">
          <w:rPr>
            <w:webHidden/>
          </w:rPr>
          <w:instrText xml:space="preserve"> PAGEREF _Toc392229954 \h </w:instrText>
        </w:r>
        <w:r w:rsidR="00DE178B">
          <w:rPr>
            <w:webHidden/>
          </w:rPr>
        </w:r>
        <w:r w:rsidR="00DE178B">
          <w:rPr>
            <w:webHidden/>
          </w:rPr>
          <w:fldChar w:fldCharType="separate"/>
        </w:r>
        <w:r w:rsidR="00DE178B">
          <w:rPr>
            <w:webHidden/>
          </w:rPr>
          <w:t>307</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55">
        <w:r w:rsidRPr="00257922" w:rsidR="00DE178B">
          <w:rPr>
            <w:rStyle w:val="ac"/>
          </w:rPr>
          <w:t>5.32</w:t>
        </w:r>
        <w:r w:rsidRPr="00387B4B" w:rsidR="00DE178B">
          <w:rPr>
            <w:rFonts w:ascii="Calibri" w:hAnsi="Calibri"/>
            <w:smallCaps w:val="0"/>
            <w:szCs w:val="22"/>
          </w:rPr>
          <w:tab/>
        </w:r>
        <w:r w:rsidRPr="00257922" w:rsidR="00DE178B">
          <w:rPr>
            <w:rStyle w:val="ac"/>
          </w:rPr>
          <w:t>F53-Monitor Train Speed</w:t>
        </w:r>
        <w:r w:rsidR="00DE178B">
          <w:rPr>
            <w:webHidden/>
          </w:rPr>
          <w:tab/>
        </w:r>
        <w:r w:rsidR="00DE178B">
          <w:rPr>
            <w:webHidden/>
          </w:rPr>
          <w:fldChar w:fldCharType="begin"/>
        </w:r>
        <w:r w:rsidR="00DE178B">
          <w:rPr>
            <w:webHidden/>
          </w:rPr>
          <w:instrText xml:space="preserve"> PAGEREF _Toc392229955 \h </w:instrText>
        </w:r>
        <w:r w:rsidR="00DE178B">
          <w:rPr>
            <w:webHidden/>
          </w:rPr>
        </w:r>
        <w:r w:rsidR="00DE178B">
          <w:rPr>
            <w:webHidden/>
          </w:rPr>
          <w:fldChar w:fldCharType="separate"/>
        </w:r>
        <w:r w:rsidR="00DE178B">
          <w:rPr>
            <w:webHidden/>
          </w:rPr>
          <w:t>317</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56">
        <w:r w:rsidRPr="00257922" w:rsidR="00DE178B">
          <w:rPr>
            <w:rStyle w:val="ac"/>
          </w:rPr>
          <w:t>5.33</w:t>
        </w:r>
        <w:r w:rsidRPr="00387B4B" w:rsidR="00DE178B">
          <w:rPr>
            <w:rFonts w:ascii="Calibri" w:hAnsi="Calibri"/>
            <w:smallCaps w:val="0"/>
            <w:szCs w:val="22"/>
          </w:rPr>
          <w:tab/>
        </w:r>
        <w:r w:rsidRPr="00257922" w:rsidR="00DE178B">
          <w:rPr>
            <w:rStyle w:val="ac"/>
          </w:rPr>
          <w:t>F54-Monitor Rollback Train Speed</w:t>
        </w:r>
        <w:r w:rsidR="00DE178B">
          <w:rPr>
            <w:webHidden/>
          </w:rPr>
          <w:tab/>
        </w:r>
        <w:r w:rsidR="00DE178B">
          <w:rPr>
            <w:webHidden/>
          </w:rPr>
          <w:fldChar w:fldCharType="begin"/>
        </w:r>
        <w:r w:rsidR="00DE178B">
          <w:rPr>
            <w:webHidden/>
          </w:rPr>
          <w:instrText xml:space="preserve"> PAGEREF _Toc392229956 \h </w:instrText>
        </w:r>
        <w:r w:rsidR="00DE178B">
          <w:rPr>
            <w:webHidden/>
          </w:rPr>
        </w:r>
        <w:r w:rsidR="00DE178B">
          <w:rPr>
            <w:webHidden/>
          </w:rPr>
          <w:fldChar w:fldCharType="separate"/>
        </w:r>
        <w:r w:rsidR="00DE178B">
          <w:rPr>
            <w:webHidden/>
          </w:rPr>
          <w:t>319</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57">
        <w:r w:rsidRPr="00257922" w:rsidR="00DE178B">
          <w:rPr>
            <w:rStyle w:val="ac"/>
          </w:rPr>
          <w:t>5.34</w:t>
        </w:r>
        <w:r w:rsidRPr="00387B4B" w:rsidR="00DE178B">
          <w:rPr>
            <w:rFonts w:ascii="Calibri" w:hAnsi="Calibri"/>
            <w:smallCaps w:val="0"/>
            <w:szCs w:val="22"/>
          </w:rPr>
          <w:tab/>
        </w:r>
        <w:r w:rsidRPr="00257922" w:rsidR="00DE178B">
          <w:rPr>
            <w:rStyle w:val="ac"/>
          </w:rPr>
          <w:t>F55-Monitor Reverse Train Speed</w:t>
        </w:r>
        <w:r w:rsidR="00DE178B">
          <w:rPr>
            <w:webHidden/>
          </w:rPr>
          <w:tab/>
        </w:r>
        <w:r w:rsidR="00DE178B">
          <w:rPr>
            <w:webHidden/>
          </w:rPr>
          <w:fldChar w:fldCharType="begin"/>
        </w:r>
        <w:r w:rsidR="00DE178B">
          <w:rPr>
            <w:webHidden/>
          </w:rPr>
          <w:instrText xml:space="preserve"> PAGEREF _Toc392229957 \h </w:instrText>
        </w:r>
        <w:r w:rsidR="00DE178B">
          <w:rPr>
            <w:webHidden/>
          </w:rPr>
        </w:r>
        <w:r w:rsidR="00DE178B">
          <w:rPr>
            <w:webHidden/>
          </w:rPr>
          <w:fldChar w:fldCharType="separate"/>
        </w:r>
        <w:r w:rsidR="00DE178B">
          <w:rPr>
            <w:webHidden/>
          </w:rPr>
          <w:t>325</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58">
        <w:r w:rsidRPr="00257922" w:rsidR="00DE178B">
          <w:rPr>
            <w:rStyle w:val="ac"/>
          </w:rPr>
          <w:t>5.35</w:t>
        </w:r>
        <w:r w:rsidRPr="00387B4B" w:rsidR="00DE178B">
          <w:rPr>
            <w:rFonts w:ascii="Calibri" w:hAnsi="Calibri"/>
            <w:smallCaps w:val="0"/>
            <w:szCs w:val="22"/>
          </w:rPr>
          <w:tab/>
        </w:r>
        <w:r w:rsidRPr="00257922" w:rsidR="00DE178B">
          <w:rPr>
            <w:rStyle w:val="ac"/>
          </w:rPr>
          <w:t>F6-Protect Passengers Entrance and Exit from the Train</w:t>
        </w:r>
        <w:r w:rsidR="00DE178B">
          <w:rPr>
            <w:webHidden/>
          </w:rPr>
          <w:tab/>
        </w:r>
        <w:r w:rsidR="00DE178B">
          <w:rPr>
            <w:webHidden/>
          </w:rPr>
          <w:fldChar w:fldCharType="begin"/>
        </w:r>
        <w:r w:rsidR="00DE178B">
          <w:rPr>
            <w:webHidden/>
          </w:rPr>
          <w:instrText xml:space="preserve"> PAGEREF _Toc392229958 \h </w:instrText>
        </w:r>
        <w:r w:rsidR="00DE178B">
          <w:rPr>
            <w:webHidden/>
          </w:rPr>
        </w:r>
        <w:r w:rsidR="00DE178B">
          <w:rPr>
            <w:webHidden/>
          </w:rPr>
          <w:fldChar w:fldCharType="separate"/>
        </w:r>
        <w:r w:rsidR="00DE178B">
          <w:rPr>
            <w:webHidden/>
          </w:rPr>
          <w:t>330</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59">
        <w:r w:rsidRPr="00257922" w:rsidR="00DE178B">
          <w:rPr>
            <w:rStyle w:val="ac"/>
          </w:rPr>
          <w:t>5.36</w:t>
        </w:r>
        <w:r w:rsidRPr="00387B4B" w:rsidR="00DE178B">
          <w:rPr>
            <w:rFonts w:ascii="Calibri" w:hAnsi="Calibri"/>
            <w:smallCaps w:val="0"/>
            <w:szCs w:val="22"/>
          </w:rPr>
          <w:tab/>
        </w:r>
        <w:r w:rsidRPr="00257922" w:rsidR="00DE178B">
          <w:rPr>
            <w:rStyle w:val="ac"/>
          </w:rPr>
          <w:t>F61-Elaborate Door Opening Authorization</w:t>
        </w:r>
        <w:r w:rsidR="00DE178B">
          <w:rPr>
            <w:webHidden/>
          </w:rPr>
          <w:tab/>
        </w:r>
        <w:r w:rsidR="00DE178B">
          <w:rPr>
            <w:webHidden/>
          </w:rPr>
          <w:fldChar w:fldCharType="begin"/>
        </w:r>
        <w:r w:rsidR="00DE178B">
          <w:rPr>
            <w:webHidden/>
          </w:rPr>
          <w:instrText xml:space="preserve"> PAGEREF _Toc392229959 \h </w:instrText>
        </w:r>
        <w:r w:rsidR="00DE178B">
          <w:rPr>
            <w:webHidden/>
          </w:rPr>
        </w:r>
        <w:r w:rsidR="00DE178B">
          <w:rPr>
            <w:webHidden/>
          </w:rPr>
          <w:fldChar w:fldCharType="separate"/>
        </w:r>
        <w:r w:rsidR="00DE178B">
          <w:rPr>
            <w:webHidden/>
          </w:rPr>
          <w:t>331</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60">
        <w:r w:rsidRPr="00257922" w:rsidR="00DE178B">
          <w:rPr>
            <w:rStyle w:val="ac"/>
          </w:rPr>
          <w:t>5.37</w:t>
        </w:r>
        <w:r w:rsidRPr="00387B4B" w:rsidR="00DE178B">
          <w:rPr>
            <w:rFonts w:ascii="Calibri" w:hAnsi="Calibri"/>
            <w:smallCaps w:val="0"/>
            <w:szCs w:val="22"/>
          </w:rPr>
          <w:tab/>
        </w:r>
        <w:r w:rsidRPr="00257922" w:rsidR="00DE178B">
          <w:rPr>
            <w:rStyle w:val="ac"/>
          </w:rPr>
          <w:t>F62-Control PSD Opening and Closing Order</w:t>
        </w:r>
        <w:r w:rsidR="00DE178B">
          <w:rPr>
            <w:webHidden/>
          </w:rPr>
          <w:tab/>
        </w:r>
        <w:r w:rsidR="00DE178B">
          <w:rPr>
            <w:webHidden/>
          </w:rPr>
          <w:fldChar w:fldCharType="begin"/>
        </w:r>
        <w:r w:rsidR="00DE178B">
          <w:rPr>
            <w:webHidden/>
          </w:rPr>
          <w:instrText xml:space="preserve"> PAGEREF _Toc392229960 \h </w:instrText>
        </w:r>
        <w:r w:rsidR="00DE178B">
          <w:rPr>
            <w:webHidden/>
          </w:rPr>
        </w:r>
        <w:r w:rsidR="00DE178B">
          <w:rPr>
            <w:webHidden/>
          </w:rPr>
          <w:fldChar w:fldCharType="separate"/>
        </w:r>
        <w:r w:rsidR="00DE178B">
          <w:rPr>
            <w:webHidden/>
          </w:rPr>
          <w:t>339</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61">
        <w:r w:rsidRPr="00257922" w:rsidR="00DE178B">
          <w:rPr>
            <w:rStyle w:val="ac"/>
          </w:rPr>
          <w:t>5.38</w:t>
        </w:r>
        <w:r w:rsidRPr="00387B4B" w:rsidR="00DE178B">
          <w:rPr>
            <w:rFonts w:ascii="Calibri" w:hAnsi="Calibri"/>
            <w:smallCaps w:val="0"/>
            <w:szCs w:val="22"/>
          </w:rPr>
          <w:tab/>
        </w:r>
        <w:r w:rsidRPr="00257922" w:rsidR="00DE178B">
          <w:rPr>
            <w:rStyle w:val="ac"/>
          </w:rPr>
          <w:t>F63-Monitor Status of Doors</w:t>
        </w:r>
        <w:r w:rsidR="00DE178B">
          <w:rPr>
            <w:webHidden/>
          </w:rPr>
          <w:tab/>
        </w:r>
        <w:r w:rsidR="00DE178B">
          <w:rPr>
            <w:webHidden/>
          </w:rPr>
          <w:fldChar w:fldCharType="begin"/>
        </w:r>
        <w:r w:rsidR="00DE178B">
          <w:rPr>
            <w:webHidden/>
          </w:rPr>
          <w:instrText xml:space="preserve"> PAGEREF _Toc392229961 \h </w:instrText>
        </w:r>
        <w:r w:rsidR="00DE178B">
          <w:rPr>
            <w:webHidden/>
          </w:rPr>
        </w:r>
        <w:r w:rsidR="00DE178B">
          <w:rPr>
            <w:webHidden/>
          </w:rPr>
          <w:fldChar w:fldCharType="separate"/>
        </w:r>
        <w:r w:rsidR="00DE178B">
          <w:rPr>
            <w:webHidden/>
          </w:rPr>
          <w:t>353</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62">
        <w:r w:rsidRPr="00257922" w:rsidR="00DE178B">
          <w:rPr>
            <w:rStyle w:val="ac"/>
          </w:rPr>
          <w:t>5.39</w:t>
        </w:r>
        <w:r w:rsidRPr="00387B4B" w:rsidR="00DE178B">
          <w:rPr>
            <w:rFonts w:ascii="Calibri" w:hAnsi="Calibri"/>
            <w:smallCaps w:val="0"/>
            <w:szCs w:val="22"/>
          </w:rPr>
          <w:tab/>
        </w:r>
        <w:r w:rsidRPr="00257922" w:rsidR="00DE178B">
          <w:rPr>
            <w:rStyle w:val="ac"/>
          </w:rPr>
          <w:t>F64-Protect Passengers during Emergency Evacuation</w:t>
        </w:r>
        <w:r w:rsidR="00DE178B">
          <w:rPr>
            <w:webHidden/>
          </w:rPr>
          <w:tab/>
        </w:r>
        <w:r w:rsidR="00DE178B">
          <w:rPr>
            <w:webHidden/>
          </w:rPr>
          <w:fldChar w:fldCharType="begin"/>
        </w:r>
        <w:r w:rsidR="00DE178B">
          <w:rPr>
            <w:webHidden/>
          </w:rPr>
          <w:instrText xml:space="preserve"> PAGEREF _Toc392229962 \h </w:instrText>
        </w:r>
        <w:r w:rsidR="00DE178B">
          <w:rPr>
            <w:webHidden/>
          </w:rPr>
        </w:r>
        <w:r w:rsidR="00DE178B">
          <w:rPr>
            <w:webHidden/>
          </w:rPr>
          <w:fldChar w:fldCharType="separate"/>
        </w:r>
        <w:r w:rsidR="00DE178B">
          <w:rPr>
            <w:webHidden/>
          </w:rPr>
          <w:t>363</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63">
        <w:r w:rsidRPr="00257922" w:rsidR="00DE178B">
          <w:rPr>
            <w:rStyle w:val="ac"/>
          </w:rPr>
          <w:t>5.40</w:t>
        </w:r>
        <w:r w:rsidRPr="00387B4B" w:rsidR="00DE178B">
          <w:rPr>
            <w:rFonts w:ascii="Calibri" w:hAnsi="Calibri"/>
            <w:smallCaps w:val="0"/>
            <w:szCs w:val="22"/>
          </w:rPr>
          <w:tab/>
        </w:r>
        <w:r w:rsidRPr="00257922" w:rsidR="00DE178B">
          <w:rPr>
            <w:rStyle w:val="ac"/>
          </w:rPr>
          <w:t>F7-Generate Output Orders</w:t>
        </w:r>
        <w:r w:rsidR="00DE178B">
          <w:rPr>
            <w:webHidden/>
          </w:rPr>
          <w:tab/>
        </w:r>
        <w:r w:rsidR="00DE178B">
          <w:rPr>
            <w:webHidden/>
          </w:rPr>
          <w:fldChar w:fldCharType="begin"/>
        </w:r>
        <w:r w:rsidR="00DE178B">
          <w:rPr>
            <w:webHidden/>
          </w:rPr>
          <w:instrText xml:space="preserve"> PAGEREF _Toc392229963 \h </w:instrText>
        </w:r>
        <w:r w:rsidR="00DE178B">
          <w:rPr>
            <w:webHidden/>
          </w:rPr>
        </w:r>
        <w:r w:rsidR="00DE178B">
          <w:rPr>
            <w:webHidden/>
          </w:rPr>
          <w:fldChar w:fldCharType="separate"/>
        </w:r>
        <w:r w:rsidR="00DE178B">
          <w:rPr>
            <w:webHidden/>
          </w:rPr>
          <w:t>373</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64">
        <w:r w:rsidRPr="00257922" w:rsidR="00DE178B">
          <w:rPr>
            <w:rStyle w:val="ac"/>
          </w:rPr>
          <w:t>5.41</w:t>
        </w:r>
        <w:r w:rsidRPr="00387B4B" w:rsidR="00DE178B">
          <w:rPr>
            <w:rFonts w:ascii="Calibri" w:hAnsi="Calibri"/>
            <w:smallCaps w:val="0"/>
            <w:szCs w:val="22"/>
          </w:rPr>
          <w:tab/>
        </w:r>
        <w:r w:rsidRPr="00257922" w:rsidR="00DE178B">
          <w:rPr>
            <w:rStyle w:val="ac"/>
          </w:rPr>
          <w:t>F71-Outputs to Rolling-stock</w:t>
        </w:r>
        <w:r w:rsidR="00DE178B">
          <w:rPr>
            <w:webHidden/>
          </w:rPr>
          <w:tab/>
        </w:r>
        <w:r w:rsidR="00DE178B">
          <w:rPr>
            <w:webHidden/>
          </w:rPr>
          <w:fldChar w:fldCharType="begin"/>
        </w:r>
        <w:r w:rsidR="00DE178B">
          <w:rPr>
            <w:webHidden/>
          </w:rPr>
          <w:instrText xml:space="preserve"> PAGEREF _Toc392229964 \h </w:instrText>
        </w:r>
        <w:r w:rsidR="00DE178B">
          <w:rPr>
            <w:webHidden/>
          </w:rPr>
        </w:r>
        <w:r w:rsidR="00DE178B">
          <w:rPr>
            <w:webHidden/>
          </w:rPr>
          <w:fldChar w:fldCharType="separate"/>
        </w:r>
        <w:r w:rsidR="00DE178B">
          <w:rPr>
            <w:webHidden/>
          </w:rPr>
          <w:t>374</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65">
        <w:r w:rsidRPr="00257922" w:rsidR="00DE178B">
          <w:rPr>
            <w:rStyle w:val="ac"/>
          </w:rPr>
          <w:t>5.42</w:t>
        </w:r>
        <w:r w:rsidRPr="00387B4B" w:rsidR="00DE178B">
          <w:rPr>
            <w:rFonts w:ascii="Calibri" w:hAnsi="Calibri"/>
            <w:smallCaps w:val="0"/>
            <w:szCs w:val="22"/>
          </w:rPr>
          <w:tab/>
        </w:r>
        <w:r w:rsidRPr="00257922" w:rsidR="00DE178B">
          <w:rPr>
            <w:rStyle w:val="ac"/>
          </w:rPr>
          <w:t>F72-Outputs to ZC</w:t>
        </w:r>
        <w:r w:rsidR="00DE178B">
          <w:rPr>
            <w:webHidden/>
          </w:rPr>
          <w:tab/>
        </w:r>
        <w:r w:rsidR="00DE178B">
          <w:rPr>
            <w:webHidden/>
          </w:rPr>
          <w:fldChar w:fldCharType="begin"/>
        </w:r>
        <w:r w:rsidR="00DE178B">
          <w:rPr>
            <w:webHidden/>
          </w:rPr>
          <w:instrText xml:space="preserve"> PAGEREF _Toc392229965 \h </w:instrText>
        </w:r>
        <w:r w:rsidR="00DE178B">
          <w:rPr>
            <w:webHidden/>
          </w:rPr>
        </w:r>
        <w:r w:rsidR="00DE178B">
          <w:rPr>
            <w:webHidden/>
          </w:rPr>
          <w:fldChar w:fldCharType="separate"/>
        </w:r>
        <w:r w:rsidR="00DE178B">
          <w:rPr>
            <w:webHidden/>
          </w:rPr>
          <w:t>385</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66">
        <w:r w:rsidRPr="00257922" w:rsidR="00DE178B">
          <w:rPr>
            <w:rStyle w:val="ac"/>
          </w:rPr>
          <w:t>5.43</w:t>
        </w:r>
        <w:r w:rsidRPr="00387B4B" w:rsidR="00DE178B">
          <w:rPr>
            <w:rFonts w:ascii="Calibri" w:hAnsi="Calibri"/>
            <w:smallCaps w:val="0"/>
            <w:szCs w:val="22"/>
          </w:rPr>
          <w:tab/>
        </w:r>
        <w:r w:rsidRPr="00257922" w:rsidR="00DE178B">
          <w:rPr>
            <w:rStyle w:val="ac"/>
          </w:rPr>
          <w:t>F73-Outputs to CI Radio</w:t>
        </w:r>
        <w:r w:rsidR="00DE178B">
          <w:rPr>
            <w:webHidden/>
          </w:rPr>
          <w:tab/>
        </w:r>
        <w:r w:rsidR="00DE178B">
          <w:rPr>
            <w:webHidden/>
          </w:rPr>
          <w:fldChar w:fldCharType="begin"/>
        </w:r>
        <w:r w:rsidR="00DE178B">
          <w:rPr>
            <w:webHidden/>
          </w:rPr>
          <w:instrText xml:space="preserve"> PAGEREF _Toc392229966 \h </w:instrText>
        </w:r>
        <w:r w:rsidR="00DE178B">
          <w:rPr>
            <w:webHidden/>
          </w:rPr>
        </w:r>
        <w:r w:rsidR="00DE178B">
          <w:rPr>
            <w:webHidden/>
          </w:rPr>
          <w:fldChar w:fldCharType="separate"/>
        </w:r>
        <w:r w:rsidR="00DE178B">
          <w:rPr>
            <w:webHidden/>
          </w:rPr>
          <w:t>403</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67">
        <w:r w:rsidRPr="00257922" w:rsidR="00DE178B">
          <w:rPr>
            <w:rStyle w:val="ac"/>
          </w:rPr>
          <w:t>5.44</w:t>
        </w:r>
        <w:r w:rsidRPr="00387B4B" w:rsidR="00DE178B">
          <w:rPr>
            <w:rFonts w:ascii="Calibri" w:hAnsi="Calibri"/>
            <w:smallCaps w:val="0"/>
            <w:szCs w:val="22"/>
          </w:rPr>
          <w:tab/>
        </w:r>
        <w:r w:rsidRPr="00257922" w:rsidR="00DE178B">
          <w:rPr>
            <w:rStyle w:val="ac"/>
          </w:rPr>
          <w:t>F8-Platform Relative &amp; Assist Functions</w:t>
        </w:r>
        <w:r w:rsidR="00DE178B">
          <w:rPr>
            <w:webHidden/>
          </w:rPr>
          <w:tab/>
        </w:r>
        <w:r w:rsidR="00DE178B">
          <w:rPr>
            <w:webHidden/>
          </w:rPr>
          <w:fldChar w:fldCharType="begin"/>
        </w:r>
        <w:r w:rsidR="00DE178B">
          <w:rPr>
            <w:webHidden/>
          </w:rPr>
          <w:instrText xml:space="preserve"> PAGEREF _Toc392229967 \h </w:instrText>
        </w:r>
        <w:r w:rsidR="00DE178B">
          <w:rPr>
            <w:webHidden/>
          </w:rPr>
        </w:r>
        <w:r w:rsidR="00DE178B">
          <w:rPr>
            <w:webHidden/>
          </w:rPr>
          <w:fldChar w:fldCharType="separate"/>
        </w:r>
        <w:r w:rsidR="00DE178B">
          <w:rPr>
            <w:webHidden/>
          </w:rPr>
          <w:t>405</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68">
        <w:r w:rsidRPr="00257922" w:rsidR="00DE178B">
          <w:rPr>
            <w:rStyle w:val="ac"/>
          </w:rPr>
          <w:t>5.45</w:t>
        </w:r>
        <w:r w:rsidRPr="00387B4B" w:rsidR="00DE178B">
          <w:rPr>
            <w:rFonts w:ascii="Calibri" w:hAnsi="Calibri"/>
            <w:smallCaps w:val="0"/>
            <w:szCs w:val="22"/>
          </w:rPr>
          <w:tab/>
        </w:r>
        <w:r w:rsidRPr="00257922" w:rsidR="00DE178B">
          <w:rPr>
            <w:rStyle w:val="ac"/>
          </w:rPr>
          <w:t>F81-Initialize ATP software</w:t>
        </w:r>
        <w:r w:rsidR="00DE178B">
          <w:rPr>
            <w:webHidden/>
          </w:rPr>
          <w:tab/>
        </w:r>
        <w:r w:rsidR="00DE178B">
          <w:rPr>
            <w:webHidden/>
          </w:rPr>
          <w:fldChar w:fldCharType="begin"/>
        </w:r>
        <w:r w:rsidR="00DE178B">
          <w:rPr>
            <w:webHidden/>
          </w:rPr>
          <w:instrText xml:space="preserve"> PAGEREF _Toc392229968 \h </w:instrText>
        </w:r>
        <w:r w:rsidR="00DE178B">
          <w:rPr>
            <w:webHidden/>
          </w:rPr>
        </w:r>
        <w:r w:rsidR="00DE178B">
          <w:rPr>
            <w:webHidden/>
          </w:rPr>
          <w:fldChar w:fldCharType="separate"/>
        </w:r>
        <w:r w:rsidR="00DE178B">
          <w:rPr>
            <w:webHidden/>
          </w:rPr>
          <w:t>405</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69">
        <w:r w:rsidRPr="00257922" w:rsidR="00DE178B">
          <w:rPr>
            <w:rStyle w:val="ac"/>
          </w:rPr>
          <w:t>5.46</w:t>
        </w:r>
        <w:r w:rsidRPr="00387B4B" w:rsidR="00DE178B">
          <w:rPr>
            <w:rFonts w:ascii="Calibri" w:hAnsi="Calibri"/>
            <w:smallCaps w:val="0"/>
            <w:szCs w:val="22"/>
          </w:rPr>
          <w:tab/>
        </w:r>
        <w:r w:rsidRPr="00257922" w:rsidR="00DE178B">
          <w:rPr>
            <w:rStyle w:val="ac"/>
          </w:rPr>
          <w:t>F82-Manage Vital Time</w:t>
        </w:r>
        <w:r w:rsidR="00DE178B">
          <w:rPr>
            <w:webHidden/>
          </w:rPr>
          <w:tab/>
        </w:r>
        <w:r w:rsidR="00DE178B">
          <w:rPr>
            <w:webHidden/>
          </w:rPr>
          <w:fldChar w:fldCharType="begin"/>
        </w:r>
        <w:r w:rsidR="00DE178B">
          <w:rPr>
            <w:webHidden/>
          </w:rPr>
          <w:instrText xml:space="preserve"> PAGEREF _Toc392229969 \h </w:instrText>
        </w:r>
        <w:r w:rsidR="00DE178B">
          <w:rPr>
            <w:webHidden/>
          </w:rPr>
        </w:r>
        <w:r w:rsidR="00DE178B">
          <w:rPr>
            <w:webHidden/>
          </w:rPr>
          <w:fldChar w:fldCharType="separate"/>
        </w:r>
        <w:r w:rsidR="00DE178B">
          <w:rPr>
            <w:webHidden/>
          </w:rPr>
          <w:t>409</w:t>
        </w:r>
        <w:r w:rsidR="00DE178B">
          <w:rPr>
            <w:webHidden/>
          </w:rPr>
          <w:fldChar w:fldCharType="end"/>
        </w:r>
      </w:hyperlink>
    </w:p>
    <w:p w:rsidRPr="00387B4B" w:rsidR="00DE178B" w:rsidRDefault="00532AED">
      <w:pPr>
        <w:pStyle w:val="20"/>
        <w:tabs>
          <w:tab w:val="left" w:pos="880"/>
          <w:tab w:val="right" w:leader="dot" w:pos="9060"/>
        </w:tabs>
        <w:rPr>
          <w:rFonts w:ascii="Calibri" w:hAnsi="Calibri"/>
          <w:smallCaps w:val="0"/>
          <w:szCs w:val="22"/>
        </w:rPr>
      </w:pPr>
      <w:hyperlink w:history="1" w:anchor="_Toc392229970">
        <w:r w:rsidRPr="00257922" w:rsidR="00DE178B">
          <w:rPr>
            <w:rStyle w:val="ac"/>
          </w:rPr>
          <w:t>5.47</w:t>
        </w:r>
        <w:r w:rsidRPr="00387B4B" w:rsidR="00DE178B">
          <w:rPr>
            <w:rFonts w:ascii="Calibri" w:hAnsi="Calibri"/>
            <w:smallCaps w:val="0"/>
            <w:szCs w:val="22"/>
          </w:rPr>
          <w:tab/>
        </w:r>
        <w:r w:rsidRPr="00257922" w:rsidR="00DE178B">
          <w:rPr>
            <w:rStyle w:val="ac"/>
          </w:rPr>
          <w:t>F83-Manage Synchronization between two CPUs</w:t>
        </w:r>
        <w:r w:rsidR="00DE178B">
          <w:rPr>
            <w:webHidden/>
          </w:rPr>
          <w:tab/>
        </w:r>
        <w:r w:rsidR="00DE178B">
          <w:rPr>
            <w:webHidden/>
          </w:rPr>
          <w:fldChar w:fldCharType="begin"/>
        </w:r>
        <w:r w:rsidR="00DE178B">
          <w:rPr>
            <w:webHidden/>
          </w:rPr>
          <w:instrText xml:space="preserve"> PAGEREF _Toc392229970 \h </w:instrText>
        </w:r>
        <w:r w:rsidR="00DE178B">
          <w:rPr>
            <w:webHidden/>
          </w:rPr>
        </w:r>
        <w:r w:rsidR="00DE178B">
          <w:rPr>
            <w:webHidden/>
          </w:rPr>
          <w:fldChar w:fldCharType="separate"/>
        </w:r>
        <w:r w:rsidR="00DE178B">
          <w:rPr>
            <w:webHidden/>
          </w:rPr>
          <w:t>417</w:t>
        </w:r>
        <w:r w:rsidR="00DE178B">
          <w:rPr>
            <w:webHidden/>
          </w:rPr>
          <w:fldChar w:fldCharType="end"/>
        </w:r>
      </w:hyperlink>
    </w:p>
    <w:p w:rsidRPr="00387B4B" w:rsidR="00DE178B" w:rsidRDefault="00532AED">
      <w:pPr>
        <w:pStyle w:val="10"/>
        <w:tabs>
          <w:tab w:val="left" w:pos="420"/>
        </w:tabs>
        <w:rPr>
          <w:rFonts w:ascii="Calibri" w:hAnsi="Calibri"/>
          <w:b w:val="0"/>
          <w:bCs w:val="0"/>
          <w:caps w:val="0"/>
          <w:szCs w:val="22"/>
        </w:rPr>
      </w:pPr>
      <w:hyperlink w:history="1" w:anchor="_Toc392229971">
        <w:r w:rsidRPr="00257922" w:rsidR="00DE178B">
          <w:rPr>
            <w:rStyle w:val="ac"/>
          </w:rPr>
          <w:t>6</w:t>
        </w:r>
        <w:r w:rsidRPr="00387B4B" w:rsidR="00DE178B">
          <w:rPr>
            <w:rFonts w:ascii="Calibri" w:hAnsi="Calibri"/>
            <w:b w:val="0"/>
            <w:bCs w:val="0"/>
            <w:caps w:val="0"/>
            <w:szCs w:val="22"/>
          </w:rPr>
          <w:tab/>
        </w:r>
        <w:r w:rsidRPr="00257922" w:rsidR="00DE178B">
          <w:rPr>
            <w:rStyle w:val="ac"/>
          </w:rPr>
          <w:t>Appendices</w:t>
        </w:r>
        <w:r w:rsidR="00DE178B">
          <w:rPr>
            <w:webHidden/>
          </w:rPr>
          <w:tab/>
        </w:r>
        <w:r w:rsidR="00DE178B">
          <w:rPr>
            <w:webHidden/>
          </w:rPr>
          <w:fldChar w:fldCharType="begin"/>
        </w:r>
        <w:r w:rsidR="00DE178B">
          <w:rPr>
            <w:webHidden/>
          </w:rPr>
          <w:instrText xml:space="preserve"> PAGEREF _Toc392229971 \h </w:instrText>
        </w:r>
        <w:r w:rsidR="00DE178B">
          <w:rPr>
            <w:webHidden/>
          </w:rPr>
        </w:r>
        <w:r w:rsidR="00DE178B">
          <w:rPr>
            <w:webHidden/>
          </w:rPr>
          <w:fldChar w:fldCharType="separate"/>
        </w:r>
        <w:r w:rsidR="00DE178B">
          <w:rPr>
            <w:webHidden/>
          </w:rPr>
          <w:t>424</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72">
        <w:r w:rsidRPr="00257922" w:rsidR="00DE178B">
          <w:rPr>
            <w:rStyle w:val="ac"/>
          </w:rPr>
          <w:t>6.1</w:t>
        </w:r>
        <w:r w:rsidRPr="00387B4B" w:rsidR="00DE178B">
          <w:rPr>
            <w:rFonts w:ascii="Calibri" w:hAnsi="Calibri"/>
            <w:smallCaps w:val="0"/>
            <w:szCs w:val="22"/>
          </w:rPr>
          <w:tab/>
        </w:r>
        <w:r w:rsidRPr="00257922" w:rsidR="00DE178B">
          <w:rPr>
            <w:rStyle w:val="ac"/>
          </w:rPr>
          <w:t>Project Configuration of ATPsetting</w:t>
        </w:r>
        <w:r w:rsidR="00DE178B">
          <w:rPr>
            <w:webHidden/>
          </w:rPr>
          <w:tab/>
        </w:r>
        <w:r w:rsidR="00DE178B">
          <w:rPr>
            <w:webHidden/>
          </w:rPr>
          <w:fldChar w:fldCharType="begin"/>
        </w:r>
        <w:r w:rsidR="00DE178B">
          <w:rPr>
            <w:webHidden/>
          </w:rPr>
          <w:instrText xml:space="preserve"> PAGEREF _Toc392229972 \h </w:instrText>
        </w:r>
        <w:r w:rsidR="00DE178B">
          <w:rPr>
            <w:webHidden/>
          </w:rPr>
        </w:r>
        <w:r w:rsidR="00DE178B">
          <w:rPr>
            <w:webHidden/>
          </w:rPr>
          <w:fldChar w:fldCharType="separate"/>
        </w:r>
        <w:r w:rsidR="00DE178B">
          <w:rPr>
            <w:webHidden/>
          </w:rPr>
          <w:t>424</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73">
        <w:r w:rsidRPr="00257922" w:rsidR="00DE178B">
          <w:rPr>
            <w:rStyle w:val="ac"/>
          </w:rPr>
          <w:t>6.2</w:t>
        </w:r>
        <w:r w:rsidRPr="00387B4B" w:rsidR="00DE178B">
          <w:rPr>
            <w:rFonts w:ascii="Calibri" w:hAnsi="Calibri"/>
            <w:smallCaps w:val="0"/>
            <w:szCs w:val="22"/>
          </w:rPr>
          <w:tab/>
        </w:r>
        <w:r w:rsidRPr="00257922" w:rsidR="00DE178B">
          <w:rPr>
            <w:rStyle w:val="ac"/>
          </w:rPr>
          <w:t>Carborne Controller Constants</w:t>
        </w:r>
        <w:r w:rsidR="00DE178B">
          <w:rPr>
            <w:webHidden/>
          </w:rPr>
          <w:tab/>
        </w:r>
        <w:r w:rsidR="00DE178B">
          <w:rPr>
            <w:webHidden/>
          </w:rPr>
          <w:fldChar w:fldCharType="begin"/>
        </w:r>
        <w:r w:rsidR="00DE178B">
          <w:rPr>
            <w:webHidden/>
          </w:rPr>
          <w:instrText xml:space="preserve"> PAGEREF _Toc392229973 \h </w:instrText>
        </w:r>
        <w:r w:rsidR="00DE178B">
          <w:rPr>
            <w:webHidden/>
          </w:rPr>
        </w:r>
        <w:r w:rsidR="00DE178B">
          <w:rPr>
            <w:webHidden/>
          </w:rPr>
          <w:fldChar w:fldCharType="separate"/>
        </w:r>
        <w:r w:rsidR="00DE178B">
          <w:rPr>
            <w:webHidden/>
          </w:rPr>
          <w:t>427</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74">
        <w:r w:rsidRPr="00257922" w:rsidR="00DE178B">
          <w:rPr>
            <w:rStyle w:val="ac"/>
          </w:rPr>
          <w:t>6.3</w:t>
        </w:r>
        <w:r w:rsidRPr="00387B4B" w:rsidR="00DE178B">
          <w:rPr>
            <w:rFonts w:ascii="Calibri" w:hAnsi="Calibri"/>
            <w:smallCaps w:val="0"/>
            <w:szCs w:val="22"/>
          </w:rPr>
          <w:tab/>
        </w:r>
        <w:r w:rsidRPr="00257922" w:rsidR="00DE178B">
          <w:rPr>
            <w:rStyle w:val="ac"/>
          </w:rPr>
          <w:t>Logical Types Definition</w:t>
        </w:r>
        <w:r w:rsidR="00DE178B">
          <w:rPr>
            <w:webHidden/>
          </w:rPr>
          <w:tab/>
        </w:r>
        <w:r w:rsidR="00DE178B">
          <w:rPr>
            <w:webHidden/>
          </w:rPr>
          <w:fldChar w:fldCharType="begin"/>
        </w:r>
        <w:r w:rsidR="00DE178B">
          <w:rPr>
            <w:webHidden/>
          </w:rPr>
          <w:instrText xml:space="preserve"> PAGEREF _Toc392229974 \h </w:instrText>
        </w:r>
        <w:r w:rsidR="00DE178B">
          <w:rPr>
            <w:webHidden/>
          </w:rPr>
        </w:r>
        <w:r w:rsidR="00DE178B">
          <w:rPr>
            <w:webHidden/>
          </w:rPr>
          <w:fldChar w:fldCharType="separate"/>
        </w:r>
        <w:r w:rsidR="00DE178B">
          <w:rPr>
            <w:webHidden/>
          </w:rPr>
          <w:t>430</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75">
        <w:r w:rsidRPr="00257922" w:rsidR="00DE178B">
          <w:rPr>
            <w:rStyle w:val="ac"/>
          </w:rPr>
          <w:t>6.4</w:t>
        </w:r>
        <w:r w:rsidRPr="00387B4B" w:rsidR="00DE178B">
          <w:rPr>
            <w:rFonts w:ascii="Calibri" w:hAnsi="Calibri"/>
            <w:smallCaps w:val="0"/>
            <w:szCs w:val="22"/>
          </w:rPr>
          <w:tab/>
        </w:r>
        <w:r w:rsidRPr="00257922" w:rsidR="00DE178B">
          <w:rPr>
            <w:rStyle w:val="ac"/>
          </w:rPr>
          <w:t>Offline generated codes</w:t>
        </w:r>
        <w:r w:rsidR="00DE178B">
          <w:rPr>
            <w:webHidden/>
          </w:rPr>
          <w:tab/>
        </w:r>
        <w:r w:rsidR="00DE178B">
          <w:rPr>
            <w:webHidden/>
          </w:rPr>
          <w:fldChar w:fldCharType="begin"/>
        </w:r>
        <w:r w:rsidR="00DE178B">
          <w:rPr>
            <w:webHidden/>
          </w:rPr>
          <w:instrText xml:space="preserve"> PAGEREF _Toc392229975 \h </w:instrText>
        </w:r>
        <w:r w:rsidR="00DE178B">
          <w:rPr>
            <w:webHidden/>
          </w:rPr>
        </w:r>
        <w:r w:rsidR="00DE178B">
          <w:rPr>
            <w:webHidden/>
          </w:rPr>
          <w:fldChar w:fldCharType="separate"/>
        </w:r>
        <w:r w:rsidR="00DE178B">
          <w:rPr>
            <w:webHidden/>
          </w:rPr>
          <w:t>435</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76">
        <w:r w:rsidRPr="00257922" w:rsidR="00DE178B">
          <w:rPr>
            <w:rStyle w:val="ac"/>
          </w:rPr>
          <w:t>6.5</w:t>
        </w:r>
        <w:r w:rsidRPr="00387B4B" w:rsidR="00DE178B">
          <w:rPr>
            <w:rFonts w:ascii="Calibri" w:hAnsi="Calibri"/>
            <w:smallCaps w:val="0"/>
            <w:szCs w:val="22"/>
          </w:rPr>
          <w:tab/>
        </w:r>
        <w:r w:rsidRPr="00257922" w:rsidR="00DE178B">
          <w:rPr>
            <w:rStyle w:val="ac"/>
          </w:rPr>
          <w:t>Message</w:t>
        </w:r>
        <w:r w:rsidR="00DE178B">
          <w:rPr>
            <w:webHidden/>
          </w:rPr>
          <w:tab/>
        </w:r>
        <w:r w:rsidR="00DE178B">
          <w:rPr>
            <w:webHidden/>
          </w:rPr>
          <w:fldChar w:fldCharType="begin"/>
        </w:r>
        <w:r w:rsidR="00DE178B">
          <w:rPr>
            <w:webHidden/>
          </w:rPr>
          <w:instrText xml:space="preserve"> PAGEREF _Toc392229976 \h </w:instrText>
        </w:r>
        <w:r w:rsidR="00DE178B">
          <w:rPr>
            <w:webHidden/>
          </w:rPr>
        </w:r>
        <w:r w:rsidR="00DE178B">
          <w:rPr>
            <w:webHidden/>
          </w:rPr>
          <w:fldChar w:fldCharType="separate"/>
        </w:r>
        <w:r w:rsidR="00DE178B">
          <w:rPr>
            <w:webHidden/>
          </w:rPr>
          <w:t>436</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77">
        <w:r w:rsidRPr="00257922" w:rsidR="00DE178B">
          <w:rPr>
            <w:rStyle w:val="ac"/>
          </w:rPr>
          <w:t>6.6</w:t>
        </w:r>
        <w:r w:rsidRPr="00387B4B" w:rsidR="00DE178B">
          <w:rPr>
            <w:rFonts w:ascii="Calibri" w:hAnsi="Calibri"/>
            <w:smallCaps w:val="0"/>
            <w:szCs w:val="22"/>
          </w:rPr>
          <w:tab/>
        </w:r>
        <w:r w:rsidRPr="00257922" w:rsidR="00DE178B">
          <w:rPr>
            <w:rStyle w:val="ac"/>
          </w:rPr>
          <w:t>Track Map</w:t>
        </w:r>
        <w:r w:rsidR="00DE178B">
          <w:rPr>
            <w:webHidden/>
          </w:rPr>
          <w:tab/>
        </w:r>
        <w:r w:rsidR="00DE178B">
          <w:rPr>
            <w:webHidden/>
          </w:rPr>
          <w:fldChar w:fldCharType="begin"/>
        </w:r>
        <w:r w:rsidR="00DE178B">
          <w:rPr>
            <w:webHidden/>
          </w:rPr>
          <w:instrText xml:space="preserve"> PAGEREF _Toc392229977 \h </w:instrText>
        </w:r>
        <w:r w:rsidR="00DE178B">
          <w:rPr>
            <w:webHidden/>
          </w:rPr>
        </w:r>
        <w:r w:rsidR="00DE178B">
          <w:rPr>
            <w:webHidden/>
          </w:rPr>
          <w:fldChar w:fldCharType="separate"/>
        </w:r>
        <w:r w:rsidR="00DE178B">
          <w:rPr>
            <w:webHidden/>
          </w:rPr>
          <w:t>439</w:t>
        </w:r>
        <w:r w:rsidR="00DE178B">
          <w:rPr>
            <w:webHidden/>
          </w:rPr>
          <w:fldChar w:fldCharType="end"/>
        </w:r>
      </w:hyperlink>
    </w:p>
    <w:p w:rsidRPr="00387B4B" w:rsidR="00DE178B" w:rsidRDefault="00532AED">
      <w:pPr>
        <w:pStyle w:val="20"/>
        <w:tabs>
          <w:tab w:val="left" w:pos="709"/>
          <w:tab w:val="right" w:leader="dot" w:pos="9060"/>
        </w:tabs>
        <w:rPr>
          <w:rFonts w:ascii="Calibri" w:hAnsi="Calibri"/>
          <w:smallCaps w:val="0"/>
          <w:szCs w:val="22"/>
        </w:rPr>
      </w:pPr>
      <w:hyperlink w:history="1" w:anchor="_Toc392229978">
        <w:r w:rsidRPr="00257922" w:rsidR="00DE178B">
          <w:rPr>
            <w:rStyle w:val="ac"/>
          </w:rPr>
          <w:t>6.7</w:t>
        </w:r>
        <w:r w:rsidRPr="00387B4B" w:rsidR="00DE178B">
          <w:rPr>
            <w:rFonts w:ascii="Calibri" w:hAnsi="Calibri"/>
            <w:smallCaps w:val="0"/>
            <w:szCs w:val="22"/>
          </w:rPr>
          <w:tab/>
        </w:r>
        <w:r w:rsidRPr="00257922" w:rsidR="00DE178B">
          <w:rPr>
            <w:rStyle w:val="ac"/>
          </w:rPr>
          <w:t>Assessment on Compliance with EN50128</w:t>
        </w:r>
        <w:r w:rsidR="00DE178B">
          <w:rPr>
            <w:webHidden/>
          </w:rPr>
          <w:tab/>
        </w:r>
        <w:r w:rsidR="00DE178B">
          <w:rPr>
            <w:webHidden/>
          </w:rPr>
          <w:fldChar w:fldCharType="begin"/>
        </w:r>
        <w:r w:rsidR="00DE178B">
          <w:rPr>
            <w:webHidden/>
          </w:rPr>
          <w:instrText xml:space="preserve"> PAGEREF _Toc392229978 \h </w:instrText>
        </w:r>
        <w:r w:rsidR="00DE178B">
          <w:rPr>
            <w:webHidden/>
          </w:rPr>
        </w:r>
        <w:r w:rsidR="00DE178B">
          <w:rPr>
            <w:webHidden/>
          </w:rPr>
          <w:fldChar w:fldCharType="separate"/>
        </w:r>
        <w:r w:rsidR="00DE178B">
          <w:rPr>
            <w:webHidden/>
          </w:rPr>
          <w:t>446</w:t>
        </w:r>
        <w:r w:rsidR="00DE178B">
          <w:rPr>
            <w:webHidden/>
          </w:rPr>
          <w:fldChar w:fldCharType="end"/>
        </w:r>
      </w:hyperlink>
    </w:p>
    <w:p w:rsidRPr="00972074" w:rsidR="00DC5FC3" w:rsidP="00972074" w:rsidRDefault="00DC5FC3">
      <w:r w:rsidRPr="00972074">
        <w:fldChar w:fldCharType="end"/>
      </w:r>
    </w:p>
    <w:p w:rsidRPr="00972074" w:rsidR="00DC5FC3" w:rsidP="00972074" w:rsidRDefault="00DC5FC3">
      <w:r w:rsidRPr="00972074">
        <w:br w:type="page"/>
      </w:r>
    </w:p>
    <w:p w:rsidR="00DC5FC3" w:rsidP="00DC5FC3" w:rsidRDefault="00DC5FC3">
      <w:pPr>
        <w:pStyle w:val="af2"/>
        <w:spacing w:before="156" w:after="156"/>
      </w:pPr>
      <w:r>
        <w:rPr>
          <w:rFonts w:hint="eastAsia"/>
        </w:rPr>
        <w:lastRenderedPageBreak/>
        <w:t>FIGURE</w:t>
      </w:r>
      <w:r w:rsidRPr="00106D69">
        <w:rPr>
          <w:rFonts w:hint="eastAsia"/>
        </w:rPr>
        <w:t>S</w:t>
      </w:r>
    </w:p>
    <w:p w:rsidRPr="00387B4B" w:rsidR="00DE178B" w:rsidRDefault="00DC5FC3">
      <w:pPr>
        <w:pStyle w:val="aff4"/>
        <w:tabs>
          <w:tab w:val="right" w:leader="dot" w:pos="9060"/>
        </w:tabs>
        <w:rPr>
          <w:rFonts w:cs="Times New Roman"/>
          <w:smallCaps w:val="0"/>
          <w:sz w:val="21"/>
          <w:szCs w:val="22"/>
        </w:rPr>
      </w:pPr>
      <w:r>
        <w:fldChar w:fldCharType="begin"/>
      </w:r>
      <w:r>
        <w:instrText xml:space="preserve"> </w:instrText>
      </w:r>
      <w:r>
        <w:rPr>
          <w:rFonts w:hint="eastAsia"/>
        </w:rPr>
        <w:instrText>TOC \h \z \c "Figure"</w:instrText>
      </w:r>
      <w:r>
        <w:instrText xml:space="preserve"> </w:instrText>
      </w:r>
      <w:r>
        <w:fldChar w:fldCharType="separate"/>
      </w:r>
      <w:hyperlink w:history="1" w:anchor="_Toc392229979">
        <w:r w:rsidRPr="00304FE7" w:rsidR="00DE178B">
          <w:rPr>
            <w:rStyle w:val="ac"/>
          </w:rPr>
          <w:t>Figure 4</w:t>
        </w:r>
        <w:r w:rsidRPr="00304FE7" w:rsidR="00DE178B">
          <w:rPr>
            <w:rStyle w:val="ac"/>
          </w:rPr>
          <w:noBreakHyphen/>
          <w:t>1 CC-CBI communication with SACEM protocol</w:t>
        </w:r>
        <w:r w:rsidR="00DE178B">
          <w:rPr>
            <w:webHidden/>
          </w:rPr>
          <w:tab/>
        </w:r>
        <w:r w:rsidR="00DE178B">
          <w:rPr>
            <w:webHidden/>
          </w:rPr>
          <w:fldChar w:fldCharType="begin"/>
        </w:r>
        <w:r w:rsidR="00DE178B">
          <w:rPr>
            <w:webHidden/>
          </w:rPr>
          <w:instrText xml:space="preserve"> PAGEREF _Toc392229979 \h </w:instrText>
        </w:r>
        <w:r w:rsidR="00DE178B">
          <w:rPr>
            <w:webHidden/>
          </w:rPr>
        </w:r>
        <w:r w:rsidR="00DE178B">
          <w:rPr>
            <w:webHidden/>
          </w:rPr>
          <w:fldChar w:fldCharType="separate"/>
        </w:r>
        <w:r w:rsidR="00DE178B">
          <w:rPr>
            <w:webHidden/>
          </w:rPr>
          <w:t>62</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80">
        <w:r w:rsidRPr="00304FE7" w:rsidR="00DE178B">
          <w:rPr>
            <w:rStyle w:val="ac"/>
          </w:rPr>
          <w:t>Figure 4</w:t>
        </w:r>
        <w:r w:rsidRPr="00304FE7" w:rsidR="00DE178B">
          <w:rPr>
            <w:rStyle w:val="ac"/>
          </w:rPr>
          <w:noBreakHyphen/>
          <w:t>2 CC-CBI communication with FSFB2 protocol</w:t>
        </w:r>
        <w:r w:rsidR="00DE178B">
          <w:rPr>
            <w:webHidden/>
          </w:rPr>
          <w:tab/>
        </w:r>
        <w:r w:rsidR="00DE178B">
          <w:rPr>
            <w:webHidden/>
          </w:rPr>
          <w:fldChar w:fldCharType="begin"/>
        </w:r>
        <w:r w:rsidR="00DE178B">
          <w:rPr>
            <w:webHidden/>
          </w:rPr>
          <w:instrText xml:space="preserve"> PAGEREF _Toc392229980 \h </w:instrText>
        </w:r>
        <w:r w:rsidR="00DE178B">
          <w:rPr>
            <w:webHidden/>
          </w:rPr>
        </w:r>
        <w:r w:rsidR="00DE178B">
          <w:rPr>
            <w:webHidden/>
          </w:rPr>
          <w:fldChar w:fldCharType="separate"/>
        </w:r>
        <w:r w:rsidR="00DE178B">
          <w:rPr>
            <w:webHidden/>
          </w:rPr>
          <w:t>67</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81">
        <w:r w:rsidRPr="00304FE7" w:rsidR="00DE178B">
          <w:rPr>
            <w:rStyle w:val="ac"/>
          </w:rPr>
          <w:t>Figure 5</w:t>
        </w:r>
        <w:r w:rsidRPr="00304FE7" w:rsidR="00DE178B">
          <w:rPr>
            <w:rStyle w:val="ac"/>
          </w:rPr>
          <w:noBreakHyphen/>
          <w:t>1 Track map layout for project</w:t>
        </w:r>
        <w:r w:rsidR="00DE178B">
          <w:rPr>
            <w:webHidden/>
          </w:rPr>
          <w:tab/>
        </w:r>
        <w:r w:rsidR="00DE178B">
          <w:rPr>
            <w:webHidden/>
          </w:rPr>
          <w:fldChar w:fldCharType="begin"/>
        </w:r>
        <w:r w:rsidR="00DE178B">
          <w:rPr>
            <w:webHidden/>
          </w:rPr>
          <w:instrText xml:space="preserve"> PAGEREF _Toc392229981 \h </w:instrText>
        </w:r>
        <w:r w:rsidR="00DE178B">
          <w:rPr>
            <w:webHidden/>
          </w:rPr>
        </w:r>
        <w:r w:rsidR="00DE178B">
          <w:rPr>
            <w:webHidden/>
          </w:rPr>
          <w:fldChar w:fldCharType="separate"/>
        </w:r>
        <w:r w:rsidR="00DE178B">
          <w:rPr>
            <w:webHidden/>
          </w:rPr>
          <w:t>80</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82">
        <w:r w:rsidRPr="00304FE7" w:rsidR="00DE178B">
          <w:rPr>
            <w:rStyle w:val="ac"/>
          </w:rPr>
          <w:t>Figure 5</w:t>
        </w:r>
        <w:r w:rsidRPr="00304FE7" w:rsidR="00DE178B">
          <w:rPr>
            <w:rStyle w:val="ac"/>
          </w:rPr>
          <w:noBreakHyphen/>
          <w:t>2 Abscissa increasing rule in block</w:t>
        </w:r>
        <w:r w:rsidR="00DE178B">
          <w:rPr>
            <w:webHidden/>
          </w:rPr>
          <w:tab/>
        </w:r>
        <w:r w:rsidR="00DE178B">
          <w:rPr>
            <w:webHidden/>
          </w:rPr>
          <w:fldChar w:fldCharType="begin"/>
        </w:r>
        <w:r w:rsidR="00DE178B">
          <w:rPr>
            <w:webHidden/>
          </w:rPr>
          <w:instrText xml:space="preserve"> PAGEREF _Toc392229982 \h </w:instrText>
        </w:r>
        <w:r w:rsidR="00DE178B">
          <w:rPr>
            <w:webHidden/>
          </w:rPr>
        </w:r>
        <w:r w:rsidR="00DE178B">
          <w:rPr>
            <w:webHidden/>
          </w:rPr>
          <w:fldChar w:fldCharType="separate"/>
        </w:r>
        <w:r w:rsidR="00DE178B">
          <w:rPr>
            <w:webHidden/>
          </w:rPr>
          <w:t>81</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83">
        <w:r w:rsidRPr="00304FE7" w:rsidR="00DE178B">
          <w:rPr>
            <w:rStyle w:val="ac"/>
          </w:rPr>
          <w:t>Figure 5</w:t>
        </w:r>
        <w:r w:rsidRPr="00304FE7" w:rsidR="00DE178B">
          <w:rPr>
            <w:rStyle w:val="ac"/>
          </w:rPr>
          <w:noBreakHyphen/>
          <w:t>3 SART modeling of function F1</w:t>
        </w:r>
        <w:r w:rsidR="00DE178B">
          <w:rPr>
            <w:webHidden/>
          </w:rPr>
          <w:tab/>
        </w:r>
        <w:r w:rsidR="00DE178B">
          <w:rPr>
            <w:webHidden/>
          </w:rPr>
          <w:fldChar w:fldCharType="begin"/>
        </w:r>
        <w:r w:rsidR="00DE178B">
          <w:rPr>
            <w:webHidden/>
          </w:rPr>
          <w:instrText xml:space="preserve"> PAGEREF _Toc392229983 \h </w:instrText>
        </w:r>
        <w:r w:rsidR="00DE178B">
          <w:rPr>
            <w:webHidden/>
          </w:rPr>
        </w:r>
        <w:r w:rsidR="00DE178B">
          <w:rPr>
            <w:webHidden/>
          </w:rPr>
          <w:fldChar w:fldCharType="separate"/>
        </w:r>
        <w:r w:rsidR="00DE178B">
          <w:rPr>
            <w:webHidden/>
          </w:rPr>
          <w:t>82</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84">
        <w:r w:rsidRPr="00304FE7" w:rsidR="00DE178B">
          <w:rPr>
            <w:rStyle w:val="ac"/>
          </w:rPr>
          <w:t>Figure 5</w:t>
        </w:r>
        <w:r w:rsidRPr="00304FE7" w:rsidR="00DE178B">
          <w:rPr>
            <w:rStyle w:val="ac"/>
          </w:rPr>
          <w:noBreakHyphen/>
          <w:t>4 Configurable Rolling-stock Inputs</w:t>
        </w:r>
        <w:r w:rsidR="00DE178B">
          <w:rPr>
            <w:webHidden/>
          </w:rPr>
          <w:tab/>
        </w:r>
        <w:r w:rsidR="00DE178B">
          <w:rPr>
            <w:webHidden/>
          </w:rPr>
          <w:fldChar w:fldCharType="begin"/>
        </w:r>
        <w:r w:rsidR="00DE178B">
          <w:rPr>
            <w:webHidden/>
          </w:rPr>
          <w:instrText xml:space="preserve"> PAGEREF _Toc392229984 \h </w:instrText>
        </w:r>
        <w:r w:rsidR="00DE178B">
          <w:rPr>
            <w:webHidden/>
          </w:rPr>
        </w:r>
        <w:r w:rsidR="00DE178B">
          <w:rPr>
            <w:webHidden/>
          </w:rPr>
          <w:fldChar w:fldCharType="separate"/>
        </w:r>
        <w:r w:rsidR="00DE178B">
          <w:rPr>
            <w:webHidden/>
          </w:rPr>
          <w:t>96</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85">
        <w:r w:rsidRPr="00304FE7" w:rsidR="00DE178B">
          <w:rPr>
            <w:rStyle w:val="ac"/>
          </w:rPr>
          <w:t>Figure 5</w:t>
        </w:r>
        <w:r w:rsidRPr="00304FE7" w:rsidR="00DE178B">
          <w:rPr>
            <w:rStyle w:val="ac"/>
          </w:rPr>
          <w:noBreakHyphen/>
          <w:t>5 Train Coupled Status</w:t>
        </w:r>
        <w:r w:rsidR="00DE178B">
          <w:rPr>
            <w:webHidden/>
          </w:rPr>
          <w:tab/>
        </w:r>
        <w:r w:rsidR="00DE178B">
          <w:rPr>
            <w:webHidden/>
          </w:rPr>
          <w:fldChar w:fldCharType="begin"/>
        </w:r>
        <w:r w:rsidR="00DE178B">
          <w:rPr>
            <w:webHidden/>
          </w:rPr>
          <w:instrText xml:space="preserve"> PAGEREF _Toc392229985 \h </w:instrText>
        </w:r>
        <w:r w:rsidR="00DE178B">
          <w:rPr>
            <w:webHidden/>
          </w:rPr>
        </w:r>
        <w:r w:rsidR="00DE178B">
          <w:rPr>
            <w:webHidden/>
          </w:rPr>
          <w:fldChar w:fldCharType="separate"/>
        </w:r>
        <w:r w:rsidR="00DE178B">
          <w:rPr>
            <w:webHidden/>
          </w:rPr>
          <w:t>98</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86">
        <w:r w:rsidRPr="00304FE7" w:rsidR="00DE178B">
          <w:rPr>
            <w:rStyle w:val="ac"/>
          </w:rPr>
          <w:t>Figure 5</w:t>
        </w:r>
        <w:r w:rsidRPr="00304FE7" w:rsidR="00DE178B">
          <w:rPr>
            <w:rStyle w:val="ac"/>
          </w:rPr>
          <w:noBreakHyphen/>
          <w:t>6 SART modeling of function F2</w:t>
        </w:r>
        <w:r w:rsidR="00DE178B">
          <w:rPr>
            <w:webHidden/>
          </w:rPr>
          <w:tab/>
        </w:r>
        <w:r w:rsidR="00DE178B">
          <w:rPr>
            <w:webHidden/>
          </w:rPr>
          <w:fldChar w:fldCharType="begin"/>
        </w:r>
        <w:r w:rsidR="00DE178B">
          <w:rPr>
            <w:webHidden/>
          </w:rPr>
          <w:instrText xml:space="preserve"> PAGEREF _Toc392229986 \h </w:instrText>
        </w:r>
        <w:r w:rsidR="00DE178B">
          <w:rPr>
            <w:webHidden/>
          </w:rPr>
        </w:r>
        <w:r w:rsidR="00DE178B">
          <w:rPr>
            <w:webHidden/>
          </w:rPr>
          <w:fldChar w:fldCharType="separate"/>
        </w:r>
        <w:r w:rsidR="00DE178B">
          <w:rPr>
            <w:webHidden/>
          </w:rPr>
          <w:t>131</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87">
        <w:r w:rsidRPr="00304FE7" w:rsidR="00DE178B">
          <w:rPr>
            <w:rStyle w:val="ac"/>
          </w:rPr>
          <w:t>Figure 5</w:t>
        </w:r>
        <w:r w:rsidRPr="00304FE7" w:rsidR="00DE178B">
          <w:rPr>
            <w:rStyle w:val="ac"/>
          </w:rPr>
          <w:noBreakHyphen/>
          <w:t>7 Odometer state</w:t>
        </w:r>
        <w:r w:rsidR="00DE178B">
          <w:rPr>
            <w:webHidden/>
          </w:rPr>
          <w:tab/>
        </w:r>
        <w:r w:rsidR="00DE178B">
          <w:rPr>
            <w:webHidden/>
          </w:rPr>
          <w:fldChar w:fldCharType="begin"/>
        </w:r>
        <w:r w:rsidR="00DE178B">
          <w:rPr>
            <w:webHidden/>
          </w:rPr>
          <w:instrText xml:space="preserve"> PAGEREF _Toc392229987 \h </w:instrText>
        </w:r>
        <w:r w:rsidR="00DE178B">
          <w:rPr>
            <w:webHidden/>
          </w:rPr>
        </w:r>
        <w:r w:rsidR="00DE178B">
          <w:rPr>
            <w:webHidden/>
          </w:rPr>
          <w:fldChar w:fldCharType="separate"/>
        </w:r>
        <w:r w:rsidR="00DE178B">
          <w:rPr>
            <w:webHidden/>
          </w:rPr>
          <w:t>154</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88">
        <w:r w:rsidRPr="00304FE7" w:rsidR="00DE178B">
          <w:rPr>
            <w:rStyle w:val="ac"/>
          </w:rPr>
          <w:t>Figure 5</w:t>
        </w:r>
        <w:r w:rsidRPr="00304FE7" w:rsidR="00DE178B">
          <w:rPr>
            <w:rStyle w:val="ac"/>
          </w:rPr>
          <w:noBreakHyphen/>
          <w:t>8 Processing of over estimation state</w:t>
        </w:r>
        <w:r w:rsidR="00DE178B">
          <w:rPr>
            <w:webHidden/>
          </w:rPr>
          <w:tab/>
        </w:r>
        <w:r w:rsidR="00DE178B">
          <w:rPr>
            <w:webHidden/>
          </w:rPr>
          <w:fldChar w:fldCharType="begin"/>
        </w:r>
        <w:r w:rsidR="00DE178B">
          <w:rPr>
            <w:webHidden/>
          </w:rPr>
          <w:instrText xml:space="preserve"> PAGEREF _Toc392229988 \h </w:instrText>
        </w:r>
        <w:r w:rsidR="00DE178B">
          <w:rPr>
            <w:webHidden/>
          </w:rPr>
        </w:r>
        <w:r w:rsidR="00DE178B">
          <w:rPr>
            <w:webHidden/>
          </w:rPr>
          <w:fldChar w:fldCharType="separate"/>
        </w:r>
        <w:r w:rsidR="00DE178B">
          <w:rPr>
            <w:webHidden/>
          </w:rPr>
          <w:t>169</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89">
        <w:r w:rsidRPr="00304FE7" w:rsidR="00DE178B">
          <w:rPr>
            <w:rStyle w:val="ac"/>
          </w:rPr>
          <w:t>Figure 5</w:t>
        </w:r>
        <w:r w:rsidRPr="00304FE7" w:rsidR="00DE178B">
          <w:rPr>
            <w:rStyle w:val="ac"/>
          </w:rPr>
          <w:noBreakHyphen/>
          <w:t>9 Processing of under estimation state</w:t>
        </w:r>
        <w:r w:rsidR="00DE178B">
          <w:rPr>
            <w:webHidden/>
          </w:rPr>
          <w:tab/>
        </w:r>
        <w:r w:rsidR="00DE178B">
          <w:rPr>
            <w:webHidden/>
          </w:rPr>
          <w:fldChar w:fldCharType="begin"/>
        </w:r>
        <w:r w:rsidR="00DE178B">
          <w:rPr>
            <w:webHidden/>
          </w:rPr>
          <w:instrText xml:space="preserve"> PAGEREF _Toc392229989 \h </w:instrText>
        </w:r>
        <w:r w:rsidR="00DE178B">
          <w:rPr>
            <w:webHidden/>
          </w:rPr>
        </w:r>
        <w:r w:rsidR="00DE178B">
          <w:rPr>
            <w:webHidden/>
          </w:rPr>
          <w:fldChar w:fldCharType="separate"/>
        </w:r>
        <w:r w:rsidR="00DE178B">
          <w:rPr>
            <w:webHidden/>
          </w:rPr>
          <w:t>179</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90">
        <w:r w:rsidRPr="00304FE7" w:rsidR="00DE178B">
          <w:rPr>
            <w:rStyle w:val="ac"/>
          </w:rPr>
          <w:t>Figure 5</w:t>
        </w:r>
        <w:r w:rsidRPr="00304FE7" w:rsidR="00DE178B">
          <w:rPr>
            <w:rStyle w:val="ac"/>
          </w:rPr>
          <w:noBreakHyphen/>
          <w:t>10 Processing of calibration</w:t>
        </w:r>
        <w:r w:rsidR="00DE178B">
          <w:rPr>
            <w:webHidden/>
          </w:rPr>
          <w:tab/>
        </w:r>
        <w:r w:rsidR="00DE178B">
          <w:rPr>
            <w:webHidden/>
          </w:rPr>
          <w:fldChar w:fldCharType="begin"/>
        </w:r>
        <w:r w:rsidR="00DE178B">
          <w:rPr>
            <w:webHidden/>
          </w:rPr>
          <w:instrText xml:space="preserve"> PAGEREF _Toc392229990 \h </w:instrText>
        </w:r>
        <w:r w:rsidR="00DE178B">
          <w:rPr>
            <w:webHidden/>
          </w:rPr>
        </w:r>
        <w:r w:rsidR="00DE178B">
          <w:rPr>
            <w:webHidden/>
          </w:rPr>
          <w:fldChar w:fldCharType="separate"/>
        </w:r>
        <w:r w:rsidR="00DE178B">
          <w:rPr>
            <w:webHidden/>
          </w:rPr>
          <w:t>211</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91">
        <w:r w:rsidRPr="00304FE7" w:rsidR="00DE178B">
          <w:rPr>
            <w:rStyle w:val="ac"/>
          </w:rPr>
          <w:t>Figure 5</w:t>
        </w:r>
        <w:r w:rsidRPr="00304FE7" w:rsidR="00DE178B">
          <w:rPr>
            <w:rStyle w:val="ac"/>
          </w:rPr>
          <w:noBreakHyphen/>
          <w:t>11 SART modeling of function F3</w:t>
        </w:r>
        <w:r w:rsidR="00DE178B">
          <w:rPr>
            <w:webHidden/>
          </w:rPr>
          <w:tab/>
        </w:r>
        <w:r w:rsidR="00DE178B">
          <w:rPr>
            <w:webHidden/>
          </w:rPr>
          <w:fldChar w:fldCharType="begin"/>
        </w:r>
        <w:r w:rsidR="00DE178B">
          <w:rPr>
            <w:webHidden/>
          </w:rPr>
          <w:instrText xml:space="preserve"> PAGEREF _Toc392229991 \h </w:instrText>
        </w:r>
        <w:r w:rsidR="00DE178B">
          <w:rPr>
            <w:webHidden/>
          </w:rPr>
        </w:r>
        <w:r w:rsidR="00DE178B">
          <w:rPr>
            <w:webHidden/>
          </w:rPr>
          <w:fldChar w:fldCharType="separate"/>
        </w:r>
        <w:r w:rsidR="00DE178B">
          <w:rPr>
            <w:webHidden/>
          </w:rPr>
          <w:t>218</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92">
        <w:r w:rsidRPr="00304FE7" w:rsidR="00DE178B">
          <w:rPr>
            <w:rStyle w:val="ac"/>
          </w:rPr>
          <w:t>Figure 5</w:t>
        </w:r>
        <w:r w:rsidRPr="00304FE7" w:rsidR="00DE178B">
          <w:rPr>
            <w:rStyle w:val="ac"/>
          </w:rPr>
          <w:noBreakHyphen/>
          <w:t>12 Determine orientation by two neighbor beacons</w:t>
        </w:r>
        <w:r w:rsidR="00DE178B">
          <w:rPr>
            <w:webHidden/>
          </w:rPr>
          <w:tab/>
        </w:r>
        <w:r w:rsidR="00DE178B">
          <w:rPr>
            <w:webHidden/>
          </w:rPr>
          <w:fldChar w:fldCharType="begin"/>
        </w:r>
        <w:r w:rsidR="00DE178B">
          <w:rPr>
            <w:webHidden/>
          </w:rPr>
          <w:instrText xml:space="preserve"> PAGEREF _Toc392229992 \h </w:instrText>
        </w:r>
        <w:r w:rsidR="00DE178B">
          <w:rPr>
            <w:webHidden/>
          </w:rPr>
        </w:r>
        <w:r w:rsidR="00DE178B">
          <w:rPr>
            <w:webHidden/>
          </w:rPr>
          <w:fldChar w:fldCharType="separate"/>
        </w:r>
        <w:r w:rsidR="00DE178B">
          <w:rPr>
            <w:webHidden/>
          </w:rPr>
          <w:t>220</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93">
        <w:r w:rsidRPr="00304FE7" w:rsidR="00DE178B">
          <w:rPr>
            <w:rStyle w:val="ac"/>
          </w:rPr>
          <w:t>Figure 5</w:t>
        </w:r>
        <w:r w:rsidRPr="00304FE7" w:rsidR="00DE178B">
          <w:rPr>
            <w:rStyle w:val="ac"/>
          </w:rPr>
          <w:noBreakHyphen/>
          <w:t>13 The balloon loop</w:t>
        </w:r>
        <w:r w:rsidR="00DE178B">
          <w:rPr>
            <w:webHidden/>
          </w:rPr>
          <w:tab/>
        </w:r>
        <w:r w:rsidR="00DE178B">
          <w:rPr>
            <w:webHidden/>
          </w:rPr>
          <w:fldChar w:fldCharType="begin"/>
        </w:r>
        <w:r w:rsidR="00DE178B">
          <w:rPr>
            <w:webHidden/>
          </w:rPr>
          <w:instrText xml:space="preserve"> PAGEREF _Toc392229993 \h </w:instrText>
        </w:r>
        <w:r w:rsidR="00DE178B">
          <w:rPr>
            <w:webHidden/>
          </w:rPr>
        </w:r>
        <w:r w:rsidR="00DE178B">
          <w:rPr>
            <w:webHidden/>
          </w:rPr>
          <w:fldChar w:fldCharType="separate"/>
        </w:r>
        <w:r w:rsidR="00DE178B">
          <w:rPr>
            <w:webHidden/>
          </w:rPr>
          <w:t>221</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94">
        <w:r w:rsidRPr="00304FE7" w:rsidR="00DE178B">
          <w:rPr>
            <w:rStyle w:val="ac"/>
          </w:rPr>
          <w:t>Figure 5</w:t>
        </w:r>
        <w:r w:rsidRPr="00304FE7" w:rsidR="00DE178B">
          <w:rPr>
            <w:rStyle w:val="ac"/>
          </w:rPr>
          <w:noBreakHyphen/>
          <w:t>14 Train location with orientation</w:t>
        </w:r>
        <w:r w:rsidR="00DE178B">
          <w:rPr>
            <w:webHidden/>
          </w:rPr>
          <w:tab/>
        </w:r>
        <w:r w:rsidR="00DE178B">
          <w:rPr>
            <w:webHidden/>
          </w:rPr>
          <w:fldChar w:fldCharType="begin"/>
        </w:r>
        <w:r w:rsidR="00DE178B">
          <w:rPr>
            <w:webHidden/>
          </w:rPr>
          <w:instrText xml:space="preserve"> PAGEREF _Toc392229994 \h </w:instrText>
        </w:r>
        <w:r w:rsidR="00DE178B">
          <w:rPr>
            <w:webHidden/>
          </w:rPr>
        </w:r>
        <w:r w:rsidR="00DE178B">
          <w:rPr>
            <w:webHidden/>
          </w:rPr>
          <w:fldChar w:fldCharType="separate"/>
        </w:r>
        <w:r w:rsidR="00DE178B">
          <w:rPr>
            <w:webHidden/>
          </w:rPr>
          <w:t>223</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95">
        <w:r w:rsidRPr="00304FE7" w:rsidR="00DE178B">
          <w:rPr>
            <w:rStyle w:val="ac"/>
          </w:rPr>
          <w:t>Figure 5</w:t>
        </w:r>
        <w:r w:rsidRPr="00304FE7" w:rsidR="00DE178B">
          <w:rPr>
            <w:rStyle w:val="ac"/>
          </w:rPr>
          <w:noBreakHyphen/>
          <w:t>15 Train localization state</w:t>
        </w:r>
        <w:r w:rsidR="00DE178B">
          <w:rPr>
            <w:webHidden/>
          </w:rPr>
          <w:tab/>
        </w:r>
        <w:r w:rsidR="00DE178B">
          <w:rPr>
            <w:webHidden/>
          </w:rPr>
          <w:fldChar w:fldCharType="begin"/>
        </w:r>
        <w:r w:rsidR="00DE178B">
          <w:rPr>
            <w:webHidden/>
          </w:rPr>
          <w:instrText xml:space="preserve"> PAGEREF _Toc392229995 \h </w:instrText>
        </w:r>
        <w:r w:rsidR="00DE178B">
          <w:rPr>
            <w:webHidden/>
          </w:rPr>
        </w:r>
        <w:r w:rsidR="00DE178B">
          <w:rPr>
            <w:webHidden/>
          </w:rPr>
          <w:fldChar w:fldCharType="separate"/>
        </w:r>
        <w:r w:rsidR="00DE178B">
          <w:rPr>
            <w:webHidden/>
          </w:rPr>
          <w:t>243</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96">
        <w:r w:rsidRPr="00304FE7" w:rsidR="00DE178B">
          <w:rPr>
            <w:rStyle w:val="ac"/>
          </w:rPr>
          <w:t>Figure 5</w:t>
        </w:r>
        <w:r w:rsidRPr="00304FE7" w:rsidR="00DE178B">
          <w:rPr>
            <w:rStyle w:val="ac"/>
          </w:rPr>
          <w:noBreakHyphen/>
          <w:t>16 SART modeling of function F4</w:t>
        </w:r>
        <w:r w:rsidR="00DE178B">
          <w:rPr>
            <w:webHidden/>
          </w:rPr>
          <w:tab/>
        </w:r>
        <w:r w:rsidR="00DE178B">
          <w:rPr>
            <w:webHidden/>
          </w:rPr>
          <w:fldChar w:fldCharType="begin"/>
        </w:r>
        <w:r w:rsidR="00DE178B">
          <w:rPr>
            <w:webHidden/>
          </w:rPr>
          <w:instrText xml:space="preserve"> PAGEREF _Toc392229996 \h </w:instrText>
        </w:r>
        <w:r w:rsidR="00DE178B">
          <w:rPr>
            <w:webHidden/>
          </w:rPr>
        </w:r>
        <w:r w:rsidR="00DE178B">
          <w:rPr>
            <w:webHidden/>
          </w:rPr>
          <w:fldChar w:fldCharType="separate"/>
        </w:r>
        <w:r w:rsidR="00DE178B">
          <w:rPr>
            <w:webHidden/>
          </w:rPr>
          <w:t>249</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97">
        <w:r w:rsidRPr="00304FE7" w:rsidR="00DE178B">
          <w:rPr>
            <w:rStyle w:val="ac"/>
          </w:rPr>
          <w:t>Figure 5</w:t>
        </w:r>
        <w:r w:rsidRPr="00304FE7" w:rsidR="00DE178B">
          <w:rPr>
            <w:rStyle w:val="ac"/>
          </w:rPr>
          <w:noBreakHyphen/>
          <w:t>17 Train located in BM initialZone</w:t>
        </w:r>
        <w:r w:rsidR="00DE178B">
          <w:rPr>
            <w:webHidden/>
          </w:rPr>
          <w:tab/>
        </w:r>
        <w:r w:rsidR="00DE178B">
          <w:rPr>
            <w:webHidden/>
          </w:rPr>
          <w:fldChar w:fldCharType="begin"/>
        </w:r>
        <w:r w:rsidR="00DE178B">
          <w:rPr>
            <w:webHidden/>
          </w:rPr>
          <w:instrText xml:space="preserve"> PAGEREF _Toc392229997 \h </w:instrText>
        </w:r>
        <w:r w:rsidR="00DE178B">
          <w:rPr>
            <w:webHidden/>
          </w:rPr>
        </w:r>
        <w:r w:rsidR="00DE178B">
          <w:rPr>
            <w:webHidden/>
          </w:rPr>
          <w:fldChar w:fldCharType="separate"/>
        </w:r>
        <w:r w:rsidR="00DE178B">
          <w:rPr>
            <w:webHidden/>
          </w:rPr>
          <w:t>252</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98">
        <w:r w:rsidRPr="00304FE7" w:rsidR="00DE178B">
          <w:rPr>
            <w:rStyle w:val="ac"/>
          </w:rPr>
          <w:t>Figure 5</w:t>
        </w:r>
        <w:r w:rsidRPr="00304FE7" w:rsidR="00DE178B">
          <w:rPr>
            <w:rStyle w:val="ac"/>
          </w:rPr>
          <w:noBreakHyphen/>
          <w:t>18 PSR as vital speed limit zone</w:t>
        </w:r>
        <w:r w:rsidR="00DE178B">
          <w:rPr>
            <w:webHidden/>
          </w:rPr>
          <w:tab/>
        </w:r>
        <w:r w:rsidR="00DE178B">
          <w:rPr>
            <w:webHidden/>
          </w:rPr>
          <w:fldChar w:fldCharType="begin"/>
        </w:r>
        <w:r w:rsidR="00DE178B">
          <w:rPr>
            <w:webHidden/>
          </w:rPr>
          <w:instrText xml:space="preserve"> PAGEREF _Toc392229998 \h </w:instrText>
        </w:r>
        <w:r w:rsidR="00DE178B">
          <w:rPr>
            <w:webHidden/>
          </w:rPr>
        </w:r>
        <w:r w:rsidR="00DE178B">
          <w:rPr>
            <w:webHidden/>
          </w:rPr>
          <w:fldChar w:fldCharType="separate"/>
        </w:r>
        <w:r w:rsidR="00DE178B">
          <w:rPr>
            <w:webHidden/>
          </w:rPr>
          <w:t>277</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29999">
        <w:r w:rsidRPr="00304FE7" w:rsidR="00DE178B">
          <w:rPr>
            <w:rStyle w:val="ac"/>
          </w:rPr>
          <w:t>Figure 5</w:t>
        </w:r>
        <w:r w:rsidRPr="00304FE7" w:rsidR="00DE178B">
          <w:rPr>
            <w:rStyle w:val="ac"/>
          </w:rPr>
          <w:noBreakHyphen/>
          <w:t>19 SART modeling of function F5</w:t>
        </w:r>
        <w:r w:rsidR="00DE178B">
          <w:rPr>
            <w:webHidden/>
          </w:rPr>
          <w:tab/>
        </w:r>
        <w:r w:rsidR="00DE178B">
          <w:rPr>
            <w:webHidden/>
          </w:rPr>
          <w:fldChar w:fldCharType="begin"/>
        </w:r>
        <w:r w:rsidR="00DE178B">
          <w:rPr>
            <w:webHidden/>
          </w:rPr>
          <w:instrText xml:space="preserve"> PAGEREF _Toc392229999 \h </w:instrText>
        </w:r>
        <w:r w:rsidR="00DE178B">
          <w:rPr>
            <w:webHidden/>
          </w:rPr>
        </w:r>
        <w:r w:rsidR="00DE178B">
          <w:rPr>
            <w:webHidden/>
          </w:rPr>
          <w:fldChar w:fldCharType="separate"/>
        </w:r>
        <w:r w:rsidR="00DE178B">
          <w:rPr>
            <w:webHidden/>
          </w:rPr>
          <w:t>300</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30000">
        <w:r w:rsidRPr="00304FE7" w:rsidR="00DE178B">
          <w:rPr>
            <w:rStyle w:val="ac"/>
          </w:rPr>
          <w:t>Figure 5</w:t>
        </w:r>
        <w:r w:rsidRPr="00304FE7" w:rsidR="00DE178B">
          <w:rPr>
            <w:rStyle w:val="ac"/>
          </w:rPr>
          <w:noBreakHyphen/>
          <w:t>20 SART modeling of function F6</w:t>
        </w:r>
        <w:r w:rsidR="00DE178B">
          <w:rPr>
            <w:webHidden/>
          </w:rPr>
          <w:tab/>
        </w:r>
        <w:r w:rsidR="00DE178B">
          <w:rPr>
            <w:webHidden/>
          </w:rPr>
          <w:fldChar w:fldCharType="begin"/>
        </w:r>
        <w:r w:rsidR="00DE178B">
          <w:rPr>
            <w:webHidden/>
          </w:rPr>
          <w:instrText xml:space="preserve"> PAGEREF _Toc392230000 \h </w:instrText>
        </w:r>
        <w:r w:rsidR="00DE178B">
          <w:rPr>
            <w:webHidden/>
          </w:rPr>
        </w:r>
        <w:r w:rsidR="00DE178B">
          <w:rPr>
            <w:webHidden/>
          </w:rPr>
          <w:fldChar w:fldCharType="separate"/>
        </w:r>
        <w:r w:rsidR="00DE178B">
          <w:rPr>
            <w:webHidden/>
          </w:rPr>
          <w:t>331</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30001">
        <w:r w:rsidRPr="00304FE7" w:rsidR="00DE178B">
          <w:rPr>
            <w:rStyle w:val="ac"/>
          </w:rPr>
          <w:t>Figure 5</w:t>
        </w:r>
        <w:r w:rsidRPr="00304FE7" w:rsidR="00DE178B">
          <w:rPr>
            <w:rStyle w:val="ac"/>
          </w:rPr>
          <w:noBreakHyphen/>
          <w:t>21 SART modeling of function F7</w:t>
        </w:r>
        <w:r w:rsidR="00DE178B">
          <w:rPr>
            <w:webHidden/>
          </w:rPr>
          <w:tab/>
        </w:r>
        <w:r w:rsidR="00DE178B">
          <w:rPr>
            <w:webHidden/>
          </w:rPr>
          <w:fldChar w:fldCharType="begin"/>
        </w:r>
        <w:r w:rsidR="00DE178B">
          <w:rPr>
            <w:webHidden/>
          </w:rPr>
          <w:instrText xml:space="preserve"> PAGEREF _Toc392230001 \h </w:instrText>
        </w:r>
        <w:r w:rsidR="00DE178B">
          <w:rPr>
            <w:webHidden/>
          </w:rPr>
        </w:r>
        <w:r w:rsidR="00DE178B">
          <w:rPr>
            <w:webHidden/>
          </w:rPr>
          <w:fldChar w:fldCharType="separate"/>
        </w:r>
        <w:r w:rsidR="00DE178B">
          <w:rPr>
            <w:webHidden/>
          </w:rPr>
          <w:t>374</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30002">
        <w:r w:rsidRPr="00304FE7" w:rsidR="00DE178B">
          <w:rPr>
            <w:rStyle w:val="ac"/>
          </w:rPr>
          <w:t>Figure 5</w:t>
        </w:r>
        <w:r w:rsidRPr="00304FE7" w:rsidR="00DE178B">
          <w:rPr>
            <w:rStyle w:val="ac"/>
          </w:rPr>
          <w:noBreakHyphen/>
          <w:t>22 SART modeling of function F8</w:t>
        </w:r>
        <w:r w:rsidR="00DE178B">
          <w:rPr>
            <w:webHidden/>
          </w:rPr>
          <w:tab/>
        </w:r>
        <w:r w:rsidR="00DE178B">
          <w:rPr>
            <w:webHidden/>
          </w:rPr>
          <w:fldChar w:fldCharType="begin"/>
        </w:r>
        <w:r w:rsidR="00DE178B">
          <w:rPr>
            <w:webHidden/>
          </w:rPr>
          <w:instrText xml:space="preserve"> PAGEREF _Toc392230002 \h </w:instrText>
        </w:r>
        <w:r w:rsidR="00DE178B">
          <w:rPr>
            <w:webHidden/>
          </w:rPr>
        </w:r>
        <w:r w:rsidR="00DE178B">
          <w:rPr>
            <w:webHidden/>
          </w:rPr>
          <w:fldChar w:fldCharType="separate"/>
        </w:r>
        <w:r w:rsidR="00DE178B">
          <w:rPr>
            <w:webHidden/>
          </w:rPr>
          <w:t>405</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30003">
        <w:r w:rsidRPr="00304FE7" w:rsidR="00DE178B">
          <w:rPr>
            <w:rStyle w:val="ac"/>
          </w:rPr>
          <w:t>Figure 5</w:t>
        </w:r>
        <w:r w:rsidRPr="00304FE7" w:rsidR="00DE178B">
          <w:rPr>
            <w:rStyle w:val="ac"/>
          </w:rPr>
          <w:noBreakHyphen/>
          <w:t>23 Synchronize cycle sequence between two CPUs</w:t>
        </w:r>
        <w:r w:rsidR="00DE178B">
          <w:rPr>
            <w:webHidden/>
          </w:rPr>
          <w:tab/>
        </w:r>
        <w:r w:rsidR="00DE178B">
          <w:rPr>
            <w:webHidden/>
          </w:rPr>
          <w:fldChar w:fldCharType="begin"/>
        </w:r>
        <w:r w:rsidR="00DE178B">
          <w:rPr>
            <w:webHidden/>
          </w:rPr>
          <w:instrText xml:space="preserve"> PAGEREF _Toc392230003 \h </w:instrText>
        </w:r>
        <w:r w:rsidR="00DE178B">
          <w:rPr>
            <w:webHidden/>
          </w:rPr>
        </w:r>
        <w:r w:rsidR="00DE178B">
          <w:rPr>
            <w:webHidden/>
          </w:rPr>
          <w:fldChar w:fldCharType="separate"/>
        </w:r>
        <w:r w:rsidR="00DE178B">
          <w:rPr>
            <w:webHidden/>
          </w:rPr>
          <w:t>415</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30004">
        <w:r w:rsidRPr="00304FE7" w:rsidR="00DE178B">
          <w:rPr>
            <w:rStyle w:val="ac"/>
          </w:rPr>
          <w:t>Figure 5</w:t>
        </w:r>
        <w:r w:rsidRPr="00304FE7" w:rsidR="00DE178B">
          <w:rPr>
            <w:rStyle w:val="ac"/>
          </w:rPr>
          <w:noBreakHyphen/>
          <w:t>24 Manage synchronization between two CPUs</w:t>
        </w:r>
        <w:r w:rsidR="00DE178B">
          <w:rPr>
            <w:webHidden/>
          </w:rPr>
          <w:tab/>
        </w:r>
        <w:r w:rsidR="00DE178B">
          <w:rPr>
            <w:webHidden/>
          </w:rPr>
          <w:fldChar w:fldCharType="begin"/>
        </w:r>
        <w:r w:rsidR="00DE178B">
          <w:rPr>
            <w:webHidden/>
          </w:rPr>
          <w:instrText xml:space="preserve"> PAGEREF _Toc392230004 \h </w:instrText>
        </w:r>
        <w:r w:rsidR="00DE178B">
          <w:rPr>
            <w:webHidden/>
          </w:rPr>
        </w:r>
        <w:r w:rsidR="00DE178B">
          <w:rPr>
            <w:webHidden/>
          </w:rPr>
          <w:fldChar w:fldCharType="separate"/>
        </w:r>
        <w:r w:rsidR="00DE178B">
          <w:rPr>
            <w:webHidden/>
          </w:rPr>
          <w:t>418</w:t>
        </w:r>
        <w:r w:rsidR="00DE178B">
          <w:rPr>
            <w:webHidden/>
          </w:rPr>
          <w:fldChar w:fldCharType="end"/>
        </w:r>
      </w:hyperlink>
    </w:p>
    <w:p w:rsidRPr="00387B4B" w:rsidR="00DE178B" w:rsidRDefault="00532AED">
      <w:pPr>
        <w:pStyle w:val="aff4"/>
        <w:tabs>
          <w:tab w:val="right" w:leader="dot" w:pos="9060"/>
        </w:tabs>
        <w:rPr>
          <w:rFonts w:cs="Times New Roman"/>
          <w:smallCaps w:val="0"/>
          <w:sz w:val="21"/>
          <w:szCs w:val="22"/>
        </w:rPr>
      </w:pPr>
      <w:hyperlink w:history="1" w:anchor="_Toc392230005">
        <w:r w:rsidRPr="00304FE7" w:rsidR="00DE178B">
          <w:rPr>
            <w:rStyle w:val="ac"/>
          </w:rPr>
          <w:t>Figure 6</w:t>
        </w:r>
        <w:r w:rsidRPr="00304FE7" w:rsidR="00DE178B">
          <w:rPr>
            <w:rStyle w:val="ac"/>
          </w:rPr>
          <w:noBreakHyphen/>
          <w:t>1 Neighboured beacon principle in ATP</w:t>
        </w:r>
        <w:r w:rsidR="00DE178B">
          <w:rPr>
            <w:webHidden/>
          </w:rPr>
          <w:tab/>
        </w:r>
        <w:r w:rsidR="00DE178B">
          <w:rPr>
            <w:webHidden/>
          </w:rPr>
          <w:fldChar w:fldCharType="begin"/>
        </w:r>
        <w:r w:rsidR="00DE178B">
          <w:rPr>
            <w:webHidden/>
          </w:rPr>
          <w:instrText xml:space="preserve"> PAGEREF _Toc392230005 \h </w:instrText>
        </w:r>
        <w:r w:rsidR="00DE178B">
          <w:rPr>
            <w:webHidden/>
          </w:rPr>
        </w:r>
        <w:r w:rsidR="00DE178B">
          <w:rPr>
            <w:webHidden/>
          </w:rPr>
          <w:fldChar w:fldCharType="separate"/>
        </w:r>
        <w:r w:rsidR="00DE178B">
          <w:rPr>
            <w:webHidden/>
          </w:rPr>
          <w:t>442</w:t>
        </w:r>
        <w:r w:rsidR="00DE178B">
          <w:rPr>
            <w:webHidden/>
          </w:rPr>
          <w:fldChar w:fldCharType="end"/>
        </w:r>
      </w:hyperlink>
    </w:p>
    <w:p w:rsidR="00DC5FC3" w:rsidP="00C93484" w:rsidRDefault="00DC5FC3">
      <w:pPr>
        <w:pStyle w:val="Reqtify"/>
      </w:pPr>
      <w:r>
        <w:fldChar w:fldCharType="end"/>
      </w:r>
    </w:p>
    <w:p w:rsidR="00DC5FC3" w:rsidP="00C93484" w:rsidRDefault="00DC5FC3">
      <w:pPr>
        <w:pStyle w:val="Reqtify"/>
      </w:pPr>
    </w:p>
    <w:p w:rsidRPr="00972074" w:rsidR="00DC5FC3" w:rsidP="00972074" w:rsidRDefault="00DC5FC3">
      <w:r w:rsidRPr="00972074">
        <w:br w:type="page"/>
      </w:r>
    </w:p>
    <w:p w:rsidRPr="00F81CA1" w:rsidR="00DC6463" w:rsidP="00C30809" w:rsidRDefault="00DC5FC3">
      <w:pPr>
        <w:pStyle w:val="af2"/>
        <w:spacing w:before="156" w:after="156"/>
        <w:rPr>
          <w:lang w:val="fr-FR"/>
        </w:rPr>
      </w:pPr>
      <w:r w:rsidRPr="00F81CA1">
        <w:rPr>
          <w:rFonts w:hint="eastAsia"/>
          <w:lang w:val="fr-FR"/>
        </w:rPr>
        <w:lastRenderedPageBreak/>
        <w:t>TABLE</w:t>
      </w:r>
      <w:r w:rsidRPr="00F81CA1" w:rsidR="00DC6463">
        <w:rPr>
          <w:rFonts w:hint="eastAsia"/>
          <w:lang w:val="fr-FR"/>
        </w:rPr>
        <w:t>S</w:t>
      </w:r>
    </w:p>
    <w:p w:rsidRPr="00387B4B" w:rsidR="00DE178B" w:rsidRDefault="00DC5FC3">
      <w:pPr>
        <w:pStyle w:val="aff4"/>
        <w:tabs>
          <w:tab w:val="right" w:leader="dot" w:pos="9060"/>
        </w:tabs>
        <w:rPr>
          <w:rFonts w:cs="Times New Roman"/>
          <w:smallCaps w:val="0"/>
          <w:sz w:val="21"/>
          <w:szCs w:val="22"/>
          <w:lang w:val="fr-FR"/>
        </w:rPr>
      </w:pPr>
      <w:r>
        <w:rPr>
          <w:rFonts w:ascii="Times New Roman" w:hAnsi="Times New Roman"/>
          <w:b/>
          <w:sz w:val="21"/>
          <w:szCs w:val="24"/>
        </w:rPr>
        <w:fldChar w:fldCharType="begin"/>
      </w:r>
      <w:r w:rsidRPr="00F81CA1">
        <w:rPr>
          <w:rFonts w:ascii="Times New Roman" w:hAnsi="Times New Roman"/>
          <w:b/>
          <w:sz w:val="21"/>
          <w:szCs w:val="24"/>
          <w:lang w:val="fr-FR"/>
        </w:rPr>
        <w:instrText xml:space="preserve"> TOC \c "Table" </w:instrText>
      </w:r>
      <w:r>
        <w:rPr>
          <w:rFonts w:ascii="Times New Roman" w:hAnsi="Times New Roman"/>
          <w:b/>
          <w:sz w:val="21"/>
          <w:szCs w:val="24"/>
        </w:rPr>
        <w:fldChar w:fldCharType="separate"/>
      </w:r>
      <w:r w:rsidRPr="00DE178B" w:rsidR="00DE178B">
        <w:rPr>
          <w:lang w:val="fr-FR"/>
        </w:rPr>
        <w:t>Table 2</w:t>
      </w:r>
      <w:r w:rsidRPr="00DE178B" w:rsidR="00DE178B">
        <w:rPr>
          <w:lang w:val="fr-FR"/>
        </w:rPr>
        <w:noBreakHyphen/>
        <w:t>1 Applicable documents</w:t>
      </w:r>
      <w:r w:rsidRPr="00DE178B" w:rsidR="00DE178B">
        <w:rPr>
          <w:lang w:val="fr-FR"/>
        </w:rPr>
        <w:tab/>
      </w:r>
      <w:r w:rsidR="00DE178B">
        <w:fldChar w:fldCharType="begin"/>
      </w:r>
      <w:r w:rsidRPr="00DE178B" w:rsidR="00DE178B">
        <w:rPr>
          <w:lang w:val="fr-FR"/>
        </w:rPr>
        <w:instrText xml:space="preserve"> PAGEREF _Toc392230006 \h </w:instrText>
      </w:r>
      <w:r w:rsidR="00DE178B">
        <w:fldChar w:fldCharType="separate"/>
      </w:r>
      <w:r w:rsidRPr="00DE178B" w:rsidR="00DE178B">
        <w:rPr>
          <w:lang w:val="fr-FR"/>
        </w:rPr>
        <w:t>18</w:t>
      </w:r>
      <w:r w:rsidR="00DE178B">
        <w:fldChar w:fldCharType="end"/>
      </w:r>
    </w:p>
    <w:p w:rsidRPr="00387B4B" w:rsidR="00DE178B" w:rsidRDefault="00DE178B">
      <w:pPr>
        <w:pStyle w:val="aff4"/>
        <w:tabs>
          <w:tab w:val="right" w:leader="dot" w:pos="9060"/>
        </w:tabs>
        <w:rPr>
          <w:rFonts w:cs="Times New Roman"/>
          <w:smallCaps w:val="0"/>
          <w:sz w:val="21"/>
          <w:szCs w:val="22"/>
          <w:lang w:val="fr-FR"/>
        </w:rPr>
      </w:pPr>
      <w:r w:rsidRPr="00DE178B">
        <w:rPr>
          <w:lang w:val="fr-FR"/>
        </w:rPr>
        <w:t>Table 2</w:t>
      </w:r>
      <w:r w:rsidRPr="00DE178B">
        <w:rPr>
          <w:lang w:val="fr-FR"/>
        </w:rPr>
        <w:noBreakHyphen/>
        <w:t>2 Reference documents</w:t>
      </w:r>
      <w:r w:rsidRPr="00DE178B">
        <w:rPr>
          <w:lang w:val="fr-FR"/>
        </w:rPr>
        <w:tab/>
      </w:r>
      <w:r>
        <w:fldChar w:fldCharType="begin"/>
      </w:r>
      <w:r w:rsidRPr="00DE178B">
        <w:rPr>
          <w:lang w:val="fr-FR"/>
        </w:rPr>
        <w:instrText xml:space="preserve"> PAGEREF _Toc392230007 \h </w:instrText>
      </w:r>
      <w:r>
        <w:fldChar w:fldCharType="separate"/>
      </w:r>
      <w:r w:rsidRPr="00DE178B">
        <w:rPr>
          <w:lang w:val="fr-FR"/>
        </w:rPr>
        <w:t>18</w:t>
      </w:r>
      <w:r>
        <w:fldChar w:fldCharType="end"/>
      </w:r>
    </w:p>
    <w:p w:rsidRPr="00387B4B" w:rsidR="00DE178B" w:rsidRDefault="00DE178B">
      <w:pPr>
        <w:pStyle w:val="aff4"/>
        <w:tabs>
          <w:tab w:val="right" w:leader="dot" w:pos="9060"/>
        </w:tabs>
        <w:rPr>
          <w:rFonts w:cs="Times New Roman"/>
          <w:smallCaps w:val="0"/>
          <w:sz w:val="21"/>
          <w:szCs w:val="22"/>
        </w:rPr>
      </w:pPr>
      <w:r>
        <w:t>Table 2</w:t>
      </w:r>
      <w:r>
        <w:noBreakHyphen/>
        <w:t>3 Description of ARDL common functions</w:t>
      </w:r>
      <w:r>
        <w:tab/>
      </w:r>
      <w:r>
        <w:fldChar w:fldCharType="begin"/>
      </w:r>
      <w:r>
        <w:instrText xml:space="preserve"> PAGEREF _Toc392230008 \h </w:instrText>
      </w:r>
      <w:r>
        <w:fldChar w:fldCharType="separate"/>
      </w:r>
      <w:r>
        <w:t>20</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1 List of external interface</w:t>
      </w:r>
      <w:r>
        <w:tab/>
      </w:r>
      <w:r>
        <w:fldChar w:fldCharType="begin"/>
      </w:r>
      <w:r>
        <w:instrText xml:space="preserve"> PAGEREF _Toc392230009 \h </w:instrText>
      </w:r>
      <w:r>
        <w:fldChar w:fldCharType="separate"/>
      </w:r>
      <w:r>
        <w:t>30</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2 List of internal interface</w:t>
      </w:r>
      <w:r>
        <w:tab/>
      </w:r>
      <w:r>
        <w:fldChar w:fldCharType="begin"/>
      </w:r>
      <w:r>
        <w:instrText xml:space="preserve"> PAGEREF _Toc392230010 \h </w:instrText>
      </w:r>
      <w:r>
        <w:fldChar w:fldCharType="separate"/>
      </w:r>
      <w:r>
        <w:t>30</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3 List of data from CC data plug</w:t>
      </w:r>
      <w:r>
        <w:tab/>
      </w:r>
      <w:r>
        <w:fldChar w:fldCharType="begin"/>
      </w:r>
      <w:r>
        <w:instrText xml:space="preserve"> PAGEREF _Toc392230011 \h </w:instrText>
      </w:r>
      <w:r>
        <w:fldChar w:fldCharType="separate"/>
      </w:r>
      <w:r>
        <w:t>31</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4 List of data from CC data plug</w:t>
      </w:r>
      <w:r>
        <w:tab/>
      </w:r>
      <w:r>
        <w:fldChar w:fldCharType="begin"/>
      </w:r>
      <w:r>
        <w:instrText xml:space="preserve"> PAGEREF _Toc392230012 \h </w:instrText>
      </w:r>
      <w:r>
        <w:fldChar w:fldCharType="separate"/>
      </w:r>
      <w:r>
        <w:t>32</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5 Data send to VPB</w:t>
      </w:r>
      <w:r>
        <w:tab/>
      </w:r>
      <w:r>
        <w:fldChar w:fldCharType="begin"/>
      </w:r>
      <w:r>
        <w:instrText xml:space="preserve"> PAGEREF _Toc392230013 \h </w:instrText>
      </w:r>
      <w:r>
        <w:fldChar w:fldCharType="separate"/>
      </w:r>
      <w:r>
        <w:t>33</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6 List of data from VPB</w:t>
      </w:r>
      <w:r>
        <w:tab/>
      </w:r>
      <w:r>
        <w:fldChar w:fldCharType="begin"/>
      </w:r>
      <w:r>
        <w:instrText xml:space="preserve"> PAGEREF _Toc392230014 \h </w:instrText>
      </w:r>
      <w:r>
        <w:fldChar w:fldCharType="separate"/>
      </w:r>
      <w:r>
        <w:t>34</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7 Content of CCNV initialization report</w:t>
      </w:r>
      <w:r>
        <w:tab/>
      </w:r>
      <w:r>
        <w:fldChar w:fldCharType="begin"/>
      </w:r>
      <w:r>
        <w:instrText xml:space="preserve"> PAGEREF _Toc392230015 \h </w:instrText>
      </w:r>
      <w:r>
        <w:fldChar w:fldCharType="separate"/>
      </w:r>
      <w:r>
        <w:t>36</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8 ATP inputs from CCNV</w:t>
      </w:r>
      <w:r>
        <w:tab/>
      </w:r>
      <w:r>
        <w:fldChar w:fldCharType="begin"/>
      </w:r>
      <w:r>
        <w:instrText xml:space="preserve"> PAGEREF _Toc392230016 \h </w:instrText>
      </w:r>
      <w:r>
        <w:fldChar w:fldCharType="separate"/>
      </w:r>
      <w:r>
        <w:t>37</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9 Structure of ATP non-vital report</w:t>
      </w:r>
      <w:r>
        <w:tab/>
      </w:r>
      <w:r>
        <w:fldChar w:fldCharType="begin"/>
      </w:r>
      <w:r>
        <w:instrText xml:space="preserve"> PAGEREF _Toc392230017 \h </w:instrText>
      </w:r>
      <w:r>
        <w:fldChar w:fldCharType="separate"/>
      </w:r>
      <w:r>
        <w:t>38</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10 ATP outputs to redundant ATP</w:t>
      </w:r>
      <w:r>
        <w:tab/>
      </w:r>
      <w:r>
        <w:fldChar w:fldCharType="begin"/>
      </w:r>
      <w:r>
        <w:instrText xml:space="preserve"> PAGEREF _Toc392230018 \h </w:instrText>
      </w:r>
      <w:r>
        <w:fldChar w:fldCharType="separate"/>
      </w:r>
      <w:r>
        <w:t>44</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11 ATP inputs from VIOM</w:t>
      </w:r>
      <w:r>
        <w:tab/>
      </w:r>
      <w:r>
        <w:fldChar w:fldCharType="begin"/>
      </w:r>
      <w:r>
        <w:instrText xml:space="preserve"> PAGEREF _Toc392230019 \h </w:instrText>
      </w:r>
      <w:r>
        <w:fldChar w:fldCharType="separate"/>
      </w:r>
      <w:r>
        <w:t>48</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12 Structure of ATP outputs to VIOM</w:t>
      </w:r>
      <w:r>
        <w:tab/>
      </w:r>
      <w:r>
        <w:fldChar w:fldCharType="begin"/>
      </w:r>
      <w:r>
        <w:instrText xml:space="preserve"> PAGEREF _Toc392230020 \h </w:instrText>
      </w:r>
      <w:r>
        <w:fldChar w:fldCharType="separate"/>
      </w:r>
      <w:r>
        <w:t>49</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 xml:space="preserve">13 ATP outputs to </w:t>
      </w:r>
      <w:r w:rsidRPr="00861AB1">
        <w:rPr>
          <w:i/>
          <w:color w:val="1F9782"/>
          <w:u w:val="single"/>
        </w:rPr>
        <w:t>ZC</w:t>
      </w:r>
      <w:r>
        <w:tab/>
      </w:r>
      <w:r>
        <w:fldChar w:fldCharType="begin"/>
      </w:r>
      <w:r>
        <w:instrText xml:space="preserve"> PAGEREF _Toc392230021 \h </w:instrText>
      </w:r>
      <w:r>
        <w:fldChar w:fldCharType="separate"/>
      </w:r>
      <w:r>
        <w:t>51</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 xml:space="preserve">14 EOA report from </w:t>
      </w:r>
      <w:r w:rsidRPr="00861AB1">
        <w:rPr>
          <w:i/>
          <w:color w:val="1F9782"/>
          <w:u w:val="single"/>
        </w:rPr>
        <w:t>ZC</w:t>
      </w:r>
      <w:r>
        <w:tab/>
      </w:r>
      <w:r>
        <w:fldChar w:fldCharType="begin"/>
      </w:r>
      <w:r>
        <w:instrText xml:space="preserve"> PAGEREF _Toc392230022 \h </w:instrText>
      </w:r>
      <w:r>
        <w:fldChar w:fldCharType="separate"/>
      </w:r>
      <w:r>
        <w:t>53</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 xml:space="preserve">15 Variant report from </w:t>
      </w:r>
      <w:r w:rsidRPr="00861AB1">
        <w:rPr>
          <w:i/>
          <w:color w:val="1F9782"/>
          <w:u w:val="single"/>
        </w:rPr>
        <w:t>ZC</w:t>
      </w:r>
      <w:r>
        <w:tab/>
      </w:r>
      <w:r>
        <w:fldChar w:fldCharType="begin"/>
      </w:r>
      <w:r>
        <w:instrText xml:space="preserve"> PAGEREF _Toc392230023 \h </w:instrText>
      </w:r>
      <w:r>
        <w:fldChar w:fldCharType="separate"/>
      </w:r>
      <w:r>
        <w:t>55</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16 Date synchronization report from LC</w:t>
      </w:r>
      <w:r>
        <w:tab/>
      </w:r>
      <w:r>
        <w:fldChar w:fldCharType="begin"/>
      </w:r>
      <w:r>
        <w:instrText xml:space="preserve"> PAGEREF _Toc392230024 \h </w:instrText>
      </w:r>
      <w:r>
        <w:fldChar w:fldCharType="separate"/>
      </w:r>
      <w:r>
        <w:t>57</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17 TSR download content from LC</w:t>
      </w:r>
      <w:r>
        <w:tab/>
      </w:r>
      <w:r>
        <w:fldChar w:fldCharType="begin"/>
      </w:r>
      <w:r>
        <w:instrText xml:space="preserve"> PAGEREF _Toc392230025 \h </w:instrText>
      </w:r>
      <w:r>
        <w:fldChar w:fldCharType="separate"/>
      </w:r>
      <w:r>
        <w:t>58</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18 Version authorization from LC</w:t>
      </w:r>
      <w:r>
        <w:tab/>
      </w:r>
      <w:r>
        <w:fldChar w:fldCharType="begin"/>
      </w:r>
      <w:r>
        <w:instrText xml:space="preserve"> PAGEREF _Toc392230026 \h </w:instrText>
      </w:r>
      <w:r>
        <w:fldChar w:fldCharType="separate"/>
      </w:r>
      <w:r>
        <w:t>59</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19 ATP outputs to LC</w:t>
      </w:r>
      <w:r>
        <w:tab/>
      </w:r>
      <w:r>
        <w:fldChar w:fldCharType="begin"/>
      </w:r>
      <w:r>
        <w:instrText xml:space="preserve"> PAGEREF _Toc392230027 \h </w:instrText>
      </w:r>
      <w:r>
        <w:fldChar w:fldCharType="separate"/>
      </w:r>
      <w:r>
        <w:t>60</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20 CBI variant request</w:t>
      </w:r>
      <w:r>
        <w:tab/>
      </w:r>
      <w:r>
        <w:fldChar w:fldCharType="begin"/>
      </w:r>
      <w:r>
        <w:instrText xml:space="preserve"> PAGEREF _Toc392230028 \h </w:instrText>
      </w:r>
      <w:r>
        <w:fldChar w:fldCharType="separate"/>
      </w:r>
      <w:r>
        <w:t>63</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21 CBI variant report</w:t>
      </w:r>
      <w:r>
        <w:tab/>
      </w:r>
      <w:r>
        <w:fldChar w:fldCharType="begin"/>
      </w:r>
      <w:r>
        <w:instrText xml:space="preserve"> PAGEREF _Toc392230029 \h </w:instrText>
      </w:r>
      <w:r>
        <w:fldChar w:fldCharType="separate"/>
      </w:r>
      <w:r>
        <w:t>64</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22 CC variant request</w:t>
      </w:r>
      <w:r>
        <w:tab/>
      </w:r>
      <w:r>
        <w:fldChar w:fldCharType="begin"/>
      </w:r>
      <w:r>
        <w:instrText xml:space="preserve"> PAGEREF _Toc392230030 \h </w:instrText>
      </w:r>
      <w:r>
        <w:fldChar w:fldCharType="separate"/>
      </w:r>
      <w:r>
        <w:t>64</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23 CC variant report</w:t>
      </w:r>
      <w:r>
        <w:tab/>
      </w:r>
      <w:r>
        <w:fldChar w:fldCharType="begin"/>
      </w:r>
      <w:r>
        <w:instrText xml:space="preserve"> PAGEREF _Toc392230031 \h </w:instrText>
      </w:r>
      <w:r>
        <w:fldChar w:fldCharType="separate"/>
      </w:r>
      <w:r>
        <w:t>65</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24 PSD control</w:t>
      </w:r>
      <w:r>
        <w:tab/>
      </w:r>
      <w:r>
        <w:fldChar w:fldCharType="begin"/>
      </w:r>
      <w:r>
        <w:instrText xml:space="preserve"> PAGEREF _Toc392230032 \h </w:instrText>
      </w:r>
      <w:r>
        <w:fldChar w:fldCharType="separate"/>
      </w:r>
      <w:r>
        <w:t>67</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25 IO status from CI</w:t>
      </w:r>
      <w:r>
        <w:tab/>
      </w:r>
      <w:r>
        <w:fldChar w:fldCharType="begin"/>
      </w:r>
      <w:r>
        <w:instrText xml:space="preserve"> PAGEREF _Toc392230033 \h </w:instrText>
      </w:r>
      <w:r>
        <w:fldChar w:fldCharType="separate"/>
      </w:r>
      <w:r>
        <w:t>69</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26 ATP output to DLU</w:t>
      </w:r>
      <w:r>
        <w:tab/>
      </w:r>
      <w:r>
        <w:fldChar w:fldCharType="begin"/>
      </w:r>
      <w:r>
        <w:instrText xml:space="preserve"> PAGEREF _Toc392230034 \h </w:instrText>
      </w:r>
      <w:r>
        <w:fldChar w:fldCharType="separate"/>
      </w:r>
      <w:r>
        <w:t>71</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27 ATP offline tool inputs from project data</w:t>
      </w:r>
      <w:r>
        <w:tab/>
      </w:r>
      <w:r>
        <w:fldChar w:fldCharType="begin"/>
      </w:r>
      <w:r>
        <w:instrText xml:space="preserve"> PAGEREF _Toc392230035 \h </w:instrText>
      </w:r>
      <w:r>
        <w:fldChar w:fldCharType="separate"/>
      </w:r>
      <w:r>
        <w:t>72</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28 Synchronization data write to the other CPU</w:t>
      </w:r>
      <w:r>
        <w:tab/>
      </w:r>
      <w:r>
        <w:fldChar w:fldCharType="begin"/>
      </w:r>
      <w:r>
        <w:instrText xml:space="preserve"> PAGEREF _Toc392230036 \h </w:instrText>
      </w:r>
      <w:r>
        <w:fldChar w:fldCharType="separate"/>
      </w:r>
      <w:r>
        <w:t>73</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29 Synchronization data read from the other CPU</w:t>
      </w:r>
      <w:r>
        <w:tab/>
      </w:r>
      <w:r>
        <w:fldChar w:fldCharType="begin"/>
      </w:r>
      <w:r>
        <w:instrText xml:space="preserve"> PAGEREF _Toc392230037 \h </w:instrText>
      </w:r>
      <w:r>
        <w:fldChar w:fldCharType="separate"/>
      </w:r>
      <w:r>
        <w:t>74</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30 Memorized location content</w:t>
      </w:r>
      <w:r>
        <w:tab/>
      </w:r>
      <w:r>
        <w:fldChar w:fldCharType="begin"/>
      </w:r>
      <w:r>
        <w:instrText xml:space="preserve"> PAGEREF _Toc392230038 \h </w:instrText>
      </w:r>
      <w:r>
        <w:fldChar w:fldCharType="separate"/>
      </w:r>
      <w:r>
        <w:t>75</w:t>
      </w:r>
      <w:r>
        <w:fldChar w:fldCharType="end"/>
      </w:r>
    </w:p>
    <w:p w:rsidRPr="00387B4B" w:rsidR="00DE178B" w:rsidRDefault="00DE178B">
      <w:pPr>
        <w:pStyle w:val="aff4"/>
        <w:tabs>
          <w:tab w:val="right" w:leader="dot" w:pos="9060"/>
        </w:tabs>
        <w:rPr>
          <w:rFonts w:cs="Times New Roman"/>
          <w:smallCaps w:val="0"/>
          <w:sz w:val="21"/>
          <w:szCs w:val="22"/>
        </w:rPr>
      </w:pPr>
      <w:r>
        <w:t>Table 4</w:t>
      </w:r>
      <w:r>
        <w:noBreakHyphen/>
        <w:t>31 ATP inputs from VLE-2</w:t>
      </w:r>
      <w:r>
        <w:tab/>
      </w:r>
      <w:r>
        <w:fldChar w:fldCharType="begin"/>
      </w:r>
      <w:r>
        <w:instrText xml:space="preserve"> PAGEREF _Toc392230039 \h </w:instrText>
      </w:r>
      <w:r>
        <w:fldChar w:fldCharType="separate"/>
      </w:r>
      <w:r>
        <w:t>76</w:t>
      </w:r>
      <w:r>
        <w:fldChar w:fldCharType="end"/>
      </w:r>
    </w:p>
    <w:p w:rsidRPr="00387B4B" w:rsidR="00DE178B" w:rsidRDefault="00DE178B">
      <w:pPr>
        <w:pStyle w:val="aff4"/>
        <w:tabs>
          <w:tab w:val="right" w:leader="dot" w:pos="9060"/>
        </w:tabs>
        <w:rPr>
          <w:rFonts w:cs="Times New Roman"/>
          <w:smallCaps w:val="0"/>
          <w:sz w:val="21"/>
          <w:szCs w:val="22"/>
        </w:rPr>
      </w:pPr>
      <w:r>
        <w:t>Table 5</w:t>
      </w:r>
      <w:r>
        <w:noBreakHyphen/>
        <w:t>1 Functions table</w:t>
      </w:r>
      <w:r>
        <w:tab/>
      </w:r>
      <w:r>
        <w:fldChar w:fldCharType="begin"/>
      </w:r>
      <w:r>
        <w:instrText xml:space="preserve"> PAGEREF _Toc392230040 \h </w:instrText>
      </w:r>
      <w:r>
        <w:fldChar w:fldCharType="separate"/>
      </w:r>
      <w:r>
        <w:t>78</w:t>
      </w:r>
      <w:r>
        <w:fldChar w:fldCharType="end"/>
      </w:r>
    </w:p>
    <w:p w:rsidRPr="00387B4B" w:rsidR="00DE178B" w:rsidRDefault="00DE178B">
      <w:pPr>
        <w:pStyle w:val="aff4"/>
        <w:tabs>
          <w:tab w:val="right" w:leader="dot" w:pos="9060"/>
        </w:tabs>
        <w:rPr>
          <w:rFonts w:cs="Times New Roman"/>
          <w:smallCaps w:val="0"/>
          <w:sz w:val="21"/>
          <w:szCs w:val="22"/>
        </w:rPr>
      </w:pPr>
      <w:r>
        <w:t>Table 5</w:t>
      </w:r>
      <w:r>
        <w:noBreakHyphen/>
        <w:t>2 Constants for iTC production</w:t>
      </w:r>
      <w:r>
        <w:tab/>
      </w:r>
      <w:r>
        <w:fldChar w:fldCharType="begin"/>
      </w:r>
      <w:r>
        <w:instrText xml:space="preserve"> PAGEREF _Toc392230041 \h </w:instrText>
      </w:r>
      <w:r>
        <w:fldChar w:fldCharType="separate"/>
      </w:r>
      <w:r>
        <w:t>79</w:t>
      </w:r>
      <w:r>
        <w:fldChar w:fldCharType="end"/>
      </w:r>
    </w:p>
    <w:p w:rsidRPr="00387B4B" w:rsidR="00DE178B" w:rsidRDefault="00DE178B">
      <w:pPr>
        <w:pStyle w:val="aff4"/>
        <w:tabs>
          <w:tab w:val="right" w:leader="dot" w:pos="9060"/>
        </w:tabs>
        <w:rPr>
          <w:rFonts w:cs="Times New Roman"/>
          <w:smallCaps w:val="0"/>
          <w:sz w:val="21"/>
          <w:szCs w:val="22"/>
        </w:rPr>
      </w:pPr>
      <w:r>
        <w:t>Table 5</w:t>
      </w:r>
      <w:r>
        <w:noBreakHyphen/>
        <w:t>3 Index of variant</w:t>
      </w:r>
      <w:r>
        <w:tab/>
      </w:r>
      <w:r>
        <w:fldChar w:fldCharType="begin"/>
      </w:r>
      <w:r>
        <w:instrText xml:space="preserve"> PAGEREF _Toc392230042 \h </w:instrText>
      </w:r>
      <w:r>
        <w:fldChar w:fldCharType="separate"/>
      </w:r>
      <w:r>
        <w:t>81</w:t>
      </w:r>
      <w:r>
        <w:fldChar w:fldCharType="end"/>
      </w:r>
    </w:p>
    <w:p w:rsidRPr="00387B4B" w:rsidR="00DE178B" w:rsidRDefault="00DE178B">
      <w:pPr>
        <w:pStyle w:val="aff4"/>
        <w:tabs>
          <w:tab w:val="right" w:leader="dot" w:pos="9060"/>
        </w:tabs>
        <w:rPr>
          <w:rFonts w:cs="Times New Roman"/>
          <w:smallCaps w:val="0"/>
          <w:sz w:val="21"/>
          <w:szCs w:val="22"/>
        </w:rPr>
      </w:pPr>
      <w:r>
        <w:t>Table 5</w:t>
      </w:r>
      <w:r>
        <w:noBreakHyphen/>
        <w:t>4 Identical VIOM Inputs for offline application</w:t>
      </w:r>
      <w:r>
        <w:tab/>
      </w:r>
      <w:r>
        <w:fldChar w:fldCharType="begin"/>
      </w:r>
      <w:r>
        <w:instrText xml:space="preserve"> PAGEREF _Toc392230043 \h </w:instrText>
      </w:r>
      <w:r>
        <w:fldChar w:fldCharType="separate"/>
      </w:r>
      <w:r>
        <w:t>94</w:t>
      </w:r>
      <w:r>
        <w:fldChar w:fldCharType="end"/>
      </w:r>
    </w:p>
    <w:p w:rsidRPr="00387B4B" w:rsidR="00DE178B" w:rsidRDefault="00DE178B">
      <w:pPr>
        <w:pStyle w:val="aff4"/>
        <w:tabs>
          <w:tab w:val="right" w:leader="dot" w:pos="9060"/>
        </w:tabs>
        <w:rPr>
          <w:rFonts w:cs="Times New Roman"/>
          <w:smallCaps w:val="0"/>
          <w:sz w:val="21"/>
          <w:szCs w:val="22"/>
        </w:rPr>
      </w:pPr>
      <w:r>
        <w:t>Table 5</w:t>
      </w:r>
      <w:r>
        <w:noBreakHyphen/>
        <w:t>5 Configurable Inputs from Rolling Stock</w:t>
      </w:r>
      <w:r>
        <w:tab/>
      </w:r>
      <w:r>
        <w:fldChar w:fldCharType="begin"/>
      </w:r>
      <w:r>
        <w:instrText xml:space="preserve"> PAGEREF _Toc392230044 \h </w:instrText>
      </w:r>
      <w:r>
        <w:fldChar w:fldCharType="separate"/>
      </w:r>
      <w:r>
        <w:t>97</w:t>
      </w:r>
      <w:r>
        <w:fldChar w:fldCharType="end"/>
      </w:r>
    </w:p>
    <w:p w:rsidRPr="00387B4B" w:rsidR="00DE178B" w:rsidRDefault="00DE178B">
      <w:pPr>
        <w:pStyle w:val="aff4"/>
        <w:tabs>
          <w:tab w:val="right" w:leader="dot" w:pos="9060"/>
        </w:tabs>
        <w:rPr>
          <w:rFonts w:cs="Times New Roman"/>
          <w:smallCaps w:val="0"/>
          <w:sz w:val="21"/>
          <w:szCs w:val="22"/>
        </w:rPr>
      </w:pPr>
      <w:r>
        <w:t>Table 5</w:t>
      </w:r>
      <w:r>
        <w:noBreakHyphen/>
        <w:t>6 Odometer information in interrupt</w:t>
      </w:r>
      <w:r>
        <w:tab/>
      </w:r>
      <w:r>
        <w:fldChar w:fldCharType="begin"/>
      </w:r>
      <w:r>
        <w:instrText xml:space="preserve"> PAGEREF _Toc392230045 \h </w:instrText>
      </w:r>
      <w:r>
        <w:fldChar w:fldCharType="separate"/>
      </w:r>
      <w:r>
        <w:t>133</w:t>
      </w:r>
      <w:r>
        <w:fldChar w:fldCharType="end"/>
      </w:r>
    </w:p>
    <w:p w:rsidRPr="00387B4B" w:rsidR="00DE178B" w:rsidRDefault="00DE178B">
      <w:pPr>
        <w:pStyle w:val="aff4"/>
        <w:tabs>
          <w:tab w:val="right" w:leader="dot" w:pos="9060"/>
        </w:tabs>
        <w:rPr>
          <w:rFonts w:cs="Times New Roman"/>
          <w:smallCaps w:val="0"/>
          <w:sz w:val="21"/>
          <w:szCs w:val="22"/>
        </w:rPr>
      </w:pPr>
      <w:r>
        <w:t>Table 5</w:t>
      </w:r>
      <w:r>
        <w:noBreakHyphen/>
        <w:t>7 Configurable not coerced restrictive identification</w:t>
      </w:r>
      <w:r>
        <w:tab/>
      </w:r>
      <w:r>
        <w:fldChar w:fldCharType="begin"/>
      </w:r>
      <w:r>
        <w:instrText xml:space="preserve"> PAGEREF _Toc392230046 \h </w:instrText>
      </w:r>
      <w:r>
        <w:fldChar w:fldCharType="separate"/>
      </w:r>
      <w:r>
        <w:t>262</w:t>
      </w:r>
      <w:r>
        <w:fldChar w:fldCharType="end"/>
      </w:r>
    </w:p>
    <w:p w:rsidRPr="00387B4B" w:rsidR="00DE178B" w:rsidRDefault="00DE178B">
      <w:pPr>
        <w:pStyle w:val="aff4"/>
        <w:tabs>
          <w:tab w:val="right" w:leader="dot" w:pos="9060"/>
        </w:tabs>
        <w:rPr>
          <w:rFonts w:cs="Times New Roman"/>
          <w:smallCaps w:val="0"/>
          <w:sz w:val="21"/>
          <w:szCs w:val="22"/>
        </w:rPr>
      </w:pPr>
      <w:r>
        <w:lastRenderedPageBreak/>
        <w:t>Table 5</w:t>
      </w:r>
      <w:r>
        <w:noBreakHyphen/>
        <w:t>8 Configurable coerced permissive identification</w:t>
      </w:r>
      <w:r>
        <w:tab/>
      </w:r>
      <w:r>
        <w:fldChar w:fldCharType="begin"/>
      </w:r>
      <w:r>
        <w:instrText xml:space="preserve"> PAGEREF _Toc392230047 \h </w:instrText>
      </w:r>
      <w:r>
        <w:fldChar w:fldCharType="separate"/>
      </w:r>
      <w:r>
        <w:t>264</w:t>
      </w:r>
      <w:r>
        <w:fldChar w:fldCharType="end"/>
      </w:r>
    </w:p>
    <w:p w:rsidRPr="00387B4B" w:rsidR="00DE178B" w:rsidRDefault="00DE178B">
      <w:pPr>
        <w:pStyle w:val="aff4"/>
        <w:tabs>
          <w:tab w:val="right" w:leader="dot" w:pos="9060"/>
        </w:tabs>
        <w:rPr>
          <w:rFonts w:cs="Times New Roman"/>
          <w:smallCaps w:val="0"/>
          <w:sz w:val="21"/>
          <w:szCs w:val="22"/>
        </w:rPr>
      </w:pPr>
      <w:r>
        <w:t>Table 5</w:t>
      </w:r>
      <w:r>
        <w:noBreakHyphen/>
        <w:t>11 Backward distance account rules</w:t>
      </w:r>
      <w:r>
        <w:tab/>
      </w:r>
      <w:r>
        <w:fldChar w:fldCharType="begin"/>
      </w:r>
      <w:r>
        <w:instrText xml:space="preserve"> PAGEREF _Toc392230048 \h </w:instrText>
      </w:r>
      <w:r>
        <w:fldChar w:fldCharType="separate"/>
      </w:r>
      <w:r>
        <w:t>326</w:t>
      </w:r>
      <w:r>
        <w:fldChar w:fldCharType="end"/>
      </w:r>
    </w:p>
    <w:p w:rsidRPr="00387B4B" w:rsidR="00DE178B" w:rsidRDefault="00DE178B">
      <w:pPr>
        <w:pStyle w:val="aff4"/>
        <w:tabs>
          <w:tab w:val="right" w:leader="dot" w:pos="9060"/>
        </w:tabs>
        <w:rPr>
          <w:rFonts w:cs="Times New Roman"/>
          <w:smallCaps w:val="0"/>
          <w:sz w:val="21"/>
          <w:szCs w:val="22"/>
        </w:rPr>
      </w:pPr>
      <w:r>
        <w:t>Table 5</w:t>
      </w:r>
      <w:r>
        <w:noBreakHyphen/>
        <w:t>13 Configuration for monitoring unexpected train door open</w:t>
      </w:r>
      <w:r>
        <w:tab/>
      </w:r>
      <w:r>
        <w:fldChar w:fldCharType="begin"/>
      </w:r>
      <w:r>
        <w:instrText xml:space="preserve"> PAGEREF _Toc392230049 \h </w:instrText>
      </w:r>
      <w:r>
        <w:fldChar w:fldCharType="separate"/>
      </w:r>
      <w:r>
        <w:t>357</w:t>
      </w:r>
      <w:r>
        <w:fldChar w:fldCharType="end"/>
      </w:r>
    </w:p>
    <w:p w:rsidRPr="00387B4B" w:rsidR="00DE178B" w:rsidRDefault="00DE178B">
      <w:pPr>
        <w:pStyle w:val="aff4"/>
        <w:tabs>
          <w:tab w:val="right" w:leader="dot" w:pos="9060"/>
        </w:tabs>
        <w:rPr>
          <w:rFonts w:cs="Times New Roman"/>
          <w:smallCaps w:val="0"/>
          <w:sz w:val="21"/>
          <w:szCs w:val="22"/>
        </w:rPr>
      </w:pPr>
      <w:r>
        <w:t>Table 6</w:t>
      </w:r>
      <w:r>
        <w:noBreakHyphen/>
        <w:t>2 Carborne Controller Constants</w:t>
      </w:r>
      <w:r>
        <w:tab/>
      </w:r>
      <w:r>
        <w:fldChar w:fldCharType="begin"/>
      </w:r>
      <w:r>
        <w:instrText xml:space="preserve"> PAGEREF _Toc392230050 \h </w:instrText>
      </w:r>
      <w:r>
        <w:fldChar w:fldCharType="separate"/>
      </w:r>
      <w:r>
        <w:t>427</w:t>
      </w:r>
      <w:r>
        <w:fldChar w:fldCharType="end"/>
      </w:r>
    </w:p>
    <w:p w:rsidRPr="00387B4B" w:rsidR="00DE178B" w:rsidRDefault="00DE178B">
      <w:pPr>
        <w:pStyle w:val="aff4"/>
        <w:tabs>
          <w:tab w:val="right" w:leader="dot" w:pos="9060"/>
        </w:tabs>
        <w:rPr>
          <w:rFonts w:cs="Times New Roman"/>
          <w:smallCaps w:val="0"/>
          <w:sz w:val="21"/>
          <w:szCs w:val="22"/>
        </w:rPr>
      </w:pPr>
      <w:r>
        <w:t>Table 6</w:t>
      </w:r>
      <w:r>
        <w:noBreakHyphen/>
        <w:t>3 Get combined inputs from offline generated codes</w:t>
      </w:r>
      <w:r>
        <w:tab/>
      </w:r>
      <w:r>
        <w:fldChar w:fldCharType="begin"/>
      </w:r>
      <w:r>
        <w:instrText xml:space="preserve"> PAGEREF _Toc392230051 \h </w:instrText>
      </w:r>
      <w:r>
        <w:fldChar w:fldCharType="separate"/>
      </w:r>
      <w:r>
        <w:t>435</w:t>
      </w:r>
      <w:r>
        <w:fldChar w:fldCharType="end"/>
      </w:r>
    </w:p>
    <w:p w:rsidRPr="00BD52A4" w:rsidR="00BD52A4" w:rsidP="00BD52A4" w:rsidRDefault="00DC5FC3">
      <w:pPr>
        <w:pStyle w:val="1"/>
      </w:pPr>
      <w:r>
        <w:rPr>
          <w:rFonts w:ascii="Times New Roman" w:hAnsi="Times New Roman" w:eastAsia="宋体"/>
          <w:b/>
          <w:kern w:val="2"/>
          <w:sz w:val="21"/>
          <w:szCs w:val="24"/>
        </w:rPr>
        <w:lastRenderedPageBreak/>
        <w:fldChar w:fldCharType="end"/>
      </w:r>
      <w:bookmarkStart w:name="_Toc348357000" w:id="42"/>
      <w:bookmarkStart w:name="_Toc349030413" w:id="43"/>
      <w:bookmarkStart w:name="_Toc347566546" w:id="44"/>
      <w:bookmarkStart w:name="_Toc345689211" w:id="45"/>
      <w:bookmarkStart w:name="_Toc376182911" w:id="46"/>
      <w:bookmarkStart w:name="_Toc392229890" w:id="47"/>
      <w:r w:rsidR="00BD52A4">
        <w:rPr>
          <w:rFonts w:hint="eastAsia"/>
        </w:rPr>
        <w:t>GENERAL DESCRIPTION</w:t>
      </w:r>
      <w:bookmarkEnd w:id="42"/>
      <w:bookmarkEnd w:id="43"/>
      <w:bookmarkEnd w:id="44"/>
      <w:bookmarkEnd w:id="45"/>
      <w:bookmarkEnd w:id="46"/>
      <w:bookmarkEnd w:id="47"/>
    </w:p>
    <w:p w:rsidRPr="00BD52A4" w:rsidR="00BD52A4" w:rsidP="00F23398" w:rsidRDefault="00BD52A4">
      <w:pPr>
        <w:pStyle w:val="2"/>
        <w:ind w:left="756" w:hanging="756"/>
      </w:pPr>
      <w:bookmarkStart w:name="_Toc348357001" w:id="48"/>
      <w:bookmarkStart w:name="_Toc349030414" w:id="49"/>
      <w:bookmarkStart w:name="_Toc347566547" w:id="50"/>
      <w:bookmarkStart w:name="_Toc345689212" w:id="51"/>
      <w:bookmarkStart w:name="_Toc376182912" w:id="52"/>
      <w:bookmarkStart w:name="_Toc392229891" w:id="53"/>
      <w:bookmarkStart w:name="_Toc277755491" w:id="54"/>
      <w:r>
        <w:rPr>
          <w:rFonts w:hint="eastAsia"/>
        </w:rPr>
        <w:t xml:space="preserve">Purpose of the </w:t>
      </w:r>
      <w:r w:rsidRPr="00BD52A4">
        <w:rPr>
          <w:rFonts w:hint="eastAsia"/>
        </w:rPr>
        <w:t>Document</w:t>
      </w:r>
      <w:bookmarkEnd w:id="48"/>
      <w:bookmarkEnd w:id="49"/>
      <w:bookmarkEnd w:id="50"/>
      <w:bookmarkEnd w:id="51"/>
      <w:bookmarkEnd w:id="52"/>
      <w:bookmarkEnd w:id="53"/>
    </w:p>
    <w:bookmarkEnd w:id="54"/>
    <w:p w:rsidR="00BD52A4" w:rsidP="00C93484" w:rsidRDefault="00BD52A4">
      <w:pPr>
        <w:pStyle w:val="Reqtify"/>
      </w:pPr>
      <w:r>
        <w:rPr>
          <w:rFonts w:hint="eastAsia"/>
        </w:rPr>
        <w:t>本</w:t>
      </w:r>
      <w:r w:rsidRPr="00993C04">
        <w:rPr>
          <w:rFonts w:hint="eastAsia"/>
        </w:rPr>
        <w:t>文档</w:t>
      </w:r>
      <w:r>
        <w:rPr>
          <w:rFonts w:hint="eastAsia"/>
        </w:rPr>
        <w:t>用于</w:t>
      </w:r>
      <w:r w:rsidRPr="00993C04">
        <w:rPr>
          <w:rFonts w:hint="eastAsia"/>
        </w:rPr>
        <w:t>定义</w:t>
      </w:r>
      <w:r>
        <w:rPr>
          <w:rFonts w:hint="eastAsia"/>
        </w:rPr>
        <w:t>卡斯柯信号有限公司智能列车控制系统车载控制器子系统中</w:t>
      </w:r>
      <w:r w:rsidRPr="00993C04">
        <w:rPr>
          <w:rFonts w:hint="eastAsia"/>
        </w:rPr>
        <w:t>分配给</w:t>
      </w:r>
      <w:r>
        <w:rPr>
          <w:rFonts w:hint="eastAsia"/>
        </w:rPr>
        <w:t>ATP</w:t>
      </w:r>
      <w:r>
        <w:rPr>
          <w:rFonts w:hint="eastAsia"/>
        </w:rPr>
        <w:t>软件</w:t>
      </w:r>
      <w:r w:rsidRPr="00993C04">
        <w:rPr>
          <w:rFonts w:hint="eastAsia"/>
        </w:rPr>
        <w:t>的需求描述，包括</w:t>
      </w:r>
      <w:r>
        <w:rPr>
          <w:rFonts w:hint="eastAsia"/>
        </w:rPr>
        <w:t>ATP</w:t>
      </w:r>
      <w:r>
        <w:rPr>
          <w:rFonts w:hint="eastAsia"/>
        </w:rPr>
        <w:t>软件需要遵从的产品约束，安全要求，可靠性，可维护性，接口规范以及所有功能需求等方面的规格定义</w:t>
      </w:r>
      <w:r w:rsidRPr="00993C04">
        <w:rPr>
          <w:rFonts w:hint="eastAsia"/>
        </w:rPr>
        <w:t>。</w:t>
      </w:r>
    </w:p>
    <w:p w:rsidRPr="00DB0985" w:rsidR="00BD52A4" w:rsidP="00C93484" w:rsidRDefault="00BD52A4">
      <w:pPr>
        <w:pStyle w:val="Reqtify"/>
      </w:pPr>
      <w:r>
        <w:rPr>
          <w:rFonts w:hint="eastAsia"/>
        </w:rPr>
        <w:t xml:space="preserve">This </w:t>
      </w:r>
      <w:r>
        <w:t>document</w:t>
      </w:r>
      <w:r>
        <w:rPr>
          <w:rFonts w:hint="eastAsia"/>
        </w:rPr>
        <w:t xml:space="preserve"> defines the ATP software requirements assigned from the onboard train control subsystem of the CASCO's intelligent train control production, including the constraints, safety requirements reliability, maintainability, interface specifications and all functional requirements with which ATP software need to comply.</w:t>
      </w:r>
    </w:p>
    <w:p w:rsidR="00BD52A4" w:rsidP="00C93484" w:rsidRDefault="00BD52A4">
      <w:pPr>
        <w:pStyle w:val="Reqtify"/>
      </w:pPr>
    </w:p>
    <w:p w:rsidR="00BD52A4" w:rsidP="00C93484" w:rsidRDefault="00BD52A4">
      <w:pPr>
        <w:pStyle w:val="Reqtify"/>
      </w:pPr>
      <w:r w:rsidRPr="00993C04">
        <w:rPr>
          <w:rFonts w:hint="eastAsia"/>
        </w:rPr>
        <w:t>本文档</w:t>
      </w:r>
      <w:r>
        <w:rPr>
          <w:rFonts w:hint="eastAsia"/>
        </w:rPr>
        <w:t>所述</w:t>
      </w:r>
      <w:r>
        <w:rPr>
          <w:rFonts w:hint="eastAsia"/>
        </w:rPr>
        <w:t>ATP</w:t>
      </w:r>
      <w:r>
        <w:rPr>
          <w:rFonts w:hint="eastAsia"/>
        </w:rPr>
        <w:t>软件的</w:t>
      </w:r>
      <w:r w:rsidRPr="00993C04">
        <w:rPr>
          <w:rFonts w:hint="eastAsia"/>
        </w:rPr>
        <w:t>范围包括</w:t>
      </w:r>
      <w:r>
        <w:rPr>
          <w:rFonts w:hint="eastAsia"/>
        </w:rPr>
        <w:t>运行在车载控制器机笼内</w:t>
      </w:r>
      <w:r>
        <w:rPr>
          <w:rFonts w:hint="eastAsia"/>
        </w:rPr>
        <w:t>VLE-2</w:t>
      </w:r>
      <w:r>
        <w:rPr>
          <w:rFonts w:hint="eastAsia"/>
        </w:rPr>
        <w:t>板卡上的</w:t>
      </w:r>
      <w:r>
        <w:rPr>
          <w:rFonts w:hint="eastAsia"/>
        </w:rPr>
        <w:t>ATP</w:t>
      </w:r>
      <w:r>
        <w:rPr>
          <w:rFonts w:hint="eastAsia"/>
        </w:rPr>
        <w:t>在线软件</w:t>
      </w:r>
      <w:r w:rsidRPr="00993C04">
        <w:rPr>
          <w:rFonts w:hint="eastAsia"/>
        </w:rPr>
        <w:t>，</w:t>
      </w:r>
      <w:r>
        <w:rPr>
          <w:rFonts w:hint="eastAsia"/>
        </w:rPr>
        <w:t>以及支持</w:t>
      </w:r>
      <w:r>
        <w:rPr>
          <w:rFonts w:hint="eastAsia"/>
        </w:rPr>
        <w:t>ATP</w:t>
      </w:r>
      <w:r>
        <w:rPr>
          <w:rFonts w:hint="eastAsia"/>
        </w:rPr>
        <w:t>软件运行所需的通信接口。</w:t>
      </w:r>
    </w:p>
    <w:p w:rsidR="00BD52A4" w:rsidP="00C93484" w:rsidRDefault="00BD52A4">
      <w:pPr>
        <w:pStyle w:val="Reqtify"/>
      </w:pPr>
      <w:r>
        <w:rPr>
          <w:rFonts w:hint="eastAsia"/>
        </w:rPr>
        <w:t xml:space="preserve">The ATP software described in this document is not only including the software </w:t>
      </w:r>
      <w:r>
        <w:t>running</w:t>
      </w:r>
      <w:r>
        <w:rPr>
          <w:rFonts w:hint="eastAsia"/>
        </w:rPr>
        <w:t xml:space="preserve"> on the VLE-2 board deployed in the onboard controller rack, but including the communication interface with other systems.</w:t>
      </w:r>
    </w:p>
    <w:p w:rsidR="00BD52A4" w:rsidP="00C93484" w:rsidRDefault="00BD52A4">
      <w:pPr>
        <w:pStyle w:val="Reqtify"/>
      </w:pPr>
    </w:p>
    <w:p w:rsidR="00BD52A4" w:rsidP="00C93484" w:rsidRDefault="00BD52A4">
      <w:pPr>
        <w:pStyle w:val="Reqtify"/>
      </w:pPr>
      <w:r w:rsidRPr="00993C04">
        <w:rPr>
          <w:rFonts w:hint="eastAsia"/>
        </w:rPr>
        <w:t>本文档是</w:t>
      </w:r>
      <w:r>
        <w:rPr>
          <w:rFonts w:hint="eastAsia"/>
        </w:rPr>
        <w:t>ATP</w:t>
      </w:r>
      <w:r>
        <w:rPr>
          <w:rFonts w:hint="eastAsia"/>
        </w:rPr>
        <w:t>软件</w:t>
      </w:r>
      <w:r w:rsidRPr="00993C04">
        <w:rPr>
          <w:rFonts w:hint="eastAsia"/>
        </w:rPr>
        <w:t>开发人员的设计依据，也是</w:t>
      </w:r>
      <w:r>
        <w:rPr>
          <w:rFonts w:hint="eastAsia"/>
        </w:rPr>
        <w:t>安全和</w:t>
      </w:r>
      <w:r w:rsidRPr="00993C04">
        <w:rPr>
          <w:rFonts w:hint="eastAsia"/>
        </w:rPr>
        <w:t>测试人员编写</w:t>
      </w:r>
      <w:r>
        <w:rPr>
          <w:rFonts w:hint="eastAsia"/>
        </w:rPr>
        <w:t>相关文档</w:t>
      </w:r>
      <w:r w:rsidRPr="00993C04">
        <w:rPr>
          <w:rFonts w:hint="eastAsia"/>
        </w:rPr>
        <w:t>的参考</w:t>
      </w:r>
      <w:r>
        <w:rPr>
          <w:rFonts w:hint="eastAsia"/>
        </w:rPr>
        <w:t>文档，</w:t>
      </w:r>
      <w:r w:rsidRPr="00993C04">
        <w:rPr>
          <w:rFonts w:hint="eastAsia"/>
        </w:rPr>
        <w:t>供项目经理，</w:t>
      </w:r>
      <w:r>
        <w:rPr>
          <w:rFonts w:hint="eastAsia"/>
        </w:rPr>
        <w:t>系统</w:t>
      </w:r>
      <w:r w:rsidRPr="00993C04">
        <w:rPr>
          <w:rFonts w:hint="eastAsia"/>
        </w:rPr>
        <w:t>需求分析人员审阅。</w:t>
      </w:r>
    </w:p>
    <w:p w:rsidR="00BD52A4" w:rsidP="00C93484" w:rsidRDefault="00BD52A4">
      <w:pPr>
        <w:pStyle w:val="Reqtify"/>
      </w:pPr>
      <w:r>
        <w:rPr>
          <w:rFonts w:hint="eastAsia"/>
        </w:rPr>
        <w:t>T</w:t>
      </w:r>
      <w:r>
        <w:t xml:space="preserve">his document is the specification </w:t>
      </w:r>
      <w:r>
        <w:rPr>
          <w:rFonts w:hint="eastAsia"/>
        </w:rPr>
        <w:t>for</w:t>
      </w:r>
      <w:r>
        <w:t xml:space="preserve"> the AT</w:t>
      </w:r>
      <w:r>
        <w:rPr>
          <w:rFonts w:hint="eastAsia"/>
        </w:rPr>
        <w:t xml:space="preserve">P software designers, </w:t>
      </w:r>
      <w:r>
        <w:t>and</w:t>
      </w:r>
      <w:r>
        <w:rPr>
          <w:rFonts w:hint="eastAsia"/>
        </w:rPr>
        <w:t xml:space="preserve"> is the reference for safety analysts, </w:t>
      </w:r>
      <w:r>
        <w:t>valuators</w:t>
      </w:r>
      <w:r>
        <w:rPr>
          <w:rFonts w:hint="eastAsia"/>
        </w:rPr>
        <w:t xml:space="preserve">, project managers and requirement </w:t>
      </w:r>
      <w:r>
        <w:t>verifiers</w:t>
      </w:r>
      <w:r>
        <w:rPr>
          <w:rFonts w:hint="eastAsia"/>
        </w:rPr>
        <w:t xml:space="preserve"> etc.</w:t>
      </w:r>
    </w:p>
    <w:p w:rsidRPr="00BD52A4" w:rsidR="00BD52A4" w:rsidP="00F23398" w:rsidRDefault="00BD52A4">
      <w:pPr>
        <w:pStyle w:val="2"/>
        <w:ind w:left="756" w:hanging="756"/>
      </w:pPr>
      <w:bookmarkStart w:name="_Toc348357002" w:id="55"/>
      <w:bookmarkStart w:name="_Toc349030415" w:id="56"/>
      <w:bookmarkStart w:name="_Toc347566548" w:id="57"/>
      <w:bookmarkStart w:name="_Toc345689213" w:id="58"/>
      <w:bookmarkStart w:name="_Toc376182913" w:id="59"/>
      <w:bookmarkStart w:name="_Toc392229892" w:id="60"/>
      <w:r>
        <w:rPr>
          <w:rFonts w:hint="eastAsia"/>
        </w:rPr>
        <w:t xml:space="preserve">Field of </w:t>
      </w:r>
      <w:r w:rsidRPr="00BD52A4">
        <w:rPr>
          <w:rFonts w:hint="eastAsia"/>
        </w:rPr>
        <w:t>Application</w:t>
      </w:r>
      <w:bookmarkEnd w:id="55"/>
      <w:bookmarkEnd w:id="56"/>
      <w:bookmarkEnd w:id="57"/>
      <w:bookmarkEnd w:id="58"/>
      <w:bookmarkEnd w:id="59"/>
      <w:bookmarkEnd w:id="60"/>
    </w:p>
    <w:p w:rsidRPr="005C4601" w:rsidR="00BD52A4" w:rsidP="00C93484" w:rsidRDefault="00BD52A4">
      <w:pPr>
        <w:pStyle w:val="Reqtify"/>
      </w:pPr>
      <w:r>
        <w:rPr>
          <w:rFonts w:hint="eastAsia"/>
        </w:rPr>
        <w:t>本文档是</w:t>
      </w:r>
      <w:r>
        <w:rPr>
          <w:rFonts w:hint="eastAsia"/>
        </w:rPr>
        <w:t>iTC</w:t>
      </w:r>
      <w:r>
        <w:rPr>
          <w:rFonts w:hint="eastAsia"/>
        </w:rPr>
        <w:t>研发的一部分，属于</w:t>
      </w:r>
      <w:r w:rsidR="00DB7FA7">
        <w:rPr>
          <w:rFonts w:hint="eastAsia"/>
        </w:rPr>
        <w:t>iCMTC</w:t>
      </w:r>
      <w:r>
        <w:rPr>
          <w:rFonts w:hint="eastAsia"/>
        </w:rPr>
        <w:t>信号系统解决方案车载控制器子系统。</w:t>
      </w:r>
      <w:r>
        <w:rPr>
          <w:rFonts w:hint="eastAsia"/>
        </w:rPr>
        <w:t xml:space="preserve">This document is part of iTC R&amp;D, and it concerns the Carborne </w:t>
      </w:r>
      <w:r>
        <w:t>Controller, which</w:t>
      </w:r>
      <w:r>
        <w:rPr>
          <w:rFonts w:hint="eastAsia"/>
        </w:rPr>
        <w:t xml:space="preserve"> is </w:t>
      </w:r>
      <w:r>
        <w:t>an</w:t>
      </w:r>
      <w:r>
        <w:rPr>
          <w:rFonts w:hint="eastAsia"/>
        </w:rPr>
        <w:t xml:space="preserve"> onboard ATC part of the </w:t>
      </w:r>
      <w:r w:rsidR="00DB7FA7">
        <w:rPr>
          <w:rFonts w:hint="eastAsia"/>
        </w:rPr>
        <w:t xml:space="preserve">iCMTC </w:t>
      </w:r>
      <w:r>
        <w:t>signaling</w:t>
      </w:r>
      <w:r>
        <w:rPr>
          <w:rFonts w:hint="eastAsia"/>
        </w:rPr>
        <w:t xml:space="preserve"> solution.</w:t>
      </w:r>
    </w:p>
    <w:p w:rsidRPr="00BD52A4" w:rsidR="00BD52A4" w:rsidP="00F23398" w:rsidRDefault="00BD52A4">
      <w:pPr>
        <w:pStyle w:val="2"/>
        <w:ind w:left="756" w:hanging="756"/>
      </w:pPr>
      <w:bookmarkStart w:name="_Toc348357003" w:id="61"/>
      <w:bookmarkStart w:name="_Toc349030416" w:id="62"/>
      <w:bookmarkStart w:name="_Toc347566549" w:id="63"/>
      <w:bookmarkStart w:name="_Toc345689214" w:id="64"/>
      <w:bookmarkStart w:name="_Toc376182914" w:id="65"/>
      <w:bookmarkStart w:name="_Toc392229893" w:id="66"/>
      <w:r>
        <w:rPr>
          <w:rFonts w:hint="eastAsia"/>
        </w:rPr>
        <w:t xml:space="preserve">Identification of the </w:t>
      </w:r>
      <w:r w:rsidRPr="00BD52A4">
        <w:rPr>
          <w:rFonts w:hint="eastAsia"/>
        </w:rPr>
        <w:t>Last Requirement Defined</w:t>
      </w:r>
      <w:bookmarkEnd w:id="61"/>
      <w:bookmarkEnd w:id="62"/>
      <w:bookmarkEnd w:id="63"/>
      <w:bookmarkEnd w:id="64"/>
      <w:bookmarkEnd w:id="65"/>
      <w:bookmarkEnd w:id="66"/>
    </w:p>
    <w:p w:rsidRPr="005E16A9" w:rsidR="00BD52A4" w:rsidP="00C93484" w:rsidRDefault="00BD52A4">
      <w:pPr>
        <w:pStyle w:val="Reqtify"/>
      </w:pPr>
      <w:r>
        <w:rPr>
          <w:rFonts w:hint="eastAsia"/>
        </w:rPr>
        <w:t xml:space="preserve">The last </w:t>
      </w:r>
      <w:r>
        <w:t>requirement</w:t>
      </w:r>
      <w:r>
        <w:rPr>
          <w:rFonts w:hint="eastAsia"/>
        </w:rPr>
        <w:t xml:space="preserve"> defined is the ATP-SwRS-</w:t>
      </w:r>
      <w:r w:rsidR="0018377D">
        <w:rPr>
          <w:rFonts w:hint="eastAsia"/>
        </w:rPr>
        <w:t>080</w:t>
      </w:r>
      <w:r w:rsidR="002B4B6F">
        <w:rPr>
          <w:rFonts w:hint="eastAsia"/>
        </w:rPr>
        <w:t>4</w:t>
      </w:r>
      <w:r>
        <w:rPr>
          <w:rFonts w:hint="eastAsia"/>
        </w:rPr>
        <w:t>, and the numeration must restart from ATP-SwRS-</w:t>
      </w:r>
      <w:r w:rsidR="0018377D">
        <w:rPr>
          <w:rFonts w:hint="eastAsia"/>
        </w:rPr>
        <w:t>080</w:t>
      </w:r>
      <w:r w:rsidR="002B4B6F">
        <w:rPr>
          <w:rFonts w:hint="eastAsia"/>
        </w:rPr>
        <w:t>5</w:t>
      </w:r>
      <w:r>
        <w:rPr>
          <w:rFonts w:hint="eastAsia"/>
        </w:rPr>
        <w:t>.</w:t>
      </w:r>
    </w:p>
    <w:p w:rsidR="00BD52A4" w:rsidP="00BD52A4" w:rsidRDefault="00BD52A4">
      <w:pPr>
        <w:pStyle w:val="1"/>
      </w:pPr>
      <w:bookmarkStart w:name="_Toc348357004" w:id="67"/>
      <w:bookmarkStart w:name="_Toc349030417" w:id="68"/>
      <w:bookmarkStart w:name="_Toc347566550" w:id="69"/>
      <w:bookmarkStart w:name="_Toc345689215" w:id="70"/>
      <w:bookmarkStart w:name="_Toc376182915" w:id="71"/>
      <w:bookmarkStart w:name="_Toc392229894" w:id="72"/>
      <w:r>
        <w:rPr>
          <w:rFonts w:hint="eastAsia"/>
        </w:rPr>
        <w:lastRenderedPageBreak/>
        <w:t>SYSTEM CONTEXT</w:t>
      </w:r>
      <w:bookmarkEnd w:id="67"/>
      <w:bookmarkEnd w:id="68"/>
      <w:bookmarkEnd w:id="69"/>
      <w:bookmarkEnd w:id="70"/>
      <w:bookmarkEnd w:id="71"/>
      <w:bookmarkEnd w:id="72"/>
    </w:p>
    <w:p w:rsidRPr="00DF50B6" w:rsidR="00DF50B6" w:rsidP="00F23398" w:rsidRDefault="00DF50B6">
      <w:pPr>
        <w:pStyle w:val="2"/>
        <w:ind w:left="756" w:hanging="756"/>
      </w:pPr>
      <w:bookmarkStart w:name="_Toc250710636" w:id="73"/>
      <w:bookmarkStart w:name="_Toc265846992" w:id="74"/>
      <w:bookmarkStart w:name="_Toc335400130" w:id="75"/>
      <w:bookmarkStart w:name="_Toc348357005" w:id="76"/>
      <w:bookmarkStart w:name="_Toc349030418" w:id="77"/>
      <w:bookmarkStart w:name="_Toc347566551" w:id="78"/>
      <w:bookmarkStart w:name="_Toc345689216" w:id="79"/>
      <w:bookmarkStart w:name="_Toc376182916" w:id="80"/>
      <w:bookmarkStart w:name="_Toc392229895" w:id="81"/>
      <w:r w:rsidRPr="001B3DC6">
        <w:rPr>
          <w:rFonts w:hint="eastAsia"/>
        </w:rPr>
        <w:t>Purpose</w:t>
      </w:r>
      <w:bookmarkEnd w:id="73"/>
      <w:bookmarkEnd w:id="74"/>
      <w:bookmarkEnd w:id="75"/>
      <w:bookmarkEnd w:id="76"/>
      <w:bookmarkEnd w:id="77"/>
      <w:bookmarkEnd w:id="78"/>
      <w:bookmarkEnd w:id="79"/>
      <w:bookmarkEnd w:id="80"/>
      <w:bookmarkEnd w:id="81"/>
    </w:p>
    <w:p w:rsidR="00DF50B6" w:rsidP="00C93484" w:rsidRDefault="00DF50B6">
      <w:pPr>
        <w:pStyle w:val="Reqtify"/>
      </w:pPr>
      <w:r>
        <w:rPr>
          <w:rFonts w:hint="eastAsia"/>
        </w:rPr>
        <w:t>ATP</w:t>
      </w:r>
      <w:r>
        <w:rPr>
          <w:rFonts w:hint="eastAsia"/>
        </w:rPr>
        <w:t>软件是车载控制器的核心组成部分，起到保障列车运行安全的重要作用。</w:t>
      </w:r>
      <w:r>
        <w:rPr>
          <w:rFonts w:hint="eastAsia"/>
        </w:rPr>
        <w:t>ATP</w:t>
      </w:r>
      <w:r>
        <w:rPr>
          <w:rFonts w:hint="eastAsia"/>
        </w:rPr>
        <w:t>软件所实现的功能包括：</w:t>
      </w:r>
    </w:p>
    <w:p w:rsidR="00DF50B6" w:rsidP="00FA0FBB" w:rsidRDefault="00DF50B6">
      <w:pPr>
        <w:pStyle w:val="AltX"/>
      </w:pPr>
      <w:r>
        <w:rPr>
          <w:rFonts w:hint="eastAsia"/>
        </w:rPr>
        <w:t>利用板卡硬件资源，进行时间周期控制和二取二数据比对；</w:t>
      </w:r>
    </w:p>
    <w:p w:rsidR="00DF50B6" w:rsidP="00FA0FBB" w:rsidRDefault="00DF50B6">
      <w:pPr>
        <w:pStyle w:val="AltX"/>
      </w:pPr>
      <w:r>
        <w:rPr>
          <w:rFonts w:hint="eastAsia"/>
        </w:rPr>
        <w:t>获取来自外部系统或</w:t>
      </w:r>
      <w:r>
        <w:rPr>
          <w:rFonts w:hint="eastAsia"/>
        </w:rPr>
        <w:t>CC</w:t>
      </w:r>
      <w:r>
        <w:rPr>
          <w:rFonts w:hint="eastAsia"/>
        </w:rPr>
        <w:t>内部其他子系统的数据；</w:t>
      </w:r>
    </w:p>
    <w:p w:rsidR="00DF50B6" w:rsidP="00FA0FBB" w:rsidRDefault="00DF50B6">
      <w:pPr>
        <w:pStyle w:val="AltX"/>
      </w:pPr>
      <w:r>
        <w:rPr>
          <w:rFonts w:hint="eastAsia"/>
        </w:rPr>
        <w:t>通过来自车辆及其内外部系统的数据，判断</w:t>
      </w:r>
      <w:r>
        <w:rPr>
          <w:rFonts w:hint="eastAsia"/>
        </w:rPr>
        <w:t>ATP</w:t>
      </w:r>
      <w:r>
        <w:rPr>
          <w:rFonts w:hint="eastAsia"/>
        </w:rPr>
        <w:t>自身的工作状态、线路前方的变量状态以及授权终点等；</w:t>
      </w:r>
    </w:p>
    <w:p w:rsidR="00DF50B6" w:rsidP="00FA0FBB" w:rsidRDefault="00DF50B6">
      <w:pPr>
        <w:pStyle w:val="AltX"/>
      </w:pPr>
      <w:r>
        <w:rPr>
          <w:rFonts w:hint="eastAsia"/>
        </w:rPr>
        <w:t>根据里程计的测速信息以及轨旁信标信息，计算列车的运动学信息以及在线路地图中的位置；</w:t>
      </w:r>
    </w:p>
    <w:p w:rsidR="00DF50B6" w:rsidP="00FA0FBB" w:rsidRDefault="00DF50B6">
      <w:pPr>
        <w:pStyle w:val="AltX"/>
      </w:pPr>
      <w:r>
        <w:rPr>
          <w:rFonts w:hint="eastAsia"/>
        </w:rPr>
        <w:t>监控列车的速度、位置和能量不超过环境限制，确保列车能在授权终点前停车；</w:t>
      </w:r>
    </w:p>
    <w:p w:rsidR="00DF50B6" w:rsidP="00FA0FBB" w:rsidRDefault="00DF50B6">
      <w:pPr>
        <w:pStyle w:val="AltX"/>
      </w:pPr>
      <w:r>
        <w:rPr>
          <w:rFonts w:hint="eastAsia"/>
        </w:rPr>
        <w:t>根据站台信息，授权指定侧车门开启；</w:t>
      </w:r>
    </w:p>
    <w:p w:rsidR="00DF50B6" w:rsidP="00FA0FBB" w:rsidRDefault="00DF50B6">
      <w:pPr>
        <w:pStyle w:val="AltX"/>
      </w:pPr>
      <w:r>
        <w:rPr>
          <w:rFonts w:hint="eastAsia"/>
        </w:rPr>
        <w:t>生成对外部系统和车辆的安全输出信息。</w:t>
      </w:r>
    </w:p>
    <w:p w:rsidR="00DF50B6" w:rsidP="00C93484" w:rsidRDefault="00DF50B6">
      <w:pPr>
        <w:pStyle w:val="Reqtify"/>
      </w:pPr>
      <w:r>
        <w:rPr>
          <w:rFonts w:hint="eastAsia"/>
        </w:rPr>
        <w:t xml:space="preserve">The </w:t>
      </w:r>
      <w:r w:rsidRPr="006829AD">
        <w:t>ATP </w:t>
      </w:r>
      <w:r>
        <w:rPr>
          <w:rFonts w:hint="eastAsia"/>
        </w:rPr>
        <w:t xml:space="preserve">software </w:t>
      </w:r>
      <w:r w:rsidRPr="006829AD">
        <w:t xml:space="preserve">is </w:t>
      </w:r>
      <w:r>
        <w:rPr>
          <w:rFonts w:hint="eastAsia"/>
        </w:rPr>
        <w:t>the</w:t>
      </w:r>
      <w:r w:rsidRPr="006829AD">
        <w:t xml:space="preserve"> core component of the </w:t>
      </w:r>
      <w:r>
        <w:rPr>
          <w:rFonts w:hint="eastAsia"/>
        </w:rPr>
        <w:t xml:space="preserve">Carborne </w:t>
      </w:r>
      <w:r>
        <w:t>C</w:t>
      </w:r>
      <w:r w:rsidRPr="006829AD">
        <w:t>ontroller</w:t>
      </w:r>
      <w:r>
        <w:rPr>
          <w:rFonts w:hint="eastAsia"/>
        </w:rPr>
        <w:t xml:space="preserve">, playing </w:t>
      </w:r>
      <w:r w:rsidRPr="006829AD">
        <w:t xml:space="preserve">the </w:t>
      </w:r>
      <w:r>
        <w:rPr>
          <w:rFonts w:hint="eastAsia"/>
        </w:rPr>
        <w:t xml:space="preserve">important role for guaranteeing the </w:t>
      </w:r>
      <w:r w:rsidRPr="006829AD">
        <w:t>safety of </w:t>
      </w:r>
      <w:r>
        <w:rPr>
          <w:rFonts w:hint="eastAsia"/>
        </w:rPr>
        <w:t xml:space="preserve">the </w:t>
      </w:r>
      <w:r w:rsidRPr="006829AD">
        <w:t xml:space="preserve">train </w:t>
      </w:r>
      <w:r>
        <w:rPr>
          <w:rFonts w:hint="eastAsia"/>
        </w:rPr>
        <w:t xml:space="preserve">during </w:t>
      </w:r>
      <w:r w:rsidRPr="006829AD">
        <w:t>operation. ATP achieved includ</w:t>
      </w:r>
      <w:r>
        <w:rPr>
          <w:rFonts w:hint="eastAsia"/>
        </w:rPr>
        <w:t>ing</w:t>
      </w:r>
      <w:r w:rsidRPr="006829AD">
        <w:t>:</w:t>
      </w:r>
    </w:p>
    <w:p w:rsidR="00DF50B6" w:rsidP="00FA0FBB" w:rsidRDefault="00DF50B6">
      <w:pPr>
        <w:pStyle w:val="AltX"/>
      </w:pPr>
      <w:r w:rsidRPr="006829AD">
        <w:t>us</w:t>
      </w:r>
      <w:r>
        <w:rPr>
          <w:rFonts w:hint="eastAsia"/>
        </w:rPr>
        <w:t>ing</w:t>
      </w:r>
      <w:r w:rsidRPr="006829AD">
        <w:t xml:space="preserve"> hardware </w:t>
      </w:r>
      <w:r>
        <w:rPr>
          <w:rFonts w:hint="eastAsia"/>
        </w:rPr>
        <w:t xml:space="preserve">board </w:t>
      </w:r>
      <w:r w:rsidRPr="006829AD">
        <w:t>resources </w:t>
      </w:r>
      <w:r>
        <w:rPr>
          <w:rFonts w:hint="eastAsia"/>
        </w:rPr>
        <w:t xml:space="preserve">to realize the period time control, </w:t>
      </w:r>
      <w:r w:rsidR="00FB4749">
        <w:rPr>
          <w:rFonts w:hint="eastAsia"/>
        </w:rPr>
        <w:t xml:space="preserve">and </w:t>
      </w:r>
      <w:r>
        <w:rPr>
          <w:rFonts w:hint="eastAsia"/>
        </w:rPr>
        <w:t>the 2oo2 data comparison;</w:t>
      </w:r>
    </w:p>
    <w:p w:rsidR="00DF50B6" w:rsidP="00FA0FBB" w:rsidRDefault="00DF50B6">
      <w:pPr>
        <w:pStyle w:val="AltX"/>
      </w:pPr>
      <w:r w:rsidRPr="006829AD">
        <w:t>access external systems or data from other subsystems within the CC;</w:t>
      </w:r>
    </w:p>
    <w:p w:rsidR="00DF50B6" w:rsidP="00FA0FBB" w:rsidRDefault="00DF50B6">
      <w:pPr>
        <w:pStyle w:val="AltX"/>
      </w:pPr>
      <w:r w:rsidRPr="006829AD">
        <w:t>through from the </w:t>
      </w:r>
      <w:r>
        <w:rPr>
          <w:rFonts w:hint="eastAsia"/>
        </w:rPr>
        <w:t>rolling stock</w:t>
      </w:r>
      <w:r w:rsidRPr="006829AD">
        <w:t xml:space="preserve"> and internal </w:t>
      </w:r>
      <w:r>
        <w:rPr>
          <w:rFonts w:hint="eastAsia"/>
        </w:rPr>
        <w:t>or</w:t>
      </w:r>
      <w:r w:rsidRPr="006829AD">
        <w:t xml:space="preserve"> external system</w:t>
      </w:r>
      <w:r>
        <w:rPr>
          <w:rFonts w:hint="eastAsia"/>
        </w:rPr>
        <w:t>s</w:t>
      </w:r>
      <w:r w:rsidRPr="006829AD">
        <w:t xml:space="preserve"> data to determine the stat</w:t>
      </w:r>
      <w:r>
        <w:rPr>
          <w:rFonts w:hint="eastAsia"/>
        </w:rPr>
        <w:t>e o</w:t>
      </w:r>
      <w:r w:rsidRPr="006829AD">
        <w:t xml:space="preserve">f ATP, the </w:t>
      </w:r>
      <w:r>
        <w:rPr>
          <w:rFonts w:hint="eastAsia"/>
        </w:rPr>
        <w:t>EOA and dynamic track profiles</w:t>
      </w:r>
      <w:r w:rsidRPr="006829AD">
        <w:t>;</w:t>
      </w:r>
    </w:p>
    <w:p w:rsidR="00DF50B6" w:rsidP="00FA0FBB" w:rsidRDefault="00DF50B6">
      <w:pPr>
        <w:pStyle w:val="AltX"/>
      </w:pPr>
      <w:r w:rsidRPr="006829AD">
        <w:t>according to the odometer and trackside beacon</w:t>
      </w:r>
      <w:r>
        <w:rPr>
          <w:rFonts w:hint="eastAsia"/>
        </w:rPr>
        <w:t xml:space="preserve"> message</w:t>
      </w:r>
      <w:r w:rsidRPr="006829AD">
        <w:t>,</w:t>
      </w:r>
      <w:r>
        <w:t xml:space="preserve"> calculat</w:t>
      </w:r>
      <w:r>
        <w:rPr>
          <w:rFonts w:hint="eastAsia"/>
        </w:rPr>
        <w:t>ing</w:t>
      </w:r>
      <w:r w:rsidRPr="006829AD">
        <w:t> the train's </w:t>
      </w:r>
      <w:r>
        <w:rPr>
          <w:rFonts w:hint="eastAsia"/>
        </w:rPr>
        <w:t>kinematics</w:t>
      </w:r>
      <w:r w:rsidRPr="006829AD">
        <w:t xml:space="preserve"> and </w:t>
      </w:r>
      <w:r w:rsidR="002F5731">
        <w:t>localizing</w:t>
      </w:r>
      <w:r>
        <w:rPr>
          <w:rFonts w:hint="eastAsia"/>
        </w:rPr>
        <w:t xml:space="preserve"> the train on the </w:t>
      </w:r>
      <w:r w:rsidRPr="006829AD">
        <w:t>map;</w:t>
      </w:r>
    </w:p>
    <w:p w:rsidR="00DF50B6" w:rsidP="00FA0FBB" w:rsidRDefault="00DF50B6">
      <w:pPr>
        <w:pStyle w:val="AltX"/>
      </w:pPr>
      <w:r w:rsidRPr="006829AD">
        <w:t>monitor</w:t>
      </w:r>
      <w:r>
        <w:rPr>
          <w:rFonts w:hint="eastAsia"/>
        </w:rPr>
        <w:t>ing</w:t>
      </w:r>
      <w:r w:rsidRPr="006829AD">
        <w:t xml:space="preserve"> train speed, </w:t>
      </w:r>
      <w:r>
        <w:rPr>
          <w:rFonts w:hint="eastAsia"/>
        </w:rPr>
        <w:t>location</w:t>
      </w:r>
      <w:r w:rsidRPr="006829AD">
        <w:t xml:space="preserve"> and energy</w:t>
      </w:r>
      <w:r>
        <w:rPr>
          <w:rFonts w:hint="eastAsia"/>
        </w:rPr>
        <w:t xml:space="preserve"> to avoid the train to exceed the </w:t>
      </w:r>
      <w:r w:rsidRPr="006829AD">
        <w:t xml:space="preserve">environmental </w:t>
      </w:r>
      <w:r>
        <w:rPr>
          <w:rFonts w:hint="eastAsia"/>
        </w:rPr>
        <w:t>restricted</w:t>
      </w:r>
      <w:r w:rsidRPr="006829AD">
        <w:t xml:space="preserve">, </w:t>
      </w:r>
      <w:r>
        <w:rPr>
          <w:rFonts w:hint="eastAsia"/>
        </w:rPr>
        <w:t xml:space="preserve">and </w:t>
      </w:r>
      <w:r w:rsidRPr="006829AD">
        <w:t>ensuring the train to stop before the end of </w:t>
      </w:r>
      <w:r>
        <w:rPr>
          <w:rFonts w:hint="eastAsia"/>
        </w:rPr>
        <w:t>authorized</w:t>
      </w:r>
      <w:r w:rsidRPr="006829AD">
        <w:t>;</w:t>
      </w:r>
    </w:p>
    <w:p w:rsidR="00DF50B6" w:rsidP="00FA0FBB" w:rsidRDefault="00DF50B6">
      <w:pPr>
        <w:pStyle w:val="AltX"/>
      </w:pPr>
      <w:r>
        <w:t xml:space="preserve">according to the </w:t>
      </w:r>
      <w:r>
        <w:rPr>
          <w:rFonts w:hint="eastAsia"/>
        </w:rPr>
        <w:t>platform information</w:t>
      </w:r>
      <w:r w:rsidRPr="006829AD">
        <w:t>, </w:t>
      </w:r>
      <w:r>
        <w:rPr>
          <w:rFonts w:hint="eastAsia"/>
        </w:rPr>
        <w:t xml:space="preserve">enabling </w:t>
      </w:r>
      <w:r w:rsidRPr="006829AD">
        <w:t xml:space="preserve">to </w:t>
      </w:r>
      <w:r>
        <w:rPr>
          <w:rFonts w:hint="eastAsia"/>
        </w:rPr>
        <w:t>operate</w:t>
      </w:r>
      <w:r w:rsidRPr="006829AD">
        <w:t xml:space="preserve"> the </w:t>
      </w:r>
      <w:r>
        <w:rPr>
          <w:rFonts w:hint="eastAsia"/>
        </w:rPr>
        <w:t xml:space="preserve">train </w:t>
      </w:r>
      <w:r w:rsidRPr="006829AD">
        <w:t>door </w:t>
      </w:r>
      <w:r>
        <w:rPr>
          <w:rFonts w:hint="eastAsia"/>
        </w:rPr>
        <w:t>and PSD</w:t>
      </w:r>
      <w:r w:rsidRPr="006829AD">
        <w:t>;</w:t>
      </w:r>
    </w:p>
    <w:p w:rsidR="00DF50B6" w:rsidP="00FA0FBB" w:rsidRDefault="00DF50B6">
      <w:pPr>
        <w:pStyle w:val="AltX"/>
      </w:pPr>
      <w:r>
        <w:t>generat</w:t>
      </w:r>
      <w:r>
        <w:rPr>
          <w:rFonts w:hint="eastAsia"/>
        </w:rPr>
        <w:t xml:space="preserve">ing vital reports and commands to </w:t>
      </w:r>
      <w:r w:rsidRPr="006829AD">
        <w:t>external systems and </w:t>
      </w:r>
      <w:r>
        <w:rPr>
          <w:rFonts w:hint="eastAsia"/>
        </w:rPr>
        <w:t>the rolling stock.</w:t>
      </w:r>
    </w:p>
    <w:p w:rsidRPr="00DF50B6" w:rsidR="00DF50B6" w:rsidP="00F23398" w:rsidRDefault="00DF50B6">
      <w:pPr>
        <w:pStyle w:val="2"/>
        <w:ind w:left="756" w:hanging="756"/>
      </w:pPr>
      <w:bookmarkStart w:name="_Toc304009958" w:id="82"/>
      <w:bookmarkStart w:name="_Toc304559222" w:id="83"/>
      <w:bookmarkStart w:name="_Toc304806515" w:id="84"/>
      <w:bookmarkStart w:name="_Toc304877709" w:id="85"/>
      <w:bookmarkStart w:name="_Toc282682264" w:id="86"/>
      <w:bookmarkStart w:name="_Toc282682265" w:id="87"/>
      <w:bookmarkStart w:name="_Toc282682266" w:id="88"/>
      <w:bookmarkStart w:name="_Toc282682267" w:id="89"/>
      <w:bookmarkStart w:name="_Toc282682268" w:id="90"/>
      <w:bookmarkStart w:name="_Toc518372307" w:id="91"/>
      <w:bookmarkStart w:name="_Toc75944216" w:id="92"/>
      <w:bookmarkStart w:name="_Toc250710637" w:id="93"/>
      <w:bookmarkStart w:name="_Toc265846993" w:id="94"/>
      <w:bookmarkStart w:name="_Toc335400131" w:id="95"/>
      <w:bookmarkStart w:name="_Toc348357006" w:id="96"/>
      <w:bookmarkStart w:name="_Toc349030419" w:id="97"/>
      <w:bookmarkStart w:name="_Toc347566552" w:id="98"/>
      <w:bookmarkStart w:name="_Toc345689217" w:id="99"/>
      <w:bookmarkStart w:name="_Toc376182917" w:id="100"/>
      <w:bookmarkStart w:name="_Toc392229896" w:id="101"/>
      <w:bookmarkEnd w:id="82"/>
      <w:bookmarkEnd w:id="83"/>
      <w:bookmarkEnd w:id="84"/>
      <w:bookmarkEnd w:id="85"/>
      <w:bookmarkEnd w:id="86"/>
      <w:bookmarkEnd w:id="87"/>
      <w:bookmarkEnd w:id="88"/>
      <w:bookmarkEnd w:id="89"/>
      <w:bookmarkEnd w:id="90"/>
      <w:r w:rsidRPr="001B3DC6">
        <w:rPr>
          <w:rFonts w:hint="eastAsia"/>
        </w:rPr>
        <w:t>Assumptions</w:t>
      </w:r>
      <w:bookmarkEnd w:id="91"/>
      <w:bookmarkEnd w:id="92"/>
      <w:bookmarkEnd w:id="93"/>
      <w:bookmarkEnd w:id="94"/>
      <w:bookmarkEnd w:id="95"/>
      <w:bookmarkEnd w:id="96"/>
      <w:bookmarkEnd w:id="97"/>
      <w:bookmarkEnd w:id="98"/>
      <w:bookmarkEnd w:id="99"/>
      <w:bookmarkEnd w:id="100"/>
      <w:bookmarkEnd w:id="101"/>
    </w:p>
    <w:p w:rsidRPr="00FA4B91" w:rsidR="00DF50B6" w:rsidP="00C93484" w:rsidRDefault="00DF50B6">
      <w:pPr>
        <w:pStyle w:val="Reqtify"/>
      </w:pPr>
      <w:bookmarkStart w:name="_Toc277755496" w:id="102"/>
      <w:r>
        <w:rPr>
          <w:rFonts w:hint="eastAsia"/>
        </w:rPr>
        <w:t>ATP</w:t>
      </w:r>
      <w:r>
        <w:rPr>
          <w:rFonts w:hint="eastAsia"/>
        </w:rPr>
        <w:t>软件开发人员应当了解城市轨道交通信号系统运营的基本原理，熟悉车载控制器的工作环境和所实现的功能，了解机笼内各板卡的硬件结构和所实现功能，具有实时嵌入式系统的开发经验，遵循铁路信号系统软件开发的相关标准。</w:t>
      </w:r>
      <w:r w:rsidRPr="00FA4B91">
        <w:t>ATP </w:t>
      </w:r>
      <w:r w:rsidRPr="007B0DF9">
        <w:t>software</w:t>
      </w:r>
      <w:r w:rsidRPr="00FA4B91">
        <w:t xml:space="preserve"> </w:t>
      </w:r>
      <w:r w:rsidRPr="00FA4B91">
        <w:lastRenderedPageBreak/>
        <w:t>developers should be aware of </w:t>
      </w:r>
      <w:r w:rsidRPr="00FA4B91">
        <w:rPr>
          <w:rFonts w:hint="eastAsia"/>
        </w:rPr>
        <w:t xml:space="preserve">the basic </w:t>
      </w:r>
      <w:r w:rsidRPr="00FA4B91">
        <w:t>prin</w:t>
      </w:r>
      <w:r>
        <w:t>c</w:t>
      </w:r>
      <w:r w:rsidRPr="00FA4B91">
        <w:t>iples</w:t>
      </w:r>
      <w:r w:rsidRPr="00FA4B91">
        <w:rPr>
          <w:rFonts w:hint="eastAsia"/>
        </w:rPr>
        <w:t xml:space="preserve"> of </w:t>
      </w:r>
      <w:r w:rsidRPr="00FA4B91">
        <w:t xml:space="preserve">urban </w:t>
      </w:r>
      <w:r w:rsidRPr="00FA4B91">
        <w:rPr>
          <w:rFonts w:hint="eastAsia"/>
        </w:rPr>
        <w:t xml:space="preserve">rail transit </w:t>
      </w:r>
      <w:r w:rsidRPr="00FA4B91">
        <w:t>signaling</w:t>
      </w:r>
      <w:r w:rsidRPr="00FA4B91">
        <w:rPr>
          <w:rFonts w:hint="eastAsia"/>
        </w:rPr>
        <w:t xml:space="preserve"> </w:t>
      </w:r>
      <w:r w:rsidRPr="00FA4B91">
        <w:t>system</w:t>
      </w:r>
      <w:r>
        <w:rPr>
          <w:rFonts w:hint="eastAsia"/>
        </w:rPr>
        <w:t>, familiar with</w:t>
      </w:r>
      <w:r w:rsidRPr="00FA4B91">
        <w:rPr>
          <w:rFonts w:hint="eastAsia"/>
        </w:rPr>
        <w:t xml:space="preserve"> carborne</w:t>
      </w:r>
      <w:r w:rsidRPr="00FA4B91">
        <w:t> control</w:t>
      </w:r>
      <w:r w:rsidRPr="00FA4B91">
        <w:rPr>
          <w:rFonts w:hint="eastAsia"/>
        </w:rPr>
        <w:t>ler's requirements</w:t>
      </w:r>
      <w:r w:rsidRPr="00FA4B91">
        <w:t> and work environment</w:t>
      </w:r>
      <w:r w:rsidRPr="00FA4B91">
        <w:rPr>
          <w:rFonts w:hint="eastAsia"/>
        </w:rPr>
        <w:t>,</w:t>
      </w:r>
      <w:r w:rsidRPr="00FA4B91">
        <w:t> understand the </w:t>
      </w:r>
      <w:r w:rsidRPr="00FA4B91">
        <w:rPr>
          <w:rFonts w:hint="eastAsia"/>
        </w:rPr>
        <w:t>hardware</w:t>
      </w:r>
      <w:r w:rsidRPr="00FA4B91">
        <w:t xml:space="preserve"> structure and </w:t>
      </w:r>
      <w:r w:rsidRPr="00FA4B91">
        <w:rPr>
          <w:rFonts w:hint="eastAsia"/>
        </w:rPr>
        <w:t>functions of each board</w:t>
      </w:r>
      <w:r w:rsidRPr="00FA4B91">
        <w:t>,</w:t>
      </w:r>
      <w:r w:rsidRPr="00FA4B91">
        <w:rPr>
          <w:rFonts w:hint="eastAsia"/>
        </w:rPr>
        <w:t xml:space="preserve"> experience </w:t>
      </w:r>
      <w:r w:rsidRPr="00FA4B91">
        <w:t>with real-time embedded systems </w:t>
      </w:r>
      <w:r w:rsidRPr="00FA4B91">
        <w:rPr>
          <w:rFonts w:hint="eastAsia"/>
        </w:rPr>
        <w:t>d</w:t>
      </w:r>
      <w:r w:rsidRPr="00FA4B91">
        <w:t xml:space="preserve">evelopment, </w:t>
      </w:r>
      <w:r w:rsidRPr="00FA4B91">
        <w:rPr>
          <w:rFonts w:hint="eastAsia"/>
        </w:rPr>
        <w:t xml:space="preserve">and </w:t>
      </w:r>
      <w:r w:rsidRPr="00FA4B91">
        <w:t>follow the</w:t>
      </w:r>
      <w:r w:rsidRPr="00FA4B91">
        <w:rPr>
          <w:rFonts w:hint="eastAsia"/>
        </w:rPr>
        <w:t xml:space="preserve"> relative standards of the </w:t>
      </w:r>
      <w:r w:rsidRPr="00FA4B91">
        <w:t>railway signaling</w:t>
      </w:r>
      <w:r w:rsidRPr="00FA4B91">
        <w:rPr>
          <w:rFonts w:hint="eastAsia"/>
        </w:rPr>
        <w:t xml:space="preserve"> production</w:t>
      </w:r>
      <w:r w:rsidRPr="00FA4B91">
        <w:t>.</w:t>
      </w:r>
    </w:p>
    <w:p w:rsidR="00DF50B6" w:rsidP="00C93484" w:rsidRDefault="00DF50B6">
      <w:pPr>
        <w:pStyle w:val="Reqtify"/>
      </w:pPr>
    </w:p>
    <w:p w:rsidR="00DF50B6" w:rsidP="00C93484" w:rsidRDefault="00DF50B6">
      <w:pPr>
        <w:pStyle w:val="Reqtify"/>
      </w:pPr>
      <w:r>
        <w:rPr>
          <w:rFonts w:hint="eastAsia"/>
        </w:rPr>
        <w:t>ATP</w:t>
      </w:r>
      <w:r>
        <w:rPr>
          <w:rFonts w:hint="eastAsia"/>
        </w:rPr>
        <w:t>软件的安全部分应用“安全编码处理器”技术，该技术保证在使用专用的工具处理过</w:t>
      </w:r>
      <w:r>
        <w:rPr>
          <w:rFonts w:hint="eastAsia"/>
        </w:rPr>
        <w:t>ATP</w:t>
      </w:r>
      <w:r>
        <w:rPr>
          <w:rFonts w:hint="eastAsia"/>
        </w:rPr>
        <w:t>的源代码后，能将其转换为冗余编码形式，使得在运算过程中发生的硬件随机故障能以符合</w:t>
      </w:r>
      <w:r>
        <w:rPr>
          <w:rFonts w:hint="eastAsia"/>
        </w:rPr>
        <w:t>SIL4</w:t>
      </w:r>
      <w:r>
        <w:rPr>
          <w:rFonts w:hint="eastAsia"/>
        </w:rPr>
        <w:t>要求的概率导致冗余编码错误，从而被</w:t>
      </w:r>
      <w:r>
        <w:rPr>
          <w:rFonts w:hint="eastAsia"/>
        </w:rPr>
        <w:t>CC</w:t>
      </w:r>
      <w:r>
        <w:rPr>
          <w:rFonts w:hint="eastAsia"/>
        </w:rPr>
        <w:t>的检测机制检查出来。</w:t>
      </w:r>
    </w:p>
    <w:p w:rsidR="00DF50B6" w:rsidP="00C93484" w:rsidRDefault="00DF50B6">
      <w:pPr>
        <w:pStyle w:val="Reqtify"/>
      </w:pPr>
      <w:r>
        <w:rPr>
          <w:rFonts w:hint="eastAsia"/>
        </w:rPr>
        <w:t xml:space="preserve">The vital part of </w:t>
      </w:r>
      <w:r w:rsidRPr="00FA4B91">
        <w:t>ATP software appl</w:t>
      </w:r>
      <w:r>
        <w:t>ies</w:t>
      </w:r>
      <w:r w:rsidRPr="00FA4B91">
        <w:t> "</w:t>
      </w:r>
      <w:r>
        <w:rPr>
          <w:rFonts w:hint="eastAsia"/>
        </w:rPr>
        <w:t>Vital C</w:t>
      </w:r>
      <w:r w:rsidRPr="00FA4B91">
        <w:t>ode</w:t>
      </w:r>
      <w:r>
        <w:rPr>
          <w:rFonts w:hint="eastAsia"/>
        </w:rPr>
        <w:t>d</w:t>
      </w:r>
      <w:r w:rsidRPr="00FA4B91">
        <w:t> </w:t>
      </w:r>
      <w:r>
        <w:rPr>
          <w:rFonts w:hint="eastAsia"/>
        </w:rPr>
        <w:t>P</w:t>
      </w:r>
      <w:r w:rsidRPr="00FA4B91">
        <w:t>rocessor " </w:t>
      </w:r>
      <w:r>
        <w:t>tech</w:t>
      </w:r>
      <w:r>
        <w:rPr>
          <w:rFonts w:hint="eastAsia"/>
        </w:rPr>
        <w:t>nique,</w:t>
      </w:r>
      <w:r w:rsidRPr="00FA4B91">
        <w:t xml:space="preserve"> which</w:t>
      </w:r>
      <w:r>
        <w:rPr>
          <w:rFonts w:hint="eastAsia"/>
        </w:rPr>
        <w:t xml:space="preserve"> can convert the raw ATP source codes to the vital coded codes, and guarantee that the occur of random failures by the hardware must lead to the vital code error under the probability of SIL4, and the vital code </w:t>
      </w:r>
      <w:r>
        <w:t>errors</w:t>
      </w:r>
      <w:r>
        <w:rPr>
          <w:rFonts w:hint="eastAsia"/>
        </w:rPr>
        <w:t xml:space="preserve"> can be detected by the checking mechanism.</w:t>
      </w:r>
    </w:p>
    <w:p w:rsidR="00DF50B6" w:rsidP="00C93484" w:rsidRDefault="00DF50B6">
      <w:pPr>
        <w:pStyle w:val="Reqtify"/>
      </w:pPr>
    </w:p>
    <w:p w:rsidR="00DF50B6" w:rsidP="00C93484" w:rsidRDefault="00DF50B6">
      <w:pPr>
        <w:pStyle w:val="Reqtify"/>
      </w:pPr>
      <w:r>
        <w:rPr>
          <w:rFonts w:hint="eastAsia"/>
        </w:rPr>
        <w:t>车载</w:t>
      </w:r>
      <w:r>
        <w:rPr>
          <w:rFonts w:hint="eastAsia"/>
        </w:rPr>
        <w:t>ATP</w:t>
      </w:r>
      <w:r>
        <w:rPr>
          <w:rFonts w:hint="eastAsia"/>
        </w:rPr>
        <w:t>软件运行在卡斯柯新型</w:t>
      </w:r>
      <w:r>
        <w:rPr>
          <w:rFonts w:hint="eastAsia"/>
        </w:rPr>
        <w:t>2</w:t>
      </w:r>
      <w:r>
        <w:rPr>
          <w:rFonts w:hint="eastAsia"/>
        </w:rPr>
        <w:t>乘</w:t>
      </w:r>
      <w:r>
        <w:rPr>
          <w:rFonts w:hint="eastAsia"/>
        </w:rPr>
        <w:t>2</w:t>
      </w:r>
      <w:r>
        <w:rPr>
          <w:rFonts w:hint="eastAsia"/>
        </w:rPr>
        <w:t>取</w:t>
      </w:r>
      <w:r>
        <w:rPr>
          <w:rFonts w:hint="eastAsia"/>
        </w:rPr>
        <w:t>2</w:t>
      </w:r>
      <w:r>
        <w:rPr>
          <w:rFonts w:hint="eastAsia"/>
        </w:rPr>
        <w:t>安全计算平台上，硬件平台应具有足够的资源，满足</w:t>
      </w:r>
      <w:r>
        <w:rPr>
          <w:rFonts w:hint="eastAsia"/>
        </w:rPr>
        <w:t>ATP</w:t>
      </w:r>
      <w:r>
        <w:rPr>
          <w:rFonts w:hint="eastAsia"/>
        </w:rPr>
        <w:t>软件计算的实时性要求。同时，该硬件平台能提供</w:t>
      </w:r>
      <w:r>
        <w:rPr>
          <w:rFonts w:hint="eastAsia"/>
        </w:rPr>
        <w:t>2</w:t>
      </w:r>
      <w:r>
        <w:rPr>
          <w:rFonts w:hint="eastAsia"/>
        </w:rPr>
        <w:t>乘</w:t>
      </w:r>
      <w:r>
        <w:rPr>
          <w:rFonts w:hint="eastAsia"/>
        </w:rPr>
        <w:t>2</w:t>
      </w:r>
      <w:r>
        <w:rPr>
          <w:rFonts w:hint="eastAsia"/>
        </w:rPr>
        <w:t>冗余通信条件，以及</w:t>
      </w:r>
      <w:r>
        <w:rPr>
          <w:rFonts w:hint="eastAsia"/>
        </w:rPr>
        <w:t>2</w:t>
      </w:r>
      <w:r>
        <w:rPr>
          <w:rFonts w:hint="eastAsia"/>
        </w:rPr>
        <w:t>取</w:t>
      </w:r>
      <w:r>
        <w:rPr>
          <w:rFonts w:hint="eastAsia"/>
        </w:rPr>
        <w:t>2</w:t>
      </w:r>
      <w:r>
        <w:rPr>
          <w:rFonts w:hint="eastAsia"/>
        </w:rPr>
        <w:t>双通道计算。</w:t>
      </w:r>
    </w:p>
    <w:p w:rsidR="00DF50B6" w:rsidP="00C93484" w:rsidRDefault="00DF50B6">
      <w:pPr>
        <w:pStyle w:val="Reqtify"/>
      </w:pPr>
      <w:r>
        <w:rPr>
          <w:rFonts w:hint="eastAsia"/>
        </w:rPr>
        <w:t>T</w:t>
      </w:r>
      <w:r>
        <w:t xml:space="preserve">he onboard ATP software running on CASCO's new </w:t>
      </w:r>
      <w:r>
        <w:rPr>
          <w:rFonts w:hint="eastAsia"/>
        </w:rPr>
        <w:t>2</w:t>
      </w:r>
      <w:r>
        <w:rPr>
          <w:rFonts w:hint="eastAsia"/>
        </w:rPr>
        <w:t>×</w:t>
      </w:r>
      <w:r>
        <w:t>2oo2</w:t>
      </w:r>
      <w:r>
        <w:rPr>
          <w:rFonts w:hint="eastAsia"/>
        </w:rPr>
        <w:t xml:space="preserve"> vital computation platform. The hardware platform should have sufficient resources to meet the performance requirements of ATP software. Meanwhile, the platform should provide 2 channels for redundant communication and independent computation.</w:t>
      </w:r>
    </w:p>
    <w:p w:rsidRPr="00DF50B6" w:rsidR="00DF50B6" w:rsidP="00F23398" w:rsidRDefault="00DF50B6">
      <w:pPr>
        <w:pStyle w:val="2"/>
        <w:ind w:left="756" w:hanging="756"/>
      </w:pPr>
      <w:bookmarkStart w:name="_Toc250710638" w:id="103"/>
      <w:bookmarkStart w:name="_Toc265846994" w:id="104"/>
      <w:bookmarkStart w:name="_Toc335400132" w:id="105"/>
      <w:bookmarkStart w:name="_Toc348357007" w:id="106"/>
      <w:bookmarkStart w:name="_Toc349030420" w:id="107"/>
      <w:bookmarkStart w:name="_Toc347566553" w:id="108"/>
      <w:bookmarkStart w:name="_Toc345689218" w:id="109"/>
      <w:bookmarkStart w:name="_Toc376182918" w:id="110"/>
      <w:bookmarkStart w:name="_Toc392229897" w:id="111"/>
      <w:bookmarkStart w:name="_Toc518372309" w:id="112"/>
      <w:bookmarkStart w:name="_Toc75944218" w:id="113"/>
      <w:bookmarkEnd w:id="102"/>
      <w:r>
        <w:rPr>
          <w:rFonts w:hint="eastAsia"/>
        </w:rPr>
        <w:t xml:space="preserve">Application and </w:t>
      </w:r>
      <w:r w:rsidRPr="00DF50B6">
        <w:rPr>
          <w:rFonts w:hint="eastAsia"/>
        </w:rPr>
        <w:t>Reference Documents</w:t>
      </w:r>
      <w:bookmarkEnd w:id="103"/>
      <w:bookmarkEnd w:id="104"/>
      <w:bookmarkEnd w:id="105"/>
      <w:bookmarkEnd w:id="106"/>
      <w:bookmarkEnd w:id="107"/>
      <w:bookmarkEnd w:id="108"/>
      <w:bookmarkEnd w:id="109"/>
      <w:bookmarkEnd w:id="110"/>
      <w:bookmarkEnd w:id="111"/>
    </w:p>
    <w:p w:rsidRPr="000A2818" w:rsidR="00DF50B6" w:rsidP="00DF50B6" w:rsidRDefault="00DF50B6">
      <w:bookmarkStart w:name="_Toc75944219" w:id="114"/>
      <w:bookmarkEnd w:id="112"/>
      <w:bookmarkEnd w:id="113"/>
    </w:p>
    <w:p w:rsidRPr="00F40CCD" w:rsidR="00DF50B6" w:rsidP="00DF50B6" w:rsidRDefault="00DF50B6">
      <w:pPr>
        <w:pStyle w:val="affc"/>
      </w:pPr>
      <w:bookmarkStart w:name="_Toc335400293" w:id="115"/>
      <w:bookmarkStart w:name="_Toc349031207" w:id="116"/>
      <w:bookmarkStart w:name="_Toc347567320" w:id="117"/>
      <w:bookmarkStart w:name="_Toc345689790" w:id="118"/>
      <w:bookmarkStart w:name="_Toc376183034" w:id="119"/>
      <w:bookmarkStart w:name="_Toc392230006" w:id="120"/>
      <w:r w:rsidRPr="00F40CCD">
        <w:t xml:space="preserve">Table </w:t>
      </w:r>
      <w:r w:rsidR="00FA0FBB">
        <w:fldChar w:fldCharType="begin"/>
      </w:r>
      <w:r w:rsidR="00FA0FBB">
        <w:instrText xml:space="preserve"> STYLEREF 1 \s </w:instrText>
      </w:r>
      <w:r w:rsidR="00FA0FBB">
        <w:fldChar w:fldCharType="separate"/>
      </w:r>
      <w:r w:rsidR="00DE178B">
        <w:t>2</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w:t>
      </w:r>
      <w:r w:rsidR="00FA0FBB">
        <w:fldChar w:fldCharType="end"/>
      </w:r>
      <w:r w:rsidRPr="00F40CCD">
        <w:rPr>
          <w:rFonts w:hint="eastAsia"/>
        </w:rPr>
        <w:t xml:space="preserve"> Applicable </w:t>
      </w:r>
      <w:r w:rsidRPr="000A2818">
        <w:rPr>
          <w:rFonts w:hint="eastAsia"/>
        </w:rPr>
        <w:t>documents</w:t>
      </w:r>
      <w:bookmarkEnd w:id="115"/>
      <w:bookmarkEnd w:id="116"/>
      <w:bookmarkEnd w:id="117"/>
      <w:bookmarkEnd w:id="118"/>
      <w:bookmarkEnd w:id="119"/>
      <w:bookmarkEnd w:id="120"/>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000"/>
        <w:gridCol w:w="1070"/>
        <w:gridCol w:w="1216"/>
      </w:tblGrid>
      <w:tr w:rsidRPr="00391FA8" w:rsidR="00DF50B6" w:rsidTr="00DF50B6">
        <w:tc>
          <w:tcPr>
            <w:tcW w:w="3769" w:type="pct"/>
            <w:shd w:val="clear" w:color="auto" w:fill="C0C0C0"/>
          </w:tcPr>
          <w:p w:rsidRPr="00DF50B6" w:rsidR="00DF50B6" w:rsidP="00FA0FBB" w:rsidRDefault="00DF50B6">
            <w:pPr>
              <w:pStyle w:val="af6"/>
            </w:pPr>
            <w:r w:rsidRPr="009E2F46">
              <w:t>Document title</w:t>
            </w:r>
          </w:p>
        </w:tc>
        <w:tc>
          <w:tcPr>
            <w:tcW w:w="576" w:type="pct"/>
            <w:shd w:val="clear" w:color="auto" w:fill="C0C0C0"/>
          </w:tcPr>
          <w:p w:rsidRPr="00DF50B6" w:rsidR="00DF50B6" w:rsidP="00FA0FBB" w:rsidRDefault="00DF50B6">
            <w:pPr>
              <w:pStyle w:val="af6"/>
            </w:pPr>
            <w:r>
              <w:rPr>
                <w:rFonts w:hint="eastAsia"/>
              </w:rPr>
              <w:t>Version</w:t>
            </w:r>
          </w:p>
        </w:tc>
        <w:tc>
          <w:tcPr>
            <w:tcW w:w="655" w:type="pct"/>
            <w:shd w:val="clear" w:color="auto" w:fill="C0C0C0"/>
          </w:tcPr>
          <w:p w:rsidRPr="00DF50B6" w:rsidR="00DF50B6" w:rsidP="00FA0FBB" w:rsidRDefault="00DF50B6">
            <w:pPr>
              <w:pStyle w:val="af6"/>
            </w:pPr>
            <w:r w:rsidRPr="009E2F46">
              <w:t>Reference</w:t>
            </w:r>
          </w:p>
        </w:tc>
      </w:tr>
      <w:tr w:rsidRPr="00CB559C" w:rsidR="00DF50B6" w:rsidTr="00DF50B6">
        <w:tc>
          <w:tcPr>
            <w:tcW w:w="3769" w:type="pct"/>
          </w:tcPr>
          <w:p w:rsidRPr="00DF50B6" w:rsidR="00DF50B6" w:rsidP="000B35C0" w:rsidRDefault="00DF50B6">
            <w:pPr>
              <w:pStyle w:val="APP0"/>
            </w:pPr>
            <w:bookmarkStart w:name="_Ref131930330" w:id="121"/>
            <w:bookmarkStart w:name="_Ref272407058" w:id="122"/>
            <w:r>
              <w:rPr>
                <w:rFonts w:hint="eastAsia"/>
              </w:rPr>
              <w:t>iTC</w:t>
            </w:r>
            <w:r w:rsidRPr="00DF50B6">
              <w:t xml:space="preserve"> </w:t>
            </w:r>
            <w:bookmarkEnd w:id="121"/>
            <w:r w:rsidR="000B35C0">
              <w:rPr>
                <w:rFonts w:hint="eastAsia"/>
              </w:rPr>
              <w:t xml:space="preserve">System </w:t>
            </w:r>
            <w:r w:rsidRPr="00DF50B6">
              <w:rPr>
                <w:rFonts w:hint="eastAsia"/>
              </w:rPr>
              <w:t>glossary</w:t>
            </w:r>
            <w:bookmarkEnd w:id="122"/>
          </w:p>
        </w:tc>
        <w:tc>
          <w:tcPr>
            <w:tcW w:w="576" w:type="pct"/>
          </w:tcPr>
          <w:p w:rsidRPr="00DF50B6" w:rsidR="00DF50B6" w:rsidP="000B35C0" w:rsidRDefault="00DF50B6">
            <w:r>
              <w:rPr>
                <w:rFonts w:hint="eastAsia"/>
              </w:rPr>
              <w:t>V1.</w:t>
            </w:r>
            <w:r w:rsidR="000B35C0">
              <w:rPr>
                <w:rFonts w:hint="eastAsia"/>
              </w:rPr>
              <w:t>1</w:t>
            </w:r>
            <w:r>
              <w:rPr>
                <w:rFonts w:hint="eastAsia"/>
              </w:rPr>
              <w:t>.0</w:t>
            </w:r>
          </w:p>
        </w:tc>
        <w:tc>
          <w:tcPr>
            <w:tcW w:w="655" w:type="pct"/>
          </w:tcPr>
          <w:p w:rsidRPr="00DF50B6" w:rsidR="00DF50B6" w:rsidP="00B4488A" w:rsidRDefault="00DF50B6">
            <w:r>
              <w:rPr>
                <w:rFonts w:hint="eastAsia"/>
              </w:rPr>
              <w:t>i</w:t>
            </w:r>
            <w:r w:rsidRPr="00DF50B6">
              <w:rPr>
                <w:rFonts w:hint="eastAsia"/>
              </w:rPr>
              <w:t>TC</w:t>
            </w:r>
            <w:r w:rsidRPr="00DF50B6">
              <w:t>-</w:t>
            </w:r>
            <w:r w:rsidRPr="00DF50B6">
              <w:rPr>
                <w:rFonts w:hint="eastAsia"/>
              </w:rPr>
              <w:t>0001</w:t>
            </w:r>
          </w:p>
        </w:tc>
      </w:tr>
      <w:tr w:rsidRPr="00CB559C" w:rsidR="00DF50B6" w:rsidTr="00DF50B6">
        <w:tc>
          <w:tcPr>
            <w:tcW w:w="3769" w:type="pct"/>
          </w:tcPr>
          <w:p w:rsidR="00DF50B6" w:rsidP="00B4488A" w:rsidRDefault="00DF50B6"/>
        </w:tc>
        <w:tc>
          <w:tcPr>
            <w:tcW w:w="576" w:type="pct"/>
          </w:tcPr>
          <w:p w:rsidR="00DF50B6" w:rsidP="00B4488A" w:rsidRDefault="00DF50B6"/>
        </w:tc>
        <w:tc>
          <w:tcPr>
            <w:tcW w:w="655" w:type="pct"/>
          </w:tcPr>
          <w:p w:rsidR="00DF50B6" w:rsidP="00B4488A" w:rsidRDefault="00DF50B6"/>
        </w:tc>
      </w:tr>
    </w:tbl>
    <w:p w:rsidR="00DF50B6" w:rsidP="00C93484" w:rsidRDefault="00DF50B6">
      <w:pPr>
        <w:pStyle w:val="Reqtify"/>
      </w:pPr>
    </w:p>
    <w:p w:rsidR="00DF50B6" w:rsidP="00C93484" w:rsidRDefault="00DF50B6">
      <w:pPr>
        <w:pStyle w:val="Reqtify"/>
      </w:pPr>
    </w:p>
    <w:p w:rsidRPr="00F40CCD" w:rsidR="00DF50B6" w:rsidP="00DF50B6" w:rsidRDefault="00DF50B6">
      <w:pPr>
        <w:pStyle w:val="affc"/>
      </w:pPr>
      <w:bookmarkStart w:name="_Toc335400294" w:id="123"/>
      <w:bookmarkStart w:name="_Toc349031208" w:id="124"/>
      <w:bookmarkStart w:name="_Toc347567321" w:id="125"/>
      <w:bookmarkStart w:name="_Toc345689791" w:id="126"/>
      <w:bookmarkStart w:name="_Toc376183035" w:id="127"/>
      <w:bookmarkStart w:name="_Toc392230007" w:id="128"/>
      <w:r w:rsidRPr="00F40CCD">
        <w:t xml:space="preserve">Table </w:t>
      </w:r>
      <w:r w:rsidR="00FA0FBB">
        <w:fldChar w:fldCharType="begin"/>
      </w:r>
      <w:r w:rsidR="00FA0FBB">
        <w:instrText xml:space="preserve"> STYLEREF 1 \s </w:instrText>
      </w:r>
      <w:r w:rsidR="00FA0FBB">
        <w:fldChar w:fldCharType="separate"/>
      </w:r>
      <w:r w:rsidR="00DE178B">
        <w:t>2</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2</w:t>
      </w:r>
      <w:r w:rsidR="00FA0FBB">
        <w:fldChar w:fldCharType="end"/>
      </w:r>
      <w:r w:rsidRPr="00F40CCD">
        <w:rPr>
          <w:rFonts w:hint="eastAsia"/>
        </w:rPr>
        <w:t xml:space="preserve"> Reference documents</w:t>
      </w:r>
      <w:bookmarkEnd w:id="123"/>
      <w:bookmarkEnd w:id="124"/>
      <w:bookmarkEnd w:id="125"/>
      <w:bookmarkEnd w:id="126"/>
      <w:bookmarkEnd w:id="127"/>
      <w:bookmarkEnd w:id="128"/>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6204"/>
        <w:gridCol w:w="1541"/>
        <w:gridCol w:w="1541"/>
      </w:tblGrid>
      <w:tr w:rsidR="00DF50B6" w:rsidTr="00E601BA">
        <w:tc>
          <w:tcPr>
            <w:tcW w:w="6204" w:type="dxa"/>
            <w:shd w:val="clear" w:color="auto" w:fill="C0C0C0"/>
          </w:tcPr>
          <w:p w:rsidRPr="00DF50B6" w:rsidR="00DF50B6" w:rsidP="00FA0FBB" w:rsidRDefault="00DF50B6">
            <w:pPr>
              <w:pStyle w:val="af6"/>
            </w:pPr>
            <w:r w:rsidRPr="009E2F46">
              <w:t>Document title</w:t>
            </w:r>
          </w:p>
        </w:tc>
        <w:tc>
          <w:tcPr>
            <w:tcW w:w="1541" w:type="dxa"/>
            <w:shd w:val="clear" w:color="auto" w:fill="C0C0C0"/>
          </w:tcPr>
          <w:p w:rsidRPr="00DF50B6" w:rsidR="00DF50B6" w:rsidP="00FA0FBB" w:rsidRDefault="00DF50B6">
            <w:pPr>
              <w:pStyle w:val="af6"/>
            </w:pPr>
            <w:r>
              <w:rPr>
                <w:rFonts w:hint="eastAsia"/>
              </w:rPr>
              <w:t>Version</w:t>
            </w:r>
          </w:p>
        </w:tc>
        <w:tc>
          <w:tcPr>
            <w:tcW w:w="1541" w:type="dxa"/>
            <w:shd w:val="clear" w:color="auto" w:fill="C0C0C0"/>
          </w:tcPr>
          <w:p w:rsidRPr="00DF50B6" w:rsidR="00DF50B6" w:rsidP="00FA0FBB" w:rsidRDefault="00DF50B6">
            <w:pPr>
              <w:pStyle w:val="af6"/>
            </w:pPr>
            <w:r w:rsidRPr="009E2F46">
              <w:t>Reference</w:t>
            </w:r>
          </w:p>
        </w:tc>
      </w:tr>
      <w:tr w:rsidR="00DF50B6" w:rsidTr="00E601BA">
        <w:tc>
          <w:tcPr>
            <w:tcW w:w="6204" w:type="dxa"/>
          </w:tcPr>
          <w:p w:rsidRPr="00DF50B6" w:rsidR="00DF50B6" w:rsidP="00B4488A" w:rsidRDefault="00DF50B6">
            <w:pPr>
              <w:pStyle w:val="REF"/>
            </w:pPr>
            <w:r w:rsidRPr="00D90551">
              <w:rPr>
                <w:rFonts w:hint="eastAsia"/>
              </w:rPr>
              <w:t>CC Subsystem Requirement Specification</w:t>
            </w:r>
          </w:p>
        </w:tc>
        <w:tc>
          <w:tcPr>
            <w:tcW w:w="1541" w:type="dxa"/>
          </w:tcPr>
          <w:p w:rsidRPr="00DF50B6" w:rsidR="00DF50B6" w:rsidP="00D45809" w:rsidRDefault="00DF50B6">
            <w:r>
              <w:rPr>
                <w:rFonts w:hint="eastAsia"/>
              </w:rPr>
              <w:t>V</w:t>
            </w:r>
            <w:r w:rsidR="0078551E">
              <w:rPr>
                <w:rFonts w:hint="eastAsia"/>
              </w:rPr>
              <w:t>2.0.0</w:t>
            </w:r>
          </w:p>
        </w:tc>
        <w:tc>
          <w:tcPr>
            <w:tcW w:w="1541" w:type="dxa"/>
          </w:tcPr>
          <w:p w:rsidRPr="00DF50B6" w:rsidR="00DF50B6" w:rsidP="00B4488A" w:rsidRDefault="00DF50B6">
            <w:r>
              <w:rPr>
                <w:rFonts w:hint="eastAsia"/>
              </w:rPr>
              <w:t>iTC-2026</w:t>
            </w:r>
          </w:p>
        </w:tc>
      </w:tr>
      <w:tr w:rsidR="00DF50B6" w:rsidTr="00E601BA">
        <w:tc>
          <w:tcPr>
            <w:tcW w:w="6204" w:type="dxa"/>
          </w:tcPr>
          <w:p w:rsidRPr="00DF50B6" w:rsidR="00DF50B6" w:rsidP="00B4488A" w:rsidRDefault="00DF50B6">
            <w:pPr>
              <w:pStyle w:val="REF"/>
            </w:pPr>
            <w:bookmarkStart w:name="_Ref277756830" w:id="129"/>
            <w:r w:rsidRPr="00D90551">
              <w:rPr>
                <w:rFonts w:hint="eastAsia"/>
              </w:rPr>
              <w:t>CC Subsystem Architecture Description</w:t>
            </w:r>
            <w:bookmarkEnd w:id="129"/>
          </w:p>
        </w:tc>
        <w:tc>
          <w:tcPr>
            <w:tcW w:w="1541" w:type="dxa"/>
          </w:tcPr>
          <w:p w:rsidRPr="00DF50B6" w:rsidR="00DF50B6" w:rsidP="00D45809" w:rsidRDefault="00DF50B6">
            <w:r>
              <w:rPr>
                <w:rFonts w:hint="eastAsia"/>
              </w:rPr>
              <w:t>V</w:t>
            </w:r>
            <w:r w:rsidR="0078551E">
              <w:rPr>
                <w:rFonts w:hint="eastAsia"/>
              </w:rPr>
              <w:t>2.0.0</w:t>
            </w:r>
          </w:p>
        </w:tc>
        <w:tc>
          <w:tcPr>
            <w:tcW w:w="1541" w:type="dxa"/>
          </w:tcPr>
          <w:p w:rsidRPr="00DF50B6" w:rsidR="00DF50B6" w:rsidP="00B4488A" w:rsidRDefault="00DF50B6">
            <w:r>
              <w:rPr>
                <w:rFonts w:hint="eastAsia"/>
              </w:rPr>
              <w:t>iTC-3021</w:t>
            </w:r>
          </w:p>
        </w:tc>
      </w:tr>
      <w:tr w:rsidR="00DF50B6" w:rsidTr="00E601BA">
        <w:tc>
          <w:tcPr>
            <w:tcW w:w="6204" w:type="dxa"/>
          </w:tcPr>
          <w:p w:rsidRPr="00DF50B6" w:rsidR="00DF50B6" w:rsidP="00B4488A" w:rsidRDefault="00DF50B6">
            <w:pPr>
              <w:pStyle w:val="REF"/>
            </w:pPr>
            <w:bookmarkStart w:name="_Ref277762716" w:id="130"/>
            <w:r w:rsidRPr="00D90551">
              <w:rPr>
                <w:rFonts w:hint="eastAsia"/>
              </w:rPr>
              <w:t>ATP-Data Plugger Interface description</w:t>
            </w:r>
            <w:bookmarkEnd w:id="130"/>
          </w:p>
        </w:tc>
        <w:tc>
          <w:tcPr>
            <w:tcW w:w="1541" w:type="dxa"/>
          </w:tcPr>
          <w:p w:rsidRPr="00DF50B6" w:rsidR="00DF50B6" w:rsidP="00D45809" w:rsidRDefault="0094208F">
            <w:r>
              <w:rPr>
                <w:rFonts w:hint="eastAsia"/>
              </w:rPr>
              <w:t>V2</w:t>
            </w:r>
            <w:r w:rsidR="00DF50B6">
              <w:rPr>
                <w:rFonts w:hint="eastAsia"/>
              </w:rPr>
              <w:t>.</w:t>
            </w:r>
            <w:r>
              <w:rPr>
                <w:rFonts w:hint="eastAsia"/>
              </w:rPr>
              <w:t>0</w:t>
            </w:r>
            <w:r w:rsidRPr="00DF50B6" w:rsidR="00DF50B6">
              <w:rPr>
                <w:rFonts w:hint="eastAsia"/>
              </w:rPr>
              <w:t>.0</w:t>
            </w:r>
          </w:p>
        </w:tc>
        <w:tc>
          <w:tcPr>
            <w:tcW w:w="1541" w:type="dxa"/>
          </w:tcPr>
          <w:p w:rsidRPr="00DF50B6" w:rsidR="00DF50B6" w:rsidP="00B4488A" w:rsidRDefault="00DF50B6">
            <w:r>
              <w:rPr>
                <w:rFonts w:hint="eastAsia"/>
              </w:rPr>
              <w:t>iTC-3023</w:t>
            </w:r>
          </w:p>
        </w:tc>
      </w:tr>
      <w:tr w:rsidR="00DF50B6" w:rsidTr="00E601BA">
        <w:tc>
          <w:tcPr>
            <w:tcW w:w="6204" w:type="dxa"/>
          </w:tcPr>
          <w:p w:rsidRPr="00DF50B6" w:rsidR="00DF50B6" w:rsidP="00B4488A" w:rsidRDefault="00DF50B6">
            <w:pPr>
              <w:pStyle w:val="REF"/>
            </w:pPr>
            <w:bookmarkStart w:name="_Ref277762729" w:id="131"/>
            <w:r>
              <w:rPr>
                <w:rFonts w:hint="eastAsia"/>
              </w:rPr>
              <w:t>VLE-2</w:t>
            </w:r>
            <w:r w:rsidR="00763567">
              <w:rPr>
                <w:rFonts w:hint="eastAsia"/>
              </w:rPr>
              <w:t>-VPB-</w:t>
            </w:r>
            <w:r w:rsidRPr="00DF50B6">
              <w:rPr>
                <w:rFonts w:hint="eastAsia"/>
              </w:rPr>
              <w:t>2 Interface description</w:t>
            </w:r>
            <w:bookmarkEnd w:id="131"/>
          </w:p>
        </w:tc>
        <w:tc>
          <w:tcPr>
            <w:tcW w:w="1541" w:type="dxa"/>
          </w:tcPr>
          <w:p w:rsidRPr="00DF50B6" w:rsidR="00DF50B6" w:rsidP="00D45809" w:rsidRDefault="0094208F">
            <w:r>
              <w:rPr>
                <w:rFonts w:hint="eastAsia"/>
              </w:rPr>
              <w:t>V2</w:t>
            </w:r>
            <w:r w:rsidR="00DF50B6">
              <w:rPr>
                <w:rFonts w:hint="eastAsia"/>
              </w:rPr>
              <w:t>.</w:t>
            </w:r>
            <w:r w:rsidR="00BD586B">
              <w:rPr>
                <w:rFonts w:hint="eastAsia"/>
              </w:rPr>
              <w:t>1</w:t>
            </w:r>
            <w:r w:rsidRPr="00DF50B6" w:rsidR="00DF50B6">
              <w:rPr>
                <w:rFonts w:hint="eastAsia"/>
              </w:rPr>
              <w:t>.0</w:t>
            </w:r>
          </w:p>
        </w:tc>
        <w:tc>
          <w:tcPr>
            <w:tcW w:w="1541" w:type="dxa"/>
          </w:tcPr>
          <w:p w:rsidRPr="00DF50B6" w:rsidR="00DF50B6" w:rsidP="00B4488A" w:rsidRDefault="00DF50B6">
            <w:r>
              <w:rPr>
                <w:rFonts w:hint="eastAsia"/>
              </w:rPr>
              <w:t>iTC-3024</w:t>
            </w:r>
          </w:p>
        </w:tc>
      </w:tr>
      <w:tr w:rsidRPr="00777E38" w:rsidR="00DF50B6" w:rsidTr="00E601BA">
        <w:tc>
          <w:tcPr>
            <w:tcW w:w="6204" w:type="dxa"/>
          </w:tcPr>
          <w:p w:rsidRPr="00DF50B6" w:rsidR="00DF50B6" w:rsidP="00B4488A" w:rsidRDefault="00DF50B6">
            <w:pPr>
              <w:pStyle w:val="REF"/>
            </w:pPr>
            <w:bookmarkStart w:name="_Ref277776148" w:id="132"/>
            <w:r>
              <w:rPr>
                <w:rFonts w:hint="eastAsia"/>
              </w:rPr>
              <w:lastRenderedPageBreak/>
              <w:t>VLE-2</w:t>
            </w:r>
            <w:r w:rsidRPr="00DF50B6">
              <w:rPr>
                <w:rFonts w:hint="eastAsia"/>
              </w:rPr>
              <w:t>-DVCOM-2 Interface description</w:t>
            </w:r>
            <w:bookmarkEnd w:id="132"/>
          </w:p>
        </w:tc>
        <w:tc>
          <w:tcPr>
            <w:tcW w:w="1541" w:type="dxa"/>
          </w:tcPr>
          <w:p w:rsidRPr="00DF50B6" w:rsidR="00DF50B6" w:rsidP="00D45809" w:rsidRDefault="00DF50B6">
            <w:r>
              <w:rPr>
                <w:rFonts w:hint="eastAsia"/>
              </w:rPr>
              <w:t>V</w:t>
            </w:r>
            <w:r w:rsidR="0078551E">
              <w:rPr>
                <w:rFonts w:hint="eastAsia"/>
              </w:rPr>
              <w:t>2.</w:t>
            </w:r>
            <w:r w:rsidR="00BD586B">
              <w:rPr>
                <w:rFonts w:hint="eastAsia"/>
              </w:rPr>
              <w:t>1</w:t>
            </w:r>
            <w:r w:rsidR="0078551E">
              <w:rPr>
                <w:rFonts w:hint="eastAsia"/>
              </w:rPr>
              <w:t>.0</w:t>
            </w:r>
          </w:p>
        </w:tc>
        <w:tc>
          <w:tcPr>
            <w:tcW w:w="1541" w:type="dxa"/>
          </w:tcPr>
          <w:p w:rsidRPr="00DF50B6" w:rsidR="00DF50B6" w:rsidP="00B4488A" w:rsidRDefault="00DF50B6">
            <w:r>
              <w:rPr>
                <w:rFonts w:hint="eastAsia"/>
              </w:rPr>
              <w:t>iTC-3022</w:t>
            </w:r>
          </w:p>
        </w:tc>
      </w:tr>
      <w:tr w:rsidRPr="00777E38" w:rsidR="00DF50B6" w:rsidTr="00E601BA">
        <w:tc>
          <w:tcPr>
            <w:tcW w:w="6204" w:type="dxa"/>
          </w:tcPr>
          <w:p w:rsidRPr="00DF50B6" w:rsidR="00DF50B6" w:rsidP="00B4488A" w:rsidRDefault="00DF50B6">
            <w:pPr>
              <w:pStyle w:val="REF"/>
            </w:pPr>
            <w:bookmarkStart w:name="_Ref277775436" w:id="133"/>
            <w:r w:rsidRPr="00D90551">
              <w:rPr>
                <w:rFonts w:hint="eastAsia"/>
              </w:rPr>
              <w:t xml:space="preserve">CC-Redundant CC </w:t>
            </w:r>
            <w:r w:rsidRPr="00DF50B6">
              <w:rPr>
                <w:rFonts w:hint="eastAsia"/>
              </w:rPr>
              <w:t>Interface description</w:t>
            </w:r>
            <w:bookmarkEnd w:id="133"/>
          </w:p>
        </w:tc>
        <w:tc>
          <w:tcPr>
            <w:tcW w:w="1541" w:type="dxa"/>
          </w:tcPr>
          <w:p w:rsidRPr="00DF50B6" w:rsidR="00DF50B6" w:rsidP="00D45809" w:rsidRDefault="00DF50B6">
            <w:r>
              <w:rPr>
                <w:rFonts w:hint="eastAsia"/>
              </w:rPr>
              <w:t>V</w:t>
            </w:r>
            <w:r w:rsidR="0078551E">
              <w:rPr>
                <w:rFonts w:hint="eastAsia"/>
              </w:rPr>
              <w:t>2.</w:t>
            </w:r>
            <w:r w:rsidR="00BD586B">
              <w:rPr>
                <w:rFonts w:hint="eastAsia"/>
              </w:rPr>
              <w:t>1</w:t>
            </w:r>
            <w:r w:rsidR="0078551E">
              <w:rPr>
                <w:rFonts w:hint="eastAsia"/>
              </w:rPr>
              <w:t>.0</w:t>
            </w:r>
          </w:p>
        </w:tc>
        <w:tc>
          <w:tcPr>
            <w:tcW w:w="1541" w:type="dxa"/>
          </w:tcPr>
          <w:p w:rsidRPr="00DF50B6" w:rsidR="00DF50B6" w:rsidP="00B4488A" w:rsidRDefault="00DF50B6">
            <w:r>
              <w:rPr>
                <w:rFonts w:hint="eastAsia"/>
              </w:rPr>
              <w:t>iTC-3025</w:t>
            </w:r>
          </w:p>
        </w:tc>
      </w:tr>
      <w:tr w:rsidRPr="00777E38" w:rsidR="00DF50B6" w:rsidTr="00E601BA">
        <w:tc>
          <w:tcPr>
            <w:tcW w:w="6204" w:type="dxa"/>
          </w:tcPr>
          <w:p w:rsidRPr="00DF50B6" w:rsidR="00DF50B6" w:rsidP="00B4488A" w:rsidRDefault="00DF50B6">
            <w:pPr>
              <w:pStyle w:val="REF"/>
            </w:pPr>
            <w:bookmarkStart w:name="_Ref277775592" w:id="134"/>
            <w:r w:rsidRPr="0048063B">
              <w:rPr>
                <w:rFonts w:hint="eastAsia"/>
              </w:rPr>
              <w:t>CC-</w:t>
            </w:r>
            <w:r w:rsidRPr="0048063B" w:rsidR="00DE30C0">
              <w:t>ZC</w:t>
            </w:r>
            <w:r w:rsidRPr="00D90551">
              <w:rPr>
                <w:rFonts w:hint="eastAsia"/>
              </w:rPr>
              <w:t xml:space="preserve"> Interface description</w:t>
            </w:r>
            <w:bookmarkEnd w:id="134"/>
          </w:p>
        </w:tc>
        <w:tc>
          <w:tcPr>
            <w:tcW w:w="1541" w:type="dxa"/>
          </w:tcPr>
          <w:p w:rsidRPr="00DF50B6" w:rsidR="00DF50B6" w:rsidP="00B4488A" w:rsidRDefault="00DF50B6">
            <w:r>
              <w:rPr>
                <w:rFonts w:hint="eastAsia"/>
              </w:rPr>
              <w:t>V</w:t>
            </w:r>
            <w:r w:rsidR="0078551E">
              <w:rPr>
                <w:rFonts w:hint="eastAsia"/>
              </w:rPr>
              <w:t>2.0.0</w:t>
            </w:r>
          </w:p>
        </w:tc>
        <w:tc>
          <w:tcPr>
            <w:tcW w:w="1541" w:type="dxa"/>
          </w:tcPr>
          <w:p w:rsidRPr="00DF50B6" w:rsidR="00DF50B6" w:rsidP="00B4488A" w:rsidRDefault="00DF50B6">
            <w:r>
              <w:rPr>
                <w:rFonts w:hint="eastAsia"/>
              </w:rPr>
              <w:t>iTC-3002</w:t>
            </w:r>
          </w:p>
        </w:tc>
      </w:tr>
      <w:tr w:rsidRPr="00777E38" w:rsidR="00DF50B6" w:rsidTr="00E601BA">
        <w:tc>
          <w:tcPr>
            <w:tcW w:w="6204" w:type="dxa"/>
          </w:tcPr>
          <w:p w:rsidRPr="00DF50B6" w:rsidR="00DF50B6" w:rsidP="00B4488A" w:rsidRDefault="00DF50B6">
            <w:pPr>
              <w:pStyle w:val="REF"/>
            </w:pPr>
            <w:bookmarkStart w:name="_Ref277775627" w:id="135"/>
            <w:r w:rsidRPr="00D90551">
              <w:rPr>
                <w:rFonts w:hint="eastAsia"/>
              </w:rPr>
              <w:t>CC-LC Interface description</w:t>
            </w:r>
            <w:bookmarkEnd w:id="135"/>
          </w:p>
        </w:tc>
        <w:tc>
          <w:tcPr>
            <w:tcW w:w="1541" w:type="dxa"/>
          </w:tcPr>
          <w:p w:rsidRPr="00DF50B6" w:rsidR="00DF50B6" w:rsidP="00B4488A" w:rsidRDefault="00DF50B6">
            <w:r>
              <w:rPr>
                <w:rFonts w:hint="eastAsia"/>
              </w:rPr>
              <w:t>V</w:t>
            </w:r>
            <w:r w:rsidR="000D3548">
              <w:rPr>
                <w:rFonts w:hint="eastAsia"/>
              </w:rPr>
              <w:t>2.0.0</w:t>
            </w:r>
          </w:p>
        </w:tc>
        <w:tc>
          <w:tcPr>
            <w:tcW w:w="1541" w:type="dxa"/>
          </w:tcPr>
          <w:p w:rsidRPr="00DF50B6" w:rsidR="00DF50B6" w:rsidP="00B4488A" w:rsidRDefault="00DF50B6">
            <w:r>
              <w:rPr>
                <w:rFonts w:hint="eastAsia"/>
              </w:rPr>
              <w:t>iTC-3003</w:t>
            </w:r>
          </w:p>
        </w:tc>
      </w:tr>
      <w:tr w:rsidRPr="00777E38" w:rsidR="00DF50B6" w:rsidTr="00E601BA">
        <w:tc>
          <w:tcPr>
            <w:tcW w:w="6204" w:type="dxa"/>
          </w:tcPr>
          <w:p w:rsidRPr="00DF50B6" w:rsidR="00DF50B6" w:rsidP="00B4488A" w:rsidRDefault="00DF50B6">
            <w:pPr>
              <w:pStyle w:val="REF"/>
            </w:pPr>
            <w:bookmarkStart w:name="_Ref277782910" w:id="136"/>
            <w:r>
              <w:rPr>
                <w:rFonts w:hint="eastAsia"/>
              </w:rPr>
              <w:t>VLE-2 board user manual</w:t>
            </w:r>
            <w:bookmarkEnd w:id="136"/>
          </w:p>
        </w:tc>
        <w:tc>
          <w:tcPr>
            <w:tcW w:w="1541" w:type="dxa"/>
          </w:tcPr>
          <w:p w:rsidRPr="00DF50B6" w:rsidR="00DF50B6" w:rsidP="00B4488A" w:rsidRDefault="00DF50B6">
            <w:r>
              <w:rPr>
                <w:rFonts w:hint="eastAsia"/>
              </w:rPr>
              <w:t>V1.1.0</w:t>
            </w:r>
          </w:p>
        </w:tc>
        <w:tc>
          <w:tcPr>
            <w:tcW w:w="1541" w:type="dxa"/>
          </w:tcPr>
          <w:p w:rsidRPr="00DF50B6" w:rsidR="00DF50B6" w:rsidP="00B4488A" w:rsidRDefault="00DF50B6">
            <w:r>
              <w:rPr>
                <w:rFonts w:hint="eastAsia"/>
              </w:rPr>
              <w:t>2oo2-601</w:t>
            </w:r>
          </w:p>
        </w:tc>
      </w:tr>
      <w:tr w:rsidRPr="00777E38" w:rsidR="00DF50B6" w:rsidTr="00E601BA">
        <w:tc>
          <w:tcPr>
            <w:tcW w:w="6204" w:type="dxa"/>
          </w:tcPr>
          <w:p w:rsidRPr="00DF50B6" w:rsidR="00DF50B6" w:rsidP="00B4488A" w:rsidRDefault="00DF50B6">
            <w:pPr>
              <w:pStyle w:val="REF"/>
            </w:pPr>
            <w:bookmarkStart w:name="_Ref291169202" w:id="137"/>
            <w:r w:rsidRPr="00D90551">
              <w:rPr>
                <w:rFonts w:hint="eastAsia"/>
              </w:rPr>
              <w:t>Train Energy Monitoring Principle</w:t>
            </w:r>
            <w:bookmarkEnd w:id="137"/>
          </w:p>
        </w:tc>
        <w:tc>
          <w:tcPr>
            <w:tcW w:w="1541" w:type="dxa"/>
          </w:tcPr>
          <w:p w:rsidRPr="00DF50B6" w:rsidR="00DF50B6" w:rsidP="00B4488A" w:rsidRDefault="00DF50B6">
            <w:r>
              <w:rPr>
                <w:rFonts w:hint="eastAsia"/>
              </w:rPr>
              <w:t>V1.</w:t>
            </w:r>
            <w:r w:rsidRPr="00DF50B6">
              <w:rPr>
                <w:rFonts w:hint="eastAsia"/>
              </w:rPr>
              <w:t>1.0</w:t>
            </w:r>
          </w:p>
        </w:tc>
        <w:tc>
          <w:tcPr>
            <w:tcW w:w="1541" w:type="dxa"/>
          </w:tcPr>
          <w:p w:rsidRPr="00DF50B6" w:rsidR="00DF50B6" w:rsidP="00B4488A" w:rsidRDefault="00DF50B6">
            <w:r>
              <w:rPr>
                <w:rFonts w:hint="eastAsia"/>
              </w:rPr>
              <w:t>iTC-3040</w:t>
            </w:r>
          </w:p>
        </w:tc>
      </w:tr>
      <w:tr w:rsidR="00DF50B6" w:rsidTr="00E601BA">
        <w:tc>
          <w:tcPr>
            <w:tcW w:w="6204" w:type="dxa"/>
          </w:tcPr>
          <w:p w:rsidRPr="00DF50B6" w:rsidR="00DF50B6" w:rsidP="00B4488A" w:rsidRDefault="00DF50B6">
            <w:pPr>
              <w:pStyle w:val="REF"/>
            </w:pPr>
            <w:bookmarkStart w:name="_Ref347567361" w:id="138"/>
            <w:bookmarkStart w:name="_Ref305075755" w:id="139"/>
            <w:r>
              <w:rPr>
                <w:rFonts w:hint="eastAsia"/>
              </w:rPr>
              <w:t>ATP-CC offline tool interface description</w:t>
            </w:r>
            <w:bookmarkEnd w:id="138"/>
            <w:bookmarkEnd w:id="139"/>
          </w:p>
        </w:tc>
        <w:tc>
          <w:tcPr>
            <w:tcW w:w="1541" w:type="dxa"/>
          </w:tcPr>
          <w:p w:rsidRPr="00DF50B6" w:rsidR="00DF50B6" w:rsidP="00D45809" w:rsidRDefault="00DF50B6">
            <w:r>
              <w:rPr>
                <w:rFonts w:hint="eastAsia"/>
              </w:rPr>
              <w:t>V</w:t>
            </w:r>
            <w:r w:rsidR="00E41EB7">
              <w:rPr>
                <w:rFonts w:hint="eastAsia"/>
              </w:rPr>
              <w:t>2.</w:t>
            </w:r>
            <w:r w:rsidR="00BD586B">
              <w:rPr>
                <w:rFonts w:hint="eastAsia"/>
              </w:rPr>
              <w:t>1</w:t>
            </w:r>
            <w:r w:rsidR="00E41EB7">
              <w:rPr>
                <w:rFonts w:hint="eastAsia"/>
              </w:rPr>
              <w:t>.0</w:t>
            </w:r>
          </w:p>
        </w:tc>
        <w:tc>
          <w:tcPr>
            <w:tcW w:w="1541" w:type="dxa"/>
          </w:tcPr>
          <w:p w:rsidRPr="00DF50B6" w:rsidR="00DF50B6" w:rsidP="00B4488A" w:rsidRDefault="00DF50B6">
            <w:r>
              <w:rPr>
                <w:rFonts w:hint="eastAsia"/>
              </w:rPr>
              <w:t>iTC-3019</w:t>
            </w:r>
          </w:p>
        </w:tc>
      </w:tr>
      <w:tr w:rsidRPr="00777E38" w:rsidR="00DF50B6" w:rsidTr="00E601BA">
        <w:tc>
          <w:tcPr>
            <w:tcW w:w="6204" w:type="dxa"/>
          </w:tcPr>
          <w:p w:rsidRPr="00DF50B6" w:rsidR="00DF50B6" w:rsidP="00B4488A" w:rsidRDefault="00DF50B6">
            <w:pPr>
              <w:pStyle w:val="REF"/>
            </w:pPr>
            <w:bookmarkStart w:name="_Ref295210152" w:id="140"/>
            <w:r>
              <w:rPr>
                <w:rFonts w:hint="eastAsia"/>
              </w:rPr>
              <w:t>VLE-2-DLU Interface description</w:t>
            </w:r>
            <w:bookmarkEnd w:id="140"/>
          </w:p>
        </w:tc>
        <w:tc>
          <w:tcPr>
            <w:tcW w:w="1541" w:type="dxa"/>
          </w:tcPr>
          <w:p w:rsidRPr="00DF50B6" w:rsidR="00DF50B6" w:rsidP="00B4488A" w:rsidRDefault="0094208F">
            <w:r>
              <w:rPr>
                <w:rFonts w:hint="eastAsia"/>
              </w:rPr>
              <w:t>V2</w:t>
            </w:r>
            <w:r w:rsidR="00DF50B6">
              <w:rPr>
                <w:rFonts w:hint="eastAsia"/>
              </w:rPr>
              <w:t>.</w:t>
            </w:r>
            <w:r>
              <w:rPr>
                <w:rFonts w:hint="eastAsia"/>
              </w:rPr>
              <w:t>0</w:t>
            </w:r>
            <w:r w:rsidR="00DF50B6">
              <w:rPr>
                <w:rFonts w:hint="eastAsia"/>
              </w:rPr>
              <w:t>.0</w:t>
            </w:r>
          </w:p>
        </w:tc>
        <w:tc>
          <w:tcPr>
            <w:tcW w:w="1541" w:type="dxa"/>
          </w:tcPr>
          <w:p w:rsidRPr="00DF50B6" w:rsidR="00DF50B6" w:rsidP="00B4488A" w:rsidRDefault="00DF50B6">
            <w:r>
              <w:rPr>
                <w:rFonts w:hint="eastAsia"/>
              </w:rPr>
              <w:t>iTC-3051</w:t>
            </w:r>
          </w:p>
        </w:tc>
      </w:tr>
      <w:tr w:rsidR="00002C66" w:rsidTr="00E601BA">
        <w:tc>
          <w:tcPr>
            <w:tcW w:w="6204" w:type="dxa"/>
          </w:tcPr>
          <w:p w:rsidR="00002C66" w:rsidP="00B4488A" w:rsidRDefault="00002C66">
            <w:pPr>
              <w:pStyle w:val="REF"/>
            </w:pPr>
            <w:bookmarkStart w:name="_Ref357773045" w:id="141"/>
            <w:r w:rsidRPr="00002C66">
              <w:rPr>
                <w:rFonts w:hint="eastAsia"/>
              </w:rPr>
              <w:t>VCP1</w:t>
            </w:r>
            <w:r w:rsidRPr="00002C66">
              <w:t xml:space="preserve"> Software</w:t>
            </w:r>
            <w:r w:rsidRPr="00002C66">
              <w:rPr>
                <w:rFonts w:hint="eastAsia"/>
              </w:rPr>
              <w:t xml:space="preserve"> User Manual</w:t>
            </w:r>
            <w:bookmarkEnd w:id="141"/>
          </w:p>
        </w:tc>
        <w:tc>
          <w:tcPr>
            <w:tcW w:w="1541" w:type="dxa"/>
          </w:tcPr>
          <w:p w:rsidR="00002C66" w:rsidP="00877F3D" w:rsidRDefault="00002C66">
            <w:r>
              <w:rPr>
                <w:rFonts w:hint="eastAsia"/>
              </w:rPr>
              <w:t>V1.</w:t>
            </w:r>
            <w:r w:rsidR="00877F3D">
              <w:rPr>
                <w:rFonts w:hint="eastAsia"/>
              </w:rPr>
              <w:t>4</w:t>
            </w:r>
            <w:r>
              <w:rPr>
                <w:rFonts w:hint="eastAsia"/>
              </w:rPr>
              <w:t>.0</w:t>
            </w:r>
          </w:p>
        </w:tc>
        <w:tc>
          <w:tcPr>
            <w:tcW w:w="1541" w:type="dxa"/>
          </w:tcPr>
          <w:p w:rsidR="00002C66" w:rsidP="00B4488A" w:rsidRDefault="00002C66">
            <w:r>
              <w:rPr>
                <w:rFonts w:hint="eastAsia"/>
              </w:rPr>
              <w:t>iCoder-501</w:t>
            </w:r>
          </w:p>
        </w:tc>
      </w:tr>
      <w:tr w:rsidR="00002C66" w:rsidTr="00E601BA">
        <w:tc>
          <w:tcPr>
            <w:tcW w:w="6204" w:type="dxa"/>
          </w:tcPr>
          <w:p w:rsidR="00002C66" w:rsidP="00002C66" w:rsidRDefault="00002C66">
            <w:pPr>
              <w:pStyle w:val="REF"/>
            </w:pPr>
            <w:bookmarkStart w:name="_Ref357773051" w:id="142"/>
            <w:r w:rsidRPr="00002C66">
              <w:rPr>
                <w:rFonts w:hint="eastAsia"/>
              </w:rPr>
              <w:t>VCP</w:t>
            </w:r>
            <w:r>
              <w:rPr>
                <w:rFonts w:hint="eastAsia"/>
              </w:rPr>
              <w:t>2</w:t>
            </w:r>
            <w:r w:rsidRPr="00002C66">
              <w:t xml:space="preserve"> Software</w:t>
            </w:r>
            <w:r w:rsidRPr="00002C66">
              <w:rPr>
                <w:rFonts w:hint="eastAsia"/>
              </w:rPr>
              <w:t xml:space="preserve"> User Manual</w:t>
            </w:r>
            <w:bookmarkEnd w:id="142"/>
          </w:p>
        </w:tc>
        <w:tc>
          <w:tcPr>
            <w:tcW w:w="1541" w:type="dxa"/>
          </w:tcPr>
          <w:p w:rsidR="00002C66" w:rsidP="00877F3D" w:rsidRDefault="00002C66">
            <w:r>
              <w:rPr>
                <w:rFonts w:hint="eastAsia"/>
              </w:rPr>
              <w:t>V1.</w:t>
            </w:r>
            <w:r w:rsidR="00877F3D">
              <w:rPr>
                <w:rFonts w:hint="eastAsia"/>
              </w:rPr>
              <w:t>4</w:t>
            </w:r>
            <w:r>
              <w:rPr>
                <w:rFonts w:hint="eastAsia"/>
              </w:rPr>
              <w:t>.0</w:t>
            </w:r>
          </w:p>
        </w:tc>
        <w:tc>
          <w:tcPr>
            <w:tcW w:w="1541" w:type="dxa"/>
          </w:tcPr>
          <w:p w:rsidR="00002C66" w:rsidP="00B4488A" w:rsidRDefault="00002C66">
            <w:r>
              <w:rPr>
                <w:rFonts w:hint="eastAsia"/>
              </w:rPr>
              <w:t>iCoder-501</w:t>
            </w:r>
          </w:p>
        </w:tc>
      </w:tr>
      <w:tr w:rsidR="00EC06E2" w:rsidTr="00E601BA">
        <w:tc>
          <w:tcPr>
            <w:tcW w:w="6204" w:type="dxa"/>
          </w:tcPr>
          <w:p w:rsidR="00EC06E2" w:rsidP="00B4488A" w:rsidRDefault="00002C66">
            <w:pPr>
              <w:pStyle w:val="REF"/>
            </w:pPr>
            <w:bookmarkStart w:name="_Ref357764418" w:id="143"/>
            <w:r>
              <w:t>iCODER Software Supported C-Language Subset Coding Specification</w:t>
            </w:r>
            <w:bookmarkEnd w:id="143"/>
          </w:p>
        </w:tc>
        <w:tc>
          <w:tcPr>
            <w:tcW w:w="1541" w:type="dxa"/>
          </w:tcPr>
          <w:p w:rsidRPr="00002C66" w:rsidR="00EC06E2" w:rsidP="00B4488A" w:rsidRDefault="00002C66">
            <w:r>
              <w:rPr>
                <w:rFonts w:hint="eastAsia"/>
              </w:rPr>
              <w:t>V1.4.0</w:t>
            </w:r>
          </w:p>
        </w:tc>
        <w:tc>
          <w:tcPr>
            <w:tcW w:w="1541" w:type="dxa"/>
          </w:tcPr>
          <w:p w:rsidR="00EC06E2" w:rsidP="00B4488A" w:rsidRDefault="00002C66">
            <w:r>
              <w:rPr>
                <w:rFonts w:hint="eastAsia"/>
              </w:rPr>
              <w:t>iCoder-503</w:t>
            </w:r>
          </w:p>
        </w:tc>
      </w:tr>
      <w:tr w:rsidR="00DF50B6" w:rsidTr="00E601BA">
        <w:tc>
          <w:tcPr>
            <w:tcW w:w="6204" w:type="dxa"/>
          </w:tcPr>
          <w:p w:rsidRPr="00DF50B6" w:rsidR="00DF50B6" w:rsidP="00B4488A" w:rsidRDefault="00DF50B6">
            <w:pPr>
              <w:pStyle w:val="REF"/>
            </w:pPr>
            <w:bookmarkStart w:name="_Ref309746503" w:id="144"/>
            <w:r>
              <w:rPr>
                <w:rFonts w:hint="eastAsia"/>
              </w:rPr>
              <w:t>Railway applications - communication, signalling and processing systems - software for railway control and protection systems</w:t>
            </w:r>
            <w:bookmarkEnd w:id="144"/>
          </w:p>
        </w:tc>
        <w:tc>
          <w:tcPr>
            <w:tcW w:w="1541" w:type="dxa"/>
          </w:tcPr>
          <w:p w:rsidRPr="00DF50B6" w:rsidR="00DF50B6" w:rsidP="000152DD" w:rsidRDefault="00DF50B6">
            <w:r>
              <w:rPr>
                <w:rFonts w:hint="eastAsia"/>
              </w:rPr>
              <w:t>20</w:t>
            </w:r>
            <w:r w:rsidR="000152DD">
              <w:rPr>
                <w:rFonts w:hint="eastAsia"/>
              </w:rPr>
              <w:t>0</w:t>
            </w:r>
            <w:r w:rsidRPr="00DF50B6">
              <w:rPr>
                <w:rFonts w:hint="eastAsia"/>
              </w:rPr>
              <w:t>1</w:t>
            </w:r>
          </w:p>
        </w:tc>
        <w:tc>
          <w:tcPr>
            <w:tcW w:w="1541" w:type="dxa"/>
          </w:tcPr>
          <w:p w:rsidRPr="00DF50B6" w:rsidR="00DF50B6" w:rsidP="00B4488A" w:rsidRDefault="00DF50B6">
            <w:r>
              <w:rPr>
                <w:rFonts w:hint="eastAsia"/>
              </w:rPr>
              <w:t>EN50128</w:t>
            </w:r>
          </w:p>
        </w:tc>
      </w:tr>
      <w:tr w:rsidR="00DF50B6" w:rsidTr="00E601BA">
        <w:tc>
          <w:tcPr>
            <w:tcW w:w="6204" w:type="dxa"/>
          </w:tcPr>
          <w:p w:rsidRPr="00DF50B6" w:rsidR="00DF50B6" w:rsidP="00DF3E87" w:rsidRDefault="00DF50B6">
            <w:pPr>
              <w:pStyle w:val="REF"/>
            </w:pPr>
            <w:bookmarkStart w:name="_Ref309746504" w:id="145"/>
            <w:r>
              <w:rPr>
                <w:rFonts w:hint="eastAsia"/>
              </w:rPr>
              <w:t>Railway applications - communication, signalling and processing systems</w:t>
            </w:r>
            <w:bookmarkEnd w:id="145"/>
          </w:p>
        </w:tc>
        <w:tc>
          <w:tcPr>
            <w:tcW w:w="1541" w:type="dxa"/>
          </w:tcPr>
          <w:p w:rsidRPr="00DF50B6" w:rsidR="00DF50B6" w:rsidP="00DF3E87" w:rsidRDefault="00DF50B6">
            <w:r>
              <w:rPr>
                <w:rFonts w:hint="eastAsia"/>
              </w:rPr>
              <w:t>201</w:t>
            </w:r>
            <w:r w:rsidR="00DF3E87">
              <w:rPr>
                <w:rFonts w:hint="eastAsia"/>
              </w:rPr>
              <w:t>0</w:t>
            </w:r>
          </w:p>
        </w:tc>
        <w:tc>
          <w:tcPr>
            <w:tcW w:w="1541" w:type="dxa"/>
          </w:tcPr>
          <w:p w:rsidRPr="00DF50B6" w:rsidR="00DF50B6" w:rsidP="00DF3E87" w:rsidRDefault="00DF50B6">
            <w:r>
              <w:rPr>
                <w:rFonts w:hint="eastAsia"/>
              </w:rPr>
              <w:t>EN50159</w:t>
            </w:r>
          </w:p>
        </w:tc>
      </w:tr>
    </w:tbl>
    <w:p w:rsidRPr="000E2106" w:rsidR="00DF50B6" w:rsidP="00DF50B6" w:rsidRDefault="00DF50B6"/>
    <w:p w:rsidRPr="00DF50B6" w:rsidR="00DF50B6" w:rsidP="00F23398" w:rsidRDefault="00DF50B6">
      <w:pPr>
        <w:pStyle w:val="2"/>
        <w:ind w:left="756" w:hanging="756"/>
      </w:pPr>
      <w:bookmarkStart w:name="_Toc250710639" w:id="146"/>
      <w:bookmarkStart w:name="_Toc265846995" w:id="147"/>
      <w:bookmarkStart w:name="_Toc335400133" w:id="148"/>
      <w:bookmarkStart w:name="_Toc348357008" w:id="149"/>
      <w:bookmarkStart w:name="_Toc349030421" w:id="150"/>
      <w:bookmarkStart w:name="_Toc347566554" w:id="151"/>
      <w:bookmarkStart w:name="_Toc345689219" w:id="152"/>
      <w:bookmarkStart w:name="_Toc376182919" w:id="153"/>
      <w:bookmarkStart w:name="_Toc392229898" w:id="154"/>
      <w:r w:rsidRPr="001B3DC6">
        <w:rPr>
          <w:rFonts w:hint="eastAsia"/>
        </w:rPr>
        <w:t xml:space="preserve">Abbreviations and </w:t>
      </w:r>
      <w:r w:rsidRPr="00DF50B6">
        <w:rPr>
          <w:rFonts w:hint="eastAsia"/>
        </w:rPr>
        <w:t>Defines</w:t>
      </w:r>
      <w:bookmarkEnd w:id="146"/>
      <w:bookmarkEnd w:id="147"/>
      <w:bookmarkEnd w:id="148"/>
      <w:bookmarkEnd w:id="149"/>
      <w:bookmarkEnd w:id="150"/>
      <w:bookmarkEnd w:id="151"/>
      <w:bookmarkEnd w:id="152"/>
      <w:bookmarkEnd w:id="153"/>
      <w:bookmarkEnd w:id="154"/>
    </w:p>
    <w:p w:rsidR="00DF50B6" w:rsidP="00C93484" w:rsidRDefault="00DF50B6">
      <w:pPr>
        <w:pStyle w:val="Reqtify"/>
      </w:pPr>
      <w:bookmarkStart w:name="_Toc277755497" w:id="155"/>
      <w:bookmarkEnd w:id="114"/>
      <w:r>
        <w:rPr>
          <w:rFonts w:hint="eastAsia"/>
        </w:rPr>
        <w:t xml:space="preserve">Reference to </w:t>
      </w:r>
      <w:r w:rsidR="00532AED">
        <w:fldChar w:fldCharType="begin"/>
      </w:r>
      <w:r w:rsidR="00532AED">
        <w:instrText xml:space="preserve"> REF _Ref272407058 \n </w:instrText>
      </w:r>
      <w:r w:rsidR="00532AED">
        <w:fldChar w:fldCharType="separate"/>
      </w:r>
      <w:r w:rsidR="00DE178B">
        <w:t>[APP1]</w:t>
      </w:r>
      <w:r w:rsidR="00532AED">
        <w:fldChar w:fldCharType="end"/>
      </w:r>
      <w:r>
        <w:rPr>
          <w:rFonts w:hint="eastAsia"/>
        </w:rPr>
        <w:t xml:space="preserve"> for abbreviations and defines.</w:t>
      </w:r>
      <w:bookmarkEnd w:id="155"/>
    </w:p>
    <w:p w:rsidR="00DF50B6" w:rsidP="00C93484" w:rsidRDefault="00DF50B6">
      <w:pPr>
        <w:pStyle w:val="Reqtify"/>
      </w:pPr>
      <w:bookmarkStart w:name="_Toc277755498" w:id="156"/>
      <w:r>
        <w:rPr>
          <w:rFonts w:hint="eastAsia"/>
        </w:rPr>
        <w:t>缩写词和定义参见</w:t>
      </w:r>
      <w:r w:rsidR="00532AED">
        <w:fldChar w:fldCharType="begin"/>
      </w:r>
      <w:r w:rsidR="00532AED">
        <w:instrText xml:space="preserve"> REF _Ref272407058 \n </w:instrText>
      </w:r>
      <w:r w:rsidR="00532AED">
        <w:fldChar w:fldCharType="separate"/>
      </w:r>
      <w:r w:rsidR="00DE178B">
        <w:t>[APP1]</w:t>
      </w:r>
      <w:r w:rsidR="00532AED">
        <w:fldChar w:fldCharType="end"/>
      </w:r>
      <w:r>
        <w:rPr>
          <w:rFonts w:hint="eastAsia"/>
        </w:rPr>
        <w:t>。</w:t>
      </w:r>
      <w:bookmarkEnd w:id="156"/>
    </w:p>
    <w:p w:rsidRPr="00932755" w:rsidR="00DF50B6" w:rsidP="00C93484" w:rsidRDefault="00DF50B6">
      <w:pPr>
        <w:pStyle w:val="Reqtify"/>
      </w:pPr>
    </w:p>
    <w:p w:rsidRPr="00DF50B6" w:rsidR="00DF50B6" w:rsidP="00F23398" w:rsidRDefault="00DF50B6">
      <w:pPr>
        <w:pStyle w:val="2"/>
        <w:ind w:left="756" w:hanging="756"/>
      </w:pPr>
      <w:bookmarkStart w:name="_Toc335400134" w:id="157"/>
      <w:bookmarkStart w:name="_Toc348357009" w:id="158"/>
      <w:bookmarkStart w:name="_Toc349030422" w:id="159"/>
      <w:bookmarkStart w:name="_Toc347566555" w:id="160"/>
      <w:bookmarkStart w:name="_Toc345689220" w:id="161"/>
      <w:bookmarkStart w:name="_Toc376182920" w:id="162"/>
      <w:bookmarkStart w:name="_Toc392229899" w:id="163"/>
      <w:r>
        <w:rPr>
          <w:rFonts w:hint="eastAsia"/>
        </w:rPr>
        <w:t>Conventions</w:t>
      </w:r>
      <w:bookmarkEnd w:id="157"/>
      <w:bookmarkEnd w:id="158"/>
      <w:bookmarkEnd w:id="159"/>
      <w:bookmarkEnd w:id="160"/>
      <w:bookmarkEnd w:id="161"/>
      <w:bookmarkEnd w:id="162"/>
      <w:bookmarkEnd w:id="163"/>
    </w:p>
    <w:p w:rsidR="00DF50B6" w:rsidP="00C93484" w:rsidRDefault="00DF50B6">
      <w:pPr>
        <w:pStyle w:val="Reqtify"/>
      </w:pPr>
      <w:r>
        <w:rPr>
          <w:rFonts w:hint="eastAsia"/>
        </w:rPr>
        <w:t>ATP</w:t>
      </w:r>
      <w:r>
        <w:rPr>
          <w:rFonts w:hint="eastAsia"/>
        </w:rPr>
        <w:t>软件的开发流程遵循</w:t>
      </w:r>
      <w:r>
        <w:rPr>
          <w:rFonts w:hint="eastAsia"/>
        </w:rPr>
        <w:t>EN50128</w:t>
      </w:r>
      <w:r>
        <w:rPr>
          <w:rFonts w:hint="eastAsia"/>
        </w:rPr>
        <w:t>标准中所定义的</w:t>
      </w:r>
      <w:r>
        <w:rPr>
          <w:rFonts w:hint="eastAsia"/>
        </w:rPr>
        <w:t>SIL4</w:t>
      </w:r>
      <w:r>
        <w:rPr>
          <w:rFonts w:hint="eastAsia"/>
        </w:rPr>
        <w:t>级软件要求。</w:t>
      </w:r>
      <w:r>
        <w:rPr>
          <w:rFonts w:hint="eastAsia"/>
        </w:rPr>
        <w:t>ATP</w:t>
      </w:r>
      <w:r>
        <w:rPr>
          <w:rFonts w:hint="eastAsia"/>
        </w:rPr>
        <w:t>软件的需求继承自</w:t>
      </w:r>
      <w:r>
        <w:rPr>
          <w:rFonts w:hint="eastAsia"/>
        </w:rPr>
        <w:t>CC</w:t>
      </w:r>
      <w:r>
        <w:rPr>
          <w:rFonts w:hint="eastAsia"/>
        </w:rPr>
        <w:t>子系统架构描述中分配给</w:t>
      </w:r>
      <w:r>
        <w:rPr>
          <w:rFonts w:hint="eastAsia"/>
        </w:rPr>
        <w:t>VLE</w:t>
      </w:r>
      <w:r>
        <w:rPr>
          <w:rFonts w:hint="eastAsia"/>
        </w:rPr>
        <w:t>板软件部分，并定义了唯一的需求标签与之追溯。在软件需求定义文档中，</w:t>
      </w:r>
      <w:r>
        <w:rPr>
          <w:rFonts w:hint="eastAsia"/>
        </w:rPr>
        <w:t>ATP</w:t>
      </w:r>
      <w:r>
        <w:rPr>
          <w:rFonts w:hint="eastAsia"/>
        </w:rPr>
        <w:t>软件依照功能划分为不同模块，对于每个模块均定义了输入输出变量。通常，对于每条功能性需求，均明确定义了单独的变量，以此可以通过维护工具进行观察，判断该需求是否正确执行。为增加软件需求的精确性，本文档定义并使用</w:t>
      </w:r>
      <w:r w:rsidDel="00201EC2">
        <w:rPr>
          <w:rFonts w:hint="eastAsia"/>
        </w:rPr>
        <w:t xml:space="preserve"> </w:t>
      </w:r>
      <w:r>
        <w:rPr>
          <w:rFonts w:hint="eastAsia"/>
        </w:rPr>
        <w:t>“精确需求描述语言”</w:t>
      </w:r>
      <w:r>
        <w:rPr>
          <w:rFonts w:hint="eastAsia"/>
        </w:rPr>
        <w:t>(ARDL, Accurate Requirements Description Language)</w:t>
      </w:r>
      <w:r>
        <w:rPr>
          <w:rFonts w:hint="eastAsia"/>
        </w:rPr>
        <w:t>对需求过程进行描述，便于软件设计、测试和验证人员阅读。</w:t>
      </w:r>
    </w:p>
    <w:p w:rsidR="00DF50B6" w:rsidP="00C93484" w:rsidRDefault="00DF50B6">
      <w:pPr>
        <w:pStyle w:val="Reqtify"/>
      </w:pPr>
      <w:r w:rsidRPr="0019204E">
        <w:t xml:space="preserve">The organization of ATP software development shall follow the process of SIL4 system defined in EN50128. The requirements of ATP inherit from the CC subsystem architecture description, and defining a unique label for each requirement is used to guarantee the traceability with the higher level demands. In this specification, ATP requirements are partitioned as different functional modules; and for each module, the inputs and outputs shall be defined clearly. Each functional requirement of ATP </w:t>
      </w:r>
      <w:r w:rsidRPr="0019204E">
        <w:lastRenderedPageBreak/>
        <w:t xml:space="preserve">shall be testable, which means the document shall give a precise definition for each requirement. Therefore, for increasing the accuracy, </w:t>
      </w:r>
      <w:r>
        <w:rPr>
          <w:rFonts w:hint="eastAsia"/>
        </w:rPr>
        <w:t>ARDL (Accurate Requirement Description Language)</w:t>
      </w:r>
      <w:r w:rsidRPr="0019204E">
        <w:t xml:space="preserve"> are </w:t>
      </w:r>
      <w:r>
        <w:rPr>
          <w:rFonts w:hint="eastAsia"/>
        </w:rPr>
        <w:t xml:space="preserve">defined and </w:t>
      </w:r>
      <w:r w:rsidRPr="0019204E">
        <w:t xml:space="preserve">used to describe the procedure of a requirement. In this way, tester easy to set test conditions according to the </w:t>
      </w:r>
      <w:r w:rsidRPr="00F8592A">
        <w:rPr>
          <w:rFonts w:hint="eastAsia"/>
        </w:rPr>
        <w:t>ARDL</w:t>
      </w:r>
      <w:r w:rsidRPr="0019204E">
        <w:t xml:space="preserve"> and observe whether the requirement is realized correctly.</w:t>
      </w:r>
    </w:p>
    <w:p w:rsidRPr="000C0A76" w:rsidR="00DF50B6" w:rsidP="00C93484" w:rsidRDefault="00DF50B6">
      <w:pPr>
        <w:pStyle w:val="Reqtify"/>
      </w:pPr>
    </w:p>
    <w:p w:rsidR="00DF50B6" w:rsidP="00C93484" w:rsidRDefault="00DF50B6">
      <w:pPr>
        <w:pStyle w:val="Reqtify"/>
      </w:pPr>
      <w:r>
        <w:rPr>
          <w:rFonts w:hint="eastAsia"/>
        </w:rPr>
        <w:t>需求描述中所用</w:t>
      </w:r>
      <w:r>
        <w:rPr>
          <w:rFonts w:hint="eastAsia"/>
        </w:rPr>
        <w:t>ARDL</w:t>
      </w:r>
      <w:r>
        <w:rPr>
          <w:rFonts w:hint="eastAsia"/>
        </w:rPr>
        <w:t>的约定如下：</w:t>
      </w:r>
    </w:p>
    <w:p w:rsidR="00DF50B6" w:rsidP="00FA0FBB" w:rsidRDefault="00DF50B6">
      <w:pPr>
        <w:pStyle w:val="AltX"/>
      </w:pPr>
      <w:r>
        <w:rPr>
          <w:rFonts w:hint="eastAsia"/>
        </w:rPr>
        <w:t>使用缩进表示层次关系；</w:t>
      </w:r>
    </w:p>
    <w:p w:rsidR="00DF50B6" w:rsidP="00FA0FBB" w:rsidRDefault="00DF50B6">
      <w:pPr>
        <w:pStyle w:val="AltX"/>
      </w:pPr>
      <w:r>
        <w:rPr>
          <w:rFonts w:hint="eastAsia"/>
        </w:rPr>
        <w:t>每个变量后的</w:t>
      </w:r>
      <w:r>
        <w:rPr>
          <w:rFonts w:hint="eastAsia"/>
        </w:rPr>
        <w:t>(k)</w:t>
      </w:r>
      <w:r>
        <w:rPr>
          <w:rFonts w:hint="eastAsia"/>
        </w:rPr>
        <w:t>表示当前周期的值，而</w:t>
      </w:r>
      <w:r>
        <w:rPr>
          <w:rFonts w:hint="eastAsia"/>
        </w:rPr>
        <w:t>(k-1)</w:t>
      </w:r>
      <w:r>
        <w:rPr>
          <w:rFonts w:hint="eastAsia"/>
        </w:rPr>
        <w:t>等表示上个周期或之前的值；</w:t>
      </w:r>
    </w:p>
    <w:p w:rsidR="00DF50B6" w:rsidP="00FA0FBB" w:rsidRDefault="00DF50B6">
      <w:pPr>
        <w:pStyle w:val="AltX"/>
      </w:pPr>
      <w:r>
        <w:rPr>
          <w:rFonts w:hint="eastAsia"/>
        </w:rPr>
        <w:t>使用</w:t>
      </w:r>
      <w:r>
        <w:rPr>
          <w:rFonts w:hint="eastAsia"/>
        </w:rPr>
        <w:t>"</w:t>
      </w:r>
      <w:r w:rsidR="00E41EB7">
        <w:rPr>
          <w:rFonts w:hint="eastAsia"/>
        </w:rPr>
        <w:t>and</w:t>
      </w:r>
      <w:r>
        <w:rPr>
          <w:rFonts w:hint="eastAsia"/>
        </w:rPr>
        <w:t>", "</w:t>
      </w:r>
      <w:r w:rsidR="00E41EB7">
        <w:rPr>
          <w:rFonts w:hint="eastAsia"/>
        </w:rPr>
        <w:t>or</w:t>
      </w:r>
      <w:r>
        <w:rPr>
          <w:rFonts w:hint="eastAsia"/>
        </w:rPr>
        <w:t xml:space="preserve">", </w:t>
      </w:r>
      <w:r>
        <w:rPr>
          <w:rFonts w:hint="eastAsia"/>
        </w:rPr>
        <w:t>和</w:t>
      </w:r>
      <w:r>
        <w:rPr>
          <w:rFonts w:hint="eastAsia"/>
        </w:rPr>
        <w:t>"</w:t>
      </w:r>
      <w:r w:rsidR="00E41EB7">
        <w:rPr>
          <w:rFonts w:hint="eastAsia"/>
        </w:rPr>
        <w:t>not</w:t>
      </w:r>
      <w:r>
        <w:rPr>
          <w:rFonts w:hint="eastAsia"/>
        </w:rPr>
        <w:t xml:space="preserve">" </w:t>
      </w:r>
      <w:r>
        <w:rPr>
          <w:rFonts w:hint="eastAsia"/>
        </w:rPr>
        <w:t>表示逻辑的“与”，“或</w:t>
      </w:r>
      <w:r>
        <w:rPr>
          <w:rFonts w:hint="eastAsia"/>
        </w:rPr>
        <w:t>"</w:t>
      </w:r>
      <w:r>
        <w:rPr>
          <w:rFonts w:hint="eastAsia"/>
        </w:rPr>
        <w:t>，“非”操作。</w:t>
      </w:r>
    </w:p>
    <w:p w:rsidR="00DF50B6" w:rsidP="00FA0FBB" w:rsidRDefault="00DF50B6">
      <w:pPr>
        <w:pStyle w:val="AltX"/>
      </w:pPr>
      <w:r>
        <w:rPr>
          <w:rFonts w:hint="eastAsia"/>
        </w:rPr>
        <w:t>数组使用中括号表示；</w:t>
      </w:r>
    </w:p>
    <w:p w:rsidR="00DF50B6" w:rsidP="00FA0FBB" w:rsidRDefault="00DF50B6">
      <w:pPr>
        <w:pStyle w:val="AltX"/>
      </w:pPr>
      <w:r>
        <w:rPr>
          <w:rFonts w:hint="eastAsia"/>
        </w:rPr>
        <w:t>常数使用大写标识。</w:t>
      </w:r>
    </w:p>
    <w:p w:rsidR="00DF50B6" w:rsidP="00C93484" w:rsidRDefault="00DF50B6">
      <w:pPr>
        <w:pStyle w:val="Reqtify"/>
      </w:pPr>
      <w:r>
        <w:rPr>
          <w:rFonts w:hint="eastAsia"/>
        </w:rPr>
        <w:t>The conventions of ARDL used for describing software requirements are shown as following:</w:t>
      </w:r>
    </w:p>
    <w:p w:rsidR="00DF50B6" w:rsidP="00FA0FBB" w:rsidRDefault="00DF50B6">
      <w:pPr>
        <w:pStyle w:val="AltX"/>
      </w:pPr>
      <w:r>
        <w:t>U</w:t>
      </w:r>
      <w:r>
        <w:rPr>
          <w:rFonts w:hint="eastAsia"/>
        </w:rPr>
        <w:t>se indentation to express hierarchy structure;</w:t>
      </w:r>
    </w:p>
    <w:p w:rsidR="00DF50B6" w:rsidP="00FA0FBB" w:rsidRDefault="00DF50B6">
      <w:pPr>
        <w:pStyle w:val="AltX"/>
      </w:pPr>
      <w:r>
        <w:rPr>
          <w:rFonts w:hint="eastAsia"/>
        </w:rPr>
        <w:t>Use (k) after each variable to represent the value in the current cycle, and (k-1) for the last cycle;</w:t>
      </w:r>
    </w:p>
    <w:p w:rsidR="00DF50B6" w:rsidP="00FA0FBB" w:rsidRDefault="00DF50B6">
      <w:pPr>
        <w:pStyle w:val="AltX"/>
      </w:pPr>
      <w:r>
        <w:rPr>
          <w:rFonts w:hint="eastAsia"/>
        </w:rPr>
        <w:t xml:space="preserve">Use </w:t>
      </w:r>
      <w:r w:rsidR="00E41EB7">
        <w:t>“</w:t>
      </w:r>
      <w:r w:rsidR="00E41EB7">
        <w:rPr>
          <w:rFonts w:hint="eastAsia"/>
        </w:rPr>
        <w:t>and</w:t>
      </w:r>
      <w:r w:rsidR="00E41EB7">
        <w:t>”</w:t>
      </w:r>
      <w:r>
        <w:rPr>
          <w:rFonts w:hint="eastAsia"/>
        </w:rPr>
        <w:t xml:space="preserve">, </w:t>
      </w:r>
      <w:r w:rsidR="00E41EB7">
        <w:t>“</w:t>
      </w:r>
      <w:r w:rsidR="00E41EB7">
        <w:rPr>
          <w:rFonts w:hint="eastAsia"/>
        </w:rPr>
        <w:t>or</w:t>
      </w:r>
      <w:r w:rsidR="00E41EB7">
        <w:t>”</w:t>
      </w:r>
      <w:r>
        <w:rPr>
          <w:rFonts w:hint="eastAsia"/>
        </w:rPr>
        <w:t xml:space="preserve">, </w:t>
      </w:r>
      <w:r w:rsidR="00E41EB7">
        <w:t>“</w:t>
      </w:r>
      <w:r w:rsidR="00E41EB7">
        <w:rPr>
          <w:rFonts w:hint="eastAsia"/>
        </w:rPr>
        <w:t>not</w:t>
      </w:r>
      <w:r w:rsidR="00E41EB7">
        <w:t>”</w:t>
      </w:r>
      <w:r>
        <w:rPr>
          <w:rFonts w:hint="eastAsia"/>
        </w:rPr>
        <w:t xml:space="preserve"> for logic operation;</w:t>
      </w:r>
    </w:p>
    <w:p w:rsidR="00DF50B6" w:rsidP="00FA0FBB" w:rsidRDefault="00DF50B6">
      <w:pPr>
        <w:pStyle w:val="AltX"/>
      </w:pPr>
      <w:r>
        <w:rPr>
          <w:rFonts w:hint="eastAsia"/>
        </w:rPr>
        <w:t xml:space="preserve">Use brackets to </w:t>
      </w:r>
      <w:r w:rsidR="002F5731">
        <w:t>represent</w:t>
      </w:r>
      <w:r>
        <w:rPr>
          <w:rFonts w:hint="eastAsia"/>
        </w:rPr>
        <w:t xml:space="preserve"> arrays;</w:t>
      </w:r>
    </w:p>
    <w:p w:rsidR="00DF50B6" w:rsidP="00FA0FBB" w:rsidRDefault="00DF50B6">
      <w:pPr>
        <w:pStyle w:val="AltX"/>
      </w:pPr>
      <w:r>
        <w:rPr>
          <w:rFonts w:hint="eastAsia"/>
        </w:rPr>
        <w:t>Use uppercase to represent system constants.</w:t>
      </w:r>
    </w:p>
    <w:p w:rsidR="00DF50B6" w:rsidP="00C93484" w:rsidRDefault="00DF50B6">
      <w:pPr>
        <w:pStyle w:val="Reqtify"/>
      </w:pPr>
    </w:p>
    <w:p w:rsidR="00DF50B6" w:rsidP="00C93484" w:rsidRDefault="00DF50B6">
      <w:pPr>
        <w:pStyle w:val="Reqtify"/>
      </w:pPr>
      <w:r>
        <w:rPr>
          <w:rFonts w:hint="eastAsia"/>
        </w:rPr>
        <w:t>在</w:t>
      </w:r>
      <w:r>
        <w:rPr>
          <w:rFonts w:hint="eastAsia"/>
        </w:rPr>
        <w:t>ARDL</w:t>
      </w:r>
      <w:r>
        <w:rPr>
          <w:rFonts w:hint="eastAsia"/>
        </w:rPr>
        <w:t>中使用的一些通用函数的含义如</w:t>
      </w:r>
      <w:r>
        <w:fldChar w:fldCharType="begin"/>
      </w:r>
      <w:r>
        <w:instrText xml:space="preserve"> </w:instrText>
      </w:r>
      <w:r>
        <w:rPr>
          <w:rFonts w:hint="eastAsia"/>
        </w:rPr>
        <w:instrText>REF _Ref310849288 \h</w:instrText>
      </w:r>
      <w:r>
        <w:instrText xml:space="preserve"> </w:instrText>
      </w:r>
      <w:r>
        <w:fldChar w:fldCharType="separate"/>
      </w:r>
      <w:r w:rsidR="00DE178B">
        <w:t xml:space="preserve">Table </w:t>
      </w:r>
      <w:r w:rsidR="00DE178B">
        <w:rPr>
          <w:noProof/>
        </w:rPr>
        <w:t>2</w:t>
      </w:r>
      <w:r w:rsidR="00DE178B">
        <w:noBreakHyphen/>
      </w:r>
      <w:r w:rsidR="00DE178B">
        <w:rPr>
          <w:noProof/>
        </w:rPr>
        <w:t>3</w:t>
      </w:r>
      <w:r>
        <w:fldChar w:fldCharType="end"/>
      </w:r>
      <w:r>
        <w:rPr>
          <w:rFonts w:hint="eastAsia"/>
        </w:rPr>
        <w:t>所示：</w:t>
      </w:r>
    </w:p>
    <w:p w:rsidRPr="00C5716E" w:rsidR="00DF50B6" w:rsidP="00C93484" w:rsidRDefault="00DF50B6">
      <w:pPr>
        <w:pStyle w:val="Reqtify"/>
      </w:pPr>
      <w:r>
        <w:rPr>
          <w:rFonts w:hint="eastAsia"/>
        </w:rPr>
        <w:t xml:space="preserve">The description of common functions used in ARDL are shown as </w:t>
      </w:r>
      <w:r>
        <w:fldChar w:fldCharType="begin"/>
      </w:r>
      <w:r>
        <w:instrText xml:space="preserve"> </w:instrText>
      </w:r>
      <w:r>
        <w:rPr>
          <w:rFonts w:hint="eastAsia"/>
        </w:rPr>
        <w:instrText>REF _Ref310849288 \h</w:instrText>
      </w:r>
      <w:r>
        <w:instrText xml:space="preserve"> </w:instrText>
      </w:r>
      <w:r>
        <w:fldChar w:fldCharType="separate"/>
      </w:r>
      <w:r w:rsidR="00DE178B">
        <w:t xml:space="preserve">Table </w:t>
      </w:r>
      <w:r w:rsidR="00DE178B">
        <w:rPr>
          <w:noProof/>
        </w:rPr>
        <w:t>2</w:t>
      </w:r>
      <w:r w:rsidR="00DE178B">
        <w:noBreakHyphen/>
      </w:r>
      <w:r w:rsidR="00DE178B">
        <w:rPr>
          <w:noProof/>
        </w:rPr>
        <w:t>3</w:t>
      </w:r>
      <w:r>
        <w:fldChar w:fldCharType="end"/>
      </w:r>
      <w:r>
        <w:rPr>
          <w:rFonts w:hint="eastAsia"/>
        </w:rPr>
        <w:t>.</w:t>
      </w:r>
    </w:p>
    <w:p w:rsidR="00DF50B6" w:rsidP="00C93484" w:rsidRDefault="00DF50B6">
      <w:pPr>
        <w:pStyle w:val="Reqtify"/>
      </w:pPr>
    </w:p>
    <w:p w:rsidR="00DF50B6" w:rsidP="00DF50B6" w:rsidRDefault="00DF50B6">
      <w:pPr>
        <w:pStyle w:val="affc"/>
      </w:pPr>
      <w:bookmarkStart w:name="_Ref310849288" w:id="164"/>
      <w:bookmarkStart w:name="_Toc335400295" w:id="165"/>
      <w:bookmarkStart w:name="_Toc349031209" w:id="166"/>
      <w:bookmarkStart w:name="_Toc347567322" w:id="167"/>
      <w:bookmarkStart w:name="_Toc345689792" w:id="168"/>
      <w:bookmarkStart w:name="_Toc376183036" w:id="169"/>
      <w:bookmarkStart w:name="_Toc392230008" w:id="170"/>
      <w:r>
        <w:t xml:space="preserve">Table </w:t>
      </w:r>
      <w:r w:rsidR="00FA0FBB">
        <w:fldChar w:fldCharType="begin"/>
      </w:r>
      <w:r w:rsidR="00FA0FBB">
        <w:instrText xml:space="preserve"> STYLEREF 1 \s </w:instrText>
      </w:r>
      <w:r w:rsidR="00FA0FBB">
        <w:fldChar w:fldCharType="separate"/>
      </w:r>
      <w:r w:rsidR="00DE178B">
        <w:t>2</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3</w:t>
      </w:r>
      <w:r w:rsidR="00FA0FBB">
        <w:fldChar w:fldCharType="end"/>
      </w:r>
      <w:bookmarkEnd w:id="164"/>
      <w:r>
        <w:rPr>
          <w:rFonts w:hint="eastAsia"/>
        </w:rPr>
        <w:t xml:space="preserve"> Description of ARDL common functions</w:t>
      </w:r>
      <w:bookmarkEnd w:id="165"/>
      <w:bookmarkEnd w:id="166"/>
      <w:bookmarkEnd w:id="167"/>
      <w:bookmarkEnd w:id="168"/>
      <w:bookmarkEnd w:id="169"/>
      <w:bookmarkEnd w:id="170"/>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1926"/>
        <w:gridCol w:w="4136"/>
        <w:gridCol w:w="3224"/>
      </w:tblGrid>
      <w:tr w:rsidRPr="00785CC7" w:rsidR="00DF50B6" w:rsidTr="002F6EC8">
        <w:tc>
          <w:tcPr>
            <w:tcW w:w="1037" w:type="pct"/>
            <w:tcBorders>
              <w:top w:val="single" w:color="000000" w:sz="12" w:space="0"/>
              <w:bottom w:val="single" w:color="000000" w:sz="4" w:space="0"/>
            </w:tcBorders>
            <w:shd w:val="clear" w:color="auto" w:fill="E0E0E0"/>
          </w:tcPr>
          <w:p w:rsidRPr="00DF50B6" w:rsidR="00DF50B6" w:rsidP="00FA0FBB" w:rsidRDefault="00DF50B6">
            <w:pPr>
              <w:pStyle w:val="af6"/>
            </w:pPr>
            <w:r>
              <w:rPr>
                <w:rFonts w:hint="eastAsia"/>
              </w:rPr>
              <w:t>Function</w:t>
            </w:r>
          </w:p>
        </w:tc>
        <w:tc>
          <w:tcPr>
            <w:tcW w:w="2227" w:type="pct"/>
            <w:tcBorders>
              <w:top w:val="single" w:color="000000" w:sz="12" w:space="0"/>
              <w:bottom w:val="single" w:color="000000" w:sz="4" w:space="0"/>
            </w:tcBorders>
            <w:shd w:val="clear" w:color="auto" w:fill="E0E0E0"/>
          </w:tcPr>
          <w:p w:rsidRPr="00DF50B6" w:rsidR="00DF50B6" w:rsidP="00FA0FBB" w:rsidRDefault="00DF50B6">
            <w:pPr>
              <w:pStyle w:val="af6"/>
            </w:pPr>
            <w:r>
              <w:rPr>
                <w:rFonts w:hint="eastAsia"/>
              </w:rPr>
              <w:t>Description</w:t>
            </w:r>
          </w:p>
        </w:tc>
        <w:tc>
          <w:tcPr>
            <w:tcW w:w="1736" w:type="pct"/>
            <w:tcBorders>
              <w:top w:val="single" w:color="000000" w:sz="12" w:space="0"/>
              <w:bottom w:val="single" w:color="000000" w:sz="4" w:space="0"/>
            </w:tcBorders>
            <w:shd w:val="clear" w:color="auto" w:fill="E0E0E0"/>
          </w:tcPr>
          <w:p w:rsidRPr="00DF50B6" w:rsidR="00DF50B6" w:rsidP="00FA0FBB" w:rsidRDefault="00DF50B6">
            <w:pPr>
              <w:pStyle w:val="af6"/>
            </w:pPr>
            <w:r>
              <w:rPr>
                <w:rFonts w:hint="eastAsia"/>
              </w:rPr>
              <w:t>Example</w:t>
            </w:r>
          </w:p>
        </w:tc>
      </w:tr>
      <w:tr w:rsidR="00E41EB7" w:rsidTr="002F6EC8">
        <w:tc>
          <w:tcPr>
            <w:tcW w:w="1037" w:type="pct"/>
            <w:tcBorders>
              <w:top w:val="single" w:color="000000" w:sz="4" w:space="0"/>
            </w:tcBorders>
            <w:shd w:val="clear" w:color="auto" w:fill="auto"/>
          </w:tcPr>
          <w:p w:rsidR="00E41EB7" w:rsidP="00FA0FBB" w:rsidRDefault="00E41EB7">
            <w:pPr>
              <w:pStyle w:val="af6"/>
            </w:pPr>
            <w:bookmarkStart w:name="abs" w:id="171"/>
            <w:r>
              <w:rPr>
                <w:rFonts w:hint="eastAsia"/>
              </w:rPr>
              <w:t>abs</w:t>
            </w:r>
            <w:bookmarkEnd w:id="171"/>
            <w:r>
              <w:rPr>
                <w:rFonts w:hint="eastAsia"/>
              </w:rPr>
              <w:t>(A)</w:t>
            </w:r>
          </w:p>
        </w:tc>
        <w:tc>
          <w:tcPr>
            <w:tcW w:w="2227" w:type="pct"/>
            <w:tcBorders>
              <w:top w:val="single" w:color="000000" w:sz="4" w:space="0"/>
            </w:tcBorders>
          </w:tcPr>
          <w:p w:rsidR="00E41EB7" w:rsidP="00591D6B" w:rsidRDefault="00E41EB7">
            <w:pPr>
              <w:pStyle w:val="AltB0"/>
            </w:pPr>
            <w:r>
              <w:rPr>
                <w:rFonts w:hint="eastAsia"/>
              </w:rPr>
              <w:t>Return the absolute value of A</w:t>
            </w:r>
          </w:p>
        </w:tc>
        <w:tc>
          <w:tcPr>
            <w:tcW w:w="1736" w:type="pct"/>
            <w:tcBorders>
              <w:top w:val="single" w:color="000000" w:sz="4" w:space="0"/>
            </w:tcBorders>
          </w:tcPr>
          <w:p w:rsidRPr="00E41EB7" w:rsidR="00E41EB7" w:rsidP="00591D6B" w:rsidRDefault="00E41EB7">
            <w:pPr>
              <w:pStyle w:val="AltB0"/>
            </w:pPr>
            <w:r>
              <w:rPr>
                <w:rFonts w:hint="eastAsia"/>
              </w:rPr>
              <w:t>abs(-1) = 2</w:t>
            </w:r>
          </w:p>
        </w:tc>
      </w:tr>
      <w:tr w:rsidR="00DF50B6" w:rsidTr="002F6EC8">
        <w:tc>
          <w:tcPr>
            <w:tcW w:w="1037" w:type="pct"/>
            <w:tcBorders>
              <w:top w:val="single" w:color="000000" w:sz="4" w:space="0"/>
            </w:tcBorders>
            <w:shd w:val="clear" w:color="auto" w:fill="auto"/>
          </w:tcPr>
          <w:p w:rsidRPr="00DF50B6" w:rsidR="00DF50B6" w:rsidP="00FA0FBB" w:rsidRDefault="00DF50B6">
            <w:pPr>
              <w:pStyle w:val="af6"/>
            </w:pPr>
            <w:bookmarkStart w:name="max" w:id="172"/>
            <w:r>
              <w:rPr>
                <w:rFonts w:hint="eastAsia"/>
              </w:rPr>
              <w:t>max</w:t>
            </w:r>
            <w:bookmarkEnd w:id="172"/>
            <w:r>
              <w:rPr>
                <w:rFonts w:hint="eastAsia"/>
              </w:rPr>
              <w:t>(A,B)</w:t>
            </w:r>
          </w:p>
        </w:tc>
        <w:tc>
          <w:tcPr>
            <w:tcW w:w="2227" w:type="pct"/>
            <w:tcBorders>
              <w:top w:val="single" w:color="000000" w:sz="4" w:space="0"/>
            </w:tcBorders>
          </w:tcPr>
          <w:p w:rsidRPr="00DF50B6" w:rsidR="00DF50B6" w:rsidP="00591D6B" w:rsidRDefault="00DF50B6">
            <w:pPr>
              <w:pStyle w:val="AltB0"/>
            </w:pPr>
            <w:r>
              <w:rPr>
                <w:rFonts w:hint="eastAsia"/>
              </w:rPr>
              <w:t xml:space="preserve">Return the maximum value of two </w:t>
            </w:r>
            <w:r w:rsidR="002F5731">
              <w:t>numeric</w:t>
            </w:r>
            <w:r>
              <w:rPr>
                <w:rFonts w:hint="eastAsia"/>
              </w:rPr>
              <w:t xml:space="preserve"> A or B</w:t>
            </w:r>
          </w:p>
        </w:tc>
        <w:tc>
          <w:tcPr>
            <w:tcW w:w="1736" w:type="pct"/>
            <w:tcBorders>
              <w:top w:val="single" w:color="000000" w:sz="4" w:space="0"/>
            </w:tcBorders>
          </w:tcPr>
          <w:p w:rsidRPr="00DF50B6" w:rsidR="00DF50B6" w:rsidP="00591D6B" w:rsidRDefault="00DF50B6">
            <w:pPr>
              <w:pStyle w:val="AltB0"/>
            </w:pPr>
            <w:r>
              <w:t>max(</w:t>
            </w:r>
            <w:r w:rsidRPr="00DF50B6">
              <w:rPr>
                <w:rFonts w:hint="eastAsia"/>
              </w:rPr>
              <w:t>-3, 0) = 0</w:t>
            </w:r>
          </w:p>
        </w:tc>
      </w:tr>
      <w:tr w:rsidR="00DF50B6" w:rsidTr="002F6EC8">
        <w:tc>
          <w:tcPr>
            <w:tcW w:w="1037" w:type="pct"/>
            <w:shd w:val="clear" w:color="auto" w:fill="auto"/>
          </w:tcPr>
          <w:p w:rsidRPr="00DF50B6" w:rsidR="00DF50B6" w:rsidP="00FA0FBB" w:rsidRDefault="00DF50B6">
            <w:pPr>
              <w:pStyle w:val="af6"/>
            </w:pPr>
            <w:bookmarkStart w:name="min" w:id="173"/>
            <w:r>
              <w:rPr>
                <w:rFonts w:hint="eastAsia"/>
              </w:rPr>
              <w:t>min</w:t>
            </w:r>
            <w:bookmarkEnd w:id="173"/>
            <w:r>
              <w:rPr>
                <w:rFonts w:hint="eastAsia"/>
              </w:rPr>
              <w:t>(A, B)</w:t>
            </w:r>
          </w:p>
        </w:tc>
        <w:tc>
          <w:tcPr>
            <w:tcW w:w="2227" w:type="pct"/>
          </w:tcPr>
          <w:p w:rsidRPr="00DF50B6" w:rsidR="00DF50B6" w:rsidP="00591D6B" w:rsidRDefault="00DF50B6">
            <w:pPr>
              <w:pStyle w:val="AltB0"/>
            </w:pPr>
            <w:r>
              <w:rPr>
                <w:rFonts w:hint="eastAsia"/>
              </w:rPr>
              <w:t xml:space="preserve">Return the minimum value of two </w:t>
            </w:r>
            <w:r w:rsidR="002F5731">
              <w:t>numeric</w:t>
            </w:r>
            <w:r>
              <w:rPr>
                <w:rFonts w:hint="eastAsia"/>
              </w:rPr>
              <w:t xml:space="preserve"> A or B</w:t>
            </w:r>
          </w:p>
        </w:tc>
        <w:tc>
          <w:tcPr>
            <w:tcW w:w="1736" w:type="pct"/>
          </w:tcPr>
          <w:p w:rsidRPr="00DF50B6" w:rsidR="00DF50B6" w:rsidP="00591D6B" w:rsidRDefault="00DF50B6">
            <w:pPr>
              <w:pStyle w:val="AltB0"/>
            </w:pPr>
            <w:r>
              <w:t>min(</w:t>
            </w:r>
            <w:r w:rsidRPr="00DF50B6">
              <w:rPr>
                <w:rFonts w:hint="eastAsia"/>
              </w:rPr>
              <w:t>0, 5) = 0</w:t>
            </w:r>
          </w:p>
        </w:tc>
      </w:tr>
      <w:tr w:rsidR="00193A0C" w:rsidTr="002F6EC8">
        <w:tc>
          <w:tcPr>
            <w:tcW w:w="1037" w:type="pct"/>
            <w:shd w:val="clear" w:color="auto" w:fill="auto"/>
          </w:tcPr>
          <w:p w:rsidR="00193A0C" w:rsidP="00FA0FBB" w:rsidRDefault="00193A0C">
            <w:pPr>
              <w:pStyle w:val="af6"/>
            </w:pPr>
            <w:bookmarkStart w:name="pow" w:id="174"/>
            <w:r>
              <w:rPr>
                <w:rFonts w:hint="eastAsia"/>
              </w:rPr>
              <w:t>pow</w:t>
            </w:r>
            <w:bookmarkEnd w:id="174"/>
            <w:r>
              <w:rPr>
                <w:rFonts w:hint="eastAsia"/>
              </w:rPr>
              <w:t>(A)</w:t>
            </w:r>
          </w:p>
        </w:tc>
        <w:tc>
          <w:tcPr>
            <w:tcW w:w="2227" w:type="pct"/>
          </w:tcPr>
          <w:p w:rsidR="00193A0C" w:rsidP="00591D6B" w:rsidRDefault="00193A0C">
            <w:pPr>
              <w:pStyle w:val="AltB0"/>
            </w:pPr>
            <w:r>
              <w:rPr>
                <w:rFonts w:hint="eastAsia"/>
              </w:rPr>
              <w:t>Return the squ</w:t>
            </w:r>
            <w:r w:rsidR="00EC49AE">
              <w:rPr>
                <w:rFonts w:hint="eastAsia"/>
              </w:rPr>
              <w:t>are of A</w:t>
            </w:r>
          </w:p>
        </w:tc>
        <w:tc>
          <w:tcPr>
            <w:tcW w:w="1736" w:type="pct"/>
          </w:tcPr>
          <w:p w:rsidRPr="00EC49AE" w:rsidR="00193A0C" w:rsidP="00591D6B" w:rsidRDefault="00EC49AE">
            <w:pPr>
              <w:pStyle w:val="AltB0"/>
            </w:pPr>
            <w:r>
              <w:rPr>
                <w:rFonts w:hint="eastAsia"/>
              </w:rPr>
              <w:t>pow(5) = 25</w:t>
            </w:r>
          </w:p>
        </w:tc>
      </w:tr>
      <w:tr w:rsidR="00D57C9F" w:rsidTr="002F6EC8">
        <w:tc>
          <w:tcPr>
            <w:tcW w:w="1037" w:type="pct"/>
            <w:shd w:val="clear" w:color="auto" w:fill="auto"/>
          </w:tcPr>
          <w:p w:rsidR="00D57C9F" w:rsidP="00FA0FBB" w:rsidRDefault="0028752B">
            <w:pPr>
              <w:pStyle w:val="af6"/>
            </w:pPr>
            <w:bookmarkStart w:name="range" w:id="175"/>
            <w:r>
              <w:rPr>
                <w:rFonts w:hint="eastAsia"/>
              </w:rPr>
              <w:t>range</w:t>
            </w:r>
            <w:bookmarkEnd w:id="175"/>
            <w:r>
              <w:rPr>
                <w:rFonts w:hint="eastAsia"/>
              </w:rPr>
              <w:t>(A, B)</w:t>
            </w:r>
          </w:p>
        </w:tc>
        <w:tc>
          <w:tcPr>
            <w:tcW w:w="2227" w:type="pct"/>
          </w:tcPr>
          <w:p w:rsidR="00D57C9F" w:rsidP="00591D6B" w:rsidRDefault="0028752B">
            <w:pPr>
              <w:pStyle w:val="AltB0"/>
            </w:pPr>
            <w:r>
              <w:rPr>
                <w:rFonts w:hint="eastAsia"/>
              </w:rPr>
              <w:t>Return a list of natural numbers from A to B-1</w:t>
            </w:r>
          </w:p>
        </w:tc>
        <w:tc>
          <w:tcPr>
            <w:tcW w:w="1736" w:type="pct"/>
          </w:tcPr>
          <w:p w:rsidRPr="0028752B" w:rsidR="00D57C9F" w:rsidP="00591D6B" w:rsidRDefault="0028752B">
            <w:pPr>
              <w:pStyle w:val="AltB0"/>
            </w:pPr>
            <w:r>
              <w:rPr>
                <w:rFonts w:hint="eastAsia"/>
              </w:rPr>
              <w:t>range(0, 3) = {0, 1, 2}</w:t>
            </w:r>
          </w:p>
        </w:tc>
      </w:tr>
      <w:tr w:rsidR="00DF50B6" w:rsidTr="002F6EC8">
        <w:tc>
          <w:tcPr>
            <w:tcW w:w="1037" w:type="pct"/>
            <w:shd w:val="clear" w:color="auto" w:fill="auto"/>
          </w:tcPr>
          <w:p w:rsidRPr="00DF50B6" w:rsidR="00DF50B6" w:rsidP="00FA0FBB" w:rsidRDefault="00DF50B6">
            <w:pPr>
              <w:pStyle w:val="af6"/>
            </w:pPr>
            <w:bookmarkStart w:name="roundceil" w:id="176"/>
            <w:r>
              <w:rPr>
                <w:rFonts w:hint="eastAsia"/>
              </w:rPr>
              <w:t>round</w:t>
            </w:r>
            <w:r w:rsidR="00354F88">
              <w:rPr>
                <w:rFonts w:hint="eastAsia"/>
              </w:rPr>
              <w:t>.</w:t>
            </w:r>
            <w:r w:rsidR="003B2B37">
              <w:rPr>
                <w:rFonts w:hint="eastAsia"/>
              </w:rPr>
              <w:t>c</w:t>
            </w:r>
            <w:r>
              <w:rPr>
                <w:rFonts w:hint="eastAsia"/>
              </w:rPr>
              <w:t>eil</w:t>
            </w:r>
            <w:bookmarkEnd w:id="176"/>
            <w:r>
              <w:rPr>
                <w:rFonts w:hint="eastAsia"/>
              </w:rPr>
              <w:t>(A)</w:t>
            </w:r>
          </w:p>
        </w:tc>
        <w:tc>
          <w:tcPr>
            <w:tcW w:w="2227" w:type="pct"/>
          </w:tcPr>
          <w:p w:rsidRPr="00DF50B6" w:rsidR="00DF50B6" w:rsidP="00591D6B" w:rsidRDefault="00DF50B6">
            <w:pPr>
              <w:pStyle w:val="AltB0"/>
            </w:pPr>
            <w:r>
              <w:rPr>
                <w:rFonts w:hint="eastAsia"/>
              </w:rPr>
              <w:t>Round up to the nearest integer.</w:t>
            </w:r>
          </w:p>
        </w:tc>
        <w:tc>
          <w:tcPr>
            <w:tcW w:w="1736" w:type="pct"/>
          </w:tcPr>
          <w:p w:rsidRPr="00DF50B6" w:rsidR="00DF50B6" w:rsidP="00591D6B" w:rsidRDefault="00DF50B6">
            <w:pPr>
              <w:pStyle w:val="AltB0"/>
            </w:pPr>
            <w:r>
              <w:rPr>
                <w:rFonts w:hint="eastAsia"/>
              </w:rPr>
              <w:t>round.ceil(3.1) = 4</w:t>
            </w:r>
          </w:p>
        </w:tc>
      </w:tr>
      <w:tr w:rsidR="00DF50B6" w:rsidTr="002F6EC8">
        <w:tc>
          <w:tcPr>
            <w:tcW w:w="1037" w:type="pct"/>
            <w:shd w:val="clear" w:color="auto" w:fill="auto"/>
          </w:tcPr>
          <w:p w:rsidRPr="00DF50B6" w:rsidR="00DF50B6" w:rsidP="00FA0FBB" w:rsidRDefault="00DF50B6">
            <w:pPr>
              <w:pStyle w:val="af6"/>
            </w:pPr>
            <w:bookmarkStart w:name="roundfloor" w:id="177"/>
            <w:r>
              <w:rPr>
                <w:rFonts w:hint="eastAsia"/>
              </w:rPr>
              <w:t>round</w:t>
            </w:r>
            <w:r w:rsidR="00354F88">
              <w:rPr>
                <w:rFonts w:hint="eastAsia"/>
              </w:rPr>
              <w:t>.</w:t>
            </w:r>
            <w:r w:rsidR="003B2B37">
              <w:rPr>
                <w:rFonts w:hint="eastAsia"/>
              </w:rPr>
              <w:t>f</w:t>
            </w:r>
            <w:r>
              <w:rPr>
                <w:rFonts w:hint="eastAsia"/>
              </w:rPr>
              <w:t>loor</w:t>
            </w:r>
            <w:bookmarkEnd w:id="177"/>
            <w:r>
              <w:rPr>
                <w:rFonts w:hint="eastAsia"/>
              </w:rPr>
              <w:t>(A)</w:t>
            </w:r>
          </w:p>
        </w:tc>
        <w:tc>
          <w:tcPr>
            <w:tcW w:w="2227" w:type="pct"/>
          </w:tcPr>
          <w:p w:rsidRPr="00DF50B6" w:rsidR="00DF50B6" w:rsidP="00591D6B" w:rsidRDefault="00DF50B6">
            <w:pPr>
              <w:pStyle w:val="AltB0"/>
            </w:pPr>
            <w:r>
              <w:rPr>
                <w:rFonts w:hint="eastAsia"/>
              </w:rPr>
              <w:t xml:space="preserve">Round down to the nearest integer. </w:t>
            </w:r>
          </w:p>
        </w:tc>
        <w:tc>
          <w:tcPr>
            <w:tcW w:w="1736" w:type="pct"/>
          </w:tcPr>
          <w:p w:rsidRPr="00DF50B6" w:rsidR="00DF50B6" w:rsidP="00591D6B" w:rsidRDefault="00DF50B6">
            <w:pPr>
              <w:pStyle w:val="AltB0"/>
            </w:pPr>
            <w:r>
              <w:rPr>
                <w:rFonts w:hint="eastAsia"/>
              </w:rPr>
              <w:t>round.floor(5.8) = 5</w:t>
            </w:r>
          </w:p>
        </w:tc>
      </w:tr>
      <w:tr w:rsidR="002F6EC8" w:rsidTr="002F6EC8">
        <w:tc>
          <w:tcPr>
            <w:tcW w:w="1037" w:type="pct"/>
            <w:shd w:val="clear" w:color="auto" w:fill="auto"/>
          </w:tcPr>
          <w:p w:rsidR="002F6EC8" w:rsidP="00FA0FBB" w:rsidRDefault="002F6EC8">
            <w:pPr>
              <w:pStyle w:val="af6"/>
            </w:pPr>
            <w:bookmarkStart w:name="sign" w:id="178"/>
            <w:r>
              <w:rPr>
                <w:rFonts w:hint="eastAsia"/>
              </w:rPr>
              <w:t>sign</w:t>
            </w:r>
            <w:bookmarkEnd w:id="178"/>
            <w:r>
              <w:rPr>
                <w:rFonts w:hint="eastAsia"/>
              </w:rPr>
              <w:t>(A)</w:t>
            </w:r>
          </w:p>
        </w:tc>
        <w:tc>
          <w:tcPr>
            <w:tcW w:w="2227" w:type="pct"/>
          </w:tcPr>
          <w:p w:rsidR="002F6EC8" w:rsidP="00591D6B" w:rsidRDefault="002F6EC8">
            <w:pPr>
              <w:pStyle w:val="AltB0"/>
            </w:pPr>
            <w:r>
              <w:rPr>
                <w:rFonts w:hint="eastAsia"/>
              </w:rPr>
              <w:t>Return the positive or negative sign of the variable</w:t>
            </w:r>
          </w:p>
        </w:tc>
        <w:tc>
          <w:tcPr>
            <w:tcW w:w="1736" w:type="pct"/>
          </w:tcPr>
          <w:p w:rsidR="002F6EC8" w:rsidP="00591D6B" w:rsidRDefault="002F6EC8">
            <w:pPr>
              <w:pStyle w:val="AltB0"/>
            </w:pPr>
            <w:r>
              <w:rPr>
                <w:rFonts w:hint="eastAsia"/>
              </w:rPr>
              <w:t>sign(5)=+1, sign(-6)=-1, sign(0)=0</w:t>
            </w:r>
          </w:p>
        </w:tc>
      </w:tr>
    </w:tbl>
    <w:p w:rsidR="00BD52A4" w:rsidP="003059A6" w:rsidRDefault="00BD52A4">
      <w:pPr>
        <w:pStyle w:val="1"/>
      </w:pPr>
      <w:bookmarkStart w:name="_Toc348357010" w:id="179"/>
      <w:bookmarkStart w:name="_Toc349030423" w:id="180"/>
      <w:bookmarkStart w:name="_Toc347566556" w:id="181"/>
      <w:bookmarkStart w:name="_Toc345689221" w:id="182"/>
      <w:bookmarkStart w:name="_Toc376182921" w:id="183"/>
      <w:bookmarkStart w:name="_Toc392229900" w:id="184"/>
      <w:r>
        <w:rPr>
          <w:rFonts w:hint="eastAsia"/>
        </w:rPr>
        <w:lastRenderedPageBreak/>
        <w:t>GENERAL CONSTRAINTS</w:t>
      </w:r>
      <w:bookmarkEnd w:id="179"/>
      <w:bookmarkEnd w:id="180"/>
      <w:bookmarkEnd w:id="181"/>
      <w:bookmarkEnd w:id="182"/>
      <w:bookmarkEnd w:id="183"/>
      <w:bookmarkEnd w:id="184"/>
    </w:p>
    <w:p w:rsidRPr="00DF50B6" w:rsidR="00DF50B6" w:rsidP="00F23398" w:rsidRDefault="00DF50B6">
      <w:pPr>
        <w:pStyle w:val="2"/>
        <w:ind w:left="756" w:hanging="756"/>
      </w:pPr>
      <w:bookmarkStart w:name="_Toc250710641" w:id="185"/>
      <w:bookmarkStart w:name="_Toc265846997" w:id="186"/>
      <w:bookmarkStart w:name="_Toc335400136" w:id="187"/>
      <w:bookmarkStart w:name="_Toc348357011" w:id="188"/>
      <w:bookmarkStart w:name="_Toc349030424" w:id="189"/>
      <w:bookmarkStart w:name="_Toc347566557" w:id="190"/>
      <w:bookmarkStart w:name="_Toc345689222" w:id="191"/>
      <w:bookmarkStart w:name="_Toc376182922" w:id="192"/>
      <w:bookmarkStart w:name="_Toc392229901" w:id="193"/>
      <w:r w:rsidRPr="00DF50B6">
        <w:rPr>
          <w:rFonts w:hint="eastAsia"/>
        </w:rPr>
        <w:t>User Characteristics</w:t>
      </w:r>
      <w:bookmarkEnd w:id="185"/>
      <w:bookmarkEnd w:id="186"/>
      <w:bookmarkEnd w:id="187"/>
      <w:bookmarkEnd w:id="188"/>
      <w:bookmarkEnd w:id="189"/>
      <w:bookmarkEnd w:id="190"/>
      <w:bookmarkEnd w:id="191"/>
      <w:bookmarkEnd w:id="192"/>
      <w:bookmarkEnd w:id="193"/>
    </w:p>
    <w:p w:rsidR="00DF50B6" w:rsidP="00C93484" w:rsidRDefault="00DF50B6">
      <w:pPr>
        <w:pStyle w:val="Reqtify"/>
      </w:pPr>
      <w:r>
        <w:rPr>
          <w:rFonts w:hint="eastAsia"/>
        </w:rPr>
        <w:t>N/A</w:t>
      </w:r>
    </w:p>
    <w:p w:rsidRPr="00DF50B6" w:rsidR="00DF50B6" w:rsidP="00F23398" w:rsidRDefault="00DF50B6">
      <w:pPr>
        <w:pStyle w:val="2"/>
        <w:ind w:left="756" w:hanging="756"/>
      </w:pPr>
      <w:bookmarkStart w:name="_Toc250710642" w:id="194"/>
      <w:bookmarkStart w:name="_Toc265846998" w:id="195"/>
      <w:bookmarkStart w:name="_Toc335400137" w:id="196"/>
      <w:bookmarkStart w:name="_Toc348357012" w:id="197"/>
      <w:bookmarkStart w:name="_Toc349030425" w:id="198"/>
      <w:bookmarkStart w:name="_Toc347566558" w:id="199"/>
      <w:bookmarkStart w:name="_Toc345689223" w:id="200"/>
      <w:bookmarkStart w:name="_Toc376182923" w:id="201"/>
      <w:bookmarkStart w:name="_Toc392229902" w:id="202"/>
      <w:r w:rsidRPr="001B3DC6">
        <w:rPr>
          <w:rFonts w:hint="eastAsia"/>
        </w:rPr>
        <w:t xml:space="preserve">Safety </w:t>
      </w:r>
      <w:r w:rsidRPr="00DF50B6">
        <w:rPr>
          <w:rFonts w:hint="eastAsia"/>
        </w:rPr>
        <w:t>Requirements</w:t>
      </w:r>
      <w:bookmarkEnd w:id="194"/>
      <w:bookmarkEnd w:id="195"/>
      <w:bookmarkEnd w:id="196"/>
      <w:bookmarkEnd w:id="197"/>
      <w:bookmarkEnd w:id="198"/>
      <w:bookmarkEnd w:id="199"/>
      <w:bookmarkEnd w:id="200"/>
      <w:bookmarkEnd w:id="201"/>
      <w:bookmarkEnd w:id="202"/>
    </w:p>
    <w:p w:rsidRPr="00634120" w:rsidR="00DF50B6" w:rsidP="00DF50B6" w:rsidRDefault="00DF50B6">
      <w:pPr>
        <w:pStyle w:val="ReqtifyAltR"/>
      </w:pPr>
      <w:r>
        <w:t>[iTC_CC_ATP-SwRS-</w:t>
      </w:r>
      <w:r>
        <w:rPr>
          <w:rFonts w:hint="eastAsia"/>
        </w:rPr>
        <w:t>0001</w:t>
      </w:r>
      <w:r>
        <w:t>]</w:t>
      </w:r>
    </w:p>
    <w:p w:rsidR="00DF50B6" w:rsidP="00C93484" w:rsidRDefault="00DF50B6">
      <w:pPr>
        <w:pStyle w:val="Reqtify"/>
      </w:pPr>
      <w:bookmarkStart w:name="_Toc277755499" w:id="203"/>
      <w:r>
        <w:rPr>
          <w:rFonts w:hint="eastAsia"/>
        </w:rPr>
        <w:t>车载</w:t>
      </w:r>
      <w:r>
        <w:rPr>
          <w:rFonts w:hint="eastAsia"/>
        </w:rPr>
        <w:t>ATP</w:t>
      </w:r>
      <w:r>
        <w:rPr>
          <w:rFonts w:hint="eastAsia"/>
        </w:rPr>
        <w:t>软件应按照</w:t>
      </w:r>
      <w:r w:rsidRPr="00D62ABE">
        <w:fldChar w:fldCharType="begin"/>
      </w:r>
      <w:r w:rsidRPr="00D62ABE">
        <w:instrText xml:space="preserve"> </w:instrText>
      </w:r>
      <w:r w:rsidRPr="00D62ABE">
        <w:rPr>
          <w:rFonts w:hint="eastAsia"/>
        </w:rPr>
        <w:instrText>REF _Ref309746503 \w \h</w:instrText>
      </w:r>
      <w:r w:rsidRPr="00D62ABE">
        <w:instrText xml:space="preserve"> </w:instrText>
      </w:r>
      <w:r w:rsidRPr="00D62ABE">
        <w:fldChar w:fldCharType="separate"/>
      </w:r>
      <w:r w:rsidR="00DE178B">
        <w:t>[REF16]</w:t>
      </w:r>
      <w:r w:rsidRPr="00D62ABE">
        <w:fldChar w:fldCharType="end"/>
      </w:r>
      <w:r w:rsidRPr="00D62ABE">
        <w:rPr>
          <w:rFonts w:hint="eastAsia"/>
        </w:rPr>
        <w:t>，</w:t>
      </w:r>
      <w:r>
        <w:fldChar w:fldCharType="begin"/>
      </w:r>
      <w:r>
        <w:instrText xml:space="preserve"> REF _Ref309746504 \w \h </w:instrText>
      </w:r>
      <w:r>
        <w:fldChar w:fldCharType="separate"/>
      </w:r>
      <w:r w:rsidR="00DE178B">
        <w:t>[REF17]</w:t>
      </w:r>
      <w:r>
        <w:fldChar w:fldCharType="end"/>
      </w:r>
      <w:r>
        <w:rPr>
          <w:rFonts w:hint="eastAsia"/>
        </w:rPr>
        <w:t>标准中所定义的</w:t>
      </w:r>
      <w:r>
        <w:rPr>
          <w:rFonts w:hint="eastAsia"/>
        </w:rPr>
        <w:t>SIL4</w:t>
      </w:r>
      <w:r>
        <w:rPr>
          <w:rFonts w:hint="eastAsia"/>
        </w:rPr>
        <w:t>系统进行开发，</w:t>
      </w:r>
      <w:r w:rsidR="008E40D3">
        <w:rPr>
          <w:rFonts w:hint="eastAsia"/>
        </w:rPr>
        <w:t>见</w:t>
      </w:r>
      <w:r w:rsidR="008E40D3">
        <w:fldChar w:fldCharType="begin"/>
      </w:r>
      <w:r w:rsidR="008E40D3">
        <w:instrText xml:space="preserve"> </w:instrText>
      </w:r>
      <w:r w:rsidR="008E40D3">
        <w:rPr>
          <w:rFonts w:hint="eastAsia"/>
        </w:rPr>
        <w:instrText>REF _Ref383161494 \w \h</w:instrText>
      </w:r>
      <w:r w:rsidR="008E40D3">
        <w:instrText xml:space="preserve"> </w:instrText>
      </w:r>
      <w:r w:rsidR="008E40D3">
        <w:fldChar w:fldCharType="separate"/>
      </w:r>
      <w:r w:rsidR="00DE178B">
        <w:t>6.7</w:t>
      </w:r>
      <w:r w:rsidR="008E40D3">
        <w:fldChar w:fldCharType="end"/>
      </w:r>
      <w:r w:rsidR="008E40D3">
        <w:rPr>
          <w:rFonts w:hint="eastAsia"/>
        </w:rPr>
        <w:t>，</w:t>
      </w:r>
      <w:r>
        <w:rPr>
          <w:rFonts w:hint="eastAsia"/>
        </w:rPr>
        <w:t>并达到</w:t>
      </w:r>
      <w:r>
        <w:rPr>
          <w:rFonts w:hint="eastAsia"/>
        </w:rPr>
        <w:t>SIL4</w:t>
      </w:r>
      <w:r>
        <w:rPr>
          <w:rFonts w:hint="eastAsia"/>
        </w:rPr>
        <w:t>要求。</w:t>
      </w:r>
    </w:p>
    <w:p w:rsidR="00DF50B6" w:rsidP="00C93484" w:rsidRDefault="008E40D3">
      <w:pPr>
        <w:pStyle w:val="Reqtify"/>
      </w:pPr>
      <w:r>
        <w:rPr>
          <w:rFonts w:hint="eastAsia"/>
        </w:rPr>
        <w:t xml:space="preserve">Refer to </w:t>
      </w:r>
      <w:r>
        <w:fldChar w:fldCharType="begin"/>
      </w:r>
      <w:r>
        <w:instrText xml:space="preserve"> </w:instrText>
      </w:r>
      <w:r>
        <w:rPr>
          <w:rFonts w:hint="eastAsia"/>
        </w:rPr>
        <w:instrText>REF _Ref383161494 \w \h</w:instrText>
      </w:r>
      <w:r>
        <w:instrText xml:space="preserve"> </w:instrText>
      </w:r>
      <w:r>
        <w:fldChar w:fldCharType="separate"/>
      </w:r>
      <w:r w:rsidR="00DE178B">
        <w:t>6.7</w:t>
      </w:r>
      <w:r>
        <w:fldChar w:fldCharType="end"/>
      </w:r>
      <w:r>
        <w:rPr>
          <w:rFonts w:hint="eastAsia"/>
        </w:rPr>
        <w:t>, t</w:t>
      </w:r>
      <w:r w:rsidRPr="00634120" w:rsidR="00DF50B6">
        <w:t xml:space="preserve">he </w:t>
      </w:r>
      <w:r w:rsidR="00DF50B6">
        <w:rPr>
          <w:rFonts w:hint="eastAsia"/>
        </w:rPr>
        <w:t xml:space="preserve">onboard </w:t>
      </w:r>
      <w:r w:rsidR="00DF50B6">
        <w:t>ATP</w:t>
      </w:r>
      <w:r w:rsidRPr="00634120" w:rsidR="00DF50B6">
        <w:t xml:space="preserve"> software </w:t>
      </w:r>
      <w:r w:rsidR="00DF50B6">
        <w:rPr>
          <w:rFonts w:hint="eastAsia"/>
        </w:rPr>
        <w:t xml:space="preserve">shall </w:t>
      </w:r>
      <w:r w:rsidRPr="00634120" w:rsidR="00DF50B6">
        <w:t>be SIL4</w:t>
      </w:r>
      <w:r w:rsidR="00DF50B6">
        <w:rPr>
          <w:rFonts w:hint="eastAsia"/>
        </w:rPr>
        <w:t xml:space="preserve"> according to the CENELEC standard</w:t>
      </w:r>
      <w:bookmarkEnd w:id="203"/>
      <w:r w:rsidRPr="00920D81" w:rsidR="00DF50B6">
        <w:t xml:space="preserve"> </w:t>
      </w:r>
      <w:r w:rsidRPr="00920D81" w:rsidR="00DF50B6">
        <w:fldChar w:fldCharType="begin"/>
      </w:r>
      <w:r w:rsidRPr="00920D81" w:rsidR="00DF50B6">
        <w:instrText xml:space="preserve"> </w:instrText>
      </w:r>
      <w:r w:rsidRPr="00920D81" w:rsidR="00DF50B6">
        <w:rPr>
          <w:rFonts w:hint="eastAsia"/>
        </w:rPr>
        <w:instrText>REF _Ref309746503 \w \h</w:instrText>
      </w:r>
      <w:r w:rsidRPr="00920D81" w:rsidR="00DF50B6">
        <w:instrText xml:space="preserve"> </w:instrText>
      </w:r>
      <w:r w:rsidRPr="00920D81" w:rsidR="00DF50B6">
        <w:fldChar w:fldCharType="separate"/>
      </w:r>
      <w:r w:rsidR="00DE178B">
        <w:t>[REF16]</w:t>
      </w:r>
      <w:r w:rsidRPr="00920D81" w:rsidR="00DF50B6">
        <w:fldChar w:fldCharType="end"/>
      </w:r>
      <w:r w:rsidR="00DF3E87">
        <w:rPr>
          <w:rFonts w:hint="eastAsia"/>
        </w:rPr>
        <w:t xml:space="preserve"> and </w:t>
      </w:r>
      <w:r w:rsidR="00DF50B6">
        <w:fldChar w:fldCharType="begin"/>
      </w:r>
      <w:r w:rsidR="00DF50B6">
        <w:instrText xml:space="preserve"> REF _Ref309746504 \w \h </w:instrText>
      </w:r>
      <w:r w:rsidR="00DF50B6">
        <w:fldChar w:fldCharType="separate"/>
      </w:r>
      <w:r w:rsidR="00DE178B">
        <w:t>[REF17]</w:t>
      </w:r>
      <w:r w:rsidR="00DF50B6">
        <w:fldChar w:fldCharType="end"/>
      </w:r>
      <w:r w:rsidR="00DF50B6">
        <w:rPr>
          <w:rFonts w:hint="eastAsia"/>
        </w:rPr>
        <w:t>.</w:t>
      </w:r>
    </w:p>
    <w:p w:rsidRPr="008A1414" w:rsidR="00DF50B6" w:rsidP="000C0D62" w:rsidRDefault="00DF50B6">
      <w:pPr>
        <w:pStyle w:val="ReqtifyAltQ"/>
      </w:pPr>
      <w:r w:rsidRPr="008A1414">
        <w:t>#Category=</w:t>
      </w:r>
      <w:r w:rsidR="00725077">
        <w:rPr>
          <w:rFonts w:hint="eastAsia"/>
        </w:rPr>
        <w:t>Non-</w:t>
      </w:r>
      <w:r w:rsidRPr="008A1414">
        <w:t>Functional</w:t>
      </w:r>
    </w:p>
    <w:p w:rsidRPr="008A1414" w:rsidR="00DF50B6" w:rsidP="000C0D62" w:rsidRDefault="00DF50B6">
      <w:pPr>
        <w:pStyle w:val="ReqtifyAltQ"/>
      </w:pPr>
      <w:r w:rsidRPr="008A1414">
        <w:t>#Contribution</w:t>
      </w:r>
      <w:r>
        <w:t>=S</w:t>
      </w:r>
      <w:r w:rsidR="00725077">
        <w:rPr>
          <w:rFonts w:hint="eastAsia"/>
        </w:rPr>
        <w:t>afety</w:t>
      </w:r>
    </w:p>
    <w:p w:rsidR="009328EA" w:rsidP="000C0D62" w:rsidRDefault="00DF50B6">
      <w:pPr>
        <w:pStyle w:val="ReqtifyAltQ"/>
        <w:rPr>
          <w:ins w:author="常鸣" w:date="2014-07-03T14:27:00Z" w:id="204"/>
        </w:rPr>
      </w:pPr>
      <w:del w:author="常鸣" w:date="2014-07-03T14:27:00Z" w:id="205">
        <w:r w:rsidRPr="008A1414" w:rsidDel="009328EA">
          <w:delText>#S</w:delText>
        </w:r>
      </w:del>
      <w:ins w:author="常鸣" w:date="2014-07-03T14:27:00Z" w:id="206">
        <w:r w:rsidR="009328EA">
          <w:t>#Allocation=ATP Software</w:t>
        </w:r>
      </w:ins>
    </w:p>
    <w:p w:rsidRPr="008A1414" w:rsidR="00DF50B6" w:rsidP="000C0D62" w:rsidRDefault="009328EA">
      <w:pPr>
        <w:pStyle w:val="ReqtifyAltQ"/>
      </w:pPr>
      <w:ins w:author="常鸣" w:date="2014-07-03T14:27:00Z" w:id="207">
        <w:r>
          <w:t>#S</w:t>
        </w:r>
      </w:ins>
      <w:r w:rsidRPr="008A1414" w:rsidR="00DF50B6">
        <w:t>ource=</w:t>
      </w:r>
      <w:r w:rsidRPr="00A46378" w:rsidR="00DF50B6">
        <w:t xml:space="preserve"> </w:t>
      </w:r>
      <w:r w:rsidRPr="00DB0ED4" w:rsidR="00DF50B6">
        <w:t>[</w:t>
      </w:r>
      <w:r w:rsidR="00DF50B6">
        <w:t>iTC_CC-SyAD</w:t>
      </w:r>
      <w:r w:rsidRPr="00DB0ED4" w:rsidR="00DF50B6">
        <w:t>-</w:t>
      </w:r>
      <w:r w:rsidR="00DF50B6">
        <w:rPr>
          <w:rFonts w:hint="eastAsia"/>
        </w:rPr>
        <w:t>0030</w:t>
      </w:r>
      <w:r w:rsidRPr="00DB0ED4" w:rsidR="00DF50B6">
        <w:rPr>
          <w:rFonts w:hint="eastAsia"/>
        </w:rPr>
        <w:t>]</w:t>
      </w:r>
      <w:r w:rsidR="00DF50B6">
        <w:rPr>
          <w:rFonts w:hint="eastAsia"/>
        </w:rPr>
        <w:t>,</w:t>
      </w:r>
      <w:r w:rsidRPr="006364EF" w:rsidR="00DF50B6">
        <w:t xml:space="preserve"> </w:t>
      </w:r>
      <w:r w:rsidRPr="00DB0ED4" w:rsidR="00DF50B6">
        <w:t>[</w:t>
      </w:r>
      <w:r w:rsidR="00DF50B6">
        <w:t>iTC_CC-SyAD</w:t>
      </w:r>
      <w:r w:rsidRPr="00DB0ED4" w:rsidR="00DF50B6">
        <w:t>-</w:t>
      </w:r>
      <w:r w:rsidR="00DF50B6">
        <w:rPr>
          <w:rFonts w:hint="eastAsia"/>
        </w:rPr>
        <w:t>0828</w:t>
      </w:r>
      <w:r w:rsidRPr="00DB0ED4" w:rsidR="00DF50B6">
        <w:rPr>
          <w:rFonts w:hint="eastAsia"/>
        </w:rPr>
        <w:t>]</w:t>
      </w:r>
    </w:p>
    <w:p w:rsidRPr="008A1414" w:rsidR="00DF50B6" w:rsidP="000C0D62" w:rsidRDefault="00DF50B6">
      <w:pPr>
        <w:pStyle w:val="ReqtifyAltQ"/>
      </w:pPr>
      <w:r w:rsidRPr="008A1414">
        <w:t>[End]</w:t>
      </w:r>
    </w:p>
    <w:p w:rsidR="00DF50B6" w:rsidP="00C93484" w:rsidRDefault="00DF50B6">
      <w:pPr>
        <w:pStyle w:val="Reqtify"/>
      </w:pPr>
    </w:p>
    <w:p w:rsidRPr="00DF50B6" w:rsidR="00DF50B6" w:rsidP="00F23398" w:rsidRDefault="00DF50B6">
      <w:pPr>
        <w:pStyle w:val="2"/>
        <w:ind w:left="756" w:hanging="756"/>
      </w:pPr>
      <w:bookmarkStart w:name="_Toc287527998" w:id="208"/>
      <w:bookmarkStart w:name="_Toc287527999" w:id="209"/>
      <w:bookmarkStart w:name="_Toc287528000" w:id="210"/>
      <w:bookmarkStart w:name="_Toc287528001" w:id="211"/>
      <w:bookmarkStart w:name="_Toc287528002" w:id="212"/>
      <w:bookmarkStart w:name="_Toc287528003" w:id="213"/>
      <w:bookmarkStart w:name="_Toc287528004" w:id="214"/>
      <w:bookmarkStart w:name="_Toc335400138" w:id="215"/>
      <w:bookmarkStart w:name="_Toc348357013" w:id="216"/>
      <w:bookmarkStart w:name="_Toc349030426" w:id="217"/>
      <w:bookmarkStart w:name="_Toc347566559" w:id="218"/>
      <w:bookmarkStart w:name="_Toc345689224" w:id="219"/>
      <w:bookmarkStart w:name="_Toc376182924" w:id="220"/>
      <w:bookmarkStart w:name="_Toc392229903" w:id="221"/>
      <w:bookmarkEnd w:id="208"/>
      <w:bookmarkEnd w:id="209"/>
      <w:bookmarkEnd w:id="210"/>
      <w:bookmarkEnd w:id="211"/>
      <w:bookmarkEnd w:id="212"/>
      <w:bookmarkEnd w:id="213"/>
      <w:bookmarkEnd w:id="214"/>
      <w:r>
        <w:rPr>
          <w:rFonts w:hint="eastAsia"/>
        </w:rPr>
        <w:t xml:space="preserve">Production </w:t>
      </w:r>
      <w:r w:rsidRPr="00DF50B6">
        <w:rPr>
          <w:rFonts w:hint="eastAsia"/>
        </w:rPr>
        <w:t>Constraints</w:t>
      </w:r>
      <w:bookmarkEnd w:id="215"/>
      <w:bookmarkEnd w:id="216"/>
      <w:bookmarkEnd w:id="217"/>
      <w:bookmarkEnd w:id="218"/>
      <w:bookmarkEnd w:id="219"/>
      <w:bookmarkEnd w:id="220"/>
      <w:bookmarkEnd w:id="221"/>
    </w:p>
    <w:p w:rsidR="00DF50B6" w:rsidP="00DF50B6" w:rsidRDefault="00DF50B6">
      <w:pPr>
        <w:pStyle w:val="ReqtifyAltR"/>
      </w:pPr>
      <w:r>
        <w:t>[iTC_CC_ATP-SwRS-</w:t>
      </w:r>
      <w:r>
        <w:rPr>
          <w:rFonts w:hint="eastAsia"/>
        </w:rPr>
        <w:t>0003</w:t>
      </w:r>
      <w:r>
        <w:t>]</w:t>
      </w:r>
    </w:p>
    <w:p w:rsidR="00DF50B6" w:rsidP="00C93484" w:rsidRDefault="00DF50B6">
      <w:pPr>
        <w:pStyle w:val="Reqtify"/>
      </w:pPr>
      <w:r>
        <w:rPr>
          <w:rFonts w:hint="eastAsia"/>
        </w:rPr>
        <w:t>ATP</w:t>
      </w:r>
      <w:r>
        <w:rPr>
          <w:rFonts w:hint="eastAsia"/>
        </w:rPr>
        <w:t>软件使用的配置参数来自</w:t>
      </w:r>
      <w:r>
        <w:rPr>
          <w:rFonts w:hint="eastAsia"/>
        </w:rPr>
        <w:t>iTC</w:t>
      </w:r>
      <w:r>
        <w:rPr>
          <w:rFonts w:hint="eastAsia"/>
        </w:rPr>
        <w:t>系统数据准备流程，对于每个工程项目，</w:t>
      </w:r>
      <w:r>
        <w:rPr>
          <w:rFonts w:hint="eastAsia"/>
        </w:rPr>
        <w:t>ATP</w:t>
      </w:r>
      <w:r>
        <w:rPr>
          <w:rFonts w:hint="eastAsia"/>
        </w:rPr>
        <w:t>软件可读取相应的线路地图和安全配置参数，从而适应不同项目中对列车特性和系统设计的要求。</w:t>
      </w:r>
    </w:p>
    <w:p w:rsidR="00DF50B6" w:rsidP="00C93484" w:rsidRDefault="00DF50B6">
      <w:pPr>
        <w:pStyle w:val="Reqtify"/>
      </w:pPr>
      <w:bookmarkStart w:name="_Toc277755502" w:id="222"/>
      <w:r>
        <w:t xml:space="preserve">ATP </w:t>
      </w:r>
      <w:r>
        <w:rPr>
          <w:rFonts w:hint="eastAsia"/>
        </w:rPr>
        <w:t xml:space="preserve">software shall </w:t>
      </w:r>
      <w:r>
        <w:t>use</w:t>
      </w:r>
      <w:r>
        <w:rPr>
          <w:rFonts w:hint="eastAsia"/>
        </w:rPr>
        <w:t xml:space="preserve"> </w:t>
      </w:r>
      <w:r>
        <w:t>parameter</w:t>
      </w:r>
      <w:r>
        <w:rPr>
          <w:rFonts w:hint="eastAsia"/>
        </w:rPr>
        <w:t>s</w:t>
      </w:r>
      <w:r>
        <w:t xml:space="preserve"> </w:t>
      </w:r>
      <w:r>
        <w:rPr>
          <w:rFonts w:hint="eastAsia"/>
        </w:rPr>
        <w:t xml:space="preserve">come from </w:t>
      </w:r>
      <w:r w:rsidR="0052393A">
        <w:t>iTC</w:t>
      </w:r>
      <w:r>
        <w:t xml:space="preserve"> system data p</w:t>
      </w:r>
      <w:r>
        <w:rPr>
          <w:rFonts w:hint="eastAsia"/>
        </w:rPr>
        <w:t>rep</w:t>
      </w:r>
      <w:r>
        <w:t>aration</w:t>
      </w:r>
      <w:r>
        <w:rPr>
          <w:rFonts w:hint="eastAsia"/>
        </w:rPr>
        <w:t xml:space="preserve"> for different </w:t>
      </w:r>
      <w:r>
        <w:t>project</w:t>
      </w:r>
      <w:r>
        <w:rPr>
          <w:rFonts w:hint="eastAsia"/>
        </w:rPr>
        <w:t>'</w:t>
      </w:r>
      <w:r>
        <w:t>s deployment.</w:t>
      </w:r>
      <w:bookmarkEnd w:id="222"/>
      <w:r>
        <w:rPr>
          <w:rFonts w:hint="eastAsia"/>
        </w:rPr>
        <w:t xml:space="preserve"> For each project, ATP software reads the track map and vital setting to adapt the features of train and system design.</w:t>
      </w:r>
    </w:p>
    <w:p w:rsidR="00DF50B6" w:rsidP="000C0D62" w:rsidRDefault="00DF50B6">
      <w:pPr>
        <w:pStyle w:val="ReqtifyAltQ"/>
      </w:pPr>
      <w:r w:rsidRPr="008A1414">
        <w:t>#Category=</w:t>
      </w:r>
      <w:r w:rsidR="00725077">
        <w:rPr>
          <w:rFonts w:hint="eastAsia"/>
        </w:rPr>
        <w:t>Non-</w:t>
      </w:r>
      <w:r w:rsidRPr="008A1414">
        <w:t>Functional</w:t>
      </w:r>
    </w:p>
    <w:p w:rsidR="00DF50B6" w:rsidP="000C0D62" w:rsidRDefault="00DF50B6">
      <w:pPr>
        <w:pStyle w:val="ReqtifyAltQ"/>
      </w:pPr>
      <w:r w:rsidRPr="00F87C2F">
        <w:t>#Contribution</w:t>
      </w:r>
      <w:r>
        <w:t>=</w:t>
      </w:r>
      <w:r w:rsidR="00725077">
        <w:rPr>
          <w:rFonts w:hint="eastAsia"/>
        </w:rPr>
        <w:t>N/A</w:t>
      </w:r>
    </w:p>
    <w:p w:rsidR="009328EA" w:rsidP="000C0D62" w:rsidRDefault="00DF50B6">
      <w:pPr>
        <w:pStyle w:val="ReqtifyAltQ"/>
        <w:rPr>
          <w:ins w:author="常鸣" w:date="2014-07-03T14:27:00Z" w:id="223"/>
        </w:rPr>
      </w:pPr>
      <w:del w:author="常鸣" w:date="2014-07-03T14:27:00Z" w:id="224">
        <w:r w:rsidRPr="008A1414" w:rsidDel="009328EA">
          <w:delText>#S</w:delText>
        </w:r>
      </w:del>
      <w:ins w:author="常鸣" w:date="2014-07-03T14:27:00Z" w:id="225">
        <w:r w:rsidR="009328EA">
          <w:t>#Allocation=ATP Software</w:t>
        </w:r>
      </w:ins>
    </w:p>
    <w:p w:rsidRPr="008A1414" w:rsidR="00DF50B6" w:rsidP="000C0D62" w:rsidRDefault="009328EA">
      <w:pPr>
        <w:pStyle w:val="ReqtifyAltQ"/>
      </w:pPr>
      <w:ins w:author="常鸣" w:date="2014-07-03T14:27:00Z" w:id="226">
        <w:r>
          <w:t>#S</w:t>
        </w:r>
      </w:ins>
      <w:r w:rsidRPr="008A1414" w:rsidR="00DF50B6">
        <w:t>ource=</w:t>
      </w:r>
      <w:r w:rsidR="00DF50B6">
        <w:rPr>
          <w:rFonts w:hint="eastAsia"/>
        </w:rPr>
        <w:t>[</w:t>
      </w:r>
      <w:r w:rsidR="00DF50B6">
        <w:t>iTC_CC-SyAD</w:t>
      </w:r>
      <w:r w:rsidRPr="00DB0ED4" w:rsidR="00DF50B6">
        <w:t>-</w:t>
      </w:r>
      <w:r w:rsidR="00DF50B6">
        <w:rPr>
          <w:rFonts w:hint="eastAsia"/>
        </w:rPr>
        <w:t>0995]</w:t>
      </w:r>
    </w:p>
    <w:p w:rsidRPr="008A1414" w:rsidR="00DF50B6" w:rsidP="000C0D62" w:rsidRDefault="00DF50B6">
      <w:pPr>
        <w:pStyle w:val="ReqtifyAltQ"/>
      </w:pPr>
      <w:r w:rsidRPr="008A1414">
        <w:t>[End]</w:t>
      </w:r>
    </w:p>
    <w:p w:rsidR="00DF50B6" w:rsidP="00C93484" w:rsidRDefault="00DF50B6">
      <w:pPr>
        <w:pStyle w:val="Reqtify"/>
      </w:pPr>
    </w:p>
    <w:p w:rsidR="00DF50B6" w:rsidP="00DF50B6" w:rsidRDefault="00DF50B6">
      <w:pPr>
        <w:pStyle w:val="ReqtifyAltR"/>
      </w:pPr>
      <w:r>
        <w:t>[iTC_CC_ATP-S</w:t>
      </w:r>
      <w:r>
        <w:rPr>
          <w:rFonts w:hint="eastAsia"/>
        </w:rPr>
        <w:t>w</w:t>
      </w:r>
      <w:r>
        <w:t>RS-</w:t>
      </w:r>
      <w:r>
        <w:rPr>
          <w:rFonts w:hint="eastAsia"/>
        </w:rPr>
        <w:t>0004</w:t>
      </w:r>
      <w:r>
        <w:t>]</w:t>
      </w:r>
    </w:p>
    <w:p w:rsidR="00DF50B6" w:rsidP="00C93484" w:rsidRDefault="00DF50B6">
      <w:pPr>
        <w:pStyle w:val="Reqtify"/>
      </w:pPr>
      <w:r>
        <w:rPr>
          <w:rFonts w:hint="eastAsia"/>
        </w:rPr>
        <w:t>由于系统设计限制，</w:t>
      </w:r>
      <w:r>
        <w:rPr>
          <w:rFonts w:hint="eastAsia"/>
        </w:rPr>
        <w:t>ATP</w:t>
      </w:r>
      <w:r>
        <w:rPr>
          <w:rFonts w:hint="eastAsia"/>
        </w:rPr>
        <w:t>通过</w:t>
      </w:r>
      <w:r>
        <w:rPr>
          <w:rFonts w:hint="eastAsia"/>
        </w:rPr>
        <w:t>CCNV</w:t>
      </w:r>
      <w:r>
        <w:rPr>
          <w:rFonts w:hint="eastAsia"/>
        </w:rPr>
        <w:t>最多同时与</w:t>
      </w:r>
      <w:r>
        <w:rPr>
          <w:rFonts w:hint="eastAsia"/>
        </w:rPr>
        <w:t>2</w:t>
      </w:r>
      <w:r>
        <w:rPr>
          <w:rFonts w:hint="eastAsia"/>
        </w:rPr>
        <w:t>套</w:t>
      </w:r>
      <w:r>
        <w:rPr>
          <w:rFonts w:hint="eastAsia"/>
        </w:rPr>
        <w:t>PSD</w:t>
      </w:r>
      <w:r>
        <w:rPr>
          <w:rFonts w:hint="eastAsia"/>
        </w:rPr>
        <w:t>设备进行通信。</w:t>
      </w:r>
    </w:p>
    <w:p w:rsidR="00DF50B6" w:rsidP="00C93484" w:rsidRDefault="00DF50B6">
      <w:pPr>
        <w:pStyle w:val="Reqtify"/>
      </w:pPr>
      <w:r w:rsidRPr="00634120">
        <w:t>For sub-system design constraints, it is not possible to establish more than two channel of communication with PSD platform manager.</w:t>
      </w:r>
      <w:r>
        <w:rPr>
          <w:rFonts w:hint="eastAsia"/>
        </w:rPr>
        <w:t xml:space="preserve"> </w:t>
      </w:r>
      <w:r w:rsidRPr="00634120">
        <w:t xml:space="preserve">Therefore, ATP shall activate </w:t>
      </w:r>
      <w:r w:rsidRPr="00634120">
        <w:lastRenderedPageBreak/>
        <w:t>a maximum of two communication channels with PSD platform managers ordered by CC</w:t>
      </w:r>
      <w:r>
        <w:rPr>
          <w:rFonts w:hint="eastAsia"/>
        </w:rPr>
        <w:t xml:space="preserve"> </w:t>
      </w:r>
      <w:r w:rsidRPr="00634120">
        <w:t>Non Vital.</w:t>
      </w:r>
    </w:p>
    <w:p w:rsidR="00DF50B6" w:rsidP="000C0D62" w:rsidRDefault="00DF50B6">
      <w:pPr>
        <w:pStyle w:val="ReqtifyAltQ"/>
      </w:pPr>
      <w:r w:rsidRPr="008A1414">
        <w:t>#Category=</w:t>
      </w:r>
      <w:r w:rsidR="00725077">
        <w:rPr>
          <w:rFonts w:hint="eastAsia"/>
        </w:rPr>
        <w:t>Design constraint</w:t>
      </w:r>
    </w:p>
    <w:p w:rsidRPr="008A1414" w:rsidR="00DF50B6" w:rsidP="000C0D62" w:rsidRDefault="00DF50B6">
      <w:pPr>
        <w:pStyle w:val="ReqtifyAltQ"/>
      </w:pPr>
      <w:r w:rsidRPr="008A1414">
        <w:t>#Contribution</w:t>
      </w:r>
      <w:r>
        <w:t>=</w:t>
      </w:r>
      <w:r w:rsidR="00725077">
        <w:rPr>
          <w:rFonts w:hint="eastAsia"/>
        </w:rPr>
        <w:t>N/A</w:t>
      </w:r>
    </w:p>
    <w:p w:rsidR="009328EA" w:rsidP="000C0D62" w:rsidRDefault="00DF50B6">
      <w:pPr>
        <w:pStyle w:val="ReqtifyAltQ"/>
        <w:rPr>
          <w:ins w:author="常鸣" w:date="2014-07-03T14:27:00Z" w:id="227"/>
        </w:rPr>
      </w:pPr>
      <w:del w:author="常鸣" w:date="2014-07-03T14:27:00Z" w:id="228">
        <w:r w:rsidRPr="008A1414" w:rsidDel="009328EA">
          <w:delText>#S</w:delText>
        </w:r>
      </w:del>
      <w:ins w:author="常鸣" w:date="2014-07-03T14:27:00Z" w:id="229">
        <w:r w:rsidR="009328EA">
          <w:t>#Allocation=ATP Software</w:t>
        </w:r>
      </w:ins>
    </w:p>
    <w:p w:rsidRPr="008A1414" w:rsidR="00DF50B6" w:rsidP="000C0D62" w:rsidRDefault="009328EA">
      <w:pPr>
        <w:pStyle w:val="ReqtifyAltQ"/>
      </w:pPr>
      <w:ins w:author="常鸣" w:date="2014-07-03T14:27:00Z" w:id="230">
        <w:r>
          <w:t>#S</w:t>
        </w:r>
      </w:ins>
      <w:r w:rsidRPr="008A1414" w:rsidR="00DF50B6">
        <w:t>ource=</w:t>
      </w:r>
      <w:r w:rsidR="00DF50B6">
        <w:rPr>
          <w:rFonts w:hint="eastAsia"/>
        </w:rPr>
        <w:t>[iTC_CC-SyAD-0262]</w:t>
      </w:r>
    </w:p>
    <w:p w:rsidRPr="008A1414" w:rsidR="00DF50B6" w:rsidP="000C0D62" w:rsidRDefault="00DF50B6">
      <w:pPr>
        <w:pStyle w:val="ReqtifyAltQ"/>
      </w:pPr>
      <w:r w:rsidRPr="008A1414">
        <w:t>[End]</w:t>
      </w:r>
    </w:p>
    <w:p w:rsidR="00DF50B6" w:rsidP="00C93484" w:rsidRDefault="00DF50B6">
      <w:pPr>
        <w:pStyle w:val="Reqtify"/>
      </w:pPr>
    </w:p>
    <w:p w:rsidR="00DF50B6" w:rsidP="00DF50B6" w:rsidRDefault="00DF50B6">
      <w:pPr>
        <w:pStyle w:val="ReqtifyAltR"/>
      </w:pPr>
      <w:r>
        <w:t>[iTC_CC_ATP-S</w:t>
      </w:r>
      <w:r>
        <w:rPr>
          <w:rFonts w:hint="eastAsia"/>
        </w:rPr>
        <w:t>w</w:t>
      </w:r>
      <w:r>
        <w:t>RS-</w:t>
      </w:r>
      <w:r>
        <w:rPr>
          <w:rFonts w:hint="eastAsia"/>
        </w:rPr>
        <w:t>0005</w:t>
      </w:r>
      <w:r>
        <w:t>]</w:t>
      </w:r>
    </w:p>
    <w:p w:rsidR="00DF50B6" w:rsidP="00C93484" w:rsidRDefault="00DF50B6">
      <w:pPr>
        <w:pStyle w:val="Reqtify"/>
      </w:pPr>
      <w:r>
        <w:rPr>
          <w:rFonts w:hint="eastAsia"/>
        </w:rPr>
        <w:t>ATP</w:t>
      </w:r>
      <w:r>
        <w:rPr>
          <w:rFonts w:hint="eastAsia"/>
        </w:rPr>
        <w:t>使用</w:t>
      </w:r>
      <w:r>
        <w:rPr>
          <w:rFonts w:hint="eastAsia"/>
        </w:rPr>
        <w:t>FSFB2</w:t>
      </w:r>
      <w:r>
        <w:rPr>
          <w:rFonts w:hint="eastAsia"/>
        </w:rPr>
        <w:t>安全通信协议与</w:t>
      </w:r>
      <w:r>
        <w:rPr>
          <w:rFonts w:hint="eastAsia"/>
        </w:rPr>
        <w:t>PSD</w:t>
      </w:r>
      <w:r>
        <w:rPr>
          <w:rFonts w:hint="eastAsia"/>
        </w:rPr>
        <w:t>进行通信。</w:t>
      </w:r>
    </w:p>
    <w:p w:rsidR="00DF50B6" w:rsidP="00C93484" w:rsidRDefault="00DF50B6">
      <w:pPr>
        <w:pStyle w:val="Reqtify"/>
      </w:pPr>
      <w:r w:rsidRPr="00634120">
        <w:t>For interface design constraints, ATP shall use FSFB2 safety protocol with PSD platform managers with respect with safety principles.</w:t>
      </w:r>
    </w:p>
    <w:p w:rsidRPr="008A1414" w:rsidR="00DF50B6" w:rsidP="000C0D62" w:rsidRDefault="00DF50B6">
      <w:pPr>
        <w:pStyle w:val="ReqtifyAltQ"/>
      </w:pPr>
      <w:r w:rsidRPr="008A1414">
        <w:t>#Category=</w:t>
      </w:r>
      <w:r w:rsidR="00725077">
        <w:rPr>
          <w:rFonts w:hint="eastAsia"/>
        </w:rPr>
        <w:t>Design constraint</w:t>
      </w:r>
    </w:p>
    <w:p w:rsidRPr="008A1414" w:rsidR="00DF50B6" w:rsidP="000C0D62" w:rsidRDefault="00DF50B6">
      <w:pPr>
        <w:pStyle w:val="ReqtifyAltQ"/>
      </w:pPr>
      <w:r w:rsidRPr="008A1414">
        <w:t>#Contribution</w:t>
      </w:r>
      <w:r>
        <w:t>=</w:t>
      </w:r>
      <w:r w:rsidR="00725077">
        <w:rPr>
          <w:rFonts w:hint="eastAsia"/>
        </w:rPr>
        <w:t>N/A</w:t>
      </w:r>
    </w:p>
    <w:p w:rsidR="009328EA" w:rsidP="000C0D62" w:rsidRDefault="00DF50B6">
      <w:pPr>
        <w:pStyle w:val="ReqtifyAltQ"/>
        <w:rPr>
          <w:ins w:author="常鸣" w:date="2014-07-03T14:27:00Z" w:id="231"/>
        </w:rPr>
      </w:pPr>
      <w:del w:author="常鸣" w:date="2014-07-03T14:27:00Z" w:id="232">
        <w:r w:rsidRPr="008A1414" w:rsidDel="009328EA">
          <w:delText>#S</w:delText>
        </w:r>
      </w:del>
      <w:ins w:author="常鸣" w:date="2014-07-03T14:27:00Z" w:id="233">
        <w:r w:rsidR="009328EA">
          <w:t>#Allocation=ATP Software</w:t>
        </w:r>
      </w:ins>
    </w:p>
    <w:p w:rsidRPr="008A1414" w:rsidR="00DF50B6" w:rsidP="000C0D62" w:rsidRDefault="009328EA">
      <w:pPr>
        <w:pStyle w:val="ReqtifyAltQ"/>
      </w:pPr>
      <w:ins w:author="常鸣" w:date="2014-07-03T14:27:00Z" w:id="234">
        <w:r>
          <w:t>#S</w:t>
        </w:r>
      </w:ins>
      <w:r w:rsidRPr="008A1414" w:rsidR="00DF50B6">
        <w:t>ource=</w:t>
      </w:r>
      <w:r w:rsidR="00DF50B6">
        <w:rPr>
          <w:rFonts w:hint="eastAsia"/>
        </w:rPr>
        <w:t>[iTC_CC-SyAD-0259]</w:t>
      </w:r>
      <w:r w:rsidR="0081001C">
        <w:rPr>
          <w:rFonts w:hint="eastAsia"/>
        </w:rPr>
        <w:t>,</w:t>
      </w:r>
      <w:r w:rsidR="00DF50B6">
        <w:rPr>
          <w:rFonts w:hint="eastAsia"/>
        </w:rPr>
        <w:t xml:space="preserve"> [</w:t>
      </w:r>
      <w:r w:rsidR="00DF50B6">
        <w:t>iTC_CC_ATP_SwHA</w:t>
      </w:r>
      <w:r w:rsidRPr="00F00407" w:rsidR="00DF50B6">
        <w:t>-0168</w:t>
      </w:r>
      <w:r w:rsidR="00DF50B6">
        <w:rPr>
          <w:rFonts w:hint="eastAsia"/>
        </w:rPr>
        <w:t>]</w:t>
      </w:r>
    </w:p>
    <w:p w:rsidRPr="008A1414" w:rsidR="00DF50B6" w:rsidP="000C0D62" w:rsidRDefault="00DF50B6">
      <w:pPr>
        <w:pStyle w:val="ReqtifyAltQ"/>
      </w:pPr>
      <w:r w:rsidRPr="008A1414">
        <w:t>[End]</w:t>
      </w:r>
    </w:p>
    <w:p w:rsidR="00DF50B6" w:rsidP="00DF50B6" w:rsidRDefault="00DF50B6"/>
    <w:p w:rsidR="00DF50B6" w:rsidP="00DF50B6" w:rsidRDefault="00DF50B6"/>
    <w:p w:rsidRPr="00634120" w:rsidR="00DF50B6" w:rsidP="00DF50B6" w:rsidRDefault="00DF50B6">
      <w:pPr>
        <w:pStyle w:val="ReqtifyAltR"/>
      </w:pPr>
      <w:r>
        <w:t>[iTC_CC_ATP-SwRS-</w:t>
      </w:r>
      <w:r>
        <w:rPr>
          <w:rFonts w:hint="eastAsia"/>
        </w:rPr>
        <w:t>0550</w:t>
      </w:r>
      <w:r>
        <w:t>]</w:t>
      </w:r>
    </w:p>
    <w:p w:rsidR="00DF50B6" w:rsidP="00C93484" w:rsidRDefault="00DF50B6">
      <w:pPr>
        <w:pStyle w:val="Reqtify"/>
      </w:pPr>
      <w:r>
        <w:rPr>
          <w:rFonts w:hint="eastAsia"/>
        </w:rPr>
        <w:t>在运行过程中，</w:t>
      </w:r>
      <w:r>
        <w:rPr>
          <w:rFonts w:hint="eastAsia"/>
        </w:rPr>
        <w:t>ATP</w:t>
      </w:r>
      <w:r>
        <w:rPr>
          <w:rFonts w:hint="eastAsia"/>
        </w:rPr>
        <w:t>软件不响应任何来自</w:t>
      </w:r>
      <w:r>
        <w:rPr>
          <w:rFonts w:hint="eastAsia"/>
        </w:rPr>
        <w:t>VLE-2</w:t>
      </w:r>
      <w:r>
        <w:rPr>
          <w:rFonts w:hint="eastAsia"/>
        </w:rPr>
        <w:t>板前网口的连接请求和命令，防止非法数据攻击。</w:t>
      </w:r>
    </w:p>
    <w:p w:rsidRPr="00126897" w:rsidR="00DF50B6" w:rsidP="00C93484" w:rsidRDefault="00DF50B6">
      <w:pPr>
        <w:pStyle w:val="Reqtify"/>
      </w:pPr>
      <w:r>
        <w:rPr>
          <w:rFonts w:hint="eastAsia"/>
        </w:rPr>
        <w:t xml:space="preserve">During the operation, the onboard ATP shall not response any request or command from the VLE-2 </w:t>
      </w:r>
      <w:r>
        <w:t>debugging</w:t>
      </w:r>
      <w:r>
        <w:rPr>
          <w:rFonts w:hint="eastAsia"/>
        </w:rPr>
        <w:t xml:space="preserve"> </w:t>
      </w:r>
      <w:r>
        <w:t>Ethernet</w:t>
      </w:r>
      <w:r>
        <w:rPr>
          <w:rFonts w:hint="eastAsia"/>
        </w:rPr>
        <w:t xml:space="preserve"> port, in order to avoid the invalid accesses and the attacks.</w:t>
      </w:r>
    </w:p>
    <w:p w:rsidR="00DF50B6" w:rsidP="000C0D62" w:rsidRDefault="00DF50B6">
      <w:pPr>
        <w:pStyle w:val="ReqtifyAltQ"/>
      </w:pPr>
      <w:r w:rsidRPr="008A1414">
        <w:t>#Category=</w:t>
      </w:r>
      <w:r w:rsidR="00725077">
        <w:rPr>
          <w:rFonts w:hint="eastAsia"/>
        </w:rPr>
        <w:t>Design constraint</w:t>
      </w:r>
    </w:p>
    <w:p w:rsidRPr="008A1414" w:rsidR="00725077" w:rsidP="000C0D62" w:rsidRDefault="00725077">
      <w:pPr>
        <w:pStyle w:val="ReqtifyAltQ"/>
      </w:pPr>
      <w:r>
        <w:rPr>
          <w:rFonts w:hint="eastAsia"/>
        </w:rPr>
        <w:t>#Contribution=N/A</w:t>
      </w:r>
    </w:p>
    <w:p w:rsidR="009328EA" w:rsidP="000C0D62" w:rsidRDefault="00DF50B6">
      <w:pPr>
        <w:pStyle w:val="ReqtifyAltQ"/>
        <w:rPr>
          <w:ins w:author="常鸣" w:date="2014-07-03T14:27:00Z" w:id="235"/>
        </w:rPr>
      </w:pPr>
      <w:del w:author="常鸣" w:date="2014-07-03T14:27:00Z" w:id="236">
        <w:r w:rsidRPr="008A1414" w:rsidDel="009328EA">
          <w:delText>#S</w:delText>
        </w:r>
      </w:del>
      <w:ins w:author="常鸣" w:date="2014-07-03T14:27:00Z" w:id="237">
        <w:r w:rsidR="009328EA">
          <w:t>#Allocation=ATP Software</w:t>
        </w:r>
      </w:ins>
    </w:p>
    <w:p w:rsidRPr="008A1414" w:rsidR="00DF50B6" w:rsidP="000C0D62" w:rsidRDefault="009328EA">
      <w:pPr>
        <w:pStyle w:val="ReqtifyAltQ"/>
      </w:pPr>
      <w:ins w:author="常鸣" w:date="2014-07-03T14:27:00Z" w:id="238">
        <w:r>
          <w:t>#S</w:t>
        </w:r>
      </w:ins>
      <w:r w:rsidRPr="008A1414" w:rsidR="00DF50B6">
        <w:t>ource=</w:t>
      </w:r>
      <w:r w:rsidRPr="00DB0ED4" w:rsidR="00DF50B6">
        <w:t>[</w:t>
      </w:r>
      <w:r w:rsidR="00DF50B6">
        <w:t>iTC_CC-SyAD</w:t>
      </w:r>
      <w:r w:rsidRPr="00DB0ED4" w:rsidR="00DF50B6">
        <w:t>-</w:t>
      </w:r>
      <w:r w:rsidR="00DF50B6">
        <w:rPr>
          <w:rFonts w:hint="eastAsia"/>
        </w:rPr>
        <w:t>0063</w:t>
      </w:r>
      <w:r w:rsidR="0081001C">
        <w:rPr>
          <w:rFonts w:hint="eastAsia"/>
        </w:rPr>
        <w:t>], [</w:t>
      </w:r>
      <w:r w:rsidR="00DF50B6">
        <w:t>iTC_CC-SyAD</w:t>
      </w:r>
      <w:r w:rsidRPr="00DB0ED4" w:rsidR="00DF50B6">
        <w:t>-</w:t>
      </w:r>
      <w:r w:rsidR="00DF50B6">
        <w:rPr>
          <w:rFonts w:hint="eastAsia"/>
        </w:rPr>
        <w:t>0113</w:t>
      </w:r>
      <w:r w:rsidRPr="00DB0ED4" w:rsidR="00DF50B6">
        <w:rPr>
          <w:rFonts w:hint="eastAsia"/>
        </w:rPr>
        <w:t>]</w:t>
      </w:r>
    </w:p>
    <w:p w:rsidR="00DF50B6" w:rsidP="000C0D62" w:rsidRDefault="00DF50B6">
      <w:pPr>
        <w:pStyle w:val="ReqtifyAltQ"/>
      </w:pPr>
      <w:r w:rsidRPr="008A1414">
        <w:t>[End]</w:t>
      </w:r>
    </w:p>
    <w:p w:rsidR="00DF50B6" w:rsidP="00DF50B6" w:rsidRDefault="00DF50B6"/>
    <w:p w:rsidR="00002C66" w:rsidP="00DF50B6" w:rsidRDefault="00002C66"/>
    <w:p w:rsidR="00002C66" w:rsidP="00FD535D" w:rsidRDefault="00002C66">
      <w:pPr>
        <w:pStyle w:val="2"/>
        <w:ind w:left="756" w:hanging="756"/>
      </w:pPr>
      <w:bookmarkStart w:name="_Toc376182925" w:id="239"/>
      <w:bookmarkStart w:name="_Toc392229904" w:id="240"/>
      <w:r>
        <w:rPr>
          <w:rFonts w:hint="eastAsia"/>
        </w:rPr>
        <w:t>VCP Constraints</w:t>
      </w:r>
      <w:bookmarkEnd w:id="239"/>
      <w:bookmarkEnd w:id="240"/>
    </w:p>
    <w:p w:rsidR="00002C66" w:rsidP="00C93484" w:rsidRDefault="00FC7535">
      <w:pPr>
        <w:pStyle w:val="Reqtify"/>
      </w:pPr>
      <w:r>
        <w:rPr>
          <w:rFonts w:hint="eastAsia"/>
        </w:rPr>
        <w:t>ATP</w:t>
      </w:r>
      <w:r>
        <w:rPr>
          <w:rFonts w:hint="eastAsia"/>
        </w:rPr>
        <w:t>使用</w:t>
      </w:r>
      <w:r>
        <w:rPr>
          <w:rFonts w:hint="eastAsia"/>
        </w:rPr>
        <w:t>VCP</w:t>
      </w:r>
      <w:r>
        <w:rPr>
          <w:rFonts w:hint="eastAsia"/>
        </w:rPr>
        <w:t>工具</w:t>
      </w:r>
      <w:r w:rsidR="00F9663D">
        <w:rPr>
          <w:rFonts w:hint="eastAsia"/>
        </w:rPr>
        <w:t>iCODER-100</w:t>
      </w:r>
      <w:r>
        <w:rPr>
          <w:rFonts w:hint="eastAsia"/>
        </w:rPr>
        <w:t>编码，且双</w:t>
      </w:r>
      <w:r>
        <w:rPr>
          <w:rFonts w:hint="eastAsia"/>
        </w:rPr>
        <w:t>CPU</w:t>
      </w:r>
      <w:r>
        <w:rPr>
          <w:rFonts w:hint="eastAsia"/>
        </w:rPr>
        <w:t>采用不同的</w:t>
      </w:r>
      <w:r>
        <w:rPr>
          <w:rFonts w:hint="eastAsia"/>
        </w:rPr>
        <w:t>VCP</w:t>
      </w:r>
      <w:r>
        <w:rPr>
          <w:rFonts w:hint="eastAsia"/>
        </w:rPr>
        <w:t>工具</w:t>
      </w:r>
      <w:r w:rsidR="0051500D">
        <w:rPr>
          <w:rFonts w:hint="eastAsia"/>
        </w:rPr>
        <w:t>iCODER100-VCP1</w:t>
      </w:r>
      <w:r w:rsidR="0051500D">
        <w:rPr>
          <w:rFonts w:hint="eastAsia"/>
        </w:rPr>
        <w:t>和</w:t>
      </w:r>
      <w:r w:rsidR="0051500D">
        <w:rPr>
          <w:rFonts w:hint="eastAsia"/>
        </w:rPr>
        <w:t>iCODER100-VCP2</w:t>
      </w:r>
      <w:r>
        <w:rPr>
          <w:rFonts w:hint="eastAsia"/>
        </w:rPr>
        <w:t>，因此应</w:t>
      </w:r>
      <w:r w:rsidR="0051500D">
        <w:rPr>
          <w:rFonts w:hint="eastAsia"/>
        </w:rPr>
        <w:t>需</w:t>
      </w:r>
      <w:r>
        <w:rPr>
          <w:rFonts w:hint="eastAsia"/>
        </w:rPr>
        <w:t>遵循</w:t>
      </w:r>
      <w:r>
        <w:fldChar w:fldCharType="begin"/>
      </w:r>
      <w:r>
        <w:instrText xml:space="preserve"> </w:instrText>
      </w:r>
      <w:r>
        <w:rPr>
          <w:rFonts w:hint="eastAsia"/>
        </w:rPr>
        <w:instrText>REF _Ref357773045 \r \h</w:instrText>
      </w:r>
      <w:r>
        <w:instrText xml:space="preserve"> </w:instrText>
      </w:r>
      <w:r>
        <w:fldChar w:fldCharType="separate"/>
      </w:r>
      <w:r w:rsidR="00DE178B">
        <w:t>[REF13]</w:t>
      </w:r>
      <w:r>
        <w:fldChar w:fldCharType="end"/>
      </w:r>
      <w:r>
        <w:rPr>
          <w:rFonts w:hint="eastAsia"/>
        </w:rPr>
        <w:t>和</w:t>
      </w:r>
      <w:r>
        <w:fldChar w:fldCharType="begin"/>
      </w:r>
      <w:r>
        <w:instrText xml:space="preserve"> </w:instrText>
      </w:r>
      <w:r>
        <w:rPr>
          <w:rFonts w:hint="eastAsia"/>
        </w:rPr>
        <w:instrText>REF _Ref357773051 \r \h</w:instrText>
      </w:r>
      <w:r>
        <w:instrText xml:space="preserve"> </w:instrText>
      </w:r>
      <w:r>
        <w:fldChar w:fldCharType="separate"/>
      </w:r>
      <w:r w:rsidR="00DE178B">
        <w:t>[REF14]</w:t>
      </w:r>
      <w:r>
        <w:fldChar w:fldCharType="end"/>
      </w:r>
      <w:r>
        <w:rPr>
          <w:rFonts w:hint="eastAsia"/>
        </w:rPr>
        <w:t>的设计限制</w:t>
      </w:r>
      <w:r w:rsidR="0051500D">
        <w:rPr>
          <w:rFonts w:hint="eastAsia"/>
        </w:rPr>
        <w:t>，具体如下所示：</w:t>
      </w:r>
    </w:p>
    <w:p w:rsidR="00002C66" w:rsidP="00C93484" w:rsidRDefault="00002C66">
      <w:pPr>
        <w:pStyle w:val="Reqtify"/>
      </w:pPr>
    </w:p>
    <w:p w:rsidR="00CE520C" w:rsidP="00C93484" w:rsidRDefault="00CE520C">
      <w:pPr>
        <w:pStyle w:val="Reqtify"/>
      </w:pPr>
    </w:p>
    <w:p w:rsidR="00CE520C" w:rsidP="00CE520C" w:rsidRDefault="00CE520C">
      <w:pPr>
        <w:pStyle w:val="ReqtifyAltR"/>
      </w:pPr>
      <w:r>
        <w:t>[iTC_CC_ATP-S</w:t>
      </w:r>
      <w:r>
        <w:rPr>
          <w:rFonts w:hint="eastAsia"/>
        </w:rPr>
        <w:t>w</w:t>
      </w:r>
      <w:r>
        <w:t>RS-</w:t>
      </w:r>
      <w:r>
        <w:rPr>
          <w:rFonts w:hint="eastAsia"/>
        </w:rPr>
        <w:t>0498</w:t>
      </w:r>
      <w:r>
        <w:t>]</w:t>
      </w:r>
    </w:p>
    <w:p w:rsidR="00CE520C" w:rsidP="00C93484" w:rsidRDefault="00CE520C">
      <w:pPr>
        <w:pStyle w:val="Reqtify"/>
      </w:pPr>
      <w:r>
        <w:rPr>
          <w:rFonts w:hint="eastAsia"/>
        </w:rPr>
        <w:lastRenderedPageBreak/>
        <w:t>车载</w:t>
      </w:r>
      <w:r>
        <w:rPr>
          <w:rFonts w:hint="eastAsia"/>
        </w:rPr>
        <w:t>ATP</w:t>
      </w:r>
      <w:r>
        <w:rPr>
          <w:rFonts w:hint="eastAsia"/>
        </w:rPr>
        <w:t>程序的安全部分使用符合安全处理器（</w:t>
      </w:r>
      <w:r>
        <w:rPr>
          <w:rFonts w:hint="eastAsia"/>
        </w:rPr>
        <w:t>VCP</w:t>
      </w:r>
      <w:r>
        <w:rPr>
          <w:rFonts w:hint="eastAsia"/>
        </w:rPr>
        <w:t>）规则</w:t>
      </w:r>
      <w:r>
        <w:fldChar w:fldCharType="begin"/>
      </w:r>
      <w:r>
        <w:instrText xml:space="preserve"> </w:instrText>
      </w:r>
      <w:r>
        <w:rPr>
          <w:rFonts w:hint="eastAsia"/>
        </w:rPr>
        <w:instrText>REF _Ref357764418 \r \h</w:instrText>
      </w:r>
      <w:r>
        <w:instrText xml:space="preserve"> </w:instrText>
      </w:r>
      <w:r>
        <w:fldChar w:fldCharType="separate"/>
      </w:r>
      <w:r w:rsidR="00DE178B">
        <w:t>[REF15]</w:t>
      </w:r>
      <w:r>
        <w:fldChar w:fldCharType="end"/>
      </w:r>
      <w:r>
        <w:rPr>
          <w:rFonts w:hint="eastAsia"/>
        </w:rPr>
        <w:t>的</w:t>
      </w:r>
      <w:r>
        <w:rPr>
          <w:rFonts w:hint="eastAsia"/>
        </w:rPr>
        <w:t>C</w:t>
      </w:r>
      <w:r>
        <w:rPr>
          <w:rFonts w:hint="eastAsia"/>
        </w:rPr>
        <w:t>语言编写。</w:t>
      </w:r>
    </w:p>
    <w:p w:rsidR="00CE520C" w:rsidP="00C93484" w:rsidRDefault="00CE520C">
      <w:pPr>
        <w:pStyle w:val="Reqtify"/>
      </w:pPr>
      <w:r>
        <w:rPr>
          <w:rFonts w:hint="eastAsia"/>
        </w:rPr>
        <w:t xml:space="preserve">The codes of the onboard ATP shall follow the </w:t>
      </w:r>
      <w:r>
        <w:fldChar w:fldCharType="begin"/>
      </w:r>
      <w:r>
        <w:instrText xml:space="preserve"> </w:instrText>
      </w:r>
      <w:r>
        <w:rPr>
          <w:rFonts w:hint="eastAsia"/>
        </w:rPr>
        <w:instrText>REF _Ref357764418 \r \h</w:instrText>
      </w:r>
      <w:r>
        <w:instrText xml:space="preserve"> </w:instrText>
      </w:r>
      <w:r>
        <w:fldChar w:fldCharType="separate"/>
      </w:r>
      <w:r w:rsidR="00DE178B">
        <w:t>[REF15]</w:t>
      </w:r>
      <w:r>
        <w:fldChar w:fldCharType="end"/>
      </w:r>
      <w:r>
        <w:rPr>
          <w:rFonts w:hint="eastAsia"/>
        </w:rPr>
        <w:t xml:space="preserve"> rules of the VCP. </w:t>
      </w:r>
    </w:p>
    <w:p w:rsidRPr="008A1414" w:rsidR="00CE520C" w:rsidP="00CE520C" w:rsidRDefault="00CE520C">
      <w:pPr>
        <w:pStyle w:val="ReqtifyAltQ"/>
      </w:pPr>
      <w:r w:rsidRPr="008A1414">
        <w:t>#Category=</w:t>
      </w:r>
      <w:r>
        <w:rPr>
          <w:rFonts w:hint="eastAsia"/>
        </w:rPr>
        <w:t>Design constraint</w:t>
      </w:r>
    </w:p>
    <w:p w:rsidRPr="008A1414" w:rsidR="00CE520C" w:rsidP="00CE520C" w:rsidRDefault="00CE520C">
      <w:pPr>
        <w:pStyle w:val="ReqtifyAltQ"/>
      </w:pPr>
      <w:r w:rsidRPr="008A1414">
        <w:t>#Contribution</w:t>
      </w:r>
      <w:r>
        <w:t>=</w:t>
      </w:r>
      <w:r>
        <w:rPr>
          <w:rFonts w:hint="eastAsia"/>
        </w:rPr>
        <w:t>N/A</w:t>
      </w:r>
    </w:p>
    <w:p w:rsidR="009328EA" w:rsidP="00CE520C" w:rsidRDefault="00CE520C">
      <w:pPr>
        <w:pStyle w:val="ReqtifyAltQ"/>
        <w:rPr>
          <w:ins w:author="常鸣" w:date="2014-07-03T14:27:00Z" w:id="241"/>
        </w:rPr>
      </w:pPr>
      <w:del w:author="常鸣" w:date="2014-07-03T14:27:00Z" w:id="242">
        <w:r w:rsidRPr="008A1414" w:rsidDel="009328EA">
          <w:delText>#S</w:delText>
        </w:r>
      </w:del>
      <w:ins w:author="常鸣" w:date="2014-07-03T14:27:00Z" w:id="243">
        <w:r w:rsidR="009328EA">
          <w:t>#Allocation=ATP Software</w:t>
        </w:r>
      </w:ins>
    </w:p>
    <w:p w:rsidRPr="008A1414" w:rsidR="00CE520C" w:rsidP="00CE520C" w:rsidRDefault="009328EA">
      <w:pPr>
        <w:pStyle w:val="ReqtifyAltQ"/>
      </w:pPr>
      <w:ins w:author="常鸣" w:date="2014-07-03T14:27:00Z" w:id="244">
        <w:r>
          <w:t>#S</w:t>
        </w:r>
      </w:ins>
      <w:r w:rsidRPr="008A1414" w:rsidR="00CE520C">
        <w:t>ource=</w:t>
      </w:r>
      <w:r w:rsidRPr="00DB0ED4" w:rsidR="00CE520C">
        <w:t>[</w:t>
      </w:r>
      <w:r w:rsidR="00CE520C">
        <w:t>iTC_CC-SyAD</w:t>
      </w:r>
      <w:r w:rsidRPr="00DB0ED4" w:rsidR="00CE520C">
        <w:t>-</w:t>
      </w:r>
      <w:r w:rsidRPr="00DB0ED4" w:rsidR="00CE520C">
        <w:rPr>
          <w:rFonts w:hint="eastAsia"/>
        </w:rPr>
        <w:t>0010</w:t>
      </w:r>
      <w:r w:rsidR="00CE520C">
        <w:rPr>
          <w:rFonts w:hint="eastAsia"/>
        </w:rPr>
        <w:t>], [</w:t>
      </w:r>
      <w:r w:rsidR="00CE520C">
        <w:t>iTC_CC-SyAD</w:t>
      </w:r>
      <w:r w:rsidRPr="00DE3BEB" w:rsidR="00CE520C">
        <w:t>-</w:t>
      </w:r>
      <w:r w:rsidRPr="00DE3BEB" w:rsidR="00CE520C">
        <w:rPr>
          <w:rFonts w:hint="eastAsia"/>
        </w:rPr>
        <w:t>0044]</w:t>
      </w:r>
      <w:r w:rsidR="00CE520C">
        <w:rPr>
          <w:rFonts w:hint="eastAsia"/>
        </w:rPr>
        <w:t>,</w:t>
      </w:r>
      <w:r w:rsidRPr="00B95CF1" w:rsidR="00CE520C">
        <w:t xml:space="preserve"> </w:t>
      </w:r>
      <w:r w:rsidRPr="00DB0ED4" w:rsidR="00CE520C">
        <w:t>[</w:t>
      </w:r>
      <w:r w:rsidR="00CE520C">
        <w:t>iTC_CC-SyAD</w:t>
      </w:r>
      <w:r w:rsidRPr="00DB0ED4" w:rsidR="00CE520C">
        <w:t>-</w:t>
      </w:r>
      <w:r w:rsidR="00CE520C">
        <w:rPr>
          <w:rFonts w:hint="eastAsia"/>
        </w:rPr>
        <w:t>0115</w:t>
      </w:r>
      <w:r w:rsidRPr="00DB0ED4" w:rsidR="00CE520C">
        <w:rPr>
          <w:rFonts w:hint="eastAsia"/>
        </w:rPr>
        <w:t>]</w:t>
      </w:r>
      <w:r w:rsidR="00CE520C">
        <w:rPr>
          <w:rFonts w:hint="eastAsia"/>
        </w:rPr>
        <w:t>,</w:t>
      </w:r>
      <w:r w:rsidRPr="00F9663D" w:rsidR="00CE520C">
        <w:t xml:space="preserve"> </w:t>
      </w:r>
      <w:r w:rsidRPr="00FC7535" w:rsidR="00CE520C">
        <w:t>[iCODER100-</w:t>
      </w:r>
      <w:r w:rsidRPr="00FC7535" w:rsidR="00CE520C">
        <w:rPr>
          <w:rFonts w:hint="eastAsia"/>
        </w:rPr>
        <w:t>VCP1-</w:t>
      </w:r>
      <w:r w:rsidRPr="00FC7535" w:rsidR="00CE520C">
        <w:t>SwUR-00</w:t>
      </w:r>
      <w:r w:rsidRPr="00FC7535" w:rsidR="00CE520C">
        <w:rPr>
          <w:rFonts w:hint="eastAsia"/>
        </w:rPr>
        <w:t>01</w:t>
      </w:r>
      <w:r w:rsidRPr="00FC7535" w:rsidR="00CE520C">
        <w:t>]</w:t>
      </w:r>
      <w:r w:rsidR="00CE520C">
        <w:rPr>
          <w:rFonts w:hint="eastAsia"/>
        </w:rPr>
        <w:t xml:space="preserve">, </w:t>
      </w:r>
      <w:r w:rsidR="00CE520C">
        <w:t>[iCODER100-</w:t>
      </w:r>
      <w:r w:rsidR="00CE520C">
        <w:rPr>
          <w:rFonts w:hint="eastAsia"/>
        </w:rPr>
        <w:t>VCP2-</w:t>
      </w:r>
      <w:r w:rsidR="00CE520C">
        <w:t>SwUR-</w:t>
      </w:r>
      <w:r w:rsidRPr="001F42C7" w:rsidR="00CE520C">
        <w:t>00</w:t>
      </w:r>
      <w:r w:rsidR="00CE520C">
        <w:rPr>
          <w:rFonts w:hint="eastAsia"/>
        </w:rPr>
        <w:t>01</w:t>
      </w:r>
      <w:r w:rsidRPr="001F42C7" w:rsidR="00CE520C">
        <w:t>]</w:t>
      </w:r>
    </w:p>
    <w:p w:rsidRPr="008A1414" w:rsidR="00CE520C" w:rsidP="00CE520C" w:rsidRDefault="00CE520C">
      <w:pPr>
        <w:pStyle w:val="ReqtifyAltQ"/>
      </w:pPr>
      <w:r w:rsidRPr="008A1414">
        <w:t>[End]</w:t>
      </w:r>
    </w:p>
    <w:p w:rsidR="00CE520C" w:rsidP="00C93484" w:rsidRDefault="00CE520C">
      <w:pPr>
        <w:pStyle w:val="Reqtify"/>
      </w:pPr>
    </w:p>
    <w:p w:rsidR="00CE520C" w:rsidP="00C93484" w:rsidRDefault="00CE520C">
      <w:pPr>
        <w:pStyle w:val="Reqtify"/>
      </w:pPr>
    </w:p>
    <w:p w:rsidR="00CE520C" w:rsidP="00C93484" w:rsidRDefault="00CE520C">
      <w:pPr>
        <w:pStyle w:val="Reqtify"/>
      </w:pPr>
      <w:r w:rsidRPr="007F6768">
        <w:rPr>
          <w:rStyle w:val="aff1"/>
          <w:rFonts w:hint="eastAsia"/>
        </w:rPr>
        <w:t>NOTES</w:t>
      </w:r>
      <w:r>
        <w:rPr>
          <w:rFonts w:hint="eastAsia"/>
        </w:rPr>
        <w:t>:</w:t>
      </w:r>
    </w:p>
    <w:p w:rsidR="00CE520C" w:rsidP="00C93484" w:rsidRDefault="00CE520C">
      <w:pPr>
        <w:pStyle w:val="Reqtify"/>
      </w:pPr>
      <w:r>
        <w:rPr>
          <w:rFonts w:hint="eastAsia"/>
        </w:rPr>
        <w:t>经过</w:t>
      </w:r>
      <w:r>
        <w:rPr>
          <w:rFonts w:hint="eastAsia"/>
        </w:rPr>
        <w:t>VCP</w:t>
      </w:r>
      <w:r>
        <w:rPr>
          <w:rFonts w:hint="eastAsia"/>
        </w:rPr>
        <w:t>编码工具处理后的</w:t>
      </w:r>
      <w:r>
        <w:rPr>
          <w:rFonts w:hint="eastAsia"/>
        </w:rPr>
        <w:t>ATP</w:t>
      </w:r>
      <w:r w:rsidRPr="00287EE8">
        <w:rPr>
          <w:rFonts w:hint="eastAsia"/>
        </w:rPr>
        <w:t>安全相关变量，其高</w:t>
      </w:r>
      <w:r w:rsidRPr="00287EE8">
        <w:rPr>
          <w:rFonts w:hint="eastAsia"/>
        </w:rPr>
        <w:t>32</w:t>
      </w:r>
      <w:r w:rsidRPr="00287EE8">
        <w:rPr>
          <w:rFonts w:hint="eastAsia"/>
        </w:rPr>
        <w:t>位为数据位，低</w:t>
      </w:r>
      <w:r w:rsidRPr="00287EE8">
        <w:rPr>
          <w:rFonts w:hint="eastAsia"/>
        </w:rPr>
        <w:t>32</w:t>
      </w:r>
      <w:r w:rsidRPr="00287EE8">
        <w:rPr>
          <w:rFonts w:hint="eastAsia"/>
        </w:rPr>
        <w:t>位为校验位</w:t>
      </w:r>
      <w:r>
        <w:rPr>
          <w:rFonts w:hint="eastAsia"/>
        </w:rPr>
        <w:t>，</w:t>
      </w:r>
      <w:r w:rsidRPr="00287EE8">
        <w:rPr>
          <w:rFonts w:hint="eastAsia"/>
        </w:rPr>
        <w:t>校验位包含了时间标签技术。</w:t>
      </w:r>
    </w:p>
    <w:p w:rsidR="00CE520C" w:rsidP="00C93484" w:rsidRDefault="00CE520C">
      <w:pPr>
        <w:pStyle w:val="Reqtify"/>
      </w:pPr>
      <w:r w:rsidRPr="00287EE8">
        <w:rPr>
          <w:rFonts w:hint="eastAsia"/>
        </w:rPr>
        <w:t>For each vital variable</w:t>
      </w:r>
      <w:r>
        <w:rPr>
          <w:rFonts w:hint="eastAsia"/>
        </w:rPr>
        <w:t xml:space="preserve"> encoded by the VCP tool</w:t>
      </w:r>
      <w:r w:rsidRPr="00287EE8">
        <w:rPr>
          <w:rFonts w:hint="eastAsia"/>
        </w:rPr>
        <w:t xml:space="preserve">, its higher 32 bits are raw data, and its lower 32 bits are </w:t>
      </w:r>
      <w:r w:rsidRPr="00287EE8">
        <w:t>check words</w:t>
      </w:r>
      <w:r w:rsidRPr="00287EE8">
        <w:rPr>
          <w:rFonts w:hint="eastAsia"/>
        </w:rPr>
        <w:t xml:space="preserve"> of </w:t>
      </w:r>
      <w:r w:rsidRPr="00287EE8">
        <w:t>the higher</w:t>
      </w:r>
      <w:r w:rsidRPr="00287EE8">
        <w:rPr>
          <w:rFonts w:hint="eastAsia"/>
        </w:rPr>
        <w:t xml:space="preserve"> data. </w:t>
      </w:r>
      <w:r w:rsidRPr="00287EE8">
        <w:t>T</w:t>
      </w:r>
      <w:r w:rsidRPr="00287EE8">
        <w:rPr>
          <w:rFonts w:hint="eastAsia"/>
        </w:rPr>
        <w:t xml:space="preserve">he </w:t>
      </w:r>
      <w:r w:rsidRPr="00287EE8">
        <w:t>check words</w:t>
      </w:r>
      <w:r w:rsidRPr="00287EE8">
        <w:rPr>
          <w:rFonts w:hint="eastAsia"/>
        </w:rPr>
        <w:t xml:space="preserve"> involve time-</w:t>
      </w:r>
      <w:r w:rsidRPr="00287EE8">
        <w:t>label</w:t>
      </w:r>
      <w:r w:rsidRPr="00287EE8">
        <w:rPr>
          <w:rFonts w:hint="eastAsia"/>
        </w:rPr>
        <w:t xml:space="preserve"> technique.</w:t>
      </w:r>
    </w:p>
    <w:p w:rsidR="00CE520C" w:rsidP="00C93484" w:rsidRDefault="00CE520C">
      <w:pPr>
        <w:pStyle w:val="Reqtify"/>
      </w:pPr>
    </w:p>
    <w:p w:rsidR="00CE520C" w:rsidP="00C93484" w:rsidRDefault="00CE520C">
      <w:pPr>
        <w:pStyle w:val="Reqtify"/>
      </w:pPr>
    </w:p>
    <w:p w:rsidR="00CE520C" w:rsidP="00CE520C" w:rsidRDefault="00CE520C">
      <w:pPr>
        <w:pStyle w:val="ReqtifyAltR"/>
      </w:pPr>
      <w:r>
        <w:t>[iTC_CC_ATP-S</w:t>
      </w:r>
      <w:r>
        <w:rPr>
          <w:rFonts w:hint="eastAsia"/>
        </w:rPr>
        <w:t>w</w:t>
      </w:r>
      <w:r>
        <w:t>RS-</w:t>
      </w:r>
      <w:r>
        <w:rPr>
          <w:rFonts w:hint="eastAsia"/>
        </w:rPr>
        <w:t>0499</w:t>
      </w:r>
      <w:r>
        <w:t>]</w:t>
      </w:r>
    </w:p>
    <w:p w:rsidR="00CE520C" w:rsidP="00C93484" w:rsidRDefault="00CE520C">
      <w:pPr>
        <w:pStyle w:val="Reqtify"/>
      </w:pPr>
      <w:r>
        <w:rPr>
          <w:rFonts w:hint="eastAsia"/>
        </w:rPr>
        <w:t>ATP</w:t>
      </w:r>
      <w:r w:rsidRPr="00DB0ED4">
        <w:rPr>
          <w:rFonts w:hint="eastAsia"/>
        </w:rPr>
        <w:t>中安全相关的运算采用</w:t>
      </w:r>
      <w:r w:rsidRPr="00DB0ED4">
        <w:rPr>
          <w:rFonts w:hint="eastAsia"/>
        </w:rPr>
        <w:t>VCP</w:t>
      </w:r>
      <w:r w:rsidRPr="00DB0ED4">
        <w:rPr>
          <w:rFonts w:hint="eastAsia"/>
        </w:rPr>
        <w:t>编码，</w:t>
      </w:r>
      <w:r>
        <w:rPr>
          <w:rFonts w:hint="eastAsia"/>
        </w:rPr>
        <w:t>在</w:t>
      </w:r>
      <w:r w:rsidRPr="00DB0ED4">
        <w:rPr>
          <w:rFonts w:hint="eastAsia"/>
        </w:rPr>
        <w:t>安全运算过程中引入非安全相关运算中产生的变量时，必须先对该变量进行</w:t>
      </w:r>
      <w:r w:rsidRPr="00DB0ED4">
        <w:rPr>
          <w:rFonts w:hint="eastAsia"/>
        </w:rPr>
        <w:t>VCP</w:t>
      </w:r>
      <w:r w:rsidRPr="00DB0ED4">
        <w:rPr>
          <w:rFonts w:hint="eastAsia"/>
        </w:rPr>
        <w:t>编码。</w:t>
      </w:r>
      <w:r>
        <w:rPr>
          <w:rFonts w:hint="eastAsia"/>
        </w:rPr>
        <w:t>包括项目配置参数，线路地图，</w:t>
      </w:r>
      <w:r>
        <w:rPr>
          <w:rFonts w:hint="eastAsia"/>
        </w:rPr>
        <w:t>CC data plug</w:t>
      </w:r>
      <w:r>
        <w:rPr>
          <w:rFonts w:hint="eastAsia"/>
        </w:rPr>
        <w:t>等来自外部的数据，均需离线进行</w:t>
      </w:r>
      <w:r>
        <w:rPr>
          <w:rFonts w:hint="eastAsia"/>
        </w:rPr>
        <w:t>VCP</w:t>
      </w:r>
      <w:r>
        <w:rPr>
          <w:rFonts w:hint="eastAsia"/>
        </w:rPr>
        <w:t>编码。</w:t>
      </w:r>
    </w:p>
    <w:p w:rsidR="00CE520C" w:rsidP="00C93484" w:rsidRDefault="00CE520C">
      <w:pPr>
        <w:pStyle w:val="Reqtify"/>
      </w:pPr>
      <w:r>
        <w:rPr>
          <w:rFonts w:hint="eastAsia"/>
        </w:rPr>
        <w:t xml:space="preserve">For VCP constraints, the </w:t>
      </w:r>
      <w:r>
        <w:t>onboard</w:t>
      </w:r>
      <w:r>
        <w:rPr>
          <w:rFonts w:hint="eastAsia"/>
        </w:rPr>
        <w:t xml:space="preserve"> ATP </w:t>
      </w:r>
      <w:r>
        <w:t>import</w:t>
      </w:r>
      <w:r>
        <w:rPr>
          <w:rFonts w:hint="eastAsia"/>
        </w:rPr>
        <w:t xml:space="preserve">ing data from non-vital </w:t>
      </w:r>
      <w:r>
        <w:t>devices</w:t>
      </w:r>
      <w:r>
        <w:rPr>
          <w:rFonts w:hint="eastAsia"/>
        </w:rPr>
        <w:t xml:space="preserve"> shall encode firstly. The data of project configuration, track map and CC data plug, all coded by the VCP offline tool.</w:t>
      </w:r>
    </w:p>
    <w:p w:rsidRPr="008A1414" w:rsidR="00CE520C" w:rsidP="00CE520C" w:rsidRDefault="00CE520C">
      <w:pPr>
        <w:pStyle w:val="ReqtifyAltQ"/>
      </w:pPr>
      <w:r w:rsidRPr="008A1414">
        <w:t>#Category=</w:t>
      </w:r>
      <w:r>
        <w:rPr>
          <w:rFonts w:hint="eastAsia"/>
        </w:rPr>
        <w:t>Design constraint</w:t>
      </w:r>
    </w:p>
    <w:p w:rsidRPr="008A1414" w:rsidR="00CE520C" w:rsidP="00CE520C" w:rsidRDefault="00CE520C">
      <w:pPr>
        <w:pStyle w:val="ReqtifyAltQ"/>
      </w:pPr>
      <w:r w:rsidRPr="008A1414">
        <w:t>#Contribution</w:t>
      </w:r>
      <w:r>
        <w:t>=</w:t>
      </w:r>
      <w:r>
        <w:rPr>
          <w:rFonts w:hint="eastAsia"/>
        </w:rPr>
        <w:t>N/A</w:t>
      </w:r>
    </w:p>
    <w:p w:rsidRPr="00486F5A" w:rsidR="009328EA" w:rsidP="00CE520C" w:rsidRDefault="00CE520C">
      <w:pPr>
        <w:pStyle w:val="ReqtifyAltQ"/>
        <w:rPr>
          <w:ins w:author="常鸣" w:date="2014-07-03T14:27:00Z" w:id="245"/>
        </w:rPr>
      </w:pPr>
      <w:del w:author="常鸣" w:date="2014-07-03T14:27:00Z" w:id="246">
        <w:r w:rsidRPr="008A1414" w:rsidDel="009328EA">
          <w:delText>#S</w:delText>
        </w:r>
      </w:del>
      <w:ins w:author="常鸣" w:date="2014-07-03T14:27:00Z" w:id="247">
        <w:r w:rsidR="009328EA">
          <w:t>#Allocation=ATP Software</w:t>
        </w:r>
      </w:ins>
      <w:ins w:author="常鸣" w:date="2014-07-03T14:30:00Z" w:id="248">
        <w:r w:rsidR="00486F5A">
          <w:rPr>
            <w:rFonts w:hint="eastAsia"/>
          </w:rPr>
          <w:t>, Vital Embedded Setting</w:t>
        </w:r>
      </w:ins>
    </w:p>
    <w:p w:rsidR="00CE520C" w:rsidP="00CE520C" w:rsidRDefault="009328EA">
      <w:pPr>
        <w:pStyle w:val="ReqtifyAltQ"/>
        <w:rPr>
          <w:ins w:author="常鸣" w:date="2014-07-03T14:16:00Z" w:id="249"/>
        </w:rPr>
      </w:pPr>
      <w:ins w:author="常鸣" w:date="2014-07-03T14:27:00Z" w:id="250">
        <w:r>
          <w:t>#S</w:t>
        </w:r>
      </w:ins>
      <w:r w:rsidRPr="008A1414" w:rsidR="00CE520C">
        <w:t>ource=</w:t>
      </w:r>
      <w:r w:rsidRPr="00DB0ED4" w:rsidR="00CE520C">
        <w:t>[</w:t>
      </w:r>
      <w:r w:rsidR="00CE520C">
        <w:t>iTC_CC-SyAD</w:t>
      </w:r>
      <w:r w:rsidRPr="00DB0ED4" w:rsidR="00CE520C">
        <w:t>-</w:t>
      </w:r>
      <w:r w:rsidRPr="00DB0ED4" w:rsidR="00CE520C">
        <w:rPr>
          <w:rFonts w:hint="eastAsia"/>
        </w:rPr>
        <w:t>001</w:t>
      </w:r>
      <w:r w:rsidR="00CE520C">
        <w:rPr>
          <w:rFonts w:hint="eastAsia"/>
        </w:rPr>
        <w:t>1</w:t>
      </w:r>
      <w:r w:rsidRPr="00DB0ED4" w:rsidR="00CE520C">
        <w:rPr>
          <w:rFonts w:hint="eastAsia"/>
        </w:rPr>
        <w:t>]</w:t>
      </w:r>
      <w:r w:rsidR="00CE520C">
        <w:rPr>
          <w:rFonts w:hint="eastAsia"/>
        </w:rPr>
        <w:t>,</w:t>
      </w:r>
      <w:r w:rsidRPr="00765C7A" w:rsidR="00CE520C">
        <w:t xml:space="preserve"> [iTC_CC-SyAD-</w:t>
      </w:r>
      <w:r w:rsidR="00CE520C">
        <w:rPr>
          <w:rFonts w:hint="eastAsia"/>
        </w:rPr>
        <w:t>0008]</w:t>
      </w:r>
    </w:p>
    <w:p w:rsidRPr="008A1414" w:rsidR="00082E96" w:rsidDel="00082E96" w:rsidP="00CE520C" w:rsidRDefault="00082E96">
      <w:pPr>
        <w:pStyle w:val="ReqtifyAltQ"/>
        <w:rPr>
          <w:del w:author="常鸣" w:date="2014-07-03T14:18:00Z" w:id="251"/>
        </w:rPr>
      </w:pPr>
    </w:p>
    <w:p w:rsidRPr="008A1414" w:rsidR="00CE520C" w:rsidP="00CE520C" w:rsidRDefault="00CE520C">
      <w:pPr>
        <w:pStyle w:val="ReqtifyAltQ"/>
      </w:pPr>
      <w:del w:author="常鸣" w:date="2014-07-03T14:19:00Z" w:id="252">
        <w:r w:rsidRPr="008A1414" w:rsidDel="00082E96">
          <w:delText>[End]</w:delText>
        </w:r>
      </w:del>
      <w:ins w:author="常鸣" w:date="2014-07-03T14:19:00Z" w:id="253">
        <w:r w:rsidR="00082E96">
          <w:t>[End]</w:t>
        </w:r>
      </w:ins>
    </w:p>
    <w:p w:rsidR="00CE520C" w:rsidP="00CE520C" w:rsidRDefault="00CE520C"/>
    <w:p w:rsidR="00CE520C" w:rsidP="00CE520C" w:rsidRDefault="00CE520C"/>
    <w:p w:rsidR="00CE520C" w:rsidP="00CE520C" w:rsidRDefault="00CE520C">
      <w:pPr>
        <w:pStyle w:val="ReqtifyAltR"/>
      </w:pPr>
      <w:r>
        <w:t>[iTC_CC_ATP-S</w:t>
      </w:r>
      <w:r>
        <w:rPr>
          <w:rFonts w:hint="eastAsia"/>
        </w:rPr>
        <w:t>w</w:t>
      </w:r>
      <w:r>
        <w:t>RS-</w:t>
      </w:r>
      <w:r>
        <w:rPr>
          <w:rFonts w:hint="eastAsia"/>
        </w:rPr>
        <w:t>0500</w:t>
      </w:r>
      <w:r>
        <w:t>]</w:t>
      </w:r>
    </w:p>
    <w:p w:rsidR="00CE520C" w:rsidP="00C93484" w:rsidRDefault="00CE520C">
      <w:pPr>
        <w:pStyle w:val="Reqtify"/>
      </w:pPr>
      <w:r>
        <w:rPr>
          <w:rFonts w:hint="eastAsia"/>
        </w:rPr>
        <w:t>每套车载</w:t>
      </w:r>
      <w:r>
        <w:rPr>
          <w:rFonts w:hint="eastAsia"/>
        </w:rPr>
        <w:t>ATP</w:t>
      </w:r>
      <w:r>
        <w:rPr>
          <w:rFonts w:hint="eastAsia"/>
        </w:rPr>
        <w:t>软件由分别运行在</w:t>
      </w:r>
      <w:r>
        <w:rPr>
          <w:rFonts w:hint="eastAsia"/>
        </w:rPr>
        <w:t>VLE-2</w:t>
      </w:r>
      <w:r>
        <w:rPr>
          <w:rFonts w:hint="eastAsia"/>
        </w:rPr>
        <w:t>板两个</w:t>
      </w:r>
      <w:r>
        <w:rPr>
          <w:rFonts w:hint="eastAsia"/>
        </w:rPr>
        <w:t>CPU</w:t>
      </w:r>
      <w:r>
        <w:rPr>
          <w:rFonts w:hint="eastAsia"/>
        </w:rPr>
        <w:t>中各自独立的</w:t>
      </w:r>
      <w:r>
        <w:rPr>
          <w:rFonts w:hint="eastAsia"/>
        </w:rPr>
        <w:t>ATP</w:t>
      </w:r>
      <w:r>
        <w:rPr>
          <w:rFonts w:hint="eastAsia"/>
        </w:rPr>
        <w:t>程序组成，它们分别采用的</w:t>
      </w:r>
      <w:r>
        <w:rPr>
          <w:rFonts w:hint="eastAsia"/>
        </w:rPr>
        <w:t>iCODER100-VCP1</w:t>
      </w:r>
      <w:r>
        <w:rPr>
          <w:rFonts w:hint="eastAsia"/>
        </w:rPr>
        <w:t>和</w:t>
      </w:r>
      <w:r>
        <w:rPr>
          <w:rFonts w:hint="eastAsia"/>
        </w:rPr>
        <w:t>iCODER100-VCP2</w:t>
      </w:r>
      <w:r>
        <w:rPr>
          <w:rFonts w:hint="eastAsia"/>
        </w:rPr>
        <w:t>进行编码，形成</w:t>
      </w:r>
      <w:r>
        <w:rPr>
          <w:rFonts w:hint="eastAsia"/>
        </w:rPr>
        <w:t>2</w:t>
      </w:r>
      <w:r>
        <w:rPr>
          <w:rFonts w:hint="eastAsia"/>
        </w:rPr>
        <w:t>取</w:t>
      </w:r>
      <w:r>
        <w:rPr>
          <w:rFonts w:hint="eastAsia"/>
        </w:rPr>
        <w:t>2</w:t>
      </w:r>
      <w:r>
        <w:rPr>
          <w:rFonts w:hint="eastAsia"/>
        </w:rPr>
        <w:t>结构。</w:t>
      </w:r>
    </w:p>
    <w:p w:rsidR="00CE520C" w:rsidP="00C93484" w:rsidRDefault="00CE520C">
      <w:pPr>
        <w:pStyle w:val="Reqtify"/>
      </w:pPr>
      <w:r>
        <w:rPr>
          <w:rFonts w:hint="eastAsia"/>
        </w:rPr>
        <w:t xml:space="preserve">Each set of onboard ATP shall have two </w:t>
      </w:r>
      <w:r>
        <w:t>parts</w:t>
      </w:r>
      <w:r>
        <w:rPr>
          <w:rFonts w:hint="eastAsia"/>
        </w:rPr>
        <w:t xml:space="preserve"> of </w:t>
      </w:r>
      <w:r>
        <w:t>programs, which</w:t>
      </w:r>
      <w:r>
        <w:rPr>
          <w:rFonts w:hint="eastAsia"/>
        </w:rPr>
        <w:t xml:space="preserve"> compose two out of two </w:t>
      </w:r>
      <w:r>
        <w:t>structures</w:t>
      </w:r>
      <w:r>
        <w:rPr>
          <w:rFonts w:hint="eastAsia"/>
        </w:rPr>
        <w:t xml:space="preserve">. One program </w:t>
      </w:r>
      <w:r>
        <w:t>deploys</w:t>
      </w:r>
      <w:r>
        <w:rPr>
          <w:rFonts w:hint="eastAsia"/>
        </w:rPr>
        <w:t xml:space="preserve"> on one of two CPUs of the VLE-2 board, and </w:t>
      </w:r>
      <w:r>
        <w:rPr>
          <w:rFonts w:hint="eastAsia"/>
        </w:rPr>
        <w:lastRenderedPageBreak/>
        <w:t xml:space="preserve">the other deploy on another CPU. They </w:t>
      </w:r>
      <w:r>
        <w:t>perf</w:t>
      </w:r>
      <w:r>
        <w:rPr>
          <w:rFonts w:hint="eastAsia"/>
        </w:rPr>
        <w:t>or</w:t>
      </w:r>
      <w:r>
        <w:t>m</w:t>
      </w:r>
      <w:r>
        <w:rPr>
          <w:rFonts w:hint="eastAsia"/>
        </w:rPr>
        <w:t xml:space="preserve"> similar functions but encode by iCODER100-VCP1 and iCODER100-VCP2 respectively.</w:t>
      </w:r>
    </w:p>
    <w:p w:rsidRPr="008A1414" w:rsidR="00CE520C" w:rsidP="00CE520C" w:rsidRDefault="00CE520C">
      <w:pPr>
        <w:pStyle w:val="ReqtifyAltQ"/>
      </w:pPr>
      <w:r w:rsidRPr="008A1414">
        <w:t>#Category=</w:t>
      </w:r>
      <w:r>
        <w:rPr>
          <w:rFonts w:hint="eastAsia"/>
        </w:rPr>
        <w:t>Design constraint</w:t>
      </w:r>
    </w:p>
    <w:p w:rsidRPr="008A1414" w:rsidR="00CE520C" w:rsidP="00CE520C" w:rsidRDefault="00CE520C">
      <w:pPr>
        <w:pStyle w:val="ReqtifyAltQ"/>
      </w:pPr>
      <w:r w:rsidRPr="008A1414">
        <w:t>#Contribution</w:t>
      </w:r>
      <w:r>
        <w:t>=</w:t>
      </w:r>
      <w:r>
        <w:rPr>
          <w:rFonts w:hint="eastAsia"/>
        </w:rPr>
        <w:t>N/A</w:t>
      </w:r>
    </w:p>
    <w:p w:rsidR="009328EA" w:rsidP="00CE520C" w:rsidRDefault="00CE520C">
      <w:pPr>
        <w:pStyle w:val="ReqtifyAltQ"/>
        <w:rPr>
          <w:ins w:author="常鸣" w:date="2014-07-03T14:27:00Z" w:id="254"/>
        </w:rPr>
      </w:pPr>
      <w:del w:author="常鸣" w:date="2014-07-03T14:27:00Z" w:id="255">
        <w:r w:rsidRPr="008A1414" w:rsidDel="009328EA">
          <w:delText>#S</w:delText>
        </w:r>
      </w:del>
      <w:ins w:author="常鸣" w:date="2014-07-03T14:27:00Z" w:id="256">
        <w:r w:rsidR="009328EA">
          <w:t>#Allocation=ATP Software</w:t>
        </w:r>
      </w:ins>
    </w:p>
    <w:p w:rsidRPr="008A1414" w:rsidR="00CE520C" w:rsidP="00CE520C" w:rsidRDefault="009328EA">
      <w:pPr>
        <w:pStyle w:val="ReqtifyAltQ"/>
      </w:pPr>
      <w:ins w:author="常鸣" w:date="2014-07-03T14:27:00Z" w:id="257">
        <w:r>
          <w:t>#S</w:t>
        </w:r>
      </w:ins>
      <w:r w:rsidRPr="008A1414" w:rsidR="00CE520C">
        <w:t>ource=</w:t>
      </w:r>
      <w:r w:rsidRPr="00765C7A" w:rsidR="00CE520C">
        <w:t>[iTC_CC</w:t>
      </w:r>
      <w:r w:rsidRPr="00765C7A" w:rsidR="00CE520C">
        <w:rPr>
          <w:rFonts w:hint="eastAsia"/>
        </w:rPr>
        <w:t>-</w:t>
      </w:r>
      <w:r w:rsidRPr="00765C7A" w:rsidR="00CE520C">
        <w:t>Sy</w:t>
      </w:r>
      <w:r w:rsidRPr="00765C7A" w:rsidR="00CE520C">
        <w:rPr>
          <w:rFonts w:hint="eastAsia"/>
        </w:rPr>
        <w:t>AD</w:t>
      </w:r>
      <w:r w:rsidRPr="00765C7A" w:rsidR="00CE520C">
        <w:t>-</w:t>
      </w:r>
      <w:r w:rsidRPr="00765C7A" w:rsidR="00CE520C">
        <w:rPr>
          <w:rFonts w:hint="eastAsia"/>
        </w:rPr>
        <w:t>0002]</w:t>
      </w:r>
      <w:r w:rsidR="00CE520C">
        <w:t>,</w:t>
      </w:r>
      <w:r w:rsidRPr="00765C7A" w:rsidR="00CE520C">
        <w:t xml:space="preserve"> </w:t>
      </w:r>
      <w:r w:rsidRPr="007F1766" w:rsidR="00CE520C">
        <w:t>[</w:t>
      </w:r>
      <w:r w:rsidR="00CE520C">
        <w:t>iTC_CC-SyAD</w:t>
      </w:r>
      <w:r w:rsidRPr="007F1766" w:rsidR="00CE520C">
        <w:t>-</w:t>
      </w:r>
      <w:r w:rsidR="00CE520C">
        <w:rPr>
          <w:rFonts w:hint="eastAsia"/>
        </w:rPr>
        <w:t>000</w:t>
      </w:r>
      <w:r w:rsidRPr="007F1766" w:rsidR="00CE520C">
        <w:rPr>
          <w:rFonts w:hint="eastAsia"/>
        </w:rPr>
        <w:t>6]</w:t>
      </w:r>
      <w:r w:rsidR="00CE520C">
        <w:t>,</w:t>
      </w:r>
      <w:r w:rsidRPr="007F1766" w:rsidR="00CE520C">
        <w:t>[</w:t>
      </w:r>
      <w:r w:rsidR="00CE520C">
        <w:t>iTC_CC-SyAD</w:t>
      </w:r>
      <w:r w:rsidRPr="007F1766" w:rsidR="00CE520C">
        <w:t>-</w:t>
      </w:r>
      <w:r w:rsidRPr="007F1766" w:rsidR="00CE520C">
        <w:rPr>
          <w:rFonts w:hint="eastAsia"/>
        </w:rPr>
        <w:t>0116]</w:t>
      </w:r>
      <w:r w:rsidR="00CE520C">
        <w:rPr>
          <w:rFonts w:hint="eastAsia"/>
        </w:rPr>
        <w:t>,</w:t>
      </w:r>
      <w:r w:rsidRPr="006364EF" w:rsidR="00CE520C">
        <w:t xml:space="preserve"> </w:t>
      </w:r>
      <w:r w:rsidRPr="00DB0ED4" w:rsidR="00CE520C">
        <w:t>[</w:t>
      </w:r>
      <w:r w:rsidR="00CE520C">
        <w:t>iTC_CC-SyAD</w:t>
      </w:r>
      <w:r w:rsidRPr="00DB0ED4" w:rsidR="00CE520C">
        <w:t>-</w:t>
      </w:r>
      <w:r w:rsidR="00CE520C">
        <w:rPr>
          <w:rFonts w:hint="eastAsia"/>
        </w:rPr>
        <w:t>0828</w:t>
      </w:r>
      <w:r w:rsidRPr="00DB0ED4" w:rsidR="00CE520C">
        <w:rPr>
          <w:rFonts w:hint="eastAsia"/>
        </w:rPr>
        <w:t>]</w:t>
      </w:r>
    </w:p>
    <w:p w:rsidRPr="008A1414" w:rsidR="00CE520C" w:rsidP="00CE520C" w:rsidRDefault="00CE520C">
      <w:pPr>
        <w:pStyle w:val="ReqtifyAltQ"/>
      </w:pPr>
      <w:r w:rsidRPr="008A1414">
        <w:t>[End]</w:t>
      </w:r>
    </w:p>
    <w:p w:rsidR="00CE520C" w:rsidP="00CE520C" w:rsidRDefault="00CE520C"/>
    <w:p w:rsidR="00CE520C" w:rsidP="00CE520C" w:rsidRDefault="00CE520C"/>
    <w:p w:rsidR="00CE520C" w:rsidP="00CE520C" w:rsidRDefault="00CE520C">
      <w:pPr>
        <w:pStyle w:val="ReqtifyAltR"/>
      </w:pPr>
      <w:r>
        <w:t>[iTC_CC_ATP-S</w:t>
      </w:r>
      <w:r>
        <w:rPr>
          <w:rFonts w:hint="eastAsia"/>
        </w:rPr>
        <w:t>w</w:t>
      </w:r>
      <w:r>
        <w:t>RS-</w:t>
      </w:r>
      <w:r>
        <w:rPr>
          <w:rFonts w:hint="eastAsia"/>
        </w:rPr>
        <w:t>0501</w:t>
      </w:r>
      <w:r>
        <w:t>]</w:t>
      </w:r>
    </w:p>
    <w:p w:rsidR="00CE520C" w:rsidP="00C93484" w:rsidRDefault="00CE520C">
      <w:pPr>
        <w:pStyle w:val="Reqtify"/>
      </w:pPr>
      <w:r>
        <w:rPr>
          <w:rFonts w:hint="eastAsia"/>
        </w:rPr>
        <w:t>运行车载</w:t>
      </w:r>
      <w:r>
        <w:rPr>
          <w:rFonts w:hint="eastAsia"/>
        </w:rPr>
        <w:t>ATP</w:t>
      </w:r>
      <w:r>
        <w:rPr>
          <w:rFonts w:hint="eastAsia"/>
        </w:rPr>
        <w:t>程序的操作系统为</w:t>
      </w:r>
      <w:r>
        <w:rPr>
          <w:rFonts w:hint="eastAsia"/>
        </w:rPr>
        <w:t>VxWorks 5.5</w:t>
      </w:r>
      <w:r>
        <w:rPr>
          <w:rFonts w:hint="eastAsia"/>
        </w:rPr>
        <w:t>。</w:t>
      </w:r>
    </w:p>
    <w:p w:rsidR="00CE520C" w:rsidP="00C93484" w:rsidRDefault="00CE520C">
      <w:pPr>
        <w:pStyle w:val="Reqtify"/>
      </w:pPr>
      <w:r>
        <w:rPr>
          <w:rFonts w:hint="eastAsia"/>
        </w:rPr>
        <w:t>The onboard ATP shall work on the VxWorks 5.5 operating system.</w:t>
      </w:r>
    </w:p>
    <w:p w:rsidR="00CE520C" w:rsidP="00CE520C" w:rsidRDefault="00CE520C">
      <w:pPr>
        <w:pStyle w:val="ReqtifyAltQ"/>
      </w:pPr>
      <w:r w:rsidRPr="008A1414">
        <w:t>#Category=</w:t>
      </w:r>
      <w:r>
        <w:rPr>
          <w:rFonts w:hint="eastAsia"/>
        </w:rPr>
        <w:t>Design constraint</w:t>
      </w:r>
    </w:p>
    <w:p w:rsidRPr="008A1414" w:rsidR="00CE520C" w:rsidP="00CE520C" w:rsidRDefault="00CE520C">
      <w:pPr>
        <w:pStyle w:val="ReqtifyAltQ"/>
      </w:pPr>
      <w:r>
        <w:rPr>
          <w:rFonts w:hint="eastAsia"/>
        </w:rPr>
        <w:t>#Contribution=N/A</w:t>
      </w:r>
    </w:p>
    <w:p w:rsidR="009328EA" w:rsidP="00CE520C" w:rsidRDefault="00CE520C">
      <w:pPr>
        <w:pStyle w:val="ReqtifyAltQ"/>
        <w:rPr>
          <w:ins w:author="常鸣" w:date="2014-07-03T14:27:00Z" w:id="258"/>
        </w:rPr>
      </w:pPr>
      <w:del w:author="常鸣" w:date="2014-07-03T14:27:00Z" w:id="259">
        <w:r w:rsidRPr="008A1414" w:rsidDel="009328EA">
          <w:delText>#S</w:delText>
        </w:r>
      </w:del>
      <w:ins w:author="常鸣" w:date="2014-07-03T14:27:00Z" w:id="260">
        <w:r w:rsidR="009328EA">
          <w:t>#Allocation=ATP Software</w:t>
        </w:r>
      </w:ins>
    </w:p>
    <w:p w:rsidRPr="00FC7535" w:rsidR="00CE520C" w:rsidP="00CE520C" w:rsidRDefault="009328EA">
      <w:pPr>
        <w:pStyle w:val="ReqtifyAltQ"/>
      </w:pPr>
      <w:ins w:author="常鸣" w:date="2014-07-03T14:27:00Z" w:id="261">
        <w:r>
          <w:t>#S</w:t>
        </w:r>
      </w:ins>
      <w:r w:rsidRPr="008A1414" w:rsidR="00CE520C">
        <w:t>ource=</w:t>
      </w:r>
      <w:r w:rsidRPr="00DB0ED4" w:rsidR="00CE520C">
        <w:t>[</w:t>
      </w:r>
      <w:r w:rsidR="00CE520C">
        <w:t>iTC_CC-SyAD</w:t>
      </w:r>
      <w:r w:rsidRPr="00DB0ED4" w:rsidR="00CE520C">
        <w:t>-</w:t>
      </w:r>
      <w:r w:rsidRPr="00DB0ED4" w:rsidR="00CE520C">
        <w:rPr>
          <w:rFonts w:hint="eastAsia"/>
        </w:rPr>
        <w:t>00</w:t>
      </w:r>
      <w:r w:rsidR="00CE520C">
        <w:rPr>
          <w:rFonts w:hint="eastAsia"/>
        </w:rPr>
        <w:t>62</w:t>
      </w:r>
      <w:r w:rsidRPr="00DB0ED4" w:rsidR="00CE520C">
        <w:rPr>
          <w:rFonts w:hint="eastAsia"/>
        </w:rPr>
        <w:t>]</w:t>
      </w:r>
      <w:r w:rsidR="00CE520C">
        <w:rPr>
          <w:rFonts w:hint="eastAsia"/>
        </w:rPr>
        <w:t xml:space="preserve">, </w:t>
      </w:r>
      <w:r w:rsidRPr="00FC7535" w:rsidR="00CE520C">
        <w:t>[iCODER100-</w:t>
      </w:r>
      <w:r w:rsidRPr="00FC7535" w:rsidR="00CE520C">
        <w:rPr>
          <w:rFonts w:hint="eastAsia"/>
        </w:rPr>
        <w:t>VCP1-</w:t>
      </w:r>
      <w:r w:rsidRPr="00FC7535" w:rsidR="00CE520C">
        <w:t>SwUR-00</w:t>
      </w:r>
      <w:r w:rsidRPr="00FC7535" w:rsidR="00CE520C">
        <w:rPr>
          <w:rFonts w:hint="eastAsia"/>
        </w:rPr>
        <w:t>09</w:t>
      </w:r>
      <w:r w:rsidRPr="00FC7535" w:rsidR="00CE520C">
        <w:t>]</w:t>
      </w:r>
      <w:r w:rsidR="00CE520C">
        <w:rPr>
          <w:rFonts w:hint="eastAsia"/>
        </w:rPr>
        <w:t>,</w:t>
      </w:r>
      <w:r w:rsidRPr="00CE520C" w:rsidR="00CE520C">
        <w:t xml:space="preserve"> </w:t>
      </w:r>
      <w:r w:rsidR="00CE520C">
        <w:t>[iCODER100-</w:t>
      </w:r>
      <w:r w:rsidR="00CE520C">
        <w:rPr>
          <w:rFonts w:hint="eastAsia"/>
        </w:rPr>
        <w:t>VCP2-</w:t>
      </w:r>
      <w:r w:rsidR="00CE520C">
        <w:t>SwUR-</w:t>
      </w:r>
      <w:r w:rsidRPr="001F42C7" w:rsidR="00CE520C">
        <w:t>00</w:t>
      </w:r>
      <w:r w:rsidR="00CE520C">
        <w:rPr>
          <w:rFonts w:hint="eastAsia"/>
        </w:rPr>
        <w:t>09</w:t>
      </w:r>
      <w:r w:rsidRPr="001F42C7" w:rsidR="00CE520C">
        <w:t>]</w:t>
      </w:r>
    </w:p>
    <w:p w:rsidRPr="008A1414" w:rsidR="00CE520C" w:rsidP="00CE520C" w:rsidRDefault="00CE520C">
      <w:pPr>
        <w:pStyle w:val="ReqtifyAltQ"/>
      </w:pPr>
      <w:r w:rsidRPr="008A1414">
        <w:t>[End]</w:t>
      </w:r>
    </w:p>
    <w:p w:rsidR="00CE520C" w:rsidP="00C93484" w:rsidRDefault="00CE520C">
      <w:pPr>
        <w:pStyle w:val="Reqtify"/>
      </w:pPr>
    </w:p>
    <w:p w:rsidRPr="00FC7535" w:rsidR="00FC7535" w:rsidP="00FC7535" w:rsidRDefault="00FC7535"/>
    <w:p w:rsidRPr="00FC7535" w:rsidR="00F9663D" w:rsidP="00F9663D" w:rsidRDefault="00F9663D">
      <w:pPr>
        <w:pStyle w:val="ReqtifyAltR"/>
      </w:pPr>
      <w:r>
        <w:t>[iTC_CC_ATP-SwRS-</w:t>
      </w:r>
      <w:r>
        <w:rPr>
          <w:rFonts w:hint="eastAsia"/>
        </w:rPr>
        <w:t>0</w:t>
      </w:r>
      <w:r w:rsidR="00CE520C">
        <w:rPr>
          <w:rFonts w:hint="eastAsia"/>
        </w:rPr>
        <w:t>760</w:t>
      </w:r>
      <w:r>
        <w:t>]</w:t>
      </w:r>
    </w:p>
    <w:p w:rsidRPr="00FC7535" w:rsidR="00FC7535" w:rsidP="00C93484" w:rsidRDefault="00CE520C">
      <w:pPr>
        <w:pStyle w:val="Reqtify"/>
      </w:pPr>
      <w:r>
        <w:rPr>
          <w:rFonts w:hint="eastAsia"/>
        </w:rPr>
        <w:t>ATP</w:t>
      </w:r>
      <w:r>
        <w:rPr>
          <w:rFonts w:hint="eastAsia"/>
        </w:rPr>
        <w:t>使用的</w:t>
      </w:r>
      <w:r w:rsidRPr="00FC7535" w:rsidR="00FC7535">
        <w:rPr>
          <w:rFonts w:hint="eastAsia"/>
        </w:rPr>
        <w:t>iCODER-VCP1</w:t>
      </w:r>
      <w:r w:rsidRPr="00FC7535" w:rsidR="00FC7535">
        <w:rPr>
          <w:rFonts w:hint="eastAsia"/>
        </w:rPr>
        <w:t>和</w:t>
      </w:r>
      <w:r w:rsidRPr="00FC7535" w:rsidR="00FC7535">
        <w:rPr>
          <w:rFonts w:hint="eastAsia"/>
        </w:rPr>
        <w:t>iCODER-VCP2</w:t>
      </w:r>
      <w:r w:rsidRPr="00FC7535" w:rsidR="00FC7535">
        <w:rPr>
          <w:rFonts w:hint="eastAsia"/>
        </w:rPr>
        <w:t>应装在两个不同的计算机上。独立运行</w:t>
      </w:r>
      <w:r w:rsidRPr="00FC7535" w:rsidR="00FC7535">
        <w:rPr>
          <w:rFonts w:hint="eastAsia"/>
        </w:rPr>
        <w:t>VCP1</w:t>
      </w:r>
      <w:r w:rsidRPr="00FC7535" w:rsidR="00FC7535">
        <w:rPr>
          <w:rFonts w:hint="eastAsia"/>
        </w:rPr>
        <w:t>和</w:t>
      </w:r>
      <w:r w:rsidRPr="00FC7535" w:rsidR="00FC7535">
        <w:rPr>
          <w:rFonts w:hint="eastAsia"/>
        </w:rPr>
        <w:t>VCP2</w:t>
      </w:r>
      <w:r w:rsidRPr="00FC7535" w:rsidR="00FC7535">
        <w:rPr>
          <w:rFonts w:hint="eastAsia"/>
        </w:rPr>
        <w:t>生成的两份冗余代码只有在经过比较且一致后才能使用。用于双链冗余代码比较的工具是两个不同的商用比较工具。</w:t>
      </w:r>
    </w:p>
    <w:p w:rsidRPr="00FC7535" w:rsidR="00FC7535" w:rsidP="00C93484" w:rsidRDefault="00FC7535">
      <w:pPr>
        <w:pStyle w:val="Reqtify"/>
      </w:pPr>
      <w:r w:rsidRPr="00FC7535">
        <w:rPr>
          <w:rFonts w:hint="eastAsia"/>
        </w:rPr>
        <w:t xml:space="preserve">iCODER-VCP1 and iCODER-VCP2 shall be installed in two different computer. The two redundant codes generated by independent VCP1 and VCP2 must be fit through comparison before being used. </w:t>
      </w:r>
      <w:r w:rsidRPr="00FC7535">
        <w:t>Two different commercial compare tools have been used to compare the redundant code generated by two channel</w:t>
      </w:r>
      <w:r w:rsidRPr="00FC7535">
        <w:rPr>
          <w:rFonts w:hint="eastAsia"/>
        </w:rPr>
        <w:t>.</w:t>
      </w:r>
    </w:p>
    <w:p w:rsidRPr="008A1414" w:rsidR="00FC7535" w:rsidP="00FC7535" w:rsidRDefault="00FC7535">
      <w:pPr>
        <w:pStyle w:val="ReqtifyAltQ"/>
      </w:pPr>
      <w:r w:rsidRPr="008A1414">
        <w:t>#Category=</w:t>
      </w:r>
      <w:r>
        <w:rPr>
          <w:rFonts w:hint="eastAsia"/>
        </w:rPr>
        <w:t>Design constraint</w:t>
      </w:r>
    </w:p>
    <w:p w:rsidRPr="008A1414" w:rsidR="00FC7535" w:rsidP="00FC7535" w:rsidRDefault="00FC7535">
      <w:pPr>
        <w:pStyle w:val="ReqtifyAltQ"/>
      </w:pPr>
      <w:r w:rsidRPr="008A1414">
        <w:t>#Contribution</w:t>
      </w:r>
      <w:r>
        <w:t>=</w:t>
      </w:r>
      <w:r>
        <w:rPr>
          <w:rFonts w:hint="eastAsia"/>
        </w:rPr>
        <w:t>N/A</w:t>
      </w:r>
    </w:p>
    <w:p w:rsidRPr="009328EA" w:rsidR="009328EA" w:rsidP="00FC7535" w:rsidRDefault="00FC7535">
      <w:pPr>
        <w:pStyle w:val="ReqtifyAltQ"/>
        <w:rPr>
          <w:ins w:author="常鸣" w:date="2014-07-03T14:27:00Z" w:id="262"/>
        </w:rPr>
      </w:pPr>
      <w:del w:author="常鸣" w:date="2014-07-03T14:27:00Z" w:id="263">
        <w:r w:rsidRPr="009328EA" w:rsidDel="009328EA">
          <w:delText>#S</w:delText>
        </w:r>
      </w:del>
      <w:ins w:author="常鸣" w:date="2014-07-03T14:27:00Z" w:id="264">
        <w:r w:rsidRPr="009328EA" w:rsidR="009328EA">
          <w:t>#Allocation=ATP Software</w:t>
        </w:r>
      </w:ins>
    </w:p>
    <w:p w:rsidRPr="009328EA" w:rsidR="00FC7535" w:rsidP="00FC7535" w:rsidRDefault="009328EA">
      <w:pPr>
        <w:pStyle w:val="ReqtifyAltQ"/>
      </w:pPr>
      <w:ins w:author="常鸣" w:date="2014-07-03T14:27:00Z" w:id="265">
        <w:r w:rsidRPr="009328EA">
          <w:t>#S</w:t>
        </w:r>
      </w:ins>
      <w:r w:rsidRPr="009328EA" w:rsidR="00FC7535">
        <w:t>ource=</w:t>
      </w:r>
      <w:r w:rsidRPr="009328EA" w:rsidR="00F9663D">
        <w:t>[iCODER100-</w:t>
      </w:r>
      <w:r w:rsidRPr="009328EA" w:rsidR="00F9663D">
        <w:rPr>
          <w:rFonts w:hint="eastAsia"/>
        </w:rPr>
        <w:t>VCP1-</w:t>
      </w:r>
      <w:r w:rsidRPr="009328EA" w:rsidR="00F9663D">
        <w:t>SwUR-00</w:t>
      </w:r>
      <w:r w:rsidRPr="009328EA" w:rsidR="00F9663D">
        <w:rPr>
          <w:rFonts w:hint="eastAsia"/>
        </w:rPr>
        <w:t>02</w:t>
      </w:r>
      <w:r w:rsidRPr="009328EA" w:rsidR="00F9663D">
        <w:t>]</w:t>
      </w:r>
      <w:r w:rsidRPr="009328EA" w:rsidR="00CE520C">
        <w:rPr>
          <w:rFonts w:hint="eastAsia"/>
        </w:rPr>
        <w:t>,</w:t>
      </w:r>
      <w:r w:rsidRPr="009328EA" w:rsidR="00CE520C">
        <w:t xml:space="preserve"> [iCODER100-</w:t>
      </w:r>
      <w:r w:rsidRPr="009328EA" w:rsidR="00CE520C">
        <w:rPr>
          <w:rFonts w:hint="eastAsia"/>
        </w:rPr>
        <w:t>VCP2-</w:t>
      </w:r>
      <w:r w:rsidRPr="009328EA" w:rsidR="00CE520C">
        <w:t>SwUR-00</w:t>
      </w:r>
      <w:r w:rsidRPr="009328EA" w:rsidR="00CE520C">
        <w:rPr>
          <w:rFonts w:hint="eastAsia"/>
        </w:rPr>
        <w:t>02</w:t>
      </w:r>
      <w:r w:rsidRPr="009328EA" w:rsidR="00CE520C">
        <w:t>]</w:t>
      </w:r>
    </w:p>
    <w:p w:rsidRPr="008A1414" w:rsidR="00FC7535" w:rsidP="00FC7535" w:rsidRDefault="00FC7535">
      <w:pPr>
        <w:pStyle w:val="ReqtifyAltQ"/>
      </w:pPr>
      <w:r w:rsidRPr="008A1414">
        <w:t>[End]</w:t>
      </w:r>
    </w:p>
    <w:p w:rsidR="00FC7535" w:rsidP="00FC7535" w:rsidRDefault="00FC7535"/>
    <w:p w:rsidRPr="00FC7535" w:rsidR="00FC7535" w:rsidP="00FC7535" w:rsidRDefault="00FC7535"/>
    <w:p w:rsidRPr="00FC7535" w:rsidR="00F9663D" w:rsidP="00F9663D" w:rsidRDefault="00F9663D">
      <w:pPr>
        <w:pStyle w:val="ReqtifyAltR"/>
      </w:pPr>
      <w:r>
        <w:t>[iTC_CC_ATP-SwRS-</w:t>
      </w:r>
      <w:r>
        <w:rPr>
          <w:rFonts w:hint="eastAsia"/>
        </w:rPr>
        <w:t>0</w:t>
      </w:r>
      <w:r w:rsidR="00CE520C">
        <w:rPr>
          <w:rFonts w:hint="eastAsia"/>
        </w:rPr>
        <w:t>761</w:t>
      </w:r>
      <w:r>
        <w:t>]</w:t>
      </w:r>
    </w:p>
    <w:p w:rsidRPr="00FC7535" w:rsidR="00FC7535" w:rsidP="00C93484" w:rsidRDefault="00CE520C">
      <w:pPr>
        <w:pStyle w:val="Reqtify"/>
      </w:pPr>
      <w:r>
        <w:rPr>
          <w:rFonts w:hint="eastAsia"/>
        </w:rPr>
        <w:t>ATP</w:t>
      </w:r>
      <w:r w:rsidRPr="00FC7535" w:rsidR="00FC7535">
        <w:rPr>
          <w:rFonts w:hint="eastAsia"/>
        </w:rPr>
        <w:t>在源码中需要进行冗余编码的全局变量的个数（结构体全局变量以结构体的成员个数计算）不能超过</w:t>
      </w:r>
      <w:r w:rsidRPr="00FC7535" w:rsidR="00FC7535">
        <w:rPr>
          <w:rFonts w:hint="eastAsia"/>
        </w:rPr>
        <w:t>3000</w:t>
      </w:r>
      <w:r w:rsidRPr="00FC7535" w:rsidR="00FC7535">
        <w:rPr>
          <w:rFonts w:hint="eastAsia"/>
        </w:rPr>
        <w:t>个，函数个数不能超过</w:t>
      </w:r>
      <w:r w:rsidR="00877F3D">
        <w:rPr>
          <w:rFonts w:hint="eastAsia"/>
        </w:rPr>
        <w:t>3</w:t>
      </w:r>
      <w:r w:rsidRPr="00FC7535" w:rsidR="00877F3D">
        <w:rPr>
          <w:rFonts w:hint="eastAsia"/>
        </w:rPr>
        <w:t>00</w:t>
      </w:r>
      <w:r w:rsidRPr="00FC7535" w:rsidR="00FC7535">
        <w:rPr>
          <w:rFonts w:hint="eastAsia"/>
        </w:rPr>
        <w:t>个，函数内的局部变量个数不能超过</w:t>
      </w:r>
      <w:r w:rsidRPr="00FC7535" w:rsidR="00FC7535">
        <w:rPr>
          <w:rFonts w:hint="eastAsia"/>
        </w:rPr>
        <w:t>20</w:t>
      </w:r>
      <w:r w:rsidRPr="00FC7535" w:rsidR="00FC7535">
        <w:rPr>
          <w:rFonts w:hint="eastAsia"/>
        </w:rPr>
        <w:t>个（结构体局部变量以结构体的成员个数计算），全局和局部布尔变量的个数不能超过</w:t>
      </w:r>
      <w:r w:rsidRPr="00FC7535" w:rsidR="00FC7535">
        <w:rPr>
          <w:rFonts w:hint="eastAsia"/>
        </w:rPr>
        <w:t>100</w:t>
      </w:r>
      <w:r w:rsidRPr="00FC7535" w:rsidR="00FC7535">
        <w:rPr>
          <w:rFonts w:hint="eastAsia"/>
        </w:rPr>
        <w:t>个。</w:t>
      </w:r>
    </w:p>
    <w:p w:rsidRPr="00FC7535" w:rsidR="00FC7535" w:rsidP="00C93484" w:rsidRDefault="00FC7535">
      <w:pPr>
        <w:pStyle w:val="Reqtify"/>
      </w:pPr>
      <w:r w:rsidRPr="00FC7535">
        <w:rPr>
          <w:rFonts w:hint="eastAsia"/>
        </w:rPr>
        <w:lastRenderedPageBreak/>
        <w:t xml:space="preserve">The number of global variables that need to be redundant coded in the </w:t>
      </w:r>
      <w:r w:rsidR="00CE520C">
        <w:rPr>
          <w:rFonts w:hint="eastAsia"/>
        </w:rPr>
        <w:t xml:space="preserve">ATP </w:t>
      </w:r>
      <w:r w:rsidRPr="00FC7535">
        <w:rPr>
          <w:rFonts w:hint="eastAsia"/>
        </w:rPr>
        <w:t xml:space="preserve">source code </w:t>
      </w:r>
      <w:r w:rsidRPr="00FC7535">
        <w:t>cannot</w:t>
      </w:r>
      <w:r w:rsidRPr="00FC7535">
        <w:rPr>
          <w:rFonts w:hint="eastAsia"/>
        </w:rPr>
        <w:t xml:space="preserve"> be more than 3000 and the function number is less than </w:t>
      </w:r>
      <w:r w:rsidR="00877F3D">
        <w:rPr>
          <w:rFonts w:hint="eastAsia"/>
        </w:rPr>
        <w:t>3</w:t>
      </w:r>
      <w:r w:rsidRPr="00FC7535" w:rsidR="00877F3D">
        <w:rPr>
          <w:rFonts w:hint="eastAsia"/>
        </w:rPr>
        <w:t xml:space="preserve">00 </w:t>
      </w:r>
      <w:r w:rsidRPr="00FC7535">
        <w:rPr>
          <w:rFonts w:hint="eastAsia"/>
        </w:rPr>
        <w:t>and the local variables less than 20 (the structure local variables can be calculated by the member numbers of the struct) and the Boolean variables less than 100.</w:t>
      </w:r>
    </w:p>
    <w:p w:rsidRPr="008A1414" w:rsidR="00FC7535" w:rsidP="00FC7535" w:rsidRDefault="00FC7535">
      <w:pPr>
        <w:pStyle w:val="ReqtifyAltQ"/>
      </w:pPr>
      <w:r w:rsidRPr="008A1414">
        <w:t>#Category=</w:t>
      </w:r>
      <w:r>
        <w:rPr>
          <w:rFonts w:hint="eastAsia"/>
        </w:rPr>
        <w:t>Design constraint</w:t>
      </w:r>
    </w:p>
    <w:p w:rsidRPr="008A1414" w:rsidR="00FC7535" w:rsidP="00FC7535" w:rsidRDefault="00FC7535">
      <w:pPr>
        <w:pStyle w:val="ReqtifyAltQ"/>
      </w:pPr>
      <w:r w:rsidRPr="008A1414">
        <w:t>#Contribution</w:t>
      </w:r>
      <w:r>
        <w:t>=</w:t>
      </w:r>
      <w:r>
        <w:rPr>
          <w:rFonts w:hint="eastAsia"/>
        </w:rPr>
        <w:t>N/A</w:t>
      </w:r>
    </w:p>
    <w:p w:rsidRPr="009328EA" w:rsidR="009328EA" w:rsidP="00FC7535" w:rsidRDefault="00FC7535">
      <w:pPr>
        <w:pStyle w:val="ReqtifyAltQ"/>
        <w:rPr>
          <w:ins w:author="常鸣" w:date="2014-07-03T14:27:00Z" w:id="266"/>
        </w:rPr>
      </w:pPr>
      <w:del w:author="常鸣" w:date="2014-07-03T14:27:00Z" w:id="267">
        <w:r w:rsidRPr="009328EA" w:rsidDel="009328EA">
          <w:delText>#S</w:delText>
        </w:r>
      </w:del>
      <w:ins w:author="常鸣" w:date="2014-07-03T14:27:00Z" w:id="268">
        <w:r w:rsidRPr="009328EA" w:rsidR="009328EA">
          <w:t>#Allocation=ATP Software</w:t>
        </w:r>
      </w:ins>
    </w:p>
    <w:p w:rsidRPr="009328EA" w:rsidR="00FC7535" w:rsidP="00FC7535" w:rsidRDefault="009328EA">
      <w:pPr>
        <w:pStyle w:val="ReqtifyAltQ"/>
      </w:pPr>
      <w:ins w:author="常鸣" w:date="2014-07-03T14:27:00Z" w:id="269">
        <w:r w:rsidRPr="009328EA">
          <w:t>#S</w:t>
        </w:r>
      </w:ins>
      <w:r w:rsidRPr="009328EA" w:rsidR="00FC7535">
        <w:t>ource=</w:t>
      </w:r>
      <w:r w:rsidRPr="009328EA" w:rsidR="00F9663D">
        <w:t xml:space="preserve"> [iCODER100-</w:t>
      </w:r>
      <w:r w:rsidRPr="009328EA" w:rsidR="00F9663D">
        <w:rPr>
          <w:rFonts w:hint="eastAsia"/>
        </w:rPr>
        <w:t>VCP1-</w:t>
      </w:r>
      <w:r w:rsidRPr="009328EA" w:rsidR="00F9663D">
        <w:t>SwUR-00</w:t>
      </w:r>
      <w:r w:rsidRPr="009328EA" w:rsidR="00F9663D">
        <w:rPr>
          <w:rFonts w:hint="eastAsia"/>
        </w:rPr>
        <w:t>03</w:t>
      </w:r>
      <w:r w:rsidRPr="009328EA" w:rsidR="00F9663D">
        <w:t>]</w:t>
      </w:r>
      <w:r w:rsidRPr="009328EA" w:rsidR="00CE520C">
        <w:rPr>
          <w:rFonts w:hint="eastAsia"/>
        </w:rPr>
        <w:t>,</w:t>
      </w:r>
      <w:r w:rsidRPr="009328EA" w:rsidR="00CE520C">
        <w:t xml:space="preserve"> [iCODER100-</w:t>
      </w:r>
      <w:r w:rsidRPr="009328EA" w:rsidR="00CE520C">
        <w:rPr>
          <w:rFonts w:hint="eastAsia"/>
        </w:rPr>
        <w:t>VCP2-</w:t>
      </w:r>
      <w:r w:rsidRPr="009328EA" w:rsidR="00CE520C">
        <w:t>SwUR-00</w:t>
      </w:r>
      <w:r w:rsidRPr="009328EA" w:rsidR="00CE520C">
        <w:rPr>
          <w:rFonts w:hint="eastAsia"/>
        </w:rPr>
        <w:t>03</w:t>
      </w:r>
      <w:r w:rsidRPr="009328EA" w:rsidR="00CE520C">
        <w:t>]</w:t>
      </w:r>
    </w:p>
    <w:p w:rsidRPr="008A1414" w:rsidR="00FC7535" w:rsidP="00FC7535" w:rsidRDefault="00FC7535">
      <w:pPr>
        <w:pStyle w:val="ReqtifyAltQ"/>
      </w:pPr>
      <w:r w:rsidRPr="008A1414">
        <w:t>[End]</w:t>
      </w:r>
    </w:p>
    <w:p w:rsidR="00FC7535" w:rsidP="00FC7535" w:rsidRDefault="00FC7535"/>
    <w:p w:rsidRPr="00FC7535" w:rsidR="00FC7535" w:rsidP="00FC7535" w:rsidRDefault="00FC7535"/>
    <w:p w:rsidRPr="00FC7535" w:rsidR="00F9663D" w:rsidP="00F9663D" w:rsidRDefault="00F9663D">
      <w:pPr>
        <w:pStyle w:val="ReqtifyAltR"/>
      </w:pPr>
      <w:r>
        <w:t>[iTC_CC_ATP-SwRS-</w:t>
      </w:r>
      <w:r>
        <w:rPr>
          <w:rFonts w:hint="eastAsia"/>
        </w:rPr>
        <w:t>0</w:t>
      </w:r>
      <w:r w:rsidR="00CE520C">
        <w:rPr>
          <w:rFonts w:hint="eastAsia"/>
        </w:rPr>
        <w:t>762</w:t>
      </w:r>
      <w:r>
        <w:t>]</w:t>
      </w:r>
    </w:p>
    <w:p w:rsidR="00877F3D" w:rsidP="00C93484" w:rsidRDefault="00877F3D">
      <w:pPr>
        <w:pStyle w:val="Reqtify"/>
      </w:pPr>
      <w:r w:rsidRPr="00877F3D">
        <w:rPr>
          <w:rFonts w:hint="eastAsia"/>
        </w:rPr>
        <w:t>冗余代码生成功能能够对符合以下调用顺序要求的函数进行冗余编码：模块函数（不包括注释关键字</w:t>
      </w:r>
      <w:r w:rsidRPr="00877F3D">
        <w:rPr>
          <w:rFonts w:hint="eastAsia"/>
        </w:rPr>
        <w:t>/*KWNOPARMF*/</w:t>
      </w:r>
      <w:r w:rsidRPr="00877F3D">
        <w:rPr>
          <w:rFonts w:hint="eastAsia"/>
        </w:rPr>
        <w:t>注释的模块函数，这类模块函数当做复杂语句来处理）只能出现在最顶层调用，并且模块函数的编码顺序必须同其在源码中的执行顺序一致。如果在运行阶段的模块函数调用顺序为</w:t>
      </w:r>
      <w:r w:rsidRPr="00877F3D">
        <w:rPr>
          <w:rFonts w:hint="eastAsia"/>
        </w:rPr>
        <w:t>fun1</w:t>
      </w:r>
      <w:r w:rsidRPr="00877F3D">
        <w:rPr>
          <w:rFonts w:hint="eastAsia"/>
        </w:rPr>
        <w:t>，接着</w:t>
      </w:r>
      <w:r w:rsidRPr="00877F3D">
        <w:rPr>
          <w:rFonts w:hint="eastAsia"/>
        </w:rPr>
        <w:t>fun2</w:t>
      </w:r>
      <w:r w:rsidRPr="00877F3D">
        <w:rPr>
          <w:rFonts w:hint="eastAsia"/>
        </w:rPr>
        <w:t>，那么在编码时也应该是先对</w:t>
      </w:r>
      <w:r w:rsidRPr="00877F3D">
        <w:rPr>
          <w:rFonts w:hint="eastAsia"/>
        </w:rPr>
        <w:t>fun1</w:t>
      </w:r>
      <w:r w:rsidRPr="00877F3D">
        <w:rPr>
          <w:rFonts w:hint="eastAsia"/>
        </w:rPr>
        <w:t>进行编码，然后对</w:t>
      </w:r>
      <w:r w:rsidRPr="00877F3D">
        <w:rPr>
          <w:rFonts w:hint="eastAsia"/>
        </w:rPr>
        <w:t>fun2</w:t>
      </w:r>
      <w:r w:rsidRPr="00877F3D">
        <w:rPr>
          <w:rFonts w:hint="eastAsia"/>
        </w:rPr>
        <w:t>进行编码。</w:t>
      </w:r>
    </w:p>
    <w:p w:rsidRPr="00877F3D" w:rsidR="00877F3D" w:rsidP="00C93484" w:rsidRDefault="00877F3D">
      <w:pPr>
        <w:pStyle w:val="Reqtify"/>
      </w:pPr>
      <w:r w:rsidRPr="00877F3D">
        <w:rPr>
          <w:rFonts w:hint="eastAsia"/>
        </w:rPr>
        <w:t>语句与模块函数调用的编码顺序也是如此，如果在运行阶段的调用顺序为</w:t>
      </w:r>
      <w:r w:rsidRPr="00877F3D">
        <w:rPr>
          <w:rFonts w:hint="eastAsia"/>
        </w:rPr>
        <w:t>statement1</w:t>
      </w:r>
      <w:r w:rsidRPr="00877F3D">
        <w:rPr>
          <w:rFonts w:hint="eastAsia"/>
        </w:rPr>
        <w:t>，接着</w:t>
      </w:r>
      <w:r w:rsidRPr="00877F3D">
        <w:rPr>
          <w:rFonts w:hint="eastAsia"/>
        </w:rPr>
        <w:t>fun1</w:t>
      </w:r>
      <w:r w:rsidRPr="00877F3D">
        <w:rPr>
          <w:rFonts w:hint="eastAsia"/>
        </w:rPr>
        <w:t>，那么在编码时也应该是先对</w:t>
      </w:r>
      <w:r w:rsidRPr="00877F3D">
        <w:rPr>
          <w:rFonts w:hint="eastAsia"/>
        </w:rPr>
        <w:t>statement1</w:t>
      </w:r>
      <w:r w:rsidRPr="00877F3D">
        <w:rPr>
          <w:rFonts w:hint="eastAsia"/>
        </w:rPr>
        <w:t>进行编码，然后对</w:t>
      </w:r>
      <w:r w:rsidRPr="00877F3D">
        <w:rPr>
          <w:rFonts w:hint="eastAsia"/>
        </w:rPr>
        <w:t>fun1</w:t>
      </w:r>
      <w:r w:rsidRPr="00877F3D">
        <w:rPr>
          <w:rFonts w:hint="eastAsia"/>
        </w:rPr>
        <w:t>进行编码。</w:t>
      </w:r>
    </w:p>
    <w:p w:rsidRPr="00877F3D" w:rsidR="00877F3D" w:rsidP="00C93484" w:rsidRDefault="00877F3D">
      <w:pPr>
        <w:pStyle w:val="Reqtify"/>
      </w:pPr>
      <w:r w:rsidRPr="00877F3D">
        <w:rPr>
          <w:rFonts w:hint="eastAsia"/>
        </w:rPr>
        <w:t xml:space="preserve">The redundant code generation function can </w:t>
      </w:r>
      <w:r w:rsidRPr="00877F3D">
        <w:t>generate</w:t>
      </w:r>
      <w:r w:rsidRPr="00877F3D">
        <w:rPr>
          <w:rFonts w:hint="eastAsia"/>
        </w:rPr>
        <w:t xml:space="preserve"> redundant code for </w:t>
      </w:r>
      <w:r w:rsidRPr="00877F3D">
        <w:t>function</w:t>
      </w:r>
      <w:r w:rsidRPr="00877F3D">
        <w:rPr>
          <w:rFonts w:hint="eastAsia"/>
        </w:rPr>
        <w:t xml:space="preserve">s which </w:t>
      </w:r>
      <w:r w:rsidRPr="00877F3D">
        <w:t>satisfies</w:t>
      </w:r>
      <w:r w:rsidRPr="00877F3D">
        <w:rPr>
          <w:rFonts w:hint="eastAsia"/>
        </w:rPr>
        <w:t xml:space="preserve"> the following constrains of calling order:</w:t>
      </w:r>
      <w:r w:rsidRPr="00877F3D">
        <w:t xml:space="preserve"> the module function</w:t>
      </w:r>
      <w:r w:rsidRPr="00877F3D">
        <w:rPr>
          <w:rFonts w:hint="eastAsia"/>
        </w:rPr>
        <w:t xml:space="preserve"> (Not include the module function which noted by comment key word /*KWNOPARMF*/, this kind of module function is processed as compound statement.)</w:t>
      </w:r>
      <w:r w:rsidRPr="00877F3D">
        <w:t xml:space="preserve"> can only </w:t>
      </w:r>
      <w:r w:rsidRPr="00877F3D">
        <w:rPr>
          <w:rFonts w:hint="eastAsia"/>
        </w:rPr>
        <w:t>be called</w:t>
      </w:r>
      <w:r w:rsidRPr="00877F3D">
        <w:t xml:space="preserve"> at the top level</w:t>
      </w:r>
      <w:r w:rsidRPr="00877F3D">
        <w:rPr>
          <w:rFonts w:hint="eastAsia"/>
        </w:rPr>
        <w:t xml:space="preserve"> of the program</w:t>
      </w:r>
      <w:r w:rsidRPr="00877F3D">
        <w:t>, and the code</w:t>
      </w:r>
      <w:r w:rsidRPr="00877F3D">
        <w:rPr>
          <w:rFonts w:hint="eastAsia"/>
        </w:rPr>
        <w:t>d</w:t>
      </w:r>
      <w:r w:rsidRPr="00877F3D">
        <w:t xml:space="preserve"> order of the module function must be </w:t>
      </w:r>
      <w:r w:rsidRPr="00877F3D">
        <w:rPr>
          <w:rFonts w:hint="eastAsia"/>
        </w:rPr>
        <w:t xml:space="preserve">the same with the </w:t>
      </w:r>
      <w:r w:rsidRPr="00877F3D">
        <w:t>execution order</w:t>
      </w:r>
      <w:r w:rsidRPr="00877F3D">
        <w:rPr>
          <w:rFonts w:hint="eastAsia"/>
        </w:rPr>
        <w:t xml:space="preserve"> in source code</w:t>
      </w:r>
      <w:r w:rsidRPr="00877F3D">
        <w:t>. If the</w:t>
      </w:r>
      <w:r w:rsidRPr="00877F3D">
        <w:rPr>
          <w:rFonts w:hint="eastAsia"/>
        </w:rPr>
        <w:t xml:space="preserve"> order of </w:t>
      </w:r>
      <w:r w:rsidRPr="00877F3D">
        <w:t>module function</w:t>
      </w:r>
      <w:r w:rsidRPr="00877F3D">
        <w:rPr>
          <w:rFonts w:hint="eastAsia"/>
        </w:rPr>
        <w:t xml:space="preserve"> call at running </w:t>
      </w:r>
      <w:r w:rsidRPr="00877F3D">
        <w:t xml:space="preserve">phase </w:t>
      </w:r>
      <w:r w:rsidRPr="00877F3D">
        <w:rPr>
          <w:rFonts w:hint="eastAsia"/>
        </w:rPr>
        <w:t xml:space="preserve">is </w:t>
      </w:r>
      <w:r w:rsidRPr="00877F3D">
        <w:t>fun1</w:t>
      </w:r>
      <w:r w:rsidRPr="00877F3D">
        <w:rPr>
          <w:rFonts w:hint="eastAsia"/>
        </w:rPr>
        <w:t xml:space="preserve"> first and </w:t>
      </w:r>
      <w:r w:rsidRPr="00877F3D">
        <w:t xml:space="preserve">then fun2, then the </w:t>
      </w:r>
      <w:r w:rsidRPr="00877F3D">
        <w:rPr>
          <w:rFonts w:hint="eastAsia"/>
        </w:rPr>
        <w:t xml:space="preserve">redundant </w:t>
      </w:r>
      <w:r w:rsidRPr="00877F3D">
        <w:t>coding</w:t>
      </w:r>
      <w:r w:rsidRPr="00877F3D">
        <w:rPr>
          <w:rFonts w:hint="eastAsia"/>
        </w:rPr>
        <w:t xml:space="preserve"> order</w:t>
      </w:r>
      <w:r w:rsidRPr="00877F3D">
        <w:t xml:space="preserve"> shall also first code </w:t>
      </w:r>
      <w:r w:rsidRPr="00877F3D">
        <w:rPr>
          <w:rFonts w:hint="eastAsia"/>
        </w:rPr>
        <w:t xml:space="preserve">to </w:t>
      </w:r>
      <w:r w:rsidRPr="00877F3D">
        <w:t>fun1, then</w:t>
      </w:r>
      <w:r w:rsidRPr="00877F3D">
        <w:rPr>
          <w:rFonts w:hint="eastAsia"/>
        </w:rPr>
        <w:t xml:space="preserve"> encode fun2.</w:t>
      </w:r>
    </w:p>
    <w:p w:rsidRPr="008A1414" w:rsidR="00FC7535" w:rsidP="00FC7535" w:rsidRDefault="00877F3D">
      <w:pPr>
        <w:pStyle w:val="ReqtifyAltQ"/>
      </w:pPr>
      <w:r w:rsidRPr="00877F3D">
        <w:t>T</w:t>
      </w:r>
      <w:r w:rsidRPr="00877F3D">
        <w:rPr>
          <w:rFonts w:hint="eastAsia"/>
        </w:rPr>
        <w:t xml:space="preserve">he encode order between statement and module function also follow the above rules. </w:t>
      </w:r>
      <w:r w:rsidRPr="00877F3D">
        <w:t>I</w:t>
      </w:r>
      <w:r w:rsidRPr="00877F3D">
        <w:rPr>
          <w:rFonts w:hint="eastAsia"/>
        </w:rPr>
        <w:t>f the calling order is statement1, and then fun1 at running time, we will encode statement1 first, then fun1 while redundant coding.</w:t>
      </w:r>
      <w:r w:rsidRPr="008A1414" w:rsidR="00FC7535">
        <w:t>#Category=</w:t>
      </w:r>
      <w:r w:rsidR="00FC7535">
        <w:rPr>
          <w:rFonts w:hint="eastAsia"/>
        </w:rPr>
        <w:t>Design constraint</w:t>
      </w:r>
    </w:p>
    <w:p w:rsidRPr="009328EA" w:rsidR="00FC7535" w:rsidP="00FC7535" w:rsidRDefault="00FC7535">
      <w:pPr>
        <w:pStyle w:val="ReqtifyAltQ"/>
      </w:pPr>
      <w:r w:rsidRPr="009328EA">
        <w:t>#Contribution=</w:t>
      </w:r>
      <w:r w:rsidRPr="009328EA">
        <w:rPr>
          <w:rFonts w:hint="eastAsia"/>
        </w:rPr>
        <w:t>N/A</w:t>
      </w:r>
    </w:p>
    <w:p w:rsidRPr="009328EA" w:rsidR="009328EA" w:rsidP="00FC7535" w:rsidRDefault="00FC7535">
      <w:pPr>
        <w:pStyle w:val="ReqtifyAltQ"/>
        <w:rPr>
          <w:ins w:author="常鸣" w:date="2014-07-03T14:27:00Z" w:id="270"/>
        </w:rPr>
      </w:pPr>
      <w:del w:author="常鸣" w:date="2014-07-03T14:27:00Z" w:id="271">
        <w:r w:rsidRPr="009328EA" w:rsidDel="009328EA">
          <w:delText>#S</w:delText>
        </w:r>
      </w:del>
      <w:ins w:author="常鸣" w:date="2014-07-03T14:27:00Z" w:id="272">
        <w:r w:rsidRPr="009328EA" w:rsidR="009328EA">
          <w:t>#Allocation=ATP Software</w:t>
        </w:r>
      </w:ins>
    </w:p>
    <w:p w:rsidRPr="009328EA" w:rsidR="00FC7535" w:rsidP="00FC7535" w:rsidRDefault="009328EA">
      <w:pPr>
        <w:pStyle w:val="ReqtifyAltQ"/>
      </w:pPr>
      <w:ins w:author="常鸣" w:date="2014-07-03T14:27:00Z" w:id="273">
        <w:r w:rsidRPr="009328EA">
          <w:t>#S</w:t>
        </w:r>
      </w:ins>
      <w:r w:rsidRPr="009328EA" w:rsidR="00FC7535">
        <w:t>ource=</w:t>
      </w:r>
      <w:r w:rsidRPr="009328EA" w:rsidR="00F9663D">
        <w:t>[iCODER100-</w:t>
      </w:r>
      <w:r w:rsidRPr="009328EA" w:rsidR="00F9663D">
        <w:rPr>
          <w:rFonts w:hint="eastAsia"/>
        </w:rPr>
        <w:t>VCP1-</w:t>
      </w:r>
      <w:r w:rsidRPr="009328EA" w:rsidR="00F9663D">
        <w:t>SwUR-00</w:t>
      </w:r>
      <w:r w:rsidRPr="009328EA" w:rsidR="00F9663D">
        <w:rPr>
          <w:rFonts w:hint="eastAsia"/>
        </w:rPr>
        <w:t>04</w:t>
      </w:r>
      <w:r w:rsidRPr="009328EA" w:rsidR="00F9663D">
        <w:t>]</w:t>
      </w:r>
      <w:r w:rsidRPr="009328EA" w:rsidR="00CE520C">
        <w:rPr>
          <w:rFonts w:hint="eastAsia"/>
        </w:rPr>
        <w:t>,</w:t>
      </w:r>
      <w:r w:rsidRPr="009328EA" w:rsidR="00CE520C">
        <w:t xml:space="preserve"> [iCODER100-</w:t>
      </w:r>
      <w:r w:rsidRPr="009328EA" w:rsidR="00CE520C">
        <w:rPr>
          <w:rFonts w:hint="eastAsia"/>
        </w:rPr>
        <w:t>VCP2-</w:t>
      </w:r>
      <w:r w:rsidRPr="009328EA" w:rsidR="00CE520C">
        <w:t>SwUR-00</w:t>
      </w:r>
      <w:r w:rsidRPr="009328EA" w:rsidR="00CE520C">
        <w:rPr>
          <w:rFonts w:hint="eastAsia"/>
        </w:rPr>
        <w:t>04</w:t>
      </w:r>
      <w:r w:rsidRPr="009328EA" w:rsidR="00CE520C">
        <w:t>]</w:t>
      </w:r>
    </w:p>
    <w:p w:rsidRPr="008A1414" w:rsidR="00FC7535" w:rsidP="00FC7535" w:rsidRDefault="00FC7535">
      <w:pPr>
        <w:pStyle w:val="ReqtifyAltQ"/>
      </w:pPr>
      <w:r w:rsidRPr="008A1414">
        <w:t>[End]</w:t>
      </w:r>
    </w:p>
    <w:p w:rsidR="00FC7535" w:rsidP="00FC7535" w:rsidRDefault="00FC7535"/>
    <w:p w:rsidRPr="00FC7535" w:rsidR="00FC7535" w:rsidP="00FC7535" w:rsidRDefault="00FC7535"/>
    <w:p w:rsidRPr="00FC7535" w:rsidR="00FC7535" w:rsidP="00F9663D" w:rsidRDefault="00FC7535">
      <w:pPr>
        <w:pStyle w:val="ReqtifyAltR"/>
      </w:pPr>
    </w:p>
    <w:p w:rsidRPr="00FC7535" w:rsidR="00F9663D" w:rsidP="00F9663D" w:rsidRDefault="00F9663D">
      <w:pPr>
        <w:pStyle w:val="ReqtifyAltR"/>
      </w:pPr>
      <w:r>
        <w:t>[iTC_CC_ATP-SwRS-</w:t>
      </w:r>
      <w:r>
        <w:rPr>
          <w:rFonts w:hint="eastAsia"/>
        </w:rPr>
        <w:t>0</w:t>
      </w:r>
      <w:r w:rsidR="00CE520C">
        <w:rPr>
          <w:rFonts w:hint="eastAsia"/>
        </w:rPr>
        <w:t>763</w:t>
      </w:r>
      <w:r>
        <w:t>]</w:t>
      </w:r>
    </w:p>
    <w:p w:rsidRPr="00FC7535" w:rsidR="00FC7535" w:rsidP="00C93484" w:rsidRDefault="00CE520C">
      <w:pPr>
        <w:pStyle w:val="Reqtify"/>
      </w:pPr>
      <w:r>
        <w:rPr>
          <w:rFonts w:hint="eastAsia"/>
        </w:rPr>
        <w:t>ATP</w:t>
      </w:r>
      <w:r>
        <w:rPr>
          <w:rFonts w:hint="eastAsia"/>
        </w:rPr>
        <w:t>代码中使用</w:t>
      </w:r>
      <w:r w:rsidR="00F9663D">
        <w:rPr>
          <w:rFonts w:hint="eastAsia"/>
        </w:rPr>
        <w:t>iCoder100</w:t>
      </w:r>
      <w:r w:rsidRPr="00FC7535" w:rsidR="00FC7535">
        <w:rPr>
          <w:rFonts w:hint="eastAsia"/>
        </w:rPr>
        <w:t>支持</w:t>
      </w:r>
      <w:r>
        <w:rPr>
          <w:rFonts w:hint="eastAsia"/>
        </w:rPr>
        <w:t>的</w:t>
      </w:r>
      <w:r w:rsidRPr="00FC7535" w:rsidR="00FC7535">
        <w:rPr>
          <w:rFonts w:hint="eastAsia"/>
        </w:rPr>
        <w:t>注释关键字：</w:t>
      </w:r>
    </w:p>
    <w:p w:rsidRPr="00FC7535" w:rsidR="00FC7535" w:rsidP="00C93484" w:rsidRDefault="00FC7535">
      <w:pPr>
        <w:pStyle w:val="Reqtify"/>
      </w:pPr>
      <w:r w:rsidRPr="00FC7535">
        <w:rPr>
          <w:rFonts w:hint="eastAsia"/>
        </w:rPr>
        <w:t xml:space="preserve">The following four annotations of key words are </w:t>
      </w:r>
      <w:r w:rsidRPr="00FC7535">
        <w:t>supported</w:t>
      </w:r>
      <w:r w:rsidRPr="00FC7535">
        <w:rPr>
          <w:rFonts w:hint="eastAsia"/>
        </w:rPr>
        <w:t>:</w:t>
      </w:r>
    </w:p>
    <w:tbl>
      <w:tblP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897"/>
        <w:gridCol w:w="7389"/>
      </w:tblGrid>
      <w:tr w:rsidRPr="00FC7535" w:rsidR="00FC7535" w:rsidTr="00CE520C">
        <w:trPr>
          <w:jc w:val="center"/>
        </w:trPr>
        <w:tc>
          <w:tcPr>
            <w:tcW w:w="981" w:type="pct"/>
          </w:tcPr>
          <w:p w:rsidRPr="00FC7535" w:rsidR="00FC7535" w:rsidP="00FA0FBB" w:rsidRDefault="00CE520C">
            <w:pPr>
              <w:pStyle w:val="af6"/>
            </w:pPr>
            <w:r>
              <w:rPr>
                <w:rFonts w:hint="eastAsia"/>
              </w:rPr>
              <w:lastRenderedPageBreak/>
              <w:t>A</w:t>
            </w:r>
            <w:r w:rsidRPr="00FC7535" w:rsidR="00FC7535">
              <w:rPr>
                <w:rFonts w:hint="eastAsia"/>
              </w:rPr>
              <w:t>nnotation of key words</w:t>
            </w:r>
          </w:p>
        </w:tc>
        <w:tc>
          <w:tcPr>
            <w:tcW w:w="4019" w:type="pct"/>
          </w:tcPr>
          <w:p w:rsidRPr="00FC7535" w:rsidR="00FC7535" w:rsidP="00FA0FBB" w:rsidRDefault="00CE520C">
            <w:pPr>
              <w:pStyle w:val="af6"/>
            </w:pPr>
            <w:r>
              <w:rPr>
                <w:rFonts w:hint="eastAsia"/>
              </w:rPr>
              <w:t>F</w:t>
            </w:r>
            <w:r w:rsidRPr="00FC7535" w:rsidR="00FC7535">
              <w:rPr>
                <w:rFonts w:hint="eastAsia"/>
              </w:rPr>
              <w:t>unction</w:t>
            </w:r>
          </w:p>
        </w:tc>
      </w:tr>
      <w:tr w:rsidRPr="00FC7535" w:rsidR="00FC7535" w:rsidTr="00CE520C">
        <w:trPr>
          <w:jc w:val="center"/>
        </w:trPr>
        <w:tc>
          <w:tcPr>
            <w:tcW w:w="981" w:type="pct"/>
          </w:tcPr>
          <w:p w:rsidRPr="00FC7535" w:rsidR="00FC7535" w:rsidP="00591D6B" w:rsidRDefault="00FC7535">
            <w:pPr>
              <w:pStyle w:val="AltB0"/>
            </w:pPr>
            <w:r w:rsidRPr="00FC7535">
              <w:rPr>
                <w:rFonts w:hint="eastAsia"/>
              </w:rPr>
              <w:t>/*KWNOADJ*/</w:t>
            </w:r>
          </w:p>
        </w:tc>
        <w:tc>
          <w:tcPr>
            <w:tcW w:w="4019" w:type="pct"/>
          </w:tcPr>
          <w:p w:rsidRPr="00FC7535" w:rsidR="00FC7535" w:rsidP="00591D6B" w:rsidRDefault="00FC7535">
            <w:pPr>
              <w:pStyle w:val="AltB0"/>
            </w:pPr>
            <w:r w:rsidRPr="00FC7535">
              <w:rPr>
                <w:rFonts w:hint="eastAsia"/>
              </w:rPr>
              <w:t>表示此变量为</w:t>
            </w:r>
            <w:r w:rsidRPr="00FC7535">
              <w:rPr>
                <w:rFonts w:hint="eastAsia"/>
              </w:rPr>
              <w:t>NOADJ</w:t>
            </w:r>
            <w:r w:rsidRPr="00FC7535">
              <w:rPr>
                <w:rFonts w:hint="eastAsia"/>
              </w:rPr>
              <w:t>类型的变量，在全局初始化函数</w:t>
            </w:r>
            <w:r w:rsidRPr="00FC7535">
              <w:rPr>
                <w:rFonts w:hint="eastAsia"/>
              </w:rPr>
              <w:t>red_global_para_init</w:t>
            </w:r>
            <w:r w:rsidRPr="00FC7535">
              <w:rPr>
                <w:rFonts w:hint="eastAsia"/>
              </w:rPr>
              <w:t>中不需要对此类变量进行调整。</w:t>
            </w:r>
            <w:r w:rsidRPr="00FC7535">
              <w:rPr>
                <w:rFonts w:hint="eastAsia"/>
              </w:rPr>
              <w:t>It means the variable is NOADJ type. This kind of variable need not be adjusted when the global initializes the function red_global_para_init.</w:t>
            </w:r>
          </w:p>
        </w:tc>
      </w:tr>
      <w:tr w:rsidRPr="00FC7535" w:rsidR="00FC7535" w:rsidTr="00CE520C">
        <w:trPr>
          <w:jc w:val="center"/>
        </w:trPr>
        <w:tc>
          <w:tcPr>
            <w:tcW w:w="981" w:type="pct"/>
          </w:tcPr>
          <w:p w:rsidRPr="00FC7535" w:rsidR="00FC7535" w:rsidP="00591D6B" w:rsidRDefault="00FC7535">
            <w:pPr>
              <w:pStyle w:val="AltB0"/>
            </w:pPr>
            <w:r w:rsidRPr="00FC7535">
              <w:rPr>
                <w:rFonts w:hint="eastAsia"/>
              </w:rPr>
              <w:t>/*KWNODT*/</w:t>
            </w:r>
          </w:p>
        </w:tc>
        <w:tc>
          <w:tcPr>
            <w:tcW w:w="4019" w:type="pct"/>
          </w:tcPr>
          <w:p w:rsidRPr="00FC7535" w:rsidR="00FC7535" w:rsidP="00591D6B" w:rsidRDefault="00FC7535">
            <w:pPr>
              <w:pStyle w:val="AltB0"/>
            </w:pPr>
            <w:r w:rsidRPr="00FC7535">
              <w:rPr>
                <w:rFonts w:hint="eastAsia"/>
              </w:rPr>
              <w:t>表示此变量为</w:t>
            </w:r>
            <w:r w:rsidRPr="00FC7535">
              <w:rPr>
                <w:rFonts w:hint="eastAsia"/>
              </w:rPr>
              <w:t>NODT</w:t>
            </w:r>
            <w:r w:rsidRPr="00FC7535">
              <w:rPr>
                <w:rFonts w:hint="eastAsia"/>
              </w:rPr>
              <w:t>类型的变量，即不带时间戳的变量。原则上，这类变量不应该作为左值出现在赋值运算中。在全局初始化函数</w:t>
            </w:r>
            <w:r w:rsidRPr="00FC7535">
              <w:rPr>
                <w:rFonts w:hint="eastAsia"/>
              </w:rPr>
              <w:t>red_global_init</w:t>
            </w:r>
            <w:r w:rsidRPr="00FC7535">
              <w:rPr>
                <w:rFonts w:hint="eastAsia"/>
              </w:rPr>
              <w:t>中也不需要对此类变量进行调整。</w:t>
            </w:r>
            <w:r w:rsidRPr="00FC7535">
              <w:rPr>
                <w:rFonts w:hint="eastAsia"/>
              </w:rPr>
              <w:t>It means the variable is NODT type, which is the variable without timestamp. In principle, this kind of variable cannot occur in the assignment operation as left value. When the global initializes the function red_global_init, it doesn</w:t>
            </w:r>
            <w:r w:rsidRPr="00FC7535">
              <w:t>’</w:t>
            </w:r>
            <w:r w:rsidRPr="00FC7535">
              <w:rPr>
                <w:rFonts w:hint="eastAsia"/>
              </w:rPr>
              <w:t>t need to be adjusted.</w:t>
            </w:r>
          </w:p>
        </w:tc>
      </w:tr>
      <w:tr w:rsidRPr="00FC7535" w:rsidR="00FC7535" w:rsidTr="00CE520C">
        <w:trPr>
          <w:jc w:val="center"/>
        </w:trPr>
        <w:tc>
          <w:tcPr>
            <w:tcW w:w="981" w:type="pct"/>
          </w:tcPr>
          <w:p w:rsidRPr="00FC7535" w:rsidR="00FC7535" w:rsidP="00591D6B" w:rsidRDefault="00FC7535">
            <w:pPr>
              <w:pStyle w:val="AltB0"/>
            </w:pPr>
            <w:r w:rsidRPr="00FC7535">
              <w:rPr>
                <w:rFonts w:hint="eastAsia"/>
              </w:rPr>
              <w:t>/*KWCODEDBOOL*/</w:t>
            </w:r>
          </w:p>
        </w:tc>
        <w:tc>
          <w:tcPr>
            <w:tcW w:w="4019" w:type="pct"/>
          </w:tcPr>
          <w:p w:rsidRPr="00FC7535" w:rsidR="00FC7535" w:rsidP="00591D6B" w:rsidRDefault="00FC7535">
            <w:pPr>
              <w:pStyle w:val="AltB0"/>
            </w:pPr>
            <w:r w:rsidRPr="00FC7535">
              <w:rPr>
                <w:rFonts w:hint="eastAsia"/>
              </w:rPr>
              <w:t>表示此变量为布尔变量。</w:t>
            </w:r>
            <w:r w:rsidRPr="00FC7535">
              <w:rPr>
                <w:rFonts w:hint="eastAsia"/>
              </w:rPr>
              <w:t>It means the variable is the Bloom type.</w:t>
            </w:r>
          </w:p>
        </w:tc>
      </w:tr>
      <w:tr w:rsidRPr="00FC7535" w:rsidR="00FC7535" w:rsidTr="00CE520C">
        <w:trPr>
          <w:jc w:val="center"/>
        </w:trPr>
        <w:tc>
          <w:tcPr>
            <w:tcW w:w="981" w:type="pct"/>
          </w:tcPr>
          <w:p w:rsidRPr="00FC7535" w:rsidR="00FC7535" w:rsidP="00591D6B" w:rsidRDefault="00FC7535">
            <w:pPr>
              <w:pStyle w:val="AltB0"/>
            </w:pPr>
            <w:r w:rsidRPr="00FC7535">
              <w:rPr>
                <w:rFonts w:hint="eastAsia"/>
              </w:rPr>
              <w:t>/*KWNOPARSE*/</w:t>
            </w:r>
          </w:p>
        </w:tc>
        <w:tc>
          <w:tcPr>
            <w:tcW w:w="4019" w:type="pct"/>
          </w:tcPr>
          <w:p w:rsidRPr="00FC7535" w:rsidR="00FC7535" w:rsidP="00591D6B" w:rsidRDefault="00FC7535">
            <w:pPr>
              <w:pStyle w:val="AltB0"/>
            </w:pPr>
            <w:r w:rsidRPr="00FC7535">
              <w:rPr>
                <w:rFonts w:hint="eastAsia"/>
              </w:rPr>
              <w:t>两条这样的注释之间包含的内容应该原样输出，不进行冗余编码。</w:t>
            </w:r>
            <w:r w:rsidRPr="00FC7535">
              <w:rPr>
                <w:rFonts w:hint="eastAsia"/>
              </w:rPr>
              <w:t>The content between these two annotations shall be output as original shape, which doesn</w:t>
            </w:r>
            <w:r w:rsidRPr="00FC7535">
              <w:t>’</w:t>
            </w:r>
            <w:r w:rsidRPr="00FC7535">
              <w:rPr>
                <w:rFonts w:hint="eastAsia"/>
              </w:rPr>
              <w:t>t make redundant coding.</w:t>
            </w:r>
          </w:p>
        </w:tc>
      </w:tr>
      <w:tr w:rsidRPr="00FC7535" w:rsidR="00877F3D" w:rsidTr="00CE520C">
        <w:trPr>
          <w:jc w:val="center"/>
        </w:trPr>
        <w:tc>
          <w:tcPr>
            <w:tcW w:w="981" w:type="pct"/>
          </w:tcPr>
          <w:p w:rsidRPr="00FC7535" w:rsidR="00877F3D" w:rsidP="00591D6B" w:rsidRDefault="00877F3D">
            <w:pPr>
              <w:pStyle w:val="AltB0"/>
            </w:pPr>
            <w:r w:rsidRPr="00877F3D">
              <w:rPr>
                <w:rFonts w:hint="eastAsia"/>
              </w:rPr>
              <w:t>/*KWNOPARMF*/</w:t>
            </w:r>
          </w:p>
        </w:tc>
        <w:tc>
          <w:tcPr>
            <w:tcW w:w="4019" w:type="pct"/>
          </w:tcPr>
          <w:p w:rsidRPr="00FC7535" w:rsidR="00877F3D" w:rsidP="00591D6B" w:rsidRDefault="00877F3D">
            <w:pPr>
              <w:pStyle w:val="AltB0"/>
            </w:pPr>
            <w:r>
              <w:rPr>
                <w:rFonts w:hint="eastAsia"/>
              </w:rPr>
              <w:t>使用注释关键字</w:t>
            </w:r>
            <w:r>
              <w:rPr>
                <w:rFonts w:hint="eastAsia"/>
              </w:rPr>
              <w:t>/*KWNOPARMF*/</w:t>
            </w:r>
            <w:r>
              <w:rPr>
                <w:rFonts w:hint="eastAsia"/>
              </w:rPr>
              <w:t>注释的函数定义，表示在该函数被调用的地方，会被替换成该函数体的内容。</w:t>
            </w:r>
            <w:r>
              <w:t>T</w:t>
            </w:r>
            <w:r>
              <w:rPr>
                <w:rFonts w:hint="eastAsia"/>
              </w:rPr>
              <w:t>he function definition which noted by comment key word /*KWNOPARMF*/, means that the function call will be replaced by the function body.</w:t>
            </w:r>
          </w:p>
        </w:tc>
      </w:tr>
      <w:tr w:rsidRPr="00FC7535" w:rsidR="00877F3D" w:rsidTr="00CE520C">
        <w:trPr>
          <w:jc w:val="center"/>
        </w:trPr>
        <w:tc>
          <w:tcPr>
            <w:tcW w:w="981" w:type="pct"/>
          </w:tcPr>
          <w:p w:rsidRPr="00FC7535" w:rsidR="00877F3D" w:rsidP="00591D6B" w:rsidRDefault="00877F3D">
            <w:pPr>
              <w:pStyle w:val="AltB0"/>
            </w:pPr>
            <w:r w:rsidRPr="00877F3D">
              <w:rPr>
                <w:rFonts w:hint="eastAsia"/>
              </w:rPr>
              <w:t>/*KWADJMF*/</w:t>
            </w:r>
          </w:p>
        </w:tc>
        <w:tc>
          <w:tcPr>
            <w:tcW w:w="4019" w:type="pct"/>
          </w:tcPr>
          <w:p w:rsidRPr="00FC7535" w:rsidR="00877F3D" w:rsidP="00591D6B" w:rsidRDefault="00877F3D">
            <w:pPr>
              <w:pStyle w:val="AltB0"/>
            </w:pPr>
            <w:r>
              <w:rPr>
                <w:rFonts w:hint="eastAsia"/>
              </w:rPr>
              <w:t>用注释关键字</w:t>
            </w:r>
            <w:r>
              <w:rPr>
                <w:rFonts w:hint="eastAsia"/>
              </w:rPr>
              <w:t>/*KWADJMF*/</w:t>
            </w:r>
            <w:r>
              <w:rPr>
                <w:rFonts w:hint="eastAsia"/>
              </w:rPr>
              <w:t>注释的函数调用，表示该函数原型被单独编码。</w:t>
            </w:r>
            <w:r>
              <w:t>T</w:t>
            </w:r>
            <w:r>
              <w:rPr>
                <w:rFonts w:hint="eastAsia"/>
              </w:rPr>
              <w:t>he function calling which noted by comment key word /*KWADJMF*/, means that the function will be coded independently.</w:t>
            </w:r>
          </w:p>
        </w:tc>
      </w:tr>
    </w:tbl>
    <w:p w:rsidR="00877F3D" w:rsidP="00FC7535" w:rsidRDefault="00877F3D">
      <w:pPr>
        <w:pStyle w:val="ReqtifyAltQ"/>
      </w:pPr>
    </w:p>
    <w:p w:rsidRPr="00877F3D" w:rsidR="00877F3D" w:rsidP="00C93484" w:rsidRDefault="00877F3D">
      <w:pPr>
        <w:pStyle w:val="Reqtify"/>
      </w:pPr>
      <w:r w:rsidRPr="00877F3D">
        <w:rPr>
          <w:rFonts w:hint="eastAsia"/>
        </w:rPr>
        <w:t>说明</w:t>
      </w:r>
      <w:r w:rsidRPr="00877F3D">
        <w:rPr>
          <w:rFonts w:hint="eastAsia"/>
        </w:rPr>
        <w:t>Note</w:t>
      </w:r>
      <w:r w:rsidRPr="00877F3D">
        <w:rPr>
          <w:rFonts w:hint="eastAsia"/>
        </w:rPr>
        <w:t>：</w:t>
      </w:r>
    </w:p>
    <w:p w:rsidRPr="00877F3D" w:rsidR="00877F3D" w:rsidP="00C93484" w:rsidRDefault="00877F3D">
      <w:pPr>
        <w:pStyle w:val="Reqtify"/>
      </w:pPr>
      <w:r w:rsidRPr="00877F3D">
        <w:rPr>
          <w:rFonts w:hint="eastAsia"/>
        </w:rPr>
        <w:t>1</w:t>
      </w:r>
      <w:r w:rsidRPr="00877F3D">
        <w:rPr>
          <w:rFonts w:hint="eastAsia"/>
        </w:rPr>
        <w:t>、使用注释关键字</w:t>
      </w:r>
      <w:r w:rsidRPr="00877F3D">
        <w:rPr>
          <w:rFonts w:hint="eastAsia"/>
        </w:rPr>
        <w:t>/*KWNOPARMF*/</w:t>
      </w:r>
      <w:r w:rsidRPr="00877F3D">
        <w:rPr>
          <w:rFonts w:hint="eastAsia"/>
        </w:rPr>
        <w:t>注释的函数定义，表示在该函数被调用的地方，会被替换成该函数体的内容；使用限制如下：</w:t>
      </w:r>
    </w:p>
    <w:p w:rsidRPr="00877F3D" w:rsidR="00877F3D" w:rsidP="00FA0FBB" w:rsidRDefault="00877F3D">
      <w:pPr>
        <w:pStyle w:val="AltX"/>
      </w:pPr>
      <w:r w:rsidRPr="00877F3D">
        <w:rPr>
          <w:rFonts w:hint="eastAsia"/>
        </w:rPr>
        <w:t>该函数必须在第一次被调用之前被定义，否则冗余代码签名检查报错；</w:t>
      </w:r>
    </w:p>
    <w:p w:rsidRPr="00877F3D" w:rsidR="00877F3D" w:rsidP="00FA0FBB" w:rsidRDefault="00877F3D">
      <w:pPr>
        <w:pStyle w:val="AltX"/>
      </w:pPr>
      <w:r w:rsidRPr="00877F3D">
        <w:rPr>
          <w:rFonts w:hint="eastAsia"/>
        </w:rPr>
        <w:t>该函数不能有参数，否则报错；</w:t>
      </w:r>
    </w:p>
    <w:p w:rsidRPr="00877F3D" w:rsidR="00877F3D" w:rsidP="00FA0FBB" w:rsidRDefault="00877F3D">
      <w:pPr>
        <w:pStyle w:val="AltX"/>
      </w:pPr>
      <w:r w:rsidRPr="00877F3D">
        <w:rPr>
          <w:rFonts w:hint="eastAsia"/>
        </w:rPr>
        <w:t>该函数中不能使用</w:t>
      </w:r>
      <w:r w:rsidRPr="00877F3D">
        <w:rPr>
          <w:rFonts w:hint="eastAsia"/>
        </w:rPr>
        <w:t>return</w:t>
      </w:r>
      <w:r w:rsidRPr="00877F3D">
        <w:rPr>
          <w:rFonts w:hint="eastAsia"/>
        </w:rPr>
        <w:t>语句，否则报错；</w:t>
      </w:r>
    </w:p>
    <w:p w:rsidRPr="00877F3D" w:rsidR="00877F3D" w:rsidP="00FA0FBB" w:rsidRDefault="00877F3D">
      <w:pPr>
        <w:pStyle w:val="AltX"/>
      </w:pPr>
      <w:r w:rsidRPr="00877F3D">
        <w:rPr>
          <w:rFonts w:hint="eastAsia"/>
        </w:rPr>
        <w:t>该函数中不能定义局部变量，否则报错。</w:t>
      </w:r>
    </w:p>
    <w:p w:rsidRPr="00877F3D" w:rsidR="00877F3D" w:rsidP="00C93484" w:rsidRDefault="00877F3D">
      <w:pPr>
        <w:pStyle w:val="Reqtify"/>
      </w:pPr>
      <w:r w:rsidRPr="00877F3D">
        <w:rPr>
          <w:rFonts w:hint="eastAsia"/>
        </w:rPr>
        <w:t>1.</w:t>
      </w:r>
      <w:r w:rsidRPr="00877F3D">
        <w:t>The function definition which noted by comment key word /*KWNOPARMF*/, means that the function call will be replaced by the function body. And use restrictions for comment key word /*KWNOPARMF*/ are as following:</w:t>
      </w:r>
    </w:p>
    <w:p w:rsidRPr="00877F3D" w:rsidR="00877F3D" w:rsidP="00C93484" w:rsidRDefault="00877F3D">
      <w:pPr>
        <w:pStyle w:val="Reqtify"/>
      </w:pPr>
      <w:r w:rsidRPr="00877F3D">
        <w:t>The function must be defined before it is firstly be called, otherwise, give an error message when redundant code signature checking;</w:t>
      </w:r>
    </w:p>
    <w:p w:rsidRPr="00877F3D" w:rsidR="00877F3D" w:rsidP="00C93484" w:rsidRDefault="00877F3D">
      <w:pPr>
        <w:pStyle w:val="Reqtify"/>
      </w:pPr>
      <w:r w:rsidRPr="00877F3D">
        <w:t>The function cannot have parameters. Otherwise, give an error message.</w:t>
      </w:r>
    </w:p>
    <w:p w:rsidRPr="00877F3D" w:rsidR="00877F3D" w:rsidP="00C93484" w:rsidRDefault="00877F3D">
      <w:pPr>
        <w:pStyle w:val="Reqtify"/>
      </w:pPr>
      <w:r w:rsidRPr="00877F3D">
        <w:t>Return statement cannot be used in this function. Otherwise, give an error message.</w:t>
      </w:r>
    </w:p>
    <w:p w:rsidRPr="00877F3D" w:rsidR="00877F3D" w:rsidP="00C93484" w:rsidRDefault="00877F3D">
      <w:pPr>
        <w:pStyle w:val="Reqtify"/>
      </w:pPr>
      <w:r w:rsidRPr="00877F3D">
        <w:t>Local variables cannot be used in this function. Otherwise, give an error message.</w:t>
      </w:r>
    </w:p>
    <w:p w:rsidRPr="00877F3D" w:rsidR="00877F3D" w:rsidP="00C93484" w:rsidRDefault="00877F3D">
      <w:pPr>
        <w:pStyle w:val="Reqtify"/>
      </w:pPr>
      <w:r w:rsidRPr="00877F3D">
        <w:rPr>
          <w:rFonts w:hint="eastAsia"/>
        </w:rPr>
        <w:lastRenderedPageBreak/>
        <w:t>2</w:t>
      </w:r>
      <w:r w:rsidRPr="00877F3D">
        <w:rPr>
          <w:rFonts w:hint="eastAsia"/>
        </w:rPr>
        <w:t>、用注释关键字</w:t>
      </w:r>
      <w:r w:rsidRPr="00877F3D">
        <w:rPr>
          <w:rFonts w:hint="eastAsia"/>
        </w:rPr>
        <w:t>/*KWADJMF*/</w:t>
      </w:r>
      <w:r w:rsidRPr="00877F3D">
        <w:rPr>
          <w:rFonts w:hint="eastAsia"/>
        </w:rPr>
        <w:t>注释的函数调用，表示该函数原型被单独编码，它的使用有以下限制：</w:t>
      </w:r>
    </w:p>
    <w:p w:rsidRPr="00877F3D" w:rsidR="00877F3D" w:rsidP="00FA0FBB" w:rsidRDefault="00877F3D">
      <w:pPr>
        <w:pStyle w:val="AltX"/>
      </w:pPr>
      <w:r w:rsidRPr="00877F3D">
        <w:rPr>
          <w:rFonts w:hint="eastAsia"/>
        </w:rPr>
        <w:t>被注释的模块函数要满足模块函数本身的限制条件，否则报错；</w:t>
      </w:r>
    </w:p>
    <w:p w:rsidRPr="00877F3D" w:rsidR="00877F3D" w:rsidP="00FA0FBB" w:rsidRDefault="00877F3D">
      <w:pPr>
        <w:pStyle w:val="AltX"/>
      </w:pPr>
      <w:r w:rsidRPr="00877F3D">
        <w:rPr>
          <w:rFonts w:hint="eastAsia"/>
        </w:rPr>
        <w:t>被注释关键字</w:t>
      </w:r>
      <w:r w:rsidRPr="00877F3D">
        <w:rPr>
          <w:rFonts w:hint="eastAsia"/>
        </w:rPr>
        <w:t>/*KWADJMF*/</w:t>
      </w:r>
      <w:r w:rsidRPr="00877F3D">
        <w:rPr>
          <w:rFonts w:hint="eastAsia"/>
        </w:rPr>
        <w:t>注释的模块函数必须单独编码，否则冗余代码签名检查报错；</w:t>
      </w:r>
    </w:p>
    <w:p w:rsidRPr="00877F3D" w:rsidR="00877F3D" w:rsidP="00FA0FBB" w:rsidRDefault="00877F3D">
      <w:pPr>
        <w:pStyle w:val="AltX"/>
      </w:pPr>
      <w:r w:rsidRPr="00877F3D">
        <w:rPr>
          <w:rFonts w:hint="eastAsia"/>
        </w:rPr>
        <w:t>/*KWADJMF*/</w:t>
      </w:r>
      <w:r w:rsidRPr="00877F3D">
        <w:rPr>
          <w:rFonts w:hint="eastAsia"/>
        </w:rPr>
        <w:t>只能用来注释模块函数调用，且编码该模块函数时，其中的全局变量在函数入口处要使用预先分配好的签名，函数中每一步运算之后和调整都要使用预先分配的签名表中的签名；如果该函数未配置，则报错；</w:t>
      </w:r>
    </w:p>
    <w:p w:rsidRPr="00877F3D" w:rsidR="00877F3D" w:rsidP="00FA0FBB" w:rsidRDefault="00877F3D">
      <w:pPr>
        <w:pStyle w:val="AltX"/>
      </w:pPr>
      <w:r w:rsidRPr="00877F3D">
        <w:rPr>
          <w:rFonts w:hint="eastAsia"/>
        </w:rPr>
        <w:t>所有被注释关键字</w:t>
      </w:r>
      <w:r w:rsidRPr="00877F3D">
        <w:rPr>
          <w:rFonts w:hint="eastAsia"/>
        </w:rPr>
        <w:t>/*KWADJMF*/</w:t>
      </w:r>
      <w:r w:rsidRPr="00877F3D">
        <w:rPr>
          <w:rFonts w:hint="eastAsia"/>
        </w:rPr>
        <w:t>注释的模块函数中用到的签名总个数不能超过</w:t>
      </w:r>
      <w:r w:rsidRPr="00877F3D">
        <w:rPr>
          <w:rFonts w:hint="eastAsia"/>
        </w:rPr>
        <w:t>5000</w:t>
      </w:r>
      <w:r w:rsidRPr="00877F3D">
        <w:rPr>
          <w:rFonts w:hint="eastAsia"/>
        </w:rPr>
        <w:t>，否则报错；</w:t>
      </w:r>
    </w:p>
    <w:p w:rsidRPr="00877F3D" w:rsidR="00877F3D" w:rsidP="00FA0FBB" w:rsidRDefault="00877F3D">
      <w:pPr>
        <w:pStyle w:val="AltX"/>
      </w:pPr>
      <w:r w:rsidRPr="00877F3D">
        <w:rPr>
          <w:rFonts w:hint="eastAsia"/>
        </w:rPr>
        <w:t>该模块函数中不能使用数组，否则报错；</w:t>
      </w:r>
    </w:p>
    <w:p w:rsidRPr="00877F3D" w:rsidR="00877F3D" w:rsidP="00FA0FBB" w:rsidRDefault="00877F3D">
      <w:pPr>
        <w:pStyle w:val="AltX"/>
      </w:pPr>
      <w:r w:rsidRPr="00877F3D">
        <w:rPr>
          <w:rFonts w:hint="eastAsia"/>
        </w:rPr>
        <w:t>该模块函数在待编码文件中只能被调用一次，否则报错。</w:t>
      </w:r>
    </w:p>
    <w:p w:rsidRPr="00877F3D" w:rsidR="00877F3D" w:rsidP="00C93484" w:rsidRDefault="00877F3D">
      <w:pPr>
        <w:pStyle w:val="Reqtify"/>
      </w:pPr>
      <w:r w:rsidRPr="00877F3D">
        <w:rPr>
          <w:rFonts w:hint="eastAsia"/>
        </w:rPr>
        <w:t>2.</w:t>
      </w:r>
      <w:r w:rsidRPr="00877F3D">
        <w:t>The use restrictions for comment keyword /*KWADJMF*/ are as following.</w:t>
      </w:r>
    </w:p>
    <w:p w:rsidRPr="00877F3D" w:rsidR="00877F3D" w:rsidP="00C93484" w:rsidRDefault="00877F3D">
      <w:pPr>
        <w:pStyle w:val="Reqtify"/>
      </w:pPr>
      <w:r w:rsidRPr="00877F3D">
        <w:t>The module function which be noted must satisfy the restrictions of module function. Otherwise, give an error message.</w:t>
      </w:r>
    </w:p>
    <w:p w:rsidRPr="00877F3D" w:rsidR="00877F3D" w:rsidP="00C93484" w:rsidRDefault="00877F3D">
      <w:pPr>
        <w:pStyle w:val="Reqtify"/>
      </w:pPr>
      <w:r w:rsidRPr="00877F3D">
        <w:t>The module function which be noted by keyword /*KWADJMF*/ must be coded separately. Otherwise, give an error message when redundant code signature checking.</w:t>
      </w:r>
    </w:p>
    <w:p w:rsidRPr="00877F3D" w:rsidR="00877F3D" w:rsidP="00C93484" w:rsidRDefault="00877F3D">
      <w:pPr>
        <w:pStyle w:val="Reqtify"/>
      </w:pPr>
      <w:r w:rsidRPr="00877F3D">
        <w:t>/*KWADJMF*/ can only be used to note module function call. And when coding this module function, the global variables of the module function must use the pre-assigned signatures at the entrance of the function. And after every operation and adjustment, the signature of the variable must adjust to the signature which in the pre-assigned signature table. If the function is not be configured, give an error message.</w:t>
      </w:r>
    </w:p>
    <w:p w:rsidRPr="00877F3D" w:rsidR="00877F3D" w:rsidP="00C93484" w:rsidRDefault="00877F3D">
      <w:pPr>
        <w:pStyle w:val="Reqtify"/>
      </w:pPr>
      <w:r w:rsidRPr="00877F3D">
        <w:t>The total number of signatures which used in the module function noted by keyword /*KWADJMF*/ cannot exceed 5000. Otherwise, give an error message.</w:t>
      </w:r>
    </w:p>
    <w:p w:rsidRPr="00877F3D" w:rsidR="00877F3D" w:rsidP="00C93484" w:rsidRDefault="00877F3D">
      <w:pPr>
        <w:pStyle w:val="Reqtify"/>
      </w:pPr>
      <w:r w:rsidRPr="00877F3D">
        <w:t>This module function cannot use array. Otherwise, give an error message.</w:t>
      </w:r>
    </w:p>
    <w:p w:rsidRPr="00877F3D" w:rsidR="00877F3D" w:rsidP="00C93484" w:rsidRDefault="00877F3D">
      <w:pPr>
        <w:pStyle w:val="Reqtify"/>
      </w:pPr>
      <w:r w:rsidRPr="00877F3D">
        <w:t>This module function can only use once in the coding files. Otherwise, give an error message.</w:t>
      </w:r>
    </w:p>
    <w:p w:rsidRPr="00877F3D" w:rsidR="00877F3D" w:rsidP="00C93484" w:rsidRDefault="00877F3D">
      <w:pPr>
        <w:pStyle w:val="Reqtify"/>
      </w:pPr>
      <w:r w:rsidRPr="00877F3D">
        <w:rPr>
          <w:rFonts w:hint="eastAsia"/>
        </w:rPr>
        <w:t>3</w:t>
      </w:r>
      <w:r w:rsidRPr="00877F3D">
        <w:rPr>
          <w:rFonts w:hint="eastAsia"/>
        </w:rPr>
        <w:t>、这些关键字只有在遇到同名的第一个时开始有效，而遇到第二个时变为无效，而与不同关键字之间的嵌套关系无关。但注释型关键字</w:t>
      </w:r>
      <w:r w:rsidRPr="00877F3D">
        <w:t>/*KWCODEDBOOL*/</w:t>
      </w:r>
      <w:r w:rsidRPr="00877F3D">
        <w:rPr>
          <w:rFonts w:hint="eastAsia"/>
        </w:rPr>
        <w:t>不能与</w:t>
      </w:r>
      <w:r w:rsidRPr="00877F3D">
        <w:rPr>
          <w:rFonts w:hint="eastAsia"/>
        </w:rPr>
        <w:t>/*KWNOADJ*/</w:t>
      </w:r>
      <w:r w:rsidRPr="00877F3D">
        <w:rPr>
          <w:rFonts w:hint="eastAsia"/>
        </w:rPr>
        <w:t>、</w:t>
      </w:r>
      <w:r w:rsidRPr="00877F3D">
        <w:rPr>
          <w:rFonts w:hint="eastAsia"/>
        </w:rPr>
        <w:t>/*KWNOPARSE*/</w:t>
      </w:r>
      <w:r w:rsidRPr="00877F3D">
        <w:rPr>
          <w:rFonts w:hint="eastAsia"/>
        </w:rPr>
        <w:t>或</w:t>
      </w:r>
      <w:r w:rsidRPr="00877F3D">
        <w:rPr>
          <w:rFonts w:hint="eastAsia"/>
        </w:rPr>
        <w:t>/*KWNODT*/</w:t>
      </w:r>
      <w:r w:rsidRPr="00877F3D">
        <w:rPr>
          <w:rFonts w:hint="eastAsia"/>
        </w:rPr>
        <w:t>嵌套使用；注释型关键字</w:t>
      </w:r>
      <w:r w:rsidRPr="00877F3D">
        <w:t>/*</w:t>
      </w:r>
      <w:r w:rsidRPr="00877F3D">
        <w:rPr>
          <w:rFonts w:hint="eastAsia"/>
        </w:rPr>
        <w:t>KWNOPARSE</w:t>
      </w:r>
      <w:r w:rsidRPr="00877F3D">
        <w:t>*/</w:t>
      </w:r>
      <w:r w:rsidRPr="00877F3D">
        <w:rPr>
          <w:rFonts w:hint="eastAsia"/>
        </w:rPr>
        <w:t>不能与</w:t>
      </w:r>
      <w:r w:rsidRPr="00877F3D">
        <w:rPr>
          <w:rFonts w:hint="eastAsia"/>
        </w:rPr>
        <w:t>/*KWNOADJ*/</w:t>
      </w:r>
      <w:r w:rsidRPr="00877F3D">
        <w:rPr>
          <w:rFonts w:hint="eastAsia"/>
        </w:rPr>
        <w:t>、</w:t>
      </w:r>
      <w:r w:rsidRPr="00877F3D">
        <w:rPr>
          <w:rFonts w:hint="eastAsia"/>
        </w:rPr>
        <w:t>/*</w:t>
      </w:r>
      <w:r w:rsidRPr="00877F3D">
        <w:t xml:space="preserve"> KWCODEDBOOL</w:t>
      </w:r>
      <w:r w:rsidRPr="00877F3D">
        <w:rPr>
          <w:rFonts w:hint="eastAsia"/>
        </w:rPr>
        <w:t xml:space="preserve"> */</w:t>
      </w:r>
      <w:r w:rsidRPr="00877F3D">
        <w:rPr>
          <w:rFonts w:hint="eastAsia"/>
        </w:rPr>
        <w:t>或</w:t>
      </w:r>
      <w:r w:rsidRPr="00877F3D">
        <w:rPr>
          <w:rFonts w:hint="eastAsia"/>
        </w:rPr>
        <w:t>/*KWNODT*/</w:t>
      </w:r>
      <w:r w:rsidRPr="00877F3D">
        <w:rPr>
          <w:rFonts w:hint="eastAsia"/>
        </w:rPr>
        <w:t>嵌套使用，否则软件将报错。即两个注释关键字</w:t>
      </w:r>
      <w:r w:rsidRPr="00877F3D">
        <w:t>/*KWCODEDBOOL*/</w:t>
      </w:r>
      <w:r w:rsidRPr="00877F3D">
        <w:rPr>
          <w:rFonts w:hint="eastAsia"/>
        </w:rPr>
        <w:t>或</w:t>
      </w:r>
      <w:r w:rsidRPr="00877F3D">
        <w:t>/*</w:t>
      </w:r>
      <w:r w:rsidRPr="00877F3D">
        <w:rPr>
          <w:rFonts w:hint="eastAsia"/>
        </w:rPr>
        <w:t>KWNOPARSE</w:t>
      </w:r>
      <w:r w:rsidRPr="00877F3D">
        <w:t>*</w:t>
      </w:r>
      <w:r w:rsidRPr="00877F3D">
        <w:rPr>
          <w:rFonts w:hint="eastAsia"/>
        </w:rPr>
        <w:t>/</w:t>
      </w:r>
      <w:r w:rsidRPr="00877F3D">
        <w:rPr>
          <w:rFonts w:hint="eastAsia"/>
        </w:rPr>
        <w:t>之间不能出现注释关键字</w:t>
      </w:r>
      <w:r w:rsidRPr="00877F3D">
        <w:rPr>
          <w:rFonts w:hint="eastAsia"/>
        </w:rPr>
        <w:t>/*KWNOADJ*/</w:t>
      </w:r>
      <w:r w:rsidRPr="00877F3D">
        <w:rPr>
          <w:rFonts w:hint="eastAsia"/>
        </w:rPr>
        <w:t>或</w:t>
      </w:r>
      <w:r w:rsidRPr="00877F3D">
        <w:rPr>
          <w:rFonts w:hint="eastAsia"/>
        </w:rPr>
        <w:t>/*KWNODT*/</w:t>
      </w:r>
      <w:r w:rsidRPr="00877F3D">
        <w:rPr>
          <w:rFonts w:hint="eastAsia"/>
        </w:rPr>
        <w:t>，两个注释关键字</w:t>
      </w:r>
      <w:r w:rsidRPr="00877F3D">
        <w:rPr>
          <w:rFonts w:hint="eastAsia"/>
        </w:rPr>
        <w:t>/*KWNOADJ*/</w:t>
      </w:r>
      <w:r w:rsidRPr="00877F3D">
        <w:rPr>
          <w:rFonts w:hint="eastAsia"/>
        </w:rPr>
        <w:t>或</w:t>
      </w:r>
      <w:r w:rsidRPr="00877F3D">
        <w:rPr>
          <w:rFonts w:hint="eastAsia"/>
        </w:rPr>
        <w:t>/*KWNODT*/</w:t>
      </w:r>
      <w:r w:rsidRPr="00877F3D">
        <w:rPr>
          <w:rFonts w:hint="eastAsia"/>
        </w:rPr>
        <w:t>之间也不能出现</w:t>
      </w:r>
      <w:r w:rsidRPr="00877F3D">
        <w:t>/*KWCODEDBOOL*/</w:t>
      </w:r>
      <w:r w:rsidRPr="00877F3D">
        <w:rPr>
          <w:rFonts w:hint="eastAsia"/>
        </w:rPr>
        <w:t>或</w:t>
      </w:r>
      <w:r w:rsidRPr="00877F3D">
        <w:t>/*</w:t>
      </w:r>
      <w:r w:rsidRPr="00877F3D">
        <w:rPr>
          <w:rFonts w:hint="eastAsia"/>
        </w:rPr>
        <w:t>KWNOPARSE</w:t>
      </w:r>
      <w:r w:rsidRPr="00877F3D">
        <w:t>*</w:t>
      </w:r>
      <w:r w:rsidRPr="00877F3D">
        <w:rPr>
          <w:rFonts w:hint="eastAsia"/>
        </w:rPr>
        <w:t>/</w:t>
      </w:r>
      <w:r w:rsidRPr="00877F3D">
        <w:rPr>
          <w:rFonts w:hint="eastAsia"/>
        </w:rPr>
        <w:t>。</w:t>
      </w:r>
    </w:p>
    <w:p w:rsidRPr="00877F3D" w:rsidR="00877F3D" w:rsidP="00C93484" w:rsidRDefault="00877F3D">
      <w:pPr>
        <w:pStyle w:val="Reqtify"/>
      </w:pPr>
      <w:r w:rsidRPr="00877F3D">
        <w:rPr>
          <w:rFonts w:hint="eastAsia"/>
        </w:rPr>
        <w:lastRenderedPageBreak/>
        <w:t>3.</w:t>
      </w:r>
      <w:r w:rsidRPr="00877F3D">
        <w:t xml:space="preserve">These </w:t>
      </w:r>
      <w:r w:rsidRPr="00877F3D">
        <w:rPr>
          <w:rFonts w:hint="eastAsia"/>
        </w:rPr>
        <w:t xml:space="preserve">fields annotated by </w:t>
      </w:r>
      <w:r w:rsidRPr="00877F3D">
        <w:t>keyword</w:t>
      </w:r>
      <w:r w:rsidRPr="00877F3D">
        <w:rPr>
          <w:rFonts w:hint="eastAsia"/>
        </w:rPr>
        <w:t xml:space="preserve"> are </w:t>
      </w:r>
      <w:r w:rsidRPr="00877F3D">
        <w:t xml:space="preserve">only </w:t>
      </w:r>
      <w:r w:rsidRPr="00877F3D">
        <w:rPr>
          <w:rFonts w:hint="eastAsia"/>
        </w:rPr>
        <w:t>valid when we</w:t>
      </w:r>
      <w:r w:rsidRPr="00877F3D">
        <w:t xml:space="preserve"> f</w:t>
      </w:r>
      <w:r w:rsidRPr="00877F3D">
        <w:rPr>
          <w:rFonts w:hint="eastAsia"/>
        </w:rPr>
        <w:t xml:space="preserve">irst </w:t>
      </w:r>
      <w:r w:rsidRPr="00877F3D">
        <w:t>encounter</w:t>
      </w:r>
      <w:r w:rsidRPr="00877F3D">
        <w:rPr>
          <w:rFonts w:hint="eastAsia"/>
        </w:rPr>
        <w:t xml:space="preserve"> </w:t>
      </w:r>
      <w:r w:rsidRPr="00877F3D">
        <w:t>the keyword name, and become invalid when encounter the second</w:t>
      </w:r>
      <w:r w:rsidRPr="00877F3D">
        <w:rPr>
          <w:rFonts w:hint="eastAsia"/>
        </w:rPr>
        <w:t xml:space="preserve"> one</w:t>
      </w:r>
      <w:r w:rsidRPr="00877F3D">
        <w:t xml:space="preserve">, </w:t>
      </w:r>
      <w:r w:rsidRPr="00877F3D">
        <w:rPr>
          <w:rFonts w:hint="eastAsia"/>
        </w:rPr>
        <w:t>and unrelated</w:t>
      </w:r>
      <w:r w:rsidRPr="00877F3D">
        <w:t xml:space="preserve"> with different nesting relationship between the independent keyword. </w:t>
      </w:r>
      <w:r w:rsidRPr="00877F3D">
        <w:rPr>
          <w:rFonts w:hint="eastAsia"/>
        </w:rPr>
        <w:t xml:space="preserve">But the </w:t>
      </w:r>
      <w:r w:rsidRPr="00877F3D">
        <w:t>comment type keyword</w:t>
      </w:r>
      <w:r w:rsidRPr="00877F3D">
        <w:rPr>
          <w:rFonts w:hint="eastAsia"/>
        </w:rPr>
        <w:t xml:space="preserve"> </w:t>
      </w:r>
      <w:r w:rsidRPr="00877F3D">
        <w:t>/*KWCODEDBOOL*/</w:t>
      </w:r>
      <w:r w:rsidRPr="00877F3D">
        <w:rPr>
          <w:rFonts w:hint="eastAsia"/>
        </w:rPr>
        <w:t xml:space="preserve"> can not nest used with /*KWNOADJ*/, /*KWNOPARSE*/ or /*KWNODT*/. And the comment keyword /*KWNOPARSE*/ cannot nest with /*KWNOADJ*/, /*KWCODEDBOOL*/ or /*KWNODT*/. Otherwise the iCODER-100 will make an error report.</w:t>
      </w:r>
    </w:p>
    <w:p w:rsidRPr="008A1414" w:rsidR="00FC7535" w:rsidP="00FC7535" w:rsidRDefault="00FC7535">
      <w:pPr>
        <w:pStyle w:val="ReqtifyAltQ"/>
      </w:pPr>
      <w:r w:rsidRPr="008A1414">
        <w:t>#Category=</w:t>
      </w:r>
      <w:r>
        <w:rPr>
          <w:rFonts w:hint="eastAsia"/>
        </w:rPr>
        <w:t>Design constraint</w:t>
      </w:r>
    </w:p>
    <w:p w:rsidRPr="009328EA" w:rsidR="00FC7535" w:rsidP="00FC7535" w:rsidRDefault="00FC7535">
      <w:pPr>
        <w:pStyle w:val="ReqtifyAltQ"/>
      </w:pPr>
      <w:r w:rsidRPr="009328EA">
        <w:t>#Contribution=</w:t>
      </w:r>
      <w:r w:rsidRPr="009328EA">
        <w:rPr>
          <w:rFonts w:hint="eastAsia"/>
        </w:rPr>
        <w:t>N/A</w:t>
      </w:r>
    </w:p>
    <w:p w:rsidRPr="009328EA" w:rsidR="009328EA" w:rsidP="00FC7535" w:rsidRDefault="00FC7535">
      <w:pPr>
        <w:pStyle w:val="ReqtifyAltQ"/>
        <w:rPr>
          <w:ins w:author="常鸣" w:date="2014-07-03T14:27:00Z" w:id="274"/>
        </w:rPr>
      </w:pPr>
      <w:del w:author="常鸣" w:date="2014-07-03T14:27:00Z" w:id="275">
        <w:r w:rsidRPr="009328EA" w:rsidDel="009328EA">
          <w:delText>#S</w:delText>
        </w:r>
      </w:del>
      <w:ins w:author="常鸣" w:date="2014-07-03T14:27:00Z" w:id="276">
        <w:r w:rsidRPr="009328EA" w:rsidR="009328EA">
          <w:t>#Allocation=ATP Software</w:t>
        </w:r>
      </w:ins>
    </w:p>
    <w:p w:rsidRPr="009328EA" w:rsidR="00FC7535" w:rsidP="00FC7535" w:rsidRDefault="009328EA">
      <w:pPr>
        <w:pStyle w:val="ReqtifyAltQ"/>
      </w:pPr>
      <w:ins w:author="常鸣" w:date="2014-07-03T14:27:00Z" w:id="277">
        <w:r w:rsidRPr="009328EA">
          <w:t>#S</w:t>
        </w:r>
      </w:ins>
      <w:r w:rsidRPr="009328EA" w:rsidR="00FC7535">
        <w:t>ource=</w:t>
      </w:r>
      <w:r w:rsidRPr="009328EA" w:rsidR="00A35A21">
        <w:t>[iCODER100-</w:t>
      </w:r>
      <w:r w:rsidRPr="009328EA" w:rsidR="00A35A21">
        <w:rPr>
          <w:rFonts w:hint="eastAsia"/>
        </w:rPr>
        <w:t>VCP1-</w:t>
      </w:r>
      <w:r w:rsidRPr="009328EA" w:rsidR="00A35A21">
        <w:t>SwUR-00</w:t>
      </w:r>
      <w:r w:rsidRPr="009328EA" w:rsidR="00A35A21">
        <w:rPr>
          <w:rFonts w:hint="eastAsia"/>
        </w:rPr>
        <w:t>06</w:t>
      </w:r>
      <w:r w:rsidRPr="009328EA" w:rsidR="00A35A21">
        <w:t>]</w:t>
      </w:r>
      <w:r w:rsidRPr="009328EA" w:rsidR="00CE520C">
        <w:rPr>
          <w:rFonts w:hint="eastAsia"/>
        </w:rPr>
        <w:t xml:space="preserve">, </w:t>
      </w:r>
      <w:r w:rsidRPr="009328EA" w:rsidR="00CE520C">
        <w:t>[iCODER100-</w:t>
      </w:r>
      <w:r w:rsidRPr="009328EA" w:rsidR="00CE520C">
        <w:rPr>
          <w:rFonts w:hint="eastAsia"/>
        </w:rPr>
        <w:t>VCP2-</w:t>
      </w:r>
      <w:r w:rsidRPr="009328EA" w:rsidR="00CE520C">
        <w:t>SwUR-00</w:t>
      </w:r>
      <w:r w:rsidRPr="009328EA" w:rsidR="00CE520C">
        <w:rPr>
          <w:rFonts w:hint="eastAsia"/>
        </w:rPr>
        <w:t>06</w:t>
      </w:r>
      <w:r w:rsidRPr="009328EA" w:rsidR="00CE520C">
        <w:t>]</w:t>
      </w:r>
    </w:p>
    <w:p w:rsidRPr="008A1414" w:rsidR="00FC7535" w:rsidP="00FC7535" w:rsidRDefault="00FC7535">
      <w:pPr>
        <w:pStyle w:val="ReqtifyAltQ"/>
      </w:pPr>
      <w:r w:rsidRPr="008A1414">
        <w:t>[End]</w:t>
      </w:r>
    </w:p>
    <w:p w:rsidR="00FC7535" w:rsidP="00FC7535" w:rsidRDefault="00FC7535"/>
    <w:p w:rsidR="00FC7535" w:rsidP="00FC7535" w:rsidRDefault="00FC7535"/>
    <w:p w:rsidRPr="00FC7535" w:rsidR="00F9663D" w:rsidP="00F9663D" w:rsidRDefault="00F9663D">
      <w:pPr>
        <w:pStyle w:val="ReqtifyAltR"/>
      </w:pPr>
      <w:r>
        <w:t>[iTC_CC_ATP-SwRS-</w:t>
      </w:r>
      <w:r>
        <w:rPr>
          <w:rFonts w:hint="eastAsia"/>
        </w:rPr>
        <w:t>0</w:t>
      </w:r>
      <w:r w:rsidR="00CE520C">
        <w:rPr>
          <w:rFonts w:hint="eastAsia"/>
        </w:rPr>
        <w:t>764</w:t>
      </w:r>
      <w:r>
        <w:t>]</w:t>
      </w:r>
    </w:p>
    <w:p w:rsidR="00CE520C" w:rsidP="00C93484" w:rsidRDefault="00CE520C">
      <w:pPr>
        <w:pStyle w:val="Reqtify"/>
      </w:pPr>
      <w:r>
        <w:rPr>
          <w:rFonts w:hint="eastAsia"/>
        </w:rPr>
        <w:t>ATP</w:t>
      </w:r>
      <w:r>
        <w:rPr>
          <w:rFonts w:hint="eastAsia"/>
        </w:rPr>
        <w:t>将带</w:t>
      </w:r>
      <w:r>
        <w:rPr>
          <w:rFonts w:hint="eastAsia"/>
        </w:rPr>
        <w:t>VCP</w:t>
      </w:r>
      <w:r>
        <w:rPr>
          <w:rFonts w:hint="eastAsia"/>
        </w:rPr>
        <w:t>编码的运算结果发送给</w:t>
      </w:r>
      <w:r>
        <w:rPr>
          <w:rFonts w:hint="eastAsia"/>
        </w:rPr>
        <w:t>VIOM</w:t>
      </w:r>
      <w:r>
        <w:rPr>
          <w:rFonts w:hint="eastAsia"/>
        </w:rPr>
        <w:t>进行校验。</w:t>
      </w:r>
    </w:p>
    <w:p w:rsidRPr="00FC7535" w:rsidR="00FC7535" w:rsidP="00C93484" w:rsidRDefault="00FC7535">
      <w:pPr>
        <w:pStyle w:val="Reqtify"/>
      </w:pPr>
      <w:r w:rsidRPr="00FC7535">
        <w:t>For the system which using iCODER</w:t>
      </w:r>
      <w:r w:rsidRPr="00FC7535">
        <w:rPr>
          <w:rFonts w:hint="eastAsia"/>
        </w:rPr>
        <w:t>-100</w:t>
      </w:r>
      <w:r w:rsidRPr="00FC7535">
        <w:t xml:space="preserve"> to achi</w:t>
      </w:r>
      <w:r w:rsidRPr="00FC7535">
        <w:rPr>
          <w:rFonts w:hint="eastAsia"/>
        </w:rPr>
        <w:t>e</w:t>
      </w:r>
      <w:r w:rsidRPr="00FC7535">
        <w:t>ve SIL requirement, the signature of the output shall be critica</w:t>
      </w:r>
      <w:r w:rsidRPr="00FC7535">
        <w:rPr>
          <w:rFonts w:hint="eastAsia"/>
        </w:rPr>
        <w:t>l</w:t>
      </w:r>
      <w:r w:rsidRPr="00FC7535">
        <w:t>ly checked.</w:t>
      </w:r>
    </w:p>
    <w:p w:rsidRPr="008A1414" w:rsidR="00FC7535" w:rsidP="00FC7535" w:rsidRDefault="00FC7535">
      <w:pPr>
        <w:pStyle w:val="ReqtifyAltQ"/>
      </w:pPr>
      <w:bookmarkStart w:name="OLE_LINK26" w:id="278"/>
      <w:bookmarkStart w:name="OLE_LINK27" w:id="279"/>
      <w:r w:rsidRPr="008A1414">
        <w:t>#Category=</w:t>
      </w:r>
      <w:r>
        <w:rPr>
          <w:rFonts w:hint="eastAsia"/>
        </w:rPr>
        <w:t>Design constraint</w:t>
      </w:r>
    </w:p>
    <w:p w:rsidRPr="008A1414" w:rsidR="00FC7535" w:rsidP="00FC7535" w:rsidRDefault="00FC7535">
      <w:pPr>
        <w:pStyle w:val="ReqtifyAltQ"/>
      </w:pPr>
      <w:r w:rsidRPr="008A1414">
        <w:t>#Contribution</w:t>
      </w:r>
      <w:r>
        <w:t>=</w:t>
      </w:r>
      <w:r>
        <w:rPr>
          <w:rFonts w:hint="eastAsia"/>
        </w:rPr>
        <w:t>N/A</w:t>
      </w:r>
    </w:p>
    <w:p w:rsidRPr="00486F5A" w:rsidR="009328EA" w:rsidP="00F9663D" w:rsidRDefault="00FC7535">
      <w:pPr>
        <w:pStyle w:val="ReqtifyAltQ"/>
        <w:rPr>
          <w:ins w:author="常鸣" w:date="2014-07-03T14:27:00Z" w:id="280"/>
        </w:rPr>
      </w:pPr>
      <w:del w:author="常鸣" w:date="2014-07-03T14:27:00Z" w:id="281">
        <w:r w:rsidRPr="00486F5A" w:rsidDel="009328EA">
          <w:delText>#S</w:delText>
        </w:r>
      </w:del>
      <w:ins w:author="常鸣" w:date="2014-07-03T14:27:00Z" w:id="282">
        <w:r w:rsidRPr="00486F5A" w:rsidR="009328EA">
          <w:t>#Allocation=ATP Software</w:t>
        </w:r>
      </w:ins>
    </w:p>
    <w:p w:rsidRPr="00486F5A" w:rsidR="00FC7535" w:rsidP="00F9663D" w:rsidRDefault="009328EA">
      <w:pPr>
        <w:pStyle w:val="ReqtifyAltQ"/>
      </w:pPr>
      <w:ins w:author="常鸣" w:date="2014-07-03T14:27:00Z" w:id="283">
        <w:r w:rsidRPr="00486F5A">
          <w:t>#S</w:t>
        </w:r>
      </w:ins>
      <w:r w:rsidRPr="00486F5A" w:rsidR="00FC7535">
        <w:t>ource=</w:t>
      </w:r>
      <w:r w:rsidRPr="00486F5A" w:rsidR="00F9663D">
        <w:t>[iCODER100-</w:t>
      </w:r>
      <w:r w:rsidRPr="00486F5A" w:rsidR="00F9663D">
        <w:rPr>
          <w:rFonts w:hint="eastAsia"/>
        </w:rPr>
        <w:t>VCP1-</w:t>
      </w:r>
      <w:r w:rsidRPr="00486F5A" w:rsidR="00F9663D">
        <w:t>SwUR-00</w:t>
      </w:r>
      <w:r w:rsidRPr="00486F5A" w:rsidR="00F9663D">
        <w:rPr>
          <w:rFonts w:hint="eastAsia"/>
        </w:rPr>
        <w:t>07</w:t>
      </w:r>
      <w:r w:rsidRPr="00486F5A" w:rsidR="00F9663D">
        <w:t>]</w:t>
      </w:r>
      <w:r w:rsidRPr="00486F5A" w:rsidR="00CE520C">
        <w:rPr>
          <w:rFonts w:hint="eastAsia"/>
        </w:rPr>
        <w:t>,</w:t>
      </w:r>
      <w:r w:rsidRPr="00486F5A" w:rsidR="00CE520C">
        <w:t xml:space="preserve"> [iCODER100-</w:t>
      </w:r>
      <w:r w:rsidRPr="00486F5A" w:rsidR="00CE520C">
        <w:rPr>
          <w:rFonts w:hint="eastAsia"/>
        </w:rPr>
        <w:t>VCP2-</w:t>
      </w:r>
      <w:r w:rsidRPr="00486F5A" w:rsidR="00CE520C">
        <w:t>SwUR-00</w:t>
      </w:r>
      <w:r w:rsidRPr="00486F5A" w:rsidR="00CE520C">
        <w:rPr>
          <w:rFonts w:hint="eastAsia"/>
        </w:rPr>
        <w:t>07</w:t>
      </w:r>
      <w:r w:rsidRPr="00486F5A" w:rsidR="00CE520C">
        <w:t>]</w:t>
      </w:r>
    </w:p>
    <w:p w:rsidRPr="008A1414" w:rsidR="00FC7535" w:rsidP="00FC7535" w:rsidRDefault="00FC7535">
      <w:pPr>
        <w:pStyle w:val="ReqtifyAltQ"/>
      </w:pPr>
      <w:r w:rsidRPr="008A1414">
        <w:t>[End]</w:t>
      </w:r>
    </w:p>
    <w:p w:rsidR="00FC7535" w:rsidP="00FC7535" w:rsidRDefault="00FC7535"/>
    <w:p w:rsidR="00FC7535" w:rsidP="00FC7535" w:rsidRDefault="00FC7535"/>
    <w:p w:rsidRPr="00FC7535" w:rsidR="00CE520C" w:rsidP="00CE520C" w:rsidRDefault="00CE520C">
      <w:pPr>
        <w:pStyle w:val="ReqtifyAltR"/>
      </w:pPr>
      <w:r>
        <w:t>[iTC_CC_ATP-SwRS-</w:t>
      </w:r>
      <w:r>
        <w:rPr>
          <w:rFonts w:hint="eastAsia"/>
        </w:rPr>
        <w:t>0765</w:t>
      </w:r>
      <w:r>
        <w:t>]</w:t>
      </w:r>
    </w:p>
    <w:p w:rsidRPr="00CE520C" w:rsidR="00CE520C" w:rsidP="00C93484" w:rsidRDefault="00CE520C">
      <w:pPr>
        <w:pStyle w:val="Reqtify"/>
      </w:pPr>
      <w:r w:rsidRPr="00CE520C">
        <w:rPr>
          <w:rFonts w:hint="eastAsia"/>
        </w:rPr>
        <w:t>ATP</w:t>
      </w:r>
      <w:r w:rsidRPr="00CE520C">
        <w:rPr>
          <w:rFonts w:hint="eastAsia"/>
        </w:rPr>
        <w:t>代码中头文件的嵌套不能超过十层。</w:t>
      </w:r>
    </w:p>
    <w:p w:rsidRPr="00CE520C" w:rsidR="00CE520C" w:rsidP="00C93484" w:rsidRDefault="00CE520C">
      <w:pPr>
        <w:pStyle w:val="Reqtify"/>
      </w:pPr>
      <w:r w:rsidRPr="00CE520C">
        <w:rPr>
          <w:rFonts w:hint="eastAsia"/>
        </w:rPr>
        <w:t>Header file</w:t>
      </w:r>
      <w:r w:rsidRPr="00CE520C">
        <w:t>’</w:t>
      </w:r>
      <w:r w:rsidRPr="00CE520C">
        <w:rPr>
          <w:rFonts w:hint="eastAsia"/>
        </w:rPr>
        <w:t>s nesting cannot exceed 10 layers.</w:t>
      </w:r>
    </w:p>
    <w:p w:rsidRPr="008A1414" w:rsidR="00CE520C" w:rsidP="00CE520C" w:rsidRDefault="00CE520C">
      <w:pPr>
        <w:pStyle w:val="ReqtifyAltQ"/>
      </w:pPr>
      <w:r w:rsidRPr="008A1414">
        <w:t>#Category=</w:t>
      </w:r>
      <w:r>
        <w:rPr>
          <w:rFonts w:hint="eastAsia"/>
        </w:rPr>
        <w:t>Design constraint</w:t>
      </w:r>
    </w:p>
    <w:p w:rsidRPr="008A1414" w:rsidR="00CE520C" w:rsidP="00CE520C" w:rsidRDefault="00CE520C">
      <w:pPr>
        <w:pStyle w:val="ReqtifyAltQ"/>
      </w:pPr>
      <w:r w:rsidRPr="008A1414">
        <w:t>#Contribution</w:t>
      </w:r>
      <w:r>
        <w:t>=</w:t>
      </w:r>
      <w:r>
        <w:rPr>
          <w:rFonts w:hint="eastAsia"/>
        </w:rPr>
        <w:t>N/A</w:t>
      </w:r>
    </w:p>
    <w:p w:rsidR="009328EA" w:rsidP="00CE520C" w:rsidRDefault="00CE520C">
      <w:pPr>
        <w:pStyle w:val="ReqtifyAltQ"/>
        <w:rPr>
          <w:ins w:author="常鸣" w:date="2014-07-03T14:27:00Z" w:id="284"/>
        </w:rPr>
      </w:pPr>
      <w:del w:author="常鸣" w:date="2014-07-03T14:27:00Z" w:id="285">
        <w:r w:rsidRPr="008A1414" w:rsidDel="009328EA">
          <w:delText>#S</w:delText>
        </w:r>
      </w:del>
      <w:ins w:author="常鸣" w:date="2014-07-03T14:27:00Z" w:id="286">
        <w:r w:rsidR="009328EA">
          <w:t>#Allocation=ATP Software</w:t>
        </w:r>
      </w:ins>
    </w:p>
    <w:p w:rsidR="00CE520C" w:rsidP="00CE520C" w:rsidRDefault="009328EA">
      <w:pPr>
        <w:pStyle w:val="ReqtifyAltQ"/>
      </w:pPr>
      <w:ins w:author="常鸣" w:date="2014-07-03T14:27:00Z" w:id="287">
        <w:r>
          <w:t>#S</w:t>
        </w:r>
      </w:ins>
      <w:r w:rsidRPr="008A1414" w:rsidR="00CE520C">
        <w:t>ource=</w:t>
      </w:r>
      <w:r w:rsidR="00CE520C">
        <w:t xml:space="preserve"> [iCODER100-</w:t>
      </w:r>
      <w:r w:rsidRPr="00CE520C" w:rsidR="00CE520C">
        <w:rPr>
          <w:rFonts w:hint="eastAsia"/>
        </w:rPr>
        <w:t>VCP2-</w:t>
      </w:r>
      <w:r w:rsidRPr="00CE520C" w:rsidR="00CE520C">
        <w:t>SwUR-00</w:t>
      </w:r>
      <w:r w:rsidRPr="00CE520C" w:rsidR="00CE520C">
        <w:rPr>
          <w:rFonts w:hint="eastAsia"/>
        </w:rPr>
        <w:t>05</w:t>
      </w:r>
      <w:r w:rsidRPr="00CE520C" w:rsidR="00CE520C">
        <w:t>]</w:t>
      </w:r>
    </w:p>
    <w:p w:rsidRPr="00CE520C" w:rsidR="00CE520C" w:rsidP="00CE520C" w:rsidRDefault="00CE520C">
      <w:pPr>
        <w:pStyle w:val="ReqtifyAltQ"/>
      </w:pPr>
      <w:r w:rsidRPr="002203A1">
        <w:t>[End]</w:t>
      </w:r>
    </w:p>
    <w:p w:rsidRPr="00FC7535" w:rsidR="00CE520C" w:rsidP="00FC7535" w:rsidRDefault="00CE520C"/>
    <w:p w:rsidR="00FC7535" w:rsidP="00C93484" w:rsidRDefault="00FC7535">
      <w:pPr>
        <w:pStyle w:val="Reqtify"/>
      </w:pPr>
    </w:p>
    <w:p w:rsidR="00FC7535" w:rsidP="00FC7535" w:rsidRDefault="00FC7535">
      <w:pPr>
        <w:pStyle w:val="ReqtifyAltR"/>
      </w:pPr>
      <w:r>
        <w:t>[iTC_CC_ATP-SwRS-</w:t>
      </w:r>
      <w:r>
        <w:rPr>
          <w:rFonts w:hint="eastAsia"/>
        </w:rPr>
        <w:t>0</w:t>
      </w:r>
      <w:r w:rsidR="00CE520C">
        <w:rPr>
          <w:rFonts w:hint="eastAsia"/>
        </w:rPr>
        <w:t>766</w:t>
      </w:r>
      <w:r>
        <w:t>]</w:t>
      </w:r>
    </w:p>
    <w:p w:rsidRPr="00FC7535" w:rsidR="00FC7535" w:rsidP="00C93484" w:rsidRDefault="00FC7535">
      <w:pPr>
        <w:pStyle w:val="Reqtify"/>
      </w:pPr>
      <w:r>
        <w:rPr>
          <w:rFonts w:hint="eastAsia"/>
        </w:rPr>
        <w:t>使用</w:t>
      </w:r>
      <w:r>
        <w:rPr>
          <w:rFonts w:hint="eastAsia"/>
        </w:rPr>
        <w:t>VCP</w:t>
      </w:r>
      <w:r>
        <w:rPr>
          <w:rFonts w:hint="eastAsia"/>
        </w:rPr>
        <w:t>工具处理</w:t>
      </w:r>
      <w:r>
        <w:rPr>
          <w:rFonts w:hint="eastAsia"/>
        </w:rPr>
        <w:t>ATP</w:t>
      </w:r>
      <w:r>
        <w:rPr>
          <w:rFonts w:hint="eastAsia"/>
        </w:rPr>
        <w:t>代码的</w:t>
      </w:r>
      <w:r>
        <w:rPr>
          <w:rFonts w:hint="eastAsia"/>
        </w:rPr>
        <w:t>PC</w:t>
      </w:r>
      <w:r>
        <w:rPr>
          <w:rFonts w:hint="eastAsia"/>
        </w:rPr>
        <w:t>机应满足</w:t>
      </w:r>
      <w:r w:rsidRPr="00FC7535">
        <w:rPr>
          <w:rFonts w:hint="eastAsia"/>
        </w:rPr>
        <w:t>的硬件最小配置：</w:t>
      </w:r>
    </w:p>
    <w:p w:rsidRPr="00FC7535" w:rsidR="00FC7535" w:rsidP="00C93484" w:rsidRDefault="00FC7535">
      <w:pPr>
        <w:pStyle w:val="Reqtify"/>
      </w:pPr>
      <w:r w:rsidRPr="00FC7535">
        <w:rPr>
          <w:rFonts w:hint="eastAsia"/>
        </w:rPr>
        <w:t>The minimal configuration of the hardware that the software needs:</w:t>
      </w:r>
    </w:p>
    <w:bookmarkEnd w:id="278"/>
    <w:bookmarkEnd w:id="279"/>
    <w:p w:rsidRPr="00FC7535" w:rsidR="00FC7535" w:rsidP="00FA0FBB" w:rsidRDefault="00FC7535">
      <w:pPr>
        <w:pStyle w:val="AltX"/>
      </w:pPr>
      <w:r w:rsidRPr="00FC7535">
        <w:rPr>
          <w:rFonts w:hint="eastAsia"/>
        </w:rPr>
        <w:t>计算机</w:t>
      </w:r>
      <w:r w:rsidRPr="00FC7535">
        <w:rPr>
          <w:rFonts w:hint="eastAsia"/>
        </w:rPr>
        <w:t>CPU</w:t>
      </w:r>
      <w:r w:rsidRPr="00FC7535">
        <w:rPr>
          <w:rFonts w:hint="eastAsia"/>
        </w:rPr>
        <w:t>：</w:t>
      </w:r>
      <w:r w:rsidRPr="00FC7535">
        <w:rPr>
          <w:rFonts w:hint="eastAsia"/>
        </w:rPr>
        <w:t xml:space="preserve"> P4 3.0GHz</w:t>
      </w:r>
      <w:r w:rsidRPr="00FC7535">
        <w:rPr>
          <w:rFonts w:hint="eastAsia"/>
        </w:rPr>
        <w:t>以上；</w:t>
      </w:r>
      <w:r w:rsidRPr="00FC7535">
        <w:rPr>
          <w:rFonts w:hint="eastAsia"/>
        </w:rPr>
        <w:t xml:space="preserve">Computer CPU: at least P4 3.0GHz </w:t>
      </w:r>
    </w:p>
    <w:p w:rsidRPr="00FC7535" w:rsidR="00FC7535" w:rsidP="00FA0FBB" w:rsidRDefault="00FC7535">
      <w:pPr>
        <w:pStyle w:val="AltX"/>
      </w:pPr>
      <w:r w:rsidRPr="00FC7535">
        <w:rPr>
          <w:rFonts w:hint="eastAsia"/>
        </w:rPr>
        <w:t>内存：</w:t>
      </w:r>
      <w:r w:rsidRPr="00FC7535">
        <w:rPr>
          <w:rFonts w:hint="eastAsia"/>
        </w:rPr>
        <w:t>1G</w:t>
      </w:r>
      <w:r w:rsidRPr="00FC7535">
        <w:rPr>
          <w:rFonts w:hint="eastAsia"/>
        </w:rPr>
        <w:t>以上；</w:t>
      </w:r>
      <w:r w:rsidRPr="00FC7535">
        <w:rPr>
          <w:rFonts w:hint="eastAsia"/>
        </w:rPr>
        <w:t>memory: at least 1G</w:t>
      </w:r>
    </w:p>
    <w:p w:rsidRPr="00FC7535" w:rsidR="00FC7535" w:rsidP="00FA0FBB" w:rsidRDefault="00FC7535">
      <w:pPr>
        <w:pStyle w:val="AltX"/>
      </w:pPr>
      <w:r w:rsidRPr="00FC7535">
        <w:rPr>
          <w:rFonts w:hint="eastAsia"/>
        </w:rPr>
        <w:lastRenderedPageBreak/>
        <w:t>硬盘：</w:t>
      </w:r>
      <w:r w:rsidRPr="00FC7535">
        <w:rPr>
          <w:rFonts w:hint="eastAsia"/>
        </w:rPr>
        <w:t>80G</w:t>
      </w:r>
      <w:r w:rsidRPr="00FC7535">
        <w:rPr>
          <w:rFonts w:hint="eastAsia"/>
        </w:rPr>
        <w:t>；</w:t>
      </w:r>
      <w:r w:rsidRPr="00FC7535">
        <w:rPr>
          <w:rFonts w:hint="eastAsia"/>
        </w:rPr>
        <w:t>hard disk: 80G</w:t>
      </w:r>
    </w:p>
    <w:p w:rsidRPr="00FC7535" w:rsidR="00FC7535" w:rsidP="00FA0FBB" w:rsidRDefault="00FC7535">
      <w:pPr>
        <w:pStyle w:val="AltX"/>
      </w:pPr>
      <w:r w:rsidRPr="00FC7535">
        <w:rPr>
          <w:rFonts w:hint="eastAsia"/>
        </w:rPr>
        <w:t>操作系统：</w:t>
      </w:r>
      <w:r w:rsidRPr="00FC7535">
        <w:rPr>
          <w:rFonts w:hint="eastAsia"/>
        </w:rPr>
        <w:t>Windows XP</w:t>
      </w:r>
      <w:r w:rsidRPr="00FC7535">
        <w:rPr>
          <w:rFonts w:hint="eastAsia"/>
        </w:rPr>
        <w:t>及以上版本的微软视窗操作系统；</w:t>
      </w:r>
      <w:r w:rsidRPr="00FC7535">
        <w:rPr>
          <w:rFonts w:hint="eastAsia"/>
        </w:rPr>
        <w:t xml:space="preserve">Operation system: Windows Xp or </w:t>
      </w:r>
      <w:r w:rsidRPr="00FC7535">
        <w:t>Microsoft</w:t>
      </w:r>
      <w:r w:rsidRPr="00FC7535">
        <w:rPr>
          <w:rFonts w:hint="eastAsia"/>
        </w:rPr>
        <w:t xml:space="preserve"> windows operation system exceeds XP.</w:t>
      </w:r>
    </w:p>
    <w:p w:rsidRPr="008A1414" w:rsidR="00FC7535" w:rsidP="00FC7535" w:rsidRDefault="00FC7535">
      <w:pPr>
        <w:pStyle w:val="ReqtifyAltQ"/>
      </w:pPr>
      <w:r w:rsidRPr="008A1414">
        <w:t>#Category=</w:t>
      </w:r>
      <w:r>
        <w:rPr>
          <w:rFonts w:hint="eastAsia"/>
        </w:rPr>
        <w:t>Design constraint</w:t>
      </w:r>
    </w:p>
    <w:p w:rsidRPr="008A1414" w:rsidR="00FC7535" w:rsidP="00FC7535" w:rsidRDefault="00FC7535">
      <w:pPr>
        <w:pStyle w:val="ReqtifyAltQ"/>
      </w:pPr>
      <w:r w:rsidRPr="008A1414">
        <w:t>#Contribution</w:t>
      </w:r>
      <w:r>
        <w:t>=</w:t>
      </w:r>
      <w:r>
        <w:rPr>
          <w:rFonts w:hint="eastAsia"/>
        </w:rPr>
        <w:t>N/A</w:t>
      </w:r>
    </w:p>
    <w:p w:rsidR="009328EA" w:rsidP="00FC7535" w:rsidRDefault="00FC7535">
      <w:pPr>
        <w:pStyle w:val="ReqtifyAltQ"/>
        <w:rPr>
          <w:ins w:author="常鸣" w:date="2014-07-03T14:27:00Z" w:id="288"/>
          <w:lang w:val="fr-FR"/>
        </w:rPr>
      </w:pPr>
      <w:del w:author="常鸣" w:date="2014-07-03T14:27:00Z" w:id="289">
        <w:r w:rsidRPr="00F81CA1" w:rsidDel="009328EA">
          <w:rPr>
            <w:lang w:val="fr-FR"/>
          </w:rPr>
          <w:delText>#S</w:delText>
        </w:r>
      </w:del>
      <w:ins w:author="常鸣" w:date="2014-07-03T14:27:00Z" w:id="290">
        <w:r w:rsidR="009328EA">
          <w:rPr>
            <w:lang w:val="fr-FR"/>
          </w:rPr>
          <w:t>#Allocation=ATP Software</w:t>
        </w:r>
      </w:ins>
    </w:p>
    <w:p w:rsidRPr="00F81CA1" w:rsidR="00FC7535" w:rsidP="00FC7535" w:rsidRDefault="009328EA">
      <w:pPr>
        <w:pStyle w:val="ReqtifyAltQ"/>
        <w:rPr>
          <w:lang w:val="fr-FR"/>
        </w:rPr>
      </w:pPr>
      <w:ins w:author="常鸣" w:date="2014-07-03T14:27:00Z" w:id="291">
        <w:r>
          <w:rPr>
            <w:lang w:val="fr-FR"/>
          </w:rPr>
          <w:t>#S</w:t>
        </w:r>
      </w:ins>
      <w:r w:rsidRPr="00F81CA1" w:rsidR="00FC7535">
        <w:rPr>
          <w:lang w:val="fr-FR"/>
        </w:rPr>
        <w:t>ource=[iCODER100-</w:t>
      </w:r>
      <w:r w:rsidRPr="00F81CA1" w:rsidR="00FC7535">
        <w:rPr>
          <w:rFonts w:hint="eastAsia"/>
          <w:lang w:val="fr-FR"/>
        </w:rPr>
        <w:t>VCP1-</w:t>
      </w:r>
      <w:r w:rsidRPr="00F81CA1" w:rsidR="00FC7535">
        <w:rPr>
          <w:lang w:val="fr-FR"/>
        </w:rPr>
        <w:t>SwUR-00</w:t>
      </w:r>
      <w:r w:rsidRPr="00F81CA1" w:rsidR="00FC7535">
        <w:rPr>
          <w:rFonts w:hint="eastAsia"/>
          <w:lang w:val="fr-FR"/>
        </w:rPr>
        <w:t>08</w:t>
      </w:r>
      <w:r w:rsidRPr="00F81CA1" w:rsidR="00FC7535">
        <w:rPr>
          <w:lang w:val="fr-FR"/>
        </w:rPr>
        <w:t>]</w:t>
      </w:r>
      <w:r w:rsidRPr="00F81CA1" w:rsidR="00CE520C">
        <w:rPr>
          <w:rFonts w:hint="eastAsia"/>
          <w:lang w:val="fr-FR"/>
        </w:rPr>
        <w:t>,</w:t>
      </w:r>
      <w:r w:rsidRPr="00F81CA1" w:rsidR="00CE520C">
        <w:rPr>
          <w:lang w:val="fr-FR"/>
        </w:rPr>
        <w:t xml:space="preserve"> [iCODER100-</w:t>
      </w:r>
      <w:r w:rsidRPr="00F81CA1" w:rsidR="00CE520C">
        <w:rPr>
          <w:rFonts w:hint="eastAsia"/>
          <w:lang w:val="fr-FR"/>
        </w:rPr>
        <w:t>VCP2-</w:t>
      </w:r>
      <w:r w:rsidRPr="00F81CA1" w:rsidR="00CE520C">
        <w:rPr>
          <w:lang w:val="fr-FR"/>
        </w:rPr>
        <w:t>SwUR-00</w:t>
      </w:r>
      <w:r w:rsidRPr="00F81CA1" w:rsidR="00CE520C">
        <w:rPr>
          <w:rFonts w:hint="eastAsia"/>
          <w:lang w:val="fr-FR"/>
        </w:rPr>
        <w:t>08</w:t>
      </w:r>
      <w:r w:rsidRPr="00F81CA1" w:rsidR="00CE520C">
        <w:rPr>
          <w:lang w:val="fr-FR"/>
        </w:rPr>
        <w:t>]</w:t>
      </w:r>
    </w:p>
    <w:p w:rsidRPr="008A1414" w:rsidR="00FC7535" w:rsidP="00FC7535" w:rsidRDefault="00FC7535">
      <w:pPr>
        <w:pStyle w:val="ReqtifyAltQ"/>
      </w:pPr>
      <w:r w:rsidRPr="008A1414">
        <w:t>[End]</w:t>
      </w:r>
    </w:p>
    <w:p w:rsidR="00FC7535" w:rsidP="00C93484" w:rsidRDefault="00FC7535">
      <w:pPr>
        <w:pStyle w:val="Reqtify"/>
      </w:pPr>
    </w:p>
    <w:p w:rsidRPr="0037415D" w:rsidR="00002C66" w:rsidP="00C93484" w:rsidRDefault="00002C66">
      <w:pPr>
        <w:pStyle w:val="Reqtify"/>
      </w:pPr>
    </w:p>
    <w:p w:rsidRPr="00DF50B6" w:rsidR="00DF50B6" w:rsidP="00F23398" w:rsidRDefault="00DF50B6">
      <w:pPr>
        <w:pStyle w:val="2"/>
        <w:ind w:left="756" w:hanging="756"/>
      </w:pPr>
      <w:bookmarkStart w:name="_Toc335400139" w:id="292"/>
      <w:bookmarkStart w:name="_Toc348357014" w:id="293"/>
      <w:bookmarkStart w:name="_Toc349030427" w:id="294"/>
      <w:bookmarkStart w:name="_Toc347566560" w:id="295"/>
      <w:bookmarkStart w:name="_Toc345689225" w:id="296"/>
      <w:bookmarkStart w:name="_Toc376182926" w:id="297"/>
      <w:bookmarkStart w:name="_Toc392229905" w:id="298"/>
      <w:r>
        <w:rPr>
          <w:rFonts w:hint="eastAsia"/>
        </w:rPr>
        <w:t xml:space="preserve">Quality </w:t>
      </w:r>
      <w:r w:rsidRPr="00DF50B6">
        <w:rPr>
          <w:rFonts w:hint="eastAsia"/>
        </w:rPr>
        <w:t>Requirements</w:t>
      </w:r>
      <w:bookmarkEnd w:id="292"/>
      <w:bookmarkEnd w:id="293"/>
      <w:bookmarkEnd w:id="294"/>
      <w:bookmarkEnd w:id="295"/>
      <w:bookmarkEnd w:id="296"/>
      <w:bookmarkEnd w:id="297"/>
      <w:bookmarkEnd w:id="298"/>
    </w:p>
    <w:p w:rsidR="00DF50B6" w:rsidP="00C93484" w:rsidRDefault="00DF50B6">
      <w:pPr>
        <w:pStyle w:val="Reqtify"/>
      </w:pPr>
      <w:r>
        <w:rPr>
          <w:rFonts w:hint="eastAsia"/>
        </w:rPr>
        <w:t>N/A</w:t>
      </w:r>
    </w:p>
    <w:p w:rsidR="00DF50B6" w:rsidP="00C93484" w:rsidRDefault="00DF50B6">
      <w:pPr>
        <w:pStyle w:val="Reqtify"/>
      </w:pPr>
    </w:p>
    <w:p w:rsidRPr="00DF50B6" w:rsidR="00DF50B6" w:rsidP="00F23398" w:rsidRDefault="00DF50B6">
      <w:pPr>
        <w:pStyle w:val="2"/>
        <w:ind w:left="756" w:hanging="756"/>
      </w:pPr>
      <w:bookmarkStart w:name="_Toc335400140" w:id="299"/>
      <w:bookmarkStart w:name="_Toc348357015" w:id="300"/>
      <w:bookmarkStart w:name="_Toc349030428" w:id="301"/>
      <w:bookmarkStart w:name="_Toc347566561" w:id="302"/>
      <w:bookmarkStart w:name="_Toc345689226" w:id="303"/>
      <w:bookmarkStart w:name="_Toc376182927" w:id="304"/>
      <w:bookmarkStart w:name="_Toc392229906" w:id="305"/>
      <w:r>
        <w:rPr>
          <w:rFonts w:hint="eastAsia"/>
        </w:rPr>
        <w:t>Performance</w:t>
      </w:r>
      <w:bookmarkEnd w:id="299"/>
      <w:bookmarkEnd w:id="300"/>
      <w:bookmarkEnd w:id="301"/>
      <w:bookmarkEnd w:id="302"/>
      <w:bookmarkEnd w:id="303"/>
      <w:bookmarkEnd w:id="304"/>
      <w:bookmarkEnd w:id="305"/>
    </w:p>
    <w:p w:rsidR="00DF50B6" w:rsidP="00DF50B6" w:rsidRDefault="00DF50B6">
      <w:pPr>
        <w:pStyle w:val="ReqtifyAltR"/>
      </w:pPr>
      <w:r>
        <w:t>[iTC_CC_ATP-SwRS-</w:t>
      </w:r>
      <w:r>
        <w:rPr>
          <w:rFonts w:hint="eastAsia"/>
        </w:rPr>
        <w:t>0008</w:t>
      </w:r>
      <w:r>
        <w:t>]</w:t>
      </w:r>
    </w:p>
    <w:p w:rsidR="00DF50B6" w:rsidP="00C93484" w:rsidRDefault="00DF50B6">
      <w:pPr>
        <w:pStyle w:val="Reqtify"/>
      </w:pPr>
      <w:bookmarkStart w:name="_Toc277755511" w:id="306"/>
      <w:r>
        <w:rPr>
          <w:rFonts w:hint="eastAsia"/>
        </w:rPr>
        <w:t>ATP</w:t>
      </w:r>
      <w:r>
        <w:rPr>
          <w:rFonts w:hint="eastAsia"/>
        </w:rPr>
        <w:t>软件必须在</w:t>
      </w:r>
      <w:r>
        <w:rPr>
          <w:rFonts w:hint="eastAsia"/>
        </w:rPr>
        <w:t>2</w:t>
      </w:r>
      <w:r>
        <w:rPr>
          <w:rFonts w:hint="eastAsia"/>
        </w:rPr>
        <w:t>个</w:t>
      </w:r>
      <w:r>
        <w:rPr>
          <w:rStyle w:val="aff1"/>
          <w:rFonts w:hint="eastAsia"/>
        </w:rPr>
        <w:t>ATP_CYCLE_TIME</w:t>
      </w:r>
      <w:r>
        <w:rPr>
          <w:rFonts w:hint="eastAsia"/>
        </w:rPr>
        <w:t>主周期内，根据来自</w:t>
      </w:r>
      <w:r>
        <w:rPr>
          <w:rFonts w:hint="eastAsia"/>
        </w:rPr>
        <w:t>CCNV</w:t>
      </w:r>
      <w:r>
        <w:rPr>
          <w:rFonts w:hint="eastAsia"/>
        </w:rPr>
        <w:t>的输入信息计算生成外部输出命令</w:t>
      </w:r>
      <w:bookmarkEnd w:id="306"/>
      <w:r>
        <w:rPr>
          <w:rFonts w:hint="eastAsia"/>
        </w:rPr>
        <w:t>，并组帧发送给</w:t>
      </w:r>
      <w:r>
        <w:rPr>
          <w:rFonts w:hint="eastAsia"/>
        </w:rPr>
        <w:t>CCNV</w:t>
      </w:r>
      <w:r>
        <w:rPr>
          <w:rFonts w:hint="eastAsia"/>
        </w:rPr>
        <w:t>。</w:t>
      </w:r>
    </w:p>
    <w:p w:rsidR="00DF50B6" w:rsidP="00C93484" w:rsidRDefault="00DF50B6">
      <w:pPr>
        <w:pStyle w:val="Reqtify"/>
      </w:pPr>
      <w:bookmarkStart w:name="_Toc277755512" w:id="307"/>
      <w:r>
        <w:t xml:space="preserve">Vital inputs of ATP embedded software shall be acquired every </w:t>
      </w:r>
      <w:r>
        <w:rPr>
          <w:rStyle w:val="aff1"/>
          <w:rFonts w:hint="eastAsia"/>
        </w:rPr>
        <w:t>ATP_CYCLE_TIME</w:t>
      </w:r>
      <w:r>
        <w:t>.</w:t>
      </w:r>
      <w:bookmarkEnd w:id="307"/>
    </w:p>
    <w:p w:rsidR="00DF50B6" w:rsidP="00C93484" w:rsidRDefault="00DF50B6">
      <w:pPr>
        <w:pStyle w:val="Reqtify"/>
      </w:pPr>
      <w:bookmarkStart w:name="_Toc277755513" w:id="308"/>
      <w:r>
        <w:t>Once vital inputs acquired, ATP embedded software shall refresh its outputs in less than</w:t>
      </w:r>
      <w:r>
        <w:rPr>
          <w:rFonts w:hint="eastAsia"/>
        </w:rPr>
        <w:t xml:space="preserve"> two</w:t>
      </w:r>
      <w:r w:rsidRPr="008C7C4B">
        <w:rPr>
          <w:rStyle w:val="aff1"/>
          <w:rFonts w:hint="eastAsia"/>
        </w:rPr>
        <w:t xml:space="preserve"> </w:t>
      </w:r>
      <w:r>
        <w:rPr>
          <w:rStyle w:val="aff1"/>
          <w:rFonts w:hint="eastAsia"/>
        </w:rPr>
        <w:t>ATP_CYCLE_TIME</w:t>
      </w:r>
      <w:bookmarkEnd w:id="308"/>
      <w:r>
        <w:rPr>
          <w:rFonts w:hint="eastAsia"/>
        </w:rPr>
        <w:t>, and send them to CCNV.</w:t>
      </w:r>
    </w:p>
    <w:p w:rsidR="00725077" w:rsidP="000C0D62" w:rsidRDefault="00DF50B6">
      <w:pPr>
        <w:pStyle w:val="ReqtifyAltQ"/>
      </w:pPr>
      <w:r w:rsidRPr="008A1414">
        <w:t>#Category=</w:t>
      </w:r>
      <w:r w:rsidR="00725077">
        <w:rPr>
          <w:rFonts w:hint="eastAsia"/>
        </w:rPr>
        <w:t>Non-Functional</w:t>
      </w:r>
    </w:p>
    <w:p w:rsidRPr="008A1414" w:rsidR="00DF50B6" w:rsidP="000C0D62" w:rsidRDefault="00725077">
      <w:pPr>
        <w:pStyle w:val="ReqtifyAltQ"/>
      </w:pPr>
      <w:r>
        <w:rPr>
          <w:rFonts w:hint="eastAsia"/>
        </w:rPr>
        <w:t>#Contribution=</w:t>
      </w:r>
      <w:r w:rsidR="00DF50B6">
        <w:rPr>
          <w:rFonts w:hint="eastAsia"/>
        </w:rPr>
        <w:t>Performance</w:t>
      </w:r>
    </w:p>
    <w:p w:rsidR="009328EA" w:rsidP="000C0D62" w:rsidRDefault="00DF50B6">
      <w:pPr>
        <w:pStyle w:val="ReqtifyAltQ"/>
        <w:rPr>
          <w:ins w:author="常鸣" w:date="2014-07-03T14:27:00Z" w:id="309"/>
        </w:rPr>
      </w:pPr>
      <w:del w:author="常鸣" w:date="2014-07-03T14:27:00Z" w:id="310">
        <w:r w:rsidRPr="008A1414" w:rsidDel="009328EA">
          <w:delText>#S</w:delText>
        </w:r>
      </w:del>
      <w:ins w:author="常鸣" w:date="2014-07-03T14:27:00Z" w:id="311">
        <w:r w:rsidR="009328EA">
          <w:t>#Allocation=ATP Software</w:t>
        </w:r>
      </w:ins>
    </w:p>
    <w:p w:rsidRPr="008A1414" w:rsidR="00DF50B6" w:rsidP="000C0D62" w:rsidRDefault="009328EA">
      <w:pPr>
        <w:pStyle w:val="ReqtifyAltQ"/>
      </w:pPr>
      <w:ins w:author="常鸣" w:date="2014-07-03T14:27:00Z" w:id="312">
        <w:r>
          <w:t>#S</w:t>
        </w:r>
      </w:ins>
      <w:r w:rsidRPr="008A1414" w:rsidR="00DF50B6">
        <w:t>ource=</w:t>
      </w:r>
      <w:r w:rsidRPr="00DB0ED4" w:rsidR="00DF50B6">
        <w:t>[</w:t>
      </w:r>
      <w:r w:rsidR="00DF50B6">
        <w:t>iTC_CC-SyAD</w:t>
      </w:r>
      <w:r w:rsidRPr="00DB0ED4" w:rsidR="00DF50B6">
        <w:t>-</w:t>
      </w:r>
      <w:r w:rsidRPr="00DB0ED4" w:rsidR="00DF50B6">
        <w:rPr>
          <w:rFonts w:hint="eastAsia"/>
        </w:rPr>
        <w:t>0014]</w:t>
      </w:r>
      <w:r w:rsidR="00DF50B6">
        <w:rPr>
          <w:rFonts w:hint="eastAsia"/>
        </w:rPr>
        <w:t xml:space="preserve">, </w:t>
      </w:r>
      <w:r w:rsidRPr="00DB0ED4" w:rsidR="00DF50B6">
        <w:t>[</w:t>
      </w:r>
      <w:r w:rsidR="00DF50B6">
        <w:t>iTC_CC-SyAD</w:t>
      </w:r>
      <w:r w:rsidRPr="00DB0ED4" w:rsidR="00DF50B6">
        <w:t>-</w:t>
      </w:r>
      <w:r w:rsidR="00DF50B6">
        <w:rPr>
          <w:rFonts w:hint="eastAsia"/>
        </w:rPr>
        <w:t>1004</w:t>
      </w:r>
      <w:r w:rsidRPr="00DB0ED4" w:rsidR="00DF50B6">
        <w:rPr>
          <w:rFonts w:hint="eastAsia"/>
        </w:rPr>
        <w:t>]</w:t>
      </w:r>
      <w:r w:rsidR="00DF50B6">
        <w:rPr>
          <w:rFonts w:hint="eastAsia"/>
        </w:rPr>
        <w:t xml:space="preserve">, </w:t>
      </w:r>
      <w:r w:rsidRPr="002F188A" w:rsidR="00DF50B6">
        <w:rPr>
          <w:rFonts w:hint="eastAsia"/>
        </w:rPr>
        <w:t>[</w:t>
      </w:r>
      <w:r w:rsidRPr="002F188A" w:rsidR="00DF50B6">
        <w:t>iTC_CC</w:t>
      </w:r>
      <w:r w:rsidRPr="002F188A" w:rsidR="00DF50B6">
        <w:rPr>
          <w:rFonts w:hint="eastAsia"/>
        </w:rPr>
        <w:t>-SyAD</w:t>
      </w:r>
      <w:r w:rsidRPr="002F188A" w:rsidR="00DF50B6">
        <w:t>-</w:t>
      </w:r>
      <w:r w:rsidRPr="002F188A" w:rsidR="00DF50B6">
        <w:rPr>
          <w:rFonts w:hint="eastAsia"/>
        </w:rPr>
        <w:t>100</w:t>
      </w:r>
      <w:r w:rsidR="00DF50B6">
        <w:rPr>
          <w:rFonts w:hint="eastAsia"/>
        </w:rPr>
        <w:t>6</w:t>
      </w:r>
      <w:r w:rsidRPr="002F188A" w:rsidR="00DF50B6">
        <w:rPr>
          <w:rFonts w:hint="eastAsia"/>
        </w:rPr>
        <w:t>]</w:t>
      </w:r>
    </w:p>
    <w:p w:rsidRPr="008A1414" w:rsidR="00DF50B6" w:rsidP="000C0D62" w:rsidRDefault="00DF50B6">
      <w:pPr>
        <w:pStyle w:val="ReqtifyAltQ"/>
      </w:pPr>
      <w:r w:rsidRPr="008A1414">
        <w:t>[End]</w:t>
      </w:r>
    </w:p>
    <w:p w:rsidR="00DF50B6" w:rsidP="00C93484" w:rsidRDefault="00DF50B6">
      <w:pPr>
        <w:pStyle w:val="Reqtify"/>
      </w:pPr>
    </w:p>
    <w:p w:rsidR="00DF50B6" w:rsidP="00C93484" w:rsidRDefault="00DF50B6">
      <w:pPr>
        <w:pStyle w:val="Reqtify"/>
      </w:pPr>
    </w:p>
    <w:p w:rsidR="00DF50B6" w:rsidP="00DF50B6" w:rsidRDefault="00DF50B6">
      <w:pPr>
        <w:pStyle w:val="ReqtifyAltR"/>
      </w:pPr>
      <w:r>
        <w:t>[iTC_CC_ATP-S</w:t>
      </w:r>
      <w:r>
        <w:rPr>
          <w:rFonts w:hint="eastAsia"/>
        </w:rPr>
        <w:t>w</w:t>
      </w:r>
      <w:r>
        <w:t>RS-</w:t>
      </w:r>
      <w:r>
        <w:rPr>
          <w:rFonts w:hint="eastAsia"/>
        </w:rPr>
        <w:t>0575</w:t>
      </w:r>
      <w:r>
        <w:t>]</w:t>
      </w:r>
    </w:p>
    <w:p w:rsidR="00DF50B6" w:rsidP="00C93484" w:rsidRDefault="00DF50B6">
      <w:pPr>
        <w:pStyle w:val="Reqtify"/>
      </w:pPr>
      <w:r>
        <w:rPr>
          <w:rFonts w:hint="eastAsia"/>
        </w:rPr>
        <w:t>ATP</w:t>
      </w:r>
      <w:r>
        <w:rPr>
          <w:rFonts w:hint="eastAsia"/>
        </w:rPr>
        <w:t>软件包烧录到</w:t>
      </w:r>
      <w:r>
        <w:rPr>
          <w:rFonts w:hint="eastAsia"/>
        </w:rPr>
        <w:t>VLE-2</w:t>
      </w:r>
      <w:r>
        <w:rPr>
          <w:rFonts w:hint="eastAsia"/>
        </w:rPr>
        <w:t>板上的时间应当不超过</w:t>
      </w:r>
      <w:r>
        <w:rPr>
          <w:rStyle w:val="aff1"/>
          <w:rFonts w:hint="eastAsia"/>
        </w:rPr>
        <w:t>C_TTIS</w:t>
      </w:r>
      <w:r>
        <w:rPr>
          <w:rFonts w:hint="eastAsia"/>
        </w:rPr>
        <w:t>分钟。</w:t>
      </w:r>
    </w:p>
    <w:p w:rsidR="00DF50B6" w:rsidP="00C93484" w:rsidRDefault="00DF50B6">
      <w:pPr>
        <w:pStyle w:val="Reqtify"/>
      </w:pPr>
      <w:r>
        <w:rPr>
          <w:rFonts w:hint="eastAsia"/>
        </w:rPr>
        <w:t xml:space="preserve">The set-up of the ATP software shall not exceed </w:t>
      </w:r>
      <w:r>
        <w:rPr>
          <w:rStyle w:val="aff1"/>
          <w:rFonts w:hint="eastAsia"/>
        </w:rPr>
        <w:t>C_TTIS</w:t>
      </w:r>
      <w:r>
        <w:rPr>
          <w:rFonts w:hint="eastAsia"/>
        </w:rPr>
        <w:t xml:space="preserve"> minutes.</w:t>
      </w:r>
    </w:p>
    <w:p w:rsidR="00725077" w:rsidP="00725077" w:rsidRDefault="00DF50B6">
      <w:pPr>
        <w:pStyle w:val="ReqtifyAltQ"/>
      </w:pPr>
      <w:r w:rsidRPr="008A1414">
        <w:t>#Category=</w:t>
      </w:r>
      <w:r w:rsidR="00725077">
        <w:rPr>
          <w:rFonts w:hint="eastAsia"/>
        </w:rPr>
        <w:t>Non-Functional</w:t>
      </w:r>
    </w:p>
    <w:p w:rsidRPr="008A1414" w:rsidR="00DF50B6" w:rsidP="00725077" w:rsidRDefault="00725077">
      <w:pPr>
        <w:pStyle w:val="ReqtifyAltQ"/>
      </w:pPr>
      <w:r>
        <w:rPr>
          <w:rFonts w:hint="eastAsia"/>
        </w:rPr>
        <w:t>#Contribution=</w:t>
      </w:r>
      <w:r w:rsidR="00DF50B6">
        <w:rPr>
          <w:rFonts w:hint="eastAsia"/>
        </w:rPr>
        <w:t>Performance</w:t>
      </w:r>
    </w:p>
    <w:p w:rsidR="009328EA" w:rsidP="000C0D62" w:rsidRDefault="00DF50B6">
      <w:pPr>
        <w:pStyle w:val="ReqtifyAltQ"/>
        <w:rPr>
          <w:ins w:author="常鸣" w:date="2014-07-03T14:27:00Z" w:id="313"/>
        </w:rPr>
      </w:pPr>
      <w:del w:author="常鸣" w:date="2014-07-03T14:27:00Z" w:id="314">
        <w:r w:rsidRPr="008A1414" w:rsidDel="009328EA">
          <w:delText>#S</w:delText>
        </w:r>
      </w:del>
      <w:ins w:author="常鸣" w:date="2014-07-03T14:27:00Z" w:id="315">
        <w:r w:rsidR="009328EA">
          <w:t>#Allocation=ATP Software</w:t>
        </w:r>
      </w:ins>
    </w:p>
    <w:p w:rsidRPr="008A1414" w:rsidR="00DF50B6" w:rsidP="000C0D62" w:rsidRDefault="009328EA">
      <w:pPr>
        <w:pStyle w:val="ReqtifyAltQ"/>
      </w:pPr>
      <w:ins w:author="常鸣" w:date="2014-07-03T14:27:00Z" w:id="316">
        <w:r>
          <w:t>#S</w:t>
        </w:r>
      </w:ins>
      <w:r w:rsidRPr="008A1414" w:rsidR="00DF50B6">
        <w:t>ource=</w:t>
      </w:r>
      <w:r w:rsidRPr="00DB0ED4" w:rsidR="00DF50B6">
        <w:t>[</w:t>
      </w:r>
      <w:r w:rsidR="00DF50B6">
        <w:t>iTC_CC-SyAD</w:t>
      </w:r>
      <w:r w:rsidRPr="00DB0ED4" w:rsidR="00DF50B6">
        <w:t>-</w:t>
      </w:r>
      <w:r w:rsidRPr="00DB0ED4" w:rsidR="00DF50B6">
        <w:rPr>
          <w:rFonts w:hint="eastAsia"/>
        </w:rPr>
        <w:t>00</w:t>
      </w:r>
      <w:r w:rsidR="00DF50B6">
        <w:rPr>
          <w:rFonts w:hint="eastAsia"/>
        </w:rPr>
        <w:t>23</w:t>
      </w:r>
      <w:r w:rsidRPr="00DB0ED4" w:rsidR="00DF50B6">
        <w:rPr>
          <w:rFonts w:hint="eastAsia"/>
        </w:rPr>
        <w:t>]</w:t>
      </w:r>
    </w:p>
    <w:p w:rsidRPr="008A1414" w:rsidR="00DF50B6" w:rsidP="000C0D62" w:rsidRDefault="00DF50B6">
      <w:pPr>
        <w:pStyle w:val="ReqtifyAltQ"/>
      </w:pPr>
      <w:r w:rsidRPr="008A1414">
        <w:t>[End]</w:t>
      </w:r>
    </w:p>
    <w:p w:rsidR="00DF50B6" w:rsidP="00C93484" w:rsidRDefault="00DF50B6">
      <w:pPr>
        <w:pStyle w:val="Reqtify"/>
      </w:pPr>
    </w:p>
    <w:p w:rsidR="00DF50B6" w:rsidP="00C93484" w:rsidRDefault="00DF50B6">
      <w:pPr>
        <w:pStyle w:val="Reqtify"/>
      </w:pPr>
    </w:p>
    <w:p w:rsidR="00DF50B6" w:rsidP="00DF50B6" w:rsidRDefault="00DF50B6">
      <w:pPr>
        <w:pStyle w:val="ReqtifyAltR"/>
      </w:pPr>
      <w:r>
        <w:lastRenderedPageBreak/>
        <w:t>[iTC_CC_ATP-S</w:t>
      </w:r>
      <w:r>
        <w:rPr>
          <w:rFonts w:hint="eastAsia"/>
        </w:rPr>
        <w:t>w</w:t>
      </w:r>
      <w:r>
        <w:t>RS-</w:t>
      </w:r>
      <w:r>
        <w:rPr>
          <w:rFonts w:hint="eastAsia"/>
        </w:rPr>
        <w:t>0009</w:t>
      </w:r>
      <w:r>
        <w:t>]</w:t>
      </w:r>
    </w:p>
    <w:p w:rsidR="00DF50B6" w:rsidP="00C93484" w:rsidRDefault="00DF50B6">
      <w:pPr>
        <w:pStyle w:val="Reqtify"/>
      </w:pPr>
      <w:r>
        <w:rPr>
          <w:rFonts w:hint="eastAsia"/>
        </w:rPr>
        <w:t>ATP</w:t>
      </w:r>
      <w:r>
        <w:rPr>
          <w:rFonts w:hint="eastAsia"/>
        </w:rPr>
        <w:t>软件从上电到输出允许状态的信息，应当在</w:t>
      </w:r>
      <w:r w:rsidRPr="006032DC">
        <w:rPr>
          <w:rStyle w:val="aff1"/>
          <w:rFonts w:hint="eastAsia"/>
        </w:rPr>
        <w:t>INIT</w:t>
      </w:r>
      <w:r w:rsidRPr="006032DC">
        <w:rPr>
          <w:rStyle w:val="aff1"/>
        </w:rPr>
        <w:t>_</w:t>
      </w:r>
      <w:r w:rsidRPr="006032DC">
        <w:rPr>
          <w:rStyle w:val="aff1"/>
          <w:rFonts w:hint="eastAsia"/>
        </w:rPr>
        <w:t>AVAIL</w:t>
      </w:r>
      <w:r w:rsidRPr="006032DC">
        <w:rPr>
          <w:rStyle w:val="aff1"/>
        </w:rPr>
        <w:t>_M</w:t>
      </w:r>
      <w:r w:rsidRPr="006032DC">
        <w:rPr>
          <w:rStyle w:val="aff1"/>
          <w:rFonts w:hint="eastAsia"/>
        </w:rPr>
        <w:t>AX</w:t>
      </w:r>
      <w:r w:rsidRPr="006032DC">
        <w:rPr>
          <w:rStyle w:val="aff1"/>
        </w:rPr>
        <w:t>_T</w:t>
      </w:r>
      <w:r w:rsidRPr="006032DC">
        <w:rPr>
          <w:rStyle w:val="aff1"/>
          <w:rFonts w:hint="eastAsia"/>
        </w:rPr>
        <w:t>IME</w:t>
      </w:r>
      <w:r>
        <w:rPr>
          <w:rFonts w:hint="eastAsia"/>
        </w:rPr>
        <w:t>时间内完成。</w:t>
      </w:r>
    </w:p>
    <w:p w:rsidR="00DF50B6" w:rsidP="00C93484" w:rsidRDefault="00DF50B6">
      <w:pPr>
        <w:pStyle w:val="Reqtify"/>
      </w:pPr>
      <w:r w:rsidRPr="00634120">
        <w:t xml:space="preserve">From power-up and if conditions on inputs allow to reach a higher level of train availability (that is to compute at least one safety-related output at permissive state) </w:t>
      </w:r>
      <w:r>
        <w:t>ATP</w:t>
      </w:r>
      <w:r w:rsidRPr="00634120">
        <w:t xml:space="preserve"> embedded software shall be able to increase train operation availability in less than </w:t>
      </w:r>
      <w:r w:rsidRPr="006032DC">
        <w:rPr>
          <w:rStyle w:val="aff1"/>
          <w:rFonts w:hint="eastAsia"/>
        </w:rPr>
        <w:t>INIT</w:t>
      </w:r>
      <w:r w:rsidRPr="006032DC">
        <w:rPr>
          <w:rStyle w:val="aff1"/>
        </w:rPr>
        <w:t>_</w:t>
      </w:r>
      <w:r w:rsidRPr="006032DC">
        <w:rPr>
          <w:rStyle w:val="aff1"/>
          <w:rFonts w:hint="eastAsia"/>
        </w:rPr>
        <w:t>AVAIL</w:t>
      </w:r>
      <w:r w:rsidRPr="006032DC">
        <w:rPr>
          <w:rStyle w:val="aff1"/>
        </w:rPr>
        <w:t>_M</w:t>
      </w:r>
      <w:r w:rsidRPr="006032DC">
        <w:rPr>
          <w:rStyle w:val="aff1"/>
          <w:rFonts w:hint="eastAsia"/>
        </w:rPr>
        <w:t>AX</w:t>
      </w:r>
      <w:r w:rsidRPr="006032DC">
        <w:rPr>
          <w:rStyle w:val="aff1"/>
        </w:rPr>
        <w:t>_T</w:t>
      </w:r>
      <w:r w:rsidRPr="006032DC">
        <w:rPr>
          <w:rStyle w:val="aff1"/>
          <w:rFonts w:hint="eastAsia"/>
        </w:rPr>
        <w:t>IME</w:t>
      </w:r>
      <w:r w:rsidRPr="00634120">
        <w:t>.</w:t>
      </w:r>
    </w:p>
    <w:p w:rsidR="00725077" w:rsidP="00725077" w:rsidRDefault="00DF50B6">
      <w:pPr>
        <w:pStyle w:val="ReqtifyAltQ"/>
      </w:pPr>
      <w:r w:rsidRPr="008A1414">
        <w:t>#Category=</w:t>
      </w:r>
      <w:r w:rsidR="00725077">
        <w:rPr>
          <w:rFonts w:hint="eastAsia"/>
        </w:rPr>
        <w:t>Non-Functional</w:t>
      </w:r>
    </w:p>
    <w:p w:rsidRPr="008A1414" w:rsidR="00DF50B6" w:rsidP="00725077" w:rsidRDefault="00725077">
      <w:pPr>
        <w:pStyle w:val="ReqtifyAltQ"/>
      </w:pPr>
      <w:r>
        <w:rPr>
          <w:rFonts w:hint="eastAsia"/>
        </w:rPr>
        <w:t>#Contribution=</w:t>
      </w:r>
      <w:r w:rsidR="00DF50B6">
        <w:rPr>
          <w:rFonts w:hint="eastAsia"/>
        </w:rPr>
        <w:t>Performance</w:t>
      </w:r>
    </w:p>
    <w:p w:rsidR="009328EA" w:rsidP="000C0D62" w:rsidRDefault="00DF50B6">
      <w:pPr>
        <w:pStyle w:val="ReqtifyAltQ"/>
        <w:rPr>
          <w:ins w:author="常鸣" w:date="2014-07-03T14:27:00Z" w:id="317"/>
        </w:rPr>
      </w:pPr>
      <w:del w:author="常鸣" w:date="2014-07-03T14:27:00Z" w:id="318">
        <w:r w:rsidRPr="008A1414" w:rsidDel="009328EA">
          <w:delText>#S</w:delText>
        </w:r>
      </w:del>
      <w:ins w:author="常鸣" w:date="2014-07-03T14:27:00Z" w:id="319">
        <w:r w:rsidR="009328EA">
          <w:t>#Allocation=ATP Software</w:t>
        </w:r>
      </w:ins>
    </w:p>
    <w:p w:rsidRPr="008A1414" w:rsidR="00DF50B6" w:rsidP="000C0D62" w:rsidRDefault="009328EA">
      <w:pPr>
        <w:pStyle w:val="ReqtifyAltQ"/>
      </w:pPr>
      <w:ins w:author="常鸣" w:date="2014-07-03T14:27:00Z" w:id="320">
        <w:r>
          <w:t>#S</w:t>
        </w:r>
      </w:ins>
      <w:r w:rsidRPr="008A1414" w:rsidR="00DF50B6">
        <w:t>ource=</w:t>
      </w:r>
      <w:r w:rsidRPr="00DB0ED4" w:rsidR="00DF50B6">
        <w:t>[</w:t>
      </w:r>
      <w:r w:rsidR="00DF50B6">
        <w:t>iTC_CC-SyAD</w:t>
      </w:r>
      <w:r w:rsidRPr="00DB0ED4" w:rsidR="00DF50B6">
        <w:t>-</w:t>
      </w:r>
      <w:r w:rsidRPr="00DB0ED4" w:rsidR="00DF50B6">
        <w:rPr>
          <w:rFonts w:hint="eastAsia"/>
        </w:rPr>
        <w:t>0015]</w:t>
      </w:r>
    </w:p>
    <w:p w:rsidR="00DF50B6" w:rsidP="000C0D62" w:rsidRDefault="00DF50B6">
      <w:pPr>
        <w:pStyle w:val="ReqtifyAltQ"/>
      </w:pPr>
      <w:r w:rsidRPr="008A1414">
        <w:t>[End]</w:t>
      </w:r>
    </w:p>
    <w:p w:rsidRPr="00DF50B6" w:rsidR="00DF50B6" w:rsidP="00C93484" w:rsidRDefault="00DF50B6">
      <w:pPr>
        <w:pStyle w:val="Reqtify"/>
      </w:pPr>
    </w:p>
    <w:p w:rsidR="003059A6" w:rsidP="003059A6" w:rsidRDefault="003059A6">
      <w:pPr>
        <w:pStyle w:val="1"/>
      </w:pPr>
      <w:bookmarkStart w:name="_Toc348357016" w:id="321"/>
      <w:bookmarkStart w:name="_Toc349030429" w:id="322"/>
      <w:bookmarkStart w:name="_Toc347566562" w:id="323"/>
      <w:bookmarkStart w:name="_Toc345689227" w:id="324"/>
      <w:bookmarkStart w:name="_Toc376182928" w:id="325"/>
      <w:bookmarkStart w:name="_Toc392229907" w:id="326"/>
      <w:r>
        <w:rPr>
          <w:rFonts w:hint="eastAsia"/>
        </w:rPr>
        <w:lastRenderedPageBreak/>
        <w:t>INTERFACE SPECIFICATIONS</w:t>
      </w:r>
      <w:bookmarkEnd w:id="321"/>
      <w:bookmarkEnd w:id="322"/>
      <w:bookmarkEnd w:id="323"/>
      <w:bookmarkEnd w:id="324"/>
      <w:bookmarkEnd w:id="325"/>
      <w:bookmarkEnd w:id="326"/>
    </w:p>
    <w:p w:rsidRPr="00DF50B6" w:rsidR="00DF50B6" w:rsidP="00F23398" w:rsidRDefault="00DF50B6">
      <w:pPr>
        <w:pStyle w:val="2"/>
        <w:ind w:left="756" w:hanging="756"/>
      </w:pPr>
      <w:bookmarkStart w:name="_Toc335400142" w:id="327"/>
      <w:bookmarkStart w:name="_Toc348357017" w:id="328"/>
      <w:bookmarkStart w:name="_Toc349030430" w:id="329"/>
      <w:bookmarkStart w:name="_Toc347566563" w:id="330"/>
      <w:bookmarkStart w:name="_Toc345689228" w:id="331"/>
      <w:bookmarkStart w:name="_Toc376182929" w:id="332"/>
      <w:bookmarkStart w:name="_Toc392229908" w:id="333"/>
      <w:r>
        <w:rPr>
          <w:rFonts w:hint="eastAsia"/>
        </w:rPr>
        <w:t xml:space="preserve">List of </w:t>
      </w:r>
      <w:r w:rsidRPr="00DF50B6">
        <w:rPr>
          <w:rFonts w:hint="eastAsia"/>
        </w:rPr>
        <w:t>Interface</w:t>
      </w:r>
      <w:bookmarkEnd w:id="327"/>
      <w:bookmarkEnd w:id="328"/>
      <w:bookmarkEnd w:id="329"/>
      <w:bookmarkEnd w:id="330"/>
      <w:bookmarkEnd w:id="331"/>
      <w:bookmarkEnd w:id="332"/>
      <w:bookmarkEnd w:id="333"/>
    </w:p>
    <w:p w:rsidRPr="00DF50B6" w:rsidR="00032F65" w:rsidP="00934391" w:rsidRDefault="00032F65">
      <w:pPr>
        <w:pStyle w:val="3"/>
      </w:pPr>
      <w:bookmarkStart w:name="_Toc346707140" w:id="334"/>
      <w:bookmarkStart w:name="_Toc346870148" w:id="335"/>
      <w:bookmarkStart w:name="_Toc347479529" w:id="336"/>
      <w:bookmarkStart w:name="_Toc347564068" w:id="337"/>
      <w:bookmarkStart w:name="_Toc347567323" w:id="338"/>
      <w:bookmarkStart w:name="_Toc348357774" w:id="339"/>
      <w:bookmarkStart w:name="_Toc348723444" w:id="340"/>
      <w:bookmarkStart w:name="_Toc348724257" w:id="341"/>
      <w:bookmarkStart w:name="_Toc349031210" w:id="342"/>
      <w:bookmarkStart w:name="_Toc351471110" w:id="343"/>
      <w:bookmarkStart w:name="_Toc335400143" w:id="344"/>
      <w:bookmarkStart w:name="_Toc335400144" w:id="345"/>
      <w:bookmarkEnd w:id="334"/>
      <w:bookmarkEnd w:id="335"/>
      <w:bookmarkEnd w:id="336"/>
      <w:bookmarkEnd w:id="337"/>
      <w:bookmarkEnd w:id="338"/>
      <w:bookmarkEnd w:id="339"/>
      <w:bookmarkEnd w:id="340"/>
      <w:bookmarkEnd w:id="341"/>
      <w:bookmarkEnd w:id="342"/>
      <w:bookmarkEnd w:id="343"/>
      <w:r>
        <w:rPr>
          <w:rFonts w:hint="eastAsia"/>
        </w:rPr>
        <w:t>External interface</w:t>
      </w:r>
      <w:bookmarkEnd w:id="344"/>
    </w:p>
    <w:p w:rsidR="00032F65" w:rsidP="00C93484" w:rsidRDefault="00032F65">
      <w:pPr>
        <w:pStyle w:val="Reqtify"/>
      </w:pPr>
      <w:bookmarkStart w:name="_Toc277755514" w:id="346"/>
      <w:r>
        <w:rPr>
          <w:rFonts w:hint="eastAsia"/>
        </w:rPr>
        <w:t>根据</w:t>
      </w:r>
      <w:r w:rsidR="00532AED">
        <w:fldChar w:fldCharType="begin"/>
      </w:r>
      <w:r w:rsidR="00532AED">
        <w:instrText xml:space="preserve"> REF _Ref277756830 \n </w:instrText>
      </w:r>
      <w:r w:rsidR="00532AED">
        <w:fldChar w:fldCharType="separate"/>
      </w:r>
      <w:r w:rsidR="00DE178B">
        <w:t>[REF2]</w:t>
      </w:r>
      <w:r w:rsidR="00532AED">
        <w:fldChar w:fldCharType="end"/>
      </w:r>
      <w:r>
        <w:rPr>
          <w:rFonts w:hint="eastAsia"/>
        </w:rPr>
        <w:t>，运行在</w:t>
      </w:r>
      <w:r>
        <w:rPr>
          <w:rFonts w:hint="eastAsia"/>
        </w:rPr>
        <w:t>VLE</w:t>
      </w:r>
      <w:r>
        <w:rPr>
          <w:rFonts w:hint="eastAsia"/>
        </w:rPr>
        <w:t>板上的</w:t>
      </w:r>
      <w:r>
        <w:rPr>
          <w:rFonts w:hint="eastAsia"/>
        </w:rPr>
        <w:t>ATP</w:t>
      </w:r>
      <w:r>
        <w:rPr>
          <w:rFonts w:hint="eastAsia"/>
        </w:rPr>
        <w:t>软件与外部系统有如下外部接口，如所示。</w:t>
      </w:r>
      <w:bookmarkEnd w:id="346"/>
    </w:p>
    <w:p w:rsidR="00032F65" w:rsidP="00C93484" w:rsidRDefault="00032F65">
      <w:pPr>
        <w:pStyle w:val="Reqtify"/>
      </w:pPr>
      <w:r>
        <w:rPr>
          <w:rFonts w:hint="eastAsia"/>
        </w:rPr>
        <w:t xml:space="preserve">According to </w:t>
      </w:r>
      <w:r w:rsidR="00532AED">
        <w:fldChar w:fldCharType="begin"/>
      </w:r>
      <w:r w:rsidR="00532AED">
        <w:instrText xml:space="preserve"> REF _Ref277756830 \n </w:instrText>
      </w:r>
      <w:r w:rsidR="00532AED">
        <w:fldChar w:fldCharType="separate"/>
      </w:r>
      <w:r w:rsidR="00DE178B">
        <w:t>[REF2]</w:t>
      </w:r>
      <w:r w:rsidR="00532AED">
        <w:fldChar w:fldCharType="end"/>
      </w:r>
      <w:r>
        <w:rPr>
          <w:rFonts w:hint="eastAsia"/>
        </w:rPr>
        <w:t>, the onboard ATP shall have external interfaces with other system, as shown in the .</w:t>
      </w:r>
    </w:p>
    <w:p w:rsidRPr="00F40CCD" w:rsidR="00032F65" w:rsidP="00032F65" w:rsidRDefault="00032F65">
      <w:pPr>
        <w:pStyle w:val="affc"/>
      </w:pPr>
      <w:bookmarkStart w:name="_Ref278373598" w:id="347"/>
      <w:bookmarkStart w:name="_Ref239821945" w:id="348"/>
      <w:bookmarkStart w:name="_Toc250710811" w:id="349"/>
      <w:bookmarkStart w:name="_Toc267395866" w:id="350"/>
      <w:bookmarkStart w:name="_Toc335400296" w:id="351"/>
      <w:bookmarkStart w:name="_Toc345689793" w:id="352"/>
      <w:bookmarkStart w:name="_Toc376183037" w:id="353"/>
      <w:bookmarkStart w:name="_Toc392230009" w:id="354"/>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w:t>
      </w:r>
      <w:r w:rsidR="00FA0FBB">
        <w:fldChar w:fldCharType="end"/>
      </w:r>
      <w:bookmarkEnd w:id="347"/>
      <w:r w:rsidRPr="00F40CCD">
        <w:rPr>
          <w:rFonts w:hint="eastAsia"/>
        </w:rPr>
        <w:t xml:space="preserve"> List of external interface</w:t>
      </w:r>
      <w:bookmarkEnd w:id="348"/>
      <w:bookmarkEnd w:id="349"/>
      <w:bookmarkEnd w:id="350"/>
      <w:bookmarkEnd w:id="351"/>
      <w:bookmarkEnd w:id="352"/>
      <w:bookmarkEnd w:id="353"/>
      <w:bookmarkEnd w:id="354"/>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2864"/>
        <w:gridCol w:w="6422"/>
      </w:tblGrid>
      <w:tr w:rsidRPr="001B3DC6" w:rsidR="00032F65" w:rsidTr="00032F65">
        <w:trPr>
          <w:jc w:val="center"/>
        </w:trPr>
        <w:tc>
          <w:tcPr>
            <w:tcW w:w="1542" w:type="pct"/>
            <w:tcBorders>
              <w:top w:val="single" w:color="auto" w:sz="12" w:space="0"/>
              <w:left w:val="nil"/>
              <w:bottom w:val="single" w:color="auto" w:sz="12" w:space="0"/>
              <w:right w:val="nil"/>
            </w:tcBorders>
            <w:shd w:val="clear" w:color="auto" w:fill="E0E0E0"/>
            <w:vAlign w:val="center"/>
          </w:tcPr>
          <w:p w:rsidRPr="00DF50B6" w:rsidR="00032F65" w:rsidP="00FA0FBB" w:rsidRDefault="00032F65">
            <w:pPr>
              <w:pStyle w:val="af6"/>
            </w:pPr>
            <w:r w:rsidRPr="009E2F46">
              <w:rPr>
                <w:rFonts w:hint="eastAsia"/>
              </w:rPr>
              <w:t>ID</w:t>
            </w:r>
          </w:p>
        </w:tc>
        <w:tc>
          <w:tcPr>
            <w:tcW w:w="3458" w:type="pct"/>
            <w:tcBorders>
              <w:top w:val="single" w:color="auto" w:sz="12" w:space="0"/>
              <w:left w:val="nil"/>
              <w:bottom w:val="single" w:color="auto" w:sz="12" w:space="0"/>
              <w:right w:val="nil"/>
            </w:tcBorders>
            <w:shd w:val="clear" w:color="auto" w:fill="E0E0E0"/>
            <w:vAlign w:val="center"/>
          </w:tcPr>
          <w:p w:rsidRPr="00DF50B6" w:rsidR="00032F65" w:rsidP="00FA0FBB" w:rsidRDefault="00032F65">
            <w:pPr>
              <w:pStyle w:val="af6"/>
            </w:pPr>
            <w:r w:rsidRPr="009E2F46">
              <w:rPr>
                <w:rFonts w:hint="eastAsia"/>
              </w:rPr>
              <w:t>C</w:t>
            </w:r>
            <w:r w:rsidRPr="00DF50B6">
              <w:t>o</w:t>
            </w:r>
            <w:r w:rsidRPr="00DF50B6">
              <w:rPr>
                <w:rFonts w:hint="eastAsia"/>
              </w:rPr>
              <w:t>mments</w:t>
            </w:r>
          </w:p>
        </w:tc>
      </w:tr>
      <w:tr w:rsidRPr="001B3DC6" w:rsidR="00032F65" w:rsidTr="00032F65">
        <w:trPr>
          <w:jc w:val="center"/>
        </w:trPr>
        <w:tc>
          <w:tcPr>
            <w:tcW w:w="1542" w:type="pct"/>
            <w:tcBorders>
              <w:top w:val="single" w:color="auto" w:sz="12" w:space="0"/>
              <w:left w:val="nil"/>
              <w:right w:val="nil"/>
            </w:tcBorders>
          </w:tcPr>
          <w:p w:rsidRPr="00DF50B6" w:rsidR="00032F65" w:rsidP="00FA0FBB" w:rsidRDefault="00032F65">
            <w:pPr>
              <w:pStyle w:val="af6"/>
            </w:pPr>
            <w:r>
              <w:rPr>
                <w:rFonts w:hint="eastAsia"/>
              </w:rPr>
              <w:t>EX</w:t>
            </w:r>
            <w:r w:rsidRPr="00DF50B6">
              <w:rPr>
                <w:rFonts w:hint="eastAsia"/>
              </w:rPr>
              <w:t>1 CC Data plug</w:t>
            </w:r>
          </w:p>
        </w:tc>
        <w:tc>
          <w:tcPr>
            <w:tcW w:w="3458" w:type="pct"/>
            <w:tcBorders>
              <w:top w:val="single" w:color="auto" w:sz="12" w:space="0"/>
              <w:left w:val="nil"/>
              <w:right w:val="nil"/>
            </w:tcBorders>
          </w:tcPr>
          <w:p w:rsidRPr="00DF50B6" w:rsidR="00032F65" w:rsidP="00591D6B" w:rsidRDefault="00032F65">
            <w:pPr>
              <w:pStyle w:val="AltB0"/>
            </w:pPr>
            <w:r>
              <w:rPr>
                <w:rFonts w:hint="eastAsia"/>
              </w:rPr>
              <w:t>Interface with Data plug</w:t>
            </w:r>
          </w:p>
        </w:tc>
      </w:tr>
      <w:tr w:rsidRPr="001B3DC6" w:rsidR="00032F65" w:rsidTr="00032F65">
        <w:trPr>
          <w:jc w:val="center"/>
        </w:trPr>
        <w:tc>
          <w:tcPr>
            <w:tcW w:w="1542" w:type="pct"/>
            <w:tcBorders>
              <w:left w:val="nil"/>
              <w:right w:val="nil"/>
            </w:tcBorders>
          </w:tcPr>
          <w:p w:rsidRPr="00DF50B6" w:rsidR="00032F65" w:rsidP="00FA0FBB" w:rsidRDefault="00032F65">
            <w:pPr>
              <w:pStyle w:val="af6"/>
            </w:pPr>
            <w:r>
              <w:rPr>
                <w:rFonts w:hint="eastAsia"/>
              </w:rPr>
              <w:t>EX</w:t>
            </w:r>
            <w:r w:rsidRPr="00DF50B6">
              <w:rPr>
                <w:rFonts w:hint="eastAsia"/>
              </w:rPr>
              <w:t xml:space="preserve">2 </w:t>
            </w:r>
            <w:r w:rsidR="00F41616">
              <w:rPr>
                <w:rFonts w:hint="eastAsia"/>
              </w:rPr>
              <w:t>VPB</w:t>
            </w:r>
          </w:p>
        </w:tc>
        <w:tc>
          <w:tcPr>
            <w:tcW w:w="3458" w:type="pct"/>
            <w:tcBorders>
              <w:left w:val="nil"/>
              <w:right w:val="nil"/>
            </w:tcBorders>
          </w:tcPr>
          <w:p w:rsidRPr="00DF50B6" w:rsidR="00032F65" w:rsidP="00591D6B" w:rsidRDefault="00032F65">
            <w:pPr>
              <w:pStyle w:val="AltB0"/>
            </w:pPr>
            <w:r>
              <w:rPr>
                <w:rFonts w:hint="eastAsia"/>
              </w:rPr>
              <w:t>通过</w:t>
            </w:r>
            <w:r w:rsidR="00F41616">
              <w:rPr>
                <w:rFonts w:hint="eastAsia"/>
              </w:rPr>
              <w:t>VPB</w:t>
            </w:r>
            <w:r>
              <w:rPr>
                <w:rFonts w:hint="eastAsia"/>
              </w:rPr>
              <w:t>板获取里程计和信标相关信息</w:t>
            </w:r>
          </w:p>
        </w:tc>
      </w:tr>
      <w:tr w:rsidRPr="001B3DC6" w:rsidR="00032F65" w:rsidTr="00032F65">
        <w:trPr>
          <w:jc w:val="center"/>
        </w:trPr>
        <w:tc>
          <w:tcPr>
            <w:tcW w:w="1542" w:type="pct"/>
            <w:tcBorders>
              <w:left w:val="nil"/>
              <w:right w:val="nil"/>
            </w:tcBorders>
          </w:tcPr>
          <w:p w:rsidRPr="00DF50B6" w:rsidR="00032F65" w:rsidP="00FA0FBB" w:rsidRDefault="00032F65">
            <w:pPr>
              <w:pStyle w:val="af6"/>
            </w:pPr>
            <w:r>
              <w:rPr>
                <w:rFonts w:hint="eastAsia"/>
              </w:rPr>
              <w:t>EX3 CC Non Vital</w:t>
            </w:r>
          </w:p>
        </w:tc>
        <w:tc>
          <w:tcPr>
            <w:tcW w:w="3458" w:type="pct"/>
            <w:tcBorders>
              <w:left w:val="nil"/>
              <w:right w:val="nil"/>
            </w:tcBorders>
          </w:tcPr>
          <w:p w:rsidRPr="00DF50B6" w:rsidR="00032F65" w:rsidP="00591D6B" w:rsidRDefault="00032F65">
            <w:pPr>
              <w:pStyle w:val="AltB0"/>
            </w:pPr>
            <w:r>
              <w:rPr>
                <w:rFonts w:hint="eastAsia"/>
              </w:rPr>
              <w:t>通过</w:t>
            </w:r>
            <w:r>
              <w:rPr>
                <w:rFonts w:hint="eastAsia"/>
              </w:rPr>
              <w:t>DVCOM</w:t>
            </w:r>
            <w:r>
              <w:rPr>
                <w:rFonts w:hint="eastAsia"/>
              </w:rPr>
              <w:t>板与</w:t>
            </w:r>
            <w:r>
              <w:rPr>
                <w:rFonts w:hint="eastAsia"/>
              </w:rPr>
              <w:t>CCNV</w:t>
            </w:r>
            <w:r>
              <w:rPr>
                <w:rFonts w:hint="eastAsia"/>
              </w:rPr>
              <w:t>交互非安全相关信息</w:t>
            </w:r>
          </w:p>
        </w:tc>
      </w:tr>
      <w:tr w:rsidRPr="001B3DC6" w:rsidR="00032F65" w:rsidTr="00032F65">
        <w:trPr>
          <w:jc w:val="center"/>
        </w:trPr>
        <w:tc>
          <w:tcPr>
            <w:tcW w:w="1542" w:type="pct"/>
            <w:tcBorders>
              <w:left w:val="nil"/>
              <w:right w:val="nil"/>
            </w:tcBorders>
          </w:tcPr>
          <w:p w:rsidR="00032F65" w:rsidP="00FA0FBB" w:rsidRDefault="00032F65">
            <w:pPr>
              <w:pStyle w:val="af6"/>
            </w:pPr>
            <w:r>
              <w:rPr>
                <w:rFonts w:hint="eastAsia"/>
              </w:rPr>
              <w:t>EX4 Distant ATP</w:t>
            </w:r>
          </w:p>
        </w:tc>
        <w:tc>
          <w:tcPr>
            <w:tcW w:w="3458" w:type="pct"/>
            <w:tcBorders>
              <w:left w:val="nil"/>
              <w:right w:val="nil"/>
            </w:tcBorders>
          </w:tcPr>
          <w:p w:rsidR="00032F65" w:rsidP="00591D6B" w:rsidRDefault="00032F65">
            <w:pPr>
              <w:pStyle w:val="AltB0"/>
            </w:pPr>
            <w:r>
              <w:rPr>
                <w:rFonts w:hint="eastAsia"/>
              </w:rPr>
              <w:t>通过</w:t>
            </w:r>
            <w:r>
              <w:rPr>
                <w:rFonts w:hint="eastAsia"/>
              </w:rPr>
              <w:t>DVCOM</w:t>
            </w:r>
            <w:r>
              <w:rPr>
                <w:rFonts w:hint="eastAsia"/>
              </w:rPr>
              <w:t>板与冗余</w:t>
            </w:r>
            <w:r>
              <w:rPr>
                <w:rFonts w:hint="eastAsia"/>
              </w:rPr>
              <w:t>ATP</w:t>
            </w:r>
            <w:r>
              <w:rPr>
                <w:rFonts w:hint="eastAsia"/>
              </w:rPr>
              <w:t>交互信息</w:t>
            </w:r>
          </w:p>
        </w:tc>
      </w:tr>
      <w:tr w:rsidRPr="001B3DC6" w:rsidR="00032F65" w:rsidTr="00032F65">
        <w:trPr>
          <w:jc w:val="center"/>
        </w:trPr>
        <w:tc>
          <w:tcPr>
            <w:tcW w:w="1542" w:type="pct"/>
            <w:tcBorders>
              <w:left w:val="nil"/>
              <w:right w:val="nil"/>
            </w:tcBorders>
          </w:tcPr>
          <w:p w:rsidR="00032F65" w:rsidP="00FA0FBB" w:rsidRDefault="00032F65">
            <w:pPr>
              <w:pStyle w:val="af6"/>
            </w:pPr>
            <w:r>
              <w:rPr>
                <w:rFonts w:hint="eastAsia"/>
              </w:rPr>
              <w:t>EX5 VIOM</w:t>
            </w:r>
          </w:p>
        </w:tc>
        <w:tc>
          <w:tcPr>
            <w:tcW w:w="3458" w:type="pct"/>
            <w:tcBorders>
              <w:left w:val="nil"/>
              <w:right w:val="nil"/>
            </w:tcBorders>
          </w:tcPr>
          <w:p w:rsidR="00032F65" w:rsidP="00591D6B" w:rsidRDefault="00032F65">
            <w:pPr>
              <w:pStyle w:val="AltB0"/>
            </w:pPr>
            <w:r>
              <w:rPr>
                <w:rFonts w:hint="eastAsia"/>
              </w:rPr>
              <w:t>通过</w:t>
            </w:r>
            <w:r>
              <w:rPr>
                <w:rFonts w:hint="eastAsia"/>
              </w:rPr>
              <w:t>DVCOM</w:t>
            </w:r>
            <w:r>
              <w:rPr>
                <w:rFonts w:hint="eastAsia"/>
              </w:rPr>
              <w:t>板与</w:t>
            </w:r>
            <w:r>
              <w:rPr>
                <w:rFonts w:hint="eastAsia"/>
              </w:rPr>
              <w:t>VIOM</w:t>
            </w:r>
            <w:r>
              <w:rPr>
                <w:rFonts w:hint="eastAsia"/>
              </w:rPr>
              <w:t>交互车辆信息</w:t>
            </w:r>
          </w:p>
        </w:tc>
      </w:tr>
      <w:tr w:rsidRPr="001B3DC6" w:rsidR="00032F65" w:rsidTr="00032F65">
        <w:trPr>
          <w:jc w:val="center"/>
        </w:trPr>
        <w:tc>
          <w:tcPr>
            <w:tcW w:w="1542" w:type="pct"/>
            <w:tcBorders>
              <w:left w:val="nil"/>
              <w:right w:val="nil"/>
            </w:tcBorders>
          </w:tcPr>
          <w:p w:rsidRPr="00725077" w:rsidR="00032F65" w:rsidP="00FA0FBB" w:rsidRDefault="00032F65">
            <w:pPr>
              <w:pStyle w:val="af6"/>
            </w:pPr>
            <w:r w:rsidRPr="00725077">
              <w:rPr>
                <w:rFonts w:hint="eastAsia"/>
              </w:rPr>
              <w:t xml:space="preserve">EX6 </w:t>
            </w:r>
            <w:r w:rsidRPr="00725077" w:rsidR="00DE30C0">
              <w:t>ZC</w:t>
            </w:r>
          </w:p>
        </w:tc>
        <w:tc>
          <w:tcPr>
            <w:tcW w:w="3458" w:type="pct"/>
            <w:tcBorders>
              <w:left w:val="nil"/>
              <w:right w:val="nil"/>
            </w:tcBorders>
          </w:tcPr>
          <w:p w:rsidR="00032F65" w:rsidP="00591D6B" w:rsidRDefault="00032F65">
            <w:pPr>
              <w:pStyle w:val="AltB0"/>
            </w:pPr>
            <w:r>
              <w:rPr>
                <w:rFonts w:hint="eastAsia"/>
              </w:rPr>
              <w:t>通过</w:t>
            </w:r>
            <w:r>
              <w:rPr>
                <w:rFonts w:hint="eastAsia"/>
              </w:rPr>
              <w:t>DVCOM</w:t>
            </w:r>
            <w:r>
              <w:rPr>
                <w:rFonts w:hint="eastAsia"/>
              </w:rPr>
              <w:t>板与</w:t>
            </w:r>
            <w:r>
              <w:rPr>
                <w:rFonts w:hint="eastAsia"/>
              </w:rPr>
              <w:t>ZC</w:t>
            </w:r>
            <w:r>
              <w:rPr>
                <w:rFonts w:hint="eastAsia"/>
              </w:rPr>
              <w:t>交互信息</w:t>
            </w:r>
          </w:p>
        </w:tc>
      </w:tr>
      <w:tr w:rsidRPr="001B3DC6" w:rsidR="00032F65" w:rsidTr="00032F65">
        <w:trPr>
          <w:jc w:val="center"/>
        </w:trPr>
        <w:tc>
          <w:tcPr>
            <w:tcW w:w="1542" w:type="pct"/>
            <w:tcBorders>
              <w:left w:val="nil"/>
              <w:right w:val="nil"/>
            </w:tcBorders>
          </w:tcPr>
          <w:p w:rsidR="00032F65" w:rsidP="00FA0FBB" w:rsidRDefault="00032F65">
            <w:pPr>
              <w:pStyle w:val="af6"/>
            </w:pPr>
            <w:r>
              <w:rPr>
                <w:rFonts w:hint="eastAsia"/>
              </w:rPr>
              <w:t>EX7 LC</w:t>
            </w:r>
          </w:p>
        </w:tc>
        <w:tc>
          <w:tcPr>
            <w:tcW w:w="3458" w:type="pct"/>
            <w:tcBorders>
              <w:left w:val="nil"/>
              <w:right w:val="nil"/>
            </w:tcBorders>
          </w:tcPr>
          <w:p w:rsidR="00032F65" w:rsidP="00591D6B" w:rsidRDefault="00032F65">
            <w:pPr>
              <w:pStyle w:val="AltB0"/>
            </w:pPr>
            <w:r>
              <w:rPr>
                <w:rFonts w:hint="eastAsia"/>
              </w:rPr>
              <w:t>通过</w:t>
            </w:r>
            <w:r>
              <w:rPr>
                <w:rFonts w:hint="eastAsia"/>
              </w:rPr>
              <w:t>DVCOM</w:t>
            </w:r>
            <w:r>
              <w:rPr>
                <w:rFonts w:hint="eastAsia"/>
              </w:rPr>
              <w:t>板与</w:t>
            </w:r>
            <w:r>
              <w:rPr>
                <w:rFonts w:hint="eastAsia"/>
              </w:rPr>
              <w:t>LC</w:t>
            </w:r>
            <w:r>
              <w:rPr>
                <w:rFonts w:hint="eastAsia"/>
              </w:rPr>
              <w:t>交互信息</w:t>
            </w:r>
          </w:p>
        </w:tc>
      </w:tr>
      <w:tr w:rsidRPr="001B3DC6" w:rsidR="00032F65" w:rsidTr="00032F65">
        <w:trPr>
          <w:jc w:val="center"/>
        </w:trPr>
        <w:tc>
          <w:tcPr>
            <w:tcW w:w="1542" w:type="pct"/>
            <w:tcBorders>
              <w:left w:val="nil"/>
              <w:right w:val="nil"/>
            </w:tcBorders>
          </w:tcPr>
          <w:p w:rsidR="00032F65" w:rsidP="00FA0FBB" w:rsidRDefault="00032F65">
            <w:pPr>
              <w:pStyle w:val="af6"/>
            </w:pPr>
            <w:r>
              <w:rPr>
                <w:rFonts w:hint="eastAsia"/>
              </w:rPr>
              <w:t>EX8 CI Radio</w:t>
            </w:r>
          </w:p>
        </w:tc>
        <w:tc>
          <w:tcPr>
            <w:tcW w:w="3458" w:type="pct"/>
            <w:tcBorders>
              <w:left w:val="nil"/>
              <w:right w:val="nil"/>
            </w:tcBorders>
          </w:tcPr>
          <w:p w:rsidR="00032F65" w:rsidP="00591D6B" w:rsidRDefault="00032F65">
            <w:pPr>
              <w:pStyle w:val="AltB0"/>
            </w:pPr>
            <w:r>
              <w:rPr>
                <w:rFonts w:hint="eastAsia"/>
              </w:rPr>
              <w:t>通过</w:t>
            </w:r>
            <w:r>
              <w:rPr>
                <w:rFonts w:hint="eastAsia"/>
              </w:rPr>
              <w:t>DVCOM</w:t>
            </w:r>
            <w:r>
              <w:rPr>
                <w:rFonts w:hint="eastAsia"/>
              </w:rPr>
              <w:t>板与联锁交互增强型后备信息</w:t>
            </w:r>
          </w:p>
        </w:tc>
      </w:tr>
      <w:tr w:rsidRPr="001B3DC6" w:rsidR="00032F65" w:rsidTr="00032F65">
        <w:trPr>
          <w:jc w:val="center"/>
        </w:trPr>
        <w:tc>
          <w:tcPr>
            <w:tcW w:w="1542" w:type="pct"/>
            <w:tcBorders>
              <w:left w:val="nil"/>
              <w:right w:val="nil"/>
            </w:tcBorders>
          </w:tcPr>
          <w:p w:rsidR="00032F65" w:rsidP="00FA0FBB" w:rsidRDefault="00032F65">
            <w:pPr>
              <w:pStyle w:val="af6"/>
            </w:pPr>
            <w:r>
              <w:rPr>
                <w:rFonts w:hint="eastAsia"/>
              </w:rPr>
              <w:t>EX9 PSD</w:t>
            </w:r>
          </w:p>
        </w:tc>
        <w:tc>
          <w:tcPr>
            <w:tcW w:w="3458" w:type="pct"/>
            <w:tcBorders>
              <w:left w:val="nil"/>
              <w:right w:val="nil"/>
            </w:tcBorders>
          </w:tcPr>
          <w:p w:rsidR="00032F65" w:rsidP="00591D6B" w:rsidRDefault="00032F65">
            <w:pPr>
              <w:pStyle w:val="AltB0"/>
            </w:pPr>
            <w:r>
              <w:rPr>
                <w:rFonts w:hint="eastAsia"/>
              </w:rPr>
              <w:t>通过</w:t>
            </w:r>
            <w:r>
              <w:rPr>
                <w:rFonts w:hint="eastAsia"/>
              </w:rPr>
              <w:t>DVCOM</w:t>
            </w:r>
            <w:r>
              <w:rPr>
                <w:rFonts w:hint="eastAsia"/>
              </w:rPr>
              <w:t>板与联锁交互</w:t>
            </w:r>
            <w:r>
              <w:rPr>
                <w:rFonts w:hint="eastAsia"/>
              </w:rPr>
              <w:t>PSD</w:t>
            </w:r>
            <w:r>
              <w:rPr>
                <w:rFonts w:hint="eastAsia"/>
              </w:rPr>
              <w:t>信息</w:t>
            </w:r>
          </w:p>
        </w:tc>
      </w:tr>
      <w:tr w:rsidRPr="001B3DC6" w:rsidR="00032F65" w:rsidTr="00032F65">
        <w:trPr>
          <w:jc w:val="center"/>
        </w:trPr>
        <w:tc>
          <w:tcPr>
            <w:tcW w:w="1542" w:type="pct"/>
            <w:tcBorders>
              <w:left w:val="nil"/>
              <w:right w:val="nil"/>
            </w:tcBorders>
          </w:tcPr>
          <w:p w:rsidR="00032F65" w:rsidP="00FA0FBB" w:rsidRDefault="00032F65">
            <w:pPr>
              <w:pStyle w:val="af6"/>
            </w:pPr>
            <w:r>
              <w:rPr>
                <w:rFonts w:hint="eastAsia"/>
              </w:rPr>
              <w:t>EX10 DLU</w:t>
            </w:r>
          </w:p>
        </w:tc>
        <w:tc>
          <w:tcPr>
            <w:tcW w:w="3458" w:type="pct"/>
            <w:tcBorders>
              <w:left w:val="nil"/>
              <w:right w:val="nil"/>
            </w:tcBorders>
          </w:tcPr>
          <w:p w:rsidR="00032F65" w:rsidP="00591D6B" w:rsidRDefault="00032F65">
            <w:pPr>
              <w:pStyle w:val="AltB0"/>
            </w:pPr>
            <w:r>
              <w:rPr>
                <w:rFonts w:hint="eastAsia"/>
              </w:rPr>
              <w:t>与</w:t>
            </w:r>
            <w:r>
              <w:rPr>
                <w:rFonts w:hint="eastAsia"/>
              </w:rPr>
              <w:t>DLU</w:t>
            </w:r>
            <w:r>
              <w:rPr>
                <w:rFonts w:hint="eastAsia"/>
              </w:rPr>
              <w:t>交互信息</w:t>
            </w:r>
          </w:p>
        </w:tc>
      </w:tr>
      <w:tr w:rsidRPr="001B3DC6" w:rsidR="00032F65" w:rsidTr="00032F65">
        <w:trPr>
          <w:jc w:val="center"/>
        </w:trPr>
        <w:tc>
          <w:tcPr>
            <w:tcW w:w="1542" w:type="pct"/>
            <w:tcBorders>
              <w:left w:val="nil"/>
              <w:bottom w:val="single" w:color="auto" w:sz="12" w:space="0"/>
              <w:right w:val="nil"/>
            </w:tcBorders>
          </w:tcPr>
          <w:p w:rsidRPr="00DF50B6" w:rsidR="00032F65" w:rsidP="00FA0FBB" w:rsidRDefault="00032F65">
            <w:pPr>
              <w:pStyle w:val="af6"/>
            </w:pPr>
            <w:r>
              <w:rPr>
                <w:rFonts w:hint="eastAsia"/>
              </w:rPr>
              <w:t>EX11</w:t>
            </w:r>
            <w:r w:rsidRPr="00DF50B6">
              <w:rPr>
                <w:rFonts w:hint="eastAsia"/>
              </w:rPr>
              <w:t xml:space="preserve"> Project data</w:t>
            </w:r>
          </w:p>
        </w:tc>
        <w:tc>
          <w:tcPr>
            <w:tcW w:w="3458" w:type="pct"/>
            <w:tcBorders>
              <w:left w:val="nil"/>
              <w:bottom w:val="single" w:color="auto" w:sz="12" w:space="0"/>
              <w:right w:val="nil"/>
            </w:tcBorders>
          </w:tcPr>
          <w:p w:rsidRPr="00DF50B6" w:rsidR="00032F65" w:rsidP="00591D6B" w:rsidRDefault="00032F65">
            <w:pPr>
              <w:pStyle w:val="AltB0"/>
            </w:pPr>
            <w:r>
              <w:rPr>
                <w:rFonts w:hint="eastAsia"/>
              </w:rPr>
              <w:t>Interface with project data</w:t>
            </w:r>
          </w:p>
        </w:tc>
      </w:tr>
    </w:tbl>
    <w:p w:rsidR="00032F65" w:rsidP="00C93484" w:rsidRDefault="00032F65">
      <w:pPr>
        <w:pStyle w:val="Reqtify"/>
      </w:pPr>
    </w:p>
    <w:p w:rsidRPr="00DF50B6" w:rsidR="00DF50B6" w:rsidP="00934391" w:rsidRDefault="00DF50B6">
      <w:pPr>
        <w:pStyle w:val="3"/>
      </w:pPr>
      <w:r>
        <w:rPr>
          <w:rFonts w:hint="eastAsia"/>
        </w:rPr>
        <w:t>Internal interface</w:t>
      </w:r>
      <w:bookmarkEnd w:id="345"/>
    </w:p>
    <w:p w:rsidR="00DF50B6" w:rsidP="00C93484" w:rsidRDefault="00DF50B6">
      <w:pPr>
        <w:pStyle w:val="Reqtify"/>
      </w:pPr>
      <w:bookmarkStart w:name="_Toc277755515" w:id="355"/>
      <w:r>
        <w:rPr>
          <w:rFonts w:hint="eastAsia"/>
        </w:rPr>
        <w:t>由于</w:t>
      </w:r>
      <w:r>
        <w:rPr>
          <w:rFonts w:hint="eastAsia"/>
        </w:rPr>
        <w:t>VLE-2</w:t>
      </w:r>
      <w:r>
        <w:rPr>
          <w:rFonts w:hint="eastAsia"/>
        </w:rPr>
        <w:t>板内部结构以及</w:t>
      </w:r>
      <w:r>
        <w:rPr>
          <w:rFonts w:hint="eastAsia"/>
        </w:rPr>
        <w:t>ATP</w:t>
      </w:r>
      <w:r>
        <w:rPr>
          <w:rFonts w:hint="eastAsia"/>
        </w:rPr>
        <w:t>程序要求，需要有如下内部接口，如</w:t>
      </w:r>
      <w:r>
        <w:fldChar w:fldCharType="begin"/>
      </w:r>
      <w:r>
        <w:instrText xml:space="preserve"> </w:instrText>
      </w:r>
      <w:r>
        <w:rPr>
          <w:rFonts w:hint="eastAsia"/>
        </w:rPr>
        <w:instrText>REF _Ref268157098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2</w:t>
      </w:r>
      <w:r>
        <w:fldChar w:fldCharType="end"/>
      </w:r>
      <w:r>
        <w:rPr>
          <w:rFonts w:hint="eastAsia"/>
        </w:rPr>
        <w:t>所示。</w:t>
      </w:r>
      <w:bookmarkEnd w:id="355"/>
    </w:p>
    <w:p w:rsidR="00DF50B6" w:rsidP="00C93484" w:rsidRDefault="00DF50B6">
      <w:pPr>
        <w:pStyle w:val="Reqtify"/>
      </w:pPr>
      <w:r>
        <w:rPr>
          <w:rFonts w:hint="eastAsia"/>
        </w:rPr>
        <w:t xml:space="preserve">According to the VLE-2 structure and 2oo2 constraints, the onboard ATP shall have two internal interfaces, as shown in the </w:t>
      </w:r>
      <w:r>
        <w:fldChar w:fldCharType="begin"/>
      </w:r>
      <w:r>
        <w:instrText xml:space="preserve"> </w:instrText>
      </w:r>
      <w:r>
        <w:rPr>
          <w:rFonts w:hint="eastAsia"/>
        </w:rPr>
        <w:instrText>REF _Ref268157098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2</w:t>
      </w:r>
      <w:r>
        <w:fldChar w:fldCharType="end"/>
      </w:r>
      <w:r>
        <w:rPr>
          <w:rFonts w:hint="eastAsia"/>
        </w:rPr>
        <w:t>.</w:t>
      </w:r>
    </w:p>
    <w:p w:rsidRPr="00F40CCD" w:rsidR="00DF50B6" w:rsidP="00DF50B6" w:rsidRDefault="00DF50B6">
      <w:pPr>
        <w:pStyle w:val="affc"/>
      </w:pPr>
      <w:bookmarkStart w:name="_Ref268157098" w:id="356"/>
      <w:bookmarkStart w:name="_Toc335400297" w:id="357"/>
      <w:bookmarkStart w:name="_Toc349031211" w:id="358"/>
      <w:bookmarkStart w:name="_Toc347567324" w:id="359"/>
      <w:bookmarkStart w:name="_Toc345689794" w:id="360"/>
      <w:bookmarkStart w:name="_Toc376183038" w:id="361"/>
      <w:bookmarkStart w:name="_Toc392230010" w:id="362"/>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2</w:t>
      </w:r>
      <w:r w:rsidR="00FA0FBB">
        <w:fldChar w:fldCharType="end"/>
      </w:r>
      <w:bookmarkEnd w:id="356"/>
      <w:r w:rsidRPr="00F40CCD">
        <w:rPr>
          <w:rFonts w:hint="eastAsia"/>
        </w:rPr>
        <w:t xml:space="preserve"> List of internal interface</w:t>
      </w:r>
      <w:bookmarkEnd w:id="357"/>
      <w:bookmarkEnd w:id="358"/>
      <w:bookmarkEnd w:id="359"/>
      <w:bookmarkEnd w:id="360"/>
      <w:bookmarkEnd w:id="361"/>
      <w:bookmarkEnd w:id="362"/>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4251"/>
        <w:gridCol w:w="5035"/>
      </w:tblGrid>
      <w:tr w:rsidRPr="001B3DC6" w:rsidR="00DF50B6" w:rsidTr="0041391F">
        <w:trPr>
          <w:jc w:val="center"/>
        </w:trPr>
        <w:tc>
          <w:tcPr>
            <w:tcW w:w="2289" w:type="pct"/>
            <w:tcBorders>
              <w:top w:val="single" w:color="auto" w:sz="12" w:space="0"/>
              <w:left w:val="nil"/>
              <w:bottom w:val="single" w:color="auto" w:sz="12" w:space="0"/>
              <w:right w:val="nil"/>
            </w:tcBorders>
            <w:shd w:val="clear" w:color="auto" w:fill="E0E0E0"/>
            <w:vAlign w:val="center"/>
          </w:tcPr>
          <w:p w:rsidRPr="00DF50B6" w:rsidR="00DF50B6" w:rsidP="00FA0FBB" w:rsidRDefault="00DF50B6">
            <w:pPr>
              <w:pStyle w:val="af6"/>
            </w:pPr>
            <w:r w:rsidRPr="009E2F46">
              <w:rPr>
                <w:rFonts w:hint="eastAsia"/>
              </w:rPr>
              <w:t>ID</w:t>
            </w:r>
          </w:p>
        </w:tc>
        <w:tc>
          <w:tcPr>
            <w:tcW w:w="2711" w:type="pct"/>
            <w:tcBorders>
              <w:top w:val="single" w:color="auto" w:sz="12" w:space="0"/>
              <w:left w:val="nil"/>
              <w:bottom w:val="single" w:color="auto" w:sz="12" w:space="0"/>
              <w:right w:val="nil"/>
            </w:tcBorders>
            <w:shd w:val="clear" w:color="auto" w:fill="E0E0E0"/>
            <w:vAlign w:val="center"/>
          </w:tcPr>
          <w:p w:rsidRPr="00DF50B6" w:rsidR="00DF50B6" w:rsidP="00FA0FBB" w:rsidRDefault="00DF50B6">
            <w:pPr>
              <w:pStyle w:val="af6"/>
            </w:pPr>
            <w:r w:rsidRPr="009E2F46">
              <w:rPr>
                <w:rFonts w:hint="eastAsia"/>
              </w:rPr>
              <w:t>C</w:t>
            </w:r>
            <w:r w:rsidRPr="00DF50B6">
              <w:t>o</w:t>
            </w:r>
            <w:r w:rsidRPr="00DF50B6">
              <w:rPr>
                <w:rFonts w:hint="eastAsia"/>
              </w:rPr>
              <w:t>mments</w:t>
            </w:r>
          </w:p>
        </w:tc>
      </w:tr>
      <w:tr w:rsidRPr="001B3DC6" w:rsidR="00DF50B6" w:rsidTr="0041391F">
        <w:trPr>
          <w:jc w:val="center"/>
        </w:trPr>
        <w:tc>
          <w:tcPr>
            <w:tcW w:w="2289" w:type="pct"/>
            <w:tcBorders>
              <w:top w:val="single" w:color="auto" w:sz="12" w:space="0"/>
              <w:left w:val="nil"/>
              <w:right w:val="nil"/>
            </w:tcBorders>
          </w:tcPr>
          <w:p w:rsidRPr="00DF50B6" w:rsidR="00DF50B6" w:rsidP="00FA0FBB" w:rsidRDefault="00DF50B6">
            <w:pPr>
              <w:pStyle w:val="af6"/>
            </w:pPr>
            <w:r>
              <w:rPr>
                <w:rFonts w:hint="eastAsia"/>
              </w:rPr>
              <w:t>IN1 Interface between 2 CPUs</w:t>
            </w:r>
          </w:p>
        </w:tc>
        <w:tc>
          <w:tcPr>
            <w:tcW w:w="2711" w:type="pct"/>
            <w:tcBorders>
              <w:top w:val="single" w:color="auto" w:sz="12" w:space="0"/>
              <w:left w:val="nil"/>
              <w:right w:val="nil"/>
            </w:tcBorders>
          </w:tcPr>
          <w:p w:rsidRPr="00DF50B6" w:rsidR="00DF50B6" w:rsidP="00591D6B" w:rsidRDefault="00DF50B6">
            <w:pPr>
              <w:pStyle w:val="AltB0"/>
            </w:pPr>
            <w:r>
              <w:rPr>
                <w:rFonts w:hint="eastAsia"/>
              </w:rPr>
              <w:t>Interface between two ATP module</w:t>
            </w:r>
          </w:p>
        </w:tc>
      </w:tr>
      <w:tr w:rsidRPr="001B3DC6" w:rsidR="007661E5" w:rsidTr="00903115">
        <w:trPr>
          <w:jc w:val="center"/>
        </w:trPr>
        <w:tc>
          <w:tcPr>
            <w:tcW w:w="2289" w:type="pct"/>
            <w:tcBorders>
              <w:left w:val="nil"/>
              <w:right w:val="nil"/>
            </w:tcBorders>
          </w:tcPr>
          <w:p w:rsidR="007661E5" w:rsidP="00FA0FBB" w:rsidRDefault="007661E5">
            <w:pPr>
              <w:pStyle w:val="af6"/>
            </w:pPr>
            <w:r>
              <w:rPr>
                <w:rFonts w:hint="eastAsia"/>
              </w:rPr>
              <w:t>IN2 Memorized Location</w:t>
            </w:r>
          </w:p>
        </w:tc>
        <w:tc>
          <w:tcPr>
            <w:tcW w:w="2711" w:type="pct"/>
            <w:tcBorders>
              <w:left w:val="nil"/>
              <w:right w:val="nil"/>
            </w:tcBorders>
          </w:tcPr>
          <w:p w:rsidR="007661E5" w:rsidP="00591D6B" w:rsidRDefault="007661E5">
            <w:pPr>
              <w:pStyle w:val="AltB0"/>
            </w:pPr>
            <w:r>
              <w:rPr>
                <w:rFonts w:hint="eastAsia"/>
              </w:rPr>
              <w:t>获取与设置记忆定位信息</w:t>
            </w:r>
          </w:p>
        </w:tc>
      </w:tr>
      <w:tr w:rsidRPr="001B3DC6" w:rsidR="00DF50B6" w:rsidTr="0041391F">
        <w:trPr>
          <w:jc w:val="center"/>
        </w:trPr>
        <w:tc>
          <w:tcPr>
            <w:tcW w:w="2289" w:type="pct"/>
            <w:tcBorders>
              <w:left w:val="nil"/>
              <w:bottom w:val="single" w:color="auto" w:sz="12" w:space="0"/>
              <w:right w:val="nil"/>
            </w:tcBorders>
          </w:tcPr>
          <w:p w:rsidRPr="00DF50B6" w:rsidR="00DF50B6" w:rsidP="00FA0FBB" w:rsidRDefault="00DF50B6">
            <w:pPr>
              <w:pStyle w:val="af6"/>
            </w:pPr>
            <w:r>
              <w:rPr>
                <w:rFonts w:hint="eastAsia"/>
              </w:rPr>
              <w:t>IN</w:t>
            </w:r>
            <w:r w:rsidR="00D54321">
              <w:rPr>
                <w:rFonts w:hint="eastAsia"/>
              </w:rPr>
              <w:t>3</w:t>
            </w:r>
            <w:r>
              <w:rPr>
                <w:rFonts w:hint="eastAsia"/>
              </w:rPr>
              <w:t xml:space="preserve"> VLE hardware resource</w:t>
            </w:r>
          </w:p>
        </w:tc>
        <w:tc>
          <w:tcPr>
            <w:tcW w:w="2711" w:type="pct"/>
            <w:tcBorders>
              <w:left w:val="nil"/>
              <w:bottom w:val="single" w:color="auto" w:sz="12" w:space="0"/>
              <w:right w:val="nil"/>
            </w:tcBorders>
          </w:tcPr>
          <w:p w:rsidRPr="00DF50B6" w:rsidR="00DF50B6" w:rsidP="00591D6B" w:rsidRDefault="00DF50B6">
            <w:pPr>
              <w:pStyle w:val="AltB0"/>
            </w:pPr>
            <w:r>
              <w:rPr>
                <w:rFonts w:hint="eastAsia"/>
              </w:rPr>
              <w:t>Interface with VLE library functions</w:t>
            </w:r>
          </w:p>
        </w:tc>
      </w:tr>
    </w:tbl>
    <w:p w:rsidRPr="00DF50B6" w:rsidR="00DF50B6" w:rsidP="00C93484" w:rsidRDefault="00DF50B6">
      <w:pPr>
        <w:pStyle w:val="Reqtify"/>
      </w:pPr>
    </w:p>
    <w:p w:rsidR="003059A6" w:rsidP="00F23398" w:rsidRDefault="00695E5B">
      <w:pPr>
        <w:pStyle w:val="2"/>
        <w:ind w:left="756" w:hanging="756"/>
      </w:pPr>
      <w:bookmarkStart w:name="_Toc341005118" w:id="363"/>
      <w:bookmarkStart w:name="_Toc341012874" w:id="364"/>
      <w:bookmarkStart w:name="_Toc341019804" w:id="365"/>
      <w:bookmarkStart w:name="_Toc348357018" w:id="366"/>
      <w:bookmarkStart w:name="_Ref348720966" w:id="367"/>
      <w:bookmarkStart w:name="_Toc349030431" w:id="368"/>
      <w:bookmarkStart w:name="_Toc347566564" w:id="369"/>
      <w:bookmarkStart w:name="_Toc345689229" w:id="370"/>
      <w:bookmarkStart w:name="_Toc376182930" w:id="371"/>
      <w:bookmarkStart w:name="_Toc392229909" w:id="372"/>
      <w:bookmarkEnd w:id="363"/>
      <w:bookmarkEnd w:id="364"/>
      <w:bookmarkEnd w:id="365"/>
      <w:r>
        <w:rPr>
          <w:rFonts w:hint="eastAsia"/>
        </w:rPr>
        <w:lastRenderedPageBreak/>
        <w:t>Interface</w:t>
      </w:r>
      <w:r w:rsidR="003059A6">
        <w:rPr>
          <w:rFonts w:hint="eastAsia"/>
        </w:rPr>
        <w:t xml:space="preserve"> with CC Data P</w:t>
      </w:r>
      <w:r w:rsidR="003059A6">
        <w:t>lug</w:t>
      </w:r>
      <w:bookmarkEnd w:id="366"/>
      <w:bookmarkEnd w:id="367"/>
      <w:bookmarkEnd w:id="368"/>
      <w:bookmarkEnd w:id="369"/>
      <w:bookmarkEnd w:id="370"/>
      <w:bookmarkEnd w:id="371"/>
      <w:bookmarkEnd w:id="372"/>
    </w:p>
    <w:p w:rsidR="00CE1DC2" w:rsidP="00934391" w:rsidRDefault="00CE1DC2">
      <w:pPr>
        <w:pStyle w:val="3"/>
      </w:pPr>
      <w:r>
        <w:rPr>
          <w:rFonts w:hint="eastAsia"/>
        </w:rPr>
        <w:t>Role of interface</w:t>
      </w:r>
    </w:p>
    <w:p w:rsidR="00D54321" w:rsidP="00C93484" w:rsidRDefault="00D54321">
      <w:pPr>
        <w:pStyle w:val="Reqtify"/>
      </w:pPr>
      <w:r>
        <w:rPr>
          <w:rFonts w:hint="eastAsia"/>
        </w:rPr>
        <w:t>ATP</w:t>
      </w:r>
      <w:r>
        <w:rPr>
          <w:rFonts w:hint="eastAsia"/>
        </w:rPr>
        <w:t>通过本接口获取来自</w:t>
      </w:r>
      <w:r>
        <w:rPr>
          <w:rFonts w:hint="eastAsia"/>
        </w:rPr>
        <w:t>CC</w:t>
      </w:r>
      <w:r>
        <w:rPr>
          <w:rFonts w:hint="eastAsia"/>
        </w:rPr>
        <w:t>的设备号</w:t>
      </w:r>
      <w:r>
        <w:rPr>
          <w:rFonts w:hint="eastAsia"/>
        </w:rPr>
        <w:t>SSID</w:t>
      </w:r>
      <w:r>
        <w:rPr>
          <w:rFonts w:hint="eastAsia"/>
        </w:rPr>
        <w:t>，列车类型及所在驾驶室标识，用于判断</w:t>
      </w:r>
      <w:r>
        <w:rPr>
          <w:rFonts w:hint="eastAsia"/>
        </w:rPr>
        <w:t>ATP</w:t>
      </w:r>
      <w:r>
        <w:rPr>
          <w:rFonts w:hint="eastAsia"/>
        </w:rPr>
        <w:t>当前所在的列车类型，车头编号以及用于在网络通信中的标识信息。</w:t>
      </w:r>
    </w:p>
    <w:p w:rsidR="00D54321" w:rsidP="00C93484" w:rsidRDefault="00D54321">
      <w:pPr>
        <w:pStyle w:val="Reqtify"/>
      </w:pPr>
      <w:r>
        <w:rPr>
          <w:rFonts w:hint="eastAsia"/>
        </w:rPr>
        <w:t>ATP through this interface to obtain the device number of the CC, train type and cab id, used to determine train characteristics as well as the network identification information.</w:t>
      </w:r>
    </w:p>
    <w:p w:rsidRPr="00D54321" w:rsidR="00CE1DC2" w:rsidP="00C93484" w:rsidRDefault="00CE1DC2">
      <w:pPr>
        <w:pStyle w:val="Reqtify"/>
      </w:pPr>
    </w:p>
    <w:p w:rsidR="00D54321" w:rsidP="00D54321" w:rsidRDefault="00D54321">
      <w:pPr>
        <w:pStyle w:val="ReqtifyAltR"/>
      </w:pPr>
      <w:r>
        <w:t>[iTC_CC_ATP-S</w:t>
      </w:r>
      <w:r>
        <w:rPr>
          <w:rFonts w:hint="eastAsia"/>
        </w:rPr>
        <w:t>w</w:t>
      </w:r>
      <w:r>
        <w:t>RS-</w:t>
      </w:r>
      <w:r>
        <w:rPr>
          <w:rFonts w:hint="eastAsia"/>
        </w:rPr>
        <w:t>0551</w:t>
      </w:r>
      <w:r>
        <w:t>]</w:t>
      </w:r>
    </w:p>
    <w:p w:rsidR="00D54321" w:rsidP="00C93484" w:rsidRDefault="00D54321">
      <w:pPr>
        <w:pStyle w:val="Reqtify"/>
      </w:pPr>
      <w:r>
        <w:rPr>
          <w:rFonts w:hint="eastAsia"/>
        </w:rPr>
        <w:t>ATP</w:t>
      </w:r>
      <w:r>
        <w:rPr>
          <w:rFonts w:hint="eastAsia"/>
        </w:rPr>
        <w:t>与</w:t>
      </w:r>
      <w:r>
        <w:rPr>
          <w:rFonts w:hint="eastAsia"/>
        </w:rPr>
        <w:t xml:space="preserve">CC data plug </w:t>
      </w:r>
      <w:r>
        <w:rPr>
          <w:rFonts w:hint="eastAsia"/>
        </w:rPr>
        <w:t>的接口应当遵循文档</w:t>
      </w:r>
      <w:r w:rsidR="00532AED">
        <w:fldChar w:fldCharType="begin"/>
      </w:r>
      <w:r w:rsidR="00532AED">
        <w:instrText xml:space="preserve"> REF _Ref277762716 \w </w:instrText>
      </w:r>
      <w:r w:rsidR="00532AED">
        <w:fldChar w:fldCharType="separate"/>
      </w:r>
      <w:r w:rsidR="00DE178B">
        <w:t>[REF3]</w:t>
      </w:r>
      <w:r w:rsidR="00532AED">
        <w:fldChar w:fldCharType="end"/>
      </w:r>
      <w:r>
        <w:rPr>
          <w:rFonts w:hint="eastAsia"/>
        </w:rPr>
        <w:t>描述。其中安全数据带有</w:t>
      </w:r>
      <w:r>
        <w:rPr>
          <w:rFonts w:hint="eastAsia"/>
        </w:rPr>
        <w:t>VCP</w:t>
      </w:r>
      <w:r>
        <w:rPr>
          <w:rFonts w:hint="eastAsia"/>
        </w:rPr>
        <w:t>编码，非安全数据无需编码，</w:t>
      </w:r>
      <w:r w:rsidRPr="002A2E53">
        <w:rPr>
          <w:rFonts w:hint="eastAsia"/>
        </w:rPr>
        <w:t>如</w:t>
      </w:r>
      <w:r w:rsidRPr="00D54321">
        <w:fldChar w:fldCharType="begin"/>
      </w:r>
      <w:r>
        <w:instrText xml:space="preserve"> REF _Ref277757236 </w:instrText>
      </w:r>
      <w:r w:rsidRPr="00D54321">
        <w:fldChar w:fldCharType="separate"/>
      </w:r>
      <w:r w:rsidRPr="00F40CCD" w:rsidR="00DE178B">
        <w:t xml:space="preserve">Table </w:t>
      </w:r>
      <w:r w:rsidR="00DE178B">
        <w:rPr>
          <w:noProof/>
        </w:rPr>
        <w:t>4</w:t>
      </w:r>
      <w:r w:rsidR="00DE178B">
        <w:noBreakHyphen/>
      </w:r>
      <w:r w:rsidR="00DE178B">
        <w:rPr>
          <w:noProof/>
        </w:rPr>
        <w:t>4</w:t>
      </w:r>
      <w:r w:rsidRPr="00D54321">
        <w:fldChar w:fldCharType="end"/>
      </w:r>
      <w:r w:rsidRPr="002A2E53">
        <w:rPr>
          <w:rFonts w:hint="eastAsia"/>
        </w:rPr>
        <w:t>所示</w:t>
      </w:r>
      <w:r>
        <w:rPr>
          <w:rFonts w:hint="eastAsia"/>
        </w:rPr>
        <w:t>。</w:t>
      </w:r>
    </w:p>
    <w:p w:rsidR="00D54321" w:rsidP="00C93484" w:rsidRDefault="00D54321">
      <w:pPr>
        <w:pStyle w:val="Reqtify"/>
      </w:pPr>
      <w:r>
        <w:rPr>
          <w:rFonts w:hint="eastAsia"/>
        </w:rPr>
        <w:t xml:space="preserve">The interface between ATP and CC data plug shall be compliant with </w:t>
      </w:r>
      <w:r w:rsidR="00532AED">
        <w:fldChar w:fldCharType="begin"/>
      </w:r>
      <w:r w:rsidR="00532AED">
        <w:instrText xml:space="preserve"> REF _Ref277762716 \w </w:instrText>
      </w:r>
      <w:r w:rsidR="00532AED">
        <w:fldChar w:fldCharType="separate"/>
      </w:r>
      <w:r w:rsidR="00DE178B">
        <w:t>[REF3]</w:t>
      </w:r>
      <w:r w:rsidR="00532AED">
        <w:fldChar w:fldCharType="end"/>
      </w:r>
      <w:r>
        <w:rPr>
          <w:rFonts w:hint="eastAsia"/>
        </w:rPr>
        <w:t xml:space="preserve"> document.</w:t>
      </w:r>
    </w:p>
    <w:p w:rsidR="00D54321" w:rsidP="000C0D62" w:rsidRDefault="00D54321">
      <w:pPr>
        <w:pStyle w:val="ReqtifyAltQ"/>
      </w:pPr>
      <w:r w:rsidRPr="008A1414">
        <w:t>#Category=Functional</w:t>
      </w:r>
    </w:p>
    <w:p w:rsidRPr="008A1414" w:rsidR="00D54321" w:rsidP="000C0D62" w:rsidRDefault="00D54321">
      <w:pPr>
        <w:pStyle w:val="ReqtifyAltQ"/>
      </w:pPr>
      <w:r w:rsidRPr="0044288A">
        <w:rPr>
          <w:rFonts w:hint="eastAsia"/>
        </w:rPr>
        <w:t>#Contribution</w:t>
      </w:r>
      <w:r>
        <w:rPr>
          <w:rFonts w:hint="eastAsia"/>
        </w:rPr>
        <w:t>=SIL4</w:t>
      </w:r>
    </w:p>
    <w:p w:rsidR="009328EA" w:rsidP="000C0D62" w:rsidRDefault="00D54321">
      <w:pPr>
        <w:pStyle w:val="ReqtifyAltQ"/>
        <w:rPr>
          <w:ins w:author="常鸣" w:date="2014-07-03T14:27:00Z" w:id="373"/>
        </w:rPr>
      </w:pPr>
      <w:del w:author="常鸣" w:date="2014-07-03T14:27:00Z" w:id="374">
        <w:r w:rsidRPr="008A1414" w:rsidDel="009328EA">
          <w:delText>#S</w:delText>
        </w:r>
      </w:del>
      <w:ins w:author="常鸣" w:date="2014-07-03T14:27:00Z" w:id="375">
        <w:r w:rsidR="009328EA">
          <w:t>#Allocation=ATP Software</w:t>
        </w:r>
      </w:ins>
    </w:p>
    <w:p w:rsidRPr="008A1414" w:rsidR="00D54321" w:rsidP="000C0D62" w:rsidRDefault="009328EA">
      <w:pPr>
        <w:pStyle w:val="ReqtifyAltQ"/>
      </w:pPr>
      <w:ins w:author="常鸣" w:date="2014-07-03T14:27:00Z" w:id="376">
        <w:r>
          <w:t>#S</w:t>
        </w:r>
      </w:ins>
      <w:r w:rsidRPr="008A1414" w:rsidR="00D54321">
        <w:t>ource=</w:t>
      </w:r>
      <w:r w:rsidRPr="007F1766" w:rsidR="00D54321">
        <w:t>[</w:t>
      </w:r>
      <w:r w:rsidR="00D54321">
        <w:t>iTC_CC-SyAD</w:t>
      </w:r>
      <w:r w:rsidRPr="007F1766" w:rsidR="00D54321">
        <w:t>-</w:t>
      </w:r>
      <w:r w:rsidRPr="007F1766" w:rsidR="00D54321">
        <w:rPr>
          <w:rFonts w:hint="eastAsia"/>
        </w:rPr>
        <w:t>0</w:t>
      </w:r>
      <w:r w:rsidR="00D54321">
        <w:rPr>
          <w:rFonts w:hint="eastAsia"/>
        </w:rPr>
        <w:t>784],</w:t>
      </w:r>
      <w:r w:rsidRPr="00F87C2F" w:rsidR="00D54321">
        <w:t xml:space="preserve"> [iTC_CC_ATP_SwHA-0185]</w:t>
      </w:r>
    </w:p>
    <w:p w:rsidRPr="008A1414" w:rsidR="00D54321" w:rsidP="000C0D62" w:rsidRDefault="00D54321">
      <w:pPr>
        <w:pStyle w:val="ReqtifyAltQ"/>
      </w:pPr>
      <w:r w:rsidRPr="008A1414">
        <w:t>[End]</w:t>
      </w:r>
    </w:p>
    <w:p w:rsidR="00CE1DC2" w:rsidP="00C93484" w:rsidRDefault="00CE1DC2">
      <w:pPr>
        <w:pStyle w:val="Reqtify"/>
      </w:pPr>
    </w:p>
    <w:p w:rsidRPr="00A002AC" w:rsidR="00D54321" w:rsidP="00C93484" w:rsidRDefault="00D54321">
      <w:pPr>
        <w:pStyle w:val="Reqtify"/>
      </w:pPr>
    </w:p>
    <w:p w:rsidRPr="00D54321" w:rsidR="00D54321" w:rsidP="00934391" w:rsidRDefault="00D54321">
      <w:pPr>
        <w:pStyle w:val="3"/>
      </w:pPr>
      <w:bookmarkStart w:name="_Toc335400147" w:id="377"/>
      <w:r>
        <w:rPr>
          <w:rFonts w:hint="eastAsia"/>
        </w:rPr>
        <w:t>Physical level</w:t>
      </w:r>
      <w:bookmarkEnd w:id="377"/>
      <w:r>
        <w:rPr>
          <w:rFonts w:hint="eastAsia"/>
        </w:rPr>
        <w:t xml:space="preserve"> </w:t>
      </w:r>
    </w:p>
    <w:p w:rsidR="00D54321" w:rsidP="00C93484" w:rsidRDefault="00D54321">
      <w:pPr>
        <w:pStyle w:val="Reqtify"/>
      </w:pPr>
      <w:r>
        <w:rPr>
          <w:rFonts w:hint="eastAsia"/>
        </w:rPr>
        <w:t>见文档</w:t>
      </w:r>
      <w:r w:rsidR="00532AED">
        <w:fldChar w:fldCharType="begin"/>
      </w:r>
      <w:r w:rsidR="00532AED">
        <w:instrText xml:space="preserve"> REF _Ref277762716 \w </w:instrText>
      </w:r>
      <w:r w:rsidR="00532AED">
        <w:fldChar w:fldCharType="separate"/>
      </w:r>
      <w:r w:rsidR="00DE178B">
        <w:t>[REF3]</w:t>
      </w:r>
      <w:r w:rsidR="00532AED">
        <w:fldChar w:fldCharType="end"/>
      </w:r>
      <w:r>
        <w:rPr>
          <w:rFonts w:hint="eastAsia"/>
        </w:rPr>
        <w:t>描述。</w:t>
      </w:r>
    </w:p>
    <w:p w:rsidR="00D54321" w:rsidP="00C93484" w:rsidRDefault="00D54321">
      <w:pPr>
        <w:pStyle w:val="Reqtify"/>
      </w:pPr>
      <w:r>
        <w:rPr>
          <w:rFonts w:hint="eastAsia"/>
        </w:rPr>
        <w:t xml:space="preserve">Refer to </w:t>
      </w:r>
      <w:r w:rsidR="00532AED">
        <w:fldChar w:fldCharType="begin"/>
      </w:r>
      <w:r w:rsidR="00532AED">
        <w:instrText xml:space="preserve"> REF _Ref277762716 \w </w:instrText>
      </w:r>
      <w:r w:rsidR="00532AED">
        <w:fldChar w:fldCharType="separate"/>
      </w:r>
      <w:r w:rsidR="00DE178B">
        <w:t>[REF3]</w:t>
      </w:r>
      <w:r w:rsidR="00532AED">
        <w:fldChar w:fldCharType="end"/>
      </w:r>
      <w:r>
        <w:rPr>
          <w:rFonts w:hint="eastAsia"/>
        </w:rPr>
        <w:t>.</w:t>
      </w:r>
    </w:p>
    <w:p w:rsidRPr="00D54321" w:rsidR="00D54321" w:rsidP="00934391" w:rsidRDefault="00D54321">
      <w:pPr>
        <w:pStyle w:val="3"/>
      </w:pPr>
      <w:bookmarkStart w:name="_Toc335400148" w:id="378"/>
      <w:r>
        <w:rPr>
          <w:rFonts w:hint="eastAsia"/>
        </w:rPr>
        <w:t>Protocol level</w:t>
      </w:r>
      <w:bookmarkEnd w:id="378"/>
    </w:p>
    <w:p w:rsidR="00D54321" w:rsidP="00C93484" w:rsidRDefault="00D54321">
      <w:pPr>
        <w:pStyle w:val="Reqtify"/>
      </w:pPr>
      <w:r>
        <w:rPr>
          <w:rFonts w:hint="eastAsia"/>
        </w:rPr>
        <w:t>见文档</w:t>
      </w:r>
      <w:r w:rsidR="00532AED">
        <w:fldChar w:fldCharType="begin"/>
      </w:r>
      <w:r w:rsidR="00532AED">
        <w:instrText xml:space="preserve"> REF _Ref277762716 \w </w:instrText>
      </w:r>
      <w:r w:rsidR="00532AED">
        <w:fldChar w:fldCharType="separate"/>
      </w:r>
      <w:r w:rsidR="00DE178B">
        <w:t>[REF3]</w:t>
      </w:r>
      <w:r w:rsidR="00532AED">
        <w:fldChar w:fldCharType="end"/>
      </w:r>
      <w:r>
        <w:rPr>
          <w:rFonts w:hint="eastAsia"/>
        </w:rPr>
        <w:t>描述。</w:t>
      </w:r>
    </w:p>
    <w:p w:rsidR="00D54321" w:rsidP="00C93484" w:rsidRDefault="00D54321">
      <w:pPr>
        <w:pStyle w:val="Reqtify"/>
      </w:pPr>
      <w:r>
        <w:rPr>
          <w:rFonts w:hint="eastAsia"/>
        </w:rPr>
        <w:t xml:space="preserve">Refer to </w:t>
      </w:r>
      <w:r w:rsidR="00532AED">
        <w:fldChar w:fldCharType="begin"/>
      </w:r>
      <w:r w:rsidR="00532AED">
        <w:instrText xml:space="preserve"> REF _Ref277762716 \w </w:instrText>
      </w:r>
      <w:r w:rsidR="00532AED">
        <w:fldChar w:fldCharType="separate"/>
      </w:r>
      <w:r w:rsidR="00DE178B">
        <w:t>[REF3]</w:t>
      </w:r>
      <w:r w:rsidR="00532AED">
        <w:fldChar w:fldCharType="end"/>
      </w:r>
      <w:r>
        <w:rPr>
          <w:rFonts w:hint="eastAsia"/>
        </w:rPr>
        <w:t>.</w:t>
      </w:r>
    </w:p>
    <w:p w:rsidRPr="00D54321" w:rsidR="00D54321" w:rsidP="00934391" w:rsidRDefault="00D54321">
      <w:pPr>
        <w:pStyle w:val="3"/>
      </w:pPr>
      <w:bookmarkStart w:name="_Toc335400149" w:id="379"/>
      <w:r>
        <w:rPr>
          <w:rFonts w:hint="eastAsia"/>
        </w:rPr>
        <w:t>Application level</w:t>
      </w:r>
      <w:bookmarkEnd w:id="379"/>
    </w:p>
    <w:p w:rsidRPr="00D54321" w:rsidR="00D54321" w:rsidP="0012674A" w:rsidRDefault="00D54321">
      <w:pPr>
        <w:pStyle w:val="4"/>
      </w:pPr>
      <w:r w:rsidRPr="00A61D30">
        <w:rPr>
          <w:rFonts w:hint="eastAsia"/>
        </w:rPr>
        <w:t>ATP-&gt;CC data plug</w:t>
      </w:r>
    </w:p>
    <w:p w:rsidR="00742E30" w:rsidP="00C93484" w:rsidRDefault="00742E30">
      <w:pPr>
        <w:pStyle w:val="Reqtify"/>
      </w:pPr>
      <w:r>
        <w:rPr>
          <w:rFonts w:hint="eastAsia"/>
        </w:rPr>
        <w:t>当列车连挂状态改变后，</w:t>
      </w:r>
      <w:r>
        <w:rPr>
          <w:rFonts w:hint="eastAsia"/>
        </w:rPr>
        <w:t>ATP</w:t>
      </w:r>
      <w:r>
        <w:rPr>
          <w:rFonts w:hint="eastAsia"/>
        </w:rPr>
        <w:t>软件会将新的列车类型写入</w:t>
      </w:r>
      <w:r>
        <w:rPr>
          <w:rFonts w:hint="eastAsia"/>
        </w:rPr>
        <w:t>Dataplug</w:t>
      </w:r>
      <w:r>
        <w:rPr>
          <w:rFonts w:hint="eastAsia"/>
        </w:rPr>
        <w:t>。</w:t>
      </w:r>
    </w:p>
    <w:p w:rsidRPr="00F40CCD" w:rsidR="00742E30" w:rsidP="00742E30" w:rsidRDefault="00742E30">
      <w:pPr>
        <w:pStyle w:val="affc"/>
      </w:pPr>
      <w:bookmarkStart w:name="_Toc392230011" w:id="380"/>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3</w:t>
      </w:r>
      <w:r w:rsidR="00FA0FBB">
        <w:fldChar w:fldCharType="end"/>
      </w:r>
      <w:r w:rsidRPr="00F40CCD">
        <w:rPr>
          <w:rFonts w:hint="eastAsia"/>
        </w:rPr>
        <w:t xml:space="preserve"> List of data from CC data plug</w:t>
      </w:r>
      <w:bookmarkEnd w:id="380"/>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2550"/>
        <w:gridCol w:w="1777"/>
        <w:gridCol w:w="4959"/>
      </w:tblGrid>
      <w:tr w:rsidRPr="001B3DC6" w:rsidR="00742E30" w:rsidTr="003B5C67">
        <w:trPr>
          <w:jc w:val="center"/>
        </w:trPr>
        <w:tc>
          <w:tcPr>
            <w:tcW w:w="1373" w:type="pct"/>
            <w:tcBorders>
              <w:top w:val="single" w:color="auto" w:sz="12" w:space="0"/>
              <w:left w:val="nil"/>
              <w:bottom w:val="single" w:color="auto" w:sz="12" w:space="0"/>
              <w:right w:val="nil"/>
            </w:tcBorders>
            <w:shd w:val="clear" w:color="auto" w:fill="E0E0E0"/>
          </w:tcPr>
          <w:p w:rsidRPr="00742E30" w:rsidR="00742E30" w:rsidP="00FA0FBB" w:rsidRDefault="00742E30">
            <w:pPr>
              <w:pStyle w:val="af6"/>
            </w:pPr>
            <w:r w:rsidRPr="009E2F46">
              <w:rPr>
                <w:rFonts w:hint="eastAsia"/>
              </w:rPr>
              <w:t>I</w:t>
            </w:r>
            <w:r w:rsidRPr="00742E30">
              <w:rPr>
                <w:rFonts w:hint="eastAsia"/>
              </w:rPr>
              <w:t>dentification</w:t>
            </w:r>
          </w:p>
        </w:tc>
        <w:tc>
          <w:tcPr>
            <w:tcW w:w="957" w:type="pct"/>
            <w:tcBorders>
              <w:top w:val="single" w:color="auto" w:sz="12" w:space="0"/>
              <w:left w:val="nil"/>
              <w:bottom w:val="single" w:color="auto" w:sz="12" w:space="0"/>
              <w:right w:val="nil"/>
            </w:tcBorders>
            <w:shd w:val="clear" w:color="auto" w:fill="E0E0E0"/>
          </w:tcPr>
          <w:p w:rsidRPr="00742E30" w:rsidR="00742E30" w:rsidP="00FA0FBB" w:rsidRDefault="00742E30">
            <w:pPr>
              <w:pStyle w:val="af6"/>
            </w:pPr>
            <w:r>
              <w:rPr>
                <w:rFonts w:hint="eastAsia"/>
              </w:rPr>
              <w:t>VCP coded</w:t>
            </w:r>
          </w:p>
        </w:tc>
        <w:tc>
          <w:tcPr>
            <w:tcW w:w="2670" w:type="pct"/>
            <w:tcBorders>
              <w:top w:val="single" w:color="auto" w:sz="12" w:space="0"/>
              <w:left w:val="nil"/>
              <w:bottom w:val="single" w:color="auto" w:sz="12" w:space="0"/>
              <w:right w:val="nil"/>
            </w:tcBorders>
            <w:shd w:val="clear" w:color="auto" w:fill="E0E0E0"/>
            <w:vAlign w:val="center"/>
          </w:tcPr>
          <w:p w:rsidRPr="00742E30" w:rsidR="00742E30" w:rsidP="00FA0FBB" w:rsidRDefault="00742E30">
            <w:pPr>
              <w:pStyle w:val="af6"/>
            </w:pPr>
            <w:r w:rsidRPr="009E2F46">
              <w:rPr>
                <w:rFonts w:hint="eastAsia"/>
              </w:rPr>
              <w:t>C</w:t>
            </w:r>
            <w:r w:rsidRPr="00742E30">
              <w:t>o</w:t>
            </w:r>
            <w:r w:rsidRPr="00742E30">
              <w:rPr>
                <w:rFonts w:hint="eastAsia"/>
              </w:rPr>
              <w:t>mments</w:t>
            </w:r>
          </w:p>
        </w:tc>
      </w:tr>
      <w:tr w:rsidRPr="00742E30" w:rsidR="00742E30" w:rsidTr="003B5C67">
        <w:trPr>
          <w:jc w:val="center"/>
        </w:trPr>
        <w:tc>
          <w:tcPr>
            <w:tcW w:w="1373" w:type="pct"/>
            <w:tcBorders>
              <w:top w:val="single" w:color="auto" w:sz="4" w:space="0"/>
              <w:left w:val="nil"/>
              <w:bottom w:val="single" w:color="auto" w:sz="4" w:space="0"/>
              <w:right w:val="nil"/>
            </w:tcBorders>
          </w:tcPr>
          <w:p w:rsidRPr="00742E30" w:rsidR="00742E30" w:rsidP="00591D6B" w:rsidRDefault="00532AED">
            <w:pPr>
              <w:pStyle w:val="AltB0"/>
              <w:rPr>
                <w:rStyle w:val="DATATYPE"/>
                <w:b w:val="0"/>
                <w:bCs w:val="0"/>
                <w:color w:val="auto"/>
              </w:rPr>
            </w:pPr>
            <w:hyperlink w:history="1" w:anchor="TrainType">
              <w:r w:rsidRPr="00742E30" w:rsidR="00742E30">
                <w:rPr>
                  <w:rStyle w:val="ac"/>
                  <w:rFonts w:hint="eastAsia"/>
                </w:rPr>
                <w:t>TrainType</w:t>
              </w:r>
            </w:hyperlink>
          </w:p>
        </w:tc>
        <w:tc>
          <w:tcPr>
            <w:tcW w:w="957" w:type="pct"/>
            <w:tcBorders>
              <w:top w:val="single" w:color="auto" w:sz="4" w:space="0"/>
              <w:left w:val="nil"/>
              <w:bottom w:val="single" w:color="auto" w:sz="4" w:space="0"/>
              <w:right w:val="nil"/>
            </w:tcBorders>
          </w:tcPr>
          <w:p w:rsidRPr="00742E30" w:rsidR="00742E30" w:rsidP="00591D6B" w:rsidRDefault="00742E30">
            <w:pPr>
              <w:pStyle w:val="AltB0"/>
            </w:pPr>
            <w:r>
              <w:rPr>
                <w:rFonts w:hint="eastAsia"/>
              </w:rPr>
              <w:t>√</w:t>
            </w:r>
          </w:p>
        </w:tc>
        <w:tc>
          <w:tcPr>
            <w:tcW w:w="2670" w:type="pct"/>
            <w:tcBorders>
              <w:top w:val="single" w:color="auto" w:sz="4" w:space="0"/>
              <w:left w:val="nil"/>
              <w:bottom w:val="single" w:color="auto" w:sz="4" w:space="0"/>
              <w:right w:val="nil"/>
            </w:tcBorders>
          </w:tcPr>
          <w:p w:rsidRPr="00742E30" w:rsidR="00742E30" w:rsidP="00591D6B" w:rsidRDefault="00742E30">
            <w:pPr>
              <w:pStyle w:val="AltB0"/>
            </w:pPr>
            <w:r>
              <w:rPr>
                <w:rFonts w:hint="eastAsia"/>
              </w:rPr>
              <w:t>New train type if the coupled status changed</w:t>
            </w:r>
          </w:p>
        </w:tc>
      </w:tr>
    </w:tbl>
    <w:p w:rsidR="00742E30" w:rsidP="00C93484" w:rsidRDefault="00742E30">
      <w:pPr>
        <w:pStyle w:val="Reqtify"/>
      </w:pPr>
    </w:p>
    <w:p w:rsidRPr="00D54321" w:rsidR="00D54321" w:rsidP="0012674A" w:rsidRDefault="00D54321">
      <w:pPr>
        <w:pStyle w:val="4"/>
      </w:pPr>
      <w:r w:rsidRPr="00A61D30">
        <w:rPr>
          <w:rFonts w:hint="eastAsia"/>
        </w:rPr>
        <w:lastRenderedPageBreak/>
        <w:t>CC data plug-&gt;ATP</w:t>
      </w:r>
    </w:p>
    <w:p w:rsidR="00D54321" w:rsidP="00C93484" w:rsidRDefault="00D54321">
      <w:pPr>
        <w:pStyle w:val="Reqtify"/>
      </w:pPr>
      <w:r>
        <w:rPr>
          <w:rFonts w:hint="eastAsia"/>
        </w:rPr>
        <w:t>ATP</w:t>
      </w:r>
      <w:r>
        <w:rPr>
          <w:rFonts w:hint="eastAsia"/>
        </w:rPr>
        <w:t>读取来自</w:t>
      </w:r>
      <w:r>
        <w:rPr>
          <w:rFonts w:hint="eastAsia"/>
        </w:rPr>
        <w:t>CC data plug</w:t>
      </w:r>
      <w:r>
        <w:rPr>
          <w:rFonts w:hint="eastAsia"/>
        </w:rPr>
        <w:t>的信息</w:t>
      </w:r>
      <w:bookmarkStart w:name="CCdataPlugInfo" w:id="381"/>
      <w:r w:rsidRPr="00840F21" w:rsidR="00840F21">
        <w:rPr>
          <w:rStyle w:val="aff2"/>
        </w:rPr>
        <w:fldChar w:fldCharType="begin"/>
      </w:r>
      <w:r w:rsidRPr="00840F21" w:rsidR="00840F21">
        <w:rPr>
          <w:rStyle w:val="aff2"/>
        </w:rPr>
        <w:instrText xml:space="preserve"> HYPERLINK  \l "CCdataPlugInfo" </w:instrText>
      </w:r>
      <w:r w:rsidRPr="00840F21" w:rsidR="00840F21">
        <w:rPr>
          <w:rStyle w:val="aff2"/>
        </w:rPr>
        <w:fldChar w:fldCharType="separate"/>
      </w:r>
      <w:r w:rsidRPr="00840F21" w:rsidR="00840F21">
        <w:rPr>
          <w:rStyle w:val="aff2"/>
        </w:rPr>
        <w:t>CCdataPlugInfo</w:t>
      </w:r>
      <w:r w:rsidRPr="00840F21" w:rsidR="00840F21">
        <w:rPr>
          <w:rStyle w:val="aff2"/>
        </w:rPr>
        <w:fldChar w:fldCharType="end"/>
      </w:r>
      <w:bookmarkEnd w:id="381"/>
      <w:r w:rsidRPr="00DF70B2">
        <w:rPr>
          <w:rFonts w:hint="eastAsia"/>
        </w:rPr>
        <w:t>，</w:t>
      </w:r>
      <w:r>
        <w:rPr>
          <w:rFonts w:hint="eastAsia"/>
        </w:rPr>
        <w:t>其结构如</w:t>
      </w:r>
      <w:r w:rsidRPr="00D54321">
        <w:fldChar w:fldCharType="begin"/>
      </w:r>
      <w:r>
        <w:instrText xml:space="preserve"> REF _Ref277757236 </w:instrText>
      </w:r>
      <w:r w:rsidRPr="00D54321">
        <w:fldChar w:fldCharType="separate"/>
      </w:r>
      <w:r w:rsidRPr="00F40CCD" w:rsidR="00DE178B">
        <w:t xml:space="preserve">Table </w:t>
      </w:r>
      <w:r w:rsidR="00DE178B">
        <w:rPr>
          <w:noProof/>
        </w:rPr>
        <w:t>4</w:t>
      </w:r>
      <w:r w:rsidR="00DE178B">
        <w:noBreakHyphen/>
      </w:r>
      <w:r w:rsidR="00DE178B">
        <w:rPr>
          <w:noProof/>
        </w:rPr>
        <w:t>4</w:t>
      </w:r>
      <w:r w:rsidRPr="00D54321">
        <w:fldChar w:fldCharType="end"/>
      </w:r>
      <w:r>
        <w:rPr>
          <w:rFonts w:hint="eastAsia"/>
        </w:rPr>
        <w:t>所示，其中</w:t>
      </w:r>
      <w:r>
        <w:rPr>
          <w:rFonts w:hint="eastAsia"/>
        </w:rPr>
        <w:t>ATP</w:t>
      </w:r>
      <w:r>
        <w:rPr>
          <w:rFonts w:hint="eastAsia"/>
        </w:rPr>
        <w:t>使用的安全相关信息有</w:t>
      </w:r>
      <w:r>
        <w:rPr>
          <w:rFonts w:hint="eastAsia"/>
        </w:rPr>
        <w:t>VCP</w:t>
      </w:r>
      <w:r>
        <w:rPr>
          <w:rFonts w:hint="eastAsia"/>
        </w:rPr>
        <w:t>编码，而发送给</w:t>
      </w:r>
      <w:r>
        <w:rPr>
          <w:rFonts w:hint="eastAsia"/>
        </w:rPr>
        <w:t>CCNV</w:t>
      </w:r>
      <w:r>
        <w:rPr>
          <w:rFonts w:hint="eastAsia"/>
        </w:rPr>
        <w:t>或</w:t>
      </w:r>
      <w:r>
        <w:rPr>
          <w:rFonts w:hint="eastAsia"/>
        </w:rPr>
        <w:t>DLU</w:t>
      </w:r>
      <w:r>
        <w:rPr>
          <w:rFonts w:hint="eastAsia"/>
        </w:rPr>
        <w:t>的</w:t>
      </w:r>
      <w:r>
        <w:rPr>
          <w:rFonts w:hint="eastAsia"/>
        </w:rPr>
        <w:t>IP</w:t>
      </w:r>
      <w:r>
        <w:rPr>
          <w:rFonts w:hint="eastAsia"/>
        </w:rPr>
        <w:t>地址信息无需编码。</w:t>
      </w:r>
    </w:p>
    <w:p w:rsidR="00D54321" w:rsidP="00C93484" w:rsidRDefault="00D54321">
      <w:pPr>
        <w:pStyle w:val="Reqtify"/>
      </w:pPr>
      <w:r>
        <w:rPr>
          <w:rFonts w:hint="eastAsia"/>
        </w:rPr>
        <w:t xml:space="preserve">ATP read </w:t>
      </w:r>
      <w:hyperlink w:history="1" w:anchor="CCdataPlugInfo">
        <w:r w:rsidR="00840F21">
          <w:rPr>
            <w:rStyle w:val="ac"/>
            <w:noProof/>
          </w:rPr>
          <w:t>CCdataPl</w:t>
        </w:r>
        <w:bookmarkStart w:name="_Hlt349031250" w:id="382"/>
        <w:r w:rsidR="00840F21">
          <w:rPr>
            <w:rStyle w:val="ac"/>
            <w:noProof/>
          </w:rPr>
          <w:t>u</w:t>
        </w:r>
        <w:bookmarkStart w:name="_Hlt349031249" w:id="383"/>
        <w:bookmarkEnd w:id="382"/>
        <w:r w:rsidR="00840F21">
          <w:rPr>
            <w:rStyle w:val="ac"/>
            <w:noProof/>
          </w:rPr>
          <w:t>g</w:t>
        </w:r>
        <w:bookmarkEnd w:id="383"/>
        <w:r w:rsidR="00840F21">
          <w:rPr>
            <w:rStyle w:val="ac"/>
            <w:noProof/>
          </w:rPr>
          <w:t>Info</w:t>
        </w:r>
      </w:hyperlink>
      <w:r>
        <w:rPr>
          <w:rFonts w:hint="eastAsia"/>
        </w:rPr>
        <w:t xml:space="preserve"> from the CC data plug whose structure as shown in </w:t>
      </w:r>
      <w:r w:rsidRPr="00D54321">
        <w:fldChar w:fldCharType="begin"/>
      </w:r>
      <w:r>
        <w:instrText xml:space="preserve"> REF _Ref277757236 </w:instrText>
      </w:r>
      <w:r w:rsidRPr="00D54321">
        <w:fldChar w:fldCharType="separate"/>
      </w:r>
      <w:r w:rsidRPr="00F40CCD" w:rsidR="00DE178B">
        <w:t xml:space="preserve">Table </w:t>
      </w:r>
      <w:r w:rsidR="00DE178B">
        <w:rPr>
          <w:noProof/>
        </w:rPr>
        <w:t>4</w:t>
      </w:r>
      <w:r w:rsidR="00DE178B">
        <w:noBreakHyphen/>
      </w:r>
      <w:r w:rsidR="00DE178B">
        <w:rPr>
          <w:noProof/>
        </w:rPr>
        <w:t>4</w:t>
      </w:r>
      <w:r w:rsidRPr="00D54321">
        <w:fldChar w:fldCharType="end"/>
      </w:r>
      <w:r>
        <w:rPr>
          <w:rFonts w:hint="eastAsia"/>
        </w:rPr>
        <w:t>. The safety-related information used by ATP are coded by VCP and the other information such IP address sent to DLU or CCNV are not need to encode.</w:t>
      </w:r>
    </w:p>
    <w:p w:rsidR="00D54321" w:rsidP="00C93484" w:rsidRDefault="00D54321">
      <w:pPr>
        <w:pStyle w:val="Reqtify"/>
      </w:pPr>
    </w:p>
    <w:p w:rsidRPr="00F40CCD" w:rsidR="00D54321" w:rsidP="00D54321" w:rsidRDefault="00D54321">
      <w:pPr>
        <w:pStyle w:val="affc"/>
      </w:pPr>
      <w:bookmarkStart w:name="_Ref277757236" w:id="384"/>
      <w:bookmarkStart w:name="_Toc335400298" w:id="385"/>
      <w:bookmarkStart w:name="_Toc349031212" w:id="386"/>
      <w:bookmarkStart w:name="_Toc347567325" w:id="387"/>
      <w:bookmarkStart w:name="_Toc345689795" w:id="388"/>
      <w:bookmarkStart w:name="_Toc376183039" w:id="389"/>
      <w:bookmarkStart w:name="_Toc392230012" w:id="390"/>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4</w:t>
      </w:r>
      <w:r w:rsidR="00FA0FBB">
        <w:fldChar w:fldCharType="end"/>
      </w:r>
      <w:bookmarkEnd w:id="384"/>
      <w:r w:rsidRPr="00F40CCD">
        <w:rPr>
          <w:rFonts w:hint="eastAsia"/>
        </w:rPr>
        <w:t xml:space="preserve"> List of data from CC data plug</w:t>
      </w:r>
      <w:bookmarkEnd w:id="385"/>
      <w:bookmarkEnd w:id="386"/>
      <w:bookmarkEnd w:id="387"/>
      <w:bookmarkEnd w:id="388"/>
      <w:bookmarkEnd w:id="389"/>
      <w:bookmarkEnd w:id="390"/>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364"/>
        <w:gridCol w:w="2186"/>
        <w:gridCol w:w="1777"/>
        <w:gridCol w:w="4959"/>
      </w:tblGrid>
      <w:tr w:rsidRPr="001B3DC6" w:rsidR="00D54321" w:rsidTr="00BD66E2">
        <w:trPr>
          <w:jc w:val="center"/>
        </w:trPr>
        <w:tc>
          <w:tcPr>
            <w:tcW w:w="1373" w:type="pct"/>
            <w:gridSpan w:val="2"/>
            <w:tcBorders>
              <w:top w:val="single" w:color="auto" w:sz="12" w:space="0"/>
              <w:left w:val="nil"/>
              <w:bottom w:val="single" w:color="auto" w:sz="12" w:space="0"/>
              <w:right w:val="nil"/>
            </w:tcBorders>
            <w:shd w:val="clear" w:color="auto" w:fill="E0E0E0"/>
          </w:tcPr>
          <w:p w:rsidRPr="00D54321" w:rsidR="00D54321" w:rsidP="00FA0FBB" w:rsidRDefault="00D54321">
            <w:pPr>
              <w:pStyle w:val="af6"/>
            </w:pPr>
            <w:r w:rsidRPr="009E2F46">
              <w:rPr>
                <w:rFonts w:hint="eastAsia"/>
              </w:rPr>
              <w:t>I</w:t>
            </w:r>
            <w:r w:rsidRPr="00D54321">
              <w:rPr>
                <w:rFonts w:hint="eastAsia"/>
              </w:rPr>
              <w:t>dentification</w:t>
            </w:r>
          </w:p>
        </w:tc>
        <w:tc>
          <w:tcPr>
            <w:tcW w:w="957" w:type="pct"/>
            <w:tcBorders>
              <w:top w:val="single" w:color="auto" w:sz="12" w:space="0"/>
              <w:left w:val="nil"/>
              <w:bottom w:val="single" w:color="auto" w:sz="12" w:space="0"/>
              <w:right w:val="nil"/>
            </w:tcBorders>
            <w:shd w:val="clear" w:color="auto" w:fill="E0E0E0"/>
          </w:tcPr>
          <w:p w:rsidRPr="00D54321" w:rsidR="00D54321" w:rsidP="00FA0FBB" w:rsidRDefault="00D54321">
            <w:pPr>
              <w:pStyle w:val="af6"/>
            </w:pPr>
            <w:r>
              <w:rPr>
                <w:rFonts w:hint="eastAsia"/>
              </w:rPr>
              <w:t>VCP coded</w:t>
            </w:r>
          </w:p>
        </w:tc>
        <w:tc>
          <w:tcPr>
            <w:tcW w:w="2670" w:type="pct"/>
            <w:tcBorders>
              <w:top w:val="single" w:color="auto" w:sz="12" w:space="0"/>
              <w:left w:val="nil"/>
              <w:bottom w:val="single" w:color="auto" w:sz="12" w:space="0"/>
              <w:right w:val="nil"/>
            </w:tcBorders>
            <w:shd w:val="clear" w:color="auto" w:fill="E0E0E0"/>
            <w:vAlign w:val="center"/>
          </w:tcPr>
          <w:p w:rsidRPr="00D54321" w:rsidR="00D54321" w:rsidP="00FA0FBB" w:rsidRDefault="00D54321">
            <w:pPr>
              <w:pStyle w:val="af6"/>
            </w:pPr>
            <w:r w:rsidRPr="009E2F46">
              <w:rPr>
                <w:rFonts w:hint="eastAsia"/>
              </w:rPr>
              <w:t>C</w:t>
            </w:r>
            <w:r w:rsidRPr="00D54321">
              <w:t>o</w:t>
            </w:r>
            <w:r w:rsidRPr="00D54321">
              <w:rPr>
                <w:rFonts w:hint="eastAsia"/>
              </w:rPr>
              <w:t>mments</w:t>
            </w:r>
          </w:p>
        </w:tc>
      </w:tr>
      <w:tr w:rsidRPr="001B3DC6" w:rsidR="00C66284" w:rsidTr="00C66284">
        <w:trPr>
          <w:jc w:val="center"/>
        </w:trPr>
        <w:tc>
          <w:tcPr>
            <w:tcW w:w="1373" w:type="pct"/>
            <w:gridSpan w:val="2"/>
            <w:tcBorders>
              <w:top w:val="single" w:color="auto" w:sz="4" w:space="0"/>
              <w:left w:val="nil"/>
              <w:bottom w:val="single" w:color="auto" w:sz="4" w:space="0"/>
              <w:right w:val="nil"/>
            </w:tcBorders>
          </w:tcPr>
          <w:p w:rsidRPr="00C66284" w:rsidR="00C66284" w:rsidP="00591D6B" w:rsidRDefault="00C66284">
            <w:pPr>
              <w:pStyle w:val="AltB0"/>
              <w:rPr>
                <w:rStyle w:val="DATATYPE"/>
              </w:rPr>
            </w:pPr>
            <w:bookmarkStart w:name="ST_DATA_PLUG" w:id="391"/>
            <w:r w:rsidRPr="00C66284">
              <w:rPr>
                <w:rStyle w:val="DATATYPE"/>
              </w:rPr>
              <w:t>ST_DATA_PLUG</w:t>
            </w:r>
            <w:bookmarkEnd w:id="391"/>
          </w:p>
        </w:tc>
        <w:tc>
          <w:tcPr>
            <w:tcW w:w="957" w:type="pct"/>
            <w:tcBorders>
              <w:top w:val="single" w:color="auto" w:sz="4" w:space="0"/>
              <w:left w:val="nil"/>
              <w:bottom w:val="single" w:color="auto" w:sz="4" w:space="0"/>
              <w:right w:val="nil"/>
            </w:tcBorders>
          </w:tcPr>
          <w:p w:rsidR="00C66284" w:rsidP="00591D6B" w:rsidRDefault="00C66284">
            <w:pPr>
              <w:pStyle w:val="AltB0"/>
            </w:pPr>
          </w:p>
        </w:tc>
        <w:tc>
          <w:tcPr>
            <w:tcW w:w="2670" w:type="pct"/>
            <w:tcBorders>
              <w:top w:val="single" w:color="auto" w:sz="4" w:space="0"/>
              <w:left w:val="nil"/>
              <w:bottom w:val="single" w:color="auto" w:sz="4" w:space="0"/>
              <w:right w:val="nil"/>
            </w:tcBorders>
          </w:tcPr>
          <w:p w:rsidR="00C66284" w:rsidP="00591D6B" w:rsidRDefault="00C66284">
            <w:pPr>
              <w:pStyle w:val="AltB0"/>
            </w:pPr>
          </w:p>
        </w:tc>
      </w:tr>
      <w:tr w:rsidRPr="001B3DC6" w:rsidR="00D54321" w:rsidTr="00BD66E2">
        <w:trPr>
          <w:jc w:val="center"/>
        </w:trPr>
        <w:tc>
          <w:tcPr>
            <w:tcW w:w="196" w:type="pct"/>
            <w:tcBorders>
              <w:top w:val="single" w:color="auto" w:sz="4" w:space="0"/>
              <w:left w:val="nil"/>
              <w:bottom w:val="single" w:color="auto" w:sz="4" w:space="0"/>
              <w:right w:val="nil"/>
            </w:tcBorders>
          </w:tcPr>
          <w:p w:rsidRPr="002877FF" w:rsidR="00D54321" w:rsidP="00591D6B" w:rsidRDefault="00D54321">
            <w:pPr>
              <w:pStyle w:val="AltB0"/>
              <w:rPr>
                <w:rStyle w:val="aff2"/>
              </w:rPr>
            </w:pPr>
          </w:p>
        </w:tc>
        <w:tc>
          <w:tcPr>
            <w:tcW w:w="1177" w:type="pct"/>
            <w:tcBorders>
              <w:top w:val="single" w:color="auto" w:sz="4" w:space="0"/>
              <w:left w:val="nil"/>
              <w:bottom w:val="single" w:color="auto" w:sz="4" w:space="0"/>
              <w:right w:val="nil"/>
            </w:tcBorders>
          </w:tcPr>
          <w:p w:rsidRPr="0029173D" w:rsidR="00D54321" w:rsidP="00591D6B" w:rsidRDefault="00D54321">
            <w:pPr>
              <w:pStyle w:val="AltB0"/>
            </w:pPr>
            <w:r w:rsidRPr="0029173D">
              <w:rPr>
                <w:rFonts w:hint="eastAsia"/>
              </w:rPr>
              <w:t>.</w:t>
            </w:r>
            <w:r w:rsidRPr="0029173D">
              <w:t>C</w:t>
            </w:r>
            <w:r w:rsidRPr="0029173D" w:rsidR="00F72BB6">
              <w:rPr>
                <w:rFonts w:hint="eastAsia"/>
              </w:rPr>
              <w:t>c</w:t>
            </w:r>
            <w:r w:rsidRPr="0029173D">
              <w:t>SSID</w:t>
            </w:r>
          </w:p>
        </w:tc>
        <w:tc>
          <w:tcPr>
            <w:tcW w:w="957" w:type="pct"/>
            <w:tcBorders>
              <w:top w:val="single" w:color="auto" w:sz="4" w:space="0"/>
              <w:left w:val="nil"/>
              <w:bottom w:val="single" w:color="auto" w:sz="4" w:space="0"/>
              <w:right w:val="nil"/>
            </w:tcBorders>
          </w:tcPr>
          <w:p w:rsidRPr="00D54321" w:rsidR="00D54321" w:rsidP="00591D6B" w:rsidRDefault="00D54321">
            <w:pPr>
              <w:pStyle w:val="AltB0"/>
            </w:pPr>
            <w:r>
              <w:rPr>
                <w:rFonts w:hint="eastAsia"/>
              </w:rPr>
              <w:t>√</w:t>
            </w:r>
          </w:p>
        </w:tc>
        <w:tc>
          <w:tcPr>
            <w:tcW w:w="2670" w:type="pct"/>
            <w:tcBorders>
              <w:top w:val="single" w:color="auto" w:sz="4" w:space="0"/>
              <w:left w:val="nil"/>
              <w:bottom w:val="single" w:color="auto" w:sz="4" w:space="0"/>
              <w:right w:val="nil"/>
            </w:tcBorders>
          </w:tcPr>
          <w:p w:rsidRPr="00D54321" w:rsidR="00D54321" w:rsidP="00591D6B" w:rsidRDefault="00D54321">
            <w:pPr>
              <w:pStyle w:val="AltB0"/>
            </w:pPr>
            <w:r>
              <w:rPr>
                <w:rFonts w:hint="eastAsia"/>
              </w:rPr>
              <w:t>CC sub-system identification in communication</w:t>
            </w:r>
          </w:p>
        </w:tc>
      </w:tr>
      <w:tr w:rsidRPr="001B3DC6" w:rsidR="00D54321" w:rsidTr="00BD66E2">
        <w:trPr>
          <w:jc w:val="center"/>
        </w:trPr>
        <w:tc>
          <w:tcPr>
            <w:tcW w:w="196" w:type="pct"/>
            <w:tcBorders>
              <w:top w:val="single" w:color="auto" w:sz="4" w:space="0"/>
              <w:left w:val="nil"/>
              <w:bottom w:val="single" w:color="auto" w:sz="4" w:space="0"/>
              <w:right w:val="nil"/>
            </w:tcBorders>
          </w:tcPr>
          <w:p w:rsidRPr="002877FF" w:rsidR="00D54321" w:rsidP="00591D6B" w:rsidRDefault="00D54321">
            <w:pPr>
              <w:pStyle w:val="AltB0"/>
              <w:rPr>
                <w:rStyle w:val="aff2"/>
              </w:rPr>
            </w:pPr>
          </w:p>
        </w:tc>
        <w:tc>
          <w:tcPr>
            <w:tcW w:w="1177" w:type="pct"/>
            <w:tcBorders>
              <w:top w:val="single" w:color="auto" w:sz="4" w:space="0"/>
              <w:left w:val="nil"/>
              <w:bottom w:val="single" w:color="auto" w:sz="4" w:space="0"/>
              <w:right w:val="nil"/>
            </w:tcBorders>
          </w:tcPr>
          <w:p w:rsidRPr="0029173D" w:rsidR="00D54321" w:rsidP="00591D6B" w:rsidRDefault="00D54321">
            <w:pPr>
              <w:pStyle w:val="AltB0"/>
            </w:pPr>
            <w:r w:rsidRPr="0029173D">
              <w:rPr>
                <w:rFonts w:hint="eastAsia"/>
              </w:rPr>
              <w:t>.</w:t>
            </w:r>
            <w:r w:rsidRPr="0029173D">
              <w:t>C</w:t>
            </w:r>
            <w:r w:rsidRPr="0029173D" w:rsidR="00F72BB6">
              <w:rPr>
                <w:rFonts w:hint="eastAsia"/>
              </w:rPr>
              <w:t>c</w:t>
            </w:r>
            <w:r w:rsidRPr="0029173D" w:rsidR="00354F88">
              <w:t>T</w:t>
            </w:r>
            <w:r w:rsidRPr="0029173D">
              <w:t>rain</w:t>
            </w:r>
            <w:r w:rsidRPr="0029173D" w:rsidR="00354F88">
              <w:t>T</w:t>
            </w:r>
            <w:r w:rsidRPr="0029173D">
              <w:t>ype</w:t>
            </w:r>
          </w:p>
        </w:tc>
        <w:tc>
          <w:tcPr>
            <w:tcW w:w="957" w:type="pct"/>
            <w:tcBorders>
              <w:top w:val="single" w:color="auto" w:sz="4" w:space="0"/>
              <w:left w:val="nil"/>
              <w:bottom w:val="single" w:color="auto" w:sz="4" w:space="0"/>
              <w:right w:val="nil"/>
            </w:tcBorders>
          </w:tcPr>
          <w:p w:rsidRPr="00D54321" w:rsidR="00D54321" w:rsidP="00591D6B" w:rsidRDefault="00D54321">
            <w:pPr>
              <w:pStyle w:val="AltB0"/>
            </w:pPr>
            <w:r>
              <w:rPr>
                <w:rFonts w:hint="eastAsia"/>
              </w:rPr>
              <w:t>√</w:t>
            </w:r>
          </w:p>
        </w:tc>
        <w:tc>
          <w:tcPr>
            <w:tcW w:w="2670" w:type="pct"/>
            <w:tcBorders>
              <w:top w:val="single" w:color="auto" w:sz="4" w:space="0"/>
              <w:left w:val="nil"/>
              <w:bottom w:val="single" w:color="auto" w:sz="4" w:space="0"/>
              <w:right w:val="nil"/>
            </w:tcBorders>
          </w:tcPr>
          <w:p w:rsidRPr="00D54321" w:rsidR="00D54321" w:rsidP="00591D6B" w:rsidRDefault="00D54321">
            <w:pPr>
              <w:pStyle w:val="AltB0"/>
            </w:pPr>
            <w:r>
              <w:rPr>
                <w:rFonts w:hint="eastAsia"/>
              </w:rPr>
              <w:t>Train type</w:t>
            </w:r>
          </w:p>
        </w:tc>
      </w:tr>
      <w:tr w:rsidRPr="001B3DC6" w:rsidR="00D54321" w:rsidTr="00BD66E2">
        <w:trPr>
          <w:jc w:val="center"/>
        </w:trPr>
        <w:tc>
          <w:tcPr>
            <w:tcW w:w="196" w:type="pct"/>
            <w:tcBorders>
              <w:top w:val="single" w:color="auto" w:sz="4" w:space="0"/>
              <w:left w:val="nil"/>
              <w:bottom w:val="single" w:color="auto" w:sz="4" w:space="0"/>
              <w:right w:val="nil"/>
            </w:tcBorders>
          </w:tcPr>
          <w:p w:rsidRPr="002877FF" w:rsidR="00D54321" w:rsidP="00591D6B" w:rsidRDefault="00D54321">
            <w:pPr>
              <w:pStyle w:val="AltB0"/>
              <w:rPr>
                <w:rStyle w:val="aff2"/>
              </w:rPr>
            </w:pPr>
          </w:p>
        </w:tc>
        <w:tc>
          <w:tcPr>
            <w:tcW w:w="1177" w:type="pct"/>
            <w:tcBorders>
              <w:top w:val="single" w:color="auto" w:sz="4" w:space="0"/>
              <w:left w:val="nil"/>
              <w:bottom w:val="single" w:color="auto" w:sz="4" w:space="0"/>
              <w:right w:val="nil"/>
            </w:tcBorders>
          </w:tcPr>
          <w:p w:rsidRPr="0029173D" w:rsidR="00D54321" w:rsidP="00591D6B" w:rsidRDefault="00D54321">
            <w:pPr>
              <w:pStyle w:val="AltB0"/>
            </w:pPr>
            <w:r w:rsidRPr="0029173D">
              <w:rPr>
                <w:rFonts w:hint="eastAsia"/>
              </w:rPr>
              <w:t>.</w:t>
            </w:r>
            <w:bookmarkStart w:name="CcCoreId" w:id="392"/>
            <w:r w:rsidRPr="0029173D">
              <w:t>C</w:t>
            </w:r>
            <w:r w:rsidRPr="0029173D" w:rsidR="00F72BB6">
              <w:rPr>
                <w:rFonts w:hint="eastAsia"/>
              </w:rPr>
              <w:t>c</w:t>
            </w:r>
            <w:r w:rsidRPr="0029173D" w:rsidR="00354F88">
              <w:t>C</w:t>
            </w:r>
            <w:r w:rsidRPr="0029173D">
              <w:t>ore</w:t>
            </w:r>
            <w:r w:rsidRPr="0029173D" w:rsidR="00354F88">
              <w:t>I</w:t>
            </w:r>
            <w:r w:rsidRPr="0029173D">
              <w:t>d</w:t>
            </w:r>
            <w:bookmarkEnd w:id="392"/>
          </w:p>
        </w:tc>
        <w:tc>
          <w:tcPr>
            <w:tcW w:w="957" w:type="pct"/>
            <w:tcBorders>
              <w:top w:val="single" w:color="auto" w:sz="4" w:space="0"/>
              <w:left w:val="nil"/>
              <w:bottom w:val="single" w:color="auto" w:sz="4" w:space="0"/>
              <w:right w:val="nil"/>
            </w:tcBorders>
          </w:tcPr>
          <w:p w:rsidRPr="00D54321" w:rsidR="00D54321" w:rsidP="00591D6B" w:rsidRDefault="00D54321">
            <w:pPr>
              <w:pStyle w:val="AltB0"/>
            </w:pPr>
            <w:r>
              <w:rPr>
                <w:rFonts w:hint="eastAsia"/>
              </w:rPr>
              <w:t>√</w:t>
            </w:r>
          </w:p>
        </w:tc>
        <w:tc>
          <w:tcPr>
            <w:tcW w:w="2670" w:type="pct"/>
            <w:tcBorders>
              <w:top w:val="single" w:color="auto" w:sz="4" w:space="0"/>
              <w:left w:val="nil"/>
              <w:bottom w:val="single" w:color="auto" w:sz="4" w:space="0"/>
              <w:right w:val="nil"/>
            </w:tcBorders>
          </w:tcPr>
          <w:p w:rsidRPr="00D54321" w:rsidR="00D54321" w:rsidP="00591D6B" w:rsidRDefault="00D54321">
            <w:pPr>
              <w:pStyle w:val="AltB0"/>
            </w:pPr>
            <w:r>
              <w:rPr>
                <w:rFonts w:hint="eastAsia"/>
              </w:rPr>
              <w:t xml:space="preserve">Whether ATP deployed on </w:t>
            </w:r>
            <w:r w:rsidRPr="00451353">
              <w:rPr>
                <w:rStyle w:val="aff1"/>
                <w:rFonts w:hint="eastAsia"/>
              </w:rPr>
              <w:t>END_1</w:t>
            </w:r>
            <w:r>
              <w:rPr>
                <w:rFonts w:hint="eastAsia"/>
              </w:rPr>
              <w:t xml:space="preserve"> or </w:t>
            </w:r>
            <w:r w:rsidRPr="00451353">
              <w:rPr>
                <w:rStyle w:val="aff1"/>
                <w:rFonts w:hint="eastAsia"/>
              </w:rPr>
              <w:t>END_2</w:t>
            </w:r>
            <w:r>
              <w:rPr>
                <w:rFonts w:hint="eastAsia"/>
              </w:rPr>
              <w:t xml:space="preserve"> of the train</w:t>
            </w:r>
          </w:p>
        </w:tc>
      </w:tr>
      <w:tr w:rsidRPr="001B3DC6" w:rsidR="00D54321" w:rsidTr="00BD66E2">
        <w:trPr>
          <w:jc w:val="center"/>
        </w:trPr>
        <w:tc>
          <w:tcPr>
            <w:tcW w:w="196" w:type="pct"/>
            <w:tcBorders>
              <w:top w:val="single" w:color="auto" w:sz="4" w:space="0"/>
              <w:left w:val="nil"/>
              <w:bottom w:val="single" w:color="auto" w:sz="4" w:space="0"/>
              <w:right w:val="nil"/>
            </w:tcBorders>
          </w:tcPr>
          <w:p w:rsidR="00D54321" w:rsidP="00591D6B" w:rsidRDefault="00D54321">
            <w:pPr>
              <w:pStyle w:val="AltB0"/>
              <w:rPr>
                <w:rStyle w:val="aff2"/>
              </w:rPr>
            </w:pPr>
          </w:p>
        </w:tc>
        <w:tc>
          <w:tcPr>
            <w:tcW w:w="1177" w:type="pct"/>
            <w:tcBorders>
              <w:top w:val="single" w:color="auto" w:sz="4" w:space="0"/>
              <w:left w:val="nil"/>
              <w:bottom w:val="single" w:color="auto" w:sz="4" w:space="0"/>
              <w:right w:val="nil"/>
            </w:tcBorders>
          </w:tcPr>
          <w:p w:rsidRPr="0029173D" w:rsidR="00D54321" w:rsidP="00591D6B" w:rsidRDefault="00D54321">
            <w:pPr>
              <w:pStyle w:val="AltB0"/>
            </w:pPr>
            <w:r w:rsidRPr="0029173D">
              <w:rPr>
                <w:rFonts w:hint="eastAsia"/>
              </w:rPr>
              <w:t>.</w:t>
            </w:r>
            <w:r w:rsidRPr="0029173D" w:rsidR="00FE26E4">
              <w:t>C</w:t>
            </w:r>
            <w:r w:rsidRPr="0029173D" w:rsidR="00FE26E4">
              <w:rPr>
                <w:rFonts w:hint="eastAsia"/>
              </w:rPr>
              <w:t>c</w:t>
            </w:r>
            <w:r w:rsidR="00FE26E4">
              <w:rPr>
                <w:rFonts w:hint="eastAsia"/>
              </w:rPr>
              <w:t>NetInfo</w:t>
            </w:r>
          </w:p>
        </w:tc>
        <w:tc>
          <w:tcPr>
            <w:tcW w:w="957" w:type="pct"/>
            <w:tcBorders>
              <w:top w:val="single" w:color="auto" w:sz="4" w:space="0"/>
              <w:left w:val="nil"/>
              <w:bottom w:val="single" w:color="auto" w:sz="4" w:space="0"/>
              <w:right w:val="nil"/>
            </w:tcBorders>
          </w:tcPr>
          <w:p w:rsidRPr="00D54321" w:rsidR="00D54321" w:rsidP="00591D6B" w:rsidRDefault="00D54321">
            <w:pPr>
              <w:pStyle w:val="AltB0"/>
            </w:pPr>
            <w:r>
              <w:rPr>
                <w:rFonts w:hint="eastAsia"/>
              </w:rPr>
              <w:t>×</w:t>
            </w:r>
          </w:p>
        </w:tc>
        <w:tc>
          <w:tcPr>
            <w:tcW w:w="2670" w:type="pct"/>
            <w:tcBorders>
              <w:top w:val="single" w:color="auto" w:sz="4" w:space="0"/>
              <w:left w:val="nil"/>
              <w:bottom w:val="single" w:color="auto" w:sz="4" w:space="0"/>
              <w:right w:val="nil"/>
            </w:tcBorders>
          </w:tcPr>
          <w:p w:rsidRPr="00D54321" w:rsidR="00D54321" w:rsidP="00591D6B" w:rsidRDefault="00D54321">
            <w:pPr>
              <w:pStyle w:val="AltB0"/>
            </w:pPr>
            <w:r>
              <w:rPr>
                <w:rFonts w:hint="eastAsia"/>
              </w:rPr>
              <w:t xml:space="preserve">CC's </w:t>
            </w:r>
            <w:r w:rsidR="00FE26E4">
              <w:rPr>
                <w:rFonts w:hint="eastAsia"/>
              </w:rPr>
              <w:t>network configuration</w:t>
            </w:r>
          </w:p>
        </w:tc>
      </w:tr>
      <w:tr w:rsidRPr="001B3DC6" w:rsidR="00D54321" w:rsidTr="00BD66E2">
        <w:trPr>
          <w:jc w:val="center"/>
        </w:trPr>
        <w:tc>
          <w:tcPr>
            <w:tcW w:w="196" w:type="pct"/>
            <w:tcBorders>
              <w:top w:val="single" w:color="auto" w:sz="4" w:space="0"/>
              <w:left w:val="nil"/>
              <w:bottom w:val="single" w:color="auto" w:sz="4" w:space="0"/>
              <w:right w:val="nil"/>
            </w:tcBorders>
          </w:tcPr>
          <w:p w:rsidR="00D54321" w:rsidP="00591D6B" w:rsidRDefault="00D54321">
            <w:pPr>
              <w:pStyle w:val="AltB0"/>
              <w:rPr>
                <w:rStyle w:val="aff2"/>
              </w:rPr>
            </w:pPr>
          </w:p>
        </w:tc>
        <w:tc>
          <w:tcPr>
            <w:tcW w:w="1177" w:type="pct"/>
            <w:tcBorders>
              <w:top w:val="single" w:color="auto" w:sz="4" w:space="0"/>
              <w:left w:val="nil"/>
              <w:bottom w:val="single" w:color="auto" w:sz="4" w:space="0"/>
              <w:right w:val="nil"/>
            </w:tcBorders>
          </w:tcPr>
          <w:p w:rsidRPr="0029173D" w:rsidR="00D54321" w:rsidP="00591D6B" w:rsidRDefault="00D54321">
            <w:pPr>
              <w:pStyle w:val="AltB0"/>
            </w:pPr>
            <w:r w:rsidRPr="0029173D">
              <w:rPr>
                <w:rFonts w:hint="eastAsia"/>
              </w:rPr>
              <w:t>.VLE</w:t>
            </w:r>
            <w:r w:rsidRPr="0029173D" w:rsidR="00354F88">
              <w:rPr>
                <w:rFonts w:hint="eastAsia"/>
              </w:rPr>
              <w:t>C</w:t>
            </w:r>
            <w:r w:rsidRPr="0029173D">
              <w:rPr>
                <w:rFonts w:hint="eastAsia"/>
              </w:rPr>
              <w:t>pu</w:t>
            </w:r>
            <w:r w:rsidRPr="0029173D" w:rsidR="00354F88">
              <w:rPr>
                <w:rFonts w:hint="eastAsia"/>
              </w:rPr>
              <w:t>I</w:t>
            </w:r>
            <w:r w:rsidRPr="0029173D">
              <w:rPr>
                <w:rFonts w:hint="eastAsia"/>
              </w:rPr>
              <w:t>d</w:t>
            </w:r>
          </w:p>
        </w:tc>
        <w:tc>
          <w:tcPr>
            <w:tcW w:w="957" w:type="pct"/>
            <w:tcBorders>
              <w:top w:val="single" w:color="auto" w:sz="4" w:space="0"/>
              <w:left w:val="nil"/>
              <w:bottom w:val="single" w:color="auto" w:sz="4" w:space="0"/>
              <w:right w:val="nil"/>
            </w:tcBorders>
          </w:tcPr>
          <w:p w:rsidRPr="00D54321" w:rsidR="00D54321" w:rsidP="00591D6B" w:rsidRDefault="00D54321">
            <w:pPr>
              <w:pStyle w:val="AltB0"/>
            </w:pPr>
            <w:r>
              <w:rPr>
                <w:rFonts w:hint="eastAsia"/>
              </w:rPr>
              <w:t>√</w:t>
            </w:r>
          </w:p>
        </w:tc>
        <w:tc>
          <w:tcPr>
            <w:tcW w:w="2670" w:type="pct"/>
            <w:tcBorders>
              <w:top w:val="single" w:color="auto" w:sz="4" w:space="0"/>
              <w:left w:val="nil"/>
              <w:bottom w:val="single" w:color="auto" w:sz="4" w:space="0"/>
              <w:right w:val="nil"/>
            </w:tcBorders>
          </w:tcPr>
          <w:p w:rsidRPr="00D54321" w:rsidR="00D54321" w:rsidP="00591D6B" w:rsidRDefault="00D54321">
            <w:pPr>
              <w:pStyle w:val="AltB0"/>
            </w:pPr>
            <w:r>
              <w:rPr>
                <w:rFonts w:hint="eastAsia"/>
              </w:rPr>
              <w:t>Whether the ATP deployed on CPU1 or CPU2 of VLE</w:t>
            </w:r>
          </w:p>
        </w:tc>
      </w:tr>
      <w:tr w:rsidRPr="001B3DC6" w:rsidR="00D54321" w:rsidTr="00BD66E2">
        <w:trPr>
          <w:jc w:val="center"/>
        </w:trPr>
        <w:tc>
          <w:tcPr>
            <w:tcW w:w="196" w:type="pct"/>
            <w:tcBorders>
              <w:top w:val="single" w:color="auto" w:sz="4" w:space="0"/>
              <w:left w:val="nil"/>
              <w:bottom w:val="single" w:color="auto" w:sz="4" w:space="0"/>
              <w:right w:val="nil"/>
            </w:tcBorders>
          </w:tcPr>
          <w:p w:rsidR="00D54321" w:rsidP="00591D6B" w:rsidRDefault="00D54321">
            <w:pPr>
              <w:pStyle w:val="AltB0"/>
              <w:rPr>
                <w:rStyle w:val="aff2"/>
              </w:rPr>
            </w:pPr>
          </w:p>
        </w:tc>
        <w:tc>
          <w:tcPr>
            <w:tcW w:w="1177" w:type="pct"/>
            <w:tcBorders>
              <w:top w:val="single" w:color="auto" w:sz="4" w:space="0"/>
              <w:left w:val="nil"/>
              <w:bottom w:val="single" w:color="auto" w:sz="4" w:space="0"/>
              <w:right w:val="nil"/>
            </w:tcBorders>
          </w:tcPr>
          <w:p w:rsidRPr="0029173D" w:rsidR="00D54321" w:rsidP="00591D6B" w:rsidRDefault="00D54321">
            <w:pPr>
              <w:pStyle w:val="AltB0"/>
            </w:pPr>
            <w:r w:rsidRPr="0029173D">
              <w:rPr>
                <w:rFonts w:hint="eastAsia"/>
              </w:rPr>
              <w:t>.</w:t>
            </w:r>
            <w:r w:rsidRPr="0029173D" w:rsidR="00FE26E4">
              <w:rPr>
                <w:rFonts w:hint="eastAsia"/>
              </w:rPr>
              <w:t>CCNV</w:t>
            </w:r>
            <w:r w:rsidR="00FE26E4">
              <w:rPr>
                <w:rFonts w:hint="eastAsia"/>
              </w:rPr>
              <w:t>NetInfo</w:t>
            </w:r>
          </w:p>
        </w:tc>
        <w:tc>
          <w:tcPr>
            <w:tcW w:w="957" w:type="pct"/>
            <w:tcBorders>
              <w:top w:val="single" w:color="auto" w:sz="4" w:space="0"/>
              <w:left w:val="nil"/>
              <w:bottom w:val="single" w:color="auto" w:sz="4" w:space="0"/>
              <w:right w:val="nil"/>
            </w:tcBorders>
          </w:tcPr>
          <w:p w:rsidRPr="00D54321" w:rsidR="00D54321" w:rsidP="00591D6B" w:rsidRDefault="00D54321">
            <w:pPr>
              <w:pStyle w:val="AltB0"/>
            </w:pPr>
            <w:r>
              <w:rPr>
                <w:rFonts w:hint="eastAsia"/>
              </w:rPr>
              <w:t>×</w:t>
            </w:r>
          </w:p>
        </w:tc>
        <w:tc>
          <w:tcPr>
            <w:tcW w:w="2670" w:type="pct"/>
            <w:tcBorders>
              <w:top w:val="single" w:color="auto" w:sz="4" w:space="0"/>
              <w:left w:val="nil"/>
              <w:bottom w:val="single" w:color="auto" w:sz="4" w:space="0"/>
              <w:right w:val="nil"/>
            </w:tcBorders>
          </w:tcPr>
          <w:p w:rsidRPr="00D54321" w:rsidR="00D54321" w:rsidP="00591D6B" w:rsidRDefault="00FE26E4">
            <w:pPr>
              <w:pStyle w:val="AltB0"/>
            </w:pPr>
            <w:r>
              <w:rPr>
                <w:rFonts w:hint="eastAsia"/>
              </w:rPr>
              <w:t>CCNV 's network configuration</w:t>
            </w:r>
          </w:p>
        </w:tc>
      </w:tr>
      <w:tr w:rsidRPr="001B3DC6" w:rsidR="00D54321" w:rsidTr="00BD66E2">
        <w:trPr>
          <w:jc w:val="center"/>
        </w:trPr>
        <w:tc>
          <w:tcPr>
            <w:tcW w:w="196" w:type="pct"/>
            <w:tcBorders>
              <w:top w:val="single" w:color="auto" w:sz="4" w:space="0"/>
              <w:left w:val="nil"/>
              <w:bottom w:val="single" w:color="auto" w:sz="4" w:space="0"/>
              <w:right w:val="nil"/>
            </w:tcBorders>
          </w:tcPr>
          <w:p w:rsidR="00D54321" w:rsidP="00591D6B" w:rsidRDefault="00D54321">
            <w:pPr>
              <w:pStyle w:val="AltB0"/>
              <w:rPr>
                <w:rStyle w:val="aff2"/>
              </w:rPr>
            </w:pPr>
          </w:p>
        </w:tc>
        <w:tc>
          <w:tcPr>
            <w:tcW w:w="1177" w:type="pct"/>
            <w:tcBorders>
              <w:top w:val="single" w:color="auto" w:sz="4" w:space="0"/>
              <w:left w:val="nil"/>
              <w:bottom w:val="single" w:color="auto" w:sz="4" w:space="0"/>
              <w:right w:val="nil"/>
            </w:tcBorders>
          </w:tcPr>
          <w:p w:rsidRPr="0029173D" w:rsidR="00D54321" w:rsidP="00591D6B" w:rsidRDefault="00D54321">
            <w:pPr>
              <w:pStyle w:val="AltB0"/>
            </w:pPr>
            <w:r w:rsidRPr="0029173D">
              <w:rPr>
                <w:rFonts w:hint="eastAsia"/>
              </w:rPr>
              <w:t>.DLU</w:t>
            </w:r>
            <w:r w:rsidR="00FE26E4">
              <w:rPr>
                <w:rFonts w:hint="eastAsia"/>
              </w:rPr>
              <w:t>NetInfo</w:t>
            </w:r>
          </w:p>
        </w:tc>
        <w:tc>
          <w:tcPr>
            <w:tcW w:w="957" w:type="pct"/>
            <w:tcBorders>
              <w:top w:val="single" w:color="auto" w:sz="4" w:space="0"/>
              <w:left w:val="nil"/>
              <w:bottom w:val="single" w:color="auto" w:sz="4" w:space="0"/>
              <w:right w:val="nil"/>
            </w:tcBorders>
          </w:tcPr>
          <w:p w:rsidRPr="00D54321" w:rsidR="00D54321" w:rsidP="00591D6B" w:rsidRDefault="00D54321">
            <w:pPr>
              <w:pStyle w:val="AltB0"/>
            </w:pPr>
            <w:r>
              <w:rPr>
                <w:rFonts w:hint="eastAsia"/>
              </w:rPr>
              <w:t>×</w:t>
            </w:r>
          </w:p>
        </w:tc>
        <w:tc>
          <w:tcPr>
            <w:tcW w:w="2670" w:type="pct"/>
            <w:tcBorders>
              <w:top w:val="single" w:color="auto" w:sz="4" w:space="0"/>
              <w:left w:val="nil"/>
              <w:bottom w:val="single" w:color="auto" w:sz="4" w:space="0"/>
              <w:right w:val="nil"/>
            </w:tcBorders>
          </w:tcPr>
          <w:p w:rsidRPr="00D54321" w:rsidR="00D54321" w:rsidP="00591D6B" w:rsidRDefault="00D54321">
            <w:pPr>
              <w:pStyle w:val="AltB0"/>
            </w:pPr>
            <w:r>
              <w:rPr>
                <w:rFonts w:hint="eastAsia"/>
              </w:rPr>
              <w:t xml:space="preserve">DLU's </w:t>
            </w:r>
            <w:r w:rsidR="00FE26E4">
              <w:rPr>
                <w:rFonts w:hint="eastAsia"/>
              </w:rPr>
              <w:t>network configuration</w:t>
            </w:r>
          </w:p>
        </w:tc>
      </w:tr>
    </w:tbl>
    <w:p w:rsidRPr="00D54321" w:rsidR="00D54321" w:rsidP="00934391" w:rsidRDefault="00D54321">
      <w:pPr>
        <w:pStyle w:val="3"/>
      </w:pPr>
      <w:bookmarkStart w:name="_Toc335400150" w:id="393"/>
      <w:r>
        <w:rPr>
          <w:rFonts w:hint="eastAsia"/>
        </w:rPr>
        <w:t>Software compatibility</w:t>
      </w:r>
      <w:bookmarkEnd w:id="393"/>
    </w:p>
    <w:p w:rsidR="00D54321" w:rsidP="00C93484" w:rsidRDefault="00D54321">
      <w:pPr>
        <w:pStyle w:val="Reqtify"/>
      </w:pPr>
      <w:r>
        <w:rPr>
          <w:rFonts w:hint="eastAsia"/>
        </w:rPr>
        <w:t>N/A</w:t>
      </w:r>
    </w:p>
    <w:p w:rsidRPr="00D54321" w:rsidR="00D54321" w:rsidP="00934391" w:rsidRDefault="00D54321">
      <w:pPr>
        <w:pStyle w:val="3"/>
      </w:pPr>
      <w:bookmarkStart w:name="_Toc335400151" w:id="394"/>
      <w:r>
        <w:rPr>
          <w:rFonts w:hint="eastAsia"/>
        </w:rPr>
        <w:t>Hardware compatibility</w:t>
      </w:r>
      <w:bookmarkEnd w:id="394"/>
    </w:p>
    <w:p w:rsidR="00D54321" w:rsidP="00C93484" w:rsidRDefault="00D54321">
      <w:pPr>
        <w:pStyle w:val="Reqtify"/>
      </w:pPr>
      <w:r>
        <w:rPr>
          <w:rFonts w:hint="eastAsia"/>
        </w:rPr>
        <w:t>N/A</w:t>
      </w:r>
    </w:p>
    <w:p w:rsidRPr="00D54321" w:rsidR="00D54321" w:rsidP="00934391" w:rsidRDefault="00D54321">
      <w:pPr>
        <w:pStyle w:val="3"/>
      </w:pPr>
      <w:bookmarkStart w:name="_Toc335400152" w:id="395"/>
      <w:r>
        <w:rPr>
          <w:rFonts w:hint="eastAsia"/>
        </w:rPr>
        <w:t>Implicit choices and justification</w:t>
      </w:r>
      <w:bookmarkEnd w:id="395"/>
    </w:p>
    <w:p w:rsidR="00D54321" w:rsidP="00C93484" w:rsidRDefault="00D54321">
      <w:pPr>
        <w:pStyle w:val="Reqtify"/>
      </w:pPr>
      <w:r>
        <w:rPr>
          <w:rFonts w:hint="eastAsia"/>
        </w:rPr>
        <w:t>N/A</w:t>
      </w:r>
    </w:p>
    <w:p w:rsidR="003059A6" w:rsidP="00F23398" w:rsidRDefault="00695E5B">
      <w:pPr>
        <w:pStyle w:val="2"/>
        <w:ind w:left="756" w:hanging="756"/>
      </w:pPr>
      <w:bookmarkStart w:name="_Toc348357019" w:id="396"/>
      <w:bookmarkStart w:name="_Ref348814491" w:id="397"/>
      <w:bookmarkStart w:name="_Toc349030432" w:id="398"/>
      <w:bookmarkStart w:name="_Toc347566565" w:id="399"/>
      <w:bookmarkStart w:name="_Toc345689230" w:id="400"/>
      <w:bookmarkStart w:name="_Toc376182931" w:id="401"/>
      <w:bookmarkStart w:name="_Ref379961811" w:id="402"/>
      <w:bookmarkStart w:name="_Toc392229910" w:id="403"/>
      <w:r>
        <w:rPr>
          <w:rFonts w:hint="eastAsia"/>
        </w:rPr>
        <w:t>Interface</w:t>
      </w:r>
      <w:r w:rsidR="003059A6">
        <w:rPr>
          <w:rFonts w:hint="eastAsia"/>
        </w:rPr>
        <w:t xml:space="preserve"> with </w:t>
      </w:r>
      <w:bookmarkEnd w:id="396"/>
      <w:bookmarkEnd w:id="397"/>
      <w:bookmarkEnd w:id="398"/>
      <w:bookmarkEnd w:id="399"/>
      <w:bookmarkEnd w:id="400"/>
      <w:r w:rsidR="00F41616">
        <w:rPr>
          <w:rFonts w:hint="eastAsia"/>
        </w:rPr>
        <w:t>VPB</w:t>
      </w:r>
      <w:bookmarkEnd w:id="401"/>
      <w:bookmarkEnd w:id="402"/>
      <w:bookmarkEnd w:id="403"/>
    </w:p>
    <w:p w:rsidR="00CE1DC2" w:rsidP="00934391" w:rsidRDefault="00CE1DC2">
      <w:pPr>
        <w:pStyle w:val="3"/>
      </w:pPr>
      <w:r>
        <w:rPr>
          <w:rFonts w:hint="eastAsia"/>
        </w:rPr>
        <w:t>Role of interface</w:t>
      </w:r>
    </w:p>
    <w:p w:rsidR="00D54321" w:rsidP="00C93484" w:rsidRDefault="00D54321">
      <w:pPr>
        <w:pStyle w:val="Reqtify"/>
      </w:pPr>
      <w:r>
        <w:rPr>
          <w:rFonts w:hint="eastAsia"/>
        </w:rPr>
        <w:t>ATP</w:t>
      </w:r>
      <w:r>
        <w:rPr>
          <w:rFonts w:hint="eastAsia"/>
        </w:rPr>
        <w:t>通过本接口获取来自</w:t>
      </w:r>
      <w:r w:rsidR="00F41616">
        <w:rPr>
          <w:rFonts w:hint="eastAsia"/>
        </w:rPr>
        <w:t>VPB</w:t>
      </w:r>
      <w:r>
        <w:rPr>
          <w:rFonts w:hint="eastAsia"/>
        </w:rPr>
        <w:t>板实时更新的编码里程计和信标天线数据，并在停车时，将里程计传感器测试序列发给</w:t>
      </w:r>
      <w:r w:rsidR="00F41616">
        <w:rPr>
          <w:rFonts w:hint="eastAsia"/>
        </w:rPr>
        <w:t>VPB</w:t>
      </w:r>
      <w:r>
        <w:rPr>
          <w:rFonts w:hint="eastAsia"/>
        </w:rPr>
        <w:t>板。</w:t>
      </w:r>
    </w:p>
    <w:p w:rsidR="00D54321" w:rsidP="00C93484" w:rsidRDefault="00D54321">
      <w:pPr>
        <w:pStyle w:val="Reqtify"/>
      </w:pPr>
      <w:r>
        <w:rPr>
          <w:rFonts w:hint="eastAsia"/>
        </w:rPr>
        <w:t xml:space="preserve">Through this interface, ATP obtains the real-time odometer and beacon information updated by the </w:t>
      </w:r>
      <w:r w:rsidR="00F41616">
        <w:rPr>
          <w:rFonts w:hint="eastAsia"/>
        </w:rPr>
        <w:t>VPB</w:t>
      </w:r>
      <w:r>
        <w:rPr>
          <w:rFonts w:hint="eastAsia"/>
        </w:rPr>
        <w:t xml:space="preserve"> board. </w:t>
      </w:r>
      <w:r>
        <w:t>In addition,</w:t>
      </w:r>
      <w:r>
        <w:rPr>
          <w:rFonts w:hint="eastAsia"/>
        </w:rPr>
        <w:t xml:space="preserve"> when the train </w:t>
      </w:r>
      <w:r>
        <w:t>stopped</w:t>
      </w:r>
      <w:r>
        <w:rPr>
          <w:rFonts w:hint="eastAsia"/>
        </w:rPr>
        <w:t xml:space="preserve">, ATP </w:t>
      </w:r>
      <w:r>
        <w:t>sends</w:t>
      </w:r>
      <w:r>
        <w:rPr>
          <w:rFonts w:hint="eastAsia"/>
        </w:rPr>
        <w:t xml:space="preserve"> the odometer sensors testing sequence to the </w:t>
      </w:r>
      <w:r w:rsidR="00F41616">
        <w:rPr>
          <w:rFonts w:hint="eastAsia"/>
        </w:rPr>
        <w:t>VPB</w:t>
      </w:r>
      <w:r>
        <w:rPr>
          <w:rFonts w:hint="eastAsia"/>
        </w:rPr>
        <w:t xml:space="preserve"> board.</w:t>
      </w:r>
    </w:p>
    <w:p w:rsidRPr="00D668E8" w:rsidR="00D54321" w:rsidP="00C93484" w:rsidRDefault="00D54321">
      <w:pPr>
        <w:pStyle w:val="Reqtify"/>
      </w:pPr>
    </w:p>
    <w:p w:rsidR="00D54321" w:rsidP="00D54321" w:rsidRDefault="00D54321">
      <w:pPr>
        <w:pStyle w:val="ReqtifyAltR"/>
      </w:pPr>
      <w:r>
        <w:t>[iTC_CC_ATP-S</w:t>
      </w:r>
      <w:r>
        <w:rPr>
          <w:rFonts w:hint="eastAsia"/>
        </w:rPr>
        <w:t>w</w:t>
      </w:r>
      <w:r>
        <w:t>RS-</w:t>
      </w:r>
      <w:r>
        <w:rPr>
          <w:rFonts w:hint="eastAsia"/>
        </w:rPr>
        <w:t>0552</w:t>
      </w:r>
      <w:r>
        <w:t>]</w:t>
      </w:r>
    </w:p>
    <w:p w:rsidR="00D54321" w:rsidP="00C93484" w:rsidRDefault="00D54321">
      <w:pPr>
        <w:pStyle w:val="Reqtify"/>
      </w:pPr>
      <w:r>
        <w:rPr>
          <w:rFonts w:hint="eastAsia"/>
        </w:rPr>
        <w:t>ATP</w:t>
      </w:r>
      <w:r>
        <w:rPr>
          <w:rFonts w:hint="eastAsia"/>
        </w:rPr>
        <w:t>与</w:t>
      </w:r>
      <w:r w:rsidR="00F41616">
        <w:rPr>
          <w:rFonts w:hint="eastAsia"/>
        </w:rPr>
        <w:t>VPB</w:t>
      </w:r>
      <w:r>
        <w:rPr>
          <w:rFonts w:hint="eastAsia"/>
        </w:rPr>
        <w:t>的接口应当遵循文档</w:t>
      </w:r>
      <w:r w:rsidR="00532AED">
        <w:fldChar w:fldCharType="begin"/>
      </w:r>
      <w:r w:rsidR="00532AED">
        <w:instrText xml:space="preserve"> REF _Ref277762729 \w </w:instrText>
      </w:r>
      <w:r w:rsidR="00532AED">
        <w:fldChar w:fldCharType="separate"/>
      </w:r>
      <w:r w:rsidR="00DE178B">
        <w:t>[REF4]</w:t>
      </w:r>
      <w:r w:rsidR="00532AED">
        <w:fldChar w:fldCharType="end"/>
      </w:r>
      <w:r>
        <w:rPr>
          <w:rFonts w:hint="eastAsia"/>
        </w:rPr>
        <w:t>描述。</w:t>
      </w:r>
    </w:p>
    <w:p w:rsidR="00D54321" w:rsidP="00C93484" w:rsidRDefault="00D54321">
      <w:pPr>
        <w:pStyle w:val="Reqtify"/>
      </w:pPr>
      <w:r>
        <w:rPr>
          <w:rFonts w:hint="eastAsia"/>
        </w:rPr>
        <w:t xml:space="preserve">The interface between ATP and </w:t>
      </w:r>
      <w:r w:rsidR="00F41616">
        <w:rPr>
          <w:rFonts w:hint="eastAsia"/>
        </w:rPr>
        <w:t>VPB</w:t>
      </w:r>
      <w:r>
        <w:rPr>
          <w:rFonts w:hint="eastAsia"/>
        </w:rPr>
        <w:t xml:space="preserve"> shall be compliant with </w:t>
      </w:r>
      <w:r w:rsidR="00532AED">
        <w:fldChar w:fldCharType="begin"/>
      </w:r>
      <w:r w:rsidR="00532AED">
        <w:instrText xml:space="preserve"> REF _Ref277762729 \w </w:instrText>
      </w:r>
      <w:r w:rsidR="00532AED">
        <w:fldChar w:fldCharType="separate"/>
      </w:r>
      <w:r w:rsidR="00DE178B">
        <w:t>[REF4]</w:t>
      </w:r>
      <w:r w:rsidR="00532AED">
        <w:fldChar w:fldCharType="end"/>
      </w:r>
      <w:r>
        <w:rPr>
          <w:rFonts w:hint="eastAsia"/>
        </w:rPr>
        <w:t xml:space="preserve"> document.</w:t>
      </w:r>
    </w:p>
    <w:p w:rsidRPr="008A1414" w:rsidR="00D54321" w:rsidP="000C0D62" w:rsidRDefault="00D54321">
      <w:pPr>
        <w:pStyle w:val="ReqtifyAltQ"/>
      </w:pPr>
      <w:r w:rsidRPr="008A1414">
        <w:t>#Category=Functional</w:t>
      </w:r>
    </w:p>
    <w:p w:rsidRPr="008A1414" w:rsidR="00D54321" w:rsidP="000C0D62" w:rsidRDefault="00D54321">
      <w:pPr>
        <w:pStyle w:val="ReqtifyAltQ"/>
      </w:pPr>
      <w:r w:rsidRPr="008A1414">
        <w:t>#Contribution</w:t>
      </w:r>
      <w:r>
        <w:t>=SIL4</w:t>
      </w:r>
    </w:p>
    <w:p w:rsidR="009328EA" w:rsidP="000C0D62" w:rsidRDefault="00D54321">
      <w:pPr>
        <w:pStyle w:val="ReqtifyAltQ"/>
        <w:rPr>
          <w:ins w:author="常鸣" w:date="2014-07-03T14:27:00Z" w:id="404"/>
        </w:rPr>
      </w:pPr>
      <w:del w:author="常鸣" w:date="2014-07-03T14:27:00Z" w:id="405">
        <w:r w:rsidRPr="008A1414" w:rsidDel="009328EA">
          <w:delText>#S</w:delText>
        </w:r>
      </w:del>
      <w:ins w:author="常鸣" w:date="2014-07-03T14:27:00Z" w:id="406">
        <w:r w:rsidR="009328EA">
          <w:t>#Allocation=ATP Software</w:t>
        </w:r>
      </w:ins>
    </w:p>
    <w:p w:rsidRPr="008A1414" w:rsidR="00D54321" w:rsidP="000C0D62" w:rsidRDefault="009328EA">
      <w:pPr>
        <w:pStyle w:val="ReqtifyAltQ"/>
      </w:pPr>
      <w:ins w:author="常鸣" w:date="2014-07-03T14:27:00Z" w:id="407">
        <w:r>
          <w:t>#S</w:t>
        </w:r>
      </w:ins>
      <w:r w:rsidRPr="008A1414" w:rsidR="00D54321">
        <w:t>ource=</w:t>
      </w:r>
      <w:r w:rsidRPr="00DB0ED4" w:rsidR="00D54321">
        <w:t>[</w:t>
      </w:r>
      <w:r w:rsidR="00D54321">
        <w:t>iTC_CC-SyAD</w:t>
      </w:r>
      <w:r w:rsidRPr="00DB0ED4" w:rsidR="00D54321">
        <w:t>-</w:t>
      </w:r>
      <w:r w:rsidR="00D54321">
        <w:rPr>
          <w:rFonts w:hint="eastAsia"/>
        </w:rPr>
        <w:t>0064</w:t>
      </w:r>
      <w:r w:rsidRPr="00DB0ED4" w:rsidR="00D54321">
        <w:rPr>
          <w:rFonts w:hint="eastAsia"/>
        </w:rPr>
        <w:t>]</w:t>
      </w:r>
      <w:r w:rsidR="00D54321">
        <w:rPr>
          <w:rFonts w:hint="eastAsia"/>
        </w:rPr>
        <w:t>,</w:t>
      </w:r>
      <w:r w:rsidRPr="004A69F7" w:rsidR="00D54321">
        <w:t xml:space="preserve"> [iTC_CC_VLE-2-</w:t>
      </w:r>
      <w:r w:rsidR="00F41616">
        <w:t>VPB</w:t>
      </w:r>
      <w:r w:rsidRPr="004A69F7" w:rsidR="00D54321">
        <w:t>-2-SyID-0002]</w:t>
      </w:r>
      <w:r w:rsidR="00D54321">
        <w:rPr>
          <w:rFonts w:hint="eastAsia"/>
        </w:rPr>
        <w:t>,</w:t>
      </w:r>
      <w:r w:rsidRPr="004A69F7" w:rsidR="00D54321">
        <w:t xml:space="preserve"> [iTC_CC_VLE-2-</w:t>
      </w:r>
      <w:r w:rsidR="00F41616">
        <w:t>VPB</w:t>
      </w:r>
      <w:r w:rsidRPr="004A69F7" w:rsidR="00D54321">
        <w:t>-2-SyID-0013]</w:t>
      </w:r>
      <w:r w:rsidR="00D54321">
        <w:rPr>
          <w:rFonts w:hint="eastAsia"/>
        </w:rPr>
        <w:t>,</w:t>
      </w:r>
      <w:r w:rsidRPr="004A69F7" w:rsidR="00D54321">
        <w:t xml:space="preserve"> [iTC_CC_VLE-2-</w:t>
      </w:r>
      <w:r w:rsidR="00F41616">
        <w:t>VPB</w:t>
      </w:r>
      <w:r w:rsidRPr="004A69F7" w:rsidR="00D54321">
        <w:t>-2-SyID-0014]</w:t>
      </w:r>
      <w:r w:rsidR="00D54321">
        <w:rPr>
          <w:rFonts w:hint="eastAsia"/>
        </w:rPr>
        <w:t>,</w:t>
      </w:r>
      <w:r w:rsidRPr="004A69F7" w:rsidR="00D54321">
        <w:t xml:space="preserve"> [iTC_CC_VLE-2-</w:t>
      </w:r>
      <w:r w:rsidR="00F41616">
        <w:t>VPB</w:t>
      </w:r>
      <w:r w:rsidRPr="004A69F7" w:rsidR="00D54321">
        <w:t>-2-SyID-0015]</w:t>
      </w:r>
      <w:r w:rsidR="00D54321">
        <w:rPr>
          <w:rFonts w:hint="eastAsia"/>
        </w:rPr>
        <w:t>,</w:t>
      </w:r>
      <w:r w:rsidRPr="004A69F7" w:rsidR="00D54321">
        <w:t xml:space="preserve"> [iTC_CC_VLE-2-</w:t>
      </w:r>
      <w:r w:rsidR="00F41616">
        <w:t>VPB</w:t>
      </w:r>
      <w:r w:rsidRPr="004A69F7" w:rsidR="00D54321">
        <w:t>-2-SyID-0016]</w:t>
      </w:r>
      <w:r w:rsidR="00D54321">
        <w:rPr>
          <w:rFonts w:hint="eastAsia"/>
        </w:rPr>
        <w:t>,</w:t>
      </w:r>
      <w:r w:rsidRPr="004A69F7" w:rsidR="00D54321">
        <w:t xml:space="preserve"> [iTC_CC_VLE-2-</w:t>
      </w:r>
      <w:r w:rsidR="00F41616">
        <w:t>VPB</w:t>
      </w:r>
      <w:r w:rsidRPr="004A69F7" w:rsidR="00D54321">
        <w:t>-2-SyID-0021]</w:t>
      </w:r>
      <w:r w:rsidR="00D54321">
        <w:rPr>
          <w:rFonts w:hint="eastAsia"/>
        </w:rPr>
        <w:t>,</w:t>
      </w:r>
      <w:r w:rsidRPr="004A69F7" w:rsidR="00D54321">
        <w:t xml:space="preserve"> [iTC_CC_VLE-2-</w:t>
      </w:r>
      <w:r w:rsidR="00F41616">
        <w:t>VPB</w:t>
      </w:r>
      <w:r w:rsidRPr="004A69F7" w:rsidR="00D54321">
        <w:t>-2-SyID-0022]</w:t>
      </w:r>
    </w:p>
    <w:p w:rsidRPr="008A1414" w:rsidR="00D54321" w:rsidP="000C0D62" w:rsidRDefault="00D54321">
      <w:pPr>
        <w:pStyle w:val="ReqtifyAltQ"/>
      </w:pPr>
      <w:r w:rsidRPr="008A1414">
        <w:t>[End]</w:t>
      </w:r>
    </w:p>
    <w:p w:rsidR="00CE1DC2" w:rsidP="00C93484" w:rsidRDefault="00CE1DC2">
      <w:pPr>
        <w:pStyle w:val="Reqtify"/>
      </w:pPr>
    </w:p>
    <w:p w:rsidRPr="00D54321" w:rsidR="00D54321" w:rsidP="00934391" w:rsidRDefault="00D54321">
      <w:pPr>
        <w:pStyle w:val="3"/>
      </w:pPr>
      <w:bookmarkStart w:name="_Toc335400155" w:id="408"/>
      <w:r>
        <w:rPr>
          <w:rFonts w:hint="eastAsia"/>
        </w:rPr>
        <w:t>Physical level</w:t>
      </w:r>
      <w:bookmarkEnd w:id="408"/>
      <w:r>
        <w:rPr>
          <w:rFonts w:hint="eastAsia"/>
        </w:rPr>
        <w:t xml:space="preserve"> </w:t>
      </w:r>
    </w:p>
    <w:p w:rsidR="00D54321" w:rsidP="00C93484" w:rsidRDefault="00D54321">
      <w:pPr>
        <w:pStyle w:val="Reqtify"/>
      </w:pPr>
      <w:r>
        <w:rPr>
          <w:rFonts w:hint="eastAsia"/>
        </w:rPr>
        <w:t>见文档</w:t>
      </w:r>
      <w:r w:rsidR="00532AED">
        <w:fldChar w:fldCharType="begin"/>
      </w:r>
      <w:r w:rsidR="00532AED">
        <w:instrText xml:space="preserve"> REF _Ref277762729 \w </w:instrText>
      </w:r>
      <w:r w:rsidR="00532AED">
        <w:fldChar w:fldCharType="separate"/>
      </w:r>
      <w:r w:rsidR="00DE178B">
        <w:t>[REF4]</w:t>
      </w:r>
      <w:r w:rsidR="00532AED">
        <w:fldChar w:fldCharType="end"/>
      </w:r>
      <w:r>
        <w:rPr>
          <w:rFonts w:hint="eastAsia"/>
        </w:rPr>
        <w:t>描述。</w:t>
      </w:r>
    </w:p>
    <w:p w:rsidR="00D54321" w:rsidP="00C93484" w:rsidRDefault="00D54321">
      <w:pPr>
        <w:pStyle w:val="Reqtify"/>
      </w:pPr>
      <w:r>
        <w:rPr>
          <w:rFonts w:hint="eastAsia"/>
        </w:rPr>
        <w:t xml:space="preserve">Refer to </w:t>
      </w:r>
      <w:r w:rsidR="00532AED">
        <w:fldChar w:fldCharType="begin"/>
      </w:r>
      <w:r w:rsidR="00532AED">
        <w:instrText xml:space="preserve"> REF _Ref277762729 \w </w:instrText>
      </w:r>
      <w:r w:rsidR="00532AED">
        <w:fldChar w:fldCharType="separate"/>
      </w:r>
      <w:r w:rsidR="00DE178B">
        <w:t>[REF4]</w:t>
      </w:r>
      <w:r w:rsidR="00532AED">
        <w:fldChar w:fldCharType="end"/>
      </w:r>
      <w:r>
        <w:rPr>
          <w:rFonts w:hint="eastAsia"/>
        </w:rPr>
        <w:t>.</w:t>
      </w:r>
    </w:p>
    <w:p w:rsidRPr="00D54321" w:rsidR="00D54321" w:rsidP="00934391" w:rsidRDefault="00D54321">
      <w:pPr>
        <w:pStyle w:val="3"/>
      </w:pPr>
      <w:bookmarkStart w:name="_Toc335400156" w:id="409"/>
      <w:r>
        <w:rPr>
          <w:rFonts w:hint="eastAsia"/>
        </w:rPr>
        <w:t>Protocol level</w:t>
      </w:r>
      <w:bookmarkEnd w:id="409"/>
    </w:p>
    <w:p w:rsidR="00D54321" w:rsidP="00C93484" w:rsidRDefault="00D54321">
      <w:pPr>
        <w:pStyle w:val="Reqtify"/>
      </w:pPr>
      <w:r>
        <w:rPr>
          <w:rFonts w:hint="eastAsia"/>
        </w:rPr>
        <w:t>见文档</w:t>
      </w:r>
      <w:r w:rsidR="00532AED">
        <w:fldChar w:fldCharType="begin"/>
      </w:r>
      <w:r w:rsidR="00532AED">
        <w:instrText xml:space="preserve"> REF _Ref277762729 \w </w:instrText>
      </w:r>
      <w:r w:rsidR="00532AED">
        <w:fldChar w:fldCharType="separate"/>
      </w:r>
      <w:r w:rsidR="00DE178B">
        <w:t>[REF4]</w:t>
      </w:r>
      <w:r w:rsidR="00532AED">
        <w:fldChar w:fldCharType="end"/>
      </w:r>
      <w:r>
        <w:rPr>
          <w:rFonts w:hint="eastAsia"/>
        </w:rPr>
        <w:t>描述。</w:t>
      </w:r>
    </w:p>
    <w:p w:rsidR="00D54321" w:rsidP="00C93484" w:rsidRDefault="00D54321">
      <w:pPr>
        <w:pStyle w:val="Reqtify"/>
      </w:pPr>
      <w:r>
        <w:rPr>
          <w:rFonts w:hint="eastAsia"/>
        </w:rPr>
        <w:t xml:space="preserve">Refer to </w:t>
      </w:r>
      <w:r w:rsidR="00532AED">
        <w:fldChar w:fldCharType="begin"/>
      </w:r>
      <w:r w:rsidR="00532AED">
        <w:instrText xml:space="preserve"> REF _Ref277762729 \w </w:instrText>
      </w:r>
      <w:r w:rsidR="00532AED">
        <w:fldChar w:fldCharType="separate"/>
      </w:r>
      <w:r w:rsidR="00DE178B">
        <w:t>[REF4]</w:t>
      </w:r>
      <w:r w:rsidR="00532AED">
        <w:fldChar w:fldCharType="end"/>
      </w:r>
      <w:r>
        <w:rPr>
          <w:rFonts w:hint="eastAsia"/>
        </w:rPr>
        <w:t>.</w:t>
      </w:r>
    </w:p>
    <w:p w:rsidR="00262159" w:rsidP="00C93484" w:rsidRDefault="00262159">
      <w:pPr>
        <w:pStyle w:val="Reqtify"/>
      </w:pPr>
    </w:p>
    <w:p w:rsidR="00262159" w:rsidP="00934391" w:rsidRDefault="00262159">
      <w:pPr>
        <w:pStyle w:val="3"/>
      </w:pPr>
      <w:r>
        <w:rPr>
          <w:rFonts w:hint="eastAsia"/>
        </w:rPr>
        <w:t>Application level</w:t>
      </w:r>
    </w:p>
    <w:p w:rsidR="00B01123" w:rsidP="00C93484" w:rsidRDefault="00F41616">
      <w:pPr>
        <w:pStyle w:val="Reqtify"/>
      </w:pPr>
      <w:r>
        <w:rPr>
          <w:rFonts w:hint="eastAsia"/>
        </w:rPr>
        <w:t>VPB</w:t>
      </w:r>
      <w:r w:rsidR="00B01123">
        <w:rPr>
          <w:rFonts w:hint="eastAsia"/>
        </w:rPr>
        <w:t>板接收和处理来自里程计和信标天线的信号，其结果由</w:t>
      </w:r>
      <w:r w:rsidR="00B01123">
        <w:rPr>
          <w:rFonts w:hint="eastAsia"/>
        </w:rPr>
        <w:t>ATP</w:t>
      </w:r>
      <w:r w:rsidR="00B01123">
        <w:rPr>
          <w:rFonts w:hint="eastAsia"/>
        </w:rPr>
        <w:t>通过寄存器进行读取。</w:t>
      </w:r>
      <w:r>
        <w:rPr>
          <w:rFonts w:hint="eastAsia"/>
        </w:rPr>
        <w:t>VPB</w:t>
      </w:r>
      <w:r w:rsidR="00B01123">
        <w:rPr>
          <w:rFonts w:hint="eastAsia"/>
        </w:rPr>
        <w:t>板有相对独立的两路通道，分别对应</w:t>
      </w:r>
      <w:r w:rsidR="00B01123">
        <w:rPr>
          <w:rFonts w:hint="eastAsia"/>
        </w:rPr>
        <w:t>ATP</w:t>
      </w:r>
      <w:r w:rsidR="00B01123">
        <w:rPr>
          <w:rFonts w:hint="eastAsia"/>
        </w:rPr>
        <w:t>的一个</w:t>
      </w:r>
      <w:r w:rsidR="00B01123">
        <w:rPr>
          <w:rFonts w:hint="eastAsia"/>
        </w:rPr>
        <w:t>CPU</w:t>
      </w:r>
      <w:r w:rsidR="00B01123">
        <w:rPr>
          <w:rFonts w:hint="eastAsia"/>
        </w:rPr>
        <w:t>模块，共同组成</w:t>
      </w:r>
      <w:r w:rsidR="00B01123">
        <w:rPr>
          <w:rFonts w:hint="eastAsia"/>
        </w:rPr>
        <w:t>2</w:t>
      </w:r>
      <w:r w:rsidR="00B01123">
        <w:rPr>
          <w:rFonts w:hint="eastAsia"/>
        </w:rPr>
        <w:t>取</w:t>
      </w:r>
      <w:r w:rsidR="00B01123">
        <w:rPr>
          <w:rFonts w:hint="eastAsia"/>
        </w:rPr>
        <w:t>2</w:t>
      </w:r>
      <w:r w:rsidR="00B01123">
        <w:rPr>
          <w:rFonts w:hint="eastAsia"/>
        </w:rPr>
        <w:t>结构。</w:t>
      </w:r>
    </w:p>
    <w:p w:rsidRPr="00775C55" w:rsidR="00B01123" w:rsidP="00C93484" w:rsidRDefault="00F41616">
      <w:pPr>
        <w:pStyle w:val="Reqtify"/>
      </w:pPr>
      <w:r>
        <w:rPr>
          <w:rFonts w:hint="eastAsia"/>
        </w:rPr>
        <w:t>VPB</w:t>
      </w:r>
      <w:r w:rsidRPr="005A0A3D" w:rsidR="00B01123">
        <w:rPr>
          <w:rFonts w:hint="eastAsia"/>
        </w:rPr>
        <w:t xml:space="preserve"> board receive</w:t>
      </w:r>
      <w:r w:rsidR="00B01123">
        <w:rPr>
          <w:rFonts w:hint="eastAsia"/>
        </w:rPr>
        <w:t xml:space="preserve">s and </w:t>
      </w:r>
      <w:r w:rsidRPr="005A0A3D" w:rsidR="00B01123">
        <w:rPr>
          <w:rFonts w:hint="eastAsia"/>
        </w:rPr>
        <w:t>process</w:t>
      </w:r>
      <w:r w:rsidR="00B01123">
        <w:rPr>
          <w:rFonts w:hint="eastAsia"/>
        </w:rPr>
        <w:t xml:space="preserve">es </w:t>
      </w:r>
      <w:r w:rsidRPr="005A0A3D" w:rsidR="00B01123">
        <w:rPr>
          <w:rFonts w:hint="eastAsia"/>
        </w:rPr>
        <w:t>the signal from o</w:t>
      </w:r>
      <w:r w:rsidRPr="00B22C49" w:rsidR="00B01123">
        <w:t>dometer</w:t>
      </w:r>
      <w:r w:rsidR="00B01123">
        <w:t xml:space="preserve"> and </w:t>
      </w:r>
      <w:r w:rsidRPr="00B22C49" w:rsidR="00B01123">
        <w:t>beacon antenna</w:t>
      </w:r>
      <w:r w:rsidRPr="005A0A3D" w:rsidR="00B01123">
        <w:rPr>
          <w:rFonts w:hint="eastAsia"/>
        </w:rPr>
        <w:t>,</w:t>
      </w:r>
      <w:r w:rsidR="00B01123">
        <w:rPr>
          <w:rFonts w:hint="eastAsia"/>
        </w:rPr>
        <w:t xml:space="preserve"> and </w:t>
      </w:r>
      <w:r w:rsidRPr="005A0A3D" w:rsidR="00B01123">
        <w:rPr>
          <w:rFonts w:hint="eastAsia"/>
        </w:rPr>
        <w:t>ATP get</w:t>
      </w:r>
      <w:r w:rsidR="00B01123">
        <w:rPr>
          <w:rFonts w:hint="eastAsia"/>
        </w:rPr>
        <w:t>s</w:t>
      </w:r>
      <w:r w:rsidRPr="005A0A3D" w:rsidR="00B01123">
        <w:rPr>
          <w:rFonts w:hint="eastAsia"/>
        </w:rPr>
        <w:t xml:space="preserve"> the result through the </w:t>
      </w:r>
      <w:r>
        <w:rPr>
          <w:rFonts w:hint="eastAsia"/>
        </w:rPr>
        <w:t>VPB</w:t>
      </w:r>
      <w:r w:rsidR="00B01123">
        <w:rPr>
          <w:rFonts w:hint="eastAsia"/>
        </w:rPr>
        <w:t xml:space="preserve"> registers</w:t>
      </w:r>
      <w:r w:rsidRPr="005A0A3D" w:rsidR="00B01123">
        <w:rPr>
          <w:rFonts w:hint="eastAsia"/>
        </w:rPr>
        <w:t xml:space="preserve">. There are two independent channels in the </w:t>
      </w:r>
      <w:r>
        <w:rPr>
          <w:rFonts w:hint="eastAsia"/>
        </w:rPr>
        <w:t>VPB</w:t>
      </w:r>
      <w:r w:rsidRPr="005A0A3D" w:rsidR="00B01123">
        <w:rPr>
          <w:rFonts w:hint="eastAsia"/>
        </w:rPr>
        <w:t xml:space="preserve"> board,</w:t>
      </w:r>
      <w:r w:rsidR="00B01123">
        <w:rPr>
          <w:rFonts w:hint="eastAsia"/>
        </w:rPr>
        <w:t xml:space="preserve"> and </w:t>
      </w:r>
      <w:r w:rsidRPr="005A0A3D" w:rsidR="00B01123">
        <w:rPr>
          <w:rFonts w:hint="eastAsia"/>
        </w:rPr>
        <w:t xml:space="preserve">it will correspond to each CPU in ATP respectively </w:t>
      </w:r>
      <w:r w:rsidRPr="005A0A3D" w:rsidR="00B01123">
        <w:t>to</w:t>
      </w:r>
      <w:r w:rsidRPr="005A0A3D" w:rsidR="00B01123">
        <w:rPr>
          <w:rFonts w:hint="eastAsia"/>
        </w:rPr>
        <w:t xml:space="preserve"> form the structure 2 out of 2.</w:t>
      </w:r>
      <w:r w:rsidRPr="00775C55" w:rsidR="00B01123">
        <w:rPr>
          <w:rFonts w:hint="eastAsia"/>
        </w:rPr>
        <w:t xml:space="preserve"> </w:t>
      </w:r>
    </w:p>
    <w:p w:rsidR="00B01123" w:rsidP="00C93484" w:rsidRDefault="00B01123">
      <w:pPr>
        <w:pStyle w:val="Reqtify"/>
      </w:pPr>
    </w:p>
    <w:p w:rsidR="00D54321" w:rsidP="00C93484" w:rsidRDefault="00D54321">
      <w:pPr>
        <w:pStyle w:val="Reqtify"/>
      </w:pPr>
      <w:r>
        <w:rPr>
          <w:rFonts w:hint="eastAsia"/>
        </w:rPr>
        <w:t>根据文档</w:t>
      </w:r>
      <w:r w:rsidR="00532AED">
        <w:fldChar w:fldCharType="begin"/>
      </w:r>
      <w:r w:rsidR="00532AED">
        <w:instrText xml:space="preserve"> REF _Ref277762729 \w </w:instrText>
      </w:r>
      <w:r w:rsidR="00532AED">
        <w:fldChar w:fldCharType="separate"/>
      </w:r>
      <w:r w:rsidR="00DE178B">
        <w:t>[REF4]</w:t>
      </w:r>
      <w:r w:rsidR="00532AED">
        <w:fldChar w:fldCharType="end"/>
      </w:r>
      <w:r>
        <w:rPr>
          <w:rFonts w:hint="eastAsia"/>
        </w:rPr>
        <w:t>描述，</w:t>
      </w:r>
      <w:r>
        <w:rPr>
          <w:rFonts w:hint="eastAsia"/>
        </w:rPr>
        <w:t>ATP</w:t>
      </w:r>
      <w:r>
        <w:rPr>
          <w:rFonts w:hint="eastAsia"/>
        </w:rPr>
        <w:t>向</w:t>
      </w:r>
      <w:r w:rsidR="00F41616">
        <w:rPr>
          <w:rFonts w:hint="eastAsia"/>
        </w:rPr>
        <w:t>VPB</w:t>
      </w:r>
      <w:r>
        <w:rPr>
          <w:rFonts w:hint="eastAsia"/>
        </w:rPr>
        <w:t>板发送信息如</w:t>
      </w:r>
      <w:r>
        <w:fldChar w:fldCharType="begin"/>
      </w:r>
      <w:r>
        <w:instrText xml:space="preserve"> </w:instrText>
      </w:r>
      <w:r>
        <w:rPr>
          <w:rFonts w:hint="eastAsia"/>
        </w:rPr>
        <w:instrText>REF _Ref277773608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5</w:t>
      </w:r>
      <w:r>
        <w:fldChar w:fldCharType="end"/>
      </w:r>
      <w:r>
        <w:rPr>
          <w:rFonts w:hint="eastAsia"/>
        </w:rPr>
        <w:t>所示。</w:t>
      </w:r>
    </w:p>
    <w:p w:rsidR="00D54321" w:rsidP="00C93484" w:rsidRDefault="00D54321">
      <w:pPr>
        <w:pStyle w:val="Reqtify"/>
      </w:pPr>
      <w:r>
        <w:rPr>
          <w:rFonts w:hint="eastAsia"/>
        </w:rPr>
        <w:t xml:space="preserve">According to </w:t>
      </w:r>
      <w:r w:rsidR="00532AED">
        <w:fldChar w:fldCharType="begin"/>
      </w:r>
      <w:r w:rsidR="00532AED">
        <w:instrText xml:space="preserve"> REF _Ref277762729 \w </w:instrText>
      </w:r>
      <w:r w:rsidR="00532AED">
        <w:fldChar w:fldCharType="separate"/>
      </w:r>
      <w:r w:rsidR="00DE178B">
        <w:t>[REF4]</w:t>
      </w:r>
      <w:r w:rsidR="00532AED">
        <w:fldChar w:fldCharType="end"/>
      </w:r>
      <w:r>
        <w:rPr>
          <w:rFonts w:hint="eastAsia"/>
        </w:rPr>
        <w:t xml:space="preserve">, the onboard ATP shall send information to </w:t>
      </w:r>
      <w:r w:rsidR="00F41616">
        <w:rPr>
          <w:rFonts w:hint="eastAsia"/>
        </w:rPr>
        <w:t>VPB</w:t>
      </w:r>
      <w:r>
        <w:rPr>
          <w:rFonts w:hint="eastAsia"/>
        </w:rPr>
        <w:t xml:space="preserve"> as shown in the </w:t>
      </w:r>
      <w:r>
        <w:fldChar w:fldCharType="begin"/>
      </w:r>
      <w:r>
        <w:instrText xml:space="preserve"> </w:instrText>
      </w:r>
      <w:r>
        <w:rPr>
          <w:rFonts w:hint="eastAsia"/>
        </w:rPr>
        <w:instrText>REF _Ref277773608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5</w:t>
      </w:r>
      <w:r>
        <w:fldChar w:fldCharType="end"/>
      </w:r>
      <w:r>
        <w:rPr>
          <w:rFonts w:hint="eastAsia"/>
        </w:rPr>
        <w:t>.</w:t>
      </w:r>
    </w:p>
    <w:p w:rsidR="00D54321" w:rsidP="00C93484" w:rsidRDefault="00D54321">
      <w:pPr>
        <w:pStyle w:val="Reqtify"/>
      </w:pPr>
    </w:p>
    <w:p w:rsidRPr="00F40CCD" w:rsidR="00D54321" w:rsidP="00D54321" w:rsidRDefault="00D54321">
      <w:pPr>
        <w:pStyle w:val="affc"/>
      </w:pPr>
      <w:bookmarkStart w:name="_Ref277773608" w:id="410"/>
      <w:bookmarkStart w:name="_Toc335400299" w:id="411"/>
      <w:bookmarkStart w:name="_Toc349031213" w:id="412"/>
      <w:bookmarkStart w:name="_Toc347567326" w:id="413"/>
      <w:bookmarkStart w:name="_Toc345689796" w:id="414"/>
      <w:bookmarkStart w:name="_Toc376183040" w:id="415"/>
      <w:bookmarkStart w:name="_Toc392230013" w:id="416"/>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5</w:t>
      </w:r>
      <w:r w:rsidR="00FA0FBB">
        <w:fldChar w:fldCharType="end"/>
      </w:r>
      <w:bookmarkEnd w:id="410"/>
      <w:r w:rsidRPr="00F40CCD">
        <w:rPr>
          <w:rFonts w:hint="eastAsia"/>
        </w:rPr>
        <w:t xml:space="preserve"> Data send to </w:t>
      </w:r>
      <w:bookmarkEnd w:id="411"/>
      <w:bookmarkEnd w:id="412"/>
      <w:bookmarkEnd w:id="413"/>
      <w:bookmarkEnd w:id="414"/>
      <w:r w:rsidR="00F41616">
        <w:rPr>
          <w:rFonts w:hint="eastAsia"/>
        </w:rPr>
        <w:t>VPB</w:t>
      </w:r>
      <w:bookmarkEnd w:id="415"/>
      <w:bookmarkEnd w:id="416"/>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312"/>
        <w:gridCol w:w="1824"/>
        <w:gridCol w:w="7150"/>
      </w:tblGrid>
      <w:tr w:rsidRPr="001B3DC6" w:rsidR="00D54321" w:rsidTr="0041391F">
        <w:trPr>
          <w:jc w:val="center"/>
        </w:trPr>
        <w:tc>
          <w:tcPr>
            <w:tcW w:w="1150" w:type="pct"/>
            <w:gridSpan w:val="2"/>
            <w:tcBorders>
              <w:top w:val="single" w:color="auto" w:sz="12" w:space="0"/>
              <w:left w:val="nil"/>
              <w:bottom w:val="single" w:color="auto" w:sz="12" w:space="0"/>
              <w:right w:val="nil"/>
            </w:tcBorders>
            <w:shd w:val="clear" w:color="auto" w:fill="E0E0E0"/>
            <w:vAlign w:val="center"/>
          </w:tcPr>
          <w:p w:rsidRPr="00D54321" w:rsidR="00D54321" w:rsidP="00FA0FBB" w:rsidRDefault="00D54321">
            <w:pPr>
              <w:pStyle w:val="af6"/>
            </w:pPr>
            <w:r w:rsidRPr="009E2F46">
              <w:rPr>
                <w:rFonts w:hint="eastAsia"/>
              </w:rPr>
              <w:t>ID</w:t>
            </w:r>
          </w:p>
        </w:tc>
        <w:tc>
          <w:tcPr>
            <w:tcW w:w="3850" w:type="pct"/>
            <w:tcBorders>
              <w:top w:val="single" w:color="auto" w:sz="12" w:space="0"/>
              <w:left w:val="nil"/>
              <w:bottom w:val="single" w:color="auto" w:sz="12" w:space="0"/>
              <w:right w:val="nil"/>
            </w:tcBorders>
            <w:shd w:val="clear" w:color="auto" w:fill="E0E0E0"/>
            <w:vAlign w:val="center"/>
          </w:tcPr>
          <w:p w:rsidRPr="00D54321" w:rsidR="00D54321" w:rsidP="00FA0FBB" w:rsidRDefault="00D54321">
            <w:pPr>
              <w:pStyle w:val="af6"/>
            </w:pPr>
            <w:r w:rsidRPr="009E2F46">
              <w:rPr>
                <w:rFonts w:hint="eastAsia"/>
              </w:rPr>
              <w:t>C</w:t>
            </w:r>
            <w:r w:rsidRPr="00D54321">
              <w:t>o</w:t>
            </w:r>
            <w:r w:rsidRPr="00D54321">
              <w:rPr>
                <w:rFonts w:hint="eastAsia"/>
              </w:rPr>
              <w:t>mments</w:t>
            </w:r>
          </w:p>
        </w:tc>
      </w:tr>
      <w:tr w:rsidRPr="001B3DC6" w:rsidR="00D54321" w:rsidTr="0041391F">
        <w:trPr>
          <w:jc w:val="center"/>
        </w:trPr>
        <w:tc>
          <w:tcPr>
            <w:tcW w:w="1150" w:type="pct"/>
            <w:gridSpan w:val="2"/>
            <w:tcBorders>
              <w:top w:val="single" w:color="auto" w:sz="12" w:space="0"/>
              <w:left w:val="nil"/>
              <w:right w:val="nil"/>
            </w:tcBorders>
          </w:tcPr>
          <w:p w:rsidRPr="00D54321" w:rsidR="00D54321" w:rsidP="00591D6B" w:rsidRDefault="00D54321">
            <w:pPr>
              <w:pStyle w:val="AltB0"/>
              <w:rPr>
                <w:rStyle w:val="aff2"/>
              </w:rPr>
            </w:pPr>
            <w:bookmarkStart w:name="EX2_CBK_read" w:id="417"/>
            <w:r w:rsidRPr="00CD4B73">
              <w:rPr>
                <w:rStyle w:val="aff2"/>
                <w:rFonts w:hint="eastAsia"/>
              </w:rPr>
              <w:t>CBK</w:t>
            </w:r>
            <w:r w:rsidR="00354F88">
              <w:rPr>
                <w:rStyle w:val="aff2"/>
                <w:rFonts w:hint="eastAsia"/>
              </w:rPr>
              <w:t>R</w:t>
            </w:r>
            <w:r w:rsidRPr="00CD4B73">
              <w:rPr>
                <w:rStyle w:val="aff2"/>
                <w:rFonts w:hint="eastAsia"/>
              </w:rPr>
              <w:t>ead</w:t>
            </w:r>
            <w:bookmarkEnd w:id="417"/>
          </w:p>
        </w:tc>
        <w:tc>
          <w:tcPr>
            <w:tcW w:w="3850" w:type="pct"/>
            <w:tcBorders>
              <w:top w:val="single" w:color="auto" w:sz="12" w:space="0"/>
              <w:left w:val="nil"/>
              <w:right w:val="nil"/>
            </w:tcBorders>
          </w:tcPr>
          <w:p w:rsidR="00D54321" w:rsidP="00591D6B" w:rsidRDefault="00D54321">
            <w:pPr>
              <w:pStyle w:val="AltB0"/>
            </w:pPr>
          </w:p>
        </w:tc>
      </w:tr>
      <w:tr w:rsidRPr="001B3DC6" w:rsidR="00D54321" w:rsidTr="0041391F">
        <w:trPr>
          <w:jc w:val="center"/>
        </w:trPr>
        <w:tc>
          <w:tcPr>
            <w:tcW w:w="168" w:type="pct"/>
            <w:tcBorders>
              <w:left w:val="nil"/>
              <w:right w:val="nil"/>
            </w:tcBorders>
          </w:tcPr>
          <w:p w:rsidR="00D54321" w:rsidP="00591D6B" w:rsidRDefault="00D54321">
            <w:pPr>
              <w:pStyle w:val="AltB0"/>
            </w:pPr>
          </w:p>
        </w:tc>
        <w:tc>
          <w:tcPr>
            <w:tcW w:w="982" w:type="pct"/>
            <w:tcBorders>
              <w:left w:val="nil"/>
              <w:right w:val="nil"/>
            </w:tcBorders>
          </w:tcPr>
          <w:p w:rsidRPr="0029173D" w:rsidR="00D54321" w:rsidP="00591D6B" w:rsidRDefault="00D54321">
            <w:pPr>
              <w:pStyle w:val="AltB0"/>
            </w:pPr>
            <w:r w:rsidRPr="0029173D">
              <w:rPr>
                <w:rFonts w:hint="eastAsia"/>
              </w:rPr>
              <w:t>.TestReg</w:t>
            </w:r>
          </w:p>
        </w:tc>
        <w:tc>
          <w:tcPr>
            <w:tcW w:w="3850" w:type="pct"/>
            <w:tcBorders>
              <w:left w:val="nil"/>
              <w:right w:val="nil"/>
            </w:tcBorders>
          </w:tcPr>
          <w:p w:rsidRPr="00D54321" w:rsidR="00D54321" w:rsidP="00591D6B" w:rsidRDefault="00D54321">
            <w:pPr>
              <w:pStyle w:val="AltB0"/>
            </w:pPr>
            <w:r>
              <w:rPr>
                <w:rFonts w:hint="eastAsia"/>
              </w:rPr>
              <w:t xml:space="preserve">Register for </w:t>
            </w:r>
            <w:r w:rsidRPr="00D54321">
              <w:rPr>
                <w:rFonts w:hint="eastAsia"/>
              </w:rPr>
              <w:t>ATP writing sensors test byte</w:t>
            </w:r>
          </w:p>
        </w:tc>
      </w:tr>
      <w:tr w:rsidRPr="001B3DC6" w:rsidR="00D54321" w:rsidTr="0041391F">
        <w:trPr>
          <w:jc w:val="center"/>
        </w:trPr>
        <w:tc>
          <w:tcPr>
            <w:tcW w:w="168" w:type="pct"/>
            <w:tcBorders>
              <w:left w:val="nil"/>
              <w:right w:val="nil"/>
            </w:tcBorders>
          </w:tcPr>
          <w:p w:rsidR="00D54321" w:rsidP="00591D6B" w:rsidRDefault="00D54321">
            <w:pPr>
              <w:pStyle w:val="AltB0"/>
            </w:pPr>
          </w:p>
        </w:tc>
        <w:tc>
          <w:tcPr>
            <w:tcW w:w="982" w:type="pct"/>
            <w:tcBorders>
              <w:left w:val="nil"/>
              <w:right w:val="nil"/>
            </w:tcBorders>
          </w:tcPr>
          <w:p w:rsidRPr="0029173D" w:rsidR="00D54321" w:rsidP="00591D6B" w:rsidRDefault="00D54321">
            <w:pPr>
              <w:pStyle w:val="AltB0"/>
            </w:pPr>
            <w:r w:rsidRPr="0029173D">
              <w:rPr>
                <w:rFonts w:hint="eastAsia"/>
              </w:rPr>
              <w:t>.ATCkeyReg</w:t>
            </w:r>
          </w:p>
        </w:tc>
        <w:tc>
          <w:tcPr>
            <w:tcW w:w="3850" w:type="pct"/>
            <w:tcBorders>
              <w:left w:val="nil"/>
              <w:right w:val="nil"/>
            </w:tcBorders>
          </w:tcPr>
          <w:p w:rsidRPr="00D54321" w:rsidR="00D54321" w:rsidP="00591D6B" w:rsidRDefault="00D54321">
            <w:pPr>
              <w:pStyle w:val="AltB0"/>
            </w:pPr>
            <w:r>
              <w:rPr>
                <w:rFonts w:hint="eastAsia"/>
              </w:rPr>
              <w:t xml:space="preserve">Register for </w:t>
            </w:r>
            <w:r w:rsidRPr="00D54321">
              <w:rPr>
                <w:rFonts w:hint="eastAsia"/>
              </w:rPr>
              <w:t xml:space="preserve">ATP writing </w:t>
            </w:r>
            <w:hyperlink w:history="1" w:anchor="ATCkey">
              <w:r w:rsidR="0096074C">
                <w:rPr>
                  <w:rStyle w:val="ac"/>
                </w:rPr>
                <w:t>ATCkey</w:t>
              </w:r>
            </w:hyperlink>
          </w:p>
        </w:tc>
      </w:tr>
      <w:tr w:rsidRPr="001B3DC6" w:rsidR="00D54321" w:rsidTr="0041391F">
        <w:trPr>
          <w:jc w:val="center"/>
        </w:trPr>
        <w:tc>
          <w:tcPr>
            <w:tcW w:w="168" w:type="pct"/>
            <w:tcBorders>
              <w:left w:val="nil"/>
              <w:right w:val="nil"/>
            </w:tcBorders>
          </w:tcPr>
          <w:p w:rsidR="00D54321" w:rsidP="00591D6B" w:rsidRDefault="00D54321">
            <w:pPr>
              <w:pStyle w:val="AltB0"/>
            </w:pPr>
          </w:p>
        </w:tc>
        <w:tc>
          <w:tcPr>
            <w:tcW w:w="982" w:type="pct"/>
            <w:tcBorders>
              <w:left w:val="nil"/>
              <w:right w:val="nil"/>
            </w:tcBorders>
          </w:tcPr>
          <w:p w:rsidRPr="0029173D" w:rsidR="00D54321" w:rsidP="00591D6B" w:rsidRDefault="00D54321">
            <w:pPr>
              <w:pStyle w:val="AltB0"/>
            </w:pPr>
            <w:r w:rsidRPr="0029173D">
              <w:rPr>
                <w:rFonts w:hint="eastAsia"/>
              </w:rPr>
              <w:t>.ATCkeyReady</w:t>
            </w:r>
          </w:p>
        </w:tc>
        <w:tc>
          <w:tcPr>
            <w:tcW w:w="3850" w:type="pct"/>
            <w:tcBorders>
              <w:left w:val="nil"/>
              <w:right w:val="nil"/>
            </w:tcBorders>
          </w:tcPr>
          <w:p w:rsidRPr="00D54321" w:rsidR="00D54321" w:rsidP="00591D6B" w:rsidRDefault="00D54321">
            <w:pPr>
              <w:pStyle w:val="AltB0"/>
            </w:pPr>
            <w:r>
              <w:rPr>
                <w:rFonts w:hint="eastAsia"/>
              </w:rPr>
              <w:t xml:space="preserve">Register for </w:t>
            </w:r>
            <w:r w:rsidRPr="00D54321">
              <w:rPr>
                <w:rFonts w:hint="eastAsia"/>
              </w:rPr>
              <w:t xml:space="preserve">ATP notifying </w:t>
            </w:r>
            <w:r w:rsidR="00F41616">
              <w:rPr>
                <w:rFonts w:hint="eastAsia"/>
              </w:rPr>
              <w:t>VPB</w:t>
            </w:r>
            <w:r w:rsidRPr="00D54321">
              <w:rPr>
                <w:rFonts w:hint="eastAsia"/>
              </w:rPr>
              <w:t xml:space="preserve"> to read </w:t>
            </w:r>
            <w:hyperlink w:history="1" w:anchor="ATCkey">
              <w:r w:rsidR="0096074C">
                <w:rPr>
                  <w:rStyle w:val="ac"/>
                </w:rPr>
                <w:t>ATCkey</w:t>
              </w:r>
            </w:hyperlink>
          </w:p>
        </w:tc>
      </w:tr>
      <w:tr w:rsidRPr="001B3DC6" w:rsidR="00D54321" w:rsidTr="0041391F">
        <w:trPr>
          <w:jc w:val="center"/>
        </w:trPr>
        <w:tc>
          <w:tcPr>
            <w:tcW w:w="168" w:type="pct"/>
            <w:tcBorders>
              <w:left w:val="nil"/>
              <w:bottom w:val="single" w:color="auto" w:sz="12" w:space="0"/>
              <w:right w:val="nil"/>
            </w:tcBorders>
          </w:tcPr>
          <w:p w:rsidR="00D54321" w:rsidP="00591D6B" w:rsidRDefault="00D54321">
            <w:pPr>
              <w:pStyle w:val="AltB0"/>
            </w:pPr>
          </w:p>
        </w:tc>
        <w:tc>
          <w:tcPr>
            <w:tcW w:w="982" w:type="pct"/>
            <w:tcBorders>
              <w:left w:val="nil"/>
              <w:bottom w:val="single" w:color="auto" w:sz="12" w:space="0"/>
              <w:right w:val="nil"/>
            </w:tcBorders>
          </w:tcPr>
          <w:p w:rsidRPr="0029173D" w:rsidR="00D54321" w:rsidP="00591D6B" w:rsidRDefault="00D54321">
            <w:pPr>
              <w:pStyle w:val="AltB0"/>
            </w:pPr>
            <w:r w:rsidRPr="0029173D">
              <w:rPr>
                <w:rFonts w:hint="eastAsia"/>
              </w:rPr>
              <w:t>.BMreadReady</w:t>
            </w:r>
          </w:p>
        </w:tc>
        <w:tc>
          <w:tcPr>
            <w:tcW w:w="3850" w:type="pct"/>
            <w:tcBorders>
              <w:left w:val="nil"/>
              <w:bottom w:val="single" w:color="auto" w:sz="12" w:space="0"/>
              <w:right w:val="nil"/>
            </w:tcBorders>
          </w:tcPr>
          <w:p w:rsidRPr="00D54321" w:rsidR="00D54321" w:rsidP="00591D6B" w:rsidRDefault="00D54321">
            <w:pPr>
              <w:pStyle w:val="AltB0"/>
            </w:pPr>
            <w:r>
              <w:rPr>
                <w:rFonts w:hint="eastAsia"/>
              </w:rPr>
              <w:t xml:space="preserve">Register for </w:t>
            </w:r>
            <w:r w:rsidRPr="00D54321">
              <w:rPr>
                <w:rFonts w:hint="eastAsia"/>
              </w:rPr>
              <w:t xml:space="preserve">ATP notifying </w:t>
            </w:r>
            <w:r w:rsidR="00F41616">
              <w:rPr>
                <w:rFonts w:hint="eastAsia"/>
              </w:rPr>
              <w:t>VPB</w:t>
            </w:r>
            <w:r w:rsidRPr="00D54321">
              <w:rPr>
                <w:rFonts w:hint="eastAsia"/>
              </w:rPr>
              <w:t xml:space="preserve"> that ATP will read beacon message</w:t>
            </w:r>
          </w:p>
        </w:tc>
      </w:tr>
    </w:tbl>
    <w:p w:rsidR="00D54321" w:rsidP="00C93484" w:rsidRDefault="00D54321">
      <w:pPr>
        <w:pStyle w:val="Reqtify"/>
      </w:pPr>
    </w:p>
    <w:p w:rsidR="00D54321" w:rsidP="00C93484" w:rsidRDefault="00D54321">
      <w:pPr>
        <w:pStyle w:val="Reqtify"/>
        <w:rPr>
          <w:rStyle w:val="aff1"/>
        </w:rPr>
      </w:pPr>
      <w:r w:rsidRPr="007B38A4">
        <w:rPr>
          <w:rStyle w:val="aff1"/>
        </w:rPr>
        <w:t>NOTES</w:t>
      </w:r>
      <w:r w:rsidRPr="007B38A4">
        <w:rPr>
          <w:rStyle w:val="aff1"/>
          <w:rFonts w:hint="eastAsia"/>
        </w:rPr>
        <w:t>：</w:t>
      </w:r>
    </w:p>
    <w:p w:rsidR="00D54321" w:rsidP="00C93484" w:rsidRDefault="00D54321">
      <w:pPr>
        <w:pStyle w:val="Reqtify"/>
      </w:pPr>
      <w:r>
        <w:rPr>
          <w:rFonts w:hint="eastAsia"/>
        </w:rPr>
        <w:t>对于传感器测试字寄存器，是由</w:t>
      </w:r>
      <w:r>
        <w:rPr>
          <w:rFonts w:hint="eastAsia"/>
        </w:rPr>
        <w:t>VLE-2</w:t>
      </w:r>
      <w:r>
        <w:rPr>
          <w:rFonts w:hint="eastAsia"/>
        </w:rPr>
        <w:t>板</w:t>
      </w:r>
      <w:r>
        <w:rPr>
          <w:rFonts w:hint="eastAsia"/>
        </w:rPr>
        <w:t>CPU1</w:t>
      </w:r>
      <w:r>
        <w:rPr>
          <w:rFonts w:hint="eastAsia"/>
        </w:rPr>
        <w:t>的</w:t>
      </w:r>
      <w:r>
        <w:rPr>
          <w:rFonts w:hint="eastAsia"/>
        </w:rPr>
        <w:t>ATP</w:t>
      </w:r>
      <w:r>
        <w:rPr>
          <w:rFonts w:hint="eastAsia"/>
        </w:rPr>
        <w:t>软件写给</w:t>
      </w:r>
      <w:r w:rsidR="00F41616">
        <w:rPr>
          <w:rFonts w:hint="eastAsia"/>
        </w:rPr>
        <w:t>VPB</w:t>
      </w:r>
      <w:r>
        <w:rPr>
          <w:rFonts w:hint="eastAsia"/>
        </w:rPr>
        <w:t>-2</w:t>
      </w:r>
      <w:r>
        <w:rPr>
          <w:rFonts w:hint="eastAsia"/>
        </w:rPr>
        <w:t>板；而</w:t>
      </w:r>
      <w:r>
        <w:rPr>
          <w:rFonts w:hint="eastAsia"/>
        </w:rPr>
        <w:t>VLE-2</w:t>
      </w:r>
      <w:r>
        <w:rPr>
          <w:rFonts w:hint="eastAsia"/>
        </w:rPr>
        <w:t>板的</w:t>
      </w:r>
      <w:r>
        <w:rPr>
          <w:rFonts w:hint="eastAsia"/>
        </w:rPr>
        <w:t>CPU2</w:t>
      </w:r>
      <w:r>
        <w:rPr>
          <w:rFonts w:hint="eastAsia"/>
        </w:rPr>
        <w:t>的</w:t>
      </w:r>
      <w:r>
        <w:rPr>
          <w:rFonts w:hint="eastAsia"/>
        </w:rPr>
        <w:t>ATP</w:t>
      </w:r>
      <w:r>
        <w:rPr>
          <w:rFonts w:hint="eastAsia"/>
        </w:rPr>
        <w:t>程序，从该寄存器可以读到</w:t>
      </w:r>
      <w:r>
        <w:rPr>
          <w:rFonts w:hint="eastAsia"/>
        </w:rPr>
        <w:t>CPU1</w:t>
      </w:r>
      <w:r>
        <w:rPr>
          <w:rFonts w:hint="eastAsia"/>
        </w:rPr>
        <w:t>写入的测试字。详见文档</w:t>
      </w:r>
      <w:r w:rsidR="00532AED">
        <w:fldChar w:fldCharType="begin"/>
      </w:r>
      <w:r w:rsidR="00532AED">
        <w:instrText xml:space="preserve"> REF _Ref277762729 \w </w:instrText>
      </w:r>
      <w:r w:rsidR="00532AED">
        <w:fldChar w:fldCharType="separate"/>
      </w:r>
      <w:r w:rsidR="00DE178B">
        <w:t>[REF4]</w:t>
      </w:r>
      <w:r w:rsidR="00532AED">
        <w:fldChar w:fldCharType="end"/>
      </w:r>
      <w:r>
        <w:rPr>
          <w:rFonts w:hint="eastAsia"/>
        </w:rPr>
        <w:t>。</w:t>
      </w:r>
    </w:p>
    <w:p w:rsidR="00D54321" w:rsidP="00C93484" w:rsidRDefault="00D54321">
      <w:pPr>
        <w:pStyle w:val="Reqtify"/>
      </w:pPr>
      <w:r>
        <w:rPr>
          <w:rFonts w:hint="eastAsia"/>
        </w:rPr>
        <w:t xml:space="preserve">For the CPU1 for the VLE-2 board, ATP software writes the sensors testing sequence to the </w:t>
      </w:r>
      <w:r w:rsidR="00F41616">
        <w:rPr>
          <w:rFonts w:hint="eastAsia"/>
        </w:rPr>
        <w:t>VPB</w:t>
      </w:r>
      <w:r>
        <w:rPr>
          <w:rFonts w:hint="eastAsia"/>
        </w:rPr>
        <w:t xml:space="preserve"> register; And for the CPU2, ATP software read the sensors testing from the </w:t>
      </w:r>
      <w:r w:rsidR="00F41616">
        <w:rPr>
          <w:rFonts w:hint="eastAsia"/>
        </w:rPr>
        <w:t>VPB</w:t>
      </w:r>
      <w:r>
        <w:rPr>
          <w:rFonts w:hint="eastAsia"/>
        </w:rPr>
        <w:t xml:space="preserve"> register.</w:t>
      </w:r>
    </w:p>
    <w:p w:rsidR="00D54321" w:rsidP="00C93484" w:rsidRDefault="00D54321">
      <w:pPr>
        <w:pStyle w:val="Reqtify"/>
      </w:pPr>
    </w:p>
    <w:p w:rsidR="00D54321" w:rsidP="00C93484" w:rsidRDefault="00D54321">
      <w:pPr>
        <w:pStyle w:val="Reqtify"/>
      </w:pPr>
      <w:r>
        <w:rPr>
          <w:rFonts w:hint="eastAsia"/>
        </w:rPr>
        <w:t>根据文档</w:t>
      </w:r>
      <w:r w:rsidR="00532AED">
        <w:fldChar w:fldCharType="begin"/>
      </w:r>
      <w:r w:rsidR="00532AED">
        <w:instrText xml:space="preserve"> REF _Ref277762729 \w </w:instrText>
      </w:r>
      <w:r w:rsidR="00532AED">
        <w:fldChar w:fldCharType="separate"/>
      </w:r>
      <w:r w:rsidR="00DE178B">
        <w:t>[REF4]</w:t>
      </w:r>
      <w:r w:rsidR="00532AED">
        <w:fldChar w:fldCharType="end"/>
      </w:r>
      <w:r>
        <w:rPr>
          <w:rFonts w:hint="eastAsia"/>
        </w:rPr>
        <w:t>描述，</w:t>
      </w:r>
      <w:r>
        <w:rPr>
          <w:rFonts w:hint="eastAsia"/>
        </w:rPr>
        <w:t>ATP</w:t>
      </w:r>
      <w:r>
        <w:rPr>
          <w:rFonts w:hint="eastAsia"/>
        </w:rPr>
        <w:t>通过寄存器从</w:t>
      </w:r>
      <w:r w:rsidR="00F41616">
        <w:rPr>
          <w:rFonts w:hint="eastAsia"/>
        </w:rPr>
        <w:t>VPB</w:t>
      </w:r>
      <w:r>
        <w:rPr>
          <w:rFonts w:hint="eastAsia"/>
        </w:rPr>
        <w:t>板获取的信息如</w:t>
      </w:r>
      <w:r>
        <w:fldChar w:fldCharType="begin"/>
      </w:r>
      <w:r>
        <w:instrText xml:space="preserve"> </w:instrText>
      </w:r>
      <w:r>
        <w:rPr>
          <w:rFonts w:hint="eastAsia"/>
        </w:rPr>
        <w:instrText>REF _Ref277773558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6</w:t>
      </w:r>
      <w:r>
        <w:fldChar w:fldCharType="end"/>
      </w:r>
      <w:r>
        <w:rPr>
          <w:rFonts w:hint="eastAsia"/>
        </w:rPr>
        <w:t>所示。</w:t>
      </w:r>
    </w:p>
    <w:p w:rsidR="00D54321" w:rsidP="00C93484" w:rsidRDefault="00D54321">
      <w:pPr>
        <w:pStyle w:val="Reqtify"/>
      </w:pPr>
      <w:r>
        <w:rPr>
          <w:rFonts w:hint="eastAsia"/>
        </w:rPr>
        <w:t xml:space="preserve">According to the </w:t>
      </w:r>
      <w:r w:rsidR="00532AED">
        <w:fldChar w:fldCharType="begin"/>
      </w:r>
      <w:r w:rsidR="00532AED">
        <w:instrText xml:space="preserve"> REF _Ref277762729 \w </w:instrText>
      </w:r>
      <w:r w:rsidR="00532AED">
        <w:fldChar w:fldCharType="separate"/>
      </w:r>
      <w:r w:rsidR="00DE178B">
        <w:t>[REF4]</w:t>
      </w:r>
      <w:r w:rsidR="00532AED">
        <w:fldChar w:fldCharType="end"/>
      </w:r>
      <w:r>
        <w:rPr>
          <w:rFonts w:hint="eastAsia"/>
        </w:rPr>
        <w:t xml:space="preserve">, the onboard ATP read information from </w:t>
      </w:r>
      <w:r w:rsidR="00F41616">
        <w:rPr>
          <w:rFonts w:hint="eastAsia"/>
        </w:rPr>
        <w:t>VPB</w:t>
      </w:r>
      <w:r>
        <w:rPr>
          <w:rFonts w:hint="eastAsia"/>
        </w:rPr>
        <w:t xml:space="preserve"> as shown in </w:t>
      </w:r>
      <w:r>
        <w:fldChar w:fldCharType="begin"/>
      </w:r>
      <w:r>
        <w:instrText xml:space="preserve"> </w:instrText>
      </w:r>
      <w:r>
        <w:rPr>
          <w:rFonts w:hint="eastAsia"/>
        </w:rPr>
        <w:instrText>REF _Ref277773558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6</w:t>
      </w:r>
      <w:r>
        <w:fldChar w:fldCharType="end"/>
      </w:r>
      <w:r>
        <w:rPr>
          <w:rFonts w:hint="eastAsia"/>
        </w:rPr>
        <w:t>.</w:t>
      </w:r>
    </w:p>
    <w:p w:rsidR="00D54321" w:rsidP="00C93484" w:rsidRDefault="00D54321">
      <w:pPr>
        <w:pStyle w:val="Reqtify"/>
      </w:pPr>
    </w:p>
    <w:p w:rsidRPr="00F40CCD" w:rsidR="00D54321" w:rsidP="00D54321" w:rsidRDefault="00D54321">
      <w:pPr>
        <w:pStyle w:val="affc"/>
      </w:pPr>
      <w:bookmarkStart w:name="_Ref277773558" w:id="418"/>
      <w:bookmarkStart w:name="_Ref277762826" w:id="419"/>
      <w:bookmarkStart w:name="_Toc335400300" w:id="420"/>
      <w:bookmarkStart w:name="_Toc349031214" w:id="421"/>
      <w:bookmarkStart w:name="_Toc347567327" w:id="422"/>
      <w:bookmarkStart w:name="_Toc345689797" w:id="423"/>
      <w:bookmarkStart w:name="_Toc376183041" w:id="424"/>
      <w:bookmarkStart w:name="_Toc392230014" w:id="425"/>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6</w:t>
      </w:r>
      <w:r w:rsidR="00FA0FBB">
        <w:fldChar w:fldCharType="end"/>
      </w:r>
      <w:bookmarkEnd w:id="418"/>
      <w:r w:rsidRPr="00F40CCD">
        <w:rPr>
          <w:rFonts w:hint="eastAsia"/>
        </w:rPr>
        <w:t xml:space="preserve"> List of data from </w:t>
      </w:r>
      <w:bookmarkEnd w:id="419"/>
      <w:bookmarkEnd w:id="420"/>
      <w:bookmarkEnd w:id="421"/>
      <w:bookmarkEnd w:id="422"/>
      <w:bookmarkEnd w:id="423"/>
      <w:r w:rsidR="00F41616">
        <w:rPr>
          <w:rFonts w:hint="eastAsia"/>
        </w:rPr>
        <w:t>VPB</w:t>
      </w:r>
      <w:bookmarkEnd w:id="424"/>
      <w:bookmarkEnd w:id="425"/>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266"/>
        <w:gridCol w:w="1740"/>
        <w:gridCol w:w="7280"/>
      </w:tblGrid>
      <w:tr w:rsidRPr="001B3DC6" w:rsidR="00D54321" w:rsidTr="0041391F">
        <w:trPr>
          <w:jc w:val="center"/>
        </w:trPr>
        <w:tc>
          <w:tcPr>
            <w:tcW w:w="1080" w:type="pct"/>
            <w:gridSpan w:val="2"/>
            <w:tcBorders>
              <w:top w:val="single" w:color="auto" w:sz="12" w:space="0"/>
              <w:left w:val="nil"/>
              <w:bottom w:val="single" w:color="auto" w:sz="12" w:space="0"/>
              <w:right w:val="nil"/>
            </w:tcBorders>
            <w:shd w:val="clear" w:color="auto" w:fill="E0E0E0"/>
            <w:vAlign w:val="center"/>
          </w:tcPr>
          <w:p w:rsidRPr="00D54321" w:rsidR="00D54321" w:rsidP="00FA0FBB" w:rsidRDefault="00D54321">
            <w:pPr>
              <w:pStyle w:val="af6"/>
            </w:pPr>
            <w:r w:rsidRPr="009E2F46">
              <w:rPr>
                <w:rFonts w:hint="eastAsia"/>
              </w:rPr>
              <w:t>ID</w:t>
            </w:r>
          </w:p>
        </w:tc>
        <w:tc>
          <w:tcPr>
            <w:tcW w:w="3920" w:type="pct"/>
            <w:tcBorders>
              <w:top w:val="single" w:color="auto" w:sz="12" w:space="0"/>
              <w:left w:val="nil"/>
              <w:bottom w:val="single" w:color="auto" w:sz="12" w:space="0"/>
              <w:right w:val="nil"/>
            </w:tcBorders>
            <w:shd w:val="clear" w:color="auto" w:fill="E0E0E0"/>
            <w:vAlign w:val="center"/>
          </w:tcPr>
          <w:p w:rsidRPr="00D54321" w:rsidR="00D54321" w:rsidP="00FA0FBB" w:rsidRDefault="00D54321">
            <w:pPr>
              <w:pStyle w:val="af6"/>
            </w:pPr>
            <w:r w:rsidRPr="009E2F46">
              <w:rPr>
                <w:rFonts w:hint="eastAsia"/>
              </w:rPr>
              <w:t>C</w:t>
            </w:r>
            <w:r w:rsidRPr="00D54321">
              <w:t>o</w:t>
            </w:r>
            <w:r w:rsidRPr="00D54321">
              <w:rPr>
                <w:rFonts w:hint="eastAsia"/>
              </w:rPr>
              <w:t>mments</w:t>
            </w:r>
          </w:p>
        </w:tc>
      </w:tr>
      <w:tr w:rsidRPr="001B3DC6" w:rsidR="00D54321" w:rsidTr="0041391F">
        <w:trPr>
          <w:jc w:val="center"/>
        </w:trPr>
        <w:tc>
          <w:tcPr>
            <w:tcW w:w="1080" w:type="pct"/>
            <w:gridSpan w:val="2"/>
            <w:tcBorders>
              <w:top w:val="single" w:color="auto" w:sz="12" w:space="0"/>
              <w:left w:val="nil"/>
              <w:right w:val="nil"/>
            </w:tcBorders>
          </w:tcPr>
          <w:p w:rsidRPr="00D54321" w:rsidR="00D54321" w:rsidP="00591D6B" w:rsidRDefault="00D54321">
            <w:pPr>
              <w:pStyle w:val="AltB0"/>
              <w:rPr>
                <w:rStyle w:val="aff2"/>
              </w:rPr>
            </w:pPr>
            <w:bookmarkStart w:name="EX2_CBK_write" w:id="426"/>
            <w:r w:rsidRPr="00CD4B73">
              <w:rPr>
                <w:rStyle w:val="aff2"/>
                <w:rFonts w:hint="eastAsia"/>
              </w:rPr>
              <w:t>CBK</w:t>
            </w:r>
            <w:r w:rsidR="00354F88">
              <w:rPr>
                <w:rStyle w:val="aff2"/>
                <w:rFonts w:hint="eastAsia"/>
              </w:rPr>
              <w:t>W</w:t>
            </w:r>
            <w:r w:rsidRPr="00CD4B73">
              <w:rPr>
                <w:rStyle w:val="aff2"/>
                <w:rFonts w:hint="eastAsia"/>
              </w:rPr>
              <w:t>rite</w:t>
            </w:r>
            <w:bookmarkEnd w:id="426"/>
          </w:p>
        </w:tc>
        <w:tc>
          <w:tcPr>
            <w:tcW w:w="3920" w:type="pct"/>
            <w:tcBorders>
              <w:top w:val="single" w:color="auto" w:sz="12" w:space="0"/>
              <w:left w:val="nil"/>
              <w:right w:val="nil"/>
            </w:tcBorders>
          </w:tcPr>
          <w:p w:rsidR="00D54321" w:rsidP="00591D6B" w:rsidRDefault="00D54321">
            <w:pPr>
              <w:pStyle w:val="AltB0"/>
            </w:pPr>
          </w:p>
        </w:tc>
      </w:tr>
      <w:tr w:rsidRPr="001B3DC6" w:rsidR="00D54321" w:rsidTr="0041391F">
        <w:trPr>
          <w:jc w:val="center"/>
        </w:trPr>
        <w:tc>
          <w:tcPr>
            <w:tcW w:w="143" w:type="pct"/>
            <w:tcBorders>
              <w:left w:val="nil"/>
              <w:right w:val="nil"/>
            </w:tcBorders>
          </w:tcPr>
          <w:p w:rsidR="00D54321" w:rsidP="00591D6B" w:rsidRDefault="00D54321">
            <w:pPr>
              <w:pStyle w:val="AltB0"/>
            </w:pPr>
          </w:p>
        </w:tc>
        <w:tc>
          <w:tcPr>
            <w:tcW w:w="937" w:type="pct"/>
            <w:tcBorders>
              <w:left w:val="nil"/>
              <w:right w:val="nil"/>
            </w:tcBorders>
          </w:tcPr>
          <w:p w:rsidRPr="0029173D" w:rsidR="00D54321" w:rsidP="00591D6B" w:rsidRDefault="00D54321">
            <w:pPr>
              <w:pStyle w:val="AltB0"/>
            </w:pPr>
            <w:r w:rsidRPr="0029173D">
              <w:rPr>
                <w:rFonts w:hint="eastAsia"/>
              </w:rPr>
              <w:t>.SensorReg</w:t>
            </w:r>
          </w:p>
        </w:tc>
        <w:tc>
          <w:tcPr>
            <w:tcW w:w="3920" w:type="pct"/>
            <w:tcBorders>
              <w:left w:val="nil"/>
              <w:right w:val="nil"/>
            </w:tcBorders>
          </w:tcPr>
          <w:p w:rsidRPr="00D54321" w:rsidR="00D54321" w:rsidP="00591D6B" w:rsidRDefault="00D54321">
            <w:pPr>
              <w:pStyle w:val="AltB0"/>
            </w:pPr>
            <w:r>
              <w:rPr>
                <w:rFonts w:hint="eastAsia"/>
              </w:rPr>
              <w:t>Register for C1/2/3/4 sensors status</w:t>
            </w:r>
          </w:p>
        </w:tc>
      </w:tr>
      <w:tr w:rsidRPr="001B3DC6" w:rsidR="00D54321" w:rsidTr="0041391F">
        <w:trPr>
          <w:jc w:val="center"/>
        </w:trPr>
        <w:tc>
          <w:tcPr>
            <w:tcW w:w="143" w:type="pct"/>
            <w:tcBorders>
              <w:left w:val="nil"/>
              <w:right w:val="nil"/>
            </w:tcBorders>
          </w:tcPr>
          <w:p w:rsidR="00D54321" w:rsidP="00591D6B" w:rsidRDefault="00D54321">
            <w:pPr>
              <w:pStyle w:val="AltB0"/>
            </w:pPr>
          </w:p>
        </w:tc>
        <w:tc>
          <w:tcPr>
            <w:tcW w:w="937" w:type="pct"/>
            <w:tcBorders>
              <w:left w:val="nil"/>
              <w:right w:val="nil"/>
            </w:tcBorders>
          </w:tcPr>
          <w:p w:rsidRPr="0029173D" w:rsidR="00D54321" w:rsidP="00591D6B" w:rsidRDefault="00D54321">
            <w:pPr>
              <w:pStyle w:val="AltB0"/>
            </w:pPr>
            <w:r w:rsidRPr="0029173D">
              <w:rPr>
                <w:rFonts w:hint="eastAsia"/>
              </w:rPr>
              <w:t>.CogCounterReg</w:t>
            </w:r>
          </w:p>
        </w:tc>
        <w:tc>
          <w:tcPr>
            <w:tcW w:w="3920" w:type="pct"/>
            <w:tcBorders>
              <w:left w:val="nil"/>
              <w:right w:val="nil"/>
            </w:tcBorders>
          </w:tcPr>
          <w:p w:rsidRPr="00D54321" w:rsidR="00D54321" w:rsidP="00591D6B" w:rsidRDefault="00D54321">
            <w:pPr>
              <w:pStyle w:val="AltB0"/>
            </w:pPr>
            <w:r>
              <w:rPr>
                <w:rFonts w:hint="eastAsia"/>
              </w:rPr>
              <w:t xml:space="preserve">Register for odometer cog counter </w:t>
            </w:r>
            <w:r w:rsidRPr="00D54321">
              <w:rPr>
                <w:rFonts w:hint="eastAsia"/>
              </w:rPr>
              <w:t>and cog code</w:t>
            </w:r>
          </w:p>
        </w:tc>
      </w:tr>
      <w:tr w:rsidRPr="001B3DC6" w:rsidR="00D54321" w:rsidTr="0041391F">
        <w:trPr>
          <w:jc w:val="center"/>
        </w:trPr>
        <w:tc>
          <w:tcPr>
            <w:tcW w:w="143" w:type="pct"/>
            <w:tcBorders>
              <w:left w:val="nil"/>
              <w:right w:val="nil"/>
            </w:tcBorders>
          </w:tcPr>
          <w:p w:rsidR="00D54321" w:rsidP="00591D6B" w:rsidRDefault="00D54321">
            <w:pPr>
              <w:pStyle w:val="AltB0"/>
            </w:pPr>
          </w:p>
        </w:tc>
        <w:tc>
          <w:tcPr>
            <w:tcW w:w="937" w:type="pct"/>
            <w:tcBorders>
              <w:left w:val="nil"/>
              <w:right w:val="nil"/>
            </w:tcBorders>
          </w:tcPr>
          <w:p w:rsidRPr="0029173D" w:rsidR="00D54321" w:rsidP="00591D6B" w:rsidRDefault="00D54321">
            <w:pPr>
              <w:pStyle w:val="AltB0"/>
            </w:pPr>
            <w:r w:rsidRPr="0029173D">
              <w:rPr>
                <w:rFonts w:hint="eastAsia"/>
              </w:rPr>
              <w:t>.CalibrationReg</w:t>
            </w:r>
          </w:p>
        </w:tc>
        <w:tc>
          <w:tcPr>
            <w:tcW w:w="3920" w:type="pct"/>
            <w:tcBorders>
              <w:left w:val="nil"/>
              <w:right w:val="nil"/>
            </w:tcBorders>
          </w:tcPr>
          <w:p w:rsidRPr="00D54321" w:rsidR="00D54321" w:rsidP="00591D6B" w:rsidRDefault="00D54321">
            <w:pPr>
              <w:pStyle w:val="AltB0"/>
            </w:pPr>
            <w:r>
              <w:rPr>
                <w:rFonts w:hint="eastAsia"/>
              </w:rPr>
              <w:t xml:space="preserve">Register for </w:t>
            </w:r>
            <w:r w:rsidR="00F41616">
              <w:rPr>
                <w:rFonts w:hint="eastAsia"/>
              </w:rPr>
              <w:t>VPB</w:t>
            </w:r>
            <w:r>
              <w:rPr>
                <w:rFonts w:hint="eastAsia"/>
              </w:rPr>
              <w:t xml:space="preserve"> locking</w:t>
            </w:r>
            <w:r w:rsidRPr="00D54321">
              <w:rPr>
                <w:rFonts w:hint="eastAsia"/>
              </w:rPr>
              <w:t xml:space="preserve"> cog counter when beacon antenna sent top-loc signal</w:t>
            </w:r>
          </w:p>
        </w:tc>
      </w:tr>
      <w:tr w:rsidRPr="001B3DC6" w:rsidR="00D54321" w:rsidTr="0041391F">
        <w:trPr>
          <w:jc w:val="center"/>
        </w:trPr>
        <w:tc>
          <w:tcPr>
            <w:tcW w:w="143" w:type="pct"/>
            <w:tcBorders>
              <w:left w:val="nil"/>
              <w:right w:val="nil"/>
            </w:tcBorders>
          </w:tcPr>
          <w:p w:rsidR="00D54321" w:rsidP="00591D6B" w:rsidRDefault="00D54321">
            <w:pPr>
              <w:pStyle w:val="AltB0"/>
            </w:pPr>
          </w:p>
        </w:tc>
        <w:tc>
          <w:tcPr>
            <w:tcW w:w="937" w:type="pct"/>
            <w:tcBorders>
              <w:left w:val="nil"/>
              <w:right w:val="nil"/>
            </w:tcBorders>
          </w:tcPr>
          <w:p w:rsidRPr="0029173D" w:rsidR="00D54321" w:rsidP="00591D6B" w:rsidRDefault="00D54321">
            <w:pPr>
              <w:pStyle w:val="AltB0"/>
            </w:pPr>
            <w:r w:rsidRPr="0029173D">
              <w:rPr>
                <w:rFonts w:hint="eastAsia"/>
              </w:rPr>
              <w:t>.BeaconMsgReg</w:t>
            </w:r>
          </w:p>
        </w:tc>
        <w:tc>
          <w:tcPr>
            <w:tcW w:w="3920" w:type="pct"/>
            <w:tcBorders>
              <w:left w:val="nil"/>
              <w:right w:val="nil"/>
            </w:tcBorders>
          </w:tcPr>
          <w:p w:rsidRPr="00D54321" w:rsidR="00D54321" w:rsidP="00591D6B" w:rsidRDefault="00D54321">
            <w:pPr>
              <w:pStyle w:val="AltB0"/>
            </w:pPr>
            <w:r>
              <w:rPr>
                <w:rFonts w:hint="eastAsia"/>
              </w:rPr>
              <w:t xml:space="preserve">Register for </w:t>
            </w:r>
            <w:r w:rsidR="00F41616">
              <w:rPr>
                <w:rFonts w:hint="eastAsia"/>
              </w:rPr>
              <w:t>VPB</w:t>
            </w:r>
            <w:r>
              <w:rPr>
                <w:rFonts w:hint="eastAsia"/>
              </w:rPr>
              <w:t xml:space="preserve"> storing 29 bytes beacon message</w:t>
            </w:r>
          </w:p>
        </w:tc>
      </w:tr>
      <w:tr w:rsidRPr="001B3DC6" w:rsidR="00D54321" w:rsidTr="00650BEB">
        <w:trPr>
          <w:jc w:val="center"/>
        </w:trPr>
        <w:tc>
          <w:tcPr>
            <w:tcW w:w="143" w:type="pct"/>
            <w:tcBorders>
              <w:left w:val="nil"/>
              <w:right w:val="nil"/>
            </w:tcBorders>
          </w:tcPr>
          <w:p w:rsidR="00D54321" w:rsidP="00591D6B" w:rsidRDefault="00D54321">
            <w:pPr>
              <w:pStyle w:val="AltB0"/>
            </w:pPr>
          </w:p>
        </w:tc>
        <w:tc>
          <w:tcPr>
            <w:tcW w:w="937" w:type="pct"/>
            <w:tcBorders>
              <w:left w:val="nil"/>
              <w:right w:val="nil"/>
            </w:tcBorders>
          </w:tcPr>
          <w:p w:rsidRPr="0029173D" w:rsidR="00D54321" w:rsidP="00591D6B" w:rsidRDefault="00D54321">
            <w:pPr>
              <w:pStyle w:val="AltB0"/>
            </w:pPr>
            <w:r w:rsidRPr="0029173D">
              <w:rPr>
                <w:rFonts w:hint="eastAsia"/>
              </w:rPr>
              <w:t>.StatusReg</w:t>
            </w:r>
          </w:p>
        </w:tc>
        <w:tc>
          <w:tcPr>
            <w:tcW w:w="3920" w:type="pct"/>
            <w:tcBorders>
              <w:left w:val="nil"/>
              <w:right w:val="nil"/>
            </w:tcBorders>
          </w:tcPr>
          <w:p w:rsidRPr="00D54321" w:rsidR="00D54321" w:rsidP="00591D6B" w:rsidRDefault="00D54321">
            <w:pPr>
              <w:pStyle w:val="AltB0"/>
            </w:pPr>
            <w:r>
              <w:rPr>
                <w:rFonts w:hint="eastAsia"/>
              </w:rPr>
              <w:t>Register</w:t>
            </w:r>
            <w:r w:rsidRPr="00D54321">
              <w:rPr>
                <w:rFonts w:hint="eastAsia"/>
              </w:rPr>
              <w:t xml:space="preserve"> for </w:t>
            </w:r>
            <w:r w:rsidR="00F41616">
              <w:rPr>
                <w:rFonts w:hint="eastAsia"/>
              </w:rPr>
              <w:t>VPB</w:t>
            </w:r>
            <w:r w:rsidRPr="00D54321">
              <w:rPr>
                <w:rFonts w:hint="eastAsia"/>
              </w:rPr>
              <w:t xml:space="preserve"> notifying ATP that the beacon message </w:t>
            </w:r>
            <w:r w:rsidRPr="00D54321" w:rsidR="002F5731">
              <w:t>available</w:t>
            </w:r>
          </w:p>
        </w:tc>
      </w:tr>
      <w:tr w:rsidRPr="001B3DC6" w:rsidR="00650BEB" w:rsidTr="0041391F">
        <w:trPr>
          <w:jc w:val="center"/>
        </w:trPr>
        <w:tc>
          <w:tcPr>
            <w:tcW w:w="143" w:type="pct"/>
            <w:tcBorders>
              <w:left w:val="nil"/>
              <w:bottom w:val="single" w:color="auto" w:sz="12" w:space="0"/>
              <w:right w:val="nil"/>
            </w:tcBorders>
          </w:tcPr>
          <w:p w:rsidR="00650BEB" w:rsidP="00591D6B" w:rsidRDefault="00650BEB">
            <w:pPr>
              <w:pStyle w:val="AltB0"/>
            </w:pPr>
          </w:p>
        </w:tc>
        <w:tc>
          <w:tcPr>
            <w:tcW w:w="937" w:type="pct"/>
            <w:tcBorders>
              <w:left w:val="nil"/>
              <w:bottom w:val="single" w:color="auto" w:sz="12" w:space="0"/>
              <w:right w:val="nil"/>
            </w:tcBorders>
          </w:tcPr>
          <w:p w:rsidRPr="0029173D" w:rsidR="00650BEB" w:rsidP="00591D6B" w:rsidRDefault="00650BEB">
            <w:pPr>
              <w:pStyle w:val="AltB0"/>
            </w:pPr>
            <w:r>
              <w:rPr>
                <w:rFonts w:hint="eastAsia"/>
              </w:rPr>
              <w:t>.RadarReg</w:t>
            </w:r>
          </w:p>
        </w:tc>
        <w:tc>
          <w:tcPr>
            <w:tcW w:w="3920" w:type="pct"/>
            <w:tcBorders>
              <w:left w:val="nil"/>
              <w:bottom w:val="single" w:color="auto" w:sz="12" w:space="0"/>
              <w:right w:val="nil"/>
            </w:tcBorders>
          </w:tcPr>
          <w:p w:rsidR="00650BEB" w:rsidP="00591D6B" w:rsidRDefault="00650BEB">
            <w:pPr>
              <w:pStyle w:val="AltB0"/>
            </w:pPr>
            <w:r>
              <w:rPr>
                <w:rFonts w:hint="eastAsia"/>
              </w:rPr>
              <w:t>Register for speed measurement by doppler radar</w:t>
            </w:r>
          </w:p>
        </w:tc>
      </w:tr>
    </w:tbl>
    <w:p w:rsidR="00262159" w:rsidP="00C93484" w:rsidRDefault="00262159">
      <w:pPr>
        <w:pStyle w:val="Reqtify"/>
      </w:pPr>
    </w:p>
    <w:p w:rsidR="00262159" w:rsidP="00934391" w:rsidRDefault="00262159">
      <w:pPr>
        <w:pStyle w:val="3"/>
      </w:pPr>
      <w:r>
        <w:rPr>
          <w:rFonts w:hint="eastAsia"/>
        </w:rPr>
        <w:t>Software compatibility</w:t>
      </w:r>
    </w:p>
    <w:p w:rsidR="00262159" w:rsidP="00C93484" w:rsidRDefault="00CE1DC2">
      <w:pPr>
        <w:pStyle w:val="Reqtify"/>
      </w:pPr>
      <w:r>
        <w:rPr>
          <w:rFonts w:hint="eastAsia"/>
        </w:rPr>
        <w:t>N/A</w:t>
      </w:r>
    </w:p>
    <w:p w:rsidR="00262159" w:rsidP="00934391" w:rsidRDefault="00262159">
      <w:pPr>
        <w:pStyle w:val="3"/>
      </w:pPr>
      <w:r>
        <w:rPr>
          <w:rFonts w:hint="eastAsia"/>
        </w:rPr>
        <w:t>Hardware compatibility</w:t>
      </w:r>
    </w:p>
    <w:p w:rsidR="00262159" w:rsidP="00C93484" w:rsidRDefault="00CE1DC2">
      <w:pPr>
        <w:pStyle w:val="Reqtify"/>
      </w:pPr>
      <w:r>
        <w:rPr>
          <w:rFonts w:hint="eastAsia"/>
        </w:rPr>
        <w:t>N/A</w:t>
      </w:r>
    </w:p>
    <w:p w:rsidR="00262159" w:rsidP="00934391" w:rsidRDefault="00262159">
      <w:pPr>
        <w:pStyle w:val="3"/>
      </w:pPr>
      <w:r>
        <w:rPr>
          <w:rFonts w:hint="eastAsia"/>
        </w:rPr>
        <w:t>Implicit choices and justification</w:t>
      </w:r>
    </w:p>
    <w:p w:rsidR="004A53DA" w:rsidP="00C93484" w:rsidRDefault="00CE1DC2">
      <w:pPr>
        <w:pStyle w:val="Reqtify"/>
      </w:pPr>
      <w:r>
        <w:rPr>
          <w:rFonts w:hint="eastAsia"/>
        </w:rPr>
        <w:t>N/A</w:t>
      </w:r>
    </w:p>
    <w:p w:rsidR="003059A6" w:rsidP="00F23398" w:rsidRDefault="00695E5B">
      <w:pPr>
        <w:pStyle w:val="2"/>
        <w:ind w:left="756" w:hanging="756"/>
      </w:pPr>
      <w:bookmarkStart w:name="_Toc341005121" w:id="427"/>
      <w:bookmarkStart w:name="_Toc341012877" w:id="428"/>
      <w:bookmarkStart w:name="_Toc341019807" w:id="429"/>
      <w:bookmarkStart w:name="_Toc348357020" w:id="430"/>
      <w:bookmarkStart w:name="_Ref348357813" w:id="431"/>
      <w:bookmarkStart w:name="_Toc349030433" w:id="432"/>
      <w:bookmarkStart w:name="_Toc347566566" w:id="433"/>
      <w:bookmarkStart w:name="_Toc345689231" w:id="434"/>
      <w:bookmarkStart w:name="_Toc376182932" w:id="435"/>
      <w:bookmarkStart w:name="_Toc392229911" w:id="436"/>
      <w:bookmarkEnd w:id="427"/>
      <w:bookmarkEnd w:id="428"/>
      <w:bookmarkEnd w:id="429"/>
      <w:r>
        <w:rPr>
          <w:rFonts w:hint="eastAsia"/>
        </w:rPr>
        <w:lastRenderedPageBreak/>
        <w:t>Interface</w:t>
      </w:r>
      <w:r w:rsidR="003059A6">
        <w:rPr>
          <w:rFonts w:hint="eastAsia"/>
        </w:rPr>
        <w:t xml:space="preserve"> with CC Non Vital</w:t>
      </w:r>
      <w:bookmarkEnd w:id="430"/>
      <w:bookmarkEnd w:id="431"/>
      <w:bookmarkEnd w:id="432"/>
      <w:bookmarkEnd w:id="433"/>
      <w:bookmarkEnd w:id="434"/>
      <w:bookmarkEnd w:id="435"/>
      <w:bookmarkEnd w:id="436"/>
    </w:p>
    <w:p w:rsidR="00CE1DC2" w:rsidP="00934391" w:rsidRDefault="00CE1DC2">
      <w:pPr>
        <w:pStyle w:val="3"/>
      </w:pPr>
      <w:r>
        <w:rPr>
          <w:rFonts w:hint="eastAsia"/>
        </w:rPr>
        <w:t>Role of interface</w:t>
      </w:r>
    </w:p>
    <w:p w:rsidR="00D54321" w:rsidP="00C93484" w:rsidRDefault="00D54321">
      <w:pPr>
        <w:pStyle w:val="Reqtify"/>
      </w:pPr>
      <w:r>
        <w:rPr>
          <w:rFonts w:hint="eastAsia"/>
        </w:rPr>
        <w:t>ATP</w:t>
      </w:r>
      <w:r>
        <w:rPr>
          <w:rFonts w:hint="eastAsia"/>
        </w:rPr>
        <w:t>和运行在</w:t>
      </w:r>
      <w:r>
        <w:rPr>
          <w:rFonts w:hint="eastAsia"/>
        </w:rPr>
        <w:t>DVCOM</w:t>
      </w:r>
      <w:r>
        <w:rPr>
          <w:rFonts w:hint="eastAsia"/>
        </w:rPr>
        <w:t>板上的</w:t>
      </w:r>
      <w:r>
        <w:rPr>
          <w:rFonts w:hint="eastAsia"/>
        </w:rPr>
        <w:t>CCNV</w:t>
      </w:r>
      <w:r>
        <w:rPr>
          <w:rFonts w:hint="eastAsia"/>
        </w:rPr>
        <w:t>程序共同完成了车载控制器的核心计算功能。</w:t>
      </w:r>
      <w:r>
        <w:rPr>
          <w:rFonts w:hint="eastAsia"/>
        </w:rPr>
        <w:t>ATP</w:t>
      </w:r>
      <w:r>
        <w:rPr>
          <w:rFonts w:hint="eastAsia"/>
        </w:rPr>
        <w:t>通过该接口将已组帧的安全消息发送给冗余</w:t>
      </w:r>
      <w:r>
        <w:rPr>
          <w:rFonts w:hint="eastAsia"/>
        </w:rPr>
        <w:t>ATP</w:t>
      </w:r>
      <w:r>
        <w:rPr>
          <w:rFonts w:hint="eastAsia"/>
        </w:rPr>
        <w:t>、</w:t>
      </w:r>
      <w:r>
        <w:rPr>
          <w:rFonts w:hint="eastAsia"/>
        </w:rPr>
        <w:t>VIOM</w:t>
      </w:r>
      <w:r>
        <w:rPr>
          <w:rFonts w:hint="eastAsia"/>
        </w:rPr>
        <w:t>以及外部系统如</w:t>
      </w:r>
      <w:r>
        <w:rPr>
          <w:rFonts w:hint="eastAsia"/>
        </w:rPr>
        <w:t>ZC</w:t>
      </w:r>
      <w:r>
        <w:rPr>
          <w:rFonts w:hint="eastAsia"/>
        </w:rPr>
        <w:t>、</w:t>
      </w:r>
      <w:r>
        <w:rPr>
          <w:rFonts w:hint="eastAsia"/>
        </w:rPr>
        <w:t>LC</w:t>
      </w:r>
      <w:r>
        <w:rPr>
          <w:rFonts w:hint="eastAsia"/>
        </w:rPr>
        <w:t>、</w:t>
      </w:r>
      <w:r>
        <w:rPr>
          <w:rFonts w:hint="eastAsia"/>
        </w:rPr>
        <w:t>CI</w:t>
      </w:r>
      <w:r>
        <w:rPr>
          <w:rFonts w:hint="eastAsia"/>
        </w:rPr>
        <w:t>，同时也接收来自上述设备的消息。此外，</w:t>
      </w:r>
      <w:r>
        <w:rPr>
          <w:rFonts w:hint="eastAsia"/>
        </w:rPr>
        <w:t>ATP</w:t>
      </w:r>
      <w:r>
        <w:rPr>
          <w:rFonts w:hint="eastAsia"/>
        </w:rPr>
        <w:t>还需将自身的运行状态发送给</w:t>
      </w:r>
      <w:r>
        <w:rPr>
          <w:rFonts w:hint="eastAsia"/>
        </w:rPr>
        <w:t>CCNV</w:t>
      </w:r>
      <w:r>
        <w:rPr>
          <w:rFonts w:hint="eastAsia"/>
        </w:rPr>
        <w:t>供维护诊断使用，并接收</w:t>
      </w:r>
      <w:r>
        <w:rPr>
          <w:rFonts w:hint="eastAsia"/>
        </w:rPr>
        <w:t>CCNV</w:t>
      </w:r>
      <w:r>
        <w:rPr>
          <w:rFonts w:hint="eastAsia"/>
        </w:rPr>
        <w:t>的运行信息，作为实现某些功能的依据。</w:t>
      </w:r>
    </w:p>
    <w:p w:rsidR="00D54321" w:rsidP="00C93484" w:rsidRDefault="00D54321">
      <w:pPr>
        <w:pStyle w:val="Reqtify"/>
      </w:pPr>
      <w:r>
        <w:rPr>
          <w:rFonts w:hint="eastAsia"/>
        </w:rPr>
        <w:t xml:space="preserve">ATP and CCNV, which run on the DVCOM-2 board, accomplish the core computation functions of the Carborne Controller. Through this interface, ATP send vital messages to the redundant ATP, VIOM as well as external </w:t>
      </w:r>
      <w:r>
        <w:t>systems</w:t>
      </w:r>
      <w:r>
        <w:rPr>
          <w:rFonts w:hint="eastAsia"/>
        </w:rPr>
        <w:t xml:space="preserve"> such as the </w:t>
      </w:r>
      <w:hyperlink w:history="1" w:anchor="ZC">
        <w:r w:rsidR="00DE30C0">
          <w:rPr>
            <w:rStyle w:val="ac"/>
          </w:rPr>
          <w:t>ZC</w:t>
        </w:r>
      </w:hyperlink>
      <w:r>
        <w:rPr>
          <w:rFonts w:hint="eastAsia"/>
        </w:rPr>
        <w:t>, LC, CI and also received messages from these devices. In addition, ATP needs to send its running status to the CCNV for maintenance and receive CCNV's operational commands to achieve certain functions.</w:t>
      </w:r>
    </w:p>
    <w:p w:rsidR="00D54321" w:rsidP="00C93484" w:rsidRDefault="00D54321">
      <w:pPr>
        <w:pStyle w:val="Reqtify"/>
      </w:pPr>
    </w:p>
    <w:p w:rsidR="00D54321" w:rsidP="00D54321" w:rsidRDefault="00D54321">
      <w:pPr>
        <w:pStyle w:val="ReqtifyAltR"/>
      </w:pPr>
      <w:r>
        <w:t>[iTC_CC_ATP-S</w:t>
      </w:r>
      <w:r>
        <w:rPr>
          <w:rFonts w:hint="eastAsia"/>
        </w:rPr>
        <w:t>w</w:t>
      </w:r>
      <w:r>
        <w:t>RS-</w:t>
      </w:r>
      <w:r>
        <w:rPr>
          <w:rFonts w:hint="eastAsia"/>
        </w:rPr>
        <w:t>0553</w:t>
      </w:r>
      <w:r>
        <w:t>]</w:t>
      </w:r>
    </w:p>
    <w:p w:rsidR="00D54321" w:rsidP="00C93484" w:rsidRDefault="00D54321">
      <w:pPr>
        <w:pStyle w:val="Reqtify"/>
      </w:pPr>
      <w:r>
        <w:rPr>
          <w:rFonts w:hint="eastAsia"/>
        </w:rPr>
        <w:t>ATP</w:t>
      </w:r>
      <w:r>
        <w:rPr>
          <w:rFonts w:hint="eastAsia"/>
        </w:rPr>
        <w:t>与</w:t>
      </w:r>
      <w:r>
        <w:rPr>
          <w:rFonts w:hint="eastAsia"/>
        </w:rPr>
        <w:t>CCNV</w:t>
      </w:r>
      <w:r>
        <w:rPr>
          <w:rFonts w:hint="eastAsia"/>
        </w:rPr>
        <w:t>的接口应当遵循文档</w:t>
      </w:r>
      <w:r>
        <w:fldChar w:fldCharType="begin"/>
      </w:r>
      <w:r>
        <w:instrText xml:space="preserve"> </w:instrText>
      </w:r>
      <w:r>
        <w:rPr>
          <w:rFonts w:hint="eastAsia"/>
        </w:rPr>
        <w:instrText>REF _Ref277776148 \w \h</w:instrText>
      </w:r>
      <w:r>
        <w:instrText xml:space="preserve"> </w:instrText>
      </w:r>
      <w:r>
        <w:fldChar w:fldCharType="separate"/>
      </w:r>
      <w:r w:rsidR="00DE178B">
        <w:t>[REF5]</w:t>
      </w:r>
      <w:r>
        <w:fldChar w:fldCharType="end"/>
      </w:r>
      <w:r>
        <w:rPr>
          <w:rFonts w:hint="eastAsia"/>
        </w:rPr>
        <w:t>描述。</w:t>
      </w:r>
    </w:p>
    <w:p w:rsidR="00D54321" w:rsidP="00C93484" w:rsidRDefault="00D54321">
      <w:pPr>
        <w:pStyle w:val="Reqtify"/>
      </w:pPr>
      <w:r>
        <w:rPr>
          <w:rFonts w:hint="eastAsia"/>
        </w:rPr>
        <w:t xml:space="preserve">The interface between ATP and CCNV shall be compliant with </w:t>
      </w:r>
      <w:r>
        <w:fldChar w:fldCharType="begin"/>
      </w:r>
      <w:r>
        <w:instrText xml:space="preserve"> </w:instrText>
      </w:r>
      <w:r>
        <w:rPr>
          <w:rFonts w:hint="eastAsia"/>
        </w:rPr>
        <w:instrText>REF _Ref277776148 \w \h</w:instrText>
      </w:r>
      <w:r>
        <w:instrText xml:space="preserve"> </w:instrText>
      </w:r>
      <w:r>
        <w:fldChar w:fldCharType="separate"/>
      </w:r>
      <w:r w:rsidR="00DE178B">
        <w:t>[REF5]</w:t>
      </w:r>
      <w:r>
        <w:fldChar w:fldCharType="end"/>
      </w:r>
      <w:r>
        <w:rPr>
          <w:rFonts w:hint="eastAsia"/>
        </w:rPr>
        <w:t xml:space="preserve"> document.</w:t>
      </w:r>
    </w:p>
    <w:p w:rsidR="00D54321" w:rsidP="000C0D62" w:rsidRDefault="00D54321">
      <w:pPr>
        <w:pStyle w:val="ReqtifyAltQ"/>
      </w:pPr>
      <w:r w:rsidRPr="008A1414">
        <w:t>#Category=Functional</w:t>
      </w:r>
    </w:p>
    <w:p w:rsidRPr="008A1414" w:rsidR="00D54321" w:rsidP="000C0D62" w:rsidRDefault="00D54321">
      <w:pPr>
        <w:pStyle w:val="ReqtifyAltQ"/>
      </w:pPr>
      <w:r w:rsidRPr="00286007">
        <w:t>#Contribution=SIL</w:t>
      </w:r>
      <w:r w:rsidR="00500FA8">
        <w:rPr>
          <w:rFonts w:hint="eastAsia"/>
        </w:rPr>
        <w:t>0</w:t>
      </w:r>
    </w:p>
    <w:p w:rsidR="009328EA" w:rsidP="000C0D62" w:rsidRDefault="00D54321">
      <w:pPr>
        <w:pStyle w:val="ReqtifyAltQ"/>
        <w:rPr>
          <w:ins w:author="常鸣" w:date="2014-07-03T14:27:00Z" w:id="437"/>
        </w:rPr>
      </w:pPr>
      <w:del w:author="常鸣" w:date="2014-07-03T14:27:00Z" w:id="438">
        <w:r w:rsidRPr="008A1414" w:rsidDel="009328EA">
          <w:delText>#S</w:delText>
        </w:r>
      </w:del>
      <w:ins w:author="常鸣" w:date="2014-07-03T14:27:00Z" w:id="439">
        <w:r w:rsidR="009328EA">
          <w:t>#Allocation=ATP Software</w:t>
        </w:r>
      </w:ins>
    </w:p>
    <w:p w:rsidRPr="008A1414" w:rsidR="00D54321" w:rsidP="000C0D62" w:rsidRDefault="009328EA">
      <w:pPr>
        <w:pStyle w:val="ReqtifyAltQ"/>
      </w:pPr>
      <w:ins w:author="常鸣" w:date="2014-07-03T14:27:00Z" w:id="440">
        <w:r>
          <w:t>#S</w:t>
        </w:r>
      </w:ins>
      <w:r w:rsidRPr="008A1414" w:rsidR="00D54321">
        <w:t>ource=</w:t>
      </w:r>
      <w:r w:rsidRPr="00FE54DC" w:rsidR="00D54321">
        <w:t>[iTC_CC-SyAD-</w:t>
      </w:r>
      <w:r w:rsidRPr="00FE54DC" w:rsidR="00D54321">
        <w:rPr>
          <w:rFonts w:hint="eastAsia"/>
        </w:rPr>
        <w:t>0067]</w:t>
      </w:r>
      <w:r w:rsidR="00D54321">
        <w:rPr>
          <w:rFonts w:hint="eastAsia"/>
        </w:rPr>
        <w:t>,</w:t>
      </w:r>
      <w:r w:rsidRPr="00FE54DC" w:rsidR="00D54321">
        <w:t xml:space="preserve"> [iTC_CC-SyAD-</w:t>
      </w:r>
      <w:r w:rsidRPr="00FE54DC" w:rsidR="00D54321">
        <w:rPr>
          <w:rFonts w:hint="eastAsia"/>
        </w:rPr>
        <w:t>00</w:t>
      </w:r>
      <w:r w:rsidR="00D54321">
        <w:rPr>
          <w:rFonts w:hint="eastAsia"/>
        </w:rPr>
        <w:t>68</w:t>
      </w:r>
      <w:r w:rsidRPr="00FE54DC" w:rsidR="00D54321">
        <w:rPr>
          <w:rFonts w:hint="eastAsia"/>
        </w:rPr>
        <w:t>]</w:t>
      </w:r>
      <w:r w:rsidR="00D54321">
        <w:rPr>
          <w:rFonts w:hint="eastAsia"/>
        </w:rPr>
        <w:t>,</w:t>
      </w:r>
      <w:r w:rsidRPr="00AD1CEA" w:rsidR="00D54321">
        <w:t xml:space="preserve"> [iTC_CC_VLE-2-DVCOM-2-SyID-0001]</w:t>
      </w:r>
      <w:r w:rsidR="00D54321">
        <w:rPr>
          <w:rFonts w:hint="eastAsia"/>
        </w:rPr>
        <w:t>,</w:t>
      </w:r>
      <w:r w:rsidRPr="00AD1CEA" w:rsidR="00D54321">
        <w:t xml:space="preserve"> [iTC_CC_VLE-2-DVCOM-2-SyID-0002]</w:t>
      </w:r>
      <w:r w:rsidR="00D54321">
        <w:rPr>
          <w:rFonts w:hint="eastAsia"/>
        </w:rPr>
        <w:t>,</w:t>
      </w:r>
      <w:r w:rsidRPr="00AD1CEA" w:rsidR="00D54321">
        <w:t xml:space="preserve"> [iTC_CC_VLE-2-DVCOM-2-SyID-0005]</w:t>
      </w:r>
      <w:r w:rsidR="00D54321">
        <w:rPr>
          <w:rFonts w:hint="eastAsia"/>
        </w:rPr>
        <w:t>,</w:t>
      </w:r>
      <w:r w:rsidRPr="00AD1CEA" w:rsidR="00D54321">
        <w:t xml:space="preserve"> [iTC_CC_VLE-2-DVCOM-2-SyID-0006]</w:t>
      </w:r>
      <w:r w:rsidR="00D54321">
        <w:rPr>
          <w:rFonts w:hint="eastAsia"/>
        </w:rPr>
        <w:t>,</w:t>
      </w:r>
      <w:r w:rsidRPr="00AD1CEA" w:rsidR="00D54321">
        <w:t xml:space="preserve"> [iTC_CC_VLE-2-DVCOM-2-SyID-0007]</w:t>
      </w:r>
      <w:r w:rsidR="00D54321">
        <w:rPr>
          <w:rFonts w:hint="eastAsia"/>
        </w:rPr>
        <w:t>,</w:t>
      </w:r>
      <w:r w:rsidRPr="00AD1CEA" w:rsidR="00D54321">
        <w:t xml:space="preserve"> [iTC_CC_VLE-2-DVCOM-2-SyID-0008]</w:t>
      </w:r>
      <w:r w:rsidR="00D54321">
        <w:rPr>
          <w:rFonts w:hint="eastAsia"/>
        </w:rPr>
        <w:t>,</w:t>
      </w:r>
      <w:r w:rsidRPr="00AD1CEA" w:rsidR="00D54321">
        <w:t xml:space="preserve"> [iTC_CC_VLE-2-DVCOM-2-SyID-0009]</w:t>
      </w:r>
      <w:r w:rsidR="00D54321">
        <w:rPr>
          <w:rFonts w:hint="eastAsia"/>
        </w:rPr>
        <w:t>,</w:t>
      </w:r>
      <w:r w:rsidRPr="00AD1CEA" w:rsidR="00D54321">
        <w:t xml:space="preserve"> [iTC_CC_VLE-2-DVCOM-2-SyID-0010]</w:t>
      </w:r>
      <w:r w:rsidR="00D54321">
        <w:rPr>
          <w:rFonts w:hint="eastAsia"/>
        </w:rPr>
        <w:t>,</w:t>
      </w:r>
      <w:r w:rsidRPr="00173DA1" w:rsidR="00173DA1">
        <w:t xml:space="preserve"> </w:t>
      </w:r>
      <w:r w:rsidRPr="00AD1CEA" w:rsidR="00173DA1">
        <w:t>[iTC_CC_VLE-2-DVCOM-2-SyID-0011]</w:t>
      </w:r>
      <w:r w:rsidR="00173DA1">
        <w:rPr>
          <w:rFonts w:hint="eastAsia"/>
        </w:rPr>
        <w:t>,</w:t>
      </w:r>
      <w:r w:rsidR="00D54321">
        <w:rPr>
          <w:rFonts w:hint="eastAsia"/>
        </w:rPr>
        <w:t xml:space="preserve"> </w:t>
      </w:r>
      <w:r w:rsidRPr="00AD1CEA" w:rsidR="00D54321">
        <w:t>[iTC_CC_VLE-2-DVCOM-2-SyID-0067]</w:t>
      </w:r>
      <w:r w:rsidR="00D54321">
        <w:rPr>
          <w:rFonts w:hint="eastAsia"/>
        </w:rPr>
        <w:t>,</w:t>
      </w:r>
      <w:r w:rsidRPr="00AD1CEA" w:rsidR="00D54321">
        <w:t xml:space="preserve"> [iTC_CC_VLE-2-DVCOM-2-SyID-0068]</w:t>
      </w:r>
      <w:r w:rsidR="00D54321">
        <w:rPr>
          <w:rFonts w:hint="eastAsia"/>
        </w:rPr>
        <w:t>,</w:t>
      </w:r>
      <w:r w:rsidRPr="00AD1CEA" w:rsidR="00D54321">
        <w:t xml:space="preserve"> </w:t>
      </w:r>
      <w:r w:rsidRPr="00AD1CEA" w:rsidR="00173DA1">
        <w:t>[iTC_CC_VLE-2-DVCOM-2-SyID-006</w:t>
      </w:r>
      <w:r w:rsidR="00173DA1">
        <w:rPr>
          <w:rFonts w:hint="eastAsia"/>
        </w:rPr>
        <w:t>9</w:t>
      </w:r>
      <w:r w:rsidRPr="00AD1CEA" w:rsidR="00173DA1">
        <w:t>]</w:t>
      </w:r>
      <w:r w:rsidR="00173DA1">
        <w:rPr>
          <w:rFonts w:hint="eastAsia"/>
        </w:rPr>
        <w:t>,</w:t>
      </w:r>
      <w:r w:rsidRPr="00AD1CEA" w:rsidR="00173DA1">
        <w:t xml:space="preserve"> </w:t>
      </w:r>
      <w:r w:rsidRPr="00AD1CEA" w:rsidR="00D54321">
        <w:t>[iTC_CC_VLE-2-DVCOM-2-SyID-0070]</w:t>
      </w:r>
      <w:r w:rsidR="00D54321">
        <w:rPr>
          <w:rFonts w:hint="eastAsia"/>
        </w:rPr>
        <w:t>,</w:t>
      </w:r>
      <w:r w:rsidRPr="00AD1CEA" w:rsidR="00D54321">
        <w:t xml:space="preserve"> </w:t>
      </w:r>
      <w:r w:rsidRPr="00AD1CEA" w:rsidR="00173DA1">
        <w:t>[iTC_CC_VLE-2-DVCOM-2-SyID-00</w:t>
      </w:r>
      <w:r w:rsidR="00173DA1">
        <w:rPr>
          <w:rFonts w:hint="eastAsia"/>
        </w:rPr>
        <w:t>73</w:t>
      </w:r>
      <w:r w:rsidRPr="00AD1CEA" w:rsidR="00173DA1">
        <w:t>]</w:t>
      </w:r>
      <w:r w:rsidR="00173DA1">
        <w:rPr>
          <w:rFonts w:hint="eastAsia"/>
        </w:rPr>
        <w:t>,</w:t>
      </w:r>
      <w:r w:rsidRPr="00AD1CEA" w:rsidR="00173DA1">
        <w:t xml:space="preserve"> </w:t>
      </w:r>
      <w:r w:rsidRPr="00AD1CEA" w:rsidR="00D54321">
        <w:t>[iTC_CC_VLE-2-DVCOM-2-SyID-0074]</w:t>
      </w:r>
      <w:r w:rsidR="00D54321">
        <w:rPr>
          <w:rFonts w:hint="eastAsia"/>
        </w:rPr>
        <w:t>,</w:t>
      </w:r>
      <w:r w:rsidRPr="00A14974" w:rsidR="00D54321">
        <w:t xml:space="preserve"> [iTC_CC_VLE-2-DVCOM-2-SyID-0075]</w:t>
      </w:r>
      <w:r w:rsidR="00D54321">
        <w:rPr>
          <w:rFonts w:hint="eastAsia"/>
        </w:rPr>
        <w:t>,</w:t>
      </w:r>
      <w:r w:rsidRPr="00A14974" w:rsidR="00D54321">
        <w:t xml:space="preserve"> </w:t>
      </w:r>
      <w:r w:rsidR="00D54321">
        <w:t>[iTC_CC_VLE-2-DVCOM-2-SyID-007</w:t>
      </w:r>
      <w:r w:rsidR="00D54321">
        <w:rPr>
          <w:rFonts w:hint="eastAsia"/>
        </w:rPr>
        <w:t>6</w:t>
      </w:r>
      <w:r w:rsidRPr="00A14974" w:rsidR="00D54321">
        <w:t>]</w:t>
      </w:r>
      <w:r w:rsidR="00D54321">
        <w:rPr>
          <w:rFonts w:hint="eastAsia"/>
        </w:rPr>
        <w:t>,</w:t>
      </w:r>
      <w:r w:rsidRPr="00A14974" w:rsidR="00D54321">
        <w:t xml:space="preserve"> </w:t>
      </w:r>
      <w:r w:rsidR="00D54321">
        <w:t>[iTC_CC_VLE-2-DVCOM-2-SyID-007</w:t>
      </w:r>
      <w:r w:rsidR="00D54321">
        <w:rPr>
          <w:rFonts w:hint="eastAsia"/>
        </w:rPr>
        <w:t>7</w:t>
      </w:r>
      <w:r w:rsidRPr="00A14974" w:rsidR="00D54321">
        <w:t>]</w:t>
      </w:r>
    </w:p>
    <w:p w:rsidRPr="008A1414" w:rsidR="00D54321" w:rsidP="000C0D62" w:rsidRDefault="00D54321">
      <w:pPr>
        <w:pStyle w:val="ReqtifyAltQ"/>
      </w:pPr>
      <w:r w:rsidRPr="008A1414">
        <w:t>[End]</w:t>
      </w:r>
    </w:p>
    <w:p w:rsidRPr="005F7DA0" w:rsidR="005F7DA0" w:rsidP="00C93484" w:rsidRDefault="005F7DA0">
      <w:pPr>
        <w:pStyle w:val="Reqtify"/>
      </w:pPr>
    </w:p>
    <w:p w:rsidR="00CE1DC2" w:rsidP="00934391" w:rsidRDefault="00CE1DC2">
      <w:pPr>
        <w:pStyle w:val="3"/>
      </w:pPr>
      <w:r>
        <w:rPr>
          <w:rFonts w:hint="eastAsia"/>
        </w:rPr>
        <w:t>Physical level</w:t>
      </w:r>
    </w:p>
    <w:p w:rsidR="00CE1DC2" w:rsidP="00C93484" w:rsidRDefault="00CE1DC2">
      <w:pPr>
        <w:pStyle w:val="Reqtify"/>
      </w:pPr>
      <w:r>
        <w:rPr>
          <w:rFonts w:hint="eastAsia"/>
        </w:rPr>
        <w:t xml:space="preserve">Refer to </w:t>
      </w:r>
      <w:r w:rsidR="005A2E60">
        <w:fldChar w:fldCharType="begin"/>
      </w:r>
      <w:r w:rsidR="005A2E60">
        <w:instrText xml:space="preserve"> </w:instrText>
      </w:r>
      <w:r w:rsidR="005A2E60">
        <w:rPr>
          <w:rFonts w:hint="eastAsia"/>
        </w:rPr>
        <w:instrText>REF _Ref277776148 \w \h</w:instrText>
      </w:r>
      <w:r w:rsidR="005A2E60">
        <w:instrText xml:space="preserve"> </w:instrText>
      </w:r>
      <w:r w:rsidR="005A2E60">
        <w:fldChar w:fldCharType="separate"/>
      </w:r>
      <w:r w:rsidR="00DE178B">
        <w:t>[REF5]</w:t>
      </w:r>
      <w:r w:rsidR="005A2E60">
        <w:fldChar w:fldCharType="end"/>
      </w:r>
      <w:r w:rsidR="005A2E60">
        <w:rPr>
          <w:rFonts w:hint="eastAsia"/>
        </w:rPr>
        <w:t>.</w:t>
      </w:r>
    </w:p>
    <w:p w:rsidR="00CE1DC2" w:rsidP="00934391" w:rsidRDefault="00CE1DC2">
      <w:pPr>
        <w:pStyle w:val="3"/>
      </w:pPr>
      <w:r>
        <w:rPr>
          <w:rFonts w:hint="eastAsia"/>
        </w:rPr>
        <w:t>Protocol level</w:t>
      </w:r>
    </w:p>
    <w:p w:rsidR="00CE1DC2" w:rsidP="00C93484" w:rsidRDefault="00CE1DC2">
      <w:pPr>
        <w:pStyle w:val="Reqtify"/>
      </w:pPr>
      <w:r>
        <w:rPr>
          <w:rFonts w:hint="eastAsia"/>
        </w:rPr>
        <w:t xml:space="preserve">Refer to </w:t>
      </w:r>
      <w:r w:rsidR="005A2E60">
        <w:fldChar w:fldCharType="begin"/>
      </w:r>
      <w:r w:rsidR="005A2E60">
        <w:instrText xml:space="preserve"> </w:instrText>
      </w:r>
      <w:r w:rsidR="005A2E60">
        <w:rPr>
          <w:rFonts w:hint="eastAsia"/>
        </w:rPr>
        <w:instrText>REF _Ref277776148 \w \h</w:instrText>
      </w:r>
      <w:r w:rsidR="005A2E60">
        <w:instrText xml:space="preserve"> </w:instrText>
      </w:r>
      <w:r w:rsidR="005A2E60">
        <w:fldChar w:fldCharType="separate"/>
      </w:r>
      <w:r w:rsidR="00DE178B">
        <w:t>[REF5]</w:t>
      </w:r>
      <w:r w:rsidR="005A2E60">
        <w:fldChar w:fldCharType="end"/>
      </w:r>
      <w:r w:rsidR="005A2E60">
        <w:rPr>
          <w:rFonts w:hint="eastAsia"/>
        </w:rPr>
        <w:t>.</w:t>
      </w:r>
    </w:p>
    <w:p w:rsidR="00262159" w:rsidP="00C93484" w:rsidRDefault="00262159">
      <w:pPr>
        <w:pStyle w:val="Reqtify"/>
      </w:pPr>
    </w:p>
    <w:p w:rsidR="00262159" w:rsidP="00934391" w:rsidRDefault="00262159">
      <w:pPr>
        <w:pStyle w:val="3"/>
      </w:pPr>
      <w:r>
        <w:rPr>
          <w:rFonts w:hint="eastAsia"/>
        </w:rPr>
        <w:lastRenderedPageBreak/>
        <w:t>Application level</w:t>
      </w:r>
    </w:p>
    <w:p w:rsidRPr="00D54321" w:rsidR="00D54321" w:rsidP="00C93484" w:rsidRDefault="00D54321">
      <w:pPr>
        <w:pStyle w:val="Reqtify"/>
      </w:pPr>
    </w:p>
    <w:p w:rsidR="00EB1321" w:rsidP="0012674A" w:rsidRDefault="00EB1321">
      <w:pPr>
        <w:pStyle w:val="4"/>
      </w:pPr>
      <w:r>
        <w:rPr>
          <w:rFonts w:hint="eastAsia"/>
        </w:rPr>
        <w:t>ATP-&gt;CCNV: initialization report</w:t>
      </w:r>
    </w:p>
    <w:p w:rsidR="00EB1321" w:rsidP="00C93484" w:rsidRDefault="00EB1321">
      <w:pPr>
        <w:pStyle w:val="Reqtify"/>
      </w:pPr>
    </w:p>
    <w:p w:rsidR="00EB1321" w:rsidP="00C93484" w:rsidRDefault="00EB1321">
      <w:pPr>
        <w:pStyle w:val="Reqtify"/>
      </w:pPr>
      <w:r>
        <w:rPr>
          <w:rFonts w:hint="eastAsia"/>
        </w:rPr>
        <w:t>在上电后，</w:t>
      </w:r>
      <w:r>
        <w:rPr>
          <w:rFonts w:hint="eastAsia"/>
        </w:rPr>
        <w:t>ATP</w:t>
      </w:r>
      <w:r>
        <w:rPr>
          <w:rFonts w:hint="eastAsia"/>
        </w:rPr>
        <w:t>软件需要按照文档</w:t>
      </w:r>
      <w:r>
        <w:fldChar w:fldCharType="begin"/>
      </w:r>
      <w:r>
        <w:instrText xml:space="preserve"> </w:instrText>
      </w:r>
      <w:r>
        <w:rPr>
          <w:rFonts w:hint="eastAsia"/>
        </w:rPr>
        <w:instrText>REF _Ref277776148 \w \h</w:instrText>
      </w:r>
      <w:r>
        <w:instrText xml:space="preserve"> </w:instrText>
      </w:r>
      <w:r>
        <w:fldChar w:fldCharType="separate"/>
      </w:r>
      <w:r w:rsidR="00DE178B">
        <w:t>[REF5]</w:t>
      </w:r>
      <w:r>
        <w:fldChar w:fldCharType="end"/>
      </w:r>
      <w:r>
        <w:rPr>
          <w:rFonts w:hint="eastAsia"/>
        </w:rPr>
        <w:t>定义的结构，将读取来自</w:t>
      </w:r>
      <w:r>
        <w:rPr>
          <w:rFonts w:hint="eastAsia"/>
        </w:rPr>
        <w:t>Dataplug</w:t>
      </w:r>
      <w:r>
        <w:rPr>
          <w:rFonts w:hint="eastAsia"/>
        </w:rPr>
        <w:t>中存储的列车编号、类型和网络地址，以及来自</w:t>
      </w:r>
      <w:r>
        <w:rPr>
          <w:rFonts w:hint="eastAsia"/>
        </w:rPr>
        <w:t>VLE</w:t>
      </w:r>
      <w:r>
        <w:rPr>
          <w:rFonts w:hint="eastAsia"/>
        </w:rPr>
        <w:t>板上的</w:t>
      </w:r>
      <w:r>
        <w:rPr>
          <w:rFonts w:hint="eastAsia"/>
        </w:rPr>
        <w:t>RTC</w:t>
      </w:r>
      <w:r>
        <w:rPr>
          <w:rFonts w:hint="eastAsia"/>
        </w:rPr>
        <w:t>时钟信息，将其发送给</w:t>
      </w:r>
      <w:r>
        <w:rPr>
          <w:rFonts w:hint="eastAsia"/>
        </w:rPr>
        <w:t>CCNV</w:t>
      </w:r>
      <w:r>
        <w:rPr>
          <w:rFonts w:hint="eastAsia"/>
        </w:rPr>
        <w:t>，如</w:t>
      </w:r>
      <w:r>
        <w:fldChar w:fldCharType="begin"/>
      </w:r>
      <w:r>
        <w:instrText xml:space="preserve"> </w:instrText>
      </w:r>
      <w:r>
        <w:rPr>
          <w:rFonts w:hint="eastAsia"/>
        </w:rPr>
        <w:instrText>REF _Ref288230415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7</w:t>
      </w:r>
      <w:r>
        <w:fldChar w:fldCharType="end"/>
      </w:r>
      <w:r>
        <w:rPr>
          <w:rFonts w:hint="eastAsia"/>
        </w:rPr>
        <w:t>所示。</w:t>
      </w:r>
    </w:p>
    <w:p w:rsidR="00EB1321" w:rsidP="00C93484" w:rsidRDefault="00EB1321">
      <w:pPr>
        <w:pStyle w:val="Reqtify"/>
      </w:pPr>
      <w:r>
        <w:rPr>
          <w:rFonts w:hint="eastAsia"/>
        </w:rPr>
        <w:t xml:space="preserve">After power up, ATP software needs to send train id, train type and network address to the </w:t>
      </w:r>
      <w:r>
        <w:t>CCNV, which</w:t>
      </w:r>
      <w:r>
        <w:rPr>
          <w:rFonts w:hint="eastAsia"/>
        </w:rPr>
        <w:t xml:space="preserve"> read from the CC data plug according to the </w:t>
      </w:r>
      <w:r>
        <w:fldChar w:fldCharType="begin"/>
      </w:r>
      <w:r>
        <w:instrText xml:space="preserve"> </w:instrText>
      </w:r>
      <w:r>
        <w:rPr>
          <w:rFonts w:hint="eastAsia"/>
        </w:rPr>
        <w:instrText>REF _Ref277776148 \w \h</w:instrText>
      </w:r>
      <w:r>
        <w:instrText xml:space="preserve"> </w:instrText>
      </w:r>
      <w:r>
        <w:fldChar w:fldCharType="separate"/>
      </w:r>
      <w:r w:rsidR="00DE178B">
        <w:t>[REF5]</w:t>
      </w:r>
      <w:r>
        <w:fldChar w:fldCharType="end"/>
      </w:r>
      <w:r>
        <w:rPr>
          <w:rFonts w:hint="eastAsia"/>
        </w:rPr>
        <w:t xml:space="preserve">, and the RTC clock information read from VLE-2 board. As shown in </w:t>
      </w:r>
      <w:r>
        <w:fldChar w:fldCharType="begin"/>
      </w:r>
      <w:r>
        <w:instrText xml:space="preserve"> </w:instrText>
      </w:r>
      <w:r>
        <w:rPr>
          <w:rFonts w:hint="eastAsia"/>
        </w:rPr>
        <w:instrText>REF _Ref288230415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7</w:t>
      </w:r>
      <w:r>
        <w:fldChar w:fldCharType="end"/>
      </w:r>
      <w:r>
        <w:rPr>
          <w:rFonts w:hint="eastAsia"/>
        </w:rPr>
        <w:t>.</w:t>
      </w:r>
    </w:p>
    <w:p w:rsidR="00EB1321" w:rsidP="00C93484" w:rsidRDefault="00EB1321">
      <w:pPr>
        <w:pStyle w:val="Reqtify"/>
      </w:pPr>
    </w:p>
    <w:p w:rsidRPr="00F40CCD" w:rsidR="00EB1321" w:rsidP="00EB1321" w:rsidRDefault="00EB1321">
      <w:pPr>
        <w:pStyle w:val="affc"/>
      </w:pPr>
      <w:bookmarkStart w:name="_Ref343610992" w:id="441"/>
      <w:bookmarkStart w:name="_Ref288230415" w:id="442"/>
      <w:bookmarkStart w:name="_Toc349031215" w:id="443"/>
      <w:bookmarkStart w:name="_Toc347567328" w:id="444"/>
      <w:bookmarkStart w:name="_Toc345689798" w:id="445"/>
      <w:bookmarkStart w:name="_Toc376183042" w:id="446"/>
      <w:bookmarkStart w:name="_Toc392230015" w:id="447"/>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7</w:t>
      </w:r>
      <w:r w:rsidR="00FA0FBB">
        <w:fldChar w:fldCharType="end"/>
      </w:r>
      <w:bookmarkEnd w:id="441"/>
      <w:bookmarkEnd w:id="442"/>
      <w:r w:rsidRPr="00F40CCD">
        <w:rPr>
          <w:rFonts w:hint="eastAsia"/>
        </w:rPr>
        <w:t xml:space="preserve"> Content of CCNV initialization report</w:t>
      </w:r>
      <w:bookmarkEnd w:id="443"/>
      <w:bookmarkEnd w:id="444"/>
      <w:bookmarkEnd w:id="445"/>
      <w:bookmarkEnd w:id="446"/>
      <w:bookmarkEnd w:id="447"/>
    </w:p>
    <w:tbl>
      <w:tblPr>
        <w:tblW w:w="5000" w:type="pct"/>
        <w:jc w:val="center"/>
        <w:tblBorders>
          <w:top w:val="single" w:color="auto" w:sz="12" w:space="0"/>
          <w:bottom w:val="single" w:color="auto" w:sz="12" w:space="0"/>
          <w:insideH w:val="single" w:color="auto" w:sz="4" w:space="0"/>
        </w:tblBorders>
        <w:tblLook w:val="01E0" w:firstRow="1" w:lastRow="1" w:firstColumn="1" w:lastColumn="1" w:noHBand="0" w:noVBand="0"/>
      </w:tblPr>
      <w:tblGrid>
        <w:gridCol w:w="2422"/>
        <w:gridCol w:w="6864"/>
      </w:tblGrid>
      <w:tr w:rsidRPr="001B3DC6" w:rsidR="00EB1321" w:rsidTr="00C06949">
        <w:trPr>
          <w:jc w:val="center"/>
        </w:trPr>
        <w:tc>
          <w:tcPr>
            <w:tcW w:w="1304" w:type="pct"/>
            <w:shd w:val="clear" w:color="auto" w:fill="E0E0E0"/>
          </w:tcPr>
          <w:p w:rsidRPr="00EB1321" w:rsidR="00EB1321" w:rsidP="00FA0FBB" w:rsidRDefault="00EB1321">
            <w:pPr>
              <w:pStyle w:val="af6"/>
            </w:pPr>
            <w:r w:rsidRPr="009E2F46">
              <w:rPr>
                <w:rFonts w:hint="eastAsia"/>
              </w:rPr>
              <w:t>ID</w:t>
            </w:r>
          </w:p>
        </w:tc>
        <w:tc>
          <w:tcPr>
            <w:tcW w:w="3696" w:type="pct"/>
            <w:shd w:val="clear" w:color="auto" w:fill="E0E0E0"/>
            <w:vAlign w:val="center"/>
          </w:tcPr>
          <w:p w:rsidRPr="00EB1321" w:rsidR="00EB1321" w:rsidP="00FA0FBB" w:rsidRDefault="00EB1321">
            <w:pPr>
              <w:pStyle w:val="af6"/>
            </w:pPr>
            <w:r w:rsidRPr="009E2F46">
              <w:rPr>
                <w:rFonts w:hint="eastAsia"/>
              </w:rPr>
              <w:t>C</w:t>
            </w:r>
            <w:r w:rsidRPr="00EB1321">
              <w:t>o</w:t>
            </w:r>
            <w:r w:rsidRPr="00EB1321">
              <w:rPr>
                <w:rFonts w:hint="eastAsia"/>
              </w:rPr>
              <w:t>mments</w:t>
            </w:r>
          </w:p>
        </w:tc>
      </w:tr>
      <w:tr w:rsidRPr="001B3DC6" w:rsidR="00EB1321" w:rsidTr="00C06949">
        <w:trPr>
          <w:jc w:val="center"/>
        </w:trPr>
        <w:tc>
          <w:tcPr>
            <w:tcW w:w="1304" w:type="pct"/>
          </w:tcPr>
          <w:p w:rsidRPr="0029173D" w:rsidR="00EB1321" w:rsidP="00591D6B" w:rsidRDefault="00EB1321">
            <w:pPr>
              <w:pStyle w:val="AltB0"/>
            </w:pPr>
            <w:r w:rsidRPr="0029173D">
              <w:rPr>
                <w:rFonts w:hint="eastAsia"/>
              </w:rPr>
              <w:t>C</w:t>
            </w:r>
            <w:r w:rsidRPr="0029173D" w:rsidR="0029173D">
              <w:rPr>
                <w:rFonts w:hint="eastAsia"/>
              </w:rPr>
              <w:t>cS</w:t>
            </w:r>
            <w:r w:rsidRPr="0029173D">
              <w:rPr>
                <w:rFonts w:hint="eastAsia"/>
              </w:rPr>
              <w:t>SID</w:t>
            </w:r>
          </w:p>
        </w:tc>
        <w:tc>
          <w:tcPr>
            <w:tcW w:w="3696" w:type="pct"/>
          </w:tcPr>
          <w:p w:rsidRPr="00EB1321" w:rsidR="00EB1321" w:rsidP="00591D6B" w:rsidRDefault="00EB1321">
            <w:pPr>
              <w:pStyle w:val="AltB0"/>
            </w:pPr>
            <w:r>
              <w:rPr>
                <w:rFonts w:hint="eastAsia"/>
              </w:rPr>
              <w:t>The sub-system id of the train</w:t>
            </w:r>
          </w:p>
        </w:tc>
      </w:tr>
      <w:tr w:rsidRPr="001B3DC6" w:rsidR="00EB1321" w:rsidTr="00C06949">
        <w:trPr>
          <w:jc w:val="center"/>
        </w:trPr>
        <w:tc>
          <w:tcPr>
            <w:tcW w:w="1304" w:type="pct"/>
          </w:tcPr>
          <w:p w:rsidRPr="0029173D" w:rsidR="00EB1321" w:rsidP="00591D6B" w:rsidRDefault="00EB1321">
            <w:pPr>
              <w:pStyle w:val="AltB0"/>
            </w:pPr>
            <w:r w:rsidRPr="0029173D">
              <w:rPr>
                <w:rFonts w:hint="eastAsia"/>
              </w:rPr>
              <w:t>C</w:t>
            </w:r>
            <w:r w:rsidRPr="0029173D" w:rsidR="0029173D">
              <w:rPr>
                <w:rFonts w:hint="eastAsia"/>
              </w:rPr>
              <w:t>c</w:t>
            </w:r>
            <w:r w:rsidRPr="0029173D" w:rsidR="00CC31F4">
              <w:rPr>
                <w:rFonts w:hint="eastAsia"/>
              </w:rPr>
              <w:t>T</w:t>
            </w:r>
            <w:r w:rsidRPr="0029173D">
              <w:rPr>
                <w:rFonts w:hint="eastAsia"/>
              </w:rPr>
              <w:t>rain</w:t>
            </w:r>
            <w:r w:rsidRPr="0029173D" w:rsidR="00CC31F4">
              <w:rPr>
                <w:rFonts w:hint="eastAsia"/>
              </w:rPr>
              <w:t>T</w:t>
            </w:r>
            <w:r w:rsidRPr="0029173D">
              <w:rPr>
                <w:rFonts w:hint="eastAsia"/>
              </w:rPr>
              <w:t>ype</w:t>
            </w:r>
          </w:p>
        </w:tc>
        <w:tc>
          <w:tcPr>
            <w:tcW w:w="3696" w:type="pct"/>
          </w:tcPr>
          <w:p w:rsidRPr="00EB1321" w:rsidR="00EB1321" w:rsidP="00591D6B" w:rsidRDefault="00EB1321">
            <w:pPr>
              <w:pStyle w:val="AltB0"/>
            </w:pPr>
            <w:r>
              <w:t>T</w:t>
            </w:r>
            <w:r w:rsidRPr="00EB1321">
              <w:rPr>
                <w:rFonts w:hint="eastAsia"/>
              </w:rPr>
              <w:t>rain type</w:t>
            </w:r>
          </w:p>
        </w:tc>
      </w:tr>
      <w:tr w:rsidRPr="001B3DC6" w:rsidR="00EB1321" w:rsidTr="00C06949">
        <w:trPr>
          <w:jc w:val="center"/>
        </w:trPr>
        <w:tc>
          <w:tcPr>
            <w:tcW w:w="1304" w:type="pct"/>
          </w:tcPr>
          <w:p w:rsidRPr="0029173D" w:rsidR="00EB1321" w:rsidP="00591D6B" w:rsidRDefault="00EB1321">
            <w:pPr>
              <w:pStyle w:val="AltB0"/>
            </w:pPr>
            <w:r w:rsidRPr="0029173D">
              <w:rPr>
                <w:rFonts w:hint="eastAsia"/>
              </w:rPr>
              <w:t>C</w:t>
            </w:r>
            <w:r w:rsidRPr="0029173D" w:rsidR="0029173D">
              <w:rPr>
                <w:rFonts w:hint="eastAsia"/>
              </w:rPr>
              <w:t>c</w:t>
            </w:r>
            <w:r w:rsidRPr="0029173D">
              <w:rPr>
                <w:rFonts w:hint="eastAsia"/>
              </w:rPr>
              <w:t>I</w:t>
            </w:r>
            <w:r w:rsidRPr="0029173D" w:rsidR="0029173D">
              <w:rPr>
                <w:rFonts w:hint="eastAsia"/>
              </w:rPr>
              <w:t>p</w:t>
            </w:r>
            <w:r w:rsidRPr="0029173D" w:rsidR="00354F88">
              <w:rPr>
                <w:rFonts w:hint="eastAsia"/>
              </w:rPr>
              <w:t>B</w:t>
            </w:r>
            <w:r w:rsidRPr="0029173D">
              <w:rPr>
                <w:rFonts w:hint="eastAsia"/>
              </w:rPr>
              <w:t>lue</w:t>
            </w:r>
          </w:p>
        </w:tc>
        <w:tc>
          <w:tcPr>
            <w:tcW w:w="3696" w:type="pct"/>
          </w:tcPr>
          <w:p w:rsidRPr="00EB1321" w:rsidR="00EB1321" w:rsidP="00591D6B" w:rsidRDefault="00EB1321">
            <w:pPr>
              <w:pStyle w:val="AltB0"/>
            </w:pPr>
            <w:r>
              <w:rPr>
                <w:rFonts w:hint="eastAsia"/>
              </w:rPr>
              <w:t>CC external IP address in the blue network</w:t>
            </w:r>
          </w:p>
        </w:tc>
      </w:tr>
      <w:tr w:rsidRPr="001B3DC6" w:rsidR="00EB1321" w:rsidTr="00C06949">
        <w:trPr>
          <w:jc w:val="center"/>
        </w:trPr>
        <w:tc>
          <w:tcPr>
            <w:tcW w:w="1304" w:type="pct"/>
          </w:tcPr>
          <w:p w:rsidRPr="0029173D" w:rsidR="00EB1321" w:rsidP="00591D6B" w:rsidRDefault="00EB1321">
            <w:pPr>
              <w:pStyle w:val="AltB0"/>
            </w:pPr>
            <w:r w:rsidRPr="0029173D">
              <w:rPr>
                <w:rFonts w:hint="eastAsia"/>
              </w:rPr>
              <w:t>C</w:t>
            </w:r>
            <w:r w:rsidRPr="0029173D" w:rsidR="0029173D">
              <w:rPr>
                <w:rFonts w:hint="eastAsia"/>
              </w:rPr>
              <w:t>c</w:t>
            </w:r>
            <w:r w:rsidRPr="0029173D">
              <w:rPr>
                <w:rFonts w:hint="eastAsia"/>
              </w:rPr>
              <w:t>I</w:t>
            </w:r>
            <w:r w:rsidRPr="0029173D" w:rsidR="0029173D">
              <w:rPr>
                <w:rFonts w:hint="eastAsia"/>
              </w:rPr>
              <w:t>p</w:t>
            </w:r>
            <w:r w:rsidRPr="0029173D" w:rsidR="00354F88">
              <w:rPr>
                <w:rFonts w:hint="eastAsia"/>
              </w:rPr>
              <w:t>R</w:t>
            </w:r>
            <w:r w:rsidRPr="0029173D">
              <w:rPr>
                <w:rFonts w:hint="eastAsia"/>
              </w:rPr>
              <w:t>ed</w:t>
            </w:r>
          </w:p>
        </w:tc>
        <w:tc>
          <w:tcPr>
            <w:tcW w:w="3696" w:type="pct"/>
          </w:tcPr>
          <w:p w:rsidRPr="00EB1321" w:rsidR="00EB1321" w:rsidP="00591D6B" w:rsidRDefault="00EB1321">
            <w:pPr>
              <w:pStyle w:val="AltB0"/>
            </w:pPr>
            <w:r>
              <w:rPr>
                <w:rFonts w:hint="eastAsia"/>
              </w:rPr>
              <w:t>CC external IP address in the red network</w:t>
            </w:r>
          </w:p>
        </w:tc>
      </w:tr>
      <w:tr w:rsidRPr="001B3DC6" w:rsidR="00EB1321" w:rsidTr="00C06949">
        <w:trPr>
          <w:jc w:val="center"/>
        </w:trPr>
        <w:tc>
          <w:tcPr>
            <w:tcW w:w="1304" w:type="pct"/>
          </w:tcPr>
          <w:p w:rsidRPr="0029173D" w:rsidR="00EB1321" w:rsidP="00591D6B" w:rsidRDefault="00EB1321">
            <w:pPr>
              <w:pStyle w:val="AltB0"/>
            </w:pPr>
            <w:r w:rsidRPr="0029173D">
              <w:rPr>
                <w:rFonts w:hint="eastAsia"/>
              </w:rPr>
              <w:t>CCNVI</w:t>
            </w:r>
            <w:r w:rsidRPr="0029173D" w:rsidR="0029173D">
              <w:rPr>
                <w:rFonts w:hint="eastAsia"/>
              </w:rPr>
              <w:t>p</w:t>
            </w:r>
            <w:r w:rsidRPr="0029173D" w:rsidR="00354F88">
              <w:rPr>
                <w:rFonts w:hint="eastAsia"/>
              </w:rPr>
              <w:t>B</w:t>
            </w:r>
            <w:r w:rsidRPr="0029173D">
              <w:rPr>
                <w:rFonts w:hint="eastAsia"/>
              </w:rPr>
              <w:t>lue</w:t>
            </w:r>
          </w:p>
        </w:tc>
        <w:tc>
          <w:tcPr>
            <w:tcW w:w="3696" w:type="pct"/>
          </w:tcPr>
          <w:p w:rsidRPr="00EB1321" w:rsidR="00EB1321" w:rsidP="00591D6B" w:rsidRDefault="00EB1321">
            <w:pPr>
              <w:pStyle w:val="AltB0"/>
            </w:pPr>
            <w:r>
              <w:rPr>
                <w:rFonts w:hint="eastAsia"/>
              </w:rPr>
              <w:t>CCNV's internal IP address in the blue network</w:t>
            </w:r>
          </w:p>
        </w:tc>
      </w:tr>
      <w:tr w:rsidRPr="001B3DC6" w:rsidR="00EB1321" w:rsidTr="00C06949">
        <w:trPr>
          <w:jc w:val="center"/>
        </w:trPr>
        <w:tc>
          <w:tcPr>
            <w:tcW w:w="1304" w:type="pct"/>
          </w:tcPr>
          <w:p w:rsidRPr="0029173D" w:rsidR="00EB1321" w:rsidP="00591D6B" w:rsidRDefault="00EB1321">
            <w:pPr>
              <w:pStyle w:val="AltB0"/>
            </w:pPr>
            <w:r w:rsidRPr="0029173D">
              <w:rPr>
                <w:rFonts w:hint="eastAsia"/>
              </w:rPr>
              <w:t>CCNVI</w:t>
            </w:r>
            <w:r w:rsidRPr="0029173D" w:rsidR="0029173D">
              <w:rPr>
                <w:rFonts w:hint="eastAsia"/>
              </w:rPr>
              <w:t>p</w:t>
            </w:r>
            <w:r w:rsidRPr="0029173D" w:rsidR="00354F88">
              <w:rPr>
                <w:rFonts w:hint="eastAsia"/>
              </w:rPr>
              <w:t>R</w:t>
            </w:r>
            <w:r w:rsidRPr="0029173D">
              <w:rPr>
                <w:rFonts w:hint="eastAsia"/>
              </w:rPr>
              <w:t>ed</w:t>
            </w:r>
          </w:p>
        </w:tc>
        <w:tc>
          <w:tcPr>
            <w:tcW w:w="3696" w:type="pct"/>
          </w:tcPr>
          <w:p w:rsidRPr="00EB1321" w:rsidR="00EB1321" w:rsidP="00591D6B" w:rsidRDefault="00EB1321">
            <w:pPr>
              <w:pStyle w:val="AltB0"/>
            </w:pPr>
            <w:r>
              <w:rPr>
                <w:rFonts w:hint="eastAsia"/>
              </w:rPr>
              <w:t>CCNV's internal IP address in the red network</w:t>
            </w:r>
          </w:p>
        </w:tc>
      </w:tr>
      <w:tr w:rsidRPr="001B3DC6" w:rsidR="00EB1321" w:rsidTr="00C06949">
        <w:trPr>
          <w:jc w:val="center"/>
        </w:trPr>
        <w:tc>
          <w:tcPr>
            <w:tcW w:w="1304" w:type="pct"/>
          </w:tcPr>
          <w:p w:rsidRPr="0029173D" w:rsidR="00EB1321" w:rsidP="00591D6B" w:rsidRDefault="00EB1321">
            <w:pPr>
              <w:pStyle w:val="AltB0"/>
            </w:pPr>
            <w:r w:rsidRPr="0029173D">
              <w:t>VLE_</w:t>
            </w:r>
            <w:r w:rsidRPr="0029173D" w:rsidR="00DE27C8">
              <w:t>RTCtime</w:t>
            </w:r>
          </w:p>
        </w:tc>
        <w:tc>
          <w:tcPr>
            <w:tcW w:w="3696" w:type="pct"/>
          </w:tcPr>
          <w:p w:rsidRPr="00EB1321" w:rsidR="00EB1321" w:rsidP="00591D6B" w:rsidRDefault="00EB1321">
            <w:pPr>
              <w:pStyle w:val="AltB0"/>
            </w:pPr>
            <w:r>
              <w:rPr>
                <w:rFonts w:hint="eastAsia"/>
              </w:rPr>
              <w:t>The RTC timer of VLE board</w:t>
            </w:r>
          </w:p>
        </w:tc>
      </w:tr>
      <w:tr w:rsidRPr="001B3DC6" w:rsidR="007771B9" w:rsidTr="00C06949">
        <w:trPr>
          <w:jc w:val="center"/>
        </w:trPr>
        <w:tc>
          <w:tcPr>
            <w:tcW w:w="1304" w:type="pct"/>
          </w:tcPr>
          <w:p w:rsidRPr="0029173D" w:rsidR="007771B9" w:rsidP="00591D6B" w:rsidRDefault="00532AED">
            <w:pPr>
              <w:pStyle w:val="AltB0"/>
            </w:pPr>
            <w:hyperlink w:history="1" w:anchor="MemLocation">
              <w:r w:rsidRPr="007771B9" w:rsidR="007771B9">
                <w:rPr>
                  <w:rStyle w:val="ac"/>
                </w:rPr>
                <w:t>MemLocation</w:t>
              </w:r>
            </w:hyperlink>
          </w:p>
        </w:tc>
        <w:tc>
          <w:tcPr>
            <w:tcW w:w="3696" w:type="pct"/>
          </w:tcPr>
          <w:p w:rsidR="007771B9" w:rsidP="00591D6B" w:rsidRDefault="007771B9">
            <w:pPr>
              <w:pStyle w:val="AltB0"/>
            </w:pPr>
            <w:r>
              <w:rPr>
                <w:rFonts w:hint="eastAsia"/>
              </w:rPr>
              <w:t>Memorized train location</w:t>
            </w:r>
          </w:p>
        </w:tc>
      </w:tr>
    </w:tbl>
    <w:p w:rsidR="00EB1321" w:rsidP="00C93484" w:rsidRDefault="00EB1321">
      <w:pPr>
        <w:pStyle w:val="Reqtify"/>
      </w:pPr>
    </w:p>
    <w:p w:rsidR="00A210D5" w:rsidP="00C93484" w:rsidRDefault="00A210D5">
      <w:pPr>
        <w:pStyle w:val="Reqtify"/>
      </w:pPr>
    </w:p>
    <w:p w:rsidR="00954A20" w:rsidP="0012674A" w:rsidRDefault="00954A20">
      <w:pPr>
        <w:pStyle w:val="4"/>
      </w:pPr>
      <w:r>
        <w:rPr>
          <w:rFonts w:hint="eastAsia"/>
        </w:rPr>
        <w:t>CCNV-&gt;ATP: Non vital request</w:t>
      </w:r>
    </w:p>
    <w:p w:rsidR="00954A20" w:rsidP="00C93484" w:rsidRDefault="00954A20">
      <w:pPr>
        <w:pStyle w:val="Reqtify"/>
      </w:pPr>
      <w:r>
        <w:rPr>
          <w:rFonts w:hint="eastAsia"/>
        </w:rPr>
        <w:t>对于部分非</w:t>
      </w:r>
      <w:r>
        <w:rPr>
          <w:rFonts w:hint="eastAsia"/>
        </w:rPr>
        <w:t>SIL4</w:t>
      </w:r>
      <w:r>
        <w:rPr>
          <w:rFonts w:hint="eastAsia"/>
        </w:rPr>
        <w:t>级的功能，以及外部信息，由</w:t>
      </w:r>
      <w:r>
        <w:rPr>
          <w:rFonts w:hint="eastAsia"/>
        </w:rPr>
        <w:t>CCNV</w:t>
      </w:r>
      <w:r>
        <w:rPr>
          <w:rFonts w:hint="eastAsia"/>
        </w:rPr>
        <w:t>在每周期处理后传给</w:t>
      </w:r>
      <w:r>
        <w:rPr>
          <w:rFonts w:hint="eastAsia"/>
        </w:rPr>
        <w:t>ATP</w:t>
      </w:r>
      <w:r>
        <w:rPr>
          <w:rFonts w:hint="eastAsia"/>
        </w:rPr>
        <w:t>。这些变量的值并不影响</w:t>
      </w:r>
      <w:r>
        <w:rPr>
          <w:rFonts w:hint="eastAsia"/>
        </w:rPr>
        <w:t>ATP</w:t>
      </w:r>
      <w:r>
        <w:rPr>
          <w:rFonts w:hint="eastAsia"/>
        </w:rPr>
        <w:t>的安全性，因此可作为</w:t>
      </w:r>
      <w:r>
        <w:rPr>
          <w:rFonts w:hint="eastAsia"/>
        </w:rPr>
        <w:t>ATP</w:t>
      </w:r>
      <w:r>
        <w:rPr>
          <w:rFonts w:hint="eastAsia"/>
        </w:rPr>
        <w:t>计算的输入或判断的条件。</w:t>
      </w:r>
    </w:p>
    <w:p w:rsidRPr="00775C55" w:rsidR="00954A20" w:rsidP="00C93484" w:rsidRDefault="00954A20">
      <w:pPr>
        <w:pStyle w:val="Reqtify"/>
      </w:pPr>
      <w:r w:rsidRPr="00775C55">
        <w:rPr>
          <w:rFonts w:hint="eastAsia"/>
        </w:rPr>
        <w:t xml:space="preserve">For some part of </w:t>
      </w:r>
      <w:r w:rsidRPr="00775C55">
        <w:t>function</w:t>
      </w:r>
      <w:r>
        <w:t>s</w:t>
      </w:r>
      <w:r w:rsidRPr="00775C55">
        <w:t xml:space="preserve"> that</w:t>
      </w:r>
      <w:r w:rsidRPr="00775C55">
        <w:rPr>
          <w:rFonts w:hint="eastAsia"/>
        </w:rPr>
        <w:t xml:space="preserve"> </w:t>
      </w:r>
      <w:r>
        <w:rPr>
          <w:rFonts w:hint="eastAsia"/>
        </w:rPr>
        <w:t xml:space="preserve">does </w:t>
      </w:r>
      <w:r w:rsidRPr="00775C55">
        <w:rPr>
          <w:rFonts w:hint="eastAsia"/>
        </w:rPr>
        <w:t xml:space="preserve">not </w:t>
      </w:r>
      <w:r w:rsidRPr="00775C55">
        <w:t>regard</w:t>
      </w:r>
      <w:r w:rsidRPr="00775C55">
        <w:rPr>
          <w:rFonts w:hint="eastAsia"/>
        </w:rPr>
        <w:t xml:space="preserve"> as SIL4</w:t>
      </w:r>
      <w:r>
        <w:rPr>
          <w:rFonts w:hint="eastAsia"/>
        </w:rPr>
        <w:t xml:space="preserve">, CCNV shall handle them and </w:t>
      </w:r>
      <w:r w:rsidRPr="00775C55">
        <w:rPr>
          <w:rFonts w:hint="eastAsia"/>
        </w:rPr>
        <w:t xml:space="preserve">transmit </w:t>
      </w:r>
      <w:r>
        <w:rPr>
          <w:rFonts w:hint="eastAsia"/>
        </w:rPr>
        <w:t xml:space="preserve">the request </w:t>
      </w:r>
      <w:r w:rsidRPr="00775C55">
        <w:rPr>
          <w:rFonts w:hint="eastAsia"/>
        </w:rPr>
        <w:t>to ATP. Th</w:t>
      </w:r>
      <w:r>
        <w:rPr>
          <w:rFonts w:hint="eastAsia"/>
        </w:rPr>
        <w:t>ese</w:t>
      </w:r>
      <w:r w:rsidRPr="00775C55">
        <w:rPr>
          <w:rFonts w:hint="eastAsia"/>
        </w:rPr>
        <w:t xml:space="preserve"> variables will not </w:t>
      </w:r>
      <w:r w:rsidRPr="00775C55">
        <w:t>affect</w:t>
      </w:r>
      <w:r w:rsidRPr="00775C55">
        <w:rPr>
          <w:rFonts w:hint="eastAsia"/>
        </w:rPr>
        <w:t xml:space="preserve"> the safety of ATP, so it can be used as input</w:t>
      </w:r>
      <w:r>
        <w:rPr>
          <w:rFonts w:hint="eastAsia"/>
        </w:rPr>
        <w:t xml:space="preserve"> or </w:t>
      </w:r>
      <w:r w:rsidRPr="00775C55" w:rsidR="002F5731">
        <w:t>judgi</w:t>
      </w:r>
      <w:r w:rsidR="002F5731">
        <w:t>ng</w:t>
      </w:r>
      <w:r>
        <w:rPr>
          <w:rFonts w:hint="eastAsia"/>
        </w:rPr>
        <w:t xml:space="preserve"> criteria for ATP calculation.</w:t>
      </w:r>
    </w:p>
    <w:p w:rsidR="00A210D5" w:rsidP="00C93484" w:rsidRDefault="00A210D5">
      <w:pPr>
        <w:pStyle w:val="Reqtify"/>
      </w:pPr>
    </w:p>
    <w:p w:rsidRPr="00A210D5" w:rsidR="00A210D5" w:rsidP="00C93484" w:rsidRDefault="00A210D5">
      <w:pPr>
        <w:pStyle w:val="Reqtify"/>
      </w:pPr>
    </w:p>
    <w:p w:rsidRPr="00A210D5" w:rsidR="00A210D5" w:rsidP="00A210D5" w:rsidRDefault="00A210D5">
      <w:pPr>
        <w:pStyle w:val="ReqtifyAltR"/>
      </w:pPr>
      <w:r w:rsidRPr="00A210D5">
        <w:t>[iTC_CC_ATP-SwRS-</w:t>
      </w:r>
      <w:r w:rsidRPr="00A210D5">
        <w:rPr>
          <w:rFonts w:hint="eastAsia"/>
        </w:rPr>
        <w:t>0473</w:t>
      </w:r>
      <w:r w:rsidRPr="00A210D5">
        <w:t>]</w:t>
      </w:r>
    </w:p>
    <w:p w:rsidRPr="00A210D5" w:rsidR="00A210D5" w:rsidP="00C93484" w:rsidRDefault="00840F21">
      <w:pPr>
        <w:pStyle w:val="Reqtify"/>
      </w:pPr>
      <w:bookmarkStart w:name="NonVitalRequest" w:id="448"/>
      <w:r w:rsidRPr="00A044E9">
        <w:rPr>
          <w:rStyle w:val="aff2"/>
        </w:rPr>
        <w:t>NonVitalRequest</w:t>
      </w:r>
      <w:bookmarkEnd w:id="448"/>
      <w:r w:rsidRPr="00A210D5" w:rsidR="00A210D5">
        <w:rPr>
          <w:rFonts w:hint="eastAsia"/>
        </w:rPr>
        <w:t>，</w:t>
      </w:r>
      <w:r w:rsidRPr="00A210D5" w:rsidR="00A210D5">
        <w:rPr>
          <w:rFonts w:hint="eastAsia"/>
        </w:rPr>
        <w:t>ATP</w:t>
      </w:r>
      <w:r w:rsidRPr="00A210D5" w:rsidR="00A210D5">
        <w:rPr>
          <w:rFonts w:hint="eastAsia"/>
        </w:rPr>
        <w:t>软件每周期查询是否有来自</w:t>
      </w:r>
      <w:r w:rsidRPr="00A210D5" w:rsidR="00A210D5">
        <w:rPr>
          <w:rFonts w:hint="eastAsia"/>
        </w:rPr>
        <w:t>CCNV</w:t>
      </w:r>
      <w:r w:rsidRPr="00A210D5" w:rsidR="00A210D5">
        <w:rPr>
          <w:rFonts w:hint="eastAsia"/>
        </w:rPr>
        <w:t>的非安全消息：</w:t>
      </w:r>
    </w:p>
    <w:p w:rsidRPr="00A210D5" w:rsidR="00A210D5" w:rsidP="00FA0FBB" w:rsidRDefault="00A210D5">
      <w:pPr>
        <w:pStyle w:val="AltX"/>
      </w:pPr>
      <w:r w:rsidRPr="00A210D5">
        <w:rPr>
          <w:rFonts w:hint="eastAsia"/>
        </w:rPr>
        <w:t>如果没有</w:t>
      </w:r>
      <w:r w:rsidRPr="00A210D5">
        <w:rPr>
          <w:rFonts w:hint="eastAsia"/>
        </w:rPr>
        <w:t>CCNV</w:t>
      </w:r>
      <w:r w:rsidRPr="00A210D5">
        <w:rPr>
          <w:rFonts w:hint="eastAsia"/>
        </w:rPr>
        <w:t>消息，则认为本周期未收到该消息；</w:t>
      </w:r>
    </w:p>
    <w:p w:rsidRPr="00A210D5" w:rsidR="00A210D5" w:rsidP="00FA0FBB" w:rsidRDefault="00A210D5">
      <w:pPr>
        <w:pStyle w:val="AltX"/>
      </w:pPr>
      <w:r w:rsidRPr="00A210D5">
        <w:rPr>
          <w:rFonts w:hint="eastAsia"/>
        </w:rPr>
        <w:t>如果收到</w:t>
      </w:r>
      <w:r w:rsidRPr="00A210D5">
        <w:rPr>
          <w:rFonts w:hint="eastAsia"/>
        </w:rPr>
        <w:t>CCNV</w:t>
      </w:r>
      <w:r w:rsidRPr="00A210D5">
        <w:rPr>
          <w:rFonts w:hint="eastAsia"/>
        </w:rPr>
        <w:t>消息，则按照</w:t>
      </w:r>
      <w:r w:rsidRPr="00A210D5">
        <w:fldChar w:fldCharType="begin"/>
      </w:r>
      <w:r w:rsidRPr="00A210D5">
        <w:instrText xml:space="preserve"> </w:instrText>
      </w:r>
      <w:r w:rsidRPr="00A210D5">
        <w:rPr>
          <w:rFonts w:hint="eastAsia"/>
        </w:rPr>
        <w:instrText>REF _Ref277776148 \w \h</w:instrText>
      </w:r>
      <w:r w:rsidRPr="00A210D5">
        <w:instrText xml:space="preserve"> </w:instrText>
      </w:r>
      <w:r w:rsidRPr="00A210D5">
        <w:fldChar w:fldCharType="separate"/>
      </w:r>
      <w:r w:rsidR="00DE178B">
        <w:t>[REF5]</w:t>
      </w:r>
      <w:r w:rsidRPr="00A210D5">
        <w:fldChar w:fldCharType="end"/>
      </w:r>
      <w:r w:rsidRPr="00A210D5">
        <w:rPr>
          <w:rFonts w:hint="eastAsia"/>
        </w:rPr>
        <w:t>定义进行</w:t>
      </w:r>
      <w:r w:rsidRPr="00A210D5">
        <w:rPr>
          <w:rFonts w:hint="eastAsia"/>
        </w:rPr>
        <w:t>CRC</w:t>
      </w:r>
      <w:r w:rsidRPr="00A210D5">
        <w:rPr>
          <w:rFonts w:hint="eastAsia"/>
        </w:rPr>
        <w:t>校验：</w:t>
      </w:r>
    </w:p>
    <w:p w:rsidRPr="00A210D5" w:rsidR="00A210D5" w:rsidP="00A210D5" w:rsidRDefault="00A210D5">
      <w:pPr>
        <w:pStyle w:val="AltZ"/>
      </w:pPr>
      <w:r w:rsidRPr="00A210D5">
        <w:rPr>
          <w:rFonts w:hint="eastAsia"/>
        </w:rPr>
        <w:t>如果</w:t>
      </w:r>
      <w:r w:rsidRPr="00A210D5">
        <w:rPr>
          <w:rFonts w:hint="eastAsia"/>
        </w:rPr>
        <w:t>CRC</w:t>
      </w:r>
      <w:r w:rsidRPr="00A210D5">
        <w:rPr>
          <w:rFonts w:hint="eastAsia"/>
        </w:rPr>
        <w:t>校验正确，则生成如</w:t>
      </w:r>
      <w:r w:rsidR="00B745DB">
        <w:fldChar w:fldCharType="begin"/>
      </w:r>
      <w:r w:rsidR="00B745DB">
        <w:instrText xml:space="preserve"> REF _Ref277777185 \h </w:instrText>
      </w:r>
      <w:r w:rsidR="00B745DB">
        <w:fldChar w:fldCharType="separate"/>
      </w:r>
      <w:r w:rsidRPr="00F40CCD" w:rsidR="00DE178B">
        <w:t xml:space="preserve">Table </w:t>
      </w:r>
      <w:r w:rsidR="00DE178B">
        <w:rPr>
          <w:noProof/>
        </w:rPr>
        <w:t>4</w:t>
      </w:r>
      <w:r w:rsidR="00DE178B">
        <w:noBreakHyphen/>
      </w:r>
      <w:r w:rsidR="00DE178B">
        <w:rPr>
          <w:noProof/>
        </w:rPr>
        <w:t>8</w:t>
      </w:r>
      <w:r w:rsidR="00B745DB">
        <w:fldChar w:fldCharType="end"/>
      </w:r>
      <w:r w:rsidRPr="00A210D5">
        <w:rPr>
          <w:rFonts w:hint="eastAsia"/>
        </w:rPr>
        <w:t>结构的全局变量；</w:t>
      </w:r>
    </w:p>
    <w:p w:rsidRPr="00A210D5" w:rsidR="00A210D5" w:rsidP="00A210D5" w:rsidRDefault="00A210D5">
      <w:pPr>
        <w:pStyle w:val="AltZ"/>
      </w:pPr>
      <w:r w:rsidRPr="00A210D5">
        <w:rPr>
          <w:rFonts w:hint="eastAsia"/>
        </w:rPr>
        <w:lastRenderedPageBreak/>
        <w:t>如果</w:t>
      </w:r>
      <w:r w:rsidRPr="00A210D5">
        <w:rPr>
          <w:rFonts w:hint="eastAsia"/>
        </w:rPr>
        <w:t>CRC</w:t>
      </w:r>
      <w:r w:rsidRPr="00A210D5">
        <w:rPr>
          <w:rFonts w:hint="eastAsia"/>
        </w:rPr>
        <w:t>校验错误，则认为本周期未收到该消息。</w:t>
      </w:r>
    </w:p>
    <w:p w:rsidRPr="00A210D5" w:rsidR="00A210D5" w:rsidP="00C93484" w:rsidRDefault="00A210D5">
      <w:pPr>
        <w:pStyle w:val="Reqtify"/>
      </w:pPr>
    </w:p>
    <w:p w:rsidRPr="00A210D5" w:rsidR="00A210D5" w:rsidP="00C93484" w:rsidRDefault="00A210D5">
      <w:pPr>
        <w:pStyle w:val="Reqtify"/>
      </w:pPr>
      <w:r w:rsidRPr="00A210D5">
        <w:rPr>
          <w:rFonts w:hint="eastAsia"/>
        </w:rPr>
        <w:t xml:space="preserve">Every cycle, ATP software queries whether there are non-vital message transmitted from CCNV, and ATP shall receive and store them into </w:t>
      </w:r>
      <w:hyperlink w:history="1" w:anchor="NonVitalRequest">
        <w:r w:rsidR="00840F21">
          <w:rPr>
            <w:rStyle w:val="ac"/>
          </w:rPr>
          <w:t>NonVitalRequest</w:t>
        </w:r>
      </w:hyperlink>
      <w:r w:rsidRPr="00A210D5">
        <w:rPr>
          <w:rFonts w:hint="eastAsia"/>
        </w:rPr>
        <w:t>:</w:t>
      </w:r>
    </w:p>
    <w:p w:rsidRPr="00A210D5" w:rsidR="00A210D5" w:rsidP="00FA0FBB" w:rsidRDefault="00A210D5">
      <w:pPr>
        <w:pStyle w:val="AltX"/>
      </w:pPr>
      <w:r w:rsidRPr="00A210D5">
        <w:rPr>
          <w:rFonts w:hint="eastAsia"/>
        </w:rPr>
        <w:t>If there is no non-vital message from CCNV, then do nothing;</w:t>
      </w:r>
    </w:p>
    <w:p w:rsidRPr="00A210D5" w:rsidR="00A210D5" w:rsidP="00FA0FBB" w:rsidRDefault="00A210D5">
      <w:pPr>
        <w:pStyle w:val="AltX"/>
      </w:pPr>
      <w:r w:rsidRPr="00A210D5">
        <w:rPr>
          <w:rFonts w:hint="eastAsia"/>
        </w:rPr>
        <w:t xml:space="preserve">Otherwise, ATP shall check the CRC according to </w:t>
      </w:r>
      <w:r w:rsidRPr="00A210D5">
        <w:fldChar w:fldCharType="begin"/>
      </w:r>
      <w:r w:rsidRPr="00A210D5">
        <w:instrText xml:space="preserve"> </w:instrText>
      </w:r>
      <w:r w:rsidRPr="00A210D5">
        <w:rPr>
          <w:rFonts w:hint="eastAsia"/>
        </w:rPr>
        <w:instrText>REF _Ref277776148 \w \h</w:instrText>
      </w:r>
      <w:r w:rsidRPr="00A210D5">
        <w:instrText xml:space="preserve"> </w:instrText>
      </w:r>
      <w:r w:rsidRPr="00A210D5">
        <w:fldChar w:fldCharType="separate"/>
      </w:r>
      <w:r w:rsidR="00DE178B">
        <w:t>[REF5]</w:t>
      </w:r>
      <w:r w:rsidRPr="00A210D5">
        <w:fldChar w:fldCharType="end"/>
      </w:r>
      <w:r w:rsidRPr="00A210D5">
        <w:rPr>
          <w:rFonts w:hint="eastAsia"/>
        </w:rPr>
        <w:t>:</w:t>
      </w:r>
    </w:p>
    <w:p w:rsidRPr="00A210D5" w:rsidR="00A210D5" w:rsidP="00A210D5" w:rsidRDefault="00A210D5">
      <w:pPr>
        <w:pStyle w:val="AltZ"/>
      </w:pPr>
      <w:r w:rsidRPr="00A210D5">
        <w:rPr>
          <w:rFonts w:hint="eastAsia"/>
        </w:rPr>
        <w:t>If the CRC is correct, then ATP generate the structure of global variable such as</w:t>
      </w:r>
      <w:r w:rsidR="00686ECA">
        <w:rPr>
          <w:rFonts w:hint="eastAsia"/>
        </w:rPr>
        <w:t xml:space="preserve"> </w:t>
      </w:r>
      <w:r w:rsidRPr="00686ECA" w:rsidR="00686ECA">
        <w:fldChar w:fldCharType="begin"/>
      </w:r>
      <w:r w:rsidRPr="00686ECA" w:rsidR="00686ECA">
        <w:instrText xml:space="preserve"> REF _Ref277777185 \h </w:instrText>
      </w:r>
      <w:r w:rsidRPr="00686ECA" w:rsidR="00686ECA">
        <w:fldChar w:fldCharType="separate"/>
      </w:r>
      <w:r w:rsidRPr="00F40CCD" w:rsidR="00DE178B">
        <w:t xml:space="preserve">Table </w:t>
      </w:r>
      <w:r w:rsidR="00DE178B">
        <w:rPr>
          <w:noProof/>
        </w:rPr>
        <w:t>4</w:t>
      </w:r>
      <w:r w:rsidR="00DE178B">
        <w:noBreakHyphen/>
      </w:r>
      <w:r w:rsidR="00DE178B">
        <w:rPr>
          <w:noProof/>
        </w:rPr>
        <w:t>8</w:t>
      </w:r>
      <w:r w:rsidRPr="00686ECA" w:rsidR="00686ECA">
        <w:fldChar w:fldCharType="end"/>
      </w:r>
      <w:r w:rsidRPr="00A210D5">
        <w:rPr>
          <w:rFonts w:hint="eastAsia"/>
        </w:rPr>
        <w:t>;</w:t>
      </w:r>
    </w:p>
    <w:p w:rsidRPr="00A210D5" w:rsidR="00A210D5" w:rsidP="00A210D5" w:rsidRDefault="00A210D5">
      <w:pPr>
        <w:pStyle w:val="AltZ"/>
      </w:pPr>
      <w:r w:rsidRPr="00A210D5">
        <w:rPr>
          <w:rFonts w:hint="eastAsia"/>
        </w:rPr>
        <w:t>Otherwise, ATP shall discard this message.</w:t>
      </w:r>
    </w:p>
    <w:p w:rsidRPr="00A210D5" w:rsidR="00A210D5" w:rsidP="00C93484" w:rsidRDefault="00A210D5">
      <w:pPr>
        <w:pStyle w:val="Reqtify"/>
      </w:pPr>
    </w:p>
    <w:p w:rsidRPr="00A210D5" w:rsidR="00A210D5" w:rsidP="000C0D62" w:rsidRDefault="00A210D5">
      <w:pPr>
        <w:pStyle w:val="ReqtifyAltQ"/>
      </w:pPr>
      <w:r w:rsidRPr="00A210D5">
        <w:t>#Category=Functional</w:t>
      </w:r>
    </w:p>
    <w:p w:rsidRPr="00A210D5" w:rsidR="00A210D5" w:rsidP="000C0D62" w:rsidRDefault="00A210D5">
      <w:pPr>
        <w:pStyle w:val="ReqtifyAltQ"/>
      </w:pPr>
      <w:r w:rsidRPr="00A210D5">
        <w:t>#Contribution=SIL</w:t>
      </w:r>
      <w:r w:rsidR="00500FA8">
        <w:rPr>
          <w:rFonts w:hint="eastAsia"/>
        </w:rPr>
        <w:t>0</w:t>
      </w:r>
    </w:p>
    <w:p w:rsidR="009328EA" w:rsidP="000C0D62" w:rsidRDefault="00A210D5">
      <w:pPr>
        <w:pStyle w:val="ReqtifyAltQ"/>
        <w:rPr>
          <w:ins w:author="常鸣" w:date="2014-07-03T14:27:00Z" w:id="449"/>
        </w:rPr>
      </w:pPr>
      <w:del w:author="常鸣" w:date="2014-07-03T14:27:00Z" w:id="450">
        <w:r w:rsidRPr="00A210D5" w:rsidDel="009328EA">
          <w:delText>#S</w:delText>
        </w:r>
      </w:del>
      <w:ins w:author="常鸣" w:date="2014-07-03T14:27:00Z" w:id="451">
        <w:r w:rsidR="009328EA">
          <w:t>#Allocation=ATP Software</w:t>
        </w:r>
      </w:ins>
    </w:p>
    <w:p w:rsidRPr="00A210D5" w:rsidR="00A210D5" w:rsidP="000C0D62" w:rsidRDefault="009328EA">
      <w:pPr>
        <w:pStyle w:val="ReqtifyAltQ"/>
      </w:pPr>
      <w:ins w:author="常鸣" w:date="2014-07-03T14:27:00Z" w:id="452">
        <w:r>
          <w:t>#S</w:t>
        </w:r>
      </w:ins>
      <w:r w:rsidRPr="00A210D5" w:rsidR="00A210D5">
        <w:t>ource= [iTC_CC-SyAD-0</w:t>
      </w:r>
      <w:r w:rsidR="00500FA8">
        <w:rPr>
          <w:rFonts w:hint="eastAsia"/>
        </w:rPr>
        <w:t>06</w:t>
      </w:r>
      <w:r w:rsidR="00510F04">
        <w:rPr>
          <w:rFonts w:hint="eastAsia"/>
        </w:rPr>
        <w:t>8</w:t>
      </w:r>
      <w:r w:rsidRPr="00A210D5" w:rsidR="00A210D5">
        <w:t>]</w:t>
      </w:r>
      <w:r w:rsidRPr="00A210D5" w:rsidR="00A210D5">
        <w:rPr>
          <w:rFonts w:hint="eastAsia"/>
        </w:rPr>
        <w:t>,</w:t>
      </w:r>
      <w:r w:rsidRPr="00A210D5" w:rsidR="00A210D5">
        <w:t xml:space="preserve"> [iTC_CC_VLE-2-DVCOM-2-SyID-0035]</w:t>
      </w:r>
    </w:p>
    <w:p w:rsidRPr="00A210D5" w:rsidR="00A210D5" w:rsidP="000C0D62" w:rsidRDefault="00A210D5">
      <w:pPr>
        <w:pStyle w:val="ReqtifyAltQ"/>
      </w:pPr>
      <w:r w:rsidRPr="00A210D5">
        <w:t>[End]</w:t>
      </w:r>
    </w:p>
    <w:p w:rsidR="00954A20" w:rsidP="00C93484" w:rsidRDefault="00954A20">
      <w:pPr>
        <w:pStyle w:val="Reqtify"/>
      </w:pPr>
    </w:p>
    <w:p w:rsidRPr="00F40CCD" w:rsidR="00686ECA" w:rsidP="00954A20" w:rsidRDefault="00954A20">
      <w:pPr>
        <w:pStyle w:val="affc"/>
      </w:pPr>
      <w:bookmarkStart w:name="_Ref277777185" w:id="453"/>
      <w:bookmarkStart w:name="_Toc349031216" w:id="454"/>
      <w:bookmarkStart w:name="_Toc347567329" w:id="455"/>
      <w:bookmarkStart w:name="_Toc345689799" w:id="456"/>
      <w:bookmarkStart w:name="_Toc376183043" w:id="457"/>
      <w:bookmarkStart w:name="_Toc392230016" w:id="458"/>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8</w:t>
      </w:r>
      <w:r w:rsidR="00FA0FBB">
        <w:fldChar w:fldCharType="end"/>
      </w:r>
      <w:bookmarkEnd w:id="453"/>
      <w:r w:rsidRPr="00F40CCD">
        <w:rPr>
          <w:rFonts w:hint="eastAsia"/>
        </w:rPr>
        <w:t xml:space="preserve"> ATP inputs from CCNV</w:t>
      </w:r>
      <w:bookmarkEnd w:id="454"/>
      <w:bookmarkEnd w:id="455"/>
      <w:bookmarkEnd w:id="456"/>
      <w:bookmarkEnd w:id="457"/>
      <w:bookmarkEnd w:id="458"/>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Look w:val="01E0" w:firstRow="1" w:lastRow="1" w:firstColumn="1" w:lastColumn="1" w:noHBand="0" w:noVBand="0"/>
      </w:tblPr>
      <w:tblGrid>
        <w:gridCol w:w="376"/>
        <w:gridCol w:w="3844"/>
        <w:gridCol w:w="5066"/>
      </w:tblGrid>
      <w:tr w:rsidRPr="001B3DC6" w:rsidR="00954A20" w:rsidTr="002C08DB">
        <w:trPr>
          <w:jc w:val="center"/>
        </w:trPr>
        <w:tc>
          <w:tcPr>
            <w:tcW w:w="2272" w:type="pct"/>
            <w:gridSpan w:val="2"/>
            <w:tcBorders>
              <w:top w:val="single" w:color="auto" w:sz="12" w:space="0"/>
              <w:left w:val="nil"/>
              <w:bottom w:val="single" w:color="auto" w:sz="12" w:space="0"/>
              <w:right w:val="nil"/>
            </w:tcBorders>
            <w:shd w:val="clear" w:color="auto" w:fill="E0E0E0"/>
          </w:tcPr>
          <w:p w:rsidRPr="00EB1321" w:rsidR="00954A20" w:rsidP="00FA0FBB" w:rsidRDefault="00954A20">
            <w:pPr>
              <w:pStyle w:val="af6"/>
            </w:pPr>
            <w:r w:rsidRPr="009E2F46">
              <w:rPr>
                <w:rFonts w:hint="eastAsia"/>
              </w:rPr>
              <w:t>ID</w:t>
            </w:r>
          </w:p>
        </w:tc>
        <w:tc>
          <w:tcPr>
            <w:tcW w:w="2728" w:type="pct"/>
            <w:tcBorders>
              <w:top w:val="single" w:color="auto" w:sz="12" w:space="0"/>
              <w:left w:val="nil"/>
              <w:bottom w:val="single" w:color="auto" w:sz="12" w:space="0"/>
              <w:right w:val="nil"/>
            </w:tcBorders>
            <w:shd w:val="clear" w:color="auto" w:fill="E0E0E0"/>
            <w:vAlign w:val="center"/>
          </w:tcPr>
          <w:p w:rsidRPr="00EB1321" w:rsidR="00954A20" w:rsidP="00FA0FBB" w:rsidRDefault="00954A20">
            <w:pPr>
              <w:pStyle w:val="af6"/>
            </w:pPr>
            <w:r w:rsidRPr="009E2F46">
              <w:rPr>
                <w:rFonts w:hint="eastAsia"/>
              </w:rPr>
              <w:t>C</w:t>
            </w:r>
            <w:r w:rsidRPr="00EB1321">
              <w:t>o</w:t>
            </w:r>
            <w:r w:rsidRPr="00EB1321">
              <w:rPr>
                <w:rFonts w:hint="eastAsia"/>
              </w:rPr>
              <w:t>mments</w:t>
            </w:r>
          </w:p>
        </w:tc>
      </w:tr>
      <w:tr w:rsidRPr="001B3DC6" w:rsidR="00663DCF" w:rsidTr="002C08DB">
        <w:trPr>
          <w:jc w:val="center"/>
        </w:trPr>
        <w:tc>
          <w:tcPr>
            <w:tcW w:w="2272" w:type="pct"/>
            <w:gridSpan w:val="2"/>
            <w:tcBorders>
              <w:top w:val="single" w:color="auto" w:sz="4" w:space="0"/>
              <w:left w:val="nil"/>
              <w:bottom w:val="single" w:color="auto" w:sz="4" w:space="0"/>
              <w:right w:val="nil"/>
            </w:tcBorders>
          </w:tcPr>
          <w:p w:rsidRPr="0029173D" w:rsidR="00663DCF" w:rsidP="00591D6B" w:rsidRDefault="0029173D">
            <w:pPr>
              <w:pStyle w:val="AltB0"/>
            </w:pPr>
            <w:r>
              <w:rPr>
                <w:rFonts w:hint="eastAsia"/>
              </w:rPr>
              <w:t>.</w:t>
            </w:r>
            <w:r w:rsidRPr="0029173D" w:rsidR="00354F88">
              <w:rPr>
                <w:rFonts w:hint="eastAsia"/>
              </w:rPr>
              <w:t>S</w:t>
            </w:r>
            <w:r w:rsidRPr="0029173D" w:rsidR="00663DCF">
              <w:t>elected</w:t>
            </w:r>
            <w:r w:rsidRPr="0029173D" w:rsidR="00354F88">
              <w:rPr>
                <w:rFonts w:hint="eastAsia"/>
              </w:rPr>
              <w:t>F</w:t>
            </w:r>
            <w:r w:rsidRPr="0029173D" w:rsidR="00663DCF">
              <w:t>ront</w:t>
            </w:r>
            <w:r w:rsidRPr="0029173D" w:rsidR="00354F88">
              <w:rPr>
                <w:rFonts w:hint="eastAsia"/>
              </w:rPr>
              <w:t>E</w:t>
            </w:r>
            <w:r w:rsidRPr="0029173D" w:rsidR="00663DCF">
              <w:t>nd</w:t>
            </w:r>
          </w:p>
        </w:tc>
        <w:tc>
          <w:tcPr>
            <w:tcW w:w="2728" w:type="pct"/>
            <w:tcBorders>
              <w:left w:val="nil"/>
              <w:right w:val="nil"/>
            </w:tcBorders>
          </w:tcPr>
          <w:p w:rsidRPr="00EB1321" w:rsidR="00663DCF" w:rsidP="00591D6B" w:rsidRDefault="00663DCF">
            <w:pPr>
              <w:pStyle w:val="AltB0"/>
            </w:pPr>
            <w:r w:rsidRPr="00686ECA">
              <w:t>CCNV selected active train front</w:t>
            </w:r>
          </w:p>
        </w:tc>
      </w:tr>
      <w:tr w:rsidRPr="001B3DC6" w:rsidR="00663DCF" w:rsidTr="002C08DB">
        <w:trPr>
          <w:jc w:val="center"/>
        </w:trPr>
        <w:tc>
          <w:tcPr>
            <w:tcW w:w="2272" w:type="pct"/>
            <w:gridSpan w:val="2"/>
            <w:tcBorders>
              <w:top w:val="single" w:color="auto" w:sz="4" w:space="0"/>
              <w:left w:val="nil"/>
              <w:bottom w:val="single" w:color="auto" w:sz="4" w:space="0"/>
              <w:right w:val="nil"/>
            </w:tcBorders>
          </w:tcPr>
          <w:p w:rsidRPr="0029173D" w:rsidR="00663DCF" w:rsidP="00591D6B" w:rsidRDefault="0029173D">
            <w:pPr>
              <w:pStyle w:val="AltB0"/>
            </w:pPr>
            <w:r>
              <w:rPr>
                <w:rFonts w:hint="eastAsia"/>
              </w:rPr>
              <w:t>.</w:t>
            </w:r>
            <w:r w:rsidRPr="0029173D" w:rsidR="00354F88">
              <w:rPr>
                <w:rFonts w:hint="eastAsia"/>
              </w:rPr>
              <w:t>O</w:t>
            </w:r>
            <w:r w:rsidRPr="0029173D" w:rsidR="00663DCF">
              <w:t>dometer</w:t>
            </w:r>
            <w:r w:rsidRPr="0029173D" w:rsidR="00354F88">
              <w:rPr>
                <w:rFonts w:hint="eastAsia"/>
              </w:rPr>
              <w:t>R</w:t>
            </w:r>
            <w:r w:rsidRPr="0029173D" w:rsidR="00663DCF">
              <w:t>ef1</w:t>
            </w:r>
            <w:r w:rsidRPr="0029173D" w:rsidR="00354F88">
              <w:rPr>
                <w:rFonts w:hint="eastAsia"/>
              </w:rPr>
              <w:t>S</w:t>
            </w:r>
            <w:r w:rsidRPr="0029173D" w:rsidR="00663DCF">
              <w:t>peed</w:t>
            </w:r>
            <w:r w:rsidRPr="0029173D" w:rsidR="00354F88">
              <w:rPr>
                <w:rFonts w:hint="eastAsia"/>
              </w:rPr>
              <w:t>U</w:t>
            </w:r>
            <w:r w:rsidRPr="0029173D" w:rsidR="00663DCF">
              <w:t>nder</w:t>
            </w:r>
            <w:r w:rsidRPr="0029173D" w:rsidR="00354F88">
              <w:rPr>
                <w:rFonts w:hint="eastAsia"/>
              </w:rPr>
              <w:t>T</w:t>
            </w:r>
            <w:r w:rsidRPr="0029173D" w:rsidR="00663DCF">
              <w:t>hreshold</w:t>
            </w:r>
          </w:p>
        </w:tc>
        <w:tc>
          <w:tcPr>
            <w:tcW w:w="2728" w:type="pct"/>
            <w:tcBorders>
              <w:left w:val="nil"/>
              <w:right w:val="nil"/>
            </w:tcBorders>
          </w:tcPr>
          <w:p w:rsidRPr="00E54387" w:rsidR="00663DCF" w:rsidP="00591D6B" w:rsidRDefault="00663DCF">
            <w:pPr>
              <w:pStyle w:val="AltB0"/>
            </w:pPr>
            <w:r w:rsidRPr="00E54387">
              <w:t>Reference speed 1 determines train stop</w:t>
            </w:r>
          </w:p>
        </w:tc>
      </w:tr>
      <w:tr w:rsidRPr="001B3DC6" w:rsidR="00663DCF" w:rsidTr="002C08DB">
        <w:trPr>
          <w:jc w:val="center"/>
        </w:trPr>
        <w:tc>
          <w:tcPr>
            <w:tcW w:w="2272" w:type="pct"/>
            <w:gridSpan w:val="2"/>
            <w:tcBorders>
              <w:top w:val="single" w:color="auto" w:sz="4" w:space="0"/>
              <w:left w:val="nil"/>
              <w:bottom w:val="single" w:color="auto" w:sz="4" w:space="0"/>
              <w:right w:val="nil"/>
            </w:tcBorders>
          </w:tcPr>
          <w:p w:rsidRPr="0029173D" w:rsidR="00663DCF" w:rsidP="00591D6B" w:rsidRDefault="0029173D">
            <w:pPr>
              <w:pStyle w:val="AltB0"/>
            </w:pPr>
            <w:r>
              <w:rPr>
                <w:rFonts w:hint="eastAsia"/>
              </w:rPr>
              <w:t>.</w:t>
            </w:r>
            <w:r w:rsidRPr="0029173D" w:rsidR="00354F88">
              <w:rPr>
                <w:rFonts w:hint="eastAsia"/>
              </w:rPr>
              <w:t>O</w:t>
            </w:r>
            <w:r w:rsidRPr="0029173D" w:rsidR="00663DCF">
              <w:t>dometer</w:t>
            </w:r>
            <w:r w:rsidRPr="0029173D" w:rsidR="00354F88">
              <w:rPr>
                <w:rFonts w:hint="eastAsia"/>
              </w:rPr>
              <w:t>R</w:t>
            </w:r>
            <w:r w:rsidRPr="0029173D" w:rsidR="00663DCF">
              <w:t>ef1</w:t>
            </w:r>
            <w:r w:rsidRPr="0029173D" w:rsidR="00354F88">
              <w:rPr>
                <w:rFonts w:hint="eastAsia"/>
              </w:rPr>
              <w:t>A</w:t>
            </w:r>
            <w:r w:rsidRPr="0029173D" w:rsidR="00663DCF">
              <w:t>vailable</w:t>
            </w:r>
          </w:p>
        </w:tc>
        <w:tc>
          <w:tcPr>
            <w:tcW w:w="2728" w:type="pct"/>
            <w:tcBorders>
              <w:left w:val="nil"/>
              <w:right w:val="nil"/>
            </w:tcBorders>
          </w:tcPr>
          <w:p w:rsidRPr="00AF2359" w:rsidR="00663DCF" w:rsidP="00591D6B" w:rsidRDefault="00663DCF">
            <w:pPr>
              <w:pStyle w:val="AltB0"/>
            </w:pPr>
            <w:r w:rsidRPr="00AF2359">
              <w:t>Reference speed 1 available</w:t>
            </w:r>
          </w:p>
        </w:tc>
      </w:tr>
      <w:tr w:rsidRPr="001B3DC6" w:rsidR="00663DCF" w:rsidTr="002C08DB">
        <w:trPr>
          <w:jc w:val="center"/>
        </w:trPr>
        <w:tc>
          <w:tcPr>
            <w:tcW w:w="2272" w:type="pct"/>
            <w:gridSpan w:val="2"/>
            <w:tcBorders>
              <w:top w:val="single" w:color="auto" w:sz="4" w:space="0"/>
              <w:left w:val="nil"/>
              <w:bottom w:val="single" w:color="auto" w:sz="4" w:space="0"/>
              <w:right w:val="nil"/>
            </w:tcBorders>
          </w:tcPr>
          <w:p w:rsidRPr="0029173D" w:rsidR="00663DCF" w:rsidP="00591D6B" w:rsidRDefault="0029173D">
            <w:pPr>
              <w:pStyle w:val="AltB0"/>
            </w:pPr>
            <w:r>
              <w:rPr>
                <w:rFonts w:hint="eastAsia"/>
              </w:rPr>
              <w:t>.</w:t>
            </w:r>
            <w:r w:rsidRPr="0029173D" w:rsidR="00354F88">
              <w:rPr>
                <w:rFonts w:hint="eastAsia"/>
              </w:rPr>
              <w:t>O</w:t>
            </w:r>
            <w:r w:rsidRPr="0029173D" w:rsidR="00663DCF">
              <w:t>dometer</w:t>
            </w:r>
            <w:r w:rsidRPr="0029173D" w:rsidR="00354F88">
              <w:rPr>
                <w:rFonts w:hint="eastAsia"/>
              </w:rPr>
              <w:t>R</w:t>
            </w:r>
            <w:r w:rsidRPr="0029173D" w:rsidR="00663DCF">
              <w:t>ef2</w:t>
            </w:r>
            <w:r w:rsidRPr="0029173D" w:rsidR="00354F88">
              <w:rPr>
                <w:rFonts w:hint="eastAsia"/>
              </w:rPr>
              <w:t>S</w:t>
            </w:r>
            <w:r w:rsidRPr="0029173D" w:rsidR="00663DCF">
              <w:t>peed</w:t>
            </w:r>
            <w:r w:rsidRPr="0029173D" w:rsidR="00354F88">
              <w:rPr>
                <w:rFonts w:hint="eastAsia"/>
              </w:rPr>
              <w:t>U</w:t>
            </w:r>
            <w:r w:rsidRPr="0029173D" w:rsidR="00663DCF">
              <w:t>nder</w:t>
            </w:r>
            <w:r w:rsidRPr="0029173D" w:rsidR="00354F88">
              <w:rPr>
                <w:rFonts w:hint="eastAsia"/>
              </w:rPr>
              <w:t>T</w:t>
            </w:r>
            <w:r w:rsidRPr="0029173D" w:rsidR="00663DCF">
              <w:t>hreshold</w:t>
            </w:r>
          </w:p>
        </w:tc>
        <w:tc>
          <w:tcPr>
            <w:tcW w:w="2728" w:type="pct"/>
            <w:tcBorders>
              <w:left w:val="nil"/>
              <w:right w:val="nil"/>
            </w:tcBorders>
          </w:tcPr>
          <w:p w:rsidRPr="00EB1321" w:rsidR="00663DCF" w:rsidP="00591D6B" w:rsidRDefault="00663DCF">
            <w:pPr>
              <w:pStyle w:val="AltB0"/>
            </w:pPr>
            <w:r w:rsidRPr="00663DCF">
              <w:t>Reference speed 2 determines train  stop</w:t>
            </w:r>
          </w:p>
        </w:tc>
      </w:tr>
      <w:tr w:rsidRPr="001B3DC6" w:rsidR="00663DCF" w:rsidTr="002C08DB">
        <w:trPr>
          <w:jc w:val="center"/>
        </w:trPr>
        <w:tc>
          <w:tcPr>
            <w:tcW w:w="2272" w:type="pct"/>
            <w:gridSpan w:val="2"/>
            <w:tcBorders>
              <w:top w:val="single" w:color="auto" w:sz="4" w:space="0"/>
              <w:left w:val="nil"/>
              <w:bottom w:val="single" w:color="auto" w:sz="4" w:space="0"/>
              <w:right w:val="nil"/>
            </w:tcBorders>
          </w:tcPr>
          <w:p w:rsidRPr="0029173D" w:rsidR="00663DCF" w:rsidP="00591D6B" w:rsidRDefault="0029173D">
            <w:pPr>
              <w:pStyle w:val="AltB0"/>
            </w:pPr>
            <w:r>
              <w:rPr>
                <w:rFonts w:hint="eastAsia"/>
              </w:rPr>
              <w:t>.</w:t>
            </w:r>
            <w:r w:rsidRPr="0029173D" w:rsidR="00354F88">
              <w:rPr>
                <w:rFonts w:hint="eastAsia"/>
              </w:rPr>
              <w:t>O</w:t>
            </w:r>
            <w:r w:rsidRPr="0029173D" w:rsidR="00663DCF">
              <w:t>dometer</w:t>
            </w:r>
            <w:r w:rsidRPr="0029173D" w:rsidR="00354F88">
              <w:rPr>
                <w:rFonts w:hint="eastAsia"/>
              </w:rPr>
              <w:t>R</w:t>
            </w:r>
            <w:r w:rsidRPr="0029173D" w:rsidR="00663DCF">
              <w:t>ef2</w:t>
            </w:r>
            <w:r w:rsidRPr="0029173D" w:rsidR="00354F88">
              <w:rPr>
                <w:rFonts w:hint="eastAsia"/>
              </w:rPr>
              <w:t>A</w:t>
            </w:r>
            <w:r w:rsidRPr="0029173D" w:rsidR="00663DCF">
              <w:t>vailable</w:t>
            </w:r>
          </w:p>
        </w:tc>
        <w:tc>
          <w:tcPr>
            <w:tcW w:w="2728" w:type="pct"/>
            <w:tcBorders>
              <w:left w:val="nil"/>
              <w:right w:val="nil"/>
            </w:tcBorders>
          </w:tcPr>
          <w:p w:rsidRPr="00EB1321" w:rsidR="00663DCF" w:rsidP="00591D6B" w:rsidRDefault="00663DCF">
            <w:pPr>
              <w:pStyle w:val="AltB0"/>
            </w:pPr>
            <w:r w:rsidRPr="00663DCF">
              <w:t>Reference speed 2 available</w:t>
            </w:r>
          </w:p>
        </w:tc>
      </w:tr>
      <w:tr w:rsidRPr="001B3DC6" w:rsidR="00663DCF" w:rsidTr="002C08DB">
        <w:trPr>
          <w:jc w:val="center"/>
        </w:trPr>
        <w:tc>
          <w:tcPr>
            <w:tcW w:w="2272" w:type="pct"/>
            <w:gridSpan w:val="2"/>
            <w:tcBorders>
              <w:top w:val="single" w:color="auto" w:sz="4" w:space="0"/>
              <w:left w:val="nil"/>
              <w:bottom w:val="single" w:color="auto" w:sz="4" w:space="0"/>
              <w:right w:val="nil"/>
            </w:tcBorders>
          </w:tcPr>
          <w:p w:rsidRPr="0029173D" w:rsidR="00663DCF" w:rsidP="00591D6B" w:rsidRDefault="0029173D">
            <w:pPr>
              <w:pStyle w:val="AltB0"/>
            </w:pPr>
            <w:r>
              <w:rPr>
                <w:rFonts w:hint="eastAsia"/>
              </w:rPr>
              <w:t>.</w:t>
            </w:r>
            <w:r w:rsidRPr="0029173D" w:rsidR="00354F88">
              <w:rPr>
                <w:rFonts w:hint="eastAsia"/>
              </w:rPr>
              <w:t>E</w:t>
            </w:r>
            <w:r w:rsidRPr="0029173D" w:rsidR="00663DCF">
              <w:t>mergency</w:t>
            </w:r>
            <w:r w:rsidRPr="0029173D" w:rsidR="00354F88">
              <w:rPr>
                <w:rFonts w:hint="eastAsia"/>
              </w:rPr>
              <w:t>B</w:t>
            </w:r>
            <w:r w:rsidRPr="0029173D" w:rsidR="00663DCF">
              <w:t>raking</w:t>
            </w:r>
            <w:r w:rsidRPr="0029173D" w:rsidR="00354F88">
              <w:rPr>
                <w:rFonts w:hint="eastAsia"/>
              </w:rPr>
              <w:t>N</w:t>
            </w:r>
            <w:r w:rsidRPr="0029173D" w:rsidR="00663DCF">
              <w:t>ot</w:t>
            </w:r>
            <w:r w:rsidRPr="0029173D" w:rsidR="00354F88">
              <w:rPr>
                <w:rFonts w:hint="eastAsia"/>
              </w:rPr>
              <w:t>R</w:t>
            </w:r>
            <w:r w:rsidRPr="0029173D" w:rsidR="00663DCF">
              <w:t>equested</w:t>
            </w:r>
          </w:p>
        </w:tc>
        <w:tc>
          <w:tcPr>
            <w:tcW w:w="2728" w:type="pct"/>
            <w:tcBorders>
              <w:left w:val="nil"/>
              <w:right w:val="nil"/>
            </w:tcBorders>
          </w:tcPr>
          <w:p w:rsidRPr="00EB1321" w:rsidR="00663DCF" w:rsidP="00591D6B" w:rsidRDefault="00663DCF">
            <w:pPr>
              <w:pStyle w:val="AltB0"/>
            </w:pPr>
            <w:r w:rsidRPr="00663DCF">
              <w:t>CCNV does not request to trigger EB</w:t>
            </w:r>
          </w:p>
        </w:tc>
      </w:tr>
      <w:tr w:rsidRPr="001B3DC6" w:rsidR="00663DCF" w:rsidTr="002C08DB">
        <w:trPr>
          <w:jc w:val="center"/>
        </w:trPr>
        <w:tc>
          <w:tcPr>
            <w:tcW w:w="2272" w:type="pct"/>
            <w:gridSpan w:val="2"/>
            <w:tcBorders>
              <w:top w:val="single" w:color="auto" w:sz="4" w:space="0"/>
              <w:left w:val="nil"/>
              <w:bottom w:val="single" w:color="auto" w:sz="4" w:space="0"/>
              <w:right w:val="nil"/>
            </w:tcBorders>
          </w:tcPr>
          <w:p w:rsidRPr="0029173D" w:rsidR="00663DCF" w:rsidP="00591D6B" w:rsidRDefault="0029173D">
            <w:pPr>
              <w:pStyle w:val="AltB0"/>
            </w:pPr>
            <w:r>
              <w:rPr>
                <w:rFonts w:hint="eastAsia"/>
              </w:rPr>
              <w:t>.</w:t>
            </w:r>
            <w:r w:rsidRPr="0029173D" w:rsidR="00354F88">
              <w:rPr>
                <w:rFonts w:hint="eastAsia"/>
              </w:rPr>
              <w:t>V</w:t>
            </w:r>
            <w:r w:rsidRPr="0029173D" w:rsidR="00663DCF">
              <w:t>ital</w:t>
            </w:r>
            <w:r w:rsidRPr="0029173D" w:rsidR="00354F88">
              <w:rPr>
                <w:rFonts w:hint="eastAsia"/>
              </w:rPr>
              <w:t>P</w:t>
            </w:r>
            <w:r w:rsidRPr="0029173D" w:rsidR="00663DCF">
              <w:t>arking</w:t>
            </w:r>
            <w:r w:rsidRPr="0029173D" w:rsidR="00354F88">
              <w:rPr>
                <w:rFonts w:hint="eastAsia"/>
              </w:rPr>
              <w:t>B</w:t>
            </w:r>
            <w:r w:rsidRPr="0029173D" w:rsidR="00663DCF">
              <w:t>raking</w:t>
            </w:r>
            <w:r w:rsidRPr="0029173D" w:rsidR="00354F88">
              <w:rPr>
                <w:rFonts w:hint="eastAsia"/>
              </w:rPr>
              <w:t>N</w:t>
            </w:r>
            <w:r w:rsidRPr="0029173D" w:rsidR="00663DCF">
              <w:t>ot</w:t>
            </w:r>
            <w:r w:rsidRPr="0029173D" w:rsidR="00354F88">
              <w:rPr>
                <w:rFonts w:hint="eastAsia"/>
              </w:rPr>
              <w:t>R</w:t>
            </w:r>
            <w:r w:rsidRPr="0029173D" w:rsidR="00663DCF">
              <w:t>equested</w:t>
            </w:r>
          </w:p>
        </w:tc>
        <w:tc>
          <w:tcPr>
            <w:tcW w:w="2728" w:type="pct"/>
            <w:tcBorders>
              <w:left w:val="nil"/>
              <w:right w:val="nil"/>
            </w:tcBorders>
          </w:tcPr>
          <w:p w:rsidRPr="00EB1321" w:rsidR="00663DCF" w:rsidP="00591D6B" w:rsidRDefault="00663DCF">
            <w:pPr>
              <w:pStyle w:val="AltB0"/>
            </w:pPr>
            <w:r w:rsidRPr="00663DCF">
              <w:t>CCNV does not request to trigger PB</w:t>
            </w:r>
          </w:p>
        </w:tc>
      </w:tr>
      <w:tr w:rsidRPr="001B3DC6" w:rsidR="00663DCF" w:rsidTr="002C08DB">
        <w:trPr>
          <w:jc w:val="center"/>
        </w:trPr>
        <w:tc>
          <w:tcPr>
            <w:tcW w:w="2272" w:type="pct"/>
            <w:gridSpan w:val="2"/>
            <w:tcBorders>
              <w:top w:val="single" w:color="auto" w:sz="4" w:space="0"/>
              <w:left w:val="nil"/>
              <w:bottom w:val="single" w:color="auto" w:sz="4" w:space="0"/>
              <w:right w:val="nil"/>
            </w:tcBorders>
          </w:tcPr>
          <w:p w:rsidRPr="0029173D" w:rsidR="00663DCF" w:rsidP="00591D6B" w:rsidRDefault="0029173D">
            <w:pPr>
              <w:pStyle w:val="AltB0"/>
            </w:pPr>
            <w:r>
              <w:rPr>
                <w:rFonts w:hint="eastAsia"/>
              </w:rPr>
              <w:t>.</w:t>
            </w:r>
            <w:r w:rsidRPr="0029173D" w:rsidR="00354F88">
              <w:rPr>
                <w:rFonts w:hint="eastAsia"/>
              </w:rPr>
              <w:t>M</w:t>
            </w:r>
            <w:r w:rsidRPr="0029173D" w:rsidR="00663DCF">
              <w:t>aster</w:t>
            </w:r>
            <w:r w:rsidRPr="0029173D" w:rsidR="00354F88">
              <w:rPr>
                <w:rFonts w:hint="eastAsia"/>
              </w:rPr>
              <w:t>CCc</w:t>
            </w:r>
            <w:r w:rsidRPr="0029173D" w:rsidR="00663DCF">
              <w:t>ore</w:t>
            </w:r>
          </w:p>
        </w:tc>
        <w:tc>
          <w:tcPr>
            <w:tcW w:w="2728" w:type="pct"/>
            <w:tcBorders>
              <w:left w:val="nil"/>
              <w:right w:val="nil"/>
            </w:tcBorders>
          </w:tcPr>
          <w:p w:rsidRPr="00EB1321" w:rsidR="00663DCF" w:rsidP="00591D6B" w:rsidRDefault="00663DCF">
            <w:pPr>
              <w:pStyle w:val="AltB0"/>
            </w:pPr>
            <w:r w:rsidRPr="00663DCF">
              <w:t>The CC is master or not</w:t>
            </w:r>
          </w:p>
        </w:tc>
      </w:tr>
      <w:tr w:rsidRPr="001B3DC6" w:rsidR="00663DCF" w:rsidTr="002C08DB">
        <w:trPr>
          <w:jc w:val="center"/>
        </w:trPr>
        <w:tc>
          <w:tcPr>
            <w:tcW w:w="2272" w:type="pct"/>
            <w:gridSpan w:val="2"/>
            <w:tcBorders>
              <w:top w:val="single" w:color="auto" w:sz="4" w:space="0"/>
              <w:left w:val="nil"/>
              <w:bottom w:val="single" w:color="auto" w:sz="4" w:space="0"/>
              <w:right w:val="nil"/>
            </w:tcBorders>
          </w:tcPr>
          <w:p w:rsidRPr="0029173D" w:rsidR="00663DCF" w:rsidP="00591D6B" w:rsidRDefault="0029173D">
            <w:pPr>
              <w:pStyle w:val="AltB0"/>
            </w:pPr>
            <w:r>
              <w:rPr>
                <w:rFonts w:hint="eastAsia"/>
              </w:rPr>
              <w:t>.</w:t>
            </w:r>
            <w:r w:rsidRPr="0029173D" w:rsidR="00354F88">
              <w:rPr>
                <w:rFonts w:hint="eastAsia"/>
              </w:rPr>
              <w:t>R</w:t>
            </w:r>
            <w:r w:rsidRPr="0029173D" w:rsidR="00663DCF">
              <w:t>oute</w:t>
            </w:r>
            <w:r w:rsidRPr="0029173D" w:rsidR="00354F88">
              <w:rPr>
                <w:rFonts w:hint="eastAsia"/>
              </w:rPr>
              <w:t>S</w:t>
            </w:r>
            <w:r w:rsidRPr="0029173D" w:rsidR="00663DCF">
              <w:t>et</w:t>
            </w:r>
            <w:r w:rsidRPr="0029173D" w:rsidR="00354F88">
              <w:rPr>
                <w:rFonts w:hint="eastAsia"/>
              </w:rPr>
              <w:t>N</w:t>
            </w:r>
            <w:r w:rsidRPr="0029173D" w:rsidR="00663DCF">
              <w:t>ot</w:t>
            </w:r>
            <w:r w:rsidRPr="0029173D" w:rsidR="00354F88">
              <w:rPr>
                <w:rFonts w:hint="eastAsia"/>
              </w:rPr>
              <w:t>N</w:t>
            </w:r>
            <w:r w:rsidRPr="0029173D" w:rsidR="00663DCF">
              <w:t>eeded</w:t>
            </w:r>
          </w:p>
        </w:tc>
        <w:tc>
          <w:tcPr>
            <w:tcW w:w="2728" w:type="pct"/>
            <w:tcBorders>
              <w:left w:val="nil"/>
              <w:right w:val="nil"/>
            </w:tcBorders>
          </w:tcPr>
          <w:p w:rsidRPr="00EB1321" w:rsidR="00663DCF" w:rsidP="00591D6B" w:rsidRDefault="00663DCF">
            <w:pPr>
              <w:pStyle w:val="AltB0"/>
            </w:pPr>
            <w:r w:rsidRPr="00663DCF">
              <w:t>CCNV determines route set is not needed</w:t>
            </w:r>
          </w:p>
        </w:tc>
      </w:tr>
      <w:tr w:rsidRPr="001B3DC6" w:rsidR="00663DCF" w:rsidTr="002C08DB">
        <w:trPr>
          <w:jc w:val="center"/>
        </w:trPr>
        <w:tc>
          <w:tcPr>
            <w:tcW w:w="2272" w:type="pct"/>
            <w:gridSpan w:val="2"/>
            <w:tcBorders>
              <w:top w:val="single" w:color="auto" w:sz="4" w:space="0"/>
              <w:left w:val="nil"/>
              <w:bottom w:val="single" w:color="auto" w:sz="4" w:space="0"/>
              <w:right w:val="nil"/>
            </w:tcBorders>
          </w:tcPr>
          <w:p w:rsidRPr="0029173D" w:rsidR="00663DCF" w:rsidP="00591D6B" w:rsidRDefault="0029173D">
            <w:pPr>
              <w:pStyle w:val="AltB0"/>
            </w:pPr>
            <w:r>
              <w:rPr>
                <w:rFonts w:hint="eastAsia"/>
              </w:rPr>
              <w:t>.</w:t>
            </w:r>
            <w:r w:rsidRPr="0029173D" w:rsidR="00354F88">
              <w:rPr>
                <w:rFonts w:hint="eastAsia"/>
              </w:rPr>
              <w:t>T</w:t>
            </w:r>
            <w:r w:rsidRPr="0029173D" w:rsidR="00663DCF">
              <w:t>rain</w:t>
            </w:r>
            <w:r w:rsidR="002C08DB">
              <w:rPr>
                <w:rFonts w:hint="eastAsia"/>
              </w:rPr>
              <w:t>In</w:t>
            </w:r>
            <w:r w:rsidRPr="0029173D" w:rsidR="00354F88">
              <w:rPr>
                <w:rFonts w:hint="eastAsia"/>
              </w:rPr>
              <w:t>C</w:t>
            </w:r>
            <w:r w:rsidRPr="0029173D" w:rsidR="00663DCF">
              <w:t>orrectly</w:t>
            </w:r>
            <w:r w:rsidRPr="0029173D" w:rsidR="00354F88">
              <w:rPr>
                <w:rFonts w:hint="eastAsia"/>
              </w:rPr>
              <w:t>D</w:t>
            </w:r>
            <w:r w:rsidRPr="0029173D" w:rsidR="00663DCF">
              <w:t>ocked</w:t>
            </w:r>
            <w:r w:rsidR="002C08DB">
              <w:rPr>
                <w:rFonts w:hint="eastAsia"/>
              </w:rPr>
              <w:t>Zone</w:t>
            </w:r>
          </w:p>
        </w:tc>
        <w:tc>
          <w:tcPr>
            <w:tcW w:w="2728" w:type="pct"/>
            <w:tcBorders>
              <w:left w:val="nil"/>
              <w:right w:val="nil"/>
            </w:tcBorders>
          </w:tcPr>
          <w:p w:rsidR="00663DCF" w:rsidP="00591D6B" w:rsidRDefault="00663DCF">
            <w:pPr>
              <w:pStyle w:val="AltB0"/>
            </w:pPr>
            <w:r w:rsidRPr="00663DCF">
              <w:t>CCNV determines train has correctly docked</w:t>
            </w:r>
          </w:p>
        </w:tc>
      </w:tr>
      <w:tr w:rsidRPr="001B3DC6" w:rsidR="00663DCF" w:rsidTr="002C08DB">
        <w:trPr>
          <w:jc w:val="center"/>
        </w:trPr>
        <w:tc>
          <w:tcPr>
            <w:tcW w:w="2272" w:type="pct"/>
            <w:gridSpan w:val="2"/>
            <w:tcBorders>
              <w:top w:val="single" w:color="auto" w:sz="4" w:space="0"/>
              <w:left w:val="nil"/>
              <w:bottom w:val="single" w:color="auto" w:sz="4" w:space="0"/>
              <w:right w:val="nil"/>
            </w:tcBorders>
          </w:tcPr>
          <w:p w:rsidRPr="0029173D" w:rsidR="00663DCF" w:rsidP="00591D6B" w:rsidRDefault="0029173D">
            <w:pPr>
              <w:pStyle w:val="AltB0"/>
            </w:pPr>
            <w:r>
              <w:rPr>
                <w:rFonts w:hint="eastAsia"/>
              </w:rPr>
              <w:t>.</w:t>
            </w:r>
            <w:r w:rsidRPr="0029173D" w:rsidR="003A11D3">
              <w:t>PSDoperation_A</w:t>
            </w:r>
          </w:p>
        </w:tc>
        <w:tc>
          <w:tcPr>
            <w:tcW w:w="2728" w:type="pct"/>
            <w:tcBorders>
              <w:left w:val="nil"/>
              <w:right w:val="nil"/>
            </w:tcBorders>
          </w:tcPr>
          <w:p w:rsidRPr="00EB1321" w:rsidR="00663DCF" w:rsidP="00591D6B" w:rsidRDefault="00663DCF">
            <w:pPr>
              <w:pStyle w:val="AltB0"/>
            </w:pPr>
            <w:r>
              <w:rPr>
                <w:rFonts w:hint="eastAsia"/>
              </w:rPr>
              <w:t xml:space="preserve">CCNV order for </w:t>
            </w:r>
            <w:r w:rsidRPr="00663DCF">
              <w:t>PSD on side A</w:t>
            </w:r>
          </w:p>
        </w:tc>
      </w:tr>
      <w:tr w:rsidRPr="001B3DC6" w:rsidR="00663DCF" w:rsidTr="002C08DB">
        <w:trPr>
          <w:jc w:val="center"/>
        </w:trPr>
        <w:tc>
          <w:tcPr>
            <w:tcW w:w="2272" w:type="pct"/>
            <w:gridSpan w:val="2"/>
            <w:tcBorders>
              <w:top w:val="single" w:color="auto" w:sz="4" w:space="0"/>
              <w:left w:val="nil"/>
              <w:bottom w:val="single" w:color="auto" w:sz="4" w:space="0"/>
              <w:right w:val="nil"/>
            </w:tcBorders>
          </w:tcPr>
          <w:p w:rsidRPr="0029173D" w:rsidR="00663DCF" w:rsidP="00591D6B" w:rsidRDefault="0029173D">
            <w:pPr>
              <w:pStyle w:val="AltB0"/>
            </w:pPr>
            <w:r>
              <w:rPr>
                <w:rFonts w:hint="eastAsia"/>
              </w:rPr>
              <w:t>.</w:t>
            </w:r>
            <w:r w:rsidRPr="0029173D" w:rsidR="003A11D3">
              <w:t>PSDoperation_B</w:t>
            </w:r>
          </w:p>
        </w:tc>
        <w:tc>
          <w:tcPr>
            <w:tcW w:w="2728" w:type="pct"/>
            <w:tcBorders>
              <w:left w:val="nil"/>
              <w:right w:val="nil"/>
            </w:tcBorders>
          </w:tcPr>
          <w:p w:rsidRPr="00EB1321" w:rsidR="00663DCF" w:rsidP="00591D6B" w:rsidRDefault="00663DCF">
            <w:pPr>
              <w:pStyle w:val="AltB0"/>
            </w:pPr>
            <w:r w:rsidRPr="00663DCF">
              <w:rPr>
                <w:rFonts w:hint="eastAsia"/>
              </w:rPr>
              <w:t xml:space="preserve">CCNV order for </w:t>
            </w:r>
            <w:r w:rsidRPr="00663DCF">
              <w:t xml:space="preserve">PSD on side </w:t>
            </w:r>
            <w:r>
              <w:rPr>
                <w:rFonts w:hint="eastAsia"/>
              </w:rPr>
              <w:t>B</w:t>
            </w:r>
          </w:p>
        </w:tc>
      </w:tr>
      <w:tr w:rsidRPr="001B3DC6" w:rsidR="00663DCF" w:rsidTr="002C08DB">
        <w:trPr>
          <w:jc w:val="center"/>
        </w:trPr>
        <w:tc>
          <w:tcPr>
            <w:tcW w:w="2272" w:type="pct"/>
            <w:gridSpan w:val="2"/>
            <w:tcBorders>
              <w:top w:val="single" w:color="auto" w:sz="4" w:space="0"/>
              <w:left w:val="nil"/>
              <w:bottom w:val="single" w:color="auto" w:sz="4" w:space="0"/>
              <w:right w:val="nil"/>
            </w:tcBorders>
          </w:tcPr>
          <w:p w:rsidRPr="0029173D" w:rsidR="00663DCF" w:rsidP="00591D6B" w:rsidRDefault="0029173D">
            <w:pPr>
              <w:pStyle w:val="AltB0"/>
            </w:pPr>
            <w:r>
              <w:rPr>
                <w:rFonts w:hint="eastAsia"/>
              </w:rPr>
              <w:t>.</w:t>
            </w:r>
            <w:r w:rsidRPr="0029173D" w:rsidR="00354F88">
              <w:rPr>
                <w:rFonts w:hint="eastAsia"/>
              </w:rPr>
              <w:t>NTP</w:t>
            </w:r>
            <w:r w:rsidRPr="0029173D" w:rsidR="00663DCF">
              <w:rPr>
                <w:rFonts w:hint="eastAsia"/>
              </w:rPr>
              <w:t>time</w:t>
            </w:r>
          </w:p>
        </w:tc>
        <w:tc>
          <w:tcPr>
            <w:tcW w:w="2728" w:type="pct"/>
            <w:tcBorders>
              <w:left w:val="nil"/>
              <w:bottom w:val="single" w:color="auto" w:sz="4" w:space="0"/>
              <w:right w:val="nil"/>
            </w:tcBorders>
          </w:tcPr>
          <w:p w:rsidRPr="00EB1321" w:rsidR="00663DCF" w:rsidP="00591D6B" w:rsidRDefault="00972074">
            <w:pPr>
              <w:pStyle w:val="AltB0"/>
            </w:pPr>
            <w:r>
              <w:rPr>
                <w:rFonts w:hint="eastAsia"/>
              </w:rPr>
              <w:t>NTP time CCNV used</w:t>
            </w:r>
          </w:p>
        </w:tc>
      </w:tr>
      <w:tr w:rsidRPr="001B3DC6" w:rsidR="00663DCF" w:rsidTr="002C08DB">
        <w:trPr>
          <w:jc w:val="center"/>
        </w:trPr>
        <w:tc>
          <w:tcPr>
            <w:tcW w:w="2272" w:type="pct"/>
            <w:gridSpan w:val="2"/>
            <w:tcBorders>
              <w:top w:val="single" w:color="auto" w:sz="4" w:space="0"/>
              <w:left w:val="nil"/>
              <w:bottom w:val="single" w:color="auto" w:sz="4" w:space="0"/>
              <w:right w:val="nil"/>
            </w:tcBorders>
            <w:shd w:val="clear" w:color="auto" w:fill="E0E0E0"/>
          </w:tcPr>
          <w:p w:rsidRPr="00EB1321" w:rsidR="00663DCF" w:rsidP="00591D6B" w:rsidRDefault="00663DCF">
            <w:pPr>
              <w:pStyle w:val="AltB0"/>
            </w:pPr>
            <w:r>
              <w:rPr>
                <w:rFonts w:hint="eastAsia"/>
              </w:rPr>
              <w:t xml:space="preserve">&lt;REPEAT&gt; </w:t>
            </w:r>
            <w:r>
              <w:rPr>
                <w:rFonts w:hint="eastAsia"/>
              </w:rPr>
              <w:t>×</w:t>
            </w:r>
            <w:r>
              <w:rPr>
                <w:rFonts w:hint="eastAsia"/>
              </w:rPr>
              <w:t xml:space="preserve"> 4 </w:t>
            </w:r>
            <w:r w:rsidRPr="00663DCF">
              <w:rPr>
                <w:rFonts w:hint="eastAsia"/>
              </w:rPr>
              <w:t>※</w:t>
            </w:r>
          </w:p>
        </w:tc>
        <w:tc>
          <w:tcPr>
            <w:tcW w:w="2728" w:type="pct"/>
            <w:tcBorders>
              <w:top w:val="single" w:color="auto" w:sz="4" w:space="0"/>
              <w:left w:val="nil"/>
              <w:bottom w:val="single" w:color="auto" w:sz="4" w:space="0"/>
              <w:right w:val="nil"/>
            </w:tcBorders>
            <w:shd w:val="clear" w:color="auto" w:fill="E0E0E0"/>
          </w:tcPr>
          <w:p w:rsidR="00663DCF" w:rsidP="00591D6B" w:rsidRDefault="00663DCF">
            <w:pPr>
              <w:pStyle w:val="AltB0"/>
            </w:pPr>
          </w:p>
        </w:tc>
      </w:tr>
      <w:tr w:rsidRPr="001B3DC6" w:rsidR="00954A20" w:rsidTr="002C08DB">
        <w:trPr>
          <w:jc w:val="center"/>
        </w:trPr>
        <w:tc>
          <w:tcPr>
            <w:tcW w:w="202" w:type="pct"/>
            <w:tcBorders>
              <w:top w:val="single" w:color="auto" w:sz="4" w:space="0"/>
              <w:left w:val="nil"/>
              <w:bottom w:val="single" w:color="auto" w:sz="4" w:space="0"/>
              <w:right w:val="nil"/>
            </w:tcBorders>
            <w:shd w:val="clear" w:color="auto" w:fill="auto"/>
          </w:tcPr>
          <w:p w:rsidR="00954A20" w:rsidP="00591D6B" w:rsidRDefault="00954A20">
            <w:pPr>
              <w:pStyle w:val="AltB0"/>
            </w:pPr>
          </w:p>
        </w:tc>
        <w:tc>
          <w:tcPr>
            <w:tcW w:w="2069" w:type="pct"/>
            <w:tcBorders>
              <w:top w:val="single" w:color="auto" w:sz="4" w:space="0"/>
              <w:left w:val="nil"/>
              <w:bottom w:val="single" w:color="auto" w:sz="4" w:space="0"/>
              <w:right w:val="nil"/>
            </w:tcBorders>
            <w:vAlign w:val="center"/>
          </w:tcPr>
          <w:p w:rsidRPr="0029173D" w:rsidR="00954A20" w:rsidP="00591D6B" w:rsidRDefault="0029173D">
            <w:pPr>
              <w:pStyle w:val="AltB0"/>
            </w:pPr>
            <w:r>
              <w:rPr>
                <w:rFonts w:hint="eastAsia"/>
              </w:rPr>
              <w:t>.</w:t>
            </w:r>
            <w:r w:rsidRPr="0029173D" w:rsidR="00954A20">
              <w:rPr>
                <w:rFonts w:hint="eastAsia"/>
              </w:rPr>
              <w:t>PSB1</w:t>
            </w:r>
            <w:r w:rsidRPr="0029173D" w:rsidR="00354F88">
              <w:rPr>
                <w:rFonts w:hint="eastAsia"/>
              </w:rPr>
              <w:t>N</w:t>
            </w:r>
            <w:r w:rsidRPr="0029173D" w:rsidR="00954A20">
              <w:rPr>
                <w:rFonts w:hint="eastAsia"/>
              </w:rPr>
              <w:t>ot</w:t>
            </w:r>
            <w:r w:rsidRPr="0029173D" w:rsidR="00354F88">
              <w:rPr>
                <w:rFonts w:hint="eastAsia"/>
              </w:rPr>
              <w:t>D</w:t>
            </w:r>
            <w:r w:rsidRPr="0029173D" w:rsidR="00954A20">
              <w:rPr>
                <w:rFonts w:hint="eastAsia"/>
              </w:rPr>
              <w:t>isabled</w:t>
            </w:r>
          </w:p>
        </w:tc>
        <w:tc>
          <w:tcPr>
            <w:tcW w:w="2728" w:type="pct"/>
            <w:tcBorders>
              <w:top w:val="single" w:color="auto" w:sz="4" w:space="0"/>
              <w:left w:val="nil"/>
              <w:right w:val="nil"/>
            </w:tcBorders>
          </w:tcPr>
          <w:p w:rsidRPr="00EB1321" w:rsidR="00954A20" w:rsidP="00591D6B" w:rsidRDefault="00663DCF">
            <w:pPr>
              <w:pStyle w:val="AltB0"/>
            </w:pPr>
            <w:r w:rsidRPr="00663DCF">
              <w:t>CCNV enable PSB1 output</w:t>
            </w:r>
          </w:p>
        </w:tc>
      </w:tr>
      <w:tr w:rsidRPr="001B3DC6" w:rsidR="00954A20" w:rsidTr="002C08DB">
        <w:trPr>
          <w:jc w:val="center"/>
        </w:trPr>
        <w:tc>
          <w:tcPr>
            <w:tcW w:w="202" w:type="pct"/>
            <w:tcBorders>
              <w:top w:val="single" w:color="auto" w:sz="4" w:space="0"/>
              <w:left w:val="nil"/>
              <w:bottom w:val="single" w:color="auto" w:sz="4" w:space="0"/>
              <w:right w:val="nil"/>
            </w:tcBorders>
            <w:shd w:val="clear" w:color="auto" w:fill="auto"/>
          </w:tcPr>
          <w:p w:rsidR="00954A20" w:rsidP="00591D6B" w:rsidRDefault="00954A20">
            <w:pPr>
              <w:pStyle w:val="AltB0"/>
            </w:pPr>
          </w:p>
        </w:tc>
        <w:tc>
          <w:tcPr>
            <w:tcW w:w="2069" w:type="pct"/>
            <w:tcBorders>
              <w:top w:val="single" w:color="auto" w:sz="4" w:space="0"/>
              <w:left w:val="nil"/>
              <w:bottom w:val="single" w:color="auto" w:sz="4" w:space="0"/>
              <w:right w:val="nil"/>
            </w:tcBorders>
            <w:vAlign w:val="center"/>
          </w:tcPr>
          <w:p w:rsidRPr="0029173D" w:rsidR="00954A20" w:rsidP="00591D6B" w:rsidRDefault="0029173D">
            <w:pPr>
              <w:pStyle w:val="AltB0"/>
            </w:pPr>
            <w:r>
              <w:rPr>
                <w:rFonts w:hint="eastAsia"/>
              </w:rPr>
              <w:t>.</w:t>
            </w:r>
            <w:r w:rsidRPr="0029173D" w:rsidR="00954A20">
              <w:rPr>
                <w:rFonts w:hint="eastAsia"/>
              </w:rPr>
              <w:t>PSB2</w:t>
            </w:r>
            <w:r w:rsidRPr="0029173D" w:rsidR="00354F88">
              <w:rPr>
                <w:rFonts w:hint="eastAsia"/>
              </w:rPr>
              <w:t>N</w:t>
            </w:r>
            <w:r w:rsidRPr="0029173D" w:rsidR="00954A20">
              <w:rPr>
                <w:rFonts w:hint="eastAsia"/>
              </w:rPr>
              <w:t>ot</w:t>
            </w:r>
            <w:r w:rsidRPr="0029173D" w:rsidR="00354F88">
              <w:rPr>
                <w:rFonts w:hint="eastAsia"/>
              </w:rPr>
              <w:t>D</w:t>
            </w:r>
            <w:r w:rsidRPr="0029173D" w:rsidR="00954A20">
              <w:rPr>
                <w:rFonts w:hint="eastAsia"/>
              </w:rPr>
              <w:t>isabled</w:t>
            </w:r>
          </w:p>
        </w:tc>
        <w:tc>
          <w:tcPr>
            <w:tcW w:w="2728" w:type="pct"/>
            <w:tcBorders>
              <w:left w:val="nil"/>
              <w:right w:val="nil"/>
            </w:tcBorders>
          </w:tcPr>
          <w:p w:rsidRPr="00EB1321" w:rsidR="00954A20" w:rsidP="00591D6B" w:rsidRDefault="00663DCF">
            <w:pPr>
              <w:pStyle w:val="AltB0"/>
            </w:pPr>
            <w:r w:rsidRPr="00663DCF">
              <w:t>CCNV enable PSB1 output</w:t>
            </w:r>
          </w:p>
        </w:tc>
      </w:tr>
      <w:tr w:rsidRPr="001B3DC6" w:rsidR="00954A20" w:rsidTr="002C08DB">
        <w:trPr>
          <w:jc w:val="center"/>
        </w:trPr>
        <w:tc>
          <w:tcPr>
            <w:tcW w:w="202" w:type="pct"/>
            <w:tcBorders>
              <w:top w:val="single" w:color="auto" w:sz="4" w:space="0"/>
              <w:left w:val="nil"/>
              <w:bottom w:val="single" w:color="auto" w:sz="4" w:space="0"/>
              <w:right w:val="nil"/>
            </w:tcBorders>
            <w:shd w:val="clear" w:color="auto" w:fill="auto"/>
          </w:tcPr>
          <w:p w:rsidR="00954A20" w:rsidP="00591D6B" w:rsidRDefault="00954A20">
            <w:pPr>
              <w:pStyle w:val="AltB0"/>
            </w:pPr>
          </w:p>
        </w:tc>
        <w:tc>
          <w:tcPr>
            <w:tcW w:w="2069" w:type="pct"/>
            <w:tcBorders>
              <w:top w:val="single" w:color="auto" w:sz="4" w:space="0"/>
              <w:left w:val="nil"/>
              <w:bottom w:val="single" w:color="auto" w:sz="4" w:space="0"/>
              <w:right w:val="nil"/>
            </w:tcBorders>
            <w:vAlign w:val="center"/>
          </w:tcPr>
          <w:p w:rsidRPr="0029173D" w:rsidR="00954A20" w:rsidP="00591D6B" w:rsidRDefault="0029173D">
            <w:pPr>
              <w:pStyle w:val="AltB0"/>
            </w:pPr>
            <w:r>
              <w:rPr>
                <w:rFonts w:hint="eastAsia"/>
              </w:rPr>
              <w:t>.</w:t>
            </w:r>
            <w:r w:rsidRPr="0029173D" w:rsidR="00954A20">
              <w:rPr>
                <w:rFonts w:hint="eastAsia"/>
              </w:rPr>
              <w:t>DSB1</w:t>
            </w:r>
            <w:r w:rsidRPr="0029173D" w:rsidR="00354F88">
              <w:rPr>
                <w:rFonts w:hint="eastAsia"/>
              </w:rPr>
              <w:t>N</w:t>
            </w:r>
            <w:r w:rsidRPr="0029173D" w:rsidR="00954A20">
              <w:rPr>
                <w:rFonts w:hint="eastAsia"/>
              </w:rPr>
              <w:t>ot</w:t>
            </w:r>
            <w:r w:rsidRPr="0029173D" w:rsidR="00354F88">
              <w:rPr>
                <w:rFonts w:hint="eastAsia"/>
              </w:rPr>
              <w:t>D</w:t>
            </w:r>
            <w:r w:rsidRPr="0029173D" w:rsidR="00954A20">
              <w:rPr>
                <w:rFonts w:hint="eastAsia"/>
              </w:rPr>
              <w:t>isabled</w:t>
            </w:r>
          </w:p>
        </w:tc>
        <w:tc>
          <w:tcPr>
            <w:tcW w:w="2728" w:type="pct"/>
            <w:tcBorders>
              <w:left w:val="nil"/>
              <w:right w:val="nil"/>
            </w:tcBorders>
          </w:tcPr>
          <w:p w:rsidRPr="00EB1321" w:rsidR="00954A20" w:rsidP="00591D6B" w:rsidRDefault="00663DCF">
            <w:pPr>
              <w:pStyle w:val="AltB0"/>
            </w:pPr>
            <w:r w:rsidRPr="00663DCF">
              <w:t xml:space="preserve">CCNV enable </w:t>
            </w:r>
            <w:r>
              <w:rPr>
                <w:rFonts w:hint="eastAsia"/>
              </w:rPr>
              <w:t>DS</w:t>
            </w:r>
            <w:r w:rsidRPr="00663DCF">
              <w:t>B1 output</w:t>
            </w:r>
          </w:p>
        </w:tc>
      </w:tr>
      <w:tr w:rsidRPr="001B3DC6" w:rsidR="00954A20" w:rsidTr="002C08DB">
        <w:trPr>
          <w:jc w:val="center"/>
        </w:trPr>
        <w:tc>
          <w:tcPr>
            <w:tcW w:w="202" w:type="pct"/>
            <w:tcBorders>
              <w:top w:val="single" w:color="auto" w:sz="4" w:space="0"/>
              <w:left w:val="nil"/>
              <w:bottom w:val="single" w:color="auto" w:sz="4" w:space="0"/>
              <w:right w:val="nil"/>
            </w:tcBorders>
            <w:shd w:val="clear" w:color="auto" w:fill="auto"/>
          </w:tcPr>
          <w:p w:rsidR="00954A20" w:rsidP="00591D6B" w:rsidRDefault="00954A20">
            <w:pPr>
              <w:pStyle w:val="AltB0"/>
            </w:pPr>
          </w:p>
        </w:tc>
        <w:tc>
          <w:tcPr>
            <w:tcW w:w="2069" w:type="pct"/>
            <w:tcBorders>
              <w:top w:val="single" w:color="auto" w:sz="4" w:space="0"/>
              <w:left w:val="nil"/>
              <w:bottom w:val="single" w:color="auto" w:sz="4" w:space="0"/>
              <w:right w:val="nil"/>
            </w:tcBorders>
            <w:vAlign w:val="center"/>
          </w:tcPr>
          <w:p w:rsidRPr="0029173D" w:rsidR="00954A20" w:rsidP="00591D6B" w:rsidRDefault="0029173D">
            <w:pPr>
              <w:pStyle w:val="AltB0"/>
            </w:pPr>
            <w:r>
              <w:rPr>
                <w:rFonts w:hint="eastAsia"/>
              </w:rPr>
              <w:t>.</w:t>
            </w:r>
            <w:r w:rsidRPr="0029173D" w:rsidR="00954A20">
              <w:rPr>
                <w:rFonts w:hint="eastAsia"/>
              </w:rPr>
              <w:t>DSB2</w:t>
            </w:r>
            <w:r w:rsidRPr="0029173D" w:rsidR="00354F88">
              <w:rPr>
                <w:rFonts w:hint="eastAsia"/>
              </w:rPr>
              <w:t>N</w:t>
            </w:r>
            <w:r w:rsidRPr="0029173D" w:rsidR="00954A20">
              <w:rPr>
                <w:rFonts w:hint="eastAsia"/>
              </w:rPr>
              <w:t>ot</w:t>
            </w:r>
            <w:r w:rsidRPr="0029173D" w:rsidR="00354F88">
              <w:rPr>
                <w:rFonts w:hint="eastAsia"/>
              </w:rPr>
              <w:t>D</w:t>
            </w:r>
            <w:r w:rsidRPr="0029173D" w:rsidR="00954A20">
              <w:rPr>
                <w:rFonts w:hint="eastAsia"/>
              </w:rPr>
              <w:t>isabled</w:t>
            </w:r>
          </w:p>
        </w:tc>
        <w:tc>
          <w:tcPr>
            <w:tcW w:w="2728" w:type="pct"/>
            <w:tcBorders>
              <w:left w:val="nil"/>
              <w:right w:val="nil"/>
            </w:tcBorders>
          </w:tcPr>
          <w:p w:rsidRPr="00EB1321" w:rsidR="00954A20" w:rsidP="00591D6B" w:rsidRDefault="00663DCF">
            <w:pPr>
              <w:pStyle w:val="AltB0"/>
            </w:pPr>
            <w:r w:rsidRPr="00663DCF">
              <w:t xml:space="preserve">CCNV enable </w:t>
            </w:r>
            <w:r w:rsidRPr="00663DCF">
              <w:rPr>
                <w:rFonts w:hint="eastAsia"/>
              </w:rPr>
              <w:t>DS</w:t>
            </w:r>
            <w:r w:rsidRPr="00663DCF">
              <w:t>B1 output</w:t>
            </w:r>
          </w:p>
        </w:tc>
      </w:tr>
      <w:tr w:rsidRPr="001B3DC6" w:rsidR="00954A20" w:rsidTr="002C08DB">
        <w:trPr>
          <w:jc w:val="center"/>
        </w:trPr>
        <w:tc>
          <w:tcPr>
            <w:tcW w:w="202" w:type="pct"/>
            <w:tcBorders>
              <w:top w:val="single" w:color="auto" w:sz="4" w:space="0"/>
              <w:left w:val="nil"/>
              <w:bottom w:val="single" w:color="auto" w:sz="4" w:space="0"/>
              <w:right w:val="nil"/>
            </w:tcBorders>
            <w:shd w:val="clear" w:color="auto" w:fill="auto"/>
          </w:tcPr>
          <w:p w:rsidR="00954A20" w:rsidP="00591D6B" w:rsidRDefault="00954A20">
            <w:pPr>
              <w:pStyle w:val="AltB0"/>
            </w:pPr>
          </w:p>
        </w:tc>
        <w:tc>
          <w:tcPr>
            <w:tcW w:w="2069" w:type="pct"/>
            <w:tcBorders>
              <w:top w:val="single" w:color="auto" w:sz="4" w:space="0"/>
              <w:left w:val="nil"/>
              <w:bottom w:val="single" w:color="auto" w:sz="4" w:space="0"/>
              <w:right w:val="nil"/>
            </w:tcBorders>
            <w:vAlign w:val="center"/>
          </w:tcPr>
          <w:p w:rsidRPr="0029173D" w:rsidR="00954A20" w:rsidP="00591D6B" w:rsidRDefault="0029173D">
            <w:pPr>
              <w:pStyle w:val="AltB0"/>
            </w:pPr>
            <w:r>
              <w:rPr>
                <w:rFonts w:hint="eastAsia"/>
              </w:rPr>
              <w:t>.</w:t>
            </w:r>
            <w:r w:rsidRPr="0029173D" w:rsidR="00954A20">
              <w:rPr>
                <w:rFonts w:hint="eastAsia"/>
              </w:rPr>
              <w:t>DSB3</w:t>
            </w:r>
            <w:r w:rsidRPr="0029173D" w:rsidR="00354F88">
              <w:rPr>
                <w:rFonts w:hint="eastAsia"/>
              </w:rPr>
              <w:t>N</w:t>
            </w:r>
            <w:r w:rsidRPr="0029173D" w:rsidR="00954A20">
              <w:rPr>
                <w:rFonts w:hint="eastAsia"/>
              </w:rPr>
              <w:t>ot</w:t>
            </w:r>
            <w:r w:rsidRPr="0029173D" w:rsidR="00354F88">
              <w:rPr>
                <w:rFonts w:hint="eastAsia"/>
              </w:rPr>
              <w:t>D</w:t>
            </w:r>
            <w:r w:rsidRPr="0029173D" w:rsidR="00954A20">
              <w:rPr>
                <w:rFonts w:hint="eastAsia"/>
              </w:rPr>
              <w:t>isabled</w:t>
            </w:r>
          </w:p>
        </w:tc>
        <w:tc>
          <w:tcPr>
            <w:tcW w:w="2728" w:type="pct"/>
            <w:tcBorders>
              <w:left w:val="nil"/>
              <w:right w:val="nil"/>
            </w:tcBorders>
          </w:tcPr>
          <w:p w:rsidRPr="00EB1321" w:rsidR="00954A20" w:rsidP="00591D6B" w:rsidRDefault="00663DCF">
            <w:pPr>
              <w:pStyle w:val="AltB0"/>
            </w:pPr>
            <w:r w:rsidRPr="00663DCF">
              <w:t xml:space="preserve">CCNV enable </w:t>
            </w:r>
            <w:r w:rsidRPr="00663DCF">
              <w:rPr>
                <w:rFonts w:hint="eastAsia"/>
              </w:rPr>
              <w:t>DS</w:t>
            </w:r>
            <w:r w:rsidRPr="00663DCF">
              <w:t>B1 output</w:t>
            </w:r>
          </w:p>
        </w:tc>
      </w:tr>
      <w:tr w:rsidRPr="001B3DC6" w:rsidR="00954A20" w:rsidTr="002C08DB">
        <w:trPr>
          <w:jc w:val="center"/>
        </w:trPr>
        <w:tc>
          <w:tcPr>
            <w:tcW w:w="202" w:type="pct"/>
            <w:tcBorders>
              <w:top w:val="single" w:color="auto" w:sz="4" w:space="0"/>
              <w:left w:val="nil"/>
              <w:bottom w:val="single" w:color="auto" w:sz="4" w:space="0"/>
              <w:right w:val="nil"/>
            </w:tcBorders>
            <w:shd w:val="clear" w:color="auto" w:fill="auto"/>
          </w:tcPr>
          <w:p w:rsidR="00954A20" w:rsidP="00591D6B" w:rsidRDefault="00954A20">
            <w:pPr>
              <w:pStyle w:val="AltB0"/>
            </w:pPr>
          </w:p>
        </w:tc>
        <w:tc>
          <w:tcPr>
            <w:tcW w:w="2069" w:type="pct"/>
            <w:tcBorders>
              <w:top w:val="single" w:color="auto" w:sz="4" w:space="0"/>
              <w:left w:val="nil"/>
              <w:bottom w:val="single" w:color="auto" w:sz="4" w:space="0"/>
              <w:right w:val="nil"/>
            </w:tcBorders>
            <w:vAlign w:val="center"/>
          </w:tcPr>
          <w:p w:rsidRPr="0029173D" w:rsidR="00954A20" w:rsidP="00591D6B" w:rsidRDefault="0029173D">
            <w:pPr>
              <w:pStyle w:val="AltB0"/>
            </w:pPr>
            <w:r>
              <w:rPr>
                <w:rFonts w:hint="eastAsia"/>
              </w:rPr>
              <w:t>.</w:t>
            </w:r>
            <w:r w:rsidRPr="0029173D" w:rsidR="00954A20">
              <w:rPr>
                <w:rFonts w:hint="eastAsia"/>
              </w:rPr>
              <w:t>DSB4</w:t>
            </w:r>
            <w:r w:rsidRPr="0029173D" w:rsidR="00354F88">
              <w:rPr>
                <w:rFonts w:hint="eastAsia"/>
              </w:rPr>
              <w:t>N</w:t>
            </w:r>
            <w:r w:rsidRPr="0029173D" w:rsidR="00954A20">
              <w:rPr>
                <w:rFonts w:hint="eastAsia"/>
              </w:rPr>
              <w:t>ot</w:t>
            </w:r>
            <w:r w:rsidRPr="0029173D" w:rsidR="00354F88">
              <w:rPr>
                <w:rFonts w:hint="eastAsia"/>
              </w:rPr>
              <w:t>D</w:t>
            </w:r>
            <w:r w:rsidRPr="0029173D" w:rsidR="00954A20">
              <w:rPr>
                <w:rFonts w:hint="eastAsia"/>
              </w:rPr>
              <w:t>isabled</w:t>
            </w:r>
          </w:p>
        </w:tc>
        <w:tc>
          <w:tcPr>
            <w:tcW w:w="2728" w:type="pct"/>
            <w:tcBorders>
              <w:left w:val="nil"/>
              <w:right w:val="nil"/>
            </w:tcBorders>
          </w:tcPr>
          <w:p w:rsidRPr="00EB1321" w:rsidR="00954A20" w:rsidP="00591D6B" w:rsidRDefault="00663DCF">
            <w:pPr>
              <w:pStyle w:val="AltB0"/>
            </w:pPr>
            <w:r w:rsidRPr="00663DCF">
              <w:t xml:space="preserve">CCNV enable </w:t>
            </w:r>
            <w:r w:rsidRPr="00663DCF">
              <w:rPr>
                <w:rFonts w:hint="eastAsia"/>
              </w:rPr>
              <w:t>DS</w:t>
            </w:r>
            <w:r w:rsidRPr="00663DCF">
              <w:t>B1 output</w:t>
            </w:r>
          </w:p>
        </w:tc>
      </w:tr>
      <w:tr w:rsidRPr="001B3DC6" w:rsidR="00954A20" w:rsidTr="002C08DB">
        <w:trPr>
          <w:jc w:val="center"/>
        </w:trPr>
        <w:tc>
          <w:tcPr>
            <w:tcW w:w="202" w:type="pct"/>
            <w:tcBorders>
              <w:top w:val="single" w:color="auto" w:sz="4" w:space="0"/>
              <w:left w:val="nil"/>
              <w:bottom w:val="single" w:color="auto" w:sz="4" w:space="0"/>
              <w:right w:val="nil"/>
            </w:tcBorders>
            <w:shd w:val="clear" w:color="auto" w:fill="auto"/>
          </w:tcPr>
          <w:p w:rsidR="00954A20" w:rsidP="00591D6B" w:rsidRDefault="00954A20">
            <w:pPr>
              <w:pStyle w:val="AltB0"/>
            </w:pPr>
          </w:p>
        </w:tc>
        <w:tc>
          <w:tcPr>
            <w:tcW w:w="2069" w:type="pct"/>
            <w:tcBorders>
              <w:top w:val="single" w:color="auto" w:sz="4" w:space="0"/>
              <w:left w:val="nil"/>
              <w:bottom w:val="single" w:color="auto" w:sz="4" w:space="0"/>
              <w:right w:val="nil"/>
            </w:tcBorders>
            <w:vAlign w:val="center"/>
          </w:tcPr>
          <w:p w:rsidRPr="0029173D" w:rsidR="00954A20" w:rsidP="00591D6B" w:rsidRDefault="0029173D">
            <w:pPr>
              <w:pStyle w:val="AltB0"/>
            </w:pPr>
            <w:r>
              <w:rPr>
                <w:rFonts w:hint="eastAsia"/>
              </w:rPr>
              <w:t>.</w:t>
            </w:r>
            <w:r w:rsidRPr="0029173D" w:rsidR="00954A20">
              <w:rPr>
                <w:rFonts w:hint="eastAsia"/>
              </w:rPr>
              <w:t>DSB5</w:t>
            </w:r>
            <w:r w:rsidRPr="0029173D" w:rsidR="00354F88">
              <w:rPr>
                <w:rFonts w:hint="eastAsia"/>
              </w:rPr>
              <w:t>N</w:t>
            </w:r>
            <w:r w:rsidRPr="0029173D" w:rsidR="00954A20">
              <w:rPr>
                <w:rFonts w:hint="eastAsia"/>
              </w:rPr>
              <w:t>ot</w:t>
            </w:r>
            <w:r w:rsidRPr="0029173D" w:rsidR="00354F88">
              <w:rPr>
                <w:rFonts w:hint="eastAsia"/>
              </w:rPr>
              <w:t>D</w:t>
            </w:r>
            <w:r w:rsidRPr="0029173D" w:rsidR="00954A20">
              <w:rPr>
                <w:rFonts w:hint="eastAsia"/>
              </w:rPr>
              <w:t>isabled</w:t>
            </w:r>
          </w:p>
        </w:tc>
        <w:tc>
          <w:tcPr>
            <w:tcW w:w="2728" w:type="pct"/>
            <w:tcBorders>
              <w:left w:val="nil"/>
              <w:right w:val="nil"/>
            </w:tcBorders>
          </w:tcPr>
          <w:p w:rsidRPr="00EB1321" w:rsidR="00954A20" w:rsidP="00591D6B" w:rsidRDefault="00663DCF">
            <w:pPr>
              <w:pStyle w:val="AltB0"/>
            </w:pPr>
            <w:r w:rsidRPr="00663DCF">
              <w:t xml:space="preserve">CCNV enable </w:t>
            </w:r>
            <w:r w:rsidRPr="00663DCF">
              <w:rPr>
                <w:rFonts w:hint="eastAsia"/>
              </w:rPr>
              <w:t>DS</w:t>
            </w:r>
            <w:r w:rsidRPr="00663DCF">
              <w:t>B1 output</w:t>
            </w:r>
          </w:p>
        </w:tc>
      </w:tr>
      <w:tr w:rsidRPr="001B3DC6" w:rsidR="00954A20" w:rsidTr="002C08DB">
        <w:trPr>
          <w:jc w:val="center"/>
        </w:trPr>
        <w:tc>
          <w:tcPr>
            <w:tcW w:w="202" w:type="pct"/>
            <w:tcBorders>
              <w:top w:val="single" w:color="auto" w:sz="4" w:space="0"/>
              <w:left w:val="nil"/>
              <w:bottom w:val="single" w:color="auto" w:sz="4" w:space="0"/>
              <w:right w:val="nil"/>
            </w:tcBorders>
            <w:shd w:val="clear" w:color="auto" w:fill="auto"/>
          </w:tcPr>
          <w:p w:rsidR="00954A20" w:rsidP="00591D6B" w:rsidRDefault="00954A20">
            <w:pPr>
              <w:pStyle w:val="AltB0"/>
            </w:pPr>
          </w:p>
        </w:tc>
        <w:tc>
          <w:tcPr>
            <w:tcW w:w="2069" w:type="pct"/>
            <w:tcBorders>
              <w:top w:val="single" w:color="auto" w:sz="4" w:space="0"/>
              <w:left w:val="nil"/>
              <w:bottom w:val="single" w:color="auto" w:sz="4" w:space="0"/>
              <w:right w:val="nil"/>
            </w:tcBorders>
            <w:vAlign w:val="center"/>
          </w:tcPr>
          <w:p w:rsidRPr="0029173D" w:rsidR="00954A20" w:rsidP="00591D6B" w:rsidRDefault="0029173D">
            <w:pPr>
              <w:pStyle w:val="AltB0"/>
            </w:pPr>
            <w:r>
              <w:rPr>
                <w:rFonts w:hint="eastAsia"/>
              </w:rPr>
              <w:t>.</w:t>
            </w:r>
            <w:r w:rsidRPr="0029173D" w:rsidR="00954A20">
              <w:rPr>
                <w:rFonts w:hint="eastAsia"/>
              </w:rPr>
              <w:t>DSB6</w:t>
            </w:r>
            <w:r w:rsidRPr="0029173D" w:rsidR="00354F88">
              <w:rPr>
                <w:rFonts w:hint="eastAsia"/>
              </w:rPr>
              <w:t>N</w:t>
            </w:r>
            <w:r w:rsidRPr="0029173D" w:rsidR="00954A20">
              <w:rPr>
                <w:rFonts w:hint="eastAsia"/>
              </w:rPr>
              <w:t>ot</w:t>
            </w:r>
            <w:r w:rsidRPr="0029173D" w:rsidR="00354F88">
              <w:rPr>
                <w:rFonts w:hint="eastAsia"/>
              </w:rPr>
              <w:t>D</w:t>
            </w:r>
            <w:r w:rsidRPr="0029173D" w:rsidR="00954A20">
              <w:rPr>
                <w:rFonts w:hint="eastAsia"/>
              </w:rPr>
              <w:t>isabled</w:t>
            </w:r>
          </w:p>
        </w:tc>
        <w:tc>
          <w:tcPr>
            <w:tcW w:w="2728" w:type="pct"/>
            <w:tcBorders>
              <w:left w:val="nil"/>
              <w:right w:val="nil"/>
            </w:tcBorders>
          </w:tcPr>
          <w:p w:rsidRPr="00EB1321" w:rsidR="00954A20" w:rsidP="00591D6B" w:rsidRDefault="00663DCF">
            <w:pPr>
              <w:pStyle w:val="AltB0"/>
            </w:pPr>
            <w:r w:rsidRPr="00663DCF">
              <w:t xml:space="preserve">CCNV enable </w:t>
            </w:r>
            <w:r w:rsidRPr="00663DCF">
              <w:rPr>
                <w:rFonts w:hint="eastAsia"/>
              </w:rPr>
              <w:t>DS</w:t>
            </w:r>
            <w:r w:rsidRPr="00663DCF">
              <w:t>B1 output</w:t>
            </w:r>
          </w:p>
        </w:tc>
      </w:tr>
      <w:tr w:rsidRPr="001B3DC6" w:rsidR="00954A20" w:rsidTr="002C08DB">
        <w:trPr>
          <w:jc w:val="center"/>
        </w:trPr>
        <w:tc>
          <w:tcPr>
            <w:tcW w:w="202" w:type="pct"/>
            <w:tcBorders>
              <w:top w:val="single" w:color="auto" w:sz="4" w:space="0"/>
              <w:left w:val="nil"/>
              <w:bottom w:val="single" w:color="auto" w:sz="4" w:space="0"/>
              <w:right w:val="nil"/>
            </w:tcBorders>
            <w:shd w:val="clear" w:color="auto" w:fill="auto"/>
          </w:tcPr>
          <w:p w:rsidR="00954A20" w:rsidP="00591D6B" w:rsidRDefault="00954A20">
            <w:pPr>
              <w:pStyle w:val="AltB0"/>
            </w:pPr>
          </w:p>
        </w:tc>
        <w:tc>
          <w:tcPr>
            <w:tcW w:w="2069" w:type="pct"/>
            <w:tcBorders>
              <w:top w:val="single" w:color="auto" w:sz="4" w:space="0"/>
              <w:left w:val="nil"/>
              <w:bottom w:val="single" w:color="auto" w:sz="4" w:space="0"/>
              <w:right w:val="nil"/>
            </w:tcBorders>
            <w:vAlign w:val="center"/>
          </w:tcPr>
          <w:p w:rsidRPr="0029173D" w:rsidR="00954A20" w:rsidP="00591D6B" w:rsidRDefault="0029173D">
            <w:pPr>
              <w:pStyle w:val="AltB0"/>
            </w:pPr>
            <w:r>
              <w:rPr>
                <w:rFonts w:hint="eastAsia"/>
              </w:rPr>
              <w:t>.</w:t>
            </w:r>
            <w:r w:rsidRPr="0029173D" w:rsidR="00954A20">
              <w:rPr>
                <w:rFonts w:hint="eastAsia"/>
              </w:rPr>
              <w:t>DSB7</w:t>
            </w:r>
            <w:r w:rsidRPr="0029173D" w:rsidR="00354F88">
              <w:rPr>
                <w:rFonts w:hint="eastAsia"/>
              </w:rPr>
              <w:t>N</w:t>
            </w:r>
            <w:r w:rsidRPr="0029173D" w:rsidR="00954A20">
              <w:rPr>
                <w:rFonts w:hint="eastAsia"/>
              </w:rPr>
              <w:t>ot</w:t>
            </w:r>
            <w:r w:rsidRPr="0029173D" w:rsidR="00354F88">
              <w:rPr>
                <w:rFonts w:hint="eastAsia"/>
              </w:rPr>
              <w:t>D</w:t>
            </w:r>
            <w:r w:rsidRPr="0029173D" w:rsidR="00954A20">
              <w:rPr>
                <w:rFonts w:hint="eastAsia"/>
              </w:rPr>
              <w:t>isabled</w:t>
            </w:r>
          </w:p>
        </w:tc>
        <w:tc>
          <w:tcPr>
            <w:tcW w:w="2728" w:type="pct"/>
            <w:tcBorders>
              <w:left w:val="nil"/>
              <w:right w:val="nil"/>
            </w:tcBorders>
          </w:tcPr>
          <w:p w:rsidR="00954A20" w:rsidP="00591D6B" w:rsidRDefault="00663DCF">
            <w:pPr>
              <w:pStyle w:val="AltB0"/>
            </w:pPr>
            <w:r w:rsidRPr="00663DCF">
              <w:t xml:space="preserve">CCNV enable </w:t>
            </w:r>
            <w:r w:rsidRPr="00663DCF">
              <w:rPr>
                <w:rFonts w:hint="eastAsia"/>
              </w:rPr>
              <w:t>DS</w:t>
            </w:r>
            <w:r w:rsidRPr="00663DCF">
              <w:t>B1 output</w:t>
            </w:r>
          </w:p>
        </w:tc>
      </w:tr>
      <w:tr w:rsidRPr="001B3DC6" w:rsidR="00954A20" w:rsidTr="002C08DB">
        <w:trPr>
          <w:jc w:val="center"/>
        </w:trPr>
        <w:tc>
          <w:tcPr>
            <w:tcW w:w="202" w:type="pct"/>
            <w:tcBorders>
              <w:top w:val="single" w:color="auto" w:sz="4" w:space="0"/>
              <w:left w:val="nil"/>
              <w:bottom w:val="single" w:color="auto" w:sz="4" w:space="0"/>
              <w:right w:val="nil"/>
            </w:tcBorders>
            <w:shd w:val="clear" w:color="auto" w:fill="auto"/>
          </w:tcPr>
          <w:p w:rsidR="00954A20" w:rsidP="00591D6B" w:rsidRDefault="00954A20">
            <w:pPr>
              <w:pStyle w:val="AltB0"/>
            </w:pPr>
          </w:p>
        </w:tc>
        <w:tc>
          <w:tcPr>
            <w:tcW w:w="2069" w:type="pct"/>
            <w:tcBorders>
              <w:top w:val="single" w:color="auto" w:sz="4" w:space="0"/>
              <w:left w:val="nil"/>
              <w:bottom w:val="single" w:color="auto" w:sz="4" w:space="0"/>
              <w:right w:val="nil"/>
            </w:tcBorders>
            <w:vAlign w:val="center"/>
          </w:tcPr>
          <w:p w:rsidRPr="0029173D" w:rsidR="00954A20" w:rsidP="00591D6B" w:rsidRDefault="0029173D">
            <w:pPr>
              <w:pStyle w:val="AltB0"/>
            </w:pPr>
            <w:r>
              <w:rPr>
                <w:rFonts w:hint="eastAsia"/>
              </w:rPr>
              <w:t>.</w:t>
            </w:r>
            <w:r w:rsidRPr="0029173D" w:rsidR="00954A20">
              <w:rPr>
                <w:rFonts w:hint="eastAsia"/>
              </w:rPr>
              <w:t>DSB8</w:t>
            </w:r>
            <w:r w:rsidRPr="0029173D" w:rsidR="00354F88">
              <w:rPr>
                <w:rFonts w:hint="eastAsia"/>
              </w:rPr>
              <w:t>N</w:t>
            </w:r>
            <w:r w:rsidRPr="0029173D" w:rsidR="00954A20">
              <w:rPr>
                <w:rFonts w:hint="eastAsia"/>
              </w:rPr>
              <w:t>ot</w:t>
            </w:r>
            <w:r w:rsidRPr="0029173D" w:rsidR="00354F88">
              <w:rPr>
                <w:rFonts w:hint="eastAsia"/>
              </w:rPr>
              <w:t>D</w:t>
            </w:r>
            <w:r w:rsidRPr="0029173D" w:rsidR="00954A20">
              <w:rPr>
                <w:rFonts w:hint="eastAsia"/>
              </w:rPr>
              <w:t>isabled</w:t>
            </w:r>
          </w:p>
        </w:tc>
        <w:tc>
          <w:tcPr>
            <w:tcW w:w="2728" w:type="pct"/>
            <w:tcBorders>
              <w:left w:val="nil"/>
              <w:bottom w:val="single" w:color="auto" w:sz="4" w:space="0"/>
              <w:right w:val="nil"/>
            </w:tcBorders>
          </w:tcPr>
          <w:p w:rsidR="00954A20" w:rsidP="00591D6B" w:rsidRDefault="00663DCF">
            <w:pPr>
              <w:pStyle w:val="AltB0"/>
            </w:pPr>
            <w:r w:rsidRPr="00663DCF">
              <w:t xml:space="preserve">CCNV enable </w:t>
            </w:r>
            <w:r w:rsidRPr="00663DCF">
              <w:rPr>
                <w:rFonts w:hint="eastAsia"/>
              </w:rPr>
              <w:t>DS</w:t>
            </w:r>
            <w:r w:rsidRPr="00663DCF">
              <w:t>B1 output</w:t>
            </w:r>
          </w:p>
        </w:tc>
      </w:tr>
      <w:tr w:rsidRPr="001B3DC6" w:rsidR="00663DCF" w:rsidTr="002C08DB">
        <w:trPr>
          <w:jc w:val="center"/>
        </w:trPr>
        <w:tc>
          <w:tcPr>
            <w:tcW w:w="2272" w:type="pct"/>
            <w:gridSpan w:val="2"/>
            <w:tcBorders>
              <w:top w:val="single" w:color="auto" w:sz="4" w:space="0"/>
              <w:left w:val="nil"/>
              <w:bottom w:val="single" w:color="auto" w:sz="4" w:space="0"/>
              <w:right w:val="nil"/>
            </w:tcBorders>
            <w:shd w:val="clear" w:color="auto" w:fill="E0E0E0"/>
          </w:tcPr>
          <w:p w:rsidRPr="00EB1321" w:rsidR="00663DCF" w:rsidP="00591D6B" w:rsidRDefault="00663DCF">
            <w:pPr>
              <w:pStyle w:val="AltB0"/>
            </w:pPr>
            <w:r>
              <w:rPr>
                <w:rFonts w:hint="eastAsia"/>
              </w:rPr>
              <w:t xml:space="preserve">&lt;REPEAT&gt; </w:t>
            </w:r>
            <w:r>
              <w:rPr>
                <w:rFonts w:hint="eastAsia"/>
              </w:rPr>
              <w:t>×</w:t>
            </w:r>
            <w:r>
              <w:rPr>
                <w:rFonts w:hint="eastAsia"/>
              </w:rPr>
              <w:t xml:space="preserve"> 40</w:t>
            </w:r>
          </w:p>
        </w:tc>
        <w:tc>
          <w:tcPr>
            <w:tcW w:w="2728" w:type="pct"/>
            <w:tcBorders>
              <w:top w:val="single" w:color="auto" w:sz="4" w:space="0"/>
              <w:left w:val="nil"/>
              <w:bottom w:val="single" w:color="auto" w:sz="4" w:space="0"/>
              <w:right w:val="nil"/>
            </w:tcBorders>
            <w:shd w:val="clear" w:color="auto" w:fill="E0E0E0"/>
          </w:tcPr>
          <w:p w:rsidRPr="00EB1321" w:rsidR="00663DCF" w:rsidP="00591D6B" w:rsidRDefault="00663DCF">
            <w:pPr>
              <w:pStyle w:val="AltB0"/>
            </w:pPr>
          </w:p>
        </w:tc>
      </w:tr>
      <w:tr w:rsidRPr="001B3DC6" w:rsidR="00954A20" w:rsidTr="002C08DB">
        <w:trPr>
          <w:jc w:val="center"/>
        </w:trPr>
        <w:tc>
          <w:tcPr>
            <w:tcW w:w="202" w:type="pct"/>
            <w:tcBorders>
              <w:top w:val="single" w:color="auto" w:sz="4" w:space="0"/>
              <w:left w:val="nil"/>
              <w:bottom w:val="single" w:color="auto" w:sz="4" w:space="0"/>
              <w:right w:val="nil"/>
            </w:tcBorders>
            <w:shd w:val="clear" w:color="auto" w:fill="auto"/>
          </w:tcPr>
          <w:p w:rsidRPr="0029173D" w:rsidR="00954A20" w:rsidP="00591D6B" w:rsidRDefault="00954A20">
            <w:pPr>
              <w:pStyle w:val="AltB0"/>
            </w:pPr>
          </w:p>
        </w:tc>
        <w:tc>
          <w:tcPr>
            <w:tcW w:w="2069" w:type="pct"/>
            <w:tcBorders>
              <w:top w:val="single" w:color="auto" w:sz="4" w:space="0"/>
              <w:left w:val="nil"/>
              <w:bottom w:val="single" w:color="auto" w:sz="4" w:space="0"/>
              <w:right w:val="nil"/>
            </w:tcBorders>
          </w:tcPr>
          <w:p w:rsidRPr="0029173D" w:rsidR="00954A20" w:rsidP="00591D6B" w:rsidRDefault="0029173D">
            <w:pPr>
              <w:pStyle w:val="AltB0"/>
            </w:pPr>
            <w:r>
              <w:rPr>
                <w:rFonts w:hint="eastAsia"/>
              </w:rPr>
              <w:t>.</w:t>
            </w:r>
            <w:r w:rsidRPr="0029173D" w:rsidR="00883C2E">
              <w:t>NonVitalIntermediateData</w:t>
            </w:r>
            <w:r w:rsidRPr="0029173D" w:rsidR="00663DCF">
              <w:rPr>
                <w:rFonts w:hint="eastAsia"/>
              </w:rPr>
              <w:t>[1</w:t>
            </w:r>
            <w:r w:rsidRPr="0029173D" w:rsidR="00663DCF">
              <w:t>…</w:t>
            </w:r>
            <w:r w:rsidRPr="0029173D" w:rsidR="00663DCF">
              <w:rPr>
                <w:rFonts w:hint="eastAsia"/>
              </w:rPr>
              <w:t>40]</w:t>
            </w:r>
          </w:p>
        </w:tc>
        <w:tc>
          <w:tcPr>
            <w:tcW w:w="2728" w:type="pct"/>
            <w:tcBorders>
              <w:top w:val="single" w:color="auto" w:sz="4" w:space="0"/>
              <w:left w:val="nil"/>
              <w:bottom w:val="single" w:color="auto" w:sz="4" w:space="0"/>
              <w:right w:val="nil"/>
            </w:tcBorders>
          </w:tcPr>
          <w:p w:rsidRPr="00EB1321" w:rsidR="00663DCF" w:rsidP="00591D6B" w:rsidRDefault="00663DCF">
            <w:pPr>
              <w:pStyle w:val="AltB0"/>
            </w:pPr>
            <w:r w:rsidRPr="00663DCF">
              <w:t>Project configurable no vital intermediate data</w:t>
            </w:r>
          </w:p>
        </w:tc>
      </w:tr>
      <w:tr w:rsidRPr="001B3DC6" w:rsidR="00663DCF" w:rsidTr="002C08DB">
        <w:trPr>
          <w:jc w:val="center"/>
        </w:trPr>
        <w:tc>
          <w:tcPr>
            <w:tcW w:w="2272" w:type="pct"/>
            <w:gridSpan w:val="2"/>
            <w:tcBorders>
              <w:top w:val="single" w:color="auto" w:sz="4" w:space="0"/>
              <w:left w:val="nil"/>
              <w:bottom w:val="single" w:color="auto" w:sz="4" w:space="0"/>
              <w:right w:val="nil"/>
            </w:tcBorders>
          </w:tcPr>
          <w:p w:rsidRPr="0029173D" w:rsidR="00663DCF" w:rsidP="00591D6B" w:rsidRDefault="00354F88">
            <w:pPr>
              <w:pStyle w:val="AltB0"/>
            </w:pPr>
            <w:r w:rsidRPr="0029173D">
              <w:rPr>
                <w:rFonts w:hint="eastAsia"/>
              </w:rPr>
              <w:t>.C</w:t>
            </w:r>
            <w:r w:rsidRPr="0029173D" w:rsidR="0014454C">
              <w:rPr>
                <w:rFonts w:hint="eastAsia"/>
              </w:rPr>
              <w:t>ancel</w:t>
            </w:r>
            <w:r w:rsidRPr="0029173D">
              <w:rPr>
                <w:rFonts w:hint="eastAsia"/>
              </w:rPr>
              <w:t>S</w:t>
            </w:r>
            <w:r w:rsidRPr="0029173D" w:rsidR="0014454C">
              <w:rPr>
                <w:rFonts w:hint="eastAsia"/>
              </w:rPr>
              <w:t>ignal</w:t>
            </w:r>
          </w:p>
        </w:tc>
        <w:tc>
          <w:tcPr>
            <w:tcW w:w="2728" w:type="pct"/>
            <w:tcBorders>
              <w:top w:val="single" w:color="auto" w:sz="4" w:space="0"/>
              <w:left w:val="nil"/>
              <w:bottom w:val="single" w:color="auto" w:sz="4" w:space="0"/>
              <w:right w:val="nil"/>
            </w:tcBorders>
          </w:tcPr>
          <w:p w:rsidRPr="00EB1321" w:rsidR="00663DCF" w:rsidP="00591D6B" w:rsidRDefault="0014454C">
            <w:pPr>
              <w:pStyle w:val="AltB0"/>
            </w:pPr>
            <w:r w:rsidRPr="0014454C">
              <w:t>Cancel signal at CBTC mode</w:t>
            </w:r>
          </w:p>
        </w:tc>
      </w:tr>
      <w:tr w:rsidRPr="001B3DC6" w:rsidR="00663DCF" w:rsidTr="002C08DB">
        <w:trPr>
          <w:jc w:val="center"/>
        </w:trPr>
        <w:tc>
          <w:tcPr>
            <w:tcW w:w="2272" w:type="pct"/>
            <w:gridSpan w:val="2"/>
            <w:tcBorders>
              <w:top w:val="single" w:color="auto" w:sz="4" w:space="0"/>
              <w:left w:val="nil"/>
              <w:bottom w:val="single" w:color="auto" w:sz="4" w:space="0"/>
              <w:right w:val="nil"/>
            </w:tcBorders>
          </w:tcPr>
          <w:p w:rsidRPr="0029173D" w:rsidR="00663DCF" w:rsidP="00591D6B" w:rsidRDefault="00354F88">
            <w:pPr>
              <w:pStyle w:val="AltB0"/>
            </w:pPr>
            <w:r w:rsidRPr="0029173D">
              <w:rPr>
                <w:rFonts w:hint="eastAsia"/>
              </w:rPr>
              <w:t>.O</w:t>
            </w:r>
            <w:r w:rsidRPr="0029173D" w:rsidR="0014454C">
              <w:rPr>
                <w:rFonts w:hint="eastAsia"/>
              </w:rPr>
              <w:t>verlap</w:t>
            </w:r>
            <w:r w:rsidRPr="0029173D">
              <w:rPr>
                <w:rFonts w:hint="eastAsia"/>
              </w:rPr>
              <w:t>R</w:t>
            </w:r>
            <w:r w:rsidRPr="0029173D" w:rsidR="0014454C">
              <w:rPr>
                <w:rFonts w:hint="eastAsia"/>
              </w:rPr>
              <w:t>elease</w:t>
            </w:r>
          </w:p>
        </w:tc>
        <w:tc>
          <w:tcPr>
            <w:tcW w:w="2728" w:type="pct"/>
            <w:tcBorders>
              <w:top w:val="single" w:color="auto" w:sz="4" w:space="0"/>
              <w:left w:val="nil"/>
              <w:bottom w:val="single" w:color="auto" w:sz="4" w:space="0"/>
              <w:right w:val="nil"/>
            </w:tcBorders>
          </w:tcPr>
          <w:p w:rsidRPr="00EB1321" w:rsidR="00663DCF" w:rsidP="00591D6B" w:rsidRDefault="0014454C">
            <w:pPr>
              <w:pStyle w:val="AltB0"/>
            </w:pPr>
            <w:r w:rsidRPr="0014454C">
              <w:t xml:space="preserve">Overlap </w:t>
            </w:r>
            <w:r w:rsidRPr="0014454C" w:rsidR="002F5731">
              <w:t>release</w:t>
            </w:r>
            <w:r w:rsidRPr="0014454C">
              <w:t xml:space="preserve"> request at block mode</w:t>
            </w:r>
          </w:p>
        </w:tc>
      </w:tr>
      <w:tr w:rsidRPr="001B3DC6" w:rsidR="00663DCF" w:rsidTr="002C08DB">
        <w:trPr>
          <w:jc w:val="center"/>
        </w:trPr>
        <w:tc>
          <w:tcPr>
            <w:tcW w:w="2272" w:type="pct"/>
            <w:gridSpan w:val="2"/>
            <w:tcBorders>
              <w:top w:val="single" w:color="auto" w:sz="4" w:space="0"/>
              <w:left w:val="nil"/>
              <w:bottom w:val="single" w:color="auto" w:sz="4" w:space="0"/>
              <w:right w:val="nil"/>
            </w:tcBorders>
            <w:shd w:val="clear" w:color="auto" w:fill="auto"/>
          </w:tcPr>
          <w:p w:rsidRPr="0029173D" w:rsidR="00663DCF" w:rsidP="00591D6B" w:rsidRDefault="00354F88">
            <w:pPr>
              <w:pStyle w:val="AltB0"/>
            </w:pPr>
            <w:r w:rsidRPr="0029173D">
              <w:rPr>
                <w:rFonts w:hint="eastAsia"/>
              </w:rPr>
              <w:t>.V</w:t>
            </w:r>
            <w:r w:rsidRPr="0029173D" w:rsidR="0014454C">
              <w:rPr>
                <w:rFonts w:hint="eastAsia"/>
              </w:rPr>
              <w:t>ariant</w:t>
            </w:r>
            <w:r w:rsidRPr="0029173D">
              <w:rPr>
                <w:rFonts w:hint="eastAsia"/>
              </w:rPr>
              <w:t>R</w:t>
            </w:r>
            <w:r w:rsidRPr="0029173D" w:rsidR="0014454C">
              <w:rPr>
                <w:rFonts w:hint="eastAsia"/>
              </w:rPr>
              <w:t>equest</w:t>
            </w:r>
            <w:r w:rsidRPr="0029173D">
              <w:rPr>
                <w:rFonts w:hint="eastAsia"/>
              </w:rPr>
              <w:t>C</w:t>
            </w:r>
            <w:r w:rsidRPr="0029173D" w:rsidR="0014454C">
              <w:rPr>
                <w:rFonts w:hint="eastAsia"/>
              </w:rPr>
              <w:t>bi</w:t>
            </w:r>
            <w:r w:rsidRPr="0029173D">
              <w:rPr>
                <w:rFonts w:hint="eastAsia"/>
              </w:rPr>
              <w:t>I</w:t>
            </w:r>
            <w:r w:rsidRPr="0029173D" w:rsidR="0014454C">
              <w:rPr>
                <w:rFonts w:hint="eastAsia"/>
              </w:rPr>
              <w:t>d</w:t>
            </w:r>
          </w:p>
        </w:tc>
        <w:tc>
          <w:tcPr>
            <w:tcW w:w="2728" w:type="pct"/>
            <w:tcBorders>
              <w:top w:val="single" w:color="auto" w:sz="4" w:space="0"/>
              <w:left w:val="nil"/>
              <w:bottom w:val="single" w:color="auto" w:sz="4" w:space="0"/>
              <w:right w:val="nil"/>
            </w:tcBorders>
          </w:tcPr>
          <w:p w:rsidRPr="00EB1321" w:rsidR="00663DCF" w:rsidP="00591D6B" w:rsidRDefault="0014454C">
            <w:pPr>
              <w:pStyle w:val="AltB0"/>
            </w:pPr>
            <w:r w:rsidRPr="0014454C">
              <w:t xml:space="preserve">The </w:t>
            </w:r>
            <w:r w:rsidR="001C2335">
              <w:rPr>
                <w:rFonts w:hint="eastAsia"/>
              </w:rPr>
              <w:t xml:space="preserve">first </w:t>
            </w:r>
            <w:r w:rsidRPr="0014454C">
              <w:t xml:space="preserve">CBI </w:t>
            </w:r>
            <w:r w:rsidR="00810FC1">
              <w:rPr>
                <w:rFonts w:hint="eastAsia"/>
              </w:rPr>
              <w:t xml:space="preserve">ATP </w:t>
            </w:r>
            <w:r w:rsidRPr="0014454C">
              <w:t>need to communicate on block mode</w:t>
            </w:r>
          </w:p>
        </w:tc>
      </w:tr>
      <w:tr w:rsidRPr="001B3DC6" w:rsidR="001C2335" w:rsidTr="002C08DB">
        <w:trPr>
          <w:jc w:val="center"/>
        </w:trPr>
        <w:tc>
          <w:tcPr>
            <w:tcW w:w="2272" w:type="pct"/>
            <w:gridSpan w:val="2"/>
            <w:tcBorders>
              <w:top w:val="single" w:color="auto" w:sz="4" w:space="0"/>
              <w:left w:val="nil"/>
              <w:bottom w:val="single" w:color="auto" w:sz="4" w:space="0"/>
              <w:right w:val="nil"/>
            </w:tcBorders>
            <w:shd w:val="clear" w:color="auto" w:fill="auto"/>
          </w:tcPr>
          <w:p w:rsidRPr="0029173D" w:rsidR="001C2335" w:rsidP="00591D6B" w:rsidRDefault="00200CCE">
            <w:pPr>
              <w:pStyle w:val="AltB0"/>
            </w:pPr>
            <w:r>
              <w:rPr>
                <w:rFonts w:hint="eastAsia"/>
              </w:rPr>
              <w:t>.reserved</w:t>
            </w:r>
          </w:p>
        </w:tc>
        <w:tc>
          <w:tcPr>
            <w:tcW w:w="2728" w:type="pct"/>
            <w:tcBorders>
              <w:top w:val="single" w:color="auto" w:sz="4" w:space="0"/>
              <w:left w:val="nil"/>
              <w:bottom w:val="single" w:color="auto" w:sz="4" w:space="0"/>
              <w:right w:val="nil"/>
            </w:tcBorders>
          </w:tcPr>
          <w:p w:rsidRPr="00EB1321" w:rsidR="001C2335" w:rsidP="00591D6B" w:rsidRDefault="00200CCE">
            <w:pPr>
              <w:pStyle w:val="AltB0"/>
            </w:pPr>
            <w:r>
              <w:rPr>
                <w:rFonts w:hint="eastAsia"/>
              </w:rPr>
              <w:t>reserved</w:t>
            </w:r>
          </w:p>
        </w:tc>
      </w:tr>
    </w:tbl>
    <w:p w:rsidR="005048D9" w:rsidP="00C93484" w:rsidRDefault="005048D9">
      <w:pPr>
        <w:pStyle w:val="Reqtify"/>
      </w:pPr>
      <w:r>
        <w:rPr>
          <w:rFonts w:hint="eastAsia"/>
        </w:rPr>
        <w:t>※</w:t>
      </w:r>
      <w:r>
        <w:rPr>
          <w:rFonts w:hint="eastAsia"/>
        </w:rPr>
        <w:t xml:space="preserve"> </w:t>
      </w:r>
      <w:r>
        <w:rPr>
          <w:rFonts w:hint="eastAsia"/>
        </w:rPr>
        <w:t>其中四个</w:t>
      </w:r>
      <w:r>
        <w:rPr>
          <w:rFonts w:hint="eastAsia"/>
        </w:rPr>
        <w:t>VIOM</w:t>
      </w:r>
      <w:r>
        <w:rPr>
          <w:rFonts w:hint="eastAsia"/>
        </w:rPr>
        <w:t>的传输顺序依次是位于车头</w:t>
      </w:r>
      <w:r>
        <w:rPr>
          <w:rFonts w:hint="eastAsia"/>
        </w:rPr>
        <w:t>1</w:t>
      </w:r>
      <w:r>
        <w:rPr>
          <w:rFonts w:hint="eastAsia"/>
        </w:rPr>
        <w:t>的</w:t>
      </w:r>
      <w:r>
        <w:rPr>
          <w:rFonts w:hint="eastAsia"/>
        </w:rPr>
        <w:t>VIOM1-1</w:t>
      </w:r>
      <w:r>
        <w:rPr>
          <w:rFonts w:hint="eastAsia"/>
        </w:rPr>
        <w:t>，</w:t>
      </w:r>
      <w:r>
        <w:rPr>
          <w:rFonts w:hint="eastAsia"/>
        </w:rPr>
        <w:t>VIOM1-2</w:t>
      </w:r>
      <w:r>
        <w:rPr>
          <w:rFonts w:hint="eastAsia"/>
        </w:rPr>
        <w:t>，车头</w:t>
      </w:r>
      <w:r>
        <w:rPr>
          <w:rFonts w:hint="eastAsia"/>
        </w:rPr>
        <w:t>2</w:t>
      </w:r>
      <w:r>
        <w:rPr>
          <w:rFonts w:hint="eastAsia"/>
        </w:rPr>
        <w:t>的</w:t>
      </w:r>
      <w:r>
        <w:rPr>
          <w:rFonts w:hint="eastAsia"/>
        </w:rPr>
        <w:t>VIOM2-1</w:t>
      </w:r>
      <w:r>
        <w:rPr>
          <w:rFonts w:hint="eastAsia"/>
        </w:rPr>
        <w:t>，</w:t>
      </w:r>
      <w:r>
        <w:rPr>
          <w:rFonts w:hint="eastAsia"/>
        </w:rPr>
        <w:t>VIOM2-2</w:t>
      </w:r>
      <w:r>
        <w:rPr>
          <w:rFonts w:hint="eastAsia"/>
        </w:rPr>
        <w:t>。</w:t>
      </w:r>
    </w:p>
    <w:p w:rsidR="005048D9" w:rsidP="00C93484" w:rsidRDefault="005048D9">
      <w:pPr>
        <w:pStyle w:val="Reqtify"/>
      </w:pPr>
      <w:r>
        <w:t>The sequence of the four VIOMs in transportation shall be, in turn, VIOM1-1 and VIOM1-2 in CAB1, and VIOM2-1 and VIOM2-2 in CAB2.</w:t>
      </w:r>
    </w:p>
    <w:p w:rsidR="00954A20" w:rsidP="00C93484" w:rsidRDefault="00954A20">
      <w:pPr>
        <w:pStyle w:val="Reqtify"/>
      </w:pPr>
    </w:p>
    <w:p w:rsidR="00EB1321" w:rsidP="0012674A" w:rsidRDefault="00EB1321">
      <w:pPr>
        <w:pStyle w:val="4"/>
      </w:pPr>
      <w:r>
        <w:rPr>
          <w:rFonts w:hint="eastAsia"/>
        </w:rPr>
        <w:t>ATP-&gt;CCNV: Non vital report</w:t>
      </w:r>
    </w:p>
    <w:p w:rsidRPr="00A77097" w:rsidR="00A77097" w:rsidP="00C93484" w:rsidRDefault="00A77097">
      <w:pPr>
        <w:pStyle w:val="Reqtify"/>
      </w:pPr>
      <w:r w:rsidRPr="00A77097">
        <w:rPr>
          <w:rFonts w:hint="eastAsia"/>
        </w:rPr>
        <w:t>ATP</w:t>
      </w:r>
      <w:r w:rsidRPr="00A77097">
        <w:rPr>
          <w:rFonts w:hint="eastAsia"/>
        </w:rPr>
        <w:t>需要将每周期计算的时间、状态、定位、输出命令等信息发送给</w:t>
      </w:r>
      <w:r w:rsidRPr="00A77097">
        <w:rPr>
          <w:rFonts w:hint="eastAsia"/>
        </w:rPr>
        <w:t>CCNV</w:t>
      </w:r>
      <w:r w:rsidRPr="00A77097">
        <w:rPr>
          <w:rFonts w:hint="eastAsia"/>
        </w:rPr>
        <w:t>，</w:t>
      </w:r>
      <w:r w:rsidRPr="00A77097">
        <w:rPr>
          <w:rFonts w:hint="eastAsia"/>
        </w:rPr>
        <w:t>CCNV</w:t>
      </w:r>
      <w:r w:rsidRPr="00A77097">
        <w:rPr>
          <w:rFonts w:hint="eastAsia"/>
        </w:rPr>
        <w:t>将根据这些信息执行自己的控制功能，或者将其转发给</w:t>
      </w:r>
      <w:r w:rsidRPr="00A77097">
        <w:rPr>
          <w:rFonts w:hint="eastAsia"/>
        </w:rPr>
        <w:t>DMI</w:t>
      </w:r>
      <w:r w:rsidRPr="00A77097">
        <w:rPr>
          <w:rFonts w:hint="eastAsia"/>
        </w:rPr>
        <w:t>等设备进行显示。</w:t>
      </w:r>
    </w:p>
    <w:p w:rsidRPr="00A77097" w:rsidR="00A77097" w:rsidP="00C93484" w:rsidRDefault="00A77097">
      <w:pPr>
        <w:pStyle w:val="Reqtify"/>
      </w:pPr>
      <w:r w:rsidRPr="00A77097">
        <w:rPr>
          <w:rFonts w:hint="eastAsia"/>
        </w:rPr>
        <w:t xml:space="preserve">ATP needs to send the information to CCNV </w:t>
      </w:r>
      <w:r w:rsidRPr="00A77097" w:rsidR="002F5731">
        <w:t>including</w:t>
      </w:r>
      <w:r w:rsidRPr="00A77097">
        <w:rPr>
          <w:rFonts w:hint="eastAsia"/>
        </w:rPr>
        <w:t xml:space="preserve"> cycle time, internal status, location and vital output order etc. Based on </w:t>
      </w:r>
      <w:r w:rsidRPr="00A77097">
        <w:t>this</w:t>
      </w:r>
      <w:r w:rsidRPr="00A77097">
        <w:rPr>
          <w:rFonts w:hint="eastAsia"/>
        </w:rPr>
        <w:t xml:space="preserve"> information, CCNV executes the control functions or forward this information to DMI or other devices.</w:t>
      </w:r>
    </w:p>
    <w:p w:rsidR="00EB1321" w:rsidP="00C93484" w:rsidRDefault="00EB1321">
      <w:pPr>
        <w:pStyle w:val="Reqtify"/>
      </w:pPr>
    </w:p>
    <w:p w:rsidR="00745F23" w:rsidP="00C93484" w:rsidRDefault="00745F23">
      <w:pPr>
        <w:pStyle w:val="Reqtify"/>
      </w:pPr>
    </w:p>
    <w:p w:rsidRPr="00745F23" w:rsidR="00745F23" w:rsidP="00745F23" w:rsidRDefault="00745F23">
      <w:pPr>
        <w:pStyle w:val="ReqtifyAltR"/>
      </w:pPr>
      <w:r w:rsidRPr="00745F23">
        <w:t>[iTC_CC_ATP-SwRS-0</w:t>
      </w:r>
      <w:r w:rsidRPr="00745F23">
        <w:rPr>
          <w:rFonts w:hint="eastAsia"/>
        </w:rPr>
        <w:t>447</w:t>
      </w:r>
      <w:r w:rsidRPr="00745F23">
        <w:t>]</w:t>
      </w:r>
    </w:p>
    <w:p w:rsidRPr="00745F23" w:rsidR="00745F23" w:rsidP="00C93484" w:rsidRDefault="00840F21">
      <w:pPr>
        <w:pStyle w:val="Reqtify"/>
      </w:pPr>
      <w:bookmarkStart w:name="NonVitalReport" w:id="459"/>
      <w:r w:rsidRPr="00840F21">
        <w:rPr>
          <w:rStyle w:val="aff2"/>
        </w:rPr>
        <w:t>NonVitalReport</w:t>
      </w:r>
      <w:bookmarkEnd w:id="459"/>
      <w:r w:rsidRPr="00745F23" w:rsidR="00745F23">
        <w:rPr>
          <w:rFonts w:hint="eastAsia"/>
        </w:rPr>
        <w:t>，结构</w:t>
      </w:r>
      <w:r w:rsidR="0014454C">
        <w:rPr>
          <w:rFonts w:hint="eastAsia"/>
        </w:rPr>
        <w:t>如</w:t>
      </w:r>
      <w:r w:rsidRPr="0014454C" w:rsidR="0014454C">
        <w:fldChar w:fldCharType="begin"/>
      </w:r>
      <w:r w:rsidRPr="0014454C" w:rsidR="0014454C">
        <w:instrText xml:space="preserve"> </w:instrText>
      </w:r>
      <w:r w:rsidRPr="0014454C" w:rsidR="0014454C">
        <w:rPr>
          <w:rFonts w:hint="eastAsia"/>
        </w:rPr>
        <w:instrText>REF _Ref286908710 \h</w:instrText>
      </w:r>
      <w:r w:rsidRPr="0014454C" w:rsidR="0014454C">
        <w:instrText xml:space="preserve"> </w:instrText>
      </w:r>
      <w:r w:rsidRPr="0014454C" w:rsidR="0014454C">
        <w:fldChar w:fldCharType="separate"/>
      </w:r>
      <w:r w:rsidRPr="00F40CCD" w:rsidR="00DE178B">
        <w:t xml:space="preserve">Table </w:t>
      </w:r>
      <w:r w:rsidR="00DE178B">
        <w:rPr>
          <w:noProof/>
        </w:rPr>
        <w:t>4</w:t>
      </w:r>
      <w:r w:rsidR="00DE178B">
        <w:noBreakHyphen/>
      </w:r>
      <w:r w:rsidR="00DE178B">
        <w:rPr>
          <w:noProof/>
        </w:rPr>
        <w:t>9</w:t>
      </w:r>
      <w:r w:rsidRPr="0014454C" w:rsidR="0014454C">
        <w:fldChar w:fldCharType="end"/>
      </w:r>
      <w:r w:rsidR="0014454C">
        <w:rPr>
          <w:rFonts w:hint="eastAsia"/>
        </w:rPr>
        <w:t>所示</w:t>
      </w:r>
      <w:r w:rsidRPr="00745F23" w:rsidR="00745F23">
        <w:rPr>
          <w:rFonts w:hint="eastAsia"/>
        </w:rPr>
        <w:t>，表示每周期</w:t>
      </w:r>
      <w:r w:rsidRPr="00745F23" w:rsidR="00745F23">
        <w:rPr>
          <w:rFonts w:hint="eastAsia"/>
        </w:rPr>
        <w:t>ATP</w:t>
      </w:r>
      <w:r w:rsidRPr="00745F23" w:rsidR="00745F23">
        <w:rPr>
          <w:rFonts w:hint="eastAsia"/>
        </w:rPr>
        <w:t>输出给</w:t>
      </w:r>
      <w:r w:rsidRPr="00745F23" w:rsidR="00745F23">
        <w:rPr>
          <w:rFonts w:hint="eastAsia"/>
        </w:rPr>
        <w:t>CCNV</w:t>
      </w:r>
      <w:r w:rsidRPr="00745F23" w:rsidR="00745F23">
        <w:rPr>
          <w:rFonts w:hint="eastAsia"/>
        </w:rPr>
        <w:t>的非安全信息。</w:t>
      </w:r>
    </w:p>
    <w:p w:rsidRPr="00745F23" w:rsidR="00745F23" w:rsidP="00FA0FBB" w:rsidRDefault="00745F23">
      <w:pPr>
        <w:pStyle w:val="AltX"/>
      </w:pPr>
      <w:r w:rsidRPr="00745F23">
        <w:rPr>
          <w:rFonts w:hint="eastAsia"/>
        </w:rPr>
        <w:t>初始化时，设置为全限制状态</w:t>
      </w:r>
    </w:p>
    <w:p w:rsidRPr="00745F23" w:rsidR="00745F23" w:rsidP="00FA0FBB" w:rsidRDefault="00745F23">
      <w:pPr>
        <w:pStyle w:val="AltX"/>
      </w:pPr>
      <w:r w:rsidRPr="00745F23">
        <w:rPr>
          <w:rFonts w:hint="eastAsia"/>
        </w:rPr>
        <w:t>正常运行时，按照</w:t>
      </w:r>
      <w:r w:rsidRPr="00745F23">
        <w:fldChar w:fldCharType="begin"/>
      </w:r>
      <w:r w:rsidRPr="00745F23">
        <w:instrText xml:space="preserve"> </w:instrText>
      </w:r>
      <w:r w:rsidRPr="00745F23">
        <w:rPr>
          <w:rFonts w:hint="eastAsia"/>
        </w:rPr>
        <w:instrText>REF _Ref286908710 \h</w:instrText>
      </w:r>
      <w:r w:rsidRPr="00745F23">
        <w:instrText xml:space="preserve"> </w:instrText>
      </w:r>
      <w:r w:rsidRPr="00745F23">
        <w:fldChar w:fldCharType="separate"/>
      </w:r>
      <w:r w:rsidRPr="00F40CCD" w:rsidR="00DE178B">
        <w:t xml:space="preserve">Table </w:t>
      </w:r>
      <w:r w:rsidR="00DE178B">
        <w:rPr>
          <w:noProof/>
        </w:rPr>
        <w:t>4</w:t>
      </w:r>
      <w:r w:rsidR="00DE178B">
        <w:noBreakHyphen/>
      </w:r>
      <w:r w:rsidR="00DE178B">
        <w:rPr>
          <w:noProof/>
        </w:rPr>
        <w:t>9</w:t>
      </w:r>
      <w:r w:rsidRPr="00745F23">
        <w:fldChar w:fldCharType="end"/>
      </w:r>
      <w:r w:rsidRPr="00745F23">
        <w:rPr>
          <w:rFonts w:hint="eastAsia"/>
        </w:rPr>
        <w:t>所示设置</w:t>
      </w:r>
      <w:r w:rsidRPr="00745F23">
        <w:rPr>
          <w:rFonts w:hint="eastAsia"/>
        </w:rPr>
        <w:t>ATP</w:t>
      </w:r>
      <w:r w:rsidR="00116080">
        <w:rPr>
          <w:rFonts w:hint="eastAsia"/>
        </w:rPr>
        <w:t>输出</w:t>
      </w:r>
      <w:r w:rsidRPr="00745F23">
        <w:rPr>
          <w:rFonts w:hint="eastAsia"/>
        </w:rPr>
        <w:t>信息：</w:t>
      </w:r>
    </w:p>
    <w:p w:rsidRPr="00745F23" w:rsidR="00745F23" w:rsidP="00C93484" w:rsidRDefault="00745F23">
      <w:pPr>
        <w:pStyle w:val="Reqtify"/>
      </w:pPr>
    </w:p>
    <w:p w:rsidRPr="00745F23" w:rsidR="00745F23" w:rsidP="00C93484" w:rsidRDefault="00745F23">
      <w:pPr>
        <w:pStyle w:val="Reqtify"/>
      </w:pPr>
      <w:r w:rsidRPr="00745F23">
        <w:rPr>
          <w:rFonts w:hint="eastAsia"/>
        </w:rPr>
        <w:t>Every cycle, ATP shall send the non-vital outputs</w:t>
      </w:r>
      <w:r w:rsidRPr="00745F23">
        <w:rPr>
          <w:rStyle w:val="aff2"/>
          <w:rFonts w:hint="eastAsia"/>
        </w:rPr>
        <w:t xml:space="preserve"> </w:t>
      </w:r>
      <w:hyperlink w:history="1" w:anchor="NonVitalReport">
        <w:r w:rsidR="00840F21">
          <w:rPr>
            <w:rStyle w:val="ac"/>
            <w:noProof/>
          </w:rPr>
          <w:t>NonVitalReport</w:t>
        </w:r>
      </w:hyperlink>
      <w:r w:rsidRPr="00745F23">
        <w:rPr>
          <w:rFonts w:hint="eastAsia"/>
        </w:rPr>
        <w:t xml:space="preserve"> to CCNV, whose structure is</w:t>
      </w:r>
      <w:r w:rsidR="0014454C">
        <w:rPr>
          <w:rFonts w:hint="eastAsia"/>
        </w:rPr>
        <w:t xml:space="preserve"> shown in</w:t>
      </w:r>
      <w:r w:rsidRPr="00745F23">
        <w:rPr>
          <w:rFonts w:hint="eastAsia"/>
        </w:rPr>
        <w:t xml:space="preserve"> </w:t>
      </w:r>
      <w:r w:rsidRPr="0014454C" w:rsidR="0014454C">
        <w:fldChar w:fldCharType="begin"/>
      </w:r>
      <w:r w:rsidRPr="0014454C" w:rsidR="0014454C">
        <w:instrText xml:space="preserve"> </w:instrText>
      </w:r>
      <w:r w:rsidRPr="0014454C" w:rsidR="0014454C">
        <w:rPr>
          <w:rFonts w:hint="eastAsia"/>
        </w:rPr>
        <w:instrText>REF _Ref286908710 \h</w:instrText>
      </w:r>
      <w:r w:rsidRPr="0014454C" w:rsidR="0014454C">
        <w:instrText xml:space="preserve"> </w:instrText>
      </w:r>
      <w:r w:rsidRPr="0014454C" w:rsidR="0014454C">
        <w:fldChar w:fldCharType="separate"/>
      </w:r>
      <w:r w:rsidRPr="00F40CCD" w:rsidR="00DE178B">
        <w:t xml:space="preserve">Table </w:t>
      </w:r>
      <w:r w:rsidR="00DE178B">
        <w:rPr>
          <w:noProof/>
        </w:rPr>
        <w:t>4</w:t>
      </w:r>
      <w:r w:rsidR="00DE178B">
        <w:noBreakHyphen/>
      </w:r>
      <w:r w:rsidR="00DE178B">
        <w:rPr>
          <w:noProof/>
        </w:rPr>
        <w:t>9</w:t>
      </w:r>
      <w:r w:rsidRPr="0014454C" w:rsidR="0014454C">
        <w:fldChar w:fldCharType="end"/>
      </w:r>
      <w:r w:rsidRPr="00745F23">
        <w:rPr>
          <w:rFonts w:hint="eastAsia"/>
        </w:rPr>
        <w:t>. The rules are as follows:</w:t>
      </w:r>
    </w:p>
    <w:p w:rsidRPr="00745F23" w:rsidR="00745F23" w:rsidP="00FA0FBB" w:rsidRDefault="00745F23">
      <w:pPr>
        <w:pStyle w:val="AltX"/>
      </w:pPr>
      <w:r w:rsidRPr="00745F23">
        <w:rPr>
          <w:rFonts w:hint="eastAsia"/>
        </w:rPr>
        <w:t>At initialization, set all these information at restrictive state;</w:t>
      </w:r>
    </w:p>
    <w:p w:rsidRPr="00745F23" w:rsidR="00745F23" w:rsidP="00FA0FBB" w:rsidRDefault="00745F23">
      <w:pPr>
        <w:pStyle w:val="AltX"/>
      </w:pPr>
      <w:r w:rsidRPr="00745F23">
        <w:rPr>
          <w:rFonts w:hint="eastAsia"/>
        </w:rPr>
        <w:t xml:space="preserve">In normal operation, set the ATP status in accordance with the </w:t>
      </w:r>
      <w:r w:rsidRPr="00745F23">
        <w:fldChar w:fldCharType="begin"/>
      </w:r>
      <w:r w:rsidRPr="00745F23">
        <w:instrText xml:space="preserve"> </w:instrText>
      </w:r>
      <w:r w:rsidRPr="00745F23">
        <w:rPr>
          <w:rFonts w:hint="eastAsia"/>
        </w:rPr>
        <w:instrText>REF _Ref286908710 \h</w:instrText>
      </w:r>
      <w:r w:rsidRPr="00745F23">
        <w:instrText xml:space="preserve"> </w:instrText>
      </w:r>
      <w:r w:rsidRPr="00745F23">
        <w:fldChar w:fldCharType="separate"/>
      </w:r>
      <w:r w:rsidRPr="00F40CCD" w:rsidR="00DE178B">
        <w:t xml:space="preserve">Table </w:t>
      </w:r>
      <w:r w:rsidR="00DE178B">
        <w:rPr>
          <w:noProof/>
        </w:rPr>
        <w:t>4</w:t>
      </w:r>
      <w:r w:rsidR="00DE178B">
        <w:noBreakHyphen/>
      </w:r>
      <w:r w:rsidR="00DE178B">
        <w:rPr>
          <w:noProof/>
        </w:rPr>
        <w:t>9</w:t>
      </w:r>
      <w:r w:rsidRPr="00745F23">
        <w:fldChar w:fldCharType="end"/>
      </w:r>
    </w:p>
    <w:p w:rsidRPr="00745F23" w:rsidR="00745F23" w:rsidP="000C0D62" w:rsidRDefault="00745F23">
      <w:pPr>
        <w:pStyle w:val="ReqtifyAltQ"/>
      </w:pPr>
      <w:r w:rsidRPr="00745F23">
        <w:t>#Category=Functional</w:t>
      </w:r>
    </w:p>
    <w:p w:rsidRPr="00745F23" w:rsidR="00745F23" w:rsidP="000C0D62" w:rsidRDefault="00745F23">
      <w:pPr>
        <w:pStyle w:val="ReqtifyAltQ"/>
      </w:pPr>
      <w:r w:rsidRPr="00745F23">
        <w:t>#Contribution=SIL</w:t>
      </w:r>
      <w:r w:rsidR="00500FA8">
        <w:rPr>
          <w:rFonts w:hint="eastAsia"/>
        </w:rPr>
        <w:t>0</w:t>
      </w:r>
    </w:p>
    <w:p w:rsidR="009328EA" w:rsidP="000C0D62" w:rsidRDefault="00745F23">
      <w:pPr>
        <w:pStyle w:val="ReqtifyAltQ"/>
        <w:rPr>
          <w:ins w:author="常鸣" w:date="2014-07-03T14:27:00Z" w:id="460"/>
        </w:rPr>
      </w:pPr>
      <w:del w:author="常鸣" w:date="2014-07-03T14:27:00Z" w:id="461">
        <w:r w:rsidRPr="00745F23" w:rsidDel="009328EA">
          <w:delText>#S</w:delText>
        </w:r>
      </w:del>
      <w:ins w:author="常鸣" w:date="2014-07-03T14:27:00Z" w:id="462">
        <w:r w:rsidR="009328EA">
          <w:t>#Allocation=ATP Software</w:t>
        </w:r>
      </w:ins>
    </w:p>
    <w:p w:rsidRPr="00745F23" w:rsidR="00745F23" w:rsidP="000C0D62" w:rsidRDefault="009328EA">
      <w:pPr>
        <w:pStyle w:val="ReqtifyAltQ"/>
      </w:pPr>
      <w:ins w:author="常鸣" w:date="2014-07-03T14:27:00Z" w:id="463">
        <w:r>
          <w:lastRenderedPageBreak/>
          <w:t>#S</w:t>
        </w:r>
      </w:ins>
      <w:r w:rsidRPr="00745F23" w:rsidR="00745F23">
        <w:t>ource=</w:t>
      </w:r>
      <w:r w:rsidR="00500FA8">
        <w:rPr>
          <w:rFonts w:hint="eastAsia"/>
        </w:rPr>
        <w:t>[iTC_CC-SyAD-0068</w:t>
      </w:r>
      <w:r w:rsidRPr="00745F23" w:rsidR="00500FA8">
        <w:rPr>
          <w:rFonts w:hint="eastAsia"/>
        </w:rPr>
        <w:t>]</w:t>
      </w:r>
      <w:r w:rsidR="00500FA8">
        <w:rPr>
          <w:rFonts w:hint="eastAsia"/>
        </w:rPr>
        <w:t xml:space="preserve">, </w:t>
      </w:r>
      <w:r w:rsidRPr="00745F23" w:rsidR="00745F23">
        <w:rPr>
          <w:rFonts w:hint="eastAsia"/>
        </w:rPr>
        <w:t>[iTC_CC-SyAD-0194], [iTC_CC-SyAD-0200], [iTC_CC-SyAD-0223], [iTC_CC-SyAD-0224], [iTC_CC-SyAD-0247], [iTC_CC-SyAD-0337], [iTC_CC-SyAD-0360],</w:t>
      </w:r>
      <w:r w:rsidRPr="00745F23" w:rsidR="00745F23">
        <w:t xml:space="preserve"> [iTC_CC-SyAD-</w:t>
      </w:r>
      <w:r w:rsidRPr="00745F23" w:rsidR="00745F23">
        <w:rPr>
          <w:rFonts w:hint="eastAsia"/>
        </w:rPr>
        <w:t>0407],</w:t>
      </w:r>
      <w:r w:rsidRPr="00A670D7" w:rsidR="00A670D7">
        <w:rPr>
          <w:rFonts w:hint="eastAsia"/>
        </w:rPr>
        <w:t xml:space="preserve"> </w:t>
      </w:r>
      <w:r w:rsidR="00A670D7">
        <w:rPr>
          <w:rFonts w:hint="eastAsia"/>
        </w:rPr>
        <w:t>[iTC_CC-SyAD-0408</w:t>
      </w:r>
      <w:r w:rsidRPr="00745F23" w:rsidR="00A670D7">
        <w:rPr>
          <w:rFonts w:hint="eastAsia"/>
        </w:rPr>
        <w:t>]</w:t>
      </w:r>
      <w:r w:rsidR="00A670D7">
        <w:rPr>
          <w:rFonts w:hint="eastAsia"/>
        </w:rPr>
        <w:t>,</w:t>
      </w:r>
      <w:r w:rsidRPr="00745F23" w:rsidR="00745F23">
        <w:t xml:space="preserve"> [iTC_CC-SyAD-</w:t>
      </w:r>
      <w:r w:rsidRPr="00745F23" w:rsidR="00745F23">
        <w:rPr>
          <w:rFonts w:hint="eastAsia"/>
        </w:rPr>
        <w:t>0409],</w:t>
      </w:r>
      <w:r w:rsidRPr="00745F23" w:rsidR="00745F23">
        <w:t xml:space="preserve"> [iTC_CC-SyAD-</w:t>
      </w:r>
      <w:r w:rsidRPr="00745F23" w:rsidR="00745F23">
        <w:rPr>
          <w:rFonts w:hint="eastAsia"/>
        </w:rPr>
        <w:t>0760],</w:t>
      </w:r>
      <w:r w:rsidRPr="00745F23" w:rsidR="00745F23">
        <w:t xml:space="preserve"> [iTC_CC-SyAD-</w:t>
      </w:r>
      <w:r w:rsidRPr="00745F23" w:rsidR="00745F23">
        <w:rPr>
          <w:rFonts w:hint="eastAsia"/>
        </w:rPr>
        <w:t>0411],</w:t>
      </w:r>
      <w:r w:rsidRPr="00745F23" w:rsidR="00745F23">
        <w:t xml:space="preserve"> [iTC_CC-SyAD-0410]</w:t>
      </w:r>
      <w:r w:rsidRPr="00745F23" w:rsidR="00745F23">
        <w:rPr>
          <w:rFonts w:hint="eastAsia"/>
        </w:rPr>
        <w:t>,</w:t>
      </w:r>
      <w:r w:rsidRPr="00745F23" w:rsidR="00745F23">
        <w:t xml:space="preserve"> [iTC_CC-SyAD-</w:t>
      </w:r>
      <w:r w:rsidRPr="00745F23" w:rsidR="00745F23">
        <w:rPr>
          <w:rFonts w:hint="eastAsia"/>
        </w:rPr>
        <w:t>0137],</w:t>
      </w:r>
      <w:r w:rsidRPr="00745F23" w:rsidR="00745F23">
        <w:t xml:space="preserve"> [iTC_CC-SyAD-0170]</w:t>
      </w:r>
      <w:r w:rsidRPr="00745F23" w:rsidR="00745F23">
        <w:rPr>
          <w:rFonts w:hint="eastAsia"/>
        </w:rPr>
        <w:t>,</w:t>
      </w:r>
      <w:r w:rsidRPr="00745F23" w:rsidR="00745F23">
        <w:t xml:space="preserve"> [iTC_CC-SyAD-0271]</w:t>
      </w:r>
      <w:r w:rsidRPr="00745F23" w:rsidR="00745F23">
        <w:rPr>
          <w:rFonts w:hint="eastAsia"/>
        </w:rPr>
        <w:t>,</w:t>
      </w:r>
      <w:r w:rsidRPr="00745F23" w:rsidR="00745F23">
        <w:t xml:space="preserve"> [iTC_CC-SyAD-0274]</w:t>
      </w:r>
      <w:r w:rsidRPr="00745F23" w:rsidR="00745F23">
        <w:rPr>
          <w:rFonts w:hint="eastAsia"/>
        </w:rPr>
        <w:t>,</w:t>
      </w:r>
      <w:r w:rsidRPr="00745F23" w:rsidR="00745F23">
        <w:t xml:space="preserve"> [iTC_CC-SyAD-0318]</w:t>
      </w:r>
      <w:r w:rsidRPr="00745F23" w:rsidR="00745F23">
        <w:rPr>
          <w:rFonts w:hint="eastAsia"/>
        </w:rPr>
        <w:t>, [iTC_CC-SyAD-0329]</w:t>
      </w:r>
      <w:r w:rsidR="002A2D16">
        <w:rPr>
          <w:rFonts w:hint="eastAsia"/>
        </w:rPr>
        <w:t>,</w:t>
      </w:r>
      <w:r w:rsidRPr="00745F23" w:rsidR="00745F23">
        <w:rPr>
          <w:rFonts w:hint="eastAsia"/>
        </w:rPr>
        <w:t xml:space="preserve"> </w:t>
      </w:r>
      <w:r w:rsidRPr="007820D7" w:rsidR="006252D3">
        <w:rPr>
          <w:rFonts w:hint="eastAsia"/>
        </w:rPr>
        <w:t>[iTC_CC-SyAD-035</w:t>
      </w:r>
      <w:r w:rsidR="006252D3">
        <w:rPr>
          <w:rFonts w:hint="eastAsia"/>
        </w:rPr>
        <w:t>0</w:t>
      </w:r>
      <w:r w:rsidRPr="007820D7" w:rsidR="006252D3">
        <w:rPr>
          <w:rFonts w:hint="eastAsia"/>
        </w:rPr>
        <w:t>]</w:t>
      </w:r>
      <w:r w:rsidR="006252D3">
        <w:rPr>
          <w:rFonts w:hint="eastAsia"/>
        </w:rPr>
        <w:t>,</w:t>
      </w:r>
      <w:r w:rsidRPr="00745F23" w:rsidR="006252D3">
        <w:rPr>
          <w:rFonts w:hint="eastAsia"/>
        </w:rPr>
        <w:t xml:space="preserve"> </w:t>
      </w:r>
      <w:r w:rsidRPr="00745F23" w:rsidR="00745F23">
        <w:rPr>
          <w:rFonts w:hint="eastAsia"/>
        </w:rPr>
        <w:t>[iTC_CC-SyAD-0351],</w:t>
      </w:r>
      <w:r w:rsidRPr="00745F23" w:rsidR="00745F23">
        <w:t xml:space="preserve"> [iTC_CC-SyAD-0361]</w:t>
      </w:r>
      <w:r w:rsidRPr="00745F23" w:rsidR="00745F23">
        <w:rPr>
          <w:rFonts w:hint="eastAsia"/>
        </w:rPr>
        <w:t>,</w:t>
      </w:r>
      <w:r w:rsidRPr="00745F23" w:rsidR="00745F23">
        <w:t xml:space="preserve"> [iTC_CC-SyAD-036</w:t>
      </w:r>
      <w:r w:rsidRPr="00745F23" w:rsidR="00745F23">
        <w:rPr>
          <w:rFonts w:hint="eastAsia"/>
        </w:rPr>
        <w:t>4</w:t>
      </w:r>
      <w:r w:rsidRPr="00745F23" w:rsidR="00745F23">
        <w:t>]</w:t>
      </w:r>
    </w:p>
    <w:p w:rsidRPr="00745F23" w:rsidR="00745F23" w:rsidP="000C0D62" w:rsidRDefault="00745F23">
      <w:pPr>
        <w:pStyle w:val="ReqtifyAltQ"/>
      </w:pPr>
      <w:r w:rsidRPr="00745F23">
        <w:t>[End]</w:t>
      </w:r>
    </w:p>
    <w:p w:rsidR="00745F23" w:rsidP="00C93484" w:rsidRDefault="00745F23">
      <w:pPr>
        <w:pStyle w:val="Reqtify"/>
      </w:pPr>
    </w:p>
    <w:p w:rsidRPr="00F40CCD" w:rsidR="00EB1321" w:rsidP="00EB1321" w:rsidRDefault="00EB1321">
      <w:pPr>
        <w:pStyle w:val="affc"/>
      </w:pPr>
      <w:bookmarkStart w:name="_Ref286908710" w:id="464"/>
      <w:bookmarkStart w:name="_Toc349031217" w:id="465"/>
      <w:bookmarkStart w:name="_Toc347567330" w:id="466"/>
      <w:bookmarkStart w:name="_Toc345689800" w:id="467"/>
      <w:bookmarkStart w:name="_Toc376183044" w:id="468"/>
      <w:bookmarkStart w:name="_Toc392230017" w:id="469"/>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9</w:t>
      </w:r>
      <w:r w:rsidR="00FA0FBB">
        <w:fldChar w:fldCharType="end"/>
      </w:r>
      <w:bookmarkEnd w:id="464"/>
      <w:r w:rsidRPr="00F40CCD">
        <w:rPr>
          <w:rFonts w:hint="eastAsia"/>
        </w:rPr>
        <w:t xml:space="preserve"> Structure of ATP non-vital report</w:t>
      </w:r>
      <w:bookmarkEnd w:id="465"/>
      <w:bookmarkEnd w:id="466"/>
      <w:bookmarkEnd w:id="467"/>
      <w:bookmarkEnd w:id="468"/>
      <w:bookmarkEnd w:id="469"/>
    </w:p>
    <w:tbl>
      <w:tblPr>
        <w:tblW w:w="9301" w:type="dxa"/>
        <w:jc w:val="center"/>
        <w:tblBorders>
          <w:top w:val="single" w:color="auto" w:sz="12" w:space="0"/>
          <w:bottom w:val="single" w:color="auto" w:sz="12" w:space="0"/>
          <w:insideH w:val="single" w:color="auto" w:sz="4" w:space="0"/>
        </w:tblBorders>
        <w:tblLayout w:type="fixed"/>
        <w:tblLook w:val="01E0" w:firstRow="1" w:lastRow="1" w:firstColumn="1" w:lastColumn="1" w:noHBand="0" w:noVBand="0"/>
      </w:tblPr>
      <w:tblGrid>
        <w:gridCol w:w="236"/>
        <w:gridCol w:w="22"/>
        <w:gridCol w:w="4111"/>
        <w:gridCol w:w="4932"/>
      </w:tblGrid>
      <w:tr w:rsidRPr="001B3DC6" w:rsidR="00DA1BFC" w:rsidTr="00E3038E">
        <w:trPr>
          <w:jc w:val="center"/>
        </w:trPr>
        <w:tc>
          <w:tcPr>
            <w:tcW w:w="4369" w:type="dxa"/>
            <w:gridSpan w:val="3"/>
            <w:tcBorders>
              <w:top w:val="single" w:color="auto" w:sz="12" w:space="0"/>
              <w:bottom w:val="single" w:color="auto" w:sz="12" w:space="0"/>
            </w:tcBorders>
            <w:shd w:val="clear" w:color="auto" w:fill="E0E0E0"/>
          </w:tcPr>
          <w:p w:rsidRPr="00EB1321" w:rsidR="00DA1BFC" w:rsidP="00FA0FBB" w:rsidRDefault="00DA1BFC">
            <w:pPr>
              <w:pStyle w:val="af6"/>
            </w:pPr>
            <w:r w:rsidRPr="009E2F46">
              <w:rPr>
                <w:rFonts w:hint="eastAsia"/>
              </w:rPr>
              <w:t>ID</w:t>
            </w:r>
          </w:p>
        </w:tc>
        <w:tc>
          <w:tcPr>
            <w:tcW w:w="4932" w:type="dxa"/>
            <w:tcBorders>
              <w:top w:val="single" w:color="auto" w:sz="12" w:space="0"/>
              <w:bottom w:val="single" w:color="auto" w:sz="12" w:space="0"/>
            </w:tcBorders>
            <w:shd w:val="clear" w:color="auto" w:fill="E0E0E0"/>
            <w:vAlign w:val="center"/>
          </w:tcPr>
          <w:p w:rsidRPr="00EB1321" w:rsidR="00DA1BFC" w:rsidP="00FA0FBB" w:rsidRDefault="00DA1BFC">
            <w:pPr>
              <w:pStyle w:val="af6"/>
            </w:pPr>
            <w:r>
              <w:rPr>
                <w:rFonts w:hint="eastAsia"/>
              </w:rPr>
              <w:t>ATP outputs</w:t>
            </w:r>
          </w:p>
        </w:tc>
      </w:tr>
      <w:tr w:rsidRPr="001B3DC6" w:rsidR="00615102" w:rsidTr="00435484">
        <w:trPr>
          <w:jc w:val="center"/>
        </w:trPr>
        <w:tc>
          <w:tcPr>
            <w:tcW w:w="9301" w:type="dxa"/>
            <w:gridSpan w:val="4"/>
            <w:tcBorders>
              <w:top w:val="single" w:color="auto" w:sz="12" w:space="0"/>
            </w:tcBorders>
            <w:shd w:val="clear" w:color="auto" w:fill="E0E0E0"/>
          </w:tcPr>
          <w:p w:rsidR="00615102" w:rsidP="00591D6B" w:rsidRDefault="00615102">
            <w:pPr>
              <w:pStyle w:val="AltB0"/>
            </w:pPr>
            <w:r>
              <w:rPr>
                <w:rFonts w:hint="eastAsia"/>
              </w:rPr>
              <w:t>ATP status related</w:t>
            </w:r>
          </w:p>
        </w:tc>
      </w:tr>
      <w:tr w:rsidRPr="001B3DC6" w:rsidR="00DA1BFC" w:rsidTr="00E3038E">
        <w:trPr>
          <w:jc w:val="center"/>
        </w:trPr>
        <w:tc>
          <w:tcPr>
            <w:tcW w:w="236" w:type="dxa"/>
          </w:tcPr>
          <w:p w:rsidR="00DA1BFC" w:rsidP="00591D6B" w:rsidRDefault="00DA1BFC">
            <w:pPr>
              <w:pStyle w:val="AltB0"/>
            </w:pPr>
          </w:p>
        </w:tc>
        <w:tc>
          <w:tcPr>
            <w:tcW w:w="4133" w:type="dxa"/>
            <w:gridSpan w:val="2"/>
          </w:tcPr>
          <w:p w:rsidRPr="00C02146" w:rsidR="00DA1BFC" w:rsidP="00591D6B" w:rsidRDefault="00354F88">
            <w:pPr>
              <w:pStyle w:val="AltB0"/>
            </w:pPr>
            <w:r w:rsidRPr="00C02146">
              <w:rPr>
                <w:rFonts w:hint="eastAsia"/>
              </w:rPr>
              <w:t>.L</w:t>
            </w:r>
            <w:r w:rsidRPr="00C02146" w:rsidR="00DA1BFC">
              <w:rPr>
                <w:rFonts w:hint="eastAsia"/>
              </w:rPr>
              <w:t>oop</w:t>
            </w:r>
            <w:r w:rsidRPr="00C02146">
              <w:rPr>
                <w:rFonts w:hint="eastAsia"/>
              </w:rPr>
              <w:t>H</w:t>
            </w:r>
            <w:r w:rsidRPr="00C02146" w:rsidR="00DA1BFC">
              <w:rPr>
                <w:rFonts w:hint="eastAsia"/>
              </w:rPr>
              <w:t>our</w:t>
            </w:r>
          </w:p>
        </w:tc>
        <w:tc>
          <w:tcPr>
            <w:tcW w:w="4932" w:type="dxa"/>
          </w:tcPr>
          <w:p w:rsidRPr="00EB1321" w:rsidR="00DA1BFC" w:rsidP="00591D6B" w:rsidRDefault="00532AED">
            <w:pPr>
              <w:pStyle w:val="AltB0"/>
            </w:pPr>
            <w:hyperlink w:history="1" w:anchor="ATPtime">
              <w:r w:rsidR="003B253D">
                <w:rPr>
                  <w:rStyle w:val="ac"/>
                </w:rPr>
                <w:t>ATPtime</w:t>
              </w:r>
            </w:hyperlink>
            <w:r w:rsidR="00DA1BFC">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tcPr>
          <w:p w:rsidRPr="00C02146" w:rsidR="00DA1BFC" w:rsidP="00591D6B" w:rsidRDefault="006C70E1">
            <w:pPr>
              <w:pStyle w:val="AltB0"/>
            </w:pPr>
            <w:r w:rsidRPr="00C02146">
              <w:rPr>
                <w:rFonts w:hint="eastAsia"/>
              </w:rPr>
              <w:t>.L</w:t>
            </w:r>
            <w:r w:rsidRPr="00C02146" w:rsidR="00DA1BFC">
              <w:rPr>
                <w:rFonts w:hint="eastAsia"/>
              </w:rPr>
              <w:t>atest</w:t>
            </w:r>
            <w:r w:rsidRPr="00C02146" w:rsidR="00354F88">
              <w:rPr>
                <w:rFonts w:hint="eastAsia"/>
              </w:rPr>
              <w:t>T</w:t>
            </w:r>
            <w:r w:rsidRPr="00C02146" w:rsidR="00DA1BFC">
              <w:rPr>
                <w:rFonts w:hint="eastAsia"/>
              </w:rPr>
              <w:t>ime</w:t>
            </w:r>
            <w:r w:rsidRPr="00C02146" w:rsidR="00354F88">
              <w:rPr>
                <w:rFonts w:hint="eastAsia"/>
              </w:rPr>
              <w:t>O</w:t>
            </w:r>
            <w:r w:rsidRPr="00C02146" w:rsidR="00DA1BFC">
              <w:rPr>
                <w:rFonts w:hint="eastAsia"/>
              </w:rPr>
              <w:t>ther</w:t>
            </w:r>
            <w:r w:rsidRPr="00C02146" w:rsidR="00354F88">
              <w:rPr>
                <w:rFonts w:hint="eastAsia"/>
              </w:rPr>
              <w:t>C</w:t>
            </w:r>
            <w:r w:rsidRPr="00C02146" w:rsidR="00DA1BFC">
              <w:rPr>
                <w:rFonts w:hint="eastAsia"/>
              </w:rPr>
              <w:t>ore</w:t>
            </w:r>
          </w:p>
        </w:tc>
        <w:tc>
          <w:tcPr>
            <w:tcW w:w="4932" w:type="dxa"/>
          </w:tcPr>
          <w:p w:rsidRPr="00EB1321" w:rsidR="00DA1BFC" w:rsidP="00591D6B" w:rsidRDefault="00532AED">
            <w:pPr>
              <w:pStyle w:val="AltB0"/>
            </w:pPr>
            <w:hyperlink w:history="1" w:anchor="OtherATPminTime">
              <w:r w:rsidR="00DE27C8">
                <w:rPr>
                  <w:rStyle w:val="ac"/>
                </w:rPr>
                <w:t>OtherATPminTime</w:t>
              </w:r>
            </w:hyperlink>
            <w:r w:rsidR="00DA1BFC">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tcPr>
          <w:p w:rsidRPr="00C02146" w:rsidR="00DA1BFC" w:rsidP="00591D6B" w:rsidRDefault="00354F88">
            <w:pPr>
              <w:pStyle w:val="AltB0"/>
            </w:pPr>
            <w:r w:rsidRPr="00C02146">
              <w:rPr>
                <w:rFonts w:hint="eastAsia"/>
              </w:rPr>
              <w:t>.R</w:t>
            </w:r>
            <w:r w:rsidRPr="00C02146" w:rsidR="00DA1BFC">
              <w:rPr>
                <w:rFonts w:hint="eastAsia"/>
              </w:rPr>
              <w:t>tc</w:t>
            </w:r>
            <w:r w:rsidRPr="00C02146">
              <w:rPr>
                <w:rFonts w:hint="eastAsia"/>
              </w:rPr>
              <w:t>T</w:t>
            </w:r>
            <w:r w:rsidRPr="00C02146" w:rsidR="00DA1BFC">
              <w:rPr>
                <w:rFonts w:hint="eastAsia"/>
              </w:rPr>
              <w:t>ime</w:t>
            </w:r>
          </w:p>
        </w:tc>
        <w:tc>
          <w:tcPr>
            <w:tcW w:w="4932" w:type="dxa"/>
          </w:tcPr>
          <w:p w:rsidRPr="00EB1321" w:rsidR="00DA1BFC" w:rsidP="00591D6B" w:rsidRDefault="00532AED">
            <w:pPr>
              <w:pStyle w:val="AltB0"/>
            </w:pPr>
            <w:hyperlink w:history="1" w:anchor="RTCtime">
              <w:r w:rsidR="00DE27C8">
                <w:rPr>
                  <w:rStyle w:val="ac"/>
                </w:rPr>
                <w:t>RTCtime</w:t>
              </w:r>
            </w:hyperlink>
            <w:r w:rsidR="00DA1BFC">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tcPr>
          <w:p w:rsidRPr="00C02146" w:rsidR="00DA1BFC" w:rsidP="00591D6B" w:rsidRDefault="00354F88">
            <w:pPr>
              <w:pStyle w:val="AltB0"/>
            </w:pPr>
            <w:r w:rsidRPr="00C02146">
              <w:rPr>
                <w:rFonts w:hint="eastAsia"/>
              </w:rPr>
              <w:t>.B</w:t>
            </w:r>
            <w:r w:rsidRPr="00C02146" w:rsidR="00DA1BFC">
              <w:rPr>
                <w:rFonts w:hint="eastAsia"/>
              </w:rPr>
              <w:t>lock</w:t>
            </w:r>
            <w:r w:rsidRPr="00C02146">
              <w:rPr>
                <w:rFonts w:hint="eastAsia"/>
              </w:rPr>
              <w:t>M</w:t>
            </w:r>
            <w:r w:rsidRPr="00C02146" w:rsidR="00DA1BFC">
              <w:rPr>
                <w:rFonts w:hint="eastAsia"/>
              </w:rPr>
              <w:t>odeEOA</w:t>
            </w:r>
            <w:r w:rsidRPr="00C02146">
              <w:rPr>
                <w:rFonts w:hint="eastAsia"/>
              </w:rPr>
              <w:t>A</w:t>
            </w:r>
            <w:r w:rsidRPr="00C02146" w:rsidR="00DA1BFC">
              <w:rPr>
                <w:rFonts w:hint="eastAsia"/>
              </w:rPr>
              <w:t>vailable</w:t>
            </w:r>
          </w:p>
        </w:tc>
        <w:tc>
          <w:tcPr>
            <w:tcW w:w="4932" w:type="dxa"/>
          </w:tcPr>
          <w:p w:rsidRPr="00EB1321" w:rsidR="00DA1BFC" w:rsidP="00591D6B" w:rsidRDefault="00532AED">
            <w:pPr>
              <w:pStyle w:val="AltB0"/>
            </w:pPr>
            <w:hyperlink w:history="1" w:anchor="BlockModeEOAvalid">
              <w:r w:rsidR="00DE27C8">
                <w:rPr>
                  <w:rStyle w:val="ac"/>
                </w:rPr>
                <w:t>BlockModeEOAvalid</w:t>
              </w:r>
            </w:hyperlink>
            <w:r w:rsidRPr="003E2981" w:rsidR="00DA1BFC">
              <w:t>(k)</w:t>
            </w:r>
          </w:p>
        </w:tc>
      </w:tr>
      <w:tr w:rsidRPr="001B3DC6" w:rsidR="00DA1BFC" w:rsidTr="00E3038E">
        <w:trPr>
          <w:jc w:val="center"/>
        </w:trPr>
        <w:tc>
          <w:tcPr>
            <w:tcW w:w="236" w:type="dxa"/>
          </w:tcPr>
          <w:p w:rsidR="00DA1BFC" w:rsidP="00591D6B" w:rsidRDefault="00DA1BFC">
            <w:pPr>
              <w:pStyle w:val="AltB0"/>
            </w:pPr>
          </w:p>
        </w:tc>
        <w:tc>
          <w:tcPr>
            <w:tcW w:w="4133" w:type="dxa"/>
            <w:gridSpan w:val="2"/>
          </w:tcPr>
          <w:p w:rsidRPr="00C02146" w:rsidR="00DA1BFC" w:rsidP="00591D6B" w:rsidRDefault="00354F88">
            <w:pPr>
              <w:pStyle w:val="AltB0"/>
            </w:pPr>
            <w:r w:rsidRPr="00C02146">
              <w:rPr>
                <w:rFonts w:hint="eastAsia"/>
              </w:rPr>
              <w:t>.T</w:t>
            </w:r>
            <w:r w:rsidRPr="00C02146" w:rsidR="00DA1BFC">
              <w:rPr>
                <w:rFonts w:hint="eastAsia"/>
              </w:rPr>
              <w:t>raction</w:t>
            </w:r>
            <w:r w:rsidRPr="00C02146">
              <w:rPr>
                <w:rFonts w:hint="eastAsia"/>
              </w:rPr>
              <w:t>A</w:t>
            </w:r>
            <w:r w:rsidRPr="00C02146" w:rsidR="00DA1BFC">
              <w:rPr>
                <w:rFonts w:hint="eastAsia"/>
              </w:rPr>
              <w:t>uthorised</w:t>
            </w:r>
            <w:r w:rsidRPr="00C02146">
              <w:rPr>
                <w:rFonts w:hint="eastAsia"/>
              </w:rPr>
              <w:t>S</w:t>
            </w:r>
            <w:r w:rsidRPr="00C02146" w:rsidR="00DA1BFC">
              <w:rPr>
                <w:rFonts w:hint="eastAsia"/>
              </w:rPr>
              <w:t>ense</w:t>
            </w:r>
            <w:r w:rsidRPr="00C02146">
              <w:rPr>
                <w:rFonts w:hint="eastAsia"/>
              </w:rPr>
              <w:t>E</w:t>
            </w:r>
            <w:r w:rsidRPr="00C02146" w:rsidR="00DA1BFC">
              <w:rPr>
                <w:rFonts w:hint="eastAsia"/>
              </w:rPr>
              <w:t>nd_1</w:t>
            </w:r>
          </w:p>
        </w:tc>
        <w:tc>
          <w:tcPr>
            <w:tcW w:w="4932" w:type="dxa"/>
          </w:tcPr>
          <w:p w:rsidRPr="00EB1321" w:rsidR="00DA1BFC" w:rsidP="00591D6B" w:rsidRDefault="00532AED">
            <w:pPr>
              <w:pStyle w:val="AltB0"/>
            </w:pPr>
            <w:hyperlink w:history="1" w:anchor="TractionAuthorisedSenseEnd1">
              <w:r w:rsidR="00F42E76">
                <w:rPr>
                  <w:rStyle w:val="ac"/>
                </w:rPr>
                <w:t>TractionAuthorisedSenseEnd1</w:t>
              </w:r>
            </w:hyperlink>
            <w:r w:rsidR="00DA1BFC">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tcPr>
          <w:p w:rsidRPr="00C02146" w:rsidR="00DA1BFC" w:rsidP="00591D6B" w:rsidRDefault="00354F88">
            <w:pPr>
              <w:pStyle w:val="AltB0"/>
            </w:pPr>
            <w:r w:rsidRPr="00C02146">
              <w:rPr>
                <w:rFonts w:hint="eastAsia"/>
              </w:rPr>
              <w:t>.T</w:t>
            </w:r>
            <w:r w:rsidRPr="00C02146" w:rsidR="00DA1BFC">
              <w:rPr>
                <w:rFonts w:hint="eastAsia"/>
              </w:rPr>
              <w:t>raction</w:t>
            </w:r>
            <w:r w:rsidRPr="00C02146">
              <w:rPr>
                <w:rFonts w:hint="eastAsia"/>
              </w:rPr>
              <w:t>A</w:t>
            </w:r>
            <w:r w:rsidRPr="00C02146" w:rsidR="00DA1BFC">
              <w:rPr>
                <w:rFonts w:hint="eastAsia"/>
              </w:rPr>
              <w:t>uthorised</w:t>
            </w:r>
            <w:r w:rsidRPr="00C02146">
              <w:rPr>
                <w:rFonts w:hint="eastAsia"/>
              </w:rPr>
              <w:t>S</w:t>
            </w:r>
            <w:r w:rsidRPr="00C02146" w:rsidR="00DA1BFC">
              <w:rPr>
                <w:rFonts w:hint="eastAsia"/>
              </w:rPr>
              <w:t>ense</w:t>
            </w:r>
            <w:r w:rsidRPr="00C02146">
              <w:rPr>
                <w:rFonts w:hint="eastAsia"/>
              </w:rPr>
              <w:t>E</w:t>
            </w:r>
            <w:r w:rsidRPr="00C02146" w:rsidR="00DA1BFC">
              <w:rPr>
                <w:rFonts w:hint="eastAsia"/>
              </w:rPr>
              <w:t>nd_2</w:t>
            </w:r>
          </w:p>
        </w:tc>
        <w:tc>
          <w:tcPr>
            <w:tcW w:w="4932" w:type="dxa"/>
          </w:tcPr>
          <w:p w:rsidRPr="00EB1321" w:rsidR="00DA1BFC" w:rsidP="00591D6B" w:rsidRDefault="00532AED">
            <w:pPr>
              <w:pStyle w:val="AltB0"/>
            </w:pPr>
            <w:hyperlink w:history="1" w:anchor="TractionAuthorisedSenseEnd2">
              <w:r w:rsidR="00F42E76">
                <w:rPr>
                  <w:rStyle w:val="ac"/>
                </w:rPr>
                <w:t>TractionAuthorisedSenseEnd2</w:t>
              </w:r>
            </w:hyperlink>
            <w:r w:rsidR="00DA1BFC">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tcPr>
          <w:p w:rsidRPr="00C02146" w:rsidR="00DA1BFC" w:rsidP="00591D6B" w:rsidRDefault="00354F88">
            <w:pPr>
              <w:pStyle w:val="AltB0"/>
            </w:pPr>
            <w:r w:rsidRPr="00C02146">
              <w:rPr>
                <w:rFonts w:hint="eastAsia"/>
              </w:rPr>
              <w:t>.</w:t>
            </w:r>
            <w:r w:rsidRPr="00C02146" w:rsidR="00F42E76">
              <w:t>OutOfCod</w:t>
            </w:r>
            <w:r w:rsidRPr="00C02146" w:rsidR="00C02146">
              <w:rPr>
                <w:rFonts w:hint="eastAsia"/>
              </w:rPr>
              <w:t>e</w:t>
            </w:r>
          </w:p>
        </w:tc>
        <w:tc>
          <w:tcPr>
            <w:tcW w:w="4932" w:type="dxa"/>
          </w:tcPr>
          <w:p w:rsidR="00DA1BFC" w:rsidP="00591D6B" w:rsidRDefault="00532AED">
            <w:pPr>
              <w:pStyle w:val="AltB0"/>
            </w:pPr>
            <w:hyperlink w:history="1" w:anchor="OutOfCode">
              <w:r w:rsidR="00F42E76">
                <w:rPr>
                  <w:rStyle w:val="ac"/>
                </w:rPr>
                <w:t>OutOfCode</w:t>
              </w:r>
            </w:hyperlink>
            <w:r w:rsidR="00972074">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tcPr>
          <w:p w:rsidRPr="00C02146" w:rsidR="00DA1BFC" w:rsidP="00591D6B" w:rsidRDefault="00354F88">
            <w:pPr>
              <w:pStyle w:val="AltB0"/>
            </w:pPr>
            <w:r w:rsidRPr="00C02146">
              <w:rPr>
                <w:rFonts w:hint="eastAsia"/>
              </w:rPr>
              <w:t>.S</w:t>
            </w:r>
            <w:r w:rsidRPr="00C02146" w:rsidR="00DA1BFC">
              <w:rPr>
                <w:rFonts w:hint="eastAsia"/>
              </w:rPr>
              <w:t>afe</w:t>
            </w:r>
            <w:r w:rsidRPr="00C02146">
              <w:rPr>
                <w:rFonts w:hint="eastAsia"/>
              </w:rPr>
              <w:t>T</w:t>
            </w:r>
            <w:r w:rsidRPr="00C02146" w:rsidR="00DA1BFC">
              <w:rPr>
                <w:rFonts w:hint="eastAsia"/>
              </w:rPr>
              <w:t>ime</w:t>
            </w:r>
            <w:r w:rsidRPr="00C02146">
              <w:rPr>
                <w:rFonts w:hint="eastAsia"/>
              </w:rPr>
              <w:t>F</w:t>
            </w:r>
            <w:r w:rsidRPr="00C02146" w:rsidR="00DA1BFC">
              <w:rPr>
                <w:rFonts w:hint="eastAsia"/>
              </w:rPr>
              <w:t>ailed</w:t>
            </w:r>
          </w:p>
        </w:tc>
        <w:tc>
          <w:tcPr>
            <w:tcW w:w="4932" w:type="dxa"/>
          </w:tcPr>
          <w:p w:rsidR="00DA1BFC" w:rsidP="00591D6B" w:rsidRDefault="00532AED">
            <w:pPr>
              <w:pStyle w:val="AltB0"/>
            </w:pPr>
            <w:hyperlink w:history="1" w:anchor="SafeTimerFailed">
              <w:r w:rsidR="00F42E76">
                <w:rPr>
                  <w:rStyle w:val="ac"/>
                </w:rPr>
                <w:t>SafeTimerFailed</w:t>
              </w:r>
            </w:hyperlink>
            <w:r w:rsidR="00615102">
              <w:rPr>
                <w:rFonts w:hint="eastAsia"/>
              </w:rPr>
              <w:t>(k)</w:t>
            </w:r>
          </w:p>
        </w:tc>
      </w:tr>
      <w:tr w:rsidRPr="001B3DC6" w:rsidR="00AA622F" w:rsidTr="00E3038E">
        <w:trPr>
          <w:jc w:val="center"/>
        </w:trPr>
        <w:tc>
          <w:tcPr>
            <w:tcW w:w="236" w:type="dxa"/>
          </w:tcPr>
          <w:p w:rsidR="00AA622F" w:rsidP="00591D6B" w:rsidRDefault="00AA622F">
            <w:pPr>
              <w:pStyle w:val="AltB0"/>
            </w:pPr>
          </w:p>
        </w:tc>
        <w:tc>
          <w:tcPr>
            <w:tcW w:w="4133" w:type="dxa"/>
            <w:gridSpan w:val="2"/>
          </w:tcPr>
          <w:p w:rsidRPr="00C02146" w:rsidR="00AA622F" w:rsidP="00591D6B" w:rsidRDefault="00AA622F">
            <w:pPr>
              <w:pStyle w:val="AltB0"/>
            </w:pPr>
            <w:r>
              <w:rPr>
                <w:rFonts w:hint="eastAsia"/>
              </w:rPr>
              <w:t>.TrainFrontEnd</w:t>
            </w:r>
          </w:p>
        </w:tc>
        <w:tc>
          <w:tcPr>
            <w:tcW w:w="4932" w:type="dxa"/>
          </w:tcPr>
          <w:p w:rsidR="00AA622F" w:rsidP="00591D6B" w:rsidRDefault="00532AED">
            <w:pPr>
              <w:pStyle w:val="AltB0"/>
            </w:pPr>
            <w:hyperlink w:history="1" w:anchor="TrainFrontEnd">
              <w:r w:rsidRPr="00AA622F" w:rsidR="00AA622F">
                <w:rPr>
                  <w:rStyle w:val="ac"/>
                  <w:rFonts w:hint="eastAsia"/>
                </w:rPr>
                <w:t>TrainFrontEnd</w:t>
              </w:r>
            </w:hyperlink>
            <w:r w:rsidRPr="00AA622F" w:rsidR="00AA622F">
              <w:rPr>
                <w:rFonts w:hint="eastAsia"/>
              </w:rPr>
              <w:t>(k)</w:t>
            </w:r>
          </w:p>
        </w:tc>
      </w:tr>
      <w:tr w:rsidRPr="001B3DC6" w:rsidR="00615102" w:rsidTr="00435484">
        <w:trPr>
          <w:jc w:val="center"/>
        </w:trPr>
        <w:tc>
          <w:tcPr>
            <w:tcW w:w="9301" w:type="dxa"/>
            <w:gridSpan w:val="4"/>
            <w:shd w:val="clear" w:color="auto" w:fill="E0E0E0"/>
          </w:tcPr>
          <w:p w:rsidR="00615102" w:rsidP="00591D6B" w:rsidRDefault="00615102">
            <w:pPr>
              <w:pStyle w:val="AltB0"/>
            </w:pPr>
            <w:r>
              <w:rPr>
                <w:rFonts w:hint="eastAsia"/>
              </w:rPr>
              <w:t>Beacon information</w:t>
            </w:r>
          </w:p>
        </w:tc>
      </w:tr>
      <w:tr w:rsidRPr="001B3DC6" w:rsidR="00DA1BFC" w:rsidTr="00E3038E">
        <w:trPr>
          <w:jc w:val="center"/>
        </w:trPr>
        <w:tc>
          <w:tcPr>
            <w:tcW w:w="236" w:type="dxa"/>
          </w:tcPr>
          <w:p w:rsidR="00DA1BFC" w:rsidP="00591D6B" w:rsidRDefault="00DA1BFC">
            <w:pPr>
              <w:pStyle w:val="AltB0"/>
            </w:pPr>
          </w:p>
        </w:tc>
        <w:tc>
          <w:tcPr>
            <w:tcW w:w="4133" w:type="dxa"/>
            <w:gridSpan w:val="2"/>
          </w:tcPr>
          <w:p w:rsidRPr="00EB1321" w:rsidR="00DA1BFC" w:rsidP="00591D6B" w:rsidRDefault="00354F88">
            <w:pPr>
              <w:pStyle w:val="AltB0"/>
            </w:pPr>
            <w:r>
              <w:rPr>
                <w:rFonts w:hint="eastAsia"/>
              </w:rPr>
              <w:t>.</w:t>
            </w:r>
            <w:r w:rsidRPr="00C02146" w:rsidR="00F42E76">
              <w:t>BeaconCount</w:t>
            </w:r>
          </w:p>
        </w:tc>
        <w:tc>
          <w:tcPr>
            <w:tcW w:w="4932" w:type="dxa"/>
          </w:tcPr>
          <w:p w:rsidRPr="00EB1321" w:rsidR="00DA1BFC" w:rsidP="00591D6B" w:rsidRDefault="00532AED">
            <w:pPr>
              <w:pStyle w:val="AltB0"/>
            </w:pPr>
            <w:hyperlink w:history="1" w:anchor="BeaconCount">
              <w:r w:rsidR="00F42E76">
                <w:rPr>
                  <w:rStyle w:val="ac"/>
                </w:rPr>
                <w:t>BeaconCount</w:t>
              </w:r>
            </w:hyperlink>
            <w:r w:rsidR="00DA1BFC">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tcPr>
          <w:p w:rsidRPr="00C02146" w:rsidR="00DA1BFC" w:rsidP="00591D6B" w:rsidRDefault="00354F88">
            <w:pPr>
              <w:pStyle w:val="AltB0"/>
            </w:pPr>
            <w:r w:rsidRPr="00C02146">
              <w:rPr>
                <w:rFonts w:hint="eastAsia"/>
              </w:rPr>
              <w:t>.B</w:t>
            </w:r>
            <w:r w:rsidRPr="00C02146" w:rsidR="00DA1BFC">
              <w:rPr>
                <w:rFonts w:hint="eastAsia"/>
              </w:rPr>
              <w:t>eacon</w:t>
            </w:r>
            <w:r w:rsidRPr="00C02146">
              <w:rPr>
                <w:rFonts w:hint="eastAsia"/>
              </w:rPr>
              <w:t>I</w:t>
            </w:r>
            <w:r w:rsidRPr="00C02146" w:rsidR="00DA1BFC">
              <w:rPr>
                <w:rFonts w:hint="eastAsia"/>
              </w:rPr>
              <w:t>d</w:t>
            </w:r>
          </w:p>
        </w:tc>
        <w:tc>
          <w:tcPr>
            <w:tcW w:w="4932" w:type="dxa"/>
          </w:tcPr>
          <w:p w:rsidRPr="00EB1321" w:rsidR="00DA1BFC" w:rsidP="00591D6B" w:rsidRDefault="00532AED">
            <w:pPr>
              <w:pStyle w:val="AltB0"/>
            </w:pPr>
            <w:hyperlink w:history="1" w:anchor="BeaconMessage">
              <w:r w:rsidR="00F42E76">
                <w:rPr>
                  <w:rStyle w:val="ac"/>
                </w:rPr>
                <w:t>BeaconMessage</w:t>
              </w:r>
            </w:hyperlink>
            <w:r w:rsidR="006C70E1">
              <w:rPr>
                <w:rFonts w:hint="eastAsia"/>
              </w:rPr>
              <w:t>(k)</w:t>
            </w:r>
            <w:r w:rsidRPr="00651B7F" w:rsidR="00DA1BFC">
              <w:t>.ID</w:t>
            </w:r>
          </w:p>
        </w:tc>
      </w:tr>
      <w:tr w:rsidRPr="001B3DC6" w:rsidR="00DA1BFC" w:rsidTr="00E3038E">
        <w:trPr>
          <w:jc w:val="center"/>
        </w:trPr>
        <w:tc>
          <w:tcPr>
            <w:tcW w:w="236" w:type="dxa"/>
          </w:tcPr>
          <w:p w:rsidR="00DA1BFC" w:rsidP="00591D6B" w:rsidRDefault="00DA1BFC">
            <w:pPr>
              <w:pStyle w:val="AltB0"/>
            </w:pPr>
          </w:p>
        </w:tc>
        <w:tc>
          <w:tcPr>
            <w:tcW w:w="4133" w:type="dxa"/>
            <w:gridSpan w:val="2"/>
          </w:tcPr>
          <w:p w:rsidRPr="00C02146" w:rsidR="00DA1BFC" w:rsidP="00591D6B" w:rsidRDefault="00354F88">
            <w:pPr>
              <w:pStyle w:val="AltB0"/>
            </w:pPr>
            <w:r w:rsidRPr="00C02146">
              <w:rPr>
                <w:rFonts w:hint="eastAsia"/>
              </w:rPr>
              <w:t>.B</w:t>
            </w:r>
            <w:r w:rsidRPr="00C02146" w:rsidR="00DA1BFC">
              <w:rPr>
                <w:rFonts w:hint="eastAsia"/>
              </w:rPr>
              <w:t>lock</w:t>
            </w:r>
            <w:r w:rsidRPr="00C02146">
              <w:rPr>
                <w:rFonts w:hint="eastAsia"/>
              </w:rPr>
              <w:t>M</w:t>
            </w:r>
            <w:r w:rsidRPr="00C02146" w:rsidR="00DA1BFC">
              <w:rPr>
                <w:rFonts w:hint="eastAsia"/>
              </w:rPr>
              <w:t>ode</w:t>
            </w:r>
            <w:r w:rsidRPr="00C02146">
              <w:rPr>
                <w:rFonts w:hint="eastAsia"/>
              </w:rPr>
              <w:t>V</w:t>
            </w:r>
            <w:r w:rsidRPr="00C02146" w:rsidR="00DA1BFC">
              <w:rPr>
                <w:rFonts w:hint="eastAsia"/>
              </w:rPr>
              <w:t>ariants</w:t>
            </w:r>
          </w:p>
        </w:tc>
        <w:tc>
          <w:tcPr>
            <w:tcW w:w="4932" w:type="dxa"/>
          </w:tcPr>
          <w:p w:rsidRPr="00EB1321" w:rsidR="00DA1BFC" w:rsidP="00591D6B" w:rsidRDefault="00532AED">
            <w:pPr>
              <w:pStyle w:val="AltB0"/>
            </w:pPr>
            <w:hyperlink w:history="1" w:anchor="BeaconMessage">
              <w:r w:rsidR="00F42E76">
                <w:rPr>
                  <w:rStyle w:val="ac"/>
                </w:rPr>
                <w:t>BeaconMessage</w:t>
              </w:r>
            </w:hyperlink>
            <w:r w:rsidR="006C70E1">
              <w:rPr>
                <w:rFonts w:hint="eastAsia"/>
              </w:rPr>
              <w:t>(k)</w:t>
            </w:r>
            <w:r w:rsidRPr="00634120" w:rsidR="00DA1BFC">
              <w:t>.</w:t>
            </w:r>
            <w:r w:rsidR="00DA1BFC">
              <w:rPr>
                <w:rFonts w:hint="eastAsia"/>
              </w:rPr>
              <w:t>Variants</w:t>
            </w:r>
          </w:p>
        </w:tc>
      </w:tr>
      <w:tr w:rsidRPr="001B3DC6" w:rsidR="00DA1BFC" w:rsidTr="00E3038E">
        <w:trPr>
          <w:jc w:val="center"/>
        </w:trPr>
        <w:tc>
          <w:tcPr>
            <w:tcW w:w="236" w:type="dxa"/>
          </w:tcPr>
          <w:p w:rsidR="00DA1BFC" w:rsidP="00591D6B" w:rsidRDefault="00DA1BFC">
            <w:pPr>
              <w:pStyle w:val="AltB0"/>
            </w:pPr>
          </w:p>
        </w:tc>
        <w:tc>
          <w:tcPr>
            <w:tcW w:w="4133" w:type="dxa"/>
            <w:gridSpan w:val="2"/>
          </w:tcPr>
          <w:p w:rsidRPr="00C02146" w:rsidR="00DA1BFC" w:rsidP="00591D6B" w:rsidRDefault="00DA1BFC">
            <w:pPr>
              <w:pStyle w:val="AltB0"/>
            </w:pPr>
            <w:r w:rsidRPr="00C02146">
              <w:rPr>
                <w:rFonts w:hint="eastAsia"/>
              </w:rPr>
              <w:t>.BM</w:t>
            </w:r>
            <w:r w:rsidRPr="00C02146" w:rsidR="00354F88">
              <w:rPr>
                <w:rFonts w:hint="eastAsia"/>
              </w:rPr>
              <w:t>B</w:t>
            </w:r>
            <w:r w:rsidRPr="00C02146">
              <w:rPr>
                <w:rFonts w:hint="eastAsia"/>
              </w:rPr>
              <w:t>eacon</w:t>
            </w:r>
            <w:r w:rsidRPr="00C02146" w:rsidR="00354F88">
              <w:rPr>
                <w:rFonts w:hint="eastAsia"/>
              </w:rPr>
              <w:t>D</w:t>
            </w:r>
            <w:r w:rsidRPr="00C02146">
              <w:rPr>
                <w:rFonts w:hint="eastAsia"/>
              </w:rPr>
              <w:t>efault</w:t>
            </w:r>
            <w:r w:rsidRPr="00C02146" w:rsidR="00354F88">
              <w:rPr>
                <w:rFonts w:hint="eastAsia"/>
              </w:rPr>
              <w:t>M</w:t>
            </w:r>
            <w:r w:rsidRPr="00C02146">
              <w:rPr>
                <w:rFonts w:hint="eastAsia"/>
              </w:rPr>
              <w:t>essage</w:t>
            </w:r>
          </w:p>
        </w:tc>
        <w:tc>
          <w:tcPr>
            <w:tcW w:w="4932" w:type="dxa"/>
          </w:tcPr>
          <w:p w:rsidRPr="00EB1321" w:rsidR="00DA1BFC" w:rsidP="00591D6B" w:rsidRDefault="00532AED">
            <w:pPr>
              <w:pStyle w:val="AltB0"/>
            </w:pPr>
            <w:hyperlink w:history="1" w:anchor="BeaconMessage">
              <w:r w:rsidR="00F42E76">
                <w:rPr>
                  <w:rStyle w:val="ac"/>
                </w:rPr>
                <w:t>BeaconMessage</w:t>
              </w:r>
            </w:hyperlink>
            <w:r w:rsidR="006C70E1">
              <w:rPr>
                <w:rFonts w:hint="eastAsia"/>
              </w:rPr>
              <w:t>(k)</w:t>
            </w:r>
            <w:r w:rsidR="00327C00">
              <w:rPr>
                <w:rFonts w:hint="eastAsia"/>
              </w:rPr>
              <w:t>.</w:t>
            </w:r>
            <w:hyperlink w:history="1" w:anchor="DefaultMessage">
              <w:r w:rsidRPr="0012674A" w:rsidR="00327C00">
                <w:rPr>
                  <w:rStyle w:val="ac"/>
                  <w:rFonts w:hint="eastAsia"/>
                </w:rPr>
                <w:t>DefaultMessage</w:t>
              </w:r>
            </w:hyperlink>
          </w:p>
        </w:tc>
      </w:tr>
      <w:tr w:rsidRPr="001B3DC6" w:rsidR="00DA1BFC" w:rsidTr="00E3038E">
        <w:trPr>
          <w:jc w:val="center"/>
        </w:trPr>
        <w:tc>
          <w:tcPr>
            <w:tcW w:w="236" w:type="dxa"/>
          </w:tcPr>
          <w:p w:rsidR="00DA1BFC" w:rsidP="00591D6B" w:rsidRDefault="00DA1BFC">
            <w:pPr>
              <w:pStyle w:val="AltB0"/>
            </w:pPr>
          </w:p>
        </w:tc>
        <w:tc>
          <w:tcPr>
            <w:tcW w:w="4133" w:type="dxa"/>
            <w:gridSpan w:val="2"/>
          </w:tcPr>
          <w:p w:rsidRPr="00C02146" w:rsidR="00DA1BFC" w:rsidP="00591D6B" w:rsidRDefault="00DA1BFC">
            <w:pPr>
              <w:pStyle w:val="AltB0"/>
            </w:pPr>
            <w:r w:rsidRPr="00C02146">
              <w:rPr>
                <w:rFonts w:hint="eastAsia"/>
              </w:rPr>
              <w:t>.BM</w:t>
            </w:r>
            <w:r w:rsidRPr="00C02146" w:rsidR="00354F88">
              <w:rPr>
                <w:rFonts w:hint="eastAsia"/>
              </w:rPr>
              <w:t>B</w:t>
            </w:r>
            <w:r w:rsidRPr="00C02146">
              <w:rPr>
                <w:rFonts w:hint="eastAsia"/>
              </w:rPr>
              <w:t>eacon</w:t>
            </w:r>
            <w:r w:rsidRPr="00C02146" w:rsidR="00354F88">
              <w:rPr>
                <w:rFonts w:hint="eastAsia"/>
              </w:rPr>
              <w:t>V</w:t>
            </w:r>
            <w:r w:rsidRPr="00C02146">
              <w:rPr>
                <w:rFonts w:hint="eastAsia"/>
              </w:rPr>
              <w:t>ariant</w:t>
            </w:r>
            <w:r w:rsidRPr="00C02146" w:rsidR="00354F88">
              <w:rPr>
                <w:rFonts w:hint="eastAsia"/>
              </w:rPr>
              <w:t>A</w:t>
            </w:r>
            <w:r w:rsidRPr="00C02146">
              <w:rPr>
                <w:rFonts w:hint="eastAsia"/>
              </w:rPr>
              <w:t>vailable</w:t>
            </w:r>
          </w:p>
        </w:tc>
        <w:tc>
          <w:tcPr>
            <w:tcW w:w="4932" w:type="dxa"/>
          </w:tcPr>
          <w:p w:rsidRPr="00EB1321" w:rsidR="00DA1BFC" w:rsidP="00591D6B" w:rsidRDefault="00532AED">
            <w:pPr>
              <w:pStyle w:val="AltB0"/>
            </w:pPr>
            <w:hyperlink w:history="1" w:anchor="BeaconMessage">
              <w:r w:rsidR="00F42E76">
                <w:rPr>
                  <w:rStyle w:val="ac"/>
                </w:rPr>
                <w:t>BeaconMessage</w:t>
              </w:r>
            </w:hyperlink>
            <w:r w:rsidR="006C70E1">
              <w:rPr>
                <w:rFonts w:hint="eastAsia"/>
              </w:rPr>
              <w:t>(k)</w:t>
            </w:r>
            <w:r w:rsidR="00327C00">
              <w:rPr>
                <w:rFonts w:hint="eastAsia"/>
              </w:rPr>
              <w:t>.</w:t>
            </w:r>
            <w:hyperlink w:history="1" w:anchor="BlockModeVariantAvailable">
              <w:r w:rsidRPr="0012674A" w:rsidR="00327C00">
                <w:rPr>
                  <w:rStyle w:val="ac"/>
                  <w:rFonts w:hint="eastAsia"/>
                </w:rPr>
                <w:t>BlockModeVariantAvailable</w:t>
              </w:r>
            </w:hyperlink>
          </w:p>
        </w:tc>
      </w:tr>
      <w:tr w:rsidRPr="001B3DC6" w:rsidR="00615102" w:rsidTr="00435484">
        <w:trPr>
          <w:jc w:val="center"/>
        </w:trPr>
        <w:tc>
          <w:tcPr>
            <w:tcW w:w="9301" w:type="dxa"/>
            <w:gridSpan w:val="4"/>
            <w:shd w:val="clear" w:color="auto" w:fill="E0E0E0"/>
          </w:tcPr>
          <w:p w:rsidR="00615102" w:rsidP="00591D6B" w:rsidRDefault="00615102">
            <w:pPr>
              <w:pStyle w:val="AltB0"/>
            </w:pPr>
            <w:r>
              <w:rPr>
                <w:rFonts w:hint="eastAsia"/>
              </w:rPr>
              <w:t>Doors control information</w:t>
            </w:r>
          </w:p>
        </w:tc>
      </w:tr>
      <w:tr w:rsidRPr="001B3DC6" w:rsidR="00DA1BFC" w:rsidTr="00E3038E">
        <w:trPr>
          <w:jc w:val="center"/>
        </w:trPr>
        <w:tc>
          <w:tcPr>
            <w:tcW w:w="236" w:type="dxa"/>
          </w:tcPr>
          <w:p w:rsidRPr="00C02146" w:rsidR="00DA1BFC" w:rsidP="00591D6B" w:rsidRDefault="00DA1BFC">
            <w:pPr>
              <w:pStyle w:val="AltB0"/>
            </w:pPr>
          </w:p>
        </w:tc>
        <w:tc>
          <w:tcPr>
            <w:tcW w:w="4133" w:type="dxa"/>
            <w:gridSpan w:val="2"/>
          </w:tcPr>
          <w:p w:rsidRPr="00C02146" w:rsidR="00DA1BFC" w:rsidP="00591D6B" w:rsidRDefault="00354F88">
            <w:pPr>
              <w:pStyle w:val="AltB0"/>
            </w:pPr>
            <w:r w:rsidRPr="00C02146">
              <w:rPr>
                <w:rFonts w:hint="eastAsia"/>
              </w:rPr>
              <w:t>.D</w:t>
            </w:r>
            <w:r w:rsidRPr="00C02146" w:rsidR="00DA1BFC">
              <w:rPr>
                <w:rFonts w:hint="eastAsia"/>
              </w:rPr>
              <w:t>oor</w:t>
            </w:r>
            <w:r w:rsidRPr="00C02146">
              <w:rPr>
                <w:rFonts w:hint="eastAsia"/>
              </w:rPr>
              <w:t>O</w:t>
            </w:r>
            <w:r w:rsidRPr="00C02146" w:rsidR="00DA1BFC">
              <w:rPr>
                <w:rFonts w:hint="eastAsia"/>
              </w:rPr>
              <w:t>pening</w:t>
            </w:r>
            <w:r w:rsidRPr="00C02146">
              <w:rPr>
                <w:rFonts w:hint="eastAsia"/>
              </w:rPr>
              <w:t>E</w:t>
            </w:r>
            <w:r w:rsidRPr="00C02146" w:rsidR="00DA1BFC">
              <w:rPr>
                <w:rFonts w:hint="eastAsia"/>
              </w:rPr>
              <w:t>nabled</w:t>
            </w:r>
            <w:r w:rsidRPr="00C02146">
              <w:rPr>
                <w:rFonts w:hint="eastAsia"/>
              </w:rPr>
              <w:t>S</w:t>
            </w:r>
            <w:r w:rsidRPr="00C02146" w:rsidR="00DA1BFC">
              <w:rPr>
                <w:rFonts w:hint="eastAsia"/>
              </w:rPr>
              <w:t>ide_A</w:t>
            </w:r>
          </w:p>
        </w:tc>
        <w:tc>
          <w:tcPr>
            <w:tcW w:w="4932" w:type="dxa"/>
          </w:tcPr>
          <w:p w:rsidRPr="00EB1321" w:rsidR="00DA1BFC" w:rsidP="00591D6B" w:rsidRDefault="00532AED">
            <w:pPr>
              <w:pStyle w:val="AltB0"/>
            </w:pPr>
            <w:hyperlink w:history="1" w:anchor="EnableDoorOpening_A">
              <w:r w:rsidR="00F42E76">
                <w:rPr>
                  <w:rStyle w:val="ac"/>
                </w:rPr>
                <w:t>EnableDoorOpening_A</w:t>
              </w:r>
            </w:hyperlink>
            <w:r w:rsidRPr="006C18EB" w:rsidR="00DA1BFC">
              <w:t>(k)</w:t>
            </w:r>
          </w:p>
        </w:tc>
      </w:tr>
      <w:tr w:rsidRPr="001B3DC6" w:rsidR="00DA1BFC" w:rsidTr="00E3038E">
        <w:trPr>
          <w:jc w:val="center"/>
        </w:trPr>
        <w:tc>
          <w:tcPr>
            <w:tcW w:w="236" w:type="dxa"/>
          </w:tcPr>
          <w:p w:rsidRPr="00C02146"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.D</w:t>
            </w:r>
            <w:r w:rsidRPr="00C02146" w:rsidR="00DA1BFC">
              <w:rPr>
                <w:rFonts w:hint="eastAsia"/>
              </w:rPr>
              <w:t>oor</w:t>
            </w:r>
            <w:r w:rsidRPr="00C02146">
              <w:rPr>
                <w:rFonts w:hint="eastAsia"/>
              </w:rPr>
              <w:t>O</w:t>
            </w:r>
            <w:r w:rsidRPr="00C02146" w:rsidR="00DA1BFC">
              <w:rPr>
                <w:rFonts w:hint="eastAsia"/>
              </w:rPr>
              <w:t>pening</w:t>
            </w:r>
            <w:r w:rsidRPr="00C02146">
              <w:rPr>
                <w:rFonts w:hint="eastAsia"/>
              </w:rPr>
              <w:t>E</w:t>
            </w:r>
            <w:r w:rsidRPr="00C02146" w:rsidR="00DA1BFC">
              <w:rPr>
                <w:rFonts w:hint="eastAsia"/>
              </w:rPr>
              <w:t>nabled</w:t>
            </w:r>
            <w:r w:rsidRPr="00C02146">
              <w:rPr>
                <w:rFonts w:hint="eastAsia"/>
              </w:rPr>
              <w:t>S</w:t>
            </w:r>
            <w:r w:rsidRPr="00C02146" w:rsidR="00DA1BFC">
              <w:rPr>
                <w:rFonts w:hint="eastAsia"/>
              </w:rPr>
              <w:t>ide_B</w:t>
            </w:r>
          </w:p>
        </w:tc>
        <w:tc>
          <w:tcPr>
            <w:tcW w:w="4932" w:type="dxa"/>
          </w:tcPr>
          <w:p w:rsidRPr="00EB1321" w:rsidR="00DA1BFC" w:rsidP="00591D6B" w:rsidRDefault="00532AED">
            <w:pPr>
              <w:pStyle w:val="AltB0"/>
            </w:pPr>
            <w:hyperlink w:history="1" w:anchor="EnableDoorOpening_B">
              <w:r w:rsidR="00915CD9">
                <w:rPr>
                  <w:rStyle w:val="ac"/>
                </w:rPr>
                <w:t>EnableDoorOpening_B</w:t>
              </w:r>
            </w:hyperlink>
            <w:r w:rsidRPr="006C18EB" w:rsidR="00DA1BFC">
              <w:t>(k)</w:t>
            </w:r>
          </w:p>
        </w:tc>
      </w:tr>
      <w:tr w:rsidRPr="001B3DC6" w:rsidR="00DA1BFC" w:rsidTr="00E3038E">
        <w:trPr>
          <w:jc w:val="center"/>
        </w:trPr>
        <w:tc>
          <w:tcPr>
            <w:tcW w:w="236" w:type="dxa"/>
          </w:tcPr>
          <w:p w:rsidRPr="00C02146"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.H</w:t>
            </w:r>
            <w:r w:rsidRPr="00C02146" w:rsidR="00DA1BFC">
              <w:rPr>
                <w:rFonts w:hint="eastAsia"/>
              </w:rPr>
              <w:t>old</w:t>
            </w:r>
            <w:r w:rsidRPr="00C02146">
              <w:rPr>
                <w:rFonts w:hint="eastAsia"/>
              </w:rPr>
              <w:t>D</w:t>
            </w:r>
            <w:r w:rsidRPr="00C02146" w:rsidR="00DA1BFC">
              <w:rPr>
                <w:rFonts w:hint="eastAsia"/>
              </w:rPr>
              <w:t>oor</w:t>
            </w:r>
            <w:r w:rsidRPr="00C02146">
              <w:rPr>
                <w:rFonts w:hint="eastAsia"/>
              </w:rPr>
              <w:t>C</w:t>
            </w:r>
            <w:r w:rsidRPr="00C02146" w:rsidR="00DA1BFC">
              <w:rPr>
                <w:rFonts w:hint="eastAsia"/>
              </w:rPr>
              <w:t>losed</w:t>
            </w:r>
            <w:r w:rsidRPr="00C02146">
              <w:rPr>
                <w:rFonts w:hint="eastAsia"/>
              </w:rPr>
              <w:t>O</w:t>
            </w:r>
            <w:r w:rsidRPr="00C02146" w:rsidR="00DA1BFC">
              <w:rPr>
                <w:rFonts w:hint="eastAsia"/>
              </w:rPr>
              <w:t>n</w:t>
            </w:r>
            <w:r w:rsidRPr="00C02146">
              <w:rPr>
                <w:rFonts w:hint="eastAsia"/>
              </w:rPr>
              <w:t>S</w:t>
            </w:r>
            <w:r w:rsidRPr="00C02146" w:rsidR="00DA1BFC">
              <w:rPr>
                <w:rFonts w:hint="eastAsia"/>
              </w:rPr>
              <w:t>ide_A</w:t>
            </w:r>
          </w:p>
        </w:tc>
        <w:tc>
          <w:tcPr>
            <w:tcW w:w="4932" w:type="dxa"/>
          </w:tcPr>
          <w:p w:rsidR="00DA1BFC" w:rsidP="00591D6B" w:rsidRDefault="00532AED">
            <w:pPr>
              <w:pStyle w:val="AltB0"/>
            </w:pPr>
            <w:hyperlink w:history="1" w:anchor="HoldDoorsClosed_A">
              <w:r w:rsidR="00F42E76">
                <w:rPr>
                  <w:rStyle w:val="ac"/>
                </w:rPr>
                <w:t>HoldDoorsClosed_A</w:t>
              </w:r>
            </w:hyperlink>
            <w:r w:rsidR="006C70E1">
              <w:rPr>
                <w:rFonts w:hint="eastAsia"/>
              </w:rPr>
              <w:t>(k)</w:t>
            </w:r>
          </w:p>
        </w:tc>
      </w:tr>
      <w:tr w:rsidRPr="001B3DC6" w:rsidR="00DA1BFC" w:rsidTr="00E3038E">
        <w:trPr>
          <w:jc w:val="center"/>
        </w:trPr>
        <w:tc>
          <w:tcPr>
            <w:tcW w:w="236" w:type="dxa"/>
          </w:tcPr>
          <w:p w:rsidRPr="00C02146"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.H</w:t>
            </w:r>
            <w:r w:rsidRPr="00C02146" w:rsidR="00DA1BFC">
              <w:rPr>
                <w:rFonts w:hint="eastAsia"/>
              </w:rPr>
              <w:t>old</w:t>
            </w:r>
            <w:r w:rsidRPr="00C02146">
              <w:rPr>
                <w:rFonts w:hint="eastAsia"/>
              </w:rPr>
              <w:t>D</w:t>
            </w:r>
            <w:r w:rsidRPr="00C02146" w:rsidR="00DA1BFC">
              <w:rPr>
                <w:rFonts w:hint="eastAsia"/>
              </w:rPr>
              <w:t>oor</w:t>
            </w:r>
            <w:r w:rsidRPr="00C02146">
              <w:rPr>
                <w:rFonts w:hint="eastAsia"/>
              </w:rPr>
              <w:t>C</w:t>
            </w:r>
            <w:r w:rsidRPr="00C02146" w:rsidR="00DA1BFC">
              <w:rPr>
                <w:rFonts w:hint="eastAsia"/>
              </w:rPr>
              <w:t>losed</w:t>
            </w:r>
            <w:r w:rsidRPr="00C02146">
              <w:rPr>
                <w:rFonts w:hint="eastAsia"/>
              </w:rPr>
              <w:t>O</w:t>
            </w:r>
            <w:r w:rsidRPr="00C02146" w:rsidR="00DA1BFC">
              <w:rPr>
                <w:rFonts w:hint="eastAsia"/>
              </w:rPr>
              <w:t>n</w:t>
            </w:r>
            <w:r w:rsidRPr="00C02146">
              <w:rPr>
                <w:rFonts w:hint="eastAsia"/>
              </w:rPr>
              <w:t>S</w:t>
            </w:r>
            <w:r w:rsidRPr="00C02146" w:rsidR="00DA1BFC">
              <w:rPr>
                <w:rFonts w:hint="eastAsia"/>
              </w:rPr>
              <w:t>ide_B</w:t>
            </w:r>
          </w:p>
        </w:tc>
        <w:tc>
          <w:tcPr>
            <w:tcW w:w="4932" w:type="dxa"/>
          </w:tcPr>
          <w:p w:rsidR="00DA1BFC" w:rsidP="00591D6B" w:rsidRDefault="00532AED">
            <w:pPr>
              <w:pStyle w:val="AltB0"/>
            </w:pPr>
            <w:hyperlink w:history="1" w:anchor="HoldDoorsClosed_B">
              <w:r w:rsidR="00F42E76">
                <w:rPr>
                  <w:rStyle w:val="ac"/>
                </w:rPr>
                <w:t>HoldDoorsClosed_B</w:t>
              </w:r>
            </w:hyperlink>
            <w:r w:rsidR="006C70E1">
              <w:rPr>
                <w:rFonts w:hint="eastAsia"/>
              </w:rPr>
              <w:t>(k)</w:t>
            </w:r>
          </w:p>
        </w:tc>
      </w:tr>
      <w:tr w:rsidRPr="001B3DC6" w:rsidR="00DA1BFC" w:rsidTr="00E3038E">
        <w:trPr>
          <w:jc w:val="center"/>
        </w:trPr>
        <w:tc>
          <w:tcPr>
            <w:tcW w:w="236" w:type="dxa"/>
          </w:tcPr>
          <w:p w:rsidRPr="00C02146"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.H</w:t>
            </w:r>
            <w:r w:rsidRPr="00C02146" w:rsidR="00DA1BFC">
              <w:rPr>
                <w:rFonts w:hint="eastAsia"/>
              </w:rPr>
              <w:t>old</w:t>
            </w:r>
            <w:r w:rsidRPr="00C02146">
              <w:rPr>
                <w:rFonts w:hint="eastAsia"/>
              </w:rPr>
              <w:t>D</w:t>
            </w:r>
            <w:r w:rsidRPr="00C02146" w:rsidR="00DA1BFC">
              <w:rPr>
                <w:rFonts w:hint="eastAsia"/>
              </w:rPr>
              <w:t>oor</w:t>
            </w:r>
            <w:r w:rsidRPr="00C02146">
              <w:rPr>
                <w:rFonts w:hint="eastAsia"/>
              </w:rPr>
              <w:t>C</w:t>
            </w:r>
            <w:r w:rsidRPr="00C02146" w:rsidR="00DA1BFC">
              <w:rPr>
                <w:rFonts w:hint="eastAsia"/>
              </w:rPr>
              <w:t>losed</w:t>
            </w:r>
            <w:r w:rsidRPr="00C02146">
              <w:rPr>
                <w:rFonts w:hint="eastAsia"/>
              </w:rPr>
              <w:t>O</w:t>
            </w:r>
            <w:r w:rsidRPr="00C02146" w:rsidR="00DA1BFC">
              <w:rPr>
                <w:rFonts w:hint="eastAsia"/>
              </w:rPr>
              <w:t>n</w:t>
            </w:r>
            <w:r w:rsidRPr="00C02146">
              <w:rPr>
                <w:rFonts w:hint="eastAsia"/>
              </w:rPr>
              <w:t>E</w:t>
            </w:r>
            <w:r w:rsidRPr="00C02146" w:rsidR="00DA1BFC">
              <w:rPr>
                <w:rFonts w:hint="eastAsia"/>
              </w:rPr>
              <w:t>nd_1</w:t>
            </w:r>
          </w:p>
        </w:tc>
        <w:tc>
          <w:tcPr>
            <w:tcW w:w="4932" w:type="dxa"/>
          </w:tcPr>
          <w:p w:rsidR="00DA1BFC" w:rsidP="00591D6B" w:rsidRDefault="00532AED">
            <w:pPr>
              <w:pStyle w:val="AltB0"/>
            </w:pPr>
            <w:hyperlink w:history="1" w:anchor="EmergencyDetrainDoorLockingEnd1">
              <w:r w:rsidR="00F42E76">
                <w:rPr>
                  <w:rStyle w:val="ac"/>
                </w:rPr>
                <w:t>EmergencyDetrainDoorLockingEnd1</w:t>
              </w:r>
            </w:hyperlink>
            <w:r w:rsidR="006C70E1">
              <w:rPr>
                <w:rFonts w:hint="eastAsia"/>
              </w:rPr>
              <w:t>(k)</w:t>
            </w:r>
          </w:p>
        </w:tc>
      </w:tr>
      <w:tr w:rsidRPr="001B3DC6" w:rsidR="00DA1BFC" w:rsidTr="00E3038E">
        <w:trPr>
          <w:jc w:val="center"/>
        </w:trPr>
        <w:tc>
          <w:tcPr>
            <w:tcW w:w="236" w:type="dxa"/>
          </w:tcPr>
          <w:p w:rsidRPr="00C02146"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.H</w:t>
            </w:r>
            <w:r w:rsidRPr="00C02146" w:rsidR="00DA1BFC">
              <w:rPr>
                <w:rFonts w:hint="eastAsia"/>
              </w:rPr>
              <w:t>old</w:t>
            </w:r>
            <w:r w:rsidRPr="00C02146">
              <w:rPr>
                <w:rFonts w:hint="eastAsia"/>
              </w:rPr>
              <w:t>D</w:t>
            </w:r>
            <w:r w:rsidRPr="00C02146" w:rsidR="00DA1BFC">
              <w:rPr>
                <w:rFonts w:hint="eastAsia"/>
              </w:rPr>
              <w:t>oor</w:t>
            </w:r>
            <w:r w:rsidRPr="00C02146">
              <w:rPr>
                <w:rFonts w:hint="eastAsia"/>
              </w:rPr>
              <w:t>C</w:t>
            </w:r>
            <w:r w:rsidRPr="00C02146" w:rsidR="00DA1BFC">
              <w:rPr>
                <w:rFonts w:hint="eastAsia"/>
              </w:rPr>
              <w:t>losed</w:t>
            </w:r>
            <w:r w:rsidRPr="00C02146">
              <w:rPr>
                <w:rFonts w:hint="eastAsia"/>
              </w:rPr>
              <w:t>O</w:t>
            </w:r>
            <w:r w:rsidRPr="00C02146" w:rsidR="00DA1BFC">
              <w:rPr>
                <w:rFonts w:hint="eastAsia"/>
              </w:rPr>
              <w:t>n</w:t>
            </w:r>
            <w:r w:rsidRPr="00C02146">
              <w:rPr>
                <w:rFonts w:hint="eastAsia"/>
              </w:rPr>
              <w:t>E</w:t>
            </w:r>
            <w:r w:rsidRPr="00C02146" w:rsidR="00DA1BFC">
              <w:rPr>
                <w:rFonts w:hint="eastAsia"/>
              </w:rPr>
              <w:t>nd_2</w:t>
            </w:r>
          </w:p>
        </w:tc>
        <w:tc>
          <w:tcPr>
            <w:tcW w:w="4932" w:type="dxa"/>
          </w:tcPr>
          <w:p w:rsidR="00DA1BFC" w:rsidP="00591D6B" w:rsidRDefault="00532AED">
            <w:pPr>
              <w:pStyle w:val="AltB0"/>
            </w:pPr>
            <w:hyperlink w:history="1" w:anchor="EmergencyDetrainDoorLockingEnd2">
              <w:r w:rsidR="00F42E76">
                <w:rPr>
                  <w:rStyle w:val="ac"/>
                </w:rPr>
                <w:t>EmergencyDetrainDoorLockingEnd2</w:t>
              </w:r>
            </w:hyperlink>
            <w:r w:rsidR="006C70E1">
              <w:rPr>
                <w:rFonts w:hint="eastAsia"/>
              </w:rPr>
              <w:t>(k)</w:t>
            </w:r>
          </w:p>
        </w:tc>
      </w:tr>
      <w:tr w:rsidRPr="001B3DC6" w:rsidR="00DA1BFC" w:rsidTr="00E3038E">
        <w:trPr>
          <w:jc w:val="center"/>
        </w:trPr>
        <w:tc>
          <w:tcPr>
            <w:tcW w:w="236" w:type="dxa"/>
          </w:tcPr>
          <w:p w:rsidRPr="00C02146" w:rsidR="00DA1BFC" w:rsidP="00591D6B" w:rsidRDefault="00DA1BFC">
            <w:pPr>
              <w:pStyle w:val="AltB0"/>
            </w:pPr>
          </w:p>
        </w:tc>
        <w:tc>
          <w:tcPr>
            <w:tcW w:w="4133" w:type="dxa"/>
            <w:gridSpan w:val="2"/>
            <w:vAlign w:val="bottom"/>
          </w:tcPr>
          <w:p w:rsidRPr="00C02146" w:rsidR="00DA1BFC" w:rsidP="00591D6B" w:rsidRDefault="00C02146">
            <w:pPr>
              <w:pStyle w:val="AltB0"/>
            </w:pPr>
            <w:r>
              <w:rPr>
                <w:rFonts w:hint="eastAsia"/>
              </w:rPr>
              <w:t>.</w:t>
            </w:r>
            <w:r w:rsidRPr="00C02146" w:rsidR="00DA1BFC">
              <w:rPr>
                <w:rFonts w:hint="eastAsia"/>
              </w:rPr>
              <w:t>PSD</w:t>
            </w:r>
            <w:r w:rsidRPr="00C02146" w:rsidR="00354F88">
              <w:rPr>
                <w:rFonts w:hint="eastAsia"/>
              </w:rPr>
              <w:t>S</w:t>
            </w:r>
            <w:r w:rsidRPr="00C02146" w:rsidR="00DA1BFC">
              <w:rPr>
                <w:rFonts w:hint="eastAsia"/>
              </w:rPr>
              <w:t>tate</w:t>
            </w:r>
            <w:r w:rsidRPr="00C02146" w:rsidR="00354F88">
              <w:rPr>
                <w:rFonts w:hint="eastAsia"/>
              </w:rPr>
              <w:t>S</w:t>
            </w:r>
            <w:r w:rsidRPr="00C02146" w:rsidR="00DA1BFC">
              <w:rPr>
                <w:rFonts w:hint="eastAsia"/>
              </w:rPr>
              <w:t>ide_A</w:t>
            </w:r>
          </w:p>
        </w:tc>
        <w:tc>
          <w:tcPr>
            <w:tcW w:w="4932" w:type="dxa"/>
          </w:tcPr>
          <w:p w:rsidRPr="00EB1321" w:rsidR="00DA1BFC" w:rsidP="00591D6B" w:rsidRDefault="00532AED">
            <w:pPr>
              <w:pStyle w:val="AltB0"/>
            </w:pPr>
            <w:hyperlink w:history="1" w:anchor="PSDstatusNonVital_A">
              <w:r w:rsidR="00F42E76">
                <w:rPr>
                  <w:rStyle w:val="ac"/>
                </w:rPr>
                <w:t>PSDstatusNonVital_A</w:t>
              </w:r>
            </w:hyperlink>
            <w:r w:rsidRPr="00A77097" w:rsidR="00DA1BFC">
              <w:t>(k)</w:t>
            </w:r>
          </w:p>
        </w:tc>
      </w:tr>
      <w:tr w:rsidRPr="001B3DC6" w:rsidR="00DA1BFC" w:rsidTr="00E3038E">
        <w:trPr>
          <w:jc w:val="center"/>
        </w:trPr>
        <w:tc>
          <w:tcPr>
            <w:tcW w:w="236" w:type="dxa"/>
          </w:tcPr>
          <w:p w:rsidRPr="00C02146" w:rsidR="00DA1BFC" w:rsidP="00591D6B" w:rsidRDefault="00DA1BFC">
            <w:pPr>
              <w:pStyle w:val="AltB0"/>
            </w:pPr>
          </w:p>
        </w:tc>
        <w:tc>
          <w:tcPr>
            <w:tcW w:w="4133" w:type="dxa"/>
            <w:gridSpan w:val="2"/>
            <w:vAlign w:val="bottom"/>
          </w:tcPr>
          <w:p w:rsidRPr="00C02146" w:rsidR="00DA1BFC" w:rsidP="00591D6B" w:rsidRDefault="00C02146">
            <w:pPr>
              <w:pStyle w:val="AltB0"/>
            </w:pPr>
            <w:r>
              <w:rPr>
                <w:rFonts w:hint="eastAsia"/>
              </w:rPr>
              <w:t>.</w:t>
            </w:r>
            <w:r w:rsidRPr="00C02146" w:rsidR="00DA1BFC">
              <w:rPr>
                <w:rFonts w:hint="eastAsia"/>
              </w:rPr>
              <w:t>PSD</w:t>
            </w:r>
            <w:r w:rsidRPr="00C02146" w:rsidR="00354F88">
              <w:rPr>
                <w:rFonts w:hint="eastAsia"/>
              </w:rPr>
              <w:t>S</w:t>
            </w:r>
            <w:r w:rsidRPr="00C02146" w:rsidR="00DA1BFC">
              <w:rPr>
                <w:rFonts w:hint="eastAsia"/>
              </w:rPr>
              <w:t>tate</w:t>
            </w:r>
            <w:r w:rsidRPr="00C02146" w:rsidR="00354F88">
              <w:rPr>
                <w:rFonts w:hint="eastAsia"/>
              </w:rPr>
              <w:t>S</w:t>
            </w:r>
            <w:r w:rsidRPr="00C02146" w:rsidR="00DA1BFC">
              <w:rPr>
                <w:rFonts w:hint="eastAsia"/>
              </w:rPr>
              <w:t>ide_B</w:t>
            </w:r>
          </w:p>
        </w:tc>
        <w:tc>
          <w:tcPr>
            <w:tcW w:w="4932" w:type="dxa"/>
          </w:tcPr>
          <w:p w:rsidRPr="00EB1321" w:rsidR="00DA1BFC" w:rsidP="00591D6B" w:rsidRDefault="00532AED">
            <w:pPr>
              <w:pStyle w:val="AltB0"/>
            </w:pPr>
            <w:hyperlink w:history="1" w:anchor="PSDstatusNonVital_B">
              <w:r w:rsidR="00F42E76">
                <w:rPr>
                  <w:rStyle w:val="ac"/>
                </w:rPr>
                <w:t>PSDstatusNonVital_B</w:t>
              </w:r>
            </w:hyperlink>
            <w:r w:rsidRPr="00A77097" w:rsidR="00DA1BFC">
              <w:t>(k)</w:t>
            </w:r>
          </w:p>
        </w:tc>
      </w:tr>
      <w:tr w:rsidRPr="001B3DC6" w:rsidR="00615102" w:rsidTr="00435484">
        <w:trPr>
          <w:jc w:val="center"/>
        </w:trPr>
        <w:tc>
          <w:tcPr>
            <w:tcW w:w="9301" w:type="dxa"/>
            <w:gridSpan w:val="4"/>
            <w:shd w:val="clear" w:color="auto" w:fill="E0E0E0"/>
          </w:tcPr>
          <w:p w:rsidR="00615102" w:rsidP="00591D6B" w:rsidRDefault="00615102">
            <w:pPr>
              <w:pStyle w:val="AltB0"/>
            </w:pPr>
            <w:r>
              <w:rPr>
                <w:rFonts w:hint="eastAsia"/>
              </w:rPr>
              <w:t>Train kinematics information</w:t>
            </w:r>
          </w:p>
        </w:tc>
      </w:tr>
      <w:tr w:rsidRPr="001B3DC6" w:rsidR="00DA1BFC" w:rsidTr="00E3038E">
        <w:trPr>
          <w:jc w:val="center"/>
        </w:trPr>
        <w:tc>
          <w:tcPr>
            <w:tcW w:w="236" w:type="dxa"/>
          </w:tcPr>
          <w:p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.F</w:t>
            </w:r>
            <w:r w:rsidRPr="00C02146" w:rsidR="00DA1BFC">
              <w:rPr>
                <w:rFonts w:hint="eastAsia"/>
              </w:rPr>
              <w:t>iltered</w:t>
            </w:r>
            <w:r w:rsidRPr="00C02146">
              <w:rPr>
                <w:rFonts w:hint="eastAsia"/>
              </w:rPr>
              <w:t>S</w:t>
            </w:r>
            <w:r w:rsidRPr="00C02146" w:rsidR="00DA1BFC">
              <w:rPr>
                <w:rFonts w:hint="eastAsia"/>
              </w:rPr>
              <w:t>top</w:t>
            </w:r>
          </w:p>
        </w:tc>
        <w:tc>
          <w:tcPr>
            <w:tcW w:w="4932" w:type="dxa"/>
          </w:tcPr>
          <w:p w:rsidRPr="00EB1321" w:rsidR="00DA1BFC" w:rsidP="00591D6B" w:rsidRDefault="00532AED">
            <w:pPr>
              <w:pStyle w:val="AltB0"/>
            </w:pPr>
            <w:hyperlink w:history="1" w:anchor="TrainFilteredStopped">
              <w:r w:rsidR="008B283E">
                <w:rPr>
                  <w:rStyle w:val="ac"/>
                </w:rPr>
                <w:t>TrainFilteredStopped</w:t>
              </w:r>
            </w:hyperlink>
            <w:r w:rsidRPr="008E7F23" w:rsidR="00DA1BFC">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.K</w:t>
            </w:r>
            <w:r w:rsidRPr="00C02146" w:rsidR="00DA1BFC">
              <w:rPr>
                <w:rFonts w:hint="eastAsia"/>
              </w:rPr>
              <w:t>inematics</w:t>
            </w:r>
            <w:r w:rsidRPr="00C02146">
              <w:rPr>
                <w:rFonts w:hint="eastAsia"/>
              </w:rPr>
              <w:t>V</w:t>
            </w:r>
            <w:r w:rsidRPr="00C02146" w:rsidR="00DA1BFC">
              <w:rPr>
                <w:rFonts w:hint="eastAsia"/>
              </w:rPr>
              <w:t>alid</w:t>
            </w:r>
          </w:p>
        </w:tc>
        <w:tc>
          <w:tcPr>
            <w:tcW w:w="4932" w:type="dxa"/>
          </w:tcPr>
          <w:p w:rsidRPr="00EB1321" w:rsidR="00DA1BFC" w:rsidP="00591D6B" w:rsidRDefault="00532AED">
            <w:pPr>
              <w:pStyle w:val="AltB0"/>
            </w:pPr>
            <w:hyperlink w:history="1" w:anchor="ValidTrainKinematic">
              <w:r w:rsidR="008B283E">
                <w:rPr>
                  <w:rStyle w:val="ac"/>
                </w:rPr>
                <w:t>ValidTrainKinematic</w:t>
              </w:r>
            </w:hyperlink>
            <w:r w:rsidRPr="008E7F23" w:rsidR="00DA1BFC">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.O</w:t>
            </w:r>
            <w:r w:rsidRPr="00C02146" w:rsidR="00DA1BFC">
              <w:rPr>
                <w:rFonts w:hint="eastAsia"/>
              </w:rPr>
              <w:t>dometer</w:t>
            </w:r>
            <w:r w:rsidRPr="00C02146">
              <w:rPr>
                <w:rFonts w:hint="eastAsia"/>
              </w:rPr>
              <w:t>V</w:t>
            </w:r>
            <w:r w:rsidRPr="00C02146" w:rsidR="00DA1BFC">
              <w:rPr>
                <w:rFonts w:hint="eastAsia"/>
              </w:rPr>
              <w:t>alid</w:t>
            </w:r>
          </w:p>
        </w:tc>
        <w:tc>
          <w:tcPr>
            <w:tcW w:w="4932" w:type="dxa"/>
          </w:tcPr>
          <w:p w:rsidRPr="00EB1321" w:rsidR="00DA1BFC" w:rsidP="00591D6B" w:rsidRDefault="00532AED">
            <w:pPr>
              <w:pStyle w:val="AltB0"/>
            </w:pPr>
            <w:hyperlink w:history="1" w:anchor="OdometerState">
              <w:r w:rsidR="00005E7C">
                <w:rPr>
                  <w:rStyle w:val="ac"/>
                </w:rPr>
                <w:t>OdometerState</w:t>
              </w:r>
            </w:hyperlink>
            <w:r w:rsidRPr="008E7F23" w:rsidR="00005E7C">
              <w:rPr>
                <w:rFonts w:hint="eastAsia"/>
              </w:rPr>
              <w:t>(k)</w:t>
            </w:r>
            <w:r w:rsidR="00005E7C">
              <w:rPr>
                <w:rFonts w:hint="eastAsia"/>
              </w:rPr>
              <w:t>==</w:t>
            </w:r>
            <w:r w:rsidRPr="00005E7C" w:rsidR="00005E7C">
              <w:rPr>
                <w:rStyle w:val="aff1"/>
                <w:rFonts w:hint="eastAsia"/>
              </w:rPr>
              <w:t>INITIALIZED</w:t>
            </w:r>
          </w:p>
        </w:tc>
      </w:tr>
      <w:tr w:rsidRPr="001B3DC6" w:rsidR="00DA1BFC" w:rsidTr="00E3038E">
        <w:trPr>
          <w:jc w:val="center"/>
        </w:trPr>
        <w:tc>
          <w:tcPr>
            <w:tcW w:w="236" w:type="dxa"/>
          </w:tcPr>
          <w:p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.P</w:t>
            </w:r>
            <w:r w:rsidRPr="00C02146" w:rsidR="00DA1BFC">
              <w:rPr>
                <w:rFonts w:hint="eastAsia"/>
              </w:rPr>
              <w:t>ermanent</w:t>
            </w:r>
            <w:r w:rsidRPr="00C02146">
              <w:rPr>
                <w:rFonts w:hint="eastAsia"/>
              </w:rPr>
              <w:t>L</w:t>
            </w:r>
            <w:r w:rsidRPr="00C02146" w:rsidR="00DA1BFC">
              <w:rPr>
                <w:rFonts w:hint="eastAsia"/>
              </w:rPr>
              <w:t>ocked</w:t>
            </w:r>
            <w:r w:rsidRPr="00C02146">
              <w:rPr>
                <w:rFonts w:hint="eastAsia"/>
              </w:rPr>
              <w:t>A</w:t>
            </w:r>
            <w:r w:rsidRPr="00C02146" w:rsidR="00DA1BFC">
              <w:rPr>
                <w:rFonts w:hint="eastAsia"/>
              </w:rPr>
              <w:t>xle</w:t>
            </w:r>
          </w:p>
        </w:tc>
        <w:tc>
          <w:tcPr>
            <w:tcW w:w="4932" w:type="dxa"/>
          </w:tcPr>
          <w:p w:rsidRPr="00EB1321" w:rsidR="00DA1BFC" w:rsidP="00591D6B" w:rsidRDefault="00532AED">
            <w:pPr>
              <w:pStyle w:val="AltB0"/>
            </w:pPr>
            <w:hyperlink w:history="1" w:anchor="UnrecoverableAxleLocked">
              <w:r w:rsidR="001727CA">
                <w:rPr>
                  <w:rStyle w:val="ac"/>
                </w:rPr>
                <w:t>UnrecoverableAxleLocked</w:t>
              </w:r>
            </w:hyperlink>
            <w:r w:rsidRPr="008E7F23" w:rsidR="00DA1BFC">
              <w:rPr>
                <w:rFonts w:hint="eastAsia"/>
              </w:rPr>
              <w:t>(k)</w:t>
            </w:r>
          </w:p>
        </w:tc>
      </w:tr>
      <w:tr w:rsidRPr="001B3DC6" w:rsidR="00AA622F" w:rsidTr="00E3038E">
        <w:trPr>
          <w:jc w:val="center"/>
        </w:trPr>
        <w:tc>
          <w:tcPr>
            <w:tcW w:w="236" w:type="dxa"/>
          </w:tcPr>
          <w:p w:rsidR="00AA622F" w:rsidP="00591D6B" w:rsidRDefault="00AA622F">
            <w:pPr>
              <w:pStyle w:val="AltB0"/>
            </w:pPr>
          </w:p>
        </w:tc>
        <w:tc>
          <w:tcPr>
            <w:tcW w:w="4133" w:type="dxa"/>
            <w:gridSpan w:val="2"/>
            <w:vAlign w:val="bottom"/>
          </w:tcPr>
          <w:p w:rsidRPr="00C02146" w:rsidR="00AA622F" w:rsidP="00591D6B" w:rsidRDefault="00AA622F">
            <w:pPr>
              <w:pStyle w:val="AltB0"/>
            </w:pPr>
            <w:r>
              <w:rPr>
                <w:rFonts w:hint="eastAsia"/>
              </w:rPr>
              <w:t>.OdometerAxleMotorized</w:t>
            </w:r>
          </w:p>
        </w:tc>
        <w:tc>
          <w:tcPr>
            <w:tcW w:w="4932" w:type="dxa"/>
          </w:tcPr>
          <w:p w:rsidR="00AA622F" w:rsidP="00591D6B" w:rsidRDefault="00532AED">
            <w:pPr>
              <w:pStyle w:val="AltB0"/>
            </w:pPr>
            <w:hyperlink w:history="1" w:anchor="OdometerAxleMotorized">
              <w:r w:rsidRPr="00AA622F" w:rsidR="00AA622F">
                <w:rPr>
                  <w:rStyle w:val="ac"/>
                  <w:rFonts w:hint="eastAsia"/>
                </w:rPr>
                <w:t>OdometerAxleMotorized</w:t>
              </w:r>
            </w:hyperlink>
            <w:r w:rsidR="00AA622F">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.M</w:t>
            </w:r>
            <w:r w:rsidRPr="00C02146" w:rsidR="00DA1BFC">
              <w:rPr>
                <w:rFonts w:hint="eastAsia"/>
              </w:rPr>
              <w:t>ax</w:t>
            </w:r>
            <w:r w:rsidRPr="00C02146">
              <w:rPr>
                <w:rFonts w:hint="eastAsia"/>
              </w:rPr>
              <w:t>C</w:t>
            </w:r>
            <w:r w:rsidRPr="00C02146" w:rsidR="00DA1BFC">
              <w:rPr>
                <w:rFonts w:hint="eastAsia"/>
              </w:rPr>
              <w:t>alibration</w:t>
            </w:r>
          </w:p>
        </w:tc>
        <w:tc>
          <w:tcPr>
            <w:tcW w:w="4932" w:type="dxa"/>
          </w:tcPr>
          <w:p w:rsidRPr="00EB1321" w:rsidR="00DA1BFC" w:rsidP="00591D6B" w:rsidRDefault="00532AED">
            <w:pPr>
              <w:pStyle w:val="AltB0"/>
            </w:pPr>
            <w:hyperlink w:history="1" w:anchor="MaxCogCalibration">
              <w:r w:rsidR="00B5344E">
                <w:rPr>
                  <w:rStyle w:val="ac"/>
                </w:rPr>
                <w:t>MaxCogCalibration</w:t>
              </w:r>
            </w:hyperlink>
            <w:r w:rsidRPr="008E7F23" w:rsidR="00DA1BFC">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.M</w:t>
            </w:r>
            <w:r w:rsidRPr="00C02146" w:rsidR="00DA1BFC">
              <w:rPr>
                <w:rFonts w:hint="eastAsia"/>
              </w:rPr>
              <w:t>in</w:t>
            </w:r>
            <w:r w:rsidRPr="00C02146">
              <w:rPr>
                <w:rFonts w:hint="eastAsia"/>
              </w:rPr>
              <w:t>C</w:t>
            </w:r>
            <w:r w:rsidRPr="00C02146" w:rsidR="00DA1BFC">
              <w:rPr>
                <w:rFonts w:hint="eastAsia"/>
              </w:rPr>
              <w:t>alibration</w:t>
            </w:r>
          </w:p>
        </w:tc>
        <w:tc>
          <w:tcPr>
            <w:tcW w:w="4932" w:type="dxa"/>
          </w:tcPr>
          <w:p w:rsidRPr="00EB1321" w:rsidR="00DA1BFC" w:rsidP="00591D6B" w:rsidRDefault="00532AED">
            <w:pPr>
              <w:pStyle w:val="AltB0"/>
            </w:pPr>
            <w:hyperlink w:history="1" w:anchor="MinCogCalibration">
              <w:r w:rsidR="007400C0">
                <w:rPr>
                  <w:rStyle w:val="ac"/>
                </w:rPr>
                <w:t>MinCogCalibration</w:t>
              </w:r>
            </w:hyperlink>
            <w:r w:rsidRPr="008E7F23" w:rsidR="00DA1BFC">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w:t>
            </w:r>
            <w:r w:rsidRPr="00C02146" w:rsidR="00786D0B">
              <w:t>OdometerState</w:t>
            </w:r>
          </w:p>
        </w:tc>
        <w:tc>
          <w:tcPr>
            <w:tcW w:w="4932" w:type="dxa"/>
          </w:tcPr>
          <w:p w:rsidRPr="00EB1321" w:rsidR="00DA1BFC" w:rsidP="00591D6B" w:rsidRDefault="00532AED">
            <w:pPr>
              <w:pStyle w:val="AltB0"/>
            </w:pPr>
            <w:hyperlink w:history="1" w:anchor="OdometerState">
              <w:r w:rsidR="00786D0B">
                <w:rPr>
                  <w:rStyle w:val="ac"/>
                </w:rPr>
                <w:t>OdometerState</w:t>
              </w:r>
            </w:hyperlink>
            <w:r w:rsidRPr="008E7F23" w:rsidR="00DA1BFC">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.S</w:t>
            </w:r>
            <w:r w:rsidRPr="00C02146" w:rsidR="00DA1BFC">
              <w:rPr>
                <w:rFonts w:hint="eastAsia"/>
              </w:rPr>
              <w:t>liding</w:t>
            </w:r>
            <w:r w:rsidRPr="00C02146">
              <w:rPr>
                <w:rFonts w:hint="eastAsia"/>
              </w:rPr>
              <w:t>S</w:t>
            </w:r>
            <w:r w:rsidRPr="00C02146" w:rsidR="00DA1BFC">
              <w:rPr>
                <w:rFonts w:hint="eastAsia"/>
              </w:rPr>
              <w:t>tate</w:t>
            </w:r>
          </w:p>
        </w:tc>
        <w:tc>
          <w:tcPr>
            <w:tcW w:w="4932" w:type="dxa"/>
          </w:tcPr>
          <w:p w:rsidRPr="00EB1321" w:rsidR="00DA1BFC" w:rsidP="00591D6B" w:rsidRDefault="00532AED">
            <w:pPr>
              <w:pStyle w:val="AltB0"/>
            </w:pPr>
            <w:hyperlink w:history="1" w:anchor="MotionOverEstimationState">
              <w:r w:rsidR="00B5344E">
                <w:rPr>
                  <w:rStyle w:val="ac"/>
                </w:rPr>
                <w:t>MotionOverEstimationState</w:t>
              </w:r>
            </w:hyperlink>
            <w:r w:rsidRPr="007B321D" w:rsidR="00DA1BFC">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.S</w:t>
            </w:r>
            <w:r w:rsidRPr="00C02146" w:rsidR="00DA1BFC">
              <w:rPr>
                <w:rFonts w:hint="eastAsia"/>
              </w:rPr>
              <w:t>lipping</w:t>
            </w:r>
            <w:r w:rsidRPr="00C02146">
              <w:rPr>
                <w:rFonts w:hint="eastAsia"/>
              </w:rPr>
              <w:t>S</w:t>
            </w:r>
            <w:r w:rsidRPr="00C02146" w:rsidR="00DA1BFC">
              <w:rPr>
                <w:rFonts w:hint="eastAsia"/>
              </w:rPr>
              <w:t>tate</w:t>
            </w:r>
          </w:p>
        </w:tc>
        <w:tc>
          <w:tcPr>
            <w:tcW w:w="4932" w:type="dxa"/>
          </w:tcPr>
          <w:p w:rsidRPr="00EB1321" w:rsidR="00DA1BFC" w:rsidP="00591D6B" w:rsidRDefault="00532AED">
            <w:pPr>
              <w:pStyle w:val="AltB0"/>
            </w:pPr>
            <w:hyperlink w:history="1" w:anchor="MotionUnderEstimationState">
              <w:r w:rsidR="00B5344E">
                <w:rPr>
                  <w:rStyle w:val="ac"/>
                </w:rPr>
                <w:t>MotionUnderEstimationState</w:t>
              </w:r>
            </w:hyperlink>
            <w:r w:rsidRPr="007B321D" w:rsidR="00DA1BFC">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.R</w:t>
            </w:r>
            <w:r w:rsidRPr="00C02146" w:rsidR="00DA1BFC">
              <w:rPr>
                <w:rFonts w:hint="eastAsia"/>
              </w:rPr>
              <w:t>everse</w:t>
            </w:r>
            <w:r w:rsidRPr="00C02146">
              <w:rPr>
                <w:rFonts w:hint="eastAsia"/>
              </w:rPr>
              <w:t>S</w:t>
            </w:r>
            <w:r w:rsidRPr="00C02146" w:rsidR="00DA1BFC">
              <w:rPr>
                <w:rFonts w:hint="eastAsia"/>
              </w:rPr>
              <w:t>peed</w:t>
            </w:r>
            <w:r w:rsidRPr="00C02146">
              <w:rPr>
                <w:rFonts w:hint="eastAsia"/>
              </w:rPr>
              <w:t>R</w:t>
            </w:r>
            <w:r w:rsidRPr="00C02146" w:rsidR="00DA1BFC">
              <w:rPr>
                <w:rFonts w:hint="eastAsia"/>
              </w:rPr>
              <w:t>estriction</w:t>
            </w:r>
          </w:p>
        </w:tc>
        <w:tc>
          <w:tcPr>
            <w:tcW w:w="4932" w:type="dxa"/>
          </w:tcPr>
          <w:p w:rsidR="00DA1BFC" w:rsidP="00591D6B" w:rsidRDefault="00532AED">
            <w:pPr>
              <w:pStyle w:val="AltB0"/>
            </w:pPr>
            <w:hyperlink w:history="1" w:anchor="ReverseSpeedRestrictions">
              <w:r w:rsidR="00047F0A">
                <w:rPr>
                  <w:rStyle w:val="ac"/>
                </w:rPr>
                <w:t>ReverseSpeedRestrictions</w:t>
              </w:r>
            </w:hyperlink>
            <w:r w:rsidR="00034DCA">
              <w:rPr>
                <w:rFonts w:hint="eastAsia"/>
              </w:rPr>
              <w:t>(k)</w:t>
            </w:r>
          </w:p>
        </w:tc>
      </w:tr>
      <w:tr w:rsidRPr="001B3DC6" w:rsidR="00911987" w:rsidTr="00E3038E">
        <w:trPr>
          <w:jc w:val="center"/>
        </w:trPr>
        <w:tc>
          <w:tcPr>
            <w:tcW w:w="236" w:type="dxa"/>
          </w:tcPr>
          <w:p w:rsidR="00911987" w:rsidP="00591D6B" w:rsidRDefault="00911987">
            <w:pPr>
              <w:pStyle w:val="AltB0"/>
            </w:pPr>
          </w:p>
        </w:tc>
        <w:tc>
          <w:tcPr>
            <w:tcW w:w="4133" w:type="dxa"/>
            <w:gridSpan w:val="2"/>
            <w:vAlign w:val="bottom"/>
          </w:tcPr>
          <w:p w:rsidRPr="00C02146" w:rsidR="00911987" w:rsidP="00591D6B" w:rsidRDefault="00911987">
            <w:pPr>
              <w:pStyle w:val="AltB0"/>
            </w:pPr>
            <w:r>
              <w:rPr>
                <w:rFonts w:hint="eastAsia"/>
              </w:rPr>
              <w:t>.RadarSpeedValid</w:t>
            </w:r>
          </w:p>
        </w:tc>
        <w:tc>
          <w:tcPr>
            <w:tcW w:w="4932" w:type="dxa"/>
          </w:tcPr>
          <w:p w:rsidR="00911987" w:rsidP="00591D6B" w:rsidRDefault="00532AED">
            <w:pPr>
              <w:pStyle w:val="AltB0"/>
            </w:pPr>
            <w:hyperlink w:history="1" w:anchor="RadarSpeedValid">
              <w:r w:rsidRPr="00796893" w:rsidR="00911987">
                <w:rPr>
                  <w:rStyle w:val="ac"/>
                </w:rPr>
                <w:t>RadarSpeedValid</w:t>
              </w:r>
            </w:hyperlink>
            <w:r w:rsidR="00911987">
              <w:rPr>
                <w:rFonts w:hint="eastAsia"/>
              </w:rPr>
              <w:t>(k)</w:t>
            </w:r>
          </w:p>
        </w:tc>
      </w:tr>
      <w:tr w:rsidRPr="001B3DC6" w:rsidR="00911987" w:rsidTr="00E3038E">
        <w:trPr>
          <w:jc w:val="center"/>
        </w:trPr>
        <w:tc>
          <w:tcPr>
            <w:tcW w:w="236" w:type="dxa"/>
          </w:tcPr>
          <w:p w:rsidR="00911987" w:rsidP="00591D6B" w:rsidRDefault="00911987">
            <w:pPr>
              <w:pStyle w:val="AltB0"/>
            </w:pPr>
          </w:p>
        </w:tc>
        <w:tc>
          <w:tcPr>
            <w:tcW w:w="4133" w:type="dxa"/>
            <w:gridSpan w:val="2"/>
            <w:vAlign w:val="bottom"/>
          </w:tcPr>
          <w:p w:rsidRPr="00C02146" w:rsidR="00911987" w:rsidP="00591D6B" w:rsidRDefault="00911987">
            <w:pPr>
              <w:pStyle w:val="AltB0"/>
            </w:pPr>
            <w:r>
              <w:rPr>
                <w:rFonts w:hint="eastAsia"/>
              </w:rPr>
              <w:t>.RadarSpeedDirection</w:t>
            </w:r>
          </w:p>
        </w:tc>
        <w:tc>
          <w:tcPr>
            <w:tcW w:w="4932" w:type="dxa"/>
          </w:tcPr>
          <w:p w:rsidR="00911987" w:rsidP="00591D6B" w:rsidRDefault="00532AED">
            <w:pPr>
              <w:pStyle w:val="AltB0"/>
            </w:pPr>
            <w:hyperlink w:history="1" w:anchor="RadarDirection">
              <w:r w:rsidRPr="009B46E2" w:rsidR="00911987">
                <w:rPr>
                  <w:rStyle w:val="ac"/>
                </w:rPr>
                <w:t>RadarDirection</w:t>
              </w:r>
            </w:hyperlink>
            <w:r w:rsidR="00911987">
              <w:rPr>
                <w:rFonts w:hint="eastAsia"/>
              </w:rPr>
              <w:t>(k)</w:t>
            </w:r>
          </w:p>
        </w:tc>
      </w:tr>
      <w:tr w:rsidRPr="001B3DC6" w:rsidR="00911987" w:rsidTr="00E3038E">
        <w:trPr>
          <w:jc w:val="center"/>
        </w:trPr>
        <w:tc>
          <w:tcPr>
            <w:tcW w:w="236" w:type="dxa"/>
          </w:tcPr>
          <w:p w:rsidR="00911987" w:rsidP="00591D6B" w:rsidRDefault="00911987">
            <w:pPr>
              <w:pStyle w:val="AltB0"/>
            </w:pPr>
          </w:p>
        </w:tc>
        <w:tc>
          <w:tcPr>
            <w:tcW w:w="4133" w:type="dxa"/>
            <w:gridSpan w:val="2"/>
            <w:vAlign w:val="bottom"/>
          </w:tcPr>
          <w:p w:rsidRPr="00C02146" w:rsidR="00911987" w:rsidP="00591D6B" w:rsidRDefault="00911987">
            <w:pPr>
              <w:pStyle w:val="AltB0"/>
            </w:pPr>
            <w:r>
              <w:rPr>
                <w:rFonts w:hint="eastAsia"/>
              </w:rPr>
              <w:t>.RadarSpeed</w:t>
            </w:r>
          </w:p>
        </w:tc>
        <w:tc>
          <w:tcPr>
            <w:tcW w:w="4932" w:type="dxa"/>
          </w:tcPr>
          <w:p w:rsidR="00911987" w:rsidP="00591D6B" w:rsidRDefault="00532AED">
            <w:pPr>
              <w:pStyle w:val="AltB0"/>
            </w:pPr>
            <w:hyperlink w:history="1" w:anchor="RadarRawSpeed">
              <w:r w:rsidRPr="00796893" w:rsidR="00911987">
                <w:rPr>
                  <w:rStyle w:val="ac"/>
                </w:rPr>
                <w:t>RadarRawSpeed</w:t>
              </w:r>
            </w:hyperlink>
            <w:r w:rsidR="00911987">
              <w:rPr>
                <w:rFonts w:hint="eastAsia"/>
              </w:rPr>
              <w:t>(k)</w:t>
            </w:r>
          </w:p>
        </w:tc>
      </w:tr>
      <w:tr w:rsidRPr="001B3DC6" w:rsidR="00615102" w:rsidTr="00435484">
        <w:trPr>
          <w:jc w:val="center"/>
        </w:trPr>
        <w:tc>
          <w:tcPr>
            <w:tcW w:w="9301" w:type="dxa"/>
            <w:gridSpan w:val="4"/>
            <w:shd w:val="clear" w:color="auto" w:fill="E0E0E0"/>
          </w:tcPr>
          <w:p w:rsidR="00615102" w:rsidP="00591D6B" w:rsidRDefault="00615102">
            <w:pPr>
              <w:pStyle w:val="AltB0"/>
            </w:pPr>
            <w:r>
              <w:rPr>
                <w:rFonts w:hint="eastAsia"/>
              </w:rPr>
              <w:t>Train localization information</w:t>
            </w:r>
          </w:p>
        </w:tc>
      </w:tr>
      <w:tr w:rsidRPr="001B3DC6" w:rsidR="00DA1BFC" w:rsidTr="00E3038E">
        <w:trPr>
          <w:jc w:val="center"/>
        </w:trPr>
        <w:tc>
          <w:tcPr>
            <w:tcW w:w="236" w:type="dxa"/>
          </w:tcPr>
          <w:p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.R</w:t>
            </w:r>
            <w:r w:rsidRPr="00C02146" w:rsidR="00DA1BFC">
              <w:rPr>
                <w:rFonts w:hint="eastAsia"/>
              </w:rPr>
              <w:t>oute</w:t>
            </w:r>
            <w:r w:rsidRPr="00C02146">
              <w:rPr>
                <w:rFonts w:hint="eastAsia"/>
              </w:rPr>
              <w:t>E</w:t>
            </w:r>
            <w:r w:rsidRPr="00C02146" w:rsidR="00DA1BFC">
              <w:rPr>
                <w:rFonts w:hint="eastAsia"/>
              </w:rPr>
              <w:t>xclusivity</w:t>
            </w:r>
            <w:r w:rsidRPr="00C02146">
              <w:rPr>
                <w:rFonts w:hint="eastAsia"/>
              </w:rPr>
              <w:t>N</w:t>
            </w:r>
            <w:r w:rsidRPr="00C02146" w:rsidR="00DA1BFC">
              <w:rPr>
                <w:rFonts w:hint="eastAsia"/>
              </w:rPr>
              <w:t>ot</w:t>
            </w:r>
            <w:r w:rsidRPr="00C02146">
              <w:rPr>
                <w:rFonts w:hint="eastAsia"/>
              </w:rPr>
              <w:t>G</w:t>
            </w:r>
            <w:r w:rsidRPr="00C02146" w:rsidR="00DA1BFC">
              <w:rPr>
                <w:rFonts w:hint="eastAsia"/>
              </w:rPr>
              <w:t>uaranted</w:t>
            </w:r>
          </w:p>
        </w:tc>
        <w:tc>
          <w:tcPr>
            <w:tcW w:w="4932" w:type="dxa"/>
          </w:tcPr>
          <w:p w:rsidRPr="00EB1321" w:rsidR="00DA1BFC" w:rsidP="00591D6B" w:rsidRDefault="00532AED">
            <w:pPr>
              <w:pStyle w:val="AltB0"/>
            </w:pPr>
            <w:hyperlink w:history="1" w:anchor="HazardousMotionOnNonExclusiveRoute">
              <w:r w:rsidR="00497151">
                <w:rPr>
                  <w:rStyle w:val="ac"/>
                </w:rPr>
                <w:t>HazardousMotionOnNonExclusiveRoute</w:t>
              </w:r>
            </w:hyperlink>
            <w:r w:rsidRPr="008E7F23" w:rsidR="00DA1BFC">
              <w:t>(k)</w:t>
            </w:r>
          </w:p>
        </w:tc>
      </w:tr>
      <w:tr w:rsidRPr="001B3DC6" w:rsidR="00DA1BFC" w:rsidTr="00E3038E">
        <w:trPr>
          <w:jc w:val="center"/>
        </w:trPr>
        <w:tc>
          <w:tcPr>
            <w:tcW w:w="236" w:type="dxa"/>
          </w:tcPr>
          <w:p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.T</w:t>
            </w:r>
            <w:r w:rsidRPr="00C02146" w:rsidR="00DA1BFC">
              <w:rPr>
                <w:rFonts w:hint="eastAsia"/>
              </w:rPr>
              <w:t>rain</w:t>
            </w:r>
            <w:r w:rsidRPr="00C02146">
              <w:rPr>
                <w:rFonts w:hint="eastAsia"/>
              </w:rPr>
              <w:t>L</w:t>
            </w:r>
            <w:r w:rsidRPr="00C02146" w:rsidR="00DA1BFC">
              <w:rPr>
                <w:rFonts w:hint="eastAsia"/>
              </w:rPr>
              <w:t>ocated</w:t>
            </w:r>
          </w:p>
        </w:tc>
        <w:tc>
          <w:tcPr>
            <w:tcW w:w="4932" w:type="dxa"/>
          </w:tcPr>
          <w:p w:rsidRPr="00EB1321" w:rsidR="00DA1BFC" w:rsidP="00591D6B" w:rsidRDefault="00532AED">
            <w:pPr>
              <w:pStyle w:val="AltB0"/>
            </w:pPr>
            <w:hyperlink w:history="1" w:anchor="TrainLocalized">
              <w:r w:rsidR="00F9339C">
                <w:rPr>
                  <w:rStyle w:val="ac"/>
                </w:rPr>
                <w:t>TrainLocalized</w:t>
              </w:r>
            </w:hyperlink>
            <w:r w:rsidRPr="007B321D" w:rsidR="00DA1BFC">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.T</w:t>
            </w:r>
            <w:r w:rsidRPr="00C02146" w:rsidR="0091187F">
              <w:rPr>
                <w:rFonts w:hint="eastAsia"/>
              </w:rPr>
              <w:t>rain</w:t>
            </w:r>
            <w:r w:rsidRPr="00C02146">
              <w:rPr>
                <w:rFonts w:hint="eastAsia"/>
              </w:rPr>
              <w:t>P</w:t>
            </w:r>
            <w:r w:rsidRPr="00C02146" w:rsidR="0091187F">
              <w:rPr>
                <w:rFonts w:hint="eastAsia"/>
              </w:rPr>
              <w:t>ermanent</w:t>
            </w:r>
            <w:r w:rsidRPr="00C02146">
              <w:rPr>
                <w:rFonts w:hint="eastAsia"/>
              </w:rPr>
              <w:t>F</w:t>
            </w:r>
            <w:r w:rsidRPr="00C02146" w:rsidR="0091187F">
              <w:rPr>
                <w:rFonts w:hint="eastAsia"/>
              </w:rPr>
              <w:t>ailure</w:t>
            </w:r>
            <w:r w:rsidRPr="00C02146">
              <w:rPr>
                <w:rFonts w:hint="eastAsia"/>
              </w:rPr>
              <w:t>F</w:t>
            </w:r>
            <w:r w:rsidRPr="00C02146" w:rsidR="0091187F">
              <w:rPr>
                <w:rFonts w:hint="eastAsia"/>
              </w:rPr>
              <w:t>or</w:t>
            </w:r>
            <w:r w:rsidRPr="00C02146">
              <w:rPr>
                <w:rFonts w:hint="eastAsia"/>
              </w:rPr>
              <w:t>L</w:t>
            </w:r>
            <w:r w:rsidRPr="00C02146" w:rsidR="0091187F">
              <w:rPr>
                <w:rFonts w:hint="eastAsia"/>
              </w:rPr>
              <w:t>ocation</w:t>
            </w:r>
            <w:r w:rsidRPr="00C02146">
              <w:rPr>
                <w:rFonts w:hint="eastAsia"/>
              </w:rPr>
              <w:t>F</w:t>
            </w:r>
            <w:r w:rsidRPr="00C02146" w:rsidR="0091187F">
              <w:rPr>
                <w:rFonts w:hint="eastAsia"/>
              </w:rPr>
              <w:t>ault</w:t>
            </w:r>
          </w:p>
        </w:tc>
        <w:tc>
          <w:tcPr>
            <w:tcW w:w="4932" w:type="dxa"/>
          </w:tcPr>
          <w:p w:rsidR="00DA1BFC" w:rsidP="00591D6B" w:rsidRDefault="00532AED">
            <w:pPr>
              <w:pStyle w:val="AltB0"/>
            </w:pPr>
            <w:hyperlink w:history="1" w:anchor="LocPermanentFailure">
              <w:r w:rsidR="00BD3E90">
                <w:rPr>
                  <w:rStyle w:val="ac"/>
                </w:rPr>
                <w:t>LocPermanentFailure</w:t>
              </w:r>
            </w:hyperlink>
            <w:r w:rsidRPr="00F03275" w:rsidR="00327C00">
              <w:t>(k)</w:t>
            </w:r>
          </w:p>
        </w:tc>
      </w:tr>
      <w:tr w:rsidRPr="001B3DC6" w:rsidR="00DA1BFC" w:rsidTr="00E3038E">
        <w:trPr>
          <w:jc w:val="center"/>
        </w:trPr>
        <w:tc>
          <w:tcPr>
            <w:tcW w:w="236" w:type="dxa"/>
          </w:tcPr>
          <w:p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w:t>
            </w:r>
            <w:r w:rsidRPr="00C02146" w:rsidR="008B4230">
              <w:t>TrainLocatedOnKnownPath</w:t>
            </w:r>
          </w:p>
        </w:tc>
        <w:tc>
          <w:tcPr>
            <w:tcW w:w="4932" w:type="dxa"/>
          </w:tcPr>
          <w:p w:rsidR="00DA1BFC" w:rsidP="00591D6B" w:rsidRDefault="00532AED">
            <w:pPr>
              <w:pStyle w:val="AltB0"/>
            </w:pPr>
            <w:hyperlink w:history="1" w:anchor="TrainLocatedOnKnownPath">
              <w:r w:rsidR="008B4230">
                <w:rPr>
                  <w:rStyle w:val="ac"/>
                </w:rPr>
                <w:t>TrainLocatedOnKnownPath</w:t>
              </w:r>
            </w:hyperlink>
            <w:r w:rsidRPr="00735CD3" w:rsidR="00327C00">
              <w:t>(k)</w:t>
            </w:r>
          </w:p>
        </w:tc>
      </w:tr>
      <w:tr w:rsidRPr="001B3DC6" w:rsidR="00DA1BFC" w:rsidTr="00E3038E">
        <w:trPr>
          <w:jc w:val="center"/>
        </w:trPr>
        <w:tc>
          <w:tcPr>
            <w:tcW w:w="236" w:type="dxa"/>
          </w:tcPr>
          <w:p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.T</w:t>
            </w:r>
            <w:r w:rsidRPr="00C02146" w:rsidR="0091187F">
              <w:rPr>
                <w:rFonts w:hint="eastAsia"/>
              </w:rPr>
              <w:t>rain</w:t>
            </w:r>
            <w:r w:rsidRPr="00C02146">
              <w:rPr>
                <w:rFonts w:hint="eastAsia"/>
              </w:rPr>
              <w:t>A</w:t>
            </w:r>
            <w:r w:rsidRPr="00C02146" w:rsidR="0091187F">
              <w:rPr>
                <w:rFonts w:hint="eastAsia"/>
              </w:rPr>
              <w:t>uthorization</w:t>
            </w:r>
            <w:r w:rsidRPr="00C02146">
              <w:rPr>
                <w:rFonts w:hint="eastAsia"/>
              </w:rPr>
              <w:t>F</w:t>
            </w:r>
            <w:r w:rsidRPr="00C02146" w:rsidR="0091187F">
              <w:rPr>
                <w:rFonts w:hint="eastAsia"/>
              </w:rPr>
              <w:t>or</w:t>
            </w:r>
            <w:r w:rsidRPr="00C02146">
              <w:rPr>
                <w:rFonts w:hint="eastAsia"/>
              </w:rPr>
              <w:t>S</w:t>
            </w:r>
            <w:r w:rsidRPr="00C02146" w:rsidR="0091187F">
              <w:rPr>
                <w:rFonts w:hint="eastAsia"/>
              </w:rPr>
              <w:t>weepping</w:t>
            </w:r>
          </w:p>
        </w:tc>
        <w:tc>
          <w:tcPr>
            <w:tcW w:w="4932" w:type="dxa"/>
          </w:tcPr>
          <w:p w:rsidR="00327C00" w:rsidP="00591D6B" w:rsidRDefault="00532AED">
            <w:pPr>
              <w:pStyle w:val="AltB0"/>
            </w:pPr>
            <w:hyperlink w:history="1" w:anchor="LocalizedAuthorizationForSweepping">
              <w:r w:rsidR="00F9339C">
                <w:rPr>
                  <w:rStyle w:val="ac"/>
                </w:rPr>
                <w:t>LocalizedAuthorizationForSweepping</w:t>
              </w:r>
            </w:hyperlink>
            <w:r w:rsidR="00A74A70">
              <w:rPr>
                <w:rFonts w:hint="eastAsia"/>
              </w:rPr>
              <w:t>(k)</w:t>
            </w:r>
          </w:p>
        </w:tc>
      </w:tr>
      <w:tr w:rsidRPr="001B3DC6" w:rsidR="00F313D4" w:rsidTr="00E3038E">
        <w:trPr>
          <w:jc w:val="center"/>
        </w:trPr>
        <w:tc>
          <w:tcPr>
            <w:tcW w:w="236" w:type="dxa"/>
          </w:tcPr>
          <w:p w:rsidR="00F313D4" w:rsidP="00591D6B" w:rsidRDefault="00F313D4">
            <w:pPr>
              <w:pStyle w:val="AltB0"/>
            </w:pPr>
          </w:p>
        </w:tc>
        <w:tc>
          <w:tcPr>
            <w:tcW w:w="4133" w:type="dxa"/>
            <w:gridSpan w:val="2"/>
            <w:vAlign w:val="bottom"/>
          </w:tcPr>
          <w:p w:rsidRPr="00C02146" w:rsidR="00F313D4" w:rsidP="00591D6B" w:rsidRDefault="00354F88">
            <w:pPr>
              <w:pStyle w:val="AltB0"/>
            </w:pPr>
            <w:r w:rsidRPr="00C02146">
              <w:rPr>
                <w:rFonts w:hint="eastAsia"/>
              </w:rPr>
              <w:t>.M</w:t>
            </w:r>
            <w:r w:rsidRPr="00C02146" w:rsidR="00F313D4">
              <w:rPr>
                <w:rFonts w:hint="eastAsia"/>
              </w:rPr>
              <w:t>emorized</w:t>
            </w:r>
            <w:r w:rsidRPr="00C02146">
              <w:rPr>
                <w:rFonts w:hint="eastAsia"/>
              </w:rPr>
              <w:t>L</w:t>
            </w:r>
            <w:r w:rsidRPr="00C02146" w:rsidR="00F313D4">
              <w:rPr>
                <w:rFonts w:hint="eastAsia"/>
              </w:rPr>
              <w:t>ocation</w:t>
            </w:r>
            <w:r w:rsidRPr="00C02146">
              <w:rPr>
                <w:rFonts w:hint="eastAsia"/>
              </w:rPr>
              <w:t>N</w:t>
            </w:r>
            <w:r w:rsidRPr="00C02146" w:rsidR="00F313D4">
              <w:rPr>
                <w:rFonts w:hint="eastAsia"/>
              </w:rPr>
              <w:t>ot</w:t>
            </w:r>
            <w:r w:rsidRPr="00C02146">
              <w:rPr>
                <w:rFonts w:hint="eastAsia"/>
              </w:rPr>
              <w:t>C</w:t>
            </w:r>
            <w:r w:rsidRPr="00C02146" w:rsidR="00F313D4">
              <w:rPr>
                <w:rFonts w:hint="eastAsia"/>
              </w:rPr>
              <w:t>onfirmed</w:t>
            </w:r>
          </w:p>
        </w:tc>
        <w:tc>
          <w:tcPr>
            <w:tcW w:w="4932" w:type="dxa"/>
          </w:tcPr>
          <w:p w:rsidRPr="0033795D" w:rsidR="00F313D4" w:rsidP="00591D6B" w:rsidRDefault="00532AED">
            <w:pPr>
              <w:pStyle w:val="AltB0"/>
            </w:pPr>
            <w:hyperlink w:history="1" w:anchor="MemLocationNotConfirmed">
              <w:r w:rsidR="0095165D">
                <w:rPr>
                  <w:rStyle w:val="ac"/>
                </w:rPr>
                <w:t>MemLocationNotConfirmed</w:t>
              </w:r>
            </w:hyperlink>
            <w:r w:rsidR="00F313D4">
              <w:rPr>
                <w:rFonts w:hint="eastAsia"/>
              </w:rPr>
              <w:t>(k)</w:t>
            </w:r>
          </w:p>
        </w:tc>
      </w:tr>
      <w:tr w:rsidRPr="001B3DC6" w:rsidR="00DA1BFC" w:rsidTr="00E3038E">
        <w:trPr>
          <w:jc w:val="center"/>
        </w:trPr>
        <w:tc>
          <w:tcPr>
            <w:tcW w:w="236" w:type="dxa"/>
          </w:tcPr>
          <w:p w:rsidR="00DA1BFC" w:rsidP="00591D6B" w:rsidRDefault="00DA1BFC">
            <w:pPr>
              <w:pStyle w:val="AltB0"/>
            </w:pPr>
          </w:p>
        </w:tc>
        <w:tc>
          <w:tcPr>
            <w:tcW w:w="4133" w:type="dxa"/>
            <w:gridSpan w:val="2"/>
            <w:vAlign w:val="bottom"/>
          </w:tcPr>
          <w:p w:rsidRPr="00C02146" w:rsidR="00DA1BFC" w:rsidP="00591D6B" w:rsidRDefault="00354F88">
            <w:pPr>
              <w:pStyle w:val="AltB0"/>
            </w:pPr>
            <w:r w:rsidRPr="00C02146">
              <w:rPr>
                <w:rFonts w:hint="eastAsia"/>
              </w:rPr>
              <w:t>.T</w:t>
            </w:r>
            <w:r w:rsidRPr="00C02146" w:rsidR="0091187F">
              <w:rPr>
                <w:rFonts w:hint="eastAsia"/>
              </w:rPr>
              <w:t>rain</w:t>
            </w:r>
            <w:r w:rsidRPr="00C02146">
              <w:rPr>
                <w:rFonts w:hint="eastAsia"/>
              </w:rPr>
              <w:t>L</w:t>
            </w:r>
            <w:r w:rsidRPr="00C02146" w:rsidR="0091187F">
              <w:rPr>
                <w:rFonts w:hint="eastAsia"/>
              </w:rPr>
              <w:t>ocalization</w:t>
            </w:r>
            <w:r w:rsidRPr="00C02146">
              <w:rPr>
                <w:rFonts w:hint="eastAsia"/>
              </w:rPr>
              <w:t>S</w:t>
            </w:r>
            <w:r w:rsidRPr="00C02146" w:rsidR="0091187F">
              <w:rPr>
                <w:rFonts w:hint="eastAsia"/>
              </w:rPr>
              <w:t>tate</w:t>
            </w:r>
          </w:p>
        </w:tc>
        <w:tc>
          <w:tcPr>
            <w:tcW w:w="4932" w:type="dxa"/>
          </w:tcPr>
          <w:p w:rsidR="00DA1BFC" w:rsidP="00591D6B" w:rsidRDefault="00532AED">
            <w:pPr>
              <w:pStyle w:val="AltB0"/>
            </w:pPr>
            <w:hyperlink w:history="1" w:anchor="LocalizationState">
              <w:r w:rsidR="00BD3E90">
                <w:rPr>
                  <w:rStyle w:val="ac"/>
                </w:rPr>
                <w:t>LocalizationState</w:t>
              </w:r>
            </w:hyperlink>
            <w:r w:rsidRPr="0033795D" w:rsidR="0033795D">
              <w:t>(k)</w:t>
            </w:r>
          </w:p>
        </w:tc>
      </w:tr>
      <w:tr w:rsidRPr="001B3DC6" w:rsidR="0091187F" w:rsidTr="00E3038E">
        <w:trPr>
          <w:jc w:val="center"/>
        </w:trPr>
        <w:tc>
          <w:tcPr>
            <w:tcW w:w="236" w:type="dxa"/>
          </w:tcPr>
          <w:p w:rsidRPr="00EE2231" w:rsidR="0091187F" w:rsidP="00591D6B" w:rsidRDefault="0091187F">
            <w:pPr>
              <w:pStyle w:val="AltB0"/>
            </w:pPr>
          </w:p>
        </w:tc>
        <w:tc>
          <w:tcPr>
            <w:tcW w:w="4133" w:type="dxa"/>
            <w:gridSpan w:val="2"/>
            <w:vAlign w:val="bottom"/>
          </w:tcPr>
          <w:p w:rsidRPr="00C02146" w:rsidR="0091187F" w:rsidP="00591D6B" w:rsidRDefault="00354F88">
            <w:pPr>
              <w:pStyle w:val="AltB0"/>
            </w:pPr>
            <w:r w:rsidRPr="00C02146">
              <w:rPr>
                <w:rFonts w:hint="eastAsia"/>
              </w:rPr>
              <w:t>.T</w:t>
            </w:r>
            <w:r w:rsidRPr="00C02146" w:rsidR="0091187F">
              <w:rPr>
                <w:rFonts w:hint="eastAsia"/>
              </w:rPr>
              <w:t>rain</w:t>
            </w:r>
            <w:r w:rsidRPr="00C02146">
              <w:rPr>
                <w:rFonts w:hint="eastAsia"/>
              </w:rPr>
              <w:t>E</w:t>
            </w:r>
            <w:r w:rsidRPr="00C02146" w:rsidR="0091187F">
              <w:rPr>
                <w:rFonts w:hint="eastAsia"/>
              </w:rPr>
              <w:t>nd2</w:t>
            </w:r>
            <w:r w:rsidRPr="00C02146">
              <w:rPr>
                <w:rFonts w:hint="eastAsia"/>
              </w:rPr>
              <w:t>O</w:t>
            </w:r>
            <w:r w:rsidRPr="00C02146" w:rsidR="0091187F">
              <w:rPr>
                <w:rFonts w:hint="eastAsia"/>
              </w:rPr>
              <w:t>rientation</w:t>
            </w:r>
          </w:p>
        </w:tc>
        <w:tc>
          <w:tcPr>
            <w:tcW w:w="4932" w:type="dxa"/>
          </w:tcPr>
          <w:p w:rsidRPr="00EB1321" w:rsidR="0091187F" w:rsidP="00591D6B" w:rsidRDefault="00532AED">
            <w:pPr>
              <w:pStyle w:val="AltB0"/>
            </w:pPr>
            <w:hyperlink w:history="1" w:anchor="TrainLocation">
              <w:r w:rsidR="00F9339C">
                <w:rPr>
                  <w:rStyle w:val="ac"/>
                </w:rPr>
                <w:t>TrainLocation</w:t>
              </w:r>
            </w:hyperlink>
            <w:r w:rsidR="006C70E1">
              <w:rPr>
                <w:rFonts w:hint="eastAsia"/>
              </w:rPr>
              <w:t>(k)</w:t>
            </w:r>
            <w:r w:rsidR="00354F88">
              <w:t>.</w:t>
            </w:r>
            <w:r w:rsidR="00581DDC">
              <w:t>Ext2.O</w:t>
            </w:r>
            <w:r w:rsidRPr="007B321D" w:rsidR="0091187F">
              <w:t>rt</w:t>
            </w:r>
          </w:p>
        </w:tc>
      </w:tr>
      <w:tr w:rsidRPr="001B3DC6" w:rsidR="0091187F" w:rsidTr="00E3038E">
        <w:trPr>
          <w:jc w:val="center"/>
        </w:trPr>
        <w:tc>
          <w:tcPr>
            <w:tcW w:w="236" w:type="dxa"/>
          </w:tcPr>
          <w:p w:rsidR="0091187F" w:rsidP="00591D6B" w:rsidRDefault="0091187F">
            <w:pPr>
              <w:pStyle w:val="AltB0"/>
            </w:pPr>
          </w:p>
        </w:tc>
        <w:tc>
          <w:tcPr>
            <w:tcW w:w="4133" w:type="dxa"/>
            <w:gridSpan w:val="2"/>
            <w:vAlign w:val="bottom"/>
          </w:tcPr>
          <w:p w:rsidRPr="00C02146" w:rsidR="0091187F" w:rsidP="00591D6B" w:rsidRDefault="00354F88">
            <w:pPr>
              <w:pStyle w:val="AltB0"/>
            </w:pPr>
            <w:r w:rsidRPr="00C02146">
              <w:rPr>
                <w:rFonts w:hint="eastAsia"/>
              </w:rPr>
              <w:t>.T</w:t>
            </w:r>
            <w:r w:rsidRPr="00C02146" w:rsidR="0091187F">
              <w:rPr>
                <w:rFonts w:hint="eastAsia"/>
              </w:rPr>
              <w:t>rain</w:t>
            </w:r>
            <w:r w:rsidRPr="00C02146">
              <w:rPr>
                <w:rFonts w:hint="eastAsia"/>
              </w:rPr>
              <w:t>D</w:t>
            </w:r>
            <w:r w:rsidRPr="00C02146" w:rsidR="0091187F">
              <w:rPr>
                <w:rFonts w:hint="eastAsia"/>
              </w:rPr>
              <w:t>elta</w:t>
            </w:r>
            <w:r w:rsidRPr="00C02146">
              <w:rPr>
                <w:rFonts w:hint="eastAsia"/>
              </w:rPr>
              <w:t>L</w:t>
            </w:r>
            <w:r w:rsidRPr="00C02146" w:rsidR="0091187F">
              <w:rPr>
                <w:rFonts w:hint="eastAsia"/>
              </w:rPr>
              <w:t>ocation</w:t>
            </w:r>
          </w:p>
        </w:tc>
        <w:tc>
          <w:tcPr>
            <w:tcW w:w="4932" w:type="dxa"/>
          </w:tcPr>
          <w:p w:rsidRPr="00EB1321" w:rsidR="0091187F" w:rsidP="00591D6B" w:rsidRDefault="00532AED">
            <w:pPr>
              <w:pStyle w:val="AltB0"/>
            </w:pPr>
            <w:hyperlink w:history="1" w:anchor="TrainLocation">
              <w:r w:rsidR="00F9339C">
                <w:rPr>
                  <w:rStyle w:val="ac"/>
                </w:rPr>
                <w:t>TrainLocation</w:t>
              </w:r>
            </w:hyperlink>
            <w:r w:rsidR="0091187F">
              <w:rPr>
                <w:rFonts w:hint="eastAsia"/>
              </w:rPr>
              <w:t>(k)</w:t>
            </w:r>
            <w:r w:rsidR="00354F88">
              <w:t>.U</w:t>
            </w:r>
            <w:r w:rsidRPr="007B321D" w:rsidR="0091187F">
              <w:t>ncertainty</w:t>
            </w:r>
          </w:p>
        </w:tc>
      </w:tr>
      <w:tr w:rsidRPr="001B3DC6" w:rsidR="0091187F" w:rsidTr="00E3038E">
        <w:trPr>
          <w:jc w:val="center"/>
        </w:trPr>
        <w:tc>
          <w:tcPr>
            <w:tcW w:w="236" w:type="dxa"/>
          </w:tcPr>
          <w:p w:rsidR="0091187F" w:rsidP="00591D6B" w:rsidRDefault="0091187F">
            <w:pPr>
              <w:pStyle w:val="AltB0"/>
            </w:pPr>
          </w:p>
        </w:tc>
        <w:tc>
          <w:tcPr>
            <w:tcW w:w="4133" w:type="dxa"/>
            <w:gridSpan w:val="2"/>
            <w:vAlign w:val="bottom"/>
          </w:tcPr>
          <w:p w:rsidRPr="00C02146" w:rsidR="0091187F" w:rsidP="00591D6B" w:rsidRDefault="00354F88">
            <w:pPr>
              <w:pStyle w:val="AltB0"/>
            </w:pPr>
            <w:r w:rsidRPr="00C02146">
              <w:rPr>
                <w:rFonts w:hint="eastAsia"/>
              </w:rPr>
              <w:t>.T</w:t>
            </w:r>
            <w:r w:rsidRPr="00C02146" w:rsidR="0091187F">
              <w:rPr>
                <w:rFonts w:hint="eastAsia"/>
              </w:rPr>
              <w:t>rain</w:t>
            </w:r>
            <w:r w:rsidRPr="00C02146">
              <w:rPr>
                <w:rFonts w:hint="eastAsia"/>
              </w:rPr>
              <w:t>E</w:t>
            </w:r>
            <w:r w:rsidRPr="00C02146" w:rsidR="0091187F">
              <w:rPr>
                <w:rFonts w:hint="eastAsia"/>
              </w:rPr>
              <w:t>nd2</w:t>
            </w:r>
            <w:r w:rsidRPr="00C02146">
              <w:rPr>
                <w:rFonts w:hint="eastAsia"/>
              </w:rPr>
              <w:t>B</w:t>
            </w:r>
            <w:r w:rsidRPr="00C02146" w:rsidR="0091187F">
              <w:rPr>
                <w:rFonts w:hint="eastAsia"/>
              </w:rPr>
              <w:t>lock</w:t>
            </w:r>
            <w:r w:rsidRPr="00C02146">
              <w:rPr>
                <w:rFonts w:hint="eastAsia"/>
              </w:rPr>
              <w:t>I</w:t>
            </w:r>
            <w:r w:rsidRPr="00C02146" w:rsidR="0091187F">
              <w:rPr>
                <w:rFonts w:hint="eastAsia"/>
              </w:rPr>
              <w:t>d</w:t>
            </w:r>
          </w:p>
        </w:tc>
        <w:tc>
          <w:tcPr>
            <w:tcW w:w="4932" w:type="dxa"/>
          </w:tcPr>
          <w:p w:rsidRPr="00EB1321" w:rsidR="0091187F" w:rsidP="00591D6B" w:rsidRDefault="00532AED">
            <w:pPr>
              <w:pStyle w:val="AltB0"/>
            </w:pPr>
            <w:hyperlink w:history="1" w:anchor="TrainLocation">
              <w:r w:rsidR="00F9339C">
                <w:rPr>
                  <w:rStyle w:val="ac"/>
                </w:rPr>
                <w:t>TrainLocation</w:t>
              </w:r>
            </w:hyperlink>
            <w:r w:rsidR="006C70E1">
              <w:rPr>
                <w:rFonts w:hint="eastAsia"/>
              </w:rPr>
              <w:t>(k)</w:t>
            </w:r>
            <w:r w:rsidR="00354F88">
              <w:t>.E</w:t>
            </w:r>
            <w:r w:rsidRPr="007B321D" w:rsidR="0091187F">
              <w:t>xt2</w:t>
            </w:r>
            <w:r w:rsidR="00354F88">
              <w:rPr>
                <w:rFonts w:hint="eastAsia"/>
              </w:rPr>
              <w:t>.B</w:t>
            </w:r>
            <w:r w:rsidR="0091187F">
              <w:rPr>
                <w:rFonts w:hint="eastAsia"/>
              </w:rPr>
              <w:t>lock</w:t>
            </w:r>
          </w:p>
        </w:tc>
      </w:tr>
      <w:tr w:rsidRPr="001B3DC6" w:rsidR="0091187F" w:rsidTr="00E3038E">
        <w:trPr>
          <w:jc w:val="center"/>
        </w:trPr>
        <w:tc>
          <w:tcPr>
            <w:tcW w:w="236" w:type="dxa"/>
          </w:tcPr>
          <w:p w:rsidR="0091187F" w:rsidP="00591D6B" w:rsidRDefault="0091187F">
            <w:pPr>
              <w:pStyle w:val="AltB0"/>
            </w:pPr>
          </w:p>
        </w:tc>
        <w:tc>
          <w:tcPr>
            <w:tcW w:w="4133" w:type="dxa"/>
            <w:gridSpan w:val="2"/>
            <w:vAlign w:val="bottom"/>
          </w:tcPr>
          <w:p w:rsidRPr="00C02146" w:rsidR="0091187F" w:rsidP="00591D6B" w:rsidRDefault="00354F88">
            <w:pPr>
              <w:pStyle w:val="AltB0"/>
            </w:pPr>
            <w:r w:rsidRPr="00C02146">
              <w:rPr>
                <w:rFonts w:hint="eastAsia"/>
              </w:rPr>
              <w:t>.T</w:t>
            </w:r>
            <w:r w:rsidRPr="00C02146" w:rsidR="0091187F">
              <w:rPr>
                <w:rFonts w:hint="eastAsia"/>
              </w:rPr>
              <w:t>rain</w:t>
            </w:r>
            <w:r w:rsidRPr="00C02146">
              <w:rPr>
                <w:rFonts w:hint="eastAsia"/>
              </w:rPr>
              <w:t>E</w:t>
            </w:r>
            <w:r w:rsidRPr="00C02146" w:rsidR="0091187F">
              <w:rPr>
                <w:rFonts w:hint="eastAsia"/>
              </w:rPr>
              <w:t>nd2</w:t>
            </w:r>
            <w:r w:rsidRPr="00C02146">
              <w:rPr>
                <w:rFonts w:hint="eastAsia"/>
              </w:rPr>
              <w:t>A</w:t>
            </w:r>
            <w:r w:rsidRPr="00C02146" w:rsidR="0091187F">
              <w:rPr>
                <w:rFonts w:hint="eastAsia"/>
              </w:rPr>
              <w:t>bscissa</w:t>
            </w:r>
          </w:p>
        </w:tc>
        <w:tc>
          <w:tcPr>
            <w:tcW w:w="4932" w:type="dxa"/>
          </w:tcPr>
          <w:p w:rsidRPr="00EB1321" w:rsidR="0091187F" w:rsidP="00591D6B" w:rsidRDefault="00532AED">
            <w:pPr>
              <w:pStyle w:val="AltB0"/>
            </w:pPr>
            <w:hyperlink w:history="1" w:anchor="TrainLocation">
              <w:r w:rsidR="00F9339C">
                <w:rPr>
                  <w:rStyle w:val="ac"/>
                </w:rPr>
                <w:t>TrainLocation</w:t>
              </w:r>
            </w:hyperlink>
            <w:r w:rsidR="006C70E1">
              <w:rPr>
                <w:rFonts w:hint="eastAsia"/>
              </w:rPr>
              <w:t>(k)</w:t>
            </w:r>
            <w:r w:rsidR="00354F88">
              <w:t>.E</w:t>
            </w:r>
            <w:r w:rsidRPr="007B321D" w:rsidR="0091187F">
              <w:t>xt2</w:t>
            </w:r>
            <w:r w:rsidR="00354F88">
              <w:rPr>
                <w:rFonts w:hint="eastAsia"/>
              </w:rPr>
              <w:t>.A</w:t>
            </w:r>
            <w:r w:rsidR="0091187F">
              <w:rPr>
                <w:rFonts w:hint="eastAsia"/>
              </w:rPr>
              <w:t>bscissa</w:t>
            </w:r>
          </w:p>
        </w:tc>
      </w:tr>
      <w:tr w:rsidRPr="001B3DC6" w:rsidR="00911987" w:rsidTr="00E3038E">
        <w:trPr>
          <w:jc w:val="center"/>
        </w:trPr>
        <w:tc>
          <w:tcPr>
            <w:tcW w:w="236" w:type="dxa"/>
          </w:tcPr>
          <w:p w:rsidR="00911987" w:rsidP="00591D6B" w:rsidRDefault="00911987">
            <w:pPr>
              <w:pStyle w:val="AltB0"/>
            </w:pPr>
          </w:p>
        </w:tc>
        <w:tc>
          <w:tcPr>
            <w:tcW w:w="4133" w:type="dxa"/>
            <w:gridSpan w:val="2"/>
            <w:vAlign w:val="bottom"/>
          </w:tcPr>
          <w:p w:rsidRPr="00C02146" w:rsidR="00911987" w:rsidP="00591D6B" w:rsidRDefault="00911987">
            <w:pPr>
              <w:pStyle w:val="AltB0"/>
            </w:pPr>
            <w:r>
              <w:rPr>
                <w:rFonts w:hint="eastAsia"/>
              </w:rPr>
              <w:t>.TrainDelocatedByCoupled</w:t>
            </w:r>
          </w:p>
        </w:tc>
        <w:tc>
          <w:tcPr>
            <w:tcW w:w="4932" w:type="dxa"/>
          </w:tcPr>
          <w:p w:rsidR="00911987" w:rsidP="00591D6B" w:rsidRDefault="00532AED">
            <w:pPr>
              <w:pStyle w:val="AltB0"/>
            </w:pPr>
            <w:hyperlink w:history="1" w:anchor="CoupledTypeInconsistent">
              <w:r w:rsidRPr="006B1786" w:rsidR="00911987">
                <w:rPr>
                  <w:rStyle w:val="ac"/>
                  <w:rFonts w:hint="eastAsia"/>
                </w:rPr>
                <w:t>CoupledTyp</w:t>
              </w:r>
              <w:r w:rsidR="00911987">
                <w:rPr>
                  <w:rStyle w:val="ac"/>
                  <w:rFonts w:hint="eastAsia"/>
                </w:rPr>
                <w:t>eInc</w:t>
              </w:r>
              <w:r w:rsidRPr="006B1786" w:rsidR="00911987">
                <w:rPr>
                  <w:rStyle w:val="ac"/>
                  <w:rFonts w:hint="eastAsia"/>
                </w:rPr>
                <w:t>onsistent</w:t>
              </w:r>
            </w:hyperlink>
            <w:r w:rsidR="00911987">
              <w:rPr>
                <w:rFonts w:hint="eastAsia"/>
              </w:rPr>
              <w:t>(k)</w:t>
            </w:r>
          </w:p>
        </w:tc>
      </w:tr>
      <w:tr w:rsidRPr="001B3DC6" w:rsidR="00911987" w:rsidTr="00E3038E">
        <w:trPr>
          <w:jc w:val="center"/>
        </w:trPr>
        <w:tc>
          <w:tcPr>
            <w:tcW w:w="236" w:type="dxa"/>
          </w:tcPr>
          <w:p w:rsidR="00911987" w:rsidP="00591D6B" w:rsidRDefault="00911987">
            <w:pPr>
              <w:pStyle w:val="AltB0"/>
            </w:pPr>
          </w:p>
        </w:tc>
        <w:tc>
          <w:tcPr>
            <w:tcW w:w="4133" w:type="dxa"/>
            <w:gridSpan w:val="2"/>
            <w:vAlign w:val="bottom"/>
          </w:tcPr>
          <w:p w:rsidRPr="00C02146" w:rsidR="00911987" w:rsidP="00591D6B" w:rsidRDefault="00911987">
            <w:pPr>
              <w:pStyle w:val="AltB0"/>
            </w:pPr>
            <w:r>
              <w:rPr>
                <w:rFonts w:hint="eastAsia"/>
              </w:rPr>
              <w:t>.TrainCoupledType</w:t>
            </w:r>
          </w:p>
        </w:tc>
        <w:tc>
          <w:tcPr>
            <w:tcW w:w="4932" w:type="dxa"/>
          </w:tcPr>
          <w:p w:rsidR="00911987" w:rsidP="00591D6B" w:rsidRDefault="00532AED">
            <w:pPr>
              <w:pStyle w:val="AltB0"/>
            </w:pPr>
            <w:hyperlink w:history="1" w:anchor="TrainCoupledType">
              <w:r w:rsidRPr="00911987" w:rsidR="00911987">
                <w:rPr>
                  <w:rStyle w:val="ac"/>
                  <w:rFonts w:hint="eastAsia"/>
                </w:rPr>
                <w:t>TrainCoupledType</w:t>
              </w:r>
            </w:hyperlink>
            <w:r w:rsidR="00911987">
              <w:rPr>
                <w:rFonts w:hint="eastAsia"/>
              </w:rPr>
              <w:t>(k)</w:t>
            </w:r>
          </w:p>
        </w:tc>
      </w:tr>
      <w:tr w:rsidRPr="001B3DC6" w:rsidR="0091187F" w:rsidTr="00435484">
        <w:trPr>
          <w:jc w:val="center"/>
        </w:trPr>
        <w:tc>
          <w:tcPr>
            <w:tcW w:w="9301" w:type="dxa"/>
            <w:gridSpan w:val="4"/>
            <w:shd w:val="clear" w:color="auto" w:fill="E0E0E0"/>
          </w:tcPr>
          <w:p w:rsidR="0091187F" w:rsidP="00591D6B" w:rsidRDefault="00615102">
            <w:pPr>
              <w:pStyle w:val="AltB0"/>
            </w:pPr>
            <w:r>
              <w:rPr>
                <w:rFonts w:hint="eastAsia"/>
              </w:rPr>
              <w:t>Emergency breaking reasons</w:t>
            </w:r>
          </w:p>
        </w:tc>
      </w:tr>
      <w:tr w:rsidRPr="001B3DC6" w:rsidR="0091187F" w:rsidTr="00E3038E">
        <w:trPr>
          <w:jc w:val="center"/>
        </w:trPr>
        <w:tc>
          <w:tcPr>
            <w:tcW w:w="236" w:type="dxa"/>
          </w:tcPr>
          <w:p w:rsidR="0091187F" w:rsidP="00591D6B" w:rsidRDefault="0091187F">
            <w:pPr>
              <w:pStyle w:val="AltB0"/>
            </w:pPr>
          </w:p>
        </w:tc>
        <w:tc>
          <w:tcPr>
            <w:tcW w:w="4133" w:type="dxa"/>
            <w:gridSpan w:val="2"/>
            <w:vAlign w:val="bottom"/>
          </w:tcPr>
          <w:p w:rsidRPr="00C02146" w:rsidR="0091187F" w:rsidP="00591D6B" w:rsidRDefault="00354F88">
            <w:pPr>
              <w:pStyle w:val="AltB0"/>
            </w:pPr>
            <w:r w:rsidRPr="00C02146">
              <w:rPr>
                <w:rFonts w:hint="eastAsia"/>
              </w:rPr>
              <w:t>.P</w:t>
            </w:r>
            <w:r w:rsidRPr="00C02146" w:rsidR="0091187F">
              <w:rPr>
                <w:rFonts w:hint="eastAsia"/>
              </w:rPr>
              <w:t>arking</w:t>
            </w:r>
            <w:r w:rsidRPr="00C02146">
              <w:rPr>
                <w:rFonts w:hint="eastAsia"/>
              </w:rPr>
              <w:t>B</w:t>
            </w:r>
            <w:r w:rsidRPr="00C02146" w:rsidR="0091187F">
              <w:rPr>
                <w:rFonts w:hint="eastAsia"/>
              </w:rPr>
              <w:t>raking</w:t>
            </w:r>
            <w:r w:rsidRPr="00C02146">
              <w:rPr>
                <w:rFonts w:hint="eastAsia"/>
              </w:rPr>
              <w:t>N</w:t>
            </w:r>
            <w:r w:rsidRPr="00C02146" w:rsidR="0091187F">
              <w:rPr>
                <w:rFonts w:hint="eastAsia"/>
              </w:rPr>
              <w:t>ot</w:t>
            </w:r>
            <w:r w:rsidRPr="00C02146">
              <w:rPr>
                <w:rFonts w:hint="eastAsia"/>
              </w:rPr>
              <w:t>R</w:t>
            </w:r>
            <w:r w:rsidRPr="00C02146" w:rsidR="0091187F">
              <w:rPr>
                <w:rFonts w:hint="eastAsia"/>
              </w:rPr>
              <w:t xml:space="preserve">equested </w:t>
            </w:r>
          </w:p>
        </w:tc>
        <w:tc>
          <w:tcPr>
            <w:tcW w:w="4932" w:type="dxa"/>
          </w:tcPr>
          <w:p w:rsidRPr="00EB1321" w:rsidR="0091187F" w:rsidP="00591D6B" w:rsidRDefault="00532AED">
            <w:pPr>
              <w:pStyle w:val="AltB0"/>
            </w:pPr>
            <w:hyperlink w:history="1" w:anchor="InhibitParkingBrake">
              <w:r w:rsidR="00813AB3">
                <w:rPr>
                  <w:rStyle w:val="ac"/>
                </w:rPr>
                <w:t>InhibitParkingBrake</w:t>
              </w:r>
            </w:hyperlink>
            <w:r w:rsidRPr="007B321D" w:rsidR="0091187F">
              <w:rPr>
                <w:rFonts w:hint="eastAsia"/>
              </w:rPr>
              <w:t>(k)</w:t>
            </w:r>
          </w:p>
        </w:tc>
      </w:tr>
      <w:tr w:rsidRPr="001B3DC6" w:rsidR="0091187F" w:rsidTr="00E3038E">
        <w:trPr>
          <w:jc w:val="center"/>
        </w:trPr>
        <w:tc>
          <w:tcPr>
            <w:tcW w:w="236" w:type="dxa"/>
          </w:tcPr>
          <w:p w:rsidR="0091187F" w:rsidP="00591D6B" w:rsidRDefault="0091187F">
            <w:pPr>
              <w:pStyle w:val="AltB0"/>
            </w:pPr>
          </w:p>
        </w:tc>
        <w:tc>
          <w:tcPr>
            <w:tcW w:w="4133" w:type="dxa"/>
            <w:gridSpan w:val="2"/>
            <w:vAlign w:val="bottom"/>
          </w:tcPr>
          <w:p w:rsidRPr="00C02146" w:rsidR="0091187F" w:rsidP="00591D6B" w:rsidRDefault="00354F88">
            <w:pPr>
              <w:pStyle w:val="AltB0"/>
            </w:pPr>
            <w:r w:rsidRPr="00C02146">
              <w:rPr>
                <w:rFonts w:hint="eastAsia"/>
              </w:rPr>
              <w:t>.E</w:t>
            </w:r>
            <w:r w:rsidRPr="00C02146" w:rsidR="0091187F">
              <w:rPr>
                <w:rFonts w:hint="eastAsia"/>
              </w:rPr>
              <w:t>mergency</w:t>
            </w:r>
            <w:r w:rsidRPr="00C02146">
              <w:rPr>
                <w:rFonts w:hint="eastAsia"/>
              </w:rPr>
              <w:t>B</w:t>
            </w:r>
            <w:r w:rsidRPr="00C02146" w:rsidR="0091187F">
              <w:rPr>
                <w:rFonts w:hint="eastAsia"/>
              </w:rPr>
              <w:t>raking</w:t>
            </w:r>
            <w:r w:rsidRPr="00C02146">
              <w:rPr>
                <w:rFonts w:hint="eastAsia"/>
              </w:rPr>
              <w:t>N</w:t>
            </w:r>
            <w:r w:rsidRPr="00C02146" w:rsidR="0091187F">
              <w:rPr>
                <w:rFonts w:hint="eastAsia"/>
              </w:rPr>
              <w:t>ot</w:t>
            </w:r>
            <w:r w:rsidRPr="00C02146">
              <w:rPr>
                <w:rFonts w:hint="eastAsia"/>
              </w:rPr>
              <w:t>R</w:t>
            </w:r>
            <w:r w:rsidRPr="00C02146" w:rsidR="0091187F">
              <w:rPr>
                <w:rFonts w:hint="eastAsia"/>
              </w:rPr>
              <w:t xml:space="preserve">equested </w:t>
            </w:r>
          </w:p>
        </w:tc>
        <w:tc>
          <w:tcPr>
            <w:tcW w:w="4932" w:type="dxa"/>
          </w:tcPr>
          <w:p w:rsidRPr="00EB1321" w:rsidR="0091187F" w:rsidP="00591D6B" w:rsidRDefault="00532AED">
            <w:pPr>
              <w:pStyle w:val="AltB0"/>
            </w:pPr>
            <w:hyperlink w:history="1" w:anchor="InhibitEmergencyBrake">
              <w:r w:rsidR="00813AB3">
                <w:rPr>
                  <w:rStyle w:val="ac"/>
                </w:rPr>
                <w:t>InhibitEmergencyBrake</w:t>
              </w:r>
            </w:hyperlink>
            <w:r w:rsidRPr="007B321D" w:rsidR="0091187F">
              <w:rPr>
                <w:rFonts w:hint="eastAsia"/>
              </w:rPr>
              <w:t>(k)</w:t>
            </w:r>
          </w:p>
        </w:tc>
      </w:tr>
      <w:tr w:rsidRPr="001B3DC6" w:rsidR="00902BD1" w:rsidTr="00E3038E">
        <w:trPr>
          <w:jc w:val="center"/>
        </w:trPr>
        <w:tc>
          <w:tcPr>
            <w:tcW w:w="236" w:type="dxa"/>
          </w:tcPr>
          <w:p w:rsidR="00902BD1" w:rsidP="00591D6B" w:rsidRDefault="00902BD1">
            <w:pPr>
              <w:pStyle w:val="AltB0"/>
            </w:pPr>
          </w:p>
        </w:tc>
        <w:tc>
          <w:tcPr>
            <w:tcW w:w="4133" w:type="dxa"/>
            <w:gridSpan w:val="2"/>
            <w:vAlign w:val="bottom"/>
          </w:tcPr>
          <w:p w:rsidRPr="00C02146" w:rsidR="00902BD1" w:rsidP="00591D6B" w:rsidRDefault="00354F88">
            <w:pPr>
              <w:pStyle w:val="AltB0"/>
            </w:pPr>
            <w:r w:rsidRPr="00C02146">
              <w:rPr>
                <w:rFonts w:hint="eastAsia"/>
              </w:rPr>
              <w:t>.</w:t>
            </w:r>
            <w:r w:rsidRPr="00C02146" w:rsidR="006C70E1">
              <w:rPr>
                <w:rFonts w:hint="eastAsia"/>
              </w:rPr>
              <w:t>EBfor</w:t>
            </w:r>
            <w:r w:rsidRPr="00C02146">
              <w:rPr>
                <w:rFonts w:hint="eastAsia"/>
              </w:rPr>
              <w:t>R</w:t>
            </w:r>
            <w:r w:rsidRPr="00C02146" w:rsidR="00902BD1">
              <w:rPr>
                <w:rFonts w:hint="eastAsia"/>
              </w:rPr>
              <w:t>ollback</w:t>
            </w:r>
            <w:r w:rsidRPr="00C02146">
              <w:rPr>
                <w:rFonts w:hint="eastAsia"/>
              </w:rPr>
              <w:t>O</w:t>
            </w:r>
            <w:r w:rsidRPr="00C02146" w:rsidR="00902BD1">
              <w:rPr>
                <w:rFonts w:hint="eastAsia"/>
              </w:rPr>
              <w:t>verspeed</w:t>
            </w:r>
          </w:p>
        </w:tc>
        <w:tc>
          <w:tcPr>
            <w:tcW w:w="4932" w:type="dxa"/>
          </w:tcPr>
          <w:p w:rsidRPr="00EB1321" w:rsidR="00902BD1" w:rsidP="00591D6B" w:rsidRDefault="00532AED">
            <w:pPr>
              <w:pStyle w:val="AltB0"/>
            </w:pPr>
            <w:hyperlink w:history="1" w:anchor="EBforRollbackOverSpeed">
              <w:r w:rsidR="00813AB3">
                <w:rPr>
                  <w:rStyle w:val="ac"/>
                </w:rPr>
                <w:t>EBforRollbackOverSpeed</w:t>
              </w:r>
            </w:hyperlink>
            <w:r w:rsidRPr="007B321D" w:rsidR="00902BD1">
              <w:rPr>
                <w:rFonts w:hint="eastAsia"/>
              </w:rPr>
              <w:t>(k)</w:t>
            </w:r>
          </w:p>
        </w:tc>
      </w:tr>
      <w:tr w:rsidRPr="001B3DC6" w:rsidR="00902BD1" w:rsidTr="00E3038E">
        <w:trPr>
          <w:jc w:val="center"/>
        </w:trPr>
        <w:tc>
          <w:tcPr>
            <w:tcW w:w="236" w:type="dxa"/>
          </w:tcPr>
          <w:p w:rsidR="00902BD1" w:rsidP="00591D6B" w:rsidRDefault="00902BD1">
            <w:pPr>
              <w:pStyle w:val="AltB0"/>
            </w:pPr>
          </w:p>
        </w:tc>
        <w:tc>
          <w:tcPr>
            <w:tcW w:w="4133" w:type="dxa"/>
            <w:gridSpan w:val="2"/>
            <w:vAlign w:val="bottom"/>
          </w:tcPr>
          <w:p w:rsidRPr="00C02146" w:rsidR="00902BD1" w:rsidP="00591D6B" w:rsidRDefault="00354F88">
            <w:pPr>
              <w:pStyle w:val="AltB0"/>
            </w:pPr>
            <w:r w:rsidRPr="00C02146">
              <w:rPr>
                <w:rFonts w:hint="eastAsia"/>
              </w:rPr>
              <w:t>.</w:t>
            </w:r>
            <w:r w:rsidRPr="00C02146" w:rsidR="006C70E1">
              <w:rPr>
                <w:rFonts w:hint="eastAsia"/>
              </w:rPr>
              <w:t>EBfor</w:t>
            </w:r>
            <w:r w:rsidRPr="00C02146">
              <w:rPr>
                <w:rFonts w:hint="eastAsia"/>
              </w:rPr>
              <w:t>R</w:t>
            </w:r>
            <w:r w:rsidRPr="00C02146" w:rsidR="00902BD1">
              <w:rPr>
                <w:rFonts w:hint="eastAsia"/>
              </w:rPr>
              <w:t>everse</w:t>
            </w:r>
            <w:r w:rsidRPr="00C02146">
              <w:rPr>
                <w:rFonts w:hint="eastAsia"/>
              </w:rPr>
              <w:t>O</w:t>
            </w:r>
            <w:r w:rsidRPr="00C02146" w:rsidR="00902BD1">
              <w:rPr>
                <w:rFonts w:hint="eastAsia"/>
              </w:rPr>
              <w:t>verspeed</w:t>
            </w:r>
          </w:p>
        </w:tc>
        <w:tc>
          <w:tcPr>
            <w:tcW w:w="4932" w:type="dxa"/>
          </w:tcPr>
          <w:p w:rsidRPr="00EB1321" w:rsidR="00902BD1" w:rsidP="00591D6B" w:rsidRDefault="00532AED">
            <w:pPr>
              <w:pStyle w:val="AltB0"/>
            </w:pPr>
            <w:hyperlink w:history="1" w:anchor="EBforReverseOverSpeed">
              <w:r w:rsidR="00F27DC1">
                <w:rPr>
                  <w:rStyle w:val="ac"/>
                </w:rPr>
                <w:t>EBforReverseOverSpeed</w:t>
              </w:r>
            </w:hyperlink>
            <w:r w:rsidRPr="007B321D" w:rsidR="00902BD1">
              <w:rPr>
                <w:rFonts w:hint="eastAsia"/>
              </w:rPr>
              <w:t>(k)</w:t>
            </w:r>
          </w:p>
        </w:tc>
      </w:tr>
      <w:tr w:rsidRPr="001B3DC6" w:rsidR="00902BD1" w:rsidTr="00E3038E">
        <w:trPr>
          <w:jc w:val="center"/>
        </w:trPr>
        <w:tc>
          <w:tcPr>
            <w:tcW w:w="236" w:type="dxa"/>
          </w:tcPr>
          <w:p w:rsidR="00902BD1" w:rsidP="00591D6B" w:rsidRDefault="00902BD1">
            <w:pPr>
              <w:pStyle w:val="AltB0"/>
            </w:pPr>
          </w:p>
        </w:tc>
        <w:tc>
          <w:tcPr>
            <w:tcW w:w="4133" w:type="dxa"/>
            <w:gridSpan w:val="2"/>
            <w:vAlign w:val="bottom"/>
          </w:tcPr>
          <w:p w:rsidRPr="00C02146" w:rsidR="00902BD1" w:rsidP="00591D6B" w:rsidRDefault="00354F88">
            <w:pPr>
              <w:pStyle w:val="AltB0"/>
            </w:pPr>
            <w:r w:rsidRPr="00C02146">
              <w:rPr>
                <w:rFonts w:hint="eastAsia"/>
              </w:rPr>
              <w:t>.</w:t>
            </w:r>
            <w:r w:rsidRPr="00C02146" w:rsidR="006C70E1">
              <w:rPr>
                <w:rFonts w:hint="eastAsia"/>
              </w:rPr>
              <w:t>EBfor</w:t>
            </w:r>
            <w:r w:rsidRPr="00C02146">
              <w:rPr>
                <w:rFonts w:hint="eastAsia"/>
              </w:rPr>
              <w:t>D</w:t>
            </w:r>
            <w:r w:rsidRPr="00C02146" w:rsidR="00902BD1">
              <w:rPr>
                <w:rFonts w:hint="eastAsia"/>
              </w:rPr>
              <w:t>epature</w:t>
            </w:r>
            <w:r w:rsidRPr="00C02146">
              <w:rPr>
                <w:rFonts w:hint="eastAsia"/>
              </w:rPr>
              <w:t>W</w:t>
            </w:r>
            <w:r w:rsidRPr="00C02146" w:rsidR="00902BD1">
              <w:rPr>
                <w:rFonts w:hint="eastAsia"/>
              </w:rPr>
              <w:t>hithoutTDCL</w:t>
            </w:r>
          </w:p>
        </w:tc>
        <w:tc>
          <w:tcPr>
            <w:tcW w:w="4932" w:type="dxa"/>
          </w:tcPr>
          <w:p w:rsidRPr="00EB1321" w:rsidR="00902BD1" w:rsidP="00591D6B" w:rsidRDefault="00532AED">
            <w:pPr>
              <w:pStyle w:val="AltB0"/>
            </w:pPr>
            <w:hyperlink w:history="1" w:anchor="EBforDepartureWithoutTDCL">
              <w:r w:rsidR="00F131C8">
                <w:rPr>
                  <w:rStyle w:val="ac"/>
                </w:rPr>
                <w:t>EBforDepartureWithoutTDCL</w:t>
              </w:r>
            </w:hyperlink>
            <w:r w:rsidR="00FC2B25">
              <w:rPr>
                <w:rFonts w:hint="eastAsia"/>
              </w:rPr>
              <w:t>(k)</w:t>
            </w:r>
          </w:p>
        </w:tc>
      </w:tr>
      <w:tr w:rsidRPr="001B3DC6" w:rsidR="004D10F2" w:rsidTr="00E3038E">
        <w:trPr>
          <w:jc w:val="center"/>
        </w:trPr>
        <w:tc>
          <w:tcPr>
            <w:tcW w:w="236" w:type="dxa"/>
          </w:tcPr>
          <w:p w:rsidR="004D10F2" w:rsidP="00591D6B" w:rsidRDefault="004D10F2">
            <w:pPr>
              <w:pStyle w:val="AltB0"/>
            </w:pPr>
          </w:p>
        </w:tc>
        <w:tc>
          <w:tcPr>
            <w:tcW w:w="4133" w:type="dxa"/>
            <w:gridSpan w:val="2"/>
            <w:vAlign w:val="bottom"/>
          </w:tcPr>
          <w:p w:rsidRPr="00C02146" w:rsidR="004D10F2" w:rsidP="00591D6B" w:rsidRDefault="00354F88">
            <w:pPr>
              <w:pStyle w:val="AltB0"/>
            </w:pPr>
            <w:r w:rsidRPr="00C02146">
              <w:rPr>
                <w:rFonts w:hint="eastAsia"/>
              </w:rPr>
              <w:t>.</w:t>
            </w:r>
            <w:r w:rsidRPr="00C02146" w:rsidR="000A117D">
              <w:t>EBforOverEnergy</w:t>
            </w:r>
          </w:p>
        </w:tc>
        <w:tc>
          <w:tcPr>
            <w:tcW w:w="4932" w:type="dxa"/>
          </w:tcPr>
          <w:p w:rsidRPr="00EB1321" w:rsidR="004D10F2" w:rsidP="00591D6B" w:rsidRDefault="00532AED">
            <w:pPr>
              <w:pStyle w:val="AltB0"/>
            </w:pPr>
            <w:hyperlink w:history="1" w:anchor="EBforOverEnergy">
              <w:r w:rsidR="000A117D">
                <w:rPr>
                  <w:rStyle w:val="ac"/>
                </w:rPr>
                <w:t>EBforOverEnergy</w:t>
              </w:r>
            </w:hyperlink>
            <w:r w:rsidRPr="0038271E" w:rsidR="004D10F2">
              <w:rPr>
                <w:rFonts w:hint="eastAsia"/>
              </w:rPr>
              <w:t>(k)</w:t>
            </w:r>
          </w:p>
        </w:tc>
      </w:tr>
      <w:tr w:rsidRPr="001B3DC6" w:rsidR="00902BD1" w:rsidTr="00E3038E">
        <w:trPr>
          <w:jc w:val="center"/>
        </w:trPr>
        <w:tc>
          <w:tcPr>
            <w:tcW w:w="236" w:type="dxa"/>
          </w:tcPr>
          <w:p w:rsidR="00902BD1" w:rsidP="00591D6B" w:rsidRDefault="00902BD1">
            <w:pPr>
              <w:pStyle w:val="AltB0"/>
            </w:pPr>
          </w:p>
        </w:tc>
        <w:tc>
          <w:tcPr>
            <w:tcW w:w="4133" w:type="dxa"/>
            <w:gridSpan w:val="2"/>
            <w:vAlign w:val="bottom"/>
          </w:tcPr>
          <w:p w:rsidRPr="00C02146" w:rsidR="00902BD1" w:rsidP="00591D6B" w:rsidRDefault="00354F88">
            <w:pPr>
              <w:pStyle w:val="AltB0"/>
            </w:pPr>
            <w:r w:rsidRPr="00C02146">
              <w:rPr>
                <w:rFonts w:hint="eastAsia"/>
              </w:rPr>
              <w:t>.</w:t>
            </w:r>
            <w:r w:rsidRPr="00C02146" w:rsidR="00F131C8">
              <w:t>EBforEvacuationWithTrainStopped</w:t>
            </w:r>
          </w:p>
        </w:tc>
        <w:tc>
          <w:tcPr>
            <w:tcW w:w="4932" w:type="dxa"/>
          </w:tcPr>
          <w:p w:rsidRPr="00D3476B" w:rsidR="00902BD1" w:rsidP="00591D6B" w:rsidRDefault="00532AED">
            <w:pPr>
              <w:pStyle w:val="AltB0"/>
            </w:pPr>
            <w:hyperlink w:history="1" w:anchor="EBforEvacuationWithTrainStopped">
              <w:r w:rsidR="00F131C8">
                <w:rPr>
                  <w:rStyle w:val="ac"/>
                </w:rPr>
                <w:t>EBforEvacuationWithTrainStopped</w:t>
              </w:r>
            </w:hyperlink>
            <w:r w:rsidR="00902BD1">
              <w:rPr>
                <w:rFonts w:hint="eastAsia"/>
              </w:rPr>
              <w:t>(k)</w:t>
            </w:r>
          </w:p>
        </w:tc>
      </w:tr>
      <w:tr w:rsidRPr="001B3DC6" w:rsidR="00387BB5" w:rsidTr="00E3038E">
        <w:trPr>
          <w:jc w:val="center"/>
        </w:trPr>
        <w:tc>
          <w:tcPr>
            <w:tcW w:w="236" w:type="dxa"/>
          </w:tcPr>
          <w:p w:rsidR="00387BB5" w:rsidP="00591D6B" w:rsidRDefault="00387BB5">
            <w:pPr>
              <w:pStyle w:val="AltB0"/>
            </w:pPr>
          </w:p>
        </w:tc>
        <w:tc>
          <w:tcPr>
            <w:tcW w:w="4133" w:type="dxa"/>
            <w:gridSpan w:val="2"/>
            <w:vAlign w:val="bottom"/>
          </w:tcPr>
          <w:p w:rsidRPr="00C02146" w:rsidR="00387BB5" w:rsidP="00591D6B" w:rsidRDefault="00354F88">
            <w:pPr>
              <w:pStyle w:val="AltB0"/>
            </w:pPr>
            <w:r w:rsidRPr="00C02146">
              <w:rPr>
                <w:rFonts w:hint="eastAsia"/>
              </w:rPr>
              <w:t>.</w:t>
            </w:r>
            <w:r w:rsidRPr="00C02146" w:rsidR="00F131C8">
              <w:t>EBforEvacuationWhileTrainLeavingStation</w:t>
            </w:r>
          </w:p>
        </w:tc>
        <w:tc>
          <w:tcPr>
            <w:tcW w:w="4932" w:type="dxa"/>
          </w:tcPr>
          <w:p w:rsidRPr="00D3476B" w:rsidR="00387BB5" w:rsidP="00591D6B" w:rsidRDefault="00532AED">
            <w:pPr>
              <w:pStyle w:val="AltB0"/>
            </w:pPr>
            <w:hyperlink w:history="1" w:anchor="EBforEvacuationWhileTrainLeavingStation">
              <w:r w:rsidR="00F131C8">
                <w:rPr>
                  <w:rStyle w:val="ac"/>
                </w:rPr>
                <w:t>EBforEvacuationWhileTrainLeavingStation</w:t>
              </w:r>
            </w:hyperlink>
            <w:r w:rsidR="00CF08EA">
              <w:rPr>
                <w:rFonts w:hint="eastAsia"/>
              </w:rPr>
              <w:t>(k)</w:t>
            </w:r>
          </w:p>
        </w:tc>
      </w:tr>
      <w:tr w:rsidRPr="001B3DC6" w:rsidR="00387BB5" w:rsidTr="00E3038E">
        <w:trPr>
          <w:jc w:val="center"/>
        </w:trPr>
        <w:tc>
          <w:tcPr>
            <w:tcW w:w="236" w:type="dxa"/>
          </w:tcPr>
          <w:p w:rsidRPr="00387BB5" w:rsidR="00387BB5" w:rsidP="00591D6B" w:rsidRDefault="00387BB5">
            <w:pPr>
              <w:pStyle w:val="AltB0"/>
            </w:pPr>
          </w:p>
        </w:tc>
        <w:tc>
          <w:tcPr>
            <w:tcW w:w="4133" w:type="dxa"/>
            <w:gridSpan w:val="2"/>
            <w:vAlign w:val="bottom"/>
          </w:tcPr>
          <w:p w:rsidRPr="00C02146" w:rsidR="00387BB5" w:rsidP="00591D6B" w:rsidRDefault="00354F88">
            <w:pPr>
              <w:pStyle w:val="AltB0"/>
            </w:pPr>
            <w:r w:rsidRPr="00C02146">
              <w:rPr>
                <w:rFonts w:hint="eastAsia"/>
              </w:rPr>
              <w:t>.</w:t>
            </w:r>
            <w:r w:rsidRPr="00C02146" w:rsidR="006C70E1">
              <w:rPr>
                <w:rFonts w:hint="eastAsia"/>
              </w:rPr>
              <w:t>EBfor</w:t>
            </w:r>
            <w:r w:rsidRPr="00C02146">
              <w:rPr>
                <w:rFonts w:hint="eastAsia"/>
              </w:rPr>
              <w:t>U</w:t>
            </w:r>
            <w:r w:rsidRPr="00C02146" w:rsidR="00387BB5">
              <w:rPr>
                <w:rFonts w:hint="eastAsia"/>
              </w:rPr>
              <w:t>nexpected</w:t>
            </w:r>
            <w:r w:rsidRPr="00C02146">
              <w:rPr>
                <w:rFonts w:hint="eastAsia"/>
              </w:rPr>
              <w:t>P</w:t>
            </w:r>
            <w:r w:rsidRPr="00C02146" w:rsidR="00387BB5">
              <w:rPr>
                <w:rFonts w:hint="eastAsia"/>
              </w:rPr>
              <w:t>sd</w:t>
            </w:r>
            <w:r w:rsidRPr="00C02146">
              <w:rPr>
                <w:rFonts w:hint="eastAsia"/>
              </w:rPr>
              <w:t>O</w:t>
            </w:r>
            <w:r w:rsidRPr="00C02146" w:rsidR="00387BB5">
              <w:rPr>
                <w:rFonts w:hint="eastAsia"/>
              </w:rPr>
              <w:t>pening</w:t>
            </w:r>
          </w:p>
        </w:tc>
        <w:tc>
          <w:tcPr>
            <w:tcW w:w="4932" w:type="dxa"/>
          </w:tcPr>
          <w:p w:rsidRPr="00D3476B" w:rsidR="00387BB5" w:rsidP="00591D6B" w:rsidRDefault="00532AED">
            <w:pPr>
              <w:pStyle w:val="AltB0"/>
            </w:pPr>
            <w:hyperlink w:history="1" w:anchor="EBforUnexpectedPSDopening">
              <w:r w:rsidR="00DE2C68">
                <w:rPr>
                  <w:rStyle w:val="ac"/>
                </w:rPr>
                <w:t>EBforUnexpectedPSDopening</w:t>
              </w:r>
            </w:hyperlink>
            <w:r w:rsidRPr="0038271E" w:rsidR="00387BB5">
              <w:rPr>
                <w:rFonts w:hint="eastAsia"/>
              </w:rPr>
              <w:t>(k)</w:t>
            </w:r>
          </w:p>
        </w:tc>
      </w:tr>
      <w:tr w:rsidRPr="001B3DC6" w:rsidR="00902BD1" w:rsidTr="00E3038E">
        <w:trPr>
          <w:jc w:val="center"/>
        </w:trPr>
        <w:tc>
          <w:tcPr>
            <w:tcW w:w="236" w:type="dxa"/>
          </w:tcPr>
          <w:p w:rsidR="00902BD1" w:rsidP="00591D6B" w:rsidRDefault="00902BD1">
            <w:pPr>
              <w:pStyle w:val="AltB0"/>
            </w:pPr>
          </w:p>
        </w:tc>
        <w:tc>
          <w:tcPr>
            <w:tcW w:w="4133" w:type="dxa"/>
            <w:gridSpan w:val="2"/>
            <w:vAlign w:val="bottom"/>
          </w:tcPr>
          <w:p w:rsidRPr="00C02146" w:rsidR="00902BD1" w:rsidP="00591D6B" w:rsidRDefault="00354F88">
            <w:pPr>
              <w:pStyle w:val="AltB0"/>
            </w:pPr>
            <w:r w:rsidRPr="00C02146">
              <w:rPr>
                <w:rFonts w:hint="eastAsia"/>
              </w:rPr>
              <w:t>.</w:t>
            </w:r>
            <w:r w:rsidRPr="00C02146" w:rsidR="006C70E1">
              <w:rPr>
                <w:rFonts w:hint="eastAsia"/>
              </w:rPr>
              <w:t>EBfor</w:t>
            </w:r>
            <w:r w:rsidRPr="00C02146">
              <w:rPr>
                <w:rFonts w:hint="eastAsia"/>
              </w:rPr>
              <w:t>M</w:t>
            </w:r>
            <w:r w:rsidRPr="00C02146" w:rsidR="00902BD1">
              <w:rPr>
                <w:rFonts w:hint="eastAsia"/>
              </w:rPr>
              <w:t>oral</w:t>
            </w:r>
            <w:r w:rsidRPr="00C02146">
              <w:rPr>
                <w:rFonts w:hint="eastAsia"/>
              </w:rPr>
              <w:t>T</w:t>
            </w:r>
            <w:r w:rsidRPr="00C02146" w:rsidR="00902BD1">
              <w:rPr>
                <w:rFonts w:hint="eastAsia"/>
              </w:rPr>
              <w:t>ime</w:t>
            </w:r>
          </w:p>
        </w:tc>
        <w:tc>
          <w:tcPr>
            <w:tcW w:w="4932" w:type="dxa"/>
          </w:tcPr>
          <w:p w:rsidRPr="00EB1321" w:rsidR="00902BD1" w:rsidP="00591D6B" w:rsidRDefault="00532AED">
            <w:pPr>
              <w:pStyle w:val="AltB0"/>
            </w:pPr>
            <w:hyperlink w:history="1" w:anchor="EBonNonExclusiveRoute">
              <w:r w:rsidR="000A117D">
                <w:rPr>
                  <w:rStyle w:val="ac"/>
                </w:rPr>
                <w:t>EBonNonExclusiveRoute</w:t>
              </w:r>
            </w:hyperlink>
            <w:r w:rsidRPr="0038271E" w:rsidR="00902BD1">
              <w:rPr>
                <w:rFonts w:hint="eastAsia"/>
              </w:rPr>
              <w:t>(k)</w:t>
            </w:r>
          </w:p>
        </w:tc>
      </w:tr>
      <w:tr w:rsidRPr="001B3DC6" w:rsidR="00902BD1" w:rsidTr="00E3038E">
        <w:trPr>
          <w:jc w:val="center"/>
        </w:trPr>
        <w:tc>
          <w:tcPr>
            <w:tcW w:w="236" w:type="dxa"/>
          </w:tcPr>
          <w:p w:rsidR="00902BD1" w:rsidP="00591D6B" w:rsidRDefault="00902BD1">
            <w:pPr>
              <w:pStyle w:val="AltB0"/>
            </w:pPr>
          </w:p>
        </w:tc>
        <w:tc>
          <w:tcPr>
            <w:tcW w:w="4133" w:type="dxa"/>
            <w:gridSpan w:val="2"/>
            <w:vAlign w:val="bottom"/>
          </w:tcPr>
          <w:p w:rsidRPr="00C02146" w:rsidR="00902BD1" w:rsidP="00591D6B" w:rsidRDefault="00354F88">
            <w:pPr>
              <w:pStyle w:val="AltB0"/>
            </w:pPr>
            <w:r w:rsidRPr="00C02146">
              <w:rPr>
                <w:rFonts w:hint="eastAsia"/>
              </w:rPr>
              <w:t>.</w:t>
            </w:r>
            <w:r w:rsidRPr="00C02146" w:rsidR="006C70E1">
              <w:rPr>
                <w:rFonts w:hint="eastAsia"/>
              </w:rPr>
              <w:t>EBfor</w:t>
            </w:r>
            <w:r w:rsidRPr="00C02146" w:rsidR="00902BD1">
              <w:rPr>
                <w:rFonts w:hint="eastAsia"/>
              </w:rPr>
              <w:t>RM</w:t>
            </w:r>
            <w:r w:rsidRPr="00C02146">
              <w:rPr>
                <w:rFonts w:hint="eastAsia"/>
              </w:rPr>
              <w:t>O</w:t>
            </w:r>
            <w:r w:rsidRPr="00C02146" w:rsidR="00902BD1">
              <w:rPr>
                <w:rFonts w:hint="eastAsia"/>
              </w:rPr>
              <w:t>verspeed</w:t>
            </w:r>
          </w:p>
        </w:tc>
        <w:tc>
          <w:tcPr>
            <w:tcW w:w="4932" w:type="dxa"/>
          </w:tcPr>
          <w:p w:rsidRPr="00EB1321" w:rsidR="00902BD1" w:rsidP="00591D6B" w:rsidRDefault="00532AED">
            <w:pPr>
              <w:pStyle w:val="AltB0"/>
            </w:pPr>
            <w:hyperlink w:history="1" w:anchor="EBforRMoverSpeed">
              <w:r w:rsidR="00915CD9">
                <w:rPr>
                  <w:rStyle w:val="ac"/>
                </w:rPr>
                <w:t>EBforRMoverSpeed</w:t>
              </w:r>
            </w:hyperlink>
            <w:r w:rsidR="00902BD1">
              <w:rPr>
                <w:rFonts w:hint="eastAsia"/>
              </w:rPr>
              <w:t>(k)</w:t>
            </w:r>
          </w:p>
        </w:tc>
      </w:tr>
      <w:tr w:rsidRPr="001B3DC6" w:rsidR="00387BB5" w:rsidTr="00E3038E">
        <w:trPr>
          <w:jc w:val="center"/>
        </w:trPr>
        <w:tc>
          <w:tcPr>
            <w:tcW w:w="236" w:type="dxa"/>
          </w:tcPr>
          <w:p w:rsidR="00387BB5" w:rsidP="00591D6B" w:rsidRDefault="00387BB5">
            <w:pPr>
              <w:pStyle w:val="AltB0"/>
            </w:pPr>
          </w:p>
        </w:tc>
        <w:tc>
          <w:tcPr>
            <w:tcW w:w="4133" w:type="dxa"/>
            <w:gridSpan w:val="2"/>
            <w:vAlign w:val="bottom"/>
          </w:tcPr>
          <w:p w:rsidRPr="00C02146" w:rsidR="00387BB5" w:rsidP="00591D6B" w:rsidRDefault="00354F88">
            <w:pPr>
              <w:pStyle w:val="AltB0"/>
            </w:pPr>
            <w:r w:rsidRPr="00C02146">
              <w:rPr>
                <w:rFonts w:hint="eastAsia"/>
              </w:rPr>
              <w:t>.</w:t>
            </w:r>
            <w:r w:rsidRPr="00C02146" w:rsidR="006C70E1">
              <w:rPr>
                <w:rFonts w:hint="eastAsia"/>
              </w:rPr>
              <w:t>EBfor</w:t>
            </w:r>
            <w:r w:rsidRPr="00C02146">
              <w:rPr>
                <w:rFonts w:hint="eastAsia"/>
              </w:rPr>
              <w:t>U</w:t>
            </w:r>
            <w:r w:rsidRPr="00C02146" w:rsidR="00387BB5">
              <w:rPr>
                <w:rFonts w:hint="eastAsia"/>
              </w:rPr>
              <w:t>ndectable</w:t>
            </w:r>
            <w:r w:rsidRPr="00C02146">
              <w:rPr>
                <w:rFonts w:hint="eastAsia"/>
              </w:rPr>
              <w:t>D</w:t>
            </w:r>
            <w:r w:rsidRPr="00C02146" w:rsidR="00387BB5">
              <w:rPr>
                <w:rFonts w:hint="eastAsia"/>
              </w:rPr>
              <w:t>anger</w:t>
            </w:r>
            <w:r w:rsidRPr="00C02146">
              <w:rPr>
                <w:rFonts w:hint="eastAsia"/>
              </w:rPr>
              <w:t>R</w:t>
            </w:r>
            <w:r w:rsidRPr="00C02146" w:rsidR="00387BB5">
              <w:rPr>
                <w:rFonts w:hint="eastAsia"/>
              </w:rPr>
              <w:t>isk</w:t>
            </w:r>
          </w:p>
        </w:tc>
        <w:tc>
          <w:tcPr>
            <w:tcW w:w="4932" w:type="dxa"/>
          </w:tcPr>
          <w:p w:rsidRPr="00EB1321" w:rsidR="00387BB5" w:rsidP="00591D6B" w:rsidRDefault="00532AED">
            <w:pPr>
              <w:pStyle w:val="AltB0"/>
            </w:pPr>
            <w:hyperlink w:history="1" w:anchor="EBforUndetectableDangerRisk">
              <w:r w:rsidR="00F131C8">
                <w:rPr>
                  <w:rStyle w:val="ac"/>
                </w:rPr>
                <w:t>EBforUndetectableDangerRisk</w:t>
              </w:r>
            </w:hyperlink>
            <w:r w:rsidRPr="0038271E" w:rsidR="00387BB5">
              <w:rPr>
                <w:rFonts w:hint="eastAsia"/>
              </w:rPr>
              <w:t>(k)</w:t>
            </w:r>
          </w:p>
        </w:tc>
      </w:tr>
      <w:tr w:rsidRPr="001B3DC6" w:rsidR="00902BD1" w:rsidTr="00E3038E">
        <w:trPr>
          <w:jc w:val="center"/>
        </w:trPr>
        <w:tc>
          <w:tcPr>
            <w:tcW w:w="236" w:type="dxa"/>
          </w:tcPr>
          <w:p w:rsidR="00902BD1" w:rsidP="00591D6B" w:rsidRDefault="00902BD1">
            <w:pPr>
              <w:pStyle w:val="AltB0"/>
            </w:pPr>
          </w:p>
        </w:tc>
        <w:tc>
          <w:tcPr>
            <w:tcW w:w="4133" w:type="dxa"/>
            <w:gridSpan w:val="2"/>
            <w:vAlign w:val="bottom"/>
          </w:tcPr>
          <w:p w:rsidRPr="00C02146" w:rsidR="00902BD1" w:rsidP="00591D6B" w:rsidRDefault="00354F88">
            <w:pPr>
              <w:pStyle w:val="AltB0"/>
            </w:pPr>
            <w:r w:rsidRPr="00C02146">
              <w:rPr>
                <w:rFonts w:hint="eastAsia"/>
              </w:rPr>
              <w:t>.</w:t>
            </w:r>
            <w:r w:rsidRPr="00C02146" w:rsidR="006C70E1">
              <w:rPr>
                <w:rFonts w:hint="eastAsia"/>
              </w:rPr>
              <w:t>EBfor</w:t>
            </w:r>
            <w:r w:rsidRPr="00C02146">
              <w:rPr>
                <w:rFonts w:hint="eastAsia"/>
              </w:rPr>
              <w:t>A</w:t>
            </w:r>
            <w:r w:rsidRPr="00C02146" w:rsidR="00902BD1">
              <w:rPr>
                <w:rFonts w:hint="eastAsia"/>
              </w:rPr>
              <w:t>pproachable</w:t>
            </w:r>
            <w:r w:rsidRPr="00C02146">
              <w:rPr>
                <w:rFonts w:hint="eastAsia"/>
              </w:rPr>
              <w:t>S</w:t>
            </w:r>
            <w:r w:rsidRPr="00C02146" w:rsidR="00902BD1">
              <w:rPr>
                <w:rFonts w:hint="eastAsia"/>
              </w:rPr>
              <w:t>ignal</w:t>
            </w:r>
            <w:r w:rsidRPr="00C02146">
              <w:rPr>
                <w:rFonts w:hint="eastAsia"/>
              </w:rPr>
              <w:t>O</w:t>
            </w:r>
            <w:r w:rsidRPr="00C02146" w:rsidR="00902BD1">
              <w:rPr>
                <w:rFonts w:hint="eastAsia"/>
              </w:rPr>
              <w:t>verrun</w:t>
            </w:r>
          </w:p>
        </w:tc>
        <w:tc>
          <w:tcPr>
            <w:tcW w:w="4932" w:type="dxa"/>
          </w:tcPr>
          <w:p w:rsidRPr="00D3476B" w:rsidR="00902BD1" w:rsidP="00591D6B" w:rsidRDefault="00532AED">
            <w:pPr>
              <w:pStyle w:val="AltB0"/>
            </w:pPr>
            <w:hyperlink w:history="1" w:anchor="ApproachableSignalOverrun">
              <w:r w:rsidR="00915CD9">
                <w:rPr>
                  <w:rStyle w:val="ac"/>
                </w:rPr>
                <w:t>ApproachableSignalOverrun</w:t>
              </w:r>
            </w:hyperlink>
            <w:r w:rsidR="00902BD1">
              <w:rPr>
                <w:rFonts w:hint="eastAsia"/>
              </w:rPr>
              <w:t>(k)</w:t>
            </w:r>
          </w:p>
        </w:tc>
      </w:tr>
      <w:tr w:rsidRPr="001B3DC6" w:rsidR="00902BD1" w:rsidTr="00E3038E">
        <w:trPr>
          <w:jc w:val="center"/>
        </w:trPr>
        <w:tc>
          <w:tcPr>
            <w:tcW w:w="236" w:type="dxa"/>
          </w:tcPr>
          <w:p w:rsidR="00902BD1" w:rsidP="00591D6B" w:rsidRDefault="00902BD1">
            <w:pPr>
              <w:pStyle w:val="AltB0"/>
            </w:pPr>
          </w:p>
        </w:tc>
        <w:tc>
          <w:tcPr>
            <w:tcW w:w="4133" w:type="dxa"/>
            <w:gridSpan w:val="2"/>
            <w:vAlign w:val="bottom"/>
          </w:tcPr>
          <w:p w:rsidRPr="00C02146" w:rsidR="00902BD1" w:rsidP="00591D6B" w:rsidRDefault="00354F88">
            <w:pPr>
              <w:pStyle w:val="AltB0"/>
            </w:pPr>
            <w:r w:rsidRPr="00C02146">
              <w:rPr>
                <w:rFonts w:hint="eastAsia"/>
              </w:rPr>
              <w:t>.</w:t>
            </w:r>
            <w:r w:rsidRPr="00C02146" w:rsidR="006C70E1">
              <w:rPr>
                <w:rFonts w:hint="eastAsia"/>
              </w:rPr>
              <w:t>EBfor</w:t>
            </w:r>
            <w:r w:rsidRPr="00C02146">
              <w:rPr>
                <w:rFonts w:hint="eastAsia"/>
              </w:rPr>
              <w:t>P</w:t>
            </w:r>
            <w:r w:rsidRPr="00C02146" w:rsidR="00902BD1">
              <w:rPr>
                <w:rFonts w:hint="eastAsia"/>
              </w:rPr>
              <w:t>b</w:t>
            </w:r>
            <w:r w:rsidRPr="00C02146">
              <w:rPr>
                <w:rFonts w:hint="eastAsia"/>
              </w:rPr>
              <w:t>N</w:t>
            </w:r>
            <w:r w:rsidRPr="00C02146" w:rsidR="00902BD1">
              <w:rPr>
                <w:rFonts w:hint="eastAsia"/>
              </w:rPr>
              <w:t>ot</w:t>
            </w:r>
            <w:r w:rsidRPr="00C02146">
              <w:rPr>
                <w:rFonts w:hint="eastAsia"/>
              </w:rPr>
              <w:t>A</w:t>
            </w:r>
            <w:r w:rsidRPr="00C02146" w:rsidR="00902BD1">
              <w:rPr>
                <w:rFonts w:hint="eastAsia"/>
              </w:rPr>
              <w:t>pplied</w:t>
            </w:r>
            <w:r w:rsidRPr="00C02146">
              <w:rPr>
                <w:rFonts w:hint="eastAsia"/>
              </w:rPr>
              <w:t>D</w:t>
            </w:r>
            <w:r w:rsidRPr="00C02146" w:rsidR="00902BD1">
              <w:rPr>
                <w:rFonts w:hint="eastAsia"/>
              </w:rPr>
              <w:t>ue</w:t>
            </w:r>
            <w:r w:rsidRPr="00C02146">
              <w:rPr>
                <w:rFonts w:hint="eastAsia"/>
              </w:rPr>
              <w:t>T</w:t>
            </w:r>
            <w:r w:rsidRPr="00C02146" w:rsidR="00902BD1">
              <w:rPr>
                <w:rFonts w:hint="eastAsia"/>
              </w:rPr>
              <w:t>o_PSD</w:t>
            </w:r>
          </w:p>
        </w:tc>
        <w:tc>
          <w:tcPr>
            <w:tcW w:w="4932" w:type="dxa"/>
          </w:tcPr>
          <w:p w:rsidRPr="00D3476B" w:rsidR="00902BD1" w:rsidP="00591D6B" w:rsidRDefault="00532AED">
            <w:pPr>
              <w:pStyle w:val="AltB0"/>
            </w:pPr>
            <w:hyperlink w:history="1" w:anchor="EBforPBnotAppliedDueToPSD">
              <w:r w:rsidR="00F27DC1">
                <w:rPr>
                  <w:rStyle w:val="ac"/>
                </w:rPr>
                <w:t>EBforPBnotAppliedDueToPSD</w:t>
              </w:r>
            </w:hyperlink>
            <w:r w:rsidRPr="00396130" w:rsidR="00902BD1">
              <w:rPr>
                <w:rFonts w:hint="eastAsia"/>
              </w:rPr>
              <w:t>(k)</w:t>
            </w:r>
          </w:p>
        </w:tc>
      </w:tr>
      <w:tr w:rsidRPr="001B3DC6" w:rsidR="00B650F4" w:rsidTr="00E3038E">
        <w:trPr>
          <w:jc w:val="center"/>
        </w:trPr>
        <w:tc>
          <w:tcPr>
            <w:tcW w:w="236" w:type="dxa"/>
          </w:tcPr>
          <w:p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w:t>
            </w:r>
            <w:r w:rsidRPr="00C02146" w:rsidR="006C70E1">
              <w:rPr>
                <w:rFonts w:hint="eastAsia"/>
              </w:rPr>
              <w:t>EBfor</w:t>
            </w:r>
            <w:r w:rsidRPr="00C02146">
              <w:rPr>
                <w:rFonts w:hint="eastAsia"/>
              </w:rPr>
              <w:t>P</w:t>
            </w:r>
            <w:r w:rsidRPr="00C02146" w:rsidR="00B650F4">
              <w:rPr>
                <w:rFonts w:hint="eastAsia"/>
              </w:rPr>
              <w:t>b</w:t>
            </w:r>
            <w:r w:rsidRPr="00C02146">
              <w:rPr>
                <w:rFonts w:hint="eastAsia"/>
              </w:rPr>
              <w:t>N</w:t>
            </w:r>
            <w:r w:rsidRPr="00C02146" w:rsidR="00B650F4">
              <w:rPr>
                <w:rFonts w:hint="eastAsia"/>
              </w:rPr>
              <w:t>ot</w:t>
            </w:r>
            <w:r w:rsidRPr="00C02146">
              <w:rPr>
                <w:rFonts w:hint="eastAsia"/>
              </w:rPr>
              <w:t>A</w:t>
            </w:r>
            <w:r w:rsidRPr="00C02146" w:rsidR="00B650F4">
              <w:rPr>
                <w:rFonts w:hint="eastAsia"/>
              </w:rPr>
              <w:t>pplied</w:t>
            </w:r>
            <w:r w:rsidRPr="00C02146">
              <w:rPr>
                <w:rFonts w:hint="eastAsia"/>
              </w:rPr>
              <w:t>D</w:t>
            </w:r>
            <w:r w:rsidRPr="00C02146" w:rsidR="00B650F4">
              <w:rPr>
                <w:rFonts w:hint="eastAsia"/>
              </w:rPr>
              <w:t>ue</w:t>
            </w:r>
            <w:r w:rsidRPr="00C02146">
              <w:rPr>
                <w:rFonts w:hint="eastAsia"/>
              </w:rPr>
              <w:t>T</w:t>
            </w:r>
            <w:r w:rsidRPr="00C02146" w:rsidR="00B650F4">
              <w:rPr>
                <w:rFonts w:hint="eastAsia"/>
              </w:rPr>
              <w:t>o</w:t>
            </w:r>
            <w:r w:rsidRPr="00C02146">
              <w:rPr>
                <w:rFonts w:hint="eastAsia"/>
              </w:rPr>
              <w:t>T</w:t>
            </w:r>
            <w:r w:rsidRPr="00C02146" w:rsidR="00B650F4">
              <w:rPr>
                <w:rFonts w:hint="eastAsia"/>
              </w:rPr>
              <w:t>rain</w:t>
            </w:r>
            <w:r w:rsidRPr="00C02146">
              <w:rPr>
                <w:rFonts w:hint="eastAsia"/>
              </w:rPr>
              <w:t>D</w:t>
            </w:r>
            <w:r w:rsidRPr="00C02146" w:rsidR="00B650F4">
              <w:rPr>
                <w:rFonts w:hint="eastAsia"/>
              </w:rPr>
              <w:t>oors</w:t>
            </w:r>
          </w:p>
        </w:tc>
        <w:tc>
          <w:tcPr>
            <w:tcW w:w="4932" w:type="dxa"/>
          </w:tcPr>
          <w:p w:rsidRPr="00D3476B" w:rsidR="00B650F4" w:rsidP="00591D6B" w:rsidRDefault="00532AED">
            <w:pPr>
              <w:pStyle w:val="AltB0"/>
            </w:pPr>
            <w:hyperlink w:history="1" w:anchor="EBforPBnotAppliedDueToTrainDoors">
              <w:r w:rsidR="00F27DC1">
                <w:rPr>
                  <w:rStyle w:val="ac"/>
                </w:rPr>
                <w:t>EBforPBnotAppliedDueToTrainDoors</w:t>
              </w:r>
            </w:hyperlink>
            <w:r w:rsidR="00396130">
              <w:rPr>
                <w:rFonts w:hint="eastAsia"/>
              </w:rPr>
              <w:t>(k)</w:t>
            </w:r>
          </w:p>
        </w:tc>
      </w:tr>
      <w:tr w:rsidRPr="001B3DC6" w:rsidR="00902BD1" w:rsidTr="00E3038E">
        <w:trPr>
          <w:jc w:val="center"/>
        </w:trPr>
        <w:tc>
          <w:tcPr>
            <w:tcW w:w="236" w:type="dxa"/>
          </w:tcPr>
          <w:p w:rsidRPr="00C02146" w:rsidR="00902BD1" w:rsidP="00591D6B" w:rsidRDefault="00902BD1">
            <w:pPr>
              <w:pStyle w:val="AltB0"/>
            </w:pPr>
          </w:p>
        </w:tc>
        <w:tc>
          <w:tcPr>
            <w:tcW w:w="4133" w:type="dxa"/>
            <w:gridSpan w:val="2"/>
            <w:vAlign w:val="bottom"/>
          </w:tcPr>
          <w:p w:rsidRPr="00C02146" w:rsidR="00902BD1" w:rsidP="00591D6B" w:rsidRDefault="00354F88">
            <w:pPr>
              <w:pStyle w:val="AltB0"/>
            </w:pPr>
            <w:r w:rsidRPr="00C02146">
              <w:rPr>
                <w:rFonts w:hint="eastAsia"/>
              </w:rPr>
              <w:t>.</w:t>
            </w:r>
            <w:r w:rsidRPr="00C02146" w:rsidR="00915CD9">
              <w:t>EBforMemorizedLocationOverSpeed</w:t>
            </w:r>
          </w:p>
        </w:tc>
        <w:tc>
          <w:tcPr>
            <w:tcW w:w="4932" w:type="dxa"/>
          </w:tcPr>
          <w:p w:rsidRPr="00D3476B" w:rsidR="00902BD1" w:rsidP="00591D6B" w:rsidRDefault="00532AED">
            <w:pPr>
              <w:pStyle w:val="AltB0"/>
            </w:pPr>
            <w:hyperlink w:history="1" w:anchor="EBforMemorizedLocationOverSpeed">
              <w:r w:rsidR="00915CD9">
                <w:rPr>
                  <w:rStyle w:val="ac"/>
                </w:rPr>
                <w:t>EBforMemorizedLocationOverSpeed</w:t>
              </w:r>
            </w:hyperlink>
            <w:r w:rsidR="00902BD1">
              <w:rPr>
                <w:rFonts w:hint="eastAsia"/>
              </w:rPr>
              <w:t>(k)</w:t>
            </w:r>
          </w:p>
        </w:tc>
      </w:tr>
      <w:tr w:rsidRPr="001B3DC6" w:rsidR="00902BD1" w:rsidTr="00E3038E">
        <w:trPr>
          <w:jc w:val="center"/>
        </w:trPr>
        <w:tc>
          <w:tcPr>
            <w:tcW w:w="236" w:type="dxa"/>
          </w:tcPr>
          <w:p w:rsidRPr="00C02146" w:rsidR="00902BD1" w:rsidP="00591D6B" w:rsidRDefault="00902BD1">
            <w:pPr>
              <w:pStyle w:val="AltB0"/>
            </w:pPr>
          </w:p>
        </w:tc>
        <w:tc>
          <w:tcPr>
            <w:tcW w:w="4133" w:type="dxa"/>
            <w:gridSpan w:val="2"/>
            <w:vAlign w:val="bottom"/>
          </w:tcPr>
          <w:p w:rsidRPr="00C02146" w:rsidR="00902BD1" w:rsidP="00591D6B" w:rsidRDefault="00354F88">
            <w:pPr>
              <w:pStyle w:val="AltB0"/>
            </w:pPr>
            <w:r w:rsidRPr="00C02146">
              <w:rPr>
                <w:rFonts w:hint="eastAsia"/>
              </w:rPr>
              <w:t>.</w:t>
            </w:r>
            <w:r w:rsidRPr="00C02146" w:rsidR="00825CBF">
              <w:t>EBforNotAllTrainEndHoldDoorsClosed</w:t>
            </w:r>
          </w:p>
        </w:tc>
        <w:tc>
          <w:tcPr>
            <w:tcW w:w="4932" w:type="dxa"/>
          </w:tcPr>
          <w:p w:rsidRPr="00D3476B" w:rsidR="00902BD1" w:rsidP="00591D6B" w:rsidRDefault="00532AED">
            <w:pPr>
              <w:pStyle w:val="AltB0"/>
            </w:pPr>
            <w:hyperlink w:history="1" w:anchor="EBforNotAllTrainEndHoldDoorsClosed">
              <w:r w:rsidR="00825CBF">
                <w:rPr>
                  <w:rStyle w:val="ac"/>
                </w:rPr>
                <w:t>EBforNotAllTrainEndHoldDoorsClosed</w:t>
              </w:r>
            </w:hyperlink>
            <w:r w:rsidRPr="0038271E" w:rsidR="00902BD1">
              <w:rPr>
                <w:rFonts w:hint="eastAsia"/>
              </w:rPr>
              <w:t>(k)</w:t>
            </w:r>
          </w:p>
        </w:tc>
      </w:tr>
      <w:tr w:rsidRPr="001B3DC6" w:rsidR="00902BD1" w:rsidTr="00E3038E">
        <w:trPr>
          <w:jc w:val="center"/>
        </w:trPr>
        <w:tc>
          <w:tcPr>
            <w:tcW w:w="236" w:type="dxa"/>
          </w:tcPr>
          <w:p w:rsidR="00902BD1" w:rsidP="00591D6B" w:rsidRDefault="00902BD1">
            <w:pPr>
              <w:pStyle w:val="AltB0"/>
            </w:pPr>
          </w:p>
        </w:tc>
        <w:tc>
          <w:tcPr>
            <w:tcW w:w="4133" w:type="dxa"/>
            <w:gridSpan w:val="2"/>
            <w:vAlign w:val="bottom"/>
          </w:tcPr>
          <w:p w:rsidRPr="00C02146" w:rsidR="00902BD1" w:rsidP="00591D6B" w:rsidRDefault="00354F88">
            <w:pPr>
              <w:pStyle w:val="AltB0"/>
            </w:pPr>
            <w:r w:rsidRPr="00C02146">
              <w:rPr>
                <w:rFonts w:hint="eastAsia"/>
              </w:rPr>
              <w:t>.</w:t>
            </w:r>
            <w:r w:rsidRPr="00C02146" w:rsidR="006C70E1">
              <w:rPr>
                <w:rFonts w:hint="eastAsia"/>
              </w:rPr>
              <w:t>EBfor</w:t>
            </w:r>
            <w:r w:rsidRPr="00C02146">
              <w:rPr>
                <w:rFonts w:hint="eastAsia"/>
              </w:rPr>
              <w:t>U</w:t>
            </w:r>
            <w:r w:rsidRPr="00C02146" w:rsidR="00902BD1">
              <w:rPr>
                <w:rFonts w:hint="eastAsia"/>
              </w:rPr>
              <w:t>nrecoverable</w:t>
            </w:r>
            <w:r w:rsidRPr="00C02146">
              <w:rPr>
                <w:rFonts w:hint="eastAsia"/>
              </w:rPr>
              <w:t>R</w:t>
            </w:r>
            <w:r w:rsidRPr="00C02146" w:rsidR="00902BD1">
              <w:rPr>
                <w:rFonts w:hint="eastAsia"/>
              </w:rPr>
              <w:t>ollback</w:t>
            </w:r>
            <w:r w:rsidRPr="00C02146">
              <w:rPr>
                <w:rFonts w:hint="eastAsia"/>
              </w:rPr>
              <w:t>O</w:t>
            </w:r>
            <w:r w:rsidRPr="00C02146" w:rsidR="00902BD1">
              <w:rPr>
                <w:rFonts w:hint="eastAsia"/>
              </w:rPr>
              <w:t>verspeed</w:t>
            </w:r>
          </w:p>
        </w:tc>
        <w:tc>
          <w:tcPr>
            <w:tcW w:w="4932" w:type="dxa"/>
          </w:tcPr>
          <w:p w:rsidRPr="00D3476B" w:rsidR="00902BD1" w:rsidP="00591D6B" w:rsidRDefault="00532AED">
            <w:pPr>
              <w:pStyle w:val="AltB0"/>
            </w:pPr>
            <w:hyperlink w:history="1" w:anchor="UnrecoverableRollbackOverSpeed">
              <w:r w:rsidR="00813AB3">
                <w:rPr>
                  <w:rStyle w:val="ac"/>
                </w:rPr>
                <w:t>UnrecoverableRollbackOverSpeed</w:t>
              </w:r>
            </w:hyperlink>
            <w:r w:rsidR="00902BD1">
              <w:rPr>
                <w:rFonts w:hint="eastAsia"/>
              </w:rPr>
              <w:t>(k)</w:t>
            </w:r>
          </w:p>
        </w:tc>
      </w:tr>
      <w:tr w:rsidRPr="001B3DC6" w:rsidR="00387BB5" w:rsidTr="00E3038E">
        <w:trPr>
          <w:jc w:val="center"/>
        </w:trPr>
        <w:tc>
          <w:tcPr>
            <w:tcW w:w="236" w:type="dxa"/>
          </w:tcPr>
          <w:p w:rsidR="00387BB5" w:rsidP="00591D6B" w:rsidRDefault="00387BB5">
            <w:pPr>
              <w:pStyle w:val="AltB0"/>
            </w:pPr>
          </w:p>
        </w:tc>
        <w:tc>
          <w:tcPr>
            <w:tcW w:w="4133" w:type="dxa"/>
            <w:gridSpan w:val="2"/>
            <w:vAlign w:val="bottom"/>
          </w:tcPr>
          <w:p w:rsidRPr="00C02146" w:rsidR="00387BB5" w:rsidP="00591D6B" w:rsidRDefault="00354F88">
            <w:pPr>
              <w:pStyle w:val="AltB0"/>
            </w:pPr>
            <w:r w:rsidRPr="00C02146">
              <w:rPr>
                <w:rFonts w:hint="eastAsia"/>
              </w:rPr>
              <w:t>.</w:t>
            </w:r>
            <w:r w:rsidRPr="00C02146" w:rsidR="006C70E1">
              <w:rPr>
                <w:rFonts w:hint="eastAsia"/>
              </w:rPr>
              <w:t>EBfor</w:t>
            </w:r>
            <w:r w:rsidRPr="00C02146">
              <w:rPr>
                <w:rFonts w:hint="eastAsia"/>
              </w:rPr>
              <w:t>I</w:t>
            </w:r>
            <w:r w:rsidRPr="00C02146" w:rsidR="00B650F4">
              <w:rPr>
                <w:rFonts w:hint="eastAsia"/>
              </w:rPr>
              <w:t>ncompatible</w:t>
            </w:r>
            <w:r w:rsidRPr="00C02146">
              <w:rPr>
                <w:rFonts w:hint="eastAsia"/>
              </w:rPr>
              <w:t>D</w:t>
            </w:r>
            <w:r w:rsidRPr="00C02146" w:rsidR="00B650F4">
              <w:rPr>
                <w:rFonts w:hint="eastAsia"/>
              </w:rPr>
              <w:t>istantATP</w:t>
            </w:r>
          </w:p>
        </w:tc>
        <w:tc>
          <w:tcPr>
            <w:tcW w:w="4932" w:type="dxa"/>
          </w:tcPr>
          <w:p w:rsidRPr="00D3476B" w:rsidR="00387BB5" w:rsidP="00591D6B" w:rsidRDefault="00532AED">
            <w:pPr>
              <w:pStyle w:val="AltB0"/>
            </w:pPr>
            <w:hyperlink w:history="1" w:anchor="IncompatibleDistantATP">
              <w:r w:rsidR="000A117D">
                <w:rPr>
                  <w:rStyle w:val="ac"/>
                </w:rPr>
                <w:t>IncompatibleDistantATP</w:t>
              </w:r>
            </w:hyperlink>
            <w:r w:rsidR="00396130">
              <w:rPr>
                <w:rFonts w:hint="eastAsia"/>
              </w:rPr>
              <w:t>(k)</w:t>
            </w:r>
          </w:p>
        </w:tc>
      </w:tr>
      <w:tr w:rsidRPr="001B3DC6" w:rsidR="00B650F4" w:rsidTr="00E3038E">
        <w:trPr>
          <w:jc w:val="center"/>
        </w:trPr>
        <w:tc>
          <w:tcPr>
            <w:tcW w:w="236" w:type="dxa"/>
          </w:tcPr>
          <w:p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w:t>
            </w:r>
            <w:r w:rsidRPr="00C02146" w:rsidR="006C70E1">
              <w:rPr>
                <w:rFonts w:hint="eastAsia"/>
              </w:rPr>
              <w:t>EBfor</w:t>
            </w:r>
            <w:r w:rsidRPr="00C02146">
              <w:rPr>
                <w:rFonts w:hint="eastAsia"/>
              </w:rPr>
              <w:t>C</w:t>
            </w:r>
            <w:r w:rsidRPr="00C02146" w:rsidR="00B650F4">
              <w:rPr>
                <w:rFonts w:hint="eastAsia"/>
              </w:rPr>
              <w:t>c</w:t>
            </w:r>
            <w:r w:rsidRPr="00C02146">
              <w:rPr>
                <w:rFonts w:hint="eastAsia"/>
              </w:rPr>
              <w:t>W</w:t>
            </w:r>
            <w:r w:rsidRPr="00C02146" w:rsidR="00B650F4">
              <w:rPr>
                <w:rFonts w:hint="eastAsia"/>
              </w:rPr>
              <w:t>ork</w:t>
            </w:r>
            <w:r w:rsidRPr="00C02146">
              <w:rPr>
                <w:rFonts w:hint="eastAsia"/>
              </w:rPr>
              <w:t>O</w:t>
            </w:r>
            <w:r w:rsidRPr="00C02146" w:rsidR="00B650F4">
              <w:rPr>
                <w:rFonts w:hint="eastAsia"/>
              </w:rPr>
              <w:t>vertime</w:t>
            </w:r>
          </w:p>
        </w:tc>
        <w:tc>
          <w:tcPr>
            <w:tcW w:w="4932" w:type="dxa"/>
          </w:tcPr>
          <w:p w:rsidRPr="00D3476B" w:rsidR="00B650F4" w:rsidP="00591D6B" w:rsidRDefault="00532AED">
            <w:pPr>
              <w:pStyle w:val="AltB0"/>
            </w:pPr>
            <w:hyperlink w:history="1" w:anchor="CCworkOvertime">
              <w:r w:rsidR="000A117D">
                <w:rPr>
                  <w:rStyle w:val="ac"/>
                </w:rPr>
                <w:t>CCworkOvertime</w:t>
              </w:r>
            </w:hyperlink>
            <w:r w:rsidR="00396130">
              <w:rPr>
                <w:rFonts w:hint="eastAsia"/>
              </w:rPr>
              <w:t>(k)</w:t>
            </w:r>
          </w:p>
        </w:tc>
      </w:tr>
      <w:tr w:rsidRPr="001B3DC6" w:rsidR="00911987" w:rsidTr="00E3038E">
        <w:trPr>
          <w:jc w:val="center"/>
        </w:trPr>
        <w:tc>
          <w:tcPr>
            <w:tcW w:w="236" w:type="dxa"/>
          </w:tcPr>
          <w:p w:rsidR="00911987" w:rsidP="00591D6B" w:rsidRDefault="00911987">
            <w:pPr>
              <w:pStyle w:val="AltB0"/>
            </w:pPr>
          </w:p>
        </w:tc>
        <w:tc>
          <w:tcPr>
            <w:tcW w:w="4133" w:type="dxa"/>
            <w:gridSpan w:val="2"/>
            <w:vAlign w:val="bottom"/>
          </w:tcPr>
          <w:p w:rsidRPr="00C02146" w:rsidR="00911987" w:rsidP="00591D6B" w:rsidRDefault="00911987">
            <w:pPr>
              <w:pStyle w:val="AltB0"/>
            </w:pPr>
            <w:r>
              <w:rPr>
                <w:rFonts w:hint="eastAsia"/>
              </w:rPr>
              <w:t>.EBforMovingWithoutTDCL</w:t>
            </w:r>
          </w:p>
        </w:tc>
        <w:tc>
          <w:tcPr>
            <w:tcW w:w="4932" w:type="dxa"/>
          </w:tcPr>
          <w:p w:rsidR="00911987" w:rsidP="00591D6B" w:rsidRDefault="00532AED">
            <w:pPr>
              <w:pStyle w:val="AltB0"/>
            </w:pPr>
            <w:hyperlink w:history="1" w:anchor="EBforMovingWithoutTDCL">
              <w:r w:rsidRPr="00911987" w:rsidR="00911987">
                <w:rPr>
                  <w:rStyle w:val="ac"/>
                  <w:rFonts w:hint="eastAsia"/>
                </w:rPr>
                <w:t>EBforMovingWithoutTDCL</w:t>
              </w:r>
            </w:hyperlink>
            <w:r w:rsidR="00911987">
              <w:rPr>
                <w:rFonts w:hint="eastAsia"/>
              </w:rPr>
              <w:t>(k)</w:t>
            </w:r>
          </w:p>
        </w:tc>
      </w:tr>
      <w:tr w:rsidRPr="001B3DC6" w:rsidR="00B650F4" w:rsidTr="00435484">
        <w:trPr>
          <w:jc w:val="center"/>
        </w:trPr>
        <w:tc>
          <w:tcPr>
            <w:tcW w:w="9301" w:type="dxa"/>
            <w:gridSpan w:val="4"/>
            <w:shd w:val="clear" w:color="auto" w:fill="E0E0E0"/>
          </w:tcPr>
          <w:p w:rsidRPr="00D3476B" w:rsidR="00B650F4" w:rsidP="00591D6B" w:rsidRDefault="00B650F4">
            <w:pPr>
              <w:pStyle w:val="AltB0"/>
            </w:pPr>
            <w:r>
              <w:rPr>
                <w:rFonts w:hint="eastAsia"/>
              </w:rPr>
              <w:t>LC version report</w:t>
            </w:r>
          </w:p>
        </w:tc>
      </w:tr>
      <w:tr w:rsidRPr="001B3DC6" w:rsidR="00B650F4" w:rsidTr="00E3038E">
        <w:trPr>
          <w:jc w:val="center"/>
        </w:trPr>
        <w:tc>
          <w:tcPr>
            <w:tcW w:w="236" w:type="dxa"/>
          </w:tcPr>
          <w:p w:rsidR="00B650F4" w:rsidP="00591D6B" w:rsidRDefault="00B650F4">
            <w:pPr>
              <w:pStyle w:val="AltB0"/>
            </w:pPr>
          </w:p>
        </w:tc>
        <w:tc>
          <w:tcPr>
            <w:tcW w:w="4133" w:type="dxa"/>
            <w:gridSpan w:val="2"/>
            <w:vAlign w:val="bottom"/>
          </w:tcPr>
          <w:p w:rsidR="00B650F4" w:rsidP="00591D6B" w:rsidRDefault="00354F88">
            <w:pPr>
              <w:pStyle w:val="AltB0"/>
            </w:pPr>
            <w:r>
              <w:rPr>
                <w:rFonts w:hint="eastAsia"/>
              </w:rPr>
              <w:t>.</w:t>
            </w:r>
            <w:r w:rsidRPr="00C02146">
              <w:rPr>
                <w:rFonts w:hint="eastAsia"/>
              </w:rPr>
              <w:t>V</w:t>
            </w:r>
            <w:r w:rsidRPr="00C02146" w:rsidR="00396130">
              <w:rPr>
                <w:rFonts w:hint="eastAsia"/>
              </w:rPr>
              <w:t>ersion</w:t>
            </w:r>
            <w:r w:rsidRPr="00C02146">
              <w:rPr>
                <w:rFonts w:hint="eastAsia"/>
              </w:rPr>
              <w:t>R</w:t>
            </w:r>
            <w:r w:rsidRPr="00C02146" w:rsidR="00396130">
              <w:rPr>
                <w:rFonts w:hint="eastAsia"/>
              </w:rPr>
              <w:t>eport</w:t>
            </w:r>
          </w:p>
        </w:tc>
        <w:tc>
          <w:tcPr>
            <w:tcW w:w="4932" w:type="dxa"/>
          </w:tcPr>
          <w:p w:rsidRPr="00D3476B" w:rsidR="00B650F4" w:rsidP="00591D6B" w:rsidRDefault="00532AED">
            <w:pPr>
              <w:pStyle w:val="AltB0"/>
            </w:pPr>
            <w:hyperlink w:history="1" w:anchor="VersionFromCCreport">
              <w:r w:rsidR="00F27DC1">
                <w:rPr>
                  <w:rStyle w:val="ac"/>
                </w:rPr>
                <w:t>VersionFromCCreport</w:t>
              </w:r>
            </w:hyperlink>
            <w:r w:rsidR="00396130">
              <w:rPr>
                <w:rFonts w:hint="eastAsia"/>
              </w:rPr>
              <w:t>(k)</w:t>
            </w:r>
          </w:p>
        </w:tc>
      </w:tr>
      <w:tr w:rsidRPr="001B3DC6" w:rsidR="00B650F4" w:rsidTr="00435484">
        <w:trPr>
          <w:jc w:val="center"/>
        </w:trPr>
        <w:tc>
          <w:tcPr>
            <w:tcW w:w="9301" w:type="dxa"/>
            <w:gridSpan w:val="4"/>
            <w:shd w:val="clear" w:color="auto" w:fill="E0E0E0"/>
          </w:tcPr>
          <w:p w:rsidRPr="00D3476B" w:rsidR="00B650F4" w:rsidP="00591D6B" w:rsidRDefault="00B650F4">
            <w:pPr>
              <w:pStyle w:val="AltB0"/>
            </w:pPr>
            <w:r>
              <w:rPr>
                <w:rFonts w:hint="eastAsia"/>
              </w:rPr>
              <w:t>No danger for RM selectable information</w:t>
            </w:r>
          </w:p>
        </w:tc>
      </w:tr>
      <w:tr w:rsidRPr="001B3DC6" w:rsidR="00B650F4" w:rsidTr="00E3038E">
        <w:trPr>
          <w:jc w:val="center"/>
        </w:trPr>
        <w:tc>
          <w:tcPr>
            <w:tcW w:w="236" w:type="dxa"/>
          </w:tcPr>
          <w:p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.N</w:t>
            </w:r>
            <w:r w:rsidRPr="00C02146" w:rsidR="00B650F4">
              <w:rPr>
                <w:rFonts w:hint="eastAsia"/>
              </w:rPr>
              <w:t>o</w:t>
            </w:r>
            <w:r w:rsidRPr="00C02146">
              <w:rPr>
                <w:rFonts w:hint="eastAsia"/>
              </w:rPr>
              <w:t>D</w:t>
            </w:r>
            <w:r w:rsidRPr="00C02146" w:rsidR="00B650F4">
              <w:rPr>
                <w:rFonts w:hint="eastAsia"/>
              </w:rPr>
              <w:t>anger</w:t>
            </w:r>
            <w:r w:rsidRPr="00C02146">
              <w:rPr>
                <w:rFonts w:hint="eastAsia"/>
              </w:rPr>
              <w:t>F</w:t>
            </w:r>
            <w:r w:rsidRPr="00C02146" w:rsidR="00B650F4">
              <w:rPr>
                <w:rFonts w:hint="eastAsia"/>
              </w:rPr>
              <w:t>or</w:t>
            </w:r>
            <w:r w:rsidRPr="00C02146">
              <w:rPr>
                <w:rFonts w:hint="eastAsia"/>
              </w:rPr>
              <w:t>V</w:t>
            </w:r>
            <w:r w:rsidRPr="00C02146" w:rsidR="00B650F4">
              <w:rPr>
                <w:rFonts w:hint="eastAsia"/>
              </w:rPr>
              <w:t>ital</w:t>
            </w:r>
            <w:r w:rsidRPr="00C02146">
              <w:rPr>
                <w:rFonts w:hint="eastAsia"/>
              </w:rPr>
              <w:t>S</w:t>
            </w:r>
            <w:r w:rsidRPr="00C02146" w:rsidR="00B650F4">
              <w:rPr>
                <w:rFonts w:hint="eastAsia"/>
              </w:rPr>
              <w:t>peed</w:t>
            </w:r>
            <w:r w:rsidRPr="00C02146">
              <w:rPr>
                <w:rFonts w:hint="eastAsia"/>
              </w:rPr>
              <w:t>L</w:t>
            </w:r>
            <w:r w:rsidRPr="00C02146" w:rsidR="00B650F4">
              <w:rPr>
                <w:rFonts w:hint="eastAsia"/>
              </w:rPr>
              <w:t>imit</w:t>
            </w:r>
            <w:r w:rsidRPr="00C02146">
              <w:rPr>
                <w:rFonts w:hint="eastAsia"/>
              </w:rPr>
              <w:t>E</w:t>
            </w:r>
            <w:r w:rsidRPr="00C02146" w:rsidR="00B650F4">
              <w:rPr>
                <w:rFonts w:hint="eastAsia"/>
              </w:rPr>
              <w:t>xceed</w:t>
            </w:r>
          </w:p>
        </w:tc>
        <w:tc>
          <w:tcPr>
            <w:tcW w:w="4932" w:type="dxa"/>
          </w:tcPr>
          <w:p w:rsidRPr="00D3476B" w:rsidR="00B650F4" w:rsidP="00591D6B" w:rsidRDefault="00396130">
            <w:pPr>
              <w:pStyle w:val="AltB0"/>
            </w:pPr>
            <w:r>
              <w:rPr>
                <w:rFonts w:hint="eastAsia"/>
              </w:rPr>
              <w:t xml:space="preserve">not </w:t>
            </w:r>
            <w:hyperlink w:history="1" w:anchor="TrainPossiblyInOverEnergy">
              <w:r w:rsidR="000D1D11">
                <w:rPr>
                  <w:rStyle w:val="ac"/>
                </w:rPr>
                <w:t>TrainPossiblyInOverEnergy</w:t>
              </w:r>
            </w:hyperlink>
            <w:r>
              <w:rPr>
                <w:rFonts w:hint="eastAsia"/>
              </w:rPr>
              <w:t>(k)</w:t>
            </w:r>
          </w:p>
        </w:tc>
      </w:tr>
      <w:tr w:rsidRPr="001B3DC6" w:rsidR="00B650F4" w:rsidTr="00E3038E">
        <w:trPr>
          <w:jc w:val="center"/>
        </w:trPr>
        <w:tc>
          <w:tcPr>
            <w:tcW w:w="236" w:type="dxa"/>
          </w:tcPr>
          <w:p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.N</w:t>
            </w:r>
            <w:r w:rsidRPr="00C02146" w:rsidR="00B650F4">
              <w:rPr>
                <w:rFonts w:hint="eastAsia"/>
              </w:rPr>
              <w:t>o</w:t>
            </w:r>
            <w:r w:rsidRPr="00C02146">
              <w:rPr>
                <w:rFonts w:hint="eastAsia"/>
              </w:rPr>
              <w:t>D</w:t>
            </w:r>
            <w:r w:rsidRPr="00C02146" w:rsidR="00B650F4">
              <w:rPr>
                <w:rFonts w:hint="eastAsia"/>
              </w:rPr>
              <w:t>anger</w:t>
            </w:r>
            <w:r w:rsidRPr="00C02146">
              <w:rPr>
                <w:rFonts w:hint="eastAsia"/>
              </w:rPr>
              <w:t>F</w:t>
            </w:r>
            <w:r w:rsidRPr="00C02146" w:rsidR="00B650F4">
              <w:rPr>
                <w:rFonts w:hint="eastAsia"/>
              </w:rPr>
              <w:t>or</w:t>
            </w:r>
            <w:r w:rsidRPr="00C02146">
              <w:rPr>
                <w:rFonts w:hint="eastAsia"/>
              </w:rPr>
              <w:t>R</w:t>
            </w:r>
            <w:r w:rsidRPr="00C02146" w:rsidR="00B650F4">
              <w:rPr>
                <w:rFonts w:hint="eastAsia"/>
              </w:rPr>
              <w:t>ollback</w:t>
            </w:r>
            <w:r w:rsidRPr="00C02146">
              <w:rPr>
                <w:rFonts w:hint="eastAsia"/>
              </w:rPr>
              <w:t>O</w:t>
            </w:r>
            <w:r w:rsidRPr="00C02146" w:rsidR="00B650F4">
              <w:rPr>
                <w:rFonts w:hint="eastAsia"/>
              </w:rPr>
              <w:t>verspeed</w:t>
            </w:r>
          </w:p>
        </w:tc>
        <w:tc>
          <w:tcPr>
            <w:tcW w:w="4932" w:type="dxa"/>
          </w:tcPr>
          <w:p w:rsidRPr="00D3476B" w:rsidR="00B650F4" w:rsidP="00591D6B" w:rsidRDefault="00BD2E90">
            <w:pPr>
              <w:pStyle w:val="AltB0"/>
            </w:pPr>
            <w:r>
              <w:rPr>
                <w:rFonts w:hint="eastAsia"/>
              </w:rPr>
              <w:t xml:space="preserve">not </w:t>
            </w:r>
            <w:hyperlink w:history="1" w:anchor="RollbackOverSpeed">
              <w:r w:rsidR="00915CD9">
                <w:rPr>
                  <w:rStyle w:val="ac"/>
                </w:rPr>
                <w:t>RollbackOverSpeed</w:t>
              </w:r>
            </w:hyperlink>
            <w:r w:rsidR="001A6359">
              <w:rPr>
                <w:rFonts w:hint="eastAsia"/>
              </w:rPr>
              <w:t>(k)</w:t>
            </w:r>
          </w:p>
        </w:tc>
      </w:tr>
      <w:tr w:rsidRPr="001B3DC6" w:rsidR="00B650F4" w:rsidTr="00E3038E">
        <w:trPr>
          <w:jc w:val="center"/>
        </w:trPr>
        <w:tc>
          <w:tcPr>
            <w:tcW w:w="236" w:type="dxa"/>
          </w:tcPr>
          <w:p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.N</w:t>
            </w:r>
            <w:r w:rsidRPr="00C02146" w:rsidR="00B650F4">
              <w:rPr>
                <w:rFonts w:hint="eastAsia"/>
              </w:rPr>
              <w:t>o</w:t>
            </w:r>
            <w:r w:rsidRPr="00C02146">
              <w:rPr>
                <w:rFonts w:hint="eastAsia"/>
              </w:rPr>
              <w:t>D</w:t>
            </w:r>
            <w:r w:rsidRPr="00C02146" w:rsidR="00B650F4">
              <w:rPr>
                <w:rFonts w:hint="eastAsia"/>
              </w:rPr>
              <w:t>anger</w:t>
            </w:r>
            <w:r w:rsidRPr="00C02146">
              <w:rPr>
                <w:rFonts w:hint="eastAsia"/>
              </w:rPr>
              <w:t>F</w:t>
            </w:r>
            <w:r w:rsidRPr="00C02146" w:rsidR="00B650F4">
              <w:rPr>
                <w:rFonts w:hint="eastAsia"/>
              </w:rPr>
              <w:t>or</w:t>
            </w:r>
            <w:r w:rsidRPr="00C02146">
              <w:rPr>
                <w:rFonts w:hint="eastAsia"/>
              </w:rPr>
              <w:t>R</w:t>
            </w:r>
            <w:r w:rsidRPr="00C02146" w:rsidR="00B650F4">
              <w:rPr>
                <w:rFonts w:hint="eastAsia"/>
              </w:rPr>
              <w:t>everse</w:t>
            </w:r>
            <w:r w:rsidRPr="00C02146">
              <w:rPr>
                <w:rFonts w:hint="eastAsia"/>
              </w:rPr>
              <w:t>O</w:t>
            </w:r>
            <w:r w:rsidRPr="00C02146" w:rsidR="00B650F4">
              <w:rPr>
                <w:rFonts w:hint="eastAsia"/>
              </w:rPr>
              <w:t>verspeed</w:t>
            </w:r>
          </w:p>
        </w:tc>
        <w:tc>
          <w:tcPr>
            <w:tcW w:w="4932" w:type="dxa"/>
          </w:tcPr>
          <w:p w:rsidRPr="00D3476B" w:rsidR="00B650F4" w:rsidP="00591D6B" w:rsidRDefault="00BD2E90">
            <w:pPr>
              <w:pStyle w:val="AltB0"/>
            </w:pPr>
            <w:r>
              <w:rPr>
                <w:rFonts w:hint="eastAsia"/>
              </w:rPr>
              <w:t xml:space="preserve">not </w:t>
            </w:r>
            <w:hyperlink w:history="1" w:anchor="ReverseOverSpeed">
              <w:r w:rsidR="00F27DC1">
                <w:rPr>
                  <w:rStyle w:val="ac"/>
                </w:rPr>
                <w:t>ReverseOverSpeed</w:t>
              </w:r>
            </w:hyperlink>
            <w:r w:rsidR="001A6359">
              <w:rPr>
                <w:rFonts w:hint="eastAsia"/>
              </w:rPr>
              <w:t>(k)</w:t>
            </w:r>
          </w:p>
        </w:tc>
      </w:tr>
      <w:tr w:rsidRPr="001B3DC6" w:rsidR="00902BD1" w:rsidTr="00E3038E">
        <w:trPr>
          <w:jc w:val="center"/>
        </w:trPr>
        <w:tc>
          <w:tcPr>
            <w:tcW w:w="236" w:type="dxa"/>
          </w:tcPr>
          <w:p w:rsidR="00902BD1" w:rsidP="00591D6B" w:rsidRDefault="00902BD1">
            <w:pPr>
              <w:pStyle w:val="AltB0"/>
            </w:pPr>
          </w:p>
        </w:tc>
        <w:tc>
          <w:tcPr>
            <w:tcW w:w="4133" w:type="dxa"/>
            <w:gridSpan w:val="2"/>
            <w:vAlign w:val="bottom"/>
          </w:tcPr>
          <w:p w:rsidRPr="00C02146" w:rsidR="00902BD1" w:rsidP="00591D6B" w:rsidRDefault="00354F88">
            <w:pPr>
              <w:pStyle w:val="AltB0"/>
            </w:pPr>
            <w:r w:rsidRPr="00C02146">
              <w:rPr>
                <w:rFonts w:hint="eastAsia"/>
              </w:rPr>
              <w:t>.N</w:t>
            </w:r>
            <w:r w:rsidRPr="00C02146" w:rsidR="00902BD1">
              <w:rPr>
                <w:rFonts w:hint="eastAsia"/>
              </w:rPr>
              <w:t>o</w:t>
            </w:r>
            <w:r w:rsidRPr="00C02146">
              <w:rPr>
                <w:rFonts w:hint="eastAsia"/>
              </w:rPr>
              <w:t>D</w:t>
            </w:r>
            <w:r w:rsidRPr="00C02146" w:rsidR="00902BD1">
              <w:rPr>
                <w:rFonts w:hint="eastAsia"/>
              </w:rPr>
              <w:t>anger</w:t>
            </w:r>
            <w:r w:rsidRPr="00C02146">
              <w:rPr>
                <w:rFonts w:hint="eastAsia"/>
              </w:rPr>
              <w:t>F</w:t>
            </w:r>
            <w:r w:rsidRPr="00C02146" w:rsidR="00902BD1">
              <w:rPr>
                <w:rFonts w:hint="eastAsia"/>
              </w:rPr>
              <w:t>or</w:t>
            </w:r>
            <w:r w:rsidRPr="00C02146">
              <w:rPr>
                <w:rFonts w:hint="eastAsia"/>
              </w:rPr>
              <w:t>R</w:t>
            </w:r>
            <w:r w:rsidRPr="00C02146" w:rsidR="00902BD1">
              <w:rPr>
                <w:rFonts w:hint="eastAsia"/>
              </w:rPr>
              <w:t>m</w:t>
            </w:r>
            <w:r w:rsidRPr="00C02146">
              <w:rPr>
                <w:rFonts w:hint="eastAsia"/>
              </w:rPr>
              <w:t>O</w:t>
            </w:r>
            <w:r w:rsidRPr="00C02146" w:rsidR="00902BD1">
              <w:rPr>
                <w:rFonts w:hint="eastAsia"/>
              </w:rPr>
              <w:t>verspeed</w:t>
            </w:r>
          </w:p>
        </w:tc>
        <w:tc>
          <w:tcPr>
            <w:tcW w:w="4932" w:type="dxa"/>
          </w:tcPr>
          <w:p w:rsidRPr="00D3476B" w:rsidR="00902BD1" w:rsidP="00591D6B" w:rsidRDefault="00532AED">
            <w:pPr>
              <w:pStyle w:val="AltB0"/>
            </w:pPr>
            <w:hyperlink w:history="1" w:anchor="NoDangerForRMoverSpeed">
              <w:r w:rsidR="00915CD9">
                <w:rPr>
                  <w:rStyle w:val="ac"/>
                </w:rPr>
                <w:t>NoDangerForRMoverSpeed</w:t>
              </w:r>
            </w:hyperlink>
            <w:r w:rsidR="00902BD1">
              <w:rPr>
                <w:rFonts w:hint="eastAsia"/>
              </w:rPr>
              <w:t>(k)</w:t>
            </w:r>
          </w:p>
        </w:tc>
      </w:tr>
      <w:tr w:rsidRPr="001B3DC6" w:rsidR="00902BD1" w:rsidTr="00E3038E">
        <w:trPr>
          <w:jc w:val="center"/>
        </w:trPr>
        <w:tc>
          <w:tcPr>
            <w:tcW w:w="236" w:type="dxa"/>
          </w:tcPr>
          <w:p w:rsidR="00902BD1" w:rsidP="00591D6B" w:rsidRDefault="00902BD1">
            <w:pPr>
              <w:pStyle w:val="AltB0"/>
            </w:pPr>
          </w:p>
        </w:tc>
        <w:tc>
          <w:tcPr>
            <w:tcW w:w="4133" w:type="dxa"/>
            <w:gridSpan w:val="2"/>
            <w:vAlign w:val="bottom"/>
          </w:tcPr>
          <w:p w:rsidRPr="00C02146" w:rsidR="00902BD1" w:rsidP="00591D6B" w:rsidRDefault="00354F88">
            <w:pPr>
              <w:pStyle w:val="AltB0"/>
            </w:pPr>
            <w:r w:rsidRPr="00C02146">
              <w:rPr>
                <w:rFonts w:hint="eastAsia"/>
              </w:rPr>
              <w:t>.N</w:t>
            </w:r>
            <w:r w:rsidRPr="00C02146" w:rsidR="00902BD1">
              <w:rPr>
                <w:rFonts w:hint="eastAsia"/>
              </w:rPr>
              <w:t>o</w:t>
            </w:r>
            <w:r w:rsidRPr="00C02146">
              <w:rPr>
                <w:rFonts w:hint="eastAsia"/>
              </w:rPr>
              <w:t>D</w:t>
            </w:r>
            <w:r w:rsidRPr="00C02146" w:rsidR="00902BD1">
              <w:rPr>
                <w:rFonts w:hint="eastAsia"/>
              </w:rPr>
              <w:t>anger</w:t>
            </w:r>
            <w:r w:rsidRPr="00C02146">
              <w:rPr>
                <w:rFonts w:hint="eastAsia"/>
              </w:rPr>
              <w:t>F</w:t>
            </w:r>
            <w:r w:rsidRPr="00C02146" w:rsidR="00902BD1">
              <w:rPr>
                <w:rFonts w:hint="eastAsia"/>
              </w:rPr>
              <w:t>or</w:t>
            </w:r>
            <w:r w:rsidRPr="00C02146">
              <w:rPr>
                <w:rFonts w:hint="eastAsia"/>
              </w:rPr>
              <w:t>M</w:t>
            </w:r>
            <w:r w:rsidRPr="00C02146" w:rsidR="00902BD1">
              <w:rPr>
                <w:rFonts w:hint="eastAsia"/>
              </w:rPr>
              <w:t>emorized</w:t>
            </w:r>
            <w:r w:rsidRPr="00C02146">
              <w:rPr>
                <w:rFonts w:hint="eastAsia"/>
              </w:rPr>
              <w:t>L</w:t>
            </w:r>
            <w:r w:rsidRPr="00C02146" w:rsidR="00902BD1">
              <w:rPr>
                <w:rFonts w:hint="eastAsia"/>
              </w:rPr>
              <w:t>ocation</w:t>
            </w:r>
            <w:r w:rsidRPr="00C02146">
              <w:rPr>
                <w:rFonts w:hint="eastAsia"/>
              </w:rPr>
              <w:t>O</w:t>
            </w:r>
            <w:r w:rsidRPr="00C02146" w:rsidR="00902BD1">
              <w:rPr>
                <w:rFonts w:hint="eastAsia"/>
              </w:rPr>
              <w:t>verspeed</w:t>
            </w:r>
          </w:p>
        </w:tc>
        <w:tc>
          <w:tcPr>
            <w:tcW w:w="4932" w:type="dxa"/>
          </w:tcPr>
          <w:p w:rsidRPr="00D3476B" w:rsidR="00902BD1" w:rsidP="00591D6B" w:rsidRDefault="00532AED">
            <w:pPr>
              <w:pStyle w:val="AltB0"/>
            </w:pPr>
            <w:hyperlink w:history="1" w:anchor="NoDangerforMemorizedLocationOverSpeed">
              <w:r w:rsidR="00915CD9">
                <w:rPr>
                  <w:rStyle w:val="ac"/>
                </w:rPr>
                <w:t>NoDangerforMemorizedLocationOverSpeed</w:t>
              </w:r>
            </w:hyperlink>
            <w:r w:rsidR="00902BD1">
              <w:rPr>
                <w:rFonts w:hint="eastAsia"/>
              </w:rPr>
              <w:t>(k)</w:t>
            </w:r>
          </w:p>
        </w:tc>
      </w:tr>
      <w:tr w:rsidRPr="001B3DC6" w:rsidR="00B650F4" w:rsidTr="00E3038E">
        <w:trPr>
          <w:jc w:val="center"/>
        </w:trPr>
        <w:tc>
          <w:tcPr>
            <w:tcW w:w="236" w:type="dxa"/>
          </w:tcPr>
          <w:p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.N</w:t>
            </w:r>
            <w:r w:rsidRPr="00C02146" w:rsidR="00B650F4">
              <w:rPr>
                <w:rFonts w:hint="eastAsia"/>
              </w:rPr>
              <w:t>o</w:t>
            </w:r>
            <w:r w:rsidRPr="00C02146">
              <w:rPr>
                <w:rFonts w:hint="eastAsia"/>
              </w:rPr>
              <w:t>D</w:t>
            </w:r>
            <w:r w:rsidRPr="00C02146" w:rsidR="00B650F4">
              <w:rPr>
                <w:rFonts w:hint="eastAsia"/>
              </w:rPr>
              <w:t>anger</w:t>
            </w:r>
            <w:r w:rsidRPr="00C02146">
              <w:rPr>
                <w:rFonts w:hint="eastAsia"/>
              </w:rPr>
              <w:t>F</w:t>
            </w:r>
            <w:r w:rsidRPr="00C02146" w:rsidR="00B650F4">
              <w:rPr>
                <w:rFonts w:hint="eastAsia"/>
              </w:rPr>
              <w:t>or</w:t>
            </w:r>
            <w:r w:rsidRPr="00C02146">
              <w:rPr>
                <w:rFonts w:hint="eastAsia"/>
              </w:rPr>
              <w:t>D</w:t>
            </w:r>
            <w:r w:rsidRPr="00C02146" w:rsidR="00B650F4">
              <w:rPr>
                <w:rFonts w:hint="eastAsia"/>
              </w:rPr>
              <w:t>eparture</w:t>
            </w:r>
            <w:r w:rsidRPr="00C02146">
              <w:rPr>
                <w:rFonts w:hint="eastAsia"/>
              </w:rPr>
              <w:t>W</w:t>
            </w:r>
            <w:r w:rsidRPr="00C02146" w:rsidR="00B650F4">
              <w:rPr>
                <w:rFonts w:hint="eastAsia"/>
              </w:rPr>
              <w:t>ithout</w:t>
            </w:r>
            <w:r w:rsidRPr="00C02146">
              <w:rPr>
                <w:rFonts w:hint="eastAsia"/>
              </w:rPr>
              <w:t>A</w:t>
            </w:r>
            <w:r w:rsidRPr="00C02146" w:rsidR="00B650F4">
              <w:rPr>
                <w:rFonts w:hint="eastAsia"/>
              </w:rPr>
              <w:t>ll</w:t>
            </w:r>
            <w:r w:rsidRPr="00C02146">
              <w:rPr>
                <w:rFonts w:hint="eastAsia"/>
              </w:rPr>
              <w:t>D</w:t>
            </w:r>
            <w:r w:rsidRPr="00C02146" w:rsidR="00B650F4">
              <w:rPr>
                <w:rFonts w:hint="eastAsia"/>
              </w:rPr>
              <w:t>oors</w:t>
            </w:r>
            <w:r w:rsidRPr="00C02146">
              <w:rPr>
                <w:rFonts w:hint="eastAsia"/>
              </w:rPr>
              <w:t>C</w:t>
            </w:r>
            <w:r w:rsidRPr="00C02146" w:rsidR="00B650F4">
              <w:rPr>
                <w:rFonts w:hint="eastAsia"/>
              </w:rPr>
              <w:t>losed</w:t>
            </w:r>
          </w:p>
        </w:tc>
        <w:tc>
          <w:tcPr>
            <w:tcW w:w="4932" w:type="dxa"/>
          </w:tcPr>
          <w:p w:rsidRPr="00CA0717" w:rsidR="00B650F4" w:rsidP="00591D6B" w:rsidRDefault="00532AED">
            <w:pPr>
              <w:pStyle w:val="AltB0"/>
            </w:pPr>
            <w:hyperlink w:history="1" w:anchor="NoDangerForDepartureWithoutTDCL">
              <w:r w:rsidR="00F27DC1">
                <w:rPr>
                  <w:rStyle w:val="ac"/>
                </w:rPr>
                <w:t>NoDangerForDepartureWithoutTDCL</w:t>
              </w:r>
            </w:hyperlink>
            <w:r w:rsidRPr="00CA0717" w:rsidR="00CA0717">
              <w:rPr>
                <w:rFonts w:hint="eastAsia"/>
              </w:rPr>
              <w:t>(k)</w:t>
            </w:r>
          </w:p>
        </w:tc>
      </w:tr>
      <w:tr w:rsidRPr="001B3DC6" w:rsidR="00902BD1" w:rsidTr="00E3038E">
        <w:trPr>
          <w:jc w:val="center"/>
        </w:trPr>
        <w:tc>
          <w:tcPr>
            <w:tcW w:w="236" w:type="dxa"/>
          </w:tcPr>
          <w:p w:rsidR="00902BD1" w:rsidP="00591D6B" w:rsidRDefault="00902BD1">
            <w:pPr>
              <w:pStyle w:val="AltB0"/>
            </w:pPr>
          </w:p>
        </w:tc>
        <w:tc>
          <w:tcPr>
            <w:tcW w:w="4133" w:type="dxa"/>
            <w:gridSpan w:val="2"/>
            <w:vAlign w:val="bottom"/>
          </w:tcPr>
          <w:p w:rsidRPr="00C02146" w:rsidR="00902BD1" w:rsidP="00591D6B" w:rsidRDefault="00354F88">
            <w:pPr>
              <w:pStyle w:val="AltB0"/>
            </w:pPr>
            <w:r w:rsidRPr="00C02146">
              <w:rPr>
                <w:rFonts w:hint="eastAsia"/>
              </w:rPr>
              <w:t>.N</w:t>
            </w:r>
            <w:r w:rsidRPr="00C02146" w:rsidR="00902BD1">
              <w:rPr>
                <w:rFonts w:hint="eastAsia"/>
              </w:rPr>
              <w:t>o</w:t>
            </w:r>
            <w:r w:rsidRPr="00C02146">
              <w:rPr>
                <w:rFonts w:hint="eastAsia"/>
              </w:rPr>
              <w:t>D</w:t>
            </w:r>
            <w:r w:rsidRPr="00C02146" w:rsidR="00902BD1">
              <w:rPr>
                <w:rFonts w:hint="eastAsia"/>
              </w:rPr>
              <w:t>anger</w:t>
            </w:r>
            <w:r w:rsidRPr="00C02146">
              <w:rPr>
                <w:rFonts w:hint="eastAsia"/>
              </w:rPr>
              <w:t>F</w:t>
            </w:r>
            <w:r w:rsidRPr="00C02146" w:rsidR="00902BD1">
              <w:rPr>
                <w:rFonts w:hint="eastAsia"/>
              </w:rPr>
              <w:t>or</w:t>
            </w:r>
            <w:r w:rsidRPr="00C02146">
              <w:rPr>
                <w:rFonts w:hint="eastAsia"/>
              </w:rPr>
              <w:t>U</w:t>
            </w:r>
            <w:r w:rsidRPr="00C02146" w:rsidR="00902BD1">
              <w:rPr>
                <w:rFonts w:hint="eastAsia"/>
              </w:rPr>
              <w:t>nexpected</w:t>
            </w:r>
            <w:r w:rsidRPr="00C02146">
              <w:rPr>
                <w:rFonts w:hint="eastAsia"/>
              </w:rPr>
              <w:t>P</w:t>
            </w:r>
            <w:r w:rsidRPr="00C02146" w:rsidR="00902BD1">
              <w:rPr>
                <w:rFonts w:hint="eastAsia"/>
              </w:rPr>
              <w:t>sd</w:t>
            </w:r>
            <w:r w:rsidRPr="00C02146">
              <w:rPr>
                <w:rFonts w:hint="eastAsia"/>
              </w:rPr>
              <w:t>O</w:t>
            </w:r>
            <w:r w:rsidRPr="00C02146" w:rsidR="00902BD1">
              <w:rPr>
                <w:rFonts w:hint="eastAsia"/>
              </w:rPr>
              <w:t>pening</w:t>
            </w:r>
          </w:p>
        </w:tc>
        <w:tc>
          <w:tcPr>
            <w:tcW w:w="4932" w:type="dxa"/>
          </w:tcPr>
          <w:p w:rsidRPr="00D3476B" w:rsidR="00902BD1" w:rsidP="00591D6B" w:rsidRDefault="00532AED">
            <w:pPr>
              <w:pStyle w:val="AltB0"/>
            </w:pPr>
            <w:hyperlink w:history="1" w:anchor="NoDangerForUnexpectedPSDopening">
              <w:r w:rsidR="00DE2C68">
                <w:rPr>
                  <w:rStyle w:val="ac"/>
                </w:rPr>
                <w:t>NoDangerForUnexpectedPSDopening</w:t>
              </w:r>
            </w:hyperlink>
            <w:r w:rsidR="00902BD1">
              <w:rPr>
                <w:rFonts w:hint="eastAsia"/>
              </w:rPr>
              <w:t>(k)</w:t>
            </w:r>
          </w:p>
        </w:tc>
      </w:tr>
      <w:tr w:rsidRPr="001B3DC6" w:rsidR="00902BD1" w:rsidTr="00E3038E">
        <w:trPr>
          <w:jc w:val="center"/>
        </w:trPr>
        <w:tc>
          <w:tcPr>
            <w:tcW w:w="236" w:type="dxa"/>
          </w:tcPr>
          <w:p w:rsidR="00902BD1" w:rsidP="00591D6B" w:rsidRDefault="00902BD1">
            <w:pPr>
              <w:pStyle w:val="AltB0"/>
            </w:pPr>
          </w:p>
        </w:tc>
        <w:tc>
          <w:tcPr>
            <w:tcW w:w="4133" w:type="dxa"/>
            <w:gridSpan w:val="2"/>
            <w:vAlign w:val="bottom"/>
          </w:tcPr>
          <w:p w:rsidRPr="00C02146" w:rsidR="00902BD1" w:rsidP="00591D6B" w:rsidRDefault="00354F88">
            <w:pPr>
              <w:pStyle w:val="AltB0"/>
            </w:pPr>
            <w:r w:rsidRPr="00C02146">
              <w:rPr>
                <w:rFonts w:hint="eastAsia"/>
              </w:rPr>
              <w:t>.N</w:t>
            </w:r>
            <w:r w:rsidRPr="00C02146" w:rsidR="00902BD1">
              <w:rPr>
                <w:rFonts w:hint="eastAsia"/>
              </w:rPr>
              <w:t>o</w:t>
            </w:r>
            <w:r w:rsidRPr="00C02146">
              <w:rPr>
                <w:rFonts w:hint="eastAsia"/>
              </w:rPr>
              <w:t>D</w:t>
            </w:r>
            <w:r w:rsidRPr="00C02146" w:rsidR="00902BD1">
              <w:rPr>
                <w:rFonts w:hint="eastAsia"/>
              </w:rPr>
              <w:t>anger</w:t>
            </w:r>
            <w:r w:rsidRPr="00C02146">
              <w:rPr>
                <w:rFonts w:hint="eastAsia"/>
              </w:rPr>
              <w:t>F</w:t>
            </w:r>
            <w:r w:rsidRPr="00C02146" w:rsidR="00902BD1">
              <w:rPr>
                <w:rFonts w:hint="eastAsia"/>
              </w:rPr>
              <w:t>or</w:t>
            </w:r>
            <w:r w:rsidRPr="00C02146">
              <w:rPr>
                <w:rFonts w:hint="eastAsia"/>
              </w:rPr>
              <w:t>P</w:t>
            </w:r>
            <w:r w:rsidRPr="00C02146" w:rsidR="00902BD1">
              <w:rPr>
                <w:rFonts w:hint="eastAsia"/>
              </w:rPr>
              <w:t>b</w:t>
            </w:r>
            <w:r w:rsidRPr="00C02146">
              <w:rPr>
                <w:rFonts w:hint="eastAsia"/>
              </w:rPr>
              <w:t>N</w:t>
            </w:r>
            <w:r w:rsidRPr="00C02146" w:rsidR="00902BD1">
              <w:rPr>
                <w:rFonts w:hint="eastAsia"/>
              </w:rPr>
              <w:t>ot</w:t>
            </w:r>
            <w:r w:rsidRPr="00C02146">
              <w:rPr>
                <w:rFonts w:hint="eastAsia"/>
              </w:rPr>
              <w:t>A</w:t>
            </w:r>
            <w:r w:rsidRPr="00C02146" w:rsidR="00902BD1">
              <w:rPr>
                <w:rFonts w:hint="eastAsia"/>
              </w:rPr>
              <w:t>pplied</w:t>
            </w:r>
            <w:r w:rsidRPr="00C02146">
              <w:rPr>
                <w:rFonts w:hint="eastAsia"/>
              </w:rPr>
              <w:t>D</w:t>
            </w:r>
            <w:r w:rsidRPr="00C02146" w:rsidR="00902BD1">
              <w:rPr>
                <w:rFonts w:hint="eastAsia"/>
              </w:rPr>
              <w:t>ue</w:t>
            </w:r>
            <w:r w:rsidRPr="00C02146">
              <w:rPr>
                <w:rFonts w:hint="eastAsia"/>
              </w:rPr>
              <w:t>T</w:t>
            </w:r>
            <w:r w:rsidRPr="00C02146" w:rsidR="00902BD1">
              <w:rPr>
                <w:rFonts w:hint="eastAsia"/>
              </w:rPr>
              <w:t>o</w:t>
            </w:r>
            <w:r w:rsidRPr="00C02146">
              <w:rPr>
                <w:rFonts w:hint="eastAsia"/>
              </w:rPr>
              <w:t>T</w:t>
            </w:r>
            <w:r w:rsidRPr="00C02146" w:rsidR="00902BD1">
              <w:rPr>
                <w:rFonts w:hint="eastAsia"/>
              </w:rPr>
              <w:t>rain</w:t>
            </w:r>
            <w:r w:rsidRPr="00C02146">
              <w:rPr>
                <w:rFonts w:hint="eastAsia"/>
              </w:rPr>
              <w:t>D</w:t>
            </w:r>
            <w:r w:rsidRPr="00C02146" w:rsidR="00902BD1">
              <w:rPr>
                <w:rFonts w:hint="eastAsia"/>
              </w:rPr>
              <w:t>oors</w:t>
            </w:r>
          </w:p>
        </w:tc>
        <w:tc>
          <w:tcPr>
            <w:tcW w:w="4932" w:type="dxa"/>
          </w:tcPr>
          <w:p w:rsidRPr="00EC312D" w:rsidR="00902BD1" w:rsidP="00591D6B" w:rsidRDefault="00532AED">
            <w:pPr>
              <w:pStyle w:val="AltB0"/>
            </w:pPr>
            <w:hyperlink w:history="1" w:anchor="NoDangerForTrainDoorsNotClosedAndLocked" r:id="rId194">
              <w:r w:rsidRPr="005F383B" w:rsidR="005F383B">
                <w:rPr>
                  <w:rStyle w:val="ac"/>
                </w:rPr>
                <w:t>NoDangerForTrainDoorsNotClosedAndLocked</w:t>
              </w:r>
            </w:hyperlink>
            <w:r w:rsidRPr="005F383B" w:rsidR="005F383B">
              <w:t>(k)</w:t>
            </w:r>
          </w:p>
        </w:tc>
      </w:tr>
      <w:tr w:rsidRPr="001B3DC6" w:rsidR="00902BD1" w:rsidTr="00E3038E">
        <w:trPr>
          <w:jc w:val="center"/>
        </w:trPr>
        <w:tc>
          <w:tcPr>
            <w:tcW w:w="236" w:type="dxa"/>
          </w:tcPr>
          <w:p w:rsidR="00902BD1" w:rsidP="00591D6B" w:rsidRDefault="00902BD1">
            <w:pPr>
              <w:pStyle w:val="AltB0"/>
            </w:pPr>
          </w:p>
        </w:tc>
        <w:tc>
          <w:tcPr>
            <w:tcW w:w="4133" w:type="dxa"/>
            <w:gridSpan w:val="2"/>
            <w:vAlign w:val="bottom"/>
          </w:tcPr>
          <w:p w:rsidRPr="00C02146" w:rsidR="00902BD1" w:rsidP="00591D6B" w:rsidRDefault="00354F88">
            <w:pPr>
              <w:pStyle w:val="AltB0"/>
            </w:pPr>
            <w:r w:rsidRPr="00C02146">
              <w:rPr>
                <w:rFonts w:hint="eastAsia"/>
              </w:rPr>
              <w:t>.N</w:t>
            </w:r>
            <w:r w:rsidRPr="00C02146" w:rsidR="00902BD1">
              <w:rPr>
                <w:rFonts w:hint="eastAsia"/>
              </w:rPr>
              <w:t>o</w:t>
            </w:r>
            <w:r w:rsidRPr="00C02146">
              <w:rPr>
                <w:rFonts w:hint="eastAsia"/>
              </w:rPr>
              <w:t>D</w:t>
            </w:r>
            <w:r w:rsidRPr="00C02146" w:rsidR="00902BD1">
              <w:rPr>
                <w:rFonts w:hint="eastAsia"/>
              </w:rPr>
              <w:t>anger</w:t>
            </w:r>
            <w:r w:rsidRPr="00C02146">
              <w:rPr>
                <w:rFonts w:hint="eastAsia"/>
              </w:rPr>
              <w:t>F</w:t>
            </w:r>
            <w:r w:rsidRPr="00C02146" w:rsidR="00902BD1">
              <w:rPr>
                <w:rFonts w:hint="eastAsia"/>
              </w:rPr>
              <w:t>or</w:t>
            </w:r>
            <w:r w:rsidRPr="00C02146">
              <w:rPr>
                <w:rFonts w:hint="eastAsia"/>
              </w:rPr>
              <w:t>P</w:t>
            </w:r>
            <w:r w:rsidRPr="00C02146" w:rsidR="00902BD1">
              <w:rPr>
                <w:rFonts w:hint="eastAsia"/>
              </w:rPr>
              <w:t>b</w:t>
            </w:r>
            <w:r w:rsidRPr="00C02146">
              <w:rPr>
                <w:rFonts w:hint="eastAsia"/>
              </w:rPr>
              <w:t>N</w:t>
            </w:r>
            <w:r w:rsidRPr="00C02146" w:rsidR="00902BD1">
              <w:rPr>
                <w:rFonts w:hint="eastAsia"/>
              </w:rPr>
              <w:t>ot</w:t>
            </w:r>
            <w:r w:rsidRPr="00C02146">
              <w:rPr>
                <w:rFonts w:hint="eastAsia"/>
              </w:rPr>
              <w:t>A</w:t>
            </w:r>
            <w:r w:rsidRPr="00C02146" w:rsidR="00902BD1">
              <w:rPr>
                <w:rFonts w:hint="eastAsia"/>
              </w:rPr>
              <w:t>pplied</w:t>
            </w:r>
            <w:r w:rsidRPr="00C02146">
              <w:rPr>
                <w:rFonts w:hint="eastAsia"/>
              </w:rPr>
              <w:t>D</w:t>
            </w:r>
            <w:r w:rsidRPr="00C02146" w:rsidR="00902BD1">
              <w:rPr>
                <w:rFonts w:hint="eastAsia"/>
              </w:rPr>
              <w:t>ue</w:t>
            </w:r>
            <w:r w:rsidRPr="00C02146">
              <w:rPr>
                <w:rFonts w:hint="eastAsia"/>
              </w:rPr>
              <w:t>T</w:t>
            </w:r>
            <w:r w:rsidRPr="00C02146" w:rsidR="00902BD1">
              <w:rPr>
                <w:rFonts w:hint="eastAsia"/>
              </w:rPr>
              <w:t>o</w:t>
            </w:r>
            <w:r w:rsidRPr="00C02146">
              <w:rPr>
                <w:rFonts w:hint="eastAsia"/>
              </w:rPr>
              <w:t>P</w:t>
            </w:r>
            <w:r w:rsidRPr="00C02146" w:rsidR="00902BD1">
              <w:rPr>
                <w:rFonts w:hint="eastAsia"/>
              </w:rPr>
              <w:t>sd</w:t>
            </w:r>
          </w:p>
        </w:tc>
        <w:tc>
          <w:tcPr>
            <w:tcW w:w="4932" w:type="dxa"/>
          </w:tcPr>
          <w:p w:rsidRPr="00D3476B" w:rsidR="00902BD1" w:rsidP="00591D6B" w:rsidRDefault="00532AED">
            <w:pPr>
              <w:pStyle w:val="AltB0"/>
            </w:pPr>
            <w:hyperlink w:history="1" w:anchor="NoDangerForPSDnotClosedAndLocked" r:id="rId195">
              <w:r w:rsidRPr="005F383B" w:rsidR="005F383B">
                <w:rPr>
                  <w:rStyle w:val="ac"/>
                </w:rPr>
                <w:t>NoDangerForPSDnotClosedAndLocked</w:t>
              </w:r>
            </w:hyperlink>
            <w:r w:rsidRPr="005F383B" w:rsidR="005F383B">
              <w:t>(k)</w:t>
            </w:r>
          </w:p>
        </w:tc>
      </w:tr>
      <w:tr w:rsidRPr="001B3DC6" w:rsidR="00B650F4" w:rsidTr="00E3038E">
        <w:trPr>
          <w:jc w:val="center"/>
        </w:trPr>
        <w:tc>
          <w:tcPr>
            <w:tcW w:w="236" w:type="dxa"/>
          </w:tcPr>
          <w:p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.N</w:t>
            </w:r>
            <w:r w:rsidRPr="00C02146" w:rsidR="00B650F4">
              <w:rPr>
                <w:rFonts w:hint="eastAsia"/>
              </w:rPr>
              <w:t>o</w:t>
            </w:r>
            <w:r w:rsidRPr="00C02146">
              <w:rPr>
                <w:rFonts w:hint="eastAsia"/>
              </w:rPr>
              <w:t>D</w:t>
            </w:r>
            <w:r w:rsidRPr="00C02146" w:rsidR="00B650F4">
              <w:rPr>
                <w:rFonts w:hint="eastAsia"/>
              </w:rPr>
              <w:t>anger</w:t>
            </w:r>
            <w:r w:rsidRPr="00C02146">
              <w:rPr>
                <w:rFonts w:hint="eastAsia"/>
              </w:rPr>
              <w:t>F</w:t>
            </w:r>
            <w:r w:rsidRPr="00C02146" w:rsidR="00B650F4">
              <w:rPr>
                <w:rFonts w:hint="eastAsia"/>
              </w:rPr>
              <w:t>or</w:t>
            </w:r>
            <w:r w:rsidRPr="00C02146">
              <w:rPr>
                <w:rFonts w:hint="eastAsia"/>
              </w:rPr>
              <w:t>H</w:t>
            </w:r>
            <w:r w:rsidRPr="00C02146" w:rsidR="00B650F4">
              <w:rPr>
                <w:rFonts w:hint="eastAsia"/>
              </w:rPr>
              <w:t>old</w:t>
            </w:r>
            <w:r w:rsidRPr="00C02146">
              <w:rPr>
                <w:rFonts w:hint="eastAsia"/>
              </w:rPr>
              <w:t>D</w:t>
            </w:r>
            <w:r w:rsidRPr="00C02146" w:rsidR="00B650F4">
              <w:rPr>
                <w:rFonts w:hint="eastAsia"/>
              </w:rPr>
              <w:t>oors</w:t>
            </w:r>
            <w:r w:rsidRPr="00C02146">
              <w:rPr>
                <w:rFonts w:hint="eastAsia"/>
              </w:rPr>
              <w:t>C</w:t>
            </w:r>
            <w:r w:rsidRPr="00C02146" w:rsidR="00B650F4">
              <w:rPr>
                <w:rFonts w:hint="eastAsia"/>
              </w:rPr>
              <w:t>losed</w:t>
            </w:r>
            <w:r w:rsidRPr="00C02146">
              <w:rPr>
                <w:rFonts w:hint="eastAsia"/>
              </w:rPr>
              <w:t>T</w:t>
            </w:r>
            <w:r w:rsidRPr="00C02146" w:rsidR="00B650F4">
              <w:rPr>
                <w:rFonts w:hint="eastAsia"/>
              </w:rPr>
              <w:t>rain</w:t>
            </w:r>
            <w:r w:rsidRPr="00C02146">
              <w:rPr>
                <w:rFonts w:hint="eastAsia"/>
              </w:rPr>
              <w:t>E</w:t>
            </w:r>
            <w:r w:rsidRPr="00C02146" w:rsidR="00B650F4">
              <w:rPr>
                <w:rFonts w:hint="eastAsia"/>
              </w:rPr>
              <w:t>nd1</w:t>
            </w:r>
          </w:p>
        </w:tc>
        <w:tc>
          <w:tcPr>
            <w:tcW w:w="4932" w:type="dxa"/>
          </w:tcPr>
          <w:p w:rsidRPr="001A6359" w:rsidR="00B650F4" w:rsidP="00591D6B" w:rsidRDefault="00532AED">
            <w:pPr>
              <w:pStyle w:val="AltB0"/>
            </w:pPr>
            <w:hyperlink w:history="1" w:anchor="HoldDoorsClosedTrainEnd1">
              <w:r w:rsidR="00825CBF">
                <w:rPr>
                  <w:rStyle w:val="ac"/>
                </w:rPr>
                <w:t>HoldDoorsClosedTrainEnd1</w:t>
              </w:r>
            </w:hyperlink>
            <w:r w:rsidRPr="001A6359" w:rsidR="001A6359">
              <w:t>(k)</w:t>
            </w:r>
          </w:p>
        </w:tc>
      </w:tr>
      <w:tr w:rsidRPr="001B3DC6" w:rsidR="00B650F4" w:rsidTr="00E3038E">
        <w:trPr>
          <w:jc w:val="center"/>
        </w:trPr>
        <w:tc>
          <w:tcPr>
            <w:tcW w:w="236" w:type="dxa"/>
          </w:tcPr>
          <w:p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.N</w:t>
            </w:r>
            <w:r w:rsidRPr="00C02146" w:rsidR="00B650F4">
              <w:rPr>
                <w:rFonts w:hint="eastAsia"/>
              </w:rPr>
              <w:t>o</w:t>
            </w:r>
            <w:r w:rsidRPr="00C02146">
              <w:rPr>
                <w:rFonts w:hint="eastAsia"/>
              </w:rPr>
              <w:t>D</w:t>
            </w:r>
            <w:r w:rsidRPr="00C02146" w:rsidR="00B650F4">
              <w:rPr>
                <w:rFonts w:hint="eastAsia"/>
              </w:rPr>
              <w:t>anger</w:t>
            </w:r>
            <w:r w:rsidRPr="00C02146">
              <w:rPr>
                <w:rFonts w:hint="eastAsia"/>
              </w:rPr>
              <w:t>F</w:t>
            </w:r>
            <w:r w:rsidRPr="00C02146" w:rsidR="00B650F4">
              <w:rPr>
                <w:rFonts w:hint="eastAsia"/>
              </w:rPr>
              <w:t>or</w:t>
            </w:r>
            <w:r w:rsidRPr="00C02146">
              <w:rPr>
                <w:rFonts w:hint="eastAsia"/>
              </w:rPr>
              <w:t>H</w:t>
            </w:r>
            <w:r w:rsidRPr="00C02146" w:rsidR="00B650F4">
              <w:rPr>
                <w:rFonts w:hint="eastAsia"/>
              </w:rPr>
              <w:t>old</w:t>
            </w:r>
            <w:r w:rsidRPr="00C02146">
              <w:rPr>
                <w:rFonts w:hint="eastAsia"/>
              </w:rPr>
              <w:t>D</w:t>
            </w:r>
            <w:r w:rsidRPr="00C02146" w:rsidR="00B650F4">
              <w:rPr>
                <w:rFonts w:hint="eastAsia"/>
              </w:rPr>
              <w:t>oors</w:t>
            </w:r>
            <w:r w:rsidRPr="00C02146">
              <w:rPr>
                <w:rFonts w:hint="eastAsia"/>
              </w:rPr>
              <w:t>C</w:t>
            </w:r>
            <w:r w:rsidRPr="00C02146" w:rsidR="00B650F4">
              <w:rPr>
                <w:rFonts w:hint="eastAsia"/>
              </w:rPr>
              <w:t>losed</w:t>
            </w:r>
            <w:r w:rsidRPr="00C02146">
              <w:rPr>
                <w:rFonts w:hint="eastAsia"/>
              </w:rPr>
              <w:t>T</w:t>
            </w:r>
            <w:r w:rsidRPr="00C02146" w:rsidR="00B650F4">
              <w:rPr>
                <w:rFonts w:hint="eastAsia"/>
              </w:rPr>
              <w:t>rain</w:t>
            </w:r>
            <w:r w:rsidRPr="00C02146">
              <w:rPr>
                <w:rFonts w:hint="eastAsia"/>
              </w:rPr>
              <w:t>E</w:t>
            </w:r>
            <w:r w:rsidRPr="00C02146" w:rsidR="00B650F4">
              <w:rPr>
                <w:rFonts w:hint="eastAsia"/>
              </w:rPr>
              <w:t>nd2</w:t>
            </w:r>
          </w:p>
        </w:tc>
        <w:tc>
          <w:tcPr>
            <w:tcW w:w="4932" w:type="dxa"/>
          </w:tcPr>
          <w:p w:rsidRPr="00D3476B" w:rsidR="00B650F4" w:rsidP="00591D6B" w:rsidRDefault="00532AED">
            <w:pPr>
              <w:pStyle w:val="AltB0"/>
            </w:pPr>
            <w:hyperlink w:history="1" w:anchor="HoldDoorsClosedTrainEnd2">
              <w:r w:rsidR="00825CBF">
                <w:rPr>
                  <w:rStyle w:val="ac"/>
                </w:rPr>
                <w:t>HoldDoorsClosedTrainEnd2</w:t>
              </w:r>
            </w:hyperlink>
            <w:r w:rsidRPr="001A6359" w:rsidR="001A6359">
              <w:t>(k)</w:t>
            </w:r>
          </w:p>
        </w:tc>
      </w:tr>
      <w:tr w:rsidRPr="001B3DC6" w:rsidR="00B650F4" w:rsidTr="00E3038E">
        <w:trPr>
          <w:jc w:val="center"/>
        </w:trPr>
        <w:tc>
          <w:tcPr>
            <w:tcW w:w="236" w:type="dxa"/>
          </w:tcPr>
          <w:p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.N</w:t>
            </w:r>
            <w:r w:rsidRPr="00C02146" w:rsidR="00B650F4">
              <w:rPr>
                <w:rFonts w:hint="eastAsia"/>
              </w:rPr>
              <w:t>o</w:t>
            </w:r>
            <w:r w:rsidRPr="00C02146">
              <w:rPr>
                <w:rFonts w:hint="eastAsia"/>
              </w:rPr>
              <w:t>D</w:t>
            </w:r>
            <w:r w:rsidRPr="00C02146" w:rsidR="00B650F4">
              <w:rPr>
                <w:rFonts w:hint="eastAsia"/>
              </w:rPr>
              <w:t>anger</w:t>
            </w:r>
            <w:r w:rsidRPr="00C02146">
              <w:rPr>
                <w:rFonts w:hint="eastAsia"/>
              </w:rPr>
              <w:t>F</w:t>
            </w:r>
            <w:r w:rsidRPr="00C02146" w:rsidR="00B650F4">
              <w:rPr>
                <w:rFonts w:hint="eastAsia"/>
              </w:rPr>
              <w:t>or</w:t>
            </w:r>
            <w:r w:rsidRPr="00C02146">
              <w:rPr>
                <w:rFonts w:hint="eastAsia"/>
              </w:rPr>
              <w:t>E</w:t>
            </w:r>
            <w:r w:rsidRPr="00C02146" w:rsidR="00B650F4">
              <w:rPr>
                <w:rFonts w:hint="eastAsia"/>
              </w:rPr>
              <w:t>vacuation</w:t>
            </w:r>
            <w:r w:rsidRPr="00C02146">
              <w:rPr>
                <w:rFonts w:hint="eastAsia"/>
              </w:rPr>
              <w:t>W</w:t>
            </w:r>
            <w:r w:rsidRPr="00C02146" w:rsidR="00B650F4">
              <w:rPr>
                <w:rFonts w:hint="eastAsia"/>
              </w:rPr>
              <w:t>ith</w:t>
            </w:r>
            <w:r w:rsidRPr="00C02146">
              <w:rPr>
                <w:rFonts w:hint="eastAsia"/>
              </w:rPr>
              <w:t>T</w:t>
            </w:r>
            <w:r w:rsidRPr="00C02146" w:rsidR="00B650F4">
              <w:rPr>
                <w:rFonts w:hint="eastAsia"/>
              </w:rPr>
              <w:t>rain</w:t>
            </w:r>
            <w:r w:rsidRPr="00C02146">
              <w:rPr>
                <w:rFonts w:hint="eastAsia"/>
              </w:rPr>
              <w:t>S</w:t>
            </w:r>
            <w:r w:rsidRPr="00C02146" w:rsidR="00B650F4">
              <w:rPr>
                <w:rFonts w:hint="eastAsia"/>
              </w:rPr>
              <w:t>topped</w:t>
            </w:r>
          </w:p>
        </w:tc>
        <w:tc>
          <w:tcPr>
            <w:tcW w:w="4932" w:type="dxa"/>
          </w:tcPr>
          <w:p w:rsidRPr="00D3476B" w:rsidR="00B650F4" w:rsidP="00591D6B" w:rsidRDefault="001A6359">
            <w:pPr>
              <w:pStyle w:val="AltB0"/>
            </w:pPr>
            <w:r w:rsidRPr="00561D0A">
              <w:rPr>
                <w:rFonts w:hint="eastAsia"/>
                <w:color w:val="0000FF"/>
              </w:rPr>
              <w:t>not</w:t>
            </w:r>
            <w:r>
              <w:rPr>
                <w:rFonts w:hint="eastAsia"/>
              </w:rPr>
              <w:t xml:space="preserve"> </w:t>
            </w:r>
            <w:hyperlink w:history="1" w:anchor="EvacuationWithTrainStopped">
              <w:r w:rsidR="00F131C8">
                <w:rPr>
                  <w:rStyle w:val="ac"/>
                </w:rPr>
                <w:t>EvacuationWithTrainStopped</w:t>
              </w:r>
            </w:hyperlink>
            <w:r>
              <w:rPr>
                <w:rFonts w:hint="eastAsia"/>
              </w:rPr>
              <w:t>(k)</w:t>
            </w:r>
          </w:p>
        </w:tc>
      </w:tr>
      <w:tr w:rsidRPr="001B3DC6" w:rsidR="00B650F4" w:rsidTr="00E3038E">
        <w:trPr>
          <w:jc w:val="center"/>
        </w:trPr>
        <w:tc>
          <w:tcPr>
            <w:tcW w:w="236" w:type="dxa"/>
          </w:tcPr>
          <w:p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.N</w:t>
            </w:r>
            <w:r w:rsidRPr="00C02146" w:rsidR="00B650F4">
              <w:rPr>
                <w:rFonts w:hint="eastAsia"/>
              </w:rPr>
              <w:t>o</w:t>
            </w:r>
            <w:r w:rsidRPr="00C02146">
              <w:rPr>
                <w:rFonts w:hint="eastAsia"/>
              </w:rPr>
              <w:t>D</w:t>
            </w:r>
            <w:r w:rsidRPr="00C02146" w:rsidR="00B650F4">
              <w:rPr>
                <w:rFonts w:hint="eastAsia"/>
              </w:rPr>
              <w:t>anger</w:t>
            </w:r>
            <w:r w:rsidRPr="00C02146">
              <w:rPr>
                <w:rFonts w:hint="eastAsia"/>
              </w:rPr>
              <w:t>F</w:t>
            </w:r>
            <w:r w:rsidRPr="00C02146" w:rsidR="00B650F4">
              <w:rPr>
                <w:rFonts w:hint="eastAsia"/>
              </w:rPr>
              <w:t>or</w:t>
            </w:r>
            <w:r w:rsidRPr="00C02146">
              <w:rPr>
                <w:rFonts w:hint="eastAsia"/>
              </w:rPr>
              <w:t>E</w:t>
            </w:r>
            <w:r w:rsidRPr="00C02146" w:rsidR="00B650F4">
              <w:rPr>
                <w:rFonts w:hint="eastAsia"/>
              </w:rPr>
              <w:t>vacuation</w:t>
            </w:r>
            <w:r w:rsidRPr="00C02146">
              <w:rPr>
                <w:rFonts w:hint="eastAsia"/>
              </w:rPr>
              <w:t>W</w:t>
            </w:r>
            <w:r w:rsidRPr="00C02146" w:rsidR="00B650F4">
              <w:rPr>
                <w:rFonts w:hint="eastAsia"/>
              </w:rPr>
              <w:t>hile</w:t>
            </w:r>
            <w:r w:rsidRPr="00C02146">
              <w:rPr>
                <w:rFonts w:hint="eastAsia"/>
              </w:rPr>
              <w:t>L</w:t>
            </w:r>
            <w:r w:rsidRPr="00C02146" w:rsidR="00B650F4">
              <w:rPr>
                <w:rFonts w:hint="eastAsia"/>
              </w:rPr>
              <w:t>eaving</w:t>
            </w:r>
            <w:r w:rsidRPr="00C02146">
              <w:rPr>
                <w:rFonts w:hint="eastAsia"/>
              </w:rPr>
              <w:t>S</w:t>
            </w:r>
            <w:r w:rsidRPr="00C02146" w:rsidR="00B650F4">
              <w:rPr>
                <w:rFonts w:hint="eastAsia"/>
              </w:rPr>
              <w:t>tation</w:t>
            </w:r>
          </w:p>
        </w:tc>
        <w:tc>
          <w:tcPr>
            <w:tcW w:w="4932" w:type="dxa"/>
          </w:tcPr>
          <w:p w:rsidRPr="00D3476B" w:rsidR="00B650F4" w:rsidP="00591D6B" w:rsidRDefault="001A6359">
            <w:pPr>
              <w:pStyle w:val="AltB0"/>
            </w:pPr>
            <w:r w:rsidRPr="00561D0A">
              <w:rPr>
                <w:rFonts w:hint="eastAsia"/>
                <w:color w:val="0000FF"/>
              </w:rPr>
              <w:t>not</w:t>
            </w:r>
            <w:r>
              <w:rPr>
                <w:rFonts w:hint="eastAsia"/>
              </w:rPr>
              <w:t xml:space="preserve"> </w:t>
            </w:r>
            <w:hyperlink w:history="1" w:anchor="EvacuationWhileLeavingStation">
              <w:r w:rsidR="00F131C8">
                <w:rPr>
                  <w:rStyle w:val="ac"/>
                </w:rPr>
                <w:t>EvacuationWhileLeavingStation</w:t>
              </w:r>
            </w:hyperlink>
            <w:r>
              <w:t>(k)</w:t>
            </w:r>
          </w:p>
        </w:tc>
      </w:tr>
      <w:tr w:rsidRPr="001B3DC6" w:rsidR="00B650F4" w:rsidTr="00E3038E">
        <w:trPr>
          <w:jc w:val="center"/>
        </w:trPr>
        <w:tc>
          <w:tcPr>
            <w:tcW w:w="236" w:type="dxa"/>
          </w:tcPr>
          <w:p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.N</w:t>
            </w:r>
            <w:r w:rsidRPr="00C02146" w:rsidR="00B650F4">
              <w:rPr>
                <w:rFonts w:hint="eastAsia"/>
              </w:rPr>
              <w:t>o</w:t>
            </w:r>
            <w:r w:rsidRPr="00C02146">
              <w:rPr>
                <w:rFonts w:hint="eastAsia"/>
              </w:rPr>
              <w:t>D</w:t>
            </w:r>
            <w:r w:rsidRPr="00C02146" w:rsidR="00B650F4">
              <w:rPr>
                <w:rFonts w:hint="eastAsia"/>
              </w:rPr>
              <w:t>anger</w:t>
            </w:r>
            <w:r w:rsidRPr="00C02146">
              <w:rPr>
                <w:rFonts w:hint="eastAsia"/>
              </w:rPr>
              <w:t>F</w:t>
            </w:r>
            <w:r w:rsidRPr="00C02146" w:rsidR="00B650F4">
              <w:rPr>
                <w:rFonts w:hint="eastAsia"/>
              </w:rPr>
              <w:t>or</w:t>
            </w:r>
            <w:r w:rsidRPr="00C02146">
              <w:rPr>
                <w:rFonts w:hint="eastAsia"/>
              </w:rPr>
              <w:t>U</w:t>
            </w:r>
            <w:r w:rsidRPr="00C02146" w:rsidR="00B650F4">
              <w:rPr>
                <w:rFonts w:hint="eastAsia"/>
              </w:rPr>
              <w:t>ndertectable</w:t>
            </w:r>
            <w:r w:rsidRPr="00C02146">
              <w:rPr>
                <w:rFonts w:hint="eastAsia"/>
              </w:rPr>
              <w:t>D</w:t>
            </w:r>
            <w:r w:rsidRPr="00C02146" w:rsidR="00B650F4">
              <w:rPr>
                <w:rFonts w:hint="eastAsia"/>
              </w:rPr>
              <w:t>anger</w:t>
            </w:r>
            <w:r w:rsidRPr="00C02146">
              <w:rPr>
                <w:rFonts w:hint="eastAsia"/>
              </w:rPr>
              <w:t>R</w:t>
            </w:r>
            <w:r w:rsidRPr="00C02146" w:rsidR="00B650F4">
              <w:rPr>
                <w:rFonts w:hint="eastAsia"/>
              </w:rPr>
              <w:t>isk</w:t>
            </w:r>
          </w:p>
        </w:tc>
        <w:tc>
          <w:tcPr>
            <w:tcW w:w="4932" w:type="dxa"/>
          </w:tcPr>
          <w:p w:rsidR="00317ADE" w:rsidP="00591D6B" w:rsidRDefault="00317ADE">
            <w:pPr>
              <w:pStyle w:val="AltB0"/>
            </w:pPr>
            <w:r w:rsidRPr="00561D0A">
              <w:rPr>
                <w:rFonts w:hint="eastAsia"/>
                <w:color w:val="0000FF"/>
              </w:rPr>
              <w:t>not</w:t>
            </w:r>
            <w:r>
              <w:rPr>
                <w:rFonts w:hint="eastAsia"/>
              </w:rPr>
              <w:t xml:space="preserve"> </w:t>
            </w:r>
            <w:hyperlink w:history="1" w:anchor="UndetectableDangerRiskForNoNUDE">
              <w:r w:rsidR="00DE2C68">
                <w:rPr>
                  <w:rStyle w:val="ac"/>
                </w:rPr>
                <w:t>UndetectableDangerRiskForNoNUDE</w:t>
              </w:r>
            </w:hyperlink>
          </w:p>
          <w:p w:rsidRPr="00D3476B" w:rsidR="00B650F4" w:rsidP="00591D6B" w:rsidRDefault="00317ADE">
            <w:pPr>
              <w:pStyle w:val="AltB0"/>
            </w:pPr>
            <w:r w:rsidRPr="00561D0A">
              <w:rPr>
                <w:rFonts w:hint="eastAsia"/>
                <w:color w:val="0000FF"/>
              </w:rPr>
              <w:t>and</w:t>
            </w:r>
            <w:r>
              <w:rPr>
                <w:rFonts w:hint="eastAsia"/>
              </w:rPr>
              <w:t xml:space="preserve"> not </w:t>
            </w:r>
            <w:hyperlink w:history="1" w:anchor="UndetectDangerMotionWithoutNUDE">
              <w:r w:rsidR="00C02146">
                <w:rPr>
                  <w:rStyle w:val="ac"/>
                </w:rPr>
                <w:t>UndetectDangerMotionWithoutNUDE</w:t>
              </w:r>
            </w:hyperlink>
          </w:p>
        </w:tc>
      </w:tr>
      <w:tr w:rsidRPr="001B3DC6" w:rsidR="00B650F4" w:rsidTr="00E3038E">
        <w:trPr>
          <w:jc w:val="center"/>
        </w:trPr>
        <w:tc>
          <w:tcPr>
            <w:tcW w:w="236" w:type="dxa"/>
          </w:tcPr>
          <w:p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.N</w:t>
            </w:r>
            <w:r w:rsidRPr="00C02146" w:rsidR="00B650F4">
              <w:rPr>
                <w:rFonts w:hint="eastAsia"/>
              </w:rPr>
              <w:t>o</w:t>
            </w:r>
            <w:r w:rsidRPr="00C02146">
              <w:rPr>
                <w:rFonts w:hint="eastAsia"/>
              </w:rPr>
              <w:t>D</w:t>
            </w:r>
            <w:r w:rsidRPr="00C02146" w:rsidR="00B650F4">
              <w:rPr>
                <w:rFonts w:hint="eastAsia"/>
              </w:rPr>
              <w:t>anger</w:t>
            </w:r>
            <w:r w:rsidRPr="00C02146">
              <w:rPr>
                <w:rFonts w:hint="eastAsia"/>
              </w:rPr>
              <w:t>F</w:t>
            </w:r>
            <w:r w:rsidRPr="00C02146" w:rsidR="00B650F4">
              <w:rPr>
                <w:rFonts w:hint="eastAsia"/>
              </w:rPr>
              <w:t>or</w:t>
            </w:r>
            <w:r w:rsidRPr="00C02146">
              <w:rPr>
                <w:rFonts w:hint="eastAsia"/>
              </w:rPr>
              <w:t>N</w:t>
            </w:r>
            <w:r w:rsidRPr="00C02146" w:rsidR="00B650F4">
              <w:rPr>
                <w:rFonts w:hint="eastAsia"/>
              </w:rPr>
              <w:t>on</w:t>
            </w:r>
            <w:r w:rsidRPr="00C02146">
              <w:rPr>
                <w:rFonts w:hint="eastAsia"/>
              </w:rPr>
              <w:t>E</w:t>
            </w:r>
            <w:r w:rsidRPr="00C02146" w:rsidR="00B650F4">
              <w:rPr>
                <w:rFonts w:hint="eastAsia"/>
              </w:rPr>
              <w:t>xlcusive</w:t>
            </w:r>
            <w:r w:rsidRPr="00C02146">
              <w:rPr>
                <w:rFonts w:hint="eastAsia"/>
              </w:rPr>
              <w:t>R</w:t>
            </w:r>
            <w:r w:rsidRPr="00C02146" w:rsidR="00B650F4">
              <w:rPr>
                <w:rFonts w:hint="eastAsia"/>
              </w:rPr>
              <w:t>oute</w:t>
            </w:r>
            <w:r w:rsidRPr="00C02146">
              <w:rPr>
                <w:rFonts w:hint="eastAsia"/>
              </w:rPr>
              <w:t>O</w:t>
            </w:r>
            <w:r w:rsidRPr="00C02146" w:rsidR="00B650F4">
              <w:rPr>
                <w:rFonts w:hint="eastAsia"/>
              </w:rPr>
              <w:t>n</w:t>
            </w:r>
            <w:r w:rsidRPr="00C02146">
              <w:rPr>
                <w:rFonts w:hint="eastAsia"/>
              </w:rPr>
              <w:t>E</w:t>
            </w:r>
            <w:r w:rsidRPr="00C02146" w:rsidR="00B650F4">
              <w:rPr>
                <w:rFonts w:hint="eastAsia"/>
              </w:rPr>
              <w:t>nd1</w:t>
            </w:r>
          </w:p>
        </w:tc>
        <w:tc>
          <w:tcPr>
            <w:tcW w:w="4932" w:type="dxa"/>
          </w:tcPr>
          <w:p w:rsidR="005401DA" w:rsidP="00591D6B" w:rsidRDefault="00532AED">
            <w:pPr>
              <w:pStyle w:val="AltB0"/>
            </w:pPr>
            <w:hyperlink w:history="1" w:anchor="RouteExclusivityGuaranted_1">
              <w:r w:rsidR="00F131C8">
                <w:rPr>
                  <w:rStyle w:val="ac"/>
                </w:rPr>
                <w:t>RouteExclusivityGuaranted_1</w:t>
              </w:r>
            </w:hyperlink>
            <w:r w:rsidR="00317ADE">
              <w:rPr>
                <w:rFonts w:hint="eastAsia"/>
              </w:rPr>
              <w:t>(k)</w:t>
            </w:r>
          </w:p>
          <w:p w:rsidRPr="00D3476B" w:rsidR="00317ADE" w:rsidP="00591D6B" w:rsidRDefault="0040696C">
            <w:pPr>
              <w:pStyle w:val="AltB0"/>
            </w:pPr>
            <w:r>
              <w:rPr>
                <w:rFonts w:hint="eastAsia"/>
              </w:rPr>
              <w:t xml:space="preserve"> </w:t>
            </w:r>
            <w:r w:rsidRPr="00561D0A" w:rsidR="00317ADE">
              <w:rPr>
                <w:rFonts w:hint="eastAsia"/>
                <w:color w:val="0000FF"/>
              </w:rPr>
              <w:t>or</w:t>
            </w:r>
            <w:r w:rsidR="00317ADE">
              <w:rPr>
                <w:rFonts w:hint="eastAsia"/>
              </w:rPr>
              <w:t xml:space="preserve"> </w:t>
            </w:r>
            <w:r w:rsidR="0090211D">
              <w:rPr>
                <w:rFonts w:hint="eastAsia"/>
              </w:rPr>
              <w:t>(</w:t>
            </w:r>
            <w:hyperlink w:history="1" w:anchor="TrainFrontEnd">
              <w:r w:rsidR="00813AB3">
                <w:rPr>
                  <w:rStyle w:val="ac"/>
                </w:rPr>
                <w:t>TrainFrontEnd</w:t>
              </w:r>
            </w:hyperlink>
            <w:r w:rsidR="0090211D">
              <w:rPr>
                <w:rFonts w:hint="eastAsia"/>
              </w:rPr>
              <w:t xml:space="preserve">(k) == </w:t>
            </w:r>
            <w:r w:rsidRPr="00451353" w:rsidR="0090211D">
              <w:rPr>
                <w:rStyle w:val="aff1"/>
                <w:rFonts w:hint="eastAsia"/>
              </w:rPr>
              <w:t>END_2</w:t>
            </w:r>
            <w:r w:rsidR="0090211D">
              <w:rPr>
                <w:rFonts w:hint="eastAsia"/>
              </w:rPr>
              <w:t>)</w:t>
            </w:r>
          </w:p>
        </w:tc>
      </w:tr>
      <w:tr w:rsidRPr="001B3DC6" w:rsidR="00B650F4" w:rsidTr="00E3038E">
        <w:trPr>
          <w:jc w:val="center"/>
        </w:trPr>
        <w:tc>
          <w:tcPr>
            <w:tcW w:w="236" w:type="dxa"/>
          </w:tcPr>
          <w:p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.N</w:t>
            </w:r>
            <w:r w:rsidRPr="00C02146" w:rsidR="00B650F4">
              <w:rPr>
                <w:rFonts w:hint="eastAsia"/>
              </w:rPr>
              <w:t>o</w:t>
            </w:r>
            <w:r w:rsidRPr="00C02146">
              <w:rPr>
                <w:rFonts w:hint="eastAsia"/>
              </w:rPr>
              <w:t>D</w:t>
            </w:r>
            <w:r w:rsidRPr="00C02146" w:rsidR="00B650F4">
              <w:rPr>
                <w:rFonts w:hint="eastAsia"/>
              </w:rPr>
              <w:t>anger</w:t>
            </w:r>
            <w:r w:rsidRPr="00C02146">
              <w:rPr>
                <w:rFonts w:hint="eastAsia"/>
              </w:rPr>
              <w:t>F</w:t>
            </w:r>
            <w:r w:rsidRPr="00C02146" w:rsidR="00B650F4">
              <w:rPr>
                <w:rFonts w:hint="eastAsia"/>
              </w:rPr>
              <w:t>or</w:t>
            </w:r>
            <w:r w:rsidRPr="00C02146">
              <w:rPr>
                <w:rFonts w:hint="eastAsia"/>
              </w:rPr>
              <w:t>N</w:t>
            </w:r>
            <w:r w:rsidRPr="00C02146" w:rsidR="00B650F4">
              <w:rPr>
                <w:rFonts w:hint="eastAsia"/>
              </w:rPr>
              <w:t>on</w:t>
            </w:r>
            <w:r w:rsidRPr="00C02146">
              <w:rPr>
                <w:rFonts w:hint="eastAsia"/>
              </w:rPr>
              <w:t>E</w:t>
            </w:r>
            <w:r w:rsidRPr="00C02146" w:rsidR="00B650F4">
              <w:rPr>
                <w:rFonts w:hint="eastAsia"/>
              </w:rPr>
              <w:t>xlcusive</w:t>
            </w:r>
            <w:r w:rsidRPr="00C02146">
              <w:rPr>
                <w:rFonts w:hint="eastAsia"/>
              </w:rPr>
              <w:t>R</w:t>
            </w:r>
            <w:r w:rsidRPr="00C02146" w:rsidR="00B650F4">
              <w:rPr>
                <w:rFonts w:hint="eastAsia"/>
              </w:rPr>
              <w:t>oute</w:t>
            </w:r>
            <w:r w:rsidRPr="00C02146">
              <w:rPr>
                <w:rFonts w:hint="eastAsia"/>
              </w:rPr>
              <w:t>O</w:t>
            </w:r>
            <w:r w:rsidRPr="00C02146" w:rsidR="00B650F4">
              <w:rPr>
                <w:rFonts w:hint="eastAsia"/>
              </w:rPr>
              <w:t>n</w:t>
            </w:r>
            <w:r w:rsidRPr="00C02146">
              <w:rPr>
                <w:rFonts w:hint="eastAsia"/>
              </w:rPr>
              <w:t>E</w:t>
            </w:r>
            <w:r w:rsidRPr="00C02146" w:rsidR="00B650F4">
              <w:rPr>
                <w:rFonts w:hint="eastAsia"/>
              </w:rPr>
              <w:t>nd2</w:t>
            </w:r>
          </w:p>
        </w:tc>
        <w:tc>
          <w:tcPr>
            <w:tcW w:w="4932" w:type="dxa"/>
          </w:tcPr>
          <w:p w:rsidR="005401DA" w:rsidP="00591D6B" w:rsidRDefault="00532AED">
            <w:pPr>
              <w:pStyle w:val="AltB0"/>
            </w:pPr>
            <w:hyperlink w:history="1" w:anchor="RouteExclusivityGuaranted_2">
              <w:r w:rsidR="00F131C8">
                <w:rPr>
                  <w:rStyle w:val="ac"/>
                </w:rPr>
                <w:t>RouteExclusivityGuaranted_2</w:t>
              </w:r>
            </w:hyperlink>
            <w:r w:rsidR="0090211D">
              <w:rPr>
                <w:rFonts w:hint="eastAsia"/>
              </w:rPr>
              <w:t>(k)</w:t>
            </w:r>
          </w:p>
          <w:p w:rsidRPr="00D3476B" w:rsidR="00B650F4" w:rsidP="00591D6B" w:rsidRDefault="0040696C">
            <w:pPr>
              <w:pStyle w:val="AltB0"/>
            </w:pPr>
            <w:r>
              <w:rPr>
                <w:rFonts w:hint="eastAsia"/>
              </w:rPr>
              <w:t xml:space="preserve"> </w:t>
            </w:r>
            <w:r w:rsidRPr="00561D0A" w:rsidR="0090211D">
              <w:rPr>
                <w:rFonts w:hint="eastAsia"/>
                <w:color w:val="0000FF"/>
              </w:rPr>
              <w:t>or</w:t>
            </w:r>
            <w:r w:rsidR="0090211D">
              <w:rPr>
                <w:rFonts w:hint="eastAsia"/>
              </w:rPr>
              <w:t xml:space="preserve"> (</w:t>
            </w:r>
            <w:hyperlink w:history="1" w:anchor="TrainFrontEnd">
              <w:r w:rsidR="00813AB3">
                <w:rPr>
                  <w:rStyle w:val="ac"/>
                </w:rPr>
                <w:t>TrainFrontEnd</w:t>
              </w:r>
            </w:hyperlink>
            <w:r w:rsidR="0090211D">
              <w:rPr>
                <w:rFonts w:hint="eastAsia"/>
              </w:rPr>
              <w:t xml:space="preserve">(k) == </w:t>
            </w:r>
            <w:r w:rsidRPr="00451353" w:rsidR="0090211D">
              <w:rPr>
                <w:rStyle w:val="aff1"/>
                <w:rFonts w:hint="eastAsia"/>
              </w:rPr>
              <w:t>END_1</w:t>
            </w:r>
            <w:r w:rsidR="0090211D">
              <w:rPr>
                <w:rFonts w:hint="eastAsia"/>
              </w:rPr>
              <w:t>)</w:t>
            </w:r>
          </w:p>
        </w:tc>
      </w:tr>
      <w:tr w:rsidRPr="001B3DC6" w:rsidR="00911987" w:rsidTr="00911987">
        <w:trPr>
          <w:jc w:val="center"/>
        </w:trPr>
        <w:tc>
          <w:tcPr>
            <w:tcW w:w="236" w:type="dxa"/>
          </w:tcPr>
          <w:p w:rsidR="00911987" w:rsidP="00591D6B" w:rsidRDefault="00911987">
            <w:pPr>
              <w:pStyle w:val="AltB0"/>
            </w:pPr>
          </w:p>
        </w:tc>
        <w:tc>
          <w:tcPr>
            <w:tcW w:w="4133" w:type="dxa"/>
            <w:gridSpan w:val="2"/>
            <w:vAlign w:val="center"/>
          </w:tcPr>
          <w:p w:rsidRPr="00AA622F" w:rsidR="00911987" w:rsidP="00591D6B" w:rsidRDefault="00911987">
            <w:pPr>
              <w:pStyle w:val="AltB0"/>
            </w:pPr>
            <w:r w:rsidRPr="00AA622F">
              <w:rPr>
                <w:rFonts w:hint="eastAsia"/>
              </w:rPr>
              <w:t>.NoDangerForMovingWithoutTDCL</w:t>
            </w:r>
          </w:p>
        </w:tc>
        <w:tc>
          <w:tcPr>
            <w:tcW w:w="4932" w:type="dxa"/>
          </w:tcPr>
          <w:p w:rsidR="00911987" w:rsidP="00591D6B" w:rsidRDefault="00532AED">
            <w:pPr>
              <w:pStyle w:val="AltB0"/>
            </w:pPr>
            <w:hyperlink w:history="1" w:anchor="NoDangerForMovingWithoutTDCL">
              <w:r w:rsidRPr="00990C1E" w:rsidR="00911987">
                <w:rPr>
                  <w:rStyle w:val="ac"/>
                  <w:rFonts w:hint="eastAsia"/>
                </w:rPr>
                <w:t>NoDangerForMovingWithoutTDCL</w:t>
              </w:r>
            </w:hyperlink>
            <w:r w:rsidR="00911987">
              <w:rPr>
                <w:rFonts w:hint="eastAsia"/>
              </w:rPr>
              <w:t>(k)</w:t>
            </w:r>
          </w:p>
        </w:tc>
      </w:tr>
      <w:tr w:rsidRPr="001B3DC6" w:rsidR="00B650F4" w:rsidTr="00435484">
        <w:trPr>
          <w:jc w:val="center"/>
        </w:trPr>
        <w:tc>
          <w:tcPr>
            <w:tcW w:w="9301" w:type="dxa"/>
            <w:gridSpan w:val="4"/>
            <w:shd w:val="clear" w:color="auto" w:fill="E0E0E0"/>
          </w:tcPr>
          <w:p w:rsidRPr="00D3476B" w:rsidR="00B650F4" w:rsidP="00591D6B" w:rsidRDefault="00B650F4">
            <w:pPr>
              <w:pStyle w:val="AltB0"/>
            </w:pPr>
            <w:r>
              <w:rPr>
                <w:rFonts w:hint="eastAsia"/>
              </w:rPr>
              <w:lastRenderedPageBreak/>
              <w:t>Applied LC message</w:t>
            </w:r>
            <w:r w:rsidR="00435484">
              <w:rPr>
                <w:rFonts w:hint="eastAsia"/>
              </w:rPr>
              <w:t>s</w:t>
            </w:r>
            <w:r>
              <w:rPr>
                <w:rFonts w:hint="eastAsia"/>
              </w:rPr>
              <w:t xml:space="preserve"> loop hour</w:t>
            </w:r>
          </w:p>
        </w:tc>
      </w:tr>
      <w:tr w:rsidRPr="001B3DC6" w:rsidR="00B650F4" w:rsidTr="00E3038E">
        <w:trPr>
          <w:jc w:val="center"/>
        </w:trPr>
        <w:tc>
          <w:tcPr>
            <w:tcW w:w="236" w:type="dxa"/>
            <w:tcBorders>
              <w:bottom w:val="single" w:color="auto" w:sz="4" w:space="0"/>
            </w:tcBorders>
          </w:tcPr>
          <w:p w:rsidRPr="00C02146" w:rsidR="00B650F4" w:rsidP="00591D6B" w:rsidRDefault="00B650F4">
            <w:pPr>
              <w:pStyle w:val="AltB0"/>
            </w:pPr>
          </w:p>
        </w:tc>
        <w:tc>
          <w:tcPr>
            <w:tcW w:w="4133" w:type="dxa"/>
            <w:gridSpan w:val="2"/>
            <w:tcBorders>
              <w:bottom w:val="single" w:color="auto" w:sz="4" w:space="0"/>
            </w:tcBorders>
            <w:vAlign w:val="bottom"/>
          </w:tcPr>
          <w:p w:rsidRPr="00C02146" w:rsidR="00B650F4" w:rsidP="00591D6B" w:rsidRDefault="00B650F4">
            <w:pPr>
              <w:pStyle w:val="AltB0"/>
            </w:pPr>
            <w:r w:rsidRPr="00C02146">
              <w:rPr>
                <w:rFonts w:hint="eastAsia"/>
              </w:rPr>
              <w:t>.</w:t>
            </w:r>
            <w:r w:rsidRPr="00C02146" w:rsidR="00435484">
              <w:rPr>
                <w:rFonts w:hint="eastAsia"/>
              </w:rPr>
              <w:t>ATP</w:t>
            </w:r>
            <w:r w:rsidRPr="00C02146" w:rsidR="00354F88">
              <w:rPr>
                <w:rFonts w:hint="eastAsia"/>
              </w:rPr>
              <w:t>A</w:t>
            </w:r>
            <w:r w:rsidRPr="00C02146" w:rsidR="00435484">
              <w:rPr>
                <w:rFonts w:hint="eastAsia"/>
              </w:rPr>
              <w:t>pplied</w:t>
            </w:r>
            <w:r w:rsidRPr="00C02146" w:rsidR="00354F88">
              <w:rPr>
                <w:rFonts w:hint="eastAsia"/>
              </w:rPr>
              <w:t>T</w:t>
            </w:r>
            <w:r w:rsidRPr="00C02146">
              <w:rPr>
                <w:rFonts w:hint="eastAsia"/>
              </w:rPr>
              <w:t>sr</w:t>
            </w:r>
            <w:r w:rsidRPr="00C02146" w:rsidR="00354F88">
              <w:rPr>
                <w:rFonts w:hint="eastAsia"/>
              </w:rPr>
              <w:t>L</w:t>
            </w:r>
            <w:r w:rsidRPr="00C02146">
              <w:rPr>
                <w:rFonts w:hint="eastAsia"/>
              </w:rPr>
              <w:t>oop</w:t>
            </w:r>
            <w:r w:rsidRPr="00C02146" w:rsidR="00354F88">
              <w:rPr>
                <w:rFonts w:hint="eastAsia"/>
              </w:rPr>
              <w:t>H</w:t>
            </w:r>
            <w:r w:rsidRPr="00C02146">
              <w:rPr>
                <w:rFonts w:hint="eastAsia"/>
              </w:rPr>
              <w:t>our[1</w:t>
            </w:r>
            <w:r w:rsidRPr="00C02146">
              <w:t>…</w:t>
            </w:r>
            <w:r w:rsidRPr="00C02146">
              <w:rPr>
                <w:rFonts w:hint="eastAsia"/>
              </w:rPr>
              <w:t>16]</w:t>
            </w:r>
          </w:p>
        </w:tc>
        <w:tc>
          <w:tcPr>
            <w:tcW w:w="4932" w:type="dxa"/>
            <w:tcBorders>
              <w:bottom w:val="single" w:color="auto" w:sz="4" w:space="0"/>
            </w:tcBorders>
          </w:tcPr>
          <w:p w:rsidRPr="00D3476B" w:rsidR="00B650F4" w:rsidP="00591D6B" w:rsidRDefault="00532AED">
            <w:pPr>
              <w:pStyle w:val="AltB0"/>
            </w:pPr>
            <w:hyperlink w:history="1" w:anchor="TSRdownloadContent">
              <w:r w:rsidR="0084563E">
                <w:rPr>
                  <w:rStyle w:val="ac"/>
                </w:rPr>
                <w:t>TSRdownloadContent</w:t>
              </w:r>
            </w:hyperlink>
            <w:r w:rsidR="00435484">
              <w:rPr>
                <w:rFonts w:hint="eastAsia"/>
              </w:rPr>
              <w:t>[1</w:t>
            </w:r>
            <w:r w:rsidR="00435484">
              <w:t>…</w:t>
            </w:r>
            <w:r w:rsidR="00435484">
              <w:rPr>
                <w:rFonts w:hint="eastAsia"/>
              </w:rPr>
              <w:t>16]</w:t>
            </w:r>
            <w:r w:rsidR="00354F88">
              <w:t>.C</w:t>
            </w:r>
            <w:r w:rsidRPr="00883471" w:rsidR="001F1A63">
              <w:t>c</w:t>
            </w:r>
            <w:r w:rsidR="00354F88">
              <w:t>L</w:t>
            </w:r>
            <w:r w:rsidRPr="00883471" w:rsidR="001F1A63">
              <w:t>oop</w:t>
            </w:r>
            <w:r w:rsidR="00354F88">
              <w:t>H</w:t>
            </w:r>
            <w:r w:rsidRPr="00883471" w:rsidR="001F1A63">
              <w:t>our</w:t>
            </w:r>
          </w:p>
        </w:tc>
      </w:tr>
      <w:tr w:rsidRPr="001B3DC6" w:rsidR="00435484" w:rsidTr="00E3038E">
        <w:trPr>
          <w:jc w:val="center"/>
        </w:trPr>
        <w:tc>
          <w:tcPr>
            <w:tcW w:w="258" w:type="dxa"/>
            <w:gridSpan w:val="2"/>
            <w:tcBorders>
              <w:top w:val="single" w:color="auto" w:sz="4" w:space="0"/>
              <w:bottom w:val="single" w:color="auto" w:sz="4" w:space="0"/>
            </w:tcBorders>
            <w:shd w:val="clear" w:color="auto" w:fill="auto"/>
          </w:tcPr>
          <w:p w:rsidRPr="00C02146" w:rsidR="00435484" w:rsidP="00591D6B" w:rsidRDefault="00435484">
            <w:pPr>
              <w:pStyle w:val="AltB0"/>
            </w:pPr>
          </w:p>
        </w:tc>
        <w:tc>
          <w:tcPr>
            <w:tcW w:w="4111" w:type="dxa"/>
            <w:tcBorders>
              <w:top w:val="single" w:color="auto" w:sz="4" w:space="0"/>
              <w:bottom w:val="single" w:color="auto" w:sz="4" w:space="0"/>
            </w:tcBorders>
            <w:shd w:val="clear" w:color="auto" w:fill="auto"/>
          </w:tcPr>
          <w:p w:rsidRPr="00C02146" w:rsidR="00435484" w:rsidP="00591D6B" w:rsidRDefault="00435484">
            <w:pPr>
              <w:pStyle w:val="AltB0"/>
            </w:pPr>
            <w:r w:rsidRPr="00C02146">
              <w:rPr>
                <w:rFonts w:hint="eastAsia"/>
              </w:rPr>
              <w:t>.ATP</w:t>
            </w:r>
            <w:r w:rsidRPr="00C02146" w:rsidR="00354F88">
              <w:rPr>
                <w:rFonts w:hint="eastAsia"/>
              </w:rPr>
              <w:t>A</w:t>
            </w:r>
            <w:r w:rsidRPr="00C02146">
              <w:rPr>
                <w:rFonts w:hint="eastAsia"/>
              </w:rPr>
              <w:t>pplied</w:t>
            </w:r>
            <w:r w:rsidRPr="00C02146" w:rsidR="00354F88">
              <w:rPr>
                <w:rFonts w:hint="eastAsia"/>
              </w:rPr>
              <w:t>V</w:t>
            </w:r>
            <w:r w:rsidRPr="00C02146">
              <w:rPr>
                <w:rFonts w:hint="eastAsia"/>
              </w:rPr>
              <w:t>ersion</w:t>
            </w:r>
            <w:r w:rsidRPr="00C02146" w:rsidR="00354F88">
              <w:rPr>
                <w:rFonts w:hint="eastAsia"/>
              </w:rPr>
              <w:t>L</w:t>
            </w:r>
            <w:r w:rsidRPr="00C02146">
              <w:rPr>
                <w:rFonts w:hint="eastAsia"/>
              </w:rPr>
              <w:t>oop</w:t>
            </w:r>
            <w:r w:rsidRPr="00C02146" w:rsidR="00354F88">
              <w:rPr>
                <w:rFonts w:hint="eastAsia"/>
              </w:rPr>
              <w:t>H</w:t>
            </w:r>
            <w:r w:rsidRPr="00C02146">
              <w:rPr>
                <w:rFonts w:hint="eastAsia"/>
              </w:rPr>
              <w:t>our[1</w:t>
            </w:r>
            <w:r w:rsidRPr="00C02146">
              <w:t>…</w:t>
            </w:r>
            <w:r w:rsidRPr="00C02146">
              <w:rPr>
                <w:rFonts w:hint="eastAsia"/>
              </w:rPr>
              <w:t>16]</w:t>
            </w:r>
          </w:p>
        </w:tc>
        <w:tc>
          <w:tcPr>
            <w:tcW w:w="4932" w:type="dxa"/>
            <w:tcBorders>
              <w:top w:val="single" w:color="auto" w:sz="4" w:space="0"/>
              <w:bottom w:val="single" w:color="auto" w:sz="4" w:space="0"/>
            </w:tcBorders>
            <w:shd w:val="clear" w:color="auto" w:fill="auto"/>
          </w:tcPr>
          <w:p w:rsidR="00435484" w:rsidP="00591D6B" w:rsidRDefault="00532AED">
            <w:pPr>
              <w:pStyle w:val="AltB0"/>
            </w:pPr>
            <w:hyperlink w:history="1" w:anchor="VersionAuthorization">
              <w:r w:rsidR="002C5397">
                <w:rPr>
                  <w:rStyle w:val="ac"/>
                </w:rPr>
                <w:t>VersionAuthorization</w:t>
              </w:r>
            </w:hyperlink>
            <w:r w:rsidR="00435484">
              <w:rPr>
                <w:rFonts w:hint="eastAsia"/>
              </w:rPr>
              <w:t>[1</w:t>
            </w:r>
            <w:r w:rsidR="00435484">
              <w:t>…</w:t>
            </w:r>
            <w:r w:rsidR="00435484">
              <w:rPr>
                <w:rFonts w:hint="eastAsia"/>
              </w:rPr>
              <w:t>16]</w:t>
            </w:r>
            <w:r w:rsidR="00354F88">
              <w:t>.C</w:t>
            </w:r>
            <w:r w:rsidR="00435484">
              <w:t>c</w:t>
            </w:r>
            <w:r w:rsidR="00354F88">
              <w:t>L</w:t>
            </w:r>
            <w:r w:rsidR="00435484">
              <w:t>oop</w:t>
            </w:r>
            <w:r w:rsidR="00354F88">
              <w:t>H</w:t>
            </w:r>
            <w:r w:rsidR="00435484">
              <w:t>our</w:t>
            </w:r>
          </w:p>
        </w:tc>
      </w:tr>
      <w:tr w:rsidRPr="001B3DC6" w:rsidR="00B650F4" w:rsidTr="00435484">
        <w:trPr>
          <w:jc w:val="center"/>
        </w:trPr>
        <w:tc>
          <w:tcPr>
            <w:tcW w:w="9301" w:type="dxa"/>
            <w:gridSpan w:val="4"/>
            <w:tcBorders>
              <w:top w:val="single" w:color="auto" w:sz="4" w:space="0"/>
            </w:tcBorders>
            <w:shd w:val="clear" w:color="auto" w:fill="E0E0E0"/>
          </w:tcPr>
          <w:p w:rsidRPr="00D3476B" w:rsidR="00B650F4" w:rsidP="00591D6B" w:rsidRDefault="00B650F4">
            <w:pPr>
              <w:pStyle w:val="AltB0"/>
            </w:pPr>
            <w:r>
              <w:rPr>
                <w:rFonts w:hint="eastAsia"/>
              </w:rPr>
              <w:t>Communicated with CBI information</w:t>
            </w:r>
          </w:p>
        </w:tc>
      </w:tr>
      <w:tr w:rsidRPr="001B3DC6" w:rsidR="00B650F4" w:rsidTr="00E3038E">
        <w:trPr>
          <w:jc w:val="center"/>
        </w:trPr>
        <w:tc>
          <w:tcPr>
            <w:tcW w:w="236" w:type="dxa"/>
          </w:tcPr>
          <w:p w:rsidRPr="00C02146"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.C</w:t>
            </w:r>
            <w:r w:rsidRPr="00C02146" w:rsidR="00B650F4">
              <w:rPr>
                <w:rFonts w:hint="eastAsia"/>
              </w:rPr>
              <w:t>bi</w:t>
            </w:r>
            <w:r w:rsidRPr="00C02146">
              <w:rPr>
                <w:rFonts w:hint="eastAsia"/>
              </w:rPr>
              <w:t>V</w:t>
            </w:r>
            <w:r w:rsidRPr="00C02146" w:rsidR="00B650F4">
              <w:rPr>
                <w:rFonts w:hint="eastAsia"/>
              </w:rPr>
              <w:t>ariant</w:t>
            </w:r>
            <w:r w:rsidRPr="00C02146">
              <w:rPr>
                <w:rFonts w:hint="eastAsia"/>
              </w:rPr>
              <w:t>U</w:t>
            </w:r>
            <w:r w:rsidRPr="00C02146" w:rsidR="00B650F4">
              <w:rPr>
                <w:rFonts w:hint="eastAsia"/>
              </w:rPr>
              <w:t>sed</w:t>
            </w:r>
          </w:p>
        </w:tc>
        <w:tc>
          <w:tcPr>
            <w:tcW w:w="4932" w:type="dxa"/>
          </w:tcPr>
          <w:p w:rsidRPr="001F1A63" w:rsidR="00B650F4" w:rsidP="00591D6B" w:rsidRDefault="00532AED">
            <w:pPr>
              <w:pStyle w:val="AltB0"/>
            </w:pPr>
            <w:hyperlink w:history="1" w:anchor="CBIvariantMoreAvailableThanBeacon">
              <w:r w:rsidR="00497151">
                <w:rPr>
                  <w:rStyle w:val="ac"/>
                </w:rPr>
                <w:t>CBIvariantMoreAvailableThanBeacon</w:t>
              </w:r>
            </w:hyperlink>
            <w:r w:rsidR="008619D6">
              <w:rPr>
                <w:rFonts w:hint="eastAsia"/>
              </w:rPr>
              <w:t>[1</w:t>
            </w:r>
            <w:r w:rsidR="008619D6">
              <w:t>…</w:t>
            </w:r>
            <w:r w:rsidR="008619D6">
              <w:rPr>
                <w:rFonts w:hint="eastAsia"/>
              </w:rPr>
              <w:t>32]</w:t>
            </w:r>
            <w:r w:rsidR="005E7A2C">
              <w:rPr>
                <w:rFonts w:hint="eastAsia"/>
              </w:rPr>
              <w:t>(k)</w:t>
            </w:r>
          </w:p>
        </w:tc>
      </w:tr>
      <w:tr w:rsidRPr="001B3DC6" w:rsidR="00B650F4" w:rsidTr="00E3038E">
        <w:trPr>
          <w:jc w:val="center"/>
        </w:trPr>
        <w:tc>
          <w:tcPr>
            <w:tcW w:w="236" w:type="dxa"/>
          </w:tcPr>
          <w:p w:rsidRPr="00C02146"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.A</w:t>
            </w:r>
            <w:r w:rsidRPr="00C02146" w:rsidR="00B650F4">
              <w:rPr>
                <w:rFonts w:hint="eastAsia"/>
              </w:rPr>
              <w:t>pplied</w:t>
            </w:r>
            <w:r w:rsidRPr="00C02146">
              <w:rPr>
                <w:rFonts w:hint="eastAsia"/>
              </w:rPr>
              <w:t>C</w:t>
            </w:r>
            <w:r w:rsidRPr="00C02146" w:rsidR="00B650F4">
              <w:rPr>
                <w:rFonts w:hint="eastAsia"/>
              </w:rPr>
              <w:t>bi</w:t>
            </w:r>
            <w:r w:rsidRPr="00C02146">
              <w:rPr>
                <w:rFonts w:hint="eastAsia"/>
              </w:rPr>
              <w:t>M</w:t>
            </w:r>
            <w:r w:rsidRPr="00C02146" w:rsidR="00B650F4">
              <w:rPr>
                <w:rFonts w:hint="eastAsia"/>
              </w:rPr>
              <w:t>essage</w:t>
            </w:r>
            <w:r w:rsidRPr="00C02146">
              <w:rPr>
                <w:rFonts w:hint="eastAsia"/>
              </w:rPr>
              <w:t>L</w:t>
            </w:r>
            <w:r w:rsidRPr="00C02146" w:rsidR="00B650F4">
              <w:rPr>
                <w:rFonts w:hint="eastAsia"/>
              </w:rPr>
              <w:t>oop</w:t>
            </w:r>
            <w:r w:rsidRPr="00C02146">
              <w:rPr>
                <w:rFonts w:hint="eastAsia"/>
              </w:rPr>
              <w:t>H</w:t>
            </w:r>
            <w:r w:rsidRPr="00C02146" w:rsidR="00B650F4">
              <w:rPr>
                <w:rFonts w:hint="eastAsia"/>
              </w:rPr>
              <w:t>our[1</w:t>
            </w:r>
            <w:r w:rsidRPr="00C02146" w:rsidR="00B650F4">
              <w:t>…</w:t>
            </w:r>
            <w:r w:rsidRPr="00C02146" w:rsidR="00B650F4">
              <w:rPr>
                <w:rFonts w:hint="eastAsia"/>
              </w:rPr>
              <w:t>32]</w:t>
            </w:r>
          </w:p>
        </w:tc>
        <w:tc>
          <w:tcPr>
            <w:tcW w:w="4932" w:type="dxa"/>
          </w:tcPr>
          <w:p w:rsidRPr="00D3476B" w:rsidR="00B650F4" w:rsidP="00591D6B" w:rsidRDefault="00532AED">
            <w:pPr>
              <w:pStyle w:val="AltB0"/>
            </w:pPr>
            <w:hyperlink w:history="1" w:anchor="AppliedCBIvariantLoopHour">
              <w:r w:rsidR="00DE2C68">
                <w:rPr>
                  <w:rStyle w:val="ac"/>
                </w:rPr>
                <w:t>AppliedCBIvariantLoopHour</w:t>
              </w:r>
            </w:hyperlink>
            <w:r w:rsidR="005E7A2C">
              <w:rPr>
                <w:rFonts w:hint="eastAsia"/>
              </w:rPr>
              <w:t>[1</w:t>
            </w:r>
            <w:r w:rsidR="005E7A2C">
              <w:t>…</w:t>
            </w:r>
            <w:r w:rsidR="005E7A2C">
              <w:rPr>
                <w:rFonts w:hint="eastAsia"/>
              </w:rPr>
              <w:t>32](k)</w:t>
            </w:r>
          </w:p>
        </w:tc>
      </w:tr>
      <w:tr w:rsidRPr="001B3DC6" w:rsidR="00B650F4" w:rsidTr="00E3038E">
        <w:trPr>
          <w:jc w:val="center"/>
        </w:trPr>
        <w:tc>
          <w:tcPr>
            <w:tcW w:w="236" w:type="dxa"/>
          </w:tcPr>
          <w:p w:rsidRPr="00C02146"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.R</w:t>
            </w:r>
            <w:r w:rsidRPr="00C02146" w:rsidR="00B650F4">
              <w:rPr>
                <w:rFonts w:hint="eastAsia"/>
              </w:rPr>
              <w:t>eceived</w:t>
            </w:r>
            <w:r w:rsidRPr="00C02146">
              <w:rPr>
                <w:rFonts w:hint="eastAsia"/>
              </w:rPr>
              <w:t>C</w:t>
            </w:r>
            <w:r w:rsidRPr="00C02146" w:rsidR="00B650F4">
              <w:rPr>
                <w:rFonts w:hint="eastAsia"/>
              </w:rPr>
              <w:t>bi</w:t>
            </w:r>
            <w:r w:rsidRPr="00C02146">
              <w:rPr>
                <w:rFonts w:hint="eastAsia"/>
              </w:rPr>
              <w:t>V</w:t>
            </w:r>
            <w:r w:rsidRPr="00C02146" w:rsidR="00B650F4">
              <w:rPr>
                <w:rFonts w:hint="eastAsia"/>
              </w:rPr>
              <w:t>ariant</w:t>
            </w:r>
            <w:r w:rsidRPr="00C02146">
              <w:rPr>
                <w:rFonts w:hint="eastAsia"/>
              </w:rPr>
              <w:t>L</w:t>
            </w:r>
            <w:r w:rsidRPr="00C02146" w:rsidR="00B650F4">
              <w:rPr>
                <w:rFonts w:hint="eastAsia"/>
              </w:rPr>
              <w:t>ow</w:t>
            </w:r>
            <w:r w:rsidRPr="00C02146">
              <w:rPr>
                <w:rFonts w:hint="eastAsia"/>
              </w:rPr>
              <w:t>V</w:t>
            </w:r>
            <w:r w:rsidRPr="00C02146" w:rsidR="00B650F4">
              <w:rPr>
                <w:rFonts w:hint="eastAsia"/>
              </w:rPr>
              <w:t>alidity[1</w:t>
            </w:r>
            <w:r w:rsidRPr="00C02146" w:rsidR="00B650F4">
              <w:t>…</w:t>
            </w:r>
            <w:r w:rsidRPr="00C02146" w:rsidR="00B650F4">
              <w:rPr>
                <w:rFonts w:hint="eastAsia"/>
              </w:rPr>
              <w:t>32]</w:t>
            </w:r>
          </w:p>
        </w:tc>
        <w:tc>
          <w:tcPr>
            <w:tcW w:w="4932" w:type="dxa"/>
          </w:tcPr>
          <w:p w:rsidRPr="001F1A63" w:rsidR="00B650F4" w:rsidP="00591D6B" w:rsidRDefault="00532AED">
            <w:pPr>
              <w:pStyle w:val="AltB0"/>
            </w:pPr>
            <w:hyperlink w:history="1" w:anchor="CBIvariantLowValidity">
              <w:r w:rsidR="00C64E92">
                <w:rPr>
                  <w:rStyle w:val="ac"/>
                </w:rPr>
                <w:t>CBIvariantLowValidity</w:t>
              </w:r>
            </w:hyperlink>
            <w:r w:rsidR="001F1A63">
              <w:rPr>
                <w:rFonts w:hint="eastAsia"/>
              </w:rPr>
              <w:t>[1</w:t>
            </w:r>
            <w:r w:rsidR="001F1A63">
              <w:t>…</w:t>
            </w:r>
            <w:r w:rsidR="001F1A63">
              <w:rPr>
                <w:rFonts w:hint="eastAsia"/>
              </w:rPr>
              <w:t>32]</w:t>
            </w:r>
            <w:r w:rsidR="00C27AB8">
              <w:rPr>
                <w:rFonts w:hint="eastAsia"/>
              </w:rPr>
              <w:t>(k)</w:t>
            </w:r>
          </w:p>
        </w:tc>
      </w:tr>
      <w:tr w:rsidRPr="001B3DC6" w:rsidR="00B650F4" w:rsidTr="00435484">
        <w:trPr>
          <w:jc w:val="center"/>
        </w:trPr>
        <w:tc>
          <w:tcPr>
            <w:tcW w:w="9301" w:type="dxa"/>
            <w:gridSpan w:val="4"/>
            <w:shd w:val="clear" w:color="auto" w:fill="E0E0E0"/>
          </w:tcPr>
          <w:p w:rsidRPr="00D3476B" w:rsidR="00B650F4" w:rsidP="00591D6B" w:rsidRDefault="00B650F4">
            <w:pPr>
              <w:pStyle w:val="AltB0"/>
            </w:pPr>
            <w:r>
              <w:rPr>
                <w:rFonts w:hint="eastAsia"/>
              </w:rPr>
              <w:t>Logical inputs</w:t>
            </w:r>
          </w:p>
        </w:tc>
      </w:tr>
      <w:tr w:rsidRPr="001B3DC6" w:rsidR="00B650F4" w:rsidTr="00E3038E">
        <w:trPr>
          <w:jc w:val="center"/>
        </w:trPr>
        <w:tc>
          <w:tcPr>
            <w:tcW w:w="236" w:type="dxa"/>
          </w:tcPr>
          <w:p w:rsidRPr="00C02146"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w:t>
            </w:r>
            <w:r w:rsidRPr="00C02146" w:rsidR="00DE2C68">
              <w:t>PermissiveZoneLogicalInput</w:t>
            </w:r>
            <w:r w:rsidRPr="00C02146" w:rsidR="00B650F4">
              <w:rPr>
                <w:rFonts w:hint="eastAsia"/>
              </w:rPr>
              <w:t>[1</w:t>
            </w:r>
            <w:r w:rsidRPr="00C02146" w:rsidR="00B650F4">
              <w:t>…</w:t>
            </w:r>
            <w:r w:rsidRPr="00C02146" w:rsidR="00B650F4">
              <w:rPr>
                <w:rFonts w:hint="eastAsia"/>
              </w:rPr>
              <w:t>4]</w:t>
            </w:r>
          </w:p>
        </w:tc>
        <w:tc>
          <w:tcPr>
            <w:tcW w:w="4932" w:type="dxa"/>
          </w:tcPr>
          <w:p w:rsidRPr="003D0F74" w:rsidR="00B650F4" w:rsidP="00591D6B" w:rsidRDefault="00532AED">
            <w:pPr>
              <w:pStyle w:val="AltB0"/>
            </w:pPr>
            <w:hyperlink w:history="1" w:anchor="PermissiveZoneLogicalInput">
              <w:r w:rsidR="00DE2C68">
                <w:rPr>
                  <w:rStyle w:val="ac"/>
                </w:rPr>
                <w:t>PermissiveZoneLogicalInput</w:t>
              </w:r>
            </w:hyperlink>
            <w:r w:rsidRPr="003D0F74" w:rsidR="003D0F74">
              <w:rPr>
                <w:rFonts w:hint="eastAsia"/>
              </w:rPr>
              <w:t>[</w:t>
            </w:r>
            <w:r w:rsidR="003D0F74">
              <w:rPr>
                <w:rFonts w:hint="eastAsia"/>
              </w:rPr>
              <w:t>1</w:t>
            </w:r>
            <w:r w:rsidR="003D0F74">
              <w:t>…</w:t>
            </w:r>
            <w:r w:rsidR="003D0F74">
              <w:rPr>
                <w:rFonts w:hint="eastAsia"/>
              </w:rPr>
              <w:t>4</w:t>
            </w:r>
            <w:r w:rsidRPr="003D0F74" w:rsidR="003D0F74">
              <w:rPr>
                <w:rFonts w:hint="eastAsia"/>
              </w:rPr>
              <w:t>]</w:t>
            </w:r>
            <w:r w:rsidR="00C27AB8">
              <w:rPr>
                <w:rFonts w:hint="eastAsia"/>
              </w:rPr>
              <w:t>(k)</w:t>
            </w:r>
          </w:p>
        </w:tc>
      </w:tr>
      <w:tr w:rsidRPr="001B3DC6" w:rsidR="00B650F4" w:rsidTr="00E3038E">
        <w:trPr>
          <w:jc w:val="center"/>
        </w:trPr>
        <w:tc>
          <w:tcPr>
            <w:tcW w:w="236" w:type="dxa"/>
          </w:tcPr>
          <w:p w:rsidRPr="00C02146" w:rsidR="00B650F4" w:rsidP="00591D6B" w:rsidRDefault="00B650F4">
            <w:pPr>
              <w:pStyle w:val="AltB0"/>
            </w:pPr>
          </w:p>
        </w:tc>
        <w:tc>
          <w:tcPr>
            <w:tcW w:w="4133" w:type="dxa"/>
            <w:gridSpan w:val="2"/>
            <w:vAlign w:val="bottom"/>
          </w:tcPr>
          <w:p w:rsidRPr="00C02146" w:rsidR="00B650F4" w:rsidP="00591D6B" w:rsidRDefault="00354F88">
            <w:pPr>
              <w:pStyle w:val="AltB0"/>
            </w:pPr>
            <w:r w:rsidRPr="00C02146">
              <w:rPr>
                <w:rFonts w:hint="eastAsia"/>
              </w:rPr>
              <w:t>.</w:t>
            </w:r>
            <w:r w:rsidRPr="00C02146" w:rsidR="00DE2C68">
              <w:t>NotRestrictiveZoneLogicalInput</w:t>
            </w:r>
            <w:r w:rsidRPr="00C02146" w:rsidR="00B650F4">
              <w:rPr>
                <w:rFonts w:hint="eastAsia"/>
              </w:rPr>
              <w:t>[1</w:t>
            </w:r>
            <w:r w:rsidRPr="00C02146" w:rsidR="00B650F4">
              <w:t>…</w:t>
            </w:r>
            <w:r w:rsidRPr="00C02146" w:rsidR="00B650F4">
              <w:rPr>
                <w:rFonts w:hint="eastAsia"/>
              </w:rPr>
              <w:t>4]</w:t>
            </w:r>
          </w:p>
        </w:tc>
        <w:tc>
          <w:tcPr>
            <w:tcW w:w="4932" w:type="dxa"/>
          </w:tcPr>
          <w:p w:rsidRPr="003D0F74" w:rsidR="00B650F4" w:rsidP="00591D6B" w:rsidRDefault="00532AED">
            <w:pPr>
              <w:pStyle w:val="AltB0"/>
            </w:pPr>
            <w:hyperlink w:history="1" w:anchor="NotRestrictiveZoneLogicalInput">
              <w:r w:rsidR="00DE2C68">
                <w:rPr>
                  <w:rStyle w:val="ac"/>
                </w:rPr>
                <w:t>NotRestrictiveZoneLogicalInput</w:t>
              </w:r>
            </w:hyperlink>
            <w:r w:rsidR="003D0F74">
              <w:rPr>
                <w:rFonts w:hint="eastAsia"/>
              </w:rPr>
              <w:t>[1</w:t>
            </w:r>
            <w:r w:rsidR="003D0F74">
              <w:t>…</w:t>
            </w:r>
            <w:r w:rsidR="003D0F74">
              <w:rPr>
                <w:rFonts w:hint="eastAsia"/>
              </w:rPr>
              <w:t>4]</w:t>
            </w:r>
            <w:r w:rsidR="00C27AB8">
              <w:rPr>
                <w:rFonts w:hint="eastAsia"/>
              </w:rPr>
              <w:t>(k)</w:t>
            </w:r>
          </w:p>
        </w:tc>
      </w:tr>
      <w:tr w:rsidRPr="001B3DC6" w:rsidR="00AF2359" w:rsidTr="00435484">
        <w:trPr>
          <w:jc w:val="center"/>
        </w:trPr>
        <w:tc>
          <w:tcPr>
            <w:tcW w:w="9301" w:type="dxa"/>
            <w:gridSpan w:val="4"/>
            <w:shd w:val="clear" w:color="auto" w:fill="E0E0E0"/>
          </w:tcPr>
          <w:p w:rsidRPr="00D3476B" w:rsidR="00AF2359" w:rsidP="00591D6B" w:rsidRDefault="00AF2359">
            <w:pPr>
              <w:pStyle w:val="AltB0"/>
            </w:pPr>
            <w:r>
              <w:rPr>
                <w:rFonts w:hint="eastAsia"/>
              </w:rPr>
              <w:t>Vital inputs</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w:t>
            </w:r>
            <w:r w:rsidRPr="00C02146" w:rsidR="00BD3E90">
              <w:t>TrainUnitIntegrity</w:t>
            </w:r>
          </w:p>
        </w:tc>
        <w:tc>
          <w:tcPr>
            <w:tcW w:w="4932" w:type="dxa"/>
          </w:tcPr>
          <w:p w:rsidRPr="00D3476B" w:rsidR="00AF2359" w:rsidP="00591D6B" w:rsidRDefault="00532AED">
            <w:pPr>
              <w:pStyle w:val="AltB0"/>
            </w:pPr>
            <w:hyperlink w:history="1" w:anchor="TrainUnitIntegrity">
              <w:r w:rsidR="00BD3E90">
                <w:rPr>
                  <w:rStyle w:val="ac"/>
                </w:rPr>
                <w:t>TrainUnitIntegrity</w:t>
              </w:r>
            </w:hyperlink>
            <w:r w:rsidR="00C27AB8">
              <w:rPr>
                <w:rFonts w:hint="eastAsia"/>
              </w:rPr>
              <w:t>(k)</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.T</w:t>
            </w:r>
            <w:r w:rsidRPr="00C02146" w:rsidR="00AF2359">
              <w:rPr>
                <w:rFonts w:hint="eastAsia"/>
              </w:rPr>
              <w:t>rain</w:t>
            </w:r>
            <w:r w:rsidRPr="00C02146">
              <w:rPr>
                <w:rFonts w:hint="eastAsia"/>
              </w:rPr>
              <w:t>N</w:t>
            </w:r>
            <w:r w:rsidRPr="00C02146" w:rsidR="00AF2359">
              <w:rPr>
                <w:rFonts w:hint="eastAsia"/>
              </w:rPr>
              <w:t>ot</w:t>
            </w:r>
            <w:r w:rsidRPr="00C02146">
              <w:rPr>
                <w:rFonts w:hint="eastAsia"/>
              </w:rPr>
              <w:t>C</w:t>
            </w:r>
            <w:r w:rsidRPr="00C02146" w:rsidR="00AF2359">
              <w:rPr>
                <w:rFonts w:hint="eastAsia"/>
              </w:rPr>
              <w:t>oupled</w:t>
            </w:r>
            <w:r w:rsidRPr="00C02146">
              <w:rPr>
                <w:rFonts w:hint="eastAsia"/>
              </w:rPr>
              <w:t>B</w:t>
            </w:r>
            <w:r w:rsidRPr="00C02146" w:rsidR="00AF2359">
              <w:rPr>
                <w:rFonts w:hint="eastAsia"/>
              </w:rPr>
              <w:t>y</w:t>
            </w:r>
            <w:r w:rsidRPr="00C02146">
              <w:rPr>
                <w:rFonts w:hint="eastAsia"/>
              </w:rPr>
              <w:t>E</w:t>
            </w:r>
            <w:r w:rsidRPr="00C02146" w:rsidR="00AF2359">
              <w:rPr>
                <w:rFonts w:hint="eastAsia"/>
              </w:rPr>
              <w:t>nd</w:t>
            </w:r>
            <w:r w:rsidRPr="00C02146" w:rsidR="00A83C7C">
              <w:rPr>
                <w:rFonts w:hint="eastAsia"/>
              </w:rPr>
              <w:t>_</w:t>
            </w:r>
            <w:r w:rsidRPr="00C02146" w:rsidR="00AF2359">
              <w:rPr>
                <w:rFonts w:hint="eastAsia"/>
              </w:rPr>
              <w:t>1</w:t>
            </w:r>
          </w:p>
        </w:tc>
        <w:tc>
          <w:tcPr>
            <w:tcW w:w="4932" w:type="dxa"/>
          </w:tcPr>
          <w:p w:rsidRPr="00D3476B" w:rsidR="00AF2359" w:rsidP="00591D6B" w:rsidRDefault="00E14193">
            <w:pPr>
              <w:pStyle w:val="AltB0"/>
            </w:pPr>
            <w:r>
              <w:rPr>
                <w:rFonts w:hint="eastAsia"/>
              </w:rPr>
              <w:t xml:space="preserve">not </w:t>
            </w:r>
            <w:hyperlink w:history="1" w:anchor="CoupledByEnd1">
              <w:r w:rsidRPr="00A860C9" w:rsidR="00A860C9">
                <w:rPr>
                  <w:rStyle w:val="ac"/>
                  <w:rFonts w:hint="eastAsia"/>
                </w:rPr>
                <w:t>CoupledByEnd1</w:t>
              </w:r>
            </w:hyperlink>
            <w:r w:rsidR="00A860C9">
              <w:rPr>
                <w:rFonts w:hint="eastAsia"/>
              </w:rPr>
              <w:t>(k)</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.T</w:t>
            </w:r>
            <w:r w:rsidRPr="00C02146" w:rsidR="00AF2359">
              <w:rPr>
                <w:rFonts w:hint="eastAsia"/>
              </w:rPr>
              <w:t>rain</w:t>
            </w:r>
            <w:r w:rsidRPr="00C02146">
              <w:rPr>
                <w:rFonts w:hint="eastAsia"/>
              </w:rPr>
              <w:t>N</w:t>
            </w:r>
            <w:r w:rsidRPr="00C02146" w:rsidR="00AF2359">
              <w:rPr>
                <w:rFonts w:hint="eastAsia"/>
              </w:rPr>
              <w:t>ot</w:t>
            </w:r>
            <w:r w:rsidRPr="00C02146">
              <w:rPr>
                <w:rFonts w:hint="eastAsia"/>
              </w:rPr>
              <w:t>C</w:t>
            </w:r>
            <w:r w:rsidRPr="00C02146" w:rsidR="00AF2359">
              <w:rPr>
                <w:rFonts w:hint="eastAsia"/>
              </w:rPr>
              <w:t>oupled</w:t>
            </w:r>
            <w:r w:rsidRPr="00C02146">
              <w:rPr>
                <w:rFonts w:hint="eastAsia"/>
              </w:rPr>
              <w:t>B</w:t>
            </w:r>
            <w:r w:rsidRPr="00C02146" w:rsidR="00AF2359">
              <w:rPr>
                <w:rFonts w:hint="eastAsia"/>
              </w:rPr>
              <w:t>y</w:t>
            </w:r>
            <w:r w:rsidRPr="00C02146">
              <w:rPr>
                <w:rFonts w:hint="eastAsia"/>
              </w:rPr>
              <w:t>E</w:t>
            </w:r>
            <w:r w:rsidRPr="00C02146" w:rsidR="00AF2359">
              <w:rPr>
                <w:rFonts w:hint="eastAsia"/>
              </w:rPr>
              <w:t>nd</w:t>
            </w:r>
            <w:r w:rsidRPr="00C02146" w:rsidR="00A83C7C">
              <w:rPr>
                <w:rFonts w:hint="eastAsia"/>
              </w:rPr>
              <w:t>_</w:t>
            </w:r>
            <w:r w:rsidRPr="00C02146" w:rsidR="00AF2359">
              <w:rPr>
                <w:rFonts w:hint="eastAsia"/>
              </w:rPr>
              <w:t>2</w:t>
            </w:r>
          </w:p>
        </w:tc>
        <w:tc>
          <w:tcPr>
            <w:tcW w:w="4932" w:type="dxa"/>
          </w:tcPr>
          <w:p w:rsidRPr="00D3476B" w:rsidR="00AF2359" w:rsidP="00591D6B" w:rsidRDefault="00E14193">
            <w:pPr>
              <w:pStyle w:val="AltB0"/>
            </w:pPr>
            <w:r>
              <w:rPr>
                <w:rFonts w:hint="eastAsia"/>
              </w:rPr>
              <w:t xml:space="preserve">not </w:t>
            </w:r>
            <w:hyperlink w:history="1" w:anchor="CoupledByEnd2">
              <w:r w:rsidRPr="00A860C9" w:rsidR="00A860C9">
                <w:rPr>
                  <w:rStyle w:val="ac"/>
                  <w:rFonts w:hint="eastAsia"/>
                </w:rPr>
                <w:t>CoupledByEnd2</w:t>
              </w:r>
            </w:hyperlink>
            <w:r w:rsidR="00A860C9">
              <w:rPr>
                <w:rFonts w:hint="eastAsia"/>
              </w:rPr>
              <w:t>(k)</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.T</w:t>
            </w:r>
            <w:r w:rsidRPr="00C02146" w:rsidR="00AF2359">
              <w:rPr>
                <w:rFonts w:hint="eastAsia"/>
              </w:rPr>
              <w:t>rain</w:t>
            </w:r>
            <w:r w:rsidRPr="00C02146">
              <w:rPr>
                <w:rFonts w:hint="eastAsia"/>
              </w:rPr>
              <w:t>M</w:t>
            </w:r>
            <w:r w:rsidRPr="00C02146" w:rsidR="00AF2359">
              <w:rPr>
                <w:rFonts w:hint="eastAsia"/>
              </w:rPr>
              <w:t>emorised</w:t>
            </w:r>
            <w:r w:rsidRPr="00C02146">
              <w:rPr>
                <w:rFonts w:hint="eastAsia"/>
              </w:rPr>
              <w:t>L</w:t>
            </w:r>
            <w:r w:rsidRPr="00C02146" w:rsidR="00AF2359">
              <w:rPr>
                <w:rFonts w:hint="eastAsia"/>
              </w:rPr>
              <w:t>ocation</w:t>
            </w:r>
            <w:r w:rsidRPr="00C02146">
              <w:rPr>
                <w:rFonts w:hint="eastAsia"/>
              </w:rPr>
              <w:t>A</w:t>
            </w:r>
            <w:r w:rsidRPr="00C02146" w:rsidR="00AF2359">
              <w:rPr>
                <w:rFonts w:hint="eastAsia"/>
              </w:rPr>
              <w:t>uthorised</w:t>
            </w:r>
          </w:p>
        </w:tc>
        <w:tc>
          <w:tcPr>
            <w:tcW w:w="4932" w:type="dxa"/>
          </w:tcPr>
          <w:p w:rsidRPr="00D3476B" w:rsidR="00AF2359" w:rsidP="00591D6B" w:rsidRDefault="00532AED">
            <w:pPr>
              <w:pStyle w:val="AltB0"/>
            </w:pPr>
            <w:hyperlink w:history="1" w:anchor="MemorizedLocationAuthorized">
              <w:r w:rsidR="008B283E">
                <w:rPr>
                  <w:rStyle w:val="ac"/>
                </w:rPr>
                <w:t>MemorizedLocationAuthorized</w:t>
              </w:r>
            </w:hyperlink>
            <w:r w:rsidR="00C27AB8">
              <w:rPr>
                <w:rFonts w:hint="eastAsia"/>
              </w:rPr>
              <w:t>(k)</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w:t>
            </w:r>
            <w:r w:rsidRPr="00C02146" w:rsidR="00B5344E">
              <w:t>DriverInCab_1</w:t>
            </w:r>
          </w:p>
        </w:tc>
        <w:tc>
          <w:tcPr>
            <w:tcW w:w="4932" w:type="dxa"/>
          </w:tcPr>
          <w:p w:rsidRPr="00D3476B" w:rsidR="00AF2359" w:rsidP="00591D6B" w:rsidRDefault="00532AED">
            <w:pPr>
              <w:pStyle w:val="AltB0"/>
            </w:pPr>
            <w:hyperlink w:history="1" w:anchor="DriverInCab_1">
              <w:r w:rsidR="00B5344E">
                <w:rPr>
                  <w:rStyle w:val="ac"/>
                </w:rPr>
                <w:t>DriverInCab_1</w:t>
              </w:r>
            </w:hyperlink>
            <w:r w:rsidR="00C27AB8">
              <w:rPr>
                <w:rFonts w:hint="eastAsia"/>
              </w:rPr>
              <w:t>(k)</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w:t>
            </w:r>
            <w:r w:rsidRPr="00C02146" w:rsidR="00B5344E">
              <w:t>DriverInCab_2</w:t>
            </w:r>
          </w:p>
        </w:tc>
        <w:tc>
          <w:tcPr>
            <w:tcW w:w="4932" w:type="dxa"/>
          </w:tcPr>
          <w:p w:rsidRPr="00D3476B" w:rsidR="00AF2359" w:rsidP="00591D6B" w:rsidRDefault="00532AED">
            <w:pPr>
              <w:pStyle w:val="AltB0"/>
            </w:pPr>
            <w:hyperlink w:history="1" w:anchor="DriverInCab_2">
              <w:r w:rsidR="00B5344E">
                <w:rPr>
                  <w:rStyle w:val="ac"/>
                </w:rPr>
                <w:t>DriverInCab_2</w:t>
              </w:r>
            </w:hyperlink>
            <w:r w:rsidR="00C27AB8">
              <w:rPr>
                <w:rFonts w:hint="eastAsia"/>
              </w:rPr>
              <w:t>(k)</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.N</w:t>
            </w:r>
            <w:r w:rsidRPr="00C02146" w:rsidR="00AF2359">
              <w:rPr>
                <w:rFonts w:hint="eastAsia"/>
              </w:rPr>
              <w:t>o</w:t>
            </w:r>
            <w:r w:rsidRPr="00C02146">
              <w:rPr>
                <w:rFonts w:hint="eastAsia"/>
              </w:rPr>
              <w:t>U</w:t>
            </w:r>
            <w:r w:rsidRPr="00C02146" w:rsidR="00AF2359">
              <w:rPr>
                <w:rFonts w:hint="eastAsia"/>
              </w:rPr>
              <w:t>ndetectable</w:t>
            </w:r>
            <w:r w:rsidRPr="00C02146">
              <w:rPr>
                <w:rFonts w:hint="eastAsia"/>
              </w:rPr>
              <w:t>D</w:t>
            </w:r>
            <w:r w:rsidRPr="00C02146" w:rsidR="00AF2359">
              <w:rPr>
                <w:rFonts w:hint="eastAsia"/>
              </w:rPr>
              <w:t>anger</w:t>
            </w:r>
            <w:r w:rsidRPr="00C02146">
              <w:rPr>
                <w:rFonts w:hint="eastAsia"/>
              </w:rPr>
              <w:t>E</w:t>
            </w:r>
            <w:r w:rsidRPr="00C02146" w:rsidR="00AF2359">
              <w:rPr>
                <w:rFonts w:hint="eastAsia"/>
              </w:rPr>
              <w:t>nd</w:t>
            </w:r>
            <w:r w:rsidRPr="00C02146" w:rsidR="00A83C7C">
              <w:rPr>
                <w:rFonts w:hint="eastAsia"/>
              </w:rPr>
              <w:t>_</w:t>
            </w:r>
            <w:r w:rsidRPr="00C02146" w:rsidR="00AF2359">
              <w:rPr>
                <w:rFonts w:hint="eastAsia"/>
              </w:rPr>
              <w:t>1</w:t>
            </w:r>
          </w:p>
        </w:tc>
        <w:tc>
          <w:tcPr>
            <w:tcW w:w="4932" w:type="dxa"/>
          </w:tcPr>
          <w:p w:rsidRPr="00D3476B" w:rsidR="00AF2359" w:rsidP="00591D6B" w:rsidRDefault="00532AED">
            <w:pPr>
              <w:pStyle w:val="AltB0"/>
            </w:pPr>
            <w:hyperlink w:history="1" w:anchor="NoUndetectableDanger_1">
              <w:r w:rsidR="00F131C8">
                <w:rPr>
                  <w:rStyle w:val="ac"/>
                </w:rPr>
                <w:t>NoUndetectableDanger_1</w:t>
              </w:r>
            </w:hyperlink>
            <w:r w:rsidR="00C27AB8">
              <w:rPr>
                <w:rFonts w:hint="eastAsia"/>
              </w:rPr>
              <w:t>(k)</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.N</w:t>
            </w:r>
            <w:r w:rsidRPr="00C02146" w:rsidR="00AF2359">
              <w:rPr>
                <w:rFonts w:hint="eastAsia"/>
              </w:rPr>
              <w:t>o</w:t>
            </w:r>
            <w:r w:rsidRPr="00C02146">
              <w:rPr>
                <w:rFonts w:hint="eastAsia"/>
              </w:rPr>
              <w:t>U</w:t>
            </w:r>
            <w:r w:rsidRPr="00C02146" w:rsidR="00AF2359">
              <w:rPr>
                <w:rFonts w:hint="eastAsia"/>
              </w:rPr>
              <w:t>ndetectable</w:t>
            </w:r>
            <w:r w:rsidRPr="00C02146">
              <w:rPr>
                <w:rFonts w:hint="eastAsia"/>
              </w:rPr>
              <w:t>D</w:t>
            </w:r>
            <w:r w:rsidRPr="00C02146" w:rsidR="00AF2359">
              <w:rPr>
                <w:rFonts w:hint="eastAsia"/>
              </w:rPr>
              <w:t>anger</w:t>
            </w:r>
            <w:r w:rsidRPr="00C02146">
              <w:rPr>
                <w:rFonts w:hint="eastAsia"/>
              </w:rPr>
              <w:t>E</w:t>
            </w:r>
            <w:r w:rsidRPr="00C02146" w:rsidR="00AF2359">
              <w:rPr>
                <w:rFonts w:hint="eastAsia"/>
              </w:rPr>
              <w:t>nd</w:t>
            </w:r>
            <w:r w:rsidRPr="00C02146" w:rsidR="00A83C7C">
              <w:rPr>
                <w:rFonts w:hint="eastAsia"/>
              </w:rPr>
              <w:t>_</w:t>
            </w:r>
            <w:r w:rsidRPr="00C02146" w:rsidR="00AF2359">
              <w:rPr>
                <w:rFonts w:hint="eastAsia"/>
              </w:rPr>
              <w:t>2</w:t>
            </w:r>
          </w:p>
        </w:tc>
        <w:tc>
          <w:tcPr>
            <w:tcW w:w="4932" w:type="dxa"/>
          </w:tcPr>
          <w:p w:rsidRPr="00D3476B" w:rsidR="00AF2359" w:rsidP="00591D6B" w:rsidRDefault="00532AED">
            <w:pPr>
              <w:pStyle w:val="AltB0"/>
            </w:pPr>
            <w:hyperlink w:history="1" w:anchor="NoUndetectableDanger_2">
              <w:r w:rsidR="00F131C8">
                <w:rPr>
                  <w:rStyle w:val="ac"/>
                </w:rPr>
                <w:t>NoUndetectableDanger_2</w:t>
              </w:r>
            </w:hyperlink>
            <w:r w:rsidR="00C27AB8">
              <w:rPr>
                <w:rFonts w:hint="eastAsia"/>
              </w:rPr>
              <w:t>(k)</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.T</w:t>
            </w:r>
            <w:r w:rsidRPr="00C02146" w:rsidR="00AF2359">
              <w:rPr>
                <w:rFonts w:hint="eastAsia"/>
              </w:rPr>
              <w:t>sr</w:t>
            </w:r>
            <w:r w:rsidRPr="00C02146">
              <w:rPr>
                <w:rFonts w:hint="eastAsia"/>
              </w:rPr>
              <w:t>C</w:t>
            </w:r>
            <w:r w:rsidRPr="00C02146" w:rsidR="00AF2359">
              <w:rPr>
                <w:rFonts w:hint="eastAsia"/>
              </w:rPr>
              <w:t>ontrol</w:t>
            </w:r>
            <w:r w:rsidRPr="00C02146">
              <w:rPr>
                <w:rFonts w:hint="eastAsia"/>
              </w:rPr>
              <w:t>I</w:t>
            </w:r>
            <w:r w:rsidRPr="00C02146" w:rsidR="00AF2359">
              <w:rPr>
                <w:rFonts w:hint="eastAsia"/>
              </w:rPr>
              <w:t>nhibition</w:t>
            </w:r>
          </w:p>
        </w:tc>
        <w:tc>
          <w:tcPr>
            <w:tcW w:w="4932" w:type="dxa"/>
          </w:tcPr>
          <w:p w:rsidRPr="00D3476B" w:rsidR="00AF2359" w:rsidP="00591D6B" w:rsidRDefault="00532AED">
            <w:pPr>
              <w:pStyle w:val="AltB0"/>
            </w:pPr>
            <w:hyperlink w:history="1" w:anchor="TSRcontrolInhibition">
              <w:r w:rsidR="00C64E92">
                <w:rPr>
                  <w:rStyle w:val="ac"/>
                </w:rPr>
                <w:t>TSRcontrolInhibition</w:t>
              </w:r>
            </w:hyperlink>
            <w:r w:rsidR="00C27AB8">
              <w:rPr>
                <w:rFonts w:hint="eastAsia"/>
              </w:rPr>
              <w:t>(k)</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.R</w:t>
            </w:r>
            <w:r w:rsidRPr="00C02146" w:rsidR="00AF2359">
              <w:rPr>
                <w:rFonts w:hint="eastAsia"/>
              </w:rPr>
              <w:t>mr</w:t>
            </w:r>
            <w:r w:rsidRPr="00C02146">
              <w:rPr>
                <w:rFonts w:hint="eastAsia"/>
              </w:rPr>
              <w:t>D</w:t>
            </w:r>
            <w:r w:rsidRPr="00C02146" w:rsidR="00AF2359">
              <w:rPr>
                <w:rFonts w:hint="eastAsia"/>
              </w:rPr>
              <w:t>riving</w:t>
            </w:r>
            <w:r w:rsidRPr="00C02146">
              <w:rPr>
                <w:rFonts w:hint="eastAsia"/>
              </w:rPr>
              <w:t>M</w:t>
            </w:r>
            <w:r w:rsidRPr="00C02146" w:rsidR="00AF2359">
              <w:rPr>
                <w:rFonts w:hint="eastAsia"/>
              </w:rPr>
              <w:t>ode</w:t>
            </w:r>
            <w:r w:rsidRPr="00C02146">
              <w:rPr>
                <w:rFonts w:hint="eastAsia"/>
              </w:rPr>
              <w:t>S</w:t>
            </w:r>
            <w:r w:rsidRPr="00C02146" w:rsidR="00AF2359">
              <w:rPr>
                <w:rFonts w:hint="eastAsia"/>
              </w:rPr>
              <w:t>elected</w:t>
            </w:r>
          </w:p>
        </w:tc>
        <w:tc>
          <w:tcPr>
            <w:tcW w:w="4932" w:type="dxa"/>
          </w:tcPr>
          <w:p w:rsidRPr="00D3476B" w:rsidR="00AF2359" w:rsidP="00591D6B" w:rsidRDefault="00532AED">
            <w:pPr>
              <w:pStyle w:val="AltB0"/>
            </w:pPr>
            <w:hyperlink w:history="1" w:anchor="RMRselectedDrivingMode">
              <w:r w:rsidR="00786D0B">
                <w:rPr>
                  <w:rStyle w:val="ac"/>
                </w:rPr>
                <w:t>RMRselectedDrivingMode</w:t>
              </w:r>
            </w:hyperlink>
            <w:r w:rsidR="00C27AB8">
              <w:rPr>
                <w:rFonts w:hint="eastAsia"/>
              </w:rPr>
              <w:t>(k)</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.B</w:t>
            </w:r>
            <w:r w:rsidRPr="00C02146" w:rsidR="00AF2359">
              <w:rPr>
                <w:rFonts w:hint="eastAsia"/>
              </w:rPr>
              <w:t>m</w:t>
            </w:r>
            <w:r w:rsidRPr="00C02146">
              <w:rPr>
                <w:rFonts w:hint="eastAsia"/>
              </w:rPr>
              <w:t>O</w:t>
            </w:r>
            <w:r w:rsidRPr="00C02146" w:rsidR="00AF2359">
              <w:rPr>
                <w:rFonts w:hint="eastAsia"/>
              </w:rPr>
              <w:t>verlap</w:t>
            </w:r>
            <w:r w:rsidRPr="00C02146">
              <w:rPr>
                <w:rFonts w:hint="eastAsia"/>
              </w:rPr>
              <w:t>R</w:t>
            </w:r>
            <w:r w:rsidRPr="00C02146" w:rsidR="00AF2359">
              <w:rPr>
                <w:rFonts w:hint="eastAsia"/>
              </w:rPr>
              <w:t>eleasable</w:t>
            </w:r>
            <w:r w:rsidRPr="00C02146">
              <w:rPr>
                <w:rFonts w:hint="eastAsia"/>
              </w:rPr>
              <w:t>S</w:t>
            </w:r>
            <w:r w:rsidRPr="00C02146" w:rsidR="00AF2359">
              <w:rPr>
                <w:rFonts w:hint="eastAsia"/>
              </w:rPr>
              <w:t>endable</w:t>
            </w:r>
          </w:p>
        </w:tc>
        <w:tc>
          <w:tcPr>
            <w:tcW w:w="4932" w:type="dxa"/>
          </w:tcPr>
          <w:p w:rsidRPr="00D3476B" w:rsidR="00AF2359" w:rsidP="00591D6B" w:rsidRDefault="00532AED">
            <w:pPr>
              <w:pStyle w:val="AltB0"/>
            </w:pPr>
            <w:hyperlink w:history="1" w:anchor="BMoverlapReleasableSendable">
              <w:r w:rsidR="0084563E">
                <w:rPr>
                  <w:rStyle w:val="ac"/>
                </w:rPr>
                <w:t>BMoverlapReleasableSendable</w:t>
              </w:r>
            </w:hyperlink>
            <w:r w:rsidR="00C27AB8">
              <w:rPr>
                <w:rFonts w:hint="eastAsia"/>
              </w:rPr>
              <w:t>(k)</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w:t>
            </w:r>
            <w:r w:rsidRPr="00C02146" w:rsidR="00C02146">
              <w:t>RouteSetNotNeededSendable</w:t>
            </w:r>
          </w:p>
        </w:tc>
        <w:tc>
          <w:tcPr>
            <w:tcW w:w="4932" w:type="dxa"/>
          </w:tcPr>
          <w:p w:rsidRPr="00D3476B" w:rsidR="00AF2359" w:rsidP="00591D6B" w:rsidRDefault="00532AED">
            <w:pPr>
              <w:pStyle w:val="AltB0"/>
            </w:pPr>
            <w:hyperlink w:history="1" w:anchor="RouteSetNotNeededSendable">
              <w:r w:rsidR="00C02146">
                <w:rPr>
                  <w:rStyle w:val="ac"/>
                </w:rPr>
                <w:t>RouteSetNotNeededSendable</w:t>
              </w:r>
            </w:hyperlink>
            <w:r w:rsidR="00C27AB8">
              <w:rPr>
                <w:rFonts w:hint="eastAsia"/>
              </w:rPr>
              <w:t>(k)</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.B</w:t>
            </w:r>
            <w:r w:rsidRPr="00C02146" w:rsidR="00AF2359">
              <w:rPr>
                <w:rFonts w:hint="eastAsia"/>
              </w:rPr>
              <w:t>lock</w:t>
            </w:r>
            <w:r w:rsidRPr="00C02146">
              <w:rPr>
                <w:rFonts w:hint="eastAsia"/>
              </w:rPr>
              <w:t>M</w:t>
            </w:r>
            <w:r w:rsidRPr="00C02146" w:rsidR="00AF2359">
              <w:rPr>
                <w:rFonts w:hint="eastAsia"/>
              </w:rPr>
              <w:t>ode</w:t>
            </w:r>
            <w:r w:rsidRPr="00C02146">
              <w:rPr>
                <w:rFonts w:hint="eastAsia"/>
              </w:rPr>
              <w:t>V</w:t>
            </w:r>
            <w:r w:rsidRPr="00C02146" w:rsidR="00AF2359">
              <w:rPr>
                <w:rFonts w:hint="eastAsia"/>
              </w:rPr>
              <w:t>ariant</w:t>
            </w:r>
            <w:r w:rsidRPr="00C02146">
              <w:rPr>
                <w:rFonts w:hint="eastAsia"/>
              </w:rPr>
              <w:t>V</w:t>
            </w:r>
            <w:r w:rsidRPr="00C02146" w:rsidR="00AF2359">
              <w:rPr>
                <w:rFonts w:hint="eastAsia"/>
              </w:rPr>
              <w:t>alid</w:t>
            </w:r>
            <w:r w:rsidRPr="00C02146">
              <w:rPr>
                <w:rFonts w:hint="eastAsia"/>
              </w:rPr>
              <w:t>W</w:t>
            </w:r>
            <w:r w:rsidRPr="00C02146" w:rsidR="00AF2359">
              <w:rPr>
                <w:rFonts w:hint="eastAsia"/>
              </w:rPr>
              <w:t>hile</w:t>
            </w:r>
            <w:r w:rsidRPr="00C02146">
              <w:rPr>
                <w:rFonts w:hint="eastAsia"/>
              </w:rPr>
              <w:t>T</w:t>
            </w:r>
            <w:r w:rsidRPr="00C02146" w:rsidR="00AF2359">
              <w:rPr>
                <w:rFonts w:hint="eastAsia"/>
              </w:rPr>
              <w:t>emporally</w:t>
            </w:r>
            <w:r w:rsidRPr="00C02146">
              <w:rPr>
                <w:rFonts w:hint="eastAsia"/>
              </w:rPr>
              <w:t>V</w:t>
            </w:r>
            <w:r w:rsidRPr="00C02146" w:rsidR="00AF2359">
              <w:rPr>
                <w:rFonts w:hint="eastAsia"/>
              </w:rPr>
              <w:t>alid</w:t>
            </w:r>
          </w:p>
        </w:tc>
        <w:tc>
          <w:tcPr>
            <w:tcW w:w="4932" w:type="dxa"/>
          </w:tcPr>
          <w:p w:rsidRPr="00D3476B" w:rsidR="00AF2359" w:rsidP="00591D6B" w:rsidRDefault="00532AED">
            <w:pPr>
              <w:pStyle w:val="AltB0"/>
            </w:pPr>
            <w:hyperlink w:history="1" w:anchor="BMvariantValidWhileTemporallyValid">
              <w:r w:rsidR="00497151">
                <w:rPr>
                  <w:rStyle w:val="ac"/>
                </w:rPr>
                <w:t>BMvariantValidWhileTemporallyValid</w:t>
              </w:r>
            </w:hyperlink>
            <w:r w:rsidR="00C27AB8">
              <w:rPr>
                <w:rFonts w:hint="eastAsia"/>
              </w:rPr>
              <w:t>(k)</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w:t>
            </w:r>
            <w:r w:rsidRPr="00C02146" w:rsidR="0095165D">
              <w:t>BlockModeUsed</w:t>
            </w:r>
          </w:p>
        </w:tc>
        <w:tc>
          <w:tcPr>
            <w:tcW w:w="4932" w:type="dxa"/>
          </w:tcPr>
          <w:p w:rsidRPr="00D3476B" w:rsidR="00AF2359" w:rsidP="00591D6B" w:rsidRDefault="00532AED">
            <w:pPr>
              <w:pStyle w:val="AltB0"/>
            </w:pPr>
            <w:hyperlink w:history="1" w:anchor="BlockModeUsed">
              <w:r w:rsidR="0095165D">
                <w:rPr>
                  <w:rStyle w:val="ac"/>
                </w:rPr>
                <w:t>BlockModeUsed</w:t>
              </w:r>
            </w:hyperlink>
            <w:r w:rsidR="00C27AB8">
              <w:rPr>
                <w:rFonts w:hint="eastAsia"/>
              </w:rPr>
              <w:t>(k)</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.T</w:t>
            </w:r>
            <w:r w:rsidRPr="00C02146" w:rsidR="00AF2359">
              <w:rPr>
                <w:rFonts w:hint="eastAsia"/>
              </w:rPr>
              <w:t>rain</w:t>
            </w:r>
            <w:r w:rsidRPr="00C02146">
              <w:rPr>
                <w:rFonts w:hint="eastAsia"/>
              </w:rPr>
              <w:t>D</w:t>
            </w:r>
            <w:r w:rsidRPr="00C02146" w:rsidR="00AF2359">
              <w:rPr>
                <w:rFonts w:hint="eastAsia"/>
              </w:rPr>
              <w:t>oor</w:t>
            </w:r>
            <w:r w:rsidRPr="00C02146">
              <w:rPr>
                <w:rFonts w:hint="eastAsia"/>
              </w:rPr>
              <w:t>C</w:t>
            </w:r>
            <w:r w:rsidRPr="00C02146" w:rsidR="00AF2359">
              <w:rPr>
                <w:rFonts w:hint="eastAsia"/>
              </w:rPr>
              <w:t>losed</w:t>
            </w:r>
            <w:r w:rsidRPr="00C02146">
              <w:rPr>
                <w:rFonts w:hint="eastAsia"/>
              </w:rPr>
              <w:t>A</w:t>
            </w:r>
            <w:r w:rsidRPr="00C02146" w:rsidR="00AF2359">
              <w:rPr>
                <w:rFonts w:hint="eastAsia"/>
              </w:rPr>
              <w:t>nd</w:t>
            </w:r>
            <w:r w:rsidRPr="00C02146">
              <w:rPr>
                <w:rFonts w:hint="eastAsia"/>
              </w:rPr>
              <w:t>L</w:t>
            </w:r>
            <w:r w:rsidRPr="00C02146" w:rsidR="00AF2359">
              <w:rPr>
                <w:rFonts w:hint="eastAsia"/>
              </w:rPr>
              <w:t>ocked</w:t>
            </w:r>
          </w:p>
        </w:tc>
        <w:tc>
          <w:tcPr>
            <w:tcW w:w="4932" w:type="dxa"/>
          </w:tcPr>
          <w:p w:rsidRPr="00D3476B" w:rsidR="00AF2359" w:rsidP="00591D6B" w:rsidRDefault="00532AED">
            <w:pPr>
              <w:pStyle w:val="AltB0"/>
            </w:pPr>
            <w:hyperlink w:history="1" w:anchor="AllTrainDoorsClosedAndLocked">
              <w:r w:rsidR="0095165D">
                <w:rPr>
                  <w:rStyle w:val="ac"/>
                </w:rPr>
                <w:t>AllTrainDoorsClosedAndLocked</w:t>
              </w:r>
            </w:hyperlink>
            <w:r w:rsidR="00C27AB8">
              <w:rPr>
                <w:rFonts w:hint="eastAsia"/>
              </w:rPr>
              <w:t>(k)</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.P</w:t>
            </w:r>
            <w:r w:rsidRPr="00C02146" w:rsidR="00AF2359">
              <w:rPr>
                <w:rFonts w:hint="eastAsia"/>
              </w:rPr>
              <w:t>sd</w:t>
            </w:r>
            <w:r w:rsidRPr="00C02146">
              <w:rPr>
                <w:rFonts w:hint="eastAsia"/>
              </w:rPr>
              <w:t>N</w:t>
            </w:r>
            <w:r w:rsidRPr="00C02146" w:rsidR="00AF2359">
              <w:rPr>
                <w:rFonts w:hint="eastAsia"/>
              </w:rPr>
              <w:t>ot</w:t>
            </w:r>
            <w:r w:rsidRPr="00C02146">
              <w:rPr>
                <w:rFonts w:hint="eastAsia"/>
              </w:rPr>
              <w:t>C</w:t>
            </w:r>
            <w:r w:rsidRPr="00C02146" w:rsidR="00AF2359">
              <w:rPr>
                <w:rFonts w:hint="eastAsia"/>
              </w:rPr>
              <w:t>losed</w:t>
            </w:r>
            <w:r w:rsidRPr="00C02146">
              <w:rPr>
                <w:rFonts w:hint="eastAsia"/>
              </w:rPr>
              <w:t>O</w:t>
            </w:r>
            <w:r w:rsidRPr="00C02146" w:rsidR="00AF2359">
              <w:rPr>
                <w:rFonts w:hint="eastAsia"/>
              </w:rPr>
              <w:t>n</w:t>
            </w:r>
            <w:r w:rsidRPr="00C02146">
              <w:rPr>
                <w:rFonts w:hint="eastAsia"/>
              </w:rPr>
              <w:t>T</w:t>
            </w:r>
            <w:r w:rsidRPr="00C02146" w:rsidR="00AF2359">
              <w:rPr>
                <w:rFonts w:hint="eastAsia"/>
              </w:rPr>
              <w:t>rain</w:t>
            </w:r>
            <w:r w:rsidRPr="00C02146">
              <w:rPr>
                <w:rFonts w:hint="eastAsia"/>
              </w:rPr>
              <w:t>S</w:t>
            </w:r>
            <w:r w:rsidRPr="00C02146" w:rsidR="00AF2359">
              <w:rPr>
                <w:rFonts w:hint="eastAsia"/>
              </w:rPr>
              <w:t>tart</w:t>
            </w:r>
            <w:r w:rsidRPr="00C02146">
              <w:rPr>
                <w:rFonts w:hint="eastAsia"/>
              </w:rPr>
              <w:t>C</w:t>
            </w:r>
            <w:r w:rsidRPr="00C02146" w:rsidR="00AF2359">
              <w:rPr>
                <w:rFonts w:hint="eastAsia"/>
              </w:rPr>
              <w:t>ontrol</w:t>
            </w:r>
            <w:r w:rsidRPr="00C02146">
              <w:rPr>
                <w:rFonts w:hint="eastAsia"/>
              </w:rPr>
              <w:t>I</w:t>
            </w:r>
            <w:r w:rsidRPr="00C02146" w:rsidR="00AF2359">
              <w:rPr>
                <w:rFonts w:hint="eastAsia"/>
              </w:rPr>
              <w:t>nhibition</w:t>
            </w:r>
          </w:p>
        </w:tc>
        <w:tc>
          <w:tcPr>
            <w:tcW w:w="4932" w:type="dxa"/>
          </w:tcPr>
          <w:p w:rsidRPr="00D3476B" w:rsidR="00AF2359" w:rsidP="00591D6B" w:rsidRDefault="00532AED">
            <w:pPr>
              <w:pStyle w:val="AltB0"/>
            </w:pPr>
            <w:hyperlink w:history="1" w:anchor="InhibitControlPSDstatus">
              <w:r w:rsidR="00C64E92">
                <w:rPr>
                  <w:rStyle w:val="ac"/>
                </w:rPr>
                <w:t>InhibitControlPSDstatus</w:t>
              </w:r>
            </w:hyperlink>
            <w:r w:rsidR="00C27AB8">
              <w:rPr>
                <w:rFonts w:hint="eastAsia"/>
              </w:rPr>
              <w:t>(k)</w:t>
            </w:r>
          </w:p>
        </w:tc>
      </w:tr>
      <w:tr w:rsidRPr="001B3DC6" w:rsidR="00AF2359" w:rsidTr="00E3038E">
        <w:trPr>
          <w:jc w:val="center"/>
        </w:trPr>
        <w:tc>
          <w:tcPr>
            <w:tcW w:w="236" w:type="dxa"/>
          </w:tcPr>
          <w:p w:rsidR="00AF2359" w:rsidP="00591D6B" w:rsidRDefault="00AF2359">
            <w:pPr>
              <w:pStyle w:val="AltB0"/>
            </w:pPr>
          </w:p>
        </w:tc>
        <w:tc>
          <w:tcPr>
            <w:tcW w:w="4133" w:type="dxa"/>
            <w:gridSpan w:val="2"/>
            <w:vAlign w:val="center"/>
          </w:tcPr>
          <w:p w:rsidRPr="00C02146" w:rsidR="00AF2359" w:rsidP="00591D6B" w:rsidRDefault="00354F88">
            <w:pPr>
              <w:pStyle w:val="AltB0"/>
            </w:pPr>
            <w:r w:rsidRPr="00C02146">
              <w:rPr>
                <w:rFonts w:hint="eastAsia"/>
              </w:rPr>
              <w:t>.P</w:t>
            </w:r>
            <w:r w:rsidRPr="00C02146" w:rsidR="00AF2359">
              <w:rPr>
                <w:rFonts w:hint="eastAsia"/>
              </w:rPr>
              <w:t>assenger</w:t>
            </w:r>
            <w:r w:rsidRPr="00C02146">
              <w:rPr>
                <w:rFonts w:hint="eastAsia"/>
              </w:rPr>
              <w:t>E</w:t>
            </w:r>
            <w:r w:rsidRPr="00C02146" w:rsidR="00AF2359">
              <w:rPr>
                <w:rFonts w:hint="eastAsia"/>
              </w:rPr>
              <w:t>mergency</w:t>
            </w:r>
            <w:r w:rsidRPr="00C02146">
              <w:rPr>
                <w:rFonts w:hint="eastAsia"/>
              </w:rPr>
              <w:t>H</w:t>
            </w:r>
            <w:r w:rsidRPr="00C02146" w:rsidR="00AF2359">
              <w:rPr>
                <w:rFonts w:hint="eastAsia"/>
              </w:rPr>
              <w:t>andle</w:t>
            </w:r>
            <w:r w:rsidRPr="00C02146">
              <w:rPr>
                <w:rFonts w:hint="eastAsia"/>
              </w:rPr>
              <w:t>N</w:t>
            </w:r>
            <w:r w:rsidRPr="00C02146" w:rsidR="00AF2359">
              <w:rPr>
                <w:rFonts w:hint="eastAsia"/>
              </w:rPr>
              <w:t>ot</w:t>
            </w:r>
            <w:r w:rsidRPr="00C02146">
              <w:rPr>
                <w:rFonts w:hint="eastAsia"/>
              </w:rPr>
              <w:t>P</w:t>
            </w:r>
            <w:r w:rsidRPr="00C02146" w:rsidR="00AF2359">
              <w:rPr>
                <w:rFonts w:hint="eastAsia"/>
              </w:rPr>
              <w:t>ulled</w:t>
            </w:r>
            <w:r w:rsidRPr="00C02146">
              <w:rPr>
                <w:rFonts w:hint="eastAsia"/>
              </w:rPr>
              <w:t>F</w:t>
            </w:r>
            <w:r w:rsidRPr="00C02146" w:rsidR="00AF2359">
              <w:rPr>
                <w:rFonts w:hint="eastAsia"/>
              </w:rPr>
              <w:t>or</w:t>
            </w:r>
            <w:r w:rsidRPr="00C02146">
              <w:rPr>
                <w:rFonts w:hint="eastAsia"/>
              </w:rPr>
              <w:t>S</w:t>
            </w:r>
            <w:r w:rsidRPr="00C02146" w:rsidR="00AF2359">
              <w:rPr>
                <w:rFonts w:hint="eastAsia"/>
              </w:rPr>
              <w:t>ides</w:t>
            </w:r>
          </w:p>
        </w:tc>
        <w:tc>
          <w:tcPr>
            <w:tcW w:w="4932" w:type="dxa"/>
          </w:tcPr>
          <w:p w:rsidRPr="00D3476B" w:rsidR="00AF2359" w:rsidP="00591D6B" w:rsidRDefault="00532AED">
            <w:pPr>
              <w:pStyle w:val="AltB0"/>
            </w:pPr>
            <w:hyperlink w:history="1" w:anchor="EmergencyHandleNotPulledSide">
              <w:r w:rsidR="00F131C8">
                <w:rPr>
                  <w:rStyle w:val="ac"/>
                </w:rPr>
                <w:t>EmergencyHandleNotPulledSide</w:t>
              </w:r>
            </w:hyperlink>
            <w:r w:rsidR="00C27AB8">
              <w:rPr>
                <w:rFonts w:hint="eastAsia"/>
              </w:rPr>
              <w:t>(k)</w:t>
            </w:r>
          </w:p>
        </w:tc>
      </w:tr>
      <w:tr w:rsidRPr="001B3DC6" w:rsidR="00C27AB8" w:rsidTr="00E3038E">
        <w:trPr>
          <w:jc w:val="center"/>
        </w:trPr>
        <w:tc>
          <w:tcPr>
            <w:tcW w:w="236" w:type="dxa"/>
          </w:tcPr>
          <w:p w:rsidR="00C27AB8" w:rsidP="00591D6B" w:rsidRDefault="00C27AB8">
            <w:pPr>
              <w:pStyle w:val="AltB0"/>
            </w:pPr>
          </w:p>
        </w:tc>
        <w:tc>
          <w:tcPr>
            <w:tcW w:w="4133" w:type="dxa"/>
            <w:gridSpan w:val="2"/>
            <w:vAlign w:val="center"/>
          </w:tcPr>
          <w:p w:rsidRPr="00C02146" w:rsidR="00C27AB8" w:rsidP="00591D6B" w:rsidRDefault="00354F88">
            <w:pPr>
              <w:pStyle w:val="AltB0"/>
            </w:pPr>
            <w:r w:rsidRPr="00C02146">
              <w:rPr>
                <w:rFonts w:hint="eastAsia"/>
              </w:rPr>
              <w:t>.P</w:t>
            </w:r>
            <w:r w:rsidRPr="00C02146" w:rsidR="00C27AB8">
              <w:rPr>
                <w:rFonts w:hint="eastAsia"/>
              </w:rPr>
              <w:t>assenger</w:t>
            </w:r>
            <w:r w:rsidRPr="00C02146">
              <w:rPr>
                <w:rFonts w:hint="eastAsia"/>
              </w:rPr>
              <w:t>E</w:t>
            </w:r>
            <w:r w:rsidRPr="00C02146" w:rsidR="00C27AB8">
              <w:rPr>
                <w:rFonts w:hint="eastAsia"/>
              </w:rPr>
              <w:t>mergency</w:t>
            </w:r>
            <w:r w:rsidRPr="00C02146">
              <w:rPr>
                <w:rFonts w:hint="eastAsia"/>
              </w:rPr>
              <w:t>H</w:t>
            </w:r>
            <w:r w:rsidRPr="00C02146" w:rsidR="00C27AB8">
              <w:rPr>
                <w:rFonts w:hint="eastAsia"/>
              </w:rPr>
              <w:t>andle</w:t>
            </w:r>
            <w:r w:rsidRPr="00C02146">
              <w:rPr>
                <w:rFonts w:hint="eastAsia"/>
              </w:rPr>
              <w:t>N</w:t>
            </w:r>
            <w:r w:rsidRPr="00C02146" w:rsidR="00C27AB8">
              <w:rPr>
                <w:rFonts w:hint="eastAsia"/>
              </w:rPr>
              <w:t>ot</w:t>
            </w:r>
            <w:r w:rsidRPr="00C02146">
              <w:rPr>
                <w:rFonts w:hint="eastAsia"/>
              </w:rPr>
              <w:t>P</w:t>
            </w:r>
            <w:r w:rsidRPr="00C02146" w:rsidR="00C27AB8">
              <w:rPr>
                <w:rFonts w:hint="eastAsia"/>
              </w:rPr>
              <w:t>ulled</w:t>
            </w:r>
            <w:r w:rsidRPr="00C02146">
              <w:rPr>
                <w:rFonts w:hint="eastAsia"/>
              </w:rPr>
              <w:t>F</w:t>
            </w:r>
            <w:r w:rsidRPr="00C02146" w:rsidR="00C27AB8">
              <w:rPr>
                <w:rFonts w:hint="eastAsia"/>
              </w:rPr>
              <w:t>or</w:t>
            </w:r>
            <w:r w:rsidRPr="00C02146">
              <w:rPr>
                <w:rFonts w:hint="eastAsia"/>
              </w:rPr>
              <w:t>E</w:t>
            </w:r>
            <w:r w:rsidRPr="00C02146" w:rsidR="00C27AB8">
              <w:rPr>
                <w:rFonts w:hint="eastAsia"/>
              </w:rPr>
              <w:t>nd</w:t>
            </w:r>
            <w:r w:rsidRPr="00C02146" w:rsidR="00A83C7C">
              <w:rPr>
                <w:rFonts w:hint="eastAsia"/>
              </w:rPr>
              <w:t>_</w:t>
            </w:r>
            <w:r w:rsidRPr="00C02146" w:rsidR="00C27AB8">
              <w:rPr>
                <w:rFonts w:hint="eastAsia"/>
              </w:rPr>
              <w:t>1</w:t>
            </w:r>
          </w:p>
        </w:tc>
        <w:tc>
          <w:tcPr>
            <w:tcW w:w="4932" w:type="dxa"/>
          </w:tcPr>
          <w:p w:rsidRPr="00D3476B" w:rsidR="00C27AB8" w:rsidP="00591D6B" w:rsidRDefault="00532AED">
            <w:pPr>
              <w:pStyle w:val="AltB0"/>
            </w:pPr>
            <w:hyperlink w:history="1" w:anchor="EmergencyHandleNotPulledEnd1">
              <w:r w:rsidR="00F131C8">
                <w:rPr>
                  <w:rStyle w:val="ac"/>
                </w:rPr>
                <w:t>EmergencyHandleNotPulledEnd1</w:t>
              </w:r>
            </w:hyperlink>
            <w:r w:rsidR="00C27AB8">
              <w:rPr>
                <w:rFonts w:hint="eastAsia"/>
              </w:rPr>
              <w:t>(k)</w:t>
            </w:r>
          </w:p>
        </w:tc>
      </w:tr>
      <w:tr w:rsidRPr="001B3DC6" w:rsidR="00C27AB8" w:rsidTr="00E3038E">
        <w:trPr>
          <w:jc w:val="center"/>
        </w:trPr>
        <w:tc>
          <w:tcPr>
            <w:tcW w:w="236" w:type="dxa"/>
          </w:tcPr>
          <w:p w:rsidR="00C27AB8" w:rsidP="00591D6B" w:rsidRDefault="00C27AB8">
            <w:pPr>
              <w:pStyle w:val="AltB0"/>
            </w:pPr>
          </w:p>
        </w:tc>
        <w:tc>
          <w:tcPr>
            <w:tcW w:w="4133" w:type="dxa"/>
            <w:gridSpan w:val="2"/>
            <w:vAlign w:val="center"/>
          </w:tcPr>
          <w:p w:rsidRPr="00C02146" w:rsidR="00C27AB8" w:rsidP="00591D6B" w:rsidRDefault="00354F88">
            <w:pPr>
              <w:pStyle w:val="AltB0"/>
            </w:pPr>
            <w:r w:rsidRPr="00C02146">
              <w:rPr>
                <w:rFonts w:hint="eastAsia"/>
              </w:rPr>
              <w:t>.P</w:t>
            </w:r>
            <w:r w:rsidRPr="00C02146" w:rsidR="00C27AB8">
              <w:rPr>
                <w:rFonts w:hint="eastAsia"/>
              </w:rPr>
              <w:t>assenger</w:t>
            </w:r>
            <w:r w:rsidRPr="00C02146">
              <w:rPr>
                <w:rFonts w:hint="eastAsia"/>
              </w:rPr>
              <w:t>E</w:t>
            </w:r>
            <w:r w:rsidRPr="00C02146" w:rsidR="00C27AB8">
              <w:rPr>
                <w:rFonts w:hint="eastAsia"/>
              </w:rPr>
              <w:t>mergency</w:t>
            </w:r>
            <w:r w:rsidRPr="00C02146">
              <w:rPr>
                <w:rFonts w:hint="eastAsia"/>
              </w:rPr>
              <w:t>H</w:t>
            </w:r>
            <w:r w:rsidRPr="00C02146" w:rsidR="00C27AB8">
              <w:rPr>
                <w:rFonts w:hint="eastAsia"/>
              </w:rPr>
              <w:t>andle</w:t>
            </w:r>
            <w:r w:rsidRPr="00C02146">
              <w:rPr>
                <w:rFonts w:hint="eastAsia"/>
              </w:rPr>
              <w:t>N</w:t>
            </w:r>
            <w:r w:rsidRPr="00C02146" w:rsidR="00C27AB8">
              <w:rPr>
                <w:rFonts w:hint="eastAsia"/>
              </w:rPr>
              <w:t>ot</w:t>
            </w:r>
            <w:r w:rsidRPr="00C02146">
              <w:rPr>
                <w:rFonts w:hint="eastAsia"/>
              </w:rPr>
              <w:t>P</w:t>
            </w:r>
            <w:r w:rsidRPr="00C02146" w:rsidR="00C27AB8">
              <w:rPr>
                <w:rFonts w:hint="eastAsia"/>
              </w:rPr>
              <w:t>ulled</w:t>
            </w:r>
            <w:r w:rsidRPr="00C02146">
              <w:rPr>
                <w:rFonts w:hint="eastAsia"/>
              </w:rPr>
              <w:t>F</w:t>
            </w:r>
            <w:r w:rsidRPr="00C02146" w:rsidR="00C27AB8">
              <w:rPr>
                <w:rFonts w:hint="eastAsia"/>
              </w:rPr>
              <w:t>or</w:t>
            </w:r>
            <w:r w:rsidRPr="00C02146">
              <w:rPr>
                <w:rFonts w:hint="eastAsia"/>
              </w:rPr>
              <w:t>E</w:t>
            </w:r>
            <w:r w:rsidRPr="00C02146" w:rsidR="00C27AB8">
              <w:rPr>
                <w:rFonts w:hint="eastAsia"/>
              </w:rPr>
              <w:t>nd</w:t>
            </w:r>
            <w:r w:rsidRPr="00C02146" w:rsidR="00A83C7C">
              <w:rPr>
                <w:rFonts w:hint="eastAsia"/>
              </w:rPr>
              <w:t>_</w:t>
            </w:r>
            <w:r w:rsidRPr="00C02146" w:rsidR="00C27AB8">
              <w:rPr>
                <w:rFonts w:hint="eastAsia"/>
              </w:rPr>
              <w:t>2</w:t>
            </w:r>
          </w:p>
        </w:tc>
        <w:tc>
          <w:tcPr>
            <w:tcW w:w="4932" w:type="dxa"/>
          </w:tcPr>
          <w:p w:rsidRPr="00D3476B" w:rsidR="00C27AB8" w:rsidP="00591D6B" w:rsidRDefault="00532AED">
            <w:pPr>
              <w:pStyle w:val="AltB0"/>
            </w:pPr>
            <w:hyperlink w:history="1" w:anchor="EmergencyHandleNotPulledEnd2">
              <w:r w:rsidR="00825CBF">
                <w:rPr>
                  <w:rStyle w:val="ac"/>
                </w:rPr>
                <w:t>EmergencyHandleNotPulledEnd2</w:t>
              </w:r>
            </w:hyperlink>
            <w:r w:rsidR="00C27AB8">
              <w:rPr>
                <w:rFonts w:hint="eastAsia"/>
              </w:rPr>
              <w:t>(k)</w:t>
            </w:r>
          </w:p>
        </w:tc>
      </w:tr>
      <w:tr w:rsidRPr="001B3DC6" w:rsidR="00C27AB8" w:rsidTr="00E3038E">
        <w:trPr>
          <w:jc w:val="center"/>
        </w:trPr>
        <w:tc>
          <w:tcPr>
            <w:tcW w:w="236" w:type="dxa"/>
          </w:tcPr>
          <w:p w:rsidR="00C27AB8" w:rsidP="00591D6B" w:rsidRDefault="00C27AB8">
            <w:pPr>
              <w:pStyle w:val="AltB0"/>
            </w:pPr>
          </w:p>
        </w:tc>
        <w:tc>
          <w:tcPr>
            <w:tcW w:w="4133" w:type="dxa"/>
            <w:gridSpan w:val="2"/>
            <w:vAlign w:val="center"/>
          </w:tcPr>
          <w:p w:rsidRPr="00AF2359" w:rsidR="00C27AB8" w:rsidP="00591D6B" w:rsidRDefault="00354F88">
            <w:pPr>
              <w:pStyle w:val="AltB0"/>
            </w:pPr>
            <w:r>
              <w:rPr>
                <w:rFonts w:hint="eastAsia"/>
              </w:rPr>
              <w:t>.T</w:t>
            </w:r>
            <w:r w:rsidRPr="00AF2359" w:rsidR="00C27AB8">
              <w:rPr>
                <w:rFonts w:hint="eastAsia"/>
              </w:rPr>
              <w:t>rain</w:t>
            </w:r>
            <w:r>
              <w:rPr>
                <w:rFonts w:hint="eastAsia"/>
              </w:rPr>
              <w:t>E</w:t>
            </w:r>
            <w:r w:rsidRPr="00AF2359" w:rsidR="00C27AB8">
              <w:rPr>
                <w:rFonts w:hint="eastAsia"/>
              </w:rPr>
              <w:t>mergency</w:t>
            </w:r>
            <w:r>
              <w:rPr>
                <w:rFonts w:hint="eastAsia"/>
              </w:rPr>
              <w:t>B</w:t>
            </w:r>
            <w:r w:rsidRPr="00AF2359" w:rsidR="00C27AB8">
              <w:rPr>
                <w:rFonts w:hint="eastAsia"/>
              </w:rPr>
              <w:t>rak</w:t>
            </w:r>
            <w:r>
              <w:rPr>
                <w:rFonts w:hint="eastAsia"/>
              </w:rPr>
              <w:t>A</w:t>
            </w:r>
            <w:r w:rsidRPr="00AF2359" w:rsidR="00C27AB8">
              <w:rPr>
                <w:rFonts w:hint="eastAsia"/>
              </w:rPr>
              <w:t>pplied</w:t>
            </w:r>
          </w:p>
        </w:tc>
        <w:tc>
          <w:tcPr>
            <w:tcW w:w="4932" w:type="dxa"/>
          </w:tcPr>
          <w:p w:rsidRPr="00D3476B" w:rsidR="00C27AB8" w:rsidP="00591D6B" w:rsidRDefault="00532AED">
            <w:pPr>
              <w:pStyle w:val="AltB0"/>
            </w:pPr>
            <w:hyperlink w:history="1" w:anchor="TrainEmergencyBrakeApplied">
              <w:r w:rsidR="003A11D3">
                <w:rPr>
                  <w:rStyle w:val="ac"/>
                </w:rPr>
                <w:t>TrainEmergencyBrakeApplied</w:t>
              </w:r>
            </w:hyperlink>
            <w:r w:rsidR="00C27AB8">
              <w:rPr>
                <w:rFonts w:hint="eastAsia"/>
              </w:rPr>
              <w:t>(k)</w:t>
            </w:r>
          </w:p>
        </w:tc>
      </w:tr>
      <w:tr w:rsidRPr="001B3DC6" w:rsidR="00C27AB8" w:rsidTr="00E3038E">
        <w:trPr>
          <w:jc w:val="center"/>
        </w:trPr>
        <w:tc>
          <w:tcPr>
            <w:tcW w:w="236" w:type="dxa"/>
          </w:tcPr>
          <w:p w:rsidR="00C27AB8" w:rsidP="00591D6B" w:rsidRDefault="00C27AB8">
            <w:pPr>
              <w:pStyle w:val="AltB0"/>
            </w:pPr>
          </w:p>
        </w:tc>
        <w:tc>
          <w:tcPr>
            <w:tcW w:w="4133" w:type="dxa"/>
            <w:gridSpan w:val="2"/>
            <w:vAlign w:val="center"/>
          </w:tcPr>
          <w:p w:rsidRPr="00AF2359" w:rsidR="00C27AB8" w:rsidP="00591D6B" w:rsidRDefault="00354F88">
            <w:pPr>
              <w:pStyle w:val="AltB0"/>
            </w:pPr>
            <w:r>
              <w:rPr>
                <w:rFonts w:hint="eastAsia"/>
              </w:rPr>
              <w:t>.</w:t>
            </w:r>
            <w:r w:rsidRPr="00C02146" w:rsidR="003A11D3">
              <w:t>TrainParkingBrakeApplied</w:t>
            </w:r>
          </w:p>
        </w:tc>
        <w:tc>
          <w:tcPr>
            <w:tcW w:w="4932" w:type="dxa"/>
          </w:tcPr>
          <w:p w:rsidRPr="00D3476B" w:rsidR="00C27AB8" w:rsidP="00591D6B" w:rsidRDefault="00532AED">
            <w:pPr>
              <w:pStyle w:val="AltB0"/>
            </w:pPr>
            <w:hyperlink w:history="1" w:anchor="TrainParkingBrakeApplied">
              <w:r w:rsidR="003A11D3">
                <w:rPr>
                  <w:rStyle w:val="ac"/>
                </w:rPr>
                <w:t>TrainParkingBrakeApplied</w:t>
              </w:r>
            </w:hyperlink>
            <w:r w:rsidR="00C27AB8">
              <w:rPr>
                <w:rFonts w:hint="eastAsia"/>
              </w:rPr>
              <w:t>(k)</w:t>
            </w:r>
          </w:p>
        </w:tc>
      </w:tr>
      <w:tr w:rsidRPr="001B3DC6" w:rsidR="00C27AB8" w:rsidTr="00E3038E">
        <w:trPr>
          <w:jc w:val="center"/>
        </w:trPr>
        <w:tc>
          <w:tcPr>
            <w:tcW w:w="236" w:type="dxa"/>
          </w:tcPr>
          <w:p w:rsidRPr="00C02146" w:rsidR="00C27AB8" w:rsidP="00591D6B" w:rsidRDefault="00C27AB8">
            <w:pPr>
              <w:pStyle w:val="AltB0"/>
            </w:pPr>
          </w:p>
        </w:tc>
        <w:tc>
          <w:tcPr>
            <w:tcW w:w="4133" w:type="dxa"/>
            <w:gridSpan w:val="2"/>
            <w:vAlign w:val="center"/>
          </w:tcPr>
          <w:p w:rsidRPr="00C02146" w:rsidR="00C27AB8" w:rsidP="00591D6B" w:rsidRDefault="00354F88">
            <w:pPr>
              <w:pStyle w:val="AltB0"/>
            </w:pPr>
            <w:r w:rsidRPr="00C02146">
              <w:rPr>
                <w:rFonts w:hint="eastAsia"/>
              </w:rPr>
              <w:t>.M</w:t>
            </w:r>
            <w:r w:rsidRPr="00C02146" w:rsidR="00C27AB8">
              <w:rPr>
                <w:rFonts w:hint="eastAsia"/>
              </w:rPr>
              <w:t>otionProtectionInhibition</w:t>
            </w:r>
          </w:p>
        </w:tc>
        <w:tc>
          <w:tcPr>
            <w:tcW w:w="4932" w:type="dxa"/>
          </w:tcPr>
          <w:p w:rsidRPr="00D3476B" w:rsidR="00C27AB8" w:rsidP="00591D6B" w:rsidRDefault="00532AED">
            <w:pPr>
              <w:pStyle w:val="AltB0"/>
            </w:pPr>
            <w:hyperlink w:history="1" w:anchor="MotionProtectionInhibition">
              <w:r w:rsidR="008B283E">
                <w:rPr>
                  <w:rStyle w:val="ac"/>
                </w:rPr>
                <w:t>MotionProtectionInhibition</w:t>
              </w:r>
            </w:hyperlink>
            <w:r w:rsidR="00C27AB8">
              <w:rPr>
                <w:rFonts w:hint="eastAsia"/>
              </w:rPr>
              <w:t>(k)</w:t>
            </w:r>
          </w:p>
        </w:tc>
      </w:tr>
      <w:tr w:rsidRPr="001B3DC6" w:rsidR="00C27AB8" w:rsidTr="00E3038E">
        <w:trPr>
          <w:jc w:val="center"/>
        </w:trPr>
        <w:tc>
          <w:tcPr>
            <w:tcW w:w="236" w:type="dxa"/>
          </w:tcPr>
          <w:p w:rsidR="00C27AB8" w:rsidP="00591D6B" w:rsidRDefault="00C27AB8">
            <w:pPr>
              <w:pStyle w:val="AltB0"/>
            </w:pPr>
          </w:p>
        </w:tc>
        <w:tc>
          <w:tcPr>
            <w:tcW w:w="4133" w:type="dxa"/>
            <w:gridSpan w:val="2"/>
            <w:vAlign w:val="center"/>
          </w:tcPr>
          <w:p w:rsidRPr="00AF2359" w:rsidR="00C27AB8" w:rsidP="00591D6B" w:rsidRDefault="00354F88">
            <w:pPr>
              <w:pStyle w:val="AltB0"/>
            </w:pPr>
            <w:r>
              <w:rPr>
                <w:rFonts w:hint="eastAsia"/>
              </w:rPr>
              <w:t>.</w:t>
            </w:r>
            <w:r w:rsidRPr="00C02146">
              <w:rPr>
                <w:rFonts w:hint="eastAsia"/>
              </w:rPr>
              <w:t>S</w:t>
            </w:r>
            <w:r w:rsidRPr="00C02146" w:rsidR="00C27AB8">
              <w:rPr>
                <w:rFonts w:hint="eastAsia"/>
              </w:rPr>
              <w:t>ignal</w:t>
            </w:r>
            <w:r w:rsidRPr="00C02146">
              <w:rPr>
                <w:rFonts w:hint="eastAsia"/>
              </w:rPr>
              <w:t>O</w:t>
            </w:r>
            <w:r w:rsidRPr="00C02146" w:rsidR="00C27AB8">
              <w:rPr>
                <w:rFonts w:hint="eastAsia"/>
              </w:rPr>
              <w:t>verride</w:t>
            </w:r>
            <w:r w:rsidRPr="00C02146" w:rsidR="00C57644">
              <w:rPr>
                <w:rFonts w:hint="eastAsia"/>
              </w:rPr>
              <w:t>Sendable</w:t>
            </w:r>
          </w:p>
        </w:tc>
        <w:tc>
          <w:tcPr>
            <w:tcW w:w="4932" w:type="dxa"/>
          </w:tcPr>
          <w:p w:rsidRPr="00EB1321" w:rsidR="00C27AB8" w:rsidP="00591D6B" w:rsidRDefault="00532AED">
            <w:pPr>
              <w:pStyle w:val="AltB0"/>
            </w:pPr>
            <w:hyperlink w:history="1" w:anchor="SignalOverrideSendable">
              <w:r w:rsidR="00C64E92">
                <w:rPr>
                  <w:rStyle w:val="ac"/>
                </w:rPr>
                <w:t>SignalOverrideSendable</w:t>
              </w:r>
            </w:hyperlink>
            <w:r w:rsidR="00C27AB8">
              <w:rPr>
                <w:rFonts w:hint="eastAsia"/>
              </w:rPr>
              <w:t>(k)</w:t>
            </w:r>
          </w:p>
        </w:tc>
      </w:tr>
      <w:tr w:rsidRPr="001B3DC6" w:rsidR="00884E53" w:rsidTr="00E3038E">
        <w:trPr>
          <w:jc w:val="center"/>
        </w:trPr>
        <w:tc>
          <w:tcPr>
            <w:tcW w:w="236" w:type="dxa"/>
          </w:tcPr>
          <w:p w:rsidR="00884E53" w:rsidP="00591D6B" w:rsidRDefault="00884E53">
            <w:pPr>
              <w:pStyle w:val="AltB0"/>
            </w:pPr>
          </w:p>
        </w:tc>
        <w:tc>
          <w:tcPr>
            <w:tcW w:w="4133" w:type="dxa"/>
            <w:gridSpan w:val="2"/>
            <w:vAlign w:val="center"/>
          </w:tcPr>
          <w:p w:rsidRPr="00AF2359" w:rsidR="00884E53" w:rsidDel="00A335AC" w:rsidP="00591D6B" w:rsidRDefault="00354F88">
            <w:pPr>
              <w:pStyle w:val="AltB0"/>
            </w:pPr>
            <w:r>
              <w:rPr>
                <w:rFonts w:hint="eastAsia"/>
              </w:rPr>
              <w:t>.</w:t>
            </w:r>
            <w:r w:rsidRPr="00C02146">
              <w:rPr>
                <w:rFonts w:hint="eastAsia"/>
              </w:rPr>
              <w:t>P</w:t>
            </w:r>
            <w:r w:rsidRPr="00C02146" w:rsidR="00A83C7C">
              <w:rPr>
                <w:rFonts w:hint="eastAsia"/>
              </w:rPr>
              <w:t>sd</w:t>
            </w:r>
            <w:r w:rsidRPr="00C02146">
              <w:rPr>
                <w:rFonts w:hint="eastAsia"/>
              </w:rPr>
              <w:t>O</w:t>
            </w:r>
            <w:r w:rsidRPr="00C02146" w:rsidR="00A83C7C">
              <w:rPr>
                <w:rFonts w:hint="eastAsia"/>
              </w:rPr>
              <w:t>pening</w:t>
            </w:r>
            <w:r w:rsidRPr="00C02146">
              <w:rPr>
                <w:rFonts w:hint="eastAsia"/>
              </w:rPr>
              <w:t>P</w:t>
            </w:r>
            <w:r w:rsidRPr="00C02146" w:rsidR="00A83C7C">
              <w:rPr>
                <w:rFonts w:hint="eastAsia"/>
              </w:rPr>
              <w:t>rotection</w:t>
            </w:r>
            <w:r w:rsidRPr="00C02146">
              <w:rPr>
                <w:rFonts w:hint="eastAsia"/>
              </w:rPr>
              <w:t>I</w:t>
            </w:r>
            <w:r w:rsidRPr="00C02146" w:rsidR="00A83C7C">
              <w:rPr>
                <w:rFonts w:hint="eastAsia"/>
              </w:rPr>
              <w:t>nhibition</w:t>
            </w:r>
          </w:p>
        </w:tc>
        <w:tc>
          <w:tcPr>
            <w:tcW w:w="4932" w:type="dxa"/>
          </w:tcPr>
          <w:p w:rsidRPr="00A83C7C" w:rsidR="00884E53" w:rsidP="00591D6B" w:rsidRDefault="00532AED">
            <w:pPr>
              <w:pStyle w:val="AltB0"/>
            </w:pPr>
            <w:hyperlink w:history="1" w:anchor="InhibitPSDopeningSupervisedByATP">
              <w:r w:rsidR="003A11D3">
                <w:rPr>
                  <w:rStyle w:val="ac"/>
                </w:rPr>
                <w:t>InhibitPSDopeningSupervisedByATP</w:t>
              </w:r>
            </w:hyperlink>
            <w:r w:rsidRPr="00A83C7C" w:rsidR="00A83C7C">
              <w:t>(k)</w:t>
            </w:r>
          </w:p>
        </w:tc>
      </w:tr>
      <w:tr w:rsidRPr="001B3DC6" w:rsidR="00C27AB8" w:rsidTr="00E3038E">
        <w:trPr>
          <w:jc w:val="center"/>
        </w:trPr>
        <w:tc>
          <w:tcPr>
            <w:tcW w:w="236" w:type="dxa"/>
          </w:tcPr>
          <w:p w:rsidR="00C27AB8" w:rsidP="00591D6B" w:rsidRDefault="00C27AB8">
            <w:pPr>
              <w:pStyle w:val="AltB0"/>
            </w:pPr>
          </w:p>
        </w:tc>
        <w:tc>
          <w:tcPr>
            <w:tcW w:w="4133" w:type="dxa"/>
            <w:gridSpan w:val="2"/>
            <w:vAlign w:val="center"/>
          </w:tcPr>
          <w:p w:rsidRPr="00AF2359" w:rsidR="00C27AB8" w:rsidP="00591D6B" w:rsidRDefault="00354F88">
            <w:pPr>
              <w:pStyle w:val="AltB0"/>
            </w:pPr>
            <w:r>
              <w:rPr>
                <w:rFonts w:hint="eastAsia"/>
              </w:rPr>
              <w:t>.</w:t>
            </w:r>
            <w:r w:rsidRPr="00C02146">
              <w:rPr>
                <w:rFonts w:hint="eastAsia"/>
              </w:rPr>
              <w:t>E</w:t>
            </w:r>
            <w:r w:rsidRPr="00C02146" w:rsidR="00C27AB8">
              <w:t>vacuation</w:t>
            </w:r>
            <w:r w:rsidRPr="00C02146">
              <w:rPr>
                <w:rFonts w:hint="eastAsia"/>
              </w:rPr>
              <w:t>W</w:t>
            </w:r>
            <w:r w:rsidRPr="00C02146" w:rsidR="00C27AB8">
              <w:t>ith</w:t>
            </w:r>
            <w:r w:rsidRPr="00C02146">
              <w:rPr>
                <w:rFonts w:hint="eastAsia"/>
              </w:rPr>
              <w:t>T</w:t>
            </w:r>
            <w:r w:rsidRPr="00C02146" w:rsidR="00C27AB8">
              <w:t>rain</w:t>
            </w:r>
            <w:r w:rsidRPr="00C02146">
              <w:rPr>
                <w:rFonts w:hint="eastAsia"/>
              </w:rPr>
              <w:t>S</w:t>
            </w:r>
            <w:r w:rsidRPr="00C02146" w:rsidR="00C27AB8">
              <w:t>topped</w:t>
            </w:r>
            <w:r w:rsidRPr="00C02146">
              <w:rPr>
                <w:rFonts w:hint="eastAsia"/>
              </w:rPr>
              <w:t>P</w:t>
            </w:r>
            <w:r w:rsidRPr="00C02146" w:rsidR="00C27AB8">
              <w:t>rotection</w:t>
            </w:r>
            <w:r w:rsidRPr="00C02146">
              <w:rPr>
                <w:rFonts w:hint="eastAsia"/>
              </w:rPr>
              <w:t>I</w:t>
            </w:r>
            <w:r w:rsidRPr="00C02146" w:rsidR="00C27AB8">
              <w:t>nhibition</w:t>
            </w:r>
          </w:p>
        </w:tc>
        <w:tc>
          <w:tcPr>
            <w:tcW w:w="4932" w:type="dxa"/>
          </w:tcPr>
          <w:p w:rsidRPr="00EB1321" w:rsidR="00C27AB8" w:rsidP="00591D6B" w:rsidRDefault="00532AED">
            <w:pPr>
              <w:pStyle w:val="AltB0"/>
            </w:pPr>
            <w:hyperlink w:history="1" w:anchor="InhibitProtectionEvacuationWithStop">
              <w:r w:rsidR="00825CBF">
                <w:rPr>
                  <w:rStyle w:val="ac"/>
                </w:rPr>
                <w:t>InhibitProtectionEvacuationWithStop</w:t>
              </w:r>
            </w:hyperlink>
            <w:r w:rsidR="00C27AB8">
              <w:rPr>
                <w:rFonts w:hint="eastAsia"/>
              </w:rPr>
              <w:t>(k)</w:t>
            </w:r>
          </w:p>
        </w:tc>
      </w:tr>
      <w:tr w:rsidRPr="001B3DC6" w:rsidR="00C27AB8" w:rsidTr="00E3038E">
        <w:trPr>
          <w:jc w:val="center"/>
        </w:trPr>
        <w:tc>
          <w:tcPr>
            <w:tcW w:w="236" w:type="dxa"/>
          </w:tcPr>
          <w:p w:rsidR="00C27AB8" w:rsidP="00591D6B" w:rsidRDefault="00C27AB8">
            <w:pPr>
              <w:pStyle w:val="AltB0"/>
            </w:pPr>
          </w:p>
        </w:tc>
        <w:tc>
          <w:tcPr>
            <w:tcW w:w="4133" w:type="dxa"/>
            <w:gridSpan w:val="2"/>
            <w:vAlign w:val="center"/>
          </w:tcPr>
          <w:p w:rsidRPr="00AF2359" w:rsidR="00C27AB8" w:rsidP="00591D6B" w:rsidRDefault="00354F88">
            <w:pPr>
              <w:pStyle w:val="AltB0"/>
            </w:pPr>
            <w:r>
              <w:rPr>
                <w:rFonts w:hint="eastAsia"/>
              </w:rPr>
              <w:t>.</w:t>
            </w:r>
            <w:r w:rsidRPr="00C02146">
              <w:rPr>
                <w:rFonts w:hint="eastAsia"/>
              </w:rPr>
              <w:t>E</w:t>
            </w:r>
            <w:r w:rsidRPr="00C02146" w:rsidR="00C27AB8">
              <w:rPr>
                <w:rFonts w:hint="eastAsia"/>
              </w:rPr>
              <w:t>vacuation</w:t>
            </w:r>
            <w:r w:rsidRPr="00C02146">
              <w:rPr>
                <w:rFonts w:hint="eastAsia"/>
              </w:rPr>
              <w:t>I</w:t>
            </w:r>
            <w:r w:rsidRPr="00C02146" w:rsidR="00C27AB8">
              <w:rPr>
                <w:rFonts w:hint="eastAsia"/>
              </w:rPr>
              <w:t>n</w:t>
            </w:r>
            <w:r w:rsidRPr="00C02146">
              <w:rPr>
                <w:rFonts w:hint="eastAsia"/>
              </w:rPr>
              <w:t>S</w:t>
            </w:r>
            <w:r w:rsidRPr="00C02146" w:rsidR="00C27AB8">
              <w:rPr>
                <w:rFonts w:hint="eastAsia"/>
              </w:rPr>
              <w:t>anction</w:t>
            </w:r>
            <w:r w:rsidRPr="00C02146">
              <w:rPr>
                <w:rFonts w:hint="eastAsia"/>
              </w:rPr>
              <w:t>D</w:t>
            </w:r>
            <w:r w:rsidRPr="00C02146" w:rsidR="00C27AB8">
              <w:rPr>
                <w:rFonts w:hint="eastAsia"/>
              </w:rPr>
              <w:t>istance</w:t>
            </w:r>
            <w:r w:rsidRPr="00C02146">
              <w:rPr>
                <w:rFonts w:hint="eastAsia"/>
              </w:rPr>
              <w:t>P</w:t>
            </w:r>
            <w:r w:rsidRPr="00C02146" w:rsidR="00C27AB8">
              <w:rPr>
                <w:rFonts w:hint="eastAsia"/>
              </w:rPr>
              <w:t>rotection</w:t>
            </w:r>
            <w:r w:rsidRPr="00C02146">
              <w:rPr>
                <w:rFonts w:hint="eastAsia"/>
              </w:rPr>
              <w:t>I</w:t>
            </w:r>
            <w:r w:rsidRPr="00C02146" w:rsidR="00C27AB8">
              <w:rPr>
                <w:rFonts w:hint="eastAsia"/>
              </w:rPr>
              <w:t>nhibition</w:t>
            </w:r>
          </w:p>
        </w:tc>
        <w:tc>
          <w:tcPr>
            <w:tcW w:w="4932" w:type="dxa"/>
          </w:tcPr>
          <w:p w:rsidRPr="00EB1321" w:rsidR="00C27AB8" w:rsidP="00591D6B" w:rsidRDefault="00532AED">
            <w:pPr>
              <w:pStyle w:val="AltB0"/>
            </w:pPr>
            <w:hyperlink w:history="1" w:anchor="InhibitProtectionEvacuationInDistance">
              <w:r w:rsidR="00825CBF">
                <w:rPr>
                  <w:rStyle w:val="ac"/>
                </w:rPr>
                <w:t>InhibitProtectionEvacuationInDistance</w:t>
              </w:r>
            </w:hyperlink>
            <w:r w:rsidR="00C27AB8">
              <w:rPr>
                <w:rFonts w:hint="eastAsia"/>
              </w:rPr>
              <w:t>(k)</w:t>
            </w:r>
          </w:p>
        </w:tc>
      </w:tr>
      <w:tr w:rsidRPr="001B3DC6" w:rsidR="00C27AB8" w:rsidTr="00E3038E">
        <w:trPr>
          <w:jc w:val="center"/>
        </w:trPr>
        <w:tc>
          <w:tcPr>
            <w:tcW w:w="236" w:type="dxa"/>
          </w:tcPr>
          <w:p w:rsidR="00C27AB8" w:rsidP="00591D6B" w:rsidRDefault="00C27AB8">
            <w:pPr>
              <w:pStyle w:val="AltB0"/>
            </w:pPr>
          </w:p>
        </w:tc>
        <w:tc>
          <w:tcPr>
            <w:tcW w:w="4133" w:type="dxa"/>
            <w:gridSpan w:val="2"/>
            <w:vAlign w:val="center"/>
          </w:tcPr>
          <w:p w:rsidRPr="00AF2359" w:rsidR="00C27AB8" w:rsidP="00591D6B" w:rsidRDefault="00354F88">
            <w:pPr>
              <w:pStyle w:val="AltB0"/>
            </w:pPr>
            <w:r>
              <w:rPr>
                <w:rFonts w:hint="eastAsia"/>
              </w:rPr>
              <w:t>.</w:t>
            </w:r>
            <w:r w:rsidRPr="00C02146">
              <w:rPr>
                <w:rFonts w:hint="eastAsia"/>
              </w:rPr>
              <w:t>T</w:t>
            </w:r>
            <w:r w:rsidRPr="00C02146" w:rsidR="00C27AB8">
              <w:rPr>
                <w:rFonts w:hint="eastAsia"/>
              </w:rPr>
              <w:t>dcl</w:t>
            </w:r>
            <w:r w:rsidRPr="00C02146">
              <w:rPr>
                <w:rFonts w:hint="eastAsia"/>
              </w:rPr>
              <w:t>O</w:t>
            </w:r>
            <w:r w:rsidRPr="00C02146" w:rsidR="00C27AB8">
              <w:rPr>
                <w:rFonts w:hint="eastAsia"/>
              </w:rPr>
              <w:t>n</w:t>
            </w:r>
            <w:r w:rsidRPr="00C02146">
              <w:rPr>
                <w:rFonts w:hint="eastAsia"/>
              </w:rPr>
              <w:t>T</w:t>
            </w:r>
            <w:r w:rsidRPr="00C02146" w:rsidR="00C27AB8">
              <w:rPr>
                <w:rFonts w:hint="eastAsia"/>
              </w:rPr>
              <w:t>rain</w:t>
            </w:r>
            <w:r w:rsidRPr="00C02146">
              <w:rPr>
                <w:rFonts w:hint="eastAsia"/>
              </w:rPr>
              <w:t>S</w:t>
            </w:r>
            <w:r w:rsidRPr="00C02146" w:rsidR="00C27AB8">
              <w:rPr>
                <w:rFonts w:hint="eastAsia"/>
              </w:rPr>
              <w:t>tart</w:t>
            </w:r>
            <w:r w:rsidRPr="00C02146">
              <w:rPr>
                <w:rFonts w:hint="eastAsia"/>
              </w:rPr>
              <w:t>C</w:t>
            </w:r>
            <w:r w:rsidRPr="00C02146" w:rsidR="00C27AB8">
              <w:rPr>
                <w:rFonts w:hint="eastAsia"/>
              </w:rPr>
              <w:t>ontrol</w:t>
            </w:r>
            <w:r w:rsidRPr="00C02146">
              <w:rPr>
                <w:rFonts w:hint="eastAsia"/>
              </w:rPr>
              <w:t>I</w:t>
            </w:r>
            <w:r w:rsidRPr="00C02146" w:rsidR="00C27AB8">
              <w:rPr>
                <w:rFonts w:hint="eastAsia"/>
              </w:rPr>
              <w:t>nhibition</w:t>
            </w:r>
          </w:p>
        </w:tc>
        <w:tc>
          <w:tcPr>
            <w:tcW w:w="4932" w:type="dxa"/>
          </w:tcPr>
          <w:p w:rsidRPr="00EB1321" w:rsidR="00C27AB8" w:rsidP="00591D6B" w:rsidRDefault="00532AED">
            <w:pPr>
              <w:pStyle w:val="AltB0"/>
            </w:pPr>
            <w:hyperlink w:history="1" w:anchor="InhibitControlTrainDoorsStatus">
              <w:r w:rsidR="00C64E92">
                <w:rPr>
                  <w:rStyle w:val="ac"/>
                </w:rPr>
                <w:t>InhibitControlTrainDoorsStatus</w:t>
              </w:r>
            </w:hyperlink>
            <w:r w:rsidR="00C27AB8">
              <w:rPr>
                <w:rFonts w:hint="eastAsia"/>
              </w:rPr>
              <w:t>(k)</w:t>
            </w:r>
          </w:p>
        </w:tc>
      </w:tr>
      <w:tr w:rsidRPr="001B3DC6" w:rsidR="00C27AB8" w:rsidTr="00E3038E">
        <w:trPr>
          <w:jc w:val="center"/>
        </w:trPr>
        <w:tc>
          <w:tcPr>
            <w:tcW w:w="236" w:type="dxa"/>
          </w:tcPr>
          <w:p w:rsidR="00C27AB8" w:rsidP="00591D6B" w:rsidRDefault="00C27AB8">
            <w:pPr>
              <w:pStyle w:val="AltB0"/>
            </w:pPr>
          </w:p>
        </w:tc>
        <w:tc>
          <w:tcPr>
            <w:tcW w:w="4133" w:type="dxa"/>
            <w:gridSpan w:val="2"/>
            <w:vAlign w:val="center"/>
          </w:tcPr>
          <w:p w:rsidRPr="00AF2359" w:rsidR="00C27AB8" w:rsidP="00591D6B" w:rsidRDefault="00354F88">
            <w:pPr>
              <w:pStyle w:val="AltB0"/>
            </w:pPr>
            <w:r>
              <w:rPr>
                <w:rFonts w:hint="eastAsia"/>
              </w:rPr>
              <w:t>.</w:t>
            </w:r>
            <w:r w:rsidRPr="00C02146">
              <w:rPr>
                <w:rFonts w:hint="eastAsia"/>
              </w:rPr>
              <w:t>A</w:t>
            </w:r>
            <w:r w:rsidRPr="00C02146" w:rsidR="00C27AB8">
              <w:rPr>
                <w:rFonts w:hint="eastAsia"/>
              </w:rPr>
              <w:t>tc</w:t>
            </w:r>
            <w:r w:rsidRPr="00C02146">
              <w:rPr>
                <w:rFonts w:hint="eastAsia"/>
              </w:rPr>
              <w:t>C</w:t>
            </w:r>
            <w:r w:rsidRPr="00C02146" w:rsidR="00C27AB8">
              <w:rPr>
                <w:rFonts w:hint="eastAsia"/>
              </w:rPr>
              <w:t>ontrol</w:t>
            </w:r>
            <w:r w:rsidRPr="00C02146">
              <w:rPr>
                <w:rFonts w:hint="eastAsia"/>
              </w:rPr>
              <w:t>T</w:t>
            </w:r>
            <w:r w:rsidRPr="00C02146" w:rsidR="00C27AB8">
              <w:rPr>
                <w:rFonts w:hint="eastAsia"/>
              </w:rPr>
              <w:t>rain</w:t>
            </w:r>
          </w:p>
        </w:tc>
        <w:tc>
          <w:tcPr>
            <w:tcW w:w="4932" w:type="dxa"/>
          </w:tcPr>
          <w:p w:rsidRPr="00EB1321" w:rsidR="00C27AB8" w:rsidP="00591D6B" w:rsidRDefault="00532AED">
            <w:pPr>
              <w:pStyle w:val="AltB0"/>
            </w:pPr>
            <w:hyperlink w:history="1" w:anchor="ATCcontrolledTrain">
              <w:r w:rsidR="00C02146">
                <w:rPr>
                  <w:rStyle w:val="ac"/>
                </w:rPr>
                <w:t>ATCcontrolledTrain</w:t>
              </w:r>
            </w:hyperlink>
            <w:r w:rsidR="00C27AB8">
              <w:rPr>
                <w:rFonts w:hint="eastAsia"/>
              </w:rPr>
              <w:t>(k)</w:t>
            </w:r>
          </w:p>
        </w:tc>
      </w:tr>
      <w:tr w:rsidRPr="001B3DC6" w:rsidR="00911987" w:rsidTr="00911987">
        <w:trPr>
          <w:jc w:val="center"/>
        </w:trPr>
        <w:tc>
          <w:tcPr>
            <w:tcW w:w="236" w:type="dxa"/>
          </w:tcPr>
          <w:p w:rsidR="00911987" w:rsidP="00591D6B" w:rsidRDefault="00911987">
            <w:pPr>
              <w:pStyle w:val="AltB0"/>
            </w:pPr>
          </w:p>
        </w:tc>
        <w:tc>
          <w:tcPr>
            <w:tcW w:w="4133" w:type="dxa"/>
            <w:gridSpan w:val="2"/>
            <w:vAlign w:val="center"/>
          </w:tcPr>
          <w:p w:rsidRPr="00C02146" w:rsidR="00911987" w:rsidP="00591D6B" w:rsidRDefault="00AD1545">
            <w:pPr>
              <w:pStyle w:val="AltB0"/>
            </w:pPr>
            <w:r>
              <w:rPr>
                <w:rFonts w:hint="eastAsia"/>
              </w:rPr>
              <w:t>.</w:t>
            </w:r>
            <w:r w:rsidRPr="00AD1545">
              <w:t>Moving</w:t>
            </w:r>
            <w:r>
              <w:rPr>
                <w:rFonts w:hint="eastAsia"/>
              </w:rPr>
              <w:t>W</w:t>
            </w:r>
            <w:r w:rsidRPr="00AD1545">
              <w:t>ithoutTDCLprotection</w:t>
            </w:r>
            <w:r>
              <w:rPr>
                <w:rFonts w:hint="eastAsia"/>
              </w:rPr>
              <w:t>I</w:t>
            </w:r>
            <w:r w:rsidRPr="00AD1545">
              <w:t>nhibition</w:t>
            </w:r>
          </w:p>
        </w:tc>
        <w:tc>
          <w:tcPr>
            <w:tcW w:w="4932" w:type="dxa"/>
          </w:tcPr>
          <w:p w:rsidR="00911987" w:rsidP="00591D6B" w:rsidRDefault="00532AED">
            <w:pPr>
              <w:pStyle w:val="AltB0"/>
            </w:pPr>
            <w:hyperlink w:history="1" w:anchor="InhibitProtectionMovingWithoutTDCL">
              <w:r w:rsidRPr="00990C1E" w:rsidR="00911987">
                <w:rPr>
                  <w:rStyle w:val="ac"/>
                  <w:rFonts w:hint="eastAsia"/>
                </w:rPr>
                <w:t>InhibitProtectionMovingWithoutTDCL</w:t>
              </w:r>
            </w:hyperlink>
            <w:r w:rsidRPr="00AD1545" w:rsidR="00AD1545">
              <w:rPr>
                <w:rFonts w:hint="eastAsia"/>
              </w:rPr>
              <w:t>(k)</w:t>
            </w:r>
          </w:p>
        </w:tc>
      </w:tr>
      <w:tr w:rsidRPr="001B3DC6" w:rsidR="00C27AB8" w:rsidTr="00E3038E">
        <w:trPr>
          <w:jc w:val="center"/>
        </w:trPr>
        <w:tc>
          <w:tcPr>
            <w:tcW w:w="236" w:type="dxa"/>
          </w:tcPr>
          <w:p w:rsidR="00C27AB8" w:rsidP="00591D6B" w:rsidRDefault="00C27AB8">
            <w:pPr>
              <w:pStyle w:val="AltB0"/>
            </w:pPr>
          </w:p>
        </w:tc>
        <w:tc>
          <w:tcPr>
            <w:tcW w:w="4133" w:type="dxa"/>
            <w:gridSpan w:val="2"/>
            <w:vAlign w:val="bottom"/>
          </w:tcPr>
          <w:p w:rsidRPr="00AF2359" w:rsidR="00C27AB8" w:rsidP="00591D6B" w:rsidRDefault="00354F88">
            <w:pPr>
              <w:pStyle w:val="AltB0"/>
            </w:pPr>
            <w:r>
              <w:rPr>
                <w:rFonts w:hint="eastAsia"/>
              </w:rPr>
              <w:t>.</w:t>
            </w:r>
            <w:r w:rsidRPr="00C02146">
              <w:rPr>
                <w:rFonts w:hint="eastAsia"/>
              </w:rPr>
              <w:t>C</w:t>
            </w:r>
            <w:r w:rsidRPr="00C02146" w:rsidR="00C27AB8">
              <w:rPr>
                <w:rFonts w:hint="eastAsia"/>
              </w:rPr>
              <w:t>ondition</w:t>
            </w:r>
            <w:r w:rsidRPr="00C02146">
              <w:rPr>
                <w:rFonts w:hint="eastAsia"/>
              </w:rPr>
              <w:t>F</w:t>
            </w:r>
            <w:r w:rsidRPr="00C02146" w:rsidR="00C27AB8">
              <w:rPr>
                <w:rFonts w:hint="eastAsia"/>
              </w:rPr>
              <w:t>or</w:t>
            </w:r>
            <w:r w:rsidRPr="00C02146">
              <w:rPr>
                <w:rFonts w:hint="eastAsia"/>
              </w:rPr>
              <w:t>R</w:t>
            </w:r>
            <w:r w:rsidRPr="00C02146" w:rsidR="00C27AB8">
              <w:rPr>
                <w:rFonts w:hint="eastAsia"/>
              </w:rPr>
              <w:t>m</w:t>
            </w:r>
            <w:r w:rsidRPr="00C02146">
              <w:rPr>
                <w:rFonts w:hint="eastAsia"/>
              </w:rPr>
              <w:t>L</w:t>
            </w:r>
            <w:r w:rsidRPr="00C02146" w:rsidR="00C27AB8">
              <w:rPr>
                <w:rFonts w:hint="eastAsia"/>
              </w:rPr>
              <w:t>imit</w:t>
            </w:r>
            <w:r w:rsidRPr="00C02146">
              <w:rPr>
                <w:rFonts w:hint="eastAsia"/>
              </w:rPr>
              <w:t>S</w:t>
            </w:r>
            <w:r w:rsidRPr="00C02146" w:rsidR="00C27AB8">
              <w:rPr>
                <w:rFonts w:hint="eastAsia"/>
              </w:rPr>
              <w:t>peed</w:t>
            </w:r>
            <w:r w:rsidR="00C27AB8">
              <w:rPr>
                <w:rFonts w:hint="eastAsia"/>
              </w:rPr>
              <w:t>[1</w:t>
            </w:r>
            <w:r w:rsidR="00C27AB8">
              <w:t>…</w:t>
            </w:r>
            <w:r w:rsidR="00C27AB8">
              <w:rPr>
                <w:rFonts w:hint="eastAsia"/>
              </w:rPr>
              <w:t>7]</w:t>
            </w:r>
          </w:p>
        </w:tc>
        <w:tc>
          <w:tcPr>
            <w:tcW w:w="4932" w:type="dxa"/>
          </w:tcPr>
          <w:p w:rsidR="00C27AB8" w:rsidP="00591D6B" w:rsidRDefault="00532AED">
            <w:pPr>
              <w:pStyle w:val="AltB0"/>
            </w:pPr>
            <w:hyperlink w:history="1" w:anchor="ConditionForRMlimitSpeed">
              <w:r w:rsidR="00915CD9">
                <w:rPr>
                  <w:rStyle w:val="ac"/>
                </w:rPr>
                <w:t>ConditionForRMlimitSpeed</w:t>
              </w:r>
            </w:hyperlink>
            <w:r w:rsidR="00C27AB8">
              <w:rPr>
                <w:rFonts w:hint="eastAsia"/>
              </w:rPr>
              <w:t>[1</w:t>
            </w:r>
            <w:r w:rsidR="00C27AB8">
              <w:t>…</w:t>
            </w:r>
            <w:r w:rsidR="00C27AB8">
              <w:rPr>
                <w:rFonts w:hint="eastAsia"/>
              </w:rPr>
              <w:t>7](k)</w:t>
            </w:r>
          </w:p>
        </w:tc>
      </w:tr>
      <w:tr w:rsidRPr="001B3DC6" w:rsidR="00C27AB8" w:rsidTr="00E3038E">
        <w:trPr>
          <w:jc w:val="center"/>
        </w:trPr>
        <w:tc>
          <w:tcPr>
            <w:tcW w:w="236" w:type="dxa"/>
          </w:tcPr>
          <w:p w:rsidR="00C27AB8" w:rsidP="00591D6B" w:rsidRDefault="00C27AB8">
            <w:pPr>
              <w:pStyle w:val="AltB0"/>
            </w:pPr>
          </w:p>
        </w:tc>
        <w:tc>
          <w:tcPr>
            <w:tcW w:w="4133" w:type="dxa"/>
            <w:gridSpan w:val="2"/>
            <w:vAlign w:val="bottom"/>
          </w:tcPr>
          <w:p w:rsidRPr="00EB1321" w:rsidR="00C27AB8" w:rsidP="00591D6B" w:rsidRDefault="00354F88">
            <w:pPr>
              <w:pStyle w:val="AltB0"/>
            </w:pPr>
            <w:r>
              <w:rPr>
                <w:rFonts w:hint="eastAsia"/>
              </w:rPr>
              <w:t>.</w:t>
            </w:r>
            <w:r w:rsidRPr="00C02146" w:rsidR="00C64E92">
              <w:t>CoercedPermissive</w:t>
            </w:r>
            <w:r w:rsidR="00C27AB8">
              <w:rPr>
                <w:rFonts w:hint="eastAsia"/>
              </w:rPr>
              <w:t>[1</w:t>
            </w:r>
            <w:r w:rsidR="00C27AB8">
              <w:t>…</w:t>
            </w:r>
            <w:r w:rsidR="00C27AB8">
              <w:rPr>
                <w:rFonts w:hint="eastAsia"/>
              </w:rPr>
              <w:t>4]</w:t>
            </w:r>
          </w:p>
        </w:tc>
        <w:tc>
          <w:tcPr>
            <w:tcW w:w="4932" w:type="dxa"/>
          </w:tcPr>
          <w:p w:rsidRPr="00EB1321" w:rsidR="00C27AB8" w:rsidP="00591D6B" w:rsidRDefault="00532AED">
            <w:pPr>
              <w:pStyle w:val="AltB0"/>
            </w:pPr>
            <w:hyperlink w:history="1" w:anchor="CoercedPermissive">
              <w:r w:rsidR="00C64E92">
                <w:rPr>
                  <w:rStyle w:val="ac"/>
                </w:rPr>
                <w:t>CoercedPermissive</w:t>
              </w:r>
            </w:hyperlink>
            <w:r w:rsidR="002D3A11">
              <w:rPr>
                <w:rStyle w:val="ac"/>
                <w:rFonts w:hint="eastAsia"/>
              </w:rPr>
              <w:t>_1~4</w:t>
            </w:r>
            <w:r w:rsidDel="002D3A11" w:rsidR="002D3A11">
              <w:rPr>
                <w:rFonts w:hint="eastAsia"/>
              </w:rPr>
              <w:t xml:space="preserve"> </w:t>
            </w:r>
            <w:r w:rsidR="00C27AB8">
              <w:rPr>
                <w:rFonts w:hint="eastAsia"/>
              </w:rPr>
              <w:t>(k)</w:t>
            </w:r>
          </w:p>
        </w:tc>
      </w:tr>
      <w:tr w:rsidRPr="001B3DC6" w:rsidR="00C27AB8" w:rsidTr="00E3038E">
        <w:trPr>
          <w:jc w:val="center"/>
        </w:trPr>
        <w:tc>
          <w:tcPr>
            <w:tcW w:w="236" w:type="dxa"/>
            <w:tcBorders>
              <w:bottom w:val="single" w:color="auto" w:sz="4" w:space="0"/>
            </w:tcBorders>
          </w:tcPr>
          <w:p w:rsidR="00C27AB8" w:rsidP="00591D6B" w:rsidRDefault="00C27AB8">
            <w:pPr>
              <w:pStyle w:val="AltB0"/>
            </w:pPr>
          </w:p>
        </w:tc>
        <w:tc>
          <w:tcPr>
            <w:tcW w:w="4133" w:type="dxa"/>
            <w:gridSpan w:val="2"/>
            <w:tcBorders>
              <w:bottom w:val="single" w:color="auto" w:sz="4" w:space="0"/>
            </w:tcBorders>
            <w:vAlign w:val="bottom"/>
          </w:tcPr>
          <w:p w:rsidRPr="00EB1321" w:rsidR="00C27AB8" w:rsidP="00591D6B" w:rsidRDefault="00354F88">
            <w:pPr>
              <w:pStyle w:val="AltB0"/>
            </w:pPr>
            <w:r>
              <w:rPr>
                <w:rFonts w:hint="eastAsia"/>
              </w:rPr>
              <w:t>.</w:t>
            </w:r>
            <w:r w:rsidRPr="00C02146" w:rsidR="00C02146">
              <w:t>NotCoercedRestrictive</w:t>
            </w:r>
            <w:r w:rsidR="00C27AB8">
              <w:rPr>
                <w:rFonts w:hint="eastAsia"/>
              </w:rPr>
              <w:t>[1</w:t>
            </w:r>
            <w:r w:rsidR="00C27AB8">
              <w:t>…</w:t>
            </w:r>
            <w:r w:rsidR="00C27AB8">
              <w:rPr>
                <w:rFonts w:hint="eastAsia"/>
              </w:rPr>
              <w:t>4]</w:t>
            </w:r>
          </w:p>
        </w:tc>
        <w:tc>
          <w:tcPr>
            <w:tcW w:w="4932" w:type="dxa"/>
            <w:tcBorders>
              <w:bottom w:val="single" w:color="auto" w:sz="4" w:space="0"/>
            </w:tcBorders>
          </w:tcPr>
          <w:p w:rsidRPr="00EB1321" w:rsidR="00C27AB8" w:rsidP="00591D6B" w:rsidRDefault="00532AED">
            <w:pPr>
              <w:pStyle w:val="AltB0"/>
            </w:pPr>
            <w:hyperlink w:history="1" w:anchor="NotCoercedRestrictive">
              <w:r w:rsidR="00C02146">
                <w:rPr>
                  <w:rStyle w:val="ac"/>
                </w:rPr>
                <w:t>NotCoercedRestrictive</w:t>
              </w:r>
            </w:hyperlink>
            <w:r w:rsidR="002D3A11">
              <w:rPr>
                <w:rStyle w:val="ac"/>
                <w:rFonts w:hint="eastAsia"/>
              </w:rPr>
              <w:t>_1~4</w:t>
            </w:r>
            <w:r w:rsidR="00C27AB8">
              <w:rPr>
                <w:rFonts w:hint="eastAsia"/>
              </w:rPr>
              <w:t>](k)</w:t>
            </w:r>
          </w:p>
        </w:tc>
      </w:tr>
      <w:tr w:rsidRPr="001B3DC6" w:rsidR="00A83C7C" w:rsidTr="00435484">
        <w:trPr>
          <w:jc w:val="center"/>
        </w:trPr>
        <w:tc>
          <w:tcPr>
            <w:tcW w:w="9301" w:type="dxa"/>
            <w:gridSpan w:val="4"/>
            <w:tcBorders>
              <w:top w:val="single" w:color="auto" w:sz="4" w:space="0"/>
              <w:bottom w:val="single" w:color="auto" w:sz="12" w:space="0"/>
            </w:tcBorders>
            <w:shd w:val="clear" w:color="auto" w:fill="E0E0E0"/>
          </w:tcPr>
          <w:p w:rsidR="00A83C7C" w:rsidP="00FA0FBB" w:rsidRDefault="00A83C7C">
            <w:pPr>
              <w:pStyle w:val="af6"/>
            </w:pPr>
            <w:r>
              <w:rPr>
                <w:rFonts w:hint="eastAsia"/>
              </w:rPr>
              <w:t>&lt;End&gt;</w:t>
            </w:r>
          </w:p>
        </w:tc>
      </w:tr>
    </w:tbl>
    <w:p w:rsidR="00EB1321" w:rsidP="00C93484" w:rsidRDefault="00EB1321">
      <w:pPr>
        <w:pStyle w:val="Reqtify"/>
      </w:pPr>
    </w:p>
    <w:p w:rsidRPr="00D942B9" w:rsidR="00517B60" w:rsidP="00C93484" w:rsidRDefault="00517B60">
      <w:pPr>
        <w:pStyle w:val="Reqtify"/>
      </w:pPr>
    </w:p>
    <w:p w:rsidR="00517B60" w:rsidP="00517B60" w:rsidRDefault="00517B60">
      <w:pPr>
        <w:pStyle w:val="ReqtifyAltR"/>
      </w:pPr>
      <w:r>
        <w:t>[iTC_CC_ATP-SwRS-</w:t>
      </w:r>
      <w:r>
        <w:rPr>
          <w:rFonts w:hint="eastAsia"/>
        </w:rPr>
        <w:t>0481</w:t>
      </w:r>
      <w:r>
        <w:t>]</w:t>
      </w:r>
    </w:p>
    <w:p w:rsidR="00517B60" w:rsidP="00C93484" w:rsidRDefault="00517B60">
      <w:pPr>
        <w:pStyle w:val="Reqtify"/>
      </w:pPr>
      <w:r>
        <w:rPr>
          <w:rFonts w:hint="eastAsia"/>
        </w:rPr>
        <w:t>ATP</w:t>
      </w:r>
      <w:r>
        <w:rPr>
          <w:rFonts w:hint="eastAsia"/>
        </w:rPr>
        <w:t>软件每周期将</w:t>
      </w:r>
      <w:hyperlink w:history="1" w:anchor="NonVitalReport">
        <w:r w:rsidR="00840F21">
          <w:rPr>
            <w:rStyle w:val="ac"/>
          </w:rPr>
          <w:t>NonVitalReport</w:t>
        </w:r>
      </w:hyperlink>
      <w:r>
        <w:rPr>
          <w:rFonts w:hint="eastAsia"/>
        </w:rPr>
        <w:t>信息发送给</w:t>
      </w:r>
      <w:r>
        <w:rPr>
          <w:rFonts w:hint="eastAsia"/>
        </w:rPr>
        <w:t>CCNV</w:t>
      </w:r>
      <w:r>
        <w:rPr>
          <w:rFonts w:hint="eastAsia"/>
        </w:rPr>
        <w:t>。</w:t>
      </w:r>
    </w:p>
    <w:p w:rsidR="00517B60" w:rsidP="00C93484" w:rsidRDefault="00517B60">
      <w:pPr>
        <w:pStyle w:val="Reqtify"/>
      </w:pPr>
      <w:r>
        <w:rPr>
          <w:rFonts w:hint="eastAsia"/>
        </w:rPr>
        <w:t xml:space="preserve">Every cycle, ATP shall </w:t>
      </w:r>
      <w:r>
        <w:t>send</w:t>
      </w:r>
      <w:r>
        <w:rPr>
          <w:rFonts w:hint="eastAsia"/>
        </w:rPr>
        <w:t xml:space="preserve"> </w:t>
      </w:r>
      <w:hyperlink w:history="1" w:anchor="NonVitalReport">
        <w:r w:rsidR="00840F21">
          <w:rPr>
            <w:rStyle w:val="ac"/>
          </w:rPr>
          <w:t>NonVitalReport</w:t>
        </w:r>
      </w:hyperlink>
      <w:r>
        <w:rPr>
          <w:rFonts w:hint="eastAsia"/>
        </w:rPr>
        <w:t xml:space="preserve"> message to CCNV</w:t>
      </w:r>
    </w:p>
    <w:p w:rsidR="00517B60" w:rsidP="000C0D62" w:rsidRDefault="00517B60">
      <w:pPr>
        <w:pStyle w:val="ReqtifyAltQ"/>
      </w:pPr>
      <w:r w:rsidRPr="008A1414">
        <w:t>#Category=Functional</w:t>
      </w:r>
    </w:p>
    <w:p w:rsidRPr="008A1414" w:rsidR="00517B60" w:rsidP="000C0D62" w:rsidRDefault="00517B60">
      <w:pPr>
        <w:pStyle w:val="ReqtifyAltQ"/>
      </w:pPr>
      <w:r w:rsidRPr="00A17BA5">
        <w:t>#Contribution=SIL</w:t>
      </w:r>
      <w:r w:rsidR="00A670D7">
        <w:rPr>
          <w:rFonts w:hint="eastAsia"/>
        </w:rPr>
        <w:t>0</w:t>
      </w:r>
    </w:p>
    <w:p w:rsidR="009328EA" w:rsidP="000C0D62" w:rsidRDefault="00517B60">
      <w:pPr>
        <w:pStyle w:val="ReqtifyAltQ"/>
        <w:rPr>
          <w:ins w:author="常鸣" w:date="2014-07-03T14:27:00Z" w:id="470"/>
        </w:rPr>
      </w:pPr>
      <w:del w:author="常鸣" w:date="2014-07-03T14:27:00Z" w:id="471">
        <w:r w:rsidRPr="008A1414" w:rsidDel="009328EA">
          <w:delText>#S</w:delText>
        </w:r>
      </w:del>
      <w:ins w:author="常鸣" w:date="2014-07-03T14:27:00Z" w:id="472">
        <w:r w:rsidR="009328EA">
          <w:t>#Allocation=ATP Software</w:t>
        </w:r>
      </w:ins>
    </w:p>
    <w:p w:rsidRPr="008A1414" w:rsidR="00517B60" w:rsidP="000C0D62" w:rsidRDefault="009328EA">
      <w:pPr>
        <w:pStyle w:val="ReqtifyAltQ"/>
      </w:pPr>
      <w:ins w:author="常鸣" w:date="2014-07-03T14:27:00Z" w:id="473">
        <w:r>
          <w:t>#S</w:t>
        </w:r>
      </w:ins>
      <w:r w:rsidRPr="008A1414" w:rsidR="00517B60">
        <w:t>ource=</w:t>
      </w:r>
      <w:r w:rsidR="00517B60">
        <w:t>[iTC_CC-SyAD-0</w:t>
      </w:r>
      <w:r w:rsidR="00517B60">
        <w:rPr>
          <w:rFonts w:hint="eastAsia"/>
        </w:rPr>
        <w:t>068</w:t>
      </w:r>
      <w:r w:rsidRPr="00A06833" w:rsidR="00517B60">
        <w:t>]</w:t>
      </w:r>
      <w:r w:rsidR="00517B60">
        <w:rPr>
          <w:rFonts w:hint="eastAsia"/>
        </w:rPr>
        <w:t>,</w:t>
      </w:r>
      <w:r w:rsidRPr="002F753B" w:rsidR="00517B60">
        <w:t xml:space="preserve"> </w:t>
      </w:r>
      <w:r w:rsidRPr="003D2990" w:rsidR="00517B60">
        <w:t>[iTC_CC-SyAD-</w:t>
      </w:r>
      <w:r w:rsidRPr="003D2990" w:rsidR="00517B60">
        <w:rPr>
          <w:rFonts w:hint="eastAsia"/>
        </w:rPr>
        <w:t>0</w:t>
      </w:r>
      <w:r w:rsidR="00517B60">
        <w:rPr>
          <w:rFonts w:hint="eastAsia"/>
        </w:rPr>
        <w:t>407</w:t>
      </w:r>
      <w:r w:rsidRPr="003D2990" w:rsidR="00517B60">
        <w:rPr>
          <w:rFonts w:hint="eastAsia"/>
        </w:rPr>
        <w:t>]</w:t>
      </w:r>
      <w:r w:rsidR="00517B60">
        <w:rPr>
          <w:rFonts w:hint="eastAsia"/>
        </w:rPr>
        <w:t>,</w:t>
      </w:r>
      <w:r w:rsidRPr="002F753B" w:rsidR="00517B60">
        <w:t xml:space="preserve"> </w:t>
      </w:r>
      <w:r w:rsidRPr="00FF63F6" w:rsidR="00517B60">
        <w:t>[iTC_CC-SyAD-</w:t>
      </w:r>
      <w:r w:rsidRPr="00FF63F6" w:rsidR="00517B60">
        <w:rPr>
          <w:rFonts w:hint="eastAsia"/>
        </w:rPr>
        <w:t>0408]</w:t>
      </w:r>
      <w:r w:rsidR="00517B60">
        <w:rPr>
          <w:rFonts w:hint="eastAsia"/>
        </w:rPr>
        <w:t xml:space="preserve">, </w:t>
      </w:r>
      <w:r w:rsidRPr="003D2990" w:rsidR="00517B60">
        <w:t>[iTC_CC-SyAD-</w:t>
      </w:r>
      <w:r w:rsidRPr="003D2990" w:rsidR="00517B60">
        <w:rPr>
          <w:rFonts w:hint="eastAsia"/>
        </w:rPr>
        <w:t>0</w:t>
      </w:r>
      <w:r w:rsidR="00517B60">
        <w:rPr>
          <w:rFonts w:hint="eastAsia"/>
        </w:rPr>
        <w:t>409</w:t>
      </w:r>
      <w:r w:rsidRPr="003D2990" w:rsidR="00517B60">
        <w:rPr>
          <w:rFonts w:hint="eastAsia"/>
        </w:rPr>
        <w:t>]</w:t>
      </w:r>
      <w:r w:rsidR="00517B60">
        <w:rPr>
          <w:rFonts w:hint="eastAsia"/>
        </w:rPr>
        <w:t>,</w:t>
      </w:r>
      <w:r w:rsidRPr="002A3457" w:rsidR="00517B60">
        <w:t xml:space="preserve"> </w:t>
      </w:r>
      <w:r w:rsidRPr="00DB0ED4" w:rsidR="00517B60">
        <w:t>[</w:t>
      </w:r>
      <w:r w:rsidR="00517B60">
        <w:t>iTC_CC-SyAD</w:t>
      </w:r>
      <w:r w:rsidRPr="00DB0ED4" w:rsidR="00517B60">
        <w:t>-</w:t>
      </w:r>
      <w:r w:rsidR="00517B60">
        <w:rPr>
          <w:rFonts w:hint="eastAsia"/>
        </w:rPr>
        <w:t>1004</w:t>
      </w:r>
      <w:r w:rsidRPr="00DB0ED4" w:rsidR="00517B60">
        <w:rPr>
          <w:rFonts w:hint="eastAsia"/>
        </w:rPr>
        <w:t>]</w:t>
      </w:r>
      <w:r w:rsidR="00517B60">
        <w:rPr>
          <w:rFonts w:hint="eastAsia"/>
        </w:rPr>
        <w:t>,</w:t>
      </w:r>
      <w:r w:rsidRPr="00A14974" w:rsidR="00517B60">
        <w:t xml:space="preserve"> [iTC_CC_VLE-2-DVCOM-2-SyID-0020]</w:t>
      </w:r>
    </w:p>
    <w:p w:rsidRPr="008A1414" w:rsidR="00517B60" w:rsidP="000C0D62" w:rsidRDefault="00517B60">
      <w:pPr>
        <w:pStyle w:val="ReqtifyAltQ"/>
      </w:pPr>
      <w:r w:rsidRPr="008A1414">
        <w:t>[End]</w:t>
      </w:r>
    </w:p>
    <w:p w:rsidR="006A40EF" w:rsidP="00C93484" w:rsidRDefault="006A40EF">
      <w:pPr>
        <w:pStyle w:val="Reqtify"/>
      </w:pPr>
    </w:p>
    <w:p w:rsidR="006A40EF" w:rsidP="0012674A" w:rsidRDefault="006A40EF">
      <w:pPr>
        <w:pStyle w:val="4"/>
      </w:pPr>
      <w:r>
        <w:rPr>
          <w:rFonts w:hint="eastAsia"/>
        </w:rPr>
        <w:t>ATP-&gt;CCNV maintenance information</w:t>
      </w:r>
    </w:p>
    <w:p w:rsidRPr="00775C55" w:rsidR="00BE41BE" w:rsidP="00C93484" w:rsidRDefault="00BE41BE">
      <w:pPr>
        <w:pStyle w:val="Reqtify"/>
      </w:pPr>
    </w:p>
    <w:p w:rsidRPr="00972331" w:rsidR="006A40EF" w:rsidP="006A40EF" w:rsidRDefault="006A40EF">
      <w:pPr>
        <w:pStyle w:val="ReqtifyAltR"/>
      </w:pPr>
      <w:r w:rsidRPr="00972331">
        <w:t>[</w:t>
      </w:r>
      <w:r>
        <w:t>iTC_CC_ATP-SwRS-</w:t>
      </w:r>
      <w:r>
        <w:rPr>
          <w:rFonts w:hint="eastAsia"/>
        </w:rPr>
        <w:t>0742</w:t>
      </w:r>
      <w:r w:rsidRPr="00972331">
        <w:t>]</w:t>
      </w:r>
    </w:p>
    <w:p w:rsidR="006A40EF" w:rsidP="00C93484" w:rsidRDefault="006A40EF">
      <w:pPr>
        <w:pStyle w:val="Reqtify"/>
      </w:pPr>
      <w:r>
        <w:rPr>
          <w:rFonts w:hint="eastAsia"/>
        </w:rPr>
        <w:t>所有在功能模块“</w:t>
      </w:r>
      <w:r>
        <w:rPr>
          <w:rFonts w:hint="eastAsia"/>
        </w:rPr>
        <w:t>Outputs</w:t>
      </w:r>
      <w:r>
        <w:rPr>
          <w:rFonts w:hint="eastAsia"/>
        </w:rPr>
        <w:t>”部分中定义为“</w:t>
      </w:r>
      <w:r>
        <w:rPr>
          <w:rFonts w:hint="eastAsia"/>
        </w:rPr>
        <w:t>Observable</w:t>
      </w:r>
      <w:r>
        <w:rPr>
          <w:rFonts w:hint="eastAsia"/>
        </w:rPr>
        <w:t>”的需求变量，</w:t>
      </w:r>
      <w:r>
        <w:rPr>
          <w:rFonts w:hint="eastAsia"/>
        </w:rPr>
        <w:t>ATP</w:t>
      </w:r>
      <w:r>
        <w:rPr>
          <w:rFonts w:hint="eastAsia"/>
        </w:rPr>
        <w:t>均将其发送给</w:t>
      </w:r>
      <w:r>
        <w:rPr>
          <w:rFonts w:hint="eastAsia"/>
        </w:rPr>
        <w:t>CCNV</w:t>
      </w:r>
      <w:r>
        <w:rPr>
          <w:rFonts w:hint="eastAsia"/>
        </w:rPr>
        <w:t>，由其转发给维护工具存储或显示。</w:t>
      </w:r>
    </w:p>
    <w:p w:rsidRPr="008A1414" w:rsidR="006A40EF" w:rsidP="000C0D62" w:rsidRDefault="006A40EF">
      <w:pPr>
        <w:pStyle w:val="ReqtifyAltQ"/>
      </w:pPr>
      <w:r w:rsidRPr="008A1414">
        <w:t>#Category=Functional</w:t>
      </w:r>
    </w:p>
    <w:p w:rsidR="006A40EF" w:rsidP="000C0D62" w:rsidRDefault="006A40EF">
      <w:pPr>
        <w:pStyle w:val="ReqtifyAltQ"/>
      </w:pPr>
      <w:r w:rsidRPr="008A1414">
        <w:t>#Contribution</w:t>
      </w:r>
      <w:r>
        <w:t>=SIL</w:t>
      </w:r>
      <w:r w:rsidR="00A670D7">
        <w:rPr>
          <w:rFonts w:hint="eastAsia"/>
        </w:rPr>
        <w:t>0</w:t>
      </w:r>
    </w:p>
    <w:p w:rsidR="009328EA" w:rsidP="000C0D62" w:rsidRDefault="00063392">
      <w:pPr>
        <w:pStyle w:val="ReqtifyAltQ"/>
        <w:rPr>
          <w:ins w:author="常鸣" w:date="2014-07-03T14:27:00Z" w:id="474"/>
        </w:rPr>
      </w:pPr>
      <w:del w:author="常鸣" w:date="2014-07-03T14:27:00Z" w:id="475">
        <w:r w:rsidRPr="008A1414" w:rsidDel="009328EA">
          <w:delText>#S</w:delText>
        </w:r>
      </w:del>
      <w:ins w:author="常鸣" w:date="2014-07-03T14:27:00Z" w:id="476">
        <w:r w:rsidR="009328EA">
          <w:t>#Allocation=ATP Software</w:t>
        </w:r>
      </w:ins>
    </w:p>
    <w:p w:rsidRPr="008A1414" w:rsidR="00063392" w:rsidP="000C0D62" w:rsidRDefault="009328EA">
      <w:pPr>
        <w:pStyle w:val="ReqtifyAltQ"/>
      </w:pPr>
      <w:ins w:author="常鸣" w:date="2014-07-03T14:27:00Z" w:id="477">
        <w:r>
          <w:t>#S</w:t>
        </w:r>
      </w:ins>
      <w:r w:rsidRPr="008A1414" w:rsidR="00063392">
        <w:t>ource=</w:t>
      </w:r>
      <w:r w:rsidRPr="00FF63F6" w:rsidR="00063392">
        <w:t>[iTC_CC-SyAD-</w:t>
      </w:r>
      <w:r w:rsidRPr="00FF63F6" w:rsidR="00063392">
        <w:rPr>
          <w:rFonts w:hint="eastAsia"/>
        </w:rPr>
        <w:t>0408]</w:t>
      </w:r>
      <w:ins w:author="常鸣" w:date="2014-06-26T17:25:00Z" w:id="478">
        <w:r w:rsidR="000E25B1">
          <w:rPr>
            <w:rFonts w:hint="eastAsia"/>
          </w:rPr>
          <w:t xml:space="preserve">, </w:t>
        </w:r>
      </w:ins>
      <w:ins w:author="常鸣" w:date="2014-07-01T17:41:00Z" w:id="479">
        <w:r w:rsidR="00D65069">
          <w:rPr>
            <w:rFonts w:hint="eastAsia"/>
          </w:rPr>
          <w:t>[</w:t>
        </w:r>
      </w:ins>
      <w:ins w:author="常鸣" w:date="2014-06-26T17:26:00Z" w:id="480">
        <w:r w:rsidRPr="00FF63F6" w:rsidR="000E25B1">
          <w:t>iTC_CC-SyAD-</w:t>
        </w:r>
        <w:r w:rsidR="000E25B1">
          <w:rPr>
            <w:rFonts w:hint="eastAsia"/>
          </w:rPr>
          <w:t>1418</w:t>
        </w:r>
      </w:ins>
      <w:ins w:author="常鸣" w:date="2014-07-01T17:42:00Z" w:id="481">
        <w:r w:rsidR="00D65069">
          <w:rPr>
            <w:rFonts w:hint="eastAsia"/>
          </w:rPr>
          <w:t>]</w:t>
        </w:r>
      </w:ins>
      <w:ins w:author="常鸣" w:date="2014-06-26T17:27:00Z" w:id="482">
        <w:r w:rsidRPr="000E25B1" w:rsidR="000E25B1">
          <w:rPr>
            <w:rFonts w:hint="eastAsia"/>
          </w:rPr>
          <w:t xml:space="preserve"> </w:t>
        </w:r>
        <w:r w:rsidR="000E25B1">
          <w:rPr>
            <w:rFonts w:hint="eastAsia"/>
          </w:rPr>
          <w:t xml:space="preserve">, </w:t>
        </w:r>
      </w:ins>
      <w:ins w:author="常鸣" w:date="2014-07-01T17:41:00Z" w:id="483">
        <w:r w:rsidR="00D65069">
          <w:rPr>
            <w:rFonts w:hint="eastAsia"/>
          </w:rPr>
          <w:t>[</w:t>
        </w:r>
      </w:ins>
      <w:ins w:author="常鸣" w:date="2014-06-26T17:27:00Z" w:id="484">
        <w:r w:rsidRPr="00FF63F6" w:rsidR="000E25B1">
          <w:t>iTC_CC-SyAD-</w:t>
        </w:r>
        <w:r w:rsidR="000E25B1">
          <w:rPr>
            <w:rFonts w:hint="eastAsia"/>
          </w:rPr>
          <w:t>1423]</w:t>
        </w:r>
      </w:ins>
    </w:p>
    <w:p w:rsidRPr="008A1414" w:rsidR="006A40EF" w:rsidP="000C0D62" w:rsidRDefault="006A40EF">
      <w:pPr>
        <w:pStyle w:val="ReqtifyAltQ"/>
      </w:pPr>
      <w:r w:rsidRPr="008A1414">
        <w:t>[End]</w:t>
      </w:r>
    </w:p>
    <w:p w:rsidRPr="006A40EF" w:rsidR="00EB1321" w:rsidP="00C93484" w:rsidRDefault="00EB1321">
      <w:pPr>
        <w:pStyle w:val="Reqtify"/>
      </w:pPr>
    </w:p>
    <w:p w:rsidR="00262159" w:rsidP="00934391" w:rsidRDefault="00262159">
      <w:pPr>
        <w:pStyle w:val="3"/>
      </w:pPr>
      <w:r>
        <w:rPr>
          <w:rFonts w:hint="eastAsia"/>
        </w:rPr>
        <w:t>Software compatibility</w:t>
      </w:r>
    </w:p>
    <w:p w:rsidR="00262159" w:rsidP="00C93484" w:rsidRDefault="00CE1DC2">
      <w:pPr>
        <w:pStyle w:val="Reqtify"/>
      </w:pPr>
      <w:r>
        <w:rPr>
          <w:rFonts w:hint="eastAsia"/>
        </w:rPr>
        <w:t>N/A</w:t>
      </w:r>
    </w:p>
    <w:p w:rsidR="00262159" w:rsidP="00934391" w:rsidRDefault="00262159">
      <w:pPr>
        <w:pStyle w:val="3"/>
      </w:pPr>
      <w:r>
        <w:rPr>
          <w:rFonts w:hint="eastAsia"/>
        </w:rPr>
        <w:lastRenderedPageBreak/>
        <w:t>Hardware compatibility</w:t>
      </w:r>
    </w:p>
    <w:p w:rsidR="00262159" w:rsidP="00C93484" w:rsidRDefault="00CE1DC2">
      <w:pPr>
        <w:pStyle w:val="Reqtify"/>
      </w:pPr>
      <w:r>
        <w:rPr>
          <w:rFonts w:hint="eastAsia"/>
        </w:rPr>
        <w:t>N/A</w:t>
      </w:r>
    </w:p>
    <w:p w:rsidR="00262159" w:rsidP="00934391" w:rsidRDefault="00262159">
      <w:pPr>
        <w:pStyle w:val="3"/>
      </w:pPr>
      <w:r>
        <w:rPr>
          <w:rFonts w:hint="eastAsia"/>
        </w:rPr>
        <w:t>Implicit choices and justification</w:t>
      </w:r>
    </w:p>
    <w:p w:rsidR="00262159" w:rsidP="00C93484" w:rsidRDefault="00CE1DC2">
      <w:pPr>
        <w:pStyle w:val="Reqtify"/>
      </w:pPr>
      <w:r>
        <w:rPr>
          <w:rFonts w:hint="eastAsia"/>
        </w:rPr>
        <w:t>N/A</w:t>
      </w:r>
    </w:p>
    <w:p w:rsidR="004A53DA" w:rsidP="00964578" w:rsidRDefault="004A53DA"/>
    <w:p w:rsidR="004A53DA" w:rsidP="00F23398" w:rsidRDefault="00695E5B">
      <w:pPr>
        <w:pStyle w:val="2"/>
        <w:ind w:left="756" w:hanging="756"/>
      </w:pPr>
      <w:bookmarkStart w:name="_Toc348357021" w:id="485"/>
      <w:bookmarkStart w:name="_Ref348814088" w:id="486"/>
      <w:bookmarkStart w:name="_Ref348814755" w:id="487"/>
      <w:bookmarkStart w:name="_Toc349030434" w:id="488"/>
      <w:bookmarkStart w:name="_Toc347566567" w:id="489"/>
      <w:bookmarkStart w:name="_Toc345689232" w:id="490"/>
      <w:bookmarkStart w:name="_Toc376182933" w:id="491"/>
      <w:bookmarkStart w:name="_Toc392229912" w:id="492"/>
      <w:r>
        <w:rPr>
          <w:rFonts w:hint="eastAsia"/>
        </w:rPr>
        <w:t>Interface</w:t>
      </w:r>
      <w:r w:rsidR="004A53DA">
        <w:rPr>
          <w:rFonts w:hint="eastAsia"/>
        </w:rPr>
        <w:t xml:space="preserve"> with Distant ATP</w:t>
      </w:r>
      <w:bookmarkEnd w:id="485"/>
      <w:bookmarkEnd w:id="486"/>
      <w:bookmarkEnd w:id="487"/>
      <w:bookmarkEnd w:id="488"/>
      <w:bookmarkEnd w:id="489"/>
      <w:bookmarkEnd w:id="490"/>
      <w:bookmarkEnd w:id="491"/>
      <w:bookmarkEnd w:id="492"/>
    </w:p>
    <w:p w:rsidR="00CE1DC2" w:rsidP="00934391" w:rsidRDefault="00CE1DC2">
      <w:pPr>
        <w:pStyle w:val="3"/>
      </w:pPr>
      <w:r>
        <w:rPr>
          <w:rFonts w:hint="eastAsia"/>
        </w:rPr>
        <w:t>Role of interface</w:t>
      </w:r>
    </w:p>
    <w:p w:rsidRPr="00D54321" w:rsidR="00CE1DC2" w:rsidP="00C93484" w:rsidRDefault="00CE1DC2">
      <w:pPr>
        <w:pStyle w:val="Reqtify"/>
      </w:pPr>
      <w:r>
        <w:rPr>
          <w:rFonts w:hint="eastAsia"/>
        </w:rPr>
        <w:t>本接口用于</w:t>
      </w:r>
      <w:r w:rsidR="00D54321">
        <w:rPr>
          <w:rFonts w:hint="eastAsia"/>
        </w:rPr>
        <w:t>ATP</w:t>
      </w:r>
      <w:r w:rsidR="00D54321">
        <w:rPr>
          <w:rFonts w:hint="eastAsia"/>
        </w:rPr>
        <w:t>通过</w:t>
      </w:r>
      <w:r w:rsidR="00D54321">
        <w:rPr>
          <w:rFonts w:hint="eastAsia"/>
        </w:rPr>
        <w:t>DVCOM</w:t>
      </w:r>
      <w:r w:rsidR="00D54321">
        <w:rPr>
          <w:rFonts w:hint="eastAsia"/>
        </w:rPr>
        <w:t>板接收来自远端</w:t>
      </w:r>
      <w:r w:rsidR="00D54321">
        <w:rPr>
          <w:rFonts w:hint="eastAsia"/>
        </w:rPr>
        <w:t>ATP</w:t>
      </w:r>
      <w:r w:rsidR="00D54321">
        <w:rPr>
          <w:rFonts w:hint="eastAsia"/>
        </w:rPr>
        <w:t>的同步信息，并将自身的同步信息通过该接口发送给远端</w:t>
      </w:r>
      <w:r w:rsidR="00D54321">
        <w:rPr>
          <w:rFonts w:hint="eastAsia"/>
        </w:rPr>
        <w:t>ATP</w:t>
      </w:r>
      <w:r w:rsidR="00D54321">
        <w:rPr>
          <w:rFonts w:hint="eastAsia"/>
        </w:rPr>
        <w:t>。</w:t>
      </w:r>
    </w:p>
    <w:p w:rsidR="00CE1DC2" w:rsidP="00C93484" w:rsidRDefault="00CE1DC2">
      <w:pPr>
        <w:pStyle w:val="Reqtify"/>
      </w:pPr>
    </w:p>
    <w:p w:rsidR="00CC6C80" w:rsidP="00CC6C80" w:rsidRDefault="00CC6C80">
      <w:pPr>
        <w:pStyle w:val="ReqtifyAltR"/>
      </w:pPr>
      <w:r>
        <w:t>[iTC_CC_ATP-S</w:t>
      </w:r>
      <w:r>
        <w:rPr>
          <w:rFonts w:hint="eastAsia"/>
        </w:rPr>
        <w:t>w</w:t>
      </w:r>
      <w:r>
        <w:t>RS-</w:t>
      </w:r>
      <w:r>
        <w:rPr>
          <w:rFonts w:hint="eastAsia"/>
        </w:rPr>
        <w:t>0602</w:t>
      </w:r>
      <w:r>
        <w:t>]</w:t>
      </w:r>
    </w:p>
    <w:p w:rsidR="00CC6C80" w:rsidP="00C93484" w:rsidRDefault="00CC6C80">
      <w:pPr>
        <w:pStyle w:val="Reqtify"/>
      </w:pPr>
      <w:r>
        <w:rPr>
          <w:rFonts w:hint="eastAsia"/>
        </w:rPr>
        <w:t>ATP</w:t>
      </w:r>
      <w:r>
        <w:rPr>
          <w:rFonts w:hint="eastAsia"/>
        </w:rPr>
        <w:t>与远端</w:t>
      </w:r>
      <w:r>
        <w:rPr>
          <w:rFonts w:hint="eastAsia"/>
        </w:rPr>
        <w:t>ATP</w:t>
      </w:r>
      <w:r>
        <w:rPr>
          <w:rFonts w:hint="eastAsia"/>
        </w:rPr>
        <w:t>的接口应当遵循文档</w:t>
      </w:r>
      <w:r w:rsidR="005A2E60">
        <w:fldChar w:fldCharType="begin"/>
      </w:r>
      <w:r w:rsidR="005A2E60">
        <w:instrText xml:space="preserve"> REF _Ref277775436 \w \h </w:instrText>
      </w:r>
      <w:r w:rsidR="005A2E60">
        <w:fldChar w:fldCharType="separate"/>
      </w:r>
      <w:r w:rsidR="00DE178B">
        <w:t>[REF6]</w:t>
      </w:r>
      <w:r w:rsidR="005A2E60">
        <w:fldChar w:fldCharType="end"/>
      </w:r>
      <w:r>
        <w:rPr>
          <w:rFonts w:hint="eastAsia"/>
        </w:rPr>
        <w:t>描述</w:t>
      </w:r>
      <w:r w:rsidR="007B084E">
        <w:rPr>
          <w:rFonts w:hint="eastAsia"/>
        </w:rPr>
        <w:t>，通信配置来自</w:t>
      </w:r>
      <w:r w:rsidR="007B084E">
        <w:fldChar w:fldCharType="begin"/>
      </w:r>
      <w:r w:rsidR="007B084E">
        <w:instrText xml:space="preserve"> </w:instrText>
      </w:r>
      <w:r w:rsidR="007B084E">
        <w:rPr>
          <w:rFonts w:hint="eastAsia"/>
        </w:rPr>
        <w:instrText>REF _Ref305075755 \w \h</w:instrText>
      </w:r>
      <w:r w:rsidR="007B084E">
        <w:instrText xml:space="preserve"> </w:instrText>
      </w:r>
      <w:r w:rsidR="007B084E">
        <w:fldChar w:fldCharType="separate"/>
      </w:r>
      <w:r w:rsidR="00DE178B">
        <w:t>[REF11]</w:t>
      </w:r>
      <w:r w:rsidR="007B084E">
        <w:fldChar w:fldCharType="end"/>
      </w:r>
      <w:r w:rsidR="007B084E">
        <w:rPr>
          <w:rFonts w:hint="eastAsia"/>
        </w:rPr>
        <w:t>。</w:t>
      </w:r>
    </w:p>
    <w:p w:rsidR="00CC6C80" w:rsidP="00C93484" w:rsidRDefault="00CC6C80">
      <w:pPr>
        <w:pStyle w:val="Reqtify"/>
      </w:pPr>
      <w:r>
        <w:rPr>
          <w:rFonts w:hint="eastAsia"/>
        </w:rPr>
        <w:t xml:space="preserve">The interface between ATP and </w:t>
      </w:r>
      <w:r w:rsidR="00C66E44">
        <w:rPr>
          <w:rFonts w:hint="eastAsia"/>
        </w:rPr>
        <w:t xml:space="preserve">distant ATP </w:t>
      </w:r>
      <w:r>
        <w:rPr>
          <w:rFonts w:hint="eastAsia"/>
        </w:rPr>
        <w:t xml:space="preserve">shall be compliant with </w:t>
      </w:r>
      <w:r w:rsidR="005A2E60">
        <w:fldChar w:fldCharType="begin"/>
      </w:r>
      <w:r w:rsidR="005A2E60">
        <w:instrText xml:space="preserve"> REF _Ref277775436 \w \h </w:instrText>
      </w:r>
      <w:r w:rsidR="005A2E60">
        <w:fldChar w:fldCharType="separate"/>
      </w:r>
      <w:r w:rsidR="00DE178B">
        <w:t>[REF6]</w:t>
      </w:r>
      <w:r w:rsidR="005A2E60">
        <w:fldChar w:fldCharType="end"/>
      </w:r>
      <w:r>
        <w:rPr>
          <w:rFonts w:hint="eastAsia"/>
        </w:rPr>
        <w:t xml:space="preserve"> document.</w:t>
      </w:r>
    </w:p>
    <w:p w:rsidR="00CC6C80" w:rsidP="000C0D62" w:rsidRDefault="00CC6C80">
      <w:pPr>
        <w:pStyle w:val="ReqtifyAltQ"/>
      </w:pPr>
      <w:r w:rsidRPr="008A1414">
        <w:t>#Category=Functional</w:t>
      </w:r>
    </w:p>
    <w:p w:rsidRPr="008A1414" w:rsidR="00CC6C80" w:rsidP="000C0D62" w:rsidRDefault="00CC6C80">
      <w:pPr>
        <w:pStyle w:val="ReqtifyAltQ"/>
      </w:pPr>
      <w:r w:rsidRPr="00286007">
        <w:t>#Contribution=SIL</w:t>
      </w:r>
      <w:r>
        <w:rPr>
          <w:rFonts w:hint="eastAsia"/>
        </w:rPr>
        <w:t>4</w:t>
      </w:r>
    </w:p>
    <w:p w:rsidR="009328EA" w:rsidP="000C0D62" w:rsidRDefault="00CC6C80">
      <w:pPr>
        <w:pStyle w:val="ReqtifyAltQ"/>
        <w:rPr>
          <w:ins w:author="常鸣" w:date="2014-07-03T14:27:00Z" w:id="493"/>
        </w:rPr>
      </w:pPr>
      <w:del w:author="常鸣" w:date="2014-07-03T14:27:00Z" w:id="494">
        <w:r w:rsidRPr="008A1414" w:rsidDel="009328EA">
          <w:delText>#S</w:delText>
        </w:r>
      </w:del>
      <w:ins w:author="常鸣" w:date="2014-07-03T14:27:00Z" w:id="495">
        <w:r w:rsidR="009328EA">
          <w:t>#Allocation=ATP Software</w:t>
        </w:r>
      </w:ins>
    </w:p>
    <w:p w:rsidRPr="007B084E" w:rsidR="00162150" w:rsidP="000C0D62" w:rsidRDefault="009328EA">
      <w:pPr>
        <w:pStyle w:val="ReqtifyAltQ"/>
      </w:pPr>
      <w:ins w:author="常鸣" w:date="2014-07-03T14:27:00Z" w:id="496">
        <w:r>
          <w:t>#S</w:t>
        </w:r>
      </w:ins>
      <w:r w:rsidRPr="008A1414" w:rsidR="00CC6C80">
        <w:t>ource=</w:t>
      </w:r>
      <w:r w:rsidRPr="00FE54DC" w:rsidR="00CC6C80">
        <w:t>[iTC_CC-SyAD-</w:t>
      </w:r>
      <w:r w:rsidRPr="00FE54DC" w:rsidR="00CC6C80">
        <w:rPr>
          <w:rFonts w:hint="eastAsia"/>
        </w:rPr>
        <w:t>0067]</w:t>
      </w:r>
      <w:r w:rsidR="00CC6C80">
        <w:rPr>
          <w:rFonts w:hint="eastAsia"/>
        </w:rPr>
        <w:t>,</w:t>
      </w:r>
      <w:r w:rsidRPr="00FE54DC" w:rsidR="00CC6C80">
        <w:t xml:space="preserve"> [iTC_CC-SyAD-</w:t>
      </w:r>
      <w:r w:rsidRPr="00FE54DC" w:rsidR="00CC6C80">
        <w:rPr>
          <w:rFonts w:hint="eastAsia"/>
        </w:rPr>
        <w:t>00</w:t>
      </w:r>
      <w:r w:rsidR="00CC6C80">
        <w:rPr>
          <w:rFonts w:hint="eastAsia"/>
        </w:rPr>
        <w:t>68</w:t>
      </w:r>
      <w:r w:rsidRPr="00FE54DC" w:rsidR="00CC6C80">
        <w:rPr>
          <w:rFonts w:hint="eastAsia"/>
        </w:rPr>
        <w:t>]</w:t>
      </w:r>
      <w:r w:rsidR="000A620A">
        <w:rPr>
          <w:rFonts w:hint="eastAsia"/>
        </w:rPr>
        <w:t>,</w:t>
      </w:r>
      <w:r w:rsidRPr="000A620A" w:rsidR="000A620A">
        <w:rPr>
          <w:rFonts w:hint="eastAsia"/>
        </w:rPr>
        <w:t xml:space="preserve"> </w:t>
      </w:r>
      <w:r w:rsidR="000A620A">
        <w:rPr>
          <w:rFonts w:hint="eastAsia"/>
        </w:rPr>
        <w:t>[</w:t>
      </w:r>
      <w:r w:rsidR="000A620A">
        <w:t>iTC_CC_ATP_SwHA-0</w:t>
      </w:r>
      <w:r w:rsidR="000A620A">
        <w:rPr>
          <w:rFonts w:hint="eastAsia"/>
        </w:rPr>
        <w:t>243]</w:t>
      </w:r>
      <w:r w:rsidR="007B084E">
        <w:rPr>
          <w:rFonts w:hint="eastAsia"/>
        </w:rPr>
        <w:t xml:space="preserve">, </w:t>
      </w:r>
      <w:r w:rsidRPr="006D2F5D" w:rsidR="007B084E">
        <w:t>[</w:t>
      </w:r>
      <w:r w:rsidR="007B084E">
        <w:rPr>
          <w:rFonts w:hint="eastAsia"/>
        </w:rPr>
        <w:t>iTC_CC_ATP-Offline-SyID-0012</w:t>
      </w:r>
      <w:r w:rsidRPr="006D2F5D" w:rsidR="007B084E">
        <w:t>]</w:t>
      </w:r>
      <w:r w:rsidR="007B084E">
        <w:rPr>
          <w:rFonts w:hint="eastAsia"/>
        </w:rPr>
        <w:t>,</w:t>
      </w:r>
      <w:r w:rsidRPr="007B084E" w:rsidR="007B084E">
        <w:t xml:space="preserve"> </w:t>
      </w:r>
      <w:r w:rsidRPr="006D2F5D" w:rsidR="007B084E">
        <w:t>[</w:t>
      </w:r>
      <w:r w:rsidR="007B084E">
        <w:rPr>
          <w:rFonts w:hint="eastAsia"/>
        </w:rPr>
        <w:t>iTC_CC_ATP-Offline-SyID-0013</w:t>
      </w:r>
      <w:r w:rsidRPr="006D2F5D" w:rsidR="007B084E">
        <w:t>]</w:t>
      </w:r>
    </w:p>
    <w:p w:rsidR="00CC6C80" w:rsidP="000C0D62" w:rsidRDefault="00CC6C80">
      <w:pPr>
        <w:pStyle w:val="ReqtifyAltQ"/>
      </w:pPr>
      <w:r w:rsidRPr="008A1414">
        <w:t>[End]</w:t>
      </w:r>
    </w:p>
    <w:p w:rsidR="005F7DA0" w:rsidP="00C93484" w:rsidRDefault="005F7DA0">
      <w:pPr>
        <w:pStyle w:val="Reqtify"/>
      </w:pPr>
    </w:p>
    <w:p w:rsidRPr="00D54321" w:rsidR="00D54321" w:rsidP="00934391" w:rsidRDefault="00D54321">
      <w:pPr>
        <w:pStyle w:val="3"/>
      </w:pPr>
      <w:bookmarkStart w:name="_Toc335400163" w:id="497"/>
      <w:r>
        <w:rPr>
          <w:rFonts w:hint="eastAsia"/>
        </w:rPr>
        <w:t>Physical level</w:t>
      </w:r>
      <w:bookmarkEnd w:id="497"/>
      <w:r>
        <w:rPr>
          <w:rFonts w:hint="eastAsia"/>
        </w:rPr>
        <w:t xml:space="preserve"> </w:t>
      </w:r>
    </w:p>
    <w:p w:rsidR="00D54321" w:rsidP="00C93484" w:rsidRDefault="00D54321">
      <w:pPr>
        <w:pStyle w:val="Reqtify"/>
      </w:pPr>
      <w:r>
        <w:rPr>
          <w:rFonts w:hint="eastAsia"/>
        </w:rPr>
        <w:t>见文档</w:t>
      </w:r>
      <w:r w:rsidR="005A2E60">
        <w:fldChar w:fldCharType="begin"/>
      </w:r>
      <w:r w:rsidR="005A2E60">
        <w:instrText xml:space="preserve"> REF _Ref277775436 \w \h </w:instrText>
      </w:r>
      <w:r w:rsidR="005A2E60">
        <w:fldChar w:fldCharType="separate"/>
      </w:r>
      <w:r w:rsidR="00DE178B">
        <w:t>[REF6]</w:t>
      </w:r>
      <w:r w:rsidR="005A2E60">
        <w:fldChar w:fldCharType="end"/>
      </w:r>
      <w:r>
        <w:rPr>
          <w:rFonts w:hint="eastAsia"/>
        </w:rPr>
        <w:t>描述。</w:t>
      </w:r>
    </w:p>
    <w:p w:rsidRPr="00D54321" w:rsidR="00D54321" w:rsidP="00934391" w:rsidRDefault="00D54321">
      <w:pPr>
        <w:pStyle w:val="3"/>
      </w:pPr>
      <w:bookmarkStart w:name="_Toc335400164" w:id="498"/>
      <w:r>
        <w:rPr>
          <w:rFonts w:hint="eastAsia"/>
        </w:rPr>
        <w:t>Protocol level</w:t>
      </w:r>
      <w:bookmarkEnd w:id="498"/>
    </w:p>
    <w:p w:rsidR="00D54321" w:rsidP="00C93484" w:rsidRDefault="00D54321">
      <w:pPr>
        <w:pStyle w:val="Reqtify"/>
      </w:pPr>
      <w:r>
        <w:rPr>
          <w:rFonts w:hint="eastAsia"/>
        </w:rPr>
        <w:t>见文档</w:t>
      </w:r>
      <w:r w:rsidR="005A2E60">
        <w:fldChar w:fldCharType="begin"/>
      </w:r>
      <w:r w:rsidR="005A2E60">
        <w:instrText xml:space="preserve"> REF _Ref277775436 \w \h </w:instrText>
      </w:r>
      <w:r w:rsidR="005A2E60">
        <w:fldChar w:fldCharType="separate"/>
      </w:r>
      <w:r w:rsidR="00DE178B">
        <w:t>[REF6]</w:t>
      </w:r>
      <w:r w:rsidR="005A2E60">
        <w:fldChar w:fldCharType="end"/>
      </w:r>
      <w:r>
        <w:rPr>
          <w:rFonts w:hint="eastAsia"/>
        </w:rPr>
        <w:t>描述。</w:t>
      </w:r>
    </w:p>
    <w:p w:rsidR="00262159" w:rsidP="00C93484" w:rsidRDefault="00262159">
      <w:pPr>
        <w:pStyle w:val="Reqtify"/>
      </w:pPr>
    </w:p>
    <w:p w:rsidR="00262159" w:rsidP="00934391" w:rsidRDefault="00262159">
      <w:pPr>
        <w:pStyle w:val="3"/>
      </w:pPr>
      <w:r>
        <w:rPr>
          <w:rFonts w:hint="eastAsia"/>
        </w:rPr>
        <w:t>Application level</w:t>
      </w:r>
    </w:p>
    <w:p w:rsidR="00EB1321" w:rsidP="00C93484" w:rsidRDefault="00EB1321">
      <w:pPr>
        <w:pStyle w:val="Reqtify"/>
      </w:pPr>
    </w:p>
    <w:p w:rsidR="00EB1321" w:rsidP="0012674A" w:rsidRDefault="00EB1321">
      <w:pPr>
        <w:pStyle w:val="4"/>
      </w:pPr>
      <w:r>
        <w:rPr>
          <w:rFonts w:hint="eastAsia"/>
        </w:rPr>
        <w:t>Local ATP-&gt;Distant ATP</w:t>
      </w:r>
    </w:p>
    <w:p w:rsidR="002E1210" w:rsidP="00C93484" w:rsidRDefault="002E1210">
      <w:pPr>
        <w:pStyle w:val="Reqtify"/>
      </w:pPr>
    </w:p>
    <w:p w:rsidR="002E1210" w:rsidP="00C93484" w:rsidRDefault="002E1210">
      <w:pPr>
        <w:pStyle w:val="Reqtify"/>
      </w:pPr>
    </w:p>
    <w:p w:rsidRPr="002E1210" w:rsidR="002E1210" w:rsidP="002E1210" w:rsidRDefault="002E1210">
      <w:pPr>
        <w:pStyle w:val="ReqtifyAltR"/>
      </w:pPr>
      <w:r w:rsidRPr="002E1210">
        <w:t>[iTC_CC_ATP-SwRS-0</w:t>
      </w:r>
      <w:r w:rsidRPr="002E1210">
        <w:rPr>
          <w:rFonts w:hint="eastAsia"/>
        </w:rPr>
        <w:t>372</w:t>
      </w:r>
      <w:r w:rsidRPr="002E1210">
        <w:t>]</w:t>
      </w:r>
    </w:p>
    <w:p w:rsidR="002E1210" w:rsidP="00C93484" w:rsidRDefault="002E1210">
      <w:pPr>
        <w:pStyle w:val="Reqtify"/>
      </w:pPr>
      <w:r w:rsidRPr="002E1210">
        <w:rPr>
          <w:rFonts w:hint="eastAsia"/>
        </w:rPr>
        <w:lastRenderedPageBreak/>
        <w:t>ATP</w:t>
      </w:r>
      <w:r w:rsidRPr="002E1210">
        <w:rPr>
          <w:rFonts w:hint="eastAsia"/>
        </w:rPr>
        <w:t>软件每周期计算要发送给冗余</w:t>
      </w:r>
      <w:r w:rsidRPr="002E1210">
        <w:rPr>
          <w:rFonts w:hint="eastAsia"/>
        </w:rPr>
        <w:t>ATP</w:t>
      </w:r>
      <w:r w:rsidRPr="002E1210">
        <w:rPr>
          <w:rFonts w:hint="eastAsia"/>
        </w:rPr>
        <w:t>的信息</w:t>
      </w:r>
      <w:bookmarkStart w:name="CCsynchroReport" w:id="499"/>
      <w:r w:rsidRPr="008F5BD4" w:rsidR="008F5BD4">
        <w:rPr>
          <w:rStyle w:val="aff2"/>
        </w:rPr>
        <w:t>CCsynchroReport</w:t>
      </w:r>
      <w:bookmarkEnd w:id="499"/>
      <w:r w:rsidRPr="002E1210">
        <w:rPr>
          <w:rFonts w:hint="eastAsia"/>
        </w:rPr>
        <w:t>，其结构为</w:t>
      </w:r>
      <w:r w:rsidRPr="002E1210">
        <w:fldChar w:fldCharType="begin"/>
      </w:r>
      <w:r w:rsidRPr="002E1210">
        <w:instrText xml:space="preserve"> </w:instrText>
      </w:r>
      <w:r w:rsidRPr="002E1210">
        <w:rPr>
          <w:rFonts w:hint="eastAsia"/>
        </w:rPr>
        <w:instrText>REF ST_SYNCHRO_REPORT \h</w:instrText>
      </w:r>
      <w:r w:rsidRPr="002E1210">
        <w:instrText xml:space="preserve"> </w:instrText>
      </w:r>
      <w:r w:rsidRPr="002E1210">
        <w:fldChar w:fldCharType="separate"/>
      </w:r>
      <w:r w:rsidRPr="007B38A4" w:rsidR="00DE178B">
        <w:rPr>
          <w:rStyle w:val="DATATYPE"/>
        </w:rPr>
        <w:t>ST_SYNCHRO_REPORT</w:t>
      </w:r>
      <w:r w:rsidRPr="002E1210">
        <w:fldChar w:fldCharType="end"/>
      </w:r>
      <w:r w:rsidRPr="002E1210">
        <w:rPr>
          <w:rFonts w:hint="eastAsia"/>
        </w:rPr>
        <w:t>。</w:t>
      </w:r>
    </w:p>
    <w:p w:rsidR="002E1210" w:rsidP="00FA0FBB" w:rsidRDefault="002E1210">
      <w:pPr>
        <w:pStyle w:val="AltX"/>
      </w:pPr>
      <w:r>
        <w:rPr>
          <w:rFonts w:hint="eastAsia"/>
        </w:rPr>
        <w:t>初始化时，将其设置为全限制状态</w:t>
      </w:r>
    </w:p>
    <w:p w:rsidRPr="002E1210" w:rsidR="002E1210" w:rsidP="00FA0FBB" w:rsidRDefault="002E1210">
      <w:pPr>
        <w:pStyle w:val="AltX"/>
      </w:pPr>
      <w:r>
        <w:rPr>
          <w:rFonts w:hint="eastAsia"/>
        </w:rPr>
        <w:t>正常运行时，按照</w:t>
      </w:r>
      <w:r w:rsidRPr="002E1210">
        <w:fldChar w:fldCharType="begin"/>
      </w:r>
      <w:r w:rsidRPr="002E1210">
        <w:instrText xml:space="preserve"> </w:instrText>
      </w:r>
      <w:r w:rsidRPr="002E1210">
        <w:rPr>
          <w:rFonts w:hint="eastAsia"/>
        </w:rPr>
        <w:instrText>REF _Ref277776434 \h</w:instrText>
      </w:r>
      <w:r w:rsidRPr="002E1210">
        <w:instrText xml:space="preserve"> </w:instrText>
      </w:r>
      <w:r w:rsidRPr="002E1210">
        <w:fldChar w:fldCharType="separate"/>
      </w:r>
      <w:r w:rsidRPr="00F40CCD" w:rsidR="00DE178B">
        <w:t xml:space="preserve">Table </w:t>
      </w:r>
      <w:r w:rsidR="00DE178B">
        <w:rPr>
          <w:noProof/>
        </w:rPr>
        <w:t>4</w:t>
      </w:r>
      <w:r w:rsidR="00DE178B">
        <w:noBreakHyphen/>
      </w:r>
      <w:r w:rsidR="00DE178B">
        <w:rPr>
          <w:noProof/>
        </w:rPr>
        <w:t>10</w:t>
      </w:r>
      <w:r w:rsidRPr="002E1210">
        <w:fldChar w:fldCharType="end"/>
      </w:r>
      <w:r>
        <w:rPr>
          <w:rFonts w:hint="eastAsia"/>
        </w:rPr>
        <w:t>设置</w:t>
      </w:r>
      <w:r>
        <w:rPr>
          <w:rFonts w:hint="eastAsia"/>
        </w:rPr>
        <w:t>ATP</w:t>
      </w:r>
      <w:r>
        <w:rPr>
          <w:rFonts w:hint="eastAsia"/>
        </w:rPr>
        <w:t>计算的相应变量。</w:t>
      </w:r>
    </w:p>
    <w:p w:rsidRPr="002E1210" w:rsidR="002E1210" w:rsidP="00C93484" w:rsidRDefault="002E1210">
      <w:pPr>
        <w:pStyle w:val="Reqtify"/>
      </w:pPr>
      <w:r w:rsidRPr="002E1210">
        <w:t>At each cycle</w:t>
      </w:r>
      <w:r w:rsidRPr="002E1210">
        <w:rPr>
          <w:rFonts w:hint="eastAsia"/>
        </w:rPr>
        <w:t>,</w:t>
      </w:r>
      <w:r w:rsidRPr="002E1210">
        <w:t xml:space="preserve"> ATP shall send a </w:t>
      </w:r>
      <w:hyperlink w:history="1" w:anchor="CCsynchroReport">
        <w:r w:rsidR="008F5BD4">
          <w:rPr>
            <w:rStyle w:val="ac"/>
          </w:rPr>
          <w:t>CCsynchroReport</w:t>
        </w:r>
      </w:hyperlink>
      <w:r w:rsidRPr="002E1210">
        <w:rPr>
          <w:rFonts w:hint="eastAsia"/>
        </w:rPr>
        <w:t xml:space="preserve">, which structure is </w:t>
      </w:r>
      <w:r w:rsidRPr="002E1210">
        <w:fldChar w:fldCharType="begin"/>
      </w:r>
      <w:r w:rsidRPr="002E1210">
        <w:instrText xml:space="preserve"> </w:instrText>
      </w:r>
      <w:r w:rsidRPr="002E1210">
        <w:rPr>
          <w:rFonts w:hint="eastAsia"/>
        </w:rPr>
        <w:instrText>REF ST_SYNCHRO_REPORT \h</w:instrText>
      </w:r>
      <w:r w:rsidRPr="002E1210">
        <w:instrText xml:space="preserve"> </w:instrText>
      </w:r>
      <w:r w:rsidRPr="002E1210">
        <w:fldChar w:fldCharType="separate"/>
      </w:r>
      <w:r w:rsidRPr="007B38A4" w:rsidR="00DE178B">
        <w:rPr>
          <w:rStyle w:val="DATATYPE"/>
        </w:rPr>
        <w:t>ST_SYNCHRO_REPORT</w:t>
      </w:r>
      <w:r w:rsidRPr="002E1210">
        <w:fldChar w:fldCharType="end"/>
      </w:r>
      <w:r w:rsidRPr="002E1210">
        <w:rPr>
          <w:rFonts w:hint="eastAsia"/>
        </w:rPr>
        <w:t>, to the redundant ATP located at the other cab</w:t>
      </w:r>
      <w:r w:rsidRPr="002E1210">
        <w:t>.</w:t>
      </w:r>
    </w:p>
    <w:p w:rsidRPr="002E1210" w:rsidR="002E1210" w:rsidP="000C0D62" w:rsidRDefault="002E1210">
      <w:pPr>
        <w:pStyle w:val="ReqtifyAltQ"/>
      </w:pPr>
      <w:r w:rsidRPr="002E1210">
        <w:t>#Category=</w:t>
      </w:r>
      <w:r w:rsidRPr="002E1210">
        <w:rPr>
          <w:rFonts w:hint="eastAsia"/>
        </w:rPr>
        <w:t>Functional</w:t>
      </w:r>
    </w:p>
    <w:p w:rsidRPr="002E1210" w:rsidR="002E1210" w:rsidP="000C0D62" w:rsidRDefault="002E1210">
      <w:pPr>
        <w:pStyle w:val="ReqtifyAltQ"/>
      </w:pPr>
      <w:r w:rsidRPr="002E1210">
        <w:t>#Contribution=SIL4</w:t>
      </w:r>
    </w:p>
    <w:p w:rsidR="009328EA" w:rsidP="000C0D62" w:rsidRDefault="002E1210">
      <w:pPr>
        <w:pStyle w:val="ReqtifyAltQ"/>
        <w:rPr>
          <w:ins w:author="常鸣" w:date="2014-07-03T14:27:00Z" w:id="500"/>
        </w:rPr>
      </w:pPr>
      <w:del w:author="常鸣" w:date="2014-07-03T14:27:00Z" w:id="501">
        <w:r w:rsidRPr="002E1210" w:rsidDel="009328EA">
          <w:rPr>
            <w:rFonts w:hint="eastAsia"/>
          </w:rPr>
          <w:delText>#S</w:delText>
        </w:r>
      </w:del>
      <w:ins w:author="常鸣" w:date="2014-07-03T14:27:00Z" w:id="502">
        <w:r w:rsidR="009328EA">
          <w:rPr>
            <w:rFonts w:hint="eastAsia"/>
          </w:rPr>
          <w:t>#Allocation=ATP Software</w:t>
        </w:r>
      </w:ins>
      <w:ins w:author="常鸣" w:date="2014-07-03T15:09:00Z" w:id="503">
        <w:r w:rsidR="006750DB">
          <w:rPr>
            <w:rFonts w:hint="eastAsia"/>
          </w:rPr>
          <w:t>, Vital Embedded Setting</w:t>
        </w:r>
      </w:ins>
    </w:p>
    <w:p w:rsidRPr="002E1210" w:rsidR="002E1210" w:rsidP="000C0D62" w:rsidRDefault="009328EA">
      <w:pPr>
        <w:pStyle w:val="ReqtifyAltQ"/>
      </w:pPr>
      <w:ins w:author="常鸣" w:date="2014-07-03T14:27:00Z" w:id="504">
        <w:r>
          <w:rPr>
            <w:rFonts w:hint="eastAsia"/>
          </w:rPr>
          <w:t>#S</w:t>
        </w:r>
      </w:ins>
      <w:r w:rsidRPr="002E1210" w:rsidR="002E1210">
        <w:rPr>
          <w:rFonts w:hint="eastAsia"/>
        </w:rPr>
        <w:t>ource=</w:t>
      </w:r>
      <w:r w:rsidRPr="00745F23" w:rsidR="001D1AED">
        <w:t>[iTC_CC-SyAD-</w:t>
      </w:r>
      <w:r w:rsidRPr="00745F23" w:rsidR="001D1AED">
        <w:rPr>
          <w:rFonts w:hint="eastAsia"/>
        </w:rPr>
        <w:t>0411],</w:t>
      </w:r>
      <w:r w:rsidRPr="002E1210" w:rsidR="001D1AED">
        <w:t xml:space="preserve"> </w:t>
      </w:r>
      <w:r w:rsidRPr="002E1210" w:rsidR="002E1210">
        <w:t>[iTC_CC-SyAD-096</w:t>
      </w:r>
      <w:r w:rsidRPr="002E1210" w:rsidR="002E1210">
        <w:rPr>
          <w:rFonts w:hint="eastAsia"/>
        </w:rPr>
        <w:t>3</w:t>
      </w:r>
      <w:r w:rsidRPr="002E1210" w:rsidR="002E1210">
        <w:t>]</w:t>
      </w:r>
      <w:r w:rsidR="00162150">
        <w:rPr>
          <w:rFonts w:hint="eastAsia"/>
        </w:rPr>
        <w:t>,</w:t>
      </w:r>
      <w:r w:rsidRPr="00162150" w:rsidR="00162150">
        <w:t xml:space="preserve"> </w:t>
      </w:r>
      <w:r w:rsidRPr="002E1210" w:rsidR="00162150">
        <w:t>[iTC_CC-SyAD-</w:t>
      </w:r>
      <w:r w:rsidR="00162150">
        <w:rPr>
          <w:rFonts w:hint="eastAsia"/>
        </w:rPr>
        <w:t>1210</w:t>
      </w:r>
      <w:r w:rsidRPr="002E1210" w:rsidR="00162150">
        <w:t>]</w:t>
      </w:r>
    </w:p>
    <w:p w:rsidRPr="002E1210" w:rsidR="002E1210" w:rsidP="000C0D62" w:rsidRDefault="002E1210">
      <w:pPr>
        <w:pStyle w:val="ReqtifyAltQ"/>
      </w:pPr>
      <w:r w:rsidRPr="002E1210">
        <w:t>[End]</w:t>
      </w:r>
    </w:p>
    <w:p w:rsidR="002E1210" w:rsidP="00C93484" w:rsidRDefault="002E1210">
      <w:pPr>
        <w:pStyle w:val="Reqtify"/>
      </w:pPr>
    </w:p>
    <w:p w:rsidR="004C318A" w:rsidP="00C93484" w:rsidRDefault="004C318A">
      <w:pPr>
        <w:pStyle w:val="Reqtify"/>
      </w:pPr>
      <w:r>
        <w:rPr>
          <w:rFonts w:hint="eastAsia"/>
        </w:rPr>
        <w:t>根据</w:t>
      </w:r>
      <w:r>
        <w:fldChar w:fldCharType="begin"/>
      </w:r>
      <w:r>
        <w:instrText xml:space="preserve"> </w:instrText>
      </w:r>
      <w:r>
        <w:rPr>
          <w:rFonts w:hint="eastAsia"/>
        </w:rPr>
        <w:instrText>REF _Ref277775436 \w \h</w:instrText>
      </w:r>
      <w:r>
        <w:instrText xml:space="preserve"> </w:instrText>
      </w:r>
      <w:r>
        <w:fldChar w:fldCharType="separate"/>
      </w:r>
      <w:r w:rsidR="00DE178B">
        <w:t>[REF6]</w:t>
      </w:r>
      <w:r>
        <w:fldChar w:fldCharType="end"/>
      </w:r>
      <w:r>
        <w:rPr>
          <w:rFonts w:hint="eastAsia"/>
        </w:rPr>
        <w:t>，</w:t>
      </w:r>
      <w:r>
        <w:rPr>
          <w:rFonts w:hint="eastAsia"/>
        </w:rPr>
        <w:t>ATP</w:t>
      </w:r>
      <w:r>
        <w:rPr>
          <w:rFonts w:hint="eastAsia"/>
        </w:rPr>
        <w:t>通过</w:t>
      </w:r>
      <w:r>
        <w:rPr>
          <w:rFonts w:hint="eastAsia"/>
        </w:rPr>
        <w:t>CCNV</w:t>
      </w:r>
      <w:r>
        <w:rPr>
          <w:rFonts w:hint="eastAsia"/>
        </w:rPr>
        <w:t>向冗余</w:t>
      </w:r>
      <w:r>
        <w:rPr>
          <w:rFonts w:hint="eastAsia"/>
        </w:rPr>
        <w:t>ATP</w:t>
      </w:r>
      <w:r>
        <w:rPr>
          <w:rFonts w:hint="eastAsia"/>
        </w:rPr>
        <w:t>发送两端</w:t>
      </w:r>
      <w:r>
        <w:rPr>
          <w:rFonts w:hint="eastAsia"/>
        </w:rPr>
        <w:t>ATP</w:t>
      </w:r>
      <w:r>
        <w:rPr>
          <w:rFonts w:hint="eastAsia"/>
        </w:rPr>
        <w:t>的同步信息，其结构</w:t>
      </w:r>
      <w:r>
        <w:fldChar w:fldCharType="begin"/>
      </w:r>
      <w:r>
        <w:instrText xml:space="preserve"> </w:instrText>
      </w:r>
      <w:r>
        <w:rPr>
          <w:rFonts w:hint="eastAsia"/>
        </w:rPr>
        <w:instrText>REF ST_SYNCHRO_REPORT \h</w:instrText>
      </w:r>
      <w:r>
        <w:instrText xml:space="preserve"> </w:instrText>
      </w:r>
      <w:r>
        <w:fldChar w:fldCharType="separate"/>
      </w:r>
      <w:r w:rsidRPr="007B38A4" w:rsidR="00DE178B">
        <w:rPr>
          <w:rStyle w:val="DATATYPE"/>
        </w:rPr>
        <w:t>ST_SYNCHRO_REPORT</w:t>
      </w:r>
      <w:r>
        <w:fldChar w:fldCharType="end"/>
      </w:r>
      <w:r>
        <w:rPr>
          <w:rFonts w:hint="eastAsia"/>
        </w:rPr>
        <w:t>如</w:t>
      </w:r>
      <w:r>
        <w:fldChar w:fldCharType="begin"/>
      </w:r>
      <w:r>
        <w:instrText xml:space="preserve"> </w:instrText>
      </w:r>
      <w:r>
        <w:rPr>
          <w:rFonts w:hint="eastAsia"/>
        </w:rPr>
        <w:instrText>REF _Ref277776434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10</w:t>
      </w:r>
      <w:r>
        <w:fldChar w:fldCharType="end"/>
      </w:r>
      <w:r>
        <w:rPr>
          <w:rFonts w:hint="eastAsia"/>
        </w:rPr>
        <w:t>所示。</w:t>
      </w:r>
    </w:p>
    <w:p w:rsidR="004C318A" w:rsidP="00C93484" w:rsidRDefault="004C318A">
      <w:pPr>
        <w:pStyle w:val="Reqtify"/>
      </w:pPr>
      <w:r>
        <w:rPr>
          <w:rFonts w:hint="eastAsia"/>
        </w:rPr>
        <w:t xml:space="preserve">According to </w:t>
      </w:r>
      <w:r>
        <w:fldChar w:fldCharType="begin"/>
      </w:r>
      <w:r>
        <w:instrText xml:space="preserve"> </w:instrText>
      </w:r>
      <w:r>
        <w:rPr>
          <w:rFonts w:hint="eastAsia"/>
        </w:rPr>
        <w:instrText>REF _Ref277775436 \w \h</w:instrText>
      </w:r>
      <w:r>
        <w:instrText xml:space="preserve"> </w:instrText>
      </w:r>
      <w:r>
        <w:fldChar w:fldCharType="separate"/>
      </w:r>
      <w:r w:rsidR="00DE178B">
        <w:t>[REF6]</w:t>
      </w:r>
      <w:r>
        <w:fldChar w:fldCharType="end"/>
      </w:r>
      <w:r>
        <w:rPr>
          <w:rFonts w:hint="eastAsia"/>
        </w:rPr>
        <w:t xml:space="preserve">, ATP </w:t>
      </w:r>
      <w:r>
        <w:t>sends</w:t>
      </w:r>
      <w:r>
        <w:rPr>
          <w:rFonts w:hint="eastAsia"/>
        </w:rPr>
        <w:t xml:space="preserve"> the synchronization message to the redundant ATP. The structure of </w:t>
      </w:r>
      <w:r>
        <w:fldChar w:fldCharType="begin"/>
      </w:r>
      <w:r>
        <w:instrText xml:space="preserve"> </w:instrText>
      </w:r>
      <w:r>
        <w:rPr>
          <w:rFonts w:hint="eastAsia"/>
        </w:rPr>
        <w:instrText>REF ST_SYNCHRO_REPORT \h</w:instrText>
      </w:r>
      <w:r>
        <w:instrText xml:space="preserve"> </w:instrText>
      </w:r>
      <w:r>
        <w:fldChar w:fldCharType="separate"/>
      </w:r>
      <w:r w:rsidRPr="007B38A4" w:rsidR="00DE178B">
        <w:rPr>
          <w:rStyle w:val="DATATYPE"/>
        </w:rPr>
        <w:t>ST_SYNCHRO_REPORT</w:t>
      </w:r>
      <w:r>
        <w:fldChar w:fldCharType="end"/>
      </w:r>
      <w:r>
        <w:rPr>
          <w:rFonts w:hint="eastAsia"/>
        </w:rPr>
        <w:t xml:space="preserve"> shows in </w:t>
      </w:r>
      <w:r>
        <w:fldChar w:fldCharType="begin"/>
      </w:r>
      <w:r>
        <w:instrText xml:space="preserve"> </w:instrText>
      </w:r>
      <w:r>
        <w:rPr>
          <w:rFonts w:hint="eastAsia"/>
        </w:rPr>
        <w:instrText>REF _Ref277776434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10</w:t>
      </w:r>
      <w:r>
        <w:fldChar w:fldCharType="end"/>
      </w:r>
      <w:r>
        <w:rPr>
          <w:rFonts w:hint="eastAsia"/>
        </w:rPr>
        <w:t>.</w:t>
      </w:r>
    </w:p>
    <w:p w:rsidRPr="00F40CCD" w:rsidR="004C318A" w:rsidP="004C318A" w:rsidRDefault="004C318A">
      <w:pPr>
        <w:pStyle w:val="affc"/>
      </w:pPr>
      <w:bookmarkStart w:name="_Ref277776434" w:id="505"/>
      <w:bookmarkStart w:name="_Toc376183045" w:id="506"/>
      <w:bookmarkStart w:name="_Toc392230018" w:id="507"/>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10</w:t>
      </w:r>
      <w:r w:rsidR="00FA0FBB">
        <w:fldChar w:fldCharType="end"/>
      </w:r>
      <w:bookmarkEnd w:id="505"/>
      <w:r w:rsidRPr="00F40CCD">
        <w:rPr>
          <w:rFonts w:hint="eastAsia"/>
        </w:rPr>
        <w:t xml:space="preserve"> ATP outputs to redundant ATP</w:t>
      </w:r>
      <w:bookmarkEnd w:id="506"/>
      <w:bookmarkEnd w:id="507"/>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Look w:val="01E0" w:firstRow="1" w:lastRow="1" w:firstColumn="1" w:lastColumn="1" w:noHBand="0" w:noVBand="0"/>
      </w:tblPr>
      <w:tblGrid>
        <w:gridCol w:w="254"/>
        <w:gridCol w:w="15"/>
        <w:gridCol w:w="3978"/>
        <w:gridCol w:w="5039"/>
      </w:tblGrid>
      <w:tr w:rsidRPr="001B3DC6" w:rsidR="004C318A" w:rsidTr="004C318A">
        <w:trPr>
          <w:jc w:val="center"/>
        </w:trPr>
        <w:tc>
          <w:tcPr>
            <w:tcW w:w="2287" w:type="pct"/>
            <w:gridSpan w:val="3"/>
            <w:tcBorders>
              <w:top w:val="single" w:color="auto" w:sz="12" w:space="0"/>
              <w:left w:val="nil"/>
              <w:bottom w:val="single" w:color="auto" w:sz="12" w:space="0"/>
              <w:right w:val="nil"/>
            </w:tcBorders>
            <w:shd w:val="clear" w:color="auto" w:fill="E0E0E0"/>
            <w:vAlign w:val="center"/>
          </w:tcPr>
          <w:p w:rsidRPr="004C318A" w:rsidR="004C318A" w:rsidP="00FA0FBB" w:rsidRDefault="004C318A">
            <w:pPr>
              <w:pStyle w:val="af6"/>
            </w:pPr>
            <w:r w:rsidRPr="009E2F46">
              <w:rPr>
                <w:rFonts w:hint="eastAsia"/>
              </w:rPr>
              <w:t>ID</w:t>
            </w:r>
          </w:p>
        </w:tc>
        <w:tc>
          <w:tcPr>
            <w:tcW w:w="2713" w:type="pct"/>
            <w:tcBorders>
              <w:top w:val="single" w:color="auto" w:sz="12" w:space="0"/>
              <w:left w:val="nil"/>
              <w:bottom w:val="single" w:color="auto" w:sz="12" w:space="0"/>
              <w:right w:val="nil"/>
            </w:tcBorders>
            <w:shd w:val="clear" w:color="auto" w:fill="E0E0E0"/>
            <w:vAlign w:val="center"/>
          </w:tcPr>
          <w:p w:rsidRPr="004C318A" w:rsidR="004C318A" w:rsidP="00FA0FBB" w:rsidRDefault="002E1210">
            <w:pPr>
              <w:pStyle w:val="af6"/>
            </w:pPr>
            <w:r>
              <w:rPr>
                <w:rFonts w:hint="eastAsia"/>
              </w:rPr>
              <w:t>ATP outputs</w:t>
            </w:r>
          </w:p>
        </w:tc>
      </w:tr>
      <w:tr w:rsidRPr="001B3DC6" w:rsidR="004C318A" w:rsidTr="004C318A">
        <w:trPr>
          <w:jc w:val="center"/>
        </w:trPr>
        <w:tc>
          <w:tcPr>
            <w:tcW w:w="2287" w:type="pct"/>
            <w:gridSpan w:val="3"/>
            <w:tcBorders>
              <w:top w:val="single" w:color="auto" w:sz="12" w:space="0"/>
              <w:left w:val="nil"/>
              <w:bottom w:val="single" w:color="auto" w:sz="4" w:space="0"/>
              <w:right w:val="nil"/>
            </w:tcBorders>
          </w:tcPr>
          <w:p w:rsidRPr="004C318A" w:rsidR="004C318A" w:rsidP="00591D6B" w:rsidRDefault="004C318A">
            <w:pPr>
              <w:pStyle w:val="AltB0"/>
              <w:rPr>
                <w:rStyle w:val="DATATYPE"/>
              </w:rPr>
            </w:pPr>
            <w:bookmarkStart w:name="ST_SYNCHRO_REPORT" w:id="508"/>
            <w:r w:rsidRPr="007B38A4">
              <w:rPr>
                <w:rStyle w:val="DATATYPE"/>
              </w:rPr>
              <w:t>ST_SYNCHRO_REPORT</w:t>
            </w:r>
            <w:bookmarkEnd w:id="508"/>
          </w:p>
        </w:tc>
        <w:tc>
          <w:tcPr>
            <w:tcW w:w="2713" w:type="pct"/>
            <w:tcBorders>
              <w:top w:val="single" w:color="auto" w:sz="12" w:space="0"/>
              <w:left w:val="nil"/>
              <w:right w:val="nil"/>
            </w:tcBorders>
          </w:tcPr>
          <w:p w:rsidRPr="004C318A" w:rsidR="004C318A" w:rsidP="00591D6B" w:rsidRDefault="00532AED">
            <w:pPr>
              <w:pStyle w:val="AltB0"/>
            </w:pPr>
            <w:hyperlink w:history="1" w:anchor="CCsynchroReport">
              <w:r w:rsidR="008F5BD4">
                <w:rPr>
                  <w:rStyle w:val="ac"/>
                  <w:sz w:val="24"/>
                </w:rPr>
                <w:t>CCsynchroReport</w:t>
              </w:r>
            </w:hyperlink>
          </w:p>
        </w:tc>
      </w:tr>
      <w:tr w:rsidRPr="001B3DC6" w:rsidR="004C318A" w:rsidTr="004C318A">
        <w:trPr>
          <w:jc w:val="center"/>
        </w:trPr>
        <w:tc>
          <w:tcPr>
            <w:tcW w:w="145" w:type="pct"/>
            <w:gridSpan w:val="2"/>
            <w:tcBorders>
              <w:top w:val="single" w:color="auto" w:sz="4" w:space="0"/>
              <w:left w:val="nil"/>
              <w:bottom w:val="single" w:color="auto" w:sz="4" w:space="0"/>
              <w:right w:val="nil"/>
            </w:tcBorders>
          </w:tcPr>
          <w:p w:rsidR="004C318A" w:rsidP="00591D6B" w:rsidRDefault="004C318A">
            <w:pPr>
              <w:pStyle w:val="AltB0"/>
            </w:pPr>
          </w:p>
        </w:tc>
        <w:tc>
          <w:tcPr>
            <w:tcW w:w="2142" w:type="pct"/>
            <w:tcBorders>
              <w:top w:val="single" w:color="auto" w:sz="4" w:space="0"/>
              <w:left w:val="nil"/>
              <w:bottom w:val="single" w:color="auto" w:sz="4" w:space="0"/>
              <w:right w:val="nil"/>
            </w:tcBorders>
          </w:tcPr>
          <w:p w:rsidRPr="0029173D" w:rsidR="004C318A" w:rsidP="00591D6B" w:rsidRDefault="00354F88">
            <w:pPr>
              <w:pStyle w:val="AltB0"/>
            </w:pPr>
            <w:r w:rsidRPr="0029173D">
              <w:rPr>
                <w:rFonts w:hint="eastAsia"/>
              </w:rPr>
              <w:t>.C</w:t>
            </w:r>
            <w:r w:rsidRPr="0029173D" w:rsidR="004C318A">
              <w:t>urrent</w:t>
            </w:r>
            <w:r w:rsidRPr="0029173D">
              <w:t>T</w:t>
            </w:r>
            <w:r w:rsidRPr="0029173D" w:rsidR="004C318A">
              <w:t>ime</w:t>
            </w:r>
          </w:p>
        </w:tc>
        <w:tc>
          <w:tcPr>
            <w:tcW w:w="2713" w:type="pct"/>
            <w:tcBorders>
              <w:left w:val="nil"/>
              <w:right w:val="nil"/>
            </w:tcBorders>
          </w:tcPr>
          <w:p w:rsidRPr="004C318A" w:rsidR="004C318A" w:rsidP="00591D6B" w:rsidRDefault="00532AED">
            <w:pPr>
              <w:pStyle w:val="AltB0"/>
            </w:pPr>
            <w:hyperlink w:history="1" w:anchor="ATPtime">
              <w:r w:rsidR="003B253D">
                <w:rPr>
                  <w:rStyle w:val="ac"/>
                </w:rPr>
                <w:t>ATPtime</w:t>
              </w:r>
            </w:hyperlink>
            <w:r w:rsidRPr="002E1210" w:rsidR="002E1210">
              <w:rPr>
                <w:rFonts w:hint="eastAsia"/>
              </w:rPr>
              <w:t>(k)</w:t>
            </w:r>
          </w:p>
        </w:tc>
      </w:tr>
      <w:tr w:rsidRPr="001B3DC6" w:rsidR="004C318A" w:rsidTr="004C318A">
        <w:trPr>
          <w:jc w:val="center"/>
        </w:trPr>
        <w:tc>
          <w:tcPr>
            <w:tcW w:w="145" w:type="pct"/>
            <w:gridSpan w:val="2"/>
            <w:tcBorders>
              <w:top w:val="single" w:color="auto" w:sz="4" w:space="0"/>
              <w:left w:val="nil"/>
              <w:bottom w:val="single" w:color="auto" w:sz="4" w:space="0"/>
              <w:right w:val="nil"/>
            </w:tcBorders>
          </w:tcPr>
          <w:p w:rsidR="004C318A" w:rsidP="00591D6B" w:rsidRDefault="004C318A">
            <w:pPr>
              <w:pStyle w:val="AltB0"/>
            </w:pPr>
          </w:p>
        </w:tc>
        <w:tc>
          <w:tcPr>
            <w:tcW w:w="2142" w:type="pct"/>
            <w:tcBorders>
              <w:top w:val="single" w:color="auto" w:sz="4" w:space="0"/>
              <w:left w:val="nil"/>
              <w:bottom w:val="single" w:color="auto" w:sz="4" w:space="0"/>
              <w:right w:val="nil"/>
            </w:tcBorders>
          </w:tcPr>
          <w:p w:rsidRPr="0029173D" w:rsidR="004C318A" w:rsidP="00591D6B" w:rsidRDefault="00354F88">
            <w:pPr>
              <w:pStyle w:val="AltB0"/>
            </w:pPr>
            <w:r w:rsidRPr="0029173D">
              <w:rPr>
                <w:rFonts w:hint="eastAsia"/>
              </w:rPr>
              <w:t>.L</w:t>
            </w:r>
            <w:r w:rsidRPr="0029173D" w:rsidR="004C318A">
              <w:t>atest</w:t>
            </w:r>
            <w:r w:rsidRPr="0029173D">
              <w:t>T</w:t>
            </w:r>
            <w:r w:rsidRPr="0029173D" w:rsidR="004C318A">
              <w:t>ime</w:t>
            </w:r>
            <w:r w:rsidRPr="0029173D">
              <w:t>O</w:t>
            </w:r>
            <w:r w:rsidRPr="0029173D" w:rsidR="004C318A">
              <w:t>ther</w:t>
            </w:r>
            <w:r w:rsidRPr="0029173D">
              <w:t>C</w:t>
            </w:r>
            <w:r w:rsidRPr="0029173D" w:rsidR="004C318A">
              <w:t>ore</w:t>
            </w:r>
          </w:p>
        </w:tc>
        <w:tc>
          <w:tcPr>
            <w:tcW w:w="2713" w:type="pct"/>
            <w:tcBorders>
              <w:left w:val="nil"/>
              <w:right w:val="nil"/>
            </w:tcBorders>
          </w:tcPr>
          <w:p w:rsidRPr="004C318A" w:rsidR="004C318A" w:rsidP="00591D6B" w:rsidRDefault="00532AED">
            <w:pPr>
              <w:pStyle w:val="AltB0"/>
            </w:pPr>
            <w:hyperlink w:history="1" w:anchor="OtherATPminTime">
              <w:r w:rsidR="00DE27C8">
                <w:rPr>
                  <w:rStyle w:val="ac"/>
                </w:rPr>
                <w:t>OtherATPminTime</w:t>
              </w:r>
            </w:hyperlink>
            <w:r w:rsidRPr="002E1210" w:rsidR="002E1210">
              <w:rPr>
                <w:rFonts w:hint="eastAsia"/>
              </w:rPr>
              <w:t>(k)</w:t>
            </w:r>
          </w:p>
        </w:tc>
      </w:tr>
      <w:tr w:rsidRPr="001B3DC6" w:rsidR="004C318A" w:rsidTr="004C318A">
        <w:trPr>
          <w:jc w:val="center"/>
        </w:trPr>
        <w:tc>
          <w:tcPr>
            <w:tcW w:w="145" w:type="pct"/>
            <w:gridSpan w:val="2"/>
            <w:tcBorders>
              <w:top w:val="single" w:color="auto" w:sz="4" w:space="0"/>
              <w:left w:val="nil"/>
              <w:bottom w:val="single" w:color="auto" w:sz="4" w:space="0"/>
              <w:right w:val="nil"/>
            </w:tcBorders>
          </w:tcPr>
          <w:p w:rsidR="004C318A" w:rsidP="00591D6B" w:rsidRDefault="004C318A">
            <w:pPr>
              <w:pStyle w:val="AltB0"/>
            </w:pPr>
          </w:p>
        </w:tc>
        <w:tc>
          <w:tcPr>
            <w:tcW w:w="2142" w:type="pct"/>
            <w:tcBorders>
              <w:top w:val="single" w:color="auto" w:sz="4" w:space="0"/>
              <w:left w:val="nil"/>
              <w:bottom w:val="single" w:color="auto" w:sz="4" w:space="0"/>
              <w:right w:val="nil"/>
            </w:tcBorders>
          </w:tcPr>
          <w:p w:rsidRPr="0029173D" w:rsidR="004C318A" w:rsidP="00591D6B" w:rsidRDefault="00354F88">
            <w:pPr>
              <w:pStyle w:val="AltB0"/>
            </w:pPr>
            <w:r w:rsidRPr="0029173D">
              <w:rPr>
                <w:rFonts w:hint="eastAsia"/>
              </w:rPr>
              <w:t>.</w:t>
            </w:r>
            <w:r w:rsidRPr="0029173D" w:rsidR="00B5344E">
              <w:t>CoreId</w:t>
            </w:r>
          </w:p>
        </w:tc>
        <w:tc>
          <w:tcPr>
            <w:tcW w:w="2713" w:type="pct"/>
            <w:tcBorders>
              <w:left w:val="nil"/>
              <w:right w:val="nil"/>
            </w:tcBorders>
          </w:tcPr>
          <w:p w:rsidRPr="004C318A" w:rsidR="004C318A" w:rsidP="00591D6B" w:rsidRDefault="00532AED">
            <w:pPr>
              <w:pStyle w:val="AltB0"/>
            </w:pPr>
            <w:hyperlink w:history="1" w:anchor="CoreId">
              <w:r w:rsidR="00B5344E">
                <w:rPr>
                  <w:rStyle w:val="ac"/>
                </w:rPr>
                <w:t>CoreId</w:t>
              </w:r>
            </w:hyperlink>
            <w:r w:rsidRPr="002E1210" w:rsidR="002E1210">
              <w:rPr>
                <w:rFonts w:hint="eastAsia"/>
              </w:rPr>
              <w:t>(k)</w:t>
            </w:r>
          </w:p>
        </w:tc>
      </w:tr>
      <w:tr w:rsidRPr="001B3DC6" w:rsidR="004C318A" w:rsidTr="004C318A">
        <w:trPr>
          <w:jc w:val="center"/>
        </w:trPr>
        <w:tc>
          <w:tcPr>
            <w:tcW w:w="145" w:type="pct"/>
            <w:gridSpan w:val="2"/>
            <w:tcBorders>
              <w:top w:val="single" w:color="auto" w:sz="4" w:space="0"/>
              <w:left w:val="nil"/>
              <w:bottom w:val="single" w:color="auto" w:sz="4" w:space="0"/>
              <w:right w:val="nil"/>
            </w:tcBorders>
          </w:tcPr>
          <w:p w:rsidR="004C318A" w:rsidP="00591D6B" w:rsidRDefault="004C318A">
            <w:pPr>
              <w:pStyle w:val="AltB0"/>
            </w:pPr>
          </w:p>
        </w:tc>
        <w:tc>
          <w:tcPr>
            <w:tcW w:w="2142" w:type="pct"/>
            <w:tcBorders>
              <w:top w:val="single" w:color="auto" w:sz="4" w:space="0"/>
              <w:left w:val="nil"/>
              <w:bottom w:val="single" w:color="auto" w:sz="4" w:space="0"/>
              <w:right w:val="nil"/>
            </w:tcBorders>
          </w:tcPr>
          <w:p w:rsidRPr="0029173D" w:rsidR="004C318A" w:rsidP="00591D6B" w:rsidRDefault="00354F88">
            <w:pPr>
              <w:pStyle w:val="AltB0"/>
            </w:pPr>
            <w:r w:rsidRPr="0029173D">
              <w:rPr>
                <w:rFonts w:hint="eastAsia"/>
              </w:rPr>
              <w:t>.B</w:t>
            </w:r>
            <w:r w:rsidRPr="0029173D" w:rsidR="004C318A">
              <w:t>eacon</w:t>
            </w:r>
            <w:r w:rsidRPr="0029173D">
              <w:t>I</w:t>
            </w:r>
            <w:r w:rsidRPr="0029173D" w:rsidR="004C318A">
              <w:t>d</w:t>
            </w:r>
          </w:p>
        </w:tc>
        <w:tc>
          <w:tcPr>
            <w:tcW w:w="2713" w:type="pct"/>
            <w:tcBorders>
              <w:left w:val="nil"/>
              <w:right w:val="nil"/>
            </w:tcBorders>
          </w:tcPr>
          <w:p w:rsidRPr="004C318A" w:rsidR="004C318A" w:rsidP="00591D6B" w:rsidRDefault="00532AED">
            <w:pPr>
              <w:pStyle w:val="AltB0"/>
            </w:pPr>
            <w:hyperlink w:history="1" w:anchor="BeaconLastObtained">
              <w:r w:rsidR="00B71D12">
                <w:rPr>
                  <w:rStyle w:val="ac"/>
                </w:rPr>
                <w:t>BeaconLastObtained</w:t>
              </w:r>
            </w:hyperlink>
            <w:r w:rsidR="002E1210">
              <w:rPr>
                <w:rFonts w:hint="eastAsia"/>
              </w:rPr>
              <w:t>(k)</w:t>
            </w:r>
            <w:r w:rsidR="00354F88">
              <w:rPr>
                <w:rFonts w:hint="eastAsia"/>
              </w:rPr>
              <w:t>.I</w:t>
            </w:r>
            <w:r w:rsidR="002E1210">
              <w:rPr>
                <w:rFonts w:hint="eastAsia"/>
              </w:rPr>
              <w:t>d</w:t>
            </w:r>
          </w:p>
        </w:tc>
      </w:tr>
      <w:tr w:rsidRPr="001B3DC6" w:rsidR="004C318A" w:rsidTr="004C318A">
        <w:trPr>
          <w:jc w:val="center"/>
        </w:trPr>
        <w:tc>
          <w:tcPr>
            <w:tcW w:w="145" w:type="pct"/>
            <w:gridSpan w:val="2"/>
            <w:tcBorders>
              <w:top w:val="single" w:color="auto" w:sz="4" w:space="0"/>
              <w:left w:val="nil"/>
              <w:bottom w:val="single" w:color="auto" w:sz="4" w:space="0"/>
              <w:right w:val="nil"/>
            </w:tcBorders>
          </w:tcPr>
          <w:p w:rsidR="004C318A" w:rsidP="00591D6B" w:rsidRDefault="004C318A">
            <w:pPr>
              <w:pStyle w:val="AltB0"/>
            </w:pPr>
          </w:p>
        </w:tc>
        <w:tc>
          <w:tcPr>
            <w:tcW w:w="2142" w:type="pct"/>
            <w:tcBorders>
              <w:top w:val="single" w:color="auto" w:sz="4" w:space="0"/>
              <w:left w:val="nil"/>
              <w:bottom w:val="single" w:color="auto" w:sz="4" w:space="0"/>
              <w:right w:val="nil"/>
            </w:tcBorders>
          </w:tcPr>
          <w:p w:rsidRPr="0029173D" w:rsidR="004C318A" w:rsidP="00591D6B" w:rsidRDefault="00354F88">
            <w:pPr>
              <w:pStyle w:val="AltB0"/>
            </w:pPr>
            <w:r w:rsidRPr="0029173D">
              <w:rPr>
                <w:rFonts w:hint="eastAsia"/>
              </w:rPr>
              <w:t>.</w:t>
            </w:r>
            <w:r w:rsidRPr="0029173D" w:rsidR="00F42E76">
              <w:t>EnableDoorOpening_A</w:t>
            </w:r>
          </w:p>
        </w:tc>
        <w:tc>
          <w:tcPr>
            <w:tcW w:w="2713" w:type="pct"/>
            <w:tcBorders>
              <w:left w:val="nil"/>
              <w:right w:val="nil"/>
            </w:tcBorders>
          </w:tcPr>
          <w:p w:rsidRPr="004C318A" w:rsidR="004C318A" w:rsidP="00591D6B" w:rsidRDefault="00532AED">
            <w:pPr>
              <w:pStyle w:val="AltB0"/>
            </w:pPr>
            <w:hyperlink w:history="1" w:anchor="LocalATPenableDoorOpening_A">
              <w:r w:rsidR="003A11D3">
                <w:rPr>
                  <w:rStyle w:val="ac"/>
                </w:rPr>
                <w:t>LocalATPenableDoorOpening_A</w:t>
              </w:r>
            </w:hyperlink>
            <w:r w:rsidRPr="002E1210" w:rsidR="002E1210">
              <w:rPr>
                <w:rFonts w:hint="eastAsia"/>
              </w:rPr>
              <w:t>(k)</w:t>
            </w:r>
          </w:p>
        </w:tc>
      </w:tr>
      <w:tr w:rsidRPr="001B3DC6" w:rsidR="004C318A" w:rsidTr="004C318A">
        <w:trPr>
          <w:jc w:val="center"/>
        </w:trPr>
        <w:tc>
          <w:tcPr>
            <w:tcW w:w="145" w:type="pct"/>
            <w:gridSpan w:val="2"/>
            <w:tcBorders>
              <w:top w:val="single" w:color="auto" w:sz="4" w:space="0"/>
              <w:left w:val="nil"/>
              <w:bottom w:val="single" w:color="auto" w:sz="4" w:space="0"/>
              <w:right w:val="nil"/>
            </w:tcBorders>
          </w:tcPr>
          <w:p w:rsidR="004C318A" w:rsidP="00591D6B" w:rsidRDefault="004C318A">
            <w:pPr>
              <w:pStyle w:val="AltB0"/>
            </w:pPr>
          </w:p>
        </w:tc>
        <w:tc>
          <w:tcPr>
            <w:tcW w:w="2142" w:type="pct"/>
            <w:tcBorders>
              <w:top w:val="single" w:color="auto" w:sz="4" w:space="0"/>
              <w:left w:val="nil"/>
              <w:bottom w:val="single" w:color="auto" w:sz="4" w:space="0"/>
              <w:right w:val="nil"/>
            </w:tcBorders>
          </w:tcPr>
          <w:p w:rsidRPr="0029173D" w:rsidR="004C318A" w:rsidP="00591D6B" w:rsidRDefault="00354F88">
            <w:pPr>
              <w:pStyle w:val="AltB0"/>
            </w:pPr>
            <w:r w:rsidRPr="0029173D">
              <w:rPr>
                <w:rFonts w:hint="eastAsia"/>
              </w:rPr>
              <w:t>.</w:t>
            </w:r>
            <w:r w:rsidRPr="0029173D" w:rsidR="00915CD9">
              <w:t>EnableDoorOpening_B</w:t>
            </w:r>
          </w:p>
        </w:tc>
        <w:tc>
          <w:tcPr>
            <w:tcW w:w="2713" w:type="pct"/>
            <w:tcBorders>
              <w:left w:val="nil"/>
              <w:right w:val="nil"/>
            </w:tcBorders>
          </w:tcPr>
          <w:p w:rsidRPr="004C318A" w:rsidR="004C318A" w:rsidP="00591D6B" w:rsidRDefault="00532AED">
            <w:pPr>
              <w:pStyle w:val="AltB0"/>
            </w:pPr>
            <w:hyperlink w:history="1" w:anchor="LocalATPenableDoorOpening_B">
              <w:r w:rsidR="003A11D3">
                <w:rPr>
                  <w:rStyle w:val="ac"/>
                </w:rPr>
                <w:t>LocalATPenableDoorOpening_B</w:t>
              </w:r>
            </w:hyperlink>
            <w:r w:rsidRPr="002E1210" w:rsidR="002E1210">
              <w:rPr>
                <w:rFonts w:hint="eastAsia"/>
              </w:rPr>
              <w:t>(k)</w:t>
            </w:r>
          </w:p>
        </w:tc>
      </w:tr>
      <w:tr w:rsidRPr="001B3DC6" w:rsidR="004C318A" w:rsidTr="004C318A">
        <w:trPr>
          <w:jc w:val="center"/>
        </w:trPr>
        <w:tc>
          <w:tcPr>
            <w:tcW w:w="145" w:type="pct"/>
            <w:gridSpan w:val="2"/>
            <w:tcBorders>
              <w:top w:val="single" w:color="auto" w:sz="4" w:space="0"/>
              <w:left w:val="nil"/>
              <w:bottom w:val="single" w:color="auto" w:sz="4" w:space="0"/>
              <w:right w:val="nil"/>
            </w:tcBorders>
          </w:tcPr>
          <w:p w:rsidR="004C318A" w:rsidP="00591D6B" w:rsidRDefault="004C318A">
            <w:pPr>
              <w:pStyle w:val="AltB0"/>
            </w:pPr>
          </w:p>
        </w:tc>
        <w:tc>
          <w:tcPr>
            <w:tcW w:w="2142" w:type="pct"/>
            <w:tcBorders>
              <w:top w:val="single" w:color="auto" w:sz="4" w:space="0"/>
              <w:left w:val="nil"/>
              <w:bottom w:val="single" w:color="auto" w:sz="4" w:space="0"/>
              <w:right w:val="nil"/>
            </w:tcBorders>
          </w:tcPr>
          <w:p w:rsidRPr="0029173D" w:rsidR="004C318A" w:rsidP="00591D6B" w:rsidRDefault="00354F88">
            <w:pPr>
              <w:pStyle w:val="AltB0"/>
            </w:pPr>
            <w:r w:rsidRPr="0029173D">
              <w:rPr>
                <w:rFonts w:hint="eastAsia"/>
              </w:rPr>
              <w:t>.P</w:t>
            </w:r>
            <w:r w:rsidRPr="0029173D" w:rsidR="004C318A">
              <w:t>sd</w:t>
            </w:r>
            <w:r w:rsidRPr="0029173D">
              <w:t>M</w:t>
            </w:r>
            <w:r w:rsidRPr="0029173D" w:rsidR="004C318A">
              <w:t>anager</w:t>
            </w:r>
            <w:r w:rsidRPr="0029173D">
              <w:t>O</w:t>
            </w:r>
            <w:r w:rsidRPr="0029173D" w:rsidR="004C318A">
              <w:t>pening</w:t>
            </w:r>
            <w:r w:rsidRPr="0029173D">
              <w:t>O</w:t>
            </w:r>
            <w:r w:rsidRPr="0029173D" w:rsidR="004C318A">
              <w:t>rder</w:t>
            </w:r>
          </w:p>
        </w:tc>
        <w:tc>
          <w:tcPr>
            <w:tcW w:w="2713" w:type="pct"/>
            <w:tcBorders>
              <w:left w:val="nil"/>
              <w:right w:val="nil"/>
            </w:tcBorders>
          </w:tcPr>
          <w:p w:rsidRPr="004C318A" w:rsidR="004C318A" w:rsidP="00591D6B" w:rsidRDefault="00532AED">
            <w:pPr>
              <w:pStyle w:val="AltB0"/>
            </w:pPr>
            <w:hyperlink w:history="1" w:anchor="PSDplatformManagerOpeningOrder">
              <w:r w:rsidR="00F27DC1">
                <w:rPr>
                  <w:rStyle w:val="ac"/>
                </w:rPr>
                <w:t>PSDplatformManagerOpeningOrder</w:t>
              </w:r>
            </w:hyperlink>
            <w:r w:rsidRPr="002E1210" w:rsidR="002E1210">
              <w:t>(k)</w:t>
            </w:r>
          </w:p>
        </w:tc>
      </w:tr>
      <w:tr w:rsidRPr="001B3DC6" w:rsidR="004C318A" w:rsidTr="004C318A">
        <w:trPr>
          <w:jc w:val="center"/>
        </w:trPr>
        <w:tc>
          <w:tcPr>
            <w:tcW w:w="145" w:type="pct"/>
            <w:gridSpan w:val="2"/>
            <w:tcBorders>
              <w:top w:val="single" w:color="auto" w:sz="4" w:space="0"/>
              <w:left w:val="nil"/>
              <w:bottom w:val="single" w:color="auto" w:sz="4" w:space="0"/>
              <w:right w:val="nil"/>
            </w:tcBorders>
          </w:tcPr>
          <w:p w:rsidR="004C318A" w:rsidP="00591D6B" w:rsidRDefault="004C318A">
            <w:pPr>
              <w:pStyle w:val="AltB0"/>
            </w:pPr>
          </w:p>
        </w:tc>
        <w:tc>
          <w:tcPr>
            <w:tcW w:w="2142" w:type="pct"/>
            <w:tcBorders>
              <w:top w:val="single" w:color="auto" w:sz="4" w:space="0"/>
              <w:left w:val="nil"/>
              <w:bottom w:val="single" w:color="auto" w:sz="4" w:space="0"/>
              <w:right w:val="nil"/>
            </w:tcBorders>
          </w:tcPr>
          <w:p w:rsidRPr="0029173D" w:rsidR="004C318A" w:rsidP="00591D6B" w:rsidRDefault="00354F88">
            <w:pPr>
              <w:pStyle w:val="AltB0"/>
            </w:pPr>
            <w:r w:rsidRPr="0029173D">
              <w:rPr>
                <w:rFonts w:hint="eastAsia"/>
              </w:rPr>
              <w:t>.P</w:t>
            </w:r>
            <w:r w:rsidRPr="0029173D" w:rsidR="004C318A">
              <w:t>sd</w:t>
            </w:r>
            <w:r w:rsidRPr="0029173D">
              <w:t>I</w:t>
            </w:r>
            <w:r w:rsidRPr="0029173D" w:rsidR="004C318A">
              <w:t>d</w:t>
            </w:r>
            <w:r w:rsidRPr="0029173D">
              <w:t>S</w:t>
            </w:r>
            <w:r w:rsidRPr="0029173D" w:rsidR="004C318A">
              <w:t>ide_A</w:t>
            </w:r>
          </w:p>
        </w:tc>
        <w:tc>
          <w:tcPr>
            <w:tcW w:w="2713" w:type="pct"/>
            <w:tcBorders>
              <w:left w:val="nil"/>
              <w:right w:val="nil"/>
            </w:tcBorders>
          </w:tcPr>
          <w:p w:rsidRPr="004C318A" w:rsidR="004C318A" w:rsidP="00591D6B" w:rsidRDefault="00532AED">
            <w:pPr>
              <w:pStyle w:val="AltB0"/>
            </w:pPr>
            <w:hyperlink w:history="1" w:anchor="PSDzoneStatus_A">
              <w:r w:rsidR="003A11D3">
                <w:rPr>
                  <w:rStyle w:val="ac"/>
                </w:rPr>
                <w:t>PSDzoneStatus_A</w:t>
              </w:r>
            </w:hyperlink>
            <w:r w:rsidR="00955837">
              <w:rPr>
                <w:rFonts w:hint="eastAsia"/>
              </w:rPr>
              <w:t>(k)</w:t>
            </w:r>
            <w:r w:rsidRPr="002E1210" w:rsidR="002E1210">
              <w:t>.Id</w:t>
            </w:r>
          </w:p>
        </w:tc>
      </w:tr>
      <w:tr w:rsidRPr="001B3DC6" w:rsidR="004C318A" w:rsidTr="004C318A">
        <w:trPr>
          <w:jc w:val="center"/>
        </w:trPr>
        <w:tc>
          <w:tcPr>
            <w:tcW w:w="145" w:type="pct"/>
            <w:gridSpan w:val="2"/>
            <w:tcBorders>
              <w:top w:val="single" w:color="auto" w:sz="4" w:space="0"/>
              <w:left w:val="nil"/>
              <w:bottom w:val="single" w:color="auto" w:sz="4" w:space="0"/>
              <w:right w:val="nil"/>
            </w:tcBorders>
          </w:tcPr>
          <w:p w:rsidR="004C318A" w:rsidP="00591D6B" w:rsidRDefault="004C318A">
            <w:pPr>
              <w:pStyle w:val="AltB0"/>
            </w:pPr>
          </w:p>
        </w:tc>
        <w:tc>
          <w:tcPr>
            <w:tcW w:w="2142" w:type="pct"/>
            <w:tcBorders>
              <w:top w:val="single" w:color="auto" w:sz="4" w:space="0"/>
              <w:left w:val="nil"/>
              <w:bottom w:val="single" w:color="auto" w:sz="4" w:space="0"/>
              <w:right w:val="nil"/>
            </w:tcBorders>
          </w:tcPr>
          <w:p w:rsidRPr="0029173D" w:rsidR="004C318A" w:rsidP="00591D6B" w:rsidRDefault="00354F88">
            <w:pPr>
              <w:pStyle w:val="AltB0"/>
            </w:pPr>
            <w:r w:rsidRPr="0029173D">
              <w:rPr>
                <w:rFonts w:hint="eastAsia"/>
              </w:rPr>
              <w:t>.P</w:t>
            </w:r>
            <w:r w:rsidRPr="0029173D" w:rsidR="004C318A">
              <w:t>sd</w:t>
            </w:r>
            <w:r w:rsidRPr="0029173D">
              <w:t>V</w:t>
            </w:r>
            <w:r w:rsidRPr="0029173D" w:rsidR="004C318A">
              <w:t>alidity</w:t>
            </w:r>
            <w:r w:rsidRPr="0029173D">
              <w:t>S</w:t>
            </w:r>
            <w:r w:rsidRPr="0029173D" w:rsidR="004C318A">
              <w:t>ide_A</w:t>
            </w:r>
          </w:p>
        </w:tc>
        <w:tc>
          <w:tcPr>
            <w:tcW w:w="2713" w:type="pct"/>
            <w:tcBorders>
              <w:left w:val="nil"/>
              <w:right w:val="nil"/>
            </w:tcBorders>
          </w:tcPr>
          <w:p w:rsidRPr="004C318A" w:rsidR="004C318A" w:rsidP="00591D6B" w:rsidRDefault="00532AED">
            <w:pPr>
              <w:pStyle w:val="AltB0"/>
            </w:pPr>
            <w:hyperlink w:history="1" w:anchor="PSDzoneStatus_A">
              <w:r w:rsidR="003A11D3">
                <w:rPr>
                  <w:rStyle w:val="ac"/>
                </w:rPr>
                <w:t>PSDzoneStatus_A</w:t>
              </w:r>
            </w:hyperlink>
            <w:r w:rsidR="00955837">
              <w:rPr>
                <w:rFonts w:hint="eastAsia"/>
              </w:rPr>
              <w:t>(k)</w:t>
            </w:r>
            <w:r w:rsidRPr="002E1210" w:rsidR="002E1210">
              <w:t>.Validity</w:t>
            </w:r>
          </w:p>
        </w:tc>
      </w:tr>
      <w:tr w:rsidRPr="001B3DC6" w:rsidR="004C318A" w:rsidTr="004C318A">
        <w:trPr>
          <w:jc w:val="center"/>
        </w:trPr>
        <w:tc>
          <w:tcPr>
            <w:tcW w:w="145" w:type="pct"/>
            <w:gridSpan w:val="2"/>
            <w:tcBorders>
              <w:top w:val="single" w:color="auto" w:sz="4" w:space="0"/>
              <w:left w:val="nil"/>
              <w:bottom w:val="single" w:color="auto" w:sz="4" w:space="0"/>
              <w:right w:val="nil"/>
            </w:tcBorders>
          </w:tcPr>
          <w:p w:rsidR="004C318A" w:rsidP="00591D6B" w:rsidRDefault="004C318A">
            <w:pPr>
              <w:pStyle w:val="AltB0"/>
            </w:pPr>
          </w:p>
        </w:tc>
        <w:tc>
          <w:tcPr>
            <w:tcW w:w="2142" w:type="pct"/>
            <w:tcBorders>
              <w:top w:val="single" w:color="auto" w:sz="4" w:space="0"/>
              <w:left w:val="nil"/>
              <w:bottom w:val="single" w:color="auto" w:sz="4" w:space="0"/>
              <w:right w:val="nil"/>
            </w:tcBorders>
          </w:tcPr>
          <w:p w:rsidRPr="0029173D" w:rsidR="004C318A" w:rsidP="00591D6B" w:rsidRDefault="00354F88">
            <w:pPr>
              <w:pStyle w:val="AltB0"/>
            </w:pPr>
            <w:r w:rsidRPr="0029173D">
              <w:rPr>
                <w:rFonts w:hint="eastAsia"/>
              </w:rPr>
              <w:t>.P</w:t>
            </w:r>
            <w:r w:rsidRPr="0029173D" w:rsidR="004C318A">
              <w:t>sd</w:t>
            </w:r>
            <w:r w:rsidRPr="0029173D">
              <w:t>C</w:t>
            </w:r>
            <w:r w:rsidRPr="0029173D" w:rsidR="004C318A">
              <w:t>losed</w:t>
            </w:r>
            <w:r w:rsidRPr="0029173D">
              <w:t>S</w:t>
            </w:r>
            <w:r w:rsidRPr="0029173D" w:rsidR="004C318A">
              <w:t>ide_A</w:t>
            </w:r>
          </w:p>
        </w:tc>
        <w:tc>
          <w:tcPr>
            <w:tcW w:w="2713" w:type="pct"/>
            <w:tcBorders>
              <w:left w:val="nil"/>
              <w:right w:val="nil"/>
            </w:tcBorders>
          </w:tcPr>
          <w:p w:rsidRPr="004C318A" w:rsidR="004C318A" w:rsidP="00591D6B" w:rsidRDefault="00532AED">
            <w:pPr>
              <w:pStyle w:val="AltB0"/>
            </w:pPr>
            <w:hyperlink w:history="1" w:anchor="PSDzoneStatus_A">
              <w:r w:rsidR="003A11D3">
                <w:rPr>
                  <w:rStyle w:val="ac"/>
                </w:rPr>
                <w:t>PSDzoneStatus_A</w:t>
              </w:r>
            </w:hyperlink>
            <w:r w:rsidR="00955837">
              <w:rPr>
                <w:rFonts w:hint="eastAsia"/>
              </w:rPr>
              <w:t>(k)</w:t>
            </w:r>
            <w:r w:rsidRPr="002E1210" w:rsidR="002E1210">
              <w:t>.AllPSDclosed</w:t>
            </w:r>
          </w:p>
        </w:tc>
      </w:tr>
      <w:tr w:rsidRPr="001B3DC6" w:rsidR="004C318A" w:rsidTr="004C318A">
        <w:trPr>
          <w:jc w:val="center"/>
        </w:trPr>
        <w:tc>
          <w:tcPr>
            <w:tcW w:w="145" w:type="pct"/>
            <w:gridSpan w:val="2"/>
            <w:tcBorders>
              <w:top w:val="single" w:color="auto" w:sz="4" w:space="0"/>
              <w:left w:val="nil"/>
              <w:bottom w:val="single" w:color="auto" w:sz="4" w:space="0"/>
              <w:right w:val="nil"/>
            </w:tcBorders>
          </w:tcPr>
          <w:p w:rsidR="004C318A" w:rsidP="00591D6B" w:rsidRDefault="004C318A">
            <w:pPr>
              <w:pStyle w:val="AltB0"/>
            </w:pPr>
          </w:p>
        </w:tc>
        <w:tc>
          <w:tcPr>
            <w:tcW w:w="2142" w:type="pct"/>
            <w:tcBorders>
              <w:top w:val="single" w:color="auto" w:sz="4" w:space="0"/>
              <w:left w:val="nil"/>
              <w:bottom w:val="single" w:color="auto" w:sz="4" w:space="0"/>
              <w:right w:val="nil"/>
            </w:tcBorders>
          </w:tcPr>
          <w:p w:rsidRPr="0029173D" w:rsidR="004C318A" w:rsidP="00591D6B" w:rsidRDefault="00354F88">
            <w:pPr>
              <w:pStyle w:val="AltB0"/>
            </w:pPr>
            <w:r w:rsidRPr="0029173D">
              <w:rPr>
                <w:rFonts w:hint="eastAsia"/>
              </w:rPr>
              <w:t>.P</w:t>
            </w:r>
            <w:r w:rsidRPr="0029173D" w:rsidR="004C318A">
              <w:t>sd</w:t>
            </w:r>
            <w:r w:rsidRPr="0029173D">
              <w:t>I</w:t>
            </w:r>
            <w:r w:rsidRPr="0029173D" w:rsidR="004C318A">
              <w:t>d</w:t>
            </w:r>
            <w:r w:rsidRPr="0029173D">
              <w:t>S</w:t>
            </w:r>
            <w:r w:rsidRPr="0029173D" w:rsidR="004C318A">
              <w:t>ide_B</w:t>
            </w:r>
          </w:p>
        </w:tc>
        <w:tc>
          <w:tcPr>
            <w:tcW w:w="2713" w:type="pct"/>
            <w:tcBorders>
              <w:left w:val="nil"/>
              <w:right w:val="nil"/>
            </w:tcBorders>
          </w:tcPr>
          <w:p w:rsidRPr="004C318A" w:rsidR="004C318A" w:rsidP="00591D6B" w:rsidRDefault="00532AED">
            <w:pPr>
              <w:pStyle w:val="AltB0"/>
            </w:pPr>
            <w:hyperlink w:history="1" w:anchor="PSDzoneStatus_B">
              <w:r w:rsidR="003A11D3">
                <w:rPr>
                  <w:rStyle w:val="ac"/>
                </w:rPr>
                <w:t>PSDzoneStatus_B</w:t>
              </w:r>
            </w:hyperlink>
            <w:r w:rsidR="00955837">
              <w:rPr>
                <w:rFonts w:hint="eastAsia"/>
              </w:rPr>
              <w:t>(k)</w:t>
            </w:r>
            <w:r w:rsidRPr="002E1210" w:rsidR="002E1210">
              <w:t>.Id</w:t>
            </w:r>
          </w:p>
        </w:tc>
      </w:tr>
      <w:tr w:rsidRPr="001B3DC6" w:rsidR="004C318A" w:rsidTr="004C318A">
        <w:trPr>
          <w:jc w:val="center"/>
        </w:trPr>
        <w:tc>
          <w:tcPr>
            <w:tcW w:w="145" w:type="pct"/>
            <w:gridSpan w:val="2"/>
            <w:tcBorders>
              <w:top w:val="single" w:color="auto" w:sz="4" w:space="0"/>
              <w:left w:val="nil"/>
              <w:bottom w:val="single" w:color="auto" w:sz="4" w:space="0"/>
              <w:right w:val="nil"/>
            </w:tcBorders>
          </w:tcPr>
          <w:p w:rsidR="004C318A" w:rsidP="00591D6B" w:rsidRDefault="004C318A">
            <w:pPr>
              <w:pStyle w:val="AltB0"/>
            </w:pPr>
          </w:p>
        </w:tc>
        <w:tc>
          <w:tcPr>
            <w:tcW w:w="2142" w:type="pct"/>
            <w:tcBorders>
              <w:top w:val="single" w:color="auto" w:sz="4" w:space="0"/>
              <w:left w:val="nil"/>
              <w:bottom w:val="single" w:color="auto" w:sz="4" w:space="0"/>
              <w:right w:val="nil"/>
            </w:tcBorders>
          </w:tcPr>
          <w:p w:rsidRPr="0029173D" w:rsidR="004C318A" w:rsidP="00591D6B" w:rsidRDefault="00354F88">
            <w:pPr>
              <w:pStyle w:val="AltB0"/>
            </w:pPr>
            <w:r w:rsidRPr="0029173D">
              <w:rPr>
                <w:rFonts w:hint="eastAsia"/>
              </w:rPr>
              <w:t>.P</w:t>
            </w:r>
            <w:r w:rsidRPr="0029173D" w:rsidR="004C318A">
              <w:t>sd</w:t>
            </w:r>
            <w:r w:rsidRPr="0029173D">
              <w:t>V</w:t>
            </w:r>
            <w:r w:rsidRPr="0029173D" w:rsidR="004C318A">
              <w:t>alidity</w:t>
            </w:r>
            <w:r w:rsidRPr="0029173D">
              <w:t>S</w:t>
            </w:r>
            <w:r w:rsidRPr="0029173D" w:rsidR="004C318A">
              <w:t>ide_B</w:t>
            </w:r>
          </w:p>
        </w:tc>
        <w:tc>
          <w:tcPr>
            <w:tcW w:w="2713" w:type="pct"/>
            <w:tcBorders>
              <w:left w:val="nil"/>
              <w:right w:val="nil"/>
            </w:tcBorders>
          </w:tcPr>
          <w:p w:rsidRPr="004C318A" w:rsidR="004C318A" w:rsidP="00591D6B" w:rsidRDefault="00532AED">
            <w:pPr>
              <w:pStyle w:val="AltB0"/>
            </w:pPr>
            <w:hyperlink w:history="1" w:anchor="PSDzoneStatus_B">
              <w:r w:rsidR="003A11D3">
                <w:rPr>
                  <w:rStyle w:val="ac"/>
                </w:rPr>
                <w:t>PSDzoneStatus_B</w:t>
              </w:r>
            </w:hyperlink>
            <w:r w:rsidR="00955837">
              <w:rPr>
                <w:rFonts w:hint="eastAsia"/>
              </w:rPr>
              <w:t>(k)</w:t>
            </w:r>
            <w:r w:rsidRPr="002E1210" w:rsidR="002E1210">
              <w:t>.Validity</w:t>
            </w:r>
          </w:p>
        </w:tc>
      </w:tr>
      <w:tr w:rsidRPr="001B3DC6" w:rsidR="004C318A" w:rsidTr="004C318A">
        <w:trPr>
          <w:jc w:val="center"/>
        </w:trPr>
        <w:tc>
          <w:tcPr>
            <w:tcW w:w="145" w:type="pct"/>
            <w:gridSpan w:val="2"/>
            <w:tcBorders>
              <w:top w:val="single" w:color="auto" w:sz="4" w:space="0"/>
              <w:left w:val="nil"/>
              <w:bottom w:val="single" w:color="auto" w:sz="4" w:space="0"/>
              <w:right w:val="nil"/>
            </w:tcBorders>
          </w:tcPr>
          <w:p w:rsidR="004C318A" w:rsidP="00591D6B" w:rsidRDefault="004C318A">
            <w:pPr>
              <w:pStyle w:val="AltB0"/>
            </w:pPr>
          </w:p>
        </w:tc>
        <w:tc>
          <w:tcPr>
            <w:tcW w:w="2142" w:type="pct"/>
            <w:tcBorders>
              <w:top w:val="single" w:color="auto" w:sz="4" w:space="0"/>
              <w:left w:val="nil"/>
              <w:bottom w:val="single" w:color="auto" w:sz="4" w:space="0"/>
              <w:right w:val="nil"/>
            </w:tcBorders>
          </w:tcPr>
          <w:p w:rsidRPr="0029173D" w:rsidR="004C318A" w:rsidP="00591D6B" w:rsidRDefault="00354F88">
            <w:pPr>
              <w:pStyle w:val="AltB0"/>
            </w:pPr>
            <w:r w:rsidRPr="0029173D">
              <w:rPr>
                <w:rFonts w:hint="eastAsia"/>
              </w:rPr>
              <w:t>.P</w:t>
            </w:r>
            <w:r w:rsidRPr="0029173D" w:rsidR="004C318A">
              <w:t>sd</w:t>
            </w:r>
            <w:r w:rsidRPr="0029173D">
              <w:t>C</w:t>
            </w:r>
            <w:r w:rsidRPr="0029173D" w:rsidR="004C318A">
              <w:rPr>
                <w:rFonts w:hint="eastAsia"/>
              </w:rPr>
              <w:t>losed</w:t>
            </w:r>
            <w:r w:rsidRPr="0029173D">
              <w:t>S</w:t>
            </w:r>
            <w:r w:rsidRPr="0029173D" w:rsidR="004C318A">
              <w:t>ide_B</w:t>
            </w:r>
          </w:p>
        </w:tc>
        <w:tc>
          <w:tcPr>
            <w:tcW w:w="2713" w:type="pct"/>
            <w:tcBorders>
              <w:left w:val="nil"/>
              <w:right w:val="nil"/>
            </w:tcBorders>
          </w:tcPr>
          <w:p w:rsidRPr="004C318A" w:rsidR="004C318A" w:rsidP="00591D6B" w:rsidRDefault="00532AED">
            <w:pPr>
              <w:pStyle w:val="AltB0"/>
            </w:pPr>
            <w:hyperlink w:history="1" w:anchor="PSDzoneStatus_B">
              <w:r w:rsidR="003A11D3">
                <w:rPr>
                  <w:rStyle w:val="ac"/>
                </w:rPr>
                <w:t>PSDzoneStatus_B</w:t>
              </w:r>
            </w:hyperlink>
            <w:r w:rsidR="00955837">
              <w:rPr>
                <w:rFonts w:hint="eastAsia"/>
              </w:rPr>
              <w:t>(k)</w:t>
            </w:r>
            <w:r w:rsidRPr="002E1210" w:rsidR="002E1210">
              <w:t>.AllPSDclosed</w:t>
            </w:r>
          </w:p>
        </w:tc>
      </w:tr>
      <w:tr w:rsidRPr="001B3DC6" w:rsidR="004C318A" w:rsidTr="004C318A">
        <w:trPr>
          <w:jc w:val="center"/>
        </w:trPr>
        <w:tc>
          <w:tcPr>
            <w:tcW w:w="145" w:type="pct"/>
            <w:gridSpan w:val="2"/>
            <w:tcBorders>
              <w:top w:val="single" w:color="auto" w:sz="4" w:space="0"/>
              <w:left w:val="nil"/>
              <w:bottom w:val="single" w:color="auto" w:sz="4" w:space="0"/>
              <w:right w:val="nil"/>
            </w:tcBorders>
          </w:tcPr>
          <w:p w:rsidR="004C318A" w:rsidP="00591D6B" w:rsidRDefault="004C318A">
            <w:pPr>
              <w:pStyle w:val="AltB0"/>
            </w:pPr>
          </w:p>
        </w:tc>
        <w:tc>
          <w:tcPr>
            <w:tcW w:w="2142" w:type="pct"/>
            <w:tcBorders>
              <w:top w:val="single" w:color="auto" w:sz="4" w:space="0"/>
              <w:left w:val="nil"/>
              <w:bottom w:val="single" w:color="auto" w:sz="4" w:space="0"/>
              <w:right w:val="nil"/>
            </w:tcBorders>
          </w:tcPr>
          <w:p w:rsidRPr="0029173D" w:rsidR="004C318A" w:rsidP="00591D6B" w:rsidRDefault="004C318A">
            <w:pPr>
              <w:pStyle w:val="AltB0"/>
            </w:pPr>
            <w:r w:rsidRPr="0029173D">
              <w:rPr>
                <w:rFonts w:hint="eastAsia"/>
              </w:rPr>
              <w:t>.</w:t>
            </w:r>
            <w:r w:rsidRPr="0029173D" w:rsidR="00A034DD">
              <w:rPr>
                <w:rFonts w:hint="eastAsia"/>
              </w:rPr>
              <w:t>ZCv</w:t>
            </w:r>
            <w:r w:rsidRPr="0029173D">
              <w:t>ersion</w:t>
            </w:r>
            <w:r w:rsidRPr="0029173D" w:rsidR="001D5111">
              <w:rPr>
                <w:rFonts w:hint="eastAsia"/>
              </w:rPr>
              <w:t>[1..16]</w:t>
            </w:r>
          </w:p>
        </w:tc>
        <w:tc>
          <w:tcPr>
            <w:tcW w:w="2713" w:type="pct"/>
            <w:tcBorders>
              <w:left w:val="nil"/>
              <w:right w:val="nil"/>
            </w:tcBorders>
          </w:tcPr>
          <w:p w:rsidRPr="004C318A" w:rsidR="004C318A" w:rsidP="00591D6B" w:rsidRDefault="00532AED">
            <w:pPr>
              <w:pStyle w:val="AltB0"/>
            </w:pPr>
            <w:hyperlink w:history="1" w:anchor="TrackMap">
              <w:r w:rsidR="00C64E92">
                <w:rPr>
                  <w:rStyle w:val="ac"/>
                </w:rPr>
                <w:t>TrackMap</w:t>
              </w:r>
            </w:hyperlink>
            <w:r w:rsidRPr="002E1210" w:rsidR="002E1210">
              <w:t>.</w:t>
            </w:r>
            <w:hyperlink w:history="1" w:anchor="ZC">
              <w:r w:rsidR="00DE30C0">
                <w:rPr>
                  <w:rStyle w:val="ac"/>
                </w:rPr>
                <w:t>ZC</w:t>
              </w:r>
            </w:hyperlink>
            <w:r w:rsidRPr="002E1210" w:rsidR="002E1210">
              <w:t>[</w:t>
            </w:r>
            <w:r w:rsidRPr="002E1210" w:rsidR="002E1210">
              <w:rPr>
                <w:rFonts w:hint="eastAsia"/>
              </w:rPr>
              <w:t>1</w:t>
            </w:r>
            <w:r w:rsidR="002E1210">
              <w:rPr>
                <w:rFonts w:hint="eastAsia"/>
              </w:rPr>
              <w:t>...16</w:t>
            </w:r>
            <w:r w:rsidRPr="002E1210" w:rsidR="002E1210">
              <w:t>]</w:t>
            </w:r>
            <w:r w:rsidR="00354F88">
              <w:t>.V</w:t>
            </w:r>
            <w:r w:rsidRPr="002E1210" w:rsidR="002E1210">
              <w:t>ersion</w:t>
            </w:r>
          </w:p>
        </w:tc>
      </w:tr>
      <w:tr w:rsidRPr="001B3DC6" w:rsidR="001D5111" w:rsidTr="004C318A">
        <w:trPr>
          <w:jc w:val="center"/>
        </w:trPr>
        <w:tc>
          <w:tcPr>
            <w:tcW w:w="145" w:type="pct"/>
            <w:gridSpan w:val="2"/>
            <w:tcBorders>
              <w:top w:val="single" w:color="auto" w:sz="4" w:space="0"/>
              <w:left w:val="nil"/>
              <w:bottom w:val="single" w:color="auto" w:sz="4" w:space="0"/>
              <w:right w:val="nil"/>
            </w:tcBorders>
          </w:tcPr>
          <w:p w:rsidR="001D5111" w:rsidP="00591D6B" w:rsidRDefault="001D5111">
            <w:pPr>
              <w:pStyle w:val="AltB0"/>
            </w:pPr>
          </w:p>
        </w:tc>
        <w:tc>
          <w:tcPr>
            <w:tcW w:w="2142" w:type="pct"/>
            <w:tcBorders>
              <w:top w:val="single" w:color="auto" w:sz="4" w:space="0"/>
              <w:left w:val="nil"/>
              <w:bottom w:val="single" w:color="auto" w:sz="4" w:space="0"/>
              <w:right w:val="nil"/>
            </w:tcBorders>
          </w:tcPr>
          <w:p w:rsidRPr="0029173D" w:rsidR="001D5111" w:rsidP="00591D6B" w:rsidRDefault="00354F88">
            <w:pPr>
              <w:pStyle w:val="AltB0"/>
            </w:pPr>
            <w:r w:rsidRPr="0029173D">
              <w:rPr>
                <w:rFonts w:hint="eastAsia"/>
              </w:rPr>
              <w:t>.L</w:t>
            </w:r>
            <w:r w:rsidRPr="0029173D" w:rsidR="001D5111">
              <w:rPr>
                <w:rFonts w:hint="eastAsia"/>
              </w:rPr>
              <w:t>ocated</w:t>
            </w:r>
            <w:r w:rsidRPr="0029173D">
              <w:rPr>
                <w:rFonts w:hint="eastAsia"/>
              </w:rPr>
              <w:t>O</w:t>
            </w:r>
            <w:r w:rsidRPr="0029173D" w:rsidR="00F50B67">
              <w:rPr>
                <w:rFonts w:hint="eastAsia"/>
              </w:rPr>
              <w:t>n</w:t>
            </w:r>
            <w:r w:rsidRPr="0029173D">
              <w:rPr>
                <w:rFonts w:hint="eastAsia"/>
              </w:rPr>
              <w:t>K</w:t>
            </w:r>
            <w:r w:rsidRPr="0029173D" w:rsidR="00F50B67">
              <w:rPr>
                <w:rFonts w:hint="eastAsia"/>
              </w:rPr>
              <w:t>nown</w:t>
            </w:r>
            <w:r w:rsidRPr="0029173D">
              <w:rPr>
                <w:rFonts w:hint="eastAsia"/>
              </w:rPr>
              <w:t>P</w:t>
            </w:r>
            <w:r w:rsidRPr="0029173D" w:rsidR="00F50B67">
              <w:rPr>
                <w:rFonts w:hint="eastAsia"/>
              </w:rPr>
              <w:t>ath</w:t>
            </w:r>
          </w:p>
        </w:tc>
        <w:tc>
          <w:tcPr>
            <w:tcW w:w="2713" w:type="pct"/>
            <w:tcBorders>
              <w:left w:val="nil"/>
              <w:right w:val="nil"/>
            </w:tcBorders>
          </w:tcPr>
          <w:p w:rsidR="001D5111" w:rsidP="00591D6B" w:rsidRDefault="00532AED">
            <w:pPr>
              <w:pStyle w:val="AltB0"/>
            </w:pPr>
            <w:hyperlink w:history="1" w:anchor="TrainLocatedOnKnownPath">
              <w:r w:rsidR="008B4230">
                <w:rPr>
                  <w:rStyle w:val="ac"/>
                </w:rPr>
                <w:t>TrainLocatedOnKnownPath</w:t>
              </w:r>
            </w:hyperlink>
            <w:r w:rsidRPr="00537632" w:rsidR="00537632">
              <w:t>(k)</w:t>
            </w:r>
          </w:p>
        </w:tc>
      </w:tr>
      <w:tr w:rsidRPr="001B3DC6" w:rsidR="001D5111" w:rsidTr="004C318A">
        <w:trPr>
          <w:jc w:val="center"/>
        </w:trPr>
        <w:tc>
          <w:tcPr>
            <w:tcW w:w="145" w:type="pct"/>
            <w:gridSpan w:val="2"/>
            <w:tcBorders>
              <w:top w:val="single" w:color="auto" w:sz="4" w:space="0"/>
              <w:left w:val="nil"/>
              <w:bottom w:val="single" w:color="auto" w:sz="4" w:space="0"/>
              <w:right w:val="nil"/>
            </w:tcBorders>
          </w:tcPr>
          <w:p w:rsidR="001D5111" w:rsidP="00591D6B" w:rsidRDefault="001D5111">
            <w:pPr>
              <w:pStyle w:val="AltB0"/>
            </w:pPr>
          </w:p>
        </w:tc>
        <w:tc>
          <w:tcPr>
            <w:tcW w:w="2142" w:type="pct"/>
            <w:tcBorders>
              <w:top w:val="single" w:color="auto" w:sz="4" w:space="0"/>
              <w:left w:val="nil"/>
              <w:bottom w:val="single" w:color="auto" w:sz="4" w:space="0"/>
              <w:right w:val="nil"/>
            </w:tcBorders>
          </w:tcPr>
          <w:p w:rsidRPr="0029173D" w:rsidR="001D5111" w:rsidP="00591D6B" w:rsidRDefault="00354F88">
            <w:pPr>
              <w:pStyle w:val="AltB0"/>
            </w:pPr>
            <w:r w:rsidRPr="0029173D">
              <w:rPr>
                <w:rFonts w:hint="eastAsia"/>
              </w:rPr>
              <w:t>.L</w:t>
            </w:r>
            <w:r w:rsidRPr="0029173D" w:rsidR="001D5111">
              <w:rPr>
                <w:rFonts w:hint="eastAsia"/>
              </w:rPr>
              <w:t>ocated</w:t>
            </w:r>
            <w:r w:rsidRPr="0029173D">
              <w:rPr>
                <w:rFonts w:hint="eastAsia"/>
              </w:rPr>
              <w:t>W</w:t>
            </w:r>
            <w:r w:rsidRPr="0029173D" w:rsidR="001D5111">
              <w:rPr>
                <w:rFonts w:hint="eastAsia"/>
              </w:rPr>
              <w:t>ith</w:t>
            </w:r>
            <w:r w:rsidRPr="0029173D">
              <w:rPr>
                <w:rFonts w:hint="eastAsia"/>
              </w:rPr>
              <w:t>M</w:t>
            </w:r>
            <w:r w:rsidRPr="0029173D" w:rsidR="001D5111">
              <w:rPr>
                <w:rFonts w:hint="eastAsia"/>
              </w:rPr>
              <w:t>em</w:t>
            </w:r>
            <w:r w:rsidRPr="0029173D">
              <w:rPr>
                <w:rFonts w:hint="eastAsia"/>
              </w:rPr>
              <w:t>L</w:t>
            </w:r>
            <w:r w:rsidRPr="0029173D" w:rsidR="001D5111">
              <w:rPr>
                <w:rFonts w:hint="eastAsia"/>
              </w:rPr>
              <w:t>o</w:t>
            </w:r>
            <w:r w:rsidRPr="0029173D" w:rsidR="00F50B67">
              <w:rPr>
                <w:rFonts w:hint="eastAsia"/>
              </w:rPr>
              <w:t>cation</w:t>
            </w:r>
          </w:p>
        </w:tc>
        <w:tc>
          <w:tcPr>
            <w:tcW w:w="2713" w:type="pct"/>
            <w:tcBorders>
              <w:left w:val="nil"/>
              <w:right w:val="nil"/>
            </w:tcBorders>
          </w:tcPr>
          <w:p w:rsidRPr="001D5111" w:rsidR="001D5111" w:rsidP="00591D6B" w:rsidRDefault="00532AED">
            <w:pPr>
              <w:pStyle w:val="AltB0"/>
            </w:pPr>
            <w:hyperlink w:history="1" w:anchor="TrainPresumablyLocalized">
              <w:r w:rsidR="00040C85">
                <w:rPr>
                  <w:rStyle w:val="ac"/>
                </w:rPr>
                <w:t>TrainPresumablyLocalized</w:t>
              </w:r>
            </w:hyperlink>
            <w:r w:rsidR="00537632">
              <w:rPr>
                <w:rFonts w:hint="eastAsia"/>
              </w:rPr>
              <w:t>(k)</w:t>
            </w:r>
          </w:p>
        </w:tc>
      </w:tr>
      <w:tr w:rsidRPr="001B3DC6" w:rsidR="001D5111" w:rsidTr="004C318A">
        <w:trPr>
          <w:jc w:val="center"/>
        </w:trPr>
        <w:tc>
          <w:tcPr>
            <w:tcW w:w="145" w:type="pct"/>
            <w:gridSpan w:val="2"/>
            <w:tcBorders>
              <w:top w:val="single" w:color="auto" w:sz="4" w:space="0"/>
              <w:left w:val="nil"/>
              <w:bottom w:val="single" w:color="auto" w:sz="4" w:space="0"/>
              <w:right w:val="nil"/>
            </w:tcBorders>
          </w:tcPr>
          <w:p w:rsidR="001D5111" w:rsidP="00591D6B" w:rsidRDefault="001D5111">
            <w:pPr>
              <w:pStyle w:val="AltB0"/>
            </w:pPr>
          </w:p>
        </w:tc>
        <w:tc>
          <w:tcPr>
            <w:tcW w:w="2142" w:type="pct"/>
            <w:tcBorders>
              <w:top w:val="single" w:color="auto" w:sz="4" w:space="0"/>
              <w:left w:val="nil"/>
              <w:bottom w:val="single" w:color="auto" w:sz="4" w:space="0"/>
              <w:right w:val="nil"/>
            </w:tcBorders>
          </w:tcPr>
          <w:p w:rsidRPr="0029173D" w:rsidR="001D5111" w:rsidP="00591D6B" w:rsidRDefault="00354F88">
            <w:pPr>
              <w:pStyle w:val="AltB0"/>
            </w:pPr>
            <w:r w:rsidRPr="0029173D">
              <w:rPr>
                <w:rFonts w:hint="eastAsia"/>
              </w:rPr>
              <w:t>.L</w:t>
            </w:r>
            <w:r w:rsidRPr="0029173D" w:rsidR="001D5111">
              <w:rPr>
                <w:rFonts w:hint="eastAsia"/>
              </w:rPr>
              <w:t>ocation</w:t>
            </w:r>
            <w:r w:rsidRPr="0029173D">
              <w:rPr>
                <w:rFonts w:hint="eastAsia"/>
              </w:rPr>
              <w:t>.E</w:t>
            </w:r>
            <w:r w:rsidRPr="0029173D" w:rsidR="001D5111">
              <w:rPr>
                <w:rFonts w:hint="eastAsia"/>
              </w:rPr>
              <w:t>xt2</w:t>
            </w:r>
          </w:p>
        </w:tc>
        <w:tc>
          <w:tcPr>
            <w:tcW w:w="2713" w:type="pct"/>
            <w:tcBorders>
              <w:left w:val="nil"/>
              <w:right w:val="nil"/>
            </w:tcBorders>
          </w:tcPr>
          <w:p w:rsidR="001D5111" w:rsidP="00591D6B" w:rsidRDefault="00532AED">
            <w:pPr>
              <w:pStyle w:val="AltB0"/>
            </w:pPr>
            <w:hyperlink w:history="1" w:anchor="TrainLocation">
              <w:r w:rsidR="00F9339C">
                <w:rPr>
                  <w:rStyle w:val="ac"/>
                </w:rPr>
                <w:t>TrainLocation</w:t>
              </w:r>
            </w:hyperlink>
            <w:r w:rsidR="00955837">
              <w:rPr>
                <w:rFonts w:hint="eastAsia"/>
              </w:rPr>
              <w:t>(k)</w:t>
            </w:r>
            <w:r w:rsidR="00354F88">
              <w:rPr>
                <w:rFonts w:hint="eastAsia"/>
              </w:rPr>
              <w:t>.E</w:t>
            </w:r>
            <w:r w:rsidRPr="00537632" w:rsidR="00537632">
              <w:rPr>
                <w:rFonts w:hint="eastAsia"/>
              </w:rPr>
              <w:t>xt2</w:t>
            </w:r>
          </w:p>
        </w:tc>
      </w:tr>
      <w:tr w:rsidRPr="001B3DC6" w:rsidR="001D5111" w:rsidTr="004C318A">
        <w:trPr>
          <w:jc w:val="center"/>
        </w:trPr>
        <w:tc>
          <w:tcPr>
            <w:tcW w:w="145" w:type="pct"/>
            <w:gridSpan w:val="2"/>
            <w:tcBorders>
              <w:top w:val="single" w:color="auto" w:sz="4" w:space="0"/>
              <w:left w:val="nil"/>
              <w:bottom w:val="single" w:color="auto" w:sz="4" w:space="0"/>
              <w:right w:val="nil"/>
            </w:tcBorders>
          </w:tcPr>
          <w:p w:rsidR="001D5111" w:rsidP="00591D6B" w:rsidRDefault="001D5111">
            <w:pPr>
              <w:pStyle w:val="AltB0"/>
            </w:pPr>
          </w:p>
        </w:tc>
        <w:tc>
          <w:tcPr>
            <w:tcW w:w="2142" w:type="pct"/>
            <w:tcBorders>
              <w:top w:val="single" w:color="auto" w:sz="4" w:space="0"/>
              <w:left w:val="nil"/>
              <w:bottom w:val="single" w:color="auto" w:sz="4" w:space="0"/>
              <w:right w:val="nil"/>
            </w:tcBorders>
          </w:tcPr>
          <w:p w:rsidRPr="0029173D" w:rsidR="001D5111" w:rsidP="00591D6B" w:rsidRDefault="00354F88">
            <w:pPr>
              <w:pStyle w:val="AltB0"/>
            </w:pPr>
            <w:r w:rsidRPr="0029173D">
              <w:rPr>
                <w:rFonts w:hint="eastAsia"/>
              </w:rPr>
              <w:t>.L</w:t>
            </w:r>
            <w:r w:rsidRPr="0029173D" w:rsidR="001D5111">
              <w:rPr>
                <w:rFonts w:hint="eastAsia"/>
              </w:rPr>
              <w:t>ocation</w:t>
            </w:r>
            <w:r w:rsidRPr="0029173D" w:rsidR="004B3E11">
              <w:rPr>
                <w:rFonts w:hint="eastAsia"/>
              </w:rPr>
              <w:t>.</w:t>
            </w:r>
            <w:r w:rsidRPr="0029173D" w:rsidR="00A034DD">
              <w:rPr>
                <w:rFonts w:hint="eastAsia"/>
              </w:rPr>
              <w:t>U</w:t>
            </w:r>
            <w:r w:rsidRPr="0029173D" w:rsidR="001D5111">
              <w:rPr>
                <w:rFonts w:hint="eastAsia"/>
              </w:rPr>
              <w:t>ncertainty</w:t>
            </w:r>
          </w:p>
        </w:tc>
        <w:tc>
          <w:tcPr>
            <w:tcW w:w="2713" w:type="pct"/>
            <w:tcBorders>
              <w:left w:val="nil"/>
              <w:right w:val="nil"/>
            </w:tcBorders>
          </w:tcPr>
          <w:p w:rsidR="001D5111" w:rsidP="00591D6B" w:rsidRDefault="00532AED">
            <w:pPr>
              <w:pStyle w:val="AltB0"/>
            </w:pPr>
            <w:hyperlink w:history="1" w:anchor="TrainLocation">
              <w:r w:rsidR="00F9339C">
                <w:rPr>
                  <w:rStyle w:val="ac"/>
                </w:rPr>
                <w:t>TrainLocation</w:t>
              </w:r>
            </w:hyperlink>
            <w:r w:rsidR="00955837">
              <w:rPr>
                <w:rFonts w:hint="eastAsia"/>
              </w:rPr>
              <w:t>(k)</w:t>
            </w:r>
            <w:r w:rsidR="00354F88">
              <w:rPr>
                <w:rFonts w:hint="eastAsia"/>
              </w:rPr>
              <w:t>.U</w:t>
            </w:r>
            <w:r w:rsidR="00537632">
              <w:rPr>
                <w:rFonts w:hint="eastAsia"/>
              </w:rPr>
              <w:t>ncertainty</w:t>
            </w:r>
          </w:p>
        </w:tc>
      </w:tr>
      <w:tr w:rsidRPr="001B3DC6" w:rsidR="00955837" w:rsidTr="00955837">
        <w:trPr>
          <w:jc w:val="center"/>
        </w:trPr>
        <w:tc>
          <w:tcPr>
            <w:tcW w:w="145" w:type="pct"/>
            <w:gridSpan w:val="2"/>
            <w:tcBorders>
              <w:top w:val="single" w:color="auto" w:sz="4" w:space="0"/>
              <w:left w:val="nil"/>
              <w:bottom w:val="single" w:color="auto" w:sz="4" w:space="0"/>
              <w:right w:val="nil"/>
            </w:tcBorders>
          </w:tcPr>
          <w:p w:rsidR="00955837" w:rsidP="00591D6B" w:rsidRDefault="00955837">
            <w:pPr>
              <w:pStyle w:val="AltB0"/>
            </w:pPr>
          </w:p>
        </w:tc>
        <w:tc>
          <w:tcPr>
            <w:tcW w:w="2142" w:type="pct"/>
            <w:tcBorders>
              <w:top w:val="single" w:color="auto" w:sz="4" w:space="0"/>
              <w:left w:val="nil"/>
              <w:bottom w:val="single" w:color="auto" w:sz="4" w:space="0"/>
              <w:right w:val="nil"/>
            </w:tcBorders>
          </w:tcPr>
          <w:p w:rsidRPr="0029173D" w:rsidR="00955837" w:rsidP="00591D6B" w:rsidRDefault="00354F88">
            <w:pPr>
              <w:pStyle w:val="AltB0"/>
            </w:pPr>
            <w:r w:rsidRPr="0029173D">
              <w:rPr>
                <w:rFonts w:hint="eastAsia"/>
              </w:rPr>
              <w:t>.L</w:t>
            </w:r>
            <w:r w:rsidRPr="0029173D" w:rsidR="00955837">
              <w:rPr>
                <w:rFonts w:hint="eastAsia"/>
              </w:rPr>
              <w:t>ocation</w:t>
            </w:r>
            <w:r w:rsidRPr="0029173D">
              <w:rPr>
                <w:rFonts w:hint="eastAsia"/>
              </w:rPr>
              <w:t>.E</w:t>
            </w:r>
            <w:r w:rsidRPr="0029173D" w:rsidR="00955837">
              <w:rPr>
                <w:rFonts w:hint="eastAsia"/>
              </w:rPr>
              <w:t>xt1</w:t>
            </w:r>
          </w:p>
        </w:tc>
        <w:tc>
          <w:tcPr>
            <w:tcW w:w="2713" w:type="pct"/>
            <w:tcBorders>
              <w:left w:val="nil"/>
              <w:right w:val="nil"/>
            </w:tcBorders>
          </w:tcPr>
          <w:p w:rsidR="00955837" w:rsidP="00591D6B" w:rsidRDefault="00532AED">
            <w:pPr>
              <w:pStyle w:val="AltB0"/>
            </w:pPr>
            <w:hyperlink w:history="1" w:anchor="TrainLocation">
              <w:r w:rsidR="00F9339C">
                <w:rPr>
                  <w:rStyle w:val="ac"/>
                </w:rPr>
                <w:t>TrainLocation</w:t>
              </w:r>
            </w:hyperlink>
            <w:r w:rsidR="00955837">
              <w:rPr>
                <w:rFonts w:hint="eastAsia"/>
              </w:rPr>
              <w:t>(k)</w:t>
            </w:r>
            <w:r w:rsidR="00354F88">
              <w:rPr>
                <w:rFonts w:hint="eastAsia"/>
              </w:rPr>
              <w:t>.</w:t>
            </w:r>
            <w:r w:rsidR="006E3F60">
              <w:rPr>
                <w:rFonts w:hint="eastAsia"/>
              </w:rPr>
              <w:t>E</w:t>
            </w:r>
            <w:r w:rsidRPr="00537632" w:rsidR="006E3F60">
              <w:rPr>
                <w:rFonts w:hint="eastAsia"/>
              </w:rPr>
              <w:t>xt</w:t>
            </w:r>
            <w:r w:rsidR="006E3F60">
              <w:rPr>
                <w:rFonts w:hint="eastAsia"/>
              </w:rPr>
              <w:t>1</w:t>
            </w:r>
          </w:p>
        </w:tc>
      </w:tr>
      <w:tr w:rsidRPr="001B3DC6" w:rsidR="001D5111" w:rsidTr="004C318A">
        <w:trPr>
          <w:jc w:val="center"/>
        </w:trPr>
        <w:tc>
          <w:tcPr>
            <w:tcW w:w="145" w:type="pct"/>
            <w:gridSpan w:val="2"/>
            <w:tcBorders>
              <w:top w:val="single" w:color="auto" w:sz="4" w:space="0"/>
              <w:left w:val="nil"/>
              <w:bottom w:val="single" w:color="auto" w:sz="4" w:space="0"/>
              <w:right w:val="nil"/>
            </w:tcBorders>
          </w:tcPr>
          <w:p w:rsidR="001D5111" w:rsidP="00591D6B" w:rsidRDefault="001D5111">
            <w:pPr>
              <w:pStyle w:val="AltB0"/>
            </w:pPr>
          </w:p>
        </w:tc>
        <w:tc>
          <w:tcPr>
            <w:tcW w:w="2142" w:type="pct"/>
            <w:tcBorders>
              <w:top w:val="single" w:color="auto" w:sz="4" w:space="0"/>
              <w:left w:val="nil"/>
              <w:bottom w:val="single" w:color="auto" w:sz="4" w:space="0"/>
              <w:right w:val="nil"/>
            </w:tcBorders>
          </w:tcPr>
          <w:p w:rsidRPr="0029173D" w:rsidR="001D5111" w:rsidP="00591D6B" w:rsidRDefault="00354F88">
            <w:pPr>
              <w:pStyle w:val="AltB0"/>
            </w:pPr>
            <w:r w:rsidRPr="0029173D">
              <w:rPr>
                <w:rFonts w:hint="eastAsia"/>
              </w:rPr>
              <w:t>.S</w:t>
            </w:r>
            <w:r w:rsidRPr="0029173D" w:rsidR="001D5111">
              <w:rPr>
                <w:rFonts w:hint="eastAsia"/>
              </w:rPr>
              <w:t>leep</w:t>
            </w:r>
            <w:r w:rsidRPr="0029173D">
              <w:rPr>
                <w:rFonts w:hint="eastAsia"/>
              </w:rPr>
              <w:t>Z</w:t>
            </w:r>
            <w:r w:rsidRPr="0029173D" w:rsidR="001D5111">
              <w:rPr>
                <w:rFonts w:hint="eastAsia"/>
              </w:rPr>
              <w:t>on</w:t>
            </w:r>
            <w:r w:rsidRPr="0029173D" w:rsidR="00166DA1">
              <w:rPr>
                <w:rFonts w:hint="eastAsia"/>
              </w:rPr>
              <w:t>e</w:t>
            </w:r>
            <w:r w:rsidRPr="0029173D">
              <w:rPr>
                <w:rFonts w:hint="eastAsia"/>
              </w:rPr>
              <w:t>I</w:t>
            </w:r>
            <w:r w:rsidRPr="0029173D" w:rsidR="001D5111">
              <w:rPr>
                <w:rFonts w:hint="eastAsia"/>
              </w:rPr>
              <w:t>d</w:t>
            </w:r>
          </w:p>
        </w:tc>
        <w:tc>
          <w:tcPr>
            <w:tcW w:w="2713" w:type="pct"/>
            <w:tcBorders>
              <w:left w:val="nil"/>
              <w:right w:val="nil"/>
            </w:tcBorders>
          </w:tcPr>
          <w:p w:rsidR="001D5111" w:rsidP="00591D6B" w:rsidRDefault="00532AED">
            <w:pPr>
              <w:pStyle w:val="AltB0"/>
            </w:pPr>
            <w:hyperlink w:history="1" w:anchor="TrainIncludedInSleepingZone">
              <w:r w:rsidR="00F9339C">
                <w:rPr>
                  <w:rStyle w:val="ac"/>
                </w:rPr>
                <w:t>TrainIncludedInSleepingZone</w:t>
              </w:r>
            </w:hyperlink>
            <w:r w:rsidRPr="00537632" w:rsidR="00537632">
              <w:t>(k)</w:t>
            </w:r>
            <w:r w:rsidR="00354F88">
              <w:t>.I</w:t>
            </w:r>
            <w:r w:rsidRPr="00537632" w:rsidR="00537632">
              <w:t>d</w:t>
            </w:r>
          </w:p>
        </w:tc>
      </w:tr>
      <w:tr w:rsidRPr="001B3DC6" w:rsidR="001D5111" w:rsidTr="004C318A">
        <w:trPr>
          <w:jc w:val="center"/>
        </w:trPr>
        <w:tc>
          <w:tcPr>
            <w:tcW w:w="145" w:type="pct"/>
            <w:gridSpan w:val="2"/>
            <w:tcBorders>
              <w:top w:val="single" w:color="auto" w:sz="4" w:space="0"/>
              <w:left w:val="nil"/>
              <w:bottom w:val="single" w:color="auto" w:sz="4" w:space="0"/>
              <w:right w:val="nil"/>
            </w:tcBorders>
          </w:tcPr>
          <w:p w:rsidR="001D5111" w:rsidP="00591D6B" w:rsidRDefault="001D5111">
            <w:pPr>
              <w:pStyle w:val="AltB0"/>
            </w:pPr>
          </w:p>
        </w:tc>
        <w:tc>
          <w:tcPr>
            <w:tcW w:w="2142" w:type="pct"/>
            <w:tcBorders>
              <w:top w:val="single" w:color="auto" w:sz="4" w:space="0"/>
              <w:left w:val="nil"/>
              <w:bottom w:val="single" w:color="auto" w:sz="4" w:space="0"/>
              <w:right w:val="nil"/>
            </w:tcBorders>
          </w:tcPr>
          <w:p w:rsidRPr="0029173D" w:rsidR="001D5111" w:rsidP="00591D6B" w:rsidRDefault="00354F88">
            <w:pPr>
              <w:pStyle w:val="AltB0"/>
            </w:pPr>
            <w:r w:rsidRPr="0029173D">
              <w:rPr>
                <w:rFonts w:hint="eastAsia"/>
              </w:rPr>
              <w:t>.S</w:t>
            </w:r>
            <w:r w:rsidRPr="0029173D" w:rsidR="001D5111">
              <w:rPr>
                <w:rFonts w:hint="eastAsia"/>
              </w:rPr>
              <w:t>leep</w:t>
            </w:r>
            <w:r w:rsidRPr="0029173D">
              <w:rPr>
                <w:rFonts w:hint="eastAsia"/>
              </w:rPr>
              <w:t>Z</w:t>
            </w:r>
            <w:r w:rsidRPr="0029173D" w:rsidR="001D5111">
              <w:rPr>
                <w:rFonts w:hint="eastAsia"/>
              </w:rPr>
              <w:t>one</w:t>
            </w:r>
            <w:r w:rsidRPr="0029173D">
              <w:rPr>
                <w:rFonts w:hint="eastAsia"/>
              </w:rPr>
              <w:t>V</w:t>
            </w:r>
            <w:r w:rsidRPr="0029173D" w:rsidR="001D5111">
              <w:rPr>
                <w:rFonts w:hint="eastAsia"/>
              </w:rPr>
              <w:t>ersion</w:t>
            </w:r>
          </w:p>
        </w:tc>
        <w:tc>
          <w:tcPr>
            <w:tcW w:w="2713" w:type="pct"/>
            <w:tcBorders>
              <w:left w:val="nil"/>
              <w:right w:val="nil"/>
            </w:tcBorders>
          </w:tcPr>
          <w:p w:rsidR="001D5111" w:rsidP="00591D6B" w:rsidRDefault="00532AED">
            <w:pPr>
              <w:pStyle w:val="AltB0"/>
            </w:pPr>
            <w:hyperlink w:history="1" w:anchor="TrainIncludedInSleepingZone">
              <w:r w:rsidR="00F9339C">
                <w:rPr>
                  <w:rStyle w:val="ac"/>
                </w:rPr>
                <w:t>TrainIncludedInSleepingZone</w:t>
              </w:r>
            </w:hyperlink>
            <w:r w:rsidRPr="00537632" w:rsidR="00537632">
              <w:t>(k)</w:t>
            </w:r>
            <w:r w:rsidR="00354F88">
              <w:t>.V</w:t>
            </w:r>
            <w:r w:rsidRPr="00537632" w:rsidR="00537632">
              <w:t>ersion</w:t>
            </w:r>
          </w:p>
        </w:tc>
      </w:tr>
      <w:tr w:rsidRPr="001B3DC6" w:rsidR="001D5111" w:rsidTr="004C318A">
        <w:trPr>
          <w:jc w:val="center"/>
        </w:trPr>
        <w:tc>
          <w:tcPr>
            <w:tcW w:w="145" w:type="pct"/>
            <w:gridSpan w:val="2"/>
            <w:tcBorders>
              <w:top w:val="single" w:color="auto" w:sz="4" w:space="0"/>
              <w:left w:val="nil"/>
              <w:bottom w:val="single" w:color="auto" w:sz="4" w:space="0"/>
              <w:right w:val="nil"/>
            </w:tcBorders>
          </w:tcPr>
          <w:p w:rsidR="001D5111" w:rsidP="00591D6B" w:rsidRDefault="001D5111">
            <w:pPr>
              <w:pStyle w:val="AltB0"/>
            </w:pPr>
          </w:p>
        </w:tc>
        <w:tc>
          <w:tcPr>
            <w:tcW w:w="2142" w:type="pct"/>
            <w:tcBorders>
              <w:top w:val="single" w:color="auto" w:sz="4" w:space="0"/>
              <w:left w:val="nil"/>
              <w:bottom w:val="single" w:color="auto" w:sz="4" w:space="0"/>
              <w:right w:val="nil"/>
            </w:tcBorders>
          </w:tcPr>
          <w:p w:rsidRPr="0029173D" w:rsidR="001D5111" w:rsidP="00591D6B" w:rsidRDefault="00354F88">
            <w:pPr>
              <w:pStyle w:val="AltB0"/>
            </w:pPr>
            <w:r w:rsidRPr="0029173D">
              <w:rPr>
                <w:rFonts w:hint="eastAsia"/>
              </w:rPr>
              <w:t>.</w:t>
            </w:r>
            <w:r w:rsidRPr="0029173D" w:rsidR="00BD3E90">
              <w:t>MotionSinceLastReloc</w:t>
            </w:r>
          </w:p>
        </w:tc>
        <w:tc>
          <w:tcPr>
            <w:tcW w:w="2713" w:type="pct"/>
            <w:tcBorders>
              <w:left w:val="nil"/>
              <w:right w:val="nil"/>
            </w:tcBorders>
          </w:tcPr>
          <w:p w:rsidR="001D5111" w:rsidP="00591D6B" w:rsidRDefault="00532AED">
            <w:pPr>
              <w:pStyle w:val="AltB0"/>
            </w:pPr>
            <w:hyperlink w:history="1" w:anchor="MotionSinceLastReloc">
              <w:r w:rsidR="00BD3E90">
                <w:rPr>
                  <w:rStyle w:val="ac"/>
                </w:rPr>
                <w:t>MotionSinceLastReloc</w:t>
              </w:r>
            </w:hyperlink>
            <w:r w:rsidR="005D6FE8">
              <w:rPr>
                <w:rFonts w:hint="eastAsia"/>
              </w:rPr>
              <w:t>(k)</w:t>
            </w:r>
          </w:p>
        </w:tc>
      </w:tr>
      <w:tr w:rsidRPr="001B3DC6" w:rsidR="001D5111" w:rsidTr="004C318A">
        <w:trPr>
          <w:jc w:val="center"/>
        </w:trPr>
        <w:tc>
          <w:tcPr>
            <w:tcW w:w="145" w:type="pct"/>
            <w:gridSpan w:val="2"/>
            <w:tcBorders>
              <w:top w:val="single" w:color="auto" w:sz="4" w:space="0"/>
              <w:left w:val="nil"/>
              <w:bottom w:val="single" w:color="auto" w:sz="4" w:space="0"/>
              <w:right w:val="nil"/>
            </w:tcBorders>
          </w:tcPr>
          <w:p w:rsidR="001D5111" w:rsidP="00591D6B" w:rsidRDefault="001D5111">
            <w:pPr>
              <w:pStyle w:val="AltB0"/>
            </w:pPr>
          </w:p>
        </w:tc>
        <w:tc>
          <w:tcPr>
            <w:tcW w:w="2142" w:type="pct"/>
            <w:tcBorders>
              <w:top w:val="single" w:color="auto" w:sz="4" w:space="0"/>
              <w:left w:val="nil"/>
              <w:bottom w:val="single" w:color="auto" w:sz="4" w:space="0"/>
              <w:right w:val="nil"/>
            </w:tcBorders>
          </w:tcPr>
          <w:p w:rsidRPr="0029173D" w:rsidR="001D5111" w:rsidP="00591D6B" w:rsidRDefault="001D5111">
            <w:pPr>
              <w:pStyle w:val="AltB0"/>
            </w:pPr>
            <w:r w:rsidRPr="0029173D">
              <w:rPr>
                <w:rFonts w:hint="eastAsia"/>
              </w:rPr>
              <w:t>.</w:t>
            </w:r>
            <w:r w:rsidR="002316AF">
              <w:rPr>
                <w:rFonts w:hint="eastAsia"/>
              </w:rPr>
              <w:t>M</w:t>
            </w:r>
            <w:r w:rsidRPr="0029173D">
              <w:rPr>
                <w:rFonts w:hint="eastAsia"/>
              </w:rPr>
              <w:t>otion</w:t>
            </w:r>
            <w:r w:rsidRPr="0029173D" w:rsidR="00354F88">
              <w:rPr>
                <w:rFonts w:hint="eastAsia"/>
              </w:rPr>
              <w:t>S</w:t>
            </w:r>
            <w:r w:rsidRPr="0029173D">
              <w:rPr>
                <w:rFonts w:hint="eastAsia"/>
              </w:rPr>
              <w:t>ince</w:t>
            </w:r>
            <w:r w:rsidRPr="0029173D" w:rsidR="00354F88">
              <w:rPr>
                <w:rFonts w:hint="eastAsia"/>
              </w:rPr>
              <w:t>M</w:t>
            </w:r>
            <w:r w:rsidRPr="0029173D">
              <w:rPr>
                <w:rFonts w:hint="eastAsia"/>
              </w:rPr>
              <w:t>em</w:t>
            </w:r>
            <w:r w:rsidRPr="0029173D" w:rsidR="00354F88">
              <w:rPr>
                <w:rFonts w:hint="eastAsia"/>
              </w:rPr>
              <w:t>L</w:t>
            </w:r>
            <w:r w:rsidRPr="0029173D">
              <w:rPr>
                <w:rFonts w:hint="eastAsia"/>
              </w:rPr>
              <w:t>oc</w:t>
            </w:r>
          </w:p>
        </w:tc>
        <w:tc>
          <w:tcPr>
            <w:tcW w:w="2713" w:type="pct"/>
            <w:tcBorders>
              <w:left w:val="nil"/>
              <w:right w:val="nil"/>
            </w:tcBorders>
          </w:tcPr>
          <w:p w:rsidR="001D5111" w:rsidP="00591D6B" w:rsidRDefault="00532AED">
            <w:pPr>
              <w:pStyle w:val="AltB0"/>
            </w:pPr>
            <w:hyperlink w:history="1" w:anchor="MotionSinceMemorizedLocation">
              <w:r w:rsidR="00040C85">
                <w:rPr>
                  <w:rStyle w:val="ac"/>
                </w:rPr>
                <w:t>MotionSinceMemorizedLocation</w:t>
              </w:r>
            </w:hyperlink>
            <w:r w:rsidR="00537632">
              <w:rPr>
                <w:rFonts w:hint="eastAsia"/>
              </w:rPr>
              <w:t>(k)</w:t>
            </w:r>
          </w:p>
        </w:tc>
      </w:tr>
      <w:tr w:rsidRPr="001B3DC6" w:rsidR="004B3E11" w:rsidTr="004B3E11">
        <w:trPr>
          <w:jc w:val="center"/>
        </w:trPr>
        <w:tc>
          <w:tcPr>
            <w:tcW w:w="145" w:type="pct"/>
            <w:gridSpan w:val="2"/>
            <w:tcBorders>
              <w:top w:val="single" w:color="auto" w:sz="4" w:space="0"/>
              <w:left w:val="nil"/>
              <w:bottom w:val="single" w:color="auto" w:sz="4" w:space="0"/>
              <w:right w:val="nil"/>
            </w:tcBorders>
          </w:tcPr>
          <w:p w:rsidRPr="004B3E11" w:rsidR="004B3E11" w:rsidP="00591D6B" w:rsidRDefault="004B3E11">
            <w:pPr>
              <w:pStyle w:val="AltB0"/>
            </w:pPr>
          </w:p>
        </w:tc>
        <w:tc>
          <w:tcPr>
            <w:tcW w:w="2142" w:type="pct"/>
            <w:tcBorders>
              <w:top w:val="single" w:color="auto" w:sz="4" w:space="0"/>
              <w:left w:val="nil"/>
              <w:bottom w:val="single" w:color="auto" w:sz="4" w:space="0"/>
              <w:right w:val="nil"/>
            </w:tcBorders>
          </w:tcPr>
          <w:p w:rsidRPr="0029173D" w:rsidR="004B3E11" w:rsidP="00591D6B" w:rsidRDefault="00354F88">
            <w:pPr>
              <w:pStyle w:val="AltB0"/>
            </w:pPr>
            <w:r w:rsidRPr="0029173D">
              <w:rPr>
                <w:rFonts w:hint="eastAsia"/>
              </w:rPr>
              <w:t>.</w:t>
            </w:r>
            <w:r w:rsidRPr="0029173D" w:rsidR="008B283E">
              <w:t>TrainFilteredStopped</w:t>
            </w:r>
          </w:p>
        </w:tc>
        <w:tc>
          <w:tcPr>
            <w:tcW w:w="2713" w:type="pct"/>
            <w:tcBorders>
              <w:left w:val="nil"/>
              <w:right w:val="nil"/>
            </w:tcBorders>
          </w:tcPr>
          <w:p w:rsidRPr="004B3E11" w:rsidR="004B3E11" w:rsidP="00591D6B" w:rsidRDefault="00532AED">
            <w:pPr>
              <w:pStyle w:val="AltB0"/>
            </w:pPr>
            <w:hyperlink w:history="1" w:anchor="TrainFilteredStopped">
              <w:r w:rsidR="008B283E">
                <w:rPr>
                  <w:rStyle w:val="ac"/>
                </w:rPr>
                <w:t>TrainFilteredStopped</w:t>
              </w:r>
            </w:hyperlink>
            <w:r w:rsidR="005D6FE8">
              <w:rPr>
                <w:rFonts w:hint="eastAsia"/>
              </w:rPr>
              <w:t>(k)</w:t>
            </w:r>
          </w:p>
        </w:tc>
      </w:tr>
      <w:tr w:rsidRPr="001B3DC6" w:rsidR="004C318A" w:rsidTr="004C318A">
        <w:trPr>
          <w:jc w:val="center"/>
        </w:trPr>
        <w:tc>
          <w:tcPr>
            <w:tcW w:w="145" w:type="pct"/>
            <w:gridSpan w:val="2"/>
            <w:tcBorders>
              <w:top w:val="single" w:color="auto" w:sz="4" w:space="0"/>
              <w:left w:val="nil"/>
              <w:bottom w:val="single" w:color="auto" w:sz="4" w:space="0"/>
              <w:right w:val="nil"/>
            </w:tcBorders>
          </w:tcPr>
          <w:p w:rsidR="004C318A" w:rsidP="00591D6B" w:rsidRDefault="004C318A">
            <w:pPr>
              <w:pStyle w:val="AltB0"/>
            </w:pPr>
          </w:p>
        </w:tc>
        <w:tc>
          <w:tcPr>
            <w:tcW w:w="2142" w:type="pct"/>
            <w:tcBorders>
              <w:top w:val="single" w:color="auto" w:sz="4" w:space="0"/>
              <w:left w:val="nil"/>
              <w:bottom w:val="single" w:color="auto" w:sz="4" w:space="0"/>
              <w:right w:val="nil"/>
            </w:tcBorders>
          </w:tcPr>
          <w:p w:rsidRPr="0029173D" w:rsidR="004C318A" w:rsidP="00591D6B" w:rsidRDefault="00354F88">
            <w:pPr>
              <w:pStyle w:val="AltB0"/>
            </w:pPr>
            <w:r w:rsidRPr="0029173D">
              <w:rPr>
                <w:rFonts w:hint="eastAsia"/>
              </w:rPr>
              <w:t>.S</w:t>
            </w:r>
            <w:r w:rsidRPr="0029173D" w:rsidR="004C318A">
              <w:rPr>
                <w:rFonts w:hint="eastAsia"/>
              </w:rPr>
              <w:t>afety</w:t>
            </w:r>
            <w:r w:rsidRPr="0029173D">
              <w:rPr>
                <w:rFonts w:hint="eastAsia"/>
              </w:rPr>
              <w:t>P</w:t>
            </w:r>
            <w:r w:rsidRPr="0029173D" w:rsidR="004C318A">
              <w:rPr>
                <w:rFonts w:hint="eastAsia"/>
              </w:rPr>
              <w:t>arameter</w:t>
            </w:r>
            <w:r w:rsidRPr="0029173D">
              <w:rPr>
                <w:rFonts w:hint="eastAsia"/>
              </w:rPr>
              <w:t>V</w:t>
            </w:r>
            <w:r w:rsidRPr="0029173D" w:rsidR="004C318A">
              <w:rPr>
                <w:rFonts w:hint="eastAsia"/>
              </w:rPr>
              <w:t>ersion</w:t>
            </w:r>
          </w:p>
        </w:tc>
        <w:tc>
          <w:tcPr>
            <w:tcW w:w="2713" w:type="pct"/>
            <w:tcBorders>
              <w:left w:val="nil"/>
              <w:right w:val="nil"/>
            </w:tcBorders>
          </w:tcPr>
          <w:p w:rsidRPr="004C318A" w:rsidR="004C318A" w:rsidP="00591D6B" w:rsidRDefault="00532AED">
            <w:pPr>
              <w:pStyle w:val="AltB0"/>
            </w:pPr>
            <w:hyperlink w:history="1" w:anchor="ATPsetting">
              <w:r w:rsidR="00786D0B">
                <w:rPr>
                  <w:rStyle w:val="ac"/>
                </w:rPr>
                <w:t>ATPsetting</w:t>
              </w:r>
            </w:hyperlink>
            <w:r w:rsidRPr="005D6FE8" w:rsidR="005D6FE8">
              <w:rPr>
                <w:rFonts w:hint="eastAsia"/>
              </w:rPr>
              <w:t>.</w:t>
            </w:r>
            <w:r w:rsidR="0059345C">
              <w:rPr>
                <w:rFonts w:hint="eastAsia"/>
              </w:rPr>
              <w:t>SafetyParameterVersion</w:t>
            </w:r>
          </w:p>
        </w:tc>
      </w:tr>
      <w:tr w:rsidRPr="001B3DC6" w:rsidR="004C318A" w:rsidTr="004C318A">
        <w:trPr>
          <w:jc w:val="center"/>
        </w:trPr>
        <w:tc>
          <w:tcPr>
            <w:tcW w:w="145" w:type="pct"/>
            <w:gridSpan w:val="2"/>
            <w:tcBorders>
              <w:top w:val="single" w:color="auto" w:sz="4" w:space="0"/>
              <w:left w:val="nil"/>
              <w:bottom w:val="single" w:color="auto" w:sz="4" w:space="0"/>
              <w:right w:val="nil"/>
            </w:tcBorders>
          </w:tcPr>
          <w:p w:rsidR="004C318A" w:rsidP="00591D6B" w:rsidRDefault="004C318A">
            <w:pPr>
              <w:pStyle w:val="AltB0"/>
            </w:pPr>
          </w:p>
        </w:tc>
        <w:tc>
          <w:tcPr>
            <w:tcW w:w="2142" w:type="pct"/>
            <w:tcBorders>
              <w:top w:val="single" w:color="auto" w:sz="4" w:space="0"/>
              <w:left w:val="nil"/>
              <w:bottom w:val="single" w:color="auto" w:sz="4" w:space="0"/>
              <w:right w:val="nil"/>
            </w:tcBorders>
          </w:tcPr>
          <w:p w:rsidRPr="0029173D" w:rsidR="004C318A" w:rsidP="00591D6B" w:rsidRDefault="00354F88">
            <w:pPr>
              <w:pStyle w:val="AltB0"/>
            </w:pPr>
            <w:r w:rsidRPr="0029173D">
              <w:rPr>
                <w:rFonts w:hint="eastAsia"/>
              </w:rPr>
              <w:t>.S</w:t>
            </w:r>
            <w:r w:rsidRPr="0029173D" w:rsidR="004C318A">
              <w:rPr>
                <w:rFonts w:hint="eastAsia"/>
              </w:rPr>
              <w:t>afety</w:t>
            </w:r>
            <w:r w:rsidRPr="0029173D">
              <w:rPr>
                <w:rFonts w:hint="eastAsia"/>
              </w:rPr>
              <w:t>A</w:t>
            </w:r>
            <w:r w:rsidRPr="0029173D" w:rsidR="004C318A">
              <w:rPr>
                <w:rFonts w:hint="eastAsia"/>
              </w:rPr>
              <w:t>pplication</w:t>
            </w:r>
            <w:r w:rsidRPr="0029173D">
              <w:rPr>
                <w:rFonts w:hint="eastAsia"/>
              </w:rPr>
              <w:t>V</w:t>
            </w:r>
            <w:r w:rsidRPr="0029173D" w:rsidR="004C318A">
              <w:rPr>
                <w:rFonts w:hint="eastAsia"/>
              </w:rPr>
              <w:t>ersion</w:t>
            </w:r>
          </w:p>
        </w:tc>
        <w:tc>
          <w:tcPr>
            <w:tcW w:w="2713" w:type="pct"/>
            <w:tcBorders>
              <w:left w:val="nil"/>
              <w:right w:val="nil"/>
            </w:tcBorders>
          </w:tcPr>
          <w:p w:rsidRPr="004C318A" w:rsidR="004C318A" w:rsidP="00591D6B" w:rsidRDefault="00532AED">
            <w:pPr>
              <w:pStyle w:val="AltB0"/>
            </w:pPr>
            <w:hyperlink w:history="1" w:anchor="SafeApplicationVersion">
              <w:r w:rsidR="00C64E92">
                <w:rPr>
                  <w:rStyle w:val="ac"/>
                </w:rPr>
                <w:t>SafeApplicationVersion</w:t>
              </w:r>
            </w:hyperlink>
            <w:r w:rsidRPr="005D6FE8" w:rsidR="005D6FE8">
              <w:rPr>
                <w:rFonts w:hint="eastAsia"/>
              </w:rPr>
              <w:t>(k)</w:t>
            </w:r>
          </w:p>
        </w:tc>
      </w:tr>
      <w:tr w:rsidRPr="001B3DC6" w:rsidR="004C318A" w:rsidTr="004C318A">
        <w:tblPrEx>
          <w:tblBorders>
            <w:left w:val="none" w:color="auto" w:sz="0" w:space="0"/>
            <w:right w:val="none" w:color="auto" w:sz="0" w:space="0"/>
            <w:insideV w:val="none" w:color="auto" w:sz="0" w:space="0"/>
          </w:tblBorders>
        </w:tblPrEx>
        <w:trPr>
          <w:jc w:val="center"/>
        </w:trPr>
        <w:tc>
          <w:tcPr>
            <w:tcW w:w="145" w:type="pct"/>
            <w:gridSpan w:val="2"/>
          </w:tcPr>
          <w:p w:rsidR="004C318A" w:rsidP="00591D6B" w:rsidRDefault="004C318A">
            <w:pPr>
              <w:pStyle w:val="AltB0"/>
            </w:pPr>
          </w:p>
        </w:tc>
        <w:tc>
          <w:tcPr>
            <w:tcW w:w="2142" w:type="pct"/>
          </w:tcPr>
          <w:p w:rsidRPr="0029173D" w:rsidR="004C318A" w:rsidP="00591D6B" w:rsidRDefault="004C318A">
            <w:pPr>
              <w:pStyle w:val="AltB0"/>
            </w:pPr>
            <w:r w:rsidRPr="0029173D">
              <w:rPr>
                <w:rFonts w:hint="eastAsia"/>
              </w:rPr>
              <w:t>.CC_SSID</w:t>
            </w:r>
          </w:p>
        </w:tc>
        <w:tc>
          <w:tcPr>
            <w:tcW w:w="2713" w:type="pct"/>
          </w:tcPr>
          <w:p w:rsidRPr="004C318A" w:rsidR="004C318A" w:rsidP="00591D6B" w:rsidRDefault="00532AED">
            <w:pPr>
              <w:pStyle w:val="AltB0"/>
            </w:pPr>
            <w:hyperlink w:history="1" w:anchor="SubSystemId">
              <w:r w:rsidR="00C64E92">
                <w:rPr>
                  <w:rStyle w:val="ac"/>
                </w:rPr>
                <w:t>SubSystemId</w:t>
              </w:r>
            </w:hyperlink>
            <w:r w:rsidRPr="005D6FE8" w:rsidR="005D6FE8">
              <w:rPr>
                <w:rFonts w:hint="eastAsia"/>
              </w:rPr>
              <w:t>(k)</w:t>
            </w:r>
          </w:p>
        </w:tc>
      </w:tr>
      <w:tr w:rsidRPr="001B3DC6" w:rsidR="00E74F88" w:rsidTr="004C318A">
        <w:tblPrEx>
          <w:tblBorders>
            <w:left w:val="none" w:color="auto" w:sz="0" w:space="0"/>
            <w:right w:val="none" w:color="auto" w:sz="0" w:space="0"/>
            <w:insideV w:val="none" w:color="auto" w:sz="0" w:space="0"/>
          </w:tblBorders>
        </w:tblPrEx>
        <w:trPr>
          <w:jc w:val="center"/>
        </w:trPr>
        <w:tc>
          <w:tcPr>
            <w:tcW w:w="145" w:type="pct"/>
            <w:gridSpan w:val="2"/>
          </w:tcPr>
          <w:p w:rsidR="00E74F88" w:rsidP="00591D6B" w:rsidRDefault="00E74F88">
            <w:pPr>
              <w:pStyle w:val="AltB0"/>
            </w:pPr>
          </w:p>
        </w:tc>
        <w:tc>
          <w:tcPr>
            <w:tcW w:w="2142" w:type="pct"/>
          </w:tcPr>
          <w:p w:rsidRPr="0029173D" w:rsidR="00E74F88" w:rsidP="00591D6B" w:rsidRDefault="00E74F88">
            <w:pPr>
              <w:pStyle w:val="AltB0"/>
            </w:pPr>
            <w:r>
              <w:rPr>
                <w:rFonts w:hint="eastAsia"/>
              </w:rPr>
              <w:t>.OverlapExpired</w:t>
            </w:r>
          </w:p>
        </w:tc>
        <w:tc>
          <w:tcPr>
            <w:tcW w:w="2713" w:type="pct"/>
          </w:tcPr>
          <w:p w:rsidR="00E74F88" w:rsidP="00591D6B" w:rsidRDefault="00532AED">
            <w:pPr>
              <w:pStyle w:val="AltB0"/>
            </w:pPr>
            <w:hyperlink w:history="1" w:anchor="OverlapTimer">
              <w:r w:rsidRPr="00E74F88" w:rsidR="00E74F88">
                <w:rPr>
                  <w:rStyle w:val="ac"/>
                  <w:rFonts w:hint="eastAsia"/>
                </w:rPr>
                <w:t>OverlapTimer</w:t>
              </w:r>
            </w:hyperlink>
            <w:r w:rsidR="00E74F88">
              <w:rPr>
                <w:rFonts w:hint="eastAsia"/>
              </w:rPr>
              <w:t xml:space="preserve">(k) is </w:t>
            </w:r>
            <w:r w:rsidRPr="00E74F88" w:rsidR="00E74F88">
              <w:rPr>
                <w:rStyle w:val="aff1"/>
                <w:rFonts w:hint="eastAsia"/>
              </w:rPr>
              <w:t>0</w:t>
            </w:r>
          </w:p>
        </w:tc>
      </w:tr>
      <w:tr w:rsidRPr="001B3DC6" w:rsidR="004C318A" w:rsidTr="004C318A">
        <w:tblPrEx>
          <w:tblBorders>
            <w:left w:val="none" w:color="auto" w:sz="0" w:space="0"/>
            <w:right w:val="none" w:color="auto" w:sz="0" w:space="0"/>
            <w:insideV w:val="none" w:color="auto" w:sz="0" w:space="0"/>
          </w:tblBorders>
        </w:tblPrEx>
        <w:trPr>
          <w:jc w:val="center"/>
        </w:trPr>
        <w:tc>
          <w:tcPr>
            <w:tcW w:w="137" w:type="pct"/>
          </w:tcPr>
          <w:p w:rsidR="004C318A" w:rsidP="00591D6B" w:rsidRDefault="004C318A">
            <w:pPr>
              <w:pStyle w:val="AltB0"/>
            </w:pPr>
          </w:p>
        </w:tc>
        <w:tc>
          <w:tcPr>
            <w:tcW w:w="2150" w:type="pct"/>
            <w:gridSpan w:val="2"/>
          </w:tcPr>
          <w:p w:rsidRPr="0029173D" w:rsidR="004C318A" w:rsidP="00591D6B" w:rsidRDefault="0029173D">
            <w:pPr>
              <w:pStyle w:val="AltB0"/>
            </w:pPr>
            <w:r>
              <w:rPr>
                <w:rFonts w:hint="eastAsia"/>
              </w:rPr>
              <w:t>V</w:t>
            </w:r>
            <w:r w:rsidRPr="0029173D" w:rsidR="004C318A">
              <w:rPr>
                <w:rFonts w:hint="eastAsia"/>
              </w:rPr>
              <w:t>ital</w:t>
            </w:r>
            <w:r w:rsidRPr="0029173D" w:rsidR="00354F88">
              <w:rPr>
                <w:rFonts w:hint="eastAsia"/>
              </w:rPr>
              <w:t>C</w:t>
            </w:r>
            <w:r w:rsidRPr="0029173D" w:rsidR="004C318A">
              <w:rPr>
                <w:rFonts w:hint="eastAsia"/>
              </w:rPr>
              <w:t>hecksum_1</w:t>
            </w:r>
          </w:p>
        </w:tc>
        <w:tc>
          <w:tcPr>
            <w:tcW w:w="2713" w:type="pct"/>
          </w:tcPr>
          <w:p w:rsidRPr="004C318A" w:rsidR="004C318A" w:rsidP="00591D6B" w:rsidRDefault="00016A42">
            <w:pPr>
              <w:pStyle w:val="AltB0"/>
            </w:pPr>
            <w:r>
              <w:rPr>
                <w:rFonts w:hint="eastAsia"/>
              </w:rPr>
              <w:t xml:space="preserve">SACEM vital checksum </w:t>
            </w:r>
            <w:r w:rsidRPr="004C318A" w:rsidR="004C318A">
              <w:rPr>
                <w:rFonts w:hint="eastAsia"/>
              </w:rPr>
              <w:t>1</w:t>
            </w:r>
          </w:p>
        </w:tc>
      </w:tr>
      <w:tr w:rsidRPr="001B3DC6" w:rsidR="004C318A" w:rsidTr="004C318A">
        <w:tblPrEx>
          <w:tblBorders>
            <w:left w:val="none" w:color="auto" w:sz="0" w:space="0"/>
            <w:right w:val="none" w:color="auto" w:sz="0" w:space="0"/>
            <w:insideV w:val="none" w:color="auto" w:sz="0" w:space="0"/>
          </w:tblBorders>
        </w:tblPrEx>
        <w:trPr>
          <w:jc w:val="center"/>
        </w:trPr>
        <w:tc>
          <w:tcPr>
            <w:tcW w:w="137" w:type="pct"/>
          </w:tcPr>
          <w:p w:rsidR="004C318A" w:rsidP="00591D6B" w:rsidRDefault="004C318A">
            <w:pPr>
              <w:pStyle w:val="AltB0"/>
            </w:pPr>
          </w:p>
        </w:tc>
        <w:tc>
          <w:tcPr>
            <w:tcW w:w="2150" w:type="pct"/>
            <w:gridSpan w:val="2"/>
          </w:tcPr>
          <w:p w:rsidRPr="0029173D" w:rsidR="004C318A" w:rsidP="00591D6B" w:rsidRDefault="0029173D">
            <w:pPr>
              <w:pStyle w:val="AltB0"/>
            </w:pPr>
            <w:r>
              <w:rPr>
                <w:rFonts w:hint="eastAsia"/>
              </w:rPr>
              <w:t>V</w:t>
            </w:r>
            <w:r w:rsidRPr="0029173D" w:rsidR="004C318A">
              <w:rPr>
                <w:rFonts w:hint="eastAsia"/>
              </w:rPr>
              <w:t>ital</w:t>
            </w:r>
            <w:r w:rsidRPr="0029173D" w:rsidR="00354F88">
              <w:rPr>
                <w:rFonts w:hint="eastAsia"/>
              </w:rPr>
              <w:t>C</w:t>
            </w:r>
            <w:r w:rsidRPr="0029173D" w:rsidR="004C318A">
              <w:rPr>
                <w:rFonts w:hint="eastAsia"/>
              </w:rPr>
              <w:t>hecksum_2</w:t>
            </w:r>
          </w:p>
        </w:tc>
        <w:tc>
          <w:tcPr>
            <w:tcW w:w="2713" w:type="pct"/>
          </w:tcPr>
          <w:p w:rsidRPr="004C318A" w:rsidR="004C318A" w:rsidP="00591D6B" w:rsidRDefault="00016A42">
            <w:pPr>
              <w:pStyle w:val="AltB0"/>
            </w:pPr>
            <w:r>
              <w:rPr>
                <w:rFonts w:hint="eastAsia"/>
              </w:rPr>
              <w:t xml:space="preserve">SACEM vital checksum </w:t>
            </w:r>
            <w:r w:rsidR="004C318A">
              <w:rPr>
                <w:rFonts w:hint="eastAsia"/>
              </w:rPr>
              <w:t>2</w:t>
            </w:r>
          </w:p>
        </w:tc>
      </w:tr>
    </w:tbl>
    <w:p w:rsidR="00262159" w:rsidP="00C93484" w:rsidRDefault="00262159">
      <w:pPr>
        <w:pStyle w:val="Reqtify"/>
      </w:pPr>
    </w:p>
    <w:p w:rsidR="008F4B5C" w:rsidP="00C93484" w:rsidRDefault="008F4B5C">
      <w:pPr>
        <w:pStyle w:val="Reqtify"/>
      </w:pPr>
    </w:p>
    <w:p w:rsidR="008F4B5C" w:rsidP="008F4B5C" w:rsidRDefault="008F4B5C">
      <w:pPr>
        <w:pStyle w:val="ReqtifyAltR"/>
      </w:pPr>
      <w:r>
        <w:t>[iTC_CC_ATP-SwRS-</w:t>
      </w:r>
      <w:r>
        <w:rPr>
          <w:rFonts w:hint="eastAsia"/>
        </w:rPr>
        <w:t>0475</w:t>
      </w:r>
      <w:r>
        <w:t>]</w:t>
      </w:r>
    </w:p>
    <w:p w:rsidR="008F4B5C" w:rsidP="00C93484" w:rsidRDefault="008F4B5C">
      <w:pPr>
        <w:pStyle w:val="Reqtify"/>
      </w:pPr>
      <w:r>
        <w:rPr>
          <w:rFonts w:hint="eastAsia"/>
        </w:rPr>
        <w:t>ATP</w:t>
      </w:r>
      <w:r>
        <w:rPr>
          <w:rFonts w:hint="eastAsia"/>
        </w:rPr>
        <w:t>软件每周期将同步信息</w:t>
      </w:r>
      <w:hyperlink w:history="1" w:anchor="IdenticalCCsyncReport">
        <w:r w:rsidR="00D66ECA">
          <w:rPr>
            <w:rStyle w:val="ac"/>
          </w:rPr>
          <w:t>IdenticalCCsyncReport</w:t>
        </w:r>
      </w:hyperlink>
      <w:r>
        <w:rPr>
          <w:rFonts w:hint="eastAsia"/>
        </w:rPr>
        <w:t>按照</w:t>
      </w:r>
      <w:r>
        <w:fldChar w:fldCharType="begin"/>
      </w:r>
      <w:r>
        <w:instrText xml:space="preserve"> </w:instrText>
      </w:r>
      <w:r>
        <w:rPr>
          <w:rFonts w:hint="eastAsia"/>
        </w:rPr>
        <w:instrText>REF _Ref277775436 \w \h</w:instrText>
      </w:r>
      <w:r>
        <w:instrText xml:space="preserve"> </w:instrText>
      </w:r>
      <w:r>
        <w:fldChar w:fldCharType="separate"/>
      </w:r>
      <w:r w:rsidR="00DE178B">
        <w:t>[REF6]</w:t>
      </w:r>
      <w:r>
        <w:fldChar w:fldCharType="end"/>
      </w:r>
      <w:r w:rsidRPr="001561D6">
        <w:rPr>
          <w:rFonts w:hint="eastAsia"/>
        </w:rPr>
        <w:t xml:space="preserve"> </w:t>
      </w:r>
      <w:r>
        <w:rPr>
          <w:rFonts w:hint="eastAsia"/>
        </w:rPr>
        <w:t>定义格式，以</w:t>
      </w:r>
      <w:r>
        <w:rPr>
          <w:rFonts w:hint="eastAsia"/>
        </w:rPr>
        <w:t>SACEM</w:t>
      </w:r>
      <w:r>
        <w:rPr>
          <w:rFonts w:hint="eastAsia"/>
        </w:rPr>
        <w:t>安全通信协议发送给</w:t>
      </w:r>
      <w:r>
        <w:rPr>
          <w:rFonts w:hint="eastAsia"/>
        </w:rPr>
        <w:t>CCNV</w:t>
      </w:r>
      <w:r>
        <w:rPr>
          <w:rFonts w:hint="eastAsia"/>
        </w:rPr>
        <w:t>，由其转发给冗余</w:t>
      </w:r>
      <w:r>
        <w:rPr>
          <w:rFonts w:hint="eastAsia"/>
        </w:rPr>
        <w:t>ATP</w:t>
      </w:r>
      <w:r>
        <w:rPr>
          <w:rFonts w:hint="eastAsia"/>
        </w:rPr>
        <w:t>。</w:t>
      </w:r>
    </w:p>
    <w:p w:rsidR="008F4B5C" w:rsidP="00C93484" w:rsidRDefault="008F4B5C">
      <w:pPr>
        <w:pStyle w:val="Reqtify"/>
      </w:pPr>
    </w:p>
    <w:p w:rsidR="008F4B5C" w:rsidP="00C93484" w:rsidRDefault="008F4B5C">
      <w:pPr>
        <w:pStyle w:val="Reqtify"/>
      </w:pPr>
      <w:r>
        <w:rPr>
          <w:rFonts w:hint="eastAsia"/>
        </w:rPr>
        <w:t xml:space="preserve">Every cycle, ATP software sends </w:t>
      </w:r>
      <w:hyperlink w:history="1" w:anchor="IdenticalCCsyncReport">
        <w:r w:rsidR="003B253D">
          <w:rPr>
            <w:rStyle w:val="ac"/>
          </w:rPr>
          <w:t>IdenticalCCsyncReport</w:t>
        </w:r>
      </w:hyperlink>
      <w:r>
        <w:rPr>
          <w:rFonts w:hint="eastAsia"/>
        </w:rPr>
        <w:t xml:space="preserve"> message to CCNV according to </w:t>
      </w:r>
      <w:r w:rsidRPr="00FD7E90">
        <w:fldChar w:fldCharType="begin"/>
      </w:r>
      <w:r w:rsidRPr="00FD7E90">
        <w:instrText xml:space="preserve"> </w:instrText>
      </w:r>
      <w:r w:rsidRPr="00FD7E90">
        <w:rPr>
          <w:rFonts w:hint="eastAsia"/>
        </w:rPr>
        <w:instrText>REF _Ref277775436 \w \h</w:instrText>
      </w:r>
      <w:r w:rsidRPr="00FD7E90">
        <w:instrText xml:space="preserve"> </w:instrText>
      </w:r>
      <w:r w:rsidRPr="00FD7E90">
        <w:fldChar w:fldCharType="separate"/>
      </w:r>
      <w:r w:rsidR="00DE178B">
        <w:t>[REF6]</w:t>
      </w:r>
      <w:r w:rsidRPr="00FD7E90">
        <w:fldChar w:fldCharType="end"/>
      </w:r>
      <w:r>
        <w:rPr>
          <w:rFonts w:hint="eastAsia"/>
        </w:rPr>
        <w:t xml:space="preserve"> as the SACEM </w:t>
      </w:r>
      <w:r w:rsidR="002F5731">
        <w:t>communication</w:t>
      </w:r>
      <w:r>
        <w:rPr>
          <w:rFonts w:hint="eastAsia"/>
        </w:rPr>
        <w:t xml:space="preserve"> protocol. The CCNV will forward this message to the redundant ATP.</w:t>
      </w:r>
    </w:p>
    <w:p w:rsidRPr="008A1414" w:rsidR="008F4B5C" w:rsidP="000C0D62" w:rsidRDefault="008F4B5C">
      <w:pPr>
        <w:pStyle w:val="ReqtifyAltQ"/>
      </w:pPr>
      <w:r w:rsidRPr="008A1414">
        <w:t>#Category=Functional</w:t>
      </w:r>
    </w:p>
    <w:p w:rsidRPr="008A1414" w:rsidR="008F4B5C" w:rsidP="000C0D62" w:rsidRDefault="008F4B5C">
      <w:pPr>
        <w:pStyle w:val="ReqtifyAltQ"/>
      </w:pPr>
      <w:r w:rsidRPr="008A1414">
        <w:t>#Contribution</w:t>
      </w:r>
      <w:r>
        <w:t>=SIL4</w:t>
      </w:r>
    </w:p>
    <w:p w:rsidR="009328EA" w:rsidP="000C0D62" w:rsidRDefault="008F4B5C">
      <w:pPr>
        <w:pStyle w:val="ReqtifyAltQ"/>
        <w:rPr>
          <w:ins w:author="常鸣" w:date="2014-07-03T14:27:00Z" w:id="509"/>
        </w:rPr>
      </w:pPr>
      <w:del w:author="常鸣" w:date="2014-07-03T14:27:00Z" w:id="510">
        <w:r w:rsidRPr="008A1414" w:rsidDel="009328EA">
          <w:delText>#S</w:delText>
        </w:r>
      </w:del>
      <w:ins w:author="常鸣" w:date="2014-07-03T14:27:00Z" w:id="511">
        <w:r w:rsidR="009328EA">
          <w:t>#Allocation=ATP Software</w:t>
        </w:r>
      </w:ins>
    </w:p>
    <w:p w:rsidRPr="008A1414" w:rsidR="008F4B5C" w:rsidP="000C0D62" w:rsidRDefault="009328EA">
      <w:pPr>
        <w:pStyle w:val="ReqtifyAltQ"/>
      </w:pPr>
      <w:ins w:author="常鸣" w:date="2014-07-03T14:27:00Z" w:id="512">
        <w:r>
          <w:t>#S</w:t>
        </w:r>
      </w:ins>
      <w:r w:rsidRPr="008A1414" w:rsidR="008F4B5C">
        <w:t>ource=</w:t>
      </w:r>
      <w:r w:rsidRPr="006364EF" w:rsidR="008F4B5C">
        <w:t xml:space="preserve"> </w:t>
      </w:r>
      <w:r w:rsidRPr="007F1766" w:rsidR="008F4B5C">
        <w:t>[</w:t>
      </w:r>
      <w:r w:rsidR="008F4B5C">
        <w:t>iTC_CC-SyAD</w:t>
      </w:r>
      <w:r w:rsidRPr="007F1766" w:rsidR="008F4B5C">
        <w:t>-</w:t>
      </w:r>
      <w:r w:rsidRPr="007F1766" w:rsidR="008F4B5C">
        <w:rPr>
          <w:rFonts w:hint="eastAsia"/>
        </w:rPr>
        <w:t>0</w:t>
      </w:r>
      <w:r w:rsidR="008F4B5C">
        <w:rPr>
          <w:rFonts w:hint="eastAsia"/>
        </w:rPr>
        <w:t>068],</w:t>
      </w:r>
      <w:r w:rsidRPr="00C5149D" w:rsidR="008F4B5C">
        <w:t xml:space="preserve"> [iTC_CC-SyAD-0961]</w:t>
      </w:r>
      <w:r w:rsidR="008F4B5C">
        <w:rPr>
          <w:rFonts w:hint="eastAsia"/>
        </w:rPr>
        <w:t>, [</w:t>
      </w:r>
      <w:r w:rsidR="008F4B5C">
        <w:t>iTC_CC_ATP_SwHA</w:t>
      </w:r>
      <w:r w:rsidRPr="00CA7F59" w:rsidR="008F4B5C">
        <w:t>-0012</w:t>
      </w:r>
      <w:r w:rsidR="008F4B5C">
        <w:rPr>
          <w:rFonts w:hint="eastAsia"/>
        </w:rPr>
        <w:t>],</w:t>
      </w:r>
      <w:r w:rsidRPr="00A14974" w:rsidR="008F4B5C">
        <w:t xml:space="preserve"> </w:t>
      </w:r>
      <w:r w:rsidRPr="002F43AF" w:rsidR="00CC3621">
        <w:t>[iTC_CC_</w:t>
      </w:r>
      <w:r w:rsidR="00CC3621">
        <w:t>ATP_SwHA</w:t>
      </w:r>
      <w:r w:rsidRPr="00F00407" w:rsidR="00CC3621">
        <w:t>-0161</w:t>
      </w:r>
      <w:r w:rsidR="00CC3621">
        <w:rPr>
          <w:rFonts w:hint="eastAsia"/>
        </w:rPr>
        <w:t xml:space="preserve">], </w:t>
      </w:r>
      <w:r w:rsidRPr="00A14974" w:rsidR="008F4B5C">
        <w:t>[iTC_CC_VLE-2-DVCOM-2-SyID-0027]</w:t>
      </w:r>
      <w:r w:rsidR="008F4B5C">
        <w:rPr>
          <w:rFonts w:hint="eastAsia"/>
        </w:rPr>
        <w:t>,</w:t>
      </w:r>
      <w:r w:rsidRPr="00A14974" w:rsidR="008F4B5C">
        <w:t xml:space="preserve"> </w:t>
      </w:r>
      <w:r w:rsidR="008F4B5C">
        <w:t>[iTC_CC_VLE-2-DVCOM-2-SyID-002</w:t>
      </w:r>
      <w:r w:rsidR="008F4B5C">
        <w:rPr>
          <w:rFonts w:hint="eastAsia"/>
        </w:rPr>
        <w:t>8</w:t>
      </w:r>
      <w:r w:rsidRPr="00A14974" w:rsidR="008F4B5C">
        <w:t>]</w:t>
      </w:r>
    </w:p>
    <w:p w:rsidRPr="008A1414" w:rsidR="008F4B5C" w:rsidP="000C0D62" w:rsidRDefault="008F4B5C">
      <w:pPr>
        <w:pStyle w:val="ReqtifyAltQ"/>
      </w:pPr>
      <w:r w:rsidRPr="008A1414">
        <w:t>[End]</w:t>
      </w:r>
    </w:p>
    <w:p w:rsidR="004B3E11" w:rsidP="00C93484" w:rsidRDefault="004B3E11">
      <w:pPr>
        <w:pStyle w:val="Reqtify"/>
      </w:pPr>
    </w:p>
    <w:p w:rsidR="008F4B5C" w:rsidP="00C93484" w:rsidRDefault="008F4B5C">
      <w:pPr>
        <w:pStyle w:val="Reqtify"/>
      </w:pPr>
    </w:p>
    <w:p w:rsidR="00EB1321" w:rsidP="0012674A" w:rsidRDefault="00EB1321">
      <w:pPr>
        <w:pStyle w:val="4"/>
      </w:pPr>
      <w:r>
        <w:rPr>
          <w:rFonts w:hint="eastAsia"/>
        </w:rPr>
        <w:t>Distant ATP -&gt; Local ATP</w:t>
      </w:r>
    </w:p>
    <w:p w:rsidR="00775398" w:rsidP="00C93484" w:rsidRDefault="00775398">
      <w:pPr>
        <w:pStyle w:val="Reqtify"/>
      </w:pPr>
    </w:p>
    <w:p w:rsidR="00EB1321" w:rsidP="00C93484" w:rsidRDefault="00EB1321">
      <w:pPr>
        <w:pStyle w:val="Reqtify"/>
      </w:pPr>
      <w:r w:rsidRPr="00467926">
        <w:rPr>
          <w:rFonts w:hint="eastAsia"/>
        </w:rPr>
        <w:t>根据</w:t>
      </w:r>
      <w:r>
        <w:fldChar w:fldCharType="begin"/>
      </w:r>
      <w:r>
        <w:instrText xml:space="preserve"> REF _Ref277775436 \w \h  \* MERGEFORMAT </w:instrText>
      </w:r>
      <w:r>
        <w:fldChar w:fldCharType="separate"/>
      </w:r>
      <w:r w:rsidR="00DE178B">
        <w:t>[REF6]</w:t>
      </w:r>
      <w:r>
        <w:fldChar w:fldCharType="end"/>
      </w:r>
      <w:r w:rsidRPr="00467926">
        <w:rPr>
          <w:rFonts w:hint="eastAsia"/>
        </w:rPr>
        <w:t>，</w:t>
      </w:r>
      <w:r w:rsidRPr="00467926">
        <w:rPr>
          <w:rFonts w:hint="eastAsia"/>
        </w:rPr>
        <w:t>ATP</w:t>
      </w:r>
      <w:r w:rsidRPr="00467926">
        <w:rPr>
          <w:rFonts w:hint="eastAsia"/>
        </w:rPr>
        <w:t>通过</w:t>
      </w:r>
      <w:r w:rsidRPr="007B38A4">
        <w:t>CCNV</w:t>
      </w:r>
      <w:r w:rsidRPr="007B38A4">
        <w:rPr>
          <w:rFonts w:hint="eastAsia"/>
        </w:rPr>
        <w:t>获取来自冗余</w:t>
      </w:r>
      <w:r w:rsidRPr="007B38A4">
        <w:t>ATP</w:t>
      </w:r>
      <w:r w:rsidRPr="007B38A4">
        <w:rPr>
          <w:rFonts w:hint="eastAsia"/>
        </w:rPr>
        <w:t>的同步信息</w:t>
      </w:r>
      <w:bookmarkStart w:name="CCNV_RedundantATPmessage" w:id="513"/>
      <w:r w:rsidRPr="008F5BD4" w:rsidR="008F5BD4">
        <w:rPr>
          <w:rStyle w:val="aff2"/>
        </w:rPr>
        <w:fldChar w:fldCharType="begin"/>
      </w:r>
      <w:r w:rsidRPr="008F5BD4" w:rsidR="008F5BD4">
        <w:rPr>
          <w:rStyle w:val="aff2"/>
        </w:rPr>
        <w:instrText xml:space="preserve"> HYPERLINK  \l "CCNV_RedundantATPmessage" </w:instrText>
      </w:r>
      <w:r w:rsidRPr="008F5BD4" w:rsidR="008F5BD4">
        <w:rPr>
          <w:rStyle w:val="aff2"/>
        </w:rPr>
        <w:fldChar w:fldCharType="separate"/>
      </w:r>
      <w:r w:rsidRPr="008F5BD4" w:rsidR="008F5BD4">
        <w:rPr>
          <w:rStyle w:val="aff2"/>
        </w:rPr>
        <w:t>CCNV_RedundantATPmessage</w:t>
      </w:r>
      <w:r w:rsidRPr="008F5BD4" w:rsidR="008F5BD4">
        <w:rPr>
          <w:rStyle w:val="aff2"/>
        </w:rPr>
        <w:fldChar w:fldCharType="end"/>
      </w:r>
      <w:bookmarkEnd w:id="513"/>
      <w:r w:rsidRPr="007B38A4">
        <w:rPr>
          <w:rFonts w:hint="eastAsia"/>
        </w:rPr>
        <w:t>，其结构</w:t>
      </w:r>
      <w:r>
        <w:fldChar w:fldCharType="begin"/>
      </w:r>
      <w:r>
        <w:instrText xml:space="preserve"> REF ST_SYNCHRO_REPORT \h </w:instrText>
      </w:r>
      <w:r>
        <w:fldChar w:fldCharType="separate"/>
      </w:r>
      <w:r w:rsidRPr="007B38A4" w:rsidR="00DE178B">
        <w:rPr>
          <w:rStyle w:val="DATATYPE"/>
        </w:rPr>
        <w:t>ST_SYNCHRO_REPORT</w:t>
      </w:r>
      <w:r>
        <w:fldChar w:fldCharType="end"/>
      </w:r>
      <w:r w:rsidRPr="00467926">
        <w:rPr>
          <w:rFonts w:hint="eastAsia"/>
        </w:rPr>
        <w:t>如</w:t>
      </w:r>
      <w:r>
        <w:fldChar w:fldCharType="begin"/>
      </w:r>
      <w:r>
        <w:instrText xml:space="preserve"> REF _Ref277776434 \h </w:instrText>
      </w:r>
      <w:r>
        <w:fldChar w:fldCharType="separate"/>
      </w:r>
      <w:r w:rsidRPr="00F40CCD" w:rsidR="00DE178B">
        <w:t xml:space="preserve">Table </w:t>
      </w:r>
      <w:r w:rsidR="00DE178B">
        <w:rPr>
          <w:noProof/>
        </w:rPr>
        <w:t>4</w:t>
      </w:r>
      <w:r w:rsidR="00DE178B">
        <w:noBreakHyphen/>
      </w:r>
      <w:r w:rsidR="00DE178B">
        <w:rPr>
          <w:noProof/>
        </w:rPr>
        <w:t>10</w:t>
      </w:r>
      <w:r>
        <w:fldChar w:fldCharType="end"/>
      </w:r>
      <w:r w:rsidRPr="00467926">
        <w:rPr>
          <w:rFonts w:hint="eastAsia"/>
        </w:rPr>
        <w:t>所示。</w:t>
      </w:r>
    </w:p>
    <w:p w:rsidRPr="00A14BEA" w:rsidR="00EB1321" w:rsidP="00C93484" w:rsidRDefault="00EB1321">
      <w:pPr>
        <w:pStyle w:val="Reqtify"/>
      </w:pPr>
      <w:r>
        <w:rPr>
          <w:rFonts w:hint="eastAsia"/>
        </w:rPr>
        <w:t xml:space="preserve">According to </w:t>
      </w:r>
      <w:r>
        <w:fldChar w:fldCharType="begin"/>
      </w:r>
      <w:r>
        <w:instrText xml:space="preserve"> REF _Ref277775436 \w \h  \* MERGEFORMAT </w:instrText>
      </w:r>
      <w:r>
        <w:fldChar w:fldCharType="separate"/>
      </w:r>
      <w:r w:rsidR="00DE178B">
        <w:t>[REF6]</w:t>
      </w:r>
      <w:r>
        <w:fldChar w:fldCharType="end"/>
      </w:r>
      <w:r>
        <w:rPr>
          <w:rFonts w:hint="eastAsia"/>
        </w:rPr>
        <w:t xml:space="preserve">, ATP </w:t>
      </w:r>
      <w:r>
        <w:t>software</w:t>
      </w:r>
      <w:r>
        <w:rPr>
          <w:rFonts w:hint="eastAsia"/>
        </w:rPr>
        <w:t xml:space="preserve"> should receive the </w:t>
      </w:r>
      <w:r>
        <w:t>synchronization</w:t>
      </w:r>
      <w:r>
        <w:rPr>
          <w:rFonts w:hint="eastAsia"/>
        </w:rPr>
        <w:t xml:space="preserve"> report from the redundant ATP, as shown in </w:t>
      </w:r>
      <w:r>
        <w:fldChar w:fldCharType="begin"/>
      </w:r>
      <w:r>
        <w:instrText xml:space="preserve"> REF _Ref277776434 \h </w:instrText>
      </w:r>
      <w:r>
        <w:fldChar w:fldCharType="separate"/>
      </w:r>
      <w:r w:rsidRPr="00F40CCD" w:rsidR="00DE178B">
        <w:t xml:space="preserve">Table </w:t>
      </w:r>
      <w:r w:rsidR="00DE178B">
        <w:rPr>
          <w:noProof/>
        </w:rPr>
        <w:t>4</w:t>
      </w:r>
      <w:r w:rsidR="00DE178B">
        <w:noBreakHyphen/>
      </w:r>
      <w:r w:rsidR="00DE178B">
        <w:rPr>
          <w:noProof/>
        </w:rPr>
        <w:t>10</w:t>
      </w:r>
      <w:r>
        <w:fldChar w:fldCharType="end"/>
      </w:r>
      <w:r>
        <w:rPr>
          <w:rFonts w:hint="eastAsia"/>
        </w:rPr>
        <w:t>.</w:t>
      </w:r>
    </w:p>
    <w:p w:rsidR="00EB1321" w:rsidP="00C93484" w:rsidRDefault="00EB1321">
      <w:pPr>
        <w:pStyle w:val="Reqtify"/>
      </w:pPr>
    </w:p>
    <w:p w:rsidR="008F4B5C" w:rsidP="008F4B5C" w:rsidRDefault="008F4B5C">
      <w:pPr>
        <w:pStyle w:val="ReqtifyAltR"/>
      </w:pPr>
      <w:r>
        <w:t>[iTC_CC_ATP-SwRS-</w:t>
      </w:r>
      <w:r>
        <w:rPr>
          <w:rFonts w:hint="eastAsia"/>
        </w:rPr>
        <w:t>0469</w:t>
      </w:r>
      <w:r>
        <w:t>]</w:t>
      </w:r>
    </w:p>
    <w:p w:rsidR="008F4B5C" w:rsidP="00C93484" w:rsidRDefault="00097572">
      <w:pPr>
        <w:pStyle w:val="Reqtify"/>
      </w:pPr>
      <w:bookmarkStart w:name="OtherCCsynchroReport" w:id="514"/>
      <w:r w:rsidRPr="001B0936">
        <w:rPr>
          <w:rStyle w:val="aff2"/>
        </w:rPr>
        <w:lastRenderedPageBreak/>
        <w:t>OtherCCsynchroReport</w:t>
      </w:r>
      <w:bookmarkEnd w:id="514"/>
      <w:r w:rsidR="0081334A">
        <w:rPr>
          <w:rFonts w:hint="eastAsia"/>
        </w:rPr>
        <w:t>，</w:t>
      </w:r>
      <w:r w:rsidR="008F4B5C">
        <w:rPr>
          <w:rFonts w:hint="eastAsia"/>
        </w:rPr>
        <w:t>ATP</w:t>
      </w:r>
      <w:r w:rsidR="008F4B5C">
        <w:rPr>
          <w:rFonts w:hint="eastAsia"/>
        </w:rPr>
        <w:t>软件每周期查询</w:t>
      </w:r>
      <w:r w:rsidR="008F4B5C">
        <w:rPr>
          <w:rFonts w:hint="eastAsia"/>
        </w:rPr>
        <w:t>CCNV</w:t>
      </w:r>
      <w:r w:rsidR="008F4B5C">
        <w:rPr>
          <w:rFonts w:hint="eastAsia"/>
        </w:rPr>
        <w:t>是否有转发来自冗余</w:t>
      </w:r>
      <w:r w:rsidR="008F4B5C">
        <w:rPr>
          <w:rFonts w:hint="eastAsia"/>
        </w:rPr>
        <w:t>ATP</w:t>
      </w:r>
      <w:r w:rsidR="008F4B5C">
        <w:rPr>
          <w:rFonts w:hint="eastAsia"/>
        </w:rPr>
        <w:t>的安全消息</w:t>
      </w:r>
      <w:hyperlink w:history="1" w:anchor="CCNV_RedundantATPmessage">
        <w:r w:rsidR="008F5BD4">
          <w:rPr>
            <w:rStyle w:val="ac"/>
          </w:rPr>
          <w:t>CCNV_RedundantATPmessage</w:t>
        </w:r>
      </w:hyperlink>
      <w:r w:rsidR="008F4B5C">
        <w:rPr>
          <w:rFonts w:hint="eastAsia"/>
        </w:rPr>
        <w:t>，据此解析生成</w:t>
      </w:r>
      <w:hyperlink w:history="1" w:anchor="OtherCCsynchroReport">
        <w:r w:rsidR="001B0936">
          <w:rPr>
            <w:rStyle w:val="ac"/>
            <w:noProof/>
          </w:rPr>
          <w:t>OtherCCsynchroReport</w:t>
        </w:r>
      </w:hyperlink>
      <w:r w:rsidR="008F4B5C">
        <w:rPr>
          <w:rFonts w:hint="eastAsia"/>
        </w:rPr>
        <w:t>消息：</w:t>
      </w:r>
    </w:p>
    <w:p w:rsidR="008F4B5C" w:rsidP="00FA0FBB" w:rsidRDefault="008F4B5C">
      <w:pPr>
        <w:pStyle w:val="AltX"/>
      </w:pPr>
      <w:r>
        <w:rPr>
          <w:rFonts w:hint="eastAsia"/>
        </w:rPr>
        <w:t>如果没有冗余</w:t>
      </w:r>
      <w:r>
        <w:rPr>
          <w:rFonts w:hint="eastAsia"/>
        </w:rPr>
        <w:t>ATP</w:t>
      </w:r>
      <w:r>
        <w:rPr>
          <w:rFonts w:hint="eastAsia"/>
        </w:rPr>
        <w:t>消息，或者</w:t>
      </w:r>
      <w:r>
        <w:rPr>
          <w:rFonts w:hint="eastAsia"/>
        </w:rPr>
        <w:t>CRC</w:t>
      </w:r>
      <w:r>
        <w:rPr>
          <w:rFonts w:hint="eastAsia"/>
        </w:rPr>
        <w:t>校验或</w:t>
      </w:r>
      <w:r>
        <w:rPr>
          <w:rFonts w:hint="eastAsia"/>
        </w:rPr>
        <w:t>SACEM</w:t>
      </w:r>
      <w:r>
        <w:rPr>
          <w:rFonts w:hint="eastAsia"/>
        </w:rPr>
        <w:t>校核字错误，则认为本周期未收到上述消息；</w:t>
      </w:r>
    </w:p>
    <w:p w:rsidR="008F4B5C" w:rsidP="00FA0FBB" w:rsidRDefault="008F4B5C">
      <w:pPr>
        <w:pStyle w:val="AltX"/>
      </w:pPr>
      <w:r>
        <w:rPr>
          <w:rFonts w:hint="eastAsia"/>
        </w:rPr>
        <w:t>否则，生成如</w:t>
      </w:r>
      <w:r>
        <w:fldChar w:fldCharType="begin"/>
      </w:r>
      <w:r>
        <w:instrText xml:space="preserve"> REF ST_SYNCHRO_REPORT \h </w:instrText>
      </w:r>
      <w:r>
        <w:fldChar w:fldCharType="separate"/>
      </w:r>
      <w:r w:rsidRPr="007B38A4" w:rsidR="00DE178B">
        <w:rPr>
          <w:rStyle w:val="DATATYPE"/>
        </w:rPr>
        <w:t>ST_SYNCHRO_REPORT</w:t>
      </w:r>
      <w:r>
        <w:fldChar w:fldCharType="end"/>
      </w:r>
      <w:r>
        <w:rPr>
          <w:rFonts w:hint="eastAsia"/>
        </w:rPr>
        <w:t>结构的全局变量。</w:t>
      </w:r>
    </w:p>
    <w:p w:rsidR="008F4B5C" w:rsidP="00C93484" w:rsidRDefault="008F4B5C">
      <w:pPr>
        <w:pStyle w:val="Reqtify"/>
      </w:pPr>
    </w:p>
    <w:p w:rsidR="008F4B5C" w:rsidP="00C93484" w:rsidRDefault="008F4B5C">
      <w:pPr>
        <w:pStyle w:val="Reqtify"/>
      </w:pPr>
      <w:r>
        <w:rPr>
          <w:rFonts w:hint="eastAsia"/>
        </w:rPr>
        <w:t xml:space="preserve">Every cycle, ATP software queries whether there is redundant ATP message </w:t>
      </w:r>
      <w:hyperlink w:history="1" w:anchor="CCNV_RedundantATPmessage">
        <w:r w:rsidR="008F5BD4">
          <w:rPr>
            <w:rStyle w:val="ac"/>
          </w:rPr>
          <w:t>CCNV_RedundantATPmessage</w:t>
        </w:r>
      </w:hyperlink>
      <w:r>
        <w:rPr>
          <w:rFonts w:hint="eastAsia"/>
        </w:rPr>
        <w:t xml:space="preserve"> transmitted from CCNV. ATP shall receive and store the message into </w:t>
      </w:r>
      <w:hyperlink w:history="1" w:anchor="OtherCCsynchroReport">
        <w:r w:rsidR="00097572">
          <w:rPr>
            <w:rStyle w:val="ac"/>
            <w:noProof/>
          </w:rPr>
          <w:t>OtherCCsynchroReport</w:t>
        </w:r>
      </w:hyperlink>
      <w:r>
        <w:rPr>
          <w:rFonts w:hint="eastAsia"/>
        </w:rPr>
        <w:t>. The receiving and storing rules are following:</w:t>
      </w:r>
    </w:p>
    <w:p w:rsidR="008F4B5C" w:rsidP="00FA0FBB" w:rsidRDefault="008F4B5C">
      <w:pPr>
        <w:pStyle w:val="AltX"/>
      </w:pPr>
      <w:r>
        <w:rPr>
          <w:rFonts w:hint="eastAsia"/>
        </w:rPr>
        <w:t>If there is no message from the redundant ATP, or the CRC or vital checksum of this message checked failure, ATP shall discard this message;</w:t>
      </w:r>
    </w:p>
    <w:p w:rsidRPr="00166682" w:rsidR="008F4B5C" w:rsidP="00FA0FBB" w:rsidRDefault="008F4B5C">
      <w:pPr>
        <w:pStyle w:val="AltX"/>
      </w:pPr>
      <w:r>
        <w:rPr>
          <w:rFonts w:hint="eastAsia"/>
        </w:rPr>
        <w:t xml:space="preserve">Otherwise, ATP shall generate the structure of global variable such as </w:t>
      </w:r>
      <w:r>
        <w:fldChar w:fldCharType="begin"/>
      </w:r>
      <w:r>
        <w:instrText xml:space="preserve"> REF ST_SYNCHRO_REPORT \h </w:instrText>
      </w:r>
      <w:r>
        <w:fldChar w:fldCharType="separate"/>
      </w:r>
      <w:r w:rsidRPr="007B38A4" w:rsidR="00DE178B">
        <w:rPr>
          <w:rStyle w:val="DATATYPE"/>
        </w:rPr>
        <w:t>ST_SYNCHRO_REPORT</w:t>
      </w:r>
      <w:r>
        <w:fldChar w:fldCharType="end"/>
      </w:r>
      <w:r>
        <w:rPr>
          <w:rFonts w:hint="eastAsia"/>
        </w:rPr>
        <w:t>.</w:t>
      </w:r>
    </w:p>
    <w:p w:rsidR="008F4B5C" w:rsidP="000C0D62" w:rsidRDefault="008F4B5C">
      <w:pPr>
        <w:pStyle w:val="ReqtifyAltQ"/>
      </w:pPr>
      <w:r w:rsidRPr="008A1414">
        <w:t>#Category=Functional</w:t>
      </w:r>
    </w:p>
    <w:p w:rsidR="008F4B5C" w:rsidP="000C0D62" w:rsidRDefault="008F4B5C">
      <w:pPr>
        <w:pStyle w:val="ReqtifyAltQ"/>
      </w:pPr>
      <w:r w:rsidRPr="008A1414">
        <w:t>#Contribution</w:t>
      </w:r>
      <w:r>
        <w:t>=SIL4</w:t>
      </w:r>
    </w:p>
    <w:p w:rsidR="009328EA" w:rsidP="000C0D62" w:rsidRDefault="008F4B5C">
      <w:pPr>
        <w:pStyle w:val="ReqtifyAltQ"/>
        <w:rPr>
          <w:ins w:author="常鸣" w:date="2014-07-03T14:27:00Z" w:id="515"/>
        </w:rPr>
      </w:pPr>
      <w:del w:author="常鸣" w:date="2014-07-03T14:27:00Z" w:id="516">
        <w:r w:rsidRPr="008A1414" w:rsidDel="009328EA">
          <w:delText>#S</w:delText>
        </w:r>
      </w:del>
      <w:ins w:author="常鸣" w:date="2014-07-03T14:27:00Z" w:id="517">
        <w:r w:rsidR="009328EA">
          <w:t>#Allocation=ATP Software</w:t>
        </w:r>
      </w:ins>
    </w:p>
    <w:p w:rsidR="008F4B5C" w:rsidP="000C0D62" w:rsidRDefault="009328EA">
      <w:pPr>
        <w:pStyle w:val="ReqtifyAltQ"/>
      </w:pPr>
      <w:ins w:author="常鸣" w:date="2014-07-03T14:27:00Z" w:id="518">
        <w:r>
          <w:t>#S</w:t>
        </w:r>
      </w:ins>
      <w:r w:rsidRPr="008A1414" w:rsidR="008F4B5C">
        <w:t>ource=</w:t>
      </w:r>
      <w:r w:rsidRPr="006364EF" w:rsidR="008F4B5C">
        <w:t xml:space="preserve"> </w:t>
      </w:r>
      <w:r w:rsidRPr="009F680B" w:rsidR="008F4B5C">
        <w:t>[iTC_CC-SyAD-0961]</w:t>
      </w:r>
      <w:r w:rsidR="008F4B5C">
        <w:rPr>
          <w:rFonts w:hint="eastAsia"/>
        </w:rPr>
        <w:t xml:space="preserve">, </w:t>
      </w:r>
      <w:r w:rsidRPr="00F00D3C" w:rsidR="008F4B5C">
        <w:t>[iT</w:t>
      </w:r>
      <w:r w:rsidR="008F4B5C">
        <w:t>C_CC-SyAD-096</w:t>
      </w:r>
      <w:r w:rsidR="008F4B5C">
        <w:rPr>
          <w:rFonts w:hint="eastAsia"/>
        </w:rPr>
        <w:t>3</w:t>
      </w:r>
      <w:r w:rsidRPr="00F00D3C" w:rsidR="008F4B5C">
        <w:t>]</w:t>
      </w:r>
      <w:r w:rsidR="008F4B5C">
        <w:rPr>
          <w:rFonts w:hint="eastAsia"/>
        </w:rPr>
        <w:t xml:space="preserve">, </w:t>
      </w:r>
      <w:r w:rsidRPr="00F00D3C" w:rsidR="008F4B5C">
        <w:t>[iTC_CC-SyAD-0964]</w:t>
      </w:r>
      <w:r w:rsidR="008F4B5C">
        <w:rPr>
          <w:rFonts w:hint="eastAsia"/>
        </w:rPr>
        <w:t>, [</w:t>
      </w:r>
      <w:r w:rsidR="008F4B5C">
        <w:t>iTC_CC_ATP_SwHA</w:t>
      </w:r>
      <w:r w:rsidRPr="00CA7F59" w:rsidR="008F4B5C">
        <w:t>-0012</w:t>
      </w:r>
      <w:r w:rsidR="008F4B5C">
        <w:rPr>
          <w:rFonts w:hint="eastAsia"/>
        </w:rPr>
        <w:t xml:space="preserve">], </w:t>
      </w:r>
      <w:r w:rsidRPr="002F43AF" w:rsidR="008F4B5C">
        <w:t>[iTC_CC_</w:t>
      </w:r>
      <w:r w:rsidR="008F4B5C">
        <w:t>ATP_SwHA</w:t>
      </w:r>
      <w:r w:rsidRPr="00F00407" w:rsidR="008F4B5C">
        <w:t>-0161</w:t>
      </w:r>
      <w:r w:rsidR="008F4B5C">
        <w:rPr>
          <w:rFonts w:hint="eastAsia"/>
        </w:rPr>
        <w:t>],</w:t>
      </w:r>
      <w:r w:rsidRPr="002F43AF" w:rsidR="008F4B5C">
        <w:t xml:space="preserve"> [iTC_CC_VLE-2-DVCOM-2-SyID-0046]</w:t>
      </w:r>
      <w:r w:rsidR="008F4B5C">
        <w:rPr>
          <w:rFonts w:hint="eastAsia"/>
        </w:rPr>
        <w:t>,</w:t>
      </w:r>
      <w:r w:rsidRPr="002F43AF" w:rsidR="008F4B5C">
        <w:t xml:space="preserve"> [iTC_CC_VLE-2-DVCOM-</w:t>
      </w:r>
      <w:r w:rsidR="008F4B5C">
        <w:t>2-SyID-004</w:t>
      </w:r>
      <w:r w:rsidR="008F4B5C">
        <w:rPr>
          <w:rFonts w:hint="eastAsia"/>
        </w:rPr>
        <w:t>7</w:t>
      </w:r>
      <w:r w:rsidRPr="002F43AF" w:rsidR="008F4B5C">
        <w:t>]</w:t>
      </w:r>
    </w:p>
    <w:p w:rsidR="008F4B5C" w:rsidP="000C0D62" w:rsidRDefault="008F4B5C">
      <w:pPr>
        <w:pStyle w:val="ReqtifyAltQ"/>
      </w:pPr>
      <w:r w:rsidRPr="008A1414">
        <w:t>[End]</w:t>
      </w:r>
    </w:p>
    <w:p w:rsidR="0081334A" w:rsidP="00C93484" w:rsidRDefault="0081334A">
      <w:pPr>
        <w:pStyle w:val="Reqtify"/>
      </w:pPr>
    </w:p>
    <w:p w:rsidRPr="00EB1321" w:rsidR="0081334A" w:rsidP="00C93484" w:rsidRDefault="0081334A">
      <w:pPr>
        <w:pStyle w:val="Reqtify"/>
      </w:pPr>
    </w:p>
    <w:p w:rsidR="00262159" w:rsidP="00934391" w:rsidRDefault="00262159">
      <w:pPr>
        <w:pStyle w:val="3"/>
      </w:pPr>
      <w:r>
        <w:rPr>
          <w:rFonts w:hint="eastAsia"/>
        </w:rPr>
        <w:t>Software compatibility</w:t>
      </w:r>
    </w:p>
    <w:p w:rsidR="00262159" w:rsidP="00C93484" w:rsidRDefault="00CE1DC2">
      <w:pPr>
        <w:pStyle w:val="Reqtify"/>
      </w:pPr>
      <w:r>
        <w:rPr>
          <w:rFonts w:hint="eastAsia"/>
        </w:rPr>
        <w:t>N/A</w:t>
      </w:r>
    </w:p>
    <w:p w:rsidR="00262159" w:rsidP="00934391" w:rsidRDefault="00262159">
      <w:pPr>
        <w:pStyle w:val="3"/>
      </w:pPr>
      <w:r>
        <w:rPr>
          <w:rFonts w:hint="eastAsia"/>
        </w:rPr>
        <w:t>Hardware compatibility</w:t>
      </w:r>
    </w:p>
    <w:p w:rsidR="00262159" w:rsidP="00C93484" w:rsidRDefault="00CE1DC2">
      <w:pPr>
        <w:pStyle w:val="Reqtify"/>
      </w:pPr>
      <w:r>
        <w:rPr>
          <w:rFonts w:hint="eastAsia"/>
        </w:rPr>
        <w:t>N/A</w:t>
      </w:r>
    </w:p>
    <w:p w:rsidR="00262159" w:rsidP="00934391" w:rsidRDefault="00262159">
      <w:pPr>
        <w:pStyle w:val="3"/>
      </w:pPr>
      <w:r>
        <w:rPr>
          <w:rFonts w:hint="eastAsia"/>
        </w:rPr>
        <w:t>Implicit choices and justification</w:t>
      </w:r>
    </w:p>
    <w:p w:rsidR="00262159" w:rsidP="00C93484" w:rsidRDefault="00CE1DC2">
      <w:pPr>
        <w:pStyle w:val="Reqtify"/>
      </w:pPr>
      <w:r>
        <w:rPr>
          <w:rFonts w:hint="eastAsia"/>
        </w:rPr>
        <w:t>N/A</w:t>
      </w:r>
    </w:p>
    <w:p w:rsidR="004A53DA" w:rsidP="00964578" w:rsidRDefault="004A53DA"/>
    <w:p w:rsidR="004A53DA" w:rsidP="00F23398" w:rsidRDefault="00695E5B">
      <w:pPr>
        <w:pStyle w:val="2"/>
        <w:ind w:left="756" w:hanging="756"/>
      </w:pPr>
      <w:bookmarkStart w:name="_Toc340989169" w:id="519"/>
      <w:bookmarkStart w:name="_Toc340991872" w:id="520"/>
      <w:bookmarkStart w:name="_Toc341005124" w:id="521"/>
      <w:bookmarkStart w:name="_Toc341012880" w:id="522"/>
      <w:bookmarkStart w:name="_Toc341019810" w:id="523"/>
      <w:bookmarkStart w:name="_Toc348357022" w:id="524"/>
      <w:bookmarkStart w:name="_Ref348805131" w:id="525"/>
      <w:bookmarkStart w:name="_Toc349030435" w:id="526"/>
      <w:bookmarkStart w:name="_Toc347566568" w:id="527"/>
      <w:bookmarkStart w:name="_Toc345689233" w:id="528"/>
      <w:bookmarkStart w:name="_Toc376182934" w:id="529"/>
      <w:bookmarkStart w:name="_Toc392229913" w:id="530"/>
      <w:bookmarkEnd w:id="519"/>
      <w:bookmarkEnd w:id="520"/>
      <w:bookmarkEnd w:id="521"/>
      <w:bookmarkEnd w:id="522"/>
      <w:bookmarkEnd w:id="523"/>
      <w:r>
        <w:rPr>
          <w:rFonts w:hint="eastAsia"/>
        </w:rPr>
        <w:lastRenderedPageBreak/>
        <w:t>Interface</w:t>
      </w:r>
      <w:r w:rsidR="004A53DA">
        <w:rPr>
          <w:rFonts w:hint="eastAsia"/>
        </w:rPr>
        <w:t xml:space="preserve"> with VIOM</w:t>
      </w:r>
      <w:bookmarkEnd w:id="524"/>
      <w:bookmarkEnd w:id="525"/>
      <w:bookmarkEnd w:id="526"/>
      <w:bookmarkEnd w:id="527"/>
      <w:bookmarkEnd w:id="528"/>
      <w:bookmarkEnd w:id="529"/>
      <w:bookmarkEnd w:id="530"/>
    </w:p>
    <w:p w:rsidR="00CE1DC2" w:rsidP="00934391" w:rsidRDefault="00CE1DC2">
      <w:pPr>
        <w:pStyle w:val="3"/>
      </w:pPr>
      <w:r>
        <w:rPr>
          <w:rFonts w:hint="eastAsia"/>
        </w:rPr>
        <w:t>Role of interface</w:t>
      </w:r>
    </w:p>
    <w:p w:rsidRPr="00D54321" w:rsidR="00D54321" w:rsidP="00C93484" w:rsidRDefault="00D54321">
      <w:pPr>
        <w:pStyle w:val="Reqtify"/>
      </w:pPr>
      <w:r>
        <w:rPr>
          <w:rFonts w:hint="eastAsia"/>
        </w:rPr>
        <w:t>本接口用于</w:t>
      </w:r>
      <w:r>
        <w:rPr>
          <w:rFonts w:hint="eastAsia"/>
        </w:rPr>
        <w:t>ATP</w:t>
      </w:r>
      <w:r>
        <w:rPr>
          <w:rFonts w:hint="eastAsia"/>
        </w:rPr>
        <w:t>通过</w:t>
      </w:r>
      <w:r>
        <w:rPr>
          <w:rFonts w:hint="eastAsia"/>
        </w:rPr>
        <w:t>DVCOM</w:t>
      </w:r>
      <w:r>
        <w:rPr>
          <w:rFonts w:hint="eastAsia"/>
        </w:rPr>
        <w:t>板接收来自</w:t>
      </w:r>
      <w:r>
        <w:rPr>
          <w:rFonts w:hint="eastAsia"/>
        </w:rPr>
        <w:t>VIOM</w:t>
      </w:r>
      <w:r>
        <w:rPr>
          <w:rFonts w:hint="eastAsia"/>
        </w:rPr>
        <w:t>采集的车辆输入信息，并将计算得到的车辆控制命令通过该接口发送给</w:t>
      </w:r>
      <w:r>
        <w:rPr>
          <w:rFonts w:hint="eastAsia"/>
        </w:rPr>
        <w:t>VIOM</w:t>
      </w:r>
      <w:r>
        <w:rPr>
          <w:rFonts w:hint="eastAsia"/>
        </w:rPr>
        <w:t>。</w:t>
      </w:r>
    </w:p>
    <w:p w:rsidR="00D54321" w:rsidP="00C93484" w:rsidRDefault="00D54321">
      <w:pPr>
        <w:pStyle w:val="Reqtify"/>
      </w:pPr>
    </w:p>
    <w:p w:rsidR="00CC6C80" w:rsidP="00CC6C80" w:rsidRDefault="00CC6C80">
      <w:pPr>
        <w:pStyle w:val="ReqtifyAltR"/>
      </w:pPr>
      <w:r>
        <w:t>[iTC_CC_ATP-S</w:t>
      </w:r>
      <w:r>
        <w:rPr>
          <w:rFonts w:hint="eastAsia"/>
        </w:rPr>
        <w:t>w</w:t>
      </w:r>
      <w:r>
        <w:t>RS-</w:t>
      </w:r>
      <w:r>
        <w:rPr>
          <w:rFonts w:hint="eastAsia"/>
        </w:rPr>
        <w:t>0603</w:t>
      </w:r>
      <w:r>
        <w:t>]</w:t>
      </w:r>
    </w:p>
    <w:p w:rsidR="00CC6C80" w:rsidP="00C93484" w:rsidRDefault="00CC6C80">
      <w:pPr>
        <w:pStyle w:val="Reqtify"/>
      </w:pPr>
      <w:r>
        <w:rPr>
          <w:rFonts w:hint="eastAsia"/>
        </w:rPr>
        <w:t>ATP</w:t>
      </w:r>
      <w:r>
        <w:rPr>
          <w:rFonts w:hint="eastAsia"/>
        </w:rPr>
        <w:t>与</w:t>
      </w:r>
      <w:r>
        <w:rPr>
          <w:rFonts w:hint="eastAsia"/>
        </w:rPr>
        <w:t>VIOM</w:t>
      </w:r>
      <w:r>
        <w:rPr>
          <w:rFonts w:hint="eastAsia"/>
        </w:rPr>
        <w:t>的接口应当遵循文档</w:t>
      </w:r>
      <w:r>
        <w:fldChar w:fldCharType="begin"/>
      </w:r>
      <w:r>
        <w:instrText xml:space="preserve"> </w:instrText>
      </w:r>
      <w:r>
        <w:rPr>
          <w:rFonts w:hint="eastAsia"/>
        </w:rPr>
        <w:instrText>REF _Ref277776148 \w \h</w:instrText>
      </w:r>
      <w:r>
        <w:instrText xml:space="preserve"> </w:instrText>
      </w:r>
      <w:r>
        <w:fldChar w:fldCharType="separate"/>
      </w:r>
      <w:r w:rsidR="00DE178B">
        <w:t>[REF5]</w:t>
      </w:r>
      <w:r>
        <w:fldChar w:fldCharType="end"/>
      </w:r>
      <w:r>
        <w:rPr>
          <w:rFonts w:hint="eastAsia"/>
        </w:rPr>
        <w:t>描述</w:t>
      </w:r>
      <w:r w:rsidR="007B084E">
        <w:rPr>
          <w:rFonts w:hint="eastAsia"/>
        </w:rPr>
        <w:t>，通信配置来自</w:t>
      </w:r>
      <w:r w:rsidR="007B084E">
        <w:fldChar w:fldCharType="begin"/>
      </w:r>
      <w:r w:rsidR="007B084E">
        <w:instrText xml:space="preserve"> </w:instrText>
      </w:r>
      <w:r w:rsidR="007B084E">
        <w:rPr>
          <w:rFonts w:hint="eastAsia"/>
        </w:rPr>
        <w:instrText>REF _Ref305075755 \w \h</w:instrText>
      </w:r>
      <w:r w:rsidR="007B084E">
        <w:instrText xml:space="preserve"> </w:instrText>
      </w:r>
      <w:r w:rsidR="007B084E">
        <w:fldChar w:fldCharType="separate"/>
      </w:r>
      <w:r w:rsidR="00DE178B">
        <w:t>[REF11]</w:t>
      </w:r>
      <w:r w:rsidR="007B084E">
        <w:fldChar w:fldCharType="end"/>
      </w:r>
      <w:r w:rsidR="007B084E">
        <w:rPr>
          <w:rFonts w:hint="eastAsia"/>
        </w:rPr>
        <w:t>。</w:t>
      </w:r>
    </w:p>
    <w:p w:rsidR="00CC6C80" w:rsidP="00C93484" w:rsidRDefault="00CC6C80">
      <w:pPr>
        <w:pStyle w:val="Reqtify"/>
      </w:pPr>
      <w:r>
        <w:rPr>
          <w:rFonts w:hint="eastAsia"/>
        </w:rPr>
        <w:t xml:space="preserve">The interface between ATP and </w:t>
      </w:r>
      <w:r w:rsidR="00C66E44">
        <w:rPr>
          <w:rFonts w:hint="eastAsia"/>
        </w:rPr>
        <w:t xml:space="preserve">VIOM </w:t>
      </w:r>
      <w:r>
        <w:rPr>
          <w:rFonts w:hint="eastAsia"/>
        </w:rPr>
        <w:t xml:space="preserve">shall be compliant with </w:t>
      </w:r>
      <w:r>
        <w:fldChar w:fldCharType="begin"/>
      </w:r>
      <w:r>
        <w:instrText xml:space="preserve"> </w:instrText>
      </w:r>
      <w:r>
        <w:rPr>
          <w:rFonts w:hint="eastAsia"/>
        </w:rPr>
        <w:instrText>REF _Ref277776148 \w \h</w:instrText>
      </w:r>
      <w:r>
        <w:instrText xml:space="preserve"> </w:instrText>
      </w:r>
      <w:r>
        <w:fldChar w:fldCharType="separate"/>
      </w:r>
      <w:r w:rsidR="00DE178B">
        <w:t>[REF5]</w:t>
      </w:r>
      <w:r>
        <w:fldChar w:fldCharType="end"/>
      </w:r>
      <w:r>
        <w:rPr>
          <w:rFonts w:hint="eastAsia"/>
        </w:rPr>
        <w:t xml:space="preserve"> document.</w:t>
      </w:r>
    </w:p>
    <w:p w:rsidR="00CC6C80" w:rsidP="000C0D62" w:rsidRDefault="00CC6C80">
      <w:pPr>
        <w:pStyle w:val="ReqtifyAltQ"/>
      </w:pPr>
      <w:r w:rsidRPr="008A1414">
        <w:t>#Category=Functional</w:t>
      </w:r>
    </w:p>
    <w:p w:rsidRPr="008A1414" w:rsidR="00CC6C80" w:rsidP="000C0D62" w:rsidRDefault="00CC6C80">
      <w:pPr>
        <w:pStyle w:val="ReqtifyAltQ"/>
      </w:pPr>
      <w:r w:rsidRPr="00286007">
        <w:t>#Contribution=SIL</w:t>
      </w:r>
      <w:r>
        <w:rPr>
          <w:rFonts w:hint="eastAsia"/>
        </w:rPr>
        <w:t>4</w:t>
      </w:r>
    </w:p>
    <w:p w:rsidR="009328EA" w:rsidP="000C0D62" w:rsidRDefault="00CC6C80">
      <w:pPr>
        <w:pStyle w:val="ReqtifyAltQ"/>
        <w:rPr>
          <w:ins w:author="常鸣" w:date="2014-07-03T14:27:00Z" w:id="531"/>
        </w:rPr>
      </w:pPr>
      <w:del w:author="常鸣" w:date="2014-07-03T14:27:00Z" w:id="532">
        <w:r w:rsidRPr="008A1414" w:rsidDel="009328EA">
          <w:delText>#S</w:delText>
        </w:r>
      </w:del>
      <w:ins w:author="常鸣" w:date="2014-07-03T14:27:00Z" w:id="533">
        <w:r w:rsidR="009328EA">
          <w:t>#Allocation=ATP Software</w:t>
        </w:r>
      </w:ins>
    </w:p>
    <w:p w:rsidRPr="008A1414" w:rsidR="00CC6C80" w:rsidP="000C0D62" w:rsidRDefault="009328EA">
      <w:pPr>
        <w:pStyle w:val="ReqtifyAltQ"/>
      </w:pPr>
      <w:ins w:author="常鸣" w:date="2014-07-03T14:27:00Z" w:id="534">
        <w:r>
          <w:t>#S</w:t>
        </w:r>
      </w:ins>
      <w:r w:rsidRPr="008A1414" w:rsidR="00CC6C80">
        <w:t>ource=</w:t>
      </w:r>
      <w:r w:rsidRPr="00FE54DC" w:rsidR="00CC6C80">
        <w:t>[iTC_CC-SyAD-</w:t>
      </w:r>
      <w:r w:rsidRPr="00FE54DC" w:rsidR="00CC6C80">
        <w:rPr>
          <w:rFonts w:hint="eastAsia"/>
        </w:rPr>
        <w:t>0067]</w:t>
      </w:r>
      <w:r w:rsidR="00CC6C80">
        <w:rPr>
          <w:rFonts w:hint="eastAsia"/>
        </w:rPr>
        <w:t>,</w:t>
      </w:r>
      <w:r w:rsidRPr="00FE54DC" w:rsidR="00CC6C80">
        <w:t xml:space="preserve"> [iTC_CC-SyAD-</w:t>
      </w:r>
      <w:r w:rsidRPr="00FE54DC" w:rsidR="00CC6C80">
        <w:rPr>
          <w:rFonts w:hint="eastAsia"/>
        </w:rPr>
        <w:t>00</w:t>
      </w:r>
      <w:r w:rsidR="00CC6C80">
        <w:rPr>
          <w:rFonts w:hint="eastAsia"/>
        </w:rPr>
        <w:t>68</w:t>
      </w:r>
      <w:r w:rsidRPr="00FE54DC" w:rsidR="00CC6C80">
        <w:rPr>
          <w:rFonts w:hint="eastAsia"/>
        </w:rPr>
        <w:t>]</w:t>
      </w:r>
      <w:r w:rsidR="00CC6C80">
        <w:rPr>
          <w:rFonts w:hint="eastAsia"/>
        </w:rPr>
        <w:t>,</w:t>
      </w:r>
      <w:r w:rsidRPr="00AD1CEA" w:rsidR="00CC6C80">
        <w:t xml:space="preserve"> [iTC_CC_VLE-2-DVCOM-2-SyID-0001]</w:t>
      </w:r>
      <w:r w:rsidR="00CC6C80">
        <w:rPr>
          <w:rFonts w:hint="eastAsia"/>
        </w:rPr>
        <w:t>,</w:t>
      </w:r>
      <w:r w:rsidRPr="00AD1CEA" w:rsidR="00CC6C80">
        <w:t xml:space="preserve"> [iTC_CC_VLE-2-DVCOM-2-SyID-0002]</w:t>
      </w:r>
      <w:r w:rsidR="00CC6C80">
        <w:rPr>
          <w:rFonts w:hint="eastAsia"/>
        </w:rPr>
        <w:t>,</w:t>
      </w:r>
      <w:r w:rsidRPr="00AD1CEA" w:rsidR="00CC6C80">
        <w:t xml:space="preserve"> [iTC_CC_VLE-2-DVCOM-2-SyID-0005]</w:t>
      </w:r>
      <w:r w:rsidR="00CC6C80">
        <w:rPr>
          <w:rFonts w:hint="eastAsia"/>
        </w:rPr>
        <w:t>,</w:t>
      </w:r>
      <w:r w:rsidRPr="00AD1CEA" w:rsidR="00CC6C80">
        <w:t xml:space="preserve"> [iTC_CC_VLE-2-DVCOM-2-SyID-0006]</w:t>
      </w:r>
      <w:r w:rsidR="00CC6C80">
        <w:rPr>
          <w:rFonts w:hint="eastAsia"/>
        </w:rPr>
        <w:t>,</w:t>
      </w:r>
      <w:r w:rsidRPr="00AD1CEA" w:rsidR="00CC6C80">
        <w:t xml:space="preserve"> [iTC_CC_VLE-2-DVCOM-2-SyID-0007]</w:t>
      </w:r>
      <w:r w:rsidR="00CC6C80">
        <w:rPr>
          <w:rFonts w:hint="eastAsia"/>
        </w:rPr>
        <w:t>,</w:t>
      </w:r>
      <w:r w:rsidRPr="00AD1CEA" w:rsidR="00CC6C80">
        <w:t xml:space="preserve"> [iTC_CC_VLE-2-DVCOM-2-SyID-0008]</w:t>
      </w:r>
      <w:r w:rsidR="00CC6C80">
        <w:rPr>
          <w:rFonts w:hint="eastAsia"/>
        </w:rPr>
        <w:t>,</w:t>
      </w:r>
      <w:r w:rsidRPr="00AD1CEA" w:rsidR="00CC6C80">
        <w:t xml:space="preserve"> [iTC_CC_VLE-2-DVCOM-2-SyID-0009]</w:t>
      </w:r>
      <w:r w:rsidR="00CC6C80">
        <w:rPr>
          <w:rFonts w:hint="eastAsia"/>
        </w:rPr>
        <w:t>,</w:t>
      </w:r>
      <w:r w:rsidRPr="00AD1CEA" w:rsidR="00CC6C80">
        <w:t xml:space="preserve"> [iTC_CC_VLE-2-DVCOM-2-SyID-0010]</w:t>
      </w:r>
      <w:r w:rsidR="00CC6C80">
        <w:rPr>
          <w:rFonts w:hint="eastAsia"/>
        </w:rPr>
        <w:t xml:space="preserve">, </w:t>
      </w:r>
      <w:r w:rsidRPr="00AD1CEA" w:rsidR="00CC6C80">
        <w:t>[iTC_CC_VLE-2-DVCOM-2-SyID-0067]</w:t>
      </w:r>
      <w:r w:rsidR="00CC6C80">
        <w:rPr>
          <w:rFonts w:hint="eastAsia"/>
        </w:rPr>
        <w:t>,</w:t>
      </w:r>
      <w:r w:rsidRPr="00AD1CEA" w:rsidR="00CC6C80">
        <w:t xml:space="preserve"> [iTC_CC_VLE-2-DVCOM-2-SyID-0068]</w:t>
      </w:r>
      <w:r w:rsidR="00CC6C80">
        <w:rPr>
          <w:rFonts w:hint="eastAsia"/>
        </w:rPr>
        <w:t>,</w:t>
      </w:r>
      <w:r w:rsidRPr="00AD1CEA" w:rsidR="00CC6C80">
        <w:t xml:space="preserve"> [iTC_CC_VLE-2-DVCOM-2-SyID-0070]</w:t>
      </w:r>
      <w:r w:rsidR="00CC6C80">
        <w:rPr>
          <w:rFonts w:hint="eastAsia"/>
        </w:rPr>
        <w:t>,</w:t>
      </w:r>
      <w:r w:rsidRPr="00AD1CEA" w:rsidR="00CC6C80">
        <w:t xml:space="preserve"> </w:t>
      </w:r>
      <w:r w:rsidRPr="00AD1CEA" w:rsidR="0081001C">
        <w:t>[iTC_CC_VLE-2-DVCOM-2-SyID-00</w:t>
      </w:r>
      <w:r w:rsidR="0081001C">
        <w:rPr>
          <w:rFonts w:hint="eastAsia"/>
        </w:rPr>
        <w:t>60</w:t>
      </w:r>
      <w:r w:rsidRPr="00AD1CEA" w:rsidR="0081001C">
        <w:t>]</w:t>
      </w:r>
      <w:r w:rsidR="0081001C">
        <w:rPr>
          <w:rFonts w:hint="eastAsia"/>
        </w:rPr>
        <w:t>,</w:t>
      </w:r>
      <w:r w:rsidRPr="00AD1CEA" w:rsidR="0081001C">
        <w:t xml:space="preserve"> </w:t>
      </w:r>
      <w:r w:rsidRPr="00AD1CEA" w:rsidR="00CC6C80">
        <w:t>[iTC_CC_VLE-2-DVCOM-2-SyID-0011]</w:t>
      </w:r>
      <w:r w:rsidR="00CC6C80">
        <w:rPr>
          <w:rFonts w:hint="eastAsia"/>
        </w:rPr>
        <w:t>,</w:t>
      </w:r>
      <w:r w:rsidRPr="00AD1CEA" w:rsidR="00CC6C80">
        <w:t xml:space="preserve"> [iTC_CC_VLE-2-DVCOM-2-SyID-0074]</w:t>
      </w:r>
      <w:r w:rsidR="00CC6C80">
        <w:rPr>
          <w:rFonts w:hint="eastAsia"/>
        </w:rPr>
        <w:t>,</w:t>
      </w:r>
      <w:r w:rsidRPr="0081001C" w:rsidR="0081001C">
        <w:t xml:space="preserve"> </w:t>
      </w:r>
      <w:r w:rsidRPr="00AD1CEA" w:rsidR="0081001C">
        <w:t>[iTC_CC_VLE-2-DVCOM-2-SyID-007</w:t>
      </w:r>
      <w:r w:rsidR="0081001C">
        <w:rPr>
          <w:rFonts w:hint="eastAsia"/>
        </w:rPr>
        <w:t>2</w:t>
      </w:r>
      <w:r w:rsidRPr="00AD1CEA" w:rsidR="0081001C">
        <w:t>]</w:t>
      </w:r>
      <w:r w:rsidR="0081001C">
        <w:rPr>
          <w:rFonts w:hint="eastAsia"/>
        </w:rPr>
        <w:t>,</w:t>
      </w:r>
      <w:r w:rsidRPr="0081001C" w:rsidR="0081001C">
        <w:t xml:space="preserve"> </w:t>
      </w:r>
      <w:r w:rsidRPr="00AD1CEA" w:rsidR="0081001C">
        <w:t>[iTC_CC_VLE-2-DVCOM-2-SyID-00</w:t>
      </w:r>
      <w:r w:rsidR="0081001C">
        <w:rPr>
          <w:rFonts w:hint="eastAsia"/>
        </w:rPr>
        <w:t>16</w:t>
      </w:r>
      <w:r w:rsidRPr="00AD1CEA" w:rsidR="0081001C">
        <w:t>]</w:t>
      </w:r>
      <w:r w:rsidR="0081001C">
        <w:rPr>
          <w:rFonts w:hint="eastAsia"/>
        </w:rPr>
        <w:t>,</w:t>
      </w:r>
      <w:r w:rsidRPr="00A14974" w:rsidR="00CC6C80">
        <w:t xml:space="preserve"> [iTC_CC_VLE-2-DVCOM-2-SyID-0075]</w:t>
      </w:r>
      <w:r w:rsidR="00CC6C80">
        <w:rPr>
          <w:rFonts w:hint="eastAsia"/>
        </w:rPr>
        <w:t>,</w:t>
      </w:r>
      <w:r w:rsidRPr="00A14974" w:rsidR="00CC6C80">
        <w:t xml:space="preserve"> </w:t>
      </w:r>
      <w:r w:rsidR="00CC6C80">
        <w:t>[iTC_CC_VLE-2-DVCOM-2-SyID-007</w:t>
      </w:r>
      <w:r w:rsidR="00CC6C80">
        <w:rPr>
          <w:rFonts w:hint="eastAsia"/>
        </w:rPr>
        <w:t>6</w:t>
      </w:r>
      <w:r w:rsidRPr="00A14974" w:rsidR="00CC6C80">
        <w:t>]</w:t>
      </w:r>
      <w:r w:rsidR="00CC6C80">
        <w:rPr>
          <w:rFonts w:hint="eastAsia"/>
        </w:rPr>
        <w:t>,</w:t>
      </w:r>
      <w:r w:rsidRPr="00A14974" w:rsidR="00CC6C80">
        <w:t xml:space="preserve"> </w:t>
      </w:r>
      <w:r w:rsidR="00CC6C80">
        <w:t>[iTC_CC_VLE-2-DVCOM-2-SyID-007</w:t>
      </w:r>
      <w:r w:rsidR="00CC6C80">
        <w:rPr>
          <w:rFonts w:hint="eastAsia"/>
        </w:rPr>
        <w:t>7</w:t>
      </w:r>
      <w:r w:rsidRPr="00A14974" w:rsidR="00CC6C80">
        <w:t>]</w:t>
      </w:r>
      <w:r w:rsidRPr="007B084E" w:rsidR="007B084E">
        <w:rPr>
          <w:rFonts w:hint="eastAsia"/>
        </w:rPr>
        <w:t xml:space="preserve"> </w:t>
      </w:r>
      <w:r w:rsidR="007B084E">
        <w:rPr>
          <w:rFonts w:hint="eastAsia"/>
        </w:rPr>
        <w:t xml:space="preserve">, </w:t>
      </w:r>
      <w:r w:rsidRPr="006D2F5D" w:rsidR="007B084E">
        <w:t>[</w:t>
      </w:r>
      <w:r w:rsidR="007B084E">
        <w:rPr>
          <w:rFonts w:hint="eastAsia"/>
        </w:rPr>
        <w:t>iTC_CC_ATP-Offline-SyID-0012</w:t>
      </w:r>
      <w:r w:rsidRPr="006D2F5D" w:rsidR="007B084E">
        <w:t>]</w:t>
      </w:r>
      <w:r w:rsidR="007B084E">
        <w:rPr>
          <w:rFonts w:hint="eastAsia"/>
        </w:rPr>
        <w:t>,</w:t>
      </w:r>
      <w:r w:rsidRPr="007B084E" w:rsidR="007B084E">
        <w:t xml:space="preserve"> </w:t>
      </w:r>
      <w:r w:rsidRPr="006D2F5D" w:rsidR="007B084E">
        <w:t>[</w:t>
      </w:r>
      <w:r w:rsidR="007B084E">
        <w:rPr>
          <w:rFonts w:hint="eastAsia"/>
        </w:rPr>
        <w:t>iTC_CC_ATP-Offline-SyID-0013</w:t>
      </w:r>
      <w:r w:rsidRPr="006D2F5D" w:rsidR="007B084E">
        <w:t>]</w:t>
      </w:r>
    </w:p>
    <w:p w:rsidR="00CC6C80" w:rsidP="000C0D62" w:rsidRDefault="00CC6C80">
      <w:pPr>
        <w:pStyle w:val="ReqtifyAltQ"/>
      </w:pPr>
      <w:r w:rsidRPr="008A1414">
        <w:t>[End]</w:t>
      </w:r>
    </w:p>
    <w:p w:rsidR="00D54321" w:rsidP="00C93484" w:rsidRDefault="00D54321">
      <w:pPr>
        <w:pStyle w:val="Reqtify"/>
      </w:pPr>
    </w:p>
    <w:p w:rsidRPr="00D54321" w:rsidR="00D54321" w:rsidP="00934391" w:rsidRDefault="00D54321">
      <w:pPr>
        <w:pStyle w:val="3"/>
      </w:pPr>
      <w:r>
        <w:rPr>
          <w:rFonts w:hint="eastAsia"/>
        </w:rPr>
        <w:t xml:space="preserve">Physical level </w:t>
      </w:r>
    </w:p>
    <w:p w:rsidR="00D54321" w:rsidP="00C93484" w:rsidRDefault="00D54321">
      <w:pPr>
        <w:pStyle w:val="Reqtify"/>
      </w:pPr>
      <w:r>
        <w:rPr>
          <w:rFonts w:hint="eastAsia"/>
        </w:rPr>
        <w:t>见文档</w:t>
      </w:r>
      <w:r>
        <w:fldChar w:fldCharType="begin"/>
      </w:r>
      <w:r>
        <w:instrText xml:space="preserve"> </w:instrText>
      </w:r>
      <w:r>
        <w:rPr>
          <w:rFonts w:hint="eastAsia"/>
        </w:rPr>
        <w:instrText>REF _Ref277776148 \w \h</w:instrText>
      </w:r>
      <w:r>
        <w:instrText xml:space="preserve"> </w:instrText>
      </w:r>
      <w:r>
        <w:fldChar w:fldCharType="separate"/>
      </w:r>
      <w:r w:rsidR="00DE178B">
        <w:t>[REF5]</w:t>
      </w:r>
      <w:r>
        <w:fldChar w:fldCharType="end"/>
      </w:r>
      <w:r>
        <w:rPr>
          <w:rFonts w:hint="eastAsia"/>
        </w:rPr>
        <w:t>描述。</w:t>
      </w:r>
    </w:p>
    <w:p w:rsidRPr="00D54321" w:rsidR="00D54321" w:rsidP="00934391" w:rsidRDefault="00D54321">
      <w:pPr>
        <w:pStyle w:val="3"/>
      </w:pPr>
      <w:r>
        <w:rPr>
          <w:rFonts w:hint="eastAsia"/>
        </w:rPr>
        <w:t>Protocol level</w:t>
      </w:r>
    </w:p>
    <w:p w:rsidR="00D54321" w:rsidP="00C93484" w:rsidRDefault="00D54321">
      <w:pPr>
        <w:pStyle w:val="Reqtify"/>
      </w:pPr>
      <w:r>
        <w:rPr>
          <w:rFonts w:hint="eastAsia"/>
        </w:rPr>
        <w:t>见文档</w:t>
      </w:r>
      <w:r>
        <w:fldChar w:fldCharType="begin"/>
      </w:r>
      <w:r>
        <w:instrText xml:space="preserve"> </w:instrText>
      </w:r>
      <w:r>
        <w:rPr>
          <w:rFonts w:hint="eastAsia"/>
        </w:rPr>
        <w:instrText>REF _Ref277776148 \w \h</w:instrText>
      </w:r>
      <w:r>
        <w:instrText xml:space="preserve"> </w:instrText>
      </w:r>
      <w:r>
        <w:fldChar w:fldCharType="separate"/>
      </w:r>
      <w:r w:rsidR="00DE178B">
        <w:t>[REF5]</w:t>
      </w:r>
      <w:r>
        <w:fldChar w:fldCharType="end"/>
      </w:r>
      <w:r>
        <w:rPr>
          <w:rFonts w:hint="eastAsia"/>
        </w:rPr>
        <w:t>描述。</w:t>
      </w:r>
    </w:p>
    <w:p w:rsidR="00262159" w:rsidP="00C93484" w:rsidRDefault="00262159">
      <w:pPr>
        <w:pStyle w:val="Reqtify"/>
      </w:pPr>
    </w:p>
    <w:p w:rsidR="00262159" w:rsidP="00934391" w:rsidRDefault="00262159">
      <w:pPr>
        <w:pStyle w:val="3"/>
      </w:pPr>
      <w:r>
        <w:rPr>
          <w:rFonts w:hint="eastAsia"/>
        </w:rPr>
        <w:t>Application level</w:t>
      </w:r>
    </w:p>
    <w:p w:rsidR="006A7242" w:rsidP="00C93484" w:rsidRDefault="006A7242">
      <w:pPr>
        <w:pStyle w:val="Reqtify"/>
      </w:pPr>
    </w:p>
    <w:p w:rsidRPr="00D54321" w:rsidR="006A7242" w:rsidP="0012674A" w:rsidRDefault="006A7242">
      <w:pPr>
        <w:pStyle w:val="4"/>
      </w:pPr>
      <w:r>
        <w:rPr>
          <w:rFonts w:hint="eastAsia"/>
        </w:rPr>
        <w:t>VIOM-&gt;ATP</w:t>
      </w:r>
    </w:p>
    <w:p w:rsidR="006A7242" w:rsidP="00C93484" w:rsidRDefault="00EF1A97">
      <w:pPr>
        <w:pStyle w:val="Reqtify"/>
      </w:pPr>
      <w:r>
        <w:rPr>
          <w:rFonts w:hint="eastAsia"/>
        </w:rPr>
        <w:t>根据</w:t>
      </w:r>
      <w:r>
        <w:fldChar w:fldCharType="begin"/>
      </w:r>
      <w:r>
        <w:instrText xml:space="preserve"> </w:instrText>
      </w:r>
      <w:r>
        <w:rPr>
          <w:rFonts w:hint="eastAsia"/>
        </w:rPr>
        <w:instrText>REF _Ref277776148 \w \h</w:instrText>
      </w:r>
      <w:r>
        <w:instrText xml:space="preserve"> </w:instrText>
      </w:r>
      <w:r>
        <w:fldChar w:fldCharType="separate"/>
      </w:r>
      <w:r w:rsidR="00DE178B">
        <w:t>[REF5]</w:t>
      </w:r>
      <w:r>
        <w:fldChar w:fldCharType="end"/>
      </w:r>
      <w:r>
        <w:rPr>
          <w:rFonts w:hint="eastAsia"/>
        </w:rPr>
        <w:t>，</w:t>
      </w:r>
      <w:r w:rsidR="006A7242">
        <w:rPr>
          <w:rFonts w:hint="eastAsia"/>
        </w:rPr>
        <w:t>ATP</w:t>
      </w:r>
      <w:r w:rsidR="006A7242">
        <w:rPr>
          <w:rFonts w:hint="eastAsia"/>
        </w:rPr>
        <w:t>通过</w:t>
      </w:r>
      <w:r w:rsidR="006A7242">
        <w:rPr>
          <w:rFonts w:hint="eastAsia"/>
        </w:rPr>
        <w:t>CCNV</w:t>
      </w:r>
      <w:r w:rsidR="000C0D62">
        <w:rPr>
          <w:rFonts w:hint="eastAsia"/>
        </w:rPr>
        <w:t>接收来自两端驾驶室共</w:t>
      </w:r>
      <w:r w:rsidR="006A7242">
        <w:rPr>
          <w:rFonts w:hint="eastAsia"/>
        </w:rPr>
        <w:t>4</w:t>
      </w:r>
      <w:r w:rsidR="006A7242">
        <w:rPr>
          <w:rFonts w:hint="eastAsia"/>
        </w:rPr>
        <w:t>个</w:t>
      </w:r>
      <w:r w:rsidR="006A7242">
        <w:rPr>
          <w:rFonts w:hint="eastAsia"/>
        </w:rPr>
        <w:t>VIOM</w:t>
      </w:r>
      <w:r w:rsidR="006A7242">
        <w:rPr>
          <w:rFonts w:hint="eastAsia"/>
        </w:rPr>
        <w:t>的安全输入端口状态。对于同一端的</w:t>
      </w:r>
      <w:r w:rsidR="006A7242">
        <w:rPr>
          <w:rFonts w:hint="eastAsia"/>
        </w:rPr>
        <w:t>2</w:t>
      </w:r>
      <w:r w:rsidR="006A7242">
        <w:rPr>
          <w:rFonts w:hint="eastAsia"/>
        </w:rPr>
        <w:t>个</w:t>
      </w:r>
      <w:r w:rsidR="006A7242">
        <w:rPr>
          <w:rFonts w:hint="eastAsia"/>
        </w:rPr>
        <w:t>VIOM</w:t>
      </w:r>
      <w:r w:rsidR="006A7242">
        <w:rPr>
          <w:rFonts w:hint="eastAsia"/>
        </w:rPr>
        <w:t>，呈冗余关系，只要二者间有一个采到某路输入为真，则</w:t>
      </w:r>
      <w:r w:rsidR="006A7242">
        <w:rPr>
          <w:rFonts w:hint="eastAsia"/>
        </w:rPr>
        <w:t>ATP</w:t>
      </w:r>
      <w:r w:rsidR="006A7242">
        <w:rPr>
          <w:rFonts w:hint="eastAsia"/>
        </w:rPr>
        <w:t>就认为该输入为真。</w:t>
      </w:r>
      <w:r>
        <w:rPr>
          <w:rFonts w:hint="eastAsia"/>
        </w:rPr>
        <w:t>对于</w:t>
      </w:r>
      <w:r w:rsidR="000C0D62">
        <w:rPr>
          <w:rFonts w:hint="eastAsia"/>
        </w:rPr>
        <w:t>两端驾驶室的</w:t>
      </w:r>
      <w:bookmarkStart w:name="VIOM1VitalInput" w:id="535"/>
      <w:r w:rsidRPr="000C0D62">
        <w:rPr>
          <w:rStyle w:val="aff2"/>
          <w:rFonts w:hint="eastAsia"/>
        </w:rPr>
        <w:t>VIOM</w:t>
      </w:r>
      <w:r w:rsidRPr="000C0D62" w:rsidR="000C0D62">
        <w:rPr>
          <w:rStyle w:val="aff2"/>
          <w:rFonts w:hint="eastAsia"/>
        </w:rPr>
        <w:t>1VitalInput</w:t>
      </w:r>
      <w:bookmarkEnd w:id="535"/>
      <w:r w:rsidR="000C0D62">
        <w:rPr>
          <w:rFonts w:hint="eastAsia"/>
        </w:rPr>
        <w:t>和</w:t>
      </w:r>
      <w:bookmarkStart w:name="VIOM2VitalInput" w:id="536"/>
      <w:r w:rsidRPr="000C0D62" w:rsidR="000C0D62">
        <w:rPr>
          <w:rStyle w:val="aff2"/>
          <w:rFonts w:hint="eastAsia"/>
        </w:rPr>
        <w:t>VIOM2VitalInput</w:t>
      </w:r>
      <w:bookmarkEnd w:id="536"/>
      <w:r>
        <w:rPr>
          <w:rFonts w:hint="eastAsia"/>
        </w:rPr>
        <w:t>，其内容如</w:t>
      </w:r>
      <w:r>
        <w:fldChar w:fldCharType="begin"/>
      </w:r>
      <w:r>
        <w:instrText xml:space="preserve"> </w:instrText>
      </w:r>
      <w:r>
        <w:rPr>
          <w:rFonts w:hint="eastAsia"/>
        </w:rPr>
        <w:instrText>REF _Ref277777176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11</w:t>
      </w:r>
      <w:r>
        <w:fldChar w:fldCharType="end"/>
      </w:r>
      <w:r>
        <w:rPr>
          <w:rFonts w:hint="eastAsia"/>
        </w:rPr>
        <w:t>所示。</w:t>
      </w:r>
    </w:p>
    <w:p w:rsidR="006A7242" w:rsidP="00C93484" w:rsidRDefault="00EF1A97">
      <w:pPr>
        <w:pStyle w:val="Reqtify"/>
      </w:pPr>
      <w:r>
        <w:rPr>
          <w:rFonts w:hint="eastAsia"/>
        </w:rPr>
        <w:lastRenderedPageBreak/>
        <w:t xml:space="preserve">According to </w:t>
      </w:r>
      <w:r>
        <w:fldChar w:fldCharType="begin"/>
      </w:r>
      <w:r>
        <w:instrText xml:space="preserve"> </w:instrText>
      </w:r>
      <w:r>
        <w:rPr>
          <w:rFonts w:hint="eastAsia"/>
        </w:rPr>
        <w:instrText>REF _Ref277776148 \w \h</w:instrText>
      </w:r>
      <w:r>
        <w:instrText xml:space="preserve"> </w:instrText>
      </w:r>
      <w:r>
        <w:fldChar w:fldCharType="separate"/>
      </w:r>
      <w:r w:rsidR="00DE178B">
        <w:t>[REF5]</w:t>
      </w:r>
      <w:r>
        <w:fldChar w:fldCharType="end"/>
      </w:r>
      <w:r>
        <w:rPr>
          <w:rFonts w:hint="eastAsia"/>
        </w:rPr>
        <w:t>, t</w:t>
      </w:r>
      <w:r w:rsidR="006A7242">
        <w:t xml:space="preserve">he </w:t>
      </w:r>
      <w:r w:rsidR="006A7242">
        <w:rPr>
          <w:rFonts w:hint="eastAsia"/>
        </w:rPr>
        <w:t xml:space="preserve">ATP software received from both ends of the train for four VIOM vital inputs message. The vital inputs of the cab, are the result of </w:t>
      </w:r>
      <w:r w:rsidR="006A7242">
        <w:t>“</w:t>
      </w:r>
      <w:r w:rsidR="006A7242">
        <w:rPr>
          <w:rFonts w:hint="eastAsia"/>
        </w:rPr>
        <w:t>logical OR</w:t>
      </w:r>
      <w:r w:rsidR="006A7242">
        <w:t>”</w:t>
      </w:r>
      <w:r w:rsidR="006A7242">
        <w:rPr>
          <w:rFonts w:hint="eastAsia"/>
        </w:rPr>
        <w:t xml:space="preserve"> operation between the two VIOM</w:t>
      </w:r>
      <w:r w:rsidR="006A7242">
        <w:t>’</w:t>
      </w:r>
      <w:r w:rsidR="006A7242">
        <w:rPr>
          <w:rFonts w:hint="eastAsia"/>
        </w:rPr>
        <w:t>s of the same cab.</w:t>
      </w:r>
      <w:r>
        <w:rPr>
          <w:rFonts w:hint="eastAsia"/>
        </w:rPr>
        <w:t xml:space="preserve"> For each VIOM there are as shown in </w:t>
      </w:r>
      <w:r>
        <w:fldChar w:fldCharType="begin"/>
      </w:r>
      <w:r>
        <w:instrText xml:space="preserve"> </w:instrText>
      </w:r>
      <w:r>
        <w:rPr>
          <w:rFonts w:hint="eastAsia"/>
        </w:rPr>
        <w:instrText>REF _Ref277777176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11</w:t>
      </w:r>
      <w:r>
        <w:fldChar w:fldCharType="end"/>
      </w:r>
      <w:r>
        <w:rPr>
          <w:rFonts w:hint="eastAsia"/>
        </w:rPr>
        <w:t>.</w:t>
      </w:r>
    </w:p>
    <w:p w:rsidRPr="00A14BEA" w:rsidR="00EB1321" w:rsidP="00C93484" w:rsidRDefault="00EB1321">
      <w:pPr>
        <w:pStyle w:val="Reqtify"/>
      </w:pPr>
    </w:p>
    <w:p w:rsidRPr="00F40CCD" w:rsidR="00EB1321" w:rsidP="00EB1321" w:rsidRDefault="00EB1321">
      <w:pPr>
        <w:pStyle w:val="affc"/>
      </w:pPr>
      <w:bookmarkStart w:name="_Ref277777176" w:id="537"/>
      <w:bookmarkStart w:name="_Toc349031218" w:id="538"/>
      <w:bookmarkStart w:name="_Toc347567331" w:id="539"/>
      <w:bookmarkStart w:name="_Toc345689801" w:id="540"/>
      <w:bookmarkStart w:name="_Toc376183046" w:id="541"/>
      <w:bookmarkStart w:name="_Toc392230019" w:id="542"/>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11</w:t>
      </w:r>
      <w:r w:rsidR="00FA0FBB">
        <w:fldChar w:fldCharType="end"/>
      </w:r>
      <w:bookmarkEnd w:id="537"/>
      <w:r w:rsidRPr="00F40CCD">
        <w:rPr>
          <w:rFonts w:hint="eastAsia"/>
        </w:rPr>
        <w:t xml:space="preserve"> ATP inputs from VIOM</w:t>
      </w:r>
      <w:bookmarkEnd w:id="538"/>
      <w:bookmarkEnd w:id="539"/>
      <w:bookmarkEnd w:id="540"/>
      <w:bookmarkEnd w:id="541"/>
      <w:bookmarkEnd w:id="542"/>
    </w:p>
    <w:tbl>
      <w:tblPr>
        <w:tblW w:w="5000" w:type="pct"/>
        <w:jc w:val="center"/>
        <w:tblBorders>
          <w:top w:val="single" w:color="auto" w:sz="12" w:space="0"/>
          <w:bottom w:val="single" w:color="auto" w:sz="12" w:space="0"/>
          <w:insideH w:val="single" w:color="auto" w:sz="4" w:space="0"/>
        </w:tblBorders>
        <w:tblLook w:val="01E0" w:firstRow="1" w:lastRow="1" w:firstColumn="1" w:lastColumn="1" w:noHBand="0" w:noVBand="0"/>
      </w:tblPr>
      <w:tblGrid>
        <w:gridCol w:w="250"/>
        <w:gridCol w:w="3035"/>
        <w:gridCol w:w="6001"/>
      </w:tblGrid>
      <w:tr w:rsidRPr="001B3DC6" w:rsidR="00EB1321" w:rsidTr="000C0D62">
        <w:trPr>
          <w:jc w:val="center"/>
        </w:trPr>
        <w:tc>
          <w:tcPr>
            <w:tcW w:w="1769" w:type="pct"/>
            <w:gridSpan w:val="2"/>
            <w:shd w:val="clear" w:color="auto" w:fill="E0E0E0"/>
            <w:vAlign w:val="center"/>
          </w:tcPr>
          <w:p w:rsidRPr="00EB1321" w:rsidR="00EB1321" w:rsidP="00FA0FBB" w:rsidRDefault="00EB1321">
            <w:pPr>
              <w:pStyle w:val="af6"/>
            </w:pPr>
            <w:r w:rsidRPr="009E2F46">
              <w:rPr>
                <w:rFonts w:hint="eastAsia"/>
              </w:rPr>
              <w:t>ID</w:t>
            </w:r>
          </w:p>
        </w:tc>
        <w:tc>
          <w:tcPr>
            <w:tcW w:w="3231" w:type="pct"/>
            <w:shd w:val="clear" w:color="auto" w:fill="E0E0E0"/>
            <w:vAlign w:val="center"/>
          </w:tcPr>
          <w:p w:rsidRPr="00EB1321" w:rsidR="00EB1321" w:rsidP="00FA0FBB" w:rsidRDefault="00EB1321">
            <w:pPr>
              <w:pStyle w:val="af6"/>
            </w:pPr>
            <w:r w:rsidRPr="009E2F46">
              <w:rPr>
                <w:rFonts w:hint="eastAsia"/>
              </w:rPr>
              <w:t>C</w:t>
            </w:r>
            <w:r w:rsidRPr="00EB1321">
              <w:t>o</w:t>
            </w:r>
            <w:r w:rsidRPr="00EB1321">
              <w:rPr>
                <w:rFonts w:hint="eastAsia"/>
              </w:rPr>
              <w:t>mments</w:t>
            </w:r>
          </w:p>
        </w:tc>
      </w:tr>
      <w:tr w:rsidRPr="001B3DC6" w:rsidR="00EB1321" w:rsidTr="000C0D62">
        <w:trPr>
          <w:jc w:val="center"/>
        </w:trPr>
        <w:tc>
          <w:tcPr>
            <w:tcW w:w="1769" w:type="pct"/>
            <w:gridSpan w:val="2"/>
          </w:tcPr>
          <w:p w:rsidRPr="00EB1321" w:rsidR="00EB1321" w:rsidP="00591D6B" w:rsidRDefault="00EB1321">
            <w:pPr>
              <w:pStyle w:val="AltB0"/>
              <w:rPr>
                <w:rStyle w:val="DATATYPE"/>
              </w:rPr>
            </w:pPr>
            <w:bookmarkStart w:name="ST_VIOM_INPUT" w:id="543"/>
            <w:r w:rsidRPr="007B38A4">
              <w:rPr>
                <w:rStyle w:val="DATATYPE"/>
              </w:rPr>
              <w:t>ST_VIOM_INPUT</w:t>
            </w:r>
            <w:bookmarkEnd w:id="543"/>
          </w:p>
        </w:tc>
        <w:tc>
          <w:tcPr>
            <w:tcW w:w="3231" w:type="pct"/>
          </w:tcPr>
          <w:p w:rsidRPr="00EB1321" w:rsidR="00EB1321" w:rsidP="00591D6B" w:rsidRDefault="00EB1321">
            <w:pPr>
              <w:pStyle w:val="AltB0"/>
            </w:pPr>
            <w:r>
              <w:rPr>
                <w:rFonts w:hint="eastAsia"/>
              </w:rPr>
              <w:t>来自</w:t>
            </w:r>
            <w:r>
              <w:rPr>
                <w:rFonts w:hint="eastAsia"/>
              </w:rPr>
              <w:t>VIOM</w:t>
            </w:r>
            <w:r>
              <w:rPr>
                <w:rFonts w:hint="eastAsia"/>
              </w:rPr>
              <w:t>的安全输入信息</w:t>
            </w:r>
          </w:p>
        </w:tc>
      </w:tr>
      <w:tr w:rsidRPr="001B3DC6" w:rsidR="00EB1321" w:rsidTr="000C0D62">
        <w:trPr>
          <w:jc w:val="center"/>
        </w:trPr>
        <w:tc>
          <w:tcPr>
            <w:tcW w:w="135" w:type="pct"/>
          </w:tcPr>
          <w:p w:rsidRPr="000C0D62" w:rsidR="00EB1321" w:rsidP="00591D6B" w:rsidRDefault="00EB1321">
            <w:pPr>
              <w:pStyle w:val="AltB0"/>
            </w:pPr>
          </w:p>
        </w:tc>
        <w:tc>
          <w:tcPr>
            <w:tcW w:w="1634" w:type="pct"/>
          </w:tcPr>
          <w:p w:rsidRPr="000C0D62" w:rsidR="00EB1321" w:rsidP="00591D6B" w:rsidRDefault="00EB1321">
            <w:pPr>
              <w:pStyle w:val="AltB0"/>
            </w:pPr>
            <w:r w:rsidRPr="000C0D62">
              <w:rPr>
                <w:rFonts w:hint="eastAsia"/>
              </w:rPr>
              <w:t>.VDI[</w:t>
            </w:r>
            <w:r w:rsidRPr="00FF5603">
              <w:rPr>
                <w:rStyle w:val="aff1"/>
              </w:rPr>
              <w:t>MAX_VITAL_INPUT_NB</w:t>
            </w:r>
            <w:r w:rsidRPr="000C0D62">
              <w:rPr>
                <w:rFonts w:hint="eastAsia"/>
              </w:rPr>
              <w:t>]</w:t>
            </w:r>
          </w:p>
        </w:tc>
        <w:tc>
          <w:tcPr>
            <w:tcW w:w="3231" w:type="pct"/>
          </w:tcPr>
          <w:p w:rsidRPr="00EB1321" w:rsidR="00EB1321" w:rsidP="00591D6B" w:rsidRDefault="00EB1321">
            <w:pPr>
              <w:pStyle w:val="AltB0"/>
            </w:pPr>
            <w:r>
              <w:rPr>
                <w:rFonts w:hint="eastAsia"/>
              </w:rPr>
              <w:t>VIOM</w:t>
            </w:r>
            <w:r w:rsidRPr="00EB1321">
              <w:rPr>
                <w:rFonts w:hint="eastAsia"/>
              </w:rPr>
              <w:t>采集的离散安全输入</w:t>
            </w:r>
          </w:p>
        </w:tc>
      </w:tr>
      <w:tr w:rsidRPr="001B3DC6" w:rsidR="00EB1321" w:rsidTr="000C0D62">
        <w:trPr>
          <w:jc w:val="center"/>
        </w:trPr>
        <w:tc>
          <w:tcPr>
            <w:tcW w:w="135" w:type="pct"/>
          </w:tcPr>
          <w:p w:rsidRPr="000C0D62" w:rsidR="00EB1321" w:rsidP="00591D6B" w:rsidRDefault="00EB1321">
            <w:pPr>
              <w:pStyle w:val="AltB0"/>
            </w:pPr>
          </w:p>
        </w:tc>
        <w:tc>
          <w:tcPr>
            <w:tcW w:w="1634" w:type="pct"/>
          </w:tcPr>
          <w:p w:rsidRPr="000C0D62" w:rsidR="00EB1321" w:rsidP="00591D6B" w:rsidRDefault="00354F88">
            <w:pPr>
              <w:pStyle w:val="AltB0"/>
            </w:pPr>
            <w:r w:rsidRPr="000C0D62">
              <w:rPr>
                <w:rFonts w:hint="eastAsia"/>
              </w:rPr>
              <w:t>.V</w:t>
            </w:r>
            <w:r w:rsidRPr="000C0D62" w:rsidR="00EB1321">
              <w:rPr>
                <w:rFonts w:hint="eastAsia"/>
              </w:rPr>
              <w:t>iom</w:t>
            </w:r>
            <w:r w:rsidRPr="000C0D62">
              <w:rPr>
                <w:rFonts w:hint="eastAsia"/>
              </w:rPr>
              <w:t>L</w:t>
            </w:r>
            <w:r w:rsidRPr="000C0D62" w:rsidR="00EB1321">
              <w:rPr>
                <w:rFonts w:hint="eastAsia"/>
              </w:rPr>
              <w:t>oop</w:t>
            </w:r>
            <w:r w:rsidRPr="000C0D62">
              <w:rPr>
                <w:rFonts w:hint="eastAsia"/>
              </w:rPr>
              <w:t>H</w:t>
            </w:r>
            <w:r w:rsidRPr="000C0D62" w:rsidR="00EB1321">
              <w:rPr>
                <w:rFonts w:hint="eastAsia"/>
              </w:rPr>
              <w:t>our</w:t>
            </w:r>
          </w:p>
        </w:tc>
        <w:tc>
          <w:tcPr>
            <w:tcW w:w="3231" w:type="pct"/>
          </w:tcPr>
          <w:p w:rsidRPr="00EB1321" w:rsidR="00EB1321" w:rsidP="00591D6B" w:rsidRDefault="00EB1321">
            <w:pPr>
              <w:pStyle w:val="AltB0"/>
            </w:pPr>
            <w:r>
              <w:rPr>
                <w:rFonts w:hint="eastAsia"/>
              </w:rPr>
              <w:t>VIOM</w:t>
            </w:r>
            <w:r>
              <w:rPr>
                <w:rFonts w:hint="eastAsia"/>
              </w:rPr>
              <w:t>的</w:t>
            </w:r>
            <w:r>
              <w:rPr>
                <w:rFonts w:hint="eastAsia"/>
              </w:rPr>
              <w:t>loop</w:t>
            </w:r>
            <w:r w:rsidR="00354F88">
              <w:rPr>
                <w:rFonts w:hint="eastAsia"/>
              </w:rPr>
              <w:t>H</w:t>
            </w:r>
            <w:r>
              <w:rPr>
                <w:rFonts w:hint="eastAsia"/>
              </w:rPr>
              <w:t>our</w:t>
            </w:r>
          </w:p>
        </w:tc>
      </w:tr>
      <w:tr w:rsidRPr="001B3DC6" w:rsidR="00EB1321" w:rsidTr="000C0D62">
        <w:trPr>
          <w:jc w:val="center"/>
        </w:trPr>
        <w:tc>
          <w:tcPr>
            <w:tcW w:w="135" w:type="pct"/>
          </w:tcPr>
          <w:p w:rsidRPr="000C0D62" w:rsidR="00EB1321" w:rsidP="00591D6B" w:rsidRDefault="00EB1321">
            <w:pPr>
              <w:pStyle w:val="AltB0"/>
            </w:pPr>
          </w:p>
        </w:tc>
        <w:tc>
          <w:tcPr>
            <w:tcW w:w="1634" w:type="pct"/>
          </w:tcPr>
          <w:p w:rsidRPr="000C0D62" w:rsidR="00EB1321" w:rsidP="00591D6B" w:rsidRDefault="00354F88">
            <w:pPr>
              <w:pStyle w:val="AltB0"/>
            </w:pPr>
            <w:r w:rsidRPr="000C0D62">
              <w:rPr>
                <w:rFonts w:hint="eastAsia"/>
              </w:rPr>
              <w:t>.A</w:t>
            </w:r>
            <w:r w:rsidRPr="000C0D62" w:rsidR="00EB1321">
              <w:rPr>
                <w:rFonts w:hint="eastAsia"/>
              </w:rPr>
              <w:t>tp</w:t>
            </w:r>
            <w:r w:rsidRPr="000C0D62">
              <w:rPr>
                <w:rFonts w:hint="eastAsia"/>
              </w:rPr>
              <w:t>L</w:t>
            </w:r>
            <w:r w:rsidRPr="000C0D62" w:rsidR="00EB1321">
              <w:rPr>
                <w:rFonts w:hint="eastAsia"/>
              </w:rPr>
              <w:t>oop</w:t>
            </w:r>
            <w:r w:rsidRPr="000C0D62">
              <w:rPr>
                <w:rFonts w:hint="eastAsia"/>
              </w:rPr>
              <w:t>H</w:t>
            </w:r>
            <w:r w:rsidRPr="000C0D62" w:rsidR="00EB1321">
              <w:rPr>
                <w:rFonts w:hint="eastAsia"/>
              </w:rPr>
              <w:t>our</w:t>
            </w:r>
          </w:p>
        </w:tc>
        <w:tc>
          <w:tcPr>
            <w:tcW w:w="3231" w:type="pct"/>
          </w:tcPr>
          <w:p w:rsidRPr="00EB1321" w:rsidR="00EB1321" w:rsidP="00591D6B" w:rsidRDefault="00EB1321">
            <w:pPr>
              <w:pStyle w:val="AltB0"/>
            </w:pPr>
            <w:r>
              <w:rPr>
                <w:rFonts w:hint="eastAsia"/>
              </w:rPr>
              <w:t>VIOM</w:t>
            </w:r>
            <w:r>
              <w:rPr>
                <w:rFonts w:hint="eastAsia"/>
              </w:rPr>
              <w:t>之前收到的</w:t>
            </w:r>
            <w:r>
              <w:rPr>
                <w:rFonts w:hint="eastAsia"/>
              </w:rPr>
              <w:t>ATP</w:t>
            </w:r>
            <w:r>
              <w:rPr>
                <w:rFonts w:hint="eastAsia"/>
              </w:rPr>
              <w:t>消息中所带的时间信息</w:t>
            </w:r>
          </w:p>
        </w:tc>
      </w:tr>
      <w:tr w:rsidRPr="001B3DC6" w:rsidR="00EB1321" w:rsidTr="000C0D62">
        <w:trPr>
          <w:jc w:val="center"/>
        </w:trPr>
        <w:tc>
          <w:tcPr>
            <w:tcW w:w="135" w:type="pct"/>
          </w:tcPr>
          <w:p w:rsidRPr="0031466D" w:rsidR="00EB1321" w:rsidP="00591D6B" w:rsidRDefault="00EB1321">
            <w:pPr>
              <w:pStyle w:val="AltB0"/>
            </w:pPr>
          </w:p>
        </w:tc>
        <w:tc>
          <w:tcPr>
            <w:tcW w:w="1634" w:type="pct"/>
          </w:tcPr>
          <w:p w:rsidRPr="000C0D62" w:rsidR="00EB1321" w:rsidP="00591D6B" w:rsidRDefault="00176610">
            <w:pPr>
              <w:pStyle w:val="AltB0"/>
            </w:pPr>
            <w:r w:rsidRPr="000C0D62">
              <w:rPr>
                <w:rFonts w:hint="eastAsia"/>
              </w:rPr>
              <w:t>.V</w:t>
            </w:r>
            <w:r w:rsidRPr="000C0D62" w:rsidR="00EB1321">
              <w:rPr>
                <w:rFonts w:hint="eastAsia"/>
              </w:rPr>
              <w:t>ital</w:t>
            </w:r>
            <w:r w:rsidRPr="000C0D62" w:rsidR="00354F88">
              <w:rPr>
                <w:rFonts w:hint="eastAsia"/>
              </w:rPr>
              <w:t>C</w:t>
            </w:r>
            <w:r w:rsidRPr="000C0D62" w:rsidR="00EB1321">
              <w:rPr>
                <w:rFonts w:hint="eastAsia"/>
              </w:rPr>
              <w:t>hecksum1</w:t>
            </w:r>
          </w:p>
        </w:tc>
        <w:tc>
          <w:tcPr>
            <w:tcW w:w="3231" w:type="pct"/>
          </w:tcPr>
          <w:p w:rsidRPr="00EB1321" w:rsidR="00EB1321" w:rsidP="00591D6B" w:rsidRDefault="00016A42">
            <w:pPr>
              <w:pStyle w:val="AltB0"/>
            </w:pPr>
            <w:r>
              <w:rPr>
                <w:rFonts w:hint="eastAsia"/>
              </w:rPr>
              <w:t xml:space="preserve">SACEM vital checksum </w:t>
            </w:r>
            <w:r w:rsidRPr="0031466D" w:rsidR="00EB1321">
              <w:rPr>
                <w:rFonts w:hint="eastAsia"/>
              </w:rPr>
              <w:t>1</w:t>
            </w:r>
          </w:p>
        </w:tc>
      </w:tr>
      <w:tr w:rsidRPr="001B3DC6" w:rsidR="00EF1A97" w:rsidTr="000C0D62">
        <w:trPr>
          <w:jc w:val="center"/>
        </w:trPr>
        <w:tc>
          <w:tcPr>
            <w:tcW w:w="135" w:type="pct"/>
          </w:tcPr>
          <w:p w:rsidRPr="0031466D" w:rsidR="00EF1A97" w:rsidP="00591D6B" w:rsidRDefault="00EF1A97">
            <w:pPr>
              <w:pStyle w:val="AltB0"/>
            </w:pPr>
          </w:p>
        </w:tc>
        <w:tc>
          <w:tcPr>
            <w:tcW w:w="1634" w:type="pct"/>
          </w:tcPr>
          <w:p w:rsidRPr="000C0D62" w:rsidR="00EF1A97" w:rsidP="00591D6B" w:rsidRDefault="00176610">
            <w:pPr>
              <w:pStyle w:val="AltB0"/>
            </w:pPr>
            <w:r w:rsidRPr="000C0D62">
              <w:rPr>
                <w:rFonts w:hint="eastAsia"/>
              </w:rPr>
              <w:t>.V</w:t>
            </w:r>
            <w:r w:rsidRPr="000C0D62" w:rsidR="00EF1A97">
              <w:rPr>
                <w:rFonts w:hint="eastAsia"/>
              </w:rPr>
              <w:t>ital</w:t>
            </w:r>
            <w:r w:rsidRPr="000C0D62" w:rsidR="00354F88">
              <w:rPr>
                <w:rFonts w:hint="eastAsia"/>
              </w:rPr>
              <w:t>C</w:t>
            </w:r>
            <w:r w:rsidRPr="000C0D62" w:rsidR="00EF1A97">
              <w:rPr>
                <w:rFonts w:hint="eastAsia"/>
              </w:rPr>
              <w:t>hecksum2</w:t>
            </w:r>
          </w:p>
        </w:tc>
        <w:tc>
          <w:tcPr>
            <w:tcW w:w="3231" w:type="pct"/>
          </w:tcPr>
          <w:p w:rsidRPr="00EB1321" w:rsidR="00EF1A97" w:rsidP="00591D6B" w:rsidRDefault="00016A42">
            <w:pPr>
              <w:pStyle w:val="AltB0"/>
            </w:pPr>
            <w:r>
              <w:rPr>
                <w:rFonts w:hint="eastAsia"/>
              </w:rPr>
              <w:t xml:space="preserve">SACEM vital checksum </w:t>
            </w:r>
            <w:r w:rsidRPr="0031466D" w:rsidR="00EF1A97">
              <w:rPr>
                <w:rFonts w:hint="eastAsia"/>
              </w:rPr>
              <w:t>2</w:t>
            </w:r>
          </w:p>
        </w:tc>
      </w:tr>
    </w:tbl>
    <w:p w:rsidR="005F7DA0" w:rsidP="00C93484" w:rsidRDefault="005F7DA0">
      <w:pPr>
        <w:pStyle w:val="Reqtify"/>
      </w:pPr>
    </w:p>
    <w:p w:rsidRPr="00DD0C60" w:rsidR="00F465C0" w:rsidP="00C93484" w:rsidRDefault="00F465C0">
      <w:pPr>
        <w:pStyle w:val="Reqtify"/>
      </w:pPr>
    </w:p>
    <w:p w:rsidR="00262159" w:rsidP="0012674A" w:rsidRDefault="004C318A">
      <w:pPr>
        <w:pStyle w:val="4"/>
      </w:pPr>
      <w:r>
        <w:rPr>
          <w:rFonts w:hint="eastAsia"/>
        </w:rPr>
        <w:t>ATP-&gt;VIOM:</w:t>
      </w:r>
    </w:p>
    <w:p w:rsidR="004C318A" w:rsidP="00C93484" w:rsidRDefault="004C318A">
      <w:pPr>
        <w:pStyle w:val="Reqtify"/>
      </w:pPr>
      <w:r>
        <w:rPr>
          <w:rFonts w:hint="eastAsia"/>
        </w:rPr>
        <w:t>根据</w:t>
      </w:r>
      <w:r>
        <w:fldChar w:fldCharType="begin"/>
      </w:r>
      <w:r>
        <w:instrText xml:space="preserve"> </w:instrText>
      </w:r>
      <w:r>
        <w:rPr>
          <w:rFonts w:hint="eastAsia"/>
        </w:rPr>
        <w:instrText>REF _Ref277776148 \w \h</w:instrText>
      </w:r>
      <w:r>
        <w:instrText xml:space="preserve"> </w:instrText>
      </w:r>
      <w:r>
        <w:fldChar w:fldCharType="separate"/>
      </w:r>
      <w:r w:rsidR="00DE178B">
        <w:t>[REF5]</w:t>
      </w:r>
      <w:r>
        <w:fldChar w:fldCharType="end"/>
      </w:r>
      <w:r>
        <w:rPr>
          <w:rFonts w:hint="eastAsia"/>
        </w:rPr>
        <w:t>，</w:t>
      </w:r>
      <w:r>
        <w:rPr>
          <w:rFonts w:hint="eastAsia"/>
        </w:rPr>
        <w:t>ATP</w:t>
      </w:r>
      <w:r>
        <w:rPr>
          <w:rFonts w:hint="eastAsia"/>
        </w:rPr>
        <w:t>通过</w:t>
      </w:r>
      <w:r>
        <w:rPr>
          <w:rFonts w:hint="eastAsia"/>
        </w:rPr>
        <w:t>CCNV</w:t>
      </w:r>
      <w:r>
        <w:rPr>
          <w:rFonts w:hint="eastAsia"/>
        </w:rPr>
        <w:t>向分别向列车两端共</w:t>
      </w:r>
      <w:r>
        <w:rPr>
          <w:rFonts w:hint="eastAsia"/>
        </w:rPr>
        <w:t>4</w:t>
      </w:r>
      <w:r>
        <w:rPr>
          <w:rFonts w:hint="eastAsia"/>
        </w:rPr>
        <w:t>个</w:t>
      </w:r>
      <w:r>
        <w:rPr>
          <w:rFonts w:hint="eastAsia"/>
        </w:rPr>
        <w:t>VIOM</w:t>
      </w:r>
      <w:r>
        <w:rPr>
          <w:rFonts w:hint="eastAsia"/>
        </w:rPr>
        <w:t>发送安全输出信息，其消息结构如</w:t>
      </w:r>
      <w:r>
        <w:fldChar w:fldCharType="begin"/>
      </w:r>
      <w:r>
        <w:instrText xml:space="preserve"> </w:instrText>
      </w:r>
      <w:r>
        <w:rPr>
          <w:rFonts w:hint="eastAsia"/>
        </w:rPr>
        <w:instrText>REF _Ref277776430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12</w:t>
      </w:r>
      <w:r>
        <w:fldChar w:fldCharType="end"/>
      </w:r>
      <w:r>
        <w:rPr>
          <w:rFonts w:hint="eastAsia"/>
        </w:rPr>
        <w:t>所示。</w:t>
      </w:r>
    </w:p>
    <w:p w:rsidR="004C318A" w:rsidP="00C93484" w:rsidRDefault="004C318A">
      <w:pPr>
        <w:pStyle w:val="Reqtify"/>
      </w:pPr>
      <w:r>
        <w:rPr>
          <w:rFonts w:hint="eastAsia"/>
        </w:rPr>
        <w:t xml:space="preserve">According to </w:t>
      </w:r>
      <w:r>
        <w:fldChar w:fldCharType="begin"/>
      </w:r>
      <w:r>
        <w:instrText xml:space="preserve"> </w:instrText>
      </w:r>
      <w:r>
        <w:rPr>
          <w:rFonts w:hint="eastAsia"/>
        </w:rPr>
        <w:instrText>REF _Ref277776148 \w \h</w:instrText>
      </w:r>
      <w:r>
        <w:instrText xml:space="preserve"> </w:instrText>
      </w:r>
      <w:r>
        <w:fldChar w:fldCharType="separate"/>
      </w:r>
      <w:r w:rsidR="00DE178B">
        <w:t>[REF5]</w:t>
      </w:r>
      <w:r>
        <w:fldChar w:fldCharType="end"/>
      </w:r>
      <w:r>
        <w:rPr>
          <w:rFonts w:hint="eastAsia"/>
        </w:rPr>
        <w:t xml:space="preserve">, ATP send vital outputs to the </w:t>
      </w:r>
      <w:r>
        <w:t>four</w:t>
      </w:r>
      <w:r>
        <w:rPr>
          <w:rFonts w:hint="eastAsia"/>
        </w:rPr>
        <w:t xml:space="preserve"> VIOM </w:t>
      </w:r>
      <w:r>
        <w:t>respectively</w:t>
      </w:r>
      <w:r>
        <w:rPr>
          <w:rFonts w:hint="eastAsia"/>
        </w:rPr>
        <w:t xml:space="preserve"> and the message structure as shown in </w:t>
      </w:r>
      <w:r>
        <w:fldChar w:fldCharType="begin"/>
      </w:r>
      <w:r>
        <w:instrText xml:space="preserve"> </w:instrText>
      </w:r>
      <w:r>
        <w:rPr>
          <w:rFonts w:hint="eastAsia"/>
        </w:rPr>
        <w:instrText>REF _Ref277776430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12</w:t>
      </w:r>
      <w:r>
        <w:fldChar w:fldCharType="end"/>
      </w:r>
      <w:r>
        <w:rPr>
          <w:rFonts w:hint="eastAsia"/>
        </w:rPr>
        <w:t>.</w:t>
      </w:r>
    </w:p>
    <w:p w:rsidR="00B769D0" w:rsidP="00C93484" w:rsidRDefault="00B769D0">
      <w:pPr>
        <w:pStyle w:val="Reqtify"/>
      </w:pPr>
    </w:p>
    <w:p w:rsidR="00B769D0" w:rsidP="00B769D0" w:rsidRDefault="00B769D0">
      <w:pPr>
        <w:pStyle w:val="ReqtifyAltR"/>
      </w:pPr>
      <w:r>
        <w:t>[iTC_CC_ATP-SwRS-</w:t>
      </w:r>
      <w:r>
        <w:rPr>
          <w:rFonts w:hint="eastAsia"/>
        </w:rPr>
        <w:t>0474</w:t>
      </w:r>
      <w:r>
        <w:t>]</w:t>
      </w:r>
    </w:p>
    <w:p w:rsidR="00B769D0" w:rsidP="00C93484" w:rsidRDefault="00B769D0">
      <w:pPr>
        <w:pStyle w:val="Reqtify"/>
      </w:pPr>
      <w:r>
        <w:rPr>
          <w:rFonts w:hint="eastAsia"/>
        </w:rPr>
        <w:t>ATP</w:t>
      </w:r>
      <w:r>
        <w:rPr>
          <w:rFonts w:hint="eastAsia"/>
        </w:rPr>
        <w:t>软件每周期将包含上下模块输出的车辆控制命令</w:t>
      </w:r>
      <w:hyperlink w:history="1" w:anchor="IdenticalVIOM1Out">
        <w:r w:rsidR="001B0936">
          <w:rPr>
            <w:rStyle w:val="ac"/>
          </w:rPr>
          <w:t>IdenticalVIOM1Out</w:t>
        </w:r>
      </w:hyperlink>
      <w:r>
        <w:rPr>
          <w:rFonts w:hint="eastAsia"/>
        </w:rPr>
        <w:t>和</w:t>
      </w:r>
      <w:hyperlink w:history="1" w:anchor="IdenticalVIOM2Out">
        <w:r w:rsidR="001B0936">
          <w:rPr>
            <w:rStyle w:val="ac"/>
          </w:rPr>
          <w:t>IdenticalVIOM2Out</w:t>
        </w:r>
      </w:hyperlink>
      <w:r>
        <w:rPr>
          <w:rFonts w:hint="eastAsia"/>
        </w:rPr>
        <w:t>按照</w:t>
      </w:r>
      <w:r>
        <w:fldChar w:fldCharType="begin"/>
      </w:r>
      <w:r>
        <w:instrText xml:space="preserve"> </w:instrText>
      </w:r>
      <w:r>
        <w:rPr>
          <w:rFonts w:hint="eastAsia"/>
        </w:rPr>
        <w:instrText>REF _Ref277776148 \w \h</w:instrText>
      </w:r>
      <w:r>
        <w:instrText xml:space="preserve"> </w:instrText>
      </w:r>
      <w:r>
        <w:fldChar w:fldCharType="separate"/>
      </w:r>
      <w:r w:rsidR="00DE178B">
        <w:t>[REF5]</w:t>
      </w:r>
      <w:r>
        <w:fldChar w:fldCharType="end"/>
      </w:r>
      <w:r>
        <w:rPr>
          <w:rFonts w:hint="eastAsia"/>
        </w:rPr>
        <w:t>定义格式，以</w:t>
      </w:r>
      <w:r>
        <w:rPr>
          <w:rFonts w:hint="eastAsia"/>
        </w:rPr>
        <w:t>SACEM</w:t>
      </w:r>
      <w:r>
        <w:rPr>
          <w:rFonts w:hint="eastAsia"/>
        </w:rPr>
        <w:t>安全通信协议发送给</w:t>
      </w:r>
      <w:r>
        <w:rPr>
          <w:rFonts w:hint="eastAsia"/>
        </w:rPr>
        <w:t>CCNV</w:t>
      </w:r>
      <w:r>
        <w:rPr>
          <w:rFonts w:hint="eastAsia"/>
        </w:rPr>
        <w:t>，由其转发给两端车头的</w:t>
      </w:r>
      <w:r>
        <w:rPr>
          <w:rFonts w:hint="eastAsia"/>
        </w:rPr>
        <w:t>4</w:t>
      </w:r>
      <w:r>
        <w:rPr>
          <w:rFonts w:hint="eastAsia"/>
        </w:rPr>
        <w:t>个</w:t>
      </w:r>
      <w:r>
        <w:rPr>
          <w:rFonts w:hint="eastAsia"/>
        </w:rPr>
        <w:t>VIOM</w:t>
      </w:r>
      <w:r>
        <w:rPr>
          <w:rFonts w:hint="eastAsia"/>
        </w:rPr>
        <w:t>。</w:t>
      </w:r>
    </w:p>
    <w:p w:rsidRPr="001B0936" w:rsidR="00B769D0" w:rsidP="00C93484" w:rsidRDefault="00B769D0">
      <w:pPr>
        <w:pStyle w:val="Reqtify"/>
      </w:pPr>
    </w:p>
    <w:p w:rsidR="00B769D0" w:rsidP="00C93484" w:rsidRDefault="00B769D0">
      <w:pPr>
        <w:pStyle w:val="Reqtify"/>
      </w:pPr>
      <w:r>
        <w:rPr>
          <w:rFonts w:hint="eastAsia"/>
        </w:rPr>
        <w:t xml:space="preserve">Every cycle, </w:t>
      </w:r>
      <w:r w:rsidRPr="00FD7E90">
        <w:t>ATP Software </w:t>
      </w:r>
      <w:r>
        <w:t>sends</w:t>
      </w:r>
      <w:r>
        <w:rPr>
          <w:rFonts w:hint="eastAsia"/>
        </w:rPr>
        <w:t xml:space="preserve"> the rolling stock commands </w:t>
      </w:r>
      <w:hyperlink w:history="1" w:anchor="IdenticalVIOM1Out">
        <w:r w:rsidR="00C02146">
          <w:rPr>
            <w:rStyle w:val="ac"/>
          </w:rPr>
          <w:t>IdenticalVIOM1Out</w:t>
        </w:r>
      </w:hyperlink>
      <w:r>
        <w:rPr>
          <w:rFonts w:hint="eastAsia"/>
        </w:rPr>
        <w:t xml:space="preserve"> and </w:t>
      </w:r>
      <w:hyperlink w:history="1" w:anchor="IdenticalVIOM2Out">
        <w:r w:rsidR="00C02146">
          <w:rPr>
            <w:rStyle w:val="ac"/>
          </w:rPr>
          <w:t>IdenticalVIOM2Out</w:t>
        </w:r>
      </w:hyperlink>
      <w:r>
        <w:rPr>
          <w:rFonts w:hint="eastAsia"/>
        </w:rPr>
        <w:t xml:space="preserve"> to CCNV according to </w:t>
      </w:r>
      <w:r w:rsidRPr="00FD7E90">
        <w:fldChar w:fldCharType="begin"/>
      </w:r>
      <w:r w:rsidRPr="00FD7E90">
        <w:instrText xml:space="preserve"> </w:instrText>
      </w:r>
      <w:r w:rsidRPr="00FD7E90">
        <w:rPr>
          <w:rFonts w:hint="eastAsia"/>
        </w:rPr>
        <w:instrText>REF _Ref277776148 \w \h</w:instrText>
      </w:r>
      <w:r w:rsidRPr="00FD7E90">
        <w:instrText xml:space="preserve"> </w:instrText>
      </w:r>
      <w:r w:rsidRPr="00FD7E90">
        <w:fldChar w:fldCharType="separate"/>
      </w:r>
      <w:r w:rsidR="00DE178B">
        <w:t>[REF5]</w:t>
      </w:r>
      <w:r w:rsidRPr="00FD7E90">
        <w:fldChar w:fldCharType="end"/>
      </w:r>
      <w:r>
        <w:rPr>
          <w:rFonts w:hint="eastAsia"/>
        </w:rPr>
        <w:t xml:space="preserve"> as the SACEM co</w:t>
      </w:r>
      <w:r w:rsidR="002F5731">
        <w:rPr>
          <w:rFonts w:hint="eastAsia"/>
        </w:rPr>
        <w:t>mm</w:t>
      </w:r>
      <w:r>
        <w:rPr>
          <w:rFonts w:hint="eastAsia"/>
        </w:rPr>
        <w:t>unication protocol. The CCNV will forward these messages to 4 VIOMs of both train ends</w:t>
      </w:r>
    </w:p>
    <w:p w:rsidRPr="008A1414" w:rsidR="00B769D0" w:rsidP="000C0D62" w:rsidRDefault="00B769D0">
      <w:pPr>
        <w:pStyle w:val="ReqtifyAltQ"/>
      </w:pPr>
      <w:r w:rsidRPr="008A1414">
        <w:t>#Category=Functional</w:t>
      </w:r>
    </w:p>
    <w:p w:rsidRPr="008A1414" w:rsidR="00B769D0" w:rsidP="000C0D62" w:rsidRDefault="00B769D0">
      <w:pPr>
        <w:pStyle w:val="ReqtifyAltQ"/>
      </w:pPr>
      <w:r w:rsidRPr="008A1414">
        <w:t>#Contribution</w:t>
      </w:r>
      <w:r>
        <w:t>=SIL4</w:t>
      </w:r>
    </w:p>
    <w:p w:rsidR="009328EA" w:rsidP="000C0D62" w:rsidRDefault="00B769D0">
      <w:pPr>
        <w:pStyle w:val="ReqtifyAltQ"/>
        <w:rPr>
          <w:ins w:author="常鸣" w:date="2014-07-03T14:27:00Z" w:id="544"/>
        </w:rPr>
      </w:pPr>
      <w:del w:author="常鸣" w:date="2014-07-03T14:27:00Z" w:id="545">
        <w:r w:rsidRPr="008A1414" w:rsidDel="009328EA">
          <w:delText>#S</w:delText>
        </w:r>
      </w:del>
      <w:ins w:author="常鸣" w:date="2014-07-03T14:27:00Z" w:id="546">
        <w:r w:rsidR="009328EA">
          <w:t>#Allocation=ATP Software</w:t>
        </w:r>
      </w:ins>
    </w:p>
    <w:p w:rsidRPr="008A1414" w:rsidR="00B769D0" w:rsidP="000C0D62" w:rsidRDefault="009328EA">
      <w:pPr>
        <w:pStyle w:val="ReqtifyAltQ"/>
      </w:pPr>
      <w:ins w:author="常鸣" w:date="2014-07-03T14:27:00Z" w:id="547">
        <w:r>
          <w:t>#S</w:t>
        </w:r>
      </w:ins>
      <w:r w:rsidRPr="008A1414" w:rsidR="00B769D0">
        <w:t>ource=</w:t>
      </w:r>
      <w:r w:rsidR="00B769D0">
        <w:rPr>
          <w:rFonts w:hint="eastAsia"/>
        </w:rPr>
        <w:t xml:space="preserve"> </w:t>
      </w:r>
      <w:r w:rsidRPr="00DB0ED4" w:rsidR="00B769D0">
        <w:t>[</w:t>
      </w:r>
      <w:r w:rsidR="00B769D0">
        <w:t>iTC_CC-SyAD</w:t>
      </w:r>
      <w:r w:rsidRPr="00DB0ED4" w:rsidR="00B769D0">
        <w:t>-</w:t>
      </w:r>
      <w:r w:rsidR="00B769D0">
        <w:rPr>
          <w:rFonts w:hint="eastAsia"/>
        </w:rPr>
        <w:t xml:space="preserve">0031], </w:t>
      </w:r>
      <w:r w:rsidRPr="007F1766" w:rsidR="00B769D0">
        <w:t>[</w:t>
      </w:r>
      <w:r w:rsidR="00B769D0">
        <w:t>iTC_CC-SyAD</w:t>
      </w:r>
      <w:r w:rsidRPr="007F1766" w:rsidR="00B769D0">
        <w:t>-</w:t>
      </w:r>
      <w:r w:rsidRPr="007F1766" w:rsidR="00B769D0">
        <w:rPr>
          <w:rFonts w:hint="eastAsia"/>
        </w:rPr>
        <w:t>0114]</w:t>
      </w:r>
      <w:r w:rsidR="00B769D0">
        <w:rPr>
          <w:rFonts w:hint="eastAsia"/>
        </w:rPr>
        <w:t>,</w:t>
      </w:r>
      <w:r w:rsidRPr="00C5149D" w:rsidR="00B769D0">
        <w:t xml:space="preserve"> [iTC_CC-SyAD-0961]</w:t>
      </w:r>
      <w:r w:rsidR="00B769D0">
        <w:rPr>
          <w:rFonts w:hint="eastAsia"/>
        </w:rPr>
        <w:t>, [</w:t>
      </w:r>
      <w:r w:rsidR="00B769D0">
        <w:t>iTC_CC_ATP_SwHA</w:t>
      </w:r>
      <w:r w:rsidRPr="00CA7F59" w:rsidR="00B769D0">
        <w:t>-0017</w:t>
      </w:r>
      <w:r w:rsidR="00B769D0">
        <w:rPr>
          <w:rFonts w:hint="eastAsia"/>
        </w:rPr>
        <w:t xml:space="preserve">], </w:t>
      </w:r>
      <w:r w:rsidRPr="00A14974" w:rsidR="00B769D0">
        <w:t>[iTC_CC_VLE-2-DVCOM-2-SyID-0021]</w:t>
      </w:r>
      <w:r w:rsidR="00B769D0">
        <w:rPr>
          <w:rFonts w:hint="eastAsia"/>
        </w:rPr>
        <w:t>,</w:t>
      </w:r>
      <w:r w:rsidRPr="00A14974" w:rsidR="00B769D0">
        <w:t xml:space="preserve"> [iTC_CC_VLE-2-DVCOM-</w:t>
      </w:r>
      <w:r w:rsidR="00B769D0">
        <w:t>2-SyID-002</w:t>
      </w:r>
      <w:r w:rsidR="00B769D0">
        <w:rPr>
          <w:rFonts w:hint="eastAsia"/>
        </w:rPr>
        <w:t>2</w:t>
      </w:r>
      <w:r w:rsidRPr="00A14974" w:rsidR="00B769D0">
        <w:t>]</w:t>
      </w:r>
    </w:p>
    <w:p w:rsidRPr="008A1414" w:rsidR="00B769D0" w:rsidP="000C0D62" w:rsidRDefault="00B769D0">
      <w:pPr>
        <w:pStyle w:val="ReqtifyAltQ"/>
      </w:pPr>
      <w:r w:rsidRPr="008A1414">
        <w:t>[End]</w:t>
      </w:r>
    </w:p>
    <w:p w:rsidR="004C318A" w:rsidP="00C93484" w:rsidRDefault="004C318A">
      <w:pPr>
        <w:pStyle w:val="Reqtify"/>
      </w:pPr>
    </w:p>
    <w:p w:rsidR="00B769D0" w:rsidP="00C93484" w:rsidRDefault="00B769D0">
      <w:pPr>
        <w:pStyle w:val="Reqtify"/>
      </w:pPr>
    </w:p>
    <w:p w:rsidRPr="00F40CCD" w:rsidR="004C318A" w:rsidP="004C318A" w:rsidRDefault="004C318A">
      <w:pPr>
        <w:pStyle w:val="affc"/>
      </w:pPr>
      <w:bookmarkStart w:name="_Ref277776430" w:id="548"/>
      <w:bookmarkStart w:name="_Toc349031219" w:id="549"/>
      <w:bookmarkStart w:name="_Toc347567332" w:id="550"/>
      <w:bookmarkStart w:name="_Toc345689802" w:id="551"/>
      <w:bookmarkStart w:name="_Toc376183047" w:id="552"/>
      <w:bookmarkStart w:name="_Toc392230020" w:id="553"/>
      <w:r w:rsidRPr="00F40CCD">
        <w:lastRenderedPageBreak/>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12</w:t>
      </w:r>
      <w:r w:rsidR="00FA0FBB">
        <w:fldChar w:fldCharType="end"/>
      </w:r>
      <w:bookmarkEnd w:id="548"/>
      <w:r w:rsidRPr="00F40CCD">
        <w:rPr>
          <w:rFonts w:hint="eastAsia"/>
        </w:rPr>
        <w:t xml:space="preserve"> </w:t>
      </w:r>
      <w:r w:rsidRPr="006B4372">
        <w:rPr>
          <w:rFonts w:hint="eastAsia"/>
        </w:rPr>
        <w:t>Structure</w:t>
      </w:r>
      <w:r w:rsidRPr="00F40CCD">
        <w:rPr>
          <w:rFonts w:hint="eastAsia"/>
        </w:rPr>
        <w:t xml:space="preserve"> of ATP outputs to VIOM</w:t>
      </w:r>
      <w:bookmarkEnd w:id="549"/>
      <w:bookmarkEnd w:id="550"/>
      <w:bookmarkEnd w:id="551"/>
      <w:bookmarkEnd w:id="552"/>
      <w:bookmarkEnd w:id="553"/>
    </w:p>
    <w:tbl>
      <w:tblPr>
        <w:tblW w:w="5000" w:type="pct"/>
        <w:jc w:val="center"/>
        <w:tblBorders>
          <w:top w:val="single" w:color="auto" w:sz="12" w:space="0"/>
          <w:bottom w:val="single" w:color="auto" w:sz="12" w:space="0"/>
          <w:insideH w:val="single" w:color="auto" w:sz="4" w:space="0"/>
        </w:tblBorders>
        <w:tblLook w:val="01E0" w:firstRow="1" w:lastRow="1" w:firstColumn="1" w:lastColumn="1" w:noHBand="0" w:noVBand="0"/>
      </w:tblPr>
      <w:tblGrid>
        <w:gridCol w:w="239"/>
        <w:gridCol w:w="4619"/>
        <w:gridCol w:w="4428"/>
      </w:tblGrid>
      <w:tr w:rsidRPr="001B3DC6" w:rsidR="004C318A" w:rsidTr="004C318A">
        <w:trPr>
          <w:jc w:val="center"/>
        </w:trPr>
        <w:tc>
          <w:tcPr>
            <w:tcW w:w="2616" w:type="pct"/>
            <w:gridSpan w:val="2"/>
            <w:shd w:val="clear" w:color="auto" w:fill="E0E0E0"/>
            <w:vAlign w:val="center"/>
          </w:tcPr>
          <w:p w:rsidRPr="004C318A" w:rsidR="004C318A" w:rsidP="00FA0FBB" w:rsidRDefault="004C318A">
            <w:pPr>
              <w:pStyle w:val="af6"/>
            </w:pPr>
            <w:r w:rsidRPr="009E2F46">
              <w:rPr>
                <w:rFonts w:hint="eastAsia"/>
              </w:rPr>
              <w:t>ID</w:t>
            </w:r>
          </w:p>
        </w:tc>
        <w:tc>
          <w:tcPr>
            <w:tcW w:w="2384" w:type="pct"/>
            <w:shd w:val="clear" w:color="auto" w:fill="E0E0E0"/>
            <w:vAlign w:val="center"/>
          </w:tcPr>
          <w:p w:rsidRPr="004C318A" w:rsidR="004C318A" w:rsidP="00FA0FBB" w:rsidRDefault="004C318A">
            <w:pPr>
              <w:pStyle w:val="af6"/>
            </w:pPr>
            <w:r w:rsidRPr="009E2F46">
              <w:rPr>
                <w:rFonts w:hint="eastAsia"/>
              </w:rPr>
              <w:t>C</w:t>
            </w:r>
            <w:r w:rsidRPr="004C318A">
              <w:t>o</w:t>
            </w:r>
            <w:r w:rsidRPr="004C318A">
              <w:rPr>
                <w:rFonts w:hint="eastAsia"/>
              </w:rPr>
              <w:t>mments</w:t>
            </w:r>
          </w:p>
        </w:tc>
      </w:tr>
      <w:tr w:rsidRPr="001B3DC6" w:rsidR="004C318A" w:rsidTr="004C318A">
        <w:trPr>
          <w:jc w:val="center"/>
        </w:trPr>
        <w:tc>
          <w:tcPr>
            <w:tcW w:w="2616" w:type="pct"/>
            <w:gridSpan w:val="2"/>
          </w:tcPr>
          <w:p w:rsidRPr="004C318A" w:rsidR="004C318A" w:rsidP="00591D6B" w:rsidRDefault="004C318A">
            <w:pPr>
              <w:pStyle w:val="AltB0"/>
              <w:rPr>
                <w:rStyle w:val="DATATYPE"/>
              </w:rPr>
            </w:pPr>
            <w:bookmarkStart w:name="ST_VIOM_OUT" w:id="554"/>
            <w:r w:rsidRPr="007B38A4">
              <w:rPr>
                <w:rStyle w:val="DATATYPE"/>
              </w:rPr>
              <w:t>ST_VIOM_OUT</w:t>
            </w:r>
            <w:bookmarkEnd w:id="554"/>
          </w:p>
        </w:tc>
        <w:tc>
          <w:tcPr>
            <w:tcW w:w="2384" w:type="pct"/>
          </w:tcPr>
          <w:p w:rsidR="004C318A" w:rsidP="00591D6B" w:rsidRDefault="004C318A">
            <w:pPr>
              <w:pStyle w:val="AltB0"/>
            </w:pPr>
          </w:p>
        </w:tc>
      </w:tr>
      <w:tr w:rsidRPr="001B3DC6" w:rsidR="004C318A" w:rsidTr="004C318A">
        <w:trPr>
          <w:jc w:val="center"/>
        </w:trPr>
        <w:tc>
          <w:tcPr>
            <w:tcW w:w="129" w:type="pct"/>
          </w:tcPr>
          <w:p w:rsidR="004C318A" w:rsidP="00591D6B" w:rsidRDefault="004C318A">
            <w:pPr>
              <w:pStyle w:val="AltB0"/>
            </w:pPr>
          </w:p>
        </w:tc>
        <w:tc>
          <w:tcPr>
            <w:tcW w:w="2487" w:type="pct"/>
          </w:tcPr>
          <w:p w:rsidRPr="0012674A" w:rsidR="004C318A" w:rsidP="00591D6B" w:rsidRDefault="004C318A">
            <w:pPr>
              <w:pStyle w:val="AltB0"/>
              <w:rPr>
                <w:i/>
              </w:rPr>
            </w:pPr>
            <w:r w:rsidRPr="0012674A">
              <w:rPr>
                <w:rFonts w:hint="eastAsia"/>
                <w:i/>
              </w:rPr>
              <w:t>.VDO_UP[</w:t>
            </w:r>
            <w:r w:rsidRPr="0012674A">
              <w:rPr>
                <w:rStyle w:val="aff1"/>
              </w:rPr>
              <w:t>MAX_VITAL_</w:t>
            </w:r>
            <w:r w:rsidRPr="0012674A">
              <w:rPr>
                <w:rStyle w:val="aff1"/>
                <w:rFonts w:hint="eastAsia"/>
              </w:rPr>
              <w:t>OUTPU</w:t>
            </w:r>
            <w:r w:rsidRPr="0012674A">
              <w:rPr>
                <w:rStyle w:val="aff1"/>
              </w:rPr>
              <w:t>T_NB</w:t>
            </w:r>
            <w:r w:rsidRPr="0012674A">
              <w:rPr>
                <w:rFonts w:hint="eastAsia"/>
                <w:i/>
              </w:rPr>
              <w:t>]</w:t>
            </w:r>
          </w:p>
        </w:tc>
        <w:tc>
          <w:tcPr>
            <w:tcW w:w="2384" w:type="pct"/>
          </w:tcPr>
          <w:p w:rsidRPr="004C318A" w:rsidR="004C318A" w:rsidP="00591D6B" w:rsidRDefault="004C318A">
            <w:pPr>
              <w:pStyle w:val="AltB0"/>
            </w:pPr>
            <w:r>
              <w:rPr>
                <w:rFonts w:hint="eastAsia"/>
              </w:rPr>
              <w:t>CPU1</w:t>
            </w:r>
            <w:r>
              <w:rPr>
                <w:rFonts w:hint="eastAsia"/>
              </w:rPr>
              <w:t>计算的安全输出</w:t>
            </w:r>
          </w:p>
          <w:p w:rsidRPr="004C318A" w:rsidR="004C318A" w:rsidP="00591D6B" w:rsidRDefault="004C318A">
            <w:pPr>
              <w:pStyle w:val="AltB0"/>
            </w:pPr>
            <w:r>
              <w:rPr>
                <w:rFonts w:hint="eastAsia"/>
              </w:rPr>
              <w:t>Vital outputs of CPU1's ATP</w:t>
            </w:r>
          </w:p>
        </w:tc>
      </w:tr>
      <w:tr w:rsidRPr="001B3DC6" w:rsidR="004C318A" w:rsidTr="004C318A">
        <w:trPr>
          <w:jc w:val="center"/>
        </w:trPr>
        <w:tc>
          <w:tcPr>
            <w:tcW w:w="129" w:type="pct"/>
          </w:tcPr>
          <w:p w:rsidR="004C318A" w:rsidP="00591D6B" w:rsidRDefault="004C318A">
            <w:pPr>
              <w:pStyle w:val="AltB0"/>
            </w:pPr>
          </w:p>
        </w:tc>
        <w:tc>
          <w:tcPr>
            <w:tcW w:w="2487" w:type="pct"/>
          </w:tcPr>
          <w:p w:rsidRPr="0012674A" w:rsidR="004C318A" w:rsidP="00591D6B" w:rsidRDefault="004C318A">
            <w:pPr>
              <w:pStyle w:val="AltB0"/>
              <w:rPr>
                <w:i/>
              </w:rPr>
            </w:pPr>
            <w:r w:rsidRPr="0012674A">
              <w:rPr>
                <w:rFonts w:hint="eastAsia"/>
                <w:i/>
              </w:rPr>
              <w:t>.VDO_DOWN[</w:t>
            </w:r>
            <w:r w:rsidRPr="0012674A">
              <w:rPr>
                <w:rStyle w:val="aff1"/>
              </w:rPr>
              <w:t>MAX_VITAL_</w:t>
            </w:r>
            <w:r w:rsidRPr="0012674A">
              <w:rPr>
                <w:rStyle w:val="aff1"/>
                <w:rFonts w:hint="eastAsia"/>
              </w:rPr>
              <w:t>OUTPU</w:t>
            </w:r>
            <w:r w:rsidRPr="0012674A">
              <w:rPr>
                <w:rStyle w:val="aff1"/>
              </w:rPr>
              <w:t>T_NB</w:t>
            </w:r>
            <w:r w:rsidRPr="0012674A">
              <w:rPr>
                <w:rFonts w:hint="eastAsia"/>
                <w:i/>
              </w:rPr>
              <w:t>]</w:t>
            </w:r>
          </w:p>
        </w:tc>
        <w:tc>
          <w:tcPr>
            <w:tcW w:w="2384" w:type="pct"/>
          </w:tcPr>
          <w:p w:rsidRPr="004C318A" w:rsidR="004C318A" w:rsidP="00591D6B" w:rsidRDefault="004C318A">
            <w:pPr>
              <w:pStyle w:val="AltB0"/>
            </w:pPr>
            <w:r>
              <w:rPr>
                <w:rFonts w:hint="eastAsia"/>
              </w:rPr>
              <w:t>CPU2</w:t>
            </w:r>
            <w:r>
              <w:rPr>
                <w:rFonts w:hint="eastAsia"/>
              </w:rPr>
              <w:t>计算的安全输出</w:t>
            </w:r>
          </w:p>
          <w:p w:rsidRPr="004C318A" w:rsidR="004C318A" w:rsidP="00591D6B" w:rsidRDefault="004C318A">
            <w:pPr>
              <w:pStyle w:val="AltB0"/>
            </w:pPr>
            <w:r>
              <w:rPr>
                <w:rFonts w:hint="eastAsia"/>
              </w:rPr>
              <w:t xml:space="preserve">Vital outputs of </w:t>
            </w:r>
            <w:r w:rsidRPr="004C318A">
              <w:rPr>
                <w:rFonts w:hint="eastAsia"/>
              </w:rPr>
              <w:t>CPU2's ATP</w:t>
            </w:r>
          </w:p>
        </w:tc>
      </w:tr>
      <w:tr w:rsidRPr="001B3DC6" w:rsidR="004C318A" w:rsidTr="004C318A">
        <w:trPr>
          <w:jc w:val="center"/>
        </w:trPr>
        <w:tc>
          <w:tcPr>
            <w:tcW w:w="129" w:type="pct"/>
          </w:tcPr>
          <w:p w:rsidR="004C318A" w:rsidP="00591D6B" w:rsidRDefault="004C318A">
            <w:pPr>
              <w:pStyle w:val="AltB0"/>
            </w:pPr>
          </w:p>
        </w:tc>
        <w:tc>
          <w:tcPr>
            <w:tcW w:w="2487" w:type="pct"/>
          </w:tcPr>
          <w:p w:rsidRPr="0012674A" w:rsidR="004C318A" w:rsidP="00591D6B" w:rsidRDefault="00354F88">
            <w:pPr>
              <w:pStyle w:val="AltB0"/>
            </w:pPr>
            <w:r w:rsidRPr="0012674A">
              <w:rPr>
                <w:rFonts w:hint="eastAsia"/>
              </w:rPr>
              <w:t>.A</w:t>
            </w:r>
            <w:r w:rsidRPr="0012674A" w:rsidR="004C318A">
              <w:rPr>
                <w:rFonts w:hint="eastAsia"/>
              </w:rPr>
              <w:t>tp</w:t>
            </w:r>
            <w:r w:rsidRPr="0012674A">
              <w:rPr>
                <w:rFonts w:hint="eastAsia"/>
              </w:rPr>
              <w:t>L</w:t>
            </w:r>
            <w:r w:rsidRPr="0012674A" w:rsidR="004C318A">
              <w:rPr>
                <w:rFonts w:hint="eastAsia"/>
              </w:rPr>
              <w:t>oop</w:t>
            </w:r>
            <w:r w:rsidRPr="0012674A">
              <w:rPr>
                <w:rFonts w:hint="eastAsia"/>
              </w:rPr>
              <w:t>H</w:t>
            </w:r>
            <w:r w:rsidRPr="0012674A" w:rsidR="004C318A">
              <w:rPr>
                <w:rFonts w:hint="eastAsia"/>
              </w:rPr>
              <w:t>our</w:t>
            </w:r>
          </w:p>
        </w:tc>
        <w:tc>
          <w:tcPr>
            <w:tcW w:w="2384" w:type="pct"/>
          </w:tcPr>
          <w:p w:rsidRPr="004C318A" w:rsidR="004C318A" w:rsidP="00591D6B" w:rsidRDefault="004C318A">
            <w:pPr>
              <w:pStyle w:val="AltB0"/>
            </w:pPr>
            <w:r>
              <w:rPr>
                <w:rFonts w:hint="eastAsia"/>
              </w:rPr>
              <w:t>当前</w:t>
            </w:r>
            <w:r>
              <w:rPr>
                <w:rFonts w:hint="eastAsia"/>
              </w:rPr>
              <w:t>ATP</w:t>
            </w:r>
            <w:r>
              <w:rPr>
                <w:rFonts w:hint="eastAsia"/>
              </w:rPr>
              <w:t>的</w:t>
            </w:r>
            <w:r>
              <w:rPr>
                <w:rFonts w:hint="eastAsia"/>
              </w:rPr>
              <w:t>loop</w:t>
            </w:r>
            <w:r w:rsidR="00354F88">
              <w:rPr>
                <w:rFonts w:hint="eastAsia"/>
              </w:rPr>
              <w:t>H</w:t>
            </w:r>
            <w:r>
              <w:rPr>
                <w:rFonts w:hint="eastAsia"/>
              </w:rPr>
              <w:t>our</w:t>
            </w:r>
            <w:r>
              <w:rPr>
                <w:rFonts w:hint="eastAsia"/>
              </w:rPr>
              <w:t>号</w:t>
            </w:r>
          </w:p>
          <w:p w:rsidRPr="004C318A" w:rsidR="004C318A" w:rsidP="00591D6B" w:rsidRDefault="004C318A">
            <w:pPr>
              <w:pStyle w:val="AltB0"/>
            </w:pPr>
            <w:r>
              <w:rPr>
                <w:rFonts w:hint="eastAsia"/>
              </w:rPr>
              <w:t>ATP's loop hour</w:t>
            </w:r>
          </w:p>
        </w:tc>
      </w:tr>
      <w:tr w:rsidRPr="001B3DC6" w:rsidR="004C318A" w:rsidTr="004C318A">
        <w:trPr>
          <w:jc w:val="center"/>
        </w:trPr>
        <w:tc>
          <w:tcPr>
            <w:tcW w:w="129" w:type="pct"/>
          </w:tcPr>
          <w:p w:rsidR="004C318A" w:rsidP="00591D6B" w:rsidRDefault="004C318A">
            <w:pPr>
              <w:pStyle w:val="AltB0"/>
            </w:pPr>
          </w:p>
        </w:tc>
        <w:tc>
          <w:tcPr>
            <w:tcW w:w="2487" w:type="pct"/>
          </w:tcPr>
          <w:p w:rsidRPr="0012674A" w:rsidR="004C318A" w:rsidP="00591D6B" w:rsidRDefault="004A7203">
            <w:pPr>
              <w:pStyle w:val="AltB0"/>
            </w:pPr>
            <w:r>
              <w:rPr>
                <w:rFonts w:hint="eastAsia"/>
              </w:rPr>
              <w:t>V</w:t>
            </w:r>
            <w:r w:rsidRPr="0012674A">
              <w:t>iom</w:t>
            </w:r>
            <w:r w:rsidRPr="0012674A">
              <w:rPr>
                <w:rFonts w:hint="eastAsia"/>
              </w:rPr>
              <w:t>LoopHour</w:t>
            </w:r>
          </w:p>
        </w:tc>
        <w:tc>
          <w:tcPr>
            <w:tcW w:w="2384" w:type="pct"/>
          </w:tcPr>
          <w:p w:rsidRPr="004C318A" w:rsidR="004C318A" w:rsidP="00591D6B" w:rsidRDefault="004C318A">
            <w:pPr>
              <w:pStyle w:val="AltB0"/>
            </w:pPr>
            <w:r>
              <w:rPr>
                <w:rFonts w:hint="eastAsia"/>
              </w:rPr>
              <w:t>收到的</w:t>
            </w:r>
            <w:r>
              <w:rPr>
                <w:rFonts w:hint="eastAsia"/>
              </w:rPr>
              <w:t>VIOM</w:t>
            </w:r>
            <w:r>
              <w:rPr>
                <w:rFonts w:hint="eastAsia"/>
              </w:rPr>
              <w:t>的</w:t>
            </w:r>
            <w:r>
              <w:rPr>
                <w:rFonts w:hint="eastAsia"/>
              </w:rPr>
              <w:t>loop</w:t>
            </w:r>
            <w:r w:rsidR="00354F88">
              <w:rPr>
                <w:rFonts w:hint="eastAsia"/>
              </w:rPr>
              <w:t>H</w:t>
            </w:r>
            <w:r>
              <w:rPr>
                <w:rFonts w:hint="eastAsia"/>
              </w:rPr>
              <w:t>our</w:t>
            </w:r>
          </w:p>
          <w:p w:rsidRPr="004C318A" w:rsidR="004C318A" w:rsidP="00591D6B" w:rsidRDefault="004C318A">
            <w:pPr>
              <w:pStyle w:val="AltB0"/>
            </w:pPr>
            <w:r>
              <w:rPr>
                <w:rFonts w:hint="eastAsia"/>
              </w:rPr>
              <w:t>VIOM's loop hour</w:t>
            </w:r>
          </w:p>
        </w:tc>
      </w:tr>
      <w:tr w:rsidRPr="001B3DC6" w:rsidR="004C318A" w:rsidTr="004C318A">
        <w:trPr>
          <w:jc w:val="center"/>
        </w:trPr>
        <w:tc>
          <w:tcPr>
            <w:tcW w:w="129" w:type="pct"/>
          </w:tcPr>
          <w:p w:rsidR="004C318A" w:rsidP="00591D6B" w:rsidRDefault="004C318A">
            <w:pPr>
              <w:pStyle w:val="AltB0"/>
            </w:pPr>
          </w:p>
        </w:tc>
        <w:tc>
          <w:tcPr>
            <w:tcW w:w="2487" w:type="pct"/>
          </w:tcPr>
          <w:p w:rsidRPr="0012674A" w:rsidR="004C318A" w:rsidP="00591D6B" w:rsidRDefault="00354F88">
            <w:pPr>
              <w:pStyle w:val="AltB0"/>
            </w:pPr>
            <w:r w:rsidRPr="0012674A">
              <w:rPr>
                <w:rFonts w:hint="eastAsia"/>
              </w:rPr>
              <w:t>.</w:t>
            </w:r>
            <w:r w:rsidRPr="0012674A" w:rsidR="00C02146">
              <w:t>Trace</w:t>
            </w:r>
            <w:r w:rsidRPr="0012674A">
              <w:rPr>
                <w:rFonts w:hint="eastAsia"/>
              </w:rPr>
              <w:t>U</w:t>
            </w:r>
            <w:r w:rsidRPr="0012674A" w:rsidR="004C318A">
              <w:rPr>
                <w:rFonts w:hint="eastAsia"/>
              </w:rPr>
              <w:t>p</w:t>
            </w:r>
          </w:p>
        </w:tc>
        <w:tc>
          <w:tcPr>
            <w:tcW w:w="2384" w:type="pct"/>
          </w:tcPr>
          <w:p w:rsidRPr="004C318A" w:rsidR="004C318A" w:rsidP="00591D6B" w:rsidRDefault="004C318A">
            <w:pPr>
              <w:pStyle w:val="AltB0"/>
            </w:pPr>
            <w:r>
              <w:rPr>
                <w:rFonts w:hint="eastAsia"/>
              </w:rPr>
              <w:t>CPU1</w:t>
            </w:r>
            <w:r>
              <w:rPr>
                <w:rFonts w:hint="eastAsia"/>
              </w:rPr>
              <w:t>的</w:t>
            </w:r>
            <w:r w:rsidRPr="004C318A">
              <w:rPr>
                <w:rFonts w:hint="eastAsia"/>
              </w:rPr>
              <w:t>安全时钟校核字</w:t>
            </w:r>
          </w:p>
          <w:p w:rsidRPr="004C318A" w:rsidR="004C318A" w:rsidP="00591D6B" w:rsidRDefault="004C318A">
            <w:pPr>
              <w:pStyle w:val="AltB0"/>
            </w:pPr>
            <w:r>
              <w:rPr>
                <w:rFonts w:hint="eastAsia"/>
              </w:rPr>
              <w:t>Checkword for two CPUs' synchronization</w:t>
            </w:r>
            <w:r w:rsidRPr="004C318A">
              <w:rPr>
                <w:rFonts w:hint="eastAsia"/>
              </w:rPr>
              <w:t xml:space="preserve"> of CPU1</w:t>
            </w:r>
          </w:p>
        </w:tc>
      </w:tr>
      <w:tr w:rsidRPr="001B3DC6" w:rsidR="004C318A" w:rsidTr="004C318A">
        <w:trPr>
          <w:jc w:val="center"/>
        </w:trPr>
        <w:tc>
          <w:tcPr>
            <w:tcW w:w="129" w:type="pct"/>
          </w:tcPr>
          <w:p w:rsidR="004C318A" w:rsidP="00591D6B" w:rsidRDefault="004C318A">
            <w:pPr>
              <w:pStyle w:val="AltB0"/>
            </w:pPr>
          </w:p>
        </w:tc>
        <w:tc>
          <w:tcPr>
            <w:tcW w:w="2487" w:type="pct"/>
          </w:tcPr>
          <w:p w:rsidRPr="0012674A" w:rsidR="004C318A" w:rsidP="00591D6B" w:rsidRDefault="00354F88">
            <w:pPr>
              <w:pStyle w:val="AltB0"/>
            </w:pPr>
            <w:r w:rsidRPr="0012674A">
              <w:rPr>
                <w:rFonts w:hint="eastAsia"/>
              </w:rPr>
              <w:t>.</w:t>
            </w:r>
            <w:r w:rsidRPr="0012674A" w:rsidR="00C02146">
              <w:t>Dt</w:t>
            </w:r>
            <w:r w:rsidRPr="0012674A">
              <w:rPr>
                <w:rFonts w:hint="eastAsia"/>
              </w:rPr>
              <w:t>U</w:t>
            </w:r>
            <w:r w:rsidRPr="0012674A" w:rsidR="004C318A">
              <w:rPr>
                <w:rFonts w:hint="eastAsia"/>
              </w:rPr>
              <w:t>p</w:t>
            </w:r>
          </w:p>
        </w:tc>
        <w:tc>
          <w:tcPr>
            <w:tcW w:w="2384" w:type="pct"/>
          </w:tcPr>
          <w:p w:rsidRPr="004C318A" w:rsidR="004C318A" w:rsidP="00591D6B" w:rsidRDefault="004C318A">
            <w:pPr>
              <w:pStyle w:val="AltB0"/>
            </w:pPr>
            <w:r>
              <w:rPr>
                <w:rFonts w:hint="eastAsia"/>
              </w:rPr>
              <w:t>CPU1</w:t>
            </w:r>
            <w:r>
              <w:rPr>
                <w:rFonts w:hint="eastAsia"/>
              </w:rPr>
              <w:t>的</w:t>
            </w:r>
            <w:r w:rsidRPr="004C318A">
              <w:rPr>
                <w:rFonts w:hint="eastAsia"/>
              </w:rPr>
              <w:t>动态时间</w:t>
            </w:r>
          </w:p>
          <w:p w:rsidRPr="004C318A" w:rsidR="004C318A" w:rsidP="00591D6B" w:rsidRDefault="004C318A">
            <w:pPr>
              <w:pStyle w:val="AltB0"/>
            </w:pPr>
            <w:r>
              <w:rPr>
                <w:rFonts w:hint="eastAsia"/>
              </w:rPr>
              <w:t>Dynamic time of this ATP cycle</w:t>
            </w:r>
            <w:r w:rsidRPr="004C318A">
              <w:rPr>
                <w:rFonts w:hint="eastAsia"/>
              </w:rPr>
              <w:t xml:space="preserve"> of CPU1</w:t>
            </w:r>
          </w:p>
        </w:tc>
      </w:tr>
      <w:tr w:rsidRPr="001B3DC6" w:rsidR="004C318A" w:rsidTr="004C318A">
        <w:trPr>
          <w:jc w:val="center"/>
        </w:trPr>
        <w:tc>
          <w:tcPr>
            <w:tcW w:w="129" w:type="pct"/>
          </w:tcPr>
          <w:p w:rsidR="004C318A" w:rsidP="00591D6B" w:rsidRDefault="004C318A">
            <w:pPr>
              <w:pStyle w:val="AltB0"/>
            </w:pPr>
          </w:p>
        </w:tc>
        <w:tc>
          <w:tcPr>
            <w:tcW w:w="2487" w:type="pct"/>
          </w:tcPr>
          <w:p w:rsidRPr="0012674A" w:rsidR="004C318A" w:rsidP="00591D6B" w:rsidRDefault="00354F88">
            <w:pPr>
              <w:pStyle w:val="AltB0"/>
            </w:pPr>
            <w:r w:rsidRPr="0012674A">
              <w:rPr>
                <w:rFonts w:hint="eastAsia"/>
              </w:rPr>
              <w:t>.</w:t>
            </w:r>
            <w:r w:rsidRPr="0012674A" w:rsidR="00C02146">
              <w:t>Trace</w:t>
            </w:r>
            <w:r w:rsidRPr="0012674A">
              <w:rPr>
                <w:rFonts w:hint="eastAsia"/>
              </w:rPr>
              <w:t>D</w:t>
            </w:r>
            <w:r w:rsidRPr="0012674A" w:rsidR="004C318A">
              <w:rPr>
                <w:rFonts w:hint="eastAsia"/>
              </w:rPr>
              <w:t>own</w:t>
            </w:r>
          </w:p>
        </w:tc>
        <w:tc>
          <w:tcPr>
            <w:tcW w:w="2384" w:type="pct"/>
          </w:tcPr>
          <w:p w:rsidRPr="004C318A" w:rsidR="004C318A" w:rsidP="00591D6B" w:rsidRDefault="004C318A">
            <w:pPr>
              <w:pStyle w:val="AltB0"/>
            </w:pPr>
            <w:r>
              <w:rPr>
                <w:rFonts w:hint="eastAsia"/>
              </w:rPr>
              <w:t>CPU2</w:t>
            </w:r>
            <w:r>
              <w:rPr>
                <w:rFonts w:hint="eastAsia"/>
              </w:rPr>
              <w:t>的安全时钟校核字</w:t>
            </w:r>
          </w:p>
          <w:p w:rsidRPr="004C318A" w:rsidR="004C318A" w:rsidP="00591D6B" w:rsidRDefault="004C318A">
            <w:pPr>
              <w:pStyle w:val="AltB0"/>
            </w:pPr>
            <w:r>
              <w:rPr>
                <w:rFonts w:hint="eastAsia"/>
              </w:rPr>
              <w:t>Checkword for two CPUs' synchronization of CPU2</w:t>
            </w:r>
          </w:p>
        </w:tc>
      </w:tr>
      <w:tr w:rsidRPr="001B3DC6" w:rsidR="004C318A" w:rsidTr="004C318A">
        <w:trPr>
          <w:jc w:val="center"/>
        </w:trPr>
        <w:tc>
          <w:tcPr>
            <w:tcW w:w="129" w:type="pct"/>
          </w:tcPr>
          <w:p w:rsidR="004C318A" w:rsidP="00591D6B" w:rsidRDefault="004C318A">
            <w:pPr>
              <w:pStyle w:val="AltB0"/>
            </w:pPr>
          </w:p>
        </w:tc>
        <w:tc>
          <w:tcPr>
            <w:tcW w:w="2487" w:type="pct"/>
          </w:tcPr>
          <w:p w:rsidRPr="0012674A" w:rsidR="004C318A" w:rsidP="00591D6B" w:rsidRDefault="00354F88">
            <w:pPr>
              <w:pStyle w:val="AltB0"/>
            </w:pPr>
            <w:r w:rsidRPr="0012674A">
              <w:rPr>
                <w:rFonts w:hint="eastAsia"/>
              </w:rPr>
              <w:t>.</w:t>
            </w:r>
            <w:r w:rsidRPr="0012674A" w:rsidR="00C02146">
              <w:t>Dt</w:t>
            </w:r>
            <w:r w:rsidRPr="0012674A">
              <w:rPr>
                <w:rFonts w:hint="eastAsia"/>
              </w:rPr>
              <w:t>D</w:t>
            </w:r>
            <w:r w:rsidRPr="0012674A" w:rsidR="004C318A">
              <w:rPr>
                <w:rFonts w:hint="eastAsia"/>
              </w:rPr>
              <w:t>own</w:t>
            </w:r>
          </w:p>
        </w:tc>
        <w:tc>
          <w:tcPr>
            <w:tcW w:w="2384" w:type="pct"/>
          </w:tcPr>
          <w:p w:rsidRPr="004C318A" w:rsidR="004C318A" w:rsidP="00591D6B" w:rsidRDefault="004C318A">
            <w:pPr>
              <w:pStyle w:val="AltB0"/>
            </w:pPr>
            <w:r>
              <w:rPr>
                <w:rFonts w:hint="eastAsia"/>
              </w:rPr>
              <w:t>CPU2</w:t>
            </w:r>
            <w:r>
              <w:rPr>
                <w:rFonts w:hint="eastAsia"/>
              </w:rPr>
              <w:t>的动态时间</w:t>
            </w:r>
          </w:p>
          <w:p w:rsidRPr="004C318A" w:rsidR="004C318A" w:rsidP="00591D6B" w:rsidRDefault="004C318A">
            <w:pPr>
              <w:pStyle w:val="AltB0"/>
            </w:pPr>
            <w:r>
              <w:rPr>
                <w:rFonts w:hint="eastAsia"/>
              </w:rPr>
              <w:t>Dynamic time of this ATP cycle of CPU2</w:t>
            </w:r>
          </w:p>
        </w:tc>
      </w:tr>
      <w:tr w:rsidRPr="001B3DC6" w:rsidR="004C318A" w:rsidTr="004C318A">
        <w:trPr>
          <w:jc w:val="center"/>
        </w:trPr>
        <w:tc>
          <w:tcPr>
            <w:tcW w:w="129" w:type="pct"/>
          </w:tcPr>
          <w:p w:rsidR="004C318A" w:rsidP="00591D6B" w:rsidRDefault="004C318A">
            <w:pPr>
              <w:pStyle w:val="AltB0"/>
            </w:pPr>
          </w:p>
        </w:tc>
        <w:tc>
          <w:tcPr>
            <w:tcW w:w="2487" w:type="pct"/>
          </w:tcPr>
          <w:p w:rsidRPr="0012674A" w:rsidR="004C318A" w:rsidP="00591D6B" w:rsidRDefault="00354F88">
            <w:pPr>
              <w:pStyle w:val="AltB0"/>
            </w:pPr>
            <w:r w:rsidRPr="0012674A">
              <w:rPr>
                <w:rFonts w:hint="eastAsia"/>
              </w:rPr>
              <w:t>.S</w:t>
            </w:r>
            <w:r w:rsidRPr="0012674A" w:rsidR="004C318A">
              <w:rPr>
                <w:rFonts w:hint="eastAsia"/>
              </w:rPr>
              <w:t>afe</w:t>
            </w:r>
            <w:r w:rsidRPr="0012674A">
              <w:rPr>
                <w:rFonts w:hint="eastAsia"/>
              </w:rPr>
              <w:t>T</w:t>
            </w:r>
            <w:r w:rsidRPr="0012674A" w:rsidR="004C318A">
              <w:rPr>
                <w:rFonts w:hint="eastAsia"/>
              </w:rPr>
              <w:t>ime</w:t>
            </w:r>
            <w:r w:rsidRPr="0012674A">
              <w:rPr>
                <w:rFonts w:hint="eastAsia"/>
              </w:rPr>
              <w:t>C</w:t>
            </w:r>
            <w:r w:rsidRPr="0012674A" w:rsidR="004C318A">
              <w:rPr>
                <w:rFonts w:hint="eastAsia"/>
              </w:rPr>
              <w:t>hecked</w:t>
            </w:r>
            <w:r w:rsidRPr="0012674A">
              <w:rPr>
                <w:rFonts w:hint="eastAsia"/>
              </w:rPr>
              <w:t>U</w:t>
            </w:r>
            <w:r w:rsidRPr="0012674A" w:rsidR="004C318A">
              <w:rPr>
                <w:rFonts w:hint="eastAsia"/>
              </w:rPr>
              <w:t>p</w:t>
            </w:r>
          </w:p>
        </w:tc>
        <w:tc>
          <w:tcPr>
            <w:tcW w:w="2384" w:type="pct"/>
          </w:tcPr>
          <w:p w:rsidRPr="004C318A" w:rsidR="004C318A" w:rsidP="00591D6B" w:rsidRDefault="004C318A">
            <w:pPr>
              <w:pStyle w:val="AltB0"/>
            </w:pPr>
            <w:r>
              <w:rPr>
                <w:rFonts w:hint="eastAsia"/>
              </w:rPr>
              <w:t>CPU1</w:t>
            </w:r>
            <w:r>
              <w:rPr>
                <w:rFonts w:hint="eastAsia"/>
              </w:rPr>
              <w:t>的</w:t>
            </w:r>
            <w:r w:rsidRPr="004C318A">
              <w:rPr>
                <w:rFonts w:hint="eastAsia"/>
              </w:rPr>
              <w:t>硬件安全时钟工作正常</w:t>
            </w:r>
          </w:p>
          <w:p w:rsidRPr="004C318A" w:rsidR="004C318A" w:rsidP="00591D6B" w:rsidRDefault="004C318A">
            <w:pPr>
              <w:pStyle w:val="AltB0"/>
            </w:pPr>
            <w:r>
              <w:rPr>
                <w:rFonts w:hint="eastAsia"/>
              </w:rPr>
              <w:t>Checkword for VLE safe clock</w:t>
            </w:r>
            <w:r w:rsidRPr="004C318A">
              <w:rPr>
                <w:rFonts w:hint="eastAsia"/>
              </w:rPr>
              <w:t xml:space="preserve"> of CPU1</w:t>
            </w:r>
          </w:p>
        </w:tc>
      </w:tr>
      <w:tr w:rsidRPr="001B3DC6" w:rsidR="004C318A" w:rsidTr="004C318A">
        <w:trPr>
          <w:jc w:val="center"/>
        </w:trPr>
        <w:tc>
          <w:tcPr>
            <w:tcW w:w="129" w:type="pct"/>
          </w:tcPr>
          <w:p w:rsidR="004C318A" w:rsidP="00591D6B" w:rsidRDefault="004C318A">
            <w:pPr>
              <w:pStyle w:val="AltB0"/>
            </w:pPr>
          </w:p>
        </w:tc>
        <w:tc>
          <w:tcPr>
            <w:tcW w:w="2487" w:type="pct"/>
          </w:tcPr>
          <w:p w:rsidRPr="0012674A" w:rsidR="004C318A" w:rsidP="00591D6B" w:rsidRDefault="00354F88">
            <w:pPr>
              <w:pStyle w:val="AltB0"/>
            </w:pPr>
            <w:r w:rsidRPr="0012674A">
              <w:rPr>
                <w:rFonts w:hint="eastAsia"/>
              </w:rPr>
              <w:t>.S</w:t>
            </w:r>
            <w:r w:rsidRPr="0012674A" w:rsidR="004C318A">
              <w:rPr>
                <w:rFonts w:hint="eastAsia"/>
              </w:rPr>
              <w:t>afe</w:t>
            </w:r>
            <w:r w:rsidRPr="0012674A">
              <w:rPr>
                <w:rFonts w:hint="eastAsia"/>
              </w:rPr>
              <w:t>T</w:t>
            </w:r>
            <w:r w:rsidRPr="0012674A" w:rsidR="004C318A">
              <w:rPr>
                <w:rFonts w:hint="eastAsia"/>
              </w:rPr>
              <w:t>ime</w:t>
            </w:r>
            <w:r w:rsidRPr="0012674A">
              <w:rPr>
                <w:rFonts w:hint="eastAsia"/>
              </w:rPr>
              <w:t>C</w:t>
            </w:r>
            <w:r w:rsidRPr="0012674A" w:rsidR="004C318A">
              <w:rPr>
                <w:rFonts w:hint="eastAsia"/>
              </w:rPr>
              <w:t>hecked</w:t>
            </w:r>
            <w:r w:rsidRPr="0012674A">
              <w:rPr>
                <w:rFonts w:hint="eastAsia"/>
              </w:rPr>
              <w:t>D</w:t>
            </w:r>
            <w:r w:rsidRPr="0012674A" w:rsidR="004C318A">
              <w:rPr>
                <w:rFonts w:hint="eastAsia"/>
              </w:rPr>
              <w:t>own</w:t>
            </w:r>
          </w:p>
        </w:tc>
        <w:tc>
          <w:tcPr>
            <w:tcW w:w="2384" w:type="pct"/>
          </w:tcPr>
          <w:p w:rsidRPr="004C318A" w:rsidR="004C318A" w:rsidP="00591D6B" w:rsidRDefault="004C318A">
            <w:pPr>
              <w:pStyle w:val="AltB0"/>
            </w:pPr>
            <w:r>
              <w:rPr>
                <w:rFonts w:hint="eastAsia"/>
              </w:rPr>
              <w:t>CPU2</w:t>
            </w:r>
            <w:r>
              <w:rPr>
                <w:rFonts w:hint="eastAsia"/>
              </w:rPr>
              <w:t>的硬件安全时钟工作正常</w:t>
            </w:r>
          </w:p>
          <w:p w:rsidRPr="004C318A" w:rsidR="004C318A" w:rsidP="00591D6B" w:rsidRDefault="004C318A">
            <w:pPr>
              <w:pStyle w:val="AltB0"/>
            </w:pPr>
            <w:r>
              <w:rPr>
                <w:rFonts w:hint="eastAsia"/>
              </w:rPr>
              <w:t>Checkword for VLE safe clock of CPU2</w:t>
            </w:r>
          </w:p>
        </w:tc>
      </w:tr>
      <w:tr w:rsidRPr="001B3DC6" w:rsidR="004C318A" w:rsidTr="004C318A">
        <w:trPr>
          <w:jc w:val="center"/>
        </w:trPr>
        <w:tc>
          <w:tcPr>
            <w:tcW w:w="129" w:type="pct"/>
          </w:tcPr>
          <w:p w:rsidR="004C318A" w:rsidP="00591D6B" w:rsidRDefault="004C318A">
            <w:pPr>
              <w:pStyle w:val="AltB0"/>
            </w:pPr>
          </w:p>
        </w:tc>
        <w:tc>
          <w:tcPr>
            <w:tcW w:w="2487" w:type="pct"/>
          </w:tcPr>
          <w:p w:rsidRPr="0012674A" w:rsidR="004C318A" w:rsidP="00591D6B" w:rsidRDefault="00354F88">
            <w:pPr>
              <w:pStyle w:val="AltB0"/>
            </w:pPr>
            <w:r w:rsidRPr="0012674A">
              <w:rPr>
                <w:rFonts w:hint="eastAsia"/>
              </w:rPr>
              <w:t>.M</w:t>
            </w:r>
            <w:r w:rsidRPr="0012674A" w:rsidR="004C318A">
              <w:rPr>
                <w:rFonts w:hint="eastAsia"/>
              </w:rPr>
              <w:t>aster</w:t>
            </w:r>
            <w:r w:rsidRPr="0012674A">
              <w:rPr>
                <w:rFonts w:hint="eastAsia"/>
              </w:rPr>
              <w:t>C</w:t>
            </w:r>
            <w:r w:rsidRPr="0012674A" w:rsidR="004C318A">
              <w:rPr>
                <w:rFonts w:hint="eastAsia"/>
              </w:rPr>
              <w:t>ore</w:t>
            </w:r>
          </w:p>
        </w:tc>
        <w:tc>
          <w:tcPr>
            <w:tcW w:w="2384" w:type="pct"/>
          </w:tcPr>
          <w:p w:rsidRPr="004C318A" w:rsidR="004C318A" w:rsidP="00591D6B" w:rsidRDefault="004C318A">
            <w:pPr>
              <w:pStyle w:val="AltB0"/>
            </w:pPr>
            <w:r>
              <w:rPr>
                <w:rFonts w:hint="eastAsia"/>
              </w:rPr>
              <w:t>是否是主控</w:t>
            </w:r>
            <w:r>
              <w:rPr>
                <w:rFonts w:hint="eastAsia"/>
              </w:rPr>
              <w:t>CC</w:t>
            </w:r>
          </w:p>
          <w:p w:rsidRPr="004C318A" w:rsidR="004C318A" w:rsidP="00591D6B" w:rsidRDefault="004C318A">
            <w:pPr>
              <w:pStyle w:val="AltB0"/>
            </w:pPr>
            <w:r>
              <w:t>W</w:t>
            </w:r>
            <w:r w:rsidR="002F5731">
              <w:rPr>
                <w:rFonts w:hint="eastAsia"/>
              </w:rPr>
              <w:t>h</w:t>
            </w:r>
            <w:r w:rsidRPr="004C318A">
              <w:rPr>
                <w:rFonts w:hint="eastAsia"/>
              </w:rPr>
              <w:t>ether the ATP is the master core or not</w:t>
            </w:r>
          </w:p>
        </w:tc>
      </w:tr>
      <w:tr w:rsidRPr="001B3DC6" w:rsidR="004C318A" w:rsidTr="004C318A">
        <w:trPr>
          <w:jc w:val="center"/>
        </w:trPr>
        <w:tc>
          <w:tcPr>
            <w:tcW w:w="129" w:type="pct"/>
          </w:tcPr>
          <w:p w:rsidR="004C318A" w:rsidP="00591D6B" w:rsidRDefault="004C318A">
            <w:pPr>
              <w:pStyle w:val="AltB0"/>
            </w:pPr>
          </w:p>
        </w:tc>
        <w:tc>
          <w:tcPr>
            <w:tcW w:w="2487" w:type="pct"/>
          </w:tcPr>
          <w:p w:rsidRPr="0012674A" w:rsidR="004C318A" w:rsidP="00591D6B" w:rsidRDefault="00E76CD3">
            <w:pPr>
              <w:pStyle w:val="AltB0"/>
            </w:pPr>
            <w:r w:rsidRPr="0012674A">
              <w:rPr>
                <w:rFonts w:hint="eastAsia"/>
              </w:rPr>
              <w:t>V</w:t>
            </w:r>
            <w:r w:rsidRPr="0012674A" w:rsidR="004C318A">
              <w:rPr>
                <w:rFonts w:hint="eastAsia"/>
              </w:rPr>
              <w:t>ital</w:t>
            </w:r>
            <w:r w:rsidRPr="0012674A" w:rsidR="00354F88">
              <w:rPr>
                <w:rFonts w:hint="eastAsia"/>
              </w:rPr>
              <w:t>C</w:t>
            </w:r>
            <w:r w:rsidRPr="0012674A" w:rsidR="004C318A">
              <w:rPr>
                <w:rFonts w:hint="eastAsia"/>
              </w:rPr>
              <w:t>hecksum1</w:t>
            </w:r>
          </w:p>
        </w:tc>
        <w:tc>
          <w:tcPr>
            <w:tcW w:w="2384" w:type="pct"/>
          </w:tcPr>
          <w:p w:rsidRPr="004C318A" w:rsidR="004C318A" w:rsidP="00591D6B" w:rsidRDefault="004C318A">
            <w:pPr>
              <w:pStyle w:val="AltB0"/>
            </w:pPr>
            <w:r>
              <w:rPr>
                <w:rFonts w:hint="eastAsia"/>
              </w:rPr>
              <w:t>SACEM</w:t>
            </w:r>
            <w:r>
              <w:rPr>
                <w:rFonts w:hint="eastAsia"/>
              </w:rPr>
              <w:t>安全校核字</w:t>
            </w:r>
            <w:r>
              <w:rPr>
                <w:rFonts w:hint="eastAsia"/>
              </w:rPr>
              <w:t>1</w:t>
            </w:r>
          </w:p>
          <w:p w:rsidRPr="004C318A" w:rsidR="004C318A" w:rsidP="00591D6B" w:rsidRDefault="004C318A">
            <w:pPr>
              <w:pStyle w:val="AltB0"/>
            </w:pPr>
            <w:r>
              <w:rPr>
                <w:rFonts w:hint="eastAsia"/>
              </w:rPr>
              <w:t>Vital checksum 1</w:t>
            </w:r>
          </w:p>
        </w:tc>
      </w:tr>
      <w:tr w:rsidRPr="001B3DC6" w:rsidR="004C318A" w:rsidTr="004C318A">
        <w:trPr>
          <w:jc w:val="center"/>
        </w:trPr>
        <w:tc>
          <w:tcPr>
            <w:tcW w:w="129" w:type="pct"/>
          </w:tcPr>
          <w:p w:rsidR="004C318A" w:rsidP="00591D6B" w:rsidRDefault="004C318A">
            <w:pPr>
              <w:pStyle w:val="AltB0"/>
            </w:pPr>
          </w:p>
        </w:tc>
        <w:tc>
          <w:tcPr>
            <w:tcW w:w="2487" w:type="pct"/>
          </w:tcPr>
          <w:p w:rsidRPr="0012674A" w:rsidR="004C318A" w:rsidP="00591D6B" w:rsidRDefault="00E76CD3">
            <w:pPr>
              <w:pStyle w:val="AltB0"/>
            </w:pPr>
            <w:r w:rsidRPr="0012674A">
              <w:rPr>
                <w:rFonts w:hint="eastAsia"/>
              </w:rPr>
              <w:t>V</w:t>
            </w:r>
            <w:r w:rsidRPr="0012674A" w:rsidR="004C318A">
              <w:rPr>
                <w:rFonts w:hint="eastAsia"/>
              </w:rPr>
              <w:t>ital</w:t>
            </w:r>
            <w:r w:rsidRPr="0012674A" w:rsidR="00354F88">
              <w:rPr>
                <w:rFonts w:hint="eastAsia"/>
              </w:rPr>
              <w:t>C</w:t>
            </w:r>
            <w:r w:rsidRPr="0012674A" w:rsidR="004C318A">
              <w:rPr>
                <w:rFonts w:hint="eastAsia"/>
              </w:rPr>
              <w:t>hecksum2</w:t>
            </w:r>
          </w:p>
        </w:tc>
        <w:tc>
          <w:tcPr>
            <w:tcW w:w="2384" w:type="pct"/>
          </w:tcPr>
          <w:p w:rsidRPr="004C318A" w:rsidR="004C318A" w:rsidP="00591D6B" w:rsidRDefault="004C318A">
            <w:pPr>
              <w:pStyle w:val="AltB0"/>
            </w:pPr>
            <w:r>
              <w:rPr>
                <w:rFonts w:hint="eastAsia"/>
              </w:rPr>
              <w:t>SACEM</w:t>
            </w:r>
            <w:r>
              <w:rPr>
                <w:rFonts w:hint="eastAsia"/>
              </w:rPr>
              <w:t>安全校核字</w:t>
            </w:r>
            <w:r>
              <w:rPr>
                <w:rFonts w:hint="eastAsia"/>
              </w:rPr>
              <w:t>2</w:t>
            </w:r>
          </w:p>
          <w:p w:rsidRPr="004C318A" w:rsidR="004C318A" w:rsidP="00591D6B" w:rsidRDefault="004C318A">
            <w:pPr>
              <w:pStyle w:val="AltB0"/>
            </w:pPr>
            <w:r>
              <w:rPr>
                <w:rFonts w:hint="eastAsia"/>
              </w:rPr>
              <w:t>Vital checksum 2</w:t>
            </w:r>
          </w:p>
        </w:tc>
      </w:tr>
    </w:tbl>
    <w:p w:rsidR="004C318A" w:rsidP="00C93484" w:rsidRDefault="004C318A">
      <w:pPr>
        <w:pStyle w:val="Reqtify"/>
      </w:pPr>
    </w:p>
    <w:p w:rsidRPr="00EF1A97" w:rsidR="00EF1A97" w:rsidP="00C93484" w:rsidRDefault="00EF1A97">
      <w:pPr>
        <w:pStyle w:val="Reqtify"/>
      </w:pPr>
    </w:p>
    <w:p w:rsidR="00262159" w:rsidP="00934391" w:rsidRDefault="00262159">
      <w:pPr>
        <w:pStyle w:val="3"/>
      </w:pPr>
      <w:r>
        <w:rPr>
          <w:rFonts w:hint="eastAsia"/>
        </w:rPr>
        <w:t>Software compatibility</w:t>
      </w:r>
    </w:p>
    <w:p w:rsidR="00262159" w:rsidP="00C93484" w:rsidRDefault="00CE1DC2">
      <w:pPr>
        <w:pStyle w:val="Reqtify"/>
      </w:pPr>
      <w:r>
        <w:rPr>
          <w:rFonts w:hint="eastAsia"/>
        </w:rPr>
        <w:t>N/A</w:t>
      </w:r>
    </w:p>
    <w:p w:rsidR="00262159" w:rsidP="00934391" w:rsidRDefault="00262159">
      <w:pPr>
        <w:pStyle w:val="3"/>
      </w:pPr>
      <w:r>
        <w:rPr>
          <w:rFonts w:hint="eastAsia"/>
        </w:rPr>
        <w:t>Hardware compatibility</w:t>
      </w:r>
    </w:p>
    <w:p w:rsidR="00262159" w:rsidP="00C93484" w:rsidRDefault="00CE1DC2">
      <w:pPr>
        <w:pStyle w:val="Reqtify"/>
      </w:pPr>
      <w:r>
        <w:rPr>
          <w:rFonts w:hint="eastAsia"/>
        </w:rPr>
        <w:t>N/A</w:t>
      </w:r>
    </w:p>
    <w:p w:rsidR="00262159" w:rsidP="00934391" w:rsidRDefault="00262159">
      <w:pPr>
        <w:pStyle w:val="3"/>
      </w:pPr>
      <w:r>
        <w:rPr>
          <w:rFonts w:hint="eastAsia"/>
        </w:rPr>
        <w:lastRenderedPageBreak/>
        <w:t>Implicit choices and justification</w:t>
      </w:r>
    </w:p>
    <w:p w:rsidR="004A53DA" w:rsidP="00C93484" w:rsidRDefault="00CE1DC2">
      <w:pPr>
        <w:pStyle w:val="Reqtify"/>
      </w:pPr>
      <w:r>
        <w:rPr>
          <w:rFonts w:hint="eastAsia"/>
        </w:rPr>
        <w:t>N/A</w:t>
      </w:r>
    </w:p>
    <w:p w:rsidR="004A53DA" w:rsidP="00F23398" w:rsidRDefault="00695E5B">
      <w:pPr>
        <w:pStyle w:val="2"/>
        <w:ind w:left="756" w:hanging="756"/>
      </w:pPr>
      <w:bookmarkStart w:name="_Toc348357023" w:id="555"/>
      <w:bookmarkStart w:name="_Ref348814366" w:id="556"/>
      <w:bookmarkStart w:name="_Ref348853347" w:id="557"/>
      <w:bookmarkStart w:name="_Toc349030436" w:id="558"/>
      <w:bookmarkStart w:name="_Toc347566569" w:id="559"/>
      <w:bookmarkStart w:name="_Toc345689234" w:id="560"/>
      <w:bookmarkStart w:name="_Toc376182935" w:id="561"/>
      <w:bookmarkStart w:name="_Toc392229914" w:id="562"/>
      <w:r>
        <w:rPr>
          <w:rFonts w:hint="eastAsia"/>
        </w:rPr>
        <w:t>Interface</w:t>
      </w:r>
      <w:r w:rsidR="004A53DA">
        <w:rPr>
          <w:rFonts w:hint="eastAsia"/>
        </w:rPr>
        <w:t xml:space="preserve"> with </w:t>
      </w:r>
      <w:bookmarkEnd w:id="555"/>
      <w:r w:rsidRPr="00615903" w:rsidR="00DE30C0">
        <w:t>ZC</w:t>
      </w:r>
      <w:bookmarkEnd w:id="556"/>
      <w:bookmarkEnd w:id="557"/>
      <w:bookmarkEnd w:id="558"/>
      <w:bookmarkEnd w:id="559"/>
      <w:bookmarkEnd w:id="560"/>
      <w:bookmarkEnd w:id="561"/>
      <w:bookmarkEnd w:id="562"/>
    </w:p>
    <w:p w:rsidR="00CE1DC2" w:rsidP="00934391" w:rsidRDefault="00CE1DC2">
      <w:pPr>
        <w:pStyle w:val="3"/>
      </w:pPr>
      <w:r>
        <w:rPr>
          <w:rFonts w:hint="eastAsia"/>
        </w:rPr>
        <w:t>Role of interface</w:t>
      </w:r>
    </w:p>
    <w:p w:rsidRPr="00D54321" w:rsidR="00D54321" w:rsidP="00C93484" w:rsidRDefault="00D54321">
      <w:pPr>
        <w:pStyle w:val="Reqtify"/>
      </w:pPr>
      <w:r>
        <w:rPr>
          <w:rFonts w:hint="eastAsia"/>
        </w:rPr>
        <w:t>本接口用于</w:t>
      </w:r>
      <w:r>
        <w:rPr>
          <w:rFonts w:hint="eastAsia"/>
        </w:rPr>
        <w:t>ATP</w:t>
      </w:r>
      <w:r>
        <w:rPr>
          <w:rFonts w:hint="eastAsia"/>
        </w:rPr>
        <w:t>通过</w:t>
      </w:r>
      <w:r>
        <w:rPr>
          <w:rFonts w:hint="eastAsia"/>
        </w:rPr>
        <w:t>DVCOM</w:t>
      </w:r>
      <w:r>
        <w:rPr>
          <w:rFonts w:hint="eastAsia"/>
        </w:rPr>
        <w:t>板接收来自</w:t>
      </w:r>
      <w:r>
        <w:rPr>
          <w:rFonts w:hint="eastAsia"/>
        </w:rPr>
        <w:t>ZC</w:t>
      </w:r>
      <w:r>
        <w:rPr>
          <w:rFonts w:hint="eastAsia"/>
        </w:rPr>
        <w:t>的</w:t>
      </w:r>
      <w:r>
        <w:rPr>
          <w:rFonts w:hint="eastAsia"/>
        </w:rPr>
        <w:t>EOA</w:t>
      </w:r>
      <w:r>
        <w:rPr>
          <w:rFonts w:hint="eastAsia"/>
        </w:rPr>
        <w:t>和变量消息，并将</w:t>
      </w:r>
      <w:r>
        <w:rPr>
          <w:rFonts w:hint="eastAsia"/>
        </w:rPr>
        <w:t>ATP</w:t>
      </w:r>
      <w:r>
        <w:rPr>
          <w:rFonts w:hint="eastAsia"/>
        </w:rPr>
        <w:t>计算得到的位置报文通过该接口发送给</w:t>
      </w:r>
      <w:r>
        <w:rPr>
          <w:rFonts w:hint="eastAsia"/>
        </w:rPr>
        <w:t>ZC</w:t>
      </w:r>
      <w:r>
        <w:rPr>
          <w:rFonts w:hint="eastAsia"/>
        </w:rPr>
        <w:t>。</w:t>
      </w:r>
    </w:p>
    <w:p w:rsidR="00D54321" w:rsidP="00C93484" w:rsidRDefault="00D54321">
      <w:pPr>
        <w:pStyle w:val="Reqtify"/>
      </w:pPr>
    </w:p>
    <w:p w:rsidR="00CC6C80" w:rsidP="00CC6C80" w:rsidRDefault="00CC6C80">
      <w:pPr>
        <w:pStyle w:val="ReqtifyAltR"/>
      </w:pPr>
      <w:r>
        <w:t>[iTC_CC_ATP-S</w:t>
      </w:r>
      <w:r>
        <w:rPr>
          <w:rFonts w:hint="eastAsia"/>
        </w:rPr>
        <w:t>w</w:t>
      </w:r>
      <w:r>
        <w:t>RS-</w:t>
      </w:r>
      <w:r>
        <w:rPr>
          <w:rFonts w:hint="eastAsia"/>
        </w:rPr>
        <w:t>0604</w:t>
      </w:r>
      <w:r>
        <w:t>]</w:t>
      </w:r>
    </w:p>
    <w:p w:rsidR="00CC6C80" w:rsidP="00C93484" w:rsidRDefault="00CC6C80">
      <w:pPr>
        <w:pStyle w:val="Reqtify"/>
      </w:pPr>
      <w:r>
        <w:rPr>
          <w:rFonts w:hint="eastAsia"/>
        </w:rPr>
        <w:t>ATP</w:t>
      </w:r>
      <w:r>
        <w:rPr>
          <w:rFonts w:hint="eastAsia"/>
        </w:rPr>
        <w:t>与</w:t>
      </w:r>
      <w:r>
        <w:rPr>
          <w:rFonts w:hint="eastAsia"/>
        </w:rPr>
        <w:t>ZC</w:t>
      </w:r>
      <w:r>
        <w:rPr>
          <w:rFonts w:hint="eastAsia"/>
        </w:rPr>
        <w:t>的接口应当遵循文档</w:t>
      </w:r>
      <w:r w:rsidR="005A2E60">
        <w:fldChar w:fldCharType="begin"/>
      </w:r>
      <w:r w:rsidR="005A2E60">
        <w:instrText xml:space="preserve"> REF _Ref277775592 \w \h </w:instrText>
      </w:r>
      <w:r w:rsidR="005A2E60">
        <w:fldChar w:fldCharType="separate"/>
      </w:r>
      <w:r w:rsidR="00DE178B">
        <w:t>[REF7]</w:t>
      </w:r>
      <w:r w:rsidR="005A2E60">
        <w:fldChar w:fldCharType="end"/>
      </w:r>
      <w:r>
        <w:rPr>
          <w:rFonts w:hint="eastAsia"/>
        </w:rPr>
        <w:t>描述</w:t>
      </w:r>
      <w:r w:rsidR="007B084E">
        <w:rPr>
          <w:rFonts w:hint="eastAsia"/>
        </w:rPr>
        <w:t>，通信配置来自</w:t>
      </w:r>
      <w:r w:rsidR="007B084E">
        <w:fldChar w:fldCharType="begin"/>
      </w:r>
      <w:r w:rsidR="007B084E">
        <w:instrText xml:space="preserve"> </w:instrText>
      </w:r>
      <w:r w:rsidR="007B084E">
        <w:rPr>
          <w:rFonts w:hint="eastAsia"/>
        </w:rPr>
        <w:instrText>REF _Ref305075755 \w \h</w:instrText>
      </w:r>
      <w:r w:rsidR="007B084E">
        <w:instrText xml:space="preserve"> </w:instrText>
      </w:r>
      <w:r w:rsidR="007B084E">
        <w:fldChar w:fldCharType="separate"/>
      </w:r>
      <w:r w:rsidR="00DE178B">
        <w:t>[REF11]</w:t>
      </w:r>
      <w:r w:rsidR="007B084E">
        <w:fldChar w:fldCharType="end"/>
      </w:r>
      <w:r>
        <w:rPr>
          <w:rFonts w:hint="eastAsia"/>
        </w:rPr>
        <w:t>。</w:t>
      </w:r>
    </w:p>
    <w:p w:rsidR="00CC6C80" w:rsidP="00C93484" w:rsidRDefault="00CC6C80">
      <w:pPr>
        <w:pStyle w:val="Reqtify"/>
      </w:pPr>
      <w:r>
        <w:rPr>
          <w:rFonts w:hint="eastAsia"/>
        </w:rPr>
        <w:t xml:space="preserve">The interface between ATP and </w:t>
      </w:r>
      <w:r w:rsidR="00C66E44">
        <w:rPr>
          <w:rFonts w:hint="eastAsia"/>
        </w:rPr>
        <w:t xml:space="preserve">ZC </w:t>
      </w:r>
      <w:r>
        <w:rPr>
          <w:rFonts w:hint="eastAsia"/>
        </w:rPr>
        <w:t xml:space="preserve">shall be compliant with </w:t>
      </w:r>
      <w:r w:rsidR="005A2E60">
        <w:fldChar w:fldCharType="begin"/>
      </w:r>
      <w:r w:rsidR="005A2E60">
        <w:instrText xml:space="preserve"> REF _Ref277775592 \w \h </w:instrText>
      </w:r>
      <w:r w:rsidR="005A2E60">
        <w:fldChar w:fldCharType="separate"/>
      </w:r>
      <w:r w:rsidR="00DE178B">
        <w:t>[REF7]</w:t>
      </w:r>
      <w:r w:rsidR="005A2E60">
        <w:fldChar w:fldCharType="end"/>
      </w:r>
      <w:r>
        <w:rPr>
          <w:rFonts w:hint="eastAsia"/>
        </w:rPr>
        <w:t xml:space="preserve"> document.</w:t>
      </w:r>
    </w:p>
    <w:p w:rsidR="00CC6C80" w:rsidP="000C0D62" w:rsidRDefault="00CC6C80">
      <w:pPr>
        <w:pStyle w:val="ReqtifyAltQ"/>
      </w:pPr>
      <w:r w:rsidRPr="008A1414">
        <w:t>#Category=Functional</w:t>
      </w:r>
    </w:p>
    <w:p w:rsidRPr="008A1414" w:rsidR="00CC6C80" w:rsidP="000C0D62" w:rsidRDefault="00CC6C80">
      <w:pPr>
        <w:pStyle w:val="ReqtifyAltQ"/>
      </w:pPr>
      <w:r w:rsidRPr="00286007">
        <w:t>#Contribution=SIL</w:t>
      </w:r>
      <w:r>
        <w:rPr>
          <w:rFonts w:hint="eastAsia"/>
        </w:rPr>
        <w:t>4</w:t>
      </w:r>
    </w:p>
    <w:p w:rsidR="009328EA" w:rsidP="000C0D62" w:rsidRDefault="00CC6C80">
      <w:pPr>
        <w:pStyle w:val="ReqtifyAltQ"/>
        <w:rPr>
          <w:ins w:author="常鸣" w:date="2014-07-03T14:27:00Z" w:id="563"/>
        </w:rPr>
      </w:pPr>
      <w:del w:author="常鸣" w:date="2014-07-03T14:27:00Z" w:id="564">
        <w:r w:rsidRPr="008A1414" w:rsidDel="009328EA">
          <w:delText>#S</w:delText>
        </w:r>
      </w:del>
      <w:ins w:author="常鸣" w:date="2014-07-03T14:27:00Z" w:id="565">
        <w:r w:rsidR="009328EA">
          <w:t>#Allocation=ATP Software</w:t>
        </w:r>
      </w:ins>
    </w:p>
    <w:p w:rsidRPr="008A1414" w:rsidR="00CC6C80" w:rsidP="000C0D62" w:rsidRDefault="009328EA">
      <w:pPr>
        <w:pStyle w:val="ReqtifyAltQ"/>
      </w:pPr>
      <w:ins w:author="常鸣" w:date="2014-07-03T14:27:00Z" w:id="566">
        <w:r>
          <w:t>#S</w:t>
        </w:r>
      </w:ins>
      <w:r w:rsidRPr="008A1414" w:rsidR="00CC6C80">
        <w:t>ource=</w:t>
      </w:r>
      <w:r w:rsidRPr="00FE54DC" w:rsidR="00CC6C80">
        <w:t>[iTC_CC-SyAD-</w:t>
      </w:r>
      <w:r w:rsidRPr="00FE54DC" w:rsidR="00CC6C80">
        <w:rPr>
          <w:rFonts w:hint="eastAsia"/>
        </w:rPr>
        <w:t>0067]</w:t>
      </w:r>
      <w:r w:rsidR="00CC6C80">
        <w:rPr>
          <w:rFonts w:hint="eastAsia"/>
        </w:rPr>
        <w:t>,</w:t>
      </w:r>
      <w:r w:rsidRPr="00FE54DC" w:rsidR="00CC6C80">
        <w:t xml:space="preserve"> [iTC_CC-SyAD-</w:t>
      </w:r>
      <w:r w:rsidRPr="00FE54DC" w:rsidR="00CC6C80">
        <w:rPr>
          <w:rFonts w:hint="eastAsia"/>
        </w:rPr>
        <w:t>00</w:t>
      </w:r>
      <w:r w:rsidR="00CC6C80">
        <w:rPr>
          <w:rFonts w:hint="eastAsia"/>
        </w:rPr>
        <w:t>68</w:t>
      </w:r>
      <w:r w:rsidRPr="00FE54DC" w:rsidR="00CC6C80">
        <w:rPr>
          <w:rFonts w:hint="eastAsia"/>
        </w:rPr>
        <w:t>]</w:t>
      </w:r>
      <w:r w:rsidR="00CC6C80">
        <w:rPr>
          <w:rFonts w:hint="eastAsia"/>
        </w:rPr>
        <w:t>,</w:t>
      </w:r>
      <w:r w:rsidRPr="00AD1CEA" w:rsidR="00CC6C80">
        <w:t xml:space="preserve"> [iTC_CC_VLE-2-DVCOM-2-SyID-0001]</w:t>
      </w:r>
      <w:r w:rsidR="00CC6C80">
        <w:rPr>
          <w:rFonts w:hint="eastAsia"/>
        </w:rPr>
        <w:t>,</w:t>
      </w:r>
      <w:r w:rsidRPr="00AD1CEA" w:rsidR="00CC6C80">
        <w:t xml:space="preserve"> [iTC_CC_VLE-2-DVCOM-2-SyID-0002]</w:t>
      </w:r>
      <w:r w:rsidR="00CC6C80">
        <w:rPr>
          <w:rFonts w:hint="eastAsia"/>
        </w:rPr>
        <w:t>,</w:t>
      </w:r>
      <w:r w:rsidRPr="00AD1CEA" w:rsidR="00CC6C80">
        <w:t xml:space="preserve"> [iTC_CC_VLE-2-DVCOM-2-SyID-0005]</w:t>
      </w:r>
      <w:r w:rsidR="00CC6C80">
        <w:rPr>
          <w:rFonts w:hint="eastAsia"/>
        </w:rPr>
        <w:t>,</w:t>
      </w:r>
      <w:r w:rsidRPr="00AD1CEA" w:rsidR="00CC6C80">
        <w:t xml:space="preserve"> [iTC_CC_VLE-2-DVCOM-2-SyID-0006]</w:t>
      </w:r>
      <w:r w:rsidR="00CC6C80">
        <w:rPr>
          <w:rFonts w:hint="eastAsia"/>
        </w:rPr>
        <w:t>,</w:t>
      </w:r>
      <w:r w:rsidRPr="00AD1CEA" w:rsidR="00CC6C80">
        <w:t xml:space="preserve"> [iTC_CC_VLE-2-DVCOM-2-SyID-0007]</w:t>
      </w:r>
      <w:r w:rsidR="00CC6C80">
        <w:rPr>
          <w:rFonts w:hint="eastAsia"/>
        </w:rPr>
        <w:t>,</w:t>
      </w:r>
      <w:r w:rsidRPr="00AD1CEA" w:rsidR="00CC6C80">
        <w:t xml:space="preserve"> [iTC_CC_VLE-2-DVCOM-2-SyID-0008]</w:t>
      </w:r>
      <w:r w:rsidR="00CC6C80">
        <w:rPr>
          <w:rFonts w:hint="eastAsia"/>
        </w:rPr>
        <w:t>,</w:t>
      </w:r>
      <w:r w:rsidRPr="00AD1CEA" w:rsidR="00CC6C80">
        <w:t xml:space="preserve"> [iTC_CC_VLE-2-DVCOM-2-SyID-0009]</w:t>
      </w:r>
      <w:r w:rsidR="00CC6C80">
        <w:rPr>
          <w:rFonts w:hint="eastAsia"/>
        </w:rPr>
        <w:t>,</w:t>
      </w:r>
      <w:r w:rsidRPr="00AD1CEA" w:rsidR="00CC6C80">
        <w:t xml:space="preserve"> [iTC_CC_VLE-2-DVCOM-2-SyID-0010]</w:t>
      </w:r>
      <w:r w:rsidR="00CC6C80">
        <w:rPr>
          <w:rFonts w:hint="eastAsia"/>
        </w:rPr>
        <w:t xml:space="preserve">, </w:t>
      </w:r>
      <w:r w:rsidRPr="00AD1CEA" w:rsidR="00CC6C80">
        <w:t>[iTC_CC_VLE-2-DVCOM-2-SyID-0067]</w:t>
      </w:r>
      <w:r w:rsidR="00CC6C80">
        <w:rPr>
          <w:rFonts w:hint="eastAsia"/>
        </w:rPr>
        <w:t>,</w:t>
      </w:r>
      <w:r w:rsidRPr="00AD1CEA" w:rsidR="00CC6C80">
        <w:t xml:space="preserve"> [iTC_CC_VLE-2-DVCOM-2-SyID-0068]</w:t>
      </w:r>
      <w:r w:rsidR="00CC6C80">
        <w:rPr>
          <w:rFonts w:hint="eastAsia"/>
        </w:rPr>
        <w:t>,</w:t>
      </w:r>
      <w:r w:rsidRPr="00AD1CEA" w:rsidR="00CC6C80">
        <w:t xml:space="preserve"> [iTC_CC_VLE-2-DVCOM-2-SyID-0070]</w:t>
      </w:r>
      <w:r w:rsidR="00CC6C80">
        <w:rPr>
          <w:rFonts w:hint="eastAsia"/>
        </w:rPr>
        <w:t>,</w:t>
      </w:r>
      <w:r w:rsidRPr="00AD1CEA" w:rsidR="00CC6C80">
        <w:t xml:space="preserve"> [iTC_CC_VLE-2-DVCOM-2-SyID-0011]</w:t>
      </w:r>
      <w:r w:rsidR="00CC6C80">
        <w:rPr>
          <w:rFonts w:hint="eastAsia"/>
        </w:rPr>
        <w:t>,</w:t>
      </w:r>
      <w:r w:rsidRPr="00AD1CEA" w:rsidR="00CC6C80">
        <w:t xml:space="preserve"> [iTC_CC_VLE-2-DVCOM-2-SyID-0074]</w:t>
      </w:r>
      <w:r w:rsidR="00CC6C80">
        <w:rPr>
          <w:rFonts w:hint="eastAsia"/>
        </w:rPr>
        <w:t>,</w:t>
      </w:r>
      <w:r w:rsidRPr="00A14974" w:rsidR="00CC6C80">
        <w:t xml:space="preserve"> [iTC_CC_VLE-2-DVCOM-2-SyID-0075]</w:t>
      </w:r>
      <w:r w:rsidR="00CC6C80">
        <w:rPr>
          <w:rFonts w:hint="eastAsia"/>
        </w:rPr>
        <w:t>,</w:t>
      </w:r>
      <w:r w:rsidRPr="00A14974" w:rsidR="00CC6C80">
        <w:t xml:space="preserve"> </w:t>
      </w:r>
      <w:r w:rsidR="00CC6C80">
        <w:t>[iTC_CC_VLE-2-DVCOM-2-SyID-007</w:t>
      </w:r>
      <w:r w:rsidR="00CC6C80">
        <w:rPr>
          <w:rFonts w:hint="eastAsia"/>
        </w:rPr>
        <w:t>6</w:t>
      </w:r>
      <w:r w:rsidRPr="00A14974" w:rsidR="00CC6C80">
        <w:t>]</w:t>
      </w:r>
      <w:r w:rsidR="00CC6C80">
        <w:rPr>
          <w:rFonts w:hint="eastAsia"/>
        </w:rPr>
        <w:t>,</w:t>
      </w:r>
      <w:r w:rsidRPr="00A14974" w:rsidR="00CC6C80">
        <w:t xml:space="preserve"> </w:t>
      </w:r>
      <w:r w:rsidR="00CC6C80">
        <w:t>[iTC_CC_VLE-2-DVCOM-2-SyID-007</w:t>
      </w:r>
      <w:r w:rsidR="00CC6C80">
        <w:rPr>
          <w:rFonts w:hint="eastAsia"/>
        </w:rPr>
        <w:t>7</w:t>
      </w:r>
      <w:r w:rsidRPr="00A14974" w:rsidR="00CC6C80">
        <w:t>]</w:t>
      </w:r>
      <w:r w:rsidRPr="007B084E" w:rsidR="007B084E">
        <w:rPr>
          <w:rFonts w:hint="eastAsia"/>
        </w:rPr>
        <w:t xml:space="preserve"> </w:t>
      </w:r>
      <w:r w:rsidR="007B084E">
        <w:rPr>
          <w:rFonts w:hint="eastAsia"/>
        </w:rPr>
        <w:t xml:space="preserve">, </w:t>
      </w:r>
      <w:r w:rsidRPr="006D2F5D" w:rsidR="007B084E">
        <w:t>[</w:t>
      </w:r>
      <w:r w:rsidR="007B084E">
        <w:rPr>
          <w:rFonts w:hint="eastAsia"/>
        </w:rPr>
        <w:t>iTC_CC_ATP-Offline-SyID-0012</w:t>
      </w:r>
      <w:r w:rsidRPr="006D2F5D" w:rsidR="007B084E">
        <w:t>]</w:t>
      </w:r>
      <w:r w:rsidR="007B084E">
        <w:rPr>
          <w:rFonts w:hint="eastAsia"/>
        </w:rPr>
        <w:t>,</w:t>
      </w:r>
      <w:r w:rsidRPr="007B084E" w:rsidR="007B084E">
        <w:t xml:space="preserve"> </w:t>
      </w:r>
      <w:r w:rsidRPr="006D2F5D" w:rsidR="007B084E">
        <w:t>[</w:t>
      </w:r>
      <w:r w:rsidR="007B084E">
        <w:rPr>
          <w:rFonts w:hint="eastAsia"/>
        </w:rPr>
        <w:t>iTC_CC_ATP-Offline-SyID-0013</w:t>
      </w:r>
      <w:r w:rsidRPr="006D2F5D" w:rsidR="007B084E">
        <w:t>]</w:t>
      </w:r>
    </w:p>
    <w:p w:rsidR="00CC6C80" w:rsidP="000C0D62" w:rsidRDefault="00CC6C80">
      <w:pPr>
        <w:pStyle w:val="ReqtifyAltQ"/>
      </w:pPr>
      <w:r w:rsidRPr="008A1414">
        <w:t>[End]</w:t>
      </w:r>
    </w:p>
    <w:p w:rsidR="00D54321" w:rsidP="00C93484" w:rsidRDefault="00D54321">
      <w:pPr>
        <w:pStyle w:val="Reqtify"/>
      </w:pPr>
    </w:p>
    <w:p w:rsidRPr="00D54321" w:rsidR="00D54321" w:rsidP="00934391" w:rsidRDefault="00D54321">
      <w:pPr>
        <w:pStyle w:val="3"/>
      </w:pPr>
      <w:r>
        <w:rPr>
          <w:rFonts w:hint="eastAsia"/>
        </w:rPr>
        <w:t xml:space="preserve">Physical level </w:t>
      </w:r>
    </w:p>
    <w:p w:rsidR="00D54321" w:rsidP="00C93484" w:rsidRDefault="00D54321">
      <w:pPr>
        <w:pStyle w:val="Reqtify"/>
      </w:pPr>
      <w:r>
        <w:rPr>
          <w:rFonts w:hint="eastAsia"/>
        </w:rPr>
        <w:t>见文档</w:t>
      </w:r>
      <w:r w:rsidR="005A2E60">
        <w:fldChar w:fldCharType="begin"/>
      </w:r>
      <w:r w:rsidR="005A2E60">
        <w:instrText xml:space="preserve"> REF _Ref277775592 \w \h </w:instrText>
      </w:r>
      <w:r w:rsidR="005A2E60">
        <w:fldChar w:fldCharType="separate"/>
      </w:r>
      <w:r w:rsidR="00DE178B">
        <w:t>[REF7]</w:t>
      </w:r>
      <w:r w:rsidR="005A2E60">
        <w:fldChar w:fldCharType="end"/>
      </w:r>
      <w:r>
        <w:rPr>
          <w:rFonts w:hint="eastAsia"/>
        </w:rPr>
        <w:t>描述。</w:t>
      </w:r>
    </w:p>
    <w:p w:rsidRPr="00D54321" w:rsidR="00D54321" w:rsidP="00934391" w:rsidRDefault="00D54321">
      <w:pPr>
        <w:pStyle w:val="3"/>
      </w:pPr>
      <w:r>
        <w:rPr>
          <w:rFonts w:hint="eastAsia"/>
        </w:rPr>
        <w:t>Protocol level</w:t>
      </w:r>
    </w:p>
    <w:p w:rsidR="00D54321" w:rsidP="00C93484" w:rsidRDefault="00D54321">
      <w:pPr>
        <w:pStyle w:val="Reqtify"/>
      </w:pPr>
      <w:r>
        <w:rPr>
          <w:rFonts w:hint="eastAsia"/>
        </w:rPr>
        <w:t>见文档</w:t>
      </w:r>
      <w:r w:rsidR="005A2E60">
        <w:fldChar w:fldCharType="begin"/>
      </w:r>
      <w:r w:rsidR="005A2E60">
        <w:instrText xml:space="preserve"> REF _Ref277775592 \w \h </w:instrText>
      </w:r>
      <w:r w:rsidR="005A2E60">
        <w:fldChar w:fldCharType="separate"/>
      </w:r>
      <w:r w:rsidR="00DE178B">
        <w:t>[REF7]</w:t>
      </w:r>
      <w:r w:rsidR="005A2E60">
        <w:fldChar w:fldCharType="end"/>
      </w:r>
      <w:r>
        <w:rPr>
          <w:rFonts w:hint="eastAsia"/>
        </w:rPr>
        <w:t>描述。</w:t>
      </w:r>
    </w:p>
    <w:p w:rsidR="00262159" w:rsidP="00934391" w:rsidRDefault="00262159">
      <w:pPr>
        <w:pStyle w:val="3"/>
      </w:pPr>
      <w:r>
        <w:rPr>
          <w:rFonts w:hint="eastAsia"/>
        </w:rPr>
        <w:t>Application level</w:t>
      </w:r>
    </w:p>
    <w:p w:rsidRPr="00D54321" w:rsidR="00D54321" w:rsidP="00C93484" w:rsidRDefault="00D54321">
      <w:pPr>
        <w:pStyle w:val="Reqtify"/>
      </w:pPr>
    </w:p>
    <w:p w:rsidR="00262159" w:rsidP="0012674A" w:rsidRDefault="004C318A">
      <w:pPr>
        <w:pStyle w:val="4"/>
      </w:pPr>
      <w:r>
        <w:rPr>
          <w:rFonts w:hint="eastAsia"/>
        </w:rPr>
        <w:t>ATP-&gt;</w:t>
      </w:r>
      <w:r w:rsidRPr="0012674A" w:rsidR="00DE30C0">
        <w:t>ZC</w:t>
      </w:r>
      <w:r>
        <w:rPr>
          <w:rFonts w:hint="eastAsia"/>
        </w:rPr>
        <w:t>: Location report</w:t>
      </w:r>
    </w:p>
    <w:p w:rsidR="0084730E" w:rsidP="00C93484" w:rsidRDefault="0084730E">
      <w:pPr>
        <w:pStyle w:val="Reqtify"/>
      </w:pPr>
      <w:r w:rsidRPr="0084730E">
        <w:rPr>
          <w:rFonts w:hint="eastAsia"/>
        </w:rPr>
        <w:t>根据</w:t>
      </w:r>
      <w:r w:rsidRPr="0084730E">
        <w:fldChar w:fldCharType="begin"/>
      </w:r>
      <w:r w:rsidRPr="0084730E">
        <w:instrText xml:space="preserve"> </w:instrText>
      </w:r>
      <w:r w:rsidRPr="0084730E">
        <w:rPr>
          <w:rFonts w:hint="eastAsia"/>
        </w:rPr>
        <w:instrText>REF _Ref277775592 \w \h</w:instrText>
      </w:r>
      <w:r w:rsidRPr="0084730E">
        <w:instrText xml:space="preserve"> </w:instrText>
      </w:r>
      <w:r w:rsidRPr="0084730E">
        <w:fldChar w:fldCharType="separate"/>
      </w:r>
      <w:r w:rsidR="00DE178B">
        <w:t>[REF7]</w:t>
      </w:r>
      <w:r w:rsidRPr="0084730E">
        <w:fldChar w:fldCharType="end"/>
      </w:r>
      <w:r w:rsidRPr="0084730E">
        <w:rPr>
          <w:rFonts w:hint="eastAsia"/>
        </w:rPr>
        <w:t>，</w:t>
      </w:r>
      <w:r w:rsidRPr="0084730E">
        <w:rPr>
          <w:rFonts w:hint="eastAsia"/>
        </w:rPr>
        <w:t>ATP</w:t>
      </w:r>
      <w:r w:rsidRPr="0084730E">
        <w:rPr>
          <w:rFonts w:hint="eastAsia"/>
        </w:rPr>
        <w:t>通过</w:t>
      </w:r>
      <w:r w:rsidRPr="0084730E">
        <w:rPr>
          <w:rFonts w:hint="eastAsia"/>
        </w:rPr>
        <w:t>CCNV</w:t>
      </w:r>
      <w:r w:rsidRPr="0084730E">
        <w:rPr>
          <w:rFonts w:hint="eastAsia"/>
        </w:rPr>
        <w:t>向</w:t>
      </w:r>
      <w:r w:rsidRPr="0084730E">
        <w:rPr>
          <w:rFonts w:hint="eastAsia"/>
        </w:rPr>
        <w:t>ZC</w:t>
      </w:r>
      <w:r w:rsidRPr="0084730E">
        <w:rPr>
          <w:rFonts w:hint="eastAsia"/>
        </w:rPr>
        <w:t>发送列车位置信息。</w:t>
      </w:r>
    </w:p>
    <w:p w:rsidR="0084730E" w:rsidP="00C93484" w:rsidRDefault="0084730E">
      <w:pPr>
        <w:pStyle w:val="Reqtify"/>
      </w:pPr>
    </w:p>
    <w:p w:rsidRPr="0084730E" w:rsidR="0084730E" w:rsidP="0084730E" w:rsidRDefault="0084730E">
      <w:pPr>
        <w:pStyle w:val="ReqtifyAltR"/>
      </w:pPr>
      <w:r w:rsidRPr="0084730E">
        <w:t>[iTC_CC_ATP-SwRS-</w:t>
      </w:r>
      <w:r w:rsidRPr="0084730E">
        <w:rPr>
          <w:rFonts w:hint="eastAsia"/>
        </w:rPr>
        <w:t>0466</w:t>
      </w:r>
      <w:r w:rsidRPr="0084730E">
        <w:t>]</w:t>
      </w:r>
    </w:p>
    <w:p w:rsidRPr="0084730E" w:rsidR="0084730E" w:rsidP="00C93484" w:rsidRDefault="008F5BD4">
      <w:pPr>
        <w:pStyle w:val="Reqtify"/>
      </w:pPr>
      <w:bookmarkStart w:name="LocReport" w:id="567"/>
      <w:r w:rsidRPr="001B0936">
        <w:rPr>
          <w:rStyle w:val="aff2"/>
        </w:rPr>
        <w:lastRenderedPageBreak/>
        <w:t>LocReport</w:t>
      </w:r>
      <w:bookmarkEnd w:id="567"/>
      <w:r w:rsidR="001512D5">
        <w:rPr>
          <w:rFonts w:hint="eastAsia"/>
        </w:rPr>
        <w:t>，</w:t>
      </w:r>
      <w:r w:rsidRPr="0084730E" w:rsidR="0084730E">
        <w:rPr>
          <w:rFonts w:hint="eastAsia"/>
        </w:rPr>
        <w:t>ATP</w:t>
      </w:r>
      <w:r w:rsidRPr="0084730E" w:rsidR="0084730E">
        <w:rPr>
          <w:rFonts w:hint="eastAsia"/>
        </w:rPr>
        <w:t>每周期需计算发送给</w:t>
      </w:r>
      <w:r w:rsidRPr="0084730E" w:rsidR="0084730E">
        <w:rPr>
          <w:rFonts w:hint="eastAsia"/>
        </w:rPr>
        <w:t>ZC</w:t>
      </w:r>
      <w:r w:rsidRPr="0084730E" w:rsidR="0084730E">
        <w:rPr>
          <w:rFonts w:hint="eastAsia"/>
        </w:rPr>
        <w:t>的信息，如</w:t>
      </w:r>
      <w:r w:rsidRPr="0084730E" w:rsidR="0084730E">
        <w:fldChar w:fldCharType="begin"/>
      </w:r>
      <w:r w:rsidRPr="0084730E" w:rsidR="0084730E">
        <w:instrText xml:space="preserve"> </w:instrText>
      </w:r>
      <w:r w:rsidRPr="0084730E" w:rsidR="0084730E">
        <w:rPr>
          <w:rFonts w:hint="eastAsia"/>
        </w:rPr>
        <w:instrText>REF _Ref277776443 \h</w:instrText>
      </w:r>
      <w:r w:rsidRPr="0084730E" w:rsidR="0084730E">
        <w:instrText xml:space="preserve"> </w:instrText>
      </w:r>
      <w:r w:rsidRPr="0084730E" w:rsidR="0084730E">
        <w:fldChar w:fldCharType="separate"/>
      </w:r>
      <w:r w:rsidRPr="00F40CCD" w:rsidR="00DE178B">
        <w:t xml:space="preserve">Table </w:t>
      </w:r>
      <w:r w:rsidR="00DE178B">
        <w:rPr>
          <w:noProof/>
        </w:rPr>
        <w:t>4</w:t>
      </w:r>
      <w:r w:rsidR="00DE178B">
        <w:noBreakHyphen/>
      </w:r>
      <w:r w:rsidR="00DE178B">
        <w:rPr>
          <w:noProof/>
        </w:rPr>
        <w:t>13</w:t>
      </w:r>
      <w:r w:rsidRPr="0084730E" w:rsidR="0084730E">
        <w:fldChar w:fldCharType="end"/>
      </w:r>
      <w:r w:rsidRPr="0084730E" w:rsidR="0084730E">
        <w:rPr>
          <w:rFonts w:hint="eastAsia"/>
        </w:rPr>
        <w:t>所示。</w:t>
      </w:r>
    </w:p>
    <w:p w:rsidRPr="0084730E" w:rsidR="0084730E" w:rsidP="00C93484" w:rsidRDefault="0084730E">
      <w:pPr>
        <w:pStyle w:val="Reqtify"/>
      </w:pPr>
      <w:r w:rsidRPr="0084730E">
        <w:rPr>
          <w:rFonts w:hint="eastAsia"/>
        </w:rPr>
        <w:t xml:space="preserve">Every cycle, ATP shall generate the Location Report message to the </w:t>
      </w:r>
      <w:bookmarkStart w:name="_Hlt349031611" w:id="568"/>
      <w:bookmarkStart w:name="_Hlt349031612" w:id="569"/>
      <w:r w:rsidR="00C765CD">
        <w:fldChar w:fldCharType="begin"/>
      </w:r>
      <w:r w:rsidR="00C765CD">
        <w:instrText xml:space="preserve"> HYPERLINK \l "ZC" </w:instrText>
      </w:r>
      <w:r w:rsidR="00C765CD">
        <w:fldChar w:fldCharType="separate"/>
      </w:r>
      <w:r w:rsidR="00DE30C0">
        <w:rPr>
          <w:rStyle w:val="ac"/>
        </w:rPr>
        <w:t>ZC</w:t>
      </w:r>
      <w:r w:rsidR="00C765CD">
        <w:rPr>
          <w:rStyle w:val="ac"/>
        </w:rPr>
        <w:fldChar w:fldCharType="end"/>
      </w:r>
      <w:bookmarkEnd w:id="568"/>
      <w:bookmarkEnd w:id="569"/>
      <w:r>
        <w:rPr>
          <w:rFonts w:hint="eastAsia"/>
        </w:rPr>
        <w:t>,</w:t>
      </w:r>
      <w:r w:rsidRPr="0084730E">
        <w:rPr>
          <w:rFonts w:hint="eastAsia"/>
        </w:rPr>
        <w:t xml:space="preserve"> as shown in </w:t>
      </w:r>
      <w:r w:rsidRPr="0084730E">
        <w:fldChar w:fldCharType="begin"/>
      </w:r>
      <w:r w:rsidRPr="0084730E">
        <w:instrText xml:space="preserve"> </w:instrText>
      </w:r>
      <w:r w:rsidRPr="0084730E">
        <w:rPr>
          <w:rFonts w:hint="eastAsia"/>
        </w:rPr>
        <w:instrText>REF _Ref277776443 \h</w:instrText>
      </w:r>
      <w:r w:rsidRPr="0084730E">
        <w:instrText xml:space="preserve"> </w:instrText>
      </w:r>
      <w:r w:rsidRPr="0084730E">
        <w:fldChar w:fldCharType="separate"/>
      </w:r>
      <w:r w:rsidRPr="00F40CCD" w:rsidR="00DE178B">
        <w:t xml:space="preserve">Table </w:t>
      </w:r>
      <w:r w:rsidR="00DE178B">
        <w:rPr>
          <w:noProof/>
        </w:rPr>
        <w:t>4</w:t>
      </w:r>
      <w:r w:rsidR="00DE178B">
        <w:noBreakHyphen/>
      </w:r>
      <w:r w:rsidR="00DE178B">
        <w:rPr>
          <w:noProof/>
        </w:rPr>
        <w:t>13</w:t>
      </w:r>
      <w:r w:rsidRPr="0084730E">
        <w:fldChar w:fldCharType="end"/>
      </w:r>
      <w:r w:rsidRPr="0084730E">
        <w:rPr>
          <w:rFonts w:hint="eastAsia"/>
        </w:rPr>
        <w:t>.</w:t>
      </w:r>
    </w:p>
    <w:p w:rsidRPr="0084730E" w:rsidR="0084730E" w:rsidP="000C0D62" w:rsidRDefault="0084730E">
      <w:pPr>
        <w:pStyle w:val="ReqtifyAltQ"/>
      </w:pPr>
      <w:r w:rsidRPr="0084730E">
        <w:t>#Category=Functional</w:t>
      </w:r>
    </w:p>
    <w:p w:rsidRPr="0084730E" w:rsidR="0084730E" w:rsidP="000C0D62" w:rsidRDefault="0084730E">
      <w:pPr>
        <w:pStyle w:val="ReqtifyAltQ"/>
      </w:pPr>
      <w:r w:rsidRPr="0084730E">
        <w:t>#Contribution=SIL4</w:t>
      </w:r>
    </w:p>
    <w:p w:rsidR="009328EA" w:rsidP="000C0D62" w:rsidRDefault="0084730E">
      <w:pPr>
        <w:pStyle w:val="ReqtifyAltQ"/>
        <w:rPr>
          <w:ins w:author="常鸣" w:date="2014-07-03T14:27:00Z" w:id="570"/>
        </w:rPr>
      </w:pPr>
      <w:del w:author="常鸣" w:date="2014-07-03T14:27:00Z" w:id="571">
        <w:r w:rsidRPr="0084730E" w:rsidDel="009328EA">
          <w:delText>#S</w:delText>
        </w:r>
      </w:del>
      <w:ins w:author="常鸣" w:date="2014-07-03T14:27:00Z" w:id="572">
        <w:r w:rsidR="009328EA">
          <w:t>#Allocation=ATP Software</w:t>
        </w:r>
      </w:ins>
      <w:ins w:author="常鸣" w:date="2014-07-03T14:43:00Z" w:id="573">
        <w:r w:rsidR="002428AA">
          <w:rPr>
            <w:rFonts w:hint="eastAsia"/>
          </w:rPr>
          <w:t>, Vital Embedded Setting</w:t>
        </w:r>
      </w:ins>
    </w:p>
    <w:p w:rsidRPr="0084730E" w:rsidR="0084730E" w:rsidP="000C0D62" w:rsidRDefault="009328EA">
      <w:pPr>
        <w:pStyle w:val="ReqtifyAltQ"/>
      </w:pPr>
      <w:ins w:author="常鸣" w:date="2014-07-03T14:27:00Z" w:id="574">
        <w:r>
          <w:t>#S</w:t>
        </w:r>
      </w:ins>
      <w:r w:rsidRPr="0084730E" w:rsidR="0084730E">
        <w:t>ource=</w:t>
      </w:r>
      <w:r w:rsidRPr="0084730E" w:rsidR="0084730E">
        <w:rPr>
          <w:rFonts w:hint="eastAsia"/>
        </w:rPr>
        <w:t>[iTC_CC-SyAD-0207]</w:t>
      </w:r>
      <w:r w:rsidR="00FD3C0A">
        <w:rPr>
          <w:rFonts w:hint="eastAsia"/>
        </w:rPr>
        <w:t>,</w:t>
      </w:r>
      <w:r w:rsidRPr="00FD3C0A" w:rsidR="00FD3C0A">
        <w:rPr>
          <w:rFonts w:hint="eastAsia"/>
        </w:rPr>
        <w:t xml:space="preserve"> </w:t>
      </w:r>
      <w:r w:rsidRPr="00745F23" w:rsidR="001D1AED">
        <w:t>[iTC_CC-SyAD-</w:t>
      </w:r>
      <w:r w:rsidRPr="00745F23" w:rsidR="001D1AED">
        <w:rPr>
          <w:rFonts w:hint="eastAsia"/>
        </w:rPr>
        <w:t>0411],</w:t>
      </w:r>
      <w:r w:rsidRPr="0084730E" w:rsidR="001D1AED">
        <w:rPr>
          <w:rFonts w:hint="eastAsia"/>
        </w:rPr>
        <w:t xml:space="preserve"> </w:t>
      </w:r>
      <w:r w:rsidRPr="0084730E" w:rsidR="00FD3C0A">
        <w:rPr>
          <w:rFonts w:hint="eastAsia"/>
        </w:rPr>
        <w:t>[iTC_CC-SyAD-</w:t>
      </w:r>
      <w:r w:rsidR="00FD3C0A">
        <w:rPr>
          <w:rFonts w:hint="eastAsia"/>
        </w:rPr>
        <w:t>1217</w:t>
      </w:r>
      <w:r w:rsidRPr="0084730E" w:rsidR="00FD3C0A">
        <w:rPr>
          <w:rFonts w:hint="eastAsia"/>
        </w:rPr>
        <w:t>]</w:t>
      </w:r>
      <w:r w:rsidR="00FD3C0A">
        <w:rPr>
          <w:rFonts w:hint="eastAsia"/>
        </w:rPr>
        <w:t>,</w:t>
      </w:r>
      <w:r w:rsidRPr="00FD3C0A" w:rsidR="00FD3C0A">
        <w:rPr>
          <w:rFonts w:hint="eastAsia"/>
        </w:rPr>
        <w:t xml:space="preserve"> </w:t>
      </w:r>
      <w:r w:rsidRPr="0084730E" w:rsidR="00FD3C0A">
        <w:rPr>
          <w:rFonts w:hint="eastAsia"/>
        </w:rPr>
        <w:t>[iTC_CC-SyAD-</w:t>
      </w:r>
      <w:r w:rsidR="00FD3C0A">
        <w:rPr>
          <w:rFonts w:hint="eastAsia"/>
        </w:rPr>
        <w:t>0221</w:t>
      </w:r>
      <w:r w:rsidRPr="0084730E" w:rsidR="00FD3C0A">
        <w:rPr>
          <w:rFonts w:hint="eastAsia"/>
        </w:rPr>
        <w:t>]</w:t>
      </w:r>
      <w:r w:rsidR="006B46D4">
        <w:rPr>
          <w:rFonts w:hint="eastAsia"/>
        </w:rPr>
        <w:t>,</w:t>
      </w:r>
      <w:r w:rsidRPr="006B46D4" w:rsidR="006B46D4">
        <w:rPr>
          <w:rFonts w:hint="eastAsia"/>
        </w:rPr>
        <w:t xml:space="preserve"> </w:t>
      </w:r>
      <w:r w:rsidR="006B46D4">
        <w:rPr>
          <w:rFonts w:hint="eastAsia"/>
        </w:rPr>
        <w:t>[</w:t>
      </w:r>
      <w:r w:rsidR="006B46D4">
        <w:t>iTC_CC_ATP_SwHA-0</w:t>
      </w:r>
      <w:r w:rsidR="006B46D4">
        <w:rPr>
          <w:rFonts w:hint="eastAsia"/>
        </w:rPr>
        <w:t>157]</w:t>
      </w:r>
    </w:p>
    <w:p w:rsidRPr="0084730E" w:rsidR="0084730E" w:rsidP="000C0D62" w:rsidRDefault="0084730E">
      <w:pPr>
        <w:pStyle w:val="ReqtifyAltQ"/>
      </w:pPr>
      <w:r w:rsidRPr="0084730E">
        <w:t>[End]</w:t>
      </w:r>
    </w:p>
    <w:p w:rsidR="004C318A" w:rsidP="00C93484" w:rsidRDefault="004C318A">
      <w:pPr>
        <w:pStyle w:val="Reqtify"/>
      </w:pPr>
    </w:p>
    <w:p w:rsidRPr="00F40CCD" w:rsidR="004C318A" w:rsidP="004C318A" w:rsidRDefault="004C318A">
      <w:pPr>
        <w:pStyle w:val="affc"/>
      </w:pPr>
      <w:bookmarkStart w:name="_Ref277776443" w:id="575"/>
      <w:bookmarkStart w:name="_Toc347567333" w:id="576"/>
      <w:bookmarkStart w:name="_Toc345689804" w:id="577"/>
      <w:bookmarkStart w:name="_Toc349031220" w:id="578"/>
      <w:bookmarkStart w:name="_Toc376183048" w:id="579"/>
      <w:bookmarkStart w:name="_Toc392230021" w:id="580"/>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13</w:t>
      </w:r>
      <w:r w:rsidR="00FA0FBB">
        <w:fldChar w:fldCharType="end"/>
      </w:r>
      <w:bookmarkEnd w:id="575"/>
      <w:r w:rsidRPr="00F40CCD">
        <w:rPr>
          <w:rFonts w:hint="eastAsia"/>
        </w:rPr>
        <w:t xml:space="preserve"> ATP outputs to </w:t>
      </w:r>
      <w:bookmarkEnd w:id="576"/>
      <w:bookmarkEnd w:id="577"/>
      <w:r w:rsidR="00C765CD">
        <w:fldChar w:fldCharType="begin"/>
      </w:r>
      <w:r w:rsidR="00C765CD">
        <w:instrText xml:space="preserve"> HYPERLINK \l "ZC" </w:instrText>
      </w:r>
      <w:r w:rsidR="00C765CD">
        <w:fldChar w:fldCharType="separate"/>
      </w:r>
      <w:r w:rsidR="00DE30C0">
        <w:rPr>
          <w:rStyle w:val="ac"/>
        </w:rPr>
        <w:t>ZC</w:t>
      </w:r>
      <w:bookmarkEnd w:id="578"/>
      <w:bookmarkEnd w:id="579"/>
      <w:bookmarkEnd w:id="580"/>
      <w:r w:rsidR="00C765CD">
        <w:rPr>
          <w:rStyle w:val="ac"/>
        </w:rPr>
        <w:fldChar w:fldCharType="end"/>
      </w:r>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240"/>
        <w:gridCol w:w="3480"/>
        <w:gridCol w:w="5566"/>
      </w:tblGrid>
      <w:tr w:rsidRPr="001B3DC6" w:rsidR="004C318A" w:rsidTr="001512D5">
        <w:trPr>
          <w:jc w:val="center"/>
        </w:trPr>
        <w:tc>
          <w:tcPr>
            <w:tcW w:w="2003" w:type="pct"/>
            <w:gridSpan w:val="2"/>
            <w:tcBorders>
              <w:top w:val="single" w:color="auto" w:sz="12" w:space="0"/>
              <w:left w:val="nil"/>
              <w:bottom w:val="single" w:color="auto" w:sz="12" w:space="0"/>
              <w:right w:val="nil"/>
            </w:tcBorders>
            <w:shd w:val="clear" w:color="auto" w:fill="E0E0E0"/>
            <w:vAlign w:val="center"/>
          </w:tcPr>
          <w:p w:rsidRPr="004C318A" w:rsidR="004C318A" w:rsidP="00FA0FBB" w:rsidRDefault="004C318A">
            <w:pPr>
              <w:pStyle w:val="af6"/>
            </w:pPr>
            <w:r w:rsidRPr="009E2F46">
              <w:rPr>
                <w:rFonts w:hint="eastAsia"/>
              </w:rPr>
              <w:t>ID</w:t>
            </w:r>
          </w:p>
        </w:tc>
        <w:tc>
          <w:tcPr>
            <w:tcW w:w="2997" w:type="pct"/>
            <w:tcBorders>
              <w:top w:val="single" w:color="auto" w:sz="12" w:space="0"/>
              <w:left w:val="nil"/>
              <w:bottom w:val="single" w:color="auto" w:sz="12" w:space="0"/>
              <w:right w:val="nil"/>
            </w:tcBorders>
            <w:shd w:val="clear" w:color="auto" w:fill="E0E0E0"/>
            <w:vAlign w:val="center"/>
          </w:tcPr>
          <w:p w:rsidRPr="004C318A" w:rsidR="004C318A" w:rsidP="00FA0FBB" w:rsidRDefault="004C318A">
            <w:pPr>
              <w:pStyle w:val="af6"/>
            </w:pPr>
            <w:r w:rsidRPr="009E2F46">
              <w:rPr>
                <w:rFonts w:hint="eastAsia"/>
              </w:rPr>
              <w:t>C</w:t>
            </w:r>
            <w:r w:rsidRPr="004C318A">
              <w:t>o</w:t>
            </w:r>
            <w:r w:rsidRPr="004C318A">
              <w:rPr>
                <w:rFonts w:hint="eastAsia"/>
              </w:rPr>
              <w:t>mments</w:t>
            </w:r>
          </w:p>
        </w:tc>
      </w:tr>
      <w:tr w:rsidRPr="001B3DC6" w:rsidR="004C318A" w:rsidTr="001512D5">
        <w:trPr>
          <w:jc w:val="center"/>
        </w:trPr>
        <w:tc>
          <w:tcPr>
            <w:tcW w:w="2003" w:type="pct"/>
            <w:gridSpan w:val="2"/>
            <w:tcBorders>
              <w:top w:val="single" w:color="auto" w:sz="12" w:space="0"/>
              <w:left w:val="nil"/>
              <w:bottom w:val="single" w:color="auto" w:sz="4" w:space="0"/>
              <w:right w:val="nil"/>
            </w:tcBorders>
          </w:tcPr>
          <w:p w:rsidRPr="004C318A" w:rsidR="004C318A" w:rsidP="00591D6B" w:rsidRDefault="004C318A">
            <w:pPr>
              <w:pStyle w:val="AltB0"/>
              <w:rPr>
                <w:rStyle w:val="DATATYPE"/>
              </w:rPr>
            </w:pPr>
            <w:bookmarkStart w:name="ST_LOC_REPORT" w:id="581"/>
            <w:r w:rsidRPr="007B38A4">
              <w:rPr>
                <w:rStyle w:val="DATATYPE"/>
              </w:rPr>
              <w:t>ST_LOC_REPORT</w:t>
            </w:r>
            <w:bookmarkEnd w:id="581"/>
          </w:p>
        </w:tc>
        <w:tc>
          <w:tcPr>
            <w:tcW w:w="2997" w:type="pct"/>
            <w:tcBorders>
              <w:top w:val="single" w:color="auto" w:sz="12" w:space="0"/>
              <w:left w:val="nil"/>
              <w:right w:val="nil"/>
            </w:tcBorders>
          </w:tcPr>
          <w:p w:rsidRPr="004C318A" w:rsidR="004C318A" w:rsidP="00591D6B" w:rsidRDefault="001512D5">
            <w:pPr>
              <w:pStyle w:val="AltB0"/>
            </w:pPr>
            <w:r w:rsidRPr="001512D5">
              <w:rPr>
                <w:rStyle w:val="aff2"/>
              </w:rPr>
              <w:t>LocReport</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.T</w:t>
            </w:r>
            <w:r w:rsidRPr="00F255BE" w:rsidR="004C318A">
              <w:rPr>
                <w:rFonts w:hint="eastAsia"/>
              </w:rPr>
              <w:t>rain</w:t>
            </w:r>
            <w:r w:rsidRPr="00F255BE">
              <w:rPr>
                <w:rFonts w:hint="eastAsia"/>
              </w:rPr>
              <w:t>I</w:t>
            </w:r>
            <w:r w:rsidRPr="00F255BE" w:rsidR="004C318A">
              <w:rPr>
                <w:rFonts w:hint="eastAsia"/>
              </w:rPr>
              <w:t>d</w:t>
            </w:r>
          </w:p>
        </w:tc>
        <w:tc>
          <w:tcPr>
            <w:tcW w:w="2997" w:type="pct"/>
            <w:tcBorders>
              <w:left w:val="nil"/>
              <w:right w:val="nil"/>
            </w:tcBorders>
          </w:tcPr>
          <w:p w:rsidRPr="004C318A" w:rsidR="004C318A" w:rsidP="00591D6B" w:rsidRDefault="00532AED">
            <w:pPr>
              <w:pStyle w:val="AltB0"/>
            </w:pPr>
            <w:hyperlink w:history="1" w:anchor="SubSystemId">
              <w:r w:rsidR="00C64E92">
                <w:rPr>
                  <w:rStyle w:val="ac"/>
                </w:rPr>
                <w:t>SubSystemId</w:t>
              </w:r>
            </w:hyperlink>
            <w:r w:rsidR="004C04D0">
              <w:rPr>
                <w:rFonts w:hint="eastAsia"/>
              </w:rPr>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.T</w:t>
            </w:r>
            <w:r w:rsidRPr="00F255BE" w:rsidR="004C318A">
              <w:rPr>
                <w:rFonts w:hint="eastAsia"/>
              </w:rPr>
              <w:t>rain</w:t>
            </w:r>
            <w:r w:rsidRPr="00F255BE">
              <w:rPr>
                <w:rFonts w:hint="eastAsia"/>
              </w:rPr>
              <w:t>U</w:t>
            </w:r>
            <w:r w:rsidRPr="00F255BE" w:rsidR="004C318A">
              <w:rPr>
                <w:rFonts w:hint="eastAsia"/>
              </w:rPr>
              <w:t>nit</w:t>
            </w:r>
            <w:r w:rsidRPr="00F255BE">
              <w:rPr>
                <w:rFonts w:hint="eastAsia"/>
              </w:rPr>
              <w:t>H</w:t>
            </w:r>
            <w:r w:rsidRPr="00F255BE" w:rsidR="004C318A">
              <w:rPr>
                <w:rFonts w:hint="eastAsia"/>
              </w:rPr>
              <w:t>ead</w:t>
            </w:r>
            <w:r w:rsidRPr="00F255BE">
              <w:rPr>
                <w:rFonts w:hint="eastAsia"/>
              </w:rPr>
              <w:t>C</w:t>
            </w:r>
            <w:r w:rsidRPr="00F255BE" w:rsidR="004C318A">
              <w:rPr>
                <w:rFonts w:hint="eastAsia"/>
              </w:rPr>
              <w:t>ab</w:t>
            </w:r>
            <w:r w:rsidRPr="00F255BE">
              <w:rPr>
                <w:rFonts w:hint="eastAsia"/>
              </w:rPr>
              <w:t>I</w:t>
            </w:r>
            <w:r w:rsidRPr="00F255BE" w:rsidR="004C318A">
              <w:rPr>
                <w:rFonts w:hint="eastAsia"/>
              </w:rPr>
              <w:t>d</w:t>
            </w:r>
          </w:p>
        </w:tc>
        <w:tc>
          <w:tcPr>
            <w:tcW w:w="2997" w:type="pct"/>
            <w:tcBorders>
              <w:left w:val="nil"/>
              <w:right w:val="nil"/>
            </w:tcBorders>
          </w:tcPr>
          <w:p w:rsidRPr="004C318A" w:rsidR="004C318A" w:rsidP="00591D6B" w:rsidRDefault="00532AED">
            <w:pPr>
              <w:pStyle w:val="AltB0"/>
            </w:pPr>
            <w:hyperlink w:history="1" w:anchor="TrainFrontEnd">
              <w:r w:rsidR="00813AB3">
                <w:rPr>
                  <w:rStyle w:val="ac"/>
                </w:rPr>
                <w:t>TrainFrontEnd</w:t>
              </w:r>
            </w:hyperlink>
            <w:r w:rsidR="004C04D0">
              <w:rPr>
                <w:rFonts w:hint="eastAsia"/>
              </w:rPr>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.T</w:t>
            </w:r>
            <w:r w:rsidRPr="00F255BE" w:rsidR="004C318A">
              <w:t>rain</w:t>
            </w:r>
            <w:r w:rsidRPr="00F255BE">
              <w:t>U</w:t>
            </w:r>
            <w:r w:rsidRPr="00F255BE" w:rsidR="004C318A">
              <w:t>nit</w:t>
            </w:r>
            <w:r w:rsidRPr="00F255BE">
              <w:t>H</w:t>
            </w:r>
            <w:r w:rsidRPr="00F255BE" w:rsidR="004C318A">
              <w:t>ead</w:t>
            </w:r>
            <w:r w:rsidRPr="00F255BE">
              <w:t>C</w:t>
            </w:r>
            <w:r w:rsidRPr="00F255BE" w:rsidR="004C318A">
              <w:t>ab</w:t>
            </w:r>
            <w:r w:rsidRPr="00F255BE">
              <w:t>O</w:t>
            </w:r>
            <w:r w:rsidRPr="00F255BE" w:rsidR="004C318A">
              <w:t>rientation</w:t>
            </w:r>
          </w:p>
        </w:tc>
        <w:tc>
          <w:tcPr>
            <w:tcW w:w="2997" w:type="pct"/>
            <w:tcBorders>
              <w:left w:val="nil"/>
              <w:right w:val="nil"/>
            </w:tcBorders>
          </w:tcPr>
          <w:p w:rsidRPr="004C318A" w:rsidR="004C318A" w:rsidP="00591D6B" w:rsidRDefault="00532AED">
            <w:pPr>
              <w:pStyle w:val="AltB0"/>
            </w:pPr>
            <w:hyperlink w:history="1" w:anchor="TrainHeadOrientation">
              <w:r w:rsidR="00C02146">
                <w:rPr>
                  <w:rStyle w:val="ac"/>
                </w:rPr>
                <w:t>TrainHeadOrientation</w:t>
              </w:r>
            </w:hyperlink>
            <w:r w:rsidR="004C04D0">
              <w:rPr>
                <w:rFonts w:hint="eastAsia"/>
              </w:rPr>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.T</w:t>
            </w:r>
            <w:r w:rsidRPr="00F255BE" w:rsidR="004C318A">
              <w:t>rain</w:t>
            </w:r>
            <w:r w:rsidRPr="00F255BE">
              <w:t>U</w:t>
            </w:r>
            <w:r w:rsidRPr="00F255BE" w:rsidR="004C318A">
              <w:t>nit</w:t>
            </w:r>
            <w:r w:rsidRPr="00F255BE">
              <w:t>H</w:t>
            </w:r>
            <w:r w:rsidRPr="00F255BE" w:rsidR="004C318A">
              <w:t>ead</w:t>
            </w:r>
            <w:r w:rsidRPr="00F255BE">
              <w:t>C</w:t>
            </w:r>
            <w:r w:rsidRPr="00F255BE" w:rsidR="004C318A">
              <w:t>ab</w:t>
            </w:r>
            <w:r w:rsidRPr="00F255BE">
              <w:t>B</w:t>
            </w:r>
            <w:r w:rsidRPr="00F255BE" w:rsidR="004C318A">
              <w:t>lock</w:t>
            </w:r>
            <w:r w:rsidRPr="00F255BE">
              <w:t>I</w:t>
            </w:r>
            <w:r w:rsidRPr="00F255BE" w:rsidR="004C318A">
              <w:t>d</w:t>
            </w:r>
          </w:p>
        </w:tc>
        <w:tc>
          <w:tcPr>
            <w:tcW w:w="2997" w:type="pct"/>
            <w:tcBorders>
              <w:left w:val="nil"/>
              <w:right w:val="nil"/>
            </w:tcBorders>
          </w:tcPr>
          <w:p w:rsidRPr="004C318A" w:rsidR="004C318A" w:rsidP="00591D6B" w:rsidRDefault="00532AED">
            <w:pPr>
              <w:pStyle w:val="AltB0"/>
            </w:pPr>
            <w:hyperlink w:history="1" w:anchor="TrainHeadMinLocation">
              <w:r w:rsidR="00C02146">
                <w:rPr>
                  <w:rStyle w:val="ac"/>
                </w:rPr>
                <w:t>TrainHeadMinLocation</w:t>
              </w:r>
            </w:hyperlink>
            <w:r w:rsidR="00611C83">
              <w:rPr>
                <w:rFonts w:hint="eastAsia"/>
              </w:rPr>
              <w:t>(k)</w:t>
            </w:r>
            <w:r w:rsidR="00354F88">
              <w:rPr>
                <w:rFonts w:hint="eastAsia"/>
              </w:rPr>
              <w:t>.B</w:t>
            </w:r>
            <w:r w:rsidR="00611C83">
              <w:rPr>
                <w:rFonts w:hint="eastAsia"/>
              </w:rPr>
              <w:t>lock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.T</w:t>
            </w:r>
            <w:r w:rsidRPr="00F255BE" w:rsidR="004C318A">
              <w:t>rain</w:t>
            </w:r>
            <w:r w:rsidRPr="00F255BE">
              <w:t>U</w:t>
            </w:r>
            <w:r w:rsidRPr="00F255BE" w:rsidR="004C318A">
              <w:t>nit</w:t>
            </w:r>
            <w:r w:rsidRPr="00F255BE">
              <w:t>H</w:t>
            </w:r>
            <w:r w:rsidRPr="00F255BE" w:rsidR="004C318A">
              <w:t>ead</w:t>
            </w:r>
            <w:r w:rsidRPr="00F255BE">
              <w:t>C</w:t>
            </w:r>
            <w:r w:rsidRPr="00F255BE" w:rsidR="004C318A">
              <w:t>ab</w:t>
            </w:r>
            <w:r w:rsidRPr="00F255BE">
              <w:t>M</w:t>
            </w:r>
            <w:r w:rsidRPr="00F255BE" w:rsidR="004C318A">
              <w:t>in</w:t>
            </w:r>
            <w:r w:rsidRPr="00F255BE">
              <w:t>A</w:t>
            </w:r>
            <w:r w:rsidRPr="00F255BE" w:rsidR="004C318A">
              <w:t>bscissa</w:t>
            </w:r>
          </w:p>
        </w:tc>
        <w:tc>
          <w:tcPr>
            <w:tcW w:w="2997" w:type="pct"/>
            <w:tcBorders>
              <w:left w:val="nil"/>
              <w:right w:val="nil"/>
            </w:tcBorders>
          </w:tcPr>
          <w:p w:rsidRPr="004C318A" w:rsidR="004C318A" w:rsidP="00591D6B" w:rsidRDefault="00532AED">
            <w:pPr>
              <w:pStyle w:val="AltB0"/>
            </w:pPr>
            <w:hyperlink w:history="1" w:anchor="TrainHeadMinLocation">
              <w:r w:rsidR="00C02146">
                <w:rPr>
                  <w:rStyle w:val="ac"/>
                </w:rPr>
                <w:t>TrainHeadMinLocation</w:t>
              </w:r>
            </w:hyperlink>
            <w:r w:rsidR="00611C83">
              <w:rPr>
                <w:rFonts w:hint="eastAsia"/>
              </w:rPr>
              <w:t>(k)</w:t>
            </w:r>
            <w:r w:rsidR="00354F88">
              <w:rPr>
                <w:rFonts w:hint="eastAsia"/>
              </w:rPr>
              <w:t>.A</w:t>
            </w:r>
            <w:r w:rsidR="00611C83">
              <w:rPr>
                <w:rFonts w:hint="eastAsia"/>
              </w:rPr>
              <w:t>bscissa</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t>.T</w:t>
            </w:r>
            <w:r w:rsidRPr="00F255BE" w:rsidR="004C318A">
              <w:t>rain</w:t>
            </w:r>
            <w:r w:rsidRPr="00F255BE">
              <w:t>U</w:t>
            </w:r>
            <w:r w:rsidRPr="00F255BE" w:rsidR="004C318A">
              <w:t>nit</w:t>
            </w:r>
            <w:r w:rsidRPr="00F255BE">
              <w:t>H</w:t>
            </w:r>
            <w:r w:rsidRPr="00F255BE" w:rsidR="004C318A">
              <w:t>ead</w:t>
            </w:r>
            <w:r w:rsidRPr="00F255BE">
              <w:t>C</w:t>
            </w:r>
            <w:r w:rsidRPr="00F255BE" w:rsidR="004C318A">
              <w:t>ab</w:t>
            </w:r>
            <w:r w:rsidRPr="00F255BE">
              <w:t>C</w:t>
            </w:r>
            <w:r w:rsidRPr="00F255BE" w:rsidR="004C318A">
              <w:t>oupled</w:t>
            </w:r>
            <w:r w:rsidRPr="00F255BE">
              <w:rPr>
                <w:rFonts w:hint="eastAsia"/>
              </w:rPr>
              <w:t>S</w:t>
            </w:r>
            <w:r w:rsidRPr="00F255BE" w:rsidR="004C318A">
              <w:rPr>
                <w:rFonts w:hint="eastAsia"/>
              </w:rPr>
              <w:t>tatus</w:t>
            </w:r>
          </w:p>
        </w:tc>
        <w:tc>
          <w:tcPr>
            <w:tcW w:w="2997" w:type="pct"/>
            <w:tcBorders>
              <w:left w:val="nil"/>
              <w:right w:val="nil"/>
            </w:tcBorders>
          </w:tcPr>
          <w:p w:rsidRPr="004C318A" w:rsidR="004C318A" w:rsidP="00591D6B" w:rsidRDefault="00532AED">
            <w:pPr>
              <w:pStyle w:val="AltB0"/>
            </w:pPr>
            <w:hyperlink w:history="1" w:anchor="TrainHeadCoupledStatus">
              <w:r w:rsidR="001B0936">
                <w:rPr>
                  <w:rStyle w:val="ac"/>
                </w:rPr>
                <w:t>TrainHeadCoupledStatus</w:t>
              </w:r>
            </w:hyperlink>
            <w:r w:rsidR="001B0936">
              <w:rPr>
                <w:rFonts w:hint="eastAsia"/>
              </w:rPr>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.T</w:t>
            </w:r>
            <w:r w:rsidRPr="00F255BE" w:rsidR="004C318A">
              <w:rPr>
                <w:rFonts w:hint="eastAsia"/>
              </w:rPr>
              <w:t>rain</w:t>
            </w:r>
            <w:r w:rsidRPr="00F255BE">
              <w:rPr>
                <w:rFonts w:hint="eastAsia"/>
              </w:rPr>
              <w:t>U</w:t>
            </w:r>
            <w:r w:rsidRPr="00F255BE" w:rsidR="004C318A">
              <w:rPr>
                <w:rFonts w:hint="eastAsia"/>
              </w:rPr>
              <w:t>nit</w:t>
            </w:r>
            <w:r w:rsidRPr="00F255BE">
              <w:rPr>
                <w:rFonts w:hint="eastAsia"/>
              </w:rPr>
              <w:t>T</w:t>
            </w:r>
            <w:r w:rsidRPr="00F255BE" w:rsidR="004C318A">
              <w:rPr>
                <w:rFonts w:hint="eastAsia"/>
              </w:rPr>
              <w:t>ail</w:t>
            </w:r>
            <w:r w:rsidRPr="00F255BE">
              <w:rPr>
                <w:rFonts w:hint="eastAsia"/>
              </w:rPr>
              <w:t>C</w:t>
            </w:r>
            <w:r w:rsidRPr="00F255BE" w:rsidR="004C318A">
              <w:rPr>
                <w:rFonts w:hint="eastAsia"/>
              </w:rPr>
              <w:t>ab</w:t>
            </w:r>
            <w:r w:rsidRPr="00F255BE">
              <w:rPr>
                <w:rFonts w:hint="eastAsia"/>
              </w:rPr>
              <w:t>I</w:t>
            </w:r>
            <w:r w:rsidRPr="00F255BE" w:rsidR="004C318A">
              <w:rPr>
                <w:rFonts w:hint="eastAsia"/>
              </w:rPr>
              <w:t>d</w:t>
            </w:r>
          </w:p>
        </w:tc>
        <w:tc>
          <w:tcPr>
            <w:tcW w:w="2997" w:type="pct"/>
            <w:tcBorders>
              <w:left w:val="nil"/>
              <w:right w:val="nil"/>
            </w:tcBorders>
          </w:tcPr>
          <w:p w:rsidRPr="004C318A" w:rsidR="004C318A" w:rsidP="00591D6B" w:rsidRDefault="00532AED">
            <w:pPr>
              <w:pStyle w:val="AltB0"/>
            </w:pPr>
            <w:hyperlink w:history="1" w:anchor="TrainTailCabId">
              <w:r w:rsidRPr="001B0936" w:rsidR="00611C83">
                <w:rPr>
                  <w:rStyle w:val="ac"/>
                </w:rPr>
                <w:t>TrainTailCabId</w:t>
              </w:r>
            </w:hyperlink>
            <w:r w:rsidR="001B0936">
              <w:rPr>
                <w:rFonts w:hint="eastAsia"/>
              </w:rPr>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.T</w:t>
            </w:r>
            <w:r w:rsidRPr="00F255BE" w:rsidR="004C318A">
              <w:t>rain</w:t>
            </w:r>
            <w:r w:rsidRPr="00F255BE">
              <w:t>U</w:t>
            </w:r>
            <w:r w:rsidRPr="00F255BE" w:rsidR="004C318A">
              <w:t>nit</w:t>
            </w:r>
            <w:r w:rsidRPr="00F255BE">
              <w:t>T</w:t>
            </w:r>
            <w:r w:rsidRPr="00F255BE" w:rsidR="004C318A">
              <w:rPr>
                <w:rFonts w:hint="eastAsia"/>
              </w:rPr>
              <w:t>ail</w:t>
            </w:r>
            <w:r w:rsidRPr="00F255BE">
              <w:t>C</w:t>
            </w:r>
            <w:r w:rsidRPr="00F255BE" w:rsidR="004C318A">
              <w:t>ab</w:t>
            </w:r>
            <w:r w:rsidRPr="00F255BE">
              <w:t>O</w:t>
            </w:r>
            <w:r w:rsidRPr="00F255BE" w:rsidR="004C318A">
              <w:t>rientation</w:t>
            </w:r>
          </w:p>
        </w:tc>
        <w:tc>
          <w:tcPr>
            <w:tcW w:w="2997" w:type="pct"/>
            <w:tcBorders>
              <w:left w:val="nil"/>
              <w:right w:val="nil"/>
            </w:tcBorders>
          </w:tcPr>
          <w:p w:rsidRPr="004C318A" w:rsidR="004C318A" w:rsidP="00591D6B" w:rsidRDefault="00532AED">
            <w:pPr>
              <w:pStyle w:val="AltB0"/>
            </w:pPr>
            <w:hyperlink w:history="1" w:anchor="TrainTailOrientation">
              <w:r w:rsidRPr="001B0936" w:rsidR="00611C83">
                <w:rPr>
                  <w:rStyle w:val="ac"/>
                </w:rPr>
                <w:t>TrainTailOrientation</w:t>
              </w:r>
            </w:hyperlink>
            <w:r w:rsidR="001B0936">
              <w:rPr>
                <w:rFonts w:hint="eastAsia"/>
              </w:rPr>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.T</w:t>
            </w:r>
            <w:r w:rsidRPr="00F255BE" w:rsidR="004C318A">
              <w:t>rain</w:t>
            </w:r>
            <w:r w:rsidRPr="00F255BE">
              <w:t>U</w:t>
            </w:r>
            <w:r w:rsidRPr="00F255BE" w:rsidR="004C318A">
              <w:t>nit</w:t>
            </w:r>
            <w:r w:rsidRPr="00F255BE">
              <w:t>T</w:t>
            </w:r>
            <w:r w:rsidRPr="00F255BE" w:rsidR="004C318A">
              <w:rPr>
                <w:rFonts w:hint="eastAsia"/>
              </w:rPr>
              <w:t>ail</w:t>
            </w:r>
            <w:r w:rsidRPr="00F255BE">
              <w:t>C</w:t>
            </w:r>
            <w:r w:rsidRPr="00F255BE" w:rsidR="004C318A">
              <w:t>ab</w:t>
            </w:r>
            <w:r w:rsidRPr="00F255BE">
              <w:t>B</w:t>
            </w:r>
            <w:r w:rsidRPr="00F255BE" w:rsidR="004C318A">
              <w:t>lock</w:t>
            </w:r>
            <w:r w:rsidRPr="00F255BE">
              <w:t>I</w:t>
            </w:r>
            <w:r w:rsidRPr="00F255BE" w:rsidR="004C318A">
              <w:t>d</w:t>
            </w:r>
          </w:p>
        </w:tc>
        <w:tc>
          <w:tcPr>
            <w:tcW w:w="2997" w:type="pct"/>
            <w:tcBorders>
              <w:left w:val="nil"/>
              <w:right w:val="nil"/>
            </w:tcBorders>
          </w:tcPr>
          <w:p w:rsidRPr="004C318A" w:rsidR="004C318A" w:rsidP="00591D6B" w:rsidRDefault="00532AED">
            <w:pPr>
              <w:pStyle w:val="AltB0"/>
            </w:pPr>
            <w:hyperlink w:history="1" w:anchor="TrainTailMinLocation">
              <w:r w:rsidR="00C02146">
                <w:rPr>
                  <w:rStyle w:val="ac"/>
                </w:rPr>
                <w:t>TrainTailMinLocation</w:t>
              </w:r>
            </w:hyperlink>
            <w:r w:rsidRPr="009A7702" w:rsidR="009A7702">
              <w:t>(k)</w:t>
            </w:r>
            <w:r w:rsidR="00354F88">
              <w:rPr>
                <w:rFonts w:hint="eastAsia"/>
              </w:rPr>
              <w:t>.B</w:t>
            </w:r>
            <w:r w:rsidR="009A7702">
              <w:rPr>
                <w:rFonts w:hint="eastAsia"/>
              </w:rPr>
              <w:t>lock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.T</w:t>
            </w:r>
            <w:r w:rsidRPr="00F255BE" w:rsidR="004C318A">
              <w:t>rain</w:t>
            </w:r>
            <w:r w:rsidRPr="00F255BE">
              <w:t>U</w:t>
            </w:r>
            <w:r w:rsidRPr="00F255BE" w:rsidR="004C318A">
              <w:t>nit</w:t>
            </w:r>
            <w:r w:rsidRPr="00F255BE">
              <w:t>T</w:t>
            </w:r>
            <w:r w:rsidRPr="00F255BE" w:rsidR="004C318A">
              <w:rPr>
                <w:rFonts w:hint="eastAsia"/>
              </w:rPr>
              <w:t>ail</w:t>
            </w:r>
            <w:r w:rsidRPr="00F255BE">
              <w:t>C</w:t>
            </w:r>
            <w:r w:rsidRPr="00F255BE" w:rsidR="004C318A">
              <w:t>ab</w:t>
            </w:r>
            <w:r w:rsidRPr="00F255BE">
              <w:t>M</w:t>
            </w:r>
            <w:r w:rsidRPr="00F255BE" w:rsidR="004C318A">
              <w:t>in</w:t>
            </w:r>
            <w:r w:rsidRPr="00F255BE">
              <w:t>A</w:t>
            </w:r>
            <w:r w:rsidRPr="00F255BE" w:rsidR="004C318A">
              <w:t>bscissa</w:t>
            </w:r>
          </w:p>
        </w:tc>
        <w:tc>
          <w:tcPr>
            <w:tcW w:w="2997" w:type="pct"/>
            <w:tcBorders>
              <w:left w:val="nil"/>
              <w:right w:val="nil"/>
            </w:tcBorders>
          </w:tcPr>
          <w:p w:rsidRPr="004C318A" w:rsidR="004C318A" w:rsidP="00591D6B" w:rsidRDefault="00532AED">
            <w:pPr>
              <w:pStyle w:val="AltB0"/>
            </w:pPr>
            <w:hyperlink w:history="1" w:anchor="TrainTailMinLocation">
              <w:r w:rsidR="00C02146">
                <w:rPr>
                  <w:rStyle w:val="ac"/>
                </w:rPr>
                <w:t>TrainTailMinLocation</w:t>
              </w:r>
            </w:hyperlink>
            <w:r w:rsidRPr="009A7702" w:rsidR="009A7702">
              <w:t>(k)</w:t>
            </w:r>
            <w:r w:rsidR="00354F88">
              <w:rPr>
                <w:rFonts w:hint="eastAsia"/>
              </w:rPr>
              <w:t>.A</w:t>
            </w:r>
            <w:r w:rsidR="009A7702">
              <w:rPr>
                <w:rFonts w:hint="eastAsia"/>
              </w:rPr>
              <w:t>bscissa</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t>.T</w:t>
            </w:r>
            <w:r w:rsidRPr="00F255BE" w:rsidR="004C318A">
              <w:t>rain</w:t>
            </w:r>
            <w:r w:rsidRPr="00F255BE">
              <w:t>U</w:t>
            </w:r>
            <w:r w:rsidRPr="00F255BE" w:rsidR="004C318A">
              <w:t>nit</w:t>
            </w:r>
            <w:r w:rsidRPr="00F255BE">
              <w:t>T</w:t>
            </w:r>
            <w:r w:rsidRPr="00F255BE" w:rsidR="004C318A">
              <w:rPr>
                <w:rFonts w:hint="eastAsia"/>
              </w:rPr>
              <w:t>ail</w:t>
            </w:r>
            <w:r w:rsidRPr="00F255BE">
              <w:t>C</w:t>
            </w:r>
            <w:r w:rsidRPr="00F255BE" w:rsidR="004C318A">
              <w:t>ab</w:t>
            </w:r>
            <w:r w:rsidRPr="00F255BE">
              <w:t>C</w:t>
            </w:r>
            <w:r w:rsidRPr="00F255BE" w:rsidR="004C318A">
              <w:t>oupled</w:t>
            </w:r>
            <w:r w:rsidRPr="00F255BE">
              <w:rPr>
                <w:rFonts w:hint="eastAsia"/>
              </w:rPr>
              <w:t>S</w:t>
            </w:r>
            <w:r w:rsidRPr="00F255BE" w:rsidR="004C318A">
              <w:rPr>
                <w:rFonts w:hint="eastAsia"/>
              </w:rPr>
              <w:t>tatus</w:t>
            </w:r>
          </w:p>
        </w:tc>
        <w:tc>
          <w:tcPr>
            <w:tcW w:w="2997" w:type="pct"/>
            <w:tcBorders>
              <w:left w:val="nil"/>
              <w:right w:val="nil"/>
            </w:tcBorders>
          </w:tcPr>
          <w:p w:rsidRPr="004C318A" w:rsidR="004C318A" w:rsidP="00591D6B" w:rsidRDefault="00532AED">
            <w:pPr>
              <w:pStyle w:val="AltB0"/>
            </w:pPr>
            <w:hyperlink w:history="1" w:anchor="TrainTailCoupledStatus">
              <w:r w:rsidR="00C02146">
                <w:rPr>
                  <w:rStyle w:val="ac"/>
                </w:rPr>
                <w:t>TrainTailCoupledStatus</w:t>
              </w:r>
            </w:hyperlink>
            <w:r w:rsidR="009A7702">
              <w:rPr>
                <w:rFonts w:hint="eastAsia"/>
              </w:rPr>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w:t>
            </w:r>
            <w:r w:rsidRPr="00F255BE" w:rsidR="00F9339C">
              <w:t>LocationError</w:t>
            </w:r>
          </w:p>
        </w:tc>
        <w:tc>
          <w:tcPr>
            <w:tcW w:w="2997" w:type="pct"/>
            <w:tcBorders>
              <w:left w:val="nil"/>
              <w:right w:val="nil"/>
            </w:tcBorders>
          </w:tcPr>
          <w:p w:rsidRPr="004C318A" w:rsidR="004C318A" w:rsidP="00591D6B" w:rsidRDefault="00532AED">
            <w:pPr>
              <w:pStyle w:val="AltB0"/>
            </w:pPr>
            <w:hyperlink w:history="1" w:anchor="LocationError">
              <w:r w:rsidR="00F9339C">
                <w:rPr>
                  <w:rStyle w:val="ac"/>
                </w:rPr>
                <w:t>LocationError</w:t>
              </w:r>
            </w:hyperlink>
            <w:r w:rsidRPr="009A7702" w:rsidR="009A7702">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.L</w:t>
            </w:r>
            <w:r w:rsidRPr="00F255BE" w:rsidR="004C318A">
              <w:rPr>
                <w:rFonts w:hint="eastAsia"/>
              </w:rPr>
              <w:t>ocalized</w:t>
            </w:r>
            <w:r w:rsidRPr="00F255BE">
              <w:rPr>
                <w:rFonts w:hint="eastAsia"/>
              </w:rPr>
              <w:t>S</w:t>
            </w:r>
            <w:r w:rsidRPr="00F255BE" w:rsidR="004C318A">
              <w:rPr>
                <w:rFonts w:hint="eastAsia"/>
              </w:rPr>
              <w:t>tatus</w:t>
            </w:r>
          </w:p>
        </w:tc>
        <w:tc>
          <w:tcPr>
            <w:tcW w:w="2997" w:type="pct"/>
            <w:tcBorders>
              <w:left w:val="nil"/>
              <w:right w:val="nil"/>
            </w:tcBorders>
          </w:tcPr>
          <w:p w:rsidR="000B4F5F" w:rsidP="00591D6B" w:rsidRDefault="00532AED">
            <w:pPr>
              <w:pStyle w:val="AltB0"/>
            </w:pPr>
            <w:hyperlink w:history="1" w:anchor="TrainCoupledType">
              <w:r w:rsidRPr="000B4F5F" w:rsidR="000B4F5F">
                <w:rPr>
                  <w:rStyle w:val="ac"/>
                  <w:rFonts w:hint="eastAsia"/>
                </w:rPr>
                <w:t>TrainCoupledType</w:t>
              </w:r>
            </w:hyperlink>
            <w:r w:rsidRPr="000B4F5F" w:rsidR="000B4F5F">
              <w:rPr>
                <w:rFonts w:hint="eastAsia"/>
              </w:rPr>
              <w:t>(k)</w:t>
            </w:r>
            <w:r w:rsidR="000B4F5F">
              <w:rPr>
                <w:rFonts w:hint="eastAsia"/>
              </w:rPr>
              <w:t xml:space="preserve"> is </w:t>
            </w:r>
            <w:r w:rsidRPr="000B4F5F" w:rsidR="000B4F5F">
              <w:rPr>
                <w:rStyle w:val="aff1"/>
              </w:rPr>
              <w:t>TRAIN_NO_COUPLED</w:t>
            </w:r>
          </w:p>
          <w:p w:rsidRPr="004C318A" w:rsidR="004C318A" w:rsidP="00591D6B" w:rsidRDefault="000B4F5F">
            <w:pPr>
              <w:pStyle w:val="AltB0"/>
            </w:pPr>
            <w:r>
              <w:rPr>
                <w:rFonts w:hint="eastAsia"/>
              </w:rPr>
              <w:t xml:space="preserve">and </w:t>
            </w:r>
            <w:hyperlink w:history="1" w:anchor="LocalizedAuthorizationForSweepping">
              <w:r w:rsidR="00F9339C">
                <w:rPr>
                  <w:rStyle w:val="ac"/>
                </w:rPr>
                <w:t>LocalizedAuthorizationForSweepping</w:t>
              </w:r>
            </w:hyperlink>
            <w:r w:rsidR="0035378C">
              <w:rPr>
                <w:rFonts w:hint="eastAsia"/>
              </w:rPr>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.T</w:t>
            </w:r>
            <w:r w:rsidRPr="00F255BE" w:rsidR="004C318A">
              <w:rPr>
                <w:rFonts w:hint="eastAsia"/>
              </w:rPr>
              <w:t>rain</w:t>
            </w:r>
            <w:r w:rsidRPr="00F255BE">
              <w:rPr>
                <w:rFonts w:hint="eastAsia"/>
              </w:rPr>
              <w:t>U</w:t>
            </w:r>
            <w:r w:rsidRPr="00F255BE" w:rsidR="004C318A">
              <w:rPr>
                <w:rFonts w:hint="eastAsia"/>
              </w:rPr>
              <w:t>nit</w:t>
            </w:r>
            <w:r w:rsidRPr="00F255BE">
              <w:rPr>
                <w:rFonts w:hint="eastAsia"/>
              </w:rPr>
              <w:t>C</w:t>
            </w:r>
            <w:r w:rsidRPr="00F255BE" w:rsidR="004C318A">
              <w:rPr>
                <w:rFonts w:hint="eastAsia"/>
              </w:rPr>
              <w:t>onfirmed</w:t>
            </w:r>
            <w:r w:rsidRPr="00F255BE">
              <w:rPr>
                <w:rFonts w:hint="eastAsia"/>
              </w:rPr>
              <w:t>L</w:t>
            </w:r>
            <w:r w:rsidRPr="00F255BE" w:rsidR="004C318A">
              <w:rPr>
                <w:rFonts w:hint="eastAsia"/>
              </w:rPr>
              <w:t>ocalized</w:t>
            </w:r>
          </w:p>
        </w:tc>
        <w:tc>
          <w:tcPr>
            <w:tcW w:w="2997" w:type="pct"/>
            <w:tcBorders>
              <w:left w:val="nil"/>
              <w:right w:val="nil"/>
            </w:tcBorders>
          </w:tcPr>
          <w:p w:rsidR="000B4F5F" w:rsidP="00591D6B" w:rsidRDefault="00532AED">
            <w:pPr>
              <w:pStyle w:val="AltB0"/>
            </w:pPr>
            <w:hyperlink w:history="1" w:anchor="TrainCoupledType">
              <w:r w:rsidRPr="000B4F5F" w:rsidR="000B4F5F">
                <w:rPr>
                  <w:rStyle w:val="ac"/>
                  <w:rFonts w:hint="eastAsia"/>
                </w:rPr>
                <w:t>TrainCoupledType</w:t>
              </w:r>
            </w:hyperlink>
            <w:r w:rsidR="000B4F5F">
              <w:rPr>
                <w:rFonts w:hint="eastAsia"/>
              </w:rPr>
              <w:t>(k)</w:t>
            </w:r>
            <w:r w:rsidRPr="000B4F5F" w:rsidR="000B4F5F">
              <w:rPr>
                <w:rFonts w:hint="eastAsia"/>
              </w:rPr>
              <w:t xml:space="preserve"> is </w:t>
            </w:r>
            <w:r w:rsidRPr="000B4F5F" w:rsidR="000B4F5F">
              <w:rPr>
                <w:rStyle w:val="aff1"/>
              </w:rPr>
              <w:t>TRAIN_NO_COUPLED</w:t>
            </w:r>
          </w:p>
          <w:p w:rsidRPr="004C318A" w:rsidR="004C318A" w:rsidP="00591D6B" w:rsidRDefault="000B4F5F">
            <w:pPr>
              <w:pStyle w:val="AltB0"/>
            </w:pPr>
            <w:r>
              <w:rPr>
                <w:rFonts w:hint="eastAsia"/>
              </w:rPr>
              <w:t xml:space="preserve">and </w:t>
            </w:r>
            <w:hyperlink w:history="1" w:anchor="TrainConfirmedLocalized">
              <w:r w:rsidR="00C02146">
                <w:rPr>
                  <w:rStyle w:val="ac"/>
                </w:rPr>
                <w:t>TrainConfirmedLocalized</w:t>
              </w:r>
            </w:hyperlink>
            <w:r w:rsidRPr="0035378C" w:rsidR="0035378C">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.T</w:t>
            </w:r>
            <w:r w:rsidRPr="00F255BE" w:rsidR="004C318A">
              <w:rPr>
                <w:rFonts w:hint="eastAsia"/>
              </w:rPr>
              <w:t>rain</w:t>
            </w:r>
            <w:r w:rsidRPr="00F255BE">
              <w:rPr>
                <w:rFonts w:hint="eastAsia"/>
              </w:rPr>
              <w:t>U</w:t>
            </w:r>
            <w:r w:rsidRPr="00F255BE" w:rsidR="004C318A">
              <w:rPr>
                <w:rFonts w:hint="eastAsia"/>
              </w:rPr>
              <w:t>nit</w:t>
            </w:r>
            <w:r w:rsidRPr="00F255BE">
              <w:rPr>
                <w:rFonts w:hint="eastAsia"/>
              </w:rPr>
              <w:t>I</w:t>
            </w:r>
            <w:r w:rsidRPr="00F255BE" w:rsidR="004C318A">
              <w:rPr>
                <w:rFonts w:hint="eastAsia"/>
              </w:rPr>
              <w:t>mmobility</w:t>
            </w:r>
            <w:r w:rsidRPr="00F255BE">
              <w:rPr>
                <w:rFonts w:hint="eastAsia"/>
              </w:rPr>
              <w:t>S</w:t>
            </w:r>
            <w:r w:rsidRPr="00F255BE" w:rsidR="004C318A">
              <w:rPr>
                <w:rFonts w:hint="eastAsia"/>
              </w:rPr>
              <w:t>tatus</w:t>
            </w:r>
          </w:p>
        </w:tc>
        <w:tc>
          <w:tcPr>
            <w:tcW w:w="2997" w:type="pct"/>
            <w:tcBorders>
              <w:left w:val="nil"/>
              <w:right w:val="nil"/>
            </w:tcBorders>
          </w:tcPr>
          <w:p w:rsidRPr="004C318A" w:rsidR="004C318A" w:rsidP="00591D6B" w:rsidRDefault="00532AED">
            <w:pPr>
              <w:pStyle w:val="AltB0"/>
            </w:pPr>
            <w:hyperlink w:history="1" w:anchor="TrainFilteredStopped">
              <w:r w:rsidR="008B283E">
                <w:rPr>
                  <w:rStyle w:val="ac"/>
                </w:rPr>
                <w:t>TrainFilteredStopped</w:t>
              </w:r>
            </w:hyperlink>
            <w:r w:rsidRPr="0035378C" w:rsidR="0035378C">
              <w:rPr>
                <w:rFonts w:hint="eastAsia"/>
              </w:rPr>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.T</w:t>
            </w:r>
            <w:r w:rsidRPr="00F255BE" w:rsidR="004C318A">
              <w:rPr>
                <w:rFonts w:hint="eastAsia"/>
              </w:rPr>
              <w:t>rain</w:t>
            </w:r>
            <w:r w:rsidRPr="00F255BE">
              <w:rPr>
                <w:rFonts w:hint="eastAsia"/>
              </w:rPr>
              <w:t>U</w:t>
            </w:r>
            <w:r w:rsidRPr="00F255BE" w:rsidR="004C318A">
              <w:rPr>
                <w:rFonts w:hint="eastAsia"/>
              </w:rPr>
              <w:t>nit</w:t>
            </w:r>
            <w:r w:rsidRPr="00F255BE">
              <w:rPr>
                <w:rFonts w:hint="eastAsia"/>
              </w:rPr>
              <w:t>R</w:t>
            </w:r>
            <w:r w:rsidRPr="00F255BE" w:rsidR="004C318A">
              <w:rPr>
                <w:rFonts w:hint="eastAsia"/>
              </w:rPr>
              <w:t>oute</w:t>
            </w:r>
            <w:r w:rsidRPr="00F255BE">
              <w:rPr>
                <w:rFonts w:hint="eastAsia"/>
              </w:rPr>
              <w:t>S</w:t>
            </w:r>
            <w:r w:rsidRPr="00F255BE" w:rsidR="004C318A">
              <w:rPr>
                <w:rFonts w:hint="eastAsia"/>
              </w:rPr>
              <w:t>et</w:t>
            </w:r>
            <w:r w:rsidRPr="00F255BE">
              <w:rPr>
                <w:rFonts w:hint="eastAsia"/>
              </w:rPr>
              <w:t>N</w:t>
            </w:r>
            <w:r w:rsidRPr="00F255BE" w:rsidR="004C318A">
              <w:rPr>
                <w:rFonts w:hint="eastAsia"/>
              </w:rPr>
              <w:t>ot</w:t>
            </w:r>
            <w:r w:rsidRPr="00F255BE">
              <w:rPr>
                <w:rFonts w:hint="eastAsia"/>
              </w:rPr>
              <w:t>N</w:t>
            </w:r>
            <w:r w:rsidRPr="00F255BE" w:rsidR="004C318A">
              <w:rPr>
                <w:rFonts w:hint="eastAsia"/>
              </w:rPr>
              <w:t>eeded</w:t>
            </w:r>
          </w:p>
        </w:tc>
        <w:tc>
          <w:tcPr>
            <w:tcW w:w="2997" w:type="pct"/>
            <w:tcBorders>
              <w:left w:val="nil"/>
              <w:right w:val="nil"/>
            </w:tcBorders>
          </w:tcPr>
          <w:p w:rsidRPr="004C318A" w:rsidR="004C318A" w:rsidP="00591D6B" w:rsidRDefault="00532AED">
            <w:pPr>
              <w:pStyle w:val="AltB0"/>
            </w:pPr>
            <w:hyperlink w:history="1" w:anchor="TrainRouteSetNotNeeded">
              <w:r w:rsidR="00C02146">
                <w:rPr>
                  <w:rStyle w:val="ac"/>
                </w:rPr>
                <w:t>TrainRouteSetNotNeeded</w:t>
              </w:r>
            </w:hyperlink>
            <w:r w:rsidRPr="00C87A92" w:rsidR="00C87A92">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.T</w:t>
            </w:r>
            <w:r w:rsidRPr="00F255BE" w:rsidR="004C318A">
              <w:rPr>
                <w:rFonts w:hint="eastAsia"/>
              </w:rPr>
              <w:t>rain</w:t>
            </w:r>
            <w:r w:rsidRPr="00F255BE">
              <w:rPr>
                <w:rFonts w:hint="eastAsia"/>
              </w:rPr>
              <w:t>U</w:t>
            </w:r>
            <w:r w:rsidRPr="00F255BE" w:rsidR="004C318A">
              <w:rPr>
                <w:rFonts w:hint="eastAsia"/>
              </w:rPr>
              <w:t>nit</w:t>
            </w:r>
            <w:r w:rsidRPr="00F255BE">
              <w:rPr>
                <w:rFonts w:hint="eastAsia"/>
              </w:rPr>
              <w:t>C</w:t>
            </w:r>
            <w:r w:rsidRPr="00F255BE" w:rsidR="004C318A">
              <w:rPr>
                <w:rFonts w:hint="eastAsia"/>
              </w:rPr>
              <w:t>orrect</w:t>
            </w:r>
            <w:r w:rsidRPr="00F255BE">
              <w:rPr>
                <w:rFonts w:hint="eastAsia"/>
              </w:rPr>
              <w:t>D</w:t>
            </w:r>
            <w:r w:rsidRPr="00F255BE" w:rsidR="004C318A">
              <w:rPr>
                <w:rFonts w:hint="eastAsia"/>
              </w:rPr>
              <w:t>ocking</w:t>
            </w:r>
          </w:p>
        </w:tc>
        <w:tc>
          <w:tcPr>
            <w:tcW w:w="2997" w:type="pct"/>
            <w:tcBorders>
              <w:left w:val="nil"/>
              <w:right w:val="nil"/>
            </w:tcBorders>
          </w:tcPr>
          <w:p w:rsidRPr="004C318A" w:rsidR="004C318A" w:rsidP="00591D6B" w:rsidRDefault="00532AED">
            <w:pPr>
              <w:pStyle w:val="AltB0"/>
            </w:pPr>
            <w:hyperlink w:history="1" w:anchor="TrainCorrectDocking">
              <w:r w:rsidR="00C02146">
                <w:rPr>
                  <w:rStyle w:val="ac"/>
                </w:rPr>
                <w:t>TrainCorrectDocking</w:t>
              </w:r>
            </w:hyperlink>
            <w:r w:rsidRPr="00C87A92" w:rsidR="00C87A92">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.T</w:t>
            </w:r>
            <w:r w:rsidRPr="00F255BE" w:rsidR="004C318A">
              <w:rPr>
                <w:rFonts w:hint="eastAsia"/>
              </w:rPr>
              <w:t>rain</w:t>
            </w:r>
            <w:r w:rsidRPr="00F255BE">
              <w:rPr>
                <w:rFonts w:hint="eastAsia"/>
              </w:rPr>
              <w:t>U</w:t>
            </w:r>
            <w:r w:rsidRPr="00F255BE" w:rsidR="004C318A">
              <w:rPr>
                <w:rFonts w:hint="eastAsia"/>
              </w:rPr>
              <w:t>nit</w:t>
            </w:r>
            <w:r w:rsidRPr="00F255BE">
              <w:rPr>
                <w:rFonts w:hint="eastAsia"/>
              </w:rPr>
              <w:t>S</w:t>
            </w:r>
            <w:r w:rsidRPr="00F255BE" w:rsidR="004C318A">
              <w:rPr>
                <w:rFonts w:hint="eastAsia"/>
              </w:rPr>
              <w:t>peed</w:t>
            </w:r>
          </w:p>
        </w:tc>
        <w:tc>
          <w:tcPr>
            <w:tcW w:w="2997" w:type="pct"/>
            <w:tcBorders>
              <w:left w:val="nil"/>
              <w:right w:val="nil"/>
            </w:tcBorders>
          </w:tcPr>
          <w:p w:rsidRPr="004C318A" w:rsidR="004C318A" w:rsidP="00591D6B" w:rsidRDefault="00532AED">
            <w:pPr>
              <w:pStyle w:val="AltB0"/>
            </w:pPr>
            <w:hyperlink w:history="1" w:anchor="LocReportSpeed">
              <w:r w:rsidR="00C02146">
                <w:rPr>
                  <w:rStyle w:val="ac"/>
                </w:rPr>
                <w:t>LocReportSpeed</w:t>
              </w:r>
            </w:hyperlink>
            <w:r w:rsidR="00C87A92">
              <w:rPr>
                <w:rFonts w:hint="eastAsia"/>
              </w:rPr>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.T</w:t>
            </w:r>
            <w:r w:rsidRPr="00F255BE" w:rsidR="004C318A">
              <w:rPr>
                <w:rFonts w:hint="eastAsia"/>
              </w:rPr>
              <w:t>rain</w:t>
            </w:r>
            <w:r w:rsidRPr="00F255BE">
              <w:rPr>
                <w:rFonts w:hint="eastAsia"/>
              </w:rPr>
              <w:t>U</w:t>
            </w:r>
            <w:r w:rsidRPr="00F255BE" w:rsidR="004C318A">
              <w:rPr>
                <w:rFonts w:hint="eastAsia"/>
              </w:rPr>
              <w:t>nit</w:t>
            </w:r>
            <w:r w:rsidRPr="00F255BE">
              <w:rPr>
                <w:rFonts w:hint="eastAsia"/>
              </w:rPr>
              <w:t>M</w:t>
            </w:r>
            <w:r w:rsidRPr="00F255BE" w:rsidR="004C318A">
              <w:rPr>
                <w:rFonts w:hint="eastAsia"/>
              </w:rPr>
              <w:t>onitoring</w:t>
            </w:r>
            <w:r w:rsidRPr="00F255BE">
              <w:rPr>
                <w:rFonts w:hint="eastAsia"/>
              </w:rPr>
              <w:t>M</w:t>
            </w:r>
            <w:r w:rsidRPr="00F255BE" w:rsidR="004C318A">
              <w:rPr>
                <w:rFonts w:hint="eastAsia"/>
              </w:rPr>
              <w:t>ode</w:t>
            </w:r>
          </w:p>
        </w:tc>
        <w:tc>
          <w:tcPr>
            <w:tcW w:w="2997" w:type="pct"/>
            <w:tcBorders>
              <w:left w:val="nil"/>
              <w:right w:val="nil"/>
            </w:tcBorders>
          </w:tcPr>
          <w:p w:rsidRPr="004C318A" w:rsidR="004C318A" w:rsidP="00591D6B" w:rsidRDefault="00532AED">
            <w:pPr>
              <w:pStyle w:val="AltB0"/>
            </w:pPr>
            <w:hyperlink w:history="1" w:anchor="TrainMonitoringMode">
              <w:r w:rsidR="00C02146">
                <w:rPr>
                  <w:rStyle w:val="ac"/>
                </w:rPr>
                <w:t>TrainMonitoringMode</w:t>
              </w:r>
            </w:hyperlink>
            <w:r w:rsidRPr="001512D5" w:rsidR="001512D5">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w:t>
            </w:r>
            <w:r w:rsidRPr="00F255BE" w:rsidR="00C02146">
              <w:t>SignalsOverride</w:t>
            </w:r>
          </w:p>
        </w:tc>
        <w:tc>
          <w:tcPr>
            <w:tcW w:w="2997" w:type="pct"/>
            <w:tcBorders>
              <w:left w:val="nil"/>
              <w:right w:val="nil"/>
            </w:tcBorders>
          </w:tcPr>
          <w:p w:rsidRPr="004C318A" w:rsidR="004C318A" w:rsidP="00591D6B" w:rsidRDefault="00532AED">
            <w:pPr>
              <w:pStyle w:val="AltB0"/>
            </w:pPr>
            <w:hyperlink w:history="1" w:anchor="SignalsOverride">
              <w:r w:rsidR="00C02146">
                <w:rPr>
                  <w:rStyle w:val="ac"/>
                </w:rPr>
                <w:t>SignalsOverride</w:t>
              </w:r>
            </w:hyperlink>
            <w:r w:rsidR="001512D5">
              <w:rPr>
                <w:rFonts w:hint="eastAsia"/>
              </w:rPr>
              <w:t>(k)</w:t>
            </w:r>
          </w:p>
        </w:tc>
      </w:tr>
      <w:tr w:rsidRPr="001B3DC6" w:rsidR="008401B2" w:rsidTr="001512D5">
        <w:trPr>
          <w:jc w:val="center"/>
        </w:trPr>
        <w:tc>
          <w:tcPr>
            <w:tcW w:w="129" w:type="pct"/>
            <w:tcBorders>
              <w:top w:val="single" w:color="auto" w:sz="4" w:space="0"/>
              <w:left w:val="nil"/>
              <w:bottom w:val="single" w:color="auto" w:sz="4" w:space="0"/>
              <w:right w:val="nil"/>
            </w:tcBorders>
          </w:tcPr>
          <w:p w:rsidR="008401B2" w:rsidP="00591D6B" w:rsidRDefault="008401B2">
            <w:pPr>
              <w:pStyle w:val="AltB0"/>
            </w:pPr>
          </w:p>
        </w:tc>
        <w:tc>
          <w:tcPr>
            <w:tcW w:w="1874" w:type="pct"/>
            <w:tcBorders>
              <w:top w:val="single" w:color="auto" w:sz="4" w:space="0"/>
              <w:left w:val="nil"/>
              <w:bottom w:val="single" w:color="auto" w:sz="4" w:space="0"/>
              <w:right w:val="nil"/>
            </w:tcBorders>
          </w:tcPr>
          <w:p w:rsidRPr="00F255BE" w:rsidR="008401B2" w:rsidP="00591D6B" w:rsidRDefault="00354F88">
            <w:pPr>
              <w:pStyle w:val="AltB0"/>
            </w:pPr>
            <w:r w:rsidRPr="00F255BE">
              <w:rPr>
                <w:rFonts w:hint="eastAsia"/>
              </w:rPr>
              <w:t>.A</w:t>
            </w:r>
            <w:r w:rsidRPr="00F255BE" w:rsidR="008401B2">
              <w:rPr>
                <w:rFonts w:hint="eastAsia"/>
              </w:rPr>
              <w:t>tc</w:t>
            </w:r>
            <w:r w:rsidRPr="00F255BE">
              <w:rPr>
                <w:rFonts w:hint="eastAsia"/>
              </w:rPr>
              <w:t>C</w:t>
            </w:r>
            <w:r w:rsidRPr="00F255BE" w:rsidR="008401B2">
              <w:rPr>
                <w:rFonts w:hint="eastAsia"/>
              </w:rPr>
              <w:t>ontrolled</w:t>
            </w:r>
            <w:r w:rsidRPr="00F255BE">
              <w:rPr>
                <w:rFonts w:hint="eastAsia"/>
              </w:rPr>
              <w:t>T</w:t>
            </w:r>
            <w:r w:rsidRPr="00F255BE" w:rsidR="008401B2">
              <w:rPr>
                <w:rFonts w:hint="eastAsia"/>
              </w:rPr>
              <w:t>rain</w:t>
            </w:r>
          </w:p>
        </w:tc>
        <w:tc>
          <w:tcPr>
            <w:tcW w:w="2997" w:type="pct"/>
            <w:tcBorders>
              <w:left w:val="nil"/>
              <w:right w:val="nil"/>
            </w:tcBorders>
          </w:tcPr>
          <w:p w:rsidR="008401B2" w:rsidP="00591D6B" w:rsidRDefault="00532AED">
            <w:pPr>
              <w:pStyle w:val="AltB0"/>
            </w:pPr>
            <w:hyperlink w:history="1" w:anchor="ATCcontrolledTrain">
              <w:r w:rsidR="00C02146">
                <w:rPr>
                  <w:rStyle w:val="ac"/>
                </w:rPr>
                <w:t>ATCcontrolledTrain</w:t>
              </w:r>
            </w:hyperlink>
            <w:r w:rsidRPr="001512D5" w:rsidR="001512D5">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.Z</w:t>
            </w:r>
            <w:r w:rsidRPr="00F255BE" w:rsidR="004C318A">
              <w:rPr>
                <w:rFonts w:hint="eastAsia"/>
              </w:rPr>
              <w:t>c</w:t>
            </w:r>
            <w:r w:rsidRPr="00F255BE">
              <w:rPr>
                <w:rFonts w:hint="eastAsia"/>
              </w:rPr>
              <w:t>V</w:t>
            </w:r>
            <w:r w:rsidRPr="00F255BE" w:rsidR="004C318A">
              <w:rPr>
                <w:rFonts w:hint="eastAsia"/>
              </w:rPr>
              <w:t>ital</w:t>
            </w:r>
            <w:r w:rsidRPr="00F255BE">
              <w:rPr>
                <w:rFonts w:hint="eastAsia"/>
              </w:rPr>
              <w:t>A</w:t>
            </w:r>
            <w:r w:rsidRPr="00F255BE" w:rsidR="004C318A">
              <w:rPr>
                <w:rFonts w:hint="eastAsia"/>
              </w:rPr>
              <w:t>uthorization</w:t>
            </w:r>
            <w:r w:rsidRPr="00F255BE" w:rsidR="008401B2">
              <w:rPr>
                <w:rFonts w:hint="eastAsia"/>
              </w:rPr>
              <w:t>[1...16]</w:t>
            </w:r>
          </w:p>
        </w:tc>
        <w:tc>
          <w:tcPr>
            <w:tcW w:w="2997" w:type="pct"/>
            <w:tcBorders>
              <w:left w:val="nil"/>
              <w:right w:val="nil"/>
            </w:tcBorders>
          </w:tcPr>
          <w:p w:rsidRPr="004C318A" w:rsidR="004C318A" w:rsidP="00591D6B" w:rsidRDefault="00532AED">
            <w:pPr>
              <w:pStyle w:val="AltB0"/>
            </w:pPr>
            <w:hyperlink w:history="1" w:anchor="ReceivedVersionMessages">
              <w:r w:rsidR="00C02146">
                <w:rPr>
                  <w:rStyle w:val="ac"/>
                </w:rPr>
                <w:t>ReceivedVersionMessages</w:t>
              </w:r>
            </w:hyperlink>
            <w:r w:rsidRPr="001512D5" w:rsidR="001512D5">
              <w:t>(k)</w:t>
            </w:r>
            <w:r w:rsidR="00354F88">
              <w:t>.V</w:t>
            </w:r>
            <w:r w:rsidRPr="001512D5" w:rsidR="001512D5">
              <w:t>ital</w:t>
            </w:r>
            <w:r w:rsidR="00354F88">
              <w:t>A</w:t>
            </w:r>
            <w:r w:rsidRPr="001512D5" w:rsidR="001512D5">
              <w:t>uthorization</w:t>
            </w:r>
            <w:r w:rsidR="001512D5">
              <w:rPr>
                <w:rFonts w:hint="eastAsia"/>
              </w:rPr>
              <w:t>[1...16]</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.B</w:t>
            </w:r>
            <w:r w:rsidRPr="00F255BE" w:rsidR="008401B2">
              <w:rPr>
                <w:rFonts w:hint="eastAsia"/>
              </w:rPr>
              <w:t>oolean[1</w:t>
            </w:r>
            <w:r w:rsidRPr="00F255BE" w:rsidR="008401B2">
              <w:t>…</w:t>
            </w:r>
            <w:r w:rsidRPr="00F255BE" w:rsidR="008401B2">
              <w:rPr>
                <w:rFonts w:hint="eastAsia"/>
              </w:rPr>
              <w:t>16]</w:t>
            </w:r>
          </w:p>
        </w:tc>
        <w:tc>
          <w:tcPr>
            <w:tcW w:w="2997" w:type="pct"/>
            <w:tcBorders>
              <w:left w:val="nil"/>
              <w:right w:val="nil"/>
            </w:tcBorders>
          </w:tcPr>
          <w:p w:rsidRPr="004C318A" w:rsidR="004C318A" w:rsidP="00591D6B" w:rsidRDefault="00532AED">
            <w:pPr>
              <w:pStyle w:val="AltB0"/>
            </w:pPr>
            <w:hyperlink w:history="1" w:anchor="Offline">
              <w:r w:rsidR="00813AB3">
                <w:rPr>
                  <w:rStyle w:val="ac"/>
                </w:rPr>
                <w:t>Offline</w:t>
              </w:r>
            </w:hyperlink>
            <w:r w:rsidR="00155088">
              <w:t>.</w:t>
            </w:r>
            <w:hyperlink w:history="1" w:anchor="GetBooleanForZC">
              <w:r w:rsidR="00C64E92">
                <w:rPr>
                  <w:rStyle w:val="ac"/>
                </w:rPr>
                <w:t>GetBooleanForZC</w:t>
              </w:r>
            </w:hyperlink>
            <w:r w:rsidRPr="001512D5" w:rsidR="001512D5">
              <w:t>(</w:t>
            </w:r>
            <w:r w:rsidR="001512D5">
              <w:rPr>
                <w:rFonts w:hint="eastAsia"/>
              </w:rPr>
              <w:t>1...16</w:t>
            </w:r>
            <w:r w:rsidRPr="001512D5" w:rsidR="001512D5">
              <w:t>)</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.C</w:t>
            </w:r>
            <w:r w:rsidRPr="00F255BE" w:rsidR="004C318A">
              <w:rPr>
                <w:rFonts w:hint="eastAsia"/>
              </w:rPr>
              <w:t>c</w:t>
            </w:r>
            <w:r w:rsidRPr="00F255BE">
              <w:rPr>
                <w:rFonts w:hint="eastAsia"/>
              </w:rPr>
              <w:t>L</w:t>
            </w:r>
            <w:r w:rsidRPr="00F255BE" w:rsidR="004C318A">
              <w:rPr>
                <w:rFonts w:hint="eastAsia"/>
              </w:rPr>
              <w:t>oop</w:t>
            </w:r>
            <w:r w:rsidRPr="00F255BE">
              <w:rPr>
                <w:rFonts w:hint="eastAsia"/>
              </w:rPr>
              <w:t>H</w:t>
            </w:r>
            <w:r w:rsidRPr="00F255BE" w:rsidR="004C318A">
              <w:rPr>
                <w:rFonts w:hint="eastAsia"/>
              </w:rPr>
              <w:t>our</w:t>
            </w:r>
          </w:p>
        </w:tc>
        <w:tc>
          <w:tcPr>
            <w:tcW w:w="2997" w:type="pct"/>
            <w:tcBorders>
              <w:left w:val="nil"/>
              <w:right w:val="nil"/>
            </w:tcBorders>
          </w:tcPr>
          <w:p w:rsidRPr="004C318A" w:rsidR="004C318A" w:rsidP="00591D6B" w:rsidRDefault="00532AED">
            <w:pPr>
              <w:pStyle w:val="AltB0"/>
            </w:pPr>
            <w:hyperlink w:history="1" w:anchor="ATPtime">
              <w:r w:rsidR="003B253D">
                <w:rPr>
                  <w:rStyle w:val="ac"/>
                </w:rPr>
                <w:t>ATPtime</w:t>
              </w:r>
            </w:hyperlink>
            <w:r w:rsidRPr="001512D5" w:rsidR="001512D5">
              <w:rPr>
                <w:rFonts w:hint="eastAsia"/>
              </w:rPr>
              <w:t>(k)</w:t>
            </w:r>
          </w:p>
        </w:tc>
      </w:tr>
      <w:tr w:rsidRPr="001B3DC6" w:rsidR="004C318A" w:rsidTr="001512D5">
        <w:trPr>
          <w:jc w:val="center"/>
        </w:trPr>
        <w:tc>
          <w:tcPr>
            <w:tcW w:w="129" w:type="pct"/>
            <w:tcBorders>
              <w:top w:val="single" w:color="auto" w:sz="4" w:space="0"/>
              <w:left w:val="nil"/>
              <w:bottom w:val="single" w:color="auto" w:sz="4" w:space="0"/>
              <w:right w:val="nil"/>
            </w:tcBorders>
          </w:tcPr>
          <w:p w:rsidR="004C318A" w:rsidP="00591D6B" w:rsidRDefault="004C318A">
            <w:pPr>
              <w:pStyle w:val="AltB0"/>
            </w:pPr>
          </w:p>
        </w:tc>
        <w:tc>
          <w:tcPr>
            <w:tcW w:w="1874" w:type="pct"/>
            <w:tcBorders>
              <w:top w:val="single" w:color="auto" w:sz="4" w:space="0"/>
              <w:left w:val="nil"/>
              <w:bottom w:val="single" w:color="auto" w:sz="4" w:space="0"/>
              <w:right w:val="nil"/>
            </w:tcBorders>
          </w:tcPr>
          <w:p w:rsidRPr="00F255BE" w:rsidR="004C318A" w:rsidP="00591D6B" w:rsidRDefault="00354F88">
            <w:pPr>
              <w:pStyle w:val="AltB0"/>
            </w:pPr>
            <w:r w:rsidRPr="00F255BE">
              <w:rPr>
                <w:rFonts w:hint="eastAsia"/>
              </w:rPr>
              <w:t>.L</w:t>
            </w:r>
            <w:r w:rsidRPr="00F255BE" w:rsidR="004C318A">
              <w:rPr>
                <w:rFonts w:hint="eastAsia"/>
              </w:rPr>
              <w:t>c</w:t>
            </w:r>
            <w:r w:rsidRPr="00F255BE">
              <w:rPr>
                <w:rFonts w:hint="eastAsia"/>
              </w:rPr>
              <w:t>D</w:t>
            </w:r>
            <w:r w:rsidRPr="00F255BE" w:rsidR="004C318A">
              <w:rPr>
                <w:rFonts w:hint="eastAsia"/>
              </w:rPr>
              <w:t>ate</w:t>
            </w:r>
          </w:p>
        </w:tc>
        <w:tc>
          <w:tcPr>
            <w:tcW w:w="2997" w:type="pct"/>
            <w:tcBorders>
              <w:left w:val="nil"/>
              <w:right w:val="nil"/>
            </w:tcBorders>
          </w:tcPr>
          <w:p w:rsidRPr="004C318A" w:rsidR="004C318A" w:rsidP="00591D6B" w:rsidRDefault="00532AED">
            <w:pPr>
              <w:pStyle w:val="AltB0"/>
            </w:pPr>
            <w:hyperlink w:history="1" w:anchor="GroundTimeReference">
              <w:r w:rsidR="00915CD9">
                <w:rPr>
                  <w:rStyle w:val="ac"/>
                </w:rPr>
                <w:t>GroundTimeReference</w:t>
              </w:r>
            </w:hyperlink>
            <w:r w:rsidR="00CB7082">
              <w:rPr>
                <w:rFonts w:hint="eastAsia"/>
              </w:rPr>
              <w:t>(</w:t>
            </w:r>
            <w:r w:rsidR="00C65F7D">
              <w:rPr>
                <w:rFonts w:hint="eastAsia"/>
              </w:rPr>
              <w:t>LcId</w:t>
            </w:r>
            <w:r w:rsidR="00CB7082">
              <w:rPr>
                <w:rFonts w:hint="eastAsia"/>
              </w:rPr>
              <w:t>).</w:t>
            </w:r>
            <w:r w:rsidR="00354F88">
              <w:rPr>
                <w:rFonts w:hint="eastAsia"/>
              </w:rPr>
              <w:t>T</w:t>
            </w:r>
            <w:r w:rsidR="001512D5">
              <w:rPr>
                <w:rFonts w:hint="eastAsia"/>
              </w:rPr>
              <w:t>ime</w:t>
            </w:r>
          </w:p>
        </w:tc>
      </w:tr>
      <w:tr w:rsidRPr="001B3DC6" w:rsidR="004C318A" w:rsidTr="001512D5">
        <w:tblPrEx>
          <w:tblBorders>
            <w:left w:val="none" w:color="auto" w:sz="0" w:space="0"/>
            <w:right w:val="none" w:color="auto" w:sz="0" w:space="0"/>
            <w:insideV w:val="none" w:color="auto" w:sz="0" w:space="0"/>
          </w:tblBorders>
        </w:tblPrEx>
        <w:trPr>
          <w:jc w:val="center"/>
        </w:trPr>
        <w:tc>
          <w:tcPr>
            <w:tcW w:w="129" w:type="pct"/>
          </w:tcPr>
          <w:p w:rsidR="004C318A" w:rsidP="00591D6B" w:rsidRDefault="004C318A">
            <w:pPr>
              <w:pStyle w:val="AltB0"/>
            </w:pPr>
          </w:p>
        </w:tc>
        <w:tc>
          <w:tcPr>
            <w:tcW w:w="1874" w:type="pct"/>
          </w:tcPr>
          <w:p w:rsidRPr="00F255BE" w:rsidR="004C318A" w:rsidP="00591D6B" w:rsidRDefault="00E76CD3">
            <w:pPr>
              <w:pStyle w:val="AltB0"/>
            </w:pPr>
            <w:r w:rsidRPr="00F255BE">
              <w:rPr>
                <w:rFonts w:hint="eastAsia"/>
              </w:rPr>
              <w:t>.V</w:t>
            </w:r>
            <w:r w:rsidRPr="00F255BE" w:rsidR="004C318A">
              <w:rPr>
                <w:rFonts w:hint="eastAsia"/>
              </w:rPr>
              <w:t>ital</w:t>
            </w:r>
            <w:r w:rsidRPr="00F255BE" w:rsidR="00354F88">
              <w:rPr>
                <w:rFonts w:hint="eastAsia"/>
              </w:rPr>
              <w:t>C</w:t>
            </w:r>
            <w:r w:rsidRPr="00F255BE" w:rsidR="004C318A">
              <w:rPr>
                <w:rFonts w:hint="eastAsia"/>
              </w:rPr>
              <w:t>hecksum_1</w:t>
            </w:r>
          </w:p>
        </w:tc>
        <w:tc>
          <w:tcPr>
            <w:tcW w:w="2997" w:type="pct"/>
          </w:tcPr>
          <w:p w:rsidRPr="004C318A" w:rsidR="004C318A" w:rsidP="00591D6B" w:rsidRDefault="00016A42">
            <w:pPr>
              <w:pStyle w:val="AltB0"/>
            </w:pPr>
            <w:r>
              <w:rPr>
                <w:rFonts w:hint="eastAsia"/>
              </w:rPr>
              <w:t xml:space="preserve">SACEM vital checksum </w:t>
            </w:r>
            <w:r w:rsidR="004C318A">
              <w:rPr>
                <w:rFonts w:hint="eastAsia"/>
              </w:rPr>
              <w:t>1</w:t>
            </w:r>
          </w:p>
        </w:tc>
      </w:tr>
      <w:tr w:rsidRPr="001B3DC6" w:rsidR="004C318A" w:rsidTr="001512D5">
        <w:tblPrEx>
          <w:tblBorders>
            <w:left w:val="none" w:color="auto" w:sz="0" w:space="0"/>
            <w:right w:val="none" w:color="auto" w:sz="0" w:space="0"/>
            <w:insideV w:val="none" w:color="auto" w:sz="0" w:space="0"/>
          </w:tblBorders>
        </w:tblPrEx>
        <w:trPr>
          <w:jc w:val="center"/>
        </w:trPr>
        <w:tc>
          <w:tcPr>
            <w:tcW w:w="129" w:type="pct"/>
          </w:tcPr>
          <w:p w:rsidR="004C318A" w:rsidP="00591D6B" w:rsidRDefault="004C318A">
            <w:pPr>
              <w:pStyle w:val="AltB0"/>
            </w:pPr>
          </w:p>
        </w:tc>
        <w:tc>
          <w:tcPr>
            <w:tcW w:w="1874" w:type="pct"/>
          </w:tcPr>
          <w:p w:rsidRPr="00F255BE" w:rsidR="004C318A" w:rsidP="00591D6B" w:rsidRDefault="00E76CD3">
            <w:pPr>
              <w:pStyle w:val="AltB0"/>
            </w:pPr>
            <w:r w:rsidRPr="00F255BE">
              <w:rPr>
                <w:rFonts w:hint="eastAsia"/>
              </w:rPr>
              <w:t>.V</w:t>
            </w:r>
            <w:r w:rsidRPr="00F255BE" w:rsidR="004C318A">
              <w:rPr>
                <w:rFonts w:hint="eastAsia"/>
              </w:rPr>
              <w:t>ital</w:t>
            </w:r>
            <w:r w:rsidRPr="00F255BE" w:rsidR="00354F88">
              <w:rPr>
                <w:rFonts w:hint="eastAsia"/>
              </w:rPr>
              <w:t>C</w:t>
            </w:r>
            <w:r w:rsidRPr="00F255BE" w:rsidR="004C318A">
              <w:rPr>
                <w:rFonts w:hint="eastAsia"/>
              </w:rPr>
              <w:t>hecksum_2</w:t>
            </w:r>
          </w:p>
        </w:tc>
        <w:tc>
          <w:tcPr>
            <w:tcW w:w="2997" w:type="pct"/>
          </w:tcPr>
          <w:p w:rsidRPr="004C318A" w:rsidR="004C318A" w:rsidP="00591D6B" w:rsidRDefault="00016A42">
            <w:pPr>
              <w:pStyle w:val="AltB0"/>
            </w:pPr>
            <w:r>
              <w:rPr>
                <w:rFonts w:hint="eastAsia"/>
              </w:rPr>
              <w:t xml:space="preserve">SACEM vital checksum </w:t>
            </w:r>
            <w:r w:rsidR="004C318A">
              <w:rPr>
                <w:rFonts w:hint="eastAsia"/>
              </w:rPr>
              <w:t>2</w:t>
            </w:r>
          </w:p>
        </w:tc>
      </w:tr>
    </w:tbl>
    <w:p w:rsidR="004C318A" w:rsidP="00C93484" w:rsidRDefault="004C318A">
      <w:pPr>
        <w:pStyle w:val="Reqtify"/>
      </w:pPr>
    </w:p>
    <w:p w:rsidR="00D54321" w:rsidP="00D54321" w:rsidRDefault="00D54321">
      <w:pPr>
        <w:pStyle w:val="ReqtifyAltR"/>
      </w:pPr>
      <w:r>
        <w:t>[iTC_CC_ATP-SwRS-</w:t>
      </w:r>
      <w:r>
        <w:rPr>
          <w:rFonts w:hint="eastAsia"/>
        </w:rPr>
        <w:t>0476</w:t>
      </w:r>
      <w:r>
        <w:t>]</w:t>
      </w:r>
    </w:p>
    <w:p w:rsidR="00D54321" w:rsidP="00C93484" w:rsidRDefault="00D54321">
      <w:pPr>
        <w:pStyle w:val="Reqtify"/>
      </w:pPr>
      <w:r>
        <w:rPr>
          <w:rFonts w:hint="eastAsia"/>
        </w:rPr>
        <w:t>如果本周期</w:t>
      </w:r>
      <w:hyperlink w:history="1" w:anchor="SendLocReportOnZCunderTrainHead">
        <w:r w:rsidR="00F255BE">
          <w:rPr>
            <w:rStyle w:val="ac"/>
          </w:rPr>
          <w:t>SendLocReportOnZCunderTrainHead</w:t>
        </w:r>
      </w:hyperlink>
      <w:r>
        <w:rPr>
          <w:rFonts w:hint="eastAsia"/>
        </w:rPr>
        <w:t>为真，</w:t>
      </w:r>
      <w:r>
        <w:rPr>
          <w:rFonts w:hint="eastAsia"/>
        </w:rPr>
        <w:t>ATP</w:t>
      </w:r>
      <w:r>
        <w:rPr>
          <w:rFonts w:hint="eastAsia"/>
        </w:rPr>
        <w:t>将位置报告信息</w:t>
      </w:r>
      <w:hyperlink w:history="1" w:anchor="IdenticalLocReport">
        <w:r w:rsidR="00F255BE">
          <w:rPr>
            <w:rStyle w:val="ac"/>
          </w:rPr>
          <w:t>IdenticalLocReport</w:t>
        </w:r>
      </w:hyperlink>
      <w:r>
        <w:rPr>
          <w:rFonts w:hint="eastAsia"/>
        </w:rPr>
        <w:t>按照</w:t>
      </w:r>
      <w:r>
        <w:fldChar w:fldCharType="begin"/>
      </w:r>
      <w:r>
        <w:instrText xml:space="preserve"> </w:instrText>
      </w:r>
      <w:r>
        <w:rPr>
          <w:rFonts w:hint="eastAsia"/>
        </w:rPr>
        <w:instrText>REF _Ref277775592 \w \h</w:instrText>
      </w:r>
      <w:r>
        <w:instrText xml:space="preserve"> </w:instrText>
      </w:r>
      <w:r>
        <w:fldChar w:fldCharType="separate"/>
      </w:r>
      <w:r w:rsidR="00DE178B">
        <w:t>[REF7]</w:t>
      </w:r>
      <w:r>
        <w:fldChar w:fldCharType="end"/>
      </w:r>
      <w:r w:rsidRPr="001561D6">
        <w:rPr>
          <w:rFonts w:hint="eastAsia"/>
        </w:rPr>
        <w:t xml:space="preserve"> </w:t>
      </w:r>
      <w:r>
        <w:rPr>
          <w:rFonts w:hint="eastAsia"/>
        </w:rPr>
        <w:t>定义格式，以</w:t>
      </w:r>
      <w:r>
        <w:rPr>
          <w:rFonts w:hint="eastAsia"/>
        </w:rPr>
        <w:t>SACEM</w:t>
      </w:r>
      <w:r>
        <w:rPr>
          <w:rFonts w:hint="eastAsia"/>
        </w:rPr>
        <w:t>安全通信协议发送给</w:t>
      </w:r>
      <w:r>
        <w:rPr>
          <w:rFonts w:hint="eastAsia"/>
        </w:rPr>
        <w:t>CCNV</w:t>
      </w:r>
      <w:r>
        <w:rPr>
          <w:rFonts w:hint="eastAsia"/>
        </w:rPr>
        <w:t>，由其转发给本周期列车车头所在的</w:t>
      </w:r>
      <w:hyperlink w:history="1" w:anchor="ZCidUnderTrainHead">
        <w:r w:rsidR="00F255BE">
          <w:rPr>
            <w:rStyle w:val="ac"/>
          </w:rPr>
          <w:t>ZCidUnderTrainHead</w:t>
        </w:r>
      </w:hyperlink>
      <w:r>
        <w:rPr>
          <w:rFonts w:hint="eastAsia"/>
        </w:rPr>
        <w:t>。</w:t>
      </w:r>
    </w:p>
    <w:p w:rsidR="00D54321" w:rsidP="00C93484" w:rsidRDefault="00D54321">
      <w:pPr>
        <w:pStyle w:val="Reqtify"/>
      </w:pPr>
    </w:p>
    <w:p w:rsidR="00D54321" w:rsidP="00C93484" w:rsidRDefault="00D54321">
      <w:pPr>
        <w:pStyle w:val="Reqtify"/>
      </w:pPr>
      <w:r>
        <w:rPr>
          <w:rFonts w:hint="eastAsia"/>
        </w:rPr>
        <w:t xml:space="preserve">If the </w:t>
      </w:r>
      <w:hyperlink w:history="1" w:anchor="SendLocReportOnZCunderTrainHead">
        <w:r w:rsidR="00C02146">
          <w:rPr>
            <w:rStyle w:val="ac"/>
          </w:rPr>
          <w:t>SendLocReportOnZCunderTrainHead</w:t>
        </w:r>
      </w:hyperlink>
      <w:r>
        <w:rPr>
          <w:rFonts w:hint="eastAsia"/>
        </w:rPr>
        <w:t xml:space="preserve"> in this cycle is </w:t>
      </w:r>
      <w:r w:rsidRPr="00354FC4">
        <w:rPr>
          <w:rStyle w:val="aff1"/>
          <w:rFonts w:hint="eastAsia"/>
        </w:rPr>
        <w:t>True</w:t>
      </w:r>
      <w:r>
        <w:rPr>
          <w:rFonts w:hint="eastAsia"/>
        </w:rPr>
        <w:t xml:space="preserve">, ATP shall sends </w:t>
      </w:r>
      <w:hyperlink w:history="1" w:anchor="IdenticalLocReport">
        <w:r w:rsidR="00C02146">
          <w:rPr>
            <w:rStyle w:val="ac"/>
          </w:rPr>
          <w:t>IdenticalLocReport</w:t>
        </w:r>
      </w:hyperlink>
      <w:r>
        <w:rPr>
          <w:rFonts w:hint="eastAsia"/>
        </w:rPr>
        <w:t xml:space="preserve"> message to CCNV according to </w:t>
      </w:r>
      <w:r w:rsidRPr="00FD7E90">
        <w:fldChar w:fldCharType="begin"/>
      </w:r>
      <w:r w:rsidRPr="00FD7E90">
        <w:instrText xml:space="preserve"> </w:instrText>
      </w:r>
      <w:r w:rsidRPr="00FD7E90">
        <w:rPr>
          <w:rFonts w:hint="eastAsia"/>
        </w:rPr>
        <w:instrText>REF _Ref277775592 \w \h</w:instrText>
      </w:r>
      <w:r w:rsidRPr="00FD7E90">
        <w:instrText xml:space="preserve"> </w:instrText>
      </w:r>
      <w:r w:rsidRPr="00FD7E90">
        <w:fldChar w:fldCharType="separate"/>
      </w:r>
      <w:r w:rsidR="00DE178B">
        <w:t>[REF7]</w:t>
      </w:r>
      <w:r w:rsidRPr="00FD7E90">
        <w:fldChar w:fldCharType="end"/>
      </w:r>
      <w:r>
        <w:rPr>
          <w:rFonts w:hint="eastAsia"/>
        </w:rPr>
        <w:t xml:space="preserve"> as the SACEM communication protocol. The CCNV will forward this message to the </w:t>
      </w:r>
      <w:hyperlink w:history="1" w:anchor="ZC">
        <w:r w:rsidR="00DE30C0">
          <w:rPr>
            <w:rStyle w:val="ac"/>
          </w:rPr>
          <w:t>ZC</w:t>
        </w:r>
      </w:hyperlink>
      <w:r>
        <w:rPr>
          <w:rFonts w:hint="eastAsia"/>
        </w:rPr>
        <w:t xml:space="preserve"> which id is </w:t>
      </w:r>
      <w:hyperlink w:history="1" w:anchor="ZCidUnderTrainHead">
        <w:r w:rsidR="00915CD9">
          <w:rPr>
            <w:rStyle w:val="ac"/>
          </w:rPr>
          <w:t>ZCidUnderTrainHead</w:t>
        </w:r>
      </w:hyperlink>
      <w:r>
        <w:rPr>
          <w:rFonts w:hint="eastAsia"/>
        </w:rPr>
        <w:t>.</w:t>
      </w:r>
    </w:p>
    <w:p w:rsidRPr="008A1414" w:rsidR="00D54321" w:rsidP="000C0D62" w:rsidRDefault="00D54321">
      <w:pPr>
        <w:pStyle w:val="ReqtifyAltQ"/>
      </w:pPr>
      <w:r w:rsidRPr="008A1414">
        <w:t>#Category=Functional</w:t>
      </w:r>
    </w:p>
    <w:p w:rsidRPr="008A1414" w:rsidR="00D54321" w:rsidP="000C0D62" w:rsidRDefault="00D54321">
      <w:pPr>
        <w:pStyle w:val="ReqtifyAltQ"/>
      </w:pPr>
      <w:r w:rsidRPr="008A1414">
        <w:t>#Contribution</w:t>
      </w:r>
      <w:r>
        <w:t>=SIL4</w:t>
      </w:r>
    </w:p>
    <w:p w:rsidR="009328EA" w:rsidP="000C0D62" w:rsidRDefault="00D54321">
      <w:pPr>
        <w:pStyle w:val="ReqtifyAltQ"/>
        <w:rPr>
          <w:ins w:author="常鸣" w:date="2014-07-03T14:27:00Z" w:id="582"/>
        </w:rPr>
      </w:pPr>
      <w:del w:author="常鸣" w:date="2014-07-03T14:27:00Z" w:id="583">
        <w:r w:rsidRPr="008A1414" w:rsidDel="009328EA">
          <w:delText>#S</w:delText>
        </w:r>
      </w:del>
      <w:ins w:author="常鸣" w:date="2014-07-03T14:27:00Z" w:id="584">
        <w:r w:rsidR="009328EA">
          <w:t>#Allocation=ATP Software</w:t>
        </w:r>
      </w:ins>
    </w:p>
    <w:p w:rsidRPr="008A1414" w:rsidR="00D54321" w:rsidP="000C0D62" w:rsidRDefault="009328EA">
      <w:pPr>
        <w:pStyle w:val="ReqtifyAltQ"/>
      </w:pPr>
      <w:ins w:author="常鸣" w:date="2014-07-03T14:27:00Z" w:id="585">
        <w:r>
          <w:t>#S</w:t>
        </w:r>
      </w:ins>
      <w:r w:rsidRPr="008A1414" w:rsidR="00D54321">
        <w:t>ource=</w:t>
      </w:r>
      <w:r w:rsidR="00D54321">
        <w:rPr>
          <w:rFonts w:hint="eastAsia"/>
        </w:rPr>
        <w:t>[iTC_CC-SyAD-0207],</w:t>
      </w:r>
      <w:r w:rsidRPr="00C5149D" w:rsidR="00D54321">
        <w:t xml:space="preserve"> [iTC_CC-SyAD-0961]</w:t>
      </w:r>
      <w:r w:rsidR="00D54321">
        <w:rPr>
          <w:rFonts w:hint="eastAsia"/>
        </w:rPr>
        <w:t>, [</w:t>
      </w:r>
      <w:r w:rsidR="00D54321">
        <w:t>iTC_CC_ATP_SwHA</w:t>
      </w:r>
      <w:r w:rsidRPr="00F00407" w:rsidR="00D54321">
        <w:t>-0167</w:t>
      </w:r>
      <w:r w:rsidRPr="00C5149D" w:rsidR="00D54321">
        <w:t>]</w:t>
      </w:r>
      <w:r w:rsidR="00D54321">
        <w:rPr>
          <w:rFonts w:hint="eastAsia"/>
        </w:rPr>
        <w:t xml:space="preserve">, </w:t>
      </w:r>
      <w:r w:rsidR="00D54321">
        <w:t>[iTC_CC-SyAD-</w:t>
      </w:r>
      <w:r w:rsidR="00D54321">
        <w:rPr>
          <w:rFonts w:hint="eastAsia"/>
        </w:rPr>
        <w:t>1008</w:t>
      </w:r>
      <w:r w:rsidRPr="00F50023" w:rsidR="00D54321">
        <w:t>]</w:t>
      </w:r>
      <w:r w:rsidR="00D54321">
        <w:rPr>
          <w:rFonts w:hint="eastAsia"/>
        </w:rPr>
        <w:t>,</w:t>
      </w:r>
      <w:r w:rsidRPr="00A14974" w:rsidR="00D54321">
        <w:t xml:space="preserve"> [iTC_CC_VLE-2-DVCOM-2-SyID-0023]</w:t>
      </w:r>
      <w:r w:rsidR="00D54321">
        <w:rPr>
          <w:rFonts w:hint="eastAsia"/>
        </w:rPr>
        <w:t>,</w:t>
      </w:r>
      <w:r w:rsidRPr="00A14974" w:rsidR="00D54321">
        <w:t xml:space="preserve"> </w:t>
      </w:r>
      <w:r w:rsidR="00D54321">
        <w:t>[iTC_CC_VLE-2-DVCOM-2-SyID-002</w:t>
      </w:r>
      <w:r w:rsidR="00D54321">
        <w:rPr>
          <w:rFonts w:hint="eastAsia"/>
        </w:rPr>
        <w:t>4</w:t>
      </w:r>
      <w:r w:rsidRPr="00A14974" w:rsidR="00D54321">
        <w:t>]</w:t>
      </w:r>
    </w:p>
    <w:p w:rsidRPr="008A1414" w:rsidR="00D54321" w:rsidP="000C0D62" w:rsidRDefault="00D54321">
      <w:pPr>
        <w:pStyle w:val="ReqtifyAltQ"/>
      </w:pPr>
      <w:r w:rsidRPr="008A1414">
        <w:t>[End]</w:t>
      </w:r>
    </w:p>
    <w:p w:rsidR="00D54321" w:rsidP="00C93484" w:rsidRDefault="00D54321">
      <w:pPr>
        <w:pStyle w:val="Reqtify"/>
      </w:pPr>
    </w:p>
    <w:p w:rsidR="00D54321" w:rsidP="00C93484" w:rsidRDefault="00D54321">
      <w:pPr>
        <w:pStyle w:val="Reqtify"/>
      </w:pPr>
    </w:p>
    <w:p w:rsidR="00D54321" w:rsidP="00D54321" w:rsidRDefault="00D54321">
      <w:pPr>
        <w:pStyle w:val="ReqtifyAltR"/>
      </w:pPr>
      <w:r>
        <w:t>[iTC_CC_ATP-SwRS-</w:t>
      </w:r>
      <w:r>
        <w:rPr>
          <w:rFonts w:hint="eastAsia"/>
        </w:rPr>
        <w:t>0477</w:t>
      </w:r>
      <w:r>
        <w:t>]</w:t>
      </w:r>
    </w:p>
    <w:p w:rsidR="00D54321" w:rsidP="00C93484" w:rsidRDefault="00D54321">
      <w:pPr>
        <w:pStyle w:val="Reqtify"/>
      </w:pPr>
      <w:r>
        <w:rPr>
          <w:rFonts w:hint="eastAsia"/>
        </w:rPr>
        <w:t>如果本周期</w:t>
      </w:r>
      <w:hyperlink w:history="1" w:anchor="SendLocReportOnZCunderTrainTail">
        <w:r w:rsidRPr="00F255BE">
          <w:rPr>
            <w:rStyle w:val="ac"/>
          </w:rPr>
          <w:t>SendLocReportOnZCunderTrainTail</w:t>
        </w:r>
      </w:hyperlink>
      <w:r>
        <w:rPr>
          <w:rFonts w:hint="eastAsia"/>
        </w:rPr>
        <w:t>为真，</w:t>
      </w:r>
      <w:r>
        <w:rPr>
          <w:rFonts w:hint="eastAsia"/>
        </w:rPr>
        <w:t>ATP</w:t>
      </w:r>
      <w:r>
        <w:rPr>
          <w:rFonts w:hint="eastAsia"/>
        </w:rPr>
        <w:t>将位置报告信息</w:t>
      </w:r>
      <w:hyperlink w:history="1" w:anchor="IdenticalLocReport">
        <w:r w:rsidR="00F255BE">
          <w:rPr>
            <w:rStyle w:val="ac"/>
          </w:rPr>
          <w:t>IdenticalLocReport</w:t>
        </w:r>
      </w:hyperlink>
      <w:r>
        <w:rPr>
          <w:rFonts w:hint="eastAsia"/>
        </w:rPr>
        <w:t>按照</w:t>
      </w:r>
      <w:r>
        <w:fldChar w:fldCharType="begin"/>
      </w:r>
      <w:r>
        <w:instrText xml:space="preserve"> </w:instrText>
      </w:r>
      <w:r>
        <w:rPr>
          <w:rFonts w:hint="eastAsia"/>
        </w:rPr>
        <w:instrText>REF _Ref277775592 \w \h</w:instrText>
      </w:r>
      <w:r>
        <w:instrText xml:space="preserve"> </w:instrText>
      </w:r>
      <w:r>
        <w:fldChar w:fldCharType="separate"/>
      </w:r>
      <w:r w:rsidR="00DE178B">
        <w:t>[REF7]</w:t>
      </w:r>
      <w:r>
        <w:fldChar w:fldCharType="end"/>
      </w:r>
      <w:r w:rsidRPr="001561D6">
        <w:rPr>
          <w:rFonts w:hint="eastAsia"/>
        </w:rPr>
        <w:t xml:space="preserve"> </w:t>
      </w:r>
      <w:r>
        <w:rPr>
          <w:rFonts w:hint="eastAsia"/>
        </w:rPr>
        <w:t>定义格式，以</w:t>
      </w:r>
      <w:r>
        <w:rPr>
          <w:rFonts w:hint="eastAsia"/>
        </w:rPr>
        <w:t>SACEM</w:t>
      </w:r>
      <w:r>
        <w:rPr>
          <w:rFonts w:hint="eastAsia"/>
        </w:rPr>
        <w:t>安全通信协议发送给</w:t>
      </w:r>
      <w:r>
        <w:rPr>
          <w:rFonts w:hint="eastAsia"/>
        </w:rPr>
        <w:t>CCNV</w:t>
      </w:r>
      <w:r>
        <w:rPr>
          <w:rFonts w:hint="eastAsia"/>
        </w:rPr>
        <w:t>，由其转发给本周期列车车尾所在的</w:t>
      </w:r>
      <w:hyperlink w:history="1" w:anchor="ZCidUnderTrainTail">
        <w:r w:rsidR="00F255BE">
          <w:rPr>
            <w:rStyle w:val="ac"/>
          </w:rPr>
          <w:t>ZCidUnderTrainTail</w:t>
        </w:r>
      </w:hyperlink>
      <w:r>
        <w:rPr>
          <w:rFonts w:hint="eastAsia"/>
        </w:rPr>
        <w:t>。</w:t>
      </w:r>
    </w:p>
    <w:p w:rsidR="00D54321" w:rsidP="00C93484" w:rsidRDefault="00D54321">
      <w:pPr>
        <w:pStyle w:val="Reqtify"/>
      </w:pPr>
    </w:p>
    <w:p w:rsidRPr="00FD7E90" w:rsidR="00D54321" w:rsidP="00C93484" w:rsidRDefault="00D54321">
      <w:pPr>
        <w:pStyle w:val="Reqtify"/>
      </w:pPr>
      <w:r w:rsidRPr="00FD7E90">
        <w:rPr>
          <w:rFonts w:hint="eastAsia"/>
        </w:rPr>
        <w:t xml:space="preserve">If the </w:t>
      </w:r>
      <w:hyperlink w:history="1" w:anchor="SendLocReportOnZCunderTrainTail">
        <w:r w:rsidRPr="00F255BE" w:rsidR="00F255BE">
          <w:rPr>
            <w:rStyle w:val="ac"/>
          </w:rPr>
          <w:t>SendLocReportOnZCunderTrainTail</w:t>
        </w:r>
      </w:hyperlink>
      <w:r w:rsidRPr="00FD7E90">
        <w:rPr>
          <w:rFonts w:hint="eastAsia"/>
        </w:rPr>
        <w:t xml:space="preserve">this cycle is </w:t>
      </w:r>
      <w:r w:rsidRPr="00354FC4">
        <w:rPr>
          <w:rStyle w:val="aff1"/>
          <w:rFonts w:hint="eastAsia"/>
        </w:rPr>
        <w:t>True</w:t>
      </w:r>
      <w:r w:rsidRPr="00FD7E90">
        <w:rPr>
          <w:rFonts w:hint="eastAsia"/>
        </w:rPr>
        <w:t xml:space="preserve">, ATP shall sends </w:t>
      </w:r>
      <w:hyperlink w:history="1" w:anchor="IdenticalLocReport">
        <w:r w:rsidR="00C02146">
          <w:rPr>
            <w:rStyle w:val="ac"/>
          </w:rPr>
          <w:t>IdenticalLocReport</w:t>
        </w:r>
      </w:hyperlink>
      <w:r>
        <w:rPr>
          <w:rFonts w:hint="eastAsia"/>
        </w:rPr>
        <w:t xml:space="preserve"> </w:t>
      </w:r>
      <w:r w:rsidRPr="00FD7E90">
        <w:rPr>
          <w:rFonts w:hint="eastAsia"/>
        </w:rPr>
        <w:t xml:space="preserve">message to CCNV according to </w:t>
      </w:r>
      <w:r w:rsidRPr="00FD7E90">
        <w:fldChar w:fldCharType="begin"/>
      </w:r>
      <w:r w:rsidRPr="00FD7E90">
        <w:instrText xml:space="preserve"> </w:instrText>
      </w:r>
      <w:r w:rsidRPr="00FD7E90">
        <w:rPr>
          <w:rFonts w:hint="eastAsia"/>
        </w:rPr>
        <w:instrText>REF _Ref277775592 \w \h</w:instrText>
      </w:r>
      <w:r w:rsidRPr="00FD7E90">
        <w:instrText xml:space="preserve"> </w:instrText>
      </w:r>
      <w:r w:rsidRPr="00FD7E90">
        <w:fldChar w:fldCharType="separate"/>
      </w:r>
      <w:r w:rsidR="00DE178B">
        <w:t>[REF7]</w:t>
      </w:r>
      <w:r w:rsidRPr="00FD7E90">
        <w:fldChar w:fldCharType="end"/>
      </w:r>
      <w:r w:rsidRPr="00FD7E90">
        <w:rPr>
          <w:rFonts w:hint="eastAsia"/>
        </w:rPr>
        <w:t xml:space="preserve"> as the SACEM communication protocol. The CCNV will forward this message to the </w:t>
      </w:r>
      <w:hyperlink w:history="1" w:anchor="ZC">
        <w:r w:rsidR="00DE30C0">
          <w:rPr>
            <w:rStyle w:val="ac"/>
          </w:rPr>
          <w:t>ZC</w:t>
        </w:r>
      </w:hyperlink>
      <w:r w:rsidRPr="00FD7E90">
        <w:rPr>
          <w:rFonts w:hint="eastAsia"/>
        </w:rPr>
        <w:t xml:space="preserve"> which id is </w:t>
      </w:r>
      <w:hyperlink w:history="1" w:anchor="ZCidUnderTrainTail">
        <w:r w:rsidR="00915CD9">
          <w:rPr>
            <w:rStyle w:val="ac"/>
          </w:rPr>
          <w:t>ZCidUnderTrainTail</w:t>
        </w:r>
      </w:hyperlink>
      <w:r w:rsidRPr="00FD7E90">
        <w:rPr>
          <w:rFonts w:hint="eastAsia"/>
        </w:rPr>
        <w:t>.</w:t>
      </w:r>
    </w:p>
    <w:p w:rsidRPr="008A1414" w:rsidR="00D54321" w:rsidP="000C0D62" w:rsidRDefault="00D54321">
      <w:pPr>
        <w:pStyle w:val="ReqtifyAltQ"/>
      </w:pPr>
      <w:r w:rsidRPr="008A1414">
        <w:t>#Category=Functional</w:t>
      </w:r>
    </w:p>
    <w:p w:rsidRPr="008A1414" w:rsidR="00D54321" w:rsidP="000C0D62" w:rsidRDefault="00D54321">
      <w:pPr>
        <w:pStyle w:val="ReqtifyAltQ"/>
      </w:pPr>
      <w:r w:rsidRPr="008A1414">
        <w:t>#Contribution</w:t>
      </w:r>
      <w:r>
        <w:t>=SIL4</w:t>
      </w:r>
    </w:p>
    <w:p w:rsidR="009328EA" w:rsidP="000C0D62" w:rsidRDefault="00D54321">
      <w:pPr>
        <w:pStyle w:val="ReqtifyAltQ"/>
        <w:rPr>
          <w:ins w:author="常鸣" w:date="2014-07-03T14:27:00Z" w:id="586"/>
        </w:rPr>
      </w:pPr>
      <w:del w:author="常鸣" w:date="2014-07-03T14:27:00Z" w:id="587">
        <w:r w:rsidRPr="008A1414" w:rsidDel="009328EA">
          <w:delText>#S</w:delText>
        </w:r>
      </w:del>
      <w:ins w:author="常鸣" w:date="2014-07-03T14:27:00Z" w:id="588">
        <w:r w:rsidR="009328EA">
          <w:t>#Allocation=ATP Software</w:t>
        </w:r>
      </w:ins>
    </w:p>
    <w:p w:rsidRPr="008A1414" w:rsidR="00D54321" w:rsidP="000C0D62" w:rsidRDefault="009328EA">
      <w:pPr>
        <w:pStyle w:val="ReqtifyAltQ"/>
      </w:pPr>
      <w:ins w:author="常鸣" w:date="2014-07-03T14:27:00Z" w:id="589">
        <w:r>
          <w:t>#S</w:t>
        </w:r>
      </w:ins>
      <w:r w:rsidRPr="008A1414" w:rsidR="00D54321">
        <w:t>ource=</w:t>
      </w:r>
      <w:r w:rsidR="00D54321">
        <w:rPr>
          <w:rFonts w:hint="eastAsia"/>
        </w:rPr>
        <w:t>[iTC_CC-SyAD-0207],</w:t>
      </w:r>
      <w:r w:rsidRPr="00C5149D" w:rsidR="00D54321">
        <w:t xml:space="preserve"> [iTC_CC-SyAD-0961]</w:t>
      </w:r>
      <w:r w:rsidR="00D54321">
        <w:rPr>
          <w:rFonts w:hint="eastAsia"/>
        </w:rPr>
        <w:t>, [</w:t>
      </w:r>
      <w:r w:rsidR="00D54321">
        <w:t>iTC_CC_ATP_SwHA</w:t>
      </w:r>
      <w:r w:rsidRPr="00F00407" w:rsidR="00D54321">
        <w:t>-0167</w:t>
      </w:r>
      <w:r w:rsidRPr="00C5149D" w:rsidR="00D54321">
        <w:t>]</w:t>
      </w:r>
      <w:r w:rsidR="00D54321">
        <w:rPr>
          <w:rFonts w:hint="eastAsia"/>
        </w:rPr>
        <w:t xml:space="preserve">, </w:t>
      </w:r>
      <w:r w:rsidR="00D54321">
        <w:t>[iTC_CC-SyAD-</w:t>
      </w:r>
      <w:r w:rsidR="00D54321">
        <w:rPr>
          <w:rFonts w:hint="eastAsia"/>
        </w:rPr>
        <w:t>1008</w:t>
      </w:r>
      <w:r w:rsidRPr="00F50023" w:rsidR="00D54321">
        <w:t>]</w:t>
      </w:r>
      <w:r w:rsidR="00D54321">
        <w:rPr>
          <w:rFonts w:hint="eastAsia"/>
        </w:rPr>
        <w:t>,</w:t>
      </w:r>
      <w:r w:rsidRPr="00A14974" w:rsidR="00D54321">
        <w:t xml:space="preserve"> [iTC_CC_VLE-2-DVCOM-2-SyID-0023]</w:t>
      </w:r>
      <w:r w:rsidRPr="00A14974" w:rsidR="00D54321">
        <w:rPr>
          <w:rFonts w:hint="eastAsia"/>
        </w:rPr>
        <w:t>,</w:t>
      </w:r>
      <w:r w:rsidRPr="00A14974" w:rsidR="00D54321">
        <w:t xml:space="preserve"> [iTC_CC_VLE-2-DVCOM-2-SyID-002</w:t>
      </w:r>
      <w:r w:rsidRPr="00A14974" w:rsidR="00D54321">
        <w:rPr>
          <w:rFonts w:hint="eastAsia"/>
        </w:rPr>
        <w:t>4</w:t>
      </w:r>
      <w:r w:rsidRPr="00A14974" w:rsidR="00D54321">
        <w:t>]</w:t>
      </w:r>
    </w:p>
    <w:p w:rsidRPr="008A1414" w:rsidR="00D54321" w:rsidP="000C0D62" w:rsidRDefault="00D54321">
      <w:pPr>
        <w:pStyle w:val="ReqtifyAltQ"/>
      </w:pPr>
      <w:r w:rsidRPr="008A1414">
        <w:t>[End]</w:t>
      </w:r>
    </w:p>
    <w:p w:rsidR="004C318A" w:rsidP="00C93484" w:rsidRDefault="004C318A">
      <w:pPr>
        <w:pStyle w:val="Reqtify"/>
      </w:pPr>
    </w:p>
    <w:p w:rsidR="00D54321" w:rsidP="00C93484" w:rsidRDefault="00D54321">
      <w:pPr>
        <w:pStyle w:val="Reqtify"/>
      </w:pPr>
    </w:p>
    <w:p w:rsidRPr="007F3B90" w:rsidR="00B01123" w:rsidP="0012674A" w:rsidRDefault="00DE30C0">
      <w:pPr>
        <w:pStyle w:val="4"/>
      </w:pPr>
      <w:r w:rsidRPr="00D66ECA">
        <w:t>ZC</w:t>
      </w:r>
      <w:r w:rsidR="00D87EC1">
        <w:rPr>
          <w:rFonts w:hint="eastAsia"/>
        </w:rPr>
        <w:t xml:space="preserve">-&gt;ATP: </w:t>
      </w:r>
      <w:r w:rsidR="00B01123">
        <w:rPr>
          <w:rFonts w:hint="eastAsia"/>
        </w:rPr>
        <w:t>End of authorization</w:t>
      </w:r>
    </w:p>
    <w:p w:rsidR="00B01123" w:rsidP="00C93484" w:rsidRDefault="00B01123">
      <w:pPr>
        <w:pStyle w:val="Reqtify"/>
      </w:pPr>
      <w:r>
        <w:rPr>
          <w:rFonts w:hint="eastAsia"/>
        </w:rPr>
        <w:t>ZC</w:t>
      </w:r>
      <w:r>
        <w:rPr>
          <w:rFonts w:hint="eastAsia"/>
        </w:rPr>
        <w:t>通过来自辖区</w:t>
      </w:r>
      <w:r>
        <w:rPr>
          <w:rFonts w:hint="eastAsia"/>
        </w:rPr>
        <w:t>CC</w:t>
      </w:r>
      <w:r>
        <w:rPr>
          <w:rFonts w:hint="eastAsia"/>
        </w:rPr>
        <w:t>的位置报文，计算每个</w:t>
      </w:r>
      <w:r>
        <w:rPr>
          <w:rFonts w:hint="eastAsia"/>
        </w:rPr>
        <w:t>CC</w:t>
      </w:r>
      <w:r>
        <w:rPr>
          <w:rFonts w:hint="eastAsia"/>
        </w:rPr>
        <w:t>所在列车所能运行的最远位置，作为该</w:t>
      </w:r>
      <w:r>
        <w:rPr>
          <w:rFonts w:hint="eastAsia"/>
        </w:rPr>
        <w:t>CC</w:t>
      </w:r>
      <w:r>
        <w:rPr>
          <w:rFonts w:hint="eastAsia"/>
        </w:rPr>
        <w:t>的</w:t>
      </w:r>
      <w:r>
        <w:rPr>
          <w:rFonts w:hint="eastAsia"/>
        </w:rPr>
        <w:t>EOA</w:t>
      </w:r>
      <w:r>
        <w:rPr>
          <w:rFonts w:hint="eastAsia"/>
        </w:rPr>
        <w:t>。</w:t>
      </w:r>
      <w:r>
        <w:rPr>
          <w:rFonts w:hint="eastAsia"/>
        </w:rPr>
        <w:t>ATP</w:t>
      </w:r>
      <w:r>
        <w:rPr>
          <w:rFonts w:hint="eastAsia"/>
        </w:rPr>
        <w:t>需接收并判断该</w:t>
      </w:r>
      <w:r>
        <w:rPr>
          <w:rFonts w:hint="eastAsia"/>
        </w:rPr>
        <w:t>EOA</w:t>
      </w:r>
      <w:r>
        <w:rPr>
          <w:rFonts w:hint="eastAsia"/>
        </w:rPr>
        <w:t>是否有效，在</w:t>
      </w:r>
      <w:r>
        <w:rPr>
          <w:rFonts w:hint="eastAsia"/>
        </w:rPr>
        <w:t>CBTC</w:t>
      </w:r>
      <w:r>
        <w:rPr>
          <w:rFonts w:hint="eastAsia"/>
        </w:rPr>
        <w:t>运营模式下，如果没有有效的来自</w:t>
      </w:r>
      <w:r>
        <w:rPr>
          <w:rFonts w:hint="eastAsia"/>
        </w:rPr>
        <w:t>ZC</w:t>
      </w:r>
      <w:r>
        <w:rPr>
          <w:rFonts w:hint="eastAsia"/>
        </w:rPr>
        <w:t>的</w:t>
      </w:r>
      <w:r>
        <w:rPr>
          <w:rFonts w:hint="eastAsia"/>
        </w:rPr>
        <w:t>EOA</w:t>
      </w:r>
      <w:r>
        <w:rPr>
          <w:rFonts w:hint="eastAsia"/>
        </w:rPr>
        <w:t>，则</w:t>
      </w:r>
      <w:r>
        <w:rPr>
          <w:rFonts w:hint="eastAsia"/>
        </w:rPr>
        <w:t>ATP</w:t>
      </w:r>
      <w:r>
        <w:rPr>
          <w:rFonts w:hint="eastAsia"/>
        </w:rPr>
        <w:t>将禁止列车移动。</w:t>
      </w:r>
    </w:p>
    <w:p w:rsidR="00B01123" w:rsidP="00C93484" w:rsidRDefault="00B01123">
      <w:pPr>
        <w:pStyle w:val="Reqtify"/>
      </w:pPr>
      <w:r>
        <w:rPr>
          <w:rFonts w:hint="eastAsia"/>
        </w:rPr>
        <w:t xml:space="preserve">According to the Location Reports of the CC, the </w:t>
      </w:r>
      <w:hyperlink w:history="1" w:anchor="ZC">
        <w:r w:rsidR="00DE30C0">
          <w:rPr>
            <w:rStyle w:val="ac"/>
          </w:rPr>
          <w:t>ZC</w:t>
        </w:r>
      </w:hyperlink>
      <w:r>
        <w:rPr>
          <w:rFonts w:hint="eastAsia"/>
        </w:rPr>
        <w:t xml:space="preserve"> calculates the farthest authorization location of the train, as the EOA of this CC. ATP shall receive and determine the validity of the EOA. In CBTC mode, if no </w:t>
      </w:r>
      <w:r>
        <w:t>available</w:t>
      </w:r>
      <w:r>
        <w:rPr>
          <w:rFonts w:hint="eastAsia"/>
        </w:rPr>
        <w:t xml:space="preserve"> EOA from the </w:t>
      </w:r>
      <w:hyperlink w:history="1" w:anchor="ZC">
        <w:r w:rsidR="00DE30C0">
          <w:rPr>
            <w:rStyle w:val="ac"/>
          </w:rPr>
          <w:t>ZC</w:t>
        </w:r>
      </w:hyperlink>
      <w:r>
        <w:rPr>
          <w:rFonts w:hint="eastAsia"/>
        </w:rPr>
        <w:t>, the ATP shall prevent train moving.</w:t>
      </w:r>
    </w:p>
    <w:p w:rsidRPr="009D4DD3" w:rsidR="00B01123" w:rsidP="00C93484" w:rsidRDefault="00B01123">
      <w:pPr>
        <w:pStyle w:val="Reqtify"/>
      </w:pPr>
    </w:p>
    <w:p w:rsidR="00EB1321" w:rsidP="00C93484" w:rsidRDefault="00EB1321">
      <w:pPr>
        <w:pStyle w:val="Reqtify"/>
      </w:pPr>
    </w:p>
    <w:p w:rsidR="00EB1321" w:rsidP="00C93484" w:rsidRDefault="00EB1321">
      <w:pPr>
        <w:pStyle w:val="Reqtify"/>
      </w:pPr>
      <w:r>
        <w:rPr>
          <w:rFonts w:hint="eastAsia"/>
        </w:rPr>
        <w:t>根据</w:t>
      </w:r>
      <w:r>
        <w:fldChar w:fldCharType="begin"/>
      </w:r>
      <w:r>
        <w:instrText xml:space="preserve"> </w:instrText>
      </w:r>
      <w:r>
        <w:rPr>
          <w:rFonts w:hint="eastAsia"/>
        </w:rPr>
        <w:instrText>REF _Ref277775592 \w \h</w:instrText>
      </w:r>
      <w:r>
        <w:instrText xml:space="preserve"> </w:instrText>
      </w:r>
      <w:r>
        <w:fldChar w:fldCharType="separate"/>
      </w:r>
      <w:r w:rsidR="00DE178B">
        <w:t>[REF7]</w:t>
      </w:r>
      <w:r>
        <w:fldChar w:fldCharType="end"/>
      </w:r>
      <w:r>
        <w:rPr>
          <w:rFonts w:hint="eastAsia"/>
        </w:rPr>
        <w:t>，</w:t>
      </w:r>
      <w:r>
        <w:rPr>
          <w:rFonts w:hint="eastAsia"/>
        </w:rPr>
        <w:t>ATP</w:t>
      </w:r>
      <w:r>
        <w:rPr>
          <w:rFonts w:hint="eastAsia"/>
        </w:rPr>
        <w:t>通过</w:t>
      </w:r>
      <w:r>
        <w:rPr>
          <w:rFonts w:hint="eastAsia"/>
        </w:rPr>
        <w:t>CCNV</w:t>
      </w:r>
      <w:r>
        <w:rPr>
          <w:rFonts w:hint="eastAsia"/>
        </w:rPr>
        <w:t>获取来自</w:t>
      </w:r>
      <w:r>
        <w:rPr>
          <w:rFonts w:hint="eastAsia"/>
        </w:rPr>
        <w:t>ZC</w:t>
      </w:r>
      <w:r>
        <w:rPr>
          <w:rFonts w:hint="eastAsia"/>
        </w:rPr>
        <w:t>的</w:t>
      </w:r>
      <w:r>
        <w:rPr>
          <w:rFonts w:hint="eastAsia"/>
        </w:rPr>
        <w:t>EOA</w:t>
      </w:r>
      <w:r>
        <w:rPr>
          <w:rFonts w:hint="eastAsia"/>
        </w:rPr>
        <w:t>信息</w:t>
      </w:r>
      <w:bookmarkStart w:name="CCNV_EOAmessage" w:id="590"/>
      <w:r w:rsidRPr="009C3892">
        <w:rPr>
          <w:rStyle w:val="aff2"/>
          <w:rFonts w:hint="eastAsia"/>
        </w:rPr>
        <w:t>CCNV_EOAmessage</w:t>
      </w:r>
      <w:bookmarkEnd w:id="590"/>
      <w:r>
        <w:rPr>
          <w:rFonts w:hint="eastAsia"/>
        </w:rPr>
        <w:t>，其结构</w:t>
      </w:r>
      <w:r>
        <w:fldChar w:fldCharType="begin"/>
      </w:r>
      <w:r>
        <w:instrText xml:space="preserve"> </w:instrText>
      </w:r>
      <w:r>
        <w:rPr>
          <w:rFonts w:hint="eastAsia"/>
        </w:rPr>
        <w:instrText>REF ST_EOA_REPORT \h</w:instrText>
      </w:r>
      <w:r>
        <w:instrText xml:space="preserve"> </w:instrText>
      </w:r>
      <w:r>
        <w:fldChar w:fldCharType="separate"/>
      </w:r>
      <w:r w:rsidRPr="00666190" w:rsidR="00DE178B">
        <w:rPr>
          <w:rStyle w:val="DATATYPE"/>
          <w:rFonts w:hint="eastAsia"/>
        </w:rPr>
        <w:t>ST_EOA_REPORT</w:t>
      </w:r>
      <w:r>
        <w:fldChar w:fldCharType="end"/>
      </w:r>
      <w:r>
        <w:rPr>
          <w:rFonts w:hint="eastAsia"/>
        </w:rPr>
        <w:t>如</w:t>
      </w:r>
      <w:r>
        <w:fldChar w:fldCharType="begin"/>
      </w:r>
      <w:r>
        <w:instrText xml:space="preserve"> </w:instrText>
      </w:r>
      <w:r>
        <w:rPr>
          <w:rFonts w:hint="eastAsia"/>
        </w:rPr>
        <w:instrText>REF _Ref277777239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14</w:t>
      </w:r>
      <w:r>
        <w:fldChar w:fldCharType="end"/>
      </w:r>
      <w:r>
        <w:rPr>
          <w:rFonts w:hint="eastAsia"/>
        </w:rPr>
        <w:t>所示。</w:t>
      </w:r>
    </w:p>
    <w:p w:rsidR="00EB1321" w:rsidP="00C93484" w:rsidRDefault="00EB1321">
      <w:pPr>
        <w:pStyle w:val="Reqtify"/>
      </w:pPr>
      <w:r>
        <w:rPr>
          <w:rFonts w:hint="eastAsia"/>
        </w:rPr>
        <w:t xml:space="preserve">According to </w:t>
      </w:r>
      <w:r>
        <w:fldChar w:fldCharType="begin"/>
      </w:r>
      <w:r>
        <w:instrText xml:space="preserve"> </w:instrText>
      </w:r>
      <w:r>
        <w:rPr>
          <w:rFonts w:hint="eastAsia"/>
        </w:rPr>
        <w:instrText>REF _Ref277775592 \w \h</w:instrText>
      </w:r>
      <w:r>
        <w:instrText xml:space="preserve"> </w:instrText>
      </w:r>
      <w:r>
        <w:fldChar w:fldCharType="separate"/>
      </w:r>
      <w:r w:rsidR="00DE178B">
        <w:t>[REF7]</w:t>
      </w:r>
      <w:r>
        <w:fldChar w:fldCharType="end"/>
      </w:r>
      <w:r>
        <w:rPr>
          <w:rFonts w:hint="eastAsia"/>
        </w:rPr>
        <w:t xml:space="preserve">, ATP software should receive the EOA message </w:t>
      </w:r>
      <w:r>
        <w:t>from</w:t>
      </w:r>
      <w:r>
        <w:rPr>
          <w:rFonts w:hint="eastAsia"/>
        </w:rPr>
        <w:t xml:space="preserve"> the </w:t>
      </w:r>
      <w:hyperlink w:history="1" w:anchor="ZC">
        <w:r w:rsidR="00DE30C0">
          <w:rPr>
            <w:rStyle w:val="ac"/>
          </w:rPr>
          <w:t>ZC</w:t>
        </w:r>
      </w:hyperlink>
      <w:r>
        <w:rPr>
          <w:rFonts w:hint="eastAsia"/>
        </w:rPr>
        <w:t xml:space="preserve">, as shown in </w:t>
      </w:r>
      <w:r>
        <w:fldChar w:fldCharType="begin"/>
      </w:r>
      <w:r>
        <w:instrText xml:space="preserve"> </w:instrText>
      </w:r>
      <w:r>
        <w:rPr>
          <w:rFonts w:hint="eastAsia"/>
        </w:rPr>
        <w:instrText>REF _Ref277777239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14</w:t>
      </w:r>
      <w:r>
        <w:fldChar w:fldCharType="end"/>
      </w:r>
      <w:r>
        <w:rPr>
          <w:rFonts w:hint="eastAsia"/>
        </w:rPr>
        <w:t>.</w:t>
      </w:r>
    </w:p>
    <w:p w:rsidR="00EB1321" w:rsidP="00C93484" w:rsidRDefault="00EB1321">
      <w:pPr>
        <w:pStyle w:val="Reqtify"/>
      </w:pPr>
    </w:p>
    <w:p w:rsidRPr="00F40CCD" w:rsidR="00EB1321" w:rsidP="00EB1321" w:rsidRDefault="00EB1321">
      <w:pPr>
        <w:pStyle w:val="affc"/>
      </w:pPr>
      <w:bookmarkStart w:name="_Ref277777239" w:id="591"/>
      <w:bookmarkStart w:name="_Toc347567334" w:id="592"/>
      <w:bookmarkStart w:name="_Toc345689805" w:id="593"/>
      <w:bookmarkStart w:name="_Toc349031221" w:id="594"/>
      <w:bookmarkStart w:name="_Toc376183049" w:id="595"/>
      <w:bookmarkStart w:name="_Toc392230022" w:id="596"/>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14</w:t>
      </w:r>
      <w:r w:rsidR="00FA0FBB">
        <w:fldChar w:fldCharType="end"/>
      </w:r>
      <w:bookmarkEnd w:id="591"/>
      <w:r w:rsidRPr="00F40CCD">
        <w:rPr>
          <w:rFonts w:hint="eastAsia"/>
        </w:rPr>
        <w:t xml:space="preserve"> EOA report from </w:t>
      </w:r>
      <w:bookmarkEnd w:id="592"/>
      <w:bookmarkEnd w:id="593"/>
      <w:r w:rsidR="00C765CD">
        <w:fldChar w:fldCharType="begin"/>
      </w:r>
      <w:r w:rsidR="00C765CD">
        <w:instrText xml:space="preserve"> HYPERLINK \l "ZC" </w:instrText>
      </w:r>
      <w:r w:rsidR="00C765CD">
        <w:fldChar w:fldCharType="separate"/>
      </w:r>
      <w:r w:rsidR="00DE30C0">
        <w:rPr>
          <w:rStyle w:val="ac"/>
        </w:rPr>
        <w:t>ZC</w:t>
      </w:r>
      <w:bookmarkEnd w:id="594"/>
      <w:bookmarkEnd w:id="595"/>
      <w:bookmarkEnd w:id="596"/>
      <w:r w:rsidR="00C765CD">
        <w:rPr>
          <w:rStyle w:val="ac"/>
        </w:rPr>
        <w:fldChar w:fldCharType="end"/>
      </w:r>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Look w:val="01E0" w:firstRow="1" w:lastRow="1" w:firstColumn="1" w:lastColumn="1" w:noHBand="0" w:noVBand="0"/>
      </w:tblPr>
      <w:tblGrid>
        <w:gridCol w:w="255"/>
        <w:gridCol w:w="24"/>
        <w:gridCol w:w="4279"/>
        <w:gridCol w:w="4728"/>
      </w:tblGrid>
      <w:tr w:rsidRPr="001B3DC6" w:rsidR="00EB1321" w:rsidTr="00EB1321">
        <w:trPr>
          <w:jc w:val="center"/>
        </w:trPr>
        <w:tc>
          <w:tcPr>
            <w:tcW w:w="2454" w:type="pct"/>
            <w:gridSpan w:val="3"/>
            <w:tcBorders>
              <w:top w:val="single" w:color="auto" w:sz="12" w:space="0"/>
              <w:left w:val="nil"/>
              <w:bottom w:val="single" w:color="auto" w:sz="12" w:space="0"/>
              <w:right w:val="nil"/>
            </w:tcBorders>
            <w:shd w:val="clear" w:color="auto" w:fill="E0E0E0"/>
            <w:vAlign w:val="center"/>
          </w:tcPr>
          <w:p w:rsidRPr="00EB1321" w:rsidR="00EB1321" w:rsidP="00FA0FBB" w:rsidRDefault="00EB1321">
            <w:pPr>
              <w:pStyle w:val="af6"/>
            </w:pPr>
            <w:r w:rsidRPr="009E2F46">
              <w:rPr>
                <w:rFonts w:hint="eastAsia"/>
              </w:rPr>
              <w:t>ID</w:t>
            </w:r>
          </w:p>
        </w:tc>
        <w:tc>
          <w:tcPr>
            <w:tcW w:w="2546" w:type="pct"/>
            <w:tcBorders>
              <w:top w:val="single" w:color="auto" w:sz="12" w:space="0"/>
              <w:left w:val="nil"/>
              <w:bottom w:val="single" w:color="auto" w:sz="12" w:space="0"/>
              <w:right w:val="nil"/>
            </w:tcBorders>
            <w:shd w:val="clear" w:color="auto" w:fill="E0E0E0"/>
            <w:vAlign w:val="center"/>
          </w:tcPr>
          <w:p w:rsidRPr="00EB1321" w:rsidR="00EB1321" w:rsidP="00FA0FBB" w:rsidRDefault="00EB1321">
            <w:pPr>
              <w:pStyle w:val="af6"/>
            </w:pPr>
            <w:r w:rsidRPr="009E2F46">
              <w:rPr>
                <w:rFonts w:hint="eastAsia"/>
              </w:rPr>
              <w:t>C</w:t>
            </w:r>
            <w:r w:rsidRPr="00EB1321">
              <w:t>o</w:t>
            </w:r>
            <w:r w:rsidRPr="00EB1321">
              <w:rPr>
                <w:rFonts w:hint="eastAsia"/>
              </w:rPr>
              <w:t>mments</w:t>
            </w:r>
          </w:p>
        </w:tc>
      </w:tr>
      <w:tr w:rsidRPr="001B3DC6" w:rsidR="00EB1321" w:rsidTr="00EB1321">
        <w:trPr>
          <w:jc w:val="center"/>
        </w:trPr>
        <w:tc>
          <w:tcPr>
            <w:tcW w:w="2454" w:type="pct"/>
            <w:gridSpan w:val="3"/>
            <w:tcBorders>
              <w:top w:val="single" w:color="auto" w:sz="12" w:space="0"/>
              <w:left w:val="nil"/>
              <w:bottom w:val="single" w:color="auto" w:sz="4" w:space="0"/>
              <w:right w:val="nil"/>
            </w:tcBorders>
          </w:tcPr>
          <w:p w:rsidRPr="00EB1321" w:rsidR="00EB1321" w:rsidP="00591D6B" w:rsidRDefault="00EB1321">
            <w:pPr>
              <w:pStyle w:val="AltB0"/>
              <w:rPr>
                <w:rStyle w:val="DATATYPE"/>
              </w:rPr>
            </w:pPr>
            <w:bookmarkStart w:name="ST_EOA_REPORT" w:id="597"/>
            <w:r w:rsidRPr="00666190">
              <w:rPr>
                <w:rStyle w:val="DATATYPE"/>
                <w:rFonts w:hint="eastAsia"/>
              </w:rPr>
              <w:t>ST_EOA_REPORT</w:t>
            </w:r>
            <w:bookmarkEnd w:id="597"/>
          </w:p>
        </w:tc>
        <w:tc>
          <w:tcPr>
            <w:tcW w:w="2546" w:type="pct"/>
            <w:tcBorders>
              <w:top w:val="single" w:color="auto" w:sz="12" w:space="0"/>
              <w:left w:val="nil"/>
              <w:bottom w:val="single" w:color="auto" w:sz="4" w:space="0"/>
              <w:right w:val="nil"/>
            </w:tcBorders>
          </w:tcPr>
          <w:p w:rsidRPr="00EB1321" w:rsidR="00EB1321" w:rsidP="00591D6B" w:rsidRDefault="00EB1321">
            <w:pPr>
              <w:pStyle w:val="AltB0"/>
            </w:pPr>
            <w:r>
              <w:rPr>
                <w:rFonts w:hint="eastAsia"/>
              </w:rPr>
              <w:t>EOA</w:t>
            </w:r>
            <w:r w:rsidR="00016A42">
              <w:rPr>
                <w:rFonts w:hint="eastAsia"/>
              </w:rPr>
              <w:t xml:space="preserve"> message</w:t>
            </w:r>
          </w:p>
        </w:tc>
      </w:tr>
      <w:tr w:rsidRPr="001B3DC6" w:rsidR="00EB1321" w:rsidTr="00EB1321">
        <w:trPr>
          <w:jc w:val="center"/>
        </w:trPr>
        <w:tc>
          <w:tcPr>
            <w:tcW w:w="150" w:type="pct"/>
            <w:gridSpan w:val="2"/>
            <w:tcBorders>
              <w:top w:val="single" w:color="auto" w:sz="4" w:space="0"/>
              <w:left w:val="nil"/>
              <w:bottom w:val="single" w:color="auto" w:sz="4" w:space="0"/>
              <w:right w:val="nil"/>
            </w:tcBorders>
          </w:tcPr>
          <w:p w:rsidRPr="00F255BE" w:rsidR="00EB1321" w:rsidP="00591D6B" w:rsidRDefault="00EB1321">
            <w:pPr>
              <w:pStyle w:val="AltB0"/>
            </w:pPr>
          </w:p>
        </w:tc>
        <w:tc>
          <w:tcPr>
            <w:tcW w:w="2304" w:type="pct"/>
            <w:tcBorders>
              <w:top w:val="single" w:color="auto" w:sz="4" w:space="0"/>
              <w:left w:val="nil"/>
              <w:bottom w:val="single" w:color="auto" w:sz="4" w:space="0"/>
              <w:right w:val="nil"/>
            </w:tcBorders>
          </w:tcPr>
          <w:p w:rsidRPr="00F255BE" w:rsidR="00EB1321" w:rsidP="00591D6B" w:rsidRDefault="00354F88">
            <w:pPr>
              <w:pStyle w:val="AltB0"/>
            </w:pPr>
            <w:r w:rsidRPr="00F255BE">
              <w:rPr>
                <w:rFonts w:hint="eastAsia"/>
              </w:rPr>
              <w:t>.</w:t>
            </w:r>
            <w:r w:rsidRPr="00F255BE" w:rsidR="00813AB3">
              <w:t>TrainFrontEnd</w:t>
            </w:r>
          </w:p>
        </w:tc>
        <w:tc>
          <w:tcPr>
            <w:tcW w:w="2546" w:type="pct"/>
            <w:tcBorders>
              <w:top w:val="single" w:color="auto" w:sz="4" w:space="0"/>
              <w:left w:val="nil"/>
              <w:bottom w:val="single" w:color="auto" w:sz="4" w:space="0"/>
              <w:right w:val="nil"/>
            </w:tcBorders>
          </w:tcPr>
          <w:p w:rsidRPr="00EB1321" w:rsidR="00EB1321" w:rsidP="00591D6B" w:rsidRDefault="00EB1321">
            <w:pPr>
              <w:pStyle w:val="AltB0"/>
            </w:pPr>
            <w:r>
              <w:rPr>
                <w:rFonts w:hint="eastAsia"/>
              </w:rPr>
              <w:t>EOA</w:t>
            </w:r>
            <w:r>
              <w:rPr>
                <w:rFonts w:hint="eastAsia"/>
              </w:rPr>
              <w:t>授权车头</w:t>
            </w:r>
          </w:p>
        </w:tc>
      </w:tr>
      <w:tr w:rsidRPr="001B3DC6" w:rsidR="00EB1321" w:rsidTr="00EB1321">
        <w:trPr>
          <w:jc w:val="center"/>
        </w:trPr>
        <w:tc>
          <w:tcPr>
            <w:tcW w:w="150" w:type="pct"/>
            <w:gridSpan w:val="2"/>
            <w:tcBorders>
              <w:top w:val="single" w:color="auto" w:sz="4" w:space="0"/>
              <w:left w:val="nil"/>
              <w:bottom w:val="single" w:color="auto" w:sz="4" w:space="0"/>
              <w:right w:val="nil"/>
            </w:tcBorders>
          </w:tcPr>
          <w:p w:rsidRPr="00F255BE" w:rsidR="00EB1321" w:rsidP="00591D6B" w:rsidRDefault="00EB1321">
            <w:pPr>
              <w:pStyle w:val="AltB0"/>
            </w:pPr>
          </w:p>
        </w:tc>
        <w:tc>
          <w:tcPr>
            <w:tcW w:w="2304" w:type="pct"/>
            <w:tcBorders>
              <w:top w:val="single" w:color="auto" w:sz="4" w:space="0"/>
              <w:left w:val="nil"/>
              <w:bottom w:val="single" w:color="auto" w:sz="4" w:space="0"/>
              <w:right w:val="nil"/>
            </w:tcBorders>
          </w:tcPr>
          <w:p w:rsidRPr="00F255BE" w:rsidR="00EB1321" w:rsidP="00591D6B" w:rsidRDefault="00354F88">
            <w:pPr>
              <w:pStyle w:val="AltB0"/>
            </w:pPr>
            <w:r w:rsidRPr="00F255BE">
              <w:rPr>
                <w:rFonts w:hint="eastAsia"/>
              </w:rPr>
              <w:t>.C</w:t>
            </w:r>
            <w:r w:rsidRPr="00F255BE" w:rsidR="00A838AE">
              <w:rPr>
                <w:rFonts w:hint="eastAsia"/>
              </w:rPr>
              <w:t>lassic</w:t>
            </w:r>
            <w:r w:rsidRPr="00F255BE">
              <w:rPr>
                <w:rFonts w:hint="eastAsia"/>
              </w:rPr>
              <w:t>.T</w:t>
            </w:r>
            <w:r w:rsidRPr="00F255BE" w:rsidR="00EB1321">
              <w:rPr>
                <w:rFonts w:hint="eastAsia"/>
              </w:rPr>
              <w:t>ype</w:t>
            </w:r>
          </w:p>
        </w:tc>
        <w:tc>
          <w:tcPr>
            <w:tcW w:w="2546" w:type="pct"/>
            <w:tcBorders>
              <w:top w:val="single" w:color="auto" w:sz="4" w:space="0"/>
              <w:left w:val="nil"/>
              <w:bottom w:val="single" w:color="auto" w:sz="4" w:space="0"/>
              <w:right w:val="nil"/>
            </w:tcBorders>
          </w:tcPr>
          <w:p w:rsidRPr="00EB1321" w:rsidR="00EB1321" w:rsidP="00591D6B" w:rsidRDefault="00EB1321">
            <w:pPr>
              <w:pStyle w:val="AltB0"/>
            </w:pPr>
            <w:r>
              <w:rPr>
                <w:rFonts w:hint="eastAsia"/>
              </w:rPr>
              <w:t>ZC</w:t>
            </w:r>
            <w:r>
              <w:rPr>
                <w:rFonts w:hint="eastAsia"/>
              </w:rPr>
              <w:t>发送的</w:t>
            </w:r>
            <w:r w:rsidRPr="00EB1321">
              <w:rPr>
                <w:rFonts w:hint="eastAsia"/>
              </w:rPr>
              <w:t>EOA</w:t>
            </w:r>
            <w:r w:rsidRPr="00EB1321">
              <w:rPr>
                <w:rFonts w:hint="eastAsia"/>
              </w:rPr>
              <w:t>类型为</w:t>
            </w:r>
            <w:r w:rsidRPr="00EB1321">
              <w:fldChar w:fldCharType="begin"/>
            </w:r>
            <w:r w:rsidRPr="00EB1321">
              <w:instrText xml:space="preserve"> </w:instrText>
            </w:r>
            <w:r w:rsidRPr="00EB1321">
              <w:rPr>
                <w:rFonts w:hint="eastAsia"/>
              </w:rPr>
              <w:instrText>REF ENUM_EOA_ZC_TYPE \h</w:instrText>
            </w:r>
            <w:r w:rsidRPr="00EB1321">
              <w:instrText xml:space="preserve"> </w:instrText>
            </w:r>
            <w:r w:rsidR="00F255BE">
              <w:instrText xml:space="preserve"> \* MERGEFORMAT </w:instrText>
            </w:r>
            <w:r w:rsidRPr="00EB1321">
              <w:fldChar w:fldCharType="separate"/>
            </w:r>
            <w:r w:rsidRPr="00E37371" w:rsidR="00DE178B">
              <w:rPr>
                <w:rStyle w:val="DATATYPE"/>
                <w:rFonts w:hint="eastAsia"/>
              </w:rPr>
              <w:t>ENUM_EOA_</w:t>
            </w:r>
            <w:r w:rsidRPr="00E37371" w:rsidR="00DE178B">
              <w:rPr>
                <w:rStyle w:val="DATATYPE"/>
              </w:rPr>
              <w:t>ZC</w:t>
            </w:r>
            <w:r w:rsidRPr="00E37371" w:rsidR="00DE178B">
              <w:rPr>
                <w:rStyle w:val="DATATYPE"/>
                <w:rFonts w:hint="eastAsia"/>
              </w:rPr>
              <w:t>_TYPE</w:t>
            </w:r>
            <w:r w:rsidRPr="00EB1321">
              <w:fldChar w:fldCharType="end"/>
            </w:r>
          </w:p>
        </w:tc>
      </w:tr>
      <w:tr w:rsidRPr="001B3DC6" w:rsidR="00EB1321" w:rsidTr="00EB1321">
        <w:trPr>
          <w:jc w:val="center"/>
        </w:trPr>
        <w:tc>
          <w:tcPr>
            <w:tcW w:w="150" w:type="pct"/>
            <w:gridSpan w:val="2"/>
            <w:tcBorders>
              <w:top w:val="single" w:color="auto" w:sz="4" w:space="0"/>
              <w:left w:val="nil"/>
              <w:bottom w:val="single" w:color="auto" w:sz="4" w:space="0"/>
              <w:right w:val="nil"/>
            </w:tcBorders>
          </w:tcPr>
          <w:p w:rsidRPr="00F255BE" w:rsidR="00EB1321" w:rsidP="00591D6B" w:rsidRDefault="00EB1321">
            <w:pPr>
              <w:pStyle w:val="AltB0"/>
            </w:pPr>
          </w:p>
        </w:tc>
        <w:tc>
          <w:tcPr>
            <w:tcW w:w="2304" w:type="pct"/>
            <w:tcBorders>
              <w:top w:val="single" w:color="auto" w:sz="4" w:space="0"/>
              <w:left w:val="nil"/>
              <w:bottom w:val="single" w:color="auto" w:sz="4" w:space="0"/>
              <w:right w:val="nil"/>
            </w:tcBorders>
          </w:tcPr>
          <w:p w:rsidRPr="00F255BE" w:rsidR="00EB1321" w:rsidP="00591D6B" w:rsidRDefault="00354F88">
            <w:pPr>
              <w:pStyle w:val="AltB0"/>
            </w:pPr>
            <w:r w:rsidRPr="00F255BE">
              <w:rPr>
                <w:rFonts w:hint="eastAsia"/>
              </w:rPr>
              <w:t>.C</w:t>
            </w:r>
            <w:r w:rsidRPr="00F255BE" w:rsidR="00A838AE">
              <w:rPr>
                <w:rFonts w:hint="eastAsia"/>
              </w:rPr>
              <w:t>lassic</w:t>
            </w:r>
            <w:r w:rsidRPr="00F255BE">
              <w:rPr>
                <w:rFonts w:hint="eastAsia"/>
              </w:rPr>
              <w:t>.L</w:t>
            </w:r>
            <w:r w:rsidRPr="00F255BE" w:rsidR="00133223">
              <w:rPr>
                <w:rFonts w:hint="eastAsia"/>
              </w:rPr>
              <w:t>ocation</w:t>
            </w:r>
            <w:r w:rsidRPr="00F255BE">
              <w:rPr>
                <w:rFonts w:hint="eastAsia"/>
              </w:rPr>
              <w:t>.B</w:t>
            </w:r>
            <w:r w:rsidRPr="00F255BE" w:rsidR="00EB1321">
              <w:rPr>
                <w:rFonts w:hint="eastAsia"/>
              </w:rPr>
              <w:t>lock</w:t>
            </w:r>
          </w:p>
        </w:tc>
        <w:tc>
          <w:tcPr>
            <w:tcW w:w="2546" w:type="pct"/>
            <w:tcBorders>
              <w:top w:val="single" w:color="auto" w:sz="4" w:space="0"/>
              <w:left w:val="nil"/>
              <w:bottom w:val="single" w:color="auto" w:sz="4" w:space="0"/>
              <w:right w:val="nil"/>
            </w:tcBorders>
          </w:tcPr>
          <w:p w:rsidRPr="00EB1321" w:rsidR="00EB1321" w:rsidP="00591D6B" w:rsidRDefault="00EB1321">
            <w:pPr>
              <w:pStyle w:val="AltB0"/>
            </w:pPr>
            <w:r>
              <w:rPr>
                <w:rFonts w:hint="eastAsia"/>
              </w:rPr>
              <w:t>EOA</w:t>
            </w:r>
            <w:r>
              <w:rPr>
                <w:rFonts w:hint="eastAsia"/>
              </w:rPr>
              <w:t>所在</w:t>
            </w:r>
            <w:r>
              <w:rPr>
                <w:rFonts w:hint="eastAsia"/>
              </w:rPr>
              <w:t>Block</w:t>
            </w:r>
            <w:r>
              <w:rPr>
                <w:rFonts w:hint="eastAsia"/>
              </w:rPr>
              <w:t>编号</w:t>
            </w:r>
          </w:p>
        </w:tc>
      </w:tr>
      <w:tr w:rsidRPr="001B3DC6" w:rsidR="00EB1321" w:rsidTr="00EB1321">
        <w:trPr>
          <w:jc w:val="center"/>
        </w:trPr>
        <w:tc>
          <w:tcPr>
            <w:tcW w:w="150" w:type="pct"/>
            <w:gridSpan w:val="2"/>
            <w:tcBorders>
              <w:top w:val="single" w:color="auto" w:sz="4" w:space="0"/>
              <w:left w:val="nil"/>
              <w:bottom w:val="single" w:color="auto" w:sz="4" w:space="0"/>
              <w:right w:val="nil"/>
            </w:tcBorders>
          </w:tcPr>
          <w:p w:rsidRPr="00F255BE" w:rsidR="00EB1321" w:rsidP="00591D6B" w:rsidRDefault="00EB1321">
            <w:pPr>
              <w:pStyle w:val="AltB0"/>
            </w:pPr>
          </w:p>
        </w:tc>
        <w:tc>
          <w:tcPr>
            <w:tcW w:w="2304" w:type="pct"/>
            <w:tcBorders>
              <w:top w:val="single" w:color="auto" w:sz="4" w:space="0"/>
              <w:left w:val="nil"/>
              <w:bottom w:val="single" w:color="auto" w:sz="4" w:space="0"/>
              <w:right w:val="nil"/>
            </w:tcBorders>
          </w:tcPr>
          <w:p w:rsidRPr="00F255BE" w:rsidR="00EB1321" w:rsidP="00591D6B" w:rsidRDefault="00354F88">
            <w:pPr>
              <w:pStyle w:val="AltB0"/>
            </w:pPr>
            <w:r w:rsidRPr="00F255BE">
              <w:rPr>
                <w:rFonts w:hint="eastAsia"/>
              </w:rPr>
              <w:t>.C</w:t>
            </w:r>
            <w:r w:rsidRPr="00F255BE" w:rsidR="00A838AE">
              <w:rPr>
                <w:rFonts w:hint="eastAsia"/>
              </w:rPr>
              <w:t>lassic</w:t>
            </w:r>
            <w:r w:rsidRPr="00F255BE">
              <w:rPr>
                <w:rFonts w:hint="eastAsia"/>
              </w:rPr>
              <w:t>.L</w:t>
            </w:r>
            <w:r w:rsidRPr="00F255BE" w:rsidR="00133223">
              <w:rPr>
                <w:rFonts w:hint="eastAsia"/>
              </w:rPr>
              <w:t>ocation</w:t>
            </w:r>
            <w:r w:rsidRPr="00F255BE">
              <w:rPr>
                <w:rFonts w:hint="eastAsia"/>
              </w:rPr>
              <w:t>.A</w:t>
            </w:r>
            <w:r w:rsidRPr="00F255BE" w:rsidR="00EB1321">
              <w:rPr>
                <w:rFonts w:hint="eastAsia"/>
              </w:rPr>
              <w:t>bscissa</w:t>
            </w:r>
          </w:p>
        </w:tc>
        <w:tc>
          <w:tcPr>
            <w:tcW w:w="2546" w:type="pct"/>
            <w:tcBorders>
              <w:top w:val="single" w:color="auto" w:sz="4" w:space="0"/>
              <w:left w:val="nil"/>
              <w:bottom w:val="single" w:color="auto" w:sz="4" w:space="0"/>
              <w:right w:val="nil"/>
            </w:tcBorders>
          </w:tcPr>
          <w:p w:rsidRPr="00EB1321" w:rsidR="00EB1321" w:rsidP="00591D6B" w:rsidRDefault="00EB1321">
            <w:pPr>
              <w:pStyle w:val="AltB0"/>
            </w:pPr>
            <w:r>
              <w:rPr>
                <w:rFonts w:hint="eastAsia"/>
              </w:rPr>
              <w:t>EOA</w:t>
            </w:r>
            <w:r>
              <w:rPr>
                <w:rFonts w:hint="eastAsia"/>
              </w:rPr>
              <w:t>所在</w:t>
            </w:r>
            <w:r>
              <w:rPr>
                <w:rFonts w:hint="eastAsia"/>
              </w:rPr>
              <w:t>Block</w:t>
            </w:r>
            <w:r>
              <w:rPr>
                <w:rFonts w:hint="eastAsia"/>
              </w:rPr>
              <w:t>的坐标</w:t>
            </w:r>
          </w:p>
        </w:tc>
      </w:tr>
      <w:tr w:rsidRPr="001B3DC6" w:rsidR="00754FB1" w:rsidTr="00754FB1">
        <w:trPr>
          <w:jc w:val="center"/>
        </w:trPr>
        <w:tc>
          <w:tcPr>
            <w:tcW w:w="150" w:type="pct"/>
            <w:gridSpan w:val="2"/>
            <w:tcBorders>
              <w:top w:val="single" w:color="auto" w:sz="4" w:space="0"/>
              <w:left w:val="nil"/>
              <w:bottom w:val="single" w:color="auto" w:sz="4" w:space="0"/>
              <w:right w:val="nil"/>
            </w:tcBorders>
          </w:tcPr>
          <w:p w:rsidRPr="00F255BE" w:rsidR="00754FB1" w:rsidP="00591D6B" w:rsidRDefault="00754FB1">
            <w:pPr>
              <w:pStyle w:val="AltB0"/>
            </w:pPr>
          </w:p>
        </w:tc>
        <w:tc>
          <w:tcPr>
            <w:tcW w:w="2304" w:type="pct"/>
            <w:tcBorders>
              <w:top w:val="single" w:color="auto" w:sz="4" w:space="0"/>
              <w:left w:val="nil"/>
              <w:bottom w:val="single" w:color="auto" w:sz="4" w:space="0"/>
              <w:right w:val="nil"/>
            </w:tcBorders>
          </w:tcPr>
          <w:p w:rsidRPr="00F255BE" w:rsidR="00754FB1" w:rsidP="00591D6B" w:rsidRDefault="00354F88">
            <w:pPr>
              <w:pStyle w:val="AltB0"/>
            </w:pPr>
            <w:r w:rsidRPr="00F255BE">
              <w:rPr>
                <w:rFonts w:hint="eastAsia"/>
              </w:rPr>
              <w:t>.C</w:t>
            </w:r>
            <w:r w:rsidRPr="00F255BE" w:rsidR="00A838AE">
              <w:rPr>
                <w:rFonts w:hint="eastAsia"/>
              </w:rPr>
              <w:t>lassic</w:t>
            </w:r>
            <w:r w:rsidRPr="00F255BE" w:rsidR="00E76CD3">
              <w:rPr>
                <w:rFonts w:hint="eastAsia"/>
              </w:rPr>
              <w:t>.C</w:t>
            </w:r>
            <w:r w:rsidRPr="00F255BE" w:rsidR="00754FB1">
              <w:rPr>
                <w:rFonts w:hint="eastAsia"/>
              </w:rPr>
              <w:t>reation</w:t>
            </w:r>
            <w:r w:rsidRPr="00F255BE">
              <w:rPr>
                <w:rFonts w:hint="eastAsia"/>
              </w:rPr>
              <w:t>T</w:t>
            </w:r>
            <w:r w:rsidRPr="00F255BE" w:rsidR="00754FB1">
              <w:rPr>
                <w:rFonts w:hint="eastAsia"/>
              </w:rPr>
              <w:t>ime</w:t>
            </w:r>
          </w:p>
        </w:tc>
        <w:tc>
          <w:tcPr>
            <w:tcW w:w="2546" w:type="pct"/>
            <w:tcBorders>
              <w:top w:val="single" w:color="auto" w:sz="4" w:space="0"/>
              <w:left w:val="nil"/>
              <w:bottom w:val="single" w:color="auto" w:sz="4" w:space="0"/>
              <w:right w:val="nil"/>
            </w:tcBorders>
          </w:tcPr>
          <w:p w:rsidRPr="00EB1321" w:rsidR="00754FB1" w:rsidP="00591D6B" w:rsidRDefault="00754FB1">
            <w:pPr>
              <w:pStyle w:val="AltB0"/>
            </w:pPr>
            <w:r>
              <w:rPr>
                <w:rFonts w:hint="eastAsia"/>
              </w:rPr>
              <w:t>EOA</w:t>
            </w:r>
            <w:r>
              <w:rPr>
                <w:rFonts w:hint="eastAsia"/>
              </w:rPr>
              <w:t>创建时间</w:t>
            </w:r>
          </w:p>
        </w:tc>
      </w:tr>
      <w:tr w:rsidRPr="001B3DC6" w:rsidR="00754FB1" w:rsidTr="00754FB1">
        <w:trPr>
          <w:jc w:val="center"/>
        </w:trPr>
        <w:tc>
          <w:tcPr>
            <w:tcW w:w="150" w:type="pct"/>
            <w:gridSpan w:val="2"/>
            <w:tcBorders>
              <w:top w:val="single" w:color="auto" w:sz="4" w:space="0"/>
              <w:left w:val="nil"/>
              <w:bottom w:val="single" w:color="auto" w:sz="4" w:space="0"/>
              <w:right w:val="nil"/>
            </w:tcBorders>
          </w:tcPr>
          <w:p w:rsidRPr="00F255BE" w:rsidR="00754FB1" w:rsidP="00591D6B" w:rsidRDefault="00754FB1">
            <w:pPr>
              <w:pStyle w:val="AltB0"/>
            </w:pPr>
          </w:p>
        </w:tc>
        <w:tc>
          <w:tcPr>
            <w:tcW w:w="2304" w:type="pct"/>
            <w:tcBorders>
              <w:top w:val="single" w:color="auto" w:sz="4" w:space="0"/>
              <w:left w:val="nil"/>
              <w:bottom w:val="single" w:color="auto" w:sz="4" w:space="0"/>
              <w:right w:val="nil"/>
            </w:tcBorders>
          </w:tcPr>
          <w:p w:rsidRPr="00F255BE" w:rsidR="00754FB1" w:rsidP="00591D6B" w:rsidRDefault="00354F88">
            <w:pPr>
              <w:pStyle w:val="AltB0"/>
            </w:pPr>
            <w:r w:rsidRPr="00F255BE">
              <w:rPr>
                <w:rFonts w:hint="eastAsia"/>
              </w:rPr>
              <w:t>.W</w:t>
            </w:r>
            <w:r w:rsidRPr="00F255BE" w:rsidR="00754FB1">
              <w:rPr>
                <w:rFonts w:hint="eastAsia"/>
              </w:rPr>
              <w:t>ithout</w:t>
            </w:r>
            <w:r w:rsidRPr="00F255BE">
              <w:rPr>
                <w:rFonts w:hint="eastAsia"/>
              </w:rPr>
              <w:t>S</w:t>
            </w:r>
            <w:r w:rsidRPr="00F255BE" w:rsidR="00754FB1">
              <w:rPr>
                <w:rFonts w:hint="eastAsia"/>
              </w:rPr>
              <w:t>pacing</w:t>
            </w:r>
            <w:r w:rsidRPr="00F255BE">
              <w:rPr>
                <w:rFonts w:hint="eastAsia"/>
              </w:rPr>
              <w:t>.T</w:t>
            </w:r>
            <w:r w:rsidRPr="00F255BE" w:rsidR="00754FB1">
              <w:rPr>
                <w:rFonts w:hint="eastAsia"/>
              </w:rPr>
              <w:t>ype</w:t>
            </w:r>
          </w:p>
        </w:tc>
        <w:tc>
          <w:tcPr>
            <w:tcW w:w="2546" w:type="pct"/>
            <w:tcBorders>
              <w:top w:val="single" w:color="auto" w:sz="4" w:space="0"/>
              <w:left w:val="nil"/>
              <w:bottom w:val="single" w:color="auto" w:sz="4" w:space="0"/>
              <w:right w:val="nil"/>
            </w:tcBorders>
          </w:tcPr>
          <w:p w:rsidR="00754FB1" w:rsidP="00591D6B" w:rsidRDefault="00754FB1">
            <w:pPr>
              <w:pStyle w:val="AltB0"/>
            </w:pPr>
            <w:r>
              <w:rPr>
                <w:rFonts w:hint="eastAsia"/>
              </w:rPr>
              <w:t>SMI</w:t>
            </w:r>
            <w:r>
              <w:rPr>
                <w:rFonts w:hint="eastAsia"/>
              </w:rPr>
              <w:t>区域内使用的</w:t>
            </w:r>
            <w:r>
              <w:rPr>
                <w:rFonts w:hint="eastAsia"/>
              </w:rPr>
              <w:t>EOA</w:t>
            </w:r>
            <w:r>
              <w:rPr>
                <w:rFonts w:hint="eastAsia"/>
              </w:rPr>
              <w:t>类型</w:t>
            </w:r>
          </w:p>
        </w:tc>
      </w:tr>
      <w:tr w:rsidRPr="001B3DC6" w:rsidR="00754FB1" w:rsidTr="00754FB1">
        <w:trPr>
          <w:jc w:val="center"/>
        </w:trPr>
        <w:tc>
          <w:tcPr>
            <w:tcW w:w="150" w:type="pct"/>
            <w:gridSpan w:val="2"/>
            <w:tcBorders>
              <w:top w:val="single" w:color="auto" w:sz="4" w:space="0"/>
              <w:left w:val="nil"/>
              <w:bottom w:val="single" w:color="auto" w:sz="4" w:space="0"/>
              <w:right w:val="nil"/>
            </w:tcBorders>
          </w:tcPr>
          <w:p w:rsidRPr="00F255BE" w:rsidR="00754FB1" w:rsidP="00591D6B" w:rsidRDefault="00754FB1">
            <w:pPr>
              <w:pStyle w:val="AltB0"/>
            </w:pPr>
          </w:p>
        </w:tc>
        <w:tc>
          <w:tcPr>
            <w:tcW w:w="2304" w:type="pct"/>
            <w:tcBorders>
              <w:top w:val="single" w:color="auto" w:sz="4" w:space="0"/>
              <w:left w:val="nil"/>
              <w:bottom w:val="single" w:color="auto" w:sz="4" w:space="0"/>
              <w:right w:val="nil"/>
            </w:tcBorders>
          </w:tcPr>
          <w:p w:rsidRPr="00F255BE" w:rsidR="00754FB1" w:rsidP="00591D6B" w:rsidRDefault="00354F88">
            <w:pPr>
              <w:pStyle w:val="AltB0"/>
            </w:pPr>
            <w:r w:rsidRPr="00F255BE">
              <w:rPr>
                <w:rFonts w:hint="eastAsia"/>
              </w:rPr>
              <w:t>.W</w:t>
            </w:r>
            <w:r w:rsidRPr="00F255BE" w:rsidR="00754FB1">
              <w:rPr>
                <w:rFonts w:hint="eastAsia"/>
              </w:rPr>
              <w:t>ithout</w:t>
            </w:r>
            <w:r w:rsidRPr="00F255BE">
              <w:rPr>
                <w:rFonts w:hint="eastAsia"/>
              </w:rPr>
              <w:t>S</w:t>
            </w:r>
            <w:r w:rsidRPr="00F255BE" w:rsidR="00754FB1">
              <w:rPr>
                <w:rFonts w:hint="eastAsia"/>
              </w:rPr>
              <w:t>pacing</w:t>
            </w:r>
            <w:r w:rsidRPr="00F255BE">
              <w:rPr>
                <w:rFonts w:hint="eastAsia"/>
              </w:rPr>
              <w:t>.L</w:t>
            </w:r>
            <w:r w:rsidRPr="00F255BE" w:rsidR="00754FB1">
              <w:rPr>
                <w:rFonts w:hint="eastAsia"/>
              </w:rPr>
              <w:t>ocation</w:t>
            </w:r>
            <w:r w:rsidRPr="00F255BE">
              <w:rPr>
                <w:rFonts w:hint="eastAsia"/>
              </w:rPr>
              <w:t>.B</w:t>
            </w:r>
            <w:r w:rsidRPr="00F255BE" w:rsidR="00754FB1">
              <w:rPr>
                <w:rFonts w:hint="eastAsia"/>
              </w:rPr>
              <w:t>lock</w:t>
            </w:r>
          </w:p>
        </w:tc>
        <w:tc>
          <w:tcPr>
            <w:tcW w:w="2546" w:type="pct"/>
            <w:tcBorders>
              <w:top w:val="single" w:color="auto" w:sz="4" w:space="0"/>
              <w:left w:val="nil"/>
              <w:bottom w:val="single" w:color="auto" w:sz="4" w:space="0"/>
              <w:right w:val="nil"/>
            </w:tcBorders>
          </w:tcPr>
          <w:p w:rsidR="00754FB1" w:rsidP="00591D6B" w:rsidRDefault="00754FB1">
            <w:pPr>
              <w:pStyle w:val="AltB0"/>
            </w:pPr>
            <w:r>
              <w:rPr>
                <w:rFonts w:hint="eastAsia"/>
              </w:rPr>
              <w:t>SMI</w:t>
            </w:r>
            <w:r>
              <w:rPr>
                <w:rFonts w:hint="eastAsia"/>
              </w:rPr>
              <w:t>区域内使用的</w:t>
            </w:r>
            <w:r>
              <w:rPr>
                <w:rFonts w:hint="eastAsia"/>
              </w:rPr>
              <w:t>EOA</w:t>
            </w:r>
            <w:r>
              <w:rPr>
                <w:rFonts w:hint="eastAsia"/>
              </w:rPr>
              <w:t>所在</w:t>
            </w:r>
            <w:r>
              <w:rPr>
                <w:rFonts w:hint="eastAsia"/>
              </w:rPr>
              <w:t>Block</w:t>
            </w:r>
            <w:r>
              <w:rPr>
                <w:rFonts w:hint="eastAsia"/>
              </w:rPr>
              <w:t>编号</w:t>
            </w:r>
          </w:p>
        </w:tc>
      </w:tr>
      <w:tr w:rsidRPr="001B3DC6" w:rsidR="00754FB1" w:rsidTr="00754FB1">
        <w:trPr>
          <w:jc w:val="center"/>
        </w:trPr>
        <w:tc>
          <w:tcPr>
            <w:tcW w:w="150" w:type="pct"/>
            <w:gridSpan w:val="2"/>
            <w:tcBorders>
              <w:top w:val="single" w:color="auto" w:sz="4" w:space="0"/>
              <w:left w:val="nil"/>
              <w:bottom w:val="single" w:color="auto" w:sz="4" w:space="0"/>
              <w:right w:val="nil"/>
            </w:tcBorders>
          </w:tcPr>
          <w:p w:rsidRPr="00F255BE" w:rsidR="00754FB1" w:rsidP="00591D6B" w:rsidRDefault="00754FB1">
            <w:pPr>
              <w:pStyle w:val="AltB0"/>
            </w:pPr>
          </w:p>
        </w:tc>
        <w:tc>
          <w:tcPr>
            <w:tcW w:w="2304" w:type="pct"/>
            <w:tcBorders>
              <w:top w:val="single" w:color="auto" w:sz="4" w:space="0"/>
              <w:left w:val="nil"/>
              <w:bottom w:val="single" w:color="auto" w:sz="4" w:space="0"/>
              <w:right w:val="nil"/>
            </w:tcBorders>
          </w:tcPr>
          <w:p w:rsidRPr="00F255BE" w:rsidR="00754FB1" w:rsidP="00591D6B" w:rsidRDefault="00354F88">
            <w:pPr>
              <w:pStyle w:val="AltB0"/>
            </w:pPr>
            <w:r w:rsidRPr="00F255BE">
              <w:rPr>
                <w:rFonts w:hint="eastAsia"/>
              </w:rPr>
              <w:t>.W</w:t>
            </w:r>
            <w:r w:rsidRPr="00F255BE" w:rsidR="00754FB1">
              <w:rPr>
                <w:rFonts w:hint="eastAsia"/>
              </w:rPr>
              <w:t>ithout</w:t>
            </w:r>
            <w:r w:rsidRPr="00F255BE">
              <w:rPr>
                <w:rFonts w:hint="eastAsia"/>
              </w:rPr>
              <w:t>S</w:t>
            </w:r>
            <w:r w:rsidRPr="00F255BE" w:rsidR="00754FB1">
              <w:rPr>
                <w:rFonts w:hint="eastAsia"/>
              </w:rPr>
              <w:t>pacing</w:t>
            </w:r>
            <w:r w:rsidRPr="00F255BE">
              <w:rPr>
                <w:rFonts w:hint="eastAsia"/>
              </w:rPr>
              <w:t>.L</w:t>
            </w:r>
            <w:r w:rsidRPr="00F255BE" w:rsidR="00754FB1">
              <w:rPr>
                <w:rFonts w:hint="eastAsia"/>
              </w:rPr>
              <w:t>ocation</w:t>
            </w:r>
            <w:r w:rsidRPr="00F255BE">
              <w:rPr>
                <w:rFonts w:hint="eastAsia"/>
              </w:rPr>
              <w:t>.A</w:t>
            </w:r>
            <w:r w:rsidRPr="00F255BE" w:rsidR="00754FB1">
              <w:rPr>
                <w:rFonts w:hint="eastAsia"/>
              </w:rPr>
              <w:t>bscissa</w:t>
            </w:r>
          </w:p>
        </w:tc>
        <w:tc>
          <w:tcPr>
            <w:tcW w:w="2546" w:type="pct"/>
            <w:tcBorders>
              <w:top w:val="single" w:color="auto" w:sz="4" w:space="0"/>
              <w:left w:val="nil"/>
              <w:bottom w:val="single" w:color="auto" w:sz="4" w:space="0"/>
              <w:right w:val="nil"/>
            </w:tcBorders>
          </w:tcPr>
          <w:p w:rsidR="00754FB1" w:rsidP="00591D6B" w:rsidRDefault="00754FB1">
            <w:pPr>
              <w:pStyle w:val="AltB0"/>
            </w:pPr>
            <w:r>
              <w:rPr>
                <w:rFonts w:hint="eastAsia"/>
              </w:rPr>
              <w:t>SMI</w:t>
            </w:r>
            <w:r>
              <w:rPr>
                <w:rFonts w:hint="eastAsia"/>
              </w:rPr>
              <w:t>区域内使用的</w:t>
            </w:r>
            <w:r>
              <w:rPr>
                <w:rFonts w:hint="eastAsia"/>
              </w:rPr>
              <w:t>EOA</w:t>
            </w:r>
            <w:r>
              <w:rPr>
                <w:rFonts w:hint="eastAsia"/>
              </w:rPr>
              <w:t>所在</w:t>
            </w:r>
            <w:r>
              <w:rPr>
                <w:rFonts w:hint="eastAsia"/>
              </w:rPr>
              <w:t>Block</w:t>
            </w:r>
            <w:r>
              <w:rPr>
                <w:rFonts w:hint="eastAsia"/>
              </w:rPr>
              <w:t>的坐标</w:t>
            </w:r>
          </w:p>
        </w:tc>
      </w:tr>
      <w:tr w:rsidRPr="001B3DC6" w:rsidR="00754FB1" w:rsidTr="00754FB1">
        <w:trPr>
          <w:jc w:val="center"/>
        </w:trPr>
        <w:tc>
          <w:tcPr>
            <w:tcW w:w="150" w:type="pct"/>
            <w:gridSpan w:val="2"/>
            <w:tcBorders>
              <w:top w:val="single" w:color="auto" w:sz="4" w:space="0"/>
              <w:left w:val="nil"/>
              <w:bottom w:val="single" w:color="auto" w:sz="4" w:space="0"/>
              <w:right w:val="nil"/>
            </w:tcBorders>
          </w:tcPr>
          <w:p w:rsidRPr="00F255BE" w:rsidR="00754FB1" w:rsidP="00591D6B" w:rsidRDefault="00754FB1">
            <w:pPr>
              <w:pStyle w:val="AltB0"/>
            </w:pPr>
          </w:p>
        </w:tc>
        <w:tc>
          <w:tcPr>
            <w:tcW w:w="2304" w:type="pct"/>
            <w:tcBorders>
              <w:top w:val="single" w:color="auto" w:sz="4" w:space="0"/>
              <w:left w:val="nil"/>
              <w:bottom w:val="single" w:color="auto" w:sz="4" w:space="0"/>
              <w:right w:val="nil"/>
            </w:tcBorders>
          </w:tcPr>
          <w:p w:rsidRPr="00F255BE" w:rsidR="00754FB1" w:rsidP="00591D6B" w:rsidRDefault="00354F88">
            <w:pPr>
              <w:pStyle w:val="AltB0"/>
            </w:pPr>
            <w:r w:rsidRPr="00F255BE">
              <w:rPr>
                <w:rFonts w:hint="eastAsia"/>
              </w:rPr>
              <w:t>.W</w:t>
            </w:r>
            <w:r w:rsidRPr="00F255BE" w:rsidR="00754FB1">
              <w:rPr>
                <w:rFonts w:hint="eastAsia"/>
              </w:rPr>
              <w:t>ithout</w:t>
            </w:r>
            <w:r w:rsidRPr="00F255BE">
              <w:rPr>
                <w:rFonts w:hint="eastAsia"/>
              </w:rPr>
              <w:t>S</w:t>
            </w:r>
            <w:r w:rsidRPr="00F255BE" w:rsidR="00754FB1">
              <w:rPr>
                <w:rFonts w:hint="eastAsia"/>
              </w:rPr>
              <w:t>pacing</w:t>
            </w:r>
            <w:r w:rsidRPr="00F255BE">
              <w:rPr>
                <w:rFonts w:hint="eastAsia"/>
              </w:rPr>
              <w:t>.C</w:t>
            </w:r>
            <w:r w:rsidRPr="00F255BE" w:rsidR="00754FB1">
              <w:rPr>
                <w:rFonts w:hint="eastAsia"/>
              </w:rPr>
              <w:t>reation</w:t>
            </w:r>
            <w:r w:rsidRPr="00F255BE">
              <w:rPr>
                <w:rFonts w:hint="eastAsia"/>
              </w:rPr>
              <w:t>T</w:t>
            </w:r>
            <w:r w:rsidRPr="00F255BE" w:rsidR="00754FB1">
              <w:rPr>
                <w:rFonts w:hint="eastAsia"/>
              </w:rPr>
              <w:t>ime</w:t>
            </w:r>
          </w:p>
        </w:tc>
        <w:tc>
          <w:tcPr>
            <w:tcW w:w="2546" w:type="pct"/>
            <w:tcBorders>
              <w:top w:val="single" w:color="auto" w:sz="4" w:space="0"/>
              <w:left w:val="nil"/>
              <w:bottom w:val="single" w:color="auto" w:sz="4" w:space="0"/>
              <w:right w:val="nil"/>
            </w:tcBorders>
          </w:tcPr>
          <w:p w:rsidR="00754FB1" w:rsidP="00591D6B" w:rsidRDefault="00754FB1">
            <w:pPr>
              <w:pStyle w:val="AltB0"/>
            </w:pPr>
            <w:r>
              <w:rPr>
                <w:rFonts w:hint="eastAsia"/>
              </w:rPr>
              <w:t>SMI</w:t>
            </w:r>
            <w:r>
              <w:rPr>
                <w:rFonts w:hint="eastAsia"/>
              </w:rPr>
              <w:t>区域内使用的</w:t>
            </w:r>
            <w:r>
              <w:rPr>
                <w:rFonts w:hint="eastAsia"/>
              </w:rPr>
              <w:t>EOA</w:t>
            </w:r>
            <w:r>
              <w:rPr>
                <w:rFonts w:hint="eastAsia"/>
              </w:rPr>
              <w:t>创建时间</w:t>
            </w:r>
          </w:p>
        </w:tc>
      </w:tr>
      <w:tr w:rsidRPr="001B3DC6" w:rsidR="00EB1321" w:rsidTr="00EB1321">
        <w:trPr>
          <w:jc w:val="center"/>
        </w:trPr>
        <w:tc>
          <w:tcPr>
            <w:tcW w:w="150" w:type="pct"/>
            <w:gridSpan w:val="2"/>
            <w:tcBorders>
              <w:top w:val="single" w:color="auto" w:sz="4" w:space="0"/>
              <w:left w:val="nil"/>
              <w:bottom w:val="single" w:color="auto" w:sz="4" w:space="0"/>
              <w:right w:val="nil"/>
            </w:tcBorders>
          </w:tcPr>
          <w:p w:rsidRPr="00F255BE" w:rsidR="00EB1321" w:rsidP="00591D6B" w:rsidRDefault="00EB1321">
            <w:pPr>
              <w:pStyle w:val="AltB0"/>
            </w:pPr>
          </w:p>
        </w:tc>
        <w:tc>
          <w:tcPr>
            <w:tcW w:w="2304" w:type="pct"/>
            <w:tcBorders>
              <w:top w:val="single" w:color="auto" w:sz="4" w:space="0"/>
              <w:left w:val="nil"/>
              <w:bottom w:val="single" w:color="auto" w:sz="4" w:space="0"/>
              <w:right w:val="nil"/>
            </w:tcBorders>
          </w:tcPr>
          <w:p w:rsidRPr="00F255BE" w:rsidR="00EB1321" w:rsidP="00591D6B" w:rsidRDefault="00354F88">
            <w:pPr>
              <w:pStyle w:val="AltB0"/>
            </w:pPr>
            <w:r w:rsidRPr="00F255BE">
              <w:rPr>
                <w:rFonts w:hint="eastAsia"/>
              </w:rPr>
              <w:t>.C</w:t>
            </w:r>
            <w:r w:rsidRPr="00F255BE" w:rsidR="00EB1321">
              <w:rPr>
                <w:rFonts w:hint="eastAsia"/>
              </w:rPr>
              <w:t>c</w:t>
            </w:r>
            <w:r w:rsidRPr="00F255BE">
              <w:rPr>
                <w:rFonts w:hint="eastAsia"/>
              </w:rPr>
              <w:t>L</w:t>
            </w:r>
            <w:r w:rsidRPr="00F255BE" w:rsidR="00EB1321">
              <w:rPr>
                <w:rFonts w:hint="eastAsia"/>
              </w:rPr>
              <w:t>oop</w:t>
            </w:r>
            <w:r w:rsidRPr="00F255BE">
              <w:rPr>
                <w:rFonts w:hint="eastAsia"/>
              </w:rPr>
              <w:t>H</w:t>
            </w:r>
            <w:r w:rsidRPr="00F255BE" w:rsidR="00EB1321">
              <w:rPr>
                <w:rFonts w:hint="eastAsia"/>
              </w:rPr>
              <w:t>our</w:t>
            </w:r>
          </w:p>
        </w:tc>
        <w:tc>
          <w:tcPr>
            <w:tcW w:w="2546" w:type="pct"/>
            <w:tcBorders>
              <w:top w:val="single" w:color="auto" w:sz="4" w:space="0"/>
              <w:left w:val="nil"/>
              <w:bottom w:val="single" w:color="auto" w:sz="4" w:space="0"/>
              <w:right w:val="nil"/>
            </w:tcBorders>
          </w:tcPr>
          <w:p w:rsidRPr="00EB1321" w:rsidR="00EB1321" w:rsidP="00591D6B" w:rsidRDefault="00EB1321">
            <w:pPr>
              <w:pStyle w:val="AltB0"/>
            </w:pPr>
            <w:r>
              <w:rPr>
                <w:rFonts w:hint="eastAsia"/>
              </w:rPr>
              <w:t>EOA</w:t>
            </w:r>
            <w:r>
              <w:rPr>
                <w:rFonts w:hint="eastAsia"/>
              </w:rPr>
              <w:t>消息中所带</w:t>
            </w:r>
            <w:r>
              <w:rPr>
                <w:rFonts w:hint="eastAsia"/>
              </w:rPr>
              <w:t>CC</w:t>
            </w:r>
            <w:r>
              <w:rPr>
                <w:rFonts w:hint="eastAsia"/>
              </w:rPr>
              <w:t>发送时间</w:t>
            </w:r>
          </w:p>
        </w:tc>
      </w:tr>
      <w:tr w:rsidRPr="001B3DC6" w:rsidR="00EB1321" w:rsidTr="00EB1321">
        <w:trPr>
          <w:jc w:val="center"/>
        </w:trPr>
        <w:tc>
          <w:tcPr>
            <w:tcW w:w="150" w:type="pct"/>
            <w:gridSpan w:val="2"/>
            <w:tcBorders>
              <w:top w:val="single" w:color="auto" w:sz="4" w:space="0"/>
              <w:left w:val="nil"/>
              <w:bottom w:val="single" w:color="auto" w:sz="4" w:space="0"/>
              <w:right w:val="nil"/>
            </w:tcBorders>
          </w:tcPr>
          <w:p w:rsidRPr="00F255BE" w:rsidR="00EB1321" w:rsidP="00591D6B" w:rsidRDefault="00EB1321">
            <w:pPr>
              <w:pStyle w:val="AltB0"/>
            </w:pPr>
          </w:p>
        </w:tc>
        <w:tc>
          <w:tcPr>
            <w:tcW w:w="2304" w:type="pct"/>
            <w:tcBorders>
              <w:top w:val="single" w:color="auto" w:sz="4" w:space="0"/>
              <w:left w:val="nil"/>
              <w:bottom w:val="single" w:color="auto" w:sz="4" w:space="0"/>
              <w:right w:val="nil"/>
            </w:tcBorders>
          </w:tcPr>
          <w:p w:rsidRPr="00F255BE" w:rsidR="00EB1321" w:rsidP="00591D6B" w:rsidRDefault="00354F88">
            <w:pPr>
              <w:pStyle w:val="AltB0"/>
            </w:pPr>
            <w:r w:rsidRPr="00F255BE">
              <w:rPr>
                <w:rFonts w:hint="eastAsia"/>
              </w:rPr>
              <w:t>.M</w:t>
            </w:r>
            <w:r w:rsidRPr="00F255BE" w:rsidR="00EB1321">
              <w:rPr>
                <w:rFonts w:hint="eastAsia"/>
              </w:rPr>
              <w:t>essage</w:t>
            </w:r>
            <w:r w:rsidRPr="00F255BE">
              <w:rPr>
                <w:rFonts w:hint="eastAsia"/>
              </w:rPr>
              <w:t>C</w:t>
            </w:r>
            <w:r w:rsidRPr="00F255BE" w:rsidR="00EB1321">
              <w:rPr>
                <w:rFonts w:hint="eastAsia"/>
              </w:rPr>
              <w:t>ontainer</w:t>
            </w:r>
            <w:r w:rsidRPr="00F255BE">
              <w:rPr>
                <w:rFonts w:hint="eastAsia"/>
              </w:rPr>
              <w:t>C</w:t>
            </w:r>
            <w:r w:rsidRPr="00F255BE" w:rsidR="00EB1321">
              <w:rPr>
                <w:rFonts w:hint="eastAsia"/>
              </w:rPr>
              <w:t>reation</w:t>
            </w:r>
            <w:r w:rsidRPr="00F255BE">
              <w:rPr>
                <w:rFonts w:hint="eastAsia"/>
              </w:rPr>
              <w:t>T</w:t>
            </w:r>
            <w:r w:rsidRPr="00F255BE" w:rsidR="00EB1321">
              <w:rPr>
                <w:rFonts w:hint="eastAsia"/>
              </w:rPr>
              <w:t>ime</w:t>
            </w:r>
          </w:p>
        </w:tc>
        <w:tc>
          <w:tcPr>
            <w:tcW w:w="2546" w:type="pct"/>
            <w:tcBorders>
              <w:top w:val="single" w:color="auto" w:sz="4" w:space="0"/>
              <w:left w:val="nil"/>
              <w:bottom w:val="single" w:color="auto" w:sz="4" w:space="0"/>
              <w:right w:val="nil"/>
            </w:tcBorders>
          </w:tcPr>
          <w:p w:rsidRPr="00EB1321" w:rsidR="00EB1321" w:rsidP="00591D6B" w:rsidRDefault="00EB1321">
            <w:pPr>
              <w:pStyle w:val="AltB0"/>
            </w:pPr>
            <w:r>
              <w:rPr>
                <w:rFonts w:hint="eastAsia"/>
              </w:rPr>
              <w:t>EOA</w:t>
            </w:r>
            <w:r>
              <w:rPr>
                <w:rFonts w:hint="eastAsia"/>
              </w:rPr>
              <w:t>消息创建时间</w:t>
            </w:r>
          </w:p>
        </w:tc>
      </w:tr>
      <w:tr w:rsidRPr="001B3DC6" w:rsidR="00EB1321" w:rsidTr="00EB1321">
        <w:tblPrEx>
          <w:tblBorders>
            <w:left w:val="none" w:color="auto" w:sz="0" w:space="0"/>
            <w:right w:val="none" w:color="auto" w:sz="0" w:space="0"/>
            <w:insideV w:val="none" w:color="auto" w:sz="0" w:space="0"/>
          </w:tblBorders>
        </w:tblPrEx>
        <w:trPr>
          <w:jc w:val="center"/>
        </w:trPr>
        <w:tc>
          <w:tcPr>
            <w:tcW w:w="137" w:type="pct"/>
          </w:tcPr>
          <w:p w:rsidRPr="0031466D" w:rsidR="00EB1321" w:rsidP="00591D6B" w:rsidRDefault="00EB1321">
            <w:pPr>
              <w:pStyle w:val="AltB0"/>
            </w:pPr>
          </w:p>
        </w:tc>
        <w:tc>
          <w:tcPr>
            <w:tcW w:w="2317" w:type="pct"/>
            <w:gridSpan w:val="2"/>
          </w:tcPr>
          <w:p w:rsidRPr="00F255BE" w:rsidR="00EB1321" w:rsidP="00591D6B" w:rsidRDefault="00E76CD3">
            <w:pPr>
              <w:pStyle w:val="AltB0"/>
            </w:pPr>
            <w:r w:rsidRPr="00F255BE">
              <w:rPr>
                <w:rFonts w:hint="eastAsia"/>
              </w:rPr>
              <w:t>.V</w:t>
            </w:r>
            <w:r w:rsidRPr="00F255BE" w:rsidR="00EB1321">
              <w:rPr>
                <w:rFonts w:hint="eastAsia"/>
              </w:rPr>
              <w:t>ital</w:t>
            </w:r>
            <w:r w:rsidRPr="00F255BE" w:rsidR="00354F88">
              <w:rPr>
                <w:rFonts w:hint="eastAsia"/>
              </w:rPr>
              <w:t>C</w:t>
            </w:r>
            <w:r w:rsidRPr="00F255BE" w:rsidR="00EB1321">
              <w:rPr>
                <w:rFonts w:hint="eastAsia"/>
              </w:rPr>
              <w:t>hecksum1</w:t>
            </w:r>
          </w:p>
        </w:tc>
        <w:tc>
          <w:tcPr>
            <w:tcW w:w="2546" w:type="pct"/>
          </w:tcPr>
          <w:p w:rsidRPr="00EB1321" w:rsidR="00EB1321" w:rsidP="00591D6B" w:rsidRDefault="00016A42">
            <w:pPr>
              <w:pStyle w:val="AltB0"/>
            </w:pPr>
            <w:r>
              <w:rPr>
                <w:rFonts w:hint="eastAsia"/>
              </w:rPr>
              <w:t xml:space="preserve">SACEM vital checksum </w:t>
            </w:r>
            <w:r w:rsidRPr="0031466D" w:rsidR="00EB1321">
              <w:rPr>
                <w:rFonts w:hint="eastAsia"/>
              </w:rPr>
              <w:t>1</w:t>
            </w:r>
          </w:p>
        </w:tc>
      </w:tr>
      <w:tr w:rsidRPr="001B3DC6" w:rsidR="004C04D0" w:rsidTr="00EB1321">
        <w:tblPrEx>
          <w:tblBorders>
            <w:left w:val="none" w:color="auto" w:sz="0" w:space="0"/>
            <w:right w:val="none" w:color="auto" w:sz="0" w:space="0"/>
            <w:insideV w:val="none" w:color="auto" w:sz="0" w:space="0"/>
          </w:tblBorders>
        </w:tblPrEx>
        <w:trPr>
          <w:jc w:val="center"/>
        </w:trPr>
        <w:tc>
          <w:tcPr>
            <w:tcW w:w="137" w:type="pct"/>
          </w:tcPr>
          <w:p w:rsidRPr="0031466D" w:rsidR="004C04D0" w:rsidP="00591D6B" w:rsidRDefault="004C04D0">
            <w:pPr>
              <w:pStyle w:val="AltB0"/>
            </w:pPr>
          </w:p>
        </w:tc>
        <w:tc>
          <w:tcPr>
            <w:tcW w:w="2317" w:type="pct"/>
            <w:gridSpan w:val="2"/>
          </w:tcPr>
          <w:p w:rsidRPr="00F255BE" w:rsidR="004C04D0" w:rsidP="00591D6B" w:rsidRDefault="00E76CD3">
            <w:pPr>
              <w:pStyle w:val="AltB0"/>
            </w:pPr>
            <w:r w:rsidRPr="00F255BE">
              <w:rPr>
                <w:rFonts w:hint="eastAsia"/>
              </w:rPr>
              <w:t>.V</w:t>
            </w:r>
            <w:r w:rsidRPr="00F255BE" w:rsidR="004C04D0">
              <w:rPr>
                <w:rFonts w:hint="eastAsia"/>
              </w:rPr>
              <w:t>ital</w:t>
            </w:r>
            <w:r w:rsidRPr="00F255BE" w:rsidR="00354F88">
              <w:rPr>
                <w:rFonts w:hint="eastAsia"/>
              </w:rPr>
              <w:t>C</w:t>
            </w:r>
            <w:r w:rsidRPr="00F255BE" w:rsidR="004C04D0">
              <w:rPr>
                <w:rFonts w:hint="eastAsia"/>
              </w:rPr>
              <w:t>hecksum2</w:t>
            </w:r>
          </w:p>
        </w:tc>
        <w:tc>
          <w:tcPr>
            <w:tcW w:w="2546" w:type="pct"/>
          </w:tcPr>
          <w:p w:rsidRPr="00EB1321" w:rsidR="004C04D0" w:rsidP="00591D6B" w:rsidRDefault="00016A42">
            <w:pPr>
              <w:pStyle w:val="AltB0"/>
            </w:pPr>
            <w:r>
              <w:rPr>
                <w:rFonts w:hint="eastAsia"/>
              </w:rPr>
              <w:t xml:space="preserve">SACEM vital checksum </w:t>
            </w:r>
            <w:r w:rsidRPr="0031466D" w:rsidR="004C04D0">
              <w:rPr>
                <w:rFonts w:hint="eastAsia"/>
              </w:rPr>
              <w:t>2</w:t>
            </w:r>
          </w:p>
        </w:tc>
      </w:tr>
    </w:tbl>
    <w:p w:rsidR="00EB1321" w:rsidP="00C93484" w:rsidRDefault="00EB1321">
      <w:pPr>
        <w:pStyle w:val="Reqtify"/>
      </w:pPr>
    </w:p>
    <w:p w:rsidR="00D54321" w:rsidP="00D54321" w:rsidRDefault="00D54321">
      <w:pPr>
        <w:pStyle w:val="ReqtifyAltR"/>
      </w:pPr>
      <w:r>
        <w:t>[iTC_CC_ATP-SwRS-</w:t>
      </w:r>
      <w:r>
        <w:rPr>
          <w:rFonts w:hint="eastAsia"/>
        </w:rPr>
        <w:t>0470</w:t>
      </w:r>
      <w:r>
        <w:t>]</w:t>
      </w:r>
    </w:p>
    <w:p w:rsidR="00D54321" w:rsidP="00C93484" w:rsidRDefault="00D54321">
      <w:pPr>
        <w:pStyle w:val="Reqtify"/>
      </w:pPr>
      <w:r>
        <w:rPr>
          <w:rFonts w:hint="eastAsia"/>
        </w:rPr>
        <w:t>ATP</w:t>
      </w:r>
      <w:r>
        <w:rPr>
          <w:rFonts w:hint="eastAsia"/>
        </w:rPr>
        <w:t>软件每周期查询</w:t>
      </w:r>
      <w:r>
        <w:rPr>
          <w:rFonts w:hint="eastAsia"/>
        </w:rPr>
        <w:t>CCNV</w:t>
      </w:r>
      <w:r>
        <w:rPr>
          <w:rFonts w:hint="eastAsia"/>
        </w:rPr>
        <w:t>是否有转发来自</w:t>
      </w:r>
      <w:r>
        <w:rPr>
          <w:rFonts w:hint="eastAsia"/>
        </w:rPr>
        <w:t>ZC</w:t>
      </w:r>
      <w:r>
        <w:rPr>
          <w:rFonts w:hint="eastAsia"/>
        </w:rPr>
        <w:t>的安全消息</w:t>
      </w:r>
      <w:hyperlink w:history="1" w:anchor="CCNV_EOAmessage">
        <w:r w:rsidRPr="00F255BE">
          <w:rPr>
            <w:rStyle w:val="ac"/>
          </w:rPr>
          <w:t>CCNV_EOAmessage</w:t>
        </w:r>
      </w:hyperlink>
      <w:r>
        <w:rPr>
          <w:rFonts w:hint="eastAsia"/>
        </w:rPr>
        <w:t>和</w:t>
      </w:r>
      <w:hyperlink w:history="1" w:anchor="CCNV_VariantMessage">
        <w:r w:rsidRPr="00F255BE">
          <w:rPr>
            <w:rStyle w:val="ac"/>
          </w:rPr>
          <w:t>CCNV_VariantMessage</w:t>
        </w:r>
      </w:hyperlink>
      <w:r>
        <w:rPr>
          <w:rFonts w:hint="eastAsia"/>
        </w:rPr>
        <w:t>，据此解析生成</w:t>
      </w:r>
      <w:bookmarkStart w:name="EOA_Report" w:id="598"/>
      <w:r w:rsidRPr="00563A05">
        <w:rPr>
          <w:rStyle w:val="aff2"/>
          <w:rFonts w:hint="eastAsia"/>
        </w:rPr>
        <w:t>EOA_Report</w:t>
      </w:r>
      <w:bookmarkEnd w:id="598"/>
      <w:r>
        <w:rPr>
          <w:rFonts w:hint="eastAsia"/>
        </w:rPr>
        <w:t>和</w:t>
      </w:r>
      <w:bookmarkStart w:name="VariantReport" w:id="599"/>
      <w:r w:rsidRPr="00563A05">
        <w:rPr>
          <w:rStyle w:val="aff2"/>
          <w:rFonts w:hint="eastAsia"/>
        </w:rPr>
        <w:t>VariantReport</w:t>
      </w:r>
      <w:bookmarkEnd w:id="599"/>
      <w:r>
        <w:rPr>
          <w:rFonts w:hint="eastAsia"/>
        </w:rPr>
        <w:t>：，以及</w:t>
      </w:r>
      <w:r>
        <w:rPr>
          <w:rFonts w:hint="eastAsia"/>
        </w:rPr>
        <w:t>ZC</w:t>
      </w:r>
      <w:r>
        <w:rPr>
          <w:rFonts w:hint="eastAsia"/>
        </w:rPr>
        <w:t>消息所带的</w:t>
      </w:r>
      <w:bookmarkStart w:name="SSIDofZC" w:id="600"/>
      <w:r w:rsidRPr="00F00D3C">
        <w:rPr>
          <w:rStyle w:val="aff2"/>
          <w:rFonts w:hint="eastAsia"/>
        </w:rPr>
        <w:t>SSIDofZC</w:t>
      </w:r>
      <w:bookmarkEnd w:id="600"/>
      <w:r>
        <w:rPr>
          <w:rFonts w:hint="eastAsia"/>
        </w:rPr>
        <w:t>：</w:t>
      </w:r>
    </w:p>
    <w:p w:rsidR="00D54321" w:rsidP="00FA0FBB" w:rsidRDefault="00D54321">
      <w:pPr>
        <w:pStyle w:val="AltX"/>
      </w:pPr>
      <w:r>
        <w:rPr>
          <w:rFonts w:hint="eastAsia"/>
        </w:rPr>
        <w:lastRenderedPageBreak/>
        <w:t>如果没有</w:t>
      </w:r>
      <w:r>
        <w:rPr>
          <w:rFonts w:hint="eastAsia"/>
        </w:rPr>
        <w:t>ZC</w:t>
      </w:r>
      <w:r>
        <w:rPr>
          <w:rFonts w:hint="eastAsia"/>
        </w:rPr>
        <w:t>消息或者</w:t>
      </w:r>
      <w:r>
        <w:rPr>
          <w:rFonts w:hint="eastAsia"/>
        </w:rPr>
        <w:t>CRC</w:t>
      </w:r>
      <w:r>
        <w:rPr>
          <w:rFonts w:hint="eastAsia"/>
        </w:rPr>
        <w:t>校验或</w:t>
      </w:r>
      <w:r>
        <w:rPr>
          <w:rFonts w:hint="eastAsia"/>
        </w:rPr>
        <w:t>SACEM</w:t>
      </w:r>
      <w:r>
        <w:rPr>
          <w:rFonts w:hint="eastAsia"/>
        </w:rPr>
        <w:t>校核字错误，则认为本周期未收到上述消息；</w:t>
      </w:r>
    </w:p>
    <w:p w:rsidR="00D54321" w:rsidP="00FA0FBB" w:rsidRDefault="00D54321">
      <w:pPr>
        <w:pStyle w:val="AltX"/>
      </w:pPr>
      <w:r>
        <w:rPr>
          <w:rFonts w:hint="eastAsia"/>
        </w:rPr>
        <w:t>否则，分别生成如</w:t>
      </w:r>
      <w:r>
        <w:fldChar w:fldCharType="begin"/>
      </w:r>
      <w:r>
        <w:instrText xml:space="preserve"> </w:instrText>
      </w:r>
      <w:r>
        <w:rPr>
          <w:rFonts w:hint="eastAsia"/>
        </w:rPr>
        <w:instrText>REF ST_EOA_REPORT \h</w:instrText>
      </w:r>
      <w:r>
        <w:instrText xml:space="preserve"> </w:instrText>
      </w:r>
      <w:r>
        <w:fldChar w:fldCharType="separate"/>
      </w:r>
      <w:r w:rsidRPr="00666190" w:rsidR="00DE178B">
        <w:rPr>
          <w:rStyle w:val="DATATYPE"/>
          <w:rFonts w:hint="eastAsia"/>
        </w:rPr>
        <w:t>ST_EOA_REPORT</w:t>
      </w:r>
      <w:r>
        <w:fldChar w:fldCharType="end"/>
      </w:r>
      <w:r>
        <w:rPr>
          <w:rFonts w:hint="eastAsia"/>
        </w:rPr>
        <w:t>和</w:t>
      </w:r>
      <w:r>
        <w:fldChar w:fldCharType="begin"/>
      </w:r>
      <w:r>
        <w:instrText xml:space="preserve"> </w:instrText>
      </w:r>
      <w:r>
        <w:rPr>
          <w:rFonts w:hint="eastAsia"/>
        </w:rPr>
        <w:instrText>REF ST_VARIANT_REPORT \h</w:instrText>
      </w:r>
      <w:r>
        <w:instrText xml:space="preserve"> </w:instrText>
      </w:r>
      <w:r>
        <w:fldChar w:fldCharType="separate"/>
      </w:r>
      <w:r w:rsidRPr="00F2725E" w:rsidR="00DE178B">
        <w:rPr>
          <w:rStyle w:val="DATATYPE"/>
          <w:rFonts w:hint="eastAsia"/>
        </w:rPr>
        <w:t>ST_VARIANT_REPORT</w:t>
      </w:r>
      <w:r>
        <w:fldChar w:fldCharType="end"/>
      </w:r>
      <w:r>
        <w:rPr>
          <w:rFonts w:hint="eastAsia"/>
        </w:rPr>
        <w:t>结构的全局变量。</w:t>
      </w:r>
    </w:p>
    <w:p w:rsidR="00D54321" w:rsidP="00C93484" w:rsidRDefault="00D54321">
      <w:pPr>
        <w:pStyle w:val="Reqtify"/>
      </w:pPr>
    </w:p>
    <w:p w:rsidR="00D54321" w:rsidP="00C93484" w:rsidRDefault="00D54321">
      <w:pPr>
        <w:pStyle w:val="Reqtify"/>
      </w:pPr>
      <w:r>
        <w:rPr>
          <w:rFonts w:hint="eastAsia"/>
        </w:rPr>
        <w:t xml:space="preserve">Every cycle, ATP software queries whether there </w:t>
      </w:r>
      <w:r>
        <w:t xml:space="preserve">are </w:t>
      </w:r>
      <w:hyperlink w:history="1" w:anchor="ZC">
        <w:r w:rsidR="00DE30C0">
          <w:rPr>
            <w:rStyle w:val="ac"/>
          </w:rPr>
          <w:t>ZC</w:t>
        </w:r>
      </w:hyperlink>
      <w:r>
        <w:t xml:space="preserve"> messages</w:t>
      </w:r>
      <w:r>
        <w:rPr>
          <w:rFonts w:hint="eastAsia"/>
        </w:rPr>
        <w:t xml:space="preserve"> </w:t>
      </w:r>
      <w:hyperlink w:history="1" w:anchor="CCNV_EOAmessage">
        <w:r w:rsidRPr="00F255BE" w:rsidR="00DE4A17">
          <w:rPr>
            <w:rStyle w:val="ac"/>
          </w:rPr>
          <w:t>CCNV_EOAmessage</w:t>
        </w:r>
      </w:hyperlink>
      <w:r>
        <w:rPr>
          <w:rFonts w:hint="eastAsia"/>
        </w:rPr>
        <w:t xml:space="preserve"> and </w:t>
      </w:r>
      <w:hyperlink w:history="1" w:anchor="CCNV_VariantMessage">
        <w:r w:rsidRPr="00F255BE" w:rsidR="00F255BE">
          <w:rPr>
            <w:rStyle w:val="ac"/>
          </w:rPr>
          <w:t>CCNV_VariantMessage</w:t>
        </w:r>
      </w:hyperlink>
      <w:r>
        <w:rPr>
          <w:rFonts w:hint="eastAsia"/>
        </w:rPr>
        <w:t xml:space="preserve"> transmitted from CCNV. ATP shall receive and store the message into </w:t>
      </w:r>
      <w:hyperlink w:history="1" w:anchor="EOA_Report">
        <w:r w:rsidRPr="00B92999">
          <w:rPr>
            <w:rStyle w:val="ac"/>
            <w:rFonts w:hint="eastAsia"/>
            <w:noProof/>
          </w:rPr>
          <w:t>EOA_Report</w:t>
        </w:r>
      </w:hyperlink>
      <w:r w:rsidRPr="00B92999" w:rsidR="00B92999">
        <w:rPr>
          <w:rFonts w:hint="eastAsia"/>
        </w:rPr>
        <w:t xml:space="preserve"> </w:t>
      </w:r>
      <w:r>
        <w:rPr>
          <w:rFonts w:hint="eastAsia"/>
        </w:rPr>
        <w:t xml:space="preserve">and </w:t>
      </w:r>
      <w:hyperlink w:history="1" w:anchor="VariantReport">
        <w:r w:rsidR="006A0B81">
          <w:rPr>
            <w:rStyle w:val="ac"/>
          </w:rPr>
          <w:t>VariantReport</w:t>
        </w:r>
      </w:hyperlink>
      <w:r>
        <w:rPr>
          <w:rFonts w:hint="eastAsia"/>
        </w:rPr>
        <w:t xml:space="preserve">, and get the SSID from these messages to generate </w:t>
      </w:r>
      <w:r>
        <w:rPr>
          <w:rStyle w:val="aff2"/>
          <w:rFonts w:hint="eastAsia"/>
        </w:rPr>
        <w:t>SSIDofZC</w:t>
      </w:r>
      <w:r>
        <w:rPr>
          <w:rFonts w:hint="eastAsia"/>
        </w:rPr>
        <w:t>. The receiving and storing rules are following:</w:t>
      </w:r>
    </w:p>
    <w:p w:rsidR="00D54321" w:rsidP="00FA0FBB" w:rsidRDefault="00D54321">
      <w:pPr>
        <w:pStyle w:val="AltX"/>
      </w:pPr>
      <w:r>
        <w:rPr>
          <w:rFonts w:hint="eastAsia"/>
        </w:rPr>
        <w:t xml:space="preserve">If there is no message from </w:t>
      </w:r>
      <w:hyperlink w:history="1" w:anchor="ZC">
        <w:r w:rsidR="00DE30C0">
          <w:rPr>
            <w:rStyle w:val="ac"/>
          </w:rPr>
          <w:t>ZC</w:t>
        </w:r>
      </w:hyperlink>
      <w:r>
        <w:rPr>
          <w:rFonts w:hint="eastAsia"/>
        </w:rPr>
        <w:t>, or the CRC or vital checksum of this message checked failure, ATP shall discard this message;</w:t>
      </w:r>
    </w:p>
    <w:p w:rsidRPr="006E7D86" w:rsidR="00D54321" w:rsidP="00FA0FBB" w:rsidRDefault="00D54321">
      <w:pPr>
        <w:pStyle w:val="AltX"/>
      </w:pPr>
      <w:r>
        <w:rPr>
          <w:rFonts w:hint="eastAsia"/>
        </w:rPr>
        <w:t xml:space="preserve">Otherwise, ATP shall generate the structure of global variable such as </w:t>
      </w:r>
      <w:r>
        <w:fldChar w:fldCharType="begin"/>
      </w:r>
      <w:r>
        <w:instrText xml:space="preserve"> </w:instrText>
      </w:r>
      <w:r>
        <w:rPr>
          <w:rFonts w:hint="eastAsia"/>
        </w:rPr>
        <w:instrText>REF ST_EOA_REPORT \h</w:instrText>
      </w:r>
      <w:r>
        <w:instrText xml:space="preserve"> </w:instrText>
      </w:r>
      <w:r>
        <w:fldChar w:fldCharType="separate"/>
      </w:r>
      <w:r w:rsidRPr="00666190" w:rsidR="00DE178B">
        <w:rPr>
          <w:rStyle w:val="DATATYPE"/>
          <w:rFonts w:hint="eastAsia"/>
        </w:rPr>
        <w:t>ST_EOA_REPORT</w:t>
      </w:r>
      <w:r>
        <w:fldChar w:fldCharType="end"/>
      </w:r>
      <w:r>
        <w:rPr>
          <w:rFonts w:hint="eastAsia"/>
        </w:rPr>
        <w:t xml:space="preserve"> and </w:t>
      </w:r>
      <w:r>
        <w:fldChar w:fldCharType="begin"/>
      </w:r>
      <w:r>
        <w:instrText xml:space="preserve"> </w:instrText>
      </w:r>
      <w:r>
        <w:rPr>
          <w:rFonts w:hint="eastAsia"/>
        </w:rPr>
        <w:instrText>REF ST_VARIANT_REPORT \h</w:instrText>
      </w:r>
      <w:r>
        <w:instrText xml:space="preserve"> </w:instrText>
      </w:r>
      <w:r>
        <w:fldChar w:fldCharType="separate"/>
      </w:r>
      <w:r w:rsidRPr="00F2725E" w:rsidR="00DE178B">
        <w:rPr>
          <w:rStyle w:val="DATATYPE"/>
          <w:rFonts w:hint="eastAsia"/>
        </w:rPr>
        <w:t>ST_VARIANT_REPORT</w:t>
      </w:r>
      <w:r>
        <w:fldChar w:fldCharType="end"/>
      </w:r>
      <w:r>
        <w:rPr>
          <w:rFonts w:hint="eastAsia"/>
        </w:rPr>
        <w:t>.</w:t>
      </w:r>
    </w:p>
    <w:p w:rsidR="00D54321" w:rsidP="000C0D62" w:rsidRDefault="00D54321">
      <w:pPr>
        <w:pStyle w:val="ReqtifyAltQ"/>
      </w:pPr>
      <w:r w:rsidRPr="008A1414">
        <w:t>#Category=Functional</w:t>
      </w:r>
    </w:p>
    <w:p w:rsidR="00D54321" w:rsidP="000C0D62" w:rsidRDefault="00D54321">
      <w:pPr>
        <w:pStyle w:val="ReqtifyAltQ"/>
      </w:pPr>
      <w:r w:rsidRPr="008A1414">
        <w:t>#Contribution</w:t>
      </w:r>
      <w:r>
        <w:t>=SIL4</w:t>
      </w:r>
    </w:p>
    <w:p w:rsidR="009328EA" w:rsidP="000C0D62" w:rsidRDefault="00D54321">
      <w:pPr>
        <w:pStyle w:val="ReqtifyAltQ"/>
        <w:rPr>
          <w:ins w:author="常鸣" w:date="2014-07-03T14:27:00Z" w:id="601"/>
        </w:rPr>
      </w:pPr>
      <w:del w:author="常鸣" w:date="2014-07-03T14:27:00Z" w:id="602">
        <w:r w:rsidRPr="008A1414" w:rsidDel="009328EA">
          <w:delText>#S</w:delText>
        </w:r>
      </w:del>
      <w:ins w:author="常鸣" w:date="2014-07-03T14:27:00Z" w:id="603">
        <w:r w:rsidR="009328EA">
          <w:t>#Allocation=ATP Software</w:t>
        </w:r>
      </w:ins>
    </w:p>
    <w:p w:rsidR="00D54321" w:rsidP="000C0D62" w:rsidRDefault="009328EA">
      <w:pPr>
        <w:pStyle w:val="ReqtifyAltQ"/>
      </w:pPr>
      <w:ins w:author="常鸣" w:date="2014-07-03T14:27:00Z" w:id="604">
        <w:r>
          <w:t>#S</w:t>
        </w:r>
      </w:ins>
      <w:r w:rsidRPr="008A1414" w:rsidR="00D54321">
        <w:t>ource=</w:t>
      </w:r>
      <w:r w:rsidRPr="003D2990" w:rsidR="00D54321">
        <w:t>[iTC_CC-SyAD-</w:t>
      </w:r>
      <w:r w:rsidRPr="003D2990" w:rsidR="00D54321">
        <w:rPr>
          <w:rFonts w:hint="eastAsia"/>
        </w:rPr>
        <w:t>0</w:t>
      </w:r>
      <w:r w:rsidR="00D54321">
        <w:rPr>
          <w:rFonts w:hint="eastAsia"/>
        </w:rPr>
        <w:t>153</w:t>
      </w:r>
      <w:r w:rsidRPr="003D2990" w:rsidR="00D54321">
        <w:rPr>
          <w:rFonts w:hint="eastAsia"/>
        </w:rPr>
        <w:t>]</w:t>
      </w:r>
      <w:r w:rsidR="00D54321">
        <w:rPr>
          <w:rFonts w:hint="eastAsia"/>
        </w:rPr>
        <w:t>,</w:t>
      </w:r>
      <w:r w:rsidRPr="0057574F" w:rsidR="00D54321">
        <w:t xml:space="preserve"> </w:t>
      </w:r>
      <w:r w:rsidRPr="003D2990" w:rsidR="00D54321">
        <w:t>[iTC_CC-SyAD-</w:t>
      </w:r>
      <w:r w:rsidRPr="003D2990" w:rsidR="00D54321">
        <w:rPr>
          <w:rFonts w:hint="eastAsia"/>
        </w:rPr>
        <w:t>0</w:t>
      </w:r>
      <w:r w:rsidR="00D54321">
        <w:rPr>
          <w:rFonts w:hint="eastAsia"/>
        </w:rPr>
        <w:t>155</w:t>
      </w:r>
      <w:r w:rsidRPr="003D2990" w:rsidR="00D54321">
        <w:rPr>
          <w:rFonts w:hint="eastAsia"/>
        </w:rPr>
        <w:t>]</w:t>
      </w:r>
      <w:r w:rsidR="00D54321">
        <w:rPr>
          <w:rFonts w:hint="eastAsia"/>
        </w:rPr>
        <w:t>,</w:t>
      </w:r>
      <w:r w:rsidRPr="0057574F" w:rsidR="00D54321">
        <w:t xml:space="preserve"> </w:t>
      </w:r>
      <w:r w:rsidRPr="003D2990" w:rsidR="00D54321">
        <w:t>[iTC_CC-SyAD-</w:t>
      </w:r>
      <w:r w:rsidRPr="003D2990" w:rsidR="00D54321">
        <w:rPr>
          <w:rFonts w:hint="eastAsia"/>
        </w:rPr>
        <w:t>0</w:t>
      </w:r>
      <w:r w:rsidR="00D54321">
        <w:rPr>
          <w:rFonts w:hint="eastAsia"/>
        </w:rPr>
        <w:t>159</w:t>
      </w:r>
      <w:r w:rsidRPr="003D2990" w:rsidR="00D54321">
        <w:rPr>
          <w:rFonts w:hint="eastAsia"/>
        </w:rPr>
        <w:t>]</w:t>
      </w:r>
      <w:r w:rsidR="00D54321">
        <w:rPr>
          <w:rFonts w:hint="eastAsia"/>
        </w:rPr>
        <w:t>,</w:t>
      </w:r>
      <w:r w:rsidRPr="009F680B" w:rsidR="00D54321">
        <w:t xml:space="preserve"> [iTC_CC-SyAD-0961]</w:t>
      </w:r>
      <w:r w:rsidRPr="009F680B" w:rsidR="00D54321">
        <w:rPr>
          <w:rFonts w:hint="eastAsia"/>
        </w:rPr>
        <w:t>,</w:t>
      </w:r>
      <w:r w:rsidRPr="00F00D3C" w:rsidR="00D54321">
        <w:t xml:space="preserve"> [iTC_CC-SyAD-0966]</w:t>
      </w:r>
      <w:r w:rsidR="00D54321">
        <w:rPr>
          <w:rFonts w:hint="eastAsia"/>
        </w:rPr>
        <w:t>, [</w:t>
      </w:r>
      <w:r w:rsidR="00D54321">
        <w:t>iTC_CC_ATP_SwHA-002</w:t>
      </w:r>
      <w:r w:rsidR="00D54321">
        <w:rPr>
          <w:rFonts w:hint="eastAsia"/>
        </w:rPr>
        <w:t xml:space="preserve">4], </w:t>
      </w:r>
      <w:r w:rsidRPr="002F43AF" w:rsidR="00D54321">
        <w:t>[iTC_CC_VLE-2-DVCOM-2-SyID-0038]</w:t>
      </w:r>
      <w:r w:rsidR="00D54321">
        <w:rPr>
          <w:rFonts w:hint="eastAsia"/>
        </w:rPr>
        <w:t>,</w:t>
      </w:r>
      <w:r w:rsidRPr="002F43AF" w:rsidR="00D54321">
        <w:t xml:space="preserve"> [iTC_CC_VLE-2-DVCOM-</w:t>
      </w:r>
      <w:r w:rsidR="00D54321">
        <w:t>2-SyID-003</w:t>
      </w:r>
      <w:r w:rsidR="00D54321">
        <w:rPr>
          <w:rFonts w:hint="eastAsia"/>
        </w:rPr>
        <w:t>9</w:t>
      </w:r>
      <w:r w:rsidRPr="002F43AF" w:rsidR="00D54321">
        <w:t>]</w:t>
      </w:r>
    </w:p>
    <w:p w:rsidR="00D54321" w:rsidP="000C0D62" w:rsidRDefault="00D54321">
      <w:pPr>
        <w:pStyle w:val="ReqtifyAltQ"/>
      </w:pPr>
      <w:r w:rsidRPr="008A1414">
        <w:t>[End]</w:t>
      </w:r>
    </w:p>
    <w:p w:rsidR="00D54321" w:rsidP="00C93484" w:rsidRDefault="00D54321">
      <w:pPr>
        <w:pStyle w:val="Reqtify"/>
      </w:pPr>
    </w:p>
    <w:p w:rsidR="00841501" w:rsidP="00C93484" w:rsidRDefault="00841501">
      <w:pPr>
        <w:pStyle w:val="Reqtify"/>
      </w:pPr>
    </w:p>
    <w:p w:rsidR="00D54321" w:rsidP="00C93484" w:rsidRDefault="00D54321">
      <w:pPr>
        <w:pStyle w:val="Reqtify"/>
      </w:pPr>
      <w:r w:rsidRPr="00994600">
        <w:rPr>
          <w:rStyle w:val="aff1"/>
          <w:rFonts w:hint="eastAsia"/>
        </w:rPr>
        <w:t>NOTES</w:t>
      </w:r>
      <w:r>
        <w:rPr>
          <w:rFonts w:hint="eastAsia"/>
        </w:rPr>
        <w:t>:</w:t>
      </w:r>
    </w:p>
    <w:p w:rsidR="00D54321" w:rsidP="00C93484" w:rsidRDefault="00D54321">
      <w:pPr>
        <w:pStyle w:val="Reqtify"/>
      </w:pPr>
      <w:r>
        <w:rPr>
          <w:rFonts w:hint="eastAsia"/>
        </w:rPr>
        <w:t>考虑到校验变量消息的时间限制，要求在进行工程数据设计时，最多允许</w:t>
      </w:r>
      <w:r>
        <w:rPr>
          <w:rFonts w:hint="eastAsia"/>
        </w:rPr>
        <w:t>1</w:t>
      </w:r>
      <w:r>
        <w:rPr>
          <w:rFonts w:hint="eastAsia"/>
        </w:rPr>
        <w:t>个</w:t>
      </w:r>
      <w:r>
        <w:rPr>
          <w:rFonts w:hint="eastAsia"/>
        </w:rPr>
        <w:t>ZC</w:t>
      </w:r>
      <w:r>
        <w:rPr>
          <w:rFonts w:hint="eastAsia"/>
        </w:rPr>
        <w:t>区域包括</w:t>
      </w:r>
      <w:r>
        <w:rPr>
          <w:rFonts w:hint="eastAsia"/>
        </w:rPr>
        <w:t>2</w:t>
      </w:r>
      <w:r>
        <w:rPr>
          <w:rFonts w:hint="eastAsia"/>
        </w:rPr>
        <w:t>个</w:t>
      </w:r>
      <w:r>
        <w:rPr>
          <w:rFonts w:hint="eastAsia"/>
        </w:rPr>
        <w:t>LineSection</w:t>
      </w:r>
      <w:r>
        <w:rPr>
          <w:rFonts w:hint="eastAsia"/>
        </w:rPr>
        <w:t>的变量。即在</w:t>
      </w:r>
      <w:r>
        <w:rPr>
          <w:rFonts w:hint="eastAsia"/>
        </w:rPr>
        <w:t>ZC</w:t>
      </w:r>
      <w:r>
        <w:rPr>
          <w:rFonts w:hint="eastAsia"/>
        </w:rPr>
        <w:t>的变量消息中，最多包含本</w:t>
      </w:r>
      <w:r>
        <w:rPr>
          <w:rFonts w:hint="eastAsia"/>
        </w:rPr>
        <w:t>ZC</w:t>
      </w:r>
      <w:r>
        <w:rPr>
          <w:rFonts w:hint="eastAsia"/>
        </w:rPr>
        <w:t>的</w:t>
      </w:r>
      <w:r>
        <w:rPr>
          <w:rFonts w:hint="eastAsia"/>
        </w:rPr>
        <w:t>2</w:t>
      </w:r>
      <w:r>
        <w:rPr>
          <w:rFonts w:hint="eastAsia"/>
        </w:rPr>
        <w:t>个</w:t>
      </w:r>
      <w:r>
        <w:rPr>
          <w:rFonts w:hint="eastAsia"/>
        </w:rPr>
        <w:t>LS</w:t>
      </w:r>
      <w:r>
        <w:rPr>
          <w:rFonts w:hint="eastAsia"/>
        </w:rPr>
        <w:t>变量和两端相邻</w:t>
      </w:r>
      <w:r>
        <w:rPr>
          <w:rFonts w:hint="eastAsia"/>
        </w:rPr>
        <w:t>ZC</w:t>
      </w:r>
      <w:r>
        <w:rPr>
          <w:rFonts w:hint="eastAsia"/>
        </w:rPr>
        <w:t>的各</w:t>
      </w:r>
      <w:r>
        <w:rPr>
          <w:rFonts w:hint="eastAsia"/>
        </w:rPr>
        <w:t>1</w:t>
      </w:r>
      <w:r>
        <w:rPr>
          <w:rFonts w:hint="eastAsia"/>
        </w:rPr>
        <w:t>个</w:t>
      </w:r>
      <w:r>
        <w:rPr>
          <w:rFonts w:hint="eastAsia"/>
        </w:rPr>
        <w:t>LS</w:t>
      </w:r>
      <w:r>
        <w:rPr>
          <w:rFonts w:hint="eastAsia"/>
        </w:rPr>
        <w:t>的变量。即收到的变量消息中最多包括</w:t>
      </w:r>
      <w:r>
        <w:rPr>
          <w:rFonts w:hint="eastAsia"/>
        </w:rPr>
        <w:t>4</w:t>
      </w:r>
      <w:r>
        <w:rPr>
          <w:rFonts w:hint="eastAsia"/>
        </w:rPr>
        <w:t>个</w:t>
      </w:r>
      <w:r>
        <w:rPr>
          <w:rFonts w:hint="eastAsia"/>
        </w:rPr>
        <w:t>LineSection</w:t>
      </w:r>
      <w:r>
        <w:rPr>
          <w:rFonts w:hint="eastAsia"/>
        </w:rPr>
        <w:t>的变量。</w:t>
      </w:r>
    </w:p>
    <w:p w:rsidR="00D54321" w:rsidP="00C93484" w:rsidRDefault="00D54321">
      <w:pPr>
        <w:pStyle w:val="Reqtify"/>
      </w:pPr>
      <w:r>
        <w:rPr>
          <w:rFonts w:hint="eastAsia"/>
        </w:rPr>
        <w:t xml:space="preserve">Considering the time consumption for the checksums calculating of variant reports, the rule that one </w:t>
      </w:r>
      <w:hyperlink w:history="1" w:anchor="ZC">
        <w:r w:rsidR="00DE30C0">
          <w:rPr>
            <w:rStyle w:val="ac"/>
          </w:rPr>
          <w:t>ZC</w:t>
        </w:r>
      </w:hyperlink>
      <w:r>
        <w:rPr>
          <w:rFonts w:hint="eastAsia"/>
        </w:rPr>
        <w:t xml:space="preserve"> can manage at most two line sections shall be followed during the project data preparation. Therefore, in one variant report message, there are maximum four line sections' variants (two for current </w:t>
      </w:r>
      <w:hyperlink w:history="1" w:anchor="ZC">
        <w:r w:rsidR="00DE30C0">
          <w:rPr>
            <w:rStyle w:val="ac"/>
          </w:rPr>
          <w:t>ZC</w:t>
        </w:r>
      </w:hyperlink>
      <w:r>
        <w:rPr>
          <w:rFonts w:hint="eastAsia"/>
        </w:rPr>
        <w:t xml:space="preserve">, and each one for the downstream and the upstream adjacent </w:t>
      </w:r>
      <w:hyperlink w:history="1" w:anchor="ZC">
        <w:r w:rsidR="00DE30C0">
          <w:rPr>
            <w:rStyle w:val="ac"/>
          </w:rPr>
          <w:t>ZC</w:t>
        </w:r>
      </w:hyperlink>
      <w:r>
        <w:rPr>
          <w:rFonts w:hint="eastAsia"/>
        </w:rPr>
        <w:t xml:space="preserve">) sent from the </w:t>
      </w:r>
      <w:hyperlink w:history="1" w:anchor="ZC">
        <w:r w:rsidR="00DE30C0">
          <w:rPr>
            <w:rStyle w:val="ac"/>
          </w:rPr>
          <w:t>ZC</w:t>
        </w:r>
      </w:hyperlink>
      <w:r>
        <w:rPr>
          <w:rFonts w:hint="eastAsia"/>
        </w:rPr>
        <w:t>.</w:t>
      </w:r>
    </w:p>
    <w:p w:rsidRPr="00D54321" w:rsidR="00EB1321" w:rsidP="00C93484" w:rsidRDefault="00EB1321">
      <w:pPr>
        <w:pStyle w:val="Reqtify"/>
      </w:pPr>
    </w:p>
    <w:p w:rsidR="00B01123" w:rsidP="00C93484" w:rsidRDefault="00B01123">
      <w:pPr>
        <w:pStyle w:val="Reqtify"/>
      </w:pPr>
    </w:p>
    <w:p w:rsidR="00B01123" w:rsidP="0012674A" w:rsidRDefault="00532AED">
      <w:pPr>
        <w:pStyle w:val="4"/>
      </w:pPr>
      <w:hyperlink w:history="1" w:anchor="ZC">
        <w:r w:rsidR="00DE30C0">
          <w:rPr>
            <w:rStyle w:val="ac"/>
          </w:rPr>
          <w:t>ZC</w:t>
        </w:r>
      </w:hyperlink>
      <w:r w:rsidR="00D87EC1">
        <w:rPr>
          <w:rFonts w:hint="eastAsia"/>
        </w:rPr>
        <w:t xml:space="preserve">-&gt;ATP: </w:t>
      </w:r>
      <w:r w:rsidR="00B01123">
        <w:rPr>
          <w:rFonts w:hint="eastAsia"/>
        </w:rPr>
        <w:t>Variants</w:t>
      </w:r>
    </w:p>
    <w:p w:rsidR="00B01123" w:rsidP="00C93484" w:rsidRDefault="00B01123">
      <w:pPr>
        <w:pStyle w:val="Reqtify"/>
      </w:pPr>
      <w:r>
        <w:rPr>
          <w:rFonts w:hint="eastAsia"/>
        </w:rPr>
        <w:t>ZC</w:t>
      </w:r>
      <w:r>
        <w:rPr>
          <w:rFonts w:hint="eastAsia"/>
        </w:rPr>
        <w:t>在发送</w:t>
      </w:r>
      <w:r>
        <w:rPr>
          <w:rFonts w:hint="eastAsia"/>
        </w:rPr>
        <w:t>EOA</w:t>
      </w:r>
      <w:r>
        <w:rPr>
          <w:rFonts w:hint="eastAsia"/>
        </w:rPr>
        <w:t>消息时，会将其辖区以及相邻</w:t>
      </w:r>
      <w:r>
        <w:rPr>
          <w:rFonts w:hint="eastAsia"/>
        </w:rPr>
        <w:t>ZC</w:t>
      </w:r>
      <w:r>
        <w:rPr>
          <w:rFonts w:hint="eastAsia"/>
        </w:rPr>
        <w:t>的一段线路的变量信息也发给</w:t>
      </w:r>
      <w:r>
        <w:rPr>
          <w:rFonts w:hint="eastAsia"/>
        </w:rPr>
        <w:t>CC</w:t>
      </w:r>
      <w:r>
        <w:rPr>
          <w:rFonts w:hint="eastAsia"/>
        </w:rPr>
        <w:t>。因此对于</w:t>
      </w:r>
      <w:r>
        <w:rPr>
          <w:rFonts w:hint="eastAsia"/>
        </w:rPr>
        <w:t>ATP</w:t>
      </w:r>
      <w:r>
        <w:rPr>
          <w:rFonts w:hint="eastAsia"/>
        </w:rPr>
        <w:t>，在处理</w:t>
      </w:r>
      <w:r>
        <w:rPr>
          <w:rFonts w:hint="eastAsia"/>
        </w:rPr>
        <w:t>EOA</w:t>
      </w:r>
      <w:r>
        <w:rPr>
          <w:rFonts w:hint="eastAsia"/>
        </w:rPr>
        <w:t>时，还需处理来自</w:t>
      </w:r>
      <w:r>
        <w:rPr>
          <w:rFonts w:hint="eastAsia"/>
        </w:rPr>
        <w:t>ZC</w:t>
      </w:r>
      <w:r>
        <w:rPr>
          <w:rFonts w:hint="eastAsia"/>
        </w:rPr>
        <w:t>的变量信息。</w:t>
      </w:r>
    </w:p>
    <w:p w:rsidRPr="008778DD" w:rsidR="00B01123" w:rsidP="00C93484" w:rsidRDefault="00B01123">
      <w:pPr>
        <w:pStyle w:val="Reqtify"/>
      </w:pPr>
      <w:r w:rsidRPr="008778DD">
        <w:rPr>
          <w:rFonts w:hint="eastAsia"/>
        </w:rPr>
        <w:lastRenderedPageBreak/>
        <w:t xml:space="preserve">When </w:t>
      </w:r>
      <w:hyperlink w:history="1" w:anchor="ZC">
        <w:r w:rsidR="00DE30C0">
          <w:rPr>
            <w:rStyle w:val="ac"/>
          </w:rPr>
          <w:t>ZC</w:t>
        </w:r>
      </w:hyperlink>
      <w:r w:rsidRPr="008778DD">
        <w:rPr>
          <w:rFonts w:hint="eastAsia"/>
        </w:rPr>
        <w:t xml:space="preserve"> sen</w:t>
      </w:r>
      <w:r>
        <w:rPr>
          <w:rFonts w:hint="eastAsia"/>
        </w:rPr>
        <w:t>t</w:t>
      </w:r>
      <w:r w:rsidRPr="008778DD">
        <w:rPr>
          <w:rFonts w:hint="eastAsia"/>
        </w:rPr>
        <w:t xml:space="preserve"> EOA, </w:t>
      </w:r>
      <w:r>
        <w:rPr>
          <w:rFonts w:hint="eastAsia"/>
        </w:rPr>
        <w:t>include</w:t>
      </w:r>
      <w:r w:rsidRPr="008778DD">
        <w:rPr>
          <w:rFonts w:hint="eastAsia"/>
        </w:rPr>
        <w:t>s</w:t>
      </w:r>
      <w:r>
        <w:rPr>
          <w:rFonts w:hint="eastAsia"/>
        </w:rPr>
        <w:t xml:space="preserve"> </w:t>
      </w:r>
      <w:r w:rsidRPr="008778DD">
        <w:rPr>
          <w:rFonts w:hint="eastAsia"/>
        </w:rPr>
        <w:t xml:space="preserve">the </w:t>
      </w:r>
      <w:r w:rsidRPr="008778DD">
        <w:t>varia</w:t>
      </w:r>
      <w:r>
        <w:rPr>
          <w:rFonts w:hint="eastAsia"/>
        </w:rPr>
        <w:t>nt</w:t>
      </w:r>
      <w:r w:rsidRPr="008778DD">
        <w:t>s</w:t>
      </w:r>
      <w:r w:rsidRPr="008778DD">
        <w:rPr>
          <w:rFonts w:hint="eastAsia"/>
        </w:rPr>
        <w:t xml:space="preserve"> in this </w:t>
      </w:r>
      <w:hyperlink w:history="1" w:anchor="ZC">
        <w:r w:rsidR="00DE30C0">
          <w:rPr>
            <w:rStyle w:val="ac"/>
          </w:rPr>
          <w:t>ZC</w:t>
        </w:r>
      </w:hyperlink>
      <w:r w:rsidRPr="008778DD">
        <w:rPr>
          <w:rFonts w:hint="eastAsia"/>
        </w:rPr>
        <w:t xml:space="preserve"> area</w:t>
      </w:r>
      <w:r>
        <w:rPr>
          <w:rFonts w:hint="eastAsia"/>
        </w:rPr>
        <w:t xml:space="preserve"> and </w:t>
      </w:r>
      <w:r w:rsidRPr="008778DD">
        <w:rPr>
          <w:rFonts w:hint="eastAsia"/>
        </w:rPr>
        <w:t xml:space="preserve">adjacent </w:t>
      </w:r>
      <w:hyperlink w:history="1" w:anchor="ZC">
        <w:r w:rsidR="00DE30C0">
          <w:rPr>
            <w:rStyle w:val="ac"/>
          </w:rPr>
          <w:t>ZC</w:t>
        </w:r>
      </w:hyperlink>
      <w:r w:rsidRPr="008778DD">
        <w:rPr>
          <w:rFonts w:hint="eastAsia"/>
        </w:rPr>
        <w:t xml:space="preserve"> to CC. </w:t>
      </w:r>
      <w:r>
        <w:rPr>
          <w:rFonts w:hint="eastAsia"/>
        </w:rPr>
        <w:t>Therefore,</w:t>
      </w:r>
      <w:r>
        <w:t xml:space="preserve"> </w:t>
      </w:r>
      <w:r>
        <w:rPr>
          <w:rFonts w:hint="eastAsia"/>
        </w:rPr>
        <w:t xml:space="preserve">when received </w:t>
      </w:r>
      <w:r>
        <w:t>a</w:t>
      </w:r>
      <w:r>
        <w:rPr>
          <w:rFonts w:hint="eastAsia"/>
        </w:rPr>
        <w:t xml:space="preserve"> valid EO</w:t>
      </w:r>
      <w:r w:rsidRPr="008778DD">
        <w:t>A</w:t>
      </w:r>
      <w:r>
        <w:rPr>
          <w:rFonts w:hint="eastAsia"/>
        </w:rPr>
        <w:t xml:space="preserve"> message, A</w:t>
      </w:r>
      <w:r w:rsidRPr="008778DD">
        <w:t>TP</w:t>
      </w:r>
      <w:r w:rsidRPr="008778DD">
        <w:rPr>
          <w:rFonts w:hint="eastAsia"/>
        </w:rPr>
        <w:t xml:space="preserve"> </w:t>
      </w:r>
      <w:r>
        <w:rPr>
          <w:rFonts w:hint="eastAsia"/>
        </w:rPr>
        <w:t>shall parse</w:t>
      </w:r>
      <w:r w:rsidRPr="008778DD">
        <w:rPr>
          <w:rFonts w:hint="eastAsia"/>
        </w:rPr>
        <w:t xml:space="preserve"> </w:t>
      </w:r>
      <w:r>
        <w:rPr>
          <w:rFonts w:hint="eastAsia"/>
        </w:rPr>
        <w:t>these variants</w:t>
      </w:r>
      <w:r w:rsidRPr="008778DD">
        <w:rPr>
          <w:rFonts w:hint="eastAsia"/>
        </w:rPr>
        <w:t xml:space="preserve"> </w:t>
      </w:r>
      <w:r>
        <w:rPr>
          <w:rFonts w:hint="eastAsia"/>
        </w:rPr>
        <w:t>information at the same time.</w:t>
      </w:r>
    </w:p>
    <w:p w:rsidR="00B01123" w:rsidP="00C93484" w:rsidRDefault="00B01123">
      <w:pPr>
        <w:pStyle w:val="Reqtify"/>
      </w:pPr>
    </w:p>
    <w:p w:rsidR="00EB1321" w:rsidP="00C93484" w:rsidRDefault="00EB1321">
      <w:pPr>
        <w:pStyle w:val="Reqtify"/>
      </w:pPr>
      <w:r>
        <w:rPr>
          <w:rFonts w:hint="eastAsia"/>
        </w:rPr>
        <w:t>根据</w:t>
      </w:r>
      <w:r>
        <w:fldChar w:fldCharType="begin"/>
      </w:r>
      <w:r>
        <w:instrText xml:space="preserve"> </w:instrText>
      </w:r>
      <w:r>
        <w:rPr>
          <w:rFonts w:hint="eastAsia"/>
        </w:rPr>
        <w:instrText>REF _Ref277775592 \w \h</w:instrText>
      </w:r>
      <w:r>
        <w:instrText xml:space="preserve"> </w:instrText>
      </w:r>
      <w:r>
        <w:fldChar w:fldCharType="separate"/>
      </w:r>
      <w:r w:rsidR="00DE178B">
        <w:t>[REF7]</w:t>
      </w:r>
      <w:r>
        <w:fldChar w:fldCharType="end"/>
      </w:r>
      <w:r>
        <w:rPr>
          <w:rFonts w:hint="eastAsia"/>
        </w:rPr>
        <w:t>，</w:t>
      </w:r>
      <w:r>
        <w:rPr>
          <w:rFonts w:hint="eastAsia"/>
        </w:rPr>
        <w:t>ATP</w:t>
      </w:r>
      <w:r>
        <w:rPr>
          <w:rFonts w:hint="eastAsia"/>
        </w:rPr>
        <w:t>通过</w:t>
      </w:r>
      <w:r>
        <w:rPr>
          <w:rFonts w:hint="eastAsia"/>
        </w:rPr>
        <w:t>CCNV</w:t>
      </w:r>
      <w:r>
        <w:rPr>
          <w:rFonts w:hint="eastAsia"/>
        </w:rPr>
        <w:t>获取来自</w:t>
      </w:r>
      <w:r>
        <w:rPr>
          <w:rFonts w:hint="eastAsia"/>
        </w:rPr>
        <w:t>ZC</w:t>
      </w:r>
      <w:r>
        <w:rPr>
          <w:rFonts w:hint="eastAsia"/>
        </w:rPr>
        <w:t>的变量信息</w:t>
      </w:r>
      <w:bookmarkStart w:name="CCNV_VariantMessage" w:id="605"/>
      <w:r w:rsidRPr="009C3892">
        <w:rPr>
          <w:rStyle w:val="aff2"/>
          <w:rFonts w:hint="eastAsia"/>
        </w:rPr>
        <w:t>CCNV_VariantMessage</w:t>
      </w:r>
      <w:bookmarkEnd w:id="605"/>
      <w:r>
        <w:rPr>
          <w:rFonts w:hint="eastAsia"/>
        </w:rPr>
        <w:t>，该信息可能包含多个</w:t>
      </w:r>
      <w:r>
        <w:rPr>
          <w:rFonts w:hint="eastAsia"/>
        </w:rPr>
        <w:t>line section</w:t>
      </w:r>
      <w:r>
        <w:rPr>
          <w:rFonts w:hint="eastAsia"/>
        </w:rPr>
        <w:t>的变量内容，每个</w:t>
      </w:r>
      <w:r>
        <w:rPr>
          <w:rFonts w:hint="eastAsia"/>
        </w:rPr>
        <w:t>line section</w:t>
      </w:r>
      <w:r>
        <w:rPr>
          <w:rFonts w:hint="eastAsia"/>
        </w:rPr>
        <w:t>变量的结构</w:t>
      </w:r>
      <w:r>
        <w:fldChar w:fldCharType="begin"/>
      </w:r>
      <w:r>
        <w:instrText xml:space="preserve"> </w:instrText>
      </w:r>
      <w:r>
        <w:rPr>
          <w:rFonts w:hint="eastAsia"/>
        </w:rPr>
        <w:instrText>REF ST_VARIANT_REPORT \h</w:instrText>
      </w:r>
      <w:r>
        <w:instrText xml:space="preserve"> </w:instrText>
      </w:r>
      <w:r>
        <w:fldChar w:fldCharType="separate"/>
      </w:r>
      <w:r w:rsidRPr="00F2725E" w:rsidR="00DE178B">
        <w:rPr>
          <w:rStyle w:val="DATATYPE"/>
          <w:rFonts w:hint="eastAsia"/>
        </w:rPr>
        <w:t>ST_VARIANT_REPORT</w:t>
      </w:r>
      <w:r>
        <w:fldChar w:fldCharType="end"/>
      </w:r>
      <w:r>
        <w:rPr>
          <w:rFonts w:hint="eastAsia"/>
        </w:rPr>
        <w:t>如</w:t>
      </w:r>
      <w:r>
        <w:fldChar w:fldCharType="begin"/>
      </w:r>
      <w:r>
        <w:instrText xml:space="preserve"> </w:instrText>
      </w:r>
      <w:r>
        <w:rPr>
          <w:rFonts w:hint="eastAsia"/>
        </w:rPr>
        <w:instrText>REF _Ref286403946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15</w:t>
      </w:r>
      <w:r>
        <w:fldChar w:fldCharType="end"/>
      </w:r>
      <w:r>
        <w:rPr>
          <w:rFonts w:hint="eastAsia"/>
        </w:rPr>
        <w:t>所示。</w:t>
      </w:r>
    </w:p>
    <w:p w:rsidR="00EB1321" w:rsidP="00C93484" w:rsidRDefault="00EB1321">
      <w:pPr>
        <w:pStyle w:val="Reqtify"/>
      </w:pPr>
      <w:r>
        <w:rPr>
          <w:rFonts w:hint="eastAsia"/>
        </w:rPr>
        <w:t xml:space="preserve">According to </w:t>
      </w:r>
      <w:r>
        <w:fldChar w:fldCharType="begin"/>
      </w:r>
      <w:r>
        <w:instrText xml:space="preserve"> </w:instrText>
      </w:r>
      <w:r>
        <w:rPr>
          <w:rFonts w:hint="eastAsia"/>
        </w:rPr>
        <w:instrText>REF _Ref277775592 \w \h</w:instrText>
      </w:r>
      <w:r>
        <w:instrText xml:space="preserve"> </w:instrText>
      </w:r>
      <w:r>
        <w:fldChar w:fldCharType="separate"/>
      </w:r>
      <w:r w:rsidR="00DE178B">
        <w:t>[REF7]</w:t>
      </w:r>
      <w:r>
        <w:fldChar w:fldCharType="end"/>
      </w:r>
      <w:r>
        <w:rPr>
          <w:rFonts w:hint="eastAsia"/>
        </w:rPr>
        <w:t xml:space="preserve">, ATP software should receive the variants message </w:t>
      </w:r>
      <w:r>
        <w:t>from</w:t>
      </w:r>
      <w:r>
        <w:rPr>
          <w:rFonts w:hint="eastAsia"/>
        </w:rPr>
        <w:t xml:space="preserve"> the </w:t>
      </w:r>
      <w:hyperlink w:history="1" w:anchor="ZC">
        <w:r w:rsidR="00DE30C0">
          <w:rPr>
            <w:rStyle w:val="ac"/>
          </w:rPr>
          <w:t>ZC</w:t>
        </w:r>
      </w:hyperlink>
      <w:r>
        <w:rPr>
          <w:rFonts w:hint="eastAsia"/>
        </w:rPr>
        <w:t xml:space="preserve">, which may include several line sections' variants. The structure of one line section's variants shows in </w:t>
      </w:r>
      <w:r>
        <w:fldChar w:fldCharType="begin"/>
      </w:r>
      <w:r>
        <w:instrText xml:space="preserve"> </w:instrText>
      </w:r>
      <w:r>
        <w:rPr>
          <w:rFonts w:hint="eastAsia"/>
        </w:rPr>
        <w:instrText>REF _Ref286403946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15</w:t>
      </w:r>
      <w:r>
        <w:fldChar w:fldCharType="end"/>
      </w:r>
      <w:r>
        <w:rPr>
          <w:rFonts w:hint="eastAsia"/>
        </w:rPr>
        <w:t>.</w:t>
      </w:r>
    </w:p>
    <w:p w:rsidRPr="00424529" w:rsidR="00EB1321" w:rsidP="00C93484" w:rsidRDefault="00EB1321">
      <w:pPr>
        <w:pStyle w:val="Reqtify"/>
      </w:pPr>
    </w:p>
    <w:p w:rsidRPr="00F40CCD" w:rsidR="00EB1321" w:rsidP="00EB1321" w:rsidRDefault="00EB1321">
      <w:pPr>
        <w:pStyle w:val="affc"/>
      </w:pPr>
      <w:bookmarkStart w:name="_Ref286403946" w:id="606"/>
      <w:bookmarkStart w:name="_Toc347567335" w:id="607"/>
      <w:bookmarkStart w:name="_Toc345689806" w:id="608"/>
      <w:bookmarkStart w:name="_Toc349031222" w:id="609"/>
      <w:bookmarkStart w:name="_Toc376183050" w:id="610"/>
      <w:bookmarkStart w:name="_Toc392230023" w:id="611"/>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15</w:t>
      </w:r>
      <w:r w:rsidR="00FA0FBB">
        <w:fldChar w:fldCharType="end"/>
      </w:r>
      <w:bookmarkEnd w:id="606"/>
      <w:r w:rsidRPr="00F40CCD">
        <w:rPr>
          <w:rFonts w:hint="eastAsia"/>
        </w:rPr>
        <w:t xml:space="preserve"> Variant report from </w:t>
      </w:r>
      <w:bookmarkEnd w:id="607"/>
      <w:bookmarkEnd w:id="608"/>
      <w:r w:rsidR="00C765CD">
        <w:fldChar w:fldCharType="begin"/>
      </w:r>
      <w:r w:rsidR="00C765CD">
        <w:instrText xml:space="preserve"> HYPERLINK \l "ZC" </w:instrText>
      </w:r>
      <w:r w:rsidR="00C765CD">
        <w:fldChar w:fldCharType="separate"/>
      </w:r>
      <w:r w:rsidR="00DE30C0">
        <w:rPr>
          <w:rStyle w:val="ac"/>
        </w:rPr>
        <w:t>ZC</w:t>
      </w:r>
      <w:bookmarkEnd w:id="609"/>
      <w:bookmarkEnd w:id="610"/>
      <w:bookmarkEnd w:id="611"/>
      <w:r w:rsidR="00C765CD">
        <w:rPr>
          <w:rStyle w:val="ac"/>
        </w:rPr>
        <w:fldChar w:fldCharType="end"/>
      </w:r>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Look w:val="01E0" w:firstRow="1" w:lastRow="1" w:firstColumn="1" w:lastColumn="1" w:noHBand="0" w:noVBand="0"/>
      </w:tblPr>
      <w:tblGrid>
        <w:gridCol w:w="255"/>
        <w:gridCol w:w="24"/>
        <w:gridCol w:w="4279"/>
        <w:gridCol w:w="4728"/>
      </w:tblGrid>
      <w:tr w:rsidRPr="001B3DC6" w:rsidR="00EB1321" w:rsidTr="00EB1321">
        <w:trPr>
          <w:jc w:val="center"/>
        </w:trPr>
        <w:tc>
          <w:tcPr>
            <w:tcW w:w="2454" w:type="pct"/>
            <w:gridSpan w:val="3"/>
            <w:tcBorders>
              <w:top w:val="single" w:color="auto" w:sz="12" w:space="0"/>
              <w:left w:val="nil"/>
              <w:bottom w:val="single" w:color="auto" w:sz="12" w:space="0"/>
              <w:right w:val="nil"/>
            </w:tcBorders>
            <w:shd w:val="clear" w:color="auto" w:fill="E0E0E0"/>
            <w:vAlign w:val="center"/>
          </w:tcPr>
          <w:p w:rsidRPr="00EB1321" w:rsidR="00EB1321" w:rsidP="00FA0FBB" w:rsidRDefault="00EB1321">
            <w:pPr>
              <w:pStyle w:val="af6"/>
            </w:pPr>
            <w:r w:rsidRPr="009E2F46">
              <w:rPr>
                <w:rFonts w:hint="eastAsia"/>
              </w:rPr>
              <w:t>ID</w:t>
            </w:r>
          </w:p>
        </w:tc>
        <w:tc>
          <w:tcPr>
            <w:tcW w:w="2546" w:type="pct"/>
            <w:tcBorders>
              <w:top w:val="single" w:color="auto" w:sz="12" w:space="0"/>
              <w:left w:val="nil"/>
              <w:bottom w:val="single" w:color="auto" w:sz="12" w:space="0"/>
              <w:right w:val="nil"/>
            </w:tcBorders>
            <w:shd w:val="clear" w:color="auto" w:fill="E0E0E0"/>
            <w:vAlign w:val="center"/>
          </w:tcPr>
          <w:p w:rsidRPr="00EB1321" w:rsidR="00EB1321" w:rsidP="00FA0FBB" w:rsidRDefault="00EB1321">
            <w:pPr>
              <w:pStyle w:val="af6"/>
            </w:pPr>
            <w:r w:rsidRPr="009E2F46">
              <w:rPr>
                <w:rFonts w:hint="eastAsia"/>
              </w:rPr>
              <w:t>C</w:t>
            </w:r>
            <w:r w:rsidRPr="00EB1321">
              <w:t>o</w:t>
            </w:r>
            <w:r w:rsidRPr="00EB1321">
              <w:rPr>
                <w:rFonts w:hint="eastAsia"/>
              </w:rPr>
              <w:t>mments</w:t>
            </w:r>
          </w:p>
        </w:tc>
      </w:tr>
      <w:tr w:rsidRPr="001B3DC6" w:rsidR="00EB1321" w:rsidTr="00EB1321">
        <w:trPr>
          <w:jc w:val="center"/>
        </w:trPr>
        <w:tc>
          <w:tcPr>
            <w:tcW w:w="2454" w:type="pct"/>
            <w:gridSpan w:val="3"/>
            <w:tcBorders>
              <w:top w:val="single" w:color="auto" w:sz="12" w:space="0"/>
              <w:left w:val="nil"/>
              <w:bottom w:val="single" w:color="auto" w:sz="4" w:space="0"/>
              <w:right w:val="nil"/>
            </w:tcBorders>
          </w:tcPr>
          <w:p w:rsidRPr="00EB1321" w:rsidR="00EB1321" w:rsidP="00591D6B" w:rsidRDefault="00EB1321">
            <w:pPr>
              <w:pStyle w:val="AltB0"/>
              <w:rPr>
                <w:rStyle w:val="DATATYPE"/>
              </w:rPr>
            </w:pPr>
            <w:bookmarkStart w:name="ST_VARIANT_REPORT" w:id="612"/>
            <w:r w:rsidRPr="00F2725E">
              <w:rPr>
                <w:rStyle w:val="DATATYPE"/>
                <w:rFonts w:hint="eastAsia"/>
              </w:rPr>
              <w:t>ST_VARIANT_REPORT</w:t>
            </w:r>
            <w:bookmarkEnd w:id="612"/>
          </w:p>
        </w:tc>
        <w:tc>
          <w:tcPr>
            <w:tcW w:w="2546" w:type="pct"/>
            <w:tcBorders>
              <w:top w:val="single" w:color="auto" w:sz="12" w:space="0"/>
              <w:left w:val="nil"/>
              <w:right w:val="nil"/>
            </w:tcBorders>
          </w:tcPr>
          <w:p w:rsidRPr="00EB1321" w:rsidR="00EB1321" w:rsidP="00591D6B" w:rsidRDefault="00EB1321">
            <w:pPr>
              <w:pStyle w:val="AltB0"/>
            </w:pPr>
            <w:r>
              <w:rPr>
                <w:rFonts w:hint="eastAsia"/>
              </w:rPr>
              <w:t>一个</w:t>
            </w:r>
            <w:r>
              <w:rPr>
                <w:rFonts w:hint="eastAsia"/>
              </w:rPr>
              <w:t>Line</w:t>
            </w:r>
            <w:r w:rsidRPr="00EB1321">
              <w:rPr>
                <w:rFonts w:hint="eastAsia"/>
              </w:rPr>
              <w:t>变量信息</w:t>
            </w:r>
          </w:p>
        </w:tc>
      </w:tr>
      <w:tr w:rsidRPr="001B3DC6" w:rsidR="00EB1321" w:rsidTr="00EB1321">
        <w:trPr>
          <w:jc w:val="center"/>
        </w:trPr>
        <w:tc>
          <w:tcPr>
            <w:tcW w:w="150" w:type="pct"/>
            <w:gridSpan w:val="2"/>
            <w:tcBorders>
              <w:top w:val="single" w:color="auto" w:sz="4" w:space="0"/>
              <w:left w:val="nil"/>
              <w:bottom w:val="single" w:color="auto" w:sz="4" w:space="0"/>
              <w:right w:val="nil"/>
            </w:tcBorders>
          </w:tcPr>
          <w:p w:rsidRPr="00F255BE" w:rsidR="00EB1321" w:rsidP="00591D6B" w:rsidRDefault="00EB1321">
            <w:pPr>
              <w:pStyle w:val="AltB0"/>
            </w:pPr>
          </w:p>
        </w:tc>
        <w:tc>
          <w:tcPr>
            <w:tcW w:w="2304" w:type="pct"/>
            <w:tcBorders>
              <w:top w:val="single" w:color="auto" w:sz="4" w:space="0"/>
              <w:left w:val="nil"/>
              <w:bottom w:val="single" w:color="auto" w:sz="4" w:space="0"/>
              <w:right w:val="nil"/>
            </w:tcBorders>
          </w:tcPr>
          <w:p w:rsidRPr="00F255BE" w:rsidR="00EB1321" w:rsidP="00591D6B" w:rsidRDefault="00354F88">
            <w:pPr>
              <w:pStyle w:val="AltB0"/>
            </w:pPr>
            <w:r w:rsidRPr="00F255BE">
              <w:rPr>
                <w:rFonts w:hint="eastAsia"/>
              </w:rPr>
              <w:t>.L</w:t>
            </w:r>
            <w:r w:rsidRPr="00F255BE" w:rsidR="00EB1321">
              <w:rPr>
                <w:rFonts w:hint="eastAsia"/>
              </w:rPr>
              <w:t>ine</w:t>
            </w:r>
            <w:r w:rsidRPr="00F255BE">
              <w:rPr>
                <w:rFonts w:hint="eastAsia"/>
              </w:rPr>
              <w:t>S</w:t>
            </w:r>
            <w:r w:rsidRPr="00F255BE" w:rsidR="00EB1321">
              <w:rPr>
                <w:rFonts w:hint="eastAsia"/>
              </w:rPr>
              <w:t>ection</w:t>
            </w:r>
            <w:r w:rsidRPr="00F255BE">
              <w:rPr>
                <w:rFonts w:hint="eastAsia"/>
              </w:rPr>
              <w:t>I</w:t>
            </w:r>
            <w:r w:rsidRPr="00F255BE" w:rsidR="00EB1321">
              <w:rPr>
                <w:rFonts w:hint="eastAsia"/>
              </w:rPr>
              <w:t>d</w:t>
            </w:r>
          </w:p>
        </w:tc>
        <w:tc>
          <w:tcPr>
            <w:tcW w:w="2546" w:type="pct"/>
            <w:tcBorders>
              <w:left w:val="nil"/>
              <w:right w:val="nil"/>
            </w:tcBorders>
          </w:tcPr>
          <w:p w:rsidRPr="00EB1321" w:rsidR="00EB1321" w:rsidP="00591D6B" w:rsidRDefault="00EB1321">
            <w:pPr>
              <w:pStyle w:val="AltB0"/>
            </w:pPr>
            <w:r>
              <w:rPr>
                <w:rFonts w:hint="eastAsia"/>
              </w:rPr>
              <w:t>该变量消息</w:t>
            </w:r>
            <w:r>
              <w:rPr>
                <w:rFonts w:hint="eastAsia"/>
              </w:rPr>
              <w:t>line section</w:t>
            </w:r>
            <w:r>
              <w:rPr>
                <w:rFonts w:hint="eastAsia"/>
              </w:rPr>
              <w:t>编号</w:t>
            </w:r>
          </w:p>
        </w:tc>
      </w:tr>
      <w:tr w:rsidRPr="001B3DC6" w:rsidR="00EB1321" w:rsidTr="00EB1321">
        <w:trPr>
          <w:jc w:val="center"/>
        </w:trPr>
        <w:tc>
          <w:tcPr>
            <w:tcW w:w="150" w:type="pct"/>
            <w:gridSpan w:val="2"/>
            <w:tcBorders>
              <w:top w:val="single" w:color="auto" w:sz="4" w:space="0"/>
              <w:left w:val="nil"/>
              <w:bottom w:val="single" w:color="auto" w:sz="4" w:space="0"/>
              <w:right w:val="nil"/>
            </w:tcBorders>
          </w:tcPr>
          <w:p w:rsidRPr="00F255BE" w:rsidR="00EB1321" w:rsidP="00591D6B" w:rsidRDefault="00EB1321">
            <w:pPr>
              <w:pStyle w:val="AltB0"/>
            </w:pPr>
          </w:p>
        </w:tc>
        <w:tc>
          <w:tcPr>
            <w:tcW w:w="2304" w:type="pct"/>
            <w:tcBorders>
              <w:top w:val="single" w:color="auto" w:sz="4" w:space="0"/>
              <w:left w:val="nil"/>
              <w:bottom w:val="single" w:color="auto" w:sz="4" w:space="0"/>
              <w:right w:val="nil"/>
            </w:tcBorders>
          </w:tcPr>
          <w:p w:rsidRPr="00F255BE" w:rsidR="00EB1321" w:rsidP="00591D6B" w:rsidRDefault="00354F88">
            <w:pPr>
              <w:pStyle w:val="AltB0"/>
            </w:pPr>
            <w:r w:rsidRPr="00F255BE">
              <w:rPr>
                <w:rFonts w:hint="eastAsia"/>
              </w:rPr>
              <w:t>.N</w:t>
            </w:r>
            <w:r w:rsidRPr="00F255BE" w:rsidR="00EB1321">
              <w:rPr>
                <w:rFonts w:hint="eastAsia"/>
              </w:rPr>
              <w:t>umber</w:t>
            </w:r>
            <w:r w:rsidRPr="00F255BE">
              <w:rPr>
                <w:rFonts w:hint="eastAsia"/>
              </w:rPr>
              <w:t>O</w:t>
            </w:r>
            <w:r w:rsidRPr="00F255BE" w:rsidR="00EB1321">
              <w:rPr>
                <w:rFonts w:hint="eastAsia"/>
              </w:rPr>
              <w:t>f</w:t>
            </w:r>
            <w:r w:rsidRPr="00F255BE">
              <w:rPr>
                <w:rFonts w:hint="eastAsia"/>
              </w:rPr>
              <w:t>V</w:t>
            </w:r>
            <w:r w:rsidRPr="00F255BE" w:rsidR="00EB1321">
              <w:rPr>
                <w:rFonts w:hint="eastAsia"/>
              </w:rPr>
              <w:t>ariants</w:t>
            </w:r>
          </w:p>
        </w:tc>
        <w:tc>
          <w:tcPr>
            <w:tcW w:w="2546" w:type="pct"/>
            <w:tcBorders>
              <w:left w:val="nil"/>
              <w:right w:val="nil"/>
            </w:tcBorders>
          </w:tcPr>
          <w:p w:rsidRPr="00EB1321" w:rsidR="00EB1321" w:rsidP="00591D6B" w:rsidRDefault="00EB1321">
            <w:pPr>
              <w:pStyle w:val="AltB0"/>
            </w:pPr>
            <w:r>
              <w:rPr>
                <w:rFonts w:hint="eastAsia"/>
              </w:rPr>
              <w:t>该</w:t>
            </w:r>
            <w:r>
              <w:rPr>
                <w:rFonts w:hint="eastAsia"/>
              </w:rPr>
              <w:t>line section</w:t>
            </w:r>
            <w:r>
              <w:rPr>
                <w:rFonts w:hint="eastAsia"/>
              </w:rPr>
              <w:t>包括变量个数</w:t>
            </w:r>
          </w:p>
        </w:tc>
      </w:tr>
      <w:tr w:rsidRPr="001B3DC6" w:rsidR="00EB1321" w:rsidTr="00EB1321">
        <w:trPr>
          <w:jc w:val="center"/>
        </w:trPr>
        <w:tc>
          <w:tcPr>
            <w:tcW w:w="150" w:type="pct"/>
            <w:gridSpan w:val="2"/>
            <w:tcBorders>
              <w:top w:val="single" w:color="auto" w:sz="4" w:space="0"/>
              <w:left w:val="nil"/>
              <w:bottom w:val="single" w:color="auto" w:sz="4" w:space="0"/>
              <w:right w:val="nil"/>
            </w:tcBorders>
          </w:tcPr>
          <w:p w:rsidRPr="00F255BE" w:rsidR="00EB1321" w:rsidP="00591D6B" w:rsidRDefault="00EB1321">
            <w:pPr>
              <w:pStyle w:val="AltB0"/>
            </w:pPr>
          </w:p>
        </w:tc>
        <w:tc>
          <w:tcPr>
            <w:tcW w:w="2304" w:type="pct"/>
            <w:tcBorders>
              <w:top w:val="single" w:color="auto" w:sz="4" w:space="0"/>
              <w:left w:val="nil"/>
              <w:bottom w:val="single" w:color="auto" w:sz="4" w:space="0"/>
              <w:right w:val="nil"/>
            </w:tcBorders>
          </w:tcPr>
          <w:p w:rsidRPr="00F255BE" w:rsidR="00EB1321" w:rsidP="00591D6B" w:rsidRDefault="00354F88">
            <w:pPr>
              <w:pStyle w:val="AltB0"/>
            </w:pPr>
            <w:r w:rsidRPr="00F255BE">
              <w:rPr>
                <w:rFonts w:hint="eastAsia"/>
              </w:rPr>
              <w:t>.V</w:t>
            </w:r>
            <w:r w:rsidRPr="00F255BE" w:rsidR="00EB1321">
              <w:rPr>
                <w:rFonts w:hint="eastAsia"/>
              </w:rPr>
              <w:t>ariants[</w:t>
            </w:r>
            <w:r w:rsidRPr="00F255BE" w:rsidR="00E76CD3">
              <w:rPr>
                <w:rFonts w:hint="eastAsia"/>
              </w:rPr>
              <w:t>N</w:t>
            </w:r>
            <w:r w:rsidRPr="00F255BE" w:rsidR="00EB1321">
              <w:rPr>
                <w:rFonts w:hint="eastAsia"/>
              </w:rPr>
              <w:t>umber</w:t>
            </w:r>
            <w:r w:rsidRPr="00F255BE">
              <w:rPr>
                <w:rFonts w:hint="eastAsia"/>
              </w:rPr>
              <w:t>O</w:t>
            </w:r>
            <w:r w:rsidRPr="00F255BE" w:rsidR="00EB1321">
              <w:rPr>
                <w:rFonts w:hint="eastAsia"/>
              </w:rPr>
              <w:t>f</w:t>
            </w:r>
            <w:r w:rsidRPr="00F255BE">
              <w:rPr>
                <w:rFonts w:hint="eastAsia"/>
              </w:rPr>
              <w:t>V</w:t>
            </w:r>
            <w:r w:rsidRPr="00F255BE" w:rsidR="00EB1321">
              <w:rPr>
                <w:rFonts w:hint="eastAsia"/>
              </w:rPr>
              <w:t>ariants]</w:t>
            </w:r>
          </w:p>
        </w:tc>
        <w:tc>
          <w:tcPr>
            <w:tcW w:w="2546" w:type="pct"/>
            <w:tcBorders>
              <w:left w:val="nil"/>
              <w:right w:val="nil"/>
            </w:tcBorders>
          </w:tcPr>
          <w:p w:rsidRPr="00EB1321" w:rsidR="00EB1321" w:rsidP="00591D6B" w:rsidRDefault="00EB1321">
            <w:pPr>
              <w:pStyle w:val="AltB0"/>
            </w:pPr>
            <w:r>
              <w:rPr>
                <w:rFonts w:hint="eastAsia"/>
              </w:rPr>
              <w:t>该</w:t>
            </w:r>
            <w:r>
              <w:rPr>
                <w:rFonts w:hint="eastAsia"/>
              </w:rPr>
              <w:t>line section</w:t>
            </w:r>
            <w:r>
              <w:rPr>
                <w:rFonts w:hint="eastAsia"/>
              </w:rPr>
              <w:t>变量</w:t>
            </w:r>
          </w:p>
        </w:tc>
      </w:tr>
      <w:tr w:rsidRPr="001B3DC6" w:rsidR="00EB1321" w:rsidTr="00EB1321">
        <w:trPr>
          <w:jc w:val="center"/>
        </w:trPr>
        <w:tc>
          <w:tcPr>
            <w:tcW w:w="150" w:type="pct"/>
            <w:gridSpan w:val="2"/>
            <w:tcBorders>
              <w:top w:val="single" w:color="auto" w:sz="4" w:space="0"/>
              <w:left w:val="nil"/>
              <w:bottom w:val="single" w:color="auto" w:sz="4" w:space="0"/>
              <w:right w:val="nil"/>
            </w:tcBorders>
          </w:tcPr>
          <w:p w:rsidRPr="00F255BE" w:rsidR="00EB1321" w:rsidP="00591D6B" w:rsidRDefault="00EB1321">
            <w:pPr>
              <w:pStyle w:val="AltB0"/>
            </w:pPr>
          </w:p>
        </w:tc>
        <w:tc>
          <w:tcPr>
            <w:tcW w:w="2304" w:type="pct"/>
            <w:tcBorders>
              <w:top w:val="single" w:color="auto" w:sz="4" w:space="0"/>
              <w:left w:val="nil"/>
              <w:bottom w:val="single" w:color="auto" w:sz="4" w:space="0"/>
              <w:right w:val="nil"/>
            </w:tcBorders>
          </w:tcPr>
          <w:p w:rsidRPr="00F255BE" w:rsidR="00EB1321" w:rsidP="00591D6B" w:rsidRDefault="00354F88">
            <w:pPr>
              <w:pStyle w:val="AltB0"/>
            </w:pPr>
            <w:r w:rsidRPr="00F255BE">
              <w:rPr>
                <w:rFonts w:hint="eastAsia"/>
              </w:rPr>
              <w:t>.C</w:t>
            </w:r>
            <w:r w:rsidRPr="00F255BE" w:rsidR="00EB1321">
              <w:rPr>
                <w:rFonts w:hint="eastAsia"/>
              </w:rPr>
              <w:t>reation</w:t>
            </w:r>
            <w:r w:rsidRPr="00F255BE">
              <w:rPr>
                <w:rFonts w:hint="eastAsia"/>
              </w:rPr>
              <w:t>T</w:t>
            </w:r>
            <w:r w:rsidRPr="00F255BE" w:rsidR="00EB1321">
              <w:rPr>
                <w:rFonts w:hint="eastAsia"/>
              </w:rPr>
              <w:t>ime</w:t>
            </w:r>
          </w:p>
        </w:tc>
        <w:tc>
          <w:tcPr>
            <w:tcW w:w="2546" w:type="pct"/>
            <w:tcBorders>
              <w:left w:val="nil"/>
              <w:right w:val="nil"/>
            </w:tcBorders>
          </w:tcPr>
          <w:p w:rsidRPr="00EB1321" w:rsidR="00EB1321" w:rsidP="00591D6B" w:rsidRDefault="00EB1321">
            <w:pPr>
              <w:pStyle w:val="AltB0"/>
            </w:pPr>
            <w:r>
              <w:rPr>
                <w:rFonts w:hint="eastAsia"/>
              </w:rPr>
              <w:t>变量创建时间</w:t>
            </w:r>
          </w:p>
        </w:tc>
      </w:tr>
      <w:tr w:rsidRPr="001B3DC6" w:rsidR="00EB1321" w:rsidTr="004C04D0">
        <w:tblPrEx>
          <w:tblBorders>
            <w:left w:val="none" w:color="auto" w:sz="0" w:space="0"/>
            <w:right w:val="none" w:color="auto" w:sz="0" w:space="0"/>
            <w:insideV w:val="none" w:color="auto" w:sz="0" w:space="0"/>
          </w:tblBorders>
        </w:tblPrEx>
        <w:trPr>
          <w:jc w:val="center"/>
        </w:trPr>
        <w:tc>
          <w:tcPr>
            <w:tcW w:w="137" w:type="pct"/>
          </w:tcPr>
          <w:p w:rsidRPr="0031466D" w:rsidR="00EB1321" w:rsidP="00591D6B" w:rsidRDefault="00EB1321">
            <w:pPr>
              <w:pStyle w:val="AltB0"/>
            </w:pPr>
          </w:p>
        </w:tc>
        <w:tc>
          <w:tcPr>
            <w:tcW w:w="2317" w:type="pct"/>
            <w:gridSpan w:val="2"/>
          </w:tcPr>
          <w:p w:rsidRPr="00F255BE" w:rsidR="00EB1321" w:rsidP="00591D6B" w:rsidRDefault="00E76CD3">
            <w:pPr>
              <w:pStyle w:val="AltB0"/>
            </w:pPr>
            <w:r w:rsidRPr="00F255BE">
              <w:rPr>
                <w:rFonts w:hint="eastAsia"/>
              </w:rPr>
              <w:t>.V</w:t>
            </w:r>
            <w:r w:rsidRPr="00F255BE" w:rsidR="00EB1321">
              <w:rPr>
                <w:rFonts w:hint="eastAsia"/>
              </w:rPr>
              <w:t>ital</w:t>
            </w:r>
            <w:r w:rsidRPr="00F255BE" w:rsidR="00354F88">
              <w:rPr>
                <w:rFonts w:hint="eastAsia"/>
              </w:rPr>
              <w:t>C</w:t>
            </w:r>
            <w:r w:rsidRPr="00F255BE" w:rsidR="00EB1321">
              <w:rPr>
                <w:rFonts w:hint="eastAsia"/>
              </w:rPr>
              <w:t>hecksum1</w:t>
            </w:r>
          </w:p>
        </w:tc>
        <w:tc>
          <w:tcPr>
            <w:tcW w:w="2546" w:type="pct"/>
          </w:tcPr>
          <w:p w:rsidRPr="00EB1321" w:rsidR="00EB1321" w:rsidP="00591D6B" w:rsidRDefault="00016A42">
            <w:pPr>
              <w:pStyle w:val="AltB0"/>
            </w:pPr>
            <w:r>
              <w:rPr>
                <w:rFonts w:hint="eastAsia"/>
              </w:rPr>
              <w:t xml:space="preserve">SACEM vital checksum </w:t>
            </w:r>
            <w:r w:rsidRPr="0031466D" w:rsidR="00EB1321">
              <w:rPr>
                <w:rFonts w:hint="eastAsia"/>
              </w:rPr>
              <w:t>1</w:t>
            </w:r>
          </w:p>
        </w:tc>
      </w:tr>
      <w:tr w:rsidRPr="001B3DC6" w:rsidR="004C04D0" w:rsidTr="004C04D0">
        <w:tblPrEx>
          <w:tblBorders>
            <w:left w:val="none" w:color="auto" w:sz="0" w:space="0"/>
            <w:right w:val="none" w:color="auto" w:sz="0" w:space="0"/>
            <w:insideV w:val="none" w:color="auto" w:sz="0" w:space="0"/>
          </w:tblBorders>
        </w:tblPrEx>
        <w:trPr>
          <w:jc w:val="center"/>
        </w:trPr>
        <w:tc>
          <w:tcPr>
            <w:tcW w:w="137" w:type="pct"/>
          </w:tcPr>
          <w:p w:rsidRPr="0031466D" w:rsidR="004C04D0" w:rsidP="00591D6B" w:rsidRDefault="004C04D0">
            <w:pPr>
              <w:pStyle w:val="AltB0"/>
            </w:pPr>
          </w:p>
        </w:tc>
        <w:tc>
          <w:tcPr>
            <w:tcW w:w="2317" w:type="pct"/>
            <w:gridSpan w:val="2"/>
          </w:tcPr>
          <w:p w:rsidRPr="00F255BE" w:rsidR="004C04D0" w:rsidP="00591D6B" w:rsidRDefault="00E76CD3">
            <w:pPr>
              <w:pStyle w:val="AltB0"/>
            </w:pPr>
            <w:r w:rsidRPr="00F255BE">
              <w:rPr>
                <w:rFonts w:hint="eastAsia"/>
              </w:rPr>
              <w:t>.V</w:t>
            </w:r>
            <w:r w:rsidRPr="00F255BE" w:rsidR="004C04D0">
              <w:rPr>
                <w:rFonts w:hint="eastAsia"/>
              </w:rPr>
              <w:t>ital</w:t>
            </w:r>
            <w:r w:rsidRPr="00F255BE" w:rsidR="00354F88">
              <w:rPr>
                <w:rFonts w:hint="eastAsia"/>
              </w:rPr>
              <w:t>C</w:t>
            </w:r>
            <w:r w:rsidRPr="00F255BE" w:rsidR="004C04D0">
              <w:rPr>
                <w:rFonts w:hint="eastAsia"/>
              </w:rPr>
              <w:t>hecksum2</w:t>
            </w:r>
          </w:p>
        </w:tc>
        <w:tc>
          <w:tcPr>
            <w:tcW w:w="2546" w:type="pct"/>
          </w:tcPr>
          <w:p w:rsidRPr="00EB1321" w:rsidR="004C04D0" w:rsidP="00591D6B" w:rsidRDefault="00016A42">
            <w:pPr>
              <w:pStyle w:val="AltB0"/>
            </w:pPr>
            <w:r>
              <w:rPr>
                <w:rFonts w:hint="eastAsia"/>
              </w:rPr>
              <w:t xml:space="preserve">SACEM vital checksum </w:t>
            </w:r>
            <w:r w:rsidRPr="0031466D" w:rsidR="004C04D0">
              <w:rPr>
                <w:rFonts w:hint="eastAsia"/>
              </w:rPr>
              <w:t>2</w:t>
            </w:r>
          </w:p>
        </w:tc>
      </w:tr>
    </w:tbl>
    <w:p w:rsidRPr="00B01123" w:rsidR="00841501" w:rsidP="00C93484" w:rsidRDefault="00841501">
      <w:pPr>
        <w:pStyle w:val="Reqtify"/>
      </w:pPr>
    </w:p>
    <w:p w:rsidR="00262159" w:rsidP="00934391" w:rsidRDefault="00262159">
      <w:pPr>
        <w:pStyle w:val="3"/>
      </w:pPr>
      <w:r>
        <w:rPr>
          <w:rFonts w:hint="eastAsia"/>
        </w:rPr>
        <w:t>Software compatibility</w:t>
      </w:r>
    </w:p>
    <w:p w:rsidR="00262159" w:rsidP="00C93484" w:rsidRDefault="00CE1DC2">
      <w:pPr>
        <w:pStyle w:val="Reqtify"/>
      </w:pPr>
      <w:r>
        <w:rPr>
          <w:rFonts w:hint="eastAsia"/>
        </w:rPr>
        <w:t>N/A</w:t>
      </w:r>
    </w:p>
    <w:p w:rsidR="00262159" w:rsidP="00934391" w:rsidRDefault="00262159">
      <w:pPr>
        <w:pStyle w:val="3"/>
      </w:pPr>
      <w:r>
        <w:rPr>
          <w:rFonts w:hint="eastAsia"/>
        </w:rPr>
        <w:t>Hardware compatibility</w:t>
      </w:r>
    </w:p>
    <w:p w:rsidR="00262159" w:rsidP="00C93484" w:rsidRDefault="00CE1DC2">
      <w:pPr>
        <w:pStyle w:val="Reqtify"/>
      </w:pPr>
      <w:r>
        <w:rPr>
          <w:rFonts w:hint="eastAsia"/>
        </w:rPr>
        <w:t>N/A</w:t>
      </w:r>
    </w:p>
    <w:p w:rsidR="00262159" w:rsidP="00934391" w:rsidRDefault="00262159">
      <w:pPr>
        <w:pStyle w:val="3"/>
      </w:pPr>
      <w:r>
        <w:rPr>
          <w:rFonts w:hint="eastAsia"/>
        </w:rPr>
        <w:t>Implicit choices and justification</w:t>
      </w:r>
    </w:p>
    <w:p w:rsidR="00262159" w:rsidP="00C93484" w:rsidRDefault="00CE1DC2">
      <w:pPr>
        <w:pStyle w:val="Reqtify"/>
      </w:pPr>
      <w:r>
        <w:rPr>
          <w:rFonts w:hint="eastAsia"/>
        </w:rPr>
        <w:t>N/A</w:t>
      </w:r>
    </w:p>
    <w:p w:rsidR="004A53DA" w:rsidP="00964578" w:rsidRDefault="004A53DA"/>
    <w:p w:rsidR="004A53DA" w:rsidP="00F23398" w:rsidRDefault="00695E5B">
      <w:pPr>
        <w:pStyle w:val="2"/>
        <w:ind w:left="756" w:hanging="756"/>
      </w:pPr>
      <w:bookmarkStart w:name="_Toc348357024" w:id="613"/>
      <w:bookmarkStart w:name="_Ref348814411" w:id="614"/>
      <w:bookmarkStart w:name="_Ref348853436" w:id="615"/>
      <w:bookmarkStart w:name="_Toc349030437" w:id="616"/>
      <w:bookmarkStart w:name="_Toc347566570" w:id="617"/>
      <w:bookmarkStart w:name="_Toc345689235" w:id="618"/>
      <w:bookmarkStart w:name="_Toc376182936" w:id="619"/>
      <w:bookmarkStart w:name="_Toc392229915" w:id="620"/>
      <w:r>
        <w:rPr>
          <w:rFonts w:hint="eastAsia"/>
        </w:rPr>
        <w:lastRenderedPageBreak/>
        <w:t>Interface</w:t>
      </w:r>
      <w:r w:rsidR="004A53DA">
        <w:rPr>
          <w:rFonts w:hint="eastAsia"/>
        </w:rPr>
        <w:t xml:space="preserve"> with LC</w:t>
      </w:r>
      <w:bookmarkEnd w:id="613"/>
      <w:bookmarkEnd w:id="614"/>
      <w:bookmarkEnd w:id="615"/>
      <w:bookmarkEnd w:id="616"/>
      <w:bookmarkEnd w:id="617"/>
      <w:bookmarkEnd w:id="618"/>
      <w:bookmarkEnd w:id="619"/>
      <w:bookmarkEnd w:id="620"/>
    </w:p>
    <w:p w:rsidR="00CE1DC2" w:rsidP="00934391" w:rsidRDefault="00CE1DC2">
      <w:pPr>
        <w:pStyle w:val="3"/>
      </w:pPr>
      <w:r>
        <w:rPr>
          <w:rFonts w:hint="eastAsia"/>
        </w:rPr>
        <w:t>Role of interface</w:t>
      </w:r>
    </w:p>
    <w:p w:rsidRPr="00D54321" w:rsidR="00D54321" w:rsidP="00C93484" w:rsidRDefault="00D54321">
      <w:pPr>
        <w:pStyle w:val="Reqtify"/>
      </w:pPr>
      <w:r>
        <w:rPr>
          <w:rFonts w:hint="eastAsia"/>
        </w:rPr>
        <w:t>本接口用于</w:t>
      </w:r>
      <w:r>
        <w:rPr>
          <w:rFonts w:hint="eastAsia"/>
        </w:rPr>
        <w:t>ATP</w:t>
      </w:r>
      <w:r>
        <w:rPr>
          <w:rFonts w:hint="eastAsia"/>
        </w:rPr>
        <w:t>通过</w:t>
      </w:r>
      <w:r>
        <w:rPr>
          <w:rFonts w:hint="eastAsia"/>
        </w:rPr>
        <w:t>DVCOM</w:t>
      </w:r>
      <w:r>
        <w:rPr>
          <w:rFonts w:hint="eastAsia"/>
        </w:rPr>
        <w:t>板接收来自</w:t>
      </w:r>
      <w:r>
        <w:rPr>
          <w:rFonts w:hint="eastAsia"/>
        </w:rPr>
        <w:t>LC</w:t>
      </w:r>
      <w:r>
        <w:rPr>
          <w:rFonts w:hint="eastAsia"/>
        </w:rPr>
        <w:t>的轨旁时间</w:t>
      </w:r>
      <w:r w:rsidR="00B147F8">
        <w:rPr>
          <w:rFonts w:hint="eastAsia"/>
        </w:rPr>
        <w:t>、临时限速与版本授权</w:t>
      </w:r>
      <w:r>
        <w:rPr>
          <w:rFonts w:hint="eastAsia"/>
        </w:rPr>
        <w:t>消息，并将</w:t>
      </w:r>
      <w:r>
        <w:rPr>
          <w:rFonts w:hint="eastAsia"/>
        </w:rPr>
        <w:t>ATP</w:t>
      </w:r>
      <w:r>
        <w:rPr>
          <w:rFonts w:hint="eastAsia"/>
        </w:rPr>
        <w:t>的</w:t>
      </w:r>
      <w:r w:rsidR="00B147F8">
        <w:rPr>
          <w:rFonts w:hint="eastAsia"/>
        </w:rPr>
        <w:t>版本报告</w:t>
      </w:r>
      <w:r>
        <w:rPr>
          <w:rFonts w:hint="eastAsia"/>
        </w:rPr>
        <w:t>通过该接口发送给</w:t>
      </w:r>
      <w:r w:rsidR="00B147F8">
        <w:rPr>
          <w:rFonts w:hint="eastAsia"/>
        </w:rPr>
        <w:t>L</w:t>
      </w:r>
      <w:r>
        <w:rPr>
          <w:rFonts w:hint="eastAsia"/>
        </w:rPr>
        <w:t>C</w:t>
      </w:r>
      <w:r>
        <w:rPr>
          <w:rFonts w:hint="eastAsia"/>
        </w:rPr>
        <w:t>。</w:t>
      </w:r>
    </w:p>
    <w:p w:rsidR="00D54321" w:rsidP="00C93484" w:rsidRDefault="00D54321">
      <w:pPr>
        <w:pStyle w:val="Reqtify"/>
      </w:pPr>
    </w:p>
    <w:p w:rsidR="00CC6C80" w:rsidP="00CC6C80" w:rsidRDefault="00CC6C80">
      <w:pPr>
        <w:pStyle w:val="ReqtifyAltR"/>
      </w:pPr>
      <w:r>
        <w:t>[iTC_CC_ATP-S</w:t>
      </w:r>
      <w:r>
        <w:rPr>
          <w:rFonts w:hint="eastAsia"/>
        </w:rPr>
        <w:t>w</w:t>
      </w:r>
      <w:r>
        <w:t>RS-</w:t>
      </w:r>
      <w:r>
        <w:rPr>
          <w:rFonts w:hint="eastAsia"/>
        </w:rPr>
        <w:t>0605</w:t>
      </w:r>
      <w:r>
        <w:t>]</w:t>
      </w:r>
    </w:p>
    <w:p w:rsidR="00CC6C80" w:rsidP="00C93484" w:rsidRDefault="00CC6C80">
      <w:pPr>
        <w:pStyle w:val="Reqtify"/>
      </w:pPr>
      <w:r>
        <w:rPr>
          <w:rFonts w:hint="eastAsia"/>
        </w:rPr>
        <w:t>ATP</w:t>
      </w:r>
      <w:r>
        <w:rPr>
          <w:rFonts w:hint="eastAsia"/>
        </w:rPr>
        <w:t>与</w:t>
      </w:r>
      <w:r>
        <w:rPr>
          <w:rFonts w:hint="eastAsia"/>
        </w:rPr>
        <w:t>LC</w:t>
      </w:r>
      <w:r>
        <w:rPr>
          <w:rFonts w:hint="eastAsia"/>
        </w:rPr>
        <w:t>的接口应当遵循文档</w:t>
      </w:r>
      <w:r w:rsidR="005A2E60">
        <w:fldChar w:fldCharType="begin"/>
      </w:r>
      <w:r w:rsidR="005A2E60">
        <w:instrText xml:space="preserve"> REF _Ref277775627 \w \h </w:instrText>
      </w:r>
      <w:r w:rsidR="005A2E60">
        <w:fldChar w:fldCharType="separate"/>
      </w:r>
      <w:r w:rsidR="00DE178B">
        <w:t>[REF8]</w:t>
      </w:r>
      <w:r w:rsidR="005A2E60">
        <w:fldChar w:fldCharType="end"/>
      </w:r>
      <w:r>
        <w:rPr>
          <w:rFonts w:hint="eastAsia"/>
        </w:rPr>
        <w:t>描述</w:t>
      </w:r>
      <w:r w:rsidR="007B084E">
        <w:rPr>
          <w:rFonts w:hint="eastAsia"/>
        </w:rPr>
        <w:t>，通信配置来自</w:t>
      </w:r>
      <w:r w:rsidR="007B084E">
        <w:fldChar w:fldCharType="begin"/>
      </w:r>
      <w:r w:rsidR="007B084E">
        <w:instrText xml:space="preserve"> </w:instrText>
      </w:r>
      <w:r w:rsidR="007B084E">
        <w:rPr>
          <w:rFonts w:hint="eastAsia"/>
        </w:rPr>
        <w:instrText>REF _Ref305075755 \w \h</w:instrText>
      </w:r>
      <w:r w:rsidR="007B084E">
        <w:instrText xml:space="preserve"> </w:instrText>
      </w:r>
      <w:r w:rsidR="007B084E">
        <w:fldChar w:fldCharType="separate"/>
      </w:r>
      <w:r w:rsidR="00DE178B">
        <w:t>[REF11]</w:t>
      </w:r>
      <w:r w:rsidR="007B084E">
        <w:fldChar w:fldCharType="end"/>
      </w:r>
      <w:r>
        <w:rPr>
          <w:rFonts w:hint="eastAsia"/>
        </w:rPr>
        <w:t>。</w:t>
      </w:r>
    </w:p>
    <w:p w:rsidR="00CC6C80" w:rsidP="00C93484" w:rsidRDefault="00CC6C80">
      <w:pPr>
        <w:pStyle w:val="Reqtify"/>
      </w:pPr>
      <w:r>
        <w:rPr>
          <w:rFonts w:hint="eastAsia"/>
        </w:rPr>
        <w:t xml:space="preserve">The interface between ATP and </w:t>
      </w:r>
      <w:r w:rsidR="00C66E44">
        <w:rPr>
          <w:rFonts w:hint="eastAsia"/>
        </w:rPr>
        <w:t xml:space="preserve">LC </w:t>
      </w:r>
      <w:r>
        <w:rPr>
          <w:rFonts w:hint="eastAsia"/>
        </w:rPr>
        <w:t xml:space="preserve">shall be compliant with </w:t>
      </w:r>
      <w:r w:rsidR="005A2E60">
        <w:fldChar w:fldCharType="begin"/>
      </w:r>
      <w:r w:rsidR="005A2E60">
        <w:instrText xml:space="preserve"> REF _Ref277775627 \w \h </w:instrText>
      </w:r>
      <w:r w:rsidR="005A2E60">
        <w:fldChar w:fldCharType="separate"/>
      </w:r>
      <w:r w:rsidR="00DE178B">
        <w:t>[REF8]</w:t>
      </w:r>
      <w:r w:rsidR="005A2E60">
        <w:fldChar w:fldCharType="end"/>
      </w:r>
      <w:r>
        <w:rPr>
          <w:rFonts w:hint="eastAsia"/>
        </w:rPr>
        <w:t xml:space="preserve"> document.</w:t>
      </w:r>
    </w:p>
    <w:p w:rsidR="00CC6C80" w:rsidP="000C0D62" w:rsidRDefault="00CC6C80">
      <w:pPr>
        <w:pStyle w:val="ReqtifyAltQ"/>
      </w:pPr>
      <w:r w:rsidRPr="008A1414">
        <w:t>#Category=Functional</w:t>
      </w:r>
    </w:p>
    <w:p w:rsidRPr="008A1414" w:rsidR="00CC6C80" w:rsidP="000C0D62" w:rsidRDefault="00CC6C80">
      <w:pPr>
        <w:pStyle w:val="ReqtifyAltQ"/>
      </w:pPr>
      <w:r w:rsidRPr="00286007">
        <w:t>#Contribution=SIL</w:t>
      </w:r>
      <w:r>
        <w:rPr>
          <w:rFonts w:hint="eastAsia"/>
        </w:rPr>
        <w:t>4</w:t>
      </w:r>
    </w:p>
    <w:p w:rsidR="009328EA" w:rsidP="000C0D62" w:rsidRDefault="00CC6C80">
      <w:pPr>
        <w:pStyle w:val="ReqtifyAltQ"/>
        <w:rPr>
          <w:ins w:author="常鸣" w:date="2014-07-03T14:27:00Z" w:id="621"/>
        </w:rPr>
      </w:pPr>
      <w:del w:author="常鸣" w:date="2014-07-03T14:27:00Z" w:id="622">
        <w:r w:rsidRPr="008A1414" w:rsidDel="009328EA">
          <w:delText>#S</w:delText>
        </w:r>
      </w:del>
      <w:ins w:author="常鸣" w:date="2014-07-03T14:27:00Z" w:id="623">
        <w:r w:rsidR="009328EA">
          <w:t>#Allocation=ATP Software</w:t>
        </w:r>
      </w:ins>
    </w:p>
    <w:p w:rsidRPr="008A1414" w:rsidR="00CC6C80" w:rsidP="000C0D62" w:rsidRDefault="009328EA">
      <w:pPr>
        <w:pStyle w:val="ReqtifyAltQ"/>
      </w:pPr>
      <w:ins w:author="常鸣" w:date="2014-07-03T14:27:00Z" w:id="624">
        <w:r>
          <w:t>#S</w:t>
        </w:r>
      </w:ins>
      <w:r w:rsidRPr="008A1414" w:rsidR="00CC6C80">
        <w:t>ource=</w:t>
      </w:r>
      <w:r w:rsidRPr="00FE54DC" w:rsidR="00CC6C80">
        <w:t>[iTC_CC-SyAD-</w:t>
      </w:r>
      <w:r w:rsidRPr="00FE54DC" w:rsidR="00CC6C80">
        <w:rPr>
          <w:rFonts w:hint="eastAsia"/>
        </w:rPr>
        <w:t>0067]</w:t>
      </w:r>
      <w:r w:rsidR="00CC6C80">
        <w:rPr>
          <w:rFonts w:hint="eastAsia"/>
        </w:rPr>
        <w:t>,</w:t>
      </w:r>
      <w:r w:rsidRPr="00FE54DC" w:rsidR="00CC6C80">
        <w:t xml:space="preserve"> [iTC_CC-SyAD-</w:t>
      </w:r>
      <w:r w:rsidRPr="00FE54DC" w:rsidR="00CC6C80">
        <w:rPr>
          <w:rFonts w:hint="eastAsia"/>
        </w:rPr>
        <w:t>00</w:t>
      </w:r>
      <w:r w:rsidR="00CC6C80">
        <w:rPr>
          <w:rFonts w:hint="eastAsia"/>
        </w:rPr>
        <w:t>68</w:t>
      </w:r>
      <w:r w:rsidRPr="00FE54DC" w:rsidR="00CC6C80">
        <w:rPr>
          <w:rFonts w:hint="eastAsia"/>
        </w:rPr>
        <w:t>]</w:t>
      </w:r>
      <w:r w:rsidR="00CC6C80">
        <w:rPr>
          <w:rFonts w:hint="eastAsia"/>
        </w:rPr>
        <w:t>,</w:t>
      </w:r>
      <w:r w:rsidRPr="00AD1CEA" w:rsidR="00CC6C80">
        <w:t xml:space="preserve"> [iTC_CC_VLE-2-DVCOM-2-SyID-0001]</w:t>
      </w:r>
      <w:r w:rsidR="00CC6C80">
        <w:rPr>
          <w:rFonts w:hint="eastAsia"/>
        </w:rPr>
        <w:t>,</w:t>
      </w:r>
      <w:r w:rsidRPr="00AD1CEA" w:rsidR="00CC6C80">
        <w:t xml:space="preserve"> [iTC_CC_VLE-2-DVCOM-2-SyID-0002]</w:t>
      </w:r>
      <w:r w:rsidR="00CC6C80">
        <w:rPr>
          <w:rFonts w:hint="eastAsia"/>
        </w:rPr>
        <w:t>,</w:t>
      </w:r>
      <w:r w:rsidRPr="00AD1CEA" w:rsidR="00CC6C80">
        <w:t xml:space="preserve"> [iTC_CC_VLE-2-DVCOM-2-SyID-0005]</w:t>
      </w:r>
      <w:r w:rsidR="00CC6C80">
        <w:rPr>
          <w:rFonts w:hint="eastAsia"/>
        </w:rPr>
        <w:t>,</w:t>
      </w:r>
      <w:r w:rsidRPr="00AD1CEA" w:rsidR="00CC6C80">
        <w:t xml:space="preserve"> [iTC_CC_VLE-2-DVCOM-2-SyID-0006]</w:t>
      </w:r>
      <w:r w:rsidR="00CC6C80">
        <w:rPr>
          <w:rFonts w:hint="eastAsia"/>
        </w:rPr>
        <w:t>,</w:t>
      </w:r>
      <w:r w:rsidRPr="00AD1CEA" w:rsidR="00CC6C80">
        <w:t xml:space="preserve"> [iTC_CC_VLE-2-DVCOM-2-SyID-0007]</w:t>
      </w:r>
      <w:r w:rsidR="00CC6C80">
        <w:rPr>
          <w:rFonts w:hint="eastAsia"/>
        </w:rPr>
        <w:t>,</w:t>
      </w:r>
      <w:r w:rsidRPr="00AD1CEA" w:rsidR="00CC6C80">
        <w:t xml:space="preserve"> [iTC_CC_VLE-2-DVCOM-2-SyID-0008]</w:t>
      </w:r>
      <w:r w:rsidR="00CC6C80">
        <w:rPr>
          <w:rFonts w:hint="eastAsia"/>
        </w:rPr>
        <w:t>,</w:t>
      </w:r>
      <w:r w:rsidRPr="00AD1CEA" w:rsidR="00CC6C80">
        <w:t xml:space="preserve"> [iTC_CC_VLE-2-DVCOM-2-SyID-0009]</w:t>
      </w:r>
      <w:r w:rsidR="00CC6C80">
        <w:rPr>
          <w:rFonts w:hint="eastAsia"/>
        </w:rPr>
        <w:t>,</w:t>
      </w:r>
      <w:r w:rsidRPr="00AD1CEA" w:rsidR="00CC6C80">
        <w:t xml:space="preserve"> [iTC_CC_VLE-2-DVCOM-2-SyID-0010]</w:t>
      </w:r>
      <w:r w:rsidR="00CC6C80">
        <w:rPr>
          <w:rFonts w:hint="eastAsia"/>
        </w:rPr>
        <w:t xml:space="preserve">, </w:t>
      </w:r>
      <w:r w:rsidRPr="00AD1CEA" w:rsidR="00CC6C80">
        <w:t>[iTC_CC_VLE-2-DVCOM-2-SyID-0067]</w:t>
      </w:r>
      <w:r w:rsidR="00CC6C80">
        <w:rPr>
          <w:rFonts w:hint="eastAsia"/>
        </w:rPr>
        <w:t>,</w:t>
      </w:r>
      <w:r w:rsidRPr="00AD1CEA" w:rsidR="00CC6C80">
        <w:t xml:space="preserve"> [iTC_CC_VLE-2-DVCOM-2-SyID-0068]</w:t>
      </w:r>
      <w:r w:rsidR="00CC6C80">
        <w:rPr>
          <w:rFonts w:hint="eastAsia"/>
        </w:rPr>
        <w:t>,</w:t>
      </w:r>
      <w:r w:rsidRPr="00AD1CEA" w:rsidR="00CC6C80">
        <w:t xml:space="preserve"> [iTC_CC_VLE-2-DVCOM-2-SyID-0070]</w:t>
      </w:r>
      <w:r w:rsidR="00CC6C80">
        <w:rPr>
          <w:rFonts w:hint="eastAsia"/>
        </w:rPr>
        <w:t>,</w:t>
      </w:r>
      <w:r w:rsidRPr="00AD1CEA" w:rsidR="00CC6C80">
        <w:t xml:space="preserve"> [iTC_CC_VLE-2-DVCOM-2-SyID-0011]</w:t>
      </w:r>
      <w:r w:rsidR="00CC6C80">
        <w:rPr>
          <w:rFonts w:hint="eastAsia"/>
        </w:rPr>
        <w:t>,</w:t>
      </w:r>
      <w:r w:rsidRPr="00AD1CEA" w:rsidR="00CC6C80">
        <w:t xml:space="preserve"> [iTC_CC_VLE-2-DVCOM-2-SyID-0074]</w:t>
      </w:r>
      <w:r w:rsidR="00CC6C80">
        <w:rPr>
          <w:rFonts w:hint="eastAsia"/>
        </w:rPr>
        <w:t>,</w:t>
      </w:r>
      <w:r w:rsidRPr="00A14974" w:rsidR="00CC6C80">
        <w:t xml:space="preserve"> [iTC_CC_VLE-2-DVCOM-2-SyID-0075]</w:t>
      </w:r>
      <w:r w:rsidR="00CC6C80">
        <w:rPr>
          <w:rFonts w:hint="eastAsia"/>
        </w:rPr>
        <w:t>,</w:t>
      </w:r>
      <w:r w:rsidRPr="00A14974" w:rsidR="00CC6C80">
        <w:t xml:space="preserve"> </w:t>
      </w:r>
      <w:r w:rsidR="00CC6C80">
        <w:t>[iTC_CC_VLE-2-DVCOM-2-SyID-007</w:t>
      </w:r>
      <w:r w:rsidR="00CC6C80">
        <w:rPr>
          <w:rFonts w:hint="eastAsia"/>
        </w:rPr>
        <w:t>6</w:t>
      </w:r>
      <w:r w:rsidRPr="00A14974" w:rsidR="00CC6C80">
        <w:t>]</w:t>
      </w:r>
      <w:r w:rsidR="00CC6C80">
        <w:rPr>
          <w:rFonts w:hint="eastAsia"/>
        </w:rPr>
        <w:t>,</w:t>
      </w:r>
      <w:r w:rsidRPr="00A14974" w:rsidR="00CC6C80">
        <w:t xml:space="preserve"> </w:t>
      </w:r>
      <w:r w:rsidR="00CC6C80">
        <w:t>[iTC_CC_VLE-2-DVCOM-2-SyID-007</w:t>
      </w:r>
      <w:r w:rsidR="00CC6C80">
        <w:rPr>
          <w:rFonts w:hint="eastAsia"/>
        </w:rPr>
        <w:t>7</w:t>
      </w:r>
      <w:r w:rsidRPr="00A14974" w:rsidR="00CC6C80">
        <w:t>]</w:t>
      </w:r>
      <w:r w:rsidRPr="007B084E" w:rsidR="007B084E">
        <w:rPr>
          <w:rFonts w:hint="eastAsia"/>
        </w:rPr>
        <w:t xml:space="preserve"> </w:t>
      </w:r>
      <w:r w:rsidR="007B084E">
        <w:rPr>
          <w:rFonts w:hint="eastAsia"/>
        </w:rPr>
        <w:t xml:space="preserve">, </w:t>
      </w:r>
      <w:r w:rsidRPr="006D2F5D" w:rsidR="007B084E">
        <w:t>[</w:t>
      </w:r>
      <w:r w:rsidR="007B084E">
        <w:rPr>
          <w:rFonts w:hint="eastAsia"/>
        </w:rPr>
        <w:t>iTC_CC_ATP-Offline-SyID-0012</w:t>
      </w:r>
      <w:r w:rsidRPr="006D2F5D" w:rsidR="007B084E">
        <w:t>]</w:t>
      </w:r>
      <w:r w:rsidR="007B084E">
        <w:rPr>
          <w:rFonts w:hint="eastAsia"/>
        </w:rPr>
        <w:t>,</w:t>
      </w:r>
      <w:r w:rsidRPr="007B084E" w:rsidR="007B084E">
        <w:t xml:space="preserve"> </w:t>
      </w:r>
      <w:r w:rsidRPr="006D2F5D" w:rsidR="007B084E">
        <w:t>[</w:t>
      </w:r>
      <w:r w:rsidR="007B084E">
        <w:rPr>
          <w:rFonts w:hint="eastAsia"/>
        </w:rPr>
        <w:t>iTC_CC_ATP-Offline-SyID-0013</w:t>
      </w:r>
      <w:r w:rsidRPr="006D2F5D" w:rsidR="007B084E">
        <w:t>]</w:t>
      </w:r>
    </w:p>
    <w:p w:rsidR="00CC6C80" w:rsidP="000C0D62" w:rsidRDefault="00CC6C80">
      <w:pPr>
        <w:pStyle w:val="ReqtifyAltQ"/>
      </w:pPr>
      <w:r w:rsidRPr="008A1414">
        <w:t>[End]</w:t>
      </w:r>
    </w:p>
    <w:p w:rsidR="00D54321" w:rsidP="00C93484" w:rsidRDefault="00D54321">
      <w:pPr>
        <w:pStyle w:val="Reqtify"/>
      </w:pPr>
    </w:p>
    <w:p w:rsidRPr="00D54321" w:rsidR="00D54321" w:rsidP="00934391" w:rsidRDefault="00D54321">
      <w:pPr>
        <w:pStyle w:val="3"/>
      </w:pPr>
      <w:r>
        <w:rPr>
          <w:rFonts w:hint="eastAsia"/>
        </w:rPr>
        <w:t xml:space="preserve">Physical level </w:t>
      </w:r>
    </w:p>
    <w:p w:rsidR="00D54321" w:rsidP="00C93484" w:rsidRDefault="00D54321">
      <w:pPr>
        <w:pStyle w:val="Reqtify"/>
      </w:pPr>
      <w:r>
        <w:rPr>
          <w:rFonts w:hint="eastAsia"/>
        </w:rPr>
        <w:t>见文档</w:t>
      </w:r>
      <w:r w:rsidR="005A2E60">
        <w:fldChar w:fldCharType="begin"/>
      </w:r>
      <w:r w:rsidR="005A2E60">
        <w:instrText xml:space="preserve"> REF _Ref277775627 \w \h </w:instrText>
      </w:r>
      <w:r w:rsidR="005A2E60">
        <w:fldChar w:fldCharType="separate"/>
      </w:r>
      <w:r w:rsidR="00DE178B">
        <w:t>[REF8]</w:t>
      </w:r>
      <w:r w:rsidR="005A2E60">
        <w:fldChar w:fldCharType="end"/>
      </w:r>
      <w:r>
        <w:rPr>
          <w:rFonts w:hint="eastAsia"/>
        </w:rPr>
        <w:t>描述。</w:t>
      </w:r>
    </w:p>
    <w:p w:rsidRPr="00D54321" w:rsidR="00D54321" w:rsidP="00934391" w:rsidRDefault="00D54321">
      <w:pPr>
        <w:pStyle w:val="3"/>
      </w:pPr>
      <w:r>
        <w:rPr>
          <w:rFonts w:hint="eastAsia"/>
        </w:rPr>
        <w:t>Protocol level</w:t>
      </w:r>
    </w:p>
    <w:p w:rsidR="00D54321" w:rsidP="00C93484" w:rsidRDefault="00D54321">
      <w:pPr>
        <w:pStyle w:val="Reqtify"/>
      </w:pPr>
      <w:r>
        <w:rPr>
          <w:rFonts w:hint="eastAsia"/>
        </w:rPr>
        <w:t>见文档</w:t>
      </w:r>
      <w:r w:rsidR="005A2E60">
        <w:fldChar w:fldCharType="begin"/>
      </w:r>
      <w:r w:rsidR="005A2E60">
        <w:instrText xml:space="preserve"> REF _Ref277775627 \w \h </w:instrText>
      </w:r>
      <w:r w:rsidR="005A2E60">
        <w:fldChar w:fldCharType="separate"/>
      </w:r>
      <w:r w:rsidR="00DE178B">
        <w:t>[REF8]</w:t>
      </w:r>
      <w:r w:rsidR="005A2E60">
        <w:fldChar w:fldCharType="end"/>
      </w:r>
      <w:r>
        <w:rPr>
          <w:rFonts w:hint="eastAsia"/>
        </w:rPr>
        <w:t>描述。</w:t>
      </w:r>
    </w:p>
    <w:p w:rsidR="00262159" w:rsidP="00C93484" w:rsidRDefault="00262159">
      <w:pPr>
        <w:pStyle w:val="Reqtify"/>
      </w:pPr>
    </w:p>
    <w:p w:rsidR="00262159" w:rsidP="00934391" w:rsidRDefault="00262159">
      <w:pPr>
        <w:pStyle w:val="3"/>
      </w:pPr>
      <w:r>
        <w:rPr>
          <w:rFonts w:hint="eastAsia"/>
        </w:rPr>
        <w:t>Application level</w:t>
      </w:r>
    </w:p>
    <w:p w:rsidR="00B147F8" w:rsidP="00C93484" w:rsidRDefault="00B147F8">
      <w:pPr>
        <w:pStyle w:val="Reqtify"/>
      </w:pPr>
    </w:p>
    <w:p w:rsidR="00B147F8" w:rsidP="00B147F8" w:rsidRDefault="00B147F8">
      <w:pPr>
        <w:pStyle w:val="ReqtifyAltR"/>
      </w:pPr>
      <w:r>
        <w:t>[iTC_CC_ATP-SwRS-</w:t>
      </w:r>
      <w:r>
        <w:rPr>
          <w:rFonts w:hint="eastAsia"/>
        </w:rPr>
        <w:t>0471</w:t>
      </w:r>
      <w:r>
        <w:t>]</w:t>
      </w:r>
    </w:p>
    <w:p w:rsidR="00B147F8" w:rsidP="00C93484" w:rsidRDefault="00B147F8">
      <w:pPr>
        <w:pStyle w:val="Reqtify"/>
      </w:pPr>
      <w:r>
        <w:rPr>
          <w:rFonts w:hint="eastAsia"/>
        </w:rPr>
        <w:t>ATP</w:t>
      </w:r>
      <w:r>
        <w:rPr>
          <w:rFonts w:hint="eastAsia"/>
        </w:rPr>
        <w:t>软件每周期查询</w:t>
      </w:r>
      <w:r>
        <w:rPr>
          <w:rFonts w:hint="eastAsia"/>
        </w:rPr>
        <w:t>CCNV</w:t>
      </w:r>
      <w:r>
        <w:rPr>
          <w:rFonts w:hint="eastAsia"/>
        </w:rPr>
        <w:t>是否有转发来自</w:t>
      </w:r>
      <w:r>
        <w:rPr>
          <w:rFonts w:hint="eastAsia"/>
        </w:rPr>
        <w:t>LC</w:t>
      </w:r>
      <w:r>
        <w:rPr>
          <w:rFonts w:hint="eastAsia"/>
        </w:rPr>
        <w:t>的安全消息</w:t>
      </w:r>
      <w:r w:rsidRPr="00840F21">
        <w:t>CCNV_SynchrodateMessage</w:t>
      </w:r>
      <w:r>
        <w:rPr>
          <w:rFonts w:hint="eastAsia"/>
        </w:rPr>
        <w:t>，</w:t>
      </w:r>
      <w:r w:rsidRPr="00840F21">
        <w:t>CCNV_VersionAuthMessage</w:t>
      </w:r>
      <w:r>
        <w:rPr>
          <w:rFonts w:hint="eastAsia"/>
        </w:rPr>
        <w:t>和</w:t>
      </w:r>
      <w:r w:rsidRPr="00840F21">
        <w:t>CCNV_TSRmessage</w:t>
      </w:r>
      <w:r>
        <w:rPr>
          <w:rFonts w:hint="eastAsia"/>
        </w:rPr>
        <w:t>，据此解析生成</w:t>
      </w:r>
      <w:bookmarkStart w:name="DateSynchronizationReport" w:id="625"/>
      <w:r w:rsidRPr="00E801CB">
        <w:rPr>
          <w:rStyle w:val="aff2"/>
          <w:rFonts w:hint="eastAsia"/>
        </w:rPr>
        <w:t>DateSynchronizationReport</w:t>
      </w:r>
      <w:bookmarkEnd w:id="625"/>
      <w:r>
        <w:rPr>
          <w:rFonts w:hint="eastAsia"/>
        </w:rPr>
        <w:t>，</w:t>
      </w:r>
      <w:bookmarkStart w:name="VersionAuthorization" w:id="626"/>
      <w:r w:rsidRPr="00E801CB">
        <w:rPr>
          <w:rStyle w:val="aff2"/>
          <w:rFonts w:hint="eastAsia"/>
        </w:rPr>
        <w:t>VersionAuthorization</w:t>
      </w:r>
      <w:bookmarkEnd w:id="626"/>
      <w:r>
        <w:rPr>
          <w:rFonts w:hint="eastAsia"/>
        </w:rPr>
        <w:t>和</w:t>
      </w:r>
      <w:bookmarkStart w:name="TSRdownloadContent" w:id="627"/>
      <w:r w:rsidRPr="00E801CB">
        <w:rPr>
          <w:rStyle w:val="aff2"/>
          <w:rFonts w:hint="eastAsia"/>
        </w:rPr>
        <w:t>TSRdownloadContent</w:t>
      </w:r>
      <w:bookmarkEnd w:id="627"/>
      <w:r>
        <w:rPr>
          <w:rFonts w:hint="eastAsia"/>
        </w:rPr>
        <w:t>：</w:t>
      </w:r>
    </w:p>
    <w:p w:rsidR="00B147F8" w:rsidP="00FA0FBB" w:rsidRDefault="00B147F8">
      <w:pPr>
        <w:pStyle w:val="AltX"/>
      </w:pPr>
      <w:r>
        <w:rPr>
          <w:rFonts w:hint="eastAsia"/>
        </w:rPr>
        <w:lastRenderedPageBreak/>
        <w:t>如果没有</w:t>
      </w:r>
      <w:r>
        <w:rPr>
          <w:rFonts w:hint="eastAsia"/>
        </w:rPr>
        <w:t>LC</w:t>
      </w:r>
      <w:r>
        <w:rPr>
          <w:rFonts w:hint="eastAsia"/>
        </w:rPr>
        <w:t>消息或者</w:t>
      </w:r>
      <w:r>
        <w:rPr>
          <w:rFonts w:hint="eastAsia"/>
        </w:rPr>
        <w:t>CRC</w:t>
      </w:r>
      <w:r>
        <w:rPr>
          <w:rFonts w:hint="eastAsia"/>
        </w:rPr>
        <w:t>校验或</w:t>
      </w:r>
      <w:r>
        <w:rPr>
          <w:rFonts w:hint="eastAsia"/>
        </w:rPr>
        <w:t>SACEM</w:t>
      </w:r>
      <w:r>
        <w:rPr>
          <w:rFonts w:hint="eastAsia"/>
        </w:rPr>
        <w:t>校核字错误，则认为本周期未收到上述消息；</w:t>
      </w:r>
    </w:p>
    <w:p w:rsidR="00B147F8" w:rsidP="00FA0FBB" w:rsidRDefault="00B147F8">
      <w:pPr>
        <w:pStyle w:val="AltX"/>
      </w:pPr>
      <w:r>
        <w:rPr>
          <w:rFonts w:hint="eastAsia"/>
        </w:rPr>
        <w:t>否则，分别生成如</w:t>
      </w:r>
      <w:r>
        <w:fldChar w:fldCharType="begin"/>
      </w:r>
      <w:r>
        <w:instrText xml:space="preserve"> </w:instrText>
      </w:r>
      <w:r>
        <w:rPr>
          <w:rFonts w:hint="eastAsia"/>
        </w:rPr>
        <w:instrText>REF ST_DATE_SYNCH_REPORT \h</w:instrText>
      </w:r>
      <w:r>
        <w:instrText xml:space="preserve"> </w:instrText>
      </w:r>
      <w:r>
        <w:fldChar w:fldCharType="separate"/>
      </w:r>
      <w:r w:rsidRPr="00666190" w:rsidR="00DE178B">
        <w:rPr>
          <w:rStyle w:val="DATATYPE"/>
          <w:rFonts w:hint="eastAsia"/>
        </w:rPr>
        <w:t>ST_DATE_SYNCH_REPORT</w:t>
      </w:r>
      <w:r>
        <w:fldChar w:fldCharType="end"/>
      </w:r>
      <w:r>
        <w:rPr>
          <w:rFonts w:hint="eastAsia"/>
        </w:rPr>
        <w:t>，</w:t>
      </w:r>
      <w:r>
        <w:fldChar w:fldCharType="begin"/>
      </w:r>
      <w:r>
        <w:instrText xml:space="preserve"> </w:instrText>
      </w:r>
      <w:r>
        <w:rPr>
          <w:rFonts w:hint="eastAsia"/>
        </w:rPr>
        <w:instrText>REF ST_VERSION_AUTH \h</w:instrText>
      </w:r>
      <w:r>
        <w:instrText xml:space="preserve"> </w:instrText>
      </w:r>
      <w:r>
        <w:fldChar w:fldCharType="separate"/>
      </w:r>
      <w:r w:rsidRPr="00666190" w:rsidR="00DE178B">
        <w:rPr>
          <w:rStyle w:val="DATATYPE"/>
          <w:rFonts w:hint="eastAsia"/>
        </w:rPr>
        <w:t>ST_VERSION_AUTH</w:t>
      </w:r>
      <w:r>
        <w:fldChar w:fldCharType="end"/>
      </w:r>
      <w:r>
        <w:rPr>
          <w:rFonts w:hint="eastAsia"/>
        </w:rPr>
        <w:t>和</w:t>
      </w:r>
      <w:r>
        <w:fldChar w:fldCharType="begin"/>
      </w:r>
      <w:r>
        <w:instrText xml:space="preserve"> </w:instrText>
      </w:r>
      <w:r>
        <w:rPr>
          <w:rFonts w:hint="eastAsia"/>
        </w:rPr>
        <w:instrText>REF ST_TSR_BLOCK \h</w:instrText>
      </w:r>
      <w:r>
        <w:instrText xml:space="preserve"> </w:instrText>
      </w:r>
      <w:r>
        <w:fldChar w:fldCharType="separate"/>
      </w:r>
      <w:r w:rsidRPr="00190111" w:rsidR="00DE178B">
        <w:rPr>
          <w:rStyle w:val="DATATYPE"/>
          <w:rFonts w:hint="eastAsia"/>
        </w:rPr>
        <w:t>ST_TSR_BLOCK</w:t>
      </w:r>
      <w:r>
        <w:fldChar w:fldCharType="end"/>
      </w:r>
      <w:r>
        <w:rPr>
          <w:rFonts w:hint="eastAsia"/>
        </w:rPr>
        <w:t>结构的全局变量；</w:t>
      </w:r>
    </w:p>
    <w:p w:rsidR="00B147F8" w:rsidP="00B147F8" w:rsidRDefault="00B147F8">
      <w:pPr>
        <w:pStyle w:val="AltZ"/>
      </w:pPr>
      <w:r>
        <w:rPr>
          <w:rFonts w:hint="eastAsia"/>
        </w:rPr>
        <w:t>其中，如果来自</w:t>
      </w:r>
      <w:r>
        <w:rPr>
          <w:rFonts w:hint="eastAsia"/>
        </w:rPr>
        <w:t>LC</w:t>
      </w:r>
      <w:r>
        <w:rPr>
          <w:rFonts w:hint="eastAsia"/>
        </w:rPr>
        <w:t>的消息中没有</w:t>
      </w:r>
      <w:hyperlink w:history="1" w:anchor="CCNV_TSRmessage">
        <w:r w:rsidRPr="00400EF6">
          <w:rPr>
            <w:rStyle w:val="ac"/>
          </w:rPr>
          <w:t>CCNV_TSRmessage</w:t>
        </w:r>
      </w:hyperlink>
      <w:r>
        <w:rPr>
          <w:rFonts w:hint="eastAsia"/>
        </w:rPr>
        <w:t>，或者</w:t>
      </w:r>
      <w:hyperlink w:history="1" w:anchor="CCNV_TSRmessage">
        <w:r w:rsidRPr="00400EF6" w:rsidR="005A2E60">
          <w:rPr>
            <w:rStyle w:val="ac"/>
          </w:rPr>
          <w:t>CCNV_TSRmessage</w:t>
        </w:r>
      </w:hyperlink>
      <w:r>
        <w:rPr>
          <w:rFonts w:hint="eastAsia"/>
        </w:rPr>
        <w:t>结构中的</w:t>
      </w:r>
      <w:r>
        <w:rPr>
          <w:rFonts w:hint="eastAsia"/>
        </w:rPr>
        <w:t>TSR</w:t>
      </w:r>
      <w:r>
        <w:rPr>
          <w:rFonts w:hint="eastAsia"/>
        </w:rPr>
        <w:t>个数超过</w:t>
      </w:r>
      <w:r w:rsidR="005A2E60">
        <w:fldChar w:fldCharType="begin"/>
      </w:r>
      <w:r w:rsidR="005A2E60">
        <w:instrText xml:space="preserve"> REF _Ref277775627 \w \h </w:instrText>
      </w:r>
      <w:r w:rsidR="005A2E60">
        <w:fldChar w:fldCharType="separate"/>
      </w:r>
      <w:r w:rsidR="00DE178B">
        <w:t>[REF8]</w:t>
      </w:r>
      <w:r w:rsidR="005A2E60">
        <w:fldChar w:fldCharType="end"/>
      </w:r>
      <w:r>
        <w:rPr>
          <w:rFonts w:hint="eastAsia"/>
        </w:rPr>
        <w:t>中定义的</w:t>
      </w:r>
      <w:r w:rsidRPr="00F90372">
        <w:rPr>
          <w:rStyle w:val="aff1"/>
          <w:rFonts w:hint="eastAsia"/>
        </w:rPr>
        <w:t>MAX_TSR_NUMBER</w:t>
      </w:r>
      <w:r>
        <w:rPr>
          <w:rFonts w:hint="eastAsia"/>
        </w:rPr>
        <w:t>个数，则不生成</w:t>
      </w:r>
      <w:r w:rsidRPr="00F90372">
        <w:rPr>
          <w:rStyle w:val="aff2"/>
          <w:rFonts w:hint="eastAsia"/>
        </w:rPr>
        <w:t>TSRdownloadContent</w:t>
      </w:r>
      <w:r>
        <w:rPr>
          <w:rFonts w:hint="eastAsia"/>
        </w:rPr>
        <w:t>。</w:t>
      </w:r>
    </w:p>
    <w:p w:rsidR="00B147F8" w:rsidP="00C93484" w:rsidRDefault="00B147F8">
      <w:pPr>
        <w:pStyle w:val="Reqtify"/>
      </w:pPr>
    </w:p>
    <w:p w:rsidR="00B147F8" w:rsidP="00C93484" w:rsidRDefault="00B147F8">
      <w:pPr>
        <w:pStyle w:val="Reqtify"/>
      </w:pPr>
      <w:r>
        <w:rPr>
          <w:rFonts w:hint="eastAsia"/>
        </w:rPr>
        <w:t xml:space="preserve">Every cycle, ATP software queries whether there </w:t>
      </w:r>
      <w:r>
        <w:t xml:space="preserve">are </w:t>
      </w:r>
      <w:r>
        <w:rPr>
          <w:rFonts w:hint="eastAsia"/>
        </w:rPr>
        <w:t>L</w:t>
      </w:r>
      <w:r>
        <w:t>C messages</w:t>
      </w:r>
      <w:r>
        <w:rPr>
          <w:rFonts w:hint="eastAsia"/>
        </w:rPr>
        <w:t xml:space="preserve"> </w:t>
      </w:r>
      <w:hyperlink w:history="1" w:anchor="CCNV_SynchrodateMessage">
        <w:r w:rsidRPr="005A2E60">
          <w:rPr>
            <w:rStyle w:val="ac"/>
          </w:rPr>
          <w:t>CCNV_SynchrodateMessage</w:t>
        </w:r>
      </w:hyperlink>
      <w:r>
        <w:rPr>
          <w:rFonts w:hint="eastAsia"/>
        </w:rPr>
        <w:t xml:space="preserve">, </w:t>
      </w:r>
      <w:hyperlink w:history="1" w:anchor="CCNV_VersionAuthMessage">
        <w:r w:rsidRPr="005A2E60">
          <w:rPr>
            <w:rStyle w:val="ac"/>
          </w:rPr>
          <w:t>CCNV_VersionAuthMessage</w:t>
        </w:r>
      </w:hyperlink>
      <w:r>
        <w:rPr>
          <w:rFonts w:hint="eastAsia"/>
        </w:rPr>
        <w:t xml:space="preserve"> and </w:t>
      </w:r>
      <w:hyperlink w:history="1" w:anchor="CCNV_TSRmessage">
        <w:r w:rsidRPr="005A2E60">
          <w:rPr>
            <w:rStyle w:val="ac"/>
          </w:rPr>
          <w:t>CCNV_TSRmessage</w:t>
        </w:r>
      </w:hyperlink>
      <w:r>
        <w:rPr>
          <w:rFonts w:hint="eastAsia"/>
        </w:rPr>
        <w:t xml:space="preserve"> transmitted from CCNV. ATP shall receive and store these messages into </w:t>
      </w:r>
      <w:hyperlink w:history="1" w:anchor="DateSynchronizationReport">
        <w:r w:rsidR="0084563E">
          <w:rPr>
            <w:rStyle w:val="ac"/>
            <w:noProof/>
          </w:rPr>
          <w:t>DateSynchronizationReport</w:t>
        </w:r>
      </w:hyperlink>
      <w:r>
        <w:rPr>
          <w:rFonts w:hint="eastAsia"/>
        </w:rPr>
        <w:t xml:space="preserve">, </w:t>
      </w:r>
      <w:hyperlink w:history="1" w:anchor="VersionAuthorization">
        <w:r w:rsidR="002C5397">
          <w:rPr>
            <w:rStyle w:val="ac"/>
          </w:rPr>
          <w:t>VersionAuthorization</w:t>
        </w:r>
      </w:hyperlink>
      <w:r>
        <w:rPr>
          <w:rFonts w:hint="eastAsia"/>
        </w:rPr>
        <w:t xml:space="preserve"> and </w:t>
      </w:r>
      <w:hyperlink w:history="1" w:anchor="TSRdownloadContent">
        <w:r w:rsidR="0084563E">
          <w:rPr>
            <w:rStyle w:val="ac"/>
            <w:noProof/>
          </w:rPr>
          <w:t>TSRdownloadContent</w:t>
        </w:r>
      </w:hyperlink>
      <w:r>
        <w:rPr>
          <w:rFonts w:hint="eastAsia"/>
        </w:rPr>
        <w:t>:</w:t>
      </w:r>
    </w:p>
    <w:p w:rsidR="00B147F8" w:rsidP="00FA0FBB" w:rsidRDefault="00B147F8">
      <w:pPr>
        <w:pStyle w:val="AltX"/>
      </w:pPr>
      <w:r>
        <w:rPr>
          <w:rFonts w:hint="eastAsia"/>
        </w:rPr>
        <w:t>If there is no message from LC or the CRC, or vital checksum of the message checked failure, ATP shall discard this message;</w:t>
      </w:r>
    </w:p>
    <w:p w:rsidR="00B147F8" w:rsidP="00FA0FBB" w:rsidRDefault="00B147F8">
      <w:pPr>
        <w:pStyle w:val="AltX"/>
      </w:pPr>
      <w:r>
        <w:rPr>
          <w:rFonts w:hint="eastAsia"/>
        </w:rPr>
        <w:t xml:space="preserve">Otherwise, ATP shall generate the structure of global variable such as </w:t>
      </w:r>
      <w:r>
        <w:fldChar w:fldCharType="begin"/>
      </w:r>
      <w:r>
        <w:instrText xml:space="preserve"> </w:instrText>
      </w:r>
      <w:r>
        <w:rPr>
          <w:rFonts w:hint="eastAsia"/>
        </w:rPr>
        <w:instrText>REF ST_DATE_SYNCH_REPORT \h</w:instrText>
      </w:r>
      <w:r>
        <w:instrText xml:space="preserve"> </w:instrText>
      </w:r>
      <w:r>
        <w:fldChar w:fldCharType="separate"/>
      </w:r>
      <w:r w:rsidRPr="00666190" w:rsidR="00DE178B">
        <w:rPr>
          <w:rStyle w:val="DATATYPE"/>
          <w:rFonts w:hint="eastAsia"/>
        </w:rPr>
        <w:t>ST_DATE_SYNCH_REPORT</w:t>
      </w:r>
      <w:r>
        <w:fldChar w:fldCharType="end"/>
      </w:r>
      <w:r>
        <w:rPr>
          <w:rFonts w:hint="eastAsia"/>
        </w:rPr>
        <w:t xml:space="preserve">, </w:t>
      </w:r>
      <w:r>
        <w:fldChar w:fldCharType="begin"/>
      </w:r>
      <w:r>
        <w:instrText xml:space="preserve"> </w:instrText>
      </w:r>
      <w:r>
        <w:rPr>
          <w:rFonts w:hint="eastAsia"/>
        </w:rPr>
        <w:instrText>REF ST_VERSION_AUTH \h</w:instrText>
      </w:r>
      <w:r>
        <w:instrText xml:space="preserve"> </w:instrText>
      </w:r>
      <w:r>
        <w:fldChar w:fldCharType="separate"/>
      </w:r>
      <w:r w:rsidRPr="00666190" w:rsidR="00DE178B">
        <w:rPr>
          <w:rStyle w:val="DATATYPE"/>
          <w:rFonts w:hint="eastAsia"/>
        </w:rPr>
        <w:t>ST_VERSION_AUTH</w:t>
      </w:r>
      <w:r>
        <w:fldChar w:fldCharType="end"/>
      </w:r>
      <w:r>
        <w:rPr>
          <w:rFonts w:hint="eastAsia"/>
        </w:rPr>
        <w:t xml:space="preserve"> and </w:t>
      </w:r>
      <w:r>
        <w:fldChar w:fldCharType="begin"/>
      </w:r>
      <w:r>
        <w:instrText xml:space="preserve"> </w:instrText>
      </w:r>
      <w:r>
        <w:rPr>
          <w:rFonts w:hint="eastAsia"/>
        </w:rPr>
        <w:instrText>REF ST_TSR_BLOCK \h</w:instrText>
      </w:r>
      <w:r>
        <w:instrText xml:space="preserve"> </w:instrText>
      </w:r>
      <w:r>
        <w:fldChar w:fldCharType="separate"/>
      </w:r>
      <w:r w:rsidRPr="00190111" w:rsidR="00DE178B">
        <w:rPr>
          <w:rStyle w:val="DATATYPE"/>
          <w:rFonts w:hint="eastAsia"/>
        </w:rPr>
        <w:t>ST_TSR_BLOCK</w:t>
      </w:r>
      <w:r>
        <w:fldChar w:fldCharType="end"/>
      </w:r>
      <w:r>
        <w:rPr>
          <w:rFonts w:hint="eastAsia"/>
        </w:rPr>
        <w:t>.</w:t>
      </w:r>
    </w:p>
    <w:p w:rsidRPr="00166682" w:rsidR="00B147F8" w:rsidP="00B147F8" w:rsidRDefault="00B147F8">
      <w:pPr>
        <w:pStyle w:val="AltZ"/>
      </w:pPr>
      <w:r>
        <w:rPr>
          <w:rFonts w:hint="eastAsia"/>
        </w:rPr>
        <w:t xml:space="preserve">If there is no </w:t>
      </w:r>
      <w:hyperlink w:history="1" w:anchor="CCNV_TSRmessage">
        <w:r w:rsidRPr="00857064">
          <w:rPr>
            <w:rStyle w:val="ac"/>
          </w:rPr>
          <w:t>CCNV_TSRmessage</w:t>
        </w:r>
      </w:hyperlink>
      <w:r>
        <w:rPr>
          <w:rFonts w:hint="eastAsia"/>
        </w:rPr>
        <w:t xml:space="preserve"> or the number of TSR in this message is more than </w:t>
      </w:r>
      <w:r w:rsidRPr="008D0F91">
        <w:rPr>
          <w:rStyle w:val="aff1"/>
          <w:rFonts w:hint="eastAsia"/>
        </w:rPr>
        <w:t>MAX_TSR_NUMBER</w:t>
      </w:r>
      <w:r>
        <w:rPr>
          <w:rFonts w:hint="eastAsia"/>
        </w:rPr>
        <w:t xml:space="preserve">, ATP shall not generate </w:t>
      </w:r>
      <w:r w:rsidRPr="008D0F91">
        <w:rPr>
          <w:rStyle w:val="aff2"/>
          <w:rFonts w:hint="eastAsia"/>
        </w:rPr>
        <w:t>TSRdownloacContent</w:t>
      </w:r>
      <w:r>
        <w:rPr>
          <w:rFonts w:hint="eastAsia"/>
        </w:rPr>
        <w:t>.</w:t>
      </w:r>
    </w:p>
    <w:p w:rsidR="00B147F8" w:rsidP="000C0D62" w:rsidRDefault="00B147F8">
      <w:pPr>
        <w:pStyle w:val="ReqtifyAltQ"/>
      </w:pPr>
      <w:r w:rsidRPr="008A1414">
        <w:t>#Category=Functional</w:t>
      </w:r>
    </w:p>
    <w:p w:rsidR="00B147F8" w:rsidP="000C0D62" w:rsidRDefault="00B147F8">
      <w:pPr>
        <w:pStyle w:val="ReqtifyAltQ"/>
      </w:pPr>
      <w:r w:rsidRPr="008A1414">
        <w:t>#Contribution</w:t>
      </w:r>
      <w:r>
        <w:t>=SIL4</w:t>
      </w:r>
    </w:p>
    <w:p w:rsidR="009328EA" w:rsidP="000C0D62" w:rsidRDefault="00B147F8">
      <w:pPr>
        <w:pStyle w:val="ReqtifyAltQ"/>
        <w:rPr>
          <w:ins w:author="常鸣" w:date="2014-07-03T14:27:00Z" w:id="628"/>
        </w:rPr>
      </w:pPr>
      <w:del w:author="常鸣" w:date="2014-07-03T14:27:00Z" w:id="629">
        <w:r w:rsidRPr="008A1414" w:rsidDel="009328EA">
          <w:delText>#S</w:delText>
        </w:r>
      </w:del>
      <w:ins w:author="常鸣" w:date="2014-07-03T14:27:00Z" w:id="630">
        <w:r w:rsidR="009328EA">
          <w:t>#Allocation=ATP Software</w:t>
        </w:r>
      </w:ins>
    </w:p>
    <w:p w:rsidR="00B147F8" w:rsidP="000C0D62" w:rsidRDefault="009328EA">
      <w:pPr>
        <w:pStyle w:val="ReqtifyAltQ"/>
      </w:pPr>
      <w:ins w:author="常鸣" w:date="2014-07-03T14:27:00Z" w:id="631">
        <w:r>
          <w:t>#S</w:t>
        </w:r>
      </w:ins>
      <w:r w:rsidRPr="008A1414" w:rsidR="00B147F8">
        <w:t>ource=</w:t>
      </w:r>
      <w:r w:rsidRPr="003D2990" w:rsidR="00B147F8">
        <w:t>[iTC_CC-SyAD-</w:t>
      </w:r>
      <w:r w:rsidRPr="003D2990" w:rsidR="00B147F8">
        <w:rPr>
          <w:rFonts w:hint="eastAsia"/>
        </w:rPr>
        <w:t>0</w:t>
      </w:r>
      <w:r w:rsidR="00B147F8">
        <w:rPr>
          <w:rFonts w:hint="eastAsia"/>
        </w:rPr>
        <w:t>383</w:t>
      </w:r>
      <w:r w:rsidRPr="003D2990" w:rsidR="00B147F8">
        <w:rPr>
          <w:rFonts w:hint="eastAsia"/>
        </w:rPr>
        <w:t>]</w:t>
      </w:r>
      <w:r w:rsidR="005E5A04">
        <w:rPr>
          <w:rFonts w:hint="eastAsia"/>
        </w:rPr>
        <w:t>,</w:t>
      </w:r>
      <w:r w:rsidRPr="00441CD9" w:rsidR="00B147F8">
        <w:t xml:space="preserve"> </w:t>
      </w:r>
      <w:r w:rsidRPr="003D2990" w:rsidR="00B147F8">
        <w:t>[iTC_CC-SyAD-</w:t>
      </w:r>
      <w:r w:rsidRPr="003D2990" w:rsidR="00B147F8">
        <w:rPr>
          <w:rFonts w:hint="eastAsia"/>
        </w:rPr>
        <w:t>0</w:t>
      </w:r>
      <w:r w:rsidR="00B147F8">
        <w:rPr>
          <w:rFonts w:hint="eastAsia"/>
        </w:rPr>
        <w:t>914</w:t>
      </w:r>
      <w:r w:rsidRPr="003D2990" w:rsidR="00B147F8">
        <w:rPr>
          <w:rFonts w:hint="eastAsia"/>
        </w:rPr>
        <w:t>]</w:t>
      </w:r>
      <w:r w:rsidR="00B147F8">
        <w:rPr>
          <w:rFonts w:hint="eastAsia"/>
        </w:rPr>
        <w:t>,</w:t>
      </w:r>
      <w:r w:rsidRPr="009F680B" w:rsidR="00B147F8">
        <w:t xml:space="preserve"> [iTC_CC-SyAD-0961]</w:t>
      </w:r>
      <w:r w:rsidR="00B147F8">
        <w:rPr>
          <w:rFonts w:hint="eastAsia"/>
        </w:rPr>
        <w:t>,</w:t>
      </w:r>
      <w:r w:rsidRPr="00A5017B" w:rsidR="00B147F8">
        <w:t xml:space="preserve"> [iTC_CC-SyAD-0391]</w:t>
      </w:r>
      <w:r w:rsidR="00B147F8">
        <w:rPr>
          <w:rFonts w:hint="eastAsia"/>
        </w:rPr>
        <w:t>,</w:t>
      </w:r>
      <w:r w:rsidRPr="007F0CD4" w:rsidR="00B147F8">
        <w:t xml:space="preserve"> </w:t>
      </w:r>
      <w:r w:rsidR="00B147F8">
        <w:t>[iTC_CC-SyAD-03</w:t>
      </w:r>
      <w:r w:rsidR="00B147F8">
        <w:rPr>
          <w:rFonts w:hint="eastAsia"/>
        </w:rPr>
        <w:t>78</w:t>
      </w:r>
      <w:r w:rsidRPr="00A5017B" w:rsidR="00B147F8">
        <w:t>]</w:t>
      </w:r>
      <w:r w:rsidR="00B147F8">
        <w:rPr>
          <w:rFonts w:hint="eastAsia"/>
        </w:rPr>
        <w:t>,</w:t>
      </w:r>
      <w:r w:rsidRPr="002F43AF" w:rsidR="00B147F8">
        <w:t xml:space="preserve"> [iTC_CC_VLE-2-DVCOM-2-SyID-0040]</w:t>
      </w:r>
      <w:r w:rsidR="00B147F8">
        <w:rPr>
          <w:rFonts w:hint="eastAsia"/>
        </w:rPr>
        <w:t>,</w:t>
      </w:r>
      <w:r w:rsidRPr="002F43AF" w:rsidR="00B147F8">
        <w:t xml:space="preserve"> </w:t>
      </w:r>
      <w:r w:rsidR="00B147F8">
        <w:t>[iTC_CC_VLE-2-DVCOM-2-SyID-004</w:t>
      </w:r>
      <w:r w:rsidR="00B147F8">
        <w:rPr>
          <w:rFonts w:hint="eastAsia"/>
        </w:rPr>
        <w:t>1</w:t>
      </w:r>
      <w:r w:rsidRPr="002F43AF" w:rsidR="00B147F8">
        <w:t>]</w:t>
      </w:r>
      <w:r w:rsidR="00B147F8">
        <w:rPr>
          <w:rFonts w:hint="eastAsia"/>
        </w:rPr>
        <w:t>,</w:t>
      </w:r>
      <w:r w:rsidRPr="002F43AF" w:rsidR="00B147F8">
        <w:t xml:space="preserve"> </w:t>
      </w:r>
      <w:r w:rsidR="00B147F8">
        <w:t>[iTC_CC_VLE-2-DVCOM-2-SyID-004</w:t>
      </w:r>
      <w:r w:rsidR="00B147F8">
        <w:rPr>
          <w:rFonts w:hint="eastAsia"/>
        </w:rPr>
        <w:t>2</w:t>
      </w:r>
      <w:r w:rsidRPr="002F43AF" w:rsidR="00B147F8">
        <w:t>]</w:t>
      </w:r>
      <w:r w:rsidR="00B147F8">
        <w:rPr>
          <w:rFonts w:hint="eastAsia"/>
        </w:rPr>
        <w:t>,</w:t>
      </w:r>
      <w:r w:rsidRPr="002F43AF" w:rsidR="00B147F8">
        <w:t xml:space="preserve"> </w:t>
      </w:r>
      <w:r w:rsidR="00B147F8">
        <w:t>[iTC_CC_VLE-2-DVCOM-2-SyID-004</w:t>
      </w:r>
      <w:r w:rsidR="00B147F8">
        <w:rPr>
          <w:rFonts w:hint="eastAsia"/>
        </w:rPr>
        <w:t>3</w:t>
      </w:r>
      <w:r w:rsidRPr="002F43AF" w:rsidR="00B147F8">
        <w:t>]</w:t>
      </w:r>
      <w:r w:rsidR="00B147F8">
        <w:rPr>
          <w:rFonts w:hint="eastAsia"/>
        </w:rPr>
        <w:t>,</w:t>
      </w:r>
      <w:r w:rsidRPr="002F43AF" w:rsidR="00B147F8">
        <w:t xml:space="preserve"> </w:t>
      </w:r>
      <w:r w:rsidR="00B147F8">
        <w:t>[iTC_CC_VLE-2-DVCOM-2-SyID-004</w:t>
      </w:r>
      <w:r w:rsidR="00B147F8">
        <w:rPr>
          <w:rFonts w:hint="eastAsia"/>
        </w:rPr>
        <w:t>4</w:t>
      </w:r>
      <w:r w:rsidRPr="002F43AF" w:rsidR="00B147F8">
        <w:t>]</w:t>
      </w:r>
      <w:r w:rsidR="00B147F8">
        <w:rPr>
          <w:rFonts w:hint="eastAsia"/>
        </w:rPr>
        <w:t>,</w:t>
      </w:r>
      <w:r w:rsidRPr="002F43AF" w:rsidR="00B147F8">
        <w:t xml:space="preserve"> </w:t>
      </w:r>
      <w:r w:rsidR="00B147F8">
        <w:t>[iTC_CC_VLE-2-DVCOM-2-SyID-004</w:t>
      </w:r>
      <w:r w:rsidR="00B147F8">
        <w:rPr>
          <w:rFonts w:hint="eastAsia"/>
        </w:rPr>
        <w:t>5</w:t>
      </w:r>
      <w:r w:rsidRPr="002F43AF" w:rsidR="00B147F8">
        <w:t>]</w:t>
      </w:r>
      <w:r w:rsidR="007B084E">
        <w:rPr>
          <w:rFonts w:hint="eastAsia"/>
        </w:rPr>
        <w:t>,</w:t>
      </w:r>
      <w:r w:rsidRPr="007B084E" w:rsidR="007B084E">
        <w:t xml:space="preserve"> [</w:t>
      </w:r>
      <w:r w:rsidR="007B084E">
        <w:rPr>
          <w:rFonts w:hint="eastAsia"/>
        </w:rPr>
        <w:t>iTC_CC_ATP-Offline-SyID-</w:t>
      </w:r>
      <w:r w:rsidRPr="007B084E" w:rsidR="007B084E">
        <w:t>00</w:t>
      </w:r>
      <w:r w:rsidRPr="007B084E" w:rsidR="007B084E">
        <w:rPr>
          <w:rFonts w:hint="eastAsia"/>
        </w:rPr>
        <w:t>14</w:t>
      </w:r>
      <w:r w:rsidRPr="007B084E" w:rsidR="007B084E">
        <w:t>]</w:t>
      </w:r>
    </w:p>
    <w:p w:rsidR="00B147F8" w:rsidP="000C0D62" w:rsidRDefault="00B147F8">
      <w:pPr>
        <w:pStyle w:val="ReqtifyAltQ"/>
      </w:pPr>
      <w:r w:rsidRPr="008A1414">
        <w:t>[End]</w:t>
      </w:r>
    </w:p>
    <w:p w:rsidR="00B147F8" w:rsidP="00C93484" w:rsidRDefault="00B147F8">
      <w:pPr>
        <w:pStyle w:val="Reqtify"/>
      </w:pPr>
    </w:p>
    <w:p w:rsidRPr="004C318A" w:rsidR="005169A7" w:rsidP="00C93484" w:rsidRDefault="005169A7">
      <w:pPr>
        <w:pStyle w:val="Reqtify"/>
      </w:pPr>
    </w:p>
    <w:p w:rsidRPr="007F3B90" w:rsidR="00D87EC1" w:rsidP="0012674A" w:rsidRDefault="00D87EC1">
      <w:pPr>
        <w:pStyle w:val="4"/>
      </w:pPr>
      <w:r>
        <w:rPr>
          <w:rFonts w:hint="eastAsia"/>
        </w:rPr>
        <w:t>LC-&gt;ATP: Trackside date</w:t>
      </w:r>
    </w:p>
    <w:p w:rsidR="00D87EC1" w:rsidP="00C93484" w:rsidRDefault="00D87EC1">
      <w:pPr>
        <w:pStyle w:val="Reqtify"/>
      </w:pPr>
      <w:r>
        <w:rPr>
          <w:rFonts w:hint="eastAsia"/>
        </w:rPr>
        <w:t>ATP</w:t>
      </w:r>
      <w:r>
        <w:rPr>
          <w:rFonts w:hint="eastAsia"/>
        </w:rPr>
        <w:t>根据来自</w:t>
      </w:r>
      <w:r>
        <w:rPr>
          <w:rFonts w:hint="eastAsia"/>
        </w:rPr>
        <w:t>LC</w:t>
      </w:r>
      <w:r>
        <w:rPr>
          <w:rFonts w:hint="eastAsia"/>
        </w:rPr>
        <w:t>的时间信息，维护轨旁设备的时间，并将其发送给</w:t>
      </w:r>
      <w:r>
        <w:rPr>
          <w:rFonts w:hint="eastAsia"/>
        </w:rPr>
        <w:t>ZC</w:t>
      </w:r>
      <w:r>
        <w:rPr>
          <w:rFonts w:hint="eastAsia"/>
        </w:rPr>
        <w:t>使用。</w:t>
      </w:r>
    </w:p>
    <w:p w:rsidR="00D87EC1" w:rsidP="00C93484" w:rsidRDefault="00D87EC1">
      <w:pPr>
        <w:pStyle w:val="Reqtify"/>
      </w:pPr>
      <w:r>
        <w:rPr>
          <w:rFonts w:hint="eastAsia"/>
        </w:rPr>
        <w:t xml:space="preserve">According to the date synchronization information from the LC, the ATP </w:t>
      </w:r>
      <w:r>
        <w:t>maintains</w:t>
      </w:r>
      <w:r>
        <w:rPr>
          <w:rFonts w:hint="eastAsia"/>
        </w:rPr>
        <w:t xml:space="preserve"> the trackside time, and </w:t>
      </w:r>
      <w:r>
        <w:t>sends</w:t>
      </w:r>
      <w:r>
        <w:rPr>
          <w:rFonts w:hint="eastAsia"/>
        </w:rPr>
        <w:t xml:space="preserve"> it to </w:t>
      </w:r>
      <w:hyperlink w:history="1" w:anchor="ZC">
        <w:r w:rsidR="00DE30C0">
          <w:rPr>
            <w:rStyle w:val="ac"/>
          </w:rPr>
          <w:t>ZC</w:t>
        </w:r>
      </w:hyperlink>
      <w:r>
        <w:rPr>
          <w:rFonts w:hint="eastAsia"/>
        </w:rPr>
        <w:t>.</w:t>
      </w:r>
    </w:p>
    <w:p w:rsidR="00D87EC1" w:rsidP="00C93484" w:rsidRDefault="00D87EC1">
      <w:pPr>
        <w:pStyle w:val="Reqtify"/>
      </w:pPr>
    </w:p>
    <w:p w:rsidR="00EB1321" w:rsidP="00C93484" w:rsidRDefault="00EB1321">
      <w:pPr>
        <w:pStyle w:val="Reqtify"/>
      </w:pPr>
      <w:r>
        <w:rPr>
          <w:rFonts w:hint="eastAsia"/>
        </w:rPr>
        <w:t>根据</w:t>
      </w:r>
      <w:r>
        <w:fldChar w:fldCharType="begin"/>
      </w:r>
      <w:r>
        <w:instrText xml:space="preserve"> </w:instrText>
      </w:r>
      <w:r>
        <w:rPr>
          <w:rFonts w:hint="eastAsia"/>
        </w:rPr>
        <w:instrText>REF _Ref277775627 \w \h</w:instrText>
      </w:r>
      <w:r>
        <w:instrText xml:space="preserve"> </w:instrText>
      </w:r>
      <w:r>
        <w:fldChar w:fldCharType="separate"/>
      </w:r>
      <w:r w:rsidR="00DE178B">
        <w:t>[REF8]</w:t>
      </w:r>
      <w:r>
        <w:fldChar w:fldCharType="end"/>
      </w:r>
      <w:r>
        <w:rPr>
          <w:rFonts w:hint="eastAsia"/>
        </w:rPr>
        <w:t>，</w:t>
      </w:r>
      <w:r>
        <w:rPr>
          <w:rFonts w:hint="eastAsia"/>
        </w:rPr>
        <w:t>ATP</w:t>
      </w:r>
      <w:r>
        <w:rPr>
          <w:rFonts w:hint="eastAsia"/>
        </w:rPr>
        <w:t>通过</w:t>
      </w:r>
      <w:r>
        <w:rPr>
          <w:rFonts w:hint="eastAsia"/>
        </w:rPr>
        <w:t>CCNV</w:t>
      </w:r>
      <w:r>
        <w:rPr>
          <w:rFonts w:hint="eastAsia"/>
        </w:rPr>
        <w:t>获取来自</w:t>
      </w:r>
      <w:r>
        <w:rPr>
          <w:rFonts w:hint="eastAsia"/>
        </w:rPr>
        <w:t>LC</w:t>
      </w:r>
      <w:r>
        <w:rPr>
          <w:rFonts w:hint="eastAsia"/>
        </w:rPr>
        <w:t>的轨旁时钟信息</w:t>
      </w:r>
      <w:bookmarkStart w:name="CCNV_SynchrodateMessage" w:id="632"/>
      <w:r w:rsidRPr="009C3892">
        <w:rPr>
          <w:rStyle w:val="aff2"/>
          <w:rFonts w:hint="eastAsia"/>
        </w:rPr>
        <w:t>CCNV_SynchrodateMessage</w:t>
      </w:r>
      <w:bookmarkEnd w:id="632"/>
      <w:r>
        <w:rPr>
          <w:rFonts w:hint="eastAsia"/>
        </w:rPr>
        <w:t>，其结构</w:t>
      </w:r>
      <w:r>
        <w:fldChar w:fldCharType="begin"/>
      </w:r>
      <w:r>
        <w:instrText xml:space="preserve"> </w:instrText>
      </w:r>
      <w:r>
        <w:rPr>
          <w:rFonts w:hint="eastAsia"/>
        </w:rPr>
        <w:instrText>REF ST_DATE_SYNCH_REPORT \h</w:instrText>
      </w:r>
      <w:r>
        <w:instrText xml:space="preserve"> </w:instrText>
      </w:r>
      <w:r>
        <w:fldChar w:fldCharType="separate"/>
      </w:r>
      <w:r w:rsidRPr="00666190" w:rsidR="00DE178B">
        <w:rPr>
          <w:rStyle w:val="DATATYPE"/>
          <w:rFonts w:hint="eastAsia"/>
        </w:rPr>
        <w:t>ST_DATE_SYNCH_REPORT</w:t>
      </w:r>
      <w:r>
        <w:fldChar w:fldCharType="end"/>
      </w:r>
      <w:r>
        <w:rPr>
          <w:rFonts w:hint="eastAsia"/>
        </w:rPr>
        <w:t>如</w:t>
      </w:r>
      <w:r>
        <w:fldChar w:fldCharType="begin"/>
      </w:r>
      <w:r>
        <w:instrText xml:space="preserve"> </w:instrText>
      </w:r>
      <w:r>
        <w:rPr>
          <w:rFonts w:hint="eastAsia"/>
        </w:rPr>
        <w:instrText>REF _Ref277777296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16</w:t>
      </w:r>
      <w:r>
        <w:fldChar w:fldCharType="end"/>
      </w:r>
      <w:r>
        <w:rPr>
          <w:rFonts w:hint="eastAsia"/>
        </w:rPr>
        <w:t>所示。</w:t>
      </w:r>
    </w:p>
    <w:p w:rsidR="00EB1321" w:rsidP="00C93484" w:rsidRDefault="00EB1321">
      <w:pPr>
        <w:pStyle w:val="Reqtify"/>
      </w:pPr>
      <w:r>
        <w:rPr>
          <w:rFonts w:hint="eastAsia"/>
        </w:rPr>
        <w:t xml:space="preserve">According to </w:t>
      </w:r>
      <w:r>
        <w:fldChar w:fldCharType="begin"/>
      </w:r>
      <w:r>
        <w:instrText xml:space="preserve"> </w:instrText>
      </w:r>
      <w:r>
        <w:rPr>
          <w:rFonts w:hint="eastAsia"/>
        </w:rPr>
        <w:instrText>REF _Ref277775627 \w \h</w:instrText>
      </w:r>
      <w:r>
        <w:instrText xml:space="preserve"> </w:instrText>
      </w:r>
      <w:r>
        <w:fldChar w:fldCharType="separate"/>
      </w:r>
      <w:r w:rsidR="00DE178B">
        <w:t>[REF8]</w:t>
      </w:r>
      <w:r>
        <w:fldChar w:fldCharType="end"/>
      </w:r>
      <w:r>
        <w:rPr>
          <w:rFonts w:hint="eastAsia"/>
        </w:rPr>
        <w:t xml:space="preserve">, ATP software should receive the </w:t>
      </w:r>
      <w:r>
        <w:t>synchronization</w:t>
      </w:r>
      <w:r>
        <w:rPr>
          <w:rFonts w:hint="eastAsia"/>
        </w:rPr>
        <w:t xml:space="preserve"> message from the LC, as shown in </w:t>
      </w:r>
      <w:r>
        <w:fldChar w:fldCharType="begin"/>
      </w:r>
      <w:r>
        <w:instrText xml:space="preserve"> </w:instrText>
      </w:r>
      <w:r>
        <w:rPr>
          <w:rFonts w:hint="eastAsia"/>
        </w:rPr>
        <w:instrText>REF _Ref277777296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16</w:t>
      </w:r>
      <w:r>
        <w:fldChar w:fldCharType="end"/>
      </w:r>
      <w:r>
        <w:rPr>
          <w:rFonts w:hint="eastAsia"/>
        </w:rPr>
        <w:t>.</w:t>
      </w:r>
    </w:p>
    <w:p w:rsidR="00EB1321" w:rsidP="00C93484" w:rsidRDefault="00EB1321">
      <w:pPr>
        <w:pStyle w:val="Reqtify"/>
      </w:pPr>
    </w:p>
    <w:p w:rsidRPr="00F40CCD" w:rsidR="00EB1321" w:rsidP="00EB1321" w:rsidRDefault="00EB1321">
      <w:pPr>
        <w:pStyle w:val="affc"/>
      </w:pPr>
      <w:bookmarkStart w:name="_Ref277777296" w:id="633"/>
      <w:bookmarkStart w:name="_Toc376183051" w:id="634"/>
      <w:bookmarkStart w:name="_Toc392230024" w:id="635"/>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16</w:t>
      </w:r>
      <w:r w:rsidR="00FA0FBB">
        <w:fldChar w:fldCharType="end"/>
      </w:r>
      <w:bookmarkEnd w:id="633"/>
      <w:r w:rsidRPr="00F40CCD">
        <w:rPr>
          <w:rFonts w:hint="eastAsia"/>
        </w:rPr>
        <w:t xml:space="preserve"> Date synchronization report from LC</w:t>
      </w:r>
      <w:bookmarkEnd w:id="634"/>
      <w:bookmarkEnd w:id="635"/>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Look w:val="01E0" w:firstRow="1" w:lastRow="1" w:firstColumn="1" w:lastColumn="1" w:noHBand="0" w:noVBand="0"/>
      </w:tblPr>
      <w:tblGrid>
        <w:gridCol w:w="255"/>
        <w:gridCol w:w="9"/>
        <w:gridCol w:w="4288"/>
        <w:gridCol w:w="19"/>
        <w:gridCol w:w="4715"/>
      </w:tblGrid>
      <w:tr w:rsidRPr="001B3DC6" w:rsidR="00EB1321" w:rsidTr="00EB1321">
        <w:trPr>
          <w:jc w:val="center"/>
        </w:trPr>
        <w:tc>
          <w:tcPr>
            <w:tcW w:w="2461" w:type="pct"/>
            <w:gridSpan w:val="4"/>
            <w:tcBorders>
              <w:top w:val="single" w:color="auto" w:sz="12" w:space="0"/>
              <w:left w:val="nil"/>
              <w:bottom w:val="single" w:color="auto" w:sz="12" w:space="0"/>
              <w:right w:val="nil"/>
            </w:tcBorders>
            <w:shd w:val="clear" w:color="auto" w:fill="E0E0E0"/>
            <w:vAlign w:val="center"/>
          </w:tcPr>
          <w:p w:rsidRPr="00EB1321" w:rsidR="00EB1321" w:rsidP="00FA0FBB" w:rsidRDefault="00EB1321">
            <w:pPr>
              <w:pStyle w:val="af6"/>
            </w:pPr>
            <w:r w:rsidRPr="009E2F46">
              <w:rPr>
                <w:rFonts w:hint="eastAsia"/>
              </w:rPr>
              <w:t>ID</w:t>
            </w:r>
          </w:p>
        </w:tc>
        <w:tc>
          <w:tcPr>
            <w:tcW w:w="2539" w:type="pct"/>
            <w:tcBorders>
              <w:top w:val="single" w:color="auto" w:sz="12" w:space="0"/>
              <w:left w:val="nil"/>
              <w:bottom w:val="single" w:color="auto" w:sz="12" w:space="0"/>
              <w:right w:val="nil"/>
            </w:tcBorders>
            <w:shd w:val="clear" w:color="auto" w:fill="E0E0E0"/>
            <w:vAlign w:val="center"/>
          </w:tcPr>
          <w:p w:rsidRPr="00EB1321" w:rsidR="00EB1321" w:rsidP="00FA0FBB" w:rsidRDefault="00EB1321">
            <w:pPr>
              <w:pStyle w:val="af6"/>
            </w:pPr>
            <w:r w:rsidRPr="009E2F46">
              <w:rPr>
                <w:rFonts w:hint="eastAsia"/>
              </w:rPr>
              <w:t>C</w:t>
            </w:r>
            <w:r w:rsidRPr="00EB1321">
              <w:t>o</w:t>
            </w:r>
            <w:r w:rsidRPr="00EB1321">
              <w:rPr>
                <w:rFonts w:hint="eastAsia"/>
              </w:rPr>
              <w:t>mments</w:t>
            </w:r>
          </w:p>
        </w:tc>
      </w:tr>
      <w:tr w:rsidRPr="001B3DC6" w:rsidR="00EB1321" w:rsidTr="00EB1321">
        <w:trPr>
          <w:jc w:val="center"/>
        </w:trPr>
        <w:tc>
          <w:tcPr>
            <w:tcW w:w="2461" w:type="pct"/>
            <w:gridSpan w:val="4"/>
            <w:tcBorders>
              <w:top w:val="single" w:color="auto" w:sz="12" w:space="0"/>
              <w:left w:val="nil"/>
              <w:bottom w:val="single" w:color="auto" w:sz="4" w:space="0"/>
              <w:right w:val="nil"/>
            </w:tcBorders>
          </w:tcPr>
          <w:p w:rsidRPr="00EB1321" w:rsidR="00EB1321" w:rsidP="00591D6B" w:rsidRDefault="00EB1321">
            <w:pPr>
              <w:pStyle w:val="AltB0"/>
              <w:rPr>
                <w:rStyle w:val="DATATYPE"/>
              </w:rPr>
            </w:pPr>
            <w:bookmarkStart w:name="ST_DATE_SYNCH_REPORT" w:id="636"/>
            <w:r w:rsidRPr="00666190">
              <w:rPr>
                <w:rStyle w:val="DATATYPE"/>
                <w:rFonts w:hint="eastAsia"/>
              </w:rPr>
              <w:t>ST_DATE_SYNCH_REPORT</w:t>
            </w:r>
            <w:bookmarkEnd w:id="636"/>
          </w:p>
        </w:tc>
        <w:tc>
          <w:tcPr>
            <w:tcW w:w="2539" w:type="pct"/>
            <w:tcBorders>
              <w:top w:val="single" w:color="auto" w:sz="12" w:space="0"/>
              <w:left w:val="nil"/>
              <w:bottom w:val="single" w:color="auto" w:sz="4" w:space="0"/>
              <w:right w:val="nil"/>
            </w:tcBorders>
          </w:tcPr>
          <w:p w:rsidRPr="00EB1321" w:rsidR="00EB1321" w:rsidP="00591D6B" w:rsidRDefault="00EB1321">
            <w:pPr>
              <w:pStyle w:val="AltB0"/>
            </w:pPr>
            <w:r>
              <w:rPr>
                <w:rFonts w:hint="eastAsia"/>
              </w:rPr>
              <w:t>时间同步消息</w:t>
            </w:r>
          </w:p>
        </w:tc>
      </w:tr>
      <w:tr w:rsidRPr="001B3DC6" w:rsidR="00EB1321" w:rsidTr="00EB1321">
        <w:trPr>
          <w:jc w:val="center"/>
        </w:trPr>
        <w:tc>
          <w:tcPr>
            <w:tcW w:w="142" w:type="pct"/>
            <w:gridSpan w:val="2"/>
            <w:tcBorders>
              <w:top w:val="single" w:color="auto" w:sz="4" w:space="0"/>
              <w:left w:val="nil"/>
              <w:bottom w:val="single" w:color="auto" w:sz="4" w:space="0"/>
              <w:right w:val="nil"/>
            </w:tcBorders>
          </w:tcPr>
          <w:p w:rsidR="00EB1321" w:rsidP="00591D6B" w:rsidRDefault="00EB1321">
            <w:pPr>
              <w:pStyle w:val="AltB0"/>
            </w:pPr>
          </w:p>
        </w:tc>
        <w:tc>
          <w:tcPr>
            <w:tcW w:w="2319" w:type="pct"/>
            <w:gridSpan w:val="2"/>
            <w:tcBorders>
              <w:top w:val="single" w:color="auto" w:sz="4" w:space="0"/>
              <w:left w:val="nil"/>
              <w:bottom w:val="single" w:color="auto" w:sz="4" w:space="0"/>
              <w:right w:val="nil"/>
            </w:tcBorders>
          </w:tcPr>
          <w:p w:rsidRPr="00EB1321" w:rsidR="00EB1321" w:rsidP="00591D6B" w:rsidRDefault="00354F88">
            <w:pPr>
              <w:pStyle w:val="AltB0"/>
            </w:pPr>
            <w:r>
              <w:rPr>
                <w:rFonts w:hint="eastAsia"/>
              </w:rPr>
              <w:t>.S</w:t>
            </w:r>
            <w:r w:rsidRPr="00EB1321" w:rsidR="00EB1321">
              <w:rPr>
                <w:rFonts w:hint="eastAsia"/>
              </w:rPr>
              <w:t>ynchrodate</w:t>
            </w:r>
          </w:p>
        </w:tc>
        <w:tc>
          <w:tcPr>
            <w:tcW w:w="2539" w:type="pct"/>
            <w:tcBorders>
              <w:top w:val="single" w:color="auto" w:sz="4" w:space="0"/>
              <w:left w:val="nil"/>
              <w:bottom w:val="single" w:color="auto" w:sz="4" w:space="0"/>
              <w:right w:val="nil"/>
            </w:tcBorders>
          </w:tcPr>
          <w:p w:rsidRPr="00EB1321" w:rsidR="00EB1321" w:rsidP="00591D6B" w:rsidRDefault="00EB1321">
            <w:pPr>
              <w:pStyle w:val="AltB0"/>
            </w:pPr>
            <w:r>
              <w:rPr>
                <w:rFonts w:hint="eastAsia"/>
              </w:rPr>
              <w:t>LC</w:t>
            </w:r>
            <w:r>
              <w:rPr>
                <w:rFonts w:hint="eastAsia"/>
              </w:rPr>
              <w:t>周期时间</w:t>
            </w:r>
          </w:p>
        </w:tc>
      </w:tr>
      <w:tr w:rsidRPr="001B3DC6" w:rsidR="00EB1321" w:rsidTr="00EB1321">
        <w:trPr>
          <w:jc w:val="center"/>
        </w:trPr>
        <w:tc>
          <w:tcPr>
            <w:tcW w:w="142" w:type="pct"/>
            <w:gridSpan w:val="2"/>
            <w:tcBorders>
              <w:top w:val="single" w:color="auto" w:sz="4" w:space="0"/>
              <w:left w:val="nil"/>
              <w:bottom w:val="single" w:color="auto" w:sz="4" w:space="0"/>
              <w:right w:val="nil"/>
            </w:tcBorders>
          </w:tcPr>
          <w:p w:rsidR="00EB1321" w:rsidP="00591D6B" w:rsidRDefault="00EB1321">
            <w:pPr>
              <w:pStyle w:val="AltB0"/>
            </w:pPr>
          </w:p>
        </w:tc>
        <w:tc>
          <w:tcPr>
            <w:tcW w:w="2319" w:type="pct"/>
            <w:gridSpan w:val="2"/>
            <w:tcBorders>
              <w:top w:val="single" w:color="auto" w:sz="4" w:space="0"/>
              <w:left w:val="nil"/>
              <w:bottom w:val="single" w:color="auto" w:sz="4" w:space="0"/>
              <w:right w:val="nil"/>
            </w:tcBorders>
          </w:tcPr>
          <w:p w:rsidRPr="00EB1321" w:rsidR="00EB1321" w:rsidP="00591D6B" w:rsidRDefault="00354F88">
            <w:pPr>
              <w:pStyle w:val="AltB0"/>
            </w:pPr>
            <w:r>
              <w:rPr>
                <w:rFonts w:hint="eastAsia"/>
              </w:rPr>
              <w:t>.C</w:t>
            </w:r>
            <w:r w:rsidRPr="00EB1321" w:rsidR="00EB1321">
              <w:rPr>
                <w:rFonts w:hint="eastAsia"/>
              </w:rPr>
              <w:t>c</w:t>
            </w:r>
            <w:r>
              <w:rPr>
                <w:rFonts w:hint="eastAsia"/>
              </w:rPr>
              <w:t>L</w:t>
            </w:r>
            <w:r w:rsidRPr="00EB1321" w:rsidR="00EB1321">
              <w:rPr>
                <w:rFonts w:hint="eastAsia"/>
              </w:rPr>
              <w:t>oop</w:t>
            </w:r>
            <w:r>
              <w:rPr>
                <w:rFonts w:hint="eastAsia"/>
              </w:rPr>
              <w:t>H</w:t>
            </w:r>
            <w:r w:rsidRPr="00EB1321" w:rsidR="00EB1321">
              <w:rPr>
                <w:rFonts w:hint="eastAsia"/>
              </w:rPr>
              <w:t>our</w:t>
            </w:r>
          </w:p>
        </w:tc>
        <w:tc>
          <w:tcPr>
            <w:tcW w:w="2539" w:type="pct"/>
            <w:tcBorders>
              <w:top w:val="single" w:color="auto" w:sz="4" w:space="0"/>
              <w:left w:val="nil"/>
              <w:bottom w:val="single" w:color="auto" w:sz="4" w:space="0"/>
              <w:right w:val="nil"/>
            </w:tcBorders>
          </w:tcPr>
          <w:p w:rsidRPr="00EB1321" w:rsidR="00EB1321" w:rsidP="00591D6B" w:rsidRDefault="00EB1321">
            <w:pPr>
              <w:pStyle w:val="AltB0"/>
            </w:pPr>
            <w:r>
              <w:rPr>
                <w:rFonts w:hint="eastAsia"/>
              </w:rPr>
              <w:t>消息发送时所带</w:t>
            </w:r>
            <w:r>
              <w:rPr>
                <w:rFonts w:hint="eastAsia"/>
              </w:rPr>
              <w:t>CC</w:t>
            </w:r>
            <w:r>
              <w:rPr>
                <w:rFonts w:hint="eastAsia"/>
              </w:rPr>
              <w:t>周期号</w:t>
            </w:r>
          </w:p>
        </w:tc>
      </w:tr>
      <w:tr w:rsidRPr="001B3DC6" w:rsidR="00EB1321" w:rsidTr="00EB1321">
        <w:tblPrEx>
          <w:tblBorders>
            <w:left w:val="none" w:color="auto" w:sz="0" w:space="0"/>
            <w:right w:val="none" w:color="auto" w:sz="0" w:space="0"/>
            <w:insideV w:val="none" w:color="auto" w:sz="0" w:space="0"/>
          </w:tblBorders>
        </w:tblPrEx>
        <w:trPr>
          <w:jc w:val="center"/>
        </w:trPr>
        <w:tc>
          <w:tcPr>
            <w:tcW w:w="137" w:type="pct"/>
          </w:tcPr>
          <w:p w:rsidRPr="0031466D" w:rsidR="00EB1321" w:rsidP="00591D6B" w:rsidRDefault="00EB1321">
            <w:pPr>
              <w:pStyle w:val="AltB0"/>
            </w:pPr>
          </w:p>
        </w:tc>
        <w:tc>
          <w:tcPr>
            <w:tcW w:w="2314" w:type="pct"/>
            <w:gridSpan w:val="2"/>
          </w:tcPr>
          <w:p w:rsidRPr="00EB1321" w:rsidR="00EB1321" w:rsidP="00591D6B" w:rsidRDefault="00E76CD3">
            <w:pPr>
              <w:pStyle w:val="AltB0"/>
            </w:pPr>
            <w:r>
              <w:rPr>
                <w:rFonts w:hint="eastAsia"/>
              </w:rPr>
              <w:t>.V</w:t>
            </w:r>
            <w:r w:rsidRPr="0031466D" w:rsidR="00EB1321">
              <w:rPr>
                <w:rFonts w:hint="eastAsia"/>
              </w:rPr>
              <w:t>ital</w:t>
            </w:r>
            <w:r w:rsidR="00354F88">
              <w:rPr>
                <w:rFonts w:hint="eastAsia"/>
              </w:rPr>
              <w:t>C</w:t>
            </w:r>
            <w:r w:rsidRPr="0031466D" w:rsidR="00EB1321">
              <w:rPr>
                <w:rFonts w:hint="eastAsia"/>
              </w:rPr>
              <w:t>hecksum1</w:t>
            </w:r>
          </w:p>
        </w:tc>
        <w:tc>
          <w:tcPr>
            <w:tcW w:w="2549" w:type="pct"/>
            <w:gridSpan w:val="2"/>
          </w:tcPr>
          <w:p w:rsidRPr="00EB1321" w:rsidR="00EB1321" w:rsidP="00591D6B" w:rsidRDefault="00016A42">
            <w:pPr>
              <w:pStyle w:val="AltB0"/>
            </w:pPr>
            <w:r>
              <w:rPr>
                <w:rFonts w:hint="eastAsia"/>
              </w:rPr>
              <w:t xml:space="preserve">SACEM vital checksum </w:t>
            </w:r>
            <w:r w:rsidRPr="0031466D" w:rsidR="00EB1321">
              <w:rPr>
                <w:rFonts w:hint="eastAsia"/>
              </w:rPr>
              <w:t>1</w:t>
            </w:r>
          </w:p>
        </w:tc>
      </w:tr>
      <w:tr w:rsidRPr="001B3DC6" w:rsidR="00EB1321" w:rsidTr="00EB1321">
        <w:tblPrEx>
          <w:tblBorders>
            <w:left w:val="none" w:color="auto" w:sz="0" w:space="0"/>
            <w:right w:val="none" w:color="auto" w:sz="0" w:space="0"/>
            <w:insideV w:val="none" w:color="auto" w:sz="0" w:space="0"/>
          </w:tblBorders>
        </w:tblPrEx>
        <w:trPr>
          <w:jc w:val="center"/>
        </w:trPr>
        <w:tc>
          <w:tcPr>
            <w:tcW w:w="137" w:type="pct"/>
          </w:tcPr>
          <w:p w:rsidRPr="0031466D" w:rsidR="00EB1321" w:rsidP="00591D6B" w:rsidRDefault="00EB1321">
            <w:pPr>
              <w:pStyle w:val="AltB0"/>
            </w:pPr>
          </w:p>
        </w:tc>
        <w:tc>
          <w:tcPr>
            <w:tcW w:w="2314" w:type="pct"/>
            <w:gridSpan w:val="2"/>
          </w:tcPr>
          <w:p w:rsidRPr="00EB1321" w:rsidR="00EB1321" w:rsidP="00591D6B" w:rsidRDefault="00E76CD3">
            <w:pPr>
              <w:pStyle w:val="AltB0"/>
            </w:pPr>
            <w:r>
              <w:rPr>
                <w:rFonts w:hint="eastAsia"/>
              </w:rPr>
              <w:t>.V</w:t>
            </w:r>
            <w:r w:rsidRPr="0031466D" w:rsidR="00EB1321">
              <w:rPr>
                <w:rFonts w:hint="eastAsia"/>
              </w:rPr>
              <w:t>ital</w:t>
            </w:r>
            <w:r w:rsidR="00354F88">
              <w:rPr>
                <w:rFonts w:hint="eastAsia"/>
              </w:rPr>
              <w:t>C</w:t>
            </w:r>
            <w:r w:rsidRPr="0031466D" w:rsidR="00EB1321">
              <w:rPr>
                <w:rFonts w:hint="eastAsia"/>
              </w:rPr>
              <w:t>hecksum2</w:t>
            </w:r>
          </w:p>
        </w:tc>
        <w:tc>
          <w:tcPr>
            <w:tcW w:w="2549" w:type="pct"/>
            <w:gridSpan w:val="2"/>
          </w:tcPr>
          <w:p w:rsidRPr="00EB1321" w:rsidR="00EB1321" w:rsidP="00591D6B" w:rsidRDefault="00016A42">
            <w:pPr>
              <w:pStyle w:val="AltB0"/>
            </w:pPr>
            <w:r>
              <w:rPr>
                <w:rFonts w:hint="eastAsia"/>
              </w:rPr>
              <w:t xml:space="preserve">SACEM vital checksum </w:t>
            </w:r>
            <w:r w:rsidRPr="0031466D" w:rsidR="00EB1321">
              <w:rPr>
                <w:rFonts w:hint="eastAsia"/>
              </w:rPr>
              <w:t>2</w:t>
            </w:r>
          </w:p>
        </w:tc>
      </w:tr>
    </w:tbl>
    <w:p w:rsidR="00EB1321" w:rsidP="000C0D62" w:rsidRDefault="00EB1321">
      <w:pPr>
        <w:pStyle w:val="ReqtifyAltQ"/>
      </w:pPr>
    </w:p>
    <w:p w:rsidR="0059457A" w:rsidP="00C93484" w:rsidRDefault="0059457A">
      <w:pPr>
        <w:pStyle w:val="Reqtify"/>
      </w:pPr>
    </w:p>
    <w:p w:rsidR="00D87EC1" w:rsidP="0012674A" w:rsidRDefault="00D87EC1">
      <w:pPr>
        <w:pStyle w:val="4"/>
      </w:pPr>
      <w:r>
        <w:rPr>
          <w:rFonts w:hint="eastAsia"/>
        </w:rPr>
        <w:t>LC-&gt;ATP: Temporary speed restriction</w:t>
      </w:r>
    </w:p>
    <w:p w:rsidR="00D87EC1" w:rsidP="00C93484" w:rsidRDefault="00D87EC1">
      <w:pPr>
        <w:pStyle w:val="Reqtify"/>
      </w:pPr>
      <w:r>
        <w:rPr>
          <w:rFonts w:hint="eastAsia"/>
        </w:rPr>
        <w:t>在</w:t>
      </w:r>
      <w:r>
        <w:rPr>
          <w:rFonts w:hint="eastAsia"/>
        </w:rPr>
        <w:t>CBTC</w:t>
      </w:r>
      <w:r>
        <w:rPr>
          <w:rFonts w:hint="eastAsia"/>
        </w:rPr>
        <w:t>运用模式下，</w:t>
      </w:r>
      <w:r>
        <w:rPr>
          <w:rFonts w:hint="eastAsia"/>
        </w:rPr>
        <w:t>ATP</w:t>
      </w:r>
      <w:r>
        <w:rPr>
          <w:rFonts w:hint="eastAsia"/>
        </w:rPr>
        <w:t>需考虑线路上设置的临时限速限制。因为当</w:t>
      </w:r>
      <w:r>
        <w:rPr>
          <w:rFonts w:hint="eastAsia"/>
        </w:rPr>
        <w:t>LC</w:t>
      </w:r>
      <w:r>
        <w:rPr>
          <w:rFonts w:hint="eastAsia"/>
        </w:rPr>
        <w:t>刚上电时，需等待来自</w:t>
      </w:r>
      <w:r>
        <w:rPr>
          <w:rFonts w:hint="eastAsia"/>
        </w:rPr>
        <w:t>ATS</w:t>
      </w:r>
      <w:r>
        <w:rPr>
          <w:rFonts w:hint="eastAsia"/>
        </w:rPr>
        <w:t>操作员的</w:t>
      </w:r>
      <w:r>
        <w:rPr>
          <w:rFonts w:hint="eastAsia"/>
        </w:rPr>
        <w:t>TSR</w:t>
      </w:r>
      <w:r>
        <w:rPr>
          <w:rFonts w:hint="eastAsia"/>
        </w:rPr>
        <w:t>解锁命令，在解锁之前，</w:t>
      </w:r>
      <w:r>
        <w:rPr>
          <w:rFonts w:hint="eastAsia"/>
        </w:rPr>
        <w:t>LC</w:t>
      </w:r>
      <w:r>
        <w:rPr>
          <w:rFonts w:hint="eastAsia"/>
        </w:rPr>
        <w:t>发送给线路上所有</w:t>
      </w:r>
      <w:r>
        <w:rPr>
          <w:rFonts w:hint="eastAsia"/>
        </w:rPr>
        <w:t>CC</w:t>
      </w:r>
      <w:r>
        <w:rPr>
          <w:rFonts w:hint="eastAsia"/>
        </w:rPr>
        <w:t>的消息中均无</w:t>
      </w:r>
      <w:r>
        <w:rPr>
          <w:rFonts w:hint="eastAsia"/>
        </w:rPr>
        <w:t>TSR</w:t>
      </w:r>
      <w:r>
        <w:rPr>
          <w:rFonts w:hint="eastAsia"/>
        </w:rPr>
        <w:t>部分。此时，</w:t>
      </w:r>
      <w:r>
        <w:rPr>
          <w:rFonts w:hint="eastAsia"/>
        </w:rPr>
        <w:t>ATP</w:t>
      </w:r>
      <w:r>
        <w:rPr>
          <w:rFonts w:hint="eastAsia"/>
        </w:rPr>
        <w:t>应当认为全线均施加了最严格的临时限速。同样，当</w:t>
      </w:r>
      <w:r>
        <w:rPr>
          <w:rFonts w:hint="eastAsia"/>
        </w:rPr>
        <w:t>ATP</w:t>
      </w:r>
      <w:r>
        <w:rPr>
          <w:rFonts w:hint="eastAsia"/>
        </w:rPr>
        <w:t>长时间收不到来自</w:t>
      </w:r>
      <w:r>
        <w:rPr>
          <w:rFonts w:hint="eastAsia"/>
        </w:rPr>
        <w:t>LC</w:t>
      </w:r>
      <w:r>
        <w:rPr>
          <w:rFonts w:hint="eastAsia"/>
        </w:rPr>
        <w:t>的信息时，也应认为全线设置了</w:t>
      </w:r>
      <w:r>
        <w:rPr>
          <w:rFonts w:hint="eastAsia"/>
        </w:rPr>
        <w:t>TSR</w:t>
      </w:r>
      <w:r>
        <w:rPr>
          <w:rFonts w:hint="eastAsia"/>
        </w:rPr>
        <w:t>。</w:t>
      </w:r>
    </w:p>
    <w:p w:rsidR="00D87EC1" w:rsidP="00C93484" w:rsidRDefault="00D87EC1">
      <w:pPr>
        <w:pStyle w:val="Reqtify"/>
      </w:pPr>
      <w:r>
        <w:rPr>
          <w:rFonts w:hint="eastAsia"/>
        </w:rPr>
        <w:t xml:space="preserve">In CBTC mode, ATP shall consider the temporary speed restriction setting on the track. When LC just power on, the message sent to ATP is not including the TRS parts </w:t>
      </w:r>
      <w:r>
        <w:t>until</w:t>
      </w:r>
      <w:r>
        <w:rPr>
          <w:rFonts w:hint="eastAsia"/>
        </w:rPr>
        <w:t xml:space="preserve"> the LC received the TRS release command from the ATS operator. At that time, the ATP software shall consider all track map has assigned the most restrictive temporary speed restriction. Similarly, if the ATP has long time not received </w:t>
      </w:r>
      <w:r>
        <w:t>information</w:t>
      </w:r>
      <w:r>
        <w:rPr>
          <w:rFonts w:hint="eastAsia"/>
        </w:rPr>
        <w:t xml:space="preserve"> from the LC, it shall consider the same restrictive TSR are applied.</w:t>
      </w:r>
    </w:p>
    <w:p w:rsidR="00D87EC1" w:rsidP="00C93484" w:rsidRDefault="00D87EC1">
      <w:pPr>
        <w:pStyle w:val="Reqtify"/>
      </w:pPr>
    </w:p>
    <w:p w:rsidR="00EB1321" w:rsidP="00C93484" w:rsidRDefault="00EB1321">
      <w:pPr>
        <w:pStyle w:val="Reqtify"/>
      </w:pPr>
      <w:r>
        <w:rPr>
          <w:rFonts w:hint="eastAsia"/>
        </w:rPr>
        <w:t>根据</w:t>
      </w:r>
      <w:r>
        <w:fldChar w:fldCharType="begin"/>
      </w:r>
      <w:r>
        <w:instrText xml:space="preserve"> </w:instrText>
      </w:r>
      <w:r>
        <w:rPr>
          <w:rFonts w:hint="eastAsia"/>
        </w:rPr>
        <w:instrText>REF _Ref277775627 \w \h</w:instrText>
      </w:r>
      <w:r>
        <w:instrText xml:space="preserve"> </w:instrText>
      </w:r>
      <w:r>
        <w:fldChar w:fldCharType="separate"/>
      </w:r>
      <w:r w:rsidR="00DE178B">
        <w:t>[REF8]</w:t>
      </w:r>
      <w:r>
        <w:fldChar w:fldCharType="end"/>
      </w:r>
      <w:r>
        <w:rPr>
          <w:rFonts w:hint="eastAsia"/>
        </w:rPr>
        <w:t>，</w:t>
      </w:r>
      <w:r>
        <w:rPr>
          <w:rFonts w:hint="eastAsia"/>
        </w:rPr>
        <w:t>ATP</w:t>
      </w:r>
      <w:r>
        <w:rPr>
          <w:rFonts w:hint="eastAsia"/>
        </w:rPr>
        <w:t>通过</w:t>
      </w:r>
      <w:r>
        <w:rPr>
          <w:rFonts w:hint="eastAsia"/>
        </w:rPr>
        <w:t>CCNV</w:t>
      </w:r>
      <w:r>
        <w:rPr>
          <w:rFonts w:hint="eastAsia"/>
        </w:rPr>
        <w:t>获取来自</w:t>
      </w:r>
      <w:r>
        <w:rPr>
          <w:rFonts w:hint="eastAsia"/>
        </w:rPr>
        <w:t>LC</w:t>
      </w:r>
      <w:r>
        <w:rPr>
          <w:rFonts w:hint="eastAsia"/>
        </w:rPr>
        <w:t>的临时限速信息</w:t>
      </w:r>
      <w:bookmarkStart w:name="CCNV_TSRmessage" w:id="637"/>
      <w:r w:rsidRPr="009C3892">
        <w:rPr>
          <w:rStyle w:val="aff2"/>
          <w:rFonts w:hint="eastAsia"/>
        </w:rPr>
        <w:t>CCNV_TSRmessage</w:t>
      </w:r>
      <w:bookmarkEnd w:id="637"/>
      <w:r>
        <w:rPr>
          <w:rFonts w:hint="eastAsia"/>
        </w:rPr>
        <w:t>，其结构</w:t>
      </w:r>
      <w:r>
        <w:fldChar w:fldCharType="begin"/>
      </w:r>
      <w:r>
        <w:instrText xml:space="preserve"> </w:instrText>
      </w:r>
      <w:r>
        <w:rPr>
          <w:rFonts w:hint="eastAsia"/>
        </w:rPr>
        <w:instrText>REF ST_TSR_DOWN_CONTENT \h</w:instrText>
      </w:r>
      <w:r>
        <w:instrText xml:space="preserve"> </w:instrText>
      </w:r>
      <w:r>
        <w:fldChar w:fldCharType="separate"/>
      </w:r>
      <w:r w:rsidRPr="00666190" w:rsidR="00DE178B">
        <w:rPr>
          <w:rStyle w:val="DATATYPE"/>
          <w:rFonts w:hint="eastAsia"/>
        </w:rPr>
        <w:t>ST_TSR_DOWN_CONTENT</w:t>
      </w:r>
      <w:r>
        <w:fldChar w:fldCharType="end"/>
      </w:r>
      <w:r>
        <w:rPr>
          <w:rFonts w:hint="eastAsia"/>
        </w:rPr>
        <w:t>如</w:t>
      </w:r>
      <w:r>
        <w:fldChar w:fldCharType="begin"/>
      </w:r>
      <w:r>
        <w:instrText xml:space="preserve"> </w:instrText>
      </w:r>
      <w:r>
        <w:rPr>
          <w:rFonts w:hint="eastAsia"/>
        </w:rPr>
        <w:instrText>REF _Ref286404385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17</w:t>
      </w:r>
      <w:r>
        <w:fldChar w:fldCharType="end"/>
      </w:r>
      <w:r>
        <w:rPr>
          <w:rFonts w:hint="eastAsia"/>
        </w:rPr>
        <w:t>所示。</w:t>
      </w:r>
    </w:p>
    <w:p w:rsidR="00EB1321" w:rsidP="00C93484" w:rsidRDefault="00EB1321">
      <w:pPr>
        <w:pStyle w:val="Reqtify"/>
      </w:pPr>
      <w:r>
        <w:rPr>
          <w:rFonts w:hint="eastAsia"/>
        </w:rPr>
        <w:t xml:space="preserve">According to </w:t>
      </w:r>
      <w:r>
        <w:fldChar w:fldCharType="begin"/>
      </w:r>
      <w:r>
        <w:instrText xml:space="preserve"> </w:instrText>
      </w:r>
      <w:r>
        <w:rPr>
          <w:rFonts w:hint="eastAsia"/>
        </w:rPr>
        <w:instrText>REF _Ref277775627 \w \h</w:instrText>
      </w:r>
      <w:r>
        <w:instrText xml:space="preserve"> </w:instrText>
      </w:r>
      <w:r>
        <w:fldChar w:fldCharType="separate"/>
      </w:r>
      <w:r w:rsidR="00DE178B">
        <w:t>[REF8]</w:t>
      </w:r>
      <w:r>
        <w:fldChar w:fldCharType="end"/>
      </w:r>
      <w:r>
        <w:rPr>
          <w:rFonts w:hint="eastAsia"/>
        </w:rPr>
        <w:t xml:space="preserve">, ATP software should receive the TSR message from the LC, as shown in </w:t>
      </w:r>
      <w:r>
        <w:fldChar w:fldCharType="begin"/>
      </w:r>
      <w:r>
        <w:instrText xml:space="preserve"> </w:instrText>
      </w:r>
      <w:r>
        <w:rPr>
          <w:rFonts w:hint="eastAsia"/>
        </w:rPr>
        <w:instrText>REF _Ref286404385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17</w:t>
      </w:r>
      <w:r>
        <w:fldChar w:fldCharType="end"/>
      </w:r>
      <w:r>
        <w:rPr>
          <w:rFonts w:hint="eastAsia"/>
        </w:rPr>
        <w:t>.</w:t>
      </w:r>
    </w:p>
    <w:p w:rsidR="00EB1321" w:rsidP="00C93484" w:rsidRDefault="00EB1321">
      <w:pPr>
        <w:pStyle w:val="Reqtify"/>
      </w:pPr>
    </w:p>
    <w:p w:rsidRPr="00F40CCD" w:rsidR="00EB1321" w:rsidP="00EB1321" w:rsidRDefault="00EB1321">
      <w:pPr>
        <w:pStyle w:val="affc"/>
      </w:pPr>
      <w:bookmarkStart w:name="_Ref286404385" w:id="638"/>
      <w:bookmarkStart w:name="_Toc349031223" w:id="639"/>
      <w:bookmarkStart w:name="_Toc347567336" w:id="640"/>
      <w:bookmarkStart w:name="_Toc345689807" w:id="641"/>
      <w:bookmarkStart w:name="_Toc376183052" w:id="642"/>
      <w:bookmarkStart w:name="_Toc392230025" w:id="643"/>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17</w:t>
      </w:r>
      <w:r w:rsidR="00FA0FBB">
        <w:fldChar w:fldCharType="end"/>
      </w:r>
      <w:bookmarkEnd w:id="638"/>
      <w:r w:rsidRPr="00F40CCD">
        <w:rPr>
          <w:rFonts w:hint="eastAsia"/>
        </w:rPr>
        <w:t xml:space="preserve"> TSR download content from LC</w:t>
      </w:r>
      <w:bookmarkEnd w:id="639"/>
      <w:bookmarkEnd w:id="640"/>
      <w:bookmarkEnd w:id="641"/>
      <w:bookmarkEnd w:id="642"/>
      <w:bookmarkEnd w:id="643"/>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Look w:val="01E0" w:firstRow="1" w:lastRow="1" w:firstColumn="1" w:lastColumn="1" w:noHBand="0" w:noVBand="0"/>
      </w:tblPr>
      <w:tblGrid>
        <w:gridCol w:w="255"/>
        <w:gridCol w:w="9"/>
        <w:gridCol w:w="254"/>
        <w:gridCol w:w="4034"/>
        <w:gridCol w:w="19"/>
        <w:gridCol w:w="4715"/>
      </w:tblGrid>
      <w:tr w:rsidRPr="001B3DC6" w:rsidR="00EB1321" w:rsidTr="00EB1321">
        <w:trPr>
          <w:jc w:val="center"/>
        </w:trPr>
        <w:tc>
          <w:tcPr>
            <w:tcW w:w="2461" w:type="pct"/>
            <w:gridSpan w:val="5"/>
            <w:tcBorders>
              <w:top w:val="single" w:color="auto" w:sz="12" w:space="0"/>
              <w:left w:val="nil"/>
              <w:bottom w:val="single" w:color="auto" w:sz="12" w:space="0"/>
              <w:right w:val="nil"/>
            </w:tcBorders>
            <w:shd w:val="clear" w:color="auto" w:fill="E0E0E0"/>
            <w:vAlign w:val="center"/>
          </w:tcPr>
          <w:p w:rsidRPr="00EB1321" w:rsidR="00EB1321" w:rsidP="00FA0FBB" w:rsidRDefault="00EB1321">
            <w:pPr>
              <w:pStyle w:val="af6"/>
            </w:pPr>
            <w:r w:rsidRPr="009E2F46">
              <w:rPr>
                <w:rFonts w:hint="eastAsia"/>
              </w:rPr>
              <w:t>ID</w:t>
            </w:r>
          </w:p>
        </w:tc>
        <w:tc>
          <w:tcPr>
            <w:tcW w:w="2539" w:type="pct"/>
            <w:tcBorders>
              <w:top w:val="single" w:color="auto" w:sz="12" w:space="0"/>
              <w:left w:val="nil"/>
              <w:bottom w:val="single" w:color="auto" w:sz="12" w:space="0"/>
              <w:right w:val="nil"/>
            </w:tcBorders>
            <w:shd w:val="clear" w:color="auto" w:fill="E0E0E0"/>
            <w:vAlign w:val="center"/>
          </w:tcPr>
          <w:p w:rsidRPr="00EB1321" w:rsidR="00EB1321" w:rsidP="00FA0FBB" w:rsidRDefault="00EB1321">
            <w:pPr>
              <w:pStyle w:val="af6"/>
            </w:pPr>
            <w:r w:rsidRPr="009E2F46">
              <w:rPr>
                <w:rFonts w:hint="eastAsia"/>
              </w:rPr>
              <w:t>C</w:t>
            </w:r>
            <w:r w:rsidRPr="00EB1321">
              <w:t>o</w:t>
            </w:r>
            <w:r w:rsidRPr="00EB1321">
              <w:rPr>
                <w:rFonts w:hint="eastAsia"/>
              </w:rPr>
              <w:t>mments</w:t>
            </w:r>
          </w:p>
        </w:tc>
      </w:tr>
      <w:tr w:rsidRPr="001B3DC6" w:rsidR="00EB1321" w:rsidTr="00EB1321">
        <w:trPr>
          <w:jc w:val="center"/>
        </w:trPr>
        <w:tc>
          <w:tcPr>
            <w:tcW w:w="2461" w:type="pct"/>
            <w:gridSpan w:val="5"/>
            <w:tcBorders>
              <w:top w:val="single" w:color="auto" w:sz="4" w:space="0"/>
              <w:left w:val="nil"/>
              <w:bottom w:val="single" w:color="auto" w:sz="4" w:space="0"/>
              <w:right w:val="nil"/>
            </w:tcBorders>
          </w:tcPr>
          <w:p w:rsidRPr="00EB1321" w:rsidR="00EB1321" w:rsidP="00591D6B" w:rsidRDefault="00EB1321">
            <w:pPr>
              <w:pStyle w:val="AltB0"/>
              <w:rPr>
                <w:rStyle w:val="DATATYPE"/>
              </w:rPr>
            </w:pPr>
            <w:bookmarkStart w:name="ST_TSR_DOWN_CONTENT" w:id="644"/>
            <w:r w:rsidRPr="00666190">
              <w:rPr>
                <w:rStyle w:val="DATATYPE"/>
                <w:rFonts w:hint="eastAsia"/>
              </w:rPr>
              <w:t>ST_TSR_DOWN_CONTENT</w:t>
            </w:r>
            <w:bookmarkEnd w:id="644"/>
          </w:p>
        </w:tc>
        <w:tc>
          <w:tcPr>
            <w:tcW w:w="2539" w:type="pct"/>
            <w:tcBorders>
              <w:left w:val="nil"/>
              <w:right w:val="nil"/>
            </w:tcBorders>
          </w:tcPr>
          <w:p w:rsidRPr="00EB1321" w:rsidR="00EB1321" w:rsidP="00591D6B" w:rsidRDefault="00EB1321">
            <w:pPr>
              <w:pStyle w:val="AltB0"/>
            </w:pPr>
            <w:r>
              <w:rPr>
                <w:rFonts w:hint="eastAsia"/>
              </w:rPr>
              <w:t>临时限速信息</w:t>
            </w:r>
          </w:p>
        </w:tc>
      </w:tr>
      <w:tr w:rsidRPr="001B3DC6" w:rsidR="00EB1321" w:rsidTr="00EB1321">
        <w:trPr>
          <w:jc w:val="center"/>
        </w:trPr>
        <w:tc>
          <w:tcPr>
            <w:tcW w:w="142" w:type="pct"/>
            <w:gridSpan w:val="2"/>
            <w:tcBorders>
              <w:top w:val="single" w:color="auto" w:sz="4" w:space="0"/>
              <w:left w:val="nil"/>
              <w:bottom w:val="single" w:color="auto" w:sz="4" w:space="0"/>
              <w:right w:val="nil"/>
            </w:tcBorders>
          </w:tcPr>
          <w:p w:rsidR="00EB1321" w:rsidP="00591D6B" w:rsidRDefault="00EB1321">
            <w:pPr>
              <w:pStyle w:val="AltB0"/>
            </w:pPr>
          </w:p>
        </w:tc>
        <w:tc>
          <w:tcPr>
            <w:tcW w:w="2319" w:type="pct"/>
            <w:gridSpan w:val="3"/>
            <w:tcBorders>
              <w:top w:val="single" w:color="auto" w:sz="4" w:space="0"/>
              <w:left w:val="nil"/>
              <w:bottom w:val="single" w:color="auto" w:sz="4" w:space="0"/>
              <w:right w:val="nil"/>
            </w:tcBorders>
          </w:tcPr>
          <w:p w:rsidRPr="00EB1321" w:rsidR="00EB1321" w:rsidP="00591D6B" w:rsidRDefault="00354F88">
            <w:pPr>
              <w:pStyle w:val="AltB0"/>
            </w:pPr>
            <w:r>
              <w:rPr>
                <w:rFonts w:hint="eastAsia"/>
              </w:rPr>
              <w:t>.N</w:t>
            </w:r>
            <w:r w:rsidR="00EB1321">
              <w:rPr>
                <w:rFonts w:hint="eastAsia"/>
              </w:rPr>
              <w:t>umber</w:t>
            </w:r>
            <w:r>
              <w:rPr>
                <w:rFonts w:hint="eastAsia"/>
              </w:rPr>
              <w:t>O</w:t>
            </w:r>
            <w:r w:rsidR="00EB1321">
              <w:rPr>
                <w:rFonts w:hint="eastAsia"/>
              </w:rPr>
              <w:t>f</w:t>
            </w:r>
            <w:r>
              <w:rPr>
                <w:rFonts w:hint="eastAsia"/>
              </w:rPr>
              <w:t>T</w:t>
            </w:r>
            <w:r w:rsidR="00E76CD3">
              <w:rPr>
                <w:rFonts w:hint="eastAsia"/>
              </w:rPr>
              <w:t>SR</w:t>
            </w:r>
          </w:p>
        </w:tc>
        <w:tc>
          <w:tcPr>
            <w:tcW w:w="2539" w:type="pct"/>
            <w:tcBorders>
              <w:left w:val="nil"/>
              <w:right w:val="nil"/>
            </w:tcBorders>
          </w:tcPr>
          <w:p w:rsidRPr="00EB1321" w:rsidR="00EB1321" w:rsidP="00591D6B" w:rsidRDefault="00EB1321">
            <w:pPr>
              <w:pStyle w:val="AltB0"/>
            </w:pPr>
            <w:r>
              <w:rPr>
                <w:rFonts w:hint="eastAsia"/>
              </w:rPr>
              <w:t>临时限速个数</w:t>
            </w:r>
          </w:p>
        </w:tc>
      </w:tr>
      <w:tr w:rsidRPr="001B3DC6" w:rsidR="00EB1321" w:rsidTr="00EB1321">
        <w:trPr>
          <w:jc w:val="center"/>
        </w:trPr>
        <w:tc>
          <w:tcPr>
            <w:tcW w:w="142" w:type="pct"/>
            <w:gridSpan w:val="2"/>
            <w:tcBorders>
              <w:top w:val="single" w:color="auto" w:sz="4" w:space="0"/>
              <w:left w:val="nil"/>
              <w:bottom w:val="single" w:color="auto" w:sz="4" w:space="0"/>
              <w:right w:val="nil"/>
            </w:tcBorders>
          </w:tcPr>
          <w:p w:rsidR="00EB1321" w:rsidP="00591D6B" w:rsidRDefault="00EB1321">
            <w:pPr>
              <w:pStyle w:val="AltB0"/>
            </w:pPr>
          </w:p>
        </w:tc>
        <w:tc>
          <w:tcPr>
            <w:tcW w:w="2319" w:type="pct"/>
            <w:gridSpan w:val="3"/>
            <w:tcBorders>
              <w:top w:val="single" w:color="auto" w:sz="4" w:space="0"/>
              <w:left w:val="nil"/>
              <w:bottom w:val="single" w:color="auto" w:sz="4" w:space="0"/>
              <w:right w:val="nil"/>
            </w:tcBorders>
          </w:tcPr>
          <w:p w:rsidRPr="00EB1321" w:rsidR="00EB1321" w:rsidP="00591D6B" w:rsidRDefault="00354F88">
            <w:pPr>
              <w:pStyle w:val="AltB0"/>
            </w:pPr>
            <w:r>
              <w:rPr>
                <w:rFonts w:hint="eastAsia"/>
              </w:rPr>
              <w:t>.</w:t>
            </w:r>
            <w:r w:rsidR="00E76CD3">
              <w:rPr>
                <w:rFonts w:hint="eastAsia"/>
              </w:rPr>
              <w:t>TSR</w:t>
            </w:r>
            <w:r w:rsidR="00EB1321">
              <w:rPr>
                <w:rFonts w:hint="eastAsia"/>
              </w:rPr>
              <w:t>[number</w:t>
            </w:r>
            <w:r>
              <w:rPr>
                <w:rFonts w:hint="eastAsia"/>
              </w:rPr>
              <w:t>O</w:t>
            </w:r>
            <w:r w:rsidR="00EB1321">
              <w:rPr>
                <w:rFonts w:hint="eastAsia"/>
              </w:rPr>
              <w:t>f</w:t>
            </w:r>
            <w:r>
              <w:rPr>
                <w:rFonts w:hint="eastAsia"/>
              </w:rPr>
              <w:t>T</w:t>
            </w:r>
            <w:r w:rsidR="00E76CD3">
              <w:rPr>
                <w:rFonts w:hint="eastAsia"/>
              </w:rPr>
              <w:t>SR</w:t>
            </w:r>
            <w:r w:rsidR="00EB1321">
              <w:rPr>
                <w:rFonts w:hint="eastAsia"/>
              </w:rPr>
              <w:t>]</w:t>
            </w:r>
          </w:p>
        </w:tc>
        <w:tc>
          <w:tcPr>
            <w:tcW w:w="2539" w:type="pct"/>
            <w:tcBorders>
              <w:left w:val="nil"/>
              <w:right w:val="nil"/>
            </w:tcBorders>
          </w:tcPr>
          <w:p w:rsidRPr="00EB1321" w:rsidR="00EB1321" w:rsidP="00591D6B" w:rsidRDefault="00EB1321">
            <w:pPr>
              <w:pStyle w:val="AltB0"/>
            </w:pPr>
            <w:r>
              <w:rPr>
                <w:rFonts w:hint="eastAsia"/>
              </w:rPr>
              <w:t>每个临时限速内容</w:t>
            </w:r>
          </w:p>
        </w:tc>
      </w:tr>
      <w:tr w:rsidRPr="001B3DC6" w:rsidR="00EB1321" w:rsidTr="00EB1321">
        <w:trPr>
          <w:jc w:val="center"/>
        </w:trPr>
        <w:tc>
          <w:tcPr>
            <w:tcW w:w="142" w:type="pct"/>
            <w:gridSpan w:val="2"/>
            <w:tcBorders>
              <w:top w:val="single" w:color="auto" w:sz="4" w:space="0"/>
              <w:left w:val="nil"/>
              <w:bottom w:val="single" w:color="auto" w:sz="4" w:space="0"/>
              <w:right w:val="nil"/>
            </w:tcBorders>
          </w:tcPr>
          <w:p w:rsidR="00EB1321" w:rsidP="00591D6B" w:rsidRDefault="00EB1321">
            <w:pPr>
              <w:pStyle w:val="AltB0"/>
            </w:pPr>
          </w:p>
        </w:tc>
        <w:tc>
          <w:tcPr>
            <w:tcW w:w="137" w:type="pct"/>
            <w:tcBorders>
              <w:top w:val="single" w:color="auto" w:sz="4" w:space="0"/>
              <w:left w:val="nil"/>
              <w:bottom w:val="single" w:color="auto" w:sz="4" w:space="0"/>
              <w:right w:val="nil"/>
            </w:tcBorders>
          </w:tcPr>
          <w:p w:rsidR="00EB1321" w:rsidP="00591D6B" w:rsidRDefault="00EB1321">
            <w:pPr>
              <w:pStyle w:val="AltB0"/>
            </w:pPr>
          </w:p>
        </w:tc>
        <w:tc>
          <w:tcPr>
            <w:tcW w:w="2182" w:type="pct"/>
            <w:gridSpan w:val="2"/>
            <w:tcBorders>
              <w:top w:val="single" w:color="auto" w:sz="4" w:space="0"/>
              <w:left w:val="nil"/>
              <w:bottom w:val="single" w:color="auto" w:sz="4" w:space="0"/>
              <w:right w:val="nil"/>
            </w:tcBorders>
          </w:tcPr>
          <w:p w:rsidRPr="00EB1321" w:rsidR="00EB1321" w:rsidP="00591D6B" w:rsidRDefault="00354F88">
            <w:pPr>
              <w:pStyle w:val="AltB0"/>
            </w:pPr>
            <w:r>
              <w:t>.S</w:t>
            </w:r>
            <w:r w:rsidR="00EB1321">
              <w:t>peed</w:t>
            </w:r>
          </w:p>
        </w:tc>
        <w:tc>
          <w:tcPr>
            <w:tcW w:w="2539" w:type="pct"/>
            <w:tcBorders>
              <w:left w:val="nil"/>
              <w:right w:val="nil"/>
            </w:tcBorders>
          </w:tcPr>
          <w:p w:rsidRPr="00EB1321" w:rsidR="00EB1321" w:rsidP="00591D6B" w:rsidRDefault="00EB1321">
            <w:pPr>
              <w:pStyle w:val="AltB0"/>
            </w:pPr>
            <w:r>
              <w:rPr>
                <w:rFonts w:hint="eastAsia"/>
              </w:rPr>
              <w:t>临时限速值</w:t>
            </w:r>
          </w:p>
        </w:tc>
      </w:tr>
      <w:tr w:rsidRPr="001B3DC6" w:rsidR="00EB1321" w:rsidTr="00EB1321">
        <w:trPr>
          <w:jc w:val="center"/>
        </w:trPr>
        <w:tc>
          <w:tcPr>
            <w:tcW w:w="142" w:type="pct"/>
            <w:gridSpan w:val="2"/>
            <w:tcBorders>
              <w:top w:val="single" w:color="auto" w:sz="4" w:space="0"/>
              <w:left w:val="nil"/>
              <w:bottom w:val="single" w:color="auto" w:sz="4" w:space="0"/>
              <w:right w:val="nil"/>
            </w:tcBorders>
          </w:tcPr>
          <w:p w:rsidR="00EB1321" w:rsidP="00591D6B" w:rsidRDefault="00EB1321">
            <w:pPr>
              <w:pStyle w:val="AltB0"/>
            </w:pPr>
          </w:p>
        </w:tc>
        <w:tc>
          <w:tcPr>
            <w:tcW w:w="137" w:type="pct"/>
            <w:tcBorders>
              <w:top w:val="single" w:color="auto" w:sz="4" w:space="0"/>
              <w:left w:val="nil"/>
              <w:bottom w:val="single" w:color="auto" w:sz="4" w:space="0"/>
              <w:right w:val="nil"/>
            </w:tcBorders>
          </w:tcPr>
          <w:p w:rsidR="00EB1321" w:rsidP="00591D6B" w:rsidRDefault="00EB1321">
            <w:pPr>
              <w:pStyle w:val="AltB0"/>
            </w:pPr>
          </w:p>
        </w:tc>
        <w:tc>
          <w:tcPr>
            <w:tcW w:w="2182" w:type="pct"/>
            <w:gridSpan w:val="2"/>
            <w:tcBorders>
              <w:top w:val="single" w:color="auto" w:sz="4" w:space="0"/>
              <w:left w:val="nil"/>
              <w:bottom w:val="single" w:color="auto" w:sz="4" w:space="0"/>
              <w:right w:val="nil"/>
            </w:tcBorders>
          </w:tcPr>
          <w:p w:rsidRPr="00EB1321" w:rsidR="00EB1321" w:rsidP="00591D6B" w:rsidRDefault="00354F88">
            <w:pPr>
              <w:pStyle w:val="AltB0"/>
            </w:pPr>
            <w:r>
              <w:rPr>
                <w:rFonts w:hint="eastAsia"/>
              </w:rPr>
              <w:t>.F</w:t>
            </w:r>
            <w:r w:rsidR="00EB1321">
              <w:rPr>
                <w:rFonts w:hint="eastAsia"/>
              </w:rPr>
              <w:t>irst</w:t>
            </w:r>
            <w:r>
              <w:rPr>
                <w:rFonts w:hint="eastAsia"/>
              </w:rPr>
              <w:t>B</w:t>
            </w:r>
            <w:r w:rsidR="00EB1321">
              <w:rPr>
                <w:rFonts w:hint="eastAsia"/>
              </w:rPr>
              <w:t>lock</w:t>
            </w:r>
            <w:r>
              <w:rPr>
                <w:rFonts w:hint="eastAsia"/>
              </w:rPr>
              <w:t>I</w:t>
            </w:r>
            <w:r w:rsidR="00EB1321">
              <w:rPr>
                <w:rFonts w:hint="eastAsia"/>
              </w:rPr>
              <w:t>d</w:t>
            </w:r>
          </w:p>
        </w:tc>
        <w:tc>
          <w:tcPr>
            <w:tcW w:w="2539" w:type="pct"/>
            <w:tcBorders>
              <w:left w:val="nil"/>
              <w:right w:val="nil"/>
            </w:tcBorders>
          </w:tcPr>
          <w:p w:rsidRPr="00EB1321" w:rsidR="00EB1321" w:rsidP="00591D6B" w:rsidRDefault="00EB1321">
            <w:pPr>
              <w:pStyle w:val="AltB0"/>
            </w:pPr>
            <w:r>
              <w:rPr>
                <w:rFonts w:hint="eastAsia"/>
              </w:rPr>
              <w:t>临时限速起始</w:t>
            </w:r>
            <w:r>
              <w:rPr>
                <w:rFonts w:hint="eastAsia"/>
              </w:rPr>
              <w:t>Block</w:t>
            </w:r>
          </w:p>
        </w:tc>
      </w:tr>
      <w:tr w:rsidRPr="001B3DC6" w:rsidR="00EB1321" w:rsidTr="00EB1321">
        <w:trPr>
          <w:jc w:val="center"/>
        </w:trPr>
        <w:tc>
          <w:tcPr>
            <w:tcW w:w="142" w:type="pct"/>
            <w:gridSpan w:val="2"/>
            <w:tcBorders>
              <w:top w:val="single" w:color="auto" w:sz="4" w:space="0"/>
              <w:left w:val="nil"/>
              <w:bottom w:val="single" w:color="auto" w:sz="4" w:space="0"/>
              <w:right w:val="nil"/>
            </w:tcBorders>
          </w:tcPr>
          <w:p w:rsidR="00EB1321" w:rsidP="00591D6B" w:rsidRDefault="00EB1321">
            <w:pPr>
              <w:pStyle w:val="AltB0"/>
            </w:pPr>
          </w:p>
        </w:tc>
        <w:tc>
          <w:tcPr>
            <w:tcW w:w="137" w:type="pct"/>
            <w:tcBorders>
              <w:top w:val="single" w:color="auto" w:sz="4" w:space="0"/>
              <w:left w:val="nil"/>
              <w:bottom w:val="single" w:color="auto" w:sz="4" w:space="0"/>
              <w:right w:val="nil"/>
            </w:tcBorders>
          </w:tcPr>
          <w:p w:rsidR="00EB1321" w:rsidP="00591D6B" w:rsidRDefault="00EB1321">
            <w:pPr>
              <w:pStyle w:val="AltB0"/>
            </w:pPr>
          </w:p>
        </w:tc>
        <w:tc>
          <w:tcPr>
            <w:tcW w:w="2182" w:type="pct"/>
            <w:gridSpan w:val="2"/>
            <w:tcBorders>
              <w:top w:val="single" w:color="auto" w:sz="4" w:space="0"/>
              <w:left w:val="nil"/>
              <w:bottom w:val="single" w:color="auto" w:sz="4" w:space="0"/>
              <w:right w:val="nil"/>
            </w:tcBorders>
          </w:tcPr>
          <w:p w:rsidRPr="00EB1321" w:rsidR="00EB1321" w:rsidP="00591D6B" w:rsidRDefault="00354F88">
            <w:pPr>
              <w:pStyle w:val="AltB0"/>
            </w:pPr>
            <w:r>
              <w:rPr>
                <w:rFonts w:hint="eastAsia"/>
              </w:rPr>
              <w:t>.S</w:t>
            </w:r>
            <w:r w:rsidR="00EB1321">
              <w:rPr>
                <w:rFonts w:hint="eastAsia"/>
              </w:rPr>
              <w:t>tart</w:t>
            </w:r>
            <w:r>
              <w:rPr>
                <w:rFonts w:hint="eastAsia"/>
              </w:rPr>
              <w:t>A</w:t>
            </w:r>
            <w:r w:rsidR="00EB1321">
              <w:rPr>
                <w:rFonts w:hint="eastAsia"/>
              </w:rPr>
              <w:t>bscissa</w:t>
            </w:r>
          </w:p>
        </w:tc>
        <w:tc>
          <w:tcPr>
            <w:tcW w:w="2539" w:type="pct"/>
            <w:tcBorders>
              <w:left w:val="nil"/>
              <w:right w:val="nil"/>
            </w:tcBorders>
          </w:tcPr>
          <w:p w:rsidRPr="00EB1321" w:rsidR="00EB1321" w:rsidP="00591D6B" w:rsidRDefault="00EB1321">
            <w:pPr>
              <w:pStyle w:val="AltB0"/>
            </w:pPr>
            <w:r>
              <w:rPr>
                <w:rFonts w:hint="eastAsia"/>
              </w:rPr>
              <w:t>临时限速起始坐标</w:t>
            </w:r>
          </w:p>
        </w:tc>
      </w:tr>
      <w:tr w:rsidRPr="001B3DC6" w:rsidR="00EB1321" w:rsidTr="00EB1321">
        <w:trPr>
          <w:jc w:val="center"/>
        </w:trPr>
        <w:tc>
          <w:tcPr>
            <w:tcW w:w="142" w:type="pct"/>
            <w:gridSpan w:val="2"/>
            <w:tcBorders>
              <w:top w:val="single" w:color="auto" w:sz="4" w:space="0"/>
              <w:left w:val="nil"/>
              <w:bottom w:val="single" w:color="auto" w:sz="4" w:space="0"/>
              <w:right w:val="nil"/>
            </w:tcBorders>
          </w:tcPr>
          <w:p w:rsidR="00EB1321" w:rsidP="00591D6B" w:rsidRDefault="00EB1321">
            <w:pPr>
              <w:pStyle w:val="AltB0"/>
            </w:pPr>
          </w:p>
        </w:tc>
        <w:tc>
          <w:tcPr>
            <w:tcW w:w="137" w:type="pct"/>
            <w:tcBorders>
              <w:top w:val="single" w:color="auto" w:sz="4" w:space="0"/>
              <w:left w:val="nil"/>
              <w:bottom w:val="single" w:color="auto" w:sz="4" w:space="0"/>
              <w:right w:val="nil"/>
            </w:tcBorders>
          </w:tcPr>
          <w:p w:rsidR="00EB1321" w:rsidP="00591D6B" w:rsidRDefault="00EB1321">
            <w:pPr>
              <w:pStyle w:val="AltB0"/>
            </w:pPr>
          </w:p>
        </w:tc>
        <w:tc>
          <w:tcPr>
            <w:tcW w:w="2182" w:type="pct"/>
            <w:gridSpan w:val="2"/>
            <w:tcBorders>
              <w:top w:val="single" w:color="auto" w:sz="4" w:space="0"/>
              <w:left w:val="nil"/>
              <w:bottom w:val="single" w:color="auto" w:sz="4" w:space="0"/>
              <w:right w:val="nil"/>
            </w:tcBorders>
          </w:tcPr>
          <w:p w:rsidRPr="00EB1321" w:rsidR="00EB1321" w:rsidP="00591D6B" w:rsidRDefault="00354F88">
            <w:pPr>
              <w:pStyle w:val="AltB0"/>
            </w:pPr>
            <w:r>
              <w:rPr>
                <w:rFonts w:hint="eastAsia"/>
              </w:rPr>
              <w:t>.N</w:t>
            </w:r>
            <w:r w:rsidR="00EB1321">
              <w:rPr>
                <w:rFonts w:hint="eastAsia"/>
              </w:rPr>
              <w:t>umber</w:t>
            </w:r>
            <w:r>
              <w:rPr>
                <w:rFonts w:hint="eastAsia"/>
              </w:rPr>
              <w:t>O</w:t>
            </w:r>
            <w:r w:rsidR="00EB1321">
              <w:rPr>
                <w:rFonts w:hint="eastAsia"/>
              </w:rPr>
              <w:t>f</w:t>
            </w:r>
            <w:r>
              <w:rPr>
                <w:rFonts w:hint="eastAsia"/>
              </w:rPr>
              <w:t>I</w:t>
            </w:r>
            <w:r w:rsidR="00EB1321">
              <w:rPr>
                <w:rFonts w:hint="eastAsia"/>
              </w:rPr>
              <w:t>ntermediate</w:t>
            </w:r>
            <w:r>
              <w:rPr>
                <w:rFonts w:hint="eastAsia"/>
              </w:rPr>
              <w:t>B</w:t>
            </w:r>
            <w:r w:rsidR="00EB1321">
              <w:rPr>
                <w:rFonts w:hint="eastAsia"/>
              </w:rPr>
              <w:t>lock</w:t>
            </w:r>
          </w:p>
        </w:tc>
        <w:tc>
          <w:tcPr>
            <w:tcW w:w="2539" w:type="pct"/>
            <w:tcBorders>
              <w:left w:val="nil"/>
              <w:right w:val="nil"/>
            </w:tcBorders>
          </w:tcPr>
          <w:p w:rsidRPr="00EB1321" w:rsidR="00EB1321" w:rsidP="00591D6B" w:rsidRDefault="00EB1321">
            <w:pPr>
              <w:pStyle w:val="AltB0"/>
            </w:pPr>
            <w:r>
              <w:rPr>
                <w:rFonts w:hint="eastAsia"/>
              </w:rPr>
              <w:t>临时限速中间的</w:t>
            </w:r>
            <w:r>
              <w:rPr>
                <w:rFonts w:hint="eastAsia"/>
              </w:rPr>
              <w:t>Block</w:t>
            </w:r>
            <w:r>
              <w:rPr>
                <w:rFonts w:hint="eastAsia"/>
              </w:rPr>
              <w:t>个数</w:t>
            </w:r>
          </w:p>
        </w:tc>
      </w:tr>
      <w:tr w:rsidRPr="001B3DC6" w:rsidR="00EB1321" w:rsidTr="00EB1321">
        <w:trPr>
          <w:jc w:val="center"/>
        </w:trPr>
        <w:tc>
          <w:tcPr>
            <w:tcW w:w="142" w:type="pct"/>
            <w:gridSpan w:val="2"/>
            <w:tcBorders>
              <w:top w:val="single" w:color="auto" w:sz="4" w:space="0"/>
              <w:left w:val="nil"/>
              <w:bottom w:val="single" w:color="auto" w:sz="4" w:space="0"/>
              <w:right w:val="nil"/>
            </w:tcBorders>
          </w:tcPr>
          <w:p w:rsidR="00EB1321" w:rsidP="00591D6B" w:rsidRDefault="00EB1321">
            <w:pPr>
              <w:pStyle w:val="AltB0"/>
            </w:pPr>
          </w:p>
        </w:tc>
        <w:tc>
          <w:tcPr>
            <w:tcW w:w="137" w:type="pct"/>
            <w:tcBorders>
              <w:top w:val="single" w:color="auto" w:sz="4" w:space="0"/>
              <w:left w:val="nil"/>
              <w:bottom w:val="single" w:color="auto" w:sz="4" w:space="0"/>
              <w:right w:val="nil"/>
            </w:tcBorders>
          </w:tcPr>
          <w:p w:rsidR="00EB1321" w:rsidP="00591D6B" w:rsidRDefault="00EB1321">
            <w:pPr>
              <w:pStyle w:val="AltB0"/>
            </w:pPr>
          </w:p>
        </w:tc>
        <w:tc>
          <w:tcPr>
            <w:tcW w:w="2182" w:type="pct"/>
            <w:gridSpan w:val="2"/>
            <w:tcBorders>
              <w:top w:val="single" w:color="auto" w:sz="4" w:space="0"/>
              <w:left w:val="nil"/>
              <w:bottom w:val="single" w:color="auto" w:sz="4" w:space="0"/>
              <w:right w:val="nil"/>
            </w:tcBorders>
          </w:tcPr>
          <w:p w:rsidRPr="00EB1321" w:rsidR="00EB1321" w:rsidP="00591D6B" w:rsidRDefault="00354F88">
            <w:pPr>
              <w:pStyle w:val="AltB0"/>
            </w:pPr>
            <w:r>
              <w:rPr>
                <w:rFonts w:hint="eastAsia"/>
              </w:rPr>
              <w:t>.I</w:t>
            </w:r>
            <w:r w:rsidR="00EB1321">
              <w:rPr>
                <w:rFonts w:hint="eastAsia"/>
              </w:rPr>
              <w:t>ntermediate</w:t>
            </w:r>
            <w:r>
              <w:rPr>
                <w:rFonts w:hint="eastAsia"/>
              </w:rPr>
              <w:t>B</w:t>
            </w:r>
            <w:r w:rsidR="00EB1321">
              <w:rPr>
                <w:rFonts w:hint="eastAsia"/>
              </w:rPr>
              <w:t>lock</w:t>
            </w:r>
            <w:r>
              <w:rPr>
                <w:rFonts w:hint="eastAsia"/>
              </w:rPr>
              <w:t>I</w:t>
            </w:r>
            <w:r w:rsidR="00EB1321">
              <w:rPr>
                <w:rFonts w:hint="eastAsia"/>
              </w:rPr>
              <w:t>d[number</w:t>
            </w:r>
            <w:r>
              <w:rPr>
                <w:rFonts w:hint="eastAsia"/>
              </w:rPr>
              <w:t>O</w:t>
            </w:r>
            <w:r w:rsidR="00EB1321">
              <w:rPr>
                <w:rFonts w:hint="eastAsia"/>
              </w:rPr>
              <w:t>f</w:t>
            </w:r>
            <w:r>
              <w:rPr>
                <w:rFonts w:hint="eastAsia"/>
              </w:rPr>
              <w:t>I</w:t>
            </w:r>
            <w:r w:rsidR="00EB1321">
              <w:rPr>
                <w:rFonts w:hint="eastAsia"/>
              </w:rPr>
              <w:t>ntermediate</w:t>
            </w:r>
            <w:r>
              <w:rPr>
                <w:rFonts w:hint="eastAsia"/>
              </w:rPr>
              <w:t>B</w:t>
            </w:r>
            <w:r w:rsidR="00EB1321">
              <w:rPr>
                <w:rFonts w:hint="eastAsia"/>
              </w:rPr>
              <w:t>lock]</w:t>
            </w:r>
          </w:p>
        </w:tc>
        <w:tc>
          <w:tcPr>
            <w:tcW w:w="2539" w:type="pct"/>
            <w:tcBorders>
              <w:left w:val="nil"/>
              <w:right w:val="nil"/>
            </w:tcBorders>
          </w:tcPr>
          <w:p w:rsidRPr="00EB1321" w:rsidR="00EB1321" w:rsidP="00591D6B" w:rsidRDefault="00EB1321">
            <w:pPr>
              <w:pStyle w:val="AltB0"/>
            </w:pPr>
            <w:r>
              <w:rPr>
                <w:rFonts w:hint="eastAsia"/>
              </w:rPr>
              <w:t>临时限速中间的</w:t>
            </w:r>
            <w:r>
              <w:rPr>
                <w:rFonts w:hint="eastAsia"/>
              </w:rPr>
              <w:t>Block</w:t>
            </w:r>
            <w:r>
              <w:rPr>
                <w:rFonts w:hint="eastAsia"/>
              </w:rPr>
              <w:t>数组</w:t>
            </w:r>
          </w:p>
        </w:tc>
      </w:tr>
      <w:tr w:rsidRPr="001B3DC6" w:rsidR="00EB1321" w:rsidTr="00EB1321">
        <w:trPr>
          <w:jc w:val="center"/>
        </w:trPr>
        <w:tc>
          <w:tcPr>
            <w:tcW w:w="142" w:type="pct"/>
            <w:gridSpan w:val="2"/>
            <w:tcBorders>
              <w:top w:val="single" w:color="auto" w:sz="4" w:space="0"/>
              <w:left w:val="nil"/>
              <w:bottom w:val="single" w:color="auto" w:sz="4" w:space="0"/>
              <w:right w:val="nil"/>
            </w:tcBorders>
          </w:tcPr>
          <w:p w:rsidR="00EB1321" w:rsidP="00591D6B" w:rsidRDefault="00EB1321">
            <w:pPr>
              <w:pStyle w:val="AltB0"/>
            </w:pPr>
          </w:p>
        </w:tc>
        <w:tc>
          <w:tcPr>
            <w:tcW w:w="137" w:type="pct"/>
            <w:tcBorders>
              <w:top w:val="single" w:color="auto" w:sz="4" w:space="0"/>
              <w:left w:val="nil"/>
              <w:bottom w:val="single" w:color="auto" w:sz="4" w:space="0"/>
              <w:right w:val="nil"/>
            </w:tcBorders>
          </w:tcPr>
          <w:p w:rsidR="00EB1321" w:rsidP="00591D6B" w:rsidRDefault="00EB1321">
            <w:pPr>
              <w:pStyle w:val="AltB0"/>
            </w:pPr>
          </w:p>
        </w:tc>
        <w:tc>
          <w:tcPr>
            <w:tcW w:w="2182" w:type="pct"/>
            <w:gridSpan w:val="2"/>
            <w:tcBorders>
              <w:top w:val="single" w:color="auto" w:sz="4" w:space="0"/>
              <w:left w:val="nil"/>
              <w:bottom w:val="single" w:color="auto" w:sz="4" w:space="0"/>
              <w:right w:val="nil"/>
            </w:tcBorders>
          </w:tcPr>
          <w:p w:rsidRPr="00EB1321" w:rsidR="00EB1321" w:rsidP="00591D6B" w:rsidRDefault="00354F88">
            <w:pPr>
              <w:pStyle w:val="AltB0"/>
            </w:pPr>
            <w:r>
              <w:rPr>
                <w:rFonts w:hint="eastAsia"/>
              </w:rPr>
              <w:t>.L</w:t>
            </w:r>
            <w:r w:rsidR="00EB1321">
              <w:rPr>
                <w:rFonts w:hint="eastAsia"/>
              </w:rPr>
              <w:t>ast</w:t>
            </w:r>
            <w:r>
              <w:rPr>
                <w:rFonts w:hint="eastAsia"/>
              </w:rPr>
              <w:t>B</w:t>
            </w:r>
            <w:r w:rsidR="00EB1321">
              <w:rPr>
                <w:rFonts w:hint="eastAsia"/>
              </w:rPr>
              <w:t>lock</w:t>
            </w:r>
            <w:r>
              <w:rPr>
                <w:rFonts w:hint="eastAsia"/>
              </w:rPr>
              <w:t>I</w:t>
            </w:r>
            <w:r w:rsidR="00EB1321">
              <w:rPr>
                <w:rFonts w:hint="eastAsia"/>
              </w:rPr>
              <w:t>d</w:t>
            </w:r>
          </w:p>
        </w:tc>
        <w:tc>
          <w:tcPr>
            <w:tcW w:w="2539" w:type="pct"/>
            <w:tcBorders>
              <w:left w:val="nil"/>
              <w:right w:val="nil"/>
            </w:tcBorders>
          </w:tcPr>
          <w:p w:rsidRPr="00EB1321" w:rsidR="00EB1321" w:rsidP="00591D6B" w:rsidRDefault="00EB1321">
            <w:pPr>
              <w:pStyle w:val="AltB0"/>
            </w:pPr>
            <w:r>
              <w:rPr>
                <w:rFonts w:hint="eastAsia"/>
              </w:rPr>
              <w:t>临时限速结束</w:t>
            </w:r>
            <w:r>
              <w:rPr>
                <w:rFonts w:hint="eastAsia"/>
              </w:rPr>
              <w:t>Block</w:t>
            </w:r>
          </w:p>
        </w:tc>
      </w:tr>
      <w:tr w:rsidRPr="001B3DC6" w:rsidR="00EB1321" w:rsidTr="00EB1321">
        <w:trPr>
          <w:jc w:val="center"/>
        </w:trPr>
        <w:tc>
          <w:tcPr>
            <w:tcW w:w="142" w:type="pct"/>
            <w:gridSpan w:val="2"/>
            <w:tcBorders>
              <w:top w:val="single" w:color="auto" w:sz="4" w:space="0"/>
              <w:left w:val="nil"/>
              <w:bottom w:val="single" w:color="auto" w:sz="4" w:space="0"/>
              <w:right w:val="nil"/>
            </w:tcBorders>
          </w:tcPr>
          <w:p w:rsidR="00EB1321" w:rsidP="00591D6B" w:rsidRDefault="00EB1321">
            <w:pPr>
              <w:pStyle w:val="AltB0"/>
            </w:pPr>
          </w:p>
        </w:tc>
        <w:tc>
          <w:tcPr>
            <w:tcW w:w="137" w:type="pct"/>
            <w:tcBorders>
              <w:top w:val="single" w:color="auto" w:sz="4" w:space="0"/>
              <w:left w:val="nil"/>
              <w:bottom w:val="single" w:color="auto" w:sz="4" w:space="0"/>
              <w:right w:val="nil"/>
            </w:tcBorders>
          </w:tcPr>
          <w:p w:rsidR="00EB1321" w:rsidP="00591D6B" w:rsidRDefault="00EB1321">
            <w:pPr>
              <w:pStyle w:val="AltB0"/>
            </w:pPr>
          </w:p>
        </w:tc>
        <w:tc>
          <w:tcPr>
            <w:tcW w:w="2182" w:type="pct"/>
            <w:gridSpan w:val="2"/>
            <w:tcBorders>
              <w:top w:val="single" w:color="auto" w:sz="4" w:space="0"/>
              <w:left w:val="nil"/>
              <w:bottom w:val="single" w:color="auto" w:sz="4" w:space="0"/>
              <w:right w:val="nil"/>
            </w:tcBorders>
          </w:tcPr>
          <w:p w:rsidRPr="00EB1321" w:rsidR="00EB1321" w:rsidP="00591D6B" w:rsidRDefault="00354F88">
            <w:pPr>
              <w:pStyle w:val="AltB0"/>
            </w:pPr>
            <w:r>
              <w:rPr>
                <w:rFonts w:hint="eastAsia"/>
              </w:rPr>
              <w:t>.E</w:t>
            </w:r>
            <w:r w:rsidR="00EB1321">
              <w:rPr>
                <w:rFonts w:hint="eastAsia"/>
              </w:rPr>
              <w:t>nd</w:t>
            </w:r>
            <w:r>
              <w:rPr>
                <w:rFonts w:hint="eastAsia"/>
              </w:rPr>
              <w:t>A</w:t>
            </w:r>
            <w:r w:rsidR="00EB1321">
              <w:rPr>
                <w:rFonts w:hint="eastAsia"/>
              </w:rPr>
              <w:t>bscissa</w:t>
            </w:r>
          </w:p>
        </w:tc>
        <w:tc>
          <w:tcPr>
            <w:tcW w:w="2539" w:type="pct"/>
            <w:tcBorders>
              <w:left w:val="nil"/>
              <w:right w:val="nil"/>
            </w:tcBorders>
          </w:tcPr>
          <w:p w:rsidRPr="00EB1321" w:rsidR="00EB1321" w:rsidP="00591D6B" w:rsidRDefault="00EB1321">
            <w:pPr>
              <w:pStyle w:val="AltB0"/>
            </w:pPr>
            <w:r>
              <w:rPr>
                <w:rFonts w:hint="eastAsia"/>
              </w:rPr>
              <w:t>临时限速结束坐标</w:t>
            </w:r>
          </w:p>
        </w:tc>
      </w:tr>
      <w:tr w:rsidRPr="001B3DC6" w:rsidR="00EB1321" w:rsidTr="00EB1321">
        <w:trPr>
          <w:jc w:val="center"/>
        </w:trPr>
        <w:tc>
          <w:tcPr>
            <w:tcW w:w="142" w:type="pct"/>
            <w:gridSpan w:val="2"/>
            <w:tcBorders>
              <w:top w:val="single" w:color="auto" w:sz="4" w:space="0"/>
              <w:left w:val="nil"/>
              <w:bottom w:val="single" w:color="auto" w:sz="4" w:space="0"/>
              <w:right w:val="nil"/>
            </w:tcBorders>
          </w:tcPr>
          <w:p w:rsidR="00EB1321" w:rsidP="00591D6B" w:rsidRDefault="00EB1321">
            <w:pPr>
              <w:pStyle w:val="AltB0"/>
            </w:pPr>
          </w:p>
        </w:tc>
        <w:tc>
          <w:tcPr>
            <w:tcW w:w="2319" w:type="pct"/>
            <w:gridSpan w:val="3"/>
            <w:tcBorders>
              <w:top w:val="single" w:color="auto" w:sz="4" w:space="0"/>
              <w:left w:val="nil"/>
              <w:bottom w:val="single" w:color="auto" w:sz="4" w:space="0"/>
              <w:right w:val="nil"/>
            </w:tcBorders>
          </w:tcPr>
          <w:p w:rsidRPr="00EB1321" w:rsidR="00EB1321" w:rsidP="00591D6B" w:rsidRDefault="00354F88">
            <w:pPr>
              <w:pStyle w:val="AltB0"/>
            </w:pPr>
            <w:r>
              <w:rPr>
                <w:rFonts w:hint="eastAsia"/>
              </w:rPr>
              <w:t>.C</w:t>
            </w:r>
            <w:r w:rsidR="00EB1321">
              <w:rPr>
                <w:rFonts w:hint="eastAsia"/>
              </w:rPr>
              <w:t>c</w:t>
            </w:r>
            <w:r>
              <w:rPr>
                <w:rFonts w:hint="eastAsia"/>
              </w:rPr>
              <w:t>L</w:t>
            </w:r>
            <w:r w:rsidR="00EB1321">
              <w:rPr>
                <w:rFonts w:hint="eastAsia"/>
              </w:rPr>
              <w:t>oop</w:t>
            </w:r>
            <w:r>
              <w:rPr>
                <w:rFonts w:hint="eastAsia"/>
              </w:rPr>
              <w:t>H</w:t>
            </w:r>
            <w:r w:rsidR="00EB1321">
              <w:rPr>
                <w:rFonts w:hint="eastAsia"/>
              </w:rPr>
              <w:t>our</w:t>
            </w:r>
          </w:p>
        </w:tc>
        <w:tc>
          <w:tcPr>
            <w:tcW w:w="2539" w:type="pct"/>
            <w:tcBorders>
              <w:left w:val="nil"/>
              <w:right w:val="nil"/>
            </w:tcBorders>
          </w:tcPr>
          <w:p w:rsidRPr="00EB1321" w:rsidR="00EB1321" w:rsidP="00591D6B" w:rsidRDefault="00EB1321">
            <w:pPr>
              <w:pStyle w:val="AltB0"/>
            </w:pPr>
            <w:r>
              <w:rPr>
                <w:rFonts w:hint="eastAsia"/>
              </w:rPr>
              <w:t>消息发送时所带</w:t>
            </w:r>
            <w:r>
              <w:rPr>
                <w:rFonts w:hint="eastAsia"/>
              </w:rPr>
              <w:t>CC</w:t>
            </w:r>
            <w:r>
              <w:rPr>
                <w:rFonts w:hint="eastAsia"/>
              </w:rPr>
              <w:t>周期号</w:t>
            </w:r>
          </w:p>
        </w:tc>
      </w:tr>
      <w:tr w:rsidRPr="001B3DC6" w:rsidR="00EB1321" w:rsidTr="00EB1321">
        <w:tblPrEx>
          <w:tblBorders>
            <w:left w:val="none" w:color="auto" w:sz="0" w:space="0"/>
            <w:right w:val="none" w:color="auto" w:sz="0" w:space="0"/>
            <w:insideV w:val="none" w:color="auto" w:sz="0" w:space="0"/>
          </w:tblBorders>
        </w:tblPrEx>
        <w:trPr>
          <w:jc w:val="center"/>
        </w:trPr>
        <w:tc>
          <w:tcPr>
            <w:tcW w:w="137" w:type="pct"/>
          </w:tcPr>
          <w:p w:rsidRPr="0031466D" w:rsidR="00EB1321" w:rsidP="00591D6B" w:rsidRDefault="00EB1321">
            <w:pPr>
              <w:pStyle w:val="AltB0"/>
            </w:pPr>
          </w:p>
        </w:tc>
        <w:tc>
          <w:tcPr>
            <w:tcW w:w="2314" w:type="pct"/>
            <w:gridSpan w:val="3"/>
          </w:tcPr>
          <w:p w:rsidRPr="00EB1321" w:rsidR="00EB1321" w:rsidP="00591D6B" w:rsidRDefault="00E76CD3">
            <w:pPr>
              <w:pStyle w:val="AltB0"/>
            </w:pPr>
            <w:r>
              <w:rPr>
                <w:rFonts w:hint="eastAsia"/>
              </w:rPr>
              <w:t>.V</w:t>
            </w:r>
            <w:r w:rsidRPr="0031466D" w:rsidR="00EB1321">
              <w:rPr>
                <w:rFonts w:hint="eastAsia"/>
              </w:rPr>
              <w:t>ital</w:t>
            </w:r>
            <w:r w:rsidR="00354F88">
              <w:rPr>
                <w:rFonts w:hint="eastAsia"/>
              </w:rPr>
              <w:t>C</w:t>
            </w:r>
            <w:r w:rsidRPr="0031466D" w:rsidR="00EB1321">
              <w:rPr>
                <w:rFonts w:hint="eastAsia"/>
              </w:rPr>
              <w:t>hecksum1</w:t>
            </w:r>
          </w:p>
        </w:tc>
        <w:tc>
          <w:tcPr>
            <w:tcW w:w="2549" w:type="pct"/>
            <w:gridSpan w:val="2"/>
          </w:tcPr>
          <w:p w:rsidRPr="00EB1321" w:rsidR="00EB1321" w:rsidP="00591D6B" w:rsidRDefault="00016A42">
            <w:pPr>
              <w:pStyle w:val="AltB0"/>
            </w:pPr>
            <w:r>
              <w:rPr>
                <w:rFonts w:hint="eastAsia"/>
              </w:rPr>
              <w:t xml:space="preserve">SACEM vital checksum </w:t>
            </w:r>
            <w:r w:rsidRPr="0031466D" w:rsidR="00EB1321">
              <w:rPr>
                <w:rFonts w:hint="eastAsia"/>
              </w:rPr>
              <w:t>1</w:t>
            </w:r>
          </w:p>
        </w:tc>
      </w:tr>
      <w:tr w:rsidRPr="001B3DC6" w:rsidR="00EB1321" w:rsidTr="00EB1321">
        <w:tblPrEx>
          <w:tblBorders>
            <w:left w:val="none" w:color="auto" w:sz="0" w:space="0"/>
            <w:right w:val="none" w:color="auto" w:sz="0" w:space="0"/>
            <w:insideV w:val="none" w:color="auto" w:sz="0" w:space="0"/>
          </w:tblBorders>
        </w:tblPrEx>
        <w:trPr>
          <w:jc w:val="center"/>
        </w:trPr>
        <w:tc>
          <w:tcPr>
            <w:tcW w:w="137" w:type="pct"/>
          </w:tcPr>
          <w:p w:rsidRPr="0031466D" w:rsidR="00EB1321" w:rsidP="00591D6B" w:rsidRDefault="00EB1321">
            <w:pPr>
              <w:pStyle w:val="AltB0"/>
            </w:pPr>
          </w:p>
        </w:tc>
        <w:tc>
          <w:tcPr>
            <w:tcW w:w="2314" w:type="pct"/>
            <w:gridSpan w:val="3"/>
          </w:tcPr>
          <w:p w:rsidRPr="00EB1321" w:rsidR="00EB1321" w:rsidP="00591D6B" w:rsidRDefault="00E76CD3">
            <w:pPr>
              <w:pStyle w:val="AltB0"/>
            </w:pPr>
            <w:r>
              <w:rPr>
                <w:rFonts w:hint="eastAsia"/>
              </w:rPr>
              <w:t>.V</w:t>
            </w:r>
            <w:r w:rsidRPr="0031466D" w:rsidR="00EB1321">
              <w:rPr>
                <w:rFonts w:hint="eastAsia"/>
              </w:rPr>
              <w:t>ital</w:t>
            </w:r>
            <w:r w:rsidR="00354F88">
              <w:rPr>
                <w:rFonts w:hint="eastAsia"/>
              </w:rPr>
              <w:t>C</w:t>
            </w:r>
            <w:r w:rsidRPr="0031466D" w:rsidR="00EB1321">
              <w:rPr>
                <w:rFonts w:hint="eastAsia"/>
              </w:rPr>
              <w:t>hecksum2</w:t>
            </w:r>
          </w:p>
        </w:tc>
        <w:tc>
          <w:tcPr>
            <w:tcW w:w="2549" w:type="pct"/>
            <w:gridSpan w:val="2"/>
          </w:tcPr>
          <w:p w:rsidRPr="00EB1321" w:rsidR="00EB1321" w:rsidP="00591D6B" w:rsidRDefault="00016A42">
            <w:pPr>
              <w:pStyle w:val="AltB0"/>
            </w:pPr>
            <w:r>
              <w:rPr>
                <w:rFonts w:hint="eastAsia"/>
              </w:rPr>
              <w:t xml:space="preserve">SACEM vital checksum </w:t>
            </w:r>
            <w:r w:rsidRPr="0031466D" w:rsidR="00EB1321">
              <w:rPr>
                <w:rFonts w:hint="eastAsia"/>
              </w:rPr>
              <w:t>2</w:t>
            </w:r>
          </w:p>
        </w:tc>
      </w:tr>
    </w:tbl>
    <w:p w:rsidR="00EB1321" w:rsidP="00C93484" w:rsidRDefault="00EB1321">
      <w:pPr>
        <w:pStyle w:val="Reqtify"/>
      </w:pPr>
    </w:p>
    <w:p w:rsidR="0059457A" w:rsidP="00C93484" w:rsidRDefault="0059457A">
      <w:pPr>
        <w:pStyle w:val="Reqtify"/>
      </w:pPr>
    </w:p>
    <w:p w:rsidR="00D87EC1" w:rsidP="0012674A" w:rsidRDefault="00D87EC1">
      <w:pPr>
        <w:pStyle w:val="4"/>
      </w:pPr>
      <w:r>
        <w:rPr>
          <w:rFonts w:hint="eastAsia"/>
        </w:rPr>
        <w:t>LC-&gt;ATP: Version authorization</w:t>
      </w:r>
    </w:p>
    <w:p w:rsidR="00D87EC1" w:rsidP="00C93484" w:rsidRDefault="00D87EC1">
      <w:pPr>
        <w:pStyle w:val="Reqtify"/>
      </w:pPr>
      <w:r>
        <w:rPr>
          <w:rFonts w:hint="eastAsia"/>
        </w:rPr>
        <w:t>ATP</w:t>
      </w:r>
      <w:r>
        <w:rPr>
          <w:rFonts w:hint="eastAsia"/>
        </w:rPr>
        <w:t>将自身所使用的软件和数据版本信息通过</w:t>
      </w:r>
      <w:r>
        <w:rPr>
          <w:rFonts w:hint="eastAsia"/>
        </w:rPr>
        <w:t>CCNV</w:t>
      </w:r>
      <w:r>
        <w:rPr>
          <w:rFonts w:hint="eastAsia"/>
        </w:rPr>
        <w:t>发送给</w:t>
      </w:r>
      <w:r>
        <w:rPr>
          <w:rFonts w:hint="eastAsia"/>
        </w:rPr>
        <w:t>LC</w:t>
      </w:r>
      <w:r>
        <w:rPr>
          <w:rFonts w:hint="eastAsia"/>
        </w:rPr>
        <w:t>，</w:t>
      </w:r>
      <w:r>
        <w:rPr>
          <w:rFonts w:hint="eastAsia"/>
        </w:rPr>
        <w:t>LC</w:t>
      </w:r>
      <w:r>
        <w:rPr>
          <w:rFonts w:hint="eastAsia"/>
        </w:rPr>
        <w:t>根据该信息，反馈是否授权</w:t>
      </w:r>
      <w:r>
        <w:rPr>
          <w:rFonts w:hint="eastAsia"/>
        </w:rPr>
        <w:t>CC</w:t>
      </w:r>
      <w:r>
        <w:rPr>
          <w:rFonts w:hint="eastAsia"/>
        </w:rPr>
        <w:t>在相关线路上运行。</w:t>
      </w:r>
    </w:p>
    <w:p w:rsidR="00D87EC1" w:rsidP="00C93484" w:rsidRDefault="00D87EC1">
      <w:pPr>
        <w:pStyle w:val="Reqtify"/>
      </w:pPr>
      <w:r>
        <w:rPr>
          <w:rFonts w:hint="eastAsia"/>
        </w:rPr>
        <w:t xml:space="preserve">The ATP shall send the versions of its software and data to the LC, who uses </w:t>
      </w:r>
      <w:r>
        <w:t>this</w:t>
      </w:r>
      <w:r>
        <w:rPr>
          <w:rFonts w:hint="eastAsia"/>
        </w:rPr>
        <w:t xml:space="preserve"> information to judge whether to authorize CC running on the relevant track.</w:t>
      </w:r>
    </w:p>
    <w:p w:rsidR="00D87EC1" w:rsidP="00C93484" w:rsidRDefault="00D87EC1">
      <w:pPr>
        <w:pStyle w:val="Reqtify"/>
      </w:pPr>
    </w:p>
    <w:p w:rsidR="00EB1321" w:rsidP="00C93484" w:rsidRDefault="00EB1321">
      <w:pPr>
        <w:pStyle w:val="Reqtify"/>
      </w:pPr>
      <w:r>
        <w:rPr>
          <w:rFonts w:hint="eastAsia"/>
        </w:rPr>
        <w:t>根据</w:t>
      </w:r>
      <w:r>
        <w:fldChar w:fldCharType="begin"/>
      </w:r>
      <w:r>
        <w:instrText xml:space="preserve"> </w:instrText>
      </w:r>
      <w:r>
        <w:rPr>
          <w:rFonts w:hint="eastAsia"/>
        </w:rPr>
        <w:instrText>REF _Ref277775627 \w \h</w:instrText>
      </w:r>
      <w:r>
        <w:instrText xml:space="preserve"> </w:instrText>
      </w:r>
      <w:r>
        <w:fldChar w:fldCharType="separate"/>
      </w:r>
      <w:r w:rsidR="00DE178B">
        <w:t>[REF8]</w:t>
      </w:r>
      <w:r>
        <w:fldChar w:fldCharType="end"/>
      </w:r>
      <w:r>
        <w:rPr>
          <w:rFonts w:hint="eastAsia"/>
        </w:rPr>
        <w:t>，</w:t>
      </w:r>
      <w:r>
        <w:rPr>
          <w:rFonts w:hint="eastAsia"/>
        </w:rPr>
        <w:t>ATP</w:t>
      </w:r>
      <w:r>
        <w:rPr>
          <w:rFonts w:hint="eastAsia"/>
        </w:rPr>
        <w:t>通过</w:t>
      </w:r>
      <w:r>
        <w:rPr>
          <w:rFonts w:hint="eastAsia"/>
        </w:rPr>
        <w:t>CCNV</w:t>
      </w:r>
      <w:r>
        <w:rPr>
          <w:rFonts w:hint="eastAsia"/>
        </w:rPr>
        <w:t>获取来自</w:t>
      </w:r>
      <w:r>
        <w:rPr>
          <w:rFonts w:hint="eastAsia"/>
        </w:rPr>
        <w:t>LC</w:t>
      </w:r>
      <w:r>
        <w:rPr>
          <w:rFonts w:hint="eastAsia"/>
        </w:rPr>
        <w:t>的版本校验信息</w:t>
      </w:r>
      <w:bookmarkStart w:name="CCNV_VersionAuthMessage" w:id="645"/>
      <w:r w:rsidRPr="009C3892">
        <w:rPr>
          <w:rStyle w:val="aff2"/>
          <w:rFonts w:hint="eastAsia"/>
        </w:rPr>
        <w:t>CCNV_VersionAuthMessage</w:t>
      </w:r>
      <w:bookmarkEnd w:id="645"/>
      <w:r>
        <w:rPr>
          <w:rFonts w:hint="eastAsia"/>
        </w:rPr>
        <w:t>，其结构</w:t>
      </w:r>
      <w:r>
        <w:fldChar w:fldCharType="begin"/>
      </w:r>
      <w:r>
        <w:instrText xml:space="preserve"> </w:instrText>
      </w:r>
      <w:r>
        <w:rPr>
          <w:rFonts w:hint="eastAsia"/>
        </w:rPr>
        <w:instrText>REF ST_VERSION_AUTH \h</w:instrText>
      </w:r>
      <w:r>
        <w:instrText xml:space="preserve"> </w:instrText>
      </w:r>
      <w:r>
        <w:fldChar w:fldCharType="separate"/>
      </w:r>
      <w:r w:rsidRPr="00666190" w:rsidR="00DE178B">
        <w:rPr>
          <w:rStyle w:val="DATATYPE"/>
          <w:rFonts w:hint="eastAsia"/>
        </w:rPr>
        <w:t>ST_VERSION_AUTH</w:t>
      </w:r>
      <w:r>
        <w:fldChar w:fldCharType="end"/>
      </w:r>
      <w:r>
        <w:rPr>
          <w:rFonts w:hint="eastAsia"/>
        </w:rPr>
        <w:t>如</w:t>
      </w:r>
      <w:r>
        <w:fldChar w:fldCharType="begin"/>
      </w:r>
      <w:r>
        <w:instrText xml:space="preserve"> </w:instrText>
      </w:r>
      <w:r>
        <w:rPr>
          <w:rFonts w:hint="eastAsia"/>
        </w:rPr>
        <w:instrText>REF _Ref286404409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18</w:t>
      </w:r>
      <w:r>
        <w:fldChar w:fldCharType="end"/>
      </w:r>
      <w:r>
        <w:rPr>
          <w:rFonts w:hint="eastAsia"/>
        </w:rPr>
        <w:t>所示。</w:t>
      </w:r>
    </w:p>
    <w:p w:rsidR="00EB1321" w:rsidP="00C93484" w:rsidRDefault="00EB1321">
      <w:pPr>
        <w:pStyle w:val="Reqtify"/>
      </w:pPr>
      <w:r>
        <w:rPr>
          <w:rFonts w:hint="eastAsia"/>
        </w:rPr>
        <w:t xml:space="preserve">According to </w:t>
      </w:r>
      <w:r>
        <w:fldChar w:fldCharType="begin"/>
      </w:r>
      <w:r>
        <w:instrText xml:space="preserve"> </w:instrText>
      </w:r>
      <w:r>
        <w:rPr>
          <w:rFonts w:hint="eastAsia"/>
        </w:rPr>
        <w:instrText>REF _Ref277775627 \w \h</w:instrText>
      </w:r>
      <w:r>
        <w:instrText xml:space="preserve"> </w:instrText>
      </w:r>
      <w:r>
        <w:fldChar w:fldCharType="separate"/>
      </w:r>
      <w:r w:rsidR="00DE178B">
        <w:t>[REF8]</w:t>
      </w:r>
      <w:r>
        <w:fldChar w:fldCharType="end"/>
      </w:r>
      <w:r>
        <w:rPr>
          <w:rFonts w:hint="eastAsia"/>
        </w:rPr>
        <w:t xml:space="preserve">, ATP software should receive the version authorization message from the LC, as shown in </w:t>
      </w:r>
      <w:r>
        <w:fldChar w:fldCharType="begin"/>
      </w:r>
      <w:r>
        <w:instrText xml:space="preserve"> </w:instrText>
      </w:r>
      <w:r>
        <w:rPr>
          <w:rFonts w:hint="eastAsia"/>
        </w:rPr>
        <w:instrText>REF _Ref286404409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18</w:t>
      </w:r>
      <w:r>
        <w:fldChar w:fldCharType="end"/>
      </w:r>
      <w:r>
        <w:rPr>
          <w:rFonts w:hint="eastAsia"/>
        </w:rPr>
        <w:t>.</w:t>
      </w:r>
    </w:p>
    <w:p w:rsidR="00EB1321" w:rsidP="00C93484" w:rsidRDefault="00EB1321">
      <w:pPr>
        <w:pStyle w:val="Reqtify"/>
      </w:pPr>
    </w:p>
    <w:p w:rsidRPr="00F40CCD" w:rsidR="00EB1321" w:rsidP="00EB1321" w:rsidRDefault="00EB1321">
      <w:pPr>
        <w:pStyle w:val="affc"/>
      </w:pPr>
      <w:bookmarkStart w:name="_Ref286404409" w:id="646"/>
      <w:bookmarkStart w:name="_Toc349031224" w:id="647"/>
      <w:bookmarkStart w:name="_Toc347567337" w:id="648"/>
      <w:bookmarkStart w:name="_Toc345689808" w:id="649"/>
      <w:bookmarkStart w:name="_Toc376183053" w:id="650"/>
      <w:bookmarkStart w:name="_Toc392230026" w:id="651"/>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18</w:t>
      </w:r>
      <w:r w:rsidR="00FA0FBB">
        <w:fldChar w:fldCharType="end"/>
      </w:r>
      <w:bookmarkEnd w:id="646"/>
      <w:r w:rsidRPr="00F40CCD">
        <w:rPr>
          <w:rFonts w:hint="eastAsia"/>
        </w:rPr>
        <w:t xml:space="preserve"> Version authorization from LC</w:t>
      </w:r>
      <w:bookmarkEnd w:id="647"/>
      <w:bookmarkEnd w:id="648"/>
      <w:bookmarkEnd w:id="649"/>
      <w:bookmarkEnd w:id="650"/>
      <w:bookmarkEnd w:id="651"/>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Look w:val="01E0" w:firstRow="1" w:lastRow="1" w:firstColumn="1" w:lastColumn="1" w:noHBand="0" w:noVBand="0"/>
      </w:tblPr>
      <w:tblGrid>
        <w:gridCol w:w="255"/>
        <w:gridCol w:w="9"/>
        <w:gridCol w:w="4288"/>
        <w:gridCol w:w="19"/>
        <w:gridCol w:w="4715"/>
      </w:tblGrid>
      <w:tr w:rsidRPr="001B3DC6" w:rsidR="00EB1321" w:rsidTr="00EB1321">
        <w:trPr>
          <w:jc w:val="center"/>
        </w:trPr>
        <w:tc>
          <w:tcPr>
            <w:tcW w:w="2461" w:type="pct"/>
            <w:gridSpan w:val="4"/>
            <w:tcBorders>
              <w:top w:val="single" w:color="auto" w:sz="12" w:space="0"/>
              <w:left w:val="nil"/>
              <w:bottom w:val="single" w:color="auto" w:sz="12" w:space="0"/>
              <w:right w:val="nil"/>
            </w:tcBorders>
            <w:shd w:val="clear" w:color="auto" w:fill="E0E0E0"/>
            <w:vAlign w:val="center"/>
          </w:tcPr>
          <w:p w:rsidRPr="00EB1321" w:rsidR="00EB1321" w:rsidP="00FA0FBB" w:rsidRDefault="00EB1321">
            <w:pPr>
              <w:pStyle w:val="af6"/>
            </w:pPr>
            <w:r w:rsidRPr="009E2F46">
              <w:rPr>
                <w:rFonts w:hint="eastAsia"/>
              </w:rPr>
              <w:t>ID</w:t>
            </w:r>
          </w:p>
        </w:tc>
        <w:tc>
          <w:tcPr>
            <w:tcW w:w="2539" w:type="pct"/>
            <w:tcBorders>
              <w:top w:val="single" w:color="auto" w:sz="12" w:space="0"/>
              <w:left w:val="nil"/>
              <w:bottom w:val="single" w:color="auto" w:sz="12" w:space="0"/>
              <w:right w:val="nil"/>
            </w:tcBorders>
            <w:shd w:val="clear" w:color="auto" w:fill="E0E0E0"/>
            <w:vAlign w:val="center"/>
          </w:tcPr>
          <w:p w:rsidRPr="00EB1321" w:rsidR="00EB1321" w:rsidP="00FA0FBB" w:rsidRDefault="00EB1321">
            <w:pPr>
              <w:pStyle w:val="af6"/>
            </w:pPr>
            <w:r w:rsidRPr="009E2F46">
              <w:rPr>
                <w:rFonts w:hint="eastAsia"/>
              </w:rPr>
              <w:t>C</w:t>
            </w:r>
            <w:r w:rsidRPr="00EB1321">
              <w:t>o</w:t>
            </w:r>
            <w:r w:rsidRPr="00EB1321">
              <w:rPr>
                <w:rFonts w:hint="eastAsia"/>
              </w:rPr>
              <w:t>mments</w:t>
            </w:r>
          </w:p>
        </w:tc>
      </w:tr>
      <w:tr w:rsidRPr="001B3DC6" w:rsidR="00EB1321" w:rsidTr="00EB1321">
        <w:trPr>
          <w:jc w:val="center"/>
        </w:trPr>
        <w:tc>
          <w:tcPr>
            <w:tcW w:w="2461" w:type="pct"/>
            <w:gridSpan w:val="4"/>
            <w:tcBorders>
              <w:top w:val="single" w:color="auto" w:sz="12" w:space="0"/>
              <w:left w:val="nil"/>
              <w:bottom w:val="single" w:color="auto" w:sz="4" w:space="0"/>
              <w:right w:val="nil"/>
            </w:tcBorders>
          </w:tcPr>
          <w:p w:rsidRPr="00EB1321" w:rsidR="00EB1321" w:rsidP="00591D6B" w:rsidRDefault="00EB1321">
            <w:pPr>
              <w:pStyle w:val="AltB0"/>
              <w:rPr>
                <w:rStyle w:val="DATATYPE"/>
              </w:rPr>
            </w:pPr>
            <w:bookmarkStart w:name="ST_VERSION_AUTH" w:id="652"/>
            <w:r w:rsidRPr="00666190">
              <w:rPr>
                <w:rStyle w:val="DATATYPE"/>
                <w:rFonts w:hint="eastAsia"/>
              </w:rPr>
              <w:t>ST_VERSION_AUTH</w:t>
            </w:r>
            <w:bookmarkEnd w:id="652"/>
          </w:p>
        </w:tc>
        <w:tc>
          <w:tcPr>
            <w:tcW w:w="2539" w:type="pct"/>
            <w:tcBorders>
              <w:top w:val="single" w:color="auto" w:sz="12" w:space="0"/>
              <w:left w:val="nil"/>
              <w:bottom w:val="single" w:color="auto" w:sz="4" w:space="0"/>
              <w:right w:val="nil"/>
            </w:tcBorders>
          </w:tcPr>
          <w:p w:rsidRPr="00EB1321" w:rsidR="00EB1321" w:rsidP="00591D6B" w:rsidRDefault="00EB1321">
            <w:pPr>
              <w:pStyle w:val="AltB0"/>
            </w:pPr>
            <w:r>
              <w:rPr>
                <w:rFonts w:hint="eastAsia"/>
              </w:rPr>
              <w:t>版本授权信息</w:t>
            </w:r>
          </w:p>
        </w:tc>
      </w:tr>
      <w:tr w:rsidRPr="001B3DC6" w:rsidR="00EB1321" w:rsidTr="00EB1321">
        <w:trPr>
          <w:jc w:val="center"/>
        </w:trPr>
        <w:tc>
          <w:tcPr>
            <w:tcW w:w="142" w:type="pct"/>
            <w:gridSpan w:val="2"/>
            <w:tcBorders>
              <w:top w:val="single" w:color="auto" w:sz="4" w:space="0"/>
              <w:left w:val="nil"/>
              <w:bottom w:val="single" w:color="auto" w:sz="4" w:space="0"/>
              <w:right w:val="nil"/>
            </w:tcBorders>
          </w:tcPr>
          <w:p w:rsidR="00EB1321" w:rsidP="00591D6B" w:rsidRDefault="00EB1321">
            <w:pPr>
              <w:pStyle w:val="AltB0"/>
            </w:pPr>
          </w:p>
        </w:tc>
        <w:tc>
          <w:tcPr>
            <w:tcW w:w="2319" w:type="pct"/>
            <w:gridSpan w:val="2"/>
            <w:tcBorders>
              <w:top w:val="single" w:color="auto" w:sz="4" w:space="0"/>
              <w:left w:val="nil"/>
              <w:bottom w:val="single" w:color="auto" w:sz="4" w:space="0"/>
              <w:right w:val="nil"/>
            </w:tcBorders>
          </w:tcPr>
          <w:p w:rsidRPr="00400EF6" w:rsidR="00EB1321" w:rsidP="00591D6B" w:rsidRDefault="00354F88">
            <w:pPr>
              <w:pStyle w:val="AltB0"/>
            </w:pPr>
            <w:r w:rsidRPr="00400EF6">
              <w:rPr>
                <w:rFonts w:hint="eastAsia"/>
              </w:rPr>
              <w:t>.Z</w:t>
            </w:r>
            <w:r w:rsidRPr="00400EF6" w:rsidR="00EB1321">
              <w:rPr>
                <w:rFonts w:hint="eastAsia"/>
              </w:rPr>
              <w:t>c</w:t>
            </w:r>
            <w:r w:rsidRPr="00400EF6">
              <w:rPr>
                <w:rFonts w:hint="eastAsia"/>
              </w:rPr>
              <w:t>V</w:t>
            </w:r>
            <w:r w:rsidRPr="00400EF6" w:rsidR="00EB1321">
              <w:rPr>
                <w:rFonts w:hint="eastAsia"/>
              </w:rPr>
              <w:t>ital</w:t>
            </w:r>
            <w:r w:rsidRPr="00400EF6">
              <w:rPr>
                <w:rFonts w:hint="eastAsia"/>
              </w:rPr>
              <w:t>A</w:t>
            </w:r>
            <w:r w:rsidRPr="00400EF6" w:rsidR="00EB1321">
              <w:rPr>
                <w:rFonts w:hint="eastAsia"/>
              </w:rPr>
              <w:t>uthorization</w:t>
            </w:r>
            <w:r w:rsidRPr="00400EF6" w:rsidR="005169A7">
              <w:rPr>
                <w:rFonts w:hint="eastAsia"/>
              </w:rPr>
              <w:t>[1...16]</w:t>
            </w:r>
          </w:p>
        </w:tc>
        <w:tc>
          <w:tcPr>
            <w:tcW w:w="2539" w:type="pct"/>
            <w:tcBorders>
              <w:top w:val="single" w:color="auto" w:sz="4" w:space="0"/>
              <w:left w:val="nil"/>
              <w:bottom w:val="single" w:color="auto" w:sz="4" w:space="0"/>
              <w:right w:val="nil"/>
            </w:tcBorders>
          </w:tcPr>
          <w:p w:rsidRPr="00EB1321" w:rsidR="00EB1321" w:rsidP="00591D6B" w:rsidRDefault="00EB1321">
            <w:pPr>
              <w:pStyle w:val="AltB0"/>
            </w:pPr>
            <w:r>
              <w:rPr>
                <w:rFonts w:hint="eastAsia"/>
              </w:rPr>
              <w:t>LC</w:t>
            </w:r>
            <w:r>
              <w:rPr>
                <w:rFonts w:hint="eastAsia"/>
              </w:rPr>
              <w:t>是否授权</w:t>
            </w:r>
            <w:r w:rsidR="005169A7">
              <w:rPr>
                <w:rFonts w:hint="eastAsia"/>
              </w:rPr>
              <w:t>ATP</w:t>
            </w:r>
            <w:r w:rsidR="005169A7">
              <w:rPr>
                <w:rFonts w:hint="eastAsia"/>
              </w:rPr>
              <w:t>版本</w:t>
            </w:r>
          </w:p>
        </w:tc>
      </w:tr>
      <w:tr w:rsidRPr="001B3DC6" w:rsidR="00EB1321" w:rsidTr="00EB1321">
        <w:trPr>
          <w:jc w:val="center"/>
        </w:trPr>
        <w:tc>
          <w:tcPr>
            <w:tcW w:w="142" w:type="pct"/>
            <w:gridSpan w:val="2"/>
            <w:tcBorders>
              <w:top w:val="single" w:color="auto" w:sz="4" w:space="0"/>
              <w:left w:val="nil"/>
              <w:bottom w:val="single" w:color="auto" w:sz="4" w:space="0"/>
              <w:right w:val="nil"/>
            </w:tcBorders>
          </w:tcPr>
          <w:p w:rsidR="00EB1321" w:rsidP="00591D6B" w:rsidRDefault="00EB1321">
            <w:pPr>
              <w:pStyle w:val="AltB0"/>
            </w:pPr>
          </w:p>
        </w:tc>
        <w:tc>
          <w:tcPr>
            <w:tcW w:w="2319" w:type="pct"/>
            <w:gridSpan w:val="2"/>
            <w:tcBorders>
              <w:top w:val="single" w:color="auto" w:sz="4" w:space="0"/>
              <w:left w:val="nil"/>
              <w:bottom w:val="single" w:color="auto" w:sz="4" w:space="0"/>
              <w:right w:val="nil"/>
            </w:tcBorders>
          </w:tcPr>
          <w:p w:rsidRPr="00400EF6" w:rsidR="00EB1321" w:rsidP="00591D6B" w:rsidRDefault="00354F88">
            <w:pPr>
              <w:pStyle w:val="AltB0"/>
            </w:pPr>
            <w:r w:rsidRPr="00400EF6">
              <w:rPr>
                <w:rFonts w:hint="eastAsia"/>
              </w:rPr>
              <w:t>.Z</w:t>
            </w:r>
            <w:r w:rsidRPr="00400EF6" w:rsidR="00EB1321">
              <w:rPr>
                <w:rFonts w:hint="eastAsia"/>
              </w:rPr>
              <w:t>c</w:t>
            </w:r>
            <w:r w:rsidRPr="00400EF6">
              <w:rPr>
                <w:rFonts w:hint="eastAsia"/>
              </w:rPr>
              <w:t>N</w:t>
            </w:r>
            <w:r w:rsidRPr="00400EF6" w:rsidR="005169A7">
              <w:rPr>
                <w:rFonts w:hint="eastAsia"/>
              </w:rPr>
              <w:t>on</w:t>
            </w:r>
            <w:r w:rsidRPr="00400EF6">
              <w:rPr>
                <w:rFonts w:hint="eastAsia"/>
              </w:rPr>
              <w:t>V</w:t>
            </w:r>
            <w:r w:rsidRPr="00400EF6" w:rsidR="00EB1321">
              <w:rPr>
                <w:rFonts w:hint="eastAsia"/>
              </w:rPr>
              <w:t>ital</w:t>
            </w:r>
            <w:r w:rsidRPr="00400EF6">
              <w:rPr>
                <w:rFonts w:hint="eastAsia"/>
              </w:rPr>
              <w:t>A</w:t>
            </w:r>
            <w:r w:rsidRPr="00400EF6" w:rsidR="00EB1321">
              <w:rPr>
                <w:rFonts w:hint="eastAsia"/>
              </w:rPr>
              <w:t>uthorization</w:t>
            </w:r>
            <w:r w:rsidRPr="00400EF6" w:rsidR="005169A7">
              <w:rPr>
                <w:rFonts w:hint="eastAsia"/>
              </w:rPr>
              <w:t>[1...16]</w:t>
            </w:r>
          </w:p>
        </w:tc>
        <w:tc>
          <w:tcPr>
            <w:tcW w:w="2539" w:type="pct"/>
            <w:tcBorders>
              <w:top w:val="single" w:color="auto" w:sz="4" w:space="0"/>
              <w:left w:val="nil"/>
              <w:bottom w:val="single" w:color="auto" w:sz="4" w:space="0"/>
              <w:right w:val="nil"/>
            </w:tcBorders>
          </w:tcPr>
          <w:p w:rsidRPr="00EB1321" w:rsidR="00EB1321" w:rsidP="00591D6B" w:rsidRDefault="00EB1321">
            <w:pPr>
              <w:pStyle w:val="AltB0"/>
            </w:pPr>
            <w:r>
              <w:rPr>
                <w:rFonts w:hint="eastAsia"/>
              </w:rPr>
              <w:t>LC</w:t>
            </w:r>
            <w:r>
              <w:rPr>
                <w:rFonts w:hint="eastAsia"/>
              </w:rPr>
              <w:t>是否授权</w:t>
            </w:r>
            <w:r w:rsidR="005169A7">
              <w:rPr>
                <w:rFonts w:hint="eastAsia"/>
              </w:rPr>
              <w:t>CCNV</w:t>
            </w:r>
            <w:r w:rsidR="005169A7">
              <w:rPr>
                <w:rFonts w:hint="eastAsia"/>
              </w:rPr>
              <w:t>版本</w:t>
            </w:r>
          </w:p>
        </w:tc>
      </w:tr>
      <w:tr w:rsidRPr="001B3DC6" w:rsidR="00EB1321" w:rsidTr="00EB1321">
        <w:trPr>
          <w:jc w:val="center"/>
        </w:trPr>
        <w:tc>
          <w:tcPr>
            <w:tcW w:w="142" w:type="pct"/>
            <w:gridSpan w:val="2"/>
            <w:tcBorders>
              <w:top w:val="single" w:color="auto" w:sz="4" w:space="0"/>
              <w:left w:val="nil"/>
              <w:bottom w:val="single" w:color="auto" w:sz="4" w:space="0"/>
              <w:right w:val="nil"/>
            </w:tcBorders>
          </w:tcPr>
          <w:p w:rsidR="00EB1321" w:rsidP="00591D6B" w:rsidRDefault="00EB1321">
            <w:pPr>
              <w:pStyle w:val="AltB0"/>
            </w:pPr>
          </w:p>
        </w:tc>
        <w:tc>
          <w:tcPr>
            <w:tcW w:w="2319" w:type="pct"/>
            <w:gridSpan w:val="2"/>
            <w:tcBorders>
              <w:top w:val="single" w:color="auto" w:sz="4" w:space="0"/>
              <w:left w:val="nil"/>
              <w:bottom w:val="single" w:color="auto" w:sz="4" w:space="0"/>
              <w:right w:val="nil"/>
            </w:tcBorders>
          </w:tcPr>
          <w:p w:rsidRPr="00400EF6" w:rsidR="00EB1321" w:rsidP="00591D6B" w:rsidRDefault="00354F88">
            <w:pPr>
              <w:pStyle w:val="AltB0"/>
            </w:pPr>
            <w:r w:rsidRPr="00400EF6">
              <w:rPr>
                <w:rFonts w:hint="eastAsia"/>
              </w:rPr>
              <w:t>.C</w:t>
            </w:r>
            <w:r w:rsidRPr="00400EF6" w:rsidR="00EB1321">
              <w:rPr>
                <w:rFonts w:hint="eastAsia"/>
              </w:rPr>
              <w:t>c</w:t>
            </w:r>
            <w:r w:rsidRPr="00400EF6">
              <w:rPr>
                <w:rFonts w:hint="eastAsia"/>
              </w:rPr>
              <w:t>L</w:t>
            </w:r>
            <w:r w:rsidRPr="00400EF6" w:rsidR="00EB1321">
              <w:rPr>
                <w:rFonts w:hint="eastAsia"/>
              </w:rPr>
              <w:t>oop</w:t>
            </w:r>
            <w:r w:rsidRPr="00400EF6">
              <w:rPr>
                <w:rFonts w:hint="eastAsia"/>
              </w:rPr>
              <w:t>H</w:t>
            </w:r>
            <w:r w:rsidRPr="00400EF6" w:rsidR="00EB1321">
              <w:rPr>
                <w:rFonts w:hint="eastAsia"/>
              </w:rPr>
              <w:t>our</w:t>
            </w:r>
          </w:p>
        </w:tc>
        <w:tc>
          <w:tcPr>
            <w:tcW w:w="2539" w:type="pct"/>
            <w:tcBorders>
              <w:top w:val="single" w:color="auto" w:sz="4" w:space="0"/>
              <w:left w:val="nil"/>
              <w:bottom w:val="single" w:color="auto" w:sz="4" w:space="0"/>
              <w:right w:val="nil"/>
            </w:tcBorders>
          </w:tcPr>
          <w:p w:rsidRPr="00EB1321" w:rsidR="00EB1321" w:rsidP="00591D6B" w:rsidRDefault="00EB1321">
            <w:pPr>
              <w:pStyle w:val="AltB0"/>
            </w:pPr>
            <w:r>
              <w:rPr>
                <w:rFonts w:hint="eastAsia"/>
              </w:rPr>
              <w:t>消息发送时所带</w:t>
            </w:r>
            <w:r>
              <w:rPr>
                <w:rFonts w:hint="eastAsia"/>
              </w:rPr>
              <w:t>CC</w:t>
            </w:r>
            <w:r>
              <w:rPr>
                <w:rFonts w:hint="eastAsia"/>
              </w:rPr>
              <w:t>周期号</w:t>
            </w:r>
          </w:p>
        </w:tc>
      </w:tr>
      <w:tr w:rsidRPr="001B3DC6" w:rsidR="00EB1321" w:rsidTr="00EB1321">
        <w:tblPrEx>
          <w:tblBorders>
            <w:left w:val="none" w:color="auto" w:sz="0" w:space="0"/>
            <w:right w:val="none" w:color="auto" w:sz="0" w:space="0"/>
            <w:insideV w:val="none" w:color="auto" w:sz="0" w:space="0"/>
          </w:tblBorders>
        </w:tblPrEx>
        <w:trPr>
          <w:jc w:val="center"/>
        </w:trPr>
        <w:tc>
          <w:tcPr>
            <w:tcW w:w="137" w:type="pct"/>
          </w:tcPr>
          <w:p w:rsidRPr="0031466D" w:rsidR="00EB1321" w:rsidP="00591D6B" w:rsidRDefault="00EB1321">
            <w:pPr>
              <w:pStyle w:val="AltB0"/>
            </w:pPr>
          </w:p>
        </w:tc>
        <w:tc>
          <w:tcPr>
            <w:tcW w:w="2314" w:type="pct"/>
            <w:gridSpan w:val="2"/>
          </w:tcPr>
          <w:p w:rsidRPr="00400EF6" w:rsidR="00EB1321" w:rsidP="00591D6B" w:rsidRDefault="00354F88">
            <w:pPr>
              <w:pStyle w:val="AltB0"/>
            </w:pPr>
            <w:r w:rsidRPr="00400EF6">
              <w:rPr>
                <w:rFonts w:hint="eastAsia"/>
              </w:rPr>
              <w:t>.V</w:t>
            </w:r>
            <w:r w:rsidRPr="00400EF6" w:rsidR="00EB1321">
              <w:rPr>
                <w:rFonts w:hint="eastAsia"/>
              </w:rPr>
              <w:t>ital</w:t>
            </w:r>
            <w:r w:rsidRPr="00400EF6">
              <w:rPr>
                <w:rFonts w:hint="eastAsia"/>
              </w:rPr>
              <w:t>C</w:t>
            </w:r>
            <w:r w:rsidRPr="00400EF6" w:rsidR="00EB1321">
              <w:rPr>
                <w:rFonts w:hint="eastAsia"/>
              </w:rPr>
              <w:t>hecksum1</w:t>
            </w:r>
          </w:p>
        </w:tc>
        <w:tc>
          <w:tcPr>
            <w:tcW w:w="2549" w:type="pct"/>
            <w:gridSpan w:val="2"/>
          </w:tcPr>
          <w:p w:rsidRPr="00EB1321" w:rsidR="00EB1321" w:rsidP="00591D6B" w:rsidRDefault="00016A42">
            <w:pPr>
              <w:pStyle w:val="AltB0"/>
            </w:pPr>
            <w:r>
              <w:rPr>
                <w:rFonts w:hint="eastAsia"/>
              </w:rPr>
              <w:t xml:space="preserve">SACEM vital checksum </w:t>
            </w:r>
            <w:r w:rsidRPr="0031466D" w:rsidR="00EB1321">
              <w:rPr>
                <w:rFonts w:hint="eastAsia"/>
              </w:rPr>
              <w:t>1</w:t>
            </w:r>
          </w:p>
        </w:tc>
      </w:tr>
      <w:tr w:rsidRPr="001B3DC6" w:rsidR="00EB1321" w:rsidTr="00EB1321">
        <w:tblPrEx>
          <w:tblBorders>
            <w:left w:val="none" w:color="auto" w:sz="0" w:space="0"/>
            <w:right w:val="none" w:color="auto" w:sz="0" w:space="0"/>
            <w:insideV w:val="none" w:color="auto" w:sz="0" w:space="0"/>
          </w:tblBorders>
        </w:tblPrEx>
        <w:trPr>
          <w:jc w:val="center"/>
        </w:trPr>
        <w:tc>
          <w:tcPr>
            <w:tcW w:w="137" w:type="pct"/>
          </w:tcPr>
          <w:p w:rsidRPr="0031466D" w:rsidR="00EB1321" w:rsidP="00591D6B" w:rsidRDefault="00EB1321">
            <w:pPr>
              <w:pStyle w:val="AltB0"/>
            </w:pPr>
          </w:p>
        </w:tc>
        <w:tc>
          <w:tcPr>
            <w:tcW w:w="2314" w:type="pct"/>
            <w:gridSpan w:val="2"/>
          </w:tcPr>
          <w:p w:rsidRPr="00400EF6" w:rsidR="00EB1321" w:rsidP="00591D6B" w:rsidRDefault="00354F88">
            <w:pPr>
              <w:pStyle w:val="AltB0"/>
            </w:pPr>
            <w:r w:rsidRPr="00400EF6">
              <w:rPr>
                <w:rFonts w:hint="eastAsia"/>
              </w:rPr>
              <w:t>.V</w:t>
            </w:r>
            <w:r w:rsidRPr="00400EF6" w:rsidR="00EB1321">
              <w:rPr>
                <w:rFonts w:hint="eastAsia"/>
              </w:rPr>
              <w:t>ital</w:t>
            </w:r>
            <w:r w:rsidRPr="00400EF6">
              <w:rPr>
                <w:rFonts w:hint="eastAsia"/>
              </w:rPr>
              <w:t>C</w:t>
            </w:r>
            <w:r w:rsidRPr="00400EF6" w:rsidR="00EB1321">
              <w:rPr>
                <w:rFonts w:hint="eastAsia"/>
              </w:rPr>
              <w:t>hecksum2</w:t>
            </w:r>
          </w:p>
        </w:tc>
        <w:tc>
          <w:tcPr>
            <w:tcW w:w="2549" w:type="pct"/>
            <w:gridSpan w:val="2"/>
          </w:tcPr>
          <w:p w:rsidRPr="00EB1321" w:rsidR="00EB1321" w:rsidP="00591D6B" w:rsidRDefault="00016A42">
            <w:pPr>
              <w:pStyle w:val="AltB0"/>
            </w:pPr>
            <w:r>
              <w:rPr>
                <w:rFonts w:hint="eastAsia"/>
              </w:rPr>
              <w:t xml:space="preserve">SACEM vital checksum </w:t>
            </w:r>
            <w:r w:rsidRPr="0031466D" w:rsidR="00EB1321">
              <w:rPr>
                <w:rFonts w:hint="eastAsia"/>
              </w:rPr>
              <w:t>2</w:t>
            </w:r>
          </w:p>
        </w:tc>
      </w:tr>
    </w:tbl>
    <w:p w:rsidR="00EB1321" w:rsidP="000C0D62" w:rsidRDefault="00EB1321">
      <w:pPr>
        <w:pStyle w:val="ReqtifyAltQ"/>
      </w:pPr>
    </w:p>
    <w:p w:rsidR="0059457A" w:rsidP="000C0D62" w:rsidRDefault="0059457A">
      <w:pPr>
        <w:pStyle w:val="ReqtifyAltQ"/>
      </w:pPr>
    </w:p>
    <w:p w:rsidR="0059457A" w:rsidP="0012674A" w:rsidRDefault="0059457A">
      <w:pPr>
        <w:pStyle w:val="4"/>
      </w:pPr>
      <w:r>
        <w:rPr>
          <w:rFonts w:hint="eastAsia"/>
        </w:rPr>
        <w:t>ATP-&gt;LC: Version report</w:t>
      </w:r>
    </w:p>
    <w:p w:rsidR="0059457A" w:rsidP="00C93484" w:rsidRDefault="0059457A">
      <w:pPr>
        <w:pStyle w:val="Reqtify"/>
      </w:pPr>
      <w:r>
        <w:rPr>
          <w:rFonts w:hint="eastAsia"/>
        </w:rPr>
        <w:t>根据</w:t>
      </w:r>
      <w:r>
        <w:fldChar w:fldCharType="begin"/>
      </w:r>
      <w:r>
        <w:instrText xml:space="preserve"> </w:instrText>
      </w:r>
      <w:r>
        <w:rPr>
          <w:rFonts w:hint="eastAsia"/>
        </w:rPr>
        <w:instrText>REF _Ref277775627 \w \h</w:instrText>
      </w:r>
      <w:r>
        <w:instrText xml:space="preserve"> </w:instrText>
      </w:r>
      <w:r>
        <w:fldChar w:fldCharType="separate"/>
      </w:r>
      <w:r w:rsidR="00DE178B">
        <w:t>[REF8]</w:t>
      </w:r>
      <w:r>
        <w:fldChar w:fldCharType="end"/>
      </w:r>
      <w:r>
        <w:rPr>
          <w:rFonts w:hint="eastAsia"/>
        </w:rPr>
        <w:t>，</w:t>
      </w:r>
      <w:r>
        <w:rPr>
          <w:rFonts w:hint="eastAsia"/>
        </w:rPr>
        <w:t>ATP</w:t>
      </w:r>
      <w:r>
        <w:rPr>
          <w:rFonts w:hint="eastAsia"/>
        </w:rPr>
        <w:t>通过</w:t>
      </w:r>
      <w:r>
        <w:rPr>
          <w:rFonts w:hint="eastAsia"/>
        </w:rPr>
        <w:t>CCNV</w:t>
      </w:r>
      <w:r>
        <w:rPr>
          <w:rFonts w:hint="eastAsia"/>
        </w:rPr>
        <w:t>向</w:t>
      </w:r>
      <w:r>
        <w:rPr>
          <w:rFonts w:hint="eastAsia"/>
        </w:rPr>
        <w:t>LC</w:t>
      </w:r>
      <w:r>
        <w:rPr>
          <w:rFonts w:hint="eastAsia"/>
        </w:rPr>
        <w:t>发送列车版本信息，如所示。</w:t>
      </w:r>
    </w:p>
    <w:p w:rsidR="0059457A" w:rsidP="00C93484" w:rsidRDefault="0059457A">
      <w:pPr>
        <w:pStyle w:val="Reqtify"/>
      </w:pPr>
      <w:r>
        <w:t>According</w:t>
      </w:r>
      <w:r>
        <w:rPr>
          <w:rFonts w:hint="eastAsia"/>
        </w:rPr>
        <w:t xml:space="preserve"> to </w:t>
      </w:r>
      <w:r>
        <w:fldChar w:fldCharType="begin"/>
      </w:r>
      <w:r>
        <w:instrText xml:space="preserve"> </w:instrText>
      </w:r>
      <w:r>
        <w:rPr>
          <w:rFonts w:hint="eastAsia"/>
        </w:rPr>
        <w:instrText>REF _Ref277775627 \w \h</w:instrText>
      </w:r>
      <w:r>
        <w:instrText xml:space="preserve"> </w:instrText>
      </w:r>
      <w:r>
        <w:fldChar w:fldCharType="separate"/>
      </w:r>
      <w:r w:rsidR="00DE178B">
        <w:t>[REF8]</w:t>
      </w:r>
      <w:r>
        <w:fldChar w:fldCharType="end"/>
      </w:r>
      <w:r>
        <w:rPr>
          <w:rFonts w:hint="eastAsia"/>
        </w:rPr>
        <w:t xml:space="preserve">, ATP </w:t>
      </w:r>
      <w:r>
        <w:t>sends</w:t>
      </w:r>
      <w:r>
        <w:rPr>
          <w:rFonts w:hint="eastAsia"/>
        </w:rPr>
        <w:t xml:space="preserve"> version report to the LC, as shown in .</w:t>
      </w:r>
    </w:p>
    <w:p w:rsidR="0059457A" w:rsidP="00C93484" w:rsidRDefault="0059457A">
      <w:pPr>
        <w:pStyle w:val="Reqtify"/>
      </w:pPr>
    </w:p>
    <w:p w:rsidRPr="00FA1B26" w:rsidR="00FA1B26" w:rsidP="00C93484" w:rsidRDefault="00FA1B26">
      <w:pPr>
        <w:pStyle w:val="Reqtify"/>
      </w:pPr>
      <w:r w:rsidRPr="00FA1B26">
        <w:rPr>
          <w:rFonts w:hint="eastAsia"/>
        </w:rPr>
        <w:t>ATP</w:t>
      </w:r>
      <w:r w:rsidRPr="00FA1B26">
        <w:rPr>
          <w:rFonts w:hint="eastAsia"/>
        </w:rPr>
        <w:t>向</w:t>
      </w:r>
      <w:r w:rsidRPr="00FA1B26">
        <w:rPr>
          <w:rFonts w:hint="eastAsia"/>
        </w:rPr>
        <w:t>LC</w:t>
      </w:r>
      <w:r w:rsidRPr="00FA1B26">
        <w:rPr>
          <w:rFonts w:hint="eastAsia"/>
        </w:rPr>
        <w:t>发送消息的通信由</w:t>
      </w:r>
      <w:r w:rsidRPr="00FA1B26">
        <w:rPr>
          <w:rFonts w:hint="eastAsia"/>
        </w:rPr>
        <w:t>CCNV</w:t>
      </w:r>
      <w:r w:rsidRPr="00FA1B26">
        <w:rPr>
          <w:rFonts w:hint="eastAsia"/>
        </w:rPr>
        <w:t>负责管理。对于</w:t>
      </w:r>
      <w:r w:rsidRPr="00FA1B26">
        <w:rPr>
          <w:rFonts w:hint="eastAsia"/>
        </w:rPr>
        <w:t>ATP</w:t>
      </w:r>
      <w:r w:rsidRPr="00FA1B26">
        <w:rPr>
          <w:rFonts w:hint="eastAsia"/>
        </w:rPr>
        <w:t>，需要将当前所使用的软件版本号、配置数据版本号，存储的线路地图中所有</w:t>
      </w:r>
      <w:r w:rsidRPr="00FA1B26">
        <w:rPr>
          <w:rFonts w:hint="eastAsia"/>
        </w:rPr>
        <w:t>ZC</w:t>
      </w:r>
      <w:r w:rsidRPr="00FA1B26">
        <w:rPr>
          <w:rFonts w:hint="eastAsia"/>
        </w:rPr>
        <w:t>区域的版本号信息，添加</w:t>
      </w:r>
      <w:r w:rsidRPr="00FA1B26">
        <w:rPr>
          <w:rFonts w:hint="eastAsia"/>
        </w:rPr>
        <w:t>ATP</w:t>
      </w:r>
      <w:r w:rsidRPr="00FA1B26">
        <w:rPr>
          <w:rFonts w:hint="eastAsia"/>
        </w:rPr>
        <w:t>的周期时间和校核字后，发送给</w:t>
      </w:r>
      <w:r w:rsidRPr="00FA1B26">
        <w:rPr>
          <w:rFonts w:hint="eastAsia"/>
        </w:rPr>
        <w:t>CCNV</w:t>
      </w:r>
      <w:r w:rsidRPr="00FA1B26">
        <w:rPr>
          <w:rFonts w:hint="eastAsia"/>
        </w:rPr>
        <w:t>。</w:t>
      </w:r>
    </w:p>
    <w:p w:rsidRPr="00FA1B26" w:rsidR="00FA1B26" w:rsidP="00C93484" w:rsidRDefault="00FA1B26">
      <w:pPr>
        <w:pStyle w:val="Reqtify"/>
      </w:pPr>
      <w:r w:rsidRPr="00FA1B26">
        <w:lastRenderedPageBreak/>
        <w:t xml:space="preserve">CCNV </w:t>
      </w:r>
      <w:r w:rsidRPr="00FA1B26">
        <w:rPr>
          <w:rFonts w:hint="eastAsia"/>
        </w:rPr>
        <w:t xml:space="preserve">is </w:t>
      </w:r>
      <w:r w:rsidRPr="00FA1B26">
        <w:t>responsible for the communication</w:t>
      </w:r>
      <w:r w:rsidRPr="00FA1B26">
        <w:rPr>
          <w:rFonts w:hint="eastAsia"/>
        </w:rPr>
        <w:t xml:space="preserve"> management with LC</w:t>
      </w:r>
      <w:r w:rsidRPr="00FA1B26">
        <w:t xml:space="preserve">. </w:t>
      </w:r>
      <w:r w:rsidRPr="00FA1B26">
        <w:rPr>
          <w:rFonts w:hint="eastAsia"/>
        </w:rPr>
        <w:t xml:space="preserve">After </w:t>
      </w:r>
      <w:r w:rsidRPr="00FA1B26">
        <w:t>add</w:t>
      </w:r>
      <w:r w:rsidRPr="00FA1B26">
        <w:rPr>
          <w:rFonts w:hint="eastAsia"/>
        </w:rPr>
        <w:t>ing</w:t>
      </w:r>
      <w:r w:rsidRPr="00FA1B26">
        <w:t xml:space="preserve"> </w:t>
      </w:r>
      <w:r w:rsidRPr="00FA1B26">
        <w:rPr>
          <w:rFonts w:hint="eastAsia"/>
        </w:rPr>
        <w:t>the</w:t>
      </w:r>
      <w:r w:rsidRPr="00FA1B26">
        <w:t xml:space="preserve"> cycle time and check</w:t>
      </w:r>
      <w:r w:rsidRPr="00FA1B26">
        <w:rPr>
          <w:rFonts w:hint="eastAsia"/>
        </w:rPr>
        <w:t>sum,</w:t>
      </w:r>
      <w:r w:rsidRPr="00FA1B26">
        <w:t xml:space="preserve"> </w:t>
      </w:r>
      <w:r w:rsidRPr="00FA1B26">
        <w:rPr>
          <w:rFonts w:hint="eastAsia"/>
        </w:rPr>
        <w:t xml:space="preserve">ATP shall collect and </w:t>
      </w:r>
      <w:r w:rsidRPr="00FA1B26">
        <w:t>sen</w:t>
      </w:r>
      <w:r w:rsidRPr="00FA1B26">
        <w:rPr>
          <w:rFonts w:hint="eastAsia"/>
        </w:rPr>
        <w:t>d</w:t>
      </w:r>
      <w:r w:rsidRPr="00FA1B26">
        <w:t xml:space="preserve"> </w:t>
      </w:r>
      <w:r w:rsidRPr="00FA1B26">
        <w:rPr>
          <w:rFonts w:hint="eastAsia"/>
        </w:rPr>
        <w:t xml:space="preserve">the information </w:t>
      </w:r>
      <w:r w:rsidRPr="00FA1B26">
        <w:t>to the CCNV</w:t>
      </w:r>
      <w:r w:rsidR="005E5A04">
        <w:rPr>
          <w:rFonts w:hint="eastAsia"/>
        </w:rPr>
        <w:t>,</w:t>
      </w:r>
      <w:r w:rsidRPr="00FA1B26">
        <w:rPr>
          <w:rFonts w:hint="eastAsia"/>
        </w:rPr>
        <w:t xml:space="preserve"> which include the current</w:t>
      </w:r>
      <w:r w:rsidRPr="00FA1B26">
        <w:t xml:space="preserve"> software version, the version of the configuration data</w:t>
      </w:r>
      <w:r w:rsidR="005E5A04">
        <w:t>,</w:t>
      </w:r>
      <w:r w:rsidRPr="00FA1B26">
        <w:t xml:space="preserve"> the version of the </w:t>
      </w:r>
      <w:r w:rsidRPr="00FA1B26">
        <w:rPr>
          <w:rFonts w:hint="eastAsia"/>
        </w:rPr>
        <w:t>all the</w:t>
      </w:r>
      <w:r w:rsidRPr="00FA1B26">
        <w:t xml:space="preserve"> </w:t>
      </w:r>
      <w:hyperlink w:history="1" w:anchor="ZC">
        <w:r w:rsidR="00DE30C0">
          <w:rPr>
            <w:rStyle w:val="ac"/>
          </w:rPr>
          <w:t>ZC</w:t>
        </w:r>
      </w:hyperlink>
      <w:r w:rsidRPr="00FA1B26">
        <w:rPr>
          <w:rFonts w:hint="eastAsia"/>
        </w:rPr>
        <w:t xml:space="preserve"> region in the track map</w:t>
      </w:r>
      <w:r w:rsidRPr="00FA1B26">
        <w:t xml:space="preserve">, </w:t>
      </w:r>
    </w:p>
    <w:p w:rsidRPr="00FA1B26" w:rsidR="00FA1B26" w:rsidP="00C93484" w:rsidRDefault="00FA1B26">
      <w:pPr>
        <w:pStyle w:val="Reqtify"/>
      </w:pPr>
    </w:p>
    <w:p w:rsidRPr="00FA1B26" w:rsidR="00FA1B26" w:rsidP="00FA1B26" w:rsidRDefault="00FA1B26">
      <w:pPr>
        <w:pStyle w:val="ReqtifyAltR"/>
      </w:pPr>
      <w:r w:rsidRPr="00FA1B26">
        <w:t>[iTC_CC_ATP-SwRS-0</w:t>
      </w:r>
      <w:r w:rsidRPr="00FA1B26">
        <w:rPr>
          <w:rFonts w:hint="eastAsia"/>
        </w:rPr>
        <w:t>443</w:t>
      </w:r>
      <w:r w:rsidRPr="00FA1B26">
        <w:t>]</w:t>
      </w:r>
    </w:p>
    <w:p w:rsidRPr="00FA1B26" w:rsidR="00FA1B26" w:rsidP="00C93484" w:rsidRDefault="00F27DC1">
      <w:pPr>
        <w:pStyle w:val="Reqtify"/>
      </w:pPr>
      <w:bookmarkStart w:name="VersionFromCCreport" w:id="653"/>
      <w:r w:rsidRPr="00400EF6">
        <w:rPr>
          <w:rStyle w:val="aff2"/>
          <w:bCs w:val="0"/>
          <w:iCs w:val="0"/>
        </w:rPr>
        <w:t>VersionFromCCreport</w:t>
      </w:r>
      <w:bookmarkEnd w:id="653"/>
      <w:r w:rsidR="00FA1B26">
        <w:rPr>
          <w:rFonts w:hint="eastAsia"/>
        </w:rPr>
        <w:t>，</w:t>
      </w:r>
      <w:r w:rsidRPr="00FA1B26" w:rsidR="00FA1B26">
        <w:rPr>
          <w:rFonts w:hint="eastAsia"/>
        </w:rPr>
        <w:t>ATP</w:t>
      </w:r>
      <w:r w:rsidRPr="00FA1B26" w:rsidR="00FA1B26">
        <w:rPr>
          <w:rFonts w:hint="eastAsia"/>
        </w:rPr>
        <w:t>需要将安全软件、安全配置数据、所有</w:t>
      </w:r>
      <w:r w:rsidRPr="00FA1B26" w:rsidR="00FA1B26">
        <w:rPr>
          <w:rFonts w:hint="eastAsia"/>
        </w:rPr>
        <w:t>ZC</w:t>
      </w:r>
      <w:r w:rsidRPr="00FA1B26" w:rsidR="00FA1B26">
        <w:rPr>
          <w:rFonts w:hint="eastAsia"/>
        </w:rPr>
        <w:t>区域的版本号信息以及</w:t>
      </w:r>
      <w:r w:rsidRPr="00FA1B26" w:rsidR="00FA1B26">
        <w:rPr>
          <w:rFonts w:hint="eastAsia"/>
        </w:rPr>
        <w:t>ATP</w:t>
      </w:r>
      <w:r w:rsidRPr="00FA1B26" w:rsidR="00FA1B26">
        <w:rPr>
          <w:rFonts w:hint="eastAsia"/>
        </w:rPr>
        <w:t>当前周期号，生成</w:t>
      </w:r>
      <w:r w:rsidR="00FA1B26">
        <w:rPr>
          <w:rFonts w:hint="eastAsia"/>
        </w:rPr>
        <w:t>如</w:t>
      </w:r>
      <w:r w:rsidR="003642B2">
        <w:fldChar w:fldCharType="begin"/>
      </w:r>
      <w:r w:rsidR="003642B2">
        <w:instrText xml:space="preserve"> </w:instrText>
      </w:r>
      <w:r w:rsidR="003642B2">
        <w:rPr>
          <w:rFonts w:hint="eastAsia"/>
        </w:rPr>
        <w:instrText>REF _Ref345075900 \h</w:instrText>
      </w:r>
      <w:r w:rsidR="003642B2">
        <w:instrText xml:space="preserve"> </w:instrText>
      </w:r>
      <w:r w:rsidR="003642B2">
        <w:fldChar w:fldCharType="separate"/>
      </w:r>
      <w:r w:rsidRPr="00F40CCD" w:rsidR="00DE178B">
        <w:t xml:space="preserve">Table </w:t>
      </w:r>
      <w:r w:rsidR="00DE178B">
        <w:rPr>
          <w:noProof/>
        </w:rPr>
        <w:t>4</w:t>
      </w:r>
      <w:r w:rsidR="00DE178B">
        <w:noBreakHyphen/>
      </w:r>
      <w:r w:rsidR="00DE178B">
        <w:rPr>
          <w:noProof/>
        </w:rPr>
        <w:t>19</w:t>
      </w:r>
      <w:r w:rsidR="003642B2">
        <w:fldChar w:fldCharType="end"/>
      </w:r>
      <w:r w:rsidRPr="00FA1B26" w:rsidR="00FA1B26">
        <w:rPr>
          <w:rFonts w:hint="eastAsia"/>
        </w:rPr>
        <w:t>格式的</w:t>
      </w:r>
      <w:r w:rsidR="00FA1B26">
        <w:rPr>
          <w:rFonts w:hint="eastAsia"/>
        </w:rPr>
        <w:t>消息体</w:t>
      </w:r>
      <w:r w:rsidRPr="00FA1B26" w:rsidR="00FA1B26">
        <w:rPr>
          <w:rFonts w:hint="eastAsia"/>
        </w:rPr>
        <w:t>，每周期发给</w:t>
      </w:r>
      <w:r w:rsidRPr="00FA1B26" w:rsidR="00FA1B26">
        <w:rPr>
          <w:rFonts w:hint="eastAsia"/>
        </w:rPr>
        <w:t>CCNV</w:t>
      </w:r>
      <w:r w:rsidRPr="00FA1B26" w:rsidR="00FA1B26">
        <w:rPr>
          <w:rFonts w:hint="eastAsia"/>
        </w:rPr>
        <w:t>。由</w:t>
      </w:r>
      <w:r w:rsidRPr="00FA1B26" w:rsidR="00FA1B26">
        <w:rPr>
          <w:rFonts w:hint="eastAsia"/>
        </w:rPr>
        <w:t>CCNV</w:t>
      </w:r>
      <w:r w:rsidRPr="00FA1B26" w:rsidR="00FA1B26">
        <w:rPr>
          <w:rFonts w:hint="eastAsia"/>
        </w:rPr>
        <w:t>负责与</w:t>
      </w:r>
      <w:r w:rsidRPr="00FA1B26" w:rsidR="00FA1B26">
        <w:rPr>
          <w:rFonts w:hint="eastAsia"/>
        </w:rPr>
        <w:t>LC</w:t>
      </w:r>
      <w:r w:rsidRPr="00FA1B26" w:rsidR="00FA1B26">
        <w:rPr>
          <w:rFonts w:hint="eastAsia"/>
        </w:rPr>
        <w:t>的通信。</w:t>
      </w:r>
    </w:p>
    <w:p w:rsidRPr="009D4DD3" w:rsidR="00FA1B26" w:rsidP="00C93484" w:rsidRDefault="00FA1B26">
      <w:pPr>
        <w:pStyle w:val="Reqtify"/>
      </w:pPr>
    </w:p>
    <w:p w:rsidRPr="00FA1B26" w:rsidR="00FA1B26" w:rsidP="00C93484" w:rsidRDefault="00FA1B26">
      <w:pPr>
        <w:pStyle w:val="Reqtify"/>
      </w:pPr>
      <w:r w:rsidRPr="00FA1B26">
        <w:t xml:space="preserve">The </w:t>
      </w:r>
      <w:r w:rsidRPr="00FA1B26">
        <w:rPr>
          <w:rFonts w:hint="eastAsia"/>
        </w:rPr>
        <w:t>ATP</w:t>
      </w:r>
      <w:r w:rsidRPr="00FA1B26">
        <w:t xml:space="preserve"> shall provide the </w:t>
      </w:r>
      <w:hyperlink w:history="1" w:anchor="VersionFromCCreport">
        <w:r w:rsidR="00F27DC1">
          <w:rPr>
            <w:rStyle w:val="ac"/>
          </w:rPr>
          <w:t>VersionFromCCreport</w:t>
        </w:r>
      </w:hyperlink>
      <w:r w:rsidRPr="00FA1B26">
        <w:t xml:space="preserve"> message</w:t>
      </w:r>
      <w:r w:rsidRPr="00FA1B26">
        <w:rPr>
          <w:rFonts w:hint="eastAsia"/>
        </w:rPr>
        <w:t xml:space="preserve"> to the CCNV, who will forward them to the LC. T</w:t>
      </w:r>
      <w:r w:rsidRPr="00FA1B26">
        <w:t>he version of the following vital components as :</w:t>
      </w:r>
    </w:p>
    <w:p w:rsidRPr="00FA1B26" w:rsidR="00FA1B26" w:rsidP="00FA0FBB" w:rsidRDefault="00FA1B26">
      <w:pPr>
        <w:pStyle w:val="AltX"/>
      </w:pPr>
      <w:r w:rsidRPr="00FA1B26">
        <w:rPr>
          <w:rFonts w:hint="eastAsia"/>
        </w:rPr>
        <w:t>ATP</w:t>
      </w:r>
      <w:r w:rsidRPr="00FA1B26">
        <w:t xml:space="preserve"> software version</w:t>
      </w:r>
    </w:p>
    <w:p w:rsidRPr="00FA1B26" w:rsidR="00FA1B26" w:rsidP="00FA0FBB" w:rsidRDefault="00FA1B26">
      <w:pPr>
        <w:pStyle w:val="AltX"/>
      </w:pPr>
      <w:r w:rsidRPr="00FA1B26">
        <w:rPr>
          <w:rFonts w:hint="eastAsia"/>
        </w:rPr>
        <w:t xml:space="preserve">ATP </w:t>
      </w:r>
      <w:r w:rsidRPr="00FA1B26">
        <w:t>vital parameters version</w:t>
      </w:r>
    </w:p>
    <w:p w:rsidRPr="00FA1B26" w:rsidR="00FA1B26" w:rsidP="00FA0FBB" w:rsidRDefault="00FA1B26">
      <w:pPr>
        <w:pStyle w:val="AltX"/>
      </w:pPr>
      <w:r w:rsidRPr="00FA1B26">
        <w:rPr>
          <w:rFonts w:hint="eastAsia"/>
        </w:rPr>
        <w:t xml:space="preserve">ATP used </w:t>
      </w:r>
      <w:hyperlink w:history="1" w:anchor="ZC">
        <w:r w:rsidR="00DE30C0">
          <w:rPr>
            <w:rStyle w:val="ac"/>
          </w:rPr>
          <w:t>ZC</w:t>
        </w:r>
      </w:hyperlink>
      <w:r w:rsidRPr="00FA1B26">
        <w:rPr>
          <w:rFonts w:hint="eastAsia"/>
        </w:rPr>
        <w:t xml:space="preserve"> a</w:t>
      </w:r>
      <w:r w:rsidRPr="00FA1B26">
        <w:t>reas versions (Up to 16 versions maximum)</w:t>
      </w:r>
    </w:p>
    <w:p w:rsidRPr="00FA1B26" w:rsidR="00FA1B26" w:rsidP="00FA0FBB" w:rsidRDefault="00FA1B26">
      <w:pPr>
        <w:pStyle w:val="AltX"/>
      </w:pPr>
      <w:r w:rsidRPr="00FA1B26">
        <w:rPr>
          <w:rFonts w:hint="eastAsia"/>
        </w:rPr>
        <w:t>ATP cycle time</w:t>
      </w:r>
    </w:p>
    <w:p w:rsidRPr="00FA1B26" w:rsidR="00FA1B26" w:rsidP="000C0D62" w:rsidRDefault="00FA1B26">
      <w:pPr>
        <w:pStyle w:val="ReqtifyAltQ"/>
      </w:pPr>
      <w:r w:rsidRPr="00FA1B26">
        <w:t>#Category=Functional</w:t>
      </w:r>
    </w:p>
    <w:p w:rsidRPr="00FA1B26" w:rsidR="00FA1B26" w:rsidP="000C0D62" w:rsidRDefault="00FA1B26">
      <w:pPr>
        <w:pStyle w:val="ReqtifyAltQ"/>
      </w:pPr>
      <w:r w:rsidRPr="00FA1B26">
        <w:t>#Contribution=SIL4</w:t>
      </w:r>
    </w:p>
    <w:p w:rsidR="009328EA" w:rsidP="000C0D62" w:rsidRDefault="00FA1B26">
      <w:pPr>
        <w:pStyle w:val="ReqtifyAltQ"/>
        <w:rPr>
          <w:ins w:author="常鸣" w:date="2014-07-03T14:27:00Z" w:id="654"/>
        </w:rPr>
      </w:pPr>
      <w:del w:author="常鸣" w:date="2014-07-03T14:27:00Z" w:id="655">
        <w:r w:rsidRPr="00FA1B26" w:rsidDel="009328EA">
          <w:delText>#S</w:delText>
        </w:r>
      </w:del>
      <w:ins w:author="常鸣" w:date="2014-07-03T14:27:00Z" w:id="656">
        <w:r w:rsidR="009328EA">
          <w:t>#Allocation=ATP Software</w:t>
        </w:r>
      </w:ins>
      <w:ins w:author="常鸣" w:date="2014-07-03T14:44:00Z" w:id="657">
        <w:r w:rsidR="002428AA">
          <w:rPr>
            <w:rFonts w:hint="eastAsia"/>
          </w:rPr>
          <w:t>, Vital Embedded Setting</w:t>
        </w:r>
      </w:ins>
    </w:p>
    <w:p w:rsidRPr="00FA1B26" w:rsidR="00FA1B26" w:rsidP="000C0D62" w:rsidRDefault="009328EA">
      <w:pPr>
        <w:pStyle w:val="ReqtifyAltQ"/>
      </w:pPr>
      <w:ins w:author="常鸣" w:date="2014-07-03T14:27:00Z" w:id="658">
        <w:r>
          <w:t>#S</w:t>
        </w:r>
      </w:ins>
      <w:r w:rsidRPr="00FA1B26" w:rsidR="00FA1B26">
        <w:t>ource=[iTC_CC-SyAD-</w:t>
      </w:r>
      <w:r w:rsidRPr="00FA1B26" w:rsidR="00FA1B26">
        <w:rPr>
          <w:rFonts w:hint="eastAsia"/>
        </w:rPr>
        <w:t>0374],</w:t>
      </w:r>
      <w:r w:rsidRPr="00FA1B26" w:rsidR="00FA1B26">
        <w:t xml:space="preserve"> [iTC_CC-SyAD-</w:t>
      </w:r>
      <w:r w:rsidRPr="00FA1B26" w:rsidR="00FA1B26">
        <w:rPr>
          <w:rFonts w:hint="eastAsia"/>
        </w:rPr>
        <w:t>0375],</w:t>
      </w:r>
      <w:r w:rsidRPr="00FA1B26" w:rsidR="00FA1B26">
        <w:t xml:space="preserve"> [iTC_CC-SyAD-</w:t>
      </w:r>
      <w:r w:rsidRPr="00FA1B26" w:rsidR="00FA1B26">
        <w:rPr>
          <w:rFonts w:hint="eastAsia"/>
        </w:rPr>
        <w:t>0376]</w:t>
      </w:r>
      <w:r w:rsidR="001D1AED">
        <w:rPr>
          <w:rFonts w:hint="eastAsia"/>
        </w:rPr>
        <w:t>,</w:t>
      </w:r>
      <w:r w:rsidRPr="001D1AED" w:rsidR="001D1AED">
        <w:t xml:space="preserve"> </w:t>
      </w:r>
      <w:r w:rsidRPr="00745F23" w:rsidR="001D1AED">
        <w:t>[iTC_CC-SyAD-</w:t>
      </w:r>
      <w:r w:rsidRPr="00745F23" w:rsidR="001D1AED">
        <w:rPr>
          <w:rFonts w:hint="eastAsia"/>
        </w:rPr>
        <w:t>0411],</w:t>
      </w:r>
    </w:p>
    <w:p w:rsidRPr="00FA1B26" w:rsidR="00FA1B26" w:rsidP="000C0D62" w:rsidRDefault="00FA1B26">
      <w:pPr>
        <w:pStyle w:val="ReqtifyAltQ"/>
      </w:pPr>
      <w:r w:rsidRPr="00FA1B26">
        <w:t>[End]</w:t>
      </w:r>
    </w:p>
    <w:p w:rsidRPr="00A14BEA" w:rsidR="00FA1B26" w:rsidP="00C93484" w:rsidRDefault="00FA1B26">
      <w:pPr>
        <w:pStyle w:val="Reqtify"/>
      </w:pPr>
    </w:p>
    <w:p w:rsidRPr="00F40CCD" w:rsidR="0059457A" w:rsidP="0059457A" w:rsidRDefault="0059457A">
      <w:pPr>
        <w:pStyle w:val="affc"/>
      </w:pPr>
      <w:bookmarkStart w:name="_Ref345075900" w:id="659"/>
      <w:bookmarkStart w:name="_Toc349031225" w:id="660"/>
      <w:bookmarkStart w:name="_Toc347567338" w:id="661"/>
      <w:bookmarkStart w:name="_Toc345689809" w:id="662"/>
      <w:bookmarkStart w:name="_Toc376183054" w:id="663"/>
      <w:bookmarkStart w:name="_Toc392230027" w:id="664"/>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19</w:t>
      </w:r>
      <w:r w:rsidR="00FA0FBB">
        <w:fldChar w:fldCharType="end"/>
      </w:r>
      <w:bookmarkEnd w:id="659"/>
      <w:r w:rsidRPr="00F40CCD">
        <w:rPr>
          <w:rFonts w:hint="eastAsia"/>
        </w:rPr>
        <w:t xml:space="preserve"> ATP outputs to LC</w:t>
      </w:r>
      <w:bookmarkEnd w:id="660"/>
      <w:bookmarkEnd w:id="661"/>
      <w:bookmarkEnd w:id="662"/>
      <w:bookmarkEnd w:id="663"/>
      <w:bookmarkEnd w:id="664"/>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269"/>
        <w:gridCol w:w="4311"/>
        <w:gridCol w:w="4706"/>
      </w:tblGrid>
      <w:tr w:rsidRPr="001B3DC6" w:rsidR="0059457A" w:rsidTr="0059457A">
        <w:trPr>
          <w:jc w:val="center"/>
        </w:trPr>
        <w:tc>
          <w:tcPr>
            <w:tcW w:w="2451" w:type="pct"/>
            <w:gridSpan w:val="2"/>
            <w:tcBorders>
              <w:top w:val="single" w:color="auto" w:sz="12" w:space="0"/>
              <w:left w:val="nil"/>
              <w:bottom w:val="single" w:color="auto" w:sz="12" w:space="0"/>
              <w:right w:val="nil"/>
            </w:tcBorders>
            <w:shd w:val="clear" w:color="auto" w:fill="E0E0E0"/>
            <w:vAlign w:val="center"/>
          </w:tcPr>
          <w:p w:rsidRPr="004C318A" w:rsidR="0059457A" w:rsidP="00FA0FBB" w:rsidRDefault="0059457A">
            <w:pPr>
              <w:pStyle w:val="af6"/>
            </w:pPr>
            <w:r w:rsidRPr="009E2F46">
              <w:rPr>
                <w:rFonts w:hint="eastAsia"/>
              </w:rPr>
              <w:t>ID</w:t>
            </w:r>
          </w:p>
        </w:tc>
        <w:tc>
          <w:tcPr>
            <w:tcW w:w="2549" w:type="pct"/>
            <w:tcBorders>
              <w:top w:val="single" w:color="auto" w:sz="12" w:space="0"/>
              <w:left w:val="nil"/>
              <w:bottom w:val="single" w:color="auto" w:sz="12" w:space="0"/>
              <w:right w:val="nil"/>
            </w:tcBorders>
            <w:shd w:val="clear" w:color="auto" w:fill="E0E0E0"/>
            <w:vAlign w:val="center"/>
          </w:tcPr>
          <w:p w:rsidRPr="004C318A" w:rsidR="0059457A" w:rsidP="00FA0FBB" w:rsidRDefault="00FA1B26">
            <w:pPr>
              <w:pStyle w:val="af6"/>
            </w:pPr>
            <w:r>
              <w:rPr>
                <w:rFonts w:hint="eastAsia"/>
              </w:rPr>
              <w:t>ATP Outputs</w:t>
            </w:r>
          </w:p>
        </w:tc>
      </w:tr>
      <w:tr w:rsidRPr="001B3DC6" w:rsidR="0059457A" w:rsidTr="0059457A">
        <w:trPr>
          <w:jc w:val="center"/>
        </w:trPr>
        <w:tc>
          <w:tcPr>
            <w:tcW w:w="2451" w:type="pct"/>
            <w:gridSpan w:val="2"/>
            <w:tcBorders>
              <w:top w:val="single" w:color="auto" w:sz="12" w:space="0"/>
              <w:left w:val="nil"/>
              <w:bottom w:val="single" w:color="auto" w:sz="4" w:space="0"/>
              <w:right w:val="nil"/>
            </w:tcBorders>
          </w:tcPr>
          <w:p w:rsidRPr="004C318A" w:rsidR="0059457A" w:rsidP="00B4488A" w:rsidRDefault="0059457A">
            <w:pPr>
              <w:rPr>
                <w:rStyle w:val="DATATYPE"/>
              </w:rPr>
            </w:pPr>
            <w:bookmarkStart w:name="ST_VERSION_REPORT" w:id="665"/>
            <w:r w:rsidRPr="007B38A4">
              <w:rPr>
                <w:rStyle w:val="DATATYPE"/>
              </w:rPr>
              <w:t>ST_VERSION_REPORT</w:t>
            </w:r>
            <w:bookmarkEnd w:id="665"/>
          </w:p>
        </w:tc>
        <w:tc>
          <w:tcPr>
            <w:tcW w:w="2549" w:type="pct"/>
            <w:tcBorders>
              <w:top w:val="single" w:color="auto" w:sz="12" w:space="0"/>
              <w:left w:val="nil"/>
              <w:right w:val="nil"/>
            </w:tcBorders>
          </w:tcPr>
          <w:p w:rsidRPr="00FA1B26" w:rsidR="0059457A" w:rsidP="00B4488A" w:rsidRDefault="00532AED">
            <w:pPr>
              <w:rPr>
                <w:rStyle w:val="aff2"/>
              </w:rPr>
            </w:pPr>
            <w:hyperlink w:history="1" w:anchor="VersionFromCCreport">
              <w:r w:rsidR="00F27DC1">
                <w:rPr>
                  <w:rStyle w:val="ac"/>
                  <w:sz w:val="24"/>
                </w:rPr>
                <w:t>VersionFromCCreport</w:t>
              </w:r>
            </w:hyperlink>
          </w:p>
        </w:tc>
      </w:tr>
      <w:tr w:rsidRPr="001B3DC6" w:rsidR="0059457A" w:rsidTr="0059457A">
        <w:trPr>
          <w:jc w:val="center"/>
        </w:trPr>
        <w:tc>
          <w:tcPr>
            <w:tcW w:w="145" w:type="pct"/>
            <w:tcBorders>
              <w:top w:val="single" w:color="auto" w:sz="4" w:space="0"/>
              <w:left w:val="nil"/>
              <w:bottom w:val="single" w:color="auto" w:sz="4" w:space="0"/>
              <w:right w:val="nil"/>
            </w:tcBorders>
          </w:tcPr>
          <w:p w:rsidRPr="00400EF6" w:rsidR="0059457A" w:rsidP="00591D6B" w:rsidRDefault="0059457A">
            <w:pPr>
              <w:pStyle w:val="AltB0"/>
            </w:pPr>
          </w:p>
        </w:tc>
        <w:tc>
          <w:tcPr>
            <w:tcW w:w="2306" w:type="pct"/>
            <w:tcBorders>
              <w:top w:val="single" w:color="auto" w:sz="4" w:space="0"/>
              <w:left w:val="nil"/>
              <w:bottom w:val="single" w:color="auto" w:sz="4" w:space="0"/>
              <w:right w:val="nil"/>
            </w:tcBorders>
          </w:tcPr>
          <w:p w:rsidRPr="00400EF6" w:rsidR="0059457A" w:rsidP="00591D6B" w:rsidRDefault="00354F88">
            <w:pPr>
              <w:pStyle w:val="AltB0"/>
            </w:pPr>
            <w:r w:rsidRPr="00400EF6">
              <w:rPr>
                <w:rFonts w:hint="eastAsia"/>
              </w:rPr>
              <w:t>.S</w:t>
            </w:r>
            <w:r w:rsidRPr="00400EF6" w:rsidR="0059457A">
              <w:rPr>
                <w:rFonts w:hint="eastAsia"/>
              </w:rPr>
              <w:t>afety</w:t>
            </w:r>
            <w:r w:rsidRPr="00400EF6">
              <w:rPr>
                <w:rFonts w:hint="eastAsia"/>
              </w:rPr>
              <w:t>P</w:t>
            </w:r>
            <w:r w:rsidRPr="00400EF6" w:rsidR="0059457A">
              <w:rPr>
                <w:rFonts w:hint="eastAsia"/>
              </w:rPr>
              <w:t>arameter</w:t>
            </w:r>
            <w:r w:rsidRPr="00400EF6">
              <w:rPr>
                <w:rFonts w:hint="eastAsia"/>
              </w:rPr>
              <w:t>V</w:t>
            </w:r>
            <w:r w:rsidRPr="00400EF6" w:rsidR="0059457A">
              <w:rPr>
                <w:rFonts w:hint="eastAsia"/>
              </w:rPr>
              <w:t>ersion</w:t>
            </w:r>
          </w:p>
        </w:tc>
        <w:tc>
          <w:tcPr>
            <w:tcW w:w="2549" w:type="pct"/>
            <w:tcBorders>
              <w:left w:val="nil"/>
              <w:right w:val="nil"/>
            </w:tcBorders>
          </w:tcPr>
          <w:p w:rsidRPr="004C318A" w:rsidR="0059457A" w:rsidP="00591D6B" w:rsidRDefault="00532AED">
            <w:pPr>
              <w:pStyle w:val="AltB0"/>
            </w:pPr>
            <w:hyperlink w:history="1" w:anchor="ATPsetting">
              <w:r w:rsidR="00786D0B">
                <w:rPr>
                  <w:rStyle w:val="ac"/>
                </w:rPr>
                <w:t>ATPsetting</w:t>
              </w:r>
            </w:hyperlink>
            <w:r w:rsidRPr="00FA1B26" w:rsidR="00FA1B26">
              <w:rPr>
                <w:rFonts w:hint="eastAsia"/>
              </w:rPr>
              <w:t>.</w:t>
            </w:r>
            <w:r w:rsidR="0059345C">
              <w:rPr>
                <w:rFonts w:hint="eastAsia"/>
              </w:rPr>
              <w:t>SafetyParameterVersion</w:t>
            </w:r>
          </w:p>
        </w:tc>
      </w:tr>
      <w:tr w:rsidRPr="001B3DC6" w:rsidR="0059457A" w:rsidTr="0059457A">
        <w:trPr>
          <w:jc w:val="center"/>
        </w:trPr>
        <w:tc>
          <w:tcPr>
            <w:tcW w:w="145" w:type="pct"/>
            <w:tcBorders>
              <w:top w:val="single" w:color="auto" w:sz="4" w:space="0"/>
              <w:left w:val="nil"/>
              <w:bottom w:val="single" w:color="auto" w:sz="4" w:space="0"/>
              <w:right w:val="nil"/>
            </w:tcBorders>
          </w:tcPr>
          <w:p w:rsidRPr="00400EF6" w:rsidR="0059457A" w:rsidP="00591D6B" w:rsidRDefault="0059457A">
            <w:pPr>
              <w:pStyle w:val="AltB0"/>
            </w:pPr>
          </w:p>
        </w:tc>
        <w:tc>
          <w:tcPr>
            <w:tcW w:w="2306" w:type="pct"/>
            <w:tcBorders>
              <w:top w:val="single" w:color="auto" w:sz="4" w:space="0"/>
              <w:left w:val="nil"/>
              <w:bottom w:val="single" w:color="auto" w:sz="4" w:space="0"/>
              <w:right w:val="nil"/>
            </w:tcBorders>
          </w:tcPr>
          <w:p w:rsidRPr="00400EF6" w:rsidR="0059457A" w:rsidP="00591D6B" w:rsidRDefault="00354F88">
            <w:pPr>
              <w:pStyle w:val="AltB0"/>
            </w:pPr>
            <w:r w:rsidRPr="00400EF6">
              <w:rPr>
                <w:rFonts w:hint="eastAsia"/>
              </w:rPr>
              <w:t>.S</w:t>
            </w:r>
            <w:r w:rsidRPr="00400EF6" w:rsidR="0059457A">
              <w:rPr>
                <w:rFonts w:hint="eastAsia"/>
              </w:rPr>
              <w:t>afety</w:t>
            </w:r>
            <w:r w:rsidRPr="00400EF6">
              <w:rPr>
                <w:rFonts w:hint="eastAsia"/>
              </w:rPr>
              <w:t>A</w:t>
            </w:r>
            <w:r w:rsidRPr="00400EF6" w:rsidR="0059457A">
              <w:rPr>
                <w:rFonts w:hint="eastAsia"/>
              </w:rPr>
              <w:t>pplication</w:t>
            </w:r>
            <w:r w:rsidRPr="00400EF6">
              <w:rPr>
                <w:rFonts w:hint="eastAsia"/>
              </w:rPr>
              <w:t>V</w:t>
            </w:r>
            <w:r w:rsidRPr="00400EF6" w:rsidR="0059457A">
              <w:rPr>
                <w:rFonts w:hint="eastAsia"/>
              </w:rPr>
              <w:t>ersion</w:t>
            </w:r>
          </w:p>
        </w:tc>
        <w:tc>
          <w:tcPr>
            <w:tcW w:w="2549" w:type="pct"/>
            <w:tcBorders>
              <w:left w:val="nil"/>
              <w:right w:val="nil"/>
            </w:tcBorders>
          </w:tcPr>
          <w:p w:rsidRPr="004C318A" w:rsidR="0059457A" w:rsidP="00591D6B" w:rsidRDefault="00532AED">
            <w:pPr>
              <w:pStyle w:val="AltB0"/>
            </w:pPr>
            <w:hyperlink w:history="1" w:anchor="SafeApplicationVersion">
              <w:r w:rsidR="00C64E92">
                <w:rPr>
                  <w:rStyle w:val="ac"/>
                </w:rPr>
                <w:t>SafeApplicationVersion</w:t>
              </w:r>
            </w:hyperlink>
          </w:p>
        </w:tc>
      </w:tr>
      <w:tr w:rsidRPr="001B3DC6" w:rsidR="0059457A" w:rsidTr="0059457A">
        <w:trPr>
          <w:jc w:val="center"/>
        </w:trPr>
        <w:tc>
          <w:tcPr>
            <w:tcW w:w="145" w:type="pct"/>
            <w:tcBorders>
              <w:top w:val="single" w:color="auto" w:sz="4" w:space="0"/>
              <w:left w:val="nil"/>
              <w:bottom w:val="single" w:color="auto" w:sz="4" w:space="0"/>
              <w:right w:val="nil"/>
            </w:tcBorders>
          </w:tcPr>
          <w:p w:rsidRPr="00400EF6" w:rsidR="0059457A" w:rsidP="00591D6B" w:rsidRDefault="0059457A">
            <w:pPr>
              <w:pStyle w:val="AltB0"/>
            </w:pPr>
          </w:p>
        </w:tc>
        <w:tc>
          <w:tcPr>
            <w:tcW w:w="2306" w:type="pct"/>
            <w:tcBorders>
              <w:top w:val="single" w:color="auto" w:sz="4" w:space="0"/>
              <w:left w:val="nil"/>
              <w:bottom w:val="single" w:color="auto" w:sz="4" w:space="0"/>
              <w:right w:val="nil"/>
            </w:tcBorders>
          </w:tcPr>
          <w:p w:rsidRPr="00400EF6" w:rsidR="0059457A" w:rsidP="00591D6B" w:rsidRDefault="00354F88">
            <w:pPr>
              <w:pStyle w:val="AltB0"/>
            </w:pPr>
            <w:r w:rsidRPr="00400EF6">
              <w:rPr>
                <w:rFonts w:hint="eastAsia"/>
              </w:rPr>
              <w:t>.S</w:t>
            </w:r>
            <w:r w:rsidRPr="00400EF6" w:rsidR="0059457A">
              <w:rPr>
                <w:rFonts w:hint="eastAsia"/>
              </w:rPr>
              <w:t>gd</w:t>
            </w:r>
            <w:r w:rsidRPr="00400EF6">
              <w:rPr>
                <w:rFonts w:hint="eastAsia"/>
              </w:rPr>
              <w:t>V</w:t>
            </w:r>
            <w:r w:rsidRPr="00400EF6" w:rsidR="0059457A">
              <w:rPr>
                <w:rFonts w:hint="eastAsia"/>
              </w:rPr>
              <w:t>ersion</w:t>
            </w:r>
            <w:r w:rsidRPr="00400EF6">
              <w:rPr>
                <w:rFonts w:hint="eastAsia"/>
              </w:rPr>
              <w:t>Z</w:t>
            </w:r>
            <w:r w:rsidRPr="00400EF6" w:rsidR="0059457A">
              <w:rPr>
                <w:rFonts w:hint="eastAsia"/>
              </w:rPr>
              <w:t>c</w:t>
            </w:r>
            <w:r w:rsidRPr="00400EF6" w:rsidR="00681048">
              <w:rPr>
                <w:rFonts w:hint="eastAsia"/>
              </w:rPr>
              <w:t>[1...16]</w:t>
            </w:r>
          </w:p>
        </w:tc>
        <w:tc>
          <w:tcPr>
            <w:tcW w:w="2549" w:type="pct"/>
            <w:tcBorders>
              <w:left w:val="nil"/>
              <w:right w:val="nil"/>
            </w:tcBorders>
          </w:tcPr>
          <w:p w:rsidRPr="004C318A" w:rsidR="0059457A" w:rsidP="00591D6B" w:rsidRDefault="00532AED">
            <w:pPr>
              <w:pStyle w:val="AltB0"/>
            </w:pPr>
            <w:hyperlink w:history="1" w:anchor="TrackMap">
              <w:r w:rsidR="00C64E92">
                <w:rPr>
                  <w:rStyle w:val="ac"/>
                </w:rPr>
                <w:t>TrackMap</w:t>
              </w:r>
            </w:hyperlink>
            <w:r w:rsidRPr="00FA1B26" w:rsidR="00FA1B26">
              <w:t>.</w:t>
            </w:r>
            <w:hyperlink w:history="1" w:anchor="ZC">
              <w:r w:rsidR="00DE30C0">
                <w:rPr>
                  <w:rStyle w:val="ac"/>
                </w:rPr>
                <w:t>ZC</w:t>
              </w:r>
            </w:hyperlink>
            <w:r w:rsidRPr="00FA1B26" w:rsidR="00FA1B26">
              <w:t>[</w:t>
            </w:r>
            <w:r w:rsidRPr="00FA1B26" w:rsidR="00FA1B26">
              <w:rPr>
                <w:rFonts w:hint="eastAsia"/>
              </w:rPr>
              <w:t>1</w:t>
            </w:r>
            <w:r w:rsidR="00FA1B26">
              <w:rPr>
                <w:rFonts w:hint="eastAsia"/>
              </w:rPr>
              <w:t>...16</w:t>
            </w:r>
            <w:r w:rsidRPr="00FA1B26" w:rsidR="00FA1B26">
              <w:t>]</w:t>
            </w:r>
            <w:r w:rsidR="00354F88">
              <w:t>.V</w:t>
            </w:r>
            <w:r w:rsidRPr="00FA1B26" w:rsidR="00FA1B26">
              <w:t>ersion</w:t>
            </w:r>
          </w:p>
        </w:tc>
      </w:tr>
      <w:tr w:rsidRPr="001B3DC6" w:rsidR="0059457A" w:rsidTr="0059457A">
        <w:tblPrEx>
          <w:tblBorders>
            <w:left w:val="none" w:color="auto" w:sz="0" w:space="0"/>
            <w:right w:val="none" w:color="auto" w:sz="0" w:space="0"/>
            <w:insideV w:val="none" w:color="auto" w:sz="0" w:space="0"/>
          </w:tblBorders>
        </w:tblPrEx>
        <w:trPr>
          <w:jc w:val="center"/>
        </w:trPr>
        <w:tc>
          <w:tcPr>
            <w:tcW w:w="130" w:type="pct"/>
          </w:tcPr>
          <w:p w:rsidRPr="0031466D" w:rsidR="0059457A" w:rsidP="00591D6B" w:rsidRDefault="0059457A">
            <w:pPr>
              <w:pStyle w:val="AltB0"/>
            </w:pPr>
          </w:p>
        </w:tc>
        <w:tc>
          <w:tcPr>
            <w:tcW w:w="2321" w:type="pct"/>
          </w:tcPr>
          <w:p w:rsidRPr="00400EF6" w:rsidR="0059457A" w:rsidP="00591D6B" w:rsidRDefault="00354F88">
            <w:pPr>
              <w:pStyle w:val="AltB0"/>
            </w:pPr>
            <w:r w:rsidRPr="00400EF6">
              <w:rPr>
                <w:rFonts w:hint="eastAsia"/>
              </w:rPr>
              <w:t>.C</w:t>
            </w:r>
            <w:r w:rsidRPr="00400EF6" w:rsidR="00FA1B26">
              <w:rPr>
                <w:rFonts w:hint="eastAsia"/>
              </w:rPr>
              <w:t>c</w:t>
            </w:r>
            <w:r w:rsidRPr="00400EF6">
              <w:rPr>
                <w:rFonts w:hint="eastAsia"/>
              </w:rPr>
              <w:t>L</w:t>
            </w:r>
            <w:r w:rsidRPr="00400EF6" w:rsidR="00FA1B26">
              <w:rPr>
                <w:rFonts w:hint="eastAsia"/>
              </w:rPr>
              <w:t>oop</w:t>
            </w:r>
            <w:r w:rsidRPr="00400EF6">
              <w:rPr>
                <w:rFonts w:hint="eastAsia"/>
              </w:rPr>
              <w:t>H</w:t>
            </w:r>
            <w:r w:rsidRPr="00400EF6" w:rsidR="00FA1B26">
              <w:rPr>
                <w:rFonts w:hint="eastAsia"/>
              </w:rPr>
              <w:t>our</w:t>
            </w:r>
          </w:p>
        </w:tc>
        <w:tc>
          <w:tcPr>
            <w:tcW w:w="2549" w:type="pct"/>
          </w:tcPr>
          <w:p w:rsidRPr="004C318A" w:rsidR="0059457A" w:rsidP="00591D6B" w:rsidRDefault="00532AED">
            <w:pPr>
              <w:pStyle w:val="AltB0"/>
            </w:pPr>
            <w:hyperlink w:history="1" w:anchor="ATPtime">
              <w:r w:rsidR="003B253D">
                <w:rPr>
                  <w:rStyle w:val="ac"/>
                </w:rPr>
                <w:t>ATPtime</w:t>
              </w:r>
            </w:hyperlink>
            <w:r w:rsidRPr="00FA1B26" w:rsidR="00FA1B26">
              <w:rPr>
                <w:rFonts w:hint="eastAsia"/>
              </w:rPr>
              <w:t>(k)</w:t>
            </w:r>
          </w:p>
        </w:tc>
      </w:tr>
      <w:tr w:rsidRPr="001B3DC6" w:rsidR="00016A42" w:rsidTr="0059457A">
        <w:tblPrEx>
          <w:tblBorders>
            <w:left w:val="none" w:color="auto" w:sz="0" w:space="0"/>
            <w:right w:val="none" w:color="auto" w:sz="0" w:space="0"/>
            <w:insideV w:val="none" w:color="auto" w:sz="0" w:space="0"/>
          </w:tblBorders>
        </w:tblPrEx>
        <w:trPr>
          <w:jc w:val="center"/>
        </w:trPr>
        <w:tc>
          <w:tcPr>
            <w:tcW w:w="130" w:type="pct"/>
          </w:tcPr>
          <w:p w:rsidRPr="0031466D" w:rsidR="00016A42" w:rsidP="00591D6B" w:rsidRDefault="00016A42">
            <w:pPr>
              <w:pStyle w:val="AltB0"/>
            </w:pPr>
          </w:p>
        </w:tc>
        <w:tc>
          <w:tcPr>
            <w:tcW w:w="2321" w:type="pct"/>
          </w:tcPr>
          <w:p w:rsidRPr="00400EF6" w:rsidR="00016A42" w:rsidP="00591D6B" w:rsidRDefault="00354F88">
            <w:pPr>
              <w:pStyle w:val="AltB0"/>
            </w:pPr>
            <w:r w:rsidRPr="00400EF6">
              <w:rPr>
                <w:rFonts w:hint="eastAsia"/>
              </w:rPr>
              <w:t>.V</w:t>
            </w:r>
            <w:r w:rsidRPr="00400EF6" w:rsidR="00016A42">
              <w:rPr>
                <w:rFonts w:hint="eastAsia"/>
              </w:rPr>
              <w:t>ital</w:t>
            </w:r>
            <w:r w:rsidRPr="00400EF6">
              <w:rPr>
                <w:rFonts w:hint="eastAsia"/>
              </w:rPr>
              <w:t>C</w:t>
            </w:r>
            <w:r w:rsidRPr="00400EF6" w:rsidR="00016A42">
              <w:rPr>
                <w:rFonts w:hint="eastAsia"/>
              </w:rPr>
              <w:t>hecksum1</w:t>
            </w:r>
          </w:p>
        </w:tc>
        <w:tc>
          <w:tcPr>
            <w:tcW w:w="2549" w:type="pct"/>
          </w:tcPr>
          <w:p w:rsidRPr="00FA1B26" w:rsidR="00016A42" w:rsidP="00591D6B" w:rsidRDefault="00016A42">
            <w:pPr>
              <w:pStyle w:val="AltB0"/>
            </w:pPr>
            <w:r>
              <w:rPr>
                <w:rFonts w:hint="eastAsia"/>
              </w:rPr>
              <w:t xml:space="preserve">SACEM vital checksum </w:t>
            </w:r>
            <w:r w:rsidRPr="0031466D">
              <w:rPr>
                <w:rFonts w:hint="eastAsia"/>
              </w:rPr>
              <w:t>1</w:t>
            </w:r>
          </w:p>
        </w:tc>
      </w:tr>
      <w:tr w:rsidRPr="001B3DC6" w:rsidR="00016A42" w:rsidTr="0059457A">
        <w:tblPrEx>
          <w:tblBorders>
            <w:left w:val="none" w:color="auto" w:sz="0" w:space="0"/>
            <w:right w:val="none" w:color="auto" w:sz="0" w:space="0"/>
            <w:insideV w:val="none" w:color="auto" w:sz="0" w:space="0"/>
          </w:tblBorders>
        </w:tblPrEx>
        <w:trPr>
          <w:jc w:val="center"/>
        </w:trPr>
        <w:tc>
          <w:tcPr>
            <w:tcW w:w="130" w:type="pct"/>
          </w:tcPr>
          <w:p w:rsidRPr="0031466D" w:rsidR="00016A42" w:rsidP="00591D6B" w:rsidRDefault="00016A42">
            <w:pPr>
              <w:pStyle w:val="AltB0"/>
            </w:pPr>
          </w:p>
        </w:tc>
        <w:tc>
          <w:tcPr>
            <w:tcW w:w="2321" w:type="pct"/>
          </w:tcPr>
          <w:p w:rsidRPr="00400EF6" w:rsidR="00016A42" w:rsidP="00591D6B" w:rsidRDefault="00354F88">
            <w:pPr>
              <w:pStyle w:val="AltB0"/>
            </w:pPr>
            <w:r w:rsidRPr="00400EF6">
              <w:rPr>
                <w:rFonts w:hint="eastAsia"/>
              </w:rPr>
              <w:t>.V</w:t>
            </w:r>
            <w:r w:rsidRPr="00400EF6" w:rsidR="00016A42">
              <w:rPr>
                <w:rFonts w:hint="eastAsia"/>
              </w:rPr>
              <w:t>ital</w:t>
            </w:r>
            <w:r w:rsidRPr="00400EF6">
              <w:rPr>
                <w:rFonts w:hint="eastAsia"/>
              </w:rPr>
              <w:t>C</w:t>
            </w:r>
            <w:r w:rsidRPr="00400EF6" w:rsidR="00016A42">
              <w:rPr>
                <w:rFonts w:hint="eastAsia"/>
              </w:rPr>
              <w:t>hecksum2</w:t>
            </w:r>
          </w:p>
        </w:tc>
        <w:tc>
          <w:tcPr>
            <w:tcW w:w="2549" w:type="pct"/>
          </w:tcPr>
          <w:p w:rsidRPr="00FA1B26" w:rsidR="00016A42" w:rsidP="00591D6B" w:rsidRDefault="00016A42">
            <w:pPr>
              <w:pStyle w:val="AltB0"/>
            </w:pPr>
            <w:r>
              <w:rPr>
                <w:rFonts w:hint="eastAsia"/>
              </w:rPr>
              <w:t xml:space="preserve">SACEM vital checksum </w:t>
            </w:r>
            <w:r w:rsidRPr="0031466D">
              <w:rPr>
                <w:rFonts w:hint="eastAsia"/>
              </w:rPr>
              <w:t>2</w:t>
            </w:r>
          </w:p>
        </w:tc>
      </w:tr>
    </w:tbl>
    <w:p w:rsidR="0059457A" w:rsidP="000C0D62" w:rsidRDefault="0059457A">
      <w:pPr>
        <w:pStyle w:val="ReqtifyAltQ"/>
      </w:pPr>
    </w:p>
    <w:p w:rsidR="00FA1B26" w:rsidP="000C0D62" w:rsidRDefault="00FA1B26">
      <w:pPr>
        <w:pStyle w:val="ReqtifyAltQ"/>
      </w:pPr>
    </w:p>
    <w:p w:rsidRPr="00745F23" w:rsidR="00745F23" w:rsidP="00745F23" w:rsidRDefault="00745F23">
      <w:pPr>
        <w:pStyle w:val="ReqtifyAltR"/>
      </w:pPr>
      <w:r w:rsidRPr="00745F23">
        <w:t>[iTC_CC_ATP-SwRS-</w:t>
      </w:r>
      <w:r w:rsidRPr="00745F23">
        <w:rPr>
          <w:rFonts w:hint="eastAsia"/>
        </w:rPr>
        <w:t>0480</w:t>
      </w:r>
      <w:r w:rsidRPr="00745F23">
        <w:t>]</w:t>
      </w:r>
    </w:p>
    <w:p w:rsidRPr="00745F23" w:rsidR="00745F23" w:rsidP="00C93484" w:rsidRDefault="00745F23">
      <w:pPr>
        <w:pStyle w:val="Reqtify"/>
      </w:pPr>
      <w:r w:rsidRPr="00745F23">
        <w:rPr>
          <w:rFonts w:hint="eastAsia"/>
        </w:rPr>
        <w:t>ATP</w:t>
      </w:r>
      <w:r w:rsidRPr="00745F23">
        <w:rPr>
          <w:rFonts w:hint="eastAsia"/>
        </w:rPr>
        <w:t>软件每周期将版本报告信息</w:t>
      </w:r>
      <w:hyperlink w:history="1" w:anchor="IdenticalVersionReport">
        <w:r w:rsidRPr="0029173D">
          <w:rPr>
            <w:rStyle w:val="ac"/>
          </w:rPr>
          <w:t>IdenticalVersionReport</w:t>
        </w:r>
      </w:hyperlink>
      <w:r w:rsidRPr="00745F23">
        <w:rPr>
          <w:rFonts w:hint="eastAsia"/>
        </w:rPr>
        <w:t>，按照</w:t>
      </w:r>
      <w:r w:rsidRPr="00745F23">
        <w:fldChar w:fldCharType="begin"/>
      </w:r>
      <w:r w:rsidRPr="00745F23">
        <w:instrText xml:space="preserve"> </w:instrText>
      </w:r>
      <w:r w:rsidRPr="00745F23">
        <w:rPr>
          <w:rFonts w:hint="eastAsia"/>
        </w:rPr>
        <w:instrText>REF _Ref277775627 \w \h</w:instrText>
      </w:r>
      <w:r w:rsidRPr="00745F23">
        <w:instrText xml:space="preserve"> </w:instrText>
      </w:r>
      <w:r w:rsidRPr="00745F23">
        <w:fldChar w:fldCharType="separate"/>
      </w:r>
      <w:r w:rsidR="00DE178B">
        <w:t>[REF8]</w:t>
      </w:r>
      <w:r w:rsidRPr="00745F23">
        <w:fldChar w:fldCharType="end"/>
      </w:r>
      <w:r w:rsidRPr="00745F23">
        <w:rPr>
          <w:rFonts w:hint="eastAsia"/>
        </w:rPr>
        <w:t>定义格式发送给</w:t>
      </w:r>
      <w:r w:rsidRPr="00745F23">
        <w:rPr>
          <w:rFonts w:hint="eastAsia"/>
        </w:rPr>
        <w:t>CCNV</w:t>
      </w:r>
      <w:r w:rsidRPr="00745F23">
        <w:rPr>
          <w:rFonts w:hint="eastAsia"/>
        </w:rPr>
        <w:t>，由其转发给</w:t>
      </w:r>
      <w:r w:rsidRPr="00745F23">
        <w:rPr>
          <w:rFonts w:hint="eastAsia"/>
        </w:rPr>
        <w:t>LC</w:t>
      </w:r>
      <w:r w:rsidRPr="00745F23">
        <w:rPr>
          <w:rFonts w:hint="eastAsia"/>
        </w:rPr>
        <w:t>。</w:t>
      </w:r>
    </w:p>
    <w:p w:rsidRPr="00745F23" w:rsidR="00745F23" w:rsidP="00C93484" w:rsidRDefault="00745F23">
      <w:pPr>
        <w:pStyle w:val="Reqtify"/>
      </w:pPr>
    </w:p>
    <w:p w:rsidRPr="00745F23" w:rsidR="00745F23" w:rsidP="00C93484" w:rsidRDefault="00745F23">
      <w:pPr>
        <w:pStyle w:val="Reqtify"/>
      </w:pPr>
      <w:r w:rsidRPr="00745F23">
        <w:rPr>
          <w:rFonts w:hint="eastAsia"/>
        </w:rPr>
        <w:lastRenderedPageBreak/>
        <w:t xml:space="preserve">Every cycle, ATP software shall send </w:t>
      </w:r>
      <w:hyperlink w:history="1" w:anchor="IdenticalVersionReport">
        <w:r w:rsidR="00C02146">
          <w:rPr>
            <w:rStyle w:val="ac"/>
          </w:rPr>
          <w:t>IdenticalVersionReport</w:t>
        </w:r>
      </w:hyperlink>
      <w:r w:rsidRPr="00745F23">
        <w:rPr>
          <w:rFonts w:hint="eastAsia"/>
        </w:rPr>
        <w:t xml:space="preserve"> to CCNV according to </w:t>
      </w:r>
      <w:r w:rsidRPr="00745F23">
        <w:fldChar w:fldCharType="begin"/>
      </w:r>
      <w:r w:rsidRPr="00745F23">
        <w:instrText xml:space="preserve"> </w:instrText>
      </w:r>
      <w:r w:rsidRPr="00745F23">
        <w:rPr>
          <w:rFonts w:hint="eastAsia"/>
        </w:rPr>
        <w:instrText>REF _Ref277775627 \w \h</w:instrText>
      </w:r>
      <w:r w:rsidRPr="00745F23">
        <w:instrText xml:space="preserve"> </w:instrText>
      </w:r>
      <w:r w:rsidRPr="00745F23">
        <w:fldChar w:fldCharType="separate"/>
      </w:r>
      <w:r w:rsidR="00DE178B">
        <w:t>[REF8]</w:t>
      </w:r>
      <w:r w:rsidRPr="00745F23">
        <w:fldChar w:fldCharType="end"/>
      </w:r>
      <w:r w:rsidRPr="00745F23">
        <w:rPr>
          <w:rFonts w:hint="eastAsia"/>
        </w:rPr>
        <w:t>. The CCNV will forward this message to the LC.</w:t>
      </w:r>
    </w:p>
    <w:p w:rsidRPr="00745F23" w:rsidR="00745F23" w:rsidP="000C0D62" w:rsidRDefault="00745F23">
      <w:pPr>
        <w:pStyle w:val="ReqtifyAltQ"/>
      </w:pPr>
      <w:r w:rsidRPr="00745F23">
        <w:t>#Category=Functional</w:t>
      </w:r>
    </w:p>
    <w:p w:rsidRPr="00745F23" w:rsidR="00745F23" w:rsidP="000C0D62" w:rsidRDefault="00745F23">
      <w:pPr>
        <w:pStyle w:val="ReqtifyAltQ"/>
      </w:pPr>
      <w:r w:rsidRPr="00745F23">
        <w:t>#Contribution=SIL4</w:t>
      </w:r>
    </w:p>
    <w:p w:rsidR="009328EA" w:rsidP="000C0D62" w:rsidRDefault="00745F23">
      <w:pPr>
        <w:pStyle w:val="ReqtifyAltQ"/>
        <w:rPr>
          <w:ins w:author="常鸣" w:date="2014-07-03T14:27:00Z" w:id="666"/>
        </w:rPr>
      </w:pPr>
      <w:del w:author="常鸣" w:date="2014-07-03T14:27:00Z" w:id="667">
        <w:r w:rsidRPr="00745F23" w:rsidDel="009328EA">
          <w:delText>#S</w:delText>
        </w:r>
      </w:del>
      <w:ins w:author="常鸣" w:date="2014-07-03T14:27:00Z" w:id="668">
        <w:r w:rsidR="009328EA">
          <w:t>#Allocation=ATP Software</w:t>
        </w:r>
      </w:ins>
    </w:p>
    <w:p w:rsidRPr="00745F23" w:rsidR="00745F23" w:rsidP="000C0D62" w:rsidRDefault="009328EA">
      <w:pPr>
        <w:pStyle w:val="ReqtifyAltQ"/>
      </w:pPr>
      <w:ins w:author="常鸣" w:date="2014-07-03T14:27:00Z" w:id="669">
        <w:r>
          <w:t>#S</w:t>
        </w:r>
      </w:ins>
      <w:r w:rsidRPr="00745F23" w:rsidR="00745F23">
        <w:t>ource=[iTC_CC-SyAD-</w:t>
      </w:r>
      <w:r w:rsidRPr="00745F23" w:rsidR="00745F23">
        <w:rPr>
          <w:rFonts w:hint="eastAsia"/>
        </w:rPr>
        <w:t>0374]</w:t>
      </w:r>
    </w:p>
    <w:p w:rsidRPr="00745F23" w:rsidR="00745F23" w:rsidP="000C0D62" w:rsidRDefault="00745F23">
      <w:pPr>
        <w:pStyle w:val="ReqtifyAltQ"/>
      </w:pPr>
      <w:r w:rsidRPr="00745F23">
        <w:t>[End]</w:t>
      </w:r>
    </w:p>
    <w:p w:rsidR="00D87EC1" w:rsidP="00C93484" w:rsidRDefault="00D87EC1">
      <w:pPr>
        <w:pStyle w:val="Reqtify"/>
      </w:pPr>
    </w:p>
    <w:p w:rsidR="00262159" w:rsidP="00934391" w:rsidRDefault="00262159">
      <w:pPr>
        <w:pStyle w:val="3"/>
      </w:pPr>
      <w:r>
        <w:rPr>
          <w:rFonts w:hint="eastAsia"/>
        </w:rPr>
        <w:t>Software compatibility</w:t>
      </w:r>
    </w:p>
    <w:p w:rsidR="00262159" w:rsidP="00C93484" w:rsidRDefault="00CE1DC2">
      <w:pPr>
        <w:pStyle w:val="Reqtify"/>
      </w:pPr>
      <w:r>
        <w:rPr>
          <w:rFonts w:hint="eastAsia"/>
        </w:rPr>
        <w:t>N/A</w:t>
      </w:r>
    </w:p>
    <w:p w:rsidR="00262159" w:rsidP="00934391" w:rsidRDefault="00262159">
      <w:pPr>
        <w:pStyle w:val="3"/>
      </w:pPr>
      <w:r>
        <w:rPr>
          <w:rFonts w:hint="eastAsia"/>
        </w:rPr>
        <w:t>Hardware compatibility</w:t>
      </w:r>
    </w:p>
    <w:p w:rsidR="00262159" w:rsidP="00C93484" w:rsidRDefault="00CE1DC2">
      <w:pPr>
        <w:pStyle w:val="Reqtify"/>
      </w:pPr>
      <w:r>
        <w:rPr>
          <w:rFonts w:hint="eastAsia"/>
        </w:rPr>
        <w:t>N/A</w:t>
      </w:r>
    </w:p>
    <w:p w:rsidR="00262159" w:rsidP="00934391" w:rsidRDefault="00262159">
      <w:pPr>
        <w:pStyle w:val="3"/>
      </w:pPr>
      <w:r>
        <w:rPr>
          <w:rFonts w:hint="eastAsia"/>
        </w:rPr>
        <w:t>Implicit choices and justification</w:t>
      </w:r>
    </w:p>
    <w:p w:rsidR="004A53DA" w:rsidP="00C93484" w:rsidRDefault="00CE1DC2">
      <w:pPr>
        <w:pStyle w:val="Reqtify"/>
      </w:pPr>
      <w:r>
        <w:rPr>
          <w:rFonts w:hint="eastAsia"/>
        </w:rPr>
        <w:t>N/A</w:t>
      </w:r>
    </w:p>
    <w:p w:rsidR="004A53DA" w:rsidP="00F23398" w:rsidRDefault="00695E5B">
      <w:pPr>
        <w:pStyle w:val="2"/>
        <w:ind w:left="756" w:hanging="756"/>
      </w:pPr>
      <w:bookmarkStart w:name="_Toc348357025" w:id="670"/>
      <w:bookmarkStart w:name="_Ref348813931" w:id="671"/>
      <w:bookmarkStart w:name="_Ref348814663" w:id="672"/>
      <w:bookmarkStart w:name="_Ref348814777" w:id="673"/>
      <w:bookmarkStart w:name="_Toc349030438" w:id="674"/>
      <w:bookmarkStart w:name="_Toc347566571" w:id="675"/>
      <w:bookmarkStart w:name="_Toc345689236" w:id="676"/>
      <w:bookmarkStart w:name="_Toc376182937" w:id="677"/>
      <w:bookmarkStart w:name="_Toc392229916" w:id="678"/>
      <w:r>
        <w:rPr>
          <w:rFonts w:hint="eastAsia"/>
        </w:rPr>
        <w:t>Interface</w:t>
      </w:r>
      <w:r w:rsidR="004A53DA">
        <w:rPr>
          <w:rFonts w:hint="eastAsia"/>
        </w:rPr>
        <w:t xml:space="preserve"> with CI</w:t>
      </w:r>
      <w:r w:rsidR="00B147F8">
        <w:rPr>
          <w:rFonts w:hint="eastAsia"/>
        </w:rPr>
        <w:t xml:space="preserve"> Radio</w:t>
      </w:r>
      <w:bookmarkEnd w:id="670"/>
      <w:bookmarkEnd w:id="671"/>
      <w:bookmarkEnd w:id="672"/>
      <w:bookmarkEnd w:id="673"/>
      <w:bookmarkEnd w:id="674"/>
      <w:bookmarkEnd w:id="675"/>
      <w:bookmarkEnd w:id="676"/>
      <w:bookmarkEnd w:id="677"/>
      <w:bookmarkEnd w:id="678"/>
    </w:p>
    <w:p w:rsidRPr="00D54321" w:rsidR="00B147F8" w:rsidP="00C93484" w:rsidRDefault="00B147F8">
      <w:pPr>
        <w:pStyle w:val="Reqtify"/>
      </w:pPr>
      <w:r>
        <w:rPr>
          <w:rFonts w:hint="eastAsia"/>
        </w:rPr>
        <w:t>本接口用于</w:t>
      </w:r>
      <w:r>
        <w:rPr>
          <w:rFonts w:hint="eastAsia"/>
        </w:rPr>
        <w:t>ATP</w:t>
      </w:r>
      <w:r>
        <w:rPr>
          <w:rFonts w:hint="eastAsia"/>
        </w:rPr>
        <w:t>通过</w:t>
      </w:r>
      <w:r>
        <w:rPr>
          <w:rFonts w:hint="eastAsia"/>
        </w:rPr>
        <w:t>DVCOM</w:t>
      </w:r>
      <w:r>
        <w:rPr>
          <w:rFonts w:hint="eastAsia"/>
        </w:rPr>
        <w:t>板接收来自</w:t>
      </w:r>
      <w:r w:rsidR="002F5731">
        <w:rPr>
          <w:rFonts w:hint="eastAsia"/>
        </w:rPr>
        <w:t>CI</w:t>
      </w:r>
      <w:r>
        <w:rPr>
          <w:rFonts w:hint="eastAsia"/>
        </w:rPr>
        <w:t>的增强型后备变量消息，并将计算得到的</w:t>
      </w:r>
      <w:r>
        <w:rPr>
          <w:rFonts w:hint="eastAsia"/>
        </w:rPr>
        <w:t>Overlap</w:t>
      </w:r>
      <w:r>
        <w:rPr>
          <w:rFonts w:hint="eastAsia"/>
        </w:rPr>
        <w:t>可取消信息通过该接口发送给</w:t>
      </w:r>
      <w:r>
        <w:rPr>
          <w:rFonts w:hint="eastAsia"/>
        </w:rPr>
        <w:t>CI</w:t>
      </w:r>
      <w:r>
        <w:rPr>
          <w:rFonts w:hint="eastAsia"/>
        </w:rPr>
        <w:t>。</w:t>
      </w:r>
    </w:p>
    <w:p w:rsidR="00B147F8" w:rsidP="00C93484" w:rsidRDefault="00B147F8">
      <w:pPr>
        <w:pStyle w:val="Reqtify"/>
      </w:pPr>
    </w:p>
    <w:p w:rsidR="00B147F8" w:rsidP="00B147F8" w:rsidRDefault="00B147F8">
      <w:pPr>
        <w:pStyle w:val="ReqtifyAltR"/>
      </w:pPr>
      <w:r>
        <w:t>[iTC_CC_ATP-S</w:t>
      </w:r>
      <w:r>
        <w:rPr>
          <w:rFonts w:hint="eastAsia"/>
        </w:rPr>
        <w:t>w</w:t>
      </w:r>
      <w:r>
        <w:t>RS-</w:t>
      </w:r>
      <w:r>
        <w:rPr>
          <w:rFonts w:hint="eastAsia"/>
        </w:rPr>
        <w:t>06</w:t>
      </w:r>
      <w:r w:rsidR="00655979">
        <w:rPr>
          <w:rFonts w:hint="eastAsia"/>
        </w:rPr>
        <w:t>06</w:t>
      </w:r>
      <w:r>
        <w:t>]</w:t>
      </w:r>
    </w:p>
    <w:p w:rsidR="00B147F8" w:rsidP="00C93484" w:rsidRDefault="00B147F8">
      <w:pPr>
        <w:pStyle w:val="Reqtify"/>
      </w:pPr>
      <w:r>
        <w:rPr>
          <w:rFonts w:hint="eastAsia"/>
        </w:rPr>
        <w:t>ATP</w:t>
      </w:r>
      <w:r>
        <w:rPr>
          <w:rFonts w:hint="eastAsia"/>
        </w:rPr>
        <w:t>与</w:t>
      </w:r>
      <w:r>
        <w:rPr>
          <w:rFonts w:hint="eastAsia"/>
        </w:rPr>
        <w:t>CI</w:t>
      </w:r>
      <w:r>
        <w:rPr>
          <w:rFonts w:hint="eastAsia"/>
        </w:rPr>
        <w:t>无线通信的接口应当遵循文档</w:t>
      </w:r>
      <w:r w:rsidR="001D1AED">
        <w:fldChar w:fldCharType="begin"/>
      </w:r>
      <w:r w:rsidR="001D1AED">
        <w:instrText xml:space="preserve"> </w:instrText>
      </w:r>
      <w:r w:rsidR="001D1AED">
        <w:rPr>
          <w:rFonts w:hint="eastAsia"/>
        </w:rPr>
        <w:instrText>REF _Ref277776148 \w \h</w:instrText>
      </w:r>
      <w:r w:rsidR="001D1AED">
        <w:instrText xml:space="preserve"> </w:instrText>
      </w:r>
      <w:r w:rsidR="001D1AED">
        <w:fldChar w:fldCharType="separate"/>
      </w:r>
      <w:r w:rsidR="00DE178B">
        <w:t>[REF5]</w:t>
      </w:r>
      <w:r w:rsidR="001D1AED">
        <w:fldChar w:fldCharType="end"/>
      </w:r>
      <w:r>
        <w:rPr>
          <w:rFonts w:hint="eastAsia"/>
        </w:rPr>
        <w:t>描述</w:t>
      </w:r>
      <w:r w:rsidR="007B084E">
        <w:rPr>
          <w:rFonts w:hint="eastAsia"/>
        </w:rPr>
        <w:t>，通信配置来自</w:t>
      </w:r>
      <w:r w:rsidR="007B084E">
        <w:fldChar w:fldCharType="begin"/>
      </w:r>
      <w:r w:rsidR="007B084E">
        <w:instrText xml:space="preserve"> </w:instrText>
      </w:r>
      <w:r w:rsidR="007B084E">
        <w:rPr>
          <w:rFonts w:hint="eastAsia"/>
        </w:rPr>
        <w:instrText>REF _Ref305075755 \w \h</w:instrText>
      </w:r>
      <w:r w:rsidR="007B084E">
        <w:instrText xml:space="preserve"> </w:instrText>
      </w:r>
      <w:r w:rsidR="007B084E">
        <w:fldChar w:fldCharType="separate"/>
      </w:r>
      <w:r w:rsidR="00DE178B">
        <w:t>[REF11]</w:t>
      </w:r>
      <w:r w:rsidR="007B084E">
        <w:fldChar w:fldCharType="end"/>
      </w:r>
      <w:r>
        <w:rPr>
          <w:rFonts w:hint="eastAsia"/>
        </w:rPr>
        <w:t>。</w:t>
      </w:r>
    </w:p>
    <w:p w:rsidR="00B147F8" w:rsidP="00C93484" w:rsidRDefault="00B147F8">
      <w:pPr>
        <w:pStyle w:val="Reqtify"/>
      </w:pPr>
      <w:r>
        <w:rPr>
          <w:rFonts w:hint="eastAsia"/>
        </w:rPr>
        <w:t xml:space="preserve">The interface between ATP and </w:t>
      </w:r>
      <w:r w:rsidR="00C66E44">
        <w:rPr>
          <w:rFonts w:hint="eastAsia"/>
        </w:rPr>
        <w:t xml:space="preserve">CI </w:t>
      </w:r>
      <w:r>
        <w:rPr>
          <w:rFonts w:hint="eastAsia"/>
        </w:rPr>
        <w:t xml:space="preserve">shall be compliant with </w:t>
      </w:r>
      <w:r w:rsidR="001D1AED">
        <w:fldChar w:fldCharType="begin"/>
      </w:r>
      <w:r w:rsidR="001D1AED">
        <w:instrText xml:space="preserve"> </w:instrText>
      </w:r>
      <w:r w:rsidR="001D1AED">
        <w:rPr>
          <w:rFonts w:hint="eastAsia"/>
        </w:rPr>
        <w:instrText>REF _Ref277776148 \w \h</w:instrText>
      </w:r>
      <w:r w:rsidR="001D1AED">
        <w:instrText xml:space="preserve"> </w:instrText>
      </w:r>
      <w:r w:rsidR="001D1AED">
        <w:fldChar w:fldCharType="separate"/>
      </w:r>
      <w:r w:rsidR="00DE178B">
        <w:t>[REF5]</w:t>
      </w:r>
      <w:r w:rsidR="001D1AED">
        <w:fldChar w:fldCharType="end"/>
      </w:r>
      <w:r>
        <w:rPr>
          <w:rFonts w:hint="eastAsia"/>
        </w:rPr>
        <w:t xml:space="preserve"> document.</w:t>
      </w:r>
    </w:p>
    <w:p w:rsidR="00B147F8" w:rsidP="000C0D62" w:rsidRDefault="00B147F8">
      <w:pPr>
        <w:pStyle w:val="ReqtifyAltQ"/>
      </w:pPr>
      <w:r w:rsidRPr="008A1414">
        <w:t>#Category=Functional</w:t>
      </w:r>
    </w:p>
    <w:p w:rsidRPr="008A1414" w:rsidR="00B147F8" w:rsidP="000C0D62" w:rsidRDefault="00B147F8">
      <w:pPr>
        <w:pStyle w:val="ReqtifyAltQ"/>
      </w:pPr>
      <w:r w:rsidRPr="00286007">
        <w:t>#Contribution=SIL</w:t>
      </w:r>
      <w:r>
        <w:rPr>
          <w:rFonts w:hint="eastAsia"/>
        </w:rPr>
        <w:t>4</w:t>
      </w:r>
    </w:p>
    <w:p w:rsidR="009328EA" w:rsidP="000C0D62" w:rsidRDefault="00B147F8">
      <w:pPr>
        <w:pStyle w:val="ReqtifyAltQ"/>
        <w:rPr>
          <w:ins w:author="常鸣" w:date="2014-07-03T14:27:00Z" w:id="679"/>
        </w:rPr>
      </w:pPr>
      <w:del w:author="常鸣" w:date="2014-07-03T14:27:00Z" w:id="680">
        <w:r w:rsidRPr="008A1414" w:rsidDel="009328EA">
          <w:delText>#S</w:delText>
        </w:r>
      </w:del>
      <w:ins w:author="常鸣" w:date="2014-07-03T14:27:00Z" w:id="681">
        <w:r w:rsidR="009328EA">
          <w:t>#Allocation=ATP Software</w:t>
        </w:r>
      </w:ins>
    </w:p>
    <w:p w:rsidRPr="008A1414" w:rsidR="00B147F8" w:rsidP="000C0D62" w:rsidRDefault="009328EA">
      <w:pPr>
        <w:pStyle w:val="ReqtifyAltQ"/>
      </w:pPr>
      <w:ins w:author="常鸣" w:date="2014-07-03T14:27:00Z" w:id="682">
        <w:r>
          <w:t>#S</w:t>
        </w:r>
      </w:ins>
      <w:r w:rsidRPr="008A1414" w:rsidR="00B147F8">
        <w:t>ource=</w:t>
      </w:r>
      <w:r w:rsidRPr="006E3B52" w:rsidR="00AC7E26">
        <w:t>[iTC_CC-SyAD-0</w:t>
      </w:r>
      <w:r w:rsidR="00AC7E26">
        <w:rPr>
          <w:rFonts w:hint="eastAsia"/>
        </w:rPr>
        <w:t>108</w:t>
      </w:r>
      <w:r w:rsidRPr="006E3B52" w:rsidR="00AC7E26">
        <w:t>]</w:t>
      </w:r>
      <w:r w:rsidR="00AC7E26">
        <w:rPr>
          <w:rFonts w:hint="eastAsia"/>
        </w:rPr>
        <w:t>,</w:t>
      </w:r>
      <w:r w:rsidRPr="003F6EF1" w:rsidR="00AC7E26">
        <w:t xml:space="preserve"> </w:t>
      </w:r>
      <w:r w:rsidRPr="003F6EF1" w:rsidR="003F6EF1">
        <w:t>[</w:t>
      </w:r>
      <w:r w:rsidRPr="003F6EF1" w:rsidR="003F6EF1">
        <w:rPr>
          <w:rFonts w:hint="eastAsia"/>
        </w:rPr>
        <w:t>i</w:t>
      </w:r>
      <w:r w:rsidRPr="003F6EF1" w:rsidR="003F6EF1">
        <w:t>TC_CC-Sy</w:t>
      </w:r>
      <w:r w:rsidRPr="003F6EF1" w:rsidR="003F6EF1">
        <w:rPr>
          <w:rFonts w:hint="eastAsia"/>
        </w:rPr>
        <w:t>AD</w:t>
      </w:r>
      <w:r w:rsidRPr="003F6EF1" w:rsidR="003F6EF1">
        <w:t>-11</w:t>
      </w:r>
      <w:r w:rsidRPr="003F6EF1" w:rsidR="003F6EF1">
        <w:rPr>
          <w:rFonts w:hint="eastAsia"/>
        </w:rPr>
        <w:t>70</w:t>
      </w:r>
      <w:r w:rsidRPr="003F6EF1" w:rsidR="003F6EF1">
        <w:t>]</w:t>
      </w:r>
      <w:r w:rsidRPr="003F6EF1" w:rsidR="003F6EF1">
        <w:rPr>
          <w:rFonts w:hint="eastAsia"/>
        </w:rPr>
        <w:t>, [</w:t>
      </w:r>
      <w:r w:rsidRPr="003F6EF1" w:rsidR="003F6EF1">
        <w:t>iTC_CC_ATP_SwHA-0</w:t>
      </w:r>
      <w:r w:rsidRPr="003F6EF1" w:rsidR="003F6EF1">
        <w:rPr>
          <w:rFonts w:hint="eastAsia"/>
        </w:rPr>
        <w:t>234],</w:t>
      </w:r>
      <w:r w:rsidRPr="003F6EF1" w:rsidR="003F6EF1">
        <w:t xml:space="preserve"> [iTC_CC_VLE-2-DVCOM-2-SyID-007</w:t>
      </w:r>
      <w:r w:rsidRPr="003F6EF1" w:rsidR="003F6EF1">
        <w:rPr>
          <w:rFonts w:hint="eastAsia"/>
        </w:rPr>
        <w:t>8</w:t>
      </w:r>
      <w:r w:rsidRPr="003F6EF1" w:rsidR="003F6EF1">
        <w:t>]</w:t>
      </w:r>
      <w:r w:rsidRPr="003F6EF1" w:rsidR="003F6EF1">
        <w:rPr>
          <w:rFonts w:hint="eastAsia"/>
        </w:rPr>
        <w:t>,</w:t>
      </w:r>
      <w:r w:rsidRPr="003F6EF1" w:rsidR="003F6EF1">
        <w:t xml:space="preserve"> [iTC_CC_VLE-2-DVCOM-2-SyID-007</w:t>
      </w:r>
      <w:r w:rsidRPr="003F6EF1" w:rsidR="003F6EF1">
        <w:rPr>
          <w:rFonts w:hint="eastAsia"/>
        </w:rPr>
        <w:t>9</w:t>
      </w:r>
      <w:r w:rsidRPr="003F6EF1" w:rsidR="003F6EF1">
        <w:t>]</w:t>
      </w:r>
      <w:r w:rsidR="003F6EF1">
        <w:rPr>
          <w:rFonts w:hint="eastAsia"/>
        </w:rPr>
        <w:t>,</w:t>
      </w:r>
      <w:r w:rsidRPr="003F6EF1" w:rsidR="003F6EF1">
        <w:t xml:space="preserve"> [iTC_CC_VLE-2-DVCOM-2-SyID-00</w:t>
      </w:r>
      <w:r w:rsidRPr="003F6EF1" w:rsidR="003F6EF1">
        <w:rPr>
          <w:rFonts w:hint="eastAsia"/>
        </w:rPr>
        <w:t>82</w:t>
      </w:r>
      <w:r w:rsidRPr="003F6EF1" w:rsidR="003F6EF1">
        <w:t>]</w:t>
      </w:r>
      <w:r w:rsidRPr="003F6EF1" w:rsidR="003F6EF1">
        <w:rPr>
          <w:rFonts w:hint="eastAsia"/>
        </w:rPr>
        <w:t>,</w:t>
      </w:r>
      <w:r w:rsidRPr="003F6EF1" w:rsidR="003F6EF1">
        <w:t xml:space="preserve"> [iTC_CC_VLE-2-DVCOM-2-SyID-00</w:t>
      </w:r>
      <w:r w:rsidRPr="003F6EF1" w:rsidR="003F6EF1">
        <w:rPr>
          <w:rFonts w:hint="eastAsia"/>
        </w:rPr>
        <w:t>83</w:t>
      </w:r>
      <w:r w:rsidRPr="003F6EF1" w:rsidR="003F6EF1">
        <w:t>]</w:t>
      </w:r>
      <w:r w:rsidRPr="007B084E" w:rsidR="007B084E">
        <w:rPr>
          <w:rFonts w:hint="eastAsia"/>
        </w:rPr>
        <w:t xml:space="preserve"> </w:t>
      </w:r>
      <w:r w:rsidR="007B084E">
        <w:rPr>
          <w:rFonts w:hint="eastAsia"/>
        </w:rPr>
        <w:t xml:space="preserve">, </w:t>
      </w:r>
      <w:r w:rsidRPr="006D2F5D" w:rsidR="007B084E">
        <w:t>[</w:t>
      </w:r>
      <w:r w:rsidR="007B084E">
        <w:rPr>
          <w:rFonts w:hint="eastAsia"/>
        </w:rPr>
        <w:t>iTC_CC_ATP-Offline-SyID-0012</w:t>
      </w:r>
      <w:r w:rsidRPr="006D2F5D" w:rsidR="007B084E">
        <w:t>]</w:t>
      </w:r>
      <w:r w:rsidR="007B084E">
        <w:rPr>
          <w:rFonts w:hint="eastAsia"/>
        </w:rPr>
        <w:t>,</w:t>
      </w:r>
      <w:r w:rsidRPr="007B084E" w:rsidR="007B084E">
        <w:t xml:space="preserve"> </w:t>
      </w:r>
      <w:r w:rsidRPr="006D2F5D" w:rsidR="007B084E">
        <w:t>[</w:t>
      </w:r>
      <w:r w:rsidR="007B084E">
        <w:rPr>
          <w:rFonts w:hint="eastAsia"/>
        </w:rPr>
        <w:t>iTC_CC_ATP-Offline-SyID-0013</w:t>
      </w:r>
      <w:r w:rsidRPr="006D2F5D" w:rsidR="007B084E">
        <w:t>]</w:t>
      </w:r>
    </w:p>
    <w:p w:rsidR="00B147F8" w:rsidP="000C0D62" w:rsidRDefault="00B147F8">
      <w:pPr>
        <w:pStyle w:val="ReqtifyAltQ"/>
      </w:pPr>
      <w:r w:rsidRPr="008A1414">
        <w:t>[End]</w:t>
      </w:r>
    </w:p>
    <w:p w:rsidR="00B147F8" w:rsidP="00C93484" w:rsidRDefault="00B147F8">
      <w:pPr>
        <w:pStyle w:val="Reqtify"/>
      </w:pPr>
    </w:p>
    <w:p w:rsidRPr="00D54321" w:rsidR="00B147F8" w:rsidP="00934391" w:rsidRDefault="00B147F8">
      <w:pPr>
        <w:pStyle w:val="3"/>
      </w:pPr>
      <w:r>
        <w:rPr>
          <w:rFonts w:hint="eastAsia"/>
        </w:rPr>
        <w:t>Physical level</w:t>
      </w:r>
    </w:p>
    <w:p w:rsidR="00B147F8" w:rsidP="00C93484" w:rsidRDefault="00B147F8">
      <w:pPr>
        <w:pStyle w:val="Reqtify"/>
      </w:pPr>
      <w:r>
        <w:rPr>
          <w:rFonts w:hint="eastAsia"/>
        </w:rPr>
        <w:t>见文档</w:t>
      </w:r>
      <w:r w:rsidR="001D1AED">
        <w:fldChar w:fldCharType="begin"/>
      </w:r>
      <w:r w:rsidR="001D1AED">
        <w:instrText xml:space="preserve"> </w:instrText>
      </w:r>
      <w:r w:rsidR="001D1AED">
        <w:rPr>
          <w:rFonts w:hint="eastAsia"/>
        </w:rPr>
        <w:instrText>REF _Ref277776148 \w \h</w:instrText>
      </w:r>
      <w:r w:rsidR="001D1AED">
        <w:instrText xml:space="preserve"> </w:instrText>
      </w:r>
      <w:r w:rsidR="001D1AED">
        <w:fldChar w:fldCharType="separate"/>
      </w:r>
      <w:r w:rsidR="00DE178B">
        <w:t>[REF5]</w:t>
      </w:r>
      <w:r w:rsidR="001D1AED">
        <w:fldChar w:fldCharType="end"/>
      </w:r>
      <w:r>
        <w:rPr>
          <w:rFonts w:hint="eastAsia"/>
        </w:rPr>
        <w:t>描述。</w:t>
      </w:r>
    </w:p>
    <w:p w:rsidR="00262159" w:rsidP="00934391" w:rsidRDefault="00262159">
      <w:pPr>
        <w:pStyle w:val="3"/>
      </w:pPr>
      <w:r>
        <w:rPr>
          <w:rFonts w:hint="eastAsia"/>
        </w:rPr>
        <w:lastRenderedPageBreak/>
        <w:t>Protocol level</w:t>
      </w:r>
    </w:p>
    <w:p w:rsidR="001B299A" w:rsidP="00C93484" w:rsidRDefault="00CE1DC2">
      <w:pPr>
        <w:pStyle w:val="Reqtify"/>
      </w:pPr>
      <w:r>
        <w:rPr>
          <w:rFonts w:hint="eastAsia"/>
        </w:rPr>
        <w:t>ATP</w:t>
      </w:r>
      <w:r>
        <w:rPr>
          <w:rFonts w:hint="eastAsia"/>
        </w:rPr>
        <w:t>和</w:t>
      </w:r>
      <w:r>
        <w:rPr>
          <w:rFonts w:hint="eastAsia"/>
        </w:rPr>
        <w:t>CI</w:t>
      </w:r>
      <w:r w:rsidR="00B147F8">
        <w:rPr>
          <w:rFonts w:hint="eastAsia"/>
        </w:rPr>
        <w:t>无线</w:t>
      </w:r>
      <w:r>
        <w:rPr>
          <w:rFonts w:hint="eastAsia"/>
        </w:rPr>
        <w:t>之间采用</w:t>
      </w:r>
      <w:r>
        <w:rPr>
          <w:rFonts w:hint="eastAsia"/>
        </w:rPr>
        <w:t>SACEM</w:t>
      </w:r>
      <w:r>
        <w:rPr>
          <w:rFonts w:hint="eastAsia"/>
        </w:rPr>
        <w:t>协议进行通信</w:t>
      </w:r>
      <w:r w:rsidR="001B299A">
        <w:rPr>
          <w:rFonts w:hint="eastAsia"/>
        </w:rPr>
        <w:t>。</w:t>
      </w:r>
    </w:p>
    <w:p w:rsidR="00262159" w:rsidP="00C93484" w:rsidRDefault="00CE1DC2">
      <w:pPr>
        <w:pStyle w:val="Reqtify"/>
      </w:pPr>
      <w:r>
        <w:rPr>
          <w:rFonts w:hint="eastAsia"/>
        </w:rPr>
        <w:t xml:space="preserve">Refer to </w:t>
      </w:r>
      <w:r w:rsidR="00B147F8">
        <w:fldChar w:fldCharType="begin"/>
      </w:r>
      <w:r w:rsidR="00B147F8">
        <w:instrText xml:space="preserve"> </w:instrText>
      </w:r>
      <w:r w:rsidR="00B147F8">
        <w:rPr>
          <w:rFonts w:hint="eastAsia"/>
        </w:rPr>
        <w:instrText>REF _Ref277776148 \w \h</w:instrText>
      </w:r>
      <w:r w:rsidR="00B147F8">
        <w:instrText xml:space="preserve"> </w:instrText>
      </w:r>
      <w:r w:rsidR="00B147F8">
        <w:fldChar w:fldCharType="separate"/>
      </w:r>
      <w:r w:rsidR="00DE178B">
        <w:t>[REF5]</w:t>
      </w:r>
      <w:r w:rsidR="00B147F8">
        <w:fldChar w:fldCharType="end"/>
      </w:r>
      <w:r w:rsidR="00B147F8">
        <w:rPr>
          <w:rFonts w:hint="eastAsia"/>
        </w:rPr>
        <w:t>.</w:t>
      </w:r>
    </w:p>
    <w:p w:rsidR="001A710A" w:rsidP="00C93484" w:rsidRDefault="001A710A">
      <w:pPr>
        <w:pStyle w:val="Reqtify"/>
      </w:pPr>
    </w:p>
    <w:p w:rsidR="001A710A" w:rsidP="00C93484" w:rsidRDefault="001A710A">
      <w:pPr>
        <w:pStyle w:val="Reqtify"/>
      </w:pPr>
      <w:r>
        <w:rPr>
          <w:rFonts w:hint="eastAsia"/>
        </w:rPr>
        <w:t>CC</w:t>
      </w:r>
      <w:r>
        <w:rPr>
          <w:rFonts w:hint="eastAsia"/>
        </w:rPr>
        <w:t>和</w:t>
      </w:r>
      <w:r>
        <w:rPr>
          <w:rFonts w:hint="eastAsia"/>
        </w:rPr>
        <w:t>CI</w:t>
      </w:r>
      <w:r>
        <w:rPr>
          <w:rFonts w:hint="eastAsia"/>
        </w:rPr>
        <w:t>间通过</w:t>
      </w:r>
      <w:r>
        <w:rPr>
          <w:rFonts w:hint="eastAsia"/>
        </w:rPr>
        <w:t>SACEM</w:t>
      </w:r>
      <w:r>
        <w:rPr>
          <w:rFonts w:hint="eastAsia"/>
        </w:rPr>
        <w:t>通信协议传输联锁的变量信息和</w:t>
      </w:r>
      <w:r>
        <w:rPr>
          <w:rFonts w:hint="eastAsia"/>
        </w:rPr>
        <w:t>ATP</w:t>
      </w:r>
      <w:r>
        <w:rPr>
          <w:rFonts w:hint="eastAsia"/>
        </w:rPr>
        <w:t>产生的</w:t>
      </w:r>
      <w:r>
        <w:rPr>
          <w:rFonts w:hint="eastAsia"/>
        </w:rPr>
        <w:t>Overlap</w:t>
      </w:r>
      <w:r>
        <w:rPr>
          <w:rFonts w:hint="eastAsia"/>
        </w:rPr>
        <w:t>解锁信息，其过程如</w:t>
      </w:r>
      <w:r>
        <w:fldChar w:fldCharType="begin"/>
      </w:r>
      <w:r>
        <w:instrText xml:space="preserve"> </w:instrText>
      </w:r>
      <w:r>
        <w:rPr>
          <w:rFonts w:hint="eastAsia"/>
        </w:rPr>
        <w:instrText>REF _Ref339008784 \h</w:instrText>
      </w:r>
      <w:r>
        <w:instrText xml:space="preserve"> </w:instrText>
      </w:r>
      <w:r>
        <w:fldChar w:fldCharType="separate"/>
      </w:r>
      <w:r w:rsidR="00DE178B">
        <w:t xml:space="preserve">Figure </w:t>
      </w:r>
      <w:r w:rsidR="00DE178B">
        <w:rPr>
          <w:noProof/>
        </w:rPr>
        <w:t>4</w:t>
      </w:r>
      <w:r w:rsidR="00DE178B">
        <w:noBreakHyphen/>
      </w:r>
      <w:r w:rsidR="00DE178B">
        <w:rPr>
          <w:noProof/>
        </w:rPr>
        <w:t>1</w:t>
      </w:r>
      <w:r>
        <w:fldChar w:fldCharType="end"/>
      </w:r>
      <w:r>
        <w:rPr>
          <w:rFonts w:hint="eastAsia"/>
        </w:rPr>
        <w:t>所示，共有以下四类消息：</w:t>
      </w:r>
    </w:p>
    <w:p w:rsidRPr="00F81CA1" w:rsidR="001A710A" w:rsidP="00FA0FBB" w:rsidRDefault="001A710A">
      <w:pPr>
        <w:pStyle w:val="AltX"/>
        <w:rPr>
          <w:lang w:val="fr-FR"/>
        </w:rPr>
      </w:pPr>
      <w:r w:rsidRPr="00F81CA1">
        <w:rPr>
          <w:rFonts w:hint="eastAsia"/>
          <w:lang w:val="fr-FR"/>
        </w:rPr>
        <w:t>CC</w:t>
      </w:r>
      <w:r w:rsidRPr="00F81CA1">
        <w:rPr>
          <w:rFonts w:hint="eastAsia"/>
          <w:lang w:val="fr-FR"/>
        </w:rPr>
        <w:t>→</w:t>
      </w:r>
      <w:r w:rsidRPr="00F81CA1">
        <w:rPr>
          <w:rFonts w:hint="eastAsia"/>
          <w:lang w:val="fr-FR"/>
        </w:rPr>
        <w:t>CBI: CBI variant request</w:t>
      </w:r>
    </w:p>
    <w:p w:rsidR="001A710A" w:rsidP="00FA0FBB" w:rsidRDefault="001A710A">
      <w:pPr>
        <w:pStyle w:val="AltX"/>
      </w:pPr>
      <w:r>
        <w:rPr>
          <w:rFonts w:hint="eastAsia"/>
        </w:rPr>
        <w:t>CBI</w:t>
      </w:r>
      <w:r w:rsidRPr="00125CA2">
        <w:rPr>
          <w:rFonts w:hint="eastAsia"/>
        </w:rPr>
        <w:t>→</w:t>
      </w:r>
      <w:r>
        <w:rPr>
          <w:rFonts w:hint="eastAsia"/>
        </w:rPr>
        <w:t>CC: CBI variant report</w:t>
      </w:r>
    </w:p>
    <w:p w:rsidR="001A710A" w:rsidP="00FA0FBB" w:rsidRDefault="001A710A">
      <w:pPr>
        <w:pStyle w:val="AltX"/>
      </w:pPr>
      <w:r>
        <w:rPr>
          <w:rFonts w:hint="eastAsia"/>
        </w:rPr>
        <w:t>CBI</w:t>
      </w:r>
      <w:r w:rsidRPr="00125CA2">
        <w:rPr>
          <w:rFonts w:hint="eastAsia"/>
        </w:rPr>
        <w:t>→</w:t>
      </w:r>
      <w:r>
        <w:rPr>
          <w:rFonts w:hint="eastAsia"/>
        </w:rPr>
        <w:t>CC: CC variant request</w:t>
      </w:r>
    </w:p>
    <w:p w:rsidRPr="001B299A" w:rsidR="001A710A" w:rsidP="00FA0FBB" w:rsidRDefault="001A710A">
      <w:pPr>
        <w:pStyle w:val="AltX"/>
      </w:pPr>
      <w:r>
        <w:rPr>
          <w:rFonts w:hint="eastAsia"/>
        </w:rPr>
        <w:t>CC</w:t>
      </w:r>
      <w:r w:rsidRPr="00125CA2">
        <w:rPr>
          <w:rFonts w:hint="eastAsia"/>
        </w:rPr>
        <w:t>→</w:t>
      </w:r>
      <w:r>
        <w:rPr>
          <w:rFonts w:hint="eastAsia"/>
        </w:rPr>
        <w:t>CBI: CC variant report</w:t>
      </w:r>
    </w:p>
    <w:p w:rsidR="001A710A" w:rsidP="00C93484" w:rsidRDefault="001A710A">
      <w:pPr>
        <w:pStyle w:val="Reqtify"/>
      </w:pPr>
    </w:p>
    <w:p w:rsidR="001A710A" w:rsidP="001A710A" w:rsidRDefault="001A710A">
      <w:pPr>
        <w:pStyle w:val="affe"/>
      </w:pPr>
      <w:r w:rsidRPr="00C850B6">
        <w:object w:dxaOrig="5881" w:dyaOrig="7456">
          <v:shape id="_x0000_i1076" style="width:292.5pt;height:372.75pt" o:ole="" type="#_x0000_t75">
            <v:imagedata o:title="" r:id="rId196"/>
          </v:shape>
          <o:OLEObject Type="Embed" ProgID="PBrush" ShapeID="_x0000_i1076" DrawAspect="Content" ObjectID="_1493800006" r:id="rId197"/>
        </w:object>
      </w:r>
    </w:p>
    <w:p w:rsidR="001A710A" w:rsidP="001A710A" w:rsidRDefault="001A710A">
      <w:pPr>
        <w:pStyle w:val="affe"/>
      </w:pPr>
      <w:bookmarkStart w:name="_Ref339008784" w:id="683"/>
      <w:bookmarkStart w:name="_Toc347567303" w:id="684"/>
      <w:bookmarkStart w:name="_Toc345689781" w:id="685"/>
      <w:bookmarkStart w:name="_Toc376183010" w:id="686"/>
      <w:bookmarkStart w:name="_Toc392229979" w:id="687"/>
      <w:r>
        <w:t xml:space="preserve">Figure </w:t>
      </w:r>
      <w:r w:rsidR="00DB1C8F">
        <w:fldChar w:fldCharType="begin"/>
      </w:r>
      <w:r w:rsidR="00DB1C8F">
        <w:instrText xml:space="preserve"> STYLEREF 1 \s </w:instrText>
      </w:r>
      <w:r w:rsidR="00DB1C8F">
        <w:fldChar w:fldCharType="separate"/>
      </w:r>
      <w:r w:rsidR="00DE178B">
        <w:t>4</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1</w:t>
      </w:r>
      <w:r w:rsidR="00DB1C8F">
        <w:fldChar w:fldCharType="end"/>
      </w:r>
      <w:bookmarkEnd w:id="683"/>
      <w:r>
        <w:rPr>
          <w:rFonts w:hint="eastAsia"/>
        </w:rPr>
        <w:t xml:space="preserve"> CC-CBI</w:t>
      </w:r>
      <w:r w:rsidR="005169A6">
        <w:rPr>
          <w:rFonts w:hint="eastAsia"/>
        </w:rPr>
        <w:t xml:space="preserve"> communication with </w:t>
      </w:r>
      <w:r>
        <w:rPr>
          <w:rFonts w:hint="eastAsia"/>
        </w:rPr>
        <w:t>SACEM</w:t>
      </w:r>
      <w:r w:rsidR="005169A6">
        <w:rPr>
          <w:rFonts w:hint="eastAsia"/>
        </w:rPr>
        <w:t xml:space="preserve"> protocol</w:t>
      </w:r>
      <w:bookmarkEnd w:id="684"/>
      <w:bookmarkEnd w:id="685"/>
      <w:bookmarkEnd w:id="686"/>
      <w:bookmarkEnd w:id="687"/>
    </w:p>
    <w:p w:rsidR="001A710A" w:rsidP="00C93484" w:rsidRDefault="001A710A">
      <w:pPr>
        <w:pStyle w:val="Reqtify"/>
      </w:pPr>
    </w:p>
    <w:p w:rsidRPr="004E3ABF" w:rsidR="00C850B6" w:rsidP="00934391" w:rsidRDefault="00262159">
      <w:pPr>
        <w:pStyle w:val="3"/>
      </w:pPr>
      <w:r w:rsidRPr="004E3ABF">
        <w:rPr>
          <w:rFonts w:hint="eastAsia"/>
        </w:rPr>
        <w:lastRenderedPageBreak/>
        <w:t>Application level</w:t>
      </w:r>
    </w:p>
    <w:p w:rsidR="00C850B6" w:rsidP="00C93484" w:rsidRDefault="00C850B6">
      <w:pPr>
        <w:pStyle w:val="Reqtify"/>
      </w:pPr>
    </w:p>
    <w:p w:rsidR="00507346" w:rsidP="0012674A" w:rsidRDefault="001A710A">
      <w:pPr>
        <w:pStyle w:val="4"/>
      </w:pPr>
      <w:r>
        <w:rPr>
          <w:rFonts w:hint="eastAsia"/>
        </w:rPr>
        <w:t>ATP</w:t>
      </w:r>
      <w:r w:rsidR="003B6099">
        <w:rPr>
          <w:rFonts w:hint="eastAsia"/>
        </w:rPr>
        <w:t>-&gt;</w:t>
      </w:r>
      <w:r w:rsidR="00507346">
        <w:rPr>
          <w:rFonts w:hint="eastAsia"/>
        </w:rPr>
        <w:t>C</w:t>
      </w:r>
      <w:r w:rsidR="003324CA">
        <w:rPr>
          <w:rFonts w:hint="eastAsia"/>
        </w:rPr>
        <w:t>I</w:t>
      </w:r>
      <w:r w:rsidR="003B6099">
        <w:rPr>
          <w:rFonts w:hint="eastAsia"/>
        </w:rPr>
        <w:t xml:space="preserve">: </w:t>
      </w:r>
      <w:r w:rsidR="00507346">
        <w:rPr>
          <w:rFonts w:hint="eastAsia"/>
        </w:rPr>
        <w:t>CBI</w:t>
      </w:r>
      <w:r w:rsidR="003B6099">
        <w:rPr>
          <w:rFonts w:hint="eastAsia"/>
        </w:rPr>
        <w:t xml:space="preserve"> </w:t>
      </w:r>
      <w:r w:rsidR="00507346">
        <w:rPr>
          <w:rFonts w:hint="eastAsia"/>
        </w:rPr>
        <w:t>variant</w:t>
      </w:r>
      <w:r w:rsidR="003B6099">
        <w:rPr>
          <w:rFonts w:hint="eastAsia"/>
        </w:rPr>
        <w:t xml:space="preserve"> </w:t>
      </w:r>
      <w:r w:rsidR="00507346">
        <w:rPr>
          <w:rFonts w:hint="eastAsia"/>
        </w:rPr>
        <w:t>request</w:t>
      </w:r>
    </w:p>
    <w:p w:rsidR="00507346" w:rsidP="00C93484" w:rsidRDefault="00507346">
      <w:pPr>
        <w:pStyle w:val="Reqtify"/>
      </w:pPr>
    </w:p>
    <w:p w:rsidR="00C850B6" w:rsidP="00C93484" w:rsidRDefault="00883155">
      <w:pPr>
        <w:pStyle w:val="Reqtify"/>
      </w:pPr>
      <w:r>
        <w:rPr>
          <w:rFonts w:hint="eastAsia"/>
        </w:rPr>
        <w:t>对于配置了与</w:t>
      </w:r>
      <w:r w:rsidR="004E7AD9">
        <w:rPr>
          <w:rFonts w:hint="eastAsia"/>
        </w:rPr>
        <w:t>联锁</w:t>
      </w:r>
      <w:r>
        <w:rPr>
          <w:rFonts w:hint="eastAsia"/>
        </w:rPr>
        <w:t>无线通信的项目，当选择</w:t>
      </w:r>
      <w:r>
        <w:rPr>
          <w:rFonts w:hint="eastAsia"/>
        </w:rPr>
        <w:t>BM</w:t>
      </w:r>
      <w:r>
        <w:rPr>
          <w:rFonts w:hint="eastAsia"/>
        </w:rPr>
        <w:t>模式后，</w:t>
      </w:r>
      <w:r w:rsidR="00580950">
        <w:rPr>
          <w:rFonts w:hint="eastAsia"/>
        </w:rPr>
        <w:t>CC</w:t>
      </w:r>
      <w:r>
        <w:rPr>
          <w:rFonts w:hint="eastAsia"/>
        </w:rPr>
        <w:t>NV</w:t>
      </w:r>
      <w:r>
        <w:rPr>
          <w:rFonts w:hint="eastAsia"/>
        </w:rPr>
        <w:t>会请求</w:t>
      </w:r>
      <w:r w:rsidR="00580950">
        <w:rPr>
          <w:rFonts w:hint="eastAsia"/>
        </w:rPr>
        <w:t>向</w:t>
      </w:r>
      <w:r>
        <w:rPr>
          <w:rFonts w:hint="eastAsia"/>
        </w:rPr>
        <w:t>所在区域的</w:t>
      </w:r>
      <w:r w:rsidR="004E7AD9">
        <w:rPr>
          <w:rFonts w:hint="eastAsia"/>
        </w:rPr>
        <w:t>联锁</w:t>
      </w:r>
      <w:r w:rsidR="00580950">
        <w:rPr>
          <w:rFonts w:hint="eastAsia"/>
        </w:rPr>
        <w:t>发送</w:t>
      </w:r>
      <w:r>
        <w:rPr>
          <w:rFonts w:hint="eastAsia"/>
        </w:rPr>
        <w:t>“</w:t>
      </w:r>
      <w:r w:rsidR="00C850B6">
        <w:rPr>
          <w:rFonts w:hint="eastAsia"/>
        </w:rPr>
        <w:t>CBI</w:t>
      </w:r>
      <w:r>
        <w:rPr>
          <w:rFonts w:hint="eastAsia"/>
        </w:rPr>
        <w:t xml:space="preserve"> </w:t>
      </w:r>
      <w:r w:rsidR="00C850B6">
        <w:rPr>
          <w:rFonts w:hint="eastAsia"/>
        </w:rPr>
        <w:t>variant</w:t>
      </w:r>
      <w:r>
        <w:rPr>
          <w:rFonts w:hint="eastAsia"/>
        </w:rPr>
        <w:t xml:space="preserve"> </w:t>
      </w:r>
      <w:r w:rsidR="00C850B6">
        <w:rPr>
          <w:rFonts w:hint="eastAsia"/>
        </w:rPr>
        <w:t>request</w:t>
      </w:r>
      <w:r>
        <w:rPr>
          <w:rFonts w:hint="eastAsia"/>
        </w:rPr>
        <w:t>”消息</w:t>
      </w:r>
      <w:r w:rsidR="00580950">
        <w:rPr>
          <w:rFonts w:hint="eastAsia"/>
        </w:rPr>
        <w:t>，</w:t>
      </w:r>
      <w:r>
        <w:rPr>
          <w:rFonts w:hint="eastAsia"/>
        </w:rPr>
        <w:t>用于</w:t>
      </w:r>
      <w:r w:rsidR="00580950">
        <w:rPr>
          <w:rFonts w:hint="eastAsia"/>
        </w:rPr>
        <w:t>请求</w:t>
      </w:r>
      <w:r w:rsidR="004E7AD9">
        <w:rPr>
          <w:rFonts w:hint="eastAsia"/>
        </w:rPr>
        <w:t>联锁</w:t>
      </w:r>
      <w:r w:rsidR="00580950">
        <w:rPr>
          <w:rFonts w:hint="eastAsia"/>
        </w:rPr>
        <w:t>变量</w:t>
      </w:r>
      <w:r w:rsidR="003B6099">
        <w:rPr>
          <w:rFonts w:hint="eastAsia"/>
        </w:rPr>
        <w:t>。</w:t>
      </w:r>
      <w:r w:rsidR="004E7AD9">
        <w:rPr>
          <w:rFonts w:hint="eastAsia"/>
        </w:rPr>
        <w:t>ATP</w:t>
      </w:r>
      <w:r w:rsidR="004E7AD9">
        <w:rPr>
          <w:rFonts w:hint="eastAsia"/>
        </w:rPr>
        <w:t>根据</w:t>
      </w:r>
      <w:r w:rsidR="004E7AD9">
        <w:rPr>
          <w:rFonts w:hint="eastAsia"/>
        </w:rPr>
        <w:t>CCNV</w:t>
      </w:r>
      <w:r w:rsidR="004E7AD9">
        <w:rPr>
          <w:rFonts w:hint="eastAsia"/>
        </w:rPr>
        <w:t>授权发送的联锁的标识，每周期生成</w:t>
      </w:r>
      <w:r w:rsidR="004E7AD9">
        <w:rPr>
          <w:rFonts w:hint="eastAsia"/>
        </w:rPr>
        <w:t>CBI variant request</w:t>
      </w:r>
      <w:r w:rsidR="004E7AD9">
        <w:rPr>
          <w:rFonts w:hint="eastAsia"/>
        </w:rPr>
        <w:t>消息并写给</w:t>
      </w:r>
      <w:r w:rsidR="004E7AD9">
        <w:rPr>
          <w:rFonts w:hint="eastAsia"/>
        </w:rPr>
        <w:t>CCNV</w:t>
      </w:r>
      <w:r w:rsidR="004E7AD9">
        <w:rPr>
          <w:rFonts w:hint="eastAsia"/>
        </w:rPr>
        <w:t>。根据设计，</w:t>
      </w:r>
      <w:r w:rsidR="004E7AD9">
        <w:rPr>
          <w:rFonts w:hint="eastAsia"/>
        </w:rPr>
        <w:t>CC</w:t>
      </w:r>
      <w:r w:rsidR="004E7AD9">
        <w:rPr>
          <w:rFonts w:hint="eastAsia"/>
        </w:rPr>
        <w:t>最多同时给两个联锁发送变量请求消息。</w:t>
      </w:r>
    </w:p>
    <w:p w:rsidR="00645181" w:rsidP="00C93484" w:rsidRDefault="00645181">
      <w:pPr>
        <w:pStyle w:val="Reqtify"/>
      </w:pPr>
    </w:p>
    <w:p w:rsidR="00645181" w:rsidP="00C93484" w:rsidRDefault="00645181">
      <w:pPr>
        <w:pStyle w:val="Reqtify"/>
      </w:pPr>
    </w:p>
    <w:p w:rsidRPr="00645181" w:rsidR="00645181" w:rsidP="00645181" w:rsidRDefault="00645181">
      <w:pPr>
        <w:pStyle w:val="ReqtifyAltR"/>
      </w:pPr>
      <w:r w:rsidRPr="00645181">
        <w:t>[</w:t>
      </w:r>
      <w:r w:rsidR="0052393A">
        <w:t>iTC</w:t>
      </w:r>
      <w:r w:rsidRPr="00645181">
        <w:t>_CC_ATP-SwRS-06</w:t>
      </w:r>
      <w:r w:rsidR="00655979">
        <w:rPr>
          <w:rFonts w:hint="eastAsia"/>
        </w:rPr>
        <w:t>07</w:t>
      </w:r>
      <w:r w:rsidRPr="00645181">
        <w:t>]</w:t>
      </w:r>
    </w:p>
    <w:p w:rsidRPr="00645181" w:rsidR="00645181" w:rsidP="00C93484" w:rsidRDefault="00A41E55">
      <w:pPr>
        <w:pStyle w:val="Reqtify"/>
      </w:pPr>
      <w:bookmarkStart w:name="CBIvariantRequest" w:id="688"/>
      <w:r w:rsidRPr="0029173D">
        <w:rPr>
          <w:rStyle w:val="aff2"/>
          <w:bCs w:val="0"/>
          <w:iCs w:val="0"/>
        </w:rPr>
        <w:t>CBIvariantRequest</w:t>
      </w:r>
      <w:bookmarkEnd w:id="688"/>
      <w:r w:rsidRPr="00645181" w:rsidR="00645181">
        <w:rPr>
          <w:rFonts w:hint="eastAsia"/>
        </w:rPr>
        <w:t>，根据</w:t>
      </w:r>
      <w:r w:rsidRPr="00645181" w:rsidR="00645181">
        <w:rPr>
          <w:rFonts w:hint="eastAsia"/>
        </w:rPr>
        <w:t>CC-CI</w:t>
      </w:r>
      <w:r w:rsidRPr="00645181" w:rsidR="00645181">
        <w:rPr>
          <w:rFonts w:hint="eastAsia"/>
        </w:rPr>
        <w:t>接口文档，</w:t>
      </w:r>
      <w:ins w:author="常鸣" w:date="2014-06-19T11:24:00Z" w:id="689">
        <w:r w:rsidR="00423916">
          <w:rPr>
            <w:rFonts w:hint="eastAsia"/>
          </w:rPr>
          <w:t>当来自</w:t>
        </w:r>
        <w:r w:rsidR="00423916">
          <w:rPr>
            <w:rFonts w:hint="eastAsia"/>
          </w:rPr>
          <w:t>CCNV</w:t>
        </w:r>
        <w:r w:rsidR="00423916">
          <w:rPr>
            <w:rFonts w:hint="eastAsia"/>
          </w:rPr>
          <w:t>的联锁变量</w:t>
        </w:r>
        <w:r w:rsidR="00423916">
          <w:rPr>
            <w:rFonts w:hint="eastAsia"/>
          </w:rPr>
          <w:t>ID</w:t>
        </w:r>
        <w:r w:rsidR="00423916">
          <w:rPr>
            <w:rFonts w:hint="eastAsia"/>
          </w:rPr>
          <w:t>大于</w:t>
        </w:r>
        <w:r w:rsidR="00423916">
          <w:rPr>
            <w:rFonts w:hint="eastAsia"/>
          </w:rPr>
          <w:t>0</w:t>
        </w:r>
        <w:r w:rsidR="00423916">
          <w:rPr>
            <w:rFonts w:hint="eastAsia"/>
          </w:rPr>
          <w:t>时，</w:t>
        </w:r>
      </w:ins>
      <w:r w:rsidRPr="00645181" w:rsidR="00645181">
        <w:rPr>
          <w:rFonts w:hint="eastAsia"/>
        </w:rPr>
        <w:t>ATP</w:t>
      </w:r>
      <w:del w:author="常鸣" w:date="2014-06-19T11:24:00Z" w:id="690">
        <w:r w:rsidRPr="00645181" w:rsidDel="00423916" w:rsidR="00645181">
          <w:rPr>
            <w:rFonts w:hint="eastAsia"/>
          </w:rPr>
          <w:delText>每周期</w:delText>
        </w:r>
      </w:del>
      <w:r w:rsidRPr="00645181" w:rsidR="00645181">
        <w:rPr>
          <w:rFonts w:hint="eastAsia"/>
        </w:rPr>
        <w:t>创建</w:t>
      </w:r>
      <w:r w:rsidRPr="00400EF6" w:rsidR="00645181">
        <w:rPr>
          <w:rStyle w:val="aff2"/>
          <w:rFonts w:hint="eastAsia"/>
        </w:rPr>
        <w:t>CBIvariantRequest</w:t>
      </w:r>
      <w:r w:rsidRPr="00645181" w:rsidR="00645181">
        <w:rPr>
          <w:rFonts w:hint="eastAsia"/>
        </w:rPr>
        <w:t>消息，本消息安全相关，其内容如</w:t>
      </w:r>
      <w:r w:rsidRPr="00645181" w:rsidR="00645181">
        <w:fldChar w:fldCharType="begin"/>
      </w:r>
      <w:r w:rsidRPr="00645181" w:rsidR="00645181">
        <w:instrText xml:space="preserve"> </w:instrText>
      </w:r>
      <w:r w:rsidRPr="00645181" w:rsidR="00645181">
        <w:rPr>
          <w:rFonts w:hint="eastAsia"/>
        </w:rPr>
        <w:instrText>REF _Ref339009805 \h</w:instrText>
      </w:r>
      <w:r w:rsidRPr="00645181" w:rsidR="00645181">
        <w:instrText xml:space="preserve"> </w:instrText>
      </w:r>
      <w:r w:rsidRPr="00645181" w:rsidR="00645181">
        <w:fldChar w:fldCharType="separate"/>
      </w:r>
      <w:r w:rsidRPr="00963971" w:rsidR="00DE178B">
        <w:t xml:space="preserve">Table </w:t>
      </w:r>
      <w:r w:rsidR="00DE178B">
        <w:rPr>
          <w:noProof/>
        </w:rPr>
        <w:t>4</w:t>
      </w:r>
      <w:r w:rsidR="00DE178B">
        <w:noBreakHyphen/>
      </w:r>
      <w:r w:rsidR="00DE178B">
        <w:rPr>
          <w:noProof/>
        </w:rPr>
        <w:t>20</w:t>
      </w:r>
      <w:r w:rsidRPr="00645181" w:rsidR="00645181">
        <w:fldChar w:fldCharType="end"/>
      </w:r>
      <w:r w:rsidRPr="00645181" w:rsidR="00645181">
        <w:rPr>
          <w:rFonts w:hint="eastAsia"/>
        </w:rPr>
        <w:t>所示。其中校核字的计算参见</w:t>
      </w:r>
      <w:r w:rsidR="001D1AED">
        <w:fldChar w:fldCharType="begin"/>
      </w:r>
      <w:r w:rsidR="001D1AED">
        <w:instrText xml:space="preserve"> </w:instrText>
      </w:r>
      <w:r w:rsidR="001D1AED">
        <w:rPr>
          <w:rFonts w:hint="eastAsia"/>
        </w:rPr>
        <w:instrText>REF _Ref277776148 \w \h</w:instrText>
      </w:r>
      <w:r w:rsidR="001D1AED">
        <w:instrText xml:space="preserve"> </w:instrText>
      </w:r>
      <w:r w:rsidR="001D1AED">
        <w:fldChar w:fldCharType="separate"/>
      </w:r>
      <w:r w:rsidR="00DE178B">
        <w:t>[REF5]</w:t>
      </w:r>
      <w:r w:rsidR="001D1AED">
        <w:fldChar w:fldCharType="end"/>
      </w:r>
      <w:r w:rsidRPr="00645181" w:rsidR="00645181">
        <w:rPr>
          <w:rFonts w:hint="eastAsia"/>
        </w:rPr>
        <w:t>。</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0C0D62" w:rsidRDefault="00645181">
      <w:pPr>
        <w:pStyle w:val="ReqtifyAltQ"/>
        <w:rPr>
          <w:ins w:author="常鸣" w:date="2014-07-03T14:27:00Z" w:id="691"/>
        </w:rPr>
      </w:pPr>
      <w:del w:author="常鸣" w:date="2014-07-03T14:27:00Z" w:id="692">
        <w:r w:rsidRPr="00645181" w:rsidDel="009328EA">
          <w:delText>#</w:delText>
        </w:r>
        <w:r w:rsidDel="009328EA" w:rsidR="009E172B">
          <w:rPr>
            <w:rFonts w:hint="eastAsia"/>
          </w:rPr>
          <w:delText>S</w:delText>
        </w:r>
      </w:del>
      <w:ins w:author="常鸣" w:date="2014-07-03T14:27:00Z" w:id="693">
        <w:r w:rsidR="009328EA">
          <w:t>#Allocation=ATP Software</w:t>
        </w:r>
      </w:ins>
    </w:p>
    <w:p w:rsidRPr="00645181" w:rsidR="00645181" w:rsidP="000C0D62" w:rsidRDefault="009328EA">
      <w:pPr>
        <w:pStyle w:val="ReqtifyAltQ"/>
      </w:pPr>
      <w:ins w:author="常鸣" w:date="2014-07-03T14:27:00Z" w:id="694">
        <w:r>
          <w:t>#S</w:t>
        </w:r>
      </w:ins>
      <w:r w:rsidR="009E172B">
        <w:rPr>
          <w:rFonts w:hint="eastAsia"/>
        </w:rPr>
        <w:t>ource</w:t>
      </w:r>
      <w:r w:rsidRPr="00645181" w:rsidR="00645181">
        <w:t>=</w:t>
      </w:r>
      <w:r w:rsidRPr="00745F23" w:rsidR="001D1AED">
        <w:t>[iTC_CC-SyAD-</w:t>
      </w:r>
      <w:r w:rsidRPr="00745F23" w:rsidR="001D1AED">
        <w:rPr>
          <w:rFonts w:hint="eastAsia"/>
        </w:rPr>
        <w:t>0411],</w:t>
      </w:r>
      <w:r w:rsidRPr="00645181" w:rsidR="001D1AED">
        <w:t xml:space="preserve"> </w:t>
      </w:r>
      <w:r w:rsidRPr="00645181" w:rsidR="00645181">
        <w:t>[</w:t>
      </w:r>
      <w:r w:rsidR="00A3337E">
        <w:rPr>
          <w:rFonts w:hint="eastAsia"/>
        </w:rPr>
        <w:t>i</w:t>
      </w:r>
      <w:r w:rsidRPr="00645181" w:rsidR="00645181">
        <w:t>TC_CC-Sy</w:t>
      </w:r>
      <w:r w:rsidR="007875FB">
        <w:rPr>
          <w:rFonts w:hint="eastAsia"/>
        </w:rPr>
        <w:t>AD</w:t>
      </w:r>
      <w:r w:rsidRPr="00645181" w:rsidR="00645181">
        <w:t>-11</w:t>
      </w:r>
      <w:r w:rsidR="007875FB">
        <w:rPr>
          <w:rFonts w:hint="eastAsia"/>
        </w:rPr>
        <w:t>70</w:t>
      </w:r>
      <w:r w:rsidRPr="00645181" w:rsidR="00645181">
        <w:t>]</w:t>
      </w:r>
      <w:r w:rsidR="0081001C">
        <w:rPr>
          <w:rFonts w:hint="eastAsia"/>
        </w:rPr>
        <w:t>,</w:t>
      </w:r>
      <w:r w:rsidRPr="006347EB" w:rsidR="006347EB">
        <w:rPr>
          <w:rFonts w:hint="eastAsia"/>
        </w:rPr>
        <w:t xml:space="preserve"> </w:t>
      </w:r>
      <w:r w:rsidRPr="006A5251" w:rsidR="006347EB">
        <w:rPr>
          <w:rFonts w:hint="eastAsia"/>
        </w:rPr>
        <w:t>[</w:t>
      </w:r>
      <w:r w:rsidR="006347EB">
        <w:t>iTC_CC_ATP_SwHA-0</w:t>
      </w:r>
      <w:r w:rsidR="006347EB">
        <w:rPr>
          <w:rFonts w:hint="eastAsia"/>
        </w:rPr>
        <w:t>234</w:t>
      </w:r>
      <w:r w:rsidRPr="006A5251" w:rsidR="006347EB">
        <w:rPr>
          <w:rFonts w:hint="eastAsia"/>
        </w:rPr>
        <w:t>]</w:t>
      </w:r>
      <w:r w:rsidR="006347EB">
        <w:rPr>
          <w:rFonts w:hint="eastAsia"/>
        </w:rPr>
        <w:t>,</w:t>
      </w:r>
      <w:r w:rsidRPr="0081001C" w:rsidR="0081001C">
        <w:t xml:space="preserve"> </w:t>
      </w:r>
      <w:r w:rsidRPr="00AD1CEA" w:rsidR="0081001C">
        <w:t>[iTC_CC_VLE-2-DVCOM-2-SyID-00</w:t>
      </w:r>
      <w:r w:rsidR="0081001C">
        <w:rPr>
          <w:rFonts w:hint="eastAsia"/>
        </w:rPr>
        <w:t>82</w:t>
      </w:r>
      <w:r w:rsidRPr="00AD1CEA" w:rsidR="0081001C">
        <w:t>]</w:t>
      </w:r>
      <w:r w:rsidR="0081001C">
        <w:rPr>
          <w:rFonts w:hint="eastAsia"/>
        </w:rPr>
        <w:t>,</w:t>
      </w:r>
      <w:r w:rsidRPr="0081001C" w:rsidR="0081001C">
        <w:t xml:space="preserve"> </w:t>
      </w:r>
      <w:r w:rsidRPr="00AD1CEA" w:rsidR="0081001C">
        <w:t>[iTC_CC_VLE-2-DVCOM-2-SyID-00</w:t>
      </w:r>
      <w:r w:rsidR="0081001C">
        <w:rPr>
          <w:rFonts w:hint="eastAsia"/>
        </w:rPr>
        <w:t>83</w:t>
      </w:r>
      <w:r w:rsidRPr="00AD1CEA" w:rsidR="0081001C">
        <w:t>]</w:t>
      </w:r>
    </w:p>
    <w:p w:rsidRPr="00645181" w:rsidR="00645181" w:rsidP="000C0D62" w:rsidRDefault="009E172B">
      <w:pPr>
        <w:pStyle w:val="ReqtifyAltQ"/>
      </w:pPr>
      <w:r>
        <w:t>[End]</w:t>
      </w:r>
    </w:p>
    <w:p w:rsidR="00580950" w:rsidP="00C93484" w:rsidRDefault="00580950">
      <w:pPr>
        <w:pStyle w:val="Reqtify"/>
      </w:pPr>
    </w:p>
    <w:p w:rsidR="00963971" w:rsidP="00963971" w:rsidRDefault="00963971">
      <w:pPr>
        <w:pStyle w:val="affc"/>
      </w:pPr>
      <w:bookmarkStart w:name="_Ref339009805" w:id="695"/>
      <w:bookmarkStart w:name="_Toc349031226" w:id="696"/>
      <w:bookmarkStart w:name="_Toc347567339" w:id="697"/>
      <w:bookmarkStart w:name="_Toc345689810" w:id="698"/>
      <w:bookmarkStart w:name="_Toc376183055" w:id="699"/>
      <w:bookmarkStart w:name="_Toc392230028" w:id="700"/>
      <w:r w:rsidRPr="00963971">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20</w:t>
      </w:r>
      <w:r w:rsidR="00FA0FBB">
        <w:fldChar w:fldCharType="end"/>
      </w:r>
      <w:bookmarkEnd w:id="695"/>
      <w:r w:rsidRPr="00963971">
        <w:rPr>
          <w:rFonts w:hint="eastAsia"/>
        </w:rPr>
        <w:t xml:space="preserve"> </w:t>
      </w:r>
      <w:r>
        <w:rPr>
          <w:rFonts w:hint="eastAsia"/>
        </w:rPr>
        <w:t>CBI variant request</w:t>
      </w:r>
      <w:bookmarkEnd w:id="696"/>
      <w:bookmarkEnd w:id="697"/>
      <w:bookmarkEnd w:id="698"/>
      <w:bookmarkEnd w:id="699"/>
      <w:bookmarkEnd w:id="700"/>
    </w:p>
    <w:tbl>
      <w:tblPr>
        <w:tblW w:w="4855"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3672"/>
        <w:gridCol w:w="5345"/>
      </w:tblGrid>
      <w:tr w:rsidRPr="001B3DC6" w:rsidR="001B430F" w:rsidTr="001B430F">
        <w:trPr>
          <w:jc w:val="center"/>
        </w:trPr>
        <w:tc>
          <w:tcPr>
            <w:tcW w:w="2036" w:type="pct"/>
            <w:tcBorders>
              <w:top w:val="single" w:color="auto" w:sz="12" w:space="0"/>
              <w:left w:val="nil"/>
              <w:bottom w:val="single" w:color="auto" w:sz="12" w:space="0"/>
              <w:right w:val="nil"/>
            </w:tcBorders>
            <w:shd w:val="clear" w:color="auto" w:fill="E0E0E0"/>
            <w:vAlign w:val="center"/>
          </w:tcPr>
          <w:p w:rsidRPr="006C3C35" w:rsidR="001B430F" w:rsidP="00FA0FBB" w:rsidRDefault="001B430F">
            <w:pPr>
              <w:pStyle w:val="af6"/>
            </w:pPr>
            <w:r w:rsidRPr="006C3C35">
              <w:rPr>
                <w:rFonts w:hint="eastAsia"/>
              </w:rPr>
              <w:t>ID</w:t>
            </w:r>
          </w:p>
        </w:tc>
        <w:tc>
          <w:tcPr>
            <w:tcW w:w="2964" w:type="pct"/>
            <w:tcBorders>
              <w:top w:val="single" w:color="auto" w:sz="12" w:space="0"/>
              <w:left w:val="nil"/>
              <w:bottom w:val="single" w:color="auto" w:sz="12" w:space="0"/>
              <w:right w:val="nil"/>
            </w:tcBorders>
            <w:shd w:val="clear" w:color="auto" w:fill="E0E0E0"/>
            <w:vAlign w:val="center"/>
          </w:tcPr>
          <w:p w:rsidRPr="006C3C35" w:rsidR="001B430F" w:rsidP="00FA0FBB" w:rsidRDefault="001B430F">
            <w:pPr>
              <w:pStyle w:val="af6"/>
            </w:pPr>
            <w:r>
              <w:rPr>
                <w:rFonts w:hint="eastAsia"/>
              </w:rPr>
              <w:t>Description</w:t>
            </w:r>
          </w:p>
        </w:tc>
      </w:tr>
      <w:tr w:rsidRPr="001B3DC6" w:rsidR="00140164" w:rsidTr="001B430F">
        <w:trPr>
          <w:jc w:val="center"/>
        </w:trPr>
        <w:tc>
          <w:tcPr>
            <w:tcW w:w="2036" w:type="pct"/>
            <w:tcBorders>
              <w:top w:val="single" w:color="auto" w:sz="4" w:space="0"/>
              <w:left w:val="nil"/>
              <w:bottom w:val="single" w:color="auto" w:sz="4" w:space="0"/>
              <w:right w:val="nil"/>
            </w:tcBorders>
          </w:tcPr>
          <w:p w:rsidRPr="00140164" w:rsidR="00140164" w:rsidP="00B4488A" w:rsidRDefault="00140164">
            <w:pPr>
              <w:rPr>
                <w:rStyle w:val="DATATYPE"/>
              </w:rPr>
            </w:pPr>
            <w:bookmarkStart w:name="ST_CBI_VARIANT_REQUEST" w:id="701"/>
            <w:r w:rsidRPr="00140164">
              <w:rPr>
                <w:rStyle w:val="DATATYPE"/>
                <w:rFonts w:hint="eastAsia"/>
              </w:rPr>
              <w:t>ST_CBI_VARIANT_REQ</w:t>
            </w:r>
            <w:r>
              <w:rPr>
                <w:rStyle w:val="DATATYPE"/>
                <w:rFonts w:hint="eastAsia"/>
              </w:rPr>
              <w:t>UEST</w:t>
            </w:r>
            <w:bookmarkEnd w:id="701"/>
          </w:p>
        </w:tc>
        <w:tc>
          <w:tcPr>
            <w:tcW w:w="2964" w:type="pct"/>
            <w:tcBorders>
              <w:left w:val="nil"/>
              <w:right w:val="nil"/>
            </w:tcBorders>
          </w:tcPr>
          <w:p w:rsidR="00140164" w:rsidP="00B4488A" w:rsidRDefault="00140164"/>
        </w:tc>
      </w:tr>
      <w:tr w:rsidRPr="001B3DC6" w:rsidR="001B430F" w:rsidTr="001B430F">
        <w:trPr>
          <w:jc w:val="center"/>
        </w:trPr>
        <w:tc>
          <w:tcPr>
            <w:tcW w:w="2036" w:type="pct"/>
            <w:tcBorders>
              <w:top w:val="single" w:color="auto" w:sz="4" w:space="0"/>
              <w:left w:val="nil"/>
              <w:bottom w:val="single" w:color="auto" w:sz="4" w:space="0"/>
              <w:right w:val="nil"/>
            </w:tcBorders>
          </w:tcPr>
          <w:p w:rsidRPr="0029173D" w:rsidR="001B430F" w:rsidP="00591D6B" w:rsidRDefault="00E76CD3">
            <w:pPr>
              <w:pStyle w:val="AltB0"/>
            </w:pPr>
            <w:r w:rsidRPr="0029173D">
              <w:rPr>
                <w:rFonts w:hint="eastAsia"/>
              </w:rPr>
              <w:t>.C</w:t>
            </w:r>
            <w:r w:rsidRPr="0029173D" w:rsidR="001B430F">
              <w:rPr>
                <w:rFonts w:hint="eastAsia"/>
              </w:rPr>
              <w:t>c</w:t>
            </w:r>
            <w:r w:rsidRPr="0029173D" w:rsidR="00354F88">
              <w:rPr>
                <w:rFonts w:hint="eastAsia"/>
              </w:rPr>
              <w:t>L</w:t>
            </w:r>
            <w:r w:rsidRPr="0029173D" w:rsidR="001B430F">
              <w:rPr>
                <w:rFonts w:hint="eastAsia"/>
              </w:rPr>
              <w:t>oop</w:t>
            </w:r>
            <w:r w:rsidRPr="0029173D" w:rsidR="00354F88">
              <w:rPr>
                <w:rFonts w:hint="eastAsia"/>
              </w:rPr>
              <w:t>H</w:t>
            </w:r>
            <w:r w:rsidRPr="0029173D" w:rsidR="001B430F">
              <w:rPr>
                <w:rFonts w:hint="eastAsia"/>
              </w:rPr>
              <w:t>our</w:t>
            </w:r>
          </w:p>
        </w:tc>
        <w:tc>
          <w:tcPr>
            <w:tcW w:w="2964" w:type="pct"/>
            <w:tcBorders>
              <w:left w:val="nil"/>
              <w:right w:val="nil"/>
            </w:tcBorders>
          </w:tcPr>
          <w:p w:rsidRPr="006C3C35" w:rsidR="001B430F" w:rsidP="00591D6B" w:rsidRDefault="00532AED">
            <w:pPr>
              <w:pStyle w:val="AltB0"/>
            </w:pPr>
            <w:hyperlink w:history="1" w:anchor="ATPtime">
              <w:r w:rsidR="003B253D">
                <w:rPr>
                  <w:rStyle w:val="ac"/>
                </w:rPr>
                <w:t>ATPtime</w:t>
              </w:r>
            </w:hyperlink>
            <w:r w:rsidR="00FC2B25">
              <w:t>(k)</w:t>
            </w:r>
          </w:p>
        </w:tc>
      </w:tr>
      <w:tr w:rsidRPr="001B3DC6" w:rsidR="001B430F" w:rsidTr="001B430F">
        <w:trPr>
          <w:jc w:val="center"/>
        </w:trPr>
        <w:tc>
          <w:tcPr>
            <w:tcW w:w="2036" w:type="pct"/>
            <w:tcBorders>
              <w:top w:val="single" w:color="auto" w:sz="4" w:space="0"/>
              <w:left w:val="nil"/>
              <w:bottom w:val="single" w:color="auto" w:sz="4" w:space="0"/>
              <w:right w:val="nil"/>
            </w:tcBorders>
          </w:tcPr>
          <w:p w:rsidRPr="0029173D" w:rsidR="001B430F" w:rsidP="00591D6B" w:rsidRDefault="00E76CD3">
            <w:pPr>
              <w:pStyle w:val="AltB0"/>
            </w:pPr>
            <w:r w:rsidRPr="0029173D">
              <w:rPr>
                <w:rFonts w:hint="eastAsia"/>
              </w:rPr>
              <w:t>.V</w:t>
            </w:r>
            <w:r w:rsidRPr="0029173D" w:rsidR="001B430F">
              <w:rPr>
                <w:rFonts w:hint="eastAsia"/>
              </w:rPr>
              <w:t>ital</w:t>
            </w:r>
            <w:r w:rsidRPr="0029173D" w:rsidR="00354F88">
              <w:rPr>
                <w:rFonts w:hint="eastAsia"/>
              </w:rPr>
              <w:t>C</w:t>
            </w:r>
            <w:r w:rsidRPr="0029173D" w:rsidR="001B430F">
              <w:rPr>
                <w:rFonts w:hint="eastAsia"/>
              </w:rPr>
              <w:t>hecksum1</w:t>
            </w:r>
          </w:p>
        </w:tc>
        <w:tc>
          <w:tcPr>
            <w:tcW w:w="2964" w:type="pct"/>
            <w:tcBorders>
              <w:left w:val="nil"/>
              <w:right w:val="nil"/>
            </w:tcBorders>
          </w:tcPr>
          <w:p w:rsidRPr="006C3C35" w:rsidR="001B430F" w:rsidP="00591D6B" w:rsidRDefault="00016A42">
            <w:pPr>
              <w:pStyle w:val="AltB0"/>
            </w:pPr>
            <w:r>
              <w:rPr>
                <w:rFonts w:hint="eastAsia"/>
              </w:rPr>
              <w:t xml:space="preserve">SACEM vital checksum </w:t>
            </w:r>
            <w:r w:rsidRPr="004C318A" w:rsidR="001B430F">
              <w:rPr>
                <w:rFonts w:hint="eastAsia"/>
              </w:rPr>
              <w:t>1</w:t>
            </w:r>
          </w:p>
        </w:tc>
      </w:tr>
      <w:tr w:rsidRPr="001B3DC6" w:rsidR="001B430F" w:rsidTr="001B430F">
        <w:trPr>
          <w:jc w:val="center"/>
        </w:trPr>
        <w:tc>
          <w:tcPr>
            <w:tcW w:w="2036" w:type="pct"/>
            <w:tcBorders>
              <w:top w:val="single" w:color="auto" w:sz="4" w:space="0"/>
              <w:left w:val="nil"/>
              <w:bottom w:val="single" w:color="auto" w:sz="12" w:space="0"/>
              <w:right w:val="nil"/>
            </w:tcBorders>
          </w:tcPr>
          <w:p w:rsidRPr="0029173D" w:rsidR="001B430F" w:rsidP="00591D6B" w:rsidRDefault="00E76CD3">
            <w:pPr>
              <w:pStyle w:val="AltB0"/>
            </w:pPr>
            <w:r w:rsidRPr="0029173D">
              <w:rPr>
                <w:rFonts w:hint="eastAsia"/>
              </w:rPr>
              <w:t>.V</w:t>
            </w:r>
            <w:r w:rsidRPr="0029173D" w:rsidR="001B430F">
              <w:rPr>
                <w:rFonts w:hint="eastAsia"/>
              </w:rPr>
              <w:t>ital</w:t>
            </w:r>
            <w:r w:rsidRPr="0029173D" w:rsidR="00354F88">
              <w:rPr>
                <w:rFonts w:hint="eastAsia"/>
              </w:rPr>
              <w:t>C</w:t>
            </w:r>
            <w:r w:rsidRPr="0029173D" w:rsidR="001B430F">
              <w:rPr>
                <w:rFonts w:hint="eastAsia"/>
              </w:rPr>
              <w:t>hecksum2</w:t>
            </w:r>
          </w:p>
        </w:tc>
        <w:tc>
          <w:tcPr>
            <w:tcW w:w="2964" w:type="pct"/>
            <w:tcBorders>
              <w:left w:val="nil"/>
              <w:bottom w:val="single" w:color="auto" w:sz="12" w:space="0"/>
              <w:right w:val="nil"/>
            </w:tcBorders>
          </w:tcPr>
          <w:p w:rsidRPr="006C3C35" w:rsidR="001B430F" w:rsidP="00591D6B" w:rsidRDefault="00016A42">
            <w:pPr>
              <w:pStyle w:val="AltB0"/>
            </w:pPr>
            <w:r>
              <w:rPr>
                <w:rFonts w:hint="eastAsia"/>
              </w:rPr>
              <w:t xml:space="preserve">SACEM vital checksum </w:t>
            </w:r>
            <w:r w:rsidR="001B430F">
              <w:rPr>
                <w:rFonts w:hint="eastAsia"/>
              </w:rPr>
              <w:t>2</w:t>
            </w:r>
          </w:p>
        </w:tc>
      </w:tr>
    </w:tbl>
    <w:p w:rsidR="00C850B6" w:rsidP="00C93484" w:rsidRDefault="00C850B6">
      <w:pPr>
        <w:pStyle w:val="Reqtify"/>
      </w:pPr>
    </w:p>
    <w:p w:rsidRPr="003B6099" w:rsidR="00B753E2" w:rsidP="00B753E2" w:rsidRDefault="00B753E2"/>
    <w:p w:rsidRPr="003B6099" w:rsidR="002F6D3B" w:rsidP="002F6D3B" w:rsidRDefault="002F6D3B">
      <w:pPr>
        <w:pStyle w:val="ReqtifyAltR"/>
      </w:pPr>
      <w:r w:rsidRPr="003B6099">
        <w:t>[</w:t>
      </w:r>
      <w:r>
        <w:t>iTC_CC_ATP-SwRS-06</w:t>
      </w:r>
      <w:r>
        <w:rPr>
          <w:rFonts w:hint="eastAsia"/>
        </w:rPr>
        <w:t>08</w:t>
      </w:r>
      <w:r w:rsidRPr="003B6099">
        <w:t>]</w:t>
      </w:r>
    </w:p>
    <w:p w:rsidR="002F6D3B" w:rsidP="00C93484" w:rsidRDefault="002F6D3B">
      <w:pPr>
        <w:pStyle w:val="Reqtify"/>
      </w:pPr>
      <w:r>
        <w:rPr>
          <w:rFonts w:hint="eastAsia"/>
        </w:rPr>
        <w:t>当来自</w:t>
      </w:r>
      <w:r>
        <w:rPr>
          <w:rFonts w:hint="eastAsia"/>
        </w:rPr>
        <w:t>CCNV</w:t>
      </w:r>
      <w:r>
        <w:rPr>
          <w:rFonts w:hint="eastAsia"/>
        </w:rPr>
        <w:t>的联锁变量</w:t>
      </w:r>
      <w:r>
        <w:rPr>
          <w:rFonts w:hint="eastAsia"/>
        </w:rPr>
        <w:t>ID</w:t>
      </w:r>
      <w:r>
        <w:rPr>
          <w:rFonts w:hint="eastAsia"/>
        </w:rPr>
        <w:t>大于</w:t>
      </w:r>
      <w:r>
        <w:rPr>
          <w:rFonts w:hint="eastAsia"/>
        </w:rPr>
        <w:t>0</w:t>
      </w:r>
      <w:r>
        <w:rPr>
          <w:rFonts w:hint="eastAsia"/>
        </w:rPr>
        <w:t>时，向</w:t>
      </w:r>
      <w:r w:rsidR="00BD4F6D">
        <w:rPr>
          <w:rFonts w:hint="eastAsia"/>
        </w:rPr>
        <w:t>CCNV</w:t>
      </w:r>
      <w:r w:rsidR="00BD4F6D">
        <w:rPr>
          <w:rFonts w:hint="eastAsia"/>
        </w:rPr>
        <w:t>指定的</w:t>
      </w:r>
      <w:r>
        <w:rPr>
          <w:rFonts w:hint="eastAsia"/>
        </w:rPr>
        <w:t>联锁发送</w:t>
      </w:r>
      <w:hyperlink w:history="1" w:anchor="CBIvariantRequest">
        <w:r w:rsidRPr="00400EF6">
          <w:rPr>
            <w:rStyle w:val="ac"/>
            <w:rFonts w:hint="eastAsia"/>
          </w:rPr>
          <w:t>CBIvariantRequest</w:t>
        </w:r>
      </w:hyperlink>
      <w:r>
        <w:rPr>
          <w:rFonts w:hint="eastAsia"/>
        </w:rPr>
        <w:t>消息。</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702"/>
        </w:rPr>
      </w:pPr>
      <w:del w:author="常鸣" w:date="2014-07-03T14:27:00Z" w:id="703">
        <w:r w:rsidRPr="00645181" w:rsidDel="009328EA">
          <w:delText>#</w:delText>
        </w:r>
        <w:r w:rsidDel="009328EA">
          <w:rPr>
            <w:rFonts w:hint="eastAsia"/>
          </w:rPr>
          <w:delText>S</w:delText>
        </w:r>
      </w:del>
      <w:ins w:author="常鸣" w:date="2014-07-03T14:27:00Z" w:id="704">
        <w:r w:rsidR="009328EA">
          <w:t>#Allocation=ATP Software</w:t>
        </w:r>
      </w:ins>
    </w:p>
    <w:p w:rsidR="00D66ECA" w:rsidP="00D66ECA" w:rsidRDefault="009328EA">
      <w:pPr>
        <w:pStyle w:val="ReqtifyAltQ"/>
      </w:pPr>
      <w:ins w:author="常鸣" w:date="2014-07-03T14:27:00Z" w:id="705">
        <w:r>
          <w:t>#S</w:t>
        </w:r>
      </w:ins>
      <w:r w:rsidR="00D66ECA">
        <w:rPr>
          <w:rFonts w:hint="eastAsia"/>
        </w:rPr>
        <w:t>ource</w:t>
      </w:r>
      <w:r w:rsidRPr="00645181" w:rsidR="00D66ECA">
        <w:t>=</w:t>
      </w:r>
      <w:r w:rsidRPr="00645181" w:rsidR="007875FB">
        <w:t>[</w:t>
      </w:r>
      <w:r w:rsidR="007875FB">
        <w:rPr>
          <w:rFonts w:hint="eastAsia"/>
        </w:rPr>
        <w:t>i</w:t>
      </w:r>
      <w:r w:rsidRPr="00645181" w:rsidR="007875FB">
        <w:t>TC_CC-Sy</w:t>
      </w:r>
      <w:r w:rsidR="007875FB">
        <w:rPr>
          <w:rFonts w:hint="eastAsia"/>
        </w:rPr>
        <w:t>AD</w:t>
      </w:r>
      <w:r w:rsidRPr="00645181" w:rsidR="007875FB">
        <w:t>-116</w:t>
      </w:r>
      <w:r w:rsidR="007875FB">
        <w:rPr>
          <w:rFonts w:hint="eastAsia"/>
        </w:rPr>
        <w:t>7</w:t>
      </w:r>
      <w:r w:rsidRPr="00645181" w:rsidR="007875FB">
        <w:t>]</w:t>
      </w:r>
    </w:p>
    <w:p w:rsidRPr="003B6099" w:rsidR="002F6D3B" w:rsidP="000C0D62" w:rsidRDefault="002F6D3B">
      <w:pPr>
        <w:pStyle w:val="ReqtifyAltQ"/>
      </w:pPr>
      <w:r>
        <w:t>[End]</w:t>
      </w:r>
    </w:p>
    <w:p w:rsidR="00B753E2" w:rsidP="00C93484" w:rsidRDefault="00B753E2">
      <w:pPr>
        <w:pStyle w:val="Reqtify"/>
      </w:pPr>
    </w:p>
    <w:p w:rsidRPr="00B753E2" w:rsidR="000525DD" w:rsidP="00C93484" w:rsidRDefault="000525DD">
      <w:pPr>
        <w:pStyle w:val="Reqtify"/>
      </w:pPr>
    </w:p>
    <w:p w:rsidR="00507346" w:rsidP="0012674A" w:rsidRDefault="00507346">
      <w:pPr>
        <w:pStyle w:val="4"/>
      </w:pPr>
      <w:r>
        <w:rPr>
          <w:rFonts w:hint="eastAsia"/>
        </w:rPr>
        <w:t>CI-&gt;</w:t>
      </w:r>
      <w:r w:rsidR="001A710A">
        <w:rPr>
          <w:rFonts w:hint="eastAsia"/>
        </w:rPr>
        <w:t>ATP</w:t>
      </w:r>
      <w:r w:rsidR="00555021">
        <w:rPr>
          <w:rFonts w:hint="eastAsia"/>
        </w:rPr>
        <w:t xml:space="preserve">: </w:t>
      </w:r>
      <w:r>
        <w:rPr>
          <w:rFonts w:hint="eastAsia"/>
        </w:rPr>
        <w:t>CBI</w:t>
      </w:r>
      <w:r w:rsidR="00555021">
        <w:rPr>
          <w:rFonts w:hint="eastAsia"/>
        </w:rPr>
        <w:t xml:space="preserve"> </w:t>
      </w:r>
      <w:r>
        <w:rPr>
          <w:rFonts w:hint="eastAsia"/>
        </w:rPr>
        <w:t>variant</w:t>
      </w:r>
      <w:r w:rsidR="00555021">
        <w:rPr>
          <w:rFonts w:hint="eastAsia"/>
        </w:rPr>
        <w:t xml:space="preserve"> </w:t>
      </w:r>
      <w:r>
        <w:rPr>
          <w:rFonts w:hint="eastAsia"/>
        </w:rPr>
        <w:t>report</w:t>
      </w:r>
    </w:p>
    <w:p w:rsidR="00D1641D" w:rsidP="00C93484" w:rsidRDefault="00963971">
      <w:pPr>
        <w:pStyle w:val="Reqtify"/>
      </w:pPr>
      <w:r>
        <w:rPr>
          <w:rFonts w:hint="eastAsia"/>
        </w:rPr>
        <w:t>CI</w:t>
      </w:r>
      <w:r>
        <w:rPr>
          <w:rFonts w:hint="eastAsia"/>
        </w:rPr>
        <w:t>收到</w:t>
      </w:r>
      <w:r w:rsidR="00555021">
        <w:rPr>
          <w:rFonts w:hint="eastAsia"/>
        </w:rPr>
        <w:t>“</w:t>
      </w:r>
      <w:r w:rsidRPr="00963971">
        <w:rPr>
          <w:rFonts w:hint="eastAsia"/>
        </w:rPr>
        <w:t>CBI</w:t>
      </w:r>
      <w:r w:rsidR="00555021">
        <w:rPr>
          <w:rFonts w:hint="eastAsia"/>
        </w:rPr>
        <w:t xml:space="preserve"> </w:t>
      </w:r>
      <w:r w:rsidRPr="00963971">
        <w:rPr>
          <w:rFonts w:hint="eastAsia"/>
        </w:rPr>
        <w:t>variant</w:t>
      </w:r>
      <w:r w:rsidR="00555021">
        <w:rPr>
          <w:rFonts w:hint="eastAsia"/>
        </w:rPr>
        <w:t xml:space="preserve"> </w:t>
      </w:r>
      <w:r w:rsidRPr="00963971">
        <w:rPr>
          <w:rFonts w:hint="eastAsia"/>
        </w:rPr>
        <w:t>request</w:t>
      </w:r>
      <w:r w:rsidR="00555021">
        <w:rPr>
          <w:rFonts w:hint="eastAsia"/>
        </w:rPr>
        <w:t>”</w:t>
      </w:r>
      <w:r>
        <w:rPr>
          <w:rFonts w:hint="eastAsia"/>
        </w:rPr>
        <w:t>消息后，向</w:t>
      </w:r>
      <w:r>
        <w:rPr>
          <w:rFonts w:hint="eastAsia"/>
        </w:rPr>
        <w:t>CC</w:t>
      </w:r>
      <w:r>
        <w:rPr>
          <w:rFonts w:hint="eastAsia"/>
        </w:rPr>
        <w:t>发送</w:t>
      </w:r>
      <w:r w:rsidR="00555021">
        <w:rPr>
          <w:rFonts w:hint="eastAsia"/>
        </w:rPr>
        <w:t>“</w:t>
      </w:r>
      <w:r>
        <w:rPr>
          <w:rFonts w:hint="eastAsia"/>
        </w:rPr>
        <w:t>CBI</w:t>
      </w:r>
      <w:r w:rsidR="00555021">
        <w:rPr>
          <w:rFonts w:hint="eastAsia"/>
        </w:rPr>
        <w:t xml:space="preserve"> </w:t>
      </w:r>
      <w:r>
        <w:rPr>
          <w:rFonts w:hint="eastAsia"/>
        </w:rPr>
        <w:t>variant</w:t>
      </w:r>
      <w:r w:rsidR="00555021">
        <w:rPr>
          <w:rFonts w:hint="eastAsia"/>
        </w:rPr>
        <w:t xml:space="preserve"> </w:t>
      </w:r>
      <w:r>
        <w:rPr>
          <w:rFonts w:hint="eastAsia"/>
        </w:rPr>
        <w:t>report</w:t>
      </w:r>
      <w:r w:rsidR="00555021">
        <w:rPr>
          <w:rFonts w:hint="eastAsia"/>
        </w:rPr>
        <w:t>”</w:t>
      </w:r>
      <w:r>
        <w:rPr>
          <w:rFonts w:hint="eastAsia"/>
        </w:rPr>
        <w:t>消息</w:t>
      </w:r>
      <w:r w:rsidR="00555021">
        <w:rPr>
          <w:rFonts w:hint="eastAsia"/>
        </w:rPr>
        <w:t>，包括其所辖的变量状态</w:t>
      </w:r>
      <w:r w:rsidR="00EF3968">
        <w:rPr>
          <w:rFonts w:hint="eastAsia"/>
        </w:rPr>
        <w:t>。</w:t>
      </w:r>
    </w:p>
    <w:p w:rsidR="00D1641D" w:rsidP="00C93484" w:rsidRDefault="00D1641D">
      <w:pPr>
        <w:pStyle w:val="Reqtify"/>
      </w:pPr>
    </w:p>
    <w:p w:rsidR="00D1641D" w:rsidP="00D1641D" w:rsidRDefault="00D1641D">
      <w:pPr>
        <w:pStyle w:val="ReqtifyAltR"/>
      </w:pPr>
      <w:r w:rsidRPr="00D1641D">
        <w:t>[</w:t>
      </w:r>
      <w:r w:rsidR="0052393A">
        <w:t>iTC</w:t>
      </w:r>
      <w:r w:rsidRPr="00D1641D">
        <w:t>_CC_ATP-SwRS-06</w:t>
      </w:r>
      <w:r w:rsidR="00655979">
        <w:rPr>
          <w:rFonts w:hint="eastAsia"/>
        </w:rPr>
        <w:t>09</w:t>
      </w:r>
      <w:r w:rsidRPr="00D1641D">
        <w:t>]</w:t>
      </w:r>
    </w:p>
    <w:p w:rsidR="00963971" w:rsidP="00C93484" w:rsidRDefault="008B4230">
      <w:pPr>
        <w:pStyle w:val="Reqtify"/>
      </w:pPr>
      <w:bookmarkStart w:name="CBIvariantReport" w:id="706"/>
      <w:r w:rsidRPr="0029173D">
        <w:rPr>
          <w:rStyle w:val="aff2"/>
          <w:bCs w:val="0"/>
          <w:iCs w:val="0"/>
        </w:rPr>
        <w:t>CBIvariantReport</w:t>
      </w:r>
      <w:bookmarkEnd w:id="706"/>
      <w:r w:rsidR="00D1641D">
        <w:rPr>
          <w:rFonts w:hint="eastAsia"/>
        </w:rPr>
        <w:t>，</w:t>
      </w:r>
      <w:r w:rsidRPr="00EF3968" w:rsidR="00EF3968">
        <w:rPr>
          <w:rFonts w:hint="eastAsia"/>
        </w:rPr>
        <w:t>根据</w:t>
      </w:r>
      <w:r w:rsidRPr="00EF3968" w:rsidR="00EF3968">
        <w:rPr>
          <w:rFonts w:hint="eastAsia"/>
        </w:rPr>
        <w:t>CC-CI</w:t>
      </w:r>
      <w:r w:rsidRPr="00EF3968" w:rsidR="00EF3968">
        <w:rPr>
          <w:rFonts w:hint="eastAsia"/>
        </w:rPr>
        <w:t>接口文档定义，</w:t>
      </w:r>
      <w:r w:rsidRPr="00D1641D" w:rsidR="00D1641D">
        <w:rPr>
          <w:rFonts w:hint="eastAsia"/>
        </w:rPr>
        <w:t>ATP</w:t>
      </w:r>
      <w:r w:rsidRPr="00D1641D" w:rsidR="00D1641D">
        <w:rPr>
          <w:rFonts w:hint="eastAsia"/>
        </w:rPr>
        <w:t>应每周期</w:t>
      </w:r>
      <w:r w:rsidR="00D1641D">
        <w:rPr>
          <w:rFonts w:hint="eastAsia"/>
        </w:rPr>
        <w:t>检查是否有来自</w:t>
      </w:r>
      <w:r w:rsidR="00D1641D">
        <w:rPr>
          <w:rFonts w:hint="eastAsia"/>
        </w:rPr>
        <w:t>CCNV</w:t>
      </w:r>
      <w:r w:rsidR="00D1641D">
        <w:rPr>
          <w:rFonts w:hint="eastAsia"/>
        </w:rPr>
        <w:t>转发的</w:t>
      </w:r>
      <w:r w:rsidR="00D1641D">
        <w:rPr>
          <w:rFonts w:hint="eastAsia"/>
        </w:rPr>
        <w:t>CBI</w:t>
      </w:r>
      <w:r w:rsidR="00D1641D">
        <w:rPr>
          <w:rFonts w:hint="eastAsia"/>
        </w:rPr>
        <w:t>变量报文，</w:t>
      </w:r>
      <w:r w:rsidRPr="00EF3968" w:rsidR="00EF3968">
        <w:rPr>
          <w:rFonts w:hint="eastAsia"/>
        </w:rPr>
        <w:t>其内容</w:t>
      </w:r>
      <w:r w:rsidR="00EF3968">
        <w:rPr>
          <w:rFonts w:hint="eastAsia"/>
        </w:rPr>
        <w:t>如</w:t>
      </w:r>
      <w:r w:rsidR="00EF3968">
        <w:fldChar w:fldCharType="begin"/>
      </w:r>
      <w:r w:rsidR="00EF3968">
        <w:instrText xml:space="preserve"> </w:instrText>
      </w:r>
      <w:r w:rsidR="00EF3968">
        <w:rPr>
          <w:rFonts w:hint="eastAsia"/>
        </w:rPr>
        <w:instrText>REF _Ref339284936 \h</w:instrText>
      </w:r>
      <w:r w:rsidR="00EF3968">
        <w:instrText xml:space="preserve"> </w:instrText>
      </w:r>
      <w:r w:rsidR="00EF3968">
        <w:fldChar w:fldCharType="separate"/>
      </w:r>
      <w:r w:rsidRPr="00963971" w:rsidR="00DE178B">
        <w:t xml:space="preserve">Table </w:t>
      </w:r>
      <w:r w:rsidR="00DE178B">
        <w:rPr>
          <w:noProof/>
        </w:rPr>
        <w:t>4</w:t>
      </w:r>
      <w:r w:rsidR="00DE178B">
        <w:noBreakHyphen/>
      </w:r>
      <w:r w:rsidR="00DE178B">
        <w:rPr>
          <w:noProof/>
        </w:rPr>
        <w:t>21</w:t>
      </w:r>
      <w:r w:rsidR="00EF3968">
        <w:fldChar w:fldCharType="end"/>
      </w:r>
      <w:r w:rsidR="00EF3968">
        <w:rPr>
          <w:rFonts w:hint="eastAsia"/>
        </w:rPr>
        <w:t>所示</w:t>
      </w:r>
      <w:r w:rsidRPr="00EF3968" w:rsidR="00EF3968">
        <w:rPr>
          <w:rFonts w:hint="eastAsia"/>
        </w:rPr>
        <w:t>。</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707"/>
        </w:rPr>
      </w:pPr>
      <w:del w:author="常鸣" w:date="2014-07-03T14:27:00Z" w:id="708">
        <w:r w:rsidRPr="00645181" w:rsidDel="009328EA">
          <w:delText>#</w:delText>
        </w:r>
        <w:r w:rsidDel="009328EA">
          <w:rPr>
            <w:rFonts w:hint="eastAsia"/>
          </w:rPr>
          <w:delText>S</w:delText>
        </w:r>
      </w:del>
      <w:ins w:author="常鸣" w:date="2014-07-03T14:27:00Z" w:id="709">
        <w:r w:rsidR="009328EA">
          <w:t>#Allocation=ATP Software</w:t>
        </w:r>
      </w:ins>
    </w:p>
    <w:p w:rsidR="00D66ECA" w:rsidP="00D66ECA" w:rsidRDefault="009328EA">
      <w:pPr>
        <w:pStyle w:val="ReqtifyAltQ"/>
      </w:pPr>
      <w:ins w:author="常鸣" w:date="2014-07-03T14:27:00Z" w:id="710">
        <w:r>
          <w:t>#S</w:t>
        </w:r>
      </w:ins>
      <w:r w:rsidR="00D66ECA">
        <w:rPr>
          <w:rFonts w:hint="eastAsia"/>
        </w:rPr>
        <w:t>ource</w:t>
      </w:r>
      <w:r w:rsidRPr="00645181" w:rsidR="00D66ECA">
        <w:t>=</w:t>
      </w:r>
      <w:r w:rsidRPr="00645181" w:rsidR="007875FB">
        <w:t>[</w:t>
      </w:r>
      <w:r w:rsidR="007875FB">
        <w:rPr>
          <w:rFonts w:hint="eastAsia"/>
        </w:rPr>
        <w:t>i</w:t>
      </w:r>
      <w:r w:rsidRPr="00645181" w:rsidR="007875FB">
        <w:t>TC_CC-Sy</w:t>
      </w:r>
      <w:r w:rsidR="007875FB">
        <w:rPr>
          <w:rFonts w:hint="eastAsia"/>
        </w:rPr>
        <w:t>AD</w:t>
      </w:r>
      <w:r w:rsidRPr="00645181" w:rsidR="007875FB">
        <w:t>-11</w:t>
      </w:r>
      <w:r w:rsidR="007875FB">
        <w:rPr>
          <w:rFonts w:hint="eastAsia"/>
        </w:rPr>
        <w:t>71</w:t>
      </w:r>
      <w:r w:rsidRPr="00645181" w:rsidR="007875FB">
        <w:t>]</w:t>
      </w:r>
      <w:r w:rsidR="0081001C">
        <w:rPr>
          <w:rFonts w:hint="eastAsia"/>
        </w:rPr>
        <w:t>,</w:t>
      </w:r>
      <w:r w:rsidRPr="006347EB" w:rsidR="006347EB">
        <w:rPr>
          <w:rFonts w:hint="eastAsia"/>
        </w:rPr>
        <w:t xml:space="preserve"> </w:t>
      </w:r>
      <w:r w:rsidRPr="006A5251" w:rsidR="006347EB">
        <w:rPr>
          <w:rFonts w:hint="eastAsia"/>
        </w:rPr>
        <w:t>[</w:t>
      </w:r>
      <w:r w:rsidR="006347EB">
        <w:t>iTC_CC_ATP_SwHA-0</w:t>
      </w:r>
      <w:r w:rsidR="006347EB">
        <w:rPr>
          <w:rFonts w:hint="eastAsia"/>
        </w:rPr>
        <w:t>234</w:t>
      </w:r>
      <w:r w:rsidRPr="006A5251" w:rsidR="006347EB">
        <w:rPr>
          <w:rFonts w:hint="eastAsia"/>
        </w:rPr>
        <w:t>]</w:t>
      </w:r>
      <w:r w:rsidR="006347EB">
        <w:rPr>
          <w:rFonts w:hint="eastAsia"/>
        </w:rPr>
        <w:t>,</w:t>
      </w:r>
      <w:r w:rsidRPr="0081001C" w:rsidR="0081001C">
        <w:t xml:space="preserve"> </w:t>
      </w:r>
      <w:r w:rsidRPr="00AD1CEA" w:rsidR="0081001C">
        <w:t>[iTC_CC_VLE-2-DVCOM-2-SyID-007</w:t>
      </w:r>
      <w:r w:rsidR="0081001C">
        <w:rPr>
          <w:rFonts w:hint="eastAsia"/>
        </w:rPr>
        <w:t>8</w:t>
      </w:r>
      <w:r w:rsidRPr="00AD1CEA" w:rsidR="0081001C">
        <w:t>]</w:t>
      </w:r>
      <w:r w:rsidR="0081001C">
        <w:rPr>
          <w:rFonts w:hint="eastAsia"/>
        </w:rPr>
        <w:t>,</w:t>
      </w:r>
      <w:r w:rsidRPr="0081001C" w:rsidR="0081001C">
        <w:t xml:space="preserve"> </w:t>
      </w:r>
      <w:r w:rsidRPr="00AD1CEA" w:rsidR="0081001C">
        <w:t>[iTC_CC_VLE-2-DVCOM-2-SyID-007</w:t>
      </w:r>
      <w:r w:rsidR="0081001C">
        <w:rPr>
          <w:rFonts w:hint="eastAsia"/>
        </w:rPr>
        <w:t>9</w:t>
      </w:r>
      <w:r w:rsidRPr="00AD1CEA" w:rsidR="0081001C">
        <w:t>]</w:t>
      </w:r>
    </w:p>
    <w:p w:rsidRPr="00D1641D" w:rsidR="00D1641D" w:rsidP="000C0D62" w:rsidRDefault="009E172B">
      <w:pPr>
        <w:pStyle w:val="ReqtifyAltQ"/>
      </w:pPr>
      <w:r>
        <w:t>[End]</w:t>
      </w:r>
    </w:p>
    <w:p w:rsidR="00645181" w:rsidP="00C93484" w:rsidRDefault="00645181">
      <w:pPr>
        <w:pStyle w:val="Reqtify"/>
      </w:pPr>
    </w:p>
    <w:p w:rsidR="00D1641D" w:rsidP="00C93484" w:rsidRDefault="00D1641D">
      <w:pPr>
        <w:pStyle w:val="Reqtify"/>
      </w:pPr>
    </w:p>
    <w:p w:rsidR="00963971" w:rsidP="002A705C" w:rsidRDefault="00963971">
      <w:pPr>
        <w:pStyle w:val="affc"/>
      </w:pPr>
      <w:bookmarkStart w:name="_Ref339284936" w:id="711"/>
      <w:bookmarkStart w:name="_Toc349031227" w:id="712"/>
      <w:bookmarkStart w:name="_Toc347567340" w:id="713"/>
      <w:bookmarkStart w:name="_Toc345689811" w:id="714"/>
      <w:bookmarkStart w:name="_Toc376183056" w:id="715"/>
      <w:bookmarkStart w:name="_Toc392230029" w:id="716"/>
      <w:r w:rsidRPr="00963971">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21</w:t>
      </w:r>
      <w:r w:rsidR="00FA0FBB">
        <w:fldChar w:fldCharType="end"/>
      </w:r>
      <w:bookmarkEnd w:id="711"/>
      <w:r w:rsidRPr="00963971">
        <w:rPr>
          <w:rFonts w:hint="eastAsia"/>
        </w:rPr>
        <w:t xml:space="preserve"> CBI variant report</w:t>
      </w:r>
      <w:bookmarkEnd w:id="712"/>
      <w:bookmarkEnd w:id="713"/>
      <w:bookmarkEnd w:id="714"/>
      <w:bookmarkEnd w:id="715"/>
      <w:bookmarkEnd w:id="716"/>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2509"/>
        <w:gridCol w:w="6777"/>
      </w:tblGrid>
      <w:tr w:rsidRPr="001B3DC6" w:rsidR="001B430F" w:rsidTr="00547CE9">
        <w:trPr>
          <w:jc w:val="center"/>
        </w:trPr>
        <w:tc>
          <w:tcPr>
            <w:tcW w:w="1351" w:type="pct"/>
            <w:tcBorders>
              <w:top w:val="single" w:color="auto" w:sz="12" w:space="0"/>
              <w:left w:val="nil"/>
              <w:bottom w:val="single" w:color="auto" w:sz="12" w:space="0"/>
              <w:right w:val="nil"/>
            </w:tcBorders>
            <w:shd w:val="clear" w:color="auto" w:fill="E0E0E0"/>
            <w:vAlign w:val="center"/>
          </w:tcPr>
          <w:p w:rsidRPr="002A705C" w:rsidR="001B430F" w:rsidP="00FA0FBB" w:rsidRDefault="001B430F">
            <w:pPr>
              <w:pStyle w:val="af6"/>
            </w:pPr>
            <w:r w:rsidRPr="002A705C">
              <w:rPr>
                <w:rFonts w:hint="eastAsia"/>
              </w:rPr>
              <w:t>ID</w:t>
            </w:r>
          </w:p>
        </w:tc>
        <w:tc>
          <w:tcPr>
            <w:tcW w:w="3649" w:type="pct"/>
            <w:tcBorders>
              <w:top w:val="single" w:color="auto" w:sz="12" w:space="0"/>
              <w:left w:val="nil"/>
              <w:bottom w:val="single" w:color="auto" w:sz="12" w:space="0"/>
              <w:right w:val="nil"/>
            </w:tcBorders>
            <w:shd w:val="clear" w:color="auto" w:fill="E0E0E0"/>
            <w:vAlign w:val="center"/>
          </w:tcPr>
          <w:p w:rsidRPr="002A705C" w:rsidR="001B430F" w:rsidP="00FA0FBB" w:rsidRDefault="001B430F">
            <w:pPr>
              <w:pStyle w:val="af6"/>
            </w:pPr>
            <w:r w:rsidRPr="002A705C">
              <w:rPr>
                <w:rFonts w:hint="eastAsia"/>
              </w:rPr>
              <w:t>Description</w:t>
            </w:r>
          </w:p>
        </w:tc>
      </w:tr>
      <w:tr w:rsidRPr="001B3DC6" w:rsidR="001B430F" w:rsidTr="00547CE9">
        <w:trPr>
          <w:jc w:val="center"/>
        </w:trPr>
        <w:tc>
          <w:tcPr>
            <w:tcW w:w="1351" w:type="pct"/>
            <w:tcBorders>
              <w:top w:val="single" w:color="auto" w:sz="4" w:space="0"/>
              <w:left w:val="nil"/>
              <w:bottom w:val="single" w:color="auto" w:sz="4" w:space="0"/>
              <w:right w:val="nil"/>
            </w:tcBorders>
          </w:tcPr>
          <w:p w:rsidRPr="0029173D" w:rsidR="001B430F" w:rsidP="00591D6B" w:rsidRDefault="00E76CD3">
            <w:pPr>
              <w:pStyle w:val="AltB0"/>
            </w:pPr>
            <w:r w:rsidRPr="0029173D">
              <w:rPr>
                <w:rFonts w:hint="eastAsia"/>
              </w:rPr>
              <w:t>M</w:t>
            </w:r>
            <w:r w:rsidRPr="0029173D" w:rsidR="001B430F">
              <w:rPr>
                <w:rFonts w:hint="eastAsia"/>
              </w:rPr>
              <w:t>essage</w:t>
            </w:r>
            <w:r w:rsidRPr="0029173D" w:rsidR="00354F88">
              <w:rPr>
                <w:rFonts w:hint="eastAsia"/>
              </w:rPr>
              <w:t>L</w:t>
            </w:r>
            <w:r w:rsidRPr="0029173D" w:rsidR="001B430F">
              <w:rPr>
                <w:rFonts w:hint="eastAsia"/>
              </w:rPr>
              <w:t>ength</w:t>
            </w:r>
          </w:p>
        </w:tc>
        <w:tc>
          <w:tcPr>
            <w:tcW w:w="3649" w:type="pct"/>
            <w:tcBorders>
              <w:left w:val="nil"/>
              <w:right w:val="nil"/>
            </w:tcBorders>
          </w:tcPr>
          <w:p w:rsidRPr="002A705C" w:rsidR="001B430F" w:rsidP="00591D6B" w:rsidRDefault="001B430F">
            <w:pPr>
              <w:pStyle w:val="AltB0"/>
            </w:pPr>
            <w:r>
              <w:rPr>
                <w:rFonts w:hint="eastAsia"/>
              </w:rPr>
              <w:t>消息长度</w:t>
            </w:r>
            <w:r>
              <w:rPr>
                <w:rFonts w:hint="eastAsia"/>
              </w:rPr>
              <w:t>(15...78)</w:t>
            </w:r>
            <w:r>
              <w:rPr>
                <w:rFonts w:hint="eastAsia"/>
              </w:rPr>
              <w:t>，取决于变量个数</w:t>
            </w:r>
          </w:p>
        </w:tc>
      </w:tr>
      <w:tr w:rsidRPr="001B3DC6" w:rsidR="001B430F" w:rsidTr="00547CE9">
        <w:trPr>
          <w:jc w:val="center"/>
        </w:trPr>
        <w:tc>
          <w:tcPr>
            <w:tcW w:w="1351" w:type="pct"/>
            <w:tcBorders>
              <w:top w:val="single" w:color="auto" w:sz="4" w:space="0"/>
              <w:left w:val="nil"/>
              <w:bottom w:val="single" w:color="auto" w:sz="4" w:space="0"/>
              <w:right w:val="nil"/>
            </w:tcBorders>
          </w:tcPr>
          <w:p w:rsidRPr="0029173D" w:rsidR="001B430F" w:rsidP="00591D6B" w:rsidRDefault="00E76CD3">
            <w:pPr>
              <w:pStyle w:val="AltB0"/>
            </w:pPr>
            <w:r w:rsidRPr="0029173D">
              <w:rPr>
                <w:rFonts w:hint="eastAsia"/>
              </w:rPr>
              <w:t>N</w:t>
            </w:r>
            <w:r w:rsidRPr="0029173D" w:rsidR="001B430F">
              <w:rPr>
                <w:rFonts w:hint="eastAsia"/>
              </w:rPr>
              <w:t>umber</w:t>
            </w:r>
            <w:r w:rsidRPr="0029173D" w:rsidR="00354F88">
              <w:rPr>
                <w:rFonts w:hint="eastAsia"/>
              </w:rPr>
              <w:t>O</w:t>
            </w:r>
            <w:r w:rsidRPr="0029173D" w:rsidR="001B430F">
              <w:rPr>
                <w:rFonts w:hint="eastAsia"/>
              </w:rPr>
              <w:t>f</w:t>
            </w:r>
            <w:r w:rsidRPr="0029173D" w:rsidR="00354F88">
              <w:rPr>
                <w:rFonts w:hint="eastAsia"/>
              </w:rPr>
              <w:t>V</w:t>
            </w:r>
            <w:r w:rsidRPr="0029173D" w:rsidR="001B430F">
              <w:rPr>
                <w:rFonts w:hint="eastAsia"/>
              </w:rPr>
              <w:t>ariants</w:t>
            </w:r>
          </w:p>
        </w:tc>
        <w:tc>
          <w:tcPr>
            <w:tcW w:w="3649" w:type="pct"/>
            <w:tcBorders>
              <w:left w:val="nil"/>
              <w:right w:val="nil"/>
            </w:tcBorders>
          </w:tcPr>
          <w:p w:rsidRPr="002A705C" w:rsidR="001B430F" w:rsidP="00591D6B" w:rsidRDefault="001B430F">
            <w:pPr>
              <w:pStyle w:val="AltB0"/>
            </w:pPr>
            <w:r>
              <w:rPr>
                <w:rFonts w:hint="eastAsia"/>
              </w:rPr>
              <w:t>所含变量个数（</w:t>
            </w:r>
            <w:r>
              <w:rPr>
                <w:rFonts w:hint="eastAsia"/>
              </w:rPr>
              <w:t>1...512</w:t>
            </w:r>
            <w:r>
              <w:rPr>
                <w:rFonts w:hint="eastAsia"/>
              </w:rPr>
              <w:t>）</w:t>
            </w:r>
          </w:p>
        </w:tc>
      </w:tr>
      <w:tr w:rsidRPr="001B3DC6" w:rsidR="001B430F" w:rsidTr="00547CE9">
        <w:trPr>
          <w:jc w:val="center"/>
        </w:trPr>
        <w:tc>
          <w:tcPr>
            <w:tcW w:w="1351" w:type="pct"/>
            <w:tcBorders>
              <w:top w:val="single" w:color="auto" w:sz="4" w:space="0"/>
              <w:left w:val="nil"/>
              <w:bottom w:val="single" w:color="auto" w:sz="4" w:space="0"/>
              <w:right w:val="nil"/>
            </w:tcBorders>
          </w:tcPr>
          <w:p w:rsidRPr="0029173D" w:rsidR="001B430F" w:rsidP="00591D6B" w:rsidRDefault="00E76CD3">
            <w:pPr>
              <w:pStyle w:val="AltB0"/>
            </w:pPr>
            <w:r w:rsidRPr="0029173D">
              <w:rPr>
                <w:rFonts w:hint="eastAsia"/>
              </w:rPr>
              <w:t>B</w:t>
            </w:r>
            <w:r w:rsidRPr="0029173D" w:rsidR="001B430F">
              <w:rPr>
                <w:rFonts w:hint="eastAsia"/>
              </w:rPr>
              <w:t>yte</w:t>
            </w:r>
            <w:r w:rsidRPr="0029173D" w:rsidR="00354F88">
              <w:rPr>
                <w:rFonts w:hint="eastAsia"/>
              </w:rPr>
              <w:t>V</w:t>
            </w:r>
            <w:r w:rsidRPr="0029173D" w:rsidR="001B430F">
              <w:rPr>
                <w:rFonts w:hint="eastAsia"/>
              </w:rPr>
              <w:t>ariant[num</w:t>
            </w:r>
            <w:r w:rsidRPr="0029173D" w:rsidR="00354F88">
              <w:rPr>
                <w:rFonts w:hint="eastAsia"/>
              </w:rPr>
              <w:t>B</w:t>
            </w:r>
            <w:r w:rsidRPr="0029173D" w:rsidR="001B430F">
              <w:rPr>
                <w:rFonts w:hint="eastAsia"/>
              </w:rPr>
              <w:t>yte</w:t>
            </w:r>
            <w:r w:rsidRPr="0029173D" w:rsidR="00354F88">
              <w:rPr>
                <w:rFonts w:hint="eastAsia"/>
              </w:rPr>
              <w:t>V</w:t>
            </w:r>
            <w:r w:rsidRPr="0029173D" w:rsidR="001B430F">
              <w:rPr>
                <w:rFonts w:hint="eastAsia"/>
              </w:rPr>
              <w:t>ar]</w:t>
            </w:r>
          </w:p>
        </w:tc>
        <w:tc>
          <w:tcPr>
            <w:tcW w:w="3649" w:type="pct"/>
            <w:tcBorders>
              <w:left w:val="nil"/>
              <w:right w:val="nil"/>
            </w:tcBorders>
          </w:tcPr>
          <w:p w:rsidRPr="002A705C" w:rsidR="001B430F" w:rsidP="00591D6B" w:rsidRDefault="001B430F">
            <w:pPr>
              <w:pStyle w:val="AltB0"/>
            </w:pPr>
            <w:r>
              <w:rPr>
                <w:rFonts w:hint="eastAsia"/>
              </w:rPr>
              <w:t>以字节</w:t>
            </w:r>
            <w:r w:rsidRPr="002A705C">
              <w:rPr>
                <w:rFonts w:hint="eastAsia"/>
              </w:rPr>
              <w:t>表示的</w:t>
            </w:r>
            <w:r w:rsidRPr="002A705C">
              <w:rPr>
                <w:rFonts w:hint="eastAsia"/>
              </w:rPr>
              <w:t>CC</w:t>
            </w:r>
            <w:r w:rsidRPr="002A705C">
              <w:rPr>
                <w:rFonts w:hint="eastAsia"/>
              </w:rPr>
              <w:t>变量</w:t>
            </w:r>
            <w:r>
              <w:rPr>
                <w:rFonts w:hint="eastAsia"/>
              </w:rPr>
              <w:t>，每个字节最多表示</w:t>
            </w:r>
            <w:r>
              <w:rPr>
                <w:rFonts w:hint="eastAsia"/>
              </w:rPr>
              <w:t>8</w:t>
            </w:r>
            <w:r>
              <w:rPr>
                <w:rFonts w:hint="eastAsia"/>
              </w:rPr>
              <w:t>个比特变量，字节范围（</w:t>
            </w:r>
            <w:r>
              <w:rPr>
                <w:rFonts w:hint="eastAsia"/>
              </w:rPr>
              <w:t>1</w:t>
            </w:r>
            <w:r>
              <w:t>…</w:t>
            </w:r>
            <w:r>
              <w:rPr>
                <w:rFonts w:hint="eastAsia"/>
              </w:rPr>
              <w:t>64</w:t>
            </w:r>
            <w:r>
              <w:rPr>
                <w:rFonts w:hint="eastAsia"/>
              </w:rPr>
              <w:t>）</w:t>
            </w:r>
          </w:p>
        </w:tc>
      </w:tr>
      <w:tr w:rsidRPr="001B3DC6" w:rsidR="001B430F" w:rsidTr="00547CE9">
        <w:trPr>
          <w:jc w:val="center"/>
        </w:trPr>
        <w:tc>
          <w:tcPr>
            <w:tcW w:w="1351" w:type="pct"/>
            <w:tcBorders>
              <w:top w:val="single" w:color="auto" w:sz="4" w:space="0"/>
              <w:left w:val="nil"/>
              <w:bottom w:val="single" w:color="auto" w:sz="4" w:space="0"/>
              <w:right w:val="nil"/>
            </w:tcBorders>
          </w:tcPr>
          <w:p w:rsidRPr="0029173D" w:rsidR="001B430F" w:rsidP="00591D6B" w:rsidRDefault="00E76CD3">
            <w:pPr>
              <w:pStyle w:val="AltB0"/>
            </w:pPr>
            <w:r w:rsidRPr="0029173D">
              <w:rPr>
                <w:rFonts w:hint="eastAsia"/>
              </w:rPr>
              <w:t>C</w:t>
            </w:r>
            <w:r w:rsidRPr="0029173D" w:rsidR="001B430F">
              <w:rPr>
                <w:rFonts w:hint="eastAsia"/>
              </w:rPr>
              <w:t>c</w:t>
            </w:r>
            <w:r w:rsidRPr="0029173D" w:rsidR="00354F88">
              <w:rPr>
                <w:rFonts w:hint="eastAsia"/>
              </w:rPr>
              <w:t>L</w:t>
            </w:r>
            <w:r w:rsidRPr="0029173D" w:rsidR="001B430F">
              <w:rPr>
                <w:rFonts w:hint="eastAsia"/>
              </w:rPr>
              <w:t>oop</w:t>
            </w:r>
            <w:r w:rsidRPr="0029173D" w:rsidR="00354F88">
              <w:rPr>
                <w:rFonts w:hint="eastAsia"/>
              </w:rPr>
              <w:t>H</w:t>
            </w:r>
            <w:r w:rsidRPr="0029173D" w:rsidR="001B430F">
              <w:rPr>
                <w:rFonts w:hint="eastAsia"/>
              </w:rPr>
              <w:t>our</w:t>
            </w:r>
          </w:p>
        </w:tc>
        <w:tc>
          <w:tcPr>
            <w:tcW w:w="3649" w:type="pct"/>
            <w:tcBorders>
              <w:left w:val="nil"/>
              <w:right w:val="nil"/>
            </w:tcBorders>
          </w:tcPr>
          <w:p w:rsidRPr="002A705C" w:rsidR="001B430F" w:rsidP="00591D6B" w:rsidRDefault="001B430F">
            <w:pPr>
              <w:pStyle w:val="AltB0"/>
            </w:pPr>
            <w:r>
              <w:rPr>
                <w:rFonts w:hint="eastAsia"/>
              </w:rPr>
              <w:t>返回</w:t>
            </w:r>
            <w:r>
              <w:rPr>
                <w:rFonts w:hint="eastAsia"/>
              </w:rPr>
              <w:t>"CBI variant request"</w:t>
            </w:r>
            <w:r>
              <w:rPr>
                <w:rFonts w:hint="eastAsia"/>
              </w:rPr>
              <w:t>中的</w:t>
            </w:r>
            <w:r>
              <w:rPr>
                <w:rFonts w:hint="eastAsia"/>
              </w:rPr>
              <w:t>CC</w:t>
            </w:r>
            <w:r>
              <w:rPr>
                <w:rFonts w:hint="eastAsia"/>
              </w:rPr>
              <w:t>时间</w:t>
            </w:r>
          </w:p>
        </w:tc>
      </w:tr>
      <w:tr w:rsidRPr="001B3DC6" w:rsidR="001B430F" w:rsidTr="00547CE9">
        <w:trPr>
          <w:jc w:val="center"/>
        </w:trPr>
        <w:tc>
          <w:tcPr>
            <w:tcW w:w="1351" w:type="pct"/>
            <w:tcBorders>
              <w:top w:val="single" w:color="auto" w:sz="4" w:space="0"/>
              <w:left w:val="nil"/>
              <w:bottom w:val="single" w:color="auto" w:sz="4" w:space="0"/>
              <w:right w:val="nil"/>
            </w:tcBorders>
          </w:tcPr>
          <w:p w:rsidRPr="0029173D" w:rsidR="001B430F" w:rsidP="00591D6B" w:rsidRDefault="00E76CD3">
            <w:pPr>
              <w:pStyle w:val="AltB0"/>
            </w:pPr>
            <w:r w:rsidRPr="0029173D">
              <w:rPr>
                <w:rFonts w:hint="eastAsia"/>
              </w:rPr>
              <w:t>V</w:t>
            </w:r>
            <w:r w:rsidRPr="0029173D" w:rsidR="001B430F">
              <w:rPr>
                <w:rFonts w:hint="eastAsia"/>
              </w:rPr>
              <w:t>ital</w:t>
            </w:r>
            <w:r w:rsidRPr="0029173D" w:rsidR="00354F88">
              <w:rPr>
                <w:rFonts w:hint="eastAsia"/>
              </w:rPr>
              <w:t>C</w:t>
            </w:r>
            <w:r w:rsidRPr="0029173D" w:rsidR="001B430F">
              <w:rPr>
                <w:rFonts w:hint="eastAsia"/>
              </w:rPr>
              <w:t>hecksum_1</w:t>
            </w:r>
          </w:p>
        </w:tc>
        <w:tc>
          <w:tcPr>
            <w:tcW w:w="3649" w:type="pct"/>
            <w:tcBorders>
              <w:left w:val="nil"/>
              <w:right w:val="nil"/>
            </w:tcBorders>
          </w:tcPr>
          <w:p w:rsidRPr="002A705C" w:rsidR="001B430F" w:rsidP="00591D6B" w:rsidRDefault="00016A42">
            <w:pPr>
              <w:pStyle w:val="AltB0"/>
            </w:pPr>
            <w:r>
              <w:rPr>
                <w:rFonts w:hint="eastAsia"/>
              </w:rPr>
              <w:t xml:space="preserve">SACEM vital checksum </w:t>
            </w:r>
            <w:r w:rsidRPr="004C318A" w:rsidR="001B430F">
              <w:rPr>
                <w:rFonts w:hint="eastAsia"/>
              </w:rPr>
              <w:t>1</w:t>
            </w:r>
          </w:p>
        </w:tc>
      </w:tr>
      <w:tr w:rsidRPr="001B3DC6" w:rsidR="001B430F" w:rsidTr="00547CE9">
        <w:trPr>
          <w:jc w:val="center"/>
        </w:trPr>
        <w:tc>
          <w:tcPr>
            <w:tcW w:w="1351" w:type="pct"/>
            <w:tcBorders>
              <w:top w:val="single" w:color="auto" w:sz="4" w:space="0"/>
              <w:left w:val="nil"/>
              <w:bottom w:val="single" w:color="auto" w:sz="12" w:space="0"/>
              <w:right w:val="nil"/>
            </w:tcBorders>
          </w:tcPr>
          <w:p w:rsidRPr="0029173D" w:rsidR="001B430F" w:rsidP="00591D6B" w:rsidRDefault="00E76CD3">
            <w:pPr>
              <w:pStyle w:val="AltB0"/>
            </w:pPr>
            <w:r w:rsidRPr="0029173D">
              <w:rPr>
                <w:rFonts w:hint="eastAsia"/>
              </w:rPr>
              <w:t>V</w:t>
            </w:r>
            <w:r w:rsidRPr="0029173D" w:rsidR="001B430F">
              <w:rPr>
                <w:rFonts w:hint="eastAsia"/>
              </w:rPr>
              <w:t>ital</w:t>
            </w:r>
            <w:r w:rsidRPr="0029173D" w:rsidR="00354F88">
              <w:rPr>
                <w:rFonts w:hint="eastAsia"/>
              </w:rPr>
              <w:t>C</w:t>
            </w:r>
            <w:r w:rsidRPr="0029173D" w:rsidR="001B430F">
              <w:rPr>
                <w:rFonts w:hint="eastAsia"/>
              </w:rPr>
              <w:t>hecksum_2</w:t>
            </w:r>
          </w:p>
        </w:tc>
        <w:tc>
          <w:tcPr>
            <w:tcW w:w="3649" w:type="pct"/>
            <w:tcBorders>
              <w:left w:val="nil"/>
              <w:bottom w:val="single" w:color="auto" w:sz="12" w:space="0"/>
              <w:right w:val="nil"/>
            </w:tcBorders>
          </w:tcPr>
          <w:p w:rsidRPr="002A705C" w:rsidR="001B430F" w:rsidP="00591D6B" w:rsidRDefault="00016A42">
            <w:pPr>
              <w:pStyle w:val="AltB0"/>
            </w:pPr>
            <w:r>
              <w:rPr>
                <w:rFonts w:hint="eastAsia"/>
              </w:rPr>
              <w:t xml:space="preserve">SACEM vital checksum </w:t>
            </w:r>
            <w:r w:rsidR="001B430F">
              <w:rPr>
                <w:rFonts w:hint="eastAsia"/>
              </w:rPr>
              <w:t>2</w:t>
            </w:r>
          </w:p>
        </w:tc>
      </w:tr>
    </w:tbl>
    <w:p w:rsidR="00D1641D" w:rsidP="00D1641D" w:rsidRDefault="00D1641D">
      <w:pPr>
        <w:tabs>
          <w:tab w:val="left" w:pos="1050"/>
        </w:tabs>
      </w:pPr>
    </w:p>
    <w:p w:rsidR="00D1641D" w:rsidP="00C93484" w:rsidRDefault="00D1641D">
      <w:pPr>
        <w:pStyle w:val="Reqtify"/>
      </w:pPr>
    </w:p>
    <w:p w:rsidRPr="00507346" w:rsidR="00507346" w:rsidP="0012674A" w:rsidRDefault="003978E7">
      <w:pPr>
        <w:pStyle w:val="4"/>
      </w:pPr>
      <w:bookmarkStart w:name="_Toc338229118" w:id="717"/>
      <w:r>
        <w:rPr>
          <w:rFonts w:hint="eastAsia"/>
        </w:rPr>
        <w:t>CI-&gt;</w:t>
      </w:r>
      <w:r w:rsidR="001A710A">
        <w:rPr>
          <w:rFonts w:hint="eastAsia"/>
        </w:rPr>
        <w:t>ATP</w:t>
      </w:r>
      <w:r>
        <w:rPr>
          <w:rFonts w:hint="eastAsia"/>
        </w:rPr>
        <w:t>: CC</w:t>
      </w:r>
      <w:r w:rsidR="00507346">
        <w:t xml:space="preserve"> </w:t>
      </w:r>
      <w:r>
        <w:rPr>
          <w:rFonts w:hint="eastAsia"/>
        </w:rPr>
        <w:t>variant request</w:t>
      </w:r>
      <w:bookmarkEnd w:id="717"/>
    </w:p>
    <w:p w:rsidR="001A710A" w:rsidP="00C93484" w:rsidRDefault="001A710A">
      <w:pPr>
        <w:pStyle w:val="Reqtify"/>
      </w:pPr>
    </w:p>
    <w:p w:rsidR="001A710A" w:rsidP="00C93484" w:rsidRDefault="001A710A">
      <w:pPr>
        <w:pStyle w:val="Reqtify"/>
      </w:pPr>
      <w:r>
        <w:rPr>
          <w:rFonts w:hint="eastAsia"/>
        </w:rPr>
        <w:t>CI</w:t>
      </w:r>
      <w:r>
        <w:rPr>
          <w:rFonts w:hint="eastAsia"/>
        </w:rPr>
        <w:t>向</w:t>
      </w:r>
      <w:r>
        <w:rPr>
          <w:rFonts w:hint="eastAsia"/>
        </w:rPr>
        <w:t>CC</w:t>
      </w:r>
      <w:r>
        <w:rPr>
          <w:rFonts w:hint="eastAsia"/>
        </w:rPr>
        <w:t>发送</w:t>
      </w:r>
      <w:hyperlink w:history="1" w:anchor="CBIVariantReport">
        <w:r w:rsidRPr="0029173D">
          <w:rPr>
            <w:rStyle w:val="ac"/>
            <w:rFonts w:hint="eastAsia"/>
          </w:rPr>
          <w:t>CBI</w:t>
        </w:r>
        <w:r w:rsidRPr="0029173D" w:rsidR="00354F88">
          <w:rPr>
            <w:rStyle w:val="ac"/>
            <w:rFonts w:hint="eastAsia"/>
          </w:rPr>
          <w:t>V</w:t>
        </w:r>
        <w:r w:rsidRPr="0029173D">
          <w:rPr>
            <w:rStyle w:val="ac"/>
            <w:rFonts w:hint="eastAsia"/>
          </w:rPr>
          <w:t>ariant</w:t>
        </w:r>
        <w:r w:rsidRPr="0029173D" w:rsidR="00354F88">
          <w:rPr>
            <w:rStyle w:val="ac"/>
            <w:rFonts w:hint="eastAsia"/>
          </w:rPr>
          <w:t>R</w:t>
        </w:r>
        <w:r w:rsidRPr="0029173D">
          <w:rPr>
            <w:rStyle w:val="ac"/>
            <w:rFonts w:hint="eastAsia"/>
          </w:rPr>
          <w:t>eport</w:t>
        </w:r>
      </w:hyperlink>
      <w:r w:rsidRPr="00963971">
        <w:rPr>
          <w:rFonts w:hint="eastAsia"/>
        </w:rPr>
        <w:t>消息</w:t>
      </w:r>
      <w:r>
        <w:rPr>
          <w:rFonts w:hint="eastAsia"/>
        </w:rPr>
        <w:t>同时，也向</w:t>
      </w:r>
      <w:r>
        <w:rPr>
          <w:rFonts w:hint="eastAsia"/>
        </w:rPr>
        <w:t>CC</w:t>
      </w:r>
      <w:r>
        <w:rPr>
          <w:rFonts w:hint="eastAsia"/>
        </w:rPr>
        <w:t>发送</w:t>
      </w:r>
      <w:r>
        <w:rPr>
          <w:rFonts w:hint="eastAsia"/>
        </w:rPr>
        <w:t>CC</w:t>
      </w:r>
      <w:r w:rsidR="00354F88">
        <w:rPr>
          <w:rFonts w:hint="eastAsia"/>
        </w:rPr>
        <w:t>V</w:t>
      </w:r>
      <w:r>
        <w:rPr>
          <w:rFonts w:hint="eastAsia"/>
        </w:rPr>
        <w:t>ariant</w:t>
      </w:r>
      <w:r w:rsidR="00354F88">
        <w:rPr>
          <w:rFonts w:hint="eastAsia"/>
        </w:rPr>
        <w:t>R</w:t>
      </w:r>
      <w:r>
        <w:rPr>
          <w:rFonts w:hint="eastAsia"/>
        </w:rPr>
        <w:t>equest</w:t>
      </w:r>
      <w:r>
        <w:rPr>
          <w:rFonts w:hint="eastAsia"/>
        </w:rPr>
        <w:t>消息</w:t>
      </w:r>
    </w:p>
    <w:p w:rsidR="003978E7" w:rsidP="00C93484" w:rsidRDefault="003978E7">
      <w:pPr>
        <w:pStyle w:val="Reqtify"/>
      </w:pPr>
    </w:p>
    <w:p w:rsidR="007F543F" w:rsidP="007F543F" w:rsidRDefault="007F543F">
      <w:pPr>
        <w:pStyle w:val="ReqtifyAltR"/>
      </w:pPr>
      <w:r w:rsidRPr="00D1641D">
        <w:t>[</w:t>
      </w:r>
      <w:r w:rsidR="0052393A">
        <w:t>iTC</w:t>
      </w:r>
      <w:r w:rsidRPr="00D1641D">
        <w:t>_CC_ATP-SwRS-06</w:t>
      </w:r>
      <w:r w:rsidR="00655979">
        <w:rPr>
          <w:rFonts w:hint="eastAsia"/>
        </w:rPr>
        <w:t>10</w:t>
      </w:r>
      <w:r w:rsidRPr="00D1641D">
        <w:t>]</w:t>
      </w:r>
    </w:p>
    <w:p w:rsidR="007F543F" w:rsidP="00C93484" w:rsidRDefault="00C02146">
      <w:pPr>
        <w:pStyle w:val="Reqtify"/>
      </w:pPr>
      <w:bookmarkStart w:name="CCvariantRequest" w:id="718"/>
      <w:r w:rsidRPr="0029173D">
        <w:rPr>
          <w:rStyle w:val="aff2"/>
          <w:bCs w:val="0"/>
          <w:iCs w:val="0"/>
        </w:rPr>
        <w:t>CCvariantRequest</w:t>
      </w:r>
      <w:bookmarkEnd w:id="718"/>
      <w:r w:rsidR="007F543F">
        <w:rPr>
          <w:rFonts w:hint="eastAsia"/>
        </w:rPr>
        <w:t>，</w:t>
      </w:r>
      <w:r w:rsidRPr="00EF3968" w:rsidR="007F543F">
        <w:rPr>
          <w:rFonts w:hint="eastAsia"/>
        </w:rPr>
        <w:t>根据</w:t>
      </w:r>
      <w:r w:rsidRPr="00EF3968" w:rsidR="007F543F">
        <w:rPr>
          <w:rFonts w:hint="eastAsia"/>
        </w:rPr>
        <w:t>CC-CI</w:t>
      </w:r>
      <w:r w:rsidRPr="00EF3968" w:rsidR="007F543F">
        <w:rPr>
          <w:rFonts w:hint="eastAsia"/>
        </w:rPr>
        <w:t>接口文档定义，</w:t>
      </w:r>
      <w:r w:rsidRPr="00D1641D" w:rsidR="007F543F">
        <w:rPr>
          <w:rFonts w:hint="eastAsia"/>
        </w:rPr>
        <w:t>ATP</w:t>
      </w:r>
      <w:r w:rsidRPr="00D1641D" w:rsidR="007F543F">
        <w:rPr>
          <w:rFonts w:hint="eastAsia"/>
        </w:rPr>
        <w:t>应每周期</w:t>
      </w:r>
      <w:r w:rsidR="007F543F">
        <w:rPr>
          <w:rFonts w:hint="eastAsia"/>
        </w:rPr>
        <w:t>检查是否有来自</w:t>
      </w:r>
      <w:r w:rsidR="007F543F">
        <w:rPr>
          <w:rFonts w:hint="eastAsia"/>
        </w:rPr>
        <w:t>CCNV</w:t>
      </w:r>
      <w:r w:rsidR="007F543F">
        <w:rPr>
          <w:rFonts w:hint="eastAsia"/>
        </w:rPr>
        <w:t>转发的</w:t>
      </w:r>
      <w:r w:rsidR="007F543F">
        <w:rPr>
          <w:rFonts w:hint="eastAsia"/>
        </w:rPr>
        <w:t>CC</w:t>
      </w:r>
      <w:r w:rsidR="007F543F">
        <w:rPr>
          <w:rFonts w:hint="eastAsia"/>
        </w:rPr>
        <w:t>变量请求报文，</w:t>
      </w:r>
      <w:r w:rsidRPr="00EF3968" w:rsidR="007F543F">
        <w:rPr>
          <w:rFonts w:hint="eastAsia"/>
        </w:rPr>
        <w:t>其内容</w:t>
      </w:r>
      <w:r w:rsidR="007F543F">
        <w:rPr>
          <w:rFonts w:hint="eastAsia"/>
        </w:rPr>
        <w:t>如</w:t>
      </w:r>
      <w:r w:rsidR="007F543F">
        <w:fldChar w:fldCharType="begin"/>
      </w:r>
      <w:r w:rsidR="007F543F">
        <w:instrText xml:space="preserve"> </w:instrText>
      </w:r>
      <w:r w:rsidR="007F543F">
        <w:rPr>
          <w:rFonts w:hint="eastAsia"/>
        </w:rPr>
        <w:instrText>REF _Ref344111106 \h</w:instrText>
      </w:r>
      <w:r w:rsidR="007F543F">
        <w:instrText xml:space="preserve"> </w:instrText>
      </w:r>
      <w:r w:rsidR="007F543F">
        <w:fldChar w:fldCharType="separate"/>
      </w:r>
      <w:r w:rsidRPr="00963971" w:rsidR="00DE178B">
        <w:t xml:space="preserve">Table </w:t>
      </w:r>
      <w:r w:rsidR="00DE178B">
        <w:rPr>
          <w:noProof/>
        </w:rPr>
        <w:t>4</w:t>
      </w:r>
      <w:r w:rsidR="00DE178B">
        <w:noBreakHyphen/>
      </w:r>
      <w:r w:rsidR="00DE178B">
        <w:rPr>
          <w:noProof/>
        </w:rPr>
        <w:t>22</w:t>
      </w:r>
      <w:r w:rsidR="007F543F">
        <w:fldChar w:fldCharType="end"/>
      </w:r>
      <w:r w:rsidR="007F543F">
        <w:rPr>
          <w:rFonts w:hint="eastAsia"/>
        </w:rPr>
        <w:t>所示</w:t>
      </w:r>
      <w:r w:rsidRPr="00EF3968" w:rsidR="007F543F">
        <w:rPr>
          <w:rFonts w:hint="eastAsia"/>
        </w:rPr>
        <w:t>。</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719"/>
        </w:rPr>
      </w:pPr>
      <w:del w:author="常鸣" w:date="2014-07-03T14:27:00Z" w:id="720">
        <w:r w:rsidRPr="00645181" w:rsidDel="009328EA">
          <w:delText>#</w:delText>
        </w:r>
        <w:r w:rsidDel="009328EA">
          <w:rPr>
            <w:rFonts w:hint="eastAsia"/>
          </w:rPr>
          <w:delText>S</w:delText>
        </w:r>
      </w:del>
      <w:ins w:author="常鸣" w:date="2014-07-03T14:27:00Z" w:id="721">
        <w:r w:rsidR="009328EA">
          <w:t>#Allocation=ATP Software</w:t>
        </w:r>
      </w:ins>
    </w:p>
    <w:p w:rsidR="00D66ECA" w:rsidP="00D66ECA" w:rsidRDefault="009328EA">
      <w:pPr>
        <w:pStyle w:val="ReqtifyAltQ"/>
      </w:pPr>
      <w:ins w:author="常鸣" w:date="2014-07-03T14:27:00Z" w:id="722">
        <w:r>
          <w:t>#S</w:t>
        </w:r>
      </w:ins>
      <w:r w:rsidR="00D66ECA">
        <w:rPr>
          <w:rFonts w:hint="eastAsia"/>
        </w:rPr>
        <w:t>ource</w:t>
      </w:r>
      <w:r w:rsidRPr="00645181" w:rsidR="00D66ECA">
        <w:t>=</w:t>
      </w:r>
      <w:r w:rsidRPr="00340A21" w:rsidR="00B476ED">
        <w:t>[</w:t>
      </w:r>
      <w:r w:rsidR="00B476ED">
        <w:t>iTC_CC-Sy</w:t>
      </w:r>
      <w:r w:rsidR="00B476ED">
        <w:rPr>
          <w:rFonts w:hint="eastAsia"/>
        </w:rPr>
        <w:t>AD</w:t>
      </w:r>
      <w:r w:rsidRPr="00340A21" w:rsidR="00B476ED">
        <w:t>-</w:t>
      </w:r>
      <w:r w:rsidR="00B476ED">
        <w:rPr>
          <w:rFonts w:hint="eastAsia"/>
        </w:rPr>
        <w:t>1193</w:t>
      </w:r>
      <w:r w:rsidRPr="00340A21" w:rsidR="00B476ED">
        <w:t>]</w:t>
      </w:r>
      <w:r w:rsidR="0081001C">
        <w:rPr>
          <w:rFonts w:hint="eastAsia"/>
        </w:rPr>
        <w:t>,</w:t>
      </w:r>
      <w:r w:rsidRPr="006347EB" w:rsidR="006347EB">
        <w:rPr>
          <w:rFonts w:hint="eastAsia"/>
        </w:rPr>
        <w:t xml:space="preserve"> </w:t>
      </w:r>
      <w:r w:rsidRPr="006A5251" w:rsidR="006347EB">
        <w:rPr>
          <w:rFonts w:hint="eastAsia"/>
        </w:rPr>
        <w:t>[</w:t>
      </w:r>
      <w:r w:rsidR="006347EB">
        <w:t>iTC_CC_ATP_SwHA-0</w:t>
      </w:r>
      <w:r w:rsidR="006347EB">
        <w:rPr>
          <w:rFonts w:hint="eastAsia"/>
        </w:rPr>
        <w:t>234</w:t>
      </w:r>
      <w:r w:rsidRPr="006A5251" w:rsidR="006347EB">
        <w:rPr>
          <w:rFonts w:hint="eastAsia"/>
        </w:rPr>
        <w:t>]</w:t>
      </w:r>
      <w:r w:rsidR="006347EB">
        <w:rPr>
          <w:rFonts w:hint="eastAsia"/>
        </w:rPr>
        <w:t>,</w:t>
      </w:r>
      <w:r w:rsidRPr="0081001C" w:rsidR="0081001C">
        <w:t xml:space="preserve"> </w:t>
      </w:r>
      <w:r w:rsidRPr="00AD1CEA" w:rsidR="0081001C">
        <w:t>[iTC_CC_VLE-2-DVCOM-2-SyID-00</w:t>
      </w:r>
      <w:r w:rsidR="0081001C">
        <w:rPr>
          <w:rFonts w:hint="eastAsia"/>
        </w:rPr>
        <w:t>80</w:t>
      </w:r>
      <w:r w:rsidRPr="00AD1CEA" w:rsidR="0081001C">
        <w:t>]</w:t>
      </w:r>
      <w:r w:rsidR="0081001C">
        <w:rPr>
          <w:rFonts w:hint="eastAsia"/>
        </w:rPr>
        <w:t>,</w:t>
      </w:r>
      <w:r w:rsidRPr="0081001C" w:rsidR="0081001C">
        <w:t xml:space="preserve"> </w:t>
      </w:r>
      <w:r w:rsidRPr="00AD1CEA" w:rsidR="0081001C">
        <w:t>[iTC_CC_VLE-2-DVCOM-2-SyID-00</w:t>
      </w:r>
      <w:r w:rsidR="0081001C">
        <w:rPr>
          <w:rFonts w:hint="eastAsia"/>
        </w:rPr>
        <w:t>81</w:t>
      </w:r>
      <w:r w:rsidRPr="00AD1CEA" w:rsidR="0081001C">
        <w:t>]</w:t>
      </w:r>
    </w:p>
    <w:p w:rsidRPr="00D1641D" w:rsidR="007F543F" w:rsidP="000C0D62" w:rsidRDefault="009E172B">
      <w:pPr>
        <w:pStyle w:val="ReqtifyAltQ"/>
      </w:pPr>
      <w:r>
        <w:t>[End]</w:t>
      </w:r>
    </w:p>
    <w:p w:rsidR="002F6D3B" w:rsidP="00C93484" w:rsidRDefault="002F6D3B">
      <w:pPr>
        <w:pStyle w:val="Reqtify"/>
      </w:pPr>
    </w:p>
    <w:p w:rsidR="002F6D3B" w:rsidP="002F6D3B" w:rsidRDefault="002F6D3B">
      <w:pPr>
        <w:pStyle w:val="affc"/>
      </w:pPr>
      <w:bookmarkStart w:name="_Ref344111106" w:id="723"/>
      <w:bookmarkStart w:name="_Toc349031228" w:id="724"/>
      <w:bookmarkStart w:name="_Toc347567341" w:id="725"/>
      <w:bookmarkStart w:name="_Toc345689812" w:id="726"/>
      <w:bookmarkStart w:name="_Toc376183057" w:id="727"/>
      <w:bookmarkStart w:name="_Toc392230030" w:id="728"/>
      <w:r w:rsidRPr="00963971">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22</w:t>
      </w:r>
      <w:r w:rsidR="00FA0FBB">
        <w:fldChar w:fldCharType="end"/>
      </w:r>
      <w:bookmarkEnd w:id="723"/>
      <w:r w:rsidRPr="00963971">
        <w:rPr>
          <w:rFonts w:hint="eastAsia"/>
        </w:rPr>
        <w:t xml:space="preserve"> </w:t>
      </w:r>
      <w:r>
        <w:rPr>
          <w:rFonts w:hint="eastAsia"/>
        </w:rPr>
        <w:t>CC variant request</w:t>
      </w:r>
      <w:bookmarkEnd w:id="724"/>
      <w:bookmarkEnd w:id="725"/>
      <w:bookmarkEnd w:id="726"/>
      <w:bookmarkEnd w:id="727"/>
      <w:bookmarkEnd w:id="728"/>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3146"/>
        <w:gridCol w:w="6140"/>
      </w:tblGrid>
      <w:tr w:rsidRPr="001B3DC6" w:rsidR="001B430F" w:rsidTr="001B430F">
        <w:trPr>
          <w:jc w:val="center"/>
        </w:trPr>
        <w:tc>
          <w:tcPr>
            <w:tcW w:w="1694" w:type="pct"/>
            <w:tcBorders>
              <w:top w:val="single" w:color="auto" w:sz="12" w:space="0"/>
              <w:left w:val="nil"/>
              <w:bottom w:val="single" w:color="auto" w:sz="12" w:space="0"/>
              <w:right w:val="nil"/>
            </w:tcBorders>
            <w:shd w:val="clear" w:color="auto" w:fill="E0E0E0"/>
          </w:tcPr>
          <w:p w:rsidRPr="007F543F" w:rsidR="001B430F" w:rsidP="00FA0FBB" w:rsidRDefault="001B430F">
            <w:pPr>
              <w:pStyle w:val="af6"/>
            </w:pPr>
            <w:r>
              <w:rPr>
                <w:rFonts w:hint="eastAsia"/>
              </w:rPr>
              <w:t>ID</w:t>
            </w:r>
          </w:p>
        </w:tc>
        <w:tc>
          <w:tcPr>
            <w:tcW w:w="3306" w:type="pct"/>
            <w:tcBorders>
              <w:top w:val="single" w:color="auto" w:sz="12" w:space="0"/>
              <w:left w:val="nil"/>
              <w:bottom w:val="single" w:color="auto" w:sz="12" w:space="0"/>
              <w:right w:val="nil"/>
            </w:tcBorders>
            <w:shd w:val="clear" w:color="auto" w:fill="E0E0E0"/>
            <w:vAlign w:val="center"/>
          </w:tcPr>
          <w:p w:rsidRPr="007F543F" w:rsidR="001B430F" w:rsidP="00FA0FBB" w:rsidRDefault="001B430F">
            <w:pPr>
              <w:pStyle w:val="af6"/>
            </w:pPr>
            <w:r w:rsidRPr="002A705C">
              <w:rPr>
                <w:rFonts w:hint="eastAsia"/>
              </w:rPr>
              <w:t>Description</w:t>
            </w:r>
          </w:p>
        </w:tc>
      </w:tr>
      <w:tr w:rsidRPr="001B3DC6" w:rsidR="001B430F" w:rsidTr="001B430F">
        <w:trPr>
          <w:jc w:val="center"/>
        </w:trPr>
        <w:tc>
          <w:tcPr>
            <w:tcW w:w="1694" w:type="pct"/>
            <w:tcBorders>
              <w:top w:val="single" w:color="auto" w:sz="4" w:space="0"/>
              <w:left w:val="nil"/>
              <w:bottom w:val="single" w:color="auto" w:sz="4" w:space="0"/>
              <w:right w:val="nil"/>
            </w:tcBorders>
          </w:tcPr>
          <w:p w:rsidRPr="0029173D" w:rsidR="001B430F" w:rsidP="00591D6B" w:rsidRDefault="00E76CD3">
            <w:pPr>
              <w:pStyle w:val="AltB0"/>
            </w:pPr>
            <w:r w:rsidRPr="0029173D">
              <w:rPr>
                <w:rFonts w:hint="eastAsia"/>
              </w:rPr>
              <w:t>C</w:t>
            </w:r>
            <w:r w:rsidRPr="0029173D" w:rsidR="001B430F">
              <w:rPr>
                <w:rFonts w:hint="eastAsia"/>
              </w:rPr>
              <w:t>bi</w:t>
            </w:r>
            <w:r w:rsidRPr="0029173D" w:rsidR="00354F88">
              <w:rPr>
                <w:rFonts w:hint="eastAsia"/>
              </w:rPr>
              <w:t>L</w:t>
            </w:r>
            <w:r w:rsidRPr="0029173D" w:rsidR="001B430F">
              <w:rPr>
                <w:rFonts w:hint="eastAsia"/>
              </w:rPr>
              <w:t>oop</w:t>
            </w:r>
            <w:r w:rsidRPr="0029173D" w:rsidR="00354F88">
              <w:rPr>
                <w:rFonts w:hint="eastAsia"/>
              </w:rPr>
              <w:t>H</w:t>
            </w:r>
            <w:r w:rsidRPr="0029173D" w:rsidR="001B430F">
              <w:rPr>
                <w:rFonts w:hint="eastAsia"/>
              </w:rPr>
              <w:t>our</w:t>
            </w:r>
          </w:p>
        </w:tc>
        <w:tc>
          <w:tcPr>
            <w:tcW w:w="3306" w:type="pct"/>
            <w:tcBorders>
              <w:left w:val="nil"/>
              <w:right w:val="nil"/>
            </w:tcBorders>
          </w:tcPr>
          <w:p w:rsidRPr="007F543F" w:rsidR="001B430F" w:rsidP="00591D6B" w:rsidRDefault="001B430F">
            <w:pPr>
              <w:pStyle w:val="AltB0"/>
            </w:pPr>
            <w:r>
              <w:rPr>
                <w:rFonts w:hint="eastAsia"/>
              </w:rPr>
              <w:t>返回</w:t>
            </w:r>
            <w:r>
              <w:rPr>
                <w:rFonts w:hint="eastAsia"/>
              </w:rPr>
              <w:t>"CBI variant request"</w:t>
            </w:r>
            <w:r>
              <w:rPr>
                <w:rFonts w:hint="eastAsia"/>
              </w:rPr>
              <w:t>中的</w:t>
            </w:r>
            <w:r>
              <w:rPr>
                <w:rFonts w:hint="eastAsia"/>
              </w:rPr>
              <w:t>CC</w:t>
            </w:r>
            <w:r>
              <w:rPr>
                <w:rFonts w:hint="eastAsia"/>
              </w:rPr>
              <w:t>时间</w:t>
            </w:r>
          </w:p>
        </w:tc>
      </w:tr>
      <w:tr w:rsidRPr="001B3DC6" w:rsidR="001B430F" w:rsidTr="001B430F">
        <w:trPr>
          <w:jc w:val="center"/>
        </w:trPr>
        <w:tc>
          <w:tcPr>
            <w:tcW w:w="1694" w:type="pct"/>
            <w:tcBorders>
              <w:top w:val="single" w:color="auto" w:sz="4" w:space="0"/>
              <w:left w:val="nil"/>
              <w:bottom w:val="single" w:color="auto" w:sz="4" w:space="0"/>
              <w:right w:val="nil"/>
            </w:tcBorders>
          </w:tcPr>
          <w:p w:rsidRPr="0029173D" w:rsidR="001B430F" w:rsidP="00591D6B" w:rsidRDefault="00E76CD3">
            <w:pPr>
              <w:pStyle w:val="AltB0"/>
            </w:pPr>
            <w:r w:rsidRPr="0029173D">
              <w:rPr>
                <w:rFonts w:hint="eastAsia"/>
              </w:rPr>
              <w:t>V</w:t>
            </w:r>
            <w:r w:rsidRPr="0029173D" w:rsidR="001B430F">
              <w:rPr>
                <w:rFonts w:hint="eastAsia"/>
              </w:rPr>
              <w:t>ital</w:t>
            </w:r>
            <w:r w:rsidRPr="0029173D" w:rsidR="00354F88">
              <w:rPr>
                <w:rFonts w:hint="eastAsia"/>
              </w:rPr>
              <w:t>C</w:t>
            </w:r>
            <w:r w:rsidRPr="0029173D" w:rsidR="001B430F">
              <w:rPr>
                <w:rFonts w:hint="eastAsia"/>
              </w:rPr>
              <w:t>hecksum1</w:t>
            </w:r>
          </w:p>
        </w:tc>
        <w:tc>
          <w:tcPr>
            <w:tcW w:w="3306" w:type="pct"/>
            <w:tcBorders>
              <w:left w:val="nil"/>
              <w:right w:val="nil"/>
            </w:tcBorders>
          </w:tcPr>
          <w:p w:rsidRPr="002A705C" w:rsidR="001B430F" w:rsidP="00591D6B" w:rsidRDefault="00016A42">
            <w:pPr>
              <w:pStyle w:val="AltB0"/>
            </w:pPr>
            <w:r>
              <w:rPr>
                <w:rFonts w:hint="eastAsia"/>
              </w:rPr>
              <w:t xml:space="preserve">SACEM vital checksum </w:t>
            </w:r>
            <w:r w:rsidRPr="004C318A" w:rsidR="001B430F">
              <w:rPr>
                <w:rFonts w:hint="eastAsia"/>
              </w:rPr>
              <w:t>1</w:t>
            </w:r>
          </w:p>
        </w:tc>
      </w:tr>
      <w:tr w:rsidRPr="001B3DC6" w:rsidR="001B430F" w:rsidTr="001B430F">
        <w:trPr>
          <w:jc w:val="center"/>
        </w:trPr>
        <w:tc>
          <w:tcPr>
            <w:tcW w:w="1694" w:type="pct"/>
            <w:tcBorders>
              <w:top w:val="single" w:color="auto" w:sz="4" w:space="0"/>
              <w:left w:val="nil"/>
              <w:bottom w:val="single" w:color="auto" w:sz="12" w:space="0"/>
              <w:right w:val="nil"/>
            </w:tcBorders>
          </w:tcPr>
          <w:p w:rsidRPr="0029173D" w:rsidR="001B430F" w:rsidP="00591D6B" w:rsidRDefault="00E76CD3">
            <w:pPr>
              <w:pStyle w:val="AltB0"/>
            </w:pPr>
            <w:r w:rsidRPr="0029173D">
              <w:rPr>
                <w:rFonts w:hint="eastAsia"/>
              </w:rPr>
              <w:t>V</w:t>
            </w:r>
            <w:r w:rsidRPr="0029173D" w:rsidR="001B430F">
              <w:rPr>
                <w:rFonts w:hint="eastAsia"/>
              </w:rPr>
              <w:t>ital</w:t>
            </w:r>
            <w:r w:rsidRPr="0029173D" w:rsidR="00354F88">
              <w:rPr>
                <w:rFonts w:hint="eastAsia"/>
              </w:rPr>
              <w:t>C</w:t>
            </w:r>
            <w:r w:rsidRPr="0029173D" w:rsidR="001B430F">
              <w:rPr>
                <w:rFonts w:hint="eastAsia"/>
              </w:rPr>
              <w:t>hecksum2</w:t>
            </w:r>
          </w:p>
        </w:tc>
        <w:tc>
          <w:tcPr>
            <w:tcW w:w="3306" w:type="pct"/>
            <w:tcBorders>
              <w:left w:val="nil"/>
              <w:bottom w:val="single" w:color="auto" w:sz="12" w:space="0"/>
              <w:right w:val="nil"/>
            </w:tcBorders>
          </w:tcPr>
          <w:p w:rsidRPr="002A705C" w:rsidR="001B430F" w:rsidP="00591D6B" w:rsidRDefault="00016A42">
            <w:pPr>
              <w:pStyle w:val="AltB0"/>
            </w:pPr>
            <w:r>
              <w:rPr>
                <w:rFonts w:hint="eastAsia"/>
              </w:rPr>
              <w:t xml:space="preserve">SACEM vital checksum </w:t>
            </w:r>
            <w:r w:rsidR="001B430F">
              <w:rPr>
                <w:rFonts w:hint="eastAsia"/>
              </w:rPr>
              <w:t>2</w:t>
            </w:r>
          </w:p>
        </w:tc>
      </w:tr>
    </w:tbl>
    <w:p w:rsidR="002F6D3B" w:rsidP="00C93484" w:rsidRDefault="002F6D3B">
      <w:pPr>
        <w:pStyle w:val="Reqtify"/>
      </w:pPr>
    </w:p>
    <w:p w:rsidRPr="00507346" w:rsidR="00FE1264" w:rsidP="00507346" w:rsidRDefault="00FE1264"/>
    <w:p w:rsidR="001A710A" w:rsidP="0012674A" w:rsidRDefault="001A710A">
      <w:pPr>
        <w:pStyle w:val="4"/>
      </w:pPr>
      <w:bookmarkStart w:name="_Toc338229123" w:id="729"/>
      <w:r>
        <w:rPr>
          <w:rFonts w:hint="eastAsia"/>
        </w:rPr>
        <w:t>ATP-&gt;CI:</w:t>
      </w:r>
      <w:r w:rsidRPr="009A6D1B" w:rsidR="00507346">
        <w:t xml:space="preserve"> </w:t>
      </w:r>
      <w:r>
        <w:rPr>
          <w:rFonts w:hint="eastAsia"/>
        </w:rPr>
        <w:t xml:space="preserve">CC </w:t>
      </w:r>
      <w:r w:rsidRPr="009A6D1B" w:rsidR="00507346">
        <w:t>variant report</w:t>
      </w:r>
      <w:bookmarkEnd w:id="729"/>
    </w:p>
    <w:p w:rsidR="00104D6A" w:rsidP="00104D6A" w:rsidRDefault="00104D6A">
      <w:pPr>
        <w:pStyle w:val="ReqtifyAltR"/>
      </w:pPr>
      <w:r w:rsidRPr="00D1641D">
        <w:t>[</w:t>
      </w:r>
      <w:r w:rsidR="0052393A">
        <w:t>iTC</w:t>
      </w:r>
      <w:r w:rsidRPr="00D1641D">
        <w:t>_CC_ATP-SwRS-06</w:t>
      </w:r>
      <w:r w:rsidR="00655979">
        <w:rPr>
          <w:rFonts w:hint="eastAsia"/>
        </w:rPr>
        <w:t>11</w:t>
      </w:r>
      <w:r w:rsidRPr="00D1641D">
        <w:t>]</w:t>
      </w:r>
    </w:p>
    <w:p w:rsidR="002F6D3B" w:rsidP="00C93484" w:rsidRDefault="00A41E55">
      <w:pPr>
        <w:pStyle w:val="Reqtify"/>
      </w:pPr>
      <w:bookmarkStart w:name="CCvariantReport" w:id="730"/>
      <w:r w:rsidRPr="002C5303">
        <w:rPr>
          <w:rStyle w:val="aff2"/>
        </w:rPr>
        <w:t>CCvariantReport</w:t>
      </w:r>
      <w:bookmarkEnd w:id="730"/>
      <w:r w:rsidR="002F6D3B">
        <w:rPr>
          <w:rFonts w:hint="eastAsia"/>
        </w:rPr>
        <w:t>，</w:t>
      </w:r>
      <w:r w:rsidR="00A447C6">
        <w:rPr>
          <w:rFonts w:hint="eastAsia"/>
        </w:rPr>
        <w:t>ATP</w:t>
      </w:r>
      <w:r w:rsidR="002F6D3B">
        <w:rPr>
          <w:rFonts w:hint="eastAsia"/>
        </w:rPr>
        <w:t>收到</w:t>
      </w:r>
      <w:r w:rsidR="002F6D3B">
        <w:rPr>
          <w:rFonts w:hint="eastAsia"/>
        </w:rPr>
        <w:t>CI</w:t>
      </w:r>
      <w:r w:rsidR="002F6D3B">
        <w:rPr>
          <w:rFonts w:hint="eastAsia"/>
        </w:rPr>
        <w:t>的</w:t>
      </w:r>
      <w:hyperlink w:history="1" w:anchor="CCVariantRequest">
        <w:r w:rsidRPr="00B476ED" w:rsidR="002F6D3B">
          <w:rPr>
            <w:rStyle w:val="ac"/>
            <w:rFonts w:hint="eastAsia"/>
          </w:rPr>
          <w:t>CC</w:t>
        </w:r>
        <w:r w:rsidRPr="00B476ED" w:rsidR="00354F88">
          <w:rPr>
            <w:rStyle w:val="ac"/>
            <w:rFonts w:hint="eastAsia"/>
          </w:rPr>
          <w:t>V</w:t>
        </w:r>
        <w:r w:rsidRPr="00B476ED" w:rsidR="002F6D3B">
          <w:rPr>
            <w:rStyle w:val="ac"/>
            <w:rFonts w:hint="eastAsia"/>
          </w:rPr>
          <w:t>ariant</w:t>
        </w:r>
        <w:r w:rsidRPr="00B476ED" w:rsidR="00354F88">
          <w:rPr>
            <w:rStyle w:val="ac"/>
            <w:rFonts w:hint="eastAsia"/>
          </w:rPr>
          <w:t>R</w:t>
        </w:r>
        <w:r w:rsidRPr="00B476ED" w:rsidR="002F6D3B">
          <w:rPr>
            <w:rStyle w:val="ac"/>
            <w:rFonts w:hint="eastAsia"/>
          </w:rPr>
          <w:t>equest</w:t>
        </w:r>
      </w:hyperlink>
      <w:r w:rsidR="002F6D3B">
        <w:rPr>
          <w:rFonts w:hint="eastAsia"/>
        </w:rPr>
        <w:t>后，对于</w:t>
      </w:r>
      <w:r w:rsidR="00B476ED">
        <w:rPr>
          <w:rFonts w:hint="eastAsia"/>
        </w:rPr>
        <w:t>CCNV</w:t>
      </w:r>
      <w:r w:rsidR="00B476ED">
        <w:rPr>
          <w:rFonts w:hint="eastAsia"/>
        </w:rPr>
        <w:t>授权</w:t>
      </w:r>
      <w:r w:rsidR="002F6D3B">
        <w:rPr>
          <w:rFonts w:hint="eastAsia"/>
        </w:rPr>
        <w:t>的联锁，回复</w:t>
      </w:r>
      <w:r w:rsidR="002F6D3B">
        <w:rPr>
          <w:rFonts w:hint="eastAsia"/>
        </w:rPr>
        <w:t>Overlap</w:t>
      </w:r>
      <w:r w:rsidR="002F6D3B">
        <w:rPr>
          <w:rFonts w:hint="eastAsia"/>
        </w:rPr>
        <w:t>解除消息，如</w:t>
      </w:r>
      <w:r w:rsidR="002F6D3B">
        <w:fldChar w:fldCharType="begin"/>
      </w:r>
      <w:r w:rsidR="002F6D3B">
        <w:instrText xml:space="preserve"> </w:instrText>
      </w:r>
      <w:r w:rsidR="002F6D3B">
        <w:rPr>
          <w:rFonts w:hint="eastAsia"/>
        </w:rPr>
        <w:instrText>REF _Ref344119303 \h</w:instrText>
      </w:r>
      <w:r w:rsidR="002F6D3B">
        <w:instrText xml:space="preserve"> </w:instrText>
      </w:r>
      <w:r w:rsidR="002F6D3B">
        <w:fldChar w:fldCharType="separate"/>
      </w:r>
      <w:r w:rsidRPr="00963971" w:rsidR="00DE178B">
        <w:t xml:space="preserve">Table </w:t>
      </w:r>
      <w:r w:rsidR="00DE178B">
        <w:rPr>
          <w:noProof/>
        </w:rPr>
        <w:t>4</w:t>
      </w:r>
      <w:r w:rsidR="00DE178B">
        <w:noBreakHyphen/>
      </w:r>
      <w:r w:rsidR="00DE178B">
        <w:rPr>
          <w:noProof/>
        </w:rPr>
        <w:t>23</w:t>
      </w:r>
      <w:r w:rsidR="002F6D3B">
        <w:fldChar w:fldCharType="end"/>
      </w:r>
      <w:r w:rsidR="002F6D3B">
        <w:rPr>
          <w:rFonts w:hint="eastAsia"/>
        </w:rPr>
        <w:t>所示。</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731"/>
        </w:rPr>
      </w:pPr>
      <w:del w:author="常鸣" w:date="2014-07-03T14:27:00Z" w:id="732">
        <w:r w:rsidRPr="00645181" w:rsidDel="009328EA">
          <w:delText>#</w:delText>
        </w:r>
        <w:r w:rsidDel="009328EA">
          <w:rPr>
            <w:rFonts w:hint="eastAsia"/>
          </w:rPr>
          <w:delText>S</w:delText>
        </w:r>
      </w:del>
      <w:ins w:author="常鸣" w:date="2014-07-03T14:27:00Z" w:id="733">
        <w:r w:rsidR="009328EA">
          <w:t>#Allocation=ATP Software</w:t>
        </w:r>
      </w:ins>
    </w:p>
    <w:p w:rsidR="00D66ECA" w:rsidP="00D66ECA" w:rsidRDefault="009328EA">
      <w:pPr>
        <w:pStyle w:val="ReqtifyAltQ"/>
      </w:pPr>
      <w:ins w:author="常鸣" w:date="2014-07-03T14:27:00Z" w:id="734">
        <w:r>
          <w:t>#S</w:t>
        </w:r>
      </w:ins>
      <w:r w:rsidR="00D66ECA">
        <w:rPr>
          <w:rFonts w:hint="eastAsia"/>
        </w:rPr>
        <w:t>ource</w:t>
      </w:r>
      <w:r w:rsidRPr="00645181" w:rsidR="00D66ECA">
        <w:t>=</w:t>
      </w:r>
      <w:r w:rsidRPr="00340A21" w:rsidR="00B476ED">
        <w:t>[</w:t>
      </w:r>
      <w:r w:rsidR="00B476ED">
        <w:t>iTC_CC-Sy</w:t>
      </w:r>
      <w:r w:rsidR="00B476ED">
        <w:rPr>
          <w:rFonts w:hint="eastAsia"/>
        </w:rPr>
        <w:t>AD</w:t>
      </w:r>
      <w:r w:rsidRPr="00340A21" w:rsidR="00B476ED">
        <w:t>-</w:t>
      </w:r>
      <w:r w:rsidR="00B476ED">
        <w:rPr>
          <w:rFonts w:hint="eastAsia"/>
        </w:rPr>
        <w:t>1195</w:t>
      </w:r>
      <w:r w:rsidRPr="00340A21" w:rsidR="00B476ED">
        <w:t>]</w:t>
      </w:r>
      <w:r w:rsidR="0081001C">
        <w:rPr>
          <w:rFonts w:hint="eastAsia"/>
        </w:rPr>
        <w:t>,</w:t>
      </w:r>
      <w:r w:rsidRPr="006347EB" w:rsidR="006347EB">
        <w:rPr>
          <w:rFonts w:hint="eastAsia"/>
        </w:rPr>
        <w:t xml:space="preserve"> </w:t>
      </w:r>
      <w:r w:rsidRPr="006A5251" w:rsidR="006347EB">
        <w:rPr>
          <w:rFonts w:hint="eastAsia"/>
        </w:rPr>
        <w:t>[</w:t>
      </w:r>
      <w:r w:rsidR="006347EB">
        <w:t>iTC_CC_ATP_SwHA-0</w:t>
      </w:r>
      <w:r w:rsidR="006347EB">
        <w:rPr>
          <w:rFonts w:hint="eastAsia"/>
        </w:rPr>
        <w:t>234</w:t>
      </w:r>
      <w:r w:rsidRPr="006A5251" w:rsidR="006347EB">
        <w:rPr>
          <w:rFonts w:hint="eastAsia"/>
        </w:rPr>
        <w:t>]</w:t>
      </w:r>
      <w:r w:rsidR="006347EB">
        <w:rPr>
          <w:rFonts w:hint="eastAsia"/>
        </w:rPr>
        <w:t>,</w:t>
      </w:r>
      <w:r w:rsidRPr="000A4C5C" w:rsidR="000A4C5C">
        <w:rPr>
          <w:rFonts w:hint="eastAsia"/>
        </w:rPr>
        <w:t xml:space="preserve"> [</w:t>
      </w:r>
      <w:r w:rsidRPr="000A4C5C" w:rsidR="000A4C5C">
        <w:t>iTC_CC_ATP_SwHA-0</w:t>
      </w:r>
      <w:r w:rsidR="000A4C5C">
        <w:rPr>
          <w:rFonts w:hint="eastAsia"/>
        </w:rPr>
        <w:t>273</w:t>
      </w:r>
      <w:r w:rsidRPr="000A4C5C" w:rsidR="000A4C5C">
        <w:rPr>
          <w:rFonts w:hint="eastAsia"/>
        </w:rPr>
        <w:t>]</w:t>
      </w:r>
      <w:r w:rsidR="000A4C5C">
        <w:rPr>
          <w:rFonts w:hint="eastAsia"/>
        </w:rPr>
        <w:t>,</w:t>
      </w:r>
      <w:r w:rsidRPr="0081001C" w:rsidR="0081001C">
        <w:t xml:space="preserve"> </w:t>
      </w:r>
      <w:r w:rsidRPr="00AD1CEA" w:rsidR="0081001C">
        <w:t>[iTC_CC_VLE-2-DVCOM-2-SyID-00</w:t>
      </w:r>
      <w:r w:rsidR="0081001C">
        <w:rPr>
          <w:rFonts w:hint="eastAsia"/>
        </w:rPr>
        <w:t>84</w:t>
      </w:r>
      <w:r w:rsidRPr="00AD1CEA" w:rsidR="0081001C">
        <w:t>]</w:t>
      </w:r>
      <w:r w:rsidR="0081001C">
        <w:rPr>
          <w:rFonts w:hint="eastAsia"/>
        </w:rPr>
        <w:t>,</w:t>
      </w:r>
      <w:r w:rsidRPr="0081001C" w:rsidR="0081001C">
        <w:t xml:space="preserve"> </w:t>
      </w:r>
      <w:r w:rsidRPr="00AD1CEA" w:rsidR="0081001C">
        <w:t>[iTC_CC_VLE-2-DVCOM-2-SyID-00</w:t>
      </w:r>
      <w:r w:rsidR="0081001C">
        <w:rPr>
          <w:rFonts w:hint="eastAsia"/>
        </w:rPr>
        <w:t>85</w:t>
      </w:r>
      <w:r w:rsidRPr="00AD1CEA" w:rsidR="0081001C">
        <w:t>]</w:t>
      </w:r>
    </w:p>
    <w:p w:rsidRPr="00D1641D" w:rsidR="002F6D3B" w:rsidP="000C0D62" w:rsidRDefault="002F6D3B">
      <w:pPr>
        <w:pStyle w:val="ReqtifyAltQ"/>
      </w:pPr>
      <w:r>
        <w:t>[End]</w:t>
      </w:r>
    </w:p>
    <w:p w:rsidRPr="00104D6A" w:rsidR="00104D6A" w:rsidP="00C93484" w:rsidRDefault="00104D6A">
      <w:pPr>
        <w:pStyle w:val="Reqtify"/>
      </w:pPr>
    </w:p>
    <w:p w:rsidR="001A710A" w:rsidP="001A710A" w:rsidRDefault="001A710A">
      <w:pPr>
        <w:pStyle w:val="affc"/>
      </w:pPr>
      <w:bookmarkStart w:name="_Ref344119303" w:id="735"/>
      <w:bookmarkStart w:name="_Toc349031229" w:id="736"/>
      <w:bookmarkStart w:name="_Toc347567342" w:id="737"/>
      <w:bookmarkStart w:name="_Toc345689813" w:id="738"/>
      <w:bookmarkStart w:name="_Toc376183058" w:id="739"/>
      <w:bookmarkStart w:name="_Toc392230031" w:id="740"/>
      <w:r w:rsidRPr="00963971">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23</w:t>
      </w:r>
      <w:r w:rsidR="00FA0FBB">
        <w:fldChar w:fldCharType="end"/>
      </w:r>
      <w:bookmarkEnd w:id="735"/>
      <w:r w:rsidRPr="00963971">
        <w:rPr>
          <w:rFonts w:hint="eastAsia"/>
        </w:rPr>
        <w:t xml:space="preserve"> </w:t>
      </w:r>
      <w:r>
        <w:rPr>
          <w:rFonts w:hint="eastAsia"/>
        </w:rPr>
        <w:t>CC variant report</w:t>
      </w:r>
      <w:bookmarkEnd w:id="736"/>
      <w:bookmarkEnd w:id="737"/>
      <w:bookmarkEnd w:id="738"/>
      <w:bookmarkEnd w:id="739"/>
      <w:bookmarkEnd w:id="740"/>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3176"/>
        <w:gridCol w:w="6110"/>
      </w:tblGrid>
      <w:tr w:rsidRPr="001B3DC6" w:rsidR="001B430F" w:rsidTr="001B430F">
        <w:trPr>
          <w:jc w:val="center"/>
        </w:trPr>
        <w:tc>
          <w:tcPr>
            <w:tcW w:w="1710" w:type="pct"/>
            <w:tcBorders>
              <w:top w:val="single" w:color="auto" w:sz="12" w:space="0"/>
              <w:left w:val="nil"/>
              <w:bottom w:val="single" w:color="auto" w:sz="12" w:space="0"/>
              <w:right w:val="nil"/>
            </w:tcBorders>
            <w:shd w:val="clear" w:color="auto" w:fill="E0E0E0"/>
          </w:tcPr>
          <w:p w:rsidRPr="006C3C35" w:rsidR="001B430F" w:rsidP="00FA0FBB" w:rsidRDefault="001B430F">
            <w:pPr>
              <w:pStyle w:val="af6"/>
            </w:pPr>
            <w:r w:rsidRPr="006C3C35">
              <w:rPr>
                <w:rFonts w:hint="eastAsia"/>
              </w:rPr>
              <w:t>ID</w:t>
            </w:r>
          </w:p>
        </w:tc>
        <w:tc>
          <w:tcPr>
            <w:tcW w:w="3290" w:type="pct"/>
            <w:tcBorders>
              <w:top w:val="single" w:color="auto" w:sz="12" w:space="0"/>
              <w:left w:val="nil"/>
              <w:bottom w:val="single" w:color="auto" w:sz="12" w:space="0"/>
              <w:right w:val="nil"/>
            </w:tcBorders>
            <w:shd w:val="clear" w:color="auto" w:fill="E0E0E0"/>
            <w:vAlign w:val="center"/>
          </w:tcPr>
          <w:p w:rsidRPr="006C3C35" w:rsidR="001B430F" w:rsidP="00FA0FBB" w:rsidRDefault="001B430F">
            <w:pPr>
              <w:pStyle w:val="af6"/>
            </w:pPr>
            <w:r>
              <w:rPr>
                <w:rFonts w:hint="eastAsia"/>
              </w:rPr>
              <w:t>Description</w:t>
            </w:r>
          </w:p>
        </w:tc>
      </w:tr>
      <w:tr w:rsidRPr="001B3DC6" w:rsidR="00140164" w:rsidTr="001B430F">
        <w:trPr>
          <w:jc w:val="center"/>
        </w:trPr>
        <w:tc>
          <w:tcPr>
            <w:tcW w:w="1710" w:type="pct"/>
            <w:tcBorders>
              <w:top w:val="single" w:color="auto" w:sz="4" w:space="0"/>
              <w:left w:val="nil"/>
              <w:bottom w:val="single" w:color="auto" w:sz="4" w:space="0"/>
              <w:right w:val="nil"/>
            </w:tcBorders>
          </w:tcPr>
          <w:p w:rsidRPr="00140164" w:rsidR="00140164" w:rsidP="00B4488A" w:rsidRDefault="00140164">
            <w:pPr>
              <w:rPr>
                <w:rStyle w:val="DATATYPE"/>
              </w:rPr>
            </w:pPr>
            <w:bookmarkStart w:name="ST_CC_VARIANT_REPORT" w:id="741"/>
            <w:r w:rsidRPr="00140164">
              <w:rPr>
                <w:rStyle w:val="DATATYPE"/>
                <w:rFonts w:hint="eastAsia"/>
              </w:rPr>
              <w:t>ST_CC_VARIANT_REPORT</w:t>
            </w:r>
            <w:bookmarkEnd w:id="741"/>
          </w:p>
        </w:tc>
        <w:tc>
          <w:tcPr>
            <w:tcW w:w="3290" w:type="pct"/>
            <w:tcBorders>
              <w:left w:val="nil"/>
              <w:right w:val="nil"/>
            </w:tcBorders>
          </w:tcPr>
          <w:p w:rsidR="00140164" w:rsidP="00B4488A" w:rsidRDefault="00140164"/>
        </w:tc>
      </w:tr>
      <w:tr w:rsidRPr="001B3DC6" w:rsidR="001B430F" w:rsidTr="001B430F">
        <w:trPr>
          <w:jc w:val="center"/>
        </w:trPr>
        <w:tc>
          <w:tcPr>
            <w:tcW w:w="1710" w:type="pct"/>
            <w:tcBorders>
              <w:top w:val="single" w:color="auto" w:sz="4" w:space="0"/>
              <w:left w:val="nil"/>
              <w:bottom w:val="single" w:color="auto" w:sz="4" w:space="0"/>
              <w:right w:val="nil"/>
            </w:tcBorders>
          </w:tcPr>
          <w:p w:rsidRPr="002A06CF" w:rsidR="001B430F" w:rsidP="00591D6B" w:rsidRDefault="00E76CD3">
            <w:pPr>
              <w:pStyle w:val="AltB0"/>
            </w:pPr>
            <w:r w:rsidRPr="002A06CF">
              <w:rPr>
                <w:rFonts w:hint="eastAsia"/>
              </w:rPr>
              <w:t>N</w:t>
            </w:r>
            <w:r w:rsidRPr="002A06CF" w:rsidR="001B430F">
              <w:rPr>
                <w:rFonts w:hint="eastAsia"/>
              </w:rPr>
              <w:t>umber</w:t>
            </w:r>
            <w:r w:rsidRPr="002A06CF" w:rsidR="00354F88">
              <w:rPr>
                <w:rFonts w:hint="eastAsia"/>
              </w:rPr>
              <w:t>O</w:t>
            </w:r>
            <w:r w:rsidRPr="002A06CF" w:rsidR="001B430F">
              <w:rPr>
                <w:rFonts w:hint="eastAsia"/>
              </w:rPr>
              <w:t>f</w:t>
            </w:r>
            <w:r w:rsidRPr="002A06CF" w:rsidR="00354F88">
              <w:rPr>
                <w:rFonts w:hint="eastAsia"/>
              </w:rPr>
              <w:t>V</w:t>
            </w:r>
            <w:r w:rsidRPr="002A06CF" w:rsidR="001B430F">
              <w:rPr>
                <w:rFonts w:hint="eastAsia"/>
              </w:rPr>
              <w:t>ariants</w:t>
            </w:r>
          </w:p>
        </w:tc>
        <w:tc>
          <w:tcPr>
            <w:tcW w:w="3290" w:type="pct"/>
            <w:tcBorders>
              <w:left w:val="nil"/>
              <w:right w:val="nil"/>
            </w:tcBorders>
          </w:tcPr>
          <w:p w:rsidRPr="006C3C35" w:rsidR="001B430F" w:rsidP="00591D6B" w:rsidRDefault="00532AED">
            <w:pPr>
              <w:pStyle w:val="AltB0"/>
            </w:pPr>
            <w:hyperlink w:history="1" w:anchor="NumberOfVariants">
              <w:r w:rsidRPr="00724FD4" w:rsidR="00724FD4">
                <w:rPr>
                  <w:rStyle w:val="ac"/>
                  <w:rFonts w:hint="eastAsia"/>
                </w:rPr>
                <w:t>TrackMap.NumberOfVariants</w:t>
              </w:r>
            </w:hyperlink>
            <w:r w:rsidR="00724FD4">
              <w:rPr>
                <w:rFonts w:hint="eastAsia"/>
              </w:rPr>
              <w:t>(cbiid)</w:t>
            </w:r>
          </w:p>
        </w:tc>
      </w:tr>
      <w:tr w:rsidRPr="001B3DC6" w:rsidR="001B430F" w:rsidTr="001B430F">
        <w:trPr>
          <w:jc w:val="center"/>
        </w:trPr>
        <w:tc>
          <w:tcPr>
            <w:tcW w:w="1710" w:type="pct"/>
            <w:tcBorders>
              <w:top w:val="single" w:color="auto" w:sz="4" w:space="0"/>
              <w:left w:val="nil"/>
              <w:bottom w:val="single" w:color="auto" w:sz="4" w:space="0"/>
              <w:right w:val="nil"/>
            </w:tcBorders>
          </w:tcPr>
          <w:p w:rsidRPr="002A06CF" w:rsidR="001B430F" w:rsidP="00591D6B" w:rsidRDefault="00E76CD3">
            <w:pPr>
              <w:pStyle w:val="AltB0"/>
            </w:pPr>
            <w:r w:rsidRPr="002A06CF">
              <w:rPr>
                <w:rFonts w:hint="eastAsia"/>
              </w:rPr>
              <w:t>B</w:t>
            </w:r>
            <w:r w:rsidRPr="002A06CF" w:rsidR="001B430F">
              <w:rPr>
                <w:rFonts w:hint="eastAsia"/>
              </w:rPr>
              <w:t>yte</w:t>
            </w:r>
            <w:r w:rsidRPr="002A06CF" w:rsidR="00354F88">
              <w:rPr>
                <w:rFonts w:hint="eastAsia"/>
              </w:rPr>
              <w:t>V</w:t>
            </w:r>
            <w:r w:rsidRPr="002A06CF" w:rsidR="001B430F">
              <w:rPr>
                <w:rFonts w:hint="eastAsia"/>
              </w:rPr>
              <w:t>ariant[num</w:t>
            </w:r>
            <w:r w:rsidRPr="002A06CF" w:rsidR="00354F88">
              <w:rPr>
                <w:rFonts w:hint="eastAsia"/>
              </w:rPr>
              <w:t>B</w:t>
            </w:r>
            <w:r w:rsidRPr="002A06CF" w:rsidR="001B430F">
              <w:rPr>
                <w:rFonts w:hint="eastAsia"/>
              </w:rPr>
              <w:t>yte</w:t>
            </w:r>
            <w:r w:rsidRPr="002A06CF" w:rsidR="00354F88">
              <w:rPr>
                <w:rFonts w:hint="eastAsia"/>
              </w:rPr>
              <w:t>V</w:t>
            </w:r>
            <w:r w:rsidRPr="002A06CF" w:rsidR="001B430F">
              <w:rPr>
                <w:rFonts w:hint="eastAsia"/>
              </w:rPr>
              <w:t>ar]*</w:t>
            </w:r>
          </w:p>
        </w:tc>
        <w:tc>
          <w:tcPr>
            <w:tcW w:w="3290" w:type="pct"/>
            <w:tcBorders>
              <w:left w:val="nil"/>
              <w:right w:val="nil"/>
            </w:tcBorders>
          </w:tcPr>
          <w:p w:rsidRPr="006C3C35" w:rsidR="001B430F" w:rsidP="00591D6B" w:rsidRDefault="00532AED">
            <w:pPr>
              <w:pStyle w:val="AltB0"/>
            </w:pPr>
            <w:hyperlink w:history="1" w:anchor="CCvariants">
              <w:r w:rsidR="00C02146">
                <w:rPr>
                  <w:rStyle w:val="ac"/>
                </w:rPr>
                <w:t>CCvariants</w:t>
              </w:r>
            </w:hyperlink>
            <w:r w:rsidRPr="000E2DCA" w:rsidR="001B430F">
              <w:t>(cbi</w:t>
            </w:r>
            <w:r w:rsidR="00354F88">
              <w:t>I</w:t>
            </w:r>
            <w:r w:rsidRPr="000E2DCA" w:rsidR="001B430F">
              <w:t>d, k)</w:t>
            </w:r>
          </w:p>
        </w:tc>
      </w:tr>
      <w:tr w:rsidRPr="001B3DC6" w:rsidR="001B430F" w:rsidTr="001B430F">
        <w:trPr>
          <w:jc w:val="center"/>
        </w:trPr>
        <w:tc>
          <w:tcPr>
            <w:tcW w:w="1710" w:type="pct"/>
            <w:tcBorders>
              <w:top w:val="single" w:color="auto" w:sz="4" w:space="0"/>
              <w:left w:val="nil"/>
              <w:bottom w:val="single" w:color="auto" w:sz="4" w:space="0"/>
              <w:right w:val="nil"/>
            </w:tcBorders>
          </w:tcPr>
          <w:p w:rsidRPr="002A06CF" w:rsidR="001B430F" w:rsidP="00591D6B" w:rsidRDefault="00E76CD3">
            <w:pPr>
              <w:pStyle w:val="AltB0"/>
            </w:pPr>
            <w:r w:rsidRPr="002A06CF">
              <w:rPr>
                <w:rFonts w:hint="eastAsia"/>
              </w:rPr>
              <w:t>C</w:t>
            </w:r>
            <w:r w:rsidRPr="002A06CF" w:rsidR="001B430F">
              <w:rPr>
                <w:rFonts w:hint="eastAsia"/>
              </w:rPr>
              <w:t>bi</w:t>
            </w:r>
            <w:r w:rsidRPr="002A06CF" w:rsidR="00354F88">
              <w:rPr>
                <w:rFonts w:hint="eastAsia"/>
              </w:rPr>
              <w:t>L</w:t>
            </w:r>
            <w:r w:rsidRPr="002A06CF" w:rsidR="001B430F">
              <w:rPr>
                <w:rFonts w:hint="eastAsia"/>
              </w:rPr>
              <w:t>oop</w:t>
            </w:r>
            <w:r w:rsidRPr="002A06CF" w:rsidR="00354F88">
              <w:rPr>
                <w:rFonts w:hint="eastAsia"/>
              </w:rPr>
              <w:t>H</w:t>
            </w:r>
            <w:r w:rsidRPr="002A06CF" w:rsidR="001B430F">
              <w:rPr>
                <w:rFonts w:hint="eastAsia"/>
              </w:rPr>
              <w:t>our</w:t>
            </w:r>
          </w:p>
        </w:tc>
        <w:tc>
          <w:tcPr>
            <w:tcW w:w="3290" w:type="pct"/>
            <w:tcBorders>
              <w:left w:val="nil"/>
              <w:right w:val="nil"/>
            </w:tcBorders>
          </w:tcPr>
          <w:p w:rsidRPr="006C3C35" w:rsidR="001B430F" w:rsidP="00591D6B" w:rsidRDefault="00532AED">
            <w:pPr>
              <w:pStyle w:val="AltB0"/>
            </w:pPr>
            <w:hyperlink w:history="1" w:anchor="ReceivedCBIloopHour">
              <w:r w:rsidR="00C02146">
                <w:rPr>
                  <w:rStyle w:val="ac"/>
                </w:rPr>
                <w:t>ReceivedCBIloopHour</w:t>
              </w:r>
            </w:hyperlink>
            <w:r w:rsidRPr="001F14EB" w:rsidR="001B430F">
              <w:t>(cbi</w:t>
            </w:r>
            <w:r w:rsidR="00354F88">
              <w:t>I</w:t>
            </w:r>
            <w:r w:rsidRPr="001F14EB" w:rsidR="001B430F">
              <w:t>d, k)</w:t>
            </w:r>
          </w:p>
        </w:tc>
      </w:tr>
      <w:tr w:rsidRPr="001B3DC6" w:rsidR="001B430F" w:rsidTr="001B430F">
        <w:trPr>
          <w:jc w:val="center"/>
        </w:trPr>
        <w:tc>
          <w:tcPr>
            <w:tcW w:w="1710" w:type="pct"/>
            <w:tcBorders>
              <w:top w:val="single" w:color="auto" w:sz="4" w:space="0"/>
              <w:left w:val="nil"/>
              <w:bottom w:val="single" w:color="auto" w:sz="4" w:space="0"/>
              <w:right w:val="nil"/>
            </w:tcBorders>
          </w:tcPr>
          <w:p w:rsidRPr="002A06CF" w:rsidR="001B430F" w:rsidP="00591D6B" w:rsidRDefault="00E76CD3">
            <w:pPr>
              <w:pStyle w:val="AltB0"/>
            </w:pPr>
            <w:r w:rsidRPr="002A06CF">
              <w:rPr>
                <w:rFonts w:hint="eastAsia"/>
              </w:rPr>
              <w:t>V</w:t>
            </w:r>
            <w:r w:rsidRPr="002A06CF" w:rsidR="001B430F">
              <w:rPr>
                <w:rFonts w:hint="eastAsia"/>
              </w:rPr>
              <w:t>ital</w:t>
            </w:r>
            <w:r w:rsidRPr="002A06CF" w:rsidR="00354F88">
              <w:rPr>
                <w:rFonts w:hint="eastAsia"/>
              </w:rPr>
              <w:t>C</w:t>
            </w:r>
            <w:r w:rsidRPr="002A06CF" w:rsidR="001B430F">
              <w:rPr>
                <w:rFonts w:hint="eastAsia"/>
              </w:rPr>
              <w:t>hecksum1</w:t>
            </w:r>
          </w:p>
        </w:tc>
        <w:tc>
          <w:tcPr>
            <w:tcW w:w="3290" w:type="pct"/>
            <w:tcBorders>
              <w:left w:val="nil"/>
              <w:right w:val="nil"/>
            </w:tcBorders>
          </w:tcPr>
          <w:p w:rsidRPr="006C3C35" w:rsidR="001B430F" w:rsidP="00591D6B" w:rsidRDefault="00016A42">
            <w:pPr>
              <w:pStyle w:val="AltB0"/>
            </w:pPr>
            <w:r>
              <w:rPr>
                <w:rFonts w:hint="eastAsia"/>
              </w:rPr>
              <w:t xml:space="preserve">SACEM vital checksum </w:t>
            </w:r>
            <w:r w:rsidRPr="004C318A" w:rsidR="001B430F">
              <w:rPr>
                <w:rFonts w:hint="eastAsia"/>
              </w:rPr>
              <w:t>1</w:t>
            </w:r>
          </w:p>
        </w:tc>
      </w:tr>
      <w:tr w:rsidRPr="001B3DC6" w:rsidR="001B430F" w:rsidTr="001B430F">
        <w:trPr>
          <w:jc w:val="center"/>
        </w:trPr>
        <w:tc>
          <w:tcPr>
            <w:tcW w:w="1710" w:type="pct"/>
            <w:tcBorders>
              <w:top w:val="single" w:color="auto" w:sz="4" w:space="0"/>
              <w:left w:val="nil"/>
              <w:bottom w:val="single" w:color="auto" w:sz="12" w:space="0"/>
              <w:right w:val="nil"/>
            </w:tcBorders>
          </w:tcPr>
          <w:p w:rsidRPr="002A06CF" w:rsidR="001B430F" w:rsidP="00591D6B" w:rsidRDefault="00E76CD3">
            <w:pPr>
              <w:pStyle w:val="AltB0"/>
            </w:pPr>
            <w:r w:rsidRPr="002A06CF">
              <w:rPr>
                <w:rFonts w:hint="eastAsia"/>
              </w:rPr>
              <w:t>V</w:t>
            </w:r>
            <w:r w:rsidRPr="002A06CF" w:rsidR="001B430F">
              <w:rPr>
                <w:rFonts w:hint="eastAsia"/>
              </w:rPr>
              <w:t>ital</w:t>
            </w:r>
            <w:r w:rsidRPr="002A06CF" w:rsidR="00354F88">
              <w:rPr>
                <w:rFonts w:hint="eastAsia"/>
              </w:rPr>
              <w:t>C</w:t>
            </w:r>
            <w:r w:rsidRPr="002A06CF" w:rsidR="001B430F">
              <w:rPr>
                <w:rFonts w:hint="eastAsia"/>
              </w:rPr>
              <w:t>hecksum2</w:t>
            </w:r>
          </w:p>
        </w:tc>
        <w:tc>
          <w:tcPr>
            <w:tcW w:w="3290" w:type="pct"/>
            <w:tcBorders>
              <w:left w:val="nil"/>
              <w:bottom w:val="single" w:color="auto" w:sz="12" w:space="0"/>
              <w:right w:val="nil"/>
            </w:tcBorders>
          </w:tcPr>
          <w:p w:rsidRPr="006C3C35" w:rsidR="001B430F" w:rsidP="00591D6B" w:rsidRDefault="00016A42">
            <w:pPr>
              <w:pStyle w:val="AltB0"/>
            </w:pPr>
            <w:r>
              <w:rPr>
                <w:rFonts w:hint="eastAsia"/>
              </w:rPr>
              <w:t xml:space="preserve">SACEM vital checksum </w:t>
            </w:r>
            <w:r w:rsidR="001B430F">
              <w:rPr>
                <w:rFonts w:hint="eastAsia"/>
              </w:rPr>
              <w:t>2</w:t>
            </w:r>
          </w:p>
        </w:tc>
      </w:tr>
    </w:tbl>
    <w:p w:rsidR="001A710A" w:rsidP="00C93484" w:rsidRDefault="001A710A">
      <w:pPr>
        <w:pStyle w:val="Reqtify"/>
      </w:pPr>
    </w:p>
    <w:p w:rsidR="00D32D3C" w:rsidP="00C93484" w:rsidRDefault="00D32D3C">
      <w:pPr>
        <w:pStyle w:val="Reqtify"/>
      </w:pPr>
    </w:p>
    <w:p w:rsidR="00B147F8" w:rsidP="00934391" w:rsidRDefault="00B147F8">
      <w:pPr>
        <w:pStyle w:val="3"/>
      </w:pPr>
      <w:r>
        <w:rPr>
          <w:rFonts w:hint="eastAsia"/>
        </w:rPr>
        <w:t>Software compatibility</w:t>
      </w:r>
    </w:p>
    <w:p w:rsidR="00B147F8" w:rsidP="00C93484" w:rsidRDefault="00B147F8">
      <w:pPr>
        <w:pStyle w:val="Reqtify"/>
      </w:pPr>
      <w:r>
        <w:rPr>
          <w:rFonts w:hint="eastAsia"/>
        </w:rPr>
        <w:t>N/A</w:t>
      </w:r>
    </w:p>
    <w:p w:rsidR="00B147F8" w:rsidP="00934391" w:rsidRDefault="00B147F8">
      <w:pPr>
        <w:pStyle w:val="3"/>
      </w:pPr>
      <w:r>
        <w:rPr>
          <w:rFonts w:hint="eastAsia"/>
        </w:rPr>
        <w:t>Hardware compatibility</w:t>
      </w:r>
    </w:p>
    <w:p w:rsidR="00B147F8" w:rsidP="00C93484" w:rsidRDefault="00B147F8">
      <w:pPr>
        <w:pStyle w:val="Reqtify"/>
      </w:pPr>
      <w:r>
        <w:rPr>
          <w:rFonts w:hint="eastAsia"/>
        </w:rPr>
        <w:t>N/A</w:t>
      </w:r>
    </w:p>
    <w:p w:rsidR="00B147F8" w:rsidP="00934391" w:rsidRDefault="00B147F8">
      <w:pPr>
        <w:pStyle w:val="3"/>
      </w:pPr>
      <w:r>
        <w:rPr>
          <w:rFonts w:hint="eastAsia"/>
        </w:rPr>
        <w:lastRenderedPageBreak/>
        <w:t>Implicit choices and justification</w:t>
      </w:r>
    </w:p>
    <w:p w:rsidRPr="00B147F8" w:rsidR="00B147F8" w:rsidP="00C93484" w:rsidRDefault="00B147F8">
      <w:pPr>
        <w:pStyle w:val="Reqtify"/>
      </w:pPr>
      <w:r>
        <w:rPr>
          <w:rFonts w:hint="eastAsia"/>
        </w:rPr>
        <w:t>N/A</w:t>
      </w:r>
    </w:p>
    <w:p w:rsidR="00580950" w:rsidP="00C93484" w:rsidRDefault="00580950">
      <w:pPr>
        <w:pStyle w:val="Reqtify"/>
      </w:pPr>
    </w:p>
    <w:p w:rsidR="00B147F8" w:rsidP="00F23398" w:rsidRDefault="00695E5B">
      <w:pPr>
        <w:pStyle w:val="2"/>
        <w:ind w:left="756" w:hanging="756"/>
      </w:pPr>
      <w:bookmarkStart w:name="_Toc341005129" w:id="742"/>
      <w:bookmarkStart w:name="_Toc341012885" w:id="743"/>
      <w:bookmarkStart w:name="_Toc341019815" w:id="744"/>
      <w:bookmarkStart w:name="_Toc341005130" w:id="745"/>
      <w:bookmarkStart w:name="_Toc341012886" w:id="746"/>
      <w:bookmarkStart w:name="_Toc341019816" w:id="747"/>
      <w:bookmarkStart w:name="_Toc341005131" w:id="748"/>
      <w:bookmarkStart w:name="_Toc341012887" w:id="749"/>
      <w:bookmarkStart w:name="_Toc341019817" w:id="750"/>
      <w:bookmarkStart w:name="_Toc341005132" w:id="751"/>
      <w:bookmarkStart w:name="_Toc341012888" w:id="752"/>
      <w:bookmarkStart w:name="_Toc341019818" w:id="753"/>
      <w:bookmarkStart w:name="_Toc341005133" w:id="754"/>
      <w:bookmarkStart w:name="_Toc341012889" w:id="755"/>
      <w:bookmarkStart w:name="_Toc341019819" w:id="756"/>
      <w:bookmarkStart w:name="_Toc341005134" w:id="757"/>
      <w:bookmarkStart w:name="_Toc341012890" w:id="758"/>
      <w:bookmarkStart w:name="_Toc341019820" w:id="759"/>
      <w:bookmarkStart w:name="_Toc341005135" w:id="760"/>
      <w:bookmarkStart w:name="_Toc341012891" w:id="761"/>
      <w:bookmarkStart w:name="_Toc341019821" w:id="762"/>
      <w:bookmarkStart w:name="_Toc341005136" w:id="763"/>
      <w:bookmarkStart w:name="_Toc341012892" w:id="764"/>
      <w:bookmarkStart w:name="_Toc341019822" w:id="765"/>
      <w:bookmarkStart w:name="_Toc341005137" w:id="766"/>
      <w:bookmarkStart w:name="_Toc341012893" w:id="767"/>
      <w:bookmarkStart w:name="_Toc341019823" w:id="768"/>
      <w:bookmarkStart w:name="_Toc341005138" w:id="769"/>
      <w:bookmarkStart w:name="_Toc341012894" w:id="770"/>
      <w:bookmarkStart w:name="_Toc341019824" w:id="771"/>
      <w:bookmarkStart w:name="_Toc341005139" w:id="772"/>
      <w:bookmarkStart w:name="_Toc341012895" w:id="773"/>
      <w:bookmarkStart w:name="_Toc341019825" w:id="774"/>
      <w:bookmarkStart w:name="_Toc341005140" w:id="775"/>
      <w:bookmarkStart w:name="_Toc341012896" w:id="776"/>
      <w:bookmarkStart w:name="_Toc341019826" w:id="777"/>
      <w:bookmarkStart w:name="_Toc341005141" w:id="778"/>
      <w:bookmarkStart w:name="_Toc341012897" w:id="779"/>
      <w:bookmarkStart w:name="_Toc341019827" w:id="780"/>
      <w:bookmarkStart w:name="_Toc341005142" w:id="781"/>
      <w:bookmarkStart w:name="_Toc341012898" w:id="782"/>
      <w:bookmarkStart w:name="_Toc341019828" w:id="783"/>
      <w:bookmarkStart w:name="_Toc341005143" w:id="784"/>
      <w:bookmarkStart w:name="_Toc341012899" w:id="785"/>
      <w:bookmarkStart w:name="_Toc341019829" w:id="786"/>
      <w:bookmarkStart w:name="_Toc341005144" w:id="787"/>
      <w:bookmarkStart w:name="_Toc341012900" w:id="788"/>
      <w:bookmarkStart w:name="_Toc341019830" w:id="789"/>
      <w:bookmarkStart w:name="_Toc341005145" w:id="790"/>
      <w:bookmarkStart w:name="_Toc341012901" w:id="791"/>
      <w:bookmarkStart w:name="_Toc341019831" w:id="792"/>
      <w:bookmarkStart w:name="_Toc341005146" w:id="793"/>
      <w:bookmarkStart w:name="_Toc341012902" w:id="794"/>
      <w:bookmarkStart w:name="_Toc341019832" w:id="795"/>
      <w:bookmarkStart w:name="_Toc348357026" w:id="796"/>
      <w:bookmarkStart w:name="_Ref348815425" w:id="797"/>
      <w:bookmarkStart w:name="_Toc349030439" w:id="798"/>
      <w:bookmarkStart w:name="_Toc347566572" w:id="799"/>
      <w:bookmarkStart w:name="_Toc345689237" w:id="800"/>
      <w:bookmarkStart w:name="_Toc376182938" w:id="801"/>
      <w:bookmarkStart w:name="_Toc392229917" w:id="802"/>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r>
        <w:rPr>
          <w:rFonts w:hint="eastAsia"/>
        </w:rPr>
        <w:t>Interface</w:t>
      </w:r>
      <w:r w:rsidR="00B147F8">
        <w:rPr>
          <w:rFonts w:hint="eastAsia"/>
        </w:rPr>
        <w:t xml:space="preserve"> with PSD</w:t>
      </w:r>
      <w:bookmarkEnd w:id="796"/>
      <w:bookmarkEnd w:id="797"/>
      <w:bookmarkEnd w:id="798"/>
      <w:bookmarkEnd w:id="799"/>
      <w:bookmarkEnd w:id="800"/>
      <w:bookmarkEnd w:id="801"/>
      <w:bookmarkEnd w:id="802"/>
    </w:p>
    <w:p w:rsidRPr="00D54321" w:rsidR="00B147F8" w:rsidP="00C93484" w:rsidRDefault="00B147F8">
      <w:pPr>
        <w:pStyle w:val="Reqtify"/>
      </w:pPr>
      <w:r>
        <w:rPr>
          <w:rFonts w:hint="eastAsia"/>
        </w:rPr>
        <w:t>本接口用于</w:t>
      </w:r>
      <w:r>
        <w:rPr>
          <w:rFonts w:hint="eastAsia"/>
        </w:rPr>
        <w:t>ATP</w:t>
      </w:r>
      <w:r>
        <w:rPr>
          <w:rFonts w:hint="eastAsia"/>
        </w:rPr>
        <w:t>通过</w:t>
      </w:r>
      <w:r>
        <w:rPr>
          <w:rFonts w:hint="eastAsia"/>
        </w:rPr>
        <w:t>DVCOM</w:t>
      </w:r>
      <w:r>
        <w:rPr>
          <w:rFonts w:hint="eastAsia"/>
        </w:rPr>
        <w:t>板接收来自</w:t>
      </w:r>
      <w:r>
        <w:rPr>
          <w:rFonts w:hint="eastAsia"/>
        </w:rPr>
        <w:t>CI</w:t>
      </w:r>
      <w:r>
        <w:rPr>
          <w:rFonts w:hint="eastAsia"/>
        </w:rPr>
        <w:t>的</w:t>
      </w:r>
      <w:r>
        <w:rPr>
          <w:rFonts w:hint="eastAsia"/>
        </w:rPr>
        <w:t>PSD</w:t>
      </w:r>
      <w:r>
        <w:rPr>
          <w:rFonts w:hint="eastAsia"/>
        </w:rPr>
        <w:t>状态信息，并将计算得到的</w:t>
      </w:r>
      <w:r>
        <w:rPr>
          <w:rFonts w:hint="eastAsia"/>
        </w:rPr>
        <w:t>PSD</w:t>
      </w:r>
      <w:r>
        <w:rPr>
          <w:rFonts w:hint="eastAsia"/>
        </w:rPr>
        <w:t>控制命令通过该接口发送给</w:t>
      </w:r>
      <w:r>
        <w:rPr>
          <w:rFonts w:hint="eastAsia"/>
        </w:rPr>
        <w:t>CI</w:t>
      </w:r>
      <w:r>
        <w:rPr>
          <w:rFonts w:hint="eastAsia"/>
        </w:rPr>
        <w:t>。</w:t>
      </w:r>
    </w:p>
    <w:p w:rsidR="00B147F8" w:rsidP="00C93484" w:rsidRDefault="00B147F8">
      <w:pPr>
        <w:pStyle w:val="Reqtify"/>
      </w:pPr>
    </w:p>
    <w:p w:rsidR="00B147F8" w:rsidP="00B147F8" w:rsidRDefault="00B147F8">
      <w:pPr>
        <w:pStyle w:val="ReqtifyAltR"/>
      </w:pPr>
      <w:r>
        <w:t>[iTC_CC_ATP-S</w:t>
      </w:r>
      <w:r>
        <w:rPr>
          <w:rFonts w:hint="eastAsia"/>
        </w:rPr>
        <w:t>w</w:t>
      </w:r>
      <w:r>
        <w:t>RS-</w:t>
      </w:r>
      <w:r>
        <w:rPr>
          <w:rFonts w:hint="eastAsia"/>
        </w:rPr>
        <w:t>06</w:t>
      </w:r>
      <w:r w:rsidR="00655979">
        <w:rPr>
          <w:rFonts w:hint="eastAsia"/>
        </w:rPr>
        <w:t>12</w:t>
      </w:r>
      <w:r>
        <w:t>]</w:t>
      </w:r>
    </w:p>
    <w:p w:rsidR="00B147F8" w:rsidP="00C93484" w:rsidRDefault="00B147F8">
      <w:pPr>
        <w:pStyle w:val="Reqtify"/>
      </w:pPr>
      <w:r>
        <w:rPr>
          <w:rFonts w:hint="eastAsia"/>
        </w:rPr>
        <w:t>ATP</w:t>
      </w:r>
      <w:r>
        <w:rPr>
          <w:rFonts w:hint="eastAsia"/>
        </w:rPr>
        <w:t>与</w:t>
      </w:r>
      <w:r>
        <w:rPr>
          <w:rFonts w:hint="eastAsia"/>
        </w:rPr>
        <w:t>CI</w:t>
      </w:r>
      <w:r>
        <w:rPr>
          <w:rFonts w:hint="eastAsia"/>
        </w:rPr>
        <w:t>的</w:t>
      </w:r>
      <w:r>
        <w:rPr>
          <w:rFonts w:hint="eastAsia"/>
        </w:rPr>
        <w:t>PSD</w:t>
      </w:r>
      <w:r>
        <w:rPr>
          <w:rFonts w:hint="eastAsia"/>
        </w:rPr>
        <w:t>消息接口应当遵循文档</w:t>
      </w:r>
      <w:r w:rsidR="001D1AED">
        <w:fldChar w:fldCharType="begin"/>
      </w:r>
      <w:r w:rsidR="001D1AED">
        <w:instrText xml:space="preserve"> </w:instrText>
      </w:r>
      <w:r w:rsidR="001D1AED">
        <w:rPr>
          <w:rFonts w:hint="eastAsia"/>
        </w:rPr>
        <w:instrText>REF _Ref277776148 \w \h</w:instrText>
      </w:r>
      <w:r w:rsidR="001D1AED">
        <w:instrText xml:space="preserve"> </w:instrText>
      </w:r>
      <w:r w:rsidR="001D1AED">
        <w:fldChar w:fldCharType="separate"/>
      </w:r>
      <w:r w:rsidR="00DE178B">
        <w:t>[REF5]</w:t>
      </w:r>
      <w:r w:rsidR="001D1AED">
        <w:fldChar w:fldCharType="end"/>
      </w:r>
      <w:r>
        <w:rPr>
          <w:rFonts w:hint="eastAsia"/>
        </w:rPr>
        <w:t>描述</w:t>
      </w:r>
      <w:r w:rsidR="007B084E">
        <w:rPr>
          <w:rFonts w:hint="eastAsia"/>
        </w:rPr>
        <w:t>，通信配置来自</w:t>
      </w:r>
      <w:r w:rsidR="007B084E">
        <w:fldChar w:fldCharType="begin"/>
      </w:r>
      <w:r w:rsidR="007B084E">
        <w:instrText xml:space="preserve"> </w:instrText>
      </w:r>
      <w:r w:rsidR="007B084E">
        <w:rPr>
          <w:rFonts w:hint="eastAsia"/>
        </w:rPr>
        <w:instrText>REF _Ref305075755 \w \h</w:instrText>
      </w:r>
      <w:r w:rsidR="007B084E">
        <w:instrText xml:space="preserve"> </w:instrText>
      </w:r>
      <w:r w:rsidR="007B084E">
        <w:fldChar w:fldCharType="separate"/>
      </w:r>
      <w:r w:rsidR="00DE178B">
        <w:t>[REF11]</w:t>
      </w:r>
      <w:r w:rsidR="007B084E">
        <w:fldChar w:fldCharType="end"/>
      </w:r>
      <w:r>
        <w:rPr>
          <w:rFonts w:hint="eastAsia"/>
        </w:rPr>
        <w:t>。</w:t>
      </w:r>
    </w:p>
    <w:p w:rsidR="00B147F8" w:rsidP="00C93484" w:rsidRDefault="00B147F8">
      <w:pPr>
        <w:pStyle w:val="Reqtify"/>
      </w:pPr>
      <w:r>
        <w:rPr>
          <w:rFonts w:hint="eastAsia"/>
        </w:rPr>
        <w:t xml:space="preserve">The interface between ATP and </w:t>
      </w:r>
      <w:r w:rsidR="00C66E44">
        <w:rPr>
          <w:rFonts w:hint="eastAsia"/>
        </w:rPr>
        <w:t xml:space="preserve">PSD </w:t>
      </w:r>
      <w:r>
        <w:rPr>
          <w:rFonts w:hint="eastAsia"/>
        </w:rPr>
        <w:t xml:space="preserve">shall be compliant with </w:t>
      </w:r>
      <w:r w:rsidR="001D1AED">
        <w:fldChar w:fldCharType="begin"/>
      </w:r>
      <w:r w:rsidR="001D1AED">
        <w:instrText xml:space="preserve"> </w:instrText>
      </w:r>
      <w:r w:rsidR="001D1AED">
        <w:rPr>
          <w:rFonts w:hint="eastAsia"/>
        </w:rPr>
        <w:instrText>REF _Ref277776148 \w \h</w:instrText>
      </w:r>
      <w:r w:rsidR="001D1AED">
        <w:instrText xml:space="preserve"> </w:instrText>
      </w:r>
      <w:r w:rsidR="001D1AED">
        <w:fldChar w:fldCharType="separate"/>
      </w:r>
      <w:r w:rsidR="00DE178B">
        <w:t>[REF5]</w:t>
      </w:r>
      <w:r w:rsidR="001D1AED">
        <w:fldChar w:fldCharType="end"/>
      </w:r>
      <w:r>
        <w:rPr>
          <w:rFonts w:hint="eastAsia"/>
        </w:rPr>
        <w:t xml:space="preserve"> document.</w:t>
      </w:r>
    </w:p>
    <w:p w:rsidR="00B147F8" w:rsidP="000C0D62" w:rsidRDefault="00B147F8">
      <w:pPr>
        <w:pStyle w:val="ReqtifyAltQ"/>
      </w:pPr>
      <w:r w:rsidRPr="008A1414">
        <w:t>#Category=Functional</w:t>
      </w:r>
    </w:p>
    <w:p w:rsidRPr="008A1414" w:rsidR="00B147F8" w:rsidP="000C0D62" w:rsidRDefault="00B147F8">
      <w:pPr>
        <w:pStyle w:val="ReqtifyAltQ"/>
      </w:pPr>
      <w:r w:rsidRPr="00286007">
        <w:t>#Contribution=SIL</w:t>
      </w:r>
      <w:r>
        <w:rPr>
          <w:rFonts w:hint="eastAsia"/>
        </w:rPr>
        <w:t>4</w:t>
      </w:r>
    </w:p>
    <w:p w:rsidR="009328EA" w:rsidP="000C0D62" w:rsidRDefault="00B147F8">
      <w:pPr>
        <w:pStyle w:val="ReqtifyAltQ"/>
        <w:rPr>
          <w:ins w:author="常鸣" w:date="2014-07-03T14:27:00Z" w:id="803"/>
        </w:rPr>
      </w:pPr>
      <w:del w:author="常鸣" w:date="2014-07-03T14:27:00Z" w:id="804">
        <w:r w:rsidRPr="008A1414" w:rsidDel="009328EA">
          <w:delText>#S</w:delText>
        </w:r>
      </w:del>
      <w:ins w:author="常鸣" w:date="2014-07-03T14:27:00Z" w:id="805">
        <w:r w:rsidR="009328EA">
          <w:t>#Allocation=ATP Software</w:t>
        </w:r>
      </w:ins>
    </w:p>
    <w:p w:rsidRPr="008A1414" w:rsidR="00B147F8" w:rsidP="000C0D62" w:rsidRDefault="009328EA">
      <w:pPr>
        <w:pStyle w:val="ReqtifyAltQ"/>
      </w:pPr>
      <w:ins w:author="常鸣" w:date="2014-07-03T14:27:00Z" w:id="806">
        <w:r>
          <w:t>#S</w:t>
        </w:r>
      </w:ins>
      <w:r w:rsidRPr="008A1414" w:rsidR="00B147F8">
        <w:t>ource=</w:t>
      </w:r>
      <w:r w:rsidRPr="00FE54DC" w:rsidR="00B147F8">
        <w:t>[iTC_CC-SyAD-</w:t>
      </w:r>
      <w:r w:rsidRPr="00FE54DC" w:rsidR="00B147F8">
        <w:rPr>
          <w:rFonts w:hint="eastAsia"/>
        </w:rPr>
        <w:t>0067]</w:t>
      </w:r>
      <w:r w:rsidR="00B147F8">
        <w:rPr>
          <w:rFonts w:hint="eastAsia"/>
        </w:rPr>
        <w:t>,</w:t>
      </w:r>
      <w:r w:rsidRPr="00FE54DC" w:rsidR="00B147F8">
        <w:t xml:space="preserve"> [iTC_CC-SyAD-</w:t>
      </w:r>
      <w:r w:rsidRPr="00FE54DC" w:rsidR="00B147F8">
        <w:rPr>
          <w:rFonts w:hint="eastAsia"/>
        </w:rPr>
        <w:t>00</w:t>
      </w:r>
      <w:r w:rsidR="00B147F8">
        <w:rPr>
          <w:rFonts w:hint="eastAsia"/>
        </w:rPr>
        <w:t>68</w:t>
      </w:r>
      <w:r w:rsidRPr="00FE54DC" w:rsidR="00B147F8">
        <w:rPr>
          <w:rFonts w:hint="eastAsia"/>
        </w:rPr>
        <w:t>]</w:t>
      </w:r>
      <w:r w:rsidR="00B147F8">
        <w:rPr>
          <w:rFonts w:hint="eastAsia"/>
        </w:rPr>
        <w:t>,</w:t>
      </w:r>
      <w:r w:rsidRPr="00AD1CEA" w:rsidR="00B147F8">
        <w:t xml:space="preserve"> </w:t>
      </w:r>
      <w:r w:rsidRPr="006E3B52" w:rsidR="00AC7E26">
        <w:t>[iTC_CC-SyAD-0</w:t>
      </w:r>
      <w:r w:rsidR="00AC7E26">
        <w:rPr>
          <w:rFonts w:hint="eastAsia"/>
        </w:rPr>
        <w:t>108</w:t>
      </w:r>
      <w:r w:rsidRPr="006E3B52" w:rsidR="00AC7E26">
        <w:t>]</w:t>
      </w:r>
      <w:r w:rsidR="00AC7E26">
        <w:rPr>
          <w:rFonts w:hint="eastAsia"/>
        </w:rPr>
        <w:t>,</w:t>
      </w:r>
      <w:r w:rsidRPr="00AD1CEA" w:rsidR="00AC7E26">
        <w:t xml:space="preserve"> </w:t>
      </w:r>
      <w:r w:rsidRPr="00AD1CEA" w:rsidR="00B147F8">
        <w:t>[iTC_CC_VLE-2-DVCOM-2-SyID-0001]</w:t>
      </w:r>
      <w:r w:rsidR="00B147F8">
        <w:rPr>
          <w:rFonts w:hint="eastAsia"/>
        </w:rPr>
        <w:t>,</w:t>
      </w:r>
      <w:r w:rsidRPr="00AD1CEA" w:rsidR="00B147F8">
        <w:t xml:space="preserve"> [iTC_CC_VLE-2-DVCOM-2-SyID-0002]</w:t>
      </w:r>
      <w:r w:rsidR="00B147F8">
        <w:rPr>
          <w:rFonts w:hint="eastAsia"/>
        </w:rPr>
        <w:t>,</w:t>
      </w:r>
      <w:r w:rsidRPr="00AD1CEA" w:rsidR="00B147F8">
        <w:t xml:space="preserve"> [iTC_CC_VLE-2-DVCOM-2-SyID-0005]</w:t>
      </w:r>
      <w:r w:rsidR="00B147F8">
        <w:rPr>
          <w:rFonts w:hint="eastAsia"/>
        </w:rPr>
        <w:t>,</w:t>
      </w:r>
      <w:r w:rsidRPr="00AD1CEA" w:rsidR="00B147F8">
        <w:t xml:space="preserve"> [iTC_CC_VLE-2-DVCOM-2-SyID-0006]</w:t>
      </w:r>
      <w:r w:rsidR="00B147F8">
        <w:rPr>
          <w:rFonts w:hint="eastAsia"/>
        </w:rPr>
        <w:t>,</w:t>
      </w:r>
      <w:r w:rsidRPr="00AD1CEA" w:rsidR="00B147F8">
        <w:t xml:space="preserve"> [iTC_CC_VLE-2-DVCOM-2-SyID-0007]</w:t>
      </w:r>
      <w:r w:rsidR="00B147F8">
        <w:rPr>
          <w:rFonts w:hint="eastAsia"/>
        </w:rPr>
        <w:t>,</w:t>
      </w:r>
      <w:r w:rsidRPr="00AD1CEA" w:rsidR="00B147F8">
        <w:t xml:space="preserve"> [iTC_CC_VLE-2-DVCOM-2-SyID-0008]</w:t>
      </w:r>
      <w:r w:rsidR="00B147F8">
        <w:rPr>
          <w:rFonts w:hint="eastAsia"/>
        </w:rPr>
        <w:t>,</w:t>
      </w:r>
      <w:r w:rsidRPr="00AD1CEA" w:rsidR="00B147F8">
        <w:t xml:space="preserve"> [iTC_CC_VLE-2-DVCOM-2-SyID-0009]</w:t>
      </w:r>
      <w:r w:rsidR="00B147F8">
        <w:rPr>
          <w:rFonts w:hint="eastAsia"/>
        </w:rPr>
        <w:t>,</w:t>
      </w:r>
      <w:r w:rsidRPr="00AD1CEA" w:rsidR="00B147F8">
        <w:t xml:space="preserve"> [iTC_CC_VLE-2-DVCOM-2-SyID-0010]</w:t>
      </w:r>
      <w:r w:rsidR="00B147F8">
        <w:rPr>
          <w:rFonts w:hint="eastAsia"/>
        </w:rPr>
        <w:t xml:space="preserve">, </w:t>
      </w:r>
      <w:r w:rsidRPr="00AD1CEA" w:rsidR="00B147F8">
        <w:t>[iTC_CC_VLE-2-DVCOM-2-SyID-0067]</w:t>
      </w:r>
      <w:r w:rsidR="00B147F8">
        <w:rPr>
          <w:rFonts w:hint="eastAsia"/>
        </w:rPr>
        <w:t>,</w:t>
      </w:r>
      <w:r w:rsidRPr="00AD1CEA" w:rsidR="00B147F8">
        <w:t xml:space="preserve"> [iTC_CC_VLE-2-DVCOM-2-SyID-0068]</w:t>
      </w:r>
      <w:r w:rsidR="00B147F8">
        <w:rPr>
          <w:rFonts w:hint="eastAsia"/>
        </w:rPr>
        <w:t>,</w:t>
      </w:r>
      <w:r w:rsidRPr="00AD1CEA" w:rsidR="00B147F8">
        <w:t xml:space="preserve"> [iTC_CC_VLE-2-DVCOM-2-SyID-0070]</w:t>
      </w:r>
      <w:r w:rsidR="00B147F8">
        <w:rPr>
          <w:rFonts w:hint="eastAsia"/>
        </w:rPr>
        <w:t>,</w:t>
      </w:r>
      <w:r w:rsidRPr="00AD1CEA" w:rsidR="00B147F8">
        <w:t xml:space="preserve"> [iTC_CC_VLE-2-DVCOM-2-SyID-0011]</w:t>
      </w:r>
      <w:r w:rsidR="00B147F8">
        <w:rPr>
          <w:rFonts w:hint="eastAsia"/>
        </w:rPr>
        <w:t>,</w:t>
      </w:r>
      <w:r w:rsidRPr="00AD1CEA" w:rsidR="00B147F8">
        <w:t xml:space="preserve"> [iTC_CC_VLE-2-DVCOM-2-SyID-0074]</w:t>
      </w:r>
      <w:r w:rsidR="00B147F8">
        <w:rPr>
          <w:rFonts w:hint="eastAsia"/>
        </w:rPr>
        <w:t>,</w:t>
      </w:r>
      <w:r w:rsidRPr="00A14974" w:rsidR="00B147F8">
        <w:t xml:space="preserve"> [iTC_CC_VLE-2-DVCOM-2-SyID-0075]</w:t>
      </w:r>
      <w:r w:rsidR="00B147F8">
        <w:rPr>
          <w:rFonts w:hint="eastAsia"/>
        </w:rPr>
        <w:t>,</w:t>
      </w:r>
      <w:r w:rsidRPr="00A14974" w:rsidR="00B147F8">
        <w:t xml:space="preserve"> </w:t>
      </w:r>
      <w:r w:rsidR="00B147F8">
        <w:t>[iTC_CC_VLE-2-DVCOM-2-SyID-007</w:t>
      </w:r>
      <w:r w:rsidR="00B147F8">
        <w:rPr>
          <w:rFonts w:hint="eastAsia"/>
        </w:rPr>
        <w:t>6</w:t>
      </w:r>
      <w:r w:rsidRPr="00A14974" w:rsidR="00B147F8">
        <w:t>]</w:t>
      </w:r>
      <w:r w:rsidR="00B147F8">
        <w:rPr>
          <w:rFonts w:hint="eastAsia"/>
        </w:rPr>
        <w:t>,</w:t>
      </w:r>
      <w:r w:rsidRPr="00A14974" w:rsidR="00B147F8">
        <w:t xml:space="preserve"> </w:t>
      </w:r>
      <w:r w:rsidR="00B147F8">
        <w:t>[iTC_CC_VLE-2-DVCOM-2-SyID-007</w:t>
      </w:r>
      <w:r w:rsidR="00B147F8">
        <w:rPr>
          <w:rFonts w:hint="eastAsia"/>
        </w:rPr>
        <w:t>7</w:t>
      </w:r>
      <w:r w:rsidRPr="00A14974" w:rsidR="00B147F8">
        <w:t>]</w:t>
      </w:r>
      <w:r w:rsidR="007B084E">
        <w:rPr>
          <w:rFonts w:hint="eastAsia"/>
        </w:rPr>
        <w:t>,</w:t>
      </w:r>
      <w:r w:rsidRPr="007B084E" w:rsidR="007B084E">
        <w:t xml:space="preserve"> [</w:t>
      </w:r>
      <w:r w:rsidR="007B084E">
        <w:rPr>
          <w:rFonts w:hint="eastAsia"/>
        </w:rPr>
        <w:t>iTC_CC_ATP-Offline-SyID-</w:t>
      </w:r>
      <w:r w:rsidRPr="007B084E" w:rsidR="007B084E">
        <w:t>00</w:t>
      </w:r>
      <w:r w:rsidRPr="007B084E" w:rsidR="007B084E">
        <w:rPr>
          <w:rFonts w:hint="eastAsia"/>
        </w:rPr>
        <w:t>1</w:t>
      </w:r>
      <w:r w:rsidR="007B084E">
        <w:rPr>
          <w:rFonts w:hint="eastAsia"/>
        </w:rPr>
        <w:t>5</w:t>
      </w:r>
      <w:r w:rsidRPr="007B084E" w:rsidR="007B084E">
        <w:t>]</w:t>
      </w:r>
      <w:r w:rsidR="007B084E">
        <w:rPr>
          <w:rFonts w:hint="eastAsia"/>
        </w:rPr>
        <w:t>,</w:t>
      </w:r>
      <w:r w:rsidRPr="007B084E" w:rsidR="007B084E">
        <w:t xml:space="preserve"> [</w:t>
      </w:r>
      <w:r w:rsidR="007B084E">
        <w:rPr>
          <w:rFonts w:hint="eastAsia"/>
        </w:rPr>
        <w:t>iTC_CC_ATP-Offline-SyID-</w:t>
      </w:r>
      <w:r w:rsidRPr="007B084E" w:rsidR="007B084E">
        <w:t>00</w:t>
      </w:r>
      <w:r w:rsidRPr="007B084E" w:rsidR="007B084E">
        <w:rPr>
          <w:rFonts w:hint="eastAsia"/>
        </w:rPr>
        <w:t>1</w:t>
      </w:r>
      <w:r w:rsidR="007B084E">
        <w:rPr>
          <w:rFonts w:hint="eastAsia"/>
        </w:rPr>
        <w:t>6</w:t>
      </w:r>
      <w:r w:rsidRPr="007B084E" w:rsidR="007B084E">
        <w:t>]</w:t>
      </w:r>
    </w:p>
    <w:p w:rsidR="00B147F8" w:rsidP="000C0D62" w:rsidRDefault="00B147F8">
      <w:pPr>
        <w:pStyle w:val="ReqtifyAltQ"/>
      </w:pPr>
      <w:r w:rsidRPr="008A1414">
        <w:t>[End]</w:t>
      </w:r>
    </w:p>
    <w:p w:rsidR="00B147F8" w:rsidP="00C93484" w:rsidRDefault="00B147F8">
      <w:pPr>
        <w:pStyle w:val="Reqtify"/>
      </w:pPr>
    </w:p>
    <w:p w:rsidRPr="00D54321" w:rsidR="00B147F8" w:rsidP="00934391" w:rsidRDefault="00B147F8">
      <w:pPr>
        <w:pStyle w:val="3"/>
      </w:pPr>
      <w:r>
        <w:rPr>
          <w:rFonts w:hint="eastAsia"/>
        </w:rPr>
        <w:t xml:space="preserve">Physical level </w:t>
      </w:r>
    </w:p>
    <w:p w:rsidR="00B147F8" w:rsidP="00C93484" w:rsidRDefault="00B147F8">
      <w:pPr>
        <w:pStyle w:val="Reqtify"/>
      </w:pPr>
      <w:r>
        <w:rPr>
          <w:rFonts w:hint="eastAsia"/>
        </w:rPr>
        <w:t>见文档</w:t>
      </w:r>
      <w:r w:rsidR="001D1AED">
        <w:fldChar w:fldCharType="begin"/>
      </w:r>
      <w:r w:rsidR="001D1AED">
        <w:instrText xml:space="preserve"> </w:instrText>
      </w:r>
      <w:r w:rsidR="001D1AED">
        <w:rPr>
          <w:rFonts w:hint="eastAsia"/>
        </w:rPr>
        <w:instrText>REF _Ref277776148 \w \h</w:instrText>
      </w:r>
      <w:r w:rsidR="001D1AED">
        <w:instrText xml:space="preserve"> </w:instrText>
      </w:r>
      <w:r w:rsidR="001D1AED">
        <w:fldChar w:fldCharType="separate"/>
      </w:r>
      <w:r w:rsidR="00DE178B">
        <w:t>[REF5]</w:t>
      </w:r>
      <w:r w:rsidR="001D1AED">
        <w:fldChar w:fldCharType="end"/>
      </w:r>
      <w:r>
        <w:rPr>
          <w:rFonts w:hint="eastAsia"/>
        </w:rPr>
        <w:t>描述。</w:t>
      </w:r>
    </w:p>
    <w:p w:rsidR="00B147F8" w:rsidP="00934391" w:rsidRDefault="00B147F8">
      <w:pPr>
        <w:pStyle w:val="3"/>
      </w:pPr>
      <w:r>
        <w:rPr>
          <w:rFonts w:hint="eastAsia"/>
        </w:rPr>
        <w:t>Protocol level</w:t>
      </w:r>
    </w:p>
    <w:p w:rsidR="00B147F8" w:rsidP="00C93484" w:rsidRDefault="00B147F8">
      <w:pPr>
        <w:pStyle w:val="Reqtify"/>
      </w:pPr>
    </w:p>
    <w:p w:rsidR="00B147F8" w:rsidP="00C93484" w:rsidRDefault="00B147F8">
      <w:pPr>
        <w:pStyle w:val="Reqtify"/>
      </w:pPr>
      <w:r>
        <w:rPr>
          <w:rFonts w:hint="eastAsia"/>
        </w:rPr>
        <w:t>CC</w:t>
      </w:r>
      <w:r>
        <w:rPr>
          <w:rFonts w:hint="eastAsia"/>
        </w:rPr>
        <w:t>和</w:t>
      </w:r>
      <w:r>
        <w:rPr>
          <w:rFonts w:hint="eastAsia"/>
        </w:rPr>
        <w:t>CI</w:t>
      </w:r>
      <w:r>
        <w:rPr>
          <w:rFonts w:hint="eastAsia"/>
        </w:rPr>
        <w:t>间通过</w:t>
      </w:r>
      <w:r>
        <w:rPr>
          <w:rFonts w:hint="eastAsia"/>
        </w:rPr>
        <w:t>FSFB2</w:t>
      </w:r>
      <w:r>
        <w:rPr>
          <w:rFonts w:hint="eastAsia"/>
        </w:rPr>
        <w:t>协议传输</w:t>
      </w:r>
      <w:r>
        <w:rPr>
          <w:rFonts w:hint="eastAsia"/>
        </w:rPr>
        <w:t>PSD</w:t>
      </w:r>
      <w:r>
        <w:rPr>
          <w:rFonts w:hint="eastAsia"/>
        </w:rPr>
        <w:t>状态和控制命令，其过程如</w:t>
      </w:r>
      <w:r>
        <w:fldChar w:fldCharType="begin"/>
      </w:r>
      <w:r>
        <w:instrText xml:space="preserve"> </w:instrText>
      </w:r>
      <w:r>
        <w:rPr>
          <w:rFonts w:hint="eastAsia"/>
        </w:rPr>
        <w:instrText>REF _Ref339008793 \h</w:instrText>
      </w:r>
      <w:r>
        <w:instrText xml:space="preserve"> </w:instrText>
      </w:r>
      <w:r>
        <w:fldChar w:fldCharType="separate"/>
      </w:r>
      <w:r w:rsidR="00DE178B">
        <w:t xml:space="preserve">Figure </w:t>
      </w:r>
      <w:r w:rsidR="00DE178B">
        <w:rPr>
          <w:noProof/>
        </w:rPr>
        <w:t>4</w:t>
      </w:r>
      <w:r w:rsidR="00DE178B">
        <w:noBreakHyphen/>
      </w:r>
      <w:r w:rsidR="00DE178B">
        <w:rPr>
          <w:noProof/>
        </w:rPr>
        <w:t>2</w:t>
      </w:r>
      <w:r>
        <w:fldChar w:fldCharType="end"/>
      </w:r>
      <w:r>
        <w:rPr>
          <w:rFonts w:hint="eastAsia"/>
        </w:rPr>
        <w:t>所示，共有以下六种：</w:t>
      </w:r>
    </w:p>
    <w:p w:rsidR="00B147F8" w:rsidP="00FA0FBB" w:rsidRDefault="00B147F8">
      <w:pPr>
        <w:pStyle w:val="AltX"/>
      </w:pPr>
      <w:r>
        <w:rPr>
          <w:rFonts w:hint="eastAsia"/>
        </w:rPr>
        <w:t>CC</w:t>
      </w:r>
      <w:r>
        <w:rPr>
          <w:rFonts w:hint="eastAsia"/>
        </w:rPr>
        <w:t>→</w:t>
      </w:r>
      <w:r>
        <w:rPr>
          <w:rFonts w:hint="eastAsia"/>
        </w:rPr>
        <w:t>CBI: PSD "Setting"</w:t>
      </w:r>
    </w:p>
    <w:p w:rsidR="00B147F8" w:rsidP="00FA0FBB" w:rsidRDefault="00B147F8">
      <w:pPr>
        <w:pStyle w:val="AltX"/>
      </w:pPr>
      <w:r w:rsidRPr="00125CA2">
        <w:rPr>
          <w:rFonts w:hint="eastAsia"/>
        </w:rPr>
        <w:t>C</w:t>
      </w:r>
      <w:r>
        <w:rPr>
          <w:rFonts w:hint="eastAsia"/>
        </w:rPr>
        <w:t>BI</w:t>
      </w:r>
      <w:r w:rsidRPr="00125CA2">
        <w:rPr>
          <w:rFonts w:hint="eastAsia"/>
        </w:rPr>
        <w:t>→</w:t>
      </w:r>
      <w:r w:rsidRPr="00125CA2">
        <w:rPr>
          <w:rFonts w:hint="eastAsia"/>
        </w:rPr>
        <w:t>C</w:t>
      </w:r>
      <w:r>
        <w:rPr>
          <w:rFonts w:hint="eastAsia"/>
        </w:rPr>
        <w:t>C</w:t>
      </w:r>
      <w:r w:rsidRPr="00125CA2">
        <w:rPr>
          <w:rFonts w:hint="eastAsia"/>
        </w:rPr>
        <w:t xml:space="preserve">: </w:t>
      </w:r>
      <w:r>
        <w:rPr>
          <w:rFonts w:hint="eastAsia"/>
        </w:rPr>
        <w:t>PSD "IO Status"</w:t>
      </w:r>
    </w:p>
    <w:p w:rsidRPr="00125CA2" w:rsidR="00B147F8" w:rsidP="00FA0FBB" w:rsidRDefault="00B147F8">
      <w:pPr>
        <w:pStyle w:val="AltX"/>
      </w:pPr>
      <w:r w:rsidRPr="00125CA2">
        <w:rPr>
          <w:rFonts w:hint="eastAsia"/>
        </w:rPr>
        <w:t>CC</w:t>
      </w:r>
      <w:r w:rsidRPr="00125CA2">
        <w:rPr>
          <w:rFonts w:hint="eastAsia"/>
        </w:rPr>
        <w:t>→</w:t>
      </w:r>
      <w:r w:rsidRPr="00125CA2">
        <w:rPr>
          <w:rFonts w:hint="eastAsia"/>
        </w:rPr>
        <w:t xml:space="preserve">CBI: </w:t>
      </w:r>
      <w:r>
        <w:rPr>
          <w:rFonts w:hint="eastAsia"/>
        </w:rPr>
        <w:t>SSE realignment</w:t>
      </w:r>
    </w:p>
    <w:p w:rsidRPr="00125CA2" w:rsidR="00B147F8" w:rsidP="00FA0FBB" w:rsidRDefault="00B147F8">
      <w:pPr>
        <w:pStyle w:val="AltX"/>
      </w:pPr>
      <w:r w:rsidRPr="00125CA2">
        <w:rPr>
          <w:rFonts w:hint="eastAsia"/>
        </w:rPr>
        <w:t>CC</w:t>
      </w:r>
      <w:r w:rsidRPr="00125CA2">
        <w:rPr>
          <w:rFonts w:hint="eastAsia"/>
        </w:rPr>
        <w:t>→</w:t>
      </w:r>
      <w:r w:rsidRPr="00125CA2">
        <w:rPr>
          <w:rFonts w:hint="eastAsia"/>
        </w:rPr>
        <w:t xml:space="preserve">CBI: </w:t>
      </w:r>
      <w:r>
        <w:rPr>
          <w:rFonts w:hint="eastAsia"/>
        </w:rPr>
        <w:t>SSR realignment</w:t>
      </w:r>
    </w:p>
    <w:p w:rsidRPr="00125CA2" w:rsidR="00B147F8" w:rsidP="00FA0FBB" w:rsidRDefault="00B147F8">
      <w:pPr>
        <w:pStyle w:val="AltX"/>
      </w:pPr>
      <w:r w:rsidRPr="00125CA2">
        <w:rPr>
          <w:rFonts w:hint="eastAsia"/>
        </w:rPr>
        <w:t>CBI</w:t>
      </w:r>
      <w:r w:rsidRPr="00125CA2">
        <w:rPr>
          <w:rFonts w:hint="eastAsia"/>
        </w:rPr>
        <w:t>→</w:t>
      </w:r>
      <w:r w:rsidRPr="00125CA2">
        <w:rPr>
          <w:rFonts w:hint="eastAsia"/>
        </w:rPr>
        <w:t>CC:</w:t>
      </w:r>
      <w:r>
        <w:rPr>
          <w:rFonts w:hint="eastAsia"/>
        </w:rPr>
        <w:t xml:space="preserve"> SSE realignment</w:t>
      </w:r>
    </w:p>
    <w:p w:rsidRPr="00125CA2" w:rsidR="00B147F8" w:rsidP="00FA0FBB" w:rsidRDefault="00B147F8">
      <w:pPr>
        <w:pStyle w:val="AltX"/>
      </w:pPr>
      <w:r w:rsidRPr="00125CA2">
        <w:rPr>
          <w:rFonts w:hint="eastAsia"/>
        </w:rPr>
        <w:t>CBI</w:t>
      </w:r>
      <w:r w:rsidRPr="00125CA2">
        <w:rPr>
          <w:rFonts w:hint="eastAsia"/>
        </w:rPr>
        <w:t>→</w:t>
      </w:r>
      <w:r w:rsidRPr="00125CA2">
        <w:rPr>
          <w:rFonts w:hint="eastAsia"/>
        </w:rPr>
        <w:t>CC:</w:t>
      </w:r>
      <w:r>
        <w:rPr>
          <w:rFonts w:hint="eastAsia"/>
        </w:rPr>
        <w:t xml:space="preserve"> SSR realignment</w:t>
      </w:r>
    </w:p>
    <w:p w:rsidR="00B147F8" w:rsidP="00B147F8" w:rsidRDefault="00B147F8"/>
    <w:p w:rsidR="00B147F8" w:rsidP="00C93484" w:rsidRDefault="00B147F8">
      <w:pPr>
        <w:pStyle w:val="Reqtify"/>
      </w:pPr>
    </w:p>
    <w:p w:rsidRPr="00580950" w:rsidR="00B147F8" w:rsidP="00B147F8" w:rsidRDefault="00B147F8">
      <w:pPr>
        <w:pStyle w:val="affe"/>
      </w:pPr>
      <w:r w:rsidRPr="001A710A">
        <w:object w:dxaOrig="7950" w:dyaOrig="8205">
          <v:shape id="_x0000_i1077" style="width:397.5pt;height:410.25pt" o:bordertopcolor="this" o:borderleftcolor="this" o:borderbottomcolor="this" o:borderrightcolor="this" fillcolor="window" o:ole="" type="#_x0000_t75">
            <v:imagedata cropleft="974f" croptop="1413f" cropright="1057f" cropbottom="-2109f" o:title="" r:id="rId198"/>
            <w10:bordertop type="single" width="4"/>
            <w10:borderleft type="single" width="4"/>
            <w10:borderbottom type="single" width="4"/>
            <w10:borderright type="single" width="4"/>
          </v:shape>
          <o:OLEObject Type="Embed" ProgID="PowerPoint.Show.8" ShapeID="_x0000_i1077" DrawAspect="Content" ObjectID="_1493800007" r:id="rId199"/>
        </w:object>
      </w:r>
    </w:p>
    <w:p w:rsidR="00B147F8" w:rsidP="00B147F8" w:rsidRDefault="00B147F8">
      <w:pPr>
        <w:pStyle w:val="affe"/>
      </w:pPr>
      <w:bookmarkStart w:name="_Ref339008793" w:id="807"/>
      <w:bookmarkStart w:name="_Toc348357757" w:id="808"/>
      <w:bookmarkStart w:name="_Toc349031192" w:id="809"/>
      <w:bookmarkStart w:name="_Toc347567304" w:id="810"/>
      <w:bookmarkStart w:name="_Toc345689782" w:id="811"/>
      <w:bookmarkStart w:name="_Toc376183011" w:id="812"/>
      <w:bookmarkStart w:name="_Toc392229980" w:id="813"/>
      <w:r>
        <w:t xml:space="preserve">Figure </w:t>
      </w:r>
      <w:r w:rsidR="00DB1C8F">
        <w:fldChar w:fldCharType="begin"/>
      </w:r>
      <w:r w:rsidR="00DB1C8F">
        <w:instrText xml:space="preserve"> STYLEREF 1 \s </w:instrText>
      </w:r>
      <w:r w:rsidR="00DB1C8F">
        <w:fldChar w:fldCharType="separate"/>
      </w:r>
      <w:r w:rsidR="00DE178B">
        <w:t>4</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2</w:t>
      </w:r>
      <w:r w:rsidR="00DB1C8F">
        <w:fldChar w:fldCharType="end"/>
      </w:r>
      <w:bookmarkEnd w:id="807"/>
      <w:r>
        <w:rPr>
          <w:rFonts w:hint="eastAsia"/>
        </w:rPr>
        <w:t xml:space="preserve"> CC-CBI</w:t>
      </w:r>
      <w:r w:rsidR="005169A6">
        <w:rPr>
          <w:rFonts w:hint="eastAsia"/>
        </w:rPr>
        <w:t xml:space="preserve"> communication with F</w:t>
      </w:r>
      <w:r>
        <w:rPr>
          <w:rFonts w:hint="eastAsia"/>
        </w:rPr>
        <w:t>SFB2</w:t>
      </w:r>
      <w:r w:rsidR="005169A6">
        <w:rPr>
          <w:rFonts w:hint="eastAsia"/>
        </w:rPr>
        <w:t xml:space="preserve"> protocol</w:t>
      </w:r>
      <w:bookmarkEnd w:id="808"/>
      <w:bookmarkEnd w:id="809"/>
      <w:bookmarkEnd w:id="810"/>
      <w:bookmarkEnd w:id="811"/>
      <w:bookmarkEnd w:id="812"/>
      <w:bookmarkEnd w:id="813"/>
    </w:p>
    <w:p w:rsidR="00B147F8" w:rsidP="00934391" w:rsidRDefault="00B147F8">
      <w:pPr>
        <w:pStyle w:val="3"/>
      </w:pPr>
      <w:r>
        <w:rPr>
          <w:rFonts w:hint="eastAsia"/>
        </w:rPr>
        <w:t>Application level</w:t>
      </w:r>
    </w:p>
    <w:p w:rsidR="00B147F8" w:rsidP="0012674A" w:rsidRDefault="00B147F8">
      <w:pPr>
        <w:pStyle w:val="4"/>
      </w:pPr>
      <w:r>
        <w:rPr>
          <w:rFonts w:hint="eastAsia"/>
        </w:rPr>
        <w:t>ATP-&gt;CI: PSD setting</w:t>
      </w:r>
    </w:p>
    <w:p w:rsidR="00B147F8" w:rsidP="00C93484" w:rsidRDefault="00B147F8">
      <w:pPr>
        <w:pStyle w:val="Reqtify"/>
      </w:pPr>
      <w:r>
        <w:rPr>
          <w:rFonts w:hint="eastAsia"/>
        </w:rPr>
        <w:t>根据</w:t>
      </w:r>
      <w:r w:rsidR="001D1AED">
        <w:fldChar w:fldCharType="begin"/>
      </w:r>
      <w:r w:rsidR="001D1AED">
        <w:instrText xml:space="preserve"> </w:instrText>
      </w:r>
      <w:r w:rsidR="001D1AED">
        <w:rPr>
          <w:rFonts w:hint="eastAsia"/>
        </w:rPr>
        <w:instrText>REF _Ref277776148 \w \h</w:instrText>
      </w:r>
      <w:r w:rsidR="001D1AED">
        <w:instrText xml:space="preserve"> </w:instrText>
      </w:r>
      <w:r w:rsidR="001D1AED">
        <w:fldChar w:fldCharType="separate"/>
      </w:r>
      <w:r w:rsidR="00DE178B">
        <w:t>[REF5]</w:t>
      </w:r>
      <w:r w:rsidR="001D1AED">
        <w:fldChar w:fldCharType="end"/>
      </w:r>
      <w:r>
        <w:rPr>
          <w:rFonts w:hint="eastAsia"/>
        </w:rPr>
        <w:t>，</w:t>
      </w:r>
      <w:r>
        <w:rPr>
          <w:rFonts w:hint="eastAsia"/>
        </w:rPr>
        <w:t>ATP</w:t>
      </w:r>
      <w:r>
        <w:rPr>
          <w:rFonts w:hint="eastAsia"/>
        </w:rPr>
        <w:t>通过</w:t>
      </w:r>
      <w:r>
        <w:rPr>
          <w:rFonts w:hint="eastAsia"/>
        </w:rPr>
        <w:t>CCNV</w:t>
      </w:r>
      <w:r>
        <w:rPr>
          <w:rFonts w:hint="eastAsia"/>
        </w:rPr>
        <w:t>向</w:t>
      </w:r>
      <w:r>
        <w:rPr>
          <w:rFonts w:hint="eastAsia"/>
        </w:rPr>
        <w:t>CI</w:t>
      </w:r>
      <w:r>
        <w:rPr>
          <w:rFonts w:hint="eastAsia"/>
        </w:rPr>
        <w:t>发送屏蔽门控制信息</w:t>
      </w:r>
      <w:bookmarkStart w:name="CIsetting" w:id="814"/>
      <w:r w:rsidRPr="00B92999" w:rsidR="00B92999">
        <w:rPr>
          <w:rStyle w:val="aff2"/>
          <w:rFonts w:hint="eastAsia"/>
        </w:rPr>
        <w:t>CIsetting</w:t>
      </w:r>
      <w:bookmarkEnd w:id="814"/>
      <w:r>
        <w:rPr>
          <w:rFonts w:hint="eastAsia"/>
        </w:rPr>
        <w:t>，其结构如</w:t>
      </w:r>
      <w:r w:rsidR="00291C86">
        <w:fldChar w:fldCharType="begin"/>
      </w:r>
      <w:r w:rsidR="00291C86">
        <w:instrText xml:space="preserve"> REF _Ref344120944 \h </w:instrText>
      </w:r>
      <w:r w:rsidR="00291C86">
        <w:fldChar w:fldCharType="separate"/>
      </w:r>
      <w:r w:rsidRPr="00963971" w:rsidR="00DE178B">
        <w:t xml:space="preserve">Table </w:t>
      </w:r>
      <w:r w:rsidR="00DE178B">
        <w:rPr>
          <w:noProof/>
        </w:rPr>
        <w:t>4</w:t>
      </w:r>
      <w:r w:rsidR="00DE178B">
        <w:noBreakHyphen/>
      </w:r>
      <w:r w:rsidR="00DE178B">
        <w:rPr>
          <w:noProof/>
        </w:rPr>
        <w:t>24</w:t>
      </w:r>
      <w:r w:rsidR="00291C86">
        <w:fldChar w:fldCharType="end"/>
      </w:r>
      <w:r>
        <w:rPr>
          <w:rFonts w:hint="eastAsia"/>
        </w:rPr>
        <w:t>所示。</w:t>
      </w:r>
    </w:p>
    <w:p w:rsidR="00B147F8" w:rsidP="00C93484" w:rsidRDefault="00B147F8">
      <w:pPr>
        <w:pStyle w:val="Reqtify"/>
      </w:pPr>
      <w:r>
        <w:t>According</w:t>
      </w:r>
      <w:r>
        <w:rPr>
          <w:rFonts w:hint="eastAsia"/>
        </w:rPr>
        <w:t xml:space="preserve"> to </w:t>
      </w:r>
      <w:r w:rsidR="001D1AED">
        <w:fldChar w:fldCharType="begin"/>
      </w:r>
      <w:r w:rsidR="001D1AED">
        <w:instrText xml:space="preserve"> </w:instrText>
      </w:r>
      <w:r w:rsidR="001D1AED">
        <w:rPr>
          <w:rFonts w:hint="eastAsia"/>
        </w:rPr>
        <w:instrText>REF _Ref277776148 \w \h</w:instrText>
      </w:r>
      <w:r w:rsidR="001D1AED">
        <w:instrText xml:space="preserve"> </w:instrText>
      </w:r>
      <w:r w:rsidR="001D1AED">
        <w:fldChar w:fldCharType="separate"/>
      </w:r>
      <w:r w:rsidR="00DE178B">
        <w:t>[REF5]</w:t>
      </w:r>
      <w:r w:rsidR="001D1AED">
        <w:fldChar w:fldCharType="end"/>
      </w:r>
      <w:r>
        <w:rPr>
          <w:rFonts w:hint="eastAsia"/>
        </w:rPr>
        <w:t xml:space="preserve">, ATP </w:t>
      </w:r>
      <w:r>
        <w:t>sends</w:t>
      </w:r>
      <w:r>
        <w:rPr>
          <w:rFonts w:hint="eastAsia"/>
        </w:rPr>
        <w:t xml:space="preserve"> PSD setting message</w:t>
      </w:r>
      <w:r w:rsidR="00B92999">
        <w:rPr>
          <w:rFonts w:hint="eastAsia"/>
        </w:rPr>
        <w:t xml:space="preserve"> </w:t>
      </w:r>
      <w:r w:rsidRPr="00B92999" w:rsidR="00B92999">
        <w:rPr>
          <w:rStyle w:val="aff2"/>
          <w:rFonts w:hint="eastAsia"/>
        </w:rPr>
        <w:t>CIsetting</w:t>
      </w:r>
      <w:r>
        <w:rPr>
          <w:rFonts w:hint="eastAsia"/>
        </w:rPr>
        <w:t xml:space="preserve"> to the CI, as shown in</w:t>
      </w:r>
      <w:r w:rsidR="00291C86">
        <w:rPr>
          <w:rFonts w:hint="eastAsia"/>
        </w:rPr>
        <w:t xml:space="preserve"> </w:t>
      </w:r>
      <w:r w:rsidR="00291C86">
        <w:fldChar w:fldCharType="begin"/>
      </w:r>
      <w:r w:rsidR="00291C86">
        <w:instrText xml:space="preserve"> REF _Ref344120944 \h </w:instrText>
      </w:r>
      <w:r w:rsidR="00291C86">
        <w:fldChar w:fldCharType="separate"/>
      </w:r>
      <w:r w:rsidRPr="00963971" w:rsidR="00DE178B">
        <w:t xml:space="preserve">Table </w:t>
      </w:r>
      <w:r w:rsidR="00DE178B">
        <w:rPr>
          <w:noProof/>
        </w:rPr>
        <w:t>4</w:t>
      </w:r>
      <w:r w:rsidR="00DE178B">
        <w:noBreakHyphen/>
      </w:r>
      <w:r w:rsidR="00DE178B">
        <w:rPr>
          <w:noProof/>
        </w:rPr>
        <w:t>24</w:t>
      </w:r>
      <w:r w:rsidR="00291C86">
        <w:fldChar w:fldCharType="end"/>
      </w:r>
      <w:r>
        <w:rPr>
          <w:rFonts w:hint="eastAsia"/>
        </w:rPr>
        <w:t>.</w:t>
      </w:r>
    </w:p>
    <w:p w:rsidRPr="004C318A" w:rsidR="00B147F8" w:rsidP="00C93484" w:rsidRDefault="00B147F8">
      <w:pPr>
        <w:pStyle w:val="Reqtify"/>
      </w:pPr>
    </w:p>
    <w:p w:rsidR="00B147F8" w:rsidP="00C93484" w:rsidRDefault="00B147F8">
      <w:pPr>
        <w:pStyle w:val="Reqtify"/>
      </w:pPr>
      <w:r>
        <w:rPr>
          <w:rFonts w:hint="eastAsia"/>
        </w:rPr>
        <w:t>ATP</w:t>
      </w:r>
      <w:r>
        <w:rPr>
          <w:rFonts w:hint="eastAsia"/>
        </w:rPr>
        <w:t>发送给</w:t>
      </w:r>
      <w:r>
        <w:rPr>
          <w:rFonts w:hint="eastAsia"/>
        </w:rPr>
        <w:t>CI</w:t>
      </w:r>
      <w:r>
        <w:rPr>
          <w:rFonts w:hint="eastAsia"/>
        </w:rPr>
        <w:t>的</w:t>
      </w:r>
      <w:r w:rsidRPr="00580950">
        <w:rPr>
          <w:rFonts w:hint="eastAsia"/>
        </w:rPr>
        <w:t>PSD</w:t>
      </w:r>
      <w:r>
        <w:rPr>
          <w:rFonts w:hint="eastAsia"/>
        </w:rPr>
        <w:t>控制</w:t>
      </w:r>
      <w:r w:rsidRPr="00580950">
        <w:rPr>
          <w:rFonts w:hint="eastAsia"/>
        </w:rPr>
        <w:t>命令</w:t>
      </w:r>
    </w:p>
    <w:p w:rsidRPr="00963971" w:rsidR="00B147F8" w:rsidP="00B147F8" w:rsidRDefault="00B147F8">
      <w:pPr>
        <w:pStyle w:val="affc"/>
      </w:pPr>
      <w:bookmarkStart w:name="_Ref344120944" w:id="815"/>
      <w:bookmarkStart w:name="_Toc345689814" w:id="816"/>
      <w:bookmarkStart w:name="_Toc376183059" w:id="817"/>
      <w:bookmarkStart w:name="_Toc392230032" w:id="818"/>
      <w:r w:rsidRPr="00963971">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24</w:t>
      </w:r>
      <w:r w:rsidR="00FA0FBB">
        <w:fldChar w:fldCharType="end"/>
      </w:r>
      <w:bookmarkEnd w:id="815"/>
      <w:r w:rsidRPr="00963971">
        <w:rPr>
          <w:rFonts w:hint="eastAsia"/>
        </w:rPr>
        <w:t xml:space="preserve"> </w:t>
      </w:r>
      <w:r>
        <w:rPr>
          <w:rFonts w:hint="eastAsia"/>
        </w:rPr>
        <w:t>PSD control</w:t>
      </w:r>
      <w:bookmarkEnd w:id="816"/>
      <w:bookmarkEnd w:id="817"/>
      <w:bookmarkEnd w:id="818"/>
      <w:r>
        <w:rPr>
          <w:rFonts w:hint="eastAsia"/>
        </w:rPr>
        <w:t xml:space="preserve"> </w:t>
      </w:r>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392"/>
        <w:gridCol w:w="3057"/>
        <w:gridCol w:w="2485"/>
        <w:gridCol w:w="3352"/>
      </w:tblGrid>
      <w:tr w:rsidRPr="001B3DC6" w:rsidR="00B147F8" w:rsidTr="00B147F8">
        <w:trPr>
          <w:jc w:val="center"/>
        </w:trPr>
        <w:tc>
          <w:tcPr>
            <w:tcW w:w="1857" w:type="pct"/>
            <w:gridSpan w:val="2"/>
            <w:tcBorders>
              <w:top w:val="single" w:color="auto" w:sz="12" w:space="0"/>
              <w:left w:val="nil"/>
              <w:bottom w:val="single" w:color="auto" w:sz="12" w:space="0"/>
              <w:right w:val="nil"/>
            </w:tcBorders>
            <w:shd w:val="clear" w:color="auto" w:fill="E0E0E0"/>
            <w:vAlign w:val="center"/>
          </w:tcPr>
          <w:p w:rsidRPr="00963971" w:rsidR="00B147F8" w:rsidP="00FA0FBB" w:rsidRDefault="00B147F8">
            <w:pPr>
              <w:pStyle w:val="af6"/>
            </w:pPr>
            <w:r w:rsidRPr="00963971">
              <w:rPr>
                <w:rFonts w:hint="eastAsia"/>
              </w:rPr>
              <w:t>ID</w:t>
            </w:r>
          </w:p>
        </w:tc>
        <w:tc>
          <w:tcPr>
            <w:tcW w:w="1338" w:type="pct"/>
            <w:tcBorders>
              <w:top w:val="single" w:color="auto" w:sz="12" w:space="0"/>
              <w:left w:val="nil"/>
              <w:bottom w:val="single" w:color="auto" w:sz="12" w:space="0"/>
              <w:right w:val="nil"/>
            </w:tcBorders>
            <w:shd w:val="clear" w:color="auto" w:fill="E0E0E0"/>
          </w:tcPr>
          <w:p w:rsidRPr="00963971" w:rsidR="00B147F8" w:rsidP="00FA0FBB" w:rsidRDefault="00B147F8">
            <w:pPr>
              <w:pStyle w:val="af6"/>
            </w:pPr>
            <w:r w:rsidRPr="00963971">
              <w:rPr>
                <w:rFonts w:hint="eastAsia"/>
              </w:rPr>
              <w:t>Logical Type</w:t>
            </w:r>
          </w:p>
        </w:tc>
        <w:tc>
          <w:tcPr>
            <w:tcW w:w="1805" w:type="pct"/>
            <w:tcBorders>
              <w:top w:val="single" w:color="auto" w:sz="12" w:space="0"/>
              <w:left w:val="nil"/>
              <w:bottom w:val="single" w:color="auto" w:sz="12" w:space="0"/>
              <w:right w:val="nil"/>
            </w:tcBorders>
            <w:shd w:val="clear" w:color="auto" w:fill="E0E0E0"/>
            <w:vAlign w:val="center"/>
          </w:tcPr>
          <w:p w:rsidRPr="00963971" w:rsidR="00B147F8" w:rsidP="00FA0FBB" w:rsidRDefault="00B147F8">
            <w:pPr>
              <w:pStyle w:val="af6"/>
            </w:pPr>
            <w:r w:rsidRPr="00963971">
              <w:rPr>
                <w:rFonts w:hint="eastAsia"/>
              </w:rPr>
              <w:t>Description</w:t>
            </w:r>
          </w:p>
        </w:tc>
      </w:tr>
      <w:tr w:rsidRPr="001B3DC6" w:rsidR="00B147F8" w:rsidTr="00B147F8">
        <w:trPr>
          <w:jc w:val="center"/>
        </w:trPr>
        <w:tc>
          <w:tcPr>
            <w:tcW w:w="1857" w:type="pct"/>
            <w:gridSpan w:val="2"/>
            <w:tcBorders>
              <w:top w:val="single" w:color="auto" w:sz="12" w:space="0"/>
              <w:left w:val="nil"/>
              <w:bottom w:val="single" w:color="auto" w:sz="4" w:space="0"/>
              <w:right w:val="nil"/>
            </w:tcBorders>
          </w:tcPr>
          <w:p w:rsidRPr="00963971" w:rsidR="00B147F8" w:rsidP="00591D6B" w:rsidRDefault="00B147F8">
            <w:pPr>
              <w:pStyle w:val="AltB0"/>
              <w:rPr>
                <w:rStyle w:val="DATATYPE"/>
              </w:rPr>
            </w:pPr>
            <w:bookmarkStart w:name="ST_CI_SETTING" w:id="819"/>
            <w:r w:rsidRPr="00963971">
              <w:rPr>
                <w:rStyle w:val="DATATYPE"/>
                <w:rFonts w:hint="eastAsia"/>
              </w:rPr>
              <w:lastRenderedPageBreak/>
              <w:t>ST_CI_SETTING</w:t>
            </w:r>
            <w:bookmarkEnd w:id="819"/>
          </w:p>
        </w:tc>
        <w:tc>
          <w:tcPr>
            <w:tcW w:w="1338" w:type="pct"/>
            <w:tcBorders>
              <w:top w:val="single" w:color="auto" w:sz="12" w:space="0"/>
              <w:left w:val="nil"/>
              <w:right w:val="nil"/>
            </w:tcBorders>
          </w:tcPr>
          <w:p w:rsidRPr="00963971" w:rsidR="00B147F8" w:rsidP="00591D6B" w:rsidRDefault="00B147F8">
            <w:pPr>
              <w:pStyle w:val="AltB0"/>
            </w:pPr>
          </w:p>
        </w:tc>
        <w:tc>
          <w:tcPr>
            <w:tcW w:w="1805" w:type="pct"/>
            <w:tcBorders>
              <w:top w:val="single" w:color="auto" w:sz="12" w:space="0"/>
              <w:left w:val="nil"/>
              <w:right w:val="nil"/>
            </w:tcBorders>
          </w:tcPr>
          <w:p w:rsidRPr="00963971" w:rsidR="00B147F8" w:rsidP="00591D6B" w:rsidRDefault="00B147F8">
            <w:pPr>
              <w:pStyle w:val="AltB0"/>
            </w:pPr>
          </w:p>
        </w:tc>
      </w:tr>
      <w:tr w:rsidRPr="001B3DC6" w:rsidR="00AB0217" w:rsidTr="00B147F8">
        <w:trPr>
          <w:jc w:val="center"/>
        </w:trPr>
        <w:tc>
          <w:tcPr>
            <w:tcW w:w="211" w:type="pct"/>
            <w:tcBorders>
              <w:top w:val="single" w:color="auto" w:sz="4" w:space="0"/>
              <w:left w:val="nil"/>
              <w:bottom w:val="single" w:color="auto" w:sz="12" w:space="0"/>
              <w:right w:val="nil"/>
            </w:tcBorders>
          </w:tcPr>
          <w:p w:rsidRPr="00963971" w:rsidR="00AB0217" w:rsidP="00591D6B" w:rsidRDefault="00AB0217">
            <w:pPr>
              <w:pStyle w:val="AltB0"/>
            </w:pPr>
          </w:p>
        </w:tc>
        <w:tc>
          <w:tcPr>
            <w:tcW w:w="1646" w:type="pct"/>
            <w:tcBorders>
              <w:top w:val="single" w:color="auto" w:sz="4" w:space="0"/>
              <w:left w:val="nil"/>
              <w:bottom w:val="single" w:color="auto" w:sz="12" w:space="0"/>
              <w:right w:val="nil"/>
            </w:tcBorders>
          </w:tcPr>
          <w:p w:rsidR="00AB0217" w:rsidP="00591D6B" w:rsidRDefault="00AB0217">
            <w:pPr>
              <w:pStyle w:val="AltB0"/>
            </w:pPr>
            <w:r>
              <w:rPr>
                <w:rFonts w:hint="eastAsia"/>
              </w:rPr>
              <w:t>.PlatformId</w:t>
            </w:r>
          </w:p>
        </w:tc>
        <w:tc>
          <w:tcPr>
            <w:tcW w:w="1338" w:type="pct"/>
            <w:tcBorders>
              <w:left w:val="nil"/>
              <w:bottom w:val="single" w:color="auto" w:sz="12" w:space="0"/>
              <w:right w:val="nil"/>
            </w:tcBorders>
          </w:tcPr>
          <w:p w:rsidR="00AB0217" w:rsidP="00591D6B" w:rsidRDefault="00AB0217">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c>
          <w:tcPr>
            <w:tcW w:w="1805" w:type="pct"/>
            <w:tcBorders>
              <w:left w:val="nil"/>
              <w:bottom w:val="single" w:color="auto" w:sz="12" w:space="0"/>
              <w:right w:val="nil"/>
            </w:tcBorders>
          </w:tcPr>
          <w:p w:rsidRPr="00963971" w:rsidR="00AB0217" w:rsidP="00591D6B" w:rsidRDefault="00AB0217">
            <w:pPr>
              <w:pStyle w:val="AltB0"/>
            </w:pPr>
            <w:r>
              <w:rPr>
                <w:rFonts w:hint="eastAsia"/>
              </w:rPr>
              <w:t>PSD</w:t>
            </w:r>
            <w:r>
              <w:rPr>
                <w:rFonts w:hint="eastAsia"/>
              </w:rPr>
              <w:t>标识</w:t>
            </w:r>
          </w:p>
        </w:tc>
      </w:tr>
      <w:tr w:rsidRPr="001B3DC6" w:rsidR="002A06CF" w:rsidTr="00B147F8">
        <w:trPr>
          <w:jc w:val="center"/>
        </w:trPr>
        <w:tc>
          <w:tcPr>
            <w:tcW w:w="211" w:type="pct"/>
            <w:tcBorders>
              <w:top w:val="single" w:color="auto" w:sz="4" w:space="0"/>
              <w:left w:val="nil"/>
              <w:bottom w:val="single" w:color="auto" w:sz="12" w:space="0"/>
              <w:right w:val="nil"/>
            </w:tcBorders>
          </w:tcPr>
          <w:p w:rsidRPr="00963971" w:rsidR="002A06CF" w:rsidP="00591D6B" w:rsidRDefault="002A06CF">
            <w:pPr>
              <w:pStyle w:val="AltB0"/>
            </w:pPr>
          </w:p>
        </w:tc>
        <w:tc>
          <w:tcPr>
            <w:tcW w:w="1646" w:type="pct"/>
            <w:tcBorders>
              <w:top w:val="single" w:color="auto" w:sz="4" w:space="0"/>
              <w:left w:val="nil"/>
              <w:bottom w:val="single" w:color="auto" w:sz="12" w:space="0"/>
              <w:right w:val="nil"/>
            </w:tcBorders>
          </w:tcPr>
          <w:p w:rsidRPr="00963971" w:rsidR="002A06CF" w:rsidP="00591D6B" w:rsidRDefault="00AB0217">
            <w:pPr>
              <w:pStyle w:val="AltB0"/>
            </w:pPr>
            <w:r>
              <w:rPr>
                <w:rFonts w:hint="eastAsia"/>
              </w:rPr>
              <w:t>.Order</w:t>
            </w:r>
          </w:p>
        </w:tc>
        <w:tc>
          <w:tcPr>
            <w:tcW w:w="1338" w:type="pct"/>
            <w:tcBorders>
              <w:left w:val="nil"/>
              <w:bottom w:val="single" w:color="auto" w:sz="12" w:space="0"/>
              <w:right w:val="nil"/>
            </w:tcBorders>
          </w:tcPr>
          <w:p w:rsidRPr="00963971" w:rsidR="002A06CF" w:rsidP="00591D6B" w:rsidRDefault="00AB0217">
            <w:pPr>
              <w:pStyle w:val="AltB0"/>
            </w:pPr>
            <w:r w:rsidRPr="00AB0217">
              <w:fldChar w:fldCharType="begin"/>
            </w:r>
            <w:r w:rsidRPr="00AB0217">
              <w:instrText xml:space="preserve"> REF NUMERIC_32 \h </w:instrText>
            </w:r>
            <w:r w:rsidRPr="00AB0217">
              <w:fldChar w:fldCharType="separate"/>
            </w:r>
            <w:r w:rsidRPr="00190111" w:rsidR="00DE178B">
              <w:rPr>
                <w:rStyle w:val="DATATYPE"/>
              </w:rPr>
              <w:t>NUMERIC_32</w:t>
            </w:r>
            <w:r w:rsidRPr="00AB0217">
              <w:fldChar w:fldCharType="end"/>
            </w:r>
          </w:p>
        </w:tc>
        <w:tc>
          <w:tcPr>
            <w:tcW w:w="1805" w:type="pct"/>
            <w:tcBorders>
              <w:left w:val="nil"/>
              <w:bottom w:val="single" w:color="auto" w:sz="12" w:space="0"/>
              <w:right w:val="nil"/>
            </w:tcBorders>
          </w:tcPr>
          <w:p w:rsidRPr="00963971" w:rsidR="002A06CF" w:rsidP="00591D6B" w:rsidRDefault="002A06CF">
            <w:pPr>
              <w:pStyle w:val="AltB0"/>
            </w:pPr>
            <w:r w:rsidRPr="00963971">
              <w:rPr>
                <w:rFonts w:hint="eastAsia"/>
              </w:rPr>
              <w:t>向联锁发送消息</w:t>
            </w:r>
          </w:p>
        </w:tc>
      </w:tr>
    </w:tbl>
    <w:p w:rsidR="00B147F8" w:rsidP="00C93484" w:rsidRDefault="00B147F8">
      <w:pPr>
        <w:pStyle w:val="Reqtify"/>
      </w:pPr>
    </w:p>
    <w:p w:rsidR="00B147F8" w:rsidP="00C93484" w:rsidRDefault="00B147F8">
      <w:pPr>
        <w:pStyle w:val="Reqtify"/>
      </w:pPr>
    </w:p>
    <w:p w:rsidR="00B147F8" w:rsidP="00B147F8" w:rsidRDefault="00B147F8">
      <w:pPr>
        <w:pStyle w:val="ReqtifyAltR"/>
      </w:pPr>
      <w:r>
        <w:t>[iTC_CC_ATP-SwRS-</w:t>
      </w:r>
      <w:r>
        <w:rPr>
          <w:rFonts w:hint="eastAsia"/>
        </w:rPr>
        <w:t>0478</w:t>
      </w:r>
      <w:r>
        <w:t>]</w:t>
      </w:r>
    </w:p>
    <w:p w:rsidR="00B147F8" w:rsidP="00C93484" w:rsidRDefault="00B147F8">
      <w:pPr>
        <w:pStyle w:val="Reqtify"/>
      </w:pPr>
      <w:r>
        <w:rPr>
          <w:rFonts w:hint="eastAsia"/>
        </w:rPr>
        <w:t>根据本周期</w:t>
      </w:r>
      <w:hyperlink w:history="1" w:anchor="CommunicateWithPSD">
        <w:r w:rsidR="002A06CF">
          <w:rPr>
            <w:rStyle w:val="ac"/>
          </w:rPr>
          <w:t>CommunicateWithPSD</w:t>
        </w:r>
      </w:hyperlink>
      <w:r>
        <w:rPr>
          <w:rFonts w:hint="eastAsia"/>
        </w:rPr>
        <w:t>状态，</w:t>
      </w:r>
      <w:r>
        <w:rPr>
          <w:rFonts w:hint="eastAsia"/>
        </w:rPr>
        <w:t>ATP</w:t>
      </w:r>
      <w:r>
        <w:rPr>
          <w:rFonts w:hint="eastAsia"/>
        </w:rPr>
        <w:t>建立或结束通信的时机如下：</w:t>
      </w:r>
    </w:p>
    <w:p w:rsidR="00B147F8" w:rsidP="00FA0FBB" w:rsidRDefault="00B147F8">
      <w:pPr>
        <w:pStyle w:val="AltX"/>
      </w:pPr>
      <w:r>
        <w:rPr>
          <w:rFonts w:hint="eastAsia"/>
        </w:rPr>
        <w:t>如果上周期</w:t>
      </w:r>
      <w:hyperlink w:history="1" w:anchor="CommunicateWithPSD">
        <w:r w:rsidR="002A06CF">
          <w:rPr>
            <w:rStyle w:val="ac"/>
          </w:rPr>
          <w:t>CommunicateWithPSD</w:t>
        </w:r>
      </w:hyperlink>
      <w:r>
        <w:rPr>
          <w:rFonts w:hint="eastAsia"/>
        </w:rPr>
        <w:t>为</w:t>
      </w:r>
      <w:r>
        <w:rPr>
          <w:rStyle w:val="aff1"/>
          <w:rFonts w:hint="eastAsia"/>
        </w:rPr>
        <w:t>False</w:t>
      </w:r>
      <w:r>
        <w:rPr>
          <w:rFonts w:hint="eastAsia"/>
        </w:rPr>
        <w:t>，而本周期</w:t>
      </w:r>
      <w:hyperlink w:history="1" w:anchor="CommunicateWithPSD">
        <w:r w:rsidR="002A06CF">
          <w:rPr>
            <w:rStyle w:val="ac"/>
          </w:rPr>
          <w:t>CommunicateWithPSD</w:t>
        </w:r>
      </w:hyperlink>
      <w:r>
        <w:rPr>
          <w:rFonts w:hint="eastAsia"/>
        </w:rPr>
        <w:t>为</w:t>
      </w:r>
      <w:r>
        <w:rPr>
          <w:rStyle w:val="aff1"/>
          <w:rFonts w:hint="eastAsia"/>
        </w:rPr>
        <w:t>True</w:t>
      </w:r>
      <w:r>
        <w:rPr>
          <w:rFonts w:hint="eastAsia"/>
        </w:rPr>
        <w:t>，则根据</w:t>
      </w:r>
      <w:r w:rsidR="001D1AED">
        <w:fldChar w:fldCharType="begin"/>
      </w:r>
      <w:r w:rsidR="001D1AED">
        <w:instrText xml:space="preserve"> </w:instrText>
      </w:r>
      <w:r w:rsidR="001D1AED">
        <w:rPr>
          <w:rFonts w:hint="eastAsia"/>
        </w:rPr>
        <w:instrText>REF _Ref277776148 \w \h</w:instrText>
      </w:r>
      <w:r w:rsidR="001D1AED">
        <w:instrText xml:space="preserve"> </w:instrText>
      </w:r>
      <w:r w:rsidR="001D1AED">
        <w:fldChar w:fldCharType="separate"/>
      </w:r>
      <w:r w:rsidR="00DE178B">
        <w:t>[REF5]</w:t>
      </w:r>
      <w:r w:rsidR="001D1AED">
        <w:fldChar w:fldCharType="end"/>
      </w:r>
      <w:r>
        <w:rPr>
          <w:rFonts w:hint="eastAsia"/>
        </w:rPr>
        <w:t>定义接口与联锁建立</w:t>
      </w:r>
      <w:r>
        <w:rPr>
          <w:rFonts w:hint="eastAsia"/>
        </w:rPr>
        <w:t>FSFB2</w:t>
      </w:r>
      <w:r>
        <w:rPr>
          <w:rFonts w:hint="eastAsia"/>
        </w:rPr>
        <w:t>通信；</w:t>
      </w:r>
    </w:p>
    <w:p w:rsidR="00B147F8" w:rsidP="00FA0FBB" w:rsidRDefault="00B147F8">
      <w:pPr>
        <w:pStyle w:val="AltX"/>
      </w:pPr>
      <w:r>
        <w:rPr>
          <w:rFonts w:hint="eastAsia"/>
        </w:rPr>
        <w:t>否则，如果本周期</w:t>
      </w:r>
      <w:hyperlink w:history="1" w:anchor="CommunicateWithPSD">
        <w:r w:rsidR="002A06CF">
          <w:rPr>
            <w:rStyle w:val="ac"/>
          </w:rPr>
          <w:t>CommunicateWithPSD</w:t>
        </w:r>
      </w:hyperlink>
      <w:r>
        <w:rPr>
          <w:rFonts w:hint="eastAsia"/>
        </w:rPr>
        <w:t>为</w:t>
      </w:r>
      <w:r>
        <w:rPr>
          <w:rStyle w:val="aff1"/>
          <w:rFonts w:hint="eastAsia"/>
        </w:rPr>
        <w:t>True</w:t>
      </w:r>
      <w:r>
        <w:rPr>
          <w:rFonts w:hint="eastAsia"/>
        </w:rPr>
        <w:t>，则保持与联锁通信。</w:t>
      </w:r>
    </w:p>
    <w:p w:rsidR="00B147F8" w:rsidP="00B147F8" w:rsidRDefault="00B147F8">
      <w:pPr>
        <w:pStyle w:val="AltZ"/>
      </w:pPr>
      <w:r>
        <w:rPr>
          <w:rFonts w:hint="eastAsia"/>
        </w:rPr>
        <w:t>此时如果与联锁通信中断，则</w:t>
      </w:r>
      <w:r>
        <w:rPr>
          <w:rFonts w:hint="eastAsia"/>
        </w:rPr>
        <w:t>ATP</w:t>
      </w:r>
      <w:r>
        <w:rPr>
          <w:rFonts w:hint="eastAsia"/>
        </w:rPr>
        <w:t>应当重新建立通信。</w:t>
      </w:r>
    </w:p>
    <w:p w:rsidR="00B147F8" w:rsidP="00FA0FBB" w:rsidRDefault="00B147F8">
      <w:pPr>
        <w:pStyle w:val="AltX"/>
      </w:pPr>
      <w:r>
        <w:rPr>
          <w:rFonts w:hint="eastAsia"/>
        </w:rPr>
        <w:t>否则，如果本周期</w:t>
      </w:r>
      <w:hyperlink w:history="1" w:anchor="CommunicateWithPSD">
        <w:r w:rsidR="002A06CF">
          <w:rPr>
            <w:rStyle w:val="ac"/>
          </w:rPr>
          <w:t>CommunicateWithPSD</w:t>
        </w:r>
      </w:hyperlink>
      <w:r>
        <w:rPr>
          <w:rFonts w:hint="eastAsia"/>
        </w:rPr>
        <w:t>为</w:t>
      </w:r>
      <w:r>
        <w:rPr>
          <w:rStyle w:val="aff1"/>
          <w:rFonts w:hint="eastAsia"/>
        </w:rPr>
        <w:t>False</w:t>
      </w:r>
      <w:r>
        <w:rPr>
          <w:rFonts w:hint="eastAsia"/>
        </w:rPr>
        <w:t>，则结束与联锁的通信。</w:t>
      </w:r>
    </w:p>
    <w:p w:rsidR="00B147F8" w:rsidP="00C93484" w:rsidRDefault="00B147F8">
      <w:pPr>
        <w:pStyle w:val="Reqtify"/>
      </w:pPr>
    </w:p>
    <w:p w:rsidR="00B147F8" w:rsidP="00C93484" w:rsidRDefault="00B147F8">
      <w:pPr>
        <w:pStyle w:val="Reqtify"/>
      </w:pPr>
      <w:r>
        <w:rPr>
          <w:rFonts w:hint="eastAsia"/>
        </w:rPr>
        <w:t xml:space="preserve">According to the status of </w:t>
      </w:r>
      <w:hyperlink w:history="1" w:anchor="CommunicateWithPSD">
        <w:r w:rsidR="00F27DC1">
          <w:rPr>
            <w:rStyle w:val="ac"/>
          </w:rPr>
          <w:t>CommunicateWithPSD</w:t>
        </w:r>
      </w:hyperlink>
      <w:r>
        <w:rPr>
          <w:rFonts w:hint="eastAsia"/>
        </w:rPr>
        <w:t>, the conditions of establishment are as follow:</w:t>
      </w:r>
    </w:p>
    <w:p w:rsidR="00B147F8" w:rsidP="00FA0FBB" w:rsidRDefault="00B147F8">
      <w:pPr>
        <w:pStyle w:val="AltX"/>
      </w:pPr>
      <w:r>
        <w:rPr>
          <w:rFonts w:hint="eastAsia"/>
        </w:rPr>
        <w:t xml:space="preserve">If the </w:t>
      </w:r>
      <w:hyperlink w:history="1" w:anchor="CommunicateWithPSD">
        <w:r w:rsidR="00F27DC1">
          <w:rPr>
            <w:rStyle w:val="ac"/>
          </w:rPr>
          <w:t>CommunicateWithPSD</w:t>
        </w:r>
      </w:hyperlink>
      <w:r>
        <w:rPr>
          <w:rFonts w:hint="eastAsia"/>
        </w:rPr>
        <w:t xml:space="preserve"> at previous cycle was </w:t>
      </w:r>
      <w:r w:rsidRPr="00354FC4">
        <w:rPr>
          <w:rStyle w:val="aff1"/>
          <w:rFonts w:hint="eastAsia"/>
        </w:rPr>
        <w:t>False</w:t>
      </w:r>
      <w:r>
        <w:rPr>
          <w:rFonts w:hint="eastAsia"/>
        </w:rPr>
        <w:t xml:space="preserve"> and become </w:t>
      </w:r>
      <w:r w:rsidRPr="00354FC4">
        <w:rPr>
          <w:rStyle w:val="aff1"/>
          <w:rFonts w:hint="eastAsia"/>
        </w:rPr>
        <w:t>True</w:t>
      </w:r>
      <w:r>
        <w:rPr>
          <w:rFonts w:hint="eastAsia"/>
        </w:rPr>
        <w:t xml:space="preserve"> in this CYCLE, ATP shall establish connection with CI as the FSFB2 communication protocol.</w:t>
      </w:r>
    </w:p>
    <w:p w:rsidR="00B147F8" w:rsidP="00FA0FBB" w:rsidRDefault="00B147F8">
      <w:pPr>
        <w:pStyle w:val="AltX"/>
      </w:pPr>
      <w:r>
        <w:rPr>
          <w:rFonts w:hint="eastAsia"/>
        </w:rPr>
        <w:t xml:space="preserve">Or else:, if the </w:t>
      </w:r>
      <w:hyperlink w:history="1" w:anchor="CommunicateWithPSD">
        <w:r w:rsidR="00F27DC1">
          <w:rPr>
            <w:rStyle w:val="ac"/>
          </w:rPr>
          <w:t>CommunicateWithPSD</w:t>
        </w:r>
      </w:hyperlink>
      <w:r>
        <w:rPr>
          <w:rFonts w:hint="eastAsia"/>
        </w:rPr>
        <w:t xml:space="preserve"> is </w:t>
      </w:r>
      <w:r w:rsidRPr="00354FC4">
        <w:rPr>
          <w:rStyle w:val="aff1"/>
          <w:rFonts w:hint="eastAsia"/>
        </w:rPr>
        <w:t>True</w:t>
      </w:r>
      <w:r>
        <w:rPr>
          <w:rFonts w:hint="eastAsia"/>
        </w:rPr>
        <w:t>, ATP shall maintain the connection with CI.</w:t>
      </w:r>
    </w:p>
    <w:p w:rsidR="00B147F8" w:rsidP="00B147F8" w:rsidRDefault="00B147F8">
      <w:pPr>
        <w:pStyle w:val="AltZ"/>
      </w:pPr>
      <w:r>
        <w:rPr>
          <w:rFonts w:hint="eastAsia"/>
        </w:rPr>
        <w:t>If the connection with CI is interrupted, ATP shall reestablish the communication.</w:t>
      </w:r>
    </w:p>
    <w:p w:rsidR="00B147F8" w:rsidP="00FA0FBB" w:rsidRDefault="00B147F8">
      <w:pPr>
        <w:pStyle w:val="AltX"/>
      </w:pPr>
      <w:r>
        <w:rPr>
          <w:rFonts w:hint="eastAsia"/>
        </w:rPr>
        <w:t xml:space="preserve">Otherwise, if the </w:t>
      </w:r>
      <w:hyperlink w:history="1" w:anchor="CommunicateWithPSD">
        <w:r w:rsidR="00F27DC1">
          <w:rPr>
            <w:rStyle w:val="ac"/>
          </w:rPr>
          <w:t>CommunicateWithPSD</w:t>
        </w:r>
      </w:hyperlink>
      <w:r>
        <w:rPr>
          <w:rFonts w:hint="eastAsia"/>
        </w:rPr>
        <w:t xml:space="preserve"> is </w:t>
      </w:r>
      <w:r w:rsidRPr="00354FC4">
        <w:rPr>
          <w:rStyle w:val="aff1"/>
          <w:rFonts w:hint="eastAsia"/>
        </w:rPr>
        <w:t>False</w:t>
      </w:r>
      <w:r>
        <w:rPr>
          <w:rFonts w:hint="eastAsia"/>
        </w:rPr>
        <w:t>, ATP shall end the connection.</w:t>
      </w:r>
    </w:p>
    <w:p w:rsidR="00B147F8" w:rsidP="000C0D62" w:rsidRDefault="00B147F8">
      <w:pPr>
        <w:pStyle w:val="ReqtifyAltQ"/>
      </w:pPr>
      <w:r w:rsidRPr="008A1414">
        <w:t>#Category=Functional</w:t>
      </w:r>
    </w:p>
    <w:p w:rsidR="00B147F8" w:rsidP="000C0D62" w:rsidRDefault="00B147F8">
      <w:pPr>
        <w:pStyle w:val="ReqtifyAltQ"/>
      </w:pPr>
      <w:r w:rsidRPr="008A1414">
        <w:t>#Contribution</w:t>
      </w:r>
      <w:r>
        <w:t>=SIL4</w:t>
      </w:r>
    </w:p>
    <w:p w:rsidR="009328EA" w:rsidP="000C0D62" w:rsidRDefault="00B147F8">
      <w:pPr>
        <w:pStyle w:val="ReqtifyAltQ"/>
        <w:rPr>
          <w:ins w:author="常鸣" w:date="2014-07-03T14:27:00Z" w:id="820"/>
        </w:rPr>
      </w:pPr>
      <w:del w:author="常鸣" w:date="2014-07-03T14:27:00Z" w:id="821">
        <w:r w:rsidRPr="008A1414" w:rsidDel="009328EA">
          <w:delText>#S</w:delText>
        </w:r>
      </w:del>
      <w:ins w:author="常鸣" w:date="2014-07-03T14:27:00Z" w:id="822">
        <w:r w:rsidR="009328EA">
          <w:t>#Allocation=ATP Software</w:t>
        </w:r>
      </w:ins>
    </w:p>
    <w:p w:rsidR="00B147F8" w:rsidP="000C0D62" w:rsidRDefault="009328EA">
      <w:pPr>
        <w:pStyle w:val="ReqtifyAltQ"/>
      </w:pPr>
      <w:ins w:author="常鸣" w:date="2014-07-03T14:27:00Z" w:id="823">
        <w:r>
          <w:t>#S</w:t>
        </w:r>
      </w:ins>
      <w:r w:rsidRPr="008A1414" w:rsidR="00B147F8">
        <w:t>ource=</w:t>
      </w:r>
      <w:r w:rsidR="00B147F8">
        <w:rPr>
          <w:rFonts w:hint="eastAsia"/>
        </w:rPr>
        <w:t>[iTC_CC-SyAD-0255],</w:t>
      </w:r>
      <w:r w:rsidRPr="00F34F5E" w:rsidR="00F34F5E">
        <w:t xml:space="preserve"> [iTC_CC-SyAD-09</w:t>
      </w:r>
      <w:r w:rsidRPr="00F34F5E" w:rsidR="00F34F5E">
        <w:rPr>
          <w:rFonts w:hint="eastAsia"/>
        </w:rPr>
        <w:t>49</w:t>
      </w:r>
      <w:r w:rsidRPr="00F34F5E" w:rsidR="00F34F5E">
        <w:t>]</w:t>
      </w:r>
      <w:r w:rsidR="00F34F5E">
        <w:rPr>
          <w:rFonts w:hint="eastAsia"/>
        </w:rPr>
        <w:t>,</w:t>
      </w:r>
      <w:r w:rsidRPr="00C5149D" w:rsidR="00B147F8">
        <w:t xml:space="preserve"> [iTC_CC-SyAD-0970]</w:t>
      </w:r>
      <w:r w:rsidR="00B147F8">
        <w:rPr>
          <w:rFonts w:hint="eastAsia"/>
        </w:rPr>
        <w:t>, [iTC_CC-SyAD-1008]</w:t>
      </w:r>
    </w:p>
    <w:p w:rsidR="00B147F8" w:rsidP="000C0D62" w:rsidRDefault="00B147F8">
      <w:pPr>
        <w:pStyle w:val="ReqtifyAltQ"/>
      </w:pPr>
      <w:r w:rsidRPr="008A1414">
        <w:t>[End]</w:t>
      </w:r>
    </w:p>
    <w:p w:rsidR="00B147F8" w:rsidP="00C93484" w:rsidRDefault="00B147F8">
      <w:pPr>
        <w:pStyle w:val="Reqtify"/>
      </w:pPr>
    </w:p>
    <w:p w:rsidR="00B147F8" w:rsidP="00C93484" w:rsidRDefault="00B147F8">
      <w:pPr>
        <w:pStyle w:val="Reqtify"/>
      </w:pPr>
    </w:p>
    <w:p w:rsidR="00B147F8" w:rsidP="00B147F8" w:rsidRDefault="00B147F8">
      <w:pPr>
        <w:pStyle w:val="ReqtifyAltR"/>
      </w:pPr>
      <w:r>
        <w:t>[iTC_CC_ATP-SwRS-</w:t>
      </w:r>
      <w:r>
        <w:rPr>
          <w:rFonts w:hint="eastAsia"/>
        </w:rPr>
        <w:t>0479</w:t>
      </w:r>
      <w:r>
        <w:t>]</w:t>
      </w:r>
    </w:p>
    <w:p w:rsidR="00B147F8" w:rsidP="00C93484" w:rsidRDefault="00B147F8">
      <w:pPr>
        <w:pStyle w:val="Reqtify"/>
      </w:pPr>
      <w:r>
        <w:rPr>
          <w:rFonts w:hint="eastAsia"/>
        </w:rPr>
        <w:t>当</w:t>
      </w:r>
      <w:r>
        <w:rPr>
          <w:rFonts w:hint="eastAsia"/>
        </w:rPr>
        <w:t>ATP</w:t>
      </w:r>
      <w:r>
        <w:rPr>
          <w:rFonts w:hint="eastAsia"/>
        </w:rPr>
        <w:t>与联锁已建立通信后，</w:t>
      </w:r>
      <w:r>
        <w:rPr>
          <w:rFonts w:hint="eastAsia"/>
        </w:rPr>
        <w:t>ATP</w:t>
      </w:r>
      <w:r>
        <w:rPr>
          <w:rFonts w:hint="eastAsia"/>
        </w:rPr>
        <w:t>软件每</w:t>
      </w:r>
      <w:hyperlink w:history="1" w:anchor="ATPsetting">
        <w:r w:rsidRPr="002A06CF">
          <w:rPr>
            <w:rStyle w:val="ac"/>
          </w:rPr>
          <w:t>ATPsetting</w:t>
        </w:r>
      </w:hyperlink>
      <w:r>
        <w:rPr>
          <w:rFonts w:hint="eastAsia"/>
        </w:rPr>
        <w:t>.</w:t>
      </w:r>
      <w:r w:rsidR="006D1509">
        <w:rPr>
          <w:rFonts w:hint="eastAsia"/>
        </w:rPr>
        <w:t>PSDcommCycle</w:t>
      </w:r>
      <w:r>
        <w:rPr>
          <w:rFonts w:hint="eastAsia"/>
        </w:rPr>
        <w:t>个周期将</w:t>
      </w:r>
      <w:r>
        <w:rPr>
          <w:rFonts w:hint="eastAsia"/>
        </w:rPr>
        <w:t>PSD</w:t>
      </w:r>
      <w:r>
        <w:rPr>
          <w:rFonts w:hint="eastAsia"/>
        </w:rPr>
        <w:t>控制命令</w:t>
      </w:r>
      <w:hyperlink w:history="1" w:anchor="IdenticalCIsetting">
        <w:r w:rsidR="002A06CF">
          <w:rPr>
            <w:rStyle w:val="ac"/>
          </w:rPr>
          <w:t>IdenticalCIsetting</w:t>
        </w:r>
      </w:hyperlink>
      <w:r>
        <w:rPr>
          <w:rFonts w:hint="eastAsia"/>
        </w:rPr>
        <w:t>根据</w:t>
      </w:r>
      <w:r w:rsidR="001D1AED">
        <w:fldChar w:fldCharType="begin"/>
      </w:r>
      <w:r w:rsidR="001D1AED">
        <w:instrText xml:space="preserve"> </w:instrText>
      </w:r>
      <w:r w:rsidR="001D1AED">
        <w:rPr>
          <w:rFonts w:hint="eastAsia"/>
        </w:rPr>
        <w:instrText>REF _Ref277776148 \w \h</w:instrText>
      </w:r>
      <w:r w:rsidR="001D1AED">
        <w:instrText xml:space="preserve"> </w:instrText>
      </w:r>
      <w:r w:rsidR="001D1AED">
        <w:fldChar w:fldCharType="separate"/>
      </w:r>
      <w:r w:rsidR="00DE178B">
        <w:t>[REF5]</w:t>
      </w:r>
      <w:r w:rsidR="001D1AED">
        <w:fldChar w:fldCharType="end"/>
      </w:r>
      <w:r>
        <w:rPr>
          <w:rFonts w:hint="eastAsia"/>
        </w:rPr>
        <w:t>定义的</w:t>
      </w:r>
      <w:r>
        <w:rPr>
          <w:rFonts w:hint="eastAsia"/>
        </w:rPr>
        <w:t>FSFB2</w:t>
      </w:r>
      <w:r>
        <w:rPr>
          <w:rFonts w:hint="eastAsia"/>
        </w:rPr>
        <w:t>接口发送给</w:t>
      </w:r>
      <w:r>
        <w:rPr>
          <w:rFonts w:hint="eastAsia"/>
        </w:rPr>
        <w:t>CCNV</w:t>
      </w:r>
      <w:r>
        <w:rPr>
          <w:rFonts w:hint="eastAsia"/>
        </w:rPr>
        <w:t>，由其转发给联锁：</w:t>
      </w:r>
    </w:p>
    <w:p w:rsidR="00B147F8" w:rsidP="00FA0FBB" w:rsidRDefault="00B147F8">
      <w:pPr>
        <w:pStyle w:val="AltX"/>
      </w:pPr>
      <w:r>
        <w:rPr>
          <w:rFonts w:hint="eastAsia"/>
        </w:rPr>
        <w:t>如果</w:t>
      </w:r>
      <w:hyperlink w:history="1" w:anchor="PSDmanagerOrder_A">
        <w:r w:rsidR="003A11D3">
          <w:rPr>
            <w:rStyle w:val="ac"/>
          </w:rPr>
          <w:t>PSDmanagerOrder_A</w:t>
        </w:r>
      </w:hyperlink>
      <w:r w:rsidR="00354F88">
        <w:rPr>
          <w:rFonts w:hint="eastAsia"/>
        </w:rPr>
        <w:t>.I</w:t>
      </w:r>
      <w:r>
        <w:rPr>
          <w:rFonts w:hint="eastAsia"/>
        </w:rPr>
        <w:t>d</w:t>
      </w:r>
      <w:r>
        <w:rPr>
          <w:rFonts w:hint="eastAsia"/>
        </w:rPr>
        <w:t>有效，则向联锁发送</w:t>
      </w:r>
      <w:hyperlink w:history="1" w:anchor="IdenticalCIsetting">
        <w:r w:rsidR="002A06CF">
          <w:rPr>
            <w:rStyle w:val="ac"/>
          </w:rPr>
          <w:t>IdenticalCIsetting</w:t>
        </w:r>
      </w:hyperlink>
      <w:r w:rsidR="002A06CF">
        <w:rPr>
          <w:rFonts w:hint="eastAsia"/>
        </w:rPr>
        <w:t xml:space="preserve"> </w:t>
      </w:r>
      <w:r>
        <w:rPr>
          <w:rFonts w:hint="eastAsia"/>
        </w:rPr>
        <w:t>[0]</w:t>
      </w:r>
      <w:r>
        <w:rPr>
          <w:rFonts w:hint="eastAsia"/>
        </w:rPr>
        <w:t>控制命令；</w:t>
      </w:r>
    </w:p>
    <w:p w:rsidR="00B147F8" w:rsidP="00FA0FBB" w:rsidRDefault="00B147F8">
      <w:pPr>
        <w:pStyle w:val="AltX"/>
      </w:pPr>
      <w:r>
        <w:rPr>
          <w:rFonts w:hint="eastAsia"/>
        </w:rPr>
        <w:t>如果</w:t>
      </w:r>
      <w:hyperlink w:history="1" w:anchor="PSDmanagerOrder_B">
        <w:r w:rsidR="003A11D3">
          <w:rPr>
            <w:rStyle w:val="ac"/>
          </w:rPr>
          <w:t>PSDmanagerOrder_B</w:t>
        </w:r>
      </w:hyperlink>
      <w:r w:rsidR="00354F88">
        <w:rPr>
          <w:rFonts w:hint="eastAsia"/>
        </w:rPr>
        <w:t>.I</w:t>
      </w:r>
      <w:r>
        <w:rPr>
          <w:rFonts w:hint="eastAsia"/>
        </w:rPr>
        <w:t>d</w:t>
      </w:r>
      <w:r>
        <w:rPr>
          <w:rFonts w:hint="eastAsia"/>
        </w:rPr>
        <w:t>有效，则向联锁发送</w:t>
      </w:r>
      <w:hyperlink w:history="1" w:anchor="IdenticalCIsetting">
        <w:r w:rsidR="002A06CF">
          <w:rPr>
            <w:rStyle w:val="ac"/>
          </w:rPr>
          <w:t>IdenticalCIsetting</w:t>
        </w:r>
      </w:hyperlink>
      <w:r w:rsidR="002A06CF">
        <w:rPr>
          <w:rFonts w:hint="eastAsia"/>
        </w:rPr>
        <w:t xml:space="preserve"> </w:t>
      </w:r>
      <w:r>
        <w:rPr>
          <w:rFonts w:hint="eastAsia"/>
        </w:rPr>
        <w:t>[1]</w:t>
      </w:r>
      <w:r>
        <w:rPr>
          <w:rFonts w:hint="eastAsia"/>
        </w:rPr>
        <w:t>控制命令。</w:t>
      </w:r>
    </w:p>
    <w:p w:rsidR="00B147F8" w:rsidP="00C93484" w:rsidRDefault="00B147F8">
      <w:pPr>
        <w:pStyle w:val="Reqtify"/>
      </w:pPr>
    </w:p>
    <w:p w:rsidR="00B147F8" w:rsidP="00C93484" w:rsidRDefault="00B147F8">
      <w:pPr>
        <w:pStyle w:val="Reqtify"/>
      </w:pPr>
      <w:r>
        <w:rPr>
          <w:rFonts w:hint="eastAsia"/>
        </w:rPr>
        <w:lastRenderedPageBreak/>
        <w:t xml:space="preserve">When the communication between ATP and CI has established, ATP software every </w:t>
      </w:r>
      <w:hyperlink w:history="1" w:anchor="ATPsetting">
        <w:r w:rsidR="00786D0B">
          <w:rPr>
            <w:rStyle w:val="ac"/>
          </w:rPr>
          <w:t>ATPsetting</w:t>
        </w:r>
      </w:hyperlink>
      <w:r>
        <w:rPr>
          <w:rFonts w:hint="eastAsia"/>
        </w:rPr>
        <w:t>.</w:t>
      </w:r>
      <w:r w:rsidR="006D1509">
        <w:rPr>
          <w:rFonts w:hint="eastAsia"/>
        </w:rPr>
        <w:t>PSDcommCycle</w:t>
      </w:r>
      <w:r>
        <w:rPr>
          <w:rFonts w:hint="eastAsia"/>
        </w:rPr>
        <w:t xml:space="preserve"> cycle sends the PSD control command </w:t>
      </w:r>
      <w:hyperlink w:history="1" w:anchor="IdenticalCIsetting">
        <w:r w:rsidR="00C02146">
          <w:rPr>
            <w:rStyle w:val="ac"/>
          </w:rPr>
          <w:t>IdenticalCIsetting</w:t>
        </w:r>
      </w:hyperlink>
      <w:r>
        <w:rPr>
          <w:rFonts w:hint="eastAsia"/>
        </w:rPr>
        <w:t xml:space="preserve"> to CCNV according to </w:t>
      </w:r>
      <w:r w:rsidR="001D1AED">
        <w:fldChar w:fldCharType="begin"/>
      </w:r>
      <w:r w:rsidR="001D1AED">
        <w:instrText xml:space="preserve"> </w:instrText>
      </w:r>
      <w:r w:rsidR="001D1AED">
        <w:rPr>
          <w:rFonts w:hint="eastAsia"/>
        </w:rPr>
        <w:instrText>REF _Ref277776148 \w \h</w:instrText>
      </w:r>
      <w:r w:rsidR="001D1AED">
        <w:instrText xml:space="preserve"> </w:instrText>
      </w:r>
      <w:r w:rsidR="001D1AED">
        <w:fldChar w:fldCharType="separate"/>
      </w:r>
      <w:r w:rsidR="00DE178B">
        <w:t>[REF5]</w:t>
      </w:r>
      <w:r w:rsidR="001D1AED">
        <w:fldChar w:fldCharType="end"/>
      </w:r>
      <w:r>
        <w:rPr>
          <w:rFonts w:hint="eastAsia"/>
        </w:rPr>
        <w:t xml:space="preserve"> as FSFB2 protocol.</w:t>
      </w:r>
    </w:p>
    <w:p w:rsidR="00B147F8" w:rsidP="00FA0FBB" w:rsidRDefault="00B147F8">
      <w:pPr>
        <w:pStyle w:val="AltX"/>
      </w:pPr>
      <w:r>
        <w:rPr>
          <w:rFonts w:hint="eastAsia"/>
        </w:rPr>
        <w:t xml:space="preserve">IF </w:t>
      </w:r>
      <w:hyperlink w:history="1" w:anchor="PSDmanagerOrder_A">
        <w:r w:rsidR="003A11D3">
          <w:rPr>
            <w:rStyle w:val="ac"/>
          </w:rPr>
          <w:t>PSDmanagerOrder_A</w:t>
        </w:r>
      </w:hyperlink>
      <w:r w:rsidR="00354F88">
        <w:rPr>
          <w:rFonts w:hint="eastAsia"/>
        </w:rPr>
        <w:t>.I</w:t>
      </w:r>
      <w:r>
        <w:rPr>
          <w:rFonts w:hint="eastAsia"/>
        </w:rPr>
        <w:t xml:space="preserve">d is valid, ATP sends command to </w:t>
      </w:r>
      <w:hyperlink w:history="1" w:anchor="IdenticalCIsetting">
        <w:r w:rsidR="00C02146">
          <w:rPr>
            <w:rStyle w:val="ac"/>
          </w:rPr>
          <w:t>IdenticalCIsetting</w:t>
        </w:r>
      </w:hyperlink>
      <w:r>
        <w:rPr>
          <w:rFonts w:hint="eastAsia"/>
        </w:rPr>
        <w:t>[0];</w:t>
      </w:r>
    </w:p>
    <w:p w:rsidR="00B147F8" w:rsidP="00FA0FBB" w:rsidRDefault="00B147F8">
      <w:pPr>
        <w:pStyle w:val="AltX"/>
      </w:pPr>
      <w:r>
        <w:rPr>
          <w:rFonts w:hint="eastAsia"/>
        </w:rPr>
        <w:t xml:space="preserve">Else: if </w:t>
      </w:r>
      <w:hyperlink w:history="1" w:anchor="PSDmanagerOrder_B">
        <w:r w:rsidR="003A11D3">
          <w:rPr>
            <w:rStyle w:val="ac"/>
          </w:rPr>
          <w:t>PSDmanagerOrder_B</w:t>
        </w:r>
      </w:hyperlink>
      <w:r w:rsidR="00354F88">
        <w:rPr>
          <w:rFonts w:hint="eastAsia"/>
        </w:rPr>
        <w:t>.I</w:t>
      </w:r>
      <w:r>
        <w:rPr>
          <w:rFonts w:hint="eastAsia"/>
        </w:rPr>
        <w:t xml:space="preserve">d is valid, ATP sends command to </w:t>
      </w:r>
      <w:hyperlink w:history="1" w:anchor="IdenticalCIsetting">
        <w:r w:rsidR="00C02146">
          <w:rPr>
            <w:rStyle w:val="ac"/>
          </w:rPr>
          <w:t>IdenticalCIsetting</w:t>
        </w:r>
      </w:hyperlink>
      <w:r>
        <w:rPr>
          <w:rFonts w:hint="eastAsia"/>
        </w:rPr>
        <w:t>[1];</w:t>
      </w:r>
    </w:p>
    <w:p w:rsidR="00B147F8" w:rsidP="000C0D62" w:rsidRDefault="00B147F8">
      <w:pPr>
        <w:pStyle w:val="ReqtifyAltQ"/>
      </w:pPr>
      <w:r w:rsidRPr="008A1414">
        <w:t>#Category=Functional</w:t>
      </w:r>
    </w:p>
    <w:p w:rsidR="00B147F8" w:rsidP="000C0D62" w:rsidRDefault="00B147F8">
      <w:pPr>
        <w:pStyle w:val="ReqtifyAltQ"/>
      </w:pPr>
      <w:r w:rsidRPr="008A1414">
        <w:t>#Contribution</w:t>
      </w:r>
      <w:r>
        <w:t>=SIL4</w:t>
      </w:r>
    </w:p>
    <w:p w:rsidR="009328EA" w:rsidP="000C0D62" w:rsidRDefault="00B147F8">
      <w:pPr>
        <w:pStyle w:val="ReqtifyAltQ"/>
        <w:rPr>
          <w:ins w:author="常鸣" w:date="2014-07-03T14:27:00Z" w:id="824"/>
        </w:rPr>
      </w:pPr>
      <w:del w:author="常鸣" w:date="2014-07-03T14:27:00Z" w:id="825">
        <w:r w:rsidRPr="008A1414" w:rsidDel="009328EA">
          <w:delText>#S</w:delText>
        </w:r>
      </w:del>
      <w:ins w:author="常鸣" w:date="2014-07-03T14:27:00Z" w:id="826">
        <w:r w:rsidR="009328EA">
          <w:t>#Allocation=ATP Software</w:t>
        </w:r>
      </w:ins>
      <w:ins w:author="常鸣" w:date="2014-07-03T14:44:00Z" w:id="827">
        <w:r w:rsidR="002428AA">
          <w:rPr>
            <w:rFonts w:hint="eastAsia"/>
          </w:rPr>
          <w:t>, Vital Embedded Setting</w:t>
        </w:r>
      </w:ins>
    </w:p>
    <w:p w:rsidR="00B147F8" w:rsidP="000C0D62" w:rsidRDefault="009328EA">
      <w:pPr>
        <w:pStyle w:val="ReqtifyAltQ"/>
      </w:pPr>
      <w:ins w:author="常鸣" w:date="2014-07-03T14:27:00Z" w:id="828">
        <w:r>
          <w:t>#S</w:t>
        </w:r>
      </w:ins>
      <w:r w:rsidRPr="008A1414" w:rsidR="00B147F8">
        <w:t>ource=</w:t>
      </w:r>
      <w:r w:rsidR="00B147F8">
        <w:rPr>
          <w:rFonts w:hint="eastAsia"/>
        </w:rPr>
        <w:t>[iTC_CC-SyAD-0255],</w:t>
      </w:r>
      <w:r w:rsidRPr="00F34F5E" w:rsidR="00F34F5E">
        <w:t xml:space="preserve"> [iTC_CC-SyAD-09</w:t>
      </w:r>
      <w:r w:rsidR="00F34F5E">
        <w:rPr>
          <w:rFonts w:hint="eastAsia"/>
        </w:rPr>
        <w:t>49</w:t>
      </w:r>
      <w:r w:rsidRPr="00F34F5E" w:rsidR="00F34F5E">
        <w:t>]</w:t>
      </w:r>
      <w:r w:rsidR="00F34F5E">
        <w:rPr>
          <w:rFonts w:hint="eastAsia"/>
        </w:rPr>
        <w:t>,</w:t>
      </w:r>
      <w:r w:rsidRPr="00C5149D" w:rsidR="00B147F8">
        <w:t xml:space="preserve"> [iTC_CC-SyAD-0970]</w:t>
      </w:r>
      <w:r w:rsidR="00B147F8">
        <w:rPr>
          <w:rFonts w:hint="eastAsia"/>
        </w:rPr>
        <w:t>, [</w:t>
      </w:r>
      <w:r w:rsidR="00B147F8">
        <w:t>iTC_CC_ATP_SwHA</w:t>
      </w:r>
      <w:r w:rsidRPr="00F00407" w:rsidR="00B147F8">
        <w:t>-0168</w:t>
      </w:r>
      <w:r w:rsidR="00B147F8">
        <w:rPr>
          <w:rFonts w:hint="eastAsia"/>
        </w:rPr>
        <w:t>],</w:t>
      </w:r>
      <w:r w:rsidRPr="002A3457" w:rsidR="00B147F8">
        <w:t xml:space="preserve"> </w:t>
      </w:r>
      <w:r w:rsidRPr="00DB0ED4" w:rsidR="00B147F8">
        <w:t>[</w:t>
      </w:r>
      <w:r w:rsidR="00B147F8">
        <w:t>iTC_CC-SyAD</w:t>
      </w:r>
      <w:r w:rsidRPr="00DB0ED4" w:rsidR="00B147F8">
        <w:t>-</w:t>
      </w:r>
      <w:r w:rsidR="00B147F8">
        <w:rPr>
          <w:rFonts w:hint="eastAsia"/>
        </w:rPr>
        <w:t>1004</w:t>
      </w:r>
      <w:r w:rsidRPr="00DB0ED4" w:rsidR="00B147F8">
        <w:rPr>
          <w:rFonts w:hint="eastAsia"/>
        </w:rPr>
        <w:t>]</w:t>
      </w:r>
      <w:r w:rsidR="00B147F8">
        <w:rPr>
          <w:rFonts w:hint="eastAsia"/>
        </w:rPr>
        <w:t>,</w:t>
      </w:r>
      <w:r w:rsidRPr="00A14974" w:rsidR="00B147F8">
        <w:t xml:space="preserve"> [iTC_CC_VLE-2-DVCOM-2-SyID-0029]</w:t>
      </w:r>
      <w:r w:rsidR="00B147F8">
        <w:rPr>
          <w:rFonts w:hint="eastAsia"/>
        </w:rPr>
        <w:t>,</w:t>
      </w:r>
      <w:r w:rsidRPr="00A14974" w:rsidR="00B147F8">
        <w:t xml:space="preserve"> </w:t>
      </w:r>
      <w:r w:rsidR="00B147F8">
        <w:t>[iTC_CC_VLE-2-DVCOM-2-SyID-00</w:t>
      </w:r>
      <w:r w:rsidR="00B147F8">
        <w:rPr>
          <w:rFonts w:hint="eastAsia"/>
        </w:rPr>
        <w:t>30</w:t>
      </w:r>
      <w:r w:rsidRPr="00A14974" w:rsidR="00B147F8">
        <w:t>]</w:t>
      </w:r>
      <w:r w:rsidR="00B147F8">
        <w:rPr>
          <w:rFonts w:hint="eastAsia"/>
        </w:rPr>
        <w:t>,</w:t>
      </w:r>
      <w:r w:rsidRPr="00A14974" w:rsidR="00B147F8">
        <w:t xml:space="preserve"> </w:t>
      </w:r>
      <w:r w:rsidR="00B147F8">
        <w:t>[iTC_CC_VLE-2-DVCOM-2-SyID-00</w:t>
      </w:r>
      <w:r w:rsidR="00B147F8">
        <w:rPr>
          <w:rFonts w:hint="eastAsia"/>
        </w:rPr>
        <w:t>31</w:t>
      </w:r>
      <w:r w:rsidRPr="00A14974" w:rsidR="00B147F8">
        <w:t>]</w:t>
      </w:r>
      <w:r w:rsidR="00B147F8">
        <w:rPr>
          <w:rFonts w:hint="eastAsia"/>
        </w:rPr>
        <w:t>,</w:t>
      </w:r>
      <w:r w:rsidRPr="00A14974" w:rsidR="00B147F8">
        <w:t xml:space="preserve"> [iTC_CC_VLE-2-DVCOM-</w:t>
      </w:r>
      <w:r w:rsidR="00B147F8">
        <w:t>2-SyID-00</w:t>
      </w:r>
      <w:r w:rsidR="00B147F8">
        <w:rPr>
          <w:rFonts w:hint="eastAsia"/>
        </w:rPr>
        <w:t>32</w:t>
      </w:r>
      <w:r w:rsidRPr="00A14974" w:rsidR="00B147F8">
        <w:t>]</w:t>
      </w:r>
    </w:p>
    <w:p w:rsidR="00B147F8" w:rsidP="000C0D62" w:rsidRDefault="00B147F8">
      <w:pPr>
        <w:pStyle w:val="ReqtifyAltQ"/>
      </w:pPr>
      <w:r w:rsidRPr="008A1414">
        <w:t>[End]</w:t>
      </w:r>
    </w:p>
    <w:p w:rsidRPr="00A13598" w:rsidR="00B147F8" w:rsidP="00C93484" w:rsidRDefault="00B147F8">
      <w:pPr>
        <w:pStyle w:val="Reqtify"/>
      </w:pPr>
    </w:p>
    <w:p w:rsidR="00B147F8" w:rsidP="00C93484" w:rsidRDefault="00B147F8">
      <w:pPr>
        <w:pStyle w:val="Reqtify"/>
      </w:pPr>
    </w:p>
    <w:p w:rsidR="00B147F8" w:rsidP="0012674A" w:rsidRDefault="00B147F8">
      <w:pPr>
        <w:pStyle w:val="4"/>
      </w:pPr>
      <w:r>
        <w:rPr>
          <w:rFonts w:hint="eastAsia"/>
        </w:rPr>
        <w:t>CI-&gt;ATP: PSD IO status</w:t>
      </w:r>
    </w:p>
    <w:p w:rsidR="00B147F8" w:rsidP="00C93484" w:rsidRDefault="00B147F8">
      <w:pPr>
        <w:pStyle w:val="Reqtify"/>
      </w:pPr>
    </w:p>
    <w:p w:rsidR="00B147F8" w:rsidP="00C93484" w:rsidRDefault="00B147F8">
      <w:pPr>
        <w:pStyle w:val="Reqtify"/>
      </w:pPr>
      <w:r>
        <w:rPr>
          <w:rFonts w:hint="eastAsia"/>
        </w:rPr>
        <w:t>CI</w:t>
      </w:r>
      <w:r>
        <w:rPr>
          <w:rFonts w:hint="eastAsia"/>
        </w:rPr>
        <w:t>发送给</w:t>
      </w:r>
      <w:r>
        <w:rPr>
          <w:rFonts w:hint="eastAsia"/>
        </w:rPr>
        <w:t>ATP</w:t>
      </w:r>
      <w:r>
        <w:rPr>
          <w:rFonts w:hint="eastAsia"/>
        </w:rPr>
        <w:t>的</w:t>
      </w:r>
      <w:r>
        <w:rPr>
          <w:rFonts w:hint="eastAsia"/>
        </w:rPr>
        <w:t>PSD</w:t>
      </w:r>
      <w:r>
        <w:rPr>
          <w:rFonts w:hint="eastAsia"/>
        </w:rPr>
        <w:t>状态</w:t>
      </w:r>
      <w:r w:rsidR="00291C86">
        <w:rPr>
          <w:rFonts w:hint="eastAsia"/>
        </w:rPr>
        <w:t>如</w:t>
      </w:r>
      <w:r w:rsidR="0041391F">
        <w:fldChar w:fldCharType="begin"/>
      </w:r>
      <w:r w:rsidR="0041391F">
        <w:instrText xml:space="preserve"> </w:instrText>
      </w:r>
      <w:r w:rsidR="0041391F">
        <w:rPr>
          <w:rFonts w:hint="eastAsia"/>
        </w:rPr>
        <w:instrText>REF _Ref277777319 \h</w:instrText>
      </w:r>
      <w:r w:rsidR="0041391F">
        <w:instrText xml:space="preserve"> </w:instrText>
      </w:r>
      <w:r w:rsidR="0041391F">
        <w:fldChar w:fldCharType="separate"/>
      </w:r>
      <w:r w:rsidRPr="006C3C35" w:rsidR="00DE178B">
        <w:t xml:space="preserve">Table </w:t>
      </w:r>
      <w:r w:rsidR="00DE178B">
        <w:rPr>
          <w:noProof/>
        </w:rPr>
        <w:t>4</w:t>
      </w:r>
      <w:r w:rsidR="00DE178B">
        <w:noBreakHyphen/>
      </w:r>
      <w:r w:rsidR="00DE178B">
        <w:rPr>
          <w:noProof/>
        </w:rPr>
        <w:t>25</w:t>
      </w:r>
      <w:r w:rsidR="0041391F">
        <w:fldChar w:fldCharType="end"/>
      </w:r>
      <w:r w:rsidR="00291C86">
        <w:rPr>
          <w:rFonts w:hint="eastAsia"/>
        </w:rPr>
        <w:t>所示。</w:t>
      </w:r>
    </w:p>
    <w:p w:rsidRPr="006C3C35" w:rsidR="00B147F8" w:rsidP="00B147F8" w:rsidRDefault="00B147F8">
      <w:pPr>
        <w:pStyle w:val="affc"/>
      </w:pPr>
      <w:bookmarkStart w:name="_Ref277777319" w:id="829"/>
      <w:bookmarkStart w:name="_Toc349031230" w:id="830"/>
      <w:bookmarkStart w:name="_Toc347567343" w:id="831"/>
      <w:bookmarkStart w:name="_Toc345689815" w:id="832"/>
      <w:bookmarkStart w:name="_Toc376183060" w:id="833"/>
      <w:bookmarkStart w:name="_Toc392230033" w:id="834"/>
      <w:r w:rsidRPr="006C3C35">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25</w:t>
      </w:r>
      <w:r w:rsidR="00FA0FBB">
        <w:fldChar w:fldCharType="end"/>
      </w:r>
      <w:bookmarkEnd w:id="829"/>
      <w:r w:rsidRPr="006C3C35">
        <w:rPr>
          <w:rFonts w:hint="eastAsia"/>
        </w:rPr>
        <w:t xml:space="preserve"> IO status from CI</w:t>
      </w:r>
      <w:bookmarkEnd w:id="830"/>
      <w:bookmarkEnd w:id="831"/>
      <w:bookmarkEnd w:id="832"/>
      <w:bookmarkEnd w:id="833"/>
      <w:bookmarkEnd w:id="834"/>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312"/>
        <w:gridCol w:w="3908"/>
        <w:gridCol w:w="5066"/>
      </w:tblGrid>
      <w:tr w:rsidRPr="001B3DC6" w:rsidR="00E83DE7" w:rsidTr="00E24380">
        <w:trPr>
          <w:jc w:val="center"/>
        </w:trPr>
        <w:tc>
          <w:tcPr>
            <w:tcW w:w="2272" w:type="pct"/>
            <w:gridSpan w:val="2"/>
            <w:tcBorders>
              <w:top w:val="single" w:color="auto" w:sz="12" w:space="0"/>
              <w:left w:val="nil"/>
              <w:bottom w:val="single" w:color="auto" w:sz="12" w:space="0"/>
              <w:right w:val="nil"/>
            </w:tcBorders>
            <w:shd w:val="clear" w:color="auto" w:fill="E0E0E0"/>
            <w:vAlign w:val="center"/>
          </w:tcPr>
          <w:p w:rsidRPr="00963971" w:rsidR="00E83DE7" w:rsidP="00FA0FBB" w:rsidRDefault="00E83DE7">
            <w:pPr>
              <w:pStyle w:val="af6"/>
            </w:pPr>
            <w:r w:rsidRPr="00963971">
              <w:rPr>
                <w:rFonts w:hint="eastAsia"/>
              </w:rPr>
              <w:t>ID</w:t>
            </w:r>
          </w:p>
        </w:tc>
        <w:tc>
          <w:tcPr>
            <w:tcW w:w="2728" w:type="pct"/>
            <w:tcBorders>
              <w:top w:val="single" w:color="auto" w:sz="12" w:space="0"/>
              <w:left w:val="nil"/>
              <w:bottom w:val="single" w:color="auto" w:sz="12" w:space="0"/>
              <w:right w:val="nil"/>
            </w:tcBorders>
            <w:shd w:val="clear" w:color="auto" w:fill="E0E0E0"/>
            <w:vAlign w:val="center"/>
          </w:tcPr>
          <w:p w:rsidRPr="00963971" w:rsidR="00E83DE7" w:rsidP="00FA0FBB" w:rsidRDefault="00E83DE7">
            <w:pPr>
              <w:pStyle w:val="af6"/>
            </w:pPr>
            <w:r w:rsidRPr="00963971">
              <w:rPr>
                <w:rFonts w:hint="eastAsia"/>
              </w:rPr>
              <w:t>Description</w:t>
            </w:r>
          </w:p>
        </w:tc>
      </w:tr>
      <w:tr w:rsidRPr="001B3DC6" w:rsidR="00F24224" w:rsidTr="00E24380">
        <w:trPr>
          <w:jc w:val="center"/>
        </w:trPr>
        <w:tc>
          <w:tcPr>
            <w:tcW w:w="168" w:type="pct"/>
            <w:tcBorders>
              <w:top w:val="single" w:color="auto" w:sz="4" w:space="0"/>
              <w:left w:val="nil"/>
              <w:bottom w:val="single" w:color="auto" w:sz="12" w:space="0"/>
              <w:right w:val="nil"/>
            </w:tcBorders>
          </w:tcPr>
          <w:p w:rsidRPr="00963971" w:rsidR="00F24224" w:rsidP="00591D6B" w:rsidRDefault="00F24224">
            <w:pPr>
              <w:pStyle w:val="AltB0"/>
            </w:pPr>
          </w:p>
        </w:tc>
        <w:tc>
          <w:tcPr>
            <w:tcW w:w="2104" w:type="pct"/>
            <w:tcBorders>
              <w:top w:val="single" w:color="auto" w:sz="4" w:space="0"/>
              <w:left w:val="nil"/>
              <w:bottom w:val="single" w:color="auto" w:sz="12" w:space="0"/>
              <w:right w:val="nil"/>
            </w:tcBorders>
          </w:tcPr>
          <w:p w:rsidRPr="002A06CF" w:rsidR="00F24224" w:rsidP="00591D6B" w:rsidRDefault="00E76CD3">
            <w:pPr>
              <w:pStyle w:val="AltB0"/>
            </w:pPr>
            <w:r w:rsidRPr="002A06CF">
              <w:rPr>
                <w:rFonts w:hint="eastAsia"/>
              </w:rPr>
              <w:t>P</w:t>
            </w:r>
            <w:r w:rsidRPr="002A06CF" w:rsidR="00F24224">
              <w:rPr>
                <w:rFonts w:hint="eastAsia"/>
              </w:rPr>
              <w:t>sd</w:t>
            </w:r>
            <w:r w:rsidRPr="002A06CF" w:rsidR="00354F88">
              <w:rPr>
                <w:rFonts w:hint="eastAsia"/>
              </w:rPr>
              <w:t>D</w:t>
            </w:r>
            <w:r w:rsidRPr="002A06CF" w:rsidR="00F24224">
              <w:rPr>
                <w:rFonts w:hint="eastAsia"/>
              </w:rPr>
              <w:t>oors</w:t>
            </w:r>
            <w:r w:rsidRPr="002A06CF" w:rsidR="00354F88">
              <w:rPr>
                <w:rFonts w:hint="eastAsia"/>
              </w:rPr>
              <w:t>C</w:t>
            </w:r>
            <w:r w:rsidRPr="002A06CF" w:rsidR="00F24224">
              <w:rPr>
                <w:rFonts w:hint="eastAsia"/>
              </w:rPr>
              <w:t>losed</w:t>
            </w:r>
          </w:p>
        </w:tc>
        <w:tc>
          <w:tcPr>
            <w:tcW w:w="2728" w:type="pct"/>
            <w:tcBorders>
              <w:left w:val="nil"/>
              <w:bottom w:val="single" w:color="auto" w:sz="12" w:space="0"/>
              <w:right w:val="nil"/>
            </w:tcBorders>
          </w:tcPr>
          <w:p w:rsidRPr="00963971" w:rsidR="00F24224" w:rsidP="00591D6B" w:rsidRDefault="00E24380">
            <w:pPr>
              <w:pStyle w:val="AltB0"/>
            </w:pPr>
            <w:r>
              <w:t>W</w:t>
            </w:r>
            <w:r>
              <w:rPr>
                <w:rFonts w:hint="eastAsia"/>
              </w:rPr>
              <w:t>eather the PSD has closed</w:t>
            </w:r>
          </w:p>
        </w:tc>
      </w:tr>
    </w:tbl>
    <w:p w:rsidR="00B147F8" w:rsidP="00C93484" w:rsidRDefault="00B147F8">
      <w:pPr>
        <w:pStyle w:val="Reqtify"/>
      </w:pPr>
    </w:p>
    <w:p w:rsidR="00B147F8" w:rsidP="00C93484" w:rsidRDefault="00B147F8">
      <w:pPr>
        <w:pStyle w:val="Reqtify"/>
      </w:pPr>
    </w:p>
    <w:p w:rsidR="00B147F8" w:rsidP="00B147F8" w:rsidRDefault="00B147F8">
      <w:pPr>
        <w:pStyle w:val="ReqtifyAltR"/>
      </w:pPr>
      <w:r>
        <w:t>[iTC_CC_ATP-SwRS-</w:t>
      </w:r>
      <w:r>
        <w:rPr>
          <w:rFonts w:hint="eastAsia"/>
        </w:rPr>
        <w:t>0472</w:t>
      </w:r>
      <w:r>
        <w:t>]</w:t>
      </w:r>
    </w:p>
    <w:p w:rsidR="00B147F8" w:rsidP="00C93484" w:rsidRDefault="00B147F8">
      <w:pPr>
        <w:pStyle w:val="Reqtify"/>
      </w:pPr>
      <w:r>
        <w:rPr>
          <w:rFonts w:hint="eastAsia"/>
        </w:rPr>
        <w:t>ATP</w:t>
      </w:r>
      <w:r>
        <w:rPr>
          <w:rFonts w:hint="eastAsia"/>
        </w:rPr>
        <w:t>软件每</w:t>
      </w:r>
      <w:hyperlink w:history="1" w:anchor="ATPsetting">
        <w:r w:rsidRPr="002A06CF" w:rsidR="002A06CF">
          <w:rPr>
            <w:rStyle w:val="ac"/>
          </w:rPr>
          <w:t>ATPsetting</w:t>
        </w:r>
      </w:hyperlink>
      <w:r w:rsidRPr="00385BF8">
        <w:rPr>
          <w:rFonts w:hint="eastAsia"/>
        </w:rPr>
        <w:t>.</w:t>
      </w:r>
      <w:r w:rsidR="006D1509">
        <w:rPr>
          <w:rFonts w:hint="eastAsia"/>
        </w:rPr>
        <w:t>PSDcommCycle</w:t>
      </w:r>
      <w:r>
        <w:rPr>
          <w:rFonts w:hint="eastAsia"/>
        </w:rPr>
        <w:t>个周期查询一次</w:t>
      </w:r>
      <w:r>
        <w:rPr>
          <w:rFonts w:hint="eastAsia"/>
        </w:rPr>
        <w:t>CCNV</w:t>
      </w:r>
      <w:r>
        <w:rPr>
          <w:rFonts w:hint="eastAsia"/>
        </w:rPr>
        <w:t>是否有转发来自</w:t>
      </w:r>
      <w:r>
        <w:rPr>
          <w:rFonts w:hint="eastAsia"/>
        </w:rPr>
        <w:t>CI</w:t>
      </w:r>
      <w:r>
        <w:rPr>
          <w:rFonts w:hint="eastAsia"/>
        </w:rPr>
        <w:t>的安全消息，据此解析生成</w:t>
      </w:r>
      <w:bookmarkStart w:name="CI_IOstatus" w:id="835"/>
      <w:r w:rsidRPr="002A06CF" w:rsidR="002A06CF">
        <w:rPr>
          <w:rStyle w:val="aff2"/>
          <w:bCs w:val="0"/>
          <w:iCs w:val="0"/>
        </w:rPr>
        <w:t>CI_IOstatus</w:t>
      </w:r>
      <w:bookmarkEnd w:id="835"/>
      <w:r>
        <w:rPr>
          <w:rFonts w:hint="eastAsia"/>
        </w:rPr>
        <w:t>：</w:t>
      </w:r>
    </w:p>
    <w:p w:rsidR="00B147F8" w:rsidP="00FA0FBB" w:rsidRDefault="00B147F8">
      <w:pPr>
        <w:pStyle w:val="AltX"/>
      </w:pPr>
      <w:r>
        <w:rPr>
          <w:rFonts w:hint="eastAsia"/>
        </w:rPr>
        <w:t>若当前未收到</w:t>
      </w:r>
      <w:r>
        <w:rPr>
          <w:rFonts w:hint="eastAsia"/>
        </w:rPr>
        <w:t>CI</w:t>
      </w:r>
      <w:r>
        <w:rPr>
          <w:rFonts w:hint="eastAsia"/>
        </w:rPr>
        <w:t>消息，或者</w:t>
      </w:r>
      <w:r>
        <w:rPr>
          <w:rFonts w:hint="eastAsia"/>
        </w:rPr>
        <w:t>CRC</w:t>
      </w:r>
      <w:r>
        <w:rPr>
          <w:rFonts w:hint="eastAsia"/>
        </w:rPr>
        <w:t>校验或</w:t>
      </w:r>
      <w:r>
        <w:rPr>
          <w:rFonts w:hint="eastAsia"/>
        </w:rPr>
        <w:t>FSFB2</w:t>
      </w:r>
      <w:r>
        <w:rPr>
          <w:rFonts w:hint="eastAsia"/>
        </w:rPr>
        <w:t>校核字错误：</w:t>
      </w:r>
    </w:p>
    <w:p w:rsidR="00B147F8" w:rsidP="00B147F8" w:rsidRDefault="00B147F8">
      <w:pPr>
        <w:pStyle w:val="AltZ"/>
      </w:pPr>
      <w:r>
        <w:rPr>
          <w:rFonts w:hint="eastAsia"/>
        </w:rPr>
        <w:t>如果之前与</w:t>
      </w:r>
      <w:r>
        <w:rPr>
          <w:rFonts w:hint="eastAsia"/>
        </w:rPr>
        <w:t>CI</w:t>
      </w:r>
      <w:r>
        <w:rPr>
          <w:rFonts w:hint="eastAsia"/>
        </w:rPr>
        <w:t>通信成功，并收到了有效的消息，且收到该消息未超过</w:t>
      </w:r>
      <w:r w:rsidRPr="00A9394E">
        <w:rPr>
          <w:rStyle w:val="aff1"/>
          <w:rFonts w:hint="eastAsia"/>
        </w:rPr>
        <w:t>FSFB2_MESSAGE_TIMEOUT</w:t>
      </w:r>
      <w:r>
        <w:rPr>
          <w:rFonts w:hint="eastAsia"/>
        </w:rPr>
        <w:t>个通信周期，则认为该消息仍然有效，据此生成</w:t>
      </w:r>
      <w:hyperlink w:history="1" w:anchor="CI_IOstatus">
        <w:r w:rsidR="002A06CF">
          <w:rPr>
            <w:rStyle w:val="ac"/>
            <w:rFonts w:cs="宋体"/>
            <w:noProof/>
          </w:rPr>
          <w:t>CI_IOstatus</w:t>
        </w:r>
      </w:hyperlink>
      <w:r>
        <w:rPr>
          <w:rFonts w:hint="eastAsia"/>
        </w:rPr>
        <w:t>；</w:t>
      </w:r>
    </w:p>
    <w:p w:rsidR="00B147F8" w:rsidP="00B147F8" w:rsidRDefault="00B147F8">
      <w:pPr>
        <w:pStyle w:val="AltZ"/>
      </w:pPr>
      <w:r>
        <w:rPr>
          <w:rFonts w:hint="eastAsia"/>
        </w:rPr>
        <w:t>否则，认为本周期未收到来自</w:t>
      </w:r>
      <w:r>
        <w:rPr>
          <w:rFonts w:hint="eastAsia"/>
        </w:rPr>
        <w:t>CI</w:t>
      </w:r>
      <w:r>
        <w:rPr>
          <w:rFonts w:hint="eastAsia"/>
        </w:rPr>
        <w:t>的消息，设置</w:t>
      </w:r>
      <w:hyperlink w:history="1" w:anchor="CI_IOstatus">
        <w:r w:rsidR="002A06CF">
          <w:rPr>
            <w:rStyle w:val="ac"/>
            <w:rFonts w:cs="宋体"/>
            <w:noProof/>
          </w:rPr>
          <w:t>CI_IOstatus</w:t>
        </w:r>
      </w:hyperlink>
      <w:r>
        <w:rPr>
          <w:rFonts w:hint="eastAsia"/>
        </w:rPr>
        <w:t>为限制状态。</w:t>
      </w:r>
    </w:p>
    <w:p w:rsidR="00B147F8" w:rsidP="00FA0FBB" w:rsidRDefault="00B147F8">
      <w:pPr>
        <w:pStyle w:val="AltX"/>
      </w:pPr>
      <w:r>
        <w:rPr>
          <w:rFonts w:hint="eastAsia"/>
        </w:rPr>
        <w:t>否则，生成如</w:t>
      </w:r>
      <w:r w:rsidR="00E24380">
        <w:fldChar w:fldCharType="begin"/>
      </w:r>
      <w:r w:rsidR="00E24380">
        <w:instrText xml:space="preserve"> </w:instrText>
      </w:r>
      <w:r w:rsidR="00E24380">
        <w:rPr>
          <w:rFonts w:hint="eastAsia"/>
        </w:rPr>
        <w:instrText>REF _Ref277777319 \h</w:instrText>
      </w:r>
      <w:r w:rsidR="00E24380">
        <w:instrText xml:space="preserve"> </w:instrText>
      </w:r>
      <w:r w:rsidR="00E24380">
        <w:fldChar w:fldCharType="separate"/>
      </w:r>
      <w:r w:rsidRPr="006C3C35" w:rsidR="00DE178B">
        <w:t xml:space="preserve">Table </w:t>
      </w:r>
      <w:r w:rsidR="00DE178B">
        <w:rPr>
          <w:noProof/>
        </w:rPr>
        <w:t>4</w:t>
      </w:r>
      <w:r w:rsidR="00DE178B">
        <w:noBreakHyphen/>
      </w:r>
      <w:r w:rsidR="00DE178B">
        <w:rPr>
          <w:noProof/>
        </w:rPr>
        <w:t>25</w:t>
      </w:r>
      <w:r w:rsidR="00E24380">
        <w:fldChar w:fldCharType="end"/>
      </w:r>
      <w:r>
        <w:rPr>
          <w:rFonts w:hint="eastAsia"/>
        </w:rPr>
        <w:t>的全局变量。</w:t>
      </w:r>
    </w:p>
    <w:p w:rsidR="00B147F8" w:rsidP="00C93484" w:rsidRDefault="00B147F8">
      <w:pPr>
        <w:pStyle w:val="Reqtify"/>
      </w:pPr>
    </w:p>
    <w:p w:rsidR="00B147F8" w:rsidP="00C93484" w:rsidRDefault="00B147F8">
      <w:pPr>
        <w:pStyle w:val="Reqtify"/>
      </w:pPr>
      <w:r>
        <w:rPr>
          <w:rFonts w:hint="eastAsia"/>
        </w:rPr>
        <w:t xml:space="preserve">ATP software queries whether there is CI message transmitted from CCNV at every </w:t>
      </w:r>
      <w:hyperlink w:history="1" w:anchor="ATPsetting">
        <w:r w:rsidR="00786D0B">
          <w:rPr>
            <w:rStyle w:val="ac"/>
          </w:rPr>
          <w:t>ATPsetting</w:t>
        </w:r>
      </w:hyperlink>
      <w:r w:rsidRPr="00385BF8">
        <w:rPr>
          <w:rFonts w:hint="eastAsia"/>
        </w:rPr>
        <w:t>.</w:t>
      </w:r>
      <w:r w:rsidR="006D1509">
        <w:rPr>
          <w:rFonts w:hint="eastAsia"/>
        </w:rPr>
        <w:t>PSDcommCycle</w:t>
      </w:r>
      <w:r>
        <w:t xml:space="preserve">. </w:t>
      </w:r>
      <w:r>
        <w:rPr>
          <w:rFonts w:hint="eastAsia"/>
        </w:rPr>
        <w:t xml:space="preserve">ATP shall receive and store the message into </w:t>
      </w:r>
      <w:hyperlink w:history="1" w:anchor="CI_IOstatus">
        <w:r w:rsidR="002A06CF">
          <w:rPr>
            <w:rStyle w:val="ac"/>
            <w:noProof/>
          </w:rPr>
          <w:t>CI_IOstatus</w:t>
        </w:r>
      </w:hyperlink>
      <w:r>
        <w:rPr>
          <w:rFonts w:hint="eastAsia"/>
        </w:rPr>
        <w:t>:</w:t>
      </w:r>
    </w:p>
    <w:p w:rsidR="00B147F8" w:rsidP="00FA0FBB" w:rsidRDefault="00B147F8">
      <w:pPr>
        <w:pStyle w:val="AltX"/>
      </w:pPr>
      <w:r>
        <w:rPr>
          <w:rFonts w:hint="eastAsia"/>
        </w:rPr>
        <w:t>If there is no message from CI, or the CRC, or vital checksum of this message checked failure:</w:t>
      </w:r>
    </w:p>
    <w:p w:rsidR="00B147F8" w:rsidP="00B147F8" w:rsidRDefault="00B147F8">
      <w:pPr>
        <w:pStyle w:val="AltZ"/>
      </w:pPr>
      <w:r>
        <w:rPr>
          <w:rFonts w:hint="eastAsia"/>
        </w:rPr>
        <w:lastRenderedPageBreak/>
        <w:t xml:space="preserve">If the communication with CI succeeded on previous cycles and the age is not more than </w:t>
      </w:r>
      <w:r w:rsidRPr="00A9394E">
        <w:rPr>
          <w:rStyle w:val="aff1"/>
          <w:rFonts w:hint="eastAsia"/>
        </w:rPr>
        <w:t>FSFB2_MESSAGE_TIMEOUT</w:t>
      </w:r>
      <w:r>
        <w:rPr>
          <w:rFonts w:hint="eastAsia"/>
        </w:rPr>
        <w:t xml:space="preserve">, ATP shall still use the valid previous CI message to update </w:t>
      </w:r>
      <w:hyperlink w:history="1" w:anchor="CI_IOstatus">
        <w:r w:rsidR="002A06CF">
          <w:rPr>
            <w:rStyle w:val="ac"/>
            <w:rFonts w:cs="宋体"/>
            <w:noProof/>
          </w:rPr>
          <w:t>CI_IOstatus</w:t>
        </w:r>
      </w:hyperlink>
      <w:r>
        <w:rPr>
          <w:rFonts w:hint="eastAsia"/>
        </w:rPr>
        <w:t>;</w:t>
      </w:r>
    </w:p>
    <w:p w:rsidR="00B147F8" w:rsidP="00B147F8" w:rsidRDefault="00B147F8">
      <w:pPr>
        <w:pStyle w:val="AltZ"/>
      </w:pPr>
      <w:r>
        <w:rPr>
          <w:rFonts w:hint="eastAsia"/>
        </w:rPr>
        <w:t>Otherwise, ATP shall set all CI status as restricted.</w:t>
      </w:r>
    </w:p>
    <w:p w:rsidRPr="00166682" w:rsidR="00B147F8" w:rsidP="00FA0FBB" w:rsidRDefault="00B147F8">
      <w:pPr>
        <w:pStyle w:val="AltX"/>
      </w:pPr>
      <w:r>
        <w:rPr>
          <w:rFonts w:hint="eastAsia"/>
        </w:rPr>
        <w:t>Otherwise, ATP shall generate the structure of global variable such as</w:t>
      </w:r>
      <w:r w:rsidR="00E24380">
        <w:rPr>
          <w:rFonts w:hint="eastAsia"/>
        </w:rPr>
        <w:t xml:space="preserve"> </w:t>
      </w:r>
      <w:r w:rsidR="00E24380">
        <w:fldChar w:fldCharType="begin"/>
      </w:r>
      <w:r w:rsidR="00E24380">
        <w:instrText xml:space="preserve"> </w:instrText>
      </w:r>
      <w:r w:rsidR="00E24380">
        <w:rPr>
          <w:rFonts w:hint="eastAsia"/>
        </w:rPr>
        <w:instrText>REF _Ref277777319 \h</w:instrText>
      </w:r>
      <w:r w:rsidR="00E24380">
        <w:instrText xml:space="preserve"> </w:instrText>
      </w:r>
      <w:r w:rsidR="00E24380">
        <w:fldChar w:fldCharType="separate"/>
      </w:r>
      <w:r w:rsidRPr="006C3C35" w:rsidR="00DE178B">
        <w:t xml:space="preserve">Table </w:t>
      </w:r>
      <w:r w:rsidR="00DE178B">
        <w:rPr>
          <w:noProof/>
        </w:rPr>
        <w:t>4</w:t>
      </w:r>
      <w:r w:rsidR="00DE178B">
        <w:noBreakHyphen/>
      </w:r>
      <w:r w:rsidR="00DE178B">
        <w:rPr>
          <w:noProof/>
        </w:rPr>
        <w:t>25</w:t>
      </w:r>
      <w:r w:rsidR="00E24380">
        <w:fldChar w:fldCharType="end"/>
      </w:r>
      <w:r>
        <w:rPr>
          <w:rFonts w:hint="eastAsia"/>
        </w:rPr>
        <w:t>.</w:t>
      </w:r>
    </w:p>
    <w:p w:rsidR="00B147F8" w:rsidP="000C0D62" w:rsidRDefault="00B147F8">
      <w:pPr>
        <w:pStyle w:val="ReqtifyAltQ"/>
      </w:pPr>
      <w:r w:rsidRPr="008A1414">
        <w:t>#Category=Functional</w:t>
      </w:r>
    </w:p>
    <w:p w:rsidR="00B147F8" w:rsidP="000C0D62" w:rsidRDefault="00B147F8">
      <w:pPr>
        <w:pStyle w:val="ReqtifyAltQ"/>
      </w:pPr>
      <w:r w:rsidRPr="008A1414">
        <w:t>#Contribution</w:t>
      </w:r>
      <w:r>
        <w:t>=SIL4</w:t>
      </w:r>
    </w:p>
    <w:p w:rsidR="009328EA" w:rsidP="000C0D62" w:rsidRDefault="00B147F8">
      <w:pPr>
        <w:pStyle w:val="ReqtifyAltQ"/>
        <w:rPr>
          <w:ins w:author="常鸣" w:date="2014-07-03T14:27:00Z" w:id="836"/>
        </w:rPr>
      </w:pPr>
      <w:del w:author="常鸣" w:date="2014-07-03T14:27:00Z" w:id="837">
        <w:r w:rsidRPr="008A1414" w:rsidDel="009328EA">
          <w:delText>#S</w:delText>
        </w:r>
      </w:del>
      <w:ins w:author="常鸣" w:date="2014-07-03T14:27:00Z" w:id="838">
        <w:r w:rsidR="009328EA">
          <w:t>#Allocation=ATP Software</w:t>
        </w:r>
      </w:ins>
      <w:ins w:author="常鸣" w:date="2014-07-03T14:45:00Z" w:id="839">
        <w:r w:rsidR="002428AA">
          <w:rPr>
            <w:rFonts w:hint="eastAsia"/>
          </w:rPr>
          <w:t>, Vital Embedded Setting</w:t>
        </w:r>
      </w:ins>
    </w:p>
    <w:p w:rsidR="00B147F8" w:rsidP="000C0D62" w:rsidRDefault="009328EA">
      <w:pPr>
        <w:pStyle w:val="ReqtifyAltQ"/>
      </w:pPr>
      <w:ins w:author="常鸣" w:date="2014-07-03T14:27:00Z" w:id="840">
        <w:r>
          <w:t>#S</w:t>
        </w:r>
      </w:ins>
      <w:r w:rsidRPr="008A1414" w:rsidR="00B147F8">
        <w:t>ource=</w:t>
      </w:r>
      <w:r w:rsidRPr="00F34F5E" w:rsidR="00F34F5E">
        <w:t>[iTC_CC-SyAD-09</w:t>
      </w:r>
      <w:r w:rsidRPr="00F34F5E" w:rsidR="00F34F5E">
        <w:rPr>
          <w:rFonts w:hint="eastAsia"/>
        </w:rPr>
        <w:t>49</w:t>
      </w:r>
      <w:r w:rsidRPr="00F34F5E" w:rsidR="00F34F5E">
        <w:t>]</w:t>
      </w:r>
      <w:r w:rsidR="00B147F8">
        <w:rPr>
          <w:rFonts w:hint="eastAsia"/>
        </w:rPr>
        <w:t>,</w:t>
      </w:r>
      <w:r w:rsidRPr="002F43AF" w:rsidR="00B147F8">
        <w:t xml:space="preserve"> [iTC_CC_VLE-2-DVCOM-2-SyID-0048]</w:t>
      </w:r>
      <w:r w:rsidR="00B147F8">
        <w:rPr>
          <w:rFonts w:hint="eastAsia"/>
        </w:rPr>
        <w:t>,</w:t>
      </w:r>
      <w:r w:rsidRPr="002F43AF" w:rsidR="00B147F8">
        <w:t xml:space="preserve"> </w:t>
      </w:r>
      <w:r w:rsidR="00B147F8">
        <w:t>[iTC_CC_VLE-2-DVCOM-2-SyID-004</w:t>
      </w:r>
      <w:r w:rsidR="00B147F8">
        <w:rPr>
          <w:rFonts w:hint="eastAsia"/>
        </w:rPr>
        <w:t>9</w:t>
      </w:r>
      <w:r w:rsidRPr="002F43AF" w:rsidR="00B147F8">
        <w:t>]</w:t>
      </w:r>
      <w:r w:rsidR="00B147F8">
        <w:rPr>
          <w:rFonts w:hint="eastAsia"/>
        </w:rPr>
        <w:t>,</w:t>
      </w:r>
      <w:r w:rsidRPr="002F43AF" w:rsidR="00B147F8">
        <w:t xml:space="preserve"> </w:t>
      </w:r>
      <w:r w:rsidR="00B147F8">
        <w:t>[iTC_CC_VLE-2-DVCOM-2-SyID-00</w:t>
      </w:r>
      <w:r w:rsidR="00B147F8">
        <w:rPr>
          <w:rFonts w:hint="eastAsia"/>
        </w:rPr>
        <w:t>50</w:t>
      </w:r>
      <w:r w:rsidRPr="002F43AF" w:rsidR="00B147F8">
        <w:t>]</w:t>
      </w:r>
      <w:r w:rsidR="00B147F8">
        <w:rPr>
          <w:rFonts w:hint="eastAsia"/>
        </w:rPr>
        <w:t>,</w:t>
      </w:r>
      <w:r w:rsidRPr="002F43AF" w:rsidR="00B147F8">
        <w:t xml:space="preserve"> </w:t>
      </w:r>
      <w:r w:rsidR="00B147F8">
        <w:t>[iTC_CC_VLE-2-DVCOM-2-SyID-00</w:t>
      </w:r>
      <w:r w:rsidR="00B147F8">
        <w:rPr>
          <w:rFonts w:hint="eastAsia"/>
        </w:rPr>
        <w:t>51</w:t>
      </w:r>
      <w:r w:rsidRPr="002F43AF" w:rsidR="00B147F8">
        <w:t>]</w:t>
      </w:r>
    </w:p>
    <w:p w:rsidR="00B147F8" w:rsidP="000C0D62" w:rsidRDefault="00B147F8">
      <w:pPr>
        <w:pStyle w:val="ReqtifyAltQ"/>
      </w:pPr>
      <w:r w:rsidRPr="008A1414">
        <w:t>[End]</w:t>
      </w:r>
    </w:p>
    <w:p w:rsidR="00B147F8" w:rsidP="00C93484" w:rsidRDefault="00B147F8">
      <w:pPr>
        <w:pStyle w:val="Reqtify"/>
      </w:pPr>
    </w:p>
    <w:p w:rsidR="00B147F8" w:rsidP="00934391" w:rsidRDefault="00B147F8">
      <w:pPr>
        <w:pStyle w:val="3"/>
      </w:pPr>
      <w:r>
        <w:rPr>
          <w:rFonts w:hint="eastAsia"/>
        </w:rPr>
        <w:t>Software compatibility</w:t>
      </w:r>
    </w:p>
    <w:p w:rsidR="00B147F8" w:rsidP="00C93484" w:rsidRDefault="00B147F8">
      <w:pPr>
        <w:pStyle w:val="Reqtify"/>
      </w:pPr>
      <w:r>
        <w:rPr>
          <w:rFonts w:hint="eastAsia"/>
        </w:rPr>
        <w:t>N/A</w:t>
      </w:r>
    </w:p>
    <w:p w:rsidR="00B147F8" w:rsidP="00934391" w:rsidRDefault="00B147F8">
      <w:pPr>
        <w:pStyle w:val="3"/>
      </w:pPr>
      <w:r>
        <w:rPr>
          <w:rFonts w:hint="eastAsia"/>
        </w:rPr>
        <w:t>Hardware compatibility</w:t>
      </w:r>
    </w:p>
    <w:p w:rsidR="00B147F8" w:rsidP="00C93484" w:rsidRDefault="00B147F8">
      <w:pPr>
        <w:pStyle w:val="Reqtify"/>
      </w:pPr>
      <w:r>
        <w:rPr>
          <w:rFonts w:hint="eastAsia"/>
        </w:rPr>
        <w:t>N/A</w:t>
      </w:r>
    </w:p>
    <w:p w:rsidR="00B147F8" w:rsidP="00934391" w:rsidRDefault="00B147F8">
      <w:pPr>
        <w:pStyle w:val="3"/>
      </w:pPr>
      <w:r>
        <w:rPr>
          <w:rFonts w:hint="eastAsia"/>
        </w:rPr>
        <w:t>Implicit choices and justification</w:t>
      </w:r>
    </w:p>
    <w:p w:rsidRPr="00B147F8" w:rsidR="00B147F8" w:rsidP="00C93484" w:rsidRDefault="00B147F8">
      <w:pPr>
        <w:pStyle w:val="Reqtify"/>
      </w:pPr>
      <w:r>
        <w:rPr>
          <w:rFonts w:hint="eastAsia"/>
        </w:rPr>
        <w:t>N/A</w:t>
      </w:r>
    </w:p>
    <w:p w:rsidR="00B147F8" w:rsidP="00C93484" w:rsidRDefault="00B147F8">
      <w:pPr>
        <w:pStyle w:val="Reqtify"/>
      </w:pPr>
    </w:p>
    <w:p w:rsidR="003059A6" w:rsidP="00F23398" w:rsidRDefault="00695E5B">
      <w:pPr>
        <w:pStyle w:val="2"/>
        <w:ind w:left="756" w:hanging="756"/>
      </w:pPr>
      <w:bookmarkStart w:name="_Toc348357027" w:id="841"/>
      <w:bookmarkStart w:name="_Toc349030440" w:id="842"/>
      <w:bookmarkStart w:name="_Toc347566573" w:id="843"/>
      <w:bookmarkStart w:name="_Toc345689238" w:id="844"/>
      <w:bookmarkStart w:name="_Toc376182939" w:id="845"/>
      <w:bookmarkStart w:name="_Toc392229918" w:id="846"/>
      <w:r>
        <w:rPr>
          <w:rFonts w:hint="eastAsia"/>
        </w:rPr>
        <w:t>Interface</w:t>
      </w:r>
      <w:r w:rsidR="003059A6">
        <w:rPr>
          <w:rFonts w:hint="eastAsia"/>
        </w:rPr>
        <w:t xml:space="preserve"> with DLU</w:t>
      </w:r>
      <w:bookmarkEnd w:id="841"/>
      <w:bookmarkEnd w:id="842"/>
      <w:bookmarkEnd w:id="843"/>
      <w:bookmarkEnd w:id="844"/>
      <w:bookmarkEnd w:id="845"/>
      <w:bookmarkEnd w:id="846"/>
    </w:p>
    <w:p w:rsidR="00262159" w:rsidP="00934391" w:rsidRDefault="00262159">
      <w:pPr>
        <w:pStyle w:val="3"/>
      </w:pPr>
      <w:bookmarkStart w:name="_Toc340989203" w:id="847"/>
      <w:bookmarkStart w:name="_Toc340991906" w:id="848"/>
      <w:bookmarkEnd w:id="847"/>
      <w:bookmarkEnd w:id="848"/>
      <w:r>
        <w:rPr>
          <w:rFonts w:hint="eastAsia"/>
        </w:rPr>
        <w:t>Role of interface</w:t>
      </w:r>
    </w:p>
    <w:p w:rsidR="00CE1DC2" w:rsidP="00C93484" w:rsidRDefault="00CE1DC2">
      <w:pPr>
        <w:pStyle w:val="Reqtify"/>
      </w:pPr>
      <w:r>
        <w:rPr>
          <w:rFonts w:hint="eastAsia"/>
        </w:rPr>
        <w:t>本接口用于在刚上电后，运行在</w:t>
      </w:r>
      <w:r>
        <w:rPr>
          <w:rFonts w:hint="eastAsia"/>
        </w:rPr>
        <w:t>VLE-2</w:t>
      </w:r>
      <w:r>
        <w:rPr>
          <w:rFonts w:hint="eastAsia"/>
        </w:rPr>
        <w:t>板上的</w:t>
      </w:r>
      <w:r>
        <w:rPr>
          <w:rFonts w:hint="eastAsia"/>
        </w:rPr>
        <w:t>ATP</w:t>
      </w:r>
      <w:r>
        <w:rPr>
          <w:rFonts w:hint="eastAsia"/>
        </w:rPr>
        <w:t>将相关初始化信息通过总线发送给</w:t>
      </w:r>
      <w:r>
        <w:rPr>
          <w:rFonts w:hint="eastAsia"/>
        </w:rPr>
        <w:t>DLU</w:t>
      </w:r>
      <w:r>
        <w:rPr>
          <w:rFonts w:hint="eastAsia"/>
        </w:rPr>
        <w:t>。</w:t>
      </w:r>
    </w:p>
    <w:p w:rsidR="00CE1DC2" w:rsidP="00C93484" w:rsidRDefault="00CE1DC2">
      <w:pPr>
        <w:pStyle w:val="Reqtify"/>
      </w:pPr>
      <w:r>
        <w:rPr>
          <w:rFonts w:hint="eastAsia"/>
        </w:rPr>
        <w:t>This interface is used to ATP sending network addresses to the DLU just after power-up.</w:t>
      </w:r>
    </w:p>
    <w:p w:rsidR="00262159" w:rsidP="00C93484" w:rsidRDefault="00262159">
      <w:pPr>
        <w:pStyle w:val="Reqtify"/>
      </w:pPr>
    </w:p>
    <w:p w:rsidR="00CE1DC2" w:rsidP="00CE1DC2" w:rsidRDefault="00CE1DC2">
      <w:pPr>
        <w:pStyle w:val="ReqtifyAltR"/>
      </w:pPr>
      <w:r>
        <w:t>[iTC_CC_ATP-S</w:t>
      </w:r>
      <w:r>
        <w:rPr>
          <w:rFonts w:hint="eastAsia"/>
        </w:rPr>
        <w:t>w</w:t>
      </w:r>
      <w:r>
        <w:t>RS-</w:t>
      </w:r>
      <w:r>
        <w:rPr>
          <w:rFonts w:hint="eastAsia"/>
        </w:rPr>
        <w:t>0554</w:t>
      </w:r>
      <w:r>
        <w:t>]</w:t>
      </w:r>
    </w:p>
    <w:p w:rsidR="00CE1DC2" w:rsidP="00C93484" w:rsidRDefault="00CE1DC2">
      <w:pPr>
        <w:pStyle w:val="Reqtify"/>
      </w:pPr>
      <w:r>
        <w:rPr>
          <w:rFonts w:hint="eastAsia"/>
        </w:rPr>
        <w:t>ATP</w:t>
      </w:r>
      <w:r>
        <w:rPr>
          <w:rFonts w:hint="eastAsia"/>
        </w:rPr>
        <w:t>与</w:t>
      </w:r>
      <w:r>
        <w:rPr>
          <w:rFonts w:hint="eastAsia"/>
        </w:rPr>
        <w:t>DLU</w:t>
      </w:r>
      <w:r>
        <w:rPr>
          <w:rFonts w:hint="eastAsia"/>
        </w:rPr>
        <w:t>的接口应当遵循文档</w:t>
      </w:r>
      <w:r>
        <w:fldChar w:fldCharType="begin"/>
      </w:r>
      <w:r>
        <w:instrText xml:space="preserve"> </w:instrText>
      </w:r>
      <w:r>
        <w:rPr>
          <w:rFonts w:hint="eastAsia"/>
        </w:rPr>
        <w:instrText>REF _Ref295210152 \w \h</w:instrText>
      </w:r>
      <w:r>
        <w:instrText xml:space="preserve"> </w:instrText>
      </w:r>
      <w:r>
        <w:fldChar w:fldCharType="separate"/>
      </w:r>
      <w:r w:rsidR="00DE178B">
        <w:t>[REF12]</w:t>
      </w:r>
      <w:r>
        <w:fldChar w:fldCharType="end"/>
      </w:r>
      <w:r>
        <w:rPr>
          <w:rFonts w:hint="eastAsia"/>
        </w:rPr>
        <w:t>描述。</w:t>
      </w:r>
    </w:p>
    <w:p w:rsidR="00CE1DC2" w:rsidP="00C93484" w:rsidRDefault="00CE1DC2">
      <w:pPr>
        <w:pStyle w:val="Reqtify"/>
      </w:pPr>
      <w:r>
        <w:rPr>
          <w:rFonts w:hint="eastAsia"/>
        </w:rPr>
        <w:t xml:space="preserve">The interface between ATP and DLU shall be compliant with </w:t>
      </w:r>
      <w:r>
        <w:fldChar w:fldCharType="begin"/>
      </w:r>
      <w:r>
        <w:instrText xml:space="preserve"> </w:instrText>
      </w:r>
      <w:r>
        <w:rPr>
          <w:rFonts w:hint="eastAsia"/>
        </w:rPr>
        <w:instrText>REF _Ref295210152 \w \h</w:instrText>
      </w:r>
      <w:r>
        <w:instrText xml:space="preserve"> </w:instrText>
      </w:r>
      <w:r>
        <w:fldChar w:fldCharType="separate"/>
      </w:r>
      <w:r w:rsidR="00DE178B">
        <w:t>[REF12]</w:t>
      </w:r>
      <w:r>
        <w:fldChar w:fldCharType="end"/>
      </w:r>
      <w:r>
        <w:rPr>
          <w:rFonts w:hint="eastAsia"/>
        </w:rPr>
        <w:t xml:space="preserve"> document.</w:t>
      </w:r>
    </w:p>
    <w:p w:rsidR="00CE1DC2" w:rsidP="000C0D62" w:rsidRDefault="00CE1DC2">
      <w:pPr>
        <w:pStyle w:val="ReqtifyAltQ"/>
      </w:pPr>
      <w:r w:rsidRPr="008A1414">
        <w:t>#Category=Functional</w:t>
      </w:r>
    </w:p>
    <w:p w:rsidRPr="008A1414" w:rsidR="00D66ECA" w:rsidP="00D66ECA" w:rsidRDefault="00D66ECA">
      <w:pPr>
        <w:pStyle w:val="ReqtifyAltQ"/>
      </w:pPr>
      <w:r w:rsidRPr="00286007">
        <w:t>#Contribution=SIL</w:t>
      </w:r>
      <w:r w:rsidR="00A670D7">
        <w:rPr>
          <w:rFonts w:hint="eastAsia"/>
        </w:rPr>
        <w:t>0</w:t>
      </w:r>
    </w:p>
    <w:p w:rsidR="009328EA" w:rsidP="000C0D62" w:rsidRDefault="00CE1DC2">
      <w:pPr>
        <w:pStyle w:val="ReqtifyAltQ"/>
        <w:rPr>
          <w:ins w:author="常鸣" w:date="2014-07-03T14:27:00Z" w:id="849"/>
        </w:rPr>
      </w:pPr>
      <w:del w:author="常鸣" w:date="2014-07-03T14:27:00Z" w:id="850">
        <w:r w:rsidRPr="008A1414" w:rsidDel="009328EA">
          <w:delText>#S</w:delText>
        </w:r>
      </w:del>
      <w:ins w:author="常鸣" w:date="2014-07-03T14:27:00Z" w:id="851">
        <w:r w:rsidR="009328EA">
          <w:t>#Allocation=ATP Software</w:t>
        </w:r>
      </w:ins>
    </w:p>
    <w:p w:rsidR="00CE1DC2" w:rsidP="000C0D62" w:rsidRDefault="009328EA">
      <w:pPr>
        <w:pStyle w:val="ReqtifyAltQ"/>
      </w:pPr>
      <w:ins w:author="常鸣" w:date="2014-07-03T14:27:00Z" w:id="852">
        <w:r>
          <w:lastRenderedPageBreak/>
          <w:t>#S</w:t>
        </w:r>
      </w:ins>
      <w:r w:rsidRPr="008A1414" w:rsidR="00CE1DC2">
        <w:t>ource=</w:t>
      </w:r>
      <w:r w:rsidRPr="00FE54DC" w:rsidR="00CE1DC2">
        <w:t>[iTC_CC-SyAD-</w:t>
      </w:r>
      <w:r w:rsidRPr="00FE54DC" w:rsidR="00CE1DC2">
        <w:rPr>
          <w:rFonts w:hint="eastAsia"/>
        </w:rPr>
        <w:t>0798]</w:t>
      </w:r>
      <w:r w:rsidR="00CE1DC2">
        <w:rPr>
          <w:rFonts w:hint="eastAsia"/>
        </w:rPr>
        <w:t>,</w:t>
      </w:r>
      <w:r w:rsidRPr="00AD35E4" w:rsidR="00CE1DC2">
        <w:t xml:space="preserve"> [iTC_CC_VLE-2-DLU-SyID-0001]</w:t>
      </w:r>
      <w:r w:rsidR="00CE1DC2">
        <w:rPr>
          <w:rFonts w:hint="eastAsia"/>
        </w:rPr>
        <w:t>,</w:t>
      </w:r>
      <w:r w:rsidRPr="00AD35E4" w:rsidR="00CE1DC2">
        <w:t xml:space="preserve"> [iTC_CC_VLE-2-DLU-SyID-0003]</w:t>
      </w:r>
    </w:p>
    <w:p w:rsidR="00CE1DC2" w:rsidP="000C0D62" w:rsidRDefault="00CE1DC2">
      <w:pPr>
        <w:pStyle w:val="ReqtifyAltQ"/>
      </w:pPr>
      <w:r w:rsidRPr="008A1414">
        <w:t>[End]</w:t>
      </w:r>
    </w:p>
    <w:p w:rsidRPr="00CE1DC2" w:rsidR="00CE1DC2" w:rsidP="00C93484" w:rsidRDefault="00CE1DC2">
      <w:pPr>
        <w:pStyle w:val="Reqtify"/>
      </w:pPr>
    </w:p>
    <w:p w:rsidR="00262159" w:rsidP="00934391" w:rsidRDefault="00262159">
      <w:pPr>
        <w:pStyle w:val="3"/>
      </w:pPr>
      <w:r>
        <w:rPr>
          <w:rFonts w:hint="eastAsia"/>
        </w:rPr>
        <w:t>Physical level</w:t>
      </w:r>
    </w:p>
    <w:p w:rsidR="00262159" w:rsidP="00C93484" w:rsidRDefault="00CE1DC2">
      <w:pPr>
        <w:pStyle w:val="Reqtify"/>
      </w:pPr>
      <w:r>
        <w:rPr>
          <w:rFonts w:hint="eastAsia"/>
        </w:rPr>
        <w:t xml:space="preserve">Refer to </w:t>
      </w:r>
      <w:r>
        <w:fldChar w:fldCharType="begin"/>
      </w:r>
      <w:r>
        <w:instrText xml:space="preserve"> </w:instrText>
      </w:r>
      <w:r>
        <w:rPr>
          <w:rFonts w:hint="eastAsia"/>
        </w:rPr>
        <w:instrText>REF _Ref295210152 \w \h</w:instrText>
      </w:r>
      <w:r>
        <w:instrText xml:space="preserve"> </w:instrText>
      </w:r>
      <w:r>
        <w:fldChar w:fldCharType="separate"/>
      </w:r>
      <w:r w:rsidR="00DE178B">
        <w:t>[REF12]</w:t>
      </w:r>
      <w:r>
        <w:fldChar w:fldCharType="end"/>
      </w:r>
      <w:r>
        <w:rPr>
          <w:rFonts w:hint="eastAsia"/>
        </w:rPr>
        <w:t>.</w:t>
      </w:r>
    </w:p>
    <w:p w:rsidR="00262159" w:rsidP="00934391" w:rsidRDefault="00262159">
      <w:pPr>
        <w:pStyle w:val="3"/>
      </w:pPr>
      <w:r>
        <w:rPr>
          <w:rFonts w:hint="eastAsia"/>
        </w:rPr>
        <w:t>Protocol level</w:t>
      </w:r>
    </w:p>
    <w:p w:rsidR="00262159" w:rsidP="00C93484" w:rsidRDefault="00CE1DC2">
      <w:pPr>
        <w:pStyle w:val="Reqtify"/>
      </w:pPr>
      <w:r>
        <w:rPr>
          <w:rFonts w:hint="eastAsia"/>
        </w:rPr>
        <w:t xml:space="preserve">Refer to </w:t>
      </w:r>
      <w:r>
        <w:fldChar w:fldCharType="begin"/>
      </w:r>
      <w:r>
        <w:instrText xml:space="preserve"> </w:instrText>
      </w:r>
      <w:r>
        <w:rPr>
          <w:rFonts w:hint="eastAsia"/>
        </w:rPr>
        <w:instrText>REF _Ref295210152 \w \h</w:instrText>
      </w:r>
      <w:r>
        <w:instrText xml:space="preserve"> </w:instrText>
      </w:r>
      <w:r>
        <w:fldChar w:fldCharType="separate"/>
      </w:r>
      <w:r w:rsidR="00DE178B">
        <w:t>[REF12]</w:t>
      </w:r>
      <w:r>
        <w:fldChar w:fldCharType="end"/>
      </w:r>
      <w:r>
        <w:rPr>
          <w:rFonts w:hint="eastAsia"/>
        </w:rPr>
        <w:t>.</w:t>
      </w:r>
    </w:p>
    <w:p w:rsidR="00262159" w:rsidP="00934391" w:rsidRDefault="00262159">
      <w:pPr>
        <w:pStyle w:val="3"/>
      </w:pPr>
      <w:r>
        <w:rPr>
          <w:rFonts w:hint="eastAsia"/>
        </w:rPr>
        <w:t>Application level</w:t>
      </w:r>
    </w:p>
    <w:p w:rsidR="00CE1DC2" w:rsidP="00C93484" w:rsidRDefault="00CE1DC2">
      <w:pPr>
        <w:pStyle w:val="Reqtify"/>
      </w:pPr>
      <w:r>
        <w:rPr>
          <w:rFonts w:hint="eastAsia"/>
        </w:rPr>
        <w:t>初始化阶段，</w:t>
      </w:r>
      <w:r>
        <w:rPr>
          <w:rFonts w:hint="eastAsia"/>
        </w:rPr>
        <w:t>ATP</w:t>
      </w:r>
      <w:r>
        <w:rPr>
          <w:rFonts w:hint="eastAsia"/>
        </w:rPr>
        <w:t>需要将</w:t>
      </w:r>
      <w:r>
        <w:fldChar w:fldCharType="begin"/>
      </w:r>
      <w:r>
        <w:instrText xml:space="preserve"> </w:instrText>
      </w:r>
      <w:r>
        <w:rPr>
          <w:rFonts w:hint="eastAsia"/>
        </w:rPr>
        <w:instrText>REF _Ref285553844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26</w:t>
      </w:r>
      <w:r>
        <w:fldChar w:fldCharType="end"/>
      </w:r>
      <w:r>
        <w:rPr>
          <w:rFonts w:hint="eastAsia"/>
        </w:rPr>
        <w:t>所示内容发送给</w:t>
      </w:r>
      <w:r>
        <w:rPr>
          <w:rFonts w:hint="eastAsia"/>
        </w:rPr>
        <w:t>DLU</w:t>
      </w:r>
      <w:r>
        <w:rPr>
          <w:rFonts w:hint="eastAsia"/>
        </w:rPr>
        <w:t>。</w:t>
      </w:r>
    </w:p>
    <w:p w:rsidR="00CE1DC2" w:rsidP="00C93484" w:rsidRDefault="00CE1DC2">
      <w:pPr>
        <w:pStyle w:val="Reqtify"/>
      </w:pPr>
      <w:r>
        <w:rPr>
          <w:rFonts w:hint="eastAsia"/>
        </w:rPr>
        <w:t xml:space="preserve">During initialization, ATP software should send the network addressed to DLU as shown in </w:t>
      </w:r>
      <w:r>
        <w:fldChar w:fldCharType="begin"/>
      </w:r>
      <w:r>
        <w:instrText xml:space="preserve"> </w:instrText>
      </w:r>
      <w:r>
        <w:rPr>
          <w:rFonts w:hint="eastAsia"/>
        </w:rPr>
        <w:instrText>REF _Ref285553844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26</w:t>
      </w:r>
      <w:r>
        <w:fldChar w:fldCharType="end"/>
      </w:r>
      <w:r>
        <w:rPr>
          <w:rFonts w:hint="eastAsia"/>
        </w:rPr>
        <w:t>.</w:t>
      </w:r>
    </w:p>
    <w:p w:rsidRPr="00F40CCD" w:rsidR="00CE1DC2" w:rsidP="00CE1DC2" w:rsidRDefault="00CE1DC2">
      <w:pPr>
        <w:pStyle w:val="affc"/>
      </w:pPr>
      <w:bookmarkStart w:name="_Ref285553844" w:id="853"/>
      <w:bookmarkStart w:name="_Toc349031231" w:id="854"/>
      <w:bookmarkStart w:name="_Toc347567344" w:id="855"/>
      <w:bookmarkStart w:name="_Toc345689816" w:id="856"/>
      <w:bookmarkStart w:name="_Toc376183061" w:id="857"/>
      <w:bookmarkStart w:name="_Toc392230034" w:id="858"/>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26</w:t>
      </w:r>
      <w:r w:rsidR="00FA0FBB">
        <w:fldChar w:fldCharType="end"/>
      </w:r>
      <w:bookmarkEnd w:id="853"/>
      <w:r w:rsidRPr="00F40CCD">
        <w:rPr>
          <w:rFonts w:hint="eastAsia"/>
        </w:rPr>
        <w:t xml:space="preserve"> ATP output to DLU</w:t>
      </w:r>
      <w:bookmarkEnd w:id="854"/>
      <w:bookmarkEnd w:id="855"/>
      <w:bookmarkEnd w:id="856"/>
      <w:bookmarkEnd w:id="857"/>
      <w:bookmarkEnd w:id="858"/>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2719"/>
        <w:gridCol w:w="6567"/>
      </w:tblGrid>
      <w:tr w:rsidRPr="001B3DC6" w:rsidR="00CE1DC2" w:rsidTr="00CE1DC2">
        <w:trPr>
          <w:jc w:val="center"/>
        </w:trPr>
        <w:tc>
          <w:tcPr>
            <w:tcW w:w="1464" w:type="pct"/>
            <w:tcBorders>
              <w:top w:val="single" w:color="auto" w:sz="12" w:space="0"/>
              <w:left w:val="nil"/>
              <w:bottom w:val="single" w:color="auto" w:sz="12" w:space="0"/>
              <w:right w:val="nil"/>
            </w:tcBorders>
            <w:shd w:val="clear" w:color="auto" w:fill="E0E0E0"/>
            <w:vAlign w:val="center"/>
          </w:tcPr>
          <w:p w:rsidRPr="00CE1DC2" w:rsidR="00CE1DC2" w:rsidP="00FA0FBB" w:rsidRDefault="00CE1DC2">
            <w:pPr>
              <w:pStyle w:val="af6"/>
            </w:pPr>
            <w:r w:rsidRPr="009E2F46">
              <w:rPr>
                <w:rFonts w:hint="eastAsia"/>
              </w:rPr>
              <w:t>ID</w:t>
            </w:r>
          </w:p>
        </w:tc>
        <w:tc>
          <w:tcPr>
            <w:tcW w:w="3536" w:type="pct"/>
            <w:tcBorders>
              <w:top w:val="single" w:color="auto" w:sz="12" w:space="0"/>
              <w:left w:val="nil"/>
              <w:bottom w:val="single" w:color="auto" w:sz="12" w:space="0"/>
              <w:right w:val="nil"/>
            </w:tcBorders>
            <w:shd w:val="clear" w:color="auto" w:fill="E0E0E0"/>
            <w:vAlign w:val="center"/>
          </w:tcPr>
          <w:p w:rsidRPr="00CE1DC2" w:rsidR="00CE1DC2" w:rsidP="00FA0FBB" w:rsidRDefault="00CE1DC2">
            <w:pPr>
              <w:pStyle w:val="af6"/>
            </w:pPr>
            <w:r w:rsidRPr="009E2F46">
              <w:rPr>
                <w:rFonts w:hint="eastAsia"/>
              </w:rPr>
              <w:t>C</w:t>
            </w:r>
            <w:r w:rsidRPr="00CE1DC2">
              <w:t>o</w:t>
            </w:r>
            <w:r w:rsidRPr="00CE1DC2">
              <w:rPr>
                <w:rFonts w:hint="eastAsia"/>
              </w:rPr>
              <w:t>mments</w:t>
            </w:r>
          </w:p>
        </w:tc>
      </w:tr>
      <w:tr w:rsidRPr="001B3DC6" w:rsidR="00CE1DC2" w:rsidTr="00CE1DC2">
        <w:trPr>
          <w:jc w:val="center"/>
        </w:trPr>
        <w:tc>
          <w:tcPr>
            <w:tcW w:w="1464" w:type="pct"/>
            <w:tcBorders>
              <w:top w:val="single" w:color="auto" w:sz="12" w:space="0"/>
              <w:left w:val="nil"/>
              <w:bottom w:val="single" w:color="auto" w:sz="4" w:space="0"/>
              <w:right w:val="nil"/>
            </w:tcBorders>
          </w:tcPr>
          <w:p w:rsidRPr="00CD176F" w:rsidR="00CE1DC2" w:rsidP="00591D6B" w:rsidRDefault="00CE1DC2">
            <w:pPr>
              <w:pStyle w:val="AltB0"/>
              <w:rPr>
                <w:rStyle w:val="aff2"/>
              </w:rPr>
            </w:pPr>
            <w:r w:rsidRPr="00CD176F">
              <w:rPr>
                <w:rStyle w:val="aff2"/>
                <w:rFonts w:hint="eastAsia"/>
              </w:rPr>
              <w:t>DLU</w:t>
            </w:r>
            <w:r w:rsidRPr="00CD176F" w:rsidR="00354F88">
              <w:rPr>
                <w:rStyle w:val="aff2"/>
                <w:rFonts w:hint="eastAsia"/>
              </w:rPr>
              <w:t>I</w:t>
            </w:r>
            <w:r w:rsidRPr="00CD176F">
              <w:rPr>
                <w:rStyle w:val="aff2"/>
                <w:rFonts w:hint="eastAsia"/>
              </w:rPr>
              <w:t>p</w:t>
            </w:r>
            <w:r w:rsidRPr="00CD176F" w:rsidR="00354F88">
              <w:rPr>
                <w:rStyle w:val="aff2"/>
                <w:rFonts w:hint="eastAsia"/>
              </w:rPr>
              <w:t>B</w:t>
            </w:r>
            <w:r w:rsidRPr="00CD176F">
              <w:rPr>
                <w:rStyle w:val="aff2"/>
                <w:rFonts w:hint="eastAsia"/>
              </w:rPr>
              <w:t>lue</w:t>
            </w:r>
          </w:p>
        </w:tc>
        <w:tc>
          <w:tcPr>
            <w:tcW w:w="3536" w:type="pct"/>
            <w:tcBorders>
              <w:top w:val="single" w:color="auto" w:sz="12" w:space="0"/>
              <w:left w:val="nil"/>
              <w:right w:val="nil"/>
            </w:tcBorders>
          </w:tcPr>
          <w:p w:rsidRPr="00CE1DC2" w:rsidR="00CE1DC2" w:rsidP="00591D6B" w:rsidRDefault="00CE1DC2">
            <w:pPr>
              <w:pStyle w:val="AltB0"/>
            </w:pPr>
            <w:r>
              <w:rPr>
                <w:rFonts w:hint="eastAsia"/>
              </w:rPr>
              <w:t>DLU's internal IP address in the blue network</w:t>
            </w:r>
          </w:p>
        </w:tc>
      </w:tr>
      <w:tr w:rsidRPr="001B3DC6" w:rsidR="00CE1DC2" w:rsidTr="00CE1DC2">
        <w:trPr>
          <w:jc w:val="center"/>
        </w:trPr>
        <w:tc>
          <w:tcPr>
            <w:tcW w:w="1464" w:type="pct"/>
            <w:tcBorders>
              <w:top w:val="single" w:color="auto" w:sz="4" w:space="0"/>
              <w:left w:val="nil"/>
              <w:bottom w:val="single" w:color="auto" w:sz="12" w:space="0"/>
              <w:right w:val="nil"/>
            </w:tcBorders>
          </w:tcPr>
          <w:p w:rsidRPr="00CD176F" w:rsidR="00CE1DC2" w:rsidP="00591D6B" w:rsidRDefault="00CE1DC2">
            <w:pPr>
              <w:pStyle w:val="AltB0"/>
              <w:rPr>
                <w:rStyle w:val="aff2"/>
              </w:rPr>
            </w:pPr>
            <w:r w:rsidRPr="00CD176F">
              <w:rPr>
                <w:rStyle w:val="aff2"/>
                <w:rFonts w:hint="eastAsia"/>
              </w:rPr>
              <w:t>DLU</w:t>
            </w:r>
            <w:r w:rsidRPr="00CD176F" w:rsidR="00354F88">
              <w:rPr>
                <w:rStyle w:val="aff2"/>
                <w:rFonts w:hint="eastAsia"/>
              </w:rPr>
              <w:t>I</w:t>
            </w:r>
            <w:r w:rsidRPr="00CD176F">
              <w:rPr>
                <w:rStyle w:val="aff2"/>
                <w:rFonts w:hint="eastAsia"/>
              </w:rPr>
              <w:t>p</w:t>
            </w:r>
            <w:r w:rsidRPr="00CD176F" w:rsidR="00354F88">
              <w:rPr>
                <w:rStyle w:val="aff2"/>
                <w:rFonts w:hint="eastAsia"/>
              </w:rPr>
              <w:t>R</w:t>
            </w:r>
            <w:r w:rsidRPr="00CD176F">
              <w:rPr>
                <w:rStyle w:val="aff2"/>
                <w:rFonts w:hint="eastAsia"/>
              </w:rPr>
              <w:t>ed</w:t>
            </w:r>
          </w:p>
        </w:tc>
        <w:tc>
          <w:tcPr>
            <w:tcW w:w="3536" w:type="pct"/>
            <w:tcBorders>
              <w:left w:val="nil"/>
              <w:bottom w:val="single" w:color="auto" w:sz="12" w:space="0"/>
              <w:right w:val="nil"/>
            </w:tcBorders>
          </w:tcPr>
          <w:p w:rsidRPr="00CE1DC2" w:rsidR="00CE1DC2" w:rsidP="00591D6B" w:rsidRDefault="00CE1DC2">
            <w:pPr>
              <w:pStyle w:val="AltB0"/>
            </w:pPr>
            <w:r>
              <w:rPr>
                <w:rFonts w:hint="eastAsia"/>
              </w:rPr>
              <w:t>DLU's internal IP address in the red network</w:t>
            </w:r>
          </w:p>
        </w:tc>
      </w:tr>
    </w:tbl>
    <w:p w:rsidRPr="00CE1DC2" w:rsidR="00262159" w:rsidP="00C93484" w:rsidRDefault="00262159">
      <w:pPr>
        <w:pStyle w:val="Reqtify"/>
      </w:pPr>
    </w:p>
    <w:p w:rsidR="00262159" w:rsidP="00934391" w:rsidRDefault="00262159">
      <w:pPr>
        <w:pStyle w:val="3"/>
      </w:pPr>
      <w:r>
        <w:rPr>
          <w:rFonts w:hint="eastAsia"/>
        </w:rPr>
        <w:t>Software compatibility</w:t>
      </w:r>
    </w:p>
    <w:p w:rsidR="00262159" w:rsidP="00C93484" w:rsidRDefault="00CE1DC2">
      <w:pPr>
        <w:pStyle w:val="Reqtify"/>
      </w:pPr>
      <w:r>
        <w:rPr>
          <w:rFonts w:hint="eastAsia"/>
        </w:rPr>
        <w:t>N/A</w:t>
      </w:r>
    </w:p>
    <w:p w:rsidR="00262159" w:rsidP="00934391" w:rsidRDefault="00262159">
      <w:pPr>
        <w:pStyle w:val="3"/>
      </w:pPr>
      <w:r>
        <w:rPr>
          <w:rFonts w:hint="eastAsia"/>
        </w:rPr>
        <w:t>Hardware compatibility</w:t>
      </w:r>
    </w:p>
    <w:p w:rsidR="00262159" w:rsidP="00C93484" w:rsidRDefault="00CE1DC2">
      <w:pPr>
        <w:pStyle w:val="Reqtify"/>
      </w:pPr>
      <w:r>
        <w:rPr>
          <w:rFonts w:hint="eastAsia"/>
        </w:rPr>
        <w:t>N/A</w:t>
      </w:r>
    </w:p>
    <w:p w:rsidR="00262159" w:rsidP="00934391" w:rsidRDefault="00262159">
      <w:pPr>
        <w:pStyle w:val="3"/>
      </w:pPr>
      <w:r>
        <w:rPr>
          <w:rFonts w:hint="eastAsia"/>
        </w:rPr>
        <w:t>Implicit choices and justification</w:t>
      </w:r>
    </w:p>
    <w:p w:rsidRPr="004A53DA" w:rsidR="004A53DA" w:rsidP="00C93484" w:rsidRDefault="00CE1DC2">
      <w:pPr>
        <w:pStyle w:val="Reqtify"/>
      </w:pPr>
      <w:r>
        <w:rPr>
          <w:rFonts w:hint="eastAsia"/>
        </w:rPr>
        <w:t>N/A</w:t>
      </w:r>
    </w:p>
    <w:p w:rsidR="003059A6" w:rsidP="00F23398" w:rsidRDefault="00695E5B">
      <w:pPr>
        <w:pStyle w:val="2"/>
        <w:ind w:left="756" w:hanging="756"/>
      </w:pPr>
      <w:bookmarkStart w:name="_Toc348357028" w:id="859"/>
      <w:bookmarkStart w:name="_Toc349030441" w:id="860"/>
      <w:bookmarkStart w:name="_Toc347566574" w:id="861"/>
      <w:bookmarkStart w:name="_Toc345689239" w:id="862"/>
      <w:bookmarkStart w:name="_Toc376182940" w:id="863"/>
      <w:bookmarkStart w:name="_Toc392229919" w:id="864"/>
      <w:r>
        <w:rPr>
          <w:rFonts w:hint="eastAsia"/>
        </w:rPr>
        <w:t>Interface</w:t>
      </w:r>
      <w:r w:rsidR="003059A6">
        <w:rPr>
          <w:rFonts w:hint="eastAsia"/>
        </w:rPr>
        <w:t xml:space="preserve"> with Project Data</w:t>
      </w:r>
      <w:bookmarkEnd w:id="859"/>
      <w:bookmarkEnd w:id="860"/>
      <w:bookmarkEnd w:id="861"/>
      <w:bookmarkEnd w:id="862"/>
      <w:bookmarkEnd w:id="863"/>
      <w:bookmarkEnd w:id="864"/>
    </w:p>
    <w:p w:rsidRPr="00AD4662" w:rsidR="00AD4662" w:rsidP="00934391" w:rsidRDefault="00AD4662">
      <w:pPr>
        <w:pStyle w:val="3"/>
      </w:pPr>
      <w:bookmarkStart w:name="_Toc335400178" w:id="865"/>
      <w:r>
        <w:rPr>
          <w:rFonts w:hint="eastAsia"/>
        </w:rPr>
        <w:t>Role of interface</w:t>
      </w:r>
      <w:bookmarkEnd w:id="865"/>
    </w:p>
    <w:p w:rsidR="00AD4662" w:rsidP="00C93484" w:rsidRDefault="00AD4662">
      <w:pPr>
        <w:pStyle w:val="Reqtify"/>
      </w:pPr>
      <w:r>
        <w:rPr>
          <w:rFonts w:hint="eastAsia"/>
        </w:rPr>
        <w:t>本接口用于</w:t>
      </w:r>
      <w:r>
        <w:rPr>
          <w:rFonts w:hint="eastAsia"/>
        </w:rPr>
        <w:t>ATP</w:t>
      </w:r>
      <w:r>
        <w:rPr>
          <w:rFonts w:hint="eastAsia"/>
        </w:rPr>
        <w:t>的离线工具根据工程项目数据生成车载</w:t>
      </w:r>
      <w:r>
        <w:rPr>
          <w:rFonts w:hint="eastAsia"/>
        </w:rPr>
        <w:t>ATP</w:t>
      </w:r>
      <w:r>
        <w:rPr>
          <w:rFonts w:hint="eastAsia"/>
        </w:rPr>
        <w:t>可用的配置参数和线路地图。</w:t>
      </w:r>
    </w:p>
    <w:p w:rsidR="00AD4662" w:rsidP="00C93484" w:rsidRDefault="00AD4662">
      <w:pPr>
        <w:pStyle w:val="Reqtify"/>
      </w:pPr>
      <w:r>
        <w:rPr>
          <w:rFonts w:hint="eastAsia"/>
        </w:rPr>
        <w:t xml:space="preserve">This interface is used by the ATP software to read project vital settings and track </w:t>
      </w:r>
      <w:r>
        <w:t>map</w:t>
      </w:r>
      <w:r>
        <w:rPr>
          <w:rFonts w:hint="eastAsia"/>
        </w:rPr>
        <w:t>s</w:t>
      </w:r>
      <w:r>
        <w:t>, which</w:t>
      </w:r>
      <w:r>
        <w:rPr>
          <w:rFonts w:hint="eastAsia"/>
        </w:rPr>
        <w:t xml:space="preserve"> generated by CC offline tool from project </w:t>
      </w:r>
      <w:r>
        <w:t>configurations</w:t>
      </w:r>
      <w:r>
        <w:rPr>
          <w:rFonts w:hint="eastAsia"/>
        </w:rPr>
        <w:t>.</w:t>
      </w:r>
    </w:p>
    <w:p w:rsidR="00AD4662" w:rsidP="00C93484" w:rsidRDefault="00AD4662">
      <w:pPr>
        <w:pStyle w:val="Reqtify"/>
      </w:pPr>
    </w:p>
    <w:p w:rsidR="00AD4662" w:rsidP="00AD4662" w:rsidRDefault="00AD4662">
      <w:pPr>
        <w:pStyle w:val="ReqtifyAltR"/>
      </w:pPr>
      <w:r>
        <w:t>[iTC_CC_ATP-S</w:t>
      </w:r>
      <w:r>
        <w:rPr>
          <w:rFonts w:hint="eastAsia"/>
        </w:rPr>
        <w:t>w</w:t>
      </w:r>
      <w:r>
        <w:t>RS-</w:t>
      </w:r>
      <w:r>
        <w:rPr>
          <w:rFonts w:hint="eastAsia"/>
        </w:rPr>
        <w:t>0555</w:t>
      </w:r>
      <w:r>
        <w:t>]</w:t>
      </w:r>
    </w:p>
    <w:p w:rsidR="00AD4662" w:rsidP="00C93484" w:rsidRDefault="00AD4662">
      <w:pPr>
        <w:pStyle w:val="Reqtify"/>
      </w:pPr>
      <w:r>
        <w:rPr>
          <w:rFonts w:hint="eastAsia"/>
        </w:rPr>
        <w:t>ATP</w:t>
      </w:r>
      <w:r>
        <w:rPr>
          <w:rFonts w:hint="eastAsia"/>
        </w:rPr>
        <w:t>与离线配置数据的接口应当遵循文档</w:t>
      </w:r>
      <w:r>
        <w:fldChar w:fldCharType="begin"/>
      </w:r>
      <w:r>
        <w:instrText xml:space="preserve"> </w:instrText>
      </w:r>
      <w:r>
        <w:rPr>
          <w:rFonts w:hint="eastAsia"/>
        </w:rPr>
        <w:instrText>REF _Ref305075755 \w \h</w:instrText>
      </w:r>
      <w:r>
        <w:instrText xml:space="preserve"> </w:instrText>
      </w:r>
      <w:r>
        <w:fldChar w:fldCharType="separate"/>
      </w:r>
      <w:r w:rsidR="00DE178B">
        <w:t>[REF11]</w:t>
      </w:r>
      <w:r>
        <w:fldChar w:fldCharType="end"/>
      </w:r>
      <w:r>
        <w:rPr>
          <w:rFonts w:hint="eastAsia"/>
        </w:rPr>
        <w:t>描述。</w:t>
      </w:r>
    </w:p>
    <w:p w:rsidR="00AD4662" w:rsidP="00C93484" w:rsidRDefault="00AD4662">
      <w:pPr>
        <w:pStyle w:val="Reqtify"/>
      </w:pPr>
      <w:r>
        <w:rPr>
          <w:rFonts w:hint="eastAsia"/>
        </w:rPr>
        <w:t xml:space="preserve">The interface between ATP and project data shall be compliant with </w:t>
      </w:r>
      <w:r>
        <w:fldChar w:fldCharType="begin"/>
      </w:r>
      <w:r>
        <w:instrText xml:space="preserve"> </w:instrText>
      </w:r>
      <w:r>
        <w:rPr>
          <w:rFonts w:hint="eastAsia"/>
        </w:rPr>
        <w:instrText>REF _Ref305075755 \w \h</w:instrText>
      </w:r>
      <w:r>
        <w:instrText xml:space="preserve"> </w:instrText>
      </w:r>
      <w:r>
        <w:fldChar w:fldCharType="separate"/>
      </w:r>
      <w:r w:rsidR="00DE178B">
        <w:t>[REF11]</w:t>
      </w:r>
      <w:r>
        <w:fldChar w:fldCharType="end"/>
      </w:r>
      <w:r>
        <w:rPr>
          <w:rFonts w:hint="eastAsia"/>
        </w:rPr>
        <w:t xml:space="preserve"> document.</w:t>
      </w:r>
    </w:p>
    <w:p w:rsidRPr="008A1414" w:rsidR="00AD4662" w:rsidP="000C0D62" w:rsidRDefault="00AD4662">
      <w:pPr>
        <w:pStyle w:val="ReqtifyAltQ"/>
      </w:pPr>
      <w:r w:rsidRPr="008A1414">
        <w:t>#Category=Functional</w:t>
      </w:r>
    </w:p>
    <w:p w:rsidRPr="008A1414" w:rsidR="00AD4662" w:rsidP="000C0D62" w:rsidRDefault="00AD4662">
      <w:pPr>
        <w:pStyle w:val="ReqtifyAltQ"/>
      </w:pPr>
      <w:r w:rsidRPr="008A1414">
        <w:t>#Contribution</w:t>
      </w:r>
      <w:r>
        <w:t>=SIL4</w:t>
      </w:r>
    </w:p>
    <w:p w:rsidR="009328EA" w:rsidP="000C0D62" w:rsidRDefault="00AD4662">
      <w:pPr>
        <w:pStyle w:val="ReqtifyAltQ"/>
        <w:rPr>
          <w:ins w:author="常鸣" w:date="2014-07-03T14:27:00Z" w:id="866"/>
        </w:rPr>
      </w:pPr>
      <w:del w:author="常鸣" w:date="2014-07-03T14:27:00Z" w:id="867">
        <w:r w:rsidRPr="000C0D62" w:rsidDel="009328EA">
          <w:delText>#S</w:delText>
        </w:r>
      </w:del>
      <w:ins w:author="常鸣" w:date="2014-07-03T14:27:00Z" w:id="868">
        <w:r w:rsidR="009328EA">
          <w:t>#Allocation=ATP Software</w:t>
        </w:r>
      </w:ins>
    </w:p>
    <w:p w:rsidRPr="000C0D62" w:rsidR="00AD4662" w:rsidP="000C0D62" w:rsidRDefault="009328EA">
      <w:pPr>
        <w:pStyle w:val="ReqtifyAltQ"/>
      </w:pPr>
      <w:ins w:author="常鸣" w:date="2014-07-03T14:27:00Z" w:id="869">
        <w:r>
          <w:t>#S</w:t>
        </w:r>
      </w:ins>
      <w:r w:rsidRPr="000C0D62" w:rsidR="00AD4662">
        <w:t>ource=[iTC_CC-SyAD-</w:t>
      </w:r>
      <w:r w:rsidRPr="000C0D62" w:rsidR="00AD4662">
        <w:rPr>
          <w:rFonts w:hint="eastAsia"/>
        </w:rPr>
        <w:t>1100],</w:t>
      </w:r>
      <w:r w:rsidRPr="000C0D62" w:rsidR="00AD4662">
        <w:t xml:space="preserve"> [iTC_CC_ATP-</w:t>
      </w:r>
      <w:r w:rsidRPr="000C0D62" w:rsidR="00813AB3">
        <w:t>Offline</w:t>
      </w:r>
      <w:r w:rsidRPr="000C0D62" w:rsidR="00AD4662">
        <w:t>-SyID-0001]</w:t>
      </w:r>
      <w:r w:rsidRPr="000C0D62" w:rsidR="00AD4662">
        <w:rPr>
          <w:rFonts w:hint="eastAsia"/>
        </w:rPr>
        <w:t>,</w:t>
      </w:r>
      <w:r w:rsidRPr="000C0D62" w:rsidR="00AD4662">
        <w:t xml:space="preserve"> [iTC_CC_ATP-</w:t>
      </w:r>
      <w:r w:rsidRPr="000C0D62" w:rsidR="00813AB3">
        <w:t>Offline</w:t>
      </w:r>
      <w:r w:rsidRPr="000C0D62" w:rsidR="00AD4662">
        <w:t>-SyID-0002]</w:t>
      </w:r>
      <w:r w:rsidRPr="000C0D62" w:rsidR="00AD4662">
        <w:rPr>
          <w:rFonts w:hint="eastAsia"/>
        </w:rPr>
        <w:t>,</w:t>
      </w:r>
      <w:r w:rsidRPr="000C0D62" w:rsidR="00AD4662">
        <w:t xml:space="preserve"> [iTC_CC_ATP-</w:t>
      </w:r>
      <w:r w:rsidRPr="000C0D62" w:rsidR="00813AB3">
        <w:t>Offline</w:t>
      </w:r>
      <w:r w:rsidRPr="000C0D62" w:rsidR="00AD4662">
        <w:t>-SyID-0003]</w:t>
      </w:r>
      <w:r w:rsidR="00A837F1">
        <w:rPr>
          <w:rFonts w:hint="eastAsia"/>
        </w:rPr>
        <w:t>,</w:t>
      </w:r>
      <w:r w:rsidRPr="00A837F1" w:rsidR="00A837F1">
        <w:t xml:space="preserve"> </w:t>
      </w:r>
      <w:r w:rsidRPr="000C0D62" w:rsidR="00A837F1">
        <w:t>[iTC_CC_ATP-Offline</w:t>
      </w:r>
      <w:r w:rsidR="00A837F1">
        <w:t>-SyID-000</w:t>
      </w:r>
      <w:r w:rsidR="00A837F1">
        <w:rPr>
          <w:rFonts w:hint="eastAsia"/>
        </w:rPr>
        <w:t>9</w:t>
      </w:r>
      <w:r w:rsidRPr="000C0D62" w:rsidR="00A837F1">
        <w:t>]</w:t>
      </w:r>
      <w:r w:rsidRPr="009E17B2" w:rsidR="009E17B2">
        <w:rPr>
          <w:rFonts w:hint="eastAsia"/>
        </w:rPr>
        <w:t xml:space="preserve"> </w:t>
      </w:r>
      <w:r w:rsidR="009E17B2">
        <w:rPr>
          <w:rFonts w:hint="eastAsia"/>
        </w:rPr>
        <w:t>,</w:t>
      </w:r>
      <w:r w:rsidRPr="00A837F1" w:rsidR="009E17B2">
        <w:t xml:space="preserve"> </w:t>
      </w:r>
      <w:r w:rsidRPr="000C0D62" w:rsidR="009E17B2">
        <w:t>[iTC_CC_ATP-Offline</w:t>
      </w:r>
      <w:r w:rsidR="009E17B2">
        <w:t>-SyID-00</w:t>
      </w:r>
      <w:r w:rsidR="009E17B2">
        <w:rPr>
          <w:rFonts w:hint="eastAsia"/>
        </w:rPr>
        <w:t>10</w:t>
      </w:r>
      <w:r w:rsidRPr="000C0D62" w:rsidR="009E17B2">
        <w:t>]</w:t>
      </w:r>
      <w:r w:rsidR="007B084E">
        <w:rPr>
          <w:rFonts w:hint="eastAsia"/>
        </w:rPr>
        <w:t>,</w:t>
      </w:r>
      <w:r w:rsidRPr="007B084E" w:rsidR="007B084E">
        <w:t xml:space="preserve"> </w:t>
      </w:r>
      <w:r w:rsidRPr="006D2F5D" w:rsidR="007B084E">
        <w:t>[</w:t>
      </w:r>
      <w:r w:rsidR="007B084E">
        <w:rPr>
          <w:rFonts w:hint="eastAsia"/>
        </w:rPr>
        <w:t>iTC_CC_ATP-Offline-SyID-0011</w:t>
      </w:r>
      <w:r w:rsidRPr="006D2F5D" w:rsidR="007B084E">
        <w:t>]</w:t>
      </w:r>
    </w:p>
    <w:p w:rsidR="00AD4662" w:rsidP="000C0D62" w:rsidRDefault="00AD4662">
      <w:pPr>
        <w:pStyle w:val="ReqtifyAltQ"/>
      </w:pPr>
      <w:r w:rsidRPr="008A1414">
        <w:t>[End]</w:t>
      </w:r>
    </w:p>
    <w:p w:rsidR="00AD4662" w:rsidP="00C93484" w:rsidRDefault="00AD4662">
      <w:pPr>
        <w:pStyle w:val="Reqtify"/>
      </w:pPr>
    </w:p>
    <w:p w:rsidRPr="00AD4662" w:rsidR="00AD4662" w:rsidP="00934391" w:rsidRDefault="00AD4662">
      <w:pPr>
        <w:pStyle w:val="3"/>
      </w:pPr>
      <w:bookmarkStart w:name="_Toc335400179" w:id="870"/>
      <w:r>
        <w:rPr>
          <w:rFonts w:hint="eastAsia"/>
        </w:rPr>
        <w:t>Physical level</w:t>
      </w:r>
      <w:bookmarkEnd w:id="870"/>
    </w:p>
    <w:p w:rsidR="00AD4662" w:rsidP="00C93484" w:rsidRDefault="00AD4662">
      <w:pPr>
        <w:pStyle w:val="Reqtify"/>
      </w:pPr>
      <w:r>
        <w:rPr>
          <w:rFonts w:hint="eastAsia"/>
        </w:rPr>
        <w:t>见文档</w:t>
      </w:r>
      <w:r>
        <w:fldChar w:fldCharType="begin"/>
      </w:r>
      <w:r>
        <w:instrText xml:space="preserve"> </w:instrText>
      </w:r>
      <w:r>
        <w:rPr>
          <w:rFonts w:hint="eastAsia"/>
        </w:rPr>
        <w:instrText>REF _Ref305075755 \w \h</w:instrText>
      </w:r>
      <w:r>
        <w:instrText xml:space="preserve"> </w:instrText>
      </w:r>
      <w:r>
        <w:fldChar w:fldCharType="separate"/>
      </w:r>
      <w:r w:rsidR="00DE178B">
        <w:t>[REF11]</w:t>
      </w:r>
      <w:r>
        <w:fldChar w:fldCharType="end"/>
      </w:r>
      <w:r>
        <w:rPr>
          <w:rFonts w:hint="eastAsia"/>
        </w:rPr>
        <w:t>描述。</w:t>
      </w:r>
    </w:p>
    <w:p w:rsidR="00AD4662" w:rsidP="00C93484" w:rsidRDefault="00AD4662">
      <w:pPr>
        <w:pStyle w:val="Reqtify"/>
      </w:pPr>
      <w:r>
        <w:rPr>
          <w:rFonts w:hint="eastAsia"/>
        </w:rPr>
        <w:t xml:space="preserve">Refer to </w:t>
      </w:r>
      <w:r>
        <w:fldChar w:fldCharType="begin"/>
      </w:r>
      <w:r>
        <w:instrText xml:space="preserve"> </w:instrText>
      </w:r>
      <w:r>
        <w:rPr>
          <w:rFonts w:hint="eastAsia"/>
        </w:rPr>
        <w:instrText>REF _Ref305075755 \w \h</w:instrText>
      </w:r>
      <w:r>
        <w:instrText xml:space="preserve"> </w:instrText>
      </w:r>
      <w:r>
        <w:fldChar w:fldCharType="separate"/>
      </w:r>
      <w:r w:rsidR="00DE178B">
        <w:t>[REF11]</w:t>
      </w:r>
      <w:r>
        <w:fldChar w:fldCharType="end"/>
      </w:r>
      <w:r>
        <w:rPr>
          <w:rFonts w:hint="eastAsia"/>
        </w:rPr>
        <w:t>.</w:t>
      </w:r>
    </w:p>
    <w:p w:rsidRPr="00AD4662" w:rsidR="00AD4662" w:rsidP="00934391" w:rsidRDefault="00AD4662">
      <w:pPr>
        <w:pStyle w:val="3"/>
      </w:pPr>
      <w:bookmarkStart w:name="_Toc335400180" w:id="871"/>
      <w:r>
        <w:rPr>
          <w:rFonts w:hint="eastAsia"/>
        </w:rPr>
        <w:t>Protocol level</w:t>
      </w:r>
      <w:bookmarkEnd w:id="871"/>
    </w:p>
    <w:p w:rsidR="00AD4662" w:rsidP="00C93484" w:rsidRDefault="00AD4662">
      <w:pPr>
        <w:pStyle w:val="Reqtify"/>
      </w:pPr>
      <w:r>
        <w:rPr>
          <w:rFonts w:hint="eastAsia"/>
        </w:rPr>
        <w:t>见文档</w:t>
      </w:r>
      <w:r>
        <w:fldChar w:fldCharType="begin"/>
      </w:r>
      <w:r>
        <w:instrText xml:space="preserve"> </w:instrText>
      </w:r>
      <w:r>
        <w:rPr>
          <w:rFonts w:hint="eastAsia"/>
        </w:rPr>
        <w:instrText>REF _Ref305075755 \w \h</w:instrText>
      </w:r>
      <w:r>
        <w:instrText xml:space="preserve"> </w:instrText>
      </w:r>
      <w:r>
        <w:fldChar w:fldCharType="separate"/>
      </w:r>
      <w:r w:rsidR="00DE178B">
        <w:t>[REF11]</w:t>
      </w:r>
      <w:r>
        <w:fldChar w:fldCharType="end"/>
      </w:r>
      <w:r>
        <w:rPr>
          <w:rFonts w:hint="eastAsia"/>
        </w:rPr>
        <w:t>描述。</w:t>
      </w:r>
    </w:p>
    <w:p w:rsidR="00AD4662" w:rsidP="00C93484" w:rsidRDefault="00AD4662">
      <w:pPr>
        <w:pStyle w:val="Reqtify"/>
      </w:pPr>
      <w:r>
        <w:rPr>
          <w:rFonts w:hint="eastAsia"/>
        </w:rPr>
        <w:t xml:space="preserve">Refer to </w:t>
      </w:r>
      <w:r>
        <w:fldChar w:fldCharType="begin"/>
      </w:r>
      <w:r>
        <w:instrText xml:space="preserve"> </w:instrText>
      </w:r>
      <w:r>
        <w:rPr>
          <w:rFonts w:hint="eastAsia"/>
        </w:rPr>
        <w:instrText>REF _Ref305075755 \w \h</w:instrText>
      </w:r>
      <w:r>
        <w:instrText xml:space="preserve"> </w:instrText>
      </w:r>
      <w:r>
        <w:fldChar w:fldCharType="separate"/>
      </w:r>
      <w:r w:rsidR="00DE178B">
        <w:t>[REF11]</w:t>
      </w:r>
      <w:r>
        <w:fldChar w:fldCharType="end"/>
      </w:r>
      <w:r>
        <w:rPr>
          <w:rFonts w:hint="eastAsia"/>
        </w:rPr>
        <w:t>.</w:t>
      </w:r>
    </w:p>
    <w:p w:rsidRPr="00AD4662" w:rsidR="00AD4662" w:rsidP="00934391" w:rsidRDefault="00AD4662">
      <w:pPr>
        <w:pStyle w:val="3"/>
      </w:pPr>
      <w:bookmarkStart w:name="_Toc335400181" w:id="872"/>
      <w:r>
        <w:rPr>
          <w:rFonts w:hint="eastAsia"/>
        </w:rPr>
        <w:t>Application level</w:t>
      </w:r>
      <w:bookmarkEnd w:id="872"/>
    </w:p>
    <w:p w:rsidR="00AD4662" w:rsidP="00C93484" w:rsidRDefault="00AD4662">
      <w:pPr>
        <w:pStyle w:val="Reqtify"/>
      </w:pPr>
    </w:p>
    <w:p w:rsidR="00AD4662" w:rsidP="00C93484" w:rsidRDefault="00AD4662">
      <w:pPr>
        <w:pStyle w:val="Reqtify"/>
      </w:pPr>
      <w:r>
        <w:rPr>
          <w:rFonts w:hint="eastAsia"/>
        </w:rPr>
        <w:t>根据文档</w:t>
      </w:r>
      <w:r>
        <w:fldChar w:fldCharType="begin"/>
      </w:r>
      <w:r>
        <w:instrText xml:space="preserve"> </w:instrText>
      </w:r>
      <w:r>
        <w:rPr>
          <w:rFonts w:hint="eastAsia"/>
        </w:rPr>
        <w:instrText>REF _Ref305075755 \w \h</w:instrText>
      </w:r>
      <w:r>
        <w:instrText xml:space="preserve"> </w:instrText>
      </w:r>
      <w:r>
        <w:fldChar w:fldCharType="separate"/>
      </w:r>
      <w:r w:rsidR="00DE178B">
        <w:t>[REF11]</w:t>
      </w:r>
      <w:r>
        <w:fldChar w:fldCharType="end"/>
      </w:r>
      <w:r>
        <w:rPr>
          <w:rFonts w:hint="eastAsia"/>
        </w:rPr>
        <w:t>，</w:t>
      </w:r>
      <w:r>
        <w:rPr>
          <w:rFonts w:hint="eastAsia"/>
        </w:rPr>
        <w:t>ATP</w:t>
      </w:r>
      <w:r>
        <w:rPr>
          <w:rFonts w:hint="eastAsia"/>
        </w:rPr>
        <w:t>的离线工具应当读取并处理项目的数据，生成车载</w:t>
      </w:r>
      <w:r>
        <w:rPr>
          <w:rFonts w:hint="eastAsia"/>
        </w:rPr>
        <w:t>ATP</w:t>
      </w:r>
      <w:r>
        <w:rPr>
          <w:rFonts w:hint="eastAsia"/>
        </w:rPr>
        <w:t>可使用的配置参数及线路地图。项目数据如</w:t>
      </w:r>
      <w:r>
        <w:fldChar w:fldCharType="begin"/>
      </w:r>
      <w:r>
        <w:instrText xml:space="preserve"> </w:instrText>
      </w:r>
      <w:r>
        <w:rPr>
          <w:rFonts w:hint="eastAsia"/>
        </w:rPr>
        <w:instrText>REF _Ref286936752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27</w:t>
      </w:r>
      <w:r>
        <w:fldChar w:fldCharType="end"/>
      </w:r>
      <w:r>
        <w:rPr>
          <w:rFonts w:hint="eastAsia"/>
        </w:rPr>
        <w:t>所示。</w:t>
      </w:r>
    </w:p>
    <w:p w:rsidR="00AD4662" w:rsidP="00C93484" w:rsidRDefault="00AD4662">
      <w:pPr>
        <w:pStyle w:val="Reqtify"/>
      </w:pPr>
      <w:r>
        <w:rPr>
          <w:rFonts w:hint="eastAsia"/>
        </w:rPr>
        <w:t xml:space="preserve">According to the </w:t>
      </w:r>
      <w:r>
        <w:fldChar w:fldCharType="begin"/>
      </w:r>
      <w:r>
        <w:instrText xml:space="preserve"> </w:instrText>
      </w:r>
      <w:r>
        <w:rPr>
          <w:rFonts w:hint="eastAsia"/>
        </w:rPr>
        <w:instrText>REF _Ref305075755 \w \h</w:instrText>
      </w:r>
      <w:r>
        <w:instrText xml:space="preserve"> </w:instrText>
      </w:r>
      <w:r>
        <w:fldChar w:fldCharType="separate"/>
      </w:r>
      <w:r w:rsidR="00DE178B">
        <w:t>[REF11]</w:t>
      </w:r>
      <w:r>
        <w:fldChar w:fldCharType="end"/>
      </w:r>
      <w:r>
        <w:rPr>
          <w:rFonts w:hint="eastAsia"/>
        </w:rPr>
        <w:t xml:space="preserve">, the CC offline tool should read project configurations, generate the binary project vital settings and track maps, as shown in </w:t>
      </w:r>
      <w:r>
        <w:fldChar w:fldCharType="begin"/>
      </w:r>
      <w:r>
        <w:instrText xml:space="preserve"> </w:instrText>
      </w:r>
      <w:r>
        <w:rPr>
          <w:rFonts w:hint="eastAsia"/>
        </w:rPr>
        <w:instrText>REF _Ref286936752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27</w:t>
      </w:r>
      <w:r>
        <w:fldChar w:fldCharType="end"/>
      </w:r>
      <w:r>
        <w:rPr>
          <w:rFonts w:hint="eastAsia"/>
        </w:rPr>
        <w:t>.</w:t>
      </w:r>
    </w:p>
    <w:p w:rsidRPr="00F40CCD" w:rsidR="00AD4662" w:rsidP="00AD4662" w:rsidRDefault="00AD4662">
      <w:pPr>
        <w:pStyle w:val="affc"/>
      </w:pPr>
      <w:bookmarkStart w:name="_Ref286936752" w:id="873"/>
      <w:bookmarkStart w:name="_Toc335400319" w:id="874"/>
      <w:bookmarkStart w:name="_Toc349031232" w:id="875"/>
      <w:bookmarkStart w:name="_Toc347567345" w:id="876"/>
      <w:bookmarkStart w:name="_Toc345689817" w:id="877"/>
      <w:bookmarkStart w:name="_Toc376183062" w:id="878"/>
      <w:bookmarkStart w:name="_Toc392230035" w:id="879"/>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27</w:t>
      </w:r>
      <w:r w:rsidR="00FA0FBB">
        <w:fldChar w:fldCharType="end"/>
      </w:r>
      <w:bookmarkEnd w:id="873"/>
      <w:r w:rsidRPr="00F40CCD">
        <w:rPr>
          <w:rFonts w:hint="eastAsia"/>
        </w:rPr>
        <w:t xml:space="preserve"> ATP offline tool inputs from project data</w:t>
      </w:r>
      <w:bookmarkEnd w:id="874"/>
      <w:bookmarkEnd w:id="875"/>
      <w:bookmarkEnd w:id="876"/>
      <w:bookmarkEnd w:id="877"/>
      <w:bookmarkEnd w:id="878"/>
      <w:bookmarkEnd w:id="879"/>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2622"/>
        <w:gridCol w:w="2818"/>
        <w:gridCol w:w="3846"/>
      </w:tblGrid>
      <w:tr w:rsidRPr="001B3DC6" w:rsidR="00AD4662" w:rsidTr="00704491">
        <w:trPr>
          <w:jc w:val="center"/>
        </w:trPr>
        <w:tc>
          <w:tcPr>
            <w:tcW w:w="1411" w:type="pct"/>
            <w:tcBorders>
              <w:top w:val="single" w:color="auto" w:sz="12" w:space="0"/>
              <w:left w:val="nil"/>
              <w:bottom w:val="single" w:color="auto" w:sz="12" w:space="0"/>
              <w:right w:val="nil"/>
            </w:tcBorders>
            <w:shd w:val="clear" w:color="auto" w:fill="E0E0E0"/>
            <w:vAlign w:val="center"/>
          </w:tcPr>
          <w:p w:rsidRPr="00AD4662" w:rsidR="00AD4662" w:rsidP="00FA0FBB" w:rsidRDefault="00AD4662">
            <w:pPr>
              <w:pStyle w:val="af6"/>
            </w:pPr>
            <w:r w:rsidRPr="009E2F46">
              <w:rPr>
                <w:rFonts w:hint="eastAsia"/>
              </w:rPr>
              <w:t>ID</w:t>
            </w:r>
          </w:p>
        </w:tc>
        <w:tc>
          <w:tcPr>
            <w:tcW w:w="1517" w:type="pct"/>
            <w:tcBorders>
              <w:top w:val="single" w:color="auto" w:sz="12" w:space="0"/>
              <w:left w:val="nil"/>
              <w:bottom w:val="single" w:color="auto" w:sz="12" w:space="0"/>
              <w:right w:val="nil"/>
            </w:tcBorders>
            <w:shd w:val="clear" w:color="auto" w:fill="E0E0E0"/>
          </w:tcPr>
          <w:p w:rsidRPr="00AD4662" w:rsidR="00AD4662" w:rsidP="00FA0FBB" w:rsidRDefault="00AD4662">
            <w:pPr>
              <w:pStyle w:val="af6"/>
            </w:pPr>
            <w:r>
              <w:rPr>
                <w:rFonts w:hint="eastAsia"/>
              </w:rPr>
              <w:t>Logical type</w:t>
            </w:r>
          </w:p>
        </w:tc>
        <w:tc>
          <w:tcPr>
            <w:tcW w:w="2071" w:type="pct"/>
            <w:tcBorders>
              <w:top w:val="single" w:color="auto" w:sz="12" w:space="0"/>
              <w:left w:val="nil"/>
              <w:bottom w:val="single" w:color="auto" w:sz="12" w:space="0"/>
              <w:right w:val="nil"/>
            </w:tcBorders>
            <w:shd w:val="clear" w:color="auto" w:fill="E0E0E0"/>
            <w:vAlign w:val="center"/>
          </w:tcPr>
          <w:p w:rsidRPr="00AD4662" w:rsidR="00AD4662" w:rsidP="00FA0FBB" w:rsidRDefault="00AD4662">
            <w:pPr>
              <w:pStyle w:val="af6"/>
            </w:pPr>
            <w:r w:rsidRPr="009E2F46">
              <w:rPr>
                <w:rFonts w:hint="eastAsia"/>
              </w:rPr>
              <w:t>C</w:t>
            </w:r>
            <w:r w:rsidRPr="00AD4662">
              <w:t>o</w:t>
            </w:r>
            <w:r w:rsidRPr="00AD4662">
              <w:rPr>
                <w:rFonts w:hint="eastAsia"/>
              </w:rPr>
              <w:t>mments</w:t>
            </w:r>
          </w:p>
        </w:tc>
      </w:tr>
      <w:tr w:rsidRPr="001B3DC6" w:rsidR="00AD4662" w:rsidTr="00704491">
        <w:trPr>
          <w:jc w:val="center"/>
        </w:trPr>
        <w:tc>
          <w:tcPr>
            <w:tcW w:w="1411" w:type="pct"/>
            <w:tcBorders>
              <w:top w:val="single" w:color="auto" w:sz="12" w:space="0"/>
              <w:left w:val="nil"/>
              <w:bottom w:val="single" w:color="auto" w:sz="4" w:space="0"/>
              <w:right w:val="nil"/>
            </w:tcBorders>
          </w:tcPr>
          <w:p w:rsidRPr="00AD4662" w:rsidR="00AD4662" w:rsidP="00591D6B" w:rsidRDefault="00F81CA1">
            <w:pPr>
              <w:pStyle w:val="AltB0"/>
              <w:rPr>
                <w:rStyle w:val="aff2"/>
              </w:rPr>
            </w:pPr>
            <w:bookmarkStart w:name="DATAVES" w:id="880"/>
            <w:r>
              <w:rPr>
                <w:rStyle w:val="aff2"/>
                <w:rFonts w:hint="eastAsia"/>
              </w:rPr>
              <w:t>DATA.</w:t>
            </w:r>
            <w:r w:rsidRPr="000023D3">
              <w:rPr>
                <w:rStyle w:val="aff2"/>
                <w:rFonts w:hint="eastAsia"/>
              </w:rPr>
              <w:t>VES</w:t>
            </w:r>
            <w:bookmarkEnd w:id="880"/>
          </w:p>
        </w:tc>
        <w:tc>
          <w:tcPr>
            <w:tcW w:w="1517" w:type="pct"/>
            <w:tcBorders>
              <w:top w:val="single" w:color="auto" w:sz="12" w:space="0"/>
              <w:left w:val="nil"/>
              <w:bottom w:val="single" w:color="auto" w:sz="4" w:space="0"/>
              <w:right w:val="nil"/>
            </w:tcBorders>
          </w:tcPr>
          <w:p w:rsidRPr="00AD4662" w:rsidR="00AD4662" w:rsidP="00591D6B" w:rsidRDefault="00F81CA1">
            <w:pPr>
              <w:pStyle w:val="AltB0"/>
            </w:pPr>
            <w:r>
              <w:rPr>
                <w:rFonts w:hint="eastAsia"/>
              </w:rPr>
              <w:t xml:space="preserve">Refer to </w:t>
            </w:r>
            <w:r w:rsidRPr="00F81CA1">
              <w:fldChar w:fldCharType="begin"/>
            </w:r>
            <w:r w:rsidRPr="00F81CA1">
              <w:instrText xml:space="preserve"> </w:instrText>
            </w:r>
            <w:r w:rsidRPr="00F81CA1">
              <w:rPr>
                <w:rFonts w:hint="eastAsia"/>
              </w:rPr>
              <w:instrText>REF _Ref305075755 \w \h</w:instrText>
            </w:r>
            <w:r w:rsidRPr="00F81CA1">
              <w:instrText xml:space="preserve"> </w:instrText>
            </w:r>
            <w:r w:rsidRPr="00F81CA1">
              <w:fldChar w:fldCharType="separate"/>
            </w:r>
            <w:r w:rsidR="00DE178B">
              <w:t>[REF11]</w:t>
            </w:r>
            <w:r w:rsidRPr="00F81CA1">
              <w:fldChar w:fldCharType="end"/>
            </w:r>
          </w:p>
        </w:tc>
        <w:tc>
          <w:tcPr>
            <w:tcW w:w="2071" w:type="pct"/>
            <w:tcBorders>
              <w:top w:val="single" w:color="auto" w:sz="12" w:space="0"/>
              <w:left w:val="nil"/>
              <w:bottom w:val="single" w:color="auto" w:sz="4" w:space="0"/>
              <w:right w:val="nil"/>
            </w:tcBorders>
          </w:tcPr>
          <w:p w:rsidRPr="00AD4662" w:rsidR="00AD4662" w:rsidP="00F81CA1" w:rsidRDefault="00AD4662">
            <w:pPr>
              <w:pStyle w:val="AltB0"/>
            </w:pPr>
            <w:r>
              <w:rPr>
                <w:rFonts w:hint="eastAsia"/>
              </w:rPr>
              <w:t xml:space="preserve">Project </w:t>
            </w:r>
            <w:r w:rsidR="00F81CA1">
              <w:rPr>
                <w:rFonts w:hint="eastAsia"/>
              </w:rPr>
              <w:t>data for vital setting, track map and offline generated code</w:t>
            </w:r>
          </w:p>
        </w:tc>
      </w:tr>
      <w:tr w:rsidRPr="001B3DC6" w:rsidR="00AD4662" w:rsidTr="00704491">
        <w:trPr>
          <w:jc w:val="center"/>
        </w:trPr>
        <w:tc>
          <w:tcPr>
            <w:tcW w:w="1411" w:type="pct"/>
            <w:tcBorders>
              <w:top w:val="single" w:color="auto" w:sz="4" w:space="0"/>
              <w:left w:val="nil"/>
              <w:bottom w:val="single" w:color="auto" w:sz="4" w:space="0"/>
              <w:right w:val="nil"/>
            </w:tcBorders>
          </w:tcPr>
          <w:p w:rsidRPr="00AD4662" w:rsidR="00AD4662" w:rsidP="00591D6B" w:rsidRDefault="00F81CA1">
            <w:pPr>
              <w:pStyle w:val="AltB0"/>
            </w:pPr>
            <w:bookmarkStart w:name="CFGVES" w:id="881"/>
            <w:r>
              <w:rPr>
                <w:rStyle w:val="aff2"/>
                <w:rFonts w:hint="eastAsia"/>
              </w:rPr>
              <w:t>CFG.VES</w:t>
            </w:r>
            <w:bookmarkEnd w:id="881"/>
          </w:p>
        </w:tc>
        <w:tc>
          <w:tcPr>
            <w:tcW w:w="1517" w:type="pct"/>
            <w:tcBorders>
              <w:top w:val="single" w:color="auto" w:sz="4" w:space="0"/>
              <w:left w:val="nil"/>
              <w:bottom w:val="single" w:color="auto" w:sz="4" w:space="0"/>
              <w:right w:val="nil"/>
            </w:tcBorders>
          </w:tcPr>
          <w:p w:rsidRPr="00AD4662" w:rsidR="00AD4662" w:rsidP="00591D6B" w:rsidRDefault="00F81CA1">
            <w:pPr>
              <w:pStyle w:val="AltB0"/>
            </w:pPr>
            <w:r>
              <w:rPr>
                <w:rFonts w:hint="eastAsia"/>
              </w:rPr>
              <w:t xml:space="preserve">Refer to </w:t>
            </w:r>
            <w:r w:rsidRPr="00F81CA1">
              <w:fldChar w:fldCharType="begin"/>
            </w:r>
            <w:r w:rsidRPr="00F81CA1">
              <w:instrText xml:space="preserve"> </w:instrText>
            </w:r>
            <w:r w:rsidRPr="00F81CA1">
              <w:rPr>
                <w:rFonts w:hint="eastAsia"/>
              </w:rPr>
              <w:instrText>REF _Ref305075755 \w \h</w:instrText>
            </w:r>
            <w:r w:rsidRPr="00F81CA1">
              <w:instrText xml:space="preserve"> </w:instrText>
            </w:r>
            <w:r w:rsidRPr="00F81CA1">
              <w:fldChar w:fldCharType="separate"/>
            </w:r>
            <w:r w:rsidR="00DE178B">
              <w:t>[REF11]</w:t>
            </w:r>
            <w:r w:rsidRPr="00F81CA1">
              <w:fldChar w:fldCharType="end"/>
            </w:r>
          </w:p>
        </w:tc>
        <w:tc>
          <w:tcPr>
            <w:tcW w:w="2071" w:type="pct"/>
            <w:tcBorders>
              <w:top w:val="single" w:color="auto" w:sz="4" w:space="0"/>
              <w:left w:val="nil"/>
              <w:bottom w:val="single" w:color="auto" w:sz="4" w:space="0"/>
              <w:right w:val="nil"/>
            </w:tcBorders>
          </w:tcPr>
          <w:p w:rsidRPr="00AD4662" w:rsidR="00AD4662" w:rsidP="00591D6B" w:rsidRDefault="00F81CA1">
            <w:pPr>
              <w:pStyle w:val="AltB0"/>
            </w:pPr>
            <w:r>
              <w:rPr>
                <w:rFonts w:hint="eastAsia"/>
              </w:rPr>
              <w:t>Project configuration for communication</w:t>
            </w:r>
          </w:p>
        </w:tc>
      </w:tr>
    </w:tbl>
    <w:p w:rsidR="00AD4662" w:rsidP="00C93484" w:rsidRDefault="00AD4662">
      <w:pPr>
        <w:pStyle w:val="Reqtify"/>
      </w:pPr>
    </w:p>
    <w:p w:rsidRPr="00AD4662" w:rsidR="00AD4662" w:rsidP="00934391" w:rsidRDefault="00AD4662">
      <w:pPr>
        <w:pStyle w:val="3"/>
      </w:pPr>
      <w:bookmarkStart w:name="_Toc335400182" w:id="882"/>
      <w:r>
        <w:rPr>
          <w:rFonts w:hint="eastAsia"/>
        </w:rPr>
        <w:t>Software compatibility</w:t>
      </w:r>
      <w:bookmarkEnd w:id="882"/>
    </w:p>
    <w:p w:rsidR="00AD4662" w:rsidP="00C93484" w:rsidRDefault="00AD4662">
      <w:pPr>
        <w:pStyle w:val="Reqtify"/>
      </w:pPr>
      <w:r>
        <w:rPr>
          <w:rFonts w:hint="eastAsia"/>
        </w:rPr>
        <w:t>N/A</w:t>
      </w:r>
    </w:p>
    <w:p w:rsidRPr="00AD4662" w:rsidR="00AD4662" w:rsidP="00934391" w:rsidRDefault="00AD4662">
      <w:pPr>
        <w:pStyle w:val="3"/>
      </w:pPr>
      <w:bookmarkStart w:name="_Toc335400183" w:id="883"/>
      <w:r>
        <w:rPr>
          <w:rFonts w:hint="eastAsia"/>
        </w:rPr>
        <w:lastRenderedPageBreak/>
        <w:t>Hardware compatibility</w:t>
      </w:r>
      <w:bookmarkEnd w:id="883"/>
    </w:p>
    <w:p w:rsidR="00AD4662" w:rsidP="00C93484" w:rsidRDefault="00AD4662">
      <w:pPr>
        <w:pStyle w:val="Reqtify"/>
      </w:pPr>
      <w:r>
        <w:rPr>
          <w:rFonts w:hint="eastAsia"/>
        </w:rPr>
        <w:t>N/A</w:t>
      </w:r>
    </w:p>
    <w:p w:rsidRPr="00AD4662" w:rsidR="00AD4662" w:rsidP="00934391" w:rsidRDefault="00AD4662">
      <w:pPr>
        <w:pStyle w:val="3"/>
      </w:pPr>
      <w:bookmarkStart w:name="_Toc335400184" w:id="884"/>
      <w:r>
        <w:rPr>
          <w:rFonts w:hint="eastAsia"/>
        </w:rPr>
        <w:t>Implicit choices and justification</w:t>
      </w:r>
      <w:bookmarkEnd w:id="884"/>
    </w:p>
    <w:p w:rsidR="00AD4662" w:rsidP="00C93484" w:rsidRDefault="00AD4662">
      <w:pPr>
        <w:pStyle w:val="Reqtify"/>
      </w:pPr>
      <w:r>
        <w:rPr>
          <w:rFonts w:hint="eastAsia"/>
        </w:rPr>
        <w:t>N/A</w:t>
      </w:r>
    </w:p>
    <w:p w:rsidRPr="00AD4662" w:rsidR="00AD4662" w:rsidP="00F23398" w:rsidRDefault="00AD4662">
      <w:pPr>
        <w:pStyle w:val="2"/>
        <w:ind w:left="756" w:hanging="756"/>
      </w:pPr>
      <w:bookmarkStart w:name="_Toc335400185" w:id="885"/>
      <w:bookmarkStart w:name="_Toc348357029" w:id="886"/>
      <w:bookmarkStart w:name="_Ref348814578" w:id="887"/>
      <w:bookmarkStart w:name="_Toc349030442" w:id="888"/>
      <w:bookmarkStart w:name="_Toc347566575" w:id="889"/>
      <w:bookmarkStart w:name="_Toc345689240" w:id="890"/>
      <w:bookmarkStart w:name="_Toc376182941" w:id="891"/>
      <w:bookmarkStart w:name="_Toc392229920" w:id="892"/>
      <w:r w:rsidRPr="00AD4662">
        <w:rPr>
          <w:rFonts w:hint="eastAsia"/>
        </w:rPr>
        <w:t>Interface between two CPUs</w:t>
      </w:r>
      <w:bookmarkEnd w:id="885"/>
      <w:bookmarkEnd w:id="886"/>
      <w:bookmarkEnd w:id="887"/>
      <w:bookmarkEnd w:id="888"/>
      <w:bookmarkEnd w:id="889"/>
      <w:bookmarkEnd w:id="890"/>
      <w:bookmarkEnd w:id="891"/>
      <w:bookmarkEnd w:id="892"/>
    </w:p>
    <w:p w:rsidRPr="00AD4662" w:rsidR="00AD4662" w:rsidP="00934391" w:rsidRDefault="00AD4662">
      <w:pPr>
        <w:pStyle w:val="3"/>
      </w:pPr>
      <w:bookmarkStart w:name="_Toc335400186" w:id="893"/>
      <w:r>
        <w:rPr>
          <w:rFonts w:hint="eastAsia"/>
        </w:rPr>
        <w:t>Role of interface</w:t>
      </w:r>
      <w:bookmarkEnd w:id="893"/>
    </w:p>
    <w:p w:rsidR="00AD4662" w:rsidP="00C93484" w:rsidRDefault="00AD4662">
      <w:pPr>
        <w:pStyle w:val="Reqtify"/>
      </w:pPr>
      <w:r>
        <w:rPr>
          <w:rFonts w:hint="eastAsia"/>
        </w:rPr>
        <w:t>ATP</w:t>
      </w:r>
      <w:r>
        <w:rPr>
          <w:rFonts w:hint="eastAsia"/>
        </w:rPr>
        <w:t>软件运行在</w:t>
      </w:r>
      <w:r>
        <w:rPr>
          <w:rFonts w:hint="eastAsia"/>
        </w:rPr>
        <w:t>VLE-2</w:t>
      </w:r>
      <w:r>
        <w:rPr>
          <w:rFonts w:hint="eastAsia"/>
        </w:rPr>
        <w:t>板上，</w:t>
      </w:r>
      <w:r>
        <w:rPr>
          <w:rFonts w:hint="eastAsia"/>
        </w:rPr>
        <w:t>VLE-2</w:t>
      </w:r>
      <w:r>
        <w:rPr>
          <w:rFonts w:hint="eastAsia"/>
        </w:rPr>
        <w:t>板由</w:t>
      </w:r>
      <w:r>
        <w:rPr>
          <w:rFonts w:hint="eastAsia"/>
        </w:rPr>
        <w:t>2</w:t>
      </w:r>
      <w:r>
        <w:rPr>
          <w:rFonts w:hint="eastAsia"/>
        </w:rPr>
        <w:t>个</w:t>
      </w:r>
      <w:r>
        <w:rPr>
          <w:rFonts w:hint="eastAsia"/>
        </w:rPr>
        <w:t>PowerPC</w:t>
      </w:r>
      <w:r>
        <w:rPr>
          <w:rFonts w:hint="eastAsia"/>
        </w:rPr>
        <w:t>的</w:t>
      </w:r>
      <w:r>
        <w:rPr>
          <w:rFonts w:hint="eastAsia"/>
        </w:rPr>
        <w:t>CPU</w:t>
      </w:r>
      <w:r>
        <w:rPr>
          <w:rFonts w:hint="eastAsia"/>
        </w:rPr>
        <w:t>组成，两块</w:t>
      </w:r>
      <w:r>
        <w:rPr>
          <w:rFonts w:hint="eastAsia"/>
        </w:rPr>
        <w:t>CPU</w:t>
      </w:r>
      <w:r>
        <w:rPr>
          <w:rFonts w:hint="eastAsia"/>
        </w:rPr>
        <w:t>上各运行一套</w:t>
      </w:r>
      <w:r>
        <w:rPr>
          <w:rFonts w:hint="eastAsia"/>
        </w:rPr>
        <w:t>ATP</w:t>
      </w:r>
      <w:r>
        <w:rPr>
          <w:rFonts w:hint="eastAsia"/>
        </w:rPr>
        <w:t>软件，它们所使用的“安全编码处理器”冗余编码不同。两个</w:t>
      </w:r>
      <w:r>
        <w:rPr>
          <w:rFonts w:hint="eastAsia"/>
        </w:rPr>
        <w:t>CPU</w:t>
      </w:r>
      <w:r>
        <w:rPr>
          <w:rFonts w:hint="eastAsia"/>
        </w:rPr>
        <w:t>软件通过</w:t>
      </w:r>
      <w:r>
        <w:rPr>
          <w:rFonts w:hint="eastAsia"/>
        </w:rPr>
        <w:t>VLE-2</w:t>
      </w:r>
      <w:r>
        <w:rPr>
          <w:rFonts w:hint="eastAsia"/>
        </w:rPr>
        <w:t>板上的双口</w:t>
      </w:r>
      <w:r>
        <w:rPr>
          <w:rFonts w:hint="eastAsia"/>
        </w:rPr>
        <w:t>RAM</w:t>
      </w:r>
      <w:r>
        <w:rPr>
          <w:rFonts w:hint="eastAsia"/>
        </w:rPr>
        <w:t>相连，每个周期，它们相互进行时间周期同步。</w:t>
      </w:r>
    </w:p>
    <w:p w:rsidR="00AD4662" w:rsidP="00C93484" w:rsidRDefault="00AD4662">
      <w:pPr>
        <w:pStyle w:val="Reqtify"/>
      </w:pPr>
      <w:r>
        <w:rPr>
          <w:rFonts w:hint="eastAsia"/>
        </w:rPr>
        <w:t xml:space="preserve">Two ATP </w:t>
      </w:r>
      <w:r w:rsidR="002F5731">
        <w:t>software</w:t>
      </w:r>
      <w:r>
        <w:rPr>
          <w:rFonts w:hint="eastAsia"/>
        </w:rPr>
        <w:t xml:space="preserve"> run on two PowerPC CPUs of the VLE-2 board respectively. They are used different VCP signature tables to avoid common mode failure. The two CPUs connected by </w:t>
      </w:r>
      <w:r>
        <w:t>dual</w:t>
      </w:r>
      <w:r>
        <w:rPr>
          <w:rFonts w:hint="eastAsia"/>
        </w:rPr>
        <w:t xml:space="preserve">-ram and </w:t>
      </w:r>
      <w:r>
        <w:t>software</w:t>
      </w:r>
      <w:r>
        <w:rPr>
          <w:rFonts w:hint="eastAsia"/>
        </w:rPr>
        <w:t xml:space="preserve"> can use this interface to synchronize </w:t>
      </w:r>
      <w:r>
        <w:t>thei</w:t>
      </w:r>
      <w:r>
        <w:rPr>
          <w:rFonts w:hint="eastAsia"/>
        </w:rPr>
        <w:t>r cycle time.</w:t>
      </w:r>
    </w:p>
    <w:p w:rsidRPr="00AD4662" w:rsidR="00AD4662" w:rsidP="00934391" w:rsidRDefault="00AD4662">
      <w:pPr>
        <w:pStyle w:val="3"/>
      </w:pPr>
      <w:bookmarkStart w:name="_Toc335400187" w:id="894"/>
      <w:r>
        <w:rPr>
          <w:rFonts w:hint="eastAsia"/>
        </w:rPr>
        <w:t>Physical level</w:t>
      </w:r>
      <w:bookmarkEnd w:id="894"/>
      <w:r>
        <w:rPr>
          <w:rFonts w:hint="eastAsia"/>
        </w:rPr>
        <w:t xml:space="preserve"> </w:t>
      </w:r>
    </w:p>
    <w:p w:rsidR="00AD4662" w:rsidP="00C93484" w:rsidRDefault="00AD4662">
      <w:pPr>
        <w:pStyle w:val="Reqtify"/>
      </w:pPr>
      <w:r>
        <w:rPr>
          <w:rFonts w:hint="eastAsia"/>
        </w:rPr>
        <w:t>见文档</w:t>
      </w:r>
      <w:r>
        <w:fldChar w:fldCharType="begin"/>
      </w:r>
      <w:r>
        <w:instrText xml:space="preserve"> </w:instrText>
      </w:r>
      <w:r>
        <w:rPr>
          <w:rFonts w:hint="eastAsia"/>
        </w:rPr>
        <w:instrText>REF _Ref277782910 \w \h</w:instrText>
      </w:r>
      <w:r>
        <w:instrText xml:space="preserve"> </w:instrText>
      </w:r>
      <w:r>
        <w:fldChar w:fldCharType="separate"/>
      </w:r>
      <w:r w:rsidR="00DE178B">
        <w:t>[REF9]</w:t>
      </w:r>
      <w:r>
        <w:fldChar w:fldCharType="end"/>
      </w:r>
      <w:r>
        <w:rPr>
          <w:rFonts w:hint="eastAsia"/>
        </w:rPr>
        <w:t>描述。</w:t>
      </w:r>
    </w:p>
    <w:p w:rsidR="00AD4662" w:rsidP="00C93484" w:rsidRDefault="00AD4662">
      <w:pPr>
        <w:pStyle w:val="Reqtify"/>
      </w:pPr>
      <w:r>
        <w:rPr>
          <w:rFonts w:hint="eastAsia"/>
        </w:rPr>
        <w:t xml:space="preserve">Refer to </w:t>
      </w:r>
      <w:r>
        <w:fldChar w:fldCharType="begin"/>
      </w:r>
      <w:r>
        <w:instrText xml:space="preserve"> </w:instrText>
      </w:r>
      <w:r>
        <w:rPr>
          <w:rFonts w:hint="eastAsia"/>
        </w:rPr>
        <w:instrText>REF _Ref277782910 \w \h</w:instrText>
      </w:r>
      <w:r>
        <w:instrText xml:space="preserve"> </w:instrText>
      </w:r>
      <w:r>
        <w:fldChar w:fldCharType="separate"/>
      </w:r>
      <w:r w:rsidR="00DE178B">
        <w:t>[REF9]</w:t>
      </w:r>
      <w:r>
        <w:fldChar w:fldCharType="end"/>
      </w:r>
      <w:r>
        <w:rPr>
          <w:rFonts w:hint="eastAsia"/>
        </w:rPr>
        <w:t>.</w:t>
      </w:r>
    </w:p>
    <w:p w:rsidRPr="00AD4662" w:rsidR="00AD4662" w:rsidP="00934391" w:rsidRDefault="00AD4662">
      <w:pPr>
        <w:pStyle w:val="3"/>
      </w:pPr>
      <w:bookmarkStart w:name="_Toc335400188" w:id="895"/>
      <w:r>
        <w:rPr>
          <w:rFonts w:hint="eastAsia"/>
        </w:rPr>
        <w:t>Protocol level</w:t>
      </w:r>
      <w:bookmarkEnd w:id="895"/>
    </w:p>
    <w:p w:rsidR="00AD4662" w:rsidP="00C93484" w:rsidRDefault="00AD4662">
      <w:pPr>
        <w:pStyle w:val="Reqtify"/>
      </w:pPr>
      <w:r>
        <w:rPr>
          <w:rFonts w:hint="eastAsia"/>
        </w:rPr>
        <w:t>见文档</w:t>
      </w:r>
      <w:r>
        <w:fldChar w:fldCharType="begin"/>
      </w:r>
      <w:r>
        <w:instrText xml:space="preserve"> </w:instrText>
      </w:r>
      <w:r>
        <w:rPr>
          <w:rFonts w:hint="eastAsia"/>
        </w:rPr>
        <w:instrText>REF _Ref277782910 \w \h</w:instrText>
      </w:r>
      <w:r>
        <w:instrText xml:space="preserve"> </w:instrText>
      </w:r>
      <w:r>
        <w:fldChar w:fldCharType="separate"/>
      </w:r>
      <w:r w:rsidR="00DE178B">
        <w:t>[REF9]</w:t>
      </w:r>
      <w:r>
        <w:fldChar w:fldCharType="end"/>
      </w:r>
      <w:r>
        <w:rPr>
          <w:rFonts w:hint="eastAsia"/>
        </w:rPr>
        <w:t>描述。</w:t>
      </w:r>
    </w:p>
    <w:p w:rsidR="00AD4662" w:rsidP="00C93484" w:rsidRDefault="00AD4662">
      <w:pPr>
        <w:pStyle w:val="Reqtify"/>
      </w:pPr>
      <w:r>
        <w:rPr>
          <w:rFonts w:hint="eastAsia"/>
        </w:rPr>
        <w:t xml:space="preserve">Refer to </w:t>
      </w:r>
      <w:r>
        <w:fldChar w:fldCharType="begin"/>
      </w:r>
      <w:r>
        <w:instrText xml:space="preserve"> </w:instrText>
      </w:r>
      <w:r>
        <w:rPr>
          <w:rFonts w:hint="eastAsia"/>
        </w:rPr>
        <w:instrText>REF _Ref277782910 \w \h</w:instrText>
      </w:r>
      <w:r>
        <w:instrText xml:space="preserve"> </w:instrText>
      </w:r>
      <w:r>
        <w:fldChar w:fldCharType="separate"/>
      </w:r>
      <w:r w:rsidR="00DE178B">
        <w:t>[REF9]</w:t>
      </w:r>
      <w:r>
        <w:fldChar w:fldCharType="end"/>
      </w:r>
      <w:r>
        <w:rPr>
          <w:rFonts w:hint="eastAsia"/>
        </w:rPr>
        <w:t>.</w:t>
      </w:r>
    </w:p>
    <w:p w:rsidRPr="00AD4662" w:rsidR="00AD4662" w:rsidP="00934391" w:rsidRDefault="00AD4662">
      <w:pPr>
        <w:pStyle w:val="3"/>
      </w:pPr>
      <w:bookmarkStart w:name="_Toc335400189" w:id="896"/>
      <w:r>
        <w:rPr>
          <w:rFonts w:hint="eastAsia"/>
        </w:rPr>
        <w:t>Application level</w:t>
      </w:r>
      <w:bookmarkEnd w:id="896"/>
    </w:p>
    <w:p w:rsidR="00AD4662" w:rsidP="00AD4662" w:rsidRDefault="00AD4662">
      <w:pPr>
        <w:pStyle w:val="ReqtifyAltR"/>
      </w:pPr>
      <w:r>
        <w:t>[iTC_CC_ATP-SwRS-</w:t>
      </w:r>
      <w:r>
        <w:rPr>
          <w:rFonts w:hint="eastAsia"/>
        </w:rPr>
        <w:t>0025</w:t>
      </w:r>
      <w:r>
        <w:t>]</w:t>
      </w:r>
    </w:p>
    <w:p w:rsidR="00AD4662" w:rsidP="00C93484" w:rsidRDefault="00AD4662">
      <w:pPr>
        <w:pStyle w:val="Reqtify"/>
      </w:pPr>
      <w:r>
        <w:rPr>
          <w:rFonts w:hint="eastAsia"/>
        </w:rPr>
        <w:t>通过</w:t>
      </w:r>
      <w:r>
        <w:rPr>
          <w:rFonts w:hint="eastAsia"/>
        </w:rPr>
        <w:t>VLE-2</w:t>
      </w:r>
      <w:r>
        <w:rPr>
          <w:rFonts w:hint="eastAsia"/>
        </w:rPr>
        <w:t>板上的</w:t>
      </w:r>
      <w:r>
        <w:rPr>
          <w:rFonts w:hint="eastAsia"/>
        </w:rPr>
        <w:t>DPRAM</w:t>
      </w:r>
      <w:r>
        <w:rPr>
          <w:rFonts w:hint="eastAsia"/>
        </w:rPr>
        <w:t>，</w:t>
      </w:r>
      <w:r>
        <w:rPr>
          <w:rFonts w:hint="eastAsia"/>
        </w:rPr>
        <w:t>ATP</w:t>
      </w:r>
      <w:r>
        <w:rPr>
          <w:rFonts w:hint="eastAsia"/>
        </w:rPr>
        <w:t>将</w:t>
      </w:r>
      <w:r>
        <w:fldChar w:fldCharType="begin"/>
      </w:r>
      <w:r>
        <w:instrText xml:space="preserve"> </w:instrText>
      </w:r>
      <w:r>
        <w:rPr>
          <w:rFonts w:hint="eastAsia"/>
        </w:rPr>
        <w:instrText>REF _Ref277780993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28</w:t>
      </w:r>
      <w:r>
        <w:fldChar w:fldCharType="end"/>
      </w:r>
      <w:r>
        <w:rPr>
          <w:rFonts w:hint="eastAsia"/>
        </w:rPr>
        <w:t>列出的信息写给另一个</w:t>
      </w:r>
      <w:r>
        <w:rPr>
          <w:rFonts w:hint="eastAsia"/>
        </w:rPr>
        <w:t>CPU</w:t>
      </w:r>
      <w:r>
        <w:rPr>
          <w:rFonts w:hint="eastAsia"/>
        </w:rPr>
        <w:t>模块运行的</w:t>
      </w:r>
      <w:r>
        <w:rPr>
          <w:rFonts w:hint="eastAsia"/>
        </w:rPr>
        <w:t>ATP</w:t>
      </w:r>
      <w:r>
        <w:rPr>
          <w:rFonts w:hint="eastAsia"/>
        </w:rPr>
        <w:t>软件。</w:t>
      </w:r>
    </w:p>
    <w:p w:rsidR="00AD4662" w:rsidP="00C93484" w:rsidRDefault="00AD4662">
      <w:pPr>
        <w:pStyle w:val="Reqtify"/>
      </w:pPr>
      <w:r>
        <w:rPr>
          <w:rFonts w:hint="eastAsia"/>
        </w:rPr>
        <w:t xml:space="preserve">Through the DPRAM between two CPUS of the VLE-2 board, ATP software should send information listed in </w:t>
      </w:r>
      <w:r>
        <w:fldChar w:fldCharType="begin"/>
      </w:r>
      <w:r>
        <w:instrText xml:space="preserve"> </w:instrText>
      </w:r>
      <w:r>
        <w:rPr>
          <w:rFonts w:hint="eastAsia"/>
        </w:rPr>
        <w:instrText>REF _Ref277780993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28</w:t>
      </w:r>
      <w:r>
        <w:fldChar w:fldCharType="end"/>
      </w:r>
      <w:r>
        <w:rPr>
          <w:rFonts w:hint="eastAsia"/>
        </w:rPr>
        <w:t xml:space="preserve"> to the ATP on the other CPU.</w:t>
      </w:r>
    </w:p>
    <w:p w:rsidRPr="008A1414" w:rsidR="00F31828" w:rsidP="000C0D62" w:rsidRDefault="00F31828">
      <w:pPr>
        <w:pStyle w:val="ReqtifyAltQ"/>
      </w:pPr>
      <w:r w:rsidRPr="008A1414">
        <w:t>#Category=Functional</w:t>
      </w:r>
    </w:p>
    <w:p w:rsidRPr="008A1414" w:rsidR="00F31828" w:rsidP="000C0D62" w:rsidRDefault="00F31828">
      <w:pPr>
        <w:pStyle w:val="ReqtifyAltQ"/>
      </w:pPr>
      <w:r w:rsidRPr="008A1414">
        <w:t>#Contribution</w:t>
      </w:r>
      <w:r>
        <w:t>=SIL4</w:t>
      </w:r>
    </w:p>
    <w:p w:rsidR="009328EA" w:rsidP="000C0D62" w:rsidRDefault="00F31828">
      <w:pPr>
        <w:pStyle w:val="ReqtifyAltQ"/>
        <w:rPr>
          <w:ins w:author="常鸣" w:date="2014-07-03T14:27:00Z" w:id="897"/>
        </w:rPr>
      </w:pPr>
      <w:del w:author="常鸣" w:date="2014-07-03T14:27:00Z" w:id="898">
        <w:r w:rsidRPr="008A1414" w:rsidDel="009328EA">
          <w:delText>#S</w:delText>
        </w:r>
      </w:del>
      <w:ins w:author="常鸣" w:date="2014-07-03T14:27:00Z" w:id="899">
        <w:r w:rsidR="009328EA">
          <w:t>#Allocation=ATP Software</w:t>
        </w:r>
      </w:ins>
    </w:p>
    <w:p w:rsidRPr="008A1414" w:rsidR="00F31828" w:rsidP="000C0D62" w:rsidRDefault="009328EA">
      <w:pPr>
        <w:pStyle w:val="ReqtifyAltQ"/>
      </w:pPr>
      <w:ins w:author="常鸣" w:date="2014-07-03T14:27:00Z" w:id="900">
        <w:r>
          <w:t>#S</w:t>
        </w:r>
      </w:ins>
      <w:r w:rsidRPr="008A1414" w:rsidR="00F31828">
        <w:t>ource=</w:t>
      </w:r>
      <w:r w:rsidRPr="007F1766" w:rsidR="00F31828">
        <w:t>[</w:t>
      </w:r>
      <w:r w:rsidR="00F31828">
        <w:t>iTC_CC-SyAD</w:t>
      </w:r>
      <w:r w:rsidRPr="007F1766" w:rsidR="00F31828">
        <w:t>-</w:t>
      </w:r>
      <w:r w:rsidRPr="007F1766" w:rsidR="00F31828">
        <w:rPr>
          <w:rFonts w:hint="eastAsia"/>
        </w:rPr>
        <w:t>0</w:t>
      </w:r>
      <w:r w:rsidR="00F31828">
        <w:rPr>
          <w:rFonts w:hint="eastAsia"/>
        </w:rPr>
        <w:t>828]</w:t>
      </w:r>
    </w:p>
    <w:p w:rsidRPr="008A1414" w:rsidR="00F31828" w:rsidP="000C0D62" w:rsidRDefault="00F31828">
      <w:pPr>
        <w:pStyle w:val="ReqtifyAltQ"/>
      </w:pPr>
      <w:r w:rsidRPr="008A1414">
        <w:t>[End]</w:t>
      </w:r>
    </w:p>
    <w:p w:rsidR="00F31828" w:rsidP="00C93484" w:rsidRDefault="00F31828">
      <w:pPr>
        <w:pStyle w:val="Reqtify"/>
      </w:pPr>
    </w:p>
    <w:p w:rsidRPr="00F40CCD" w:rsidR="00AD4662" w:rsidP="00AD4662" w:rsidRDefault="00AD4662">
      <w:pPr>
        <w:pStyle w:val="affc"/>
      </w:pPr>
      <w:bookmarkStart w:name="_Ref277780993" w:id="901"/>
      <w:bookmarkStart w:name="_Toc335400320" w:id="902"/>
      <w:bookmarkStart w:name="_Toc349031233" w:id="903"/>
      <w:bookmarkStart w:name="_Toc347567346" w:id="904"/>
      <w:bookmarkStart w:name="_Toc345689818" w:id="905"/>
      <w:bookmarkStart w:name="_Toc376183063" w:id="906"/>
      <w:bookmarkStart w:name="_Toc392230036" w:id="907"/>
      <w:r w:rsidRPr="00F40CCD">
        <w:lastRenderedPageBreak/>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28</w:t>
      </w:r>
      <w:r w:rsidR="00FA0FBB">
        <w:fldChar w:fldCharType="end"/>
      </w:r>
      <w:bookmarkEnd w:id="901"/>
      <w:r w:rsidRPr="00F40CCD">
        <w:rPr>
          <w:rFonts w:hint="eastAsia"/>
        </w:rPr>
        <w:t xml:space="preserve"> Synchronization data write to the other CPU</w:t>
      </w:r>
      <w:bookmarkEnd w:id="902"/>
      <w:bookmarkEnd w:id="903"/>
      <w:bookmarkEnd w:id="904"/>
      <w:bookmarkEnd w:id="905"/>
      <w:bookmarkEnd w:id="906"/>
      <w:bookmarkEnd w:id="907"/>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3016"/>
        <w:gridCol w:w="6270"/>
      </w:tblGrid>
      <w:tr w:rsidRPr="001B3DC6" w:rsidR="00AD4662" w:rsidTr="00704491">
        <w:trPr>
          <w:jc w:val="center"/>
        </w:trPr>
        <w:tc>
          <w:tcPr>
            <w:tcW w:w="1624" w:type="pct"/>
            <w:tcBorders>
              <w:top w:val="single" w:color="auto" w:sz="12" w:space="0"/>
              <w:bottom w:val="single" w:color="auto" w:sz="12" w:space="0"/>
            </w:tcBorders>
            <w:shd w:val="clear" w:color="auto" w:fill="E0E0E0"/>
            <w:vAlign w:val="center"/>
          </w:tcPr>
          <w:p w:rsidRPr="00AD4662" w:rsidR="00AD4662" w:rsidP="00FA0FBB" w:rsidRDefault="00AD4662">
            <w:pPr>
              <w:pStyle w:val="af6"/>
            </w:pPr>
            <w:r w:rsidRPr="009E2F46">
              <w:rPr>
                <w:rFonts w:hint="eastAsia"/>
              </w:rPr>
              <w:t>ID</w:t>
            </w:r>
          </w:p>
        </w:tc>
        <w:tc>
          <w:tcPr>
            <w:tcW w:w="3376" w:type="pct"/>
            <w:tcBorders>
              <w:top w:val="single" w:color="auto" w:sz="12" w:space="0"/>
              <w:bottom w:val="single" w:color="auto" w:sz="12" w:space="0"/>
            </w:tcBorders>
            <w:shd w:val="clear" w:color="auto" w:fill="E0E0E0"/>
            <w:vAlign w:val="center"/>
          </w:tcPr>
          <w:p w:rsidRPr="00AD4662" w:rsidR="00AD4662" w:rsidP="00FA0FBB" w:rsidRDefault="00AD4662">
            <w:pPr>
              <w:pStyle w:val="af6"/>
            </w:pPr>
            <w:r w:rsidRPr="009E2F46">
              <w:rPr>
                <w:rFonts w:hint="eastAsia"/>
              </w:rPr>
              <w:t>C</w:t>
            </w:r>
            <w:r w:rsidRPr="00AD4662">
              <w:t>o</w:t>
            </w:r>
            <w:r w:rsidRPr="00AD4662">
              <w:rPr>
                <w:rFonts w:hint="eastAsia"/>
              </w:rPr>
              <w:t>mments</w:t>
            </w:r>
          </w:p>
        </w:tc>
      </w:tr>
      <w:tr w:rsidRPr="001B3DC6" w:rsidR="00AD4662" w:rsidTr="00704491">
        <w:trPr>
          <w:jc w:val="center"/>
        </w:trPr>
        <w:tc>
          <w:tcPr>
            <w:tcW w:w="1624" w:type="pct"/>
          </w:tcPr>
          <w:p w:rsidRPr="00AD4662" w:rsidR="00AD4662" w:rsidP="00591D6B" w:rsidRDefault="00532AED">
            <w:pPr>
              <w:pStyle w:val="AltB0"/>
            </w:pPr>
            <w:hyperlink w:history="1" w:anchor="VitalTime">
              <w:r w:rsidR="002C5397">
                <w:rPr>
                  <w:rStyle w:val="ac"/>
                </w:rPr>
                <w:t>VitalTime</w:t>
              </w:r>
            </w:hyperlink>
          </w:p>
        </w:tc>
        <w:tc>
          <w:tcPr>
            <w:tcW w:w="3376" w:type="pct"/>
          </w:tcPr>
          <w:p w:rsidRPr="00AD4662" w:rsidR="00AD4662" w:rsidP="00591D6B" w:rsidRDefault="00AD4662">
            <w:pPr>
              <w:pStyle w:val="AltB0"/>
            </w:pPr>
            <w:r>
              <w:rPr>
                <w:rFonts w:hint="eastAsia"/>
              </w:rPr>
              <w:t>本</w:t>
            </w:r>
            <w:r>
              <w:rPr>
                <w:rFonts w:hint="eastAsia"/>
              </w:rPr>
              <w:t>CPU</w:t>
            </w:r>
            <w:r>
              <w:rPr>
                <w:rFonts w:hint="eastAsia"/>
              </w:rPr>
              <w:t>结束</w:t>
            </w:r>
            <w:r w:rsidRPr="00AD4662">
              <w:rPr>
                <w:rFonts w:hint="eastAsia"/>
              </w:rPr>
              <w:t>的周期号</w:t>
            </w:r>
            <w:r w:rsidRPr="00AD4662">
              <w:rPr>
                <w:rFonts w:hint="eastAsia"/>
              </w:rPr>
              <w:t xml:space="preserve">the current </w:t>
            </w:r>
            <w:r w:rsidRPr="00AD4662" w:rsidR="002F5731">
              <w:t>cycle</w:t>
            </w:r>
            <w:r w:rsidRPr="00AD4662">
              <w:rPr>
                <w:rFonts w:hint="eastAsia"/>
              </w:rPr>
              <w:t xml:space="preserve"> of ATP deferred task</w:t>
            </w:r>
          </w:p>
        </w:tc>
      </w:tr>
      <w:tr w:rsidRPr="001B3DC6" w:rsidR="00AD4662" w:rsidTr="00704491">
        <w:trPr>
          <w:jc w:val="center"/>
        </w:trPr>
        <w:tc>
          <w:tcPr>
            <w:tcW w:w="1624" w:type="pct"/>
          </w:tcPr>
          <w:p w:rsidRPr="00AD4662" w:rsidR="00AD4662" w:rsidP="00591D6B" w:rsidRDefault="00532AED">
            <w:pPr>
              <w:pStyle w:val="AltB0"/>
            </w:pPr>
            <w:hyperlink w:history="1" w:anchor="SensorTestFlag">
              <w:r w:rsidR="00047F0A">
                <w:rPr>
                  <w:rStyle w:val="ac"/>
                </w:rPr>
                <w:t>SensorTestFlag</w:t>
              </w:r>
            </w:hyperlink>
          </w:p>
        </w:tc>
        <w:tc>
          <w:tcPr>
            <w:tcW w:w="3376" w:type="pct"/>
          </w:tcPr>
          <w:p w:rsidRPr="00AD4662" w:rsidR="00AD4662" w:rsidP="00591D6B" w:rsidRDefault="00AD4662">
            <w:pPr>
              <w:pStyle w:val="AltB0"/>
            </w:pPr>
            <w:r>
              <w:rPr>
                <w:rFonts w:hint="eastAsia"/>
              </w:rPr>
              <w:t>CPU1</w:t>
            </w:r>
            <w:r>
              <w:rPr>
                <w:rFonts w:hint="eastAsia"/>
              </w:rPr>
              <w:t>计算的传感器测试标志信息</w:t>
            </w:r>
            <w:r w:rsidRPr="00AD4662">
              <w:rPr>
                <w:rFonts w:hint="eastAsia"/>
              </w:rPr>
              <w:t>Test flag for sensor testing</w:t>
            </w:r>
          </w:p>
        </w:tc>
      </w:tr>
      <w:tr w:rsidRPr="001B3DC6" w:rsidR="00AD4662" w:rsidTr="00704491">
        <w:trPr>
          <w:jc w:val="center"/>
        </w:trPr>
        <w:tc>
          <w:tcPr>
            <w:tcW w:w="1624" w:type="pct"/>
          </w:tcPr>
          <w:p w:rsidRPr="00AD4662" w:rsidR="00AD4662" w:rsidP="00591D6B" w:rsidRDefault="00532AED">
            <w:pPr>
              <w:pStyle w:val="AltB0"/>
            </w:pPr>
            <w:hyperlink w:history="1" w:anchor="VIOM1VitalOut">
              <w:r w:rsidR="00A41E55">
                <w:rPr>
                  <w:rStyle w:val="ac"/>
                </w:rPr>
                <w:t>VIOM1VitalOut</w:t>
              </w:r>
            </w:hyperlink>
          </w:p>
        </w:tc>
        <w:tc>
          <w:tcPr>
            <w:tcW w:w="3376" w:type="pct"/>
          </w:tcPr>
          <w:p w:rsidRPr="00AD4662" w:rsidR="00AD4662" w:rsidP="00591D6B" w:rsidRDefault="00AD4662">
            <w:pPr>
              <w:pStyle w:val="AltB0"/>
            </w:pPr>
            <w:r>
              <w:rPr>
                <w:rFonts w:hint="eastAsia"/>
              </w:rPr>
              <w:t>本</w:t>
            </w:r>
            <w:r>
              <w:rPr>
                <w:rFonts w:hint="eastAsia"/>
              </w:rPr>
              <w:t>CPU</w:t>
            </w:r>
            <w:r>
              <w:rPr>
                <w:rFonts w:hint="eastAsia"/>
              </w:rPr>
              <w:t>计算的</w:t>
            </w:r>
            <w:r>
              <w:rPr>
                <w:rFonts w:hint="eastAsia"/>
              </w:rPr>
              <w:t>VIOM1</w:t>
            </w:r>
            <w:r>
              <w:rPr>
                <w:rFonts w:hint="eastAsia"/>
              </w:rPr>
              <w:t>安全输出</w:t>
            </w:r>
            <w:r w:rsidRPr="00AD4662">
              <w:rPr>
                <w:rFonts w:hint="eastAsia"/>
              </w:rPr>
              <w:t>Vital output to VIOM1</w:t>
            </w:r>
          </w:p>
        </w:tc>
      </w:tr>
      <w:tr w:rsidRPr="001B3DC6" w:rsidR="00AD4662" w:rsidTr="00704491">
        <w:trPr>
          <w:jc w:val="center"/>
        </w:trPr>
        <w:tc>
          <w:tcPr>
            <w:tcW w:w="1624" w:type="pct"/>
          </w:tcPr>
          <w:p w:rsidRPr="00AD4662" w:rsidR="00AD4662" w:rsidP="00591D6B" w:rsidRDefault="00532AED">
            <w:pPr>
              <w:pStyle w:val="AltB0"/>
            </w:pPr>
            <w:hyperlink w:history="1" w:anchor="VIOM2VitalOut">
              <w:r w:rsidR="000A117D">
                <w:rPr>
                  <w:rStyle w:val="ac"/>
                </w:rPr>
                <w:t>VIOM2VitalOut</w:t>
              </w:r>
            </w:hyperlink>
          </w:p>
        </w:tc>
        <w:tc>
          <w:tcPr>
            <w:tcW w:w="3376" w:type="pct"/>
          </w:tcPr>
          <w:p w:rsidRPr="00AD4662" w:rsidR="00AD4662" w:rsidP="00591D6B" w:rsidRDefault="00AD4662">
            <w:pPr>
              <w:pStyle w:val="AltB0"/>
            </w:pPr>
            <w:r>
              <w:rPr>
                <w:rFonts w:hint="eastAsia"/>
              </w:rPr>
              <w:t>本</w:t>
            </w:r>
            <w:r>
              <w:rPr>
                <w:rFonts w:hint="eastAsia"/>
              </w:rPr>
              <w:t>CPU</w:t>
            </w:r>
            <w:r>
              <w:rPr>
                <w:rFonts w:hint="eastAsia"/>
              </w:rPr>
              <w:t>计算的</w:t>
            </w:r>
            <w:r>
              <w:rPr>
                <w:rFonts w:hint="eastAsia"/>
              </w:rPr>
              <w:t>VIOM2</w:t>
            </w:r>
            <w:r>
              <w:rPr>
                <w:rFonts w:hint="eastAsia"/>
              </w:rPr>
              <w:t>安全输出</w:t>
            </w:r>
            <w:r w:rsidRPr="00AD4662">
              <w:rPr>
                <w:rFonts w:hint="eastAsia"/>
              </w:rPr>
              <w:t>Vital output to VIOM2</w:t>
            </w:r>
          </w:p>
        </w:tc>
      </w:tr>
      <w:tr w:rsidRPr="001B3DC6" w:rsidR="00AD4662" w:rsidTr="00704491">
        <w:trPr>
          <w:jc w:val="center"/>
        </w:trPr>
        <w:tc>
          <w:tcPr>
            <w:tcW w:w="1624" w:type="pct"/>
          </w:tcPr>
          <w:p w:rsidRPr="00AD4662" w:rsidR="00AD4662" w:rsidP="00591D6B" w:rsidRDefault="00532AED">
            <w:pPr>
              <w:pStyle w:val="AltB0"/>
            </w:pPr>
            <w:hyperlink w:history="1" w:anchor="LocReport">
              <w:r w:rsidR="008F5BD4">
                <w:rPr>
                  <w:rStyle w:val="ac"/>
                </w:rPr>
                <w:t>LocReport</w:t>
              </w:r>
            </w:hyperlink>
          </w:p>
        </w:tc>
        <w:tc>
          <w:tcPr>
            <w:tcW w:w="3376" w:type="pct"/>
          </w:tcPr>
          <w:p w:rsidRPr="00AD4662" w:rsidR="00AD4662" w:rsidP="00591D6B" w:rsidRDefault="00AD4662">
            <w:pPr>
              <w:pStyle w:val="AltB0"/>
            </w:pPr>
            <w:r>
              <w:rPr>
                <w:rFonts w:hint="eastAsia"/>
              </w:rPr>
              <w:t xml:space="preserve">Location report to the </w:t>
            </w:r>
            <w:hyperlink w:history="1" w:anchor="ZC">
              <w:r w:rsidR="00DE30C0">
                <w:rPr>
                  <w:rStyle w:val="ac"/>
                </w:rPr>
                <w:t>ZC</w:t>
              </w:r>
            </w:hyperlink>
          </w:p>
        </w:tc>
      </w:tr>
      <w:tr w:rsidRPr="001B3DC6" w:rsidR="00AD4662" w:rsidTr="00704491">
        <w:trPr>
          <w:jc w:val="center"/>
        </w:trPr>
        <w:tc>
          <w:tcPr>
            <w:tcW w:w="1624" w:type="pct"/>
          </w:tcPr>
          <w:p w:rsidRPr="00AD4662" w:rsidR="00AD4662" w:rsidP="00591D6B" w:rsidRDefault="00532AED">
            <w:pPr>
              <w:pStyle w:val="AltB0"/>
            </w:pPr>
            <w:hyperlink w:history="1" w:anchor="VersionFromCCreport">
              <w:r w:rsidR="00F27DC1">
                <w:rPr>
                  <w:rStyle w:val="ac"/>
                </w:rPr>
                <w:t>VersionFromCCreport</w:t>
              </w:r>
            </w:hyperlink>
          </w:p>
        </w:tc>
        <w:tc>
          <w:tcPr>
            <w:tcW w:w="3376" w:type="pct"/>
          </w:tcPr>
          <w:p w:rsidRPr="00AD4662" w:rsidR="00AD4662" w:rsidP="00591D6B" w:rsidRDefault="00AD4662">
            <w:pPr>
              <w:pStyle w:val="AltB0"/>
            </w:pPr>
            <w:r>
              <w:rPr>
                <w:rFonts w:hint="eastAsia"/>
              </w:rPr>
              <w:t>Version report to the LC</w:t>
            </w:r>
          </w:p>
        </w:tc>
      </w:tr>
      <w:tr w:rsidRPr="001B3DC6" w:rsidR="00AD4662" w:rsidTr="00704491">
        <w:trPr>
          <w:jc w:val="center"/>
        </w:trPr>
        <w:tc>
          <w:tcPr>
            <w:tcW w:w="1624" w:type="pct"/>
          </w:tcPr>
          <w:p w:rsidRPr="00AD4662" w:rsidR="00AD4662" w:rsidP="00591D6B" w:rsidRDefault="00532AED">
            <w:pPr>
              <w:pStyle w:val="AltB0"/>
            </w:pPr>
            <w:hyperlink w:history="1" w:anchor="CCsynchroReport">
              <w:r w:rsidR="008F5BD4">
                <w:rPr>
                  <w:rStyle w:val="ac"/>
                </w:rPr>
                <w:t>CCsynchroReport</w:t>
              </w:r>
            </w:hyperlink>
          </w:p>
        </w:tc>
        <w:tc>
          <w:tcPr>
            <w:tcW w:w="3376" w:type="pct"/>
          </w:tcPr>
          <w:p w:rsidRPr="00AD4662" w:rsidR="00AD4662" w:rsidP="00591D6B" w:rsidRDefault="00AD4662">
            <w:pPr>
              <w:pStyle w:val="AltB0"/>
            </w:pPr>
            <w:r>
              <w:rPr>
                <w:rFonts w:hint="eastAsia"/>
              </w:rPr>
              <w:t>ATP synchronization report to the redundant ATP</w:t>
            </w:r>
          </w:p>
        </w:tc>
      </w:tr>
      <w:tr w:rsidRPr="001B3DC6" w:rsidR="00AD4662" w:rsidTr="00704491">
        <w:trPr>
          <w:jc w:val="center"/>
        </w:trPr>
        <w:tc>
          <w:tcPr>
            <w:tcW w:w="1624" w:type="pct"/>
          </w:tcPr>
          <w:p w:rsidRPr="00AD4662" w:rsidR="00AD4662" w:rsidP="00591D6B" w:rsidRDefault="00532AED">
            <w:pPr>
              <w:pStyle w:val="AltB0"/>
            </w:pPr>
            <w:hyperlink w:history="1" w:anchor="CIsetting">
              <w:r w:rsidR="00A41E55">
                <w:rPr>
                  <w:rStyle w:val="ac"/>
                </w:rPr>
                <w:t>CIsetting</w:t>
              </w:r>
            </w:hyperlink>
          </w:p>
        </w:tc>
        <w:tc>
          <w:tcPr>
            <w:tcW w:w="3376" w:type="pct"/>
          </w:tcPr>
          <w:p w:rsidRPr="00AD4662" w:rsidR="00AD4662" w:rsidP="00591D6B" w:rsidRDefault="00AD4662">
            <w:pPr>
              <w:pStyle w:val="AltB0"/>
            </w:pPr>
            <w:r>
              <w:rPr>
                <w:rFonts w:hint="eastAsia"/>
              </w:rPr>
              <w:t>The PSD setting command to CI</w:t>
            </w:r>
          </w:p>
        </w:tc>
      </w:tr>
      <w:tr w:rsidRPr="001B3DC6" w:rsidR="005C6292" w:rsidTr="00704491">
        <w:trPr>
          <w:jc w:val="center"/>
        </w:trPr>
        <w:tc>
          <w:tcPr>
            <w:tcW w:w="1624" w:type="pct"/>
          </w:tcPr>
          <w:p w:rsidR="005C6292" w:rsidP="00591D6B" w:rsidRDefault="00532AED">
            <w:pPr>
              <w:pStyle w:val="AltB0"/>
            </w:pPr>
            <w:hyperlink w:history="1" w:anchor="CBIvariantRequest">
              <w:r w:rsidR="00A41E55">
                <w:rPr>
                  <w:rStyle w:val="ac"/>
                </w:rPr>
                <w:t>CBIvariantRequest</w:t>
              </w:r>
            </w:hyperlink>
          </w:p>
        </w:tc>
        <w:tc>
          <w:tcPr>
            <w:tcW w:w="3376" w:type="pct"/>
          </w:tcPr>
          <w:p w:rsidR="005C6292" w:rsidP="00591D6B" w:rsidRDefault="005C6292">
            <w:pPr>
              <w:pStyle w:val="AltB0"/>
            </w:pPr>
            <w:r>
              <w:rPr>
                <w:rFonts w:hint="eastAsia"/>
              </w:rPr>
              <w:t>Request for CBI variants in block mode with radio.</w:t>
            </w:r>
          </w:p>
        </w:tc>
      </w:tr>
      <w:tr w:rsidRPr="001B3DC6" w:rsidR="005C6292" w:rsidTr="00704491">
        <w:trPr>
          <w:jc w:val="center"/>
        </w:trPr>
        <w:tc>
          <w:tcPr>
            <w:tcW w:w="1624" w:type="pct"/>
          </w:tcPr>
          <w:p w:rsidR="005C6292" w:rsidP="00591D6B" w:rsidRDefault="00532AED">
            <w:pPr>
              <w:pStyle w:val="AltB0"/>
            </w:pPr>
            <w:hyperlink w:history="1" w:anchor="CCvariantReport">
              <w:r w:rsidR="00A41E55">
                <w:rPr>
                  <w:rStyle w:val="ac"/>
                </w:rPr>
                <w:t>CCvariantReport</w:t>
              </w:r>
            </w:hyperlink>
          </w:p>
        </w:tc>
        <w:tc>
          <w:tcPr>
            <w:tcW w:w="3376" w:type="pct"/>
          </w:tcPr>
          <w:p w:rsidR="005C6292" w:rsidP="00591D6B" w:rsidRDefault="005C6292">
            <w:pPr>
              <w:pStyle w:val="AltB0"/>
            </w:pPr>
            <w:r>
              <w:rPr>
                <w:rFonts w:hint="eastAsia"/>
              </w:rPr>
              <w:t>Overlap releasable message to CBI in block mode with radio</w:t>
            </w:r>
          </w:p>
        </w:tc>
      </w:tr>
    </w:tbl>
    <w:p w:rsidR="00AD4662" w:rsidP="00C93484" w:rsidRDefault="00AD4662">
      <w:pPr>
        <w:pStyle w:val="Reqtify"/>
      </w:pPr>
    </w:p>
    <w:p w:rsidR="00AD4662" w:rsidP="00C93484" w:rsidRDefault="00AD4662">
      <w:pPr>
        <w:pStyle w:val="Reqtify"/>
      </w:pPr>
    </w:p>
    <w:p w:rsidR="00AD4662" w:rsidP="00AD4662" w:rsidRDefault="00AD4662">
      <w:pPr>
        <w:pStyle w:val="ReqtifyAltR"/>
      </w:pPr>
      <w:r>
        <w:t>[iTC_CC_ATP-SwRS-</w:t>
      </w:r>
      <w:r>
        <w:rPr>
          <w:rFonts w:hint="eastAsia"/>
        </w:rPr>
        <w:t>0026</w:t>
      </w:r>
      <w:r>
        <w:t>]</w:t>
      </w:r>
    </w:p>
    <w:p w:rsidR="00AD4662" w:rsidP="00C93484" w:rsidRDefault="00AD4662">
      <w:pPr>
        <w:pStyle w:val="Reqtify"/>
      </w:pPr>
      <w:r>
        <w:rPr>
          <w:rFonts w:hint="eastAsia"/>
        </w:rPr>
        <w:t>通过</w:t>
      </w:r>
      <w:r>
        <w:rPr>
          <w:rFonts w:hint="eastAsia"/>
        </w:rPr>
        <w:t>VLE-2</w:t>
      </w:r>
      <w:r>
        <w:rPr>
          <w:rFonts w:hint="eastAsia"/>
        </w:rPr>
        <w:t>板上的</w:t>
      </w:r>
      <w:r>
        <w:rPr>
          <w:rFonts w:hint="eastAsia"/>
        </w:rPr>
        <w:t>DPRAM</w:t>
      </w:r>
      <w:r>
        <w:rPr>
          <w:rFonts w:hint="eastAsia"/>
        </w:rPr>
        <w:t>，本</w:t>
      </w:r>
      <w:r>
        <w:rPr>
          <w:rFonts w:hint="eastAsia"/>
        </w:rPr>
        <w:t>CPU</w:t>
      </w:r>
      <w:r>
        <w:rPr>
          <w:rFonts w:hint="eastAsia"/>
        </w:rPr>
        <w:t>运行的</w:t>
      </w:r>
      <w:r>
        <w:rPr>
          <w:rFonts w:hint="eastAsia"/>
        </w:rPr>
        <w:t>ATP</w:t>
      </w:r>
      <w:r>
        <w:rPr>
          <w:rFonts w:hint="eastAsia"/>
        </w:rPr>
        <w:t>软件从另一个</w:t>
      </w:r>
      <w:r>
        <w:rPr>
          <w:rFonts w:hint="eastAsia"/>
        </w:rPr>
        <w:t>CPU</w:t>
      </w:r>
      <w:r>
        <w:rPr>
          <w:rFonts w:hint="eastAsia"/>
        </w:rPr>
        <w:t>获取信息如</w:t>
      </w:r>
      <w:r>
        <w:fldChar w:fldCharType="begin"/>
      </w:r>
      <w:r>
        <w:instrText xml:space="preserve"> </w:instrText>
      </w:r>
      <w:r>
        <w:rPr>
          <w:rFonts w:hint="eastAsia"/>
        </w:rPr>
        <w:instrText>REF _Ref280181869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29</w:t>
      </w:r>
      <w:r>
        <w:fldChar w:fldCharType="end"/>
      </w:r>
      <w:r>
        <w:rPr>
          <w:rFonts w:hint="eastAsia"/>
        </w:rPr>
        <w:t>所示。</w:t>
      </w:r>
    </w:p>
    <w:p w:rsidR="00AD4662" w:rsidP="00C93484" w:rsidRDefault="00AD4662">
      <w:pPr>
        <w:pStyle w:val="Reqtify"/>
      </w:pPr>
      <w:r>
        <w:rPr>
          <w:rFonts w:hint="eastAsia"/>
        </w:rPr>
        <w:t xml:space="preserve">Through the DPRAM between two CPUS of the VLE-2 board, ATP software should read information listed in </w:t>
      </w:r>
      <w:r w:rsidRPr="00587934">
        <w:fldChar w:fldCharType="begin"/>
      </w:r>
      <w:r w:rsidRPr="00587934">
        <w:instrText xml:space="preserve"> </w:instrText>
      </w:r>
      <w:r w:rsidRPr="00587934">
        <w:rPr>
          <w:rFonts w:hint="eastAsia"/>
        </w:rPr>
        <w:instrText>REF _Ref280181869 \h</w:instrText>
      </w:r>
      <w:r w:rsidRPr="00587934">
        <w:instrText xml:space="preserve"> </w:instrText>
      </w:r>
      <w:r w:rsidRPr="00587934">
        <w:fldChar w:fldCharType="separate"/>
      </w:r>
      <w:r w:rsidRPr="00F40CCD" w:rsidR="00DE178B">
        <w:t xml:space="preserve">Table </w:t>
      </w:r>
      <w:r w:rsidR="00DE178B">
        <w:rPr>
          <w:noProof/>
        </w:rPr>
        <w:t>4</w:t>
      </w:r>
      <w:r w:rsidR="00DE178B">
        <w:noBreakHyphen/>
      </w:r>
      <w:r w:rsidR="00DE178B">
        <w:rPr>
          <w:noProof/>
        </w:rPr>
        <w:t>29</w:t>
      </w:r>
      <w:r w:rsidRPr="00587934">
        <w:fldChar w:fldCharType="end"/>
      </w:r>
      <w:r>
        <w:rPr>
          <w:rFonts w:hint="eastAsia"/>
        </w:rPr>
        <w:t xml:space="preserve"> from the ATP on the other CPU.</w:t>
      </w:r>
    </w:p>
    <w:p w:rsidRPr="008A1414" w:rsidR="00F31828" w:rsidP="000C0D62" w:rsidRDefault="00F31828">
      <w:pPr>
        <w:pStyle w:val="ReqtifyAltQ"/>
      </w:pPr>
      <w:r w:rsidRPr="008A1414">
        <w:t>#Category=Functional</w:t>
      </w:r>
    </w:p>
    <w:p w:rsidRPr="008A1414" w:rsidR="00F31828" w:rsidP="000C0D62" w:rsidRDefault="00F31828">
      <w:pPr>
        <w:pStyle w:val="ReqtifyAltQ"/>
      </w:pPr>
      <w:r w:rsidRPr="008A1414">
        <w:t>#Contribution</w:t>
      </w:r>
      <w:r>
        <w:t>=SIL4</w:t>
      </w:r>
    </w:p>
    <w:p w:rsidR="009328EA" w:rsidP="000C0D62" w:rsidRDefault="00F31828">
      <w:pPr>
        <w:pStyle w:val="ReqtifyAltQ"/>
        <w:rPr>
          <w:ins w:author="常鸣" w:date="2014-07-03T14:27:00Z" w:id="908"/>
        </w:rPr>
      </w:pPr>
      <w:del w:author="常鸣" w:date="2014-07-03T14:27:00Z" w:id="909">
        <w:r w:rsidRPr="008A1414" w:rsidDel="009328EA">
          <w:delText>#S</w:delText>
        </w:r>
      </w:del>
      <w:ins w:author="常鸣" w:date="2014-07-03T14:27:00Z" w:id="910">
        <w:r w:rsidR="009328EA">
          <w:t>#Allocation=ATP Software</w:t>
        </w:r>
      </w:ins>
    </w:p>
    <w:p w:rsidRPr="008A1414" w:rsidR="00F31828" w:rsidP="000C0D62" w:rsidRDefault="009328EA">
      <w:pPr>
        <w:pStyle w:val="ReqtifyAltQ"/>
      </w:pPr>
      <w:ins w:author="常鸣" w:date="2014-07-03T14:27:00Z" w:id="911">
        <w:r>
          <w:t>#S</w:t>
        </w:r>
      </w:ins>
      <w:r w:rsidRPr="008A1414" w:rsidR="00F31828">
        <w:t>ource=</w:t>
      </w:r>
      <w:r w:rsidRPr="007F1766" w:rsidR="00F31828">
        <w:t>[</w:t>
      </w:r>
      <w:r w:rsidR="00F31828">
        <w:t>iTC_CC-SyAD</w:t>
      </w:r>
      <w:r w:rsidRPr="007F1766" w:rsidR="00F31828">
        <w:t>-</w:t>
      </w:r>
      <w:r w:rsidRPr="007F1766" w:rsidR="00F31828">
        <w:rPr>
          <w:rFonts w:hint="eastAsia"/>
        </w:rPr>
        <w:t>0</w:t>
      </w:r>
      <w:r w:rsidR="00F31828">
        <w:rPr>
          <w:rFonts w:hint="eastAsia"/>
        </w:rPr>
        <w:t>828]</w:t>
      </w:r>
    </w:p>
    <w:p w:rsidRPr="008A1414" w:rsidR="00F31828" w:rsidP="000C0D62" w:rsidRDefault="00F31828">
      <w:pPr>
        <w:pStyle w:val="ReqtifyAltQ"/>
      </w:pPr>
      <w:r w:rsidRPr="008A1414">
        <w:t>[End]</w:t>
      </w:r>
    </w:p>
    <w:p w:rsidRPr="003F73E5" w:rsidR="00F31828" w:rsidP="00C93484" w:rsidRDefault="00F31828">
      <w:pPr>
        <w:pStyle w:val="Reqtify"/>
      </w:pPr>
    </w:p>
    <w:p w:rsidRPr="00F40CCD" w:rsidR="00AD4662" w:rsidP="00AD4662" w:rsidRDefault="00AD4662">
      <w:pPr>
        <w:pStyle w:val="affc"/>
      </w:pPr>
      <w:bookmarkStart w:name="_Ref280181869" w:id="912"/>
      <w:bookmarkStart w:name="_Toc335400321" w:id="913"/>
      <w:bookmarkStart w:name="_Toc349031234" w:id="914"/>
      <w:bookmarkStart w:name="_Toc347567347" w:id="915"/>
      <w:bookmarkStart w:name="_Toc345689819" w:id="916"/>
      <w:bookmarkStart w:name="_Toc376183064" w:id="917"/>
      <w:bookmarkStart w:name="_Toc392230037" w:id="918"/>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29</w:t>
      </w:r>
      <w:r w:rsidR="00FA0FBB">
        <w:fldChar w:fldCharType="end"/>
      </w:r>
      <w:bookmarkEnd w:id="912"/>
      <w:r w:rsidRPr="00F40CCD">
        <w:rPr>
          <w:rFonts w:hint="eastAsia"/>
        </w:rPr>
        <w:t xml:space="preserve"> Synchronization data read from the other CPU</w:t>
      </w:r>
      <w:bookmarkEnd w:id="913"/>
      <w:bookmarkEnd w:id="914"/>
      <w:bookmarkEnd w:id="915"/>
      <w:bookmarkEnd w:id="916"/>
      <w:bookmarkEnd w:id="917"/>
      <w:bookmarkEnd w:id="918"/>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2867"/>
        <w:gridCol w:w="6419"/>
      </w:tblGrid>
      <w:tr w:rsidRPr="001B3DC6" w:rsidR="00AD4662" w:rsidTr="005C6292">
        <w:trPr>
          <w:jc w:val="center"/>
        </w:trPr>
        <w:tc>
          <w:tcPr>
            <w:tcW w:w="1455" w:type="pct"/>
            <w:tcBorders>
              <w:top w:val="single" w:color="auto" w:sz="12" w:space="0"/>
              <w:left w:val="nil"/>
              <w:bottom w:val="single" w:color="auto" w:sz="12" w:space="0"/>
              <w:right w:val="nil"/>
            </w:tcBorders>
            <w:shd w:val="clear" w:color="auto" w:fill="E0E0E0"/>
            <w:vAlign w:val="center"/>
          </w:tcPr>
          <w:p w:rsidRPr="00AD4662" w:rsidR="00AD4662" w:rsidP="00FA0FBB" w:rsidRDefault="00AD4662">
            <w:pPr>
              <w:pStyle w:val="af6"/>
            </w:pPr>
            <w:r w:rsidRPr="009E2F46">
              <w:rPr>
                <w:rFonts w:hint="eastAsia"/>
              </w:rPr>
              <w:t>ID</w:t>
            </w:r>
          </w:p>
        </w:tc>
        <w:tc>
          <w:tcPr>
            <w:tcW w:w="3545" w:type="pct"/>
            <w:tcBorders>
              <w:top w:val="single" w:color="auto" w:sz="12" w:space="0"/>
              <w:left w:val="nil"/>
              <w:bottom w:val="single" w:color="auto" w:sz="12" w:space="0"/>
              <w:right w:val="nil"/>
            </w:tcBorders>
            <w:shd w:val="clear" w:color="auto" w:fill="E0E0E0"/>
            <w:vAlign w:val="center"/>
          </w:tcPr>
          <w:p w:rsidRPr="00AD4662" w:rsidR="00AD4662" w:rsidP="00FA0FBB" w:rsidRDefault="00AD4662">
            <w:pPr>
              <w:pStyle w:val="af6"/>
            </w:pPr>
            <w:r w:rsidRPr="009E2F46">
              <w:rPr>
                <w:rFonts w:hint="eastAsia"/>
              </w:rPr>
              <w:t>C</w:t>
            </w:r>
            <w:r w:rsidRPr="00AD4662">
              <w:t>o</w:t>
            </w:r>
            <w:r w:rsidRPr="00AD4662">
              <w:rPr>
                <w:rFonts w:hint="eastAsia"/>
              </w:rPr>
              <w:t>mments</w:t>
            </w:r>
          </w:p>
        </w:tc>
      </w:tr>
      <w:tr w:rsidRPr="001B3DC6" w:rsidR="00AD4662" w:rsidTr="005C6292">
        <w:trPr>
          <w:jc w:val="center"/>
        </w:trPr>
        <w:tc>
          <w:tcPr>
            <w:tcW w:w="1455" w:type="pct"/>
            <w:tcBorders>
              <w:top w:val="single" w:color="auto" w:sz="12" w:space="0"/>
              <w:left w:val="nil"/>
              <w:right w:val="nil"/>
            </w:tcBorders>
          </w:tcPr>
          <w:p w:rsidRPr="00AD4662" w:rsidR="00AD4662" w:rsidP="00591D6B" w:rsidRDefault="002A06CF">
            <w:pPr>
              <w:pStyle w:val="AltB0"/>
              <w:rPr>
                <w:rStyle w:val="aff2"/>
              </w:rPr>
            </w:pPr>
            <w:bookmarkStart w:name="TOC_VIOM1VitalOut" w:id="919"/>
            <w:r>
              <w:rPr>
                <w:rStyle w:val="aff2"/>
                <w:rFonts w:hint="eastAsia"/>
                <w:bCs w:val="0"/>
                <w:iCs/>
              </w:rPr>
              <w:t>TOC_</w:t>
            </w:r>
            <w:r w:rsidRPr="002A06CF" w:rsidR="00A41E55">
              <w:rPr>
                <w:rStyle w:val="aff2"/>
                <w:bCs w:val="0"/>
                <w:iCs/>
              </w:rPr>
              <w:t>VIOM1VitalOut</w:t>
            </w:r>
            <w:bookmarkEnd w:id="919"/>
          </w:p>
        </w:tc>
        <w:tc>
          <w:tcPr>
            <w:tcW w:w="3545" w:type="pct"/>
            <w:tcBorders>
              <w:top w:val="single" w:color="auto" w:sz="12" w:space="0"/>
              <w:left w:val="nil"/>
              <w:right w:val="nil"/>
            </w:tcBorders>
          </w:tcPr>
          <w:p w:rsidRPr="00AD4662" w:rsidR="00AD4662" w:rsidP="00591D6B" w:rsidRDefault="00AD4662">
            <w:pPr>
              <w:pStyle w:val="AltB0"/>
            </w:pPr>
            <w:r w:rsidRPr="00AD4662">
              <w:rPr>
                <w:rFonts w:hint="eastAsia"/>
              </w:rPr>
              <w:t>Vital output to VIOM1 from the other CPU</w:t>
            </w:r>
            <w:r w:rsidRPr="00AD4662">
              <w:t>’</w:t>
            </w:r>
            <w:r w:rsidRPr="00AD4662">
              <w:rPr>
                <w:rFonts w:hint="eastAsia"/>
              </w:rPr>
              <w:t>s ATP</w:t>
            </w:r>
          </w:p>
        </w:tc>
      </w:tr>
      <w:tr w:rsidRPr="001B3DC6" w:rsidR="00AD4662" w:rsidTr="005C6292">
        <w:trPr>
          <w:jc w:val="center"/>
        </w:trPr>
        <w:tc>
          <w:tcPr>
            <w:tcW w:w="1455" w:type="pct"/>
            <w:tcBorders>
              <w:top w:val="single" w:color="auto" w:sz="12" w:space="0"/>
              <w:left w:val="nil"/>
              <w:right w:val="nil"/>
            </w:tcBorders>
          </w:tcPr>
          <w:p w:rsidRPr="00AD4662" w:rsidR="00AD4662" w:rsidP="00591D6B" w:rsidRDefault="000A117D">
            <w:pPr>
              <w:pStyle w:val="AltB0"/>
              <w:rPr>
                <w:rStyle w:val="aff2"/>
              </w:rPr>
            </w:pPr>
            <w:bookmarkStart w:name="TOC_VIOM2VitalOut" w:id="920"/>
            <w:r w:rsidRPr="000A117D">
              <w:rPr>
                <w:rStyle w:val="aff2"/>
                <w:bCs w:val="0"/>
                <w:iCs/>
              </w:rPr>
              <w:t>TOC_VIOM2VitalOut</w:t>
            </w:r>
            <w:bookmarkEnd w:id="920"/>
          </w:p>
        </w:tc>
        <w:tc>
          <w:tcPr>
            <w:tcW w:w="3545" w:type="pct"/>
            <w:tcBorders>
              <w:top w:val="single" w:color="auto" w:sz="12" w:space="0"/>
              <w:left w:val="nil"/>
              <w:right w:val="nil"/>
            </w:tcBorders>
          </w:tcPr>
          <w:p w:rsidRPr="00AD4662" w:rsidR="00AD4662" w:rsidP="00591D6B" w:rsidRDefault="00AD4662">
            <w:pPr>
              <w:pStyle w:val="AltB0"/>
            </w:pPr>
            <w:r w:rsidRPr="00AD4662">
              <w:rPr>
                <w:rFonts w:hint="eastAsia"/>
              </w:rPr>
              <w:t>Vital output to VIOm2 from the other CPU</w:t>
            </w:r>
            <w:r w:rsidRPr="00AD4662">
              <w:t>’</w:t>
            </w:r>
            <w:r w:rsidRPr="00AD4662">
              <w:rPr>
                <w:rFonts w:hint="eastAsia"/>
              </w:rPr>
              <w:t>s ATP</w:t>
            </w:r>
          </w:p>
        </w:tc>
      </w:tr>
      <w:tr w:rsidRPr="001B3DC6" w:rsidR="00AD4662" w:rsidTr="005C6292">
        <w:trPr>
          <w:jc w:val="center"/>
        </w:trPr>
        <w:tc>
          <w:tcPr>
            <w:tcW w:w="1455" w:type="pct"/>
            <w:tcBorders>
              <w:left w:val="nil"/>
              <w:right w:val="nil"/>
            </w:tcBorders>
          </w:tcPr>
          <w:p w:rsidRPr="00AD4662" w:rsidR="00AD4662" w:rsidP="00591D6B" w:rsidRDefault="00AD4662">
            <w:pPr>
              <w:pStyle w:val="AltB0"/>
              <w:rPr>
                <w:rStyle w:val="aff2"/>
              </w:rPr>
            </w:pPr>
            <w:bookmarkStart w:name="TOC_VitalTime" w:id="921"/>
            <w:r w:rsidRPr="008C7C4B">
              <w:rPr>
                <w:rStyle w:val="aff2"/>
                <w:rFonts w:hint="eastAsia"/>
              </w:rPr>
              <w:t>TOC</w:t>
            </w:r>
            <w:r w:rsidRPr="002A06CF" w:rsidR="00C02146">
              <w:rPr>
                <w:rStyle w:val="aff2"/>
                <w:bCs w:val="0"/>
                <w:iCs/>
              </w:rPr>
              <w:t>_VitalTime</w:t>
            </w:r>
            <w:bookmarkEnd w:id="921"/>
          </w:p>
        </w:tc>
        <w:tc>
          <w:tcPr>
            <w:tcW w:w="3545" w:type="pct"/>
            <w:tcBorders>
              <w:left w:val="nil"/>
              <w:right w:val="nil"/>
            </w:tcBorders>
          </w:tcPr>
          <w:p w:rsidRPr="00AD4662" w:rsidR="00AD4662" w:rsidP="00591D6B" w:rsidRDefault="00AD4662">
            <w:pPr>
              <w:pStyle w:val="AltB0"/>
            </w:pPr>
            <w:r w:rsidRPr="00AD4662">
              <w:rPr>
                <w:rFonts w:hint="eastAsia"/>
              </w:rPr>
              <w:t>The cycle number from the other CPU</w:t>
            </w:r>
            <w:r w:rsidRPr="00AD4662">
              <w:t>’</w:t>
            </w:r>
            <w:r w:rsidRPr="00AD4662">
              <w:rPr>
                <w:rFonts w:hint="eastAsia"/>
              </w:rPr>
              <w:t>s ATP software</w:t>
            </w:r>
          </w:p>
        </w:tc>
      </w:tr>
      <w:tr w:rsidRPr="001B3DC6" w:rsidR="00AD4662" w:rsidTr="005C6292">
        <w:trPr>
          <w:jc w:val="center"/>
        </w:trPr>
        <w:tc>
          <w:tcPr>
            <w:tcW w:w="1455" w:type="pct"/>
            <w:tcBorders>
              <w:left w:val="nil"/>
              <w:right w:val="nil"/>
            </w:tcBorders>
          </w:tcPr>
          <w:p w:rsidRPr="00AD4662" w:rsidR="00AD4662" w:rsidP="00591D6B" w:rsidRDefault="000A117D">
            <w:pPr>
              <w:pStyle w:val="AltB0"/>
              <w:rPr>
                <w:rStyle w:val="aff2"/>
              </w:rPr>
            </w:pPr>
            <w:bookmarkStart w:name="TOC_LocReport" w:id="922"/>
            <w:r w:rsidRPr="000A117D">
              <w:rPr>
                <w:rStyle w:val="aff2"/>
                <w:bCs w:val="0"/>
                <w:iCs/>
              </w:rPr>
              <w:t>TOC_LocReport</w:t>
            </w:r>
            <w:bookmarkEnd w:id="922"/>
          </w:p>
        </w:tc>
        <w:tc>
          <w:tcPr>
            <w:tcW w:w="3545" w:type="pct"/>
            <w:tcBorders>
              <w:left w:val="nil"/>
              <w:right w:val="nil"/>
            </w:tcBorders>
          </w:tcPr>
          <w:p w:rsidRPr="00AD4662" w:rsidR="00AD4662" w:rsidP="00591D6B" w:rsidRDefault="00AD4662">
            <w:pPr>
              <w:pStyle w:val="AltB0"/>
            </w:pPr>
            <w:r>
              <w:rPr>
                <w:rFonts w:hint="eastAsia"/>
              </w:rPr>
              <w:t>Location report from the other CPU</w:t>
            </w:r>
            <w:r w:rsidRPr="00AD4662">
              <w:t>’</w:t>
            </w:r>
            <w:r w:rsidRPr="00AD4662">
              <w:rPr>
                <w:rFonts w:hint="eastAsia"/>
              </w:rPr>
              <w:t>s ATP software</w:t>
            </w:r>
          </w:p>
        </w:tc>
      </w:tr>
      <w:tr w:rsidRPr="001B3DC6" w:rsidR="00AD4662" w:rsidTr="005C6292">
        <w:trPr>
          <w:jc w:val="center"/>
        </w:trPr>
        <w:tc>
          <w:tcPr>
            <w:tcW w:w="1455" w:type="pct"/>
            <w:tcBorders>
              <w:left w:val="nil"/>
              <w:right w:val="nil"/>
            </w:tcBorders>
          </w:tcPr>
          <w:p w:rsidRPr="00AD4662" w:rsidR="00AD4662" w:rsidP="00591D6B" w:rsidRDefault="00A41E55">
            <w:pPr>
              <w:pStyle w:val="AltB0"/>
              <w:rPr>
                <w:rStyle w:val="aff2"/>
              </w:rPr>
            </w:pPr>
            <w:bookmarkStart w:name="TOC_VersionReport" w:id="923"/>
            <w:r w:rsidRPr="002A06CF">
              <w:rPr>
                <w:rStyle w:val="aff2"/>
                <w:bCs w:val="0"/>
                <w:iCs/>
              </w:rPr>
              <w:t>TOC_VersionReport</w:t>
            </w:r>
            <w:bookmarkEnd w:id="923"/>
          </w:p>
        </w:tc>
        <w:tc>
          <w:tcPr>
            <w:tcW w:w="3545" w:type="pct"/>
            <w:tcBorders>
              <w:left w:val="nil"/>
              <w:right w:val="nil"/>
            </w:tcBorders>
          </w:tcPr>
          <w:p w:rsidRPr="00AD4662" w:rsidR="00AD4662" w:rsidP="00591D6B" w:rsidRDefault="00AD4662">
            <w:pPr>
              <w:pStyle w:val="AltB0"/>
            </w:pPr>
            <w:r>
              <w:rPr>
                <w:rFonts w:hint="eastAsia"/>
              </w:rPr>
              <w:t>Version report from the other CPU</w:t>
            </w:r>
            <w:r w:rsidRPr="00AD4662">
              <w:t>’</w:t>
            </w:r>
            <w:r w:rsidRPr="00AD4662">
              <w:rPr>
                <w:rFonts w:hint="eastAsia"/>
              </w:rPr>
              <w:t>s ATP software</w:t>
            </w:r>
          </w:p>
        </w:tc>
      </w:tr>
      <w:tr w:rsidRPr="001B3DC6" w:rsidR="00AD4662" w:rsidTr="005C6292">
        <w:trPr>
          <w:jc w:val="center"/>
        </w:trPr>
        <w:tc>
          <w:tcPr>
            <w:tcW w:w="1455" w:type="pct"/>
            <w:tcBorders>
              <w:left w:val="nil"/>
              <w:right w:val="nil"/>
            </w:tcBorders>
          </w:tcPr>
          <w:p w:rsidRPr="00AD4662" w:rsidR="00AD4662" w:rsidP="00591D6B" w:rsidRDefault="00A41E55">
            <w:pPr>
              <w:pStyle w:val="AltB0"/>
              <w:rPr>
                <w:rStyle w:val="aff2"/>
              </w:rPr>
            </w:pPr>
            <w:bookmarkStart w:name="TOC_CCsyncReport" w:id="924"/>
            <w:r w:rsidRPr="002A06CF">
              <w:rPr>
                <w:rStyle w:val="aff2"/>
                <w:bCs w:val="0"/>
                <w:iCs/>
              </w:rPr>
              <w:t>TOC_CCsyncReport</w:t>
            </w:r>
            <w:bookmarkEnd w:id="924"/>
          </w:p>
        </w:tc>
        <w:tc>
          <w:tcPr>
            <w:tcW w:w="3545" w:type="pct"/>
            <w:tcBorders>
              <w:left w:val="nil"/>
              <w:right w:val="nil"/>
            </w:tcBorders>
          </w:tcPr>
          <w:p w:rsidRPr="00AD4662" w:rsidR="00AD4662" w:rsidP="00591D6B" w:rsidRDefault="00AD4662">
            <w:pPr>
              <w:pStyle w:val="AltB0"/>
            </w:pPr>
            <w:r>
              <w:rPr>
                <w:rFonts w:hint="eastAsia"/>
              </w:rPr>
              <w:t>Redundant ATP</w:t>
            </w:r>
            <w:r w:rsidRPr="00AD4662">
              <w:t>’</w:t>
            </w:r>
            <w:r w:rsidRPr="00AD4662">
              <w:rPr>
                <w:rFonts w:hint="eastAsia"/>
              </w:rPr>
              <w:t>s synchronization report from the other CPU</w:t>
            </w:r>
            <w:r w:rsidRPr="00AD4662">
              <w:t>’</w:t>
            </w:r>
            <w:r w:rsidRPr="00AD4662">
              <w:rPr>
                <w:rFonts w:hint="eastAsia"/>
              </w:rPr>
              <w:t>s ATP software</w:t>
            </w:r>
          </w:p>
        </w:tc>
      </w:tr>
      <w:tr w:rsidRPr="001B3DC6" w:rsidR="00AD4662" w:rsidTr="005C6292">
        <w:trPr>
          <w:jc w:val="center"/>
        </w:trPr>
        <w:tc>
          <w:tcPr>
            <w:tcW w:w="1455" w:type="pct"/>
            <w:tcBorders>
              <w:left w:val="nil"/>
              <w:right w:val="nil"/>
            </w:tcBorders>
          </w:tcPr>
          <w:p w:rsidRPr="00AD4662" w:rsidR="00AD4662" w:rsidP="00591D6B" w:rsidRDefault="00A41E55">
            <w:pPr>
              <w:pStyle w:val="AltB0"/>
              <w:rPr>
                <w:rStyle w:val="aff2"/>
              </w:rPr>
            </w:pPr>
            <w:bookmarkStart w:name="TOC_CIsetting" w:id="925"/>
            <w:r w:rsidRPr="002A06CF">
              <w:rPr>
                <w:rStyle w:val="aff2"/>
                <w:bCs w:val="0"/>
                <w:iCs/>
              </w:rPr>
              <w:t>TOC_CIsetting</w:t>
            </w:r>
            <w:bookmarkEnd w:id="925"/>
          </w:p>
        </w:tc>
        <w:tc>
          <w:tcPr>
            <w:tcW w:w="3545" w:type="pct"/>
            <w:tcBorders>
              <w:left w:val="nil"/>
              <w:right w:val="nil"/>
            </w:tcBorders>
          </w:tcPr>
          <w:p w:rsidRPr="00AD4662" w:rsidR="00AD4662" w:rsidP="00591D6B" w:rsidRDefault="00AD4662">
            <w:pPr>
              <w:pStyle w:val="AltB0"/>
            </w:pPr>
            <w:r>
              <w:rPr>
                <w:rFonts w:hint="eastAsia"/>
              </w:rPr>
              <w:t>CI setting from the other CPU's ATP software</w:t>
            </w:r>
          </w:p>
        </w:tc>
      </w:tr>
      <w:tr w:rsidRPr="001B3DC6" w:rsidR="005C6292" w:rsidTr="005C6292">
        <w:trPr>
          <w:jc w:val="center"/>
        </w:trPr>
        <w:tc>
          <w:tcPr>
            <w:tcW w:w="1455" w:type="pct"/>
            <w:tcBorders>
              <w:left w:val="nil"/>
              <w:bottom w:val="single" w:color="auto" w:sz="12" w:space="0"/>
              <w:right w:val="nil"/>
            </w:tcBorders>
          </w:tcPr>
          <w:p w:rsidR="005C6292" w:rsidP="00591D6B" w:rsidRDefault="00A41E55">
            <w:pPr>
              <w:pStyle w:val="AltB0"/>
              <w:rPr>
                <w:rStyle w:val="aff2"/>
              </w:rPr>
            </w:pPr>
            <w:bookmarkStart w:name="TOC_CBIvariantRequest" w:id="926"/>
            <w:r w:rsidRPr="002A06CF">
              <w:rPr>
                <w:rStyle w:val="aff2"/>
                <w:bCs w:val="0"/>
                <w:iCs/>
              </w:rPr>
              <w:t>TOC_CBIvariantRequest</w:t>
            </w:r>
            <w:bookmarkEnd w:id="926"/>
          </w:p>
        </w:tc>
        <w:tc>
          <w:tcPr>
            <w:tcW w:w="3545" w:type="pct"/>
            <w:tcBorders>
              <w:left w:val="nil"/>
              <w:bottom w:val="single" w:color="auto" w:sz="12" w:space="0"/>
              <w:right w:val="nil"/>
            </w:tcBorders>
          </w:tcPr>
          <w:p w:rsidR="005C6292" w:rsidP="00591D6B" w:rsidRDefault="005C6292">
            <w:pPr>
              <w:pStyle w:val="AltB0"/>
            </w:pPr>
            <w:r>
              <w:rPr>
                <w:rFonts w:hint="eastAsia"/>
              </w:rPr>
              <w:t>CBI variant request from the other CPU</w:t>
            </w:r>
            <w:r>
              <w:t>’</w:t>
            </w:r>
            <w:r>
              <w:rPr>
                <w:rFonts w:hint="eastAsia"/>
              </w:rPr>
              <w:t>s ATP software</w:t>
            </w:r>
          </w:p>
        </w:tc>
      </w:tr>
      <w:tr w:rsidRPr="001B3DC6" w:rsidR="005C6292" w:rsidTr="005C6292">
        <w:trPr>
          <w:jc w:val="center"/>
        </w:trPr>
        <w:tc>
          <w:tcPr>
            <w:tcW w:w="1455" w:type="pct"/>
            <w:tcBorders>
              <w:left w:val="nil"/>
              <w:bottom w:val="single" w:color="auto" w:sz="12" w:space="0"/>
              <w:right w:val="nil"/>
            </w:tcBorders>
          </w:tcPr>
          <w:p w:rsidR="005C6292" w:rsidP="00591D6B" w:rsidRDefault="00A41E55">
            <w:pPr>
              <w:pStyle w:val="AltB0"/>
              <w:rPr>
                <w:rStyle w:val="aff2"/>
              </w:rPr>
            </w:pPr>
            <w:bookmarkStart w:name="TOC_CCvariantReport" w:id="927"/>
            <w:r w:rsidRPr="002A06CF">
              <w:rPr>
                <w:rStyle w:val="aff2"/>
                <w:bCs w:val="0"/>
                <w:iCs/>
              </w:rPr>
              <w:t>TOC_CCvariantReport</w:t>
            </w:r>
            <w:bookmarkEnd w:id="927"/>
          </w:p>
        </w:tc>
        <w:tc>
          <w:tcPr>
            <w:tcW w:w="3545" w:type="pct"/>
            <w:tcBorders>
              <w:left w:val="nil"/>
              <w:bottom w:val="single" w:color="auto" w:sz="12" w:space="0"/>
              <w:right w:val="nil"/>
            </w:tcBorders>
          </w:tcPr>
          <w:p w:rsidR="005C6292" w:rsidP="00591D6B" w:rsidRDefault="005C6292">
            <w:pPr>
              <w:pStyle w:val="AltB0"/>
            </w:pPr>
            <w:r>
              <w:rPr>
                <w:rFonts w:hint="eastAsia"/>
              </w:rPr>
              <w:t>CC variant report from the other CPU</w:t>
            </w:r>
            <w:r>
              <w:t>’</w:t>
            </w:r>
            <w:r>
              <w:rPr>
                <w:rFonts w:hint="eastAsia"/>
              </w:rPr>
              <w:t>s ATP software</w:t>
            </w:r>
          </w:p>
        </w:tc>
      </w:tr>
    </w:tbl>
    <w:p w:rsidR="00AD4662" w:rsidP="00C93484" w:rsidRDefault="00AD4662">
      <w:pPr>
        <w:pStyle w:val="Reqtify"/>
      </w:pPr>
    </w:p>
    <w:p w:rsidRPr="00AD4662" w:rsidR="00AD4662" w:rsidP="00934391" w:rsidRDefault="00AD4662">
      <w:pPr>
        <w:pStyle w:val="3"/>
      </w:pPr>
      <w:bookmarkStart w:name="_Toc335400190" w:id="928"/>
      <w:r>
        <w:rPr>
          <w:rFonts w:hint="eastAsia"/>
        </w:rPr>
        <w:lastRenderedPageBreak/>
        <w:t>Software compatibility</w:t>
      </w:r>
      <w:bookmarkEnd w:id="928"/>
    </w:p>
    <w:p w:rsidR="00AD4662" w:rsidP="00C93484" w:rsidRDefault="00AD4662">
      <w:pPr>
        <w:pStyle w:val="Reqtify"/>
      </w:pPr>
      <w:r>
        <w:rPr>
          <w:rFonts w:hint="eastAsia"/>
        </w:rPr>
        <w:t>N/A</w:t>
      </w:r>
    </w:p>
    <w:p w:rsidRPr="00AD4662" w:rsidR="00AD4662" w:rsidP="00934391" w:rsidRDefault="00AD4662">
      <w:pPr>
        <w:pStyle w:val="3"/>
      </w:pPr>
      <w:bookmarkStart w:name="_Toc335400191" w:id="929"/>
      <w:r>
        <w:rPr>
          <w:rFonts w:hint="eastAsia"/>
        </w:rPr>
        <w:t>Hardware compatibility</w:t>
      </w:r>
      <w:bookmarkEnd w:id="929"/>
    </w:p>
    <w:p w:rsidR="00AD4662" w:rsidP="00C93484" w:rsidRDefault="00AD4662">
      <w:pPr>
        <w:pStyle w:val="Reqtify"/>
      </w:pPr>
      <w:r>
        <w:rPr>
          <w:rFonts w:hint="eastAsia"/>
        </w:rPr>
        <w:t>N/A</w:t>
      </w:r>
    </w:p>
    <w:p w:rsidRPr="00AD4662" w:rsidR="00AD4662" w:rsidP="00934391" w:rsidRDefault="00AD4662">
      <w:pPr>
        <w:pStyle w:val="3"/>
      </w:pPr>
      <w:bookmarkStart w:name="_Toc335400192" w:id="930"/>
      <w:r>
        <w:rPr>
          <w:rFonts w:hint="eastAsia"/>
        </w:rPr>
        <w:t>Implicit choices and justification</w:t>
      </w:r>
      <w:bookmarkEnd w:id="930"/>
    </w:p>
    <w:p w:rsidR="00AD4662" w:rsidP="00C93484" w:rsidRDefault="00AD4662">
      <w:pPr>
        <w:pStyle w:val="Reqtify"/>
      </w:pPr>
      <w:r>
        <w:rPr>
          <w:rFonts w:hint="eastAsia"/>
        </w:rPr>
        <w:t>N/A</w:t>
      </w:r>
    </w:p>
    <w:p w:rsidR="00AD4662" w:rsidP="00F23398" w:rsidRDefault="00AD4662">
      <w:pPr>
        <w:pStyle w:val="2"/>
        <w:ind w:left="756" w:hanging="756"/>
      </w:pPr>
      <w:bookmarkStart w:name="_Toc341005151" w:id="931"/>
      <w:bookmarkStart w:name="_Toc341012907" w:id="932"/>
      <w:bookmarkStart w:name="_Toc341019837" w:id="933"/>
      <w:bookmarkStart w:name="_Toc348357030" w:id="934"/>
      <w:bookmarkStart w:name="_Ref348811365" w:id="935"/>
      <w:bookmarkStart w:name="_Toc349030443" w:id="936"/>
      <w:bookmarkStart w:name="_Toc347566576" w:id="937"/>
      <w:bookmarkStart w:name="_Toc345689241" w:id="938"/>
      <w:bookmarkStart w:name="_Toc376182942" w:id="939"/>
      <w:bookmarkStart w:name="_Toc392229921" w:id="940"/>
      <w:bookmarkEnd w:id="931"/>
      <w:bookmarkEnd w:id="932"/>
      <w:bookmarkEnd w:id="933"/>
      <w:r>
        <w:rPr>
          <w:rFonts w:hint="eastAsia"/>
        </w:rPr>
        <w:t>Interface with Memorized Location</w:t>
      </w:r>
      <w:bookmarkEnd w:id="934"/>
      <w:bookmarkEnd w:id="935"/>
      <w:bookmarkEnd w:id="936"/>
      <w:bookmarkEnd w:id="937"/>
      <w:bookmarkEnd w:id="938"/>
      <w:bookmarkEnd w:id="939"/>
      <w:bookmarkEnd w:id="940"/>
    </w:p>
    <w:p w:rsidR="00AD4662" w:rsidP="00934391" w:rsidRDefault="00AD4662">
      <w:pPr>
        <w:pStyle w:val="3"/>
      </w:pPr>
      <w:r>
        <w:rPr>
          <w:rFonts w:hint="eastAsia"/>
        </w:rPr>
        <w:t>Role of interface</w:t>
      </w:r>
    </w:p>
    <w:p w:rsidR="00F31828" w:rsidP="00C93484" w:rsidRDefault="00223E3C">
      <w:pPr>
        <w:pStyle w:val="Reqtify"/>
      </w:pPr>
      <w:r>
        <w:rPr>
          <w:rFonts w:hint="eastAsia"/>
        </w:rPr>
        <w:t>记忆定位功能用于</w:t>
      </w:r>
      <w:r w:rsidR="00F31828">
        <w:rPr>
          <w:rFonts w:hint="eastAsia"/>
        </w:rPr>
        <w:t>提高</w:t>
      </w:r>
      <w:r w:rsidR="005E7829">
        <w:rPr>
          <w:rFonts w:hint="eastAsia"/>
        </w:rPr>
        <w:t>在停车区的</w:t>
      </w:r>
      <w:r w:rsidR="00F31828">
        <w:rPr>
          <w:rFonts w:hint="eastAsia"/>
        </w:rPr>
        <w:t>效率和安全性，实现</w:t>
      </w:r>
      <w:r>
        <w:rPr>
          <w:rFonts w:hint="eastAsia"/>
        </w:rPr>
        <w:t>列车</w:t>
      </w:r>
      <w:r w:rsidR="00F31828">
        <w:rPr>
          <w:rFonts w:hint="eastAsia"/>
        </w:rPr>
        <w:t>上电</w:t>
      </w:r>
      <w:r>
        <w:rPr>
          <w:rFonts w:hint="eastAsia"/>
        </w:rPr>
        <w:t>后</w:t>
      </w:r>
      <w:r w:rsidR="00F31828">
        <w:rPr>
          <w:rFonts w:hint="eastAsia"/>
        </w:rPr>
        <w:t>直接能在</w:t>
      </w:r>
      <w:r w:rsidR="00F31828">
        <w:rPr>
          <w:rFonts w:hint="eastAsia"/>
        </w:rPr>
        <w:t>ATP</w:t>
      </w:r>
      <w:r w:rsidR="00F31828">
        <w:rPr>
          <w:rFonts w:hint="eastAsia"/>
        </w:rPr>
        <w:t>保护下运行</w:t>
      </w:r>
      <w:r>
        <w:rPr>
          <w:rFonts w:hint="eastAsia"/>
        </w:rPr>
        <w:t>的功能</w:t>
      </w:r>
      <w:r w:rsidR="00F31828">
        <w:rPr>
          <w:rFonts w:hint="eastAsia"/>
        </w:rPr>
        <w:t>。列车完全停在休眠区时，</w:t>
      </w:r>
      <w:r w:rsidR="00F31828">
        <w:rPr>
          <w:rFonts w:hint="eastAsia"/>
        </w:rPr>
        <w:t>ATP</w:t>
      </w:r>
      <w:r w:rsidR="00F31828">
        <w:rPr>
          <w:rFonts w:hint="eastAsia"/>
        </w:rPr>
        <w:t>可记录该处的位置信息，断电后也不会丢失。</w:t>
      </w:r>
      <w:r>
        <w:rPr>
          <w:rFonts w:hint="eastAsia"/>
        </w:rPr>
        <w:t>当重新</w:t>
      </w:r>
      <w:r w:rsidR="00F31828">
        <w:rPr>
          <w:rFonts w:hint="eastAsia"/>
        </w:rPr>
        <w:t>上电后，</w:t>
      </w:r>
      <w:r w:rsidR="00F31828">
        <w:rPr>
          <w:rFonts w:hint="eastAsia"/>
        </w:rPr>
        <w:t>ATP</w:t>
      </w:r>
      <w:r w:rsidR="00F31828">
        <w:rPr>
          <w:rFonts w:hint="eastAsia"/>
        </w:rPr>
        <w:t>可读取</w:t>
      </w:r>
      <w:r w:rsidR="00696673">
        <w:rPr>
          <w:rFonts w:hint="eastAsia"/>
        </w:rPr>
        <w:t>该记录，作为列车的初始化位置</w:t>
      </w:r>
      <w:r>
        <w:rPr>
          <w:rFonts w:hint="eastAsia"/>
        </w:rPr>
        <w:t>进行监控</w:t>
      </w:r>
      <w:r w:rsidR="00696673">
        <w:rPr>
          <w:rFonts w:hint="eastAsia"/>
        </w:rPr>
        <w:t>。</w:t>
      </w:r>
    </w:p>
    <w:p w:rsidR="00696673" w:rsidP="00C93484" w:rsidRDefault="00223E3C">
      <w:pPr>
        <w:pStyle w:val="Reqtify"/>
      </w:pPr>
      <w:r>
        <w:rPr>
          <w:rFonts w:hint="eastAsia"/>
        </w:rPr>
        <w:t>Memorized location function used to</w:t>
      </w:r>
      <w:r w:rsidR="00696673">
        <w:rPr>
          <w:rFonts w:hint="eastAsia"/>
        </w:rPr>
        <w:t xml:space="preserve"> improve </w:t>
      </w:r>
      <w:r>
        <w:rPr>
          <w:rFonts w:hint="eastAsia"/>
        </w:rPr>
        <w:t xml:space="preserve">the </w:t>
      </w:r>
      <w:r w:rsidR="00696673">
        <w:t>efficiency</w:t>
      </w:r>
      <w:r w:rsidR="00696673">
        <w:rPr>
          <w:rFonts w:hint="eastAsia"/>
        </w:rPr>
        <w:t xml:space="preserve"> and safety in parking </w:t>
      </w:r>
      <w:r>
        <w:rPr>
          <w:rFonts w:hint="eastAsia"/>
        </w:rPr>
        <w:t>are</w:t>
      </w:r>
      <w:r>
        <w:rPr>
          <w:rFonts w:hint="eastAsia"/>
        </w:rPr>
        <w:t>——</w:t>
      </w:r>
      <w:r>
        <w:rPr>
          <w:rFonts w:hint="eastAsia"/>
        </w:rPr>
        <w:t xml:space="preserve">after the power-on, train can directly </w:t>
      </w:r>
      <w:r w:rsidR="005E7829">
        <w:rPr>
          <w:rFonts w:hint="eastAsia"/>
        </w:rPr>
        <w:t>run</w:t>
      </w:r>
      <w:r>
        <w:rPr>
          <w:rFonts w:hint="eastAsia"/>
        </w:rPr>
        <w:t xml:space="preserve">ning </w:t>
      </w:r>
      <w:r w:rsidR="005E7829">
        <w:rPr>
          <w:rFonts w:hint="eastAsia"/>
        </w:rPr>
        <w:t xml:space="preserve">under </w:t>
      </w:r>
      <w:r>
        <w:rPr>
          <w:rFonts w:hint="eastAsia"/>
        </w:rPr>
        <w:t>the ATP protection</w:t>
      </w:r>
      <w:r w:rsidR="005E7829">
        <w:rPr>
          <w:rFonts w:hint="eastAsia"/>
        </w:rPr>
        <w:t xml:space="preserve">. </w:t>
      </w:r>
      <w:r>
        <w:rPr>
          <w:rFonts w:hint="eastAsia"/>
        </w:rPr>
        <w:t xml:space="preserve">When </w:t>
      </w:r>
      <w:r w:rsidR="005E7829">
        <w:rPr>
          <w:rFonts w:hint="eastAsia"/>
        </w:rPr>
        <w:t>the train completely stopped in sleeping area</w:t>
      </w:r>
      <w:r>
        <w:rPr>
          <w:rFonts w:hint="eastAsia"/>
        </w:rPr>
        <w:t>s</w:t>
      </w:r>
      <w:r w:rsidR="005E7829">
        <w:rPr>
          <w:rFonts w:hint="eastAsia"/>
        </w:rPr>
        <w:t xml:space="preserve">, ATP shall record the location and </w:t>
      </w:r>
      <w:r>
        <w:rPr>
          <w:rFonts w:hint="eastAsia"/>
        </w:rPr>
        <w:t>does</w:t>
      </w:r>
      <w:r w:rsidR="005E7829">
        <w:rPr>
          <w:rFonts w:hint="eastAsia"/>
        </w:rPr>
        <w:t xml:space="preserve"> not lost </w:t>
      </w:r>
      <w:r>
        <w:rPr>
          <w:rFonts w:hint="eastAsia"/>
        </w:rPr>
        <w:t>during</w:t>
      </w:r>
      <w:r w:rsidR="005E7829">
        <w:rPr>
          <w:rFonts w:hint="eastAsia"/>
        </w:rPr>
        <w:t xml:space="preserve"> power</w:t>
      </w:r>
      <w:r>
        <w:rPr>
          <w:rFonts w:hint="eastAsia"/>
        </w:rPr>
        <w:t xml:space="preserve"> off</w:t>
      </w:r>
      <w:r w:rsidR="005E7829">
        <w:rPr>
          <w:rFonts w:hint="eastAsia"/>
        </w:rPr>
        <w:t xml:space="preserve">. </w:t>
      </w:r>
      <w:r>
        <w:rPr>
          <w:rFonts w:hint="eastAsia"/>
        </w:rPr>
        <w:t>And a</w:t>
      </w:r>
      <w:r w:rsidR="005E7829">
        <w:rPr>
          <w:rFonts w:hint="eastAsia"/>
        </w:rPr>
        <w:t xml:space="preserve">fter power-on again, the record </w:t>
      </w:r>
      <w:r>
        <w:rPr>
          <w:rFonts w:hint="eastAsia"/>
        </w:rPr>
        <w:t xml:space="preserve">can be read </w:t>
      </w:r>
      <w:r w:rsidR="005E7829">
        <w:rPr>
          <w:rFonts w:hint="eastAsia"/>
        </w:rPr>
        <w:t>as the initialization position of the train.</w:t>
      </w:r>
    </w:p>
    <w:p w:rsidR="00AD4662" w:rsidP="00934391" w:rsidRDefault="00AD4662">
      <w:pPr>
        <w:pStyle w:val="3"/>
      </w:pPr>
      <w:r>
        <w:rPr>
          <w:rFonts w:hint="eastAsia"/>
        </w:rPr>
        <w:t>Physical level</w:t>
      </w:r>
    </w:p>
    <w:p w:rsidR="00AD4662" w:rsidP="00C93484" w:rsidRDefault="00696673">
      <w:pPr>
        <w:pStyle w:val="Reqtify"/>
      </w:pPr>
      <w:r>
        <w:rPr>
          <w:rFonts w:hint="eastAsia"/>
        </w:rPr>
        <w:t>Will be involved in ATP software design document.</w:t>
      </w:r>
    </w:p>
    <w:p w:rsidR="00AD4662" w:rsidP="00934391" w:rsidRDefault="00AD4662">
      <w:pPr>
        <w:pStyle w:val="3"/>
      </w:pPr>
      <w:r>
        <w:rPr>
          <w:rFonts w:hint="eastAsia"/>
        </w:rPr>
        <w:t>Protocol level</w:t>
      </w:r>
    </w:p>
    <w:p w:rsidRPr="00696673" w:rsidR="00AD4662" w:rsidP="00C93484" w:rsidRDefault="00696673">
      <w:pPr>
        <w:pStyle w:val="Reqtify"/>
      </w:pPr>
      <w:r>
        <w:rPr>
          <w:rFonts w:hint="eastAsia"/>
        </w:rPr>
        <w:t>Will be involved in ATP software design document.</w:t>
      </w:r>
    </w:p>
    <w:p w:rsidR="00AD4662" w:rsidP="00934391" w:rsidRDefault="00AD4662">
      <w:pPr>
        <w:pStyle w:val="3"/>
      </w:pPr>
      <w:r>
        <w:rPr>
          <w:rFonts w:hint="eastAsia"/>
        </w:rPr>
        <w:t>Application level</w:t>
      </w:r>
    </w:p>
    <w:p w:rsidR="00AD4662" w:rsidP="00C93484" w:rsidRDefault="003B05E8">
      <w:pPr>
        <w:pStyle w:val="Reqtify"/>
      </w:pPr>
      <w:r>
        <w:rPr>
          <w:rFonts w:hint="eastAsia"/>
        </w:rPr>
        <w:t>如果项目配置了记忆定位（</w:t>
      </w:r>
      <w:hyperlink w:history="1" w:anchor="ATPsetting">
        <w:r w:rsidR="00786D0B">
          <w:rPr>
            <w:rStyle w:val="ac"/>
          </w:rPr>
          <w:t>ATPsetting</w:t>
        </w:r>
      </w:hyperlink>
      <w:r>
        <w:rPr>
          <w:rFonts w:hint="eastAsia"/>
        </w:rPr>
        <w:t>.</w:t>
      </w:r>
      <w:r w:rsidR="00760278">
        <w:rPr>
          <w:rFonts w:hint="eastAsia"/>
        </w:rPr>
        <w:t>MemLocAuth</w:t>
      </w:r>
      <w:r>
        <w:rPr>
          <w:rFonts w:hint="eastAsia"/>
        </w:rPr>
        <w:t>），则</w:t>
      </w:r>
      <w:r>
        <w:rPr>
          <w:rFonts w:hint="eastAsia"/>
        </w:rPr>
        <w:t>ATP</w:t>
      </w:r>
      <w:r>
        <w:rPr>
          <w:rFonts w:hint="eastAsia"/>
        </w:rPr>
        <w:t>软件将在入记忆定位作为列车初始化定位。</w:t>
      </w:r>
      <w:r w:rsidR="00AD4662">
        <w:rPr>
          <w:rFonts w:hint="eastAsia"/>
        </w:rPr>
        <w:t>记忆</w:t>
      </w:r>
      <w:r w:rsidR="00223E3C">
        <w:rPr>
          <w:rFonts w:hint="eastAsia"/>
        </w:rPr>
        <w:t>的</w:t>
      </w:r>
      <w:r w:rsidR="00214B80">
        <w:rPr>
          <w:rFonts w:hint="eastAsia"/>
        </w:rPr>
        <w:t>定位</w:t>
      </w:r>
      <w:r w:rsidR="00223E3C">
        <w:rPr>
          <w:rFonts w:hint="eastAsia"/>
        </w:rPr>
        <w:t>信息</w:t>
      </w:r>
      <w:bookmarkStart w:name="MemLocation" w:id="941"/>
      <w:r w:rsidRPr="00C473F2" w:rsidR="00C473F2">
        <w:rPr>
          <w:rStyle w:val="aff2"/>
          <w:rFonts w:hint="eastAsia"/>
        </w:rPr>
        <w:t>MemLocation</w:t>
      </w:r>
      <w:bookmarkEnd w:id="941"/>
      <w:r w:rsidR="005169A6">
        <w:rPr>
          <w:rFonts w:hint="eastAsia"/>
        </w:rPr>
        <w:t>，如</w:t>
      </w:r>
      <w:r w:rsidR="005169A6">
        <w:fldChar w:fldCharType="begin"/>
      </w:r>
      <w:r w:rsidR="005169A6">
        <w:instrText xml:space="preserve"> </w:instrText>
      </w:r>
      <w:r w:rsidR="005169A6">
        <w:rPr>
          <w:rFonts w:hint="eastAsia"/>
        </w:rPr>
        <w:instrText>REF _Ref345676220 \h</w:instrText>
      </w:r>
      <w:r w:rsidR="005169A6">
        <w:instrText xml:space="preserve"> </w:instrText>
      </w:r>
      <w:r w:rsidR="005169A6">
        <w:fldChar w:fldCharType="separate"/>
      </w:r>
      <w:r w:rsidR="00DE178B">
        <w:t xml:space="preserve">Table </w:t>
      </w:r>
      <w:r w:rsidR="00DE178B">
        <w:rPr>
          <w:noProof/>
        </w:rPr>
        <w:t>4</w:t>
      </w:r>
      <w:r w:rsidR="00DE178B">
        <w:noBreakHyphen/>
      </w:r>
      <w:r w:rsidR="00DE178B">
        <w:rPr>
          <w:noProof/>
        </w:rPr>
        <w:t>30</w:t>
      </w:r>
      <w:r w:rsidR="005169A6">
        <w:fldChar w:fldCharType="end"/>
      </w:r>
      <w:r w:rsidR="005169A6">
        <w:rPr>
          <w:rFonts w:hint="eastAsia"/>
        </w:rPr>
        <w:t>所示。</w:t>
      </w:r>
    </w:p>
    <w:p w:rsidR="00223E3C" w:rsidP="00C93484" w:rsidRDefault="00223E3C">
      <w:pPr>
        <w:pStyle w:val="Reqtify"/>
      </w:pPr>
      <w:r>
        <w:rPr>
          <w:rFonts w:hint="eastAsia"/>
        </w:rPr>
        <w:t xml:space="preserve">The location information need to memorize are shown in </w:t>
      </w:r>
      <w:r>
        <w:fldChar w:fldCharType="begin"/>
      </w:r>
      <w:r>
        <w:instrText xml:space="preserve"> </w:instrText>
      </w:r>
      <w:r>
        <w:rPr>
          <w:rFonts w:hint="eastAsia"/>
        </w:rPr>
        <w:instrText>REF _Ref345676220 \h</w:instrText>
      </w:r>
      <w:r>
        <w:instrText xml:space="preserve"> </w:instrText>
      </w:r>
      <w:r>
        <w:fldChar w:fldCharType="separate"/>
      </w:r>
      <w:r w:rsidR="00DE178B">
        <w:t xml:space="preserve">Table </w:t>
      </w:r>
      <w:r w:rsidR="00DE178B">
        <w:rPr>
          <w:noProof/>
        </w:rPr>
        <w:t>4</w:t>
      </w:r>
      <w:r w:rsidR="00DE178B">
        <w:noBreakHyphen/>
      </w:r>
      <w:r w:rsidR="00DE178B">
        <w:rPr>
          <w:noProof/>
        </w:rPr>
        <w:t>30</w:t>
      </w:r>
      <w:r>
        <w:fldChar w:fldCharType="end"/>
      </w:r>
      <w:r>
        <w:rPr>
          <w:rFonts w:hint="eastAsia"/>
        </w:rPr>
        <w:t>.</w:t>
      </w:r>
    </w:p>
    <w:p w:rsidR="005169A6" w:rsidP="005169A6" w:rsidRDefault="005169A6">
      <w:pPr>
        <w:pStyle w:val="affc"/>
      </w:pPr>
      <w:bookmarkStart w:name="_Ref345676220" w:id="942"/>
      <w:bookmarkStart w:name="_Toc349031235" w:id="943"/>
      <w:bookmarkStart w:name="_Toc347567348" w:id="944"/>
      <w:bookmarkStart w:name="_Toc345689820" w:id="945"/>
      <w:bookmarkStart w:name="_Toc376183065" w:id="946"/>
      <w:bookmarkStart w:name="_Toc392230038" w:id="947"/>
      <w:r>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30</w:t>
      </w:r>
      <w:r w:rsidR="00FA0FBB">
        <w:fldChar w:fldCharType="end"/>
      </w:r>
      <w:bookmarkEnd w:id="942"/>
      <w:r>
        <w:rPr>
          <w:rFonts w:hint="eastAsia"/>
        </w:rPr>
        <w:t xml:space="preserve"> Memorized location content</w:t>
      </w:r>
      <w:bookmarkEnd w:id="943"/>
      <w:bookmarkEnd w:id="944"/>
      <w:bookmarkEnd w:id="945"/>
      <w:bookmarkEnd w:id="946"/>
      <w:bookmarkEnd w:id="947"/>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276"/>
        <w:gridCol w:w="1965"/>
        <w:gridCol w:w="2268"/>
        <w:gridCol w:w="4777"/>
      </w:tblGrid>
      <w:tr w:rsidRPr="001B3DC6" w:rsidR="00581DDC" w:rsidTr="00581DDC">
        <w:trPr>
          <w:jc w:val="center"/>
        </w:trPr>
        <w:tc>
          <w:tcPr>
            <w:tcW w:w="1207" w:type="pct"/>
            <w:gridSpan w:val="2"/>
            <w:tcBorders>
              <w:top w:val="single" w:color="auto" w:sz="12" w:space="0"/>
              <w:left w:val="nil"/>
              <w:bottom w:val="single" w:color="auto" w:sz="12" w:space="0"/>
              <w:right w:val="nil"/>
            </w:tcBorders>
            <w:shd w:val="clear" w:color="auto" w:fill="E0E0E0"/>
            <w:vAlign w:val="center"/>
          </w:tcPr>
          <w:p w:rsidRPr="00B9101D" w:rsidR="00581DDC" w:rsidP="00FA0FBB" w:rsidRDefault="00581DDC">
            <w:pPr>
              <w:pStyle w:val="af6"/>
            </w:pPr>
            <w:r w:rsidRPr="00B9101D">
              <w:rPr>
                <w:rFonts w:hint="eastAsia"/>
              </w:rPr>
              <w:t>ID</w:t>
            </w:r>
          </w:p>
        </w:tc>
        <w:tc>
          <w:tcPr>
            <w:tcW w:w="1221" w:type="pct"/>
            <w:tcBorders>
              <w:top w:val="single" w:color="auto" w:sz="12" w:space="0"/>
              <w:left w:val="nil"/>
              <w:bottom w:val="single" w:color="auto" w:sz="12" w:space="0"/>
              <w:right w:val="nil"/>
            </w:tcBorders>
            <w:shd w:val="clear" w:color="auto" w:fill="E0E0E0"/>
          </w:tcPr>
          <w:p w:rsidRPr="00B9101D" w:rsidR="00581DDC" w:rsidP="00FA0FBB" w:rsidRDefault="00581DDC">
            <w:pPr>
              <w:pStyle w:val="af6"/>
            </w:pPr>
            <w:r>
              <w:rPr>
                <w:rFonts w:hint="eastAsia"/>
              </w:rPr>
              <w:t>Logical Type</w:t>
            </w:r>
          </w:p>
        </w:tc>
        <w:tc>
          <w:tcPr>
            <w:tcW w:w="2572" w:type="pct"/>
            <w:tcBorders>
              <w:top w:val="single" w:color="auto" w:sz="12" w:space="0"/>
              <w:left w:val="nil"/>
              <w:bottom w:val="single" w:color="auto" w:sz="12" w:space="0"/>
              <w:right w:val="nil"/>
            </w:tcBorders>
            <w:shd w:val="clear" w:color="auto" w:fill="E0E0E0"/>
            <w:vAlign w:val="center"/>
          </w:tcPr>
          <w:p w:rsidRPr="00B9101D" w:rsidR="00581DDC" w:rsidP="00FA0FBB" w:rsidRDefault="00581DDC">
            <w:pPr>
              <w:pStyle w:val="af6"/>
            </w:pPr>
            <w:r w:rsidRPr="00B9101D">
              <w:rPr>
                <w:rFonts w:hint="eastAsia"/>
              </w:rPr>
              <w:t>Description</w:t>
            </w:r>
          </w:p>
        </w:tc>
      </w:tr>
      <w:tr w:rsidRPr="001B3DC6" w:rsidR="00581DDC" w:rsidTr="00581DDC">
        <w:trPr>
          <w:jc w:val="center"/>
        </w:trPr>
        <w:tc>
          <w:tcPr>
            <w:tcW w:w="149" w:type="pct"/>
            <w:tcBorders>
              <w:top w:val="single" w:color="auto" w:sz="4" w:space="0"/>
              <w:left w:val="nil"/>
              <w:bottom w:val="single" w:color="auto" w:sz="4" w:space="0"/>
              <w:right w:val="nil"/>
            </w:tcBorders>
          </w:tcPr>
          <w:p w:rsidRPr="00B9101D" w:rsidR="00581DDC" w:rsidP="00591D6B" w:rsidRDefault="00581DDC">
            <w:pPr>
              <w:pStyle w:val="AltB0"/>
            </w:pPr>
          </w:p>
        </w:tc>
        <w:tc>
          <w:tcPr>
            <w:tcW w:w="1058" w:type="pct"/>
            <w:tcBorders>
              <w:top w:val="single" w:color="auto" w:sz="4" w:space="0"/>
              <w:left w:val="nil"/>
              <w:bottom w:val="single" w:color="auto" w:sz="4" w:space="0"/>
              <w:right w:val="nil"/>
            </w:tcBorders>
          </w:tcPr>
          <w:p w:rsidRPr="001B0936" w:rsidR="00581DDC" w:rsidP="00591D6B" w:rsidRDefault="00581DDC">
            <w:pPr>
              <w:pStyle w:val="AltB0"/>
            </w:pPr>
            <w:r w:rsidRPr="001B0936">
              <w:rPr>
                <w:rFonts w:hint="eastAsia"/>
              </w:rPr>
              <w:t>.MemLocVersion</w:t>
            </w:r>
          </w:p>
        </w:tc>
        <w:tc>
          <w:tcPr>
            <w:tcW w:w="1221" w:type="pct"/>
            <w:tcBorders>
              <w:left w:val="nil"/>
              <w:right w:val="nil"/>
            </w:tcBorders>
          </w:tcPr>
          <w:p w:rsidR="00581DDC" w:rsidP="00591D6B" w:rsidRDefault="00581DDC">
            <w:pPr>
              <w:pStyle w:val="AltB0"/>
            </w:pPr>
            <w:r>
              <w:fldChar w:fldCharType="begin"/>
            </w:r>
            <w:r>
              <w:instrText xml:space="preserve"> </w:instrText>
            </w:r>
            <w:r>
              <w:rPr>
                <w:rFonts w:hint="eastAsia"/>
              </w:rPr>
              <w:instrText>REF NUMERIC_32 \h</w:instrText>
            </w:r>
            <w:r>
              <w:instrText xml:space="preserve"> </w:instrText>
            </w:r>
            <w:r>
              <w:fldChar w:fldCharType="separate"/>
            </w:r>
            <w:r w:rsidRPr="00190111" w:rsidR="00DE178B">
              <w:rPr>
                <w:rStyle w:val="DATATYPE"/>
              </w:rPr>
              <w:t>NUMERIC_32</w:t>
            </w:r>
            <w:r>
              <w:fldChar w:fldCharType="end"/>
            </w:r>
          </w:p>
        </w:tc>
        <w:tc>
          <w:tcPr>
            <w:tcW w:w="2572" w:type="pct"/>
            <w:tcBorders>
              <w:left w:val="nil"/>
              <w:right w:val="nil"/>
            </w:tcBorders>
          </w:tcPr>
          <w:p w:rsidRPr="00B9101D" w:rsidR="00581DDC" w:rsidP="00591D6B" w:rsidRDefault="00581DDC">
            <w:pPr>
              <w:pStyle w:val="AltB0"/>
            </w:pPr>
            <w:r>
              <w:rPr>
                <w:rFonts w:hint="eastAsia"/>
              </w:rPr>
              <w:t xml:space="preserve">Version of memorized </w:t>
            </w:r>
            <w:r>
              <w:t>location</w:t>
            </w:r>
            <w:r>
              <w:rPr>
                <w:rFonts w:hint="eastAsia"/>
              </w:rPr>
              <w:t xml:space="preserve"> implementation</w:t>
            </w:r>
          </w:p>
        </w:tc>
      </w:tr>
      <w:tr w:rsidRPr="001B3DC6" w:rsidR="00581DDC" w:rsidTr="00581DDC">
        <w:trPr>
          <w:jc w:val="center"/>
        </w:trPr>
        <w:tc>
          <w:tcPr>
            <w:tcW w:w="149" w:type="pct"/>
            <w:tcBorders>
              <w:top w:val="single" w:color="auto" w:sz="4" w:space="0"/>
              <w:left w:val="nil"/>
              <w:bottom w:val="single" w:color="auto" w:sz="4" w:space="0"/>
              <w:right w:val="nil"/>
            </w:tcBorders>
          </w:tcPr>
          <w:p w:rsidRPr="00B9101D" w:rsidR="00581DDC" w:rsidP="00591D6B" w:rsidRDefault="00581DDC">
            <w:pPr>
              <w:pStyle w:val="AltB0"/>
            </w:pPr>
          </w:p>
        </w:tc>
        <w:tc>
          <w:tcPr>
            <w:tcW w:w="1058" w:type="pct"/>
            <w:tcBorders>
              <w:top w:val="single" w:color="auto" w:sz="4" w:space="0"/>
              <w:left w:val="nil"/>
              <w:bottom w:val="single" w:color="auto" w:sz="4" w:space="0"/>
              <w:right w:val="nil"/>
            </w:tcBorders>
          </w:tcPr>
          <w:p w:rsidRPr="001B0936" w:rsidR="00581DDC" w:rsidP="00591D6B" w:rsidRDefault="00581DDC">
            <w:pPr>
              <w:pStyle w:val="AltB0"/>
            </w:pPr>
            <w:r w:rsidRPr="001B0936">
              <w:rPr>
                <w:rFonts w:hint="eastAsia"/>
              </w:rPr>
              <w:t>.SleepAreaId</w:t>
            </w:r>
          </w:p>
        </w:tc>
        <w:tc>
          <w:tcPr>
            <w:tcW w:w="1221" w:type="pct"/>
            <w:tcBorders>
              <w:left w:val="nil"/>
              <w:right w:val="nil"/>
            </w:tcBorders>
          </w:tcPr>
          <w:p w:rsidR="00581DDC" w:rsidP="00591D6B" w:rsidRDefault="00581DDC">
            <w:pPr>
              <w:pStyle w:val="AltB0"/>
            </w:pPr>
            <w:r w:rsidRPr="00581DDC">
              <w:fldChar w:fldCharType="begin"/>
            </w:r>
            <w:r w:rsidRPr="00581DDC">
              <w:instrText xml:space="preserve"> </w:instrText>
            </w:r>
            <w:r w:rsidRPr="00581DDC">
              <w:rPr>
                <w:rFonts w:hint="eastAsia"/>
              </w:rPr>
              <w:instrText>REF NUMERIC_32 \h</w:instrText>
            </w:r>
            <w:r w:rsidRPr="00581DDC">
              <w:instrText xml:space="preserve"> </w:instrText>
            </w:r>
            <w:r w:rsidRPr="00581DDC">
              <w:fldChar w:fldCharType="separate"/>
            </w:r>
            <w:r w:rsidRPr="00190111" w:rsidR="00DE178B">
              <w:rPr>
                <w:rStyle w:val="DATATYPE"/>
              </w:rPr>
              <w:t>NUMERIC_32</w:t>
            </w:r>
            <w:r w:rsidRPr="00581DDC">
              <w:fldChar w:fldCharType="end"/>
            </w:r>
          </w:p>
        </w:tc>
        <w:tc>
          <w:tcPr>
            <w:tcW w:w="2572" w:type="pct"/>
            <w:tcBorders>
              <w:left w:val="nil"/>
              <w:right w:val="nil"/>
            </w:tcBorders>
          </w:tcPr>
          <w:p w:rsidRPr="00B9101D" w:rsidR="00581DDC" w:rsidP="00591D6B" w:rsidRDefault="00581DDC">
            <w:pPr>
              <w:pStyle w:val="AltB0"/>
            </w:pPr>
            <w:r>
              <w:rPr>
                <w:rFonts w:hint="eastAsia"/>
              </w:rPr>
              <w:t>Id of the sleeping zone where train located</w:t>
            </w:r>
          </w:p>
        </w:tc>
      </w:tr>
      <w:tr w:rsidRPr="001B3DC6" w:rsidR="00581DDC" w:rsidTr="00581DDC">
        <w:trPr>
          <w:jc w:val="center"/>
        </w:trPr>
        <w:tc>
          <w:tcPr>
            <w:tcW w:w="149" w:type="pct"/>
            <w:tcBorders>
              <w:top w:val="single" w:color="auto" w:sz="4" w:space="0"/>
              <w:left w:val="nil"/>
              <w:bottom w:val="single" w:color="auto" w:sz="4" w:space="0"/>
              <w:right w:val="nil"/>
            </w:tcBorders>
          </w:tcPr>
          <w:p w:rsidRPr="00B9101D" w:rsidR="00581DDC" w:rsidP="00591D6B" w:rsidRDefault="00581DDC">
            <w:pPr>
              <w:pStyle w:val="AltB0"/>
            </w:pPr>
          </w:p>
        </w:tc>
        <w:tc>
          <w:tcPr>
            <w:tcW w:w="1058" w:type="pct"/>
            <w:tcBorders>
              <w:top w:val="single" w:color="auto" w:sz="4" w:space="0"/>
              <w:left w:val="nil"/>
              <w:bottom w:val="single" w:color="auto" w:sz="4" w:space="0"/>
              <w:right w:val="nil"/>
            </w:tcBorders>
          </w:tcPr>
          <w:p w:rsidRPr="001B0936" w:rsidR="00581DDC" w:rsidP="00591D6B" w:rsidRDefault="00581DDC">
            <w:pPr>
              <w:pStyle w:val="AltB0"/>
            </w:pPr>
            <w:r w:rsidRPr="001B0936">
              <w:rPr>
                <w:rFonts w:hint="eastAsia"/>
              </w:rPr>
              <w:t>.SleepAreaVersion</w:t>
            </w:r>
          </w:p>
        </w:tc>
        <w:tc>
          <w:tcPr>
            <w:tcW w:w="1221" w:type="pct"/>
            <w:tcBorders>
              <w:left w:val="nil"/>
              <w:right w:val="nil"/>
            </w:tcBorders>
          </w:tcPr>
          <w:p w:rsidR="00581DDC" w:rsidP="00591D6B" w:rsidRDefault="00581DDC">
            <w:pPr>
              <w:pStyle w:val="AltB0"/>
            </w:pPr>
            <w:r w:rsidRPr="00581DDC">
              <w:fldChar w:fldCharType="begin"/>
            </w:r>
            <w:r w:rsidRPr="00581DDC">
              <w:instrText xml:space="preserve"> </w:instrText>
            </w:r>
            <w:r w:rsidRPr="00581DDC">
              <w:rPr>
                <w:rFonts w:hint="eastAsia"/>
              </w:rPr>
              <w:instrText>REF NUMERIC_32 \h</w:instrText>
            </w:r>
            <w:r w:rsidRPr="00581DDC">
              <w:instrText xml:space="preserve"> </w:instrText>
            </w:r>
            <w:r w:rsidRPr="00581DDC">
              <w:fldChar w:fldCharType="separate"/>
            </w:r>
            <w:r w:rsidRPr="00190111" w:rsidR="00DE178B">
              <w:rPr>
                <w:rStyle w:val="DATATYPE"/>
              </w:rPr>
              <w:t>NUMERIC_32</w:t>
            </w:r>
            <w:r w:rsidRPr="00581DDC">
              <w:fldChar w:fldCharType="end"/>
            </w:r>
          </w:p>
        </w:tc>
        <w:tc>
          <w:tcPr>
            <w:tcW w:w="2572" w:type="pct"/>
            <w:tcBorders>
              <w:left w:val="nil"/>
              <w:right w:val="nil"/>
            </w:tcBorders>
          </w:tcPr>
          <w:p w:rsidRPr="00B9101D" w:rsidR="00581DDC" w:rsidP="00591D6B" w:rsidRDefault="00581DDC">
            <w:pPr>
              <w:pStyle w:val="AltB0"/>
            </w:pPr>
            <w:r>
              <w:rPr>
                <w:rFonts w:hint="eastAsia"/>
              </w:rPr>
              <w:t>Version of the sleeping zone where train located</w:t>
            </w:r>
          </w:p>
        </w:tc>
      </w:tr>
      <w:tr w:rsidRPr="001B3DC6" w:rsidR="00581DDC" w:rsidTr="00581DDC">
        <w:trPr>
          <w:jc w:val="center"/>
        </w:trPr>
        <w:tc>
          <w:tcPr>
            <w:tcW w:w="149" w:type="pct"/>
            <w:tcBorders>
              <w:top w:val="single" w:color="auto" w:sz="4" w:space="0"/>
              <w:left w:val="nil"/>
              <w:bottom w:val="single" w:color="auto" w:sz="4" w:space="0"/>
              <w:right w:val="nil"/>
            </w:tcBorders>
          </w:tcPr>
          <w:p w:rsidRPr="00B9101D" w:rsidR="00581DDC" w:rsidP="00591D6B" w:rsidRDefault="00581DDC">
            <w:pPr>
              <w:pStyle w:val="AltB0"/>
            </w:pPr>
          </w:p>
        </w:tc>
        <w:tc>
          <w:tcPr>
            <w:tcW w:w="1058" w:type="pct"/>
            <w:tcBorders>
              <w:top w:val="single" w:color="auto" w:sz="4" w:space="0"/>
              <w:left w:val="nil"/>
              <w:bottom w:val="single" w:color="auto" w:sz="4" w:space="0"/>
              <w:right w:val="nil"/>
            </w:tcBorders>
          </w:tcPr>
          <w:p w:rsidRPr="001B0936" w:rsidR="00581DDC" w:rsidP="00591D6B" w:rsidRDefault="00581DDC">
            <w:pPr>
              <w:pStyle w:val="AltB0"/>
            </w:pPr>
            <w:r w:rsidRPr="001B0936">
              <w:rPr>
                <w:rFonts w:hint="eastAsia"/>
              </w:rPr>
              <w:t>.</w:t>
            </w:r>
            <w:r w:rsidRPr="001B0936">
              <w:t>TrainType</w:t>
            </w:r>
          </w:p>
        </w:tc>
        <w:tc>
          <w:tcPr>
            <w:tcW w:w="1221" w:type="pct"/>
            <w:tcBorders>
              <w:left w:val="nil"/>
              <w:right w:val="nil"/>
            </w:tcBorders>
          </w:tcPr>
          <w:p w:rsidR="00581DDC" w:rsidP="00591D6B" w:rsidRDefault="00581DDC">
            <w:pPr>
              <w:pStyle w:val="AltB0"/>
            </w:pPr>
            <w:r w:rsidRPr="00581DDC">
              <w:fldChar w:fldCharType="begin"/>
            </w:r>
            <w:r w:rsidRPr="00581DDC">
              <w:instrText xml:space="preserve"> </w:instrText>
            </w:r>
            <w:r w:rsidRPr="00581DDC">
              <w:rPr>
                <w:rFonts w:hint="eastAsia"/>
              </w:rPr>
              <w:instrText>REF NUMERIC_32 \h</w:instrText>
            </w:r>
            <w:r w:rsidRPr="00581DDC">
              <w:instrText xml:space="preserve"> </w:instrText>
            </w:r>
            <w:r w:rsidRPr="00581DDC">
              <w:fldChar w:fldCharType="separate"/>
            </w:r>
            <w:r w:rsidRPr="00190111" w:rsidR="00DE178B">
              <w:rPr>
                <w:rStyle w:val="DATATYPE"/>
              </w:rPr>
              <w:t>NUMERIC_32</w:t>
            </w:r>
            <w:r w:rsidRPr="00581DDC">
              <w:fldChar w:fldCharType="end"/>
            </w:r>
          </w:p>
        </w:tc>
        <w:tc>
          <w:tcPr>
            <w:tcW w:w="2572" w:type="pct"/>
            <w:tcBorders>
              <w:left w:val="nil"/>
              <w:right w:val="nil"/>
            </w:tcBorders>
          </w:tcPr>
          <w:p w:rsidRPr="00B9101D" w:rsidR="00581DDC" w:rsidP="00591D6B" w:rsidRDefault="00581DDC">
            <w:pPr>
              <w:pStyle w:val="AltB0"/>
            </w:pPr>
            <w:r>
              <w:rPr>
                <w:rFonts w:hint="eastAsia"/>
              </w:rPr>
              <w:t>Train type id</w:t>
            </w:r>
          </w:p>
        </w:tc>
      </w:tr>
      <w:tr w:rsidRPr="001B3DC6" w:rsidR="00581DDC" w:rsidTr="00581DDC">
        <w:trPr>
          <w:jc w:val="center"/>
        </w:trPr>
        <w:tc>
          <w:tcPr>
            <w:tcW w:w="149" w:type="pct"/>
            <w:tcBorders>
              <w:top w:val="single" w:color="auto" w:sz="4" w:space="0"/>
              <w:left w:val="nil"/>
              <w:bottom w:val="single" w:color="auto" w:sz="4" w:space="0"/>
              <w:right w:val="nil"/>
            </w:tcBorders>
          </w:tcPr>
          <w:p w:rsidRPr="00B9101D" w:rsidR="00581DDC" w:rsidP="00591D6B" w:rsidRDefault="00581DDC">
            <w:pPr>
              <w:pStyle w:val="AltB0"/>
            </w:pPr>
          </w:p>
        </w:tc>
        <w:tc>
          <w:tcPr>
            <w:tcW w:w="1058" w:type="pct"/>
            <w:tcBorders>
              <w:top w:val="single" w:color="auto" w:sz="4" w:space="0"/>
              <w:left w:val="nil"/>
              <w:bottom w:val="single" w:color="auto" w:sz="4" w:space="0"/>
              <w:right w:val="nil"/>
            </w:tcBorders>
          </w:tcPr>
          <w:p w:rsidRPr="001B0936" w:rsidR="00581DDC" w:rsidP="00591D6B" w:rsidRDefault="00581DDC">
            <w:pPr>
              <w:pStyle w:val="AltB0"/>
            </w:pPr>
            <w:r w:rsidRPr="001B0936">
              <w:rPr>
                <w:rFonts w:hint="eastAsia"/>
              </w:rPr>
              <w:t>.TrainId</w:t>
            </w:r>
          </w:p>
        </w:tc>
        <w:tc>
          <w:tcPr>
            <w:tcW w:w="1221" w:type="pct"/>
            <w:tcBorders>
              <w:left w:val="nil"/>
              <w:right w:val="nil"/>
            </w:tcBorders>
          </w:tcPr>
          <w:p w:rsidR="00581DDC" w:rsidP="00591D6B" w:rsidRDefault="00581DDC">
            <w:pPr>
              <w:pStyle w:val="AltB0"/>
            </w:pPr>
            <w:r w:rsidRPr="00581DDC">
              <w:fldChar w:fldCharType="begin"/>
            </w:r>
            <w:r w:rsidRPr="00581DDC">
              <w:instrText xml:space="preserve"> </w:instrText>
            </w:r>
            <w:r w:rsidRPr="00581DDC">
              <w:rPr>
                <w:rFonts w:hint="eastAsia"/>
              </w:rPr>
              <w:instrText>REF NUMERIC_32 \h</w:instrText>
            </w:r>
            <w:r w:rsidRPr="00581DDC">
              <w:instrText xml:space="preserve"> </w:instrText>
            </w:r>
            <w:r w:rsidRPr="00581DDC">
              <w:fldChar w:fldCharType="separate"/>
            </w:r>
            <w:r w:rsidRPr="00190111" w:rsidR="00DE178B">
              <w:rPr>
                <w:rStyle w:val="DATATYPE"/>
              </w:rPr>
              <w:t>NUMERIC_32</w:t>
            </w:r>
            <w:r w:rsidRPr="00581DDC">
              <w:fldChar w:fldCharType="end"/>
            </w:r>
          </w:p>
        </w:tc>
        <w:tc>
          <w:tcPr>
            <w:tcW w:w="2572" w:type="pct"/>
            <w:tcBorders>
              <w:left w:val="nil"/>
              <w:right w:val="nil"/>
            </w:tcBorders>
          </w:tcPr>
          <w:p w:rsidRPr="00B9101D" w:rsidR="00581DDC" w:rsidP="00591D6B" w:rsidRDefault="00581DDC">
            <w:pPr>
              <w:pStyle w:val="AltB0"/>
            </w:pPr>
            <w:r>
              <w:rPr>
                <w:rFonts w:hint="eastAsia"/>
              </w:rPr>
              <w:t>Sub system id</w:t>
            </w:r>
          </w:p>
        </w:tc>
      </w:tr>
      <w:tr w:rsidRPr="001B3DC6" w:rsidR="00581DDC" w:rsidTr="00581DDC">
        <w:trPr>
          <w:jc w:val="center"/>
        </w:trPr>
        <w:tc>
          <w:tcPr>
            <w:tcW w:w="149" w:type="pct"/>
            <w:tcBorders>
              <w:top w:val="single" w:color="auto" w:sz="4" w:space="0"/>
              <w:left w:val="nil"/>
              <w:bottom w:val="single" w:color="auto" w:sz="4" w:space="0"/>
              <w:right w:val="nil"/>
            </w:tcBorders>
          </w:tcPr>
          <w:p w:rsidRPr="00B9101D" w:rsidR="00581DDC" w:rsidP="00591D6B" w:rsidRDefault="00581DDC">
            <w:pPr>
              <w:pStyle w:val="AltB0"/>
            </w:pPr>
          </w:p>
        </w:tc>
        <w:tc>
          <w:tcPr>
            <w:tcW w:w="1058" w:type="pct"/>
            <w:tcBorders>
              <w:top w:val="single" w:color="auto" w:sz="4" w:space="0"/>
              <w:left w:val="nil"/>
              <w:bottom w:val="single" w:color="auto" w:sz="4" w:space="0"/>
              <w:right w:val="nil"/>
            </w:tcBorders>
          </w:tcPr>
          <w:p w:rsidRPr="001B0936" w:rsidR="00581DDC" w:rsidP="00591D6B" w:rsidRDefault="00581DDC">
            <w:pPr>
              <w:pStyle w:val="AltB0"/>
            </w:pPr>
            <w:r w:rsidRPr="001B0936">
              <w:rPr>
                <w:rFonts w:hint="eastAsia"/>
              </w:rPr>
              <w:t>.Ext2</w:t>
            </w:r>
          </w:p>
        </w:tc>
        <w:tc>
          <w:tcPr>
            <w:tcW w:w="1221" w:type="pct"/>
            <w:tcBorders>
              <w:left w:val="nil"/>
              <w:bottom w:val="single" w:color="auto" w:sz="4" w:space="0"/>
              <w:right w:val="nil"/>
            </w:tcBorders>
          </w:tcPr>
          <w:p w:rsidR="00581DDC" w:rsidP="00591D6B" w:rsidRDefault="00581DDC">
            <w:pPr>
              <w:pStyle w:val="AltB0"/>
            </w:pPr>
            <w:r>
              <w:fldChar w:fldCharType="begin"/>
            </w:r>
            <w:r>
              <w:instrText xml:space="preserve"> </w:instrText>
            </w:r>
            <w:r>
              <w:rPr>
                <w:rFonts w:hint="eastAsia"/>
              </w:rPr>
              <w:instrText>REF ST_LOCATION_UNIT \h</w:instrText>
            </w:r>
            <w:r>
              <w:instrText xml:space="preserve"> </w:instrText>
            </w:r>
            <w:r>
              <w:fldChar w:fldCharType="separate"/>
            </w:r>
            <w:r w:rsidRPr="00936AAD" w:rsidR="00DE178B">
              <w:rPr>
                <w:rStyle w:val="DATATYPE"/>
              </w:rPr>
              <w:t>ST_</w:t>
            </w:r>
            <w:r w:rsidRPr="00936AAD" w:rsidR="00DE178B">
              <w:rPr>
                <w:rStyle w:val="DATATYPE"/>
                <w:rFonts w:hint="eastAsia"/>
              </w:rPr>
              <w:t>LOCATION_UNIT</w:t>
            </w:r>
            <w:r>
              <w:fldChar w:fldCharType="end"/>
            </w:r>
          </w:p>
        </w:tc>
        <w:tc>
          <w:tcPr>
            <w:tcW w:w="2572" w:type="pct"/>
            <w:tcBorders>
              <w:left w:val="nil"/>
              <w:bottom w:val="single" w:color="auto" w:sz="4" w:space="0"/>
              <w:right w:val="nil"/>
            </w:tcBorders>
          </w:tcPr>
          <w:p w:rsidRPr="00B9101D" w:rsidR="00581DDC" w:rsidP="00591D6B" w:rsidRDefault="00581DDC">
            <w:pPr>
              <w:pStyle w:val="AltB0"/>
            </w:pPr>
            <w:r>
              <w:rPr>
                <w:rFonts w:hint="eastAsia"/>
              </w:rPr>
              <w:t>External location of End2</w:t>
            </w:r>
          </w:p>
        </w:tc>
      </w:tr>
      <w:tr w:rsidRPr="001B3DC6" w:rsidR="00581DDC" w:rsidTr="00581DDC">
        <w:trPr>
          <w:jc w:val="center"/>
        </w:trPr>
        <w:tc>
          <w:tcPr>
            <w:tcW w:w="149" w:type="pct"/>
            <w:tcBorders>
              <w:top w:val="single" w:color="auto" w:sz="4" w:space="0"/>
              <w:left w:val="nil"/>
              <w:bottom w:val="single" w:color="auto" w:sz="4" w:space="0"/>
              <w:right w:val="nil"/>
            </w:tcBorders>
          </w:tcPr>
          <w:p w:rsidRPr="00B9101D" w:rsidR="00581DDC" w:rsidP="00591D6B" w:rsidRDefault="00581DDC">
            <w:pPr>
              <w:pStyle w:val="AltB0"/>
            </w:pPr>
          </w:p>
        </w:tc>
        <w:tc>
          <w:tcPr>
            <w:tcW w:w="1058" w:type="pct"/>
            <w:tcBorders>
              <w:top w:val="single" w:color="auto" w:sz="4" w:space="0"/>
              <w:left w:val="nil"/>
              <w:bottom w:val="single" w:color="auto" w:sz="4" w:space="0"/>
              <w:right w:val="nil"/>
            </w:tcBorders>
          </w:tcPr>
          <w:p w:rsidRPr="001B0936" w:rsidR="00581DDC" w:rsidP="00591D6B" w:rsidRDefault="00581DDC">
            <w:pPr>
              <w:pStyle w:val="AltB0"/>
            </w:pPr>
            <w:r w:rsidRPr="001B0936">
              <w:rPr>
                <w:rFonts w:hint="eastAsia"/>
              </w:rPr>
              <w:t>.Ext1</w:t>
            </w:r>
          </w:p>
        </w:tc>
        <w:tc>
          <w:tcPr>
            <w:tcW w:w="1221" w:type="pct"/>
            <w:tcBorders>
              <w:top w:val="single" w:color="auto" w:sz="4" w:space="0"/>
              <w:left w:val="nil"/>
              <w:bottom w:val="single" w:color="auto" w:sz="4" w:space="0"/>
              <w:right w:val="nil"/>
            </w:tcBorders>
          </w:tcPr>
          <w:p w:rsidR="00581DDC" w:rsidP="00591D6B" w:rsidRDefault="00581DDC">
            <w:pPr>
              <w:pStyle w:val="AltB0"/>
            </w:pPr>
            <w:r w:rsidRPr="00581DDC">
              <w:fldChar w:fldCharType="begin"/>
            </w:r>
            <w:r w:rsidRPr="00581DDC">
              <w:instrText xml:space="preserve"> </w:instrText>
            </w:r>
            <w:r w:rsidRPr="00581DDC">
              <w:rPr>
                <w:rFonts w:hint="eastAsia"/>
              </w:rPr>
              <w:instrText>REF ST_LOCATION_UNIT \h</w:instrText>
            </w:r>
            <w:r w:rsidRPr="00581DDC">
              <w:instrText xml:space="preserve"> </w:instrText>
            </w:r>
            <w:r w:rsidRPr="00581DDC">
              <w:fldChar w:fldCharType="separate"/>
            </w:r>
            <w:r w:rsidRPr="00936AAD" w:rsidR="00DE178B">
              <w:rPr>
                <w:rStyle w:val="DATATYPE"/>
              </w:rPr>
              <w:t>ST_</w:t>
            </w:r>
            <w:r w:rsidRPr="00936AAD" w:rsidR="00DE178B">
              <w:rPr>
                <w:rStyle w:val="DATATYPE"/>
                <w:rFonts w:hint="eastAsia"/>
              </w:rPr>
              <w:t>LOCATION_UNIT</w:t>
            </w:r>
            <w:r w:rsidRPr="00581DDC">
              <w:fldChar w:fldCharType="end"/>
            </w:r>
          </w:p>
        </w:tc>
        <w:tc>
          <w:tcPr>
            <w:tcW w:w="2572" w:type="pct"/>
            <w:tcBorders>
              <w:top w:val="single" w:color="auto" w:sz="4" w:space="0"/>
              <w:left w:val="nil"/>
              <w:bottom w:val="single" w:color="auto" w:sz="4" w:space="0"/>
              <w:right w:val="nil"/>
            </w:tcBorders>
          </w:tcPr>
          <w:p w:rsidR="00581DDC" w:rsidP="00591D6B" w:rsidRDefault="00581DDC">
            <w:pPr>
              <w:pStyle w:val="AltB0"/>
            </w:pPr>
            <w:r>
              <w:rPr>
                <w:rFonts w:hint="eastAsia"/>
              </w:rPr>
              <w:t>External location of End1</w:t>
            </w:r>
          </w:p>
        </w:tc>
      </w:tr>
      <w:tr w:rsidRPr="001B3DC6" w:rsidR="00581DDC" w:rsidTr="00DC05E3">
        <w:trPr>
          <w:jc w:val="center"/>
        </w:trPr>
        <w:tc>
          <w:tcPr>
            <w:tcW w:w="149" w:type="pct"/>
            <w:tcBorders>
              <w:top w:val="single" w:color="auto" w:sz="4" w:space="0"/>
              <w:left w:val="nil"/>
              <w:bottom w:val="single" w:color="auto" w:sz="4" w:space="0"/>
              <w:right w:val="nil"/>
            </w:tcBorders>
          </w:tcPr>
          <w:p w:rsidRPr="00B9101D" w:rsidR="00581DDC" w:rsidP="00591D6B" w:rsidRDefault="00581DDC">
            <w:pPr>
              <w:pStyle w:val="AltB0"/>
            </w:pPr>
          </w:p>
        </w:tc>
        <w:tc>
          <w:tcPr>
            <w:tcW w:w="1058" w:type="pct"/>
            <w:tcBorders>
              <w:top w:val="single" w:color="auto" w:sz="4" w:space="0"/>
              <w:left w:val="nil"/>
              <w:bottom w:val="single" w:color="auto" w:sz="4" w:space="0"/>
              <w:right w:val="nil"/>
            </w:tcBorders>
          </w:tcPr>
          <w:p w:rsidRPr="001B0936" w:rsidR="00581DDC" w:rsidP="00591D6B" w:rsidRDefault="00581DDC">
            <w:pPr>
              <w:pStyle w:val="AltB0"/>
            </w:pPr>
            <w:r>
              <w:rPr>
                <w:rFonts w:hint="eastAsia"/>
              </w:rPr>
              <w:t>.U</w:t>
            </w:r>
            <w:r w:rsidRPr="001B0936">
              <w:rPr>
                <w:rFonts w:hint="eastAsia"/>
              </w:rPr>
              <w:t>ncertainty</w:t>
            </w:r>
          </w:p>
        </w:tc>
        <w:tc>
          <w:tcPr>
            <w:tcW w:w="1221" w:type="pct"/>
            <w:tcBorders>
              <w:top w:val="single" w:color="auto" w:sz="4" w:space="0"/>
              <w:left w:val="nil"/>
              <w:bottom w:val="single" w:color="auto" w:sz="4" w:space="0"/>
              <w:right w:val="nil"/>
            </w:tcBorders>
          </w:tcPr>
          <w:p w:rsidR="00581DDC" w:rsidP="00591D6B" w:rsidRDefault="00581DDC">
            <w:pPr>
              <w:pStyle w:val="AltB0"/>
            </w:pPr>
            <w:r w:rsidRPr="00581DDC">
              <w:fldChar w:fldCharType="begin"/>
            </w:r>
            <w:r w:rsidRPr="00581DDC">
              <w:instrText xml:space="preserve"> </w:instrText>
            </w:r>
            <w:r w:rsidRPr="00581DDC">
              <w:rPr>
                <w:rFonts w:hint="eastAsia"/>
              </w:rPr>
              <w:instrText>REF NUMERIC_32 \h</w:instrText>
            </w:r>
            <w:r w:rsidRPr="00581DDC">
              <w:instrText xml:space="preserve"> </w:instrText>
            </w:r>
            <w:r w:rsidRPr="00581DDC">
              <w:fldChar w:fldCharType="separate"/>
            </w:r>
            <w:r w:rsidRPr="00190111" w:rsidR="00DE178B">
              <w:rPr>
                <w:rStyle w:val="DATATYPE"/>
              </w:rPr>
              <w:t>NUMERIC_32</w:t>
            </w:r>
            <w:r w:rsidRPr="00581DDC">
              <w:fldChar w:fldCharType="end"/>
            </w:r>
          </w:p>
        </w:tc>
        <w:tc>
          <w:tcPr>
            <w:tcW w:w="2572" w:type="pct"/>
            <w:tcBorders>
              <w:top w:val="single" w:color="auto" w:sz="4" w:space="0"/>
              <w:left w:val="nil"/>
              <w:bottom w:val="single" w:color="auto" w:sz="4" w:space="0"/>
              <w:right w:val="nil"/>
            </w:tcBorders>
          </w:tcPr>
          <w:p w:rsidRPr="00B9101D" w:rsidR="00581DDC" w:rsidP="00591D6B" w:rsidRDefault="00581DDC">
            <w:pPr>
              <w:pStyle w:val="AltB0"/>
            </w:pPr>
            <w:r>
              <w:rPr>
                <w:rFonts w:hint="eastAsia"/>
              </w:rPr>
              <w:t>Uncertainty of train location</w:t>
            </w:r>
          </w:p>
        </w:tc>
      </w:tr>
      <w:tr w:rsidRPr="001B3DC6" w:rsidR="00DC05E3" w:rsidTr="00581DDC">
        <w:trPr>
          <w:jc w:val="center"/>
        </w:trPr>
        <w:tc>
          <w:tcPr>
            <w:tcW w:w="149" w:type="pct"/>
            <w:tcBorders>
              <w:top w:val="single" w:color="auto" w:sz="4" w:space="0"/>
              <w:left w:val="nil"/>
              <w:bottom w:val="single" w:color="auto" w:sz="12" w:space="0"/>
              <w:right w:val="nil"/>
            </w:tcBorders>
          </w:tcPr>
          <w:p w:rsidRPr="00B9101D" w:rsidR="00DC05E3" w:rsidP="00591D6B" w:rsidRDefault="00DC05E3">
            <w:pPr>
              <w:pStyle w:val="AltB0"/>
            </w:pPr>
          </w:p>
        </w:tc>
        <w:tc>
          <w:tcPr>
            <w:tcW w:w="1058" w:type="pct"/>
            <w:tcBorders>
              <w:top w:val="single" w:color="auto" w:sz="4" w:space="0"/>
              <w:left w:val="nil"/>
              <w:bottom w:val="single" w:color="auto" w:sz="12" w:space="0"/>
              <w:right w:val="nil"/>
            </w:tcBorders>
          </w:tcPr>
          <w:p w:rsidR="00DC05E3" w:rsidP="00591D6B" w:rsidRDefault="00DC05E3">
            <w:pPr>
              <w:pStyle w:val="AltB0"/>
            </w:pPr>
            <w:r>
              <w:rPr>
                <w:rFonts w:hint="eastAsia"/>
              </w:rPr>
              <w:t>.TrainLength</w:t>
            </w:r>
          </w:p>
        </w:tc>
        <w:tc>
          <w:tcPr>
            <w:tcW w:w="1221" w:type="pct"/>
            <w:tcBorders>
              <w:top w:val="single" w:color="auto" w:sz="4" w:space="0"/>
              <w:left w:val="nil"/>
              <w:bottom w:val="single" w:color="auto" w:sz="12" w:space="0"/>
              <w:right w:val="nil"/>
            </w:tcBorders>
          </w:tcPr>
          <w:p w:rsidRPr="00581DDC" w:rsidR="00DC05E3" w:rsidP="00591D6B" w:rsidRDefault="00DC05E3">
            <w:pPr>
              <w:pStyle w:val="AltB0"/>
            </w:pPr>
            <w:r w:rsidRPr="00581DDC">
              <w:fldChar w:fldCharType="begin"/>
            </w:r>
            <w:r w:rsidRPr="00581DDC">
              <w:instrText xml:space="preserve"> </w:instrText>
            </w:r>
            <w:r w:rsidRPr="00581DDC">
              <w:rPr>
                <w:rFonts w:hint="eastAsia"/>
              </w:rPr>
              <w:instrText>REF NUMERIC_32 \h</w:instrText>
            </w:r>
            <w:r w:rsidRPr="00581DDC">
              <w:instrText xml:space="preserve"> </w:instrText>
            </w:r>
            <w:r w:rsidRPr="00581DDC">
              <w:fldChar w:fldCharType="separate"/>
            </w:r>
            <w:r w:rsidRPr="00190111" w:rsidR="00DE178B">
              <w:rPr>
                <w:rStyle w:val="DATATYPE"/>
              </w:rPr>
              <w:t>NUMERIC_32</w:t>
            </w:r>
            <w:r w:rsidRPr="00581DDC">
              <w:fldChar w:fldCharType="end"/>
            </w:r>
          </w:p>
        </w:tc>
        <w:tc>
          <w:tcPr>
            <w:tcW w:w="2572" w:type="pct"/>
            <w:tcBorders>
              <w:top w:val="single" w:color="auto" w:sz="4" w:space="0"/>
              <w:left w:val="nil"/>
              <w:bottom w:val="single" w:color="auto" w:sz="12" w:space="0"/>
              <w:right w:val="nil"/>
            </w:tcBorders>
          </w:tcPr>
          <w:p w:rsidR="00DC05E3" w:rsidP="00591D6B" w:rsidRDefault="00DC05E3">
            <w:pPr>
              <w:pStyle w:val="AltB0"/>
            </w:pPr>
            <w:r>
              <w:rPr>
                <w:rFonts w:hint="eastAsia"/>
              </w:rPr>
              <w:t>Train length</w:t>
            </w:r>
          </w:p>
        </w:tc>
      </w:tr>
    </w:tbl>
    <w:p w:rsidR="00AD4662" w:rsidP="00C93484" w:rsidRDefault="00AD4662">
      <w:pPr>
        <w:pStyle w:val="Reqtify"/>
      </w:pPr>
    </w:p>
    <w:p w:rsidR="003B05E8" w:rsidP="00C93484" w:rsidRDefault="003B05E8">
      <w:pPr>
        <w:pStyle w:val="Reqtify"/>
      </w:pPr>
    </w:p>
    <w:p w:rsidR="00AD4662" w:rsidP="00934391" w:rsidRDefault="00AD4662">
      <w:pPr>
        <w:pStyle w:val="3"/>
      </w:pPr>
      <w:r>
        <w:rPr>
          <w:rFonts w:hint="eastAsia"/>
        </w:rPr>
        <w:t>Software compatibility</w:t>
      </w:r>
    </w:p>
    <w:p w:rsidR="00AD4662" w:rsidP="00C93484" w:rsidRDefault="005169A6">
      <w:pPr>
        <w:pStyle w:val="Reqtify"/>
      </w:pPr>
      <w:r>
        <w:rPr>
          <w:rFonts w:hint="eastAsia"/>
        </w:rPr>
        <w:t>N/A</w:t>
      </w:r>
    </w:p>
    <w:p w:rsidR="00AD4662" w:rsidP="00934391" w:rsidRDefault="00AD4662">
      <w:pPr>
        <w:pStyle w:val="3"/>
      </w:pPr>
      <w:r>
        <w:rPr>
          <w:rFonts w:hint="eastAsia"/>
        </w:rPr>
        <w:t>Hardware compatibility</w:t>
      </w:r>
    </w:p>
    <w:p w:rsidR="00AD4662" w:rsidP="00C93484" w:rsidRDefault="005169A6">
      <w:pPr>
        <w:pStyle w:val="Reqtify"/>
      </w:pPr>
      <w:r>
        <w:rPr>
          <w:rFonts w:hint="eastAsia"/>
        </w:rPr>
        <w:t>N/A</w:t>
      </w:r>
    </w:p>
    <w:p w:rsidR="00AD4662" w:rsidP="00934391" w:rsidRDefault="00AD4662">
      <w:pPr>
        <w:pStyle w:val="3"/>
      </w:pPr>
      <w:r>
        <w:rPr>
          <w:rFonts w:hint="eastAsia"/>
        </w:rPr>
        <w:t>Implicit choices and justification</w:t>
      </w:r>
    </w:p>
    <w:p w:rsidRPr="004A53DA" w:rsidR="004A53DA" w:rsidP="00C93484" w:rsidRDefault="005169A6">
      <w:pPr>
        <w:pStyle w:val="Reqtify"/>
      </w:pPr>
      <w:r>
        <w:rPr>
          <w:rFonts w:hint="eastAsia"/>
        </w:rPr>
        <w:t>N/A</w:t>
      </w:r>
    </w:p>
    <w:p w:rsidR="003059A6" w:rsidP="00F23398" w:rsidRDefault="003059A6">
      <w:pPr>
        <w:pStyle w:val="2"/>
        <w:ind w:left="756" w:hanging="756"/>
      </w:pPr>
      <w:bookmarkStart w:name="_Toc348357031" w:id="948"/>
      <w:bookmarkStart w:name="_Ref348814596" w:id="949"/>
      <w:bookmarkStart w:name="_Toc349030444" w:id="950"/>
      <w:bookmarkStart w:name="_Toc347566577" w:id="951"/>
      <w:bookmarkStart w:name="_Toc345689242" w:id="952"/>
      <w:bookmarkStart w:name="_Toc376182943" w:id="953"/>
      <w:bookmarkStart w:name="_Toc392229922" w:id="954"/>
      <w:r>
        <w:rPr>
          <w:rFonts w:hint="eastAsia"/>
        </w:rPr>
        <w:t>Interface with VLE Hardware</w:t>
      </w:r>
      <w:bookmarkEnd w:id="948"/>
      <w:bookmarkEnd w:id="949"/>
      <w:bookmarkEnd w:id="950"/>
      <w:bookmarkEnd w:id="951"/>
      <w:bookmarkEnd w:id="952"/>
      <w:bookmarkEnd w:id="953"/>
      <w:bookmarkEnd w:id="954"/>
    </w:p>
    <w:p w:rsidRPr="003059A6" w:rsidR="003059A6" w:rsidP="00964578" w:rsidRDefault="003059A6"/>
    <w:p w:rsidRPr="00AD4662" w:rsidR="00AD4662" w:rsidP="00934391" w:rsidRDefault="00AD4662">
      <w:pPr>
        <w:pStyle w:val="3"/>
      </w:pPr>
      <w:bookmarkStart w:name="_Toc335400194" w:id="955"/>
      <w:r>
        <w:rPr>
          <w:rFonts w:hint="eastAsia"/>
        </w:rPr>
        <w:t>Role of interface</w:t>
      </w:r>
      <w:bookmarkEnd w:id="955"/>
    </w:p>
    <w:p w:rsidR="00AD4662" w:rsidP="00C93484" w:rsidRDefault="00AD4662">
      <w:pPr>
        <w:pStyle w:val="Reqtify"/>
      </w:pPr>
      <w:r>
        <w:rPr>
          <w:rFonts w:hint="eastAsia"/>
        </w:rPr>
        <w:t>ATP</w:t>
      </w:r>
      <w:r>
        <w:rPr>
          <w:rFonts w:hint="eastAsia"/>
        </w:rPr>
        <w:t>软件运行在</w:t>
      </w:r>
      <w:r>
        <w:rPr>
          <w:rFonts w:hint="eastAsia"/>
        </w:rPr>
        <w:t>VLE-2</w:t>
      </w:r>
      <w:r>
        <w:rPr>
          <w:rFonts w:hint="eastAsia"/>
        </w:rPr>
        <w:t>板上，需使用</w:t>
      </w:r>
      <w:r>
        <w:rPr>
          <w:rFonts w:hint="eastAsia"/>
        </w:rPr>
        <w:t>VLE-2</w:t>
      </w:r>
      <w:r>
        <w:rPr>
          <w:rFonts w:hint="eastAsia"/>
        </w:rPr>
        <w:t>板上提供的资源，包括安全时钟、文件系统等。</w:t>
      </w:r>
    </w:p>
    <w:p w:rsidR="00AD4662" w:rsidP="00C93484" w:rsidRDefault="00AD4662">
      <w:pPr>
        <w:pStyle w:val="Reqtify"/>
      </w:pPr>
      <w:r>
        <w:rPr>
          <w:rFonts w:hint="eastAsia"/>
        </w:rPr>
        <w:t>ATP software runs on the VLE-2 board, so it should use the hardware resources including vital clock, file system etc.</w:t>
      </w:r>
    </w:p>
    <w:p w:rsidRPr="00AD4662" w:rsidR="00AD4662" w:rsidP="00934391" w:rsidRDefault="00AD4662">
      <w:pPr>
        <w:pStyle w:val="3"/>
      </w:pPr>
      <w:bookmarkStart w:name="_Toc335400195" w:id="956"/>
      <w:r>
        <w:rPr>
          <w:rFonts w:hint="eastAsia"/>
        </w:rPr>
        <w:t>Physical level</w:t>
      </w:r>
      <w:bookmarkEnd w:id="956"/>
      <w:r>
        <w:rPr>
          <w:rFonts w:hint="eastAsia"/>
        </w:rPr>
        <w:t xml:space="preserve"> </w:t>
      </w:r>
    </w:p>
    <w:p w:rsidR="00AD4662" w:rsidP="00C93484" w:rsidRDefault="00AD4662">
      <w:pPr>
        <w:pStyle w:val="Reqtify"/>
      </w:pPr>
      <w:r>
        <w:rPr>
          <w:rFonts w:hint="eastAsia"/>
        </w:rPr>
        <w:t>见文档</w:t>
      </w:r>
      <w:r>
        <w:fldChar w:fldCharType="begin"/>
      </w:r>
      <w:r>
        <w:instrText xml:space="preserve"> </w:instrText>
      </w:r>
      <w:r>
        <w:rPr>
          <w:rFonts w:hint="eastAsia"/>
        </w:rPr>
        <w:instrText>REF _Ref277782910 \w \h</w:instrText>
      </w:r>
      <w:r>
        <w:instrText xml:space="preserve"> </w:instrText>
      </w:r>
      <w:r>
        <w:fldChar w:fldCharType="separate"/>
      </w:r>
      <w:r w:rsidR="00DE178B">
        <w:t>[REF9]</w:t>
      </w:r>
      <w:r>
        <w:fldChar w:fldCharType="end"/>
      </w:r>
      <w:r>
        <w:rPr>
          <w:rFonts w:hint="eastAsia"/>
        </w:rPr>
        <w:t>描述。</w:t>
      </w:r>
    </w:p>
    <w:p w:rsidR="00AD4662" w:rsidP="00C93484" w:rsidRDefault="00AD4662">
      <w:pPr>
        <w:pStyle w:val="Reqtify"/>
      </w:pPr>
      <w:r>
        <w:rPr>
          <w:rFonts w:hint="eastAsia"/>
        </w:rPr>
        <w:t xml:space="preserve">Refer to </w:t>
      </w:r>
      <w:r>
        <w:fldChar w:fldCharType="begin"/>
      </w:r>
      <w:r>
        <w:instrText xml:space="preserve"> </w:instrText>
      </w:r>
      <w:r>
        <w:rPr>
          <w:rFonts w:hint="eastAsia"/>
        </w:rPr>
        <w:instrText>REF _Ref277782910 \w \h</w:instrText>
      </w:r>
      <w:r>
        <w:instrText xml:space="preserve"> </w:instrText>
      </w:r>
      <w:r>
        <w:fldChar w:fldCharType="separate"/>
      </w:r>
      <w:r w:rsidR="00DE178B">
        <w:t>[REF9]</w:t>
      </w:r>
      <w:r>
        <w:fldChar w:fldCharType="end"/>
      </w:r>
      <w:r>
        <w:rPr>
          <w:rFonts w:hint="eastAsia"/>
        </w:rPr>
        <w:t>.</w:t>
      </w:r>
    </w:p>
    <w:p w:rsidRPr="00AD4662" w:rsidR="00AD4662" w:rsidP="00934391" w:rsidRDefault="00AD4662">
      <w:pPr>
        <w:pStyle w:val="3"/>
      </w:pPr>
      <w:bookmarkStart w:name="_Toc335400196" w:id="957"/>
      <w:r>
        <w:rPr>
          <w:rFonts w:hint="eastAsia"/>
        </w:rPr>
        <w:t>Protocol level</w:t>
      </w:r>
      <w:bookmarkEnd w:id="957"/>
    </w:p>
    <w:p w:rsidR="00AD4662" w:rsidP="00C93484" w:rsidRDefault="00AD4662">
      <w:pPr>
        <w:pStyle w:val="Reqtify"/>
      </w:pPr>
      <w:r>
        <w:rPr>
          <w:rFonts w:hint="eastAsia"/>
        </w:rPr>
        <w:t>见文档</w:t>
      </w:r>
      <w:r>
        <w:fldChar w:fldCharType="begin"/>
      </w:r>
      <w:r>
        <w:instrText xml:space="preserve"> </w:instrText>
      </w:r>
      <w:r>
        <w:rPr>
          <w:rFonts w:hint="eastAsia"/>
        </w:rPr>
        <w:instrText>REF _Ref277782910 \w \h</w:instrText>
      </w:r>
      <w:r>
        <w:instrText xml:space="preserve"> </w:instrText>
      </w:r>
      <w:r>
        <w:fldChar w:fldCharType="separate"/>
      </w:r>
      <w:r w:rsidR="00DE178B">
        <w:t>[REF9]</w:t>
      </w:r>
      <w:r>
        <w:fldChar w:fldCharType="end"/>
      </w:r>
      <w:r>
        <w:rPr>
          <w:rFonts w:hint="eastAsia"/>
        </w:rPr>
        <w:t>描述。</w:t>
      </w:r>
    </w:p>
    <w:p w:rsidR="00AD4662" w:rsidP="00C93484" w:rsidRDefault="00AD4662">
      <w:pPr>
        <w:pStyle w:val="Reqtify"/>
      </w:pPr>
      <w:r>
        <w:rPr>
          <w:rFonts w:hint="eastAsia"/>
        </w:rPr>
        <w:t xml:space="preserve">Refer to </w:t>
      </w:r>
      <w:r>
        <w:fldChar w:fldCharType="begin"/>
      </w:r>
      <w:r>
        <w:instrText xml:space="preserve"> </w:instrText>
      </w:r>
      <w:r>
        <w:rPr>
          <w:rFonts w:hint="eastAsia"/>
        </w:rPr>
        <w:instrText>REF _Ref277782910 \w \h</w:instrText>
      </w:r>
      <w:r>
        <w:instrText xml:space="preserve"> </w:instrText>
      </w:r>
      <w:r>
        <w:fldChar w:fldCharType="separate"/>
      </w:r>
      <w:r w:rsidR="00DE178B">
        <w:t>[REF9]</w:t>
      </w:r>
      <w:r>
        <w:fldChar w:fldCharType="end"/>
      </w:r>
      <w:r>
        <w:rPr>
          <w:rFonts w:hint="eastAsia"/>
        </w:rPr>
        <w:t>.</w:t>
      </w:r>
    </w:p>
    <w:p w:rsidRPr="00AD4662" w:rsidR="00AD4662" w:rsidP="00934391" w:rsidRDefault="00AD4662">
      <w:pPr>
        <w:pStyle w:val="3"/>
      </w:pPr>
      <w:bookmarkStart w:name="_Toc335400197" w:id="958"/>
      <w:r>
        <w:rPr>
          <w:rFonts w:hint="eastAsia"/>
        </w:rPr>
        <w:lastRenderedPageBreak/>
        <w:t>Application level</w:t>
      </w:r>
      <w:bookmarkEnd w:id="958"/>
    </w:p>
    <w:p w:rsidR="00AD4662" w:rsidP="00AD4662" w:rsidRDefault="00AD4662">
      <w:pPr>
        <w:pStyle w:val="ReqtifyAltR"/>
      </w:pPr>
    </w:p>
    <w:p w:rsidR="00AD4662" w:rsidP="00AD4662" w:rsidRDefault="00AD4662">
      <w:pPr>
        <w:pStyle w:val="ReqtifyAltR"/>
      </w:pPr>
      <w:r>
        <w:t>[iTC_CC_ATP-SwRS-</w:t>
      </w:r>
      <w:r>
        <w:rPr>
          <w:rFonts w:hint="eastAsia"/>
        </w:rPr>
        <w:t>0028</w:t>
      </w:r>
      <w:r>
        <w:t>]</w:t>
      </w:r>
    </w:p>
    <w:p w:rsidR="00AD4662" w:rsidP="00C93484" w:rsidRDefault="00AD4662">
      <w:pPr>
        <w:pStyle w:val="Reqtify"/>
      </w:pPr>
      <w:r>
        <w:rPr>
          <w:rFonts w:hint="eastAsia"/>
        </w:rPr>
        <w:t>ATP</w:t>
      </w:r>
      <w:r>
        <w:rPr>
          <w:rFonts w:hint="eastAsia"/>
        </w:rPr>
        <w:t>可获取来自</w:t>
      </w:r>
      <w:r>
        <w:rPr>
          <w:rFonts w:hint="eastAsia"/>
        </w:rPr>
        <w:t>VLE-2</w:t>
      </w:r>
      <w:r>
        <w:rPr>
          <w:rFonts w:hint="eastAsia"/>
        </w:rPr>
        <w:t>板的硬件资源信息如</w:t>
      </w:r>
      <w:r>
        <w:fldChar w:fldCharType="begin"/>
      </w:r>
      <w:r>
        <w:instrText xml:space="preserve"> </w:instrText>
      </w:r>
      <w:r>
        <w:rPr>
          <w:rFonts w:hint="eastAsia"/>
        </w:rPr>
        <w:instrText>REF _Ref277783131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31</w:t>
      </w:r>
      <w:r>
        <w:fldChar w:fldCharType="end"/>
      </w:r>
      <w:r>
        <w:rPr>
          <w:rFonts w:hint="eastAsia"/>
        </w:rPr>
        <w:t>所示。</w:t>
      </w:r>
    </w:p>
    <w:p w:rsidR="00AD4662" w:rsidP="00C93484" w:rsidRDefault="00AD4662">
      <w:pPr>
        <w:pStyle w:val="Reqtify"/>
      </w:pPr>
      <w:r>
        <w:rPr>
          <w:rFonts w:hint="eastAsia"/>
        </w:rPr>
        <w:t xml:space="preserve">ATP can obtain the hardware resources shown in </w:t>
      </w:r>
      <w:r>
        <w:fldChar w:fldCharType="begin"/>
      </w:r>
      <w:r>
        <w:instrText xml:space="preserve"> </w:instrText>
      </w:r>
      <w:r>
        <w:rPr>
          <w:rFonts w:hint="eastAsia"/>
        </w:rPr>
        <w:instrText>REF _Ref277783131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31</w:t>
      </w:r>
      <w:r>
        <w:fldChar w:fldCharType="end"/>
      </w:r>
      <w:r>
        <w:rPr>
          <w:rFonts w:hint="eastAsia"/>
        </w:rPr>
        <w:t>.</w:t>
      </w:r>
    </w:p>
    <w:p w:rsidRPr="00F40CCD" w:rsidR="00AD4662" w:rsidP="00AD4662" w:rsidRDefault="00AD4662">
      <w:pPr>
        <w:pStyle w:val="affc"/>
      </w:pPr>
      <w:bookmarkStart w:name="_Ref277783131" w:id="959"/>
      <w:bookmarkStart w:name="_Ref277783088" w:id="960"/>
      <w:bookmarkStart w:name="_Toc335400322" w:id="961"/>
      <w:bookmarkStart w:name="_Toc349031236" w:id="962"/>
      <w:bookmarkStart w:name="_Toc347567349" w:id="963"/>
      <w:bookmarkStart w:name="_Toc345689821" w:id="964"/>
      <w:bookmarkStart w:name="_Toc376183066" w:id="965"/>
      <w:bookmarkStart w:name="_Toc392230039" w:id="966"/>
      <w:r w:rsidRPr="00F40CCD">
        <w:t xml:space="preserve">Table </w:t>
      </w:r>
      <w:r w:rsidR="00FA0FBB">
        <w:fldChar w:fldCharType="begin"/>
      </w:r>
      <w:r w:rsidR="00FA0FBB">
        <w:instrText xml:space="preserve"> STYLEREF 1 \s </w:instrText>
      </w:r>
      <w:r w:rsidR="00FA0FBB">
        <w:fldChar w:fldCharType="separate"/>
      </w:r>
      <w:r w:rsidR="00DE178B">
        <w:t>4</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31</w:t>
      </w:r>
      <w:r w:rsidR="00FA0FBB">
        <w:fldChar w:fldCharType="end"/>
      </w:r>
      <w:bookmarkEnd w:id="959"/>
      <w:r w:rsidRPr="00F40CCD">
        <w:rPr>
          <w:rFonts w:hint="eastAsia"/>
        </w:rPr>
        <w:t xml:space="preserve"> ATP inputs from VLE-2</w:t>
      </w:r>
      <w:bookmarkEnd w:id="960"/>
      <w:bookmarkEnd w:id="961"/>
      <w:bookmarkEnd w:id="962"/>
      <w:bookmarkEnd w:id="963"/>
      <w:bookmarkEnd w:id="964"/>
      <w:bookmarkEnd w:id="965"/>
      <w:bookmarkEnd w:id="966"/>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2719"/>
        <w:gridCol w:w="6567"/>
      </w:tblGrid>
      <w:tr w:rsidRPr="001B3DC6" w:rsidR="00AD4662" w:rsidTr="00704491">
        <w:trPr>
          <w:jc w:val="center"/>
        </w:trPr>
        <w:tc>
          <w:tcPr>
            <w:tcW w:w="1464" w:type="pct"/>
            <w:tcBorders>
              <w:top w:val="single" w:color="auto" w:sz="12" w:space="0"/>
              <w:left w:val="nil"/>
              <w:bottom w:val="single" w:color="auto" w:sz="12" w:space="0"/>
              <w:right w:val="nil"/>
            </w:tcBorders>
            <w:shd w:val="clear" w:color="auto" w:fill="E0E0E0"/>
            <w:vAlign w:val="center"/>
          </w:tcPr>
          <w:p w:rsidRPr="00AD4662" w:rsidR="00AD4662" w:rsidP="00FA0FBB" w:rsidRDefault="00AD4662">
            <w:pPr>
              <w:pStyle w:val="af6"/>
            </w:pPr>
            <w:r w:rsidRPr="009E2F46">
              <w:rPr>
                <w:rFonts w:hint="eastAsia"/>
              </w:rPr>
              <w:t>ID</w:t>
            </w:r>
          </w:p>
        </w:tc>
        <w:tc>
          <w:tcPr>
            <w:tcW w:w="3536" w:type="pct"/>
            <w:tcBorders>
              <w:top w:val="single" w:color="auto" w:sz="12" w:space="0"/>
              <w:left w:val="nil"/>
              <w:bottom w:val="single" w:color="auto" w:sz="12" w:space="0"/>
              <w:right w:val="nil"/>
            </w:tcBorders>
            <w:shd w:val="clear" w:color="auto" w:fill="E0E0E0"/>
            <w:vAlign w:val="center"/>
          </w:tcPr>
          <w:p w:rsidRPr="00AD4662" w:rsidR="00AD4662" w:rsidP="00FA0FBB" w:rsidRDefault="00AD4662">
            <w:pPr>
              <w:pStyle w:val="af6"/>
            </w:pPr>
            <w:r w:rsidRPr="009E2F46">
              <w:rPr>
                <w:rFonts w:hint="eastAsia"/>
              </w:rPr>
              <w:t>C</w:t>
            </w:r>
            <w:r w:rsidRPr="00AD4662">
              <w:t>o</w:t>
            </w:r>
            <w:r w:rsidRPr="00AD4662">
              <w:rPr>
                <w:rFonts w:hint="eastAsia"/>
              </w:rPr>
              <w:t>mments</w:t>
            </w:r>
          </w:p>
        </w:tc>
      </w:tr>
      <w:tr w:rsidRPr="001B3DC6" w:rsidR="00AD4662" w:rsidTr="00704491">
        <w:trPr>
          <w:jc w:val="center"/>
        </w:trPr>
        <w:tc>
          <w:tcPr>
            <w:tcW w:w="1464" w:type="pct"/>
            <w:tcBorders>
              <w:top w:val="single" w:color="auto" w:sz="12" w:space="0"/>
              <w:left w:val="nil"/>
              <w:right w:val="nil"/>
            </w:tcBorders>
          </w:tcPr>
          <w:p w:rsidRPr="00AD4662" w:rsidR="00AD4662" w:rsidP="00591D6B" w:rsidRDefault="00C02146">
            <w:pPr>
              <w:pStyle w:val="AltB0"/>
              <w:rPr>
                <w:rStyle w:val="aff2"/>
              </w:rPr>
            </w:pPr>
            <w:bookmarkStart w:name="VLE_GetSafeTime" w:id="967"/>
            <w:r w:rsidRPr="001B0936">
              <w:rPr>
                <w:rStyle w:val="aff2"/>
                <w:bCs w:val="0"/>
                <w:iCs/>
              </w:rPr>
              <w:t>VLE_GetSafeTime</w:t>
            </w:r>
            <w:bookmarkEnd w:id="967"/>
          </w:p>
        </w:tc>
        <w:tc>
          <w:tcPr>
            <w:tcW w:w="3536" w:type="pct"/>
            <w:tcBorders>
              <w:top w:val="single" w:color="auto" w:sz="12" w:space="0"/>
              <w:left w:val="nil"/>
              <w:right w:val="nil"/>
            </w:tcBorders>
          </w:tcPr>
          <w:p w:rsidRPr="00AD4662" w:rsidR="00AD4662" w:rsidP="00591D6B" w:rsidRDefault="00AD4662">
            <w:pPr>
              <w:pStyle w:val="AltB0"/>
            </w:pPr>
            <w:r>
              <w:rPr>
                <w:rFonts w:hint="eastAsia"/>
              </w:rPr>
              <w:t>来自</w:t>
            </w:r>
            <w:r>
              <w:rPr>
                <w:rFonts w:hint="eastAsia"/>
              </w:rPr>
              <w:t>VLE-2</w:t>
            </w:r>
            <w:r>
              <w:rPr>
                <w:rFonts w:hint="eastAsia"/>
              </w:rPr>
              <w:t>板的安全时钟</w:t>
            </w:r>
          </w:p>
        </w:tc>
      </w:tr>
      <w:tr w:rsidRPr="001B3DC6" w:rsidR="00AD4662" w:rsidTr="00704491">
        <w:trPr>
          <w:jc w:val="center"/>
        </w:trPr>
        <w:tc>
          <w:tcPr>
            <w:tcW w:w="1464" w:type="pct"/>
            <w:tcBorders>
              <w:left w:val="nil"/>
              <w:right w:val="nil"/>
            </w:tcBorders>
          </w:tcPr>
          <w:p w:rsidRPr="00AD4662" w:rsidR="00AD4662" w:rsidP="00591D6B" w:rsidRDefault="00AD4662">
            <w:pPr>
              <w:pStyle w:val="AltB0"/>
              <w:rPr>
                <w:rStyle w:val="aff2"/>
              </w:rPr>
            </w:pPr>
            <w:bookmarkStart w:name="VLE_RTCtime" w:id="968"/>
            <w:r w:rsidRPr="00710FA7">
              <w:rPr>
                <w:rStyle w:val="aff2"/>
                <w:rFonts w:hint="eastAsia"/>
              </w:rPr>
              <w:t>VLE_</w:t>
            </w:r>
            <w:r w:rsidRPr="001B0936" w:rsidR="00DE27C8">
              <w:rPr>
                <w:rStyle w:val="aff2"/>
                <w:bCs w:val="0"/>
                <w:iCs/>
              </w:rPr>
              <w:t>RTCtime</w:t>
            </w:r>
            <w:bookmarkEnd w:id="968"/>
          </w:p>
        </w:tc>
        <w:tc>
          <w:tcPr>
            <w:tcW w:w="3536" w:type="pct"/>
            <w:tcBorders>
              <w:left w:val="nil"/>
              <w:right w:val="nil"/>
            </w:tcBorders>
          </w:tcPr>
          <w:p w:rsidRPr="00AD4662" w:rsidR="00AD4662" w:rsidP="00591D6B" w:rsidRDefault="00AD4662">
            <w:pPr>
              <w:pStyle w:val="AltB0"/>
            </w:pPr>
            <w:r>
              <w:rPr>
                <w:rFonts w:hint="eastAsia"/>
              </w:rPr>
              <w:t>来自</w:t>
            </w:r>
            <w:r>
              <w:rPr>
                <w:rFonts w:hint="eastAsia"/>
              </w:rPr>
              <w:t>VLE-2</w:t>
            </w:r>
            <w:r>
              <w:rPr>
                <w:rFonts w:hint="eastAsia"/>
              </w:rPr>
              <w:t>板的非安全时钟</w:t>
            </w:r>
            <w:r w:rsidRPr="00AD4662">
              <w:rPr>
                <w:rFonts w:hint="eastAsia"/>
              </w:rPr>
              <w:t>(</w:t>
            </w:r>
            <w:r w:rsidRPr="00AD4662">
              <w:rPr>
                <w:rFonts w:hint="eastAsia"/>
              </w:rPr>
              <w:t>相对于</w:t>
            </w:r>
            <w:r w:rsidRPr="00AD4662">
              <w:rPr>
                <w:rFonts w:hint="eastAsia"/>
              </w:rPr>
              <w:t>1970</w:t>
            </w:r>
            <w:r w:rsidRPr="00AD4662">
              <w:rPr>
                <w:rFonts w:hint="eastAsia"/>
              </w:rPr>
              <w:t>年到当前的零时区的秒数</w:t>
            </w:r>
            <w:r w:rsidRPr="00AD4662">
              <w:rPr>
                <w:rFonts w:hint="eastAsia"/>
              </w:rPr>
              <w:t>)</w:t>
            </w:r>
          </w:p>
        </w:tc>
      </w:tr>
      <w:tr w:rsidRPr="001B3DC6" w:rsidR="00AD4662" w:rsidTr="00704491">
        <w:trPr>
          <w:jc w:val="center"/>
        </w:trPr>
        <w:tc>
          <w:tcPr>
            <w:tcW w:w="1464" w:type="pct"/>
            <w:tcBorders>
              <w:left w:val="nil"/>
              <w:right w:val="nil"/>
            </w:tcBorders>
          </w:tcPr>
          <w:p w:rsidRPr="00AD4662" w:rsidR="00AD4662" w:rsidP="00591D6B" w:rsidRDefault="00AD4662">
            <w:pPr>
              <w:pStyle w:val="AltB0"/>
              <w:rPr>
                <w:rStyle w:val="aff2"/>
              </w:rPr>
            </w:pPr>
            <w:bookmarkStart w:name="VLE_RebootRequest" w:id="969"/>
            <w:r w:rsidRPr="00E7497A">
              <w:rPr>
                <w:rStyle w:val="aff2"/>
                <w:rFonts w:hint="eastAsia"/>
              </w:rPr>
              <w:t>VLE_RebootRequest</w:t>
            </w:r>
            <w:bookmarkEnd w:id="969"/>
          </w:p>
        </w:tc>
        <w:tc>
          <w:tcPr>
            <w:tcW w:w="3536" w:type="pct"/>
            <w:tcBorders>
              <w:left w:val="nil"/>
              <w:right w:val="nil"/>
            </w:tcBorders>
          </w:tcPr>
          <w:p w:rsidRPr="00AD4662" w:rsidR="00AD4662" w:rsidP="00591D6B" w:rsidRDefault="00AD4662">
            <w:pPr>
              <w:pStyle w:val="AltB0"/>
            </w:pPr>
            <w:r>
              <w:rPr>
                <w:rFonts w:hint="eastAsia"/>
              </w:rPr>
              <w:t>调用</w:t>
            </w:r>
            <w:r>
              <w:rPr>
                <w:rFonts w:hint="eastAsia"/>
              </w:rPr>
              <w:t>VLE-2</w:t>
            </w:r>
            <w:r>
              <w:rPr>
                <w:rFonts w:hint="eastAsia"/>
              </w:rPr>
              <w:t>板的重启指令</w:t>
            </w:r>
          </w:p>
        </w:tc>
      </w:tr>
    </w:tbl>
    <w:p w:rsidRPr="008A1414" w:rsidR="00AD4662" w:rsidP="000C0D62" w:rsidRDefault="00AD4662">
      <w:pPr>
        <w:pStyle w:val="ReqtifyAltQ"/>
      </w:pPr>
      <w:r w:rsidRPr="008A1414">
        <w:t>#Category=</w:t>
      </w:r>
      <w:r w:rsidRPr="00C36276">
        <w:t xml:space="preserve"> </w:t>
      </w:r>
      <w:r w:rsidRPr="008A1414">
        <w:t>Functional</w:t>
      </w:r>
    </w:p>
    <w:p w:rsidR="00AD4662" w:rsidP="000C0D62" w:rsidRDefault="00AD4662">
      <w:pPr>
        <w:pStyle w:val="ReqtifyAltQ"/>
      </w:pPr>
      <w:r w:rsidRPr="008A1414">
        <w:t>#Contribution</w:t>
      </w:r>
      <w:r>
        <w:t>=SIL4</w:t>
      </w:r>
    </w:p>
    <w:p w:rsidR="009328EA" w:rsidP="000C0D62" w:rsidRDefault="00AD4662">
      <w:pPr>
        <w:pStyle w:val="ReqtifyAltQ"/>
        <w:rPr>
          <w:ins w:author="常鸣" w:date="2014-07-03T14:27:00Z" w:id="970"/>
        </w:rPr>
      </w:pPr>
      <w:del w:author="常鸣" w:date="2014-07-03T14:27:00Z" w:id="971">
        <w:r w:rsidDel="009328EA">
          <w:rPr>
            <w:rFonts w:hint="eastAsia"/>
          </w:rPr>
          <w:delText>#S</w:delText>
        </w:r>
      </w:del>
      <w:ins w:author="常鸣" w:date="2014-07-03T14:27:00Z" w:id="972">
        <w:r w:rsidR="009328EA">
          <w:rPr>
            <w:rFonts w:hint="eastAsia"/>
          </w:rPr>
          <w:t>#Allocation=ATP Software</w:t>
        </w:r>
      </w:ins>
    </w:p>
    <w:p w:rsidRPr="008A1414" w:rsidR="00AD4662" w:rsidP="000C0D62" w:rsidRDefault="009328EA">
      <w:pPr>
        <w:pStyle w:val="ReqtifyAltQ"/>
      </w:pPr>
      <w:ins w:author="常鸣" w:date="2014-07-03T14:27:00Z" w:id="973">
        <w:r>
          <w:rPr>
            <w:rFonts w:hint="eastAsia"/>
          </w:rPr>
          <w:t>#S</w:t>
        </w:r>
      </w:ins>
      <w:r w:rsidR="00AD4662">
        <w:rPr>
          <w:rFonts w:hint="eastAsia"/>
        </w:rPr>
        <w:t>ource=</w:t>
      </w:r>
      <w:r w:rsidRPr="00897C28" w:rsidR="00AD4662">
        <w:t>[iTC_CC-SyAD-0012]</w:t>
      </w:r>
      <w:r w:rsidR="00C66E44">
        <w:rPr>
          <w:rFonts w:hint="eastAsia"/>
        </w:rPr>
        <w:t>,</w:t>
      </w:r>
      <w:r w:rsidRPr="00C66E44" w:rsidR="00C66E44">
        <w:t xml:space="preserve"> </w:t>
      </w:r>
      <w:r w:rsidR="00C66E44">
        <w:t>[iTC_CC-SyAD-00</w:t>
      </w:r>
      <w:r w:rsidR="00C66E44">
        <w:rPr>
          <w:rFonts w:hint="eastAsia"/>
        </w:rPr>
        <w:t>67</w:t>
      </w:r>
      <w:r w:rsidRPr="00897C28" w:rsidR="00C66E44">
        <w:t>]</w:t>
      </w:r>
    </w:p>
    <w:p w:rsidRPr="008A1414" w:rsidR="00AD4662" w:rsidP="000C0D62" w:rsidRDefault="00AD4662">
      <w:pPr>
        <w:pStyle w:val="ReqtifyAltQ"/>
      </w:pPr>
      <w:r w:rsidRPr="008A1414">
        <w:t>[End]</w:t>
      </w:r>
    </w:p>
    <w:p w:rsidR="00AD4662" w:rsidP="00C93484" w:rsidRDefault="00AD4662">
      <w:pPr>
        <w:pStyle w:val="Reqtify"/>
      </w:pPr>
    </w:p>
    <w:p w:rsidRPr="00AD4662" w:rsidR="00AD4662" w:rsidP="00934391" w:rsidRDefault="00AD4662">
      <w:pPr>
        <w:pStyle w:val="3"/>
      </w:pPr>
      <w:bookmarkStart w:name="_Toc335400198" w:id="974"/>
      <w:r>
        <w:rPr>
          <w:rFonts w:hint="eastAsia"/>
        </w:rPr>
        <w:t>Software compatibility</w:t>
      </w:r>
      <w:bookmarkEnd w:id="974"/>
    </w:p>
    <w:p w:rsidR="00AD4662" w:rsidP="00C93484" w:rsidRDefault="00AD4662">
      <w:pPr>
        <w:pStyle w:val="Reqtify"/>
      </w:pPr>
      <w:r>
        <w:rPr>
          <w:rFonts w:hint="eastAsia"/>
        </w:rPr>
        <w:t>N/A</w:t>
      </w:r>
    </w:p>
    <w:p w:rsidRPr="00AD4662" w:rsidR="00AD4662" w:rsidP="00934391" w:rsidRDefault="00AD4662">
      <w:pPr>
        <w:pStyle w:val="3"/>
      </w:pPr>
      <w:bookmarkStart w:name="_Toc335400199" w:id="975"/>
      <w:r>
        <w:rPr>
          <w:rFonts w:hint="eastAsia"/>
        </w:rPr>
        <w:t>Hardware compatibility</w:t>
      </w:r>
      <w:bookmarkEnd w:id="975"/>
    </w:p>
    <w:p w:rsidR="00AD4662" w:rsidP="00C93484" w:rsidRDefault="00AD4662">
      <w:pPr>
        <w:pStyle w:val="Reqtify"/>
      </w:pPr>
      <w:r>
        <w:rPr>
          <w:rFonts w:hint="eastAsia"/>
        </w:rPr>
        <w:t>N/A</w:t>
      </w:r>
    </w:p>
    <w:p w:rsidRPr="00AD4662" w:rsidR="00AD4662" w:rsidP="00934391" w:rsidRDefault="00AD4662">
      <w:pPr>
        <w:pStyle w:val="3"/>
      </w:pPr>
      <w:bookmarkStart w:name="_Toc335400200" w:id="976"/>
      <w:r>
        <w:rPr>
          <w:rFonts w:hint="eastAsia"/>
        </w:rPr>
        <w:t>Implicit choices and justification</w:t>
      </w:r>
      <w:bookmarkEnd w:id="976"/>
    </w:p>
    <w:p w:rsidR="00AD4662" w:rsidP="00C93484" w:rsidRDefault="00AD4662">
      <w:pPr>
        <w:pStyle w:val="Reqtify"/>
      </w:pPr>
      <w:r>
        <w:rPr>
          <w:rFonts w:hint="eastAsia"/>
        </w:rPr>
        <w:t>N/A</w:t>
      </w:r>
    </w:p>
    <w:p w:rsidR="00262159" w:rsidP="00C93484" w:rsidRDefault="00262159">
      <w:pPr>
        <w:pStyle w:val="Reqtify"/>
      </w:pPr>
    </w:p>
    <w:p w:rsidRPr="00AD4662" w:rsidR="00AD4662" w:rsidP="00AD4662" w:rsidRDefault="00AD4662">
      <w:pPr>
        <w:pStyle w:val="1"/>
      </w:pPr>
      <w:bookmarkStart w:name="_Toc335400201" w:id="977"/>
      <w:bookmarkStart w:name="_Toc348357032" w:id="978"/>
      <w:bookmarkStart w:name="_Toc349030445" w:id="979"/>
      <w:bookmarkStart w:name="_Toc347566578" w:id="980"/>
      <w:bookmarkStart w:name="_Toc345689243" w:id="981"/>
      <w:bookmarkStart w:name="_Toc376182944" w:id="982"/>
      <w:bookmarkStart w:name="_Toc392229923" w:id="983"/>
      <w:r>
        <w:rPr>
          <w:rFonts w:hint="eastAsia"/>
        </w:rPr>
        <w:lastRenderedPageBreak/>
        <w:t>FUNCTIONAL REQUIREMENTS</w:t>
      </w:r>
      <w:bookmarkEnd w:id="977"/>
      <w:bookmarkEnd w:id="978"/>
      <w:bookmarkEnd w:id="979"/>
      <w:bookmarkEnd w:id="980"/>
      <w:bookmarkEnd w:id="981"/>
      <w:bookmarkEnd w:id="982"/>
      <w:bookmarkEnd w:id="983"/>
    </w:p>
    <w:p w:rsidRPr="00AD4662" w:rsidR="00AD4662" w:rsidP="00F23398" w:rsidRDefault="00AD4662">
      <w:pPr>
        <w:pStyle w:val="2"/>
        <w:ind w:left="756" w:hanging="756"/>
      </w:pPr>
      <w:bookmarkStart w:name="_Toc335400202" w:id="984"/>
      <w:bookmarkStart w:name="_Toc348357033" w:id="985"/>
      <w:bookmarkStart w:name="_Toc349030446" w:id="986"/>
      <w:bookmarkStart w:name="_Toc347566579" w:id="987"/>
      <w:bookmarkStart w:name="_Toc345689244" w:id="988"/>
      <w:bookmarkStart w:name="_Toc376182945" w:id="989"/>
      <w:bookmarkStart w:name="_Toc392229924" w:id="990"/>
      <w:r>
        <w:rPr>
          <w:rFonts w:hint="eastAsia"/>
        </w:rPr>
        <w:t xml:space="preserve">Description of </w:t>
      </w:r>
      <w:r w:rsidRPr="00AD4662">
        <w:rPr>
          <w:rFonts w:hint="eastAsia"/>
        </w:rPr>
        <w:t>Functions</w:t>
      </w:r>
      <w:bookmarkEnd w:id="984"/>
      <w:bookmarkEnd w:id="985"/>
      <w:bookmarkEnd w:id="986"/>
      <w:bookmarkEnd w:id="987"/>
      <w:bookmarkEnd w:id="988"/>
      <w:bookmarkEnd w:id="989"/>
      <w:bookmarkEnd w:id="990"/>
    </w:p>
    <w:p w:rsidR="000C0B10" w:rsidP="00C93484" w:rsidRDefault="000C0B10">
      <w:pPr>
        <w:pStyle w:val="Reqtify"/>
      </w:pPr>
      <w:r>
        <w:rPr>
          <w:rFonts w:hint="eastAsia"/>
        </w:rPr>
        <w:t>根据车载</w:t>
      </w:r>
      <w:r>
        <w:rPr>
          <w:rFonts w:hint="eastAsia"/>
        </w:rPr>
        <w:t>ATP</w:t>
      </w:r>
      <w:r>
        <w:rPr>
          <w:rFonts w:hint="eastAsia"/>
        </w:rPr>
        <w:t>软件需要完成的功能以其它们之间的层次关系，将</w:t>
      </w:r>
      <w:r>
        <w:rPr>
          <w:rFonts w:hint="eastAsia"/>
        </w:rPr>
        <w:t>ATP</w:t>
      </w:r>
      <w:r>
        <w:rPr>
          <w:rFonts w:hint="eastAsia"/>
        </w:rPr>
        <w:t>软件功能需求划分为如</w:t>
      </w:r>
      <w:r>
        <w:fldChar w:fldCharType="begin"/>
      </w:r>
      <w:r>
        <w:instrText xml:space="preserve"> </w:instrText>
      </w:r>
      <w:r>
        <w:rPr>
          <w:rFonts w:hint="eastAsia"/>
        </w:rPr>
        <w:instrText>REF _Ref240077998 \h</w:instrText>
      </w:r>
      <w:r>
        <w:instrText xml:space="preserve"> </w:instrText>
      </w:r>
      <w:r>
        <w:fldChar w:fldCharType="separate"/>
      </w:r>
      <w:r w:rsidRPr="00F40CCD" w:rsidR="00DE178B">
        <w:t xml:space="preserve">Table </w:t>
      </w:r>
      <w:r w:rsidR="00DE178B">
        <w:rPr>
          <w:noProof/>
        </w:rPr>
        <w:t>5</w:t>
      </w:r>
      <w:r w:rsidR="00DE178B">
        <w:noBreakHyphen/>
      </w:r>
      <w:r w:rsidR="00DE178B">
        <w:rPr>
          <w:noProof/>
        </w:rPr>
        <w:t>1</w:t>
      </w:r>
      <w:r>
        <w:fldChar w:fldCharType="end"/>
      </w:r>
      <w:r>
        <w:rPr>
          <w:rFonts w:hint="eastAsia"/>
        </w:rPr>
        <w:t>所示模块。</w:t>
      </w:r>
    </w:p>
    <w:p w:rsidR="000C0B10" w:rsidP="00C93484" w:rsidRDefault="000C0B10">
      <w:pPr>
        <w:pStyle w:val="Reqtify"/>
      </w:pPr>
      <w:r>
        <w:rPr>
          <w:rFonts w:hint="eastAsia"/>
        </w:rPr>
        <w:t xml:space="preserve">According to the level of the ATP functionality, the software requirements divided into several functional blocks, as shown in </w:t>
      </w:r>
      <w:r>
        <w:fldChar w:fldCharType="begin"/>
      </w:r>
      <w:r>
        <w:instrText xml:space="preserve"> </w:instrText>
      </w:r>
      <w:r>
        <w:rPr>
          <w:rFonts w:hint="eastAsia"/>
        </w:rPr>
        <w:instrText>REF _Ref240077998 \h</w:instrText>
      </w:r>
      <w:r>
        <w:instrText xml:space="preserve"> </w:instrText>
      </w:r>
      <w:r>
        <w:fldChar w:fldCharType="separate"/>
      </w:r>
      <w:r w:rsidRPr="00F40CCD" w:rsidR="00DE178B">
        <w:t xml:space="preserve">Table </w:t>
      </w:r>
      <w:r w:rsidR="00DE178B">
        <w:rPr>
          <w:noProof/>
        </w:rPr>
        <w:t>5</w:t>
      </w:r>
      <w:r w:rsidR="00DE178B">
        <w:noBreakHyphen/>
      </w:r>
      <w:r w:rsidR="00DE178B">
        <w:rPr>
          <w:noProof/>
        </w:rPr>
        <w:t>1</w:t>
      </w:r>
      <w:r>
        <w:fldChar w:fldCharType="end"/>
      </w:r>
      <w:r>
        <w:rPr>
          <w:rFonts w:hint="eastAsia"/>
        </w:rPr>
        <w:t>.</w:t>
      </w:r>
    </w:p>
    <w:p w:rsidR="00AD4662" w:rsidP="00C93484" w:rsidRDefault="00AD4662">
      <w:pPr>
        <w:pStyle w:val="Reqtify"/>
      </w:pPr>
    </w:p>
    <w:p w:rsidRPr="00F40CCD" w:rsidR="00AD4662" w:rsidP="00AD4662" w:rsidRDefault="00AD4662">
      <w:pPr>
        <w:pStyle w:val="affc"/>
      </w:pPr>
      <w:bookmarkStart w:name="_Ref240077998" w:id="991"/>
      <w:bookmarkStart w:name="_Toc345689822" w:id="992"/>
      <w:bookmarkStart w:name="_Toc250710828" w:id="993"/>
      <w:bookmarkStart w:name="_Toc267395880" w:id="994"/>
      <w:bookmarkStart w:name="_Toc335400323" w:id="995"/>
      <w:bookmarkStart w:name="_Toc349031237" w:id="996"/>
      <w:bookmarkStart w:name="_Toc347567350" w:id="997"/>
      <w:bookmarkStart w:name="_Toc376183067" w:id="998"/>
      <w:bookmarkStart w:name="_Toc392230040" w:id="999"/>
      <w:r w:rsidRPr="00F40CCD">
        <w:t xml:space="preserve">Table </w:t>
      </w:r>
      <w:r w:rsidR="00FA0FBB">
        <w:fldChar w:fldCharType="begin"/>
      </w:r>
      <w:r w:rsidR="00FA0FBB">
        <w:instrText xml:space="preserve"> STYLEREF 1 \s </w:instrText>
      </w:r>
      <w:r w:rsidR="00FA0FBB">
        <w:fldChar w:fldCharType="separate"/>
      </w:r>
      <w:r w:rsidR="00DE178B">
        <w:t>5</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w:t>
      </w:r>
      <w:r w:rsidR="00FA0FBB">
        <w:fldChar w:fldCharType="end"/>
      </w:r>
      <w:bookmarkEnd w:id="991"/>
      <w:r w:rsidRPr="00F40CCD">
        <w:rPr>
          <w:rFonts w:hint="eastAsia"/>
        </w:rPr>
        <w:t xml:space="preserve"> </w:t>
      </w:r>
      <w:bookmarkEnd w:id="992"/>
      <w:r w:rsidRPr="00F40CCD">
        <w:rPr>
          <w:rFonts w:hint="eastAsia"/>
        </w:rPr>
        <w:t>Function</w:t>
      </w:r>
      <w:r w:rsidR="000436C9">
        <w:rPr>
          <w:rFonts w:hint="eastAsia"/>
        </w:rPr>
        <w:t>s</w:t>
      </w:r>
      <w:r w:rsidRPr="00F40CCD">
        <w:rPr>
          <w:rFonts w:hint="eastAsia"/>
        </w:rPr>
        <w:t xml:space="preserve"> </w:t>
      </w:r>
      <w:r w:rsidR="000436C9">
        <w:rPr>
          <w:rFonts w:hint="eastAsia"/>
        </w:rPr>
        <w:t>t</w:t>
      </w:r>
      <w:r w:rsidRPr="00F40CCD">
        <w:rPr>
          <w:rFonts w:hint="eastAsia"/>
        </w:rPr>
        <w:t>able</w:t>
      </w:r>
      <w:bookmarkEnd w:id="993"/>
      <w:bookmarkEnd w:id="994"/>
      <w:bookmarkEnd w:id="995"/>
      <w:bookmarkEnd w:id="996"/>
      <w:bookmarkEnd w:id="997"/>
      <w:bookmarkEnd w:id="998"/>
      <w:bookmarkEnd w:id="999"/>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366"/>
        <w:gridCol w:w="4799"/>
        <w:gridCol w:w="4121"/>
      </w:tblGrid>
      <w:tr w:rsidRPr="001B3DC6" w:rsidR="006833BD" w:rsidTr="006833BD">
        <w:trPr>
          <w:jc w:val="center"/>
        </w:trPr>
        <w:tc>
          <w:tcPr>
            <w:tcW w:w="2781" w:type="pct"/>
            <w:gridSpan w:val="2"/>
            <w:tcBorders>
              <w:top w:val="single" w:color="auto" w:sz="12" w:space="0"/>
              <w:left w:val="nil"/>
              <w:bottom w:val="single" w:color="auto" w:sz="12" w:space="0"/>
              <w:right w:val="nil"/>
            </w:tcBorders>
            <w:shd w:val="clear" w:color="auto" w:fill="E0E0E0"/>
            <w:vAlign w:val="center"/>
          </w:tcPr>
          <w:p w:rsidRPr="00B9101D" w:rsidR="006833BD" w:rsidP="00FA0FBB" w:rsidRDefault="006833BD">
            <w:pPr>
              <w:pStyle w:val="af6"/>
            </w:pPr>
            <w:r>
              <w:rPr>
                <w:rFonts w:hint="eastAsia"/>
              </w:rPr>
              <w:t>Functional blocks</w:t>
            </w:r>
          </w:p>
        </w:tc>
        <w:tc>
          <w:tcPr>
            <w:tcW w:w="2219" w:type="pct"/>
            <w:tcBorders>
              <w:top w:val="single" w:color="auto" w:sz="12" w:space="0"/>
              <w:left w:val="nil"/>
              <w:bottom w:val="single" w:color="auto" w:sz="12" w:space="0"/>
              <w:right w:val="nil"/>
            </w:tcBorders>
            <w:shd w:val="clear" w:color="auto" w:fill="E0E0E0"/>
            <w:vAlign w:val="center"/>
          </w:tcPr>
          <w:p w:rsidRPr="00B9101D" w:rsidR="006833BD" w:rsidP="00FA0FBB" w:rsidRDefault="006833BD">
            <w:pPr>
              <w:pStyle w:val="af6"/>
            </w:pPr>
            <w:r w:rsidRPr="00B9101D">
              <w:rPr>
                <w:rFonts w:hint="eastAsia"/>
              </w:rPr>
              <w:t>Description</w:t>
            </w:r>
          </w:p>
        </w:tc>
      </w:tr>
      <w:tr w:rsidRPr="001B3DC6" w:rsidR="006833BD" w:rsidTr="006833BD">
        <w:trPr>
          <w:jc w:val="center"/>
        </w:trPr>
        <w:tc>
          <w:tcPr>
            <w:tcW w:w="2781" w:type="pct"/>
            <w:gridSpan w:val="2"/>
            <w:tcBorders>
              <w:top w:val="single" w:color="auto" w:sz="12" w:space="0"/>
              <w:left w:val="nil"/>
              <w:bottom w:val="single" w:color="auto" w:sz="4" w:space="0"/>
              <w:right w:val="nil"/>
            </w:tcBorders>
          </w:tcPr>
          <w:p w:rsidRPr="00B9101D" w:rsidR="006833BD" w:rsidP="00591D6B" w:rsidRDefault="006833BD">
            <w:pPr>
              <w:pStyle w:val="AltB0"/>
              <w:rPr>
                <w:rStyle w:val="aff2"/>
              </w:rPr>
            </w:pPr>
            <w:r>
              <w:rPr>
                <w:rStyle w:val="aff2"/>
              </w:rPr>
              <w:fldChar w:fldCharType="begin"/>
            </w:r>
            <w:r>
              <w:rPr>
                <w:rStyle w:val="aff2"/>
              </w:rPr>
              <w:instrText xml:space="preserve"> REF _Ref345055530 \h </w:instrText>
            </w:r>
            <w:r>
              <w:rPr>
                <w:rStyle w:val="aff2"/>
              </w:rPr>
            </w:r>
            <w:r>
              <w:rPr>
                <w:rStyle w:val="aff2"/>
              </w:rPr>
              <w:fldChar w:fldCharType="separate"/>
            </w:r>
            <w:r w:rsidR="00DE178B">
              <w:rPr>
                <w:rFonts w:hint="eastAsia"/>
              </w:rPr>
              <w:t>F1-</w:t>
            </w:r>
            <w:r w:rsidDel="00532235" w:rsidR="00DE178B">
              <w:rPr>
                <w:rFonts w:hint="eastAsia"/>
              </w:rPr>
              <w:t xml:space="preserve"> </w:t>
            </w:r>
            <w:r w:rsidR="00DE178B">
              <w:rPr>
                <w:rFonts w:hint="eastAsia"/>
              </w:rPr>
              <w:t>Manage System Information</w:t>
            </w:r>
            <w:r>
              <w:rPr>
                <w:rStyle w:val="aff2"/>
              </w:rPr>
              <w:fldChar w:fldCharType="end"/>
            </w:r>
          </w:p>
        </w:tc>
        <w:tc>
          <w:tcPr>
            <w:tcW w:w="2219" w:type="pct"/>
            <w:tcBorders>
              <w:top w:val="single" w:color="auto" w:sz="12" w:space="0"/>
              <w:left w:val="nil"/>
              <w:right w:val="nil"/>
            </w:tcBorders>
          </w:tcPr>
          <w:p w:rsidRPr="00B9101D" w:rsidR="006833BD" w:rsidP="00591D6B" w:rsidRDefault="00E114B8">
            <w:pPr>
              <w:pStyle w:val="AltB0"/>
            </w:pPr>
            <w:r>
              <w:rPr>
                <w:rFonts w:hint="eastAsia"/>
              </w:rPr>
              <w:t>管理列车状态</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c>
          <w:tcPr>
            <w:tcW w:w="2219" w:type="pct"/>
            <w:tcBorders>
              <w:left w:val="nil"/>
              <w:right w:val="nil"/>
            </w:tcBorders>
          </w:tcPr>
          <w:p w:rsidRPr="00B9101D" w:rsidR="006833BD" w:rsidP="00591D6B" w:rsidRDefault="00E114B8">
            <w:pPr>
              <w:pStyle w:val="AltB0"/>
            </w:pPr>
            <w:r>
              <w:rPr>
                <w:rFonts w:hint="eastAsia"/>
              </w:rPr>
              <w:t>获取配置数据</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_Ref345055566 \h  \* MERGEFORMAT </w:instrText>
            </w:r>
            <w:r>
              <w:fldChar w:fldCharType="separate"/>
            </w:r>
            <w:r w:rsidR="00DE178B">
              <w:rPr>
                <w:rFonts w:hint="eastAsia"/>
              </w:rPr>
              <w:t>F12-Manage Train Status</w:t>
            </w:r>
            <w:r>
              <w:fldChar w:fldCharType="end"/>
            </w:r>
          </w:p>
        </w:tc>
        <w:tc>
          <w:tcPr>
            <w:tcW w:w="2219" w:type="pct"/>
            <w:tcBorders>
              <w:left w:val="nil"/>
              <w:right w:val="nil"/>
            </w:tcBorders>
          </w:tcPr>
          <w:p w:rsidRPr="00B9101D" w:rsidR="006833BD" w:rsidP="00591D6B" w:rsidRDefault="00E114B8">
            <w:pPr>
              <w:pStyle w:val="AltB0"/>
            </w:pPr>
            <w:r>
              <w:rPr>
                <w:rFonts w:hint="eastAsia"/>
              </w:rPr>
              <w:t>采集列车输入</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c>
          <w:tcPr>
            <w:tcW w:w="2219" w:type="pct"/>
            <w:tcBorders>
              <w:left w:val="nil"/>
              <w:right w:val="nil"/>
            </w:tcBorders>
          </w:tcPr>
          <w:p w:rsidRPr="00B9101D" w:rsidR="006833BD" w:rsidP="00591D6B" w:rsidRDefault="00E114B8">
            <w:pPr>
              <w:pStyle w:val="AltB0"/>
            </w:pPr>
            <w:r>
              <w:rPr>
                <w:rFonts w:hint="eastAsia"/>
              </w:rPr>
              <w:t>与远端</w:t>
            </w:r>
            <w:r>
              <w:rPr>
                <w:rFonts w:hint="eastAsia"/>
              </w:rPr>
              <w:t>ATP</w:t>
            </w:r>
            <w:r>
              <w:rPr>
                <w:rFonts w:hint="eastAsia"/>
              </w:rPr>
              <w:t>通信</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_Ref345055584 \h </w:instrText>
            </w:r>
            <w:r>
              <w:fldChar w:fldCharType="separate"/>
            </w:r>
            <w:r w:rsidRPr="006E3B52" w:rsidR="00DE178B">
              <w:rPr>
                <w:rFonts w:hint="eastAsia"/>
              </w:rPr>
              <w:t>F</w:t>
            </w:r>
            <w:r w:rsidR="00DE178B">
              <w:rPr>
                <w:rFonts w:hint="eastAsia"/>
              </w:rPr>
              <w:t>14</w:t>
            </w:r>
            <w:r w:rsidRPr="006E3B52" w:rsidR="00DE178B">
              <w:rPr>
                <w:rFonts w:hint="eastAsia"/>
              </w:rPr>
              <w:t xml:space="preserve">-Manage </w:t>
            </w:r>
            <w:r w:rsidR="00DE178B">
              <w:rPr>
                <w:rFonts w:hint="eastAsia"/>
              </w:rPr>
              <w:t>Variants</w:t>
            </w:r>
            <w:r w:rsidRPr="006E3B52" w:rsidR="00DE178B">
              <w:rPr>
                <w:rFonts w:hint="eastAsia"/>
              </w:rPr>
              <w:t xml:space="preserve"> in Block Mode</w:t>
            </w:r>
            <w:r>
              <w:fldChar w:fldCharType="end"/>
            </w:r>
          </w:p>
        </w:tc>
        <w:tc>
          <w:tcPr>
            <w:tcW w:w="2219" w:type="pct"/>
            <w:tcBorders>
              <w:left w:val="nil"/>
              <w:right w:val="nil"/>
            </w:tcBorders>
          </w:tcPr>
          <w:p w:rsidRPr="00B9101D" w:rsidR="006833BD" w:rsidP="00591D6B" w:rsidRDefault="00E114B8">
            <w:pPr>
              <w:pStyle w:val="AltB0"/>
            </w:pPr>
            <w:r>
              <w:rPr>
                <w:rFonts w:hint="eastAsia"/>
              </w:rPr>
              <w:t>后备模式下变量管理</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_Ref345055594 \h </w:instrText>
            </w:r>
            <w:r>
              <w:fldChar w:fldCharType="separate"/>
            </w:r>
            <w:r w:rsidRPr="00A61D30" w:rsidR="00DE178B">
              <w:rPr>
                <w:rFonts w:hint="eastAsia"/>
              </w:rPr>
              <w:t>F</w:t>
            </w:r>
            <w:r w:rsidR="00DE178B">
              <w:rPr>
                <w:rFonts w:hint="eastAsia"/>
              </w:rPr>
              <w:t>15</w:t>
            </w:r>
            <w:r w:rsidRPr="00CF6CBE" w:rsidR="00DE178B">
              <w:rPr>
                <w:rFonts w:hint="eastAsia"/>
              </w:rPr>
              <w:t>-</w:t>
            </w:r>
            <w:r w:rsidR="00DE178B">
              <w:rPr>
                <w:rFonts w:hint="eastAsia"/>
              </w:rPr>
              <w:t>Manage Variants in CBTC Mode</w:t>
            </w:r>
            <w:r>
              <w:fldChar w:fldCharType="end"/>
            </w:r>
          </w:p>
        </w:tc>
        <w:tc>
          <w:tcPr>
            <w:tcW w:w="2219" w:type="pct"/>
            <w:tcBorders>
              <w:left w:val="nil"/>
              <w:right w:val="nil"/>
            </w:tcBorders>
          </w:tcPr>
          <w:p w:rsidRPr="00B9101D" w:rsidR="006833BD" w:rsidP="00591D6B" w:rsidRDefault="00E114B8">
            <w:pPr>
              <w:pStyle w:val="AltB0"/>
            </w:pPr>
            <w:r>
              <w:rPr>
                <w:rFonts w:hint="eastAsia"/>
              </w:rPr>
              <w:t>CBTC</w:t>
            </w:r>
            <w:r>
              <w:rPr>
                <w:rFonts w:hint="eastAsia"/>
              </w:rPr>
              <w:t>模式下变量管理</w:t>
            </w:r>
          </w:p>
        </w:tc>
      </w:tr>
      <w:tr w:rsidRPr="001B3DC6" w:rsidR="006833BD" w:rsidTr="006833BD">
        <w:trPr>
          <w:jc w:val="center"/>
        </w:trPr>
        <w:tc>
          <w:tcPr>
            <w:tcW w:w="2781" w:type="pct"/>
            <w:gridSpan w:val="2"/>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_Ref345055653 \h </w:instrText>
            </w:r>
            <w:r>
              <w:fldChar w:fldCharType="separate"/>
            </w:r>
            <w:r w:rsidR="00DE178B">
              <w:rPr>
                <w:rFonts w:hint="eastAsia"/>
              </w:rPr>
              <w:t>F2-Measure Train Kinematics</w:t>
            </w:r>
            <w:r>
              <w:fldChar w:fldCharType="end"/>
            </w:r>
          </w:p>
        </w:tc>
        <w:tc>
          <w:tcPr>
            <w:tcW w:w="2219" w:type="pct"/>
            <w:tcBorders>
              <w:left w:val="nil"/>
              <w:right w:val="nil"/>
            </w:tcBorders>
          </w:tcPr>
          <w:p w:rsidRPr="00B9101D" w:rsidR="006833BD" w:rsidP="00591D6B" w:rsidRDefault="00E114B8">
            <w:pPr>
              <w:pStyle w:val="AltB0"/>
            </w:pPr>
            <w:r>
              <w:rPr>
                <w:rFonts w:hint="eastAsia"/>
              </w:rPr>
              <w:t>列车运动学参数计算</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_Ref345055658 \h </w:instrText>
            </w:r>
            <w:r>
              <w:fldChar w:fldCharType="separate"/>
            </w:r>
            <w:r w:rsidR="00DE178B">
              <w:rPr>
                <w:rFonts w:hint="eastAsia"/>
              </w:rPr>
              <w:t xml:space="preserve">F21-Manage Interface with </w:t>
            </w:r>
            <w:r>
              <w:fldChar w:fldCharType="end"/>
            </w:r>
          </w:p>
        </w:tc>
        <w:tc>
          <w:tcPr>
            <w:tcW w:w="2219" w:type="pct"/>
            <w:tcBorders>
              <w:left w:val="nil"/>
              <w:right w:val="nil"/>
            </w:tcBorders>
          </w:tcPr>
          <w:p w:rsidRPr="00B9101D" w:rsidR="006833BD" w:rsidP="00591D6B" w:rsidRDefault="00E114B8">
            <w:pPr>
              <w:pStyle w:val="AltB0"/>
            </w:pPr>
            <w:r>
              <w:rPr>
                <w:rFonts w:hint="eastAsia"/>
              </w:rPr>
              <w:t>与</w:t>
            </w:r>
            <w:r w:rsidR="00F41616">
              <w:rPr>
                <w:rFonts w:hint="eastAsia"/>
              </w:rPr>
              <w:t>VPB</w:t>
            </w:r>
            <w:r>
              <w:rPr>
                <w:rFonts w:hint="eastAsia"/>
              </w:rPr>
              <w:t>板接口</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c>
          <w:tcPr>
            <w:tcW w:w="2219" w:type="pct"/>
            <w:tcBorders>
              <w:left w:val="nil"/>
              <w:right w:val="nil"/>
            </w:tcBorders>
          </w:tcPr>
          <w:p w:rsidRPr="00B9101D" w:rsidR="006833BD" w:rsidP="00591D6B" w:rsidRDefault="00E114B8">
            <w:pPr>
              <w:pStyle w:val="AltB0"/>
            </w:pPr>
            <w:r>
              <w:rPr>
                <w:rFonts w:hint="eastAsia"/>
              </w:rPr>
              <w:t>监测编码里程计</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_Ref345055677 \h </w:instrText>
            </w:r>
            <w:r>
              <w:fldChar w:fldCharType="separate"/>
            </w:r>
            <w:r w:rsidR="00DE178B">
              <w:rPr>
                <w:rFonts w:hint="eastAsia"/>
              </w:rPr>
              <w:t>F23-Manage the Odometer State</w:t>
            </w:r>
            <w:r>
              <w:fldChar w:fldCharType="end"/>
            </w:r>
          </w:p>
        </w:tc>
        <w:tc>
          <w:tcPr>
            <w:tcW w:w="2219" w:type="pct"/>
            <w:tcBorders>
              <w:left w:val="nil"/>
              <w:right w:val="nil"/>
            </w:tcBorders>
          </w:tcPr>
          <w:p w:rsidRPr="00B9101D" w:rsidR="006833BD" w:rsidP="00591D6B" w:rsidRDefault="00E114B8">
            <w:pPr>
              <w:pStyle w:val="AltB0"/>
            </w:pPr>
            <w:r>
              <w:rPr>
                <w:rFonts w:hint="eastAsia"/>
              </w:rPr>
              <w:t>管理编码里程计状态</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_Ref345055686 \h </w:instrText>
            </w:r>
            <w:r>
              <w:fldChar w:fldCharType="separate"/>
            </w:r>
            <w:r w:rsidR="00DE178B">
              <w:rPr>
                <w:rFonts w:hint="eastAsia"/>
              </w:rPr>
              <w:t>F24-Compensate Sliding Slipping Effect</w:t>
            </w:r>
            <w:r>
              <w:fldChar w:fldCharType="end"/>
            </w:r>
          </w:p>
        </w:tc>
        <w:tc>
          <w:tcPr>
            <w:tcW w:w="2219" w:type="pct"/>
            <w:tcBorders>
              <w:left w:val="nil"/>
              <w:right w:val="nil"/>
            </w:tcBorders>
          </w:tcPr>
          <w:p w:rsidRPr="00B9101D" w:rsidR="006833BD" w:rsidP="00591D6B" w:rsidRDefault="00E114B8">
            <w:pPr>
              <w:pStyle w:val="AltB0"/>
            </w:pPr>
            <w:r>
              <w:rPr>
                <w:rFonts w:hint="eastAsia"/>
              </w:rPr>
              <w:t>打滑补偿</w:t>
            </w:r>
          </w:p>
        </w:tc>
      </w:tr>
      <w:tr w:rsidRPr="001B3DC6" w:rsidR="000A0A97" w:rsidTr="006833BD">
        <w:trPr>
          <w:jc w:val="center"/>
        </w:trPr>
        <w:tc>
          <w:tcPr>
            <w:tcW w:w="197" w:type="pct"/>
            <w:tcBorders>
              <w:top w:val="single" w:color="auto" w:sz="4" w:space="0"/>
              <w:left w:val="nil"/>
              <w:bottom w:val="single" w:color="auto" w:sz="4" w:space="0"/>
              <w:right w:val="nil"/>
            </w:tcBorders>
          </w:tcPr>
          <w:p w:rsidRPr="00B9101D" w:rsidR="000A0A97" w:rsidP="00591D6B" w:rsidRDefault="000A0A97">
            <w:pPr>
              <w:pStyle w:val="AltB0"/>
            </w:pPr>
          </w:p>
        </w:tc>
        <w:tc>
          <w:tcPr>
            <w:tcW w:w="2584" w:type="pct"/>
            <w:tcBorders>
              <w:top w:val="single" w:color="auto" w:sz="4" w:space="0"/>
              <w:left w:val="nil"/>
              <w:bottom w:val="single" w:color="auto" w:sz="4" w:space="0"/>
              <w:right w:val="nil"/>
            </w:tcBorders>
          </w:tcPr>
          <w:p w:rsidR="000A0A97" w:rsidP="00591D6B" w:rsidRDefault="000A0A97">
            <w:pPr>
              <w:pStyle w:val="AltB0"/>
            </w:pPr>
            <w:r>
              <w:fldChar w:fldCharType="begin"/>
            </w:r>
            <w:r>
              <w:instrText xml:space="preserve"> REF _Ref379959783 \h </w:instrText>
            </w:r>
            <w:r>
              <w:fldChar w:fldCharType="separate"/>
            </w:r>
            <w:r w:rsidR="00DE178B">
              <w:rPr>
                <w:rFonts w:hint="eastAsia"/>
              </w:rPr>
              <w:t>F25-Calculate Radar Speed</w:t>
            </w:r>
            <w:r>
              <w:fldChar w:fldCharType="end"/>
            </w:r>
          </w:p>
        </w:tc>
        <w:tc>
          <w:tcPr>
            <w:tcW w:w="2219" w:type="pct"/>
            <w:tcBorders>
              <w:left w:val="nil"/>
              <w:right w:val="nil"/>
            </w:tcBorders>
          </w:tcPr>
          <w:p w:rsidR="000A0A97" w:rsidP="00591D6B" w:rsidRDefault="000A0A97">
            <w:pPr>
              <w:pStyle w:val="AltB0"/>
            </w:pPr>
            <w:r>
              <w:rPr>
                <w:rFonts w:hint="eastAsia"/>
              </w:rPr>
              <w:t>计算来自雷达的速度信息</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5C6F20">
            <w:pPr>
              <w:pStyle w:val="AltB0"/>
            </w:pPr>
            <w:r>
              <w:fldChar w:fldCharType="begin"/>
            </w:r>
            <w:r>
              <w:instrText xml:space="preserve"> REF _Ref379966118 \h </w:instrText>
            </w:r>
            <w:r>
              <w:fldChar w:fldCharType="separate"/>
            </w:r>
            <w:r w:rsidR="00DE178B">
              <w:rPr>
                <w:rFonts w:hint="eastAsia"/>
              </w:rPr>
              <w:t>F26-Detect Odometer Axle Lock</w:t>
            </w:r>
            <w:r>
              <w:fldChar w:fldCharType="end"/>
            </w:r>
          </w:p>
        </w:tc>
        <w:tc>
          <w:tcPr>
            <w:tcW w:w="2219" w:type="pct"/>
            <w:tcBorders>
              <w:left w:val="nil"/>
              <w:right w:val="nil"/>
            </w:tcBorders>
          </w:tcPr>
          <w:p w:rsidRPr="00B9101D" w:rsidR="006833BD" w:rsidP="00591D6B" w:rsidRDefault="00E114B8">
            <w:pPr>
              <w:pStyle w:val="AltB0"/>
            </w:pPr>
            <w:r>
              <w:rPr>
                <w:rFonts w:hint="eastAsia"/>
              </w:rPr>
              <w:t>轴锁检测</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5C6F20">
            <w:pPr>
              <w:pStyle w:val="AltB0"/>
            </w:pPr>
            <w:r>
              <w:fldChar w:fldCharType="begin"/>
            </w:r>
            <w:r>
              <w:instrText xml:space="preserve"> REF _Ref379966126 \h </w:instrText>
            </w:r>
            <w:r>
              <w:fldChar w:fldCharType="separate"/>
            </w:r>
            <w:r w:rsidR="00DE178B">
              <w:rPr>
                <w:rFonts w:hint="eastAsia"/>
              </w:rPr>
              <w:t>F27-Compute Train Kinematics</w:t>
            </w:r>
            <w:r>
              <w:fldChar w:fldCharType="end"/>
            </w:r>
          </w:p>
        </w:tc>
        <w:tc>
          <w:tcPr>
            <w:tcW w:w="2219" w:type="pct"/>
            <w:tcBorders>
              <w:left w:val="nil"/>
              <w:right w:val="nil"/>
            </w:tcBorders>
          </w:tcPr>
          <w:p w:rsidRPr="00B9101D" w:rsidR="006833BD" w:rsidP="00591D6B" w:rsidRDefault="00E114B8">
            <w:pPr>
              <w:pStyle w:val="AltB0"/>
            </w:pPr>
            <w:r>
              <w:rPr>
                <w:rFonts w:hint="eastAsia"/>
              </w:rPr>
              <w:t>计算列车运动学参数</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006833BD" w:rsidP="00591D6B" w:rsidRDefault="005C6F20">
            <w:pPr>
              <w:pStyle w:val="AltB0"/>
            </w:pPr>
            <w:r>
              <w:fldChar w:fldCharType="begin"/>
            </w:r>
            <w:r>
              <w:instrText xml:space="preserve"> REF _Ref379966136 \h </w:instrText>
            </w:r>
            <w:r>
              <w:fldChar w:fldCharType="separate"/>
            </w:r>
            <w:r w:rsidRPr="00497688" w:rsidR="00DE178B">
              <w:rPr>
                <w:rFonts w:hint="eastAsia"/>
              </w:rPr>
              <w:t>F</w:t>
            </w:r>
            <w:r w:rsidR="00DE178B">
              <w:rPr>
                <w:rFonts w:hint="eastAsia"/>
              </w:rPr>
              <w:t>28</w:t>
            </w:r>
            <w:r w:rsidRPr="00497688" w:rsidR="00DE178B">
              <w:rPr>
                <w:rFonts w:hint="eastAsia"/>
              </w:rPr>
              <w:t>-Calibrate Wheel Movement</w:t>
            </w:r>
            <w:r>
              <w:fldChar w:fldCharType="end"/>
            </w:r>
          </w:p>
        </w:tc>
        <w:tc>
          <w:tcPr>
            <w:tcW w:w="2219" w:type="pct"/>
            <w:tcBorders>
              <w:left w:val="nil"/>
              <w:right w:val="nil"/>
            </w:tcBorders>
          </w:tcPr>
          <w:p w:rsidRPr="00B9101D" w:rsidR="006833BD" w:rsidP="00591D6B" w:rsidRDefault="00E114B8">
            <w:pPr>
              <w:pStyle w:val="AltB0"/>
            </w:pPr>
            <w:r>
              <w:rPr>
                <w:rFonts w:hint="eastAsia"/>
              </w:rPr>
              <w:t>轮径校准</w:t>
            </w:r>
          </w:p>
        </w:tc>
      </w:tr>
      <w:tr w:rsidRPr="001B3DC6" w:rsidR="006833BD" w:rsidTr="006833BD">
        <w:trPr>
          <w:jc w:val="center"/>
        </w:trPr>
        <w:tc>
          <w:tcPr>
            <w:tcW w:w="2781" w:type="pct"/>
            <w:gridSpan w:val="2"/>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_Ref345055723 \h </w:instrText>
            </w:r>
            <w:r>
              <w:fldChar w:fldCharType="separate"/>
            </w:r>
            <w:r w:rsidR="00DE178B">
              <w:rPr>
                <w:rFonts w:hint="eastAsia"/>
              </w:rPr>
              <w:t>F3-Locate the Train on Track Map</w:t>
            </w:r>
            <w:r>
              <w:fldChar w:fldCharType="end"/>
            </w:r>
          </w:p>
        </w:tc>
        <w:tc>
          <w:tcPr>
            <w:tcW w:w="2219" w:type="pct"/>
            <w:tcBorders>
              <w:left w:val="nil"/>
              <w:right w:val="nil"/>
            </w:tcBorders>
          </w:tcPr>
          <w:p w:rsidRPr="00B9101D" w:rsidR="006833BD" w:rsidP="00591D6B" w:rsidRDefault="00E114B8">
            <w:pPr>
              <w:pStyle w:val="AltB0"/>
            </w:pPr>
            <w:r>
              <w:rPr>
                <w:rFonts w:hint="eastAsia"/>
              </w:rPr>
              <w:t>在线路中定位</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_Ref345055728 \h </w:instrText>
            </w:r>
            <w:r>
              <w:fldChar w:fldCharType="separate"/>
            </w:r>
            <w:r w:rsidR="00DE178B">
              <w:rPr>
                <w:rFonts w:hint="eastAsia"/>
              </w:rPr>
              <w:t>F31-Initialize Train Location</w:t>
            </w:r>
            <w:r>
              <w:fldChar w:fldCharType="end"/>
            </w:r>
          </w:p>
        </w:tc>
        <w:tc>
          <w:tcPr>
            <w:tcW w:w="2219" w:type="pct"/>
            <w:tcBorders>
              <w:left w:val="nil"/>
              <w:right w:val="nil"/>
            </w:tcBorders>
          </w:tcPr>
          <w:p w:rsidRPr="00B9101D" w:rsidR="006833BD" w:rsidP="00591D6B" w:rsidRDefault="00E114B8">
            <w:pPr>
              <w:pStyle w:val="AltB0"/>
            </w:pPr>
            <w:r>
              <w:rPr>
                <w:rFonts w:hint="eastAsia"/>
              </w:rPr>
              <w:t>初始化列车定位</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_Ref345055736 \h </w:instrText>
            </w:r>
            <w:r>
              <w:fldChar w:fldCharType="separate"/>
            </w:r>
            <w:r w:rsidR="00DE178B">
              <w:rPr>
                <w:rFonts w:hint="eastAsia"/>
              </w:rPr>
              <w:t>F32-Update Train Location</w:t>
            </w:r>
            <w:r>
              <w:fldChar w:fldCharType="end"/>
            </w:r>
          </w:p>
        </w:tc>
        <w:tc>
          <w:tcPr>
            <w:tcW w:w="2219" w:type="pct"/>
            <w:tcBorders>
              <w:left w:val="nil"/>
              <w:right w:val="nil"/>
            </w:tcBorders>
          </w:tcPr>
          <w:p w:rsidRPr="00B9101D" w:rsidR="006833BD" w:rsidP="00591D6B" w:rsidRDefault="00E114B8">
            <w:pPr>
              <w:pStyle w:val="AltB0"/>
            </w:pPr>
            <w:r>
              <w:rPr>
                <w:rFonts w:hint="eastAsia"/>
              </w:rPr>
              <w:t>更新列车定位</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c>
          <w:tcPr>
            <w:tcW w:w="2219" w:type="pct"/>
            <w:tcBorders>
              <w:left w:val="nil"/>
              <w:right w:val="nil"/>
            </w:tcBorders>
          </w:tcPr>
          <w:p w:rsidRPr="00B9101D" w:rsidR="006833BD" w:rsidP="00591D6B" w:rsidRDefault="00E114B8">
            <w:pPr>
              <w:pStyle w:val="AltB0"/>
            </w:pPr>
            <w:r>
              <w:rPr>
                <w:rFonts w:hint="eastAsia"/>
              </w:rPr>
              <w:t>管理列车定位状态</w:t>
            </w:r>
          </w:p>
        </w:tc>
      </w:tr>
      <w:tr w:rsidRPr="001B3DC6" w:rsidR="006833BD" w:rsidTr="006833BD">
        <w:trPr>
          <w:jc w:val="center"/>
        </w:trPr>
        <w:tc>
          <w:tcPr>
            <w:tcW w:w="2781" w:type="pct"/>
            <w:gridSpan w:val="2"/>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_Ref345055758 \h </w:instrText>
            </w:r>
            <w:r>
              <w:fldChar w:fldCharType="separate"/>
            </w:r>
            <w:r w:rsidR="00DE178B">
              <w:rPr>
                <w:rFonts w:hint="eastAsia"/>
              </w:rPr>
              <w:t>F4-Monitor Train Energy</w:t>
            </w:r>
            <w:r>
              <w:fldChar w:fldCharType="end"/>
            </w:r>
          </w:p>
        </w:tc>
        <w:tc>
          <w:tcPr>
            <w:tcW w:w="2219" w:type="pct"/>
            <w:tcBorders>
              <w:left w:val="nil"/>
              <w:right w:val="nil"/>
            </w:tcBorders>
          </w:tcPr>
          <w:p w:rsidRPr="00B9101D" w:rsidR="006833BD" w:rsidP="00591D6B" w:rsidRDefault="00E114B8">
            <w:pPr>
              <w:pStyle w:val="AltB0"/>
            </w:pPr>
            <w:r>
              <w:rPr>
                <w:rFonts w:hint="eastAsia"/>
              </w:rPr>
              <w:t>监控列车能量</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_Ref345055764 \h </w:instrText>
            </w:r>
            <w:r>
              <w:fldChar w:fldCharType="separate"/>
            </w:r>
            <w:r w:rsidR="00DE178B">
              <w:rPr>
                <w:rFonts w:hint="eastAsia"/>
              </w:rPr>
              <w:t>F41-Determine the EOA</w:t>
            </w:r>
            <w:r>
              <w:fldChar w:fldCharType="end"/>
            </w:r>
          </w:p>
        </w:tc>
        <w:tc>
          <w:tcPr>
            <w:tcW w:w="2219" w:type="pct"/>
            <w:tcBorders>
              <w:left w:val="nil"/>
              <w:right w:val="nil"/>
            </w:tcBorders>
          </w:tcPr>
          <w:p w:rsidRPr="00B9101D" w:rsidR="006833BD" w:rsidP="00591D6B" w:rsidRDefault="00E114B8">
            <w:pPr>
              <w:pStyle w:val="AltB0"/>
            </w:pPr>
            <w:r>
              <w:rPr>
                <w:rFonts w:hint="eastAsia"/>
              </w:rPr>
              <w:t>计算列车授权运行位置</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_Ref345055772 \h </w:instrText>
            </w:r>
            <w:r>
              <w:fldChar w:fldCharType="separate"/>
            </w:r>
            <w:r w:rsidR="00DE178B">
              <w:rPr>
                <w:rFonts w:hint="eastAsia"/>
              </w:rPr>
              <w:t>F42-Manage Coerced Permissive or Restrictive</w:t>
            </w:r>
            <w:r>
              <w:fldChar w:fldCharType="end"/>
            </w:r>
          </w:p>
        </w:tc>
        <w:tc>
          <w:tcPr>
            <w:tcW w:w="2219" w:type="pct"/>
            <w:tcBorders>
              <w:left w:val="nil"/>
              <w:right w:val="nil"/>
            </w:tcBorders>
          </w:tcPr>
          <w:p w:rsidRPr="00B9101D" w:rsidR="006833BD" w:rsidP="00591D6B" w:rsidRDefault="00E114B8">
            <w:pPr>
              <w:pStyle w:val="AltB0"/>
            </w:pPr>
            <w:r>
              <w:rPr>
                <w:rFonts w:hint="eastAsia"/>
              </w:rPr>
              <w:t>强制允许或强制限制监控</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_Ref345055780 \h </w:instrText>
            </w:r>
            <w:r>
              <w:fldChar w:fldCharType="separate"/>
            </w:r>
            <w:r w:rsidR="00DE178B">
              <w:rPr>
                <w:rFonts w:hint="eastAsia"/>
              </w:rPr>
              <w:t>F43-Manage Temporary Speed Restriction</w:t>
            </w:r>
            <w:r>
              <w:fldChar w:fldCharType="end"/>
            </w:r>
          </w:p>
        </w:tc>
        <w:tc>
          <w:tcPr>
            <w:tcW w:w="2219" w:type="pct"/>
            <w:tcBorders>
              <w:left w:val="nil"/>
              <w:right w:val="nil"/>
            </w:tcBorders>
          </w:tcPr>
          <w:p w:rsidRPr="00B9101D" w:rsidR="006833BD" w:rsidP="00591D6B" w:rsidRDefault="00E114B8">
            <w:pPr>
              <w:pStyle w:val="AltB0"/>
            </w:pPr>
            <w:r>
              <w:rPr>
                <w:rFonts w:hint="eastAsia"/>
              </w:rPr>
              <w:t>管理临时限速</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_Ref345055788 \h </w:instrText>
            </w:r>
            <w:r>
              <w:fldChar w:fldCharType="separate"/>
            </w:r>
            <w:r w:rsidR="00DE178B">
              <w:rPr>
                <w:rFonts w:hint="eastAsia"/>
              </w:rPr>
              <w:t>F</w:t>
            </w:r>
            <w:r w:rsidRPr="00680604" w:rsidR="00DE178B">
              <w:rPr>
                <w:rFonts w:hint="eastAsia"/>
              </w:rPr>
              <w:t>4</w:t>
            </w:r>
            <w:r w:rsidR="00DE178B">
              <w:rPr>
                <w:rFonts w:hint="eastAsia"/>
              </w:rPr>
              <w:t>4</w:t>
            </w:r>
            <w:r w:rsidRPr="00680604" w:rsidR="00DE178B">
              <w:rPr>
                <w:rFonts w:hint="eastAsia"/>
              </w:rPr>
              <w:t xml:space="preserve">-Compute </w:t>
            </w:r>
            <w:r w:rsidR="00DE178B">
              <w:rPr>
                <w:rFonts w:hint="eastAsia"/>
              </w:rPr>
              <w:t>T</w:t>
            </w:r>
            <w:r w:rsidRPr="00680604" w:rsidR="00DE178B">
              <w:rPr>
                <w:rFonts w:hint="eastAsia"/>
              </w:rPr>
              <w:t xml:space="preserve">rain </w:t>
            </w:r>
            <w:r w:rsidR="00DE178B">
              <w:rPr>
                <w:rFonts w:hint="eastAsia"/>
              </w:rPr>
              <w:t>E</w:t>
            </w:r>
            <w:r w:rsidRPr="00680604" w:rsidR="00DE178B">
              <w:rPr>
                <w:rFonts w:hint="eastAsia"/>
              </w:rPr>
              <w:t>nergy</w:t>
            </w:r>
            <w:r>
              <w:fldChar w:fldCharType="end"/>
            </w:r>
          </w:p>
        </w:tc>
        <w:tc>
          <w:tcPr>
            <w:tcW w:w="2219" w:type="pct"/>
            <w:tcBorders>
              <w:left w:val="nil"/>
              <w:right w:val="nil"/>
            </w:tcBorders>
          </w:tcPr>
          <w:p w:rsidRPr="00B9101D" w:rsidR="006833BD" w:rsidP="00591D6B" w:rsidRDefault="00E114B8">
            <w:pPr>
              <w:pStyle w:val="AltB0"/>
            </w:pPr>
            <w:r>
              <w:rPr>
                <w:rFonts w:hint="eastAsia"/>
              </w:rPr>
              <w:t>计算列车能量</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_Ref345055794 \h </w:instrText>
            </w:r>
            <w:r>
              <w:fldChar w:fldCharType="separate"/>
            </w:r>
            <w:r w:rsidR="00DE178B">
              <w:rPr>
                <w:rFonts w:hint="eastAsia"/>
              </w:rPr>
              <w:t>F45-Process Singularities</w:t>
            </w:r>
            <w:r>
              <w:fldChar w:fldCharType="end"/>
            </w:r>
          </w:p>
        </w:tc>
        <w:tc>
          <w:tcPr>
            <w:tcW w:w="2219" w:type="pct"/>
            <w:tcBorders>
              <w:left w:val="nil"/>
              <w:right w:val="nil"/>
            </w:tcBorders>
          </w:tcPr>
          <w:p w:rsidRPr="00B9101D" w:rsidR="006833BD" w:rsidP="00591D6B" w:rsidRDefault="00E114B8">
            <w:pPr>
              <w:pStyle w:val="AltB0"/>
            </w:pPr>
            <w:r>
              <w:rPr>
                <w:rFonts w:hint="eastAsia"/>
              </w:rPr>
              <w:t>限制奇点处理</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_Ref345055806 \h </w:instrText>
            </w:r>
            <w:r>
              <w:fldChar w:fldCharType="separate"/>
            </w:r>
            <w:r w:rsidR="00DE178B">
              <w:rPr>
                <w:rFonts w:hint="eastAsia"/>
              </w:rPr>
              <w:t>F46-</w:t>
            </w:r>
            <w:r w:rsidRPr="00655E9F" w:rsidR="00DE178B">
              <w:rPr>
                <w:rFonts w:hint="eastAsia"/>
              </w:rPr>
              <w:t xml:space="preserve">Determine </w:t>
            </w:r>
            <w:r w:rsidR="00DE178B">
              <w:rPr>
                <w:rFonts w:hint="eastAsia"/>
              </w:rPr>
              <w:t>O</w:t>
            </w:r>
            <w:r w:rsidRPr="00655E9F" w:rsidR="00DE178B">
              <w:rPr>
                <w:rFonts w:hint="eastAsia"/>
              </w:rPr>
              <w:t xml:space="preserve">ver </w:t>
            </w:r>
            <w:r w:rsidR="00DE178B">
              <w:rPr>
                <w:rFonts w:hint="eastAsia"/>
              </w:rPr>
              <w:t>E</w:t>
            </w:r>
            <w:r w:rsidRPr="00655E9F" w:rsidR="00DE178B">
              <w:rPr>
                <w:rFonts w:hint="eastAsia"/>
              </w:rPr>
              <w:t>nergy</w:t>
            </w:r>
            <w:r>
              <w:fldChar w:fldCharType="end"/>
            </w:r>
          </w:p>
        </w:tc>
        <w:tc>
          <w:tcPr>
            <w:tcW w:w="2219" w:type="pct"/>
            <w:tcBorders>
              <w:left w:val="nil"/>
              <w:right w:val="nil"/>
            </w:tcBorders>
          </w:tcPr>
          <w:p w:rsidRPr="00B9101D" w:rsidR="006833BD" w:rsidP="00591D6B" w:rsidRDefault="00E114B8">
            <w:pPr>
              <w:pStyle w:val="AltB0"/>
            </w:pPr>
            <w:r>
              <w:rPr>
                <w:rFonts w:hint="eastAsia"/>
              </w:rPr>
              <w:t>判断列车是否超能</w:t>
            </w:r>
          </w:p>
        </w:tc>
      </w:tr>
      <w:tr w:rsidRPr="001B3DC6" w:rsidR="006833BD" w:rsidTr="006833BD">
        <w:trPr>
          <w:jc w:val="center"/>
        </w:trPr>
        <w:tc>
          <w:tcPr>
            <w:tcW w:w="2781" w:type="pct"/>
            <w:gridSpan w:val="2"/>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_Ref345055824 \h </w:instrText>
            </w:r>
            <w:r>
              <w:fldChar w:fldCharType="separate"/>
            </w:r>
            <w:r w:rsidR="00DE178B">
              <w:rPr>
                <w:rFonts w:hint="eastAsia"/>
              </w:rPr>
              <w:t>F5-Monitor Train Position and Speed</w:t>
            </w:r>
            <w:r>
              <w:fldChar w:fldCharType="end"/>
            </w:r>
          </w:p>
        </w:tc>
        <w:tc>
          <w:tcPr>
            <w:tcW w:w="2219" w:type="pct"/>
            <w:tcBorders>
              <w:left w:val="nil"/>
              <w:right w:val="nil"/>
            </w:tcBorders>
          </w:tcPr>
          <w:p w:rsidRPr="00B9101D" w:rsidR="006833BD" w:rsidP="00591D6B" w:rsidRDefault="00E114B8">
            <w:pPr>
              <w:pStyle w:val="AltB0"/>
            </w:pPr>
            <w:r>
              <w:rPr>
                <w:rFonts w:hint="eastAsia"/>
              </w:rPr>
              <w:t>监控列车位置和速度</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_Ref345055830 \h </w:instrText>
            </w:r>
            <w:r>
              <w:fldChar w:fldCharType="separate"/>
            </w:r>
            <w:r w:rsidR="00DE178B">
              <w:rPr>
                <w:rFonts w:hint="eastAsia"/>
              </w:rPr>
              <w:t>F51-</w:t>
            </w:r>
            <w:r w:rsidRPr="00EE1350" w:rsidR="00DE178B">
              <w:t>M</w:t>
            </w:r>
            <w:r w:rsidR="00DE178B">
              <w:rPr>
                <w:rFonts w:hint="eastAsia"/>
              </w:rPr>
              <w:t xml:space="preserve">oral Time </w:t>
            </w:r>
            <w:r>
              <w:fldChar w:fldCharType="end"/>
            </w:r>
          </w:p>
        </w:tc>
        <w:tc>
          <w:tcPr>
            <w:tcW w:w="2219" w:type="pct"/>
            <w:tcBorders>
              <w:left w:val="nil"/>
              <w:right w:val="nil"/>
            </w:tcBorders>
          </w:tcPr>
          <w:p w:rsidRPr="00B9101D" w:rsidR="006833BD" w:rsidP="00591D6B" w:rsidRDefault="00E114B8">
            <w:pPr>
              <w:pStyle w:val="AltB0"/>
            </w:pPr>
            <w:r>
              <w:rPr>
                <w:rFonts w:hint="eastAsia"/>
              </w:rPr>
              <w:t>信号机模糊时间监控</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_Ref345055837 \h </w:instrText>
            </w:r>
            <w:r>
              <w:fldChar w:fldCharType="separate"/>
            </w:r>
            <w:r w:rsidRPr="007820D7" w:rsidR="00DE178B">
              <w:rPr>
                <w:rFonts w:hint="eastAsia"/>
              </w:rPr>
              <w:t>F5</w:t>
            </w:r>
            <w:r w:rsidR="00DE178B">
              <w:rPr>
                <w:rFonts w:hint="eastAsia"/>
              </w:rPr>
              <w:t>2</w:t>
            </w:r>
            <w:r w:rsidRPr="007820D7" w:rsidR="00DE178B">
              <w:rPr>
                <w:rFonts w:hint="eastAsia"/>
              </w:rPr>
              <w:t xml:space="preserve">-Prevent Train Moving in </w:t>
            </w:r>
            <w:r w:rsidRPr="007820D7" w:rsidR="00DE178B">
              <w:t>Undetectable</w:t>
            </w:r>
            <w:r w:rsidRPr="007820D7" w:rsidR="00DE178B">
              <w:rPr>
                <w:rFonts w:hint="eastAsia"/>
              </w:rPr>
              <w:t xml:space="preserve"> Danger</w:t>
            </w:r>
            <w:r>
              <w:fldChar w:fldCharType="end"/>
            </w:r>
          </w:p>
        </w:tc>
        <w:tc>
          <w:tcPr>
            <w:tcW w:w="2219" w:type="pct"/>
            <w:tcBorders>
              <w:left w:val="nil"/>
              <w:right w:val="nil"/>
            </w:tcBorders>
          </w:tcPr>
          <w:p w:rsidRPr="00B9101D" w:rsidR="006833BD" w:rsidP="00591D6B" w:rsidRDefault="00E114B8">
            <w:pPr>
              <w:pStyle w:val="AltB0"/>
            </w:pPr>
            <w:r>
              <w:rPr>
                <w:rFonts w:hint="eastAsia"/>
              </w:rPr>
              <w:t>不可侦测风险监控</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_Ref345055848 \h </w:instrText>
            </w:r>
            <w:r>
              <w:fldChar w:fldCharType="separate"/>
            </w:r>
            <w:r w:rsidR="00DE178B">
              <w:rPr>
                <w:rFonts w:hint="eastAsia"/>
              </w:rPr>
              <w:t>F53-Monitor Train Speed</w:t>
            </w:r>
            <w:r>
              <w:fldChar w:fldCharType="end"/>
            </w:r>
          </w:p>
        </w:tc>
        <w:tc>
          <w:tcPr>
            <w:tcW w:w="2219" w:type="pct"/>
            <w:tcBorders>
              <w:left w:val="nil"/>
              <w:right w:val="nil"/>
            </w:tcBorders>
          </w:tcPr>
          <w:p w:rsidRPr="00B9101D" w:rsidR="006833BD" w:rsidP="00591D6B" w:rsidRDefault="00E114B8">
            <w:pPr>
              <w:pStyle w:val="AltB0"/>
            </w:pPr>
            <w:r>
              <w:rPr>
                <w:rFonts w:hint="eastAsia"/>
              </w:rPr>
              <w:t>监控列车速度</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_Ref345055856 \h </w:instrText>
            </w:r>
            <w:r>
              <w:fldChar w:fldCharType="separate"/>
            </w:r>
            <w:r w:rsidR="00DE178B">
              <w:rPr>
                <w:rFonts w:hint="eastAsia"/>
              </w:rPr>
              <w:t>F54-Monitor Rollback Train Speed</w:t>
            </w:r>
            <w:r>
              <w:fldChar w:fldCharType="end"/>
            </w:r>
          </w:p>
        </w:tc>
        <w:tc>
          <w:tcPr>
            <w:tcW w:w="2219" w:type="pct"/>
            <w:tcBorders>
              <w:left w:val="nil"/>
              <w:right w:val="nil"/>
            </w:tcBorders>
          </w:tcPr>
          <w:p w:rsidRPr="00B9101D" w:rsidR="006833BD" w:rsidP="00591D6B" w:rsidRDefault="00E114B8">
            <w:pPr>
              <w:pStyle w:val="AltB0"/>
            </w:pPr>
            <w:r>
              <w:rPr>
                <w:rFonts w:hint="eastAsia"/>
              </w:rPr>
              <w:t>监控后溜</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_Ref345055863 \h </w:instrText>
            </w:r>
            <w:r>
              <w:fldChar w:fldCharType="separate"/>
            </w:r>
            <w:r w:rsidR="00DE178B">
              <w:rPr>
                <w:rFonts w:hint="eastAsia"/>
              </w:rPr>
              <w:t>F55-Monitor Reverse Train Speed</w:t>
            </w:r>
            <w:r>
              <w:fldChar w:fldCharType="end"/>
            </w:r>
          </w:p>
        </w:tc>
        <w:tc>
          <w:tcPr>
            <w:tcW w:w="2219" w:type="pct"/>
            <w:tcBorders>
              <w:left w:val="nil"/>
              <w:right w:val="nil"/>
            </w:tcBorders>
          </w:tcPr>
          <w:p w:rsidRPr="00B9101D" w:rsidR="006833BD" w:rsidP="00591D6B" w:rsidRDefault="00E114B8">
            <w:pPr>
              <w:pStyle w:val="AltB0"/>
            </w:pPr>
            <w:r>
              <w:rPr>
                <w:rFonts w:hint="eastAsia"/>
              </w:rPr>
              <w:t>监控倒车</w:t>
            </w:r>
          </w:p>
        </w:tc>
      </w:tr>
      <w:tr w:rsidRPr="001B3DC6" w:rsidR="006833BD" w:rsidTr="006833BD">
        <w:trPr>
          <w:jc w:val="center"/>
        </w:trPr>
        <w:tc>
          <w:tcPr>
            <w:tcW w:w="2781" w:type="pct"/>
            <w:gridSpan w:val="2"/>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_Ref345055885 \h </w:instrText>
            </w:r>
            <w:r>
              <w:fldChar w:fldCharType="separate"/>
            </w:r>
            <w:r w:rsidR="00DE178B">
              <w:rPr>
                <w:rFonts w:hint="eastAsia"/>
              </w:rPr>
              <w:t xml:space="preserve">F6-Protect Passengers Entrance and </w:t>
            </w:r>
            <w:r w:rsidR="00DE178B">
              <w:t>Exit</w:t>
            </w:r>
            <w:r w:rsidR="00DE178B">
              <w:rPr>
                <w:rFonts w:hint="eastAsia"/>
              </w:rPr>
              <w:t xml:space="preserve"> from the Train</w:t>
            </w:r>
            <w:r>
              <w:fldChar w:fldCharType="end"/>
            </w:r>
          </w:p>
        </w:tc>
        <w:tc>
          <w:tcPr>
            <w:tcW w:w="2219" w:type="pct"/>
            <w:tcBorders>
              <w:left w:val="nil"/>
              <w:right w:val="nil"/>
            </w:tcBorders>
          </w:tcPr>
          <w:p w:rsidRPr="00B9101D" w:rsidR="006833BD" w:rsidP="00591D6B" w:rsidRDefault="00E114B8">
            <w:pPr>
              <w:pStyle w:val="AltB0"/>
            </w:pPr>
            <w:r>
              <w:rPr>
                <w:rFonts w:hint="eastAsia"/>
              </w:rPr>
              <w:t>车门管理相关</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_Ref268160839 \h </w:instrText>
            </w:r>
            <w:r>
              <w:fldChar w:fldCharType="separate"/>
            </w:r>
            <w:r w:rsidR="00DE178B">
              <w:rPr>
                <w:rFonts w:hint="eastAsia"/>
              </w:rPr>
              <w:t>F61-Elaborate Door Opening Authorization</w:t>
            </w:r>
            <w:r>
              <w:fldChar w:fldCharType="end"/>
            </w:r>
          </w:p>
        </w:tc>
        <w:tc>
          <w:tcPr>
            <w:tcW w:w="2219" w:type="pct"/>
            <w:tcBorders>
              <w:left w:val="nil"/>
              <w:right w:val="nil"/>
            </w:tcBorders>
          </w:tcPr>
          <w:p w:rsidRPr="00B9101D" w:rsidR="006833BD" w:rsidP="00591D6B" w:rsidRDefault="00E114B8">
            <w:pPr>
              <w:pStyle w:val="AltB0"/>
            </w:pPr>
            <w:r>
              <w:rPr>
                <w:rFonts w:hint="eastAsia"/>
              </w:rPr>
              <w:t>确认门授权</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_Ref345055899 \h </w:instrText>
            </w:r>
            <w:r>
              <w:fldChar w:fldCharType="separate"/>
            </w:r>
            <w:r w:rsidR="00DE178B">
              <w:rPr>
                <w:rFonts w:hint="eastAsia"/>
              </w:rPr>
              <w:t>F62-Control PSD Opening and Closing Order</w:t>
            </w:r>
            <w:r>
              <w:fldChar w:fldCharType="end"/>
            </w:r>
          </w:p>
        </w:tc>
        <w:tc>
          <w:tcPr>
            <w:tcW w:w="2219" w:type="pct"/>
            <w:tcBorders>
              <w:left w:val="nil"/>
              <w:right w:val="nil"/>
            </w:tcBorders>
          </w:tcPr>
          <w:p w:rsidRPr="00B9101D" w:rsidR="006833BD" w:rsidP="00591D6B" w:rsidRDefault="00E114B8">
            <w:pPr>
              <w:pStyle w:val="AltB0"/>
            </w:pPr>
            <w:r>
              <w:rPr>
                <w:rFonts w:hint="eastAsia"/>
              </w:rPr>
              <w:t>控制屏蔽门命令</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_Ref278299667 \h </w:instrText>
            </w:r>
            <w:r>
              <w:fldChar w:fldCharType="separate"/>
            </w:r>
            <w:r w:rsidR="00DE178B">
              <w:rPr>
                <w:rFonts w:hint="eastAsia"/>
              </w:rPr>
              <w:t>F63-Monitor Status of Doors</w:t>
            </w:r>
            <w:r>
              <w:fldChar w:fldCharType="end"/>
            </w:r>
          </w:p>
        </w:tc>
        <w:tc>
          <w:tcPr>
            <w:tcW w:w="2219" w:type="pct"/>
            <w:tcBorders>
              <w:left w:val="nil"/>
              <w:right w:val="nil"/>
            </w:tcBorders>
          </w:tcPr>
          <w:p w:rsidRPr="00B9101D" w:rsidR="006833BD" w:rsidP="00591D6B" w:rsidRDefault="00E114B8">
            <w:pPr>
              <w:pStyle w:val="AltB0"/>
            </w:pPr>
            <w:r>
              <w:rPr>
                <w:rFonts w:hint="eastAsia"/>
              </w:rPr>
              <w:t>监控门状态</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_Ref268160951 \h  \* MERGEFORMAT </w:instrText>
            </w:r>
            <w:r>
              <w:fldChar w:fldCharType="separate"/>
            </w:r>
            <w:r w:rsidR="00DE178B">
              <w:rPr>
                <w:rFonts w:hint="eastAsia"/>
              </w:rPr>
              <w:t>F64-Protect Passengers during Emergency Evacuation</w:t>
            </w:r>
            <w:r>
              <w:fldChar w:fldCharType="end"/>
            </w:r>
          </w:p>
        </w:tc>
        <w:tc>
          <w:tcPr>
            <w:tcW w:w="2219" w:type="pct"/>
            <w:tcBorders>
              <w:left w:val="nil"/>
              <w:right w:val="nil"/>
            </w:tcBorders>
          </w:tcPr>
          <w:p w:rsidRPr="00B9101D" w:rsidR="006833BD" w:rsidP="00591D6B" w:rsidRDefault="00E114B8">
            <w:pPr>
              <w:pStyle w:val="AltB0"/>
            </w:pPr>
            <w:r>
              <w:rPr>
                <w:rFonts w:hint="eastAsia"/>
              </w:rPr>
              <w:t>紧急逃生管理</w:t>
            </w:r>
          </w:p>
        </w:tc>
      </w:tr>
      <w:tr w:rsidRPr="001B3DC6" w:rsidR="006833BD" w:rsidTr="006833BD">
        <w:trPr>
          <w:jc w:val="center"/>
        </w:trPr>
        <w:tc>
          <w:tcPr>
            <w:tcW w:w="2781" w:type="pct"/>
            <w:gridSpan w:val="2"/>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_Ref345055925 \h </w:instrText>
            </w:r>
            <w:r>
              <w:fldChar w:fldCharType="separate"/>
            </w:r>
            <w:r w:rsidR="00DE178B">
              <w:rPr>
                <w:rFonts w:hint="eastAsia"/>
              </w:rPr>
              <w:t>F7-Generate Output Orders</w:t>
            </w:r>
            <w:r>
              <w:fldChar w:fldCharType="end"/>
            </w:r>
          </w:p>
        </w:tc>
        <w:tc>
          <w:tcPr>
            <w:tcW w:w="2219" w:type="pct"/>
            <w:tcBorders>
              <w:left w:val="nil"/>
              <w:right w:val="nil"/>
            </w:tcBorders>
          </w:tcPr>
          <w:p w:rsidRPr="00B9101D" w:rsidR="006833BD" w:rsidP="00591D6B" w:rsidRDefault="00E114B8">
            <w:pPr>
              <w:pStyle w:val="AltB0"/>
            </w:pPr>
            <w:r>
              <w:rPr>
                <w:rFonts w:hint="eastAsia"/>
              </w:rPr>
              <w:t>生成对外部系统的输出</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_Ref345055931 \h </w:instrText>
            </w:r>
            <w:r>
              <w:fldChar w:fldCharType="separate"/>
            </w:r>
            <w:r w:rsidR="00DE178B">
              <w:rPr>
                <w:rFonts w:hint="eastAsia"/>
              </w:rPr>
              <w:t>F71-Outputs to Rolling-stock</w:t>
            </w:r>
            <w:r>
              <w:fldChar w:fldCharType="end"/>
            </w:r>
          </w:p>
        </w:tc>
        <w:tc>
          <w:tcPr>
            <w:tcW w:w="2219" w:type="pct"/>
            <w:tcBorders>
              <w:left w:val="nil"/>
              <w:right w:val="nil"/>
            </w:tcBorders>
          </w:tcPr>
          <w:p w:rsidRPr="00B9101D" w:rsidR="006833BD" w:rsidP="00591D6B" w:rsidRDefault="00E114B8">
            <w:pPr>
              <w:pStyle w:val="AltB0"/>
            </w:pPr>
            <w:r>
              <w:rPr>
                <w:rFonts w:hint="eastAsia"/>
              </w:rPr>
              <w:t>计算列车输出</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30162F">
            <w:pPr>
              <w:pStyle w:val="AltB0"/>
            </w:pPr>
            <w:r>
              <w:fldChar w:fldCharType="begin"/>
            </w:r>
            <w:r>
              <w:instrText xml:space="preserve"> REF _Ref348853600 \h </w:instrText>
            </w:r>
            <w:r>
              <w:fldChar w:fldCharType="separate"/>
            </w:r>
            <w:r w:rsidR="00DE178B">
              <w:rPr>
                <w:rFonts w:hint="eastAsia"/>
              </w:rPr>
              <w:t>F72-Outputs to ZC</w:t>
            </w:r>
            <w:r>
              <w:fldChar w:fldCharType="end"/>
            </w:r>
          </w:p>
        </w:tc>
        <w:tc>
          <w:tcPr>
            <w:tcW w:w="2219" w:type="pct"/>
            <w:tcBorders>
              <w:left w:val="nil"/>
              <w:right w:val="nil"/>
            </w:tcBorders>
          </w:tcPr>
          <w:p w:rsidRPr="00B9101D" w:rsidR="006833BD" w:rsidP="00591D6B" w:rsidRDefault="00E114B8">
            <w:pPr>
              <w:pStyle w:val="AltB0"/>
            </w:pPr>
            <w:r>
              <w:rPr>
                <w:rFonts w:hint="eastAsia"/>
              </w:rPr>
              <w:t>计算</w:t>
            </w:r>
            <w:r>
              <w:rPr>
                <w:rFonts w:hint="eastAsia"/>
              </w:rPr>
              <w:t>ZC</w:t>
            </w:r>
            <w:r>
              <w:rPr>
                <w:rFonts w:hint="eastAsia"/>
              </w:rPr>
              <w:t>的位置报告</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_Ref345055948 \h </w:instrText>
            </w:r>
            <w:r>
              <w:fldChar w:fldCharType="separate"/>
            </w:r>
            <w:r w:rsidR="00DE178B">
              <w:rPr>
                <w:rFonts w:hint="eastAsia"/>
              </w:rPr>
              <w:t>F73-Outputs to CI Radio</w:t>
            </w:r>
            <w:r>
              <w:fldChar w:fldCharType="end"/>
            </w:r>
          </w:p>
        </w:tc>
        <w:tc>
          <w:tcPr>
            <w:tcW w:w="2219" w:type="pct"/>
            <w:tcBorders>
              <w:left w:val="nil"/>
              <w:right w:val="nil"/>
            </w:tcBorders>
          </w:tcPr>
          <w:p w:rsidRPr="00B9101D" w:rsidR="006833BD" w:rsidP="00591D6B" w:rsidRDefault="00E114B8">
            <w:pPr>
              <w:pStyle w:val="AltB0"/>
            </w:pPr>
            <w:r>
              <w:rPr>
                <w:rFonts w:hint="eastAsia"/>
              </w:rPr>
              <w:t>计算联锁无线通信报文</w:t>
            </w:r>
          </w:p>
        </w:tc>
      </w:tr>
      <w:tr w:rsidRPr="001B3DC6" w:rsidR="006833BD" w:rsidTr="006833BD">
        <w:trPr>
          <w:jc w:val="center"/>
        </w:trPr>
        <w:tc>
          <w:tcPr>
            <w:tcW w:w="2781" w:type="pct"/>
            <w:gridSpan w:val="2"/>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_Ref345055956 \h </w:instrText>
            </w:r>
            <w:r>
              <w:fldChar w:fldCharType="separate"/>
            </w:r>
            <w:r w:rsidR="00DE178B">
              <w:rPr>
                <w:rFonts w:hint="eastAsia"/>
              </w:rPr>
              <w:t>F8-</w:t>
            </w:r>
            <w:r w:rsidRPr="0056747A" w:rsidR="00DE178B">
              <w:rPr>
                <w:rFonts w:hint="eastAsia"/>
              </w:rPr>
              <w:t>Platform Relat</w:t>
            </w:r>
            <w:r w:rsidR="00DE178B">
              <w:rPr>
                <w:rFonts w:hint="eastAsia"/>
              </w:rPr>
              <w:t>ive</w:t>
            </w:r>
            <w:r w:rsidRPr="0056747A" w:rsidR="00DE178B">
              <w:rPr>
                <w:rFonts w:hint="eastAsia"/>
              </w:rPr>
              <w:t xml:space="preserve"> </w:t>
            </w:r>
            <w:r w:rsidR="00DE178B">
              <w:rPr>
                <w:rFonts w:hint="eastAsia"/>
              </w:rPr>
              <w:t xml:space="preserve">&amp; Assist </w:t>
            </w:r>
            <w:r w:rsidRPr="0056747A" w:rsidR="00DE178B">
              <w:rPr>
                <w:rFonts w:hint="eastAsia"/>
              </w:rPr>
              <w:t>Functions</w:t>
            </w:r>
            <w:r>
              <w:fldChar w:fldCharType="end"/>
            </w:r>
          </w:p>
        </w:tc>
        <w:tc>
          <w:tcPr>
            <w:tcW w:w="2219" w:type="pct"/>
            <w:tcBorders>
              <w:left w:val="nil"/>
              <w:right w:val="nil"/>
            </w:tcBorders>
          </w:tcPr>
          <w:p w:rsidRPr="00B9101D" w:rsidR="006833BD" w:rsidP="00591D6B" w:rsidRDefault="00E114B8">
            <w:pPr>
              <w:pStyle w:val="AltB0"/>
            </w:pPr>
            <w:r>
              <w:rPr>
                <w:rFonts w:hint="eastAsia"/>
              </w:rPr>
              <w:t>平台相关辅助功能</w:t>
            </w:r>
          </w:p>
        </w:tc>
      </w:tr>
      <w:tr w:rsidRPr="001B3DC6" w:rsidR="006833BD" w:rsidTr="006833BD">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_Ref345055964 \h </w:instrText>
            </w:r>
            <w:r>
              <w:fldChar w:fldCharType="separate"/>
            </w:r>
            <w:r w:rsidR="00DE178B">
              <w:rPr>
                <w:rFonts w:hint="eastAsia"/>
              </w:rPr>
              <w:t>F81-Initialize ATP software</w:t>
            </w:r>
            <w:r>
              <w:fldChar w:fldCharType="end"/>
            </w:r>
          </w:p>
        </w:tc>
        <w:tc>
          <w:tcPr>
            <w:tcW w:w="2219" w:type="pct"/>
            <w:tcBorders>
              <w:left w:val="nil"/>
              <w:right w:val="nil"/>
            </w:tcBorders>
          </w:tcPr>
          <w:p w:rsidRPr="00B9101D" w:rsidR="006833BD" w:rsidP="00591D6B" w:rsidRDefault="00E114B8">
            <w:pPr>
              <w:pStyle w:val="AltB0"/>
            </w:pPr>
            <w:r>
              <w:rPr>
                <w:rFonts w:hint="eastAsia"/>
              </w:rPr>
              <w:t>软件初始化</w:t>
            </w:r>
          </w:p>
        </w:tc>
      </w:tr>
      <w:tr w:rsidRPr="001B3DC6" w:rsidR="006833BD" w:rsidTr="00BD66E2">
        <w:trPr>
          <w:jc w:val="center"/>
        </w:trPr>
        <w:tc>
          <w:tcPr>
            <w:tcW w:w="197" w:type="pct"/>
            <w:tcBorders>
              <w:top w:val="single" w:color="auto" w:sz="4" w:space="0"/>
              <w:left w:val="nil"/>
              <w:bottom w:val="single" w:color="auto" w:sz="4" w:space="0"/>
              <w:right w:val="nil"/>
            </w:tcBorders>
          </w:tcPr>
          <w:p w:rsidRPr="00B9101D" w:rsidR="006833BD" w:rsidP="00591D6B" w:rsidRDefault="006833BD">
            <w:pPr>
              <w:pStyle w:val="AltB0"/>
            </w:pPr>
          </w:p>
        </w:tc>
        <w:tc>
          <w:tcPr>
            <w:tcW w:w="2584" w:type="pct"/>
            <w:tcBorders>
              <w:top w:val="single" w:color="auto" w:sz="4" w:space="0"/>
              <w:left w:val="nil"/>
              <w:bottom w:val="single" w:color="auto" w:sz="4" w:space="0"/>
              <w:right w:val="nil"/>
            </w:tcBorders>
          </w:tcPr>
          <w:p w:rsidRPr="00B9101D" w:rsidR="006833BD" w:rsidP="00591D6B" w:rsidRDefault="006833BD">
            <w:pPr>
              <w:pStyle w:val="AltB0"/>
            </w:pPr>
            <w:r>
              <w:fldChar w:fldCharType="begin"/>
            </w:r>
            <w:r>
              <w:instrText xml:space="preserve"> REF _Ref345055971 \h </w:instrText>
            </w:r>
            <w:r>
              <w:fldChar w:fldCharType="separate"/>
            </w:r>
            <w:r w:rsidR="00DE178B">
              <w:rPr>
                <w:rFonts w:hint="eastAsia"/>
              </w:rPr>
              <w:t>F82-Manage Vital Time</w:t>
            </w:r>
            <w:r>
              <w:fldChar w:fldCharType="end"/>
            </w:r>
          </w:p>
        </w:tc>
        <w:tc>
          <w:tcPr>
            <w:tcW w:w="2219" w:type="pct"/>
            <w:tcBorders>
              <w:left w:val="nil"/>
              <w:bottom w:val="single" w:color="auto" w:sz="4" w:space="0"/>
              <w:right w:val="nil"/>
            </w:tcBorders>
          </w:tcPr>
          <w:p w:rsidRPr="00B9101D" w:rsidR="006833BD" w:rsidP="00591D6B" w:rsidRDefault="00E114B8">
            <w:pPr>
              <w:pStyle w:val="AltB0"/>
            </w:pPr>
            <w:r>
              <w:rPr>
                <w:rFonts w:hint="eastAsia"/>
              </w:rPr>
              <w:t>管理安全时钟</w:t>
            </w:r>
          </w:p>
        </w:tc>
      </w:tr>
      <w:tr w:rsidRPr="001B3DC6" w:rsidR="006833BD" w:rsidTr="00BD66E2">
        <w:trPr>
          <w:jc w:val="center"/>
        </w:trPr>
        <w:tc>
          <w:tcPr>
            <w:tcW w:w="197" w:type="pct"/>
            <w:tcBorders>
              <w:top w:val="single" w:color="auto" w:sz="4" w:space="0"/>
              <w:left w:val="nil"/>
              <w:bottom w:val="single" w:color="auto" w:sz="12" w:space="0"/>
              <w:right w:val="nil"/>
            </w:tcBorders>
          </w:tcPr>
          <w:p w:rsidRPr="00B9101D" w:rsidR="006833BD" w:rsidP="00591D6B" w:rsidRDefault="006833BD">
            <w:pPr>
              <w:pStyle w:val="AltB0"/>
            </w:pPr>
          </w:p>
        </w:tc>
        <w:tc>
          <w:tcPr>
            <w:tcW w:w="2584" w:type="pct"/>
            <w:tcBorders>
              <w:top w:val="single" w:color="auto" w:sz="4" w:space="0"/>
              <w:left w:val="nil"/>
              <w:bottom w:val="single" w:color="auto" w:sz="12" w:space="0"/>
              <w:right w:val="nil"/>
            </w:tcBorders>
          </w:tcPr>
          <w:p w:rsidRPr="00B9101D" w:rsidR="006833BD" w:rsidP="00591D6B" w:rsidRDefault="006833BD">
            <w:pPr>
              <w:pStyle w:val="AltB0"/>
            </w:pPr>
            <w:r>
              <w:fldChar w:fldCharType="begin"/>
            </w:r>
            <w:r>
              <w:instrText xml:space="preserve"> REF _Ref345055983 \h </w:instrText>
            </w:r>
            <w:r>
              <w:fldChar w:fldCharType="separate"/>
            </w:r>
            <w:r w:rsidR="00DE178B">
              <w:rPr>
                <w:rFonts w:hint="eastAsia"/>
              </w:rPr>
              <w:t>F83-Manage Synchronization between two CPUs</w:t>
            </w:r>
            <w:r>
              <w:fldChar w:fldCharType="end"/>
            </w:r>
          </w:p>
        </w:tc>
        <w:tc>
          <w:tcPr>
            <w:tcW w:w="2219" w:type="pct"/>
            <w:tcBorders>
              <w:top w:val="single" w:color="auto" w:sz="4" w:space="0"/>
              <w:left w:val="nil"/>
              <w:bottom w:val="single" w:color="auto" w:sz="12" w:space="0"/>
              <w:right w:val="nil"/>
            </w:tcBorders>
          </w:tcPr>
          <w:p w:rsidRPr="00B9101D" w:rsidR="006833BD" w:rsidP="00591D6B" w:rsidRDefault="00E114B8">
            <w:pPr>
              <w:pStyle w:val="AltB0"/>
            </w:pPr>
            <w:r>
              <w:rPr>
                <w:rFonts w:hint="eastAsia"/>
              </w:rPr>
              <w:t>上下</w:t>
            </w:r>
            <w:r>
              <w:rPr>
                <w:rFonts w:hint="eastAsia"/>
              </w:rPr>
              <w:t>CPU</w:t>
            </w:r>
            <w:r>
              <w:rPr>
                <w:rFonts w:hint="eastAsia"/>
              </w:rPr>
              <w:t>软件同步</w:t>
            </w:r>
          </w:p>
        </w:tc>
      </w:tr>
    </w:tbl>
    <w:p w:rsidR="00AD4662" w:rsidP="00C93484" w:rsidRDefault="00AD4662">
      <w:pPr>
        <w:pStyle w:val="Reqtify"/>
      </w:pPr>
    </w:p>
    <w:p w:rsidRPr="00AD4662" w:rsidR="00AD4662" w:rsidP="00F23398" w:rsidRDefault="00AD4662">
      <w:pPr>
        <w:pStyle w:val="2"/>
        <w:ind w:left="756" w:hanging="756"/>
      </w:pPr>
      <w:bookmarkStart w:name="_Toc335400205" w:id="1000"/>
      <w:bookmarkStart w:name="_Toc348357034" w:id="1001"/>
      <w:bookmarkStart w:name="_Toc349030447" w:id="1002"/>
      <w:bookmarkStart w:name="_Toc347566580" w:id="1003"/>
      <w:bookmarkStart w:name="_Toc376182946" w:id="1004"/>
      <w:bookmarkStart w:name="_Toc392229925" w:id="1005"/>
      <w:r>
        <w:rPr>
          <w:rFonts w:hint="eastAsia"/>
        </w:rPr>
        <w:t>Description of</w:t>
      </w:r>
      <w:r w:rsidRPr="00AD4662">
        <w:rPr>
          <w:rFonts w:hint="eastAsia"/>
        </w:rPr>
        <w:t xml:space="preserve"> Data</w:t>
      </w:r>
      <w:bookmarkEnd w:id="1000"/>
      <w:bookmarkEnd w:id="1001"/>
      <w:bookmarkEnd w:id="1002"/>
      <w:bookmarkEnd w:id="1003"/>
      <w:bookmarkEnd w:id="1004"/>
      <w:bookmarkEnd w:id="1005"/>
    </w:p>
    <w:p w:rsidRPr="00AD4662" w:rsidR="00AD4662" w:rsidP="00934391" w:rsidRDefault="007B68B1">
      <w:pPr>
        <w:pStyle w:val="3"/>
      </w:pPr>
      <w:bookmarkStart w:name="_Toc335400206" w:id="1006"/>
      <w:r>
        <w:rPr>
          <w:rFonts w:hint="eastAsia"/>
        </w:rPr>
        <w:t>Constants for iTC production</w:t>
      </w:r>
      <w:bookmarkEnd w:id="1006"/>
    </w:p>
    <w:p w:rsidR="00AD4662" w:rsidP="00C93484" w:rsidRDefault="00FA33F4">
      <w:pPr>
        <w:pStyle w:val="Reqtify"/>
      </w:pPr>
      <w:r>
        <w:rPr>
          <w:rFonts w:hint="eastAsia"/>
        </w:rPr>
        <w:t>车载</w:t>
      </w:r>
      <w:r>
        <w:rPr>
          <w:rFonts w:hint="eastAsia"/>
        </w:rPr>
        <w:t>ATP</w:t>
      </w:r>
      <w:r>
        <w:rPr>
          <w:rFonts w:hint="eastAsia"/>
        </w:rPr>
        <w:t>作为</w:t>
      </w:r>
      <w:r>
        <w:rPr>
          <w:rFonts w:hint="eastAsia"/>
        </w:rPr>
        <w:t>iTC</w:t>
      </w:r>
      <w:r>
        <w:rPr>
          <w:rFonts w:hint="eastAsia"/>
        </w:rPr>
        <w:t>系统的一部分，应遵从</w:t>
      </w:r>
      <w:r>
        <w:rPr>
          <w:rFonts w:hint="eastAsia"/>
        </w:rPr>
        <w:t>iTC</w:t>
      </w:r>
      <w:r>
        <w:rPr>
          <w:rFonts w:hint="eastAsia"/>
        </w:rPr>
        <w:t>系统的容量</w:t>
      </w:r>
      <w:r w:rsidR="00A70440">
        <w:rPr>
          <w:rFonts w:hint="eastAsia"/>
        </w:rPr>
        <w:t>限制</w:t>
      </w:r>
      <w:r w:rsidR="00FD12CE">
        <w:rPr>
          <w:rFonts w:hint="eastAsia"/>
        </w:rPr>
        <w:t>。因</w:t>
      </w:r>
      <w:r>
        <w:rPr>
          <w:rFonts w:hint="eastAsia"/>
        </w:rPr>
        <w:t>此，</w:t>
      </w:r>
      <w:r>
        <w:rPr>
          <w:rFonts w:hint="eastAsia"/>
        </w:rPr>
        <w:t>ATP</w:t>
      </w:r>
      <w:r>
        <w:rPr>
          <w:rFonts w:hint="eastAsia"/>
        </w:rPr>
        <w:t>软件</w:t>
      </w:r>
      <w:r w:rsidR="00FD12CE">
        <w:rPr>
          <w:rFonts w:hint="eastAsia"/>
        </w:rPr>
        <w:t>能够处理</w:t>
      </w:r>
      <w:r w:rsidR="00FD12CE">
        <w:rPr>
          <w:rFonts w:hint="eastAsia"/>
        </w:rPr>
        <w:t>Table5-2</w:t>
      </w:r>
      <w:r w:rsidR="00FD12CE">
        <w:rPr>
          <w:rFonts w:hint="eastAsia"/>
        </w:rPr>
        <w:t>中所</w:t>
      </w:r>
      <w:r>
        <w:rPr>
          <w:rFonts w:hint="eastAsia"/>
        </w:rPr>
        <w:t>中</w:t>
      </w:r>
      <w:r w:rsidR="00FD12CE">
        <w:rPr>
          <w:rFonts w:hint="eastAsia"/>
        </w:rPr>
        <w:t>所</w:t>
      </w:r>
      <w:r>
        <w:rPr>
          <w:rFonts w:hint="eastAsia"/>
        </w:rPr>
        <w:t>定义</w:t>
      </w:r>
      <w:r w:rsidR="00A70440">
        <w:rPr>
          <w:rFonts w:hint="eastAsia"/>
        </w:rPr>
        <w:t>规模</w:t>
      </w:r>
      <w:r w:rsidR="00FD12CE">
        <w:rPr>
          <w:rFonts w:hint="eastAsia"/>
        </w:rPr>
        <w:t>的外部系统</w:t>
      </w:r>
      <w:r w:rsidR="00A70440">
        <w:rPr>
          <w:rFonts w:hint="eastAsia"/>
        </w:rPr>
        <w:t>信息</w:t>
      </w:r>
      <w:r>
        <w:rPr>
          <w:rFonts w:hint="eastAsia"/>
        </w:rPr>
        <w:t>。</w:t>
      </w:r>
    </w:p>
    <w:p w:rsidR="00A70440" w:rsidP="00C93484" w:rsidRDefault="00A70440">
      <w:pPr>
        <w:pStyle w:val="Reqtify"/>
      </w:pPr>
      <w:r>
        <w:rPr>
          <w:rFonts w:hint="eastAsia"/>
        </w:rPr>
        <w:t>As a part of iTC, ATP shall comply with the capacity limit of the system. Therefore, ATP software shall able to handle such a scale of information defined in Table5-2.</w:t>
      </w:r>
    </w:p>
    <w:p w:rsidRPr="00190111" w:rsidR="00FA33F4" w:rsidP="00FD12CE" w:rsidRDefault="00FD12CE">
      <w:pPr>
        <w:pStyle w:val="affc"/>
      </w:pPr>
      <w:bookmarkStart w:name="_Toc376183068" w:id="1007"/>
      <w:bookmarkStart w:name="_Toc392230041" w:id="1008"/>
      <w:r>
        <w:t xml:space="preserve">Table </w:t>
      </w:r>
      <w:r w:rsidR="00FA0FBB">
        <w:fldChar w:fldCharType="begin"/>
      </w:r>
      <w:r w:rsidR="00FA0FBB">
        <w:instrText xml:space="preserve"> STYLEREF 1 \s </w:instrText>
      </w:r>
      <w:r w:rsidR="00FA0FBB">
        <w:fldChar w:fldCharType="separate"/>
      </w:r>
      <w:r w:rsidR="00DE178B">
        <w:t>5</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2</w:t>
      </w:r>
      <w:r w:rsidR="00FA0FBB">
        <w:fldChar w:fldCharType="end"/>
      </w:r>
      <w:r>
        <w:rPr>
          <w:rFonts w:hint="eastAsia"/>
        </w:rPr>
        <w:t xml:space="preserve"> </w:t>
      </w:r>
      <w:r w:rsidRPr="00190111" w:rsidR="00FA33F4">
        <w:rPr>
          <w:rFonts w:hint="eastAsia"/>
        </w:rPr>
        <w:t>Constants</w:t>
      </w:r>
      <w:r w:rsidR="00FA33F4">
        <w:rPr>
          <w:rFonts w:hint="eastAsia"/>
        </w:rPr>
        <w:t xml:space="preserve"> for iTC production</w:t>
      </w:r>
      <w:bookmarkEnd w:id="1007"/>
      <w:bookmarkEnd w:id="1008"/>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2418"/>
        <w:gridCol w:w="765"/>
        <w:gridCol w:w="6103"/>
      </w:tblGrid>
      <w:tr w:rsidRPr="001B3DC6" w:rsidR="00FD12CE" w:rsidTr="00FD12CE">
        <w:trPr>
          <w:jc w:val="center"/>
        </w:trPr>
        <w:tc>
          <w:tcPr>
            <w:tcW w:w="1302" w:type="pct"/>
            <w:tcBorders>
              <w:top w:val="single" w:color="auto" w:sz="12" w:space="0"/>
              <w:left w:val="nil"/>
              <w:bottom w:val="single" w:color="auto" w:sz="12" w:space="0"/>
              <w:right w:val="nil"/>
            </w:tcBorders>
            <w:shd w:val="clear" w:color="auto" w:fill="E0E0E0"/>
            <w:vAlign w:val="center"/>
          </w:tcPr>
          <w:p w:rsidRPr="00190111" w:rsidR="00FD12CE" w:rsidP="00FA0FBB" w:rsidRDefault="00FD12CE">
            <w:pPr>
              <w:pStyle w:val="af6"/>
            </w:pPr>
            <w:r w:rsidRPr="00190111">
              <w:rPr>
                <w:rFonts w:hint="eastAsia"/>
              </w:rPr>
              <w:t>Identification</w:t>
            </w:r>
          </w:p>
        </w:tc>
        <w:tc>
          <w:tcPr>
            <w:tcW w:w="412" w:type="pct"/>
            <w:tcBorders>
              <w:top w:val="single" w:color="auto" w:sz="12" w:space="0"/>
              <w:left w:val="nil"/>
              <w:bottom w:val="single" w:color="auto" w:sz="12" w:space="0"/>
              <w:right w:val="nil"/>
            </w:tcBorders>
            <w:shd w:val="clear" w:color="auto" w:fill="E0E0E0"/>
          </w:tcPr>
          <w:p w:rsidRPr="00190111" w:rsidR="00FD12CE" w:rsidP="00FA0FBB" w:rsidRDefault="00FD12CE">
            <w:pPr>
              <w:pStyle w:val="af6"/>
            </w:pPr>
            <w:r w:rsidRPr="00190111">
              <w:rPr>
                <w:rFonts w:hint="eastAsia"/>
              </w:rPr>
              <w:t>Value</w:t>
            </w:r>
          </w:p>
        </w:tc>
        <w:tc>
          <w:tcPr>
            <w:tcW w:w="3286" w:type="pct"/>
            <w:tcBorders>
              <w:top w:val="single" w:color="auto" w:sz="12" w:space="0"/>
              <w:left w:val="nil"/>
              <w:bottom w:val="single" w:color="auto" w:sz="12" w:space="0"/>
              <w:right w:val="nil"/>
            </w:tcBorders>
            <w:shd w:val="clear" w:color="auto" w:fill="E0E0E0"/>
          </w:tcPr>
          <w:p w:rsidRPr="00190111" w:rsidR="00FD12CE" w:rsidP="00FA0FBB" w:rsidRDefault="00FD12CE">
            <w:pPr>
              <w:pStyle w:val="af6"/>
            </w:pPr>
            <w:r w:rsidRPr="00190111">
              <w:rPr>
                <w:rFonts w:hint="eastAsia"/>
              </w:rPr>
              <w:t>Description</w:t>
            </w:r>
          </w:p>
        </w:tc>
      </w:tr>
      <w:tr w:rsidRPr="001B3DC6" w:rsidR="00FD12CE" w:rsidTr="00FD12CE">
        <w:trPr>
          <w:jc w:val="center"/>
        </w:trPr>
        <w:tc>
          <w:tcPr>
            <w:tcW w:w="1302" w:type="pct"/>
            <w:tcBorders>
              <w:left w:val="nil"/>
              <w:right w:val="nil"/>
            </w:tcBorders>
          </w:tcPr>
          <w:p w:rsidRPr="00190111" w:rsidR="00FD12CE" w:rsidP="00591D6B" w:rsidRDefault="00FD12CE">
            <w:pPr>
              <w:pStyle w:val="AltB0"/>
              <w:rPr>
                <w:rStyle w:val="aff1"/>
              </w:rPr>
            </w:pPr>
            <w:bookmarkStart w:name="MAX_BEACON_NB" w:id="1009"/>
            <w:r w:rsidRPr="00190111">
              <w:rPr>
                <w:rStyle w:val="aff1"/>
              </w:rPr>
              <w:t>MAX_BEACON_NB</w:t>
            </w:r>
            <w:bookmarkEnd w:id="1009"/>
          </w:p>
        </w:tc>
        <w:tc>
          <w:tcPr>
            <w:tcW w:w="412" w:type="pct"/>
            <w:tcBorders>
              <w:left w:val="nil"/>
              <w:right w:val="nil"/>
            </w:tcBorders>
          </w:tcPr>
          <w:p w:rsidRPr="00190111" w:rsidR="00FD12CE" w:rsidP="00591D6B" w:rsidRDefault="00FD12CE">
            <w:pPr>
              <w:pStyle w:val="AltB0"/>
            </w:pPr>
            <w:r w:rsidRPr="00190111">
              <w:rPr>
                <w:rFonts w:hint="eastAsia"/>
              </w:rPr>
              <w:t>7000</w:t>
            </w:r>
          </w:p>
        </w:tc>
        <w:tc>
          <w:tcPr>
            <w:tcW w:w="3286" w:type="pct"/>
            <w:tcBorders>
              <w:left w:val="nil"/>
              <w:right w:val="nil"/>
            </w:tcBorders>
          </w:tcPr>
          <w:p w:rsidRPr="00190111" w:rsidR="00FD12CE" w:rsidP="00591D6B" w:rsidRDefault="00FD12CE">
            <w:pPr>
              <w:pStyle w:val="AltB0"/>
            </w:pPr>
            <w:r w:rsidRPr="00190111">
              <w:t>M</w:t>
            </w:r>
            <w:r w:rsidRPr="00190111">
              <w:rPr>
                <w:rFonts w:hint="eastAsia"/>
              </w:rPr>
              <w:t xml:space="preserve">aximum number </w:t>
            </w:r>
            <w:r>
              <w:rPr>
                <w:rFonts w:hint="eastAsia"/>
              </w:rPr>
              <w:t>of beacons supported by the iTC production</w:t>
            </w:r>
          </w:p>
        </w:tc>
      </w:tr>
      <w:tr w:rsidRPr="001B3DC6" w:rsidR="00FD12CE" w:rsidTr="00FD12CE">
        <w:trPr>
          <w:jc w:val="center"/>
        </w:trPr>
        <w:tc>
          <w:tcPr>
            <w:tcW w:w="1302" w:type="pct"/>
            <w:tcBorders>
              <w:left w:val="nil"/>
              <w:right w:val="nil"/>
            </w:tcBorders>
          </w:tcPr>
          <w:p w:rsidRPr="00190111" w:rsidR="00FD12CE" w:rsidP="00591D6B" w:rsidRDefault="00FD12CE">
            <w:pPr>
              <w:pStyle w:val="AltB0"/>
              <w:rPr>
                <w:rStyle w:val="aff1"/>
              </w:rPr>
            </w:pPr>
            <w:bookmarkStart w:name="MAX_BLOCK_NB" w:id="1010"/>
            <w:r w:rsidRPr="00190111">
              <w:rPr>
                <w:rStyle w:val="aff1"/>
              </w:rPr>
              <w:t>MAX_BLOCK_NB</w:t>
            </w:r>
            <w:bookmarkEnd w:id="1010"/>
          </w:p>
        </w:tc>
        <w:tc>
          <w:tcPr>
            <w:tcW w:w="412" w:type="pct"/>
            <w:tcBorders>
              <w:left w:val="nil"/>
              <w:right w:val="nil"/>
            </w:tcBorders>
          </w:tcPr>
          <w:p w:rsidRPr="00190111" w:rsidR="00FD12CE" w:rsidP="00591D6B" w:rsidRDefault="00FD12CE">
            <w:pPr>
              <w:pStyle w:val="AltB0"/>
            </w:pPr>
            <w:r w:rsidRPr="00190111">
              <w:rPr>
                <w:rFonts w:hint="eastAsia"/>
              </w:rPr>
              <w:t>3000</w:t>
            </w:r>
          </w:p>
        </w:tc>
        <w:tc>
          <w:tcPr>
            <w:tcW w:w="3286" w:type="pct"/>
            <w:tcBorders>
              <w:left w:val="nil"/>
              <w:right w:val="nil"/>
            </w:tcBorders>
          </w:tcPr>
          <w:p w:rsidRPr="00190111" w:rsidR="00FD12CE" w:rsidP="00591D6B" w:rsidRDefault="00FD12CE">
            <w:pPr>
              <w:pStyle w:val="AltB0"/>
            </w:pPr>
            <w:r w:rsidRPr="00190111">
              <w:t>M</w:t>
            </w:r>
            <w:r w:rsidRPr="00190111">
              <w:rPr>
                <w:rFonts w:hint="eastAsia"/>
              </w:rPr>
              <w:t xml:space="preserve">aximum number </w:t>
            </w:r>
            <w:r>
              <w:rPr>
                <w:rFonts w:hint="eastAsia"/>
              </w:rPr>
              <w:t>of blocks supported by the iTC production</w:t>
            </w:r>
          </w:p>
        </w:tc>
      </w:tr>
      <w:tr w:rsidRPr="001B3DC6" w:rsidR="00FD12CE" w:rsidTr="00FD12CE">
        <w:trPr>
          <w:jc w:val="center"/>
        </w:trPr>
        <w:tc>
          <w:tcPr>
            <w:tcW w:w="1302" w:type="pct"/>
            <w:tcBorders>
              <w:left w:val="nil"/>
              <w:right w:val="nil"/>
            </w:tcBorders>
          </w:tcPr>
          <w:p w:rsidRPr="00190111" w:rsidR="00FD12CE" w:rsidP="00591D6B" w:rsidRDefault="00FD12CE">
            <w:pPr>
              <w:pStyle w:val="AltB0"/>
              <w:rPr>
                <w:rStyle w:val="aff1"/>
              </w:rPr>
            </w:pPr>
            <w:bookmarkStart w:name="MAX_CBI_NB" w:id="1011"/>
            <w:r>
              <w:rPr>
                <w:rStyle w:val="aff1"/>
                <w:rFonts w:hint="eastAsia"/>
              </w:rPr>
              <w:t>MAX_CBI_NB</w:t>
            </w:r>
            <w:bookmarkEnd w:id="1011"/>
          </w:p>
        </w:tc>
        <w:tc>
          <w:tcPr>
            <w:tcW w:w="412" w:type="pct"/>
            <w:tcBorders>
              <w:left w:val="nil"/>
              <w:right w:val="nil"/>
            </w:tcBorders>
          </w:tcPr>
          <w:p w:rsidRPr="00190111" w:rsidR="00FD12CE" w:rsidP="00591D6B" w:rsidRDefault="00FD12CE">
            <w:pPr>
              <w:pStyle w:val="AltB0"/>
            </w:pPr>
            <w:r>
              <w:rPr>
                <w:rFonts w:hint="eastAsia"/>
              </w:rPr>
              <w:t>32</w:t>
            </w:r>
          </w:p>
        </w:tc>
        <w:tc>
          <w:tcPr>
            <w:tcW w:w="3286" w:type="pct"/>
            <w:tcBorders>
              <w:left w:val="nil"/>
              <w:right w:val="nil"/>
            </w:tcBorders>
          </w:tcPr>
          <w:p w:rsidRPr="00190111" w:rsidR="00FD12CE" w:rsidP="00591D6B" w:rsidRDefault="00FD12CE">
            <w:pPr>
              <w:pStyle w:val="AltB0"/>
            </w:pPr>
            <w:r w:rsidRPr="00190111">
              <w:t>M</w:t>
            </w:r>
            <w:r w:rsidRPr="00190111">
              <w:rPr>
                <w:rFonts w:hint="eastAsia"/>
              </w:rPr>
              <w:t xml:space="preserve">aximum number </w:t>
            </w:r>
            <w:r>
              <w:rPr>
                <w:rFonts w:hint="eastAsia"/>
              </w:rPr>
              <w:t>of interlocks supported by the iTC production</w:t>
            </w:r>
          </w:p>
        </w:tc>
      </w:tr>
      <w:tr w:rsidRPr="001B3DC6" w:rsidR="00FD12CE" w:rsidTr="00FD12CE">
        <w:trPr>
          <w:jc w:val="center"/>
        </w:trPr>
        <w:tc>
          <w:tcPr>
            <w:tcW w:w="1302" w:type="pct"/>
            <w:tcBorders>
              <w:left w:val="nil"/>
              <w:right w:val="nil"/>
            </w:tcBorders>
          </w:tcPr>
          <w:p w:rsidRPr="00190111" w:rsidR="00FD12CE" w:rsidP="00591D6B" w:rsidRDefault="00FD12CE">
            <w:pPr>
              <w:pStyle w:val="AltB0"/>
              <w:rPr>
                <w:rStyle w:val="aff1"/>
              </w:rPr>
            </w:pPr>
            <w:bookmarkStart w:name="MAX_LC_NB" w:id="1012"/>
            <w:r w:rsidRPr="00190111">
              <w:rPr>
                <w:rStyle w:val="aff1"/>
                <w:rFonts w:hint="eastAsia"/>
              </w:rPr>
              <w:t>MAX_LC_NB</w:t>
            </w:r>
            <w:bookmarkEnd w:id="1012"/>
          </w:p>
        </w:tc>
        <w:tc>
          <w:tcPr>
            <w:tcW w:w="412" w:type="pct"/>
            <w:tcBorders>
              <w:left w:val="nil"/>
              <w:right w:val="nil"/>
            </w:tcBorders>
          </w:tcPr>
          <w:p w:rsidRPr="00190111" w:rsidR="00FD12CE" w:rsidP="00591D6B" w:rsidRDefault="00FD12CE">
            <w:pPr>
              <w:pStyle w:val="AltB0"/>
            </w:pPr>
            <w:r w:rsidRPr="00190111">
              <w:rPr>
                <w:rFonts w:hint="eastAsia"/>
              </w:rPr>
              <w:t>1</w:t>
            </w:r>
            <w:r>
              <w:rPr>
                <w:rFonts w:hint="eastAsia"/>
              </w:rPr>
              <w:t>6</w:t>
            </w:r>
          </w:p>
        </w:tc>
        <w:tc>
          <w:tcPr>
            <w:tcW w:w="3286" w:type="pct"/>
            <w:tcBorders>
              <w:left w:val="nil"/>
              <w:right w:val="nil"/>
            </w:tcBorders>
          </w:tcPr>
          <w:p w:rsidRPr="00190111" w:rsidR="00FD12CE" w:rsidP="00591D6B" w:rsidRDefault="00FD12CE">
            <w:pPr>
              <w:pStyle w:val="AltB0"/>
            </w:pPr>
            <w:r w:rsidRPr="00190111">
              <w:t>M</w:t>
            </w:r>
            <w:r w:rsidRPr="00190111">
              <w:rPr>
                <w:rFonts w:hint="eastAsia"/>
              </w:rPr>
              <w:t xml:space="preserve">aximum number of </w:t>
            </w:r>
            <w:r>
              <w:rPr>
                <w:rFonts w:hint="eastAsia"/>
              </w:rPr>
              <w:t>line controller supported by the iTC production</w:t>
            </w:r>
          </w:p>
        </w:tc>
      </w:tr>
      <w:tr w:rsidRPr="001B3DC6" w:rsidR="00FD12CE" w:rsidTr="00FD12CE">
        <w:trPr>
          <w:jc w:val="center"/>
        </w:trPr>
        <w:tc>
          <w:tcPr>
            <w:tcW w:w="1302" w:type="pct"/>
            <w:tcBorders>
              <w:left w:val="nil"/>
              <w:right w:val="nil"/>
            </w:tcBorders>
          </w:tcPr>
          <w:p w:rsidRPr="00190111" w:rsidR="00FD12CE" w:rsidP="00591D6B" w:rsidRDefault="00FD12CE">
            <w:pPr>
              <w:pStyle w:val="AltB0"/>
              <w:rPr>
                <w:rStyle w:val="aff1"/>
              </w:rPr>
            </w:pPr>
            <w:bookmarkStart w:name="MAX_LINE_SECTION_NB" w:id="1013"/>
            <w:r w:rsidRPr="00190111">
              <w:rPr>
                <w:rStyle w:val="aff1"/>
                <w:rFonts w:hint="eastAsia"/>
              </w:rPr>
              <w:lastRenderedPageBreak/>
              <w:t>MAX_LINE_SECTION_NB</w:t>
            </w:r>
            <w:bookmarkEnd w:id="1013"/>
          </w:p>
        </w:tc>
        <w:tc>
          <w:tcPr>
            <w:tcW w:w="412" w:type="pct"/>
            <w:tcBorders>
              <w:left w:val="nil"/>
              <w:right w:val="nil"/>
            </w:tcBorders>
          </w:tcPr>
          <w:p w:rsidRPr="00190111" w:rsidR="00FD12CE" w:rsidP="00591D6B" w:rsidRDefault="00FD12CE">
            <w:pPr>
              <w:pStyle w:val="AltB0"/>
            </w:pPr>
            <w:r w:rsidRPr="00190111">
              <w:rPr>
                <w:rFonts w:hint="eastAsia"/>
              </w:rPr>
              <w:t>20</w:t>
            </w:r>
          </w:p>
        </w:tc>
        <w:tc>
          <w:tcPr>
            <w:tcW w:w="3286" w:type="pct"/>
            <w:tcBorders>
              <w:left w:val="nil"/>
              <w:right w:val="nil"/>
            </w:tcBorders>
          </w:tcPr>
          <w:p w:rsidRPr="00190111" w:rsidR="00FD12CE" w:rsidP="00591D6B" w:rsidRDefault="00FD12CE">
            <w:pPr>
              <w:pStyle w:val="AltB0"/>
            </w:pPr>
            <w:r w:rsidRPr="00190111">
              <w:t>M</w:t>
            </w:r>
            <w:r w:rsidRPr="00190111">
              <w:rPr>
                <w:rFonts w:hint="eastAsia"/>
              </w:rPr>
              <w:t xml:space="preserve">aximum number of </w:t>
            </w:r>
            <w:r>
              <w:rPr>
                <w:rFonts w:hint="eastAsia"/>
              </w:rPr>
              <w:t>line section supported by the iTC production</w:t>
            </w:r>
          </w:p>
        </w:tc>
      </w:tr>
      <w:tr w:rsidRPr="001B3DC6" w:rsidR="00FD12CE" w:rsidTr="00FD12CE">
        <w:trPr>
          <w:jc w:val="center"/>
        </w:trPr>
        <w:tc>
          <w:tcPr>
            <w:tcW w:w="1302" w:type="pct"/>
            <w:tcBorders>
              <w:left w:val="nil"/>
              <w:right w:val="nil"/>
            </w:tcBorders>
          </w:tcPr>
          <w:p w:rsidRPr="00190111" w:rsidR="00FD12CE" w:rsidP="00591D6B" w:rsidRDefault="00FD12CE">
            <w:pPr>
              <w:pStyle w:val="AltB0"/>
              <w:rPr>
                <w:rStyle w:val="aff1"/>
              </w:rPr>
            </w:pPr>
            <w:bookmarkStart w:name="MAX_PLATFORM_NB" w:id="1014"/>
            <w:r>
              <w:rPr>
                <w:rStyle w:val="aff1"/>
                <w:rFonts w:hint="eastAsia"/>
              </w:rPr>
              <w:t>MAX_PLATFORM_NB</w:t>
            </w:r>
            <w:bookmarkEnd w:id="1014"/>
          </w:p>
        </w:tc>
        <w:tc>
          <w:tcPr>
            <w:tcW w:w="412" w:type="pct"/>
            <w:tcBorders>
              <w:left w:val="nil"/>
              <w:right w:val="nil"/>
            </w:tcBorders>
          </w:tcPr>
          <w:p w:rsidRPr="00190111" w:rsidR="00FD12CE" w:rsidP="00591D6B" w:rsidRDefault="00FD12CE">
            <w:pPr>
              <w:pStyle w:val="AltB0"/>
            </w:pPr>
            <w:r>
              <w:rPr>
                <w:rFonts w:hint="eastAsia"/>
              </w:rPr>
              <w:t>500</w:t>
            </w:r>
          </w:p>
        </w:tc>
        <w:tc>
          <w:tcPr>
            <w:tcW w:w="3286" w:type="pct"/>
            <w:tcBorders>
              <w:left w:val="nil"/>
              <w:right w:val="nil"/>
            </w:tcBorders>
          </w:tcPr>
          <w:p w:rsidRPr="00190111" w:rsidR="00FD12CE" w:rsidDel="00D35A76" w:rsidP="00591D6B" w:rsidRDefault="00FD12CE">
            <w:pPr>
              <w:pStyle w:val="AltB0"/>
            </w:pPr>
            <w:r>
              <w:rPr>
                <w:rFonts w:hint="eastAsia"/>
              </w:rPr>
              <w:t>Maximum number or platforms supported by the iTC production</w:t>
            </w:r>
          </w:p>
        </w:tc>
      </w:tr>
      <w:tr w:rsidRPr="001B3DC6" w:rsidR="00FD12CE" w:rsidTr="00FD12CE">
        <w:trPr>
          <w:jc w:val="center"/>
        </w:trPr>
        <w:tc>
          <w:tcPr>
            <w:tcW w:w="1302" w:type="pct"/>
            <w:tcBorders>
              <w:left w:val="nil"/>
              <w:right w:val="nil"/>
            </w:tcBorders>
          </w:tcPr>
          <w:p w:rsidRPr="00190111" w:rsidR="00FD12CE" w:rsidP="00591D6B" w:rsidRDefault="00FD12CE">
            <w:pPr>
              <w:pStyle w:val="AltB0"/>
              <w:rPr>
                <w:rStyle w:val="aff1"/>
              </w:rPr>
            </w:pPr>
            <w:bookmarkStart w:name="MAX_ZC_NB" w:id="1015"/>
            <w:r w:rsidRPr="00190111">
              <w:rPr>
                <w:rStyle w:val="aff1"/>
                <w:rFonts w:hint="eastAsia"/>
              </w:rPr>
              <w:t>MA</w:t>
            </w:r>
            <w:r w:rsidRPr="00A70440">
              <w:rPr>
                <w:rStyle w:val="aff1"/>
                <w:rFonts w:hint="eastAsia"/>
              </w:rPr>
              <w:t>X_</w:t>
            </w:r>
            <w:r w:rsidRPr="00A70440" w:rsidR="00DE30C0">
              <w:rPr>
                <w:rStyle w:val="aff1"/>
              </w:rPr>
              <w:t>ZC</w:t>
            </w:r>
            <w:r w:rsidRPr="00A70440">
              <w:rPr>
                <w:rStyle w:val="aff1"/>
                <w:rFonts w:hint="eastAsia"/>
              </w:rPr>
              <w:t>_</w:t>
            </w:r>
            <w:r w:rsidRPr="00190111">
              <w:rPr>
                <w:rStyle w:val="aff1"/>
                <w:rFonts w:hint="eastAsia"/>
              </w:rPr>
              <w:t>NB</w:t>
            </w:r>
            <w:bookmarkEnd w:id="1015"/>
          </w:p>
        </w:tc>
        <w:tc>
          <w:tcPr>
            <w:tcW w:w="412" w:type="pct"/>
            <w:tcBorders>
              <w:left w:val="nil"/>
              <w:right w:val="nil"/>
            </w:tcBorders>
          </w:tcPr>
          <w:p w:rsidRPr="00190111" w:rsidR="00FD12CE" w:rsidP="00591D6B" w:rsidRDefault="00FD12CE">
            <w:pPr>
              <w:pStyle w:val="AltB0"/>
            </w:pPr>
            <w:r w:rsidRPr="00190111">
              <w:rPr>
                <w:rFonts w:hint="eastAsia"/>
              </w:rPr>
              <w:t>16</w:t>
            </w:r>
          </w:p>
        </w:tc>
        <w:tc>
          <w:tcPr>
            <w:tcW w:w="3286" w:type="pct"/>
            <w:tcBorders>
              <w:left w:val="nil"/>
              <w:right w:val="nil"/>
            </w:tcBorders>
          </w:tcPr>
          <w:p w:rsidRPr="00190111" w:rsidR="00FD12CE" w:rsidP="00591D6B" w:rsidRDefault="00FD12CE">
            <w:pPr>
              <w:pStyle w:val="AltB0"/>
            </w:pPr>
            <w:r w:rsidRPr="00190111">
              <w:t>M</w:t>
            </w:r>
            <w:r w:rsidRPr="00190111">
              <w:rPr>
                <w:rFonts w:hint="eastAsia"/>
              </w:rPr>
              <w:t xml:space="preserve">aximum </w:t>
            </w:r>
            <w:r>
              <w:rPr>
                <w:rFonts w:hint="eastAsia"/>
              </w:rPr>
              <w:t>number or zone controller supported by the iTC production</w:t>
            </w:r>
          </w:p>
        </w:tc>
      </w:tr>
    </w:tbl>
    <w:p w:rsidR="00FA33F4" w:rsidP="00C93484" w:rsidRDefault="00FA33F4">
      <w:pPr>
        <w:pStyle w:val="Reqtify"/>
      </w:pPr>
    </w:p>
    <w:p w:rsidRPr="00AD4662" w:rsidR="00AD4662" w:rsidP="00934391" w:rsidRDefault="007B68B1">
      <w:pPr>
        <w:pStyle w:val="3"/>
      </w:pPr>
      <w:r>
        <w:rPr>
          <w:rFonts w:hint="eastAsia"/>
        </w:rPr>
        <w:t>Configurable data for projects</w:t>
      </w:r>
    </w:p>
    <w:p w:rsidRPr="00190111" w:rsidR="00FD12CE" w:rsidP="00C93484" w:rsidRDefault="00FD12CE">
      <w:pPr>
        <w:pStyle w:val="Reqtify"/>
      </w:pPr>
      <w:r>
        <w:rPr>
          <w:rFonts w:hint="eastAsia"/>
        </w:rPr>
        <w:t>为支持不同项目的情况，</w:t>
      </w:r>
      <w:r>
        <w:rPr>
          <w:rFonts w:hint="eastAsia"/>
        </w:rPr>
        <w:t>ATP</w:t>
      </w:r>
      <w:r>
        <w:rPr>
          <w:rFonts w:hint="eastAsia"/>
        </w:rPr>
        <w:t>软件在运行前会载入可由项目配置的</w:t>
      </w:r>
      <w:r w:rsidRPr="00190111">
        <w:rPr>
          <w:rFonts w:hint="eastAsia"/>
        </w:rPr>
        <w:t>安全设置参数</w:t>
      </w:r>
      <w:r>
        <w:rPr>
          <w:rFonts w:hint="eastAsia"/>
        </w:rPr>
        <w:t>，</w:t>
      </w:r>
      <w:r w:rsidRPr="00190111">
        <w:rPr>
          <w:rFonts w:hint="eastAsia"/>
        </w:rPr>
        <w:t>包含了线路</w:t>
      </w:r>
      <w:r>
        <w:rPr>
          <w:rFonts w:hint="eastAsia"/>
        </w:rPr>
        <w:t>属性、项目要求、列车运动学特性</w:t>
      </w:r>
      <w:r w:rsidRPr="00190111">
        <w:rPr>
          <w:rFonts w:hint="eastAsia"/>
        </w:rPr>
        <w:t>等内容，其结构如</w:t>
      </w:r>
      <w:r w:rsidRPr="00190111">
        <w:fldChar w:fldCharType="begin"/>
      </w:r>
      <w:r w:rsidRPr="00190111">
        <w:instrText xml:space="preserve"> </w:instrText>
      </w:r>
      <w:r w:rsidRPr="00190111">
        <w:rPr>
          <w:rFonts w:hint="eastAsia"/>
        </w:rPr>
        <w:instrText>REF _Ref283110000 \h</w:instrText>
      </w:r>
      <w:r w:rsidRPr="00190111">
        <w:instrText xml:space="preserve"> </w:instrText>
      </w:r>
      <w:r w:rsidRPr="00190111">
        <w:fldChar w:fldCharType="separate"/>
      </w:r>
      <w:r w:rsidRPr="00190111" w:rsidR="00DE178B">
        <w:t xml:space="preserve">Table </w:t>
      </w:r>
      <w:r w:rsidR="00DE178B">
        <w:rPr>
          <w:noProof/>
        </w:rPr>
        <w:t>6</w:t>
      </w:r>
      <w:r w:rsidR="00DE178B">
        <w:noBreakHyphen/>
      </w:r>
      <w:r w:rsidR="00DE178B">
        <w:rPr>
          <w:noProof/>
        </w:rPr>
        <w:t>1</w:t>
      </w:r>
      <w:r w:rsidRPr="00190111">
        <w:fldChar w:fldCharType="end"/>
      </w:r>
      <w:r w:rsidRPr="00190111">
        <w:rPr>
          <w:rFonts w:hint="eastAsia"/>
        </w:rPr>
        <w:t>所示。其</w:t>
      </w:r>
      <w:r w:rsidR="005759A6">
        <w:rPr>
          <w:rFonts w:hint="eastAsia"/>
        </w:rPr>
        <w:t>详细</w:t>
      </w:r>
      <w:r w:rsidRPr="00190111">
        <w:rPr>
          <w:rFonts w:hint="eastAsia"/>
        </w:rPr>
        <w:t>定义见</w:t>
      </w:r>
      <w:r w:rsidRPr="00190111">
        <w:fldChar w:fldCharType="begin"/>
      </w:r>
      <w:r w:rsidRPr="00190111">
        <w:instrText xml:space="preserve"> </w:instrText>
      </w:r>
      <w:r w:rsidRPr="00190111">
        <w:rPr>
          <w:rFonts w:hint="eastAsia"/>
        </w:rPr>
        <w:instrText>REF _Ref305075755 \w \h</w:instrText>
      </w:r>
      <w:r w:rsidRPr="00190111">
        <w:instrText xml:space="preserve"> </w:instrText>
      </w:r>
      <w:r w:rsidRPr="00190111">
        <w:fldChar w:fldCharType="separate"/>
      </w:r>
      <w:r w:rsidR="00DE178B">
        <w:t>[REF11]</w:t>
      </w:r>
      <w:r w:rsidRPr="00190111">
        <w:fldChar w:fldCharType="end"/>
      </w:r>
      <w:r w:rsidRPr="00190111">
        <w:rPr>
          <w:rFonts w:hint="eastAsia"/>
        </w:rPr>
        <w:t>。</w:t>
      </w:r>
    </w:p>
    <w:p w:rsidRPr="00190111" w:rsidR="00FD12CE" w:rsidP="00C93484" w:rsidRDefault="00B158B6">
      <w:pPr>
        <w:pStyle w:val="Reqtify"/>
      </w:pPr>
      <w:r>
        <w:rPr>
          <w:rFonts w:hint="eastAsia"/>
        </w:rPr>
        <w:t>For application to different projects, ATP shall load vital settings before cycling operation, a</w:t>
      </w:r>
      <w:r w:rsidR="00FD12CE">
        <w:rPr>
          <w:rFonts w:hint="eastAsia"/>
        </w:rPr>
        <w:t xml:space="preserve">s </w:t>
      </w:r>
      <w:r w:rsidRPr="00190111" w:rsidR="00FD12CE">
        <w:rPr>
          <w:rFonts w:hint="eastAsia"/>
        </w:rPr>
        <w:t xml:space="preserve">shown as </w:t>
      </w:r>
      <w:r w:rsidRPr="00190111" w:rsidR="00FD12CE">
        <w:fldChar w:fldCharType="begin"/>
      </w:r>
      <w:r w:rsidRPr="00190111" w:rsidR="00FD12CE">
        <w:instrText xml:space="preserve"> </w:instrText>
      </w:r>
      <w:r w:rsidRPr="00190111" w:rsidR="00FD12CE">
        <w:rPr>
          <w:rFonts w:hint="eastAsia"/>
        </w:rPr>
        <w:instrText>REF _Ref283110000 \h</w:instrText>
      </w:r>
      <w:r w:rsidRPr="00190111" w:rsidR="00FD12CE">
        <w:instrText xml:space="preserve"> </w:instrText>
      </w:r>
      <w:r w:rsidRPr="00190111" w:rsidR="00FD12CE">
        <w:fldChar w:fldCharType="separate"/>
      </w:r>
      <w:r w:rsidRPr="00190111" w:rsidR="00DE178B">
        <w:t xml:space="preserve">Table </w:t>
      </w:r>
      <w:r w:rsidR="00DE178B">
        <w:rPr>
          <w:noProof/>
        </w:rPr>
        <w:t>6</w:t>
      </w:r>
      <w:r w:rsidR="00DE178B">
        <w:noBreakHyphen/>
      </w:r>
      <w:r w:rsidR="00DE178B">
        <w:rPr>
          <w:noProof/>
        </w:rPr>
        <w:t>1</w:t>
      </w:r>
      <w:r w:rsidRPr="00190111" w:rsidR="00FD12CE">
        <w:fldChar w:fldCharType="end"/>
      </w:r>
      <w:r w:rsidRPr="00190111" w:rsidR="00FD12CE">
        <w:rPr>
          <w:rFonts w:hint="eastAsia"/>
        </w:rPr>
        <w:t xml:space="preserve">, </w:t>
      </w:r>
      <w:r>
        <w:rPr>
          <w:rFonts w:hint="eastAsia"/>
        </w:rPr>
        <w:t xml:space="preserve">the </w:t>
      </w:r>
      <w:r w:rsidRPr="00190111" w:rsidR="00FD12CE">
        <w:rPr>
          <w:rFonts w:hint="eastAsia"/>
        </w:rPr>
        <w:t>configu</w:t>
      </w:r>
      <w:r w:rsidR="00FD12CE">
        <w:rPr>
          <w:rFonts w:hint="eastAsia"/>
        </w:rPr>
        <w:t>rable</w:t>
      </w:r>
      <w:r w:rsidRPr="00190111" w:rsidR="00FD12CE">
        <w:rPr>
          <w:rFonts w:hint="eastAsia"/>
        </w:rPr>
        <w:t xml:space="preserve"> </w:t>
      </w:r>
      <w:r w:rsidR="00FD12CE">
        <w:rPr>
          <w:rFonts w:hint="eastAsia"/>
        </w:rPr>
        <w:t>data</w:t>
      </w:r>
      <w:r w:rsidRPr="00190111" w:rsidR="00FD12CE">
        <w:rPr>
          <w:rFonts w:hint="eastAsia"/>
        </w:rPr>
        <w:t xml:space="preserve"> including the parameters of track, specific demands for the project, train characteristics etc. Refer to </w:t>
      </w:r>
      <w:r w:rsidRPr="00190111" w:rsidR="00FD12CE">
        <w:fldChar w:fldCharType="begin"/>
      </w:r>
      <w:r w:rsidRPr="00190111" w:rsidR="00FD12CE">
        <w:instrText xml:space="preserve"> </w:instrText>
      </w:r>
      <w:r w:rsidRPr="00190111" w:rsidR="00FD12CE">
        <w:rPr>
          <w:rFonts w:hint="eastAsia"/>
        </w:rPr>
        <w:instrText>REF _Ref305075755 \w \h</w:instrText>
      </w:r>
      <w:r w:rsidRPr="00190111" w:rsidR="00FD12CE">
        <w:instrText xml:space="preserve"> </w:instrText>
      </w:r>
      <w:r w:rsidRPr="00190111" w:rsidR="00FD12CE">
        <w:fldChar w:fldCharType="separate"/>
      </w:r>
      <w:r w:rsidR="00DE178B">
        <w:t>[REF11]</w:t>
      </w:r>
      <w:r w:rsidRPr="00190111" w:rsidR="00FD12CE">
        <w:fldChar w:fldCharType="end"/>
      </w:r>
      <w:r w:rsidRPr="00190111" w:rsidR="00FD12CE">
        <w:rPr>
          <w:rFonts w:hint="eastAsia"/>
        </w:rPr>
        <w:t xml:space="preserve"> for the </w:t>
      </w:r>
      <w:r w:rsidR="005759A6">
        <w:rPr>
          <w:rFonts w:hint="eastAsia"/>
        </w:rPr>
        <w:t xml:space="preserve">detail </w:t>
      </w:r>
      <w:r w:rsidRPr="00190111" w:rsidR="00FD12CE">
        <w:rPr>
          <w:rFonts w:hint="eastAsia"/>
        </w:rPr>
        <w:t>definition.</w:t>
      </w:r>
    </w:p>
    <w:p w:rsidR="00AD4662" w:rsidP="00C93484" w:rsidRDefault="00AD4662">
      <w:pPr>
        <w:pStyle w:val="Reqtify"/>
      </w:pPr>
    </w:p>
    <w:p w:rsidRPr="00AD4662" w:rsidR="00AD4662" w:rsidP="00934391" w:rsidRDefault="007B68B1">
      <w:pPr>
        <w:pStyle w:val="3"/>
      </w:pPr>
      <w:r>
        <w:rPr>
          <w:rFonts w:hint="eastAsia"/>
        </w:rPr>
        <w:t>Track map</w:t>
      </w:r>
    </w:p>
    <w:p w:rsidR="00FA33F4" w:rsidP="00C93484" w:rsidRDefault="00B158B6">
      <w:pPr>
        <w:pStyle w:val="Reqtify"/>
      </w:pPr>
      <w:r>
        <w:rPr>
          <w:rFonts w:hint="eastAsia"/>
        </w:rPr>
        <w:t>车载</w:t>
      </w:r>
      <w:r>
        <w:rPr>
          <w:rFonts w:hint="eastAsia"/>
        </w:rPr>
        <w:t>ATP</w:t>
      </w:r>
      <w:r>
        <w:rPr>
          <w:rFonts w:hint="eastAsia"/>
        </w:rPr>
        <w:t>运行时使用的线路地图来自项目配置</w:t>
      </w:r>
      <w:r w:rsidR="004742EA">
        <w:rPr>
          <w:rFonts w:hint="eastAsia"/>
        </w:rPr>
        <w:t>。</w:t>
      </w:r>
      <w:r w:rsidR="00A2650F">
        <w:rPr>
          <w:rFonts w:hint="eastAsia"/>
        </w:rPr>
        <w:t>如</w:t>
      </w:r>
      <w:r w:rsidR="005759A6">
        <w:fldChar w:fldCharType="begin"/>
      </w:r>
      <w:r w:rsidR="005759A6">
        <w:instrText xml:space="preserve"> </w:instrText>
      </w:r>
      <w:r w:rsidR="005759A6">
        <w:rPr>
          <w:rFonts w:hint="eastAsia"/>
        </w:rPr>
        <w:instrText>REF _Ref347567359 \h</w:instrText>
      </w:r>
      <w:r w:rsidR="005759A6">
        <w:instrText xml:space="preserve"> </w:instrText>
      </w:r>
      <w:r w:rsidR="005759A6">
        <w:fldChar w:fldCharType="separate"/>
      </w:r>
      <w:r w:rsidR="00DE178B">
        <w:t xml:space="preserve">Figure </w:t>
      </w:r>
      <w:r w:rsidR="00DE178B">
        <w:rPr>
          <w:noProof/>
        </w:rPr>
        <w:t>5</w:t>
      </w:r>
      <w:r w:rsidR="00DE178B">
        <w:noBreakHyphen/>
      </w:r>
      <w:r w:rsidR="00DE178B">
        <w:rPr>
          <w:noProof/>
        </w:rPr>
        <w:t>1</w:t>
      </w:r>
      <w:r w:rsidR="005759A6">
        <w:fldChar w:fldCharType="end"/>
      </w:r>
      <w:bookmarkStart w:name="_Ref294706604" w:id="1016"/>
      <w:bookmarkStart w:name="_Toc335400324" w:id="1017"/>
      <w:r w:rsidR="00921817">
        <w:rPr>
          <w:rFonts w:hint="eastAsia"/>
        </w:rPr>
        <w:t>所示</w:t>
      </w:r>
      <w:r w:rsidR="004742EA">
        <w:rPr>
          <w:rFonts w:hint="eastAsia"/>
        </w:rPr>
        <w:t>，</w:t>
      </w:r>
      <w:r w:rsidR="00921817">
        <w:rPr>
          <w:rFonts w:hint="eastAsia"/>
        </w:rPr>
        <w:t>线路地图以</w:t>
      </w:r>
      <w:r w:rsidR="00921817">
        <w:rPr>
          <w:rFonts w:hint="eastAsia"/>
        </w:rPr>
        <w:t>block</w:t>
      </w:r>
      <w:r w:rsidR="00921817">
        <w:rPr>
          <w:rFonts w:hint="eastAsia"/>
        </w:rPr>
        <w:t>为单位组织，由</w:t>
      </w:r>
      <w:r w:rsidR="00921817">
        <w:rPr>
          <w:rFonts w:hint="eastAsia"/>
        </w:rPr>
        <w:t>ZC</w:t>
      </w:r>
      <w:r w:rsidR="00921817">
        <w:rPr>
          <w:rFonts w:hint="eastAsia"/>
        </w:rPr>
        <w:t>分组管理；在</w:t>
      </w:r>
      <w:r w:rsidR="00921817">
        <w:rPr>
          <w:rFonts w:hint="eastAsia"/>
        </w:rPr>
        <w:t>block</w:t>
      </w:r>
      <w:r w:rsidR="00921817">
        <w:rPr>
          <w:rFonts w:hint="eastAsia"/>
        </w:rPr>
        <w:t>上，有一系列</w:t>
      </w:r>
      <w:hyperlink w:history="1" w:anchor="ENUM_SINGULARITY_TYPE">
        <w:r w:rsidRPr="00932E93" w:rsidR="00921817">
          <w:rPr>
            <w:rStyle w:val="ac"/>
            <w:rFonts w:hint="eastAsia"/>
          </w:rPr>
          <w:t>奇点</w:t>
        </w:r>
      </w:hyperlink>
      <w:r w:rsidR="00921817">
        <w:rPr>
          <w:rFonts w:hint="eastAsia"/>
        </w:rPr>
        <w:t>，分别表示信号机、道岔、站台等实际的物理设备，以及永久限速、保护区等虚拟限制区域或限制点。</w:t>
      </w:r>
    </w:p>
    <w:p w:rsidR="00921817" w:rsidP="00C93484" w:rsidRDefault="004742EA">
      <w:pPr>
        <w:pStyle w:val="Reqtify"/>
      </w:pPr>
      <w:r>
        <w:rPr>
          <w:rFonts w:hint="eastAsia"/>
        </w:rPr>
        <w:t xml:space="preserve">The track map onboard ATP used come </w:t>
      </w:r>
      <w:r w:rsidR="002F5731">
        <w:t>from</w:t>
      </w:r>
      <w:r>
        <w:rPr>
          <w:rFonts w:hint="eastAsia"/>
        </w:rPr>
        <w:t xml:space="preserve"> project configuration. As shown in </w:t>
      </w:r>
      <w:r>
        <w:fldChar w:fldCharType="begin"/>
      </w:r>
      <w:r>
        <w:instrText xml:space="preserve"> </w:instrText>
      </w:r>
      <w:r>
        <w:rPr>
          <w:rFonts w:hint="eastAsia"/>
        </w:rPr>
        <w:instrText>REF _Ref347567359 \h</w:instrText>
      </w:r>
      <w:r>
        <w:instrText xml:space="preserve"> </w:instrText>
      </w:r>
      <w:r>
        <w:fldChar w:fldCharType="separate"/>
      </w:r>
      <w:r w:rsidR="00DE178B">
        <w:t xml:space="preserve">Figure </w:t>
      </w:r>
      <w:r w:rsidR="00DE178B">
        <w:rPr>
          <w:noProof/>
        </w:rPr>
        <w:t>5</w:t>
      </w:r>
      <w:r w:rsidR="00DE178B">
        <w:noBreakHyphen/>
      </w:r>
      <w:r w:rsidR="00DE178B">
        <w:rPr>
          <w:noProof/>
        </w:rPr>
        <w:t>1</w:t>
      </w:r>
      <w:r>
        <w:fldChar w:fldCharType="end"/>
      </w:r>
      <w:r>
        <w:rPr>
          <w:rFonts w:hint="eastAsia"/>
        </w:rPr>
        <w:t xml:space="preserve">, the basic constitution unit of track map is block, which managed by ZC; on the block, a series of </w:t>
      </w:r>
      <w:hyperlink w:history="1" w:anchor="ENUM_SINGULARITY_TYPE">
        <w:r w:rsidRPr="00932E93">
          <w:rPr>
            <w:rStyle w:val="ac"/>
            <w:rFonts w:hint="eastAsia"/>
          </w:rPr>
          <w:t>singularities</w:t>
        </w:r>
      </w:hyperlink>
      <w:r>
        <w:rPr>
          <w:rFonts w:hint="eastAsia"/>
        </w:rPr>
        <w:t xml:space="preserve"> represent physical devices such as signal, switcher, platform, as well as permanent speed restrictions, protected areas </w:t>
      </w:r>
      <w:r w:rsidR="002F5731">
        <w:t>and</w:t>
      </w:r>
      <w:r>
        <w:rPr>
          <w:rFonts w:hint="eastAsia"/>
        </w:rPr>
        <w:t xml:space="preserve"> other virtual restricted zones or limit point</w:t>
      </w:r>
      <w:r w:rsidR="00032619">
        <w:rPr>
          <w:rFonts w:hint="eastAsia"/>
        </w:rPr>
        <w:t>s</w:t>
      </w:r>
      <w:r>
        <w:rPr>
          <w:rFonts w:hint="eastAsia"/>
        </w:rPr>
        <w:t>.</w:t>
      </w:r>
    </w:p>
    <w:p w:rsidR="00FA33F4" w:rsidP="004F5AC2" w:rsidRDefault="00651E4E">
      <w:pPr>
        <w:pStyle w:val="affe"/>
      </w:pPr>
      <w:r>
        <w:drawing>
          <wp:inline distT="0" distB="0" distL="0" distR="0">
            <wp:extent cx="5756275" cy="2002155"/>
            <wp:effectExtent l="0" t="0" r="0" b="0"/>
            <wp:docPr id="5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56275" cy="2002155"/>
                    </a:xfrm>
                    <a:prstGeom prst="rect">
                      <a:avLst/>
                    </a:prstGeom>
                    <a:noFill/>
                    <a:ln>
                      <a:noFill/>
                    </a:ln>
                  </pic:spPr>
                </pic:pic>
              </a:graphicData>
            </a:graphic>
          </wp:inline>
        </w:drawing>
      </w:r>
    </w:p>
    <w:p w:rsidR="00AD4662" w:rsidP="00AD4662" w:rsidRDefault="00AD4662">
      <w:pPr>
        <w:pStyle w:val="affe"/>
      </w:pPr>
      <w:bookmarkStart w:name="_Ref347567359" w:id="1018"/>
      <w:bookmarkStart w:name="_Toc335400264" w:id="1019"/>
      <w:bookmarkStart w:name="_Toc376183012" w:id="1020"/>
      <w:bookmarkStart w:name="_Toc392229981" w:id="1021"/>
      <w:r>
        <w:t xml:space="preserve">Figure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1</w:t>
      </w:r>
      <w:r w:rsidR="00DB1C8F">
        <w:fldChar w:fldCharType="end"/>
      </w:r>
      <w:bookmarkEnd w:id="1016"/>
      <w:bookmarkEnd w:id="1017"/>
      <w:bookmarkEnd w:id="1018"/>
      <w:r>
        <w:rPr>
          <w:rFonts w:hint="eastAsia"/>
        </w:rPr>
        <w:t xml:space="preserve"> </w:t>
      </w:r>
      <w:bookmarkEnd w:id="1019"/>
      <w:r w:rsidR="004F5AC2">
        <w:rPr>
          <w:rFonts w:hint="eastAsia"/>
        </w:rPr>
        <w:t>Track map layout for project</w:t>
      </w:r>
      <w:bookmarkEnd w:id="1020"/>
      <w:bookmarkEnd w:id="1021"/>
    </w:p>
    <w:p w:rsidR="007106B6" w:rsidP="00C93484" w:rsidRDefault="007106B6">
      <w:pPr>
        <w:pStyle w:val="Reqtify"/>
      </w:pPr>
    </w:p>
    <w:p w:rsidR="009C1A72" w:rsidP="00C93484" w:rsidRDefault="009C1A72">
      <w:pPr>
        <w:pStyle w:val="Reqtify"/>
      </w:pPr>
      <w:r>
        <w:rPr>
          <w:rFonts w:hint="eastAsia"/>
        </w:rPr>
        <w:lastRenderedPageBreak/>
        <w:t>按照线路地图的设计，每个</w:t>
      </w:r>
      <w:r>
        <w:rPr>
          <w:rFonts w:hint="eastAsia"/>
        </w:rPr>
        <w:t>BLOCK</w:t>
      </w:r>
      <w:r>
        <w:rPr>
          <w:rFonts w:hint="eastAsia"/>
        </w:rPr>
        <w:t>上的坐标是相对于该</w:t>
      </w:r>
      <w:r>
        <w:rPr>
          <w:rFonts w:hint="eastAsia"/>
        </w:rPr>
        <w:t>BLOCK</w:t>
      </w:r>
      <w:r>
        <w:rPr>
          <w:rFonts w:hint="eastAsia"/>
        </w:rPr>
        <w:t>上行方向起始点的距离值，如</w:t>
      </w:r>
      <w:r w:rsidR="005759A6">
        <w:fldChar w:fldCharType="begin"/>
      </w:r>
      <w:r w:rsidR="005759A6">
        <w:instrText xml:space="preserve"> </w:instrText>
      </w:r>
      <w:r w:rsidR="005759A6">
        <w:rPr>
          <w:rFonts w:hint="eastAsia"/>
        </w:rPr>
        <w:instrText>REF _Ref347567360 \h</w:instrText>
      </w:r>
      <w:r w:rsidR="005759A6">
        <w:instrText xml:space="preserve"> </w:instrText>
      </w:r>
      <w:r w:rsidR="005759A6">
        <w:fldChar w:fldCharType="separate"/>
      </w:r>
      <w:r w:rsidR="00DE178B">
        <w:t xml:space="preserve">Figure </w:t>
      </w:r>
      <w:r w:rsidR="00DE178B">
        <w:rPr>
          <w:noProof/>
        </w:rPr>
        <w:t>5</w:t>
      </w:r>
      <w:r w:rsidR="00DE178B">
        <w:noBreakHyphen/>
      </w:r>
      <w:r w:rsidR="00DE178B">
        <w:rPr>
          <w:noProof/>
        </w:rPr>
        <w:t>2</w:t>
      </w:r>
      <w:r w:rsidR="005759A6">
        <w:fldChar w:fldCharType="end"/>
      </w:r>
      <w:r>
        <w:rPr>
          <w:rFonts w:hint="eastAsia"/>
        </w:rPr>
        <w:t>所示。。上行方向的</w:t>
      </w:r>
      <w:r>
        <w:rPr>
          <w:rFonts w:hint="eastAsia"/>
        </w:rPr>
        <w:t>BLOCK</w:t>
      </w:r>
      <w:r>
        <w:rPr>
          <w:rFonts w:hint="eastAsia"/>
        </w:rPr>
        <w:t>起点坐标为</w:t>
      </w:r>
      <w:r>
        <w:rPr>
          <w:rFonts w:hint="eastAsia"/>
        </w:rPr>
        <w:t>0</w:t>
      </w:r>
      <w:r>
        <w:rPr>
          <w:rFonts w:hint="eastAsia"/>
        </w:rPr>
        <w:t>，并依次递增直到</w:t>
      </w:r>
      <w:r>
        <w:rPr>
          <w:rFonts w:hint="eastAsia"/>
        </w:rPr>
        <w:t>BLOCK</w:t>
      </w:r>
      <w:r>
        <w:rPr>
          <w:rFonts w:hint="eastAsia"/>
        </w:rPr>
        <w:t>长度。</w:t>
      </w:r>
      <w:r>
        <w:rPr>
          <w:rFonts w:hint="eastAsia"/>
        </w:rPr>
        <w:t>BLOCK</w:t>
      </w:r>
      <w:r>
        <w:rPr>
          <w:rFonts w:hint="eastAsia"/>
        </w:rPr>
        <w:t>下行方向的起点坐标是该</w:t>
      </w:r>
      <w:r>
        <w:rPr>
          <w:rFonts w:hint="eastAsia"/>
        </w:rPr>
        <w:t>BLOCK</w:t>
      </w:r>
      <w:r>
        <w:rPr>
          <w:rFonts w:hint="eastAsia"/>
        </w:rPr>
        <w:t>的最大值，即该</w:t>
      </w:r>
      <w:r>
        <w:rPr>
          <w:rFonts w:hint="eastAsia"/>
        </w:rPr>
        <w:t>BLOCK</w:t>
      </w:r>
      <w:r>
        <w:rPr>
          <w:rFonts w:hint="eastAsia"/>
        </w:rPr>
        <w:t>的长度。如果向下行方向运行，坐标逐渐减小，直到</w:t>
      </w:r>
      <w:r>
        <w:rPr>
          <w:rFonts w:hint="eastAsia"/>
        </w:rPr>
        <w:t>0</w:t>
      </w:r>
      <w:r>
        <w:rPr>
          <w:rFonts w:hint="eastAsia"/>
        </w:rPr>
        <w:t>为止。就是说，在同一个</w:t>
      </w:r>
      <w:r>
        <w:rPr>
          <w:rFonts w:hint="eastAsia"/>
        </w:rPr>
        <w:t>BLOCK</w:t>
      </w:r>
      <w:r>
        <w:rPr>
          <w:rFonts w:hint="eastAsia"/>
        </w:rPr>
        <w:t>上，越往上行坐标越大，反之亦然。如果一个坐标值超过某</w:t>
      </w:r>
      <w:r>
        <w:rPr>
          <w:rFonts w:hint="eastAsia"/>
        </w:rPr>
        <w:t>BLOCK</w:t>
      </w:r>
      <w:r>
        <w:rPr>
          <w:rFonts w:hint="eastAsia"/>
        </w:rPr>
        <w:t>长度，则实际位置应当在该</w:t>
      </w:r>
      <w:r>
        <w:rPr>
          <w:rFonts w:hint="eastAsia"/>
        </w:rPr>
        <w:t>BLOCK</w:t>
      </w:r>
      <w:r>
        <w:rPr>
          <w:rFonts w:hint="eastAsia"/>
        </w:rPr>
        <w:t>上行方向的下游</w:t>
      </w:r>
      <w:r>
        <w:rPr>
          <w:rFonts w:hint="eastAsia"/>
        </w:rPr>
        <w:t>BLOCK</w:t>
      </w:r>
      <w:r>
        <w:rPr>
          <w:rFonts w:hint="eastAsia"/>
        </w:rPr>
        <w:t>上；反之如果坐标小于</w:t>
      </w:r>
      <w:r>
        <w:rPr>
          <w:rFonts w:hint="eastAsia"/>
        </w:rPr>
        <w:t>0</w:t>
      </w:r>
      <w:r>
        <w:rPr>
          <w:rFonts w:hint="eastAsia"/>
        </w:rPr>
        <w:t>，则实际位置应当在该</w:t>
      </w:r>
      <w:r>
        <w:rPr>
          <w:rFonts w:hint="eastAsia"/>
        </w:rPr>
        <w:t>BLOCK</w:t>
      </w:r>
      <w:r>
        <w:rPr>
          <w:rFonts w:hint="eastAsia"/>
        </w:rPr>
        <w:t>下行方向的下游</w:t>
      </w:r>
      <w:r>
        <w:rPr>
          <w:rFonts w:hint="eastAsia"/>
        </w:rPr>
        <w:t>BLOCK</w:t>
      </w:r>
      <w:r>
        <w:rPr>
          <w:rFonts w:hint="eastAsia"/>
        </w:rPr>
        <w:t>上。</w:t>
      </w:r>
    </w:p>
    <w:p w:rsidR="009C1A72" w:rsidP="00C93484" w:rsidRDefault="009C1A72">
      <w:pPr>
        <w:pStyle w:val="Reqtify"/>
      </w:pPr>
      <w:r>
        <w:rPr>
          <w:rFonts w:hint="eastAsia"/>
        </w:rPr>
        <w:t xml:space="preserve">According to the design of track map, an abscissa of a </w:t>
      </w:r>
      <w:r>
        <w:t>block</w:t>
      </w:r>
      <w:r>
        <w:rPr>
          <w:rFonts w:hint="eastAsia"/>
        </w:rPr>
        <w:t xml:space="preserve"> means the distance from the block endpoint of the </w:t>
      </w:r>
      <w:r w:rsidRPr="00AE06A7">
        <w:rPr>
          <w:rStyle w:val="aff1"/>
          <w:rFonts w:hint="eastAsia"/>
        </w:rPr>
        <w:t>UP</w:t>
      </w:r>
      <w:r>
        <w:rPr>
          <w:rFonts w:hint="eastAsia"/>
        </w:rPr>
        <w:t xml:space="preserve"> </w:t>
      </w:r>
      <w:r w:rsidR="002F5731">
        <w:t>orientation</w:t>
      </w:r>
      <w:r>
        <w:rPr>
          <w:rFonts w:hint="eastAsia"/>
        </w:rPr>
        <w:t xml:space="preserve">, as shown in </w:t>
      </w:r>
      <w:r w:rsidR="005759A6">
        <w:fldChar w:fldCharType="begin"/>
      </w:r>
      <w:r w:rsidR="005759A6">
        <w:instrText xml:space="preserve"> </w:instrText>
      </w:r>
      <w:r w:rsidR="005759A6">
        <w:rPr>
          <w:rFonts w:hint="eastAsia"/>
        </w:rPr>
        <w:instrText>REF _Ref347567360 \h</w:instrText>
      </w:r>
      <w:r w:rsidR="005759A6">
        <w:instrText xml:space="preserve"> </w:instrText>
      </w:r>
      <w:r w:rsidR="005759A6">
        <w:fldChar w:fldCharType="separate"/>
      </w:r>
      <w:r w:rsidR="00DE178B">
        <w:t xml:space="preserve">Figure </w:t>
      </w:r>
      <w:r w:rsidR="00DE178B">
        <w:rPr>
          <w:noProof/>
        </w:rPr>
        <w:t>5</w:t>
      </w:r>
      <w:r w:rsidR="00DE178B">
        <w:noBreakHyphen/>
      </w:r>
      <w:r w:rsidR="00DE178B">
        <w:rPr>
          <w:noProof/>
        </w:rPr>
        <w:t>2</w:t>
      </w:r>
      <w:r w:rsidR="005759A6">
        <w:fldChar w:fldCharType="end"/>
      </w:r>
      <w:r>
        <w:rPr>
          <w:rFonts w:hint="eastAsia"/>
        </w:rPr>
        <w:t xml:space="preserve">. The abscissa of the block starts from zero, </w:t>
      </w:r>
      <w:r>
        <w:t xml:space="preserve">the </w:t>
      </w:r>
      <w:r w:rsidRPr="00AE06A7">
        <w:rPr>
          <w:rStyle w:val="aff1"/>
        </w:rPr>
        <w:t>UP</w:t>
      </w:r>
      <w:r>
        <w:t xml:space="preserve"> orientation endpoint, and </w:t>
      </w:r>
      <w:r w:rsidR="002F5731">
        <w:t>increases</w:t>
      </w:r>
      <w:r>
        <w:t xml:space="preserve"> along the </w:t>
      </w:r>
      <w:r w:rsidRPr="00AE06A7">
        <w:rPr>
          <w:rStyle w:val="aff1"/>
        </w:rPr>
        <w:t>UP</w:t>
      </w:r>
      <w:r>
        <w:t xml:space="preserve"> orientation </w:t>
      </w:r>
      <w:r w:rsidR="002F5731">
        <w:t>until</w:t>
      </w:r>
      <w:r>
        <w:rPr>
          <w:rFonts w:hint="eastAsia"/>
        </w:rPr>
        <w:t xml:space="preserve"> reached the </w:t>
      </w:r>
      <w:r w:rsidR="002F5731">
        <w:t>length</w:t>
      </w:r>
      <w:r>
        <w:rPr>
          <w:rFonts w:hint="eastAsia"/>
        </w:rPr>
        <w:t xml:space="preserve"> of this block, the </w:t>
      </w:r>
      <w:r w:rsidRPr="00AE06A7">
        <w:rPr>
          <w:rStyle w:val="aff1"/>
          <w:rFonts w:hint="eastAsia"/>
        </w:rPr>
        <w:t>DOWN</w:t>
      </w:r>
      <w:r>
        <w:rPr>
          <w:rFonts w:hint="eastAsia"/>
        </w:rPr>
        <w:t xml:space="preserve"> orientation endpoint. That </w:t>
      </w:r>
      <w:r>
        <w:t>is,</w:t>
      </w:r>
      <w:r>
        <w:rPr>
          <w:rFonts w:hint="eastAsia"/>
        </w:rPr>
        <w:t xml:space="preserve"> in a same block, towards </w:t>
      </w:r>
      <w:r w:rsidRPr="00AE06A7">
        <w:rPr>
          <w:rStyle w:val="aff1"/>
          <w:rFonts w:hint="eastAsia"/>
        </w:rPr>
        <w:t>UP</w:t>
      </w:r>
      <w:r>
        <w:rPr>
          <w:rFonts w:hint="eastAsia"/>
        </w:rPr>
        <w:t xml:space="preserve"> orientation, the larger of the abscissa value, the upper of the location; and vice versa. If an </w:t>
      </w:r>
      <w:r>
        <w:t>abscissa</w:t>
      </w:r>
      <w:r>
        <w:rPr>
          <w:rFonts w:hint="eastAsia"/>
        </w:rPr>
        <w:t xml:space="preserve"> exceeds the length of the block, the </w:t>
      </w:r>
      <w:r w:rsidR="002F5731">
        <w:t>actual</w:t>
      </w:r>
      <w:r>
        <w:rPr>
          <w:rFonts w:hint="eastAsia"/>
        </w:rPr>
        <w:t xml:space="preserve"> location should be in the downstream block on the </w:t>
      </w:r>
      <w:r w:rsidRPr="00AE06A7">
        <w:rPr>
          <w:rStyle w:val="aff1"/>
          <w:rFonts w:hint="eastAsia"/>
        </w:rPr>
        <w:t>UP</w:t>
      </w:r>
      <w:r>
        <w:rPr>
          <w:rFonts w:hint="eastAsia"/>
        </w:rPr>
        <w:t xml:space="preserve"> orientation; other hand, if an abscissa is less than </w:t>
      </w:r>
      <w:r>
        <w:t>zero</w:t>
      </w:r>
      <w:r>
        <w:rPr>
          <w:rFonts w:hint="eastAsia"/>
        </w:rPr>
        <w:t xml:space="preserve">, it should be in the downstream block on the </w:t>
      </w:r>
      <w:r w:rsidRPr="00AE06A7">
        <w:rPr>
          <w:rStyle w:val="aff1"/>
          <w:rFonts w:hint="eastAsia"/>
        </w:rPr>
        <w:t>DOWN</w:t>
      </w:r>
      <w:r>
        <w:rPr>
          <w:rFonts w:hint="eastAsia"/>
        </w:rPr>
        <w:t xml:space="preserve"> orientation.</w:t>
      </w:r>
    </w:p>
    <w:p w:rsidRPr="00D47E68" w:rsidR="00D47E68" w:rsidP="00C93484" w:rsidRDefault="00D47E68">
      <w:pPr>
        <w:pStyle w:val="Reqtify"/>
      </w:pPr>
    </w:p>
    <w:p w:rsidR="004F5AC2" w:rsidP="004F5AC2" w:rsidRDefault="00651E4E">
      <w:pPr>
        <w:pStyle w:val="affe"/>
      </w:pPr>
      <w:bookmarkStart w:name="_Ref277838330" w:id="1022"/>
      <w:bookmarkStart w:name="_Toc335400325" w:id="1023"/>
      <w:bookmarkStart w:name="_Toc345689823" w:id="1024"/>
      <w:r>
        <w:drawing>
          <wp:inline distT="0" distB="0" distL="0" distR="0">
            <wp:extent cx="4869815" cy="1537970"/>
            <wp:effectExtent l="0" t="0" r="6985" b="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869815" cy="1537970"/>
                    </a:xfrm>
                    <a:prstGeom prst="rect">
                      <a:avLst/>
                    </a:prstGeom>
                    <a:noFill/>
                    <a:ln>
                      <a:noFill/>
                    </a:ln>
                  </pic:spPr>
                </pic:pic>
              </a:graphicData>
            </a:graphic>
          </wp:inline>
        </w:drawing>
      </w:r>
    </w:p>
    <w:p w:rsidR="004F5AC2" w:rsidP="003F73E5" w:rsidRDefault="003F73E5">
      <w:pPr>
        <w:pStyle w:val="affe"/>
      </w:pPr>
      <w:bookmarkStart w:name="_Ref347567360" w:id="1025"/>
      <w:bookmarkStart w:name="_Toc376183013" w:id="1026"/>
      <w:bookmarkStart w:name="_Toc392229982" w:id="1027"/>
      <w:r>
        <w:t xml:space="preserve">Figure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2</w:t>
      </w:r>
      <w:r w:rsidR="00DB1C8F">
        <w:fldChar w:fldCharType="end"/>
      </w:r>
      <w:bookmarkEnd w:id="1022"/>
      <w:bookmarkEnd w:id="1023"/>
      <w:bookmarkEnd w:id="1024"/>
      <w:bookmarkEnd w:id="1025"/>
      <w:r>
        <w:rPr>
          <w:rFonts w:hint="eastAsia"/>
        </w:rPr>
        <w:t xml:space="preserve"> </w:t>
      </w:r>
      <w:r w:rsidR="004F5AC2">
        <w:rPr>
          <w:rFonts w:hint="eastAsia"/>
        </w:rPr>
        <w:t>Abscissa increasing rule in block</w:t>
      </w:r>
      <w:bookmarkEnd w:id="1026"/>
      <w:bookmarkEnd w:id="1027"/>
    </w:p>
    <w:p w:rsidR="004F5AC2" w:rsidP="00C93484" w:rsidRDefault="004F5AC2">
      <w:pPr>
        <w:pStyle w:val="Reqtify"/>
      </w:pPr>
    </w:p>
    <w:p w:rsidR="009C1A72" w:rsidP="00C93484" w:rsidRDefault="009C1A72">
      <w:pPr>
        <w:pStyle w:val="Reqtify"/>
      </w:pPr>
      <w:r>
        <w:rPr>
          <w:rFonts w:hint="eastAsia"/>
        </w:rPr>
        <w:t>线路的上行和下行方向，由项目而定。</w:t>
      </w:r>
    </w:p>
    <w:p w:rsidR="009C1A72" w:rsidP="00C93484" w:rsidRDefault="009C1A72">
      <w:pPr>
        <w:pStyle w:val="Reqtify"/>
      </w:pPr>
      <w:r>
        <w:rPr>
          <w:rFonts w:hint="eastAsia"/>
        </w:rPr>
        <w:t xml:space="preserve">The </w:t>
      </w:r>
      <w:r w:rsidRPr="00AE06A7">
        <w:rPr>
          <w:rStyle w:val="aff1"/>
          <w:rFonts w:hint="eastAsia"/>
        </w:rPr>
        <w:t>UP</w:t>
      </w:r>
      <w:r>
        <w:rPr>
          <w:rFonts w:hint="eastAsia"/>
        </w:rPr>
        <w:t xml:space="preserve"> or </w:t>
      </w:r>
      <w:r w:rsidRPr="00AE06A7">
        <w:rPr>
          <w:rStyle w:val="aff1"/>
          <w:rFonts w:hint="eastAsia"/>
        </w:rPr>
        <w:t>DOWN</w:t>
      </w:r>
      <w:r>
        <w:rPr>
          <w:rFonts w:hint="eastAsia"/>
        </w:rPr>
        <w:t xml:space="preserve"> orientation in track map is defined by project.</w:t>
      </w:r>
    </w:p>
    <w:p w:rsidR="00932E93" w:rsidP="00C93484" w:rsidRDefault="00932E93">
      <w:pPr>
        <w:pStyle w:val="Reqtify"/>
      </w:pPr>
    </w:p>
    <w:p w:rsidR="00471EE8" w:rsidP="00C93484" w:rsidRDefault="00932E93">
      <w:pPr>
        <w:pStyle w:val="Reqtify"/>
      </w:pPr>
      <w:r>
        <w:rPr>
          <w:rFonts w:hint="eastAsia"/>
        </w:rPr>
        <w:t>对于线路上的部分奇点，其状态是会发生动态变化的，例如道岔的位置，信号机为允许或限制等。</w:t>
      </w:r>
      <w:r w:rsidR="00471EE8">
        <w:rPr>
          <w:rFonts w:hint="eastAsia"/>
        </w:rPr>
        <w:t>对于此类奇点，在线路地图中会标有指定的变量作为其状态变化的索引。而这些变量，会通过</w:t>
      </w:r>
      <w:r>
        <w:rPr>
          <w:rFonts w:hint="eastAsia"/>
        </w:rPr>
        <w:t>轨旁设备发送给车载</w:t>
      </w:r>
      <w:r>
        <w:rPr>
          <w:rFonts w:hint="eastAsia"/>
        </w:rPr>
        <w:t>ATP</w:t>
      </w:r>
      <w:r w:rsidR="00471EE8">
        <w:rPr>
          <w:rFonts w:hint="eastAsia"/>
        </w:rPr>
        <w:t>：</w:t>
      </w:r>
      <w:r>
        <w:rPr>
          <w:rFonts w:hint="eastAsia"/>
        </w:rPr>
        <w:t>在</w:t>
      </w:r>
      <w:r>
        <w:rPr>
          <w:rFonts w:hint="eastAsia"/>
        </w:rPr>
        <w:t>CBTC</w:t>
      </w:r>
      <w:r>
        <w:rPr>
          <w:rFonts w:hint="eastAsia"/>
        </w:rPr>
        <w:t>模式</w:t>
      </w:r>
      <w:r w:rsidR="00471EE8">
        <w:rPr>
          <w:rFonts w:hint="eastAsia"/>
        </w:rPr>
        <w:t>下，</w:t>
      </w:r>
      <w:r w:rsidR="00471EE8">
        <w:rPr>
          <w:rFonts w:hint="eastAsia"/>
        </w:rPr>
        <w:t>ATP</w:t>
      </w:r>
      <w:r w:rsidR="00471EE8">
        <w:rPr>
          <w:rFonts w:hint="eastAsia"/>
        </w:rPr>
        <w:t>使用来自</w:t>
      </w:r>
      <w:r w:rsidR="00471EE8">
        <w:rPr>
          <w:rFonts w:hint="eastAsia"/>
        </w:rPr>
        <w:t>ZC</w:t>
      </w:r>
      <w:r w:rsidR="00471EE8">
        <w:rPr>
          <w:rFonts w:hint="eastAsia"/>
        </w:rPr>
        <w:t>发送的变量；而在</w:t>
      </w:r>
      <w:r w:rsidR="00471EE8">
        <w:rPr>
          <w:rFonts w:hint="eastAsia"/>
        </w:rPr>
        <w:t>Block</w:t>
      </w:r>
      <w:r w:rsidR="00471EE8">
        <w:rPr>
          <w:rFonts w:hint="eastAsia"/>
        </w:rPr>
        <w:t>模式下，</w:t>
      </w:r>
      <w:r w:rsidR="00471EE8">
        <w:rPr>
          <w:rFonts w:hint="eastAsia"/>
        </w:rPr>
        <w:t>ATP</w:t>
      </w:r>
      <w:r w:rsidR="00471EE8">
        <w:rPr>
          <w:rFonts w:hint="eastAsia"/>
        </w:rPr>
        <w:t>使用来自</w:t>
      </w:r>
      <w:r w:rsidR="00471EE8">
        <w:rPr>
          <w:rFonts w:hint="eastAsia"/>
        </w:rPr>
        <w:t>BM</w:t>
      </w:r>
      <w:r w:rsidR="00471EE8">
        <w:rPr>
          <w:rFonts w:hint="eastAsia"/>
        </w:rPr>
        <w:t>信标发送的变量，或者使用来自</w:t>
      </w:r>
      <w:r w:rsidR="00471EE8">
        <w:rPr>
          <w:rFonts w:hint="eastAsia"/>
        </w:rPr>
        <w:t>CBI</w:t>
      </w:r>
      <w:r w:rsidR="00471EE8">
        <w:rPr>
          <w:rFonts w:hint="eastAsia"/>
        </w:rPr>
        <w:t>发送的无线变量（如果该项目有无线通信的</w:t>
      </w:r>
      <w:r w:rsidR="00471EE8">
        <w:rPr>
          <w:rFonts w:hint="eastAsia"/>
        </w:rPr>
        <w:t>Block</w:t>
      </w:r>
      <w:r w:rsidR="00471EE8">
        <w:rPr>
          <w:rFonts w:hint="eastAsia"/>
        </w:rPr>
        <w:t>模式）。变量</w:t>
      </w:r>
      <w:r w:rsidR="00967048">
        <w:rPr>
          <w:rFonts w:hint="eastAsia"/>
        </w:rPr>
        <w:t>的</w:t>
      </w:r>
      <w:r w:rsidR="00471EE8">
        <w:rPr>
          <w:rFonts w:hint="eastAsia"/>
        </w:rPr>
        <w:t>索引</w:t>
      </w:r>
      <w:r w:rsidR="00967048">
        <w:rPr>
          <w:rFonts w:hint="eastAsia"/>
        </w:rPr>
        <w:t>定义如</w:t>
      </w:r>
      <w:r w:rsidR="00967048">
        <w:fldChar w:fldCharType="begin"/>
      </w:r>
      <w:r w:rsidR="00967048">
        <w:instrText xml:space="preserve"> </w:instrText>
      </w:r>
      <w:r w:rsidR="00967048">
        <w:rPr>
          <w:rFonts w:hint="eastAsia"/>
        </w:rPr>
        <w:instrText>REF _Ref351113263 \h</w:instrText>
      </w:r>
      <w:r w:rsidR="00967048">
        <w:instrText xml:space="preserve"> </w:instrText>
      </w:r>
      <w:r w:rsidR="00967048">
        <w:fldChar w:fldCharType="separate"/>
      </w:r>
      <w:r w:rsidR="00DE178B">
        <w:t xml:space="preserve">Table </w:t>
      </w:r>
      <w:r w:rsidR="00DE178B">
        <w:rPr>
          <w:noProof/>
        </w:rPr>
        <w:t>5</w:t>
      </w:r>
      <w:r w:rsidR="00DE178B">
        <w:noBreakHyphen/>
      </w:r>
      <w:r w:rsidR="00DE178B">
        <w:rPr>
          <w:noProof/>
        </w:rPr>
        <w:t>3</w:t>
      </w:r>
      <w:r w:rsidR="00967048">
        <w:fldChar w:fldCharType="end"/>
      </w:r>
      <w:r w:rsidR="00967048">
        <w:rPr>
          <w:rFonts w:hint="eastAsia"/>
        </w:rPr>
        <w:t>所示。</w:t>
      </w:r>
    </w:p>
    <w:p w:rsidRPr="00932E93" w:rsidR="006E7BF2" w:rsidP="00C93484" w:rsidRDefault="006E7BF2">
      <w:pPr>
        <w:pStyle w:val="Reqtify"/>
      </w:pPr>
      <w:r>
        <w:rPr>
          <w:rFonts w:hint="eastAsia"/>
        </w:rPr>
        <w:t xml:space="preserve">Some of the </w:t>
      </w:r>
      <w:r w:rsidR="002F5731">
        <w:t>singularities</w:t>
      </w:r>
      <w:r>
        <w:rPr>
          <w:rFonts w:hint="eastAsia"/>
        </w:rPr>
        <w:t xml:space="preserve">, there status will change dynamically, such as switch positions, permissive or restrictive signals. </w:t>
      </w:r>
    </w:p>
    <w:p w:rsidR="00967048" w:rsidP="00967048" w:rsidRDefault="00967048">
      <w:pPr>
        <w:pStyle w:val="affc"/>
      </w:pPr>
      <w:bookmarkStart w:name="_Ref351113263" w:id="1028"/>
      <w:bookmarkStart w:name="_Toc376183069" w:id="1029"/>
      <w:bookmarkStart w:name="_Toc392230042" w:id="1030"/>
      <w:r>
        <w:lastRenderedPageBreak/>
        <w:t xml:space="preserve">Table </w:t>
      </w:r>
      <w:r w:rsidR="00FA0FBB">
        <w:fldChar w:fldCharType="begin"/>
      </w:r>
      <w:r w:rsidR="00FA0FBB">
        <w:instrText xml:space="preserve"> STYLEREF 1 \s </w:instrText>
      </w:r>
      <w:r w:rsidR="00FA0FBB">
        <w:fldChar w:fldCharType="separate"/>
      </w:r>
      <w:r w:rsidR="00DE178B">
        <w:t>5</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3</w:t>
      </w:r>
      <w:r w:rsidR="00FA0FBB">
        <w:fldChar w:fldCharType="end"/>
      </w:r>
      <w:bookmarkEnd w:id="1028"/>
      <w:r>
        <w:rPr>
          <w:rFonts w:hint="eastAsia"/>
        </w:rPr>
        <w:t xml:space="preserve"> Index of variant</w:t>
      </w:r>
      <w:bookmarkEnd w:id="1029"/>
      <w:bookmarkEnd w:id="1030"/>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08"/>
        <w:gridCol w:w="409"/>
        <w:gridCol w:w="1176"/>
        <w:gridCol w:w="1887"/>
        <w:gridCol w:w="5406"/>
      </w:tblGrid>
      <w:tr w:rsidRPr="00785CC7" w:rsidR="00967048" w:rsidTr="00967048">
        <w:tc>
          <w:tcPr>
            <w:tcW w:w="1073" w:type="pct"/>
            <w:gridSpan w:val="3"/>
            <w:tcBorders>
              <w:top w:val="single" w:color="000000" w:sz="12" w:space="0"/>
              <w:bottom w:val="single" w:color="000000" w:sz="4" w:space="0"/>
            </w:tcBorders>
            <w:shd w:val="clear" w:color="auto" w:fill="E0E0E0"/>
          </w:tcPr>
          <w:p w:rsidRPr="00D22889" w:rsidR="00967048" w:rsidP="00FA0FBB" w:rsidRDefault="00967048">
            <w:pPr>
              <w:pStyle w:val="af6"/>
            </w:pPr>
            <w:r>
              <w:rPr>
                <w:rFonts w:hint="eastAsia"/>
              </w:rPr>
              <w:t>Identification</w:t>
            </w:r>
          </w:p>
        </w:tc>
        <w:tc>
          <w:tcPr>
            <w:tcW w:w="1016" w:type="pct"/>
            <w:tcBorders>
              <w:top w:val="single" w:color="000000" w:sz="12" w:space="0"/>
              <w:bottom w:val="single" w:color="000000" w:sz="4" w:space="0"/>
            </w:tcBorders>
            <w:shd w:val="clear" w:color="auto" w:fill="E0E0E0"/>
          </w:tcPr>
          <w:p w:rsidRPr="00D22889" w:rsidR="00967048" w:rsidP="00FA0FBB" w:rsidRDefault="00967048">
            <w:pPr>
              <w:pStyle w:val="af6"/>
            </w:pPr>
            <w:r w:rsidRPr="00C65F6B">
              <w:t>Logical Type</w:t>
            </w:r>
          </w:p>
        </w:tc>
        <w:tc>
          <w:tcPr>
            <w:tcW w:w="2912" w:type="pct"/>
            <w:tcBorders>
              <w:top w:val="single" w:color="000000" w:sz="12" w:space="0"/>
              <w:bottom w:val="single" w:color="000000" w:sz="4" w:space="0"/>
            </w:tcBorders>
            <w:shd w:val="clear" w:color="auto" w:fill="E0E0E0"/>
          </w:tcPr>
          <w:p w:rsidRPr="00D22889" w:rsidR="00967048" w:rsidP="00FA0FBB" w:rsidRDefault="00967048">
            <w:pPr>
              <w:pStyle w:val="af6"/>
            </w:pPr>
            <w:r>
              <w:rPr>
                <w:rFonts w:hint="eastAsia"/>
              </w:rPr>
              <w:t>Description</w:t>
            </w:r>
          </w:p>
        </w:tc>
      </w:tr>
      <w:tr w:rsidR="00967048" w:rsidTr="00967048">
        <w:tc>
          <w:tcPr>
            <w:tcW w:w="5000" w:type="pct"/>
            <w:gridSpan w:val="5"/>
          </w:tcPr>
          <w:p w:rsidRPr="00967048" w:rsidR="00967048" w:rsidP="00591D6B" w:rsidRDefault="00967048">
            <w:pPr>
              <w:pStyle w:val="AltB0"/>
              <w:rPr>
                <w:rStyle w:val="aff2"/>
              </w:rPr>
            </w:pPr>
            <w:bookmarkStart w:name="Variant" w:id="1031"/>
            <w:r w:rsidRPr="00967048">
              <w:rPr>
                <w:rStyle w:val="aff2"/>
                <w:rFonts w:hint="eastAsia"/>
              </w:rPr>
              <w:t>Variant</w:t>
            </w:r>
            <w:bookmarkEnd w:id="1031"/>
          </w:p>
        </w:tc>
      </w:tr>
      <w:tr w:rsidR="00967048" w:rsidTr="00967048">
        <w:tc>
          <w:tcPr>
            <w:tcW w:w="220" w:type="pct"/>
          </w:tcPr>
          <w:p w:rsidR="00967048" w:rsidP="00591D6B" w:rsidRDefault="00967048">
            <w:pPr>
              <w:pStyle w:val="AltB0"/>
            </w:pPr>
          </w:p>
        </w:tc>
        <w:tc>
          <w:tcPr>
            <w:tcW w:w="1868" w:type="pct"/>
            <w:gridSpan w:val="3"/>
          </w:tcPr>
          <w:p w:rsidR="00967048" w:rsidP="00591D6B" w:rsidRDefault="00967048">
            <w:pPr>
              <w:pStyle w:val="AltB0"/>
            </w:pPr>
            <w:r>
              <w:rPr>
                <w:rFonts w:hint="eastAsia"/>
              </w:rPr>
              <w:t>LineSec</w:t>
            </w:r>
          </w:p>
        </w:tc>
        <w:tc>
          <w:tcPr>
            <w:tcW w:w="2912" w:type="pct"/>
            <w:shd w:val="clear" w:color="auto" w:fill="auto"/>
          </w:tcPr>
          <w:p w:rsidR="00967048" w:rsidP="00591D6B" w:rsidRDefault="00967048">
            <w:pPr>
              <w:pStyle w:val="AltB0"/>
            </w:pPr>
            <w:r>
              <w:rPr>
                <w:rFonts w:hint="eastAsia"/>
              </w:rPr>
              <w:t>Variant index in line section of ZC</w:t>
            </w:r>
          </w:p>
        </w:tc>
      </w:tr>
      <w:tr w:rsidR="00967048" w:rsidTr="00967048">
        <w:tc>
          <w:tcPr>
            <w:tcW w:w="220" w:type="pct"/>
          </w:tcPr>
          <w:p w:rsidR="00967048" w:rsidP="00591D6B" w:rsidRDefault="00967048">
            <w:pPr>
              <w:pStyle w:val="AltB0"/>
            </w:pPr>
          </w:p>
        </w:tc>
        <w:tc>
          <w:tcPr>
            <w:tcW w:w="220" w:type="pct"/>
          </w:tcPr>
          <w:p w:rsidR="00967048" w:rsidP="00591D6B" w:rsidRDefault="00967048">
            <w:pPr>
              <w:pStyle w:val="AltB0"/>
            </w:pPr>
          </w:p>
        </w:tc>
        <w:tc>
          <w:tcPr>
            <w:tcW w:w="632" w:type="pct"/>
            <w:shd w:val="clear" w:color="auto" w:fill="auto"/>
          </w:tcPr>
          <w:p w:rsidRPr="00D22889" w:rsidR="00967048" w:rsidP="00591D6B" w:rsidRDefault="00967048">
            <w:pPr>
              <w:pStyle w:val="AltB0"/>
            </w:pPr>
            <w:r>
              <w:rPr>
                <w:rFonts w:hint="eastAsia"/>
              </w:rPr>
              <w:t>Id</w:t>
            </w:r>
          </w:p>
        </w:tc>
        <w:tc>
          <w:tcPr>
            <w:tcW w:w="1016" w:type="pct"/>
            <w:shd w:val="clear" w:color="auto" w:fill="auto"/>
          </w:tcPr>
          <w:p w:rsidRPr="00D22889" w:rsidR="00967048" w:rsidP="00591D6B" w:rsidRDefault="00967048">
            <w:pPr>
              <w:pStyle w:val="AltB0"/>
            </w:pPr>
            <w:r>
              <w:fldChar w:fldCharType="begin"/>
            </w:r>
            <w:r>
              <w:instrText xml:space="preserve"> </w:instrText>
            </w:r>
            <w:r>
              <w:rPr>
                <w:rFonts w:hint="eastAsia"/>
              </w:rPr>
              <w:instrText>REF NUMERIC_32 \h</w:instrText>
            </w:r>
            <w:r>
              <w:instrText xml:space="preserve"> </w:instrText>
            </w:r>
            <w:r>
              <w:fldChar w:fldCharType="separate"/>
            </w:r>
            <w:r w:rsidRPr="00190111" w:rsidR="00DE178B">
              <w:rPr>
                <w:rStyle w:val="DATATYPE"/>
              </w:rPr>
              <w:t>NUMERIC_32</w:t>
            </w:r>
            <w:r>
              <w:fldChar w:fldCharType="end"/>
            </w:r>
          </w:p>
        </w:tc>
        <w:tc>
          <w:tcPr>
            <w:tcW w:w="2912" w:type="pct"/>
            <w:shd w:val="clear" w:color="auto" w:fill="auto"/>
          </w:tcPr>
          <w:p w:rsidRPr="00D22889" w:rsidR="00967048" w:rsidP="00591D6B" w:rsidRDefault="00967048">
            <w:pPr>
              <w:pStyle w:val="AltB0"/>
            </w:pPr>
            <w:r>
              <w:rPr>
                <w:rFonts w:hint="eastAsia"/>
              </w:rPr>
              <w:t>The line section id</w:t>
            </w:r>
          </w:p>
        </w:tc>
      </w:tr>
      <w:tr w:rsidR="00967048" w:rsidTr="00967048">
        <w:tc>
          <w:tcPr>
            <w:tcW w:w="220" w:type="pct"/>
          </w:tcPr>
          <w:p w:rsidR="00967048" w:rsidP="00591D6B" w:rsidRDefault="00967048">
            <w:pPr>
              <w:pStyle w:val="AltB0"/>
            </w:pPr>
          </w:p>
        </w:tc>
        <w:tc>
          <w:tcPr>
            <w:tcW w:w="220" w:type="pct"/>
          </w:tcPr>
          <w:p w:rsidR="00967048" w:rsidP="00591D6B" w:rsidRDefault="00967048">
            <w:pPr>
              <w:pStyle w:val="AltB0"/>
            </w:pPr>
          </w:p>
        </w:tc>
        <w:tc>
          <w:tcPr>
            <w:tcW w:w="632" w:type="pct"/>
            <w:shd w:val="clear" w:color="auto" w:fill="auto"/>
          </w:tcPr>
          <w:p w:rsidRPr="00D22889" w:rsidR="00967048" w:rsidP="00591D6B" w:rsidRDefault="00967048">
            <w:pPr>
              <w:pStyle w:val="AltB0"/>
            </w:pPr>
            <w:r>
              <w:rPr>
                <w:rFonts w:hint="eastAsia"/>
              </w:rPr>
              <w:t>Index</w:t>
            </w:r>
          </w:p>
        </w:tc>
        <w:tc>
          <w:tcPr>
            <w:tcW w:w="1016" w:type="pct"/>
            <w:shd w:val="clear" w:color="auto" w:fill="auto"/>
          </w:tcPr>
          <w:p w:rsidRPr="00D22889" w:rsidR="00967048" w:rsidP="00591D6B" w:rsidRDefault="00967048">
            <w:pPr>
              <w:pStyle w:val="AltB0"/>
            </w:pPr>
            <w:r>
              <w:fldChar w:fldCharType="begin"/>
            </w:r>
            <w:r>
              <w:instrText xml:space="preserve"> </w:instrText>
            </w:r>
            <w:r>
              <w:rPr>
                <w:rFonts w:hint="eastAsia"/>
              </w:rPr>
              <w:instrText>REF NUMERIC_32 \h</w:instrText>
            </w:r>
            <w:r>
              <w:instrText xml:space="preserve"> </w:instrText>
            </w:r>
            <w:r>
              <w:fldChar w:fldCharType="separate"/>
            </w:r>
            <w:r w:rsidRPr="00190111" w:rsidR="00DE178B">
              <w:rPr>
                <w:rStyle w:val="DATATYPE"/>
              </w:rPr>
              <w:t>NUMERIC_32</w:t>
            </w:r>
            <w:r>
              <w:fldChar w:fldCharType="end"/>
            </w:r>
          </w:p>
        </w:tc>
        <w:tc>
          <w:tcPr>
            <w:tcW w:w="2912" w:type="pct"/>
            <w:shd w:val="clear" w:color="auto" w:fill="auto"/>
          </w:tcPr>
          <w:p w:rsidR="00967048" w:rsidP="00591D6B" w:rsidRDefault="00967048">
            <w:pPr>
              <w:pStyle w:val="AltB0"/>
            </w:pPr>
            <w:r>
              <w:rPr>
                <w:rFonts w:hint="eastAsia"/>
              </w:rPr>
              <w:t>The index in line section</w:t>
            </w:r>
          </w:p>
        </w:tc>
      </w:tr>
      <w:tr w:rsidR="00967048" w:rsidTr="00967048">
        <w:tc>
          <w:tcPr>
            <w:tcW w:w="220" w:type="pct"/>
          </w:tcPr>
          <w:p w:rsidR="00967048" w:rsidP="00591D6B" w:rsidRDefault="00967048">
            <w:pPr>
              <w:pStyle w:val="AltB0"/>
            </w:pPr>
          </w:p>
        </w:tc>
        <w:tc>
          <w:tcPr>
            <w:tcW w:w="1868" w:type="pct"/>
            <w:gridSpan w:val="3"/>
          </w:tcPr>
          <w:p w:rsidRPr="00D22889" w:rsidR="00967048" w:rsidP="00591D6B" w:rsidRDefault="00967048">
            <w:pPr>
              <w:pStyle w:val="AltB0"/>
            </w:pPr>
            <w:r>
              <w:rPr>
                <w:rFonts w:hint="eastAsia"/>
              </w:rPr>
              <w:t>Cbi</w:t>
            </w:r>
          </w:p>
        </w:tc>
        <w:tc>
          <w:tcPr>
            <w:tcW w:w="2912" w:type="pct"/>
            <w:shd w:val="clear" w:color="auto" w:fill="auto"/>
          </w:tcPr>
          <w:p w:rsidR="00967048" w:rsidP="00591D6B" w:rsidRDefault="00967048">
            <w:pPr>
              <w:pStyle w:val="AltB0"/>
            </w:pPr>
            <w:r>
              <w:rPr>
                <w:rFonts w:hint="eastAsia"/>
              </w:rPr>
              <w:t>Variant index in CBI for block mode with radio</w:t>
            </w:r>
          </w:p>
        </w:tc>
      </w:tr>
      <w:tr w:rsidR="00967048" w:rsidTr="00967048">
        <w:tc>
          <w:tcPr>
            <w:tcW w:w="220" w:type="pct"/>
          </w:tcPr>
          <w:p w:rsidR="00967048" w:rsidP="00591D6B" w:rsidRDefault="00967048">
            <w:pPr>
              <w:pStyle w:val="AltB0"/>
            </w:pPr>
          </w:p>
        </w:tc>
        <w:tc>
          <w:tcPr>
            <w:tcW w:w="220" w:type="pct"/>
          </w:tcPr>
          <w:p w:rsidR="00967048" w:rsidP="00591D6B" w:rsidRDefault="00967048">
            <w:pPr>
              <w:pStyle w:val="AltB0"/>
            </w:pPr>
          </w:p>
        </w:tc>
        <w:tc>
          <w:tcPr>
            <w:tcW w:w="632" w:type="pct"/>
            <w:shd w:val="clear" w:color="auto" w:fill="auto"/>
          </w:tcPr>
          <w:p w:rsidR="00967048" w:rsidP="00591D6B" w:rsidRDefault="00967048">
            <w:pPr>
              <w:pStyle w:val="AltB0"/>
            </w:pPr>
            <w:r>
              <w:rPr>
                <w:rFonts w:hint="eastAsia"/>
              </w:rPr>
              <w:t>Id</w:t>
            </w:r>
          </w:p>
        </w:tc>
        <w:tc>
          <w:tcPr>
            <w:tcW w:w="1016" w:type="pct"/>
            <w:shd w:val="clear" w:color="auto" w:fill="auto"/>
          </w:tcPr>
          <w:p w:rsidR="00967048" w:rsidP="00591D6B" w:rsidRDefault="00967048">
            <w:pPr>
              <w:pStyle w:val="AltB0"/>
            </w:pPr>
            <w:r>
              <w:fldChar w:fldCharType="begin"/>
            </w:r>
            <w:r>
              <w:instrText xml:space="preserve"> </w:instrText>
            </w:r>
            <w:r>
              <w:rPr>
                <w:rFonts w:hint="eastAsia"/>
              </w:rPr>
              <w:instrText>REF NUMERIC_32 \h</w:instrText>
            </w:r>
            <w:r>
              <w:instrText xml:space="preserve"> </w:instrText>
            </w:r>
            <w:r>
              <w:fldChar w:fldCharType="separate"/>
            </w:r>
            <w:r w:rsidRPr="00190111" w:rsidR="00DE178B">
              <w:rPr>
                <w:rStyle w:val="DATATYPE"/>
              </w:rPr>
              <w:t>NUMERIC_32</w:t>
            </w:r>
            <w:r>
              <w:fldChar w:fldCharType="end"/>
            </w:r>
          </w:p>
        </w:tc>
        <w:tc>
          <w:tcPr>
            <w:tcW w:w="2912" w:type="pct"/>
            <w:shd w:val="clear" w:color="auto" w:fill="auto"/>
          </w:tcPr>
          <w:p w:rsidR="00967048" w:rsidP="00591D6B" w:rsidRDefault="00967048">
            <w:pPr>
              <w:pStyle w:val="AltB0"/>
            </w:pPr>
            <w:r>
              <w:rPr>
                <w:rFonts w:hint="eastAsia"/>
              </w:rPr>
              <w:t>The CBI id</w:t>
            </w:r>
          </w:p>
        </w:tc>
      </w:tr>
      <w:tr w:rsidR="00967048" w:rsidTr="00967048">
        <w:tc>
          <w:tcPr>
            <w:tcW w:w="220" w:type="pct"/>
          </w:tcPr>
          <w:p w:rsidR="00967048" w:rsidP="00591D6B" w:rsidRDefault="00967048">
            <w:pPr>
              <w:pStyle w:val="AltB0"/>
            </w:pPr>
          </w:p>
        </w:tc>
        <w:tc>
          <w:tcPr>
            <w:tcW w:w="220" w:type="pct"/>
          </w:tcPr>
          <w:p w:rsidR="00967048" w:rsidP="00591D6B" w:rsidRDefault="00967048">
            <w:pPr>
              <w:pStyle w:val="AltB0"/>
            </w:pPr>
          </w:p>
        </w:tc>
        <w:tc>
          <w:tcPr>
            <w:tcW w:w="632" w:type="pct"/>
            <w:shd w:val="clear" w:color="auto" w:fill="auto"/>
          </w:tcPr>
          <w:p w:rsidRPr="00D22889" w:rsidR="00967048" w:rsidP="00591D6B" w:rsidRDefault="00967048">
            <w:pPr>
              <w:pStyle w:val="AltB0"/>
            </w:pPr>
            <w:r>
              <w:rPr>
                <w:rFonts w:hint="eastAsia"/>
              </w:rPr>
              <w:t>Index</w:t>
            </w:r>
          </w:p>
        </w:tc>
        <w:tc>
          <w:tcPr>
            <w:tcW w:w="1016" w:type="pct"/>
            <w:shd w:val="clear" w:color="auto" w:fill="auto"/>
          </w:tcPr>
          <w:p w:rsidRPr="00D22889" w:rsidR="00967048" w:rsidP="00591D6B" w:rsidRDefault="00967048">
            <w:pPr>
              <w:pStyle w:val="AltB0"/>
            </w:pPr>
            <w:r>
              <w:fldChar w:fldCharType="begin"/>
            </w:r>
            <w:r>
              <w:instrText xml:space="preserve"> </w:instrText>
            </w:r>
            <w:r>
              <w:rPr>
                <w:rFonts w:hint="eastAsia"/>
              </w:rPr>
              <w:instrText>REF NUMERIC_32 \h</w:instrText>
            </w:r>
            <w:r>
              <w:instrText xml:space="preserve"> </w:instrText>
            </w:r>
            <w:r>
              <w:fldChar w:fldCharType="separate"/>
            </w:r>
            <w:r w:rsidRPr="00190111" w:rsidR="00DE178B">
              <w:rPr>
                <w:rStyle w:val="DATATYPE"/>
              </w:rPr>
              <w:t>NUMERIC_32</w:t>
            </w:r>
            <w:r>
              <w:fldChar w:fldCharType="end"/>
            </w:r>
          </w:p>
        </w:tc>
        <w:tc>
          <w:tcPr>
            <w:tcW w:w="2912" w:type="pct"/>
            <w:shd w:val="clear" w:color="auto" w:fill="auto"/>
          </w:tcPr>
          <w:p w:rsidRPr="00D22889" w:rsidR="00967048" w:rsidP="00591D6B" w:rsidRDefault="00967048">
            <w:pPr>
              <w:pStyle w:val="AltB0"/>
            </w:pPr>
            <w:r>
              <w:rPr>
                <w:rFonts w:hint="eastAsia"/>
              </w:rPr>
              <w:t xml:space="preserve">The </w:t>
            </w:r>
            <w:r w:rsidR="002F5731">
              <w:t>index</w:t>
            </w:r>
            <w:r>
              <w:rPr>
                <w:rFonts w:hint="eastAsia"/>
              </w:rPr>
              <w:t xml:space="preserve"> in Cbi</w:t>
            </w:r>
          </w:p>
        </w:tc>
      </w:tr>
    </w:tbl>
    <w:p w:rsidRPr="00932E93" w:rsidR="00932E93" w:rsidP="00C93484" w:rsidRDefault="00932E93">
      <w:pPr>
        <w:pStyle w:val="Reqtify"/>
      </w:pPr>
    </w:p>
    <w:p w:rsidR="003059A6" w:rsidP="00F23398" w:rsidRDefault="000379DC">
      <w:pPr>
        <w:pStyle w:val="2"/>
        <w:ind w:left="756" w:hanging="756"/>
      </w:pPr>
      <w:bookmarkStart w:name="_Ref345055530" w:id="1032"/>
      <w:bookmarkStart w:name="_Toc348357035" w:id="1033"/>
      <w:bookmarkStart w:name="_Toc349030448" w:id="1034"/>
      <w:bookmarkStart w:name="_Toc347566581" w:id="1035"/>
      <w:bookmarkStart w:name="_Toc345689246" w:id="1036"/>
      <w:bookmarkStart w:name="_Toc376182947" w:id="1037"/>
      <w:bookmarkStart w:name="_Toc392229926" w:id="1038"/>
      <w:r>
        <w:rPr>
          <w:rFonts w:hint="eastAsia"/>
        </w:rPr>
        <w:t>F</w:t>
      </w:r>
      <w:r w:rsidR="00161B8C">
        <w:rPr>
          <w:rFonts w:hint="eastAsia"/>
        </w:rPr>
        <w:t>1</w:t>
      </w:r>
      <w:r w:rsidR="003F3FB9">
        <w:rPr>
          <w:rFonts w:hint="eastAsia"/>
        </w:rPr>
        <w:t>-</w:t>
      </w:r>
      <w:r w:rsidDel="00532235" w:rsidR="00532235">
        <w:rPr>
          <w:rFonts w:hint="eastAsia"/>
        </w:rPr>
        <w:t xml:space="preserve"> </w:t>
      </w:r>
      <w:r w:rsidR="00532235">
        <w:rPr>
          <w:rFonts w:hint="eastAsia"/>
        </w:rPr>
        <w:t xml:space="preserve">Manage </w:t>
      </w:r>
      <w:r w:rsidR="000F3C47">
        <w:rPr>
          <w:rFonts w:hint="eastAsia"/>
        </w:rPr>
        <w:t>System</w:t>
      </w:r>
      <w:r w:rsidR="00532235">
        <w:rPr>
          <w:rFonts w:hint="eastAsia"/>
        </w:rPr>
        <w:t xml:space="preserve"> </w:t>
      </w:r>
      <w:r w:rsidR="000F3C47">
        <w:rPr>
          <w:rFonts w:hint="eastAsia"/>
        </w:rPr>
        <w:t>Information</w:t>
      </w:r>
      <w:bookmarkEnd w:id="1032"/>
      <w:bookmarkEnd w:id="1033"/>
      <w:bookmarkEnd w:id="1034"/>
      <w:bookmarkEnd w:id="1035"/>
      <w:bookmarkEnd w:id="1036"/>
      <w:bookmarkEnd w:id="1037"/>
      <w:bookmarkEnd w:id="1038"/>
    </w:p>
    <w:p w:rsidR="003F73E5" w:rsidP="00C93484" w:rsidRDefault="003F73E5">
      <w:pPr>
        <w:pStyle w:val="Reqtify"/>
      </w:pPr>
      <w:bookmarkStart w:name="_Ref278299094" w:id="1039"/>
    </w:p>
    <w:p w:rsidR="003F73E5" w:rsidP="003F73E5" w:rsidRDefault="00651E4E">
      <w:pPr>
        <w:pStyle w:val="affe"/>
      </w:pPr>
      <w:r>
        <w:drawing>
          <wp:inline distT="0" distB="0" distL="0" distR="0">
            <wp:extent cx="5763260" cy="3754755"/>
            <wp:effectExtent l="0" t="0" r="8890" b="0"/>
            <wp:docPr id="5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63260" cy="3754755"/>
                    </a:xfrm>
                    <a:prstGeom prst="rect">
                      <a:avLst/>
                    </a:prstGeom>
                    <a:noFill/>
                    <a:ln>
                      <a:noFill/>
                    </a:ln>
                  </pic:spPr>
                </pic:pic>
              </a:graphicData>
            </a:graphic>
          </wp:inline>
        </w:drawing>
      </w:r>
    </w:p>
    <w:p w:rsidRPr="00161B8C" w:rsidR="00161B8C" w:rsidP="003F73E5" w:rsidRDefault="003F73E5">
      <w:pPr>
        <w:pStyle w:val="affe"/>
      </w:pPr>
      <w:bookmarkStart w:name="_Toc348357758" w:id="1040"/>
      <w:bookmarkStart w:name="_Toc349031193" w:id="1041"/>
      <w:bookmarkStart w:name="_Toc347567305" w:id="1042"/>
      <w:bookmarkStart w:name="_Toc376183014" w:id="1043"/>
      <w:bookmarkStart w:name="_Toc392229983" w:id="1044"/>
      <w:r>
        <w:t xml:space="preserve">Figure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3</w:t>
      </w:r>
      <w:r w:rsidR="00DB1C8F">
        <w:fldChar w:fldCharType="end"/>
      </w:r>
      <w:r>
        <w:rPr>
          <w:rFonts w:hint="eastAsia"/>
        </w:rPr>
        <w:t xml:space="preserve"> SART modeling of function F1</w:t>
      </w:r>
      <w:bookmarkEnd w:id="1040"/>
      <w:bookmarkEnd w:id="1041"/>
      <w:bookmarkEnd w:id="1042"/>
      <w:bookmarkEnd w:id="1043"/>
      <w:bookmarkEnd w:id="1044"/>
    </w:p>
    <w:p w:rsidRPr="00CF6CBE" w:rsidR="004C1226" w:rsidP="00F23398" w:rsidRDefault="004C1226">
      <w:pPr>
        <w:pStyle w:val="2"/>
        <w:ind w:left="756" w:hanging="756"/>
      </w:pPr>
      <w:bookmarkStart w:name="_Ref345055549" w:id="1045"/>
      <w:bookmarkStart w:name="_Toc348357036" w:id="1046"/>
      <w:bookmarkStart w:name="_Toc349030449" w:id="1047"/>
      <w:bookmarkStart w:name="_Toc347566582" w:id="1048"/>
      <w:bookmarkStart w:name="_Toc345689247" w:id="1049"/>
      <w:bookmarkStart w:name="_Toc376182948" w:id="1050"/>
      <w:bookmarkStart w:name="_Toc392229927" w:id="1051"/>
      <w:r w:rsidRPr="00A61D30">
        <w:rPr>
          <w:rFonts w:hint="eastAsia"/>
        </w:rPr>
        <w:t>F</w:t>
      </w:r>
      <w:r>
        <w:rPr>
          <w:rFonts w:hint="eastAsia"/>
        </w:rPr>
        <w:t>1</w:t>
      </w:r>
      <w:r w:rsidR="0056747A">
        <w:rPr>
          <w:rFonts w:hint="eastAsia"/>
        </w:rPr>
        <w:t>1</w:t>
      </w:r>
      <w:r w:rsidRPr="00CF6CBE">
        <w:rPr>
          <w:rFonts w:hint="eastAsia"/>
        </w:rPr>
        <w:t>-</w:t>
      </w:r>
      <w:r w:rsidR="00443103">
        <w:rPr>
          <w:rFonts w:hint="eastAsia"/>
        </w:rPr>
        <w:t>Acquire Configuration Data</w:t>
      </w:r>
      <w:bookmarkEnd w:id="1045"/>
      <w:bookmarkEnd w:id="1046"/>
      <w:bookmarkEnd w:id="1047"/>
      <w:bookmarkEnd w:id="1048"/>
      <w:bookmarkEnd w:id="1049"/>
      <w:bookmarkEnd w:id="1050"/>
      <w:bookmarkEnd w:id="1051"/>
    </w:p>
    <w:p w:rsidR="00896D6D" w:rsidP="00934391" w:rsidRDefault="00896D6D">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037"/>
        <w:gridCol w:w="1701"/>
        <w:gridCol w:w="4548"/>
      </w:tblGrid>
      <w:tr w:rsidRPr="00785CC7" w:rsidR="00A53908" w:rsidTr="00674B36">
        <w:tc>
          <w:tcPr>
            <w:tcW w:w="1635" w:type="pct"/>
            <w:tcBorders>
              <w:top w:val="single" w:color="000000" w:sz="12" w:space="0"/>
              <w:bottom w:val="single" w:color="000000" w:sz="4" w:space="0"/>
            </w:tcBorders>
            <w:shd w:val="clear" w:color="auto" w:fill="E0E0E0"/>
          </w:tcPr>
          <w:p w:rsidR="00A53908" w:rsidP="00FA0FBB" w:rsidRDefault="00A53908">
            <w:pPr>
              <w:pStyle w:val="af6"/>
            </w:pPr>
            <w:r w:rsidRPr="00B1730D">
              <w:t>Name</w:t>
            </w:r>
          </w:p>
        </w:tc>
        <w:tc>
          <w:tcPr>
            <w:tcW w:w="916" w:type="pct"/>
            <w:tcBorders>
              <w:top w:val="single" w:color="000000" w:sz="12" w:space="0"/>
              <w:bottom w:val="single" w:color="000000" w:sz="4" w:space="0"/>
            </w:tcBorders>
            <w:shd w:val="clear" w:color="auto" w:fill="E0E0E0"/>
          </w:tcPr>
          <w:p w:rsidR="00A53908" w:rsidP="00FA0FBB" w:rsidRDefault="00A53908">
            <w:pPr>
              <w:pStyle w:val="af6"/>
            </w:pPr>
            <w:r w:rsidRPr="00B1730D">
              <w:t>Nature</w:t>
            </w:r>
          </w:p>
        </w:tc>
        <w:tc>
          <w:tcPr>
            <w:tcW w:w="2449" w:type="pct"/>
            <w:tcBorders>
              <w:top w:val="single" w:color="000000" w:sz="12" w:space="0"/>
              <w:bottom w:val="single" w:color="000000" w:sz="4" w:space="0"/>
            </w:tcBorders>
            <w:shd w:val="clear" w:color="auto" w:fill="E0E0E0"/>
          </w:tcPr>
          <w:p w:rsidR="00A53908" w:rsidP="00FA0FBB" w:rsidRDefault="00A53908">
            <w:pPr>
              <w:pStyle w:val="af6"/>
            </w:pPr>
            <w:r w:rsidRPr="00B1730D">
              <w:t>Provided by</w:t>
            </w:r>
          </w:p>
        </w:tc>
      </w:tr>
      <w:tr w:rsidR="00A53908" w:rsidTr="00674B36">
        <w:tc>
          <w:tcPr>
            <w:tcW w:w="1635" w:type="pct"/>
            <w:shd w:val="clear" w:color="auto" w:fill="auto"/>
          </w:tcPr>
          <w:p w:rsidR="00A53908" w:rsidP="00591D6B" w:rsidRDefault="00532AED">
            <w:pPr>
              <w:pStyle w:val="AltB0"/>
            </w:pPr>
            <w:hyperlink w:history="1" w:anchor="DataPlugContent">
              <w:r w:rsidR="003B253D">
                <w:rPr>
                  <w:rStyle w:val="ac"/>
                </w:rPr>
                <w:t>DataPlugContent</w:t>
              </w:r>
            </w:hyperlink>
          </w:p>
        </w:tc>
        <w:tc>
          <w:tcPr>
            <w:tcW w:w="916" w:type="pct"/>
            <w:shd w:val="clear" w:color="auto" w:fill="auto"/>
          </w:tcPr>
          <w:p w:rsidR="00A53908" w:rsidP="00591D6B" w:rsidRDefault="001B0936">
            <w:pPr>
              <w:pStyle w:val="AltB0"/>
            </w:pPr>
            <w:r>
              <w:rPr>
                <w:rFonts w:hint="eastAsia"/>
              </w:rPr>
              <w:t>Internal</w:t>
            </w:r>
          </w:p>
        </w:tc>
        <w:tc>
          <w:tcPr>
            <w:tcW w:w="2449" w:type="pct"/>
            <w:shd w:val="clear" w:color="auto" w:fill="auto"/>
          </w:tcPr>
          <w:p w:rsidR="00A53908" w:rsidP="00591D6B" w:rsidRDefault="009907C8">
            <w:pPr>
              <w:pStyle w:val="AltB0"/>
            </w:pPr>
            <w:r>
              <w:fldChar w:fldCharType="begin"/>
            </w:r>
            <w:r>
              <w:instrText xml:space="preserve"> REF _Ref345055964 \h </w:instrText>
            </w:r>
            <w:r>
              <w:fldChar w:fldCharType="separate"/>
            </w:r>
            <w:r w:rsidR="00DE178B">
              <w:rPr>
                <w:rFonts w:hint="eastAsia"/>
              </w:rPr>
              <w:t>F81-Initialize ATP software</w:t>
            </w:r>
            <w:r>
              <w:fldChar w:fldCharType="end"/>
            </w:r>
          </w:p>
        </w:tc>
      </w:tr>
      <w:tr w:rsidR="00A53908" w:rsidTr="00674B36">
        <w:tc>
          <w:tcPr>
            <w:tcW w:w="1635" w:type="pct"/>
            <w:shd w:val="clear" w:color="auto" w:fill="auto"/>
          </w:tcPr>
          <w:p w:rsidR="00A53908" w:rsidP="00591D6B" w:rsidRDefault="00532AED">
            <w:pPr>
              <w:pStyle w:val="AltB0"/>
            </w:pPr>
            <w:hyperlink w:history="1" w:anchor="NonVitalRequest">
              <w:r w:rsidR="00840F21">
                <w:rPr>
                  <w:rStyle w:val="ac"/>
                </w:rPr>
                <w:t>NonVitalRequest</w:t>
              </w:r>
            </w:hyperlink>
          </w:p>
        </w:tc>
        <w:tc>
          <w:tcPr>
            <w:tcW w:w="916" w:type="pct"/>
            <w:shd w:val="clear" w:color="auto" w:fill="auto"/>
          </w:tcPr>
          <w:p w:rsidR="00A53908" w:rsidP="00591D6B" w:rsidRDefault="001B0936">
            <w:pPr>
              <w:pStyle w:val="AltB0"/>
            </w:pPr>
            <w:r>
              <w:rPr>
                <w:rFonts w:hint="eastAsia"/>
              </w:rPr>
              <w:t>External</w:t>
            </w:r>
          </w:p>
        </w:tc>
        <w:tc>
          <w:tcPr>
            <w:tcW w:w="2449" w:type="pct"/>
            <w:shd w:val="clear" w:color="auto" w:fill="auto"/>
          </w:tcPr>
          <w:p w:rsidR="00A53908" w:rsidP="00591D6B" w:rsidRDefault="009907C8">
            <w:pPr>
              <w:pStyle w:val="AltB0"/>
            </w:pPr>
            <w:r>
              <w:fldChar w:fldCharType="begin"/>
            </w:r>
            <w:r>
              <w:instrText xml:space="preserve"> REF _Ref348357813 \h </w:instrText>
            </w:r>
            <w:r>
              <w:fldChar w:fldCharType="separate"/>
            </w:r>
            <w:r w:rsidR="00DE178B">
              <w:rPr>
                <w:rFonts w:hint="eastAsia"/>
              </w:rPr>
              <w:t>Interface with CC Non Vital</w:t>
            </w:r>
            <w:r>
              <w:fldChar w:fldCharType="end"/>
            </w:r>
          </w:p>
        </w:tc>
      </w:tr>
    </w:tbl>
    <w:p w:rsidR="00896D6D" w:rsidP="00C93484" w:rsidRDefault="00896D6D">
      <w:pPr>
        <w:pStyle w:val="Reqtify"/>
      </w:pPr>
    </w:p>
    <w:p w:rsidR="00896D6D" w:rsidP="00934391" w:rsidRDefault="00896D6D">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431"/>
        <w:gridCol w:w="2285"/>
        <w:gridCol w:w="2285"/>
        <w:gridCol w:w="2285"/>
      </w:tblGrid>
      <w:tr w:rsidRPr="00785CC7" w:rsidR="00A53908" w:rsidTr="001B0936">
        <w:tc>
          <w:tcPr>
            <w:tcW w:w="1250" w:type="pct"/>
            <w:tcBorders>
              <w:top w:val="single" w:color="000000" w:sz="12" w:space="0"/>
              <w:bottom w:val="single" w:color="000000" w:sz="4" w:space="0"/>
            </w:tcBorders>
            <w:shd w:val="clear" w:color="auto" w:fill="E0E0E0"/>
          </w:tcPr>
          <w:p w:rsidR="00A53908" w:rsidP="00FA0FBB" w:rsidRDefault="00A53908">
            <w:pPr>
              <w:pStyle w:val="af6"/>
            </w:pPr>
            <w:r w:rsidRPr="00B1730D">
              <w:t>Name</w:t>
            </w:r>
          </w:p>
        </w:tc>
        <w:tc>
          <w:tcPr>
            <w:tcW w:w="1250" w:type="pct"/>
            <w:tcBorders>
              <w:top w:val="single" w:color="000000" w:sz="12" w:space="0"/>
              <w:bottom w:val="single" w:color="000000" w:sz="4" w:space="0"/>
            </w:tcBorders>
            <w:shd w:val="clear" w:color="auto" w:fill="E0E0E0"/>
          </w:tcPr>
          <w:p w:rsidR="00A53908" w:rsidP="00FA0FBB" w:rsidRDefault="00A53908">
            <w:pPr>
              <w:pStyle w:val="af6"/>
            </w:pPr>
            <w:r>
              <w:rPr>
                <w:rFonts w:hint="eastAsia"/>
              </w:rPr>
              <w:t>Safety Critical</w:t>
            </w:r>
          </w:p>
        </w:tc>
        <w:tc>
          <w:tcPr>
            <w:tcW w:w="1250" w:type="pct"/>
            <w:tcBorders>
              <w:top w:val="single" w:color="000000" w:sz="12" w:space="0"/>
              <w:bottom w:val="single" w:color="000000" w:sz="4" w:space="0"/>
            </w:tcBorders>
            <w:shd w:val="clear" w:color="auto" w:fill="E0E0E0"/>
          </w:tcPr>
          <w:p w:rsidR="00A53908" w:rsidP="00FA0FBB" w:rsidRDefault="00A53908">
            <w:pPr>
              <w:pStyle w:val="af6"/>
            </w:pPr>
            <w:r w:rsidRPr="00B1730D">
              <w:t>Observable</w:t>
            </w:r>
          </w:p>
        </w:tc>
        <w:tc>
          <w:tcPr>
            <w:tcW w:w="1250" w:type="pct"/>
            <w:tcBorders>
              <w:top w:val="single" w:color="000000" w:sz="12" w:space="0"/>
              <w:bottom w:val="single" w:color="000000" w:sz="4" w:space="0"/>
            </w:tcBorders>
            <w:shd w:val="clear" w:color="auto" w:fill="E0E0E0"/>
          </w:tcPr>
          <w:p w:rsidR="00A53908" w:rsidP="00FA0FBB" w:rsidRDefault="00A53908">
            <w:pPr>
              <w:pStyle w:val="af6"/>
            </w:pPr>
            <w:r w:rsidRPr="00B1730D">
              <w:t>Logical Type</w:t>
            </w:r>
          </w:p>
        </w:tc>
      </w:tr>
      <w:tr w:rsidR="006754BF" w:rsidTr="001B0936">
        <w:tc>
          <w:tcPr>
            <w:tcW w:w="1250" w:type="pct"/>
            <w:tcBorders>
              <w:top w:val="single" w:color="000000" w:sz="4" w:space="0"/>
            </w:tcBorders>
            <w:shd w:val="clear" w:color="auto" w:fill="auto"/>
          </w:tcPr>
          <w:p w:rsidR="006754BF" w:rsidP="00591D6B" w:rsidRDefault="00532AED">
            <w:pPr>
              <w:pStyle w:val="AltB0"/>
            </w:pPr>
            <w:hyperlink w:history="1" w:anchor="IdenticalVersionOfDualCPU">
              <w:r w:rsidR="003B253D">
                <w:rPr>
                  <w:rStyle w:val="ac"/>
                </w:rPr>
                <w:t>IdenticalVersionOfDualCPU</w:t>
              </w:r>
            </w:hyperlink>
          </w:p>
        </w:tc>
        <w:tc>
          <w:tcPr>
            <w:tcW w:w="1250" w:type="pct"/>
            <w:tcBorders>
              <w:top w:val="single" w:color="000000" w:sz="4" w:space="0"/>
            </w:tcBorders>
          </w:tcPr>
          <w:p w:rsidR="006754BF" w:rsidP="00591D6B" w:rsidRDefault="001B0936">
            <w:pPr>
              <w:pStyle w:val="AltB0"/>
            </w:pPr>
            <w:r>
              <w:rPr>
                <w:rFonts w:hint="eastAsia"/>
              </w:rPr>
              <w:t>√</w:t>
            </w:r>
          </w:p>
        </w:tc>
        <w:tc>
          <w:tcPr>
            <w:tcW w:w="1250" w:type="pct"/>
            <w:tcBorders>
              <w:top w:val="single" w:color="000000" w:sz="4" w:space="0"/>
            </w:tcBorders>
            <w:shd w:val="clear" w:color="auto" w:fill="auto"/>
          </w:tcPr>
          <w:p w:rsidR="006754BF" w:rsidP="00591D6B" w:rsidRDefault="00674B36">
            <w:pPr>
              <w:pStyle w:val="AltB0"/>
            </w:pPr>
            <w:r>
              <w:rPr>
                <w:rFonts w:hint="eastAsia"/>
              </w:rPr>
              <w:t>√</w:t>
            </w:r>
          </w:p>
        </w:tc>
        <w:tc>
          <w:tcPr>
            <w:tcW w:w="1250" w:type="pct"/>
            <w:tcBorders>
              <w:top w:val="single" w:color="000000" w:sz="4" w:space="0"/>
            </w:tcBorders>
            <w:shd w:val="clear" w:color="auto" w:fill="auto"/>
          </w:tcPr>
          <w:p w:rsidR="006754BF" w:rsidP="00591D6B" w:rsidRDefault="004E6C7B">
            <w:pPr>
              <w:pStyle w:val="AltB0"/>
            </w:pPr>
            <w:fldSimple w:instr=" REF BOOLEAN  \* MERGEFORMAT ">
              <w:r w:rsidRPr="00190111" w:rsidR="00DE178B">
                <w:rPr>
                  <w:rStyle w:val="DATATYPE"/>
                </w:rPr>
                <w:t>BOOLEAN</w:t>
              </w:r>
            </w:fldSimple>
          </w:p>
        </w:tc>
      </w:tr>
      <w:tr w:rsidR="006754BF" w:rsidTr="001B0936">
        <w:tc>
          <w:tcPr>
            <w:tcW w:w="1250" w:type="pct"/>
            <w:tcBorders>
              <w:top w:val="single" w:color="000000" w:sz="4" w:space="0"/>
            </w:tcBorders>
            <w:shd w:val="clear" w:color="auto" w:fill="auto"/>
          </w:tcPr>
          <w:p w:rsidR="006754BF" w:rsidP="00591D6B" w:rsidRDefault="00532AED">
            <w:pPr>
              <w:pStyle w:val="AltB0"/>
            </w:pPr>
            <w:hyperlink w:history="1" w:anchor="NonVitalRequestReady">
              <w:r w:rsidR="003B253D">
                <w:rPr>
                  <w:rStyle w:val="ac"/>
                </w:rPr>
                <w:t>NonVitalRequestReady</w:t>
              </w:r>
            </w:hyperlink>
          </w:p>
        </w:tc>
        <w:tc>
          <w:tcPr>
            <w:tcW w:w="1250" w:type="pct"/>
            <w:tcBorders>
              <w:top w:val="single" w:color="000000" w:sz="4" w:space="0"/>
            </w:tcBorders>
          </w:tcPr>
          <w:p w:rsidR="006754BF" w:rsidP="00591D6B" w:rsidRDefault="001B0936">
            <w:pPr>
              <w:pStyle w:val="AltB0"/>
            </w:pPr>
            <w:r>
              <w:rPr>
                <w:rFonts w:hint="eastAsia"/>
              </w:rPr>
              <w:t>×</w:t>
            </w:r>
          </w:p>
        </w:tc>
        <w:tc>
          <w:tcPr>
            <w:tcW w:w="1250" w:type="pct"/>
            <w:tcBorders>
              <w:top w:val="single" w:color="000000" w:sz="4" w:space="0"/>
            </w:tcBorders>
            <w:shd w:val="clear" w:color="auto" w:fill="auto"/>
          </w:tcPr>
          <w:p w:rsidR="006754BF" w:rsidP="00591D6B" w:rsidRDefault="0012674A">
            <w:pPr>
              <w:pStyle w:val="AltB0"/>
            </w:pPr>
            <w:r>
              <w:rPr>
                <w:rFonts w:hint="eastAsia"/>
              </w:rPr>
              <w:t>√</w:t>
            </w:r>
          </w:p>
        </w:tc>
        <w:tc>
          <w:tcPr>
            <w:tcW w:w="1250" w:type="pct"/>
            <w:tcBorders>
              <w:top w:val="single" w:color="000000" w:sz="4" w:space="0"/>
            </w:tcBorders>
            <w:shd w:val="clear" w:color="auto" w:fill="auto"/>
          </w:tcPr>
          <w:p w:rsidR="006754BF" w:rsidP="00591D6B" w:rsidRDefault="0066409F">
            <w:pPr>
              <w:pStyle w:val="AltB0"/>
            </w:pPr>
            <w:r>
              <w:fldChar w:fldCharType="begin"/>
            </w:r>
            <w:r>
              <w:instrText xml:space="preserve"> REF BOOLEAN </w:instrText>
            </w:r>
            <w:r w:rsidR="00674B36">
              <w:instrText xml:space="preserve"> \* MERGEFORMAT </w:instrText>
            </w:r>
            <w:r>
              <w:fldChar w:fldCharType="separate"/>
            </w:r>
            <w:r w:rsidRPr="00190111" w:rsidR="00DE178B">
              <w:rPr>
                <w:rStyle w:val="DATATYPE"/>
              </w:rPr>
              <w:t>BOOLEAN</w:t>
            </w:r>
            <w:r>
              <w:fldChar w:fldCharType="end"/>
            </w:r>
          </w:p>
        </w:tc>
      </w:tr>
      <w:tr w:rsidR="006754BF" w:rsidTr="001B0936">
        <w:tc>
          <w:tcPr>
            <w:tcW w:w="1250" w:type="pct"/>
            <w:shd w:val="clear" w:color="auto" w:fill="auto"/>
          </w:tcPr>
          <w:p w:rsidR="006754BF" w:rsidP="00591D6B" w:rsidRDefault="00532AED">
            <w:pPr>
              <w:pStyle w:val="AltB0"/>
            </w:pPr>
            <w:hyperlink w:history="1" w:anchor="TrainKnown">
              <w:r w:rsidR="003B253D">
                <w:rPr>
                  <w:rStyle w:val="ac"/>
                </w:rPr>
                <w:t>TrainKnown</w:t>
              </w:r>
            </w:hyperlink>
          </w:p>
        </w:tc>
        <w:tc>
          <w:tcPr>
            <w:tcW w:w="1250" w:type="pct"/>
          </w:tcPr>
          <w:p w:rsidR="006754BF" w:rsidP="00591D6B" w:rsidRDefault="001B0936">
            <w:pPr>
              <w:pStyle w:val="AltB0"/>
            </w:pPr>
            <w:r>
              <w:rPr>
                <w:rFonts w:hint="eastAsia"/>
              </w:rPr>
              <w:t>√</w:t>
            </w:r>
          </w:p>
        </w:tc>
        <w:tc>
          <w:tcPr>
            <w:tcW w:w="1250" w:type="pct"/>
            <w:shd w:val="clear" w:color="auto" w:fill="auto"/>
          </w:tcPr>
          <w:p w:rsidR="006754BF" w:rsidP="00591D6B" w:rsidRDefault="0012674A">
            <w:pPr>
              <w:pStyle w:val="AltB0"/>
            </w:pPr>
            <w:r>
              <w:rPr>
                <w:rFonts w:hint="eastAsia"/>
              </w:rPr>
              <w:t>√</w:t>
            </w:r>
          </w:p>
        </w:tc>
        <w:tc>
          <w:tcPr>
            <w:tcW w:w="1250" w:type="pct"/>
            <w:shd w:val="clear" w:color="auto" w:fill="auto"/>
          </w:tcPr>
          <w:p w:rsidR="006754BF" w:rsidP="00591D6B" w:rsidRDefault="0066409F">
            <w:pPr>
              <w:pStyle w:val="AltB0"/>
            </w:pPr>
            <w:r>
              <w:fldChar w:fldCharType="begin"/>
            </w:r>
            <w:r>
              <w:instrText xml:space="preserve"> REF BOOLEAN </w:instrText>
            </w:r>
            <w:r w:rsidR="00674B36">
              <w:instrText xml:space="preserve"> \* MERGEFORMAT </w:instrText>
            </w:r>
            <w:r>
              <w:fldChar w:fldCharType="separate"/>
            </w:r>
            <w:r w:rsidRPr="00190111" w:rsidR="00DE178B">
              <w:rPr>
                <w:rStyle w:val="DATATYPE"/>
              </w:rPr>
              <w:t>BOOLEAN</w:t>
            </w:r>
            <w:r>
              <w:fldChar w:fldCharType="end"/>
            </w:r>
          </w:p>
        </w:tc>
      </w:tr>
    </w:tbl>
    <w:p w:rsidR="00896D6D" w:rsidP="00C93484" w:rsidRDefault="00896D6D">
      <w:pPr>
        <w:pStyle w:val="Reqtify"/>
      </w:pPr>
    </w:p>
    <w:p w:rsidRPr="00003A18" w:rsidR="00896D6D" w:rsidP="00934391" w:rsidRDefault="00896D6D">
      <w:pPr>
        <w:pStyle w:val="3"/>
      </w:pPr>
      <w:r w:rsidRPr="00A61D30">
        <w:rPr>
          <w:rFonts w:hint="eastAsia"/>
        </w:rPr>
        <w:t>Processing</w:t>
      </w:r>
    </w:p>
    <w:p w:rsidR="004C1226" w:rsidP="00C93484" w:rsidRDefault="004C1226">
      <w:pPr>
        <w:pStyle w:val="Reqtify"/>
      </w:pPr>
    </w:p>
    <w:p w:rsidRPr="00A61D30" w:rsidR="007F3B90" w:rsidP="0012674A" w:rsidRDefault="007F3B90">
      <w:pPr>
        <w:pStyle w:val="4"/>
      </w:pPr>
      <w:r>
        <w:rPr>
          <w:rFonts w:hint="eastAsia"/>
        </w:rPr>
        <w:t xml:space="preserve">Get </w:t>
      </w:r>
      <w:r w:rsidRPr="00A61D30">
        <w:rPr>
          <w:rFonts w:hint="eastAsia"/>
        </w:rPr>
        <w:t>CC data plu</w:t>
      </w:r>
      <w:r>
        <w:rPr>
          <w:rFonts w:hint="eastAsia"/>
        </w:rPr>
        <w:t>g information</w:t>
      </w:r>
    </w:p>
    <w:p w:rsidR="007F3B90" w:rsidP="00C93484" w:rsidRDefault="007F3B90">
      <w:pPr>
        <w:pStyle w:val="Reqtify"/>
      </w:pPr>
      <w:r>
        <w:rPr>
          <w:rFonts w:hint="eastAsia"/>
        </w:rPr>
        <w:t>同一项目中，运行在不同车辆的</w:t>
      </w:r>
      <w:r>
        <w:rPr>
          <w:rFonts w:hint="eastAsia"/>
        </w:rPr>
        <w:t>CC</w:t>
      </w:r>
      <w:r>
        <w:rPr>
          <w:rFonts w:hint="eastAsia"/>
        </w:rPr>
        <w:t>上的</w:t>
      </w:r>
      <w:r>
        <w:rPr>
          <w:rFonts w:hint="eastAsia"/>
        </w:rPr>
        <w:t>ATP</w:t>
      </w:r>
      <w:r>
        <w:rPr>
          <w:rFonts w:hint="eastAsia"/>
        </w:rPr>
        <w:t>软件本身是相同的。在与外部系统通信时，依靠</w:t>
      </w:r>
      <w:r>
        <w:rPr>
          <w:rFonts w:hint="eastAsia"/>
        </w:rPr>
        <w:t>CC SSID</w:t>
      </w:r>
      <w:r>
        <w:rPr>
          <w:rFonts w:hint="eastAsia"/>
        </w:rPr>
        <w:t>来区分当前的</w:t>
      </w:r>
      <w:r>
        <w:rPr>
          <w:rFonts w:hint="eastAsia"/>
        </w:rPr>
        <w:t>CC</w:t>
      </w:r>
      <w:r>
        <w:rPr>
          <w:rFonts w:hint="eastAsia"/>
        </w:rPr>
        <w:t>标识；同时，</w:t>
      </w:r>
      <w:r>
        <w:rPr>
          <w:rFonts w:hint="eastAsia"/>
        </w:rPr>
        <w:t>ATP</w:t>
      </w:r>
      <w:r>
        <w:rPr>
          <w:rFonts w:hint="eastAsia"/>
        </w:rPr>
        <w:t>还需知道自身所在车头是</w:t>
      </w:r>
      <w:r w:rsidRPr="00451353">
        <w:rPr>
          <w:rStyle w:val="aff1"/>
          <w:rFonts w:hint="eastAsia"/>
        </w:rPr>
        <w:t>END_1</w:t>
      </w:r>
      <w:r>
        <w:rPr>
          <w:rFonts w:hint="eastAsia"/>
        </w:rPr>
        <w:t>还是</w:t>
      </w:r>
      <w:r w:rsidRPr="00451353" w:rsidR="00451353">
        <w:rPr>
          <w:rStyle w:val="aff1"/>
          <w:rFonts w:hint="eastAsia"/>
        </w:rPr>
        <w:t>END_2</w:t>
      </w:r>
      <w:r>
        <w:rPr>
          <w:rFonts w:hint="eastAsia"/>
        </w:rPr>
        <w:t>；以及运行在</w:t>
      </w:r>
      <w:r>
        <w:rPr>
          <w:rFonts w:hint="eastAsia"/>
        </w:rPr>
        <w:t>VLE-2</w:t>
      </w:r>
      <w:r>
        <w:rPr>
          <w:rFonts w:hint="eastAsia"/>
        </w:rPr>
        <w:t>板的哪个</w:t>
      </w:r>
      <w:r>
        <w:rPr>
          <w:rFonts w:hint="eastAsia"/>
        </w:rPr>
        <w:t>CPU</w:t>
      </w:r>
      <w:r>
        <w:rPr>
          <w:rFonts w:hint="eastAsia"/>
        </w:rPr>
        <w:t>模块。上述信息均需通过读取安装在</w:t>
      </w:r>
      <w:r>
        <w:rPr>
          <w:rFonts w:hint="eastAsia"/>
        </w:rPr>
        <w:t>VLE-2</w:t>
      </w:r>
      <w:r>
        <w:rPr>
          <w:rFonts w:hint="eastAsia"/>
        </w:rPr>
        <w:t>板上的</w:t>
      </w:r>
      <w:r>
        <w:rPr>
          <w:rFonts w:hint="eastAsia"/>
        </w:rPr>
        <w:t>CC data plug</w:t>
      </w:r>
      <w:r>
        <w:rPr>
          <w:rFonts w:hint="eastAsia"/>
        </w:rPr>
        <w:t>获取。须由操作人员保证，安装在每一块</w:t>
      </w:r>
      <w:r>
        <w:rPr>
          <w:rFonts w:hint="eastAsia"/>
        </w:rPr>
        <w:t>VLE-2</w:t>
      </w:r>
      <w:r>
        <w:rPr>
          <w:rFonts w:hint="eastAsia"/>
        </w:rPr>
        <w:t>板上的</w:t>
      </w:r>
      <w:r>
        <w:rPr>
          <w:rFonts w:hint="eastAsia"/>
        </w:rPr>
        <w:t>CC data plug</w:t>
      </w:r>
      <w:r>
        <w:rPr>
          <w:rFonts w:hint="eastAsia"/>
        </w:rPr>
        <w:t>都是正确的，唯一的。</w:t>
      </w:r>
    </w:p>
    <w:p w:rsidRPr="00DB6752" w:rsidR="007F3B90" w:rsidP="00C93484" w:rsidRDefault="007F3B90">
      <w:pPr>
        <w:pStyle w:val="Reqtify"/>
      </w:pPr>
      <w:r>
        <w:rPr>
          <w:rFonts w:hint="eastAsia"/>
        </w:rPr>
        <w:t>In t</w:t>
      </w:r>
      <w:r w:rsidRPr="00DB6752">
        <w:t xml:space="preserve">he same project, </w:t>
      </w:r>
      <w:r>
        <w:rPr>
          <w:rFonts w:hint="eastAsia"/>
        </w:rPr>
        <w:t xml:space="preserve">the ATP software </w:t>
      </w:r>
      <w:r w:rsidRPr="00DB6752">
        <w:t>run</w:t>
      </w:r>
      <w:r>
        <w:rPr>
          <w:rFonts w:hint="eastAsia"/>
        </w:rPr>
        <w:t>ning</w:t>
      </w:r>
      <w:r w:rsidRPr="00DB6752">
        <w:t> </w:t>
      </w:r>
      <w:r>
        <w:rPr>
          <w:rFonts w:hint="eastAsia"/>
        </w:rPr>
        <w:t xml:space="preserve">on </w:t>
      </w:r>
      <w:r w:rsidRPr="00DB6752">
        <w:t>different vehicles is</w:t>
      </w:r>
      <w:r>
        <w:rPr>
          <w:rFonts w:hint="eastAsia"/>
        </w:rPr>
        <w:t xml:space="preserve"> identical</w:t>
      </w:r>
      <w:r w:rsidRPr="00DB6752">
        <w:t>.</w:t>
      </w:r>
      <w:r w:rsidRPr="00AD44DA">
        <w:rPr>
          <w:rFonts w:hint="eastAsia"/>
        </w:rPr>
        <w:t xml:space="preserve"> </w:t>
      </w:r>
      <w:r>
        <w:rPr>
          <w:rFonts w:hint="eastAsia"/>
        </w:rPr>
        <w:t>When communicating with external systems</w:t>
      </w:r>
      <w:r w:rsidRPr="00DB6752">
        <w:t>,</w:t>
      </w:r>
      <w:r>
        <w:rPr>
          <w:rFonts w:hint="eastAsia"/>
        </w:rPr>
        <w:t xml:space="preserve"> the ATP depends on the </w:t>
      </w:r>
      <w:r w:rsidRPr="00DB6752">
        <w:t>CC SSID</w:t>
      </w:r>
      <w:r>
        <w:rPr>
          <w:rFonts w:hint="eastAsia"/>
        </w:rPr>
        <w:t xml:space="preserve"> </w:t>
      </w:r>
      <w:r w:rsidRPr="00DB6752">
        <w:t xml:space="preserve">to </w:t>
      </w:r>
      <w:r>
        <w:rPr>
          <w:rFonts w:hint="eastAsia"/>
        </w:rPr>
        <w:t>identify itself</w:t>
      </w:r>
      <w:r w:rsidRPr="00DB6752">
        <w:t>; </w:t>
      </w:r>
      <w:r>
        <w:rPr>
          <w:rFonts w:hint="eastAsia"/>
        </w:rPr>
        <w:t xml:space="preserve">meanwhile, it </w:t>
      </w:r>
      <w:r w:rsidRPr="00DB6752">
        <w:t>needs to know </w:t>
      </w:r>
      <w:r>
        <w:rPr>
          <w:rFonts w:hint="eastAsia"/>
        </w:rPr>
        <w:t xml:space="preserve">itself in the train </w:t>
      </w:r>
      <w:r w:rsidRPr="00451353">
        <w:rPr>
          <w:rStyle w:val="aff1"/>
        </w:rPr>
        <w:t>END_1</w:t>
      </w:r>
      <w:r w:rsidR="00397BD9">
        <w:t xml:space="preserve"> or </w:t>
      </w:r>
      <w:r w:rsidRPr="00451353" w:rsidR="00451353">
        <w:rPr>
          <w:rStyle w:val="aff1"/>
        </w:rPr>
        <w:t>END_2</w:t>
      </w:r>
      <w:r w:rsidRPr="00DB6752">
        <w:t>;</w:t>
      </w:r>
      <w:r w:rsidR="00397BD9">
        <w:t xml:space="preserve"> and </w:t>
      </w:r>
      <w:r w:rsidRPr="00DB6752">
        <w:t>run</w:t>
      </w:r>
      <w:r>
        <w:rPr>
          <w:rFonts w:hint="eastAsia"/>
        </w:rPr>
        <w:t>s</w:t>
      </w:r>
      <w:r w:rsidRPr="00DB6752">
        <w:t xml:space="preserve"> in </w:t>
      </w:r>
      <w:r>
        <w:rPr>
          <w:rFonts w:hint="eastAsia"/>
        </w:rPr>
        <w:t xml:space="preserve">the </w:t>
      </w:r>
      <w:r w:rsidRPr="00DB6752">
        <w:t>CPU</w:t>
      </w:r>
      <w:r>
        <w:rPr>
          <w:rFonts w:hint="eastAsia"/>
        </w:rPr>
        <w:t>1</w:t>
      </w:r>
      <w:r w:rsidR="00397BD9">
        <w:rPr>
          <w:rFonts w:hint="eastAsia"/>
        </w:rPr>
        <w:t xml:space="preserve"> or </w:t>
      </w:r>
      <w:r>
        <w:rPr>
          <w:rFonts w:hint="eastAsia"/>
        </w:rPr>
        <w:t>CPU2</w:t>
      </w:r>
      <w:r w:rsidRPr="00DB6752">
        <w:t> module</w:t>
      </w:r>
      <w:r>
        <w:rPr>
          <w:rFonts w:hint="eastAsia"/>
        </w:rPr>
        <w:t xml:space="preserve"> of the VLE-2 board</w:t>
      </w:r>
      <w:r w:rsidRPr="00DB6752">
        <w:t>. Th</w:t>
      </w:r>
      <w:r>
        <w:rPr>
          <w:rFonts w:hint="eastAsia"/>
        </w:rPr>
        <w:t>ese</w:t>
      </w:r>
      <w:r w:rsidRPr="00DB6752">
        <w:t xml:space="preserve"> information </w:t>
      </w:r>
      <w:r>
        <w:rPr>
          <w:rFonts w:hint="eastAsia"/>
        </w:rPr>
        <w:t>are</w:t>
      </w:r>
      <w:r w:rsidRPr="00DB6752">
        <w:t xml:space="preserve"> </w:t>
      </w:r>
      <w:r>
        <w:rPr>
          <w:rFonts w:hint="eastAsia"/>
        </w:rPr>
        <w:t>stored in CC data plug where</w:t>
      </w:r>
      <w:r>
        <w:t> install</w:t>
      </w:r>
      <w:r>
        <w:rPr>
          <w:rFonts w:hint="eastAsia"/>
        </w:rPr>
        <w:t>ed on each CPU module of the</w:t>
      </w:r>
      <w:r w:rsidRPr="00DB6752">
        <w:t> VLE-2 board.</w:t>
      </w:r>
      <w:r>
        <w:rPr>
          <w:rFonts w:hint="eastAsia"/>
        </w:rPr>
        <w:t xml:space="preserve"> The </w:t>
      </w:r>
      <w:r>
        <w:t>maintenance staff guarantees the correctness</w:t>
      </w:r>
      <w:r w:rsidR="00397BD9">
        <w:t xml:space="preserve"> and </w:t>
      </w:r>
      <w:r>
        <w:t>uniqueness of CC data plug</w:t>
      </w:r>
      <w:r>
        <w:rPr>
          <w:rFonts w:hint="eastAsia"/>
        </w:rPr>
        <w:t>.</w:t>
      </w:r>
    </w:p>
    <w:p w:rsidR="007F3B90" w:rsidP="00C93484" w:rsidRDefault="007F3B90">
      <w:pPr>
        <w:pStyle w:val="Reqtify"/>
      </w:pPr>
    </w:p>
    <w:p w:rsidRPr="00634120" w:rsidR="007F3B90" w:rsidP="00704491" w:rsidRDefault="007F3B90">
      <w:pPr>
        <w:pStyle w:val="ReqtifyAltR"/>
      </w:pPr>
      <w:r>
        <w:t>[iTC_CC_ATP-SwRS-</w:t>
      </w:r>
      <w:r>
        <w:rPr>
          <w:rFonts w:hint="eastAsia"/>
        </w:rPr>
        <w:t>0053</w:t>
      </w:r>
      <w:r>
        <w:t>]</w:t>
      </w:r>
    </w:p>
    <w:p w:rsidR="007F3B90" w:rsidP="00C93484" w:rsidRDefault="007F3B90">
      <w:pPr>
        <w:pStyle w:val="Reqtify"/>
      </w:pPr>
      <w:bookmarkStart w:name="_Toc277755567" w:id="1052"/>
      <w:r>
        <w:rPr>
          <w:rFonts w:hint="eastAsia"/>
        </w:rPr>
        <w:t>初始化时，</w:t>
      </w:r>
      <w:r>
        <w:rPr>
          <w:rFonts w:hint="eastAsia"/>
        </w:rPr>
        <w:t>ATP</w:t>
      </w:r>
      <w:r>
        <w:rPr>
          <w:rFonts w:hint="eastAsia"/>
        </w:rPr>
        <w:t>读取来自</w:t>
      </w:r>
      <w:r>
        <w:rPr>
          <w:rFonts w:hint="eastAsia"/>
        </w:rPr>
        <w:t>CC data plug</w:t>
      </w:r>
      <w:r>
        <w:rPr>
          <w:rFonts w:hint="eastAsia"/>
        </w:rPr>
        <w:t>的</w:t>
      </w:r>
      <w:hyperlink w:history="1" w:anchor="DataPlugContent">
        <w:r w:rsidR="001B0936">
          <w:rPr>
            <w:rStyle w:val="ac"/>
          </w:rPr>
          <w:t>DataPlugContent</w:t>
        </w:r>
      </w:hyperlink>
      <w:r>
        <w:rPr>
          <w:rFonts w:hint="eastAsia"/>
        </w:rPr>
        <w:t>.CC</w:t>
      </w:r>
      <w:r w:rsidR="00354F88">
        <w:rPr>
          <w:rFonts w:hint="eastAsia"/>
        </w:rPr>
        <w:t>T</w:t>
      </w:r>
      <w:r>
        <w:rPr>
          <w:rFonts w:hint="eastAsia"/>
        </w:rPr>
        <w:t>rain</w:t>
      </w:r>
      <w:r w:rsidR="00354F88">
        <w:rPr>
          <w:rFonts w:hint="eastAsia"/>
        </w:rPr>
        <w:t>T</w:t>
      </w:r>
      <w:r>
        <w:rPr>
          <w:rFonts w:hint="eastAsia"/>
        </w:rPr>
        <w:t>ype</w:t>
      </w:r>
      <w:r>
        <w:rPr>
          <w:rFonts w:hint="eastAsia"/>
        </w:rPr>
        <w:t>信息，生成</w:t>
      </w:r>
      <w:bookmarkStart w:name="TrainType" w:id="1053"/>
      <w:r w:rsidRPr="00574A2A">
        <w:rPr>
          <w:rStyle w:val="aff2"/>
          <w:rFonts w:hint="eastAsia"/>
        </w:rPr>
        <w:t>TrainType</w:t>
      </w:r>
      <w:bookmarkEnd w:id="1053"/>
      <w:r>
        <w:rPr>
          <w:rFonts w:hint="eastAsia"/>
        </w:rPr>
        <w:t>。</w:t>
      </w:r>
    </w:p>
    <w:p w:rsidR="007F3B90" w:rsidP="00C93484" w:rsidRDefault="007F3B90">
      <w:pPr>
        <w:pStyle w:val="Reqtify"/>
      </w:pPr>
      <w:r>
        <w:rPr>
          <w:rFonts w:hint="eastAsia"/>
        </w:rPr>
        <w:t xml:space="preserve">On initialization, ATP generates </w:t>
      </w:r>
      <w:hyperlink w:history="1" w:anchor="TrainType">
        <w:r w:rsidR="003B253D">
          <w:rPr>
            <w:rStyle w:val="ac"/>
            <w:noProof/>
          </w:rPr>
          <w:t>TrainType</w:t>
        </w:r>
      </w:hyperlink>
      <w:r>
        <w:rPr>
          <w:rFonts w:hint="eastAsia"/>
        </w:rPr>
        <w:t xml:space="preserve"> according to </w:t>
      </w:r>
      <w:hyperlink w:history="1" w:anchor="DataPlugContent">
        <w:r w:rsidR="003B253D">
          <w:rPr>
            <w:rStyle w:val="ac"/>
          </w:rPr>
          <w:t>DataPlugContent</w:t>
        </w:r>
      </w:hyperlink>
      <w:r>
        <w:rPr>
          <w:rFonts w:hint="eastAsia"/>
        </w:rPr>
        <w:t>.CC</w:t>
      </w:r>
      <w:r w:rsidR="00354F88">
        <w:rPr>
          <w:rFonts w:hint="eastAsia"/>
        </w:rPr>
        <w:t>T</w:t>
      </w:r>
      <w:r>
        <w:rPr>
          <w:rFonts w:hint="eastAsia"/>
        </w:rPr>
        <w:t>rain</w:t>
      </w:r>
      <w:r w:rsidR="00354F88">
        <w:rPr>
          <w:rFonts w:hint="eastAsia"/>
        </w:rPr>
        <w:t>T</w:t>
      </w:r>
      <w:r>
        <w:t xml:space="preserve">ype </w:t>
      </w:r>
      <w:r>
        <w:rPr>
          <w:rFonts w:hint="eastAsia"/>
        </w:rPr>
        <w:t>from the CC data plug.</w:t>
      </w:r>
    </w:p>
    <w:p w:rsidR="00032BB4" w:rsidP="000431E0" w:rsidRDefault="00032BB4">
      <w:pPr>
        <w:pStyle w:val="af7"/>
      </w:pPr>
      <w:r>
        <w:t xml:space="preserve">def </w:t>
      </w:r>
      <w:hyperlink w:history="1" w:anchor="TrainType">
        <w:r w:rsidR="001B0936">
          <w:rPr>
            <w:rStyle w:val="ac"/>
          </w:rPr>
          <w:t>TrainType</w:t>
        </w:r>
      </w:hyperlink>
      <w:r>
        <w:t>(k):</w:t>
      </w:r>
    </w:p>
    <w:p w:rsidR="00032BB4" w:rsidP="000431E0" w:rsidRDefault="00032BB4">
      <w:pPr>
        <w:pStyle w:val="af7"/>
      </w:pPr>
      <w:r>
        <w:t xml:space="preserve">    return </w:t>
      </w:r>
      <w:hyperlink w:history="1" w:anchor="DataPlugContent">
        <w:r w:rsidR="003B253D">
          <w:rPr>
            <w:rStyle w:val="ac"/>
          </w:rPr>
          <w:t>DataPlugContent</w:t>
        </w:r>
      </w:hyperlink>
      <w:r>
        <w:t>.CC</w:t>
      </w:r>
      <w:r w:rsidR="00354F88">
        <w:t>T</w:t>
      </w:r>
      <w:r>
        <w:t>rain</w:t>
      </w:r>
      <w:r w:rsidR="00354F88">
        <w:t>T</w:t>
      </w:r>
      <w:r>
        <w:t>ype</w:t>
      </w:r>
    </w:p>
    <w:bookmarkEnd w:id="1052"/>
    <w:p w:rsidRPr="008A1414" w:rsidR="007F3B90" w:rsidP="000C0D62" w:rsidRDefault="007F3B90">
      <w:pPr>
        <w:pStyle w:val="ReqtifyAltQ"/>
      </w:pPr>
      <w:r w:rsidRPr="008A1414">
        <w:t>#Category=Functional</w:t>
      </w:r>
    </w:p>
    <w:p w:rsidRPr="008A1414" w:rsidR="007F3B90" w:rsidP="000C0D62" w:rsidRDefault="007F3B90">
      <w:pPr>
        <w:pStyle w:val="ReqtifyAltQ"/>
      </w:pPr>
      <w:r w:rsidRPr="008A1414">
        <w:t>#Contribution</w:t>
      </w:r>
      <w:r>
        <w:t>=SIL4</w:t>
      </w:r>
    </w:p>
    <w:p w:rsidR="009328EA" w:rsidP="000C0D62" w:rsidRDefault="007F3B90">
      <w:pPr>
        <w:pStyle w:val="ReqtifyAltQ"/>
        <w:rPr>
          <w:ins w:author="常鸣" w:date="2014-07-03T14:27:00Z" w:id="1054"/>
        </w:rPr>
      </w:pPr>
      <w:del w:author="常鸣" w:date="2014-07-03T14:27:00Z" w:id="1055">
        <w:r w:rsidRPr="008A1414" w:rsidDel="009328EA">
          <w:delText>#S</w:delText>
        </w:r>
      </w:del>
      <w:ins w:author="常鸣" w:date="2014-07-03T14:27:00Z" w:id="1056">
        <w:r w:rsidR="009328EA">
          <w:t>#Allocation=ATP Software</w:t>
        </w:r>
      </w:ins>
    </w:p>
    <w:p w:rsidRPr="008A1414" w:rsidR="007F3B90" w:rsidP="000C0D62" w:rsidRDefault="009328EA">
      <w:pPr>
        <w:pStyle w:val="ReqtifyAltQ"/>
      </w:pPr>
      <w:ins w:author="常鸣" w:date="2014-07-03T14:27:00Z" w:id="1057">
        <w:r>
          <w:t>#S</w:t>
        </w:r>
      </w:ins>
      <w:r w:rsidRPr="008A1414" w:rsidR="007F3B90">
        <w:t>ource=</w:t>
      </w:r>
      <w:r w:rsidRPr="003D2990" w:rsidR="007F3B90">
        <w:t>[iTC_CC-SyAD-</w:t>
      </w:r>
      <w:r w:rsidRPr="003D2990" w:rsidR="007F3B90">
        <w:rPr>
          <w:rFonts w:hint="eastAsia"/>
        </w:rPr>
        <w:t>0</w:t>
      </w:r>
      <w:r w:rsidR="007F3B90">
        <w:rPr>
          <w:rFonts w:hint="eastAsia"/>
        </w:rPr>
        <w:t>371</w:t>
      </w:r>
      <w:r w:rsidRPr="003D2990" w:rsidR="007F3B90">
        <w:rPr>
          <w:rFonts w:hint="eastAsia"/>
        </w:rPr>
        <w:t>]</w:t>
      </w:r>
    </w:p>
    <w:p w:rsidRPr="008A1414" w:rsidR="007F3B90" w:rsidP="000C0D62" w:rsidRDefault="007F3B90">
      <w:pPr>
        <w:pStyle w:val="ReqtifyAltQ"/>
      </w:pPr>
      <w:r w:rsidRPr="008A1414">
        <w:t>[End]</w:t>
      </w:r>
    </w:p>
    <w:p w:rsidR="007F3B90" w:rsidP="00C93484" w:rsidRDefault="007F3B90">
      <w:pPr>
        <w:pStyle w:val="Reqtify"/>
      </w:pPr>
    </w:p>
    <w:p w:rsidR="007F3B90" w:rsidP="00C93484" w:rsidRDefault="007F3B90">
      <w:pPr>
        <w:pStyle w:val="Reqtify"/>
      </w:pPr>
    </w:p>
    <w:p w:rsidR="007F3B90" w:rsidP="00704491" w:rsidRDefault="007F3B90">
      <w:pPr>
        <w:pStyle w:val="ReqtifyAltR"/>
      </w:pPr>
      <w:r>
        <w:t>[iTC_CC_ATP-SwRS-</w:t>
      </w:r>
      <w:r>
        <w:rPr>
          <w:rFonts w:hint="eastAsia"/>
        </w:rPr>
        <w:t>0054</w:t>
      </w:r>
      <w:r>
        <w:t>]</w:t>
      </w:r>
    </w:p>
    <w:p w:rsidR="007F3B90" w:rsidP="00C93484" w:rsidRDefault="007F3B90">
      <w:pPr>
        <w:pStyle w:val="Reqtify"/>
      </w:pPr>
      <w:r>
        <w:rPr>
          <w:rFonts w:hint="eastAsia"/>
        </w:rPr>
        <w:t>初始化时，</w:t>
      </w:r>
      <w:r>
        <w:rPr>
          <w:rFonts w:hint="eastAsia"/>
        </w:rPr>
        <w:t>ATP</w:t>
      </w:r>
      <w:r>
        <w:rPr>
          <w:rFonts w:hint="eastAsia"/>
        </w:rPr>
        <w:t>读取来自</w:t>
      </w:r>
      <w:r>
        <w:rPr>
          <w:rFonts w:hint="eastAsia"/>
        </w:rPr>
        <w:t>CC data plug</w:t>
      </w:r>
      <w:r>
        <w:rPr>
          <w:rFonts w:hint="eastAsia"/>
        </w:rPr>
        <w:t>的</w:t>
      </w:r>
      <w:hyperlink w:history="1" w:anchor="DataPlugContent">
        <w:r w:rsidR="001B0936">
          <w:rPr>
            <w:rStyle w:val="ac"/>
          </w:rPr>
          <w:t>DataPlugContent</w:t>
        </w:r>
      </w:hyperlink>
      <w:r>
        <w:rPr>
          <w:rFonts w:hint="eastAsia"/>
        </w:rPr>
        <w:t>.CC</w:t>
      </w:r>
      <w:r w:rsidR="00354F88">
        <w:rPr>
          <w:rFonts w:hint="eastAsia"/>
        </w:rPr>
        <w:t>C</w:t>
      </w:r>
      <w:r>
        <w:rPr>
          <w:rFonts w:hint="eastAsia"/>
        </w:rPr>
        <w:t>ore</w:t>
      </w:r>
      <w:r w:rsidR="00354F88">
        <w:rPr>
          <w:rFonts w:hint="eastAsia"/>
        </w:rPr>
        <w:t>I</w:t>
      </w:r>
      <w:r>
        <w:rPr>
          <w:rFonts w:hint="eastAsia"/>
        </w:rPr>
        <w:t>d</w:t>
      </w:r>
      <w:r>
        <w:rPr>
          <w:rFonts w:hint="eastAsia"/>
        </w:rPr>
        <w:t>信息，生成</w:t>
      </w:r>
      <w:bookmarkStart w:name="CoreId" w:id="1058"/>
      <w:r w:rsidRPr="00574A2A">
        <w:rPr>
          <w:rStyle w:val="aff2"/>
          <w:rFonts w:hint="eastAsia"/>
        </w:rPr>
        <w:t>CoreId</w:t>
      </w:r>
      <w:bookmarkEnd w:id="1058"/>
      <w:r>
        <w:rPr>
          <w:rFonts w:hint="eastAsia"/>
        </w:rPr>
        <w:t>。</w:t>
      </w:r>
    </w:p>
    <w:p w:rsidR="007F3B90" w:rsidP="00C93484" w:rsidRDefault="007F3B90">
      <w:pPr>
        <w:pStyle w:val="Reqtify"/>
      </w:pPr>
      <w:r>
        <w:rPr>
          <w:rFonts w:hint="eastAsia"/>
        </w:rPr>
        <w:t xml:space="preserve">On initialization, ATP generates </w:t>
      </w:r>
      <w:hyperlink w:history="1" w:anchor="CoreId">
        <w:r w:rsidR="00B5344E">
          <w:rPr>
            <w:rStyle w:val="ac"/>
          </w:rPr>
          <w:t>CoreId</w:t>
        </w:r>
      </w:hyperlink>
      <w:r>
        <w:rPr>
          <w:rFonts w:hint="eastAsia"/>
        </w:rPr>
        <w:t xml:space="preserve"> according to </w:t>
      </w:r>
      <w:hyperlink w:history="1" w:anchor="DataPlugContent">
        <w:r w:rsidR="003B253D">
          <w:rPr>
            <w:rStyle w:val="ac"/>
          </w:rPr>
          <w:t>DataPlugContent</w:t>
        </w:r>
      </w:hyperlink>
      <w:r>
        <w:rPr>
          <w:rFonts w:hint="eastAsia"/>
        </w:rPr>
        <w:t>.</w:t>
      </w:r>
      <w:hyperlink w:history="1" w:anchor="CCCoreId">
        <w:r w:rsidR="0012674A">
          <w:rPr>
            <w:rStyle w:val="ac"/>
          </w:rPr>
          <w:t>CCCoreId</w:t>
        </w:r>
      </w:hyperlink>
      <w:r>
        <w:t xml:space="preserve"> read</w:t>
      </w:r>
      <w:r>
        <w:rPr>
          <w:rFonts w:hint="eastAsia"/>
        </w:rPr>
        <w:t xml:space="preserve"> from the CC data plug.</w:t>
      </w:r>
    </w:p>
    <w:p w:rsidR="00032BB4" w:rsidP="000431E0" w:rsidRDefault="00032BB4">
      <w:pPr>
        <w:pStyle w:val="af7"/>
      </w:pPr>
      <w:r>
        <w:t xml:space="preserve">def </w:t>
      </w:r>
      <w:hyperlink w:history="1" w:anchor="CoreId">
        <w:r w:rsidR="001B0936">
          <w:rPr>
            <w:rStyle w:val="ac"/>
          </w:rPr>
          <w:t>CoreId</w:t>
        </w:r>
      </w:hyperlink>
      <w:r>
        <w:t>(k):</w:t>
      </w:r>
    </w:p>
    <w:p w:rsidRPr="001E78B5" w:rsidR="00032BB4" w:rsidP="000431E0" w:rsidRDefault="00032BB4">
      <w:pPr>
        <w:pStyle w:val="af7"/>
      </w:pPr>
      <w:r>
        <w:t xml:space="preserve">    return </w:t>
      </w:r>
      <w:hyperlink w:history="1" w:anchor="DataPlugContent">
        <w:r w:rsidR="003B253D">
          <w:rPr>
            <w:rStyle w:val="ac"/>
          </w:rPr>
          <w:t>DataPlugContent</w:t>
        </w:r>
      </w:hyperlink>
      <w:r>
        <w:t>.CC</w:t>
      </w:r>
      <w:r w:rsidR="00354F88">
        <w:t>C</w:t>
      </w:r>
      <w:r>
        <w:t>ore</w:t>
      </w:r>
      <w:r w:rsidR="00354F88">
        <w:t>I</w:t>
      </w:r>
      <w:r>
        <w:t>d</w:t>
      </w:r>
    </w:p>
    <w:p w:rsidRPr="008A1414" w:rsidR="007F3B90" w:rsidP="000C0D62" w:rsidRDefault="007F3B90">
      <w:pPr>
        <w:pStyle w:val="ReqtifyAltQ"/>
      </w:pPr>
      <w:r w:rsidRPr="008A1414">
        <w:t>#Category=Functional</w:t>
      </w:r>
    </w:p>
    <w:p w:rsidRPr="008A1414" w:rsidR="007F3B90" w:rsidP="000C0D62" w:rsidRDefault="007F3B90">
      <w:pPr>
        <w:pStyle w:val="ReqtifyAltQ"/>
      </w:pPr>
      <w:r w:rsidRPr="008A1414">
        <w:t>#Contribution</w:t>
      </w:r>
      <w:r>
        <w:t>=SIL4</w:t>
      </w:r>
    </w:p>
    <w:p w:rsidR="009328EA" w:rsidP="000C0D62" w:rsidRDefault="007F3B90">
      <w:pPr>
        <w:pStyle w:val="ReqtifyAltQ"/>
        <w:rPr>
          <w:ins w:author="常鸣" w:date="2014-07-03T14:27:00Z" w:id="1059"/>
        </w:rPr>
      </w:pPr>
      <w:del w:author="常鸣" w:date="2014-07-03T14:27:00Z" w:id="1060">
        <w:r w:rsidRPr="008A1414" w:rsidDel="009328EA">
          <w:delText>#S</w:delText>
        </w:r>
      </w:del>
      <w:ins w:author="常鸣" w:date="2014-07-03T14:27:00Z" w:id="1061">
        <w:r w:rsidR="009328EA">
          <w:t>#Allocation=ATP Software</w:t>
        </w:r>
      </w:ins>
    </w:p>
    <w:p w:rsidRPr="008A1414" w:rsidR="007F3B90" w:rsidP="000C0D62" w:rsidRDefault="009328EA">
      <w:pPr>
        <w:pStyle w:val="ReqtifyAltQ"/>
      </w:pPr>
      <w:ins w:author="常鸣" w:date="2014-07-03T14:27:00Z" w:id="1062">
        <w:r>
          <w:t>#S</w:t>
        </w:r>
      </w:ins>
      <w:r w:rsidRPr="008A1414" w:rsidR="007F3B90">
        <w:t>ource=</w:t>
      </w:r>
      <w:r w:rsidRPr="003D2990" w:rsidR="007F3B90">
        <w:t>[iTC_CC-SyAD-</w:t>
      </w:r>
      <w:r w:rsidRPr="003D2990" w:rsidR="007F3B90">
        <w:rPr>
          <w:rFonts w:hint="eastAsia"/>
        </w:rPr>
        <w:t>0</w:t>
      </w:r>
      <w:r w:rsidR="007F3B90">
        <w:rPr>
          <w:rFonts w:hint="eastAsia"/>
        </w:rPr>
        <w:t>371</w:t>
      </w:r>
      <w:r w:rsidRPr="003D2990" w:rsidR="007F3B90">
        <w:rPr>
          <w:rFonts w:hint="eastAsia"/>
        </w:rPr>
        <w:t>]</w:t>
      </w:r>
    </w:p>
    <w:p w:rsidRPr="008A1414" w:rsidR="007F3B90" w:rsidP="000C0D62" w:rsidRDefault="007F3B90">
      <w:pPr>
        <w:pStyle w:val="ReqtifyAltQ"/>
      </w:pPr>
      <w:r w:rsidRPr="008A1414">
        <w:t>[End]</w:t>
      </w:r>
    </w:p>
    <w:p w:rsidR="007F3B90" w:rsidP="00C93484" w:rsidRDefault="007F3B90">
      <w:pPr>
        <w:pStyle w:val="Reqtify"/>
      </w:pPr>
    </w:p>
    <w:p w:rsidR="004065FA" w:rsidP="00C93484" w:rsidRDefault="004065FA">
      <w:pPr>
        <w:pStyle w:val="Reqtify"/>
      </w:pPr>
    </w:p>
    <w:p w:rsidRPr="004065FA" w:rsidR="004065FA" w:rsidP="004065FA" w:rsidRDefault="004065FA">
      <w:pPr>
        <w:pStyle w:val="ReqtifyAltR"/>
      </w:pPr>
      <w:r w:rsidRPr="004065FA">
        <w:t>[iTC_CC_ATP-SwRS-06</w:t>
      </w:r>
      <w:r w:rsidR="00655979">
        <w:rPr>
          <w:rFonts w:hint="eastAsia"/>
        </w:rPr>
        <w:t>13</w:t>
      </w:r>
      <w:r w:rsidRPr="004065FA">
        <w:t>]</w:t>
      </w:r>
    </w:p>
    <w:p w:rsidR="004065FA" w:rsidP="00C93484" w:rsidRDefault="00C64E92">
      <w:pPr>
        <w:pStyle w:val="Reqtify"/>
      </w:pPr>
      <w:bookmarkStart w:name="OtherCoreId" w:id="1063"/>
      <w:r w:rsidRPr="00D7275B">
        <w:rPr>
          <w:rStyle w:val="aff2"/>
          <w:bCs w:val="0"/>
          <w:iCs w:val="0"/>
        </w:rPr>
        <w:t>OtherCoreId</w:t>
      </w:r>
      <w:bookmarkEnd w:id="1063"/>
      <w:r w:rsidR="004065FA">
        <w:rPr>
          <w:rFonts w:hint="eastAsia"/>
        </w:rPr>
        <w:t>，</w:t>
      </w:r>
      <w:r w:rsidRPr="004065FA" w:rsidR="004065FA">
        <w:rPr>
          <w:rFonts w:hint="eastAsia"/>
        </w:rPr>
        <w:t>远端车头号</w:t>
      </w:r>
    </w:p>
    <w:p w:rsidRPr="004065FA" w:rsidR="00032619" w:rsidP="00C93484" w:rsidRDefault="00032619">
      <w:pPr>
        <w:pStyle w:val="Reqtify"/>
      </w:pPr>
      <w:r>
        <w:rPr>
          <w:rFonts w:hint="eastAsia"/>
        </w:rPr>
        <w:t>Core id for CC on the distant cab.</w:t>
      </w:r>
    </w:p>
    <w:p w:rsidR="008272D4" w:rsidP="000431E0" w:rsidRDefault="008272D4">
      <w:pPr>
        <w:pStyle w:val="af7"/>
      </w:pPr>
      <w:r>
        <w:t xml:space="preserve">def </w:t>
      </w:r>
      <w:hyperlink w:history="1" w:anchor="OtherCoreId">
        <w:r w:rsidR="00C64E92">
          <w:rPr>
            <w:rStyle w:val="ac"/>
          </w:rPr>
          <w:t>OtherCoreId</w:t>
        </w:r>
      </w:hyperlink>
      <w:r>
        <w:t>(</w:t>
      </w:r>
      <w:r w:rsidR="00032BB4">
        <w:rPr>
          <w:rFonts w:hint="eastAsia"/>
        </w:rPr>
        <w:t>k</w:t>
      </w:r>
      <w:r>
        <w:t>):</w:t>
      </w:r>
    </w:p>
    <w:p w:rsidR="008272D4" w:rsidP="000431E0" w:rsidRDefault="008272D4">
      <w:pPr>
        <w:pStyle w:val="af7"/>
      </w:pPr>
      <w:r>
        <w:t xml:space="preserve">    if (</w:t>
      </w:r>
      <w:hyperlink w:history="1" w:anchor="CoreId">
        <w:r w:rsidR="00B5344E">
          <w:rPr>
            <w:rStyle w:val="ac"/>
          </w:rPr>
          <w:t>CoreId</w:t>
        </w:r>
      </w:hyperlink>
      <w:r w:rsidR="00032BB4">
        <w:rPr>
          <w:rFonts w:hint="eastAsia"/>
        </w:rPr>
        <w:t>(k)</w:t>
      </w:r>
      <w:r>
        <w:t xml:space="preserve"> is </w:t>
      </w:r>
      <w:r w:rsidRPr="00451353">
        <w:rPr>
          <w:rStyle w:val="aff1"/>
        </w:rPr>
        <w:t>END_1</w:t>
      </w:r>
      <w:r>
        <w:t>):</w:t>
      </w:r>
    </w:p>
    <w:p w:rsidR="008272D4" w:rsidP="000431E0" w:rsidRDefault="008272D4">
      <w:pPr>
        <w:pStyle w:val="af7"/>
      </w:pPr>
      <w:r>
        <w:t xml:space="preserve">        return </w:t>
      </w:r>
      <w:r w:rsidRPr="00451353">
        <w:rPr>
          <w:rStyle w:val="aff1"/>
        </w:rPr>
        <w:t>END_2</w:t>
      </w:r>
    </w:p>
    <w:p w:rsidR="008272D4" w:rsidP="000431E0" w:rsidRDefault="008272D4">
      <w:pPr>
        <w:pStyle w:val="af7"/>
      </w:pPr>
      <w:r>
        <w:t xml:space="preserve">    elif (</w:t>
      </w:r>
      <w:hyperlink w:history="1" w:anchor="CoreId">
        <w:r w:rsidR="00B5344E">
          <w:rPr>
            <w:rStyle w:val="ac"/>
          </w:rPr>
          <w:t>CoreId</w:t>
        </w:r>
      </w:hyperlink>
      <w:r w:rsidR="00032BB4">
        <w:rPr>
          <w:rFonts w:hint="eastAsia"/>
        </w:rPr>
        <w:t>(k)</w:t>
      </w:r>
      <w:r>
        <w:t xml:space="preserve"> is </w:t>
      </w:r>
      <w:r w:rsidRPr="00451353">
        <w:rPr>
          <w:rStyle w:val="aff1"/>
        </w:rPr>
        <w:t>END_2</w:t>
      </w:r>
      <w:r>
        <w:t>):</w:t>
      </w:r>
    </w:p>
    <w:p w:rsidR="008272D4" w:rsidP="000431E0" w:rsidRDefault="008272D4">
      <w:pPr>
        <w:pStyle w:val="af7"/>
      </w:pPr>
      <w:r>
        <w:t xml:space="preserve">        return </w:t>
      </w:r>
      <w:r w:rsidRPr="00451353">
        <w:rPr>
          <w:rStyle w:val="aff1"/>
        </w:rPr>
        <w:t>END_1</w:t>
      </w:r>
    </w:p>
    <w:p w:rsidR="008272D4" w:rsidP="000431E0" w:rsidRDefault="008272D4">
      <w:pPr>
        <w:pStyle w:val="af7"/>
      </w:pPr>
      <w:r>
        <w:t xml:space="preserve">    else:</w:t>
      </w:r>
    </w:p>
    <w:p w:rsidRPr="004065FA" w:rsidR="004065FA" w:rsidP="000431E0" w:rsidRDefault="008272D4">
      <w:pPr>
        <w:pStyle w:val="af7"/>
      </w:pPr>
      <w:r>
        <w:t xml:space="preserve">        return </w:t>
      </w:r>
      <w:r w:rsidRPr="00354FC4">
        <w:rPr>
          <w:rStyle w:val="aff1"/>
        </w:rPr>
        <w:t>None</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1064"/>
        </w:rPr>
      </w:pPr>
      <w:del w:author="常鸣" w:date="2014-07-03T14:27:00Z" w:id="1065">
        <w:r w:rsidRPr="00645181" w:rsidDel="009328EA">
          <w:delText>#</w:delText>
        </w:r>
        <w:r w:rsidDel="009328EA">
          <w:rPr>
            <w:rFonts w:hint="eastAsia"/>
          </w:rPr>
          <w:delText>S</w:delText>
        </w:r>
      </w:del>
      <w:ins w:author="常鸣" w:date="2014-07-03T14:27:00Z" w:id="1066">
        <w:r w:rsidR="009328EA">
          <w:t>#Allocation=ATP Software</w:t>
        </w:r>
      </w:ins>
    </w:p>
    <w:p w:rsidR="00D66ECA" w:rsidP="00D66ECA" w:rsidRDefault="009328EA">
      <w:pPr>
        <w:pStyle w:val="ReqtifyAltQ"/>
      </w:pPr>
      <w:ins w:author="常鸣" w:date="2014-07-03T14:27:00Z" w:id="1067">
        <w:r>
          <w:t>#S</w:t>
        </w:r>
      </w:ins>
      <w:r w:rsidR="00D66ECA">
        <w:rPr>
          <w:rFonts w:hint="eastAsia"/>
        </w:rPr>
        <w:t>ource</w:t>
      </w:r>
      <w:r w:rsidRPr="00645181" w:rsidR="00D66ECA">
        <w:t>=</w:t>
      </w:r>
      <w:r w:rsidRPr="003D2990" w:rsidR="00483A7C">
        <w:t>[iTC_CC-SyAD-</w:t>
      </w:r>
      <w:r w:rsidRPr="003D2990" w:rsidR="00483A7C">
        <w:rPr>
          <w:rFonts w:hint="eastAsia"/>
        </w:rPr>
        <w:t>0</w:t>
      </w:r>
      <w:r w:rsidR="00483A7C">
        <w:rPr>
          <w:rFonts w:hint="eastAsia"/>
        </w:rPr>
        <w:t>371</w:t>
      </w:r>
      <w:r w:rsidRPr="003D2990" w:rsidR="00483A7C">
        <w:rPr>
          <w:rFonts w:hint="eastAsia"/>
        </w:rPr>
        <w:t>]</w:t>
      </w:r>
    </w:p>
    <w:p w:rsidR="004065FA" w:rsidP="000C0D62" w:rsidRDefault="003642B2">
      <w:pPr>
        <w:pStyle w:val="ReqtifyAltQ"/>
      </w:pPr>
      <w:r>
        <w:t>[End]</w:t>
      </w:r>
    </w:p>
    <w:p w:rsidR="004065FA" w:rsidP="00C93484" w:rsidRDefault="004065FA">
      <w:pPr>
        <w:pStyle w:val="Reqtify"/>
      </w:pPr>
    </w:p>
    <w:p w:rsidR="007F3B90" w:rsidP="00704491" w:rsidRDefault="007F3B90">
      <w:pPr>
        <w:pStyle w:val="ReqtifyAltR"/>
      </w:pPr>
    </w:p>
    <w:p w:rsidR="007F3B90" w:rsidP="00704491" w:rsidRDefault="007F3B90">
      <w:pPr>
        <w:pStyle w:val="ReqtifyAltR"/>
      </w:pPr>
      <w:r>
        <w:t>[iTC_CC_ATP-SwRS-</w:t>
      </w:r>
      <w:r>
        <w:rPr>
          <w:rFonts w:hint="eastAsia"/>
        </w:rPr>
        <w:t>0055</w:t>
      </w:r>
      <w:r>
        <w:t>]</w:t>
      </w:r>
    </w:p>
    <w:p w:rsidR="007F3B90" w:rsidP="00C93484" w:rsidRDefault="007F3B90">
      <w:pPr>
        <w:pStyle w:val="Reqtify"/>
      </w:pPr>
      <w:r>
        <w:rPr>
          <w:rFonts w:hint="eastAsia"/>
        </w:rPr>
        <w:t>初始化时，</w:t>
      </w:r>
      <w:r>
        <w:rPr>
          <w:rFonts w:hint="eastAsia"/>
        </w:rPr>
        <w:t>ATP</w:t>
      </w:r>
      <w:r>
        <w:rPr>
          <w:rFonts w:hint="eastAsia"/>
        </w:rPr>
        <w:t>读取来自</w:t>
      </w:r>
      <w:r>
        <w:rPr>
          <w:rFonts w:hint="eastAsia"/>
        </w:rPr>
        <w:t>CC data plug</w:t>
      </w:r>
      <w:r>
        <w:rPr>
          <w:rFonts w:hint="eastAsia"/>
        </w:rPr>
        <w:t>的</w:t>
      </w:r>
      <w:hyperlink w:history="1" w:anchor="DataPlugContent">
        <w:r w:rsidR="006171D1">
          <w:rPr>
            <w:rStyle w:val="ac"/>
          </w:rPr>
          <w:t>DataPlugContent</w:t>
        </w:r>
      </w:hyperlink>
      <w:r>
        <w:rPr>
          <w:rFonts w:hint="eastAsia"/>
        </w:rPr>
        <w:t>.CC_SSID</w:t>
      </w:r>
      <w:r>
        <w:rPr>
          <w:rFonts w:hint="eastAsia"/>
        </w:rPr>
        <w:t>信息，生成</w:t>
      </w:r>
      <w:bookmarkStart w:name="SubSystemId" w:id="1068"/>
      <w:r w:rsidRPr="00574A2A">
        <w:rPr>
          <w:rStyle w:val="aff2"/>
          <w:rFonts w:hint="eastAsia"/>
        </w:rPr>
        <w:t>SubSystemId</w:t>
      </w:r>
      <w:bookmarkEnd w:id="1068"/>
      <w:r>
        <w:rPr>
          <w:rFonts w:hint="eastAsia"/>
        </w:rPr>
        <w:t>。</w:t>
      </w:r>
    </w:p>
    <w:p w:rsidR="007F3B90" w:rsidP="00C93484" w:rsidRDefault="007F3B90">
      <w:pPr>
        <w:pStyle w:val="Reqtify"/>
      </w:pPr>
      <w:r>
        <w:rPr>
          <w:rFonts w:hint="eastAsia"/>
        </w:rPr>
        <w:t xml:space="preserve">On initialization, ATP generates </w:t>
      </w:r>
      <w:hyperlink w:history="1" w:anchor="SubSystemId">
        <w:r w:rsidR="00C64E92">
          <w:rPr>
            <w:rStyle w:val="ac"/>
          </w:rPr>
          <w:t>SubSystemId</w:t>
        </w:r>
      </w:hyperlink>
      <w:r>
        <w:rPr>
          <w:rFonts w:hint="eastAsia"/>
        </w:rPr>
        <w:t xml:space="preserve"> according to </w:t>
      </w:r>
      <w:hyperlink w:history="1" w:anchor="DataPlugContent">
        <w:r w:rsidR="003B253D">
          <w:rPr>
            <w:rStyle w:val="ac"/>
          </w:rPr>
          <w:t>DataPlugContent</w:t>
        </w:r>
      </w:hyperlink>
      <w:r>
        <w:rPr>
          <w:rFonts w:hint="eastAsia"/>
        </w:rPr>
        <w:t>.CC_SSID</w:t>
      </w:r>
      <w:r>
        <w:t xml:space="preserve"> </w:t>
      </w:r>
      <w:r>
        <w:rPr>
          <w:rFonts w:hint="eastAsia"/>
        </w:rPr>
        <w:t>from the CC data plug.</w:t>
      </w:r>
    </w:p>
    <w:p w:rsidR="00032BB4" w:rsidP="000431E0" w:rsidRDefault="00032BB4">
      <w:pPr>
        <w:pStyle w:val="af7"/>
      </w:pPr>
      <w:r>
        <w:t xml:space="preserve">def </w:t>
      </w:r>
      <w:hyperlink w:history="1" w:anchor="SubSystemId">
        <w:r w:rsidR="00C64E92">
          <w:rPr>
            <w:rStyle w:val="ac"/>
          </w:rPr>
          <w:t>SubSystemId</w:t>
        </w:r>
      </w:hyperlink>
      <w:r>
        <w:t>(k):</w:t>
      </w:r>
    </w:p>
    <w:p w:rsidR="00032BB4" w:rsidP="000431E0" w:rsidRDefault="00032BB4">
      <w:pPr>
        <w:pStyle w:val="af7"/>
      </w:pPr>
      <w:r>
        <w:t xml:space="preserve">    return </w:t>
      </w:r>
      <w:hyperlink w:history="1" w:anchor="DataPlugContent">
        <w:r w:rsidR="003B253D">
          <w:rPr>
            <w:rStyle w:val="ac"/>
          </w:rPr>
          <w:t>DataPlugContent</w:t>
        </w:r>
      </w:hyperlink>
      <w:r>
        <w:t>.CC_SSID</w:t>
      </w:r>
    </w:p>
    <w:p w:rsidRPr="008A1414" w:rsidR="007F3B90" w:rsidP="000C0D62" w:rsidRDefault="007F3B90">
      <w:pPr>
        <w:pStyle w:val="ReqtifyAltQ"/>
      </w:pPr>
      <w:r w:rsidRPr="008A1414">
        <w:t>#Category=Functional</w:t>
      </w:r>
    </w:p>
    <w:p w:rsidRPr="008A1414" w:rsidR="007F3B90" w:rsidP="000C0D62" w:rsidRDefault="007F3B90">
      <w:pPr>
        <w:pStyle w:val="ReqtifyAltQ"/>
      </w:pPr>
      <w:r w:rsidRPr="008A1414">
        <w:t>#Contribution</w:t>
      </w:r>
      <w:r>
        <w:t>=SIL4</w:t>
      </w:r>
    </w:p>
    <w:p w:rsidR="009328EA" w:rsidP="000C0D62" w:rsidRDefault="007F3B90">
      <w:pPr>
        <w:pStyle w:val="ReqtifyAltQ"/>
        <w:rPr>
          <w:ins w:author="常鸣" w:date="2014-07-03T14:27:00Z" w:id="1069"/>
        </w:rPr>
      </w:pPr>
      <w:del w:author="常鸣" w:date="2014-07-03T14:27:00Z" w:id="1070">
        <w:r w:rsidRPr="008A1414" w:rsidDel="009328EA">
          <w:lastRenderedPageBreak/>
          <w:delText>#S</w:delText>
        </w:r>
      </w:del>
      <w:ins w:author="常鸣" w:date="2014-07-03T14:27:00Z" w:id="1071">
        <w:r w:rsidR="009328EA">
          <w:t>#Allocation=ATP Software</w:t>
        </w:r>
      </w:ins>
    </w:p>
    <w:p w:rsidRPr="008A1414" w:rsidR="007F3B90" w:rsidP="000C0D62" w:rsidRDefault="009328EA">
      <w:pPr>
        <w:pStyle w:val="ReqtifyAltQ"/>
      </w:pPr>
      <w:ins w:author="常鸣" w:date="2014-07-03T14:27:00Z" w:id="1072">
        <w:r>
          <w:t>#S</w:t>
        </w:r>
      </w:ins>
      <w:r w:rsidRPr="008A1414" w:rsidR="007F3B90">
        <w:t>ource=</w:t>
      </w:r>
      <w:r w:rsidRPr="00DB0ED4" w:rsidR="007F3B90">
        <w:t>[</w:t>
      </w:r>
      <w:r w:rsidR="007F3B90">
        <w:t>iTC_CC-SyAD</w:t>
      </w:r>
      <w:r w:rsidRPr="00DB0ED4" w:rsidR="007F3B90">
        <w:t>-</w:t>
      </w:r>
      <w:r w:rsidR="007F3B90">
        <w:rPr>
          <w:rFonts w:hint="eastAsia"/>
        </w:rPr>
        <w:t>0210</w:t>
      </w:r>
      <w:r w:rsidRPr="00DB0ED4" w:rsidR="007F3B90">
        <w:rPr>
          <w:rFonts w:hint="eastAsia"/>
        </w:rPr>
        <w:t>]</w:t>
      </w:r>
      <w:r w:rsidR="007F3B90">
        <w:rPr>
          <w:rFonts w:hint="eastAsia"/>
        </w:rPr>
        <w:t>,</w:t>
      </w:r>
      <w:r w:rsidRPr="00441CD9" w:rsidR="007F3B90">
        <w:t xml:space="preserve"> </w:t>
      </w:r>
      <w:r w:rsidRPr="003D2990" w:rsidR="007F3B90">
        <w:t>[iTC_CC-SyAD-</w:t>
      </w:r>
      <w:r w:rsidRPr="003D2990" w:rsidR="007F3B90">
        <w:rPr>
          <w:rFonts w:hint="eastAsia"/>
        </w:rPr>
        <w:t>0</w:t>
      </w:r>
      <w:r w:rsidR="007F3B90">
        <w:rPr>
          <w:rFonts w:hint="eastAsia"/>
        </w:rPr>
        <w:t>371</w:t>
      </w:r>
      <w:r w:rsidRPr="003D2990" w:rsidR="007F3B90">
        <w:rPr>
          <w:rFonts w:hint="eastAsia"/>
        </w:rPr>
        <w:t>]</w:t>
      </w:r>
    </w:p>
    <w:p w:rsidRPr="008A1414" w:rsidR="007F3B90" w:rsidP="000C0D62" w:rsidRDefault="007F3B90">
      <w:pPr>
        <w:pStyle w:val="ReqtifyAltQ"/>
      </w:pPr>
      <w:r w:rsidRPr="008A1414">
        <w:t>[End]</w:t>
      </w:r>
    </w:p>
    <w:p w:rsidR="007F3B90" w:rsidP="00C93484" w:rsidRDefault="007F3B90">
      <w:pPr>
        <w:pStyle w:val="Reqtify"/>
      </w:pPr>
    </w:p>
    <w:p w:rsidR="007F3B90" w:rsidP="00C93484" w:rsidRDefault="007F3B90">
      <w:pPr>
        <w:pStyle w:val="Reqtify"/>
      </w:pPr>
    </w:p>
    <w:p w:rsidRPr="00A61D30" w:rsidR="007F3B90" w:rsidP="0012674A" w:rsidRDefault="007F3B90">
      <w:pPr>
        <w:pStyle w:val="4"/>
      </w:pPr>
      <w:r>
        <w:rPr>
          <w:rFonts w:hint="eastAsia"/>
        </w:rPr>
        <w:t>Check the project setting</w:t>
      </w:r>
    </w:p>
    <w:p w:rsidR="007F3B90" w:rsidP="00C93484" w:rsidRDefault="007F3B90">
      <w:pPr>
        <w:pStyle w:val="Reqtify"/>
      </w:pPr>
      <w:r>
        <w:rPr>
          <w:rFonts w:hint="eastAsia"/>
        </w:rPr>
        <w:t>ATP</w:t>
      </w:r>
      <w:r>
        <w:rPr>
          <w:rFonts w:hint="eastAsia"/>
        </w:rPr>
        <w:t>软件适用于不同的工程项目，对于项目相关的配置参数和线路地图等信息，须由离线工具生成，并存储在</w:t>
      </w:r>
      <w:r>
        <w:rPr>
          <w:rFonts w:hint="eastAsia"/>
        </w:rPr>
        <w:t>VLE-2</w:t>
      </w:r>
      <w:r>
        <w:rPr>
          <w:rFonts w:hint="eastAsia"/>
        </w:rPr>
        <w:t>板指定存储空间。</w:t>
      </w:r>
      <w:r>
        <w:rPr>
          <w:rFonts w:hint="eastAsia"/>
        </w:rPr>
        <w:t>ATP</w:t>
      </w:r>
      <w:r>
        <w:rPr>
          <w:rFonts w:hint="eastAsia"/>
        </w:rPr>
        <w:t>软件在上电后通过读取配置参数和线路地图来获取当前项目信息，根据配置项执行相关功能。</w:t>
      </w:r>
      <w:r>
        <w:rPr>
          <w:rFonts w:hint="eastAsia"/>
        </w:rPr>
        <w:t>ATP</w:t>
      </w:r>
      <w:r>
        <w:rPr>
          <w:rFonts w:hint="eastAsia"/>
        </w:rPr>
        <w:t>软件应当通过校验来保证配置参数和线路地图是正确的。对于相同类型的列车，冗余</w:t>
      </w:r>
      <w:r>
        <w:rPr>
          <w:rFonts w:hint="eastAsia"/>
        </w:rPr>
        <w:t>ATP</w:t>
      </w:r>
      <w:r>
        <w:rPr>
          <w:rFonts w:hint="eastAsia"/>
        </w:rPr>
        <w:t>和不同</w:t>
      </w:r>
      <w:r>
        <w:rPr>
          <w:rFonts w:hint="eastAsia"/>
        </w:rPr>
        <w:t>CPU</w:t>
      </w:r>
      <w:r>
        <w:rPr>
          <w:rFonts w:hint="eastAsia"/>
        </w:rPr>
        <w:t>模块之间的</w:t>
      </w:r>
      <w:r>
        <w:rPr>
          <w:rFonts w:hint="eastAsia"/>
        </w:rPr>
        <w:t>ATP</w:t>
      </w:r>
      <w:r>
        <w:rPr>
          <w:rFonts w:hint="eastAsia"/>
        </w:rPr>
        <w:t>所使用的配置参数和线路地图也应当是相同的。</w:t>
      </w:r>
    </w:p>
    <w:p w:rsidR="007F3B90" w:rsidP="00C93484" w:rsidRDefault="007F3B90">
      <w:pPr>
        <w:pStyle w:val="Reqtify"/>
      </w:pPr>
      <w:r>
        <w:rPr>
          <w:rFonts w:hint="eastAsia"/>
        </w:rPr>
        <w:t xml:space="preserve">ATP software should apply to </w:t>
      </w:r>
      <w:r>
        <w:t>different</w:t>
      </w:r>
      <w:r>
        <w:rPr>
          <w:rFonts w:hint="eastAsia"/>
        </w:rPr>
        <w:t xml:space="preserve"> projects. For project-related configuration parameters, track maps</w:t>
      </w:r>
      <w:r w:rsidR="00397BD9">
        <w:rPr>
          <w:rFonts w:hint="eastAsia"/>
        </w:rPr>
        <w:t xml:space="preserve"> and </w:t>
      </w:r>
      <w:r>
        <w:rPr>
          <w:rFonts w:hint="eastAsia"/>
        </w:rPr>
        <w:t xml:space="preserve">other information, generated by CC offline tool, are stored in the VLE-2 board designated storage space. When power on, the ATP software shall read </w:t>
      </w:r>
      <w:r>
        <w:t>these configurations</w:t>
      </w:r>
      <w:r w:rsidR="00397BD9">
        <w:rPr>
          <w:rFonts w:hint="eastAsia"/>
        </w:rPr>
        <w:t xml:space="preserve"> and </w:t>
      </w:r>
      <w:r>
        <w:rPr>
          <w:rFonts w:hint="eastAsia"/>
        </w:rPr>
        <w:t>perform for related functions. Before using, the ATP shall verify the correctness of these parameters</w:t>
      </w:r>
      <w:r w:rsidR="00397BD9">
        <w:rPr>
          <w:rFonts w:hint="eastAsia"/>
        </w:rPr>
        <w:t xml:space="preserve"> and </w:t>
      </w:r>
      <w:r>
        <w:rPr>
          <w:rFonts w:hint="eastAsia"/>
        </w:rPr>
        <w:t>track maps,</w:t>
      </w:r>
      <w:r w:rsidR="00397BD9">
        <w:rPr>
          <w:rFonts w:hint="eastAsia"/>
        </w:rPr>
        <w:t xml:space="preserve"> and </w:t>
      </w:r>
      <w:r>
        <w:rPr>
          <w:rFonts w:hint="eastAsia"/>
        </w:rPr>
        <w:t>shall ensure the consistency of these data with the other CPU module</w:t>
      </w:r>
      <w:r w:rsidR="00397BD9">
        <w:rPr>
          <w:rFonts w:hint="eastAsia"/>
        </w:rPr>
        <w:t xml:space="preserve"> and </w:t>
      </w:r>
      <w:r>
        <w:rPr>
          <w:rFonts w:hint="eastAsia"/>
        </w:rPr>
        <w:t>with the redundant ATP on the other END of train.</w:t>
      </w:r>
    </w:p>
    <w:p w:rsidRPr="00941E7C" w:rsidR="007F3B90" w:rsidP="00C93484" w:rsidRDefault="007F3B90">
      <w:pPr>
        <w:pStyle w:val="Reqtify"/>
      </w:pPr>
    </w:p>
    <w:p w:rsidRPr="00972331" w:rsidR="007F3B90" w:rsidP="00704491" w:rsidRDefault="007F3B90">
      <w:pPr>
        <w:pStyle w:val="ReqtifyAltR"/>
      </w:pPr>
      <w:r w:rsidRPr="00972331">
        <w:t>[</w:t>
      </w:r>
      <w:r>
        <w:t>iTC_CC_ATP-SwRS-</w:t>
      </w:r>
      <w:r>
        <w:rPr>
          <w:rFonts w:hint="eastAsia"/>
        </w:rPr>
        <w:t>0057</w:t>
      </w:r>
      <w:r w:rsidRPr="00972331">
        <w:t>]</w:t>
      </w:r>
    </w:p>
    <w:p w:rsidR="007F3B90" w:rsidP="00C93484" w:rsidRDefault="00C07083">
      <w:pPr>
        <w:pStyle w:val="Reqtify"/>
      </w:pPr>
      <w:r>
        <w:rPr>
          <w:rFonts w:hint="eastAsia"/>
        </w:rPr>
        <w:t>根据</w:t>
      </w:r>
      <w:hyperlink w:history="1" w:anchor="TrainType">
        <w:r w:rsidRPr="00C07083">
          <w:rPr>
            <w:rStyle w:val="ac"/>
            <w:rFonts w:hint="eastAsia"/>
          </w:rPr>
          <w:t>TrainType</w:t>
        </w:r>
      </w:hyperlink>
      <w:r>
        <w:rPr>
          <w:rFonts w:hint="eastAsia"/>
        </w:rPr>
        <w:t>类型，</w:t>
      </w:r>
      <w:r w:rsidR="007F3B90">
        <w:rPr>
          <w:rFonts w:hint="eastAsia"/>
        </w:rPr>
        <w:t>车载</w:t>
      </w:r>
      <w:r w:rsidR="007F3B90">
        <w:rPr>
          <w:rFonts w:hint="eastAsia"/>
        </w:rPr>
        <w:t>ATP</w:t>
      </w:r>
      <w:r w:rsidR="007F3B90">
        <w:rPr>
          <w:rFonts w:hint="eastAsia"/>
        </w:rPr>
        <w:t>读取</w:t>
      </w:r>
      <w:r>
        <w:rPr>
          <w:rFonts w:hint="eastAsia"/>
        </w:rPr>
        <w:t>相对应</w:t>
      </w:r>
      <w:r w:rsidR="007F3B90">
        <w:rPr>
          <w:rFonts w:hint="eastAsia"/>
        </w:rPr>
        <w:t>由离线工具生成的带</w:t>
      </w:r>
      <w:r w:rsidR="007F3B90">
        <w:rPr>
          <w:rFonts w:hint="eastAsia"/>
        </w:rPr>
        <w:t>VCP</w:t>
      </w:r>
      <w:r w:rsidR="007F3B90">
        <w:rPr>
          <w:rFonts w:hint="eastAsia"/>
        </w:rPr>
        <w:t>编码的</w:t>
      </w:r>
      <w:r w:rsidR="007F3B90">
        <w:rPr>
          <w:rFonts w:hint="eastAsia"/>
        </w:rPr>
        <w:t>ATP</w:t>
      </w:r>
      <w:r w:rsidR="007F3B90">
        <w:rPr>
          <w:rFonts w:hint="eastAsia"/>
        </w:rPr>
        <w:t>项目配置参数</w:t>
      </w:r>
      <w:hyperlink w:history="1" w:anchor="DATAVES">
        <w:r w:rsidRPr="00F81CA1" w:rsidR="00F81CA1">
          <w:rPr>
            <w:rStyle w:val="ac"/>
            <w:rFonts w:hint="eastAsia"/>
          </w:rPr>
          <w:t>DATA.VES</w:t>
        </w:r>
      </w:hyperlink>
      <w:r w:rsidR="007F3B90">
        <w:rPr>
          <w:rFonts w:hint="eastAsia"/>
        </w:rPr>
        <w:t>，并进行校验，如果校验正确则生成车载</w:t>
      </w:r>
      <w:r w:rsidR="007F3B90">
        <w:rPr>
          <w:rFonts w:hint="eastAsia"/>
        </w:rPr>
        <w:t>ATP</w:t>
      </w:r>
      <w:r w:rsidR="007F3B90">
        <w:rPr>
          <w:rFonts w:hint="eastAsia"/>
        </w:rPr>
        <w:t>配置数据</w:t>
      </w:r>
      <w:bookmarkStart w:name="ATPsetting" w:id="1073"/>
      <w:r w:rsidRPr="007F6855" w:rsidR="007F3B90">
        <w:rPr>
          <w:rStyle w:val="aff2"/>
        </w:rPr>
        <w:t>ATPsetting</w:t>
      </w:r>
      <w:bookmarkEnd w:id="1073"/>
      <w:r w:rsidR="007F3B90">
        <w:rPr>
          <w:rFonts w:hint="eastAsia"/>
        </w:rPr>
        <w:t>，其结构</w:t>
      </w:r>
      <w:r w:rsidR="00FD12CE">
        <w:rPr>
          <w:rFonts w:hint="eastAsia"/>
        </w:rPr>
        <w:t>如</w:t>
      </w:r>
      <w:r w:rsidRPr="00190111" w:rsidR="00FD12CE">
        <w:fldChar w:fldCharType="begin"/>
      </w:r>
      <w:r w:rsidRPr="00190111" w:rsidR="00FD12CE">
        <w:instrText xml:space="preserve"> </w:instrText>
      </w:r>
      <w:r w:rsidRPr="00190111" w:rsidR="00FD12CE">
        <w:rPr>
          <w:rFonts w:hint="eastAsia"/>
        </w:rPr>
        <w:instrText>REF _Ref283110000 \h</w:instrText>
      </w:r>
      <w:r w:rsidRPr="00190111" w:rsidR="00FD12CE">
        <w:instrText xml:space="preserve"> </w:instrText>
      </w:r>
      <w:r w:rsidRPr="00190111" w:rsidR="00FD12CE">
        <w:fldChar w:fldCharType="separate"/>
      </w:r>
      <w:r w:rsidRPr="00190111" w:rsidR="00DE178B">
        <w:t xml:space="preserve">Table </w:t>
      </w:r>
      <w:r w:rsidR="00DE178B">
        <w:rPr>
          <w:noProof/>
        </w:rPr>
        <w:t>6</w:t>
      </w:r>
      <w:r w:rsidR="00DE178B">
        <w:noBreakHyphen/>
      </w:r>
      <w:r w:rsidR="00DE178B">
        <w:rPr>
          <w:noProof/>
        </w:rPr>
        <w:t>1</w:t>
      </w:r>
      <w:r w:rsidRPr="00190111" w:rsidR="00FD12CE">
        <w:fldChar w:fldCharType="end"/>
      </w:r>
      <w:r w:rsidR="00FD12CE">
        <w:rPr>
          <w:rFonts w:hint="eastAsia"/>
        </w:rPr>
        <w:t>所示</w:t>
      </w:r>
      <w:r w:rsidR="007F3B90">
        <w:rPr>
          <w:rFonts w:hint="eastAsia"/>
        </w:rPr>
        <w:t>；若校验错误则</w:t>
      </w:r>
      <w:r w:rsidR="007F3B90">
        <w:rPr>
          <w:rFonts w:hint="eastAsia"/>
        </w:rPr>
        <w:t>ATP</w:t>
      </w:r>
      <w:r w:rsidR="007F3B90">
        <w:rPr>
          <w:rFonts w:hint="eastAsia"/>
        </w:rPr>
        <w:t>将不继续运行。</w:t>
      </w:r>
    </w:p>
    <w:p w:rsidR="007F3B90" w:rsidP="00C93484" w:rsidRDefault="00C07083">
      <w:pPr>
        <w:pStyle w:val="Reqtify"/>
      </w:pPr>
      <w:r>
        <w:rPr>
          <w:rFonts w:hint="eastAsia"/>
        </w:rPr>
        <w:t xml:space="preserve">According with train type, </w:t>
      </w:r>
      <w:r w:rsidR="007F3B90">
        <w:rPr>
          <w:rFonts w:hint="eastAsia"/>
        </w:rPr>
        <w:t xml:space="preserve">ATP software shall compute the VCP </w:t>
      </w:r>
      <w:r w:rsidR="002F5731">
        <w:t>check words</w:t>
      </w:r>
      <w:r w:rsidR="007F3B90">
        <w:rPr>
          <w:rFonts w:hint="eastAsia"/>
        </w:rPr>
        <w:t xml:space="preserve"> of the project vital </w:t>
      </w:r>
      <w:r w:rsidR="007F3B90">
        <w:t>setting</w:t>
      </w:r>
      <w:r w:rsidR="00F81CA1">
        <w:rPr>
          <w:rFonts w:hint="eastAsia"/>
        </w:rPr>
        <w:t xml:space="preserve"> </w:t>
      </w:r>
      <w:hyperlink w:history="1" w:anchor="DATAVES">
        <w:r w:rsidRPr="00F81CA1" w:rsidR="00F81CA1">
          <w:rPr>
            <w:rStyle w:val="ac"/>
            <w:rFonts w:hint="eastAsia"/>
          </w:rPr>
          <w:t>DATA.VES</w:t>
        </w:r>
      </w:hyperlink>
      <w:r w:rsidR="007F3B90">
        <w:t>, which</w:t>
      </w:r>
      <w:r w:rsidR="007F3B90">
        <w:rPr>
          <w:rFonts w:hint="eastAsia"/>
        </w:rPr>
        <w:t xml:space="preserve"> generated by CC offline tools.</w:t>
      </w:r>
    </w:p>
    <w:p w:rsidR="007F3B90" w:rsidP="00FA0FBB" w:rsidRDefault="007F3B90">
      <w:pPr>
        <w:pStyle w:val="AltX"/>
      </w:pPr>
      <w:r>
        <w:rPr>
          <w:rFonts w:hint="eastAsia"/>
        </w:rPr>
        <w:t xml:space="preserve">If </w:t>
      </w:r>
      <w:r w:rsidR="002F5731">
        <w:t>check words</w:t>
      </w:r>
      <w:r>
        <w:rPr>
          <w:rFonts w:hint="eastAsia"/>
        </w:rPr>
        <w:t xml:space="preserve"> are correct, ATP software shall read the vital setting</w:t>
      </w:r>
      <w:r w:rsidR="00397BD9">
        <w:rPr>
          <w:rFonts w:hint="eastAsia"/>
        </w:rPr>
        <w:t xml:space="preserve"> and </w:t>
      </w:r>
      <w:r>
        <w:rPr>
          <w:rFonts w:hint="eastAsia"/>
        </w:rPr>
        <w:t xml:space="preserve">convert to the global variable </w:t>
      </w:r>
      <w:hyperlink w:history="1" w:anchor="ATPsetting">
        <w:r w:rsidR="00786D0B">
          <w:rPr>
            <w:rStyle w:val="ac"/>
            <w:noProof/>
          </w:rPr>
          <w:t>ATPsetting</w:t>
        </w:r>
      </w:hyperlink>
      <w:r>
        <w:rPr>
          <w:rFonts w:hint="eastAsia"/>
        </w:rPr>
        <w:t xml:space="preserve"> according to the </w:t>
      </w:r>
      <w:r w:rsidRPr="00190111" w:rsidR="00FD12CE">
        <w:fldChar w:fldCharType="begin"/>
      </w:r>
      <w:r w:rsidRPr="00190111" w:rsidR="00FD12CE">
        <w:instrText xml:space="preserve"> </w:instrText>
      </w:r>
      <w:r w:rsidRPr="00190111" w:rsidR="00FD12CE">
        <w:rPr>
          <w:rFonts w:hint="eastAsia"/>
        </w:rPr>
        <w:instrText>REF _Ref283110000 \h</w:instrText>
      </w:r>
      <w:r w:rsidRPr="00190111" w:rsidR="00FD12CE">
        <w:instrText xml:space="preserve"> </w:instrText>
      </w:r>
      <w:r w:rsidRPr="00190111" w:rsidR="00FD12CE">
        <w:fldChar w:fldCharType="separate"/>
      </w:r>
      <w:r w:rsidRPr="00190111" w:rsidR="00DE178B">
        <w:t xml:space="preserve">Table </w:t>
      </w:r>
      <w:r w:rsidR="00DE178B">
        <w:rPr>
          <w:noProof/>
        </w:rPr>
        <w:t>6</w:t>
      </w:r>
      <w:r w:rsidR="00DE178B">
        <w:noBreakHyphen/>
      </w:r>
      <w:r w:rsidR="00DE178B">
        <w:rPr>
          <w:noProof/>
        </w:rPr>
        <w:t>1</w:t>
      </w:r>
      <w:r w:rsidRPr="00190111" w:rsidR="00FD12CE">
        <w:fldChar w:fldCharType="end"/>
      </w:r>
      <w:r>
        <w:rPr>
          <w:rFonts w:hint="eastAsia"/>
        </w:rPr>
        <w:t>;</w:t>
      </w:r>
    </w:p>
    <w:p w:rsidR="007F3B90" w:rsidP="00FA0FBB" w:rsidRDefault="007F3B90">
      <w:pPr>
        <w:pStyle w:val="AltX"/>
      </w:pPr>
      <w:r>
        <w:rPr>
          <w:rFonts w:hint="eastAsia"/>
        </w:rPr>
        <w:t>Otherwise, the ATP shall cease to run.</w:t>
      </w:r>
    </w:p>
    <w:p w:rsidRPr="008A1414" w:rsidR="007F3B90" w:rsidP="000C0D62" w:rsidRDefault="007F3B90">
      <w:pPr>
        <w:pStyle w:val="ReqtifyAltQ"/>
      </w:pPr>
      <w:r w:rsidRPr="008A1414">
        <w:t>#Category=Functional</w:t>
      </w:r>
    </w:p>
    <w:p w:rsidRPr="008A1414" w:rsidR="007F3B90" w:rsidP="000C0D62" w:rsidRDefault="007F3B90">
      <w:pPr>
        <w:pStyle w:val="ReqtifyAltQ"/>
      </w:pPr>
      <w:r w:rsidRPr="008A1414">
        <w:t>#Contribution</w:t>
      </w:r>
      <w:r>
        <w:t>=SIL4</w:t>
      </w:r>
    </w:p>
    <w:p w:rsidR="009328EA" w:rsidP="000C0D62" w:rsidRDefault="007F3B90">
      <w:pPr>
        <w:pStyle w:val="ReqtifyAltQ"/>
        <w:rPr>
          <w:ins w:author="常鸣" w:date="2014-07-03T14:27:00Z" w:id="1074"/>
        </w:rPr>
      </w:pPr>
      <w:del w:author="常鸣" w:date="2014-07-03T14:27:00Z" w:id="1075">
        <w:r w:rsidRPr="000C0D62" w:rsidDel="009328EA">
          <w:delText>#S</w:delText>
        </w:r>
      </w:del>
      <w:ins w:author="常鸣" w:date="2014-07-03T14:27:00Z" w:id="1076">
        <w:r w:rsidR="009328EA">
          <w:t>#Allocation=ATP Software</w:t>
        </w:r>
      </w:ins>
      <w:ins w:author="常鸣" w:date="2014-07-03T14:45:00Z" w:id="1077">
        <w:r w:rsidR="002428AA">
          <w:rPr>
            <w:rFonts w:hint="eastAsia"/>
          </w:rPr>
          <w:t>, Vital Embedded Setting</w:t>
        </w:r>
      </w:ins>
    </w:p>
    <w:p w:rsidRPr="000C0D62" w:rsidR="007F3B90" w:rsidP="000C0D62" w:rsidRDefault="009328EA">
      <w:pPr>
        <w:pStyle w:val="ReqtifyAltQ"/>
      </w:pPr>
      <w:ins w:author="常鸣" w:date="2014-07-03T14:27:00Z" w:id="1078">
        <w:r>
          <w:t>#S</w:t>
        </w:r>
      </w:ins>
      <w:r w:rsidRPr="000C0D62" w:rsidR="007F3B90">
        <w:t>ource=</w:t>
      </w:r>
      <w:r w:rsidRPr="000C0D62" w:rsidR="007F3B90">
        <w:rPr>
          <w:rFonts w:hint="eastAsia"/>
        </w:rPr>
        <w:t xml:space="preserve">[iTC_CC-SyAD-0332], </w:t>
      </w:r>
      <w:r w:rsidRPr="000C0D62" w:rsidR="007F3B90">
        <w:t>[iTC_CC-SyAD-0385]</w:t>
      </w:r>
      <w:r w:rsidRPr="000C0D62" w:rsidR="007F3B90">
        <w:rPr>
          <w:rFonts w:hint="eastAsia"/>
        </w:rPr>
        <w:t>, [</w:t>
      </w:r>
      <w:r w:rsidRPr="000C0D62" w:rsidR="007F3B90">
        <w:t>iTC_CC_ATP_SwHA-0011</w:t>
      </w:r>
      <w:r w:rsidRPr="000C0D62" w:rsidR="007F3B90">
        <w:rPr>
          <w:rFonts w:hint="eastAsia"/>
        </w:rPr>
        <w:t>],</w:t>
      </w:r>
      <w:r w:rsidRPr="000C0D62" w:rsidR="007F3B90">
        <w:t xml:space="preserve"> [iTC_CC_ATP-</w:t>
      </w:r>
      <w:r w:rsidRPr="000C0D62" w:rsidR="00813AB3">
        <w:t>Offline</w:t>
      </w:r>
      <w:r w:rsidRPr="000C0D62" w:rsidR="007F3B90">
        <w:t>-SyID-0001]</w:t>
      </w:r>
      <w:r w:rsidRPr="000C0D62" w:rsidR="007F3B90">
        <w:rPr>
          <w:rFonts w:hint="eastAsia"/>
        </w:rPr>
        <w:t>,</w:t>
      </w:r>
      <w:r w:rsidRPr="000C0D62" w:rsidR="007F3B90">
        <w:t xml:space="preserve"> [iTC_CC_ATP-</w:t>
      </w:r>
      <w:r w:rsidRPr="000C0D62" w:rsidR="00813AB3">
        <w:t>Offline</w:t>
      </w:r>
      <w:r w:rsidRPr="000C0D62" w:rsidR="007F3B90">
        <w:t>-SyID-0002]</w:t>
      </w:r>
      <w:r w:rsidRPr="000C0D62" w:rsidR="007F3B90">
        <w:rPr>
          <w:rFonts w:hint="eastAsia"/>
        </w:rPr>
        <w:t>,</w:t>
      </w:r>
      <w:r w:rsidRPr="000C0D62" w:rsidR="007F3B90">
        <w:t xml:space="preserve"> [iTC_CC_ATP-</w:t>
      </w:r>
      <w:r w:rsidRPr="000C0D62" w:rsidR="00813AB3">
        <w:t>Offline</w:t>
      </w:r>
      <w:r w:rsidRPr="000C0D62" w:rsidR="007F3B90">
        <w:t>-SyID-0003]</w:t>
      </w:r>
      <w:r w:rsidRPr="000C0D62" w:rsidR="007F3B90">
        <w:rPr>
          <w:rFonts w:hint="eastAsia"/>
        </w:rPr>
        <w:t>,</w:t>
      </w:r>
      <w:r w:rsidRPr="000C0D62" w:rsidR="007F3B90">
        <w:t xml:space="preserve"> [iTC_CC_ATP-</w:t>
      </w:r>
      <w:r w:rsidRPr="000C0D62" w:rsidR="00813AB3">
        <w:t>Offline</w:t>
      </w:r>
      <w:r w:rsidRPr="000C0D62" w:rsidR="007F3B90">
        <w:t>-SyID-0004]</w:t>
      </w:r>
      <w:r w:rsidRPr="000C0D62" w:rsidR="00A837F1">
        <w:rPr>
          <w:rFonts w:hint="eastAsia"/>
        </w:rPr>
        <w:t>,</w:t>
      </w:r>
      <w:r w:rsidRPr="000C0D62" w:rsidR="00A837F1">
        <w:t xml:space="preserve"> [iTC_CC_ATP-Offline</w:t>
      </w:r>
      <w:r w:rsidR="00A837F1">
        <w:t>-SyID-000</w:t>
      </w:r>
      <w:r w:rsidR="00A837F1">
        <w:rPr>
          <w:rFonts w:hint="eastAsia"/>
        </w:rPr>
        <w:t>9</w:t>
      </w:r>
      <w:r w:rsidRPr="000C0D62" w:rsidR="00A837F1">
        <w:t>]</w:t>
      </w:r>
      <w:r w:rsidRPr="000C0D62" w:rsidR="007F3B90">
        <w:rPr>
          <w:rFonts w:hint="eastAsia"/>
        </w:rPr>
        <w:t>, [</w:t>
      </w:r>
      <w:r w:rsidRPr="000C0D62" w:rsidR="007F3B90">
        <w:t>iTC_CC-SyAD-</w:t>
      </w:r>
      <w:r w:rsidRPr="000C0D62" w:rsidR="007F3B90">
        <w:rPr>
          <w:rFonts w:hint="eastAsia"/>
        </w:rPr>
        <w:t>0032]</w:t>
      </w:r>
    </w:p>
    <w:p w:rsidRPr="000C0D62" w:rsidR="007F3B90" w:rsidP="000C0D62" w:rsidRDefault="007F3B90">
      <w:pPr>
        <w:pStyle w:val="ReqtifyAltQ"/>
      </w:pPr>
      <w:r w:rsidRPr="000C0D62">
        <w:t>[End]</w:t>
      </w:r>
    </w:p>
    <w:p w:rsidR="007F3B90" w:rsidP="00C93484" w:rsidRDefault="007F3B90">
      <w:pPr>
        <w:pStyle w:val="Reqtify"/>
      </w:pPr>
    </w:p>
    <w:p w:rsidR="007F3B90" w:rsidP="00C93484" w:rsidRDefault="007F3B90">
      <w:pPr>
        <w:pStyle w:val="Reqtify"/>
      </w:pPr>
    </w:p>
    <w:p w:rsidRPr="00972331" w:rsidR="007F3B90" w:rsidP="00704491" w:rsidRDefault="007F3B90">
      <w:pPr>
        <w:pStyle w:val="ReqtifyAltR"/>
      </w:pPr>
      <w:r w:rsidRPr="00972331">
        <w:t>[</w:t>
      </w:r>
      <w:r>
        <w:t>iTC_CC_ATP-SwRS-</w:t>
      </w:r>
      <w:r>
        <w:rPr>
          <w:rFonts w:hint="eastAsia"/>
        </w:rPr>
        <w:t>0058</w:t>
      </w:r>
      <w:r w:rsidRPr="00972331">
        <w:t>]</w:t>
      </w:r>
    </w:p>
    <w:p w:rsidR="007F3B90" w:rsidP="00C93484" w:rsidRDefault="001B2C51">
      <w:pPr>
        <w:pStyle w:val="Reqtify"/>
      </w:pPr>
      <w:r>
        <w:rPr>
          <w:rFonts w:hint="eastAsia"/>
        </w:rPr>
        <w:lastRenderedPageBreak/>
        <w:t>根据</w:t>
      </w:r>
      <w:hyperlink w:history="1" w:anchor="TrainType">
        <w:r w:rsidRPr="00C07083">
          <w:rPr>
            <w:rStyle w:val="ac"/>
            <w:rFonts w:hint="eastAsia"/>
          </w:rPr>
          <w:t>TrainType</w:t>
        </w:r>
      </w:hyperlink>
      <w:r>
        <w:rPr>
          <w:rFonts w:hint="eastAsia"/>
        </w:rPr>
        <w:t>类型，</w:t>
      </w:r>
      <w:r w:rsidR="007F3B90">
        <w:rPr>
          <w:rFonts w:hint="eastAsia"/>
        </w:rPr>
        <w:t>车载</w:t>
      </w:r>
      <w:r w:rsidR="007F3B90">
        <w:rPr>
          <w:rFonts w:hint="eastAsia"/>
        </w:rPr>
        <w:t>ATP</w:t>
      </w:r>
      <w:r w:rsidR="007F3B90">
        <w:rPr>
          <w:rFonts w:hint="eastAsia"/>
        </w:rPr>
        <w:t>读取由离线工具生成的带</w:t>
      </w:r>
      <w:r w:rsidR="007F3B90">
        <w:rPr>
          <w:rFonts w:hint="eastAsia"/>
        </w:rPr>
        <w:t>VCP</w:t>
      </w:r>
      <w:r w:rsidR="007F3B90">
        <w:rPr>
          <w:rFonts w:hint="eastAsia"/>
        </w:rPr>
        <w:t>编码的线路地图数据</w:t>
      </w:r>
      <w:hyperlink w:history="1" w:anchor="DATAVES">
        <w:r w:rsidRPr="00F81CA1" w:rsidR="00F81CA1">
          <w:rPr>
            <w:rStyle w:val="ac"/>
            <w:rFonts w:hint="eastAsia"/>
          </w:rPr>
          <w:t>DATA.VES</w:t>
        </w:r>
      </w:hyperlink>
      <w:r w:rsidR="007F3B90">
        <w:rPr>
          <w:rFonts w:hint="eastAsia"/>
        </w:rPr>
        <w:t>，并进行校验，如果校验正确则生成</w:t>
      </w:r>
      <w:bookmarkStart w:name="TrackMap" w:id="1079"/>
      <w:r w:rsidRPr="002B560C" w:rsidR="007F3B90">
        <w:rPr>
          <w:rStyle w:val="aff2"/>
          <w:rFonts w:hint="eastAsia"/>
        </w:rPr>
        <w:t>TrackMap</w:t>
      </w:r>
      <w:bookmarkEnd w:id="1079"/>
      <w:r w:rsidR="007F3B90">
        <w:rPr>
          <w:rFonts w:hint="eastAsia"/>
        </w:rPr>
        <w:t>，其结构</w:t>
      </w:r>
      <w:r w:rsidR="00BC1F12">
        <w:rPr>
          <w:rFonts w:hint="eastAsia"/>
        </w:rPr>
        <w:t>见</w:t>
      </w:r>
      <w:r w:rsidR="00BC1F12">
        <w:fldChar w:fldCharType="begin"/>
      </w:r>
      <w:r w:rsidR="00BC1F12">
        <w:instrText xml:space="preserve"> REF _Ref305075755 \w \h  \* MERGEFORMAT </w:instrText>
      </w:r>
      <w:r w:rsidR="00BC1F12">
        <w:fldChar w:fldCharType="separate"/>
      </w:r>
      <w:r w:rsidR="00DE178B">
        <w:t>[REF11]</w:t>
      </w:r>
      <w:r w:rsidR="00BC1F12">
        <w:fldChar w:fldCharType="end"/>
      </w:r>
      <w:r w:rsidR="00BC1F12">
        <w:rPr>
          <w:rFonts w:hint="eastAsia"/>
        </w:rPr>
        <w:t>定义</w:t>
      </w:r>
      <w:r w:rsidR="007F3B90">
        <w:rPr>
          <w:rFonts w:hint="eastAsia"/>
        </w:rPr>
        <w:t>；如果校验错误，则</w:t>
      </w:r>
      <w:r w:rsidR="007F3B90">
        <w:rPr>
          <w:rFonts w:hint="eastAsia"/>
        </w:rPr>
        <w:t>ATP</w:t>
      </w:r>
      <w:r w:rsidR="007F3B90">
        <w:rPr>
          <w:rFonts w:hint="eastAsia"/>
        </w:rPr>
        <w:t>将不继续运行。</w:t>
      </w:r>
    </w:p>
    <w:p w:rsidR="007F3B90" w:rsidP="00C93484" w:rsidRDefault="001B2C51">
      <w:pPr>
        <w:pStyle w:val="Reqtify"/>
      </w:pPr>
      <w:r>
        <w:rPr>
          <w:rFonts w:hint="eastAsia"/>
        </w:rPr>
        <w:t xml:space="preserve">According with train type, </w:t>
      </w:r>
      <w:r w:rsidRPr="00941E7C" w:rsidR="007F3B90">
        <w:rPr>
          <w:rFonts w:hint="eastAsia"/>
        </w:rPr>
        <w:t>ATP software shall read</w:t>
      </w:r>
      <w:r w:rsidR="00397BD9">
        <w:rPr>
          <w:rFonts w:hint="eastAsia"/>
        </w:rPr>
        <w:t xml:space="preserve"> </w:t>
      </w:r>
      <w:hyperlink w:history="1" w:anchor="DATAVES">
        <w:r w:rsidRPr="00F81CA1" w:rsidR="00F81CA1">
          <w:rPr>
            <w:rStyle w:val="ac"/>
            <w:rFonts w:hint="eastAsia"/>
          </w:rPr>
          <w:t>DATA.VES</w:t>
        </w:r>
      </w:hyperlink>
      <w:r w:rsidR="00F81CA1">
        <w:rPr>
          <w:rFonts w:hint="eastAsia"/>
        </w:rPr>
        <w:t xml:space="preserve"> </w:t>
      </w:r>
      <w:r w:rsidR="00397BD9">
        <w:rPr>
          <w:rFonts w:hint="eastAsia"/>
        </w:rPr>
        <w:t xml:space="preserve">and </w:t>
      </w:r>
      <w:r w:rsidRPr="00941E7C" w:rsidR="002F5731">
        <w:t>detect</w:t>
      </w:r>
      <w:r w:rsidRPr="00941E7C" w:rsidR="007F3B90">
        <w:rPr>
          <w:rFonts w:hint="eastAsia"/>
        </w:rPr>
        <w:t xml:space="preserve"> the </w:t>
      </w:r>
      <w:r w:rsidR="007F3B90">
        <w:rPr>
          <w:rFonts w:hint="eastAsia"/>
        </w:rPr>
        <w:t>track</w:t>
      </w:r>
      <w:r w:rsidRPr="00941E7C" w:rsidR="007F3B90">
        <w:rPr>
          <w:rFonts w:hint="eastAsia"/>
        </w:rPr>
        <w:t xml:space="preserve"> map data with VCP which was generated by CC offline tools. If the data is correct, </w:t>
      </w:r>
      <w:r w:rsidR="007F3B90">
        <w:rPr>
          <w:rFonts w:hint="eastAsia"/>
        </w:rPr>
        <w:t>ATP shall</w:t>
      </w:r>
      <w:r w:rsidRPr="00941E7C" w:rsidR="007F3B90">
        <w:rPr>
          <w:rFonts w:hint="eastAsia"/>
        </w:rPr>
        <w:t xml:space="preserve"> generate </w:t>
      </w:r>
      <w:hyperlink w:history="1" w:anchor="TrackMap">
        <w:r w:rsidR="00C64E92">
          <w:rPr>
            <w:rStyle w:val="ac"/>
            <w:noProof/>
          </w:rPr>
          <w:t>TrackMap</w:t>
        </w:r>
      </w:hyperlink>
      <w:r w:rsidRPr="00B22C49" w:rsidR="007F3B90">
        <w:rPr>
          <w:rFonts w:hint="eastAsia"/>
        </w:rPr>
        <w:t xml:space="preserve"> </w:t>
      </w:r>
      <w:r w:rsidRPr="00941E7C" w:rsidR="007F3B90">
        <w:rPr>
          <w:rFonts w:hint="eastAsia"/>
        </w:rPr>
        <w:t>with the structure as</w:t>
      </w:r>
      <w:r w:rsidRPr="00BC1F12" w:rsidR="00BC1F12">
        <w:rPr>
          <w:rFonts w:hint="eastAsia"/>
        </w:rPr>
        <w:t xml:space="preserve"> </w:t>
      </w:r>
      <w:r w:rsidR="00BC1F12">
        <w:rPr>
          <w:rFonts w:hint="eastAsia"/>
        </w:rPr>
        <w:t xml:space="preserve">refer to </w:t>
      </w:r>
      <w:r w:rsidR="00BC1F12">
        <w:fldChar w:fldCharType="begin"/>
      </w:r>
      <w:r w:rsidR="00BC1F12">
        <w:instrText xml:space="preserve"> REF _Ref305075755 \w \h  \* MERGEFORMAT </w:instrText>
      </w:r>
      <w:r w:rsidR="00BC1F12">
        <w:fldChar w:fldCharType="separate"/>
      </w:r>
      <w:r w:rsidR="00DE178B">
        <w:t>[REF11]</w:t>
      </w:r>
      <w:r w:rsidR="00BC1F12">
        <w:fldChar w:fldCharType="end"/>
      </w:r>
      <w:r w:rsidRPr="00E4057A" w:rsidR="007F3B90">
        <w:rPr>
          <w:rFonts w:hint="eastAsia"/>
        </w:rPr>
        <w:t xml:space="preserve">; </w:t>
      </w:r>
      <w:r w:rsidR="007F3B90">
        <w:rPr>
          <w:rFonts w:hint="eastAsia"/>
        </w:rPr>
        <w:t xml:space="preserve">Otherwise, </w:t>
      </w:r>
      <w:r w:rsidRPr="00E4057A" w:rsidR="007F3B90">
        <w:rPr>
          <w:rFonts w:hint="eastAsia"/>
        </w:rPr>
        <w:t xml:space="preserve">ATP </w:t>
      </w:r>
      <w:r w:rsidRPr="00E4057A" w:rsidR="007F3B90">
        <w:t>cannot</w:t>
      </w:r>
      <w:r w:rsidRPr="00E4057A" w:rsidR="007F3B90">
        <w:rPr>
          <w:rFonts w:hint="eastAsia"/>
        </w:rPr>
        <w:t xml:space="preserve"> continue to operate.</w:t>
      </w:r>
    </w:p>
    <w:p w:rsidRPr="008A1414" w:rsidR="007F3B90" w:rsidP="000C0D62" w:rsidRDefault="007F3B90">
      <w:pPr>
        <w:pStyle w:val="ReqtifyAltQ"/>
      </w:pPr>
      <w:r w:rsidRPr="008A1414">
        <w:t>#Category=Functional</w:t>
      </w:r>
    </w:p>
    <w:p w:rsidRPr="008A1414" w:rsidR="007F3B90" w:rsidP="000C0D62" w:rsidRDefault="007F3B90">
      <w:pPr>
        <w:pStyle w:val="ReqtifyAltQ"/>
      </w:pPr>
      <w:r w:rsidRPr="008A1414">
        <w:t>#Contribution</w:t>
      </w:r>
      <w:r>
        <w:t>=SIL4</w:t>
      </w:r>
    </w:p>
    <w:p w:rsidR="009328EA" w:rsidP="000C0D62" w:rsidRDefault="007F3B90">
      <w:pPr>
        <w:pStyle w:val="ReqtifyAltQ"/>
        <w:rPr>
          <w:ins w:author="常鸣" w:date="2014-07-03T14:27:00Z" w:id="1080"/>
        </w:rPr>
      </w:pPr>
      <w:del w:author="常鸣" w:date="2014-07-03T14:27:00Z" w:id="1081">
        <w:r w:rsidRPr="000C0D62" w:rsidDel="009328EA">
          <w:delText>#S</w:delText>
        </w:r>
      </w:del>
      <w:ins w:author="常鸣" w:date="2014-07-03T14:27:00Z" w:id="1082">
        <w:r w:rsidR="009328EA">
          <w:t>#Allocation=ATP Software</w:t>
        </w:r>
      </w:ins>
      <w:ins w:author="常鸣" w:date="2014-07-03T14:45:00Z" w:id="1083">
        <w:r w:rsidR="002428AA">
          <w:rPr>
            <w:rFonts w:hint="eastAsia"/>
          </w:rPr>
          <w:t>, Vital Embedded Setting</w:t>
        </w:r>
      </w:ins>
    </w:p>
    <w:p w:rsidRPr="000C0D62" w:rsidR="007F3B90" w:rsidP="000C0D62" w:rsidRDefault="009328EA">
      <w:pPr>
        <w:pStyle w:val="ReqtifyAltQ"/>
      </w:pPr>
      <w:ins w:author="常鸣" w:date="2014-07-03T14:27:00Z" w:id="1084">
        <w:r>
          <w:t>#S</w:t>
        </w:r>
      </w:ins>
      <w:r w:rsidRPr="000C0D62" w:rsidR="007F3B90">
        <w:t>ource=</w:t>
      </w:r>
      <w:r w:rsidRPr="000C0D62" w:rsidR="007F3B90">
        <w:rPr>
          <w:rFonts w:hint="eastAsia"/>
        </w:rPr>
        <w:t xml:space="preserve">[iTC_CC-SyAD-0332], </w:t>
      </w:r>
      <w:r w:rsidRPr="000C0D62" w:rsidR="007F3B90">
        <w:t>[iTC_CC-SyAD-0385]</w:t>
      </w:r>
      <w:r w:rsidRPr="000C0D62" w:rsidR="007F3B90">
        <w:rPr>
          <w:rFonts w:hint="eastAsia"/>
        </w:rPr>
        <w:t>, [</w:t>
      </w:r>
      <w:r w:rsidRPr="000C0D62" w:rsidR="007F3B90">
        <w:t>iTC_CC_ATP_SwHA-0174</w:t>
      </w:r>
      <w:r w:rsidRPr="000C0D62" w:rsidR="007F3B90">
        <w:rPr>
          <w:rFonts w:hint="eastAsia"/>
        </w:rPr>
        <w:t>],</w:t>
      </w:r>
      <w:r w:rsidRPr="000C0D62" w:rsidR="007F3B90">
        <w:t xml:space="preserve"> [iTC_CC_ATP-</w:t>
      </w:r>
      <w:r w:rsidRPr="000C0D62" w:rsidR="00813AB3">
        <w:t>Offline</w:t>
      </w:r>
      <w:r w:rsidRPr="000C0D62" w:rsidR="007F3B90">
        <w:t>-SyID-0001]</w:t>
      </w:r>
      <w:r w:rsidRPr="000C0D62" w:rsidR="007F3B90">
        <w:rPr>
          <w:rFonts w:hint="eastAsia"/>
        </w:rPr>
        <w:t>,</w:t>
      </w:r>
      <w:r w:rsidRPr="000C0D62" w:rsidR="007F3B90">
        <w:t xml:space="preserve"> [iTC_CC_ATP-</w:t>
      </w:r>
      <w:r w:rsidRPr="000C0D62" w:rsidR="00813AB3">
        <w:t>Offline</w:t>
      </w:r>
      <w:r w:rsidRPr="000C0D62" w:rsidR="007F3B90">
        <w:t>-SyID-0002]</w:t>
      </w:r>
      <w:r w:rsidRPr="000C0D62" w:rsidR="007F3B90">
        <w:rPr>
          <w:rFonts w:hint="eastAsia"/>
        </w:rPr>
        <w:t>,</w:t>
      </w:r>
      <w:r w:rsidRPr="000C0D62" w:rsidR="007F3B90">
        <w:t xml:space="preserve"> [iTC_CC_ATP-</w:t>
      </w:r>
      <w:r w:rsidRPr="000C0D62" w:rsidR="00813AB3">
        <w:t>Offline</w:t>
      </w:r>
      <w:r w:rsidRPr="000C0D62" w:rsidR="007F3B90">
        <w:t>-SyID-0003]</w:t>
      </w:r>
      <w:r w:rsidRPr="000C0D62" w:rsidR="007F3B90">
        <w:rPr>
          <w:rFonts w:hint="eastAsia"/>
        </w:rPr>
        <w:t>,</w:t>
      </w:r>
      <w:r w:rsidRPr="000C0D62" w:rsidR="007F3B90">
        <w:t xml:space="preserve"> [iTC_CC_ATP-</w:t>
      </w:r>
      <w:r w:rsidRPr="000C0D62" w:rsidR="00813AB3">
        <w:t>Offline</w:t>
      </w:r>
      <w:r w:rsidRPr="000C0D62" w:rsidR="007F3B90">
        <w:t>-SyID-0005]</w:t>
      </w:r>
      <w:r w:rsidRPr="000C0D62" w:rsidR="007F3B90">
        <w:rPr>
          <w:rFonts w:hint="eastAsia"/>
        </w:rPr>
        <w:t xml:space="preserve">, </w:t>
      </w:r>
      <w:r w:rsidRPr="000C0D62" w:rsidR="00A837F1">
        <w:t>[iTC_CC_ATP-Offline</w:t>
      </w:r>
      <w:r w:rsidR="00A837F1">
        <w:t>-SyID-000</w:t>
      </w:r>
      <w:r w:rsidR="00A837F1">
        <w:rPr>
          <w:rFonts w:hint="eastAsia"/>
        </w:rPr>
        <w:t>9</w:t>
      </w:r>
      <w:r w:rsidRPr="000C0D62" w:rsidR="00A837F1">
        <w:t>]</w:t>
      </w:r>
      <w:r w:rsidRPr="000C0D62" w:rsidR="00A837F1">
        <w:rPr>
          <w:rFonts w:hint="eastAsia"/>
        </w:rPr>
        <w:t xml:space="preserve">, </w:t>
      </w:r>
      <w:r w:rsidRPr="000C0D62" w:rsidR="007F3B90">
        <w:rPr>
          <w:rFonts w:hint="eastAsia"/>
        </w:rPr>
        <w:t>[</w:t>
      </w:r>
      <w:r w:rsidRPr="000C0D62" w:rsidR="007F3B90">
        <w:t>iTC_CC-SyAD-</w:t>
      </w:r>
      <w:r w:rsidRPr="000C0D62" w:rsidR="007F3B90">
        <w:rPr>
          <w:rFonts w:hint="eastAsia"/>
        </w:rPr>
        <w:t>0032]</w:t>
      </w:r>
    </w:p>
    <w:p w:rsidRPr="000C0D62" w:rsidR="007F3B90" w:rsidP="000C0D62" w:rsidRDefault="007F3B90">
      <w:pPr>
        <w:pStyle w:val="ReqtifyAltQ"/>
      </w:pPr>
      <w:r w:rsidRPr="000C0D62">
        <w:t>[End]</w:t>
      </w:r>
    </w:p>
    <w:p w:rsidR="007F3B90" w:rsidP="00C93484" w:rsidRDefault="007F3B90">
      <w:pPr>
        <w:pStyle w:val="Reqtify"/>
      </w:pPr>
    </w:p>
    <w:p w:rsidR="00166FAD" w:rsidP="00C93484" w:rsidRDefault="00166FAD">
      <w:pPr>
        <w:pStyle w:val="Reqtify"/>
      </w:pPr>
    </w:p>
    <w:p w:rsidRPr="00972331" w:rsidR="001C2335" w:rsidP="001C2335" w:rsidRDefault="001C2335">
      <w:pPr>
        <w:pStyle w:val="ReqtifyAltR"/>
      </w:pPr>
      <w:r w:rsidRPr="00972331">
        <w:t>[</w:t>
      </w:r>
      <w:r>
        <w:t>iTC_CC_ATP-SwRS-</w:t>
      </w:r>
      <w:r>
        <w:rPr>
          <w:rFonts w:hint="eastAsia"/>
        </w:rPr>
        <w:t>0755</w:t>
      </w:r>
      <w:r w:rsidRPr="00972331">
        <w:t>]</w:t>
      </w:r>
    </w:p>
    <w:p w:rsidR="001C2335" w:rsidP="00C93484" w:rsidRDefault="00532AED">
      <w:pPr>
        <w:pStyle w:val="Reqtify"/>
      </w:pPr>
      <w:hyperlink w:history="1" w:anchor="DATAVES">
        <w:r w:rsidRPr="00F81CA1" w:rsidR="00F81CA1">
          <w:rPr>
            <w:rStyle w:val="ac"/>
            <w:rFonts w:hint="eastAsia"/>
          </w:rPr>
          <w:t>DATA.VES</w:t>
        </w:r>
      </w:hyperlink>
      <w:r w:rsidR="00F81CA1">
        <w:rPr>
          <w:rFonts w:hint="eastAsia"/>
        </w:rPr>
        <w:t>中</w:t>
      </w:r>
      <w:r w:rsidR="001C2335">
        <w:rPr>
          <w:rFonts w:hint="eastAsia"/>
        </w:rPr>
        <w:t>部分与输入输出相关功能的代码，由离线工具根据项目安全配置数据生成</w:t>
      </w:r>
      <w:r w:rsidR="006347EB">
        <w:rPr>
          <w:rFonts w:hint="eastAsia"/>
        </w:rPr>
        <w:t>，带有</w:t>
      </w:r>
      <w:r w:rsidR="006347EB">
        <w:rPr>
          <w:rFonts w:hint="eastAsia"/>
        </w:rPr>
        <w:t>VCP</w:t>
      </w:r>
      <w:r w:rsidR="006347EB">
        <w:rPr>
          <w:rFonts w:hint="eastAsia"/>
        </w:rPr>
        <w:t>编码</w:t>
      </w:r>
      <w:r w:rsidR="001C2335">
        <w:rPr>
          <w:rFonts w:hint="eastAsia"/>
        </w:rPr>
        <w:t>，</w:t>
      </w:r>
      <w:r w:rsidR="001C2335">
        <w:rPr>
          <w:rFonts w:hint="eastAsia"/>
        </w:rPr>
        <w:t>ATP</w:t>
      </w:r>
      <w:r w:rsidR="001C2335">
        <w:rPr>
          <w:rFonts w:hint="eastAsia"/>
        </w:rPr>
        <w:t>在初始化时读取使用，生成</w:t>
      </w:r>
      <w:bookmarkStart w:name="Offline" w:id="1085"/>
      <w:r w:rsidRPr="001C2335" w:rsidR="001C2335">
        <w:rPr>
          <w:rStyle w:val="aff2"/>
          <w:rFonts w:hint="eastAsia"/>
        </w:rPr>
        <w:t>Offline</w:t>
      </w:r>
      <w:bookmarkEnd w:id="1085"/>
      <w:r w:rsidRPr="001C2335" w:rsidR="001C2335">
        <w:rPr>
          <w:rFonts w:hint="eastAsia"/>
        </w:rPr>
        <w:t>结构</w:t>
      </w:r>
      <w:r w:rsidR="001C2335">
        <w:rPr>
          <w:rFonts w:hint="eastAsia"/>
        </w:rPr>
        <w:t>如</w:t>
      </w:r>
      <w:r w:rsidR="001C2335">
        <w:fldChar w:fldCharType="begin"/>
      </w:r>
      <w:r w:rsidR="001C2335">
        <w:instrText xml:space="preserve"> </w:instrText>
      </w:r>
      <w:r w:rsidR="001C2335">
        <w:rPr>
          <w:rFonts w:hint="eastAsia"/>
        </w:rPr>
        <w:instrText>REF _Ref347749223 \h</w:instrText>
      </w:r>
      <w:r w:rsidR="001C2335">
        <w:instrText xml:space="preserve"> </w:instrText>
      </w:r>
      <w:r w:rsidR="001C2335">
        <w:fldChar w:fldCharType="separate"/>
      </w:r>
      <w:r w:rsidR="00DE178B">
        <w:t xml:space="preserve">Table </w:t>
      </w:r>
      <w:r w:rsidR="00DE178B">
        <w:rPr>
          <w:noProof/>
        </w:rPr>
        <w:t>6</w:t>
      </w:r>
      <w:r w:rsidR="00DE178B">
        <w:noBreakHyphen/>
      </w:r>
      <w:r w:rsidR="00DE178B">
        <w:rPr>
          <w:noProof/>
        </w:rPr>
        <w:t>3</w:t>
      </w:r>
      <w:r w:rsidR="001C2335">
        <w:fldChar w:fldCharType="end"/>
      </w:r>
      <w:r w:rsidR="001C2335">
        <w:rPr>
          <w:rFonts w:hint="eastAsia"/>
        </w:rPr>
        <w:t>所示，详见</w:t>
      </w:r>
      <w:r w:rsidR="001C2335">
        <w:fldChar w:fldCharType="begin"/>
      </w:r>
      <w:r w:rsidR="001C2335">
        <w:instrText xml:space="preserve"> </w:instrText>
      </w:r>
      <w:r w:rsidR="001C2335">
        <w:rPr>
          <w:rFonts w:hint="eastAsia"/>
        </w:rPr>
        <w:instrText>REF _Ref347567361 \r \h</w:instrText>
      </w:r>
      <w:r w:rsidR="001C2335">
        <w:instrText xml:space="preserve"> </w:instrText>
      </w:r>
      <w:r w:rsidR="001C2335">
        <w:fldChar w:fldCharType="separate"/>
      </w:r>
      <w:r w:rsidR="00DE178B">
        <w:t>[REF11]</w:t>
      </w:r>
      <w:r w:rsidR="001C2335">
        <w:fldChar w:fldCharType="end"/>
      </w:r>
      <w:r w:rsidR="001C2335">
        <w:rPr>
          <w:rFonts w:hint="eastAsia"/>
        </w:rPr>
        <w:t>。</w:t>
      </w:r>
    </w:p>
    <w:p w:rsidRPr="00032619" w:rsidR="00032619" w:rsidP="00C93484" w:rsidRDefault="00032619">
      <w:pPr>
        <w:pStyle w:val="Reqtify"/>
      </w:pPr>
      <w:r>
        <w:rPr>
          <w:rFonts w:hint="eastAsia"/>
        </w:rPr>
        <w:t>Some parts of codes</w:t>
      </w:r>
      <w:r w:rsidR="00F81CA1">
        <w:rPr>
          <w:rFonts w:hint="eastAsia"/>
        </w:rPr>
        <w:t xml:space="preserve"> in </w:t>
      </w:r>
      <w:hyperlink w:history="1" w:anchor="DATAVES">
        <w:r w:rsidRPr="00F81CA1" w:rsidR="00F81CA1">
          <w:rPr>
            <w:rStyle w:val="ac"/>
            <w:rFonts w:hint="eastAsia"/>
          </w:rPr>
          <w:t>DATA.VES</w:t>
        </w:r>
      </w:hyperlink>
      <w:r>
        <w:rPr>
          <w:rFonts w:hint="eastAsia"/>
        </w:rPr>
        <w:t xml:space="preserve">, related to input and output functions, </w:t>
      </w:r>
      <w:r w:rsidR="00260F61">
        <w:rPr>
          <w:rFonts w:hint="eastAsia"/>
        </w:rPr>
        <w:t xml:space="preserve">as project configuration data, </w:t>
      </w:r>
      <w:r>
        <w:rPr>
          <w:rFonts w:hint="eastAsia"/>
        </w:rPr>
        <w:t xml:space="preserve">ATP links </w:t>
      </w:r>
      <w:r w:rsidR="00260F61">
        <w:rPr>
          <w:rFonts w:hint="eastAsia"/>
        </w:rPr>
        <w:t>them</w:t>
      </w:r>
      <w:r>
        <w:rPr>
          <w:rFonts w:hint="eastAsia"/>
        </w:rPr>
        <w:t xml:space="preserve"> during initialization</w:t>
      </w:r>
      <w:r w:rsidR="00260F61">
        <w:rPr>
          <w:rFonts w:hint="eastAsia"/>
        </w:rPr>
        <w:t xml:space="preserve"> </w:t>
      </w:r>
      <w:r>
        <w:rPr>
          <w:rFonts w:hint="eastAsia"/>
        </w:rPr>
        <w:t xml:space="preserve">and </w:t>
      </w:r>
      <w:r w:rsidR="00260F61">
        <w:rPr>
          <w:rFonts w:hint="eastAsia"/>
        </w:rPr>
        <w:t xml:space="preserve">generates </w:t>
      </w:r>
      <w:r w:rsidRPr="00260F61" w:rsidR="00260F61">
        <w:rPr>
          <w:rStyle w:val="aff2"/>
          <w:rFonts w:hint="eastAsia"/>
        </w:rPr>
        <w:t>Offline</w:t>
      </w:r>
      <w:r w:rsidR="00260F61">
        <w:rPr>
          <w:rFonts w:hint="eastAsia"/>
        </w:rPr>
        <w:t xml:space="preserve"> structure as </w:t>
      </w:r>
      <w:r w:rsidR="00260F61">
        <w:fldChar w:fldCharType="begin"/>
      </w:r>
      <w:r w:rsidR="00260F61">
        <w:instrText xml:space="preserve"> </w:instrText>
      </w:r>
      <w:r w:rsidR="00260F61">
        <w:rPr>
          <w:rFonts w:hint="eastAsia"/>
        </w:rPr>
        <w:instrText>REF _Ref347749223 \h</w:instrText>
      </w:r>
      <w:r w:rsidR="00260F61">
        <w:instrText xml:space="preserve"> </w:instrText>
      </w:r>
      <w:r w:rsidR="00260F61">
        <w:fldChar w:fldCharType="separate"/>
      </w:r>
      <w:r w:rsidR="00DE178B">
        <w:t xml:space="preserve">Table </w:t>
      </w:r>
      <w:r w:rsidR="00DE178B">
        <w:rPr>
          <w:noProof/>
        </w:rPr>
        <w:t>6</w:t>
      </w:r>
      <w:r w:rsidR="00DE178B">
        <w:noBreakHyphen/>
      </w:r>
      <w:r w:rsidR="00DE178B">
        <w:rPr>
          <w:noProof/>
        </w:rPr>
        <w:t>3</w:t>
      </w:r>
      <w:r w:rsidR="00260F61">
        <w:fldChar w:fldCharType="end"/>
      </w:r>
      <w:r w:rsidR="00260F61">
        <w:rPr>
          <w:rFonts w:hint="eastAsia"/>
        </w:rPr>
        <w:t xml:space="preserve">, refer to </w:t>
      </w:r>
      <w:r w:rsidR="00260F61">
        <w:fldChar w:fldCharType="begin"/>
      </w:r>
      <w:r w:rsidR="00260F61">
        <w:instrText xml:space="preserve"> </w:instrText>
      </w:r>
      <w:r w:rsidR="00260F61">
        <w:rPr>
          <w:rFonts w:hint="eastAsia"/>
        </w:rPr>
        <w:instrText>REF _Ref347567361 \r \h</w:instrText>
      </w:r>
      <w:r w:rsidR="00260F61">
        <w:instrText xml:space="preserve"> </w:instrText>
      </w:r>
      <w:r w:rsidR="00260F61">
        <w:fldChar w:fldCharType="separate"/>
      </w:r>
      <w:r w:rsidR="00DE178B">
        <w:t>[REF11]</w:t>
      </w:r>
      <w:r w:rsidR="00260F61">
        <w:fldChar w:fldCharType="end"/>
      </w:r>
      <w:r w:rsidR="00260F61">
        <w:rPr>
          <w:rFonts w:hint="eastAsia"/>
        </w:rPr>
        <w:t>.</w:t>
      </w:r>
    </w:p>
    <w:p w:rsidRPr="008A1414" w:rsidR="001C2335" w:rsidP="000C0D62" w:rsidRDefault="001C2335">
      <w:pPr>
        <w:pStyle w:val="ReqtifyAltQ"/>
      </w:pPr>
      <w:r w:rsidRPr="008A1414">
        <w:t>#Category=Functional</w:t>
      </w:r>
    </w:p>
    <w:p w:rsidRPr="008A1414" w:rsidR="001C2335" w:rsidP="000C0D62" w:rsidRDefault="001C2335">
      <w:pPr>
        <w:pStyle w:val="ReqtifyAltQ"/>
      </w:pPr>
      <w:r w:rsidRPr="008A1414">
        <w:t>#Contribution</w:t>
      </w:r>
      <w:r>
        <w:t>=SIL4</w:t>
      </w:r>
    </w:p>
    <w:p w:rsidR="009328EA" w:rsidP="000C0D62" w:rsidRDefault="001C2335">
      <w:pPr>
        <w:pStyle w:val="ReqtifyAltQ"/>
        <w:rPr>
          <w:ins w:author="常鸣" w:date="2014-07-03T14:27:00Z" w:id="1086"/>
        </w:rPr>
      </w:pPr>
      <w:del w:author="常鸣" w:date="2014-07-03T14:27:00Z" w:id="1087">
        <w:r w:rsidRPr="000C0D62" w:rsidDel="009328EA">
          <w:delText>#S</w:delText>
        </w:r>
      </w:del>
      <w:ins w:author="常鸣" w:date="2014-07-03T14:27:00Z" w:id="1088">
        <w:r w:rsidR="009328EA">
          <w:t>#Allocation=ATP Software</w:t>
        </w:r>
      </w:ins>
      <w:ins w:author="常鸣" w:date="2014-07-03T14:45:00Z" w:id="1089">
        <w:r w:rsidR="002428AA">
          <w:rPr>
            <w:rFonts w:hint="eastAsia"/>
          </w:rPr>
          <w:t>, Vital Embedded Setting</w:t>
        </w:r>
      </w:ins>
    </w:p>
    <w:p w:rsidRPr="000C0D62" w:rsidR="001C2335" w:rsidP="000C0D62" w:rsidRDefault="009328EA">
      <w:pPr>
        <w:pStyle w:val="ReqtifyAltQ"/>
      </w:pPr>
      <w:ins w:author="常鸣" w:date="2014-07-03T14:27:00Z" w:id="1090">
        <w:r>
          <w:t>#S</w:t>
        </w:r>
      </w:ins>
      <w:r w:rsidRPr="000C0D62" w:rsidR="001C2335">
        <w:t>ource=</w:t>
      </w:r>
      <w:r w:rsidRPr="000C0D62" w:rsidR="001C2335">
        <w:rPr>
          <w:rFonts w:hint="eastAsia"/>
        </w:rPr>
        <w:t xml:space="preserve">[iTC_CC-SyAD-0332], </w:t>
      </w:r>
      <w:r w:rsidRPr="000C0D62" w:rsidR="001C2335">
        <w:t>[iTC_CC-SyAD-0385]</w:t>
      </w:r>
      <w:r w:rsidRPr="000C0D62" w:rsidR="001C2335">
        <w:rPr>
          <w:rFonts w:hint="eastAsia"/>
        </w:rPr>
        <w:t>,</w:t>
      </w:r>
      <w:r w:rsidRPr="0081001C" w:rsidR="0081001C">
        <w:rPr>
          <w:rFonts w:hint="eastAsia"/>
        </w:rPr>
        <w:t xml:space="preserve"> </w:t>
      </w:r>
      <w:r w:rsidRPr="000C0D62" w:rsidR="0081001C">
        <w:rPr>
          <w:rFonts w:hint="eastAsia"/>
        </w:rPr>
        <w:t>[</w:t>
      </w:r>
      <w:r w:rsidRPr="000C0D62" w:rsidR="0081001C">
        <w:t>iTC_CC-SyAD-</w:t>
      </w:r>
      <w:r w:rsidRPr="000C0D62" w:rsidR="0081001C">
        <w:rPr>
          <w:rFonts w:hint="eastAsia"/>
        </w:rPr>
        <w:t>0032]</w:t>
      </w:r>
      <w:r w:rsidR="0081001C">
        <w:rPr>
          <w:rFonts w:hint="eastAsia"/>
        </w:rPr>
        <w:t>,</w:t>
      </w:r>
      <w:r w:rsidRPr="000C0D62" w:rsidR="001C2335">
        <w:rPr>
          <w:rFonts w:hint="eastAsia"/>
        </w:rPr>
        <w:t xml:space="preserve"> [</w:t>
      </w:r>
      <w:r w:rsidRPr="000C0D62" w:rsidR="001C2335">
        <w:t>iTC_CC_ATP_SwHA-0174</w:t>
      </w:r>
      <w:r w:rsidRPr="000C0D62" w:rsidR="001C2335">
        <w:rPr>
          <w:rFonts w:hint="eastAsia"/>
        </w:rPr>
        <w:t>],</w:t>
      </w:r>
      <w:r w:rsidRPr="006347EB" w:rsidR="006347EB">
        <w:rPr>
          <w:rFonts w:hint="eastAsia"/>
        </w:rPr>
        <w:t xml:space="preserve"> </w:t>
      </w:r>
      <w:r w:rsidR="00CC3621">
        <w:rPr>
          <w:rFonts w:hint="eastAsia"/>
        </w:rPr>
        <w:t>[</w:t>
      </w:r>
      <w:r w:rsidRPr="004D550A" w:rsidR="00CC3621">
        <w:t>iTC_CC_ATP_SwHA-0189</w:t>
      </w:r>
      <w:r w:rsidR="00CC3621">
        <w:rPr>
          <w:rFonts w:hint="eastAsia"/>
        </w:rPr>
        <w:t xml:space="preserve">], </w:t>
      </w:r>
      <w:r w:rsidR="00CC3621">
        <w:t>[</w:t>
      </w:r>
      <w:r w:rsidRPr="004D550A" w:rsidR="00CC3621">
        <w:t>iTC_CC_ATP_SwHA-0190</w:t>
      </w:r>
      <w:r w:rsidR="00CC3621">
        <w:rPr>
          <w:rFonts w:hint="eastAsia"/>
        </w:rPr>
        <w:t>],</w:t>
      </w:r>
      <w:r w:rsidRPr="006A5251" w:rsidR="00CC3621">
        <w:rPr>
          <w:rFonts w:hint="eastAsia"/>
        </w:rPr>
        <w:t xml:space="preserve"> </w:t>
      </w:r>
      <w:r w:rsidRPr="00AD73F3" w:rsidR="00CF52F2">
        <w:t>[iTC_CC_ATP_SwHA-0200]</w:t>
      </w:r>
      <w:r w:rsidR="00CF52F2">
        <w:rPr>
          <w:rFonts w:hint="eastAsia"/>
        </w:rPr>
        <w:t>,</w:t>
      </w:r>
      <w:r w:rsidRPr="006A5251" w:rsidR="00CF52F2">
        <w:rPr>
          <w:rFonts w:hint="eastAsia"/>
        </w:rPr>
        <w:t xml:space="preserve"> </w:t>
      </w:r>
      <w:r w:rsidRPr="00AD73F3" w:rsidR="00CF52F2">
        <w:t>[iTC_CC_ATP_SwHA-020</w:t>
      </w:r>
      <w:r w:rsidR="00CF52F2">
        <w:rPr>
          <w:rFonts w:hint="eastAsia"/>
        </w:rPr>
        <w:t>1</w:t>
      </w:r>
      <w:r w:rsidRPr="00AD73F3" w:rsidR="00CF52F2">
        <w:t>]</w:t>
      </w:r>
      <w:r w:rsidR="00CF52F2">
        <w:rPr>
          <w:rFonts w:hint="eastAsia"/>
        </w:rPr>
        <w:t>,</w:t>
      </w:r>
      <w:r w:rsidRPr="00CF52F2" w:rsidR="00CF52F2">
        <w:t xml:space="preserve"> </w:t>
      </w:r>
      <w:r w:rsidRPr="00AD73F3" w:rsidR="00CF52F2">
        <w:t>[iTC_CC_ATP_SwHA-020</w:t>
      </w:r>
      <w:r w:rsidR="00CF52F2">
        <w:rPr>
          <w:rFonts w:hint="eastAsia"/>
        </w:rPr>
        <w:t>2</w:t>
      </w:r>
      <w:r w:rsidRPr="00AD73F3" w:rsidR="00CF52F2">
        <w:t>]</w:t>
      </w:r>
      <w:r w:rsidR="00CF52F2">
        <w:rPr>
          <w:rFonts w:hint="eastAsia"/>
        </w:rPr>
        <w:t>,</w:t>
      </w:r>
      <w:r w:rsidRPr="00CF52F2" w:rsidR="00CF52F2">
        <w:t xml:space="preserve"> </w:t>
      </w:r>
      <w:r w:rsidRPr="00AD73F3" w:rsidR="00CF52F2">
        <w:t>[iTC_CC_ATP_SwHA-020</w:t>
      </w:r>
      <w:r w:rsidR="00CF52F2">
        <w:rPr>
          <w:rFonts w:hint="eastAsia"/>
        </w:rPr>
        <w:t>3</w:t>
      </w:r>
      <w:r w:rsidRPr="00AD73F3" w:rsidR="00CF52F2">
        <w:t>]</w:t>
      </w:r>
      <w:r w:rsidR="00CF52F2">
        <w:rPr>
          <w:rFonts w:hint="eastAsia"/>
        </w:rPr>
        <w:t>,</w:t>
      </w:r>
      <w:r w:rsidRPr="000A620A" w:rsidR="000A620A">
        <w:t xml:space="preserve"> </w:t>
      </w:r>
      <w:r w:rsidRPr="00AD73F3" w:rsidR="000A620A">
        <w:t>[iTC_CC_ATP_SwHA-020</w:t>
      </w:r>
      <w:r w:rsidR="000A620A">
        <w:rPr>
          <w:rFonts w:hint="eastAsia"/>
        </w:rPr>
        <w:t>5</w:t>
      </w:r>
      <w:r w:rsidRPr="00AD73F3" w:rsidR="000A620A">
        <w:t>]</w:t>
      </w:r>
      <w:r w:rsidR="000A620A">
        <w:rPr>
          <w:rFonts w:hint="eastAsia"/>
        </w:rPr>
        <w:t>,</w:t>
      </w:r>
      <w:r w:rsidRPr="000A620A" w:rsidR="000A620A">
        <w:t xml:space="preserve"> </w:t>
      </w:r>
      <w:r w:rsidRPr="000A4C5C" w:rsidR="000A620A">
        <w:t>[</w:t>
      </w:r>
      <w:r w:rsidR="000A620A">
        <w:t>iTC_CC_ATP_SwHA-</w:t>
      </w:r>
      <w:r w:rsidRPr="006B396F" w:rsidR="000A620A">
        <w:t>0208</w:t>
      </w:r>
      <w:r w:rsidRPr="000A4C5C" w:rsidR="000A620A">
        <w:t>]</w:t>
      </w:r>
      <w:r w:rsidR="000A620A">
        <w:rPr>
          <w:rFonts w:hint="eastAsia"/>
        </w:rPr>
        <w:t>,</w:t>
      </w:r>
      <w:r w:rsidRPr="006A5251" w:rsidR="00CF52F2">
        <w:rPr>
          <w:rFonts w:hint="eastAsia"/>
        </w:rPr>
        <w:t xml:space="preserve"> </w:t>
      </w:r>
      <w:r w:rsidRPr="006A5251" w:rsidR="006347EB">
        <w:rPr>
          <w:rFonts w:hint="eastAsia"/>
        </w:rPr>
        <w:t>[</w:t>
      </w:r>
      <w:r w:rsidR="006347EB">
        <w:t>iTC_CC_ATP_SwHA-0</w:t>
      </w:r>
      <w:r w:rsidR="006347EB">
        <w:rPr>
          <w:rFonts w:hint="eastAsia"/>
        </w:rPr>
        <w:t>233</w:t>
      </w:r>
      <w:r w:rsidRPr="006A5251" w:rsidR="006347EB">
        <w:rPr>
          <w:rFonts w:hint="eastAsia"/>
        </w:rPr>
        <w:t>],</w:t>
      </w:r>
      <w:r w:rsidRPr="00CB0DD0" w:rsidR="00CB0DD0">
        <w:rPr>
          <w:rFonts w:hint="eastAsia"/>
        </w:rPr>
        <w:t xml:space="preserve"> [</w:t>
      </w:r>
      <w:r w:rsidRPr="00CB0DD0" w:rsidR="00CB0DD0">
        <w:t>iTC_CC_ATP_SwHA-0</w:t>
      </w:r>
      <w:r w:rsidRPr="00CB0DD0" w:rsidR="00CB0DD0">
        <w:rPr>
          <w:rFonts w:hint="eastAsia"/>
        </w:rPr>
        <w:t>2</w:t>
      </w:r>
      <w:r w:rsidR="00CB0DD0">
        <w:rPr>
          <w:rFonts w:hint="eastAsia"/>
        </w:rPr>
        <w:t>53</w:t>
      </w:r>
      <w:r w:rsidRPr="00CB0DD0" w:rsidR="00CB0DD0">
        <w:rPr>
          <w:rFonts w:hint="eastAsia"/>
        </w:rPr>
        <w:t>]</w:t>
      </w:r>
      <w:r w:rsidR="00CB0DD0">
        <w:rPr>
          <w:rFonts w:hint="eastAsia"/>
        </w:rPr>
        <w:t>,</w:t>
      </w:r>
      <w:r w:rsidRPr="00F20BDC" w:rsidR="00F20BDC">
        <w:rPr>
          <w:rFonts w:hint="eastAsia"/>
        </w:rPr>
        <w:t xml:space="preserve"> [</w:t>
      </w:r>
      <w:r w:rsidRPr="00F20BDC" w:rsidR="00F20BDC">
        <w:t>iTC_CC_ATP_SwHA-0</w:t>
      </w:r>
      <w:r w:rsidRPr="00F20BDC" w:rsidR="00F20BDC">
        <w:rPr>
          <w:rFonts w:hint="eastAsia"/>
        </w:rPr>
        <w:t>2</w:t>
      </w:r>
      <w:r w:rsidR="00F20BDC">
        <w:rPr>
          <w:rFonts w:hint="eastAsia"/>
        </w:rPr>
        <w:t>65</w:t>
      </w:r>
      <w:r w:rsidRPr="00F20BDC" w:rsidR="00F20BDC">
        <w:rPr>
          <w:rFonts w:hint="eastAsia"/>
        </w:rPr>
        <w:t>]</w:t>
      </w:r>
      <w:r w:rsidR="00F20BDC">
        <w:rPr>
          <w:rFonts w:hint="eastAsia"/>
        </w:rPr>
        <w:t>,</w:t>
      </w:r>
      <w:r w:rsidRPr="00F20BDC" w:rsidR="00F20BDC">
        <w:rPr>
          <w:rFonts w:hint="eastAsia"/>
        </w:rPr>
        <w:t xml:space="preserve"> [</w:t>
      </w:r>
      <w:r w:rsidRPr="00F20BDC" w:rsidR="00F20BDC">
        <w:t>iTC_CC_ATP_SwHA-0</w:t>
      </w:r>
      <w:r w:rsidRPr="00F20BDC" w:rsidR="00F20BDC">
        <w:rPr>
          <w:rFonts w:hint="eastAsia"/>
        </w:rPr>
        <w:t>2</w:t>
      </w:r>
      <w:r w:rsidR="00F20BDC">
        <w:rPr>
          <w:rFonts w:hint="eastAsia"/>
        </w:rPr>
        <w:t>68</w:t>
      </w:r>
      <w:r w:rsidRPr="00F20BDC" w:rsidR="00F20BDC">
        <w:rPr>
          <w:rFonts w:hint="eastAsia"/>
        </w:rPr>
        <w:t>]</w:t>
      </w:r>
      <w:r w:rsidR="00F20BDC">
        <w:rPr>
          <w:rFonts w:hint="eastAsia"/>
        </w:rPr>
        <w:t>,</w:t>
      </w:r>
      <w:r w:rsidRPr="000C0D62" w:rsidR="001C2335">
        <w:t xml:space="preserve"> </w:t>
      </w:r>
      <w:r w:rsidRPr="00F20BDC" w:rsidR="000A620A">
        <w:rPr>
          <w:rFonts w:hint="eastAsia"/>
        </w:rPr>
        <w:t>[</w:t>
      </w:r>
      <w:r w:rsidRPr="00F20BDC" w:rsidR="000A620A">
        <w:t>iTC_CC_ATP_SwHA-0</w:t>
      </w:r>
      <w:r w:rsidRPr="00F20BDC" w:rsidR="000A620A">
        <w:rPr>
          <w:rFonts w:hint="eastAsia"/>
        </w:rPr>
        <w:t>2</w:t>
      </w:r>
      <w:r w:rsidR="000A620A">
        <w:rPr>
          <w:rFonts w:hint="eastAsia"/>
        </w:rPr>
        <w:t>69</w:t>
      </w:r>
      <w:r w:rsidRPr="00F20BDC" w:rsidR="000A620A">
        <w:rPr>
          <w:rFonts w:hint="eastAsia"/>
        </w:rPr>
        <w:t>]</w:t>
      </w:r>
      <w:r w:rsidR="000A620A">
        <w:rPr>
          <w:rFonts w:hint="eastAsia"/>
        </w:rPr>
        <w:t xml:space="preserve">, </w:t>
      </w:r>
      <w:r w:rsidRPr="000C0D62" w:rsidR="001C2335">
        <w:t>[iTC_CC_ATP-</w:t>
      </w:r>
      <w:r w:rsidRPr="000C0D62" w:rsidR="00813AB3">
        <w:t>Offline</w:t>
      </w:r>
      <w:r w:rsidRPr="000C0D62" w:rsidR="001C2335">
        <w:t>-SyID-0001]</w:t>
      </w:r>
      <w:r w:rsidRPr="000C0D62" w:rsidR="001C2335">
        <w:rPr>
          <w:rFonts w:hint="eastAsia"/>
        </w:rPr>
        <w:t>,</w:t>
      </w:r>
      <w:r w:rsidRPr="000C0D62" w:rsidR="001C2335">
        <w:t xml:space="preserve"> [iTC_CC_ATP-</w:t>
      </w:r>
      <w:r w:rsidRPr="000C0D62" w:rsidR="00813AB3">
        <w:t>Offline</w:t>
      </w:r>
      <w:r w:rsidRPr="000C0D62" w:rsidR="001C2335">
        <w:t>-SyID-0002]</w:t>
      </w:r>
      <w:r w:rsidRPr="000C0D62" w:rsidR="001C2335">
        <w:rPr>
          <w:rFonts w:hint="eastAsia"/>
        </w:rPr>
        <w:t>,</w:t>
      </w:r>
      <w:r w:rsidRPr="000C0D62" w:rsidR="001C2335">
        <w:t xml:space="preserve"> [iTC_CC_ATP-</w:t>
      </w:r>
      <w:r w:rsidRPr="000C0D62" w:rsidR="00813AB3">
        <w:t>Offline</w:t>
      </w:r>
      <w:r w:rsidRPr="000C0D62" w:rsidR="001C2335">
        <w:t>-SyID-0003]</w:t>
      </w:r>
      <w:r w:rsidRPr="000C0D62" w:rsidR="001C2335">
        <w:rPr>
          <w:rFonts w:hint="eastAsia"/>
        </w:rPr>
        <w:t>,</w:t>
      </w:r>
      <w:r w:rsidRPr="000C0D62" w:rsidR="001C2335">
        <w:t xml:space="preserve"> [iTC_CC_ATP-</w:t>
      </w:r>
      <w:r w:rsidRPr="000C0D62" w:rsidR="00813AB3">
        <w:t>Offline</w:t>
      </w:r>
      <w:r w:rsidRPr="000C0D62" w:rsidR="001C2335">
        <w:t>-SyID-000</w:t>
      </w:r>
      <w:r w:rsidR="0081001C">
        <w:rPr>
          <w:rFonts w:hint="eastAsia"/>
        </w:rPr>
        <w:t>6</w:t>
      </w:r>
      <w:r w:rsidRPr="000C0D62" w:rsidR="001C2335">
        <w:t>]</w:t>
      </w:r>
      <w:r w:rsidRPr="000C0D62" w:rsidR="001C2335">
        <w:rPr>
          <w:rFonts w:hint="eastAsia"/>
        </w:rPr>
        <w:t>,</w:t>
      </w:r>
      <w:r w:rsidRPr="0081001C" w:rsidR="0081001C">
        <w:t xml:space="preserve"> </w:t>
      </w:r>
      <w:r w:rsidRPr="000C0D62" w:rsidR="0081001C">
        <w:t>[iTC_CC_ATP-Offline-SyID-000</w:t>
      </w:r>
      <w:r w:rsidR="0081001C">
        <w:rPr>
          <w:rFonts w:hint="eastAsia"/>
        </w:rPr>
        <w:t>7</w:t>
      </w:r>
      <w:r w:rsidRPr="000C0D62" w:rsidR="0081001C">
        <w:t>]</w:t>
      </w:r>
      <w:r w:rsidR="0081001C">
        <w:rPr>
          <w:rFonts w:hint="eastAsia"/>
        </w:rPr>
        <w:t>,</w:t>
      </w:r>
      <w:r w:rsidRPr="0081001C" w:rsidR="0081001C">
        <w:t xml:space="preserve"> </w:t>
      </w:r>
      <w:r w:rsidRPr="000C0D62" w:rsidR="0081001C">
        <w:t>[iTC_CC_ATP-Offline-SyID-000</w:t>
      </w:r>
      <w:r w:rsidR="0081001C">
        <w:rPr>
          <w:rFonts w:hint="eastAsia"/>
        </w:rPr>
        <w:t>8</w:t>
      </w:r>
      <w:r w:rsidRPr="000C0D62" w:rsidR="0081001C">
        <w:t>]</w:t>
      </w:r>
      <w:r w:rsidR="00A837F1">
        <w:rPr>
          <w:rFonts w:hint="eastAsia"/>
        </w:rPr>
        <w:t>,</w:t>
      </w:r>
      <w:r w:rsidRPr="00A837F1" w:rsidR="00A837F1">
        <w:t xml:space="preserve"> </w:t>
      </w:r>
      <w:r w:rsidRPr="000C0D62" w:rsidR="00A837F1">
        <w:t>[iTC_CC_ATP-Offline</w:t>
      </w:r>
      <w:r w:rsidR="00A837F1">
        <w:t>-SyID-000</w:t>
      </w:r>
      <w:r w:rsidR="00A837F1">
        <w:rPr>
          <w:rFonts w:hint="eastAsia"/>
        </w:rPr>
        <w:t>9</w:t>
      </w:r>
      <w:r w:rsidRPr="000C0D62" w:rsidR="00A837F1">
        <w:t>]</w:t>
      </w:r>
    </w:p>
    <w:p w:rsidRPr="000C0D62" w:rsidR="001C2335" w:rsidP="000C0D62" w:rsidRDefault="001C2335">
      <w:pPr>
        <w:pStyle w:val="ReqtifyAltQ"/>
      </w:pPr>
      <w:r w:rsidRPr="000C0D62">
        <w:t>[End]</w:t>
      </w:r>
    </w:p>
    <w:p w:rsidR="00166FAD" w:rsidP="00C93484" w:rsidRDefault="00166FAD">
      <w:pPr>
        <w:pStyle w:val="Reqtify"/>
      </w:pPr>
    </w:p>
    <w:p w:rsidR="00166FAD" w:rsidP="00C93484" w:rsidRDefault="00166FAD">
      <w:pPr>
        <w:pStyle w:val="Reqtify"/>
      </w:pPr>
    </w:p>
    <w:p w:rsidR="007F3B90" w:rsidP="00C93484" w:rsidRDefault="007F3B90">
      <w:pPr>
        <w:pStyle w:val="Reqtify"/>
        <w:rPr>
          <w:rStyle w:val="aff1"/>
        </w:rPr>
      </w:pPr>
      <w:r w:rsidRPr="00282D8C">
        <w:rPr>
          <w:rStyle w:val="aff1"/>
        </w:rPr>
        <w:t>NOTE</w:t>
      </w:r>
      <w:r w:rsidRPr="00282D8C">
        <w:rPr>
          <w:rStyle w:val="aff1"/>
          <w:rFonts w:hint="eastAsia"/>
        </w:rPr>
        <w:t>：</w:t>
      </w:r>
    </w:p>
    <w:p w:rsidR="007F3B90" w:rsidP="00C93484" w:rsidRDefault="007F3B90">
      <w:pPr>
        <w:pStyle w:val="Reqtify"/>
      </w:pPr>
      <w:r>
        <w:rPr>
          <w:rFonts w:hint="eastAsia"/>
        </w:rPr>
        <w:t>对于离线工具生成的项目配置参数和线路地图，如果在车载</w:t>
      </w:r>
      <w:r>
        <w:rPr>
          <w:rFonts w:hint="eastAsia"/>
        </w:rPr>
        <w:t>ATP</w:t>
      </w:r>
      <w:r>
        <w:rPr>
          <w:rFonts w:hint="eastAsia"/>
        </w:rPr>
        <w:t>软件读取发生错误，或者在运行过程中该配置的值发生了改变，则会使得</w:t>
      </w:r>
      <w:r>
        <w:rPr>
          <w:rFonts w:hint="eastAsia"/>
        </w:rPr>
        <w:t>VCP</w:t>
      </w:r>
      <w:r>
        <w:rPr>
          <w:rFonts w:hint="eastAsia"/>
        </w:rPr>
        <w:t>编码计算错误，从而导致</w:t>
      </w:r>
      <w:r>
        <w:rPr>
          <w:rFonts w:hint="eastAsia"/>
        </w:rPr>
        <w:t>VIOM</w:t>
      </w:r>
      <w:r>
        <w:rPr>
          <w:rFonts w:hint="eastAsia"/>
        </w:rPr>
        <w:t>输出为限制状态，导向安全。</w:t>
      </w:r>
    </w:p>
    <w:p w:rsidRPr="00E4057A" w:rsidR="007F3B90" w:rsidP="00C93484" w:rsidRDefault="007F3B90">
      <w:pPr>
        <w:pStyle w:val="Reqtify"/>
      </w:pPr>
      <w:r w:rsidRPr="00E4057A">
        <w:rPr>
          <w:rFonts w:hint="eastAsia"/>
        </w:rPr>
        <w:lastRenderedPageBreak/>
        <w:t>For the configuration parameters</w:t>
      </w:r>
      <w:r w:rsidR="00397BD9">
        <w:rPr>
          <w:rFonts w:hint="eastAsia"/>
        </w:rPr>
        <w:t xml:space="preserve"> and </w:t>
      </w:r>
      <w:r>
        <w:rPr>
          <w:rFonts w:hint="eastAsia"/>
        </w:rPr>
        <w:t xml:space="preserve">track map, </w:t>
      </w:r>
      <w:r w:rsidRPr="00E4057A">
        <w:rPr>
          <w:rFonts w:hint="eastAsia"/>
        </w:rPr>
        <w:t>g</w:t>
      </w:r>
      <w:r>
        <w:rPr>
          <w:rFonts w:hint="eastAsia"/>
        </w:rPr>
        <w:t>enerated by the CC offline tool</w:t>
      </w:r>
      <w:r w:rsidRPr="00E4057A">
        <w:rPr>
          <w:rFonts w:hint="eastAsia"/>
        </w:rPr>
        <w:t>, if there is error for the ATP reading,</w:t>
      </w:r>
      <w:r w:rsidR="00397BD9">
        <w:rPr>
          <w:rFonts w:hint="eastAsia"/>
        </w:rPr>
        <w:t xml:space="preserve"> or </w:t>
      </w:r>
      <w:r w:rsidRPr="00E4057A">
        <w:rPr>
          <w:rFonts w:hint="eastAsia"/>
        </w:rPr>
        <w:t xml:space="preserve">there is any changes during the processing, the VCP coding calculation will be conducted the wrong data, which </w:t>
      </w:r>
      <w:r>
        <w:rPr>
          <w:rFonts w:hint="eastAsia"/>
        </w:rPr>
        <w:t xml:space="preserve">will causing </w:t>
      </w:r>
      <w:r w:rsidRPr="00E4057A">
        <w:rPr>
          <w:rFonts w:hint="eastAsia"/>
        </w:rPr>
        <w:t xml:space="preserve">the VIOM output is set as restricted status. </w:t>
      </w:r>
    </w:p>
    <w:p w:rsidR="007F3B90" w:rsidP="00C93484" w:rsidRDefault="007F3B90">
      <w:pPr>
        <w:pStyle w:val="Reqtify"/>
      </w:pPr>
    </w:p>
    <w:p w:rsidRPr="00972331" w:rsidR="007F3B90" w:rsidP="00704491" w:rsidRDefault="007F3B90">
      <w:pPr>
        <w:pStyle w:val="ReqtifyAltR"/>
      </w:pPr>
      <w:r w:rsidRPr="00972331">
        <w:t>[</w:t>
      </w:r>
      <w:r>
        <w:t>iTC_CC_ATP-SwRS-</w:t>
      </w:r>
      <w:r>
        <w:rPr>
          <w:rFonts w:hint="eastAsia"/>
        </w:rPr>
        <w:t>0536</w:t>
      </w:r>
      <w:r w:rsidRPr="00972331">
        <w:t>]</w:t>
      </w:r>
    </w:p>
    <w:p w:rsidR="007F3B90" w:rsidP="00C93484" w:rsidRDefault="00C64E92">
      <w:pPr>
        <w:pStyle w:val="Reqtify"/>
      </w:pPr>
      <w:bookmarkStart w:name="SafeApplicationVersion" w:id="1091"/>
      <w:r w:rsidRPr="00D7275B">
        <w:rPr>
          <w:rStyle w:val="aff2"/>
          <w:bCs w:val="0"/>
          <w:iCs w:val="0"/>
        </w:rPr>
        <w:t>SafeApplicationVersion</w:t>
      </w:r>
      <w:bookmarkEnd w:id="1091"/>
      <w:r w:rsidR="007F3B90">
        <w:rPr>
          <w:rFonts w:hint="eastAsia"/>
        </w:rPr>
        <w:t>，</w:t>
      </w:r>
      <w:r w:rsidR="007F3B90">
        <w:rPr>
          <w:rFonts w:hint="eastAsia"/>
        </w:rPr>
        <w:t>ATP</w:t>
      </w:r>
      <w:r w:rsidR="007F3B90">
        <w:rPr>
          <w:rFonts w:hint="eastAsia"/>
        </w:rPr>
        <w:t>软件的版本号。</w:t>
      </w:r>
      <w:r w:rsidR="007F3B90">
        <w:rPr>
          <w:rFonts w:hint="eastAsia"/>
        </w:rPr>
        <w:t>ATP</w:t>
      </w:r>
      <w:r w:rsidR="007F3B90">
        <w:rPr>
          <w:rFonts w:hint="eastAsia"/>
        </w:rPr>
        <w:t>软件应当在代码中定义软件的版本号，每次修改代码时，更新该版本号。</w:t>
      </w:r>
    </w:p>
    <w:p w:rsidRPr="00E4057A" w:rsidR="007F3B90" w:rsidP="00C93484" w:rsidRDefault="00532AED">
      <w:pPr>
        <w:pStyle w:val="Reqtify"/>
      </w:pPr>
      <w:hyperlink w:history="1" w:anchor="SafeApplicationVersion">
        <w:r w:rsidR="00C64E92">
          <w:rPr>
            <w:rStyle w:val="ac"/>
            <w:noProof/>
          </w:rPr>
          <w:t>SafeApplicationVersion</w:t>
        </w:r>
      </w:hyperlink>
      <w:r w:rsidRPr="00E4057A" w:rsidR="007F3B90">
        <w:rPr>
          <w:rFonts w:hint="eastAsia"/>
        </w:rPr>
        <w:t xml:space="preserve"> stands for the version of ATP software. </w:t>
      </w:r>
      <w:r w:rsidR="007F3B90">
        <w:rPr>
          <w:rFonts w:hint="eastAsia"/>
        </w:rPr>
        <w:t xml:space="preserve">The version of </w:t>
      </w:r>
      <w:r w:rsidRPr="00E4057A" w:rsidR="007F3B90">
        <w:rPr>
          <w:rFonts w:hint="eastAsia"/>
        </w:rPr>
        <w:t xml:space="preserve">ATP </w:t>
      </w:r>
      <w:r w:rsidR="007F3B90">
        <w:rPr>
          <w:rFonts w:hint="eastAsia"/>
        </w:rPr>
        <w:t>software is defined in source code. The version shall be update whenever the code changed</w:t>
      </w:r>
      <w:r w:rsidRPr="00E4057A" w:rsidR="007F3B90">
        <w:rPr>
          <w:rFonts w:hint="eastAsia"/>
        </w:rPr>
        <w:t>.</w:t>
      </w:r>
    </w:p>
    <w:p w:rsidRPr="008A1414" w:rsidR="007F3B90" w:rsidP="000C0D62" w:rsidRDefault="007F3B90">
      <w:pPr>
        <w:pStyle w:val="ReqtifyAltQ"/>
      </w:pPr>
      <w:r w:rsidRPr="008A1414">
        <w:t>#Category=Functional</w:t>
      </w:r>
    </w:p>
    <w:p w:rsidRPr="008A1414" w:rsidR="007F3B90" w:rsidP="000C0D62" w:rsidRDefault="007F3B90">
      <w:pPr>
        <w:pStyle w:val="ReqtifyAltQ"/>
      </w:pPr>
      <w:r w:rsidRPr="008A1414">
        <w:t>#Contribution</w:t>
      </w:r>
      <w:r>
        <w:t>=SIL4</w:t>
      </w:r>
    </w:p>
    <w:p w:rsidR="009328EA" w:rsidP="000C0D62" w:rsidRDefault="007F3B90">
      <w:pPr>
        <w:pStyle w:val="ReqtifyAltQ"/>
        <w:rPr>
          <w:ins w:author="常鸣" w:date="2014-07-03T14:27:00Z" w:id="1092"/>
        </w:rPr>
      </w:pPr>
      <w:del w:author="常鸣" w:date="2014-07-03T14:27:00Z" w:id="1093">
        <w:r w:rsidRPr="008A1414" w:rsidDel="009328EA">
          <w:delText>#S</w:delText>
        </w:r>
      </w:del>
      <w:ins w:author="常鸣" w:date="2014-07-03T14:27:00Z" w:id="1094">
        <w:r w:rsidR="009328EA">
          <w:t>#Allocation=ATP Software</w:t>
        </w:r>
      </w:ins>
    </w:p>
    <w:p w:rsidRPr="008A1414" w:rsidR="007F3B90" w:rsidP="000C0D62" w:rsidRDefault="009328EA">
      <w:pPr>
        <w:pStyle w:val="ReqtifyAltQ"/>
      </w:pPr>
      <w:ins w:author="常鸣" w:date="2014-07-03T14:27:00Z" w:id="1095">
        <w:r>
          <w:t>#S</w:t>
        </w:r>
      </w:ins>
      <w:r w:rsidRPr="008A1414" w:rsidR="007F3B90">
        <w:t>ource=</w:t>
      </w:r>
      <w:r w:rsidRPr="003D2990" w:rsidR="007F3B90">
        <w:t>[iTC_CC-SyAD-</w:t>
      </w:r>
      <w:r w:rsidRPr="003D2990" w:rsidR="007F3B90">
        <w:rPr>
          <w:rFonts w:hint="eastAsia"/>
        </w:rPr>
        <w:t>0</w:t>
      </w:r>
      <w:r w:rsidR="007F3B90">
        <w:rPr>
          <w:rFonts w:hint="eastAsia"/>
        </w:rPr>
        <w:t>388</w:t>
      </w:r>
      <w:r w:rsidRPr="003D2990" w:rsidR="007F3B90">
        <w:rPr>
          <w:rFonts w:hint="eastAsia"/>
        </w:rPr>
        <w:t>]</w:t>
      </w:r>
    </w:p>
    <w:p w:rsidRPr="008A1414" w:rsidR="007F3B90" w:rsidP="000C0D62" w:rsidRDefault="007F3B90">
      <w:pPr>
        <w:pStyle w:val="ReqtifyAltQ"/>
      </w:pPr>
      <w:r w:rsidRPr="008A1414">
        <w:t>[End]</w:t>
      </w:r>
    </w:p>
    <w:p w:rsidR="007F3B90" w:rsidP="00C93484" w:rsidRDefault="007F3B90">
      <w:pPr>
        <w:pStyle w:val="Reqtify"/>
      </w:pPr>
    </w:p>
    <w:p w:rsidR="007F3B90" w:rsidP="00C93484" w:rsidRDefault="007F3B90">
      <w:pPr>
        <w:pStyle w:val="Reqtify"/>
      </w:pPr>
    </w:p>
    <w:p w:rsidRPr="00972331" w:rsidR="007F3B90" w:rsidP="00704491" w:rsidRDefault="007F3B90">
      <w:pPr>
        <w:pStyle w:val="ReqtifyAltR"/>
      </w:pPr>
      <w:r w:rsidRPr="00972331">
        <w:t>[</w:t>
      </w:r>
      <w:r>
        <w:t>iTC_CC_ATP-SwRS-</w:t>
      </w:r>
      <w:r>
        <w:rPr>
          <w:rFonts w:hint="eastAsia"/>
        </w:rPr>
        <w:t>0537</w:t>
      </w:r>
      <w:r w:rsidRPr="00972331">
        <w:t>]</w:t>
      </w:r>
    </w:p>
    <w:p w:rsidR="007F3B90" w:rsidP="00C93484" w:rsidRDefault="003B253D">
      <w:pPr>
        <w:pStyle w:val="Reqtify"/>
      </w:pPr>
      <w:bookmarkStart w:name="IdenticalVersionOfDualCPU" w:id="1096"/>
      <w:r w:rsidRPr="00D7275B">
        <w:rPr>
          <w:rStyle w:val="aff2"/>
          <w:bCs w:val="0"/>
          <w:iCs w:val="0"/>
        </w:rPr>
        <w:t>IdenticalVersionOfDualCPU</w:t>
      </w:r>
      <w:bookmarkEnd w:id="1096"/>
      <w:r w:rsidR="007F3B90">
        <w:rPr>
          <w:rFonts w:hint="eastAsia"/>
        </w:rPr>
        <w:t>，</w:t>
      </w:r>
      <w:r w:rsidR="007F3B90">
        <w:rPr>
          <w:rFonts w:hint="eastAsia"/>
        </w:rPr>
        <w:t>ATP</w:t>
      </w:r>
      <w:r w:rsidR="007F3B90">
        <w:rPr>
          <w:rFonts w:hint="eastAsia"/>
        </w:rPr>
        <w:t>软件在获取了</w:t>
      </w:r>
      <w:r w:rsidR="007F3B90">
        <w:rPr>
          <w:rFonts w:hint="eastAsia"/>
        </w:rPr>
        <w:t>data plug</w:t>
      </w:r>
      <w:r w:rsidR="007F3B90">
        <w:rPr>
          <w:rFonts w:hint="eastAsia"/>
        </w:rPr>
        <w:t>和离线数参数及线路地图后，需与另一个模块进行比较，如果下列内容全都一致，则设置</w:t>
      </w:r>
      <w:r w:rsidRPr="004E4E4E" w:rsidR="007F3B90">
        <w:rPr>
          <w:rStyle w:val="aff2"/>
          <w:rFonts w:hint="eastAsia"/>
        </w:rPr>
        <w:t>IdenticalVersionOfDualCPU</w:t>
      </w:r>
      <w:r w:rsidR="007F3B90">
        <w:rPr>
          <w:rFonts w:hint="eastAsia"/>
        </w:rPr>
        <w:t>为</w:t>
      </w:r>
      <w:r w:rsidR="00397BD9">
        <w:rPr>
          <w:rStyle w:val="aff1"/>
          <w:rFonts w:hint="eastAsia"/>
        </w:rPr>
        <w:t>True</w:t>
      </w:r>
      <w:r w:rsidR="007F3B90">
        <w:rPr>
          <w:rFonts w:hint="eastAsia"/>
        </w:rPr>
        <w:t>；否则如果任意一项不相同，则设置</w:t>
      </w:r>
      <w:r w:rsidRPr="00F47062" w:rsidR="007F3B90">
        <w:rPr>
          <w:rStyle w:val="aff2"/>
          <w:rFonts w:hint="eastAsia"/>
        </w:rPr>
        <w:t>IdenticalVersionOfDualCPU</w:t>
      </w:r>
      <w:r w:rsidR="007F3B90">
        <w:rPr>
          <w:rFonts w:hint="eastAsia"/>
        </w:rPr>
        <w:t>为</w:t>
      </w:r>
      <w:r w:rsidR="00397BD9">
        <w:rPr>
          <w:rStyle w:val="aff1"/>
          <w:rFonts w:hint="eastAsia"/>
        </w:rPr>
        <w:t>False</w:t>
      </w:r>
      <w:r w:rsidR="007F3B90">
        <w:rPr>
          <w:rFonts w:hint="eastAsia"/>
        </w:rPr>
        <w:t>。</w:t>
      </w:r>
    </w:p>
    <w:p w:rsidR="007F3B90" w:rsidP="00FA0FBB" w:rsidRDefault="00532AED">
      <w:pPr>
        <w:pStyle w:val="AltX"/>
      </w:pPr>
      <w:hyperlink w:history="1" w:anchor="TrainType">
        <w:r w:rsidR="003B253D">
          <w:rPr>
            <w:rStyle w:val="ac"/>
          </w:rPr>
          <w:t>TrainType</w:t>
        </w:r>
      </w:hyperlink>
      <w:r w:rsidR="007F3B90">
        <w:rPr>
          <w:rFonts w:hint="eastAsia"/>
        </w:rPr>
        <w:t>，来自</w:t>
      </w:r>
      <w:r w:rsidR="007F3B90">
        <w:rPr>
          <w:rFonts w:hint="eastAsia"/>
        </w:rPr>
        <w:t>data plug</w:t>
      </w:r>
      <w:r w:rsidR="007F3B90">
        <w:rPr>
          <w:rFonts w:hint="eastAsia"/>
        </w:rPr>
        <w:t>的列车类型；</w:t>
      </w:r>
    </w:p>
    <w:p w:rsidR="007F3B90" w:rsidP="00FA0FBB" w:rsidRDefault="00532AED">
      <w:pPr>
        <w:pStyle w:val="AltX"/>
      </w:pPr>
      <w:hyperlink w:history="1" w:anchor="CoreId">
        <w:r w:rsidR="00B5344E">
          <w:rPr>
            <w:rStyle w:val="ac"/>
          </w:rPr>
          <w:t>CoreId</w:t>
        </w:r>
      </w:hyperlink>
      <w:r w:rsidR="007F3B90">
        <w:rPr>
          <w:rFonts w:hint="eastAsia"/>
        </w:rPr>
        <w:t>，来自</w:t>
      </w:r>
      <w:r w:rsidR="007F3B90">
        <w:rPr>
          <w:rFonts w:hint="eastAsia"/>
        </w:rPr>
        <w:t>data plug</w:t>
      </w:r>
      <w:r w:rsidR="007F3B90">
        <w:rPr>
          <w:rFonts w:hint="eastAsia"/>
        </w:rPr>
        <w:t>的所在车头标识；</w:t>
      </w:r>
    </w:p>
    <w:p w:rsidR="007F3B90" w:rsidP="00FA0FBB" w:rsidRDefault="00532AED">
      <w:pPr>
        <w:pStyle w:val="AltX"/>
      </w:pPr>
      <w:hyperlink w:history="1" w:anchor="SubSystemId">
        <w:r w:rsidR="00C64E92">
          <w:rPr>
            <w:rStyle w:val="ac"/>
          </w:rPr>
          <w:t>SubSystemId</w:t>
        </w:r>
      </w:hyperlink>
      <w:r w:rsidR="007F3B90">
        <w:rPr>
          <w:rFonts w:hint="eastAsia"/>
        </w:rPr>
        <w:t>，来自</w:t>
      </w:r>
      <w:r w:rsidR="007F3B90">
        <w:rPr>
          <w:rFonts w:hint="eastAsia"/>
        </w:rPr>
        <w:t>data plug</w:t>
      </w:r>
      <w:r w:rsidR="007F3B90">
        <w:rPr>
          <w:rFonts w:hint="eastAsia"/>
        </w:rPr>
        <w:t>的列车标识；</w:t>
      </w:r>
    </w:p>
    <w:p w:rsidR="007F3B90" w:rsidP="00FA0FBB" w:rsidRDefault="00532AED">
      <w:pPr>
        <w:pStyle w:val="AltX"/>
      </w:pPr>
      <w:hyperlink w:history="1" w:anchor="TrackMap">
        <w:r w:rsidR="00C64E92">
          <w:rPr>
            <w:rStyle w:val="ac"/>
          </w:rPr>
          <w:t>TrackMap</w:t>
        </w:r>
      </w:hyperlink>
      <w:r w:rsidR="007F3B90">
        <w:rPr>
          <w:rFonts w:hint="eastAsia"/>
        </w:rPr>
        <w:t>，线路地图中相应每个</w:t>
      </w:r>
      <w:r w:rsidR="007F3B90">
        <w:rPr>
          <w:rFonts w:hint="eastAsia"/>
        </w:rPr>
        <w:t>ZC</w:t>
      </w:r>
      <w:r w:rsidR="007F3B90">
        <w:rPr>
          <w:rFonts w:hint="eastAsia"/>
        </w:rPr>
        <w:t>区的版本号；</w:t>
      </w:r>
    </w:p>
    <w:p w:rsidR="007F3B90" w:rsidP="00FA0FBB" w:rsidRDefault="00532AED">
      <w:pPr>
        <w:pStyle w:val="AltX"/>
      </w:pPr>
      <w:hyperlink w:history="1" w:anchor="ATPsetting">
        <w:r w:rsidR="00786D0B">
          <w:rPr>
            <w:rStyle w:val="ac"/>
          </w:rPr>
          <w:t>ATPsetting</w:t>
        </w:r>
      </w:hyperlink>
      <w:r w:rsidR="007F3B90">
        <w:rPr>
          <w:rFonts w:hint="eastAsia"/>
        </w:rPr>
        <w:t>，配置数据的版本号；</w:t>
      </w:r>
    </w:p>
    <w:p w:rsidR="007F3B90" w:rsidP="00FA0FBB" w:rsidRDefault="00532AED">
      <w:pPr>
        <w:pStyle w:val="AltX"/>
      </w:pPr>
      <w:hyperlink w:history="1" w:anchor="SafeApplicationVersion">
        <w:r w:rsidR="00C64E92">
          <w:rPr>
            <w:rStyle w:val="ac"/>
          </w:rPr>
          <w:t>SafeApplicationVersion</w:t>
        </w:r>
      </w:hyperlink>
      <w:r w:rsidR="007F3B90">
        <w:rPr>
          <w:rFonts w:hint="eastAsia"/>
        </w:rPr>
        <w:t>，</w:t>
      </w:r>
      <w:r w:rsidR="007F3B90">
        <w:rPr>
          <w:rFonts w:hint="eastAsia"/>
        </w:rPr>
        <w:t>ATP</w:t>
      </w:r>
      <w:r w:rsidR="007F3B90">
        <w:rPr>
          <w:rFonts w:hint="eastAsia"/>
        </w:rPr>
        <w:t>软件版本号。</w:t>
      </w:r>
    </w:p>
    <w:p w:rsidR="007F3B90" w:rsidP="00C93484" w:rsidRDefault="007F3B90">
      <w:pPr>
        <w:pStyle w:val="Reqtify"/>
      </w:pPr>
    </w:p>
    <w:p w:rsidR="007F3B90" w:rsidP="00C93484" w:rsidRDefault="007F3B90">
      <w:pPr>
        <w:pStyle w:val="Reqtify"/>
        <w:rPr>
          <w:rStyle w:val="aff1"/>
        </w:rPr>
      </w:pPr>
      <w:r>
        <w:rPr>
          <w:rFonts w:hint="eastAsia"/>
        </w:rPr>
        <w:t>After ATP gets the offline parameters</w:t>
      </w:r>
      <w:r w:rsidR="00397BD9">
        <w:rPr>
          <w:rFonts w:hint="eastAsia"/>
        </w:rPr>
        <w:t xml:space="preserve"> and </w:t>
      </w:r>
      <w:r>
        <w:rPr>
          <w:rFonts w:hint="eastAsia"/>
        </w:rPr>
        <w:t xml:space="preserve">track map from the CC data plug, it needs to compare </w:t>
      </w:r>
      <w:r>
        <w:t>this</w:t>
      </w:r>
      <w:r>
        <w:rPr>
          <w:rFonts w:hint="eastAsia"/>
        </w:rPr>
        <w:t xml:space="preserve"> information with the other CPU module, which represented by the term of </w:t>
      </w:r>
      <w:hyperlink w:history="1" w:anchor="IdenticalVersionOfDualCPU">
        <w:r w:rsidR="003B253D">
          <w:rPr>
            <w:rStyle w:val="ac"/>
          </w:rPr>
          <w:t>IdenticalVersionOfDualCPU</w:t>
        </w:r>
      </w:hyperlink>
      <w:r>
        <w:rPr>
          <w:rFonts w:hint="eastAsia"/>
        </w:rPr>
        <w:t>. If the information is as same, ATP shall</w:t>
      </w:r>
      <w:r w:rsidRPr="00D30620">
        <w:rPr>
          <w:rFonts w:hint="eastAsia"/>
        </w:rPr>
        <w:t xml:space="preserve"> set </w:t>
      </w:r>
      <w:hyperlink w:history="1" w:anchor="IdenticalVersionOfDualCPU">
        <w:r w:rsidR="003B253D">
          <w:rPr>
            <w:rStyle w:val="ac"/>
          </w:rPr>
          <w:t>IdenticalVersionOfDualCPU</w:t>
        </w:r>
      </w:hyperlink>
      <w:r w:rsidRPr="00D30620">
        <w:rPr>
          <w:rFonts w:hint="eastAsia"/>
        </w:rPr>
        <w:t xml:space="preserve"> as </w:t>
      </w:r>
      <w:r w:rsidRPr="00354FC4" w:rsidR="00397BD9">
        <w:rPr>
          <w:rStyle w:val="aff1"/>
          <w:rFonts w:hint="eastAsia"/>
        </w:rPr>
        <w:t>True</w:t>
      </w:r>
      <w:r w:rsidRPr="00D30620">
        <w:rPr>
          <w:rFonts w:hint="eastAsia"/>
        </w:rPr>
        <w:t xml:space="preserve">; otherwise, it will set </w:t>
      </w:r>
      <w:hyperlink w:history="1" w:anchor="IdenticalVersionOfDualCPU">
        <w:r w:rsidR="003B253D">
          <w:rPr>
            <w:rStyle w:val="ac"/>
            <w:noProof/>
          </w:rPr>
          <w:t>IdenticalVersionOfDualCPU</w:t>
        </w:r>
      </w:hyperlink>
      <w:r w:rsidRPr="00D30620">
        <w:rPr>
          <w:rFonts w:hint="eastAsia"/>
        </w:rPr>
        <w:t xml:space="preserve"> as </w:t>
      </w:r>
      <w:r w:rsidRPr="00354FC4" w:rsidR="00397BD9">
        <w:rPr>
          <w:rStyle w:val="aff1"/>
          <w:rFonts w:hint="eastAsia"/>
        </w:rPr>
        <w:t>False</w:t>
      </w:r>
      <w:r>
        <w:rPr>
          <w:rStyle w:val="aff1"/>
          <w:rFonts w:hint="eastAsia"/>
        </w:rPr>
        <w:t xml:space="preserve">. </w:t>
      </w:r>
    </w:p>
    <w:p w:rsidR="007F3B90" w:rsidP="00FA0FBB" w:rsidRDefault="00532AED">
      <w:pPr>
        <w:pStyle w:val="AltX"/>
      </w:pPr>
      <w:hyperlink w:history="1" w:anchor="TrainType">
        <w:r w:rsidR="003B253D">
          <w:rPr>
            <w:rStyle w:val="ac"/>
          </w:rPr>
          <w:t>TrainType</w:t>
        </w:r>
      </w:hyperlink>
      <w:r w:rsidR="007F3B90">
        <w:rPr>
          <w:rFonts w:hint="eastAsia"/>
        </w:rPr>
        <w:t>, the train type from data plug;</w:t>
      </w:r>
    </w:p>
    <w:p w:rsidR="007F3B90" w:rsidP="00FA0FBB" w:rsidRDefault="00532AED">
      <w:pPr>
        <w:pStyle w:val="AltX"/>
      </w:pPr>
      <w:hyperlink w:history="1" w:anchor="CoreId">
        <w:r w:rsidR="00B5344E">
          <w:rPr>
            <w:rStyle w:val="ac"/>
          </w:rPr>
          <w:t>CoreId</w:t>
        </w:r>
      </w:hyperlink>
      <w:r w:rsidR="007F3B90">
        <w:rPr>
          <w:rFonts w:hint="eastAsia"/>
        </w:rPr>
        <w:t>, the train end identification from data plug;</w:t>
      </w:r>
    </w:p>
    <w:p w:rsidR="007F3B90" w:rsidP="00FA0FBB" w:rsidRDefault="00532AED">
      <w:pPr>
        <w:pStyle w:val="AltX"/>
      </w:pPr>
      <w:hyperlink w:history="1" w:anchor="SubSystemId">
        <w:r w:rsidR="00C64E92">
          <w:rPr>
            <w:rStyle w:val="ac"/>
          </w:rPr>
          <w:t>SubSystemId</w:t>
        </w:r>
      </w:hyperlink>
      <w:r w:rsidR="007F3B90">
        <w:rPr>
          <w:rFonts w:hint="eastAsia"/>
        </w:rPr>
        <w:t>, the train identification from data plug;</w:t>
      </w:r>
    </w:p>
    <w:p w:rsidR="007F3B90" w:rsidP="00FA0FBB" w:rsidRDefault="00532AED">
      <w:pPr>
        <w:pStyle w:val="AltX"/>
      </w:pPr>
      <w:hyperlink w:history="1" w:anchor="TrackMap">
        <w:r w:rsidR="00C64E92">
          <w:rPr>
            <w:rStyle w:val="ac"/>
          </w:rPr>
          <w:t>TrackMap</w:t>
        </w:r>
      </w:hyperlink>
      <w:r w:rsidR="007F3B90">
        <w:rPr>
          <w:rFonts w:hint="eastAsia"/>
        </w:rPr>
        <w:t xml:space="preserve">, the version number of each </w:t>
      </w:r>
      <w:hyperlink w:history="1" w:anchor="ZC">
        <w:r w:rsidR="00DE30C0">
          <w:rPr>
            <w:rStyle w:val="ac"/>
          </w:rPr>
          <w:t>ZC</w:t>
        </w:r>
      </w:hyperlink>
      <w:r w:rsidR="007F3B90">
        <w:rPr>
          <w:rFonts w:hint="eastAsia"/>
        </w:rPr>
        <w:t xml:space="preserve"> region in line map;</w:t>
      </w:r>
    </w:p>
    <w:p w:rsidR="007F3B90" w:rsidP="00FA0FBB" w:rsidRDefault="00532AED">
      <w:pPr>
        <w:pStyle w:val="AltX"/>
      </w:pPr>
      <w:hyperlink w:history="1" w:anchor="ATPsetting">
        <w:r w:rsidR="00786D0B">
          <w:rPr>
            <w:rStyle w:val="ac"/>
          </w:rPr>
          <w:t>ATPsetting</w:t>
        </w:r>
      </w:hyperlink>
      <w:r w:rsidR="007F3B90">
        <w:rPr>
          <w:rFonts w:hint="eastAsia"/>
        </w:rPr>
        <w:t>, the version number for the configuration data;</w:t>
      </w:r>
    </w:p>
    <w:p w:rsidRPr="00B22C49" w:rsidR="007F3B90" w:rsidP="00FA0FBB" w:rsidRDefault="00532AED">
      <w:pPr>
        <w:pStyle w:val="AltX"/>
      </w:pPr>
      <w:hyperlink w:history="1" w:anchor="SafeApplicationVersion">
        <w:r w:rsidR="00C64E92">
          <w:rPr>
            <w:rStyle w:val="ac"/>
          </w:rPr>
          <w:t>SafeApplicationVersion</w:t>
        </w:r>
      </w:hyperlink>
      <w:r w:rsidR="007F3B90">
        <w:rPr>
          <w:rFonts w:hint="eastAsia"/>
        </w:rPr>
        <w:t>, the version of ATP software.</w:t>
      </w:r>
    </w:p>
    <w:p w:rsidRPr="008A1414" w:rsidR="007F3B90" w:rsidP="000C0D62" w:rsidRDefault="007F3B90">
      <w:pPr>
        <w:pStyle w:val="ReqtifyAltQ"/>
      </w:pPr>
      <w:r w:rsidRPr="008A1414">
        <w:t>#Category=Functional</w:t>
      </w:r>
    </w:p>
    <w:p w:rsidRPr="008A1414" w:rsidR="007F3B90" w:rsidP="000C0D62" w:rsidRDefault="007F3B90">
      <w:pPr>
        <w:pStyle w:val="ReqtifyAltQ"/>
      </w:pPr>
      <w:r w:rsidRPr="008A1414">
        <w:t>#Contribution</w:t>
      </w:r>
      <w:r>
        <w:t>=SIL4</w:t>
      </w:r>
    </w:p>
    <w:p w:rsidR="009328EA" w:rsidP="000C0D62" w:rsidRDefault="007F3B90">
      <w:pPr>
        <w:pStyle w:val="ReqtifyAltQ"/>
        <w:rPr>
          <w:ins w:author="常鸣" w:date="2014-07-03T14:27:00Z" w:id="1097"/>
        </w:rPr>
      </w:pPr>
      <w:del w:author="常鸣" w:date="2014-07-03T14:27:00Z" w:id="1098">
        <w:r w:rsidRPr="008A1414" w:rsidDel="009328EA">
          <w:delText>#S</w:delText>
        </w:r>
      </w:del>
      <w:ins w:author="常鸣" w:date="2014-07-03T14:27:00Z" w:id="1099">
        <w:r w:rsidR="009328EA">
          <w:t>#Allocation=ATP Software</w:t>
        </w:r>
      </w:ins>
    </w:p>
    <w:p w:rsidRPr="008A1414" w:rsidR="007F3B90" w:rsidP="000C0D62" w:rsidRDefault="009328EA">
      <w:pPr>
        <w:pStyle w:val="ReqtifyAltQ"/>
      </w:pPr>
      <w:ins w:author="常鸣" w:date="2014-07-03T14:27:00Z" w:id="1100">
        <w:r>
          <w:t>#S</w:t>
        </w:r>
      </w:ins>
      <w:r w:rsidRPr="008A1414" w:rsidR="007F3B90">
        <w:t>ource=</w:t>
      </w:r>
      <w:r w:rsidRPr="003D2990" w:rsidR="007F3B90">
        <w:t>[iTC_CC-SyAD-</w:t>
      </w:r>
      <w:r w:rsidRPr="003D2990" w:rsidR="007F3B90">
        <w:rPr>
          <w:rFonts w:hint="eastAsia"/>
        </w:rPr>
        <w:t>0</w:t>
      </w:r>
      <w:r w:rsidR="007F3B90">
        <w:rPr>
          <w:rFonts w:hint="eastAsia"/>
        </w:rPr>
        <w:t>388</w:t>
      </w:r>
      <w:r w:rsidRPr="003D2990" w:rsidR="007F3B90">
        <w:rPr>
          <w:rFonts w:hint="eastAsia"/>
        </w:rPr>
        <w:t>]</w:t>
      </w:r>
      <w:r w:rsidR="007F3B90">
        <w:rPr>
          <w:rFonts w:hint="eastAsia"/>
        </w:rPr>
        <w:t>, [</w:t>
      </w:r>
      <w:r w:rsidR="007F3B90">
        <w:t>iTC_CC_ATP_SwHA</w:t>
      </w:r>
      <w:r w:rsidRPr="00F00407" w:rsidR="007F3B90">
        <w:t>-0173</w:t>
      </w:r>
      <w:r w:rsidR="007F3B90">
        <w:rPr>
          <w:rFonts w:hint="eastAsia"/>
        </w:rPr>
        <w:t>], [</w:t>
      </w:r>
      <w:r w:rsidRPr="00765C7A" w:rsidR="007F3B90">
        <w:t>iTC_CC-SyAD-</w:t>
      </w:r>
      <w:r w:rsidR="007F3B90">
        <w:rPr>
          <w:rFonts w:hint="eastAsia"/>
        </w:rPr>
        <w:t>0032]</w:t>
      </w:r>
    </w:p>
    <w:p w:rsidRPr="008A1414" w:rsidR="007F3B90" w:rsidP="000C0D62" w:rsidRDefault="007F3B90">
      <w:pPr>
        <w:pStyle w:val="ReqtifyAltQ"/>
      </w:pPr>
      <w:r w:rsidRPr="008A1414">
        <w:t>[End]</w:t>
      </w:r>
    </w:p>
    <w:p w:rsidR="007F3B90" w:rsidP="00C93484" w:rsidRDefault="007F3B90">
      <w:pPr>
        <w:pStyle w:val="Reqtify"/>
      </w:pPr>
    </w:p>
    <w:p w:rsidR="007F3B90" w:rsidP="00C93484" w:rsidRDefault="007F3B90">
      <w:pPr>
        <w:pStyle w:val="Reqtify"/>
      </w:pPr>
    </w:p>
    <w:p w:rsidRPr="00972331" w:rsidR="007F3B90" w:rsidP="00704491" w:rsidRDefault="007F3B90">
      <w:pPr>
        <w:pStyle w:val="ReqtifyAltR"/>
      </w:pPr>
      <w:r w:rsidRPr="00972331">
        <w:t>[</w:t>
      </w:r>
      <w:r>
        <w:t>iTC_CC_ATP-SwRS-</w:t>
      </w:r>
      <w:r>
        <w:rPr>
          <w:rFonts w:hint="eastAsia"/>
        </w:rPr>
        <w:t>0059</w:t>
      </w:r>
      <w:r w:rsidRPr="00972331">
        <w:t>]</w:t>
      </w:r>
    </w:p>
    <w:p w:rsidRPr="00D024F6" w:rsidR="007F3B90" w:rsidP="00C93484" w:rsidRDefault="007F3B90">
      <w:pPr>
        <w:pStyle w:val="Reqtify"/>
      </w:pPr>
      <w:r>
        <w:rPr>
          <w:rFonts w:hint="eastAsia"/>
        </w:rPr>
        <w:t>上述信息均获取正确并且相一致后，生成</w:t>
      </w:r>
      <w:bookmarkStart w:name="TrainKnown" w:id="1101"/>
      <w:r w:rsidRPr="00574A2A">
        <w:rPr>
          <w:rStyle w:val="aff2"/>
          <w:rFonts w:hint="eastAsia"/>
        </w:rPr>
        <w:t>TrainKnown</w:t>
      </w:r>
      <w:bookmarkEnd w:id="1101"/>
      <w:r>
        <w:rPr>
          <w:rFonts w:hint="eastAsia"/>
        </w:rPr>
        <w:t>信息。如果</w:t>
      </w:r>
      <w:r w:rsidRPr="00C736AE">
        <w:rPr>
          <w:rStyle w:val="aff2"/>
          <w:rFonts w:hint="eastAsia"/>
        </w:rPr>
        <w:t>TrainKnown</w:t>
      </w:r>
      <w:r>
        <w:rPr>
          <w:rFonts w:hint="eastAsia"/>
        </w:rPr>
        <w:t>为</w:t>
      </w:r>
      <w:r w:rsidR="00397BD9">
        <w:rPr>
          <w:rStyle w:val="aff1"/>
          <w:rFonts w:hint="eastAsia"/>
        </w:rPr>
        <w:t>False</w:t>
      </w:r>
      <w:r>
        <w:rPr>
          <w:rFonts w:hint="eastAsia"/>
        </w:rPr>
        <w:t>，则</w:t>
      </w:r>
      <w:r>
        <w:rPr>
          <w:rFonts w:hint="eastAsia"/>
        </w:rPr>
        <w:t>VIOM</w:t>
      </w:r>
      <w:r>
        <w:rPr>
          <w:rFonts w:hint="eastAsia"/>
        </w:rPr>
        <w:t>将输出全限制状态。</w:t>
      </w:r>
    </w:p>
    <w:p w:rsidRPr="00D30620" w:rsidR="007F3B90" w:rsidP="00C93484" w:rsidRDefault="007F3B90">
      <w:pPr>
        <w:pStyle w:val="Reqtify"/>
      </w:pPr>
      <w:r w:rsidRPr="00D30620">
        <w:rPr>
          <w:rFonts w:hint="eastAsia"/>
        </w:rPr>
        <w:t>After al</w:t>
      </w:r>
      <w:r>
        <w:rPr>
          <w:rFonts w:hint="eastAsia"/>
        </w:rPr>
        <w:t>l above-mentioned information has</w:t>
      </w:r>
      <w:r w:rsidRPr="00D30620">
        <w:rPr>
          <w:rFonts w:hint="eastAsia"/>
        </w:rPr>
        <w:t xml:space="preserve"> correct</w:t>
      </w:r>
      <w:r>
        <w:rPr>
          <w:rFonts w:hint="eastAsia"/>
        </w:rPr>
        <w:t>ed,</w:t>
      </w:r>
      <w:r w:rsidR="00397BD9">
        <w:rPr>
          <w:rFonts w:hint="eastAsia"/>
        </w:rPr>
        <w:t xml:space="preserve"> and </w:t>
      </w:r>
      <w:r w:rsidRPr="00D30620">
        <w:rPr>
          <w:rFonts w:hint="eastAsia"/>
        </w:rPr>
        <w:t>corresponding</w:t>
      </w:r>
      <w:r>
        <w:rPr>
          <w:rFonts w:hint="eastAsia"/>
        </w:rPr>
        <w:t>ly</w:t>
      </w:r>
      <w:r w:rsidRPr="00D30620">
        <w:rPr>
          <w:rFonts w:hint="eastAsia"/>
        </w:rPr>
        <w:t xml:space="preserve">, ATP </w:t>
      </w:r>
      <w:r>
        <w:rPr>
          <w:rFonts w:hint="eastAsia"/>
        </w:rPr>
        <w:t>will generate</w:t>
      </w:r>
      <w:r w:rsidRPr="00D30620">
        <w:rPr>
          <w:rFonts w:hint="eastAsia"/>
        </w:rPr>
        <w:t xml:space="preserve"> </w:t>
      </w:r>
      <w:hyperlink w:history="1" w:anchor="TrainKnown">
        <w:r w:rsidR="003B253D">
          <w:rPr>
            <w:rStyle w:val="ac"/>
          </w:rPr>
          <w:t>TrainKnown</w:t>
        </w:r>
      </w:hyperlink>
      <w:r w:rsidRPr="00D30620">
        <w:rPr>
          <w:rFonts w:hint="eastAsia"/>
        </w:rPr>
        <w:t xml:space="preserve"> information. If </w:t>
      </w:r>
      <w:hyperlink w:history="1" w:anchor="TrainKnown">
        <w:r w:rsidR="003B253D">
          <w:rPr>
            <w:rStyle w:val="ac"/>
          </w:rPr>
          <w:t>TrainKnown</w:t>
        </w:r>
      </w:hyperlink>
      <w:r w:rsidRPr="00D30620">
        <w:rPr>
          <w:rFonts w:hint="eastAsia"/>
        </w:rPr>
        <w:t xml:space="preserve"> </w:t>
      </w:r>
      <w:r>
        <w:rPr>
          <w:rFonts w:hint="eastAsia"/>
        </w:rPr>
        <w:t>considered</w:t>
      </w:r>
      <w:r w:rsidRPr="00D30620">
        <w:rPr>
          <w:rFonts w:hint="eastAsia"/>
        </w:rPr>
        <w:t xml:space="preserve"> as </w:t>
      </w:r>
      <w:r w:rsidRPr="00354FC4" w:rsidR="00397BD9">
        <w:rPr>
          <w:rStyle w:val="aff1"/>
          <w:rFonts w:hint="eastAsia"/>
        </w:rPr>
        <w:t>False</w:t>
      </w:r>
      <w:r w:rsidRPr="00D30620">
        <w:rPr>
          <w:rFonts w:hint="eastAsia"/>
        </w:rPr>
        <w:t xml:space="preserve">, </w:t>
      </w:r>
      <w:r>
        <w:rPr>
          <w:rFonts w:hint="eastAsia"/>
        </w:rPr>
        <w:t>ATP shall set all output ports as restricted.</w:t>
      </w:r>
    </w:p>
    <w:p w:rsidRPr="00032BB4" w:rsidR="00032BB4" w:rsidP="000431E0" w:rsidRDefault="00032BB4">
      <w:pPr>
        <w:pStyle w:val="af7"/>
      </w:pPr>
      <w:r w:rsidRPr="00032BB4">
        <w:t xml:space="preserve">def </w:t>
      </w:r>
      <w:hyperlink w:history="1" w:anchor="TrainKnown">
        <w:r w:rsidR="003B253D">
          <w:rPr>
            <w:rStyle w:val="ac"/>
          </w:rPr>
          <w:t>TrainKnown</w:t>
        </w:r>
      </w:hyperlink>
      <w:r w:rsidRPr="00032BB4">
        <w:t>(k):</w:t>
      </w:r>
    </w:p>
    <w:p w:rsidRPr="00032BB4" w:rsidR="00032BB4" w:rsidP="000431E0" w:rsidRDefault="00032BB4">
      <w:pPr>
        <w:pStyle w:val="af7"/>
      </w:pPr>
      <w:r w:rsidRPr="00032BB4">
        <w:t xml:space="preserve">    return ((</w:t>
      </w:r>
      <w:hyperlink w:history="1" w:anchor="TrainType">
        <w:r w:rsidR="003B253D">
          <w:rPr>
            <w:rStyle w:val="ac"/>
          </w:rPr>
          <w:t>TrainType</w:t>
        </w:r>
      </w:hyperlink>
      <w:r w:rsidRPr="00032BB4">
        <w:t xml:space="preserve">(k) == </w:t>
      </w:r>
      <w:hyperlink w:history="1" w:anchor="ATPsetting">
        <w:r w:rsidR="00786D0B">
          <w:rPr>
            <w:rStyle w:val="ac"/>
          </w:rPr>
          <w:t>ATPsetting</w:t>
        </w:r>
      </w:hyperlink>
      <w:r w:rsidRPr="00032BB4">
        <w:t>.</w:t>
      </w:r>
      <w:r w:rsidR="004735DB">
        <w:t>TrainTypeId</w:t>
      </w:r>
      <w:r w:rsidRPr="00032BB4">
        <w:t>)</w:t>
      </w:r>
    </w:p>
    <w:p w:rsidRPr="00032BB4" w:rsidR="00032BB4" w:rsidP="000431E0" w:rsidRDefault="00032BB4">
      <w:pPr>
        <w:pStyle w:val="af7"/>
      </w:pPr>
      <w:r w:rsidRPr="00032BB4">
        <w:t xml:space="preserve">            and (</w:t>
      </w:r>
      <w:hyperlink w:history="1" w:anchor="CoreId">
        <w:r w:rsidR="00B5344E">
          <w:rPr>
            <w:rStyle w:val="ac"/>
          </w:rPr>
          <w:t>CoreId</w:t>
        </w:r>
      </w:hyperlink>
      <w:r w:rsidRPr="00032BB4">
        <w:t xml:space="preserve">(k) is </w:t>
      </w:r>
      <w:r w:rsidRPr="00451353">
        <w:rPr>
          <w:rStyle w:val="aff1"/>
        </w:rPr>
        <w:t>END_1</w:t>
      </w:r>
    </w:p>
    <w:p w:rsidRPr="00032BB4" w:rsidR="00032BB4" w:rsidP="000431E0" w:rsidRDefault="00032BB4">
      <w:pPr>
        <w:pStyle w:val="af7"/>
      </w:pPr>
      <w:r w:rsidRPr="00032BB4">
        <w:t xml:space="preserve">                 or </w:t>
      </w:r>
      <w:hyperlink w:history="1" w:anchor="CoreId">
        <w:r w:rsidR="00B5344E">
          <w:rPr>
            <w:rStyle w:val="ac"/>
          </w:rPr>
          <w:t>CoreId</w:t>
        </w:r>
      </w:hyperlink>
      <w:r w:rsidRPr="00032BB4">
        <w:t xml:space="preserve">(k) is </w:t>
      </w:r>
      <w:r w:rsidRPr="00451353">
        <w:rPr>
          <w:rStyle w:val="aff1"/>
        </w:rPr>
        <w:t>END_2</w:t>
      </w:r>
      <w:r w:rsidRPr="00032BB4">
        <w:t>)</w:t>
      </w:r>
    </w:p>
    <w:p w:rsidR="007F3B90" w:rsidP="000431E0" w:rsidRDefault="00032BB4">
      <w:pPr>
        <w:pStyle w:val="af7"/>
      </w:pPr>
      <w:r w:rsidRPr="00032BB4">
        <w:t xml:space="preserve">            and </w:t>
      </w:r>
      <w:hyperlink w:history="1" w:anchor="IdenticalVersionOfDualCPU">
        <w:r w:rsidR="003B253D">
          <w:rPr>
            <w:rStyle w:val="ac"/>
          </w:rPr>
          <w:t>IdenticalVersionOfDualCPU</w:t>
        </w:r>
      </w:hyperlink>
      <w:r w:rsidRPr="00032BB4">
        <w:t>(k))</w:t>
      </w:r>
    </w:p>
    <w:p w:rsidRPr="008A1414" w:rsidR="007F3B90" w:rsidP="000C0D62" w:rsidRDefault="007F3B90">
      <w:pPr>
        <w:pStyle w:val="ReqtifyAltQ"/>
      </w:pPr>
      <w:r w:rsidRPr="008A1414">
        <w:t>#Category=Functional</w:t>
      </w:r>
    </w:p>
    <w:p w:rsidRPr="008A1414" w:rsidR="007F3B90" w:rsidP="000C0D62" w:rsidRDefault="007F3B90">
      <w:pPr>
        <w:pStyle w:val="ReqtifyAltQ"/>
      </w:pPr>
      <w:r w:rsidRPr="008A1414">
        <w:t>#Contribution</w:t>
      </w:r>
      <w:r>
        <w:t>=SIL4</w:t>
      </w:r>
    </w:p>
    <w:p w:rsidR="009328EA" w:rsidP="000C0D62" w:rsidRDefault="007F3B90">
      <w:pPr>
        <w:pStyle w:val="ReqtifyAltQ"/>
        <w:rPr>
          <w:ins w:author="常鸣" w:date="2014-07-03T14:27:00Z" w:id="1102"/>
        </w:rPr>
      </w:pPr>
      <w:del w:author="常鸣" w:date="2014-07-03T14:27:00Z" w:id="1103">
        <w:r w:rsidRPr="008A1414" w:rsidDel="009328EA">
          <w:delText>#S</w:delText>
        </w:r>
      </w:del>
      <w:ins w:author="常鸣" w:date="2014-07-03T14:27:00Z" w:id="1104">
        <w:r w:rsidR="009328EA">
          <w:t>#Allocation=ATP Software</w:t>
        </w:r>
      </w:ins>
      <w:ins w:author="常鸣" w:date="2014-07-03T14:45:00Z" w:id="1105">
        <w:r w:rsidR="002428AA">
          <w:rPr>
            <w:rFonts w:hint="eastAsia"/>
          </w:rPr>
          <w:t>, Vital Embedded Setting</w:t>
        </w:r>
      </w:ins>
    </w:p>
    <w:p w:rsidRPr="008A1414" w:rsidR="007F3B90" w:rsidP="000C0D62" w:rsidRDefault="009328EA">
      <w:pPr>
        <w:pStyle w:val="ReqtifyAltQ"/>
      </w:pPr>
      <w:ins w:author="常鸣" w:date="2014-07-03T14:27:00Z" w:id="1106">
        <w:r>
          <w:t>#S</w:t>
        </w:r>
      </w:ins>
      <w:r w:rsidRPr="008A1414" w:rsidR="007F3B90">
        <w:t>ource=</w:t>
      </w:r>
      <w:r w:rsidR="007F3B90">
        <w:rPr>
          <w:rFonts w:hint="eastAsia"/>
        </w:rPr>
        <w:t>[iTC_CC-SyAD-0332],</w:t>
      </w:r>
      <w:r w:rsidRPr="0003414B" w:rsidR="007F3B90">
        <w:rPr>
          <w:rFonts w:hint="eastAsia"/>
        </w:rPr>
        <w:t xml:space="preserve"> </w:t>
      </w:r>
      <w:r w:rsidR="007F3B90">
        <w:rPr>
          <w:rFonts w:hint="eastAsia"/>
        </w:rPr>
        <w:t>[iTC_CC-SyAD-0333],</w:t>
      </w:r>
      <w:r w:rsidRPr="00441CD9" w:rsidR="007F3B90">
        <w:t xml:space="preserve"> </w:t>
      </w:r>
      <w:r w:rsidRPr="003D2990" w:rsidR="007F3B90">
        <w:t>[iTC_CC-SyAD-</w:t>
      </w:r>
      <w:r w:rsidRPr="003D2990" w:rsidR="007F3B90">
        <w:rPr>
          <w:rFonts w:hint="eastAsia"/>
        </w:rPr>
        <w:t>0</w:t>
      </w:r>
      <w:r w:rsidR="007F3B90">
        <w:rPr>
          <w:rFonts w:hint="eastAsia"/>
        </w:rPr>
        <w:t>372</w:t>
      </w:r>
      <w:r w:rsidRPr="003D2990" w:rsidR="007F3B90">
        <w:rPr>
          <w:rFonts w:hint="eastAsia"/>
        </w:rPr>
        <w:t>]</w:t>
      </w:r>
      <w:r w:rsidR="007F3B90">
        <w:rPr>
          <w:rFonts w:hint="eastAsia"/>
        </w:rPr>
        <w:t>, [</w:t>
      </w:r>
      <w:r w:rsidR="007F3B90">
        <w:t>iTC_CC_ATP_SwHA</w:t>
      </w:r>
      <w:r w:rsidRPr="00CA7F59" w:rsidR="007F3B90">
        <w:t>-0006</w:t>
      </w:r>
      <w:r w:rsidR="007F3B90">
        <w:rPr>
          <w:rFonts w:hint="eastAsia"/>
        </w:rPr>
        <w:t>], [</w:t>
      </w:r>
      <w:r w:rsidR="007F3B90">
        <w:t>iTC_CC_ATP_SwHA</w:t>
      </w:r>
      <w:r w:rsidRPr="00CA7F59" w:rsidR="007F3B90">
        <w:t>-0007</w:t>
      </w:r>
      <w:r w:rsidR="007F3B90">
        <w:rPr>
          <w:rFonts w:hint="eastAsia"/>
        </w:rPr>
        <w:t>], [</w:t>
      </w:r>
      <w:r w:rsidRPr="00765C7A" w:rsidR="007F3B90">
        <w:t>iTC_CC-SyAD-</w:t>
      </w:r>
      <w:r w:rsidR="007F3B90">
        <w:rPr>
          <w:rFonts w:hint="eastAsia"/>
        </w:rPr>
        <w:t>0032]</w:t>
      </w:r>
    </w:p>
    <w:p w:rsidRPr="008A1414" w:rsidR="007F3B90" w:rsidP="000C0D62" w:rsidRDefault="007F3B90">
      <w:pPr>
        <w:pStyle w:val="ReqtifyAltQ"/>
      </w:pPr>
      <w:r w:rsidRPr="008A1414">
        <w:t>[End]</w:t>
      </w:r>
    </w:p>
    <w:p w:rsidR="004C1226" w:rsidP="00C93484" w:rsidRDefault="004C1226">
      <w:pPr>
        <w:pStyle w:val="Reqtify"/>
      </w:pPr>
    </w:p>
    <w:p w:rsidR="00443103" w:rsidP="0012674A" w:rsidRDefault="00443103">
      <w:pPr>
        <w:pStyle w:val="4"/>
      </w:pPr>
      <w:r>
        <w:rPr>
          <w:rFonts w:hint="eastAsia"/>
        </w:rPr>
        <w:t>Parse the CCNV information</w:t>
      </w:r>
    </w:p>
    <w:p w:rsidR="00A210D5" w:rsidP="00443103" w:rsidRDefault="00A210D5">
      <w:pPr>
        <w:pStyle w:val="ReqtifyAltR"/>
      </w:pPr>
    </w:p>
    <w:p w:rsidR="00443103" w:rsidP="00443103" w:rsidRDefault="00443103">
      <w:pPr>
        <w:pStyle w:val="ReqtifyAltR"/>
      </w:pPr>
      <w:r>
        <w:t>[iTC_CC_ATP-SwRS-</w:t>
      </w:r>
      <w:r>
        <w:rPr>
          <w:rFonts w:hint="eastAsia"/>
        </w:rPr>
        <w:t>0125</w:t>
      </w:r>
      <w:r>
        <w:t>]</w:t>
      </w:r>
    </w:p>
    <w:p w:rsidR="00443103" w:rsidP="00C93484" w:rsidRDefault="003B253D">
      <w:pPr>
        <w:pStyle w:val="Reqtify"/>
      </w:pPr>
      <w:bookmarkStart w:name="NonVitalRequestReady" w:id="1107"/>
      <w:r w:rsidRPr="00D7275B">
        <w:rPr>
          <w:rStyle w:val="aff2"/>
          <w:bCs w:val="0"/>
          <w:iCs w:val="0"/>
        </w:rPr>
        <w:t>NonVitalRequestReady</w:t>
      </w:r>
      <w:bookmarkEnd w:id="1107"/>
      <w:r w:rsidR="00443103">
        <w:rPr>
          <w:rFonts w:hint="eastAsia"/>
        </w:rPr>
        <w:t>，通过与</w:t>
      </w:r>
      <w:r w:rsidR="00443103">
        <w:rPr>
          <w:rFonts w:hint="eastAsia"/>
        </w:rPr>
        <w:t>CCNV</w:t>
      </w:r>
      <w:r w:rsidR="00443103">
        <w:rPr>
          <w:rFonts w:hint="eastAsia"/>
        </w:rPr>
        <w:t>的通信接口，判断是否收到</w:t>
      </w:r>
      <w:r w:rsidR="00443103">
        <w:rPr>
          <w:rFonts w:hint="eastAsia"/>
        </w:rPr>
        <w:t>CCNV</w:t>
      </w:r>
      <w:r w:rsidR="00443103">
        <w:rPr>
          <w:rFonts w:hint="eastAsia"/>
        </w:rPr>
        <w:t>的消息</w:t>
      </w:r>
      <w:hyperlink w:history="1" w:anchor="NonVitalRequest">
        <w:r w:rsidR="00840F21">
          <w:rPr>
            <w:rStyle w:val="ac"/>
          </w:rPr>
          <w:t>NonVitalRequest</w:t>
        </w:r>
      </w:hyperlink>
    </w:p>
    <w:p w:rsidR="00443103" w:rsidP="00C93484" w:rsidRDefault="00443103">
      <w:pPr>
        <w:pStyle w:val="Reqtify"/>
      </w:pPr>
      <w:r w:rsidRPr="00775C55">
        <w:rPr>
          <w:rFonts w:hint="eastAsia"/>
        </w:rPr>
        <w:t xml:space="preserve">Through the communication </w:t>
      </w:r>
      <w:r>
        <w:rPr>
          <w:rFonts w:hint="eastAsia"/>
        </w:rPr>
        <w:t>with CCNV</w:t>
      </w:r>
      <w:r w:rsidRPr="00775C55">
        <w:rPr>
          <w:rFonts w:hint="eastAsia"/>
        </w:rPr>
        <w:t xml:space="preserve">, </w:t>
      </w:r>
      <w:r>
        <w:rPr>
          <w:rFonts w:hint="eastAsia"/>
        </w:rPr>
        <w:t xml:space="preserve">ATP judges </w:t>
      </w:r>
      <w:hyperlink w:history="1" w:anchor="NonVitalRequest">
        <w:r w:rsidR="00840F21">
          <w:rPr>
            <w:rStyle w:val="ac"/>
          </w:rPr>
          <w:t>NonVitalRequest</w:t>
        </w:r>
      </w:hyperlink>
      <w:r w:rsidRPr="00775C55">
        <w:rPr>
          <w:rFonts w:hint="eastAsia"/>
        </w:rPr>
        <w:t xml:space="preserve">received </w:t>
      </w:r>
      <w:r>
        <w:rPr>
          <w:rFonts w:hint="eastAsia"/>
        </w:rPr>
        <w:t xml:space="preserve">from CCNV and </w:t>
      </w:r>
      <w:r w:rsidRPr="00775C55">
        <w:rPr>
          <w:rFonts w:hint="eastAsia"/>
        </w:rPr>
        <w:t>generate</w:t>
      </w:r>
      <w:r>
        <w:rPr>
          <w:rFonts w:hint="eastAsia"/>
        </w:rPr>
        <w:t>s</w:t>
      </w:r>
      <w:r w:rsidRPr="00775C55">
        <w:rPr>
          <w:rFonts w:hint="eastAsia"/>
        </w:rPr>
        <w:t xml:space="preserve"> </w:t>
      </w:r>
      <w:hyperlink w:history="1" w:anchor="NonVitalRequestReady">
        <w:r w:rsidR="003B253D">
          <w:rPr>
            <w:rStyle w:val="ac"/>
          </w:rPr>
          <w:t>NonVitalRequestReady</w:t>
        </w:r>
      </w:hyperlink>
      <w:r w:rsidRPr="008358CC">
        <w:rPr>
          <w:rFonts w:hint="eastAsia"/>
        </w:rPr>
        <w:t xml:space="preserve"> </w:t>
      </w:r>
      <w:r w:rsidRPr="008358CC">
        <w:t>I</w:t>
      </w:r>
      <w:r w:rsidRPr="008358CC">
        <w:rPr>
          <w:rFonts w:hint="eastAsia"/>
        </w:rPr>
        <w:t xml:space="preserve">f </w:t>
      </w:r>
      <w:r>
        <w:rPr>
          <w:rFonts w:hint="eastAsia"/>
        </w:rPr>
        <w:t>received a new message.</w:t>
      </w:r>
    </w:p>
    <w:p w:rsidR="00EA4249" w:rsidP="000431E0" w:rsidRDefault="00EA4249">
      <w:pPr>
        <w:pStyle w:val="af7"/>
      </w:pPr>
      <w:r>
        <w:t xml:space="preserve">def </w:t>
      </w:r>
      <w:r w:rsidR="00D7275B">
        <w:t>NonVitalRequestReady</w:t>
      </w:r>
      <w:r>
        <w:t>(k):</w:t>
      </w:r>
    </w:p>
    <w:p w:rsidRPr="00775C55" w:rsidR="00EA4249" w:rsidP="000431E0" w:rsidRDefault="00EA4249">
      <w:pPr>
        <w:pStyle w:val="af7"/>
      </w:pPr>
      <w:r>
        <w:t xml:space="preserve">    return Message.</w:t>
      </w:r>
      <w:hyperlink w:history="1" w:anchor="Exists">
        <w:r w:rsidR="001C16B4">
          <w:rPr>
            <w:rStyle w:val="ac"/>
          </w:rPr>
          <w:t>Exists</w:t>
        </w:r>
      </w:hyperlink>
      <w:r>
        <w:t>(</w:t>
      </w:r>
      <w:hyperlink w:history="1" w:anchor="NonVitalRequest">
        <w:r w:rsidR="00840F21">
          <w:rPr>
            <w:rStyle w:val="ac"/>
          </w:rPr>
          <w:t>NonVitalRequest</w:t>
        </w:r>
      </w:hyperlink>
      <w:r>
        <w:t>)</w:t>
      </w:r>
    </w:p>
    <w:p w:rsidR="00443103" w:rsidP="000C0D62" w:rsidRDefault="00443103">
      <w:pPr>
        <w:pStyle w:val="ReqtifyAltQ"/>
      </w:pPr>
      <w:r w:rsidRPr="008A1414">
        <w:t>#Category=</w:t>
      </w:r>
      <w:r w:rsidRPr="00C36276">
        <w:t xml:space="preserve"> </w:t>
      </w:r>
      <w:r w:rsidRPr="008A1414">
        <w:t>Functional</w:t>
      </w:r>
    </w:p>
    <w:p w:rsidRPr="008A1414" w:rsidR="00443103" w:rsidP="000C0D62" w:rsidRDefault="00443103">
      <w:pPr>
        <w:pStyle w:val="ReqtifyAltQ"/>
      </w:pPr>
      <w:r w:rsidRPr="00A17BA5">
        <w:t>#Contribution=SIL</w:t>
      </w:r>
      <w:r w:rsidR="00510F04">
        <w:rPr>
          <w:rFonts w:hint="eastAsia"/>
        </w:rPr>
        <w:t>0</w:t>
      </w:r>
    </w:p>
    <w:p w:rsidR="009328EA" w:rsidP="000C0D62" w:rsidRDefault="00443103">
      <w:pPr>
        <w:pStyle w:val="ReqtifyAltQ"/>
        <w:rPr>
          <w:ins w:author="常鸣" w:date="2014-07-03T14:27:00Z" w:id="1108"/>
        </w:rPr>
      </w:pPr>
      <w:del w:author="常鸣" w:date="2014-07-03T14:27:00Z" w:id="1109">
        <w:r w:rsidDel="009328EA">
          <w:rPr>
            <w:rFonts w:hint="eastAsia"/>
          </w:rPr>
          <w:delText>#S</w:delText>
        </w:r>
      </w:del>
      <w:ins w:author="常鸣" w:date="2014-07-03T14:27:00Z" w:id="1110">
        <w:r w:rsidR="009328EA">
          <w:rPr>
            <w:rFonts w:hint="eastAsia"/>
          </w:rPr>
          <w:t>#Allocation=ATP Software</w:t>
        </w:r>
      </w:ins>
    </w:p>
    <w:p w:rsidRPr="008A1414" w:rsidR="00443103" w:rsidP="000C0D62" w:rsidRDefault="009328EA">
      <w:pPr>
        <w:pStyle w:val="ReqtifyAltQ"/>
      </w:pPr>
      <w:ins w:author="常鸣" w:date="2014-07-03T14:27:00Z" w:id="1111">
        <w:r>
          <w:rPr>
            <w:rFonts w:hint="eastAsia"/>
          </w:rPr>
          <w:t>#S</w:t>
        </w:r>
      </w:ins>
      <w:r w:rsidR="00443103">
        <w:rPr>
          <w:rFonts w:hint="eastAsia"/>
        </w:rPr>
        <w:t>ource=</w:t>
      </w:r>
      <w:r w:rsidR="00A670D7">
        <w:rPr>
          <w:rFonts w:hint="eastAsia"/>
        </w:rPr>
        <w:t>[iTC_CC-SyAD-006</w:t>
      </w:r>
      <w:r w:rsidR="00510F04">
        <w:rPr>
          <w:rFonts w:hint="eastAsia"/>
        </w:rPr>
        <w:t>8</w:t>
      </w:r>
      <w:r w:rsidRPr="00745F23" w:rsidR="00A670D7">
        <w:rPr>
          <w:rFonts w:hint="eastAsia"/>
        </w:rPr>
        <w:t>]</w:t>
      </w:r>
    </w:p>
    <w:p w:rsidRPr="008A1414" w:rsidR="00443103" w:rsidP="000C0D62" w:rsidRDefault="00443103">
      <w:pPr>
        <w:pStyle w:val="ReqtifyAltQ"/>
      </w:pPr>
      <w:r w:rsidRPr="008A1414">
        <w:lastRenderedPageBreak/>
        <w:t>[End]</w:t>
      </w:r>
    </w:p>
    <w:p w:rsidR="00443103" w:rsidP="00C93484" w:rsidRDefault="00443103">
      <w:pPr>
        <w:pStyle w:val="Reqtify"/>
      </w:pPr>
    </w:p>
    <w:p w:rsidR="00443103" w:rsidP="00C93484" w:rsidRDefault="00443103">
      <w:pPr>
        <w:pStyle w:val="Reqtify"/>
      </w:pPr>
    </w:p>
    <w:p w:rsidR="00443103" w:rsidP="00443103" w:rsidRDefault="00443103">
      <w:pPr>
        <w:pStyle w:val="ReqtifyAltR"/>
      </w:pPr>
      <w:r>
        <w:t>[iTC_CC_ATP-SwRS-</w:t>
      </w:r>
      <w:r>
        <w:rPr>
          <w:rFonts w:hint="eastAsia"/>
        </w:rPr>
        <w:t>0126</w:t>
      </w:r>
      <w:r>
        <w:t>]</w:t>
      </w:r>
    </w:p>
    <w:p w:rsidR="00443103" w:rsidP="00C93484" w:rsidRDefault="00C64E92">
      <w:pPr>
        <w:pStyle w:val="Reqtify"/>
      </w:pPr>
      <w:bookmarkStart w:name="ATOcontrolTimeValid" w:id="1112"/>
      <w:r w:rsidRPr="00D7275B">
        <w:rPr>
          <w:rStyle w:val="aff2"/>
        </w:rPr>
        <w:t>ATOcontrolTimeValid</w:t>
      </w:r>
      <w:bookmarkEnd w:id="1112"/>
      <w:r w:rsidRPr="007F6855" w:rsidR="00443103">
        <w:rPr>
          <w:rFonts w:hint="eastAsia"/>
        </w:rPr>
        <w:t>，</w:t>
      </w:r>
      <w:r w:rsidR="00443103">
        <w:rPr>
          <w:rFonts w:hint="eastAsia"/>
        </w:rPr>
        <w:t>CCNV</w:t>
      </w:r>
      <w:r w:rsidR="00443103">
        <w:rPr>
          <w:rFonts w:hint="eastAsia"/>
        </w:rPr>
        <w:t>消息有效标志，如果超过</w:t>
      </w:r>
      <w:r w:rsidRPr="00B80BAC" w:rsidR="00443103">
        <w:rPr>
          <w:rStyle w:val="aff1"/>
          <w:rFonts w:hint="eastAsia"/>
        </w:rPr>
        <w:t>CCNV_VALIDITY_</w:t>
      </w:r>
      <w:r w:rsidR="00443103">
        <w:rPr>
          <w:rStyle w:val="aff1"/>
          <w:rFonts w:hint="eastAsia"/>
        </w:rPr>
        <w:t>CYCLES</w:t>
      </w:r>
      <w:r w:rsidRPr="007F6855" w:rsidR="00443103">
        <w:rPr>
          <w:rFonts w:hint="eastAsia"/>
        </w:rPr>
        <w:t>个周期</w:t>
      </w:r>
      <w:r w:rsidR="00443103">
        <w:rPr>
          <w:rFonts w:hint="eastAsia"/>
        </w:rPr>
        <w:t>仍未收到新的</w:t>
      </w:r>
      <w:r w:rsidR="00443103">
        <w:rPr>
          <w:rFonts w:hint="eastAsia"/>
        </w:rPr>
        <w:t>CCNV</w:t>
      </w:r>
      <w:r w:rsidR="00443103">
        <w:rPr>
          <w:rFonts w:hint="eastAsia"/>
        </w:rPr>
        <w:t>消息，则设置为</w:t>
      </w:r>
      <w:r w:rsidR="00443103">
        <w:rPr>
          <w:rStyle w:val="aff1"/>
        </w:rPr>
        <w:t>False</w:t>
      </w:r>
      <w:r w:rsidR="00443103">
        <w:rPr>
          <w:rFonts w:hint="eastAsia"/>
        </w:rPr>
        <w:t>。</w:t>
      </w:r>
    </w:p>
    <w:p w:rsidRPr="00775C55" w:rsidR="00443103" w:rsidP="00C93484" w:rsidRDefault="00532AED">
      <w:pPr>
        <w:pStyle w:val="Reqtify"/>
      </w:pPr>
      <w:hyperlink w:history="1" w:anchor="ATOcontrolTimeValid">
        <w:r w:rsidR="00C64E92">
          <w:rPr>
            <w:rStyle w:val="ac"/>
            <w:noProof/>
          </w:rPr>
          <w:t>ATOcontrolTimeValid</w:t>
        </w:r>
      </w:hyperlink>
      <w:r w:rsidRPr="00775C55" w:rsidR="00443103">
        <w:rPr>
          <w:rFonts w:hint="eastAsia"/>
        </w:rPr>
        <w:t xml:space="preserve"> stands for </w:t>
      </w:r>
      <w:r w:rsidR="00443103">
        <w:rPr>
          <w:rFonts w:hint="eastAsia"/>
        </w:rPr>
        <w:t xml:space="preserve">the </w:t>
      </w:r>
      <w:r w:rsidRPr="00775C55" w:rsidR="00443103">
        <w:rPr>
          <w:rFonts w:hint="eastAsia"/>
        </w:rPr>
        <w:t xml:space="preserve">effectiveness of CCNV </w:t>
      </w:r>
      <w:r w:rsidRPr="00775C55" w:rsidR="002F5731">
        <w:t>message. If</w:t>
      </w:r>
      <w:r w:rsidRPr="00775C55" w:rsidR="00443103">
        <w:rPr>
          <w:rFonts w:hint="eastAsia"/>
        </w:rPr>
        <w:t xml:space="preserve"> there is no </w:t>
      </w:r>
      <w:r w:rsidRPr="00775C55" w:rsidR="002F5731">
        <w:t>updating</w:t>
      </w:r>
      <w:r w:rsidRPr="00775C55" w:rsidR="00443103">
        <w:rPr>
          <w:rFonts w:hint="eastAsia"/>
        </w:rPr>
        <w:t xml:space="preserve"> CCNV message </w:t>
      </w:r>
      <w:r w:rsidR="00443103">
        <w:rPr>
          <w:rFonts w:hint="eastAsia"/>
        </w:rPr>
        <w:t>past</w:t>
      </w:r>
      <w:r w:rsidRPr="00775C55" w:rsidR="00443103">
        <w:rPr>
          <w:rFonts w:hint="eastAsia"/>
        </w:rPr>
        <w:t xml:space="preserve"> the </w:t>
      </w:r>
      <w:r w:rsidRPr="00B22C49" w:rsidR="00443103">
        <w:rPr>
          <w:rStyle w:val="aff1"/>
          <w:rFonts w:hint="eastAsia"/>
        </w:rPr>
        <w:t>CCNV_VALIDITY_CYCLES</w:t>
      </w:r>
      <w:r w:rsidRPr="00B22C49" w:rsidR="00443103">
        <w:rPr>
          <w:rFonts w:hint="eastAsia"/>
        </w:rPr>
        <w:t xml:space="preserve">, </w:t>
      </w:r>
      <w:hyperlink w:history="1" w:anchor="ATOcontrolTimeValid">
        <w:r w:rsidR="00C64E92">
          <w:rPr>
            <w:rStyle w:val="ac"/>
            <w:noProof/>
          </w:rPr>
          <w:t>ATOcontrolTimeValid</w:t>
        </w:r>
      </w:hyperlink>
      <w:r w:rsidRPr="00775C55" w:rsidR="00443103">
        <w:rPr>
          <w:rFonts w:hint="eastAsia"/>
        </w:rPr>
        <w:t xml:space="preserve"> is set as </w:t>
      </w:r>
      <w:r w:rsidRPr="00354FC4" w:rsidR="00443103">
        <w:rPr>
          <w:rStyle w:val="aff1"/>
          <w:rFonts w:hint="eastAsia"/>
        </w:rPr>
        <w:t>False</w:t>
      </w:r>
      <w:r w:rsidRPr="00775C55" w:rsidR="00443103">
        <w:rPr>
          <w:rFonts w:hint="eastAsia"/>
        </w:rPr>
        <w:t>.</w:t>
      </w:r>
    </w:p>
    <w:p w:rsidRPr="008F22E7" w:rsidR="00443103" w:rsidP="000431E0" w:rsidRDefault="00443103">
      <w:pPr>
        <w:pStyle w:val="af7"/>
      </w:pPr>
      <w:r w:rsidRPr="008F22E7">
        <w:t xml:space="preserve">def </w:t>
      </w:r>
      <w:hyperlink w:history="1" w:anchor="ATOcontrolTimeValid">
        <w:r w:rsidR="00C64E92">
          <w:rPr>
            <w:rStyle w:val="ac"/>
          </w:rPr>
          <w:t>ATOcontrolTimeValid</w:t>
        </w:r>
      </w:hyperlink>
      <w:r w:rsidRPr="008F22E7">
        <w:t>(k):</w:t>
      </w:r>
    </w:p>
    <w:p w:rsidRPr="008F22E7" w:rsidR="00443103" w:rsidP="000431E0" w:rsidRDefault="00443103">
      <w:pPr>
        <w:pStyle w:val="af7"/>
      </w:pPr>
      <w:r w:rsidRPr="008F22E7">
        <w:t xml:space="preserve">    if (</w:t>
      </w:r>
      <w:hyperlink w:history="1" w:anchor="NonVitalRequestReady">
        <w:r w:rsidR="00D7275B">
          <w:rPr>
            <w:rStyle w:val="ac"/>
          </w:rPr>
          <w:t>NonVitalRequestReady</w:t>
        </w:r>
      </w:hyperlink>
      <w:r w:rsidRPr="008F22E7">
        <w:t>(k)):</w:t>
      </w:r>
    </w:p>
    <w:p w:rsidRPr="008F22E7" w:rsidR="00443103" w:rsidP="000431E0" w:rsidRDefault="00443103">
      <w:pPr>
        <w:pStyle w:val="af7"/>
      </w:pPr>
      <w:r w:rsidRPr="008F22E7">
        <w:t xml:space="preserve">        </w:t>
      </w:r>
      <w:hyperlink w:history="1" w:anchor="ATOcontrolTimeValid">
        <w:r w:rsidR="00C64E92">
          <w:rPr>
            <w:rStyle w:val="ac"/>
          </w:rPr>
          <w:t>ATOcontrolTimeValid</w:t>
        </w:r>
      </w:hyperlink>
      <w:r w:rsidRPr="008F22E7">
        <w:t xml:space="preserve"> = </w:t>
      </w:r>
      <w:r w:rsidRPr="00354FC4">
        <w:rPr>
          <w:rStyle w:val="aff1"/>
        </w:rPr>
        <w:t>True</w:t>
      </w:r>
    </w:p>
    <w:p w:rsidRPr="008F22E7" w:rsidR="00443103" w:rsidP="000431E0" w:rsidRDefault="00443103">
      <w:pPr>
        <w:pStyle w:val="af7"/>
      </w:pPr>
      <w:r w:rsidRPr="008F22E7">
        <w:t xml:space="preserve">        </w:t>
      </w:r>
      <w:hyperlink w:history="1" w:anchor="ATOcontrolTimer">
        <w:r w:rsidR="00C64E92">
          <w:rPr>
            <w:rStyle w:val="ac"/>
          </w:rPr>
          <w:t>ATOcontrolTimer</w:t>
        </w:r>
      </w:hyperlink>
      <w:r w:rsidRPr="008F22E7">
        <w:t xml:space="preserve"> = 0</w:t>
      </w:r>
    </w:p>
    <w:p w:rsidRPr="008F22E7" w:rsidR="00443103" w:rsidP="000431E0" w:rsidRDefault="00443103">
      <w:pPr>
        <w:pStyle w:val="af7"/>
      </w:pPr>
      <w:r w:rsidRPr="008F22E7">
        <w:t xml:space="preserve">    elif (</w:t>
      </w:r>
      <w:hyperlink w:history="1" w:anchor="ATOcontrolTimer">
        <w:r w:rsidR="00C64E92">
          <w:rPr>
            <w:rStyle w:val="ac"/>
          </w:rPr>
          <w:t>ATOcontrolTimer</w:t>
        </w:r>
      </w:hyperlink>
      <w:r w:rsidRPr="008F22E7">
        <w:t>(k-1) &lt; CCNV_VALIDITY_CYCLES):</w:t>
      </w:r>
    </w:p>
    <w:p w:rsidRPr="008F22E7" w:rsidR="00443103" w:rsidP="000431E0" w:rsidRDefault="00443103">
      <w:pPr>
        <w:pStyle w:val="af7"/>
      </w:pPr>
      <w:r w:rsidRPr="008F22E7">
        <w:t xml:space="preserve">        </w:t>
      </w:r>
      <w:hyperlink w:history="1" w:anchor="ATOcontrolTimer">
        <w:r w:rsidR="00C64E92">
          <w:rPr>
            <w:rStyle w:val="ac"/>
          </w:rPr>
          <w:t>ATOcontrolTimer</w:t>
        </w:r>
      </w:hyperlink>
      <w:r w:rsidRPr="008F22E7">
        <w:t xml:space="preserve"> = </w:t>
      </w:r>
      <w:hyperlink w:history="1" w:anchor="ATOcontrolTimer">
        <w:r w:rsidR="00C64E92">
          <w:rPr>
            <w:rStyle w:val="ac"/>
          </w:rPr>
          <w:t>ATOcontrolTimer</w:t>
        </w:r>
      </w:hyperlink>
      <w:r w:rsidRPr="008F22E7">
        <w:t>(k-1) + 1</w:t>
      </w:r>
    </w:p>
    <w:p w:rsidRPr="008F22E7" w:rsidR="00443103" w:rsidP="000431E0" w:rsidRDefault="00443103">
      <w:pPr>
        <w:pStyle w:val="af7"/>
      </w:pPr>
      <w:r w:rsidRPr="008F22E7">
        <w:t xml:space="preserve">    else:</w:t>
      </w:r>
    </w:p>
    <w:p w:rsidRPr="008F22E7" w:rsidR="00443103" w:rsidP="000431E0" w:rsidRDefault="00443103">
      <w:pPr>
        <w:pStyle w:val="af7"/>
      </w:pPr>
      <w:r w:rsidRPr="008F22E7">
        <w:t xml:space="preserve">        </w:t>
      </w:r>
      <w:hyperlink w:history="1" w:anchor="ATOcontrolTimeValid">
        <w:r w:rsidR="00C64E92">
          <w:rPr>
            <w:rStyle w:val="ac"/>
          </w:rPr>
          <w:t>ATOcontrolTimeValid</w:t>
        </w:r>
      </w:hyperlink>
      <w:r w:rsidRPr="008F22E7">
        <w:t xml:space="preserve"> = </w:t>
      </w:r>
      <w:r w:rsidRPr="00354FC4">
        <w:rPr>
          <w:rStyle w:val="aff1"/>
        </w:rPr>
        <w:t>False</w:t>
      </w:r>
    </w:p>
    <w:p w:rsidR="00443103" w:rsidP="000431E0" w:rsidRDefault="00443103">
      <w:pPr>
        <w:pStyle w:val="af7"/>
      </w:pPr>
      <w:r w:rsidRPr="008F22E7">
        <w:t xml:space="preserve">    return </w:t>
      </w:r>
      <w:hyperlink w:history="1" w:anchor="ATOcontrolTimeValid">
        <w:r w:rsidR="00C64E92">
          <w:rPr>
            <w:rStyle w:val="ac"/>
          </w:rPr>
          <w:t>ATOcontrolTimeValid</w:t>
        </w:r>
      </w:hyperlink>
    </w:p>
    <w:p w:rsidR="00443103" w:rsidP="000C0D62" w:rsidRDefault="00443103">
      <w:pPr>
        <w:pStyle w:val="ReqtifyAltQ"/>
      </w:pPr>
      <w:r w:rsidRPr="008A1414">
        <w:t>#Category=</w:t>
      </w:r>
      <w:r w:rsidRPr="00C36276">
        <w:t xml:space="preserve"> </w:t>
      </w:r>
      <w:r w:rsidRPr="008A1414">
        <w:t>Functional</w:t>
      </w:r>
    </w:p>
    <w:p w:rsidRPr="008A1414" w:rsidR="00443103" w:rsidP="000C0D62" w:rsidRDefault="00443103">
      <w:pPr>
        <w:pStyle w:val="ReqtifyAltQ"/>
      </w:pPr>
      <w:r w:rsidRPr="00A17BA5">
        <w:t>#Contribution=SIL</w:t>
      </w:r>
      <w:r w:rsidR="00510F04">
        <w:rPr>
          <w:rFonts w:hint="eastAsia"/>
        </w:rPr>
        <w:t>0</w:t>
      </w:r>
    </w:p>
    <w:p w:rsidR="009328EA" w:rsidP="000C0D62" w:rsidRDefault="00443103">
      <w:pPr>
        <w:pStyle w:val="ReqtifyAltQ"/>
        <w:rPr>
          <w:ins w:author="常鸣" w:date="2014-07-03T14:27:00Z" w:id="1113"/>
        </w:rPr>
      </w:pPr>
      <w:del w:author="常鸣" w:date="2014-07-03T14:27:00Z" w:id="1114">
        <w:r w:rsidDel="009328EA">
          <w:rPr>
            <w:rFonts w:hint="eastAsia"/>
          </w:rPr>
          <w:delText>#S</w:delText>
        </w:r>
      </w:del>
      <w:ins w:author="常鸣" w:date="2014-07-03T14:27:00Z" w:id="1115">
        <w:r w:rsidR="009328EA">
          <w:rPr>
            <w:rFonts w:hint="eastAsia"/>
          </w:rPr>
          <w:t>#Allocation=ATP Software</w:t>
        </w:r>
      </w:ins>
    </w:p>
    <w:p w:rsidRPr="008A1414" w:rsidR="00443103" w:rsidP="000C0D62" w:rsidRDefault="009328EA">
      <w:pPr>
        <w:pStyle w:val="ReqtifyAltQ"/>
      </w:pPr>
      <w:ins w:author="常鸣" w:date="2014-07-03T14:27:00Z" w:id="1116">
        <w:r>
          <w:rPr>
            <w:rFonts w:hint="eastAsia"/>
          </w:rPr>
          <w:t>#S</w:t>
        </w:r>
      </w:ins>
      <w:r w:rsidR="00443103">
        <w:rPr>
          <w:rFonts w:hint="eastAsia"/>
        </w:rPr>
        <w:t>ource=</w:t>
      </w:r>
      <w:r w:rsidRPr="008C132F" w:rsidR="00443103">
        <w:t>[iTC_CC-SyAD-1044]</w:t>
      </w:r>
    </w:p>
    <w:p w:rsidRPr="008A1414" w:rsidR="00443103" w:rsidP="000C0D62" w:rsidRDefault="00443103">
      <w:pPr>
        <w:pStyle w:val="ReqtifyAltQ"/>
      </w:pPr>
      <w:r w:rsidRPr="008A1414">
        <w:t>[End]</w:t>
      </w:r>
    </w:p>
    <w:p w:rsidR="00443103" w:rsidP="00C93484" w:rsidRDefault="00443103">
      <w:pPr>
        <w:pStyle w:val="Reqtify"/>
      </w:pPr>
    </w:p>
    <w:p w:rsidRPr="00443103" w:rsidR="00443103" w:rsidP="00934391" w:rsidRDefault="00443103">
      <w:pPr>
        <w:pStyle w:val="3"/>
      </w:pPr>
      <w:r>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098"/>
        <w:gridCol w:w="2245"/>
        <w:gridCol w:w="1915"/>
        <w:gridCol w:w="2028"/>
      </w:tblGrid>
      <w:tr w:rsidRPr="00785CC7" w:rsidR="00CC31F4" w:rsidTr="000C0D62">
        <w:tc>
          <w:tcPr>
            <w:tcW w:w="1668" w:type="pct"/>
            <w:tcBorders>
              <w:top w:val="single" w:color="000000" w:sz="12" w:space="0"/>
              <w:bottom w:val="single" w:color="000000" w:sz="4" w:space="0"/>
            </w:tcBorders>
            <w:shd w:val="clear" w:color="auto" w:fill="E0E0E0"/>
          </w:tcPr>
          <w:p w:rsidR="00CC31F4" w:rsidP="00FA0FBB" w:rsidRDefault="00CC31F4">
            <w:pPr>
              <w:pStyle w:val="af6"/>
            </w:pPr>
            <w:r w:rsidRPr="00B1730D">
              <w:t>Name</w:t>
            </w:r>
          </w:p>
        </w:tc>
        <w:tc>
          <w:tcPr>
            <w:tcW w:w="1209" w:type="pct"/>
            <w:tcBorders>
              <w:top w:val="single" w:color="000000" w:sz="12" w:space="0"/>
              <w:bottom w:val="single" w:color="000000" w:sz="4" w:space="0"/>
            </w:tcBorders>
            <w:shd w:val="clear" w:color="auto" w:fill="E0E0E0"/>
          </w:tcPr>
          <w:p w:rsidR="00CC31F4" w:rsidP="00FA0FBB" w:rsidRDefault="00CC31F4">
            <w:pPr>
              <w:pStyle w:val="af6"/>
            </w:pPr>
            <w:r>
              <w:rPr>
                <w:rFonts w:hint="eastAsia"/>
              </w:rPr>
              <w:t>Safety Critical</w:t>
            </w:r>
          </w:p>
        </w:tc>
        <w:tc>
          <w:tcPr>
            <w:tcW w:w="1031" w:type="pct"/>
            <w:tcBorders>
              <w:top w:val="single" w:color="000000" w:sz="12" w:space="0"/>
              <w:bottom w:val="single" w:color="000000" w:sz="4" w:space="0"/>
            </w:tcBorders>
            <w:shd w:val="clear" w:color="auto" w:fill="E0E0E0"/>
          </w:tcPr>
          <w:p w:rsidR="00CC31F4" w:rsidP="00FA0FBB" w:rsidRDefault="00CC31F4">
            <w:pPr>
              <w:pStyle w:val="af6"/>
            </w:pPr>
            <w:r w:rsidRPr="00B1730D">
              <w:t>Observable</w:t>
            </w:r>
          </w:p>
        </w:tc>
        <w:tc>
          <w:tcPr>
            <w:tcW w:w="1092" w:type="pct"/>
            <w:tcBorders>
              <w:top w:val="single" w:color="000000" w:sz="12" w:space="0"/>
              <w:bottom w:val="single" w:color="000000" w:sz="4" w:space="0"/>
            </w:tcBorders>
            <w:shd w:val="clear" w:color="auto" w:fill="E0E0E0"/>
          </w:tcPr>
          <w:p w:rsidR="00CC31F4" w:rsidP="00FA0FBB" w:rsidRDefault="00CC31F4">
            <w:pPr>
              <w:pStyle w:val="af6"/>
            </w:pPr>
            <w:r w:rsidRPr="00B1730D">
              <w:t>Logical Type</w:t>
            </w:r>
          </w:p>
        </w:tc>
      </w:tr>
      <w:tr w:rsidR="0012674A" w:rsidTr="000C0D62">
        <w:tc>
          <w:tcPr>
            <w:tcW w:w="1668" w:type="pct"/>
            <w:tcBorders>
              <w:top w:val="single" w:color="000000" w:sz="4" w:space="0"/>
            </w:tcBorders>
            <w:shd w:val="clear" w:color="auto" w:fill="auto"/>
          </w:tcPr>
          <w:p w:rsidR="0012674A" w:rsidP="00591D6B" w:rsidRDefault="00532AED">
            <w:pPr>
              <w:pStyle w:val="AltB0"/>
            </w:pPr>
            <w:hyperlink w:history="1" w:anchor="ATOcontrolTimeValid">
              <w:r w:rsidR="0012674A">
                <w:rPr>
                  <w:rStyle w:val="ac"/>
                </w:rPr>
                <w:t>ATOcontrolTimeValid</w:t>
              </w:r>
            </w:hyperlink>
          </w:p>
        </w:tc>
        <w:tc>
          <w:tcPr>
            <w:tcW w:w="1209" w:type="pct"/>
            <w:tcBorders>
              <w:top w:val="single" w:color="000000" w:sz="4" w:space="0"/>
            </w:tcBorders>
          </w:tcPr>
          <w:p w:rsidR="0012674A" w:rsidP="00591D6B" w:rsidRDefault="0012674A">
            <w:pPr>
              <w:pStyle w:val="AltB0"/>
            </w:pPr>
            <w:r>
              <w:rPr>
                <w:rFonts w:hint="eastAsia"/>
              </w:rPr>
              <w:t>×</w:t>
            </w:r>
          </w:p>
        </w:tc>
        <w:tc>
          <w:tcPr>
            <w:tcW w:w="1031" w:type="pct"/>
            <w:tcBorders>
              <w:top w:val="single" w:color="000000" w:sz="4" w:space="0"/>
            </w:tcBorders>
            <w:shd w:val="clear" w:color="auto" w:fill="auto"/>
          </w:tcPr>
          <w:p w:rsidR="0012674A" w:rsidP="00591D6B" w:rsidRDefault="0012674A">
            <w:pPr>
              <w:pStyle w:val="AltB0"/>
            </w:pPr>
            <w:r>
              <w:rPr>
                <w:rFonts w:hint="eastAsia"/>
              </w:rPr>
              <w:t>√</w:t>
            </w:r>
          </w:p>
        </w:tc>
        <w:tc>
          <w:tcPr>
            <w:tcW w:w="1092" w:type="pct"/>
            <w:tcBorders>
              <w:top w:val="single" w:color="000000" w:sz="4" w:space="0"/>
            </w:tcBorders>
            <w:shd w:val="clear" w:color="auto" w:fill="auto"/>
          </w:tcPr>
          <w:p w:rsidR="0012674A" w:rsidP="00591D6B" w:rsidRDefault="0066409F">
            <w:pPr>
              <w:pStyle w:val="AltB0"/>
            </w:pPr>
            <w:r>
              <w:fldChar w:fldCharType="begin"/>
            </w:r>
            <w:r>
              <w:instrText xml:space="preserve"> REF BOOLEAN </w:instrText>
            </w:r>
            <w:r w:rsidR="00674B36">
              <w:instrText xml:space="preserve"> \* MERGEFORMAT </w:instrText>
            </w:r>
            <w:r>
              <w:fldChar w:fldCharType="separate"/>
            </w:r>
            <w:r w:rsidRPr="00190111" w:rsidR="00DE178B">
              <w:rPr>
                <w:rStyle w:val="DATATYPE"/>
              </w:rPr>
              <w:t>BOOLEAN</w:t>
            </w:r>
            <w:r>
              <w:fldChar w:fldCharType="end"/>
            </w:r>
          </w:p>
        </w:tc>
      </w:tr>
      <w:tr w:rsidR="0012674A" w:rsidTr="000C0D62">
        <w:tc>
          <w:tcPr>
            <w:tcW w:w="1668" w:type="pct"/>
            <w:tcBorders>
              <w:top w:val="single" w:color="000000" w:sz="4" w:space="0"/>
            </w:tcBorders>
            <w:shd w:val="clear" w:color="auto" w:fill="auto"/>
          </w:tcPr>
          <w:p w:rsidR="0012674A" w:rsidP="00591D6B" w:rsidRDefault="00532AED">
            <w:pPr>
              <w:pStyle w:val="AltB0"/>
            </w:pPr>
            <w:hyperlink w:history="1" w:anchor="ATPsetting">
              <w:r w:rsidR="0012674A">
                <w:rPr>
                  <w:rStyle w:val="ac"/>
                </w:rPr>
                <w:t>ATPsetting</w:t>
              </w:r>
            </w:hyperlink>
          </w:p>
        </w:tc>
        <w:tc>
          <w:tcPr>
            <w:tcW w:w="1209" w:type="pct"/>
            <w:tcBorders>
              <w:top w:val="single" w:color="000000" w:sz="4" w:space="0"/>
            </w:tcBorders>
          </w:tcPr>
          <w:p w:rsidR="0012674A" w:rsidP="00591D6B" w:rsidRDefault="0012674A">
            <w:pPr>
              <w:pStyle w:val="AltB0"/>
            </w:pPr>
            <w:r>
              <w:rPr>
                <w:rFonts w:hint="eastAsia"/>
              </w:rPr>
              <w:t>√</w:t>
            </w:r>
          </w:p>
        </w:tc>
        <w:tc>
          <w:tcPr>
            <w:tcW w:w="1031" w:type="pct"/>
            <w:tcBorders>
              <w:top w:val="single" w:color="000000" w:sz="4" w:space="0"/>
            </w:tcBorders>
            <w:shd w:val="clear" w:color="auto" w:fill="auto"/>
          </w:tcPr>
          <w:p w:rsidR="0012674A" w:rsidP="00591D6B" w:rsidRDefault="00674B36">
            <w:pPr>
              <w:pStyle w:val="AltB0"/>
            </w:pPr>
            <w:r>
              <w:rPr>
                <w:rFonts w:hint="eastAsia"/>
              </w:rPr>
              <w:t>×</w:t>
            </w:r>
          </w:p>
        </w:tc>
        <w:tc>
          <w:tcPr>
            <w:tcW w:w="1092" w:type="pct"/>
            <w:tcBorders>
              <w:top w:val="single" w:color="000000" w:sz="4" w:space="0"/>
            </w:tcBorders>
            <w:shd w:val="clear" w:color="auto" w:fill="auto"/>
          </w:tcPr>
          <w:p w:rsidR="0012674A" w:rsidP="00591D6B" w:rsidRDefault="00674B36">
            <w:pPr>
              <w:pStyle w:val="AltB0"/>
            </w:pPr>
            <w:r>
              <w:fldChar w:fldCharType="begin"/>
            </w:r>
            <w:r>
              <w:instrText xml:space="preserve"> REF _Ref305075755 \w \h  \* MERGEFORMAT </w:instrText>
            </w:r>
            <w:r>
              <w:fldChar w:fldCharType="separate"/>
            </w:r>
            <w:r w:rsidR="00DE178B">
              <w:t>[REF11]</w:t>
            </w:r>
            <w:r>
              <w:fldChar w:fldCharType="end"/>
            </w:r>
          </w:p>
        </w:tc>
      </w:tr>
      <w:tr w:rsidR="0012674A" w:rsidTr="000C0D62">
        <w:tc>
          <w:tcPr>
            <w:tcW w:w="1668" w:type="pct"/>
            <w:tcBorders>
              <w:top w:val="single" w:color="000000" w:sz="4" w:space="0"/>
            </w:tcBorders>
            <w:shd w:val="clear" w:color="auto" w:fill="auto"/>
          </w:tcPr>
          <w:p w:rsidR="0012674A" w:rsidP="00591D6B" w:rsidRDefault="00532AED">
            <w:pPr>
              <w:pStyle w:val="AltB0"/>
            </w:pPr>
            <w:hyperlink w:history="1" w:anchor="CoreId">
              <w:r w:rsidR="0012674A">
                <w:rPr>
                  <w:rStyle w:val="ac"/>
                </w:rPr>
                <w:t>CoreId</w:t>
              </w:r>
            </w:hyperlink>
          </w:p>
        </w:tc>
        <w:tc>
          <w:tcPr>
            <w:tcW w:w="1209" w:type="pct"/>
            <w:tcBorders>
              <w:top w:val="single" w:color="000000" w:sz="4" w:space="0"/>
            </w:tcBorders>
          </w:tcPr>
          <w:p w:rsidR="0012674A" w:rsidP="00591D6B" w:rsidRDefault="0012674A">
            <w:pPr>
              <w:pStyle w:val="AltB0"/>
            </w:pPr>
            <w:r>
              <w:rPr>
                <w:rFonts w:hint="eastAsia"/>
              </w:rPr>
              <w:t>√</w:t>
            </w:r>
          </w:p>
        </w:tc>
        <w:tc>
          <w:tcPr>
            <w:tcW w:w="1031" w:type="pct"/>
            <w:tcBorders>
              <w:top w:val="single" w:color="000000" w:sz="4" w:space="0"/>
            </w:tcBorders>
            <w:shd w:val="clear" w:color="auto" w:fill="auto"/>
          </w:tcPr>
          <w:p w:rsidR="0012674A" w:rsidP="00591D6B" w:rsidRDefault="0012674A">
            <w:pPr>
              <w:pStyle w:val="AltB0"/>
            </w:pPr>
            <w:r>
              <w:rPr>
                <w:rFonts w:hint="eastAsia"/>
              </w:rPr>
              <w:t>√</w:t>
            </w:r>
          </w:p>
        </w:tc>
        <w:tc>
          <w:tcPr>
            <w:tcW w:w="1092" w:type="pct"/>
            <w:tcBorders>
              <w:top w:val="single" w:color="000000" w:sz="4" w:space="0"/>
            </w:tcBorders>
            <w:shd w:val="clear" w:color="auto" w:fill="auto"/>
          </w:tcPr>
          <w:p w:rsidR="0012674A" w:rsidP="00591D6B" w:rsidRDefault="00E37371">
            <w:pPr>
              <w:pStyle w:val="AltB0"/>
            </w:pPr>
            <w:r>
              <w:fldChar w:fldCharType="begin"/>
            </w:r>
            <w:r>
              <w:instrText xml:space="preserve"> REF NUMERIC_32 \h </w:instrText>
            </w:r>
            <w:r w:rsidR="00674B36">
              <w:instrText xml:space="preserve"> \* MERGEFORMAT </w:instrText>
            </w:r>
            <w:r>
              <w:fldChar w:fldCharType="separate"/>
            </w:r>
            <w:r w:rsidRPr="00190111" w:rsidR="00DE178B">
              <w:rPr>
                <w:rStyle w:val="DATATYPE"/>
              </w:rPr>
              <w:t>NUMERIC_32</w:t>
            </w:r>
            <w:r>
              <w:fldChar w:fldCharType="end"/>
            </w:r>
          </w:p>
        </w:tc>
      </w:tr>
      <w:tr w:rsidR="000C0D62" w:rsidTr="000C0D62">
        <w:tc>
          <w:tcPr>
            <w:tcW w:w="1668" w:type="pct"/>
            <w:tcBorders>
              <w:top w:val="single" w:color="000000" w:sz="4" w:space="0"/>
            </w:tcBorders>
            <w:shd w:val="clear" w:color="auto" w:fill="auto"/>
          </w:tcPr>
          <w:p w:rsidR="000C0D62" w:rsidP="00591D6B" w:rsidRDefault="00532AED">
            <w:pPr>
              <w:pStyle w:val="AltB0"/>
            </w:pPr>
            <w:hyperlink w:history="1" w:anchor="Offline">
              <w:r w:rsidRPr="000C0D62" w:rsidR="000C0D62">
                <w:rPr>
                  <w:rStyle w:val="ac"/>
                  <w:rFonts w:hint="eastAsia"/>
                </w:rPr>
                <w:t>Offline</w:t>
              </w:r>
            </w:hyperlink>
          </w:p>
        </w:tc>
        <w:tc>
          <w:tcPr>
            <w:tcW w:w="1209" w:type="pct"/>
            <w:tcBorders>
              <w:top w:val="single" w:color="000000" w:sz="4" w:space="0"/>
            </w:tcBorders>
          </w:tcPr>
          <w:p w:rsidR="000C0D62" w:rsidP="00591D6B" w:rsidRDefault="000C0D62">
            <w:pPr>
              <w:pStyle w:val="AltB0"/>
            </w:pPr>
            <w:r>
              <w:rPr>
                <w:rFonts w:hint="eastAsia"/>
              </w:rPr>
              <w:t>√</w:t>
            </w:r>
          </w:p>
        </w:tc>
        <w:tc>
          <w:tcPr>
            <w:tcW w:w="1031" w:type="pct"/>
            <w:tcBorders>
              <w:top w:val="single" w:color="000000" w:sz="4" w:space="0"/>
            </w:tcBorders>
            <w:shd w:val="clear" w:color="auto" w:fill="auto"/>
          </w:tcPr>
          <w:p w:rsidR="000C0D62" w:rsidP="00591D6B" w:rsidRDefault="000C0D62">
            <w:pPr>
              <w:pStyle w:val="AltB0"/>
            </w:pPr>
            <w:r>
              <w:rPr>
                <w:rFonts w:hint="eastAsia"/>
              </w:rPr>
              <w:t>×</w:t>
            </w:r>
          </w:p>
        </w:tc>
        <w:tc>
          <w:tcPr>
            <w:tcW w:w="1092" w:type="pct"/>
            <w:tcBorders>
              <w:top w:val="single" w:color="000000" w:sz="4" w:space="0"/>
            </w:tcBorders>
            <w:shd w:val="clear" w:color="auto" w:fill="auto"/>
          </w:tcPr>
          <w:p w:rsidR="000C0D62" w:rsidP="00591D6B" w:rsidRDefault="00674B36">
            <w:pPr>
              <w:pStyle w:val="AltB0"/>
            </w:pPr>
            <w:r>
              <w:fldChar w:fldCharType="begin"/>
            </w:r>
            <w:r>
              <w:instrText xml:space="preserve"> REF _Ref305075755 \w \h  \* MERGEFORMAT </w:instrText>
            </w:r>
            <w:r>
              <w:fldChar w:fldCharType="separate"/>
            </w:r>
            <w:r w:rsidR="00DE178B">
              <w:t>[REF11]</w:t>
            </w:r>
            <w:r>
              <w:fldChar w:fldCharType="end"/>
            </w:r>
          </w:p>
        </w:tc>
      </w:tr>
      <w:tr w:rsidR="000C0D62" w:rsidTr="000C0D62">
        <w:tc>
          <w:tcPr>
            <w:tcW w:w="1668" w:type="pct"/>
            <w:tcBorders>
              <w:top w:val="single" w:color="000000" w:sz="4" w:space="0"/>
            </w:tcBorders>
            <w:shd w:val="clear" w:color="auto" w:fill="auto"/>
          </w:tcPr>
          <w:p w:rsidR="000C0D62" w:rsidP="00591D6B" w:rsidRDefault="00532AED">
            <w:pPr>
              <w:pStyle w:val="AltB0"/>
            </w:pPr>
            <w:hyperlink w:history="1" w:anchor="OtherCoreId">
              <w:r w:rsidR="000C0D62">
                <w:rPr>
                  <w:rStyle w:val="ac"/>
                </w:rPr>
                <w:t>OtherCoreId</w:t>
              </w:r>
            </w:hyperlink>
          </w:p>
        </w:tc>
        <w:tc>
          <w:tcPr>
            <w:tcW w:w="1209" w:type="pct"/>
            <w:tcBorders>
              <w:top w:val="single" w:color="000000" w:sz="4" w:space="0"/>
            </w:tcBorders>
          </w:tcPr>
          <w:p w:rsidR="000C0D62" w:rsidP="00591D6B" w:rsidRDefault="000C0D62">
            <w:pPr>
              <w:pStyle w:val="AltB0"/>
            </w:pPr>
            <w:r>
              <w:rPr>
                <w:rFonts w:hint="eastAsia"/>
              </w:rPr>
              <w:t>√</w:t>
            </w:r>
          </w:p>
        </w:tc>
        <w:tc>
          <w:tcPr>
            <w:tcW w:w="1031" w:type="pct"/>
            <w:tcBorders>
              <w:top w:val="single" w:color="000000" w:sz="4" w:space="0"/>
            </w:tcBorders>
            <w:shd w:val="clear" w:color="auto" w:fill="auto"/>
          </w:tcPr>
          <w:p w:rsidR="000C0D62" w:rsidP="00591D6B" w:rsidRDefault="000C0D62">
            <w:pPr>
              <w:pStyle w:val="AltB0"/>
            </w:pPr>
            <w:r>
              <w:rPr>
                <w:rFonts w:hint="eastAsia"/>
              </w:rPr>
              <w:t>√</w:t>
            </w:r>
          </w:p>
        </w:tc>
        <w:tc>
          <w:tcPr>
            <w:tcW w:w="1092" w:type="pct"/>
            <w:tcBorders>
              <w:top w:val="single" w:color="000000" w:sz="4" w:space="0"/>
            </w:tcBorders>
            <w:shd w:val="clear" w:color="auto" w:fill="auto"/>
          </w:tcPr>
          <w:p w:rsidR="000C0D62" w:rsidP="00591D6B" w:rsidRDefault="000C0D62">
            <w:pPr>
              <w:pStyle w:val="AltB0"/>
            </w:pPr>
            <w:r>
              <w:fldChar w:fldCharType="begin"/>
            </w:r>
            <w:r>
              <w:instrText xml:space="preserve"> REF NUMERIC_32 \h </w:instrText>
            </w:r>
            <w:r w:rsidR="00674B36">
              <w:instrText xml:space="preserve"> \* MERGEFORMAT </w:instrText>
            </w:r>
            <w:r>
              <w:fldChar w:fldCharType="separate"/>
            </w:r>
            <w:r w:rsidRPr="00190111" w:rsidR="00DE178B">
              <w:rPr>
                <w:rStyle w:val="DATATYPE"/>
              </w:rPr>
              <w:t>NUMERIC_32</w:t>
            </w:r>
            <w:r>
              <w:fldChar w:fldCharType="end"/>
            </w:r>
          </w:p>
        </w:tc>
      </w:tr>
      <w:tr w:rsidR="000C0D62" w:rsidTr="000C0D62">
        <w:tc>
          <w:tcPr>
            <w:tcW w:w="1668" w:type="pct"/>
            <w:tcBorders>
              <w:top w:val="single" w:color="000000" w:sz="4" w:space="0"/>
            </w:tcBorders>
            <w:shd w:val="clear" w:color="auto" w:fill="auto"/>
          </w:tcPr>
          <w:p w:rsidR="000C0D62" w:rsidP="00591D6B" w:rsidRDefault="00532AED">
            <w:pPr>
              <w:pStyle w:val="AltB0"/>
            </w:pPr>
            <w:hyperlink w:history="1" w:anchor="SafeApplicationVersion">
              <w:r w:rsidR="000C0D62">
                <w:rPr>
                  <w:rStyle w:val="ac"/>
                </w:rPr>
                <w:t>SafeApplicationVersion</w:t>
              </w:r>
            </w:hyperlink>
          </w:p>
        </w:tc>
        <w:tc>
          <w:tcPr>
            <w:tcW w:w="1209" w:type="pct"/>
            <w:tcBorders>
              <w:top w:val="single" w:color="000000" w:sz="4" w:space="0"/>
            </w:tcBorders>
          </w:tcPr>
          <w:p w:rsidR="000C0D62" w:rsidP="00591D6B" w:rsidRDefault="000C0D62">
            <w:pPr>
              <w:pStyle w:val="AltB0"/>
            </w:pPr>
            <w:r>
              <w:rPr>
                <w:rFonts w:hint="eastAsia"/>
              </w:rPr>
              <w:t>√</w:t>
            </w:r>
          </w:p>
        </w:tc>
        <w:tc>
          <w:tcPr>
            <w:tcW w:w="1031" w:type="pct"/>
            <w:tcBorders>
              <w:top w:val="single" w:color="000000" w:sz="4" w:space="0"/>
            </w:tcBorders>
            <w:shd w:val="clear" w:color="auto" w:fill="auto"/>
          </w:tcPr>
          <w:p w:rsidR="000C0D62" w:rsidP="00591D6B" w:rsidRDefault="000C0D62">
            <w:pPr>
              <w:pStyle w:val="AltB0"/>
            </w:pPr>
            <w:r>
              <w:rPr>
                <w:rFonts w:hint="eastAsia"/>
              </w:rPr>
              <w:t>√</w:t>
            </w:r>
          </w:p>
        </w:tc>
        <w:tc>
          <w:tcPr>
            <w:tcW w:w="1092" w:type="pct"/>
            <w:tcBorders>
              <w:top w:val="single" w:color="000000" w:sz="4" w:space="0"/>
            </w:tcBorders>
            <w:shd w:val="clear" w:color="auto" w:fill="auto"/>
          </w:tcPr>
          <w:p w:rsidR="000C0D62" w:rsidP="00591D6B" w:rsidRDefault="000C0D62">
            <w:pPr>
              <w:pStyle w:val="AltB0"/>
            </w:pPr>
            <w:r>
              <w:fldChar w:fldCharType="begin"/>
            </w:r>
            <w:r>
              <w:instrText xml:space="preserve"> REF NUMERIC_32 \h </w:instrText>
            </w:r>
            <w:r w:rsidR="00674B36">
              <w:instrText xml:space="preserve"> \* MERGEFORMAT </w:instrText>
            </w:r>
            <w:r>
              <w:fldChar w:fldCharType="separate"/>
            </w:r>
            <w:r w:rsidRPr="00190111" w:rsidR="00DE178B">
              <w:rPr>
                <w:rStyle w:val="DATATYPE"/>
              </w:rPr>
              <w:t>NUMERIC_32</w:t>
            </w:r>
            <w:r>
              <w:fldChar w:fldCharType="end"/>
            </w:r>
          </w:p>
        </w:tc>
      </w:tr>
      <w:tr w:rsidR="000C0D62" w:rsidTr="000C0D62">
        <w:tc>
          <w:tcPr>
            <w:tcW w:w="1668" w:type="pct"/>
            <w:tcBorders>
              <w:top w:val="single" w:color="000000" w:sz="4" w:space="0"/>
            </w:tcBorders>
            <w:shd w:val="clear" w:color="auto" w:fill="auto"/>
          </w:tcPr>
          <w:p w:rsidR="000C0D62" w:rsidP="00591D6B" w:rsidRDefault="00532AED">
            <w:pPr>
              <w:pStyle w:val="AltB0"/>
            </w:pPr>
            <w:hyperlink w:history="1" w:anchor="SubSystemId">
              <w:r w:rsidR="000C0D62">
                <w:rPr>
                  <w:rStyle w:val="ac"/>
                </w:rPr>
                <w:t>SubSystemId</w:t>
              </w:r>
            </w:hyperlink>
          </w:p>
        </w:tc>
        <w:tc>
          <w:tcPr>
            <w:tcW w:w="1209" w:type="pct"/>
            <w:tcBorders>
              <w:top w:val="single" w:color="000000" w:sz="4" w:space="0"/>
            </w:tcBorders>
          </w:tcPr>
          <w:p w:rsidR="000C0D62" w:rsidP="00591D6B" w:rsidRDefault="000C0D62">
            <w:pPr>
              <w:pStyle w:val="AltB0"/>
            </w:pPr>
            <w:r>
              <w:rPr>
                <w:rFonts w:hint="eastAsia"/>
              </w:rPr>
              <w:t>√</w:t>
            </w:r>
          </w:p>
        </w:tc>
        <w:tc>
          <w:tcPr>
            <w:tcW w:w="1031" w:type="pct"/>
            <w:tcBorders>
              <w:top w:val="single" w:color="000000" w:sz="4" w:space="0"/>
            </w:tcBorders>
            <w:shd w:val="clear" w:color="auto" w:fill="auto"/>
          </w:tcPr>
          <w:p w:rsidR="000C0D62" w:rsidP="00591D6B" w:rsidRDefault="000C0D62">
            <w:pPr>
              <w:pStyle w:val="AltB0"/>
            </w:pPr>
            <w:r>
              <w:rPr>
                <w:rFonts w:hint="eastAsia"/>
              </w:rPr>
              <w:t>√</w:t>
            </w:r>
          </w:p>
        </w:tc>
        <w:tc>
          <w:tcPr>
            <w:tcW w:w="1092" w:type="pct"/>
            <w:tcBorders>
              <w:top w:val="single" w:color="000000" w:sz="4" w:space="0"/>
            </w:tcBorders>
            <w:shd w:val="clear" w:color="auto" w:fill="auto"/>
          </w:tcPr>
          <w:p w:rsidR="000C0D62" w:rsidP="00591D6B" w:rsidRDefault="000C0D62">
            <w:pPr>
              <w:pStyle w:val="AltB0"/>
            </w:pPr>
            <w:r>
              <w:fldChar w:fldCharType="begin"/>
            </w:r>
            <w:r>
              <w:instrText xml:space="preserve"> REF NUMERIC_32 \h </w:instrText>
            </w:r>
            <w:r w:rsidR="00674B36">
              <w:instrText xml:space="preserve"> \* MERGEFORMAT </w:instrText>
            </w:r>
            <w:r>
              <w:fldChar w:fldCharType="separate"/>
            </w:r>
            <w:r w:rsidRPr="00190111" w:rsidR="00DE178B">
              <w:rPr>
                <w:rStyle w:val="DATATYPE"/>
              </w:rPr>
              <w:t>NUMERIC_32</w:t>
            </w:r>
            <w:r>
              <w:fldChar w:fldCharType="end"/>
            </w:r>
          </w:p>
        </w:tc>
      </w:tr>
      <w:tr w:rsidR="000C0D62" w:rsidTr="000C0D62">
        <w:tc>
          <w:tcPr>
            <w:tcW w:w="1668" w:type="pct"/>
            <w:tcBorders>
              <w:top w:val="single" w:color="000000" w:sz="4" w:space="0"/>
            </w:tcBorders>
            <w:shd w:val="clear" w:color="auto" w:fill="auto"/>
          </w:tcPr>
          <w:p w:rsidR="000C0D62" w:rsidP="00591D6B" w:rsidRDefault="00532AED">
            <w:pPr>
              <w:pStyle w:val="AltB0"/>
            </w:pPr>
            <w:hyperlink w:history="1" w:anchor="TrackMap">
              <w:r w:rsidR="000C0D62">
                <w:rPr>
                  <w:rStyle w:val="ac"/>
                </w:rPr>
                <w:t>TrackMap</w:t>
              </w:r>
            </w:hyperlink>
          </w:p>
        </w:tc>
        <w:tc>
          <w:tcPr>
            <w:tcW w:w="1209" w:type="pct"/>
            <w:tcBorders>
              <w:top w:val="single" w:color="000000" w:sz="4" w:space="0"/>
            </w:tcBorders>
          </w:tcPr>
          <w:p w:rsidR="000C0D62" w:rsidP="00591D6B" w:rsidRDefault="000C0D62">
            <w:pPr>
              <w:pStyle w:val="AltB0"/>
            </w:pPr>
            <w:r>
              <w:rPr>
                <w:rFonts w:hint="eastAsia"/>
              </w:rPr>
              <w:t>√</w:t>
            </w:r>
          </w:p>
        </w:tc>
        <w:tc>
          <w:tcPr>
            <w:tcW w:w="1031" w:type="pct"/>
            <w:tcBorders>
              <w:top w:val="single" w:color="000000" w:sz="4" w:space="0"/>
            </w:tcBorders>
            <w:shd w:val="clear" w:color="auto" w:fill="auto"/>
          </w:tcPr>
          <w:p w:rsidR="000C0D62" w:rsidP="00591D6B" w:rsidRDefault="00674B36">
            <w:pPr>
              <w:pStyle w:val="AltB0"/>
            </w:pPr>
            <w:r>
              <w:rPr>
                <w:rFonts w:hint="eastAsia"/>
              </w:rPr>
              <w:t>×</w:t>
            </w:r>
          </w:p>
        </w:tc>
        <w:tc>
          <w:tcPr>
            <w:tcW w:w="1092" w:type="pct"/>
            <w:tcBorders>
              <w:top w:val="single" w:color="000000" w:sz="4" w:space="0"/>
            </w:tcBorders>
            <w:shd w:val="clear" w:color="auto" w:fill="auto"/>
          </w:tcPr>
          <w:p w:rsidR="000C0D62" w:rsidP="00591D6B" w:rsidRDefault="00674B36">
            <w:pPr>
              <w:pStyle w:val="AltB0"/>
            </w:pPr>
            <w:r>
              <w:fldChar w:fldCharType="begin"/>
            </w:r>
            <w:r>
              <w:instrText xml:space="preserve"> REF _Ref305075755 \w \h  \* MERGEFORMAT </w:instrText>
            </w:r>
            <w:r>
              <w:fldChar w:fldCharType="separate"/>
            </w:r>
            <w:r w:rsidR="00DE178B">
              <w:t>[REF11]</w:t>
            </w:r>
            <w:r>
              <w:fldChar w:fldCharType="end"/>
            </w:r>
          </w:p>
        </w:tc>
      </w:tr>
      <w:tr w:rsidR="000C0D62" w:rsidTr="000C0D62">
        <w:tc>
          <w:tcPr>
            <w:tcW w:w="1668" w:type="pct"/>
            <w:shd w:val="clear" w:color="auto" w:fill="auto"/>
          </w:tcPr>
          <w:p w:rsidRPr="00F75B3E" w:rsidR="000C0D62" w:rsidP="00591D6B" w:rsidRDefault="00532AED">
            <w:pPr>
              <w:pStyle w:val="AltB0"/>
            </w:pPr>
            <w:hyperlink w:history="1" w:anchor="TrainType">
              <w:r w:rsidR="000C0D62">
                <w:rPr>
                  <w:rStyle w:val="ac"/>
                </w:rPr>
                <w:t>TrainType</w:t>
              </w:r>
            </w:hyperlink>
          </w:p>
        </w:tc>
        <w:tc>
          <w:tcPr>
            <w:tcW w:w="1209" w:type="pct"/>
          </w:tcPr>
          <w:p w:rsidR="000C0D62" w:rsidP="00591D6B" w:rsidRDefault="000C0D62">
            <w:pPr>
              <w:pStyle w:val="AltB0"/>
            </w:pPr>
            <w:r>
              <w:rPr>
                <w:rFonts w:hint="eastAsia"/>
              </w:rPr>
              <w:t>√</w:t>
            </w:r>
          </w:p>
        </w:tc>
        <w:tc>
          <w:tcPr>
            <w:tcW w:w="1031" w:type="pct"/>
            <w:shd w:val="clear" w:color="auto" w:fill="auto"/>
          </w:tcPr>
          <w:p w:rsidR="000C0D62" w:rsidP="00591D6B" w:rsidRDefault="000C0D62">
            <w:pPr>
              <w:pStyle w:val="AltB0"/>
            </w:pPr>
            <w:r>
              <w:rPr>
                <w:rFonts w:hint="eastAsia"/>
              </w:rPr>
              <w:t>√</w:t>
            </w:r>
          </w:p>
        </w:tc>
        <w:tc>
          <w:tcPr>
            <w:tcW w:w="1092" w:type="pct"/>
            <w:shd w:val="clear" w:color="auto" w:fill="auto"/>
          </w:tcPr>
          <w:p w:rsidR="000C0D62" w:rsidP="00591D6B" w:rsidRDefault="000C0D62">
            <w:pPr>
              <w:pStyle w:val="AltB0"/>
            </w:pPr>
            <w:r>
              <w:fldChar w:fldCharType="begin"/>
            </w:r>
            <w:r>
              <w:instrText xml:space="preserve"> REF NUMERIC_32 \h </w:instrText>
            </w:r>
            <w:r w:rsidR="00674B36">
              <w:instrText xml:space="preserve"> \* MERGEFORMAT </w:instrText>
            </w:r>
            <w:r>
              <w:fldChar w:fldCharType="separate"/>
            </w:r>
            <w:r w:rsidRPr="00190111" w:rsidR="00DE178B">
              <w:rPr>
                <w:rStyle w:val="DATATYPE"/>
              </w:rPr>
              <w:t>NUMERIC_32</w:t>
            </w:r>
            <w:r>
              <w:fldChar w:fldCharType="end"/>
            </w:r>
          </w:p>
        </w:tc>
      </w:tr>
    </w:tbl>
    <w:p w:rsidR="00443103" w:rsidP="00C93484" w:rsidRDefault="00443103">
      <w:pPr>
        <w:pStyle w:val="Reqtify"/>
      </w:pPr>
    </w:p>
    <w:p w:rsidR="00443103" w:rsidP="00F23398" w:rsidRDefault="00443103">
      <w:pPr>
        <w:pStyle w:val="2"/>
        <w:ind w:left="756" w:hanging="756"/>
      </w:pPr>
      <w:bookmarkStart w:name="_Ref345055566" w:id="1117"/>
      <w:bookmarkStart w:name="_Toc348357037" w:id="1118"/>
      <w:bookmarkStart w:name="_Toc349030450" w:id="1119"/>
      <w:bookmarkStart w:name="_Toc347566583" w:id="1120"/>
      <w:bookmarkStart w:name="_Toc345689248" w:id="1121"/>
      <w:bookmarkStart w:name="_Toc376182949" w:id="1122"/>
      <w:bookmarkStart w:name="_Toc392229928" w:id="1123"/>
      <w:r>
        <w:rPr>
          <w:rFonts w:hint="eastAsia"/>
        </w:rPr>
        <w:lastRenderedPageBreak/>
        <w:t>F12-Manage Train Status</w:t>
      </w:r>
      <w:bookmarkEnd w:id="1117"/>
      <w:bookmarkEnd w:id="1118"/>
      <w:bookmarkEnd w:id="1119"/>
      <w:bookmarkEnd w:id="1120"/>
      <w:bookmarkEnd w:id="1121"/>
      <w:bookmarkEnd w:id="1122"/>
      <w:bookmarkEnd w:id="1123"/>
    </w:p>
    <w:p w:rsidR="00775398" w:rsidP="00934391" w:rsidRDefault="00775398">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393"/>
        <w:gridCol w:w="1398"/>
        <w:gridCol w:w="5495"/>
      </w:tblGrid>
      <w:tr w:rsidRPr="00785CC7" w:rsidR="00DC09A5" w:rsidTr="00674B36">
        <w:tc>
          <w:tcPr>
            <w:tcW w:w="1288"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753"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2959"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6C05F8" w:rsidTr="00674B36">
        <w:tc>
          <w:tcPr>
            <w:tcW w:w="1288" w:type="pct"/>
            <w:shd w:val="clear" w:color="auto" w:fill="auto"/>
          </w:tcPr>
          <w:p w:rsidR="006C05F8" w:rsidP="00591D6B" w:rsidRDefault="00532AED">
            <w:pPr>
              <w:pStyle w:val="AltB0"/>
            </w:pPr>
            <w:hyperlink w:history="1" w:anchor="ATPtime">
              <w:r w:rsidR="003B253D">
                <w:rPr>
                  <w:rStyle w:val="ac"/>
                </w:rPr>
                <w:t>ATPtime</w:t>
              </w:r>
            </w:hyperlink>
          </w:p>
        </w:tc>
        <w:tc>
          <w:tcPr>
            <w:tcW w:w="753" w:type="pct"/>
            <w:shd w:val="clear" w:color="auto" w:fill="auto"/>
          </w:tcPr>
          <w:p w:rsidR="006C05F8" w:rsidP="00591D6B" w:rsidRDefault="004E56E8">
            <w:pPr>
              <w:pStyle w:val="AltB0"/>
            </w:pPr>
            <w:r>
              <w:rPr>
                <w:rFonts w:hint="eastAsia"/>
              </w:rPr>
              <w:t>Internal</w:t>
            </w:r>
          </w:p>
        </w:tc>
        <w:tc>
          <w:tcPr>
            <w:tcW w:w="2959" w:type="pct"/>
            <w:shd w:val="clear" w:color="auto" w:fill="auto"/>
          </w:tcPr>
          <w:p w:rsidR="006C05F8" w:rsidP="00591D6B" w:rsidRDefault="004E56E8">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DC09A5" w:rsidTr="00674B36">
        <w:tc>
          <w:tcPr>
            <w:tcW w:w="1288" w:type="pct"/>
            <w:shd w:val="clear" w:color="auto" w:fill="auto"/>
          </w:tcPr>
          <w:p w:rsidR="00DC09A5" w:rsidP="00591D6B" w:rsidRDefault="00532AED">
            <w:pPr>
              <w:pStyle w:val="AltB0"/>
            </w:pPr>
            <w:hyperlink w:history="1" w:anchor="VIOM1VitalInput">
              <w:r w:rsidR="004E56E8">
                <w:rPr>
                  <w:rStyle w:val="ac"/>
                </w:rPr>
                <w:t>VIOM1VitalInput</w:t>
              </w:r>
            </w:hyperlink>
          </w:p>
        </w:tc>
        <w:tc>
          <w:tcPr>
            <w:tcW w:w="753" w:type="pct"/>
            <w:shd w:val="clear" w:color="auto" w:fill="auto"/>
          </w:tcPr>
          <w:p w:rsidR="00DC09A5" w:rsidP="00591D6B" w:rsidRDefault="000C0D62">
            <w:pPr>
              <w:pStyle w:val="AltB0"/>
            </w:pPr>
            <w:r>
              <w:rPr>
                <w:rFonts w:hint="eastAsia"/>
              </w:rPr>
              <w:t>External</w:t>
            </w:r>
          </w:p>
        </w:tc>
        <w:tc>
          <w:tcPr>
            <w:tcW w:w="2959" w:type="pct"/>
            <w:shd w:val="clear" w:color="auto" w:fill="auto"/>
          </w:tcPr>
          <w:p w:rsidR="00DC09A5" w:rsidP="00591D6B" w:rsidRDefault="000C0D62">
            <w:pPr>
              <w:pStyle w:val="AltB0"/>
            </w:pPr>
            <w:r>
              <w:fldChar w:fldCharType="begin"/>
            </w:r>
            <w:r>
              <w:instrText xml:space="preserve"> REF _Ref348805131 \h </w:instrText>
            </w:r>
            <w:r>
              <w:fldChar w:fldCharType="separate"/>
            </w:r>
            <w:r w:rsidR="00DE178B">
              <w:rPr>
                <w:rFonts w:hint="eastAsia"/>
              </w:rPr>
              <w:t>Interface with VIOM</w:t>
            </w:r>
            <w:r>
              <w:fldChar w:fldCharType="end"/>
            </w:r>
          </w:p>
        </w:tc>
      </w:tr>
      <w:tr w:rsidR="00DC09A5" w:rsidTr="00674B36">
        <w:tc>
          <w:tcPr>
            <w:tcW w:w="1288" w:type="pct"/>
            <w:shd w:val="clear" w:color="auto" w:fill="auto"/>
          </w:tcPr>
          <w:p w:rsidR="00DC09A5" w:rsidP="00591D6B" w:rsidRDefault="00532AED">
            <w:pPr>
              <w:pStyle w:val="AltB0"/>
            </w:pPr>
            <w:hyperlink w:history="1" w:anchor="VIOM2VitalInput">
              <w:r w:rsidR="003B253D">
                <w:rPr>
                  <w:rStyle w:val="ac"/>
                </w:rPr>
                <w:t>VIOM2VitalInput</w:t>
              </w:r>
            </w:hyperlink>
          </w:p>
        </w:tc>
        <w:tc>
          <w:tcPr>
            <w:tcW w:w="753" w:type="pct"/>
            <w:shd w:val="clear" w:color="auto" w:fill="auto"/>
          </w:tcPr>
          <w:p w:rsidR="00DC09A5" w:rsidP="00591D6B" w:rsidRDefault="000C0D62">
            <w:pPr>
              <w:pStyle w:val="AltB0"/>
            </w:pPr>
            <w:r>
              <w:rPr>
                <w:rFonts w:hint="eastAsia"/>
              </w:rPr>
              <w:t>External</w:t>
            </w:r>
          </w:p>
        </w:tc>
        <w:tc>
          <w:tcPr>
            <w:tcW w:w="2959" w:type="pct"/>
            <w:shd w:val="clear" w:color="auto" w:fill="auto"/>
          </w:tcPr>
          <w:p w:rsidR="00DC09A5" w:rsidP="00591D6B" w:rsidRDefault="000C0D62">
            <w:pPr>
              <w:pStyle w:val="AltB0"/>
            </w:pPr>
            <w:r>
              <w:fldChar w:fldCharType="begin"/>
            </w:r>
            <w:r>
              <w:instrText xml:space="preserve"> REF _Ref348805131 \h </w:instrText>
            </w:r>
            <w:r>
              <w:fldChar w:fldCharType="separate"/>
            </w:r>
            <w:r w:rsidR="00DE178B">
              <w:rPr>
                <w:rFonts w:hint="eastAsia"/>
              </w:rPr>
              <w:t>Interface with VIOM</w:t>
            </w:r>
            <w:r>
              <w:fldChar w:fldCharType="end"/>
            </w:r>
          </w:p>
        </w:tc>
      </w:tr>
    </w:tbl>
    <w:p w:rsidR="00775398" w:rsidP="00C93484" w:rsidRDefault="00775398">
      <w:pPr>
        <w:pStyle w:val="Reqtify"/>
      </w:pPr>
    </w:p>
    <w:p w:rsidR="00775398" w:rsidP="00934391" w:rsidRDefault="00775398">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4"/>
        <w:gridCol w:w="97"/>
        <w:gridCol w:w="1731"/>
        <w:gridCol w:w="182"/>
        <w:gridCol w:w="1376"/>
        <w:gridCol w:w="217"/>
        <w:gridCol w:w="2489"/>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gridSpan w:val="2"/>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gridSpan w:val="2"/>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gridSpan w:val="2"/>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66409F" w:rsidTr="008A50AC">
        <w:tc>
          <w:tcPr>
            <w:tcW w:w="1772" w:type="pct"/>
            <w:gridSpan w:val="2"/>
            <w:shd w:val="clear" w:color="auto" w:fill="auto"/>
          </w:tcPr>
          <w:p w:rsidR="0066409F" w:rsidDel="006F6F63" w:rsidP="00591D6B" w:rsidRDefault="00532AED">
            <w:pPr>
              <w:pStyle w:val="AltB0"/>
            </w:pPr>
            <w:hyperlink w:history="1" w:anchor="VIOM1VitalInputsAvailable">
              <w:r w:rsidR="0066409F">
                <w:rPr>
                  <w:rStyle w:val="ac"/>
                </w:rPr>
                <w:t>VIOM1VitalInputsAvailable</w:t>
              </w:r>
            </w:hyperlink>
          </w:p>
        </w:tc>
        <w:tc>
          <w:tcPr>
            <w:tcW w:w="1030" w:type="pct"/>
            <w:gridSpan w:val="2"/>
          </w:tcPr>
          <w:p w:rsidR="0066409F" w:rsidP="00591D6B" w:rsidRDefault="0066409F">
            <w:pPr>
              <w:pStyle w:val="AltB0"/>
            </w:pPr>
            <w:r>
              <w:rPr>
                <w:rFonts w:hint="eastAsia"/>
              </w:rPr>
              <w:t>√</w:t>
            </w:r>
          </w:p>
        </w:tc>
        <w:tc>
          <w:tcPr>
            <w:tcW w:w="858" w:type="pct"/>
            <w:gridSpan w:val="2"/>
            <w:shd w:val="clear" w:color="auto" w:fill="auto"/>
          </w:tcPr>
          <w:p w:rsidR="0066409F" w:rsidP="00591D6B" w:rsidRDefault="0066409F">
            <w:pPr>
              <w:pStyle w:val="AltB0"/>
            </w:pPr>
            <w:r>
              <w:rPr>
                <w:rFonts w:hint="eastAsia"/>
              </w:rPr>
              <w:t>√</w:t>
            </w:r>
          </w:p>
        </w:tc>
        <w:tc>
          <w:tcPr>
            <w:tcW w:w="1340" w:type="pct"/>
            <w:shd w:val="clear" w:color="auto" w:fill="auto"/>
          </w:tcPr>
          <w:p w:rsidR="0066409F"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6409F" w:rsidTr="008A50AC">
        <w:tc>
          <w:tcPr>
            <w:tcW w:w="1772" w:type="pct"/>
            <w:gridSpan w:val="2"/>
            <w:shd w:val="clear" w:color="auto" w:fill="auto"/>
          </w:tcPr>
          <w:p w:rsidR="0066409F" w:rsidDel="006F6F63" w:rsidP="00591D6B" w:rsidRDefault="00532AED">
            <w:pPr>
              <w:pStyle w:val="AltB0"/>
            </w:pPr>
            <w:hyperlink w:history="1" w:anchor="VIOM1VitalInputsLastAge">
              <w:r w:rsidR="0066409F">
                <w:rPr>
                  <w:rStyle w:val="ac"/>
                </w:rPr>
                <w:t>VIOM1VitalInputsLastAge</w:t>
              </w:r>
            </w:hyperlink>
          </w:p>
        </w:tc>
        <w:tc>
          <w:tcPr>
            <w:tcW w:w="1030" w:type="pct"/>
            <w:gridSpan w:val="2"/>
          </w:tcPr>
          <w:p w:rsidR="0066409F" w:rsidDel="006F6F63" w:rsidP="00591D6B" w:rsidRDefault="0066409F">
            <w:pPr>
              <w:pStyle w:val="AltB0"/>
            </w:pPr>
            <w:r>
              <w:rPr>
                <w:rFonts w:hint="eastAsia"/>
              </w:rPr>
              <w:t>√</w:t>
            </w:r>
          </w:p>
        </w:tc>
        <w:tc>
          <w:tcPr>
            <w:tcW w:w="858" w:type="pct"/>
            <w:gridSpan w:val="2"/>
            <w:shd w:val="clear" w:color="auto" w:fill="auto"/>
          </w:tcPr>
          <w:p w:rsidR="0066409F" w:rsidDel="006F6F63" w:rsidP="00591D6B" w:rsidRDefault="0066409F">
            <w:pPr>
              <w:pStyle w:val="AltB0"/>
            </w:pPr>
            <w:r>
              <w:rPr>
                <w:rFonts w:hint="eastAsia"/>
              </w:rPr>
              <w:t>√</w:t>
            </w:r>
          </w:p>
        </w:tc>
        <w:tc>
          <w:tcPr>
            <w:tcW w:w="1340" w:type="pct"/>
            <w:shd w:val="clear" w:color="auto" w:fill="auto"/>
          </w:tcPr>
          <w:p w:rsidR="0066409F" w:rsidDel="006F6F63" w:rsidP="00591D6B" w:rsidRDefault="00E3737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6409F" w:rsidTr="008A50AC">
        <w:tc>
          <w:tcPr>
            <w:tcW w:w="1772" w:type="pct"/>
            <w:gridSpan w:val="2"/>
            <w:shd w:val="clear" w:color="auto" w:fill="auto"/>
          </w:tcPr>
          <w:p w:rsidR="0066409F" w:rsidDel="006F6F63" w:rsidP="00591D6B" w:rsidRDefault="00532AED">
            <w:pPr>
              <w:pStyle w:val="AltB0"/>
            </w:pPr>
            <w:hyperlink w:history="1" w:anchor="VIOM1VitalInputsReceived">
              <w:r w:rsidR="0066409F">
                <w:rPr>
                  <w:rStyle w:val="ac"/>
                </w:rPr>
                <w:t>VIOM1VitalInputsReceived</w:t>
              </w:r>
            </w:hyperlink>
            <w:r w:rsidR="00EA4088">
              <w:rPr>
                <w:rStyle w:val="ac"/>
                <w:rFonts w:hint="eastAsia"/>
              </w:rPr>
              <w:t>[2]</w:t>
            </w:r>
          </w:p>
        </w:tc>
        <w:tc>
          <w:tcPr>
            <w:tcW w:w="1030" w:type="pct"/>
            <w:gridSpan w:val="2"/>
          </w:tcPr>
          <w:p w:rsidR="0066409F" w:rsidDel="006F6F63" w:rsidP="00591D6B" w:rsidRDefault="0066409F">
            <w:pPr>
              <w:pStyle w:val="AltB0"/>
            </w:pPr>
            <w:r>
              <w:rPr>
                <w:rFonts w:hint="eastAsia"/>
              </w:rPr>
              <w:t>√</w:t>
            </w:r>
          </w:p>
        </w:tc>
        <w:tc>
          <w:tcPr>
            <w:tcW w:w="858" w:type="pct"/>
            <w:gridSpan w:val="2"/>
            <w:shd w:val="clear" w:color="auto" w:fill="auto"/>
          </w:tcPr>
          <w:p w:rsidR="0066409F" w:rsidDel="006F6F63" w:rsidP="00591D6B" w:rsidRDefault="0066409F">
            <w:pPr>
              <w:pStyle w:val="AltB0"/>
            </w:pPr>
            <w:r>
              <w:rPr>
                <w:rFonts w:hint="eastAsia"/>
              </w:rPr>
              <w:t>√</w:t>
            </w:r>
          </w:p>
        </w:tc>
        <w:tc>
          <w:tcPr>
            <w:tcW w:w="1340" w:type="pct"/>
            <w:shd w:val="clear" w:color="auto" w:fill="auto"/>
          </w:tcPr>
          <w:p w:rsidR="0066409F" w:rsidDel="006F6F63"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4E56E8" w:rsidTr="004E56E8">
        <w:tc>
          <w:tcPr>
            <w:tcW w:w="1772" w:type="pct"/>
            <w:gridSpan w:val="2"/>
            <w:shd w:val="clear" w:color="auto" w:fill="auto"/>
          </w:tcPr>
          <w:p w:rsidR="004E56E8" w:rsidDel="006F6F63" w:rsidP="00591D6B" w:rsidRDefault="00532AED">
            <w:pPr>
              <w:pStyle w:val="AltB0"/>
            </w:pPr>
            <w:hyperlink w:history="1" w:anchor="VIOM1VitalInputsValid">
              <w:r w:rsidR="004E56E8">
                <w:rPr>
                  <w:rStyle w:val="ac"/>
                </w:rPr>
                <w:t>VIOM1VitalInputsValid</w:t>
              </w:r>
            </w:hyperlink>
          </w:p>
        </w:tc>
        <w:tc>
          <w:tcPr>
            <w:tcW w:w="1030" w:type="pct"/>
            <w:gridSpan w:val="2"/>
          </w:tcPr>
          <w:p w:rsidR="004E56E8" w:rsidP="00591D6B" w:rsidRDefault="004E56E8">
            <w:pPr>
              <w:pStyle w:val="AltB0"/>
            </w:pPr>
            <w:r>
              <w:rPr>
                <w:rFonts w:hint="eastAsia"/>
              </w:rPr>
              <w:t>√</w:t>
            </w:r>
          </w:p>
        </w:tc>
        <w:tc>
          <w:tcPr>
            <w:tcW w:w="858" w:type="pct"/>
            <w:gridSpan w:val="2"/>
            <w:shd w:val="clear" w:color="auto" w:fill="auto"/>
          </w:tcPr>
          <w:p w:rsidR="004E56E8" w:rsidP="00591D6B" w:rsidRDefault="004E56E8">
            <w:pPr>
              <w:pStyle w:val="AltB0"/>
            </w:pPr>
            <w:r>
              <w:rPr>
                <w:rFonts w:hint="eastAsia"/>
              </w:rPr>
              <w:t>√</w:t>
            </w:r>
          </w:p>
        </w:tc>
        <w:tc>
          <w:tcPr>
            <w:tcW w:w="1340" w:type="pct"/>
            <w:shd w:val="clear" w:color="auto" w:fill="auto"/>
          </w:tcPr>
          <w:p w:rsidR="004E56E8"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4E56E8" w:rsidTr="004E56E8">
        <w:tc>
          <w:tcPr>
            <w:tcW w:w="1772" w:type="pct"/>
            <w:gridSpan w:val="2"/>
            <w:shd w:val="clear" w:color="auto" w:fill="auto"/>
          </w:tcPr>
          <w:p w:rsidR="004E56E8" w:rsidP="00591D6B" w:rsidRDefault="00532AED">
            <w:pPr>
              <w:pStyle w:val="AltB0"/>
            </w:pPr>
            <w:hyperlink w:history="1" w:anchor="VIOM2VitalInputsAvailable">
              <w:r w:rsidR="004E56E8">
                <w:rPr>
                  <w:rStyle w:val="ac"/>
                </w:rPr>
                <w:t>VIOM2VitalInputsAvailable</w:t>
              </w:r>
            </w:hyperlink>
          </w:p>
        </w:tc>
        <w:tc>
          <w:tcPr>
            <w:tcW w:w="1030" w:type="pct"/>
            <w:gridSpan w:val="2"/>
          </w:tcPr>
          <w:p w:rsidR="004E56E8" w:rsidP="00591D6B" w:rsidRDefault="004E56E8">
            <w:pPr>
              <w:pStyle w:val="AltB0"/>
            </w:pPr>
            <w:r>
              <w:rPr>
                <w:rFonts w:hint="eastAsia"/>
              </w:rPr>
              <w:t>√</w:t>
            </w:r>
          </w:p>
        </w:tc>
        <w:tc>
          <w:tcPr>
            <w:tcW w:w="858" w:type="pct"/>
            <w:gridSpan w:val="2"/>
            <w:shd w:val="clear" w:color="auto" w:fill="auto"/>
          </w:tcPr>
          <w:p w:rsidR="004E56E8" w:rsidP="00591D6B" w:rsidRDefault="004E56E8">
            <w:pPr>
              <w:pStyle w:val="AltB0"/>
            </w:pPr>
            <w:r>
              <w:rPr>
                <w:rFonts w:hint="eastAsia"/>
              </w:rPr>
              <w:t>√</w:t>
            </w:r>
          </w:p>
        </w:tc>
        <w:tc>
          <w:tcPr>
            <w:tcW w:w="1340" w:type="pct"/>
            <w:shd w:val="clear" w:color="auto" w:fill="auto"/>
          </w:tcPr>
          <w:p w:rsidR="004E56E8"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4E56E8" w:rsidTr="004E56E8">
        <w:tc>
          <w:tcPr>
            <w:tcW w:w="1772" w:type="pct"/>
            <w:gridSpan w:val="2"/>
            <w:shd w:val="clear" w:color="auto" w:fill="auto"/>
          </w:tcPr>
          <w:p w:rsidR="004E56E8" w:rsidP="00591D6B" w:rsidRDefault="00532AED">
            <w:pPr>
              <w:pStyle w:val="AltB0"/>
            </w:pPr>
            <w:hyperlink w:history="1" w:anchor="VIOM2VitalInputsLastAge">
              <w:r w:rsidR="004E56E8">
                <w:rPr>
                  <w:rStyle w:val="ac"/>
                </w:rPr>
                <w:t>VIOM2VitalInputsLastAge</w:t>
              </w:r>
            </w:hyperlink>
          </w:p>
        </w:tc>
        <w:tc>
          <w:tcPr>
            <w:tcW w:w="1030" w:type="pct"/>
            <w:gridSpan w:val="2"/>
          </w:tcPr>
          <w:p w:rsidR="004E56E8" w:rsidP="00591D6B" w:rsidRDefault="004E56E8">
            <w:pPr>
              <w:pStyle w:val="AltB0"/>
            </w:pPr>
            <w:r>
              <w:rPr>
                <w:rFonts w:hint="eastAsia"/>
              </w:rPr>
              <w:t>√</w:t>
            </w:r>
          </w:p>
        </w:tc>
        <w:tc>
          <w:tcPr>
            <w:tcW w:w="858" w:type="pct"/>
            <w:gridSpan w:val="2"/>
            <w:shd w:val="clear" w:color="auto" w:fill="auto"/>
          </w:tcPr>
          <w:p w:rsidR="004E56E8" w:rsidP="00591D6B" w:rsidRDefault="004E56E8">
            <w:pPr>
              <w:pStyle w:val="AltB0"/>
            </w:pPr>
            <w:r>
              <w:rPr>
                <w:rFonts w:hint="eastAsia"/>
              </w:rPr>
              <w:t>√</w:t>
            </w:r>
          </w:p>
        </w:tc>
        <w:tc>
          <w:tcPr>
            <w:tcW w:w="1340" w:type="pct"/>
            <w:shd w:val="clear" w:color="auto" w:fill="auto"/>
          </w:tcPr>
          <w:p w:rsidR="004E56E8" w:rsidP="00591D6B" w:rsidRDefault="004E56E8">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4E56E8" w:rsidTr="004E56E8">
        <w:tc>
          <w:tcPr>
            <w:tcW w:w="1772" w:type="pct"/>
            <w:gridSpan w:val="2"/>
            <w:shd w:val="clear" w:color="auto" w:fill="auto"/>
          </w:tcPr>
          <w:p w:rsidR="004E56E8" w:rsidP="00591D6B" w:rsidRDefault="00532AED">
            <w:pPr>
              <w:pStyle w:val="AltB0"/>
            </w:pPr>
            <w:hyperlink w:history="1" w:anchor="VIOM2VitalInputsReceived">
              <w:r w:rsidR="004E56E8">
                <w:rPr>
                  <w:rStyle w:val="ac"/>
                </w:rPr>
                <w:t>VIOM2VitalInputsReceived</w:t>
              </w:r>
            </w:hyperlink>
            <w:r w:rsidR="00EA4088">
              <w:rPr>
                <w:rStyle w:val="ac"/>
                <w:rFonts w:hint="eastAsia"/>
              </w:rPr>
              <w:t>[2]</w:t>
            </w:r>
          </w:p>
        </w:tc>
        <w:tc>
          <w:tcPr>
            <w:tcW w:w="1030" w:type="pct"/>
            <w:gridSpan w:val="2"/>
          </w:tcPr>
          <w:p w:rsidR="004E56E8" w:rsidP="00591D6B" w:rsidRDefault="004E56E8">
            <w:pPr>
              <w:pStyle w:val="AltB0"/>
            </w:pPr>
            <w:r>
              <w:rPr>
                <w:rFonts w:hint="eastAsia"/>
              </w:rPr>
              <w:t>√</w:t>
            </w:r>
          </w:p>
        </w:tc>
        <w:tc>
          <w:tcPr>
            <w:tcW w:w="858" w:type="pct"/>
            <w:gridSpan w:val="2"/>
            <w:shd w:val="clear" w:color="auto" w:fill="auto"/>
          </w:tcPr>
          <w:p w:rsidR="004E56E8" w:rsidP="00591D6B" w:rsidRDefault="004E56E8">
            <w:pPr>
              <w:pStyle w:val="AltB0"/>
            </w:pPr>
            <w:r>
              <w:rPr>
                <w:rFonts w:hint="eastAsia"/>
              </w:rPr>
              <w:t>√</w:t>
            </w:r>
          </w:p>
        </w:tc>
        <w:tc>
          <w:tcPr>
            <w:tcW w:w="1340" w:type="pct"/>
            <w:shd w:val="clear" w:color="auto" w:fill="auto"/>
          </w:tcPr>
          <w:p w:rsidR="004E56E8"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4E56E8" w:rsidTr="004E56E8">
        <w:tc>
          <w:tcPr>
            <w:tcW w:w="1772" w:type="pct"/>
            <w:gridSpan w:val="2"/>
            <w:shd w:val="clear" w:color="auto" w:fill="auto"/>
          </w:tcPr>
          <w:p w:rsidR="004E56E8" w:rsidP="00591D6B" w:rsidRDefault="00532AED">
            <w:pPr>
              <w:pStyle w:val="AltB0"/>
            </w:pPr>
            <w:hyperlink w:history="1" w:anchor="VIOM2VitalInputsValid">
              <w:r w:rsidR="004E56E8">
                <w:rPr>
                  <w:rStyle w:val="ac"/>
                </w:rPr>
                <w:t>VIOM2VitalInputsValid</w:t>
              </w:r>
            </w:hyperlink>
          </w:p>
        </w:tc>
        <w:tc>
          <w:tcPr>
            <w:tcW w:w="1030" w:type="pct"/>
            <w:gridSpan w:val="2"/>
          </w:tcPr>
          <w:p w:rsidR="004E56E8" w:rsidP="00591D6B" w:rsidRDefault="004E56E8">
            <w:pPr>
              <w:pStyle w:val="AltB0"/>
            </w:pPr>
            <w:r>
              <w:rPr>
                <w:rFonts w:hint="eastAsia"/>
              </w:rPr>
              <w:t>√</w:t>
            </w:r>
          </w:p>
        </w:tc>
        <w:tc>
          <w:tcPr>
            <w:tcW w:w="858" w:type="pct"/>
            <w:gridSpan w:val="2"/>
            <w:shd w:val="clear" w:color="auto" w:fill="auto"/>
          </w:tcPr>
          <w:p w:rsidR="004E56E8" w:rsidP="00591D6B" w:rsidRDefault="004E56E8">
            <w:pPr>
              <w:pStyle w:val="AltB0"/>
            </w:pPr>
            <w:r>
              <w:rPr>
                <w:rFonts w:hint="eastAsia"/>
              </w:rPr>
              <w:t>√</w:t>
            </w:r>
          </w:p>
        </w:tc>
        <w:tc>
          <w:tcPr>
            <w:tcW w:w="1340" w:type="pct"/>
            <w:shd w:val="clear" w:color="auto" w:fill="auto"/>
          </w:tcPr>
          <w:p w:rsidR="004E56E8"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443103" w:rsidP="00C93484" w:rsidRDefault="00443103">
      <w:pPr>
        <w:pStyle w:val="Reqtify"/>
      </w:pPr>
    </w:p>
    <w:p w:rsidR="006A7242" w:rsidP="00934391" w:rsidRDefault="00775398">
      <w:pPr>
        <w:pStyle w:val="3"/>
      </w:pPr>
      <w:r>
        <w:rPr>
          <w:rFonts w:hint="eastAsia"/>
        </w:rPr>
        <w:t>Processing</w:t>
      </w:r>
    </w:p>
    <w:p w:rsidR="00E15340" w:rsidP="00C93484" w:rsidRDefault="00E15340">
      <w:pPr>
        <w:pStyle w:val="Reqtify"/>
      </w:pPr>
      <w:r>
        <w:rPr>
          <w:rFonts w:hint="eastAsia"/>
        </w:rPr>
        <w:t>ATP</w:t>
      </w:r>
      <w:r>
        <w:rPr>
          <w:rFonts w:hint="eastAsia"/>
        </w:rPr>
        <w:t>软件每周期查询</w:t>
      </w:r>
      <w:r>
        <w:rPr>
          <w:rFonts w:hint="eastAsia"/>
        </w:rPr>
        <w:t>CCNV</w:t>
      </w:r>
      <w:r>
        <w:rPr>
          <w:rFonts w:hint="eastAsia"/>
        </w:rPr>
        <w:t>是否有转发来自</w:t>
      </w:r>
      <w:r>
        <w:rPr>
          <w:rFonts w:hint="eastAsia"/>
        </w:rPr>
        <w:t>VIOM</w:t>
      </w:r>
      <w:r>
        <w:rPr>
          <w:rFonts w:hint="eastAsia"/>
        </w:rPr>
        <w:t>的安全消息，包括来自</w:t>
      </w:r>
      <w:r w:rsidRPr="00451353">
        <w:rPr>
          <w:rStyle w:val="aff1"/>
          <w:rFonts w:hint="eastAsia"/>
        </w:rPr>
        <w:t>END_1</w:t>
      </w:r>
      <w:r>
        <w:rPr>
          <w:rFonts w:hint="eastAsia"/>
        </w:rPr>
        <w:t>和</w:t>
      </w:r>
      <w:r w:rsidRPr="00451353">
        <w:rPr>
          <w:rStyle w:val="aff1"/>
          <w:rFonts w:hint="eastAsia"/>
        </w:rPr>
        <w:t>END_2</w:t>
      </w:r>
      <w:r>
        <w:rPr>
          <w:rFonts w:hint="eastAsia"/>
        </w:rPr>
        <w:t>端车头的各</w:t>
      </w:r>
      <w:r>
        <w:rPr>
          <w:rFonts w:hint="eastAsia"/>
        </w:rPr>
        <w:t>2</w:t>
      </w:r>
      <w:r>
        <w:rPr>
          <w:rFonts w:hint="eastAsia"/>
        </w:rPr>
        <w:t>路</w:t>
      </w:r>
      <w:r>
        <w:rPr>
          <w:rFonts w:hint="eastAsia"/>
        </w:rPr>
        <w:t>VIOM</w:t>
      </w:r>
      <w:r>
        <w:rPr>
          <w:rFonts w:hint="eastAsia"/>
        </w:rPr>
        <w:t>。消息结构如</w:t>
      </w:r>
      <w:r>
        <w:fldChar w:fldCharType="begin"/>
      </w:r>
      <w:r>
        <w:instrText xml:space="preserve"> </w:instrText>
      </w:r>
      <w:r>
        <w:rPr>
          <w:rFonts w:hint="eastAsia"/>
        </w:rPr>
        <w:instrText>REF _Ref277777176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11</w:t>
      </w:r>
      <w:r>
        <w:fldChar w:fldCharType="end"/>
      </w:r>
      <w:r>
        <w:rPr>
          <w:rFonts w:hint="eastAsia"/>
        </w:rPr>
        <w:t>，</w:t>
      </w:r>
      <w:r>
        <w:rPr>
          <w:rFonts w:hint="eastAsia"/>
        </w:rPr>
        <w:t>ATP</w:t>
      </w:r>
      <w:r>
        <w:rPr>
          <w:rFonts w:hint="eastAsia"/>
        </w:rPr>
        <w:t>软件将其解析生成</w:t>
      </w:r>
      <w:r>
        <w:rPr>
          <w:rStyle w:val="aff2"/>
          <w:rFonts w:hint="eastAsia"/>
        </w:rPr>
        <w:t>VIOM1VitalInput</w:t>
      </w:r>
      <w:r>
        <w:rPr>
          <w:rFonts w:hint="eastAsia"/>
        </w:rPr>
        <w:t>，或</w:t>
      </w:r>
      <w:r w:rsidRPr="00E15340">
        <w:rPr>
          <w:rStyle w:val="aff2"/>
          <w:rFonts w:hint="eastAsia"/>
        </w:rPr>
        <w:t>VIOM2V</w:t>
      </w:r>
      <w:r>
        <w:rPr>
          <w:rStyle w:val="aff2"/>
          <w:rFonts w:hint="eastAsia"/>
        </w:rPr>
        <w:t>i</w:t>
      </w:r>
      <w:r w:rsidRPr="00E15340">
        <w:rPr>
          <w:rStyle w:val="aff2"/>
          <w:rFonts w:hint="eastAsia"/>
        </w:rPr>
        <w:t>talInput</w:t>
      </w:r>
      <w:r>
        <w:rPr>
          <w:rFonts w:hint="eastAsia"/>
        </w:rPr>
        <w:t>，规则如下：</w:t>
      </w:r>
    </w:p>
    <w:p w:rsidR="00E15340" w:rsidP="00FA0FBB" w:rsidRDefault="00E15340">
      <w:pPr>
        <w:pStyle w:val="AltX"/>
      </w:pPr>
      <w:r>
        <w:rPr>
          <w:rFonts w:hint="eastAsia"/>
        </w:rPr>
        <w:t>如果没有收到某个</w:t>
      </w:r>
      <w:r>
        <w:rPr>
          <w:rFonts w:hint="eastAsia"/>
        </w:rPr>
        <w:t>VIOM</w:t>
      </w:r>
      <w:r>
        <w:rPr>
          <w:rFonts w:hint="eastAsia"/>
        </w:rPr>
        <w:t>的消息，或者</w:t>
      </w:r>
      <w:r>
        <w:rPr>
          <w:rFonts w:hint="eastAsia"/>
        </w:rPr>
        <w:t>CRC</w:t>
      </w:r>
      <w:r>
        <w:rPr>
          <w:rFonts w:hint="eastAsia"/>
        </w:rPr>
        <w:t>校验或</w:t>
      </w:r>
      <w:r>
        <w:rPr>
          <w:rFonts w:hint="eastAsia"/>
        </w:rPr>
        <w:t>SACEM</w:t>
      </w:r>
      <w:r>
        <w:rPr>
          <w:rFonts w:hint="eastAsia"/>
        </w:rPr>
        <w:t>校核字错误，则将丢弃该</w:t>
      </w:r>
      <w:r>
        <w:rPr>
          <w:rFonts w:hint="eastAsia"/>
        </w:rPr>
        <w:t>VIOM</w:t>
      </w:r>
      <w:r>
        <w:rPr>
          <w:rFonts w:hint="eastAsia"/>
        </w:rPr>
        <w:t>信息；</w:t>
      </w:r>
    </w:p>
    <w:p w:rsidR="00E15340" w:rsidP="00FA0FBB" w:rsidRDefault="00E15340">
      <w:pPr>
        <w:pStyle w:val="AltX"/>
      </w:pPr>
      <w:r>
        <w:rPr>
          <w:rFonts w:hint="eastAsia"/>
        </w:rPr>
        <w:t>否则，生成如</w:t>
      </w:r>
      <w:r>
        <w:fldChar w:fldCharType="begin"/>
      </w:r>
      <w:r>
        <w:instrText xml:space="preserve"> REF ST_VIOM_INPUT \h </w:instrText>
      </w:r>
      <w:r>
        <w:fldChar w:fldCharType="separate"/>
      </w:r>
      <w:r w:rsidRPr="007B38A4" w:rsidR="00DE178B">
        <w:rPr>
          <w:rStyle w:val="DATATYPE"/>
        </w:rPr>
        <w:t>ST_VIOM_INPUT</w:t>
      </w:r>
      <w:r>
        <w:fldChar w:fldCharType="end"/>
      </w:r>
      <w:r>
        <w:rPr>
          <w:rFonts w:hint="eastAsia"/>
        </w:rPr>
        <w:t>结构的全局变量。</w:t>
      </w:r>
    </w:p>
    <w:p w:rsidR="00E15340" w:rsidP="00C93484" w:rsidRDefault="00E15340">
      <w:pPr>
        <w:pStyle w:val="Reqtify"/>
      </w:pPr>
      <w:r>
        <w:rPr>
          <w:rFonts w:hint="eastAsia"/>
        </w:rPr>
        <w:t xml:space="preserve">Every cycle, ATP software queries whether there are vital rolling stock inputs messages transmitted from CCNV, which acquired by at most four VIOM from both </w:t>
      </w:r>
      <w:r w:rsidRPr="00451353">
        <w:rPr>
          <w:rStyle w:val="aff1"/>
          <w:rFonts w:hint="eastAsia"/>
        </w:rPr>
        <w:t>END_1</w:t>
      </w:r>
      <w:r>
        <w:rPr>
          <w:rFonts w:hint="eastAsia"/>
        </w:rPr>
        <w:t xml:space="preserve"> and </w:t>
      </w:r>
      <w:r w:rsidRPr="00451353">
        <w:rPr>
          <w:rStyle w:val="aff1"/>
          <w:rFonts w:hint="eastAsia"/>
        </w:rPr>
        <w:t>END_2</w:t>
      </w:r>
      <w:r>
        <w:rPr>
          <w:rFonts w:hint="eastAsia"/>
        </w:rPr>
        <w:t xml:space="preserve">. The structure of the inputs message are </w:t>
      </w:r>
      <w:r>
        <w:fldChar w:fldCharType="begin"/>
      </w:r>
      <w:r>
        <w:instrText xml:space="preserve"> </w:instrText>
      </w:r>
      <w:r>
        <w:rPr>
          <w:rFonts w:hint="eastAsia"/>
        </w:rPr>
        <w:instrText>REF _Ref277777176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11</w:t>
      </w:r>
      <w:r>
        <w:fldChar w:fldCharType="end"/>
      </w:r>
      <w:r>
        <w:rPr>
          <w:rFonts w:hint="eastAsia"/>
        </w:rPr>
        <w:t xml:space="preserve">, and ATP shall receive and store them into </w:t>
      </w:r>
      <w:r w:rsidRPr="008A3AF1">
        <w:rPr>
          <w:rStyle w:val="aff2"/>
          <w:rFonts w:hint="eastAsia"/>
        </w:rPr>
        <w:t>VIOM1V</w:t>
      </w:r>
      <w:r>
        <w:rPr>
          <w:rStyle w:val="aff2"/>
          <w:rFonts w:hint="eastAsia"/>
        </w:rPr>
        <w:t>i</w:t>
      </w:r>
      <w:r w:rsidRPr="008A3AF1">
        <w:rPr>
          <w:rStyle w:val="aff2"/>
          <w:rFonts w:hint="eastAsia"/>
        </w:rPr>
        <w:t>tallInput</w:t>
      </w:r>
      <w:r>
        <w:rPr>
          <w:rFonts w:hint="eastAsia"/>
        </w:rPr>
        <w:t xml:space="preserve">.or </w:t>
      </w:r>
      <w:r w:rsidRPr="00E15340">
        <w:rPr>
          <w:rStyle w:val="aff2"/>
          <w:rFonts w:hint="eastAsia"/>
        </w:rPr>
        <w:t>VIOM2VitalInput</w:t>
      </w:r>
      <w:r>
        <w:rPr>
          <w:rFonts w:hint="eastAsia"/>
        </w:rPr>
        <w:t>. The receiving and storing rules are following:</w:t>
      </w:r>
    </w:p>
    <w:p w:rsidR="00E15340" w:rsidP="00FA0FBB" w:rsidRDefault="00E15340">
      <w:pPr>
        <w:pStyle w:val="AltX"/>
      </w:pPr>
      <w:r>
        <w:rPr>
          <w:rFonts w:hint="eastAsia"/>
        </w:rPr>
        <w:t>If there is no message from VIOM, or the CRC or vital checksum of the received message failed, ATP shall discard this message;</w:t>
      </w:r>
    </w:p>
    <w:p w:rsidR="00E15340" w:rsidP="00FA0FBB" w:rsidRDefault="00E15340">
      <w:pPr>
        <w:pStyle w:val="AltX"/>
      </w:pPr>
      <w:r>
        <w:rPr>
          <w:rFonts w:hint="eastAsia"/>
        </w:rPr>
        <w:t xml:space="preserve">Otherwise, generate the structure of global variable such as </w:t>
      </w:r>
      <w:r>
        <w:fldChar w:fldCharType="begin"/>
      </w:r>
      <w:r>
        <w:instrText xml:space="preserve"> REF ST_VIOM_INPUT \h </w:instrText>
      </w:r>
      <w:r>
        <w:fldChar w:fldCharType="separate"/>
      </w:r>
      <w:r w:rsidRPr="007B38A4" w:rsidR="00DE178B">
        <w:rPr>
          <w:rStyle w:val="DATATYPE"/>
        </w:rPr>
        <w:t>ST_VIOM_INPUT</w:t>
      </w:r>
      <w:r>
        <w:fldChar w:fldCharType="end"/>
      </w:r>
      <w:r>
        <w:rPr>
          <w:rFonts w:hint="eastAsia"/>
        </w:rPr>
        <w:t>.</w:t>
      </w:r>
    </w:p>
    <w:p w:rsidRPr="00E15340" w:rsidR="00E15340" w:rsidP="00C93484" w:rsidRDefault="00E15340">
      <w:pPr>
        <w:pStyle w:val="Reqtify"/>
      </w:pPr>
    </w:p>
    <w:p w:rsidRPr="00982155" w:rsidR="00334C81" w:rsidP="0012674A" w:rsidRDefault="00775398">
      <w:pPr>
        <w:pStyle w:val="4"/>
      </w:pPr>
      <w:r>
        <w:rPr>
          <w:rFonts w:hint="eastAsia"/>
        </w:rPr>
        <w:t>VIOM1 -&gt; ATP</w:t>
      </w:r>
    </w:p>
    <w:p w:rsidR="00334C81" w:rsidP="00334C81" w:rsidRDefault="00334C81">
      <w:pPr>
        <w:pStyle w:val="ReqtifyAltR"/>
      </w:pPr>
      <w:r>
        <w:t>[iTC_CC_ATP-SwRS-</w:t>
      </w:r>
      <w:r>
        <w:rPr>
          <w:rFonts w:hint="eastAsia"/>
        </w:rPr>
        <w:t>0468</w:t>
      </w:r>
      <w:r>
        <w:t>]</w:t>
      </w:r>
    </w:p>
    <w:p w:rsidR="00334C81" w:rsidP="00C93484" w:rsidRDefault="003B253D">
      <w:pPr>
        <w:pStyle w:val="Reqtify"/>
      </w:pPr>
      <w:bookmarkStart w:name="VIOM1VitalInputsReceived" w:id="1124"/>
      <w:r w:rsidRPr="00D7275B">
        <w:rPr>
          <w:rStyle w:val="aff2"/>
          <w:bCs w:val="0"/>
          <w:iCs w:val="0"/>
        </w:rPr>
        <w:t>VIOM1VitalInputsReceived</w:t>
      </w:r>
      <w:bookmarkEnd w:id="1124"/>
      <w:r w:rsidR="00334C81">
        <w:rPr>
          <w:rFonts w:hint="eastAsia"/>
        </w:rPr>
        <w:t>，</w:t>
      </w:r>
      <w:r w:rsidR="00E15340">
        <w:rPr>
          <w:rFonts w:hint="eastAsia"/>
        </w:rPr>
        <w:t>ATP</w:t>
      </w:r>
      <w:r w:rsidR="00E15340">
        <w:rPr>
          <w:rFonts w:hint="eastAsia"/>
        </w:rPr>
        <w:t>判断是否收到了来自</w:t>
      </w:r>
      <w:r w:rsidR="00E15340">
        <w:rPr>
          <w:rFonts w:hint="eastAsia"/>
        </w:rPr>
        <w:t>VIOM1</w:t>
      </w:r>
      <w:r w:rsidR="00E15340">
        <w:rPr>
          <w:rFonts w:hint="eastAsia"/>
        </w:rPr>
        <w:t>的安全输入消息。</w:t>
      </w:r>
    </w:p>
    <w:p w:rsidR="00334C81" w:rsidP="00C93484" w:rsidRDefault="00E15340">
      <w:pPr>
        <w:pStyle w:val="Reqtify"/>
      </w:pPr>
      <w:r>
        <w:rPr>
          <w:rFonts w:hint="eastAsia"/>
        </w:rPr>
        <w:t>ATP determines whether received a safety input message from VIOM1.</w:t>
      </w:r>
    </w:p>
    <w:p w:rsidRPr="00DB7B2F" w:rsidR="00334C81" w:rsidP="000431E0" w:rsidRDefault="00334C81">
      <w:pPr>
        <w:pStyle w:val="af7"/>
      </w:pPr>
      <w:r w:rsidRPr="00DB7B2F">
        <w:t xml:space="preserve">def </w:t>
      </w:r>
      <w:hyperlink w:history="1" w:anchor="VIOM1VitalInputsReceived">
        <w:r w:rsidR="003B253D">
          <w:rPr>
            <w:rStyle w:val="ac"/>
          </w:rPr>
          <w:t>VIOM1VitalInputsReceived</w:t>
        </w:r>
      </w:hyperlink>
      <w:r w:rsidRPr="00DB7B2F">
        <w:t>(viom</w:t>
      </w:r>
      <w:r w:rsidR="00354F88">
        <w:t>I</w:t>
      </w:r>
      <w:r w:rsidRPr="00DB7B2F">
        <w:t>d, k):</w:t>
      </w:r>
    </w:p>
    <w:p w:rsidR="00334C81" w:rsidP="000431E0" w:rsidRDefault="00334C81">
      <w:pPr>
        <w:pStyle w:val="af7"/>
      </w:pPr>
      <w:r w:rsidRPr="00DB7B2F">
        <w:t xml:space="preserve">    </w:t>
      </w:r>
      <w:r w:rsidRPr="007563C5">
        <w:t xml:space="preserve">return </w:t>
      </w:r>
      <w:hyperlink w:history="1" w:anchor="Received">
        <w:r w:rsidRPr="00A04216">
          <w:rPr>
            <w:rStyle w:val="ac"/>
          </w:rPr>
          <w:t>Message</w:t>
        </w:r>
        <w:r w:rsidRPr="00A04216" w:rsidR="00354F88">
          <w:rPr>
            <w:rStyle w:val="ac"/>
          </w:rPr>
          <w:t>.R</w:t>
        </w:r>
        <w:r w:rsidRPr="00A04216">
          <w:rPr>
            <w:rStyle w:val="ac"/>
          </w:rPr>
          <w:t>eceived</w:t>
        </w:r>
      </w:hyperlink>
      <w:r w:rsidRPr="007563C5">
        <w:t>(</w:t>
      </w:r>
      <w:hyperlink w:history="1" w:anchor="VIOM1VitalInput">
        <w:r w:rsidR="003B253D">
          <w:rPr>
            <w:rStyle w:val="ac"/>
          </w:rPr>
          <w:t>VIOM1VitalInput</w:t>
        </w:r>
      </w:hyperlink>
      <w:r w:rsidRPr="007563C5">
        <w:t>(viom</w:t>
      </w:r>
      <w:r w:rsidR="00354F88">
        <w:t>I</w:t>
      </w:r>
      <w:r w:rsidRPr="007563C5">
        <w:t>d), k)</w:t>
      </w:r>
    </w:p>
    <w:p w:rsidRPr="00FC72DB" w:rsidR="00334C81" w:rsidP="00C93484" w:rsidRDefault="00334C81">
      <w:pPr>
        <w:pStyle w:val="Reqtify"/>
      </w:pPr>
      <w:r w:rsidRPr="00FC72DB">
        <w:rPr>
          <w:rFonts w:hint="eastAsia"/>
        </w:rPr>
        <w:t>其中</w:t>
      </w:r>
      <w:r w:rsidRPr="00FC72DB">
        <w:rPr>
          <w:rFonts w:hint="eastAsia"/>
        </w:rPr>
        <w:t>viom</w:t>
      </w:r>
      <w:r w:rsidR="00354F88">
        <w:rPr>
          <w:rFonts w:hint="eastAsia"/>
        </w:rPr>
        <w:t>I</w:t>
      </w:r>
      <w:r w:rsidRPr="00FC72DB">
        <w:rPr>
          <w:rFonts w:hint="eastAsia"/>
        </w:rPr>
        <w:t>d</w:t>
      </w:r>
      <w:r w:rsidRPr="00FC72DB">
        <w:rPr>
          <w:rFonts w:hint="eastAsia"/>
        </w:rPr>
        <w:t>取值为</w:t>
      </w:r>
      <w:r w:rsidRPr="00FC72DB">
        <w:rPr>
          <w:rFonts w:hint="eastAsia"/>
        </w:rPr>
        <w:t>0</w:t>
      </w:r>
      <w:r w:rsidRPr="00FC72DB">
        <w:rPr>
          <w:rFonts w:hint="eastAsia"/>
        </w:rPr>
        <w:t>或</w:t>
      </w:r>
      <w:r w:rsidRPr="00FC72DB">
        <w:rPr>
          <w:rFonts w:hint="eastAsia"/>
        </w:rPr>
        <w:t>1</w:t>
      </w:r>
      <w:r w:rsidRPr="00FC72DB">
        <w:rPr>
          <w:rFonts w:hint="eastAsia"/>
        </w:rPr>
        <w:t>，表示位于</w:t>
      </w:r>
      <w:r w:rsidRPr="00451353">
        <w:rPr>
          <w:rStyle w:val="aff1"/>
          <w:rFonts w:hint="eastAsia"/>
        </w:rPr>
        <w:t>END_1</w:t>
      </w:r>
      <w:r w:rsidRPr="00FC72DB">
        <w:rPr>
          <w:rFonts w:hint="eastAsia"/>
        </w:rPr>
        <w:t>车头</w:t>
      </w:r>
      <w:r w:rsidRPr="00FC72DB">
        <w:rPr>
          <w:rFonts w:hint="eastAsia"/>
        </w:rPr>
        <w:t>2</w:t>
      </w:r>
      <w:r w:rsidRPr="00FC72DB">
        <w:rPr>
          <w:rFonts w:hint="eastAsia"/>
        </w:rPr>
        <w:t>个</w:t>
      </w:r>
      <w:r w:rsidRPr="00FC72DB">
        <w:rPr>
          <w:rFonts w:hint="eastAsia"/>
        </w:rPr>
        <w:t>VIOM</w:t>
      </w:r>
      <w:r w:rsidRPr="00FC72DB">
        <w:rPr>
          <w:rFonts w:hint="eastAsia"/>
        </w:rPr>
        <w:t>中的</w:t>
      </w:r>
      <w:r w:rsidRPr="00FC72DB">
        <w:rPr>
          <w:rFonts w:hint="eastAsia"/>
        </w:rPr>
        <w:t>1</w:t>
      </w:r>
      <w:r w:rsidRPr="00FC72DB">
        <w:rPr>
          <w:rFonts w:hint="eastAsia"/>
        </w:rPr>
        <w:t>个。</w:t>
      </w:r>
    </w:p>
    <w:p w:rsidR="00334C81" w:rsidP="00C93484" w:rsidRDefault="00334C81">
      <w:pPr>
        <w:pStyle w:val="Reqtify"/>
      </w:pPr>
      <w:r w:rsidRPr="00FC72DB">
        <w:rPr>
          <w:rFonts w:hint="eastAsia"/>
        </w:rPr>
        <w:t>During the calculation, the value viom</w:t>
      </w:r>
      <w:r w:rsidR="00354F88">
        <w:rPr>
          <w:rFonts w:hint="eastAsia"/>
        </w:rPr>
        <w:t>I</w:t>
      </w:r>
      <w:r w:rsidRPr="00FC72DB">
        <w:rPr>
          <w:rFonts w:hint="eastAsia"/>
        </w:rPr>
        <w:t xml:space="preserve">d is either zero or one, which represents one of the two VIOM in the train </w:t>
      </w:r>
      <w:r w:rsidRPr="00451353">
        <w:rPr>
          <w:rStyle w:val="aff1"/>
          <w:rFonts w:hint="eastAsia"/>
        </w:rPr>
        <w:t>END_1</w:t>
      </w:r>
      <w:r w:rsidRPr="00FC72DB">
        <w:rPr>
          <w:rFonts w:hint="eastAsia"/>
        </w:rPr>
        <w:t>.</w:t>
      </w:r>
    </w:p>
    <w:p w:rsidR="00334C81" w:rsidP="000C0D62" w:rsidRDefault="00334C81">
      <w:pPr>
        <w:pStyle w:val="ReqtifyAltQ"/>
      </w:pPr>
      <w:r w:rsidRPr="008A1414">
        <w:t>#Category=Functional</w:t>
      </w:r>
    </w:p>
    <w:p w:rsidR="00334C81" w:rsidP="000C0D62" w:rsidRDefault="00334C81">
      <w:pPr>
        <w:pStyle w:val="ReqtifyAltQ"/>
      </w:pPr>
      <w:r w:rsidRPr="008A1414">
        <w:t>#Contribution</w:t>
      </w:r>
      <w:r>
        <w:t>=SIL4</w:t>
      </w:r>
    </w:p>
    <w:p w:rsidR="009328EA" w:rsidP="000C0D62" w:rsidRDefault="00334C81">
      <w:pPr>
        <w:pStyle w:val="ReqtifyAltQ"/>
        <w:rPr>
          <w:ins w:author="常鸣" w:date="2014-07-03T14:27:00Z" w:id="1125"/>
        </w:rPr>
      </w:pPr>
      <w:del w:author="常鸣" w:date="2014-07-03T14:27:00Z" w:id="1126">
        <w:r w:rsidRPr="008A1414" w:rsidDel="009328EA">
          <w:delText>#S</w:delText>
        </w:r>
      </w:del>
      <w:ins w:author="常鸣" w:date="2014-07-03T14:27:00Z" w:id="1127">
        <w:r w:rsidR="009328EA">
          <w:t>#Allocation=ATP Software</w:t>
        </w:r>
      </w:ins>
    </w:p>
    <w:p w:rsidR="00334C81" w:rsidP="000C0D62" w:rsidRDefault="009328EA">
      <w:pPr>
        <w:pStyle w:val="ReqtifyAltQ"/>
      </w:pPr>
      <w:ins w:author="常鸣" w:date="2014-07-03T14:27:00Z" w:id="1128">
        <w:r>
          <w:t>#S</w:t>
        </w:r>
      </w:ins>
      <w:r w:rsidRPr="008A1414" w:rsidR="00334C81">
        <w:t>ource=</w:t>
      </w:r>
      <w:r w:rsidRPr="00DB0ED4" w:rsidR="00334C81">
        <w:t>[</w:t>
      </w:r>
      <w:r w:rsidR="00334C81">
        <w:t>iTC_CC-SyAD</w:t>
      </w:r>
      <w:r w:rsidRPr="00DB0ED4" w:rsidR="00334C81">
        <w:t>-</w:t>
      </w:r>
      <w:r w:rsidR="00334C81">
        <w:rPr>
          <w:rFonts w:hint="eastAsia"/>
        </w:rPr>
        <w:t>0031</w:t>
      </w:r>
      <w:r w:rsidRPr="00DB0ED4" w:rsidR="00334C81">
        <w:rPr>
          <w:rFonts w:hint="eastAsia"/>
        </w:rPr>
        <w:t>]</w:t>
      </w:r>
      <w:r w:rsidR="00334C81">
        <w:rPr>
          <w:rFonts w:hint="eastAsia"/>
        </w:rPr>
        <w:t xml:space="preserve">, </w:t>
      </w:r>
      <w:r w:rsidRPr="009F680B" w:rsidR="00334C81">
        <w:t>[iTC_CC-SyAD-0961]</w:t>
      </w:r>
      <w:r w:rsidR="00334C81">
        <w:rPr>
          <w:rFonts w:hint="eastAsia"/>
        </w:rPr>
        <w:t>, [</w:t>
      </w:r>
      <w:r w:rsidR="00334C81">
        <w:t>iTC_CC_ATP_SwHA</w:t>
      </w:r>
      <w:r w:rsidRPr="00CA7F59" w:rsidR="00334C81">
        <w:t>-0017</w:t>
      </w:r>
      <w:r w:rsidR="00334C81">
        <w:rPr>
          <w:rFonts w:hint="eastAsia"/>
        </w:rPr>
        <w:t>],</w:t>
      </w:r>
      <w:r w:rsidRPr="00A5017B" w:rsidR="00334C81">
        <w:t xml:space="preserve"> [iTC_CC-SyAD-0988]</w:t>
      </w:r>
      <w:r w:rsidR="00334C81">
        <w:rPr>
          <w:rFonts w:hint="eastAsia"/>
        </w:rPr>
        <w:t>,</w:t>
      </w:r>
      <w:r w:rsidRPr="002F43AF" w:rsidR="00334C81">
        <w:t xml:space="preserve"> [iTC_CC_VLE-2-DVCOM-2-SyID-0036]</w:t>
      </w:r>
      <w:r w:rsidR="00334C81">
        <w:rPr>
          <w:rFonts w:hint="eastAsia"/>
        </w:rPr>
        <w:t>,</w:t>
      </w:r>
      <w:r w:rsidRPr="002F43AF" w:rsidR="00334C81">
        <w:t xml:space="preserve"> </w:t>
      </w:r>
      <w:r w:rsidR="00334C81">
        <w:t>[iTC_CC_VLE-2-DVCOM-2-SyID-003</w:t>
      </w:r>
      <w:r w:rsidR="00334C81">
        <w:rPr>
          <w:rFonts w:hint="eastAsia"/>
        </w:rPr>
        <w:t>7</w:t>
      </w:r>
      <w:r w:rsidRPr="002F43AF" w:rsidR="00334C81">
        <w:t>]</w:t>
      </w:r>
    </w:p>
    <w:p w:rsidR="00334C81" w:rsidP="000C0D62" w:rsidRDefault="00334C81">
      <w:pPr>
        <w:pStyle w:val="ReqtifyAltQ"/>
      </w:pPr>
      <w:r w:rsidRPr="008A1414">
        <w:t>[End]</w:t>
      </w:r>
    </w:p>
    <w:p w:rsidR="00334C81" w:rsidP="00C93484" w:rsidRDefault="00334C81">
      <w:pPr>
        <w:pStyle w:val="Reqtify"/>
      </w:pPr>
    </w:p>
    <w:p w:rsidR="00334C81" w:rsidP="00C93484" w:rsidRDefault="00334C81">
      <w:pPr>
        <w:pStyle w:val="Reqtify"/>
      </w:pPr>
    </w:p>
    <w:p w:rsidR="00334C81" w:rsidP="00334C81" w:rsidRDefault="00334C81">
      <w:pPr>
        <w:pStyle w:val="ReqtifyAltR"/>
      </w:pPr>
      <w:r>
        <w:t>[iTC_CC_ATP-SwRS-</w:t>
      </w:r>
      <w:r>
        <w:rPr>
          <w:rFonts w:hint="eastAsia"/>
        </w:rPr>
        <w:t>0060</w:t>
      </w:r>
      <w:r>
        <w:t>]</w:t>
      </w:r>
    </w:p>
    <w:p w:rsidR="00334C81" w:rsidP="00C93484" w:rsidRDefault="003B253D">
      <w:pPr>
        <w:pStyle w:val="Reqtify"/>
      </w:pPr>
      <w:bookmarkStart w:name="VIOM1VitalInputsAvailable" w:id="1129"/>
      <w:r w:rsidRPr="00D7275B">
        <w:rPr>
          <w:rStyle w:val="aff2"/>
          <w:bCs w:val="0"/>
          <w:iCs w:val="0"/>
        </w:rPr>
        <w:t>VIOM1VitalInputsAvailable</w:t>
      </w:r>
      <w:bookmarkEnd w:id="1129"/>
      <w:r w:rsidR="00334C81">
        <w:rPr>
          <w:rFonts w:hint="eastAsia"/>
        </w:rPr>
        <w:t>，通过通信接口，获取来自</w:t>
      </w:r>
      <w:r w:rsidR="00334C81">
        <w:rPr>
          <w:rFonts w:hint="eastAsia"/>
        </w:rPr>
        <w:t>VIOM1</w:t>
      </w:r>
      <w:r w:rsidR="00334C81">
        <w:rPr>
          <w:rFonts w:hint="eastAsia"/>
        </w:rPr>
        <w:t>的安全输入消息，并判断消息传输的时间有效性以及顺序的正确性。</w:t>
      </w:r>
    </w:p>
    <w:p w:rsidR="00334C81" w:rsidP="00C93484" w:rsidRDefault="00334C81">
      <w:pPr>
        <w:pStyle w:val="Reqtify"/>
      </w:pPr>
      <w:r w:rsidRPr="00775C55">
        <w:rPr>
          <w:rFonts w:hint="eastAsia"/>
        </w:rPr>
        <w:t xml:space="preserve">Through the communication, ATP </w:t>
      </w:r>
      <w:r w:rsidRPr="0039004F">
        <w:rPr>
          <w:rFonts w:hint="eastAsia"/>
        </w:rPr>
        <w:t xml:space="preserve">gets the </w:t>
      </w:r>
      <w:r>
        <w:rPr>
          <w:rFonts w:hint="eastAsia"/>
        </w:rPr>
        <w:t>vital</w:t>
      </w:r>
      <w:r w:rsidRPr="0039004F">
        <w:rPr>
          <w:rFonts w:hint="eastAsia"/>
        </w:rPr>
        <w:t xml:space="preserve"> input message from VIOM1</w:t>
      </w:r>
      <w:r>
        <w:rPr>
          <w:rFonts w:hint="eastAsia"/>
        </w:rPr>
        <w:t xml:space="preserve"> and </w:t>
      </w:r>
      <w:r w:rsidRPr="0039004F">
        <w:t>decides</w:t>
      </w:r>
      <w:r w:rsidRPr="0039004F">
        <w:rPr>
          <w:rFonts w:hint="eastAsia"/>
        </w:rPr>
        <w:t xml:space="preserve"> the time effectiveness</w:t>
      </w:r>
      <w:r>
        <w:rPr>
          <w:rFonts w:hint="eastAsia"/>
        </w:rPr>
        <w:t xml:space="preserve"> and </w:t>
      </w:r>
      <w:r w:rsidRPr="0039004F">
        <w:rPr>
          <w:rFonts w:hint="eastAsia"/>
        </w:rPr>
        <w:t xml:space="preserve">the correctness of the sequence of the message, which defined as </w:t>
      </w:r>
      <w:hyperlink w:history="1" w:anchor="VIOM1VitalInputsAvailable">
        <w:r w:rsidR="003B253D">
          <w:rPr>
            <w:rStyle w:val="ac"/>
            <w:noProof/>
          </w:rPr>
          <w:t>VIOM1VitalInputsAvailable</w:t>
        </w:r>
      </w:hyperlink>
      <w:r w:rsidRPr="0039004F">
        <w:rPr>
          <w:rFonts w:hint="eastAsia"/>
        </w:rPr>
        <w:t>.</w:t>
      </w:r>
    </w:p>
    <w:p w:rsidRPr="00DB7B2F" w:rsidR="00334C81" w:rsidP="000431E0" w:rsidRDefault="00334C81">
      <w:pPr>
        <w:pStyle w:val="af7"/>
      </w:pPr>
      <w:r w:rsidRPr="00DB7B2F">
        <w:t xml:space="preserve">def </w:t>
      </w:r>
      <w:hyperlink w:history="1" w:anchor="VIOM1VitalInputsAvailable">
        <w:r w:rsidR="003B253D">
          <w:rPr>
            <w:rStyle w:val="ac"/>
          </w:rPr>
          <w:t>VIOM1VitalInputsAvailable</w:t>
        </w:r>
      </w:hyperlink>
      <w:r w:rsidRPr="00DB7B2F">
        <w:t>(</w:t>
      </w:r>
      <w:r w:rsidR="00260F61">
        <w:rPr>
          <w:rFonts w:hint="eastAsia"/>
        </w:rPr>
        <w:t>V</w:t>
      </w:r>
      <w:r w:rsidRPr="00DB7B2F">
        <w:t>iom</w:t>
      </w:r>
      <w:r w:rsidR="00354F88">
        <w:t>I</w:t>
      </w:r>
      <w:r w:rsidRPr="00DB7B2F">
        <w:t>d, k):</w:t>
      </w:r>
    </w:p>
    <w:p w:rsidRPr="0019471B" w:rsidR="00334C81" w:rsidP="000431E0" w:rsidRDefault="00334C81">
      <w:pPr>
        <w:pStyle w:val="af7"/>
      </w:pPr>
      <w:r w:rsidRPr="00DB7B2F">
        <w:t xml:space="preserve">    </w:t>
      </w:r>
      <w:r w:rsidRPr="0019471B">
        <w:t>return Message</w:t>
      </w:r>
      <w:r w:rsidR="00354F88">
        <w:t>.</w:t>
      </w:r>
      <w:hyperlink w:history="1" w:anchor="Available">
        <w:r w:rsidR="00783A38">
          <w:rPr>
            <w:rStyle w:val="ac"/>
          </w:rPr>
          <w:t>Available</w:t>
        </w:r>
      </w:hyperlink>
      <w:r w:rsidRPr="0019471B">
        <w:t>(</w:t>
      </w:r>
      <w:hyperlink w:history="1" w:anchor="VIOM1VitalInputsReceived">
        <w:r w:rsidR="003B253D">
          <w:rPr>
            <w:rStyle w:val="ac"/>
          </w:rPr>
          <w:t>VIOM1VitalInputsReceived</w:t>
        </w:r>
      </w:hyperlink>
      <w:r w:rsidRPr="0019471B">
        <w:t>(</w:t>
      </w:r>
      <w:r w:rsidR="00260F61">
        <w:rPr>
          <w:rFonts w:hint="eastAsia"/>
        </w:rPr>
        <w:t>V</w:t>
      </w:r>
      <w:r w:rsidRPr="0019471B">
        <w:t>iom</w:t>
      </w:r>
      <w:r w:rsidR="00354F88">
        <w:t>I</w:t>
      </w:r>
      <w:r w:rsidRPr="0019471B">
        <w:t>d, k),</w:t>
      </w:r>
    </w:p>
    <w:p w:rsidRPr="0019471B" w:rsidR="00334C81" w:rsidP="000431E0" w:rsidRDefault="00334C81">
      <w:pPr>
        <w:pStyle w:val="af7"/>
      </w:pPr>
      <w:r w:rsidRPr="0019471B">
        <w:t xml:space="preserve">                             </w:t>
      </w:r>
      <w:hyperlink w:history="1" w:anchor="VIOM1VitalInput">
        <w:r w:rsidR="003B253D">
          <w:rPr>
            <w:rStyle w:val="ac"/>
          </w:rPr>
          <w:t>VIOM1VitalInput</w:t>
        </w:r>
      </w:hyperlink>
      <w:r w:rsidRPr="0019471B">
        <w:t>(</w:t>
      </w:r>
      <w:r w:rsidR="00260F61">
        <w:rPr>
          <w:rFonts w:hint="eastAsia"/>
        </w:rPr>
        <w:t>V</w:t>
      </w:r>
      <w:r w:rsidRPr="0019471B">
        <w:t>iom</w:t>
      </w:r>
      <w:r w:rsidR="00354F88">
        <w:t>I</w:t>
      </w:r>
      <w:r w:rsidRPr="0019471B">
        <w:t>d)</w:t>
      </w:r>
      <w:r w:rsidR="00354F88">
        <w:t>.A</w:t>
      </w:r>
      <w:r w:rsidRPr="0019471B">
        <w:t>tp</w:t>
      </w:r>
      <w:r w:rsidR="00354F88">
        <w:t>L</w:t>
      </w:r>
      <w:r w:rsidRPr="0019471B">
        <w:t>oop</w:t>
      </w:r>
      <w:r w:rsidR="00354F88">
        <w:t>H</w:t>
      </w:r>
      <w:r w:rsidRPr="0019471B">
        <w:t>our,</w:t>
      </w:r>
    </w:p>
    <w:p w:rsidRPr="0019471B" w:rsidR="00334C81" w:rsidP="000431E0" w:rsidRDefault="00334C81">
      <w:pPr>
        <w:pStyle w:val="af7"/>
      </w:pPr>
      <w:r w:rsidRPr="0019471B">
        <w:t xml:space="preserve">                             </w:t>
      </w:r>
      <w:r w:rsidRPr="00260F61">
        <w:rPr>
          <w:rStyle w:val="aff1"/>
        </w:rPr>
        <w:t>VIOM_VALIDITY_TIME</w:t>
      </w:r>
      <w:r w:rsidRPr="0019471B">
        <w:t>,</w:t>
      </w:r>
    </w:p>
    <w:p w:rsidRPr="0019471B" w:rsidR="00334C81" w:rsidP="000431E0" w:rsidRDefault="00334C81">
      <w:pPr>
        <w:pStyle w:val="af7"/>
      </w:pPr>
      <w:r w:rsidRPr="0019471B">
        <w:t xml:space="preserve">                             </w:t>
      </w:r>
      <w:hyperlink w:history="1" w:anchor="VIOM1VitalInputsLastAge">
        <w:r w:rsidRPr="000C0D62">
          <w:rPr>
            <w:rStyle w:val="ac"/>
          </w:rPr>
          <w:t>VIOM1VitalInput</w:t>
        </w:r>
        <w:r w:rsidR="000C0D62">
          <w:rPr>
            <w:rStyle w:val="ac"/>
            <w:rFonts w:hint="eastAsia"/>
          </w:rPr>
          <w:t>sLast</w:t>
        </w:r>
        <w:r w:rsidRPr="000C0D62">
          <w:rPr>
            <w:rStyle w:val="ac"/>
          </w:rPr>
          <w:t>Age</w:t>
        </w:r>
      </w:hyperlink>
      <w:r w:rsidRPr="0019471B">
        <w:t>(</w:t>
      </w:r>
      <w:r w:rsidR="00260F61">
        <w:rPr>
          <w:rFonts w:hint="eastAsia"/>
        </w:rPr>
        <w:t>V</w:t>
      </w:r>
      <w:r w:rsidRPr="0019471B">
        <w:t>iom</w:t>
      </w:r>
      <w:r w:rsidR="00354F88">
        <w:t>I</w:t>
      </w:r>
      <w:r w:rsidRPr="0019471B">
        <w:t>d, k-1),</w:t>
      </w:r>
    </w:p>
    <w:p w:rsidR="00334C81" w:rsidP="000431E0" w:rsidRDefault="00334C81">
      <w:pPr>
        <w:pStyle w:val="af7"/>
      </w:pPr>
      <w:r w:rsidRPr="0019471B">
        <w:t xml:space="preserve">                             k)</w:t>
      </w:r>
      <w:r w:rsidRPr="0019471B" w:rsidDel="00FC72DB">
        <w:t xml:space="preserve"> </w:t>
      </w:r>
    </w:p>
    <w:p w:rsidR="00334C81" w:rsidP="00C93484" w:rsidRDefault="00334C81">
      <w:pPr>
        <w:pStyle w:val="Reqtify"/>
      </w:pPr>
      <w:r>
        <w:rPr>
          <w:rFonts w:hint="eastAsia"/>
        </w:rPr>
        <w:t>其中</w:t>
      </w:r>
      <w:r w:rsidR="00260F61">
        <w:rPr>
          <w:rFonts w:hint="eastAsia"/>
        </w:rPr>
        <w:t>V</w:t>
      </w:r>
      <w:r>
        <w:rPr>
          <w:rFonts w:hint="eastAsia"/>
        </w:rPr>
        <w:t>iom</w:t>
      </w:r>
      <w:r w:rsidR="00354F88">
        <w:rPr>
          <w:rFonts w:hint="eastAsia"/>
        </w:rPr>
        <w:t>I</w:t>
      </w:r>
      <w:r>
        <w:rPr>
          <w:rFonts w:hint="eastAsia"/>
        </w:rPr>
        <w:t>d</w:t>
      </w:r>
      <w:r>
        <w:rPr>
          <w:rFonts w:hint="eastAsia"/>
        </w:rPr>
        <w:t>取值为</w:t>
      </w:r>
      <w:r>
        <w:rPr>
          <w:rFonts w:hint="eastAsia"/>
        </w:rPr>
        <w:t>0</w:t>
      </w:r>
      <w:r>
        <w:rPr>
          <w:rFonts w:hint="eastAsia"/>
        </w:rPr>
        <w:t>或</w:t>
      </w:r>
      <w:r>
        <w:rPr>
          <w:rFonts w:hint="eastAsia"/>
        </w:rPr>
        <w:t>1</w:t>
      </w:r>
      <w:r>
        <w:rPr>
          <w:rFonts w:hint="eastAsia"/>
        </w:rPr>
        <w:t>，表示位于</w:t>
      </w:r>
      <w:r w:rsidRPr="00451353">
        <w:rPr>
          <w:rStyle w:val="aff1"/>
          <w:rFonts w:hint="eastAsia"/>
        </w:rPr>
        <w:t>END_1</w:t>
      </w:r>
      <w:r>
        <w:rPr>
          <w:rFonts w:hint="eastAsia"/>
        </w:rPr>
        <w:t>车头</w:t>
      </w:r>
      <w:r>
        <w:rPr>
          <w:rFonts w:hint="eastAsia"/>
        </w:rPr>
        <w:t>2</w:t>
      </w:r>
      <w:r>
        <w:rPr>
          <w:rFonts w:hint="eastAsia"/>
        </w:rPr>
        <w:t>个</w:t>
      </w:r>
      <w:r>
        <w:rPr>
          <w:rFonts w:hint="eastAsia"/>
        </w:rPr>
        <w:t>VIOM</w:t>
      </w:r>
      <w:r>
        <w:rPr>
          <w:rFonts w:hint="eastAsia"/>
        </w:rPr>
        <w:t>中的</w:t>
      </w:r>
      <w:r>
        <w:rPr>
          <w:rFonts w:hint="eastAsia"/>
        </w:rPr>
        <w:t>1</w:t>
      </w:r>
      <w:r>
        <w:rPr>
          <w:rFonts w:hint="eastAsia"/>
        </w:rPr>
        <w:t>个。</w:t>
      </w:r>
    </w:p>
    <w:p w:rsidRPr="0039004F" w:rsidR="00334C81" w:rsidP="00C93484" w:rsidRDefault="00334C81">
      <w:pPr>
        <w:pStyle w:val="Reqtify"/>
      </w:pPr>
      <w:r w:rsidRPr="00775C55">
        <w:rPr>
          <w:rFonts w:hint="eastAsia"/>
        </w:rPr>
        <w:t xml:space="preserve">During the calculation, </w:t>
      </w:r>
      <w:r>
        <w:rPr>
          <w:rFonts w:hint="eastAsia"/>
        </w:rPr>
        <w:t>the value</w:t>
      </w:r>
      <w:r w:rsidRPr="00775C55">
        <w:rPr>
          <w:rFonts w:hint="eastAsia"/>
        </w:rPr>
        <w:t xml:space="preserve"> </w:t>
      </w:r>
      <w:r w:rsidR="00260F61">
        <w:rPr>
          <w:rFonts w:hint="eastAsia"/>
        </w:rPr>
        <w:t>V</w:t>
      </w:r>
      <w:r>
        <w:rPr>
          <w:rFonts w:hint="eastAsia"/>
        </w:rPr>
        <w:t>iom</w:t>
      </w:r>
      <w:r w:rsidR="00354F88">
        <w:rPr>
          <w:rFonts w:hint="eastAsia"/>
        </w:rPr>
        <w:t>I</w:t>
      </w:r>
      <w:r>
        <w:rPr>
          <w:rFonts w:hint="eastAsia"/>
        </w:rPr>
        <w:t>d</w:t>
      </w:r>
      <w:r w:rsidRPr="00775C55">
        <w:rPr>
          <w:rFonts w:hint="eastAsia"/>
        </w:rPr>
        <w:t xml:space="preserve"> is </w:t>
      </w:r>
      <w:r>
        <w:rPr>
          <w:rFonts w:hint="eastAsia"/>
        </w:rPr>
        <w:t xml:space="preserve">either zero or one, which </w:t>
      </w:r>
      <w:r w:rsidRPr="00775C55">
        <w:rPr>
          <w:rFonts w:hint="eastAsia"/>
        </w:rPr>
        <w:t xml:space="preserve">represents one of the </w:t>
      </w:r>
      <w:r>
        <w:rPr>
          <w:rFonts w:hint="eastAsia"/>
        </w:rPr>
        <w:t>two</w:t>
      </w:r>
      <w:r w:rsidRPr="00775C55">
        <w:rPr>
          <w:rFonts w:hint="eastAsia"/>
        </w:rPr>
        <w:t xml:space="preserve"> VIOM in the </w:t>
      </w:r>
      <w:r>
        <w:rPr>
          <w:rFonts w:hint="eastAsia"/>
        </w:rPr>
        <w:t xml:space="preserve">train </w:t>
      </w:r>
      <w:r w:rsidRPr="00451353">
        <w:rPr>
          <w:rStyle w:val="aff1"/>
          <w:rFonts w:hint="eastAsia"/>
        </w:rPr>
        <w:t>END_1</w:t>
      </w:r>
      <w:r w:rsidRPr="00775C55">
        <w:rPr>
          <w:rFonts w:hint="eastAsia"/>
        </w:rPr>
        <w:t xml:space="preserve">. </w:t>
      </w:r>
    </w:p>
    <w:p w:rsidRPr="008A1414" w:rsidR="00334C81" w:rsidP="000C0D62" w:rsidRDefault="00334C81">
      <w:pPr>
        <w:pStyle w:val="ReqtifyAltQ"/>
      </w:pPr>
      <w:r w:rsidRPr="008A1414">
        <w:t>#Category=</w:t>
      </w:r>
      <w:r w:rsidRPr="00C36276">
        <w:t xml:space="preserve"> </w:t>
      </w:r>
      <w:r w:rsidRPr="008A1414">
        <w:t>Functional</w:t>
      </w:r>
    </w:p>
    <w:p w:rsidR="00334C81" w:rsidP="000C0D62" w:rsidRDefault="00334C81">
      <w:pPr>
        <w:pStyle w:val="ReqtifyAltQ"/>
      </w:pPr>
      <w:r w:rsidRPr="008A1414">
        <w:t>#Contribution</w:t>
      </w:r>
      <w:r>
        <w:t>=SIL4</w:t>
      </w:r>
    </w:p>
    <w:p w:rsidR="009328EA" w:rsidP="000C0D62" w:rsidRDefault="00334C81">
      <w:pPr>
        <w:pStyle w:val="ReqtifyAltQ"/>
        <w:rPr>
          <w:ins w:author="常鸣" w:date="2014-07-03T14:27:00Z" w:id="1130"/>
        </w:rPr>
      </w:pPr>
      <w:del w:author="常鸣" w:date="2014-07-03T14:27:00Z" w:id="1131">
        <w:r w:rsidDel="009328EA">
          <w:rPr>
            <w:rFonts w:hint="eastAsia"/>
          </w:rPr>
          <w:delText>#S</w:delText>
        </w:r>
      </w:del>
      <w:ins w:author="常鸣" w:date="2014-07-03T14:27:00Z" w:id="1132">
        <w:r w:rsidR="009328EA">
          <w:rPr>
            <w:rFonts w:hint="eastAsia"/>
          </w:rPr>
          <w:t>#Allocation=ATP Software</w:t>
        </w:r>
      </w:ins>
    </w:p>
    <w:p w:rsidRPr="008A1414" w:rsidR="00334C81" w:rsidP="000C0D62" w:rsidRDefault="009328EA">
      <w:pPr>
        <w:pStyle w:val="ReqtifyAltQ"/>
      </w:pPr>
      <w:ins w:author="常鸣" w:date="2014-07-03T14:27:00Z" w:id="1133">
        <w:r>
          <w:rPr>
            <w:rFonts w:hint="eastAsia"/>
          </w:rPr>
          <w:t>#S</w:t>
        </w:r>
      </w:ins>
      <w:r w:rsidR="00334C81">
        <w:rPr>
          <w:rFonts w:hint="eastAsia"/>
        </w:rPr>
        <w:t>ource=</w:t>
      </w:r>
      <w:r w:rsidRPr="00D20443" w:rsidR="00334C81">
        <w:t>[iTC_CC-SyAD-0988]</w:t>
      </w:r>
      <w:r w:rsidR="00334C81">
        <w:rPr>
          <w:rFonts w:hint="eastAsia"/>
        </w:rPr>
        <w:t>, [</w:t>
      </w:r>
      <w:r w:rsidR="00334C81">
        <w:t>iTC_CC_ATP_SwHA</w:t>
      </w:r>
      <w:r w:rsidRPr="00CA7F59" w:rsidR="00334C81">
        <w:t>-0017</w:t>
      </w:r>
      <w:r w:rsidR="00334C81">
        <w:rPr>
          <w:rFonts w:hint="eastAsia"/>
        </w:rPr>
        <w:t>]</w:t>
      </w:r>
    </w:p>
    <w:p w:rsidRPr="008A1414" w:rsidR="00334C81" w:rsidP="000C0D62" w:rsidRDefault="00334C81">
      <w:pPr>
        <w:pStyle w:val="ReqtifyAltQ"/>
      </w:pPr>
      <w:r w:rsidRPr="008A1414">
        <w:t>[End]</w:t>
      </w:r>
    </w:p>
    <w:p w:rsidR="00334C81" w:rsidP="00C93484" w:rsidRDefault="00334C81">
      <w:pPr>
        <w:pStyle w:val="Reqtify"/>
      </w:pPr>
    </w:p>
    <w:p w:rsidR="00334C81" w:rsidP="00C93484" w:rsidRDefault="00334C81">
      <w:pPr>
        <w:pStyle w:val="Reqtify"/>
      </w:pPr>
    </w:p>
    <w:p w:rsidR="00334C81" w:rsidP="00334C81" w:rsidRDefault="00334C81">
      <w:pPr>
        <w:pStyle w:val="ReqtifyAltR"/>
      </w:pPr>
      <w:r>
        <w:lastRenderedPageBreak/>
        <w:t>[iTC_CC_ATP-SwRS-</w:t>
      </w:r>
      <w:r>
        <w:rPr>
          <w:rFonts w:hint="eastAsia"/>
        </w:rPr>
        <w:t>0</w:t>
      </w:r>
      <w:r w:rsidR="002F3004">
        <w:rPr>
          <w:rFonts w:hint="eastAsia"/>
        </w:rPr>
        <w:t>740</w:t>
      </w:r>
      <w:r>
        <w:t>]</w:t>
      </w:r>
    </w:p>
    <w:p w:rsidR="00334C81" w:rsidP="00C93484" w:rsidRDefault="003B253D">
      <w:pPr>
        <w:pStyle w:val="Reqtify"/>
      </w:pPr>
      <w:bookmarkStart w:name="VIOM1VitalInputsLastAge" w:id="1134"/>
      <w:r w:rsidRPr="00D7275B">
        <w:rPr>
          <w:rStyle w:val="aff2"/>
          <w:bCs w:val="0"/>
          <w:iCs w:val="0"/>
        </w:rPr>
        <w:t>VIOM1VitalInputsLastAge</w:t>
      </w:r>
      <w:bookmarkEnd w:id="1134"/>
      <w:r w:rsidR="00334C81">
        <w:rPr>
          <w:rFonts w:hint="eastAsia"/>
        </w:rPr>
        <w:t>，记录收到最新的</w:t>
      </w:r>
      <w:r w:rsidRPr="00451353" w:rsidR="00334C81">
        <w:rPr>
          <w:rStyle w:val="aff1"/>
          <w:rFonts w:hint="eastAsia"/>
        </w:rPr>
        <w:t>END_1</w:t>
      </w:r>
      <w:r w:rsidR="00334C81">
        <w:rPr>
          <w:rFonts w:hint="eastAsia"/>
        </w:rPr>
        <w:t>端</w:t>
      </w:r>
      <w:r w:rsidR="00334C81">
        <w:rPr>
          <w:rFonts w:hint="eastAsia"/>
        </w:rPr>
        <w:t>VIOM</w:t>
      </w:r>
      <w:r w:rsidR="00334C81">
        <w:rPr>
          <w:rFonts w:hint="eastAsia"/>
        </w:rPr>
        <w:t>的存活时间为多少。</w:t>
      </w:r>
    </w:p>
    <w:p w:rsidRPr="005A0C3A" w:rsidR="00334C81" w:rsidP="00C93484" w:rsidRDefault="00E15340">
      <w:pPr>
        <w:pStyle w:val="Reqtify"/>
      </w:pPr>
      <w:r>
        <w:rPr>
          <w:rFonts w:hint="eastAsia"/>
        </w:rPr>
        <w:t>Records the survival time of received vital inputs from VIOM1.</w:t>
      </w:r>
    </w:p>
    <w:p w:rsidRPr="00DB7B2F" w:rsidR="00334C81" w:rsidP="000431E0" w:rsidRDefault="00334C81">
      <w:pPr>
        <w:pStyle w:val="af7"/>
      </w:pPr>
      <w:r>
        <w:t xml:space="preserve">def </w:t>
      </w:r>
      <w:hyperlink w:history="1" w:anchor="VIOM1VitalInputsLastAge">
        <w:r w:rsidR="003B253D">
          <w:rPr>
            <w:rStyle w:val="ac"/>
          </w:rPr>
          <w:t>VIOM1VitalInputsLastAge</w:t>
        </w:r>
      </w:hyperlink>
      <w:r w:rsidRPr="00DB7B2F">
        <w:t>(</w:t>
      </w:r>
      <w:r w:rsidR="00260F61">
        <w:rPr>
          <w:rFonts w:hint="eastAsia"/>
        </w:rPr>
        <w:t>V</w:t>
      </w:r>
      <w:r w:rsidRPr="00DB7B2F">
        <w:t>iom</w:t>
      </w:r>
      <w:r w:rsidR="00354F88">
        <w:t>I</w:t>
      </w:r>
      <w:r w:rsidRPr="00DB7B2F">
        <w:t>d, k):</w:t>
      </w:r>
    </w:p>
    <w:p w:rsidRPr="0019471B" w:rsidR="00334C81" w:rsidP="000431E0" w:rsidRDefault="00334C81">
      <w:pPr>
        <w:pStyle w:val="af7"/>
      </w:pPr>
      <w:r w:rsidRPr="00DB7B2F">
        <w:t xml:space="preserve">    </w:t>
      </w:r>
      <w:r w:rsidRPr="0019471B">
        <w:t>return Message</w:t>
      </w:r>
      <w:r w:rsidR="00354F88">
        <w:t>.</w:t>
      </w:r>
      <w:hyperlink w:history="1" w:anchor="LastAge">
        <w:r w:rsidR="00783A38">
          <w:rPr>
            <w:rStyle w:val="ac"/>
          </w:rPr>
          <w:t>LastAge</w:t>
        </w:r>
      </w:hyperlink>
      <w:r w:rsidRPr="0019471B">
        <w:t>(</w:t>
      </w:r>
      <w:hyperlink w:history="1" w:anchor="VIOM1VitalInputsAvailable">
        <w:r w:rsidR="003B253D">
          <w:rPr>
            <w:rStyle w:val="ac"/>
          </w:rPr>
          <w:t>VIOM1VitalInputsAvailable</w:t>
        </w:r>
      </w:hyperlink>
      <w:r w:rsidRPr="0019471B">
        <w:t>(</w:t>
      </w:r>
      <w:r w:rsidR="00E15340">
        <w:rPr>
          <w:rFonts w:hint="eastAsia"/>
        </w:rPr>
        <w:t>V</w:t>
      </w:r>
      <w:r w:rsidRPr="0019471B">
        <w:t>iom</w:t>
      </w:r>
      <w:r w:rsidR="00354F88">
        <w:t>I</w:t>
      </w:r>
      <w:r w:rsidRPr="0019471B">
        <w:t>d, k),</w:t>
      </w:r>
    </w:p>
    <w:p w:rsidRPr="0019471B" w:rsidR="00334C81" w:rsidP="000431E0" w:rsidRDefault="00334C81">
      <w:pPr>
        <w:pStyle w:val="af7"/>
      </w:pPr>
      <w:r w:rsidRPr="0019471B">
        <w:t xml:space="preserve">                      </w:t>
      </w:r>
      <w:r w:rsidR="001E11D3">
        <w:rPr>
          <w:rFonts w:hint="eastAsia"/>
        </w:rPr>
        <w:t xml:space="preserve"> </w:t>
      </w:r>
      <w:r w:rsidRPr="0019471B">
        <w:t xml:space="preserve">  </w:t>
      </w:r>
      <w:r w:rsidR="001E11D3">
        <w:rPr>
          <w:rFonts w:hint="eastAsia"/>
        </w:rPr>
        <w:t xml:space="preserve">  </w:t>
      </w:r>
      <w:r w:rsidRPr="0019471B">
        <w:t xml:space="preserve">    </w:t>
      </w:r>
      <w:hyperlink w:history="1" w:anchor="VIOM1VitalInput">
        <w:r w:rsidR="003B253D">
          <w:rPr>
            <w:rStyle w:val="ac"/>
          </w:rPr>
          <w:t>VIOM1VitalInput</w:t>
        </w:r>
      </w:hyperlink>
      <w:r w:rsidRPr="0019471B">
        <w:t>(</w:t>
      </w:r>
      <w:r w:rsidR="00260F61">
        <w:rPr>
          <w:rFonts w:hint="eastAsia"/>
        </w:rPr>
        <w:t>V</w:t>
      </w:r>
      <w:r w:rsidRPr="0019471B">
        <w:t>iom</w:t>
      </w:r>
      <w:r w:rsidR="00354F88">
        <w:t>I</w:t>
      </w:r>
      <w:r w:rsidRPr="0019471B">
        <w:t>d)</w:t>
      </w:r>
      <w:r w:rsidR="00354F88">
        <w:t>.A</w:t>
      </w:r>
      <w:r w:rsidRPr="0019471B">
        <w:t>tp</w:t>
      </w:r>
      <w:r w:rsidR="00354F88">
        <w:t>L</w:t>
      </w:r>
      <w:r w:rsidRPr="0019471B">
        <w:t>oop</w:t>
      </w:r>
      <w:r w:rsidR="00354F88">
        <w:t>H</w:t>
      </w:r>
      <w:r w:rsidRPr="0019471B">
        <w:t>our,</w:t>
      </w:r>
    </w:p>
    <w:p w:rsidRPr="0019471B" w:rsidR="00334C81" w:rsidP="000431E0" w:rsidRDefault="00334C81">
      <w:pPr>
        <w:pStyle w:val="af7"/>
      </w:pPr>
      <w:r w:rsidRPr="0019471B">
        <w:t xml:space="preserve">                   </w:t>
      </w:r>
      <w:r w:rsidR="001E11D3">
        <w:rPr>
          <w:rFonts w:hint="eastAsia"/>
        </w:rPr>
        <w:t xml:space="preserve"> </w:t>
      </w:r>
      <w:r w:rsidRPr="0019471B">
        <w:t xml:space="preserve">  </w:t>
      </w:r>
      <w:r w:rsidR="001E11D3">
        <w:rPr>
          <w:rFonts w:hint="eastAsia"/>
        </w:rPr>
        <w:t xml:space="preserve">   </w:t>
      </w:r>
      <w:r w:rsidRPr="0019471B">
        <w:t xml:space="preserve">      </w:t>
      </w:r>
      <w:hyperlink w:history="1" w:anchor="VIOM1VitalInputsLastAge">
        <w:r w:rsidRPr="001E11D3" w:rsidR="001E11D3">
          <w:rPr>
            <w:rStyle w:val="ac"/>
          </w:rPr>
          <w:t>VIOM1VitalInputsLastAge</w:t>
        </w:r>
      </w:hyperlink>
      <w:r w:rsidRPr="0019471B">
        <w:t>(</w:t>
      </w:r>
      <w:r w:rsidR="00260F61">
        <w:rPr>
          <w:rFonts w:hint="eastAsia"/>
        </w:rPr>
        <w:t>V</w:t>
      </w:r>
      <w:r w:rsidRPr="0019471B">
        <w:t>iom</w:t>
      </w:r>
      <w:r w:rsidR="00354F88">
        <w:t>I</w:t>
      </w:r>
      <w:r w:rsidRPr="0019471B">
        <w:t>d, k-1),</w:t>
      </w:r>
    </w:p>
    <w:p w:rsidR="00334C81" w:rsidP="000431E0" w:rsidRDefault="00334C81">
      <w:pPr>
        <w:pStyle w:val="af7"/>
      </w:pPr>
      <w:r w:rsidRPr="0019471B">
        <w:t xml:space="preserve">                    </w:t>
      </w:r>
      <w:r w:rsidR="001E11D3">
        <w:rPr>
          <w:rFonts w:hint="eastAsia"/>
        </w:rPr>
        <w:t xml:space="preserve">   </w:t>
      </w:r>
      <w:r w:rsidRPr="0019471B">
        <w:t xml:space="preserve">        k)</w:t>
      </w:r>
      <w:r w:rsidRPr="0019471B" w:rsidDel="00DB7B2F">
        <w:rPr>
          <w:rFonts w:hint="eastAsia"/>
        </w:rPr>
        <w:t xml:space="preserve"> </w:t>
      </w:r>
    </w:p>
    <w:p w:rsidRPr="008A1414" w:rsidR="00334C81" w:rsidP="000C0D62" w:rsidRDefault="00334C81">
      <w:pPr>
        <w:pStyle w:val="ReqtifyAltQ"/>
      </w:pPr>
      <w:r w:rsidRPr="008A1414">
        <w:t>#Category=Functional</w:t>
      </w:r>
    </w:p>
    <w:p w:rsidRPr="008A1414" w:rsidR="00334C81" w:rsidP="000C0D62" w:rsidRDefault="00334C81">
      <w:pPr>
        <w:pStyle w:val="ReqtifyAltQ"/>
      </w:pPr>
      <w:r w:rsidRPr="008A1414">
        <w:t>#Contribution</w:t>
      </w:r>
      <w:r>
        <w:t>=SIL4</w:t>
      </w:r>
    </w:p>
    <w:p w:rsidR="009328EA" w:rsidP="000C0D62" w:rsidRDefault="00334C81">
      <w:pPr>
        <w:pStyle w:val="ReqtifyAltQ"/>
        <w:rPr>
          <w:ins w:author="常鸣" w:date="2014-07-03T14:27:00Z" w:id="1135"/>
        </w:rPr>
      </w:pPr>
      <w:del w:author="常鸣" w:date="2014-07-03T14:27:00Z" w:id="1136">
        <w:r w:rsidRPr="008A1414" w:rsidDel="009328EA">
          <w:delText>#S</w:delText>
        </w:r>
      </w:del>
      <w:ins w:author="常鸣" w:date="2014-07-03T14:27:00Z" w:id="1137">
        <w:r w:rsidR="009328EA">
          <w:t>#Allocation=ATP Software</w:t>
        </w:r>
      </w:ins>
    </w:p>
    <w:p w:rsidRPr="008A1414" w:rsidR="00334C81" w:rsidP="000C0D62" w:rsidRDefault="009328EA">
      <w:pPr>
        <w:pStyle w:val="ReqtifyAltQ"/>
      </w:pPr>
      <w:ins w:author="常鸣" w:date="2014-07-03T14:27:00Z" w:id="1138">
        <w:r>
          <w:t>#S</w:t>
        </w:r>
      </w:ins>
      <w:r w:rsidRPr="008A1414" w:rsidR="00334C81">
        <w:t>ource=</w:t>
      </w:r>
      <w:r w:rsidRPr="00D20443" w:rsidR="00334C81">
        <w:t xml:space="preserve"> [iTC_CC-SyAD-0987]</w:t>
      </w:r>
      <w:r w:rsidR="00334C81">
        <w:t xml:space="preserve">, </w:t>
      </w:r>
      <w:r w:rsidRPr="00D20443" w:rsidR="00334C81">
        <w:t>[iTC_CC-SyAD-0988]</w:t>
      </w:r>
      <w:r w:rsidR="00334C81">
        <w:rPr>
          <w:rFonts w:hint="eastAsia"/>
        </w:rPr>
        <w:t>,</w:t>
      </w:r>
      <w:r w:rsidRPr="00D20443" w:rsidDel="00D20443" w:rsidR="00334C81">
        <w:rPr>
          <w:rFonts w:hint="eastAsia"/>
        </w:rPr>
        <w:t xml:space="preserve"> </w:t>
      </w:r>
      <w:r w:rsidR="00334C81">
        <w:rPr>
          <w:rFonts w:hint="eastAsia"/>
        </w:rPr>
        <w:t>[iTC_CC-SyAD-1005]</w:t>
      </w:r>
    </w:p>
    <w:p w:rsidRPr="008A1414" w:rsidR="00334C81" w:rsidP="000C0D62" w:rsidRDefault="00334C81">
      <w:pPr>
        <w:pStyle w:val="ReqtifyAltQ"/>
      </w:pPr>
      <w:r w:rsidRPr="008A1414">
        <w:t>[End]</w:t>
      </w:r>
    </w:p>
    <w:p w:rsidR="00334C81" w:rsidP="00C93484" w:rsidRDefault="00334C81">
      <w:pPr>
        <w:pStyle w:val="Reqtify"/>
      </w:pPr>
    </w:p>
    <w:p w:rsidR="002F3004" w:rsidP="00C93484" w:rsidRDefault="002F3004">
      <w:pPr>
        <w:pStyle w:val="Reqtify"/>
      </w:pPr>
    </w:p>
    <w:p w:rsidR="002F3004" w:rsidP="002F3004" w:rsidRDefault="002F3004">
      <w:pPr>
        <w:pStyle w:val="ReqtifyAltR"/>
      </w:pPr>
      <w:r>
        <w:t>[iTC_CC_ATP-SwRS-</w:t>
      </w:r>
      <w:r>
        <w:rPr>
          <w:rFonts w:hint="eastAsia"/>
        </w:rPr>
        <w:t>0572</w:t>
      </w:r>
      <w:r>
        <w:t>]</w:t>
      </w:r>
    </w:p>
    <w:p w:rsidR="002F3004" w:rsidP="00C93484" w:rsidRDefault="003B253D">
      <w:pPr>
        <w:pStyle w:val="Reqtify"/>
      </w:pPr>
      <w:bookmarkStart w:name="LatestVIOM1LoopHourVIOM" w:id="1139"/>
      <w:r w:rsidRPr="00D7275B">
        <w:rPr>
          <w:rStyle w:val="aff2"/>
          <w:bCs w:val="0"/>
          <w:iCs w:val="0"/>
        </w:rPr>
        <w:t>LatestVIOM1LoopHourVIOM</w:t>
      </w:r>
      <w:bookmarkEnd w:id="1139"/>
      <w:r w:rsidR="002F3004">
        <w:rPr>
          <w:rFonts w:hint="eastAsia"/>
        </w:rPr>
        <w:t>，记录当前收到最新的</w:t>
      </w:r>
      <w:r w:rsidRPr="00451353" w:rsidR="002F3004">
        <w:rPr>
          <w:rStyle w:val="aff1"/>
          <w:rFonts w:hint="eastAsia"/>
        </w:rPr>
        <w:t>END_1</w:t>
      </w:r>
      <w:r w:rsidR="002F3004">
        <w:rPr>
          <w:rFonts w:hint="eastAsia"/>
        </w:rPr>
        <w:t>端</w:t>
      </w:r>
      <w:r w:rsidR="002F3004">
        <w:rPr>
          <w:rFonts w:hint="eastAsia"/>
        </w:rPr>
        <w:t>VIOM</w:t>
      </w:r>
      <w:r w:rsidR="002F3004">
        <w:rPr>
          <w:rFonts w:hint="eastAsia"/>
        </w:rPr>
        <w:t>的周期时间信息。</w:t>
      </w:r>
    </w:p>
    <w:p w:rsidR="002F3004" w:rsidP="00FA0FBB" w:rsidRDefault="002F3004">
      <w:pPr>
        <w:pStyle w:val="AltX"/>
      </w:pPr>
      <w:r>
        <w:rPr>
          <w:rFonts w:hint="eastAsia"/>
        </w:rPr>
        <w:t>初始化时</w:t>
      </w:r>
      <w:r w:rsidRPr="005A0C3A">
        <w:rPr>
          <w:rStyle w:val="aff2"/>
          <w:rFonts w:hint="eastAsia"/>
        </w:rPr>
        <w:t>LatestVIOM1LoopHour</w:t>
      </w:r>
      <w:r>
        <w:rPr>
          <w:rStyle w:val="aff2"/>
          <w:rFonts w:hint="eastAsia"/>
        </w:rPr>
        <w:t>VIOM</w:t>
      </w:r>
      <w:r>
        <w:rPr>
          <w:rFonts w:hint="eastAsia"/>
        </w:rPr>
        <w:t>为</w:t>
      </w:r>
      <w:r>
        <w:rPr>
          <w:rFonts w:hint="eastAsia"/>
        </w:rPr>
        <w:t>VIOM</w:t>
      </w:r>
      <w:r>
        <w:rPr>
          <w:rFonts w:hint="eastAsia"/>
        </w:rPr>
        <w:t>周期号的最小值</w:t>
      </w:r>
      <w:r>
        <w:rPr>
          <w:rFonts w:hint="eastAsia"/>
        </w:rPr>
        <w:t>0</w:t>
      </w:r>
      <w:r>
        <w:rPr>
          <w:rFonts w:hint="eastAsia"/>
        </w:rPr>
        <w:t>；</w:t>
      </w:r>
    </w:p>
    <w:p w:rsidR="002F3004" w:rsidP="00FA0FBB" w:rsidRDefault="002F3004">
      <w:pPr>
        <w:pStyle w:val="AltX"/>
      </w:pPr>
      <w:r>
        <w:rPr>
          <w:rFonts w:hint="eastAsia"/>
        </w:rPr>
        <w:t>如果收到可用的</w:t>
      </w:r>
      <w:r>
        <w:rPr>
          <w:rFonts w:hint="eastAsia"/>
        </w:rPr>
        <w:t>VIOM1</w:t>
      </w:r>
      <w:r>
        <w:rPr>
          <w:rFonts w:hint="eastAsia"/>
        </w:rPr>
        <w:t>信息，或之前的</w:t>
      </w:r>
      <w:r>
        <w:rPr>
          <w:rFonts w:hint="eastAsia"/>
        </w:rPr>
        <w:t>VIOM1</w:t>
      </w:r>
      <w:r>
        <w:rPr>
          <w:rFonts w:hint="eastAsia"/>
        </w:rPr>
        <w:t>消息已无效但又新收到一条</w:t>
      </w:r>
      <w:r>
        <w:rPr>
          <w:rFonts w:hint="eastAsia"/>
        </w:rPr>
        <w:t>VIOM1</w:t>
      </w:r>
      <w:r>
        <w:rPr>
          <w:rFonts w:hint="eastAsia"/>
        </w:rPr>
        <w:t>消息，则将相应的</w:t>
      </w:r>
      <w:r w:rsidRPr="005A0C3A">
        <w:rPr>
          <w:rStyle w:val="aff2"/>
          <w:rFonts w:hint="eastAsia"/>
        </w:rPr>
        <w:t>LatestVIOM1LoopHour</w:t>
      </w:r>
      <w:r>
        <w:rPr>
          <w:rStyle w:val="aff2"/>
          <w:rFonts w:hint="eastAsia"/>
        </w:rPr>
        <w:t>VIOM</w:t>
      </w:r>
      <w:r>
        <w:rPr>
          <w:rFonts w:hint="eastAsia"/>
        </w:rPr>
        <w:t>设置为新收到消息中的</w:t>
      </w:r>
      <w:r>
        <w:rPr>
          <w:rFonts w:hint="eastAsia"/>
        </w:rPr>
        <w:t>viom</w:t>
      </w:r>
      <w:r w:rsidR="00354F88">
        <w:rPr>
          <w:rFonts w:hint="eastAsia"/>
        </w:rPr>
        <w:t>L</w:t>
      </w:r>
      <w:r>
        <w:rPr>
          <w:rFonts w:hint="eastAsia"/>
        </w:rPr>
        <w:t>oop</w:t>
      </w:r>
      <w:r w:rsidR="00354F88">
        <w:rPr>
          <w:rFonts w:hint="eastAsia"/>
        </w:rPr>
        <w:t>H</w:t>
      </w:r>
      <w:r>
        <w:rPr>
          <w:rFonts w:hint="eastAsia"/>
        </w:rPr>
        <w:t>our</w:t>
      </w:r>
      <w:r>
        <w:rPr>
          <w:rFonts w:hint="eastAsia"/>
        </w:rPr>
        <w:t>值；</w:t>
      </w:r>
    </w:p>
    <w:p w:rsidR="002F3004" w:rsidP="00FA0FBB" w:rsidRDefault="002F3004">
      <w:pPr>
        <w:pStyle w:val="AltX"/>
      </w:pPr>
      <w:r>
        <w:rPr>
          <w:rFonts w:hint="eastAsia"/>
        </w:rPr>
        <w:t>否则，</w:t>
      </w:r>
      <w:r w:rsidRPr="005A0C3A">
        <w:rPr>
          <w:rStyle w:val="aff2"/>
          <w:rFonts w:hint="eastAsia"/>
        </w:rPr>
        <w:t>LatestVIOM1LoopHour</w:t>
      </w:r>
      <w:r>
        <w:rPr>
          <w:rStyle w:val="aff2"/>
          <w:rFonts w:hint="eastAsia"/>
        </w:rPr>
        <w:t>VIOM</w:t>
      </w:r>
      <w:r>
        <w:rPr>
          <w:rFonts w:hint="eastAsia"/>
        </w:rPr>
        <w:t>保持不变。</w:t>
      </w:r>
    </w:p>
    <w:p w:rsidRPr="0039004F" w:rsidR="002F3004" w:rsidP="00C93484" w:rsidRDefault="002F3004">
      <w:pPr>
        <w:pStyle w:val="Reqtify"/>
      </w:pPr>
      <w:r>
        <w:rPr>
          <w:rFonts w:hint="eastAsia"/>
        </w:rPr>
        <w:t xml:space="preserve">ATP records the latest </w:t>
      </w:r>
      <w:r w:rsidR="002F5731">
        <w:t>cycle</w:t>
      </w:r>
      <w:r>
        <w:rPr>
          <w:rFonts w:hint="eastAsia"/>
        </w:rPr>
        <w:t xml:space="preserve"> time information of VIOM in </w:t>
      </w:r>
      <w:r w:rsidRPr="00451353">
        <w:rPr>
          <w:rStyle w:val="aff1"/>
          <w:rFonts w:hint="eastAsia"/>
        </w:rPr>
        <w:t>END_1</w:t>
      </w:r>
      <w:r>
        <w:rPr>
          <w:rFonts w:hint="eastAsia"/>
        </w:rPr>
        <w:t xml:space="preserve"> by the term </w:t>
      </w:r>
      <w:hyperlink w:history="1" w:anchor="LatestVIOM1LoopHourVIOM">
        <w:r w:rsidR="003B253D">
          <w:rPr>
            <w:rStyle w:val="ac"/>
          </w:rPr>
          <w:t>LatestVIOM1LoopHourVIOM</w:t>
        </w:r>
      </w:hyperlink>
      <w:r w:rsidRPr="0039004F">
        <w:rPr>
          <w:rFonts w:hint="eastAsia"/>
        </w:rPr>
        <w:t>.</w:t>
      </w:r>
    </w:p>
    <w:p w:rsidRPr="0039004F" w:rsidR="002F3004" w:rsidP="00FA0FBB" w:rsidRDefault="002F3004">
      <w:pPr>
        <w:pStyle w:val="AltX"/>
      </w:pPr>
      <w:r w:rsidRPr="0039004F">
        <w:rPr>
          <w:rFonts w:hint="eastAsia"/>
        </w:rPr>
        <w:t xml:space="preserve">In initialization, </w:t>
      </w:r>
      <w:r>
        <w:rPr>
          <w:rFonts w:hint="eastAsia"/>
        </w:rPr>
        <w:t xml:space="preserve">set </w:t>
      </w:r>
      <w:hyperlink w:history="1" w:anchor="LatestVIOM1LoopHourVIOM">
        <w:r w:rsidR="003B253D">
          <w:rPr>
            <w:rStyle w:val="ac"/>
          </w:rPr>
          <w:t>LatestVIOM1LoopHourVIOM</w:t>
        </w:r>
      </w:hyperlink>
      <w:r w:rsidRPr="0039004F">
        <w:rPr>
          <w:rFonts w:hint="eastAsia"/>
        </w:rPr>
        <w:t xml:space="preserve"> </w:t>
      </w:r>
      <w:r>
        <w:rPr>
          <w:rFonts w:hint="eastAsia"/>
        </w:rPr>
        <w:t>as the zero;</w:t>
      </w:r>
    </w:p>
    <w:p w:rsidRPr="0039004F" w:rsidR="002F3004" w:rsidP="00FA0FBB" w:rsidRDefault="002F3004">
      <w:pPr>
        <w:pStyle w:val="AltX"/>
      </w:pPr>
      <w:r w:rsidRPr="0039004F">
        <w:rPr>
          <w:rFonts w:hint="eastAsia"/>
        </w:rPr>
        <w:t xml:space="preserve">If receiving </w:t>
      </w:r>
      <w:r>
        <w:rPr>
          <w:rFonts w:hint="eastAsia"/>
        </w:rPr>
        <w:t xml:space="preserve">an available </w:t>
      </w:r>
      <w:r w:rsidRPr="0039004F">
        <w:rPr>
          <w:rFonts w:hint="eastAsia"/>
        </w:rPr>
        <w:t>VIOM1</w:t>
      </w:r>
      <w:r>
        <w:rPr>
          <w:rFonts w:hint="eastAsia"/>
        </w:rPr>
        <w:t xml:space="preserve"> message</w:t>
      </w:r>
      <w:r w:rsidRPr="0039004F">
        <w:rPr>
          <w:rFonts w:hint="eastAsia"/>
        </w:rPr>
        <w:t xml:space="preserve">, </w:t>
      </w:r>
      <w:r>
        <w:rPr>
          <w:rFonts w:hint="eastAsia"/>
        </w:rPr>
        <w:t xml:space="preserve">or a new message and the previous one has invalid, </w:t>
      </w:r>
      <w:r w:rsidRPr="0039004F">
        <w:rPr>
          <w:rFonts w:hint="eastAsia"/>
        </w:rPr>
        <w:t xml:space="preserve">ATP will set the related value of </w:t>
      </w:r>
      <w:hyperlink w:history="1" w:anchor="LatestVIOM1LoopHourVIOM">
        <w:r w:rsidR="003B253D">
          <w:rPr>
            <w:rStyle w:val="ac"/>
            <w:noProof/>
          </w:rPr>
          <w:t>LatestVIOM1LoopHourVIOM</w:t>
        </w:r>
      </w:hyperlink>
      <w:r w:rsidRPr="0039004F">
        <w:rPr>
          <w:rFonts w:hint="eastAsia"/>
        </w:rPr>
        <w:t xml:space="preserve"> as the viom</w:t>
      </w:r>
      <w:r w:rsidR="00354F88">
        <w:rPr>
          <w:rFonts w:hint="eastAsia"/>
        </w:rPr>
        <w:t>L</w:t>
      </w:r>
      <w:r w:rsidRPr="0039004F">
        <w:rPr>
          <w:rFonts w:hint="eastAsia"/>
        </w:rPr>
        <w:t>oop</w:t>
      </w:r>
      <w:r w:rsidR="00354F88">
        <w:rPr>
          <w:rFonts w:hint="eastAsia"/>
        </w:rPr>
        <w:t>H</w:t>
      </w:r>
      <w:r w:rsidRPr="0039004F">
        <w:rPr>
          <w:rFonts w:hint="eastAsia"/>
        </w:rPr>
        <w:t xml:space="preserve">our of the message. </w:t>
      </w:r>
    </w:p>
    <w:p w:rsidRPr="0039004F" w:rsidR="002F3004" w:rsidP="00FA0FBB" w:rsidRDefault="002F3004">
      <w:pPr>
        <w:pStyle w:val="AltX"/>
      </w:pPr>
      <w:r w:rsidRPr="0039004F">
        <w:rPr>
          <w:rFonts w:hint="eastAsia"/>
        </w:rPr>
        <w:t xml:space="preserve">Otherwise, </w:t>
      </w:r>
      <w:hyperlink w:history="1" w:anchor="LatestVIOM1LoopHourVIOM">
        <w:r w:rsidR="003B253D">
          <w:rPr>
            <w:rStyle w:val="ac"/>
            <w:noProof/>
          </w:rPr>
          <w:t>LatestVIOM1LoopHourVIOM</w:t>
        </w:r>
      </w:hyperlink>
      <w:r w:rsidRPr="0039004F">
        <w:rPr>
          <w:rFonts w:hint="eastAsia"/>
        </w:rPr>
        <w:t xml:space="preserve"> keeps unchanged.    </w:t>
      </w:r>
    </w:p>
    <w:p w:rsidRPr="005A0C3A" w:rsidR="002F3004" w:rsidP="00C93484" w:rsidRDefault="002F3004">
      <w:pPr>
        <w:pStyle w:val="Reqtify"/>
      </w:pPr>
    </w:p>
    <w:p w:rsidRPr="00EF0C7E" w:rsidR="00EF0C7E" w:rsidP="000431E0" w:rsidRDefault="00EF0C7E">
      <w:pPr>
        <w:pStyle w:val="af7"/>
      </w:pPr>
      <w:r w:rsidRPr="00EF0C7E">
        <w:t xml:space="preserve">def </w:t>
      </w:r>
      <w:hyperlink w:history="1" w:anchor="LatestVIOM1LoopHourVIOM">
        <w:r w:rsidR="003B253D">
          <w:rPr>
            <w:rStyle w:val="ac"/>
          </w:rPr>
          <w:t>LatestVIOM1LoopHourVIOM</w:t>
        </w:r>
      </w:hyperlink>
      <w:r w:rsidRPr="00EF0C7E">
        <w:t>(ViomId, k):</w:t>
      </w:r>
    </w:p>
    <w:p w:rsidRPr="00EF0C7E" w:rsidR="00EF0C7E" w:rsidP="000431E0" w:rsidRDefault="00EF0C7E">
      <w:pPr>
        <w:pStyle w:val="af7"/>
      </w:pPr>
      <w:r w:rsidRPr="00EF0C7E">
        <w:t xml:space="preserve">    if (</w:t>
      </w:r>
      <w:hyperlink w:history="1" w:anchor="VIOM1VitalInputsAvailable">
        <w:r w:rsidR="003B253D">
          <w:rPr>
            <w:rStyle w:val="ac"/>
          </w:rPr>
          <w:t>VIOM1VitalInputsAvailable</w:t>
        </w:r>
      </w:hyperlink>
      <w:r w:rsidRPr="00EF0C7E">
        <w:t>(k)</w:t>
      </w:r>
    </w:p>
    <w:p w:rsidRPr="00EF0C7E" w:rsidR="00EF0C7E" w:rsidP="000431E0" w:rsidRDefault="00246F80">
      <w:pPr>
        <w:pStyle w:val="af7"/>
      </w:pPr>
      <w:r>
        <w:t xml:space="preserve">        or (not</w:t>
      </w:r>
      <w:r>
        <w:rPr>
          <w:rFonts w:hint="eastAsia"/>
        </w:rPr>
        <w:t xml:space="preserve"> </w:t>
      </w:r>
      <w:hyperlink w:history="1" w:anchor="VIOM1VitalInputsValid">
        <w:r w:rsidR="003B253D">
          <w:rPr>
            <w:rStyle w:val="ac"/>
          </w:rPr>
          <w:t>VIOM1VitalInputsValid</w:t>
        </w:r>
      </w:hyperlink>
      <w:r w:rsidRPr="00EF0C7E" w:rsidR="00EF0C7E">
        <w:t>(k-1)</w:t>
      </w:r>
    </w:p>
    <w:p w:rsidRPr="00EF0C7E" w:rsidR="00EF0C7E" w:rsidP="000431E0" w:rsidRDefault="00EF0C7E">
      <w:pPr>
        <w:pStyle w:val="af7"/>
      </w:pPr>
      <w:r w:rsidRPr="00EF0C7E">
        <w:t xml:space="preserve">            and </w:t>
      </w:r>
      <w:hyperlink w:history="1" w:anchor="VIOM1VitalInputsReceived">
        <w:r w:rsidR="003B253D">
          <w:rPr>
            <w:rStyle w:val="ac"/>
          </w:rPr>
          <w:t>VIOM1VitalInputsReceived</w:t>
        </w:r>
      </w:hyperlink>
      <w:r w:rsidRPr="00EF0C7E">
        <w:t>(</w:t>
      </w:r>
      <w:r w:rsidR="00EA4088">
        <w:rPr>
          <w:rFonts w:hint="eastAsia"/>
        </w:rPr>
        <w:t xml:space="preserve">ViomId, </w:t>
      </w:r>
      <w:r w:rsidRPr="00EF0C7E">
        <w:t>k))):</w:t>
      </w:r>
    </w:p>
    <w:p w:rsidRPr="00EF0C7E" w:rsidR="00EF0C7E" w:rsidP="000431E0" w:rsidRDefault="00EF0C7E">
      <w:pPr>
        <w:pStyle w:val="af7"/>
      </w:pPr>
      <w:r w:rsidRPr="00EF0C7E">
        <w:t xml:space="preserve">        return </w:t>
      </w:r>
      <w:hyperlink w:history="1" w:anchor="VIOM1VitalInput">
        <w:r w:rsidR="003B253D">
          <w:rPr>
            <w:rStyle w:val="ac"/>
          </w:rPr>
          <w:t>VIOM1VitalInput</w:t>
        </w:r>
      </w:hyperlink>
      <w:r w:rsidRPr="00EF0C7E">
        <w:t>[ViomId].ViomLoopHour</w:t>
      </w:r>
    </w:p>
    <w:p w:rsidRPr="00EF0C7E" w:rsidR="00EF0C7E" w:rsidP="000431E0" w:rsidRDefault="00EF0C7E">
      <w:pPr>
        <w:pStyle w:val="af7"/>
      </w:pPr>
      <w:r w:rsidRPr="00EF0C7E">
        <w:t xml:space="preserve">    else:</w:t>
      </w:r>
    </w:p>
    <w:p w:rsidR="002F3004" w:rsidP="000431E0" w:rsidRDefault="00EF0C7E">
      <w:pPr>
        <w:pStyle w:val="af7"/>
      </w:pPr>
      <w:r w:rsidRPr="00EF0C7E">
        <w:t xml:space="preserve">        return </w:t>
      </w:r>
      <w:hyperlink w:history="1" w:anchor="LatestVIOM1LoopHourVIOM">
        <w:r w:rsidR="003B253D">
          <w:rPr>
            <w:rStyle w:val="ac"/>
          </w:rPr>
          <w:t>LatestVIOM1LoopHourVIOM</w:t>
        </w:r>
      </w:hyperlink>
      <w:r w:rsidRPr="00EF0C7E">
        <w:t>[ViomId](k-1)</w:t>
      </w:r>
    </w:p>
    <w:p w:rsidRPr="008A1414" w:rsidR="002F3004" w:rsidP="000C0D62" w:rsidRDefault="002F3004">
      <w:pPr>
        <w:pStyle w:val="ReqtifyAltQ"/>
      </w:pPr>
      <w:r w:rsidRPr="008A1414">
        <w:t>#Category=Functional</w:t>
      </w:r>
    </w:p>
    <w:p w:rsidRPr="008A1414" w:rsidR="002F3004" w:rsidP="000C0D62" w:rsidRDefault="002F3004">
      <w:pPr>
        <w:pStyle w:val="ReqtifyAltQ"/>
      </w:pPr>
      <w:r w:rsidRPr="008A1414">
        <w:t>#Contribution</w:t>
      </w:r>
      <w:r>
        <w:t>=SIL4</w:t>
      </w:r>
    </w:p>
    <w:p w:rsidR="009328EA" w:rsidP="000C0D62" w:rsidRDefault="002F3004">
      <w:pPr>
        <w:pStyle w:val="ReqtifyAltQ"/>
        <w:rPr>
          <w:ins w:author="常鸣" w:date="2014-07-03T14:27:00Z" w:id="1140"/>
        </w:rPr>
      </w:pPr>
      <w:del w:author="常鸣" w:date="2014-07-03T14:27:00Z" w:id="1141">
        <w:r w:rsidRPr="008A1414" w:rsidDel="009328EA">
          <w:delText>#S</w:delText>
        </w:r>
      </w:del>
      <w:ins w:author="常鸣" w:date="2014-07-03T14:27:00Z" w:id="1142">
        <w:r w:rsidR="009328EA">
          <w:t>#Allocation=ATP Software</w:t>
        </w:r>
      </w:ins>
    </w:p>
    <w:p w:rsidRPr="008A1414" w:rsidR="002F3004" w:rsidP="000C0D62" w:rsidRDefault="009328EA">
      <w:pPr>
        <w:pStyle w:val="ReqtifyAltQ"/>
      </w:pPr>
      <w:ins w:author="常鸣" w:date="2014-07-03T14:27:00Z" w:id="1143">
        <w:r>
          <w:lastRenderedPageBreak/>
          <w:t>#S</w:t>
        </w:r>
      </w:ins>
      <w:r w:rsidRPr="008A1414" w:rsidR="002F3004">
        <w:t>ource=</w:t>
      </w:r>
      <w:r w:rsidRPr="00D20443" w:rsidR="002F3004">
        <w:t xml:space="preserve"> [iTC_CC-SyAD-0987]</w:t>
      </w:r>
      <w:r w:rsidR="002F3004">
        <w:t xml:space="preserve">, </w:t>
      </w:r>
      <w:r w:rsidRPr="00D20443" w:rsidR="002F3004">
        <w:t>[iTC_CC-SyAD-0988]</w:t>
      </w:r>
      <w:r w:rsidR="002F3004">
        <w:rPr>
          <w:rFonts w:hint="eastAsia"/>
        </w:rPr>
        <w:t>,</w:t>
      </w:r>
      <w:r w:rsidRPr="00D20443" w:rsidDel="00D20443" w:rsidR="002F3004">
        <w:rPr>
          <w:rFonts w:hint="eastAsia"/>
        </w:rPr>
        <w:t xml:space="preserve"> </w:t>
      </w:r>
      <w:r w:rsidR="002F3004">
        <w:rPr>
          <w:rFonts w:hint="eastAsia"/>
        </w:rPr>
        <w:t>[iTC_CC-SyAD-1005]</w:t>
      </w:r>
    </w:p>
    <w:p w:rsidRPr="008A1414" w:rsidR="002F3004" w:rsidP="000C0D62" w:rsidRDefault="002F3004">
      <w:pPr>
        <w:pStyle w:val="ReqtifyAltQ"/>
      </w:pPr>
      <w:r w:rsidRPr="008A1414">
        <w:t>[End]</w:t>
      </w:r>
    </w:p>
    <w:p w:rsidR="002F3004" w:rsidP="00C93484" w:rsidRDefault="002F3004">
      <w:pPr>
        <w:pStyle w:val="Reqtify"/>
      </w:pPr>
    </w:p>
    <w:p w:rsidR="002F3004" w:rsidP="00C93484" w:rsidRDefault="002F3004">
      <w:pPr>
        <w:pStyle w:val="Reqtify"/>
      </w:pPr>
    </w:p>
    <w:p w:rsidR="00334C81" w:rsidP="0012674A" w:rsidRDefault="00775398">
      <w:pPr>
        <w:pStyle w:val="4"/>
      </w:pPr>
      <w:r>
        <w:rPr>
          <w:rFonts w:hint="eastAsia"/>
        </w:rPr>
        <w:t>VIOM2 -&gt; ATP</w:t>
      </w:r>
    </w:p>
    <w:p w:rsidRPr="00775398" w:rsidR="00775398" w:rsidP="00C93484" w:rsidRDefault="00775398">
      <w:pPr>
        <w:pStyle w:val="Reqtify"/>
      </w:pPr>
    </w:p>
    <w:p w:rsidRPr="00974510" w:rsidR="00334C81" w:rsidP="00334C81" w:rsidRDefault="00334C81">
      <w:pPr>
        <w:pStyle w:val="ReqtifyAltR"/>
      </w:pPr>
      <w:r w:rsidRPr="00974510">
        <w:t>[iTC_CC_ATP-SwRS-</w:t>
      </w:r>
      <w:r w:rsidRPr="00974510">
        <w:rPr>
          <w:rFonts w:hint="eastAsia"/>
        </w:rPr>
        <w:t>06</w:t>
      </w:r>
      <w:r w:rsidR="00655979">
        <w:rPr>
          <w:rFonts w:hint="eastAsia"/>
        </w:rPr>
        <w:t>14</w:t>
      </w:r>
      <w:r w:rsidRPr="00974510">
        <w:t>]</w:t>
      </w:r>
    </w:p>
    <w:p w:rsidR="00334C81" w:rsidP="00C93484" w:rsidRDefault="003B253D">
      <w:pPr>
        <w:pStyle w:val="Reqtify"/>
      </w:pPr>
      <w:bookmarkStart w:name="VIOM2VitalInputsReceived" w:id="1144"/>
      <w:r w:rsidRPr="00D7275B">
        <w:rPr>
          <w:rStyle w:val="aff2"/>
          <w:bCs w:val="0"/>
          <w:iCs w:val="0"/>
        </w:rPr>
        <w:t>VIOM2VitalInputsReceived</w:t>
      </w:r>
      <w:bookmarkEnd w:id="1144"/>
      <w:r w:rsidRPr="00974510" w:rsidR="00334C81">
        <w:rPr>
          <w:rFonts w:hint="eastAsia"/>
        </w:rPr>
        <w:t>，收到并校验正确来自</w:t>
      </w:r>
      <w:r w:rsidRPr="00974510" w:rsidR="00334C81">
        <w:rPr>
          <w:rFonts w:hint="eastAsia"/>
        </w:rPr>
        <w:t>VIOM2</w:t>
      </w:r>
      <w:r w:rsidRPr="00974510" w:rsidR="00334C81">
        <w:rPr>
          <w:rFonts w:hint="eastAsia"/>
        </w:rPr>
        <w:t>的安全输出消息。</w:t>
      </w:r>
    </w:p>
    <w:p w:rsidRPr="00974510" w:rsidR="00E15340" w:rsidP="00C93484" w:rsidRDefault="00E15340">
      <w:pPr>
        <w:pStyle w:val="Reqtify"/>
      </w:pPr>
      <w:r>
        <w:rPr>
          <w:rFonts w:hint="eastAsia"/>
        </w:rPr>
        <w:t>ATP determines whether received a safety input message from VIOM2.</w:t>
      </w:r>
    </w:p>
    <w:p w:rsidRPr="00DB7B2F" w:rsidR="00334C81" w:rsidP="000431E0" w:rsidRDefault="00334C81">
      <w:pPr>
        <w:pStyle w:val="af7"/>
      </w:pPr>
      <w:r w:rsidRPr="00DB7B2F">
        <w:t xml:space="preserve">def </w:t>
      </w:r>
      <w:hyperlink w:history="1" w:anchor="VIOM2VitalInputsReceived">
        <w:r w:rsidR="003B253D">
          <w:rPr>
            <w:rStyle w:val="ac"/>
          </w:rPr>
          <w:t>VIOM2VitalInputsReceived</w:t>
        </w:r>
      </w:hyperlink>
      <w:r w:rsidRPr="00DB7B2F">
        <w:t>(</w:t>
      </w:r>
      <w:r w:rsidR="00260F61">
        <w:rPr>
          <w:rFonts w:hint="eastAsia"/>
        </w:rPr>
        <w:t>V</w:t>
      </w:r>
      <w:r w:rsidRPr="00DB7B2F">
        <w:t>iom</w:t>
      </w:r>
      <w:r w:rsidR="00354F88">
        <w:t>I</w:t>
      </w:r>
      <w:r w:rsidRPr="00DB7B2F">
        <w:t>d, k):</w:t>
      </w:r>
    </w:p>
    <w:p w:rsidRPr="00974510" w:rsidR="00334C81" w:rsidP="000431E0" w:rsidRDefault="00334C81">
      <w:pPr>
        <w:pStyle w:val="af7"/>
      </w:pPr>
      <w:r w:rsidRPr="00DB7B2F">
        <w:t xml:space="preserve">    </w:t>
      </w:r>
      <w:r w:rsidRPr="0019471B">
        <w:t xml:space="preserve">return </w:t>
      </w:r>
      <w:hyperlink w:history="1" w:anchor="Received">
        <w:r w:rsidRPr="00A04216">
          <w:rPr>
            <w:rStyle w:val="ac"/>
          </w:rPr>
          <w:t>Message</w:t>
        </w:r>
        <w:r w:rsidRPr="00A04216" w:rsidR="00354F88">
          <w:rPr>
            <w:rStyle w:val="ac"/>
          </w:rPr>
          <w:t>.R</w:t>
        </w:r>
        <w:r w:rsidRPr="00A04216">
          <w:rPr>
            <w:rStyle w:val="ac"/>
          </w:rPr>
          <w:t>eceived</w:t>
        </w:r>
      </w:hyperlink>
      <w:r w:rsidRPr="0019471B">
        <w:t>(</w:t>
      </w:r>
      <w:hyperlink w:history="1" w:anchor="VIOM2VitalInput">
        <w:r w:rsidR="003B253D">
          <w:rPr>
            <w:rStyle w:val="ac"/>
          </w:rPr>
          <w:t>VIOM2VitalInput</w:t>
        </w:r>
      </w:hyperlink>
      <w:r w:rsidRPr="0019471B">
        <w:t>(</w:t>
      </w:r>
      <w:r w:rsidR="00260F61">
        <w:rPr>
          <w:rFonts w:hint="eastAsia"/>
        </w:rPr>
        <w:t>V</w:t>
      </w:r>
      <w:r w:rsidRPr="0019471B">
        <w:t>iom</w:t>
      </w:r>
      <w:r w:rsidR="00354F88">
        <w:t>I</w:t>
      </w:r>
      <w:r w:rsidRPr="0019471B">
        <w:t>d), k)</w:t>
      </w:r>
    </w:p>
    <w:p w:rsidRPr="00974510" w:rsidR="00334C81" w:rsidP="000C0D62" w:rsidRDefault="00334C81">
      <w:pPr>
        <w:pStyle w:val="ReqtifyAltQ"/>
      </w:pPr>
      <w:r w:rsidRPr="00974510">
        <w:t>#Category=Functional</w:t>
      </w:r>
    </w:p>
    <w:p w:rsidRPr="00974510" w:rsidR="00334C81" w:rsidP="000C0D62" w:rsidRDefault="00334C81">
      <w:pPr>
        <w:pStyle w:val="ReqtifyAltQ"/>
      </w:pPr>
      <w:r w:rsidRPr="00974510">
        <w:t>#Contribution=SIL4</w:t>
      </w:r>
    </w:p>
    <w:p w:rsidR="009328EA" w:rsidP="000C0D62" w:rsidRDefault="00334C81">
      <w:pPr>
        <w:pStyle w:val="ReqtifyAltQ"/>
        <w:rPr>
          <w:ins w:author="常鸣" w:date="2014-07-03T14:27:00Z" w:id="1145"/>
        </w:rPr>
      </w:pPr>
      <w:del w:author="常鸣" w:date="2014-07-03T14:27:00Z" w:id="1146">
        <w:r w:rsidRPr="00974510" w:rsidDel="009328EA">
          <w:delText>#S</w:delText>
        </w:r>
      </w:del>
      <w:ins w:author="常鸣" w:date="2014-07-03T14:27:00Z" w:id="1147">
        <w:r w:rsidR="009328EA">
          <w:t>#Allocation=ATP Software</w:t>
        </w:r>
      </w:ins>
    </w:p>
    <w:p w:rsidRPr="00974510" w:rsidR="00334C81" w:rsidP="000C0D62" w:rsidRDefault="009328EA">
      <w:pPr>
        <w:pStyle w:val="ReqtifyAltQ"/>
      </w:pPr>
      <w:ins w:author="常鸣" w:date="2014-07-03T14:27:00Z" w:id="1148">
        <w:r>
          <w:t>#S</w:t>
        </w:r>
      </w:ins>
      <w:r w:rsidRPr="00974510" w:rsidR="00334C81">
        <w:t>ource=[iTC_CC-SyAD-</w:t>
      </w:r>
      <w:r w:rsidRPr="00974510" w:rsidR="00334C81">
        <w:rPr>
          <w:rFonts w:hint="eastAsia"/>
        </w:rPr>
        <w:t xml:space="preserve">0031], </w:t>
      </w:r>
      <w:r w:rsidRPr="00974510" w:rsidR="00334C81">
        <w:t>[iTC_CC-SyAD-0961]</w:t>
      </w:r>
      <w:r w:rsidRPr="00974510" w:rsidR="00334C81">
        <w:rPr>
          <w:rFonts w:hint="eastAsia"/>
        </w:rPr>
        <w:t>, [</w:t>
      </w:r>
      <w:r w:rsidRPr="00974510" w:rsidR="00334C81">
        <w:t>iTC_CC_ATP_SwHA-0017</w:t>
      </w:r>
      <w:r w:rsidRPr="00974510" w:rsidR="00334C81">
        <w:rPr>
          <w:rFonts w:hint="eastAsia"/>
        </w:rPr>
        <w:t>],</w:t>
      </w:r>
      <w:r w:rsidRPr="00974510" w:rsidR="00334C81">
        <w:t xml:space="preserve"> [iTC_CC-SyAD-0988]</w:t>
      </w:r>
      <w:r w:rsidRPr="00974510" w:rsidR="00334C81">
        <w:rPr>
          <w:rFonts w:hint="eastAsia"/>
        </w:rPr>
        <w:t>,</w:t>
      </w:r>
      <w:r w:rsidRPr="00974510" w:rsidR="00334C81">
        <w:t xml:space="preserve"> [iTC_CC_VLE-2-DVCOM-2-SyID-0036]</w:t>
      </w:r>
      <w:r w:rsidRPr="00974510" w:rsidR="00334C81">
        <w:rPr>
          <w:rFonts w:hint="eastAsia"/>
        </w:rPr>
        <w:t>,</w:t>
      </w:r>
      <w:r w:rsidRPr="00974510" w:rsidR="00334C81">
        <w:t xml:space="preserve"> [iTC_CC_VLE-2-DVCOM-2-SyID-003</w:t>
      </w:r>
      <w:r w:rsidRPr="00974510" w:rsidR="00334C81">
        <w:rPr>
          <w:rFonts w:hint="eastAsia"/>
        </w:rPr>
        <w:t>7</w:t>
      </w:r>
      <w:r w:rsidRPr="00974510" w:rsidR="00334C81">
        <w:t>]</w:t>
      </w:r>
    </w:p>
    <w:p w:rsidRPr="00974510" w:rsidR="00334C81" w:rsidP="000C0D62" w:rsidRDefault="00334C81">
      <w:pPr>
        <w:pStyle w:val="ReqtifyAltQ"/>
      </w:pPr>
      <w:r w:rsidRPr="00974510">
        <w:t>[End]</w:t>
      </w:r>
    </w:p>
    <w:p w:rsidR="00334C81" w:rsidP="00C93484" w:rsidRDefault="00334C81">
      <w:pPr>
        <w:pStyle w:val="Reqtify"/>
      </w:pPr>
    </w:p>
    <w:p w:rsidR="00334C81" w:rsidP="00C93484" w:rsidRDefault="00334C81">
      <w:pPr>
        <w:pStyle w:val="Reqtify"/>
      </w:pPr>
    </w:p>
    <w:p w:rsidR="00334C81" w:rsidP="00334C81" w:rsidRDefault="00334C81">
      <w:pPr>
        <w:pStyle w:val="ReqtifyAltR"/>
      </w:pPr>
      <w:r>
        <w:t>[iTC_CC_ATP-SwRS-</w:t>
      </w:r>
      <w:r>
        <w:rPr>
          <w:rFonts w:hint="eastAsia"/>
        </w:rPr>
        <w:t>0449</w:t>
      </w:r>
      <w:r>
        <w:t>]</w:t>
      </w:r>
    </w:p>
    <w:p w:rsidR="00334C81" w:rsidP="00C93484" w:rsidRDefault="003B253D">
      <w:pPr>
        <w:pStyle w:val="Reqtify"/>
      </w:pPr>
      <w:bookmarkStart w:name="VIOM2VitalInputsAvailable" w:id="1149"/>
      <w:r w:rsidRPr="00D7275B">
        <w:rPr>
          <w:rStyle w:val="aff2"/>
          <w:bCs w:val="0"/>
          <w:iCs w:val="0"/>
        </w:rPr>
        <w:t>VIOM2VitalInputsAvailable</w:t>
      </w:r>
      <w:bookmarkEnd w:id="1149"/>
      <w:r w:rsidR="00334C81">
        <w:rPr>
          <w:rFonts w:hint="eastAsia"/>
        </w:rPr>
        <w:t>，通过通信接口，获取来自</w:t>
      </w:r>
      <w:r w:rsidR="00334C81">
        <w:rPr>
          <w:rFonts w:hint="eastAsia"/>
        </w:rPr>
        <w:t>VIOM2</w:t>
      </w:r>
      <w:r w:rsidR="00334C81">
        <w:rPr>
          <w:rFonts w:hint="eastAsia"/>
        </w:rPr>
        <w:t>的安全输入消息，并判断消息传输的时间有效性以及顺序的正确性。</w:t>
      </w:r>
    </w:p>
    <w:p w:rsidRPr="00F729E7" w:rsidR="00334C81" w:rsidP="00C93484" w:rsidRDefault="00334C81">
      <w:pPr>
        <w:pStyle w:val="Reqtify"/>
      </w:pPr>
      <w:r w:rsidRPr="00775C55">
        <w:rPr>
          <w:rFonts w:hint="eastAsia"/>
        </w:rPr>
        <w:t xml:space="preserve">Through the communication, ATP </w:t>
      </w:r>
      <w:r w:rsidRPr="0039004F">
        <w:rPr>
          <w:rFonts w:hint="eastAsia"/>
        </w:rPr>
        <w:t xml:space="preserve">gets the </w:t>
      </w:r>
      <w:r>
        <w:rPr>
          <w:rFonts w:hint="eastAsia"/>
        </w:rPr>
        <w:t>vital</w:t>
      </w:r>
      <w:r w:rsidRPr="0039004F">
        <w:rPr>
          <w:rFonts w:hint="eastAsia"/>
        </w:rPr>
        <w:t xml:space="preserve"> input message from VIOM</w:t>
      </w:r>
      <w:r>
        <w:rPr>
          <w:rFonts w:hint="eastAsia"/>
        </w:rPr>
        <w:t xml:space="preserve">2 and </w:t>
      </w:r>
      <w:r w:rsidRPr="0039004F">
        <w:t>decides</w:t>
      </w:r>
      <w:r w:rsidRPr="0039004F">
        <w:rPr>
          <w:rFonts w:hint="eastAsia"/>
        </w:rPr>
        <w:t xml:space="preserve"> the time effectiveness</w:t>
      </w:r>
      <w:r>
        <w:rPr>
          <w:rFonts w:hint="eastAsia"/>
        </w:rPr>
        <w:t xml:space="preserve"> and </w:t>
      </w:r>
      <w:r w:rsidRPr="0039004F">
        <w:rPr>
          <w:rFonts w:hint="eastAsia"/>
        </w:rPr>
        <w:t xml:space="preserve">the correctness of the sequence of the message, which defined as </w:t>
      </w:r>
      <w:hyperlink w:history="1" w:anchor="VIOM2VitalInputsAvailable">
        <w:r w:rsidR="003B253D">
          <w:rPr>
            <w:rStyle w:val="ac"/>
            <w:noProof/>
          </w:rPr>
          <w:t>VIOM2VitalInputsAvailable</w:t>
        </w:r>
      </w:hyperlink>
      <w:r w:rsidRPr="0039004F">
        <w:rPr>
          <w:rFonts w:hint="eastAsia"/>
        </w:rPr>
        <w:t>.</w:t>
      </w:r>
    </w:p>
    <w:p w:rsidRPr="00DB7B2F" w:rsidR="00334C81" w:rsidP="000431E0" w:rsidRDefault="00334C81">
      <w:pPr>
        <w:pStyle w:val="af7"/>
      </w:pPr>
      <w:r w:rsidRPr="00DB7B2F">
        <w:t xml:space="preserve">def </w:t>
      </w:r>
      <w:hyperlink w:history="1" w:anchor="VIOM2VitalInputsAvailable">
        <w:r w:rsidR="003B253D">
          <w:rPr>
            <w:rStyle w:val="ac"/>
          </w:rPr>
          <w:t>VIOM2VitalInputsAvailable</w:t>
        </w:r>
      </w:hyperlink>
      <w:r w:rsidRPr="00DB7B2F">
        <w:t>(</w:t>
      </w:r>
      <w:r w:rsidR="00E15340">
        <w:rPr>
          <w:rFonts w:hint="eastAsia"/>
        </w:rPr>
        <w:t>V</w:t>
      </w:r>
      <w:r w:rsidRPr="00DB7B2F">
        <w:t>iom</w:t>
      </w:r>
      <w:r w:rsidR="00354F88">
        <w:t>I</w:t>
      </w:r>
      <w:r w:rsidRPr="00DB7B2F">
        <w:t>d, k):</w:t>
      </w:r>
    </w:p>
    <w:p w:rsidRPr="0019471B" w:rsidR="00334C81" w:rsidP="000431E0" w:rsidRDefault="00334C81">
      <w:pPr>
        <w:pStyle w:val="af7"/>
      </w:pPr>
      <w:r w:rsidRPr="00DB7B2F">
        <w:t xml:space="preserve">    </w:t>
      </w:r>
      <w:r w:rsidRPr="0019471B">
        <w:t>return Message</w:t>
      </w:r>
      <w:r w:rsidR="00354F88">
        <w:t>.</w:t>
      </w:r>
      <w:hyperlink w:history="1" w:anchor="Available">
        <w:r w:rsidR="00783A38">
          <w:rPr>
            <w:rStyle w:val="ac"/>
          </w:rPr>
          <w:t>Available</w:t>
        </w:r>
      </w:hyperlink>
      <w:r w:rsidRPr="0019471B">
        <w:t>(</w:t>
      </w:r>
      <w:hyperlink w:history="1" w:anchor="VIOM2VitalInputsReceived">
        <w:r w:rsidR="003B253D">
          <w:rPr>
            <w:rStyle w:val="ac"/>
          </w:rPr>
          <w:t>VIOM2VitalInputsReceived</w:t>
        </w:r>
      </w:hyperlink>
      <w:r w:rsidRPr="0019471B">
        <w:t>(</w:t>
      </w:r>
      <w:r w:rsidR="00E15340">
        <w:rPr>
          <w:rFonts w:hint="eastAsia"/>
        </w:rPr>
        <w:t>V</w:t>
      </w:r>
      <w:r w:rsidRPr="0019471B">
        <w:t>iom</w:t>
      </w:r>
      <w:r w:rsidR="00354F88">
        <w:t>I</w:t>
      </w:r>
      <w:r w:rsidRPr="0019471B">
        <w:t>d, k),</w:t>
      </w:r>
    </w:p>
    <w:p w:rsidRPr="0019471B" w:rsidR="00334C81" w:rsidP="000431E0" w:rsidRDefault="00334C81">
      <w:pPr>
        <w:pStyle w:val="af7"/>
      </w:pPr>
      <w:r w:rsidRPr="0019471B">
        <w:t xml:space="preserve">                     </w:t>
      </w:r>
      <w:r w:rsidR="001E11D3">
        <w:rPr>
          <w:rFonts w:hint="eastAsia"/>
        </w:rPr>
        <w:t xml:space="preserve">     </w:t>
      </w:r>
      <w:r w:rsidRPr="0019471B">
        <w:t xml:space="preserve">        </w:t>
      </w:r>
      <w:hyperlink w:history="1" w:anchor="VIOM2VitalInput">
        <w:r w:rsidR="003B253D">
          <w:rPr>
            <w:rStyle w:val="ac"/>
          </w:rPr>
          <w:t>VIOM2VitalInput</w:t>
        </w:r>
      </w:hyperlink>
      <w:r w:rsidRPr="0019471B">
        <w:t>(</w:t>
      </w:r>
      <w:r w:rsidR="00E15340">
        <w:rPr>
          <w:rFonts w:hint="eastAsia"/>
        </w:rPr>
        <w:t>V</w:t>
      </w:r>
      <w:r w:rsidRPr="0019471B">
        <w:t>iom</w:t>
      </w:r>
      <w:r w:rsidR="00354F88">
        <w:t>I</w:t>
      </w:r>
      <w:r w:rsidRPr="0019471B">
        <w:t>d)</w:t>
      </w:r>
      <w:r w:rsidR="00354F88">
        <w:t>.A</w:t>
      </w:r>
      <w:r w:rsidRPr="0019471B">
        <w:t>tp</w:t>
      </w:r>
      <w:r w:rsidR="00354F88">
        <w:t>L</w:t>
      </w:r>
      <w:r w:rsidRPr="0019471B">
        <w:t>oop</w:t>
      </w:r>
      <w:r w:rsidR="00354F88">
        <w:t>H</w:t>
      </w:r>
      <w:r w:rsidRPr="0019471B">
        <w:t>our,</w:t>
      </w:r>
    </w:p>
    <w:p w:rsidRPr="0019471B" w:rsidR="00334C81" w:rsidP="000431E0" w:rsidRDefault="00334C81">
      <w:pPr>
        <w:pStyle w:val="af7"/>
      </w:pPr>
      <w:r w:rsidRPr="0019471B">
        <w:t xml:space="preserve">                  </w:t>
      </w:r>
      <w:r w:rsidR="001E11D3">
        <w:rPr>
          <w:rFonts w:hint="eastAsia"/>
        </w:rPr>
        <w:t xml:space="preserve">     </w:t>
      </w:r>
      <w:r w:rsidRPr="0019471B">
        <w:t xml:space="preserve">           </w:t>
      </w:r>
      <w:r w:rsidRPr="00260F61">
        <w:rPr>
          <w:rStyle w:val="aff1"/>
        </w:rPr>
        <w:t>VIOM_VALIDITY_TIME</w:t>
      </w:r>
      <w:r w:rsidRPr="0019471B">
        <w:t>,</w:t>
      </w:r>
    </w:p>
    <w:p w:rsidRPr="0019471B" w:rsidR="00334C81" w:rsidP="000431E0" w:rsidRDefault="00334C81">
      <w:pPr>
        <w:pStyle w:val="af7"/>
      </w:pPr>
      <w:r w:rsidRPr="0019471B">
        <w:t xml:space="preserve">                     </w:t>
      </w:r>
      <w:r w:rsidR="001E11D3">
        <w:rPr>
          <w:rFonts w:hint="eastAsia"/>
        </w:rPr>
        <w:t xml:space="preserve">     </w:t>
      </w:r>
      <w:r w:rsidRPr="0019471B">
        <w:t xml:space="preserve">        </w:t>
      </w:r>
      <w:hyperlink w:history="1" w:anchor="VIOM2VitalInputsLastAge">
        <w:r w:rsidRPr="000C0D62">
          <w:rPr>
            <w:rStyle w:val="ac"/>
          </w:rPr>
          <w:t>VIOM2VitalInput</w:t>
        </w:r>
        <w:r w:rsidRPr="000C0D62" w:rsidR="000C0D62">
          <w:rPr>
            <w:rStyle w:val="ac"/>
            <w:rFonts w:hint="eastAsia"/>
          </w:rPr>
          <w:t>sLast</w:t>
        </w:r>
        <w:r w:rsidRPr="000C0D62">
          <w:rPr>
            <w:rStyle w:val="ac"/>
          </w:rPr>
          <w:t>Age</w:t>
        </w:r>
      </w:hyperlink>
      <w:r w:rsidRPr="0019471B">
        <w:t>(</w:t>
      </w:r>
      <w:r w:rsidR="00E15340">
        <w:rPr>
          <w:rFonts w:hint="eastAsia"/>
        </w:rPr>
        <w:t>V</w:t>
      </w:r>
      <w:r w:rsidRPr="0019471B">
        <w:t>iom</w:t>
      </w:r>
      <w:r w:rsidR="00354F88">
        <w:t>I</w:t>
      </w:r>
      <w:r w:rsidRPr="0019471B">
        <w:t>d, k-1),</w:t>
      </w:r>
    </w:p>
    <w:p w:rsidR="00334C81" w:rsidP="000431E0" w:rsidRDefault="00334C81">
      <w:pPr>
        <w:pStyle w:val="af7"/>
      </w:pPr>
      <w:r w:rsidRPr="0019471B">
        <w:t xml:space="preserve">                    </w:t>
      </w:r>
      <w:r w:rsidR="001E11D3">
        <w:rPr>
          <w:rFonts w:hint="eastAsia"/>
        </w:rPr>
        <w:t xml:space="preserve">     </w:t>
      </w:r>
      <w:r w:rsidRPr="0019471B">
        <w:t xml:space="preserve">         k)</w:t>
      </w:r>
      <w:r w:rsidRPr="0019471B" w:rsidDel="00DB7B2F">
        <w:t xml:space="preserve"> </w:t>
      </w:r>
    </w:p>
    <w:p w:rsidR="00334C81" w:rsidP="00C93484" w:rsidRDefault="00334C81">
      <w:pPr>
        <w:pStyle w:val="Reqtify"/>
      </w:pPr>
      <w:r>
        <w:rPr>
          <w:rFonts w:hint="eastAsia"/>
        </w:rPr>
        <w:t>其中</w:t>
      </w:r>
      <w:r w:rsidR="001E11D3">
        <w:rPr>
          <w:rFonts w:hint="eastAsia"/>
        </w:rPr>
        <w:t>ViomId</w:t>
      </w:r>
      <w:r>
        <w:rPr>
          <w:rFonts w:hint="eastAsia"/>
        </w:rPr>
        <w:t>取值为</w:t>
      </w:r>
      <w:r>
        <w:rPr>
          <w:rFonts w:hint="eastAsia"/>
        </w:rPr>
        <w:t>0</w:t>
      </w:r>
      <w:r>
        <w:rPr>
          <w:rFonts w:hint="eastAsia"/>
        </w:rPr>
        <w:t>或</w:t>
      </w:r>
      <w:r>
        <w:rPr>
          <w:rFonts w:hint="eastAsia"/>
        </w:rPr>
        <w:t>1</w:t>
      </w:r>
      <w:r>
        <w:rPr>
          <w:rFonts w:hint="eastAsia"/>
        </w:rPr>
        <w:t>，表示位于</w:t>
      </w:r>
      <w:r w:rsidRPr="00451353">
        <w:rPr>
          <w:rStyle w:val="aff1"/>
          <w:rFonts w:hint="eastAsia"/>
        </w:rPr>
        <w:t>END_2</w:t>
      </w:r>
      <w:r>
        <w:rPr>
          <w:rFonts w:hint="eastAsia"/>
        </w:rPr>
        <w:t>车头</w:t>
      </w:r>
      <w:r>
        <w:rPr>
          <w:rFonts w:hint="eastAsia"/>
        </w:rPr>
        <w:t>2</w:t>
      </w:r>
      <w:r>
        <w:rPr>
          <w:rFonts w:hint="eastAsia"/>
        </w:rPr>
        <w:t>个</w:t>
      </w:r>
      <w:r>
        <w:rPr>
          <w:rFonts w:hint="eastAsia"/>
        </w:rPr>
        <w:t>VIOM</w:t>
      </w:r>
      <w:r>
        <w:rPr>
          <w:rFonts w:hint="eastAsia"/>
        </w:rPr>
        <w:t>中的</w:t>
      </w:r>
      <w:r>
        <w:rPr>
          <w:rFonts w:hint="eastAsia"/>
        </w:rPr>
        <w:t>1</w:t>
      </w:r>
      <w:r>
        <w:rPr>
          <w:rFonts w:hint="eastAsia"/>
        </w:rPr>
        <w:t>个。</w:t>
      </w:r>
    </w:p>
    <w:p w:rsidRPr="00F729E7" w:rsidR="00334C81" w:rsidP="00C93484" w:rsidRDefault="00334C81">
      <w:pPr>
        <w:pStyle w:val="Reqtify"/>
      </w:pPr>
      <w:r w:rsidRPr="00775C55">
        <w:rPr>
          <w:rFonts w:hint="eastAsia"/>
        </w:rPr>
        <w:t xml:space="preserve">During the calculation, </w:t>
      </w:r>
      <w:r>
        <w:rPr>
          <w:rFonts w:hint="eastAsia"/>
        </w:rPr>
        <w:t>the value</w:t>
      </w:r>
      <w:r w:rsidRPr="00775C55">
        <w:rPr>
          <w:rFonts w:hint="eastAsia"/>
        </w:rPr>
        <w:t xml:space="preserve"> i is </w:t>
      </w:r>
      <w:r>
        <w:rPr>
          <w:rFonts w:hint="eastAsia"/>
        </w:rPr>
        <w:t xml:space="preserve">either zero or one, which </w:t>
      </w:r>
      <w:r w:rsidRPr="00775C55">
        <w:rPr>
          <w:rFonts w:hint="eastAsia"/>
        </w:rPr>
        <w:t xml:space="preserve">represents one of the </w:t>
      </w:r>
      <w:r>
        <w:rPr>
          <w:rFonts w:hint="eastAsia"/>
        </w:rPr>
        <w:t>two</w:t>
      </w:r>
      <w:r w:rsidRPr="00775C55">
        <w:rPr>
          <w:rFonts w:hint="eastAsia"/>
        </w:rPr>
        <w:t xml:space="preserve"> VIOM in the </w:t>
      </w:r>
      <w:r>
        <w:rPr>
          <w:rFonts w:hint="eastAsia"/>
        </w:rPr>
        <w:t xml:space="preserve">train </w:t>
      </w:r>
      <w:r w:rsidRPr="00451353">
        <w:rPr>
          <w:rStyle w:val="aff1"/>
          <w:rFonts w:hint="eastAsia"/>
        </w:rPr>
        <w:t>END_2</w:t>
      </w:r>
      <w:r w:rsidRPr="00775C55">
        <w:rPr>
          <w:rFonts w:hint="eastAsia"/>
        </w:rPr>
        <w:t xml:space="preserve">. </w:t>
      </w:r>
    </w:p>
    <w:p w:rsidRPr="008A1414" w:rsidR="00334C81" w:rsidP="000C0D62" w:rsidRDefault="00334C81">
      <w:pPr>
        <w:pStyle w:val="ReqtifyAltQ"/>
      </w:pPr>
      <w:r w:rsidRPr="008A1414">
        <w:t>#Category=</w:t>
      </w:r>
      <w:r w:rsidRPr="00C36276">
        <w:t xml:space="preserve"> </w:t>
      </w:r>
      <w:r w:rsidRPr="008A1414">
        <w:t>Functional</w:t>
      </w:r>
    </w:p>
    <w:p w:rsidR="00334C81" w:rsidP="000C0D62" w:rsidRDefault="00334C81">
      <w:pPr>
        <w:pStyle w:val="ReqtifyAltQ"/>
      </w:pPr>
      <w:r w:rsidRPr="008A1414">
        <w:t>#Contribution</w:t>
      </w:r>
      <w:r>
        <w:t>=SIL4</w:t>
      </w:r>
    </w:p>
    <w:p w:rsidR="009328EA" w:rsidP="000C0D62" w:rsidRDefault="00334C81">
      <w:pPr>
        <w:pStyle w:val="ReqtifyAltQ"/>
        <w:rPr>
          <w:ins w:author="常鸣" w:date="2014-07-03T14:27:00Z" w:id="1150"/>
        </w:rPr>
      </w:pPr>
      <w:del w:author="常鸣" w:date="2014-07-03T14:27:00Z" w:id="1151">
        <w:r w:rsidDel="009328EA">
          <w:rPr>
            <w:rFonts w:hint="eastAsia"/>
          </w:rPr>
          <w:delText>#S</w:delText>
        </w:r>
      </w:del>
      <w:ins w:author="常鸣" w:date="2014-07-03T14:27:00Z" w:id="1152">
        <w:r w:rsidR="009328EA">
          <w:rPr>
            <w:rFonts w:hint="eastAsia"/>
          </w:rPr>
          <w:t>#Allocation=ATP Software</w:t>
        </w:r>
      </w:ins>
    </w:p>
    <w:p w:rsidRPr="008A1414" w:rsidR="00334C81" w:rsidP="000C0D62" w:rsidRDefault="009328EA">
      <w:pPr>
        <w:pStyle w:val="ReqtifyAltQ"/>
      </w:pPr>
      <w:ins w:author="常鸣" w:date="2014-07-03T14:27:00Z" w:id="1153">
        <w:r>
          <w:rPr>
            <w:rFonts w:hint="eastAsia"/>
          </w:rPr>
          <w:t>#S</w:t>
        </w:r>
      </w:ins>
      <w:r w:rsidR="00334C81">
        <w:rPr>
          <w:rFonts w:hint="eastAsia"/>
        </w:rPr>
        <w:t>ource=</w:t>
      </w:r>
      <w:r w:rsidRPr="00D20443" w:rsidR="00334C81">
        <w:t xml:space="preserve"> [iTC_CC-SyAD-0988]</w:t>
      </w:r>
      <w:r w:rsidR="00334C81">
        <w:rPr>
          <w:rFonts w:hint="eastAsia"/>
        </w:rPr>
        <w:t>, [</w:t>
      </w:r>
      <w:r w:rsidR="00334C81">
        <w:t>iTC_CC_ATP_SwHA</w:t>
      </w:r>
      <w:r w:rsidRPr="00CA7F59" w:rsidR="00334C81">
        <w:t>-0017</w:t>
      </w:r>
      <w:r w:rsidR="00334C81">
        <w:rPr>
          <w:rFonts w:hint="eastAsia"/>
        </w:rPr>
        <w:t>], [iTC_CC-SyAD-1005]</w:t>
      </w:r>
    </w:p>
    <w:p w:rsidRPr="008A1414" w:rsidR="00334C81" w:rsidP="000C0D62" w:rsidRDefault="00334C81">
      <w:pPr>
        <w:pStyle w:val="ReqtifyAltQ"/>
      </w:pPr>
      <w:r w:rsidRPr="008A1414">
        <w:t>[End]</w:t>
      </w:r>
    </w:p>
    <w:p w:rsidR="00334C81" w:rsidP="00C93484" w:rsidRDefault="00334C81">
      <w:pPr>
        <w:pStyle w:val="Reqtify"/>
      </w:pPr>
    </w:p>
    <w:p w:rsidR="00334C81" w:rsidP="00C93484" w:rsidRDefault="00334C81">
      <w:pPr>
        <w:pStyle w:val="Reqtify"/>
      </w:pPr>
    </w:p>
    <w:p w:rsidR="00334C81" w:rsidP="00C93484" w:rsidRDefault="00334C81">
      <w:pPr>
        <w:pStyle w:val="Reqtify"/>
      </w:pPr>
    </w:p>
    <w:p w:rsidR="00334C81" w:rsidP="00334C81" w:rsidRDefault="00334C81">
      <w:pPr>
        <w:pStyle w:val="ReqtifyAltR"/>
      </w:pPr>
      <w:r>
        <w:t>[iTC_CC_ATP-SwRS-</w:t>
      </w:r>
      <w:r>
        <w:rPr>
          <w:rFonts w:hint="eastAsia"/>
        </w:rPr>
        <w:t>0</w:t>
      </w:r>
      <w:r w:rsidR="002F3004">
        <w:rPr>
          <w:rFonts w:hint="eastAsia"/>
        </w:rPr>
        <w:t>741</w:t>
      </w:r>
      <w:r>
        <w:t>]</w:t>
      </w:r>
    </w:p>
    <w:p w:rsidR="00334C81" w:rsidP="00C93484" w:rsidRDefault="003B253D">
      <w:pPr>
        <w:pStyle w:val="Reqtify"/>
      </w:pPr>
      <w:bookmarkStart w:name="VIOM2VitalInputsLastAge" w:id="1154"/>
      <w:r w:rsidRPr="00D7275B">
        <w:rPr>
          <w:rStyle w:val="aff2"/>
          <w:bCs w:val="0"/>
          <w:iCs w:val="0"/>
        </w:rPr>
        <w:t>VIOM2VitalInputsLastAge</w:t>
      </w:r>
      <w:bookmarkEnd w:id="1154"/>
      <w:r w:rsidR="00334C81">
        <w:rPr>
          <w:rFonts w:hint="eastAsia"/>
        </w:rPr>
        <w:t>，记录当前收到最新的</w:t>
      </w:r>
      <w:r w:rsidRPr="00451353" w:rsidR="00334C81">
        <w:rPr>
          <w:rStyle w:val="aff1"/>
          <w:rFonts w:hint="eastAsia"/>
        </w:rPr>
        <w:t>END_2</w:t>
      </w:r>
      <w:r w:rsidR="00334C81">
        <w:rPr>
          <w:rFonts w:hint="eastAsia"/>
        </w:rPr>
        <w:t>端</w:t>
      </w:r>
      <w:r w:rsidR="00334C81">
        <w:rPr>
          <w:rFonts w:hint="eastAsia"/>
        </w:rPr>
        <w:t>VIOM</w:t>
      </w:r>
      <w:r w:rsidR="00334C81">
        <w:rPr>
          <w:rFonts w:hint="eastAsia"/>
        </w:rPr>
        <w:t>的周期时间信息。</w:t>
      </w:r>
    </w:p>
    <w:p w:rsidRPr="00E15340" w:rsidR="00334C81" w:rsidP="00C93484" w:rsidRDefault="00E15340">
      <w:pPr>
        <w:pStyle w:val="Reqtify"/>
      </w:pPr>
      <w:r>
        <w:rPr>
          <w:rFonts w:hint="eastAsia"/>
        </w:rPr>
        <w:t>Records the survival time of received vital inputs from VIOM2.</w:t>
      </w:r>
    </w:p>
    <w:p w:rsidRPr="00DB7B2F" w:rsidR="00334C81" w:rsidP="000431E0" w:rsidRDefault="00334C81">
      <w:pPr>
        <w:pStyle w:val="af7"/>
      </w:pPr>
      <w:r>
        <w:t xml:space="preserve">def </w:t>
      </w:r>
      <w:hyperlink w:history="1" w:anchor="VIOM2VitalInputsLastAge">
        <w:r w:rsidR="003B253D">
          <w:rPr>
            <w:rStyle w:val="ac"/>
          </w:rPr>
          <w:t>VIOM2VitalInputsLastAge</w:t>
        </w:r>
      </w:hyperlink>
      <w:r w:rsidRPr="00DB7B2F">
        <w:t>(viom</w:t>
      </w:r>
      <w:r w:rsidR="00354F88">
        <w:t>I</w:t>
      </w:r>
      <w:r w:rsidRPr="00DB7B2F">
        <w:t>d, k):</w:t>
      </w:r>
    </w:p>
    <w:p w:rsidRPr="0019471B" w:rsidR="00334C81" w:rsidP="000431E0" w:rsidRDefault="00334C81">
      <w:pPr>
        <w:pStyle w:val="af7"/>
      </w:pPr>
      <w:r w:rsidRPr="00DB7B2F">
        <w:t xml:space="preserve">    </w:t>
      </w:r>
      <w:r w:rsidRPr="0019471B">
        <w:t>return Message</w:t>
      </w:r>
      <w:r w:rsidR="00354F88">
        <w:t>.</w:t>
      </w:r>
      <w:hyperlink w:history="1" w:anchor="LastAge">
        <w:r w:rsidR="00783A38">
          <w:rPr>
            <w:rStyle w:val="ac"/>
          </w:rPr>
          <w:t>LastAge</w:t>
        </w:r>
      </w:hyperlink>
      <w:r w:rsidRPr="0019471B">
        <w:t>(</w:t>
      </w:r>
      <w:hyperlink w:history="1" w:anchor="VIOM2VitalInputsAvailable">
        <w:r w:rsidR="003B253D">
          <w:rPr>
            <w:rStyle w:val="ac"/>
          </w:rPr>
          <w:t>VIOM2VitalInputsAvailable</w:t>
        </w:r>
      </w:hyperlink>
      <w:r w:rsidRPr="0019471B">
        <w:t>(viom</w:t>
      </w:r>
      <w:r w:rsidR="00354F88">
        <w:t>I</w:t>
      </w:r>
      <w:r w:rsidRPr="0019471B">
        <w:t>d, k),</w:t>
      </w:r>
    </w:p>
    <w:p w:rsidRPr="0019471B" w:rsidR="00334C81" w:rsidP="000431E0" w:rsidRDefault="00334C81">
      <w:pPr>
        <w:pStyle w:val="af7"/>
      </w:pPr>
      <w:r w:rsidRPr="0019471B">
        <w:t xml:space="preserve">                </w:t>
      </w:r>
      <w:r w:rsidR="001E11D3">
        <w:rPr>
          <w:rFonts w:hint="eastAsia"/>
        </w:rPr>
        <w:t xml:space="preserve"> </w:t>
      </w:r>
      <w:r w:rsidRPr="0019471B">
        <w:t xml:space="preserve">  </w:t>
      </w:r>
      <w:r w:rsidR="001E11D3">
        <w:rPr>
          <w:rFonts w:hint="eastAsia"/>
        </w:rPr>
        <w:t xml:space="preserve">  </w:t>
      </w:r>
      <w:r w:rsidRPr="0019471B">
        <w:t xml:space="preserve">          </w:t>
      </w:r>
      <w:hyperlink w:history="1" w:anchor="VIOM2VitalInput">
        <w:r w:rsidR="003B253D">
          <w:rPr>
            <w:rStyle w:val="ac"/>
          </w:rPr>
          <w:t>VIOM2VitalInput</w:t>
        </w:r>
      </w:hyperlink>
      <w:r w:rsidRPr="0019471B">
        <w:t>(viom</w:t>
      </w:r>
      <w:r w:rsidR="00354F88">
        <w:t>I</w:t>
      </w:r>
      <w:r w:rsidRPr="0019471B">
        <w:t>d)</w:t>
      </w:r>
      <w:r w:rsidR="00354F88">
        <w:t>.A</w:t>
      </w:r>
      <w:r w:rsidRPr="0019471B">
        <w:t>tp</w:t>
      </w:r>
      <w:r w:rsidR="00354F88">
        <w:t>L</w:t>
      </w:r>
      <w:r w:rsidRPr="0019471B">
        <w:t>oop</w:t>
      </w:r>
      <w:r w:rsidR="00354F88">
        <w:t>H</w:t>
      </w:r>
      <w:r w:rsidRPr="0019471B">
        <w:t>our,</w:t>
      </w:r>
    </w:p>
    <w:p w:rsidRPr="0019471B" w:rsidR="00334C81" w:rsidP="000431E0" w:rsidRDefault="00334C81">
      <w:pPr>
        <w:pStyle w:val="af7"/>
      </w:pPr>
      <w:r w:rsidRPr="0019471B">
        <w:t xml:space="preserve">                </w:t>
      </w:r>
      <w:r w:rsidR="001E11D3">
        <w:rPr>
          <w:rFonts w:hint="eastAsia"/>
        </w:rPr>
        <w:t xml:space="preserve">   </w:t>
      </w:r>
      <w:r w:rsidRPr="0019471B">
        <w:t xml:space="preserve">            </w:t>
      </w:r>
      <w:hyperlink w:history="1" w:anchor="VIOM2VitalInputsLastAge">
        <w:r w:rsidRPr="000C0D62" w:rsidR="000C0D62">
          <w:rPr>
            <w:rStyle w:val="ac"/>
          </w:rPr>
          <w:t>VIOM2VitalInput</w:t>
        </w:r>
        <w:r w:rsidRPr="000C0D62" w:rsidR="000C0D62">
          <w:rPr>
            <w:rStyle w:val="ac"/>
            <w:rFonts w:hint="eastAsia"/>
          </w:rPr>
          <w:t>sLast</w:t>
        </w:r>
        <w:r w:rsidRPr="000C0D62" w:rsidR="000C0D62">
          <w:rPr>
            <w:rStyle w:val="ac"/>
          </w:rPr>
          <w:t>Age</w:t>
        </w:r>
      </w:hyperlink>
      <w:r w:rsidRPr="0019471B">
        <w:t>(viom</w:t>
      </w:r>
      <w:r w:rsidR="00354F88">
        <w:t>I</w:t>
      </w:r>
      <w:r w:rsidRPr="0019471B">
        <w:t>d, k-1),</w:t>
      </w:r>
    </w:p>
    <w:p w:rsidR="00334C81" w:rsidP="000431E0" w:rsidRDefault="00334C81">
      <w:pPr>
        <w:pStyle w:val="af7"/>
      </w:pPr>
      <w:r w:rsidRPr="0019471B">
        <w:t xml:space="preserve">               </w:t>
      </w:r>
      <w:r w:rsidR="001E11D3">
        <w:rPr>
          <w:rFonts w:hint="eastAsia"/>
        </w:rPr>
        <w:t xml:space="preserve">  </w:t>
      </w:r>
      <w:r w:rsidRPr="0019471B">
        <w:t xml:space="preserve"> </w:t>
      </w:r>
      <w:r w:rsidR="001E11D3">
        <w:rPr>
          <w:rFonts w:hint="eastAsia"/>
        </w:rPr>
        <w:t xml:space="preserve"> </w:t>
      </w:r>
      <w:r w:rsidRPr="0019471B">
        <w:t xml:space="preserve">            k)</w:t>
      </w:r>
      <w:r w:rsidRPr="0019471B" w:rsidDel="00DB7B2F">
        <w:rPr>
          <w:rFonts w:hint="eastAsia"/>
        </w:rPr>
        <w:t xml:space="preserve"> </w:t>
      </w:r>
    </w:p>
    <w:p w:rsidRPr="008A1414" w:rsidR="00334C81" w:rsidP="000C0D62" w:rsidRDefault="00334C81">
      <w:pPr>
        <w:pStyle w:val="ReqtifyAltQ"/>
      </w:pPr>
      <w:r w:rsidRPr="008A1414">
        <w:t>#Category=Functional</w:t>
      </w:r>
    </w:p>
    <w:p w:rsidRPr="008A1414" w:rsidR="00334C81" w:rsidP="000C0D62" w:rsidRDefault="00334C81">
      <w:pPr>
        <w:pStyle w:val="ReqtifyAltQ"/>
      </w:pPr>
      <w:r w:rsidRPr="008A1414">
        <w:t>#Contribution</w:t>
      </w:r>
      <w:r>
        <w:t>=SIL4</w:t>
      </w:r>
    </w:p>
    <w:p w:rsidR="009328EA" w:rsidP="000C0D62" w:rsidRDefault="00334C81">
      <w:pPr>
        <w:pStyle w:val="ReqtifyAltQ"/>
        <w:rPr>
          <w:ins w:author="常鸣" w:date="2014-07-03T14:27:00Z" w:id="1155"/>
        </w:rPr>
      </w:pPr>
      <w:del w:author="常鸣" w:date="2014-07-03T14:27:00Z" w:id="1156">
        <w:r w:rsidRPr="008A1414" w:rsidDel="009328EA">
          <w:delText>#S</w:delText>
        </w:r>
      </w:del>
      <w:ins w:author="常鸣" w:date="2014-07-03T14:27:00Z" w:id="1157">
        <w:r w:rsidR="009328EA">
          <w:t>#Allocation=ATP Software</w:t>
        </w:r>
      </w:ins>
    </w:p>
    <w:p w:rsidRPr="008A1414" w:rsidR="00334C81" w:rsidP="000C0D62" w:rsidRDefault="009328EA">
      <w:pPr>
        <w:pStyle w:val="ReqtifyAltQ"/>
      </w:pPr>
      <w:ins w:author="常鸣" w:date="2014-07-03T14:27:00Z" w:id="1158">
        <w:r>
          <w:t>#S</w:t>
        </w:r>
      </w:ins>
      <w:r w:rsidRPr="008A1414" w:rsidR="00334C81">
        <w:t>ource=</w:t>
      </w:r>
      <w:r w:rsidRPr="00D20443" w:rsidR="00334C81">
        <w:t>[iTC_CC-SyAD-0987]</w:t>
      </w:r>
      <w:r w:rsidR="00334C81">
        <w:rPr>
          <w:rFonts w:hint="eastAsia"/>
        </w:rPr>
        <w:t>,</w:t>
      </w:r>
      <w:r w:rsidRPr="00D20443" w:rsidR="00334C81">
        <w:t xml:space="preserve"> [iTC_CC-SyAD-0988]</w:t>
      </w:r>
      <w:r w:rsidRPr="00D20443" w:rsidR="00334C81">
        <w:rPr>
          <w:rFonts w:hint="eastAsia"/>
        </w:rPr>
        <w:t xml:space="preserve"> </w:t>
      </w:r>
    </w:p>
    <w:p w:rsidRPr="008A1414" w:rsidR="00334C81" w:rsidP="000C0D62" w:rsidRDefault="00334C81">
      <w:pPr>
        <w:pStyle w:val="ReqtifyAltQ"/>
      </w:pPr>
      <w:r w:rsidRPr="008A1414">
        <w:t>[End]</w:t>
      </w:r>
    </w:p>
    <w:p w:rsidR="00334C81" w:rsidP="00C93484" w:rsidRDefault="00334C81">
      <w:pPr>
        <w:pStyle w:val="Reqtify"/>
      </w:pPr>
    </w:p>
    <w:p w:rsidR="002F3004" w:rsidP="00C93484" w:rsidRDefault="002F3004">
      <w:pPr>
        <w:pStyle w:val="Reqtify"/>
      </w:pPr>
    </w:p>
    <w:p w:rsidR="002F3004" w:rsidP="002F3004" w:rsidRDefault="002F3004">
      <w:pPr>
        <w:pStyle w:val="ReqtifyAltR"/>
      </w:pPr>
      <w:r>
        <w:t>[iTC_CC_ATP-SwRS-</w:t>
      </w:r>
      <w:r>
        <w:rPr>
          <w:rFonts w:hint="eastAsia"/>
        </w:rPr>
        <w:t>0573</w:t>
      </w:r>
      <w:r>
        <w:t>]</w:t>
      </w:r>
    </w:p>
    <w:p w:rsidR="002F3004" w:rsidP="00C93484" w:rsidRDefault="003B253D">
      <w:pPr>
        <w:pStyle w:val="Reqtify"/>
      </w:pPr>
      <w:bookmarkStart w:name="LatestVIOM2LoopHourVIOM" w:id="1159"/>
      <w:r w:rsidRPr="00D7275B">
        <w:rPr>
          <w:rStyle w:val="aff2"/>
          <w:bCs w:val="0"/>
          <w:iCs w:val="0"/>
        </w:rPr>
        <w:t>LatestVIOM2LoopHourVIOM</w:t>
      </w:r>
      <w:bookmarkEnd w:id="1159"/>
      <w:r w:rsidR="002F3004">
        <w:rPr>
          <w:rFonts w:hint="eastAsia"/>
        </w:rPr>
        <w:t>，记录当前收到最新的</w:t>
      </w:r>
      <w:r w:rsidRPr="00451353" w:rsidR="002F3004">
        <w:rPr>
          <w:rStyle w:val="aff1"/>
          <w:rFonts w:hint="eastAsia"/>
        </w:rPr>
        <w:t>END_2</w:t>
      </w:r>
      <w:r w:rsidR="002F3004">
        <w:rPr>
          <w:rFonts w:hint="eastAsia"/>
        </w:rPr>
        <w:t>端</w:t>
      </w:r>
      <w:r w:rsidR="002F3004">
        <w:rPr>
          <w:rFonts w:hint="eastAsia"/>
        </w:rPr>
        <w:t>VIOM</w:t>
      </w:r>
      <w:r w:rsidR="002F3004">
        <w:rPr>
          <w:rFonts w:hint="eastAsia"/>
        </w:rPr>
        <w:t>的周期时间信息。</w:t>
      </w:r>
    </w:p>
    <w:p w:rsidR="002F3004" w:rsidP="00FA0FBB" w:rsidRDefault="002F3004">
      <w:pPr>
        <w:pStyle w:val="AltX"/>
      </w:pPr>
      <w:r>
        <w:rPr>
          <w:rFonts w:hint="eastAsia"/>
        </w:rPr>
        <w:t>初始化时</w:t>
      </w:r>
      <w:r w:rsidRPr="005A0C3A">
        <w:rPr>
          <w:rStyle w:val="aff2"/>
          <w:rFonts w:hint="eastAsia"/>
        </w:rPr>
        <w:t>LatestVIOM</w:t>
      </w:r>
      <w:r>
        <w:rPr>
          <w:rStyle w:val="aff2"/>
          <w:rFonts w:hint="eastAsia"/>
        </w:rPr>
        <w:t>2</w:t>
      </w:r>
      <w:r w:rsidRPr="005A0C3A">
        <w:rPr>
          <w:rStyle w:val="aff2"/>
          <w:rFonts w:hint="eastAsia"/>
        </w:rPr>
        <w:t>LoopHour</w:t>
      </w:r>
      <w:r>
        <w:rPr>
          <w:rStyle w:val="aff2"/>
          <w:rFonts w:hint="eastAsia"/>
        </w:rPr>
        <w:t>VIOM</w:t>
      </w:r>
      <w:r>
        <w:rPr>
          <w:rFonts w:hint="eastAsia"/>
        </w:rPr>
        <w:t>为</w:t>
      </w:r>
      <w:r>
        <w:rPr>
          <w:rFonts w:hint="eastAsia"/>
        </w:rPr>
        <w:t>VIOM</w:t>
      </w:r>
      <w:r>
        <w:rPr>
          <w:rFonts w:hint="eastAsia"/>
        </w:rPr>
        <w:t>周期号的最小值</w:t>
      </w:r>
      <w:r>
        <w:rPr>
          <w:rFonts w:hint="eastAsia"/>
        </w:rPr>
        <w:t>0</w:t>
      </w:r>
      <w:r>
        <w:rPr>
          <w:rFonts w:hint="eastAsia"/>
        </w:rPr>
        <w:t>；</w:t>
      </w:r>
    </w:p>
    <w:p w:rsidR="002F3004" w:rsidP="00FA0FBB" w:rsidRDefault="002F3004">
      <w:pPr>
        <w:pStyle w:val="AltX"/>
      </w:pPr>
      <w:r>
        <w:rPr>
          <w:rFonts w:hint="eastAsia"/>
        </w:rPr>
        <w:t>如果收到可用的</w:t>
      </w:r>
      <w:r>
        <w:rPr>
          <w:rFonts w:hint="eastAsia"/>
        </w:rPr>
        <w:t>VIOM2</w:t>
      </w:r>
      <w:r>
        <w:rPr>
          <w:rFonts w:hint="eastAsia"/>
        </w:rPr>
        <w:t>信息，或之前的</w:t>
      </w:r>
      <w:r>
        <w:rPr>
          <w:rFonts w:hint="eastAsia"/>
        </w:rPr>
        <w:t>VIOM2</w:t>
      </w:r>
      <w:r>
        <w:rPr>
          <w:rFonts w:hint="eastAsia"/>
        </w:rPr>
        <w:t>消息已无效但又新收到一条</w:t>
      </w:r>
      <w:r>
        <w:rPr>
          <w:rFonts w:hint="eastAsia"/>
        </w:rPr>
        <w:t>VIOM2</w:t>
      </w:r>
      <w:r>
        <w:rPr>
          <w:rFonts w:hint="eastAsia"/>
        </w:rPr>
        <w:t>消息，则将相应的</w:t>
      </w:r>
      <w:r w:rsidRPr="005A0C3A">
        <w:rPr>
          <w:rStyle w:val="aff2"/>
          <w:rFonts w:hint="eastAsia"/>
        </w:rPr>
        <w:t>LatestVIOM</w:t>
      </w:r>
      <w:r>
        <w:rPr>
          <w:rStyle w:val="aff2"/>
          <w:rFonts w:hint="eastAsia"/>
        </w:rPr>
        <w:t>2</w:t>
      </w:r>
      <w:r w:rsidRPr="005A0C3A">
        <w:rPr>
          <w:rStyle w:val="aff2"/>
          <w:rFonts w:hint="eastAsia"/>
        </w:rPr>
        <w:t>LoopHour</w:t>
      </w:r>
      <w:r>
        <w:rPr>
          <w:rStyle w:val="aff2"/>
          <w:rFonts w:hint="eastAsia"/>
        </w:rPr>
        <w:t>VIOM</w:t>
      </w:r>
      <w:r>
        <w:rPr>
          <w:rFonts w:hint="eastAsia"/>
        </w:rPr>
        <w:t>设置为新收到消息中的</w:t>
      </w:r>
      <w:r w:rsidR="00E15340">
        <w:rPr>
          <w:rFonts w:hint="eastAsia"/>
        </w:rPr>
        <w:t>V</w:t>
      </w:r>
      <w:r>
        <w:rPr>
          <w:rFonts w:hint="eastAsia"/>
        </w:rPr>
        <w:t>iom</w:t>
      </w:r>
      <w:r w:rsidR="00354F88">
        <w:rPr>
          <w:rFonts w:hint="eastAsia"/>
        </w:rPr>
        <w:t>L</w:t>
      </w:r>
      <w:r>
        <w:rPr>
          <w:rFonts w:hint="eastAsia"/>
        </w:rPr>
        <w:t>oop</w:t>
      </w:r>
      <w:r w:rsidR="00354F88">
        <w:rPr>
          <w:rFonts w:hint="eastAsia"/>
        </w:rPr>
        <w:t>H</w:t>
      </w:r>
      <w:r>
        <w:rPr>
          <w:rFonts w:hint="eastAsia"/>
        </w:rPr>
        <w:t>our</w:t>
      </w:r>
      <w:r>
        <w:rPr>
          <w:rFonts w:hint="eastAsia"/>
        </w:rPr>
        <w:t>值；</w:t>
      </w:r>
    </w:p>
    <w:p w:rsidR="002F3004" w:rsidP="00FA0FBB" w:rsidRDefault="002F3004">
      <w:pPr>
        <w:pStyle w:val="AltX"/>
      </w:pPr>
      <w:r>
        <w:rPr>
          <w:rFonts w:hint="eastAsia"/>
        </w:rPr>
        <w:t>否则，</w:t>
      </w:r>
      <w:r w:rsidRPr="005A0C3A">
        <w:rPr>
          <w:rStyle w:val="aff2"/>
          <w:rFonts w:hint="eastAsia"/>
        </w:rPr>
        <w:t>LatestVIOM</w:t>
      </w:r>
      <w:r>
        <w:rPr>
          <w:rStyle w:val="aff2"/>
          <w:rFonts w:hint="eastAsia"/>
        </w:rPr>
        <w:t>2</w:t>
      </w:r>
      <w:r w:rsidRPr="005A0C3A">
        <w:rPr>
          <w:rStyle w:val="aff2"/>
          <w:rFonts w:hint="eastAsia"/>
        </w:rPr>
        <w:t>LoopHour</w:t>
      </w:r>
      <w:r>
        <w:rPr>
          <w:rStyle w:val="aff2"/>
          <w:rFonts w:hint="eastAsia"/>
        </w:rPr>
        <w:t>VIOM</w:t>
      </w:r>
      <w:r>
        <w:rPr>
          <w:rFonts w:hint="eastAsia"/>
        </w:rPr>
        <w:t>保持不变。</w:t>
      </w:r>
    </w:p>
    <w:p w:rsidRPr="0039004F" w:rsidR="002F3004" w:rsidP="00C93484" w:rsidRDefault="002F3004">
      <w:pPr>
        <w:pStyle w:val="Reqtify"/>
      </w:pPr>
      <w:r>
        <w:rPr>
          <w:rFonts w:hint="eastAsia"/>
        </w:rPr>
        <w:t xml:space="preserve">ATP records the latest </w:t>
      </w:r>
      <w:r w:rsidR="002F5731">
        <w:t>cycle</w:t>
      </w:r>
      <w:r>
        <w:rPr>
          <w:rFonts w:hint="eastAsia"/>
        </w:rPr>
        <w:t xml:space="preserve"> time information of VIOM in </w:t>
      </w:r>
      <w:r w:rsidRPr="00451353">
        <w:rPr>
          <w:rStyle w:val="aff1"/>
          <w:rFonts w:hint="eastAsia"/>
        </w:rPr>
        <w:t>END_2</w:t>
      </w:r>
      <w:r>
        <w:rPr>
          <w:rFonts w:hint="eastAsia"/>
        </w:rPr>
        <w:t xml:space="preserve">by the term </w:t>
      </w:r>
      <w:hyperlink w:history="1" w:anchor="LatestVIOM2LoopHourVIOM">
        <w:r w:rsidR="003B253D">
          <w:rPr>
            <w:rStyle w:val="ac"/>
          </w:rPr>
          <w:t>LatestVIOM2LoopHourVIOM</w:t>
        </w:r>
      </w:hyperlink>
      <w:r w:rsidRPr="0039004F">
        <w:rPr>
          <w:rFonts w:hint="eastAsia"/>
        </w:rPr>
        <w:t>.</w:t>
      </w:r>
    </w:p>
    <w:p w:rsidRPr="0039004F" w:rsidR="002F3004" w:rsidP="00FA0FBB" w:rsidRDefault="002F3004">
      <w:pPr>
        <w:pStyle w:val="AltX"/>
      </w:pPr>
      <w:r w:rsidRPr="0039004F">
        <w:rPr>
          <w:rFonts w:hint="eastAsia"/>
        </w:rPr>
        <w:t xml:space="preserve">In initialization, </w:t>
      </w:r>
      <w:r>
        <w:rPr>
          <w:rFonts w:hint="eastAsia"/>
        </w:rPr>
        <w:t xml:space="preserve">set </w:t>
      </w:r>
      <w:hyperlink w:history="1" w:anchor="LatestVIOM2LoopHourVIOM">
        <w:r w:rsidR="003B253D">
          <w:rPr>
            <w:rStyle w:val="ac"/>
          </w:rPr>
          <w:t>LatestVIOM2LoopHourVIOM</w:t>
        </w:r>
      </w:hyperlink>
      <w:r w:rsidRPr="0039004F">
        <w:rPr>
          <w:rFonts w:hint="eastAsia"/>
        </w:rPr>
        <w:t xml:space="preserve"> </w:t>
      </w:r>
      <w:r>
        <w:rPr>
          <w:rFonts w:hint="eastAsia"/>
        </w:rPr>
        <w:t>as the zero;</w:t>
      </w:r>
    </w:p>
    <w:p w:rsidRPr="0039004F" w:rsidR="002F3004" w:rsidP="00FA0FBB" w:rsidRDefault="002F3004">
      <w:pPr>
        <w:pStyle w:val="AltX"/>
      </w:pPr>
      <w:r w:rsidRPr="0039004F">
        <w:rPr>
          <w:rFonts w:hint="eastAsia"/>
        </w:rPr>
        <w:t xml:space="preserve">If receiving </w:t>
      </w:r>
      <w:r>
        <w:rPr>
          <w:rFonts w:hint="eastAsia"/>
        </w:rPr>
        <w:t xml:space="preserve">an available </w:t>
      </w:r>
      <w:r w:rsidRPr="0039004F">
        <w:rPr>
          <w:rFonts w:hint="eastAsia"/>
        </w:rPr>
        <w:t>VIOM1</w:t>
      </w:r>
      <w:r>
        <w:rPr>
          <w:rFonts w:hint="eastAsia"/>
        </w:rPr>
        <w:t xml:space="preserve"> message</w:t>
      </w:r>
      <w:r w:rsidRPr="0039004F">
        <w:rPr>
          <w:rFonts w:hint="eastAsia"/>
        </w:rPr>
        <w:t xml:space="preserve">, </w:t>
      </w:r>
      <w:r>
        <w:rPr>
          <w:rFonts w:hint="eastAsia"/>
        </w:rPr>
        <w:t>or a new message and the previous one has invalid</w:t>
      </w:r>
      <w:r w:rsidRPr="0039004F">
        <w:rPr>
          <w:rFonts w:hint="eastAsia"/>
        </w:rPr>
        <w:t xml:space="preserve">, ATP will set the related value of </w:t>
      </w:r>
      <w:hyperlink w:history="1" w:anchor="LatestVIOM2LoopHourVIOM">
        <w:r w:rsidR="003B253D">
          <w:rPr>
            <w:rStyle w:val="ac"/>
            <w:noProof/>
          </w:rPr>
          <w:t>LatestVIOM2LoopHourVIOM</w:t>
        </w:r>
      </w:hyperlink>
      <w:r w:rsidRPr="0039004F">
        <w:rPr>
          <w:rFonts w:hint="eastAsia"/>
        </w:rPr>
        <w:t xml:space="preserve"> as the viom</w:t>
      </w:r>
      <w:r w:rsidR="00354F88">
        <w:rPr>
          <w:rFonts w:hint="eastAsia"/>
        </w:rPr>
        <w:t>L</w:t>
      </w:r>
      <w:r w:rsidRPr="0039004F">
        <w:rPr>
          <w:rFonts w:hint="eastAsia"/>
        </w:rPr>
        <w:t>oop</w:t>
      </w:r>
      <w:r w:rsidR="00354F88">
        <w:rPr>
          <w:rFonts w:hint="eastAsia"/>
        </w:rPr>
        <w:t>H</w:t>
      </w:r>
      <w:r w:rsidRPr="0039004F">
        <w:rPr>
          <w:rFonts w:hint="eastAsia"/>
        </w:rPr>
        <w:t xml:space="preserve">our of the message. </w:t>
      </w:r>
    </w:p>
    <w:p w:rsidRPr="0039004F" w:rsidR="002F3004" w:rsidP="00FA0FBB" w:rsidRDefault="002F3004">
      <w:pPr>
        <w:pStyle w:val="AltX"/>
      </w:pPr>
      <w:r w:rsidRPr="0039004F">
        <w:rPr>
          <w:rFonts w:hint="eastAsia"/>
        </w:rPr>
        <w:t xml:space="preserve">Otherwise, </w:t>
      </w:r>
      <w:hyperlink w:history="1" w:anchor="LatestVIOM2LoopHourVIOM">
        <w:r w:rsidR="003B253D">
          <w:rPr>
            <w:rStyle w:val="ac"/>
            <w:noProof/>
          </w:rPr>
          <w:t>LatestVIOM2LoopHourVIOM</w:t>
        </w:r>
      </w:hyperlink>
      <w:r w:rsidRPr="0039004F">
        <w:rPr>
          <w:rFonts w:hint="eastAsia"/>
        </w:rPr>
        <w:t xml:space="preserve"> keeps unchanged.</w:t>
      </w:r>
    </w:p>
    <w:p w:rsidRPr="00EF0C7E" w:rsidR="00EF0C7E" w:rsidP="000431E0" w:rsidRDefault="00EF0C7E">
      <w:pPr>
        <w:pStyle w:val="af7"/>
      </w:pPr>
      <w:r w:rsidRPr="00EF0C7E">
        <w:t xml:space="preserve">def </w:t>
      </w:r>
      <w:hyperlink w:history="1" w:anchor="LatestVIOM2LoopHourVIOM">
        <w:r w:rsidR="003B253D">
          <w:rPr>
            <w:rStyle w:val="ac"/>
          </w:rPr>
          <w:t>LatestVIOM2LoopHourVIOM</w:t>
        </w:r>
      </w:hyperlink>
      <w:r w:rsidRPr="00EF0C7E">
        <w:t>(ViomId, k):</w:t>
      </w:r>
    </w:p>
    <w:p w:rsidRPr="00EF0C7E" w:rsidR="00EF0C7E" w:rsidP="000431E0" w:rsidRDefault="00EF0C7E">
      <w:pPr>
        <w:pStyle w:val="af7"/>
      </w:pPr>
      <w:r w:rsidRPr="00EF0C7E">
        <w:t xml:space="preserve">    if (</w:t>
      </w:r>
      <w:hyperlink w:history="1" w:anchor="VIOM2VitalInputsAvailable">
        <w:r w:rsidR="003B253D">
          <w:rPr>
            <w:rStyle w:val="ac"/>
          </w:rPr>
          <w:t>VIOM2VitalInputsAvailable</w:t>
        </w:r>
      </w:hyperlink>
      <w:r w:rsidRPr="00EF0C7E">
        <w:t>(k)</w:t>
      </w:r>
    </w:p>
    <w:p w:rsidRPr="00EF0C7E" w:rsidR="00EF0C7E" w:rsidP="000431E0" w:rsidRDefault="00EF0C7E">
      <w:pPr>
        <w:pStyle w:val="af7"/>
      </w:pPr>
      <w:r w:rsidRPr="00EF0C7E">
        <w:t xml:space="preserve">        or (not </w:t>
      </w:r>
      <w:hyperlink w:history="1" w:anchor="VIOM2VitalInputsValid">
        <w:r w:rsidR="003B253D">
          <w:rPr>
            <w:rStyle w:val="ac"/>
          </w:rPr>
          <w:t>VIOM2VitalInputsValid</w:t>
        </w:r>
      </w:hyperlink>
      <w:r w:rsidRPr="00EF0C7E">
        <w:t>(k-1)</w:t>
      </w:r>
    </w:p>
    <w:p w:rsidRPr="00EF0C7E" w:rsidR="00EF0C7E" w:rsidP="000431E0" w:rsidRDefault="00EF0C7E">
      <w:pPr>
        <w:pStyle w:val="af7"/>
      </w:pPr>
      <w:r w:rsidRPr="00EF0C7E">
        <w:t xml:space="preserve">            and </w:t>
      </w:r>
      <w:hyperlink w:history="1" w:anchor="VIOM2VitalInputsReceived">
        <w:r w:rsidR="003B253D">
          <w:rPr>
            <w:rStyle w:val="ac"/>
          </w:rPr>
          <w:t>VIOM2VitalInputsReceived</w:t>
        </w:r>
      </w:hyperlink>
      <w:r w:rsidRPr="00EF0C7E">
        <w:t>(</w:t>
      </w:r>
      <w:r w:rsidR="00EA4088">
        <w:rPr>
          <w:rFonts w:hint="eastAsia"/>
        </w:rPr>
        <w:t xml:space="preserve">ViomId, </w:t>
      </w:r>
      <w:r w:rsidRPr="00EF0C7E">
        <w:t>k))):</w:t>
      </w:r>
    </w:p>
    <w:p w:rsidRPr="00EF0C7E" w:rsidR="00EF0C7E" w:rsidP="000431E0" w:rsidRDefault="00EF0C7E">
      <w:pPr>
        <w:pStyle w:val="af7"/>
      </w:pPr>
      <w:r w:rsidRPr="00EF0C7E">
        <w:t xml:space="preserve">        return </w:t>
      </w:r>
      <w:hyperlink w:history="1" w:anchor="VIOM2VitalInput">
        <w:r w:rsidR="003B253D">
          <w:rPr>
            <w:rStyle w:val="ac"/>
          </w:rPr>
          <w:t>VIOM2VitalInput</w:t>
        </w:r>
      </w:hyperlink>
      <w:r w:rsidRPr="00EF0C7E">
        <w:t>[ViomId].ViomLoopHour</w:t>
      </w:r>
    </w:p>
    <w:p w:rsidRPr="00EF0C7E" w:rsidR="00EF0C7E" w:rsidP="000431E0" w:rsidRDefault="00EF0C7E">
      <w:pPr>
        <w:pStyle w:val="af7"/>
      </w:pPr>
      <w:r w:rsidRPr="00EF0C7E">
        <w:t xml:space="preserve">    else:</w:t>
      </w:r>
    </w:p>
    <w:p w:rsidR="002F3004" w:rsidP="000431E0" w:rsidRDefault="00EF0C7E">
      <w:pPr>
        <w:pStyle w:val="af7"/>
      </w:pPr>
      <w:r w:rsidRPr="00EF0C7E">
        <w:t xml:space="preserve">        return </w:t>
      </w:r>
      <w:hyperlink w:history="1" w:anchor="LatestVIOM2LoopHourVIOM">
        <w:r w:rsidR="003B253D">
          <w:rPr>
            <w:rStyle w:val="ac"/>
          </w:rPr>
          <w:t>LatestVIOM2LoopHourVIOM</w:t>
        </w:r>
      </w:hyperlink>
      <w:r w:rsidRPr="00EF0C7E">
        <w:t>[ViomId](k-1)</w:t>
      </w:r>
    </w:p>
    <w:p w:rsidRPr="008A1414" w:rsidR="002F3004" w:rsidP="000C0D62" w:rsidRDefault="002F3004">
      <w:pPr>
        <w:pStyle w:val="ReqtifyAltQ"/>
      </w:pPr>
      <w:r w:rsidRPr="008A1414">
        <w:t>#Category=Functional</w:t>
      </w:r>
    </w:p>
    <w:p w:rsidRPr="008A1414" w:rsidR="002F3004" w:rsidP="000C0D62" w:rsidRDefault="002F3004">
      <w:pPr>
        <w:pStyle w:val="ReqtifyAltQ"/>
      </w:pPr>
      <w:r w:rsidRPr="008A1414">
        <w:t>#Contribution</w:t>
      </w:r>
      <w:r>
        <w:t>=SIL4</w:t>
      </w:r>
    </w:p>
    <w:p w:rsidR="009328EA" w:rsidP="000C0D62" w:rsidRDefault="002F3004">
      <w:pPr>
        <w:pStyle w:val="ReqtifyAltQ"/>
        <w:rPr>
          <w:ins w:author="常鸣" w:date="2014-07-03T14:27:00Z" w:id="1160"/>
        </w:rPr>
      </w:pPr>
      <w:del w:author="常鸣" w:date="2014-07-03T14:27:00Z" w:id="1161">
        <w:r w:rsidRPr="008A1414" w:rsidDel="009328EA">
          <w:lastRenderedPageBreak/>
          <w:delText>#S</w:delText>
        </w:r>
      </w:del>
      <w:ins w:author="常鸣" w:date="2014-07-03T14:27:00Z" w:id="1162">
        <w:r w:rsidR="009328EA">
          <w:t>#Allocation=ATP Software</w:t>
        </w:r>
      </w:ins>
    </w:p>
    <w:p w:rsidRPr="008A1414" w:rsidR="002F3004" w:rsidP="000C0D62" w:rsidRDefault="009328EA">
      <w:pPr>
        <w:pStyle w:val="ReqtifyAltQ"/>
      </w:pPr>
      <w:ins w:author="常鸣" w:date="2014-07-03T14:27:00Z" w:id="1163">
        <w:r>
          <w:t>#S</w:t>
        </w:r>
      </w:ins>
      <w:r w:rsidRPr="008A1414" w:rsidR="002F3004">
        <w:t>ource=</w:t>
      </w:r>
      <w:r w:rsidRPr="00D20443" w:rsidR="002F3004">
        <w:t>[iTC_CC-SyAD-0987]</w:t>
      </w:r>
      <w:r w:rsidR="002F3004">
        <w:rPr>
          <w:rFonts w:hint="eastAsia"/>
        </w:rPr>
        <w:t>,</w:t>
      </w:r>
      <w:r w:rsidRPr="00D20443" w:rsidR="002F3004">
        <w:t xml:space="preserve"> [iTC_CC-SyAD-0988]</w:t>
      </w:r>
    </w:p>
    <w:p w:rsidRPr="008A1414" w:rsidR="002F3004" w:rsidP="000C0D62" w:rsidRDefault="002F3004">
      <w:pPr>
        <w:pStyle w:val="ReqtifyAltQ"/>
      </w:pPr>
      <w:r w:rsidRPr="008A1414">
        <w:t>[End]</w:t>
      </w:r>
    </w:p>
    <w:p w:rsidR="002F3004" w:rsidP="00C93484" w:rsidRDefault="002F3004">
      <w:pPr>
        <w:pStyle w:val="Reqtify"/>
      </w:pPr>
    </w:p>
    <w:p w:rsidR="00E15340" w:rsidP="00C93484" w:rsidRDefault="00E15340">
      <w:pPr>
        <w:pStyle w:val="Reqtify"/>
      </w:pPr>
    </w:p>
    <w:p w:rsidR="00775398" w:rsidP="0012674A" w:rsidRDefault="00775398">
      <w:pPr>
        <w:pStyle w:val="4"/>
      </w:pPr>
      <w:r>
        <w:rPr>
          <w:rFonts w:hint="eastAsia"/>
        </w:rPr>
        <w:t>Identical VIOM inputs</w:t>
      </w:r>
    </w:p>
    <w:p w:rsidR="0095757C" w:rsidP="00C93484" w:rsidRDefault="0095757C">
      <w:pPr>
        <w:pStyle w:val="Reqtify"/>
      </w:pPr>
      <w:r>
        <w:rPr>
          <w:rFonts w:hint="eastAsia"/>
        </w:rPr>
        <w:t>对于来自</w:t>
      </w:r>
      <w:r>
        <w:rPr>
          <w:rFonts w:hint="eastAsia"/>
        </w:rPr>
        <w:t>VIOM1</w:t>
      </w:r>
      <w:r>
        <w:rPr>
          <w:rFonts w:hint="eastAsia"/>
        </w:rPr>
        <w:t>或</w:t>
      </w:r>
      <w:r>
        <w:rPr>
          <w:rFonts w:hint="eastAsia"/>
        </w:rPr>
        <w:t>VIOM2</w:t>
      </w:r>
      <w:r>
        <w:rPr>
          <w:rFonts w:hint="eastAsia"/>
        </w:rPr>
        <w:t>的各</w:t>
      </w:r>
      <w:r>
        <w:rPr>
          <w:rFonts w:hint="eastAsia"/>
        </w:rPr>
        <w:t>2</w:t>
      </w:r>
      <w:r>
        <w:rPr>
          <w:rFonts w:hint="eastAsia"/>
        </w:rPr>
        <w:t>条安全输入信息消息，</w:t>
      </w:r>
      <w:r>
        <w:rPr>
          <w:rFonts w:hint="eastAsia"/>
        </w:rPr>
        <w:t>ATP</w:t>
      </w:r>
      <w:r>
        <w:rPr>
          <w:rFonts w:hint="eastAsia"/>
        </w:rPr>
        <w:t>软件需分别进行</w:t>
      </w:r>
      <w:r w:rsidDel="00F71C61">
        <w:rPr>
          <w:rFonts w:hint="eastAsia"/>
        </w:rPr>
        <w:t xml:space="preserve"> </w:t>
      </w:r>
      <w:r>
        <w:rPr>
          <w:rFonts w:hint="eastAsia"/>
        </w:rPr>
        <w:t>“或”的处理，生成同步后的</w:t>
      </w:r>
      <w:r>
        <w:rPr>
          <w:rFonts w:hint="eastAsia"/>
        </w:rPr>
        <w:t>VIOM</w:t>
      </w:r>
      <w:r>
        <w:rPr>
          <w:rFonts w:hint="eastAsia"/>
        </w:rPr>
        <w:t>信息，如</w:t>
      </w:r>
      <w:r>
        <w:fldChar w:fldCharType="begin"/>
      </w:r>
      <w:r>
        <w:instrText xml:space="preserve"> </w:instrText>
      </w:r>
      <w:r>
        <w:rPr>
          <w:rFonts w:hint="eastAsia"/>
        </w:rPr>
        <w:instrText>REF _Ref347567851 \h</w:instrText>
      </w:r>
      <w:r>
        <w:instrText xml:space="preserve"> </w:instrText>
      </w:r>
      <w:r>
        <w:fldChar w:fldCharType="separate"/>
      </w:r>
      <w:r w:rsidR="00DE178B">
        <w:t xml:space="preserve">Table </w:t>
      </w:r>
      <w:r w:rsidR="00DE178B">
        <w:rPr>
          <w:noProof/>
        </w:rPr>
        <w:t>5</w:t>
      </w:r>
      <w:r w:rsidR="00DE178B">
        <w:noBreakHyphen/>
      </w:r>
      <w:r w:rsidR="00DE178B">
        <w:rPr>
          <w:noProof/>
        </w:rPr>
        <w:t>4</w:t>
      </w:r>
      <w:r>
        <w:fldChar w:fldCharType="end"/>
      </w:r>
      <w:r>
        <w:rPr>
          <w:rFonts w:hint="eastAsia"/>
        </w:rPr>
        <w:t>所示，供离线生成代码使用，其详细定义见</w:t>
      </w:r>
      <w:r>
        <w:fldChar w:fldCharType="begin"/>
      </w:r>
      <w:r>
        <w:instrText xml:space="preserve"> REF _Ref347567361 \r \h </w:instrText>
      </w:r>
      <w:r>
        <w:fldChar w:fldCharType="separate"/>
      </w:r>
      <w:r w:rsidR="00DE178B">
        <w:t>[REF11]</w:t>
      </w:r>
      <w:r>
        <w:fldChar w:fldCharType="end"/>
      </w:r>
      <w:r>
        <w:rPr>
          <w:rFonts w:hint="eastAsia"/>
        </w:rPr>
        <w:t>。</w:t>
      </w:r>
    </w:p>
    <w:p w:rsidR="0095757C" w:rsidP="00C93484" w:rsidRDefault="00E15340">
      <w:pPr>
        <w:pStyle w:val="Reqtify"/>
      </w:pPr>
      <w:r>
        <w:rPr>
          <w:rFonts w:hint="eastAsia"/>
        </w:rPr>
        <w:t>ATP shall perform logical "or" operation betwee</w:t>
      </w:r>
      <w:r w:rsidR="003F05E3">
        <w:rPr>
          <w:rFonts w:hint="eastAsia"/>
        </w:rPr>
        <w:t xml:space="preserve">n two VIOM messages at each cab, and generate one identical VIOM input message for each cab, as shown in </w:t>
      </w:r>
      <w:r w:rsidR="003F05E3">
        <w:fldChar w:fldCharType="begin"/>
      </w:r>
      <w:r w:rsidR="003F05E3">
        <w:instrText xml:space="preserve"> </w:instrText>
      </w:r>
      <w:r w:rsidR="003F05E3">
        <w:rPr>
          <w:rFonts w:hint="eastAsia"/>
        </w:rPr>
        <w:instrText>REF _Ref347567851 \h</w:instrText>
      </w:r>
      <w:r w:rsidR="003F05E3">
        <w:instrText xml:space="preserve"> </w:instrText>
      </w:r>
      <w:r w:rsidR="003F05E3">
        <w:fldChar w:fldCharType="separate"/>
      </w:r>
      <w:r w:rsidR="00DE178B">
        <w:t xml:space="preserve">Table </w:t>
      </w:r>
      <w:r w:rsidR="00DE178B">
        <w:rPr>
          <w:noProof/>
        </w:rPr>
        <w:t>5</w:t>
      </w:r>
      <w:r w:rsidR="00DE178B">
        <w:noBreakHyphen/>
      </w:r>
      <w:r w:rsidR="00DE178B">
        <w:rPr>
          <w:noProof/>
        </w:rPr>
        <w:t>4</w:t>
      </w:r>
      <w:r w:rsidR="003F05E3">
        <w:fldChar w:fldCharType="end"/>
      </w:r>
      <w:r w:rsidR="003F05E3">
        <w:rPr>
          <w:rFonts w:hint="eastAsia"/>
        </w:rPr>
        <w:t xml:space="preserve">. The </w:t>
      </w:r>
      <w:r w:rsidR="009379C2">
        <w:rPr>
          <w:rFonts w:hint="eastAsia"/>
        </w:rPr>
        <w:t>message as an interface, are</w:t>
      </w:r>
      <w:r w:rsidR="003F05E3">
        <w:rPr>
          <w:rFonts w:hint="eastAsia"/>
        </w:rPr>
        <w:t xml:space="preserve"> available to offline generated code, defined in </w:t>
      </w:r>
      <w:r w:rsidR="003F05E3">
        <w:fldChar w:fldCharType="begin"/>
      </w:r>
      <w:r w:rsidR="003F05E3">
        <w:instrText xml:space="preserve"> REF _Ref347567361 \r \h </w:instrText>
      </w:r>
      <w:r w:rsidR="003F05E3">
        <w:fldChar w:fldCharType="separate"/>
      </w:r>
      <w:r w:rsidR="00DE178B">
        <w:t>[REF11]</w:t>
      </w:r>
      <w:r w:rsidR="003F05E3">
        <w:fldChar w:fldCharType="end"/>
      </w:r>
      <w:r w:rsidR="003F05E3">
        <w:rPr>
          <w:rFonts w:hint="eastAsia"/>
        </w:rPr>
        <w:t>.</w:t>
      </w:r>
    </w:p>
    <w:p w:rsidR="0095757C" w:rsidP="0095757C" w:rsidRDefault="0095757C">
      <w:pPr>
        <w:pStyle w:val="affc"/>
      </w:pPr>
      <w:bookmarkStart w:name="_Ref347567851" w:id="1164"/>
      <w:bookmarkStart w:name="_Toc349031238" w:id="1165"/>
      <w:bookmarkStart w:name="_Toc376183070" w:id="1166"/>
      <w:bookmarkStart w:name="_Toc392230043" w:id="1167"/>
      <w:r>
        <w:t xml:space="preserve">Table </w:t>
      </w:r>
      <w:r w:rsidR="00FA0FBB">
        <w:fldChar w:fldCharType="begin"/>
      </w:r>
      <w:r w:rsidR="00FA0FBB">
        <w:instrText xml:space="preserve"> STYLEREF 1 \s </w:instrText>
      </w:r>
      <w:r w:rsidR="00FA0FBB">
        <w:fldChar w:fldCharType="separate"/>
      </w:r>
      <w:r w:rsidR="00DE178B">
        <w:t>5</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4</w:t>
      </w:r>
      <w:r w:rsidR="00FA0FBB">
        <w:fldChar w:fldCharType="end"/>
      </w:r>
      <w:bookmarkEnd w:id="1164"/>
      <w:r>
        <w:rPr>
          <w:rFonts w:hint="eastAsia"/>
        </w:rPr>
        <w:t xml:space="preserve"> Identical VIOM Inputs for offline application</w:t>
      </w:r>
      <w:bookmarkEnd w:id="1165"/>
      <w:bookmarkEnd w:id="1166"/>
      <w:bookmarkEnd w:id="1167"/>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65"/>
        <w:gridCol w:w="3869"/>
        <w:gridCol w:w="2459"/>
        <w:gridCol w:w="2693"/>
      </w:tblGrid>
      <w:tr w:rsidRPr="00785CC7" w:rsidR="0095757C" w:rsidTr="0095757C">
        <w:tc>
          <w:tcPr>
            <w:tcW w:w="2226" w:type="pct"/>
            <w:gridSpan w:val="2"/>
            <w:tcBorders>
              <w:top w:val="single" w:color="000000" w:sz="12" w:space="0"/>
              <w:bottom w:val="single" w:color="000000" w:sz="4" w:space="0"/>
            </w:tcBorders>
            <w:shd w:val="clear" w:color="auto" w:fill="E0E0E0"/>
          </w:tcPr>
          <w:p w:rsidRPr="00D22889" w:rsidR="0095757C" w:rsidP="00FA0FBB" w:rsidRDefault="0095757C">
            <w:pPr>
              <w:pStyle w:val="af6"/>
            </w:pPr>
            <w:r>
              <w:rPr>
                <w:rFonts w:hint="eastAsia"/>
              </w:rPr>
              <w:t>Identification</w:t>
            </w:r>
          </w:p>
        </w:tc>
        <w:tc>
          <w:tcPr>
            <w:tcW w:w="1324" w:type="pct"/>
            <w:tcBorders>
              <w:top w:val="single" w:color="000000" w:sz="12" w:space="0"/>
              <w:bottom w:val="single" w:color="000000" w:sz="4" w:space="0"/>
            </w:tcBorders>
            <w:shd w:val="clear" w:color="auto" w:fill="E0E0E0"/>
          </w:tcPr>
          <w:p w:rsidRPr="00D22889" w:rsidR="0095757C" w:rsidP="00FA0FBB" w:rsidRDefault="0095757C">
            <w:pPr>
              <w:pStyle w:val="af6"/>
            </w:pPr>
            <w:r w:rsidRPr="00C65F6B">
              <w:t>Logical Type</w:t>
            </w:r>
          </w:p>
        </w:tc>
        <w:tc>
          <w:tcPr>
            <w:tcW w:w="1450" w:type="pct"/>
            <w:tcBorders>
              <w:top w:val="single" w:color="000000" w:sz="12" w:space="0"/>
              <w:bottom w:val="single" w:color="000000" w:sz="4" w:space="0"/>
            </w:tcBorders>
            <w:shd w:val="clear" w:color="auto" w:fill="E0E0E0"/>
          </w:tcPr>
          <w:p w:rsidRPr="00D22889" w:rsidR="0095757C" w:rsidP="00FA0FBB" w:rsidRDefault="0095757C">
            <w:pPr>
              <w:pStyle w:val="af6"/>
            </w:pPr>
            <w:r>
              <w:rPr>
                <w:rFonts w:hint="eastAsia"/>
              </w:rPr>
              <w:t>Description</w:t>
            </w:r>
          </w:p>
        </w:tc>
      </w:tr>
      <w:tr w:rsidR="0095757C" w:rsidTr="0095757C">
        <w:tc>
          <w:tcPr>
            <w:tcW w:w="143" w:type="pct"/>
          </w:tcPr>
          <w:p w:rsidR="0095757C" w:rsidP="00591D6B" w:rsidRDefault="0095757C">
            <w:pPr>
              <w:pStyle w:val="AltB0"/>
            </w:pPr>
          </w:p>
        </w:tc>
        <w:tc>
          <w:tcPr>
            <w:tcW w:w="2083" w:type="pct"/>
            <w:shd w:val="clear" w:color="auto" w:fill="auto"/>
          </w:tcPr>
          <w:p w:rsidR="0095757C" w:rsidP="00591D6B" w:rsidRDefault="00532AED">
            <w:pPr>
              <w:pStyle w:val="AltB0"/>
            </w:pPr>
            <w:hyperlink w:history="1" w:anchor="VIOM1VitalInputsValid">
              <w:r w:rsidR="003B253D">
                <w:rPr>
                  <w:rStyle w:val="ac"/>
                </w:rPr>
                <w:t>VIOM1VitalInputsValid</w:t>
              </w:r>
            </w:hyperlink>
          </w:p>
        </w:tc>
        <w:tc>
          <w:tcPr>
            <w:tcW w:w="1324" w:type="pct"/>
            <w:shd w:val="clear" w:color="auto" w:fill="auto"/>
          </w:tcPr>
          <w:p w:rsidR="0095757C" w:rsidP="00591D6B" w:rsidRDefault="0095757C">
            <w:pPr>
              <w:pStyle w:val="AltB0"/>
            </w:pPr>
            <w:r>
              <w:fldChar w:fldCharType="begin"/>
            </w:r>
            <w:r>
              <w:instrText xml:space="preserve"> </w:instrText>
            </w:r>
            <w:r>
              <w:rPr>
                <w:rFonts w:hint="eastAsia"/>
              </w:rPr>
              <w:instrText>REF NUMERIC_32 \h</w:instrText>
            </w:r>
            <w:r>
              <w:instrText xml:space="preserve"> </w:instrText>
            </w:r>
            <w:r>
              <w:fldChar w:fldCharType="separate"/>
            </w:r>
            <w:r w:rsidRPr="00190111" w:rsidR="00DE178B">
              <w:rPr>
                <w:rStyle w:val="DATATYPE"/>
              </w:rPr>
              <w:t>NUMERIC_32</w:t>
            </w:r>
            <w:r>
              <w:fldChar w:fldCharType="end"/>
            </w:r>
          </w:p>
        </w:tc>
        <w:tc>
          <w:tcPr>
            <w:tcW w:w="1450" w:type="pct"/>
            <w:shd w:val="clear" w:color="auto" w:fill="auto"/>
          </w:tcPr>
          <w:p w:rsidR="0095757C" w:rsidP="00591D6B" w:rsidRDefault="0095757C">
            <w:pPr>
              <w:pStyle w:val="AltB0"/>
            </w:pPr>
            <w:r>
              <w:rPr>
                <w:rFonts w:hint="eastAsia"/>
              </w:rPr>
              <w:t>同步后的</w:t>
            </w:r>
            <w:r>
              <w:rPr>
                <w:rFonts w:hint="eastAsia"/>
              </w:rPr>
              <w:t>VIOM1</w:t>
            </w:r>
            <w:r>
              <w:rPr>
                <w:rFonts w:hint="eastAsia"/>
              </w:rPr>
              <w:t>过期时间</w:t>
            </w:r>
          </w:p>
        </w:tc>
      </w:tr>
      <w:tr w:rsidR="0095757C" w:rsidTr="0095757C">
        <w:tc>
          <w:tcPr>
            <w:tcW w:w="143" w:type="pct"/>
          </w:tcPr>
          <w:p w:rsidR="0095757C" w:rsidP="00591D6B" w:rsidRDefault="0095757C">
            <w:pPr>
              <w:pStyle w:val="AltB0"/>
            </w:pPr>
          </w:p>
        </w:tc>
        <w:tc>
          <w:tcPr>
            <w:tcW w:w="2083" w:type="pct"/>
            <w:shd w:val="clear" w:color="auto" w:fill="auto"/>
          </w:tcPr>
          <w:p w:rsidRPr="00D22889" w:rsidR="0095757C" w:rsidP="00591D6B" w:rsidRDefault="00532AED">
            <w:pPr>
              <w:pStyle w:val="AltB0"/>
            </w:pPr>
            <w:hyperlink w:history="1" w:anchor="VIOM1VitalInput">
              <w:r w:rsidR="008930D3">
                <w:rPr>
                  <w:rStyle w:val="ac"/>
                </w:rPr>
                <w:t>VIOM</w:t>
              </w:r>
              <w:r w:rsidR="008930D3">
                <w:rPr>
                  <w:rStyle w:val="ac"/>
                  <w:rFonts w:hint="eastAsia"/>
                </w:rPr>
                <w:t>1</w:t>
              </w:r>
              <w:r w:rsidR="008930D3">
                <w:rPr>
                  <w:rStyle w:val="ac"/>
                </w:rPr>
                <w:t>VitalInput</w:t>
              </w:r>
            </w:hyperlink>
            <w:r w:rsidRPr="00D22889" w:rsidR="0095757C">
              <w:rPr>
                <w:rFonts w:hint="eastAsia"/>
              </w:rPr>
              <w:t>[</w:t>
            </w:r>
            <w:r w:rsidRPr="00D22889" w:rsidR="0095757C">
              <w:rPr>
                <w:rStyle w:val="aff1"/>
              </w:rPr>
              <w:t>MAX_VITAL_INPUT_NB</w:t>
            </w:r>
            <w:r w:rsidRPr="00D22889" w:rsidR="0095757C">
              <w:rPr>
                <w:rFonts w:hint="eastAsia"/>
              </w:rPr>
              <w:t>]</w:t>
            </w:r>
          </w:p>
        </w:tc>
        <w:tc>
          <w:tcPr>
            <w:tcW w:w="1324" w:type="pct"/>
            <w:shd w:val="clear" w:color="auto" w:fill="auto"/>
          </w:tcPr>
          <w:p w:rsidRPr="00D22889" w:rsidR="0095757C" w:rsidP="00591D6B" w:rsidRDefault="0095757C">
            <w:pPr>
              <w:pStyle w:val="AltB0"/>
            </w:pPr>
            <w:r w:rsidRPr="00D22889">
              <w:fldChar w:fldCharType="begin"/>
            </w:r>
            <w:r w:rsidRPr="00D22889">
              <w:instrText xml:space="preserve"> REF BOOLEAN \h </w:instrText>
            </w:r>
            <w:r w:rsidRPr="00D22889">
              <w:fldChar w:fldCharType="separate"/>
            </w:r>
            <w:r w:rsidRPr="00190111" w:rsidR="00DE178B">
              <w:rPr>
                <w:rStyle w:val="DATATYPE"/>
              </w:rPr>
              <w:t>BOOLEAN</w:t>
            </w:r>
            <w:r w:rsidRPr="00D22889">
              <w:fldChar w:fldCharType="end"/>
            </w:r>
          </w:p>
        </w:tc>
        <w:tc>
          <w:tcPr>
            <w:tcW w:w="1450" w:type="pct"/>
            <w:shd w:val="clear" w:color="auto" w:fill="auto"/>
          </w:tcPr>
          <w:p w:rsidRPr="00D22889" w:rsidR="0095757C" w:rsidP="00591D6B" w:rsidRDefault="0095757C">
            <w:pPr>
              <w:pStyle w:val="AltB0"/>
            </w:pPr>
            <w:r>
              <w:rPr>
                <w:rFonts w:hint="eastAsia"/>
              </w:rPr>
              <w:t>同步后的</w:t>
            </w:r>
            <w:r>
              <w:rPr>
                <w:rFonts w:hint="eastAsia"/>
              </w:rPr>
              <w:t>VIOM1</w:t>
            </w:r>
            <w:r>
              <w:rPr>
                <w:rFonts w:hint="eastAsia"/>
              </w:rPr>
              <w:t>安全输入</w:t>
            </w:r>
          </w:p>
        </w:tc>
      </w:tr>
      <w:tr w:rsidR="0095757C" w:rsidTr="0095757C">
        <w:tc>
          <w:tcPr>
            <w:tcW w:w="143" w:type="pct"/>
          </w:tcPr>
          <w:p w:rsidR="0095757C" w:rsidP="00591D6B" w:rsidRDefault="0095757C">
            <w:pPr>
              <w:pStyle w:val="AltB0"/>
            </w:pPr>
          </w:p>
        </w:tc>
        <w:tc>
          <w:tcPr>
            <w:tcW w:w="2083" w:type="pct"/>
            <w:shd w:val="clear" w:color="auto" w:fill="auto"/>
          </w:tcPr>
          <w:p w:rsidR="0095757C" w:rsidP="00591D6B" w:rsidRDefault="00532AED">
            <w:pPr>
              <w:pStyle w:val="AltB0"/>
            </w:pPr>
            <w:hyperlink w:history="1" w:anchor="VIOM2VitalInputsValid">
              <w:r w:rsidR="003B253D">
                <w:rPr>
                  <w:rStyle w:val="ac"/>
                </w:rPr>
                <w:t>VIOM2VitalInputsValid</w:t>
              </w:r>
            </w:hyperlink>
          </w:p>
        </w:tc>
        <w:tc>
          <w:tcPr>
            <w:tcW w:w="1324" w:type="pct"/>
            <w:shd w:val="clear" w:color="auto" w:fill="auto"/>
          </w:tcPr>
          <w:p w:rsidR="0095757C" w:rsidP="00591D6B" w:rsidRDefault="0095757C">
            <w:pPr>
              <w:pStyle w:val="AltB0"/>
            </w:pPr>
            <w:r>
              <w:fldChar w:fldCharType="begin"/>
            </w:r>
            <w:r>
              <w:instrText xml:space="preserve"> </w:instrText>
            </w:r>
            <w:r>
              <w:rPr>
                <w:rFonts w:hint="eastAsia"/>
              </w:rPr>
              <w:instrText>REF NUMERIC_32 \h</w:instrText>
            </w:r>
            <w:r>
              <w:instrText xml:space="preserve"> </w:instrText>
            </w:r>
            <w:r>
              <w:fldChar w:fldCharType="separate"/>
            </w:r>
            <w:r w:rsidRPr="00190111" w:rsidR="00DE178B">
              <w:rPr>
                <w:rStyle w:val="DATATYPE"/>
              </w:rPr>
              <w:t>NUMERIC_32</w:t>
            </w:r>
            <w:r>
              <w:fldChar w:fldCharType="end"/>
            </w:r>
          </w:p>
        </w:tc>
        <w:tc>
          <w:tcPr>
            <w:tcW w:w="1450" w:type="pct"/>
            <w:shd w:val="clear" w:color="auto" w:fill="auto"/>
          </w:tcPr>
          <w:p w:rsidR="0095757C" w:rsidP="00591D6B" w:rsidRDefault="0095757C">
            <w:pPr>
              <w:pStyle w:val="AltB0"/>
            </w:pPr>
            <w:r>
              <w:rPr>
                <w:rFonts w:hint="eastAsia"/>
              </w:rPr>
              <w:t>同步后的</w:t>
            </w:r>
            <w:r>
              <w:rPr>
                <w:rFonts w:hint="eastAsia"/>
              </w:rPr>
              <w:t>VIOM2</w:t>
            </w:r>
            <w:r>
              <w:rPr>
                <w:rFonts w:hint="eastAsia"/>
              </w:rPr>
              <w:t>过期时间</w:t>
            </w:r>
          </w:p>
        </w:tc>
      </w:tr>
      <w:tr w:rsidR="0095757C" w:rsidTr="0095757C">
        <w:tc>
          <w:tcPr>
            <w:tcW w:w="143" w:type="pct"/>
          </w:tcPr>
          <w:p w:rsidR="0095757C" w:rsidP="00591D6B" w:rsidRDefault="0095757C">
            <w:pPr>
              <w:pStyle w:val="AltB0"/>
            </w:pPr>
          </w:p>
        </w:tc>
        <w:tc>
          <w:tcPr>
            <w:tcW w:w="2083" w:type="pct"/>
            <w:shd w:val="clear" w:color="auto" w:fill="auto"/>
          </w:tcPr>
          <w:p w:rsidRPr="00D22889" w:rsidR="0095757C" w:rsidP="00591D6B" w:rsidRDefault="00532AED">
            <w:pPr>
              <w:pStyle w:val="AltB0"/>
            </w:pPr>
            <w:hyperlink w:history="1" w:anchor="VIOM2VitalInput">
              <w:r w:rsidR="008930D3">
                <w:rPr>
                  <w:rStyle w:val="ac"/>
                </w:rPr>
                <w:t>VIOM2VitalInput</w:t>
              </w:r>
            </w:hyperlink>
            <w:r w:rsidRPr="00D22889" w:rsidR="008930D3">
              <w:rPr>
                <w:rFonts w:hint="eastAsia"/>
              </w:rPr>
              <w:t xml:space="preserve"> </w:t>
            </w:r>
            <w:r w:rsidRPr="00D22889" w:rsidR="0095757C">
              <w:rPr>
                <w:rFonts w:hint="eastAsia"/>
              </w:rPr>
              <w:t>[</w:t>
            </w:r>
            <w:r w:rsidRPr="00D22889" w:rsidR="0095757C">
              <w:rPr>
                <w:rStyle w:val="aff1"/>
              </w:rPr>
              <w:t>MAX_VITAL_INPUT_NB</w:t>
            </w:r>
            <w:r w:rsidRPr="00D22889" w:rsidR="0095757C">
              <w:rPr>
                <w:rFonts w:hint="eastAsia"/>
              </w:rPr>
              <w:t>]</w:t>
            </w:r>
          </w:p>
        </w:tc>
        <w:tc>
          <w:tcPr>
            <w:tcW w:w="1324" w:type="pct"/>
            <w:shd w:val="clear" w:color="auto" w:fill="auto"/>
          </w:tcPr>
          <w:p w:rsidRPr="00D22889" w:rsidR="0095757C" w:rsidP="00591D6B" w:rsidRDefault="0095757C">
            <w:pPr>
              <w:pStyle w:val="AltB0"/>
            </w:pPr>
            <w:r w:rsidRPr="00D22889">
              <w:fldChar w:fldCharType="begin"/>
            </w:r>
            <w:r w:rsidRPr="00D22889">
              <w:instrText xml:space="preserve"> REF BOOLEAN \h </w:instrText>
            </w:r>
            <w:r w:rsidRPr="00D22889">
              <w:fldChar w:fldCharType="separate"/>
            </w:r>
            <w:r w:rsidRPr="00190111" w:rsidR="00DE178B">
              <w:rPr>
                <w:rStyle w:val="DATATYPE"/>
              </w:rPr>
              <w:t>BOOLEAN</w:t>
            </w:r>
            <w:r w:rsidRPr="00D22889">
              <w:fldChar w:fldCharType="end"/>
            </w:r>
          </w:p>
        </w:tc>
        <w:tc>
          <w:tcPr>
            <w:tcW w:w="1450" w:type="pct"/>
            <w:shd w:val="clear" w:color="auto" w:fill="auto"/>
          </w:tcPr>
          <w:p w:rsidRPr="00D22889" w:rsidR="0095757C" w:rsidP="00591D6B" w:rsidRDefault="0095757C">
            <w:pPr>
              <w:pStyle w:val="AltB0"/>
            </w:pPr>
            <w:r>
              <w:rPr>
                <w:rFonts w:hint="eastAsia"/>
              </w:rPr>
              <w:t>同步后的</w:t>
            </w:r>
            <w:r>
              <w:rPr>
                <w:rFonts w:hint="eastAsia"/>
              </w:rPr>
              <w:t>VIOM2</w:t>
            </w:r>
            <w:r>
              <w:rPr>
                <w:rFonts w:hint="eastAsia"/>
              </w:rPr>
              <w:t>安全输入</w:t>
            </w:r>
          </w:p>
        </w:tc>
      </w:tr>
    </w:tbl>
    <w:p w:rsidR="0095757C" w:rsidP="00C93484" w:rsidRDefault="0095757C">
      <w:pPr>
        <w:pStyle w:val="Reqtify"/>
      </w:pPr>
    </w:p>
    <w:p w:rsidRPr="006C0889" w:rsidR="0095757C" w:rsidP="0095757C" w:rsidRDefault="0095757C">
      <w:pPr>
        <w:pStyle w:val="ReqtifyAltR"/>
      </w:pPr>
      <w:r w:rsidRPr="006C0889">
        <w:t>[iTC_CC_ATP-SwRS-</w:t>
      </w:r>
      <w:r w:rsidRPr="006C0889">
        <w:rPr>
          <w:rFonts w:hint="eastAsia"/>
        </w:rPr>
        <w:t>0538</w:t>
      </w:r>
      <w:r w:rsidRPr="006C0889">
        <w:t>]</w:t>
      </w:r>
    </w:p>
    <w:p w:rsidRPr="00F729E7" w:rsidR="0095757C" w:rsidP="00C93484" w:rsidRDefault="003B253D">
      <w:pPr>
        <w:pStyle w:val="Reqtify"/>
      </w:pPr>
      <w:bookmarkStart w:name="VIOM1VitalInputsValid" w:id="1168"/>
      <w:r w:rsidRPr="008930D3">
        <w:rPr>
          <w:rStyle w:val="aff2"/>
          <w:bCs w:val="0"/>
          <w:iCs w:val="0"/>
        </w:rPr>
        <w:t>VIOM1VitalInputsValid</w:t>
      </w:r>
      <w:bookmarkEnd w:id="1168"/>
      <w:r w:rsidR="0095757C">
        <w:rPr>
          <w:rFonts w:hint="eastAsia"/>
        </w:rPr>
        <w:t>，判断</w:t>
      </w:r>
      <w:r w:rsidRPr="006C0889" w:rsidR="0095757C">
        <w:rPr>
          <w:rFonts w:hint="eastAsia"/>
        </w:rPr>
        <w:t>来自</w:t>
      </w:r>
      <w:r w:rsidRPr="00451353" w:rsidR="0095757C">
        <w:rPr>
          <w:rStyle w:val="aff1"/>
          <w:rFonts w:hint="eastAsia"/>
        </w:rPr>
        <w:t>END_1</w:t>
      </w:r>
      <w:r w:rsidR="0095757C">
        <w:rPr>
          <w:rFonts w:hint="eastAsia"/>
        </w:rPr>
        <w:t>的</w:t>
      </w:r>
      <w:r w:rsidRPr="006C0889" w:rsidR="0095757C">
        <w:rPr>
          <w:rFonts w:hint="eastAsia"/>
        </w:rPr>
        <w:t>VIOM</w:t>
      </w:r>
      <w:r w:rsidR="0095757C">
        <w:rPr>
          <w:rFonts w:hint="eastAsia"/>
        </w:rPr>
        <w:t>安全</w:t>
      </w:r>
      <w:r w:rsidRPr="006C0889" w:rsidR="0095757C">
        <w:rPr>
          <w:rFonts w:hint="eastAsia"/>
        </w:rPr>
        <w:t>输入信息是否在有效时间内。</w:t>
      </w:r>
    </w:p>
    <w:p w:rsidRPr="006C0889" w:rsidR="0095757C" w:rsidP="00C93484" w:rsidRDefault="009379C2">
      <w:pPr>
        <w:pStyle w:val="Reqtify"/>
      </w:pPr>
      <w:r>
        <w:rPr>
          <w:rFonts w:hint="eastAsia"/>
        </w:rPr>
        <w:t>ATP determines whether the vital inputs message from VIOM1 valid.</w:t>
      </w:r>
    </w:p>
    <w:p w:rsidR="0095757C" w:rsidP="000431E0" w:rsidRDefault="0095757C">
      <w:pPr>
        <w:pStyle w:val="af7"/>
      </w:pPr>
      <w:r>
        <w:t xml:space="preserve">def </w:t>
      </w:r>
      <w:hyperlink w:history="1" w:anchor="VIOM1VitalInputsValid">
        <w:r w:rsidR="003B253D">
          <w:rPr>
            <w:rStyle w:val="ac"/>
          </w:rPr>
          <w:t>VIOM1VitalInputsValid</w:t>
        </w:r>
      </w:hyperlink>
      <w:r>
        <w:t>(k):</w:t>
      </w:r>
    </w:p>
    <w:p w:rsidR="0095757C" w:rsidP="006811BE" w:rsidRDefault="0095757C">
      <w:pPr>
        <w:pStyle w:val="af7"/>
      </w:pPr>
      <w:r>
        <w:t xml:space="preserve">    return (Message</w:t>
      </w:r>
      <w:r w:rsidR="00354F88">
        <w:t>.</w:t>
      </w:r>
      <w:hyperlink w:history="1" w:anchor="Valid">
        <w:r w:rsidR="008B369C">
          <w:rPr>
            <w:rStyle w:val="ac"/>
          </w:rPr>
          <w:t>Valid</w:t>
        </w:r>
      </w:hyperlink>
      <w:r>
        <w:t>(</w:t>
      </w:r>
      <w:hyperlink w:history="1" w:anchor="VIOM1VitalInput">
        <w:r w:rsidR="006811BE">
          <w:rPr>
            <w:rStyle w:val="ac"/>
          </w:rPr>
          <w:t>VIOM</w:t>
        </w:r>
        <w:r w:rsidR="006811BE">
          <w:rPr>
            <w:rStyle w:val="ac"/>
            <w:rFonts w:hint="eastAsia"/>
          </w:rPr>
          <w:t>1</w:t>
        </w:r>
        <w:r w:rsidR="006811BE">
          <w:rPr>
            <w:rStyle w:val="ac"/>
          </w:rPr>
          <w:t>VitalInput</w:t>
        </w:r>
      </w:hyperlink>
      <w:r w:rsidRPr="0019471B" w:rsidR="006811BE">
        <w:t>(</w:t>
      </w:r>
      <w:r w:rsidR="006811BE">
        <w:rPr>
          <w:rFonts w:hint="eastAsia"/>
        </w:rPr>
        <w:t>1</w:t>
      </w:r>
      <w:r w:rsidRPr="0019471B" w:rsidR="006811BE">
        <w:t>)</w:t>
      </w:r>
      <w:r w:rsidR="006811BE">
        <w:t>.A</w:t>
      </w:r>
      <w:r w:rsidRPr="0019471B" w:rsidR="006811BE">
        <w:t>tp</w:t>
      </w:r>
      <w:r w:rsidR="006811BE">
        <w:t>L</w:t>
      </w:r>
      <w:r w:rsidRPr="0019471B" w:rsidR="006811BE">
        <w:t>oop</w:t>
      </w:r>
      <w:r w:rsidR="006811BE">
        <w:t>H</w:t>
      </w:r>
      <w:r w:rsidRPr="0019471B" w:rsidR="006811BE">
        <w:t>our</w:t>
      </w:r>
      <w:r>
        <w:t xml:space="preserve">, </w:t>
      </w:r>
      <w:r w:rsidRPr="00260F61">
        <w:rPr>
          <w:rStyle w:val="aff1"/>
        </w:rPr>
        <w:t>VIOM_VALIDITY_TIME</w:t>
      </w:r>
      <w:r>
        <w:t>)</w:t>
      </w:r>
    </w:p>
    <w:p w:rsidRPr="00BF6565" w:rsidR="0095757C" w:rsidP="006811BE" w:rsidRDefault="0095757C">
      <w:pPr>
        <w:pStyle w:val="af7"/>
      </w:pPr>
      <w:r>
        <w:t xml:space="preserve">            or Message</w:t>
      </w:r>
      <w:r w:rsidR="00354F88">
        <w:t>.</w:t>
      </w:r>
      <w:hyperlink w:history="1" w:anchor="Valid">
        <w:r w:rsidR="008B369C">
          <w:rPr>
            <w:rStyle w:val="ac"/>
          </w:rPr>
          <w:t>Valid</w:t>
        </w:r>
      </w:hyperlink>
      <w:r>
        <w:t>(</w:t>
      </w:r>
      <w:hyperlink w:history="1" w:anchor="VIOM1VitalInput">
        <w:r w:rsidR="006811BE">
          <w:rPr>
            <w:rStyle w:val="ac"/>
          </w:rPr>
          <w:t>VIOM</w:t>
        </w:r>
        <w:r w:rsidR="006811BE">
          <w:rPr>
            <w:rStyle w:val="ac"/>
            <w:rFonts w:hint="eastAsia"/>
          </w:rPr>
          <w:t>1</w:t>
        </w:r>
        <w:r w:rsidR="006811BE">
          <w:rPr>
            <w:rStyle w:val="ac"/>
          </w:rPr>
          <w:t>VitalInput</w:t>
        </w:r>
      </w:hyperlink>
      <w:r w:rsidRPr="0019471B" w:rsidR="006811BE">
        <w:t>(</w:t>
      </w:r>
      <w:r w:rsidR="006811BE">
        <w:rPr>
          <w:rFonts w:hint="eastAsia"/>
        </w:rPr>
        <w:t>2</w:t>
      </w:r>
      <w:r w:rsidRPr="0019471B" w:rsidR="006811BE">
        <w:t>)</w:t>
      </w:r>
      <w:r w:rsidR="006811BE">
        <w:t>.A</w:t>
      </w:r>
      <w:r w:rsidRPr="0019471B" w:rsidR="006811BE">
        <w:t>tp</w:t>
      </w:r>
      <w:r w:rsidR="006811BE">
        <w:t>L</w:t>
      </w:r>
      <w:r w:rsidRPr="0019471B" w:rsidR="006811BE">
        <w:t>oop</w:t>
      </w:r>
      <w:r w:rsidR="006811BE">
        <w:t>H</w:t>
      </w:r>
      <w:r w:rsidRPr="0019471B" w:rsidR="006811BE">
        <w:t>our</w:t>
      </w:r>
      <w:r>
        <w:t xml:space="preserve">, </w:t>
      </w:r>
      <w:r w:rsidRPr="00260F61">
        <w:rPr>
          <w:rStyle w:val="aff1"/>
        </w:rPr>
        <w:t>VIOM_VALIDITY_TIME</w:t>
      </w:r>
      <w:r>
        <w:t>))</w:t>
      </w:r>
    </w:p>
    <w:p w:rsidRPr="006C0889" w:rsidR="0095757C" w:rsidP="000C0D62" w:rsidRDefault="0095757C">
      <w:pPr>
        <w:pStyle w:val="ReqtifyAltQ"/>
      </w:pPr>
      <w:r w:rsidRPr="006C0889">
        <w:t>#Category=Functional</w:t>
      </w:r>
    </w:p>
    <w:p w:rsidRPr="006C0889" w:rsidR="0095757C" w:rsidP="000C0D62" w:rsidRDefault="0095757C">
      <w:pPr>
        <w:pStyle w:val="ReqtifyAltQ"/>
      </w:pPr>
      <w:r w:rsidRPr="006C0889">
        <w:t>#Contribution</w:t>
      </w:r>
      <w:r>
        <w:t>=SIL4</w:t>
      </w:r>
    </w:p>
    <w:p w:rsidR="009328EA" w:rsidP="000C0D62" w:rsidRDefault="0095757C">
      <w:pPr>
        <w:pStyle w:val="ReqtifyAltQ"/>
        <w:rPr>
          <w:ins w:author="常鸣" w:date="2014-07-03T14:27:00Z" w:id="1169"/>
        </w:rPr>
      </w:pPr>
      <w:del w:author="常鸣" w:date="2014-07-03T14:27:00Z" w:id="1170">
        <w:r w:rsidRPr="006C0889" w:rsidDel="009328EA">
          <w:rPr>
            <w:rFonts w:hint="eastAsia"/>
          </w:rPr>
          <w:delText>#S</w:delText>
        </w:r>
      </w:del>
      <w:ins w:author="常鸣" w:date="2014-07-03T14:27:00Z" w:id="1171">
        <w:r w:rsidR="009328EA">
          <w:rPr>
            <w:rFonts w:hint="eastAsia"/>
          </w:rPr>
          <w:t>#Allocation=ATP Software</w:t>
        </w:r>
      </w:ins>
    </w:p>
    <w:p w:rsidRPr="006C0889" w:rsidR="0095757C" w:rsidP="000C0D62" w:rsidRDefault="009328EA">
      <w:pPr>
        <w:pStyle w:val="ReqtifyAltQ"/>
      </w:pPr>
      <w:ins w:author="常鸣" w:date="2014-07-03T14:27:00Z" w:id="1172">
        <w:r>
          <w:rPr>
            <w:rFonts w:hint="eastAsia"/>
          </w:rPr>
          <w:t>#S</w:t>
        </w:r>
      </w:ins>
      <w:r w:rsidRPr="006C0889" w:rsidR="0095757C">
        <w:rPr>
          <w:rFonts w:hint="eastAsia"/>
        </w:rPr>
        <w:t>ource=</w:t>
      </w:r>
      <w:r w:rsidRPr="006C0889" w:rsidR="0095757C">
        <w:t xml:space="preserve"> [iTC_CC-SyAD-0987]</w:t>
      </w:r>
      <w:r w:rsidR="0095757C">
        <w:rPr>
          <w:rFonts w:hint="eastAsia"/>
        </w:rPr>
        <w:t>,</w:t>
      </w:r>
      <w:r w:rsidRPr="00567DD7" w:rsidR="0095757C">
        <w:t xml:space="preserve"> [iTC_CC-SyAD-0988]</w:t>
      </w:r>
      <w:r w:rsidR="0095757C">
        <w:rPr>
          <w:rFonts w:hint="eastAsia"/>
        </w:rPr>
        <w:t>,</w:t>
      </w:r>
      <w:r w:rsidRPr="00A00A6F" w:rsidR="0095757C">
        <w:t xml:space="preserve"> [iTC_CC_ATP_SwHA-0227]</w:t>
      </w:r>
    </w:p>
    <w:p w:rsidRPr="006C0889" w:rsidR="0095757C" w:rsidP="000C0D62" w:rsidRDefault="0095757C">
      <w:pPr>
        <w:pStyle w:val="ReqtifyAltQ"/>
      </w:pPr>
      <w:r w:rsidRPr="006C0889">
        <w:t>[End]</w:t>
      </w:r>
    </w:p>
    <w:p w:rsidR="0095757C" w:rsidP="00C93484" w:rsidRDefault="0095757C">
      <w:pPr>
        <w:pStyle w:val="Reqtify"/>
      </w:pPr>
    </w:p>
    <w:p w:rsidR="0095757C" w:rsidP="00C93484" w:rsidRDefault="0095757C">
      <w:pPr>
        <w:pStyle w:val="Reqtify"/>
      </w:pPr>
    </w:p>
    <w:p w:rsidR="0095757C" w:rsidP="0095757C" w:rsidRDefault="0095757C">
      <w:pPr>
        <w:pStyle w:val="ReqtifyAltR"/>
      </w:pPr>
      <w:r>
        <w:t>[iTC_CC_ATP-SwRS-</w:t>
      </w:r>
      <w:r>
        <w:rPr>
          <w:rFonts w:hint="eastAsia"/>
        </w:rPr>
        <w:t>0539</w:t>
      </w:r>
      <w:r>
        <w:t>]</w:t>
      </w:r>
    </w:p>
    <w:p w:rsidR="0095757C" w:rsidP="00C93484" w:rsidRDefault="003B253D">
      <w:pPr>
        <w:pStyle w:val="Reqtify"/>
      </w:pPr>
      <w:bookmarkStart w:name="VIOM2VitalInputsValid" w:id="1173"/>
      <w:r w:rsidRPr="008930D3">
        <w:rPr>
          <w:rStyle w:val="aff2"/>
          <w:bCs w:val="0"/>
          <w:iCs w:val="0"/>
        </w:rPr>
        <w:t>VIOM2VitalInputsValid</w:t>
      </w:r>
      <w:bookmarkEnd w:id="1173"/>
      <w:r w:rsidR="0095757C">
        <w:rPr>
          <w:rFonts w:hint="eastAsia"/>
        </w:rPr>
        <w:t>，判断来自</w:t>
      </w:r>
      <w:r w:rsidRPr="00451353" w:rsidR="0095757C">
        <w:rPr>
          <w:rStyle w:val="aff1"/>
          <w:rFonts w:hint="eastAsia"/>
        </w:rPr>
        <w:t>END_2</w:t>
      </w:r>
      <w:r w:rsidR="0095757C">
        <w:rPr>
          <w:rFonts w:hint="eastAsia"/>
        </w:rPr>
        <w:t>的</w:t>
      </w:r>
      <w:r w:rsidR="0095757C">
        <w:rPr>
          <w:rFonts w:hint="eastAsia"/>
        </w:rPr>
        <w:t>VIOM</w:t>
      </w:r>
      <w:r w:rsidR="0095757C">
        <w:rPr>
          <w:rFonts w:hint="eastAsia"/>
        </w:rPr>
        <w:t>安全输入信息是否在有效时间内。</w:t>
      </w:r>
    </w:p>
    <w:p w:rsidRPr="009379C2" w:rsidR="0095757C" w:rsidP="00C93484" w:rsidRDefault="009379C2">
      <w:pPr>
        <w:pStyle w:val="Reqtify"/>
      </w:pPr>
      <w:r>
        <w:rPr>
          <w:rFonts w:hint="eastAsia"/>
        </w:rPr>
        <w:t>ATP determines whether the vital inputs message from VIOM2 valid.</w:t>
      </w:r>
    </w:p>
    <w:p w:rsidR="0095757C" w:rsidP="000431E0" w:rsidRDefault="0095757C">
      <w:pPr>
        <w:pStyle w:val="af7"/>
      </w:pPr>
      <w:r>
        <w:t xml:space="preserve">def </w:t>
      </w:r>
      <w:hyperlink w:history="1" w:anchor="VIOM2VitalInputsValid">
        <w:r w:rsidR="003B253D">
          <w:rPr>
            <w:rStyle w:val="ac"/>
          </w:rPr>
          <w:t>VIOM2VitalInputsValid</w:t>
        </w:r>
      </w:hyperlink>
      <w:r>
        <w:t>(k):</w:t>
      </w:r>
    </w:p>
    <w:p w:rsidR="0095757C" w:rsidP="006811BE" w:rsidRDefault="0095757C">
      <w:pPr>
        <w:pStyle w:val="af7"/>
      </w:pPr>
      <w:r>
        <w:t xml:space="preserve">    return (Message</w:t>
      </w:r>
      <w:r w:rsidR="00354F88">
        <w:t>.</w:t>
      </w:r>
      <w:hyperlink w:history="1" w:anchor="Valid">
        <w:r w:rsidR="008B369C">
          <w:rPr>
            <w:rStyle w:val="ac"/>
          </w:rPr>
          <w:t>Valid</w:t>
        </w:r>
      </w:hyperlink>
      <w:r>
        <w:t>(</w:t>
      </w:r>
      <w:hyperlink w:history="1" w:anchor="VIOM2VitalInput">
        <w:r w:rsidR="006811BE">
          <w:rPr>
            <w:rStyle w:val="ac"/>
          </w:rPr>
          <w:t>VIOM2VitalInput</w:t>
        </w:r>
      </w:hyperlink>
      <w:r w:rsidRPr="0019471B" w:rsidR="006811BE">
        <w:t>(</w:t>
      </w:r>
      <w:r w:rsidR="006811BE">
        <w:rPr>
          <w:rFonts w:hint="eastAsia"/>
        </w:rPr>
        <w:t>1</w:t>
      </w:r>
      <w:r w:rsidRPr="0019471B" w:rsidR="006811BE">
        <w:t>)</w:t>
      </w:r>
      <w:r w:rsidR="006811BE">
        <w:t>.A</w:t>
      </w:r>
      <w:r w:rsidRPr="0019471B" w:rsidR="006811BE">
        <w:t>tp</w:t>
      </w:r>
      <w:r w:rsidR="006811BE">
        <w:t>L</w:t>
      </w:r>
      <w:r w:rsidRPr="0019471B" w:rsidR="006811BE">
        <w:t>oop</w:t>
      </w:r>
      <w:r w:rsidR="006811BE">
        <w:t>H</w:t>
      </w:r>
      <w:r w:rsidRPr="0019471B" w:rsidR="006811BE">
        <w:t>our</w:t>
      </w:r>
      <w:r>
        <w:t xml:space="preserve">, </w:t>
      </w:r>
      <w:r w:rsidRPr="00260F61">
        <w:rPr>
          <w:rStyle w:val="aff1"/>
        </w:rPr>
        <w:t>VIOM_VALIDITY_TIME</w:t>
      </w:r>
      <w:r>
        <w:t>)</w:t>
      </w:r>
    </w:p>
    <w:p w:rsidRPr="00935E4A" w:rsidR="0095757C" w:rsidP="006811BE" w:rsidRDefault="0095757C">
      <w:pPr>
        <w:pStyle w:val="af7"/>
      </w:pPr>
      <w:r>
        <w:t xml:space="preserve">            or Message</w:t>
      </w:r>
      <w:r w:rsidR="00354F88">
        <w:t>.</w:t>
      </w:r>
      <w:hyperlink w:history="1" w:anchor="Valid">
        <w:r w:rsidR="008B369C">
          <w:rPr>
            <w:rStyle w:val="ac"/>
          </w:rPr>
          <w:t>Valid</w:t>
        </w:r>
      </w:hyperlink>
      <w:r>
        <w:t>(</w:t>
      </w:r>
      <w:hyperlink w:history="1" w:anchor="VIOM2VitalInput">
        <w:r w:rsidR="006811BE">
          <w:rPr>
            <w:rStyle w:val="ac"/>
          </w:rPr>
          <w:t>VIOM2VitalInput</w:t>
        </w:r>
      </w:hyperlink>
      <w:r w:rsidRPr="0019471B" w:rsidR="006811BE">
        <w:t>(</w:t>
      </w:r>
      <w:del w:author="常鸣" w:date="2014-07-02T17:12:00Z" w:id="1174">
        <w:r w:rsidDel="008C2173" w:rsidR="006811BE">
          <w:rPr>
            <w:rFonts w:hint="eastAsia"/>
          </w:rPr>
          <w:delText>1</w:delText>
        </w:r>
      </w:del>
      <w:ins w:author="常鸣" w:date="2014-07-02T17:12:00Z" w:id="1175">
        <w:r w:rsidR="008C2173">
          <w:rPr>
            <w:rFonts w:hint="eastAsia"/>
          </w:rPr>
          <w:t>2</w:t>
        </w:r>
      </w:ins>
      <w:r w:rsidRPr="0019471B" w:rsidR="006811BE">
        <w:t>)</w:t>
      </w:r>
      <w:r w:rsidR="006811BE">
        <w:t>.A</w:t>
      </w:r>
      <w:r w:rsidRPr="0019471B" w:rsidR="006811BE">
        <w:t>tp</w:t>
      </w:r>
      <w:r w:rsidR="006811BE">
        <w:t>L</w:t>
      </w:r>
      <w:r w:rsidRPr="0019471B" w:rsidR="006811BE">
        <w:t>oop</w:t>
      </w:r>
      <w:r w:rsidR="006811BE">
        <w:t>H</w:t>
      </w:r>
      <w:r w:rsidRPr="0019471B" w:rsidR="006811BE">
        <w:t>our</w:t>
      </w:r>
      <w:r>
        <w:t xml:space="preserve">, </w:t>
      </w:r>
      <w:r w:rsidRPr="00260F61">
        <w:rPr>
          <w:rStyle w:val="aff1"/>
        </w:rPr>
        <w:t>VIOM_VALIDITY_TIME</w:t>
      </w:r>
      <w:r>
        <w:t>))</w:t>
      </w:r>
    </w:p>
    <w:p w:rsidRPr="008A1414" w:rsidR="0095757C" w:rsidP="000C0D62" w:rsidRDefault="0095757C">
      <w:pPr>
        <w:pStyle w:val="ReqtifyAltQ"/>
      </w:pPr>
      <w:r w:rsidRPr="008A1414">
        <w:lastRenderedPageBreak/>
        <w:t>#Category=</w:t>
      </w:r>
      <w:r w:rsidRPr="00C36276">
        <w:t xml:space="preserve"> </w:t>
      </w:r>
      <w:r w:rsidRPr="008A1414">
        <w:t>Functional</w:t>
      </w:r>
    </w:p>
    <w:p w:rsidR="0095757C" w:rsidP="000C0D62" w:rsidRDefault="0095757C">
      <w:pPr>
        <w:pStyle w:val="ReqtifyAltQ"/>
      </w:pPr>
      <w:r w:rsidRPr="008A1414">
        <w:t>#Contribution</w:t>
      </w:r>
      <w:r>
        <w:t>=SIL4</w:t>
      </w:r>
    </w:p>
    <w:p w:rsidR="009328EA" w:rsidP="000C0D62" w:rsidRDefault="0095757C">
      <w:pPr>
        <w:pStyle w:val="ReqtifyAltQ"/>
        <w:rPr>
          <w:ins w:author="常鸣" w:date="2014-07-03T14:27:00Z" w:id="1176"/>
        </w:rPr>
      </w:pPr>
      <w:del w:author="常鸣" w:date="2014-07-03T14:27:00Z" w:id="1177">
        <w:r w:rsidDel="009328EA">
          <w:rPr>
            <w:rFonts w:hint="eastAsia"/>
          </w:rPr>
          <w:delText>#S</w:delText>
        </w:r>
      </w:del>
      <w:ins w:author="常鸣" w:date="2014-07-03T14:27:00Z" w:id="1178">
        <w:r w:rsidR="009328EA">
          <w:rPr>
            <w:rFonts w:hint="eastAsia"/>
          </w:rPr>
          <w:t>#Allocation=ATP Software</w:t>
        </w:r>
      </w:ins>
    </w:p>
    <w:p w:rsidRPr="008A1414" w:rsidR="0095757C" w:rsidP="000C0D62" w:rsidRDefault="009328EA">
      <w:pPr>
        <w:pStyle w:val="ReqtifyAltQ"/>
      </w:pPr>
      <w:ins w:author="常鸣" w:date="2014-07-03T14:27:00Z" w:id="1179">
        <w:r>
          <w:rPr>
            <w:rFonts w:hint="eastAsia"/>
          </w:rPr>
          <w:t>#S</w:t>
        </w:r>
      </w:ins>
      <w:r w:rsidR="0095757C">
        <w:rPr>
          <w:rFonts w:hint="eastAsia"/>
        </w:rPr>
        <w:t>ource=</w:t>
      </w:r>
      <w:r w:rsidRPr="00D20443" w:rsidR="0095757C">
        <w:t xml:space="preserve"> [iTC_CC-SyAD-0987]</w:t>
      </w:r>
      <w:r w:rsidR="0095757C">
        <w:rPr>
          <w:rFonts w:hint="eastAsia"/>
        </w:rPr>
        <w:t>,</w:t>
      </w:r>
      <w:r w:rsidRPr="00567DD7" w:rsidR="0095757C">
        <w:t xml:space="preserve"> [iTC_CC-SyAD-0988]</w:t>
      </w:r>
      <w:r w:rsidRPr="00A00A6F" w:rsidR="0095757C">
        <w:rPr>
          <w:rFonts w:hint="eastAsia"/>
        </w:rPr>
        <w:t>,</w:t>
      </w:r>
      <w:r w:rsidRPr="00A00A6F" w:rsidR="0095757C">
        <w:t xml:space="preserve"> [iTC_CC_ATP_SwHA-0227]</w:t>
      </w:r>
    </w:p>
    <w:p w:rsidRPr="008A1414" w:rsidR="0095757C" w:rsidP="000C0D62" w:rsidRDefault="0095757C">
      <w:pPr>
        <w:pStyle w:val="ReqtifyAltQ"/>
      </w:pPr>
      <w:r w:rsidRPr="008A1414">
        <w:t>[End]</w:t>
      </w:r>
    </w:p>
    <w:p w:rsidR="0095757C" w:rsidP="00C93484" w:rsidRDefault="0095757C">
      <w:pPr>
        <w:pStyle w:val="Reqtify"/>
      </w:pPr>
    </w:p>
    <w:p w:rsidRPr="0095757C" w:rsidR="0095757C" w:rsidP="00C93484" w:rsidRDefault="0095757C">
      <w:pPr>
        <w:pStyle w:val="Reqtify"/>
      </w:pPr>
    </w:p>
    <w:p w:rsidR="00334C81" w:rsidP="00334C81" w:rsidRDefault="00334C81">
      <w:pPr>
        <w:pStyle w:val="ReqtifyAltR"/>
      </w:pPr>
      <w:r>
        <w:t>[iTC_CC_ATP-SwRS-</w:t>
      </w:r>
      <w:r>
        <w:rPr>
          <w:rFonts w:hint="eastAsia"/>
        </w:rPr>
        <w:t>0061</w:t>
      </w:r>
      <w:r>
        <w:t>]</w:t>
      </w:r>
    </w:p>
    <w:p w:rsidR="00334C81" w:rsidP="00C93484" w:rsidRDefault="003B253D">
      <w:pPr>
        <w:pStyle w:val="Reqtify"/>
      </w:pPr>
      <w:bookmarkStart w:name="IdenticalInputs" w:id="1180"/>
      <w:r w:rsidRPr="008930D3">
        <w:rPr>
          <w:rStyle w:val="aff2"/>
          <w:bCs w:val="0"/>
          <w:iCs w:val="0"/>
        </w:rPr>
        <w:t>IdenticalInputs</w:t>
      </w:r>
      <w:bookmarkEnd w:id="1180"/>
      <w:r w:rsidR="00334C81">
        <w:rPr>
          <w:rFonts w:hint="eastAsia"/>
        </w:rPr>
        <w:t>，</w:t>
      </w:r>
      <w:r w:rsidR="0095757C">
        <w:rPr>
          <w:rFonts w:hint="eastAsia"/>
        </w:rPr>
        <w:t xml:space="preserve"> </w:t>
      </w:r>
      <w:r w:rsidRPr="00CB2307" w:rsidR="00334C81">
        <w:rPr>
          <w:rFonts w:hint="eastAsia"/>
        </w:rPr>
        <w:t>对于</w:t>
      </w:r>
      <w:r w:rsidRPr="00451353" w:rsidR="00334C81">
        <w:rPr>
          <w:rStyle w:val="aff1"/>
          <w:rFonts w:hint="eastAsia"/>
        </w:rPr>
        <w:t>END_1</w:t>
      </w:r>
      <w:r w:rsidRPr="00CB2307" w:rsidR="00334C81">
        <w:rPr>
          <w:rFonts w:hint="eastAsia"/>
        </w:rPr>
        <w:t>或</w:t>
      </w:r>
      <w:r w:rsidRPr="00451353" w:rsidR="00451353">
        <w:rPr>
          <w:rStyle w:val="aff1"/>
          <w:rFonts w:hint="eastAsia"/>
        </w:rPr>
        <w:t>END_2</w:t>
      </w:r>
      <w:r w:rsidRPr="00CB2307" w:rsidR="00334C81">
        <w:rPr>
          <w:rFonts w:hint="eastAsia"/>
        </w:rPr>
        <w:t>每个车头的</w:t>
      </w:r>
      <w:r w:rsidRPr="00CB2307" w:rsidR="00334C81">
        <w:rPr>
          <w:rFonts w:hint="eastAsia"/>
        </w:rPr>
        <w:t>2</w:t>
      </w:r>
      <w:r w:rsidR="00334C81">
        <w:rPr>
          <w:rFonts w:hint="eastAsia"/>
        </w:rPr>
        <w:t>个</w:t>
      </w:r>
      <w:r w:rsidRPr="00CB2307" w:rsidR="00334C81">
        <w:rPr>
          <w:rFonts w:hint="eastAsia"/>
        </w:rPr>
        <w:t>VIOM</w:t>
      </w:r>
      <w:r w:rsidRPr="00CB2307" w:rsidR="00334C81">
        <w:rPr>
          <w:rFonts w:hint="eastAsia"/>
        </w:rPr>
        <w:t>，</w:t>
      </w:r>
      <w:r w:rsidRPr="00CB2307" w:rsidR="00334C81">
        <w:rPr>
          <w:rFonts w:hint="eastAsia"/>
        </w:rPr>
        <w:t>ATP</w:t>
      </w:r>
      <w:r w:rsidRPr="00CB2307" w:rsidR="00334C81">
        <w:rPr>
          <w:rFonts w:hint="eastAsia"/>
        </w:rPr>
        <w:t>软件需</w:t>
      </w:r>
      <w:r w:rsidR="00334C81">
        <w:rPr>
          <w:rFonts w:hint="eastAsia"/>
        </w:rPr>
        <w:t>根据其消息有效性，</w:t>
      </w:r>
      <w:r w:rsidRPr="00CB2307" w:rsidR="00334C81">
        <w:rPr>
          <w:rFonts w:hint="eastAsia"/>
        </w:rPr>
        <w:t>对它们取“或”</w:t>
      </w:r>
      <w:r w:rsidR="00334C81">
        <w:rPr>
          <w:rFonts w:hint="eastAsia"/>
        </w:rPr>
        <w:t>，即：</w:t>
      </w:r>
    </w:p>
    <w:p w:rsidR="00334C81" w:rsidP="00FA0FBB" w:rsidRDefault="00334C81">
      <w:pPr>
        <w:pStyle w:val="AltX"/>
      </w:pPr>
      <w:r>
        <w:rPr>
          <w:rFonts w:hint="eastAsia"/>
        </w:rPr>
        <w:t>如果同一端车头</w:t>
      </w:r>
      <w:r>
        <w:rPr>
          <w:rFonts w:hint="eastAsia"/>
        </w:rPr>
        <w:t>2</w:t>
      </w:r>
      <w:r>
        <w:rPr>
          <w:rFonts w:hint="eastAsia"/>
        </w:rPr>
        <w:t>个</w:t>
      </w:r>
      <w:r>
        <w:rPr>
          <w:rFonts w:hint="eastAsia"/>
        </w:rPr>
        <w:t>VIOM</w:t>
      </w:r>
      <w:r>
        <w:rPr>
          <w:rFonts w:hint="eastAsia"/>
        </w:rPr>
        <w:t>消息均无效，则该端</w:t>
      </w:r>
      <w:r w:rsidRPr="00F61809">
        <w:rPr>
          <w:rStyle w:val="aff2"/>
          <w:rFonts w:hint="eastAsia"/>
        </w:rPr>
        <w:t>IdenticalInputs</w:t>
      </w:r>
      <w:r>
        <w:rPr>
          <w:rFonts w:hint="eastAsia"/>
        </w:rPr>
        <w:t>无效；</w:t>
      </w:r>
    </w:p>
    <w:p w:rsidR="00334C81" w:rsidP="00FA0FBB" w:rsidRDefault="00334C81">
      <w:pPr>
        <w:pStyle w:val="AltX"/>
      </w:pPr>
      <w:r>
        <w:rPr>
          <w:rFonts w:hint="eastAsia"/>
        </w:rPr>
        <w:t>否则，如果同一端车头只有</w:t>
      </w:r>
      <w:r>
        <w:rPr>
          <w:rFonts w:hint="eastAsia"/>
        </w:rPr>
        <w:t>1</w:t>
      </w:r>
      <w:r>
        <w:rPr>
          <w:rFonts w:hint="eastAsia"/>
        </w:rPr>
        <w:t>个</w:t>
      </w:r>
      <w:r>
        <w:rPr>
          <w:rFonts w:hint="eastAsia"/>
        </w:rPr>
        <w:t>VIOM</w:t>
      </w:r>
      <w:r>
        <w:rPr>
          <w:rFonts w:hint="eastAsia"/>
        </w:rPr>
        <w:t>消息有效，则</w:t>
      </w:r>
      <w:r w:rsidRPr="00F61809">
        <w:rPr>
          <w:rStyle w:val="aff2"/>
          <w:rFonts w:hint="eastAsia"/>
        </w:rPr>
        <w:t>IdenticalInputs</w:t>
      </w:r>
      <w:r>
        <w:rPr>
          <w:rFonts w:hint="eastAsia"/>
        </w:rPr>
        <w:t>等于该有效的</w:t>
      </w:r>
      <w:r>
        <w:rPr>
          <w:rFonts w:hint="eastAsia"/>
        </w:rPr>
        <w:t>VIOM</w:t>
      </w:r>
      <w:r>
        <w:rPr>
          <w:rFonts w:hint="eastAsia"/>
        </w:rPr>
        <w:t>消息；</w:t>
      </w:r>
    </w:p>
    <w:p w:rsidR="00334C81" w:rsidP="00FA0FBB" w:rsidRDefault="00334C81">
      <w:pPr>
        <w:pStyle w:val="AltX"/>
      </w:pPr>
      <w:r>
        <w:rPr>
          <w:rFonts w:hint="eastAsia"/>
        </w:rPr>
        <w:t>否则，如果同一端</w:t>
      </w:r>
      <w:r>
        <w:rPr>
          <w:rFonts w:hint="eastAsia"/>
        </w:rPr>
        <w:t>2</w:t>
      </w:r>
      <w:r>
        <w:rPr>
          <w:rFonts w:hint="eastAsia"/>
        </w:rPr>
        <w:t>个</w:t>
      </w:r>
      <w:r>
        <w:rPr>
          <w:rFonts w:hint="eastAsia"/>
        </w:rPr>
        <w:t>VIOM</w:t>
      </w:r>
      <w:r w:rsidRPr="00CB2307">
        <w:rPr>
          <w:rFonts w:hint="eastAsia"/>
        </w:rPr>
        <w:t>至少有</w:t>
      </w:r>
      <w:r>
        <w:rPr>
          <w:rFonts w:hint="eastAsia"/>
        </w:rPr>
        <w:t>一</w:t>
      </w:r>
      <w:r w:rsidRPr="00CB2307">
        <w:rPr>
          <w:rFonts w:hint="eastAsia"/>
        </w:rPr>
        <w:t>个</w:t>
      </w:r>
      <w:r>
        <w:rPr>
          <w:rFonts w:hint="eastAsia"/>
        </w:rPr>
        <w:t>VIOM</w:t>
      </w:r>
      <w:r>
        <w:rPr>
          <w:rFonts w:hint="eastAsia"/>
        </w:rPr>
        <w:t>消息</w:t>
      </w:r>
      <w:r w:rsidRPr="00CB2307">
        <w:rPr>
          <w:rFonts w:hint="eastAsia"/>
        </w:rPr>
        <w:t>是“允许”</w:t>
      </w:r>
      <w:r>
        <w:rPr>
          <w:rFonts w:hint="eastAsia"/>
        </w:rPr>
        <w:t>状态</w:t>
      </w:r>
      <w:r w:rsidRPr="00CB2307">
        <w:rPr>
          <w:rFonts w:hint="eastAsia"/>
        </w:rPr>
        <w:t>，则</w:t>
      </w:r>
      <w:r w:rsidRPr="00CB2307">
        <w:rPr>
          <w:rFonts w:hint="eastAsia"/>
        </w:rPr>
        <w:t>ATP</w:t>
      </w:r>
      <w:r w:rsidRPr="00CB2307">
        <w:rPr>
          <w:rFonts w:hint="eastAsia"/>
        </w:rPr>
        <w:t>认为</w:t>
      </w:r>
      <w:r w:rsidRPr="00F61809">
        <w:rPr>
          <w:rStyle w:val="aff2"/>
          <w:rFonts w:hint="eastAsia"/>
        </w:rPr>
        <w:t>IdenticalInputs</w:t>
      </w:r>
      <w:r>
        <w:rPr>
          <w:rFonts w:hint="eastAsia"/>
        </w:rPr>
        <w:t>中</w:t>
      </w:r>
      <w:r w:rsidRPr="00CB2307">
        <w:rPr>
          <w:rFonts w:hint="eastAsia"/>
        </w:rPr>
        <w:t>该</w:t>
      </w:r>
      <w:r>
        <w:rPr>
          <w:rFonts w:hint="eastAsia"/>
        </w:rPr>
        <w:t>端</w:t>
      </w:r>
      <w:r>
        <w:rPr>
          <w:rFonts w:hint="eastAsia"/>
        </w:rPr>
        <w:t>VIOM</w:t>
      </w:r>
      <w:r>
        <w:rPr>
          <w:rFonts w:hint="eastAsia"/>
        </w:rPr>
        <w:t>的相应</w:t>
      </w:r>
      <w:r w:rsidRPr="00CB2307">
        <w:rPr>
          <w:rFonts w:hint="eastAsia"/>
        </w:rPr>
        <w:t>端口是“允许状态”。</w:t>
      </w:r>
    </w:p>
    <w:p w:rsidR="00334C81" w:rsidP="00FA0FBB" w:rsidRDefault="00334C81">
      <w:pPr>
        <w:pStyle w:val="AltX"/>
      </w:pPr>
      <w:r>
        <w:rPr>
          <w:rFonts w:hint="eastAsia"/>
        </w:rPr>
        <w:t>否则，</w:t>
      </w:r>
      <w:r>
        <w:rPr>
          <w:rFonts w:hint="eastAsia"/>
        </w:rPr>
        <w:t>ATP</w:t>
      </w:r>
      <w:r>
        <w:rPr>
          <w:rFonts w:hint="eastAsia"/>
        </w:rPr>
        <w:t>认为</w:t>
      </w:r>
      <w:r w:rsidRPr="00F61809">
        <w:rPr>
          <w:rStyle w:val="aff2"/>
          <w:rFonts w:hint="eastAsia"/>
        </w:rPr>
        <w:t>IdenticalInputs</w:t>
      </w:r>
      <w:r>
        <w:rPr>
          <w:rFonts w:hint="eastAsia"/>
        </w:rPr>
        <w:t>中该端</w:t>
      </w:r>
      <w:r>
        <w:rPr>
          <w:rFonts w:hint="eastAsia"/>
        </w:rPr>
        <w:t>VIOM</w:t>
      </w:r>
      <w:r>
        <w:rPr>
          <w:rFonts w:hint="eastAsia"/>
        </w:rPr>
        <w:t>的相应端口是“限制”状态。</w:t>
      </w:r>
    </w:p>
    <w:p w:rsidRPr="00F729E7" w:rsidR="00334C81" w:rsidP="00C93484" w:rsidRDefault="00334C81">
      <w:pPr>
        <w:pStyle w:val="Reqtify"/>
      </w:pPr>
      <w:r w:rsidRPr="00F729E7">
        <w:rPr>
          <w:rFonts w:hint="eastAsia"/>
        </w:rPr>
        <w:t xml:space="preserve">For four </w:t>
      </w:r>
      <w:r>
        <w:rPr>
          <w:rFonts w:hint="eastAsia"/>
        </w:rPr>
        <w:t>vital</w:t>
      </w:r>
      <w:r w:rsidRPr="00F729E7">
        <w:rPr>
          <w:rFonts w:hint="eastAsia"/>
        </w:rPr>
        <w:t xml:space="preserve"> input message</w:t>
      </w:r>
      <w:r>
        <w:rPr>
          <w:rFonts w:hint="eastAsia"/>
        </w:rPr>
        <w:t>s</w:t>
      </w:r>
      <w:r w:rsidRPr="00F729E7">
        <w:rPr>
          <w:rFonts w:hint="eastAsia"/>
        </w:rPr>
        <w:t xml:space="preserve"> from VIOM1</w:t>
      </w:r>
      <w:r>
        <w:rPr>
          <w:rFonts w:hint="eastAsia"/>
        </w:rPr>
        <w:t xml:space="preserve"> and </w:t>
      </w:r>
      <w:r w:rsidRPr="00F729E7">
        <w:rPr>
          <w:rFonts w:hint="eastAsia"/>
        </w:rPr>
        <w:t>VIOM2, ATP sh</w:t>
      </w:r>
      <w:r>
        <w:rPr>
          <w:rFonts w:hint="eastAsia"/>
        </w:rPr>
        <w:t>all</w:t>
      </w:r>
      <w:r w:rsidRPr="00F729E7">
        <w:rPr>
          <w:rFonts w:hint="eastAsia"/>
        </w:rPr>
        <w:t xml:space="preserve"> deal with it comprehensively</w:t>
      </w:r>
      <w:r>
        <w:rPr>
          <w:rFonts w:hint="eastAsia"/>
        </w:rPr>
        <w:t xml:space="preserve"> and </w:t>
      </w:r>
      <w:r w:rsidRPr="00F729E7">
        <w:rPr>
          <w:rFonts w:hint="eastAsia"/>
        </w:rPr>
        <w:t xml:space="preserve">generate the </w:t>
      </w:r>
      <w:hyperlink w:history="1" w:anchor="IdenticalInputs">
        <w:r w:rsidR="003B253D">
          <w:rPr>
            <w:rStyle w:val="ac"/>
          </w:rPr>
          <w:t>IdenticalInputs</w:t>
        </w:r>
      </w:hyperlink>
      <w:r w:rsidRPr="00F729E7">
        <w:rPr>
          <w:rFonts w:hint="eastAsia"/>
        </w:rPr>
        <w:t xml:space="preserve"> information in this cycle for calculation of other modules, structured as</w:t>
      </w:r>
      <w:r w:rsidR="0095757C">
        <w:rPr>
          <w:rFonts w:hint="eastAsia"/>
        </w:rPr>
        <w:t xml:space="preserve"> </w:t>
      </w:r>
      <w:r w:rsidRPr="00F729E7">
        <w:rPr>
          <w:rFonts w:hint="eastAsia"/>
        </w:rPr>
        <w:t xml:space="preserve">. </w:t>
      </w:r>
      <w:r>
        <w:rPr>
          <w:rFonts w:hint="eastAsia"/>
        </w:rPr>
        <w:t xml:space="preserve">For both of VIOM message in the same </w:t>
      </w:r>
      <w:r w:rsidRPr="00F729E7">
        <w:rPr>
          <w:rFonts w:hint="eastAsia"/>
        </w:rPr>
        <w:t xml:space="preserve">END, ATP </w:t>
      </w:r>
      <w:r>
        <w:rPr>
          <w:rFonts w:hint="eastAsia"/>
        </w:rPr>
        <w:t>shall</w:t>
      </w:r>
      <w:r w:rsidRPr="00F729E7">
        <w:rPr>
          <w:rFonts w:hint="eastAsia"/>
        </w:rPr>
        <w:t xml:space="preserve"> consider </w:t>
      </w:r>
      <w:r>
        <w:rPr>
          <w:rFonts w:hint="eastAsia"/>
        </w:rPr>
        <w:t xml:space="preserve">the reliability and use </w:t>
      </w:r>
      <w:r>
        <w:t>“</w:t>
      </w:r>
      <w:r>
        <w:rPr>
          <w:rFonts w:hint="eastAsia"/>
        </w:rPr>
        <w:t>logic OR</w:t>
      </w:r>
      <w:r>
        <w:t>”</w:t>
      </w:r>
      <w:r>
        <w:rPr>
          <w:rFonts w:hint="eastAsia"/>
        </w:rPr>
        <w:t xml:space="preserve"> for judge the status of each port:</w:t>
      </w:r>
    </w:p>
    <w:p w:rsidRPr="00F729E7" w:rsidR="00334C81" w:rsidP="00FA0FBB" w:rsidRDefault="00334C81">
      <w:pPr>
        <w:pStyle w:val="AltX"/>
      </w:pPr>
      <w:r w:rsidRPr="00F729E7">
        <w:rPr>
          <w:rFonts w:hint="eastAsia"/>
        </w:rPr>
        <w:t xml:space="preserve">If both of VIOM message from one train end is invalid, the </w:t>
      </w:r>
      <w:hyperlink w:history="1" w:anchor="IdenticalInputs">
        <w:r w:rsidR="003B253D">
          <w:rPr>
            <w:rStyle w:val="ac"/>
          </w:rPr>
          <w:t>IdenticalInputs</w:t>
        </w:r>
      </w:hyperlink>
      <w:r w:rsidRPr="00F729E7">
        <w:rPr>
          <w:rFonts w:hint="eastAsia"/>
        </w:rPr>
        <w:t xml:space="preserve"> of this end is also ineffective. </w:t>
      </w:r>
    </w:p>
    <w:p w:rsidRPr="00F729E7" w:rsidR="00334C81" w:rsidP="00FA0FBB" w:rsidRDefault="00334C81">
      <w:pPr>
        <w:pStyle w:val="AltX"/>
      </w:pPr>
      <w:r w:rsidRPr="00F729E7">
        <w:rPr>
          <w:rFonts w:hint="eastAsia"/>
        </w:rPr>
        <w:t xml:space="preserve">If only one VIOM message from one train end is invalid, the </w:t>
      </w:r>
      <w:hyperlink w:history="1" w:anchor="IdenticalInputs">
        <w:r w:rsidR="003B253D">
          <w:rPr>
            <w:rStyle w:val="ac"/>
          </w:rPr>
          <w:t>IdenticalInputs</w:t>
        </w:r>
      </w:hyperlink>
      <w:r w:rsidRPr="00F729E7">
        <w:rPr>
          <w:rFonts w:hint="eastAsia"/>
        </w:rPr>
        <w:t xml:space="preserve"> is equal to this effective VIOM message.</w:t>
      </w:r>
    </w:p>
    <w:p w:rsidRPr="00F729E7" w:rsidR="00334C81" w:rsidP="00FA0FBB" w:rsidRDefault="00334C81">
      <w:pPr>
        <w:pStyle w:val="AltX"/>
      </w:pPr>
      <w:r w:rsidRPr="00F729E7">
        <w:rPr>
          <w:rFonts w:hint="eastAsia"/>
        </w:rPr>
        <w:t>If there is at least one VIOM message</w:t>
      </w:r>
      <w:r>
        <w:rPr>
          <w:rFonts w:hint="eastAsia"/>
        </w:rPr>
        <w:t xml:space="preserve"> of a port</w:t>
      </w:r>
      <w:r w:rsidRPr="00F729E7">
        <w:rPr>
          <w:rFonts w:hint="eastAsia"/>
        </w:rPr>
        <w:t xml:space="preserve"> is on </w:t>
      </w:r>
      <w:r>
        <w:rPr>
          <w:rFonts w:hint="eastAsia"/>
        </w:rPr>
        <w:t xml:space="preserve">permissive, </w:t>
      </w:r>
      <w:r w:rsidRPr="00F729E7">
        <w:rPr>
          <w:rFonts w:hint="eastAsia"/>
        </w:rPr>
        <w:t xml:space="preserve">ATP </w:t>
      </w:r>
      <w:r>
        <w:rPr>
          <w:rFonts w:hint="eastAsia"/>
        </w:rPr>
        <w:t>shall</w:t>
      </w:r>
      <w:r w:rsidRPr="00F729E7">
        <w:rPr>
          <w:rFonts w:hint="eastAsia"/>
        </w:rPr>
        <w:t xml:space="preserve"> regard the corres</w:t>
      </w:r>
      <w:r>
        <w:rPr>
          <w:rFonts w:hint="eastAsia"/>
        </w:rPr>
        <w:t>ponding port of this train END as permissive</w:t>
      </w:r>
      <w:r w:rsidRPr="00F729E7">
        <w:rPr>
          <w:rFonts w:hint="eastAsia"/>
        </w:rPr>
        <w:t xml:space="preserve"> s</w:t>
      </w:r>
      <w:r>
        <w:rPr>
          <w:rFonts w:hint="eastAsia"/>
        </w:rPr>
        <w:t>tatus</w:t>
      </w:r>
      <w:r w:rsidRPr="00F729E7">
        <w:rPr>
          <w:rFonts w:hint="eastAsia"/>
        </w:rPr>
        <w:t xml:space="preserve">. </w:t>
      </w:r>
    </w:p>
    <w:p w:rsidR="00334C81" w:rsidP="00FA0FBB" w:rsidRDefault="00334C81">
      <w:pPr>
        <w:pStyle w:val="AltX"/>
      </w:pPr>
      <w:r w:rsidRPr="00F729E7">
        <w:rPr>
          <w:rFonts w:hint="eastAsia"/>
        </w:rPr>
        <w:t>Oth</w:t>
      </w:r>
      <w:r>
        <w:rPr>
          <w:rFonts w:hint="eastAsia"/>
        </w:rPr>
        <w:t>er</w:t>
      </w:r>
      <w:r w:rsidRPr="00F729E7">
        <w:rPr>
          <w:rFonts w:hint="eastAsia"/>
        </w:rPr>
        <w:t xml:space="preserve">wise, ATP </w:t>
      </w:r>
      <w:r>
        <w:rPr>
          <w:rFonts w:hint="eastAsia"/>
        </w:rPr>
        <w:t>shall</w:t>
      </w:r>
      <w:r w:rsidRPr="00F729E7">
        <w:rPr>
          <w:rFonts w:hint="eastAsia"/>
        </w:rPr>
        <w:t xml:space="preserve"> regard this port as restrictive status in </w:t>
      </w:r>
      <w:r>
        <w:rPr>
          <w:rFonts w:hint="eastAsia"/>
        </w:rPr>
        <w:t xml:space="preserve">the </w:t>
      </w:r>
      <w:hyperlink w:history="1" w:anchor="IdenticalInputs">
        <w:r w:rsidR="003B253D">
          <w:rPr>
            <w:rStyle w:val="ac"/>
            <w:noProof/>
          </w:rPr>
          <w:t>IdenticalInputs</w:t>
        </w:r>
      </w:hyperlink>
      <w:r>
        <w:rPr>
          <w:rFonts w:hint="eastAsia"/>
        </w:rPr>
        <w:t>.</w:t>
      </w:r>
    </w:p>
    <w:p w:rsidRPr="008A1414" w:rsidR="00334C81" w:rsidP="000C0D62" w:rsidRDefault="00334C81">
      <w:pPr>
        <w:pStyle w:val="ReqtifyAltQ"/>
      </w:pPr>
      <w:r w:rsidRPr="008A1414">
        <w:t>#Category=Functional</w:t>
      </w:r>
    </w:p>
    <w:p w:rsidRPr="008A1414" w:rsidR="00334C81" w:rsidP="000C0D62" w:rsidRDefault="00334C81">
      <w:pPr>
        <w:pStyle w:val="ReqtifyAltQ"/>
      </w:pPr>
      <w:r w:rsidRPr="008A1414">
        <w:t>#Contribution</w:t>
      </w:r>
      <w:r>
        <w:t>=SIL4</w:t>
      </w:r>
    </w:p>
    <w:p w:rsidR="009328EA" w:rsidP="000C0D62" w:rsidRDefault="00334C81">
      <w:pPr>
        <w:pStyle w:val="ReqtifyAltQ"/>
        <w:rPr>
          <w:ins w:author="常鸣" w:date="2014-07-03T14:27:00Z" w:id="1181"/>
        </w:rPr>
      </w:pPr>
      <w:del w:author="常鸣" w:date="2014-07-03T14:27:00Z" w:id="1182">
        <w:r w:rsidRPr="008A1414" w:rsidDel="009328EA">
          <w:delText>#S</w:delText>
        </w:r>
      </w:del>
      <w:ins w:author="常鸣" w:date="2014-07-03T14:27:00Z" w:id="1183">
        <w:r w:rsidR="009328EA">
          <w:t>#Allocation=ATP Software</w:t>
        </w:r>
      </w:ins>
    </w:p>
    <w:p w:rsidRPr="008A1414" w:rsidR="00334C81" w:rsidP="000C0D62" w:rsidRDefault="009328EA">
      <w:pPr>
        <w:pStyle w:val="ReqtifyAltQ"/>
      </w:pPr>
      <w:ins w:author="常鸣" w:date="2014-07-03T14:27:00Z" w:id="1184">
        <w:r>
          <w:t>#S</w:t>
        </w:r>
      </w:ins>
      <w:r w:rsidRPr="008A1414" w:rsidR="00334C81">
        <w:t>ource=</w:t>
      </w:r>
      <w:r w:rsidRPr="00765C7A" w:rsidR="00334C81">
        <w:t>[iTC_CC-SyAD-</w:t>
      </w:r>
      <w:r w:rsidR="00334C81">
        <w:rPr>
          <w:rFonts w:hint="eastAsia"/>
        </w:rPr>
        <w:t>0007], [</w:t>
      </w:r>
      <w:r w:rsidR="00334C81">
        <w:t>iTC_CC_ATP_SwHA-0</w:t>
      </w:r>
      <w:r w:rsidR="00334C81">
        <w:rPr>
          <w:rFonts w:hint="eastAsia"/>
        </w:rPr>
        <w:t>176]</w:t>
      </w:r>
      <w:ins w:author="常鸣" w:date="2014-06-26T18:12:00Z" w:id="1185">
        <w:r w:rsidR="009830B8">
          <w:rPr>
            <w:rFonts w:hint="eastAsia"/>
          </w:rPr>
          <w:t>,</w:t>
        </w:r>
        <w:r w:rsidRPr="009830B8" w:rsidR="009830B8">
          <w:t xml:space="preserve"> [iTC_CC-SyAD-</w:t>
        </w:r>
        <w:r w:rsidRPr="009830B8" w:rsidR="009830B8">
          <w:rPr>
            <w:rFonts w:hint="eastAsia"/>
          </w:rPr>
          <w:t>1431]</w:t>
        </w:r>
        <w:r w:rsidR="009830B8">
          <w:rPr>
            <w:rFonts w:hint="eastAsia"/>
          </w:rPr>
          <w:t>,</w:t>
        </w:r>
        <w:r w:rsidRPr="009830B8" w:rsidR="009830B8">
          <w:t xml:space="preserve"> [iTC_CC-SyAD-</w:t>
        </w:r>
        <w:r w:rsidRPr="009830B8" w:rsidR="009830B8">
          <w:rPr>
            <w:rFonts w:hint="eastAsia"/>
          </w:rPr>
          <w:t>1432]</w:t>
        </w:r>
      </w:ins>
    </w:p>
    <w:p w:rsidRPr="008A1414" w:rsidR="00334C81" w:rsidP="000C0D62" w:rsidRDefault="00334C81">
      <w:pPr>
        <w:pStyle w:val="ReqtifyAltQ"/>
      </w:pPr>
      <w:r w:rsidRPr="008A1414">
        <w:t>[End]</w:t>
      </w:r>
    </w:p>
    <w:p w:rsidR="00334C81" w:rsidP="00C93484" w:rsidRDefault="00334C81">
      <w:pPr>
        <w:pStyle w:val="Reqtify"/>
      </w:pPr>
    </w:p>
    <w:p w:rsidR="00334C81" w:rsidP="00C93484" w:rsidRDefault="00334C81">
      <w:pPr>
        <w:pStyle w:val="Reqtify"/>
      </w:pPr>
    </w:p>
    <w:p w:rsidR="00775398" w:rsidP="00C93484" w:rsidRDefault="00775398">
      <w:pPr>
        <w:pStyle w:val="Reqtify"/>
      </w:pPr>
      <w:r>
        <w:rPr>
          <w:rFonts w:hint="eastAsia"/>
        </w:rPr>
        <w:t>对于来自车辆的输入</w:t>
      </w:r>
      <w:r w:rsidR="00C312C1">
        <w:rPr>
          <w:rFonts w:hint="eastAsia"/>
        </w:rPr>
        <w:t>端口</w:t>
      </w:r>
      <w:r>
        <w:rPr>
          <w:rFonts w:hint="eastAsia"/>
        </w:rPr>
        <w:t>信息，可以根据项目进行配置，将不同端口的采集结果通过“与”、“或”、“非”等运算，得到期望的结果，如</w:t>
      </w:r>
      <w:r w:rsidR="006F6F63">
        <w:fldChar w:fldCharType="begin"/>
      </w:r>
      <w:r w:rsidR="006F6F63">
        <w:instrText xml:space="preserve"> </w:instrText>
      </w:r>
      <w:r w:rsidR="006F6F63">
        <w:rPr>
          <w:rFonts w:hint="eastAsia"/>
        </w:rPr>
        <w:instrText>REF _Ref345064118 \h</w:instrText>
      </w:r>
      <w:r w:rsidR="006F6F63">
        <w:instrText xml:space="preserve"> </w:instrText>
      </w:r>
      <w:r w:rsidR="006F6F63">
        <w:fldChar w:fldCharType="separate"/>
      </w:r>
      <w:r w:rsidR="00DE178B">
        <w:t xml:space="preserve">Figure </w:t>
      </w:r>
      <w:r w:rsidR="00DE178B">
        <w:rPr>
          <w:noProof/>
        </w:rPr>
        <w:t>5</w:t>
      </w:r>
      <w:r w:rsidR="00DE178B">
        <w:noBreakHyphen/>
      </w:r>
      <w:r w:rsidR="00DE178B">
        <w:rPr>
          <w:noProof/>
        </w:rPr>
        <w:t>4</w:t>
      </w:r>
      <w:r w:rsidR="006F6F63">
        <w:fldChar w:fldCharType="end"/>
      </w:r>
      <w:r>
        <w:rPr>
          <w:rFonts w:hint="eastAsia"/>
        </w:rPr>
        <w:t>所示。</w:t>
      </w:r>
    </w:p>
    <w:p w:rsidR="006F6F63" w:rsidP="00C93484" w:rsidRDefault="00C312C1">
      <w:pPr>
        <w:pStyle w:val="Reqtify"/>
      </w:pPr>
      <w:r>
        <w:rPr>
          <w:rFonts w:hint="eastAsia"/>
        </w:rPr>
        <w:t xml:space="preserve">According to the project configuration, the value from different input ports </w:t>
      </w:r>
      <w:r w:rsidR="00DC603F">
        <w:rPr>
          <w:rFonts w:hint="eastAsia"/>
        </w:rPr>
        <w:t xml:space="preserve">can participate in logic operation to get desired results, as shown in </w:t>
      </w:r>
      <w:r w:rsidR="00DC603F">
        <w:fldChar w:fldCharType="begin"/>
      </w:r>
      <w:r w:rsidR="00DC603F">
        <w:instrText xml:space="preserve"> </w:instrText>
      </w:r>
      <w:r w:rsidR="00DC603F">
        <w:rPr>
          <w:rFonts w:hint="eastAsia"/>
        </w:rPr>
        <w:instrText>REF _Ref345064118 \h</w:instrText>
      </w:r>
      <w:r w:rsidR="00DC603F">
        <w:instrText xml:space="preserve"> </w:instrText>
      </w:r>
      <w:r w:rsidR="00DC603F">
        <w:fldChar w:fldCharType="separate"/>
      </w:r>
      <w:r w:rsidR="00DE178B">
        <w:t xml:space="preserve">Figure </w:t>
      </w:r>
      <w:r w:rsidR="00DE178B">
        <w:rPr>
          <w:noProof/>
        </w:rPr>
        <w:t>5</w:t>
      </w:r>
      <w:r w:rsidR="00DE178B">
        <w:noBreakHyphen/>
      </w:r>
      <w:r w:rsidR="00DE178B">
        <w:rPr>
          <w:noProof/>
        </w:rPr>
        <w:t>4</w:t>
      </w:r>
      <w:r w:rsidR="00DC603F">
        <w:fldChar w:fldCharType="end"/>
      </w:r>
      <w:r w:rsidR="00DC603F">
        <w:rPr>
          <w:rFonts w:hint="eastAsia"/>
        </w:rPr>
        <w:t>.</w:t>
      </w:r>
    </w:p>
    <w:p w:rsidR="00775398" w:rsidP="00C93484" w:rsidRDefault="00775398">
      <w:pPr>
        <w:pStyle w:val="Reqtify"/>
      </w:pPr>
    </w:p>
    <w:p w:rsidRPr="00627A1C" w:rsidR="00775398" w:rsidP="00775398" w:rsidRDefault="00651E4E">
      <w:pPr>
        <w:pStyle w:val="affe"/>
      </w:pPr>
      <w:r>
        <w:drawing>
          <wp:inline distT="0" distB="0" distL="0" distR="0">
            <wp:extent cx="4474845" cy="2092325"/>
            <wp:effectExtent l="0" t="0" r="1905" b="3175"/>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474845" cy="2092325"/>
                    </a:xfrm>
                    <a:prstGeom prst="rect">
                      <a:avLst/>
                    </a:prstGeom>
                    <a:noFill/>
                    <a:ln>
                      <a:noFill/>
                    </a:ln>
                  </pic:spPr>
                </pic:pic>
              </a:graphicData>
            </a:graphic>
          </wp:inline>
        </w:drawing>
      </w:r>
    </w:p>
    <w:p w:rsidRPr="00627A1C" w:rsidR="00775398" w:rsidP="00775398" w:rsidRDefault="00775398">
      <w:pPr>
        <w:pStyle w:val="affe"/>
      </w:pPr>
      <w:bookmarkStart w:name="_Ref345064118" w:id="1186"/>
      <w:bookmarkStart w:name="_Toc348357759" w:id="1187"/>
      <w:bookmarkStart w:name="_Toc349031194" w:id="1188"/>
      <w:bookmarkStart w:name="_Toc345689784" w:id="1189"/>
      <w:bookmarkStart w:name="_Toc376183015" w:id="1190"/>
      <w:bookmarkStart w:name="_Toc392229984" w:id="1191"/>
      <w:r>
        <w:t xml:space="preserve">Figure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4</w:t>
      </w:r>
      <w:r w:rsidR="00DB1C8F">
        <w:fldChar w:fldCharType="end"/>
      </w:r>
      <w:bookmarkEnd w:id="1186"/>
      <w:r>
        <w:rPr>
          <w:rFonts w:hint="eastAsia"/>
        </w:rPr>
        <w:t xml:space="preserve"> </w:t>
      </w:r>
      <w:r w:rsidR="006F6F63">
        <w:rPr>
          <w:rFonts w:hint="eastAsia"/>
        </w:rPr>
        <w:t>Configurable Rolling-stock Inputs</w:t>
      </w:r>
      <w:bookmarkEnd w:id="1187"/>
      <w:bookmarkEnd w:id="1188"/>
      <w:bookmarkEnd w:id="1189"/>
      <w:bookmarkEnd w:id="1190"/>
      <w:bookmarkEnd w:id="1191"/>
    </w:p>
    <w:p w:rsidR="00775398" w:rsidP="00C93484" w:rsidRDefault="00775398">
      <w:pPr>
        <w:pStyle w:val="Reqtify"/>
      </w:pPr>
    </w:p>
    <w:p w:rsidR="00775398" w:rsidP="00C93484" w:rsidRDefault="00775398">
      <w:pPr>
        <w:pStyle w:val="Reqtify"/>
      </w:pPr>
      <w:r>
        <w:rPr>
          <w:rFonts w:hint="eastAsia"/>
        </w:rPr>
        <w:t>ATP</w:t>
      </w:r>
      <w:r>
        <w:rPr>
          <w:rFonts w:hint="eastAsia"/>
        </w:rPr>
        <w:t>支持的所有可配置输入见</w:t>
      </w:r>
      <w:r>
        <w:fldChar w:fldCharType="begin"/>
      </w:r>
      <w:r>
        <w:instrText xml:space="preserve"> </w:instrText>
      </w:r>
      <w:r>
        <w:rPr>
          <w:rFonts w:hint="eastAsia"/>
        </w:rPr>
        <w:instrText>REF _Ref342461476 \h</w:instrText>
      </w:r>
      <w:r>
        <w:instrText xml:space="preserve"> </w:instrText>
      </w:r>
      <w:r>
        <w:fldChar w:fldCharType="separate"/>
      </w:r>
      <w:r w:rsidR="00DE178B">
        <w:t xml:space="preserve">Table </w:t>
      </w:r>
      <w:r w:rsidR="00DE178B">
        <w:rPr>
          <w:noProof/>
        </w:rPr>
        <w:t>5</w:t>
      </w:r>
      <w:r w:rsidR="00DE178B">
        <w:noBreakHyphen/>
      </w:r>
      <w:r w:rsidR="00DE178B">
        <w:rPr>
          <w:noProof/>
        </w:rPr>
        <w:t>5</w:t>
      </w:r>
      <w:r>
        <w:fldChar w:fldCharType="end"/>
      </w:r>
      <w:r w:rsidR="005016BA">
        <w:rPr>
          <w:rFonts w:hint="eastAsia"/>
        </w:rPr>
        <w:t>所示，所列变量均由离线工具根据项目配置生成，作为项目安全数据的一部分由</w:t>
      </w:r>
      <w:r w:rsidR="005016BA">
        <w:rPr>
          <w:rFonts w:hint="eastAsia"/>
        </w:rPr>
        <w:t>ATP</w:t>
      </w:r>
      <w:r w:rsidR="005016BA">
        <w:rPr>
          <w:rFonts w:hint="eastAsia"/>
        </w:rPr>
        <w:t>软件读取。</w:t>
      </w:r>
    </w:p>
    <w:p w:rsidR="00DC603F" w:rsidP="00C93484" w:rsidRDefault="00DC603F">
      <w:pPr>
        <w:pStyle w:val="Reqtify"/>
      </w:pPr>
      <w:r>
        <w:rPr>
          <w:rFonts w:hint="eastAsia"/>
        </w:rPr>
        <w:t xml:space="preserve">All configurable inputs ATP supported are shown in </w:t>
      </w:r>
      <w:r>
        <w:fldChar w:fldCharType="begin"/>
      </w:r>
      <w:r>
        <w:instrText xml:space="preserve"> </w:instrText>
      </w:r>
      <w:r>
        <w:rPr>
          <w:rFonts w:hint="eastAsia"/>
        </w:rPr>
        <w:instrText>REF _Ref342461476 \h</w:instrText>
      </w:r>
      <w:r>
        <w:instrText xml:space="preserve"> </w:instrText>
      </w:r>
      <w:r>
        <w:fldChar w:fldCharType="separate"/>
      </w:r>
      <w:r w:rsidR="00DE178B">
        <w:t xml:space="preserve">Table </w:t>
      </w:r>
      <w:r w:rsidR="00DE178B">
        <w:rPr>
          <w:noProof/>
        </w:rPr>
        <w:t>5</w:t>
      </w:r>
      <w:r w:rsidR="00DE178B">
        <w:noBreakHyphen/>
      </w:r>
      <w:r w:rsidR="00DE178B">
        <w:rPr>
          <w:noProof/>
        </w:rPr>
        <w:t>5</w:t>
      </w:r>
      <w:r>
        <w:fldChar w:fldCharType="end"/>
      </w:r>
      <w:r>
        <w:rPr>
          <w:rFonts w:hint="eastAsia"/>
        </w:rPr>
        <w:t xml:space="preserve">. All these variables are generated by offline tools and as </w:t>
      </w:r>
      <w:r w:rsidR="00837594">
        <w:rPr>
          <w:rFonts w:hint="eastAsia"/>
        </w:rPr>
        <w:t xml:space="preserve">a </w:t>
      </w:r>
      <w:r>
        <w:rPr>
          <w:rFonts w:hint="eastAsia"/>
        </w:rPr>
        <w:t>part of the project</w:t>
      </w:r>
      <w:r w:rsidR="00837594">
        <w:rPr>
          <w:rFonts w:hint="eastAsia"/>
        </w:rPr>
        <w:t xml:space="preserve"> data read by ATP during initialization.</w:t>
      </w:r>
    </w:p>
    <w:p w:rsidR="00775398" w:rsidP="00775398" w:rsidRDefault="00775398">
      <w:pPr>
        <w:pStyle w:val="affc"/>
      </w:pPr>
      <w:bookmarkStart w:name="_Ref342461476" w:id="1192"/>
      <w:bookmarkStart w:name="_Toc349031239" w:id="1193"/>
      <w:bookmarkStart w:name="_Toc347567351" w:id="1194"/>
      <w:bookmarkStart w:name="_Toc345689824" w:id="1195"/>
      <w:bookmarkStart w:name="_Toc376183071" w:id="1196"/>
      <w:bookmarkStart w:name="_Toc392230044" w:id="1197"/>
      <w:r>
        <w:t xml:space="preserve">Table </w:t>
      </w:r>
      <w:r w:rsidR="00FA0FBB">
        <w:fldChar w:fldCharType="begin"/>
      </w:r>
      <w:r w:rsidR="00FA0FBB">
        <w:instrText xml:space="preserve"> STYLEREF 1 \s </w:instrText>
      </w:r>
      <w:r w:rsidR="00FA0FBB">
        <w:fldChar w:fldCharType="separate"/>
      </w:r>
      <w:r w:rsidR="00DE178B">
        <w:t>5</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5</w:t>
      </w:r>
      <w:r w:rsidR="00FA0FBB">
        <w:fldChar w:fldCharType="end"/>
      </w:r>
      <w:bookmarkEnd w:id="1192"/>
      <w:r>
        <w:rPr>
          <w:rFonts w:hint="eastAsia"/>
        </w:rPr>
        <w:t xml:space="preserve"> Configurable Inputs from Rolling Stock</w:t>
      </w:r>
      <w:bookmarkEnd w:id="1193"/>
      <w:bookmarkEnd w:id="1194"/>
      <w:bookmarkEnd w:id="1195"/>
      <w:bookmarkEnd w:id="1196"/>
      <w:bookmarkEnd w:id="1197"/>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436"/>
        <w:gridCol w:w="5850"/>
      </w:tblGrid>
      <w:tr w:rsidRPr="00785CC7" w:rsidR="00775398" w:rsidTr="00C37E35">
        <w:tc>
          <w:tcPr>
            <w:tcW w:w="1850" w:type="pct"/>
            <w:tcBorders>
              <w:top w:val="single" w:color="000000" w:sz="12" w:space="0"/>
              <w:bottom w:val="single" w:color="000000" w:sz="4" w:space="0"/>
            </w:tcBorders>
            <w:shd w:val="clear" w:color="auto" w:fill="E0E0E0"/>
          </w:tcPr>
          <w:p w:rsidR="00775398" w:rsidP="00FA0FBB" w:rsidRDefault="00934391">
            <w:pPr>
              <w:pStyle w:val="af6"/>
            </w:pPr>
            <w:r>
              <w:rPr>
                <w:rFonts w:hint="eastAsia"/>
              </w:rPr>
              <w:t>Operation</w:t>
            </w:r>
          </w:p>
        </w:tc>
        <w:tc>
          <w:tcPr>
            <w:tcW w:w="3150" w:type="pct"/>
            <w:tcBorders>
              <w:top w:val="single" w:color="000000" w:sz="12" w:space="0"/>
              <w:bottom w:val="single" w:color="000000" w:sz="4" w:space="0"/>
            </w:tcBorders>
            <w:shd w:val="clear" w:color="auto" w:fill="E0E0E0"/>
          </w:tcPr>
          <w:p w:rsidR="00775398" w:rsidP="00FA0FBB" w:rsidRDefault="00775398">
            <w:pPr>
              <w:pStyle w:val="af6"/>
            </w:pPr>
            <w:r>
              <w:rPr>
                <w:rFonts w:hint="eastAsia"/>
              </w:rPr>
              <w:t>Description</w:t>
            </w:r>
          </w:p>
        </w:tc>
      </w:tr>
      <w:tr w:rsidR="00775398" w:rsidTr="00C37E35">
        <w:tc>
          <w:tcPr>
            <w:tcW w:w="1850" w:type="pct"/>
            <w:tcBorders>
              <w:top w:val="single" w:color="000000" w:sz="4" w:space="0"/>
            </w:tcBorders>
            <w:shd w:val="clear" w:color="auto" w:fill="auto"/>
          </w:tcPr>
          <w:p w:rsidRPr="00867285" w:rsidR="00775398" w:rsidP="00591D6B" w:rsidRDefault="00532AED">
            <w:pPr>
              <w:pStyle w:val="AltB0"/>
            </w:pPr>
            <w:hyperlink w:history="1" w:anchor="AllTrainDoorsClosedAndLocked">
              <w:r w:rsidR="0095165D">
                <w:rPr>
                  <w:rStyle w:val="ac"/>
                </w:rPr>
                <w:t>AllTrainDoorsClosedAndLocked</w:t>
              </w:r>
            </w:hyperlink>
          </w:p>
        </w:tc>
        <w:tc>
          <w:tcPr>
            <w:tcW w:w="3150" w:type="pct"/>
            <w:tcBorders>
              <w:top w:val="single" w:color="000000" w:sz="4" w:space="0"/>
            </w:tcBorders>
          </w:tcPr>
          <w:p w:rsidR="00775398" w:rsidP="00591D6B" w:rsidRDefault="00775398">
            <w:pPr>
              <w:pStyle w:val="AltB0"/>
            </w:pPr>
            <w:r w:rsidRPr="00B12338">
              <w:rPr>
                <w:rFonts w:hint="eastAsia"/>
              </w:rPr>
              <w:t>两侧车门关闭并锁闭。</w:t>
            </w:r>
          </w:p>
        </w:tc>
      </w:tr>
      <w:tr w:rsidR="00775398" w:rsidTr="00C37E35">
        <w:tc>
          <w:tcPr>
            <w:tcW w:w="1850" w:type="pct"/>
            <w:shd w:val="clear" w:color="auto" w:fill="auto"/>
          </w:tcPr>
          <w:p w:rsidR="00775398" w:rsidP="00591D6B" w:rsidRDefault="00532AED">
            <w:pPr>
              <w:pStyle w:val="AltB0"/>
            </w:pPr>
            <w:hyperlink w:history="1" w:anchor="ATCcontrolledTrain">
              <w:r w:rsidR="00C02146">
                <w:rPr>
                  <w:rStyle w:val="ac"/>
                </w:rPr>
                <w:t>ATCcontrolledTrain</w:t>
              </w:r>
            </w:hyperlink>
          </w:p>
        </w:tc>
        <w:tc>
          <w:tcPr>
            <w:tcW w:w="3150" w:type="pct"/>
          </w:tcPr>
          <w:p w:rsidR="00775398" w:rsidP="00591D6B" w:rsidRDefault="00775398">
            <w:pPr>
              <w:pStyle w:val="AltB0"/>
            </w:pPr>
            <w:r>
              <w:rPr>
                <w:rFonts w:hint="eastAsia"/>
              </w:rPr>
              <w:t>CC</w:t>
            </w:r>
            <w:r>
              <w:rPr>
                <w:rFonts w:hint="eastAsia"/>
              </w:rPr>
              <w:t>未被旁路，可执行控车功能</w:t>
            </w:r>
          </w:p>
        </w:tc>
      </w:tr>
      <w:tr w:rsidR="00775398" w:rsidTr="00C37E35">
        <w:tc>
          <w:tcPr>
            <w:tcW w:w="1850" w:type="pct"/>
            <w:shd w:val="clear" w:color="auto" w:fill="auto"/>
          </w:tcPr>
          <w:p w:rsidRPr="00867285" w:rsidR="00775398" w:rsidP="00591D6B" w:rsidRDefault="00532AED">
            <w:pPr>
              <w:pStyle w:val="AltB0"/>
            </w:pPr>
            <w:hyperlink w:history="1" w:anchor="BlockModeUsed">
              <w:r w:rsidR="0095165D">
                <w:rPr>
                  <w:rStyle w:val="ac"/>
                </w:rPr>
                <w:t>BlockModeUsed</w:t>
              </w:r>
            </w:hyperlink>
          </w:p>
        </w:tc>
        <w:tc>
          <w:tcPr>
            <w:tcW w:w="3150" w:type="pct"/>
          </w:tcPr>
          <w:p w:rsidR="00775398" w:rsidP="00591D6B" w:rsidRDefault="00775398">
            <w:pPr>
              <w:pStyle w:val="AltB0"/>
            </w:pPr>
            <w:r>
              <w:rPr>
                <w:rFonts w:hint="eastAsia"/>
              </w:rPr>
              <w:t>BM</w:t>
            </w:r>
            <w:r>
              <w:rPr>
                <w:rFonts w:hint="eastAsia"/>
              </w:rPr>
              <w:t>驾驶模式选择，使用</w:t>
            </w:r>
            <w:r>
              <w:rPr>
                <w:rFonts w:hint="eastAsia"/>
              </w:rPr>
              <w:t>BM</w:t>
            </w:r>
            <w:r>
              <w:rPr>
                <w:rFonts w:hint="eastAsia"/>
              </w:rPr>
              <w:t>下的</w:t>
            </w:r>
            <w:r>
              <w:rPr>
                <w:rFonts w:hint="eastAsia"/>
              </w:rPr>
              <w:t>EOA</w:t>
            </w:r>
          </w:p>
        </w:tc>
      </w:tr>
      <w:tr w:rsidR="00775398" w:rsidTr="00C37E35">
        <w:tc>
          <w:tcPr>
            <w:tcW w:w="1850" w:type="pct"/>
            <w:shd w:val="clear" w:color="auto" w:fill="auto"/>
          </w:tcPr>
          <w:p w:rsidRPr="00775398" w:rsidR="00775398" w:rsidP="00591D6B" w:rsidRDefault="00532AED">
            <w:pPr>
              <w:pStyle w:val="AltB0"/>
            </w:pPr>
            <w:hyperlink w:history="1" w:anchor="BMoverlapReleasableSendable">
              <w:r w:rsidR="0084563E">
                <w:rPr>
                  <w:rStyle w:val="ac"/>
                </w:rPr>
                <w:t>BMoverlapReleasableSendable</w:t>
              </w:r>
            </w:hyperlink>
          </w:p>
        </w:tc>
        <w:tc>
          <w:tcPr>
            <w:tcW w:w="3150" w:type="pct"/>
          </w:tcPr>
          <w:p w:rsidR="00775398" w:rsidP="00591D6B" w:rsidRDefault="00775398">
            <w:pPr>
              <w:pStyle w:val="AltB0"/>
            </w:pPr>
            <w:r>
              <w:rPr>
                <w:rFonts w:hint="eastAsia"/>
              </w:rPr>
              <w:t>可通过无线向</w:t>
            </w:r>
            <w:r>
              <w:rPr>
                <w:rFonts w:hint="eastAsia"/>
              </w:rPr>
              <w:t>CI</w:t>
            </w:r>
            <w:r>
              <w:rPr>
                <w:rFonts w:hint="eastAsia"/>
              </w:rPr>
              <w:t>发送</w:t>
            </w:r>
            <w:r>
              <w:rPr>
                <w:rFonts w:hint="eastAsia"/>
              </w:rPr>
              <w:t>Overlap</w:t>
            </w:r>
            <w:r>
              <w:rPr>
                <w:rFonts w:hint="eastAsia"/>
              </w:rPr>
              <w:t>解锁消息</w:t>
            </w:r>
          </w:p>
        </w:tc>
      </w:tr>
      <w:tr w:rsidR="00775398" w:rsidTr="00C37E35">
        <w:tc>
          <w:tcPr>
            <w:tcW w:w="1850" w:type="pct"/>
            <w:shd w:val="clear" w:color="auto" w:fill="auto"/>
          </w:tcPr>
          <w:p w:rsidRPr="00867285" w:rsidR="00775398" w:rsidP="00591D6B" w:rsidRDefault="00532AED">
            <w:pPr>
              <w:pStyle w:val="AltB0"/>
            </w:pPr>
            <w:hyperlink w:history="1" w:anchor="BMvariantValidWhileTemporallyValid">
              <w:r w:rsidR="00497151">
                <w:rPr>
                  <w:rStyle w:val="ac"/>
                </w:rPr>
                <w:t>BMvariantValidWhileTemporallyValid</w:t>
              </w:r>
            </w:hyperlink>
          </w:p>
        </w:tc>
        <w:tc>
          <w:tcPr>
            <w:tcW w:w="3150" w:type="pct"/>
          </w:tcPr>
          <w:p w:rsidRPr="00867285" w:rsidR="00775398" w:rsidP="00591D6B" w:rsidRDefault="00775398">
            <w:pPr>
              <w:pStyle w:val="AltB0"/>
            </w:pPr>
            <w:r>
              <w:rPr>
                <w:rFonts w:hint="eastAsia"/>
              </w:rPr>
              <w:t>使用</w:t>
            </w:r>
            <w:r>
              <w:rPr>
                <w:rFonts w:hint="eastAsia"/>
              </w:rPr>
              <w:t>BM</w:t>
            </w:r>
            <w:r>
              <w:rPr>
                <w:rFonts w:hint="eastAsia"/>
              </w:rPr>
              <w:t>下的变量</w:t>
            </w:r>
          </w:p>
        </w:tc>
      </w:tr>
      <w:tr w:rsidR="00775398" w:rsidTr="00C37E35">
        <w:tc>
          <w:tcPr>
            <w:tcW w:w="1850" w:type="pct"/>
            <w:shd w:val="clear" w:color="auto" w:fill="auto"/>
          </w:tcPr>
          <w:p w:rsidR="00775398" w:rsidP="00591D6B" w:rsidRDefault="00532AED">
            <w:pPr>
              <w:pStyle w:val="AltB0"/>
            </w:pPr>
            <w:hyperlink w:history="1" w:anchor="CoercedPermissive">
              <w:r w:rsidR="00C64E92">
                <w:rPr>
                  <w:rStyle w:val="ac"/>
                </w:rPr>
                <w:t>CoercedPermissive</w:t>
              </w:r>
            </w:hyperlink>
            <w:r w:rsidR="00775398">
              <w:rPr>
                <w:rFonts w:hint="eastAsia"/>
              </w:rPr>
              <w:t>[1..4]</w:t>
            </w:r>
          </w:p>
        </w:tc>
        <w:tc>
          <w:tcPr>
            <w:tcW w:w="3150" w:type="pct"/>
          </w:tcPr>
          <w:p w:rsidRPr="00867285" w:rsidR="00775398" w:rsidP="00591D6B" w:rsidRDefault="00775398">
            <w:pPr>
              <w:pStyle w:val="AltB0"/>
            </w:pPr>
            <w:r>
              <w:rPr>
                <w:rFonts w:hint="eastAsia"/>
              </w:rPr>
              <w:t>强制允许条件</w:t>
            </w:r>
            <w:r>
              <w:rPr>
                <w:rFonts w:hint="eastAsia"/>
              </w:rPr>
              <w:t>1~4</w:t>
            </w:r>
          </w:p>
        </w:tc>
      </w:tr>
      <w:tr w:rsidR="00010A5F" w:rsidTr="00C37E35">
        <w:tc>
          <w:tcPr>
            <w:tcW w:w="1850" w:type="pct"/>
            <w:shd w:val="clear" w:color="auto" w:fill="auto"/>
          </w:tcPr>
          <w:p w:rsidR="00010A5F" w:rsidP="00591D6B" w:rsidRDefault="00532AED">
            <w:pPr>
              <w:pStyle w:val="AltB0"/>
            </w:pPr>
            <w:hyperlink w:history="1" w:anchor="ConditionForRMlimitSpeed">
              <w:r w:rsidR="00915CD9">
                <w:rPr>
                  <w:rStyle w:val="ac"/>
                </w:rPr>
                <w:t>ConditionForRMlimitSpeed</w:t>
              </w:r>
            </w:hyperlink>
            <w:r w:rsidR="00010A5F">
              <w:rPr>
                <w:rFonts w:hint="eastAsia"/>
              </w:rPr>
              <w:t>[1..7]</w:t>
            </w:r>
          </w:p>
        </w:tc>
        <w:tc>
          <w:tcPr>
            <w:tcW w:w="3150" w:type="pct"/>
          </w:tcPr>
          <w:p w:rsidR="00010A5F" w:rsidP="00591D6B" w:rsidRDefault="00010A5F">
            <w:pPr>
              <w:pStyle w:val="AltB0"/>
            </w:pPr>
            <w:r>
              <w:rPr>
                <w:rFonts w:hint="eastAsia"/>
              </w:rPr>
              <w:t>支持</w:t>
            </w:r>
            <w:r>
              <w:rPr>
                <w:rFonts w:hint="eastAsia"/>
              </w:rPr>
              <w:t>7</w:t>
            </w:r>
            <w:r>
              <w:rPr>
                <w:rFonts w:hint="eastAsia"/>
              </w:rPr>
              <w:t>种不同的</w:t>
            </w:r>
            <w:r>
              <w:rPr>
                <w:rFonts w:hint="eastAsia"/>
              </w:rPr>
              <w:t>RM</w:t>
            </w:r>
            <w:r>
              <w:rPr>
                <w:rFonts w:hint="eastAsia"/>
              </w:rPr>
              <w:t>限速</w:t>
            </w:r>
          </w:p>
        </w:tc>
      </w:tr>
      <w:tr w:rsidR="00E72CC9" w:rsidTr="00C37E35">
        <w:tc>
          <w:tcPr>
            <w:tcW w:w="1850" w:type="pct"/>
            <w:shd w:val="clear" w:color="auto" w:fill="auto"/>
          </w:tcPr>
          <w:p w:rsidR="00E72CC9" w:rsidP="00591D6B" w:rsidRDefault="00532AED">
            <w:pPr>
              <w:pStyle w:val="AltB0"/>
            </w:pPr>
            <w:hyperlink w:history="1" w:anchor="CoupledByEnd1">
              <w:r w:rsidRPr="00E72CC9" w:rsidR="00E72CC9">
                <w:rPr>
                  <w:rStyle w:val="ac"/>
                  <w:rFonts w:hint="eastAsia"/>
                </w:rPr>
                <w:t>CoupledByEnd1</w:t>
              </w:r>
            </w:hyperlink>
          </w:p>
        </w:tc>
        <w:tc>
          <w:tcPr>
            <w:tcW w:w="3150" w:type="pct"/>
          </w:tcPr>
          <w:p w:rsidR="00E72CC9" w:rsidP="00591D6B" w:rsidRDefault="00E72CC9">
            <w:pPr>
              <w:pStyle w:val="AltB0"/>
            </w:pPr>
            <w:r>
              <w:rPr>
                <w:rFonts w:hint="eastAsia"/>
              </w:rPr>
              <w:t>End1</w:t>
            </w:r>
            <w:r>
              <w:rPr>
                <w:rFonts w:hint="eastAsia"/>
              </w:rPr>
              <w:t>端连挂</w:t>
            </w:r>
          </w:p>
        </w:tc>
      </w:tr>
      <w:tr w:rsidR="00E72CC9" w:rsidTr="00C37E35">
        <w:tc>
          <w:tcPr>
            <w:tcW w:w="1850" w:type="pct"/>
            <w:shd w:val="clear" w:color="auto" w:fill="auto"/>
          </w:tcPr>
          <w:p w:rsidR="00E72CC9" w:rsidP="00591D6B" w:rsidRDefault="00532AED">
            <w:pPr>
              <w:pStyle w:val="AltB0"/>
            </w:pPr>
            <w:hyperlink w:history="1" w:anchor="CoupledByEnd2">
              <w:r w:rsidRPr="00E72CC9" w:rsidR="00E72CC9">
                <w:rPr>
                  <w:rStyle w:val="ac"/>
                  <w:rFonts w:hint="eastAsia"/>
                </w:rPr>
                <w:t>CoupledByEnd2</w:t>
              </w:r>
            </w:hyperlink>
          </w:p>
        </w:tc>
        <w:tc>
          <w:tcPr>
            <w:tcW w:w="3150" w:type="pct"/>
          </w:tcPr>
          <w:p w:rsidR="00E72CC9" w:rsidP="00591D6B" w:rsidRDefault="00E72CC9">
            <w:pPr>
              <w:pStyle w:val="AltB0"/>
            </w:pPr>
            <w:r>
              <w:rPr>
                <w:rFonts w:hint="eastAsia"/>
              </w:rPr>
              <w:t>End2</w:t>
            </w:r>
            <w:r>
              <w:rPr>
                <w:rFonts w:hint="eastAsia"/>
              </w:rPr>
              <w:t>端连挂</w:t>
            </w:r>
          </w:p>
        </w:tc>
      </w:tr>
      <w:tr w:rsidR="00775398" w:rsidTr="00C37E35">
        <w:tc>
          <w:tcPr>
            <w:tcW w:w="1850" w:type="pct"/>
            <w:shd w:val="clear" w:color="auto" w:fill="auto"/>
          </w:tcPr>
          <w:p w:rsidRPr="00867285" w:rsidR="00775398" w:rsidP="00591D6B" w:rsidRDefault="00532AED">
            <w:pPr>
              <w:pStyle w:val="AltB0"/>
            </w:pPr>
            <w:hyperlink w:history="1" w:anchor="DriverInCab_1">
              <w:r w:rsidR="00B5344E">
                <w:rPr>
                  <w:rStyle w:val="ac"/>
                </w:rPr>
                <w:t>DriverInCab_1</w:t>
              </w:r>
            </w:hyperlink>
          </w:p>
        </w:tc>
        <w:tc>
          <w:tcPr>
            <w:tcW w:w="3150" w:type="pct"/>
          </w:tcPr>
          <w:p w:rsidRPr="00867285" w:rsidR="00775398" w:rsidP="00591D6B" w:rsidRDefault="00775398">
            <w:pPr>
              <w:pStyle w:val="AltB0"/>
            </w:pPr>
            <w:r>
              <w:rPr>
                <w:rFonts w:hint="eastAsia"/>
              </w:rPr>
              <w:t>司机选择驾驶室</w:t>
            </w:r>
            <w:r>
              <w:rPr>
                <w:rFonts w:hint="eastAsia"/>
              </w:rPr>
              <w:t>1</w:t>
            </w:r>
          </w:p>
        </w:tc>
      </w:tr>
      <w:tr w:rsidR="00775398" w:rsidTr="00C37E35">
        <w:tc>
          <w:tcPr>
            <w:tcW w:w="1850" w:type="pct"/>
            <w:shd w:val="clear" w:color="auto" w:fill="auto"/>
          </w:tcPr>
          <w:p w:rsidR="00775398" w:rsidP="00591D6B" w:rsidRDefault="00532AED">
            <w:pPr>
              <w:pStyle w:val="AltB0"/>
            </w:pPr>
            <w:hyperlink w:history="1" w:anchor="DriverInCab_2">
              <w:r w:rsidR="00B5344E">
                <w:rPr>
                  <w:rStyle w:val="ac"/>
                </w:rPr>
                <w:t>DriverInCab_2</w:t>
              </w:r>
            </w:hyperlink>
          </w:p>
        </w:tc>
        <w:tc>
          <w:tcPr>
            <w:tcW w:w="3150" w:type="pct"/>
          </w:tcPr>
          <w:p w:rsidRPr="00867285" w:rsidR="00775398" w:rsidP="00591D6B" w:rsidRDefault="00775398">
            <w:pPr>
              <w:pStyle w:val="AltB0"/>
            </w:pPr>
            <w:r w:rsidRPr="00B12338">
              <w:rPr>
                <w:rFonts w:hint="eastAsia"/>
              </w:rPr>
              <w:t>司机选择驾驶室</w:t>
            </w:r>
            <w:r>
              <w:rPr>
                <w:rFonts w:hint="eastAsia"/>
              </w:rPr>
              <w:t>2</w:t>
            </w:r>
          </w:p>
        </w:tc>
      </w:tr>
      <w:tr w:rsidR="00775398" w:rsidTr="00C37E35">
        <w:tc>
          <w:tcPr>
            <w:tcW w:w="1850" w:type="pct"/>
            <w:shd w:val="clear" w:color="auto" w:fill="auto"/>
          </w:tcPr>
          <w:p w:rsidR="00775398" w:rsidP="00591D6B" w:rsidRDefault="00532AED">
            <w:pPr>
              <w:pStyle w:val="AltB0"/>
            </w:pPr>
            <w:hyperlink w:history="1" w:anchor="EmergencyHandleNotPulledEnd1">
              <w:r w:rsidR="00F131C8">
                <w:rPr>
                  <w:rStyle w:val="ac"/>
                </w:rPr>
                <w:t>EmergencyHandleNotPulledEnd1</w:t>
              </w:r>
            </w:hyperlink>
          </w:p>
        </w:tc>
        <w:tc>
          <w:tcPr>
            <w:tcW w:w="3150" w:type="pct"/>
          </w:tcPr>
          <w:p w:rsidRPr="00867285" w:rsidR="00775398" w:rsidP="00591D6B" w:rsidRDefault="00775398">
            <w:pPr>
              <w:pStyle w:val="AltB0"/>
            </w:pPr>
            <w:r>
              <w:rPr>
                <w:rFonts w:hint="eastAsia"/>
              </w:rPr>
              <w:t>驾驶室</w:t>
            </w:r>
            <w:r>
              <w:rPr>
                <w:rFonts w:hint="eastAsia"/>
              </w:rPr>
              <w:t>1</w:t>
            </w:r>
            <w:r>
              <w:rPr>
                <w:rFonts w:hint="eastAsia"/>
              </w:rPr>
              <w:t>端的疏散门未被拉下</w:t>
            </w:r>
          </w:p>
        </w:tc>
      </w:tr>
      <w:tr w:rsidR="00775398" w:rsidTr="00C37E35">
        <w:tc>
          <w:tcPr>
            <w:tcW w:w="1850" w:type="pct"/>
            <w:shd w:val="clear" w:color="auto" w:fill="auto"/>
          </w:tcPr>
          <w:p w:rsidR="00775398" w:rsidP="00591D6B" w:rsidRDefault="00532AED">
            <w:pPr>
              <w:pStyle w:val="AltB0"/>
            </w:pPr>
            <w:hyperlink w:history="1" w:anchor="EmergencyHandleNotPulledEnd2">
              <w:r w:rsidR="00825CBF">
                <w:rPr>
                  <w:rStyle w:val="ac"/>
                </w:rPr>
                <w:t>EmergencyHandleNotPulledEnd2</w:t>
              </w:r>
            </w:hyperlink>
          </w:p>
        </w:tc>
        <w:tc>
          <w:tcPr>
            <w:tcW w:w="3150" w:type="pct"/>
          </w:tcPr>
          <w:p w:rsidRPr="00867285" w:rsidR="00775398" w:rsidP="00591D6B" w:rsidRDefault="00775398">
            <w:pPr>
              <w:pStyle w:val="AltB0"/>
            </w:pPr>
            <w:r w:rsidRPr="00B12338">
              <w:rPr>
                <w:rFonts w:hint="eastAsia"/>
              </w:rPr>
              <w:t>驾驶室</w:t>
            </w:r>
            <w:r>
              <w:rPr>
                <w:rFonts w:hint="eastAsia"/>
              </w:rPr>
              <w:t>2</w:t>
            </w:r>
            <w:r w:rsidRPr="00B12338">
              <w:rPr>
                <w:rFonts w:hint="eastAsia"/>
              </w:rPr>
              <w:t>端的疏散门未被拉下</w:t>
            </w:r>
          </w:p>
        </w:tc>
      </w:tr>
      <w:tr w:rsidR="00775398" w:rsidTr="00C37E35">
        <w:tc>
          <w:tcPr>
            <w:tcW w:w="1850" w:type="pct"/>
            <w:shd w:val="clear" w:color="auto" w:fill="auto"/>
          </w:tcPr>
          <w:p w:rsidR="00775398" w:rsidP="00591D6B" w:rsidRDefault="00532AED">
            <w:pPr>
              <w:pStyle w:val="AltB0"/>
            </w:pPr>
            <w:hyperlink w:history="1" w:anchor="EmergencyHandleNotPulledSide">
              <w:r w:rsidR="00F131C8">
                <w:rPr>
                  <w:rStyle w:val="ac"/>
                </w:rPr>
                <w:t>EmergencyHandleNotPulledSide</w:t>
              </w:r>
            </w:hyperlink>
          </w:p>
        </w:tc>
        <w:tc>
          <w:tcPr>
            <w:tcW w:w="3150" w:type="pct"/>
          </w:tcPr>
          <w:p w:rsidRPr="00867285" w:rsidR="00775398" w:rsidP="00591D6B" w:rsidRDefault="00775398">
            <w:pPr>
              <w:pStyle w:val="AltB0"/>
            </w:pPr>
            <w:r>
              <w:rPr>
                <w:rFonts w:hint="eastAsia"/>
              </w:rPr>
              <w:t>列车两侧的紧急开门手柄未被拉下</w:t>
            </w:r>
          </w:p>
        </w:tc>
      </w:tr>
      <w:tr w:rsidR="00775398" w:rsidTr="00C37E35">
        <w:tc>
          <w:tcPr>
            <w:tcW w:w="1850" w:type="pct"/>
            <w:shd w:val="clear" w:color="auto" w:fill="auto"/>
          </w:tcPr>
          <w:p w:rsidR="00775398" w:rsidP="00591D6B" w:rsidRDefault="00532AED">
            <w:pPr>
              <w:pStyle w:val="AltB0"/>
            </w:pPr>
            <w:hyperlink w:history="1" w:anchor="InhibitControlPSDstatus">
              <w:r w:rsidR="00C64E92">
                <w:rPr>
                  <w:rStyle w:val="ac"/>
                </w:rPr>
                <w:t>InhibitControlPSDstatus</w:t>
              </w:r>
            </w:hyperlink>
          </w:p>
        </w:tc>
        <w:tc>
          <w:tcPr>
            <w:tcW w:w="3150" w:type="pct"/>
          </w:tcPr>
          <w:p w:rsidRPr="00867285" w:rsidR="00775398" w:rsidP="00591D6B" w:rsidRDefault="00775398">
            <w:pPr>
              <w:pStyle w:val="AltB0"/>
            </w:pPr>
            <w:r>
              <w:rPr>
                <w:rFonts w:hint="eastAsia"/>
              </w:rPr>
              <w:t>禁止监控</w:t>
            </w:r>
            <w:r>
              <w:rPr>
                <w:rFonts w:hint="eastAsia"/>
              </w:rPr>
              <w:t>PSD</w:t>
            </w:r>
            <w:r>
              <w:rPr>
                <w:rFonts w:hint="eastAsia"/>
              </w:rPr>
              <w:t>状态</w:t>
            </w:r>
          </w:p>
        </w:tc>
      </w:tr>
      <w:tr w:rsidR="00775398" w:rsidTr="00C37E35">
        <w:tc>
          <w:tcPr>
            <w:tcW w:w="1850" w:type="pct"/>
            <w:shd w:val="clear" w:color="auto" w:fill="auto"/>
          </w:tcPr>
          <w:p w:rsidR="00775398" w:rsidP="00591D6B" w:rsidRDefault="00532AED">
            <w:pPr>
              <w:pStyle w:val="AltB0"/>
            </w:pPr>
            <w:hyperlink w:history="1" w:anchor="InhibitControlTrainDoorsStatus">
              <w:r w:rsidR="00C64E92">
                <w:rPr>
                  <w:rStyle w:val="ac"/>
                </w:rPr>
                <w:t>InhibitControlTrainDoorsStatus</w:t>
              </w:r>
            </w:hyperlink>
          </w:p>
        </w:tc>
        <w:tc>
          <w:tcPr>
            <w:tcW w:w="3150" w:type="pct"/>
          </w:tcPr>
          <w:p w:rsidRPr="00867285" w:rsidR="00775398" w:rsidP="00591D6B" w:rsidRDefault="00775398">
            <w:pPr>
              <w:pStyle w:val="AltB0"/>
            </w:pPr>
            <w:r>
              <w:rPr>
                <w:rFonts w:hint="eastAsia"/>
              </w:rPr>
              <w:t>禁止监控车门状态</w:t>
            </w:r>
          </w:p>
        </w:tc>
      </w:tr>
      <w:tr w:rsidR="00775398" w:rsidTr="00C37E35">
        <w:tc>
          <w:tcPr>
            <w:tcW w:w="1850" w:type="pct"/>
            <w:shd w:val="clear" w:color="auto" w:fill="auto"/>
          </w:tcPr>
          <w:p w:rsidR="00775398" w:rsidP="00591D6B" w:rsidRDefault="00532AED">
            <w:pPr>
              <w:pStyle w:val="AltB0"/>
            </w:pPr>
            <w:hyperlink w:history="1" w:anchor="InhibitProtectionEvacuationInDistance">
              <w:r w:rsidR="00825CBF">
                <w:rPr>
                  <w:rStyle w:val="ac"/>
                </w:rPr>
                <w:t>InhibitProtectionEvacuationInDistance</w:t>
              </w:r>
            </w:hyperlink>
          </w:p>
        </w:tc>
        <w:tc>
          <w:tcPr>
            <w:tcW w:w="3150" w:type="pct"/>
          </w:tcPr>
          <w:p w:rsidRPr="00867285" w:rsidR="00775398" w:rsidP="00591D6B" w:rsidRDefault="00775398">
            <w:pPr>
              <w:pStyle w:val="AltB0"/>
            </w:pPr>
            <w:r>
              <w:rPr>
                <w:rFonts w:hint="eastAsia"/>
              </w:rPr>
              <w:t>禁止离站时的逃生监控</w:t>
            </w:r>
          </w:p>
        </w:tc>
      </w:tr>
      <w:tr w:rsidR="00775398" w:rsidTr="00C37E35">
        <w:tc>
          <w:tcPr>
            <w:tcW w:w="1850" w:type="pct"/>
            <w:shd w:val="clear" w:color="auto" w:fill="auto"/>
          </w:tcPr>
          <w:p w:rsidR="00775398" w:rsidP="00591D6B" w:rsidRDefault="00532AED">
            <w:pPr>
              <w:pStyle w:val="AltB0"/>
            </w:pPr>
            <w:hyperlink w:history="1" w:anchor="InhibitProtectionEvacuationWithStop">
              <w:r w:rsidR="00825CBF">
                <w:rPr>
                  <w:rStyle w:val="ac"/>
                </w:rPr>
                <w:t>InhibitProtectionEvacuationWithStop</w:t>
              </w:r>
            </w:hyperlink>
          </w:p>
        </w:tc>
        <w:tc>
          <w:tcPr>
            <w:tcW w:w="3150" w:type="pct"/>
          </w:tcPr>
          <w:p w:rsidRPr="00867285" w:rsidR="00775398" w:rsidP="00591D6B" w:rsidRDefault="00775398">
            <w:pPr>
              <w:pStyle w:val="AltB0"/>
            </w:pPr>
            <w:r>
              <w:rPr>
                <w:rFonts w:hint="eastAsia"/>
              </w:rPr>
              <w:t>禁止站间停车时的逃生监控</w:t>
            </w:r>
          </w:p>
        </w:tc>
      </w:tr>
      <w:tr w:rsidR="00C37E35" w:rsidTr="00C37E35">
        <w:tc>
          <w:tcPr>
            <w:tcW w:w="1850" w:type="pct"/>
            <w:shd w:val="clear" w:color="auto" w:fill="auto"/>
          </w:tcPr>
          <w:p w:rsidR="00C37E35" w:rsidP="00591D6B" w:rsidRDefault="00532AED">
            <w:pPr>
              <w:pStyle w:val="AltB0"/>
            </w:pPr>
            <w:hyperlink w:history="1" w:anchor="InhibitPSDopeningSupervisedByATP">
              <w:r w:rsidR="003A11D3">
                <w:rPr>
                  <w:rStyle w:val="ac"/>
                </w:rPr>
                <w:t>InhibitPSDopeningSupervisedByATP</w:t>
              </w:r>
            </w:hyperlink>
          </w:p>
        </w:tc>
        <w:tc>
          <w:tcPr>
            <w:tcW w:w="3150" w:type="pct"/>
          </w:tcPr>
          <w:p w:rsidR="00C37E35" w:rsidP="00591D6B" w:rsidRDefault="00C37E35">
            <w:pPr>
              <w:pStyle w:val="AltB0"/>
            </w:pPr>
            <w:r>
              <w:rPr>
                <w:rFonts w:hint="eastAsia"/>
              </w:rPr>
              <w:t>禁止发</w:t>
            </w:r>
            <w:r>
              <w:rPr>
                <w:rFonts w:hint="eastAsia"/>
              </w:rPr>
              <w:t>PSD</w:t>
            </w:r>
            <w:r>
              <w:rPr>
                <w:rFonts w:hint="eastAsia"/>
              </w:rPr>
              <w:t>开门命令时输出</w:t>
            </w:r>
            <w:r>
              <w:rPr>
                <w:rFonts w:hint="eastAsia"/>
              </w:rPr>
              <w:t>PB</w:t>
            </w:r>
            <w:r w:rsidDel="00230E85" w:rsidR="00230E85">
              <w:rPr>
                <w:rFonts w:hint="eastAsia"/>
              </w:rPr>
              <w:t xml:space="preserve"> </w:t>
            </w:r>
          </w:p>
        </w:tc>
      </w:tr>
      <w:tr w:rsidR="00775398" w:rsidTr="00C37E35">
        <w:tc>
          <w:tcPr>
            <w:tcW w:w="1850" w:type="pct"/>
            <w:shd w:val="clear" w:color="auto" w:fill="auto"/>
          </w:tcPr>
          <w:p w:rsidR="00775398" w:rsidP="00591D6B" w:rsidRDefault="00532AED">
            <w:pPr>
              <w:pStyle w:val="AltB0"/>
            </w:pPr>
            <w:hyperlink w:history="1" w:anchor="MemorizedLocationAuthorized">
              <w:r w:rsidR="008B283E">
                <w:rPr>
                  <w:rStyle w:val="ac"/>
                </w:rPr>
                <w:t>MemorizedLocationAuthorized</w:t>
              </w:r>
            </w:hyperlink>
          </w:p>
        </w:tc>
        <w:tc>
          <w:tcPr>
            <w:tcW w:w="3150" w:type="pct"/>
          </w:tcPr>
          <w:p w:rsidR="00775398" w:rsidP="00591D6B" w:rsidRDefault="00775398">
            <w:pPr>
              <w:pStyle w:val="AltB0"/>
            </w:pPr>
            <w:r>
              <w:rPr>
                <w:rFonts w:hint="eastAsia"/>
              </w:rPr>
              <w:t>授权使用记忆定位</w:t>
            </w:r>
          </w:p>
        </w:tc>
      </w:tr>
      <w:tr w:rsidR="00775398" w:rsidTr="00C37E35">
        <w:tc>
          <w:tcPr>
            <w:tcW w:w="1850" w:type="pct"/>
            <w:shd w:val="clear" w:color="auto" w:fill="auto"/>
          </w:tcPr>
          <w:p w:rsidR="00775398" w:rsidP="00591D6B" w:rsidRDefault="00532AED">
            <w:pPr>
              <w:pStyle w:val="AltB0"/>
            </w:pPr>
            <w:hyperlink w:history="1" w:anchor="MotionProtectionInhibition">
              <w:r w:rsidR="008B283E">
                <w:rPr>
                  <w:rStyle w:val="ac"/>
                </w:rPr>
                <w:t>MotionProtectionInhibition</w:t>
              </w:r>
            </w:hyperlink>
          </w:p>
        </w:tc>
        <w:tc>
          <w:tcPr>
            <w:tcW w:w="3150" w:type="pct"/>
          </w:tcPr>
          <w:p w:rsidRPr="00867285" w:rsidR="00775398" w:rsidP="00591D6B" w:rsidRDefault="00775398">
            <w:pPr>
              <w:pStyle w:val="AltB0"/>
            </w:pPr>
            <w:r>
              <w:rPr>
                <w:rFonts w:hint="eastAsia"/>
              </w:rPr>
              <w:t>禁止</w:t>
            </w:r>
            <w:r>
              <w:rPr>
                <w:rFonts w:hint="eastAsia"/>
              </w:rPr>
              <w:t>CC</w:t>
            </w:r>
            <w:r>
              <w:rPr>
                <w:rFonts w:hint="eastAsia"/>
              </w:rPr>
              <w:t>进行列车位置监控（仅监控</w:t>
            </w:r>
            <w:r>
              <w:rPr>
                <w:rFonts w:hint="eastAsia"/>
              </w:rPr>
              <w:t>RM</w:t>
            </w:r>
            <w:r>
              <w:rPr>
                <w:rFonts w:hint="eastAsia"/>
              </w:rPr>
              <w:t>限速）</w:t>
            </w:r>
          </w:p>
        </w:tc>
      </w:tr>
      <w:tr w:rsidR="00775398" w:rsidTr="00C37E35">
        <w:tc>
          <w:tcPr>
            <w:tcW w:w="1850" w:type="pct"/>
            <w:shd w:val="clear" w:color="auto" w:fill="auto"/>
          </w:tcPr>
          <w:p w:rsidR="00775398" w:rsidP="00591D6B" w:rsidRDefault="00532AED">
            <w:pPr>
              <w:pStyle w:val="AltB0"/>
            </w:pPr>
            <w:hyperlink w:history="1" w:anchor="NotCoercedRestrictive">
              <w:r w:rsidR="00C02146">
                <w:rPr>
                  <w:rStyle w:val="ac"/>
                </w:rPr>
                <w:t>NotCoercedRestrictive</w:t>
              </w:r>
            </w:hyperlink>
            <w:r w:rsidR="00775398">
              <w:rPr>
                <w:rFonts w:hint="eastAsia"/>
              </w:rPr>
              <w:t>[</w:t>
            </w:r>
            <w:r w:rsidRPr="007B2139" w:rsidR="00775398">
              <w:t>1</w:t>
            </w:r>
            <w:r w:rsidR="00775398">
              <w:rPr>
                <w:rFonts w:hint="eastAsia"/>
              </w:rPr>
              <w:t>..4]</w:t>
            </w:r>
          </w:p>
        </w:tc>
        <w:tc>
          <w:tcPr>
            <w:tcW w:w="3150" w:type="pct"/>
          </w:tcPr>
          <w:p w:rsidRPr="00867285" w:rsidR="00775398" w:rsidP="00591D6B" w:rsidRDefault="00775398">
            <w:pPr>
              <w:pStyle w:val="AltB0"/>
            </w:pPr>
            <w:r>
              <w:rPr>
                <w:rFonts w:hint="eastAsia"/>
              </w:rPr>
              <w:t>非强制限制条件</w:t>
            </w:r>
            <w:r>
              <w:rPr>
                <w:rFonts w:hint="eastAsia"/>
              </w:rPr>
              <w:t>1~4</w:t>
            </w:r>
          </w:p>
        </w:tc>
      </w:tr>
      <w:tr w:rsidR="00775398" w:rsidTr="00C37E35">
        <w:tc>
          <w:tcPr>
            <w:tcW w:w="1850" w:type="pct"/>
            <w:shd w:val="clear" w:color="auto" w:fill="auto"/>
          </w:tcPr>
          <w:p w:rsidR="00775398" w:rsidP="00591D6B" w:rsidRDefault="00532AED">
            <w:pPr>
              <w:pStyle w:val="AltB0"/>
            </w:pPr>
            <w:hyperlink w:history="1" w:anchor="NoUndetectableDanger_1">
              <w:r w:rsidR="00F131C8">
                <w:rPr>
                  <w:rStyle w:val="ac"/>
                </w:rPr>
                <w:t>NoUndetectableDanger_1</w:t>
              </w:r>
            </w:hyperlink>
          </w:p>
        </w:tc>
        <w:tc>
          <w:tcPr>
            <w:tcW w:w="3150" w:type="pct"/>
          </w:tcPr>
          <w:p w:rsidRPr="00867285" w:rsidR="00775398" w:rsidP="00591D6B" w:rsidRDefault="00775398">
            <w:pPr>
              <w:pStyle w:val="AltB0"/>
            </w:pPr>
            <w:r w:rsidRPr="00B12338">
              <w:rPr>
                <w:rFonts w:hint="eastAsia"/>
              </w:rPr>
              <w:t>驾驶室</w:t>
            </w:r>
            <w:r w:rsidRPr="00B12338">
              <w:rPr>
                <w:rFonts w:hint="eastAsia"/>
              </w:rPr>
              <w:t>1</w:t>
            </w:r>
            <w:r w:rsidRPr="00B12338">
              <w:rPr>
                <w:rFonts w:hint="eastAsia"/>
              </w:rPr>
              <w:t>端</w:t>
            </w:r>
            <w:r>
              <w:rPr>
                <w:rFonts w:hint="eastAsia"/>
              </w:rPr>
              <w:t>有司机监控</w:t>
            </w:r>
          </w:p>
        </w:tc>
      </w:tr>
      <w:tr w:rsidR="00775398" w:rsidTr="00C37E35">
        <w:tc>
          <w:tcPr>
            <w:tcW w:w="1850" w:type="pct"/>
            <w:shd w:val="clear" w:color="auto" w:fill="auto"/>
          </w:tcPr>
          <w:p w:rsidR="00775398" w:rsidP="00591D6B" w:rsidRDefault="00532AED">
            <w:pPr>
              <w:pStyle w:val="AltB0"/>
            </w:pPr>
            <w:hyperlink w:history="1" w:anchor="NoUndetectableDanger_2">
              <w:r w:rsidR="00F131C8">
                <w:rPr>
                  <w:rStyle w:val="ac"/>
                </w:rPr>
                <w:t>NoUndetectableDanger_2</w:t>
              </w:r>
            </w:hyperlink>
          </w:p>
        </w:tc>
        <w:tc>
          <w:tcPr>
            <w:tcW w:w="3150" w:type="pct"/>
          </w:tcPr>
          <w:p w:rsidRPr="00867285" w:rsidR="00775398" w:rsidP="00591D6B" w:rsidRDefault="00775398">
            <w:pPr>
              <w:pStyle w:val="AltB0"/>
            </w:pPr>
            <w:r w:rsidRPr="00B12338">
              <w:rPr>
                <w:rFonts w:hint="eastAsia"/>
              </w:rPr>
              <w:t>驾驶室</w:t>
            </w:r>
            <w:r>
              <w:rPr>
                <w:rFonts w:hint="eastAsia"/>
              </w:rPr>
              <w:t>2</w:t>
            </w:r>
            <w:r w:rsidRPr="00B12338">
              <w:rPr>
                <w:rFonts w:hint="eastAsia"/>
              </w:rPr>
              <w:t>端有司机监控</w:t>
            </w:r>
          </w:p>
        </w:tc>
      </w:tr>
      <w:tr w:rsidR="00775398" w:rsidTr="00C37E35">
        <w:tc>
          <w:tcPr>
            <w:tcW w:w="1850" w:type="pct"/>
            <w:shd w:val="clear" w:color="auto" w:fill="auto"/>
          </w:tcPr>
          <w:p w:rsidR="00775398" w:rsidP="00591D6B" w:rsidRDefault="00532AED">
            <w:pPr>
              <w:pStyle w:val="AltB0"/>
            </w:pPr>
            <w:hyperlink w:history="1" w:anchor="RMRselectedDrivingMode">
              <w:r w:rsidR="00786D0B">
                <w:rPr>
                  <w:rStyle w:val="ac"/>
                </w:rPr>
                <w:t>RMRselectedDrivingMode</w:t>
              </w:r>
            </w:hyperlink>
          </w:p>
        </w:tc>
        <w:tc>
          <w:tcPr>
            <w:tcW w:w="3150" w:type="pct"/>
          </w:tcPr>
          <w:p w:rsidRPr="00867285" w:rsidR="00775398" w:rsidP="00591D6B" w:rsidRDefault="00775398">
            <w:pPr>
              <w:pStyle w:val="AltB0"/>
            </w:pPr>
            <w:r>
              <w:rPr>
                <w:rFonts w:hint="eastAsia"/>
              </w:rPr>
              <w:t>选择倒车模式</w:t>
            </w:r>
          </w:p>
        </w:tc>
      </w:tr>
      <w:tr w:rsidR="00775398" w:rsidTr="00C37E35">
        <w:tc>
          <w:tcPr>
            <w:tcW w:w="1850" w:type="pct"/>
            <w:shd w:val="clear" w:color="auto" w:fill="auto"/>
          </w:tcPr>
          <w:p w:rsidR="00775398" w:rsidP="00591D6B" w:rsidRDefault="00532AED">
            <w:pPr>
              <w:pStyle w:val="AltB0"/>
            </w:pPr>
            <w:hyperlink w:history="1" w:anchor="RouteSetNotNeededSendable">
              <w:r w:rsidR="00C02146">
                <w:rPr>
                  <w:rStyle w:val="ac"/>
                </w:rPr>
                <w:t>RouteSetNotNeededSendable</w:t>
              </w:r>
            </w:hyperlink>
          </w:p>
        </w:tc>
        <w:tc>
          <w:tcPr>
            <w:tcW w:w="3150" w:type="pct"/>
          </w:tcPr>
          <w:p w:rsidRPr="00867285" w:rsidR="00775398" w:rsidP="00591D6B" w:rsidRDefault="00775398">
            <w:pPr>
              <w:pStyle w:val="AltB0"/>
            </w:pPr>
            <w:r>
              <w:rPr>
                <w:rFonts w:hint="eastAsia"/>
              </w:rPr>
              <w:t>授权可以给</w:t>
            </w:r>
            <w:r>
              <w:rPr>
                <w:rFonts w:hint="eastAsia"/>
              </w:rPr>
              <w:t>ZC</w:t>
            </w:r>
            <w:r>
              <w:rPr>
                <w:rFonts w:hint="eastAsia"/>
              </w:rPr>
              <w:t>发送</w:t>
            </w:r>
            <w:r>
              <w:rPr>
                <w:rFonts w:hint="eastAsia"/>
              </w:rPr>
              <w:t>RSNN</w:t>
            </w:r>
            <w:r>
              <w:rPr>
                <w:rFonts w:hint="eastAsia"/>
              </w:rPr>
              <w:t>信息</w:t>
            </w:r>
          </w:p>
        </w:tc>
      </w:tr>
      <w:tr w:rsidR="00775398" w:rsidTr="00C37E35">
        <w:tc>
          <w:tcPr>
            <w:tcW w:w="1850" w:type="pct"/>
            <w:shd w:val="clear" w:color="auto" w:fill="auto"/>
          </w:tcPr>
          <w:p w:rsidR="00775398" w:rsidP="00591D6B" w:rsidRDefault="00532AED">
            <w:pPr>
              <w:pStyle w:val="AltB0"/>
            </w:pPr>
            <w:hyperlink w:history="1" w:anchor="SignalOverrideSendable">
              <w:r w:rsidR="00C64E92">
                <w:rPr>
                  <w:rStyle w:val="ac"/>
                </w:rPr>
                <w:t>SignalOverrideSendable</w:t>
              </w:r>
            </w:hyperlink>
          </w:p>
        </w:tc>
        <w:tc>
          <w:tcPr>
            <w:tcW w:w="3150" w:type="pct"/>
          </w:tcPr>
          <w:p w:rsidR="00775398" w:rsidP="00591D6B" w:rsidRDefault="00775398">
            <w:pPr>
              <w:pStyle w:val="AltB0"/>
            </w:pPr>
            <w:r>
              <w:rPr>
                <w:rFonts w:hint="eastAsia"/>
              </w:rPr>
              <w:t>授权可以给</w:t>
            </w:r>
            <w:r>
              <w:rPr>
                <w:rFonts w:hint="eastAsia"/>
              </w:rPr>
              <w:t>ZC</w:t>
            </w:r>
            <w:r>
              <w:rPr>
                <w:rFonts w:hint="eastAsia"/>
              </w:rPr>
              <w:t>发送关闭信号机信息</w:t>
            </w:r>
          </w:p>
        </w:tc>
      </w:tr>
      <w:tr w:rsidR="00775398" w:rsidTr="00C37E35">
        <w:tc>
          <w:tcPr>
            <w:tcW w:w="1850" w:type="pct"/>
            <w:shd w:val="clear" w:color="auto" w:fill="auto"/>
          </w:tcPr>
          <w:p w:rsidR="00775398" w:rsidP="00591D6B" w:rsidRDefault="00532AED">
            <w:pPr>
              <w:pStyle w:val="AltB0"/>
            </w:pPr>
            <w:hyperlink w:history="1" w:anchor="TrainEmergencyBrakeApplied">
              <w:r w:rsidR="003A11D3">
                <w:rPr>
                  <w:rStyle w:val="ac"/>
                </w:rPr>
                <w:t>TrainEmergencyBrakeApplied</w:t>
              </w:r>
            </w:hyperlink>
          </w:p>
        </w:tc>
        <w:tc>
          <w:tcPr>
            <w:tcW w:w="3150" w:type="pct"/>
          </w:tcPr>
          <w:p w:rsidRPr="00867285" w:rsidR="00775398" w:rsidP="00591D6B" w:rsidRDefault="00775398">
            <w:pPr>
              <w:pStyle w:val="AltB0"/>
            </w:pPr>
            <w:r>
              <w:rPr>
                <w:rFonts w:hint="eastAsia"/>
              </w:rPr>
              <w:t>紧急制动已施加</w:t>
            </w:r>
          </w:p>
        </w:tc>
      </w:tr>
      <w:tr w:rsidR="00E72CC9" w:rsidTr="00C37E35">
        <w:tc>
          <w:tcPr>
            <w:tcW w:w="1850" w:type="pct"/>
            <w:shd w:val="clear" w:color="auto" w:fill="auto"/>
          </w:tcPr>
          <w:p w:rsidR="00E72CC9" w:rsidP="00591D6B" w:rsidRDefault="00532AED">
            <w:pPr>
              <w:pStyle w:val="AltB0"/>
            </w:pPr>
            <w:hyperlink w:history="1" w:anchor="TrainNotCoupled">
              <w:r w:rsidRPr="00E72CC9" w:rsidR="00E72CC9">
                <w:rPr>
                  <w:rStyle w:val="ac"/>
                  <w:rFonts w:hint="eastAsia"/>
                </w:rPr>
                <w:t>TrainNotCoupled</w:t>
              </w:r>
            </w:hyperlink>
          </w:p>
        </w:tc>
        <w:tc>
          <w:tcPr>
            <w:tcW w:w="3150" w:type="pct"/>
          </w:tcPr>
          <w:p w:rsidR="00E72CC9" w:rsidP="00591D6B" w:rsidRDefault="00E72CC9">
            <w:pPr>
              <w:pStyle w:val="AltB0"/>
            </w:pPr>
            <w:r>
              <w:rPr>
                <w:rFonts w:hint="eastAsia"/>
              </w:rPr>
              <w:t>列车没有连挂</w:t>
            </w:r>
          </w:p>
        </w:tc>
      </w:tr>
      <w:tr w:rsidR="00775398" w:rsidTr="00C37E35">
        <w:tc>
          <w:tcPr>
            <w:tcW w:w="1850" w:type="pct"/>
            <w:shd w:val="clear" w:color="auto" w:fill="auto"/>
          </w:tcPr>
          <w:p w:rsidR="00775398" w:rsidP="00591D6B" w:rsidRDefault="00532AED">
            <w:pPr>
              <w:pStyle w:val="AltB0"/>
            </w:pPr>
            <w:hyperlink w:history="1" w:anchor="TrainParkingBrakeApplied">
              <w:r w:rsidR="003A11D3">
                <w:rPr>
                  <w:rStyle w:val="ac"/>
                </w:rPr>
                <w:t>TrainParkingBrakeApplied</w:t>
              </w:r>
            </w:hyperlink>
          </w:p>
        </w:tc>
        <w:tc>
          <w:tcPr>
            <w:tcW w:w="3150" w:type="pct"/>
          </w:tcPr>
          <w:p w:rsidRPr="00867285" w:rsidR="00775398" w:rsidP="00591D6B" w:rsidRDefault="00775398">
            <w:pPr>
              <w:pStyle w:val="AltB0"/>
            </w:pPr>
            <w:r>
              <w:rPr>
                <w:rFonts w:hint="eastAsia"/>
              </w:rPr>
              <w:t>停车制动已施加</w:t>
            </w:r>
          </w:p>
        </w:tc>
      </w:tr>
      <w:tr w:rsidR="00775398" w:rsidTr="00C37E35">
        <w:tc>
          <w:tcPr>
            <w:tcW w:w="1850" w:type="pct"/>
            <w:shd w:val="clear" w:color="auto" w:fill="auto"/>
          </w:tcPr>
          <w:p w:rsidR="00775398" w:rsidP="00591D6B" w:rsidRDefault="00532AED">
            <w:pPr>
              <w:pStyle w:val="AltB0"/>
            </w:pPr>
            <w:hyperlink w:history="1" w:anchor="TrainUnitIntegrity">
              <w:r w:rsidR="00BD3E90">
                <w:rPr>
                  <w:rStyle w:val="ac"/>
                </w:rPr>
                <w:t>TrainUnitIntegrity</w:t>
              </w:r>
            </w:hyperlink>
          </w:p>
        </w:tc>
        <w:tc>
          <w:tcPr>
            <w:tcW w:w="3150" w:type="pct"/>
          </w:tcPr>
          <w:p w:rsidRPr="00867285" w:rsidR="00775398" w:rsidP="00591D6B" w:rsidRDefault="00775398">
            <w:pPr>
              <w:pStyle w:val="AltB0"/>
            </w:pPr>
            <w:r>
              <w:rPr>
                <w:rFonts w:hint="eastAsia"/>
              </w:rPr>
              <w:t>列车完整性可以保证</w:t>
            </w:r>
          </w:p>
        </w:tc>
      </w:tr>
      <w:tr w:rsidR="00775398" w:rsidTr="00C37E35">
        <w:tc>
          <w:tcPr>
            <w:tcW w:w="1850" w:type="pct"/>
            <w:shd w:val="clear" w:color="auto" w:fill="auto"/>
          </w:tcPr>
          <w:p w:rsidR="00775398" w:rsidP="00591D6B" w:rsidRDefault="00532AED">
            <w:pPr>
              <w:pStyle w:val="AltB0"/>
            </w:pPr>
            <w:hyperlink w:history="1" w:anchor="TSRcontrolInhibition">
              <w:r w:rsidR="00C64E92">
                <w:rPr>
                  <w:rStyle w:val="ac"/>
                </w:rPr>
                <w:t>TSRcontrolInhibition</w:t>
              </w:r>
            </w:hyperlink>
          </w:p>
        </w:tc>
        <w:tc>
          <w:tcPr>
            <w:tcW w:w="3150" w:type="pct"/>
          </w:tcPr>
          <w:p w:rsidRPr="00867285" w:rsidR="00775398" w:rsidP="00591D6B" w:rsidRDefault="00775398">
            <w:pPr>
              <w:pStyle w:val="AltB0"/>
            </w:pPr>
            <w:r>
              <w:rPr>
                <w:rFonts w:hint="eastAsia"/>
              </w:rPr>
              <w:t>禁止</w:t>
            </w:r>
            <w:r>
              <w:rPr>
                <w:rFonts w:hint="eastAsia"/>
              </w:rPr>
              <w:t>TSR</w:t>
            </w:r>
            <w:r>
              <w:rPr>
                <w:rFonts w:hint="eastAsia"/>
              </w:rPr>
              <w:t>监控</w:t>
            </w:r>
          </w:p>
        </w:tc>
      </w:tr>
    </w:tbl>
    <w:p w:rsidR="009463D8" w:rsidP="00C93484" w:rsidRDefault="009463D8">
      <w:pPr>
        <w:pStyle w:val="Reqtify"/>
      </w:pPr>
    </w:p>
    <w:p w:rsidR="001D02D3" w:rsidP="00C93484" w:rsidRDefault="001D02D3">
      <w:pPr>
        <w:pStyle w:val="Reqtify"/>
      </w:pPr>
    </w:p>
    <w:p w:rsidR="009463D8" w:rsidP="009463D8" w:rsidRDefault="009463D8">
      <w:pPr>
        <w:pStyle w:val="4"/>
      </w:pPr>
      <w:r>
        <w:rPr>
          <w:rFonts w:hint="eastAsia"/>
        </w:rPr>
        <w:t>Train coupled status management</w:t>
      </w:r>
    </w:p>
    <w:p w:rsidR="009463D8" w:rsidP="00C93484" w:rsidRDefault="009463D8">
      <w:pPr>
        <w:pStyle w:val="Reqtify"/>
      </w:pPr>
    </w:p>
    <w:p w:rsidR="009A43D3" w:rsidP="00C93484" w:rsidRDefault="005A0C1F">
      <w:pPr>
        <w:pStyle w:val="Reqtify"/>
      </w:pPr>
      <w:r>
        <w:rPr>
          <w:rFonts w:hint="eastAsia"/>
        </w:rPr>
        <w:t>ATP</w:t>
      </w:r>
      <w:r>
        <w:rPr>
          <w:rFonts w:hint="eastAsia"/>
        </w:rPr>
        <w:t>支持两车的连挂，如</w:t>
      </w:r>
      <w:r>
        <w:fldChar w:fldCharType="begin"/>
      </w:r>
      <w:r>
        <w:instrText xml:space="preserve"> </w:instrText>
      </w:r>
      <w:r>
        <w:rPr>
          <w:rFonts w:hint="eastAsia"/>
        </w:rPr>
        <w:instrText>REF _Ref379988752 \h</w:instrText>
      </w:r>
      <w:r>
        <w:instrText xml:space="preserve"> </w:instrText>
      </w:r>
      <w:r>
        <w:fldChar w:fldCharType="separate"/>
      </w:r>
      <w:r w:rsidR="00DE178B">
        <w:t xml:space="preserve">Figure </w:t>
      </w:r>
      <w:r w:rsidR="00DE178B">
        <w:rPr>
          <w:noProof/>
        </w:rPr>
        <w:t>5</w:t>
      </w:r>
      <w:r w:rsidR="00DE178B">
        <w:noBreakHyphen/>
      </w:r>
      <w:r w:rsidR="00DE178B">
        <w:rPr>
          <w:noProof/>
        </w:rPr>
        <w:t>5</w:t>
      </w:r>
      <w:r>
        <w:fldChar w:fldCharType="end"/>
      </w:r>
      <w:r>
        <w:rPr>
          <w:rFonts w:hint="eastAsia"/>
        </w:rPr>
        <w:t>所示，之前独立运行的两列车，可连挂组成一列车后运行。根据与车辆的接口协议，连挂后车辆听从激活端列车的两个</w:t>
      </w:r>
      <w:r>
        <w:rPr>
          <w:rFonts w:hint="eastAsia"/>
        </w:rPr>
        <w:t>CC</w:t>
      </w:r>
      <w:r>
        <w:rPr>
          <w:rFonts w:hint="eastAsia"/>
        </w:rPr>
        <w:t>控制。例如</w:t>
      </w:r>
      <w:r>
        <w:fldChar w:fldCharType="begin"/>
      </w:r>
      <w:r>
        <w:instrText xml:space="preserve"> </w:instrText>
      </w:r>
      <w:r>
        <w:rPr>
          <w:rFonts w:hint="eastAsia"/>
        </w:rPr>
        <w:instrText>REF _Ref379988752 \h</w:instrText>
      </w:r>
      <w:r>
        <w:instrText xml:space="preserve"> </w:instrText>
      </w:r>
      <w:r>
        <w:fldChar w:fldCharType="separate"/>
      </w:r>
      <w:r w:rsidR="00DE178B">
        <w:t xml:space="preserve">Figure </w:t>
      </w:r>
      <w:r w:rsidR="00DE178B">
        <w:rPr>
          <w:noProof/>
        </w:rPr>
        <w:t>5</w:t>
      </w:r>
      <w:r w:rsidR="00DE178B">
        <w:noBreakHyphen/>
      </w:r>
      <w:r w:rsidR="00DE178B">
        <w:rPr>
          <w:noProof/>
        </w:rPr>
        <w:t>5</w:t>
      </w:r>
      <w:r>
        <w:fldChar w:fldCharType="end"/>
      </w:r>
      <w:r>
        <w:rPr>
          <w:rFonts w:hint="eastAsia"/>
        </w:rPr>
        <w:t>，连挂后激活</w:t>
      </w:r>
      <w:r>
        <w:rPr>
          <w:rFonts w:hint="eastAsia"/>
        </w:rPr>
        <w:t>Train I</w:t>
      </w:r>
      <w:r>
        <w:rPr>
          <w:rFonts w:hint="eastAsia"/>
        </w:rPr>
        <w:t>的</w:t>
      </w:r>
      <w:r>
        <w:rPr>
          <w:rFonts w:hint="eastAsia"/>
        </w:rPr>
        <w:t>END1</w:t>
      </w:r>
      <w:r>
        <w:rPr>
          <w:rFonts w:hint="eastAsia"/>
        </w:rPr>
        <w:t>，则所在</w:t>
      </w:r>
      <w:r>
        <w:rPr>
          <w:rFonts w:hint="eastAsia"/>
        </w:rPr>
        <w:t>Train I</w:t>
      </w:r>
      <w:r>
        <w:rPr>
          <w:rFonts w:hint="eastAsia"/>
        </w:rPr>
        <w:t>的两个</w:t>
      </w:r>
      <w:r>
        <w:rPr>
          <w:rFonts w:hint="eastAsia"/>
        </w:rPr>
        <w:t>CC</w:t>
      </w:r>
      <w:r>
        <w:rPr>
          <w:rFonts w:hint="eastAsia"/>
        </w:rPr>
        <w:t>互为冗余控车；反之，若激活</w:t>
      </w:r>
      <w:r>
        <w:rPr>
          <w:rFonts w:hint="eastAsia"/>
        </w:rPr>
        <w:t>Train II</w:t>
      </w:r>
      <w:r>
        <w:rPr>
          <w:rFonts w:hint="eastAsia"/>
        </w:rPr>
        <w:t>的</w:t>
      </w:r>
      <w:r>
        <w:rPr>
          <w:rFonts w:hint="eastAsia"/>
        </w:rPr>
        <w:t>END2</w:t>
      </w:r>
      <w:r>
        <w:rPr>
          <w:rFonts w:hint="eastAsia"/>
        </w:rPr>
        <w:t>端，则由</w:t>
      </w:r>
      <w:r>
        <w:rPr>
          <w:rFonts w:hint="eastAsia"/>
        </w:rPr>
        <w:t>Train II</w:t>
      </w:r>
      <w:r>
        <w:rPr>
          <w:rFonts w:hint="eastAsia"/>
        </w:rPr>
        <w:t>的两个</w:t>
      </w:r>
      <w:r>
        <w:rPr>
          <w:rFonts w:hint="eastAsia"/>
        </w:rPr>
        <w:t>CC</w:t>
      </w:r>
      <w:r>
        <w:rPr>
          <w:rFonts w:hint="eastAsia"/>
        </w:rPr>
        <w:t>控车。对于非激活端的两个</w:t>
      </w:r>
      <w:r>
        <w:rPr>
          <w:rFonts w:hint="eastAsia"/>
        </w:rPr>
        <w:t>CC</w:t>
      </w:r>
      <w:r>
        <w:rPr>
          <w:rFonts w:hint="eastAsia"/>
        </w:rPr>
        <w:t>，依然照常工作，但一般无法采集车辆输入，车辆也不响应其输出。</w:t>
      </w:r>
    </w:p>
    <w:p w:rsidR="005A0C1F" w:rsidP="00C93484" w:rsidRDefault="005A0C1F">
      <w:pPr>
        <w:pStyle w:val="Reqtify"/>
      </w:pPr>
    </w:p>
    <w:p w:rsidR="001D02D3" w:rsidP="001D02D3" w:rsidRDefault="00651E4E">
      <w:pPr>
        <w:pStyle w:val="affe"/>
      </w:pPr>
      <w:r>
        <w:drawing>
          <wp:inline distT="0" distB="0" distL="0" distR="0">
            <wp:extent cx="5756275" cy="1364615"/>
            <wp:effectExtent l="0" t="0" r="0" b="6985"/>
            <wp:docPr id="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56275" cy="1364615"/>
                    </a:xfrm>
                    <a:prstGeom prst="rect">
                      <a:avLst/>
                    </a:prstGeom>
                    <a:noFill/>
                    <a:ln>
                      <a:noFill/>
                    </a:ln>
                  </pic:spPr>
                </pic:pic>
              </a:graphicData>
            </a:graphic>
          </wp:inline>
        </w:drawing>
      </w:r>
    </w:p>
    <w:p w:rsidR="001D02D3" w:rsidP="005A0C1F" w:rsidRDefault="005A0C1F">
      <w:pPr>
        <w:pStyle w:val="affe"/>
      </w:pPr>
      <w:bookmarkStart w:name="_Ref379988752" w:id="1198"/>
      <w:bookmarkStart w:name="_Toc392229985" w:id="1199"/>
      <w:r>
        <w:t xml:space="preserve">Figure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5</w:t>
      </w:r>
      <w:r w:rsidR="00DB1C8F">
        <w:fldChar w:fldCharType="end"/>
      </w:r>
      <w:bookmarkEnd w:id="1198"/>
      <w:r>
        <w:rPr>
          <w:rFonts w:hint="eastAsia"/>
        </w:rPr>
        <w:t xml:space="preserve"> Train Coupled Status</w:t>
      </w:r>
      <w:bookmarkEnd w:id="1199"/>
    </w:p>
    <w:p w:rsidR="001D02D3" w:rsidP="00C93484" w:rsidRDefault="001D02D3">
      <w:pPr>
        <w:pStyle w:val="Reqtify"/>
      </w:pPr>
    </w:p>
    <w:p w:rsidR="009463D8" w:rsidP="00C93484" w:rsidRDefault="005A0C1F">
      <w:pPr>
        <w:pStyle w:val="Reqtify"/>
      </w:pPr>
      <w:r>
        <w:rPr>
          <w:rFonts w:hint="eastAsia"/>
        </w:rPr>
        <w:t>除去</w:t>
      </w:r>
      <w:r>
        <w:fldChar w:fldCharType="begin"/>
      </w:r>
      <w:r>
        <w:instrText xml:space="preserve"> </w:instrText>
      </w:r>
      <w:r>
        <w:rPr>
          <w:rFonts w:hint="eastAsia"/>
        </w:rPr>
        <w:instrText>REF _Ref379988752 \h</w:instrText>
      </w:r>
      <w:r>
        <w:instrText xml:space="preserve"> </w:instrText>
      </w:r>
      <w:r>
        <w:fldChar w:fldCharType="separate"/>
      </w:r>
      <w:r w:rsidR="00DE178B">
        <w:t xml:space="preserve">Figure </w:t>
      </w:r>
      <w:r w:rsidR="00DE178B">
        <w:rPr>
          <w:noProof/>
        </w:rPr>
        <w:t>5</w:t>
      </w:r>
      <w:r w:rsidR="00DE178B">
        <w:noBreakHyphen/>
      </w:r>
      <w:r w:rsidR="00DE178B">
        <w:rPr>
          <w:noProof/>
        </w:rPr>
        <w:t>5</w:t>
      </w:r>
      <w:r>
        <w:fldChar w:fldCharType="end"/>
      </w:r>
      <w:r>
        <w:rPr>
          <w:rFonts w:hint="eastAsia"/>
        </w:rPr>
        <w:t>所示是两列车的</w:t>
      </w:r>
      <w:r>
        <w:rPr>
          <w:rFonts w:hint="eastAsia"/>
        </w:rPr>
        <w:t>END1-END2</w:t>
      </w:r>
      <w:r>
        <w:rPr>
          <w:rFonts w:hint="eastAsia"/>
        </w:rPr>
        <w:t>之间连挂外，还有可能</w:t>
      </w:r>
      <w:r>
        <w:rPr>
          <w:rFonts w:hint="eastAsia"/>
        </w:rPr>
        <w:t>END1-END1</w:t>
      </w:r>
      <w:r>
        <w:rPr>
          <w:rFonts w:hint="eastAsia"/>
        </w:rPr>
        <w:t>连挂和</w:t>
      </w:r>
      <w:r>
        <w:rPr>
          <w:rFonts w:hint="eastAsia"/>
        </w:rPr>
        <w:t>END2-END2</w:t>
      </w:r>
      <w:r>
        <w:rPr>
          <w:rFonts w:hint="eastAsia"/>
        </w:rPr>
        <w:t>连挂。由于连挂方式与</w:t>
      </w:r>
      <w:r>
        <w:rPr>
          <w:rFonts w:hint="eastAsia"/>
        </w:rPr>
        <w:t>ATP</w:t>
      </w:r>
      <w:r>
        <w:rPr>
          <w:rFonts w:hint="eastAsia"/>
        </w:rPr>
        <w:t>的定位有关，因此</w:t>
      </w:r>
      <w:r w:rsidR="009463D8">
        <w:rPr>
          <w:rFonts w:hint="eastAsia"/>
        </w:rPr>
        <w:t>ATP</w:t>
      </w:r>
      <w:r w:rsidR="009463D8">
        <w:rPr>
          <w:rFonts w:hint="eastAsia"/>
        </w:rPr>
        <w:t>需判断车辆的连挂状态与</w:t>
      </w:r>
      <w:hyperlink w:history="1" w:anchor="TrainType">
        <w:r w:rsidRPr="001D02D3" w:rsidR="009463D8">
          <w:rPr>
            <w:rStyle w:val="ac"/>
            <w:rFonts w:hint="eastAsia"/>
          </w:rPr>
          <w:t>TrainType</w:t>
        </w:r>
      </w:hyperlink>
      <w:r w:rsidR="009463D8">
        <w:rPr>
          <w:rFonts w:hint="eastAsia"/>
        </w:rPr>
        <w:t>是否一致</w:t>
      </w:r>
      <w:r w:rsidR="001D02D3">
        <w:rPr>
          <w:rFonts w:hint="eastAsia"/>
        </w:rPr>
        <w:t>，只有在一致状态下才能进行正常定位和运行。如果</w:t>
      </w:r>
      <w:r w:rsidR="001D02D3">
        <w:rPr>
          <w:rFonts w:hint="eastAsia"/>
        </w:rPr>
        <w:lastRenderedPageBreak/>
        <w:t>连挂状态发生变化，</w:t>
      </w:r>
      <w:r w:rsidR="001D02D3">
        <w:rPr>
          <w:rFonts w:hint="eastAsia"/>
        </w:rPr>
        <w:t>ATP</w:t>
      </w:r>
      <w:r w:rsidR="001D02D3">
        <w:rPr>
          <w:rFonts w:hint="eastAsia"/>
        </w:rPr>
        <w:t>会根据连挂状态计算新的</w:t>
      </w:r>
      <w:hyperlink w:history="1" w:anchor="TrainType">
        <w:r w:rsidRPr="001D02D3">
          <w:rPr>
            <w:rStyle w:val="ac"/>
            <w:rFonts w:hint="eastAsia"/>
          </w:rPr>
          <w:t>TrainType</w:t>
        </w:r>
      </w:hyperlink>
      <w:r w:rsidR="001D02D3">
        <w:rPr>
          <w:rFonts w:hint="eastAsia"/>
        </w:rPr>
        <w:t>并将其写入</w:t>
      </w:r>
      <w:r w:rsidR="001D02D3">
        <w:rPr>
          <w:rFonts w:hint="eastAsia"/>
        </w:rPr>
        <w:t>Dataplug</w:t>
      </w:r>
      <w:r>
        <w:rPr>
          <w:rFonts w:hint="eastAsia"/>
        </w:rPr>
        <w:t>，需</w:t>
      </w:r>
      <w:r w:rsidR="001D02D3">
        <w:rPr>
          <w:rFonts w:hint="eastAsia"/>
        </w:rPr>
        <w:t>重启后重新读入使用。</w:t>
      </w:r>
    </w:p>
    <w:p w:rsidR="001D02D3" w:rsidP="00C93484" w:rsidRDefault="001D02D3">
      <w:pPr>
        <w:pStyle w:val="Reqtify"/>
      </w:pPr>
    </w:p>
    <w:p w:rsidRPr="005A0C1F" w:rsidR="00E72CC9" w:rsidP="00C93484" w:rsidRDefault="00E72CC9">
      <w:pPr>
        <w:pStyle w:val="Reqtify"/>
      </w:pPr>
    </w:p>
    <w:p w:rsidRPr="00E72CC9" w:rsidR="00E72CC9" w:rsidP="00E72CC9" w:rsidRDefault="00E72CC9">
      <w:pPr>
        <w:pStyle w:val="ReqtifyAltR"/>
      </w:pPr>
      <w:r w:rsidRPr="00E72CC9">
        <w:t>[iTC_CC_ATP-SwRS-</w:t>
      </w:r>
      <w:r w:rsidRPr="00E72CC9">
        <w:rPr>
          <w:rFonts w:hint="eastAsia"/>
        </w:rPr>
        <w:t>0075</w:t>
      </w:r>
      <w:r w:rsidRPr="00E72CC9">
        <w:t>]</w:t>
      </w:r>
    </w:p>
    <w:p w:rsidRPr="00E72CC9" w:rsidR="00E72CC9" w:rsidP="00E72CC9" w:rsidRDefault="00E72CC9">
      <w:pPr>
        <w:pStyle w:val="Reqtify"/>
      </w:pPr>
      <w:bookmarkStart w:name="CoupledByEnd1" w:id="1200"/>
      <w:r w:rsidRPr="00E72CC9">
        <w:rPr>
          <w:rStyle w:val="aff2"/>
        </w:rPr>
        <w:t>CoupledByEnd1</w:t>
      </w:r>
      <w:bookmarkEnd w:id="1200"/>
      <w:r w:rsidRPr="00E72CC9">
        <w:rPr>
          <w:rFonts w:hint="eastAsia"/>
        </w:rPr>
        <w:t>或</w:t>
      </w:r>
      <w:bookmarkStart w:name="CoupledByEnd2" w:id="1201"/>
      <w:r w:rsidRPr="00E72CC9">
        <w:rPr>
          <w:rStyle w:val="aff2"/>
        </w:rPr>
        <w:t>CoupledByEnd</w:t>
      </w:r>
      <w:r w:rsidRPr="00E72CC9">
        <w:rPr>
          <w:rStyle w:val="aff2"/>
          <w:rFonts w:hint="eastAsia"/>
        </w:rPr>
        <w:t>2</w:t>
      </w:r>
      <w:bookmarkEnd w:id="1201"/>
      <w:r w:rsidRPr="00E72CC9">
        <w:rPr>
          <w:rFonts w:hint="eastAsia"/>
        </w:rPr>
        <w:t>，列车两端连挂其他车辆。如果该项目未配置连挂输入的采集，则认为列车未与其他车连挂。其状态来自于项目可配置的列车输入采集。</w:t>
      </w:r>
    </w:p>
    <w:p w:rsidRPr="00E72CC9" w:rsidR="00E72CC9" w:rsidP="00E72CC9" w:rsidRDefault="00532AED">
      <w:pPr>
        <w:pStyle w:val="Reqtify"/>
      </w:pPr>
      <w:hyperlink w:history="1" w:anchor="CoupledByEnd1">
        <w:r w:rsidRPr="00E72CC9" w:rsidR="00E72CC9">
          <w:rPr>
            <w:rStyle w:val="ac"/>
          </w:rPr>
          <w:t>CoupledByEnd1</w:t>
        </w:r>
      </w:hyperlink>
      <w:r w:rsidRPr="00E72CC9" w:rsidR="00E72CC9">
        <w:rPr>
          <w:rFonts w:hint="eastAsia"/>
        </w:rPr>
        <w:t xml:space="preserve"> or </w:t>
      </w:r>
      <w:hyperlink w:history="1" w:anchor="CoupledByEnd2">
        <w:r w:rsidRPr="00E72CC9" w:rsidR="00E72CC9">
          <w:rPr>
            <w:rStyle w:val="ac"/>
          </w:rPr>
          <w:t>CoupledByEnd2</w:t>
        </w:r>
      </w:hyperlink>
      <w:r w:rsidRPr="00E72CC9" w:rsidR="00E72CC9">
        <w:rPr>
          <w:rFonts w:hint="eastAsia"/>
        </w:rPr>
        <w:t xml:space="preserve"> shows that both ends of train connect with other trains. If the project is not </w:t>
      </w:r>
      <w:r w:rsidRPr="00E72CC9" w:rsidR="00E72CC9">
        <w:t>configured</w:t>
      </w:r>
      <w:r w:rsidRPr="00E72CC9" w:rsidR="00E72CC9">
        <w:rPr>
          <w:rFonts w:hint="eastAsia"/>
        </w:rPr>
        <w:t xml:space="preserve"> with the capture of coupling input, it is certain that the train does not </w:t>
      </w:r>
      <w:r w:rsidRPr="00E72CC9" w:rsidR="00E72CC9">
        <w:t>connect</w:t>
      </w:r>
      <w:r w:rsidRPr="00E72CC9" w:rsidR="00E72CC9">
        <w:rPr>
          <w:rFonts w:hint="eastAsia"/>
        </w:rPr>
        <w:t xml:space="preserve"> with other trains.  </w:t>
      </w:r>
    </w:p>
    <w:p w:rsidRPr="00E72CC9" w:rsidR="00E72CC9" w:rsidP="00E72CC9" w:rsidRDefault="00E72CC9">
      <w:pPr>
        <w:pStyle w:val="af7"/>
      </w:pPr>
      <w:r w:rsidRPr="00E72CC9">
        <w:t xml:space="preserve">def </w:t>
      </w:r>
      <w:hyperlink w:history="1" w:anchor="CoupledByEnd1">
        <w:r w:rsidRPr="00E72CC9">
          <w:rPr>
            <w:rStyle w:val="ac"/>
          </w:rPr>
          <w:t>CoupledByEnd1</w:t>
        </w:r>
      </w:hyperlink>
      <w:r w:rsidRPr="00E72CC9">
        <w:t>(k):</w:t>
      </w:r>
    </w:p>
    <w:p w:rsidRPr="00E72CC9" w:rsidR="00E72CC9" w:rsidP="00E72CC9" w:rsidRDefault="00E72CC9">
      <w:pPr>
        <w:pStyle w:val="af7"/>
      </w:pPr>
      <w:r w:rsidRPr="00E72CC9">
        <w:t xml:space="preserve">    </w:t>
      </w:r>
      <w:r w:rsidRPr="00E72CC9">
        <w:rPr>
          <w:rFonts w:hint="eastAsia"/>
        </w:rPr>
        <w:t>return</w:t>
      </w:r>
      <w:r w:rsidRPr="00E72CC9">
        <w:t xml:space="preserve"> </w:t>
      </w:r>
      <w:hyperlink w:history="1" w:anchor="Offline">
        <w:r w:rsidRPr="00E72CC9">
          <w:rPr>
            <w:rStyle w:val="ac"/>
          </w:rPr>
          <w:t>Offline</w:t>
        </w:r>
      </w:hyperlink>
      <w:r w:rsidRPr="00E72CC9">
        <w:t>.</w:t>
      </w:r>
      <w:hyperlink w:history="1" w:anchor="GetCoupledByEnd1">
        <w:r w:rsidRPr="000F413D">
          <w:rPr>
            <w:rStyle w:val="ac"/>
          </w:rPr>
          <w:t>GetCoupledByEnd1</w:t>
        </w:r>
      </w:hyperlink>
      <w:r w:rsidRPr="00E72CC9">
        <w:t>(k)</w:t>
      </w:r>
    </w:p>
    <w:p w:rsidRPr="00E72CC9" w:rsidR="00E72CC9" w:rsidP="00E72CC9" w:rsidRDefault="00E72CC9">
      <w:pPr>
        <w:pStyle w:val="af7"/>
      </w:pPr>
      <w:r w:rsidRPr="00E72CC9">
        <w:t xml:space="preserve">def </w:t>
      </w:r>
      <w:hyperlink w:history="1" w:anchor="CoupledByEnd2">
        <w:r w:rsidRPr="00E72CC9">
          <w:rPr>
            <w:rStyle w:val="ac"/>
          </w:rPr>
          <w:t>CoupledByEnd2</w:t>
        </w:r>
      </w:hyperlink>
      <w:r w:rsidRPr="00E72CC9">
        <w:t>(k):</w:t>
      </w:r>
    </w:p>
    <w:p w:rsidRPr="00E72CC9" w:rsidR="00E72CC9" w:rsidP="00E72CC9" w:rsidRDefault="00E72CC9">
      <w:pPr>
        <w:pStyle w:val="af7"/>
      </w:pPr>
      <w:r w:rsidRPr="00E72CC9">
        <w:t xml:space="preserve">    </w:t>
      </w:r>
      <w:r w:rsidRPr="00E72CC9">
        <w:rPr>
          <w:rFonts w:hint="eastAsia"/>
        </w:rPr>
        <w:t>return</w:t>
      </w:r>
      <w:r w:rsidRPr="00E72CC9">
        <w:t xml:space="preserve"> </w:t>
      </w:r>
      <w:hyperlink w:history="1" w:anchor="Offline">
        <w:r w:rsidRPr="00E72CC9">
          <w:rPr>
            <w:rStyle w:val="ac"/>
          </w:rPr>
          <w:t>Offline</w:t>
        </w:r>
      </w:hyperlink>
      <w:r w:rsidRPr="00E72CC9">
        <w:t>.</w:t>
      </w:r>
      <w:hyperlink w:history="1" w:anchor="GetCoupledByEnd2">
        <w:r w:rsidRPr="000F413D">
          <w:rPr>
            <w:rStyle w:val="ac"/>
          </w:rPr>
          <w:t>GetCoupledByEnd2</w:t>
        </w:r>
      </w:hyperlink>
      <w:r w:rsidRPr="00E72CC9">
        <w:t>(k)</w:t>
      </w:r>
    </w:p>
    <w:p w:rsidRPr="00E72CC9" w:rsidR="00E72CC9" w:rsidP="00E72CC9" w:rsidRDefault="00E72CC9">
      <w:pPr>
        <w:pStyle w:val="ReqtifyAltQ"/>
      </w:pPr>
      <w:r w:rsidRPr="00E72CC9">
        <w:t>#Category=Functional</w:t>
      </w:r>
    </w:p>
    <w:p w:rsidRPr="00E72CC9" w:rsidR="00E72CC9" w:rsidP="00E72CC9" w:rsidRDefault="00E72CC9">
      <w:pPr>
        <w:pStyle w:val="ReqtifyAltQ"/>
      </w:pPr>
      <w:r w:rsidRPr="00E72CC9">
        <w:t>#Contribution=SIL4</w:t>
      </w:r>
    </w:p>
    <w:p w:rsidR="009328EA" w:rsidP="00E72CC9" w:rsidRDefault="00E72CC9">
      <w:pPr>
        <w:pStyle w:val="ReqtifyAltQ"/>
        <w:rPr>
          <w:ins w:author="常鸣" w:date="2014-07-03T14:27:00Z" w:id="1202"/>
        </w:rPr>
      </w:pPr>
      <w:del w:author="常鸣" w:date="2014-07-03T14:27:00Z" w:id="1203">
        <w:r w:rsidRPr="00E72CC9" w:rsidDel="009328EA">
          <w:delText>#S</w:delText>
        </w:r>
      </w:del>
      <w:ins w:author="常鸣" w:date="2014-07-03T14:27:00Z" w:id="1204">
        <w:r w:rsidR="009328EA">
          <w:t>#Allocation=ATP Software</w:t>
        </w:r>
      </w:ins>
      <w:ins w:author="常鸣" w:date="2014-07-03T14:46:00Z" w:id="1205">
        <w:r w:rsidR="002428AA">
          <w:rPr>
            <w:rFonts w:hint="eastAsia"/>
          </w:rPr>
          <w:t>, Vital Embedded Setting</w:t>
        </w:r>
      </w:ins>
    </w:p>
    <w:p w:rsidRPr="00E72CC9" w:rsidR="00E72CC9" w:rsidP="00E72CC9" w:rsidRDefault="009328EA">
      <w:pPr>
        <w:pStyle w:val="ReqtifyAltQ"/>
      </w:pPr>
      <w:ins w:author="常鸣" w:date="2014-07-03T14:27:00Z" w:id="1206">
        <w:r>
          <w:t>#S</w:t>
        </w:r>
      </w:ins>
      <w:r w:rsidRPr="00E72CC9" w:rsidR="00E72CC9">
        <w:t>ource=</w:t>
      </w:r>
      <w:r w:rsidRPr="00E72CC9" w:rsidR="00E72CC9">
        <w:rPr>
          <w:rFonts w:hint="eastAsia"/>
        </w:rPr>
        <w:t>[iTC_CC-SyAD-0193],</w:t>
      </w:r>
      <w:r w:rsidRPr="00E72CC9" w:rsidR="00E72CC9">
        <w:t xml:space="preserve"> [iTC_CC-SyAD-</w:t>
      </w:r>
      <w:r w:rsidRPr="00E72CC9" w:rsidR="00E72CC9">
        <w:rPr>
          <w:rFonts w:hint="eastAsia"/>
        </w:rPr>
        <w:t>0211], [iTC_CC-SyAD-0338],</w:t>
      </w:r>
      <w:r w:rsidRPr="00E72CC9" w:rsidR="00E72CC9">
        <w:t xml:space="preserve"> [iTC_CC-SyAD-</w:t>
      </w:r>
      <w:r w:rsidRPr="00E72CC9" w:rsidR="00E72CC9">
        <w:rPr>
          <w:rFonts w:hint="eastAsia"/>
        </w:rPr>
        <w:t>1003</w:t>
      </w:r>
      <w:r w:rsidRPr="00E72CC9" w:rsidR="00E72CC9">
        <w:t>]</w:t>
      </w:r>
      <w:r w:rsidRPr="00E72CC9" w:rsidR="00E72CC9">
        <w:rPr>
          <w:rFonts w:hint="eastAsia"/>
        </w:rPr>
        <w:t>,</w:t>
      </w:r>
      <w:r w:rsidRPr="00E72CC9" w:rsidR="00E72CC9">
        <w:t xml:space="preserve"> </w:t>
      </w:r>
      <w:r w:rsidRPr="00E72CC9" w:rsidR="00E72CC9">
        <w:rPr>
          <w:rFonts w:hint="eastAsia"/>
        </w:rPr>
        <w:t>[</w:t>
      </w:r>
      <w:r w:rsidRPr="00E72CC9" w:rsidR="00E72CC9">
        <w:t>iTC_CC_ATP_SwHA-0189</w:t>
      </w:r>
      <w:r w:rsidRPr="00E72CC9" w:rsidR="00E72CC9">
        <w:rPr>
          <w:rFonts w:hint="eastAsia"/>
        </w:rPr>
        <w:t>]</w:t>
      </w:r>
    </w:p>
    <w:p w:rsidRPr="00E72CC9" w:rsidR="00E72CC9" w:rsidP="00E72CC9" w:rsidRDefault="00E72CC9">
      <w:pPr>
        <w:pStyle w:val="ReqtifyAltQ"/>
      </w:pPr>
      <w:r w:rsidRPr="00E72CC9">
        <w:t>[End]</w:t>
      </w:r>
    </w:p>
    <w:p w:rsidR="001D02D3" w:rsidP="00C93484" w:rsidRDefault="001D02D3">
      <w:pPr>
        <w:pStyle w:val="Reqtify"/>
      </w:pPr>
    </w:p>
    <w:p w:rsidR="008D0B8B" w:rsidP="00C93484" w:rsidRDefault="008D0B8B">
      <w:pPr>
        <w:pStyle w:val="Reqtify"/>
      </w:pPr>
    </w:p>
    <w:p w:rsidR="008D0B8B" w:rsidP="008D0B8B" w:rsidRDefault="008D0B8B">
      <w:pPr>
        <w:pStyle w:val="ReqtifyAltR"/>
      </w:pPr>
      <w:r>
        <w:rPr>
          <w:rFonts w:hint="eastAsia"/>
        </w:rPr>
        <w:t>[iTC_CC_</w:t>
      </w:r>
      <w:r w:rsidRPr="008D0B8B">
        <w:rPr>
          <w:rFonts w:hint="eastAsia"/>
        </w:rPr>
        <w:t>ATP-SwRS-0802</w:t>
      </w:r>
      <w:r>
        <w:rPr>
          <w:rFonts w:hint="eastAsia"/>
        </w:rPr>
        <w:t>]</w:t>
      </w:r>
    </w:p>
    <w:p w:rsidR="008D0B8B" w:rsidP="008D0B8B" w:rsidRDefault="008D0B8B">
      <w:pPr>
        <w:pStyle w:val="Reqtify"/>
      </w:pPr>
      <w:bookmarkStart w:name="TrainNotCoupled" w:id="1207"/>
      <w:r w:rsidRPr="008D0B8B">
        <w:rPr>
          <w:rStyle w:val="aff2"/>
          <w:rFonts w:hint="eastAsia"/>
        </w:rPr>
        <w:t>TrainNotCoupled</w:t>
      </w:r>
      <w:bookmarkEnd w:id="1207"/>
      <w:r>
        <w:rPr>
          <w:rFonts w:hint="eastAsia"/>
        </w:rPr>
        <w:t>，列车未与其他车辆连挂。</w:t>
      </w:r>
    </w:p>
    <w:p w:rsidR="008D0B8B" w:rsidP="008D0B8B" w:rsidRDefault="008D0B8B">
      <w:pPr>
        <w:pStyle w:val="af7"/>
      </w:pPr>
      <w:r>
        <w:rPr>
          <w:rFonts w:hint="eastAsia"/>
        </w:rPr>
        <w:t xml:space="preserve">def </w:t>
      </w:r>
      <w:hyperlink w:history="1" w:anchor="TrainNotCoupled">
        <w:r w:rsidRPr="008D0B8B">
          <w:rPr>
            <w:rStyle w:val="ac"/>
            <w:rFonts w:hint="eastAsia"/>
          </w:rPr>
          <w:t>TrainNotCoupled</w:t>
        </w:r>
      </w:hyperlink>
      <w:r>
        <w:rPr>
          <w:rFonts w:hint="eastAsia"/>
        </w:rPr>
        <w:t>(k):</w:t>
      </w:r>
    </w:p>
    <w:p w:rsidR="008D0B8B" w:rsidP="008D0B8B" w:rsidRDefault="008D0B8B">
      <w:pPr>
        <w:pStyle w:val="af7"/>
      </w:pPr>
      <w:r>
        <w:rPr>
          <w:rFonts w:hint="eastAsia"/>
        </w:rPr>
        <w:t xml:space="preserve">    return </w:t>
      </w:r>
      <w:hyperlink w:history="1" w:anchor="Offline">
        <w:r w:rsidRPr="008D0B8B">
          <w:rPr>
            <w:rStyle w:val="ac"/>
            <w:rFonts w:hint="eastAsia"/>
          </w:rPr>
          <w:t>Offline</w:t>
        </w:r>
      </w:hyperlink>
      <w:r>
        <w:rPr>
          <w:rFonts w:hint="eastAsia"/>
        </w:rPr>
        <w:t>.</w:t>
      </w:r>
      <w:hyperlink w:history="1" w:anchor="GetTrainNotCoupled">
        <w:r w:rsidRPr="00F06655">
          <w:rPr>
            <w:rStyle w:val="ac"/>
            <w:rFonts w:hint="eastAsia"/>
          </w:rPr>
          <w:t>GetTrainNotCoupled</w:t>
        </w:r>
      </w:hyperlink>
      <w:r w:rsidRPr="008D0B8B">
        <w:t>(k)</w:t>
      </w:r>
    </w:p>
    <w:p w:rsidRPr="008D0B8B" w:rsidR="008D0B8B" w:rsidP="008D0B8B" w:rsidRDefault="008D0B8B">
      <w:pPr>
        <w:pStyle w:val="ReqtifyAltQ"/>
      </w:pPr>
      <w:r w:rsidRPr="008D0B8B">
        <w:t>#Category=Functional</w:t>
      </w:r>
    </w:p>
    <w:p w:rsidRPr="008D0B8B" w:rsidR="008D0B8B" w:rsidP="008D0B8B" w:rsidRDefault="008D0B8B">
      <w:pPr>
        <w:pStyle w:val="ReqtifyAltQ"/>
      </w:pPr>
      <w:r w:rsidRPr="008D0B8B">
        <w:t>#Contribution=SIL4</w:t>
      </w:r>
    </w:p>
    <w:p w:rsidR="009328EA" w:rsidP="008D0B8B" w:rsidRDefault="008D0B8B">
      <w:pPr>
        <w:pStyle w:val="ReqtifyAltQ"/>
        <w:rPr>
          <w:ins w:author="常鸣" w:date="2014-07-03T14:27:00Z" w:id="1208"/>
        </w:rPr>
      </w:pPr>
      <w:del w:author="常鸣" w:date="2014-07-03T14:27:00Z" w:id="1209">
        <w:r w:rsidRPr="008D0B8B" w:rsidDel="009328EA">
          <w:delText>#S</w:delText>
        </w:r>
      </w:del>
      <w:ins w:author="常鸣" w:date="2014-07-03T14:27:00Z" w:id="1210">
        <w:r w:rsidR="009328EA">
          <w:t>#Allocation=ATP Software</w:t>
        </w:r>
      </w:ins>
      <w:ins w:author="常鸣" w:date="2014-07-03T14:46:00Z" w:id="1211">
        <w:r w:rsidR="002428AA">
          <w:rPr>
            <w:rFonts w:hint="eastAsia"/>
          </w:rPr>
          <w:t>, Vital Embedded Setting</w:t>
        </w:r>
      </w:ins>
    </w:p>
    <w:p w:rsidRPr="008D0B8B" w:rsidR="008D0B8B" w:rsidP="008D0B8B" w:rsidRDefault="009328EA">
      <w:pPr>
        <w:pStyle w:val="ReqtifyAltQ"/>
      </w:pPr>
      <w:ins w:author="常鸣" w:date="2014-07-03T14:27:00Z" w:id="1212">
        <w:r>
          <w:t>#S</w:t>
        </w:r>
      </w:ins>
      <w:r w:rsidRPr="008D0B8B" w:rsidR="008D0B8B">
        <w:t>ource=</w:t>
      </w:r>
      <w:ins w:author="常鸣" w:date="2014-06-26T17:58:00Z" w:id="1213">
        <w:r w:rsidR="00B23293">
          <w:t>[iTC_CC-SyAD</w:t>
        </w:r>
        <w:r w:rsidRPr="00E75F0B" w:rsidR="00B23293">
          <w:t>-</w:t>
        </w:r>
        <w:r w:rsidR="00B23293">
          <w:rPr>
            <w:rFonts w:hint="eastAsia"/>
          </w:rPr>
          <w:t>1439</w:t>
        </w:r>
        <w:r w:rsidRPr="00E75F0B" w:rsidR="00B23293">
          <w:rPr>
            <w:rFonts w:hint="eastAsia"/>
          </w:rPr>
          <w:t>]</w:t>
        </w:r>
      </w:ins>
    </w:p>
    <w:p w:rsidRPr="008D0B8B" w:rsidR="008D0B8B" w:rsidP="008D0B8B" w:rsidRDefault="008D0B8B">
      <w:pPr>
        <w:pStyle w:val="ReqtifyAltQ"/>
      </w:pPr>
      <w:r w:rsidRPr="008D0B8B">
        <w:t>[End]</w:t>
      </w:r>
    </w:p>
    <w:p w:rsidR="008D0B8B" w:rsidP="00C93484" w:rsidRDefault="008D0B8B">
      <w:pPr>
        <w:pStyle w:val="Reqtify"/>
      </w:pPr>
    </w:p>
    <w:p w:rsidR="00E72CC9" w:rsidP="00C93484" w:rsidRDefault="00E72CC9">
      <w:pPr>
        <w:pStyle w:val="Reqtify"/>
      </w:pPr>
    </w:p>
    <w:p w:rsidR="005A0C1F" w:rsidP="005A0C1F" w:rsidRDefault="005A0C1F">
      <w:pPr>
        <w:pStyle w:val="ReqtifyAltR"/>
      </w:pPr>
      <w:r>
        <w:t>[iTC_CC_ATP-SwRS-0</w:t>
      </w:r>
      <w:r w:rsidR="006B1786">
        <w:rPr>
          <w:rFonts w:hint="eastAsia"/>
        </w:rPr>
        <w:t>789</w:t>
      </w:r>
      <w:r>
        <w:t>]</w:t>
      </w:r>
    </w:p>
    <w:p w:rsidR="006B1786" w:rsidP="00C93484" w:rsidRDefault="001D02D3">
      <w:pPr>
        <w:pStyle w:val="Reqtify"/>
      </w:pPr>
      <w:bookmarkStart w:name="TrainCoupledType" w:id="1214"/>
      <w:r w:rsidRPr="00D85B9A">
        <w:rPr>
          <w:rStyle w:val="aff2"/>
          <w:rFonts w:hint="eastAsia"/>
        </w:rPr>
        <w:t>TrainCoupledType</w:t>
      </w:r>
      <w:bookmarkEnd w:id="1214"/>
      <w:r w:rsidR="005A0C1F">
        <w:rPr>
          <w:rFonts w:hint="eastAsia"/>
        </w:rPr>
        <w:t>，根据</w:t>
      </w:r>
      <w:r w:rsidR="00D85B9A">
        <w:rPr>
          <w:rFonts w:hint="eastAsia"/>
        </w:rPr>
        <w:t>项目配置，获取当前列车的连挂类型。</w:t>
      </w:r>
      <w:r w:rsidR="006B1786">
        <w:rPr>
          <w:rFonts w:hint="eastAsia"/>
        </w:rPr>
        <w:t>支持以下四种连挂类型：</w:t>
      </w:r>
    </w:p>
    <w:p w:rsidR="006B1786" w:rsidP="00FA0FBB" w:rsidRDefault="006B1786">
      <w:pPr>
        <w:pStyle w:val="AltX"/>
      </w:pPr>
      <w:r w:rsidRPr="006B1786">
        <w:rPr>
          <w:rStyle w:val="aff1"/>
          <w:rFonts w:hint="eastAsia"/>
        </w:rPr>
        <w:t>TRAIN_COUPLED_UNKNOWN</w:t>
      </w:r>
      <w:r>
        <w:rPr>
          <w:rFonts w:hint="eastAsia"/>
        </w:rPr>
        <w:t>，当前连挂状态无效；</w:t>
      </w:r>
    </w:p>
    <w:p w:rsidR="006B1786" w:rsidP="00FA0FBB" w:rsidRDefault="006B1786">
      <w:pPr>
        <w:pStyle w:val="AltX"/>
      </w:pPr>
      <w:r w:rsidRPr="006B1786">
        <w:rPr>
          <w:rStyle w:val="aff1"/>
          <w:rFonts w:hint="eastAsia"/>
        </w:rPr>
        <w:t>TRAIN_NO_COUPLED</w:t>
      </w:r>
      <w:r>
        <w:rPr>
          <w:rFonts w:hint="eastAsia"/>
        </w:rPr>
        <w:t>，列车未连挂；</w:t>
      </w:r>
    </w:p>
    <w:p w:rsidR="006B1786" w:rsidP="00FA0FBB" w:rsidRDefault="006B1786">
      <w:pPr>
        <w:pStyle w:val="AltX"/>
      </w:pPr>
      <w:r w:rsidRPr="006B1786">
        <w:rPr>
          <w:rStyle w:val="aff1"/>
          <w:rFonts w:hint="eastAsia"/>
        </w:rPr>
        <w:t>TRAIN_COUPLED_END1</w:t>
      </w:r>
      <w:r>
        <w:rPr>
          <w:rFonts w:hint="eastAsia"/>
        </w:rPr>
        <w:t>，列车</w:t>
      </w:r>
      <w:r>
        <w:rPr>
          <w:rFonts w:hint="eastAsia"/>
        </w:rPr>
        <w:t>END_1</w:t>
      </w:r>
      <w:r>
        <w:rPr>
          <w:rFonts w:hint="eastAsia"/>
        </w:rPr>
        <w:t>端连挂；</w:t>
      </w:r>
    </w:p>
    <w:p w:rsidR="006B1786" w:rsidP="00FA0FBB" w:rsidRDefault="006B1786">
      <w:pPr>
        <w:pStyle w:val="AltX"/>
      </w:pPr>
      <w:r w:rsidRPr="006B1786">
        <w:rPr>
          <w:rStyle w:val="aff1"/>
          <w:rFonts w:hint="eastAsia"/>
        </w:rPr>
        <w:lastRenderedPageBreak/>
        <w:t>TRAIN_COUPLED_END2</w:t>
      </w:r>
      <w:r>
        <w:rPr>
          <w:rFonts w:hint="eastAsia"/>
        </w:rPr>
        <w:t>，列车</w:t>
      </w:r>
      <w:r>
        <w:rPr>
          <w:rFonts w:hint="eastAsia"/>
        </w:rPr>
        <w:t>END_2</w:t>
      </w:r>
      <w:r>
        <w:rPr>
          <w:rFonts w:hint="eastAsia"/>
        </w:rPr>
        <w:t>端连挂。</w:t>
      </w:r>
    </w:p>
    <w:p w:rsidRPr="000A0870" w:rsidR="000A0870" w:rsidP="00C93484" w:rsidRDefault="000A0870">
      <w:pPr>
        <w:pStyle w:val="Reqtify"/>
      </w:pPr>
      <w:r w:rsidRPr="000A0870">
        <w:rPr>
          <w:rFonts w:hint="eastAsia"/>
        </w:rPr>
        <w:t>规则如下：</w:t>
      </w:r>
    </w:p>
    <w:p w:rsidRPr="000A0870" w:rsidR="000A0870" w:rsidP="000A0870" w:rsidRDefault="000A0870">
      <w:pPr>
        <w:pStyle w:val="af7"/>
      </w:pPr>
      <w:r w:rsidRPr="000A0870">
        <w:t xml:space="preserve">def </w:t>
      </w:r>
      <w:hyperlink w:history="1" w:anchor="TrainCoupledType">
        <w:r w:rsidRPr="000A0870">
          <w:rPr>
            <w:rStyle w:val="ac"/>
          </w:rPr>
          <w:t>TrainCoupledType</w:t>
        </w:r>
      </w:hyperlink>
      <w:r w:rsidRPr="000A0870">
        <w:t>(k):</w:t>
      </w:r>
    </w:p>
    <w:p w:rsidRPr="000A0870" w:rsidR="000A0870" w:rsidP="000A0870" w:rsidRDefault="000A0870">
      <w:pPr>
        <w:pStyle w:val="af7"/>
      </w:pPr>
      <w:r w:rsidRPr="000A0870">
        <w:t xml:space="preserve">    if (</w:t>
      </w:r>
      <w:hyperlink w:history="1" w:anchor="TrainNotCoupled">
        <w:r w:rsidRPr="000A0870">
          <w:rPr>
            <w:rStyle w:val="ac"/>
          </w:rPr>
          <w:t>TrainNotCoupled</w:t>
        </w:r>
      </w:hyperlink>
      <w:r w:rsidRPr="000A0870">
        <w:t>(k)</w:t>
      </w:r>
    </w:p>
    <w:p w:rsidRPr="000A0870" w:rsidR="000A0870" w:rsidP="000A0870" w:rsidRDefault="000A0870">
      <w:pPr>
        <w:pStyle w:val="af7"/>
      </w:pPr>
      <w:r w:rsidRPr="000A0870">
        <w:t xml:space="preserve">        and not </w:t>
      </w:r>
      <w:hyperlink w:history="1" w:anchor="TrainCoupledByEnd1">
        <w:r w:rsidRPr="000A0870">
          <w:rPr>
            <w:rStyle w:val="ac"/>
          </w:rPr>
          <w:t>TrainCoupledByEnd1</w:t>
        </w:r>
      </w:hyperlink>
      <w:r w:rsidRPr="000A0870">
        <w:t>(k)</w:t>
      </w:r>
    </w:p>
    <w:p w:rsidRPr="000A0870" w:rsidR="000A0870" w:rsidP="000A0870" w:rsidRDefault="000A0870">
      <w:pPr>
        <w:pStyle w:val="af7"/>
      </w:pPr>
      <w:r w:rsidRPr="000A0870">
        <w:t xml:space="preserve">        and not </w:t>
      </w:r>
      <w:hyperlink w:history="1" w:anchor="TrainCoupledByEnd2">
        <w:r w:rsidRPr="000A0870">
          <w:rPr>
            <w:rStyle w:val="ac"/>
          </w:rPr>
          <w:t>TrainCoupledByEnd2</w:t>
        </w:r>
      </w:hyperlink>
      <w:r w:rsidRPr="000A0870">
        <w:t>(k)):</w:t>
      </w:r>
    </w:p>
    <w:p w:rsidRPr="000A0870" w:rsidR="000A0870" w:rsidP="000A0870" w:rsidRDefault="000A0870">
      <w:pPr>
        <w:pStyle w:val="af7"/>
      </w:pPr>
      <w:r w:rsidRPr="000A0870">
        <w:t xml:space="preserve">        return </w:t>
      </w:r>
      <w:r w:rsidRPr="000A0870">
        <w:rPr>
          <w:rStyle w:val="aff1"/>
        </w:rPr>
        <w:t>TRAIN_NO_COUPLED</w:t>
      </w:r>
    </w:p>
    <w:p w:rsidRPr="000A0870" w:rsidR="000A0870" w:rsidP="000A0870" w:rsidRDefault="000A0870">
      <w:pPr>
        <w:pStyle w:val="af7"/>
      </w:pPr>
      <w:r w:rsidRPr="000A0870">
        <w:t xml:space="preserve">    elif (not </w:t>
      </w:r>
      <w:hyperlink w:history="1" w:anchor="TrainNotCoupled">
        <w:r w:rsidRPr="000A0870">
          <w:rPr>
            <w:rStyle w:val="ac"/>
          </w:rPr>
          <w:t>TrainNotCoupled</w:t>
        </w:r>
      </w:hyperlink>
      <w:r w:rsidRPr="000A0870">
        <w:t>(k)</w:t>
      </w:r>
    </w:p>
    <w:p w:rsidRPr="000A0870" w:rsidR="000A0870" w:rsidP="000A0870" w:rsidRDefault="000A0870">
      <w:pPr>
        <w:pStyle w:val="af7"/>
      </w:pPr>
      <w:r w:rsidRPr="000A0870">
        <w:t xml:space="preserve">        and </w:t>
      </w:r>
      <w:hyperlink w:history="1" w:anchor="TrainCoupledByEnd1">
        <w:r w:rsidRPr="000A0870">
          <w:rPr>
            <w:rStyle w:val="ac"/>
          </w:rPr>
          <w:t>TrainCoupledByEnd1</w:t>
        </w:r>
      </w:hyperlink>
      <w:r w:rsidRPr="000A0870">
        <w:t>(k)</w:t>
      </w:r>
    </w:p>
    <w:p w:rsidRPr="000A0870" w:rsidR="000A0870" w:rsidP="000A0870" w:rsidRDefault="000A0870">
      <w:pPr>
        <w:pStyle w:val="af7"/>
      </w:pPr>
      <w:r w:rsidRPr="000A0870">
        <w:t xml:space="preserve">        and not </w:t>
      </w:r>
      <w:hyperlink w:history="1" w:anchor="TrainCoupledByEnd2">
        <w:r w:rsidRPr="000A0870">
          <w:rPr>
            <w:rStyle w:val="ac"/>
          </w:rPr>
          <w:t>TrainCoupledByEnd2</w:t>
        </w:r>
      </w:hyperlink>
      <w:r w:rsidRPr="000A0870">
        <w:t>(k)):</w:t>
      </w:r>
    </w:p>
    <w:p w:rsidRPr="000A0870" w:rsidR="000A0870" w:rsidP="000A0870" w:rsidRDefault="000A0870">
      <w:pPr>
        <w:pStyle w:val="af7"/>
      </w:pPr>
      <w:r w:rsidRPr="000A0870">
        <w:t xml:space="preserve">        return </w:t>
      </w:r>
      <w:r w:rsidRPr="000A0870">
        <w:rPr>
          <w:rStyle w:val="aff1"/>
        </w:rPr>
        <w:t>TRAIN_COUPLED_END1</w:t>
      </w:r>
    </w:p>
    <w:p w:rsidRPr="000A0870" w:rsidR="000A0870" w:rsidP="000A0870" w:rsidRDefault="000A0870">
      <w:pPr>
        <w:pStyle w:val="af7"/>
      </w:pPr>
      <w:r w:rsidRPr="000A0870">
        <w:t xml:space="preserve">    elif (not </w:t>
      </w:r>
      <w:hyperlink w:history="1" w:anchor="TrainNotCoupled">
        <w:r w:rsidRPr="000A0870">
          <w:rPr>
            <w:rStyle w:val="ac"/>
          </w:rPr>
          <w:t>TrainNotCoupled</w:t>
        </w:r>
      </w:hyperlink>
      <w:r w:rsidRPr="000A0870">
        <w:t>(k)</w:t>
      </w:r>
    </w:p>
    <w:p w:rsidRPr="000A0870" w:rsidR="000A0870" w:rsidP="000A0870" w:rsidRDefault="000A0870">
      <w:pPr>
        <w:pStyle w:val="af7"/>
      </w:pPr>
      <w:r w:rsidRPr="000A0870">
        <w:t xml:space="preserve">        and not </w:t>
      </w:r>
      <w:hyperlink w:history="1" w:anchor="TrainCoupledByEnd1">
        <w:r w:rsidRPr="000A0870">
          <w:rPr>
            <w:rStyle w:val="ac"/>
          </w:rPr>
          <w:t>TrainCoupledByEnd1</w:t>
        </w:r>
      </w:hyperlink>
      <w:r w:rsidRPr="000A0870">
        <w:t>(k)</w:t>
      </w:r>
    </w:p>
    <w:p w:rsidRPr="000A0870" w:rsidR="000A0870" w:rsidP="000A0870" w:rsidRDefault="000A0870">
      <w:pPr>
        <w:pStyle w:val="af7"/>
      </w:pPr>
      <w:r w:rsidRPr="000A0870">
        <w:t xml:space="preserve">        and </w:t>
      </w:r>
      <w:hyperlink w:history="1" w:anchor="TrainCoupledByEnd2">
        <w:r w:rsidRPr="000A0870">
          <w:rPr>
            <w:rStyle w:val="ac"/>
          </w:rPr>
          <w:t>TrainCoupledByEnd2</w:t>
        </w:r>
      </w:hyperlink>
      <w:r w:rsidRPr="000A0870">
        <w:t>(k)):</w:t>
      </w:r>
    </w:p>
    <w:p w:rsidRPr="000A0870" w:rsidR="000A0870" w:rsidP="000A0870" w:rsidRDefault="000A0870">
      <w:pPr>
        <w:pStyle w:val="af7"/>
      </w:pPr>
      <w:r w:rsidRPr="000A0870">
        <w:t xml:space="preserve">        return </w:t>
      </w:r>
      <w:r w:rsidRPr="000A0870">
        <w:rPr>
          <w:rStyle w:val="aff1"/>
        </w:rPr>
        <w:t>TRAIN_COUPLED_END2</w:t>
      </w:r>
    </w:p>
    <w:p w:rsidRPr="000A0870" w:rsidR="000A0870" w:rsidP="000A0870" w:rsidRDefault="000A0870">
      <w:pPr>
        <w:pStyle w:val="af7"/>
      </w:pPr>
      <w:r w:rsidRPr="000A0870">
        <w:t xml:space="preserve">    else:</w:t>
      </w:r>
    </w:p>
    <w:p w:rsidRPr="000A0870" w:rsidR="000A0870" w:rsidP="000A0870" w:rsidRDefault="000A0870">
      <w:pPr>
        <w:pStyle w:val="af7"/>
      </w:pPr>
      <w:r w:rsidRPr="000A0870">
        <w:t xml:space="preserve">        return </w:t>
      </w:r>
      <w:r w:rsidRPr="000A0870">
        <w:rPr>
          <w:rStyle w:val="aff1"/>
        </w:rPr>
        <w:t>TRAIN_COUPLED_UNKNOWN</w:t>
      </w:r>
    </w:p>
    <w:p w:rsidRPr="008A1414" w:rsidR="00D2035E" w:rsidP="00D2035E" w:rsidRDefault="00D2035E">
      <w:pPr>
        <w:pStyle w:val="ReqtifyAltQ"/>
      </w:pPr>
      <w:r w:rsidRPr="008A1414">
        <w:t>#Category=Functional</w:t>
      </w:r>
    </w:p>
    <w:p w:rsidRPr="008A1414" w:rsidR="00D2035E" w:rsidP="00D2035E" w:rsidRDefault="00D2035E">
      <w:pPr>
        <w:pStyle w:val="ReqtifyAltQ"/>
      </w:pPr>
      <w:r w:rsidRPr="008A1414">
        <w:t>#Contribution</w:t>
      </w:r>
      <w:r>
        <w:t>=SIL4</w:t>
      </w:r>
    </w:p>
    <w:p w:rsidR="009328EA" w:rsidP="00D2035E" w:rsidRDefault="00D2035E">
      <w:pPr>
        <w:pStyle w:val="ReqtifyAltQ"/>
        <w:rPr>
          <w:ins w:author="常鸣" w:date="2014-07-03T14:27:00Z" w:id="1215"/>
        </w:rPr>
      </w:pPr>
      <w:del w:author="常鸣" w:date="2014-07-03T14:27:00Z" w:id="1216">
        <w:r w:rsidRPr="008A1414" w:rsidDel="009328EA">
          <w:delText>#S</w:delText>
        </w:r>
      </w:del>
      <w:ins w:author="常鸣" w:date="2014-07-03T14:27:00Z" w:id="1217">
        <w:r w:rsidR="009328EA">
          <w:t>#Allocation=ATP Software</w:t>
        </w:r>
      </w:ins>
    </w:p>
    <w:p w:rsidRPr="008A1414" w:rsidR="00D2035E" w:rsidP="00D2035E" w:rsidRDefault="009328EA">
      <w:pPr>
        <w:pStyle w:val="ReqtifyAltQ"/>
      </w:pPr>
      <w:ins w:author="常鸣" w:date="2014-07-03T14:27:00Z" w:id="1218">
        <w:r>
          <w:t>#S</w:t>
        </w:r>
      </w:ins>
      <w:r w:rsidRPr="008A1414" w:rsidR="00D2035E">
        <w:t>ource=</w:t>
      </w:r>
      <w:ins w:author="常鸣" w:date="2014-06-26T17:58:00Z" w:id="1219">
        <w:r w:rsidR="00B23293">
          <w:t>[iTC_CC-SyAD</w:t>
        </w:r>
        <w:r w:rsidRPr="00E75F0B" w:rsidR="00B23293">
          <w:t>-</w:t>
        </w:r>
        <w:r w:rsidR="00B23293">
          <w:rPr>
            <w:rFonts w:hint="eastAsia"/>
          </w:rPr>
          <w:t>1439</w:t>
        </w:r>
        <w:r w:rsidRPr="00E75F0B" w:rsidR="00B23293">
          <w:rPr>
            <w:rFonts w:hint="eastAsia"/>
          </w:rPr>
          <w:t>]</w:t>
        </w:r>
      </w:ins>
    </w:p>
    <w:p w:rsidRPr="008A1414" w:rsidR="00D2035E" w:rsidP="00D2035E" w:rsidRDefault="00D2035E">
      <w:pPr>
        <w:pStyle w:val="ReqtifyAltQ"/>
      </w:pPr>
      <w:r w:rsidRPr="008A1414">
        <w:t>[End]</w:t>
      </w:r>
    </w:p>
    <w:p w:rsidR="009463D8" w:rsidP="00C93484" w:rsidRDefault="009463D8">
      <w:pPr>
        <w:pStyle w:val="Reqtify"/>
      </w:pPr>
    </w:p>
    <w:p w:rsidR="009463D8" w:rsidP="00C93484" w:rsidRDefault="009463D8">
      <w:pPr>
        <w:pStyle w:val="Reqtify"/>
      </w:pPr>
    </w:p>
    <w:p w:rsidRPr="005A5034" w:rsidR="005A5034" w:rsidP="005A5034" w:rsidRDefault="005A5034">
      <w:pPr>
        <w:pStyle w:val="Reqtify"/>
        <w:rPr>
          <w:rStyle w:val="aff1"/>
        </w:rPr>
      </w:pPr>
      <w:r w:rsidRPr="005A5034">
        <w:rPr>
          <w:rStyle w:val="aff1"/>
          <w:rFonts w:hint="eastAsia"/>
        </w:rPr>
        <w:t>NOTES:</w:t>
      </w:r>
    </w:p>
    <w:p w:rsidR="005A5034" w:rsidP="005A5034" w:rsidRDefault="005A5034">
      <w:pPr>
        <w:pStyle w:val="Reqtify"/>
      </w:pPr>
      <w:r>
        <w:rPr>
          <w:rFonts w:hint="eastAsia"/>
        </w:rPr>
        <w:t>配置数据中的</w:t>
      </w:r>
      <w:hyperlink w:history="1" w:anchor="TrainNotCoupled">
        <w:r w:rsidRPr="000A0870">
          <w:rPr>
            <w:rStyle w:val="ac"/>
          </w:rPr>
          <w:t>TrainNotCoupled</w:t>
        </w:r>
      </w:hyperlink>
      <w:r>
        <w:rPr>
          <w:rFonts w:hint="eastAsia"/>
        </w:rPr>
        <w:t>，</w:t>
      </w:r>
      <w:hyperlink w:history="1" w:anchor="TrainCoupledByEnd1">
        <w:r w:rsidRPr="000A0870">
          <w:rPr>
            <w:rStyle w:val="ac"/>
          </w:rPr>
          <w:t>TrainCoupledByEnd1</w:t>
        </w:r>
      </w:hyperlink>
      <w:r>
        <w:rPr>
          <w:rFonts w:hint="eastAsia"/>
        </w:rPr>
        <w:t>和</w:t>
      </w:r>
      <w:hyperlink w:history="1" w:anchor="TrainCoupledByEnd2">
        <w:r w:rsidRPr="000A0870">
          <w:rPr>
            <w:rStyle w:val="ac"/>
          </w:rPr>
          <w:t>TrainCoupledByEnd2</w:t>
        </w:r>
      </w:hyperlink>
      <w:r>
        <w:rPr>
          <w:rFonts w:hint="eastAsia"/>
        </w:rPr>
        <w:t>应考虑</w:t>
      </w:r>
      <w:r>
        <w:rPr>
          <w:rFonts w:hint="eastAsia"/>
        </w:rPr>
        <w:t>VIOM</w:t>
      </w:r>
      <w:r>
        <w:rPr>
          <w:rFonts w:hint="eastAsia"/>
        </w:rPr>
        <w:t>消息的有效性</w:t>
      </w:r>
    </w:p>
    <w:p w:rsidR="005A5034" w:rsidP="005A5034" w:rsidRDefault="005A5034">
      <w:pPr>
        <w:pStyle w:val="AltX"/>
      </w:pPr>
      <w:r>
        <w:rPr>
          <w:rFonts w:hint="eastAsia"/>
        </w:rPr>
        <w:t>对于单头</w:t>
      </w:r>
      <w:r>
        <w:rPr>
          <w:rFonts w:hint="eastAsia"/>
        </w:rPr>
        <w:t>CC</w:t>
      </w:r>
      <w:r>
        <w:rPr>
          <w:rFonts w:hint="eastAsia"/>
        </w:rPr>
        <w:t>就能采集两端驾驶室连挂状态的项目，两端的</w:t>
      </w:r>
      <w:r>
        <w:rPr>
          <w:rFonts w:hint="eastAsia"/>
        </w:rPr>
        <w:t>VIOM</w:t>
      </w:r>
      <w:r>
        <w:rPr>
          <w:rFonts w:hint="eastAsia"/>
        </w:rPr>
        <w:t>消息中至少有一个有效即可；</w:t>
      </w:r>
    </w:p>
    <w:p w:rsidR="005A5034" w:rsidP="005A5034" w:rsidRDefault="005A5034">
      <w:pPr>
        <w:pStyle w:val="AltX"/>
      </w:pPr>
      <w:r>
        <w:rPr>
          <w:rFonts w:hint="eastAsia"/>
        </w:rPr>
        <w:t>对于单头</w:t>
      </w:r>
      <w:r>
        <w:rPr>
          <w:rFonts w:hint="eastAsia"/>
        </w:rPr>
        <w:t>CC</w:t>
      </w:r>
      <w:r>
        <w:rPr>
          <w:rFonts w:hint="eastAsia"/>
        </w:rPr>
        <w:t>仅采集本端连挂状态的项目，两端</w:t>
      </w:r>
      <w:r>
        <w:rPr>
          <w:rFonts w:hint="eastAsia"/>
        </w:rPr>
        <w:t>VIOM</w:t>
      </w:r>
      <w:r>
        <w:rPr>
          <w:rFonts w:hint="eastAsia"/>
        </w:rPr>
        <w:t>消息必须全有效，才能判断连挂状态有效。</w:t>
      </w:r>
    </w:p>
    <w:p w:rsidR="005A5034" w:rsidP="00C93484" w:rsidRDefault="005A5034">
      <w:pPr>
        <w:pStyle w:val="Reqtify"/>
      </w:pPr>
      <w:r>
        <w:rPr>
          <w:rFonts w:hint="eastAsia"/>
        </w:rPr>
        <w:t>当不满足上述条件，即</w:t>
      </w:r>
      <w:r>
        <w:rPr>
          <w:rFonts w:hint="eastAsia"/>
        </w:rPr>
        <w:t>VIOM</w:t>
      </w:r>
      <w:r>
        <w:rPr>
          <w:rFonts w:hint="eastAsia"/>
        </w:rPr>
        <w:t>消息无效时，</w:t>
      </w:r>
      <w:hyperlink w:history="1" w:anchor="TrainCoupledType">
        <w:r w:rsidRPr="000A0870">
          <w:rPr>
            <w:rStyle w:val="ac"/>
          </w:rPr>
          <w:t>TrainCoupledType</w:t>
        </w:r>
      </w:hyperlink>
      <w:r>
        <w:rPr>
          <w:rFonts w:hint="eastAsia"/>
        </w:rPr>
        <w:t>应当是</w:t>
      </w:r>
      <w:r w:rsidRPr="000A0870">
        <w:rPr>
          <w:rStyle w:val="aff1"/>
        </w:rPr>
        <w:t>TRAIN_COUPLED_UNKNOWN</w:t>
      </w:r>
      <w:r>
        <w:rPr>
          <w:rFonts w:hint="eastAsia"/>
        </w:rPr>
        <w:t>状态。</w:t>
      </w:r>
    </w:p>
    <w:p w:rsidR="005A5034" w:rsidP="00C93484" w:rsidRDefault="005A5034">
      <w:pPr>
        <w:pStyle w:val="Reqtify"/>
      </w:pPr>
    </w:p>
    <w:p w:rsidR="005A5034" w:rsidP="00C93484" w:rsidRDefault="005A5034">
      <w:pPr>
        <w:pStyle w:val="Reqtify"/>
      </w:pPr>
    </w:p>
    <w:p w:rsidR="00D85B9A" w:rsidP="00D85B9A" w:rsidRDefault="00D85B9A">
      <w:pPr>
        <w:pStyle w:val="ReqtifyAltR"/>
      </w:pPr>
      <w:r>
        <w:t>[iTC_CC_ATP-SwRS-0</w:t>
      </w:r>
      <w:r w:rsidR="006B1786">
        <w:rPr>
          <w:rFonts w:hint="eastAsia"/>
        </w:rPr>
        <w:t>790</w:t>
      </w:r>
      <w:r>
        <w:t>]</w:t>
      </w:r>
    </w:p>
    <w:p w:rsidR="00D85B9A" w:rsidP="00C93484" w:rsidRDefault="00D85B9A">
      <w:pPr>
        <w:pStyle w:val="Reqtify"/>
      </w:pPr>
      <w:bookmarkStart w:name="CoupledTypeInconsistent" w:id="1220"/>
      <w:r>
        <w:rPr>
          <w:rStyle w:val="aff2"/>
          <w:rFonts w:hint="eastAsia"/>
        </w:rPr>
        <w:t>CoupledType</w:t>
      </w:r>
      <w:r w:rsidR="00AB6920">
        <w:rPr>
          <w:rStyle w:val="aff2"/>
          <w:rFonts w:hint="eastAsia"/>
        </w:rPr>
        <w:t>Inc</w:t>
      </w:r>
      <w:r>
        <w:rPr>
          <w:rStyle w:val="aff2"/>
          <w:rFonts w:hint="eastAsia"/>
        </w:rPr>
        <w:t>onsistent</w:t>
      </w:r>
      <w:bookmarkEnd w:id="1220"/>
      <w:r>
        <w:rPr>
          <w:rFonts w:hint="eastAsia"/>
        </w:rPr>
        <w:t>，比较列车类型与当前列车的连挂类型是否一致。</w:t>
      </w:r>
      <w:r>
        <w:rPr>
          <w:rFonts w:hint="eastAsia"/>
        </w:rPr>
        <w:t xml:space="preserve"> </w:t>
      </w:r>
    </w:p>
    <w:p w:rsidR="00AB6920" w:rsidP="00FA0FBB" w:rsidRDefault="00AB6920">
      <w:pPr>
        <w:pStyle w:val="AltX"/>
      </w:pPr>
      <w:r>
        <w:rPr>
          <w:rFonts w:hint="eastAsia"/>
        </w:rPr>
        <w:t>初始化时，该值为</w:t>
      </w:r>
      <w:r w:rsidRPr="00AB6920">
        <w:rPr>
          <w:rStyle w:val="aff1"/>
          <w:rFonts w:hint="eastAsia"/>
        </w:rPr>
        <w:t>False</w:t>
      </w:r>
      <w:r>
        <w:rPr>
          <w:rFonts w:hint="eastAsia"/>
        </w:rPr>
        <w:t>；</w:t>
      </w:r>
    </w:p>
    <w:p w:rsidR="001C61E7" w:rsidP="00FA0FBB" w:rsidRDefault="00AB6920">
      <w:pPr>
        <w:pStyle w:val="AltX"/>
      </w:pPr>
      <w:r>
        <w:rPr>
          <w:rFonts w:hint="eastAsia"/>
        </w:rPr>
        <w:t>判断列车类型</w:t>
      </w:r>
      <w:hyperlink w:history="1" w:anchor="TrainType">
        <w:r w:rsidRPr="00AB6920">
          <w:rPr>
            <w:rStyle w:val="ac"/>
            <w:rFonts w:hint="eastAsia"/>
          </w:rPr>
          <w:t>TrainType</w:t>
        </w:r>
      </w:hyperlink>
      <w:r>
        <w:rPr>
          <w:rFonts w:hint="eastAsia"/>
        </w:rPr>
        <w:t>与连挂类型</w:t>
      </w:r>
      <w:hyperlink w:history="1" w:anchor="TrainCoupledType">
        <w:r w:rsidRPr="00AB6920">
          <w:rPr>
            <w:rStyle w:val="ac"/>
            <w:rFonts w:hint="eastAsia"/>
          </w:rPr>
          <w:t>TrainCoupledType</w:t>
        </w:r>
      </w:hyperlink>
      <w:r>
        <w:rPr>
          <w:rFonts w:hint="eastAsia"/>
        </w:rPr>
        <w:t>是否一致</w:t>
      </w:r>
      <w:r w:rsidR="001C61E7">
        <w:rPr>
          <w:rFonts w:hint="eastAsia"/>
        </w:rPr>
        <w:t>：</w:t>
      </w:r>
    </w:p>
    <w:p w:rsidR="00AB6920" w:rsidP="001C61E7" w:rsidRDefault="00AB6920">
      <w:pPr>
        <w:pStyle w:val="AltZ"/>
      </w:pPr>
      <w:r>
        <w:rPr>
          <w:rFonts w:hint="eastAsia"/>
        </w:rPr>
        <w:t>若不一致，则设置该值为</w:t>
      </w:r>
      <w:r w:rsidRPr="00AB6920">
        <w:rPr>
          <w:rStyle w:val="aff1"/>
          <w:rFonts w:hint="eastAsia"/>
        </w:rPr>
        <w:t>True</w:t>
      </w:r>
      <w:r>
        <w:rPr>
          <w:rFonts w:hint="eastAsia"/>
        </w:rPr>
        <w:t>；</w:t>
      </w:r>
    </w:p>
    <w:p w:rsidR="00AF3CD2" w:rsidP="001C61E7" w:rsidRDefault="001C61E7">
      <w:pPr>
        <w:pStyle w:val="AltZ"/>
      </w:pPr>
      <w:r>
        <w:rPr>
          <w:rFonts w:hint="eastAsia"/>
        </w:rPr>
        <w:lastRenderedPageBreak/>
        <w:t>否则，</w:t>
      </w:r>
      <w:r w:rsidR="00AF3CD2">
        <w:rPr>
          <w:rFonts w:hint="eastAsia"/>
        </w:rPr>
        <w:t>设置该值为</w:t>
      </w:r>
      <w:r w:rsidRPr="00AF3CD2" w:rsidR="00AF3CD2">
        <w:rPr>
          <w:rStyle w:val="aff1"/>
          <w:rFonts w:hint="eastAsia"/>
        </w:rPr>
        <w:t>False</w:t>
      </w:r>
    </w:p>
    <w:p w:rsidR="00AB6920" w:rsidP="00FA0FBB" w:rsidRDefault="00AB6920">
      <w:pPr>
        <w:pStyle w:val="AltX"/>
      </w:pPr>
      <w:r>
        <w:rPr>
          <w:rFonts w:hint="eastAsia"/>
        </w:rPr>
        <w:t>其他情况，保持不变。</w:t>
      </w:r>
    </w:p>
    <w:p w:rsidRPr="008A1414" w:rsidR="00D85B9A" w:rsidP="00D85B9A" w:rsidRDefault="00D85B9A">
      <w:pPr>
        <w:pStyle w:val="ReqtifyAltQ"/>
      </w:pPr>
      <w:r w:rsidRPr="008A1414">
        <w:t>#Category=Functional</w:t>
      </w:r>
    </w:p>
    <w:p w:rsidRPr="008A1414" w:rsidR="00D85B9A" w:rsidP="00D85B9A" w:rsidRDefault="00D85B9A">
      <w:pPr>
        <w:pStyle w:val="ReqtifyAltQ"/>
      </w:pPr>
      <w:r w:rsidRPr="008A1414">
        <w:t>#Contribution</w:t>
      </w:r>
      <w:r>
        <w:t>=SIL4</w:t>
      </w:r>
    </w:p>
    <w:p w:rsidR="009328EA" w:rsidP="00D85B9A" w:rsidRDefault="00D85B9A">
      <w:pPr>
        <w:pStyle w:val="ReqtifyAltQ"/>
        <w:rPr>
          <w:ins w:author="常鸣" w:date="2014-07-03T14:27:00Z" w:id="1221"/>
        </w:rPr>
      </w:pPr>
      <w:del w:author="常鸣" w:date="2014-07-03T14:27:00Z" w:id="1222">
        <w:r w:rsidRPr="008A1414" w:rsidDel="009328EA">
          <w:delText>#S</w:delText>
        </w:r>
      </w:del>
      <w:ins w:author="常鸣" w:date="2014-07-03T14:27:00Z" w:id="1223">
        <w:r w:rsidR="009328EA">
          <w:t>#Allocation=ATP Software</w:t>
        </w:r>
      </w:ins>
    </w:p>
    <w:p w:rsidRPr="008A1414" w:rsidR="00D85B9A" w:rsidP="00D85B9A" w:rsidRDefault="009328EA">
      <w:pPr>
        <w:pStyle w:val="ReqtifyAltQ"/>
      </w:pPr>
      <w:ins w:author="常鸣" w:date="2014-07-03T14:27:00Z" w:id="1224">
        <w:r>
          <w:t>#S</w:t>
        </w:r>
      </w:ins>
      <w:r w:rsidRPr="008A1414" w:rsidR="00D85B9A">
        <w:t>ource=</w:t>
      </w:r>
      <w:ins w:author="常鸣" w:date="2014-06-26T18:02:00Z" w:id="1225">
        <w:r w:rsidR="00B23293">
          <w:t>[iTC_CC-SyAD</w:t>
        </w:r>
        <w:r w:rsidRPr="00E75F0B" w:rsidR="00B23293">
          <w:t>-</w:t>
        </w:r>
        <w:r w:rsidR="00B23293">
          <w:rPr>
            <w:rFonts w:hint="eastAsia"/>
          </w:rPr>
          <w:t>1440</w:t>
        </w:r>
        <w:r w:rsidRPr="00E75F0B" w:rsidR="00B23293">
          <w:rPr>
            <w:rFonts w:hint="eastAsia"/>
          </w:rPr>
          <w:t>]</w:t>
        </w:r>
      </w:ins>
    </w:p>
    <w:p w:rsidRPr="008A1414" w:rsidR="00D85B9A" w:rsidP="00D85B9A" w:rsidRDefault="00D85B9A">
      <w:pPr>
        <w:pStyle w:val="ReqtifyAltQ"/>
      </w:pPr>
      <w:r w:rsidRPr="008A1414">
        <w:t>[End]</w:t>
      </w:r>
    </w:p>
    <w:p w:rsidRPr="00017964" w:rsidR="00017964" w:rsidP="00C93484" w:rsidRDefault="00017964">
      <w:pPr>
        <w:pStyle w:val="Reqtify"/>
      </w:pPr>
    </w:p>
    <w:p w:rsidR="00017964" w:rsidP="00C93484" w:rsidRDefault="00017964">
      <w:pPr>
        <w:pStyle w:val="Reqtify"/>
      </w:pPr>
    </w:p>
    <w:p w:rsidR="00017964" w:rsidP="00017964" w:rsidRDefault="00017964">
      <w:pPr>
        <w:pStyle w:val="ReqtifyAltR"/>
      </w:pPr>
      <w:r>
        <w:t>[iTC_CC_ATP-SwRS-0</w:t>
      </w:r>
      <w:r w:rsidR="006B1786">
        <w:rPr>
          <w:rFonts w:hint="eastAsia"/>
        </w:rPr>
        <w:t>792</w:t>
      </w:r>
      <w:r>
        <w:t>]</w:t>
      </w:r>
    </w:p>
    <w:p w:rsidR="007E1FD3" w:rsidP="00C93484" w:rsidRDefault="007E1FD3">
      <w:pPr>
        <w:pStyle w:val="Reqtify"/>
      </w:pPr>
      <w:bookmarkStart w:name="MatchRebootCondition" w:id="1226"/>
      <w:r w:rsidRPr="007E1FD3">
        <w:rPr>
          <w:rStyle w:val="aff2"/>
          <w:rFonts w:hint="eastAsia"/>
        </w:rPr>
        <w:t>MatchRebootCondition</w:t>
      </w:r>
      <w:bookmarkEnd w:id="1226"/>
      <w:r>
        <w:rPr>
          <w:rFonts w:hint="eastAsia"/>
        </w:rPr>
        <w:t>，是否由于连挂类型改变而设置</w:t>
      </w:r>
      <w:r>
        <w:rPr>
          <w:rFonts w:hint="eastAsia"/>
        </w:rPr>
        <w:t>ATP</w:t>
      </w:r>
      <w:r>
        <w:rPr>
          <w:rFonts w:hint="eastAsia"/>
        </w:rPr>
        <w:t>重启。</w:t>
      </w:r>
    </w:p>
    <w:p w:rsidR="007E1FD3" w:rsidP="007E1FD3" w:rsidRDefault="007E1FD3">
      <w:pPr>
        <w:pStyle w:val="AltX"/>
      </w:pPr>
      <w:r>
        <w:rPr>
          <w:rFonts w:hint="eastAsia"/>
        </w:rPr>
        <w:t>初始化时，</w:t>
      </w:r>
      <w:hyperlink w:history="1" w:anchor="MatchRebootCondition">
        <w:r w:rsidRPr="007E1FD3">
          <w:rPr>
            <w:rStyle w:val="ac"/>
            <w:rFonts w:hint="eastAsia"/>
          </w:rPr>
          <w:t>MatchRebootCondition</w:t>
        </w:r>
      </w:hyperlink>
      <w:r>
        <w:rPr>
          <w:rFonts w:hint="eastAsia"/>
        </w:rPr>
        <w:t>为</w:t>
      </w:r>
      <w:r w:rsidRPr="007E1FD3">
        <w:rPr>
          <w:rStyle w:val="aff1"/>
          <w:rFonts w:hint="eastAsia"/>
        </w:rPr>
        <w:t>False</w:t>
      </w:r>
      <w:r>
        <w:rPr>
          <w:rFonts w:hint="eastAsia"/>
        </w:rPr>
        <w:t>；</w:t>
      </w:r>
    </w:p>
    <w:p w:rsidRPr="00017964" w:rsidR="00017964" w:rsidP="007E1FD3" w:rsidRDefault="006B1786">
      <w:pPr>
        <w:pStyle w:val="AltX"/>
      </w:pPr>
      <w:r>
        <w:rPr>
          <w:rFonts w:hint="eastAsia"/>
        </w:rPr>
        <w:t>当</w:t>
      </w:r>
      <w:r w:rsidR="00017964">
        <w:rPr>
          <w:rFonts w:hint="eastAsia"/>
        </w:rPr>
        <w:t>满足以下条件后，</w:t>
      </w:r>
      <w:r w:rsidR="00017964">
        <w:rPr>
          <w:rFonts w:hint="eastAsia"/>
        </w:rPr>
        <w:t>ATP</w:t>
      </w:r>
      <w:r>
        <w:rPr>
          <w:rFonts w:hint="eastAsia"/>
        </w:rPr>
        <w:t>将</w:t>
      </w:r>
      <w:r w:rsidR="007E1FD3">
        <w:rPr>
          <w:rFonts w:hint="eastAsia"/>
        </w:rPr>
        <w:t>计算</w:t>
      </w:r>
      <w:r w:rsidR="00017964">
        <w:rPr>
          <w:rFonts w:hint="eastAsia"/>
        </w:rPr>
        <w:t>新的列车类型</w:t>
      </w:r>
      <w:hyperlink w:history="1" w:anchor="TrainType">
        <w:r w:rsidRPr="00AB6920" w:rsidR="00AB6920">
          <w:rPr>
            <w:rStyle w:val="ac"/>
            <w:rFonts w:hint="eastAsia"/>
          </w:rPr>
          <w:t>TrainType</w:t>
        </w:r>
      </w:hyperlink>
      <w:r w:rsidR="007E1FD3">
        <w:rPr>
          <w:rFonts w:hint="eastAsia"/>
        </w:rPr>
        <w:t>并</w:t>
      </w:r>
      <w:r w:rsidR="00017964">
        <w:rPr>
          <w:rFonts w:hint="eastAsia"/>
        </w:rPr>
        <w:t>写入</w:t>
      </w:r>
      <w:r w:rsidR="00017964">
        <w:rPr>
          <w:rFonts w:hint="eastAsia"/>
        </w:rPr>
        <w:t>Dataplug</w:t>
      </w:r>
      <w:r>
        <w:rPr>
          <w:rFonts w:hint="eastAsia"/>
        </w:rPr>
        <w:t>，</w:t>
      </w:r>
      <w:r w:rsidR="007E1FD3">
        <w:rPr>
          <w:rFonts w:hint="eastAsia"/>
        </w:rPr>
        <w:t>同时设置</w:t>
      </w:r>
      <w:hyperlink w:history="1" w:anchor="MatchRebootCondition">
        <w:r w:rsidRPr="007E1FD3" w:rsidR="007E1FD3">
          <w:rPr>
            <w:rStyle w:val="ac"/>
            <w:rFonts w:hint="eastAsia"/>
          </w:rPr>
          <w:t>MatchRebootCondition</w:t>
        </w:r>
      </w:hyperlink>
      <w:r w:rsidR="007E1FD3">
        <w:rPr>
          <w:rFonts w:hint="eastAsia"/>
        </w:rPr>
        <w:t>为</w:t>
      </w:r>
      <w:r w:rsidRPr="007E1FD3" w:rsidR="007E1FD3">
        <w:rPr>
          <w:rStyle w:val="aff1"/>
          <w:rFonts w:hint="eastAsia"/>
        </w:rPr>
        <w:t>True</w:t>
      </w:r>
      <w:r w:rsidR="007E1FD3">
        <w:rPr>
          <w:rFonts w:hint="eastAsia"/>
        </w:rPr>
        <w:t>，</w:t>
      </w:r>
      <w:r w:rsidR="00017964">
        <w:rPr>
          <w:rFonts w:hint="eastAsia"/>
        </w:rPr>
        <w:t>请求重启</w:t>
      </w:r>
      <w:r w:rsidR="007E1FD3">
        <w:rPr>
          <w:rFonts w:hint="eastAsia"/>
        </w:rPr>
        <w:t>ATP</w:t>
      </w:r>
      <w:r>
        <w:rPr>
          <w:rFonts w:hint="eastAsia"/>
        </w:rPr>
        <w:t>。</w:t>
      </w:r>
    </w:p>
    <w:p w:rsidRPr="00252588" w:rsidR="00252588" w:rsidP="007E1FD3" w:rsidRDefault="00532AED">
      <w:pPr>
        <w:pStyle w:val="AltZ"/>
      </w:pPr>
      <w:hyperlink w:history="1" w:anchor="CoupledTypeInconsistent">
        <w:r w:rsidRPr="00AB6920" w:rsidR="00AB6920">
          <w:rPr>
            <w:rStyle w:val="ac"/>
            <w:rFonts w:hint="eastAsia"/>
          </w:rPr>
          <w:t>CoupledTypeInconsistent</w:t>
        </w:r>
      </w:hyperlink>
      <w:r w:rsidRPr="00252588" w:rsidR="00252588">
        <w:rPr>
          <w:rFonts w:hint="eastAsia"/>
        </w:rPr>
        <w:t>为</w:t>
      </w:r>
      <w:r w:rsidRPr="00AB6920" w:rsidR="00AB6920">
        <w:rPr>
          <w:rStyle w:val="aff1"/>
          <w:rFonts w:hint="eastAsia"/>
        </w:rPr>
        <w:t>True</w:t>
      </w:r>
      <w:r w:rsidR="00252588">
        <w:rPr>
          <w:rFonts w:hint="eastAsia"/>
        </w:rPr>
        <w:t>；</w:t>
      </w:r>
    </w:p>
    <w:p w:rsidR="00252588" w:rsidP="007E1FD3" w:rsidRDefault="007E1FD3">
      <w:pPr>
        <w:pStyle w:val="AltZ"/>
      </w:pPr>
      <w:r>
        <w:rPr>
          <w:rFonts w:hint="eastAsia"/>
        </w:rPr>
        <w:t>且</w:t>
      </w:r>
      <w:hyperlink w:history="1" w:anchor="TrainCoupledType">
        <w:r w:rsidRPr="00AB6920" w:rsidR="00AB6920">
          <w:rPr>
            <w:rStyle w:val="ac"/>
            <w:rFonts w:hint="eastAsia"/>
          </w:rPr>
          <w:t>TrainCoupledType</w:t>
        </w:r>
      </w:hyperlink>
      <w:r w:rsidR="007C27A1">
        <w:rPr>
          <w:rFonts w:hint="eastAsia"/>
        </w:rPr>
        <w:t>不是</w:t>
      </w:r>
      <w:r w:rsidRPr="006B1786" w:rsidR="00AB6920">
        <w:rPr>
          <w:rStyle w:val="aff1"/>
          <w:rFonts w:hint="eastAsia"/>
        </w:rPr>
        <w:t>TRAIN_COUPLED_UNKNOWN</w:t>
      </w:r>
      <w:r w:rsidR="00AB6920">
        <w:rPr>
          <w:rFonts w:hint="eastAsia"/>
        </w:rPr>
        <w:t>；</w:t>
      </w:r>
    </w:p>
    <w:p w:rsidR="00017964" w:rsidP="007E1FD3" w:rsidRDefault="00252588">
      <w:pPr>
        <w:pStyle w:val="AltZ"/>
      </w:pPr>
      <w:r>
        <w:rPr>
          <w:rFonts w:hint="eastAsia"/>
        </w:rPr>
        <w:t>且</w:t>
      </w:r>
      <w:r w:rsidR="006B1786">
        <w:rPr>
          <w:rFonts w:hint="eastAsia"/>
        </w:rPr>
        <w:t>列车处于</w:t>
      </w:r>
      <w:hyperlink w:history="1" w:anchor="TrainFilteredStopped">
        <w:r w:rsidRPr="00AB6920" w:rsidR="00AB6920">
          <w:rPr>
            <w:rStyle w:val="ac"/>
            <w:rFonts w:hint="eastAsia"/>
          </w:rPr>
          <w:t>TrainFilteredStopped</w:t>
        </w:r>
      </w:hyperlink>
      <w:r w:rsidR="006B1786">
        <w:rPr>
          <w:rFonts w:hint="eastAsia"/>
        </w:rPr>
        <w:t>状态</w:t>
      </w:r>
      <w:r w:rsidR="00AB6920">
        <w:rPr>
          <w:rFonts w:hint="eastAsia"/>
        </w:rPr>
        <w:t>。</w:t>
      </w:r>
    </w:p>
    <w:p w:rsidR="007E1FD3" w:rsidP="007E1FD3" w:rsidRDefault="007E1FD3">
      <w:pPr>
        <w:pStyle w:val="AltX"/>
      </w:pPr>
      <w:r>
        <w:rPr>
          <w:rFonts w:hint="eastAsia"/>
        </w:rPr>
        <w:t>其他情况，</w:t>
      </w:r>
      <w:hyperlink w:history="1" w:anchor="MatchRebootCondition">
        <w:r w:rsidRPr="007E1FD3">
          <w:rPr>
            <w:rStyle w:val="ac"/>
            <w:rFonts w:hint="eastAsia"/>
          </w:rPr>
          <w:t>MatchRebootCondition</w:t>
        </w:r>
      </w:hyperlink>
      <w:r>
        <w:rPr>
          <w:rFonts w:hint="eastAsia"/>
        </w:rPr>
        <w:t>保持不变。</w:t>
      </w:r>
    </w:p>
    <w:p w:rsidRPr="008A1414" w:rsidR="00D85B9A" w:rsidP="00D85B9A" w:rsidRDefault="00D85B9A">
      <w:pPr>
        <w:pStyle w:val="ReqtifyAltQ"/>
      </w:pPr>
      <w:r w:rsidRPr="008A1414">
        <w:t>#Category=Functional</w:t>
      </w:r>
    </w:p>
    <w:p w:rsidRPr="008A1414" w:rsidR="00D85B9A" w:rsidP="00D85B9A" w:rsidRDefault="00D85B9A">
      <w:pPr>
        <w:pStyle w:val="ReqtifyAltQ"/>
      </w:pPr>
      <w:r w:rsidRPr="008A1414">
        <w:t>#Contribution</w:t>
      </w:r>
      <w:r>
        <w:t>=SIL4</w:t>
      </w:r>
    </w:p>
    <w:p w:rsidR="009328EA" w:rsidP="00D85B9A" w:rsidRDefault="00D85B9A">
      <w:pPr>
        <w:pStyle w:val="ReqtifyAltQ"/>
        <w:rPr>
          <w:ins w:author="常鸣" w:date="2014-07-03T14:27:00Z" w:id="1227"/>
        </w:rPr>
      </w:pPr>
      <w:del w:author="常鸣" w:date="2014-07-03T14:27:00Z" w:id="1228">
        <w:r w:rsidRPr="008A1414" w:rsidDel="009328EA">
          <w:delText>#S</w:delText>
        </w:r>
      </w:del>
      <w:ins w:author="常鸣" w:date="2014-07-03T14:27:00Z" w:id="1229">
        <w:r w:rsidR="009328EA">
          <w:t>#Allocation=ATP Software</w:t>
        </w:r>
      </w:ins>
    </w:p>
    <w:p w:rsidRPr="008A1414" w:rsidR="00D85B9A" w:rsidP="00D85B9A" w:rsidRDefault="009328EA">
      <w:pPr>
        <w:pStyle w:val="ReqtifyAltQ"/>
      </w:pPr>
      <w:ins w:author="常鸣" w:date="2014-07-03T14:27:00Z" w:id="1230">
        <w:r>
          <w:t>#S</w:t>
        </w:r>
      </w:ins>
      <w:r w:rsidRPr="008A1414" w:rsidR="00D85B9A">
        <w:t>ource=</w:t>
      </w:r>
      <w:ins w:author="常鸣" w:date="2014-06-26T18:02:00Z" w:id="1231">
        <w:r w:rsidR="00B23293">
          <w:t>[iTC_CC-SyAD</w:t>
        </w:r>
        <w:r w:rsidRPr="00E75F0B" w:rsidR="00B23293">
          <w:t>-</w:t>
        </w:r>
        <w:r w:rsidR="00B23293">
          <w:rPr>
            <w:rFonts w:hint="eastAsia"/>
          </w:rPr>
          <w:t>1440</w:t>
        </w:r>
        <w:r w:rsidRPr="00E75F0B" w:rsidR="00B23293">
          <w:rPr>
            <w:rFonts w:hint="eastAsia"/>
          </w:rPr>
          <w:t>]</w:t>
        </w:r>
      </w:ins>
    </w:p>
    <w:p w:rsidRPr="008A1414" w:rsidR="00D85B9A" w:rsidP="00D85B9A" w:rsidRDefault="00D85B9A">
      <w:pPr>
        <w:pStyle w:val="ReqtifyAltQ"/>
      </w:pPr>
      <w:r w:rsidRPr="008A1414">
        <w:t>[End]</w:t>
      </w:r>
    </w:p>
    <w:p w:rsidR="00D85B9A" w:rsidP="00C93484" w:rsidRDefault="00D85B9A">
      <w:pPr>
        <w:pStyle w:val="Reqtify"/>
      </w:pPr>
    </w:p>
    <w:p w:rsidR="00D85B9A" w:rsidP="00C93484" w:rsidRDefault="00D85B9A">
      <w:pPr>
        <w:pStyle w:val="Reqtify"/>
      </w:pPr>
    </w:p>
    <w:p w:rsidRPr="00A61D30" w:rsidR="000F5839" w:rsidP="00934391" w:rsidRDefault="000F5839">
      <w:pPr>
        <w:pStyle w:val="3"/>
      </w:pPr>
      <w:r>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291"/>
        <w:gridCol w:w="1913"/>
        <w:gridCol w:w="1593"/>
        <w:gridCol w:w="2489"/>
      </w:tblGrid>
      <w:tr w:rsidRPr="00785CC7" w:rsidR="000F5839" w:rsidTr="000F5839">
        <w:tc>
          <w:tcPr>
            <w:tcW w:w="1772" w:type="pct"/>
            <w:tcBorders>
              <w:top w:val="single" w:color="000000" w:sz="12" w:space="0"/>
              <w:bottom w:val="single" w:color="000000" w:sz="4" w:space="0"/>
            </w:tcBorders>
            <w:shd w:val="clear" w:color="auto" w:fill="E0E0E0"/>
          </w:tcPr>
          <w:p w:rsidR="000F5839" w:rsidP="00FA0FBB" w:rsidRDefault="000F5839">
            <w:pPr>
              <w:pStyle w:val="af6"/>
            </w:pPr>
            <w:r>
              <w:t>Name</w:t>
            </w:r>
          </w:p>
        </w:tc>
        <w:tc>
          <w:tcPr>
            <w:tcW w:w="1030" w:type="pct"/>
            <w:tcBorders>
              <w:top w:val="single" w:color="000000" w:sz="12" w:space="0"/>
              <w:bottom w:val="single" w:color="000000" w:sz="4" w:space="0"/>
            </w:tcBorders>
            <w:shd w:val="clear" w:color="auto" w:fill="E0E0E0"/>
          </w:tcPr>
          <w:p w:rsidR="000F5839" w:rsidP="00FA0FBB" w:rsidRDefault="000F5839">
            <w:pPr>
              <w:pStyle w:val="af6"/>
            </w:pPr>
            <w:r>
              <w:rPr>
                <w:rFonts w:hint="eastAsia"/>
              </w:rPr>
              <w:t>Safety Critical</w:t>
            </w:r>
          </w:p>
        </w:tc>
        <w:tc>
          <w:tcPr>
            <w:tcW w:w="858" w:type="pct"/>
            <w:tcBorders>
              <w:top w:val="single" w:color="000000" w:sz="12" w:space="0"/>
              <w:bottom w:val="single" w:color="000000" w:sz="4" w:space="0"/>
            </w:tcBorders>
            <w:shd w:val="clear" w:color="auto" w:fill="E0E0E0"/>
          </w:tcPr>
          <w:p w:rsidR="000F5839" w:rsidP="00FA0FBB" w:rsidRDefault="000F5839">
            <w:pPr>
              <w:pStyle w:val="af6"/>
            </w:pPr>
            <w:r>
              <w:t>Observable</w:t>
            </w:r>
          </w:p>
        </w:tc>
        <w:tc>
          <w:tcPr>
            <w:tcW w:w="1340" w:type="pct"/>
            <w:tcBorders>
              <w:top w:val="single" w:color="000000" w:sz="12" w:space="0"/>
              <w:bottom w:val="single" w:color="000000" w:sz="4" w:space="0"/>
            </w:tcBorders>
            <w:shd w:val="clear" w:color="auto" w:fill="E0E0E0"/>
          </w:tcPr>
          <w:p w:rsidR="000F5839" w:rsidP="00FA0FBB" w:rsidRDefault="000F5839">
            <w:pPr>
              <w:pStyle w:val="af6"/>
            </w:pPr>
            <w:r>
              <w:t>Logical Type</w:t>
            </w:r>
          </w:p>
        </w:tc>
      </w:tr>
      <w:tr w:rsidR="006B1786" w:rsidTr="000F5839">
        <w:tc>
          <w:tcPr>
            <w:tcW w:w="1772" w:type="pct"/>
            <w:shd w:val="clear" w:color="auto" w:fill="auto"/>
          </w:tcPr>
          <w:p w:rsidR="006B1786" w:rsidP="00591D6B" w:rsidRDefault="00532AED">
            <w:pPr>
              <w:pStyle w:val="AltB0"/>
            </w:pPr>
            <w:hyperlink w:history="1" w:anchor="CoupledTypeInconsistent">
              <w:r w:rsidRPr="006B1786" w:rsidR="006B1786">
                <w:rPr>
                  <w:rStyle w:val="ac"/>
                  <w:rFonts w:hint="eastAsia"/>
                </w:rPr>
                <w:t>CoupledTyp</w:t>
              </w:r>
              <w:r w:rsidR="003952DC">
                <w:rPr>
                  <w:rStyle w:val="ac"/>
                  <w:rFonts w:hint="eastAsia"/>
                </w:rPr>
                <w:t>eInc</w:t>
              </w:r>
              <w:r w:rsidRPr="006B1786" w:rsidR="006B1786">
                <w:rPr>
                  <w:rStyle w:val="ac"/>
                  <w:rFonts w:hint="eastAsia"/>
                </w:rPr>
                <w:t>onsistent</w:t>
              </w:r>
            </w:hyperlink>
          </w:p>
        </w:tc>
        <w:tc>
          <w:tcPr>
            <w:tcW w:w="1030" w:type="pct"/>
          </w:tcPr>
          <w:p w:rsidR="006B1786" w:rsidP="00591D6B" w:rsidRDefault="006B1786">
            <w:pPr>
              <w:pStyle w:val="AltB0"/>
            </w:pPr>
            <w:r>
              <w:rPr>
                <w:rFonts w:hint="eastAsia"/>
              </w:rPr>
              <w:t>√</w:t>
            </w:r>
          </w:p>
        </w:tc>
        <w:tc>
          <w:tcPr>
            <w:tcW w:w="858" w:type="pct"/>
            <w:shd w:val="clear" w:color="auto" w:fill="auto"/>
          </w:tcPr>
          <w:p w:rsidR="006B1786" w:rsidP="00591D6B" w:rsidRDefault="006B1786">
            <w:pPr>
              <w:pStyle w:val="AltB0"/>
            </w:pPr>
            <w:r>
              <w:rPr>
                <w:rFonts w:hint="eastAsia"/>
              </w:rPr>
              <w:t>√</w:t>
            </w:r>
          </w:p>
        </w:tc>
        <w:tc>
          <w:tcPr>
            <w:tcW w:w="1340" w:type="pct"/>
            <w:shd w:val="clear" w:color="auto" w:fill="auto"/>
          </w:tcPr>
          <w:p w:rsidR="006B1786"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B1786" w:rsidTr="000F5839">
        <w:tc>
          <w:tcPr>
            <w:tcW w:w="1772" w:type="pct"/>
            <w:shd w:val="clear" w:color="auto" w:fill="auto"/>
          </w:tcPr>
          <w:p w:rsidR="006B1786" w:rsidP="00591D6B" w:rsidRDefault="00532AED">
            <w:pPr>
              <w:pStyle w:val="AltB0"/>
            </w:pPr>
            <w:hyperlink w:history="1" w:anchor="IdenticalInputs">
              <w:r w:rsidR="006B1786">
                <w:rPr>
                  <w:rStyle w:val="ac"/>
                </w:rPr>
                <w:t>IdenticalInputs</w:t>
              </w:r>
            </w:hyperlink>
          </w:p>
        </w:tc>
        <w:tc>
          <w:tcPr>
            <w:tcW w:w="1030" w:type="pct"/>
          </w:tcPr>
          <w:p w:rsidR="006B1786" w:rsidP="00591D6B" w:rsidRDefault="006B1786">
            <w:pPr>
              <w:pStyle w:val="AltB0"/>
            </w:pPr>
            <w:r>
              <w:rPr>
                <w:rFonts w:hint="eastAsia"/>
              </w:rPr>
              <w:t>√</w:t>
            </w:r>
          </w:p>
        </w:tc>
        <w:tc>
          <w:tcPr>
            <w:tcW w:w="858" w:type="pct"/>
            <w:shd w:val="clear" w:color="auto" w:fill="auto"/>
          </w:tcPr>
          <w:p w:rsidR="006B1786" w:rsidP="00591D6B" w:rsidRDefault="006B1786">
            <w:pPr>
              <w:pStyle w:val="AltB0"/>
            </w:pPr>
            <w:r>
              <w:rPr>
                <w:rFonts w:hint="eastAsia"/>
              </w:rPr>
              <w:t>√</w:t>
            </w:r>
          </w:p>
        </w:tc>
        <w:tc>
          <w:tcPr>
            <w:tcW w:w="1340" w:type="pct"/>
            <w:shd w:val="clear" w:color="auto" w:fill="auto"/>
          </w:tcPr>
          <w:p w:rsidR="006B1786"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B1786" w:rsidTr="000F5839">
        <w:tc>
          <w:tcPr>
            <w:tcW w:w="1772" w:type="pct"/>
            <w:shd w:val="clear" w:color="auto" w:fill="auto"/>
          </w:tcPr>
          <w:p w:rsidR="006B1786" w:rsidP="00591D6B" w:rsidRDefault="00532AED">
            <w:pPr>
              <w:pStyle w:val="AltB0"/>
            </w:pPr>
            <w:hyperlink w:history="1" w:anchor="LatestVIOM1LoopHourVIOM">
              <w:r w:rsidR="006B1786">
                <w:rPr>
                  <w:rStyle w:val="ac"/>
                </w:rPr>
                <w:t>LatestVIOM1LoopHourVIOM</w:t>
              </w:r>
            </w:hyperlink>
          </w:p>
        </w:tc>
        <w:tc>
          <w:tcPr>
            <w:tcW w:w="1030" w:type="pct"/>
          </w:tcPr>
          <w:p w:rsidR="006B1786" w:rsidP="00591D6B" w:rsidRDefault="006B1786">
            <w:pPr>
              <w:pStyle w:val="AltB0"/>
            </w:pPr>
            <w:r>
              <w:rPr>
                <w:rFonts w:hint="eastAsia"/>
              </w:rPr>
              <w:t>√</w:t>
            </w:r>
          </w:p>
        </w:tc>
        <w:tc>
          <w:tcPr>
            <w:tcW w:w="858" w:type="pct"/>
            <w:shd w:val="clear" w:color="auto" w:fill="auto"/>
          </w:tcPr>
          <w:p w:rsidR="006B1786" w:rsidP="00591D6B" w:rsidRDefault="006B1786">
            <w:pPr>
              <w:pStyle w:val="AltB0"/>
            </w:pPr>
            <w:r>
              <w:rPr>
                <w:rFonts w:hint="eastAsia"/>
              </w:rPr>
              <w:t>√</w:t>
            </w:r>
          </w:p>
        </w:tc>
        <w:tc>
          <w:tcPr>
            <w:tcW w:w="1340" w:type="pct"/>
            <w:shd w:val="clear" w:color="auto" w:fill="auto"/>
          </w:tcPr>
          <w:p w:rsidR="006B1786" w:rsidP="00591D6B" w:rsidRDefault="006B178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B1786" w:rsidTr="000F5839">
        <w:tc>
          <w:tcPr>
            <w:tcW w:w="1772" w:type="pct"/>
            <w:shd w:val="clear" w:color="auto" w:fill="auto"/>
          </w:tcPr>
          <w:p w:rsidR="006B1786" w:rsidP="00591D6B" w:rsidRDefault="00532AED">
            <w:pPr>
              <w:pStyle w:val="AltB0"/>
            </w:pPr>
            <w:hyperlink w:history="1" w:anchor="LatestVIOM2LoopHourVIOM">
              <w:r w:rsidR="006B1786">
                <w:rPr>
                  <w:rStyle w:val="ac"/>
                </w:rPr>
                <w:t>LatestVIOM2LoopHourVIOM</w:t>
              </w:r>
            </w:hyperlink>
          </w:p>
        </w:tc>
        <w:tc>
          <w:tcPr>
            <w:tcW w:w="1030" w:type="pct"/>
          </w:tcPr>
          <w:p w:rsidR="006B1786" w:rsidP="00591D6B" w:rsidRDefault="006B1786">
            <w:pPr>
              <w:pStyle w:val="AltB0"/>
            </w:pPr>
            <w:r>
              <w:rPr>
                <w:rFonts w:hint="eastAsia"/>
              </w:rPr>
              <w:t>√</w:t>
            </w:r>
          </w:p>
        </w:tc>
        <w:tc>
          <w:tcPr>
            <w:tcW w:w="858" w:type="pct"/>
            <w:shd w:val="clear" w:color="auto" w:fill="auto"/>
          </w:tcPr>
          <w:p w:rsidR="006B1786" w:rsidP="00591D6B" w:rsidRDefault="006B1786">
            <w:pPr>
              <w:pStyle w:val="AltB0"/>
            </w:pPr>
            <w:r>
              <w:rPr>
                <w:rFonts w:hint="eastAsia"/>
              </w:rPr>
              <w:t>√</w:t>
            </w:r>
          </w:p>
        </w:tc>
        <w:tc>
          <w:tcPr>
            <w:tcW w:w="1340" w:type="pct"/>
            <w:shd w:val="clear" w:color="auto" w:fill="auto"/>
          </w:tcPr>
          <w:p w:rsidR="006B1786" w:rsidP="00591D6B" w:rsidRDefault="006B178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7E1FD3" w:rsidTr="000F5839">
        <w:tc>
          <w:tcPr>
            <w:tcW w:w="1772" w:type="pct"/>
            <w:shd w:val="clear" w:color="auto" w:fill="auto"/>
          </w:tcPr>
          <w:p w:rsidRPr="007E1FD3" w:rsidR="007E1FD3" w:rsidP="00591D6B" w:rsidRDefault="00532AED">
            <w:pPr>
              <w:pStyle w:val="AltB0"/>
            </w:pPr>
            <w:hyperlink w:history="1" w:anchor="MatchRebootCondition">
              <w:r w:rsidRPr="007E1FD3" w:rsidR="007E1FD3">
                <w:rPr>
                  <w:rStyle w:val="ac"/>
                  <w:rFonts w:hint="eastAsia"/>
                </w:rPr>
                <w:t>MatchRebootCondition</w:t>
              </w:r>
            </w:hyperlink>
          </w:p>
        </w:tc>
        <w:tc>
          <w:tcPr>
            <w:tcW w:w="1030" w:type="pct"/>
          </w:tcPr>
          <w:p w:rsidRPr="007E1FD3" w:rsidR="007E1FD3" w:rsidP="00591D6B" w:rsidRDefault="007E1FD3">
            <w:pPr>
              <w:pStyle w:val="AltB0"/>
            </w:pPr>
            <w:r w:rsidRPr="007E1FD3">
              <w:rPr>
                <w:rFonts w:hint="eastAsia"/>
              </w:rPr>
              <w:t>√</w:t>
            </w:r>
          </w:p>
        </w:tc>
        <w:tc>
          <w:tcPr>
            <w:tcW w:w="858" w:type="pct"/>
            <w:shd w:val="clear" w:color="auto" w:fill="auto"/>
          </w:tcPr>
          <w:p w:rsidRPr="007E1FD3" w:rsidR="007E1FD3" w:rsidP="00591D6B" w:rsidRDefault="007E1FD3">
            <w:pPr>
              <w:pStyle w:val="AltB0"/>
            </w:pPr>
            <w:r w:rsidRPr="007E1FD3">
              <w:rPr>
                <w:rFonts w:hint="eastAsia"/>
              </w:rPr>
              <w:t>√</w:t>
            </w:r>
          </w:p>
        </w:tc>
        <w:tc>
          <w:tcPr>
            <w:tcW w:w="1340" w:type="pct"/>
            <w:shd w:val="clear" w:color="auto" w:fill="auto"/>
          </w:tcPr>
          <w:p w:rsidRPr="007E1FD3" w:rsidR="007E1FD3"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7E1FD3" w:rsidTr="000F5839">
        <w:tc>
          <w:tcPr>
            <w:tcW w:w="1772" w:type="pct"/>
            <w:shd w:val="clear" w:color="auto" w:fill="auto"/>
          </w:tcPr>
          <w:p w:rsidRPr="007E1FD3" w:rsidR="007E1FD3" w:rsidP="00591D6B" w:rsidRDefault="00532AED">
            <w:pPr>
              <w:pStyle w:val="AltB0"/>
            </w:pPr>
            <w:hyperlink w:history="1" w:anchor="TrainCoupledType">
              <w:r w:rsidRPr="007E1FD3" w:rsidR="007E1FD3">
                <w:rPr>
                  <w:rStyle w:val="ac"/>
                  <w:rFonts w:hint="eastAsia"/>
                </w:rPr>
                <w:t>TrainCoupledType</w:t>
              </w:r>
            </w:hyperlink>
          </w:p>
        </w:tc>
        <w:tc>
          <w:tcPr>
            <w:tcW w:w="1030" w:type="pct"/>
          </w:tcPr>
          <w:p w:rsidRPr="007E1FD3" w:rsidR="007E1FD3" w:rsidP="00591D6B" w:rsidRDefault="007E1FD3">
            <w:pPr>
              <w:pStyle w:val="AltB0"/>
            </w:pPr>
            <w:r w:rsidRPr="007E1FD3">
              <w:rPr>
                <w:rFonts w:hint="eastAsia"/>
              </w:rPr>
              <w:t>√</w:t>
            </w:r>
          </w:p>
        </w:tc>
        <w:tc>
          <w:tcPr>
            <w:tcW w:w="858" w:type="pct"/>
            <w:shd w:val="clear" w:color="auto" w:fill="auto"/>
          </w:tcPr>
          <w:p w:rsidRPr="007E1FD3" w:rsidR="007E1FD3" w:rsidP="00591D6B" w:rsidRDefault="007E1FD3">
            <w:pPr>
              <w:pStyle w:val="AltB0"/>
            </w:pPr>
            <w:r w:rsidRPr="007E1FD3">
              <w:rPr>
                <w:rFonts w:hint="eastAsia"/>
              </w:rPr>
              <w:t>√</w:t>
            </w:r>
          </w:p>
        </w:tc>
        <w:tc>
          <w:tcPr>
            <w:tcW w:w="1340" w:type="pct"/>
            <w:shd w:val="clear" w:color="auto" w:fill="auto"/>
          </w:tcPr>
          <w:p w:rsidRPr="007E1FD3" w:rsidR="007E1FD3" w:rsidP="00591D6B" w:rsidRDefault="007E1FD3">
            <w:pPr>
              <w:pStyle w:val="AltB0"/>
            </w:pPr>
            <w:r w:rsidRPr="007E1FD3">
              <w:fldChar w:fldCharType="begin"/>
            </w:r>
            <w:r w:rsidRPr="007E1FD3">
              <w:instrText xml:space="preserve"> REF NUMERIC_32 \h </w:instrText>
            </w:r>
            <w:r w:rsidRPr="007E1FD3">
              <w:fldChar w:fldCharType="separate"/>
            </w:r>
            <w:r w:rsidRPr="00190111" w:rsidR="00DE178B">
              <w:rPr>
                <w:rStyle w:val="DATATYPE"/>
              </w:rPr>
              <w:t>NUMERIC_32</w:t>
            </w:r>
            <w:r w:rsidRPr="007E1FD3">
              <w:fldChar w:fldCharType="end"/>
            </w:r>
          </w:p>
        </w:tc>
      </w:tr>
    </w:tbl>
    <w:p w:rsidR="000F5839" w:rsidP="00C93484" w:rsidRDefault="000F5839">
      <w:pPr>
        <w:pStyle w:val="Reqtify"/>
      </w:pPr>
    </w:p>
    <w:p w:rsidRPr="00CF6CBE" w:rsidR="00CF6CBE" w:rsidP="00F23398" w:rsidRDefault="00CF6CBE">
      <w:pPr>
        <w:pStyle w:val="2"/>
        <w:ind w:left="756" w:hanging="756"/>
      </w:pPr>
      <w:bookmarkStart w:name="_Ref345055575" w:id="1232"/>
      <w:bookmarkStart w:name="_Toc348357038" w:id="1233"/>
      <w:bookmarkStart w:name="_Toc349030451" w:id="1234"/>
      <w:bookmarkStart w:name="_Toc347566584" w:id="1235"/>
      <w:bookmarkStart w:name="_Toc345689249" w:id="1236"/>
      <w:bookmarkStart w:name="_Toc376182950" w:id="1237"/>
      <w:bookmarkStart w:name="_Toc392229929" w:id="1238"/>
      <w:r w:rsidRPr="00A61D30">
        <w:rPr>
          <w:rFonts w:hint="eastAsia"/>
        </w:rPr>
        <w:lastRenderedPageBreak/>
        <w:t>F</w:t>
      </w:r>
      <w:r w:rsidR="001E2D52">
        <w:rPr>
          <w:rFonts w:hint="eastAsia"/>
        </w:rPr>
        <w:t>1</w:t>
      </w:r>
      <w:r w:rsidR="00443103">
        <w:rPr>
          <w:rFonts w:hint="eastAsia"/>
        </w:rPr>
        <w:t>3</w:t>
      </w:r>
      <w:r w:rsidRPr="00CF6CBE">
        <w:rPr>
          <w:rFonts w:hint="eastAsia"/>
        </w:rPr>
        <w:t>-</w:t>
      </w:r>
      <w:r w:rsidR="004C1226">
        <w:rPr>
          <w:rFonts w:hint="eastAsia"/>
        </w:rPr>
        <w:t xml:space="preserve">Manage </w:t>
      </w:r>
      <w:r w:rsidR="00AC14DF">
        <w:rPr>
          <w:rFonts w:hint="eastAsia"/>
        </w:rPr>
        <w:t>Loop Hour</w:t>
      </w:r>
      <w:r w:rsidR="008E7EAC">
        <w:rPr>
          <w:rFonts w:hint="eastAsia"/>
        </w:rPr>
        <w:t xml:space="preserve"> with Distant ATP</w:t>
      </w:r>
      <w:bookmarkEnd w:id="1039"/>
      <w:bookmarkEnd w:id="1232"/>
      <w:bookmarkEnd w:id="1233"/>
      <w:bookmarkEnd w:id="1234"/>
      <w:bookmarkEnd w:id="1235"/>
      <w:bookmarkEnd w:id="1236"/>
      <w:bookmarkEnd w:id="1237"/>
      <w:bookmarkEnd w:id="1238"/>
    </w:p>
    <w:p w:rsidR="005016BA" w:rsidP="00C93484" w:rsidRDefault="005016BA">
      <w:pPr>
        <w:pStyle w:val="Reqtify"/>
      </w:pPr>
      <w:r>
        <w:rPr>
          <w:rFonts w:hint="eastAsia"/>
        </w:rPr>
        <w:t>本模块处理来自冗余</w:t>
      </w:r>
      <w:r>
        <w:rPr>
          <w:rFonts w:hint="eastAsia"/>
        </w:rPr>
        <w:t>ATP</w:t>
      </w:r>
      <w:r>
        <w:rPr>
          <w:rFonts w:hint="eastAsia"/>
        </w:rPr>
        <w:t>的信息，并维护</w:t>
      </w:r>
      <w:r>
        <w:rPr>
          <w:rFonts w:hint="eastAsia"/>
        </w:rPr>
        <w:t>ATP</w:t>
      </w:r>
      <w:r>
        <w:rPr>
          <w:rFonts w:hint="eastAsia"/>
        </w:rPr>
        <w:t>所使用的</w:t>
      </w:r>
      <w:r>
        <w:rPr>
          <w:rFonts w:hint="eastAsia"/>
        </w:rPr>
        <w:t>loop hour</w:t>
      </w:r>
      <w:r>
        <w:rPr>
          <w:rFonts w:hint="eastAsia"/>
        </w:rPr>
        <w:t>，作为判断与外部系统通信时间有效性的依据。</w:t>
      </w:r>
    </w:p>
    <w:p w:rsidR="00896D6D" w:rsidP="00C93484" w:rsidRDefault="005016BA">
      <w:pPr>
        <w:pStyle w:val="Reqtify"/>
      </w:pPr>
      <w:r w:rsidRPr="00E4057A">
        <w:rPr>
          <w:rFonts w:hint="eastAsia"/>
        </w:rPr>
        <w:t xml:space="preserve">This module </w:t>
      </w:r>
      <w:r>
        <w:rPr>
          <w:rFonts w:hint="eastAsia"/>
        </w:rPr>
        <w:t>handles</w:t>
      </w:r>
      <w:r w:rsidRPr="00E4057A">
        <w:rPr>
          <w:rFonts w:hint="eastAsia"/>
        </w:rPr>
        <w:t xml:space="preserve"> information from </w:t>
      </w:r>
      <w:r>
        <w:rPr>
          <w:rFonts w:hint="eastAsia"/>
        </w:rPr>
        <w:t xml:space="preserve">the </w:t>
      </w:r>
      <w:r w:rsidRPr="00E4057A">
        <w:rPr>
          <w:rFonts w:hint="eastAsia"/>
        </w:rPr>
        <w:t>redundant ATP,</w:t>
      </w:r>
      <w:r>
        <w:rPr>
          <w:rFonts w:hint="eastAsia"/>
        </w:rPr>
        <w:t xml:space="preserve"> and generates loop hour as the basis of validity </w:t>
      </w:r>
      <w:r w:rsidR="002F5731">
        <w:t>judgment</w:t>
      </w:r>
      <w:r>
        <w:rPr>
          <w:rFonts w:hint="eastAsia"/>
        </w:rPr>
        <w:t>.</w:t>
      </w:r>
    </w:p>
    <w:p w:rsidR="00896D6D" w:rsidP="00934391" w:rsidRDefault="00896D6D">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291"/>
        <w:gridCol w:w="1452"/>
        <w:gridCol w:w="4543"/>
      </w:tblGrid>
      <w:tr w:rsidRPr="00785CC7" w:rsidR="00DC09A5" w:rsidTr="00674B36">
        <w:tc>
          <w:tcPr>
            <w:tcW w:w="1772"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782"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2446"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0733AC" w:rsidTr="00674B36">
        <w:tc>
          <w:tcPr>
            <w:tcW w:w="1772" w:type="pct"/>
            <w:tcBorders>
              <w:top w:val="single" w:color="000000" w:sz="4" w:space="0"/>
            </w:tcBorders>
            <w:shd w:val="clear" w:color="auto" w:fill="auto"/>
          </w:tcPr>
          <w:p w:rsidR="000733AC" w:rsidP="00591D6B" w:rsidRDefault="00532AED">
            <w:pPr>
              <w:pStyle w:val="AltB0"/>
            </w:pPr>
            <w:hyperlink w:history="1" w:anchor="CoreId">
              <w:r w:rsidR="000733AC">
                <w:rPr>
                  <w:rStyle w:val="ac"/>
                </w:rPr>
                <w:t>CoreId</w:t>
              </w:r>
            </w:hyperlink>
          </w:p>
        </w:tc>
        <w:tc>
          <w:tcPr>
            <w:tcW w:w="782" w:type="pct"/>
            <w:tcBorders>
              <w:top w:val="single" w:color="000000" w:sz="4" w:space="0"/>
            </w:tcBorders>
            <w:shd w:val="clear" w:color="auto" w:fill="auto"/>
          </w:tcPr>
          <w:p w:rsidR="000733AC" w:rsidP="00591D6B" w:rsidRDefault="000733AC">
            <w:pPr>
              <w:pStyle w:val="AltB0"/>
            </w:pPr>
            <w:r>
              <w:rPr>
                <w:rFonts w:hint="eastAsia"/>
              </w:rPr>
              <w:t>Internal</w:t>
            </w:r>
          </w:p>
        </w:tc>
        <w:tc>
          <w:tcPr>
            <w:tcW w:w="2446"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0733AC" w:rsidTr="00674B36">
        <w:tc>
          <w:tcPr>
            <w:tcW w:w="1772" w:type="pct"/>
            <w:shd w:val="clear" w:color="auto" w:fill="auto"/>
          </w:tcPr>
          <w:p w:rsidR="000733AC" w:rsidP="00591D6B" w:rsidRDefault="00532AED">
            <w:pPr>
              <w:pStyle w:val="AltB0"/>
            </w:pPr>
            <w:hyperlink w:history="1" w:anchor="OtherCCsynchroReport">
              <w:r w:rsidR="000733AC">
                <w:rPr>
                  <w:rStyle w:val="ac"/>
                </w:rPr>
                <w:t>OtherCCsynchroReport</w:t>
              </w:r>
            </w:hyperlink>
          </w:p>
        </w:tc>
        <w:tc>
          <w:tcPr>
            <w:tcW w:w="782" w:type="pct"/>
            <w:shd w:val="clear" w:color="auto" w:fill="auto"/>
          </w:tcPr>
          <w:p w:rsidR="000733AC" w:rsidP="00591D6B" w:rsidRDefault="00B92999">
            <w:pPr>
              <w:pStyle w:val="AltB0"/>
            </w:pPr>
            <w:r>
              <w:rPr>
                <w:rFonts w:hint="eastAsia"/>
              </w:rPr>
              <w:t>External</w:t>
            </w:r>
          </w:p>
        </w:tc>
        <w:tc>
          <w:tcPr>
            <w:tcW w:w="2446" w:type="pct"/>
            <w:shd w:val="clear" w:color="auto" w:fill="auto"/>
          </w:tcPr>
          <w:p w:rsidR="000733AC" w:rsidP="00591D6B" w:rsidRDefault="00B92999">
            <w:pPr>
              <w:pStyle w:val="AltB0"/>
            </w:pPr>
            <w:r>
              <w:fldChar w:fldCharType="begin"/>
            </w:r>
            <w:r>
              <w:instrText xml:space="preserve"> REF _Ref348814088 \h </w:instrText>
            </w:r>
            <w:r>
              <w:fldChar w:fldCharType="separate"/>
            </w:r>
            <w:r w:rsidR="00DE178B">
              <w:rPr>
                <w:rFonts w:hint="eastAsia"/>
              </w:rPr>
              <w:t>Interface with Distant ATP</w:t>
            </w:r>
            <w:r>
              <w:fldChar w:fldCharType="end"/>
            </w:r>
          </w:p>
        </w:tc>
      </w:tr>
    </w:tbl>
    <w:p w:rsidR="00896D6D" w:rsidP="00C93484" w:rsidRDefault="00896D6D">
      <w:pPr>
        <w:pStyle w:val="Reqtify"/>
      </w:pPr>
    </w:p>
    <w:p w:rsidR="00896D6D" w:rsidP="00934391" w:rsidRDefault="00896D6D">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7"/>
        <w:gridCol w:w="1558"/>
        <w:gridCol w:w="2706"/>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DC09A5" w:rsidTr="0063035C">
        <w:tc>
          <w:tcPr>
            <w:tcW w:w="1720" w:type="pct"/>
            <w:tcBorders>
              <w:top w:val="single" w:color="000000" w:sz="4" w:space="0"/>
            </w:tcBorders>
            <w:shd w:val="clear" w:color="auto" w:fill="auto"/>
          </w:tcPr>
          <w:p w:rsidR="00DC09A5" w:rsidP="00591D6B" w:rsidRDefault="00532AED">
            <w:pPr>
              <w:pStyle w:val="AltB0"/>
            </w:pPr>
            <w:hyperlink w:history="1" w:anchor="LastOtherATPmessageAge">
              <w:r w:rsidR="00497151">
                <w:rPr>
                  <w:rStyle w:val="ac"/>
                </w:rPr>
                <w:t>LastOtherATPmessageAge</w:t>
              </w:r>
            </w:hyperlink>
          </w:p>
        </w:tc>
        <w:tc>
          <w:tcPr>
            <w:tcW w:w="984" w:type="pct"/>
            <w:tcBorders>
              <w:top w:val="single" w:color="000000" w:sz="4" w:space="0"/>
            </w:tcBorders>
          </w:tcPr>
          <w:p w:rsidR="00DC09A5" w:rsidP="00591D6B" w:rsidRDefault="0012674A">
            <w:pPr>
              <w:pStyle w:val="AltB0"/>
            </w:pPr>
            <w:r>
              <w:rPr>
                <w:rFonts w:hint="eastAsia"/>
              </w:rPr>
              <w:t>√</w:t>
            </w:r>
          </w:p>
        </w:tc>
        <w:tc>
          <w:tcPr>
            <w:tcW w:w="839" w:type="pct"/>
            <w:tcBorders>
              <w:top w:val="single" w:color="000000" w:sz="4" w:space="0"/>
            </w:tcBorders>
            <w:shd w:val="clear" w:color="auto" w:fill="auto"/>
          </w:tcPr>
          <w:p w:rsidR="00DC09A5" w:rsidP="00591D6B" w:rsidRDefault="0012674A">
            <w:pPr>
              <w:pStyle w:val="AltB0"/>
            </w:pPr>
            <w:r>
              <w:rPr>
                <w:rFonts w:hint="eastAsia"/>
              </w:rPr>
              <w:t>√</w:t>
            </w:r>
          </w:p>
        </w:tc>
        <w:tc>
          <w:tcPr>
            <w:tcW w:w="1457" w:type="pct"/>
            <w:tcBorders>
              <w:top w:val="single" w:color="000000" w:sz="4" w:space="0"/>
            </w:tcBorders>
            <w:shd w:val="clear" w:color="auto" w:fill="auto"/>
          </w:tcPr>
          <w:p w:rsidR="00DC09A5" w:rsidP="00591D6B" w:rsidRDefault="00E3737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DC09A5" w:rsidTr="0063035C">
        <w:tc>
          <w:tcPr>
            <w:tcW w:w="1720" w:type="pct"/>
            <w:tcBorders>
              <w:top w:val="single" w:color="000000" w:sz="4" w:space="0"/>
            </w:tcBorders>
            <w:shd w:val="clear" w:color="auto" w:fill="auto"/>
          </w:tcPr>
          <w:p w:rsidR="00DC09A5" w:rsidP="00591D6B" w:rsidRDefault="00532AED">
            <w:pPr>
              <w:pStyle w:val="AltB0"/>
            </w:pPr>
            <w:hyperlink w:history="1" w:anchor="OtherATPmessageAvailable">
              <w:r w:rsidR="000A117D">
                <w:rPr>
                  <w:rStyle w:val="ac"/>
                </w:rPr>
                <w:t>OtherATPmessageAvailable</w:t>
              </w:r>
            </w:hyperlink>
          </w:p>
        </w:tc>
        <w:tc>
          <w:tcPr>
            <w:tcW w:w="984" w:type="pct"/>
            <w:tcBorders>
              <w:top w:val="single" w:color="000000" w:sz="4" w:space="0"/>
            </w:tcBorders>
          </w:tcPr>
          <w:p w:rsidR="00DC09A5" w:rsidP="00591D6B" w:rsidRDefault="0012674A">
            <w:pPr>
              <w:pStyle w:val="AltB0"/>
            </w:pPr>
            <w:r>
              <w:rPr>
                <w:rFonts w:hint="eastAsia"/>
              </w:rPr>
              <w:t>√</w:t>
            </w:r>
          </w:p>
        </w:tc>
        <w:tc>
          <w:tcPr>
            <w:tcW w:w="839" w:type="pct"/>
            <w:tcBorders>
              <w:top w:val="single" w:color="000000" w:sz="4" w:space="0"/>
            </w:tcBorders>
            <w:shd w:val="clear" w:color="auto" w:fill="auto"/>
          </w:tcPr>
          <w:p w:rsidR="00DC09A5" w:rsidP="00591D6B" w:rsidRDefault="0012674A">
            <w:pPr>
              <w:pStyle w:val="AltB0"/>
            </w:pPr>
            <w:r>
              <w:rPr>
                <w:rFonts w:hint="eastAsia"/>
              </w:rPr>
              <w:t>√</w:t>
            </w:r>
          </w:p>
        </w:tc>
        <w:tc>
          <w:tcPr>
            <w:tcW w:w="1457" w:type="pct"/>
            <w:tcBorders>
              <w:top w:val="single" w:color="000000" w:sz="4" w:space="0"/>
            </w:tcBorders>
            <w:shd w:val="clear" w:color="auto" w:fill="auto"/>
          </w:tcPr>
          <w:p w:rsidR="00DC09A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754BF" w:rsidTr="0063035C">
        <w:tc>
          <w:tcPr>
            <w:tcW w:w="1720" w:type="pct"/>
            <w:tcBorders>
              <w:top w:val="single" w:color="000000" w:sz="4" w:space="0"/>
            </w:tcBorders>
            <w:shd w:val="clear" w:color="auto" w:fill="auto"/>
          </w:tcPr>
          <w:p w:rsidR="006754BF" w:rsidP="00591D6B" w:rsidRDefault="00532AED">
            <w:pPr>
              <w:pStyle w:val="AltB0"/>
            </w:pPr>
            <w:hyperlink w:history="1" w:anchor="OtherATPmessageReceived">
              <w:r w:rsidR="000A117D">
                <w:rPr>
                  <w:rStyle w:val="ac"/>
                </w:rPr>
                <w:t>OtherATPmessageReceived</w:t>
              </w:r>
            </w:hyperlink>
          </w:p>
        </w:tc>
        <w:tc>
          <w:tcPr>
            <w:tcW w:w="984" w:type="pct"/>
            <w:tcBorders>
              <w:top w:val="single" w:color="000000" w:sz="4" w:space="0"/>
            </w:tcBorders>
          </w:tcPr>
          <w:p w:rsidR="006754BF" w:rsidP="00591D6B" w:rsidRDefault="0012674A">
            <w:pPr>
              <w:pStyle w:val="AltB0"/>
            </w:pPr>
            <w:r>
              <w:rPr>
                <w:rFonts w:hint="eastAsia"/>
              </w:rPr>
              <w:t>√</w:t>
            </w:r>
          </w:p>
        </w:tc>
        <w:tc>
          <w:tcPr>
            <w:tcW w:w="839" w:type="pct"/>
            <w:tcBorders>
              <w:top w:val="single" w:color="000000" w:sz="4" w:space="0"/>
            </w:tcBorders>
            <w:shd w:val="clear" w:color="auto" w:fill="auto"/>
          </w:tcPr>
          <w:p w:rsidR="006754BF" w:rsidP="00591D6B" w:rsidRDefault="0012674A">
            <w:pPr>
              <w:pStyle w:val="AltB0"/>
            </w:pPr>
            <w:r>
              <w:rPr>
                <w:rFonts w:hint="eastAsia"/>
              </w:rPr>
              <w:t>√</w:t>
            </w:r>
          </w:p>
        </w:tc>
        <w:tc>
          <w:tcPr>
            <w:tcW w:w="1457" w:type="pct"/>
            <w:tcBorders>
              <w:top w:val="single" w:color="000000" w:sz="4" w:space="0"/>
            </w:tcBorders>
            <w:shd w:val="clear" w:color="auto" w:fill="auto"/>
          </w:tcPr>
          <w:p w:rsidR="006754BF"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896D6D" w:rsidP="00C93484" w:rsidRDefault="00896D6D">
      <w:pPr>
        <w:pStyle w:val="Reqtify"/>
      </w:pPr>
    </w:p>
    <w:p w:rsidRPr="007F3B90" w:rsidR="007F3B90" w:rsidP="0012674A" w:rsidRDefault="00896D6D">
      <w:pPr>
        <w:pStyle w:val="4"/>
      </w:pPr>
      <w:r w:rsidRPr="00A61D30">
        <w:rPr>
          <w:rFonts w:hint="eastAsia"/>
        </w:rPr>
        <w:t>Processing</w:t>
      </w:r>
      <w:r w:rsidR="007F3B90">
        <w:rPr>
          <w:rFonts w:hint="eastAsia"/>
        </w:rPr>
        <w:t>Loop hour management</w:t>
      </w:r>
    </w:p>
    <w:p w:rsidR="007F3B90" w:rsidP="00C93484" w:rsidRDefault="007F3B90">
      <w:pPr>
        <w:pStyle w:val="Reqtify"/>
      </w:pPr>
      <w:r>
        <w:rPr>
          <w:rFonts w:hint="eastAsia"/>
        </w:rPr>
        <w:t>ATP</w:t>
      </w:r>
      <w:r>
        <w:rPr>
          <w:rFonts w:hint="eastAsia"/>
        </w:rPr>
        <w:t>从上电开始，需根据自己的周期数和所在的列车车头，维护自身的</w:t>
      </w:r>
      <w:r>
        <w:rPr>
          <w:rFonts w:hint="eastAsia"/>
        </w:rPr>
        <w:t>loop hour</w:t>
      </w:r>
      <w:r>
        <w:rPr>
          <w:rFonts w:hint="eastAsia"/>
        </w:rPr>
        <w:t>，作为与外界通信的时间标签，用于监控通信的时效性。对于两端驾驶室的</w:t>
      </w:r>
      <w:r>
        <w:rPr>
          <w:rFonts w:hint="eastAsia"/>
        </w:rPr>
        <w:t>ATP</w:t>
      </w:r>
      <w:r>
        <w:rPr>
          <w:rFonts w:hint="eastAsia"/>
        </w:rPr>
        <w:t>所使用的初始以及最大时间均不同，且没有交集，即根据消息中的</w:t>
      </w:r>
      <w:r>
        <w:rPr>
          <w:rFonts w:hint="eastAsia"/>
        </w:rPr>
        <w:t>loop hour</w:t>
      </w:r>
      <w:r>
        <w:rPr>
          <w:rFonts w:hint="eastAsia"/>
        </w:rPr>
        <w:t>，也能分辨出该消息是来自或者发往哪一端驾驶室的</w:t>
      </w:r>
      <w:r>
        <w:rPr>
          <w:rFonts w:hint="eastAsia"/>
        </w:rPr>
        <w:t>ATP</w:t>
      </w:r>
      <w:r>
        <w:rPr>
          <w:rFonts w:hint="eastAsia"/>
        </w:rPr>
        <w:t>。</w:t>
      </w:r>
    </w:p>
    <w:p w:rsidR="007F3B90" w:rsidP="00C93484" w:rsidRDefault="007F3B90">
      <w:pPr>
        <w:pStyle w:val="Reqtify"/>
      </w:pPr>
      <w:r>
        <w:rPr>
          <w:rFonts w:hint="eastAsia"/>
        </w:rPr>
        <w:t xml:space="preserve">Since power up, ATP shall </w:t>
      </w:r>
      <w:r>
        <w:t>maintain</w:t>
      </w:r>
      <w:r>
        <w:rPr>
          <w:rFonts w:hint="eastAsia"/>
        </w:rPr>
        <w:t xml:space="preserve"> its loop hour as a </w:t>
      </w:r>
      <w:r>
        <w:t>label</w:t>
      </w:r>
      <w:r>
        <w:rPr>
          <w:rFonts w:hint="eastAsia"/>
        </w:rPr>
        <w:t xml:space="preserve"> used to monitor the timeline of communication, according to the cycle number</w:t>
      </w:r>
      <w:r w:rsidR="00397BD9">
        <w:rPr>
          <w:rFonts w:hint="eastAsia"/>
        </w:rPr>
        <w:t xml:space="preserve"> and </w:t>
      </w:r>
      <w:r>
        <w:rPr>
          <w:rFonts w:hint="eastAsia"/>
        </w:rPr>
        <w:t>the cab where ATP settled. For both ends of the cab of the ATP, they use different loop hour initial value,</w:t>
      </w:r>
      <w:r w:rsidR="00397BD9">
        <w:rPr>
          <w:rFonts w:hint="eastAsia"/>
        </w:rPr>
        <w:t xml:space="preserve"> and </w:t>
      </w:r>
      <w:r>
        <w:rPr>
          <w:rFonts w:hint="eastAsia"/>
        </w:rPr>
        <w:t xml:space="preserve">there is no intersection between the </w:t>
      </w:r>
      <w:r>
        <w:t>ranges</w:t>
      </w:r>
      <w:r>
        <w:rPr>
          <w:rFonts w:hint="eastAsia"/>
        </w:rPr>
        <w:t>. Thus, according to the message loop hour, the source of the message sent from which ATP can distinguish.</w:t>
      </w:r>
    </w:p>
    <w:p w:rsidR="007F3B90" w:rsidP="00C93484" w:rsidRDefault="007F3B90">
      <w:pPr>
        <w:pStyle w:val="Reqtify"/>
      </w:pPr>
    </w:p>
    <w:p w:rsidR="007F3B90" w:rsidP="00704491" w:rsidRDefault="007F3B90">
      <w:pPr>
        <w:pStyle w:val="ReqtifyAltR"/>
      </w:pPr>
      <w:r>
        <w:t>[iTC_CC_ATP-SwRS-0</w:t>
      </w:r>
      <w:r>
        <w:rPr>
          <w:rFonts w:hint="eastAsia"/>
        </w:rPr>
        <w:t>144</w:t>
      </w:r>
      <w:r>
        <w:t>]</w:t>
      </w:r>
    </w:p>
    <w:p w:rsidR="007F3B90" w:rsidP="00C93484" w:rsidRDefault="003B253D">
      <w:pPr>
        <w:pStyle w:val="Reqtify"/>
      </w:pPr>
      <w:bookmarkStart w:name="ATPtime" w:id="1239"/>
      <w:r w:rsidRPr="008930D3">
        <w:rPr>
          <w:rStyle w:val="aff2"/>
        </w:rPr>
        <w:t>ATPtime</w:t>
      </w:r>
      <w:bookmarkEnd w:id="1239"/>
      <w:r w:rsidR="007F3B90">
        <w:rPr>
          <w:rFonts w:hint="eastAsia"/>
        </w:rPr>
        <w:t>，维护本端</w:t>
      </w:r>
      <w:r w:rsidR="007F3B90">
        <w:rPr>
          <w:rFonts w:hint="eastAsia"/>
        </w:rPr>
        <w:t>ATP</w:t>
      </w:r>
      <w:r w:rsidR="007F3B90">
        <w:rPr>
          <w:rFonts w:hint="eastAsia"/>
        </w:rPr>
        <w:t>的</w:t>
      </w:r>
      <w:r w:rsidR="007F3B90">
        <w:rPr>
          <w:rFonts w:hint="eastAsia"/>
        </w:rPr>
        <w:t>loop hour</w:t>
      </w:r>
      <w:r w:rsidR="007F3B90">
        <w:rPr>
          <w:rFonts w:hint="eastAsia"/>
        </w:rPr>
        <w:t>时间。</w:t>
      </w:r>
    </w:p>
    <w:p w:rsidR="007F3B90" w:rsidP="00FA0FBB" w:rsidRDefault="007F3B90">
      <w:pPr>
        <w:pStyle w:val="AltX"/>
      </w:pPr>
      <w:r>
        <w:rPr>
          <w:rFonts w:hint="eastAsia"/>
        </w:rPr>
        <w:t>根据本端</w:t>
      </w:r>
      <w:hyperlink w:history="1" w:anchor="CoreId">
        <w:r w:rsidR="008930D3">
          <w:rPr>
            <w:rStyle w:val="ac"/>
          </w:rPr>
          <w:t>CoreId</w:t>
        </w:r>
      </w:hyperlink>
      <w:r>
        <w:rPr>
          <w:rFonts w:hint="eastAsia"/>
        </w:rPr>
        <w:t>，初始化为</w:t>
      </w:r>
      <w:r w:rsidRPr="00451353">
        <w:rPr>
          <w:rStyle w:val="aff1"/>
          <w:rFonts w:hint="eastAsia"/>
        </w:rPr>
        <w:t>END_1</w:t>
      </w:r>
      <w:r>
        <w:rPr>
          <w:rFonts w:hint="eastAsia"/>
        </w:rPr>
        <w:t>或</w:t>
      </w:r>
      <w:r w:rsidRPr="00467926">
        <w:rPr>
          <w:rStyle w:val="aff1"/>
          <w:rFonts w:hint="eastAsia"/>
        </w:rPr>
        <w:t xml:space="preserve"> </w:t>
      </w:r>
      <w:r w:rsidRPr="00451353">
        <w:rPr>
          <w:rStyle w:val="aff1"/>
          <w:rFonts w:hint="eastAsia"/>
        </w:rPr>
        <w:t>END_2</w:t>
      </w:r>
      <w:r>
        <w:rPr>
          <w:rFonts w:hint="eastAsia"/>
        </w:rPr>
        <w:t>的初始值；</w:t>
      </w:r>
    </w:p>
    <w:p w:rsidR="007F3B90" w:rsidP="00FA0FBB" w:rsidRDefault="007F3B90">
      <w:pPr>
        <w:pStyle w:val="AltX"/>
      </w:pPr>
      <w:r>
        <w:rPr>
          <w:rFonts w:hint="eastAsia"/>
        </w:rPr>
        <w:t>如果超过了相应的最大值，则重新等于初始化的值。</w:t>
      </w:r>
    </w:p>
    <w:p w:rsidR="007F3B90" w:rsidP="00FA0FBB" w:rsidRDefault="007F3B90">
      <w:pPr>
        <w:pStyle w:val="AltX"/>
      </w:pPr>
      <w:r>
        <w:rPr>
          <w:rFonts w:hint="eastAsia"/>
        </w:rPr>
        <w:t>否则每周期加</w:t>
      </w:r>
      <w:r>
        <w:rPr>
          <w:rFonts w:hint="eastAsia"/>
        </w:rPr>
        <w:t>1</w:t>
      </w:r>
    </w:p>
    <w:p w:rsidR="007F3B90" w:rsidP="00704491" w:rsidRDefault="007F3B90"/>
    <w:p w:rsidRPr="00D30620" w:rsidR="007F3B90" w:rsidP="00C93484" w:rsidRDefault="00532AED">
      <w:pPr>
        <w:pStyle w:val="Reqtify"/>
      </w:pPr>
      <w:hyperlink w:history="1" w:anchor="ATPtime">
        <w:r w:rsidR="003B253D">
          <w:rPr>
            <w:rStyle w:val="ac"/>
            <w:noProof/>
          </w:rPr>
          <w:t>ATPtime</w:t>
        </w:r>
      </w:hyperlink>
      <w:r w:rsidRPr="00D30620" w:rsidR="007F3B90">
        <w:rPr>
          <w:rFonts w:hint="eastAsia"/>
        </w:rPr>
        <w:t xml:space="preserve"> stands for the </w:t>
      </w:r>
      <w:r w:rsidR="007F3B90">
        <w:rPr>
          <w:rFonts w:hint="eastAsia"/>
        </w:rPr>
        <w:t>ATP loop hour of this train END.</w:t>
      </w:r>
    </w:p>
    <w:p w:rsidRPr="00D30620" w:rsidR="007F3B90" w:rsidP="00FA0FBB" w:rsidRDefault="007F3B90">
      <w:pPr>
        <w:pStyle w:val="AltX"/>
      </w:pPr>
      <w:r w:rsidRPr="00D30620">
        <w:rPr>
          <w:rFonts w:hint="eastAsia"/>
        </w:rPr>
        <w:lastRenderedPageBreak/>
        <w:t xml:space="preserve">Based on </w:t>
      </w:r>
      <w:hyperlink w:history="1" w:anchor="CoreId">
        <w:r w:rsidR="00B5344E">
          <w:rPr>
            <w:rStyle w:val="ac"/>
          </w:rPr>
          <w:t>CoreId</w:t>
        </w:r>
      </w:hyperlink>
      <w:r>
        <w:rPr>
          <w:rFonts w:hint="eastAsia"/>
        </w:rPr>
        <w:t xml:space="preserve">, ATP initialize </w:t>
      </w:r>
      <w:hyperlink w:history="1" w:anchor="ATPtime">
        <w:r w:rsidR="003B253D">
          <w:rPr>
            <w:rStyle w:val="ac"/>
          </w:rPr>
          <w:t>ATPtime</w:t>
        </w:r>
      </w:hyperlink>
      <w:r>
        <w:rPr>
          <w:rFonts w:hint="eastAsia"/>
        </w:rPr>
        <w:t xml:space="preserve"> as the </w:t>
      </w:r>
      <w:r w:rsidR="002F5731">
        <w:t>initiative</w:t>
      </w:r>
      <w:r>
        <w:rPr>
          <w:rFonts w:hint="eastAsia"/>
        </w:rPr>
        <w:t xml:space="preserve"> value of </w:t>
      </w:r>
      <w:r w:rsidRPr="00451353">
        <w:rPr>
          <w:rStyle w:val="aff1"/>
          <w:rFonts w:hint="eastAsia"/>
        </w:rPr>
        <w:t>END_1</w:t>
      </w:r>
      <w:r w:rsidR="00397BD9">
        <w:rPr>
          <w:rFonts w:hint="eastAsia"/>
        </w:rPr>
        <w:t xml:space="preserve"> or </w:t>
      </w:r>
      <w:r w:rsidRPr="00451353" w:rsidR="00451353">
        <w:rPr>
          <w:rStyle w:val="aff1"/>
          <w:rFonts w:hint="eastAsia"/>
        </w:rPr>
        <w:t>END_2</w:t>
      </w:r>
      <w:r>
        <w:rPr>
          <w:rFonts w:hint="eastAsia"/>
        </w:rPr>
        <w:t>;</w:t>
      </w:r>
    </w:p>
    <w:p w:rsidRPr="00D30620" w:rsidR="007F3B90" w:rsidP="00FA0FBB" w:rsidRDefault="007F3B90">
      <w:pPr>
        <w:pStyle w:val="AltX"/>
      </w:pPr>
      <w:r w:rsidRPr="00D30620">
        <w:rPr>
          <w:rFonts w:hint="eastAsia"/>
        </w:rPr>
        <w:t xml:space="preserve">If the value exceeds the </w:t>
      </w:r>
      <w:r w:rsidRPr="00D30620" w:rsidR="002F5731">
        <w:t>maximum</w:t>
      </w:r>
      <w:r w:rsidRPr="00D30620">
        <w:rPr>
          <w:rFonts w:hint="eastAsia"/>
        </w:rPr>
        <w:t xml:space="preserve"> </w:t>
      </w:r>
      <w:r>
        <w:rPr>
          <w:rFonts w:hint="eastAsia"/>
        </w:rPr>
        <w:t>loop hour, ATP shall</w:t>
      </w:r>
      <w:r w:rsidRPr="00D30620">
        <w:rPr>
          <w:rFonts w:hint="eastAsia"/>
        </w:rPr>
        <w:t xml:space="preserve"> set </w:t>
      </w:r>
      <w:r>
        <w:rPr>
          <w:rFonts w:hint="eastAsia"/>
        </w:rPr>
        <w:t>it as the initiative value;</w:t>
      </w:r>
      <w:r w:rsidRPr="00D30620">
        <w:rPr>
          <w:rFonts w:hint="eastAsia"/>
        </w:rPr>
        <w:t xml:space="preserve"> </w:t>
      </w:r>
    </w:p>
    <w:p w:rsidR="007F3B90" w:rsidP="00FA0FBB" w:rsidRDefault="007F3B90">
      <w:pPr>
        <w:pStyle w:val="AltX"/>
      </w:pPr>
      <w:r w:rsidRPr="00D30620">
        <w:rPr>
          <w:rFonts w:hint="eastAsia"/>
        </w:rPr>
        <w:t>Oth</w:t>
      </w:r>
      <w:r>
        <w:rPr>
          <w:rFonts w:hint="eastAsia"/>
        </w:rPr>
        <w:t>erwise, add one</w:t>
      </w:r>
      <w:r w:rsidRPr="00D30620">
        <w:rPr>
          <w:rFonts w:hint="eastAsia"/>
        </w:rPr>
        <w:t xml:space="preserve"> </w:t>
      </w:r>
      <w:r>
        <w:rPr>
          <w:rFonts w:hint="eastAsia"/>
        </w:rPr>
        <w:t>for each</w:t>
      </w:r>
      <w:r w:rsidRPr="00D30620">
        <w:rPr>
          <w:rFonts w:hint="eastAsia"/>
        </w:rPr>
        <w:t xml:space="preserve"> cycle. </w:t>
      </w:r>
    </w:p>
    <w:p w:rsidR="00D8354E" w:rsidP="00C93484" w:rsidRDefault="00D8354E">
      <w:pPr>
        <w:pStyle w:val="Reqtify"/>
      </w:pPr>
    </w:p>
    <w:p w:rsidR="00D8354E" w:rsidP="000431E0" w:rsidRDefault="00D8354E">
      <w:pPr>
        <w:pStyle w:val="af7"/>
      </w:pPr>
      <w:r>
        <w:t xml:space="preserve">def </w:t>
      </w:r>
      <w:hyperlink w:history="1" w:anchor="ATPtime">
        <w:r w:rsidR="003B253D">
          <w:rPr>
            <w:rStyle w:val="ac"/>
          </w:rPr>
          <w:t>ATPtime</w:t>
        </w:r>
      </w:hyperlink>
      <w:r>
        <w:t>(k):</w:t>
      </w:r>
    </w:p>
    <w:p w:rsidR="00D8354E" w:rsidP="000431E0" w:rsidRDefault="00D8354E">
      <w:pPr>
        <w:pStyle w:val="af7"/>
      </w:pPr>
      <w:r>
        <w:t xml:space="preserve">    if (</w:t>
      </w:r>
      <w:hyperlink w:history="1" w:anchor="CoreId">
        <w:r w:rsidR="00B5344E">
          <w:rPr>
            <w:rStyle w:val="ac"/>
          </w:rPr>
          <w:t>CoreId</w:t>
        </w:r>
      </w:hyperlink>
      <w:r>
        <w:t xml:space="preserve">(k) is </w:t>
      </w:r>
      <w:r w:rsidRPr="00451353">
        <w:rPr>
          <w:rStyle w:val="aff1"/>
        </w:rPr>
        <w:t>END_1</w:t>
      </w:r>
      <w:r>
        <w:t>):</w:t>
      </w:r>
    </w:p>
    <w:p w:rsidR="00D8354E" w:rsidP="000431E0" w:rsidRDefault="00D8354E">
      <w:pPr>
        <w:pStyle w:val="af7"/>
      </w:pPr>
      <w:r>
        <w:t xml:space="preserve">        if (Initialization):</w:t>
      </w:r>
    </w:p>
    <w:p w:rsidR="00D8354E" w:rsidP="000431E0" w:rsidRDefault="00D8354E">
      <w:pPr>
        <w:pStyle w:val="af7"/>
      </w:pPr>
      <w:r>
        <w:t xml:space="preserve">            return </w:t>
      </w:r>
      <w:r w:rsidRPr="00837594">
        <w:rPr>
          <w:rStyle w:val="aff1"/>
        </w:rPr>
        <w:t>CC1_INIT_TIME</w:t>
      </w:r>
    </w:p>
    <w:p w:rsidR="00D8354E" w:rsidP="000431E0" w:rsidRDefault="00D8354E">
      <w:pPr>
        <w:pStyle w:val="af7"/>
      </w:pPr>
      <w:r>
        <w:t xml:space="preserve">        elif (</w:t>
      </w:r>
      <w:hyperlink w:history="1" w:anchor="ATPtime">
        <w:r w:rsidR="003B253D">
          <w:rPr>
            <w:rStyle w:val="ac"/>
          </w:rPr>
          <w:t>ATPtime</w:t>
        </w:r>
      </w:hyperlink>
      <w:r>
        <w:t xml:space="preserve">(k-1) &gt;= </w:t>
      </w:r>
      <w:r w:rsidRPr="00837594">
        <w:rPr>
          <w:rStyle w:val="aff1"/>
        </w:rPr>
        <w:t>CC1_MAX_TIME</w:t>
      </w:r>
      <w:r>
        <w:t>):</w:t>
      </w:r>
    </w:p>
    <w:p w:rsidR="00D8354E" w:rsidP="000431E0" w:rsidRDefault="00D8354E">
      <w:pPr>
        <w:pStyle w:val="af7"/>
      </w:pPr>
      <w:r>
        <w:t xml:space="preserve">            return </w:t>
      </w:r>
      <w:r w:rsidRPr="00837594">
        <w:rPr>
          <w:rStyle w:val="aff1"/>
        </w:rPr>
        <w:t>CC1_INIT_TIME</w:t>
      </w:r>
    </w:p>
    <w:p w:rsidR="00D8354E" w:rsidP="000431E0" w:rsidRDefault="00D8354E">
      <w:pPr>
        <w:pStyle w:val="af7"/>
      </w:pPr>
      <w:r>
        <w:t xml:space="preserve">        else:</w:t>
      </w:r>
    </w:p>
    <w:p w:rsidR="00D8354E" w:rsidP="000431E0" w:rsidRDefault="00D8354E">
      <w:pPr>
        <w:pStyle w:val="af7"/>
      </w:pPr>
      <w:r>
        <w:t xml:space="preserve">            return </w:t>
      </w:r>
      <w:hyperlink w:history="1" w:anchor="ATPtime">
        <w:r w:rsidR="003B253D">
          <w:rPr>
            <w:rStyle w:val="ac"/>
          </w:rPr>
          <w:t>ATPtime</w:t>
        </w:r>
      </w:hyperlink>
      <w:r>
        <w:t>(k-1) + 1</w:t>
      </w:r>
    </w:p>
    <w:p w:rsidR="00D8354E" w:rsidP="000431E0" w:rsidRDefault="00D8354E">
      <w:pPr>
        <w:pStyle w:val="af7"/>
      </w:pPr>
      <w:r>
        <w:t xml:space="preserve">    else:</w:t>
      </w:r>
    </w:p>
    <w:p w:rsidR="00D8354E" w:rsidP="000431E0" w:rsidRDefault="00D8354E">
      <w:pPr>
        <w:pStyle w:val="af7"/>
      </w:pPr>
      <w:r>
        <w:t xml:space="preserve">        if (Initialization):</w:t>
      </w:r>
    </w:p>
    <w:p w:rsidR="00D8354E" w:rsidP="000431E0" w:rsidRDefault="00D8354E">
      <w:pPr>
        <w:pStyle w:val="af7"/>
      </w:pPr>
      <w:r>
        <w:t xml:space="preserve">            return </w:t>
      </w:r>
      <w:r w:rsidRPr="00837594">
        <w:rPr>
          <w:rStyle w:val="aff1"/>
        </w:rPr>
        <w:t>CC2_INIT_TIME</w:t>
      </w:r>
    </w:p>
    <w:p w:rsidR="00D8354E" w:rsidP="000431E0" w:rsidRDefault="00D8354E">
      <w:pPr>
        <w:pStyle w:val="af7"/>
      </w:pPr>
      <w:r>
        <w:t xml:space="preserve">        elif (</w:t>
      </w:r>
      <w:hyperlink w:history="1" w:anchor="ATPtime">
        <w:r w:rsidR="003B253D">
          <w:rPr>
            <w:rStyle w:val="ac"/>
          </w:rPr>
          <w:t>ATPtime</w:t>
        </w:r>
      </w:hyperlink>
      <w:r>
        <w:t xml:space="preserve">(k-1) &gt;= </w:t>
      </w:r>
      <w:r w:rsidRPr="00837594">
        <w:rPr>
          <w:rStyle w:val="aff1"/>
        </w:rPr>
        <w:t>CC2_MAX_TIME</w:t>
      </w:r>
      <w:r>
        <w:t>):</w:t>
      </w:r>
    </w:p>
    <w:p w:rsidR="00D8354E" w:rsidP="000431E0" w:rsidRDefault="00D8354E">
      <w:pPr>
        <w:pStyle w:val="af7"/>
      </w:pPr>
      <w:r>
        <w:t xml:space="preserve">            return </w:t>
      </w:r>
      <w:r w:rsidRPr="00837594">
        <w:rPr>
          <w:rStyle w:val="aff1"/>
        </w:rPr>
        <w:t>CC2_INIT_TIME</w:t>
      </w:r>
    </w:p>
    <w:p w:rsidR="00D8354E" w:rsidP="000431E0" w:rsidRDefault="00D8354E">
      <w:pPr>
        <w:pStyle w:val="af7"/>
      </w:pPr>
      <w:r>
        <w:t xml:space="preserve">        else:</w:t>
      </w:r>
    </w:p>
    <w:p w:rsidRPr="00D30620" w:rsidR="007F3B90" w:rsidP="000431E0" w:rsidRDefault="00D8354E">
      <w:pPr>
        <w:pStyle w:val="af7"/>
      </w:pPr>
      <w:r>
        <w:t xml:space="preserve">            return </w:t>
      </w:r>
      <w:hyperlink w:history="1" w:anchor="ATPtime">
        <w:r w:rsidR="003B253D">
          <w:rPr>
            <w:rStyle w:val="ac"/>
          </w:rPr>
          <w:t>ATPtime</w:t>
        </w:r>
      </w:hyperlink>
      <w:r>
        <w:t>(k-1) + 1</w:t>
      </w:r>
    </w:p>
    <w:p w:rsidRPr="008A1414" w:rsidR="007F3B90" w:rsidP="000C0D62" w:rsidRDefault="007F3B90">
      <w:pPr>
        <w:pStyle w:val="ReqtifyAltQ"/>
      </w:pPr>
      <w:r w:rsidRPr="008A1414">
        <w:t>#Category=Functional</w:t>
      </w:r>
    </w:p>
    <w:p w:rsidRPr="008A1414" w:rsidR="007F3B90" w:rsidP="000C0D62" w:rsidRDefault="007F3B90">
      <w:pPr>
        <w:pStyle w:val="ReqtifyAltQ"/>
      </w:pPr>
      <w:r w:rsidRPr="008A1414">
        <w:t>#Contribution</w:t>
      </w:r>
      <w:r>
        <w:t>=SIL4</w:t>
      </w:r>
    </w:p>
    <w:p w:rsidR="009328EA" w:rsidP="000C0D62" w:rsidRDefault="007F3B90">
      <w:pPr>
        <w:pStyle w:val="ReqtifyAltQ"/>
        <w:rPr>
          <w:ins w:author="常鸣" w:date="2014-07-03T14:27:00Z" w:id="1240"/>
        </w:rPr>
      </w:pPr>
      <w:del w:author="常鸣" w:date="2014-07-03T14:27:00Z" w:id="1241">
        <w:r w:rsidRPr="008A1414" w:rsidDel="009328EA">
          <w:delText>#S</w:delText>
        </w:r>
      </w:del>
      <w:ins w:author="常鸣" w:date="2014-07-03T14:27:00Z" w:id="1242">
        <w:r w:rsidR="009328EA">
          <w:t>#Allocation=ATP Software</w:t>
        </w:r>
      </w:ins>
    </w:p>
    <w:p w:rsidRPr="008A1414" w:rsidR="007F3B90" w:rsidP="000C0D62" w:rsidRDefault="009328EA">
      <w:pPr>
        <w:pStyle w:val="ReqtifyAltQ"/>
      </w:pPr>
      <w:ins w:author="常鸣" w:date="2014-07-03T14:27:00Z" w:id="1243">
        <w:r>
          <w:t>#S</w:t>
        </w:r>
      </w:ins>
      <w:r w:rsidRPr="008A1414" w:rsidR="007F3B90">
        <w:t>ource=</w:t>
      </w:r>
      <w:r w:rsidR="007F3B90">
        <w:rPr>
          <w:rFonts w:hint="eastAsia"/>
        </w:rPr>
        <w:t>[iTC_CC-SyAD-0208],</w:t>
      </w:r>
      <w:r w:rsidRPr="00144CCB" w:rsidR="007F3B90">
        <w:t xml:space="preserve"> </w:t>
      </w:r>
      <w:r w:rsidRPr="00DB0ED4" w:rsidR="007F3B90">
        <w:t>[</w:t>
      </w:r>
      <w:r w:rsidR="007F3B90">
        <w:t>iTC_CC-SyAD</w:t>
      </w:r>
      <w:r w:rsidRPr="00DB0ED4" w:rsidR="007F3B90">
        <w:t>-</w:t>
      </w:r>
      <w:r w:rsidR="007F3B90">
        <w:rPr>
          <w:rFonts w:hint="eastAsia"/>
        </w:rPr>
        <w:t>0209</w:t>
      </w:r>
      <w:r w:rsidRPr="00DB0ED4" w:rsidR="007F3B90">
        <w:rPr>
          <w:rFonts w:hint="eastAsia"/>
        </w:rPr>
        <w:t>]</w:t>
      </w:r>
      <w:r w:rsidR="007F3B90">
        <w:rPr>
          <w:rFonts w:hint="eastAsia"/>
        </w:rPr>
        <w:t>,</w:t>
      </w:r>
      <w:r w:rsidRPr="008E7A84" w:rsidR="007F3B90">
        <w:rPr>
          <w:rFonts w:hint="eastAsia"/>
        </w:rPr>
        <w:t xml:space="preserve"> </w:t>
      </w:r>
      <w:r w:rsidR="007F3B90">
        <w:rPr>
          <w:rFonts w:hint="eastAsia"/>
        </w:rPr>
        <w:t>[iTC_CC-SyAD-0221], [</w:t>
      </w:r>
      <w:r w:rsidR="007F3B90">
        <w:t>iTC_CC_ATP_SwHA</w:t>
      </w:r>
      <w:r w:rsidRPr="00CA7F59" w:rsidR="007F3B90">
        <w:t>-0016</w:t>
      </w:r>
      <w:r w:rsidR="007F3B90">
        <w:rPr>
          <w:rFonts w:hint="eastAsia"/>
        </w:rPr>
        <w:t>]</w:t>
      </w:r>
    </w:p>
    <w:p w:rsidRPr="008A1414" w:rsidR="007F3B90" w:rsidP="000C0D62" w:rsidRDefault="007F3B90">
      <w:pPr>
        <w:pStyle w:val="ReqtifyAltQ"/>
      </w:pPr>
      <w:r w:rsidRPr="008A1414">
        <w:t>[End]</w:t>
      </w:r>
    </w:p>
    <w:p w:rsidR="007F3B90" w:rsidP="00C93484" w:rsidRDefault="007F3B90">
      <w:pPr>
        <w:pStyle w:val="Reqtify"/>
      </w:pPr>
    </w:p>
    <w:p w:rsidR="007F3B90" w:rsidP="00C93484" w:rsidRDefault="007F3B90">
      <w:pPr>
        <w:pStyle w:val="Reqtify"/>
      </w:pPr>
    </w:p>
    <w:p w:rsidR="007F3B90" w:rsidP="0012674A" w:rsidRDefault="007F3B90">
      <w:pPr>
        <w:pStyle w:val="4"/>
      </w:pPr>
      <w:r>
        <w:rPr>
          <w:rFonts w:hint="eastAsia"/>
        </w:rPr>
        <w:t>loop hour management for the other ATP</w:t>
      </w:r>
    </w:p>
    <w:p w:rsidR="007F3B90" w:rsidP="00C93484" w:rsidRDefault="007F3B90">
      <w:pPr>
        <w:pStyle w:val="Reqtify"/>
      </w:pPr>
      <w:r>
        <w:rPr>
          <w:rFonts w:hint="eastAsia"/>
        </w:rPr>
        <w:t>ATP</w:t>
      </w:r>
      <w:r>
        <w:rPr>
          <w:rFonts w:hint="eastAsia"/>
        </w:rPr>
        <w:t>维护位于另一端车头的冗余</w:t>
      </w:r>
      <w:r>
        <w:rPr>
          <w:rFonts w:hint="eastAsia"/>
        </w:rPr>
        <w:t>ATP</w:t>
      </w:r>
      <w:r>
        <w:rPr>
          <w:rFonts w:hint="eastAsia"/>
        </w:rPr>
        <w:t>的时间，用于监控外部系统发给冗余端</w:t>
      </w:r>
      <w:r>
        <w:rPr>
          <w:rFonts w:hint="eastAsia"/>
        </w:rPr>
        <w:t>ATP</w:t>
      </w:r>
      <w:r>
        <w:rPr>
          <w:rFonts w:hint="eastAsia"/>
        </w:rPr>
        <w:t>消息的有效性。考虑到消息传输延迟，该冗余</w:t>
      </w:r>
      <w:r>
        <w:rPr>
          <w:rFonts w:hint="eastAsia"/>
        </w:rPr>
        <w:t>ATP</w:t>
      </w:r>
      <w:r>
        <w:rPr>
          <w:rFonts w:hint="eastAsia"/>
        </w:rPr>
        <w:t>时间应当在最大最小值范围内。</w:t>
      </w:r>
    </w:p>
    <w:p w:rsidR="007F3B90" w:rsidP="00C93484" w:rsidRDefault="007F3B90">
      <w:pPr>
        <w:pStyle w:val="Reqtify"/>
      </w:pPr>
      <w:r>
        <w:rPr>
          <w:rFonts w:hint="eastAsia"/>
        </w:rPr>
        <w:t xml:space="preserve">The ATP software </w:t>
      </w:r>
      <w:r>
        <w:t>needs</w:t>
      </w:r>
      <w:r>
        <w:rPr>
          <w:rFonts w:hint="eastAsia"/>
        </w:rPr>
        <w:t xml:space="preserve"> to maintain the redundant ATP cycle time for monitoring the effectiveness of the message sent to the redundant side. Taking into account the </w:t>
      </w:r>
      <w:r>
        <w:t>transmission</w:t>
      </w:r>
      <w:r>
        <w:rPr>
          <w:rFonts w:hint="eastAsia"/>
        </w:rPr>
        <w:t xml:space="preserve"> delay time, the redundant ATP time should be within the maximum</w:t>
      </w:r>
      <w:r w:rsidR="00397BD9">
        <w:rPr>
          <w:rFonts w:hint="eastAsia"/>
        </w:rPr>
        <w:t xml:space="preserve"> and </w:t>
      </w:r>
      <w:r>
        <w:rPr>
          <w:rFonts w:hint="eastAsia"/>
        </w:rPr>
        <w:t>minimum range.</w:t>
      </w:r>
    </w:p>
    <w:p w:rsidR="007F3B90" w:rsidP="00C93484" w:rsidRDefault="007F3B90">
      <w:pPr>
        <w:pStyle w:val="Reqtify"/>
      </w:pPr>
    </w:p>
    <w:p w:rsidR="0081334A" w:rsidP="00C93484" w:rsidRDefault="0081334A">
      <w:pPr>
        <w:pStyle w:val="Reqtify"/>
      </w:pPr>
    </w:p>
    <w:p w:rsidRPr="0081334A" w:rsidR="0081334A" w:rsidP="0081334A" w:rsidRDefault="0081334A">
      <w:pPr>
        <w:pStyle w:val="ReqtifyAltR"/>
      </w:pPr>
      <w:r w:rsidRPr="0081334A">
        <w:t>[iTC_CC_ATP-SwRS-06</w:t>
      </w:r>
      <w:r w:rsidR="00655979">
        <w:rPr>
          <w:rFonts w:hint="eastAsia"/>
        </w:rPr>
        <w:t>15</w:t>
      </w:r>
      <w:r w:rsidRPr="0081334A">
        <w:t>]</w:t>
      </w:r>
    </w:p>
    <w:p w:rsidR="0081334A" w:rsidP="00C93484" w:rsidRDefault="000A117D">
      <w:pPr>
        <w:pStyle w:val="Reqtify"/>
      </w:pPr>
      <w:bookmarkStart w:name="OtherATPmessageReceived" w:id="1244"/>
      <w:r w:rsidRPr="008930D3">
        <w:rPr>
          <w:rStyle w:val="aff2"/>
          <w:bCs w:val="0"/>
          <w:iCs w:val="0"/>
        </w:rPr>
        <w:t>OtherATPmessageReceived</w:t>
      </w:r>
      <w:bookmarkEnd w:id="1244"/>
      <w:r w:rsidR="0081334A">
        <w:rPr>
          <w:rFonts w:hint="eastAsia"/>
        </w:rPr>
        <w:t>，本周期收到冗余</w:t>
      </w:r>
      <w:r w:rsidR="0081334A">
        <w:rPr>
          <w:rFonts w:hint="eastAsia"/>
        </w:rPr>
        <w:t>ATP</w:t>
      </w:r>
      <w:r w:rsidR="0081334A">
        <w:rPr>
          <w:rFonts w:hint="eastAsia"/>
        </w:rPr>
        <w:t>消息并校验正确。</w:t>
      </w:r>
    </w:p>
    <w:p w:rsidR="000A4C5C" w:rsidP="00C93484" w:rsidRDefault="000A4C5C">
      <w:pPr>
        <w:pStyle w:val="Reqtify"/>
      </w:pPr>
      <w:r w:rsidRPr="000A4C5C">
        <w:lastRenderedPageBreak/>
        <w:t xml:space="preserve">The message transmitted </w:t>
      </w:r>
      <w:r>
        <w:rPr>
          <w:rFonts w:hint="eastAsia"/>
        </w:rPr>
        <w:t xml:space="preserve">from the </w:t>
      </w:r>
      <w:r w:rsidR="002F5731">
        <w:t>distant</w:t>
      </w:r>
      <w:r w:rsidRPr="000A4C5C">
        <w:t xml:space="preserve"> ATP in the </w:t>
      </w:r>
      <w:r>
        <w:rPr>
          <w:rFonts w:hint="eastAsia"/>
        </w:rPr>
        <w:t xml:space="preserve">other </w:t>
      </w:r>
      <w:r w:rsidRPr="000A4C5C">
        <w:t xml:space="preserve">END shall be protected by </w:t>
      </w:r>
      <w:r w:rsidRPr="000A4C5C" w:rsidR="002F5731">
        <w:t>check words</w:t>
      </w:r>
      <w:r w:rsidRPr="000A4C5C">
        <w:t>. And before using the information</w:t>
      </w:r>
      <w:r w:rsidR="005E5A04">
        <w:t>,</w:t>
      </w:r>
      <w:r w:rsidRPr="000A4C5C">
        <w:t xml:space="preserve"> ATP shall verify the </w:t>
      </w:r>
      <w:r w:rsidRPr="000A4C5C" w:rsidR="002F5731">
        <w:t>check words</w:t>
      </w:r>
      <w:r w:rsidRPr="000A4C5C">
        <w:t>.</w:t>
      </w:r>
    </w:p>
    <w:p w:rsidRPr="0081334A" w:rsidR="0081334A" w:rsidP="000431E0" w:rsidRDefault="0081334A">
      <w:pPr>
        <w:pStyle w:val="af7"/>
      </w:pPr>
      <w:r w:rsidRPr="0081334A">
        <w:t xml:space="preserve">def </w:t>
      </w:r>
      <w:hyperlink w:history="1" w:anchor="OtherATPmessageReceived">
        <w:r w:rsidR="000A117D">
          <w:rPr>
            <w:rStyle w:val="ac"/>
          </w:rPr>
          <w:t>OtherATPmessageReceived</w:t>
        </w:r>
      </w:hyperlink>
      <w:r w:rsidRPr="0081334A">
        <w:t>(k):</w:t>
      </w:r>
    </w:p>
    <w:p w:rsidRPr="0081334A" w:rsidR="0081334A" w:rsidP="000431E0" w:rsidRDefault="0081334A">
      <w:pPr>
        <w:pStyle w:val="af7"/>
      </w:pPr>
      <w:r w:rsidRPr="0081334A">
        <w:t xml:space="preserve">    return </w:t>
      </w:r>
      <w:hyperlink w:history="1" w:anchor="Received">
        <w:r w:rsidRPr="00A04216">
          <w:rPr>
            <w:rStyle w:val="ac"/>
          </w:rPr>
          <w:t>Message</w:t>
        </w:r>
        <w:r w:rsidRPr="00A04216" w:rsidR="00354F88">
          <w:rPr>
            <w:rStyle w:val="ac"/>
          </w:rPr>
          <w:t>.R</w:t>
        </w:r>
        <w:r w:rsidRPr="00A04216">
          <w:rPr>
            <w:rStyle w:val="ac"/>
          </w:rPr>
          <w:t>eceived</w:t>
        </w:r>
      </w:hyperlink>
      <w:r w:rsidRPr="0081334A">
        <w:t>(</w:t>
      </w:r>
      <w:hyperlink w:history="1" w:anchor="OtherCCsynchroReport">
        <w:r w:rsidR="00097572">
          <w:rPr>
            <w:rStyle w:val="ac"/>
          </w:rPr>
          <w:t>OtherCCsynchroReport</w:t>
        </w:r>
      </w:hyperlink>
      <w:r w:rsidRPr="0081334A">
        <w:t>,k)</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1245"/>
        </w:rPr>
      </w:pPr>
      <w:del w:author="常鸣" w:date="2014-07-03T14:27:00Z" w:id="1246">
        <w:r w:rsidRPr="00645181" w:rsidDel="009328EA">
          <w:delText>#</w:delText>
        </w:r>
        <w:r w:rsidDel="009328EA">
          <w:rPr>
            <w:rFonts w:hint="eastAsia"/>
          </w:rPr>
          <w:delText>S</w:delText>
        </w:r>
      </w:del>
      <w:ins w:author="常鸣" w:date="2014-07-03T14:27:00Z" w:id="1247">
        <w:r w:rsidR="009328EA">
          <w:t>#Allocation=ATP Software</w:t>
        </w:r>
      </w:ins>
    </w:p>
    <w:p w:rsidR="00D66ECA" w:rsidP="00D66ECA" w:rsidRDefault="009328EA">
      <w:pPr>
        <w:pStyle w:val="ReqtifyAltQ"/>
      </w:pPr>
      <w:ins w:author="常鸣" w:date="2014-07-03T14:27:00Z" w:id="1248">
        <w:r>
          <w:t>#S</w:t>
        </w:r>
      </w:ins>
      <w:r w:rsidR="00D66ECA">
        <w:rPr>
          <w:rFonts w:hint="eastAsia"/>
        </w:rPr>
        <w:t>ource</w:t>
      </w:r>
      <w:r w:rsidRPr="00645181" w:rsidR="00D66ECA">
        <w:t>=</w:t>
      </w:r>
      <w:r w:rsidRPr="008F27C5" w:rsidR="00483A7C">
        <w:t>[iTC_CC-SyAD-0967]</w:t>
      </w:r>
      <w:r w:rsidR="00193C2D">
        <w:rPr>
          <w:rFonts w:hint="eastAsia"/>
        </w:rPr>
        <w:t>,</w:t>
      </w:r>
      <w:r w:rsidRPr="00193C2D" w:rsidR="00193C2D">
        <w:rPr>
          <w:rFonts w:hint="eastAsia"/>
        </w:rPr>
        <w:t xml:space="preserve"> </w:t>
      </w:r>
      <w:r w:rsidR="00193C2D">
        <w:rPr>
          <w:rFonts w:hint="eastAsia"/>
        </w:rPr>
        <w:t>[</w:t>
      </w:r>
      <w:r w:rsidR="00193C2D">
        <w:t>iTC_CC_ATP_SwHA-0</w:t>
      </w:r>
      <w:r w:rsidR="00193C2D">
        <w:rPr>
          <w:rFonts w:hint="eastAsia"/>
        </w:rPr>
        <w:t>243]</w:t>
      </w:r>
    </w:p>
    <w:p w:rsidRPr="0081334A" w:rsidR="0081334A" w:rsidP="000C0D62" w:rsidRDefault="003642B2">
      <w:pPr>
        <w:pStyle w:val="ReqtifyAltQ"/>
      </w:pPr>
      <w:r>
        <w:t>[End]</w:t>
      </w:r>
    </w:p>
    <w:p w:rsidR="0081334A" w:rsidP="00C93484" w:rsidRDefault="0081334A">
      <w:pPr>
        <w:pStyle w:val="Reqtify"/>
      </w:pPr>
    </w:p>
    <w:p w:rsidR="0081334A" w:rsidP="00C93484" w:rsidRDefault="0081334A">
      <w:pPr>
        <w:pStyle w:val="Reqtify"/>
      </w:pPr>
    </w:p>
    <w:p w:rsidR="007F3B90" w:rsidP="00704491" w:rsidRDefault="007F3B90">
      <w:pPr>
        <w:pStyle w:val="ReqtifyAltR"/>
      </w:pPr>
      <w:r>
        <w:t>[iTC_CC_ATP-SwRS-</w:t>
      </w:r>
      <w:r>
        <w:rPr>
          <w:rFonts w:hint="eastAsia"/>
        </w:rPr>
        <w:t>0078</w:t>
      </w:r>
      <w:r>
        <w:t>]</w:t>
      </w:r>
    </w:p>
    <w:p w:rsidR="007F3B90" w:rsidP="00C93484" w:rsidRDefault="000A117D">
      <w:pPr>
        <w:pStyle w:val="Reqtify"/>
      </w:pPr>
      <w:bookmarkStart w:name="OtherATPmessageAvailable" w:id="1249"/>
      <w:r w:rsidRPr="008930D3">
        <w:rPr>
          <w:rStyle w:val="aff2"/>
          <w:bCs w:val="0"/>
          <w:iCs w:val="0"/>
        </w:rPr>
        <w:t>OtherATPmessageAvailable</w:t>
      </w:r>
      <w:bookmarkEnd w:id="1249"/>
      <w:r w:rsidR="007F3B90">
        <w:rPr>
          <w:rFonts w:hint="eastAsia"/>
        </w:rPr>
        <w:t>，判断来自冗余</w:t>
      </w:r>
      <w:r w:rsidR="007F3B90">
        <w:rPr>
          <w:rFonts w:hint="eastAsia"/>
        </w:rPr>
        <w:t>ATP</w:t>
      </w:r>
      <w:r w:rsidR="007F3B90">
        <w:rPr>
          <w:rFonts w:hint="eastAsia"/>
        </w:rPr>
        <w:t>消息的有效性：</w:t>
      </w:r>
    </w:p>
    <w:p w:rsidRPr="00E4057A" w:rsidR="007F3B90" w:rsidP="00C93484" w:rsidRDefault="00532AED">
      <w:pPr>
        <w:pStyle w:val="Reqtify"/>
      </w:pPr>
      <w:hyperlink w:history="1" w:anchor="OtherATPmessageAvailable">
        <w:r w:rsidR="000A117D">
          <w:rPr>
            <w:rStyle w:val="ac"/>
            <w:noProof/>
          </w:rPr>
          <w:t>OtherATPmessageAvailable</w:t>
        </w:r>
      </w:hyperlink>
      <w:r w:rsidR="007F3B90">
        <w:rPr>
          <w:rFonts w:hint="eastAsia"/>
        </w:rPr>
        <w:t xml:space="preserve">, </w:t>
      </w:r>
      <w:r w:rsidRPr="00E4057A" w:rsidR="007F3B90">
        <w:rPr>
          <w:rFonts w:hint="eastAsia"/>
        </w:rPr>
        <w:t xml:space="preserve">ATP </w:t>
      </w:r>
      <w:r w:rsidR="007F3B90">
        <w:rPr>
          <w:rFonts w:hint="eastAsia"/>
        </w:rPr>
        <w:t>shall</w:t>
      </w:r>
      <w:r w:rsidRPr="00E4057A" w:rsidR="007F3B90">
        <w:rPr>
          <w:rFonts w:hint="eastAsia"/>
        </w:rPr>
        <w:t xml:space="preserve"> judge the effectiveness of message from </w:t>
      </w:r>
      <w:r w:rsidR="007F3B90">
        <w:rPr>
          <w:rFonts w:hint="eastAsia"/>
        </w:rPr>
        <w:t xml:space="preserve">the </w:t>
      </w:r>
      <w:r w:rsidRPr="00E4057A" w:rsidR="002F5731">
        <w:t>redundant</w:t>
      </w:r>
      <w:r w:rsidRPr="00E4057A" w:rsidR="007F3B90">
        <w:rPr>
          <w:rFonts w:hint="eastAsia"/>
        </w:rPr>
        <w:t xml:space="preserve"> ATP, </w:t>
      </w:r>
      <w:r w:rsidR="007F3B90">
        <w:rPr>
          <w:rFonts w:hint="eastAsia"/>
        </w:rPr>
        <w:t>shown as following pseudo-codes:</w:t>
      </w:r>
    </w:p>
    <w:p w:rsidRPr="00252273" w:rsidR="007F3B90" w:rsidP="00C93484" w:rsidRDefault="007F3B90">
      <w:pPr>
        <w:pStyle w:val="Reqtify"/>
      </w:pPr>
    </w:p>
    <w:p w:rsidRPr="0081334A" w:rsidR="0081334A" w:rsidP="000431E0" w:rsidRDefault="0081334A">
      <w:pPr>
        <w:pStyle w:val="af7"/>
      </w:pPr>
      <w:r w:rsidRPr="0081334A">
        <w:t xml:space="preserve">def </w:t>
      </w:r>
      <w:hyperlink w:history="1" w:anchor="OtherATPmessageAvailable">
        <w:r w:rsidR="000A117D">
          <w:rPr>
            <w:rStyle w:val="ac"/>
          </w:rPr>
          <w:t>OtherATPmessageAvailable</w:t>
        </w:r>
      </w:hyperlink>
      <w:r w:rsidRPr="0081334A">
        <w:t>(k):</w:t>
      </w:r>
    </w:p>
    <w:p w:rsidRPr="0081334A" w:rsidR="0081334A" w:rsidP="000431E0" w:rsidRDefault="0081334A">
      <w:pPr>
        <w:pStyle w:val="af7"/>
      </w:pPr>
      <w:r w:rsidRPr="0081334A">
        <w:t xml:space="preserve">    return Message</w:t>
      </w:r>
      <w:r w:rsidR="00354F88">
        <w:t>.</w:t>
      </w:r>
      <w:hyperlink w:history="1" w:anchor="Available">
        <w:r w:rsidR="00783A38">
          <w:rPr>
            <w:rStyle w:val="ac"/>
          </w:rPr>
          <w:t>Available</w:t>
        </w:r>
      </w:hyperlink>
      <w:r w:rsidRPr="0081334A">
        <w:t>(</w:t>
      </w:r>
      <w:hyperlink w:history="1" w:anchor="OtherATPmessageReceived">
        <w:r w:rsidR="000A117D">
          <w:rPr>
            <w:rStyle w:val="ac"/>
          </w:rPr>
          <w:t>OtherATPmessageReceived</w:t>
        </w:r>
      </w:hyperlink>
      <w:r w:rsidR="000D1D11">
        <w:rPr>
          <w:rFonts w:hint="eastAsia"/>
        </w:rPr>
        <w:t>(k)</w:t>
      </w:r>
      <w:r w:rsidRPr="0081334A">
        <w:t>,</w:t>
      </w:r>
    </w:p>
    <w:p w:rsidR="000D1D11" w:rsidP="000431E0" w:rsidRDefault="0081334A">
      <w:pPr>
        <w:pStyle w:val="af7"/>
      </w:pPr>
      <w:r w:rsidRPr="0081334A">
        <w:t xml:space="preserve">                            </w:t>
      </w:r>
      <w:hyperlink w:history="1" w:anchor="OtherCCsynchroReport">
        <w:r w:rsidR="00097572">
          <w:rPr>
            <w:rStyle w:val="ac"/>
          </w:rPr>
          <w:t>OtherCCsynchroReport</w:t>
        </w:r>
      </w:hyperlink>
      <w:r w:rsidR="00354F88">
        <w:t>.L</w:t>
      </w:r>
      <w:r w:rsidRPr="0081334A">
        <w:t>atest</w:t>
      </w:r>
      <w:r w:rsidR="00354F88">
        <w:t>T</w:t>
      </w:r>
      <w:r w:rsidRPr="0081334A">
        <w:t>ime</w:t>
      </w:r>
      <w:r w:rsidR="00354F88">
        <w:t>O</w:t>
      </w:r>
      <w:r w:rsidRPr="0081334A">
        <w:t>ther</w:t>
      </w:r>
      <w:r w:rsidR="00354F88">
        <w:t>C</w:t>
      </w:r>
      <w:r w:rsidRPr="0081334A">
        <w:t>ore,</w:t>
      </w:r>
    </w:p>
    <w:p w:rsidRPr="0081334A" w:rsidR="000D1D11" w:rsidP="000431E0" w:rsidRDefault="000D1D11">
      <w:pPr>
        <w:pStyle w:val="af7"/>
      </w:pPr>
      <w:r>
        <w:rPr>
          <w:rFonts w:hint="eastAsia"/>
        </w:rPr>
        <w:t xml:space="preserve">                            </w:t>
      </w:r>
      <w:r w:rsidRPr="00837594">
        <w:rPr>
          <w:rStyle w:val="aff1"/>
        </w:rPr>
        <w:t>OTHER_ATP_VALIDITY_TIME</w:t>
      </w:r>
      <w:r>
        <w:rPr>
          <w:rFonts w:hint="eastAsia"/>
        </w:rPr>
        <w:t>,</w:t>
      </w:r>
    </w:p>
    <w:p w:rsidRPr="0081334A" w:rsidR="0081334A" w:rsidP="000431E0" w:rsidRDefault="0081334A">
      <w:pPr>
        <w:pStyle w:val="af7"/>
      </w:pPr>
      <w:r w:rsidRPr="0081334A">
        <w:t xml:space="preserve">                            </w:t>
      </w:r>
      <w:hyperlink w:history="1" w:anchor="LastOtherATPmessageAge">
        <w:r w:rsidR="00497151">
          <w:rPr>
            <w:rStyle w:val="ac"/>
          </w:rPr>
          <w:t>LastOtherATPmessageAge</w:t>
        </w:r>
      </w:hyperlink>
      <w:r w:rsidRPr="0081334A">
        <w:t>(k-1),</w:t>
      </w:r>
    </w:p>
    <w:p w:rsidR="007F3B90" w:rsidP="000431E0" w:rsidRDefault="0081334A">
      <w:pPr>
        <w:pStyle w:val="af7"/>
      </w:pPr>
      <w:r w:rsidRPr="0081334A">
        <w:t xml:space="preserve">                            k)</w:t>
      </w:r>
    </w:p>
    <w:p w:rsidRPr="008A1414" w:rsidR="007F3B90" w:rsidP="000C0D62" w:rsidRDefault="007F3B90">
      <w:pPr>
        <w:pStyle w:val="ReqtifyAltQ"/>
      </w:pPr>
      <w:r w:rsidRPr="008A1414">
        <w:t>#Category=</w:t>
      </w:r>
      <w:r>
        <w:rPr>
          <w:rFonts w:hint="eastAsia"/>
        </w:rPr>
        <w:t>Functional</w:t>
      </w:r>
    </w:p>
    <w:p w:rsidR="007F3B90" w:rsidP="000C0D62" w:rsidRDefault="007F3B90">
      <w:pPr>
        <w:pStyle w:val="ReqtifyAltQ"/>
      </w:pPr>
      <w:r w:rsidRPr="008A1414">
        <w:t>#Contribution</w:t>
      </w:r>
      <w:r>
        <w:t>=SIL4</w:t>
      </w:r>
    </w:p>
    <w:p w:rsidR="009328EA" w:rsidP="000C0D62" w:rsidRDefault="007F3B90">
      <w:pPr>
        <w:pStyle w:val="ReqtifyAltQ"/>
        <w:rPr>
          <w:ins w:author="常鸣" w:date="2014-07-03T14:27:00Z" w:id="1250"/>
        </w:rPr>
      </w:pPr>
      <w:del w:author="常鸣" w:date="2014-07-03T14:27:00Z" w:id="1251">
        <w:r w:rsidDel="009328EA">
          <w:rPr>
            <w:rFonts w:hint="eastAsia"/>
          </w:rPr>
          <w:delText>#S</w:delText>
        </w:r>
      </w:del>
      <w:ins w:author="常鸣" w:date="2014-07-03T14:27:00Z" w:id="1252">
        <w:r w:rsidR="009328EA">
          <w:rPr>
            <w:rFonts w:hint="eastAsia"/>
          </w:rPr>
          <w:t>#Allocation=ATP Software</w:t>
        </w:r>
      </w:ins>
    </w:p>
    <w:p w:rsidRPr="008A1414" w:rsidR="007F3B90" w:rsidP="000C0D62" w:rsidRDefault="009328EA">
      <w:pPr>
        <w:pStyle w:val="ReqtifyAltQ"/>
      </w:pPr>
      <w:ins w:author="常鸣" w:date="2014-07-03T14:27:00Z" w:id="1253">
        <w:r>
          <w:rPr>
            <w:rFonts w:hint="eastAsia"/>
          </w:rPr>
          <w:t>#S</w:t>
        </w:r>
      </w:ins>
      <w:r w:rsidR="007F3B90">
        <w:rPr>
          <w:rFonts w:hint="eastAsia"/>
        </w:rPr>
        <w:t>ource=</w:t>
      </w:r>
      <w:r w:rsidRPr="008F27C5" w:rsidR="007F3B90">
        <w:t>[iTC_CC-SyAD-0967]</w:t>
      </w:r>
      <w:r w:rsidR="007F3B90">
        <w:rPr>
          <w:rFonts w:hint="eastAsia"/>
        </w:rPr>
        <w:t>, [</w:t>
      </w:r>
      <w:r w:rsidR="007F3B90">
        <w:t>iTC_CC_ATP_SwHA-001</w:t>
      </w:r>
      <w:r w:rsidR="007F3B90">
        <w:rPr>
          <w:rFonts w:hint="eastAsia"/>
        </w:rPr>
        <w:t>3], [</w:t>
      </w:r>
      <w:r w:rsidR="007F3B90">
        <w:t>iTC_CC_ATP_SwHA</w:t>
      </w:r>
      <w:r w:rsidRPr="00CA7F59" w:rsidR="007F3B90">
        <w:t>-0014</w:t>
      </w:r>
      <w:r w:rsidR="007F3B90">
        <w:rPr>
          <w:rFonts w:hint="eastAsia"/>
        </w:rPr>
        <w:t>]</w:t>
      </w:r>
    </w:p>
    <w:p w:rsidRPr="008A1414" w:rsidR="007F3B90" w:rsidP="000C0D62" w:rsidRDefault="007F3B90">
      <w:pPr>
        <w:pStyle w:val="ReqtifyAltQ"/>
      </w:pPr>
      <w:r w:rsidRPr="008A1414">
        <w:t>[End]</w:t>
      </w:r>
    </w:p>
    <w:p w:rsidR="007F3B90" w:rsidP="00C93484" w:rsidRDefault="007F3B90">
      <w:pPr>
        <w:pStyle w:val="Reqtify"/>
      </w:pPr>
    </w:p>
    <w:p w:rsidR="0081334A" w:rsidP="00C93484" w:rsidRDefault="0081334A">
      <w:pPr>
        <w:pStyle w:val="Reqtify"/>
      </w:pPr>
    </w:p>
    <w:p w:rsidRPr="0081334A" w:rsidR="0081334A" w:rsidP="0081334A" w:rsidRDefault="0081334A">
      <w:pPr>
        <w:pStyle w:val="ReqtifyAltR"/>
      </w:pPr>
      <w:r w:rsidRPr="0081334A">
        <w:t>[iTC_CC_ATP-SwRS-06</w:t>
      </w:r>
      <w:r w:rsidR="00655979">
        <w:rPr>
          <w:rFonts w:hint="eastAsia"/>
        </w:rPr>
        <w:t>16</w:t>
      </w:r>
      <w:r w:rsidRPr="0081334A">
        <w:t>]</w:t>
      </w:r>
    </w:p>
    <w:p w:rsidR="0081334A" w:rsidP="00C93484" w:rsidRDefault="00497151">
      <w:pPr>
        <w:pStyle w:val="Reqtify"/>
      </w:pPr>
      <w:bookmarkStart w:name="LastOtherATPmessageAge" w:id="1254"/>
      <w:r w:rsidRPr="008930D3">
        <w:rPr>
          <w:rStyle w:val="aff2"/>
          <w:bCs w:val="0"/>
          <w:iCs w:val="0"/>
        </w:rPr>
        <w:t>LastOtherATPmessageAge</w:t>
      </w:r>
      <w:bookmarkEnd w:id="1254"/>
      <w:r w:rsidR="0081334A">
        <w:rPr>
          <w:rFonts w:hint="eastAsia"/>
        </w:rPr>
        <w:t>，获取到的远端</w:t>
      </w:r>
      <w:r w:rsidR="0081334A">
        <w:rPr>
          <w:rFonts w:hint="eastAsia"/>
        </w:rPr>
        <w:t>ATP</w:t>
      </w:r>
      <w:r w:rsidR="0081334A">
        <w:rPr>
          <w:rFonts w:hint="eastAsia"/>
        </w:rPr>
        <w:t>消息的存活时间。</w:t>
      </w:r>
    </w:p>
    <w:p w:rsidRPr="0081334A" w:rsidR="0081334A" w:rsidP="000431E0" w:rsidRDefault="0081334A">
      <w:pPr>
        <w:pStyle w:val="af7"/>
      </w:pPr>
      <w:r w:rsidRPr="0081334A">
        <w:t xml:space="preserve">def </w:t>
      </w:r>
      <w:hyperlink w:history="1" w:anchor="LastOtherATPmessageAge">
        <w:r w:rsidR="00497151">
          <w:rPr>
            <w:rStyle w:val="ac"/>
          </w:rPr>
          <w:t>LastOtherATPmessageAge</w:t>
        </w:r>
      </w:hyperlink>
      <w:r w:rsidRPr="0081334A">
        <w:t>(k):</w:t>
      </w:r>
    </w:p>
    <w:p w:rsidRPr="0081334A" w:rsidR="0081334A" w:rsidP="000431E0" w:rsidRDefault="0081334A">
      <w:pPr>
        <w:pStyle w:val="af7"/>
      </w:pPr>
      <w:r w:rsidRPr="0081334A">
        <w:t xml:space="preserve">    return Message</w:t>
      </w:r>
      <w:r w:rsidR="00354F88">
        <w:t>.</w:t>
      </w:r>
      <w:hyperlink w:history="1" w:anchor="LastAge">
        <w:r w:rsidR="00783A38">
          <w:rPr>
            <w:rStyle w:val="ac"/>
          </w:rPr>
          <w:t>LastAge</w:t>
        </w:r>
      </w:hyperlink>
      <w:r w:rsidRPr="0081334A">
        <w:t>(</w:t>
      </w:r>
      <w:hyperlink w:history="1" w:anchor="OtherATPmessageAvailable">
        <w:r w:rsidR="000A117D">
          <w:rPr>
            <w:rStyle w:val="ac"/>
          </w:rPr>
          <w:t>OtherATPmessageAvailable</w:t>
        </w:r>
      </w:hyperlink>
      <w:r w:rsidRPr="0081334A">
        <w:t>(k),</w:t>
      </w:r>
    </w:p>
    <w:p w:rsidRPr="0081334A" w:rsidR="0081334A" w:rsidP="000431E0" w:rsidRDefault="0081334A">
      <w:pPr>
        <w:pStyle w:val="af7"/>
      </w:pPr>
      <w:r w:rsidRPr="0081334A">
        <w:t xml:space="preserve">                            </w:t>
      </w:r>
      <w:hyperlink w:history="1" w:anchor="OtherCCsynchroReport">
        <w:r w:rsidR="00097572">
          <w:rPr>
            <w:rStyle w:val="ac"/>
          </w:rPr>
          <w:t>OtherCCsynchroReport</w:t>
        </w:r>
      </w:hyperlink>
      <w:r w:rsidR="00354F88">
        <w:t>.L</w:t>
      </w:r>
      <w:r w:rsidRPr="0081334A">
        <w:t>atest</w:t>
      </w:r>
      <w:r w:rsidR="00354F88">
        <w:t>T</w:t>
      </w:r>
      <w:r w:rsidRPr="0081334A">
        <w:t>ime</w:t>
      </w:r>
      <w:r w:rsidR="00354F88">
        <w:t>O</w:t>
      </w:r>
      <w:r w:rsidRPr="0081334A">
        <w:t>ther</w:t>
      </w:r>
      <w:r w:rsidR="00354F88">
        <w:t>C</w:t>
      </w:r>
      <w:r w:rsidRPr="0081334A">
        <w:t>ore,</w:t>
      </w:r>
    </w:p>
    <w:p w:rsidRPr="0081334A" w:rsidR="0081334A" w:rsidP="000431E0" w:rsidRDefault="0081334A">
      <w:pPr>
        <w:pStyle w:val="af7"/>
      </w:pPr>
      <w:r w:rsidRPr="0081334A">
        <w:t xml:space="preserve">                            </w:t>
      </w:r>
      <w:hyperlink w:history="1" w:anchor="LastOtherATPmessageAge">
        <w:r w:rsidR="00497151">
          <w:rPr>
            <w:rStyle w:val="ac"/>
          </w:rPr>
          <w:t>LastOtherATPmessageAge</w:t>
        </w:r>
      </w:hyperlink>
      <w:r w:rsidRPr="0081334A">
        <w:t>(k-1),</w:t>
      </w:r>
    </w:p>
    <w:p w:rsidRPr="0081334A" w:rsidR="0081334A" w:rsidP="000431E0" w:rsidRDefault="0081334A">
      <w:pPr>
        <w:pStyle w:val="af7"/>
      </w:pPr>
      <w:r w:rsidRPr="0081334A">
        <w:t xml:space="preserve">                            k)</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1255"/>
        </w:rPr>
      </w:pPr>
      <w:del w:author="常鸣" w:date="2014-07-03T14:27:00Z" w:id="1256">
        <w:r w:rsidRPr="00645181" w:rsidDel="009328EA">
          <w:delText>#</w:delText>
        </w:r>
        <w:r w:rsidDel="009328EA">
          <w:rPr>
            <w:rFonts w:hint="eastAsia"/>
          </w:rPr>
          <w:delText>S</w:delText>
        </w:r>
      </w:del>
      <w:ins w:author="常鸣" w:date="2014-07-03T14:27:00Z" w:id="1257">
        <w:r w:rsidR="009328EA">
          <w:t>#Allocation=ATP Software</w:t>
        </w:r>
      </w:ins>
    </w:p>
    <w:p w:rsidR="00D66ECA" w:rsidP="00D66ECA" w:rsidRDefault="009328EA">
      <w:pPr>
        <w:pStyle w:val="ReqtifyAltQ"/>
      </w:pPr>
      <w:ins w:author="常鸣" w:date="2014-07-03T14:27:00Z" w:id="1258">
        <w:r>
          <w:t>#S</w:t>
        </w:r>
      </w:ins>
      <w:r w:rsidR="00D66ECA">
        <w:rPr>
          <w:rFonts w:hint="eastAsia"/>
        </w:rPr>
        <w:t>ource</w:t>
      </w:r>
      <w:r w:rsidRPr="00645181" w:rsidR="00D66ECA">
        <w:t>=</w:t>
      </w:r>
      <w:r w:rsidRPr="008F27C5" w:rsidR="00483A7C">
        <w:t>[iTC_CC-SyAD-0967]</w:t>
      </w:r>
    </w:p>
    <w:p w:rsidR="0081334A" w:rsidP="000C0D62" w:rsidRDefault="003642B2">
      <w:pPr>
        <w:pStyle w:val="ReqtifyAltQ"/>
      </w:pPr>
      <w:r>
        <w:t>[End]</w:t>
      </w:r>
    </w:p>
    <w:p w:rsidRPr="00803DBE" w:rsidR="007F3B90" w:rsidP="00C93484" w:rsidRDefault="007F3B90">
      <w:pPr>
        <w:pStyle w:val="Reqtify"/>
      </w:pPr>
    </w:p>
    <w:p w:rsidR="007F3B90" w:rsidP="00C93484" w:rsidRDefault="007F3B90">
      <w:pPr>
        <w:pStyle w:val="Reqtify"/>
      </w:pPr>
    </w:p>
    <w:p w:rsidR="007F3B90" w:rsidP="00704491" w:rsidRDefault="007F3B90">
      <w:pPr>
        <w:pStyle w:val="ReqtifyAltR"/>
      </w:pPr>
      <w:r>
        <w:t>[iTC_CC_ATP-SwRS-</w:t>
      </w:r>
      <w:r>
        <w:rPr>
          <w:rFonts w:hint="eastAsia"/>
        </w:rPr>
        <w:t>0540</w:t>
      </w:r>
      <w:r>
        <w:t>]</w:t>
      </w:r>
    </w:p>
    <w:p w:rsidR="007F3B90" w:rsidP="00C93484" w:rsidRDefault="000A117D">
      <w:pPr>
        <w:pStyle w:val="Reqtify"/>
      </w:pPr>
      <w:bookmarkStart w:name="OtherATPmessageValid" w:id="1259"/>
      <w:r w:rsidRPr="008930D3">
        <w:rPr>
          <w:rStyle w:val="aff2"/>
          <w:bCs w:val="0"/>
          <w:iCs w:val="0"/>
        </w:rPr>
        <w:t>OtherATPmessageValid</w:t>
      </w:r>
      <w:bookmarkEnd w:id="1259"/>
      <w:r w:rsidR="007F3B90">
        <w:rPr>
          <w:rFonts w:hint="eastAsia"/>
        </w:rPr>
        <w:t>，接收到的冗余</w:t>
      </w:r>
      <w:r w:rsidR="007F3B90">
        <w:rPr>
          <w:rFonts w:hint="eastAsia"/>
        </w:rPr>
        <w:t>ATP</w:t>
      </w:r>
      <w:r w:rsidR="007F3B90">
        <w:rPr>
          <w:rFonts w:hint="eastAsia"/>
        </w:rPr>
        <w:t>消息是否在有效期内。如果该消息已失效，则设置</w:t>
      </w:r>
      <w:r w:rsidRPr="00931059" w:rsidR="007F3B90">
        <w:rPr>
          <w:rStyle w:val="aff2"/>
          <w:rFonts w:hint="eastAsia"/>
        </w:rPr>
        <w:t>OtherATPmessageValid</w:t>
      </w:r>
      <w:r w:rsidR="007F3B90">
        <w:rPr>
          <w:rFonts w:hint="eastAsia"/>
        </w:rPr>
        <w:t>为</w:t>
      </w:r>
      <w:r w:rsidR="00397BD9">
        <w:rPr>
          <w:rStyle w:val="aff1"/>
          <w:rFonts w:hint="eastAsia"/>
        </w:rPr>
        <w:t>False</w:t>
      </w:r>
      <w:r w:rsidR="007F3B90">
        <w:rPr>
          <w:rFonts w:hint="eastAsia"/>
        </w:rPr>
        <w:t>；否则为</w:t>
      </w:r>
      <w:r w:rsidR="00397BD9">
        <w:rPr>
          <w:rStyle w:val="aff1"/>
          <w:rFonts w:hint="eastAsia"/>
        </w:rPr>
        <w:t>True</w:t>
      </w:r>
      <w:r w:rsidR="007F3B90">
        <w:rPr>
          <w:rFonts w:hint="eastAsia"/>
        </w:rPr>
        <w:t>。</w:t>
      </w:r>
      <w:r w:rsidR="007F3B90">
        <w:rPr>
          <w:rFonts w:hint="eastAsia"/>
        </w:rPr>
        <w:t xml:space="preserve"> </w:t>
      </w:r>
    </w:p>
    <w:p w:rsidRPr="00252273" w:rsidR="007F3B90" w:rsidP="00C93484" w:rsidRDefault="00532AED">
      <w:pPr>
        <w:pStyle w:val="Reqtify"/>
      </w:pPr>
      <w:hyperlink w:history="1" w:anchor="OtherATPmessageValid">
        <w:r w:rsidR="000A117D">
          <w:rPr>
            <w:rStyle w:val="ac"/>
            <w:noProof/>
          </w:rPr>
          <w:t>OtherATPmessageValid</w:t>
        </w:r>
      </w:hyperlink>
      <w:r w:rsidRPr="00252273" w:rsidR="007F3B90">
        <w:rPr>
          <w:rFonts w:hint="eastAsia"/>
        </w:rPr>
        <w:t xml:space="preserve"> represents the effectiveness of the messages from redundant ATP.</w:t>
      </w:r>
      <w:r w:rsidRPr="00775C55" w:rsidR="007F3B90">
        <w:rPr>
          <w:rFonts w:hint="eastAsia"/>
        </w:rPr>
        <w:t xml:space="preserve"> If this message is invalid, ATP will set </w:t>
      </w:r>
      <w:hyperlink w:history="1" w:anchor="OtherATPmessageValid">
        <w:r w:rsidR="000A117D">
          <w:rPr>
            <w:rStyle w:val="ac"/>
          </w:rPr>
          <w:t>OtherATPmessageValid</w:t>
        </w:r>
      </w:hyperlink>
      <w:r w:rsidRPr="00252273" w:rsidR="007F3B90">
        <w:rPr>
          <w:rFonts w:hint="eastAsia"/>
        </w:rPr>
        <w:t xml:space="preserve"> as </w:t>
      </w:r>
      <w:r w:rsidRPr="00354FC4" w:rsidR="00397BD9">
        <w:rPr>
          <w:rStyle w:val="aff1"/>
          <w:rFonts w:hint="eastAsia"/>
        </w:rPr>
        <w:t>False</w:t>
      </w:r>
      <w:r w:rsidRPr="00252273" w:rsidR="007F3B90">
        <w:rPr>
          <w:rFonts w:hint="eastAsia"/>
        </w:rPr>
        <w:t xml:space="preserve">; </w:t>
      </w:r>
      <w:r w:rsidRPr="00252273" w:rsidR="007F3B90">
        <w:t>otherwise</w:t>
      </w:r>
      <w:r w:rsidRPr="00252273" w:rsidR="007F3B90">
        <w:rPr>
          <w:rFonts w:hint="eastAsia"/>
        </w:rPr>
        <w:t xml:space="preserve">, it is set as </w:t>
      </w:r>
      <w:r w:rsidRPr="00354FC4" w:rsidR="00397BD9">
        <w:rPr>
          <w:rStyle w:val="aff1"/>
          <w:rFonts w:hint="eastAsia"/>
        </w:rPr>
        <w:t>True</w:t>
      </w:r>
      <w:r w:rsidRPr="00252273" w:rsidR="007F3B90">
        <w:rPr>
          <w:rFonts w:hint="eastAsia"/>
        </w:rPr>
        <w:t xml:space="preserve">. </w:t>
      </w:r>
    </w:p>
    <w:p w:rsidRPr="00775C55" w:rsidR="007F3B90" w:rsidP="00C93484" w:rsidRDefault="007F3B90">
      <w:pPr>
        <w:pStyle w:val="Reqtify"/>
      </w:pPr>
    </w:p>
    <w:p w:rsidRPr="0081334A" w:rsidR="0081334A" w:rsidP="000431E0" w:rsidRDefault="0081334A">
      <w:pPr>
        <w:pStyle w:val="af7"/>
      </w:pPr>
      <w:r w:rsidRPr="0081334A">
        <w:t xml:space="preserve">def </w:t>
      </w:r>
      <w:hyperlink w:history="1" w:anchor="OtherATPmessageValid">
        <w:r w:rsidR="000A117D">
          <w:rPr>
            <w:rStyle w:val="ac"/>
          </w:rPr>
          <w:t>OtherATPmessageValid</w:t>
        </w:r>
      </w:hyperlink>
      <w:r w:rsidRPr="0081334A">
        <w:t>(k):</w:t>
      </w:r>
    </w:p>
    <w:p w:rsidRPr="0081334A" w:rsidR="0081334A" w:rsidP="000431E0" w:rsidRDefault="0081334A">
      <w:pPr>
        <w:pStyle w:val="af7"/>
      </w:pPr>
      <w:r w:rsidRPr="0081334A">
        <w:t xml:space="preserve">    return Message</w:t>
      </w:r>
      <w:r w:rsidR="00354F88">
        <w:t>.</w:t>
      </w:r>
      <w:hyperlink w:history="1" w:anchor="Valid">
        <w:r w:rsidR="008B369C">
          <w:rPr>
            <w:rStyle w:val="ac"/>
          </w:rPr>
          <w:t>Valid</w:t>
        </w:r>
      </w:hyperlink>
      <w:r w:rsidRPr="0081334A">
        <w:t>(</w:t>
      </w:r>
      <w:hyperlink w:history="1" w:anchor="OtherCCsynchroReport">
        <w:r w:rsidR="00097572">
          <w:rPr>
            <w:rStyle w:val="ac"/>
          </w:rPr>
          <w:t>OtherCCsynchroReport</w:t>
        </w:r>
      </w:hyperlink>
      <w:r w:rsidR="00354F88">
        <w:t>.L</w:t>
      </w:r>
      <w:r w:rsidRPr="0081334A">
        <w:t>atest</w:t>
      </w:r>
      <w:r w:rsidR="00354F88">
        <w:t>T</w:t>
      </w:r>
      <w:r w:rsidRPr="0081334A">
        <w:t>ime</w:t>
      </w:r>
      <w:r w:rsidR="00354F88">
        <w:t>O</w:t>
      </w:r>
      <w:r w:rsidRPr="0081334A">
        <w:t>ther</w:t>
      </w:r>
      <w:r w:rsidR="00354F88">
        <w:t>C</w:t>
      </w:r>
      <w:r w:rsidRPr="0081334A">
        <w:t>ore,</w:t>
      </w:r>
    </w:p>
    <w:p w:rsidRPr="0081334A" w:rsidR="0081334A" w:rsidP="000431E0" w:rsidRDefault="0081334A">
      <w:pPr>
        <w:pStyle w:val="af7"/>
      </w:pPr>
      <w:r w:rsidRPr="0081334A">
        <w:t xml:space="preserve">                         </w:t>
      </w:r>
      <w:r w:rsidRPr="00837594">
        <w:rPr>
          <w:rStyle w:val="aff1"/>
        </w:rPr>
        <w:t>OTHER_ATP_VALIDITY_TIME</w:t>
      </w:r>
      <w:r w:rsidRPr="0081334A">
        <w:t>,</w:t>
      </w:r>
    </w:p>
    <w:p w:rsidRPr="0019184C" w:rsidR="007F3B90" w:rsidP="000431E0" w:rsidRDefault="0081334A">
      <w:pPr>
        <w:pStyle w:val="af7"/>
      </w:pPr>
      <w:r w:rsidRPr="0081334A">
        <w:t xml:space="preserve">                         k)</w:t>
      </w:r>
    </w:p>
    <w:p w:rsidRPr="008A1414" w:rsidR="007F3B90" w:rsidP="000C0D62" w:rsidRDefault="007F3B90">
      <w:pPr>
        <w:pStyle w:val="ReqtifyAltQ"/>
      </w:pPr>
      <w:r w:rsidRPr="008A1414">
        <w:t>#Category=</w:t>
      </w:r>
      <w:r w:rsidRPr="008F27C5">
        <w:rPr>
          <w:rFonts w:hint="eastAsia"/>
        </w:rPr>
        <w:t>Functional</w:t>
      </w:r>
    </w:p>
    <w:p w:rsidR="007F3B90" w:rsidP="000C0D62" w:rsidRDefault="007F3B90">
      <w:pPr>
        <w:pStyle w:val="ReqtifyAltQ"/>
      </w:pPr>
      <w:r w:rsidRPr="008A1414">
        <w:t>#Contribution</w:t>
      </w:r>
      <w:r>
        <w:t>=SIL4</w:t>
      </w:r>
    </w:p>
    <w:p w:rsidR="009328EA" w:rsidP="000C0D62" w:rsidRDefault="007F3B90">
      <w:pPr>
        <w:pStyle w:val="ReqtifyAltQ"/>
        <w:rPr>
          <w:ins w:author="常鸣" w:date="2014-07-03T14:27:00Z" w:id="1260"/>
        </w:rPr>
      </w:pPr>
      <w:del w:author="常鸣" w:date="2014-07-03T14:27:00Z" w:id="1261">
        <w:r w:rsidRPr="008F27C5" w:rsidDel="009328EA">
          <w:rPr>
            <w:rFonts w:hint="eastAsia"/>
          </w:rPr>
          <w:delText>#S</w:delText>
        </w:r>
      </w:del>
      <w:ins w:author="常鸣" w:date="2014-07-03T14:27:00Z" w:id="1262">
        <w:r w:rsidR="009328EA">
          <w:rPr>
            <w:rFonts w:hint="eastAsia"/>
          </w:rPr>
          <w:t>#Allocation=ATP Software</w:t>
        </w:r>
      </w:ins>
    </w:p>
    <w:p w:rsidRPr="008A1414" w:rsidR="007F3B90" w:rsidP="000C0D62" w:rsidRDefault="009328EA">
      <w:pPr>
        <w:pStyle w:val="ReqtifyAltQ"/>
      </w:pPr>
      <w:ins w:author="常鸣" w:date="2014-07-03T14:27:00Z" w:id="1263">
        <w:r>
          <w:rPr>
            <w:rFonts w:hint="eastAsia"/>
          </w:rPr>
          <w:t>#S</w:t>
        </w:r>
      </w:ins>
      <w:r w:rsidRPr="008F27C5" w:rsidR="007F3B90">
        <w:rPr>
          <w:rFonts w:hint="eastAsia"/>
        </w:rPr>
        <w:t>ource=</w:t>
      </w:r>
      <w:r w:rsidRPr="008F27C5" w:rsidR="007F3B90">
        <w:t xml:space="preserve"> [iTC_CC-SyAD-0967]</w:t>
      </w:r>
    </w:p>
    <w:p w:rsidRPr="008A1414" w:rsidR="007F3B90" w:rsidP="000C0D62" w:rsidRDefault="007F3B90">
      <w:pPr>
        <w:pStyle w:val="ReqtifyAltQ"/>
      </w:pPr>
      <w:r w:rsidRPr="008A1414">
        <w:t>[End]</w:t>
      </w:r>
    </w:p>
    <w:p w:rsidR="007F3B90" w:rsidP="00C93484" w:rsidRDefault="007F3B90">
      <w:pPr>
        <w:pStyle w:val="Reqtify"/>
      </w:pPr>
    </w:p>
    <w:p w:rsidR="007F3B90" w:rsidP="00C93484" w:rsidRDefault="007F3B90">
      <w:pPr>
        <w:pStyle w:val="Reqtify"/>
      </w:pPr>
    </w:p>
    <w:p w:rsidR="007F3B90" w:rsidP="00704491" w:rsidRDefault="007F3B90">
      <w:pPr>
        <w:pStyle w:val="ReqtifyAltR"/>
      </w:pPr>
      <w:r>
        <w:t>[iTC_CC_ATP-SwRS-</w:t>
      </w:r>
      <w:r>
        <w:rPr>
          <w:rFonts w:hint="eastAsia"/>
        </w:rPr>
        <w:t>0081</w:t>
      </w:r>
      <w:r>
        <w:t>]</w:t>
      </w:r>
    </w:p>
    <w:p w:rsidR="007F3B90" w:rsidP="00C93484" w:rsidRDefault="00DE27C8">
      <w:pPr>
        <w:pStyle w:val="Reqtify"/>
      </w:pPr>
      <w:bookmarkStart w:name="OtherATPminTime" w:id="1264"/>
      <w:r w:rsidRPr="00D66ECA">
        <w:rPr>
          <w:rStyle w:val="aff2"/>
        </w:rPr>
        <w:t>OtherATPminTime</w:t>
      </w:r>
      <w:bookmarkEnd w:id="1264"/>
      <w:r w:rsidR="007F3B90">
        <w:rPr>
          <w:rFonts w:hint="eastAsia"/>
        </w:rPr>
        <w:t>，本端</w:t>
      </w:r>
      <w:r w:rsidR="007F3B90">
        <w:rPr>
          <w:rFonts w:hint="eastAsia"/>
        </w:rPr>
        <w:t>ATP</w:t>
      </w:r>
      <w:r w:rsidR="007F3B90">
        <w:rPr>
          <w:rFonts w:hint="eastAsia"/>
        </w:rPr>
        <w:t>维护的冗余</w:t>
      </w:r>
      <w:r w:rsidR="007F3B90">
        <w:rPr>
          <w:rFonts w:hint="eastAsia"/>
        </w:rPr>
        <w:t>ATP</w:t>
      </w:r>
      <w:r w:rsidR="007F3B90">
        <w:rPr>
          <w:rFonts w:hint="eastAsia"/>
        </w:rPr>
        <w:t>的最小时间。设置规则如下：</w:t>
      </w:r>
    </w:p>
    <w:p w:rsidR="007F3B90" w:rsidP="00FA0FBB" w:rsidRDefault="007F3B90">
      <w:pPr>
        <w:pStyle w:val="AltX"/>
      </w:pPr>
      <w:r>
        <w:rPr>
          <w:rFonts w:hint="eastAsia"/>
        </w:rPr>
        <w:t>初始化时根据所在车头设置</w:t>
      </w:r>
      <w:r w:rsidRPr="00B6542B">
        <w:rPr>
          <w:rStyle w:val="aff2"/>
          <w:rFonts w:hint="eastAsia"/>
        </w:rPr>
        <w:t>OtherATPminTime</w:t>
      </w:r>
      <w:r>
        <w:rPr>
          <w:rFonts w:hint="eastAsia"/>
        </w:rPr>
        <w:t>为默认值；</w:t>
      </w:r>
    </w:p>
    <w:p w:rsidR="007F3B90" w:rsidP="00FA0FBB" w:rsidRDefault="007F3B90">
      <w:pPr>
        <w:pStyle w:val="AltX"/>
      </w:pPr>
      <w:r>
        <w:rPr>
          <w:rFonts w:hint="eastAsia"/>
        </w:rPr>
        <w:t>否则，如果本周期收新的冗余</w:t>
      </w:r>
      <w:r>
        <w:rPr>
          <w:rFonts w:hint="eastAsia"/>
        </w:rPr>
        <w:t>ATP</w:t>
      </w:r>
      <w:r>
        <w:rPr>
          <w:rFonts w:hint="eastAsia"/>
        </w:rPr>
        <w:t>消息可用，则更新</w:t>
      </w:r>
      <w:r w:rsidRPr="00B6542B">
        <w:rPr>
          <w:rStyle w:val="aff2"/>
          <w:rFonts w:hint="eastAsia"/>
        </w:rPr>
        <w:t>OtherATPminTime</w:t>
      </w:r>
      <w:r>
        <w:rPr>
          <w:rFonts w:hint="eastAsia"/>
        </w:rPr>
        <w:t>为消息中的</w:t>
      </w:r>
      <w:r>
        <w:rPr>
          <w:rFonts w:hint="eastAsia"/>
        </w:rPr>
        <w:t>current</w:t>
      </w:r>
      <w:r w:rsidR="00354F88">
        <w:rPr>
          <w:rFonts w:hint="eastAsia"/>
        </w:rPr>
        <w:t>T</w:t>
      </w:r>
      <w:r>
        <w:rPr>
          <w:rFonts w:hint="eastAsia"/>
        </w:rPr>
        <w:t>ime</w:t>
      </w:r>
      <w:r>
        <w:rPr>
          <w:rFonts w:hint="eastAsia"/>
        </w:rPr>
        <w:t>；</w:t>
      </w:r>
    </w:p>
    <w:p w:rsidR="007F3B90" w:rsidP="00FA0FBB" w:rsidRDefault="007F3B90">
      <w:pPr>
        <w:pStyle w:val="AltX"/>
      </w:pPr>
      <w:r>
        <w:rPr>
          <w:rFonts w:hint="eastAsia"/>
        </w:rPr>
        <w:t>否则，如果冗余</w:t>
      </w:r>
      <w:r>
        <w:rPr>
          <w:rFonts w:hint="eastAsia"/>
        </w:rPr>
        <w:t>ATP</w:t>
      </w:r>
      <w:r>
        <w:rPr>
          <w:rFonts w:hint="eastAsia"/>
        </w:rPr>
        <w:t>消息仍然在有效期内，则对</w:t>
      </w:r>
      <w:r w:rsidRPr="00B6542B">
        <w:rPr>
          <w:rStyle w:val="aff2"/>
          <w:rFonts w:hint="eastAsia"/>
        </w:rPr>
        <w:t>OtherATPminTime</w:t>
      </w:r>
      <w:r>
        <w:rPr>
          <w:rFonts w:hint="eastAsia"/>
        </w:rPr>
        <w:t>每周期加</w:t>
      </w:r>
      <w:r>
        <w:rPr>
          <w:rFonts w:hint="eastAsia"/>
        </w:rPr>
        <w:t>1</w:t>
      </w:r>
      <w:r>
        <w:rPr>
          <w:rFonts w:hint="eastAsia"/>
        </w:rPr>
        <w:t>，若越界则重新等于初始化值；</w:t>
      </w:r>
    </w:p>
    <w:p w:rsidRPr="00FA19AE" w:rsidR="007F3B90" w:rsidP="00FA0FBB" w:rsidRDefault="007F3B90">
      <w:pPr>
        <w:pStyle w:val="AltX"/>
      </w:pPr>
      <w:r>
        <w:rPr>
          <w:rFonts w:hint="eastAsia"/>
        </w:rPr>
        <w:t>否则，如果当前收到的新的冗余</w:t>
      </w:r>
      <w:r>
        <w:rPr>
          <w:rFonts w:hint="eastAsia"/>
        </w:rPr>
        <w:t>ATP</w:t>
      </w:r>
      <w:r>
        <w:rPr>
          <w:rFonts w:hint="eastAsia"/>
        </w:rPr>
        <w:t>消息（但不可用），则将</w:t>
      </w:r>
      <w:r w:rsidRPr="00FA19AE">
        <w:rPr>
          <w:rStyle w:val="aff2"/>
          <w:rFonts w:hint="eastAsia"/>
        </w:rPr>
        <w:t>OtherATPminTime</w:t>
      </w:r>
      <w:r w:rsidRPr="00FA19AE">
        <w:rPr>
          <w:rFonts w:hint="eastAsia"/>
        </w:rPr>
        <w:t>更新为消息中的时间；</w:t>
      </w:r>
    </w:p>
    <w:p w:rsidRPr="00B22C49" w:rsidR="007F3B90" w:rsidP="00FA0FBB" w:rsidRDefault="007F3B90">
      <w:pPr>
        <w:pStyle w:val="AltX"/>
      </w:pPr>
      <w:r w:rsidRPr="00FA19AE">
        <w:rPr>
          <w:rFonts w:hint="eastAsia"/>
        </w:rPr>
        <w:t>其他情况，</w:t>
      </w:r>
      <w:r w:rsidRPr="00FA19AE">
        <w:rPr>
          <w:rStyle w:val="aff2"/>
          <w:rFonts w:hint="eastAsia"/>
        </w:rPr>
        <w:t>OtherATPminTime</w:t>
      </w:r>
      <w:r>
        <w:rPr>
          <w:rFonts w:hint="eastAsia"/>
        </w:rPr>
        <w:t>累加</w:t>
      </w:r>
      <w:r>
        <w:rPr>
          <w:rFonts w:hint="eastAsia"/>
        </w:rPr>
        <w:t>1</w:t>
      </w:r>
      <w:r>
        <w:rPr>
          <w:rFonts w:hint="eastAsia"/>
        </w:rPr>
        <w:t>，若越界则重新等于初始化值</w:t>
      </w:r>
      <w:r w:rsidRPr="00FA19AE">
        <w:rPr>
          <w:rFonts w:hint="eastAsia"/>
        </w:rPr>
        <w:t>。</w:t>
      </w:r>
    </w:p>
    <w:p w:rsidRPr="00FA19AE" w:rsidR="007F3B90" w:rsidP="00C93484" w:rsidRDefault="007F3B90">
      <w:pPr>
        <w:pStyle w:val="Reqtify"/>
      </w:pPr>
      <w:r w:rsidRPr="00FA19AE">
        <w:rPr>
          <w:rFonts w:hint="eastAsia"/>
        </w:rPr>
        <w:t xml:space="preserve">The </w:t>
      </w:r>
      <w:hyperlink w:history="1" w:anchor="OtherATPminTime">
        <w:r w:rsidR="00DE27C8">
          <w:rPr>
            <w:rStyle w:val="ac"/>
          </w:rPr>
          <w:t>OtherATPminTime</w:t>
        </w:r>
      </w:hyperlink>
      <w:r w:rsidRPr="00FA19AE">
        <w:rPr>
          <w:rFonts w:hint="eastAsia"/>
        </w:rPr>
        <w:t xml:space="preserve"> stands for the </w:t>
      </w:r>
      <w:r>
        <w:rPr>
          <w:rFonts w:hint="eastAsia"/>
        </w:rPr>
        <w:t xml:space="preserve">local ATP maintained </w:t>
      </w:r>
      <w:r w:rsidRPr="00FA19AE">
        <w:rPr>
          <w:rFonts w:hint="eastAsia"/>
        </w:rPr>
        <w:t>minimum time of the redundant ATP. The setting rule is as following:</w:t>
      </w:r>
    </w:p>
    <w:p w:rsidRPr="00FA19AE" w:rsidR="007F3B90" w:rsidP="00FA0FBB" w:rsidRDefault="007F3B90">
      <w:pPr>
        <w:pStyle w:val="AltX"/>
      </w:pPr>
      <w:r w:rsidRPr="00FA19AE">
        <w:rPr>
          <w:rFonts w:hint="eastAsia"/>
        </w:rPr>
        <w:t xml:space="preserve">In initialization, ATP set the </w:t>
      </w:r>
      <w:hyperlink w:history="1" w:anchor="OtherATPminTime">
        <w:r w:rsidR="00DE27C8">
          <w:rPr>
            <w:rStyle w:val="ac"/>
          </w:rPr>
          <w:t>OtherATPminTime</w:t>
        </w:r>
      </w:hyperlink>
      <w:r w:rsidRPr="00FA19AE">
        <w:rPr>
          <w:rFonts w:hint="eastAsia"/>
        </w:rPr>
        <w:t xml:space="preserve"> as default value </w:t>
      </w:r>
      <w:r>
        <w:rPr>
          <w:rFonts w:hint="eastAsia"/>
        </w:rPr>
        <w:t xml:space="preserve">based on the </w:t>
      </w:r>
      <w:hyperlink w:history="1" w:anchor="CoreId">
        <w:r w:rsidR="00B5344E">
          <w:rPr>
            <w:rStyle w:val="ac"/>
          </w:rPr>
          <w:t>CoreId</w:t>
        </w:r>
      </w:hyperlink>
      <w:r>
        <w:rPr>
          <w:rFonts w:hint="eastAsia"/>
        </w:rPr>
        <w:t xml:space="preserve"> of the redundant ATP.</w:t>
      </w:r>
    </w:p>
    <w:p w:rsidRPr="00FA19AE" w:rsidR="007F3B90" w:rsidP="00FA0FBB" w:rsidRDefault="007F3B90">
      <w:pPr>
        <w:pStyle w:val="AltX"/>
      </w:pPr>
      <w:r>
        <w:rPr>
          <w:rFonts w:hint="eastAsia"/>
        </w:rPr>
        <w:t xml:space="preserve">Or </w:t>
      </w:r>
      <w:r w:rsidR="00397BD9">
        <w:rPr>
          <w:rFonts w:hint="eastAsia"/>
        </w:rPr>
        <w:t>else:</w:t>
      </w:r>
      <w:r w:rsidRPr="00FA19AE">
        <w:rPr>
          <w:rFonts w:hint="eastAsia"/>
        </w:rPr>
        <w:t>, if the updating message from th</w:t>
      </w:r>
      <w:r>
        <w:rPr>
          <w:rFonts w:hint="eastAsia"/>
        </w:rPr>
        <w:t>e new redundant ATP in this cyc</w:t>
      </w:r>
      <w:r w:rsidRPr="00FA19AE">
        <w:rPr>
          <w:rFonts w:hint="eastAsia"/>
        </w:rPr>
        <w:t>l</w:t>
      </w:r>
      <w:r>
        <w:rPr>
          <w:rFonts w:hint="eastAsia"/>
        </w:rPr>
        <w:t>e</w:t>
      </w:r>
      <w:r w:rsidRPr="00FA19AE">
        <w:rPr>
          <w:rFonts w:hint="eastAsia"/>
        </w:rPr>
        <w:t xml:space="preserve"> </w:t>
      </w:r>
      <w:r>
        <w:rPr>
          <w:rFonts w:hint="eastAsia"/>
        </w:rPr>
        <w:t>is available</w:t>
      </w:r>
      <w:r w:rsidRPr="00FA19AE">
        <w:rPr>
          <w:rFonts w:hint="eastAsia"/>
        </w:rPr>
        <w:t xml:space="preserve">, ATP will update </w:t>
      </w:r>
      <w:hyperlink w:history="1" w:anchor="OtherATPminTime">
        <w:r w:rsidR="00DE27C8">
          <w:rPr>
            <w:rStyle w:val="ac"/>
          </w:rPr>
          <w:t>OtherATPminTime</w:t>
        </w:r>
      </w:hyperlink>
      <w:r w:rsidRPr="00FA19AE">
        <w:rPr>
          <w:rFonts w:hint="eastAsia"/>
        </w:rPr>
        <w:t xml:space="preserve"> as the current</w:t>
      </w:r>
      <w:r>
        <w:rPr>
          <w:rFonts w:hint="eastAsia"/>
        </w:rPr>
        <w:t xml:space="preserve"> </w:t>
      </w:r>
      <w:r w:rsidRPr="00FA19AE">
        <w:rPr>
          <w:rFonts w:hint="eastAsia"/>
        </w:rPr>
        <w:t xml:space="preserve">time in the message. </w:t>
      </w:r>
    </w:p>
    <w:p w:rsidRPr="00FA19AE" w:rsidR="007F3B90" w:rsidP="00FA0FBB" w:rsidRDefault="007F3B90">
      <w:pPr>
        <w:pStyle w:val="AltX"/>
      </w:pPr>
      <w:r>
        <w:rPr>
          <w:rFonts w:hint="eastAsia"/>
        </w:rPr>
        <w:t xml:space="preserve">Or </w:t>
      </w:r>
      <w:r w:rsidR="00397BD9">
        <w:rPr>
          <w:rFonts w:hint="eastAsia"/>
        </w:rPr>
        <w:t>else:</w:t>
      </w:r>
      <w:r w:rsidRPr="00FA19AE">
        <w:rPr>
          <w:rFonts w:hint="eastAsia"/>
        </w:rPr>
        <w:t xml:space="preserve">, if the redundant ATP message is still effective, ATP will add 1 in the </w:t>
      </w:r>
      <w:hyperlink w:history="1" w:anchor="OtherATPminTime">
        <w:r w:rsidR="00DE27C8">
          <w:rPr>
            <w:rStyle w:val="ac"/>
          </w:rPr>
          <w:t>OtherATPminTime</w:t>
        </w:r>
      </w:hyperlink>
      <w:r w:rsidRPr="00FA19AE">
        <w:rPr>
          <w:rFonts w:hint="eastAsia"/>
        </w:rPr>
        <w:t xml:space="preserve"> until it is out of </w:t>
      </w:r>
      <w:r>
        <w:rPr>
          <w:rFonts w:hint="eastAsia"/>
        </w:rPr>
        <w:t>bound</w:t>
      </w:r>
      <w:r w:rsidRPr="00FA19AE">
        <w:rPr>
          <w:rFonts w:hint="eastAsia"/>
        </w:rPr>
        <w:t>,</w:t>
      </w:r>
      <w:r w:rsidR="00397BD9">
        <w:rPr>
          <w:rFonts w:hint="eastAsia"/>
        </w:rPr>
        <w:t xml:space="preserve"> and </w:t>
      </w:r>
      <w:r w:rsidRPr="00FA19AE">
        <w:rPr>
          <w:rFonts w:hint="eastAsia"/>
        </w:rPr>
        <w:t xml:space="preserve">set is as initialization value. </w:t>
      </w:r>
    </w:p>
    <w:p w:rsidR="007F3B90" w:rsidP="00FA0FBB" w:rsidRDefault="007F3B90">
      <w:pPr>
        <w:pStyle w:val="AltX"/>
      </w:pPr>
      <w:r>
        <w:rPr>
          <w:rFonts w:hint="eastAsia"/>
        </w:rPr>
        <w:lastRenderedPageBreak/>
        <w:t xml:space="preserve">Or </w:t>
      </w:r>
      <w:r w:rsidR="00397BD9">
        <w:rPr>
          <w:rFonts w:hint="eastAsia"/>
        </w:rPr>
        <w:t>else:</w:t>
      </w:r>
      <w:r>
        <w:rPr>
          <w:rFonts w:hint="eastAsia"/>
        </w:rPr>
        <w:t xml:space="preserve">, </w:t>
      </w:r>
      <w:r w:rsidRPr="00FA19AE">
        <w:rPr>
          <w:rFonts w:hint="eastAsia"/>
        </w:rPr>
        <w:t xml:space="preserve">If the </w:t>
      </w:r>
      <w:r>
        <w:rPr>
          <w:rFonts w:hint="eastAsia"/>
        </w:rPr>
        <w:t xml:space="preserve">received a new </w:t>
      </w:r>
      <w:r w:rsidRPr="00FA19AE">
        <w:rPr>
          <w:rFonts w:hint="eastAsia"/>
        </w:rPr>
        <w:t>redundant ATP message</w:t>
      </w:r>
      <w:r>
        <w:rPr>
          <w:rFonts w:hint="eastAsia"/>
        </w:rPr>
        <w:t>, but it</w:t>
      </w:r>
      <w:r w:rsidRPr="00FA19AE">
        <w:rPr>
          <w:rFonts w:hint="eastAsia"/>
        </w:rPr>
        <w:t xml:space="preserve"> </w:t>
      </w:r>
      <w:r>
        <w:rPr>
          <w:rFonts w:hint="eastAsia"/>
        </w:rPr>
        <w:t>was not available</w:t>
      </w:r>
      <w:r w:rsidRPr="00FA19AE">
        <w:rPr>
          <w:rFonts w:hint="eastAsia"/>
        </w:rPr>
        <w:t xml:space="preserve">, ATP </w:t>
      </w:r>
      <w:r>
        <w:rPr>
          <w:rFonts w:hint="eastAsia"/>
        </w:rPr>
        <w:t>shal</w:t>
      </w:r>
      <w:r w:rsidRPr="00FA19AE">
        <w:rPr>
          <w:rFonts w:hint="eastAsia"/>
        </w:rPr>
        <w:t xml:space="preserve">l update </w:t>
      </w:r>
      <w:hyperlink w:history="1" w:anchor="OtherATPminTime">
        <w:r w:rsidR="00DE27C8">
          <w:rPr>
            <w:rStyle w:val="ac"/>
          </w:rPr>
          <w:t>OtherATPminTime</w:t>
        </w:r>
      </w:hyperlink>
      <w:r w:rsidRPr="00FA19AE">
        <w:rPr>
          <w:rFonts w:hint="eastAsia"/>
        </w:rPr>
        <w:t xml:space="preserve"> </w:t>
      </w:r>
      <w:r>
        <w:rPr>
          <w:rFonts w:hint="eastAsia"/>
        </w:rPr>
        <w:t xml:space="preserve">as in </w:t>
      </w:r>
      <w:r w:rsidRPr="00FA19AE">
        <w:rPr>
          <w:rFonts w:hint="eastAsia"/>
        </w:rPr>
        <w:t>the message.</w:t>
      </w:r>
    </w:p>
    <w:p w:rsidRPr="00FA19AE" w:rsidR="007F3B90" w:rsidP="00FA0FBB" w:rsidRDefault="007F3B90">
      <w:pPr>
        <w:pStyle w:val="AltX"/>
      </w:pPr>
      <w:r>
        <w:rPr>
          <w:rFonts w:hint="eastAsia"/>
        </w:rPr>
        <w:t xml:space="preserve">Otherwise, accumulate </w:t>
      </w:r>
      <w:hyperlink w:history="1" w:anchor="OtherATPminTime">
        <w:r w:rsidR="00DE27C8">
          <w:rPr>
            <w:rStyle w:val="ac"/>
          </w:rPr>
          <w:t>OtherATPminTime</w:t>
        </w:r>
      </w:hyperlink>
      <w:r>
        <w:rPr>
          <w:rFonts w:hint="eastAsia"/>
        </w:rPr>
        <w:t>.</w:t>
      </w:r>
    </w:p>
    <w:p w:rsidR="007F3B90" w:rsidP="000431E0" w:rsidRDefault="00397BD9">
      <w:pPr>
        <w:pStyle w:val="af7"/>
      </w:pPr>
      <w:r>
        <w:rPr>
          <w:rFonts w:hint="eastAsia"/>
        </w:rPr>
        <w:t>if (</w:t>
      </w:r>
      <w:hyperlink w:history="1" w:anchor="CoreId">
        <w:r w:rsidR="00B5344E">
          <w:rPr>
            <w:rStyle w:val="ac"/>
          </w:rPr>
          <w:t>CoreId</w:t>
        </w:r>
      </w:hyperlink>
      <w:r w:rsidR="007F3B90">
        <w:rPr>
          <w:rFonts w:hint="eastAsia"/>
        </w:rPr>
        <w:t xml:space="preserve"> == </w:t>
      </w:r>
      <w:r w:rsidRPr="00451353" w:rsidR="007F3B90">
        <w:rPr>
          <w:rStyle w:val="aff1"/>
          <w:rFonts w:hint="eastAsia"/>
        </w:rPr>
        <w:t>END_1</w:t>
      </w:r>
      <w:r w:rsidR="007F3B90">
        <w:rPr>
          <w:rFonts w:hint="eastAsia"/>
        </w:rPr>
        <w:t>)</w:t>
      </w:r>
    </w:p>
    <w:p w:rsidR="007F3B90" w:rsidP="000431E0" w:rsidRDefault="007F3B90">
      <w:pPr>
        <w:pStyle w:val="af7"/>
      </w:pPr>
      <w:r>
        <w:rPr>
          <w:rFonts w:hint="eastAsia"/>
        </w:rPr>
        <w:t xml:space="preserve"> </w:t>
      </w:r>
      <w:r w:rsidR="003928F2">
        <w:rPr>
          <w:rFonts w:hint="eastAsia"/>
        </w:rPr>
        <w:t xml:space="preserve">   </w:t>
      </w:r>
      <w:r w:rsidR="00397BD9">
        <w:rPr>
          <w:rFonts w:hint="eastAsia"/>
        </w:rPr>
        <w:t>if (</w:t>
      </w:r>
      <w:r w:rsidR="00C32EC4">
        <w:rPr>
          <w:rFonts w:hint="eastAsia"/>
        </w:rPr>
        <w:t>Initialization</w:t>
      </w:r>
      <w:r>
        <w:rPr>
          <w:rFonts w:hint="eastAsia"/>
        </w:rPr>
        <w:t>)</w:t>
      </w:r>
    </w:p>
    <w:p w:rsidR="007F3B90" w:rsidP="000431E0" w:rsidRDefault="007F3B90">
      <w:pPr>
        <w:pStyle w:val="af7"/>
        <w:rPr>
          <w:rStyle w:val="aff1"/>
        </w:rPr>
      </w:pPr>
      <w:r>
        <w:rPr>
          <w:rFonts w:hint="eastAsia"/>
        </w:rPr>
        <w:t xml:space="preserve">     </w:t>
      </w:r>
      <w:r w:rsidR="003928F2">
        <w:rPr>
          <w:rFonts w:hint="eastAsia"/>
        </w:rPr>
        <w:t xml:space="preserve">   </w:t>
      </w:r>
      <w:hyperlink w:history="1" w:anchor="OtherATPminTime">
        <w:r w:rsidR="00DE27C8">
          <w:rPr>
            <w:rStyle w:val="ac"/>
          </w:rPr>
          <w:t>OtherATPminTime</w:t>
        </w:r>
      </w:hyperlink>
      <w:r w:rsidR="00397BD9">
        <w:rPr>
          <w:rFonts w:hint="eastAsia"/>
        </w:rPr>
        <w:t xml:space="preserve"> = </w:t>
      </w:r>
      <w:r w:rsidRPr="00837594">
        <w:rPr>
          <w:rStyle w:val="aff1"/>
        </w:rPr>
        <w:t>CC2_INIT_TIME</w:t>
      </w:r>
    </w:p>
    <w:p w:rsidR="007F3B90" w:rsidP="000431E0" w:rsidRDefault="007F3B90">
      <w:pPr>
        <w:pStyle w:val="af7"/>
      </w:pPr>
      <w:r>
        <w:rPr>
          <w:rStyle w:val="aff1"/>
          <w:rFonts w:hint="eastAsia"/>
        </w:rPr>
        <w:t xml:space="preserve"> </w:t>
      </w:r>
      <w:r w:rsidR="003928F2">
        <w:t xml:space="preserve">   </w:t>
      </w:r>
      <w:r w:rsidR="00C32EC4">
        <w:rPr>
          <w:rFonts w:hint="eastAsia"/>
        </w:rPr>
        <w:t>elif</w:t>
      </w:r>
      <w:r w:rsidR="00397BD9">
        <w:rPr>
          <w:rFonts w:hint="eastAsia"/>
        </w:rPr>
        <w:t xml:space="preserve"> (</w:t>
      </w:r>
      <w:r>
        <w:rPr>
          <w:rFonts w:hint="eastAsia"/>
        </w:rPr>
        <w:t>(</w:t>
      </w:r>
      <w:hyperlink w:history="1" w:anchor="OtherATPmessageAvailable">
        <w:r w:rsidR="000A117D">
          <w:rPr>
            <w:rStyle w:val="ac"/>
          </w:rPr>
          <w:t>OtherATPmessageAvailable</w:t>
        </w:r>
      </w:hyperlink>
      <w:r>
        <w:rPr>
          <w:rFonts w:hint="eastAsia"/>
        </w:rPr>
        <w:t xml:space="preserve">(k) == </w:t>
      </w:r>
      <w:r w:rsidRPr="00354FC4" w:rsidR="00397BD9">
        <w:rPr>
          <w:rStyle w:val="aff1"/>
        </w:rPr>
        <w:t>True</w:t>
      </w:r>
      <w:r>
        <w:rPr>
          <w:rFonts w:hint="eastAsia"/>
        </w:rPr>
        <w:t>)</w:t>
      </w:r>
    </w:p>
    <w:p w:rsidR="007F3B90" w:rsidP="000431E0" w:rsidRDefault="007F3B90">
      <w:pPr>
        <w:pStyle w:val="af7"/>
      </w:pPr>
      <w:r>
        <w:rPr>
          <w:rFonts w:hint="eastAsia"/>
        </w:rPr>
        <w:t xml:space="preserve">           </w:t>
      </w:r>
      <w:r w:rsidR="00397BD9">
        <w:rPr>
          <w:rFonts w:hint="eastAsia"/>
        </w:rPr>
        <w:t xml:space="preserve"> or </w:t>
      </w:r>
      <w:r>
        <w:rPr>
          <w:rFonts w:hint="eastAsia"/>
        </w:rPr>
        <w:t>((</w:t>
      </w:r>
      <w:hyperlink w:history="1" w:anchor="OtherATPmessageValid">
        <w:r w:rsidR="000A117D">
          <w:rPr>
            <w:rStyle w:val="ac"/>
          </w:rPr>
          <w:t>OtherATPmessageValid</w:t>
        </w:r>
      </w:hyperlink>
      <w:r>
        <w:rPr>
          <w:rFonts w:hint="eastAsia"/>
        </w:rPr>
        <w:t xml:space="preserve">(k) == </w:t>
      </w:r>
      <w:r w:rsidRPr="00354FC4" w:rsidR="00397BD9">
        <w:rPr>
          <w:rStyle w:val="aff1"/>
          <w:rFonts w:hint="eastAsia"/>
        </w:rPr>
        <w:t>False</w:t>
      </w:r>
      <w:r>
        <w:rPr>
          <w:rFonts w:hint="eastAsia"/>
        </w:rPr>
        <w:t>)</w:t>
      </w:r>
    </w:p>
    <w:p w:rsidR="007F3B90" w:rsidP="000431E0" w:rsidRDefault="007F3B90">
      <w:pPr>
        <w:pStyle w:val="af7"/>
      </w:pPr>
      <w:r>
        <w:rPr>
          <w:rFonts w:hint="eastAsia"/>
        </w:rPr>
        <w:t xml:space="preserve">                 </w:t>
      </w:r>
      <w:r w:rsidR="00397BD9">
        <w:rPr>
          <w:rFonts w:hint="eastAsia"/>
        </w:rPr>
        <w:t xml:space="preserve"> and </w:t>
      </w:r>
      <w:hyperlink w:history="1" w:anchor="Exists">
        <w:r w:rsidR="001C16B4">
          <w:rPr>
            <w:rStyle w:val="ac"/>
          </w:rPr>
          <w:t>Exists</w:t>
        </w:r>
      </w:hyperlink>
      <w:r>
        <w:rPr>
          <w:rFonts w:hint="eastAsia"/>
        </w:rPr>
        <w:t>(</w:t>
      </w:r>
      <w:hyperlink w:history="1" w:anchor="OtherCCsynchroReport">
        <w:r w:rsidR="00097572">
          <w:rPr>
            <w:rStyle w:val="ac"/>
          </w:rPr>
          <w:t>OtherCCsynchroReport</w:t>
        </w:r>
      </w:hyperlink>
      <w:r>
        <w:rPr>
          <w:rFonts w:hint="eastAsia"/>
        </w:rPr>
        <w:t>)))</w:t>
      </w:r>
    </w:p>
    <w:p w:rsidR="007F3B90" w:rsidP="000431E0" w:rsidRDefault="007F3B90">
      <w:pPr>
        <w:pStyle w:val="af7"/>
      </w:pPr>
      <w:r>
        <w:rPr>
          <w:rFonts w:hint="eastAsia"/>
        </w:rPr>
        <w:t xml:space="preserve">     </w:t>
      </w:r>
      <w:r w:rsidR="003928F2">
        <w:rPr>
          <w:rFonts w:hint="eastAsia"/>
        </w:rPr>
        <w:t xml:space="preserve">   </w:t>
      </w:r>
      <w:hyperlink w:history="1" w:anchor="OtherATPminTime">
        <w:r w:rsidR="00DE27C8">
          <w:rPr>
            <w:rStyle w:val="ac"/>
          </w:rPr>
          <w:t>OtherATPminTime</w:t>
        </w:r>
      </w:hyperlink>
      <w:r w:rsidR="00397BD9">
        <w:rPr>
          <w:rFonts w:hint="eastAsia"/>
        </w:rPr>
        <w:t xml:space="preserve"> = </w:t>
      </w:r>
      <w:hyperlink w:history="1" w:anchor="OtherCCsynchroReport">
        <w:r w:rsidR="00097572">
          <w:rPr>
            <w:rStyle w:val="ac"/>
          </w:rPr>
          <w:t>OtherCCsynchroReport</w:t>
        </w:r>
      </w:hyperlink>
      <w:r w:rsidR="00354F88">
        <w:t>.C</w:t>
      </w:r>
      <w:r>
        <w:t>urrent</w:t>
      </w:r>
      <w:r w:rsidR="00354F88">
        <w:t>T</w:t>
      </w:r>
      <w:r>
        <w:t>ime</w:t>
      </w:r>
    </w:p>
    <w:p w:rsidR="007F3B90" w:rsidP="000431E0" w:rsidRDefault="007F3B90">
      <w:pPr>
        <w:pStyle w:val="af7"/>
      </w:pPr>
      <w:r>
        <w:rPr>
          <w:rFonts w:hint="eastAsia"/>
        </w:rPr>
        <w:t xml:space="preserve"> </w:t>
      </w:r>
      <w:r w:rsidR="003928F2">
        <w:rPr>
          <w:rFonts w:hint="eastAsia"/>
        </w:rPr>
        <w:t xml:space="preserve">   </w:t>
      </w:r>
      <w:r w:rsidR="00397BD9">
        <w:rPr>
          <w:rFonts w:hint="eastAsia"/>
        </w:rPr>
        <w:t>else:</w:t>
      </w:r>
    </w:p>
    <w:p w:rsidR="007F3B90" w:rsidP="000431E0" w:rsidRDefault="007F3B90">
      <w:pPr>
        <w:pStyle w:val="af7"/>
      </w:pPr>
      <w:r>
        <w:rPr>
          <w:rFonts w:hint="eastAsia"/>
        </w:rPr>
        <w:t xml:space="preserve">     </w:t>
      </w:r>
      <w:r w:rsidR="003928F2">
        <w:rPr>
          <w:rFonts w:hint="eastAsia"/>
        </w:rPr>
        <w:t xml:space="preserve">   </w:t>
      </w:r>
      <w:r w:rsidR="00397BD9">
        <w:rPr>
          <w:rFonts w:hint="eastAsia"/>
        </w:rPr>
        <w:t>if (</w:t>
      </w:r>
      <w:hyperlink w:history="1" w:anchor="OtherATPminTime">
        <w:r w:rsidR="00DE27C8">
          <w:rPr>
            <w:rStyle w:val="ac"/>
          </w:rPr>
          <w:t>OtherATPminTime</w:t>
        </w:r>
      </w:hyperlink>
      <w:r>
        <w:t>(k-1)</w:t>
      </w:r>
      <w:r>
        <w:rPr>
          <w:rFonts w:hint="eastAsia"/>
        </w:rPr>
        <w:t xml:space="preserve"> &gt;= </w:t>
      </w:r>
      <w:r w:rsidRPr="00837594">
        <w:rPr>
          <w:rStyle w:val="aff1"/>
        </w:rPr>
        <w:t>CC2_MAX_TIME</w:t>
      </w:r>
      <w:r>
        <w:rPr>
          <w:rFonts w:hint="eastAsia"/>
        </w:rPr>
        <w:t>)</w:t>
      </w:r>
    </w:p>
    <w:p w:rsidR="007F3B90" w:rsidP="000431E0" w:rsidRDefault="007F3B90">
      <w:pPr>
        <w:pStyle w:val="af7"/>
      </w:pPr>
      <w:r>
        <w:rPr>
          <w:rFonts w:hint="eastAsia"/>
        </w:rPr>
        <w:t xml:space="preserve">          </w:t>
      </w:r>
      <w:r w:rsidR="003928F2">
        <w:rPr>
          <w:rFonts w:hint="eastAsia"/>
        </w:rPr>
        <w:t xml:space="preserve">   </w:t>
      </w:r>
      <w:hyperlink w:history="1" w:anchor="OtherATPminTime">
        <w:r w:rsidR="00DE27C8">
          <w:rPr>
            <w:rStyle w:val="ac"/>
          </w:rPr>
          <w:t>OtherATPminTime</w:t>
        </w:r>
      </w:hyperlink>
      <w:r w:rsidR="00397BD9">
        <w:rPr>
          <w:rFonts w:hint="eastAsia"/>
        </w:rPr>
        <w:t xml:space="preserve"> = </w:t>
      </w:r>
      <w:r w:rsidRPr="00837594">
        <w:rPr>
          <w:rStyle w:val="aff1"/>
        </w:rPr>
        <w:t>CC2_INIT_TIME</w:t>
      </w:r>
    </w:p>
    <w:p w:rsidR="007F3B90" w:rsidP="000431E0" w:rsidRDefault="007F3B90">
      <w:pPr>
        <w:pStyle w:val="af7"/>
      </w:pPr>
      <w:r>
        <w:rPr>
          <w:rFonts w:hint="eastAsia"/>
        </w:rPr>
        <w:t xml:space="preserve">     </w:t>
      </w:r>
      <w:r w:rsidR="003928F2">
        <w:rPr>
          <w:rFonts w:hint="eastAsia"/>
        </w:rPr>
        <w:t xml:space="preserve">   </w:t>
      </w:r>
      <w:r w:rsidR="00397BD9">
        <w:rPr>
          <w:rFonts w:hint="eastAsia"/>
        </w:rPr>
        <w:t>else:</w:t>
      </w:r>
    </w:p>
    <w:p w:rsidR="007F3B90" w:rsidP="000431E0" w:rsidRDefault="007F3B90">
      <w:pPr>
        <w:pStyle w:val="af7"/>
      </w:pPr>
      <w:r>
        <w:rPr>
          <w:rFonts w:hint="eastAsia"/>
        </w:rPr>
        <w:t xml:space="preserve">          </w:t>
      </w:r>
      <w:r w:rsidR="003928F2">
        <w:rPr>
          <w:rFonts w:hint="eastAsia"/>
        </w:rPr>
        <w:t xml:space="preserve">   </w:t>
      </w:r>
      <w:hyperlink w:history="1" w:anchor="OtherATPminTime">
        <w:r w:rsidR="00DE27C8">
          <w:rPr>
            <w:rStyle w:val="ac"/>
          </w:rPr>
          <w:t>OtherATPminTime</w:t>
        </w:r>
      </w:hyperlink>
      <w:r w:rsidR="00397BD9">
        <w:rPr>
          <w:rFonts w:hint="eastAsia"/>
        </w:rPr>
        <w:t xml:space="preserve"> = </w:t>
      </w:r>
      <w:hyperlink w:history="1" w:anchor="OtherATPminTime">
        <w:r w:rsidR="00DE27C8">
          <w:rPr>
            <w:rStyle w:val="ac"/>
          </w:rPr>
          <w:t>OtherATPminTime</w:t>
        </w:r>
      </w:hyperlink>
      <w:r>
        <w:rPr>
          <w:rFonts w:hint="eastAsia"/>
        </w:rPr>
        <w:t>(k-1) + 1</w:t>
      </w:r>
    </w:p>
    <w:p w:rsidR="007F3B90" w:rsidP="000431E0" w:rsidRDefault="00397BD9">
      <w:pPr>
        <w:pStyle w:val="af7"/>
      </w:pPr>
      <w:r>
        <w:rPr>
          <w:rFonts w:hint="eastAsia"/>
        </w:rPr>
        <w:t>else:</w:t>
      </w:r>
    </w:p>
    <w:p w:rsidR="007F3B90" w:rsidP="000431E0" w:rsidRDefault="007F3B90">
      <w:pPr>
        <w:pStyle w:val="af7"/>
      </w:pPr>
      <w:r>
        <w:rPr>
          <w:rFonts w:hint="eastAsia"/>
        </w:rPr>
        <w:t xml:space="preserve"> </w:t>
      </w:r>
      <w:r w:rsidR="003928F2">
        <w:rPr>
          <w:rFonts w:hint="eastAsia"/>
        </w:rPr>
        <w:t xml:space="preserve">   </w:t>
      </w:r>
      <w:r w:rsidR="00397BD9">
        <w:rPr>
          <w:rFonts w:hint="eastAsia"/>
        </w:rPr>
        <w:t>if (</w:t>
      </w:r>
      <w:r w:rsidR="00C32EC4">
        <w:rPr>
          <w:rFonts w:hint="eastAsia"/>
        </w:rPr>
        <w:t>Initialization</w:t>
      </w:r>
      <w:r>
        <w:rPr>
          <w:rFonts w:hint="eastAsia"/>
        </w:rPr>
        <w:t>)</w:t>
      </w:r>
    </w:p>
    <w:p w:rsidR="007F3B90" w:rsidP="000431E0" w:rsidRDefault="007F3B90">
      <w:pPr>
        <w:pStyle w:val="af7"/>
        <w:rPr>
          <w:rStyle w:val="aff1"/>
        </w:rPr>
      </w:pPr>
      <w:r>
        <w:rPr>
          <w:rFonts w:hint="eastAsia"/>
        </w:rPr>
        <w:t xml:space="preserve">     </w:t>
      </w:r>
      <w:r w:rsidR="003928F2">
        <w:rPr>
          <w:rFonts w:hint="eastAsia"/>
        </w:rPr>
        <w:t xml:space="preserve">   </w:t>
      </w:r>
      <w:hyperlink w:history="1" w:anchor="OtherATPminTime">
        <w:r w:rsidR="00DE27C8">
          <w:rPr>
            <w:rStyle w:val="ac"/>
          </w:rPr>
          <w:t>OtherATPminTime</w:t>
        </w:r>
      </w:hyperlink>
      <w:r w:rsidR="00397BD9">
        <w:rPr>
          <w:rFonts w:hint="eastAsia"/>
        </w:rPr>
        <w:t xml:space="preserve"> = </w:t>
      </w:r>
      <w:r w:rsidRPr="00837594">
        <w:rPr>
          <w:rStyle w:val="aff1"/>
        </w:rPr>
        <w:t>CC1_INIT_TIME</w:t>
      </w:r>
    </w:p>
    <w:p w:rsidR="007F3B90" w:rsidP="000431E0" w:rsidRDefault="007F3B90">
      <w:pPr>
        <w:pStyle w:val="af7"/>
      </w:pPr>
      <w:r>
        <w:rPr>
          <w:rStyle w:val="aff1"/>
          <w:rFonts w:hint="eastAsia"/>
        </w:rPr>
        <w:t xml:space="preserve"> </w:t>
      </w:r>
      <w:r w:rsidR="003928F2">
        <w:rPr>
          <w:rFonts w:hint="eastAsia"/>
        </w:rPr>
        <w:t xml:space="preserve">   </w:t>
      </w:r>
      <w:r w:rsidR="00C32EC4">
        <w:rPr>
          <w:rFonts w:hint="eastAsia"/>
        </w:rPr>
        <w:t>elif</w:t>
      </w:r>
      <w:r w:rsidR="00397BD9">
        <w:rPr>
          <w:rFonts w:hint="eastAsia"/>
        </w:rPr>
        <w:t xml:space="preserve"> (</w:t>
      </w:r>
      <w:r>
        <w:rPr>
          <w:rFonts w:hint="eastAsia"/>
        </w:rPr>
        <w:t>(</w:t>
      </w:r>
      <w:hyperlink w:history="1" w:anchor="OtherATPmessageAvailable">
        <w:r w:rsidR="000A117D">
          <w:rPr>
            <w:rStyle w:val="ac"/>
          </w:rPr>
          <w:t>OtherATPmessageAvailable</w:t>
        </w:r>
      </w:hyperlink>
      <w:r>
        <w:rPr>
          <w:rFonts w:hint="eastAsia"/>
        </w:rPr>
        <w:t xml:space="preserve">(k) == </w:t>
      </w:r>
      <w:r w:rsidRPr="00354FC4" w:rsidR="00397BD9">
        <w:rPr>
          <w:rStyle w:val="aff1"/>
          <w:rFonts w:hint="eastAsia"/>
        </w:rPr>
        <w:t>True</w:t>
      </w:r>
      <w:r>
        <w:rPr>
          <w:rFonts w:hint="eastAsia"/>
        </w:rPr>
        <w:t>)</w:t>
      </w:r>
    </w:p>
    <w:p w:rsidR="007F3B90" w:rsidP="000431E0" w:rsidRDefault="007F3B90">
      <w:pPr>
        <w:pStyle w:val="af7"/>
      </w:pPr>
      <w:r>
        <w:rPr>
          <w:rFonts w:hint="eastAsia"/>
        </w:rPr>
        <w:t xml:space="preserve">           </w:t>
      </w:r>
      <w:r w:rsidR="00397BD9">
        <w:rPr>
          <w:rFonts w:hint="eastAsia"/>
        </w:rPr>
        <w:t xml:space="preserve"> or </w:t>
      </w:r>
      <w:r>
        <w:rPr>
          <w:rFonts w:hint="eastAsia"/>
        </w:rPr>
        <w:t>((</w:t>
      </w:r>
      <w:hyperlink w:history="1" w:anchor="OtherATPmessageValid">
        <w:r w:rsidR="000A117D">
          <w:rPr>
            <w:rStyle w:val="ac"/>
          </w:rPr>
          <w:t>OtherATPmessageValid</w:t>
        </w:r>
      </w:hyperlink>
      <w:r>
        <w:rPr>
          <w:rFonts w:hint="eastAsia"/>
        </w:rPr>
        <w:t xml:space="preserve">(k) == </w:t>
      </w:r>
      <w:r w:rsidRPr="00354FC4" w:rsidR="00397BD9">
        <w:rPr>
          <w:rStyle w:val="aff1"/>
          <w:rFonts w:hint="eastAsia"/>
        </w:rPr>
        <w:t>False</w:t>
      </w:r>
      <w:r>
        <w:rPr>
          <w:rFonts w:hint="eastAsia"/>
        </w:rPr>
        <w:t>)</w:t>
      </w:r>
    </w:p>
    <w:p w:rsidR="007F3B90" w:rsidP="000431E0" w:rsidRDefault="007F3B90">
      <w:pPr>
        <w:pStyle w:val="af7"/>
      </w:pPr>
      <w:r>
        <w:rPr>
          <w:rFonts w:hint="eastAsia"/>
        </w:rPr>
        <w:t xml:space="preserve">                 </w:t>
      </w:r>
      <w:r w:rsidR="00397BD9">
        <w:rPr>
          <w:rFonts w:hint="eastAsia"/>
        </w:rPr>
        <w:t xml:space="preserve"> and </w:t>
      </w:r>
      <w:hyperlink w:history="1" w:anchor="Exists">
        <w:r w:rsidR="001C16B4">
          <w:rPr>
            <w:rStyle w:val="ac"/>
          </w:rPr>
          <w:t>Exists</w:t>
        </w:r>
      </w:hyperlink>
      <w:r>
        <w:rPr>
          <w:rFonts w:hint="eastAsia"/>
        </w:rPr>
        <w:t>(</w:t>
      </w:r>
      <w:hyperlink w:history="1" w:anchor="OtherCCsynchroReport">
        <w:r w:rsidR="00097572">
          <w:rPr>
            <w:rStyle w:val="ac"/>
          </w:rPr>
          <w:t>OtherCCsynchroReport</w:t>
        </w:r>
      </w:hyperlink>
      <w:r>
        <w:rPr>
          <w:rFonts w:hint="eastAsia"/>
        </w:rPr>
        <w:t>)))</w:t>
      </w:r>
    </w:p>
    <w:p w:rsidR="007F3B90" w:rsidP="000431E0" w:rsidRDefault="007F3B90">
      <w:pPr>
        <w:pStyle w:val="af7"/>
      </w:pPr>
      <w:r>
        <w:rPr>
          <w:rFonts w:hint="eastAsia"/>
        </w:rPr>
        <w:t xml:space="preserve">     </w:t>
      </w:r>
      <w:r w:rsidR="003928F2">
        <w:rPr>
          <w:rFonts w:hint="eastAsia"/>
        </w:rPr>
        <w:t xml:space="preserve">   </w:t>
      </w:r>
      <w:hyperlink w:history="1" w:anchor="OtherATPminTime">
        <w:r w:rsidR="00DE27C8">
          <w:rPr>
            <w:rStyle w:val="ac"/>
          </w:rPr>
          <w:t>OtherATPminTime</w:t>
        </w:r>
      </w:hyperlink>
      <w:r w:rsidR="00397BD9">
        <w:rPr>
          <w:rFonts w:hint="eastAsia"/>
        </w:rPr>
        <w:t xml:space="preserve"> = </w:t>
      </w:r>
      <w:hyperlink w:history="1" w:anchor="OtherCCsynchroReport">
        <w:r w:rsidR="00097572">
          <w:rPr>
            <w:rStyle w:val="ac"/>
          </w:rPr>
          <w:t>OtherCCsynchroReport</w:t>
        </w:r>
      </w:hyperlink>
      <w:r w:rsidR="00354F88">
        <w:t>.C</w:t>
      </w:r>
      <w:r>
        <w:t>urrent</w:t>
      </w:r>
      <w:r w:rsidR="00354F88">
        <w:t>T</w:t>
      </w:r>
      <w:r>
        <w:t>ime</w:t>
      </w:r>
    </w:p>
    <w:p w:rsidR="007F3B90" w:rsidP="000431E0" w:rsidRDefault="007F3B90">
      <w:pPr>
        <w:pStyle w:val="af7"/>
      </w:pPr>
      <w:r>
        <w:rPr>
          <w:rFonts w:hint="eastAsia"/>
        </w:rPr>
        <w:t xml:space="preserve"> </w:t>
      </w:r>
      <w:r w:rsidR="003928F2">
        <w:rPr>
          <w:rFonts w:hint="eastAsia"/>
        </w:rPr>
        <w:t xml:space="preserve">   </w:t>
      </w:r>
      <w:r w:rsidR="00397BD9">
        <w:rPr>
          <w:rFonts w:hint="eastAsia"/>
        </w:rPr>
        <w:t>else:</w:t>
      </w:r>
    </w:p>
    <w:p w:rsidR="007F3B90" w:rsidP="000431E0" w:rsidRDefault="007F3B90">
      <w:pPr>
        <w:pStyle w:val="af7"/>
      </w:pPr>
      <w:r>
        <w:rPr>
          <w:rFonts w:hint="eastAsia"/>
        </w:rPr>
        <w:t xml:space="preserve">     </w:t>
      </w:r>
      <w:r w:rsidR="003928F2">
        <w:rPr>
          <w:rFonts w:hint="eastAsia"/>
        </w:rPr>
        <w:t xml:space="preserve">   </w:t>
      </w:r>
      <w:r w:rsidR="00397BD9">
        <w:rPr>
          <w:rFonts w:hint="eastAsia"/>
        </w:rPr>
        <w:t>if (</w:t>
      </w:r>
      <w:hyperlink w:history="1" w:anchor="OtherATPminTime">
        <w:r w:rsidR="00DE27C8">
          <w:rPr>
            <w:rStyle w:val="ac"/>
          </w:rPr>
          <w:t>OtherATPminTime</w:t>
        </w:r>
      </w:hyperlink>
      <w:r>
        <w:t>(k-1)</w:t>
      </w:r>
      <w:r>
        <w:rPr>
          <w:rFonts w:hint="eastAsia"/>
        </w:rPr>
        <w:t xml:space="preserve"> &gt;= </w:t>
      </w:r>
      <w:r w:rsidRPr="00837594">
        <w:rPr>
          <w:rStyle w:val="aff1"/>
          <w:rFonts w:hint="eastAsia"/>
        </w:rPr>
        <w:t>CC1_MAX_TIME</w:t>
      </w:r>
      <w:r>
        <w:rPr>
          <w:rFonts w:hint="eastAsia"/>
        </w:rPr>
        <w:t>)</w:t>
      </w:r>
    </w:p>
    <w:p w:rsidR="007F3B90" w:rsidP="000431E0" w:rsidRDefault="007F3B90">
      <w:pPr>
        <w:pStyle w:val="af7"/>
      </w:pPr>
      <w:r>
        <w:rPr>
          <w:rFonts w:hint="eastAsia"/>
        </w:rPr>
        <w:t xml:space="preserve">          </w:t>
      </w:r>
      <w:r w:rsidR="003928F2">
        <w:rPr>
          <w:rFonts w:hint="eastAsia"/>
        </w:rPr>
        <w:t xml:space="preserve">   </w:t>
      </w:r>
      <w:hyperlink w:history="1" w:anchor="OtherATPminTime">
        <w:r w:rsidR="00DE27C8">
          <w:rPr>
            <w:rStyle w:val="ac"/>
          </w:rPr>
          <w:t>OtherATPminTime</w:t>
        </w:r>
      </w:hyperlink>
      <w:r w:rsidR="00397BD9">
        <w:rPr>
          <w:rFonts w:hint="eastAsia"/>
        </w:rPr>
        <w:t xml:space="preserve"> = </w:t>
      </w:r>
      <w:r w:rsidRPr="00837594">
        <w:rPr>
          <w:rStyle w:val="aff1"/>
          <w:rFonts w:hint="eastAsia"/>
        </w:rPr>
        <w:t>CC1_INIT_TIME</w:t>
      </w:r>
    </w:p>
    <w:p w:rsidR="007F3B90" w:rsidP="000431E0" w:rsidRDefault="007F3B90">
      <w:pPr>
        <w:pStyle w:val="af7"/>
      </w:pPr>
      <w:r>
        <w:rPr>
          <w:rFonts w:hint="eastAsia"/>
        </w:rPr>
        <w:t xml:space="preserve">     </w:t>
      </w:r>
      <w:r w:rsidR="003928F2">
        <w:rPr>
          <w:rFonts w:hint="eastAsia"/>
        </w:rPr>
        <w:t xml:space="preserve">   </w:t>
      </w:r>
      <w:r w:rsidR="00397BD9">
        <w:rPr>
          <w:rFonts w:hint="eastAsia"/>
        </w:rPr>
        <w:t>else:</w:t>
      </w:r>
    </w:p>
    <w:p w:rsidR="007F3B90" w:rsidP="000431E0" w:rsidRDefault="007F3B90">
      <w:pPr>
        <w:pStyle w:val="af7"/>
      </w:pPr>
      <w:r>
        <w:rPr>
          <w:rFonts w:hint="eastAsia"/>
        </w:rPr>
        <w:t xml:space="preserve">          </w:t>
      </w:r>
      <w:r w:rsidR="003928F2">
        <w:rPr>
          <w:rFonts w:hint="eastAsia"/>
        </w:rPr>
        <w:t xml:space="preserve">   </w:t>
      </w:r>
      <w:hyperlink w:history="1" w:anchor="OtherATPminTime">
        <w:r w:rsidR="00DE27C8">
          <w:rPr>
            <w:rStyle w:val="ac"/>
          </w:rPr>
          <w:t>OtherATPminTime</w:t>
        </w:r>
      </w:hyperlink>
      <w:r w:rsidR="00397BD9">
        <w:rPr>
          <w:rFonts w:hint="eastAsia"/>
        </w:rPr>
        <w:t xml:space="preserve"> = </w:t>
      </w:r>
      <w:hyperlink w:history="1" w:anchor="OtherATPminTime">
        <w:r w:rsidR="00DE27C8">
          <w:rPr>
            <w:rStyle w:val="ac"/>
          </w:rPr>
          <w:t>OtherATPminTime</w:t>
        </w:r>
      </w:hyperlink>
      <w:r>
        <w:rPr>
          <w:rFonts w:hint="eastAsia"/>
        </w:rPr>
        <w:t>(k-1) + 1</w:t>
      </w:r>
    </w:p>
    <w:p w:rsidRPr="008A1414" w:rsidR="007F3B90" w:rsidP="000C0D62" w:rsidRDefault="007F3B90">
      <w:pPr>
        <w:pStyle w:val="ReqtifyAltQ"/>
      </w:pPr>
      <w:r w:rsidRPr="008A1414">
        <w:t>#Category=</w:t>
      </w:r>
      <w:r w:rsidRPr="00CF5D1B">
        <w:rPr>
          <w:rFonts w:hint="eastAsia"/>
        </w:rPr>
        <w:t>Functional</w:t>
      </w:r>
    </w:p>
    <w:p w:rsidR="007F3B90" w:rsidP="000C0D62" w:rsidRDefault="007F3B90">
      <w:pPr>
        <w:pStyle w:val="ReqtifyAltQ"/>
      </w:pPr>
      <w:r w:rsidRPr="008A1414">
        <w:t>#Contribution</w:t>
      </w:r>
      <w:r>
        <w:t>=SIL4</w:t>
      </w:r>
    </w:p>
    <w:p w:rsidR="009328EA" w:rsidP="000C0D62" w:rsidRDefault="007F3B90">
      <w:pPr>
        <w:pStyle w:val="ReqtifyAltQ"/>
        <w:rPr>
          <w:ins w:author="常鸣" w:date="2014-07-03T14:27:00Z" w:id="1265"/>
        </w:rPr>
      </w:pPr>
      <w:del w:author="常鸣" w:date="2014-07-03T14:27:00Z" w:id="1266">
        <w:r w:rsidRPr="00CF5D1B" w:rsidDel="009328EA">
          <w:rPr>
            <w:rFonts w:hint="eastAsia"/>
          </w:rPr>
          <w:delText>#S</w:delText>
        </w:r>
      </w:del>
      <w:ins w:author="常鸣" w:date="2014-07-03T14:27:00Z" w:id="1267">
        <w:r w:rsidR="009328EA">
          <w:rPr>
            <w:rFonts w:hint="eastAsia"/>
          </w:rPr>
          <w:t>#Allocation=ATP Software</w:t>
        </w:r>
      </w:ins>
    </w:p>
    <w:p w:rsidRPr="008A1414" w:rsidR="007F3B90" w:rsidP="000C0D62" w:rsidRDefault="009328EA">
      <w:pPr>
        <w:pStyle w:val="ReqtifyAltQ"/>
      </w:pPr>
      <w:ins w:author="常鸣" w:date="2014-07-03T14:27:00Z" w:id="1268">
        <w:r>
          <w:rPr>
            <w:rFonts w:hint="eastAsia"/>
          </w:rPr>
          <w:t>#S</w:t>
        </w:r>
      </w:ins>
      <w:r w:rsidRPr="00CF5D1B" w:rsidR="007F3B90">
        <w:rPr>
          <w:rFonts w:hint="eastAsia"/>
        </w:rPr>
        <w:t>ource=</w:t>
      </w:r>
      <w:r w:rsidR="007F3B90">
        <w:rPr>
          <w:rFonts w:hint="eastAsia"/>
        </w:rPr>
        <w:t xml:space="preserve"> </w:t>
      </w:r>
      <w:r w:rsidRPr="00CF5D1B" w:rsidR="007F3B90">
        <w:t>[iTC_CC-SyAD-0962]</w:t>
      </w:r>
    </w:p>
    <w:p w:rsidRPr="008A1414" w:rsidR="007F3B90" w:rsidP="000C0D62" w:rsidRDefault="007F3B90">
      <w:pPr>
        <w:pStyle w:val="ReqtifyAltQ"/>
      </w:pPr>
      <w:r w:rsidRPr="008A1414">
        <w:t>[End]</w:t>
      </w:r>
    </w:p>
    <w:p w:rsidR="007F3B90" w:rsidP="00C93484" w:rsidRDefault="007F3B90">
      <w:pPr>
        <w:pStyle w:val="Reqtify"/>
      </w:pPr>
    </w:p>
    <w:p w:rsidR="007F3B90" w:rsidP="00C93484" w:rsidRDefault="007F3B90">
      <w:pPr>
        <w:pStyle w:val="Reqtify"/>
      </w:pPr>
    </w:p>
    <w:p w:rsidR="007F3B90" w:rsidP="00704491" w:rsidRDefault="007F3B90">
      <w:pPr>
        <w:pStyle w:val="ReqtifyAltR"/>
      </w:pPr>
      <w:r>
        <w:t>[iTC_CC_ATP-SwRS-</w:t>
      </w:r>
      <w:r>
        <w:rPr>
          <w:rFonts w:hint="eastAsia"/>
        </w:rPr>
        <w:t>0083</w:t>
      </w:r>
      <w:r>
        <w:t>]</w:t>
      </w:r>
    </w:p>
    <w:p w:rsidR="007F3B90" w:rsidP="00C93484" w:rsidRDefault="00497151">
      <w:pPr>
        <w:pStyle w:val="Reqtify"/>
      </w:pPr>
      <w:bookmarkStart w:name="OtherATPmaxTime" w:id="1269"/>
      <w:r w:rsidRPr="008930D3">
        <w:rPr>
          <w:rStyle w:val="aff2"/>
          <w:bCs w:val="0"/>
          <w:iCs w:val="0"/>
        </w:rPr>
        <w:t>OtherATPmaxTime</w:t>
      </w:r>
      <w:bookmarkEnd w:id="1269"/>
      <w:r w:rsidR="007F3B90">
        <w:rPr>
          <w:rFonts w:hint="eastAsia"/>
        </w:rPr>
        <w:t>，维护冗余</w:t>
      </w:r>
      <w:r w:rsidR="007F3B90">
        <w:rPr>
          <w:rFonts w:hint="eastAsia"/>
        </w:rPr>
        <w:t>ATP</w:t>
      </w:r>
      <w:r w:rsidR="007F3B90">
        <w:rPr>
          <w:rFonts w:hint="eastAsia"/>
        </w:rPr>
        <w:t>的最大时间。</w:t>
      </w:r>
    </w:p>
    <w:p w:rsidR="007F3B90" w:rsidP="00C93484" w:rsidRDefault="007F3B90">
      <w:pPr>
        <w:pStyle w:val="Reqtify"/>
      </w:pPr>
      <w:r>
        <w:rPr>
          <w:rFonts w:hint="eastAsia"/>
        </w:rPr>
        <w:t>The</w:t>
      </w:r>
      <w:r w:rsidRPr="00634120">
        <w:t xml:space="preserve"> </w:t>
      </w:r>
      <w:hyperlink w:history="1" w:anchor="OtherATPmaxTime">
        <w:r w:rsidR="00497151">
          <w:rPr>
            <w:rStyle w:val="ac"/>
            <w:noProof/>
          </w:rPr>
          <w:t>OtherATPmaxTime</w:t>
        </w:r>
      </w:hyperlink>
      <w:r>
        <w:rPr>
          <w:rFonts w:hint="eastAsia"/>
        </w:rPr>
        <w:t xml:space="preserve"> </w:t>
      </w:r>
      <w:r w:rsidRPr="00FA19AE">
        <w:rPr>
          <w:rFonts w:hint="eastAsia"/>
        </w:rPr>
        <w:t xml:space="preserve">stands for the </w:t>
      </w:r>
      <w:r>
        <w:rPr>
          <w:rFonts w:hint="eastAsia"/>
        </w:rPr>
        <w:t xml:space="preserve">local ATP maintained maximum time of the redundant ATP. The rules to update </w:t>
      </w:r>
      <w:hyperlink w:history="1" w:anchor="OtherATPmaxTime">
        <w:r w:rsidR="00497151">
          <w:rPr>
            <w:rStyle w:val="ac"/>
            <w:noProof/>
          </w:rPr>
          <w:t>OtherATPmaxTime</w:t>
        </w:r>
      </w:hyperlink>
      <w:r>
        <w:rPr>
          <w:rFonts w:hint="eastAsia"/>
        </w:rPr>
        <w:t xml:space="preserve"> are similar with </w:t>
      </w:r>
      <w:hyperlink w:history="1" w:anchor="OtherATPminTime">
        <w:r w:rsidR="00DE27C8">
          <w:rPr>
            <w:rStyle w:val="ac"/>
          </w:rPr>
          <w:t>OtherATPminTime</w:t>
        </w:r>
      </w:hyperlink>
      <w:r>
        <w:rPr>
          <w:rFonts w:hint="eastAsia"/>
        </w:rPr>
        <w:t xml:space="preserve"> except that when received a new message from the redundant ATP, the </w:t>
      </w:r>
      <w:hyperlink w:history="1" w:anchor="OtherATPmaxTime">
        <w:r w:rsidR="00497151">
          <w:rPr>
            <w:rStyle w:val="ac"/>
            <w:noProof/>
          </w:rPr>
          <w:t>OtherATPmaxTime</w:t>
        </w:r>
      </w:hyperlink>
      <w:r>
        <w:rPr>
          <w:rFonts w:hint="eastAsia"/>
        </w:rPr>
        <w:t xml:space="preserve"> shall add the maximum </w:t>
      </w:r>
      <w:r w:rsidR="002F5731">
        <w:t>transmission</w:t>
      </w:r>
      <w:r>
        <w:rPr>
          <w:rFonts w:hint="eastAsia"/>
        </w:rPr>
        <w:t xml:space="preserve"> delay in network.</w:t>
      </w:r>
    </w:p>
    <w:p w:rsidR="007F3B90" w:rsidP="000431E0" w:rsidRDefault="00397BD9">
      <w:pPr>
        <w:pStyle w:val="af7"/>
      </w:pPr>
      <w:r>
        <w:rPr>
          <w:rFonts w:hint="eastAsia"/>
        </w:rPr>
        <w:t>if (</w:t>
      </w:r>
      <w:hyperlink w:history="1" w:anchor="CoreId">
        <w:r w:rsidR="00B5344E">
          <w:rPr>
            <w:rStyle w:val="ac"/>
          </w:rPr>
          <w:t>CoreId</w:t>
        </w:r>
      </w:hyperlink>
      <w:r w:rsidR="007F3B90">
        <w:rPr>
          <w:rFonts w:hint="eastAsia"/>
        </w:rPr>
        <w:t xml:space="preserve"> == </w:t>
      </w:r>
      <w:r w:rsidRPr="00451353" w:rsidR="007F3B90">
        <w:rPr>
          <w:rStyle w:val="aff1"/>
          <w:rFonts w:hint="eastAsia"/>
        </w:rPr>
        <w:t>END_1</w:t>
      </w:r>
      <w:r w:rsidR="007F3B90">
        <w:rPr>
          <w:rFonts w:hint="eastAsia"/>
        </w:rPr>
        <w:t>)</w:t>
      </w:r>
    </w:p>
    <w:p w:rsidR="007F3B90" w:rsidP="000431E0" w:rsidRDefault="007F3B90">
      <w:pPr>
        <w:pStyle w:val="af7"/>
      </w:pPr>
      <w:r>
        <w:rPr>
          <w:rFonts w:hint="eastAsia"/>
        </w:rPr>
        <w:t xml:space="preserve"> </w:t>
      </w:r>
      <w:r w:rsidR="003928F2">
        <w:rPr>
          <w:rFonts w:hint="eastAsia"/>
        </w:rPr>
        <w:t xml:space="preserve">   </w:t>
      </w:r>
      <w:r w:rsidR="00397BD9">
        <w:rPr>
          <w:rFonts w:hint="eastAsia"/>
        </w:rPr>
        <w:t>if (</w:t>
      </w:r>
      <w:r w:rsidR="00C32EC4">
        <w:rPr>
          <w:rFonts w:hint="eastAsia"/>
        </w:rPr>
        <w:t>Initialization</w:t>
      </w:r>
      <w:r>
        <w:rPr>
          <w:rFonts w:hint="eastAsia"/>
        </w:rPr>
        <w:t>)</w:t>
      </w:r>
    </w:p>
    <w:p w:rsidR="007F3B90" w:rsidP="000431E0" w:rsidRDefault="007F3B90">
      <w:pPr>
        <w:pStyle w:val="af7"/>
        <w:rPr>
          <w:rStyle w:val="aff1"/>
        </w:rPr>
      </w:pPr>
      <w:r>
        <w:rPr>
          <w:rFonts w:hint="eastAsia"/>
        </w:rPr>
        <w:lastRenderedPageBreak/>
        <w:t xml:space="preserve">     </w:t>
      </w:r>
      <w:r w:rsidR="003928F2">
        <w:rPr>
          <w:rFonts w:hint="eastAsia"/>
        </w:rPr>
        <w:t xml:space="preserve">   </w:t>
      </w:r>
      <w:hyperlink w:history="1" w:anchor="OtherATPmaxTime">
        <w:r w:rsidR="00497151">
          <w:rPr>
            <w:rStyle w:val="ac"/>
          </w:rPr>
          <w:t>OtherATPmaxTime</w:t>
        </w:r>
      </w:hyperlink>
      <w:r w:rsidR="00397BD9">
        <w:rPr>
          <w:rFonts w:hint="eastAsia"/>
        </w:rPr>
        <w:t xml:space="preserve"> = </w:t>
      </w:r>
      <w:r w:rsidRPr="00837594">
        <w:rPr>
          <w:rStyle w:val="aff1"/>
          <w:rFonts w:hint="eastAsia"/>
        </w:rPr>
        <w:t>CC2_INIT_TIME</w:t>
      </w:r>
    </w:p>
    <w:p w:rsidR="007F3B90" w:rsidP="000431E0" w:rsidRDefault="007F3B90">
      <w:pPr>
        <w:pStyle w:val="af7"/>
      </w:pPr>
      <w:r>
        <w:rPr>
          <w:rStyle w:val="aff1"/>
          <w:rFonts w:hint="eastAsia"/>
        </w:rPr>
        <w:t xml:space="preserve"> </w:t>
      </w:r>
      <w:r w:rsidR="003928F2">
        <w:rPr>
          <w:rFonts w:hint="eastAsia"/>
        </w:rPr>
        <w:t xml:space="preserve">   </w:t>
      </w:r>
      <w:r w:rsidR="00C32EC4">
        <w:rPr>
          <w:rFonts w:hint="eastAsia"/>
        </w:rPr>
        <w:t>elif</w:t>
      </w:r>
      <w:r w:rsidR="00397BD9">
        <w:rPr>
          <w:rFonts w:hint="eastAsia"/>
        </w:rPr>
        <w:t xml:space="preserve"> (</w:t>
      </w:r>
      <w:r>
        <w:rPr>
          <w:rFonts w:hint="eastAsia"/>
        </w:rPr>
        <w:t>(</w:t>
      </w:r>
      <w:hyperlink w:history="1" w:anchor="OtherATPmessageAvailable">
        <w:r w:rsidR="000A117D">
          <w:rPr>
            <w:rStyle w:val="ac"/>
          </w:rPr>
          <w:t>OtherATPmessageAvailable</w:t>
        </w:r>
      </w:hyperlink>
      <w:r>
        <w:rPr>
          <w:rFonts w:hint="eastAsia"/>
        </w:rPr>
        <w:t xml:space="preserve">(k) == </w:t>
      </w:r>
      <w:r w:rsidRPr="00354FC4" w:rsidR="00397BD9">
        <w:rPr>
          <w:rStyle w:val="aff1"/>
          <w:rFonts w:hint="eastAsia"/>
        </w:rPr>
        <w:t>True</w:t>
      </w:r>
      <w:r>
        <w:rPr>
          <w:rFonts w:hint="eastAsia"/>
        </w:rPr>
        <w:t>)</w:t>
      </w:r>
    </w:p>
    <w:p w:rsidR="007F3B90" w:rsidP="000431E0" w:rsidRDefault="007F3B90">
      <w:pPr>
        <w:pStyle w:val="af7"/>
      </w:pPr>
      <w:r>
        <w:rPr>
          <w:rFonts w:hint="eastAsia"/>
        </w:rPr>
        <w:t xml:space="preserve">           </w:t>
      </w:r>
      <w:r w:rsidR="00397BD9">
        <w:rPr>
          <w:rFonts w:hint="eastAsia"/>
        </w:rPr>
        <w:t xml:space="preserve"> or </w:t>
      </w:r>
      <w:r>
        <w:rPr>
          <w:rFonts w:hint="eastAsia"/>
        </w:rPr>
        <w:t>((</w:t>
      </w:r>
      <w:hyperlink w:history="1" w:anchor="OtherATPmessageValid">
        <w:r w:rsidR="000A117D">
          <w:rPr>
            <w:rStyle w:val="ac"/>
          </w:rPr>
          <w:t>OtherATPmessageValid</w:t>
        </w:r>
      </w:hyperlink>
      <w:r>
        <w:rPr>
          <w:rFonts w:hint="eastAsia"/>
        </w:rPr>
        <w:t xml:space="preserve">(k) == </w:t>
      </w:r>
      <w:r w:rsidRPr="00354FC4" w:rsidR="00397BD9">
        <w:rPr>
          <w:rStyle w:val="aff1"/>
          <w:rFonts w:hint="eastAsia"/>
        </w:rPr>
        <w:t>False</w:t>
      </w:r>
      <w:r>
        <w:rPr>
          <w:rFonts w:hint="eastAsia"/>
        </w:rPr>
        <w:t>)</w:t>
      </w:r>
    </w:p>
    <w:p w:rsidR="007F3B90" w:rsidP="000431E0" w:rsidRDefault="007F3B90">
      <w:pPr>
        <w:pStyle w:val="af7"/>
      </w:pPr>
      <w:r>
        <w:rPr>
          <w:rFonts w:hint="eastAsia"/>
        </w:rPr>
        <w:t xml:space="preserve">                 </w:t>
      </w:r>
      <w:r w:rsidR="00397BD9">
        <w:rPr>
          <w:rFonts w:hint="eastAsia"/>
        </w:rPr>
        <w:t xml:space="preserve"> and </w:t>
      </w:r>
      <w:hyperlink w:history="1" w:anchor="Exists">
        <w:r w:rsidR="001C16B4">
          <w:rPr>
            <w:rStyle w:val="ac"/>
          </w:rPr>
          <w:t>Exists</w:t>
        </w:r>
      </w:hyperlink>
      <w:r>
        <w:rPr>
          <w:rFonts w:hint="eastAsia"/>
        </w:rPr>
        <w:t>(</w:t>
      </w:r>
      <w:hyperlink w:history="1" w:anchor="OtherCCsynchroReport">
        <w:r w:rsidR="00097572">
          <w:rPr>
            <w:rStyle w:val="ac"/>
          </w:rPr>
          <w:t>OtherCCsynchroReport</w:t>
        </w:r>
      </w:hyperlink>
      <w:r>
        <w:rPr>
          <w:rFonts w:hint="eastAsia"/>
        </w:rPr>
        <w:t>)))</w:t>
      </w:r>
    </w:p>
    <w:p w:rsidR="007F3B90" w:rsidP="000431E0" w:rsidRDefault="007F3B90">
      <w:pPr>
        <w:pStyle w:val="af7"/>
      </w:pPr>
      <w:r>
        <w:rPr>
          <w:rFonts w:hint="eastAsia"/>
        </w:rPr>
        <w:t xml:space="preserve">     </w:t>
      </w:r>
      <w:r w:rsidR="003928F2">
        <w:rPr>
          <w:rFonts w:hint="eastAsia"/>
        </w:rPr>
        <w:t xml:space="preserve">   </w:t>
      </w:r>
      <w:hyperlink w:history="1" w:anchor="OtherATPmaxTime">
        <w:r w:rsidR="00497151">
          <w:rPr>
            <w:rStyle w:val="ac"/>
          </w:rPr>
          <w:t>OtherATPmaxTime</w:t>
        </w:r>
      </w:hyperlink>
      <w:r w:rsidR="00397BD9">
        <w:rPr>
          <w:rFonts w:hint="eastAsia"/>
        </w:rPr>
        <w:t xml:space="preserve"> = </w:t>
      </w:r>
      <w:hyperlink w:history="1" w:anchor="OtherCCsynchroReport">
        <w:r w:rsidR="00097572">
          <w:rPr>
            <w:rStyle w:val="ac"/>
          </w:rPr>
          <w:t>OtherCCsynchroReport</w:t>
        </w:r>
      </w:hyperlink>
      <w:r w:rsidR="00354F88">
        <w:t>.C</w:t>
      </w:r>
      <w:r>
        <w:t>urrent</w:t>
      </w:r>
      <w:r w:rsidR="00354F88">
        <w:t>T</w:t>
      </w:r>
      <w:r>
        <w:t>ime</w:t>
      </w:r>
    </w:p>
    <w:p w:rsidR="007F3B90" w:rsidP="000431E0" w:rsidRDefault="007F3B90">
      <w:pPr>
        <w:pStyle w:val="af7"/>
      </w:pPr>
      <w:r>
        <w:rPr>
          <w:rFonts w:hint="eastAsia"/>
        </w:rPr>
        <w:t xml:space="preserve">                                  + </w:t>
      </w:r>
      <w:r w:rsidRPr="00840F21">
        <w:rPr>
          <w:rFonts w:hint="eastAsia"/>
        </w:rPr>
        <w:t>LoopHourModularSub</w:t>
      </w:r>
      <w:r>
        <w:rPr>
          <w:rFonts w:hint="eastAsia"/>
        </w:rPr>
        <w:t>(</w:t>
      </w:r>
      <w:r w:rsidRPr="00840F21" w:rsidR="00FC2B25">
        <w:t>ATPtime</w:t>
      </w:r>
      <w:r>
        <w:rPr>
          <w:rFonts w:hint="eastAsia"/>
        </w:rPr>
        <w:t>(k),</w:t>
      </w:r>
    </w:p>
    <w:p w:rsidR="007F3B90" w:rsidP="000431E0" w:rsidRDefault="007F3B90">
      <w:pPr>
        <w:pStyle w:val="af7"/>
      </w:pPr>
      <w:r>
        <w:rPr>
          <w:rFonts w:hint="eastAsia"/>
        </w:rPr>
        <w:t xml:space="preserve">                                        </w:t>
      </w:r>
      <w:hyperlink w:history="1" w:anchor="OtherCCsynchroReport">
        <w:r w:rsidR="00097572">
          <w:rPr>
            <w:rStyle w:val="ac"/>
          </w:rPr>
          <w:t>OtherCCsynchroReport</w:t>
        </w:r>
      </w:hyperlink>
      <w:r w:rsidR="00354F88">
        <w:t>.L</w:t>
      </w:r>
      <w:r>
        <w:t>atest</w:t>
      </w:r>
      <w:r w:rsidR="00354F88">
        <w:t>T</w:t>
      </w:r>
      <w:r>
        <w:t>ime</w:t>
      </w:r>
      <w:r w:rsidR="00354F88">
        <w:t>O</w:t>
      </w:r>
      <w:r>
        <w:t>ther</w:t>
      </w:r>
      <w:r w:rsidR="00354F88">
        <w:t>C</w:t>
      </w:r>
      <w:r>
        <w:t>ore</w:t>
      </w:r>
      <w:r>
        <w:rPr>
          <w:rFonts w:hint="eastAsia"/>
        </w:rPr>
        <w:t>)</w:t>
      </w:r>
    </w:p>
    <w:p w:rsidR="007F3B90" w:rsidP="000431E0" w:rsidRDefault="007F3B90">
      <w:pPr>
        <w:pStyle w:val="af7"/>
      </w:pPr>
      <w:r>
        <w:rPr>
          <w:rFonts w:hint="eastAsia"/>
        </w:rPr>
        <w:t xml:space="preserve"> </w:t>
      </w:r>
      <w:r w:rsidR="003928F2">
        <w:rPr>
          <w:rFonts w:hint="eastAsia"/>
        </w:rPr>
        <w:t xml:space="preserve">   </w:t>
      </w:r>
      <w:r w:rsidR="00397BD9">
        <w:rPr>
          <w:rFonts w:hint="eastAsia"/>
        </w:rPr>
        <w:t>else:</w:t>
      </w:r>
    </w:p>
    <w:p w:rsidR="007F3B90" w:rsidP="000431E0" w:rsidRDefault="007F3B90">
      <w:pPr>
        <w:pStyle w:val="af7"/>
      </w:pPr>
      <w:r>
        <w:rPr>
          <w:rFonts w:hint="eastAsia"/>
        </w:rPr>
        <w:t xml:space="preserve">     </w:t>
      </w:r>
      <w:r w:rsidR="003928F2">
        <w:rPr>
          <w:rFonts w:hint="eastAsia"/>
        </w:rPr>
        <w:t xml:space="preserve">   </w:t>
      </w:r>
      <w:r w:rsidR="00397BD9">
        <w:rPr>
          <w:rFonts w:hint="eastAsia"/>
        </w:rPr>
        <w:t>if (</w:t>
      </w:r>
      <w:hyperlink w:history="1" w:anchor="OtherATPmaxTime">
        <w:r w:rsidR="00497151">
          <w:rPr>
            <w:rStyle w:val="ac"/>
          </w:rPr>
          <w:t>OtherATPmaxTime</w:t>
        </w:r>
      </w:hyperlink>
      <w:r>
        <w:t>(k-1)</w:t>
      </w:r>
      <w:r>
        <w:rPr>
          <w:rFonts w:hint="eastAsia"/>
        </w:rPr>
        <w:t xml:space="preserve"> &gt;= </w:t>
      </w:r>
      <w:r w:rsidRPr="00837594">
        <w:rPr>
          <w:rStyle w:val="aff1"/>
          <w:rFonts w:hint="eastAsia"/>
        </w:rPr>
        <w:t>CC2_MAX_TIME</w:t>
      </w:r>
      <w:r>
        <w:rPr>
          <w:rFonts w:hint="eastAsia"/>
        </w:rPr>
        <w:t>)</w:t>
      </w:r>
    </w:p>
    <w:p w:rsidR="007F3B90" w:rsidP="000431E0" w:rsidRDefault="007F3B90">
      <w:pPr>
        <w:pStyle w:val="af7"/>
      </w:pPr>
      <w:r>
        <w:rPr>
          <w:rFonts w:hint="eastAsia"/>
        </w:rPr>
        <w:t xml:space="preserve">          </w:t>
      </w:r>
      <w:r w:rsidR="003928F2">
        <w:rPr>
          <w:rFonts w:hint="eastAsia"/>
        </w:rPr>
        <w:t xml:space="preserve">   </w:t>
      </w:r>
      <w:hyperlink w:history="1" w:anchor="OtherATPmaxTime">
        <w:r w:rsidR="00497151">
          <w:rPr>
            <w:rStyle w:val="ac"/>
          </w:rPr>
          <w:t>OtherATPmaxTime</w:t>
        </w:r>
      </w:hyperlink>
      <w:r w:rsidR="00397BD9">
        <w:rPr>
          <w:rFonts w:hint="eastAsia"/>
        </w:rPr>
        <w:t xml:space="preserve"> = </w:t>
      </w:r>
      <w:r w:rsidRPr="00837594">
        <w:rPr>
          <w:rStyle w:val="aff1"/>
          <w:rFonts w:hint="eastAsia"/>
        </w:rPr>
        <w:t>CC2_INIT_TIME</w:t>
      </w:r>
    </w:p>
    <w:p w:rsidR="007F3B90" w:rsidP="000431E0" w:rsidRDefault="007F3B90">
      <w:pPr>
        <w:pStyle w:val="af7"/>
      </w:pPr>
      <w:r>
        <w:rPr>
          <w:rFonts w:hint="eastAsia"/>
        </w:rPr>
        <w:t xml:space="preserve">     </w:t>
      </w:r>
      <w:r w:rsidR="003928F2">
        <w:rPr>
          <w:rFonts w:hint="eastAsia"/>
        </w:rPr>
        <w:t xml:space="preserve">   </w:t>
      </w:r>
      <w:r w:rsidR="00397BD9">
        <w:rPr>
          <w:rFonts w:hint="eastAsia"/>
        </w:rPr>
        <w:t>else:</w:t>
      </w:r>
    </w:p>
    <w:p w:rsidR="007F3B90" w:rsidP="000431E0" w:rsidRDefault="007F3B90">
      <w:pPr>
        <w:pStyle w:val="af7"/>
      </w:pPr>
      <w:r>
        <w:rPr>
          <w:rFonts w:hint="eastAsia"/>
        </w:rPr>
        <w:t xml:space="preserve">          </w:t>
      </w:r>
      <w:r w:rsidR="003928F2">
        <w:rPr>
          <w:rFonts w:hint="eastAsia"/>
        </w:rPr>
        <w:t xml:space="preserve">   </w:t>
      </w:r>
      <w:hyperlink w:history="1" w:anchor="OtherATPmaxTime">
        <w:r w:rsidR="00497151">
          <w:rPr>
            <w:rStyle w:val="ac"/>
          </w:rPr>
          <w:t>OtherATPmaxTime</w:t>
        </w:r>
      </w:hyperlink>
      <w:r w:rsidR="00397BD9">
        <w:rPr>
          <w:rFonts w:hint="eastAsia"/>
        </w:rPr>
        <w:t xml:space="preserve"> = </w:t>
      </w:r>
      <w:hyperlink w:history="1" w:anchor="OtherATPmaxTime">
        <w:r w:rsidR="00497151">
          <w:rPr>
            <w:rStyle w:val="ac"/>
          </w:rPr>
          <w:t>OtherATPmaxTime</w:t>
        </w:r>
      </w:hyperlink>
      <w:r>
        <w:rPr>
          <w:rFonts w:hint="eastAsia"/>
        </w:rPr>
        <w:t>(k-1) + 1</w:t>
      </w:r>
    </w:p>
    <w:p w:rsidR="007F3B90" w:rsidP="000431E0" w:rsidRDefault="00397BD9">
      <w:pPr>
        <w:pStyle w:val="af7"/>
      </w:pPr>
      <w:r>
        <w:rPr>
          <w:rFonts w:hint="eastAsia"/>
        </w:rPr>
        <w:t>else:</w:t>
      </w:r>
    </w:p>
    <w:p w:rsidR="007F3B90" w:rsidP="000431E0" w:rsidRDefault="007F3B90">
      <w:pPr>
        <w:pStyle w:val="af7"/>
      </w:pPr>
      <w:r>
        <w:rPr>
          <w:rFonts w:hint="eastAsia"/>
        </w:rPr>
        <w:t xml:space="preserve"> </w:t>
      </w:r>
      <w:r w:rsidR="003928F2">
        <w:rPr>
          <w:rFonts w:hint="eastAsia"/>
        </w:rPr>
        <w:t xml:space="preserve">   </w:t>
      </w:r>
      <w:r w:rsidR="00397BD9">
        <w:rPr>
          <w:rFonts w:hint="eastAsia"/>
        </w:rPr>
        <w:t>if (</w:t>
      </w:r>
      <w:r w:rsidR="00C32EC4">
        <w:rPr>
          <w:rFonts w:hint="eastAsia"/>
        </w:rPr>
        <w:t>Initialization</w:t>
      </w:r>
      <w:r>
        <w:rPr>
          <w:rFonts w:hint="eastAsia"/>
        </w:rPr>
        <w:t>)</w:t>
      </w:r>
    </w:p>
    <w:p w:rsidR="007F3B90" w:rsidP="000431E0" w:rsidRDefault="007F3B90">
      <w:pPr>
        <w:pStyle w:val="af7"/>
        <w:rPr>
          <w:rStyle w:val="aff1"/>
        </w:rPr>
      </w:pPr>
      <w:r>
        <w:rPr>
          <w:rFonts w:hint="eastAsia"/>
        </w:rPr>
        <w:t xml:space="preserve">     </w:t>
      </w:r>
      <w:r w:rsidR="003928F2">
        <w:rPr>
          <w:rFonts w:hint="eastAsia"/>
        </w:rPr>
        <w:t xml:space="preserve">   </w:t>
      </w:r>
      <w:hyperlink w:history="1" w:anchor="OtherATPmaxTime">
        <w:r w:rsidR="00497151">
          <w:rPr>
            <w:rStyle w:val="ac"/>
          </w:rPr>
          <w:t>OtherATPmaxTime</w:t>
        </w:r>
      </w:hyperlink>
      <w:r w:rsidR="00397BD9">
        <w:rPr>
          <w:rFonts w:hint="eastAsia"/>
        </w:rPr>
        <w:t xml:space="preserve"> = </w:t>
      </w:r>
      <w:r w:rsidRPr="00837594">
        <w:rPr>
          <w:rStyle w:val="aff1"/>
          <w:rFonts w:hint="eastAsia"/>
        </w:rPr>
        <w:t>CC1_INIT_TIME</w:t>
      </w:r>
    </w:p>
    <w:p w:rsidR="007F3B90" w:rsidP="000431E0" w:rsidRDefault="007F3B90">
      <w:pPr>
        <w:pStyle w:val="af7"/>
      </w:pPr>
      <w:r>
        <w:rPr>
          <w:rStyle w:val="aff1"/>
          <w:rFonts w:hint="eastAsia"/>
        </w:rPr>
        <w:t xml:space="preserve"> </w:t>
      </w:r>
      <w:r w:rsidR="003928F2">
        <w:rPr>
          <w:rFonts w:hint="eastAsia"/>
        </w:rPr>
        <w:t xml:space="preserve">   </w:t>
      </w:r>
      <w:r w:rsidR="00C32EC4">
        <w:rPr>
          <w:rFonts w:hint="eastAsia"/>
        </w:rPr>
        <w:t>elif</w:t>
      </w:r>
      <w:r w:rsidR="00397BD9">
        <w:rPr>
          <w:rFonts w:hint="eastAsia"/>
        </w:rPr>
        <w:t xml:space="preserve"> (</w:t>
      </w:r>
      <w:r>
        <w:rPr>
          <w:rFonts w:hint="eastAsia"/>
        </w:rPr>
        <w:t>(</w:t>
      </w:r>
      <w:hyperlink w:history="1" w:anchor="OtherATPmessageAvailable">
        <w:r w:rsidR="000A117D">
          <w:rPr>
            <w:rStyle w:val="ac"/>
          </w:rPr>
          <w:t>OtherATPmessageAvailable</w:t>
        </w:r>
      </w:hyperlink>
      <w:r>
        <w:rPr>
          <w:rFonts w:hint="eastAsia"/>
        </w:rPr>
        <w:t xml:space="preserve">(k) == </w:t>
      </w:r>
      <w:r w:rsidRPr="00354FC4" w:rsidR="00397BD9">
        <w:rPr>
          <w:rStyle w:val="aff1"/>
          <w:rFonts w:hint="eastAsia"/>
        </w:rPr>
        <w:t>True</w:t>
      </w:r>
      <w:r>
        <w:rPr>
          <w:rFonts w:hint="eastAsia"/>
        </w:rPr>
        <w:t>)</w:t>
      </w:r>
    </w:p>
    <w:p w:rsidR="007F3B90" w:rsidP="000431E0" w:rsidRDefault="007F3B90">
      <w:pPr>
        <w:pStyle w:val="af7"/>
      </w:pPr>
      <w:r>
        <w:rPr>
          <w:rFonts w:hint="eastAsia"/>
        </w:rPr>
        <w:t xml:space="preserve">           </w:t>
      </w:r>
      <w:r w:rsidR="00397BD9">
        <w:rPr>
          <w:rFonts w:hint="eastAsia"/>
        </w:rPr>
        <w:t xml:space="preserve"> or </w:t>
      </w:r>
      <w:r>
        <w:rPr>
          <w:rFonts w:hint="eastAsia"/>
        </w:rPr>
        <w:t>((</w:t>
      </w:r>
      <w:hyperlink w:history="1" w:anchor="OtherATPmessageValid">
        <w:r w:rsidR="000A117D">
          <w:rPr>
            <w:rStyle w:val="ac"/>
          </w:rPr>
          <w:t>OtherATPmessageValid</w:t>
        </w:r>
      </w:hyperlink>
      <w:r>
        <w:rPr>
          <w:rFonts w:hint="eastAsia"/>
        </w:rPr>
        <w:t xml:space="preserve">(k) == </w:t>
      </w:r>
      <w:r w:rsidRPr="00354FC4" w:rsidR="00397BD9">
        <w:rPr>
          <w:rStyle w:val="aff1"/>
          <w:rFonts w:hint="eastAsia"/>
        </w:rPr>
        <w:t>False</w:t>
      </w:r>
      <w:r>
        <w:rPr>
          <w:rFonts w:hint="eastAsia"/>
        </w:rPr>
        <w:t>)</w:t>
      </w:r>
    </w:p>
    <w:p w:rsidR="007F3B90" w:rsidP="000431E0" w:rsidRDefault="007F3B90">
      <w:pPr>
        <w:pStyle w:val="af7"/>
      </w:pPr>
      <w:r>
        <w:rPr>
          <w:rFonts w:hint="eastAsia"/>
        </w:rPr>
        <w:t xml:space="preserve">                 </w:t>
      </w:r>
      <w:r w:rsidR="00397BD9">
        <w:rPr>
          <w:rFonts w:hint="eastAsia"/>
        </w:rPr>
        <w:t xml:space="preserve"> and </w:t>
      </w:r>
      <w:hyperlink w:history="1" w:anchor="Exists">
        <w:r w:rsidR="001C16B4">
          <w:rPr>
            <w:rStyle w:val="ac"/>
          </w:rPr>
          <w:t>Exists</w:t>
        </w:r>
      </w:hyperlink>
      <w:r>
        <w:rPr>
          <w:rFonts w:hint="eastAsia"/>
        </w:rPr>
        <w:t>(</w:t>
      </w:r>
      <w:hyperlink w:history="1" w:anchor="OtherCCsynchroReport">
        <w:r w:rsidR="00097572">
          <w:rPr>
            <w:rStyle w:val="ac"/>
          </w:rPr>
          <w:t>OtherCCsynchroReport</w:t>
        </w:r>
      </w:hyperlink>
      <w:r>
        <w:rPr>
          <w:rFonts w:hint="eastAsia"/>
        </w:rPr>
        <w:t>)))</w:t>
      </w:r>
    </w:p>
    <w:p w:rsidR="007F3B90" w:rsidP="000431E0" w:rsidRDefault="007F3B90">
      <w:pPr>
        <w:pStyle w:val="af7"/>
      </w:pPr>
      <w:r>
        <w:rPr>
          <w:rFonts w:hint="eastAsia"/>
        </w:rPr>
        <w:t xml:space="preserve">     </w:t>
      </w:r>
      <w:r w:rsidR="003928F2">
        <w:rPr>
          <w:rFonts w:hint="eastAsia"/>
        </w:rPr>
        <w:t xml:space="preserve">   </w:t>
      </w:r>
      <w:hyperlink w:history="1" w:anchor="OtherATPmaxTime">
        <w:r w:rsidR="00497151">
          <w:rPr>
            <w:rStyle w:val="ac"/>
          </w:rPr>
          <w:t>OtherATPmaxTime</w:t>
        </w:r>
      </w:hyperlink>
      <w:r w:rsidR="00397BD9">
        <w:rPr>
          <w:rFonts w:hint="eastAsia"/>
        </w:rPr>
        <w:t xml:space="preserve"> = </w:t>
      </w:r>
      <w:hyperlink w:history="1" w:anchor="OtherCCsynchroReport">
        <w:r w:rsidR="00097572">
          <w:rPr>
            <w:rStyle w:val="ac"/>
          </w:rPr>
          <w:t>OtherCCsynchroReport</w:t>
        </w:r>
      </w:hyperlink>
      <w:r w:rsidR="00354F88">
        <w:t>.C</w:t>
      </w:r>
      <w:r>
        <w:t>urrent</w:t>
      </w:r>
      <w:r w:rsidR="00354F88">
        <w:t>T</w:t>
      </w:r>
      <w:r>
        <w:t>ime</w:t>
      </w:r>
    </w:p>
    <w:p w:rsidR="007F3B90" w:rsidP="000431E0" w:rsidRDefault="007F3B90">
      <w:pPr>
        <w:pStyle w:val="af7"/>
      </w:pPr>
      <w:r>
        <w:rPr>
          <w:rFonts w:hint="eastAsia"/>
        </w:rPr>
        <w:t xml:space="preserve">                                  + </w:t>
      </w:r>
      <w:r w:rsidRPr="00840F21">
        <w:rPr>
          <w:rFonts w:hint="eastAsia"/>
        </w:rPr>
        <w:t>LoopHourModularSub</w:t>
      </w:r>
      <w:r>
        <w:rPr>
          <w:rFonts w:hint="eastAsia"/>
        </w:rPr>
        <w:t>(</w:t>
      </w:r>
      <w:r w:rsidRPr="00840F21" w:rsidR="00FC2B25">
        <w:t>ATPtime</w:t>
      </w:r>
      <w:r>
        <w:rPr>
          <w:rFonts w:hint="eastAsia"/>
        </w:rPr>
        <w:t>(k),</w:t>
      </w:r>
    </w:p>
    <w:p w:rsidR="007F3B90" w:rsidP="000431E0" w:rsidRDefault="007F3B90">
      <w:pPr>
        <w:pStyle w:val="af7"/>
      </w:pPr>
      <w:r>
        <w:rPr>
          <w:rFonts w:hint="eastAsia"/>
        </w:rPr>
        <w:t xml:space="preserve">                                        </w:t>
      </w:r>
      <w:hyperlink w:history="1" w:anchor="OtherCCsynchroReport">
        <w:r w:rsidR="00097572">
          <w:rPr>
            <w:rStyle w:val="ac"/>
          </w:rPr>
          <w:t>OtherCCsynchroReport</w:t>
        </w:r>
      </w:hyperlink>
      <w:r w:rsidR="00354F88">
        <w:t>.L</w:t>
      </w:r>
      <w:r>
        <w:t>atest</w:t>
      </w:r>
      <w:r w:rsidR="00354F88">
        <w:t>T</w:t>
      </w:r>
      <w:r>
        <w:t>ime</w:t>
      </w:r>
      <w:r w:rsidR="00354F88">
        <w:t>O</w:t>
      </w:r>
      <w:r>
        <w:t>ther</w:t>
      </w:r>
      <w:r w:rsidR="00354F88">
        <w:t>C</w:t>
      </w:r>
      <w:r>
        <w:t>ore</w:t>
      </w:r>
      <w:r>
        <w:rPr>
          <w:rFonts w:hint="eastAsia"/>
        </w:rPr>
        <w:t>)</w:t>
      </w:r>
    </w:p>
    <w:p w:rsidR="007F3B90" w:rsidP="000431E0" w:rsidRDefault="007F3B90">
      <w:pPr>
        <w:pStyle w:val="af7"/>
      </w:pPr>
      <w:r>
        <w:rPr>
          <w:rFonts w:hint="eastAsia"/>
        </w:rPr>
        <w:t xml:space="preserve"> </w:t>
      </w:r>
      <w:r w:rsidR="003928F2">
        <w:rPr>
          <w:rFonts w:hint="eastAsia"/>
        </w:rPr>
        <w:t xml:space="preserve">   </w:t>
      </w:r>
      <w:r w:rsidR="00397BD9">
        <w:rPr>
          <w:rFonts w:hint="eastAsia"/>
        </w:rPr>
        <w:t>else:</w:t>
      </w:r>
    </w:p>
    <w:p w:rsidR="007F3B90" w:rsidP="000431E0" w:rsidRDefault="007F3B90">
      <w:pPr>
        <w:pStyle w:val="af7"/>
      </w:pPr>
      <w:r>
        <w:rPr>
          <w:rFonts w:hint="eastAsia"/>
        </w:rPr>
        <w:t xml:space="preserve">     </w:t>
      </w:r>
      <w:r w:rsidR="003928F2">
        <w:rPr>
          <w:rFonts w:hint="eastAsia"/>
        </w:rPr>
        <w:t xml:space="preserve">   </w:t>
      </w:r>
      <w:r w:rsidR="00397BD9">
        <w:rPr>
          <w:rFonts w:hint="eastAsia"/>
        </w:rPr>
        <w:t>if (</w:t>
      </w:r>
      <w:hyperlink w:history="1" w:anchor="OtherATPmaxTime">
        <w:r w:rsidR="00497151">
          <w:rPr>
            <w:rStyle w:val="ac"/>
          </w:rPr>
          <w:t>OtherATPmaxTime</w:t>
        </w:r>
      </w:hyperlink>
      <w:r>
        <w:t>(k-1)</w:t>
      </w:r>
      <w:r>
        <w:rPr>
          <w:rFonts w:hint="eastAsia"/>
        </w:rPr>
        <w:t xml:space="preserve"> &gt;= </w:t>
      </w:r>
      <w:r w:rsidRPr="00837594">
        <w:rPr>
          <w:rStyle w:val="aff1"/>
          <w:rFonts w:hint="eastAsia"/>
        </w:rPr>
        <w:t>CC1_MAX_TIME</w:t>
      </w:r>
      <w:r>
        <w:rPr>
          <w:rFonts w:hint="eastAsia"/>
        </w:rPr>
        <w:t>)</w:t>
      </w:r>
    </w:p>
    <w:p w:rsidR="007F3B90" w:rsidP="000431E0" w:rsidRDefault="007F3B90">
      <w:pPr>
        <w:pStyle w:val="af7"/>
      </w:pPr>
      <w:r>
        <w:rPr>
          <w:rFonts w:hint="eastAsia"/>
        </w:rPr>
        <w:t xml:space="preserve">          </w:t>
      </w:r>
      <w:r w:rsidR="003928F2">
        <w:rPr>
          <w:rFonts w:hint="eastAsia"/>
        </w:rPr>
        <w:t xml:space="preserve">   </w:t>
      </w:r>
      <w:hyperlink w:history="1" w:anchor="OtherATPmaxTime">
        <w:r w:rsidR="00497151">
          <w:rPr>
            <w:rStyle w:val="ac"/>
          </w:rPr>
          <w:t>OtherATPmaxTime</w:t>
        </w:r>
      </w:hyperlink>
      <w:r w:rsidR="00397BD9">
        <w:rPr>
          <w:rFonts w:hint="eastAsia"/>
        </w:rPr>
        <w:t xml:space="preserve"> = </w:t>
      </w:r>
      <w:r w:rsidRPr="00837594">
        <w:rPr>
          <w:rStyle w:val="aff1"/>
          <w:rFonts w:hint="eastAsia"/>
        </w:rPr>
        <w:t>CC1_INIT_TIME</w:t>
      </w:r>
    </w:p>
    <w:p w:rsidR="007F3B90" w:rsidP="000431E0" w:rsidRDefault="007F3B90">
      <w:pPr>
        <w:pStyle w:val="af7"/>
      </w:pPr>
      <w:r>
        <w:rPr>
          <w:rFonts w:hint="eastAsia"/>
        </w:rPr>
        <w:t xml:space="preserve">     </w:t>
      </w:r>
      <w:r w:rsidR="003928F2">
        <w:rPr>
          <w:rFonts w:hint="eastAsia"/>
        </w:rPr>
        <w:t xml:space="preserve">   </w:t>
      </w:r>
      <w:r w:rsidR="00397BD9">
        <w:rPr>
          <w:rFonts w:hint="eastAsia"/>
        </w:rPr>
        <w:t>else:</w:t>
      </w:r>
    </w:p>
    <w:p w:rsidR="007F3B90" w:rsidP="000431E0" w:rsidRDefault="007F3B90">
      <w:pPr>
        <w:pStyle w:val="af7"/>
      </w:pPr>
      <w:r>
        <w:rPr>
          <w:rFonts w:hint="eastAsia"/>
        </w:rPr>
        <w:t xml:space="preserve">          </w:t>
      </w:r>
      <w:r w:rsidR="003928F2">
        <w:rPr>
          <w:rFonts w:hint="eastAsia"/>
        </w:rPr>
        <w:t xml:space="preserve">   </w:t>
      </w:r>
      <w:hyperlink w:history="1" w:anchor="OtherATPmaxTime">
        <w:r w:rsidR="00497151">
          <w:rPr>
            <w:rStyle w:val="ac"/>
          </w:rPr>
          <w:t>OtherATPmaxTime</w:t>
        </w:r>
      </w:hyperlink>
      <w:r w:rsidR="00397BD9">
        <w:rPr>
          <w:rFonts w:hint="eastAsia"/>
        </w:rPr>
        <w:t xml:space="preserve"> = </w:t>
      </w:r>
      <w:hyperlink w:history="1" w:anchor="OtherATPmaxTime">
        <w:r w:rsidR="00497151">
          <w:rPr>
            <w:rStyle w:val="ac"/>
          </w:rPr>
          <w:t>OtherATPmaxTime</w:t>
        </w:r>
      </w:hyperlink>
      <w:r>
        <w:rPr>
          <w:rFonts w:hint="eastAsia"/>
        </w:rPr>
        <w:t>(k-1) + 1</w:t>
      </w:r>
    </w:p>
    <w:p w:rsidRPr="008A1414" w:rsidR="007F3B90" w:rsidP="000C0D62" w:rsidRDefault="007F3B90">
      <w:pPr>
        <w:pStyle w:val="ReqtifyAltQ"/>
      </w:pPr>
      <w:r w:rsidRPr="008A1414">
        <w:t>#Category=</w:t>
      </w:r>
      <w:r w:rsidRPr="00CF5D1B">
        <w:rPr>
          <w:rFonts w:hint="eastAsia"/>
        </w:rPr>
        <w:t>Functional</w:t>
      </w:r>
    </w:p>
    <w:p w:rsidR="007F3B90" w:rsidP="000C0D62" w:rsidRDefault="007F3B90">
      <w:pPr>
        <w:pStyle w:val="ReqtifyAltQ"/>
      </w:pPr>
      <w:r w:rsidRPr="008A1414">
        <w:t>#Contribution</w:t>
      </w:r>
      <w:r>
        <w:t>=SIL4</w:t>
      </w:r>
    </w:p>
    <w:p w:rsidR="009328EA" w:rsidP="000C0D62" w:rsidRDefault="007F3B90">
      <w:pPr>
        <w:pStyle w:val="ReqtifyAltQ"/>
        <w:rPr>
          <w:ins w:author="常鸣" w:date="2014-07-03T14:27:00Z" w:id="1270"/>
        </w:rPr>
      </w:pPr>
      <w:del w:author="常鸣" w:date="2014-07-03T14:27:00Z" w:id="1271">
        <w:r w:rsidRPr="00CF5D1B" w:rsidDel="009328EA">
          <w:rPr>
            <w:rFonts w:hint="eastAsia"/>
          </w:rPr>
          <w:delText>#S</w:delText>
        </w:r>
      </w:del>
      <w:ins w:author="常鸣" w:date="2014-07-03T14:27:00Z" w:id="1272">
        <w:r w:rsidR="009328EA">
          <w:rPr>
            <w:rFonts w:hint="eastAsia"/>
          </w:rPr>
          <w:t>#Allocation=ATP Software</w:t>
        </w:r>
      </w:ins>
    </w:p>
    <w:p w:rsidRPr="008A1414" w:rsidR="007F3B90" w:rsidP="000C0D62" w:rsidRDefault="009328EA">
      <w:pPr>
        <w:pStyle w:val="ReqtifyAltQ"/>
      </w:pPr>
      <w:ins w:author="常鸣" w:date="2014-07-03T14:27:00Z" w:id="1273">
        <w:r>
          <w:rPr>
            <w:rFonts w:hint="eastAsia"/>
          </w:rPr>
          <w:t>#S</w:t>
        </w:r>
      </w:ins>
      <w:r w:rsidRPr="00CF5D1B" w:rsidR="007F3B90">
        <w:rPr>
          <w:rFonts w:hint="eastAsia"/>
        </w:rPr>
        <w:t xml:space="preserve">ource= </w:t>
      </w:r>
      <w:r w:rsidRPr="00CF5D1B" w:rsidR="007F3B90">
        <w:t>[iTC_CC-SyAD-0962]</w:t>
      </w:r>
    </w:p>
    <w:p w:rsidRPr="008A1414" w:rsidR="007F3B90" w:rsidP="000C0D62" w:rsidRDefault="007F3B90">
      <w:pPr>
        <w:pStyle w:val="ReqtifyAltQ"/>
      </w:pPr>
      <w:r w:rsidRPr="008A1414">
        <w:t>[End]</w:t>
      </w:r>
    </w:p>
    <w:p w:rsidR="007F3B90" w:rsidP="00C93484" w:rsidRDefault="007F3B90">
      <w:pPr>
        <w:pStyle w:val="Reqtify"/>
      </w:pPr>
    </w:p>
    <w:p w:rsidR="001A6CE6" w:rsidP="00C93484" w:rsidRDefault="001A6CE6">
      <w:pPr>
        <w:pStyle w:val="Reqtify"/>
      </w:pPr>
    </w:p>
    <w:p w:rsidR="005B7CCF" w:rsidP="0012674A" w:rsidRDefault="005B7CCF">
      <w:pPr>
        <w:pStyle w:val="4"/>
      </w:pPr>
      <w:r>
        <w:rPr>
          <w:rFonts w:hint="eastAsia"/>
        </w:rPr>
        <w:t>Parse distant ATP information</w:t>
      </w:r>
    </w:p>
    <w:p w:rsidRPr="001A6CE6" w:rsidR="005B7CCF" w:rsidP="00C93484" w:rsidRDefault="005B7CCF">
      <w:pPr>
        <w:pStyle w:val="Reqtify"/>
      </w:pPr>
    </w:p>
    <w:p w:rsidR="001A6CE6" w:rsidP="00704491" w:rsidRDefault="001A6CE6">
      <w:pPr>
        <w:pStyle w:val="ReqtifyAltR"/>
      </w:pPr>
      <w:r>
        <w:t>[iTC_CC_ATP-SwRS-</w:t>
      </w:r>
      <w:r>
        <w:rPr>
          <w:rFonts w:hint="eastAsia"/>
        </w:rPr>
        <w:t>0080</w:t>
      </w:r>
      <w:r>
        <w:t>]</w:t>
      </w:r>
    </w:p>
    <w:p w:rsidR="005B7CCF" w:rsidP="00C93484" w:rsidRDefault="0021381F">
      <w:pPr>
        <w:pStyle w:val="Reqtify"/>
      </w:pPr>
      <w:bookmarkStart w:name="OtherATP" w:id="1274"/>
      <w:r w:rsidRPr="008930D3">
        <w:rPr>
          <w:rStyle w:val="aff2"/>
          <w:bCs w:val="0"/>
          <w:iCs w:val="0"/>
        </w:rPr>
        <w:t>OtherATP</w:t>
      </w:r>
      <w:bookmarkEnd w:id="1274"/>
      <w:r w:rsidR="008E7EAC">
        <w:rPr>
          <w:rFonts w:hint="eastAsia"/>
        </w:rPr>
        <w:t>，解析并存储远端</w:t>
      </w:r>
      <w:r w:rsidR="008E7EAC">
        <w:rPr>
          <w:rFonts w:hint="eastAsia"/>
        </w:rPr>
        <w:t>ATP</w:t>
      </w:r>
      <w:r w:rsidR="008E7EAC">
        <w:rPr>
          <w:rFonts w:hint="eastAsia"/>
        </w:rPr>
        <w:t>的消息。</w:t>
      </w:r>
    </w:p>
    <w:p w:rsidR="001A6CE6" w:rsidP="00FA0FBB" w:rsidRDefault="005B7CCF">
      <w:pPr>
        <w:pStyle w:val="AltX"/>
      </w:pPr>
      <w:r>
        <w:rPr>
          <w:rFonts w:hint="eastAsia"/>
        </w:rPr>
        <w:t>初始化或者远端消息过期时，设置相应的值为默认状态；</w:t>
      </w:r>
    </w:p>
    <w:p w:rsidR="005B7CCF" w:rsidP="00FA0FBB" w:rsidRDefault="00837594">
      <w:pPr>
        <w:pStyle w:val="AltX"/>
      </w:pPr>
      <w:r>
        <w:rPr>
          <w:rFonts w:hint="eastAsia"/>
        </w:rPr>
        <w:t>当本周期收到新的远端消息时，将其设置为新收到消息的值</w:t>
      </w:r>
      <w:r w:rsidR="005B7CCF">
        <w:rPr>
          <w:rFonts w:hint="eastAsia"/>
        </w:rPr>
        <w:t>；</w:t>
      </w:r>
    </w:p>
    <w:p w:rsidR="005B7CCF" w:rsidP="00FA0FBB" w:rsidRDefault="005B7CCF">
      <w:pPr>
        <w:pStyle w:val="AltX"/>
      </w:pPr>
      <w:r>
        <w:rPr>
          <w:rFonts w:hint="eastAsia"/>
        </w:rPr>
        <w:t>否则，保持不变</w:t>
      </w:r>
    </w:p>
    <w:p w:rsidR="001A6CE6" w:rsidP="00C93484" w:rsidRDefault="00837594">
      <w:pPr>
        <w:pStyle w:val="Reqtify"/>
      </w:pPr>
      <w:r>
        <w:rPr>
          <w:rFonts w:hint="eastAsia"/>
        </w:rPr>
        <w:t>OtherATP, parse and store messages from the distant ATP.</w:t>
      </w:r>
    </w:p>
    <w:p w:rsidR="00837594" w:rsidP="00FA0FBB" w:rsidRDefault="00837594">
      <w:pPr>
        <w:pStyle w:val="AltX"/>
      </w:pPr>
      <w:r>
        <w:rPr>
          <w:rFonts w:hint="eastAsia"/>
        </w:rPr>
        <w:lastRenderedPageBreak/>
        <w:t>In initialization or the message has expired, set all variables as default value;</w:t>
      </w:r>
    </w:p>
    <w:p w:rsidR="00837594" w:rsidP="00FA0FBB" w:rsidRDefault="00837594">
      <w:pPr>
        <w:pStyle w:val="AltX"/>
      </w:pPr>
      <w:r>
        <w:rPr>
          <w:rFonts w:hint="eastAsia"/>
        </w:rPr>
        <w:t>when new message available, set the corresponding value from the new message;</w:t>
      </w:r>
    </w:p>
    <w:p w:rsidR="00837594" w:rsidP="00FA0FBB" w:rsidRDefault="00837594">
      <w:pPr>
        <w:pStyle w:val="AltX"/>
      </w:pPr>
      <w:r>
        <w:rPr>
          <w:rFonts w:hint="eastAsia"/>
        </w:rPr>
        <w:t>otherwise, remain unchanged.</w:t>
      </w:r>
    </w:p>
    <w:p w:rsidRPr="00FA19AE" w:rsidR="00837594" w:rsidP="00C93484" w:rsidRDefault="00837594">
      <w:pPr>
        <w:pStyle w:val="Reqtify"/>
      </w:pPr>
    </w:p>
    <w:p w:rsidR="007A79C4" w:rsidP="000431E0" w:rsidRDefault="007A79C4">
      <w:pPr>
        <w:pStyle w:val="af7"/>
      </w:pPr>
      <w:r>
        <w:t xml:space="preserve">def </w:t>
      </w:r>
      <w:hyperlink w:history="1" w:anchor="OtherATP">
        <w:r w:rsidR="0021381F">
          <w:rPr>
            <w:rStyle w:val="ac"/>
          </w:rPr>
          <w:t>OtherATP</w:t>
        </w:r>
      </w:hyperlink>
      <w:r>
        <w:rPr>
          <w:color w:val="FF8000"/>
        </w:rPr>
        <w:t>(</w:t>
      </w:r>
      <w:r>
        <w:t>k</w:t>
      </w:r>
      <w:r>
        <w:rPr>
          <w:color w:val="FF8000"/>
        </w:rPr>
        <w:t>)</w:t>
      </w:r>
      <w:r>
        <w:t>:</w:t>
      </w:r>
    </w:p>
    <w:p w:rsidR="007A79C4" w:rsidP="000431E0" w:rsidRDefault="007A79C4">
      <w:pPr>
        <w:pStyle w:val="af7"/>
      </w:pPr>
      <w:r>
        <w:t xml:space="preserve">    if </w:t>
      </w:r>
      <w:r>
        <w:rPr>
          <w:color w:val="FF8000"/>
        </w:rPr>
        <w:t>(</w:t>
      </w:r>
      <w:r>
        <w:t>Initialization</w:t>
      </w:r>
    </w:p>
    <w:p w:rsidR="007A79C4" w:rsidP="000431E0" w:rsidRDefault="007A79C4">
      <w:pPr>
        <w:pStyle w:val="af7"/>
      </w:pPr>
      <w:r>
        <w:t xml:space="preserve">        or </w:t>
      </w:r>
      <w:r>
        <w:rPr>
          <w:color w:val="FF8000"/>
        </w:rPr>
        <w:t>(</w:t>
      </w:r>
      <w:r w:rsidRPr="00113E1C">
        <w:t>not</w:t>
      </w:r>
      <w:r>
        <w:t xml:space="preserve"> </w:t>
      </w:r>
      <w:hyperlink w:history="1" w:anchor="OtherATPmessageValid">
        <w:r w:rsidR="000A117D">
          <w:rPr>
            <w:rStyle w:val="ac"/>
          </w:rPr>
          <w:t>OtherATPmessageValid</w:t>
        </w:r>
      </w:hyperlink>
      <w:r>
        <w:rPr>
          <w:color w:val="FF8000"/>
        </w:rPr>
        <w:t>(</w:t>
      </w:r>
      <w:r>
        <w:t>k</w:t>
      </w:r>
      <w:r>
        <w:rPr>
          <w:color w:val="FF8000"/>
        </w:rPr>
        <w:t>)))</w:t>
      </w:r>
      <w:r>
        <w:t>:</w:t>
      </w:r>
    </w:p>
    <w:p w:rsidR="007A79C4" w:rsidP="000431E0" w:rsidRDefault="007A79C4">
      <w:pPr>
        <w:pStyle w:val="af7"/>
      </w:pPr>
      <w:r>
        <w:t xml:space="preserve">        </w:t>
      </w:r>
      <w:hyperlink w:history="1" w:anchor="OtherATP">
        <w:r w:rsidR="0021381F">
          <w:rPr>
            <w:rStyle w:val="ac"/>
          </w:rPr>
          <w:t>OtherATP</w:t>
        </w:r>
      </w:hyperlink>
      <w:r w:rsidR="00354F88">
        <w:t>.L</w:t>
      </w:r>
      <w:r>
        <w:t>atest</w:t>
      </w:r>
      <w:r w:rsidR="00354F88">
        <w:t>T</w:t>
      </w:r>
      <w:r>
        <w:t>ime</w:t>
      </w:r>
      <w:r w:rsidR="00354F88">
        <w:t>O</w:t>
      </w:r>
      <w:r>
        <w:t>ther</w:t>
      </w:r>
      <w:r w:rsidR="00354F88">
        <w:t>C</w:t>
      </w:r>
      <w:r>
        <w:t xml:space="preserve">ore </w:t>
      </w:r>
      <w:r>
        <w:rPr>
          <w:color w:val="FF8000"/>
        </w:rPr>
        <w:t>=</w:t>
      </w:r>
      <w:r>
        <w:t xml:space="preserve"> </w:t>
      </w:r>
      <w:r w:rsidR="008D6A96">
        <w:rPr>
          <w:rStyle w:val="aff1"/>
        </w:rPr>
        <w:fldChar w:fldCharType="begin"/>
      </w:r>
      <w:r w:rsidR="008D6A96">
        <w:instrText xml:space="preserve"> REF INVALID_LOOP_HOUR \h </w:instrText>
      </w:r>
      <w:r w:rsidR="008D6A96">
        <w:rPr>
          <w:rStyle w:val="aff1"/>
        </w:rPr>
      </w:r>
      <w:r w:rsidR="008D6A96">
        <w:rPr>
          <w:rStyle w:val="aff1"/>
        </w:rPr>
        <w:fldChar w:fldCharType="separate"/>
      </w:r>
      <w:r w:rsidRPr="0094616C" w:rsidR="00DE178B">
        <w:rPr>
          <w:rStyle w:val="aff1"/>
          <w:rFonts w:hint="eastAsia"/>
        </w:rPr>
        <w:t>INVALID_LOOP_HOUR</w:t>
      </w:r>
      <w:r w:rsidR="008D6A96">
        <w:rPr>
          <w:rStyle w:val="aff1"/>
        </w:rPr>
        <w:fldChar w:fldCharType="end"/>
      </w:r>
    </w:p>
    <w:p w:rsidR="007A79C4" w:rsidP="000431E0" w:rsidRDefault="007A79C4">
      <w:pPr>
        <w:pStyle w:val="af7"/>
      </w:pPr>
      <w:r>
        <w:t xml:space="preserve">        </w:t>
      </w:r>
      <w:hyperlink w:history="1" w:anchor="OtherATP">
        <w:r w:rsidR="0021381F">
          <w:rPr>
            <w:rStyle w:val="ac"/>
          </w:rPr>
          <w:t>OtherATP</w:t>
        </w:r>
      </w:hyperlink>
      <w:r w:rsidR="00354F88">
        <w:t>.</w:t>
      </w:r>
      <w:r w:rsidRPr="008930D3" w:rsidR="00B5344E">
        <w:t>CoreId</w:t>
      </w:r>
      <w:r>
        <w:t xml:space="preserve"> </w:t>
      </w:r>
      <w:r>
        <w:rPr>
          <w:color w:val="FF8000"/>
        </w:rPr>
        <w:t>=</w:t>
      </w:r>
      <w:r>
        <w:t xml:space="preserve"> </w:t>
      </w:r>
      <w:r w:rsidRPr="00354FC4">
        <w:rPr>
          <w:rStyle w:val="aff1"/>
        </w:rPr>
        <w:t>None</w:t>
      </w:r>
    </w:p>
    <w:p w:rsidR="007A79C4" w:rsidP="000431E0" w:rsidRDefault="007A79C4">
      <w:pPr>
        <w:pStyle w:val="af7"/>
      </w:pPr>
      <w:r>
        <w:t xml:space="preserve">        </w:t>
      </w:r>
      <w:hyperlink w:history="1" w:anchor="OtherATP">
        <w:r w:rsidR="0021381F">
          <w:rPr>
            <w:rStyle w:val="ac"/>
          </w:rPr>
          <w:t>OtherATP</w:t>
        </w:r>
      </w:hyperlink>
      <w:r w:rsidR="00354F88">
        <w:t>.B</w:t>
      </w:r>
      <w:r>
        <w:t>eacon</w:t>
      </w:r>
      <w:r w:rsidR="00354F88">
        <w:t>I</w:t>
      </w:r>
      <w:r>
        <w:t xml:space="preserve">d </w:t>
      </w:r>
      <w:r>
        <w:rPr>
          <w:color w:val="FF8000"/>
        </w:rPr>
        <w:t>=</w:t>
      </w:r>
      <w:r>
        <w:t xml:space="preserve"> </w:t>
      </w:r>
      <w:r w:rsidRPr="00354FC4">
        <w:rPr>
          <w:rStyle w:val="aff1"/>
        </w:rPr>
        <w:t>None</w:t>
      </w:r>
    </w:p>
    <w:p w:rsidR="007A79C4" w:rsidP="000431E0" w:rsidRDefault="007A79C4">
      <w:pPr>
        <w:pStyle w:val="af7"/>
      </w:pPr>
      <w:r>
        <w:t xml:space="preserve">        </w:t>
      </w:r>
      <w:hyperlink w:history="1" w:anchor="OtherATP">
        <w:r w:rsidR="0021381F">
          <w:rPr>
            <w:rStyle w:val="ac"/>
          </w:rPr>
          <w:t>OtherATP</w:t>
        </w:r>
      </w:hyperlink>
      <w:r w:rsidR="00354F88">
        <w:t>.</w:t>
      </w:r>
      <w:r w:rsidRPr="008930D3" w:rsidR="00F42E76">
        <w:t>EnableDoorOpening_A</w:t>
      </w:r>
      <w:r>
        <w:t xml:space="preserve"> </w:t>
      </w:r>
      <w:r>
        <w:rPr>
          <w:color w:val="FF8000"/>
        </w:rPr>
        <w:t>=</w:t>
      </w:r>
      <w:r>
        <w:t xml:space="preserve"> </w:t>
      </w:r>
      <w:r w:rsidRPr="00354FC4">
        <w:rPr>
          <w:rStyle w:val="aff1"/>
        </w:rPr>
        <w:t>False</w:t>
      </w:r>
    </w:p>
    <w:p w:rsidR="007A79C4" w:rsidP="000431E0" w:rsidRDefault="007A79C4">
      <w:pPr>
        <w:pStyle w:val="af7"/>
      </w:pPr>
      <w:r>
        <w:t xml:space="preserve">        </w:t>
      </w:r>
      <w:hyperlink w:history="1" w:anchor="OtherATP">
        <w:r w:rsidR="0021381F">
          <w:rPr>
            <w:rStyle w:val="ac"/>
          </w:rPr>
          <w:t>OtherATP</w:t>
        </w:r>
      </w:hyperlink>
      <w:r w:rsidR="00354F88">
        <w:t>.</w:t>
      </w:r>
      <w:r w:rsidRPr="008930D3" w:rsidR="00915CD9">
        <w:t>EnableDoorOpening_B</w:t>
      </w:r>
      <w:r>
        <w:t xml:space="preserve"> </w:t>
      </w:r>
      <w:r>
        <w:rPr>
          <w:color w:val="FF8000"/>
        </w:rPr>
        <w:t>=</w:t>
      </w:r>
      <w:r>
        <w:t xml:space="preserve"> </w:t>
      </w:r>
      <w:r w:rsidRPr="00354FC4">
        <w:rPr>
          <w:rStyle w:val="aff1"/>
        </w:rPr>
        <w:t>False</w:t>
      </w:r>
    </w:p>
    <w:p w:rsidR="007A79C4" w:rsidP="000431E0" w:rsidRDefault="007A79C4">
      <w:pPr>
        <w:pStyle w:val="af7"/>
      </w:pPr>
      <w:r>
        <w:t xml:space="preserve">        </w:t>
      </w:r>
      <w:hyperlink w:history="1" w:anchor="OtherATP">
        <w:r w:rsidR="0021381F">
          <w:rPr>
            <w:rStyle w:val="ac"/>
          </w:rPr>
          <w:t>OtherATP</w:t>
        </w:r>
      </w:hyperlink>
      <w:r w:rsidR="00354F88">
        <w:t>.P</w:t>
      </w:r>
      <w:r>
        <w:t>sd</w:t>
      </w:r>
      <w:r w:rsidR="00354F88">
        <w:t>M</w:t>
      </w:r>
      <w:r>
        <w:t>anager</w:t>
      </w:r>
      <w:r w:rsidR="00354F88">
        <w:t>O</w:t>
      </w:r>
      <w:r>
        <w:t>pening</w:t>
      </w:r>
      <w:r w:rsidR="00354F88">
        <w:t>O</w:t>
      </w:r>
      <w:r>
        <w:t xml:space="preserve">rder </w:t>
      </w:r>
      <w:r>
        <w:rPr>
          <w:color w:val="FF8000"/>
        </w:rPr>
        <w:t>=</w:t>
      </w:r>
      <w:r>
        <w:t xml:space="preserve"> </w:t>
      </w:r>
      <w:r w:rsidRPr="00354FC4">
        <w:rPr>
          <w:rStyle w:val="aff1"/>
        </w:rPr>
        <w:t>False</w:t>
      </w:r>
    </w:p>
    <w:p w:rsidR="007A79C4" w:rsidP="000431E0" w:rsidRDefault="007A79C4">
      <w:pPr>
        <w:pStyle w:val="af7"/>
      </w:pPr>
      <w:r>
        <w:t xml:space="preserve">        </w:t>
      </w:r>
      <w:hyperlink w:history="1" w:anchor="OtherATP">
        <w:r w:rsidR="0021381F">
          <w:rPr>
            <w:rStyle w:val="ac"/>
          </w:rPr>
          <w:t>OtherATP</w:t>
        </w:r>
      </w:hyperlink>
      <w:r w:rsidR="00354F88">
        <w:t>.P</w:t>
      </w:r>
      <w:r>
        <w:t>sd</w:t>
      </w:r>
      <w:r w:rsidR="00354F88">
        <w:t>I</w:t>
      </w:r>
      <w:r>
        <w:t>d</w:t>
      </w:r>
      <w:r w:rsidR="00354F88">
        <w:t>S</w:t>
      </w:r>
      <w:r>
        <w:t xml:space="preserve">ide_A </w:t>
      </w:r>
      <w:r>
        <w:rPr>
          <w:color w:val="FF8000"/>
        </w:rPr>
        <w:t>=</w:t>
      </w:r>
      <w:r>
        <w:t xml:space="preserve"> </w:t>
      </w:r>
      <w:r w:rsidRPr="00354FC4">
        <w:rPr>
          <w:rStyle w:val="aff1"/>
        </w:rPr>
        <w:t>None</w:t>
      </w:r>
    </w:p>
    <w:p w:rsidR="007A79C4" w:rsidP="000431E0" w:rsidRDefault="007A79C4">
      <w:pPr>
        <w:pStyle w:val="af7"/>
      </w:pPr>
      <w:r>
        <w:t xml:space="preserve">        </w:t>
      </w:r>
      <w:hyperlink w:history="1" w:anchor="OtherATP">
        <w:r w:rsidR="0021381F">
          <w:rPr>
            <w:rStyle w:val="ac"/>
          </w:rPr>
          <w:t>OtherATP</w:t>
        </w:r>
      </w:hyperlink>
      <w:r w:rsidR="00354F88">
        <w:t>.P</w:t>
      </w:r>
      <w:r>
        <w:t>sd</w:t>
      </w:r>
      <w:r w:rsidR="00354F88">
        <w:t>V</w:t>
      </w:r>
      <w:r>
        <w:t>alidity</w:t>
      </w:r>
      <w:r w:rsidR="00354F88">
        <w:t>S</w:t>
      </w:r>
      <w:r>
        <w:t xml:space="preserve">ide_A </w:t>
      </w:r>
      <w:r>
        <w:rPr>
          <w:color w:val="FF8000"/>
        </w:rPr>
        <w:t>=</w:t>
      </w:r>
      <w:r>
        <w:t xml:space="preserve"> </w:t>
      </w:r>
      <w:r w:rsidRPr="00354FC4">
        <w:rPr>
          <w:rStyle w:val="aff1"/>
        </w:rPr>
        <w:t>None</w:t>
      </w:r>
    </w:p>
    <w:p w:rsidR="007A79C4" w:rsidP="000431E0" w:rsidRDefault="007A79C4">
      <w:pPr>
        <w:pStyle w:val="af7"/>
      </w:pPr>
      <w:r>
        <w:t xml:space="preserve">        </w:t>
      </w:r>
      <w:hyperlink w:history="1" w:anchor="OtherATP">
        <w:r w:rsidR="0021381F">
          <w:rPr>
            <w:rStyle w:val="ac"/>
          </w:rPr>
          <w:t>OtherATP</w:t>
        </w:r>
      </w:hyperlink>
      <w:r w:rsidR="00354F88">
        <w:t>.P</w:t>
      </w:r>
      <w:r>
        <w:t>sd</w:t>
      </w:r>
      <w:r w:rsidR="00354F88">
        <w:t>C</w:t>
      </w:r>
      <w:r>
        <w:t>losed</w:t>
      </w:r>
      <w:r w:rsidR="00354F88">
        <w:t>S</w:t>
      </w:r>
      <w:r>
        <w:t xml:space="preserve">ide_A </w:t>
      </w:r>
      <w:r>
        <w:rPr>
          <w:color w:val="FF8000"/>
        </w:rPr>
        <w:t>=</w:t>
      </w:r>
      <w:r>
        <w:t xml:space="preserve"> </w:t>
      </w:r>
      <w:r w:rsidRPr="00354FC4">
        <w:rPr>
          <w:rStyle w:val="aff1"/>
        </w:rPr>
        <w:t>False</w:t>
      </w:r>
    </w:p>
    <w:p w:rsidR="007A79C4" w:rsidP="000431E0" w:rsidRDefault="007A79C4">
      <w:pPr>
        <w:pStyle w:val="af7"/>
      </w:pPr>
      <w:r>
        <w:t xml:space="preserve">        </w:t>
      </w:r>
      <w:hyperlink w:history="1" w:anchor="OtherATP">
        <w:r w:rsidR="0021381F">
          <w:rPr>
            <w:rStyle w:val="ac"/>
          </w:rPr>
          <w:t>OtherATP</w:t>
        </w:r>
      </w:hyperlink>
      <w:r w:rsidR="00354F88">
        <w:t>.P</w:t>
      </w:r>
      <w:r>
        <w:t>sd</w:t>
      </w:r>
      <w:r w:rsidR="00354F88">
        <w:t>I</w:t>
      </w:r>
      <w:r>
        <w:t>d</w:t>
      </w:r>
      <w:r w:rsidR="00354F88">
        <w:t>S</w:t>
      </w:r>
      <w:r>
        <w:t xml:space="preserve">ide_B </w:t>
      </w:r>
      <w:r>
        <w:rPr>
          <w:color w:val="FF8000"/>
        </w:rPr>
        <w:t>=</w:t>
      </w:r>
      <w:r>
        <w:t xml:space="preserve"> </w:t>
      </w:r>
      <w:r w:rsidRPr="00354FC4">
        <w:rPr>
          <w:rStyle w:val="aff1"/>
        </w:rPr>
        <w:t>None</w:t>
      </w:r>
    </w:p>
    <w:p w:rsidR="007A79C4" w:rsidP="000431E0" w:rsidRDefault="007A79C4">
      <w:pPr>
        <w:pStyle w:val="af7"/>
      </w:pPr>
      <w:r>
        <w:t xml:space="preserve">        </w:t>
      </w:r>
      <w:hyperlink w:history="1" w:anchor="OtherATP">
        <w:r w:rsidR="0021381F">
          <w:rPr>
            <w:rStyle w:val="ac"/>
          </w:rPr>
          <w:t>OtherATP</w:t>
        </w:r>
      </w:hyperlink>
      <w:r w:rsidR="00354F88">
        <w:t>.P</w:t>
      </w:r>
      <w:r>
        <w:t>sd</w:t>
      </w:r>
      <w:r w:rsidR="00354F88">
        <w:t>V</w:t>
      </w:r>
      <w:r>
        <w:t>alidity</w:t>
      </w:r>
      <w:r w:rsidR="00354F88">
        <w:t>S</w:t>
      </w:r>
      <w:r>
        <w:t xml:space="preserve">ide_B </w:t>
      </w:r>
      <w:r>
        <w:rPr>
          <w:color w:val="FF8000"/>
        </w:rPr>
        <w:t>=</w:t>
      </w:r>
      <w:r>
        <w:t xml:space="preserve"> </w:t>
      </w:r>
      <w:r w:rsidRPr="00354FC4">
        <w:rPr>
          <w:rStyle w:val="aff1"/>
        </w:rPr>
        <w:t>None</w:t>
      </w:r>
    </w:p>
    <w:p w:rsidR="007A79C4" w:rsidP="000431E0" w:rsidRDefault="007A79C4">
      <w:pPr>
        <w:pStyle w:val="af7"/>
      </w:pPr>
      <w:r>
        <w:t xml:space="preserve">        </w:t>
      </w:r>
      <w:hyperlink w:history="1" w:anchor="OtherATP">
        <w:r w:rsidR="0021381F">
          <w:rPr>
            <w:rStyle w:val="ac"/>
          </w:rPr>
          <w:t>OtherATP</w:t>
        </w:r>
      </w:hyperlink>
      <w:r w:rsidR="00354F88">
        <w:t>.P</w:t>
      </w:r>
      <w:r>
        <w:t>sd</w:t>
      </w:r>
      <w:r w:rsidR="00354F88">
        <w:t>C</w:t>
      </w:r>
      <w:r>
        <w:t>losed</w:t>
      </w:r>
      <w:r w:rsidR="00354F88">
        <w:t>S</w:t>
      </w:r>
      <w:r>
        <w:t xml:space="preserve">ide_B </w:t>
      </w:r>
      <w:r>
        <w:rPr>
          <w:color w:val="FF8000"/>
        </w:rPr>
        <w:t>=</w:t>
      </w:r>
      <w:r>
        <w:t xml:space="preserve"> </w:t>
      </w:r>
      <w:r w:rsidRPr="00354FC4">
        <w:rPr>
          <w:rStyle w:val="aff1"/>
        </w:rPr>
        <w:t>False</w:t>
      </w:r>
    </w:p>
    <w:p w:rsidR="007A79C4" w:rsidP="000431E0" w:rsidRDefault="007A79C4">
      <w:pPr>
        <w:pStyle w:val="af7"/>
      </w:pPr>
      <w:r>
        <w:t xml:space="preserve">        </w:t>
      </w:r>
      <w:hyperlink w:history="1" w:anchor="OtherATP">
        <w:r w:rsidR="0021381F">
          <w:rPr>
            <w:rStyle w:val="ac"/>
          </w:rPr>
          <w:t>OtherATP</w:t>
        </w:r>
      </w:hyperlink>
      <w:r w:rsidR="00354F88">
        <w:t>.Z</w:t>
      </w:r>
      <w:r>
        <w:t>c</w:t>
      </w:r>
      <w:r w:rsidR="00354F88">
        <w:t>V</w:t>
      </w:r>
      <w:r>
        <w:t xml:space="preserve">ersion </w:t>
      </w:r>
      <w:r>
        <w:rPr>
          <w:color w:val="FF8000"/>
        </w:rPr>
        <w:t>=</w:t>
      </w:r>
      <w:r>
        <w:t xml:space="preserve"> </w:t>
      </w:r>
      <w:r w:rsidRPr="00354FC4">
        <w:rPr>
          <w:rStyle w:val="aff1"/>
        </w:rPr>
        <w:t>None</w:t>
      </w:r>
    </w:p>
    <w:p w:rsidR="007A79C4" w:rsidP="000431E0" w:rsidRDefault="007A79C4">
      <w:pPr>
        <w:pStyle w:val="af7"/>
      </w:pPr>
      <w:r>
        <w:t xml:space="preserve">        </w:t>
      </w:r>
      <w:hyperlink w:history="1" w:anchor="OtherATP">
        <w:r w:rsidR="0021381F">
          <w:rPr>
            <w:rStyle w:val="ac"/>
          </w:rPr>
          <w:t>OtherATP</w:t>
        </w:r>
      </w:hyperlink>
      <w:r w:rsidR="00354F88">
        <w:t>.L</w:t>
      </w:r>
      <w:r>
        <w:t>ocated</w:t>
      </w:r>
      <w:r w:rsidR="00354F88">
        <w:t>O</w:t>
      </w:r>
      <w:r>
        <w:t>n</w:t>
      </w:r>
      <w:r w:rsidR="00354F88">
        <w:t>K</w:t>
      </w:r>
      <w:r>
        <w:t>nown</w:t>
      </w:r>
      <w:r w:rsidR="00354F88">
        <w:t>P</w:t>
      </w:r>
      <w:r>
        <w:t xml:space="preserve">ath </w:t>
      </w:r>
      <w:r>
        <w:rPr>
          <w:color w:val="FF8000"/>
        </w:rPr>
        <w:t>=</w:t>
      </w:r>
      <w:r>
        <w:t xml:space="preserve"> </w:t>
      </w:r>
      <w:r w:rsidRPr="00354FC4">
        <w:rPr>
          <w:rStyle w:val="aff1"/>
        </w:rPr>
        <w:t>False</w:t>
      </w:r>
    </w:p>
    <w:p w:rsidR="007A79C4" w:rsidP="000431E0" w:rsidRDefault="007A79C4">
      <w:pPr>
        <w:pStyle w:val="af7"/>
      </w:pPr>
      <w:r>
        <w:t xml:space="preserve">        </w:t>
      </w:r>
      <w:hyperlink w:history="1" w:anchor="OtherATP">
        <w:r w:rsidR="0021381F">
          <w:rPr>
            <w:rStyle w:val="ac"/>
          </w:rPr>
          <w:t>OtherATP</w:t>
        </w:r>
      </w:hyperlink>
      <w:r w:rsidR="00354F88">
        <w:t>.L</w:t>
      </w:r>
      <w:r>
        <w:t>ocated</w:t>
      </w:r>
      <w:r w:rsidR="00354F88">
        <w:t>W</w:t>
      </w:r>
      <w:r>
        <w:t>ith</w:t>
      </w:r>
      <w:r w:rsidR="00354F88">
        <w:t>M</w:t>
      </w:r>
      <w:r>
        <w:t>em</w:t>
      </w:r>
      <w:r w:rsidR="00354F88">
        <w:t>L</w:t>
      </w:r>
      <w:r>
        <w:t xml:space="preserve">ocation </w:t>
      </w:r>
      <w:r>
        <w:rPr>
          <w:color w:val="FF8000"/>
        </w:rPr>
        <w:t>=</w:t>
      </w:r>
      <w:r>
        <w:t xml:space="preserve"> </w:t>
      </w:r>
      <w:r w:rsidRPr="00354FC4">
        <w:rPr>
          <w:rStyle w:val="aff1"/>
        </w:rPr>
        <w:t>False</w:t>
      </w:r>
    </w:p>
    <w:p w:rsidR="007A79C4" w:rsidP="000431E0" w:rsidRDefault="007A79C4">
      <w:pPr>
        <w:pStyle w:val="af7"/>
      </w:pPr>
      <w:r>
        <w:t xml:space="preserve">        </w:t>
      </w:r>
      <w:hyperlink w:history="1" w:anchor="OtherATP">
        <w:r w:rsidR="0021381F">
          <w:rPr>
            <w:rStyle w:val="ac"/>
          </w:rPr>
          <w:t>OtherATP</w:t>
        </w:r>
      </w:hyperlink>
      <w:r w:rsidR="00354F88">
        <w:t>.L</w:t>
      </w:r>
      <w:r>
        <w:t>ocation</w:t>
      </w:r>
      <w:r w:rsidR="00354F88">
        <w:t>.E</w:t>
      </w:r>
      <w:r>
        <w:t xml:space="preserve">xt2 </w:t>
      </w:r>
      <w:r>
        <w:rPr>
          <w:color w:val="FF8000"/>
        </w:rPr>
        <w:t>=</w:t>
      </w:r>
      <w:r>
        <w:t xml:space="preserve"> </w:t>
      </w:r>
      <w:r w:rsidRPr="00354FC4">
        <w:rPr>
          <w:rStyle w:val="aff1"/>
        </w:rPr>
        <w:t>None</w:t>
      </w:r>
    </w:p>
    <w:p w:rsidR="007A79C4" w:rsidP="000431E0" w:rsidRDefault="007A79C4">
      <w:pPr>
        <w:pStyle w:val="af7"/>
      </w:pPr>
      <w:r>
        <w:t xml:space="preserve">        </w:t>
      </w:r>
      <w:hyperlink w:history="1" w:anchor="OtherATP">
        <w:r w:rsidR="0021381F">
          <w:rPr>
            <w:rStyle w:val="ac"/>
          </w:rPr>
          <w:t>OtherATP</w:t>
        </w:r>
      </w:hyperlink>
      <w:r w:rsidR="00354F88">
        <w:t>.L</w:t>
      </w:r>
      <w:r>
        <w:t>ocation</w:t>
      </w:r>
      <w:r w:rsidR="00354F88">
        <w:t>.U</w:t>
      </w:r>
      <w:r>
        <w:t xml:space="preserve">ncertainty </w:t>
      </w:r>
      <w:r>
        <w:rPr>
          <w:color w:val="FF8000"/>
        </w:rPr>
        <w:t>=</w:t>
      </w:r>
      <w:r>
        <w:t xml:space="preserve"> </w:t>
      </w:r>
      <w:r w:rsidRPr="00354FC4">
        <w:rPr>
          <w:rStyle w:val="aff1"/>
        </w:rPr>
        <w:t>None</w:t>
      </w:r>
    </w:p>
    <w:p w:rsidR="007A79C4" w:rsidP="000431E0" w:rsidRDefault="007A79C4">
      <w:pPr>
        <w:pStyle w:val="af7"/>
      </w:pPr>
      <w:r>
        <w:t xml:space="preserve">        </w:t>
      </w:r>
      <w:hyperlink w:history="1" w:anchor="OtherATP">
        <w:r w:rsidR="0021381F">
          <w:rPr>
            <w:rStyle w:val="ac"/>
          </w:rPr>
          <w:t>OtherATP</w:t>
        </w:r>
      </w:hyperlink>
      <w:r w:rsidR="00354F88">
        <w:t>.L</w:t>
      </w:r>
      <w:r>
        <w:t>ocation</w:t>
      </w:r>
      <w:r w:rsidR="00354F88">
        <w:t>.E</w:t>
      </w:r>
      <w:r>
        <w:t xml:space="preserve">xt1 </w:t>
      </w:r>
      <w:r>
        <w:rPr>
          <w:color w:val="FF8000"/>
        </w:rPr>
        <w:t>=</w:t>
      </w:r>
      <w:r>
        <w:t xml:space="preserve"> </w:t>
      </w:r>
      <w:r w:rsidRPr="00354FC4">
        <w:rPr>
          <w:rStyle w:val="aff1"/>
        </w:rPr>
        <w:t>None</w:t>
      </w:r>
    </w:p>
    <w:p w:rsidR="007A79C4" w:rsidP="000431E0" w:rsidRDefault="007A79C4">
      <w:pPr>
        <w:pStyle w:val="af7"/>
      </w:pPr>
      <w:r>
        <w:t xml:space="preserve">        </w:t>
      </w:r>
      <w:hyperlink w:history="1" w:anchor="OtherATP">
        <w:r w:rsidR="0021381F">
          <w:rPr>
            <w:rStyle w:val="ac"/>
          </w:rPr>
          <w:t>OtherATP</w:t>
        </w:r>
      </w:hyperlink>
      <w:r w:rsidR="00354F88">
        <w:t>.S</w:t>
      </w:r>
      <w:r>
        <w:t>leep</w:t>
      </w:r>
      <w:r w:rsidR="00354F88">
        <w:t>Z</w:t>
      </w:r>
      <w:r>
        <w:t>one</w:t>
      </w:r>
      <w:r w:rsidR="00354F88">
        <w:t>I</w:t>
      </w:r>
      <w:r>
        <w:t xml:space="preserve">d </w:t>
      </w:r>
      <w:r>
        <w:rPr>
          <w:color w:val="FF8000"/>
        </w:rPr>
        <w:t>=</w:t>
      </w:r>
      <w:r>
        <w:t xml:space="preserve"> </w:t>
      </w:r>
      <w:r w:rsidRPr="00354FC4">
        <w:rPr>
          <w:rStyle w:val="aff1"/>
        </w:rPr>
        <w:t>None</w:t>
      </w:r>
    </w:p>
    <w:p w:rsidR="007A79C4" w:rsidP="000431E0" w:rsidRDefault="007A79C4">
      <w:pPr>
        <w:pStyle w:val="af7"/>
      </w:pPr>
      <w:r>
        <w:t xml:space="preserve">        </w:t>
      </w:r>
      <w:hyperlink w:history="1" w:anchor="OtherATP">
        <w:r w:rsidR="0021381F">
          <w:rPr>
            <w:rStyle w:val="ac"/>
          </w:rPr>
          <w:t>OtherATP</w:t>
        </w:r>
      </w:hyperlink>
      <w:r w:rsidR="00354F88">
        <w:t>.S</w:t>
      </w:r>
      <w:r>
        <w:t>leep</w:t>
      </w:r>
      <w:r w:rsidR="00354F88">
        <w:t>Z</w:t>
      </w:r>
      <w:r>
        <w:t>one</w:t>
      </w:r>
      <w:r w:rsidR="00354F88">
        <w:t>V</w:t>
      </w:r>
      <w:r>
        <w:t xml:space="preserve">ersion </w:t>
      </w:r>
      <w:r>
        <w:rPr>
          <w:color w:val="FF8000"/>
        </w:rPr>
        <w:t>=</w:t>
      </w:r>
      <w:r>
        <w:t xml:space="preserve"> </w:t>
      </w:r>
      <w:r w:rsidRPr="00354FC4">
        <w:rPr>
          <w:rStyle w:val="aff1"/>
        </w:rPr>
        <w:t>None</w:t>
      </w:r>
    </w:p>
    <w:p w:rsidR="007A79C4" w:rsidP="000431E0" w:rsidRDefault="007A79C4">
      <w:pPr>
        <w:pStyle w:val="af7"/>
      </w:pPr>
      <w:r>
        <w:t xml:space="preserve">        </w:t>
      </w:r>
      <w:hyperlink w:history="1" w:anchor="OtherATP">
        <w:r w:rsidR="0021381F">
          <w:rPr>
            <w:rStyle w:val="ac"/>
          </w:rPr>
          <w:t>OtherATP</w:t>
        </w:r>
      </w:hyperlink>
      <w:r w:rsidR="00354F88">
        <w:t>.</w:t>
      </w:r>
      <w:r w:rsidRPr="008930D3" w:rsidR="00BD3E90">
        <w:t>MotionSinceLastReloc</w:t>
      </w:r>
      <w:r>
        <w:t xml:space="preserve"> </w:t>
      </w:r>
      <w:r>
        <w:rPr>
          <w:color w:val="FF8000"/>
        </w:rPr>
        <w:t>=</w:t>
      </w:r>
      <w:r>
        <w:t xml:space="preserve"> </w:t>
      </w:r>
      <w:r w:rsidRPr="00354FC4">
        <w:rPr>
          <w:rStyle w:val="aff1"/>
        </w:rPr>
        <w:t>None</w:t>
      </w:r>
    </w:p>
    <w:p w:rsidR="007A79C4" w:rsidP="000431E0" w:rsidRDefault="007A79C4">
      <w:pPr>
        <w:pStyle w:val="af7"/>
      </w:pPr>
      <w:r>
        <w:t xml:space="preserve">        </w:t>
      </w:r>
      <w:hyperlink w:history="1" w:anchor="OtherATP">
        <w:r w:rsidR="0021381F">
          <w:rPr>
            <w:rStyle w:val="ac"/>
          </w:rPr>
          <w:t>OtherATP</w:t>
        </w:r>
      </w:hyperlink>
      <w:r w:rsidR="00354F88">
        <w:t>.M</w:t>
      </w:r>
      <w:r>
        <w:t>otion</w:t>
      </w:r>
      <w:r w:rsidR="00354F88">
        <w:t>S</w:t>
      </w:r>
      <w:r>
        <w:t>ince</w:t>
      </w:r>
      <w:r w:rsidR="00354F88">
        <w:t>M</w:t>
      </w:r>
      <w:r>
        <w:t>em</w:t>
      </w:r>
      <w:r w:rsidR="00354F88">
        <w:t>L</w:t>
      </w:r>
      <w:r>
        <w:t xml:space="preserve">oc </w:t>
      </w:r>
      <w:r>
        <w:rPr>
          <w:color w:val="FF8000"/>
        </w:rPr>
        <w:t>=</w:t>
      </w:r>
      <w:r>
        <w:t xml:space="preserve"> </w:t>
      </w:r>
      <w:r w:rsidRPr="00354FC4">
        <w:rPr>
          <w:rStyle w:val="aff1"/>
        </w:rPr>
        <w:t>None</w:t>
      </w:r>
    </w:p>
    <w:p w:rsidR="007A79C4" w:rsidP="000431E0" w:rsidRDefault="007A79C4">
      <w:pPr>
        <w:pStyle w:val="af7"/>
      </w:pPr>
      <w:r>
        <w:t xml:space="preserve">        </w:t>
      </w:r>
      <w:hyperlink w:history="1" w:anchor="OtherATP">
        <w:r w:rsidR="0021381F">
          <w:rPr>
            <w:rStyle w:val="ac"/>
          </w:rPr>
          <w:t>OtherATP</w:t>
        </w:r>
      </w:hyperlink>
      <w:r w:rsidR="00354F88">
        <w:t>.</w:t>
      </w:r>
      <w:r w:rsidRPr="008930D3" w:rsidR="008B283E">
        <w:t>TrainFilteredStopped</w:t>
      </w:r>
      <w:r>
        <w:t xml:space="preserve"> </w:t>
      </w:r>
      <w:r>
        <w:rPr>
          <w:color w:val="FF8000"/>
        </w:rPr>
        <w:t>=</w:t>
      </w:r>
      <w:r>
        <w:t xml:space="preserve"> </w:t>
      </w:r>
      <w:r w:rsidRPr="00354FC4">
        <w:rPr>
          <w:rStyle w:val="aff1"/>
        </w:rPr>
        <w:t>False</w:t>
      </w:r>
    </w:p>
    <w:p w:rsidR="007A79C4" w:rsidP="000431E0" w:rsidRDefault="007A79C4">
      <w:pPr>
        <w:pStyle w:val="af7"/>
      </w:pPr>
      <w:r>
        <w:t xml:space="preserve">        </w:t>
      </w:r>
      <w:hyperlink w:history="1" w:anchor="OtherATP">
        <w:r w:rsidR="0021381F">
          <w:rPr>
            <w:rStyle w:val="ac"/>
          </w:rPr>
          <w:t>OtherATP</w:t>
        </w:r>
      </w:hyperlink>
      <w:r w:rsidR="00354F88">
        <w:t>.S</w:t>
      </w:r>
      <w:r>
        <w:t>afety</w:t>
      </w:r>
      <w:r w:rsidR="00354F88">
        <w:t>P</w:t>
      </w:r>
      <w:r>
        <w:t>arameter</w:t>
      </w:r>
      <w:r w:rsidR="00354F88">
        <w:t>V</w:t>
      </w:r>
      <w:r>
        <w:t xml:space="preserve">ersion </w:t>
      </w:r>
      <w:r>
        <w:rPr>
          <w:color w:val="FF8000"/>
        </w:rPr>
        <w:t>=</w:t>
      </w:r>
      <w:r>
        <w:t xml:space="preserve"> </w:t>
      </w:r>
      <w:r w:rsidRPr="00354FC4">
        <w:rPr>
          <w:rStyle w:val="aff1"/>
        </w:rPr>
        <w:t>None</w:t>
      </w:r>
    </w:p>
    <w:p w:rsidR="007A79C4" w:rsidP="000431E0" w:rsidRDefault="007A79C4">
      <w:pPr>
        <w:pStyle w:val="af7"/>
      </w:pPr>
      <w:r>
        <w:t xml:space="preserve">        </w:t>
      </w:r>
      <w:hyperlink w:history="1" w:anchor="OtherATP">
        <w:r w:rsidR="0021381F">
          <w:rPr>
            <w:rStyle w:val="ac"/>
          </w:rPr>
          <w:t>OtherATP</w:t>
        </w:r>
      </w:hyperlink>
      <w:r w:rsidR="00354F88">
        <w:t>.S</w:t>
      </w:r>
      <w:r>
        <w:t>afety</w:t>
      </w:r>
      <w:r w:rsidR="00354F88">
        <w:t>A</w:t>
      </w:r>
      <w:r>
        <w:t>pplication</w:t>
      </w:r>
      <w:r w:rsidR="00354F88">
        <w:t>V</w:t>
      </w:r>
      <w:r>
        <w:t xml:space="preserve">ersion </w:t>
      </w:r>
      <w:r>
        <w:rPr>
          <w:color w:val="FF8000"/>
        </w:rPr>
        <w:t>=</w:t>
      </w:r>
      <w:r>
        <w:t xml:space="preserve"> </w:t>
      </w:r>
      <w:r w:rsidRPr="00354FC4">
        <w:rPr>
          <w:rStyle w:val="aff1"/>
        </w:rPr>
        <w:t>None</w:t>
      </w:r>
    </w:p>
    <w:p w:rsidR="00E74F88" w:rsidP="000431E0" w:rsidRDefault="007A79C4">
      <w:pPr>
        <w:pStyle w:val="af7"/>
        <w:rPr>
          <w:rStyle w:val="aff1"/>
        </w:rPr>
      </w:pPr>
      <w:r>
        <w:t xml:space="preserve">        </w:t>
      </w:r>
      <w:hyperlink w:history="1" w:anchor="OtherATP">
        <w:r w:rsidR="0021381F">
          <w:rPr>
            <w:rStyle w:val="ac"/>
          </w:rPr>
          <w:t>OtherATP</w:t>
        </w:r>
      </w:hyperlink>
      <w:r>
        <w:t xml:space="preserve">.CC_SSID </w:t>
      </w:r>
      <w:r>
        <w:rPr>
          <w:color w:val="FF8000"/>
        </w:rPr>
        <w:t>=</w:t>
      </w:r>
      <w:r>
        <w:t xml:space="preserve"> </w:t>
      </w:r>
      <w:r w:rsidRPr="00354FC4">
        <w:rPr>
          <w:rStyle w:val="aff1"/>
        </w:rPr>
        <w:t>None</w:t>
      </w:r>
    </w:p>
    <w:p w:rsidR="007A79C4" w:rsidP="000431E0" w:rsidRDefault="00E74F88">
      <w:pPr>
        <w:pStyle w:val="af7"/>
      </w:pPr>
      <w:r>
        <w:rPr>
          <w:rStyle w:val="aff1"/>
          <w:rFonts w:hint="eastAsia"/>
        </w:rPr>
        <w:t xml:space="preserve">        </w:t>
      </w:r>
      <w:hyperlink w:history="1" w:anchor="OtherATP">
        <w:r>
          <w:rPr>
            <w:rStyle w:val="ac"/>
          </w:rPr>
          <w:t>OtherATP</w:t>
        </w:r>
      </w:hyperlink>
      <w:r>
        <w:t>.</w:t>
      </w:r>
      <w:r>
        <w:rPr>
          <w:rFonts w:hint="eastAsia"/>
        </w:rPr>
        <w:t>OverlapExpired</w:t>
      </w:r>
      <w:r>
        <w:t xml:space="preserve"> </w:t>
      </w:r>
      <w:r w:rsidRPr="00E74F88">
        <w:t>=</w:t>
      </w:r>
      <w:r>
        <w:t xml:space="preserve"> </w:t>
      </w:r>
      <w:r w:rsidRPr="00354FC4">
        <w:rPr>
          <w:rStyle w:val="aff1"/>
        </w:rPr>
        <w:t>False</w:t>
      </w:r>
    </w:p>
    <w:p w:rsidR="007A79C4" w:rsidP="000431E0" w:rsidRDefault="007A79C4">
      <w:pPr>
        <w:pStyle w:val="af7"/>
      </w:pPr>
      <w:r>
        <w:t xml:space="preserve">    elif </w:t>
      </w:r>
      <w:r>
        <w:rPr>
          <w:color w:val="FF8000"/>
        </w:rPr>
        <w:t>(</w:t>
      </w:r>
      <w:hyperlink w:history="1" w:anchor="OtherATPmessageAvailable">
        <w:r w:rsidR="000A117D">
          <w:rPr>
            <w:rStyle w:val="ac"/>
          </w:rPr>
          <w:t>OtherATPmessageAvailable</w:t>
        </w:r>
      </w:hyperlink>
      <w:r>
        <w:rPr>
          <w:color w:val="FF8000"/>
        </w:rPr>
        <w:t>(</w:t>
      </w:r>
      <w:r>
        <w:t>k</w:t>
      </w:r>
      <w:r>
        <w:rPr>
          <w:color w:val="FF8000"/>
        </w:rPr>
        <w:t>))</w:t>
      </w:r>
      <w:r>
        <w:t>:</w:t>
      </w:r>
    </w:p>
    <w:p w:rsidR="007A79C4" w:rsidP="000431E0" w:rsidRDefault="007A79C4">
      <w:pPr>
        <w:pStyle w:val="af7"/>
      </w:pPr>
      <w:r>
        <w:t xml:space="preserve">        </w:t>
      </w:r>
      <w:hyperlink w:history="1" w:anchor="OtherATP">
        <w:r w:rsidR="0021381F">
          <w:rPr>
            <w:rStyle w:val="ac"/>
          </w:rPr>
          <w:t>OtherATP</w:t>
        </w:r>
      </w:hyperlink>
      <w:r w:rsidR="00354F88">
        <w:t>.L</w:t>
      </w:r>
      <w:r>
        <w:t>atest</w:t>
      </w:r>
      <w:r w:rsidR="00354F88">
        <w:t>T</w:t>
      </w:r>
      <w:r>
        <w:t>ime</w:t>
      </w:r>
      <w:r w:rsidR="00354F88">
        <w:t>O</w:t>
      </w:r>
      <w:r>
        <w:t>ther</w:t>
      </w:r>
      <w:r w:rsidR="00354F88">
        <w:t>C</w:t>
      </w:r>
      <w:r>
        <w:t xml:space="preserve">ore </w:t>
      </w:r>
      <w:r>
        <w:rPr>
          <w:color w:val="FF8000"/>
        </w:rPr>
        <w:t>=</w:t>
      </w:r>
      <w:r>
        <w:t xml:space="preserve"> </w:t>
      </w:r>
      <w:hyperlink w:history="1" w:anchor="OtherCCsynchroReport">
        <w:r w:rsidR="00097572">
          <w:rPr>
            <w:rStyle w:val="ac"/>
          </w:rPr>
          <w:t>OtherCCsynchroReport</w:t>
        </w:r>
      </w:hyperlink>
      <w:r w:rsidR="00354F88">
        <w:t>.L</w:t>
      </w:r>
      <w:r>
        <w:t>atest</w:t>
      </w:r>
      <w:r w:rsidR="00354F88">
        <w:t>T</w:t>
      </w:r>
      <w:r>
        <w:t>ime</w:t>
      </w:r>
      <w:r w:rsidR="00354F88">
        <w:t>O</w:t>
      </w:r>
      <w:r>
        <w:t>ther</w:t>
      </w:r>
      <w:r w:rsidR="00354F88">
        <w:t>C</w:t>
      </w:r>
      <w:r>
        <w:t>ore</w:t>
      </w:r>
      <w:r>
        <w:rPr>
          <w:color w:val="FF8000"/>
        </w:rPr>
        <w:t>(</w:t>
      </w:r>
      <w:r>
        <w:t>k</w:t>
      </w:r>
      <w:r>
        <w:rPr>
          <w:color w:val="FF8000"/>
        </w:rPr>
        <w:t>)</w:t>
      </w:r>
    </w:p>
    <w:p w:rsidR="007A79C4" w:rsidP="000431E0" w:rsidRDefault="007A79C4">
      <w:pPr>
        <w:pStyle w:val="af7"/>
      </w:pPr>
      <w:r>
        <w:t xml:space="preserve">        </w:t>
      </w:r>
      <w:hyperlink w:history="1" w:anchor="OtherATP">
        <w:r w:rsidR="0021381F">
          <w:rPr>
            <w:rStyle w:val="ac"/>
          </w:rPr>
          <w:t>OtherATP</w:t>
        </w:r>
      </w:hyperlink>
      <w:r w:rsidR="00354F88">
        <w:t>.</w:t>
      </w:r>
      <w:r w:rsidRPr="008930D3" w:rsidR="00B5344E">
        <w:t>CoreId</w:t>
      </w:r>
      <w:r>
        <w:t xml:space="preserve"> </w:t>
      </w:r>
      <w:r>
        <w:rPr>
          <w:color w:val="FF8000"/>
        </w:rPr>
        <w:t>=</w:t>
      </w:r>
      <w:r>
        <w:t xml:space="preserve"> </w:t>
      </w:r>
      <w:hyperlink w:history="1" w:anchor="OtherCCsynchroReport">
        <w:r w:rsidR="00B00D7E">
          <w:rPr>
            <w:rStyle w:val="ac"/>
          </w:rPr>
          <w:t>OtherCCsynchroReport</w:t>
        </w:r>
      </w:hyperlink>
      <w:r w:rsidR="00354F88">
        <w:t>.</w:t>
      </w:r>
      <w:r w:rsidRPr="008930D3" w:rsidR="00B5344E">
        <w:t>CoreId</w:t>
      </w:r>
    </w:p>
    <w:p w:rsidR="007A79C4" w:rsidP="000431E0" w:rsidRDefault="007A79C4">
      <w:pPr>
        <w:pStyle w:val="af7"/>
      </w:pPr>
      <w:r>
        <w:t xml:space="preserve">        </w:t>
      </w:r>
      <w:hyperlink w:history="1" w:anchor="OtherATP">
        <w:r w:rsidR="0021381F">
          <w:rPr>
            <w:rStyle w:val="ac"/>
          </w:rPr>
          <w:t>OtherATP</w:t>
        </w:r>
      </w:hyperlink>
      <w:r w:rsidR="00354F88">
        <w:t>.B</w:t>
      </w:r>
      <w:r>
        <w:t>eacon</w:t>
      </w:r>
      <w:r w:rsidR="00354F88">
        <w:t>I</w:t>
      </w:r>
      <w:r>
        <w:t xml:space="preserve">d </w:t>
      </w:r>
      <w:r>
        <w:rPr>
          <w:color w:val="FF8000"/>
        </w:rPr>
        <w:t>=</w:t>
      </w:r>
      <w:r>
        <w:t xml:space="preserve"> </w:t>
      </w:r>
      <w:hyperlink w:history="1" w:anchor="OtherCCsynchroReport">
        <w:r w:rsidR="00B00D7E">
          <w:rPr>
            <w:rStyle w:val="ac"/>
          </w:rPr>
          <w:t>OtherCCsynchroReport</w:t>
        </w:r>
      </w:hyperlink>
      <w:r w:rsidR="00354F88">
        <w:t>.B</w:t>
      </w:r>
      <w:r>
        <w:t>eacon</w:t>
      </w:r>
      <w:r w:rsidR="00354F88">
        <w:t>I</w:t>
      </w:r>
      <w:r>
        <w:t>d</w:t>
      </w:r>
    </w:p>
    <w:p w:rsidR="007A79C4" w:rsidP="000431E0" w:rsidRDefault="007A79C4">
      <w:pPr>
        <w:pStyle w:val="af7"/>
      </w:pPr>
      <w:r>
        <w:t xml:space="preserve">        </w:t>
      </w:r>
      <w:hyperlink w:history="1" w:anchor="OtherATP">
        <w:r w:rsidR="0021381F">
          <w:rPr>
            <w:rStyle w:val="ac"/>
          </w:rPr>
          <w:t>OtherATP</w:t>
        </w:r>
      </w:hyperlink>
      <w:r w:rsidR="00354F88">
        <w:t>.</w:t>
      </w:r>
      <w:r w:rsidRPr="008930D3" w:rsidR="00F42E76">
        <w:t>EnableDoorOpening_A</w:t>
      </w:r>
      <w:r>
        <w:t xml:space="preserve"> </w:t>
      </w:r>
      <w:r>
        <w:rPr>
          <w:color w:val="FF8000"/>
        </w:rPr>
        <w:t>=</w:t>
      </w:r>
      <w:r>
        <w:t xml:space="preserve"> </w:t>
      </w:r>
      <w:hyperlink w:history="1" w:anchor="OtherCCsynchroReport">
        <w:r w:rsidR="00B00D7E">
          <w:rPr>
            <w:rStyle w:val="ac"/>
          </w:rPr>
          <w:t>OtherCCsynchroReport</w:t>
        </w:r>
      </w:hyperlink>
      <w:r w:rsidR="00354F88">
        <w:t>.</w:t>
      </w:r>
      <w:r w:rsidRPr="008930D3" w:rsidR="00F42E76">
        <w:t>EnableDoorOpening_A</w:t>
      </w:r>
    </w:p>
    <w:p w:rsidR="007A79C4" w:rsidP="000431E0" w:rsidRDefault="007A79C4">
      <w:pPr>
        <w:pStyle w:val="af7"/>
      </w:pPr>
      <w:r>
        <w:t xml:space="preserve">        </w:t>
      </w:r>
      <w:hyperlink w:history="1" w:anchor="OtherATP">
        <w:r w:rsidR="0021381F">
          <w:rPr>
            <w:rStyle w:val="ac"/>
          </w:rPr>
          <w:t>OtherATP</w:t>
        </w:r>
      </w:hyperlink>
      <w:r w:rsidR="00354F88">
        <w:t>.</w:t>
      </w:r>
      <w:r w:rsidRPr="008930D3" w:rsidR="00915CD9">
        <w:t>EnableDoorOpening_B</w:t>
      </w:r>
      <w:r>
        <w:t xml:space="preserve"> </w:t>
      </w:r>
      <w:r>
        <w:rPr>
          <w:color w:val="FF8000"/>
        </w:rPr>
        <w:t>=</w:t>
      </w:r>
      <w:r>
        <w:t xml:space="preserve"> </w:t>
      </w:r>
      <w:hyperlink w:history="1" w:anchor="OtherCCsynchroReport">
        <w:r w:rsidR="00B00D7E">
          <w:rPr>
            <w:rStyle w:val="ac"/>
          </w:rPr>
          <w:t>OtherCCsynchroReport</w:t>
        </w:r>
      </w:hyperlink>
      <w:r w:rsidR="00354F88">
        <w:t>.</w:t>
      </w:r>
      <w:r w:rsidRPr="008930D3" w:rsidR="00915CD9">
        <w:t>EnableDoorOpening_B</w:t>
      </w:r>
    </w:p>
    <w:p w:rsidR="007A79C4" w:rsidP="000431E0" w:rsidRDefault="007A79C4">
      <w:pPr>
        <w:pStyle w:val="af7"/>
      </w:pPr>
      <w:r>
        <w:t xml:space="preserve">        </w:t>
      </w:r>
      <w:hyperlink w:history="1" w:anchor="OtherATP">
        <w:r w:rsidR="0021381F">
          <w:rPr>
            <w:rStyle w:val="ac"/>
          </w:rPr>
          <w:t>OtherATP</w:t>
        </w:r>
      </w:hyperlink>
      <w:r w:rsidR="00354F88">
        <w:t>.P</w:t>
      </w:r>
      <w:r>
        <w:t>sd</w:t>
      </w:r>
      <w:r w:rsidR="00354F88">
        <w:t>M</w:t>
      </w:r>
      <w:r>
        <w:t>anager</w:t>
      </w:r>
      <w:r w:rsidR="00354F88">
        <w:t>O</w:t>
      </w:r>
      <w:r>
        <w:t>pening</w:t>
      </w:r>
      <w:r w:rsidR="00354F88">
        <w:t>O</w:t>
      </w:r>
      <w:r>
        <w:t xml:space="preserve">rder </w:t>
      </w:r>
      <w:r>
        <w:rPr>
          <w:color w:val="FF8000"/>
        </w:rPr>
        <w:t>=</w:t>
      </w:r>
      <w:r>
        <w:t xml:space="preserve"> </w:t>
      </w:r>
      <w:hyperlink w:history="1" w:anchor="OtherCCsynchroReport">
        <w:r w:rsidR="00B00D7E">
          <w:rPr>
            <w:rStyle w:val="ac"/>
          </w:rPr>
          <w:t>OtherCCsynchroReport</w:t>
        </w:r>
      </w:hyperlink>
      <w:r w:rsidR="00354F88">
        <w:t>.P</w:t>
      </w:r>
      <w:r>
        <w:t>sd</w:t>
      </w:r>
      <w:r w:rsidR="00354F88">
        <w:t>M</w:t>
      </w:r>
      <w:r>
        <w:t>anager</w:t>
      </w:r>
      <w:r w:rsidR="00354F88">
        <w:t>O</w:t>
      </w:r>
      <w:r>
        <w:t>pening</w:t>
      </w:r>
      <w:r w:rsidR="00354F88">
        <w:t>O</w:t>
      </w:r>
      <w:r>
        <w:t>rder</w:t>
      </w:r>
    </w:p>
    <w:p w:rsidR="007A79C4" w:rsidP="000431E0" w:rsidRDefault="007A79C4">
      <w:pPr>
        <w:pStyle w:val="af7"/>
      </w:pPr>
      <w:r>
        <w:lastRenderedPageBreak/>
        <w:t xml:space="preserve">        </w:t>
      </w:r>
      <w:hyperlink w:history="1" w:anchor="OtherATP">
        <w:r w:rsidR="0021381F">
          <w:rPr>
            <w:rStyle w:val="ac"/>
          </w:rPr>
          <w:t>OtherATP</w:t>
        </w:r>
      </w:hyperlink>
      <w:r w:rsidR="00354F88">
        <w:t>.P</w:t>
      </w:r>
      <w:r>
        <w:t>sd</w:t>
      </w:r>
      <w:r w:rsidR="00354F88">
        <w:t>I</w:t>
      </w:r>
      <w:r>
        <w:t>d</w:t>
      </w:r>
      <w:r w:rsidR="00354F88">
        <w:t>S</w:t>
      </w:r>
      <w:r>
        <w:t xml:space="preserve">ide_A </w:t>
      </w:r>
      <w:r>
        <w:rPr>
          <w:color w:val="FF8000"/>
        </w:rPr>
        <w:t>=</w:t>
      </w:r>
      <w:r>
        <w:t xml:space="preserve"> </w:t>
      </w:r>
      <w:hyperlink w:history="1" w:anchor="OtherCCsynchroReport">
        <w:r w:rsidR="00B00D7E">
          <w:rPr>
            <w:rStyle w:val="ac"/>
          </w:rPr>
          <w:t>OtherCCsynchroReport</w:t>
        </w:r>
      </w:hyperlink>
      <w:r w:rsidR="00354F88">
        <w:t>.P</w:t>
      </w:r>
      <w:r>
        <w:t>sd</w:t>
      </w:r>
      <w:r w:rsidR="00354F88">
        <w:t>I</w:t>
      </w:r>
      <w:r>
        <w:t>d</w:t>
      </w:r>
      <w:r w:rsidR="00354F88">
        <w:t>S</w:t>
      </w:r>
      <w:r>
        <w:t>ide_A</w:t>
      </w:r>
    </w:p>
    <w:p w:rsidR="007A79C4" w:rsidP="000431E0" w:rsidRDefault="007A79C4">
      <w:pPr>
        <w:pStyle w:val="af7"/>
      </w:pPr>
      <w:r>
        <w:t xml:space="preserve">        </w:t>
      </w:r>
      <w:hyperlink w:history="1" w:anchor="OtherATP">
        <w:r w:rsidR="0021381F">
          <w:rPr>
            <w:rStyle w:val="ac"/>
          </w:rPr>
          <w:t>OtherATP</w:t>
        </w:r>
      </w:hyperlink>
      <w:r w:rsidR="00354F88">
        <w:t>.P</w:t>
      </w:r>
      <w:r>
        <w:t>sd</w:t>
      </w:r>
      <w:r w:rsidR="00354F88">
        <w:t>V</w:t>
      </w:r>
      <w:r>
        <w:t>alidity</w:t>
      </w:r>
      <w:r w:rsidR="00354F88">
        <w:t>S</w:t>
      </w:r>
      <w:r>
        <w:t xml:space="preserve">ide_A </w:t>
      </w:r>
      <w:r>
        <w:rPr>
          <w:color w:val="FF8000"/>
        </w:rPr>
        <w:t>=</w:t>
      </w:r>
      <w:r>
        <w:t xml:space="preserve"> </w:t>
      </w:r>
      <w:hyperlink w:history="1" w:anchor="OtherCCsynchroReport">
        <w:r w:rsidR="00B00D7E">
          <w:rPr>
            <w:rStyle w:val="ac"/>
          </w:rPr>
          <w:t>OtherCCsynchroReport</w:t>
        </w:r>
      </w:hyperlink>
      <w:r w:rsidR="00354F88">
        <w:t>.P</w:t>
      </w:r>
      <w:r>
        <w:t>sd</w:t>
      </w:r>
      <w:r w:rsidR="00354F88">
        <w:t>V</w:t>
      </w:r>
      <w:r>
        <w:t>alidity</w:t>
      </w:r>
      <w:r w:rsidR="00354F88">
        <w:t>S</w:t>
      </w:r>
      <w:r>
        <w:t>ide_A</w:t>
      </w:r>
    </w:p>
    <w:p w:rsidR="007A79C4" w:rsidP="000431E0" w:rsidRDefault="007A79C4">
      <w:pPr>
        <w:pStyle w:val="af7"/>
      </w:pPr>
      <w:r>
        <w:t xml:space="preserve">        </w:t>
      </w:r>
      <w:hyperlink w:history="1" w:anchor="OtherATP">
        <w:r w:rsidR="0021381F">
          <w:rPr>
            <w:rStyle w:val="ac"/>
          </w:rPr>
          <w:t>OtherATP</w:t>
        </w:r>
      </w:hyperlink>
      <w:r w:rsidR="00354F88">
        <w:t>.P</w:t>
      </w:r>
      <w:r>
        <w:t>sd</w:t>
      </w:r>
      <w:r w:rsidR="00354F88">
        <w:t>C</w:t>
      </w:r>
      <w:r>
        <w:t>losed</w:t>
      </w:r>
      <w:r w:rsidR="00354F88">
        <w:t>S</w:t>
      </w:r>
      <w:r>
        <w:t xml:space="preserve">ide_A </w:t>
      </w:r>
      <w:r>
        <w:rPr>
          <w:color w:val="FF8000"/>
        </w:rPr>
        <w:t>=</w:t>
      </w:r>
      <w:r>
        <w:t xml:space="preserve"> </w:t>
      </w:r>
      <w:hyperlink w:history="1" w:anchor="OtherCCsynchroReport">
        <w:r w:rsidR="00B00D7E">
          <w:rPr>
            <w:rStyle w:val="ac"/>
          </w:rPr>
          <w:t>OtherCCsynchroReport</w:t>
        </w:r>
      </w:hyperlink>
      <w:r w:rsidR="00354F88">
        <w:t>.P</w:t>
      </w:r>
      <w:r>
        <w:t>sd</w:t>
      </w:r>
      <w:r w:rsidR="00354F88">
        <w:t>C</w:t>
      </w:r>
      <w:r>
        <w:t>losed</w:t>
      </w:r>
      <w:r w:rsidR="00354F88">
        <w:t>S</w:t>
      </w:r>
      <w:r>
        <w:t>ide_A</w:t>
      </w:r>
    </w:p>
    <w:p w:rsidR="007A79C4" w:rsidP="000431E0" w:rsidRDefault="007A79C4">
      <w:pPr>
        <w:pStyle w:val="af7"/>
      </w:pPr>
      <w:r>
        <w:t xml:space="preserve">        </w:t>
      </w:r>
      <w:hyperlink w:history="1" w:anchor="OtherATP">
        <w:r w:rsidR="0021381F">
          <w:rPr>
            <w:rStyle w:val="ac"/>
          </w:rPr>
          <w:t>OtherATP</w:t>
        </w:r>
      </w:hyperlink>
      <w:r w:rsidR="00354F88">
        <w:t>.P</w:t>
      </w:r>
      <w:r>
        <w:t>sd</w:t>
      </w:r>
      <w:r w:rsidR="00354F88">
        <w:t>I</w:t>
      </w:r>
      <w:r>
        <w:t>d</w:t>
      </w:r>
      <w:r w:rsidR="00354F88">
        <w:t>S</w:t>
      </w:r>
      <w:r>
        <w:t xml:space="preserve">ide_B </w:t>
      </w:r>
      <w:r>
        <w:rPr>
          <w:color w:val="FF8000"/>
        </w:rPr>
        <w:t>=</w:t>
      </w:r>
      <w:r>
        <w:t xml:space="preserve"> </w:t>
      </w:r>
      <w:hyperlink w:history="1" w:anchor="OtherCCsynchroReport">
        <w:r w:rsidR="00B00D7E">
          <w:rPr>
            <w:rStyle w:val="ac"/>
          </w:rPr>
          <w:t>OtherCCsynchroReport</w:t>
        </w:r>
      </w:hyperlink>
      <w:r w:rsidR="00354F88">
        <w:t>.P</w:t>
      </w:r>
      <w:r>
        <w:t>sd</w:t>
      </w:r>
      <w:r w:rsidR="00354F88">
        <w:t>I</w:t>
      </w:r>
      <w:r>
        <w:t>d</w:t>
      </w:r>
      <w:r w:rsidR="00354F88">
        <w:t>S</w:t>
      </w:r>
      <w:r>
        <w:t>ide_B</w:t>
      </w:r>
    </w:p>
    <w:p w:rsidR="007A79C4" w:rsidP="000431E0" w:rsidRDefault="007A79C4">
      <w:pPr>
        <w:pStyle w:val="af7"/>
      </w:pPr>
      <w:r>
        <w:t xml:space="preserve">        </w:t>
      </w:r>
      <w:hyperlink w:history="1" w:anchor="OtherATP">
        <w:r w:rsidR="0021381F">
          <w:rPr>
            <w:rStyle w:val="ac"/>
          </w:rPr>
          <w:t>OtherATP</w:t>
        </w:r>
      </w:hyperlink>
      <w:r w:rsidR="00354F88">
        <w:t>.P</w:t>
      </w:r>
      <w:r>
        <w:t>sd</w:t>
      </w:r>
      <w:r w:rsidR="00354F88">
        <w:t>V</w:t>
      </w:r>
      <w:r>
        <w:t>alidity</w:t>
      </w:r>
      <w:r w:rsidR="00354F88">
        <w:t>S</w:t>
      </w:r>
      <w:r>
        <w:t xml:space="preserve">ide_B </w:t>
      </w:r>
      <w:r>
        <w:rPr>
          <w:color w:val="FF8000"/>
        </w:rPr>
        <w:t>=</w:t>
      </w:r>
      <w:r>
        <w:t xml:space="preserve"> </w:t>
      </w:r>
      <w:hyperlink w:history="1" w:anchor="OtherCCsynchroReport">
        <w:r w:rsidR="00B00D7E">
          <w:rPr>
            <w:rStyle w:val="ac"/>
          </w:rPr>
          <w:t>OtherCCsynchroReport</w:t>
        </w:r>
      </w:hyperlink>
      <w:r w:rsidR="00354F88">
        <w:t>.P</w:t>
      </w:r>
      <w:r>
        <w:t>sd</w:t>
      </w:r>
      <w:r w:rsidR="00354F88">
        <w:t>V</w:t>
      </w:r>
      <w:r>
        <w:t>alidity</w:t>
      </w:r>
      <w:r w:rsidR="00354F88">
        <w:t>S</w:t>
      </w:r>
      <w:r>
        <w:t>ide_B</w:t>
      </w:r>
    </w:p>
    <w:p w:rsidR="007A79C4" w:rsidP="000431E0" w:rsidRDefault="007A79C4">
      <w:pPr>
        <w:pStyle w:val="af7"/>
      </w:pPr>
      <w:r>
        <w:t xml:space="preserve">        </w:t>
      </w:r>
      <w:hyperlink w:history="1" w:anchor="OtherATP">
        <w:r w:rsidR="0021381F">
          <w:rPr>
            <w:rStyle w:val="ac"/>
          </w:rPr>
          <w:t>OtherATP</w:t>
        </w:r>
      </w:hyperlink>
      <w:r w:rsidR="00354F88">
        <w:t>.P</w:t>
      </w:r>
      <w:r>
        <w:t>sd</w:t>
      </w:r>
      <w:r w:rsidR="00354F88">
        <w:t>C</w:t>
      </w:r>
      <w:r>
        <w:t>losed</w:t>
      </w:r>
      <w:r w:rsidR="00354F88">
        <w:t>S</w:t>
      </w:r>
      <w:r>
        <w:t xml:space="preserve">ide_B </w:t>
      </w:r>
      <w:r>
        <w:rPr>
          <w:color w:val="FF8000"/>
        </w:rPr>
        <w:t>=</w:t>
      </w:r>
      <w:r>
        <w:t xml:space="preserve"> </w:t>
      </w:r>
      <w:hyperlink w:history="1" w:anchor="OtherCCsynchroReport">
        <w:r w:rsidR="00B00D7E">
          <w:rPr>
            <w:rStyle w:val="ac"/>
          </w:rPr>
          <w:t>OtherCCsynchroReport</w:t>
        </w:r>
      </w:hyperlink>
      <w:r w:rsidR="00354F88">
        <w:t>.P</w:t>
      </w:r>
      <w:r>
        <w:t>sd</w:t>
      </w:r>
      <w:r w:rsidR="00354F88">
        <w:t>C</w:t>
      </w:r>
      <w:r>
        <w:t>losed</w:t>
      </w:r>
      <w:r w:rsidR="00354F88">
        <w:t>S</w:t>
      </w:r>
      <w:r>
        <w:t>ide_B</w:t>
      </w:r>
    </w:p>
    <w:p w:rsidR="007A79C4" w:rsidP="000431E0" w:rsidRDefault="007A79C4">
      <w:pPr>
        <w:pStyle w:val="af7"/>
      </w:pPr>
      <w:r>
        <w:t xml:space="preserve">        </w:t>
      </w:r>
      <w:hyperlink w:history="1" w:anchor="OtherATP">
        <w:r w:rsidR="0021381F">
          <w:rPr>
            <w:rStyle w:val="ac"/>
          </w:rPr>
          <w:t>OtherATP</w:t>
        </w:r>
      </w:hyperlink>
      <w:r w:rsidR="00354F88">
        <w:t>.Z</w:t>
      </w:r>
      <w:r>
        <w:t>c</w:t>
      </w:r>
      <w:r w:rsidR="00354F88">
        <w:t>V</w:t>
      </w:r>
      <w:r>
        <w:t xml:space="preserve">ersion </w:t>
      </w:r>
      <w:r>
        <w:rPr>
          <w:color w:val="FF8000"/>
        </w:rPr>
        <w:t>=</w:t>
      </w:r>
      <w:r>
        <w:t xml:space="preserve"> </w:t>
      </w:r>
      <w:hyperlink w:history="1" w:anchor="OtherCCsynchroReport">
        <w:r w:rsidR="00B00D7E">
          <w:rPr>
            <w:rStyle w:val="ac"/>
          </w:rPr>
          <w:t>OtherCCsynchroReport</w:t>
        </w:r>
      </w:hyperlink>
      <w:r w:rsidR="00354F88">
        <w:t>.Z</w:t>
      </w:r>
      <w:r>
        <w:t>c</w:t>
      </w:r>
      <w:r w:rsidR="00354F88">
        <w:t>V</w:t>
      </w:r>
      <w:r>
        <w:t>ersion</w:t>
      </w:r>
    </w:p>
    <w:p w:rsidR="007A79C4" w:rsidP="000431E0" w:rsidRDefault="007A79C4">
      <w:pPr>
        <w:pStyle w:val="af7"/>
      </w:pPr>
      <w:r>
        <w:t xml:space="preserve">        </w:t>
      </w:r>
      <w:hyperlink w:history="1" w:anchor="OtherATP">
        <w:r w:rsidR="0021381F">
          <w:rPr>
            <w:rStyle w:val="ac"/>
          </w:rPr>
          <w:t>OtherATP</w:t>
        </w:r>
      </w:hyperlink>
      <w:r w:rsidR="00354F88">
        <w:t>.L</w:t>
      </w:r>
      <w:r>
        <w:t>ocated</w:t>
      </w:r>
      <w:r w:rsidR="00354F88">
        <w:t>O</w:t>
      </w:r>
      <w:r>
        <w:t>n</w:t>
      </w:r>
      <w:r w:rsidR="00354F88">
        <w:t>K</w:t>
      </w:r>
      <w:r>
        <w:t>nown</w:t>
      </w:r>
      <w:r w:rsidR="00354F88">
        <w:t>P</w:t>
      </w:r>
      <w:r>
        <w:t xml:space="preserve">ath </w:t>
      </w:r>
      <w:r>
        <w:rPr>
          <w:color w:val="FF8000"/>
        </w:rPr>
        <w:t>=</w:t>
      </w:r>
      <w:r>
        <w:t xml:space="preserve"> </w:t>
      </w:r>
      <w:hyperlink w:history="1" w:anchor="OtherCCsynchroReport">
        <w:r w:rsidR="00B00D7E">
          <w:rPr>
            <w:rStyle w:val="ac"/>
          </w:rPr>
          <w:t>OtherCCsynchroReport</w:t>
        </w:r>
      </w:hyperlink>
      <w:r w:rsidR="00354F88">
        <w:t>.L</w:t>
      </w:r>
      <w:r>
        <w:t>ocated</w:t>
      </w:r>
      <w:r w:rsidR="00354F88">
        <w:t>O</w:t>
      </w:r>
      <w:r>
        <w:t>n</w:t>
      </w:r>
      <w:r w:rsidR="00354F88">
        <w:t>K</w:t>
      </w:r>
      <w:r>
        <w:t>nown</w:t>
      </w:r>
      <w:r w:rsidR="00354F88">
        <w:t>P</w:t>
      </w:r>
      <w:r>
        <w:t>ath</w:t>
      </w:r>
    </w:p>
    <w:p w:rsidR="007A79C4" w:rsidP="000431E0" w:rsidRDefault="007A79C4">
      <w:pPr>
        <w:pStyle w:val="af7"/>
      </w:pPr>
      <w:r>
        <w:t xml:space="preserve">        </w:t>
      </w:r>
      <w:hyperlink w:history="1" w:anchor="OtherATP">
        <w:r w:rsidR="0021381F">
          <w:rPr>
            <w:rStyle w:val="ac"/>
          </w:rPr>
          <w:t>OtherATP</w:t>
        </w:r>
      </w:hyperlink>
      <w:r w:rsidR="00354F88">
        <w:t>.L</w:t>
      </w:r>
      <w:r>
        <w:t>ocated</w:t>
      </w:r>
      <w:r w:rsidR="00354F88">
        <w:t>W</w:t>
      </w:r>
      <w:r>
        <w:t>ith</w:t>
      </w:r>
      <w:r w:rsidR="00354F88">
        <w:t>M</w:t>
      </w:r>
      <w:r>
        <w:t>em</w:t>
      </w:r>
      <w:r w:rsidR="00354F88">
        <w:t>L</w:t>
      </w:r>
      <w:r>
        <w:t xml:space="preserve">ocation </w:t>
      </w:r>
      <w:r>
        <w:rPr>
          <w:color w:val="FF8000"/>
        </w:rPr>
        <w:t>=</w:t>
      </w:r>
      <w:r>
        <w:t xml:space="preserve"> </w:t>
      </w:r>
      <w:hyperlink w:history="1" w:anchor="OtherCCsynchroReport">
        <w:r w:rsidR="00B00D7E">
          <w:rPr>
            <w:rStyle w:val="ac"/>
          </w:rPr>
          <w:t>OtherCCsynchroReport</w:t>
        </w:r>
      </w:hyperlink>
      <w:r w:rsidR="00354F88">
        <w:t>.L</w:t>
      </w:r>
      <w:r>
        <w:t>ocated</w:t>
      </w:r>
      <w:r w:rsidR="00354F88">
        <w:t>W</w:t>
      </w:r>
      <w:r>
        <w:t>ith</w:t>
      </w:r>
      <w:r w:rsidR="00354F88">
        <w:t>M</w:t>
      </w:r>
      <w:r>
        <w:t>em</w:t>
      </w:r>
      <w:r w:rsidR="00354F88">
        <w:t>L</w:t>
      </w:r>
      <w:r>
        <w:t>ocation</w:t>
      </w:r>
    </w:p>
    <w:p w:rsidR="007A79C4" w:rsidP="000431E0" w:rsidRDefault="007A79C4">
      <w:pPr>
        <w:pStyle w:val="af7"/>
      </w:pPr>
      <w:r>
        <w:t xml:space="preserve">        </w:t>
      </w:r>
      <w:hyperlink w:history="1" w:anchor="OtherATP">
        <w:r w:rsidR="0021381F">
          <w:rPr>
            <w:rStyle w:val="ac"/>
          </w:rPr>
          <w:t>OtherATP</w:t>
        </w:r>
      </w:hyperlink>
      <w:r w:rsidR="00354F88">
        <w:t>.L</w:t>
      </w:r>
      <w:r>
        <w:t>ocation</w:t>
      </w:r>
      <w:r w:rsidR="00354F88">
        <w:t>.E</w:t>
      </w:r>
      <w:r>
        <w:t xml:space="preserve">xt2 </w:t>
      </w:r>
      <w:r>
        <w:rPr>
          <w:color w:val="FF8000"/>
        </w:rPr>
        <w:t>=</w:t>
      </w:r>
      <w:r>
        <w:t xml:space="preserve"> </w:t>
      </w:r>
      <w:hyperlink w:history="1" w:anchor="OtherCCsynchroReport">
        <w:r w:rsidR="00B00D7E">
          <w:rPr>
            <w:rStyle w:val="ac"/>
          </w:rPr>
          <w:t>OtherCCsynchroReport</w:t>
        </w:r>
      </w:hyperlink>
      <w:r w:rsidR="00354F88">
        <w:t>.L</w:t>
      </w:r>
      <w:r>
        <w:t>ocation</w:t>
      </w:r>
      <w:r w:rsidR="00354F88">
        <w:t>.E</w:t>
      </w:r>
      <w:r>
        <w:t>xt2</w:t>
      </w:r>
    </w:p>
    <w:p w:rsidR="007A79C4" w:rsidP="000431E0" w:rsidRDefault="007A79C4">
      <w:pPr>
        <w:pStyle w:val="af7"/>
      </w:pPr>
      <w:r>
        <w:t xml:space="preserve">        </w:t>
      </w:r>
      <w:hyperlink w:history="1" w:anchor="OtherATP">
        <w:r w:rsidR="0021381F">
          <w:rPr>
            <w:rStyle w:val="ac"/>
          </w:rPr>
          <w:t>OtherATP</w:t>
        </w:r>
      </w:hyperlink>
      <w:r w:rsidR="00354F88">
        <w:t>.L</w:t>
      </w:r>
      <w:r>
        <w:t>ocation</w:t>
      </w:r>
      <w:r w:rsidR="00354F88">
        <w:t>.U</w:t>
      </w:r>
      <w:r>
        <w:t xml:space="preserve">ncertainty </w:t>
      </w:r>
      <w:r>
        <w:rPr>
          <w:color w:val="FF8000"/>
        </w:rPr>
        <w:t>=</w:t>
      </w:r>
      <w:r>
        <w:t xml:space="preserve"> </w:t>
      </w:r>
      <w:hyperlink w:history="1" w:anchor="OtherCCsynchroReport">
        <w:r w:rsidR="00B00D7E">
          <w:rPr>
            <w:rStyle w:val="ac"/>
          </w:rPr>
          <w:t>OtherCCsynchroReport</w:t>
        </w:r>
      </w:hyperlink>
      <w:r w:rsidR="00354F88">
        <w:t>.L</w:t>
      </w:r>
      <w:r>
        <w:t>ocation</w:t>
      </w:r>
      <w:r w:rsidR="00354F88">
        <w:t>.U</w:t>
      </w:r>
      <w:r>
        <w:t>ncertainty</w:t>
      </w:r>
    </w:p>
    <w:p w:rsidR="007A79C4" w:rsidP="000431E0" w:rsidRDefault="007A79C4">
      <w:pPr>
        <w:pStyle w:val="af7"/>
      </w:pPr>
      <w:r>
        <w:t xml:space="preserve">        </w:t>
      </w:r>
      <w:hyperlink w:history="1" w:anchor="OtherATP">
        <w:r w:rsidR="0021381F">
          <w:rPr>
            <w:rStyle w:val="ac"/>
          </w:rPr>
          <w:t>OtherATP</w:t>
        </w:r>
      </w:hyperlink>
      <w:r w:rsidR="00354F88">
        <w:t>.L</w:t>
      </w:r>
      <w:r>
        <w:t>ocation</w:t>
      </w:r>
      <w:r w:rsidR="00354F88">
        <w:t>.E</w:t>
      </w:r>
      <w:r>
        <w:t>xt</w:t>
      </w:r>
      <w:r w:rsidR="00CA354B">
        <w:rPr>
          <w:rFonts w:hint="eastAsia"/>
        </w:rPr>
        <w:t>1</w:t>
      </w:r>
      <w:r>
        <w:t xml:space="preserve"> </w:t>
      </w:r>
      <w:r>
        <w:rPr>
          <w:color w:val="FF8000"/>
        </w:rPr>
        <w:t>=</w:t>
      </w:r>
      <w:r>
        <w:t xml:space="preserve"> </w:t>
      </w:r>
      <w:hyperlink w:history="1" w:anchor="OtherCCsynchroReport">
        <w:r w:rsidR="00097572">
          <w:rPr>
            <w:rStyle w:val="ac"/>
          </w:rPr>
          <w:t>OtherCCsynchroReport</w:t>
        </w:r>
      </w:hyperlink>
      <w:r w:rsidR="00354F88">
        <w:t>.L</w:t>
      </w:r>
      <w:r>
        <w:t>ocation</w:t>
      </w:r>
      <w:r w:rsidR="00354F88">
        <w:t>.</w:t>
      </w:r>
      <w:r w:rsidRPr="007400C0" w:rsidR="00354F88">
        <w:t>E</w:t>
      </w:r>
      <w:r w:rsidRPr="007400C0">
        <w:t>xt1</w:t>
      </w:r>
    </w:p>
    <w:p w:rsidR="007A79C4" w:rsidP="000431E0" w:rsidRDefault="007A79C4">
      <w:pPr>
        <w:pStyle w:val="af7"/>
      </w:pPr>
      <w:r>
        <w:t xml:space="preserve">        </w:t>
      </w:r>
      <w:hyperlink w:history="1" w:anchor="OtherATP">
        <w:r w:rsidR="0021381F">
          <w:rPr>
            <w:rStyle w:val="ac"/>
          </w:rPr>
          <w:t>OtherATP</w:t>
        </w:r>
      </w:hyperlink>
      <w:r w:rsidR="00354F88">
        <w:t>.S</w:t>
      </w:r>
      <w:r>
        <w:t>leep</w:t>
      </w:r>
      <w:r w:rsidR="00354F88">
        <w:t>Z</w:t>
      </w:r>
      <w:r>
        <w:t>one</w:t>
      </w:r>
      <w:r w:rsidR="00354F88">
        <w:t>I</w:t>
      </w:r>
      <w:r>
        <w:t xml:space="preserve">d </w:t>
      </w:r>
      <w:r>
        <w:rPr>
          <w:color w:val="FF8000"/>
        </w:rPr>
        <w:t>=</w:t>
      </w:r>
      <w:r>
        <w:t xml:space="preserve"> </w:t>
      </w:r>
      <w:hyperlink w:history="1" w:anchor="OtherCCsynchroReport">
        <w:r w:rsidR="00097572">
          <w:rPr>
            <w:rStyle w:val="ac"/>
          </w:rPr>
          <w:t>OtherCCsynchroReport</w:t>
        </w:r>
      </w:hyperlink>
      <w:r w:rsidR="00354F88">
        <w:t>.S</w:t>
      </w:r>
      <w:r>
        <w:t>leep</w:t>
      </w:r>
      <w:r w:rsidR="00354F88">
        <w:t>Z</w:t>
      </w:r>
      <w:r>
        <w:t>one</w:t>
      </w:r>
      <w:r w:rsidR="00354F88">
        <w:t>I</w:t>
      </w:r>
      <w:r>
        <w:t>d</w:t>
      </w:r>
    </w:p>
    <w:p w:rsidR="007A79C4" w:rsidP="000431E0" w:rsidRDefault="007A79C4">
      <w:pPr>
        <w:pStyle w:val="af7"/>
      </w:pPr>
      <w:r>
        <w:t xml:space="preserve">        </w:t>
      </w:r>
      <w:hyperlink w:history="1" w:anchor="OtherATP">
        <w:r w:rsidR="0021381F">
          <w:rPr>
            <w:rStyle w:val="ac"/>
          </w:rPr>
          <w:t>OtherATP</w:t>
        </w:r>
      </w:hyperlink>
      <w:r w:rsidR="00354F88">
        <w:t>.S</w:t>
      </w:r>
      <w:r>
        <w:t>leep</w:t>
      </w:r>
      <w:r w:rsidR="00354F88">
        <w:t>Z</w:t>
      </w:r>
      <w:r>
        <w:t>one</w:t>
      </w:r>
      <w:r w:rsidR="00354F88">
        <w:t>V</w:t>
      </w:r>
      <w:r>
        <w:t xml:space="preserve">ersion </w:t>
      </w:r>
      <w:r>
        <w:rPr>
          <w:color w:val="FF8000"/>
        </w:rPr>
        <w:t>=</w:t>
      </w:r>
      <w:r>
        <w:t xml:space="preserve"> </w:t>
      </w:r>
      <w:hyperlink w:history="1" w:anchor="OtherCCsynchroReport">
        <w:r w:rsidR="00097572">
          <w:rPr>
            <w:rStyle w:val="ac"/>
          </w:rPr>
          <w:t>OtherCCsynchroReport</w:t>
        </w:r>
      </w:hyperlink>
      <w:r w:rsidR="00354F88">
        <w:t>.S</w:t>
      </w:r>
      <w:r>
        <w:t>leep</w:t>
      </w:r>
      <w:r w:rsidR="00354F88">
        <w:t>Z</w:t>
      </w:r>
      <w:r>
        <w:t>one</w:t>
      </w:r>
      <w:r w:rsidR="00354F88">
        <w:t>V</w:t>
      </w:r>
      <w:r>
        <w:t>ersion</w:t>
      </w:r>
    </w:p>
    <w:p w:rsidR="007A79C4" w:rsidP="000431E0" w:rsidRDefault="007A79C4">
      <w:pPr>
        <w:pStyle w:val="af7"/>
      </w:pPr>
      <w:r>
        <w:t xml:space="preserve">        </w:t>
      </w:r>
      <w:hyperlink w:history="1" w:anchor="OtherATP">
        <w:r w:rsidR="0021381F">
          <w:rPr>
            <w:rStyle w:val="ac"/>
          </w:rPr>
          <w:t>OtherATP</w:t>
        </w:r>
      </w:hyperlink>
      <w:r w:rsidR="00354F88">
        <w:t>.</w:t>
      </w:r>
      <w:r w:rsidRPr="008930D3" w:rsidR="00BD3E90">
        <w:t>MotionSinceLastReloc</w:t>
      </w:r>
      <w:r>
        <w:t xml:space="preserve"> </w:t>
      </w:r>
      <w:r>
        <w:rPr>
          <w:color w:val="FF8000"/>
        </w:rPr>
        <w:t>=</w:t>
      </w:r>
      <w:r>
        <w:t xml:space="preserve"> </w:t>
      </w:r>
      <w:hyperlink w:history="1" w:anchor="OtherCCsynchroReport">
        <w:r w:rsidR="00097572">
          <w:rPr>
            <w:rStyle w:val="ac"/>
          </w:rPr>
          <w:t>OtherCCsynchroReport</w:t>
        </w:r>
      </w:hyperlink>
      <w:r w:rsidR="00354F88">
        <w:t>.</w:t>
      </w:r>
      <w:r w:rsidRPr="008930D3" w:rsidR="00BD3E90">
        <w:t>MotionSinceLastReloc</w:t>
      </w:r>
    </w:p>
    <w:p w:rsidR="007A79C4" w:rsidP="000431E0" w:rsidRDefault="007A79C4">
      <w:pPr>
        <w:pStyle w:val="af7"/>
      </w:pPr>
      <w:r>
        <w:t xml:space="preserve">        </w:t>
      </w:r>
      <w:hyperlink w:history="1" w:anchor="OtherATP">
        <w:r w:rsidR="0021381F">
          <w:rPr>
            <w:rStyle w:val="ac"/>
          </w:rPr>
          <w:t>OtherATP</w:t>
        </w:r>
      </w:hyperlink>
      <w:r w:rsidR="00354F88">
        <w:t>.M</w:t>
      </w:r>
      <w:r>
        <w:t>otion</w:t>
      </w:r>
      <w:r w:rsidR="00354F88">
        <w:t>S</w:t>
      </w:r>
      <w:r>
        <w:t>ince</w:t>
      </w:r>
      <w:r w:rsidR="00354F88">
        <w:t>M</w:t>
      </w:r>
      <w:r>
        <w:t>em</w:t>
      </w:r>
      <w:r w:rsidR="00354F88">
        <w:t>L</w:t>
      </w:r>
      <w:r>
        <w:t xml:space="preserve">oc </w:t>
      </w:r>
      <w:r>
        <w:rPr>
          <w:color w:val="FF8000"/>
        </w:rPr>
        <w:t>=</w:t>
      </w:r>
      <w:r>
        <w:t xml:space="preserve"> </w:t>
      </w:r>
      <w:hyperlink w:history="1" w:anchor="OtherCCsynchroReport">
        <w:r w:rsidR="00097572">
          <w:rPr>
            <w:rStyle w:val="ac"/>
          </w:rPr>
          <w:t>OtherCCsynchroReport</w:t>
        </w:r>
      </w:hyperlink>
      <w:r w:rsidR="00354F88">
        <w:t>.M</w:t>
      </w:r>
      <w:r>
        <w:t>otion</w:t>
      </w:r>
      <w:r w:rsidR="00354F88">
        <w:t>S</w:t>
      </w:r>
      <w:r>
        <w:t>ince</w:t>
      </w:r>
      <w:r w:rsidR="00354F88">
        <w:t>M</w:t>
      </w:r>
      <w:r>
        <w:t>em</w:t>
      </w:r>
      <w:r w:rsidR="00354F88">
        <w:t>L</w:t>
      </w:r>
      <w:r>
        <w:t>oc</w:t>
      </w:r>
    </w:p>
    <w:p w:rsidR="007A79C4" w:rsidP="000431E0" w:rsidRDefault="007A79C4">
      <w:pPr>
        <w:pStyle w:val="af7"/>
      </w:pPr>
      <w:r>
        <w:t xml:space="preserve">        </w:t>
      </w:r>
      <w:hyperlink w:history="1" w:anchor="OtherATP">
        <w:r w:rsidR="0021381F">
          <w:rPr>
            <w:rStyle w:val="ac"/>
          </w:rPr>
          <w:t>OtherATP</w:t>
        </w:r>
      </w:hyperlink>
      <w:r w:rsidR="00354F88">
        <w:t>.</w:t>
      </w:r>
      <w:r w:rsidRPr="008930D3" w:rsidR="008B283E">
        <w:t>TrainFilteredStopped</w:t>
      </w:r>
      <w:r>
        <w:t xml:space="preserve"> </w:t>
      </w:r>
      <w:r>
        <w:rPr>
          <w:color w:val="FF8000"/>
        </w:rPr>
        <w:t>=</w:t>
      </w:r>
      <w:r>
        <w:t xml:space="preserve"> </w:t>
      </w:r>
      <w:hyperlink w:history="1" w:anchor="OtherCCsynchroReport">
        <w:r w:rsidR="00097572">
          <w:rPr>
            <w:rStyle w:val="ac"/>
          </w:rPr>
          <w:t>OtherCCsynchroReport</w:t>
        </w:r>
      </w:hyperlink>
      <w:r w:rsidR="00354F88">
        <w:t>.</w:t>
      </w:r>
      <w:r w:rsidRPr="008930D3" w:rsidR="008B283E">
        <w:t>TrainFilteredStopped</w:t>
      </w:r>
    </w:p>
    <w:p w:rsidR="007A79C4" w:rsidP="000431E0" w:rsidRDefault="007A79C4">
      <w:pPr>
        <w:pStyle w:val="af7"/>
      </w:pPr>
      <w:r>
        <w:t xml:space="preserve">        </w:t>
      </w:r>
      <w:hyperlink w:history="1" w:anchor="OtherATP">
        <w:r w:rsidR="0021381F">
          <w:rPr>
            <w:rStyle w:val="ac"/>
          </w:rPr>
          <w:t>OtherATP</w:t>
        </w:r>
      </w:hyperlink>
      <w:r w:rsidR="00354F88">
        <w:t>.S</w:t>
      </w:r>
      <w:r>
        <w:t>afety</w:t>
      </w:r>
      <w:r w:rsidR="00354F88">
        <w:t>P</w:t>
      </w:r>
      <w:r>
        <w:t>arameter</w:t>
      </w:r>
      <w:r w:rsidR="00354F88">
        <w:t>V</w:t>
      </w:r>
      <w:r>
        <w:t xml:space="preserve">ersion </w:t>
      </w:r>
      <w:r>
        <w:rPr>
          <w:color w:val="FF8000"/>
        </w:rPr>
        <w:t>=</w:t>
      </w:r>
      <w:r>
        <w:t xml:space="preserve"> </w:t>
      </w:r>
      <w:hyperlink w:history="1" w:anchor="OtherCCsynchroReport">
        <w:r w:rsidR="00097572">
          <w:rPr>
            <w:rStyle w:val="ac"/>
          </w:rPr>
          <w:t>OtherCCsynchroReport</w:t>
        </w:r>
      </w:hyperlink>
      <w:r w:rsidR="00354F88">
        <w:t>.S</w:t>
      </w:r>
      <w:r>
        <w:t>afety</w:t>
      </w:r>
      <w:r w:rsidR="00354F88">
        <w:t>P</w:t>
      </w:r>
      <w:r>
        <w:t>arameter</w:t>
      </w:r>
      <w:r w:rsidR="00354F88">
        <w:t>V</w:t>
      </w:r>
      <w:r>
        <w:t>ersion</w:t>
      </w:r>
    </w:p>
    <w:p w:rsidR="007A79C4" w:rsidP="000431E0" w:rsidRDefault="007A79C4">
      <w:pPr>
        <w:pStyle w:val="af7"/>
      </w:pPr>
      <w:r>
        <w:t xml:space="preserve">        </w:t>
      </w:r>
      <w:hyperlink w:history="1" w:anchor="OtherATP">
        <w:r w:rsidR="0021381F">
          <w:rPr>
            <w:rStyle w:val="ac"/>
          </w:rPr>
          <w:t>OtherATP</w:t>
        </w:r>
      </w:hyperlink>
      <w:r w:rsidR="00354F88">
        <w:t>.S</w:t>
      </w:r>
      <w:r>
        <w:t>afety</w:t>
      </w:r>
      <w:r w:rsidR="00354F88">
        <w:t>A</w:t>
      </w:r>
      <w:r>
        <w:t>pplication</w:t>
      </w:r>
      <w:r w:rsidR="00354F88">
        <w:t>V</w:t>
      </w:r>
      <w:r>
        <w:t xml:space="preserve">ersion </w:t>
      </w:r>
      <w:r>
        <w:rPr>
          <w:color w:val="FF8000"/>
        </w:rPr>
        <w:t>=</w:t>
      </w:r>
      <w:r>
        <w:t xml:space="preserve"> </w:t>
      </w:r>
      <w:hyperlink w:history="1" w:anchor="OtherCCsynchroReport">
        <w:r w:rsidR="00097572">
          <w:rPr>
            <w:rStyle w:val="ac"/>
          </w:rPr>
          <w:t>OtherCCsynchroReport</w:t>
        </w:r>
      </w:hyperlink>
      <w:r w:rsidR="00354F88">
        <w:t>.S</w:t>
      </w:r>
      <w:r>
        <w:t>afety</w:t>
      </w:r>
      <w:r w:rsidR="00354F88">
        <w:t>A</w:t>
      </w:r>
      <w:r>
        <w:t>pplication</w:t>
      </w:r>
      <w:r w:rsidR="00354F88">
        <w:t>V</w:t>
      </w:r>
      <w:r>
        <w:t>ersion</w:t>
      </w:r>
    </w:p>
    <w:p w:rsidR="00E74F88" w:rsidP="000431E0" w:rsidRDefault="007A79C4">
      <w:pPr>
        <w:pStyle w:val="af7"/>
      </w:pPr>
      <w:r>
        <w:t xml:space="preserve">        </w:t>
      </w:r>
      <w:hyperlink w:history="1" w:anchor="OtherATP">
        <w:r w:rsidR="0021381F">
          <w:rPr>
            <w:rStyle w:val="ac"/>
          </w:rPr>
          <w:t>OtherATP</w:t>
        </w:r>
      </w:hyperlink>
      <w:r>
        <w:t xml:space="preserve">.CC_SSID </w:t>
      </w:r>
      <w:r>
        <w:rPr>
          <w:color w:val="FF8000"/>
        </w:rPr>
        <w:t>=</w:t>
      </w:r>
      <w:r>
        <w:t xml:space="preserve"> </w:t>
      </w:r>
      <w:hyperlink w:history="1" w:anchor="OtherCCsynchroReport">
        <w:r w:rsidR="00097572">
          <w:rPr>
            <w:rStyle w:val="ac"/>
          </w:rPr>
          <w:t>OtherCCsynchroReport</w:t>
        </w:r>
      </w:hyperlink>
      <w:r>
        <w:t>.CC_SSID</w:t>
      </w:r>
    </w:p>
    <w:p w:rsidR="007A79C4" w:rsidP="000431E0" w:rsidRDefault="00E74F88">
      <w:pPr>
        <w:pStyle w:val="af7"/>
      </w:pPr>
      <w:r>
        <w:rPr>
          <w:rStyle w:val="aff1"/>
          <w:rFonts w:hint="eastAsia"/>
        </w:rPr>
        <w:t xml:space="preserve">        </w:t>
      </w:r>
      <w:hyperlink w:history="1" w:anchor="OtherATP">
        <w:r>
          <w:rPr>
            <w:rStyle w:val="ac"/>
          </w:rPr>
          <w:t>OtherATP</w:t>
        </w:r>
      </w:hyperlink>
      <w:r>
        <w:t>.</w:t>
      </w:r>
      <w:r>
        <w:rPr>
          <w:rFonts w:hint="eastAsia"/>
        </w:rPr>
        <w:t>OverlapExpired</w:t>
      </w:r>
      <w:r>
        <w:t xml:space="preserve"> </w:t>
      </w:r>
      <w:r w:rsidRPr="00E74F88">
        <w:t>=</w:t>
      </w:r>
      <w:r>
        <w:rPr>
          <w:rFonts w:hint="eastAsia"/>
        </w:rPr>
        <w:t xml:space="preserve"> </w:t>
      </w:r>
      <w:hyperlink w:history="1" w:anchor="OtherCCsynchroReport">
        <w:r>
          <w:rPr>
            <w:rStyle w:val="ac"/>
          </w:rPr>
          <w:t>OtherCCsynchroReport</w:t>
        </w:r>
      </w:hyperlink>
      <w:r>
        <w:t>.</w:t>
      </w:r>
      <w:r>
        <w:rPr>
          <w:rFonts w:hint="eastAsia"/>
        </w:rPr>
        <w:t>OverlapExpired</w:t>
      </w:r>
    </w:p>
    <w:p w:rsidR="007A79C4" w:rsidP="000431E0" w:rsidRDefault="007A79C4">
      <w:pPr>
        <w:pStyle w:val="af7"/>
      </w:pPr>
      <w:r>
        <w:t xml:space="preserve">    else:</w:t>
      </w:r>
    </w:p>
    <w:p w:rsidR="007A79C4" w:rsidP="000431E0" w:rsidRDefault="007A79C4">
      <w:pPr>
        <w:pStyle w:val="af7"/>
      </w:pPr>
      <w:r>
        <w:t xml:space="preserve">        pass</w:t>
      </w:r>
    </w:p>
    <w:p w:rsidR="001A6CE6" w:rsidP="000431E0" w:rsidRDefault="007A79C4">
      <w:pPr>
        <w:pStyle w:val="af7"/>
      </w:pPr>
      <w:r>
        <w:t xml:space="preserve">    return </w:t>
      </w:r>
      <w:hyperlink w:history="1" w:anchor="OtherATP">
        <w:r w:rsidR="0021381F">
          <w:rPr>
            <w:rStyle w:val="ac"/>
          </w:rPr>
          <w:t>OtherATP</w:t>
        </w:r>
      </w:hyperlink>
    </w:p>
    <w:p w:rsidRPr="008A1414" w:rsidR="001A6CE6" w:rsidP="000C0D62" w:rsidRDefault="001A6CE6">
      <w:pPr>
        <w:pStyle w:val="ReqtifyAltQ"/>
      </w:pPr>
      <w:r w:rsidRPr="008A1414">
        <w:t>#Category=</w:t>
      </w:r>
      <w:r>
        <w:rPr>
          <w:rFonts w:hint="eastAsia"/>
        </w:rPr>
        <w:t>Functional</w:t>
      </w:r>
    </w:p>
    <w:p w:rsidR="001A6CE6" w:rsidP="000C0D62" w:rsidRDefault="001A6CE6">
      <w:pPr>
        <w:pStyle w:val="ReqtifyAltQ"/>
      </w:pPr>
      <w:r w:rsidRPr="008A1414">
        <w:t>#Contribution</w:t>
      </w:r>
      <w:r>
        <w:t>=SIL4</w:t>
      </w:r>
    </w:p>
    <w:p w:rsidR="009328EA" w:rsidP="000C0D62" w:rsidRDefault="001A6CE6">
      <w:pPr>
        <w:pStyle w:val="ReqtifyAltQ"/>
        <w:rPr>
          <w:ins w:author="常鸣" w:date="2014-07-03T14:27:00Z" w:id="1275"/>
        </w:rPr>
      </w:pPr>
      <w:del w:author="常鸣" w:date="2014-07-03T14:27:00Z" w:id="1276">
        <w:r w:rsidRPr="008F27C5" w:rsidDel="009328EA">
          <w:rPr>
            <w:rFonts w:hint="eastAsia"/>
          </w:rPr>
          <w:delText>#S</w:delText>
        </w:r>
      </w:del>
      <w:ins w:author="常鸣" w:date="2014-07-03T14:27:00Z" w:id="1277">
        <w:r w:rsidR="009328EA">
          <w:rPr>
            <w:rFonts w:hint="eastAsia"/>
          </w:rPr>
          <w:t>#Allocation=ATP Software</w:t>
        </w:r>
      </w:ins>
    </w:p>
    <w:p w:rsidRPr="008A1414" w:rsidR="001A6CE6" w:rsidP="000C0D62" w:rsidRDefault="009328EA">
      <w:pPr>
        <w:pStyle w:val="ReqtifyAltQ"/>
      </w:pPr>
      <w:ins w:author="常鸣" w:date="2014-07-03T14:27:00Z" w:id="1278">
        <w:r>
          <w:rPr>
            <w:rFonts w:hint="eastAsia"/>
          </w:rPr>
          <w:t>#S</w:t>
        </w:r>
      </w:ins>
      <w:r w:rsidRPr="008F27C5" w:rsidR="001A6CE6">
        <w:rPr>
          <w:rFonts w:hint="eastAsia"/>
        </w:rPr>
        <w:t>ource=</w:t>
      </w:r>
      <w:r w:rsidRPr="008F27C5" w:rsidR="001A6CE6">
        <w:t xml:space="preserve"> </w:t>
      </w:r>
      <w:r w:rsidR="001A6CE6">
        <w:t>[iTC_CC-SyAD-096</w:t>
      </w:r>
      <w:r w:rsidR="001A6CE6">
        <w:rPr>
          <w:rFonts w:hint="eastAsia"/>
        </w:rPr>
        <w:t>3</w:t>
      </w:r>
      <w:r w:rsidRPr="008F27C5" w:rsidR="001A6CE6">
        <w:t>]</w:t>
      </w:r>
      <w:r w:rsidR="001A6CE6">
        <w:rPr>
          <w:rFonts w:hint="eastAsia"/>
        </w:rPr>
        <w:t>,</w:t>
      </w:r>
      <w:r w:rsidRPr="00162150" w:rsidR="00162150">
        <w:t xml:space="preserve"> </w:t>
      </w:r>
      <w:r w:rsidRPr="002E1210" w:rsidR="00162150">
        <w:t>[iTC_CC-SyAD-</w:t>
      </w:r>
      <w:r w:rsidR="00162150">
        <w:rPr>
          <w:rFonts w:hint="eastAsia"/>
        </w:rPr>
        <w:t>1212</w:t>
      </w:r>
      <w:r w:rsidRPr="002E1210" w:rsidR="00162150">
        <w:t>]</w:t>
      </w:r>
      <w:r w:rsidR="00162150">
        <w:rPr>
          <w:rFonts w:hint="eastAsia"/>
        </w:rPr>
        <w:t>,</w:t>
      </w:r>
      <w:r w:rsidRPr="009B5A0F" w:rsidR="001A6CE6">
        <w:rPr>
          <w:rFonts w:hint="eastAsia"/>
        </w:rPr>
        <w:t xml:space="preserve"> </w:t>
      </w:r>
      <w:r w:rsidR="001A6CE6">
        <w:rPr>
          <w:rFonts w:hint="eastAsia"/>
        </w:rPr>
        <w:t>[</w:t>
      </w:r>
      <w:r w:rsidR="001A6CE6">
        <w:t>iTC_CC_ATP_SwHA</w:t>
      </w:r>
      <w:r w:rsidRPr="00CA7F59" w:rsidR="001A6CE6">
        <w:t>-0014</w:t>
      </w:r>
      <w:r w:rsidR="001A6CE6">
        <w:rPr>
          <w:rFonts w:hint="eastAsia"/>
        </w:rPr>
        <w:t>]</w:t>
      </w:r>
      <w:r w:rsidR="005E5A04">
        <w:rPr>
          <w:rFonts w:hint="eastAsia"/>
        </w:rPr>
        <w:t>,</w:t>
      </w:r>
      <w:r w:rsidR="001A6CE6">
        <w:rPr>
          <w:rFonts w:hint="eastAsia"/>
        </w:rPr>
        <w:t xml:space="preserve"> [</w:t>
      </w:r>
      <w:r w:rsidR="001A6CE6">
        <w:t>iTC_CC_ATP_SwHA</w:t>
      </w:r>
      <w:r w:rsidRPr="00CA7F59" w:rsidR="001A6CE6">
        <w:t>-00</w:t>
      </w:r>
      <w:r w:rsidR="001A6CE6">
        <w:rPr>
          <w:rFonts w:hint="eastAsia"/>
        </w:rPr>
        <w:t>13]</w:t>
      </w:r>
    </w:p>
    <w:p w:rsidRPr="008A1414" w:rsidR="001A6CE6" w:rsidP="000C0D62" w:rsidRDefault="001A6CE6">
      <w:pPr>
        <w:pStyle w:val="ReqtifyAltQ"/>
      </w:pPr>
      <w:r w:rsidRPr="008A1414">
        <w:t>[End]</w:t>
      </w:r>
    </w:p>
    <w:p w:rsidR="008919FB" w:rsidP="00C93484" w:rsidRDefault="008919FB">
      <w:pPr>
        <w:pStyle w:val="Reqtify"/>
      </w:pPr>
    </w:p>
    <w:p w:rsidR="0016180B" w:rsidP="00934391" w:rsidRDefault="0016180B">
      <w:pPr>
        <w:pStyle w:val="3"/>
      </w:pPr>
      <w:bookmarkStart w:name="_Toc340989262" w:id="1279"/>
      <w:bookmarkStart w:name="_Toc340991965" w:id="1280"/>
      <w:bookmarkStart w:name="_Toc340989263" w:id="1281"/>
      <w:bookmarkStart w:name="_Toc340991966" w:id="1282"/>
      <w:bookmarkStart w:name="_Toc340989264" w:id="1283"/>
      <w:bookmarkStart w:name="_Toc340991967" w:id="1284"/>
      <w:bookmarkStart w:name="_Toc340989265" w:id="1285"/>
      <w:bookmarkStart w:name="_Toc340991968" w:id="1286"/>
      <w:bookmarkStart w:name="_Toc340989266" w:id="1287"/>
      <w:bookmarkStart w:name="_Toc340991969" w:id="1288"/>
      <w:bookmarkStart w:name="_Toc340989267" w:id="1289"/>
      <w:bookmarkStart w:name="_Toc340991970" w:id="1290"/>
      <w:bookmarkStart w:name="_Toc340989268" w:id="1291"/>
      <w:bookmarkStart w:name="_Toc340991971" w:id="1292"/>
      <w:bookmarkStart w:name="_Toc340989269" w:id="1293"/>
      <w:bookmarkStart w:name="_Toc340991972" w:id="1294"/>
      <w:bookmarkStart w:name="_Toc340989270" w:id="1295"/>
      <w:bookmarkStart w:name="_Toc340991973" w:id="1296"/>
      <w:bookmarkStart w:name="_Toc340989271" w:id="1297"/>
      <w:bookmarkStart w:name="_Toc340991974" w:id="1298"/>
      <w:bookmarkStart w:name="_Toc340989272" w:id="1299"/>
      <w:bookmarkStart w:name="_Toc340991975" w:id="1300"/>
      <w:bookmarkStart w:name="_Toc340989273" w:id="1301"/>
      <w:bookmarkStart w:name="_Toc340991976" w:id="1302"/>
      <w:bookmarkStart w:name="_Toc340989274" w:id="1303"/>
      <w:bookmarkStart w:name="_Toc340991977" w:id="1304"/>
      <w:bookmarkStart w:name="_Toc340989275" w:id="1305"/>
      <w:bookmarkStart w:name="_Toc340991978" w:id="1306"/>
      <w:bookmarkStart w:name="_Toc340989276" w:id="1307"/>
      <w:bookmarkStart w:name="_Toc340991979" w:id="1308"/>
      <w:bookmarkStart w:name="_Toc340989277" w:id="1309"/>
      <w:bookmarkStart w:name="_Toc340991980" w:id="1310"/>
      <w:bookmarkStart w:name="_Toc340989278" w:id="1311"/>
      <w:bookmarkStart w:name="_Toc340991981" w:id="1312"/>
      <w:bookmarkStart w:name="_Toc340989279" w:id="1313"/>
      <w:bookmarkStart w:name="_Toc340991982" w:id="1314"/>
      <w:bookmarkStart w:name="_Toc340989280" w:id="1315"/>
      <w:bookmarkStart w:name="_Toc340991983" w:id="1316"/>
      <w:bookmarkStart w:name="_Toc340989281" w:id="1317"/>
      <w:bookmarkStart w:name="_Toc340991984" w:id="1318"/>
      <w:bookmarkStart w:name="_Toc340989282" w:id="1319"/>
      <w:bookmarkStart w:name="_Toc340991985" w:id="1320"/>
      <w:bookmarkStart w:name="_Toc340989283" w:id="1321"/>
      <w:bookmarkStart w:name="_Toc340991986" w:id="1322"/>
      <w:bookmarkStart w:name="_Toc340989284" w:id="1323"/>
      <w:bookmarkStart w:name="_Toc340991987" w:id="1324"/>
      <w:bookmarkStart w:name="_Toc340989285" w:id="1325"/>
      <w:bookmarkStart w:name="_Toc340991988" w:id="1326"/>
      <w:bookmarkStart w:name="_Toc340989286" w:id="1327"/>
      <w:bookmarkStart w:name="_Toc340991989" w:id="1328"/>
      <w:bookmarkStart w:name="_Toc340989287" w:id="1329"/>
      <w:bookmarkStart w:name="_Toc340991990" w:id="1330"/>
      <w:bookmarkStart w:name="_Toc340989288" w:id="1331"/>
      <w:bookmarkStart w:name="_Toc340991991" w:id="1332"/>
      <w:bookmarkStart w:name="_Toc340989289" w:id="1333"/>
      <w:bookmarkStart w:name="_Toc340991992" w:id="1334"/>
      <w:bookmarkStart w:name="_Toc340989290" w:id="1335"/>
      <w:bookmarkStart w:name="_Toc340991993" w:id="1336"/>
      <w:bookmarkStart w:name="_Toc340989291" w:id="1337"/>
      <w:bookmarkStart w:name="_Toc340991994" w:id="1338"/>
      <w:bookmarkStart w:name="_Toc340989292" w:id="1339"/>
      <w:bookmarkStart w:name="_Toc340991995" w:id="1340"/>
      <w:bookmarkStart w:name="_Toc340989293" w:id="1341"/>
      <w:bookmarkStart w:name="_Toc340991996" w:id="1342"/>
      <w:bookmarkStart w:name="_Toc340989294" w:id="1343"/>
      <w:bookmarkStart w:name="_Toc340991997" w:id="1344"/>
      <w:bookmarkStart w:name="_Toc340989295" w:id="1345"/>
      <w:bookmarkStart w:name="_Toc340991998" w:id="1346"/>
      <w:bookmarkStart w:name="_Toc340989296" w:id="1347"/>
      <w:bookmarkStart w:name="_Toc340991999" w:id="1348"/>
      <w:bookmarkStart w:name="_Toc340989297" w:id="1349"/>
      <w:bookmarkStart w:name="_Toc340992000" w:id="1350"/>
      <w:bookmarkStart w:name="_Toc340989298" w:id="1351"/>
      <w:bookmarkStart w:name="_Toc340992001" w:id="1352"/>
      <w:bookmarkStart w:name="_Toc340989299" w:id="1353"/>
      <w:bookmarkStart w:name="_Toc340992002" w:id="1354"/>
      <w:bookmarkStart w:name="_Toc340989300" w:id="1355"/>
      <w:bookmarkStart w:name="_Toc340992003" w:id="1356"/>
      <w:bookmarkStart w:name="_Toc340989301" w:id="1357"/>
      <w:bookmarkStart w:name="_Toc340992004" w:id="1358"/>
      <w:bookmarkStart w:name="_Toc340989302" w:id="1359"/>
      <w:bookmarkStart w:name="_Toc340992005" w:id="1360"/>
      <w:bookmarkStart w:name="_Toc340989303" w:id="1361"/>
      <w:bookmarkStart w:name="_Toc340992006" w:id="1362"/>
      <w:bookmarkStart w:name="_Toc340989304" w:id="1363"/>
      <w:bookmarkStart w:name="_Toc340992007" w:id="1364"/>
      <w:bookmarkStart w:name="_Toc340989305" w:id="1365"/>
      <w:bookmarkStart w:name="_Toc340992008" w:id="1366"/>
      <w:bookmarkStart w:name="_Toc340989306" w:id="1367"/>
      <w:bookmarkStart w:name="_Toc340992009" w:id="1368"/>
      <w:bookmarkStart w:name="_Toc340989307" w:id="1369"/>
      <w:bookmarkStart w:name="_Toc340992010" w:id="1370"/>
      <w:bookmarkStart w:name="_Toc340989308" w:id="1371"/>
      <w:bookmarkStart w:name="_Toc340992011" w:id="1372"/>
      <w:bookmarkStart w:name="_Toc340989309" w:id="1373"/>
      <w:bookmarkStart w:name="_Toc340992012" w:id="1374"/>
      <w:bookmarkStart w:name="_Toc340989310" w:id="1375"/>
      <w:bookmarkStart w:name="_Toc340992013" w:id="1376"/>
      <w:bookmarkStart w:name="_Toc340989311" w:id="1377"/>
      <w:bookmarkStart w:name="_Toc340992014" w:id="1378"/>
      <w:bookmarkStart w:name="_Toc340989312" w:id="1379"/>
      <w:bookmarkStart w:name="_Toc340992015" w:id="1380"/>
      <w:bookmarkStart w:name="_Toc340989313" w:id="1381"/>
      <w:bookmarkStart w:name="_Toc340992016" w:id="1382"/>
      <w:bookmarkStart w:name="_Toc340989314" w:id="1383"/>
      <w:bookmarkStart w:name="_Toc340992017" w:id="1384"/>
      <w:bookmarkStart w:name="_Toc340989315" w:id="1385"/>
      <w:bookmarkStart w:name="_Toc340992018" w:id="1386"/>
      <w:bookmarkStart w:name="_Toc340989316" w:id="1387"/>
      <w:bookmarkStart w:name="_Toc340992019" w:id="1388"/>
      <w:bookmarkStart w:name="_Toc340989317" w:id="1389"/>
      <w:bookmarkStart w:name="_Toc340992020" w:id="1390"/>
      <w:bookmarkStart w:name="_Toc340989318" w:id="1391"/>
      <w:bookmarkStart w:name="_Toc340992021" w:id="1392"/>
      <w:bookmarkStart w:name="_Toc340989319" w:id="1393"/>
      <w:bookmarkStart w:name="_Toc340992022" w:id="1394"/>
      <w:bookmarkStart w:name="_Toc340989320" w:id="1395"/>
      <w:bookmarkStart w:name="_Toc340992023" w:id="1396"/>
      <w:bookmarkStart w:name="_Toc340989321" w:id="1397"/>
      <w:bookmarkStart w:name="_Toc340992024" w:id="1398"/>
      <w:bookmarkStart w:name="_Toc340989322" w:id="1399"/>
      <w:bookmarkStart w:name="_Toc340992025" w:id="1400"/>
      <w:bookmarkStart w:name="_Toc340989323" w:id="1401"/>
      <w:bookmarkStart w:name="_Toc340992026" w:id="1402"/>
      <w:bookmarkStart w:name="_Toc340989324" w:id="1403"/>
      <w:bookmarkStart w:name="_Toc340992027" w:id="1404"/>
      <w:bookmarkStart w:name="_Toc340989325" w:id="1405"/>
      <w:bookmarkStart w:name="_Toc340992028" w:id="1406"/>
      <w:bookmarkStart w:name="_Toc340989326" w:id="1407"/>
      <w:bookmarkStart w:name="_Toc340992029" w:id="1408"/>
      <w:bookmarkStart w:name="_Toc340989327" w:id="1409"/>
      <w:bookmarkStart w:name="_Toc340992030" w:id="1410"/>
      <w:bookmarkStart w:name="_Toc340989328" w:id="1411"/>
      <w:bookmarkStart w:name="_Toc340992031" w:id="1412"/>
      <w:bookmarkStart w:name="_Toc340989329" w:id="1413"/>
      <w:bookmarkStart w:name="_Toc340992032" w:id="1414"/>
      <w:bookmarkStart w:name="_Toc340989330" w:id="1415"/>
      <w:bookmarkStart w:name="_Toc340992033" w:id="1416"/>
      <w:bookmarkStart w:name="_Toc340989331" w:id="1417"/>
      <w:bookmarkStart w:name="_Toc340992034" w:id="1418"/>
      <w:bookmarkStart w:name="_Toc340989332" w:id="1419"/>
      <w:bookmarkStart w:name="_Toc340992035" w:id="1420"/>
      <w:bookmarkStart w:name="_Toc340989333" w:id="1421"/>
      <w:bookmarkStart w:name="_Toc340992036" w:id="1422"/>
      <w:bookmarkStart w:name="_Toc340989334" w:id="1423"/>
      <w:bookmarkStart w:name="_Toc340992037" w:id="1424"/>
      <w:bookmarkStart w:name="_Toc340989335" w:id="1425"/>
      <w:bookmarkStart w:name="_Toc340992038" w:id="1426"/>
      <w:bookmarkStart w:name="_Toc340989336" w:id="1427"/>
      <w:bookmarkStart w:name="_Toc340992039" w:id="1428"/>
      <w:bookmarkStart w:name="_Toc340989337" w:id="1429"/>
      <w:bookmarkStart w:name="_Toc340992040" w:id="1430"/>
      <w:bookmarkStart w:name="_Toc340989338" w:id="1431"/>
      <w:bookmarkStart w:name="_Toc340992041" w:id="1432"/>
      <w:bookmarkStart w:name="_Toc340989339" w:id="1433"/>
      <w:bookmarkStart w:name="_Toc340992042" w:id="1434"/>
      <w:bookmarkStart w:name="_Toc340989340" w:id="1435"/>
      <w:bookmarkStart w:name="_Toc340992043" w:id="1436"/>
      <w:bookmarkStart w:name="_Toc340989341" w:id="1437"/>
      <w:bookmarkStart w:name="_Toc340992044" w:id="1438"/>
      <w:bookmarkStart w:name="_Toc340989342" w:id="1439"/>
      <w:bookmarkStart w:name="_Toc340992045" w:id="1440"/>
      <w:bookmarkStart w:name="_Toc340989343" w:id="1441"/>
      <w:bookmarkStart w:name="_Toc340992046" w:id="1442"/>
      <w:bookmarkStart w:name="_Toc340989344" w:id="1443"/>
      <w:bookmarkStart w:name="_Toc340992047" w:id="1444"/>
      <w:bookmarkStart w:name="_Toc340989345" w:id="1445"/>
      <w:bookmarkStart w:name="_Toc340992048" w:id="1446"/>
      <w:bookmarkStart w:name="_Toc340989346" w:id="1447"/>
      <w:bookmarkStart w:name="_Toc340992049" w:id="1448"/>
      <w:bookmarkStart w:name="_Toc340989347" w:id="1449"/>
      <w:bookmarkStart w:name="_Toc340992050" w:id="1450"/>
      <w:bookmarkStart w:name="_Toc340989348" w:id="1451"/>
      <w:bookmarkStart w:name="_Toc340992051" w:id="1452"/>
      <w:bookmarkStart w:name="_Toc340989349" w:id="1453"/>
      <w:bookmarkStart w:name="_Toc340992052" w:id="1454"/>
      <w:bookmarkStart w:name="_Toc340989350" w:id="1455"/>
      <w:bookmarkStart w:name="_Toc340992053" w:id="1456"/>
      <w:bookmarkStart w:name="_Toc340989351" w:id="1457"/>
      <w:bookmarkStart w:name="_Toc340992054" w:id="1458"/>
      <w:bookmarkStart w:name="_Toc340989352" w:id="1459"/>
      <w:bookmarkStart w:name="_Toc340992055" w:id="1460"/>
      <w:bookmarkStart w:name="_Toc340989353" w:id="1461"/>
      <w:bookmarkStart w:name="_Toc340992056" w:id="1462"/>
      <w:bookmarkStart w:name="_Toc340989354" w:id="1463"/>
      <w:bookmarkStart w:name="_Toc340992057" w:id="1464"/>
      <w:bookmarkStart w:name="_Toc340989355" w:id="1465"/>
      <w:bookmarkStart w:name="_Toc340992058" w:id="1466"/>
      <w:bookmarkStart w:name="_Toc340989356" w:id="1467"/>
      <w:bookmarkStart w:name="_Toc340992059" w:id="1468"/>
      <w:bookmarkStart w:name="_Toc340989357" w:id="1469"/>
      <w:bookmarkStart w:name="_Toc340992060" w:id="1470"/>
      <w:bookmarkStart w:name="_Toc340989358" w:id="1471"/>
      <w:bookmarkStart w:name="_Toc340992061" w:id="1472"/>
      <w:bookmarkStart w:name="_Toc340989359" w:id="1473"/>
      <w:bookmarkStart w:name="_Toc340992062" w:id="1474"/>
      <w:bookmarkStart w:name="_Toc340989360" w:id="1475"/>
      <w:bookmarkStart w:name="_Toc340992063" w:id="1476"/>
      <w:bookmarkStart w:name="_Toc340989361" w:id="1477"/>
      <w:bookmarkStart w:name="_Toc340992064" w:id="1478"/>
      <w:bookmarkStart w:name="_Toc340989362" w:id="1479"/>
      <w:bookmarkStart w:name="_Toc340992065" w:id="1480"/>
      <w:bookmarkStart w:name="_Toc340989363" w:id="1481"/>
      <w:bookmarkStart w:name="_Toc340992066" w:id="1482"/>
      <w:bookmarkStart w:name="_Toc340989364" w:id="1483"/>
      <w:bookmarkStart w:name="_Toc340992067" w:id="1484"/>
      <w:bookmarkStart w:name="_Toc340989365" w:id="1485"/>
      <w:bookmarkStart w:name="_Toc340992068" w:id="1486"/>
      <w:bookmarkStart w:name="_Toc340989366" w:id="1487"/>
      <w:bookmarkStart w:name="_Toc340992069" w:id="1488"/>
      <w:bookmarkStart w:name="_Toc340989367" w:id="1489"/>
      <w:bookmarkStart w:name="_Toc340992070" w:id="1490"/>
      <w:bookmarkStart w:name="_Toc340989368" w:id="1491"/>
      <w:bookmarkStart w:name="_Toc340992071" w:id="1492"/>
      <w:bookmarkStart w:name="_Toc340989369" w:id="1493"/>
      <w:bookmarkStart w:name="_Toc340992072" w:id="1494"/>
      <w:bookmarkStart w:name="_Toc340989370" w:id="1495"/>
      <w:bookmarkStart w:name="_Toc340992073" w:id="1496"/>
      <w:bookmarkStart w:name="_Toc340989371" w:id="1497"/>
      <w:bookmarkStart w:name="_Toc340992074" w:id="1498"/>
      <w:bookmarkStart w:name="_Toc340989372" w:id="1499"/>
      <w:bookmarkStart w:name="_Toc340992075" w:id="1500"/>
      <w:bookmarkStart w:name="_Toc340989373" w:id="1501"/>
      <w:bookmarkStart w:name="_Toc340992076" w:id="1502"/>
      <w:bookmarkStart w:name="_Toc340989374" w:id="1503"/>
      <w:bookmarkStart w:name="_Toc340992077" w:id="1504"/>
      <w:bookmarkStart w:name="_Toc340989375" w:id="1505"/>
      <w:bookmarkStart w:name="_Toc340992078" w:id="1506"/>
      <w:bookmarkStart w:name="_Toc340989376" w:id="1507"/>
      <w:bookmarkStart w:name="_Toc340992079" w:id="1508"/>
      <w:bookmarkStart w:name="_Toc340989377" w:id="1509"/>
      <w:bookmarkStart w:name="_Toc340992080" w:id="1510"/>
      <w:bookmarkStart w:name="_Toc340989378" w:id="1511"/>
      <w:bookmarkStart w:name="_Toc340992081" w:id="1512"/>
      <w:bookmarkStart w:name="_Toc340989379" w:id="1513"/>
      <w:bookmarkStart w:name="_Toc340992082" w:id="1514"/>
      <w:bookmarkStart w:name="_Toc340989380" w:id="1515"/>
      <w:bookmarkStart w:name="_Toc340992083" w:id="1516"/>
      <w:bookmarkStart w:name="_Toc340989381" w:id="1517"/>
      <w:bookmarkStart w:name="_Toc340992084" w:id="1518"/>
      <w:bookmarkStart w:name="_Toc340989382" w:id="1519"/>
      <w:bookmarkStart w:name="_Toc340992085" w:id="1520"/>
      <w:bookmarkStart w:name="_Toc340989383" w:id="1521"/>
      <w:bookmarkStart w:name="_Toc340992086" w:id="1522"/>
      <w:bookmarkStart w:name="_Toc340989384" w:id="1523"/>
      <w:bookmarkStart w:name="_Toc340992087" w:id="1524"/>
      <w:bookmarkStart w:name="_Toc340989385" w:id="1525"/>
      <w:bookmarkStart w:name="_Toc340992088" w:id="1526"/>
      <w:bookmarkStart w:name="_Toc340989386" w:id="1527"/>
      <w:bookmarkStart w:name="_Toc340992089" w:id="1528"/>
      <w:bookmarkStart w:name="_Toc340989387" w:id="1529"/>
      <w:bookmarkStart w:name="_Toc340992090" w:id="1530"/>
      <w:bookmarkStart w:name="_Toc340989388" w:id="1531"/>
      <w:bookmarkStart w:name="_Toc340992091" w:id="1532"/>
      <w:bookmarkStart w:name="_Toc340989389" w:id="1533"/>
      <w:bookmarkStart w:name="_Toc340992092" w:id="1534"/>
      <w:bookmarkStart w:name="_Toc340989390" w:id="1535"/>
      <w:bookmarkStart w:name="_Toc340992093" w:id="1536"/>
      <w:bookmarkStart w:name="_Toc340989391" w:id="1537"/>
      <w:bookmarkStart w:name="_Toc340992094" w:id="1538"/>
      <w:bookmarkStart w:name="_Toc340989392" w:id="1539"/>
      <w:bookmarkStart w:name="_Toc340992095" w:id="1540"/>
      <w:bookmarkStart w:name="_Toc340989393" w:id="1541"/>
      <w:bookmarkStart w:name="_Toc340992096" w:id="1542"/>
      <w:bookmarkStart w:name="_Toc340989394" w:id="1543"/>
      <w:bookmarkStart w:name="_Toc340992097" w:id="1544"/>
      <w:bookmarkStart w:name="_Toc340989395" w:id="1545"/>
      <w:bookmarkStart w:name="_Toc340992098" w:id="1546"/>
      <w:bookmarkStart w:name="_Toc340989396" w:id="1547"/>
      <w:bookmarkStart w:name="_Toc340992099" w:id="1548"/>
      <w:bookmarkStart w:name="_Toc340989397" w:id="1549"/>
      <w:bookmarkStart w:name="_Toc340992100" w:id="1550"/>
      <w:bookmarkStart w:name="_Toc340989398" w:id="1551"/>
      <w:bookmarkStart w:name="_Toc340992101" w:id="1552"/>
      <w:bookmarkStart w:name="_Toc340989399" w:id="1553"/>
      <w:bookmarkStart w:name="_Toc340992102" w:id="1554"/>
      <w:bookmarkStart w:name="_Toc340989400" w:id="1555"/>
      <w:bookmarkStart w:name="_Toc340992103" w:id="1556"/>
      <w:bookmarkStart w:name="_Toc340989401" w:id="1557"/>
      <w:bookmarkStart w:name="_Toc340992104" w:id="1558"/>
      <w:bookmarkStart w:name="_Toc340989402" w:id="1559"/>
      <w:bookmarkStart w:name="_Toc340992105" w:id="1560"/>
      <w:bookmarkStart w:name="_Toc340989403" w:id="1561"/>
      <w:bookmarkStart w:name="_Toc340992106" w:id="1562"/>
      <w:bookmarkStart w:name="_Toc340989404" w:id="1563"/>
      <w:bookmarkStart w:name="_Toc340992107" w:id="1564"/>
      <w:bookmarkStart w:name="_Toc340989405" w:id="1565"/>
      <w:bookmarkStart w:name="_Toc340992108" w:id="1566"/>
      <w:bookmarkStart w:name="_Toc340989406" w:id="1567"/>
      <w:bookmarkStart w:name="_Toc340992109" w:id="1568"/>
      <w:bookmarkStart w:name="_Toc340989407" w:id="1569"/>
      <w:bookmarkStart w:name="_Toc340992110" w:id="1570"/>
      <w:bookmarkStart w:name="_Toc340989408" w:id="1571"/>
      <w:bookmarkStart w:name="_Toc340992111" w:id="1572"/>
      <w:bookmarkStart w:name="_Toc340989409" w:id="1573"/>
      <w:bookmarkStart w:name="_Toc340992112" w:id="1574"/>
      <w:bookmarkStart w:name="_Toc340989410" w:id="1575"/>
      <w:bookmarkStart w:name="_Toc340992113" w:id="1576"/>
      <w:bookmarkStart w:name="_Toc340989411" w:id="1577"/>
      <w:bookmarkStart w:name="_Toc340992114" w:id="1578"/>
      <w:bookmarkStart w:name="_Toc340989412" w:id="1579"/>
      <w:bookmarkStart w:name="_Toc340992115" w:id="1580"/>
      <w:bookmarkStart w:name="_Toc340989413" w:id="1581"/>
      <w:bookmarkStart w:name="_Toc340992116" w:id="1582"/>
      <w:bookmarkStart w:name="_Toc340989414" w:id="1583"/>
      <w:bookmarkStart w:name="_Toc340992117" w:id="1584"/>
      <w:bookmarkStart w:name="_Toc340989415" w:id="1585"/>
      <w:bookmarkStart w:name="_Toc340992118" w:id="1586"/>
      <w:bookmarkStart w:name="_Toc340989416" w:id="1587"/>
      <w:bookmarkStart w:name="_Toc340992119" w:id="1588"/>
      <w:bookmarkStart w:name="_Toc340989417" w:id="1589"/>
      <w:bookmarkStart w:name="_Toc340992120" w:id="1590"/>
      <w:bookmarkStart w:name="_Toc340989418" w:id="1591"/>
      <w:bookmarkStart w:name="_Toc340992121" w:id="1592"/>
      <w:bookmarkStart w:name="_Toc340989419" w:id="1593"/>
      <w:bookmarkStart w:name="_Toc340992122" w:id="1594"/>
      <w:bookmarkStart w:name="_Toc340989420" w:id="1595"/>
      <w:bookmarkStart w:name="_Toc340992123" w:id="1596"/>
      <w:bookmarkStart w:name="_Toc340989421" w:id="1597"/>
      <w:bookmarkStart w:name="_Toc340992124" w:id="1598"/>
      <w:bookmarkStart w:name="_Toc340989422" w:id="1599"/>
      <w:bookmarkStart w:name="_Toc340992125" w:id="1600"/>
      <w:bookmarkStart w:name="_Toc340989423" w:id="1601"/>
      <w:bookmarkStart w:name="_Toc340992126" w:id="1602"/>
      <w:bookmarkStart w:name="_Toc340989424" w:id="1603"/>
      <w:bookmarkStart w:name="_Toc340992127" w:id="1604"/>
      <w:bookmarkStart w:name="_Toc340989425" w:id="1605"/>
      <w:bookmarkStart w:name="_Toc340992128" w:id="1606"/>
      <w:bookmarkStart w:name="_Toc340989426" w:id="1607"/>
      <w:bookmarkStart w:name="_Toc340992129" w:id="1608"/>
      <w:bookmarkStart w:name="_Toc340989427" w:id="1609"/>
      <w:bookmarkStart w:name="_Toc340992130" w:id="1610"/>
      <w:bookmarkStart w:name="_Toc340989428" w:id="1611"/>
      <w:bookmarkStart w:name="_Toc340992131" w:id="1612"/>
      <w:bookmarkStart w:name="_Toc340989429" w:id="1613"/>
      <w:bookmarkStart w:name="_Toc340992132" w:id="1614"/>
      <w:bookmarkStart w:name="_Toc340989430" w:id="1615"/>
      <w:bookmarkStart w:name="_Toc340992133" w:id="1616"/>
      <w:bookmarkStart w:name="_Toc340989431" w:id="1617"/>
      <w:bookmarkStart w:name="_Toc340992134" w:id="1618"/>
      <w:bookmarkStart w:name="_Toc340989432" w:id="1619"/>
      <w:bookmarkStart w:name="_Toc340992135" w:id="1620"/>
      <w:bookmarkStart w:name="_Toc340989433" w:id="1621"/>
      <w:bookmarkStart w:name="_Toc340992136" w:id="1622"/>
      <w:bookmarkStart w:name="_Toc340989434" w:id="1623"/>
      <w:bookmarkStart w:name="_Toc340992137" w:id="1624"/>
      <w:bookmarkStart w:name="_Toc340989435" w:id="1625"/>
      <w:bookmarkStart w:name="_Toc340992138" w:id="1626"/>
      <w:bookmarkStart w:name="_Toc340989436" w:id="1627"/>
      <w:bookmarkStart w:name="_Toc340992139" w:id="1628"/>
      <w:bookmarkStart w:name="_Toc340989437" w:id="1629"/>
      <w:bookmarkStart w:name="_Toc340992140" w:id="1630"/>
      <w:bookmarkStart w:name="_Toc340989438" w:id="1631"/>
      <w:bookmarkStart w:name="_Toc340992141" w:id="1632"/>
      <w:bookmarkStart w:name="_Toc340989439" w:id="1633"/>
      <w:bookmarkStart w:name="_Toc340992142" w:id="1634"/>
      <w:bookmarkStart w:name="_Toc340989440" w:id="1635"/>
      <w:bookmarkStart w:name="_Toc340992143" w:id="1636"/>
      <w:bookmarkStart w:name="_Toc340989441" w:id="1637"/>
      <w:bookmarkStart w:name="_Toc340992144" w:id="1638"/>
      <w:bookmarkStart w:name="_Toc340989442" w:id="1639"/>
      <w:bookmarkStart w:name="_Toc340992145" w:id="1640"/>
      <w:bookmarkStart w:name="_Toc340989443" w:id="1641"/>
      <w:bookmarkStart w:name="_Toc340992146" w:id="1642"/>
      <w:bookmarkStart w:name="_Toc340989444" w:id="1643"/>
      <w:bookmarkStart w:name="_Toc340992147" w:id="1644"/>
      <w:bookmarkStart w:name="_Toc340989445" w:id="1645"/>
      <w:bookmarkStart w:name="_Toc340992148" w:id="1646"/>
      <w:bookmarkStart w:name="_Toc340989446" w:id="1647"/>
      <w:bookmarkStart w:name="_Toc340992149" w:id="1648"/>
      <w:bookmarkStart w:name="_Toc340989447" w:id="1649"/>
      <w:bookmarkStart w:name="_Toc340992150" w:id="1650"/>
      <w:bookmarkStart w:name="_Toc340989448" w:id="1651"/>
      <w:bookmarkStart w:name="_Toc340992151" w:id="1652"/>
      <w:bookmarkStart w:name="_Toc340989449" w:id="1653"/>
      <w:bookmarkStart w:name="_Toc340992152" w:id="1654"/>
      <w:bookmarkStart w:name="_Toc340989450" w:id="1655"/>
      <w:bookmarkStart w:name="_Toc340992153" w:id="1656"/>
      <w:bookmarkStart w:name="_Toc340989451" w:id="1657"/>
      <w:bookmarkStart w:name="_Toc340992154" w:id="1658"/>
      <w:bookmarkStart w:name="_Toc340989452" w:id="1659"/>
      <w:bookmarkStart w:name="_Toc340992155" w:id="1660"/>
      <w:bookmarkStart w:name="_Toc340989453" w:id="1661"/>
      <w:bookmarkStart w:name="_Toc340992156" w:id="1662"/>
      <w:bookmarkStart w:name="_Toc340989454" w:id="1663"/>
      <w:bookmarkStart w:name="_Toc340992157" w:id="1664"/>
      <w:bookmarkStart w:name="_Toc340989455" w:id="1665"/>
      <w:bookmarkStart w:name="_Toc340992158" w:id="1666"/>
      <w:bookmarkStart w:name="_Toc340989456" w:id="1667"/>
      <w:bookmarkStart w:name="_Toc340992159" w:id="1668"/>
      <w:bookmarkStart w:name="_Toc340989457" w:id="1669"/>
      <w:bookmarkStart w:name="_Toc340992160" w:id="1670"/>
      <w:bookmarkStart w:name="_Toc340989458" w:id="1671"/>
      <w:bookmarkStart w:name="_Toc340992161" w:id="1672"/>
      <w:bookmarkStart w:name="_Toc340989459" w:id="1673"/>
      <w:bookmarkStart w:name="_Toc340992162" w:id="1674"/>
      <w:bookmarkStart w:name="_Toc340989460" w:id="1675"/>
      <w:bookmarkStart w:name="_Toc340992163" w:id="1676"/>
      <w:bookmarkStart w:name="_Toc340989461" w:id="1677"/>
      <w:bookmarkStart w:name="_Toc340992164" w:id="1678"/>
      <w:bookmarkStart w:name="_Toc340989462" w:id="1679"/>
      <w:bookmarkStart w:name="_Toc340992165" w:id="1680"/>
      <w:bookmarkStart w:name="_Toc340989463" w:id="1681"/>
      <w:bookmarkStart w:name="_Toc340992166" w:id="1682"/>
      <w:bookmarkStart w:name="_Toc340989464" w:id="1683"/>
      <w:bookmarkStart w:name="_Toc340992167" w:id="1684"/>
      <w:bookmarkStart w:name="_Toc340989465" w:id="1685"/>
      <w:bookmarkStart w:name="_Toc340992168" w:id="1686"/>
      <w:bookmarkStart w:name="_Toc340989466" w:id="1687"/>
      <w:bookmarkStart w:name="_Toc340992169" w:id="1688"/>
      <w:bookmarkStart w:name="_Toc340989467" w:id="1689"/>
      <w:bookmarkStart w:name="_Toc340992170" w:id="1690"/>
      <w:bookmarkStart w:name="_Toc340989468" w:id="1691"/>
      <w:bookmarkStart w:name="_Toc340992171" w:id="1692"/>
      <w:bookmarkStart w:name="_Toc340989469" w:id="1693"/>
      <w:bookmarkStart w:name="_Toc340992172" w:id="1694"/>
      <w:bookmarkStart w:name="_Toc340989470" w:id="1695"/>
      <w:bookmarkStart w:name="_Toc340992173" w:id="1696"/>
      <w:bookmarkStart w:name="_Toc340989471" w:id="1697"/>
      <w:bookmarkStart w:name="_Toc340992174" w:id="1698"/>
      <w:bookmarkStart w:name="_Toc340989472" w:id="1699"/>
      <w:bookmarkStart w:name="_Toc340992175" w:id="1700"/>
      <w:bookmarkStart w:name="_Toc340989473" w:id="1701"/>
      <w:bookmarkStart w:name="_Toc340992176" w:id="1702"/>
      <w:bookmarkStart w:name="_Toc340989474" w:id="1703"/>
      <w:bookmarkStart w:name="_Toc340992177" w:id="1704"/>
      <w:bookmarkStart w:name="_Toc340989475" w:id="1705"/>
      <w:bookmarkStart w:name="_Toc340992178" w:id="1706"/>
      <w:bookmarkStart w:name="_Toc340989476" w:id="1707"/>
      <w:bookmarkStart w:name="_Toc340992179" w:id="1708"/>
      <w:bookmarkStart w:name="_Toc340989477" w:id="1709"/>
      <w:bookmarkStart w:name="_Toc340992180" w:id="1710"/>
      <w:bookmarkStart w:name="_Toc340989478" w:id="1711"/>
      <w:bookmarkStart w:name="_Toc340992181" w:id="1712"/>
      <w:bookmarkStart w:name="_Toc340989479" w:id="1713"/>
      <w:bookmarkStart w:name="_Toc340992182" w:id="1714"/>
      <w:bookmarkStart w:name="_Toc340989480" w:id="1715"/>
      <w:bookmarkStart w:name="_Toc340992183" w:id="1716"/>
      <w:bookmarkStart w:name="_Toc340989481" w:id="1717"/>
      <w:bookmarkStart w:name="_Toc340992184" w:id="1718"/>
      <w:bookmarkStart w:name="_Toc340989482" w:id="1719"/>
      <w:bookmarkStart w:name="_Toc340992185" w:id="1720"/>
      <w:bookmarkStart w:name="_Toc340989483" w:id="1721"/>
      <w:bookmarkStart w:name="_Toc340992186" w:id="1722"/>
      <w:bookmarkStart w:name="_Toc340989484" w:id="1723"/>
      <w:bookmarkStart w:name="_Toc340992187" w:id="1724"/>
      <w:bookmarkStart w:name="_Toc340989485" w:id="1725"/>
      <w:bookmarkStart w:name="_Toc340992188" w:id="1726"/>
      <w:bookmarkStart w:name="_Toc340989486" w:id="1727"/>
      <w:bookmarkStart w:name="_Toc340992189" w:id="1728"/>
      <w:bookmarkStart w:name="_Toc340989487" w:id="1729"/>
      <w:bookmarkStart w:name="_Toc340992190" w:id="1730"/>
      <w:bookmarkStart w:name="_Toc340989488" w:id="1731"/>
      <w:bookmarkStart w:name="_Toc340992191" w:id="1732"/>
      <w:bookmarkStart w:name="_Toc340989489" w:id="1733"/>
      <w:bookmarkStart w:name="_Toc340992192" w:id="1734"/>
      <w:bookmarkStart w:name="_Toc340989490" w:id="1735"/>
      <w:bookmarkStart w:name="_Toc340992193" w:id="1736"/>
      <w:bookmarkStart w:name="_Toc340989491" w:id="1737"/>
      <w:bookmarkStart w:name="_Toc340992194" w:id="1738"/>
      <w:bookmarkStart w:name="_Toc340989492" w:id="1739"/>
      <w:bookmarkStart w:name="_Toc340992195" w:id="1740"/>
      <w:bookmarkStart w:name="_Toc340989493" w:id="1741"/>
      <w:bookmarkStart w:name="_Toc340992196" w:id="1742"/>
      <w:bookmarkStart w:name="_Toc340989494" w:id="1743"/>
      <w:bookmarkStart w:name="_Toc340992197" w:id="1744"/>
      <w:bookmarkStart w:name="_Toc340989495" w:id="1745"/>
      <w:bookmarkStart w:name="_Toc340992198" w:id="1746"/>
      <w:bookmarkStart w:name="_Toc340989496" w:id="1747"/>
      <w:bookmarkStart w:name="_Toc340992199" w:id="1748"/>
      <w:bookmarkStart w:name="_Toc340989497" w:id="1749"/>
      <w:bookmarkStart w:name="_Toc340992200" w:id="1750"/>
      <w:bookmarkStart w:name="_Toc340989498" w:id="1751"/>
      <w:bookmarkStart w:name="_Toc340992201" w:id="1752"/>
      <w:bookmarkStart w:name="_Toc340989499" w:id="1753"/>
      <w:bookmarkStart w:name="_Toc340992202" w:id="1754"/>
      <w:bookmarkStart w:name="_Toc340989500" w:id="1755"/>
      <w:bookmarkStart w:name="_Toc340992203" w:id="1756"/>
      <w:bookmarkStart w:name="_Toc340989501" w:id="1757"/>
      <w:bookmarkStart w:name="_Toc340992204" w:id="1758"/>
      <w:bookmarkStart w:name="_Toc340989502" w:id="1759"/>
      <w:bookmarkStart w:name="_Toc340992205" w:id="1760"/>
      <w:bookmarkStart w:name="_Toc340989503" w:id="1761"/>
      <w:bookmarkStart w:name="_Toc340992206" w:id="1762"/>
      <w:bookmarkStart w:name="_Toc340989504" w:id="1763"/>
      <w:bookmarkStart w:name="_Toc340992207" w:id="1764"/>
      <w:bookmarkStart w:name="_Toc340989505" w:id="1765"/>
      <w:bookmarkStart w:name="_Toc340992208" w:id="1766"/>
      <w:bookmarkStart w:name="_Toc340989506" w:id="1767"/>
      <w:bookmarkStart w:name="_Toc340992209" w:id="1768"/>
      <w:bookmarkStart w:name="_Toc340989507" w:id="1769"/>
      <w:bookmarkStart w:name="_Toc340992210" w:id="1770"/>
      <w:bookmarkStart w:name="_Toc340989508" w:id="1771"/>
      <w:bookmarkStart w:name="_Toc340992211" w:id="1772"/>
      <w:bookmarkStart w:name="_Toc340989509" w:id="1773"/>
      <w:bookmarkStart w:name="_Toc340992212" w:id="1774"/>
      <w:bookmarkStart w:name="_Toc340989510" w:id="1775"/>
      <w:bookmarkStart w:name="_Toc340992213" w:id="1776"/>
      <w:bookmarkStart w:name="_Toc340989511" w:id="1777"/>
      <w:bookmarkStart w:name="_Toc340992214" w:id="1778"/>
      <w:bookmarkStart w:name="_Toc340989512" w:id="1779"/>
      <w:bookmarkStart w:name="_Toc340992215" w:id="1780"/>
      <w:bookmarkStart w:name="_Toc340989513" w:id="1781"/>
      <w:bookmarkStart w:name="_Toc340992216" w:id="1782"/>
      <w:bookmarkStart w:name="_Toc340989514" w:id="1783"/>
      <w:bookmarkStart w:name="_Toc340992217" w:id="1784"/>
      <w:bookmarkStart w:name="_Toc340989515" w:id="1785"/>
      <w:bookmarkStart w:name="_Toc340992218" w:id="1786"/>
      <w:bookmarkStart w:name="_Toc340989516" w:id="1787"/>
      <w:bookmarkStart w:name="_Toc340992219" w:id="1788"/>
      <w:bookmarkStart w:name="_Toc340989517" w:id="1789"/>
      <w:bookmarkStart w:name="_Toc340992220" w:id="1790"/>
      <w:bookmarkStart w:name="_Toc340989518" w:id="1791"/>
      <w:bookmarkStart w:name="_Toc340992221" w:id="1792"/>
      <w:bookmarkStart w:name="_Toc340989519" w:id="1793"/>
      <w:bookmarkStart w:name="_Toc340992222" w:id="1794"/>
      <w:bookmarkStart w:name="_Toc340989520" w:id="1795"/>
      <w:bookmarkStart w:name="_Toc340992223" w:id="1796"/>
      <w:bookmarkStart w:name="_Toc340989521" w:id="1797"/>
      <w:bookmarkStart w:name="_Toc340992224" w:id="1798"/>
      <w:bookmarkStart w:name="_Toc340989522" w:id="1799"/>
      <w:bookmarkStart w:name="_Toc340992225" w:id="1800"/>
      <w:bookmarkStart w:name="_Toc340989523" w:id="1801"/>
      <w:bookmarkStart w:name="_Toc340992226" w:id="1802"/>
      <w:bookmarkStart w:name="_Toc340989524" w:id="1803"/>
      <w:bookmarkStart w:name="_Toc340992227" w:id="1804"/>
      <w:bookmarkStart w:name="_Toc340989525" w:id="1805"/>
      <w:bookmarkStart w:name="_Toc340992228" w:id="1806"/>
      <w:bookmarkStart w:name="_Toc340989526" w:id="1807"/>
      <w:bookmarkStart w:name="_Toc340992229" w:id="1808"/>
      <w:bookmarkStart w:name="_Toc340989527" w:id="1809"/>
      <w:bookmarkStart w:name="_Toc340992230" w:id="1810"/>
      <w:bookmarkStart w:name="_Toc340989528" w:id="1811"/>
      <w:bookmarkStart w:name="_Toc340992231" w:id="1812"/>
      <w:bookmarkStart w:name="_Toc340989529" w:id="1813"/>
      <w:bookmarkStart w:name="_Toc340992232" w:id="1814"/>
      <w:bookmarkStart w:name="_Toc340989530" w:id="1815"/>
      <w:bookmarkStart w:name="_Toc340992233" w:id="1816"/>
      <w:bookmarkStart w:name="_Toc340989531" w:id="1817"/>
      <w:bookmarkStart w:name="_Toc340992234" w:id="1818"/>
      <w:bookmarkStart w:name="_Toc340989532" w:id="1819"/>
      <w:bookmarkStart w:name="_Toc340992235" w:id="1820"/>
      <w:bookmarkStart w:name="_Toc340989533" w:id="1821"/>
      <w:bookmarkStart w:name="_Toc340992236" w:id="1822"/>
      <w:bookmarkStart w:name="_Toc340989534" w:id="1823"/>
      <w:bookmarkStart w:name="_Toc340992237" w:id="1824"/>
      <w:bookmarkStart w:name="_Toc340989535" w:id="1825"/>
      <w:bookmarkStart w:name="_Toc340992238" w:id="1826"/>
      <w:bookmarkStart w:name="_Toc340989536" w:id="1827"/>
      <w:bookmarkStart w:name="_Toc340992239" w:id="1828"/>
      <w:bookmarkStart w:name="_Toc340989537" w:id="1829"/>
      <w:bookmarkStart w:name="_Toc340992240" w:id="1830"/>
      <w:bookmarkStart w:name="_Toc340989538" w:id="1831"/>
      <w:bookmarkStart w:name="_Toc340992241" w:id="1832"/>
      <w:bookmarkStart w:name="_Toc340989539" w:id="1833"/>
      <w:bookmarkStart w:name="_Toc340992242" w:id="1834"/>
      <w:bookmarkStart w:name="_Toc340989540" w:id="1835"/>
      <w:bookmarkStart w:name="_Toc340992243" w:id="1836"/>
      <w:bookmarkStart w:name="_Toc340989541" w:id="1837"/>
      <w:bookmarkStart w:name="_Toc340992244" w:id="1838"/>
      <w:bookmarkStart w:name="_Toc340989542" w:id="1839"/>
      <w:bookmarkStart w:name="_Toc340992245" w:id="1840"/>
      <w:bookmarkStart w:name="_Toc340989543" w:id="1841"/>
      <w:bookmarkStart w:name="_Toc340992246" w:id="1842"/>
      <w:bookmarkStart w:name="_Toc340989544" w:id="1843"/>
      <w:bookmarkStart w:name="_Toc340992247" w:id="1844"/>
      <w:bookmarkStart w:name="_Toc340989545" w:id="1845"/>
      <w:bookmarkStart w:name="_Toc340992248" w:id="1846"/>
      <w:bookmarkStart w:name="_Toc340989546" w:id="1847"/>
      <w:bookmarkStart w:name="_Toc340992249" w:id="1848"/>
      <w:bookmarkStart w:name="_Toc340989547" w:id="1849"/>
      <w:bookmarkStart w:name="_Toc340992250" w:id="1850"/>
      <w:bookmarkStart w:name="_Toc340989548" w:id="1851"/>
      <w:bookmarkStart w:name="_Toc340992251" w:id="1852"/>
      <w:bookmarkStart w:name="_Toc340989549" w:id="1853"/>
      <w:bookmarkStart w:name="_Toc340992252" w:id="1854"/>
      <w:bookmarkStart w:name="_Toc340989550" w:id="1855"/>
      <w:bookmarkStart w:name="_Toc340992253" w:id="1856"/>
      <w:bookmarkStart w:name="_Toc340989551" w:id="1857"/>
      <w:bookmarkStart w:name="_Toc340992254" w:id="1858"/>
      <w:bookmarkStart w:name="_Toc340989552" w:id="1859"/>
      <w:bookmarkStart w:name="_Toc340992255" w:id="1860"/>
      <w:bookmarkStart w:name="_Toc340989553" w:id="1861"/>
      <w:bookmarkStart w:name="_Toc340992256" w:id="1862"/>
      <w:bookmarkStart w:name="_Toc340989554" w:id="1863"/>
      <w:bookmarkStart w:name="_Toc340992257" w:id="1864"/>
      <w:bookmarkStart w:name="_Toc340989555" w:id="1865"/>
      <w:bookmarkStart w:name="_Toc340992258" w:id="1866"/>
      <w:bookmarkStart w:name="_Toc340989556" w:id="1867"/>
      <w:bookmarkStart w:name="_Toc340992259" w:id="1868"/>
      <w:bookmarkStart w:name="_Toc340989557" w:id="1869"/>
      <w:bookmarkStart w:name="_Toc340992260" w:id="1870"/>
      <w:bookmarkStart w:name="_Toc340989558" w:id="1871"/>
      <w:bookmarkStart w:name="_Toc340992261" w:id="1872"/>
      <w:bookmarkStart w:name="_Toc340989559" w:id="1873"/>
      <w:bookmarkStart w:name="_Toc340992262" w:id="1874"/>
      <w:bookmarkStart w:name="_Toc340989560" w:id="1875"/>
      <w:bookmarkStart w:name="_Toc340992263" w:id="1876"/>
      <w:bookmarkStart w:name="_Toc340989561" w:id="1877"/>
      <w:bookmarkStart w:name="_Toc340992264" w:id="1878"/>
      <w:bookmarkStart w:name="_Toc340989562" w:id="1879"/>
      <w:bookmarkStart w:name="_Toc340992265" w:id="1880"/>
      <w:bookmarkStart w:name="_Toc340989563" w:id="1881"/>
      <w:bookmarkStart w:name="_Toc340992266" w:id="1882"/>
      <w:bookmarkStart w:name="_Toc340989564" w:id="1883"/>
      <w:bookmarkStart w:name="_Toc340992267" w:id="1884"/>
      <w:bookmarkStart w:name="_Toc340989565" w:id="1885"/>
      <w:bookmarkStart w:name="_Toc340992268" w:id="1886"/>
      <w:bookmarkStart w:name="_Toc340989566" w:id="1887"/>
      <w:bookmarkStart w:name="_Toc340992269" w:id="1888"/>
      <w:bookmarkStart w:name="_Toc340989567" w:id="1889"/>
      <w:bookmarkStart w:name="_Toc340992270" w:id="1890"/>
      <w:bookmarkStart w:name="_Toc340989568" w:id="1891"/>
      <w:bookmarkStart w:name="_Toc340992271" w:id="1892"/>
      <w:bookmarkStart w:name="_Toc340989569" w:id="1893"/>
      <w:bookmarkStart w:name="_Toc340992272" w:id="1894"/>
      <w:bookmarkStart w:name="_Toc340989570" w:id="1895"/>
      <w:bookmarkStart w:name="_Toc340992273" w:id="1896"/>
      <w:bookmarkStart w:name="_Toc340989571" w:id="1897"/>
      <w:bookmarkStart w:name="_Toc340992274" w:id="1898"/>
      <w:bookmarkStart w:name="_Toc340989572" w:id="1899"/>
      <w:bookmarkStart w:name="_Toc340992275" w:id="1900"/>
      <w:bookmarkStart w:name="_Toc340989573" w:id="1901"/>
      <w:bookmarkStart w:name="_Toc340992276" w:id="1902"/>
      <w:bookmarkStart w:name="_Toc340989574" w:id="1903"/>
      <w:bookmarkStart w:name="_Toc340992277" w:id="1904"/>
      <w:bookmarkStart w:name="_Toc340989575" w:id="1905"/>
      <w:bookmarkStart w:name="_Toc340992278" w:id="1906"/>
      <w:bookmarkStart w:name="_Toc340989576" w:id="1907"/>
      <w:bookmarkStart w:name="_Toc340992279" w:id="1908"/>
      <w:bookmarkStart w:name="_Toc340989577" w:id="1909"/>
      <w:bookmarkStart w:name="_Toc340992280" w:id="1910"/>
      <w:bookmarkStart w:name="_Toc340989578" w:id="1911"/>
      <w:bookmarkStart w:name="_Toc340992281" w:id="1912"/>
      <w:bookmarkStart w:name="_Toc340989579" w:id="1913"/>
      <w:bookmarkStart w:name="_Toc340992282" w:id="1914"/>
      <w:bookmarkStart w:name="_Toc340989580" w:id="1915"/>
      <w:bookmarkStart w:name="_Toc340992283" w:id="1916"/>
      <w:bookmarkStart w:name="_Toc340989581" w:id="1917"/>
      <w:bookmarkStart w:name="_Toc340992284" w:id="1918"/>
      <w:bookmarkStart w:name="_Toc340989582" w:id="1919"/>
      <w:bookmarkStart w:name="_Toc340992285" w:id="1920"/>
      <w:bookmarkStart w:name="_Toc340989583" w:id="1921"/>
      <w:bookmarkStart w:name="_Toc340992286" w:id="1922"/>
      <w:bookmarkStart w:name="_Toc340989584" w:id="1923"/>
      <w:bookmarkStart w:name="_Toc340992287" w:id="1924"/>
      <w:bookmarkStart w:name="_Toc340989585" w:id="1925"/>
      <w:bookmarkStart w:name="_Toc340992288" w:id="1926"/>
      <w:bookmarkStart w:name="_Toc340989586" w:id="1927"/>
      <w:bookmarkStart w:name="_Toc340992289" w:id="1928"/>
      <w:bookmarkStart w:name="_Toc340989587" w:id="1929"/>
      <w:bookmarkStart w:name="_Toc340992290" w:id="1930"/>
      <w:bookmarkStart w:name="_Toc340989588" w:id="1931"/>
      <w:bookmarkStart w:name="_Toc340992291" w:id="1932"/>
      <w:bookmarkStart w:name="_Toc340989589" w:id="1933"/>
      <w:bookmarkStart w:name="_Toc340992292" w:id="1934"/>
      <w:bookmarkStart w:name="_Toc340989590" w:id="1935"/>
      <w:bookmarkStart w:name="_Toc340992293" w:id="1936"/>
      <w:bookmarkStart w:name="_Toc340989591" w:id="1937"/>
      <w:bookmarkStart w:name="_Toc340992294" w:id="1938"/>
      <w:bookmarkStart w:name="_Toc340989592" w:id="1939"/>
      <w:bookmarkStart w:name="_Toc340992295" w:id="1940"/>
      <w:bookmarkStart w:name="_Toc340989593" w:id="1941"/>
      <w:bookmarkStart w:name="_Toc340992296" w:id="1942"/>
      <w:bookmarkStart w:name="_Toc340989594" w:id="1943"/>
      <w:bookmarkStart w:name="_Toc340992297" w:id="1944"/>
      <w:bookmarkStart w:name="_Toc340989595" w:id="1945"/>
      <w:bookmarkStart w:name="_Toc340992298" w:id="1946"/>
      <w:bookmarkStart w:name="_Toc340989596" w:id="1947"/>
      <w:bookmarkStart w:name="_Toc340992299" w:id="1948"/>
      <w:bookmarkStart w:name="_Toc340989597" w:id="1949"/>
      <w:bookmarkStart w:name="_Toc340992300" w:id="1950"/>
      <w:bookmarkStart w:name="_Toc340989598" w:id="1951"/>
      <w:bookmarkStart w:name="_Toc340992301" w:id="1952"/>
      <w:bookmarkStart w:name="_Toc340989599" w:id="1953"/>
      <w:bookmarkStart w:name="_Toc340992302" w:id="1954"/>
      <w:bookmarkStart w:name="_Toc340989600" w:id="1955"/>
      <w:bookmarkStart w:name="_Toc340992303" w:id="1956"/>
      <w:bookmarkStart w:name="_Toc340989601" w:id="1957"/>
      <w:bookmarkStart w:name="_Toc340992304" w:id="1958"/>
      <w:bookmarkStart w:name="_Toc340989602" w:id="1959"/>
      <w:bookmarkStart w:name="_Toc340992305" w:id="1960"/>
      <w:bookmarkStart w:name="_Toc340989603" w:id="1961"/>
      <w:bookmarkStart w:name="_Toc340992306" w:id="1962"/>
      <w:bookmarkStart w:name="_Toc340989604" w:id="1963"/>
      <w:bookmarkStart w:name="_Toc340992307" w:id="1964"/>
      <w:bookmarkStart w:name="_Toc340989605" w:id="1965"/>
      <w:bookmarkStart w:name="_Toc340992308" w:id="1966"/>
      <w:bookmarkStart w:name="_Toc340989606" w:id="1967"/>
      <w:bookmarkStart w:name="_Toc340992309" w:id="1968"/>
      <w:bookmarkStart w:name="_Toc340989607" w:id="1969"/>
      <w:bookmarkStart w:name="_Toc340992310" w:id="1970"/>
      <w:bookmarkStart w:name="_Toc340989608" w:id="1971"/>
      <w:bookmarkStart w:name="_Toc340992311" w:id="1972"/>
      <w:bookmarkStart w:name="_Toc340989609" w:id="1973"/>
      <w:bookmarkStart w:name="_Toc340992312" w:id="1974"/>
      <w:bookmarkStart w:name="_Toc340989610" w:id="1975"/>
      <w:bookmarkStart w:name="_Toc340992313" w:id="1976"/>
      <w:bookmarkStart w:name="_Toc340989611" w:id="1977"/>
      <w:bookmarkStart w:name="_Toc340992314" w:id="1978"/>
      <w:bookmarkStart w:name="_Toc340989612" w:id="1979"/>
      <w:bookmarkStart w:name="_Toc340992315" w:id="1980"/>
      <w:bookmarkStart w:name="_Toc340989613" w:id="1981"/>
      <w:bookmarkStart w:name="_Toc340992316" w:id="1982"/>
      <w:bookmarkStart w:name="_Toc340989614" w:id="1983"/>
      <w:bookmarkStart w:name="_Toc340992317" w:id="1984"/>
      <w:bookmarkStart w:name="_Toc340989615" w:id="1985"/>
      <w:bookmarkStart w:name="_Toc340992318" w:id="1986"/>
      <w:bookmarkStart w:name="_Toc340989616" w:id="1987"/>
      <w:bookmarkStart w:name="_Toc340992319" w:id="1988"/>
      <w:bookmarkStart w:name="_Toc340989617" w:id="1989"/>
      <w:bookmarkStart w:name="_Toc340992320" w:id="1990"/>
      <w:bookmarkStart w:name="_Toc340989618" w:id="1991"/>
      <w:bookmarkStart w:name="_Toc340992321" w:id="1992"/>
      <w:bookmarkStart w:name="_Toc340989619" w:id="1993"/>
      <w:bookmarkStart w:name="_Toc340992322" w:id="1994"/>
      <w:bookmarkStart w:name="_Toc340989620" w:id="1995"/>
      <w:bookmarkStart w:name="_Toc340992323" w:id="1996"/>
      <w:bookmarkStart w:name="_Toc340989621" w:id="1997"/>
      <w:bookmarkStart w:name="_Toc340992324" w:id="1998"/>
      <w:bookmarkStart w:name="_Toc340989622" w:id="1999"/>
      <w:bookmarkStart w:name="_Toc340992325" w:id="2000"/>
      <w:bookmarkStart w:name="_Toc340989623" w:id="2001"/>
      <w:bookmarkStart w:name="_Toc340992326" w:id="2002"/>
      <w:bookmarkStart w:name="_Toc340989624" w:id="2003"/>
      <w:bookmarkStart w:name="_Toc340992327" w:id="2004"/>
      <w:bookmarkStart w:name="_Toc340989625" w:id="2005"/>
      <w:bookmarkStart w:name="_Toc340992328" w:id="2006"/>
      <w:bookmarkStart w:name="_Toc340989626" w:id="2007"/>
      <w:bookmarkStart w:name="_Toc340992329" w:id="2008"/>
      <w:bookmarkStart w:name="_Toc340989627" w:id="2009"/>
      <w:bookmarkStart w:name="_Toc340992330" w:id="2010"/>
      <w:bookmarkStart w:name="_Toc340989628" w:id="2011"/>
      <w:bookmarkStart w:name="_Toc340992331" w:id="2012"/>
      <w:bookmarkStart w:name="_Toc340989629" w:id="2013"/>
      <w:bookmarkStart w:name="_Toc340992332" w:id="2014"/>
      <w:bookmarkStart w:name="_Toc340989630" w:id="2015"/>
      <w:bookmarkStart w:name="_Toc340992333" w:id="2016"/>
      <w:bookmarkStart w:name="_Toc340989631" w:id="2017"/>
      <w:bookmarkStart w:name="_Toc340992334" w:id="2018"/>
      <w:bookmarkStart w:name="_Toc340989632" w:id="2019"/>
      <w:bookmarkStart w:name="_Toc340992335" w:id="2020"/>
      <w:bookmarkStart w:name="_Toc340989633" w:id="2021"/>
      <w:bookmarkStart w:name="_Toc340992336" w:id="2022"/>
      <w:bookmarkStart w:name="_Toc340989634" w:id="2023"/>
      <w:bookmarkStart w:name="_Toc340992337" w:id="2024"/>
      <w:bookmarkStart w:name="_Toc340989635" w:id="2025"/>
      <w:bookmarkStart w:name="_Toc340992338" w:id="2026"/>
      <w:bookmarkStart w:name="_Toc340989636" w:id="2027"/>
      <w:bookmarkStart w:name="_Toc340992339" w:id="2028"/>
      <w:bookmarkStart w:name="_Toc340989637" w:id="2029"/>
      <w:bookmarkStart w:name="_Toc340992340" w:id="2030"/>
      <w:bookmarkStart w:name="_Toc340989638" w:id="2031"/>
      <w:bookmarkStart w:name="_Toc340992341" w:id="2032"/>
      <w:bookmarkStart w:name="_Toc340989639" w:id="2033"/>
      <w:bookmarkStart w:name="_Toc340992342" w:id="2034"/>
      <w:bookmarkStart w:name="_Toc340989640" w:id="2035"/>
      <w:bookmarkStart w:name="_Toc340992343" w:id="2036"/>
      <w:bookmarkStart w:name="_Toc340989641" w:id="2037"/>
      <w:bookmarkStart w:name="_Toc340992344" w:id="2038"/>
      <w:bookmarkStart w:name="_Toc340989642" w:id="2039"/>
      <w:bookmarkStart w:name="_Toc340992345" w:id="2040"/>
      <w:bookmarkStart w:name="_Toc340989643" w:id="2041"/>
      <w:bookmarkStart w:name="_Toc340992346" w:id="2042"/>
      <w:bookmarkStart w:name="_Toc340989644" w:id="2043"/>
      <w:bookmarkStart w:name="_Toc340992347" w:id="2044"/>
      <w:bookmarkStart w:name="_Toc340989645" w:id="2045"/>
      <w:bookmarkStart w:name="_Toc340992348" w:id="2046"/>
      <w:bookmarkStart w:name="_Toc340989646" w:id="2047"/>
      <w:bookmarkStart w:name="_Toc340992349" w:id="2048"/>
      <w:bookmarkStart w:name="_Toc340989647" w:id="2049"/>
      <w:bookmarkStart w:name="_Toc340992350" w:id="2050"/>
      <w:bookmarkStart w:name="_Toc340989648" w:id="2051"/>
      <w:bookmarkStart w:name="_Toc340992351" w:id="2052"/>
      <w:bookmarkStart w:name="_Toc340989649" w:id="2053"/>
      <w:bookmarkStart w:name="_Toc340992352" w:id="2054"/>
      <w:bookmarkStart w:name="_Toc340989650" w:id="2055"/>
      <w:bookmarkStart w:name="_Toc340992353" w:id="2056"/>
      <w:bookmarkStart w:name="_Toc340989651" w:id="2057"/>
      <w:bookmarkStart w:name="_Toc340992354" w:id="2058"/>
      <w:bookmarkStart w:name="_Toc340989652" w:id="2059"/>
      <w:bookmarkStart w:name="_Toc340992355" w:id="2060"/>
      <w:bookmarkStart w:name="_Toc340989653" w:id="2061"/>
      <w:bookmarkStart w:name="_Toc340992356" w:id="2062"/>
      <w:bookmarkStart w:name="_Toc340989654" w:id="2063"/>
      <w:bookmarkStart w:name="_Toc340992357" w:id="2064"/>
      <w:bookmarkStart w:name="_Toc340989655" w:id="2065"/>
      <w:bookmarkStart w:name="_Toc340992358" w:id="2066"/>
      <w:bookmarkStart w:name="_Toc340989656" w:id="2067"/>
      <w:bookmarkStart w:name="_Toc340992359" w:id="2068"/>
      <w:bookmarkStart w:name="_Toc340989657" w:id="2069"/>
      <w:bookmarkStart w:name="_Toc340992360" w:id="2070"/>
      <w:bookmarkStart w:name="_Toc340989658" w:id="2071"/>
      <w:bookmarkStart w:name="_Toc340992361" w:id="2072"/>
      <w:bookmarkStart w:name="_Toc340989659" w:id="2073"/>
      <w:bookmarkStart w:name="_Toc340992362" w:id="2074"/>
      <w:bookmarkStart w:name="_Toc340989660" w:id="2075"/>
      <w:bookmarkStart w:name="_Toc340992363" w:id="2076"/>
      <w:bookmarkStart w:name="_Toc340989661" w:id="2077"/>
      <w:bookmarkStart w:name="_Toc340992364" w:id="2078"/>
      <w:bookmarkStart w:name="_Toc340989662" w:id="2079"/>
      <w:bookmarkStart w:name="_Toc340992365" w:id="2080"/>
      <w:bookmarkStart w:name="_Toc340989663" w:id="2081"/>
      <w:bookmarkStart w:name="_Toc340992366" w:id="2082"/>
      <w:bookmarkStart w:name="_Toc340989664" w:id="2083"/>
      <w:bookmarkStart w:name="_Toc340992367" w:id="2084"/>
      <w:bookmarkStart w:name="_Toc340989665" w:id="2085"/>
      <w:bookmarkStart w:name="_Toc340992368" w:id="2086"/>
      <w:bookmarkStart w:name="_Toc340989666" w:id="2087"/>
      <w:bookmarkStart w:name="_Toc340992369" w:id="2088"/>
      <w:bookmarkStart w:name="_Toc340989667" w:id="2089"/>
      <w:bookmarkStart w:name="_Toc340992370" w:id="2090"/>
      <w:bookmarkStart w:name="_Toc340989668" w:id="2091"/>
      <w:bookmarkStart w:name="_Toc340992371" w:id="2092"/>
      <w:bookmarkStart w:name="_Toc340989669" w:id="2093"/>
      <w:bookmarkStart w:name="_Toc340992372" w:id="2094"/>
      <w:bookmarkStart w:name="_Toc340989670" w:id="2095"/>
      <w:bookmarkStart w:name="_Toc340992373" w:id="2096"/>
      <w:bookmarkStart w:name="_Toc340989671" w:id="2097"/>
      <w:bookmarkStart w:name="_Toc340992374" w:id="2098"/>
      <w:bookmarkStart w:name="_Toc340989672" w:id="2099"/>
      <w:bookmarkStart w:name="_Toc340992375" w:id="2100"/>
      <w:bookmarkStart w:name="_Toc340989673" w:id="2101"/>
      <w:bookmarkStart w:name="_Toc340992376" w:id="2102"/>
      <w:bookmarkStart w:name="_Toc340989674" w:id="2103"/>
      <w:bookmarkStart w:name="_Toc340992377" w:id="2104"/>
      <w:bookmarkStart w:name="_Toc340989675" w:id="2105"/>
      <w:bookmarkStart w:name="_Toc340992378" w:id="2106"/>
      <w:bookmarkStart w:name="_Toc340989676" w:id="2107"/>
      <w:bookmarkStart w:name="_Toc340992379" w:id="2108"/>
      <w:bookmarkStart w:name="_Toc340989677" w:id="2109"/>
      <w:bookmarkStart w:name="_Toc340992380" w:id="2110"/>
      <w:bookmarkStart w:name="_Toc340989678" w:id="2111"/>
      <w:bookmarkStart w:name="_Toc340992381" w:id="2112"/>
      <w:bookmarkStart w:name="_Toc340989679" w:id="2113"/>
      <w:bookmarkStart w:name="_Toc340992382" w:id="2114"/>
      <w:bookmarkStart w:name="_Toc340989680" w:id="2115"/>
      <w:bookmarkStart w:name="_Toc340992383" w:id="2116"/>
      <w:bookmarkStart w:name="_Toc340989681" w:id="2117"/>
      <w:bookmarkStart w:name="_Toc340992384" w:id="2118"/>
      <w:bookmarkStart w:name="_Toc340989682" w:id="2119"/>
      <w:bookmarkStart w:name="_Toc340992385" w:id="2120"/>
      <w:bookmarkStart w:name="_Toc340989683" w:id="2121"/>
      <w:bookmarkStart w:name="_Toc340992386" w:id="2122"/>
      <w:bookmarkStart w:name="_Toc340989684" w:id="2123"/>
      <w:bookmarkStart w:name="_Toc340992387" w:id="2124"/>
      <w:bookmarkStart w:name="_Toc340989685" w:id="2125"/>
      <w:bookmarkStart w:name="_Toc340992388" w:id="2126"/>
      <w:bookmarkStart w:name="_Toc340989686" w:id="2127"/>
      <w:bookmarkStart w:name="_Toc340992389" w:id="2128"/>
      <w:bookmarkStart w:name="_Toc340989687" w:id="2129"/>
      <w:bookmarkStart w:name="_Toc340992390" w:id="2130"/>
      <w:bookmarkStart w:name="_Toc340989688" w:id="2131"/>
      <w:bookmarkStart w:name="_Toc340992391" w:id="2132"/>
      <w:bookmarkStart w:name="_Toc340989689" w:id="2133"/>
      <w:bookmarkStart w:name="_Toc340992392" w:id="2134"/>
      <w:bookmarkStart w:name="_Toc340989690" w:id="2135"/>
      <w:bookmarkStart w:name="_Toc340992393" w:id="2136"/>
      <w:bookmarkStart w:name="_Toc340989691" w:id="2137"/>
      <w:bookmarkStart w:name="_Toc340992394" w:id="2138"/>
      <w:bookmarkStart w:name="_Toc340989692" w:id="2139"/>
      <w:bookmarkStart w:name="_Toc340992395" w:id="2140"/>
      <w:bookmarkStart w:name="_Toc340989693" w:id="2141"/>
      <w:bookmarkStart w:name="_Toc340992396" w:id="2142"/>
      <w:bookmarkStart w:name="_Toc340989694" w:id="2143"/>
      <w:bookmarkStart w:name="_Toc340992397" w:id="2144"/>
      <w:bookmarkStart w:name="_Toc340989695" w:id="2145"/>
      <w:bookmarkStart w:name="_Toc340992398" w:id="2146"/>
      <w:bookmarkStart w:name="_Toc340989696" w:id="2147"/>
      <w:bookmarkStart w:name="_Toc340992399" w:id="2148"/>
      <w:bookmarkStart w:name="_Toc340989697" w:id="2149"/>
      <w:bookmarkStart w:name="_Toc340992400" w:id="2150"/>
      <w:bookmarkStart w:name="_Toc340989698" w:id="2151"/>
      <w:bookmarkStart w:name="_Toc340992401" w:id="2152"/>
      <w:bookmarkStart w:name="_Toc340989699" w:id="2153"/>
      <w:bookmarkStart w:name="_Toc340992402" w:id="2154"/>
      <w:bookmarkStart w:name="_Toc340989700" w:id="2155"/>
      <w:bookmarkStart w:name="_Toc340992403" w:id="2156"/>
      <w:bookmarkStart w:name="_Toc340989701" w:id="2157"/>
      <w:bookmarkStart w:name="_Toc340992404" w:id="2158"/>
      <w:bookmarkStart w:name="_Toc340989702" w:id="2159"/>
      <w:bookmarkStart w:name="_Toc340992405" w:id="2160"/>
      <w:bookmarkStart w:name="_Toc340989703" w:id="2161"/>
      <w:bookmarkStart w:name="_Toc340992406" w:id="2162"/>
      <w:bookmarkStart w:name="_Toc340989704" w:id="2163"/>
      <w:bookmarkStart w:name="_Toc340992407" w:id="2164"/>
      <w:bookmarkStart w:name="_Toc340989705" w:id="2165"/>
      <w:bookmarkStart w:name="_Toc340992408" w:id="2166"/>
      <w:bookmarkStart w:name="_Toc340989706" w:id="2167"/>
      <w:bookmarkStart w:name="_Toc340992409" w:id="2168"/>
      <w:bookmarkStart w:name="_Toc340989707" w:id="2169"/>
      <w:bookmarkStart w:name="_Toc340992410" w:id="2170"/>
      <w:bookmarkStart w:name="_Toc340989708" w:id="2171"/>
      <w:bookmarkStart w:name="_Toc340992411" w:id="2172"/>
      <w:bookmarkStart w:name="_Toc340989709" w:id="2173"/>
      <w:bookmarkStart w:name="_Toc340992412" w:id="2174"/>
      <w:bookmarkStart w:name="_Toc340989710" w:id="2175"/>
      <w:bookmarkStart w:name="_Toc340992413" w:id="2176"/>
      <w:bookmarkStart w:name="_Toc340989711" w:id="2177"/>
      <w:bookmarkStart w:name="_Toc340992414" w:id="2178"/>
      <w:bookmarkStart w:name="_Toc340989712" w:id="2179"/>
      <w:bookmarkStart w:name="_Toc340992415" w:id="2180"/>
      <w:bookmarkStart w:name="_Toc340989713" w:id="2181"/>
      <w:bookmarkStart w:name="_Toc340992416" w:id="2182"/>
      <w:bookmarkStart w:name="_Toc340989714" w:id="2183"/>
      <w:bookmarkStart w:name="_Toc340992417" w:id="2184"/>
      <w:bookmarkStart w:name="_Toc340989715" w:id="2185"/>
      <w:bookmarkStart w:name="_Toc340992418" w:id="2186"/>
      <w:bookmarkStart w:name="_Toc340989716" w:id="2187"/>
      <w:bookmarkStart w:name="_Toc340992419" w:id="2188"/>
      <w:bookmarkStart w:name="_Toc340989717" w:id="2189"/>
      <w:bookmarkStart w:name="_Toc340992420" w:id="2190"/>
      <w:bookmarkStart w:name="_Toc340989718" w:id="2191"/>
      <w:bookmarkStart w:name="_Toc340992421" w:id="2192"/>
      <w:bookmarkStart w:name="_Toc340989719" w:id="2193"/>
      <w:bookmarkStart w:name="_Toc340992422" w:id="2194"/>
      <w:bookmarkStart w:name="_Toc340989720" w:id="2195"/>
      <w:bookmarkStart w:name="_Toc340992423" w:id="2196"/>
      <w:bookmarkStart w:name="_Toc340989721" w:id="2197"/>
      <w:bookmarkStart w:name="_Toc340992424" w:id="2198"/>
      <w:bookmarkStart w:name="_Toc340989722" w:id="2199"/>
      <w:bookmarkStart w:name="_Toc340992425" w:id="2200"/>
      <w:bookmarkStart w:name="_Toc340989723" w:id="2201"/>
      <w:bookmarkStart w:name="_Toc340992426" w:id="2202"/>
      <w:bookmarkStart w:name="_Toc340989724" w:id="2203"/>
      <w:bookmarkStart w:name="_Toc340992427" w:id="2204"/>
      <w:bookmarkStart w:name="_Toc340989725" w:id="2205"/>
      <w:bookmarkStart w:name="_Toc340992428" w:id="2206"/>
      <w:bookmarkStart w:name="_Toc340989726" w:id="2207"/>
      <w:bookmarkStart w:name="_Toc340992429" w:id="2208"/>
      <w:bookmarkStart w:name="_Toc340989727" w:id="2209"/>
      <w:bookmarkStart w:name="_Toc340992430" w:id="2210"/>
      <w:bookmarkStart w:name="_Toc340989728" w:id="2211"/>
      <w:bookmarkStart w:name="_Toc340992431" w:id="2212"/>
      <w:bookmarkStart w:name="_Toc340989729" w:id="2213"/>
      <w:bookmarkStart w:name="_Toc340992432" w:id="2214"/>
      <w:bookmarkStart w:name="_Toc340989730" w:id="2215"/>
      <w:bookmarkStart w:name="_Toc340992433" w:id="2216"/>
      <w:bookmarkStart w:name="_Toc340989731" w:id="2217"/>
      <w:bookmarkStart w:name="_Toc340992434" w:id="2218"/>
      <w:bookmarkStart w:name="_Toc340989732" w:id="2219"/>
      <w:bookmarkStart w:name="_Toc340992435" w:id="2220"/>
      <w:bookmarkStart w:name="_Toc340989733" w:id="2221"/>
      <w:bookmarkStart w:name="_Toc340992436" w:id="2222"/>
      <w:bookmarkStart w:name="_Toc340989734" w:id="2223"/>
      <w:bookmarkStart w:name="_Toc340992437" w:id="2224"/>
      <w:bookmarkStart w:name="_Toc340989735" w:id="2225"/>
      <w:bookmarkStart w:name="_Toc340992438" w:id="2226"/>
      <w:bookmarkStart w:name="_Toc340989736" w:id="2227"/>
      <w:bookmarkStart w:name="_Toc340992439" w:id="2228"/>
      <w:bookmarkStart w:name="_Toc340989737" w:id="2229"/>
      <w:bookmarkStart w:name="_Toc340992440" w:id="2230"/>
      <w:bookmarkStart w:name="_Toc340989738" w:id="2231"/>
      <w:bookmarkStart w:name="_Toc340992441" w:id="2232"/>
      <w:bookmarkStart w:name="_Toc340989739" w:id="2233"/>
      <w:bookmarkStart w:name="_Toc340992442" w:id="2234"/>
      <w:bookmarkStart w:name="_Toc340989740" w:id="2235"/>
      <w:bookmarkStart w:name="_Toc340992443" w:id="2236"/>
      <w:bookmarkStart w:name="_Toc340989741" w:id="2237"/>
      <w:bookmarkStart w:name="_Toc340992444" w:id="2238"/>
      <w:bookmarkStart w:name="_Toc340989742" w:id="2239"/>
      <w:bookmarkStart w:name="_Toc340992445" w:id="2240"/>
      <w:bookmarkStart w:name="_Toc340989743" w:id="2241"/>
      <w:bookmarkStart w:name="_Toc340992446" w:id="2242"/>
      <w:bookmarkStart w:name="_Toc340989744" w:id="2243"/>
      <w:bookmarkStart w:name="_Toc340992447" w:id="2244"/>
      <w:bookmarkStart w:name="_Toc340989745" w:id="2245"/>
      <w:bookmarkStart w:name="_Toc340992448" w:id="2246"/>
      <w:bookmarkStart w:name="_Toc340989746" w:id="2247"/>
      <w:bookmarkStart w:name="_Toc340992449" w:id="2248"/>
      <w:bookmarkStart w:name="_Toc340989747" w:id="2249"/>
      <w:bookmarkStart w:name="_Toc340992450" w:id="2250"/>
      <w:bookmarkStart w:name="_Toc340989748" w:id="2251"/>
      <w:bookmarkStart w:name="_Toc340992451" w:id="2252"/>
      <w:bookmarkStart w:name="_Toc340989749" w:id="2253"/>
      <w:bookmarkStart w:name="_Toc340992452" w:id="2254"/>
      <w:bookmarkStart w:name="_Toc340989750" w:id="2255"/>
      <w:bookmarkStart w:name="_Toc340992453" w:id="2256"/>
      <w:bookmarkStart w:name="_Toc340989751" w:id="2257"/>
      <w:bookmarkStart w:name="_Toc340992454" w:id="2258"/>
      <w:bookmarkStart w:name="_Toc340989752" w:id="2259"/>
      <w:bookmarkStart w:name="_Toc340992455" w:id="2260"/>
      <w:bookmarkStart w:name="_Toc340989753" w:id="2261"/>
      <w:bookmarkStart w:name="_Toc340992456" w:id="2262"/>
      <w:bookmarkStart w:name="_Toc340989754" w:id="2263"/>
      <w:bookmarkStart w:name="_Toc340992457" w:id="2264"/>
      <w:bookmarkStart w:name="_Toc340989755" w:id="2265"/>
      <w:bookmarkStart w:name="_Toc340992458" w:id="2266"/>
      <w:bookmarkStart w:name="_Toc340989756" w:id="2267"/>
      <w:bookmarkStart w:name="_Toc340992459" w:id="2268"/>
      <w:bookmarkStart w:name="_Toc340989757" w:id="2269"/>
      <w:bookmarkStart w:name="_Toc340992460" w:id="2270"/>
      <w:bookmarkStart w:name="_Toc340989758" w:id="2271"/>
      <w:bookmarkStart w:name="_Toc340992461" w:id="2272"/>
      <w:bookmarkStart w:name="_Toc340989759" w:id="2273"/>
      <w:bookmarkStart w:name="_Toc340992462" w:id="2274"/>
      <w:bookmarkStart w:name="_Toc340989760" w:id="2275"/>
      <w:bookmarkStart w:name="_Toc340992463" w:id="2276"/>
      <w:bookmarkStart w:name="_Toc340989761" w:id="2277"/>
      <w:bookmarkStart w:name="_Toc340992464" w:id="2278"/>
      <w:bookmarkStart w:name="_Toc340989762" w:id="2279"/>
      <w:bookmarkStart w:name="_Toc340992465" w:id="2280"/>
      <w:bookmarkStart w:name="_Toc340989763" w:id="2281"/>
      <w:bookmarkStart w:name="_Toc340992466" w:id="2282"/>
      <w:bookmarkStart w:name="_Toc340989764" w:id="2283"/>
      <w:bookmarkStart w:name="_Toc340992467" w:id="2284"/>
      <w:bookmarkStart w:name="_Toc340989765" w:id="2285"/>
      <w:bookmarkStart w:name="_Toc340992468" w:id="2286"/>
      <w:bookmarkStart w:name="_Toc340989766" w:id="2287"/>
      <w:bookmarkStart w:name="_Toc340992469" w:id="2288"/>
      <w:bookmarkStart w:name="_Toc340989767" w:id="2289"/>
      <w:bookmarkStart w:name="_Toc340992470" w:id="2290"/>
      <w:bookmarkStart w:name="_Toc340989768" w:id="2291"/>
      <w:bookmarkStart w:name="_Toc340992471" w:id="2292"/>
      <w:bookmarkStart w:name="_Toc340989769" w:id="2293"/>
      <w:bookmarkStart w:name="_Toc340992472" w:id="2294"/>
      <w:bookmarkStart w:name="_Toc340989770" w:id="2295"/>
      <w:bookmarkStart w:name="_Toc340992473" w:id="2296"/>
      <w:bookmarkStart w:name="_Toc340989771" w:id="2297"/>
      <w:bookmarkStart w:name="_Toc340992474" w:id="2298"/>
      <w:bookmarkStart w:name="_Toc340989772" w:id="2299"/>
      <w:bookmarkStart w:name="_Toc340992475" w:id="2300"/>
      <w:bookmarkStart w:name="_Toc340989773" w:id="2301"/>
      <w:bookmarkStart w:name="_Toc340992476" w:id="2302"/>
      <w:bookmarkStart w:name="_Toc340989774" w:id="2303"/>
      <w:bookmarkStart w:name="_Toc340992477" w:id="2304"/>
      <w:bookmarkStart w:name="_Toc340989775" w:id="2305"/>
      <w:bookmarkStart w:name="_Toc340992478" w:id="2306"/>
      <w:bookmarkStart w:name="_Toc340989776" w:id="2307"/>
      <w:bookmarkStart w:name="_Toc340992479" w:id="2308"/>
      <w:bookmarkStart w:name="_Toc340989777" w:id="2309"/>
      <w:bookmarkStart w:name="_Toc340992480" w:id="2310"/>
      <w:bookmarkStart w:name="_Toc340989778" w:id="2311"/>
      <w:bookmarkStart w:name="_Toc340992481" w:id="2312"/>
      <w:bookmarkStart w:name="_Toc340989779" w:id="2313"/>
      <w:bookmarkStart w:name="_Toc340992482" w:id="2314"/>
      <w:bookmarkStart w:name="_Toc340989780" w:id="2315"/>
      <w:bookmarkStart w:name="_Toc340992483" w:id="2316"/>
      <w:bookmarkStart w:name="_Toc340989781" w:id="2317"/>
      <w:bookmarkStart w:name="_Toc340992484" w:id="2318"/>
      <w:bookmarkStart w:name="_Toc340989782" w:id="2319"/>
      <w:bookmarkStart w:name="_Toc340992485" w:id="2320"/>
      <w:bookmarkStart w:name="_Toc340989783" w:id="2321"/>
      <w:bookmarkStart w:name="_Toc340992486" w:id="2322"/>
      <w:bookmarkStart w:name="_Toc340989784" w:id="2323"/>
      <w:bookmarkStart w:name="_Toc340992487" w:id="2324"/>
      <w:bookmarkStart w:name="_Toc340989785" w:id="2325"/>
      <w:bookmarkStart w:name="_Toc340992488" w:id="2326"/>
      <w:bookmarkStart w:name="_Toc340989786" w:id="2327"/>
      <w:bookmarkStart w:name="_Toc340992489" w:id="2328"/>
      <w:bookmarkStart w:name="_Toc340989787" w:id="2329"/>
      <w:bookmarkStart w:name="_Toc340992490" w:id="2330"/>
      <w:bookmarkStart w:name="_Toc340989788" w:id="2331"/>
      <w:bookmarkStart w:name="_Toc340992491" w:id="2332"/>
      <w:bookmarkStart w:name="_Toc340989789" w:id="2333"/>
      <w:bookmarkStart w:name="_Toc340992492" w:id="2334"/>
      <w:bookmarkStart w:name="_Toc340989790" w:id="2335"/>
      <w:bookmarkStart w:name="_Toc340992493" w:id="2336"/>
      <w:bookmarkStart w:name="_Toc340989791" w:id="2337"/>
      <w:bookmarkStart w:name="_Toc340992494" w:id="2338"/>
      <w:bookmarkStart w:name="_Toc340989792" w:id="2339"/>
      <w:bookmarkStart w:name="_Toc340992495" w:id="2340"/>
      <w:bookmarkStart w:name="_Toc340989793" w:id="2341"/>
      <w:bookmarkStart w:name="_Toc340992496" w:id="2342"/>
      <w:bookmarkStart w:name="_Toc340989794" w:id="2343"/>
      <w:bookmarkStart w:name="_Toc340992497" w:id="2344"/>
      <w:bookmarkStart w:name="_Toc340989795" w:id="2345"/>
      <w:bookmarkStart w:name="_Toc340992498" w:id="2346"/>
      <w:bookmarkStart w:name="_Toc340989796" w:id="2347"/>
      <w:bookmarkStart w:name="_Toc340992499" w:id="2348"/>
      <w:bookmarkStart w:name="_Toc340989797" w:id="2349"/>
      <w:bookmarkStart w:name="_Toc340992500" w:id="2350"/>
      <w:bookmarkStart w:name="_Toc340989798" w:id="2351"/>
      <w:bookmarkStart w:name="_Toc340992501" w:id="2352"/>
      <w:bookmarkStart w:name="_Toc340989799" w:id="2353"/>
      <w:bookmarkStart w:name="_Toc340992502" w:id="2354"/>
      <w:bookmarkStart w:name="_Toc340989800" w:id="2355"/>
      <w:bookmarkStart w:name="_Toc340992503" w:id="2356"/>
      <w:bookmarkStart w:name="_Toc340989801" w:id="2357"/>
      <w:bookmarkStart w:name="_Toc340992504" w:id="2358"/>
      <w:bookmarkStart w:name="_Toc340989802" w:id="2359"/>
      <w:bookmarkStart w:name="_Toc340992505" w:id="2360"/>
      <w:bookmarkStart w:name="_Toc340989803" w:id="2361"/>
      <w:bookmarkStart w:name="_Toc340992506" w:id="2362"/>
      <w:bookmarkStart w:name="_Toc340989804" w:id="2363"/>
      <w:bookmarkStart w:name="_Toc340992507" w:id="2364"/>
      <w:bookmarkStart w:name="_Toc340989805" w:id="2365"/>
      <w:bookmarkStart w:name="_Toc340992508" w:id="2366"/>
      <w:bookmarkStart w:name="_Toc340989806" w:id="2367"/>
      <w:bookmarkStart w:name="_Toc340992509" w:id="2368"/>
      <w:bookmarkStart w:name="_Toc340989807" w:id="2369"/>
      <w:bookmarkStart w:name="_Toc340992510" w:id="2370"/>
      <w:bookmarkStart w:name="_Toc340989808" w:id="2371"/>
      <w:bookmarkStart w:name="_Toc340992511" w:id="2372"/>
      <w:bookmarkStart w:name="_Toc340989809" w:id="2373"/>
      <w:bookmarkStart w:name="_Toc340992512" w:id="2374"/>
      <w:bookmarkStart w:name="_Toc340989810" w:id="2375"/>
      <w:bookmarkStart w:name="_Toc340992513" w:id="2376"/>
      <w:bookmarkStart w:name="_Toc340989811" w:id="2377"/>
      <w:bookmarkStart w:name="_Toc340992514" w:id="2378"/>
      <w:bookmarkStart w:name="_Toc340989812" w:id="2379"/>
      <w:bookmarkStart w:name="_Toc340992515" w:id="2380"/>
      <w:bookmarkStart w:name="_Toc340989813" w:id="2381"/>
      <w:bookmarkStart w:name="_Toc340992516" w:id="2382"/>
      <w:bookmarkStart w:name="_Toc340989814" w:id="2383"/>
      <w:bookmarkStart w:name="_Toc340992517" w:id="2384"/>
      <w:bookmarkStart w:name="_Toc340989815" w:id="2385"/>
      <w:bookmarkStart w:name="_Toc340992518" w:id="2386"/>
      <w:bookmarkStart w:name="_Toc340989816" w:id="2387"/>
      <w:bookmarkStart w:name="_Toc340992519" w:id="2388"/>
      <w:bookmarkStart w:name="_Toc340989817" w:id="2389"/>
      <w:bookmarkStart w:name="_Toc340992520" w:id="2390"/>
      <w:bookmarkStart w:name="_Toc340989818" w:id="2391"/>
      <w:bookmarkStart w:name="_Toc340992521" w:id="2392"/>
      <w:bookmarkStart w:name="_Toc340989819" w:id="2393"/>
      <w:bookmarkStart w:name="_Toc340992522" w:id="2394"/>
      <w:bookmarkStart w:name="_Toc340989820" w:id="2395"/>
      <w:bookmarkStart w:name="_Toc340992523" w:id="2396"/>
      <w:bookmarkStart w:name="_Toc340989821" w:id="2397"/>
      <w:bookmarkStart w:name="_Toc340992524" w:id="2398"/>
      <w:bookmarkStart w:name="_Toc340989822" w:id="2399"/>
      <w:bookmarkStart w:name="_Toc340992525" w:id="2400"/>
      <w:bookmarkStart w:name="_Toc340989823" w:id="2401"/>
      <w:bookmarkStart w:name="_Toc340992526" w:id="2402"/>
      <w:bookmarkStart w:name="_Toc340989824" w:id="2403"/>
      <w:bookmarkStart w:name="_Toc340992527" w:id="2404"/>
      <w:bookmarkStart w:name="_Toc340989825" w:id="2405"/>
      <w:bookmarkStart w:name="_Toc340992528" w:id="2406"/>
      <w:bookmarkStart w:name="_Toc340989826" w:id="2407"/>
      <w:bookmarkStart w:name="_Toc340992529" w:id="2408"/>
      <w:bookmarkStart w:name="_Toc340989827" w:id="2409"/>
      <w:bookmarkStart w:name="_Toc340992530" w:id="2410"/>
      <w:bookmarkStart w:name="_Toc340989828" w:id="2411"/>
      <w:bookmarkStart w:name="_Toc340992531" w:id="2412"/>
      <w:bookmarkStart w:name="_Toc340989829" w:id="2413"/>
      <w:bookmarkStart w:name="_Toc340992532" w:id="2414"/>
      <w:bookmarkStart w:name="_Toc340989830" w:id="2415"/>
      <w:bookmarkStart w:name="_Toc340992533" w:id="2416"/>
      <w:bookmarkStart w:name="_Toc340989831" w:id="2417"/>
      <w:bookmarkStart w:name="_Toc340992534" w:id="2418"/>
      <w:bookmarkStart w:name="_Toc340989832" w:id="2419"/>
      <w:bookmarkStart w:name="_Toc340992535" w:id="2420"/>
      <w:bookmarkStart w:name="_Toc340989833" w:id="2421"/>
      <w:bookmarkStart w:name="_Toc340992536" w:id="2422"/>
      <w:bookmarkStart w:name="_Toc340989834" w:id="2423"/>
      <w:bookmarkStart w:name="_Toc340992537" w:id="2424"/>
      <w:bookmarkStart w:name="_Toc340989835" w:id="2425"/>
      <w:bookmarkStart w:name="_Toc340992538" w:id="2426"/>
      <w:bookmarkStart w:name="_Toc340989836" w:id="2427"/>
      <w:bookmarkStart w:name="_Toc340992539" w:id="2428"/>
      <w:bookmarkStart w:name="_Toc340989837" w:id="2429"/>
      <w:bookmarkStart w:name="_Toc340992540" w:id="2430"/>
      <w:bookmarkStart w:name="_Toc340989838" w:id="2431"/>
      <w:bookmarkStart w:name="_Toc340992541" w:id="2432"/>
      <w:bookmarkStart w:name="_Toc340989839" w:id="2433"/>
      <w:bookmarkStart w:name="_Toc340992542" w:id="2434"/>
      <w:bookmarkStart w:name="_Toc340989840" w:id="2435"/>
      <w:bookmarkStart w:name="_Toc340992543" w:id="2436"/>
      <w:bookmarkStart w:name="_Toc340989841" w:id="2437"/>
      <w:bookmarkStart w:name="_Toc340992544" w:id="2438"/>
      <w:bookmarkStart w:name="_Toc340989842" w:id="2439"/>
      <w:bookmarkStart w:name="_Toc340992545" w:id="2440"/>
      <w:bookmarkStart w:name="_Toc340989843" w:id="2441"/>
      <w:bookmarkStart w:name="_Toc340992546" w:id="2442"/>
      <w:bookmarkStart w:name="_Toc340989844" w:id="2443"/>
      <w:bookmarkStart w:name="_Toc340992547" w:id="2444"/>
      <w:bookmarkStart w:name="_Toc340989845" w:id="2445"/>
      <w:bookmarkStart w:name="_Toc340992548" w:id="2446"/>
      <w:bookmarkStart w:name="_Toc340989846" w:id="2447"/>
      <w:bookmarkStart w:name="_Toc340992549" w:id="2448"/>
      <w:bookmarkStart w:name="_Toc340989847" w:id="2449"/>
      <w:bookmarkStart w:name="_Toc340992550" w:id="2450"/>
      <w:bookmarkStart w:name="_Toc340989848" w:id="2451"/>
      <w:bookmarkStart w:name="_Toc340992551" w:id="2452"/>
      <w:bookmarkStart w:name="_Toc340989849" w:id="2453"/>
      <w:bookmarkStart w:name="_Toc340992552" w:id="2454"/>
      <w:bookmarkStart w:name="_Toc340989850" w:id="2455"/>
      <w:bookmarkStart w:name="_Toc340992553" w:id="2456"/>
      <w:bookmarkStart w:name="_Toc340989851" w:id="2457"/>
      <w:bookmarkStart w:name="_Toc340992554" w:id="2458"/>
      <w:bookmarkStart w:name="_Toc340989852" w:id="2459"/>
      <w:bookmarkStart w:name="_Toc340992555" w:id="2460"/>
      <w:bookmarkStart w:name="_Toc340989853" w:id="2461"/>
      <w:bookmarkStart w:name="_Toc340992556" w:id="2462"/>
      <w:bookmarkStart w:name="_Toc340989854" w:id="2463"/>
      <w:bookmarkStart w:name="_Toc340992557" w:id="2464"/>
      <w:bookmarkStart w:name="_Toc340989855" w:id="2465"/>
      <w:bookmarkStart w:name="_Toc340992558" w:id="2466"/>
      <w:bookmarkStart w:name="_Toc340989856" w:id="2467"/>
      <w:bookmarkStart w:name="_Toc340992559" w:id="2468"/>
      <w:bookmarkStart w:name="_Toc340989857" w:id="2469"/>
      <w:bookmarkStart w:name="_Toc340992560" w:id="2470"/>
      <w:bookmarkStart w:name="_Toc340989858" w:id="2471"/>
      <w:bookmarkStart w:name="_Toc340992561" w:id="2472"/>
      <w:bookmarkStart w:name="_Toc340989859" w:id="2473"/>
      <w:bookmarkStart w:name="_Toc340992562" w:id="2474"/>
      <w:bookmarkStart w:name="_Toc340989860" w:id="2475"/>
      <w:bookmarkStart w:name="_Toc340992563" w:id="2476"/>
      <w:bookmarkStart w:name="_Toc340989861" w:id="2477"/>
      <w:bookmarkStart w:name="_Toc340992564" w:id="2478"/>
      <w:bookmarkStart w:name="_Toc340989862" w:id="2479"/>
      <w:bookmarkStart w:name="_Toc340992565" w:id="2480"/>
      <w:bookmarkStart w:name="_Toc340989863" w:id="2481"/>
      <w:bookmarkStart w:name="_Toc340992566" w:id="2482"/>
      <w:bookmarkStart w:name="_Toc340989864" w:id="2483"/>
      <w:bookmarkStart w:name="_Toc340992567" w:id="2484"/>
      <w:bookmarkStart w:name="_Toc340989865" w:id="2485"/>
      <w:bookmarkStart w:name="_Toc340992568" w:id="2486"/>
      <w:bookmarkStart w:name="_Toc340989866" w:id="2487"/>
      <w:bookmarkStart w:name="_Toc340992569" w:id="2488"/>
      <w:bookmarkStart w:name="_Toc340989867" w:id="2489"/>
      <w:bookmarkStart w:name="_Toc340992570" w:id="2490"/>
      <w:bookmarkStart w:name="_Toc340989868" w:id="2491"/>
      <w:bookmarkStart w:name="_Toc340992571" w:id="2492"/>
      <w:bookmarkStart w:name="_Toc340989869" w:id="2493"/>
      <w:bookmarkStart w:name="_Toc340992572" w:id="2494"/>
      <w:bookmarkStart w:name="_Toc340989870" w:id="2495"/>
      <w:bookmarkStart w:name="_Toc340992573" w:id="2496"/>
      <w:bookmarkStart w:name="_Toc340989871" w:id="2497"/>
      <w:bookmarkStart w:name="_Toc340992574" w:id="2498"/>
      <w:bookmarkStart w:name="_Toc340989872" w:id="2499"/>
      <w:bookmarkStart w:name="_Toc340992575" w:id="2500"/>
      <w:bookmarkStart w:name="_Toc340989873" w:id="2501"/>
      <w:bookmarkStart w:name="_Toc340992576" w:id="2502"/>
      <w:bookmarkStart w:name="_Toc340989874" w:id="2503"/>
      <w:bookmarkStart w:name="_Toc340992577" w:id="2504"/>
      <w:bookmarkStart w:name="_Toc340989875" w:id="2505"/>
      <w:bookmarkStart w:name="_Toc340992578" w:id="2506"/>
      <w:bookmarkStart w:name="_Toc340989876" w:id="2507"/>
      <w:bookmarkStart w:name="_Toc340992579" w:id="2508"/>
      <w:bookmarkStart w:name="_Toc340989877" w:id="2509"/>
      <w:bookmarkStart w:name="_Toc340992580" w:id="2510"/>
      <w:bookmarkStart w:name="_Toc340989891" w:id="2511"/>
      <w:bookmarkStart w:name="_Toc340992594" w:id="2512"/>
      <w:bookmarkStart w:name="_Toc340989892" w:id="2513"/>
      <w:bookmarkStart w:name="_Toc340992595" w:id="2514"/>
      <w:bookmarkStart w:name="_Toc340989956" w:id="2515"/>
      <w:bookmarkStart w:name="_Toc340992659" w:id="2516"/>
      <w:bookmarkStart w:name="_Toc340989957" w:id="2517"/>
      <w:bookmarkStart w:name="_Toc340992660" w:id="2518"/>
      <w:bookmarkStart w:name="_Toc340989958" w:id="2519"/>
      <w:bookmarkStart w:name="_Toc340992661" w:id="2520"/>
      <w:bookmarkStart w:name="_Toc340989959" w:id="2521"/>
      <w:bookmarkStart w:name="_Toc340992662" w:id="2522"/>
      <w:bookmarkStart w:name="_Toc340989960" w:id="2523"/>
      <w:bookmarkStart w:name="_Toc340992663" w:id="2524"/>
      <w:bookmarkStart w:name="_Toc340989961" w:id="2525"/>
      <w:bookmarkStart w:name="_Toc340992664" w:id="2526"/>
      <w:bookmarkStart w:name="_Toc340989962" w:id="2527"/>
      <w:bookmarkStart w:name="_Toc340992665" w:id="2528"/>
      <w:bookmarkStart w:name="_Toc340989963" w:id="2529"/>
      <w:bookmarkStart w:name="_Toc340992666" w:id="2530"/>
      <w:bookmarkStart w:name="_Toc340989964" w:id="2531"/>
      <w:bookmarkStart w:name="_Toc340992667" w:id="2532"/>
      <w:bookmarkStart w:name="_Toc340989965" w:id="2533"/>
      <w:bookmarkStart w:name="_Toc340992668" w:id="2534"/>
      <w:bookmarkStart w:name="_Toc340989966" w:id="2535"/>
      <w:bookmarkStart w:name="_Toc340992669" w:id="2536"/>
      <w:bookmarkStart w:name="_Toc340989967" w:id="2537"/>
      <w:bookmarkStart w:name="_Toc340992670" w:id="2538"/>
      <w:bookmarkStart w:name="_Toc340989968" w:id="2539"/>
      <w:bookmarkStart w:name="_Toc340992671" w:id="2540"/>
      <w:bookmarkStart w:name="_Toc340989969" w:id="2541"/>
      <w:bookmarkStart w:name="_Toc340992672" w:id="2542"/>
      <w:bookmarkStart w:name="_Toc340989970" w:id="2543"/>
      <w:bookmarkStart w:name="_Toc340992673" w:id="2544"/>
      <w:bookmarkStart w:name="_Toc340989971" w:id="2545"/>
      <w:bookmarkStart w:name="_Toc340992674" w:id="2546"/>
      <w:bookmarkStart w:name="_Toc340989972" w:id="2547"/>
      <w:bookmarkStart w:name="_Toc340992675" w:id="2548"/>
      <w:bookmarkStart w:name="_Toc340989973" w:id="2549"/>
      <w:bookmarkStart w:name="_Toc340992676" w:id="2550"/>
      <w:bookmarkStart w:name="_Toc340989974" w:id="2551"/>
      <w:bookmarkStart w:name="_Toc340992677" w:id="2552"/>
      <w:bookmarkStart w:name="_Toc340989975" w:id="2553"/>
      <w:bookmarkStart w:name="_Toc340992678" w:id="2554"/>
      <w:bookmarkStart w:name="_Toc340989976" w:id="2555"/>
      <w:bookmarkStart w:name="_Toc340992679" w:id="2556"/>
      <w:bookmarkStart w:name="_Toc340989977" w:id="2557"/>
      <w:bookmarkStart w:name="_Toc340992680" w:id="2558"/>
      <w:bookmarkStart w:name="_Toc340989978" w:id="2559"/>
      <w:bookmarkStart w:name="_Toc340992681" w:id="2560"/>
      <w:bookmarkStart w:name="_Toc340989979" w:id="2561"/>
      <w:bookmarkStart w:name="_Toc340992682" w:id="2562"/>
      <w:bookmarkStart w:name="_Toc340989980" w:id="2563"/>
      <w:bookmarkStart w:name="_Toc340992683" w:id="2564"/>
      <w:bookmarkStart w:name="_Toc340989981" w:id="2565"/>
      <w:bookmarkStart w:name="_Toc340992684" w:id="2566"/>
      <w:bookmarkStart w:name="_Toc340989982" w:id="2567"/>
      <w:bookmarkStart w:name="_Toc340992685" w:id="2568"/>
      <w:bookmarkStart w:name="_Toc340989983" w:id="2569"/>
      <w:bookmarkStart w:name="_Toc340992686" w:id="2570"/>
      <w:bookmarkStart w:name="_Toc340989984" w:id="2571"/>
      <w:bookmarkStart w:name="_Toc340992687" w:id="2572"/>
      <w:bookmarkStart w:name="_Toc340989985" w:id="2573"/>
      <w:bookmarkStart w:name="_Toc340992688" w:id="2574"/>
      <w:bookmarkStart w:name="_Toc340989986" w:id="2575"/>
      <w:bookmarkStart w:name="_Toc340992689" w:id="2576"/>
      <w:bookmarkStart w:name="_Toc340989987" w:id="2577"/>
      <w:bookmarkStart w:name="_Toc340992690" w:id="2578"/>
      <w:bookmarkStart w:name="_Toc340990002" w:id="2579"/>
      <w:bookmarkStart w:name="_Toc340992705" w:id="2580"/>
      <w:bookmarkStart w:name="_Toc340990003" w:id="2581"/>
      <w:bookmarkStart w:name="_Toc340992706" w:id="2582"/>
      <w:bookmarkStart w:name="_Toc340990004" w:id="2583"/>
      <w:bookmarkStart w:name="_Toc340992707" w:id="2584"/>
      <w:bookmarkStart w:name="_Toc340990005" w:id="2585"/>
      <w:bookmarkStart w:name="_Toc340992708" w:id="2586"/>
      <w:bookmarkStart w:name="_Toc340990006" w:id="2587"/>
      <w:bookmarkStart w:name="_Toc340992709" w:id="2588"/>
      <w:bookmarkStart w:name="_Toc340990007" w:id="2589"/>
      <w:bookmarkStart w:name="_Toc340992710" w:id="2590"/>
      <w:bookmarkStart w:name="_Toc340990008" w:id="2591"/>
      <w:bookmarkStart w:name="_Toc340992711" w:id="2592"/>
      <w:bookmarkStart w:name="_Toc340990009" w:id="2593"/>
      <w:bookmarkStart w:name="_Toc340992712" w:id="2594"/>
      <w:bookmarkStart w:name="_Toc340990010" w:id="2595"/>
      <w:bookmarkStart w:name="_Toc340992713" w:id="2596"/>
      <w:bookmarkStart w:name="_Toc340990011" w:id="2597"/>
      <w:bookmarkStart w:name="_Toc340992714" w:id="2598"/>
      <w:bookmarkStart w:name="_Toc340990012" w:id="2599"/>
      <w:bookmarkStart w:name="_Toc340992715" w:id="2600"/>
      <w:bookmarkStart w:name="_Toc340990013" w:id="2601"/>
      <w:bookmarkStart w:name="_Toc340992716" w:id="2602"/>
      <w:bookmarkStart w:name="_Toc340990014" w:id="2603"/>
      <w:bookmarkStart w:name="_Toc340992717" w:id="2604"/>
      <w:bookmarkStart w:name="_Toc340990015" w:id="2605"/>
      <w:bookmarkStart w:name="_Toc340992718" w:id="2606"/>
      <w:bookmarkStart w:name="_Toc340990016" w:id="2607"/>
      <w:bookmarkStart w:name="_Toc340992719" w:id="2608"/>
      <w:bookmarkStart w:name="_Toc340990017" w:id="2609"/>
      <w:bookmarkStart w:name="_Toc340992720" w:id="2610"/>
      <w:bookmarkStart w:name="_Toc340990032" w:id="2611"/>
      <w:bookmarkStart w:name="_Toc340992735" w:id="2612"/>
      <w:bookmarkStart w:name="_Toc340990053" w:id="2613"/>
      <w:bookmarkStart w:name="_Toc340992756" w:id="2614"/>
      <w:bookmarkStart w:name="_Toc340990066" w:id="2615"/>
      <w:bookmarkStart w:name="_Toc340992769" w:id="2616"/>
      <w:bookmarkStart w:name="_Toc340990067" w:id="2617"/>
      <w:bookmarkStart w:name="_Toc340992770" w:id="2618"/>
      <w:bookmarkStart w:name="_Toc340990129" w:id="2619"/>
      <w:bookmarkStart w:name="_Toc340992832" w:id="2620"/>
      <w:bookmarkStart w:name="_Toc340990130" w:id="2621"/>
      <w:bookmarkStart w:name="_Toc340992833" w:id="2622"/>
      <w:bookmarkStart w:name="_Toc340990131" w:id="2623"/>
      <w:bookmarkStart w:name="_Toc340992834" w:id="2624"/>
      <w:bookmarkStart w:name="_Toc340990132" w:id="2625"/>
      <w:bookmarkStart w:name="_Toc340992835" w:id="2626"/>
      <w:bookmarkStart w:name="_Toc340990133" w:id="2627"/>
      <w:bookmarkStart w:name="_Toc340992836" w:id="2628"/>
      <w:bookmarkStart w:name="_Toc340990134" w:id="2629"/>
      <w:bookmarkStart w:name="_Toc340992837" w:id="2630"/>
      <w:bookmarkStart w:name="_Toc340990135" w:id="2631"/>
      <w:bookmarkStart w:name="_Toc340992838" w:id="2632"/>
      <w:bookmarkStart w:name="_Toc340990184" w:id="2633"/>
      <w:bookmarkStart w:name="_Toc340992887" w:id="2634"/>
      <w:bookmarkStart w:name="_Toc340990215" w:id="2635"/>
      <w:bookmarkStart w:name="_Toc340992918" w:id="2636"/>
      <w:bookmarkStart w:name="_Toc340990216" w:id="2637"/>
      <w:bookmarkStart w:name="_Toc340992919" w:id="2638"/>
      <w:bookmarkStart w:name="_Toc340990217" w:id="2639"/>
      <w:bookmarkStart w:name="_Toc340992920" w:id="2640"/>
      <w:bookmarkStart w:name="_Toc340990218" w:id="2641"/>
      <w:bookmarkStart w:name="_Toc340992921" w:id="2642"/>
      <w:bookmarkStart w:name="_Toc340990219" w:id="2643"/>
      <w:bookmarkStart w:name="_Toc340992922" w:id="2644"/>
      <w:bookmarkStart w:name="_Toc340990220" w:id="2645"/>
      <w:bookmarkStart w:name="_Toc340992923" w:id="2646"/>
      <w:bookmarkStart w:name="_Toc340990221" w:id="2647"/>
      <w:bookmarkStart w:name="_Toc340992924" w:id="2648"/>
      <w:bookmarkStart w:name="_Toc340990222" w:id="2649"/>
      <w:bookmarkStart w:name="_Toc340992925" w:id="2650"/>
      <w:bookmarkStart w:name="_Toc340990223" w:id="2651"/>
      <w:bookmarkStart w:name="_Toc340992926" w:id="2652"/>
      <w:bookmarkStart w:name="_Toc340990224" w:id="2653"/>
      <w:bookmarkStart w:name="_Toc340992927" w:id="2654"/>
      <w:bookmarkStart w:name="_Toc340990225" w:id="2655"/>
      <w:bookmarkStart w:name="_Toc340992928" w:id="2656"/>
      <w:bookmarkStart w:name="_Toc340990226" w:id="2657"/>
      <w:bookmarkStart w:name="_Toc340992929" w:id="2658"/>
      <w:bookmarkStart w:name="_Toc340990227" w:id="2659"/>
      <w:bookmarkStart w:name="_Toc340992930" w:id="2660"/>
      <w:bookmarkStart w:name="_Toc340990228" w:id="2661"/>
      <w:bookmarkStart w:name="_Toc340992931" w:id="2662"/>
      <w:bookmarkStart w:name="_Toc340990229" w:id="2663"/>
      <w:bookmarkStart w:name="_Toc340992932" w:id="2664"/>
      <w:bookmarkStart w:name="_Toc340990230" w:id="2665"/>
      <w:bookmarkStart w:name="_Toc340992933" w:id="2666"/>
      <w:bookmarkStart w:name="_Toc340990231" w:id="2667"/>
      <w:bookmarkStart w:name="_Toc340992934" w:id="2668"/>
      <w:bookmarkStart w:name="_Toc340990232" w:id="2669"/>
      <w:bookmarkStart w:name="_Toc340992935" w:id="2670"/>
      <w:bookmarkStart w:name="_Toc340990233" w:id="2671"/>
      <w:bookmarkStart w:name="_Toc340992936" w:id="2672"/>
      <w:bookmarkStart w:name="_Toc340990234" w:id="2673"/>
      <w:bookmarkStart w:name="_Toc340992937" w:id="2674"/>
      <w:bookmarkStart w:name="_Toc340990235" w:id="2675"/>
      <w:bookmarkStart w:name="_Toc340992938" w:id="2676"/>
      <w:bookmarkStart w:name="_Toc340990236" w:id="2677"/>
      <w:bookmarkStart w:name="_Toc340992939" w:id="2678"/>
      <w:bookmarkStart w:name="_Toc340990237" w:id="2679"/>
      <w:bookmarkStart w:name="_Toc340992940" w:id="2680"/>
      <w:bookmarkStart w:name="_Toc340990238" w:id="2681"/>
      <w:bookmarkStart w:name="_Toc340992941" w:id="2682"/>
      <w:bookmarkStart w:name="_Toc340990239" w:id="2683"/>
      <w:bookmarkStart w:name="_Toc340992942" w:id="2684"/>
      <w:bookmarkStart w:name="_Toc340990240" w:id="2685"/>
      <w:bookmarkStart w:name="_Toc340992943" w:id="2686"/>
      <w:bookmarkStart w:name="_Toc340990241" w:id="2687"/>
      <w:bookmarkStart w:name="_Toc340992944" w:id="2688"/>
      <w:bookmarkStart w:name="_Toc340990242" w:id="2689"/>
      <w:bookmarkStart w:name="_Toc340992945" w:id="2690"/>
      <w:bookmarkStart w:name="_Toc340990243" w:id="2691"/>
      <w:bookmarkStart w:name="_Toc340992946" w:id="2692"/>
      <w:bookmarkStart w:name="_Toc340990244" w:id="2693"/>
      <w:bookmarkStart w:name="_Toc340992947" w:id="2694"/>
      <w:bookmarkStart w:name="_Toc340990245" w:id="2695"/>
      <w:bookmarkStart w:name="_Toc340992948" w:id="2696"/>
      <w:bookmarkStart w:name="_Toc340990246" w:id="2697"/>
      <w:bookmarkStart w:name="_Toc340992949" w:id="2698"/>
      <w:bookmarkStart w:name="_Toc340990247" w:id="2699"/>
      <w:bookmarkStart w:name="_Toc340992950" w:id="2700"/>
      <w:bookmarkStart w:name="_Toc340990248" w:id="2701"/>
      <w:bookmarkStart w:name="_Toc340992951" w:id="2702"/>
      <w:bookmarkStart w:name="_Toc340990249" w:id="2703"/>
      <w:bookmarkStart w:name="_Toc340992952" w:id="2704"/>
      <w:bookmarkStart w:name="_Toc340990250" w:id="2705"/>
      <w:bookmarkStart w:name="_Toc340992953" w:id="2706"/>
      <w:bookmarkStart w:name="_Toc340990251" w:id="2707"/>
      <w:bookmarkStart w:name="_Toc340992954" w:id="2708"/>
      <w:bookmarkStart w:name="_Toc340990252" w:id="2709"/>
      <w:bookmarkStart w:name="_Toc340992955" w:id="2710"/>
      <w:bookmarkStart w:name="_Toc340990253" w:id="2711"/>
      <w:bookmarkStart w:name="_Toc340992956" w:id="2712"/>
      <w:bookmarkStart w:name="_Toc340990254" w:id="2713"/>
      <w:bookmarkStart w:name="_Toc340992957" w:id="2714"/>
      <w:bookmarkStart w:name="_Toc340990255" w:id="2715"/>
      <w:bookmarkStart w:name="_Toc340992958" w:id="2716"/>
      <w:bookmarkStart w:name="_Toc340990256" w:id="2717"/>
      <w:bookmarkStart w:name="_Toc340992959" w:id="2718"/>
      <w:bookmarkStart w:name="_Toc340990257" w:id="2719"/>
      <w:bookmarkStart w:name="_Toc340992960" w:id="2720"/>
      <w:bookmarkStart w:name="_Toc340990258" w:id="2721"/>
      <w:bookmarkStart w:name="_Toc340992961" w:id="2722"/>
      <w:bookmarkStart w:name="_Toc340990259" w:id="2723"/>
      <w:bookmarkStart w:name="_Toc340992962" w:id="2724"/>
      <w:bookmarkStart w:name="_Toc340990260" w:id="2725"/>
      <w:bookmarkStart w:name="_Toc340992963" w:id="2726"/>
      <w:bookmarkStart w:name="_Toc340990261" w:id="2727"/>
      <w:bookmarkStart w:name="_Toc340992964" w:id="2728"/>
      <w:bookmarkStart w:name="_Toc340990262" w:id="2729"/>
      <w:bookmarkStart w:name="_Toc340992965" w:id="2730"/>
      <w:bookmarkStart w:name="_Toc340990263" w:id="2731"/>
      <w:bookmarkStart w:name="_Toc340992966" w:id="2732"/>
      <w:bookmarkStart w:name="_Toc340990264" w:id="2733"/>
      <w:bookmarkStart w:name="_Toc340992967" w:id="2734"/>
      <w:bookmarkStart w:name="_Toc340990265" w:id="2735"/>
      <w:bookmarkStart w:name="_Toc340992968" w:id="2736"/>
      <w:bookmarkStart w:name="_Toc340990266" w:id="2737"/>
      <w:bookmarkStart w:name="_Toc340992969" w:id="2738"/>
      <w:bookmarkStart w:name="_Toc340990267" w:id="2739"/>
      <w:bookmarkStart w:name="_Toc340992970" w:id="2740"/>
      <w:bookmarkStart w:name="_Toc340990268" w:id="2741"/>
      <w:bookmarkStart w:name="_Toc340992971" w:id="2742"/>
      <w:bookmarkStart w:name="_Toc340990269" w:id="2743"/>
      <w:bookmarkStart w:name="_Toc340992972" w:id="2744"/>
      <w:bookmarkStart w:name="_Toc340990270" w:id="2745"/>
      <w:bookmarkStart w:name="_Toc340992973" w:id="2746"/>
      <w:bookmarkStart w:name="_Toc340990271" w:id="2747"/>
      <w:bookmarkStart w:name="_Toc340992974" w:id="2748"/>
      <w:bookmarkStart w:name="_Toc340990272" w:id="2749"/>
      <w:bookmarkStart w:name="_Toc340992975" w:id="2750"/>
      <w:bookmarkStart w:name="_Toc340990273" w:id="2751"/>
      <w:bookmarkStart w:name="_Toc340992976" w:id="2752"/>
      <w:bookmarkStart w:name="_Toc340990274" w:id="2753"/>
      <w:bookmarkStart w:name="_Toc340992977" w:id="2754"/>
      <w:bookmarkStart w:name="_Toc340990275" w:id="2755"/>
      <w:bookmarkStart w:name="_Toc340992978" w:id="2756"/>
      <w:bookmarkStart w:name="_Toc340990276" w:id="2757"/>
      <w:bookmarkStart w:name="_Toc340992979" w:id="2758"/>
      <w:bookmarkStart w:name="_Toc340990277" w:id="2759"/>
      <w:bookmarkStart w:name="_Toc340992980" w:id="2760"/>
      <w:bookmarkStart w:name="_Toc340990278" w:id="2761"/>
      <w:bookmarkStart w:name="_Toc340992981" w:id="2762"/>
      <w:bookmarkStart w:name="_Toc340990279" w:id="2763"/>
      <w:bookmarkStart w:name="_Toc340992982" w:id="2764"/>
      <w:bookmarkStart w:name="_Toc340990280" w:id="2765"/>
      <w:bookmarkStart w:name="_Toc340992983" w:id="2766"/>
      <w:bookmarkStart w:name="_Toc340990281" w:id="2767"/>
      <w:bookmarkStart w:name="_Toc340992984" w:id="2768"/>
      <w:bookmarkStart w:name="_Toc340990282" w:id="2769"/>
      <w:bookmarkStart w:name="_Toc340992985" w:id="2770"/>
      <w:bookmarkStart w:name="_Toc340990283" w:id="2771"/>
      <w:bookmarkStart w:name="_Toc340992986" w:id="2772"/>
      <w:bookmarkStart w:name="_Toc340990284" w:id="2773"/>
      <w:bookmarkStart w:name="_Toc340992987" w:id="2774"/>
      <w:bookmarkStart w:name="_Toc340990285" w:id="2775"/>
      <w:bookmarkStart w:name="_Toc340992988" w:id="2776"/>
      <w:bookmarkStart w:name="_Toc340990286" w:id="2777"/>
      <w:bookmarkStart w:name="_Toc340992989" w:id="2778"/>
      <w:bookmarkStart w:name="_Toc340990287" w:id="2779"/>
      <w:bookmarkStart w:name="_Toc340992990" w:id="2780"/>
      <w:bookmarkStart w:name="_Toc340990288" w:id="2781"/>
      <w:bookmarkStart w:name="_Toc340992991" w:id="2782"/>
      <w:bookmarkStart w:name="_Toc340990289" w:id="2783"/>
      <w:bookmarkStart w:name="_Toc340992992" w:id="2784"/>
      <w:bookmarkStart w:name="_Toc340990290" w:id="2785"/>
      <w:bookmarkStart w:name="_Toc340992993" w:id="2786"/>
      <w:bookmarkStart w:name="_Toc340990291" w:id="2787"/>
      <w:bookmarkStart w:name="_Toc340992994" w:id="2788"/>
      <w:bookmarkStart w:name="_Toc340990292" w:id="2789"/>
      <w:bookmarkStart w:name="_Toc340992995" w:id="2790"/>
      <w:bookmarkStart w:name="_Toc340990293" w:id="2791"/>
      <w:bookmarkStart w:name="_Toc340992996" w:id="2792"/>
      <w:bookmarkStart w:name="_Toc340990294" w:id="2793"/>
      <w:bookmarkStart w:name="_Toc340992997" w:id="2794"/>
      <w:bookmarkStart w:name="_Toc340990295" w:id="2795"/>
      <w:bookmarkStart w:name="_Toc340992998" w:id="2796"/>
      <w:bookmarkStart w:name="_Toc340990296" w:id="2797"/>
      <w:bookmarkStart w:name="_Toc340992999" w:id="2798"/>
      <w:bookmarkStart w:name="_Toc340990297" w:id="2799"/>
      <w:bookmarkStart w:name="_Toc340993000" w:id="2800"/>
      <w:bookmarkStart w:name="_Toc340990298" w:id="2801"/>
      <w:bookmarkStart w:name="_Toc340993001" w:id="2802"/>
      <w:bookmarkStart w:name="_Toc340990299" w:id="2803"/>
      <w:bookmarkStart w:name="_Toc340993002" w:id="2804"/>
      <w:bookmarkStart w:name="_Toc340990300" w:id="2805"/>
      <w:bookmarkStart w:name="_Toc340993003" w:id="2806"/>
      <w:bookmarkStart w:name="_Toc340990301" w:id="2807"/>
      <w:bookmarkStart w:name="_Toc340993004" w:id="2808"/>
      <w:bookmarkStart w:name="_Toc340990302" w:id="2809"/>
      <w:bookmarkStart w:name="_Toc340993005" w:id="2810"/>
      <w:bookmarkStart w:name="_Toc340990303" w:id="2811"/>
      <w:bookmarkStart w:name="_Toc340993006" w:id="2812"/>
      <w:bookmarkStart w:name="_Toc340990304" w:id="2813"/>
      <w:bookmarkStart w:name="_Toc340993007" w:id="2814"/>
      <w:bookmarkStart w:name="_Toc340990305" w:id="2815"/>
      <w:bookmarkStart w:name="_Toc340993008" w:id="2816"/>
      <w:bookmarkStart w:name="_Toc340990306" w:id="2817"/>
      <w:bookmarkStart w:name="_Toc340993009" w:id="2818"/>
      <w:bookmarkStart w:name="_Toc340990307" w:id="2819"/>
      <w:bookmarkStart w:name="_Toc340993010" w:id="2820"/>
      <w:bookmarkStart w:name="_Toc340990308" w:id="2821"/>
      <w:bookmarkStart w:name="_Toc340993011" w:id="2822"/>
      <w:bookmarkStart w:name="_Toc340990309" w:id="2823"/>
      <w:bookmarkStart w:name="_Toc340993012" w:id="2824"/>
      <w:bookmarkStart w:name="_Toc340990310" w:id="2825"/>
      <w:bookmarkStart w:name="_Toc340993013" w:id="2826"/>
      <w:bookmarkStart w:name="_Toc340990311" w:id="2827"/>
      <w:bookmarkStart w:name="_Toc340993014" w:id="2828"/>
      <w:bookmarkStart w:name="_Toc340990312" w:id="2829"/>
      <w:bookmarkStart w:name="_Toc340993015" w:id="2830"/>
      <w:bookmarkStart w:name="_Toc340990313" w:id="2831"/>
      <w:bookmarkStart w:name="_Toc340993016" w:id="2832"/>
      <w:bookmarkStart w:name="_Toc340990314" w:id="2833"/>
      <w:bookmarkStart w:name="_Toc340993017" w:id="2834"/>
      <w:bookmarkStart w:name="_Toc340990315" w:id="2835"/>
      <w:bookmarkStart w:name="_Toc340993018" w:id="2836"/>
      <w:bookmarkStart w:name="_Toc340990316" w:id="2837"/>
      <w:bookmarkStart w:name="_Toc340993019" w:id="2838"/>
      <w:bookmarkStart w:name="_Toc340990317" w:id="2839"/>
      <w:bookmarkStart w:name="_Toc340993020" w:id="2840"/>
      <w:bookmarkStart w:name="_Toc340990318" w:id="2841"/>
      <w:bookmarkStart w:name="_Toc340993021" w:id="2842"/>
      <w:bookmarkStart w:name="_Toc340990319" w:id="2843"/>
      <w:bookmarkStart w:name="_Toc340993022" w:id="2844"/>
      <w:bookmarkStart w:name="_Toc340990320" w:id="2845"/>
      <w:bookmarkStart w:name="_Toc340993023" w:id="2846"/>
      <w:bookmarkStart w:name="_Toc340990321" w:id="2847"/>
      <w:bookmarkStart w:name="_Toc340993024" w:id="2848"/>
      <w:bookmarkStart w:name="_Toc340990322" w:id="2849"/>
      <w:bookmarkStart w:name="_Toc340993025" w:id="2850"/>
      <w:bookmarkStart w:name="_Toc340990323" w:id="2851"/>
      <w:bookmarkStart w:name="_Toc340993026" w:id="2852"/>
      <w:bookmarkStart w:name="_Toc340990324" w:id="2853"/>
      <w:bookmarkStart w:name="_Toc340993027" w:id="2854"/>
      <w:bookmarkStart w:name="_Toc340990325" w:id="2855"/>
      <w:bookmarkStart w:name="_Toc340993028" w:id="2856"/>
      <w:bookmarkStart w:name="_Toc340990326" w:id="2857"/>
      <w:bookmarkStart w:name="_Toc340993029" w:id="2858"/>
      <w:bookmarkStart w:name="_Toc340990327" w:id="2859"/>
      <w:bookmarkStart w:name="_Toc340993030" w:id="2860"/>
      <w:bookmarkStart w:name="_Toc340990328" w:id="2861"/>
      <w:bookmarkStart w:name="_Toc340993031" w:id="2862"/>
      <w:bookmarkStart w:name="_Toc340990329" w:id="2863"/>
      <w:bookmarkStart w:name="_Toc340993032" w:id="2864"/>
      <w:bookmarkStart w:name="_Toc340990330" w:id="2865"/>
      <w:bookmarkStart w:name="_Toc340993033" w:id="2866"/>
      <w:bookmarkStart w:name="_Toc340990331" w:id="2867"/>
      <w:bookmarkStart w:name="_Toc340993034" w:id="2868"/>
      <w:bookmarkStart w:name="_Toc340990332" w:id="2869"/>
      <w:bookmarkStart w:name="_Toc340993035" w:id="2870"/>
      <w:bookmarkStart w:name="_Toc340990341" w:id="2871"/>
      <w:bookmarkStart w:name="_Toc340993044" w:id="2872"/>
      <w:bookmarkStart w:name="_Toc340990346" w:id="2873"/>
      <w:bookmarkStart w:name="_Toc340993049" w:id="2874"/>
      <w:bookmarkStart w:name="_Toc340990351" w:id="2875"/>
      <w:bookmarkStart w:name="_Toc340993054" w:id="2876"/>
      <w:bookmarkStart w:name="_Toc340990352" w:id="2877"/>
      <w:bookmarkStart w:name="_Toc340993055" w:id="2878"/>
      <w:bookmarkStart w:name="_Toc340990353" w:id="2879"/>
      <w:bookmarkStart w:name="_Toc340993056" w:id="2880"/>
      <w:bookmarkStart w:name="_Toc340990354" w:id="2881"/>
      <w:bookmarkStart w:name="_Toc340993057" w:id="2882"/>
      <w:bookmarkStart w:name="_Toc340990355" w:id="2883"/>
      <w:bookmarkStart w:name="_Toc340993058" w:id="2884"/>
      <w:bookmarkStart w:name="_Toc340990356" w:id="2885"/>
      <w:bookmarkStart w:name="_Toc340993059" w:id="2886"/>
      <w:bookmarkStart w:name="_Toc340990357" w:id="2887"/>
      <w:bookmarkStart w:name="_Toc340993060" w:id="2888"/>
      <w:bookmarkStart w:name="_Toc340990358" w:id="2889"/>
      <w:bookmarkStart w:name="_Toc340993061" w:id="2890"/>
      <w:bookmarkStart w:name="_Toc340990359" w:id="2891"/>
      <w:bookmarkStart w:name="_Toc340993062" w:id="2892"/>
      <w:bookmarkStart w:name="_Toc340990360" w:id="2893"/>
      <w:bookmarkStart w:name="_Toc340993063" w:id="2894"/>
      <w:bookmarkStart w:name="_Toc340990361" w:id="2895"/>
      <w:bookmarkStart w:name="_Toc340993064" w:id="2896"/>
      <w:bookmarkStart w:name="_Toc340990362" w:id="2897"/>
      <w:bookmarkStart w:name="_Toc340993065" w:id="2898"/>
      <w:bookmarkStart w:name="_Toc340990363" w:id="2899"/>
      <w:bookmarkStart w:name="_Toc340993066" w:id="2900"/>
      <w:bookmarkStart w:name="_Toc340990364" w:id="2901"/>
      <w:bookmarkStart w:name="_Toc340993067" w:id="2902"/>
      <w:bookmarkStart w:name="_Toc340990365" w:id="2903"/>
      <w:bookmarkStart w:name="_Toc340993068" w:id="2904"/>
      <w:bookmarkStart w:name="_Toc340990366" w:id="2905"/>
      <w:bookmarkStart w:name="_Toc340993069" w:id="2906"/>
      <w:bookmarkStart w:name="_Toc340990367" w:id="2907"/>
      <w:bookmarkStart w:name="_Toc340993070" w:id="2908"/>
      <w:bookmarkStart w:name="_Toc340990368" w:id="2909"/>
      <w:bookmarkStart w:name="_Toc340993071" w:id="2910"/>
      <w:bookmarkStart w:name="_Toc340990369" w:id="2911"/>
      <w:bookmarkStart w:name="_Toc340993072" w:id="2912"/>
      <w:bookmarkStart w:name="_Toc340990370" w:id="2913"/>
      <w:bookmarkStart w:name="_Toc340993073" w:id="2914"/>
      <w:bookmarkStart w:name="_Toc340990371" w:id="2915"/>
      <w:bookmarkStart w:name="_Toc340993074" w:id="2916"/>
      <w:bookmarkStart w:name="_Toc340990372" w:id="2917"/>
      <w:bookmarkStart w:name="_Toc340993075" w:id="2918"/>
      <w:bookmarkStart w:name="_Toc340990373" w:id="2919"/>
      <w:bookmarkStart w:name="_Toc340993076" w:id="2920"/>
      <w:bookmarkStart w:name="_Toc340990374" w:id="2921"/>
      <w:bookmarkStart w:name="_Toc340993077" w:id="2922"/>
      <w:bookmarkStart w:name="_Toc340990375" w:id="2923"/>
      <w:bookmarkStart w:name="_Toc340993078" w:id="2924"/>
      <w:bookmarkStart w:name="_Toc340990376" w:id="2925"/>
      <w:bookmarkStart w:name="_Toc340993079" w:id="2926"/>
      <w:bookmarkStart w:name="_Toc340990377" w:id="2927"/>
      <w:bookmarkStart w:name="_Toc340993080" w:id="2928"/>
      <w:bookmarkStart w:name="_Toc340990378" w:id="2929"/>
      <w:bookmarkStart w:name="_Toc340993081" w:id="2930"/>
      <w:bookmarkStart w:name="_Toc340990379" w:id="2931"/>
      <w:bookmarkStart w:name="_Toc340993082" w:id="2932"/>
      <w:bookmarkStart w:name="_Toc340990380" w:id="2933"/>
      <w:bookmarkStart w:name="_Toc340993083" w:id="2934"/>
      <w:bookmarkStart w:name="_Toc340990381" w:id="2935"/>
      <w:bookmarkStart w:name="_Toc340993084" w:id="2936"/>
      <w:bookmarkStart w:name="_Toc340990382" w:id="2937"/>
      <w:bookmarkStart w:name="_Toc340993085" w:id="2938"/>
      <w:bookmarkStart w:name="_Toc340990383" w:id="2939"/>
      <w:bookmarkStart w:name="_Toc340993086" w:id="2940"/>
      <w:bookmarkStart w:name="_Toc340990384" w:id="2941"/>
      <w:bookmarkStart w:name="_Toc340993087" w:id="2942"/>
      <w:bookmarkStart w:name="_Toc340990385" w:id="2943"/>
      <w:bookmarkStart w:name="_Toc340993088" w:id="2944"/>
      <w:bookmarkStart w:name="_Toc340990386" w:id="2945"/>
      <w:bookmarkStart w:name="_Toc340993089" w:id="2946"/>
      <w:bookmarkStart w:name="_Toc340990387" w:id="2947"/>
      <w:bookmarkStart w:name="_Toc340993090" w:id="2948"/>
      <w:bookmarkStart w:name="_Toc340990388" w:id="2949"/>
      <w:bookmarkStart w:name="_Toc340993091" w:id="2950"/>
      <w:bookmarkStart w:name="_Toc340990389" w:id="2951"/>
      <w:bookmarkStart w:name="_Toc340993092" w:id="2952"/>
      <w:bookmarkStart w:name="_Toc340990390" w:id="2953"/>
      <w:bookmarkStart w:name="_Toc340993093" w:id="2954"/>
      <w:bookmarkStart w:name="_Toc340990391" w:id="2955"/>
      <w:bookmarkStart w:name="_Toc340993094" w:id="2956"/>
      <w:bookmarkStart w:name="_Toc340990392" w:id="2957"/>
      <w:bookmarkStart w:name="_Toc340993095" w:id="2958"/>
      <w:bookmarkStart w:name="_Toc340990393" w:id="2959"/>
      <w:bookmarkStart w:name="_Toc340993096" w:id="2960"/>
      <w:bookmarkStart w:name="_Toc340990394" w:id="2961"/>
      <w:bookmarkStart w:name="_Toc340993097" w:id="2962"/>
      <w:bookmarkStart w:name="_Toc340990395" w:id="2963"/>
      <w:bookmarkStart w:name="_Toc340993098" w:id="2964"/>
      <w:bookmarkStart w:name="_Toc340990396" w:id="2965"/>
      <w:bookmarkStart w:name="_Toc340993099" w:id="2966"/>
      <w:bookmarkStart w:name="_Toc340990397" w:id="2967"/>
      <w:bookmarkStart w:name="_Toc340993100" w:id="2968"/>
      <w:bookmarkStart w:name="_Toc340990398" w:id="2969"/>
      <w:bookmarkStart w:name="_Toc340993101" w:id="2970"/>
      <w:bookmarkStart w:name="_Toc340990399" w:id="2971"/>
      <w:bookmarkStart w:name="_Toc340993102" w:id="2972"/>
      <w:bookmarkStart w:name="_Toc340990400" w:id="2973"/>
      <w:bookmarkStart w:name="_Toc340993103" w:id="2974"/>
      <w:bookmarkStart w:name="_Toc340990401" w:id="2975"/>
      <w:bookmarkStart w:name="_Toc340993104" w:id="2976"/>
      <w:bookmarkStart w:name="_Toc340990402" w:id="2977"/>
      <w:bookmarkStart w:name="_Toc340993105" w:id="2978"/>
      <w:bookmarkStart w:name="_Toc340990403" w:id="2979"/>
      <w:bookmarkStart w:name="_Toc340993106" w:id="2980"/>
      <w:bookmarkStart w:name="_Toc340990404" w:id="2981"/>
      <w:bookmarkStart w:name="_Toc340993107" w:id="2982"/>
      <w:bookmarkStart w:name="_Toc340990405" w:id="2983"/>
      <w:bookmarkStart w:name="_Toc340993108" w:id="2984"/>
      <w:bookmarkStart w:name="_Toc340990406" w:id="2985"/>
      <w:bookmarkStart w:name="_Toc340993109" w:id="2986"/>
      <w:bookmarkStart w:name="_Toc340990407" w:id="2987"/>
      <w:bookmarkStart w:name="_Toc340993110" w:id="2988"/>
      <w:bookmarkStart w:name="_Toc340990408" w:id="2989"/>
      <w:bookmarkStart w:name="_Toc340993111" w:id="2990"/>
      <w:bookmarkStart w:name="_Toc340990409" w:id="2991"/>
      <w:bookmarkStart w:name="_Toc340993112" w:id="2992"/>
      <w:bookmarkStart w:name="_Toc340990410" w:id="2993"/>
      <w:bookmarkStart w:name="_Toc340993113" w:id="2994"/>
      <w:bookmarkStart w:name="_Toc340990411" w:id="2995"/>
      <w:bookmarkStart w:name="_Toc340993114" w:id="2996"/>
      <w:bookmarkStart w:name="_Toc340990412" w:id="2997"/>
      <w:bookmarkStart w:name="_Toc340993115" w:id="2998"/>
      <w:bookmarkStart w:name="_Toc340990413" w:id="2999"/>
      <w:bookmarkStart w:name="_Toc340993116" w:id="3000"/>
      <w:bookmarkStart w:name="_Toc340990414" w:id="3001"/>
      <w:bookmarkStart w:name="_Toc340993117" w:id="3002"/>
      <w:bookmarkStart w:name="_Toc340990415" w:id="3003"/>
      <w:bookmarkStart w:name="_Toc340993118" w:id="3004"/>
      <w:bookmarkStart w:name="_Toc340990416" w:id="3005"/>
      <w:bookmarkStart w:name="_Toc340993119" w:id="3006"/>
      <w:bookmarkStart w:name="_Toc340990417" w:id="3007"/>
      <w:bookmarkStart w:name="_Toc340993120" w:id="3008"/>
      <w:bookmarkStart w:name="_Toc340990418" w:id="3009"/>
      <w:bookmarkStart w:name="_Toc340993121" w:id="3010"/>
      <w:bookmarkStart w:name="_Toc340990419" w:id="3011"/>
      <w:bookmarkStart w:name="_Toc340993122" w:id="3012"/>
      <w:bookmarkStart w:name="_Toc340990420" w:id="3013"/>
      <w:bookmarkStart w:name="_Toc340993123" w:id="3014"/>
      <w:bookmarkStart w:name="_Toc340990421" w:id="3015"/>
      <w:bookmarkStart w:name="_Toc340993124" w:id="3016"/>
      <w:bookmarkStart w:name="_Toc340990422" w:id="3017"/>
      <w:bookmarkStart w:name="_Toc340993125" w:id="3018"/>
      <w:bookmarkStart w:name="_Toc340990423" w:id="3019"/>
      <w:bookmarkStart w:name="_Toc340993126" w:id="3020"/>
      <w:bookmarkStart w:name="_Toc340990424" w:id="3021"/>
      <w:bookmarkStart w:name="_Toc340993127" w:id="3022"/>
      <w:bookmarkStart w:name="_Toc340990425" w:id="3023"/>
      <w:bookmarkStart w:name="_Toc340993128" w:id="3024"/>
      <w:bookmarkStart w:name="_Toc340990426" w:id="3025"/>
      <w:bookmarkStart w:name="_Toc340993129" w:id="3026"/>
      <w:bookmarkStart w:name="_Toc340990427" w:id="3027"/>
      <w:bookmarkStart w:name="_Toc340993130" w:id="3028"/>
      <w:bookmarkStart w:name="_Toc340990428" w:id="3029"/>
      <w:bookmarkStart w:name="_Toc340993131" w:id="3030"/>
      <w:bookmarkStart w:name="_Toc340990429" w:id="3031"/>
      <w:bookmarkStart w:name="_Toc340993132" w:id="3032"/>
      <w:bookmarkStart w:name="_Toc340990430" w:id="3033"/>
      <w:bookmarkStart w:name="_Toc340993133" w:id="3034"/>
      <w:bookmarkStart w:name="_Toc340990431" w:id="3035"/>
      <w:bookmarkStart w:name="_Toc340993134" w:id="3036"/>
      <w:bookmarkStart w:name="_Toc340990432" w:id="3037"/>
      <w:bookmarkStart w:name="_Toc340993135" w:id="3038"/>
      <w:bookmarkStart w:name="_Toc340990433" w:id="3039"/>
      <w:bookmarkStart w:name="_Toc340993136" w:id="3040"/>
      <w:bookmarkStart w:name="_Toc340990434" w:id="3041"/>
      <w:bookmarkStart w:name="_Toc340993137" w:id="3042"/>
      <w:bookmarkStart w:name="_Toc340990435" w:id="3043"/>
      <w:bookmarkStart w:name="_Toc340993138" w:id="3044"/>
      <w:bookmarkStart w:name="_Toc340990436" w:id="3045"/>
      <w:bookmarkStart w:name="_Toc340993139" w:id="3046"/>
      <w:bookmarkStart w:name="_Toc340990437" w:id="3047"/>
      <w:bookmarkStart w:name="_Toc340993140" w:id="3048"/>
      <w:bookmarkStart w:name="_Toc340990438" w:id="3049"/>
      <w:bookmarkStart w:name="_Toc340993141" w:id="3050"/>
      <w:bookmarkStart w:name="_Toc340990439" w:id="3051"/>
      <w:bookmarkStart w:name="_Toc340993142" w:id="3052"/>
      <w:bookmarkStart w:name="_Toc340990440" w:id="3053"/>
      <w:bookmarkStart w:name="_Toc340993143" w:id="3054"/>
      <w:bookmarkStart w:name="_Toc340990441" w:id="3055"/>
      <w:bookmarkStart w:name="_Toc340993144" w:id="3056"/>
      <w:bookmarkStart w:name="_Toc340990442" w:id="3057"/>
      <w:bookmarkStart w:name="_Toc340993145" w:id="3058"/>
      <w:bookmarkStart w:name="_Toc340990443" w:id="3059"/>
      <w:bookmarkStart w:name="_Toc340993146" w:id="3060"/>
      <w:bookmarkStart w:name="_Toc340990444" w:id="3061"/>
      <w:bookmarkStart w:name="_Toc340993147" w:id="3062"/>
      <w:bookmarkStart w:name="_Toc340990445" w:id="3063"/>
      <w:bookmarkStart w:name="_Toc340993148" w:id="3064"/>
      <w:bookmarkStart w:name="_Toc340990446" w:id="3065"/>
      <w:bookmarkStart w:name="_Toc340993149" w:id="3066"/>
      <w:bookmarkStart w:name="_Toc340990447" w:id="3067"/>
      <w:bookmarkStart w:name="_Toc340993150" w:id="3068"/>
      <w:bookmarkStart w:name="_Toc340990448" w:id="3069"/>
      <w:bookmarkStart w:name="_Toc340993151" w:id="3070"/>
      <w:bookmarkStart w:name="_Toc340990449" w:id="3071"/>
      <w:bookmarkStart w:name="_Toc340993152" w:id="3072"/>
      <w:bookmarkStart w:name="_Toc340990450" w:id="3073"/>
      <w:bookmarkStart w:name="_Toc340993153" w:id="3074"/>
      <w:bookmarkStart w:name="_Toc340990451" w:id="3075"/>
      <w:bookmarkStart w:name="_Toc340993154" w:id="3076"/>
      <w:bookmarkStart w:name="_Toc340990452" w:id="3077"/>
      <w:bookmarkStart w:name="_Toc340993155" w:id="3078"/>
      <w:bookmarkStart w:name="_Toc340990453" w:id="3079"/>
      <w:bookmarkStart w:name="_Toc340993156" w:id="3080"/>
      <w:bookmarkStart w:name="_Toc340990454" w:id="3081"/>
      <w:bookmarkStart w:name="_Toc340993157" w:id="3082"/>
      <w:bookmarkStart w:name="_Toc340990455" w:id="3083"/>
      <w:bookmarkStart w:name="_Toc340993158" w:id="3084"/>
      <w:bookmarkStart w:name="_Toc340990456" w:id="3085"/>
      <w:bookmarkStart w:name="_Toc340993159" w:id="3086"/>
      <w:bookmarkStart w:name="_Toc340990457" w:id="3087"/>
      <w:bookmarkStart w:name="_Toc340993160" w:id="3088"/>
      <w:bookmarkStart w:name="_Toc340990458" w:id="3089"/>
      <w:bookmarkStart w:name="_Toc340993161" w:id="3090"/>
      <w:bookmarkStart w:name="_Toc340990459" w:id="3091"/>
      <w:bookmarkStart w:name="_Toc340993162" w:id="3092"/>
      <w:bookmarkStart w:name="_Toc340990460" w:id="3093"/>
      <w:bookmarkStart w:name="_Toc340993163" w:id="3094"/>
      <w:bookmarkStart w:name="_Toc340990461" w:id="3095"/>
      <w:bookmarkStart w:name="_Toc340993164" w:id="3096"/>
      <w:bookmarkStart w:name="_Toc340990462" w:id="3097"/>
      <w:bookmarkStart w:name="_Toc340993165" w:id="3098"/>
      <w:bookmarkStart w:name="_Toc340990463" w:id="3099"/>
      <w:bookmarkStart w:name="_Toc340993166" w:id="3100"/>
      <w:bookmarkStart w:name="_Toc340990464" w:id="3101"/>
      <w:bookmarkStart w:name="_Toc340993167" w:id="3102"/>
      <w:bookmarkStart w:name="_Toc340990465" w:id="3103"/>
      <w:bookmarkStart w:name="_Toc340993168" w:id="3104"/>
      <w:bookmarkStart w:name="_Toc340990466" w:id="3105"/>
      <w:bookmarkStart w:name="_Toc340993169" w:id="3106"/>
      <w:bookmarkStart w:name="_Toc340990467" w:id="3107"/>
      <w:bookmarkStart w:name="_Toc340993170" w:id="3108"/>
      <w:bookmarkStart w:name="_Toc340990468" w:id="3109"/>
      <w:bookmarkStart w:name="_Toc340993171" w:id="3110"/>
      <w:bookmarkStart w:name="_Toc340990469" w:id="3111"/>
      <w:bookmarkStart w:name="_Toc340993172" w:id="3112"/>
      <w:bookmarkStart w:name="_Toc340990470" w:id="3113"/>
      <w:bookmarkStart w:name="_Toc340993173" w:id="3114"/>
      <w:bookmarkStart w:name="_Toc340990471" w:id="3115"/>
      <w:bookmarkStart w:name="_Toc340993174" w:id="3116"/>
      <w:bookmarkStart w:name="_Toc340990472" w:id="3117"/>
      <w:bookmarkStart w:name="_Toc340993175" w:id="3118"/>
      <w:bookmarkStart w:name="_Toc340990473" w:id="3119"/>
      <w:bookmarkStart w:name="_Toc340993176" w:id="3120"/>
      <w:bookmarkStart w:name="_Toc340990474" w:id="3121"/>
      <w:bookmarkStart w:name="_Toc340993177" w:id="3122"/>
      <w:bookmarkStart w:name="_Toc340990475" w:id="3123"/>
      <w:bookmarkStart w:name="_Toc340993178" w:id="3124"/>
      <w:bookmarkStart w:name="_Toc340990476" w:id="3125"/>
      <w:bookmarkStart w:name="_Toc340993179" w:id="3126"/>
      <w:bookmarkStart w:name="_Toc340990477" w:id="3127"/>
      <w:bookmarkStart w:name="_Toc340993180" w:id="3128"/>
      <w:bookmarkStart w:name="_Toc340990478" w:id="3129"/>
      <w:bookmarkStart w:name="_Toc340993181" w:id="3130"/>
      <w:bookmarkStart w:name="_Toc340990479" w:id="3131"/>
      <w:bookmarkStart w:name="_Toc340993182" w:id="3132"/>
      <w:bookmarkStart w:name="_Toc340990480" w:id="3133"/>
      <w:bookmarkStart w:name="_Toc340993183" w:id="3134"/>
      <w:bookmarkStart w:name="_Toc340990481" w:id="3135"/>
      <w:bookmarkStart w:name="_Toc340993184" w:id="3136"/>
      <w:bookmarkStart w:name="_Toc340990482" w:id="3137"/>
      <w:bookmarkStart w:name="_Toc340993185" w:id="3138"/>
      <w:bookmarkStart w:name="_Toc340990483" w:id="3139"/>
      <w:bookmarkStart w:name="_Toc340993186" w:id="3140"/>
      <w:bookmarkStart w:name="_Toc340990484" w:id="3141"/>
      <w:bookmarkStart w:name="_Toc340993187" w:id="3142"/>
      <w:bookmarkStart w:name="_Toc340990485" w:id="3143"/>
      <w:bookmarkStart w:name="_Toc340993188" w:id="3144"/>
      <w:bookmarkStart w:name="_Toc340990486" w:id="3145"/>
      <w:bookmarkStart w:name="_Toc340993189" w:id="3146"/>
      <w:bookmarkStart w:name="_Toc340990487" w:id="3147"/>
      <w:bookmarkStart w:name="_Toc340993190" w:id="3148"/>
      <w:bookmarkStart w:name="_Toc340990488" w:id="3149"/>
      <w:bookmarkStart w:name="_Toc340993191" w:id="3150"/>
      <w:bookmarkStart w:name="_Toc340990489" w:id="3151"/>
      <w:bookmarkStart w:name="_Toc340993192" w:id="3152"/>
      <w:bookmarkStart w:name="_Toc340990490" w:id="3153"/>
      <w:bookmarkStart w:name="_Toc340993193" w:id="3154"/>
      <w:bookmarkStart w:name="_Toc340990491" w:id="3155"/>
      <w:bookmarkStart w:name="_Toc340993194" w:id="3156"/>
      <w:bookmarkStart w:name="_Toc340990492" w:id="3157"/>
      <w:bookmarkStart w:name="_Toc340993195" w:id="3158"/>
      <w:bookmarkStart w:name="_Toc340990493" w:id="3159"/>
      <w:bookmarkStart w:name="_Toc340993196" w:id="3160"/>
      <w:bookmarkStart w:name="_Toc340990494" w:id="3161"/>
      <w:bookmarkStart w:name="_Toc340993197" w:id="3162"/>
      <w:bookmarkStart w:name="_Toc340990495" w:id="3163"/>
      <w:bookmarkStart w:name="_Toc340993198" w:id="3164"/>
      <w:bookmarkStart w:name="_Toc340990496" w:id="3165"/>
      <w:bookmarkStart w:name="_Toc340993199" w:id="3166"/>
      <w:bookmarkStart w:name="_Toc340990497" w:id="3167"/>
      <w:bookmarkStart w:name="_Toc340993200" w:id="3168"/>
      <w:bookmarkStart w:name="_Toc340990498" w:id="3169"/>
      <w:bookmarkStart w:name="_Toc340993201" w:id="3170"/>
      <w:bookmarkStart w:name="_Toc340990499" w:id="3171"/>
      <w:bookmarkStart w:name="_Toc340993202" w:id="3172"/>
      <w:bookmarkStart w:name="_Toc340990500" w:id="3173"/>
      <w:bookmarkStart w:name="_Toc340993203" w:id="3174"/>
      <w:bookmarkStart w:name="_Toc340990501" w:id="3175"/>
      <w:bookmarkStart w:name="_Toc340993204" w:id="3176"/>
      <w:bookmarkStart w:name="_Toc340990502" w:id="3177"/>
      <w:bookmarkStart w:name="_Toc340993205" w:id="3178"/>
      <w:bookmarkStart w:name="_Toc340990503" w:id="3179"/>
      <w:bookmarkStart w:name="_Toc340993206" w:id="3180"/>
      <w:bookmarkStart w:name="_Toc340990504" w:id="3181"/>
      <w:bookmarkStart w:name="_Toc340993207" w:id="3182"/>
      <w:bookmarkStart w:name="_Toc340990505" w:id="3183"/>
      <w:bookmarkStart w:name="_Toc340993208" w:id="3184"/>
      <w:bookmarkStart w:name="_Toc340990506" w:id="3185"/>
      <w:bookmarkStart w:name="_Toc340993209" w:id="3186"/>
      <w:bookmarkStart w:name="_Toc340990507" w:id="3187"/>
      <w:bookmarkStart w:name="_Toc340993210" w:id="3188"/>
      <w:bookmarkStart w:name="_Toc340990508" w:id="3189"/>
      <w:bookmarkStart w:name="_Toc340993211" w:id="3190"/>
      <w:bookmarkStart w:name="_Toc340990509" w:id="3191"/>
      <w:bookmarkStart w:name="_Toc340993212" w:id="3192"/>
      <w:bookmarkStart w:name="_Toc340990510" w:id="3193"/>
      <w:bookmarkStart w:name="_Toc340993213" w:id="3194"/>
      <w:bookmarkStart w:name="_Toc340990511" w:id="3195"/>
      <w:bookmarkStart w:name="_Toc340993214" w:id="3196"/>
      <w:bookmarkStart w:name="_Toc340990512" w:id="3197"/>
      <w:bookmarkStart w:name="_Toc340993215" w:id="3198"/>
      <w:bookmarkStart w:name="_Toc340990513" w:id="3199"/>
      <w:bookmarkStart w:name="_Toc340993216" w:id="3200"/>
      <w:bookmarkStart w:name="_Toc340990514" w:id="3201"/>
      <w:bookmarkStart w:name="_Toc340993217" w:id="3202"/>
      <w:bookmarkStart w:name="_Toc340990515" w:id="3203"/>
      <w:bookmarkStart w:name="_Toc340993218" w:id="3204"/>
      <w:bookmarkStart w:name="_Toc340990516" w:id="3205"/>
      <w:bookmarkStart w:name="_Toc340993219" w:id="3206"/>
      <w:bookmarkStart w:name="_Toc340990517" w:id="3207"/>
      <w:bookmarkStart w:name="_Toc340993220" w:id="3208"/>
      <w:bookmarkStart w:name="_Toc340990518" w:id="3209"/>
      <w:bookmarkStart w:name="_Toc340993221" w:id="3210"/>
      <w:bookmarkStart w:name="_Toc340990519" w:id="3211"/>
      <w:bookmarkStart w:name="_Toc340993222" w:id="3212"/>
      <w:bookmarkStart w:name="_Toc340990520" w:id="3213"/>
      <w:bookmarkStart w:name="_Toc340993223" w:id="3214"/>
      <w:bookmarkStart w:name="_Toc340990521" w:id="3215"/>
      <w:bookmarkStart w:name="_Toc340993224" w:id="3216"/>
      <w:bookmarkStart w:name="_Toc340990522" w:id="3217"/>
      <w:bookmarkStart w:name="_Toc340993225" w:id="3218"/>
      <w:bookmarkStart w:name="_Toc340990523" w:id="3219"/>
      <w:bookmarkStart w:name="_Toc340993226" w:id="3220"/>
      <w:bookmarkStart w:name="_Toc340990524" w:id="3221"/>
      <w:bookmarkStart w:name="_Toc340993227" w:id="3222"/>
      <w:bookmarkStart w:name="_Toc340990525" w:id="3223"/>
      <w:bookmarkStart w:name="_Toc340993228" w:id="3224"/>
      <w:bookmarkStart w:name="_Toc340990526" w:id="3225"/>
      <w:bookmarkStart w:name="_Toc340993229" w:id="3226"/>
      <w:bookmarkStart w:name="_Toc340990527" w:id="3227"/>
      <w:bookmarkStart w:name="_Toc340993230" w:id="3228"/>
      <w:bookmarkStart w:name="_Toc340990528" w:id="3229"/>
      <w:bookmarkStart w:name="_Toc340993231" w:id="3230"/>
      <w:bookmarkStart w:name="_Toc340990529" w:id="3231"/>
      <w:bookmarkStart w:name="_Toc340993232" w:id="3232"/>
      <w:bookmarkStart w:name="_Toc340990530" w:id="3233"/>
      <w:bookmarkStart w:name="_Toc340993233" w:id="3234"/>
      <w:bookmarkStart w:name="_Toc340990531" w:id="3235"/>
      <w:bookmarkStart w:name="_Toc340993234" w:id="3236"/>
      <w:bookmarkStart w:name="_Toc340990532" w:id="3237"/>
      <w:bookmarkStart w:name="_Toc340993235" w:id="3238"/>
      <w:bookmarkStart w:name="_Toc340990533" w:id="3239"/>
      <w:bookmarkStart w:name="_Toc340993236" w:id="3240"/>
      <w:bookmarkStart w:name="_Toc340990534" w:id="3241"/>
      <w:bookmarkStart w:name="_Toc340993237" w:id="3242"/>
      <w:bookmarkStart w:name="_Toc340990535" w:id="3243"/>
      <w:bookmarkStart w:name="_Toc340993238" w:id="3244"/>
      <w:bookmarkStart w:name="_Toc340990536" w:id="3245"/>
      <w:bookmarkStart w:name="_Toc340993239" w:id="3246"/>
      <w:bookmarkStart w:name="_Toc340990537" w:id="3247"/>
      <w:bookmarkStart w:name="_Toc340993240" w:id="3248"/>
      <w:bookmarkStart w:name="_Toc340990538" w:id="3249"/>
      <w:bookmarkStart w:name="_Toc340993241" w:id="3250"/>
      <w:bookmarkStart w:name="_Toc340990539" w:id="3251"/>
      <w:bookmarkStart w:name="_Toc340993242" w:id="3252"/>
      <w:bookmarkStart w:name="_Toc340990540" w:id="3253"/>
      <w:bookmarkStart w:name="_Toc340993243" w:id="3254"/>
      <w:bookmarkStart w:name="_Toc340990541" w:id="3255"/>
      <w:bookmarkStart w:name="_Toc340993244" w:id="3256"/>
      <w:bookmarkStart w:name="_Toc340990542" w:id="3257"/>
      <w:bookmarkStart w:name="_Toc340993245" w:id="3258"/>
      <w:bookmarkStart w:name="_Toc340990543" w:id="3259"/>
      <w:bookmarkStart w:name="_Toc340993246" w:id="3260"/>
      <w:bookmarkStart w:name="_Toc340990544" w:id="3261"/>
      <w:bookmarkStart w:name="_Toc340993247" w:id="3262"/>
      <w:bookmarkStart w:name="_Toc340990545" w:id="3263"/>
      <w:bookmarkStart w:name="_Toc340993248" w:id="3264"/>
      <w:bookmarkStart w:name="_Toc340990546" w:id="3265"/>
      <w:bookmarkStart w:name="_Toc340993249" w:id="3266"/>
      <w:bookmarkStart w:name="_Toc340990547" w:id="3267"/>
      <w:bookmarkStart w:name="_Toc340993250" w:id="3268"/>
      <w:bookmarkStart w:name="_Toc340990548" w:id="3269"/>
      <w:bookmarkStart w:name="_Toc340993251" w:id="3270"/>
      <w:bookmarkStart w:name="_Toc340990549" w:id="3271"/>
      <w:bookmarkStart w:name="_Toc340993252" w:id="3272"/>
      <w:bookmarkStart w:name="_Toc340990550" w:id="3273"/>
      <w:bookmarkStart w:name="_Toc340993253" w:id="3274"/>
      <w:bookmarkStart w:name="_Toc340990551" w:id="3275"/>
      <w:bookmarkStart w:name="_Toc340993254" w:id="3276"/>
      <w:bookmarkStart w:name="_Toc340990552" w:id="3277"/>
      <w:bookmarkStart w:name="_Toc340993255" w:id="3278"/>
      <w:bookmarkStart w:name="_Toc340990553" w:id="3279"/>
      <w:bookmarkStart w:name="_Toc340993256" w:id="3280"/>
      <w:bookmarkStart w:name="_Toc340990554" w:id="3281"/>
      <w:bookmarkStart w:name="_Toc340993257" w:id="3282"/>
      <w:bookmarkStart w:name="_Toc340990555" w:id="3283"/>
      <w:bookmarkStart w:name="_Toc340993258" w:id="3284"/>
      <w:bookmarkStart w:name="_Toc340990556" w:id="3285"/>
      <w:bookmarkStart w:name="_Toc340993259" w:id="3286"/>
      <w:bookmarkStart w:name="_Toc340990557" w:id="3287"/>
      <w:bookmarkStart w:name="_Toc340993260" w:id="3288"/>
      <w:bookmarkStart w:name="_Toc340990558" w:id="3289"/>
      <w:bookmarkStart w:name="_Toc340993261" w:id="3290"/>
      <w:bookmarkStart w:name="_Toc340990559" w:id="3291"/>
      <w:bookmarkStart w:name="_Toc340993262" w:id="3292"/>
      <w:bookmarkStart w:name="_Toc340990560" w:id="3293"/>
      <w:bookmarkStart w:name="_Toc340993263" w:id="3294"/>
      <w:bookmarkStart w:name="_Toc340990561" w:id="3295"/>
      <w:bookmarkStart w:name="_Toc340993264" w:id="3296"/>
      <w:bookmarkStart w:name="_Toc340990562" w:id="3297"/>
      <w:bookmarkStart w:name="_Toc340993265" w:id="3298"/>
      <w:bookmarkStart w:name="_Toc340990563" w:id="3299"/>
      <w:bookmarkStart w:name="_Toc340993266" w:id="3300"/>
      <w:bookmarkStart w:name="_Toc340990564" w:id="3301"/>
      <w:bookmarkStart w:name="_Toc340993267" w:id="3302"/>
      <w:bookmarkStart w:name="_Toc340990565" w:id="3303"/>
      <w:bookmarkStart w:name="_Toc340993268" w:id="3304"/>
      <w:bookmarkStart w:name="_Toc340990566" w:id="3305"/>
      <w:bookmarkStart w:name="_Toc340993269" w:id="3306"/>
      <w:bookmarkStart w:name="_Toc340990567" w:id="3307"/>
      <w:bookmarkStart w:name="_Toc340993270" w:id="3308"/>
      <w:bookmarkStart w:name="_Toc340990568" w:id="3309"/>
      <w:bookmarkStart w:name="_Toc340993271" w:id="3310"/>
      <w:bookmarkStart w:name="_Toc340990569" w:id="3311"/>
      <w:bookmarkStart w:name="_Toc340993272" w:id="3312"/>
      <w:bookmarkStart w:name="_Toc340990570" w:id="3313"/>
      <w:bookmarkStart w:name="_Toc340993273" w:id="3314"/>
      <w:bookmarkStart w:name="_Toc340990571" w:id="3315"/>
      <w:bookmarkStart w:name="_Toc340993274" w:id="3316"/>
      <w:bookmarkStart w:name="_Toc340990572" w:id="3317"/>
      <w:bookmarkStart w:name="_Toc340993275" w:id="3318"/>
      <w:bookmarkStart w:name="_Toc340990573" w:id="3319"/>
      <w:bookmarkStart w:name="_Toc340993276" w:id="3320"/>
      <w:bookmarkStart w:name="_Toc340990574" w:id="3321"/>
      <w:bookmarkStart w:name="_Toc340993277" w:id="3322"/>
      <w:bookmarkStart w:name="_Toc340990575" w:id="3323"/>
      <w:bookmarkStart w:name="_Toc340993278" w:id="3324"/>
      <w:bookmarkStart w:name="_Toc340990576" w:id="3325"/>
      <w:bookmarkStart w:name="_Toc340993279" w:id="3326"/>
      <w:bookmarkStart w:name="_Toc340990577" w:id="3327"/>
      <w:bookmarkStart w:name="_Toc340993280" w:id="3328"/>
      <w:bookmarkStart w:name="_Toc340990578" w:id="3329"/>
      <w:bookmarkStart w:name="_Toc340993281" w:id="3330"/>
      <w:bookmarkStart w:name="_Toc340990579" w:id="3331"/>
      <w:bookmarkStart w:name="_Toc340993282" w:id="3332"/>
      <w:bookmarkStart w:name="_Toc340990580" w:id="3333"/>
      <w:bookmarkStart w:name="_Toc340993283" w:id="3334"/>
      <w:bookmarkStart w:name="_Toc340990581" w:id="3335"/>
      <w:bookmarkStart w:name="_Toc340993284" w:id="3336"/>
      <w:bookmarkStart w:name="_Toc340990582" w:id="3337"/>
      <w:bookmarkStart w:name="_Toc340993285" w:id="3338"/>
      <w:bookmarkStart w:name="_Toc340990583" w:id="3339"/>
      <w:bookmarkStart w:name="_Toc340993286" w:id="3340"/>
      <w:bookmarkStart w:name="_Toc340990584" w:id="3341"/>
      <w:bookmarkStart w:name="_Toc340993287" w:id="3342"/>
      <w:bookmarkStart w:name="_Toc340990585" w:id="3343"/>
      <w:bookmarkStart w:name="_Toc340993288" w:id="3344"/>
      <w:bookmarkStart w:name="_Toc340990586" w:id="3345"/>
      <w:bookmarkStart w:name="_Toc340993289" w:id="3346"/>
      <w:bookmarkStart w:name="_Toc340990587" w:id="3347"/>
      <w:bookmarkStart w:name="_Toc340993290" w:id="3348"/>
      <w:bookmarkStart w:name="_Toc340990588" w:id="3349"/>
      <w:bookmarkStart w:name="_Toc340993291" w:id="3350"/>
      <w:bookmarkStart w:name="_Toc340990589" w:id="3351"/>
      <w:bookmarkStart w:name="_Toc340993292" w:id="3352"/>
      <w:bookmarkStart w:name="_Toc340990590" w:id="3353"/>
      <w:bookmarkStart w:name="_Toc340993293" w:id="3354"/>
      <w:bookmarkStart w:name="_Toc340990591" w:id="3355"/>
      <w:bookmarkStart w:name="_Toc340993294" w:id="3356"/>
      <w:bookmarkStart w:name="_Toc340990592" w:id="3357"/>
      <w:bookmarkStart w:name="_Toc340993295" w:id="3358"/>
      <w:bookmarkStart w:name="_Toc340990593" w:id="3359"/>
      <w:bookmarkStart w:name="_Toc340993296" w:id="3360"/>
      <w:bookmarkStart w:name="_Toc340990594" w:id="3361"/>
      <w:bookmarkStart w:name="_Toc340993297" w:id="3362"/>
      <w:bookmarkStart w:name="_Toc340990595" w:id="3363"/>
      <w:bookmarkStart w:name="_Toc340993298" w:id="3364"/>
      <w:bookmarkStart w:name="_Toc340990596" w:id="3365"/>
      <w:bookmarkStart w:name="_Toc340993299" w:id="3366"/>
      <w:bookmarkStart w:name="_Toc340990597" w:id="3367"/>
      <w:bookmarkStart w:name="_Toc340993300" w:id="3368"/>
      <w:bookmarkStart w:name="_Toc340990598" w:id="3369"/>
      <w:bookmarkStart w:name="_Toc340993301" w:id="3370"/>
      <w:bookmarkStart w:name="_Toc340990599" w:id="3371"/>
      <w:bookmarkStart w:name="_Toc340993302" w:id="3372"/>
      <w:bookmarkStart w:name="_Toc340990600" w:id="3373"/>
      <w:bookmarkStart w:name="_Toc340993303" w:id="3374"/>
      <w:bookmarkStart w:name="_Toc340990601" w:id="3375"/>
      <w:bookmarkStart w:name="_Toc340993304" w:id="3376"/>
      <w:bookmarkStart w:name="_Toc340990602" w:id="3377"/>
      <w:bookmarkStart w:name="_Toc340993305" w:id="3378"/>
      <w:bookmarkStart w:name="_Toc340990603" w:id="3379"/>
      <w:bookmarkStart w:name="_Toc340993306" w:id="3380"/>
      <w:bookmarkStart w:name="_Toc340990604" w:id="3381"/>
      <w:bookmarkStart w:name="_Toc340993307" w:id="3382"/>
      <w:bookmarkStart w:name="_Toc340990605" w:id="3383"/>
      <w:bookmarkStart w:name="_Toc340993308" w:id="3384"/>
      <w:bookmarkStart w:name="_Toc340990606" w:id="3385"/>
      <w:bookmarkStart w:name="_Toc340993309" w:id="3386"/>
      <w:bookmarkStart w:name="_Toc340990607" w:id="3387"/>
      <w:bookmarkStart w:name="_Toc340993310" w:id="3388"/>
      <w:bookmarkStart w:name="_Toc340990608" w:id="3389"/>
      <w:bookmarkStart w:name="_Toc340993311" w:id="3390"/>
      <w:bookmarkStart w:name="_Toc340990609" w:id="3391"/>
      <w:bookmarkStart w:name="_Toc340993312" w:id="3392"/>
      <w:bookmarkStart w:name="_Toc340990610" w:id="3393"/>
      <w:bookmarkStart w:name="_Toc340993313" w:id="3394"/>
      <w:bookmarkStart w:name="_Toc340990611" w:id="3395"/>
      <w:bookmarkStart w:name="_Toc340993314" w:id="3396"/>
      <w:bookmarkStart w:name="_Toc340990612" w:id="3397"/>
      <w:bookmarkStart w:name="_Toc340993315" w:id="3398"/>
      <w:bookmarkStart w:name="_Toc340990613" w:id="3399"/>
      <w:bookmarkStart w:name="_Toc340993316" w:id="3400"/>
      <w:bookmarkStart w:name="_Toc340990614" w:id="3401"/>
      <w:bookmarkStart w:name="_Toc340993317" w:id="3402"/>
      <w:bookmarkStart w:name="_Toc340990615" w:id="3403"/>
      <w:bookmarkStart w:name="_Toc340993318" w:id="3404"/>
      <w:bookmarkStart w:name="_Toc340990616" w:id="3405"/>
      <w:bookmarkStart w:name="_Toc340993319" w:id="3406"/>
      <w:bookmarkStart w:name="_Toc340990617" w:id="3407"/>
      <w:bookmarkStart w:name="_Toc340993320" w:id="3408"/>
      <w:bookmarkStart w:name="_Toc340990618" w:id="3409"/>
      <w:bookmarkStart w:name="_Toc340993321" w:id="3410"/>
      <w:bookmarkStart w:name="_Toc340990619" w:id="3411"/>
      <w:bookmarkStart w:name="_Toc340993322" w:id="3412"/>
      <w:bookmarkStart w:name="_Toc340990620" w:id="3413"/>
      <w:bookmarkStart w:name="_Toc340993323" w:id="3414"/>
      <w:bookmarkStart w:name="_Toc340990621" w:id="3415"/>
      <w:bookmarkStart w:name="_Toc340993324" w:id="3416"/>
      <w:bookmarkStart w:name="_Toc340990622" w:id="3417"/>
      <w:bookmarkStart w:name="_Toc340993325" w:id="3418"/>
      <w:bookmarkStart w:name="_Toc340990623" w:id="3419"/>
      <w:bookmarkStart w:name="_Toc340993326" w:id="3420"/>
      <w:bookmarkStart w:name="_Toc340990624" w:id="3421"/>
      <w:bookmarkStart w:name="_Toc340993327" w:id="3422"/>
      <w:bookmarkStart w:name="_Toc340990625" w:id="3423"/>
      <w:bookmarkStart w:name="_Toc340993328" w:id="3424"/>
      <w:bookmarkStart w:name="_Toc340990626" w:id="3425"/>
      <w:bookmarkStart w:name="_Toc340993329" w:id="3426"/>
      <w:bookmarkStart w:name="_Toc340990627" w:id="3427"/>
      <w:bookmarkStart w:name="_Toc340993330" w:id="3428"/>
      <w:bookmarkStart w:name="_Toc340990628" w:id="3429"/>
      <w:bookmarkStart w:name="_Toc340993331" w:id="3430"/>
      <w:bookmarkStart w:name="_Toc340990629" w:id="3431"/>
      <w:bookmarkStart w:name="_Toc340993332" w:id="3432"/>
      <w:bookmarkStart w:name="_Toc340990630" w:id="3433"/>
      <w:bookmarkStart w:name="_Toc340993333" w:id="3434"/>
      <w:bookmarkStart w:name="_Toc340990631" w:id="3435"/>
      <w:bookmarkStart w:name="_Toc340993334" w:id="3436"/>
      <w:bookmarkStart w:name="_Toc340990632" w:id="3437"/>
      <w:bookmarkStart w:name="_Toc340993335" w:id="3438"/>
      <w:bookmarkStart w:name="_Toc340990633" w:id="3439"/>
      <w:bookmarkStart w:name="_Toc340993336" w:id="3440"/>
      <w:bookmarkStart w:name="_Toc340990634" w:id="3441"/>
      <w:bookmarkStart w:name="_Toc340993337" w:id="3442"/>
      <w:bookmarkStart w:name="_Toc340990635" w:id="3443"/>
      <w:bookmarkStart w:name="_Toc340993338" w:id="3444"/>
      <w:bookmarkStart w:name="_Toc340990636" w:id="3445"/>
      <w:bookmarkStart w:name="_Toc340993339" w:id="3446"/>
      <w:bookmarkStart w:name="_Toc340990637" w:id="3447"/>
      <w:bookmarkStart w:name="_Toc340993340" w:id="3448"/>
      <w:bookmarkStart w:name="_Toc340990638" w:id="3449"/>
      <w:bookmarkStart w:name="_Toc340993341" w:id="3450"/>
      <w:bookmarkStart w:name="_Toc340990639" w:id="3451"/>
      <w:bookmarkStart w:name="_Toc340993342" w:id="3452"/>
      <w:bookmarkStart w:name="_Toc340990640" w:id="3453"/>
      <w:bookmarkStart w:name="_Toc340993343" w:id="3454"/>
      <w:bookmarkStart w:name="_Toc340990641" w:id="3455"/>
      <w:bookmarkStart w:name="_Toc340993344" w:id="3456"/>
      <w:bookmarkStart w:name="_Toc340990642" w:id="3457"/>
      <w:bookmarkStart w:name="_Toc340993345" w:id="3458"/>
      <w:bookmarkStart w:name="_Toc340990643" w:id="3459"/>
      <w:bookmarkStart w:name="_Toc340993346" w:id="3460"/>
      <w:bookmarkStart w:name="_Toc340990644" w:id="3461"/>
      <w:bookmarkStart w:name="_Toc340993347" w:id="3462"/>
      <w:bookmarkStart w:name="_Toc340990645" w:id="3463"/>
      <w:bookmarkStart w:name="_Toc340993348" w:id="3464"/>
      <w:bookmarkStart w:name="_Toc340990646" w:id="3465"/>
      <w:bookmarkStart w:name="_Toc340993349" w:id="3466"/>
      <w:bookmarkStart w:name="_Toc340990647" w:id="3467"/>
      <w:bookmarkStart w:name="_Toc340993350" w:id="3468"/>
      <w:bookmarkStart w:name="_Toc340990648" w:id="3469"/>
      <w:bookmarkStart w:name="_Toc340993351" w:id="3470"/>
      <w:bookmarkStart w:name="_Toc340990649" w:id="3471"/>
      <w:bookmarkStart w:name="_Toc340993352" w:id="3472"/>
      <w:bookmarkStart w:name="_Toc340990650" w:id="3473"/>
      <w:bookmarkStart w:name="_Toc340993353" w:id="3474"/>
      <w:bookmarkStart w:name="_Toc340990651" w:id="3475"/>
      <w:bookmarkStart w:name="_Toc340993354" w:id="3476"/>
      <w:bookmarkStart w:name="_Toc340990652" w:id="3477"/>
      <w:bookmarkStart w:name="_Toc340993355" w:id="3478"/>
      <w:bookmarkStart w:name="_Toc340990653" w:id="3479"/>
      <w:bookmarkStart w:name="_Toc340993356" w:id="3480"/>
      <w:bookmarkStart w:name="_Toc340990654" w:id="3481"/>
      <w:bookmarkStart w:name="_Toc340993357" w:id="3482"/>
      <w:bookmarkStart w:name="_Toc340990655" w:id="3483"/>
      <w:bookmarkStart w:name="_Toc340993358" w:id="3484"/>
      <w:bookmarkStart w:name="_Toc340990656" w:id="3485"/>
      <w:bookmarkStart w:name="_Toc340993359" w:id="3486"/>
      <w:bookmarkStart w:name="_Toc340990657" w:id="3487"/>
      <w:bookmarkStart w:name="_Toc340993360" w:id="3488"/>
      <w:bookmarkStart w:name="_Toc340990658" w:id="3489"/>
      <w:bookmarkStart w:name="_Toc340993361" w:id="3490"/>
      <w:bookmarkStart w:name="_Toc340990659" w:id="3491"/>
      <w:bookmarkStart w:name="_Toc340993362" w:id="3492"/>
      <w:bookmarkStart w:name="_Toc340990660" w:id="3493"/>
      <w:bookmarkStart w:name="_Toc340993363" w:id="3494"/>
      <w:bookmarkStart w:name="_Toc340990661" w:id="3495"/>
      <w:bookmarkStart w:name="_Toc340993364" w:id="3496"/>
      <w:bookmarkStart w:name="_Toc340990662" w:id="3497"/>
      <w:bookmarkStart w:name="_Toc340993365" w:id="3498"/>
      <w:bookmarkStart w:name="_Toc340990663" w:id="3499"/>
      <w:bookmarkStart w:name="_Toc340993366" w:id="3500"/>
      <w:bookmarkStart w:name="_Toc340990664" w:id="3501"/>
      <w:bookmarkStart w:name="_Toc340993367" w:id="3502"/>
      <w:bookmarkStart w:name="_Toc340990665" w:id="3503"/>
      <w:bookmarkStart w:name="_Toc340993368" w:id="3504"/>
      <w:bookmarkStart w:name="_Toc340990666" w:id="3505"/>
      <w:bookmarkStart w:name="_Toc340993369" w:id="3506"/>
      <w:bookmarkStart w:name="_Toc340990667" w:id="3507"/>
      <w:bookmarkStart w:name="_Toc340993370" w:id="3508"/>
      <w:bookmarkStart w:name="_Toc340990668" w:id="3509"/>
      <w:bookmarkStart w:name="_Toc340993371" w:id="3510"/>
      <w:bookmarkStart w:name="_Toc340990669" w:id="3511"/>
      <w:bookmarkStart w:name="_Toc340993372" w:id="3512"/>
      <w:bookmarkStart w:name="_Toc340990670" w:id="3513"/>
      <w:bookmarkStart w:name="_Toc340993373" w:id="3514"/>
      <w:bookmarkStart w:name="_Toc340990671" w:id="3515"/>
      <w:bookmarkStart w:name="_Toc340993374" w:id="3516"/>
      <w:bookmarkStart w:name="_Toc340990672" w:id="3517"/>
      <w:bookmarkStart w:name="_Toc340993375" w:id="3518"/>
      <w:bookmarkStart w:name="_Toc340990673" w:id="3519"/>
      <w:bookmarkStart w:name="_Toc340993376" w:id="3520"/>
      <w:bookmarkStart w:name="_Toc340990674" w:id="3521"/>
      <w:bookmarkStart w:name="_Toc340993377" w:id="3522"/>
      <w:bookmarkStart w:name="_Toc340990675" w:id="3523"/>
      <w:bookmarkStart w:name="_Toc340993378" w:id="3524"/>
      <w:bookmarkStart w:name="_Toc340990676" w:id="3525"/>
      <w:bookmarkStart w:name="_Toc340993379" w:id="3526"/>
      <w:bookmarkStart w:name="_Toc340990677" w:id="3527"/>
      <w:bookmarkStart w:name="_Toc340993380" w:id="3528"/>
      <w:bookmarkStart w:name="_Toc340990678" w:id="3529"/>
      <w:bookmarkStart w:name="_Toc340993381" w:id="3530"/>
      <w:bookmarkStart w:name="_Toc340990679" w:id="3531"/>
      <w:bookmarkStart w:name="_Toc340993382" w:id="3532"/>
      <w:bookmarkStart w:name="_Toc340990680" w:id="3533"/>
      <w:bookmarkStart w:name="_Toc340993383" w:id="3534"/>
      <w:bookmarkStart w:name="_Toc340990681" w:id="3535"/>
      <w:bookmarkStart w:name="_Toc340993384" w:id="3536"/>
      <w:bookmarkStart w:name="_Toc340990682" w:id="3537"/>
      <w:bookmarkStart w:name="_Toc340993385" w:id="3538"/>
      <w:bookmarkStart w:name="_Toc340990683" w:id="3539"/>
      <w:bookmarkStart w:name="_Toc340993386" w:id="3540"/>
      <w:bookmarkStart w:name="_Toc340990684" w:id="3541"/>
      <w:bookmarkStart w:name="_Toc340993387" w:id="3542"/>
      <w:bookmarkStart w:name="_Toc340990685" w:id="3543"/>
      <w:bookmarkStart w:name="_Toc340993388" w:id="3544"/>
      <w:bookmarkStart w:name="_Toc340990686" w:id="3545"/>
      <w:bookmarkStart w:name="_Toc340993389" w:id="3546"/>
      <w:bookmarkStart w:name="_Toc340990687" w:id="3547"/>
      <w:bookmarkStart w:name="_Toc340993390" w:id="3548"/>
      <w:bookmarkStart w:name="_Toc340990688" w:id="3549"/>
      <w:bookmarkStart w:name="_Toc340993391" w:id="3550"/>
      <w:bookmarkStart w:name="_Toc340990689" w:id="3551"/>
      <w:bookmarkStart w:name="_Toc340993392" w:id="3552"/>
      <w:bookmarkStart w:name="_Toc340990690" w:id="3553"/>
      <w:bookmarkStart w:name="_Toc340993393" w:id="3554"/>
      <w:bookmarkStart w:name="_Toc340990691" w:id="3555"/>
      <w:bookmarkStart w:name="_Toc340993394" w:id="3556"/>
      <w:bookmarkStart w:name="_Toc340990692" w:id="3557"/>
      <w:bookmarkStart w:name="_Toc340993395" w:id="3558"/>
      <w:bookmarkStart w:name="_Toc340990693" w:id="3559"/>
      <w:bookmarkStart w:name="_Toc340993396" w:id="3560"/>
      <w:bookmarkStart w:name="_Toc340990694" w:id="3561"/>
      <w:bookmarkStart w:name="_Toc340993397" w:id="3562"/>
      <w:bookmarkStart w:name="_Toc340990695" w:id="3563"/>
      <w:bookmarkStart w:name="_Toc340993398" w:id="3564"/>
      <w:bookmarkStart w:name="_Toc340990696" w:id="3565"/>
      <w:bookmarkStart w:name="_Toc340993399" w:id="3566"/>
      <w:bookmarkStart w:name="_Toc340990697" w:id="3567"/>
      <w:bookmarkStart w:name="_Toc340993400" w:id="3568"/>
      <w:bookmarkStart w:name="_Toc340990698" w:id="3569"/>
      <w:bookmarkStart w:name="_Toc340993401" w:id="3570"/>
      <w:bookmarkStart w:name="_Toc340990699" w:id="3571"/>
      <w:bookmarkStart w:name="_Toc340993402" w:id="3572"/>
      <w:bookmarkStart w:name="_Toc340990700" w:id="3573"/>
      <w:bookmarkStart w:name="_Toc340993403" w:id="3574"/>
      <w:bookmarkStart w:name="_Toc340990701" w:id="3575"/>
      <w:bookmarkStart w:name="_Toc340993404" w:id="3576"/>
      <w:bookmarkStart w:name="_Toc340990702" w:id="3577"/>
      <w:bookmarkStart w:name="_Toc340993405" w:id="3578"/>
      <w:bookmarkStart w:name="_Toc340990703" w:id="3579"/>
      <w:bookmarkStart w:name="_Toc340993406" w:id="3580"/>
      <w:bookmarkStart w:name="_Toc340990704" w:id="3581"/>
      <w:bookmarkStart w:name="_Toc340993407" w:id="3582"/>
      <w:bookmarkStart w:name="_Toc340990705" w:id="3583"/>
      <w:bookmarkStart w:name="_Toc340993408" w:id="3584"/>
      <w:bookmarkStart w:name="_Toc340990714" w:id="3585"/>
      <w:bookmarkStart w:name="_Toc340993417" w:id="3586"/>
      <w:bookmarkStart w:name="_Toc340990719" w:id="3587"/>
      <w:bookmarkStart w:name="_Toc340993422" w:id="3588"/>
      <w:bookmarkStart w:name="_Toc340990724" w:id="3589"/>
      <w:bookmarkStart w:name="_Toc340993427" w:id="3590"/>
      <w:bookmarkStart w:name="_Toc340990725" w:id="3591"/>
      <w:bookmarkStart w:name="_Toc340993428" w:id="3592"/>
      <w:bookmarkStart w:name="_Toc340990726" w:id="3593"/>
      <w:bookmarkStart w:name="_Toc340993429" w:id="3594"/>
      <w:bookmarkStart w:name="_Toc340990727" w:id="3595"/>
      <w:bookmarkStart w:name="_Toc340993430" w:id="3596"/>
      <w:bookmarkStart w:name="_Toc340990728" w:id="3597"/>
      <w:bookmarkStart w:name="_Toc340993431" w:id="3598"/>
      <w:bookmarkStart w:name="_Toc340990729" w:id="3599"/>
      <w:bookmarkStart w:name="_Toc340993432" w:id="3600"/>
      <w:bookmarkStart w:name="_Toc340990730" w:id="3601"/>
      <w:bookmarkStart w:name="_Toc340993433" w:id="3602"/>
      <w:bookmarkStart w:name="_Toc340990731" w:id="3603"/>
      <w:bookmarkStart w:name="_Toc340993434" w:id="3604"/>
      <w:bookmarkStart w:name="_Toc340990732" w:id="3605"/>
      <w:bookmarkStart w:name="_Toc340993435" w:id="3606"/>
      <w:bookmarkStart w:name="_Toc340990733" w:id="3607"/>
      <w:bookmarkStart w:name="_Toc340993436" w:id="3608"/>
      <w:bookmarkStart w:name="_Toc340990734" w:id="3609"/>
      <w:bookmarkStart w:name="_Toc340993437" w:id="3610"/>
      <w:bookmarkStart w:name="_Toc340990735" w:id="3611"/>
      <w:bookmarkStart w:name="_Toc340993438" w:id="3612"/>
      <w:bookmarkStart w:name="_Toc340990736" w:id="3613"/>
      <w:bookmarkStart w:name="_Toc340993439" w:id="3614"/>
      <w:bookmarkStart w:name="_Toc340990737" w:id="3615"/>
      <w:bookmarkStart w:name="_Toc340993440" w:id="3616"/>
      <w:bookmarkStart w:name="_Toc340990738" w:id="3617"/>
      <w:bookmarkStart w:name="_Toc340993441" w:id="3618"/>
      <w:bookmarkStart w:name="_Toc340990739" w:id="3619"/>
      <w:bookmarkStart w:name="_Toc340993442" w:id="3620"/>
      <w:bookmarkStart w:name="_Toc340990740" w:id="3621"/>
      <w:bookmarkStart w:name="_Toc340993443" w:id="3622"/>
      <w:bookmarkStart w:name="_Toc340990741" w:id="3623"/>
      <w:bookmarkStart w:name="_Toc340993444" w:id="3624"/>
      <w:bookmarkStart w:name="_Toc340990742" w:id="3625"/>
      <w:bookmarkStart w:name="_Toc340993445" w:id="3626"/>
      <w:bookmarkStart w:name="_Toc340990743" w:id="3627"/>
      <w:bookmarkStart w:name="_Toc340993446" w:id="3628"/>
      <w:bookmarkStart w:name="_Toc340990744" w:id="3629"/>
      <w:bookmarkStart w:name="_Toc340993447" w:id="3630"/>
      <w:bookmarkStart w:name="_Toc340990745" w:id="3631"/>
      <w:bookmarkStart w:name="_Toc340993448" w:id="3632"/>
      <w:bookmarkStart w:name="_Toc340990746" w:id="3633"/>
      <w:bookmarkStart w:name="_Toc340993449" w:id="3634"/>
      <w:bookmarkStart w:name="_Toc340990747" w:id="3635"/>
      <w:bookmarkStart w:name="_Toc340993450" w:id="3636"/>
      <w:bookmarkStart w:name="_Toc340990748" w:id="3637"/>
      <w:bookmarkStart w:name="_Toc340993451" w:id="3638"/>
      <w:bookmarkStart w:name="_Toc340990749" w:id="3639"/>
      <w:bookmarkStart w:name="_Toc340993452" w:id="3640"/>
      <w:bookmarkStart w:name="_Toc340990750" w:id="3641"/>
      <w:bookmarkStart w:name="_Toc340993453" w:id="3642"/>
      <w:bookmarkStart w:name="_Toc340990751" w:id="3643"/>
      <w:bookmarkStart w:name="_Toc340993454" w:id="3644"/>
      <w:bookmarkStart w:name="_Toc340990752" w:id="3645"/>
      <w:bookmarkStart w:name="_Toc340993455" w:id="3646"/>
      <w:bookmarkStart w:name="_Toc340990753" w:id="3647"/>
      <w:bookmarkStart w:name="_Toc340993456" w:id="3648"/>
      <w:bookmarkStart w:name="_Toc340990754" w:id="3649"/>
      <w:bookmarkStart w:name="_Toc340993457" w:id="3650"/>
      <w:bookmarkStart w:name="_Toc340990755" w:id="3651"/>
      <w:bookmarkStart w:name="_Toc340993458" w:id="3652"/>
      <w:bookmarkStart w:name="_Toc340990756" w:id="3653"/>
      <w:bookmarkStart w:name="_Toc340993459" w:id="3654"/>
      <w:bookmarkStart w:name="_Toc340990757" w:id="3655"/>
      <w:bookmarkStart w:name="_Toc340993460" w:id="3656"/>
      <w:bookmarkStart w:name="_Toc340990758" w:id="3657"/>
      <w:bookmarkStart w:name="_Toc340993461" w:id="3658"/>
      <w:bookmarkStart w:name="_Toc340990759" w:id="3659"/>
      <w:bookmarkStart w:name="_Toc340993462" w:id="3660"/>
      <w:bookmarkStart w:name="_Toc340990760" w:id="3661"/>
      <w:bookmarkStart w:name="_Toc340993463" w:id="3662"/>
      <w:bookmarkStart w:name="_Toc340990761" w:id="3663"/>
      <w:bookmarkStart w:name="_Toc340993464" w:id="3664"/>
      <w:bookmarkStart w:name="_Toc340990762" w:id="3665"/>
      <w:bookmarkStart w:name="_Toc340993465" w:id="3666"/>
      <w:bookmarkStart w:name="_Toc340990763" w:id="3667"/>
      <w:bookmarkStart w:name="_Toc340993466" w:id="3668"/>
      <w:bookmarkStart w:name="_Toc340990764" w:id="3669"/>
      <w:bookmarkStart w:name="_Toc340993467" w:id="3670"/>
      <w:bookmarkStart w:name="_Toc340990765" w:id="3671"/>
      <w:bookmarkStart w:name="_Toc340993468" w:id="3672"/>
      <w:bookmarkStart w:name="_Toc340990766" w:id="3673"/>
      <w:bookmarkStart w:name="_Toc340993469" w:id="3674"/>
      <w:bookmarkStart w:name="_Toc340990767" w:id="3675"/>
      <w:bookmarkStart w:name="_Toc340993470" w:id="3676"/>
      <w:bookmarkStart w:name="_Toc340990768" w:id="3677"/>
      <w:bookmarkStart w:name="_Toc340993471" w:id="3678"/>
      <w:bookmarkStart w:name="_Toc340990769" w:id="3679"/>
      <w:bookmarkStart w:name="_Toc340993472" w:id="3680"/>
      <w:bookmarkStart w:name="_Toc340990770" w:id="3681"/>
      <w:bookmarkStart w:name="_Toc340993473" w:id="3682"/>
      <w:bookmarkStart w:name="_Toc340990771" w:id="3683"/>
      <w:bookmarkStart w:name="_Toc340993474" w:id="3684"/>
      <w:bookmarkStart w:name="_Toc340990772" w:id="3685"/>
      <w:bookmarkStart w:name="_Toc340993475" w:id="3686"/>
      <w:bookmarkStart w:name="_Toc340990773" w:id="3687"/>
      <w:bookmarkStart w:name="_Toc340993476" w:id="3688"/>
      <w:bookmarkStart w:name="_Toc340990774" w:id="3689"/>
      <w:bookmarkStart w:name="_Toc340993477" w:id="3690"/>
      <w:bookmarkStart w:name="_Toc340990775" w:id="3691"/>
      <w:bookmarkStart w:name="_Toc340993478" w:id="3692"/>
      <w:bookmarkStart w:name="_Toc340990776" w:id="3693"/>
      <w:bookmarkStart w:name="_Toc340993479" w:id="3694"/>
      <w:bookmarkStart w:name="_Toc340990777" w:id="3695"/>
      <w:bookmarkStart w:name="_Toc340993480" w:id="3696"/>
      <w:bookmarkStart w:name="_Toc340990778" w:id="3697"/>
      <w:bookmarkStart w:name="_Toc340993481" w:id="3698"/>
      <w:bookmarkStart w:name="_Toc340990779" w:id="3699"/>
      <w:bookmarkStart w:name="_Toc340993482" w:id="3700"/>
      <w:bookmarkStart w:name="_Toc340990780" w:id="3701"/>
      <w:bookmarkStart w:name="_Toc340993483" w:id="3702"/>
      <w:bookmarkStart w:name="_Toc340990781" w:id="3703"/>
      <w:bookmarkStart w:name="_Toc340993484" w:id="3704"/>
      <w:bookmarkStart w:name="_Toc340990782" w:id="3705"/>
      <w:bookmarkStart w:name="_Toc340993485" w:id="3706"/>
      <w:bookmarkStart w:name="_Toc340990783" w:id="3707"/>
      <w:bookmarkStart w:name="_Toc340993486" w:id="3708"/>
      <w:bookmarkStart w:name="_Toc340990784" w:id="3709"/>
      <w:bookmarkStart w:name="_Toc340993487" w:id="3710"/>
      <w:bookmarkStart w:name="_Toc340990785" w:id="3711"/>
      <w:bookmarkStart w:name="_Toc340993488" w:id="3712"/>
      <w:bookmarkStart w:name="_Toc340990786" w:id="3713"/>
      <w:bookmarkStart w:name="_Toc340993489" w:id="3714"/>
      <w:bookmarkStart w:name="_Toc340990787" w:id="3715"/>
      <w:bookmarkStart w:name="_Toc340993490" w:id="3716"/>
      <w:bookmarkStart w:name="_Toc340990788" w:id="3717"/>
      <w:bookmarkStart w:name="_Toc340993491" w:id="3718"/>
      <w:bookmarkStart w:name="_Toc340990789" w:id="3719"/>
      <w:bookmarkStart w:name="_Toc340993492" w:id="3720"/>
      <w:bookmarkStart w:name="_Toc340990790" w:id="3721"/>
      <w:bookmarkStart w:name="_Toc340993493" w:id="3722"/>
      <w:bookmarkStart w:name="_Toc340990791" w:id="3723"/>
      <w:bookmarkStart w:name="_Toc340993494" w:id="3724"/>
      <w:bookmarkStart w:name="_Toc340990792" w:id="3725"/>
      <w:bookmarkStart w:name="_Toc340993495" w:id="3726"/>
      <w:bookmarkStart w:name="_Toc340990793" w:id="3727"/>
      <w:bookmarkStart w:name="_Toc340993496" w:id="3728"/>
      <w:bookmarkStart w:name="_Toc340990794" w:id="3729"/>
      <w:bookmarkStart w:name="_Toc340993497" w:id="3730"/>
      <w:bookmarkStart w:name="_Toc340990798" w:id="3731"/>
      <w:bookmarkStart w:name="_Toc340993501" w:id="3732"/>
      <w:bookmarkStart w:name="_Toc340990799" w:id="3733"/>
      <w:bookmarkStart w:name="_Toc340993502" w:id="3734"/>
      <w:bookmarkStart w:name="_Toc340990800" w:id="3735"/>
      <w:bookmarkStart w:name="_Toc340993503" w:id="3736"/>
      <w:bookmarkStart w:name="_Toc340990801" w:id="3737"/>
      <w:bookmarkStart w:name="_Toc340993504" w:id="3738"/>
      <w:bookmarkStart w:name="_Toc340990802" w:id="3739"/>
      <w:bookmarkStart w:name="_Toc340993505" w:id="3740"/>
      <w:bookmarkStart w:name="_Toc340990803" w:id="3741"/>
      <w:bookmarkStart w:name="_Toc340993506" w:id="3742"/>
      <w:bookmarkStart w:name="_Toc340990804" w:id="3743"/>
      <w:bookmarkStart w:name="_Toc340993507" w:id="3744"/>
      <w:bookmarkStart w:name="_Toc340990805" w:id="3745"/>
      <w:bookmarkStart w:name="_Toc340993508" w:id="3746"/>
      <w:bookmarkStart w:name="_Toc340990806" w:id="3747"/>
      <w:bookmarkStart w:name="_Toc340993509" w:id="3748"/>
      <w:bookmarkStart w:name="_Toc340990807" w:id="3749"/>
      <w:bookmarkStart w:name="_Toc340993510" w:id="3750"/>
      <w:bookmarkStart w:name="_Toc340990808" w:id="3751"/>
      <w:bookmarkStart w:name="_Toc340993511" w:id="3752"/>
      <w:bookmarkStart w:name="_Toc340990809" w:id="3753"/>
      <w:bookmarkStart w:name="_Toc340993512" w:id="3754"/>
      <w:bookmarkStart w:name="_Toc340990810" w:id="3755"/>
      <w:bookmarkStart w:name="_Toc340993513" w:id="3756"/>
      <w:bookmarkStart w:name="_Toc340990811" w:id="3757"/>
      <w:bookmarkStart w:name="_Toc340993514" w:id="3758"/>
      <w:bookmarkStart w:name="_Toc340990812" w:id="3759"/>
      <w:bookmarkStart w:name="_Toc340993515" w:id="3760"/>
      <w:bookmarkStart w:name="_Toc340990813" w:id="3761"/>
      <w:bookmarkStart w:name="_Toc340993516" w:id="3762"/>
      <w:bookmarkStart w:name="_Toc340990814" w:id="3763"/>
      <w:bookmarkStart w:name="_Toc340993517" w:id="3764"/>
      <w:bookmarkStart w:name="_Toc340990823" w:id="3765"/>
      <w:bookmarkStart w:name="_Toc340993526" w:id="3766"/>
      <w:bookmarkStart w:name="_Toc340990828" w:id="3767"/>
      <w:bookmarkStart w:name="_Toc340993531" w:id="376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r>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719"/>
        <w:gridCol w:w="1970"/>
        <w:gridCol w:w="1681"/>
        <w:gridCol w:w="2916"/>
      </w:tblGrid>
      <w:tr w:rsidRPr="00785CC7" w:rsidR="00876344" w:rsidTr="001D09CB">
        <w:tc>
          <w:tcPr>
            <w:tcW w:w="1464" w:type="pct"/>
            <w:tcBorders>
              <w:top w:val="single" w:color="000000" w:sz="12" w:space="0"/>
              <w:bottom w:val="single" w:color="000000" w:sz="4" w:space="0"/>
            </w:tcBorders>
            <w:shd w:val="clear" w:color="auto" w:fill="E0E0E0"/>
          </w:tcPr>
          <w:p w:rsidR="00876344" w:rsidP="00FA0FBB" w:rsidRDefault="00876344">
            <w:pPr>
              <w:pStyle w:val="af6"/>
            </w:pPr>
            <w:r>
              <w:t>Name</w:t>
            </w:r>
          </w:p>
        </w:tc>
        <w:tc>
          <w:tcPr>
            <w:tcW w:w="1061" w:type="pct"/>
            <w:tcBorders>
              <w:top w:val="single" w:color="000000" w:sz="12" w:space="0"/>
              <w:bottom w:val="single" w:color="000000" w:sz="4" w:space="0"/>
            </w:tcBorders>
            <w:shd w:val="clear" w:color="auto" w:fill="E0E0E0"/>
          </w:tcPr>
          <w:p w:rsidR="00876344" w:rsidP="00FA0FBB" w:rsidRDefault="00876344">
            <w:pPr>
              <w:pStyle w:val="af6"/>
            </w:pPr>
            <w:r>
              <w:rPr>
                <w:rFonts w:hint="eastAsia"/>
              </w:rPr>
              <w:t>Safety Critical</w:t>
            </w:r>
          </w:p>
        </w:tc>
        <w:tc>
          <w:tcPr>
            <w:tcW w:w="905" w:type="pct"/>
            <w:tcBorders>
              <w:top w:val="single" w:color="000000" w:sz="12" w:space="0"/>
              <w:bottom w:val="single" w:color="000000" w:sz="4" w:space="0"/>
            </w:tcBorders>
            <w:shd w:val="clear" w:color="auto" w:fill="E0E0E0"/>
          </w:tcPr>
          <w:p w:rsidR="00876344" w:rsidP="00FA0FBB" w:rsidRDefault="00876344">
            <w:pPr>
              <w:pStyle w:val="af6"/>
            </w:pPr>
            <w:r>
              <w:t>Observable</w:t>
            </w:r>
          </w:p>
        </w:tc>
        <w:tc>
          <w:tcPr>
            <w:tcW w:w="1570" w:type="pct"/>
            <w:tcBorders>
              <w:top w:val="single" w:color="000000" w:sz="12" w:space="0"/>
              <w:bottom w:val="single" w:color="000000" w:sz="4" w:space="0"/>
            </w:tcBorders>
            <w:shd w:val="clear" w:color="auto" w:fill="E0E0E0"/>
          </w:tcPr>
          <w:p w:rsidR="00876344" w:rsidP="00FA0FBB" w:rsidRDefault="00876344">
            <w:pPr>
              <w:pStyle w:val="af6"/>
            </w:pPr>
            <w:r>
              <w:t>Logical Type</w:t>
            </w:r>
          </w:p>
        </w:tc>
      </w:tr>
      <w:tr w:rsidR="008A50AC" w:rsidTr="001D09CB">
        <w:tc>
          <w:tcPr>
            <w:tcW w:w="1464" w:type="pct"/>
            <w:tcBorders>
              <w:top w:val="single" w:color="000000" w:sz="4" w:space="0"/>
            </w:tcBorders>
            <w:shd w:val="clear" w:color="auto" w:fill="auto"/>
          </w:tcPr>
          <w:p w:rsidR="008A50AC" w:rsidP="00591D6B" w:rsidRDefault="00532AED">
            <w:pPr>
              <w:pStyle w:val="AltB0"/>
            </w:pPr>
            <w:hyperlink w:history="1" w:anchor="ATPtime">
              <w:r w:rsidRPr="008930D3" w:rsidR="00FC2B25">
                <w:rPr>
                  <w:rStyle w:val="ac"/>
                </w:rPr>
                <w:t>ATPtime</w:t>
              </w:r>
            </w:hyperlink>
          </w:p>
        </w:tc>
        <w:tc>
          <w:tcPr>
            <w:tcW w:w="1061" w:type="pct"/>
            <w:tcBorders>
              <w:top w:val="single" w:color="000000" w:sz="4" w:space="0"/>
            </w:tcBorders>
          </w:tcPr>
          <w:p w:rsidR="008A50AC" w:rsidP="00591D6B" w:rsidRDefault="0012674A">
            <w:pPr>
              <w:pStyle w:val="AltB0"/>
            </w:pPr>
            <w:r>
              <w:rPr>
                <w:rFonts w:hint="eastAsia"/>
              </w:rPr>
              <w:t>√</w:t>
            </w:r>
          </w:p>
        </w:tc>
        <w:tc>
          <w:tcPr>
            <w:tcW w:w="905" w:type="pct"/>
            <w:tcBorders>
              <w:top w:val="single" w:color="000000" w:sz="4" w:space="0"/>
            </w:tcBorders>
            <w:shd w:val="clear" w:color="auto" w:fill="auto"/>
          </w:tcPr>
          <w:p w:rsidR="008A50AC" w:rsidP="00591D6B" w:rsidRDefault="0012674A">
            <w:pPr>
              <w:pStyle w:val="AltB0"/>
            </w:pPr>
            <w:r>
              <w:rPr>
                <w:rFonts w:hint="eastAsia"/>
              </w:rPr>
              <w:t>√</w:t>
            </w:r>
          </w:p>
        </w:tc>
        <w:tc>
          <w:tcPr>
            <w:tcW w:w="1570" w:type="pct"/>
            <w:tcBorders>
              <w:top w:val="single" w:color="000000" w:sz="4" w:space="0"/>
            </w:tcBorders>
            <w:shd w:val="clear" w:color="auto" w:fill="auto"/>
          </w:tcPr>
          <w:p w:rsidR="008A50AC" w:rsidP="00591D6B" w:rsidRDefault="00E3737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8A50AC" w:rsidTr="001D09CB">
        <w:tc>
          <w:tcPr>
            <w:tcW w:w="1464" w:type="pct"/>
            <w:tcBorders>
              <w:top w:val="single" w:color="000000" w:sz="4" w:space="0"/>
            </w:tcBorders>
            <w:shd w:val="clear" w:color="auto" w:fill="auto"/>
          </w:tcPr>
          <w:p w:rsidR="008A50AC" w:rsidP="00591D6B" w:rsidRDefault="00532AED">
            <w:pPr>
              <w:pStyle w:val="AltB0"/>
            </w:pPr>
            <w:hyperlink w:history="1" w:anchor="OtherATP">
              <w:r w:rsidR="0021381F">
                <w:rPr>
                  <w:rStyle w:val="ac"/>
                </w:rPr>
                <w:t>OtherATP</w:t>
              </w:r>
            </w:hyperlink>
          </w:p>
        </w:tc>
        <w:tc>
          <w:tcPr>
            <w:tcW w:w="1061" w:type="pct"/>
            <w:tcBorders>
              <w:top w:val="single" w:color="000000" w:sz="4" w:space="0"/>
            </w:tcBorders>
          </w:tcPr>
          <w:p w:rsidR="008A50AC" w:rsidP="00591D6B" w:rsidRDefault="0012674A">
            <w:pPr>
              <w:pStyle w:val="AltB0"/>
            </w:pPr>
            <w:r>
              <w:rPr>
                <w:rFonts w:hint="eastAsia"/>
              </w:rPr>
              <w:t>√</w:t>
            </w:r>
          </w:p>
        </w:tc>
        <w:tc>
          <w:tcPr>
            <w:tcW w:w="905" w:type="pct"/>
            <w:tcBorders>
              <w:top w:val="single" w:color="000000" w:sz="4" w:space="0"/>
            </w:tcBorders>
            <w:shd w:val="clear" w:color="auto" w:fill="auto"/>
          </w:tcPr>
          <w:p w:rsidR="008A50AC" w:rsidP="00591D6B" w:rsidRDefault="0012674A">
            <w:pPr>
              <w:pStyle w:val="AltB0"/>
            </w:pPr>
            <w:r>
              <w:rPr>
                <w:rFonts w:hint="eastAsia"/>
              </w:rPr>
              <w:t>√</w:t>
            </w:r>
          </w:p>
        </w:tc>
        <w:tc>
          <w:tcPr>
            <w:tcW w:w="1570" w:type="pct"/>
            <w:tcBorders>
              <w:top w:val="single" w:color="000000" w:sz="4" w:space="0"/>
            </w:tcBorders>
            <w:shd w:val="clear" w:color="auto" w:fill="auto"/>
          </w:tcPr>
          <w:p w:rsidR="008A50AC" w:rsidP="00591D6B" w:rsidRDefault="001D09CB">
            <w:pPr>
              <w:pStyle w:val="AltB0"/>
            </w:pPr>
            <w:r>
              <w:fldChar w:fldCharType="begin"/>
            </w:r>
            <w:r>
              <w:instrText xml:space="preserve"> </w:instrText>
            </w:r>
            <w:r>
              <w:rPr>
                <w:rFonts w:hint="eastAsia"/>
              </w:rPr>
              <w:instrText>REF ST_SYNCHRO_REPORT \h</w:instrText>
            </w:r>
            <w:r>
              <w:instrText xml:space="preserve"> </w:instrText>
            </w:r>
            <w:r>
              <w:fldChar w:fldCharType="separate"/>
            </w:r>
            <w:r w:rsidRPr="007B38A4" w:rsidR="00DE178B">
              <w:rPr>
                <w:rStyle w:val="DATATYPE"/>
              </w:rPr>
              <w:t>ST_SYNCHRO_REPORT</w:t>
            </w:r>
            <w:r>
              <w:fldChar w:fldCharType="end"/>
            </w:r>
          </w:p>
        </w:tc>
      </w:tr>
      <w:tr w:rsidR="008A50AC" w:rsidTr="001D09CB">
        <w:tc>
          <w:tcPr>
            <w:tcW w:w="1464" w:type="pct"/>
            <w:tcBorders>
              <w:top w:val="single" w:color="000000" w:sz="4" w:space="0"/>
            </w:tcBorders>
            <w:shd w:val="clear" w:color="auto" w:fill="auto"/>
          </w:tcPr>
          <w:p w:rsidR="008A50AC" w:rsidP="00591D6B" w:rsidRDefault="00532AED">
            <w:pPr>
              <w:pStyle w:val="AltB0"/>
            </w:pPr>
            <w:hyperlink w:history="1" w:anchor="OtherATPmaxTime">
              <w:r w:rsidR="00497151">
                <w:rPr>
                  <w:rStyle w:val="ac"/>
                </w:rPr>
                <w:t>OtherATPmaxTime</w:t>
              </w:r>
            </w:hyperlink>
          </w:p>
        </w:tc>
        <w:tc>
          <w:tcPr>
            <w:tcW w:w="1061" w:type="pct"/>
            <w:tcBorders>
              <w:top w:val="single" w:color="000000" w:sz="4" w:space="0"/>
            </w:tcBorders>
          </w:tcPr>
          <w:p w:rsidR="008A50AC" w:rsidP="00591D6B" w:rsidRDefault="0012674A">
            <w:pPr>
              <w:pStyle w:val="AltB0"/>
            </w:pPr>
            <w:r>
              <w:rPr>
                <w:rFonts w:hint="eastAsia"/>
              </w:rPr>
              <w:t>√</w:t>
            </w:r>
          </w:p>
        </w:tc>
        <w:tc>
          <w:tcPr>
            <w:tcW w:w="905" w:type="pct"/>
            <w:tcBorders>
              <w:top w:val="single" w:color="000000" w:sz="4" w:space="0"/>
            </w:tcBorders>
            <w:shd w:val="clear" w:color="auto" w:fill="auto"/>
          </w:tcPr>
          <w:p w:rsidR="008A50AC" w:rsidP="00591D6B" w:rsidRDefault="0012674A">
            <w:pPr>
              <w:pStyle w:val="AltB0"/>
            </w:pPr>
            <w:r>
              <w:rPr>
                <w:rFonts w:hint="eastAsia"/>
              </w:rPr>
              <w:t>√</w:t>
            </w:r>
          </w:p>
        </w:tc>
        <w:tc>
          <w:tcPr>
            <w:tcW w:w="1570" w:type="pct"/>
            <w:tcBorders>
              <w:top w:val="single" w:color="000000" w:sz="4" w:space="0"/>
            </w:tcBorders>
            <w:shd w:val="clear" w:color="auto" w:fill="auto"/>
          </w:tcPr>
          <w:p w:rsidR="008A50AC" w:rsidP="00591D6B" w:rsidRDefault="00E3737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0C0D62" w:rsidTr="001D09CB">
        <w:tc>
          <w:tcPr>
            <w:tcW w:w="1464" w:type="pct"/>
            <w:tcBorders>
              <w:top w:val="single" w:color="000000" w:sz="4" w:space="0"/>
            </w:tcBorders>
            <w:shd w:val="clear" w:color="auto" w:fill="auto"/>
          </w:tcPr>
          <w:p w:rsidR="000C0D62" w:rsidP="00591D6B" w:rsidRDefault="00532AED">
            <w:pPr>
              <w:pStyle w:val="AltB0"/>
            </w:pPr>
            <w:hyperlink w:history="1" w:anchor="OtherATPmessageValid">
              <w:r w:rsidR="000C0D62">
                <w:rPr>
                  <w:rStyle w:val="ac"/>
                </w:rPr>
                <w:t>OtherATPmessageValid</w:t>
              </w:r>
            </w:hyperlink>
          </w:p>
        </w:tc>
        <w:tc>
          <w:tcPr>
            <w:tcW w:w="1061" w:type="pct"/>
            <w:tcBorders>
              <w:top w:val="single" w:color="000000" w:sz="4" w:space="0"/>
            </w:tcBorders>
          </w:tcPr>
          <w:p w:rsidR="000C0D62" w:rsidP="00591D6B" w:rsidRDefault="000C0D62">
            <w:pPr>
              <w:pStyle w:val="AltB0"/>
            </w:pPr>
            <w:r>
              <w:rPr>
                <w:rFonts w:hint="eastAsia"/>
              </w:rPr>
              <w:t>√</w:t>
            </w:r>
          </w:p>
        </w:tc>
        <w:tc>
          <w:tcPr>
            <w:tcW w:w="905" w:type="pct"/>
            <w:tcBorders>
              <w:top w:val="single" w:color="000000" w:sz="4" w:space="0"/>
            </w:tcBorders>
            <w:shd w:val="clear" w:color="auto" w:fill="auto"/>
          </w:tcPr>
          <w:p w:rsidR="000C0D62" w:rsidP="00591D6B" w:rsidRDefault="000C0D62">
            <w:pPr>
              <w:pStyle w:val="AltB0"/>
            </w:pPr>
            <w:r>
              <w:rPr>
                <w:rFonts w:hint="eastAsia"/>
              </w:rPr>
              <w:t>√</w:t>
            </w:r>
          </w:p>
        </w:tc>
        <w:tc>
          <w:tcPr>
            <w:tcW w:w="1570" w:type="pct"/>
            <w:tcBorders>
              <w:top w:val="single" w:color="000000" w:sz="4" w:space="0"/>
            </w:tcBorders>
            <w:shd w:val="clear" w:color="auto" w:fill="auto"/>
          </w:tcPr>
          <w:p w:rsidR="000C0D62"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8A50AC" w:rsidTr="001D09CB">
        <w:tc>
          <w:tcPr>
            <w:tcW w:w="1464" w:type="pct"/>
            <w:shd w:val="clear" w:color="auto" w:fill="auto"/>
          </w:tcPr>
          <w:p w:rsidR="008A50AC" w:rsidP="00591D6B" w:rsidRDefault="00532AED">
            <w:pPr>
              <w:pStyle w:val="AltB0"/>
            </w:pPr>
            <w:hyperlink w:history="1" w:anchor="OtherATPminTime">
              <w:r w:rsidR="00DE27C8">
                <w:rPr>
                  <w:rStyle w:val="ac"/>
                </w:rPr>
                <w:t>OtherATPminTime</w:t>
              </w:r>
            </w:hyperlink>
          </w:p>
        </w:tc>
        <w:tc>
          <w:tcPr>
            <w:tcW w:w="1061" w:type="pct"/>
          </w:tcPr>
          <w:p w:rsidR="008A50AC" w:rsidP="00591D6B" w:rsidRDefault="0012674A">
            <w:pPr>
              <w:pStyle w:val="AltB0"/>
            </w:pPr>
            <w:r>
              <w:rPr>
                <w:rFonts w:hint="eastAsia"/>
              </w:rPr>
              <w:t>√</w:t>
            </w:r>
          </w:p>
        </w:tc>
        <w:tc>
          <w:tcPr>
            <w:tcW w:w="905" w:type="pct"/>
            <w:shd w:val="clear" w:color="auto" w:fill="auto"/>
          </w:tcPr>
          <w:p w:rsidR="008A50AC" w:rsidP="00591D6B" w:rsidRDefault="0012674A">
            <w:pPr>
              <w:pStyle w:val="AltB0"/>
            </w:pPr>
            <w:r>
              <w:rPr>
                <w:rFonts w:hint="eastAsia"/>
              </w:rPr>
              <w:t>√</w:t>
            </w:r>
          </w:p>
        </w:tc>
        <w:tc>
          <w:tcPr>
            <w:tcW w:w="1570" w:type="pct"/>
            <w:shd w:val="clear" w:color="auto" w:fill="auto"/>
          </w:tcPr>
          <w:p w:rsidR="008A50AC" w:rsidP="00591D6B" w:rsidRDefault="00E3737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00443103" w:rsidP="00C93484" w:rsidRDefault="00443103">
      <w:pPr>
        <w:pStyle w:val="Reqtify"/>
      </w:pPr>
    </w:p>
    <w:p w:rsidRPr="006E3B52" w:rsidR="006E3B52" w:rsidP="00F23398" w:rsidRDefault="006E3B52">
      <w:pPr>
        <w:pStyle w:val="2"/>
        <w:ind w:left="756" w:hanging="756"/>
      </w:pPr>
      <w:bookmarkStart w:name="_Ref345055584" w:id="3769"/>
      <w:bookmarkStart w:name="_Toc348357039" w:id="3770"/>
      <w:bookmarkStart w:name="_Toc349030452" w:id="3771"/>
      <w:bookmarkStart w:name="_Toc347566585" w:id="3772"/>
      <w:bookmarkStart w:name="_Toc345689250" w:id="3773"/>
      <w:bookmarkStart w:name="_Toc376182951" w:id="3774"/>
      <w:bookmarkStart w:name="_Toc392229930" w:id="3775"/>
      <w:r w:rsidRPr="006E3B52">
        <w:rPr>
          <w:rFonts w:hint="eastAsia"/>
        </w:rPr>
        <w:lastRenderedPageBreak/>
        <w:t>F</w:t>
      </w:r>
      <w:r w:rsidR="00AD6EA6">
        <w:rPr>
          <w:rFonts w:hint="eastAsia"/>
        </w:rPr>
        <w:t>1</w:t>
      </w:r>
      <w:r w:rsidR="00443103">
        <w:rPr>
          <w:rFonts w:hint="eastAsia"/>
        </w:rPr>
        <w:t>4</w:t>
      </w:r>
      <w:r w:rsidRPr="006E3B52">
        <w:rPr>
          <w:rFonts w:hint="eastAsia"/>
        </w:rPr>
        <w:t xml:space="preserve">-Manage </w:t>
      </w:r>
      <w:r w:rsidR="00AD6EA6">
        <w:rPr>
          <w:rFonts w:hint="eastAsia"/>
        </w:rPr>
        <w:t>Variants</w:t>
      </w:r>
      <w:r w:rsidRPr="006E3B52">
        <w:rPr>
          <w:rFonts w:hint="eastAsia"/>
        </w:rPr>
        <w:t xml:space="preserve"> in Block Mode</w:t>
      </w:r>
      <w:bookmarkEnd w:id="3769"/>
      <w:bookmarkEnd w:id="3770"/>
      <w:bookmarkEnd w:id="3771"/>
      <w:bookmarkEnd w:id="3772"/>
      <w:bookmarkEnd w:id="3773"/>
      <w:bookmarkEnd w:id="3774"/>
      <w:bookmarkEnd w:id="3775"/>
    </w:p>
    <w:p w:rsidRPr="006E3B52" w:rsidR="006E3B52" w:rsidP="00934391" w:rsidRDefault="006E3B52">
      <w:pPr>
        <w:pStyle w:val="3"/>
      </w:pPr>
      <w:r w:rsidRPr="006E3B52">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254"/>
        <w:gridCol w:w="1137"/>
        <w:gridCol w:w="3895"/>
      </w:tblGrid>
      <w:tr w:rsidRPr="00785CC7" w:rsidR="00DC09A5" w:rsidTr="0063035C">
        <w:tc>
          <w:tcPr>
            <w:tcW w:w="2291"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612"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2097"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447660" w:rsidTr="0063035C">
        <w:tc>
          <w:tcPr>
            <w:tcW w:w="2291" w:type="pct"/>
            <w:tcBorders>
              <w:top w:val="single" w:color="000000" w:sz="4" w:space="0"/>
            </w:tcBorders>
            <w:shd w:val="clear" w:color="auto" w:fill="auto"/>
          </w:tcPr>
          <w:p w:rsidR="00447660" w:rsidP="00591D6B" w:rsidRDefault="00532AED">
            <w:pPr>
              <w:pStyle w:val="AltB0"/>
            </w:pPr>
            <w:hyperlink w:history="1" w:anchor="ATPsetting">
              <w:r w:rsidR="00447660">
                <w:rPr>
                  <w:rStyle w:val="ac"/>
                </w:rPr>
                <w:t>ATPsetting</w:t>
              </w:r>
            </w:hyperlink>
          </w:p>
        </w:tc>
        <w:tc>
          <w:tcPr>
            <w:tcW w:w="612" w:type="pct"/>
            <w:tcBorders>
              <w:top w:val="single" w:color="000000" w:sz="4" w:space="0"/>
            </w:tcBorders>
            <w:shd w:val="clear" w:color="auto" w:fill="auto"/>
          </w:tcPr>
          <w:p w:rsidR="00447660" w:rsidP="00591D6B" w:rsidRDefault="00447660">
            <w:pPr>
              <w:pStyle w:val="AltB0"/>
            </w:pPr>
            <w:r>
              <w:rPr>
                <w:rFonts w:hint="eastAsia"/>
              </w:rPr>
              <w:t>Internal</w:t>
            </w:r>
          </w:p>
        </w:tc>
        <w:tc>
          <w:tcPr>
            <w:tcW w:w="2097" w:type="pct"/>
            <w:tcBorders>
              <w:top w:val="single" w:color="000000" w:sz="4" w:space="0"/>
            </w:tcBorders>
            <w:shd w:val="clear" w:color="auto" w:fill="auto"/>
          </w:tcPr>
          <w:p w:rsidR="00447660"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E56E8" w:rsidTr="0063035C">
        <w:tc>
          <w:tcPr>
            <w:tcW w:w="2291" w:type="pct"/>
            <w:tcBorders>
              <w:top w:val="single" w:color="000000" w:sz="4" w:space="0"/>
            </w:tcBorders>
            <w:shd w:val="clear" w:color="auto" w:fill="auto"/>
          </w:tcPr>
          <w:p w:rsidR="004E56E8" w:rsidP="00591D6B" w:rsidRDefault="00532AED">
            <w:pPr>
              <w:pStyle w:val="AltB0"/>
            </w:pPr>
            <w:hyperlink w:history="1" w:anchor="ATPtime">
              <w:r w:rsidR="004E56E8">
                <w:rPr>
                  <w:rStyle w:val="ac"/>
                </w:rPr>
                <w:t>ATPtime</w:t>
              </w:r>
            </w:hyperlink>
          </w:p>
        </w:tc>
        <w:tc>
          <w:tcPr>
            <w:tcW w:w="612" w:type="pct"/>
            <w:tcBorders>
              <w:top w:val="single" w:color="000000" w:sz="4" w:space="0"/>
            </w:tcBorders>
            <w:shd w:val="clear" w:color="auto" w:fill="auto"/>
          </w:tcPr>
          <w:p w:rsidR="004E56E8" w:rsidP="00591D6B" w:rsidRDefault="004E56E8">
            <w:pPr>
              <w:pStyle w:val="AltB0"/>
            </w:pPr>
            <w:r>
              <w:rPr>
                <w:rFonts w:hint="eastAsia"/>
              </w:rPr>
              <w:t>Internal</w:t>
            </w:r>
          </w:p>
        </w:tc>
        <w:tc>
          <w:tcPr>
            <w:tcW w:w="2097" w:type="pct"/>
            <w:tcBorders>
              <w:top w:val="single" w:color="000000" w:sz="4" w:space="0"/>
            </w:tcBorders>
            <w:shd w:val="clear" w:color="auto" w:fill="auto"/>
          </w:tcPr>
          <w:p w:rsidR="004E56E8" w:rsidP="00591D6B" w:rsidRDefault="004E56E8">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4E56E8" w:rsidTr="0063035C">
        <w:tc>
          <w:tcPr>
            <w:tcW w:w="2291" w:type="pct"/>
            <w:shd w:val="clear" w:color="auto" w:fill="auto"/>
          </w:tcPr>
          <w:p w:rsidR="004E56E8" w:rsidP="00591D6B" w:rsidRDefault="00532AED">
            <w:pPr>
              <w:pStyle w:val="AltB0"/>
            </w:pPr>
            <w:hyperlink w:history="1" w:anchor="BeaconMessage">
              <w:r w:rsidR="004E56E8">
                <w:rPr>
                  <w:rStyle w:val="ac"/>
                </w:rPr>
                <w:t>BeaconMessage</w:t>
              </w:r>
            </w:hyperlink>
          </w:p>
        </w:tc>
        <w:tc>
          <w:tcPr>
            <w:tcW w:w="612" w:type="pct"/>
            <w:shd w:val="clear" w:color="auto" w:fill="auto"/>
          </w:tcPr>
          <w:p w:rsidR="004E56E8" w:rsidP="00591D6B" w:rsidRDefault="00575550">
            <w:pPr>
              <w:pStyle w:val="AltB0"/>
            </w:pPr>
            <w:r>
              <w:rPr>
                <w:rFonts w:hint="eastAsia"/>
              </w:rPr>
              <w:t>Internal</w:t>
            </w:r>
          </w:p>
        </w:tc>
        <w:tc>
          <w:tcPr>
            <w:tcW w:w="2097" w:type="pct"/>
            <w:shd w:val="clear" w:color="auto" w:fill="auto"/>
          </w:tcPr>
          <w:p w:rsidR="004E56E8" w:rsidP="00591D6B" w:rsidRDefault="00B1118D">
            <w:pPr>
              <w:pStyle w:val="AltB0"/>
            </w:pPr>
            <w:r>
              <w:fldChar w:fldCharType="begin"/>
            </w:r>
            <w:r>
              <w:instrText xml:space="preserve"> REF _Ref345055658 \h </w:instrText>
            </w:r>
            <w:r>
              <w:fldChar w:fldCharType="separate"/>
            </w:r>
            <w:r w:rsidR="00DE178B">
              <w:rPr>
                <w:rFonts w:hint="eastAsia"/>
              </w:rPr>
              <w:t xml:space="preserve">F21-Manage Interface with </w:t>
            </w:r>
            <w:r>
              <w:fldChar w:fldCharType="end"/>
            </w:r>
          </w:p>
        </w:tc>
      </w:tr>
      <w:tr w:rsidR="004E56E8" w:rsidTr="0063035C">
        <w:tc>
          <w:tcPr>
            <w:tcW w:w="2291" w:type="pct"/>
            <w:shd w:val="clear" w:color="auto" w:fill="auto"/>
          </w:tcPr>
          <w:p w:rsidR="004E56E8" w:rsidP="00591D6B" w:rsidRDefault="00532AED">
            <w:pPr>
              <w:pStyle w:val="AltB0"/>
            </w:pPr>
            <w:hyperlink w:history="1" w:anchor="BeaconMessageReceive">
              <w:r w:rsidR="004E56E8">
                <w:rPr>
                  <w:rStyle w:val="ac"/>
                </w:rPr>
                <w:t>BeaconMessageReceive</w:t>
              </w:r>
            </w:hyperlink>
          </w:p>
        </w:tc>
        <w:tc>
          <w:tcPr>
            <w:tcW w:w="612" w:type="pct"/>
            <w:shd w:val="clear" w:color="auto" w:fill="auto"/>
          </w:tcPr>
          <w:p w:rsidR="004E56E8" w:rsidP="00591D6B" w:rsidRDefault="00B1118D">
            <w:pPr>
              <w:pStyle w:val="AltB0"/>
            </w:pPr>
            <w:r>
              <w:rPr>
                <w:rFonts w:hint="eastAsia"/>
              </w:rPr>
              <w:t>Internal</w:t>
            </w:r>
          </w:p>
        </w:tc>
        <w:tc>
          <w:tcPr>
            <w:tcW w:w="2097" w:type="pct"/>
            <w:shd w:val="clear" w:color="auto" w:fill="auto"/>
          </w:tcPr>
          <w:p w:rsidR="004E56E8" w:rsidP="00591D6B" w:rsidRDefault="00B1118D">
            <w:pPr>
              <w:pStyle w:val="AltB0"/>
            </w:pPr>
            <w:r>
              <w:fldChar w:fldCharType="begin"/>
            </w:r>
            <w:r>
              <w:instrText xml:space="preserve"> REF _Ref345055658 \h </w:instrText>
            </w:r>
            <w:r>
              <w:fldChar w:fldCharType="separate"/>
            </w:r>
            <w:r w:rsidR="00DE178B">
              <w:rPr>
                <w:rFonts w:hint="eastAsia"/>
              </w:rPr>
              <w:t xml:space="preserve">F21-Manage Interface with </w:t>
            </w:r>
            <w:r>
              <w:fldChar w:fldCharType="end"/>
            </w:r>
          </w:p>
        </w:tc>
      </w:tr>
      <w:tr w:rsidR="0069164B" w:rsidTr="0063035C">
        <w:tc>
          <w:tcPr>
            <w:tcW w:w="2291" w:type="pct"/>
            <w:shd w:val="clear" w:color="auto" w:fill="auto"/>
          </w:tcPr>
          <w:p w:rsidR="0069164B" w:rsidP="00591D6B" w:rsidRDefault="00532AED">
            <w:pPr>
              <w:pStyle w:val="AltB0"/>
            </w:pPr>
            <w:hyperlink w:history="1" w:anchor="CBIvariantReport">
              <w:r w:rsidR="0069164B">
                <w:rPr>
                  <w:rStyle w:val="ac"/>
                </w:rPr>
                <w:t>CBIvariantReport</w:t>
              </w:r>
            </w:hyperlink>
          </w:p>
        </w:tc>
        <w:tc>
          <w:tcPr>
            <w:tcW w:w="612" w:type="pct"/>
            <w:shd w:val="clear" w:color="auto" w:fill="auto"/>
          </w:tcPr>
          <w:p w:rsidR="0069164B" w:rsidP="00591D6B" w:rsidRDefault="0069164B">
            <w:pPr>
              <w:pStyle w:val="AltB0"/>
            </w:pPr>
            <w:r>
              <w:rPr>
                <w:rFonts w:hint="eastAsia"/>
              </w:rPr>
              <w:t>Internal</w:t>
            </w:r>
          </w:p>
        </w:tc>
        <w:tc>
          <w:tcPr>
            <w:tcW w:w="2097" w:type="pct"/>
            <w:shd w:val="clear" w:color="auto" w:fill="auto"/>
          </w:tcPr>
          <w:p w:rsidR="0069164B" w:rsidP="00591D6B" w:rsidRDefault="0069164B">
            <w:pPr>
              <w:pStyle w:val="AltB0"/>
            </w:pPr>
            <w:r>
              <w:fldChar w:fldCharType="begin"/>
            </w:r>
            <w:r>
              <w:instrText xml:space="preserve"> REF _Ref345055764 \h </w:instrText>
            </w:r>
            <w:r>
              <w:fldChar w:fldCharType="separate"/>
            </w:r>
            <w:r w:rsidR="00DE178B">
              <w:rPr>
                <w:rFonts w:hint="eastAsia"/>
              </w:rPr>
              <w:t>F41-Determine the EOA</w:t>
            </w:r>
            <w:r>
              <w:fldChar w:fldCharType="end"/>
            </w:r>
          </w:p>
        </w:tc>
      </w:tr>
      <w:tr w:rsidR="0069164B" w:rsidTr="0063035C">
        <w:tc>
          <w:tcPr>
            <w:tcW w:w="2291" w:type="pct"/>
            <w:shd w:val="clear" w:color="auto" w:fill="auto"/>
          </w:tcPr>
          <w:p w:rsidR="0069164B" w:rsidP="00591D6B" w:rsidRDefault="00532AED">
            <w:pPr>
              <w:pStyle w:val="AltB0"/>
            </w:pPr>
            <w:hyperlink w:history="1" w:anchor="Offline">
              <w:r w:rsidR="0069164B">
                <w:rPr>
                  <w:rStyle w:val="ac"/>
                </w:rPr>
                <w:t>Offline</w:t>
              </w:r>
            </w:hyperlink>
          </w:p>
        </w:tc>
        <w:tc>
          <w:tcPr>
            <w:tcW w:w="612" w:type="pct"/>
            <w:shd w:val="clear" w:color="auto" w:fill="auto"/>
          </w:tcPr>
          <w:p w:rsidR="0069164B" w:rsidP="00591D6B" w:rsidRDefault="0069164B">
            <w:pPr>
              <w:pStyle w:val="AltB0"/>
            </w:pPr>
            <w:r>
              <w:rPr>
                <w:rFonts w:hint="eastAsia"/>
              </w:rPr>
              <w:t>Internal</w:t>
            </w:r>
          </w:p>
        </w:tc>
        <w:tc>
          <w:tcPr>
            <w:tcW w:w="2097" w:type="pct"/>
            <w:shd w:val="clear" w:color="auto" w:fill="auto"/>
          </w:tcPr>
          <w:p w:rsidR="0069164B" w:rsidP="00591D6B" w:rsidRDefault="0069164B">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69164B" w:rsidTr="000733AC">
        <w:tc>
          <w:tcPr>
            <w:tcW w:w="2291" w:type="pct"/>
            <w:shd w:val="clear" w:color="auto" w:fill="auto"/>
          </w:tcPr>
          <w:p w:rsidR="0069164B" w:rsidP="00591D6B" w:rsidRDefault="00532AED">
            <w:pPr>
              <w:pStyle w:val="AltB0"/>
              <w:rPr>
                <w:i/>
              </w:rPr>
            </w:pPr>
            <w:hyperlink w:history="1" w:anchor="OtherATPmaxTime">
              <w:r w:rsidR="0069164B">
                <w:rPr>
                  <w:rStyle w:val="ac"/>
                </w:rPr>
                <w:t>OtherATPmaxTime</w:t>
              </w:r>
            </w:hyperlink>
          </w:p>
        </w:tc>
        <w:tc>
          <w:tcPr>
            <w:tcW w:w="612" w:type="pct"/>
            <w:shd w:val="clear" w:color="auto" w:fill="auto"/>
          </w:tcPr>
          <w:p w:rsidR="0069164B" w:rsidP="00591D6B" w:rsidRDefault="0069164B">
            <w:pPr>
              <w:pStyle w:val="AltB0"/>
            </w:pPr>
            <w:r>
              <w:rPr>
                <w:rFonts w:hint="eastAsia"/>
              </w:rPr>
              <w:t>Internal</w:t>
            </w:r>
          </w:p>
        </w:tc>
        <w:tc>
          <w:tcPr>
            <w:tcW w:w="2097" w:type="pct"/>
            <w:shd w:val="clear" w:color="auto" w:fill="auto"/>
          </w:tcPr>
          <w:p w:rsidR="0069164B" w:rsidP="00591D6B" w:rsidRDefault="0069164B">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69164B" w:rsidTr="000733AC">
        <w:tc>
          <w:tcPr>
            <w:tcW w:w="2291" w:type="pct"/>
            <w:shd w:val="clear" w:color="auto" w:fill="auto"/>
          </w:tcPr>
          <w:p w:rsidR="0069164B" w:rsidP="00591D6B" w:rsidRDefault="00532AED">
            <w:pPr>
              <w:pStyle w:val="AltB0"/>
            </w:pPr>
            <w:hyperlink w:history="1" w:anchor="TrackMap">
              <w:r w:rsidR="0069164B">
                <w:rPr>
                  <w:rStyle w:val="ac"/>
                </w:rPr>
                <w:t>TrackMap</w:t>
              </w:r>
            </w:hyperlink>
          </w:p>
        </w:tc>
        <w:tc>
          <w:tcPr>
            <w:tcW w:w="612" w:type="pct"/>
            <w:shd w:val="clear" w:color="auto" w:fill="auto"/>
          </w:tcPr>
          <w:p w:rsidR="0069164B" w:rsidP="00591D6B" w:rsidRDefault="0069164B">
            <w:pPr>
              <w:pStyle w:val="AltB0"/>
            </w:pPr>
            <w:r>
              <w:rPr>
                <w:rFonts w:hint="eastAsia"/>
              </w:rPr>
              <w:t>Internal</w:t>
            </w:r>
          </w:p>
        </w:tc>
        <w:tc>
          <w:tcPr>
            <w:tcW w:w="2097" w:type="pct"/>
            <w:shd w:val="clear" w:color="auto" w:fill="auto"/>
          </w:tcPr>
          <w:p w:rsidR="0069164B" w:rsidP="00591D6B" w:rsidRDefault="0069164B">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69164B" w:rsidTr="0063035C">
        <w:tc>
          <w:tcPr>
            <w:tcW w:w="2291" w:type="pct"/>
            <w:shd w:val="clear" w:color="auto" w:fill="auto"/>
          </w:tcPr>
          <w:p w:rsidR="0069164B" w:rsidP="00591D6B" w:rsidRDefault="00532AED">
            <w:pPr>
              <w:pStyle w:val="AltB0"/>
            </w:pPr>
            <w:hyperlink w:history="1" w:anchor="TrainFilteredStopped">
              <w:r w:rsidR="0069164B">
                <w:rPr>
                  <w:rStyle w:val="ac"/>
                </w:rPr>
                <w:t>TrainFilteredStopped</w:t>
              </w:r>
            </w:hyperlink>
          </w:p>
        </w:tc>
        <w:tc>
          <w:tcPr>
            <w:tcW w:w="612" w:type="pct"/>
            <w:shd w:val="clear" w:color="auto" w:fill="auto"/>
          </w:tcPr>
          <w:p w:rsidR="0069164B" w:rsidP="00591D6B" w:rsidRDefault="0069164B">
            <w:pPr>
              <w:pStyle w:val="AltB0"/>
            </w:pPr>
            <w:r>
              <w:rPr>
                <w:rFonts w:hint="eastAsia"/>
              </w:rPr>
              <w:t>Internal</w:t>
            </w:r>
          </w:p>
        </w:tc>
        <w:tc>
          <w:tcPr>
            <w:tcW w:w="2097" w:type="pct"/>
            <w:shd w:val="clear" w:color="auto" w:fill="auto"/>
          </w:tcPr>
          <w:p w:rsidR="0069164B" w:rsidP="00591D6B" w:rsidRDefault="0069164B">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69164B" w:rsidTr="0063035C">
        <w:tc>
          <w:tcPr>
            <w:tcW w:w="2291" w:type="pct"/>
            <w:shd w:val="clear" w:color="auto" w:fill="auto"/>
          </w:tcPr>
          <w:p w:rsidR="0069164B" w:rsidP="00591D6B" w:rsidRDefault="00532AED">
            <w:pPr>
              <w:pStyle w:val="AltB0"/>
            </w:pPr>
            <w:hyperlink w:history="1" w:anchor="TrainFrontOrientation">
              <w:r w:rsidR="0069164B">
                <w:rPr>
                  <w:rStyle w:val="ac"/>
                </w:rPr>
                <w:t>TrainFrontOrientation</w:t>
              </w:r>
            </w:hyperlink>
          </w:p>
        </w:tc>
        <w:tc>
          <w:tcPr>
            <w:tcW w:w="612" w:type="pct"/>
            <w:shd w:val="clear" w:color="auto" w:fill="auto"/>
          </w:tcPr>
          <w:p w:rsidR="0069164B" w:rsidP="00591D6B" w:rsidRDefault="0069164B">
            <w:pPr>
              <w:pStyle w:val="AltB0"/>
            </w:pPr>
            <w:r>
              <w:rPr>
                <w:rFonts w:hint="eastAsia"/>
              </w:rPr>
              <w:t>Internal</w:t>
            </w:r>
          </w:p>
        </w:tc>
        <w:tc>
          <w:tcPr>
            <w:tcW w:w="2097" w:type="pct"/>
            <w:shd w:val="clear" w:color="auto" w:fill="auto"/>
          </w:tcPr>
          <w:p w:rsidR="0069164B" w:rsidP="00591D6B" w:rsidRDefault="0069164B">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69164B" w:rsidTr="0063035C">
        <w:tc>
          <w:tcPr>
            <w:tcW w:w="2291" w:type="pct"/>
            <w:shd w:val="clear" w:color="auto" w:fill="auto"/>
          </w:tcPr>
          <w:p w:rsidR="0069164B" w:rsidP="00591D6B" w:rsidRDefault="00532AED">
            <w:pPr>
              <w:pStyle w:val="AltB0"/>
            </w:pPr>
            <w:hyperlink w:history="1" w:anchor="TrainLocalized">
              <w:r w:rsidR="0069164B">
                <w:rPr>
                  <w:rStyle w:val="ac"/>
                </w:rPr>
                <w:t>TrainLocalized</w:t>
              </w:r>
            </w:hyperlink>
          </w:p>
        </w:tc>
        <w:tc>
          <w:tcPr>
            <w:tcW w:w="612" w:type="pct"/>
            <w:shd w:val="clear" w:color="auto" w:fill="auto"/>
          </w:tcPr>
          <w:p w:rsidR="0069164B" w:rsidP="00591D6B" w:rsidRDefault="0069164B">
            <w:pPr>
              <w:pStyle w:val="AltB0"/>
            </w:pPr>
            <w:r>
              <w:rPr>
                <w:rFonts w:hint="eastAsia"/>
              </w:rPr>
              <w:t>Internal</w:t>
            </w:r>
          </w:p>
        </w:tc>
        <w:tc>
          <w:tcPr>
            <w:tcW w:w="2097" w:type="pct"/>
            <w:shd w:val="clear" w:color="auto" w:fill="auto"/>
          </w:tcPr>
          <w:p w:rsidR="0069164B" w:rsidP="00591D6B" w:rsidRDefault="0069164B">
            <w:pPr>
              <w:pStyle w:val="AltB0"/>
            </w:pPr>
            <w:r>
              <w:fldChar w:fldCharType="begin"/>
            </w:r>
            <w:r>
              <w:instrText xml:space="preserve"> REF _Ref345055736 \h </w:instrText>
            </w:r>
            <w:r>
              <w:fldChar w:fldCharType="separate"/>
            </w:r>
            <w:r w:rsidR="00DE178B">
              <w:rPr>
                <w:rFonts w:hint="eastAsia"/>
              </w:rPr>
              <w:t>F32-Update Train Location</w:t>
            </w:r>
            <w:r>
              <w:fldChar w:fldCharType="end"/>
            </w:r>
          </w:p>
        </w:tc>
      </w:tr>
      <w:tr w:rsidR="0069164B" w:rsidTr="0063035C">
        <w:tc>
          <w:tcPr>
            <w:tcW w:w="2291" w:type="pct"/>
            <w:shd w:val="clear" w:color="auto" w:fill="auto"/>
          </w:tcPr>
          <w:p w:rsidR="0069164B" w:rsidP="00591D6B" w:rsidRDefault="00532AED">
            <w:pPr>
              <w:pStyle w:val="AltB0"/>
            </w:pPr>
            <w:hyperlink w:history="1" w:anchor="TrainLocatedOnKnownPath">
              <w:r w:rsidR="0069164B">
                <w:rPr>
                  <w:rStyle w:val="ac"/>
                </w:rPr>
                <w:t>TrainLocatedOnKnownPath</w:t>
              </w:r>
            </w:hyperlink>
          </w:p>
        </w:tc>
        <w:tc>
          <w:tcPr>
            <w:tcW w:w="612" w:type="pct"/>
            <w:shd w:val="clear" w:color="auto" w:fill="auto"/>
          </w:tcPr>
          <w:p w:rsidR="0069164B" w:rsidP="00591D6B" w:rsidRDefault="0069164B">
            <w:pPr>
              <w:pStyle w:val="AltB0"/>
            </w:pPr>
            <w:r>
              <w:rPr>
                <w:rFonts w:hint="eastAsia"/>
              </w:rPr>
              <w:t>Internal</w:t>
            </w:r>
          </w:p>
        </w:tc>
        <w:tc>
          <w:tcPr>
            <w:tcW w:w="2097" w:type="pct"/>
            <w:shd w:val="clear" w:color="auto" w:fill="auto"/>
          </w:tcPr>
          <w:p w:rsidR="0069164B" w:rsidP="00591D6B" w:rsidRDefault="0069164B">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bl>
    <w:p w:rsidRPr="006E3B52" w:rsidR="006E3B52" w:rsidP="00934391" w:rsidRDefault="006E3B52">
      <w:pPr>
        <w:pStyle w:val="3"/>
      </w:pPr>
      <w:r w:rsidRPr="006E3B52">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7"/>
        <w:gridCol w:w="1558"/>
        <w:gridCol w:w="2706"/>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12674A" w:rsidTr="0063035C">
        <w:tc>
          <w:tcPr>
            <w:tcW w:w="1720" w:type="pct"/>
            <w:tcBorders>
              <w:top w:val="single" w:color="000000" w:sz="4" w:space="0"/>
            </w:tcBorders>
            <w:shd w:val="clear" w:color="auto" w:fill="auto"/>
          </w:tcPr>
          <w:p w:rsidR="0012674A" w:rsidP="00591D6B" w:rsidRDefault="00532AED">
            <w:pPr>
              <w:pStyle w:val="AltB0"/>
            </w:pPr>
            <w:hyperlink w:history="1" w:anchor="BMbeaconVariantValue">
              <w:r w:rsidRPr="001D09CB" w:rsidR="0012674A">
                <w:rPr>
                  <w:rStyle w:val="ac"/>
                </w:rPr>
                <w:t>BMbeaconVariantValue</w:t>
              </w:r>
            </w:hyperlink>
          </w:p>
        </w:tc>
        <w:tc>
          <w:tcPr>
            <w:tcW w:w="984" w:type="pct"/>
            <w:tcBorders>
              <w:top w:val="single" w:color="000000" w:sz="4" w:space="0"/>
            </w:tcBorders>
          </w:tcPr>
          <w:p w:rsidRPr="00E37371" w:rsidR="0012674A" w:rsidP="00591D6B" w:rsidRDefault="0012674A">
            <w:pPr>
              <w:pStyle w:val="AltB0"/>
            </w:pPr>
            <w:r w:rsidRPr="00E37371">
              <w:rPr>
                <w:rFonts w:hint="eastAsia"/>
              </w:rPr>
              <w:t>√</w:t>
            </w:r>
          </w:p>
        </w:tc>
        <w:tc>
          <w:tcPr>
            <w:tcW w:w="839" w:type="pct"/>
            <w:tcBorders>
              <w:top w:val="single" w:color="000000" w:sz="4" w:space="0"/>
            </w:tcBorders>
            <w:shd w:val="clear" w:color="auto" w:fill="auto"/>
          </w:tcPr>
          <w:p w:rsidRPr="00E37371" w:rsidR="0012674A" w:rsidP="00591D6B" w:rsidRDefault="0066409F">
            <w:pPr>
              <w:pStyle w:val="AltB0"/>
            </w:pPr>
            <w:r w:rsidRPr="00E37371">
              <w:rPr>
                <w:rFonts w:hint="eastAsia"/>
              </w:rPr>
              <w:t>×</w:t>
            </w:r>
          </w:p>
        </w:tc>
        <w:tc>
          <w:tcPr>
            <w:tcW w:w="1457" w:type="pct"/>
            <w:tcBorders>
              <w:top w:val="single" w:color="000000" w:sz="4" w:space="0"/>
            </w:tcBorders>
            <w:shd w:val="clear" w:color="auto" w:fill="auto"/>
          </w:tcPr>
          <w:p w:rsidRPr="001D09CB" w:rsidR="0012674A"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12674A" w:rsidTr="0063035C">
        <w:tc>
          <w:tcPr>
            <w:tcW w:w="1720" w:type="pct"/>
            <w:tcBorders>
              <w:top w:val="single" w:color="000000" w:sz="4" w:space="0"/>
            </w:tcBorders>
            <w:shd w:val="clear" w:color="auto" w:fill="auto"/>
          </w:tcPr>
          <w:p w:rsidR="0012674A" w:rsidP="00591D6B" w:rsidRDefault="00532AED">
            <w:pPr>
              <w:pStyle w:val="AltB0"/>
            </w:pPr>
            <w:hyperlink w:history="1" w:anchor="BMbeaconVariants">
              <w:r w:rsidRPr="001D09CB" w:rsidR="0012674A">
                <w:rPr>
                  <w:rStyle w:val="ac"/>
                </w:rPr>
                <w:t>BMbeaconVariants</w:t>
              </w:r>
            </w:hyperlink>
          </w:p>
        </w:tc>
        <w:tc>
          <w:tcPr>
            <w:tcW w:w="984" w:type="pct"/>
            <w:tcBorders>
              <w:top w:val="single" w:color="000000" w:sz="4" w:space="0"/>
            </w:tcBorders>
          </w:tcPr>
          <w:p w:rsidRPr="00E37371" w:rsidR="0012674A" w:rsidP="00591D6B" w:rsidRDefault="0012674A">
            <w:pPr>
              <w:pStyle w:val="AltB0"/>
            </w:pPr>
            <w:r w:rsidRPr="00E37371">
              <w:rPr>
                <w:rFonts w:hint="eastAsia"/>
              </w:rPr>
              <w:t>√</w:t>
            </w:r>
          </w:p>
        </w:tc>
        <w:tc>
          <w:tcPr>
            <w:tcW w:w="839" w:type="pct"/>
            <w:tcBorders>
              <w:top w:val="single" w:color="000000" w:sz="4" w:space="0"/>
            </w:tcBorders>
            <w:shd w:val="clear" w:color="auto" w:fill="auto"/>
          </w:tcPr>
          <w:p w:rsidRPr="00E37371" w:rsidR="0012674A" w:rsidP="00591D6B" w:rsidRDefault="0012674A">
            <w:pPr>
              <w:pStyle w:val="AltB0"/>
            </w:pPr>
            <w:r w:rsidRPr="00E37371">
              <w:rPr>
                <w:rFonts w:hint="eastAsia"/>
              </w:rPr>
              <w:t>√</w:t>
            </w:r>
          </w:p>
        </w:tc>
        <w:tc>
          <w:tcPr>
            <w:tcW w:w="1457" w:type="pct"/>
            <w:tcBorders>
              <w:top w:val="single" w:color="000000" w:sz="4" w:space="0"/>
            </w:tcBorders>
            <w:shd w:val="clear" w:color="auto" w:fill="auto"/>
          </w:tcPr>
          <w:p w:rsidRPr="001D09CB" w:rsidR="0012674A"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12674A" w:rsidTr="0063035C">
        <w:tc>
          <w:tcPr>
            <w:tcW w:w="1720" w:type="pct"/>
            <w:tcBorders>
              <w:top w:val="single" w:color="000000" w:sz="4" w:space="0"/>
            </w:tcBorders>
            <w:shd w:val="clear" w:color="auto" w:fill="auto"/>
          </w:tcPr>
          <w:p w:rsidR="0012674A" w:rsidP="00591D6B" w:rsidRDefault="00532AED">
            <w:pPr>
              <w:pStyle w:val="AltB0"/>
            </w:pPr>
            <w:hyperlink w:history="1" w:anchor="BMcbiVariantValue">
              <w:r w:rsidRPr="001D09CB" w:rsidR="0012674A">
                <w:rPr>
                  <w:rStyle w:val="ac"/>
                </w:rPr>
                <w:t>BMcbiVariantValue</w:t>
              </w:r>
            </w:hyperlink>
          </w:p>
        </w:tc>
        <w:tc>
          <w:tcPr>
            <w:tcW w:w="984" w:type="pct"/>
            <w:tcBorders>
              <w:top w:val="single" w:color="000000" w:sz="4" w:space="0"/>
            </w:tcBorders>
          </w:tcPr>
          <w:p w:rsidRPr="00E37371" w:rsidR="0012674A" w:rsidP="00591D6B" w:rsidRDefault="0012674A">
            <w:pPr>
              <w:pStyle w:val="AltB0"/>
            </w:pPr>
            <w:r w:rsidRPr="00E37371">
              <w:rPr>
                <w:rFonts w:hint="eastAsia"/>
              </w:rPr>
              <w:t>√</w:t>
            </w:r>
          </w:p>
        </w:tc>
        <w:tc>
          <w:tcPr>
            <w:tcW w:w="839" w:type="pct"/>
            <w:tcBorders>
              <w:top w:val="single" w:color="000000" w:sz="4" w:space="0"/>
            </w:tcBorders>
            <w:shd w:val="clear" w:color="auto" w:fill="auto"/>
          </w:tcPr>
          <w:p w:rsidRPr="00E37371" w:rsidR="0012674A" w:rsidP="00591D6B" w:rsidRDefault="0066409F">
            <w:pPr>
              <w:pStyle w:val="AltB0"/>
            </w:pPr>
            <w:r w:rsidRPr="00E37371">
              <w:rPr>
                <w:rFonts w:hint="eastAsia"/>
              </w:rPr>
              <w:t>×</w:t>
            </w:r>
          </w:p>
        </w:tc>
        <w:tc>
          <w:tcPr>
            <w:tcW w:w="1457" w:type="pct"/>
            <w:tcBorders>
              <w:top w:val="single" w:color="000000" w:sz="4" w:space="0"/>
            </w:tcBorders>
            <w:shd w:val="clear" w:color="auto" w:fill="auto"/>
          </w:tcPr>
          <w:p w:rsidRPr="001D09CB" w:rsidR="0012674A"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12674A" w:rsidTr="0063035C">
        <w:tc>
          <w:tcPr>
            <w:tcW w:w="1720" w:type="pct"/>
            <w:tcBorders>
              <w:top w:val="single" w:color="000000" w:sz="4" w:space="0"/>
            </w:tcBorders>
            <w:shd w:val="clear" w:color="auto" w:fill="auto"/>
          </w:tcPr>
          <w:p w:rsidR="0012674A" w:rsidP="00591D6B" w:rsidRDefault="00532AED">
            <w:pPr>
              <w:pStyle w:val="AltB0"/>
            </w:pPr>
            <w:hyperlink w:history="1" w:anchor="BMcbiVariants">
              <w:r w:rsidRPr="001D09CB" w:rsidR="0012674A">
                <w:rPr>
                  <w:rStyle w:val="ac"/>
                </w:rPr>
                <w:t>BMcbiVariants</w:t>
              </w:r>
            </w:hyperlink>
          </w:p>
        </w:tc>
        <w:tc>
          <w:tcPr>
            <w:tcW w:w="984" w:type="pct"/>
            <w:tcBorders>
              <w:top w:val="single" w:color="000000" w:sz="4" w:space="0"/>
            </w:tcBorders>
          </w:tcPr>
          <w:p w:rsidRPr="00E37371" w:rsidR="0012674A" w:rsidP="00591D6B" w:rsidRDefault="0012674A">
            <w:pPr>
              <w:pStyle w:val="AltB0"/>
            </w:pPr>
            <w:r w:rsidRPr="00E37371">
              <w:rPr>
                <w:rFonts w:hint="eastAsia"/>
              </w:rPr>
              <w:t>√</w:t>
            </w:r>
          </w:p>
        </w:tc>
        <w:tc>
          <w:tcPr>
            <w:tcW w:w="839" w:type="pct"/>
            <w:tcBorders>
              <w:top w:val="single" w:color="000000" w:sz="4" w:space="0"/>
            </w:tcBorders>
            <w:shd w:val="clear" w:color="auto" w:fill="auto"/>
          </w:tcPr>
          <w:p w:rsidRPr="00E37371" w:rsidR="0012674A" w:rsidP="00591D6B" w:rsidRDefault="0012674A">
            <w:pPr>
              <w:pStyle w:val="AltB0"/>
            </w:pPr>
            <w:r w:rsidRPr="00E37371">
              <w:rPr>
                <w:rFonts w:hint="eastAsia"/>
              </w:rPr>
              <w:t>√</w:t>
            </w:r>
          </w:p>
        </w:tc>
        <w:tc>
          <w:tcPr>
            <w:tcW w:w="1457" w:type="pct"/>
            <w:tcBorders>
              <w:top w:val="single" w:color="000000" w:sz="4" w:space="0"/>
            </w:tcBorders>
            <w:shd w:val="clear" w:color="auto" w:fill="auto"/>
          </w:tcPr>
          <w:p w:rsidRPr="001D09CB" w:rsidR="0012674A"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12674A" w:rsidTr="0063035C">
        <w:tc>
          <w:tcPr>
            <w:tcW w:w="1720" w:type="pct"/>
            <w:tcBorders>
              <w:top w:val="single" w:color="000000" w:sz="4" w:space="0"/>
            </w:tcBorders>
            <w:shd w:val="clear" w:color="auto" w:fill="auto"/>
          </w:tcPr>
          <w:p w:rsidR="0012674A" w:rsidP="00591D6B" w:rsidRDefault="00532AED">
            <w:pPr>
              <w:pStyle w:val="AltB0"/>
            </w:pPr>
            <w:hyperlink w:history="1" w:anchor="BMvariantValidLastRisingAge">
              <w:r w:rsidRPr="001D09CB" w:rsidR="0012674A">
                <w:rPr>
                  <w:rStyle w:val="ac"/>
                </w:rPr>
                <w:t>BMvariantValidLastRisingAge</w:t>
              </w:r>
            </w:hyperlink>
          </w:p>
        </w:tc>
        <w:tc>
          <w:tcPr>
            <w:tcW w:w="984" w:type="pct"/>
            <w:tcBorders>
              <w:top w:val="single" w:color="000000" w:sz="4" w:space="0"/>
            </w:tcBorders>
          </w:tcPr>
          <w:p w:rsidRPr="00E37371" w:rsidR="0012674A" w:rsidP="00591D6B" w:rsidRDefault="0012674A">
            <w:pPr>
              <w:pStyle w:val="AltB0"/>
            </w:pPr>
            <w:r w:rsidRPr="00E37371">
              <w:rPr>
                <w:rFonts w:hint="eastAsia"/>
              </w:rPr>
              <w:t>√</w:t>
            </w:r>
          </w:p>
        </w:tc>
        <w:tc>
          <w:tcPr>
            <w:tcW w:w="839" w:type="pct"/>
            <w:tcBorders>
              <w:top w:val="single" w:color="000000" w:sz="4" w:space="0"/>
            </w:tcBorders>
            <w:shd w:val="clear" w:color="auto" w:fill="auto"/>
          </w:tcPr>
          <w:p w:rsidRPr="00E37371" w:rsidR="0012674A" w:rsidP="00591D6B" w:rsidRDefault="0012674A">
            <w:pPr>
              <w:pStyle w:val="AltB0"/>
            </w:pPr>
            <w:r w:rsidRPr="00E37371">
              <w:rPr>
                <w:rFonts w:hint="eastAsia"/>
              </w:rPr>
              <w:t>√</w:t>
            </w:r>
          </w:p>
        </w:tc>
        <w:tc>
          <w:tcPr>
            <w:tcW w:w="1457" w:type="pct"/>
            <w:tcBorders>
              <w:top w:val="single" w:color="000000" w:sz="4" w:space="0"/>
            </w:tcBorders>
            <w:shd w:val="clear" w:color="auto" w:fill="auto"/>
          </w:tcPr>
          <w:p w:rsidRPr="001D09CB" w:rsidR="0012674A" w:rsidP="00591D6B" w:rsidRDefault="001D09CB">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12674A" w:rsidTr="0063035C">
        <w:tc>
          <w:tcPr>
            <w:tcW w:w="1720" w:type="pct"/>
            <w:tcBorders>
              <w:top w:val="single" w:color="000000" w:sz="4" w:space="0"/>
            </w:tcBorders>
            <w:shd w:val="clear" w:color="auto" w:fill="auto"/>
          </w:tcPr>
          <w:p w:rsidR="0012674A" w:rsidP="00591D6B" w:rsidRDefault="00532AED">
            <w:pPr>
              <w:pStyle w:val="AltB0"/>
            </w:pPr>
            <w:hyperlink w:history="1" w:anchor="BeaconVariantsUpdating">
              <w:r w:rsidRPr="001D09CB" w:rsidR="0012674A">
                <w:rPr>
                  <w:rStyle w:val="ac"/>
                </w:rPr>
                <w:t>BeaconVariantsUpdating</w:t>
              </w:r>
            </w:hyperlink>
          </w:p>
        </w:tc>
        <w:tc>
          <w:tcPr>
            <w:tcW w:w="984" w:type="pct"/>
            <w:tcBorders>
              <w:top w:val="single" w:color="000000" w:sz="4" w:space="0"/>
            </w:tcBorders>
          </w:tcPr>
          <w:p w:rsidRPr="00E37371" w:rsidR="0012674A" w:rsidP="00591D6B" w:rsidRDefault="0012674A">
            <w:pPr>
              <w:pStyle w:val="AltB0"/>
            </w:pPr>
            <w:r w:rsidRPr="00E37371">
              <w:rPr>
                <w:rFonts w:hint="eastAsia"/>
              </w:rPr>
              <w:t>√</w:t>
            </w:r>
          </w:p>
        </w:tc>
        <w:tc>
          <w:tcPr>
            <w:tcW w:w="839" w:type="pct"/>
            <w:tcBorders>
              <w:top w:val="single" w:color="000000" w:sz="4" w:space="0"/>
            </w:tcBorders>
            <w:shd w:val="clear" w:color="auto" w:fill="auto"/>
          </w:tcPr>
          <w:p w:rsidRPr="00E37371" w:rsidR="0012674A" w:rsidP="00591D6B" w:rsidRDefault="0012674A">
            <w:pPr>
              <w:pStyle w:val="AltB0"/>
            </w:pPr>
            <w:r w:rsidRPr="00E37371">
              <w:rPr>
                <w:rFonts w:hint="eastAsia"/>
              </w:rPr>
              <w:t>√</w:t>
            </w:r>
          </w:p>
        </w:tc>
        <w:tc>
          <w:tcPr>
            <w:tcW w:w="1457" w:type="pct"/>
            <w:tcBorders>
              <w:top w:val="single" w:color="000000" w:sz="4" w:space="0"/>
            </w:tcBorders>
            <w:shd w:val="clear" w:color="auto" w:fill="auto"/>
          </w:tcPr>
          <w:p w:rsidRPr="001D09CB" w:rsidR="0012674A"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12674A" w:rsidTr="0063035C">
        <w:tc>
          <w:tcPr>
            <w:tcW w:w="1720" w:type="pct"/>
            <w:tcBorders>
              <w:top w:val="single" w:color="000000" w:sz="4" w:space="0"/>
            </w:tcBorders>
            <w:shd w:val="clear" w:color="auto" w:fill="auto"/>
          </w:tcPr>
          <w:p w:rsidR="0012674A" w:rsidP="00591D6B" w:rsidRDefault="00532AED">
            <w:pPr>
              <w:pStyle w:val="AltB0"/>
            </w:pPr>
            <w:hyperlink w:history="1" w:anchor="CBIvariantAge">
              <w:r w:rsidRPr="001D09CB" w:rsidR="0012674A">
                <w:rPr>
                  <w:rStyle w:val="ac"/>
                </w:rPr>
                <w:t>CBIvariantAge</w:t>
              </w:r>
            </w:hyperlink>
          </w:p>
        </w:tc>
        <w:tc>
          <w:tcPr>
            <w:tcW w:w="984" w:type="pct"/>
            <w:tcBorders>
              <w:top w:val="single" w:color="000000" w:sz="4" w:space="0"/>
            </w:tcBorders>
          </w:tcPr>
          <w:p w:rsidRPr="00E37371" w:rsidR="0012674A" w:rsidP="00591D6B" w:rsidRDefault="0012674A">
            <w:pPr>
              <w:pStyle w:val="AltB0"/>
            </w:pPr>
            <w:r w:rsidRPr="00E37371">
              <w:rPr>
                <w:rFonts w:hint="eastAsia"/>
              </w:rPr>
              <w:t>√</w:t>
            </w:r>
          </w:p>
        </w:tc>
        <w:tc>
          <w:tcPr>
            <w:tcW w:w="839" w:type="pct"/>
            <w:tcBorders>
              <w:top w:val="single" w:color="000000" w:sz="4" w:space="0"/>
            </w:tcBorders>
            <w:shd w:val="clear" w:color="auto" w:fill="auto"/>
          </w:tcPr>
          <w:p w:rsidRPr="00E37371" w:rsidR="0012674A" w:rsidP="00591D6B" w:rsidRDefault="0012674A">
            <w:pPr>
              <w:pStyle w:val="AltB0"/>
            </w:pPr>
            <w:r w:rsidRPr="00E37371">
              <w:rPr>
                <w:rFonts w:hint="eastAsia"/>
              </w:rPr>
              <w:t>√</w:t>
            </w:r>
          </w:p>
        </w:tc>
        <w:tc>
          <w:tcPr>
            <w:tcW w:w="1457" w:type="pct"/>
            <w:tcBorders>
              <w:top w:val="single" w:color="000000" w:sz="4" w:space="0"/>
            </w:tcBorders>
            <w:shd w:val="clear" w:color="auto" w:fill="auto"/>
          </w:tcPr>
          <w:p w:rsidRPr="001D09CB" w:rsidR="0012674A" w:rsidP="00591D6B" w:rsidRDefault="001D09CB">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12674A" w:rsidTr="0063035C">
        <w:tc>
          <w:tcPr>
            <w:tcW w:w="1720" w:type="pct"/>
            <w:tcBorders>
              <w:top w:val="single" w:color="000000" w:sz="4" w:space="0"/>
            </w:tcBorders>
            <w:shd w:val="clear" w:color="auto" w:fill="auto"/>
          </w:tcPr>
          <w:p w:rsidR="0012674A" w:rsidP="00591D6B" w:rsidRDefault="00532AED">
            <w:pPr>
              <w:pStyle w:val="AltB0"/>
            </w:pPr>
            <w:hyperlink w:history="1" w:anchor="CBIvariantReportAvailable">
              <w:r w:rsidRPr="001D09CB" w:rsidR="0012674A">
                <w:rPr>
                  <w:rStyle w:val="ac"/>
                </w:rPr>
                <w:t>CBIvariantReportAvailable</w:t>
              </w:r>
            </w:hyperlink>
          </w:p>
        </w:tc>
        <w:tc>
          <w:tcPr>
            <w:tcW w:w="984" w:type="pct"/>
            <w:tcBorders>
              <w:top w:val="single" w:color="000000" w:sz="4" w:space="0"/>
            </w:tcBorders>
          </w:tcPr>
          <w:p w:rsidRPr="00E37371" w:rsidR="0012674A" w:rsidP="00591D6B" w:rsidRDefault="0012674A">
            <w:pPr>
              <w:pStyle w:val="AltB0"/>
            </w:pPr>
            <w:r w:rsidRPr="00E37371">
              <w:rPr>
                <w:rFonts w:hint="eastAsia"/>
              </w:rPr>
              <w:t>√</w:t>
            </w:r>
          </w:p>
        </w:tc>
        <w:tc>
          <w:tcPr>
            <w:tcW w:w="839" w:type="pct"/>
            <w:tcBorders>
              <w:top w:val="single" w:color="000000" w:sz="4" w:space="0"/>
            </w:tcBorders>
            <w:shd w:val="clear" w:color="auto" w:fill="auto"/>
          </w:tcPr>
          <w:p w:rsidRPr="00E37371" w:rsidR="0012674A" w:rsidP="00591D6B" w:rsidRDefault="0012674A">
            <w:pPr>
              <w:pStyle w:val="AltB0"/>
            </w:pPr>
            <w:r w:rsidRPr="00E37371">
              <w:rPr>
                <w:rFonts w:hint="eastAsia"/>
              </w:rPr>
              <w:t>√</w:t>
            </w:r>
          </w:p>
        </w:tc>
        <w:tc>
          <w:tcPr>
            <w:tcW w:w="1457" w:type="pct"/>
            <w:tcBorders>
              <w:top w:val="single" w:color="000000" w:sz="4" w:space="0"/>
            </w:tcBorders>
            <w:shd w:val="clear" w:color="auto" w:fill="auto"/>
          </w:tcPr>
          <w:p w:rsidRPr="001D09CB" w:rsidR="0012674A"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12674A" w:rsidTr="0063035C">
        <w:tc>
          <w:tcPr>
            <w:tcW w:w="1720" w:type="pct"/>
            <w:shd w:val="clear" w:color="auto" w:fill="auto"/>
          </w:tcPr>
          <w:p w:rsidR="0012674A" w:rsidP="00591D6B" w:rsidRDefault="00532AED">
            <w:pPr>
              <w:pStyle w:val="AltB0"/>
            </w:pPr>
            <w:hyperlink w:history="1" w:anchor="CBIvariantReportReceived">
              <w:r w:rsidRPr="001D09CB" w:rsidR="0012674A">
                <w:rPr>
                  <w:rStyle w:val="ac"/>
                </w:rPr>
                <w:t>CBIvariantReportReceived</w:t>
              </w:r>
            </w:hyperlink>
          </w:p>
        </w:tc>
        <w:tc>
          <w:tcPr>
            <w:tcW w:w="984" w:type="pct"/>
          </w:tcPr>
          <w:p w:rsidRPr="00E37371" w:rsidR="0012674A" w:rsidP="00591D6B" w:rsidRDefault="0012674A">
            <w:pPr>
              <w:pStyle w:val="AltB0"/>
            </w:pPr>
            <w:r w:rsidRPr="00E37371">
              <w:rPr>
                <w:rFonts w:hint="eastAsia"/>
              </w:rPr>
              <w:t>√</w:t>
            </w:r>
          </w:p>
        </w:tc>
        <w:tc>
          <w:tcPr>
            <w:tcW w:w="839" w:type="pct"/>
            <w:shd w:val="clear" w:color="auto" w:fill="auto"/>
          </w:tcPr>
          <w:p w:rsidRPr="00E37371" w:rsidR="0012674A" w:rsidP="00591D6B" w:rsidRDefault="0012674A">
            <w:pPr>
              <w:pStyle w:val="AltB0"/>
            </w:pPr>
            <w:r w:rsidRPr="00E37371">
              <w:rPr>
                <w:rFonts w:hint="eastAsia"/>
              </w:rPr>
              <w:t>√</w:t>
            </w:r>
          </w:p>
        </w:tc>
        <w:tc>
          <w:tcPr>
            <w:tcW w:w="1457" w:type="pct"/>
            <w:shd w:val="clear" w:color="auto" w:fill="auto"/>
          </w:tcPr>
          <w:p w:rsidRPr="001D09CB" w:rsidR="0012674A"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12674A" w:rsidTr="0063035C">
        <w:tc>
          <w:tcPr>
            <w:tcW w:w="1720" w:type="pct"/>
            <w:shd w:val="clear" w:color="auto" w:fill="auto"/>
          </w:tcPr>
          <w:p w:rsidR="0012674A" w:rsidP="00591D6B" w:rsidRDefault="00532AED">
            <w:pPr>
              <w:pStyle w:val="AltB0"/>
            </w:pPr>
            <w:hyperlink w:history="1" w:anchor="UsedBMbeaconId">
              <w:r w:rsidRPr="001D09CB" w:rsidR="0012674A">
                <w:rPr>
                  <w:rStyle w:val="ac"/>
                </w:rPr>
                <w:t>UsedBMbeaconId</w:t>
              </w:r>
            </w:hyperlink>
          </w:p>
        </w:tc>
        <w:tc>
          <w:tcPr>
            <w:tcW w:w="984" w:type="pct"/>
          </w:tcPr>
          <w:p w:rsidRPr="00E37371" w:rsidR="0012674A" w:rsidP="00591D6B" w:rsidRDefault="0012674A">
            <w:pPr>
              <w:pStyle w:val="AltB0"/>
            </w:pPr>
            <w:r w:rsidRPr="00E37371">
              <w:rPr>
                <w:rFonts w:hint="eastAsia"/>
              </w:rPr>
              <w:t>√</w:t>
            </w:r>
          </w:p>
        </w:tc>
        <w:tc>
          <w:tcPr>
            <w:tcW w:w="839" w:type="pct"/>
            <w:shd w:val="clear" w:color="auto" w:fill="auto"/>
          </w:tcPr>
          <w:p w:rsidRPr="00E37371" w:rsidR="0012674A" w:rsidP="00591D6B" w:rsidRDefault="0012674A">
            <w:pPr>
              <w:pStyle w:val="AltB0"/>
            </w:pPr>
            <w:r w:rsidRPr="00E37371">
              <w:rPr>
                <w:rFonts w:hint="eastAsia"/>
              </w:rPr>
              <w:t>√</w:t>
            </w:r>
          </w:p>
        </w:tc>
        <w:tc>
          <w:tcPr>
            <w:tcW w:w="1457" w:type="pct"/>
            <w:shd w:val="clear" w:color="auto" w:fill="auto"/>
          </w:tcPr>
          <w:p w:rsidRPr="001D09CB" w:rsidR="0012674A" w:rsidP="00591D6B" w:rsidRDefault="001D09CB">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Pr="006E3B52" w:rsidR="006E3B52" w:rsidP="00934391" w:rsidRDefault="006E3B52">
      <w:pPr>
        <w:pStyle w:val="3"/>
      </w:pPr>
      <w:r w:rsidRPr="006E3B52">
        <w:rPr>
          <w:rFonts w:hint="eastAsia"/>
        </w:rPr>
        <w:t>Processing</w:t>
      </w:r>
    </w:p>
    <w:p w:rsidRPr="006E3B52" w:rsidR="007B7C97" w:rsidP="00C93484" w:rsidRDefault="007B7C97">
      <w:pPr>
        <w:pStyle w:val="Reqtify"/>
      </w:pPr>
      <w:r w:rsidRPr="006E3B52">
        <w:rPr>
          <w:rFonts w:hint="eastAsia"/>
        </w:rPr>
        <w:t>本模块</w:t>
      </w:r>
      <w:r>
        <w:rPr>
          <w:rFonts w:hint="eastAsia"/>
        </w:rPr>
        <w:t>管理</w:t>
      </w:r>
      <w:r>
        <w:rPr>
          <w:rFonts w:hint="eastAsia"/>
        </w:rPr>
        <w:t>Block</w:t>
      </w:r>
      <w:r>
        <w:rPr>
          <w:rFonts w:hint="eastAsia"/>
        </w:rPr>
        <w:t>模式下使用</w:t>
      </w:r>
      <w:r w:rsidRPr="006E3B52">
        <w:rPr>
          <w:rFonts w:hint="eastAsia"/>
        </w:rPr>
        <w:t>变量，包括使用的是来自</w:t>
      </w:r>
      <w:r w:rsidRPr="006E3B52">
        <w:rPr>
          <w:rFonts w:hint="eastAsia"/>
        </w:rPr>
        <w:t>BM</w:t>
      </w:r>
      <w:r w:rsidRPr="006E3B52">
        <w:rPr>
          <w:rFonts w:hint="eastAsia"/>
        </w:rPr>
        <w:t>信标的变量还是与</w:t>
      </w:r>
      <w:r w:rsidRPr="006E3B52">
        <w:rPr>
          <w:rFonts w:hint="eastAsia"/>
        </w:rPr>
        <w:t>CI</w:t>
      </w:r>
      <w:r w:rsidRPr="006E3B52">
        <w:rPr>
          <w:rFonts w:hint="eastAsia"/>
        </w:rPr>
        <w:t>无线通信的变量。</w:t>
      </w:r>
    </w:p>
    <w:p w:rsidR="006E3B52" w:rsidP="00C93484" w:rsidRDefault="007B7C97">
      <w:pPr>
        <w:pStyle w:val="Reqtify"/>
      </w:pPr>
      <w:r>
        <w:rPr>
          <w:rFonts w:hint="eastAsia"/>
        </w:rPr>
        <w:t>This module mange the variants used in block mode, including</w:t>
      </w:r>
      <w:r w:rsidR="00862FCA">
        <w:rPr>
          <w:rFonts w:hint="eastAsia"/>
        </w:rPr>
        <w:t xml:space="preserve"> the BM beacon and the CBI radio.</w:t>
      </w:r>
    </w:p>
    <w:p w:rsidRPr="002E1DA5" w:rsidR="002E1DA5" w:rsidP="00C93484" w:rsidRDefault="002E1DA5">
      <w:pPr>
        <w:pStyle w:val="Reqtify"/>
      </w:pPr>
    </w:p>
    <w:p w:rsidR="00E114B8" w:rsidP="0012674A" w:rsidRDefault="00E114B8">
      <w:pPr>
        <w:pStyle w:val="4"/>
      </w:pPr>
      <w:r>
        <w:rPr>
          <w:rFonts w:hint="eastAsia"/>
        </w:rPr>
        <w:lastRenderedPageBreak/>
        <w:t>Determine block mode</w:t>
      </w:r>
    </w:p>
    <w:p w:rsidRPr="006E3B52" w:rsidR="00E114B8" w:rsidP="00C93484" w:rsidRDefault="00E114B8">
      <w:pPr>
        <w:pStyle w:val="Reqtify"/>
      </w:pPr>
    </w:p>
    <w:p w:rsidRPr="006E3B52" w:rsidR="006E3B52" w:rsidP="00C93484" w:rsidRDefault="006E3B52">
      <w:pPr>
        <w:pStyle w:val="Reqtify"/>
      </w:pPr>
    </w:p>
    <w:p w:rsidRPr="006E3B52" w:rsidR="006E3B52" w:rsidP="00704491" w:rsidRDefault="006E3B52">
      <w:pPr>
        <w:pStyle w:val="ReqtifyAltR"/>
      </w:pPr>
      <w:r w:rsidRPr="006E3B52">
        <w:t>[iTC_CC_ATP-SwRS-</w:t>
      </w:r>
      <w:r w:rsidRPr="006E3B52">
        <w:rPr>
          <w:rFonts w:hint="eastAsia"/>
        </w:rPr>
        <w:t>0067</w:t>
      </w:r>
      <w:r w:rsidRPr="006E3B52">
        <w:t>]</w:t>
      </w:r>
    </w:p>
    <w:p w:rsidRPr="006E3B52" w:rsidR="006E3B52" w:rsidP="00C93484" w:rsidRDefault="0095165D">
      <w:pPr>
        <w:pStyle w:val="Reqtify"/>
      </w:pPr>
      <w:bookmarkStart w:name="BlockModeUsed" w:id="3776"/>
      <w:r w:rsidRPr="008930D3">
        <w:rPr>
          <w:rStyle w:val="aff2"/>
          <w:bCs w:val="0"/>
          <w:iCs w:val="0"/>
        </w:rPr>
        <w:t>BlockModeUsed</w:t>
      </w:r>
      <w:bookmarkEnd w:id="3776"/>
      <w:r w:rsidRPr="006E3B52" w:rsidR="006E3B52">
        <w:rPr>
          <w:rFonts w:hint="eastAsia"/>
        </w:rPr>
        <w:t>，当前是否现在选择</w:t>
      </w:r>
      <w:r w:rsidRPr="006E3B52" w:rsidR="006E3B52">
        <w:rPr>
          <w:rFonts w:hint="eastAsia"/>
        </w:rPr>
        <w:t>BM</w:t>
      </w:r>
      <w:r w:rsidRPr="006E3B52" w:rsidR="006E3B52">
        <w:rPr>
          <w:rFonts w:hint="eastAsia"/>
        </w:rPr>
        <w:t>模式。其状态来自于项目可配置的列车输入采集。</w:t>
      </w:r>
    </w:p>
    <w:p w:rsidRPr="006E3B52" w:rsidR="006E3B52" w:rsidP="00C93484" w:rsidRDefault="00532AED">
      <w:pPr>
        <w:pStyle w:val="Reqtify"/>
      </w:pPr>
      <w:hyperlink w:history="1" w:anchor="BlockModeUsed">
        <w:r w:rsidR="0095165D">
          <w:rPr>
            <w:rStyle w:val="ac"/>
            <w:noProof/>
          </w:rPr>
          <w:t>BlockModeUsed</w:t>
        </w:r>
      </w:hyperlink>
      <w:r w:rsidRPr="006E3B52" w:rsidR="006E3B52">
        <w:rPr>
          <w:rFonts w:hint="eastAsia"/>
        </w:rPr>
        <w:t xml:space="preserve"> represents that either of train end chooses BM mode. </w:t>
      </w:r>
    </w:p>
    <w:p w:rsidRPr="006E3B52" w:rsidR="006E3B52" w:rsidP="000431E0" w:rsidRDefault="006E3B52">
      <w:pPr>
        <w:pStyle w:val="af7"/>
      </w:pPr>
      <w:r w:rsidRPr="006E3B52">
        <w:t xml:space="preserve">def </w:t>
      </w:r>
      <w:hyperlink w:history="1" w:anchor="BlockModeUsed">
        <w:r w:rsidR="0095165D">
          <w:rPr>
            <w:rStyle w:val="ac"/>
          </w:rPr>
          <w:t>BlockModeUsed</w:t>
        </w:r>
      </w:hyperlink>
      <w:r w:rsidRPr="006E3B52">
        <w:t>(k):</w:t>
      </w:r>
    </w:p>
    <w:p w:rsidRPr="006E3B52" w:rsidR="006E3B52" w:rsidP="000431E0" w:rsidRDefault="006E3B52">
      <w:pPr>
        <w:pStyle w:val="af7"/>
      </w:pPr>
      <w:r w:rsidRPr="006E3B52">
        <w:t xml:space="preserve">    </w:t>
      </w:r>
      <w:r w:rsidR="00065B78">
        <w:rPr>
          <w:rFonts w:hint="eastAsia"/>
        </w:rPr>
        <w:t>return</w:t>
      </w:r>
      <w:r w:rsidRPr="006E3B52">
        <w:t xml:space="preserve"> </w:t>
      </w:r>
      <w:hyperlink w:history="1" w:anchor="GetBlockModeUsed">
        <w:r w:rsidRPr="0041379F" w:rsidR="00813AB3">
          <w:rPr>
            <w:rStyle w:val="ac"/>
          </w:rPr>
          <w:t>Offline</w:t>
        </w:r>
        <w:r w:rsidRPr="0041379F" w:rsidR="00155088">
          <w:rPr>
            <w:rStyle w:val="ac"/>
          </w:rPr>
          <w:t>.G</w:t>
        </w:r>
        <w:r w:rsidRPr="0041379F">
          <w:rPr>
            <w:rStyle w:val="ac"/>
          </w:rPr>
          <w:t>etBlockModeUsed</w:t>
        </w:r>
      </w:hyperlink>
      <w:r w:rsidRPr="006E3B52">
        <w:t>(k)</w:t>
      </w:r>
    </w:p>
    <w:p w:rsidRPr="006E3B52" w:rsidR="006E3B52" w:rsidP="000C0D62" w:rsidRDefault="006E3B52">
      <w:pPr>
        <w:pStyle w:val="ReqtifyAltQ"/>
      </w:pPr>
      <w:r w:rsidRPr="006E3B52">
        <w:t>#Category=Functional</w:t>
      </w:r>
    </w:p>
    <w:p w:rsidRPr="006E3B52" w:rsidR="006E3B52" w:rsidP="000C0D62" w:rsidRDefault="006E3B52">
      <w:pPr>
        <w:pStyle w:val="ReqtifyAltQ"/>
      </w:pPr>
      <w:r w:rsidRPr="006E3B52">
        <w:t>#Contribution=SIL4</w:t>
      </w:r>
    </w:p>
    <w:p w:rsidR="009328EA" w:rsidP="000C0D62" w:rsidRDefault="006E3B52">
      <w:pPr>
        <w:pStyle w:val="ReqtifyAltQ"/>
        <w:rPr>
          <w:ins w:author="常鸣" w:date="2014-07-03T14:27:00Z" w:id="3777"/>
        </w:rPr>
      </w:pPr>
      <w:del w:author="常鸣" w:date="2014-07-03T14:27:00Z" w:id="3778">
        <w:r w:rsidRPr="006E3B52" w:rsidDel="009328EA">
          <w:delText>#S</w:delText>
        </w:r>
      </w:del>
      <w:ins w:author="常鸣" w:date="2014-07-03T14:27:00Z" w:id="3779">
        <w:r w:rsidR="009328EA">
          <w:t>#Allocation=ATP Software</w:t>
        </w:r>
      </w:ins>
      <w:ins w:author="常鸣" w:date="2014-07-03T14:46:00Z" w:id="3780">
        <w:r w:rsidR="002428AA">
          <w:rPr>
            <w:rFonts w:hint="eastAsia"/>
          </w:rPr>
          <w:t>, Vital Embedded Setting</w:t>
        </w:r>
      </w:ins>
    </w:p>
    <w:p w:rsidRPr="006E3B52" w:rsidR="006E3B52" w:rsidP="000C0D62" w:rsidRDefault="009328EA">
      <w:pPr>
        <w:pStyle w:val="ReqtifyAltQ"/>
      </w:pPr>
      <w:ins w:author="常鸣" w:date="2014-07-03T14:27:00Z" w:id="3781">
        <w:r>
          <w:t>#S</w:t>
        </w:r>
      </w:ins>
      <w:r w:rsidRPr="006E3B52" w:rsidR="006E3B52">
        <w:t>ource=[iTC_CC-SyAD-0948]</w:t>
      </w:r>
      <w:r w:rsidRPr="006E3B52" w:rsidR="006E3B52">
        <w:rPr>
          <w:rFonts w:hint="eastAsia"/>
        </w:rPr>
        <w:t>,</w:t>
      </w:r>
      <w:r w:rsidRPr="006E3B52" w:rsidR="006E3B52">
        <w:t xml:space="preserve"> [iTC_CC-SyAD-</w:t>
      </w:r>
      <w:r w:rsidRPr="006E3B52" w:rsidR="006E3B52">
        <w:rPr>
          <w:rFonts w:hint="eastAsia"/>
        </w:rPr>
        <w:t>1003</w:t>
      </w:r>
      <w:r w:rsidRPr="006E3B52" w:rsidR="006E3B52">
        <w:t>]</w:t>
      </w:r>
      <w:r w:rsidRPr="006E3B52" w:rsidR="006E3B52">
        <w:rPr>
          <w:rFonts w:hint="eastAsia"/>
        </w:rPr>
        <w:t>,</w:t>
      </w:r>
      <w:r w:rsidRPr="006E3B52" w:rsidR="006E3B52">
        <w:t xml:space="preserve"> [iTC_CC_ATP_SwHA-0203]</w:t>
      </w:r>
    </w:p>
    <w:p w:rsidRPr="006E3B52" w:rsidR="006E3B52" w:rsidP="000C0D62" w:rsidRDefault="006E3B52">
      <w:pPr>
        <w:pStyle w:val="ReqtifyAltQ"/>
      </w:pPr>
      <w:r w:rsidRPr="006E3B52">
        <w:t>[End]</w:t>
      </w:r>
    </w:p>
    <w:p w:rsidRPr="006E3B52" w:rsidR="006E3B52" w:rsidP="00C93484" w:rsidRDefault="006E3B52">
      <w:pPr>
        <w:pStyle w:val="Reqtify"/>
      </w:pPr>
    </w:p>
    <w:p w:rsidRPr="006E3B52" w:rsidR="006E3B52" w:rsidP="00C93484" w:rsidRDefault="006E3B52">
      <w:pPr>
        <w:pStyle w:val="Reqtify"/>
      </w:pPr>
    </w:p>
    <w:p w:rsidRPr="006E3B52" w:rsidR="006E3B52" w:rsidP="00704491" w:rsidRDefault="006E3B52">
      <w:pPr>
        <w:pStyle w:val="ReqtifyAltR"/>
      </w:pPr>
      <w:r w:rsidRPr="006E3B52">
        <w:t>[iTC_CC_ATP-SwRS-</w:t>
      </w:r>
      <w:r w:rsidRPr="006E3B52">
        <w:rPr>
          <w:rFonts w:hint="eastAsia"/>
        </w:rPr>
        <w:t>0066</w:t>
      </w:r>
      <w:r w:rsidRPr="006E3B52">
        <w:t>]</w:t>
      </w:r>
    </w:p>
    <w:p w:rsidRPr="006E3B52" w:rsidR="006E3B52" w:rsidP="00C93484" w:rsidRDefault="00497151">
      <w:pPr>
        <w:pStyle w:val="Reqtify"/>
      </w:pPr>
      <w:bookmarkStart w:name="BMvariantValidWhileTemporallyValid" w:id="3782"/>
      <w:r w:rsidRPr="008930D3">
        <w:rPr>
          <w:rStyle w:val="aff2"/>
          <w:bCs w:val="0"/>
          <w:iCs w:val="0"/>
        </w:rPr>
        <w:t>BMvariantValidWhileTemporallyValid</w:t>
      </w:r>
      <w:bookmarkEnd w:id="3782"/>
      <w:r w:rsidRPr="006E3B52" w:rsidR="006E3B52">
        <w:rPr>
          <w:rFonts w:hint="eastAsia"/>
        </w:rPr>
        <w:t>，当前是否使用</w:t>
      </w:r>
      <w:r w:rsidRPr="006E3B52" w:rsidR="006E3B52">
        <w:rPr>
          <w:rFonts w:hint="eastAsia"/>
        </w:rPr>
        <w:t>BM</w:t>
      </w:r>
      <w:r w:rsidRPr="006E3B52" w:rsidR="006E3B52">
        <w:rPr>
          <w:rFonts w:hint="eastAsia"/>
        </w:rPr>
        <w:t>变量。其状态来自于项目可配置的列车输入采集。</w:t>
      </w:r>
    </w:p>
    <w:p w:rsidRPr="006E3B52" w:rsidR="006E3B52" w:rsidP="00C93484" w:rsidRDefault="006E3B52">
      <w:pPr>
        <w:pStyle w:val="Reqtify"/>
      </w:pPr>
      <w:r w:rsidRPr="006E3B52">
        <w:rPr>
          <w:rFonts w:hint="eastAsia"/>
        </w:rPr>
        <w:t xml:space="preserve">The status of </w:t>
      </w:r>
      <w:hyperlink w:history="1" w:anchor="BMvariantValidWhileTemporallyValid">
        <w:r w:rsidR="00497151">
          <w:rPr>
            <w:rStyle w:val="ac"/>
            <w:noProof/>
          </w:rPr>
          <w:t>BMvariantValidWhileTemporallyValid</w:t>
        </w:r>
      </w:hyperlink>
      <w:r w:rsidRPr="006E3B52">
        <w:rPr>
          <w:rFonts w:hint="eastAsia"/>
        </w:rPr>
        <w:t xml:space="preserve"> shows whether it is in the BM mode.  </w:t>
      </w:r>
    </w:p>
    <w:p w:rsidRPr="006E3B52" w:rsidR="006E3B52" w:rsidP="000431E0" w:rsidRDefault="006E3B52">
      <w:pPr>
        <w:pStyle w:val="af7"/>
      </w:pPr>
      <w:r w:rsidRPr="006E3B52">
        <w:t xml:space="preserve">def </w:t>
      </w:r>
      <w:hyperlink w:history="1" w:anchor="BMvariantValidWhileTemporallyValid">
        <w:r w:rsidR="00497151">
          <w:rPr>
            <w:rStyle w:val="ac"/>
          </w:rPr>
          <w:t>BMvariantValidWhileTemporallyValid</w:t>
        </w:r>
      </w:hyperlink>
      <w:r w:rsidRPr="006E3B52">
        <w:t>(k):</w:t>
      </w:r>
    </w:p>
    <w:p w:rsidRPr="006E3B52" w:rsidR="006E3B52" w:rsidP="000431E0" w:rsidRDefault="006E3B52">
      <w:pPr>
        <w:pStyle w:val="af7"/>
      </w:pPr>
      <w:r w:rsidRPr="006E3B52">
        <w:t xml:space="preserve">    </w:t>
      </w:r>
      <w:r w:rsidR="00065B78">
        <w:rPr>
          <w:rFonts w:hint="eastAsia"/>
        </w:rPr>
        <w:t>return</w:t>
      </w:r>
      <w:r w:rsidRPr="006E3B52">
        <w:t xml:space="preserve"> </w:t>
      </w:r>
      <w:hyperlink w:history="1" w:anchor="GetBMvariantValidWhileTemporallyValid">
        <w:r w:rsidRPr="0041379F" w:rsidR="00813AB3">
          <w:rPr>
            <w:rStyle w:val="ac"/>
          </w:rPr>
          <w:t>Offline</w:t>
        </w:r>
        <w:r w:rsidRPr="0041379F" w:rsidR="00155088">
          <w:rPr>
            <w:rStyle w:val="ac"/>
          </w:rPr>
          <w:t>.</w:t>
        </w:r>
        <w:r w:rsidRPr="0041379F" w:rsidR="0041379F">
          <w:rPr>
            <w:rStyle w:val="ac"/>
            <w:rFonts w:hint="eastAsia"/>
          </w:rPr>
          <w:t>GetBMvariantValidWhileTemporallyValid</w:t>
        </w:r>
      </w:hyperlink>
      <w:r w:rsidRPr="006E3B52">
        <w:t>(k)</w:t>
      </w:r>
    </w:p>
    <w:p w:rsidRPr="006E3B52" w:rsidR="006E3B52" w:rsidP="000C0D62" w:rsidRDefault="006E3B52">
      <w:pPr>
        <w:pStyle w:val="ReqtifyAltQ"/>
      </w:pPr>
      <w:r w:rsidRPr="006E3B52">
        <w:t>#Category=Functional</w:t>
      </w:r>
    </w:p>
    <w:p w:rsidRPr="006E3B52" w:rsidR="006E3B52" w:rsidP="000C0D62" w:rsidRDefault="006E3B52">
      <w:pPr>
        <w:pStyle w:val="ReqtifyAltQ"/>
      </w:pPr>
      <w:r w:rsidRPr="006E3B52">
        <w:t>#Contribution=SIL4</w:t>
      </w:r>
    </w:p>
    <w:p w:rsidR="009328EA" w:rsidP="000C0D62" w:rsidRDefault="006E3B52">
      <w:pPr>
        <w:pStyle w:val="ReqtifyAltQ"/>
        <w:rPr>
          <w:ins w:author="常鸣" w:date="2014-07-03T14:27:00Z" w:id="3783"/>
        </w:rPr>
      </w:pPr>
      <w:del w:author="常鸣" w:date="2014-07-03T14:27:00Z" w:id="3784">
        <w:r w:rsidRPr="006E3B52" w:rsidDel="009328EA">
          <w:delText>#S</w:delText>
        </w:r>
      </w:del>
      <w:ins w:author="常鸣" w:date="2014-07-03T14:27:00Z" w:id="3785">
        <w:r w:rsidR="009328EA">
          <w:t>#Allocation=ATP Software</w:t>
        </w:r>
      </w:ins>
      <w:ins w:author="常鸣" w:date="2014-07-03T14:46:00Z" w:id="3786">
        <w:r w:rsidR="002428AA">
          <w:rPr>
            <w:rFonts w:hint="eastAsia"/>
          </w:rPr>
          <w:t>, Vital Embedded Setting</w:t>
        </w:r>
      </w:ins>
    </w:p>
    <w:p w:rsidRPr="006E3B52" w:rsidR="006E3B52" w:rsidP="000C0D62" w:rsidRDefault="009328EA">
      <w:pPr>
        <w:pStyle w:val="ReqtifyAltQ"/>
      </w:pPr>
      <w:ins w:author="常鸣" w:date="2014-07-03T14:27:00Z" w:id="3787">
        <w:r>
          <w:t>#S</w:t>
        </w:r>
      </w:ins>
      <w:r w:rsidRPr="006E3B52" w:rsidR="006E3B52">
        <w:t>ource=</w:t>
      </w:r>
      <w:r w:rsidRPr="00F278B3" w:rsidR="00F278B3">
        <w:rPr>
          <w:rFonts w:hint="eastAsia"/>
        </w:rPr>
        <w:t>[iTC_CC-SyAD-0298]</w:t>
      </w:r>
      <w:r w:rsidR="00F278B3">
        <w:rPr>
          <w:rFonts w:hint="eastAsia"/>
        </w:rPr>
        <w:t>,</w:t>
      </w:r>
      <w:r w:rsidRPr="00F278B3" w:rsidR="00F278B3">
        <w:t xml:space="preserve"> </w:t>
      </w:r>
      <w:r w:rsidRPr="006E3B52" w:rsidR="006E3B52">
        <w:t>[iTC_CC-SyAD-0841]</w:t>
      </w:r>
      <w:r w:rsidRPr="006E3B52" w:rsidR="006E3B52">
        <w:rPr>
          <w:rFonts w:hint="eastAsia"/>
        </w:rPr>
        <w:t>,</w:t>
      </w:r>
      <w:r w:rsidRPr="006E3B52" w:rsidR="006E3B52">
        <w:t xml:space="preserve"> [iTC_CC-SyAD-</w:t>
      </w:r>
      <w:r w:rsidRPr="006E3B52" w:rsidR="006E3B52">
        <w:rPr>
          <w:rFonts w:hint="eastAsia"/>
        </w:rPr>
        <w:t>1003</w:t>
      </w:r>
      <w:r w:rsidRPr="006E3B52" w:rsidR="006E3B52">
        <w:t>]</w:t>
      </w:r>
      <w:r w:rsidRPr="006E3B52" w:rsidR="006E3B52">
        <w:rPr>
          <w:rFonts w:hint="eastAsia"/>
        </w:rPr>
        <w:t>,</w:t>
      </w:r>
      <w:r w:rsidRPr="006E3B52" w:rsidR="006E3B52">
        <w:t xml:space="preserve"> </w:t>
      </w:r>
      <w:r w:rsidRPr="006E3B52" w:rsidR="006E3B52">
        <w:rPr>
          <w:rFonts w:hint="eastAsia"/>
        </w:rPr>
        <w:t>[</w:t>
      </w:r>
      <w:r w:rsidRPr="006E3B52" w:rsidR="006E3B52">
        <w:t>iTC_CC_ATP_SwHA-0202</w:t>
      </w:r>
      <w:r w:rsidRPr="006E3B52" w:rsidR="006E3B52">
        <w:rPr>
          <w:rFonts w:hint="eastAsia"/>
        </w:rPr>
        <w:t>]</w:t>
      </w:r>
    </w:p>
    <w:p w:rsidRPr="006E3B52" w:rsidR="006E3B52" w:rsidP="000C0D62" w:rsidRDefault="006E3B52">
      <w:pPr>
        <w:pStyle w:val="ReqtifyAltQ"/>
      </w:pPr>
      <w:r w:rsidRPr="006E3B52">
        <w:t>[End]</w:t>
      </w:r>
    </w:p>
    <w:p w:rsidRPr="006E3B52" w:rsidR="006E3B52" w:rsidP="00C93484" w:rsidRDefault="006E3B52">
      <w:pPr>
        <w:pStyle w:val="Reqtify"/>
      </w:pPr>
    </w:p>
    <w:p w:rsidRPr="006E3B52" w:rsidR="006E3B52" w:rsidP="00C93484" w:rsidRDefault="006E3B52">
      <w:pPr>
        <w:pStyle w:val="Reqtify"/>
      </w:pPr>
    </w:p>
    <w:p w:rsidRPr="006E3B52" w:rsidR="006E3B52" w:rsidP="0012674A" w:rsidRDefault="006E3B52">
      <w:pPr>
        <w:pStyle w:val="4"/>
      </w:pPr>
      <w:r w:rsidRPr="006E3B52">
        <w:rPr>
          <w:rFonts w:hint="eastAsia"/>
        </w:rPr>
        <w:t>BM</w:t>
      </w:r>
      <w:r w:rsidRPr="006E3B52" w:rsidDel="00B37BFE">
        <w:rPr>
          <w:rFonts w:hint="eastAsia"/>
        </w:rPr>
        <w:t xml:space="preserve"> </w:t>
      </w:r>
      <w:r w:rsidRPr="006E3B52">
        <w:rPr>
          <w:rFonts w:hint="eastAsia"/>
        </w:rPr>
        <w:t>variants received from beacon</w:t>
      </w:r>
    </w:p>
    <w:p w:rsidRPr="006E3B52" w:rsidR="006E3B52" w:rsidP="00C93484" w:rsidRDefault="006E3B52">
      <w:pPr>
        <w:pStyle w:val="Reqtify"/>
      </w:pPr>
      <w:r w:rsidRPr="006E3B52">
        <w:rPr>
          <w:rFonts w:hint="eastAsia"/>
        </w:rPr>
        <w:t>在</w:t>
      </w:r>
      <w:r w:rsidRPr="006E3B52">
        <w:rPr>
          <w:rFonts w:hint="eastAsia"/>
        </w:rPr>
        <w:t>BLOCK</w:t>
      </w:r>
      <w:r w:rsidRPr="006E3B52">
        <w:rPr>
          <w:rFonts w:hint="eastAsia"/>
        </w:rPr>
        <w:t>运营模式下，线路上的变量信息来自有源信标消息的解析。对于每个有源信标，有其特定的方向，且最多存储</w:t>
      </w:r>
      <w:r w:rsidRPr="006E3B52">
        <w:rPr>
          <w:rFonts w:hint="eastAsia"/>
        </w:rPr>
        <w:t>16</w:t>
      </w:r>
      <w:r w:rsidRPr="006E3B52">
        <w:rPr>
          <w:rFonts w:hint="eastAsia"/>
        </w:rPr>
        <w:t>个变量的状态。对于每个变量所代表的线路设备的含义及其有效期，在离线数据中进行配置。在</w:t>
      </w:r>
      <w:r w:rsidRPr="006E3B52">
        <w:rPr>
          <w:rFonts w:hint="eastAsia"/>
        </w:rPr>
        <w:t>BLOCK</w:t>
      </w:r>
      <w:r w:rsidRPr="006E3B52">
        <w:rPr>
          <w:rFonts w:hint="eastAsia"/>
        </w:rPr>
        <w:t>运营模式下，</w:t>
      </w:r>
      <w:r w:rsidRPr="006E3B52">
        <w:rPr>
          <w:rFonts w:hint="eastAsia"/>
        </w:rPr>
        <w:t>ATP</w:t>
      </w:r>
      <w:r w:rsidRPr="006E3B52">
        <w:rPr>
          <w:rFonts w:hint="eastAsia"/>
        </w:rPr>
        <w:t>仅存储与列车运营方向相同最新的一个</w:t>
      </w:r>
      <w:r w:rsidRPr="006E3B52">
        <w:rPr>
          <w:rFonts w:hint="eastAsia"/>
        </w:rPr>
        <w:t>BM</w:t>
      </w:r>
      <w:r w:rsidRPr="006E3B52">
        <w:rPr>
          <w:rFonts w:hint="eastAsia"/>
        </w:rPr>
        <w:t>信标的变量。</w:t>
      </w:r>
    </w:p>
    <w:p w:rsidRPr="006E3B52" w:rsidR="006E3B52" w:rsidP="00C93484" w:rsidRDefault="006E3B52">
      <w:pPr>
        <w:pStyle w:val="Reqtify"/>
      </w:pPr>
      <w:r w:rsidRPr="006E3B52">
        <w:rPr>
          <w:rFonts w:hint="eastAsia"/>
        </w:rPr>
        <w:t xml:space="preserve">In the block mode, the variants come from the parsing of BM beacon message. For each BM beacon, has a specific orientation and can </w:t>
      </w:r>
      <w:r w:rsidRPr="006E3B52">
        <w:t>store</w:t>
      </w:r>
      <w:r w:rsidRPr="006E3B52">
        <w:rPr>
          <w:rFonts w:hint="eastAsia"/>
        </w:rPr>
        <w:t xml:space="preserve"> 16 variants at most. For the content and </w:t>
      </w:r>
      <w:r w:rsidRPr="006E3B52">
        <w:t>validity</w:t>
      </w:r>
      <w:r w:rsidRPr="006E3B52">
        <w:rPr>
          <w:rFonts w:hint="eastAsia"/>
        </w:rPr>
        <w:t xml:space="preserve"> of each </w:t>
      </w:r>
      <w:r w:rsidRPr="006E3B52">
        <w:t>variant</w:t>
      </w:r>
      <w:r w:rsidRPr="006E3B52">
        <w:rPr>
          <w:rFonts w:hint="eastAsia"/>
        </w:rPr>
        <w:t xml:space="preserve"> is defined in the off-line data. During the block </w:t>
      </w:r>
      <w:r w:rsidRPr="006E3B52">
        <w:rPr>
          <w:rFonts w:hint="eastAsia"/>
        </w:rPr>
        <w:lastRenderedPageBreak/>
        <w:t xml:space="preserve">mode, ATP shall only store the last read BM </w:t>
      </w:r>
      <w:r w:rsidRPr="006E3B52">
        <w:t xml:space="preserve">variants </w:t>
      </w:r>
      <w:r w:rsidRPr="006E3B52">
        <w:rPr>
          <w:rFonts w:hint="eastAsia"/>
        </w:rPr>
        <w:t>with the same direction as the train moving.</w:t>
      </w:r>
    </w:p>
    <w:p w:rsidRPr="006E3B52" w:rsidR="006E3B52" w:rsidP="00C93484" w:rsidRDefault="006E3B52">
      <w:pPr>
        <w:pStyle w:val="Reqtify"/>
      </w:pPr>
    </w:p>
    <w:p w:rsidRPr="006E3B52" w:rsidR="006E3B52" w:rsidP="00C93484" w:rsidRDefault="006E3B52">
      <w:pPr>
        <w:pStyle w:val="Reqtify"/>
      </w:pPr>
    </w:p>
    <w:p w:rsidRPr="006E3B52" w:rsidR="006E3B52" w:rsidP="00704491" w:rsidRDefault="006E3B52">
      <w:pPr>
        <w:pStyle w:val="ReqtifyAltR"/>
      </w:pPr>
      <w:r w:rsidRPr="006E3B52">
        <w:t>[iTC_CC_ATP-SwRS-0</w:t>
      </w:r>
      <w:r w:rsidRPr="006E3B52">
        <w:rPr>
          <w:rFonts w:hint="eastAsia"/>
        </w:rPr>
        <w:t>146</w:t>
      </w:r>
      <w:r w:rsidRPr="006E3B52">
        <w:t>]</w:t>
      </w:r>
    </w:p>
    <w:p w:rsidR="00261A0D" w:rsidP="00C93484" w:rsidRDefault="00BF4616">
      <w:pPr>
        <w:pStyle w:val="Reqtify"/>
      </w:pPr>
      <w:bookmarkStart w:name="BeaconVariantsUpdating" w:id="3788"/>
      <w:r w:rsidRPr="008930D3">
        <w:rPr>
          <w:rStyle w:val="aff2"/>
          <w:bCs w:val="0"/>
          <w:iCs w:val="0"/>
        </w:rPr>
        <w:t>BeaconVariantsUpdating</w:t>
      </w:r>
      <w:bookmarkEnd w:id="3788"/>
      <w:r w:rsidR="00261A0D">
        <w:rPr>
          <w:rFonts w:hint="eastAsia"/>
        </w:rPr>
        <w:t>，判断是否要更新</w:t>
      </w:r>
      <w:r w:rsidR="00261A0D">
        <w:rPr>
          <w:rFonts w:hint="eastAsia"/>
        </w:rPr>
        <w:t>BM</w:t>
      </w:r>
      <w:r w:rsidR="00261A0D">
        <w:rPr>
          <w:rFonts w:hint="eastAsia"/>
        </w:rPr>
        <w:t>变量。</w:t>
      </w:r>
    </w:p>
    <w:p w:rsidR="00261A0D" w:rsidP="00FA0FBB" w:rsidRDefault="00261A0D">
      <w:pPr>
        <w:pStyle w:val="AltX"/>
      </w:pPr>
      <w:r>
        <w:rPr>
          <w:rFonts w:hint="eastAsia"/>
        </w:rPr>
        <w:t>若本周期满足以下所有条件时，则认为需要更新</w:t>
      </w:r>
      <w:r>
        <w:rPr>
          <w:rFonts w:hint="eastAsia"/>
        </w:rPr>
        <w:t>BM</w:t>
      </w:r>
      <w:r>
        <w:rPr>
          <w:rFonts w:hint="eastAsia"/>
        </w:rPr>
        <w:t>变量，设置</w:t>
      </w:r>
      <w:r w:rsidRPr="007E2D69">
        <w:rPr>
          <w:rStyle w:val="aff2"/>
          <w:rFonts w:hint="eastAsia"/>
        </w:rPr>
        <w:t>BeaconVariants</w:t>
      </w:r>
      <w:r w:rsidRPr="007E2D69">
        <w:rPr>
          <w:rStyle w:val="aff2"/>
        </w:rPr>
        <w:t>Updating</w:t>
      </w:r>
      <w:r>
        <w:rPr>
          <w:rFonts w:hint="eastAsia"/>
        </w:rPr>
        <w:t>为</w:t>
      </w:r>
      <w:r w:rsidR="00354FC4">
        <w:rPr>
          <w:rStyle w:val="aff1"/>
        </w:rPr>
        <w:t>True</w:t>
      </w:r>
      <w:r>
        <w:rPr>
          <w:rFonts w:hint="eastAsia"/>
        </w:rPr>
        <w:t>。</w:t>
      </w:r>
    </w:p>
    <w:p w:rsidR="00261A0D" w:rsidP="00261A0D" w:rsidRDefault="00261A0D">
      <w:pPr>
        <w:pStyle w:val="AltZ"/>
      </w:pPr>
      <w:r>
        <w:rPr>
          <w:rFonts w:hint="eastAsia"/>
        </w:rPr>
        <w:t>当前</w:t>
      </w:r>
      <w:r w:rsidR="00090FC1">
        <w:rPr>
          <w:rFonts w:hint="eastAsia"/>
        </w:rPr>
        <w:t>使用</w:t>
      </w:r>
      <w:r>
        <w:rPr>
          <w:rFonts w:hint="eastAsia"/>
        </w:rPr>
        <w:t>BM</w:t>
      </w:r>
      <w:r w:rsidR="00090FC1">
        <w:rPr>
          <w:rFonts w:hint="eastAsia"/>
        </w:rPr>
        <w:t>变量</w:t>
      </w:r>
      <w:r w:rsidR="00312DF0">
        <w:rPr>
          <w:rFonts w:hint="eastAsia"/>
        </w:rPr>
        <w:t>（</w:t>
      </w:r>
      <w:hyperlink w:history="1" w:anchor="BMvariantValidWhileTemporallyValid">
        <w:r w:rsidRPr="00090FC1" w:rsidR="00312DF0">
          <w:rPr>
            <w:rStyle w:val="ac"/>
          </w:rPr>
          <w:t>BMvariantValidWhileTemporallyValid</w:t>
        </w:r>
      </w:hyperlink>
      <w:r w:rsidR="00312DF0">
        <w:rPr>
          <w:rFonts w:hint="eastAsia"/>
        </w:rPr>
        <w:t>）</w:t>
      </w:r>
      <w:r>
        <w:rPr>
          <w:rFonts w:hint="eastAsia"/>
        </w:rPr>
        <w:t>；</w:t>
      </w:r>
    </w:p>
    <w:p w:rsidR="00261A0D" w:rsidP="00261A0D" w:rsidRDefault="00261A0D">
      <w:pPr>
        <w:pStyle w:val="AltZ"/>
      </w:pPr>
      <w:r>
        <w:rPr>
          <w:rFonts w:hint="eastAsia"/>
        </w:rPr>
        <w:t>本周期未停车且收到信标消息且判断该信标带有</w:t>
      </w:r>
      <w:r>
        <w:rPr>
          <w:rFonts w:hint="eastAsia"/>
        </w:rPr>
        <w:t>BM</w:t>
      </w:r>
      <w:r>
        <w:rPr>
          <w:rFonts w:hint="eastAsia"/>
        </w:rPr>
        <w:t>变量；</w:t>
      </w:r>
    </w:p>
    <w:p w:rsidR="00261A0D" w:rsidP="00261A0D" w:rsidRDefault="00261A0D">
      <w:pPr>
        <w:pStyle w:val="AltZ"/>
      </w:pPr>
      <w:r>
        <w:rPr>
          <w:rFonts w:hint="eastAsia"/>
        </w:rPr>
        <w:t>上周期列车</w:t>
      </w:r>
      <w:r w:rsidRPr="00EE3FC7">
        <w:rPr>
          <w:rFonts w:hint="eastAsia"/>
        </w:rPr>
        <w:t>未定位</w:t>
      </w:r>
      <w:r>
        <w:rPr>
          <w:rFonts w:hint="eastAsia"/>
        </w:rPr>
        <w:t>，或该</w:t>
      </w:r>
      <w:r>
        <w:rPr>
          <w:rFonts w:hint="eastAsia"/>
        </w:rPr>
        <w:t>BM</w:t>
      </w:r>
      <w:r>
        <w:rPr>
          <w:rFonts w:hint="eastAsia"/>
        </w:rPr>
        <w:t>信标方向与列车运营方向一致。</w:t>
      </w:r>
    </w:p>
    <w:p w:rsidR="00261A0D" w:rsidP="00FA0FBB" w:rsidRDefault="00261A0D">
      <w:pPr>
        <w:pStyle w:val="AltX"/>
      </w:pPr>
      <w:r>
        <w:rPr>
          <w:rFonts w:hint="eastAsia"/>
        </w:rPr>
        <w:t>否则，设置</w:t>
      </w:r>
      <w:r w:rsidRPr="007E2D69">
        <w:rPr>
          <w:rStyle w:val="aff2"/>
          <w:rFonts w:hint="eastAsia"/>
        </w:rPr>
        <w:t>BeaconVariantsUpdating</w:t>
      </w:r>
      <w:r>
        <w:rPr>
          <w:rFonts w:hint="eastAsia"/>
        </w:rPr>
        <w:t>为</w:t>
      </w:r>
      <w:r w:rsidR="00354FC4">
        <w:rPr>
          <w:rStyle w:val="aff1"/>
        </w:rPr>
        <w:t>False</w:t>
      </w:r>
      <w:r>
        <w:rPr>
          <w:rFonts w:hint="eastAsia"/>
        </w:rPr>
        <w:t>。</w:t>
      </w:r>
    </w:p>
    <w:p w:rsidRPr="006E3B52" w:rsidR="006E3B52" w:rsidP="00C93484" w:rsidRDefault="00532AED">
      <w:pPr>
        <w:pStyle w:val="Reqtify"/>
      </w:pPr>
      <w:hyperlink w:history="1" w:anchor="BeaconVariantsUpdating">
        <w:r w:rsidR="00BF4616">
          <w:rPr>
            <w:rStyle w:val="ac"/>
            <w:noProof/>
          </w:rPr>
          <w:t>BeaconVariantsUpdating</w:t>
        </w:r>
      </w:hyperlink>
      <w:r w:rsidRPr="006E3B52" w:rsidR="006E3B52">
        <w:rPr>
          <w:rFonts w:hint="eastAsia"/>
        </w:rPr>
        <w:t xml:space="preserve"> used to determine ATP whether to update the BM variants in this cycle.</w:t>
      </w:r>
    </w:p>
    <w:p w:rsidRPr="006E3B52" w:rsidR="006E3B52" w:rsidP="00FA0FBB" w:rsidRDefault="006E3B52">
      <w:pPr>
        <w:pStyle w:val="AltX"/>
      </w:pPr>
      <w:r w:rsidRPr="006E3B52">
        <w:rPr>
          <w:rFonts w:hint="eastAsia"/>
        </w:rPr>
        <w:t xml:space="preserve">If all the following conditions are fulfilled, ATP shall set </w:t>
      </w:r>
      <w:hyperlink w:history="1" w:anchor="BeaconVariantsUpdating">
        <w:r w:rsidR="00BF4616">
          <w:rPr>
            <w:rStyle w:val="ac"/>
          </w:rPr>
          <w:t>BeaconVariantsUpdating</w:t>
        </w:r>
      </w:hyperlink>
      <w:r w:rsidRPr="006E3B52">
        <w:rPr>
          <w:rFonts w:hint="eastAsia"/>
        </w:rPr>
        <w:t xml:space="preserve"> as </w:t>
      </w:r>
      <w:r w:rsidRPr="00354FC4">
        <w:rPr>
          <w:rStyle w:val="aff1"/>
          <w:rFonts w:hint="eastAsia"/>
        </w:rPr>
        <w:t>True</w:t>
      </w:r>
      <w:r w:rsidRPr="006E3B52">
        <w:rPr>
          <w:rFonts w:hint="eastAsia"/>
        </w:rPr>
        <w:t>:</w:t>
      </w:r>
    </w:p>
    <w:p w:rsidRPr="006E3B52" w:rsidR="006E3B52" w:rsidP="00704491" w:rsidRDefault="006E3B52">
      <w:pPr>
        <w:pStyle w:val="AltZ"/>
      </w:pPr>
      <w:r w:rsidRPr="006E3B52">
        <w:rPr>
          <w:rFonts w:hint="eastAsia"/>
        </w:rPr>
        <w:t>The current operational mode is BLOCK MODE;</w:t>
      </w:r>
    </w:p>
    <w:p w:rsidRPr="006E3B52" w:rsidR="006E3B52" w:rsidP="00704491" w:rsidRDefault="006E3B52">
      <w:pPr>
        <w:pStyle w:val="AltZ"/>
      </w:pPr>
      <w:r w:rsidRPr="006E3B52">
        <w:t>A</w:t>
      </w:r>
      <w:r w:rsidRPr="006E3B52">
        <w:rPr>
          <w:rFonts w:hint="eastAsia"/>
        </w:rPr>
        <w:t>nd train moved and ATP received a BM beacon in this cycle;</w:t>
      </w:r>
    </w:p>
    <w:p w:rsidRPr="006E3B52" w:rsidR="006E3B52" w:rsidP="00704491" w:rsidRDefault="006E3B52">
      <w:pPr>
        <w:pStyle w:val="AltZ"/>
      </w:pPr>
      <w:r w:rsidRPr="006E3B52">
        <w:rPr>
          <w:rFonts w:hint="eastAsia"/>
        </w:rPr>
        <w:t>And the train is either not localized, or the direction of the BM variants is as same as the orientation of the train front end.</w:t>
      </w:r>
    </w:p>
    <w:p w:rsidRPr="006E3B52" w:rsidR="006E3B52" w:rsidP="00FA0FBB" w:rsidRDefault="006E3B52">
      <w:pPr>
        <w:pStyle w:val="AltX"/>
      </w:pPr>
      <w:r w:rsidRPr="006E3B52">
        <w:rPr>
          <w:rFonts w:hint="eastAsia"/>
        </w:rPr>
        <w:t xml:space="preserve">Otherwise, ATP shall set </w:t>
      </w:r>
      <w:hyperlink w:history="1" w:anchor="BeaconVariantsUpdating">
        <w:r w:rsidR="00BF4616">
          <w:rPr>
            <w:rStyle w:val="ac"/>
          </w:rPr>
          <w:t>BeaconVariantsUpdating</w:t>
        </w:r>
      </w:hyperlink>
      <w:r w:rsidRPr="006E3B52">
        <w:rPr>
          <w:rFonts w:hint="eastAsia"/>
        </w:rPr>
        <w:t xml:space="preserve"> as </w:t>
      </w:r>
      <w:r w:rsidRPr="00354FC4">
        <w:rPr>
          <w:rStyle w:val="aff1"/>
          <w:rFonts w:hint="eastAsia"/>
        </w:rPr>
        <w:t>False</w:t>
      </w:r>
      <w:r w:rsidRPr="006E3B52">
        <w:rPr>
          <w:rFonts w:hint="eastAsia"/>
        </w:rPr>
        <w:t>.</w:t>
      </w:r>
    </w:p>
    <w:p w:rsidR="00AF7E7E" w:rsidP="000431E0" w:rsidRDefault="00AF7E7E">
      <w:pPr>
        <w:pStyle w:val="af7"/>
      </w:pPr>
      <w:r>
        <w:t xml:space="preserve">def </w:t>
      </w:r>
      <w:hyperlink w:history="1" w:anchor="BeaconVariantsUpdating">
        <w:r w:rsidR="00BF4616">
          <w:rPr>
            <w:rStyle w:val="ac"/>
          </w:rPr>
          <w:t>BeaconVariantsUpdating</w:t>
        </w:r>
      </w:hyperlink>
      <w:r>
        <w:rPr>
          <w:color w:val="FF8000"/>
        </w:rPr>
        <w:t>(</w:t>
      </w:r>
      <w:r>
        <w:t>k</w:t>
      </w:r>
      <w:r>
        <w:rPr>
          <w:color w:val="FF8000"/>
        </w:rPr>
        <w:t>)</w:t>
      </w:r>
      <w:r>
        <w:t>:</w:t>
      </w:r>
    </w:p>
    <w:p w:rsidR="00090FC1" w:rsidP="000431E0" w:rsidRDefault="00AF7E7E">
      <w:pPr>
        <w:pStyle w:val="af7"/>
      </w:pPr>
      <w:r>
        <w:t xml:space="preserve">    return </w:t>
      </w:r>
      <w:r w:rsidRPr="002A167C">
        <w:t>(</w:t>
      </w:r>
      <w:hyperlink w:history="1" w:anchor="BMvariantValidWhileTemporallyValid">
        <w:r w:rsidRPr="00090FC1" w:rsidR="00090FC1">
          <w:rPr>
            <w:rStyle w:val="ac"/>
          </w:rPr>
          <w:t>BMvariantValidWhileTemporallyValid</w:t>
        </w:r>
      </w:hyperlink>
      <w:r w:rsidR="00090FC1">
        <w:rPr>
          <w:rFonts w:hint="eastAsia"/>
        </w:rPr>
        <w:t>(k)</w:t>
      </w:r>
    </w:p>
    <w:p w:rsidR="00AF7E7E" w:rsidP="000431E0" w:rsidRDefault="00090FC1">
      <w:pPr>
        <w:pStyle w:val="af7"/>
      </w:pPr>
      <w:r>
        <w:rPr>
          <w:rFonts w:hint="eastAsia"/>
        </w:rPr>
        <w:t xml:space="preserve">            and </w:t>
      </w:r>
      <w:hyperlink w:history="1" w:anchor="BeaconMessageReceive">
        <w:r w:rsidR="00047F0A">
          <w:rPr>
            <w:rStyle w:val="ac"/>
            <w:b/>
            <w:bCs/>
          </w:rPr>
          <w:t>BeaconMessageReceive</w:t>
        </w:r>
      </w:hyperlink>
      <w:r w:rsidRPr="00086F6D" w:rsidR="00AF7E7E">
        <w:t>(</w:t>
      </w:r>
      <w:r w:rsidR="00AF7E7E">
        <w:t>k</w:t>
      </w:r>
      <w:r w:rsidRPr="00086F6D" w:rsidR="00AF7E7E">
        <w:t>)</w:t>
      </w:r>
    </w:p>
    <w:p w:rsidR="00AF7E7E" w:rsidP="000431E0" w:rsidRDefault="00AF7E7E">
      <w:pPr>
        <w:pStyle w:val="af7"/>
      </w:pPr>
      <w:r>
        <w:t xml:space="preserve">            and </w:t>
      </w:r>
      <w:hyperlink w:history="1" w:anchor="TrackMap">
        <w:r w:rsidR="00C64E92">
          <w:rPr>
            <w:rStyle w:val="ac"/>
          </w:rPr>
          <w:t>TrackMap</w:t>
        </w:r>
      </w:hyperlink>
      <w:r w:rsidR="00354F88">
        <w:t>.</w:t>
      </w:r>
      <w:hyperlink w:history="1" w:anchor="IsBmBeacon">
        <w:r w:rsidR="009A1DAC">
          <w:rPr>
            <w:rStyle w:val="ac"/>
          </w:rPr>
          <w:t>IsBmBeacon</w:t>
        </w:r>
      </w:hyperlink>
      <w:r w:rsidRPr="00086F6D">
        <w:t>(</w:t>
      </w:r>
      <w:hyperlink w:history="1" w:anchor="BeaconMessage">
        <w:r w:rsidR="00F42E76">
          <w:rPr>
            <w:rStyle w:val="ac"/>
            <w:b/>
            <w:bCs/>
          </w:rPr>
          <w:t>BeaconMessage</w:t>
        </w:r>
      </w:hyperlink>
      <w:r>
        <w:t>.ID</w:t>
      </w:r>
      <w:r w:rsidRPr="00086F6D">
        <w:t>)</w:t>
      </w:r>
    </w:p>
    <w:p w:rsidR="00AF7E7E" w:rsidP="000431E0" w:rsidRDefault="00AF7E7E">
      <w:pPr>
        <w:pStyle w:val="af7"/>
      </w:pPr>
      <w:r>
        <w:t xml:space="preserve">            and </w:t>
      </w:r>
      <w:r w:rsidRPr="00113E1C">
        <w:t>not</w:t>
      </w:r>
      <w:r>
        <w:t xml:space="preserve"> </w:t>
      </w:r>
      <w:hyperlink w:history="1" w:anchor="TrainFilteredStopped">
        <w:r w:rsidR="008B283E">
          <w:rPr>
            <w:rStyle w:val="ac"/>
          </w:rPr>
          <w:t>TrainFilteredStopped</w:t>
        </w:r>
      </w:hyperlink>
      <w:r w:rsidRPr="00086F6D">
        <w:t>(</w:t>
      </w:r>
      <w:r>
        <w:t>k</w:t>
      </w:r>
      <w:r w:rsidRPr="00086F6D">
        <w:t>)</w:t>
      </w:r>
    </w:p>
    <w:p w:rsidR="00AF7E7E" w:rsidP="000431E0" w:rsidRDefault="00AF7E7E">
      <w:pPr>
        <w:pStyle w:val="af7"/>
      </w:pPr>
      <w:r>
        <w:t xml:space="preserve">            and </w:t>
      </w:r>
      <w:r w:rsidRPr="002A167C">
        <w:t>(</w:t>
      </w:r>
      <w:r w:rsidRPr="00113E1C">
        <w:t>not</w:t>
      </w:r>
      <w:r>
        <w:t xml:space="preserve"> </w:t>
      </w:r>
      <w:hyperlink w:history="1" w:anchor="TrainLocalized">
        <w:r w:rsidRPr="00C8751B" w:rsidR="00C8751B">
          <w:rPr>
            <w:rStyle w:val="ac"/>
          </w:rPr>
          <w:t>TrainLocalized</w:t>
        </w:r>
      </w:hyperlink>
      <w:r>
        <w:rPr>
          <w:bCs/>
        </w:rPr>
        <w:t>(</w:t>
      </w:r>
      <w:r>
        <w:t>k</w:t>
      </w:r>
      <w:r>
        <w:rPr>
          <w:bCs/>
        </w:rPr>
        <w:t>-</w:t>
      </w:r>
      <w:r>
        <w:rPr>
          <w:color w:val="800000"/>
        </w:rPr>
        <w:t>1</w:t>
      </w:r>
      <w:r>
        <w:rPr>
          <w:bCs/>
        </w:rPr>
        <w:t>)</w:t>
      </w:r>
    </w:p>
    <w:p w:rsidRPr="006E3B52" w:rsidR="006E3B52" w:rsidP="000431E0" w:rsidRDefault="00AF7E7E">
      <w:pPr>
        <w:pStyle w:val="af7"/>
      </w:pPr>
      <w:r>
        <w:t xml:space="preserve">                 or </w:t>
      </w:r>
      <w:r w:rsidRPr="002A167C">
        <w:t>(</w:t>
      </w:r>
      <w:hyperlink w:history="1" w:anchor="TrackMap">
        <w:r w:rsidR="00C64E92">
          <w:rPr>
            <w:rStyle w:val="ac"/>
            <w:b/>
            <w:bCs/>
          </w:rPr>
          <w:t>TrackMap</w:t>
        </w:r>
      </w:hyperlink>
      <w:r w:rsidR="00354F88">
        <w:t>.</w:t>
      </w:r>
      <w:hyperlink w:history="1" w:anchor="BmBeaconDirection">
        <w:r w:rsidR="009A1DAC">
          <w:rPr>
            <w:rStyle w:val="ac"/>
          </w:rPr>
          <w:t>BmBeaconDirection</w:t>
        </w:r>
      </w:hyperlink>
      <w:r>
        <w:rPr>
          <w:bCs/>
        </w:rPr>
        <w:t>(</w:t>
      </w:r>
      <w:hyperlink w:history="1" w:anchor="BeaconMessage">
        <w:r w:rsidR="00F42E76">
          <w:rPr>
            <w:rStyle w:val="ac"/>
            <w:b/>
            <w:bCs/>
          </w:rPr>
          <w:t>BeaconMessage</w:t>
        </w:r>
      </w:hyperlink>
      <w:r>
        <w:t>.ID</w:t>
      </w:r>
      <w:r>
        <w:rPr>
          <w:bCs/>
        </w:rPr>
        <w:t>)==</w:t>
      </w:r>
      <w:r>
        <w:t xml:space="preserve"> </w:t>
      </w:r>
      <w:hyperlink w:history="1" w:anchor="TrainFrontOrientation">
        <w:r w:rsidR="0095165D">
          <w:rPr>
            <w:rStyle w:val="ac"/>
          </w:rPr>
          <w:t>TrainFrontOrientation</w:t>
        </w:r>
      </w:hyperlink>
      <w:r>
        <w:rPr>
          <w:bCs/>
        </w:rPr>
        <w:t>(</w:t>
      </w:r>
      <w:r>
        <w:t>k</w:t>
      </w:r>
      <w:r>
        <w:rPr>
          <w:bCs/>
        </w:rPr>
        <w:t>-</w:t>
      </w:r>
      <w:r>
        <w:rPr>
          <w:color w:val="800000"/>
        </w:rPr>
        <w:t>1</w:t>
      </w:r>
      <w:r>
        <w:rPr>
          <w:bCs/>
        </w:rPr>
        <w:t>))))</w:t>
      </w:r>
    </w:p>
    <w:p w:rsidRPr="006E3B52" w:rsidR="006E3B52" w:rsidP="000C0D62" w:rsidRDefault="006E3B52">
      <w:pPr>
        <w:pStyle w:val="ReqtifyAltQ"/>
      </w:pPr>
      <w:r w:rsidRPr="006E3B52">
        <w:t>#Category=Functional</w:t>
      </w:r>
    </w:p>
    <w:p w:rsidRPr="006E3B52" w:rsidR="006E3B52" w:rsidP="000C0D62" w:rsidRDefault="006E3B52">
      <w:pPr>
        <w:pStyle w:val="ReqtifyAltQ"/>
      </w:pPr>
      <w:r w:rsidRPr="006E3B52">
        <w:t>#Contribution=SIL4</w:t>
      </w:r>
    </w:p>
    <w:p w:rsidR="009328EA" w:rsidP="000C0D62" w:rsidRDefault="006E3B52">
      <w:pPr>
        <w:pStyle w:val="ReqtifyAltQ"/>
        <w:rPr>
          <w:ins w:author="常鸣" w:date="2014-07-03T14:27:00Z" w:id="3789"/>
        </w:rPr>
      </w:pPr>
      <w:del w:author="常鸣" w:date="2014-07-03T14:27:00Z" w:id="3790">
        <w:r w:rsidRPr="006E3B52" w:rsidDel="009328EA">
          <w:delText>#S</w:delText>
        </w:r>
      </w:del>
      <w:ins w:author="常鸣" w:date="2014-07-03T14:27:00Z" w:id="3791">
        <w:r w:rsidR="009328EA">
          <w:t>#Allocation=ATP Software</w:t>
        </w:r>
      </w:ins>
      <w:ins w:author="常鸣" w:date="2014-07-03T14:46:00Z" w:id="3792">
        <w:r w:rsidR="002428AA">
          <w:rPr>
            <w:rFonts w:hint="eastAsia"/>
          </w:rPr>
          <w:t>, Vital Embedded Setting</w:t>
        </w:r>
      </w:ins>
    </w:p>
    <w:p w:rsidRPr="006E3B52" w:rsidR="006E3B52" w:rsidP="000C0D62" w:rsidRDefault="009328EA">
      <w:pPr>
        <w:pStyle w:val="ReqtifyAltQ"/>
      </w:pPr>
      <w:ins w:author="常鸣" w:date="2014-07-03T14:27:00Z" w:id="3793">
        <w:r>
          <w:t>#S</w:t>
        </w:r>
      </w:ins>
      <w:r w:rsidRPr="006E3B52" w:rsidR="006E3B52">
        <w:t>ource=</w:t>
      </w:r>
      <w:r w:rsidRPr="006E3B52" w:rsidR="006E3B52">
        <w:rPr>
          <w:rFonts w:hint="eastAsia"/>
        </w:rPr>
        <w:t>[iTC_CC-SyAD-0166]</w:t>
      </w:r>
      <w:r w:rsidRPr="00F278B3" w:rsidR="00F278B3">
        <w:rPr>
          <w:rFonts w:hint="eastAsia"/>
        </w:rPr>
        <w:t>, [iTC_CC-SyAD-0298]</w:t>
      </w:r>
      <w:r w:rsidRPr="006E3B52" w:rsidR="006E3B52">
        <w:rPr>
          <w:rFonts w:hint="eastAsia"/>
        </w:rPr>
        <w:t>, [iTC_CC-SyAD-0299],</w:t>
      </w:r>
      <w:r w:rsidRPr="006E3B52" w:rsidR="006E3B52">
        <w:t xml:space="preserve"> </w:t>
      </w:r>
      <w:r w:rsidRPr="006E3B52" w:rsidR="006E3B52">
        <w:rPr>
          <w:rFonts w:hint="eastAsia"/>
        </w:rPr>
        <w:t>[</w:t>
      </w:r>
      <w:r w:rsidRPr="006E3B52" w:rsidR="006E3B52">
        <w:t>iTC_CC_ATP_SwHA-0040</w:t>
      </w:r>
      <w:r w:rsidRPr="006E3B52" w:rsidR="006E3B52">
        <w:rPr>
          <w:rFonts w:hint="eastAsia"/>
        </w:rPr>
        <w:t>]</w:t>
      </w:r>
    </w:p>
    <w:p w:rsidRPr="006E3B52" w:rsidR="006E3B52" w:rsidP="000C0D62" w:rsidRDefault="006E3B52">
      <w:pPr>
        <w:pStyle w:val="ReqtifyAltQ"/>
      </w:pPr>
      <w:r w:rsidRPr="006E3B52">
        <w:t>[End]</w:t>
      </w:r>
    </w:p>
    <w:p w:rsidRPr="006E3B52" w:rsidR="006E3B52" w:rsidP="00C93484" w:rsidRDefault="006E3B52">
      <w:pPr>
        <w:pStyle w:val="Reqtify"/>
      </w:pPr>
    </w:p>
    <w:p w:rsidR="00A450F0" w:rsidP="00C93484" w:rsidRDefault="00A450F0">
      <w:pPr>
        <w:pStyle w:val="Reqtify"/>
      </w:pPr>
      <w:r>
        <w:rPr>
          <w:rFonts w:hint="eastAsia"/>
        </w:rPr>
        <w:t>用于比较来自信标的</w:t>
      </w:r>
      <w:r>
        <w:rPr>
          <w:rFonts w:hint="eastAsia"/>
        </w:rPr>
        <w:t>BM</w:t>
      </w:r>
      <w:r>
        <w:rPr>
          <w:rFonts w:hint="eastAsia"/>
        </w:rPr>
        <w:t>变量与来自无线的</w:t>
      </w:r>
      <w:r>
        <w:rPr>
          <w:rFonts w:hint="eastAsia"/>
        </w:rPr>
        <w:t>BM</w:t>
      </w:r>
      <w:r>
        <w:rPr>
          <w:rFonts w:hint="eastAsia"/>
        </w:rPr>
        <w:t>变量哪个更新。</w:t>
      </w:r>
    </w:p>
    <w:p w:rsidRPr="00A450F0" w:rsidR="00A450F0" w:rsidP="00C93484" w:rsidRDefault="00A450F0">
      <w:pPr>
        <w:pStyle w:val="Reqtify"/>
      </w:pPr>
    </w:p>
    <w:p w:rsidRPr="006E3B52" w:rsidR="006E3B52" w:rsidP="00704491" w:rsidRDefault="006E3B52">
      <w:pPr>
        <w:pStyle w:val="ReqtifyAltR"/>
      </w:pPr>
      <w:r w:rsidRPr="006E3B52">
        <w:t>[iTC_CC_ATP-SwRS-06</w:t>
      </w:r>
      <w:r w:rsidR="00655979">
        <w:rPr>
          <w:rFonts w:hint="eastAsia"/>
        </w:rPr>
        <w:t>17</w:t>
      </w:r>
      <w:r w:rsidRPr="006E3B52">
        <w:t>]</w:t>
      </w:r>
    </w:p>
    <w:p w:rsidR="001E6383" w:rsidP="00C93484" w:rsidRDefault="008B4230">
      <w:pPr>
        <w:pStyle w:val="Reqtify"/>
      </w:pPr>
      <w:bookmarkStart w:name="BMbeaconReadAge" w:id="3794"/>
      <w:r w:rsidRPr="008930D3">
        <w:rPr>
          <w:rStyle w:val="aff2"/>
          <w:bCs w:val="0"/>
          <w:iCs w:val="0"/>
        </w:rPr>
        <w:t>BMbeaconReadAge</w:t>
      </w:r>
      <w:bookmarkEnd w:id="3794"/>
      <w:r w:rsidR="00CC135E">
        <w:rPr>
          <w:rFonts w:hint="eastAsia"/>
        </w:rPr>
        <w:t>，</w:t>
      </w:r>
      <w:r w:rsidRPr="00CC135E" w:rsidR="00CC135E">
        <w:rPr>
          <w:rFonts w:hint="eastAsia"/>
        </w:rPr>
        <w:t>记录读取</w:t>
      </w:r>
      <w:r w:rsidRPr="00CC135E" w:rsidR="00CC135E">
        <w:rPr>
          <w:rFonts w:hint="eastAsia"/>
        </w:rPr>
        <w:t>BM</w:t>
      </w:r>
      <w:r w:rsidRPr="00CC135E" w:rsidR="00CC135E">
        <w:rPr>
          <w:rFonts w:hint="eastAsia"/>
        </w:rPr>
        <w:t>信标到当前的时间</w:t>
      </w:r>
      <w:r w:rsidR="00742B1B">
        <w:rPr>
          <w:rFonts w:hint="eastAsia"/>
        </w:rPr>
        <w:t>，</w:t>
      </w:r>
      <w:r w:rsidR="00D84B29">
        <w:rPr>
          <w:rFonts w:hint="eastAsia"/>
        </w:rPr>
        <w:t>默认</w:t>
      </w:r>
      <w:r w:rsidRPr="00742B1B" w:rsidR="00742B1B">
        <w:rPr>
          <w:rFonts w:hint="eastAsia"/>
        </w:rPr>
        <w:t>值为</w:t>
      </w:r>
      <w:r w:rsidRPr="00742B1B" w:rsidR="00742B1B">
        <w:rPr>
          <w:rStyle w:val="aff1"/>
        </w:rPr>
        <w:fldChar w:fldCharType="begin"/>
      </w:r>
      <w:r w:rsidRPr="00742B1B" w:rsidR="00742B1B">
        <w:instrText xml:space="preserve"> REF REPORT_AGE_MAX \h </w:instrText>
      </w:r>
      <w:r w:rsidRPr="00742B1B" w:rsidR="00742B1B">
        <w:rPr>
          <w:rStyle w:val="aff1"/>
        </w:rPr>
      </w:r>
      <w:r w:rsidRPr="00742B1B" w:rsidR="00742B1B">
        <w:rPr>
          <w:rStyle w:val="aff1"/>
        </w:rPr>
        <w:fldChar w:fldCharType="separate"/>
      </w:r>
      <w:r w:rsidRPr="0094616C" w:rsidR="00DE178B">
        <w:rPr>
          <w:rStyle w:val="aff1"/>
          <w:rFonts w:hint="eastAsia"/>
        </w:rPr>
        <w:t>REPORT_AGE_MAX</w:t>
      </w:r>
      <w:r w:rsidRPr="00742B1B" w:rsidR="00742B1B">
        <w:rPr>
          <w:rStyle w:val="aff1"/>
        </w:rPr>
        <w:fldChar w:fldCharType="end"/>
      </w:r>
      <w:r w:rsidR="0053755A">
        <w:rPr>
          <w:rFonts w:hint="eastAsia"/>
        </w:rPr>
        <w:t>。</w:t>
      </w:r>
    </w:p>
    <w:p w:rsidR="000A2B43" w:rsidP="00FA0FBB" w:rsidRDefault="000A2B43">
      <w:pPr>
        <w:pStyle w:val="AltX"/>
      </w:pPr>
      <w:r>
        <w:rPr>
          <w:rFonts w:hint="eastAsia"/>
        </w:rPr>
        <w:lastRenderedPageBreak/>
        <w:t>如果</w:t>
      </w:r>
      <w:r>
        <w:rPr>
          <w:rFonts w:hint="eastAsia"/>
        </w:rPr>
        <w:t>BM</w:t>
      </w:r>
      <w:r w:rsidR="00D84B29">
        <w:rPr>
          <w:rFonts w:hint="eastAsia"/>
        </w:rPr>
        <w:t>信标</w:t>
      </w:r>
      <w:r>
        <w:rPr>
          <w:rFonts w:hint="eastAsia"/>
        </w:rPr>
        <w:t>变量无效，该值应被设置为默认值，</w:t>
      </w:r>
      <w:r>
        <w:rPr>
          <w:rFonts w:hint="eastAsia"/>
        </w:rPr>
        <w:t>BM</w:t>
      </w:r>
      <w:r w:rsidR="00D84B29">
        <w:rPr>
          <w:rFonts w:hint="eastAsia"/>
        </w:rPr>
        <w:t>信标</w:t>
      </w:r>
      <w:r>
        <w:rPr>
          <w:rFonts w:hint="eastAsia"/>
        </w:rPr>
        <w:t>变量无效的条件如下：</w:t>
      </w:r>
    </w:p>
    <w:p w:rsidR="00416A1F" w:rsidP="000A2B43" w:rsidRDefault="000A2B43">
      <w:pPr>
        <w:pStyle w:val="AltZ"/>
      </w:pPr>
      <w:r>
        <w:rPr>
          <w:rFonts w:hint="eastAsia"/>
        </w:rPr>
        <w:t>初始化；</w:t>
      </w:r>
    </w:p>
    <w:p w:rsidR="00416A1F" w:rsidP="00416A1F" w:rsidRDefault="00D84B29">
      <w:pPr>
        <w:pStyle w:val="AltZ"/>
      </w:pPr>
      <w:r>
        <w:rPr>
          <w:rFonts w:hint="eastAsia"/>
        </w:rPr>
        <w:t>或</w:t>
      </w:r>
      <w:r w:rsidRPr="000A2B43" w:rsidR="000A2B43">
        <w:rPr>
          <w:rFonts w:hint="eastAsia"/>
        </w:rPr>
        <w:t>当前不在</w:t>
      </w:r>
      <w:r w:rsidRPr="000A2B43" w:rsidR="000A2B43">
        <w:rPr>
          <w:rFonts w:hint="eastAsia"/>
        </w:rPr>
        <w:t>BM</w:t>
      </w:r>
      <w:r w:rsidRPr="000A2B43" w:rsidR="000A2B43">
        <w:rPr>
          <w:rFonts w:hint="eastAsia"/>
        </w:rPr>
        <w:t>模式</w:t>
      </w:r>
      <w:r w:rsidRPr="000A2B43" w:rsidR="000A2B43">
        <w:rPr>
          <w:rFonts w:hint="eastAsia"/>
        </w:rPr>
        <w:t xml:space="preserve">(not </w:t>
      </w:r>
      <w:hyperlink w:history="1" w:anchor="BMvariantValidWhileTemporallyValid">
        <w:r w:rsidRPr="000A2B43" w:rsidR="000A2B43">
          <w:rPr>
            <w:rStyle w:val="ac"/>
          </w:rPr>
          <w:t>BMvariantValidWhileTemporallyValid</w:t>
        </w:r>
      </w:hyperlink>
      <w:r w:rsidRPr="000A2B43" w:rsidR="000A2B43">
        <w:rPr>
          <w:rFonts w:hint="eastAsia"/>
        </w:rPr>
        <w:t>)</w:t>
      </w:r>
      <w:r w:rsidR="000A2B43">
        <w:rPr>
          <w:rFonts w:hint="eastAsia"/>
        </w:rPr>
        <w:t>；</w:t>
      </w:r>
    </w:p>
    <w:p w:rsidR="000A2B43" w:rsidP="000A2B43" w:rsidRDefault="00416A1F">
      <w:pPr>
        <w:pStyle w:val="AltZ"/>
      </w:pPr>
      <w:r w:rsidRPr="00416A1F">
        <w:rPr>
          <w:rFonts w:hint="eastAsia"/>
        </w:rPr>
        <w:t>或</w:t>
      </w:r>
      <w:hyperlink w:history="1" w:anchor="BMbeaconReadAge">
        <w:r w:rsidRPr="00416A1F">
          <w:rPr>
            <w:rStyle w:val="ac"/>
          </w:rPr>
          <w:t>BMbeaconReadAge</w:t>
        </w:r>
      </w:hyperlink>
      <w:r w:rsidRPr="00416A1F">
        <w:rPr>
          <w:rFonts w:hint="eastAsia"/>
        </w:rPr>
        <w:t>已大于</w:t>
      </w:r>
      <w:hyperlink w:history="1" w:anchor="ATPsetting">
        <w:r w:rsidRPr="00416A1F">
          <w:rPr>
            <w:rStyle w:val="ac"/>
            <w:rFonts w:hint="eastAsia"/>
          </w:rPr>
          <w:t>ATPsetting</w:t>
        </w:r>
      </w:hyperlink>
      <w:r w:rsidRPr="00416A1F">
        <w:t>.VariantsBMfullValidityTime</w:t>
      </w:r>
      <w:r w:rsidRPr="00416A1F">
        <w:rPr>
          <w:rFonts w:hint="eastAsia"/>
        </w:rPr>
        <w:t>；</w:t>
      </w:r>
    </w:p>
    <w:p w:rsidR="000A2B43" w:rsidP="000A2B43" w:rsidRDefault="00D84B29">
      <w:pPr>
        <w:pStyle w:val="AltZ"/>
      </w:pPr>
      <w:r>
        <w:rPr>
          <w:rFonts w:hint="eastAsia"/>
        </w:rPr>
        <w:t>或</w:t>
      </w:r>
      <w:r w:rsidR="000A2B43">
        <w:rPr>
          <w:rFonts w:hint="eastAsia"/>
        </w:rPr>
        <w:t>本周期</w:t>
      </w:r>
      <w:r w:rsidRPr="000A2B43" w:rsidR="000A2B43">
        <w:rPr>
          <w:rFonts w:hint="eastAsia"/>
        </w:rPr>
        <w:t>收到的</w:t>
      </w:r>
      <w:r w:rsidRPr="000A2B43" w:rsidR="000A2B43">
        <w:rPr>
          <w:rFonts w:hint="eastAsia"/>
        </w:rPr>
        <w:t>BM</w:t>
      </w:r>
      <w:r w:rsidRPr="000A2B43" w:rsidR="000A2B43">
        <w:rPr>
          <w:rFonts w:hint="eastAsia"/>
        </w:rPr>
        <w:t>信标</w:t>
      </w:r>
      <w:r w:rsidR="000A2B43">
        <w:rPr>
          <w:rFonts w:hint="eastAsia"/>
        </w:rPr>
        <w:t>（</w:t>
      </w:r>
      <w:hyperlink w:history="1" w:anchor="BeaconVariantsUpdating">
        <w:r w:rsidRPr="000A2B43" w:rsidR="000A2B43">
          <w:rPr>
            <w:rStyle w:val="ac"/>
          </w:rPr>
          <w:t>BeaconVariantsUpdating</w:t>
        </w:r>
      </w:hyperlink>
      <w:r w:rsidRPr="00D84B29">
        <w:rPr>
          <w:rFonts w:hint="eastAsia"/>
        </w:rPr>
        <w:t>为</w:t>
      </w:r>
      <w:r w:rsidRPr="00D84B29">
        <w:rPr>
          <w:rStyle w:val="aff1"/>
          <w:rFonts w:hint="eastAsia"/>
        </w:rPr>
        <w:t>True</w:t>
      </w:r>
      <w:r w:rsidR="000A2B43">
        <w:rPr>
          <w:rFonts w:hint="eastAsia"/>
        </w:rPr>
        <w:t>）</w:t>
      </w:r>
      <w:r w:rsidRPr="000A2B43" w:rsidR="000A2B43">
        <w:rPr>
          <w:rFonts w:hint="eastAsia"/>
        </w:rPr>
        <w:t>中</w:t>
      </w:r>
      <w:hyperlink w:history="1" w:anchor="DefaultMessage">
        <w:r w:rsidRPr="000A2B43" w:rsidR="000A2B43">
          <w:rPr>
            <w:rStyle w:val="ac"/>
            <w:rFonts w:hint="eastAsia"/>
          </w:rPr>
          <w:t>DefaultMessage</w:t>
        </w:r>
      </w:hyperlink>
      <w:r w:rsidRPr="000A2B43" w:rsidR="000A2B43">
        <w:rPr>
          <w:rFonts w:hint="eastAsia"/>
        </w:rPr>
        <w:t>为</w:t>
      </w:r>
      <w:r w:rsidR="000A2B43">
        <w:rPr>
          <w:rStyle w:val="aff1"/>
          <w:rFonts w:hint="eastAsia"/>
        </w:rPr>
        <w:t>True</w:t>
      </w:r>
      <w:r w:rsidR="000A2B43">
        <w:rPr>
          <w:rFonts w:hint="eastAsia"/>
        </w:rPr>
        <w:t>或</w:t>
      </w:r>
      <w:hyperlink w:history="1" w:anchor="BlockModeVariantAvailable">
        <w:r w:rsidRPr="000A2B43" w:rsidR="000A2B43">
          <w:rPr>
            <w:rStyle w:val="ac"/>
            <w:rFonts w:hint="eastAsia"/>
          </w:rPr>
          <w:t>BlockModeVariantAvailable</w:t>
        </w:r>
      </w:hyperlink>
      <w:r w:rsidRPr="000A2B43" w:rsidR="000A2B43">
        <w:rPr>
          <w:rFonts w:hint="eastAsia"/>
        </w:rPr>
        <w:t>为</w:t>
      </w:r>
      <w:r w:rsidR="000A2B43">
        <w:rPr>
          <w:rStyle w:val="aff1"/>
          <w:rFonts w:hint="eastAsia"/>
        </w:rPr>
        <w:t>False</w:t>
      </w:r>
      <w:r w:rsidR="000A2B43">
        <w:rPr>
          <w:rFonts w:hint="eastAsia"/>
        </w:rPr>
        <w:t>；</w:t>
      </w:r>
    </w:p>
    <w:p w:rsidR="00D84B29" w:rsidP="000A2B43" w:rsidRDefault="00416A1F">
      <w:pPr>
        <w:pStyle w:val="AltZ"/>
      </w:pPr>
      <w:r w:rsidRPr="00416A1F">
        <w:rPr>
          <w:rFonts w:hint="eastAsia"/>
        </w:rPr>
        <w:t>或本周期列车由定位转为失位状态；</w:t>
      </w:r>
    </w:p>
    <w:p w:rsidRPr="000A2B43" w:rsidR="000A2B43" w:rsidP="005161CD" w:rsidRDefault="00D84B29">
      <w:pPr>
        <w:pStyle w:val="AltZ"/>
      </w:pPr>
      <w:r>
        <w:rPr>
          <w:rFonts w:hint="eastAsia"/>
        </w:rPr>
        <w:t>或</w:t>
      </w:r>
      <w:r w:rsidRPr="00D84B29">
        <w:rPr>
          <w:rFonts w:hint="eastAsia"/>
        </w:rPr>
        <w:t>当前使用的</w:t>
      </w:r>
      <w:r w:rsidRPr="00D84B29">
        <w:rPr>
          <w:rFonts w:hint="eastAsia"/>
        </w:rPr>
        <w:t>BM</w:t>
      </w:r>
      <w:r w:rsidRPr="00D84B29">
        <w:rPr>
          <w:rFonts w:hint="eastAsia"/>
        </w:rPr>
        <w:t>信标方向与已定位的列车运营方向</w:t>
      </w:r>
      <w:hyperlink w:history="1" w:anchor="TrainFrontOrientation">
        <w:r w:rsidRPr="00D84B29">
          <w:rPr>
            <w:rStyle w:val="ac"/>
          </w:rPr>
          <w:t>TrainFrontOrientation</w:t>
        </w:r>
      </w:hyperlink>
      <w:r w:rsidRPr="00D84B29">
        <w:rPr>
          <w:rFonts w:hint="eastAsia"/>
        </w:rPr>
        <w:t>不同</w:t>
      </w:r>
      <w:r>
        <w:rPr>
          <w:rFonts w:hint="eastAsia"/>
        </w:rPr>
        <w:t>。</w:t>
      </w:r>
    </w:p>
    <w:p w:rsidR="00CC135E" w:rsidP="00FA0FBB" w:rsidRDefault="00D84B29">
      <w:pPr>
        <w:pStyle w:val="AltX"/>
      </w:pPr>
      <w:r>
        <w:rPr>
          <w:rFonts w:hint="eastAsia"/>
        </w:rPr>
        <w:t>否则，如果本周期更新</w:t>
      </w:r>
      <w:r>
        <w:rPr>
          <w:rFonts w:hint="eastAsia"/>
        </w:rPr>
        <w:t>BM</w:t>
      </w:r>
      <w:r>
        <w:rPr>
          <w:rFonts w:hint="eastAsia"/>
        </w:rPr>
        <w:t>信标，则将该变量</w:t>
      </w:r>
      <w:r w:rsidRPr="0053755A" w:rsidR="0053755A">
        <w:rPr>
          <w:rFonts w:hint="eastAsia"/>
        </w:rPr>
        <w:t>的初始值</w:t>
      </w:r>
      <w:r>
        <w:rPr>
          <w:rFonts w:hint="eastAsia"/>
        </w:rPr>
        <w:t>设置</w:t>
      </w:r>
      <w:r w:rsidRPr="0053755A" w:rsidR="0053755A">
        <w:rPr>
          <w:rFonts w:hint="eastAsia"/>
        </w:rPr>
        <w:t>为</w:t>
      </w:r>
      <w:r w:rsidRPr="0053755A" w:rsidR="0053755A">
        <w:rPr>
          <w:rFonts w:hint="eastAsia"/>
        </w:rPr>
        <w:t>1</w:t>
      </w:r>
      <w:r>
        <w:rPr>
          <w:rFonts w:hint="eastAsia"/>
        </w:rPr>
        <w:t>（</w:t>
      </w:r>
      <w:r w:rsidRPr="00D84B29">
        <w:rPr>
          <w:rFonts w:hint="eastAsia"/>
        </w:rPr>
        <w:t>因为</w:t>
      </w:r>
      <w:r w:rsidRPr="00D84B29">
        <w:rPr>
          <w:rFonts w:hint="eastAsia"/>
        </w:rPr>
        <w:t>ATP</w:t>
      </w:r>
      <w:r w:rsidRPr="00D84B29">
        <w:rPr>
          <w:rFonts w:hint="eastAsia"/>
        </w:rPr>
        <w:t>使用的是上个周期读到的信标信息</w:t>
      </w:r>
      <w:r>
        <w:rPr>
          <w:rFonts w:hint="eastAsia"/>
        </w:rPr>
        <w:t>）。</w:t>
      </w:r>
    </w:p>
    <w:p w:rsidRPr="00CC135E" w:rsidR="001E6383" w:rsidP="00FA0FBB" w:rsidRDefault="00D84B29">
      <w:pPr>
        <w:pStyle w:val="AltX"/>
      </w:pPr>
      <w:r>
        <w:rPr>
          <w:rFonts w:hint="eastAsia"/>
        </w:rPr>
        <w:t>其他情况，累加该变量。</w:t>
      </w:r>
    </w:p>
    <w:p w:rsidRPr="00CC135E" w:rsidR="00CC135E" w:rsidP="000431E0" w:rsidRDefault="00CC135E">
      <w:pPr>
        <w:pStyle w:val="af7"/>
      </w:pPr>
      <w:r w:rsidRPr="00CC135E">
        <w:t xml:space="preserve">def </w:t>
      </w:r>
      <w:hyperlink w:history="1" w:anchor="BMbeaconReadAge">
        <w:r w:rsidR="008B4230">
          <w:rPr>
            <w:rStyle w:val="ac"/>
          </w:rPr>
          <w:t>BMbeaconReadAge</w:t>
        </w:r>
      </w:hyperlink>
      <w:r w:rsidRPr="00CC135E">
        <w:t>(k):</w:t>
      </w:r>
    </w:p>
    <w:p w:rsidR="00742B1B" w:rsidP="000431E0" w:rsidRDefault="00CC135E">
      <w:pPr>
        <w:pStyle w:val="af7"/>
      </w:pPr>
      <w:r w:rsidRPr="00CC135E">
        <w:t xml:space="preserve">    if (Initialization</w:t>
      </w:r>
    </w:p>
    <w:p w:rsidR="00416A1F" w:rsidP="000431E0" w:rsidRDefault="00416A1F">
      <w:pPr>
        <w:pStyle w:val="af7"/>
      </w:pPr>
      <w:r w:rsidRPr="00416A1F">
        <w:t xml:space="preserve">        or not </w:t>
      </w:r>
      <w:hyperlink w:history="1" w:anchor="BMvariantValidWhileTemporallyValid">
        <w:r w:rsidRPr="00416A1F">
          <w:rPr>
            <w:rStyle w:val="ac"/>
          </w:rPr>
          <w:t>BMvariantValidWhileTemporallyValid</w:t>
        </w:r>
      </w:hyperlink>
      <w:r w:rsidRPr="00416A1F">
        <w:t>(k)</w:t>
      </w:r>
    </w:p>
    <w:p w:rsidRPr="001E6383" w:rsidR="001E6383" w:rsidP="000431E0" w:rsidRDefault="00742B1B">
      <w:pPr>
        <w:pStyle w:val="af7"/>
      </w:pPr>
      <w:r>
        <w:rPr>
          <w:rFonts w:hint="eastAsia"/>
        </w:rPr>
        <w:t xml:space="preserve">        or </w:t>
      </w:r>
      <w:hyperlink w:history="1" w:anchor="BMbeaconReadAge">
        <w:r>
          <w:rPr>
            <w:rStyle w:val="ac"/>
          </w:rPr>
          <w:t>BMbeaconReadAge</w:t>
        </w:r>
      </w:hyperlink>
      <w:r>
        <w:rPr>
          <w:rFonts w:hint="eastAsia"/>
        </w:rPr>
        <w:t>(k-1</w:t>
      </w:r>
      <w:r w:rsidRPr="00CC135E" w:rsidR="00CC135E">
        <w:t>)</w:t>
      </w:r>
      <w:r>
        <w:rPr>
          <w:rFonts w:hint="eastAsia"/>
        </w:rPr>
        <w:t xml:space="preserve"> &gt; </w:t>
      </w:r>
      <w:r w:rsidR="00416A1F">
        <w:rPr>
          <w:rFonts w:hint="eastAsia"/>
        </w:rPr>
        <w:t>(</w:t>
      </w:r>
      <w:hyperlink w:history="1" w:anchor="ATPsetting">
        <w:r w:rsidRPr="00D84B29" w:rsidR="00D84B29">
          <w:rPr>
            <w:rStyle w:val="ac"/>
            <w:rFonts w:hint="eastAsia"/>
          </w:rPr>
          <w:t>ATPsetting</w:t>
        </w:r>
      </w:hyperlink>
      <w:r w:rsidRPr="00D84B29" w:rsidR="00D84B29">
        <w:t>.VariantsBMfullValidityTime</w:t>
      </w:r>
      <w:r w:rsidR="00416A1F">
        <w:rPr>
          <w:rFonts w:hint="eastAsia"/>
        </w:rPr>
        <w:t xml:space="preserve"> - 1)</w:t>
      </w:r>
    </w:p>
    <w:p w:rsidRPr="001E6383" w:rsidR="001E6383" w:rsidP="000431E0" w:rsidRDefault="001E6383">
      <w:pPr>
        <w:pStyle w:val="af7"/>
      </w:pPr>
      <w:r w:rsidRPr="001E6383">
        <w:t xml:space="preserve">        or (</w:t>
      </w:r>
      <w:hyperlink w:history="1" w:anchor="BeaconVariantsUpdating">
        <w:r w:rsidRPr="00D84B29">
          <w:rPr>
            <w:rStyle w:val="ac"/>
          </w:rPr>
          <w:t>BeaconVariantsUpdating</w:t>
        </w:r>
      </w:hyperlink>
      <w:r w:rsidRPr="001E6383">
        <w:t>(k)</w:t>
      </w:r>
    </w:p>
    <w:p w:rsidRPr="001E6383" w:rsidR="001E6383" w:rsidP="000431E0" w:rsidRDefault="001E6383">
      <w:pPr>
        <w:pStyle w:val="af7"/>
      </w:pPr>
      <w:r w:rsidRPr="001E6383">
        <w:t xml:space="preserve">            and (</w:t>
      </w:r>
      <w:hyperlink w:history="1" w:anchor="DefaultMessage">
        <w:r w:rsidRPr="00D84B29" w:rsidR="00D84B29">
          <w:rPr>
            <w:rStyle w:val="ac"/>
            <w:rFonts w:hint="eastAsia"/>
          </w:rPr>
          <w:t>DefaultMessage</w:t>
        </w:r>
      </w:hyperlink>
      <w:r w:rsidR="00D84B29">
        <w:rPr>
          <w:rFonts w:hint="eastAsia"/>
        </w:rPr>
        <w:t xml:space="preserve">(k) </w:t>
      </w:r>
      <w:r w:rsidRPr="001E6383">
        <w:t xml:space="preserve">or not </w:t>
      </w:r>
      <w:hyperlink w:history="1" w:anchor="BlockModeVariantAvailable">
        <w:r w:rsidRPr="00D84B29" w:rsidR="00D84B29">
          <w:rPr>
            <w:rStyle w:val="ac"/>
            <w:rFonts w:hint="eastAsia"/>
          </w:rPr>
          <w:t>BlockModeVariantAvailable</w:t>
        </w:r>
      </w:hyperlink>
      <w:r w:rsidRPr="001E6383">
        <w:t>(k)))</w:t>
      </w:r>
    </w:p>
    <w:p w:rsidRPr="001E6383" w:rsidR="001E6383" w:rsidP="000431E0" w:rsidRDefault="001E6383">
      <w:pPr>
        <w:pStyle w:val="af7"/>
      </w:pPr>
      <w:r w:rsidRPr="001E6383">
        <w:t xml:space="preserve">        or (</w:t>
      </w:r>
      <w:hyperlink w:history="1" w:anchor="TrainLocalized">
        <w:r w:rsidRPr="00D84B29">
          <w:rPr>
            <w:rStyle w:val="ac"/>
          </w:rPr>
          <w:t>TrainLocalized</w:t>
        </w:r>
      </w:hyperlink>
      <w:r w:rsidRPr="001E6383">
        <w:t>(k-1)</w:t>
      </w:r>
    </w:p>
    <w:p w:rsidR="00416A1F" w:rsidP="000431E0" w:rsidRDefault="001E6383">
      <w:pPr>
        <w:pStyle w:val="af7"/>
      </w:pPr>
      <w:r w:rsidRPr="001E6383">
        <w:t xml:space="preserve">            and (</w:t>
      </w:r>
      <w:r w:rsidR="00416A1F">
        <w:rPr>
          <w:rFonts w:hint="eastAsia"/>
        </w:rPr>
        <w:t xml:space="preserve">not </w:t>
      </w:r>
      <w:hyperlink w:history="1" w:anchor="TrainLocalized">
        <w:r w:rsidRPr="00416A1F" w:rsidR="00416A1F">
          <w:rPr>
            <w:rStyle w:val="ac"/>
          </w:rPr>
          <w:t>TrainLocalized</w:t>
        </w:r>
      </w:hyperlink>
      <w:r w:rsidRPr="00416A1F" w:rsidR="00416A1F">
        <w:rPr>
          <w:rFonts w:hint="eastAsia"/>
        </w:rPr>
        <w:t>(k)</w:t>
      </w:r>
    </w:p>
    <w:p w:rsidRPr="001E6383" w:rsidR="001E6383" w:rsidP="000431E0" w:rsidRDefault="00416A1F">
      <w:pPr>
        <w:pStyle w:val="af7"/>
      </w:pPr>
      <w:r>
        <w:rPr>
          <w:rFonts w:hint="eastAsia"/>
        </w:rPr>
        <w:t xml:space="preserve">                  or </w:t>
      </w:r>
      <w:r w:rsidRPr="001E6383" w:rsidR="001E6383">
        <w:t>TrackMap.BmBeaconDirection(</w:t>
      </w:r>
      <w:hyperlink w:history="1" w:anchor="UsedBMbeaconId">
        <w:r w:rsidRPr="00D84B29" w:rsidR="001E6383">
          <w:rPr>
            <w:rStyle w:val="ac"/>
          </w:rPr>
          <w:t>UsedBMbeaconId</w:t>
        </w:r>
      </w:hyperlink>
      <w:r w:rsidRPr="001E6383" w:rsidR="001E6383">
        <w:t>(k-1))</w:t>
      </w:r>
    </w:p>
    <w:p w:rsidRPr="00CC135E" w:rsidR="00CC135E" w:rsidP="000431E0" w:rsidRDefault="001E6383">
      <w:pPr>
        <w:pStyle w:val="af7"/>
      </w:pPr>
      <w:r w:rsidRPr="001E6383">
        <w:t xml:space="preserve">                 </w:t>
      </w:r>
      <w:r w:rsidR="00416A1F">
        <w:rPr>
          <w:rFonts w:hint="eastAsia"/>
        </w:rPr>
        <w:t xml:space="preserve">    </w:t>
      </w:r>
      <w:r w:rsidRPr="001E6383">
        <w:t xml:space="preserve">is not </w:t>
      </w:r>
      <w:hyperlink w:history="1" w:anchor="TrainFrontOrientation">
        <w:r w:rsidRPr="00D84B29">
          <w:rPr>
            <w:rStyle w:val="ac"/>
          </w:rPr>
          <w:t>TrainFrontOrientation</w:t>
        </w:r>
      </w:hyperlink>
      <w:r w:rsidRPr="001E6383">
        <w:t>(k-1)))</w:t>
      </w:r>
      <w:r w:rsidRPr="00CC135E" w:rsidR="00742B1B">
        <w:t>)</w:t>
      </w:r>
      <w:r w:rsidRPr="00CC135E" w:rsidR="00CC135E">
        <w:t>:</w:t>
      </w:r>
    </w:p>
    <w:p w:rsidRPr="00CC135E" w:rsidR="00CC135E" w:rsidP="000431E0" w:rsidRDefault="00CC135E">
      <w:pPr>
        <w:pStyle w:val="af7"/>
      </w:pPr>
      <w:r w:rsidRPr="00CC135E">
        <w:t xml:space="preserve">        </w:t>
      </w:r>
      <w:r w:rsidR="00742B1B">
        <w:rPr>
          <w:rFonts w:hint="eastAsia"/>
        </w:rPr>
        <w:t>return</w:t>
      </w:r>
      <w:r w:rsidRPr="00CC135E">
        <w:t xml:space="preserve"> </w:t>
      </w:r>
      <w:r w:rsidR="00683E47">
        <w:rPr>
          <w:rStyle w:val="aff1"/>
        </w:rPr>
        <w:fldChar w:fldCharType="begin"/>
      </w:r>
      <w:r w:rsidR="00683E47">
        <w:instrText xml:space="preserve"> REF REPORT_AGE_MAX \h </w:instrText>
      </w:r>
      <w:r w:rsidR="00683E47">
        <w:rPr>
          <w:rStyle w:val="aff1"/>
        </w:rPr>
      </w:r>
      <w:r w:rsidR="00683E47">
        <w:rPr>
          <w:rStyle w:val="aff1"/>
        </w:rPr>
        <w:fldChar w:fldCharType="separate"/>
      </w:r>
      <w:r w:rsidRPr="0094616C" w:rsidR="00DE178B">
        <w:rPr>
          <w:rStyle w:val="aff1"/>
          <w:rFonts w:hint="eastAsia"/>
        </w:rPr>
        <w:t>REPORT_AGE_MAX</w:t>
      </w:r>
      <w:r w:rsidR="00683E47">
        <w:rPr>
          <w:rStyle w:val="aff1"/>
        </w:rPr>
        <w:fldChar w:fldCharType="end"/>
      </w:r>
    </w:p>
    <w:p w:rsidRPr="00CC135E" w:rsidR="00CC135E" w:rsidP="000431E0" w:rsidRDefault="00CC135E">
      <w:pPr>
        <w:pStyle w:val="af7"/>
      </w:pPr>
      <w:r w:rsidRPr="00CC135E">
        <w:t xml:space="preserve">    elif (</w:t>
      </w:r>
      <w:hyperlink w:history="1" w:anchor="BeaconVariantsUpdating">
        <w:r w:rsidR="00BF4616">
          <w:rPr>
            <w:rStyle w:val="ac"/>
          </w:rPr>
          <w:t>BeaconVariantsUpdating</w:t>
        </w:r>
      </w:hyperlink>
      <w:r w:rsidRPr="00CC135E">
        <w:t>(k)):</w:t>
      </w:r>
    </w:p>
    <w:p w:rsidRPr="00CC135E" w:rsidR="00CC135E" w:rsidP="000431E0" w:rsidRDefault="00CC135E">
      <w:pPr>
        <w:pStyle w:val="af7"/>
      </w:pPr>
      <w:r w:rsidRPr="00CC135E">
        <w:t xml:space="preserve">        </w:t>
      </w:r>
      <w:r w:rsidR="00742B1B">
        <w:rPr>
          <w:rFonts w:hint="eastAsia"/>
        </w:rPr>
        <w:t>return</w:t>
      </w:r>
      <w:r w:rsidRPr="00CC135E">
        <w:t xml:space="preserve"> 1</w:t>
      </w:r>
    </w:p>
    <w:p w:rsidRPr="00CC135E" w:rsidR="00CC135E" w:rsidP="000431E0" w:rsidRDefault="00CC135E">
      <w:pPr>
        <w:pStyle w:val="af7"/>
      </w:pPr>
      <w:r w:rsidRPr="00CC135E">
        <w:t xml:space="preserve">    else:</w:t>
      </w:r>
    </w:p>
    <w:p w:rsidRPr="00CC135E" w:rsidR="00CC135E" w:rsidP="000431E0" w:rsidRDefault="00CC135E">
      <w:pPr>
        <w:pStyle w:val="af7"/>
      </w:pPr>
      <w:r w:rsidRPr="00CC135E">
        <w:t xml:space="preserve">        </w:t>
      </w:r>
      <w:r w:rsidR="00742B1B">
        <w:rPr>
          <w:rFonts w:hint="eastAsia"/>
        </w:rPr>
        <w:t>return</w:t>
      </w:r>
      <w:r w:rsidRPr="00CC135E">
        <w:t xml:space="preserve"> </w:t>
      </w:r>
      <w:hyperlink w:history="1" w:anchor="BMbeaconReadAge">
        <w:r w:rsidR="008B4230">
          <w:rPr>
            <w:rStyle w:val="ac"/>
          </w:rPr>
          <w:t>BMbeaconReadAge</w:t>
        </w:r>
      </w:hyperlink>
      <w:r w:rsidRPr="00CC135E">
        <w:t>(k-1) + 1</w:t>
      </w:r>
    </w:p>
    <w:p w:rsidR="00F72B1B" w:rsidP="000C0D62" w:rsidRDefault="00F72B1B">
      <w:pPr>
        <w:pStyle w:val="ReqtifyAltQ"/>
      </w:pPr>
      <w:r w:rsidRPr="00F72B1B">
        <w:t>#Category=Functional</w:t>
      </w:r>
    </w:p>
    <w:p w:rsidRPr="008A1414" w:rsidR="00D66ECA" w:rsidP="00D66ECA" w:rsidRDefault="00D66ECA">
      <w:pPr>
        <w:pStyle w:val="ReqtifyAltQ"/>
      </w:pPr>
      <w:r w:rsidRPr="00286007">
        <w:t>#Contribution=SIL</w:t>
      </w:r>
      <w:r>
        <w:rPr>
          <w:rFonts w:hint="eastAsia"/>
        </w:rPr>
        <w:t>4</w:t>
      </w:r>
    </w:p>
    <w:p w:rsidR="009328EA" w:rsidP="000C0D62" w:rsidRDefault="00F72B1B">
      <w:pPr>
        <w:pStyle w:val="ReqtifyAltQ"/>
        <w:rPr>
          <w:ins w:author="常鸣" w:date="2014-07-03T14:27:00Z" w:id="3795"/>
        </w:rPr>
      </w:pPr>
      <w:del w:author="常鸣" w:date="2014-07-03T14:27:00Z" w:id="3796">
        <w:r w:rsidRPr="00F72B1B" w:rsidDel="009328EA">
          <w:delText>#S</w:delText>
        </w:r>
      </w:del>
      <w:ins w:author="常鸣" w:date="2014-07-03T14:27:00Z" w:id="3797">
        <w:r w:rsidR="009328EA">
          <w:t>#Allocation=ATP Software</w:t>
        </w:r>
      </w:ins>
      <w:ins w:author="常鸣" w:date="2014-07-03T14:46:00Z" w:id="3798">
        <w:r w:rsidR="002428AA">
          <w:rPr>
            <w:rFonts w:hint="eastAsia"/>
          </w:rPr>
          <w:t>, Vital Embedded Setting</w:t>
        </w:r>
      </w:ins>
    </w:p>
    <w:p w:rsidRPr="00F72B1B" w:rsidR="00F72B1B" w:rsidP="000C0D62" w:rsidRDefault="009328EA">
      <w:pPr>
        <w:pStyle w:val="ReqtifyAltQ"/>
      </w:pPr>
      <w:ins w:author="常鸣" w:date="2014-07-03T14:27:00Z" w:id="3799">
        <w:r>
          <w:t>#S</w:t>
        </w:r>
      </w:ins>
      <w:r w:rsidRPr="00F72B1B" w:rsidR="00F72B1B">
        <w:t>ource=[</w:t>
      </w:r>
      <w:r w:rsidR="0052393A">
        <w:t>iTC</w:t>
      </w:r>
      <w:r w:rsidRPr="00F72B1B" w:rsidR="00F72B1B">
        <w:t>_CC-Sy</w:t>
      </w:r>
      <w:r w:rsidR="006E24E1">
        <w:rPr>
          <w:rFonts w:hint="eastAsia"/>
        </w:rPr>
        <w:t>AD</w:t>
      </w:r>
      <w:r w:rsidRPr="00F72B1B" w:rsidR="00F72B1B">
        <w:t>-</w:t>
      </w:r>
      <w:r w:rsidR="006E24E1">
        <w:rPr>
          <w:rFonts w:hint="eastAsia"/>
        </w:rPr>
        <w:t>0168</w:t>
      </w:r>
      <w:r w:rsidRPr="00F72B1B" w:rsidR="00F72B1B">
        <w:t>]</w:t>
      </w:r>
    </w:p>
    <w:p w:rsidRPr="00F72B1B" w:rsidR="00F72B1B" w:rsidP="000C0D62" w:rsidRDefault="009E172B">
      <w:pPr>
        <w:pStyle w:val="ReqtifyAltQ"/>
      </w:pPr>
      <w:r>
        <w:t>[End]</w:t>
      </w:r>
    </w:p>
    <w:p w:rsidRPr="006E3B52" w:rsidR="006E3B52" w:rsidP="00C93484" w:rsidRDefault="006E3B52">
      <w:pPr>
        <w:pStyle w:val="Reqtify"/>
      </w:pPr>
    </w:p>
    <w:p w:rsidRPr="006E3B52" w:rsidR="006E3B52" w:rsidP="00C93484" w:rsidRDefault="006E3B52">
      <w:pPr>
        <w:pStyle w:val="Reqtify"/>
      </w:pPr>
    </w:p>
    <w:p w:rsidRPr="006E3B52" w:rsidR="006E3B52" w:rsidP="00704491" w:rsidRDefault="006E3B52">
      <w:pPr>
        <w:pStyle w:val="ReqtifyAltR"/>
      </w:pPr>
      <w:r w:rsidRPr="006E3B52">
        <w:t>[iTC_CC_ATP-SwRS-0</w:t>
      </w:r>
      <w:r w:rsidRPr="006E3B52">
        <w:rPr>
          <w:rFonts w:hint="eastAsia"/>
        </w:rPr>
        <w:t>147</w:t>
      </w:r>
      <w:r w:rsidRPr="006E3B52">
        <w:t>]</w:t>
      </w:r>
    </w:p>
    <w:p w:rsidRPr="006E3B52" w:rsidR="006E3B52" w:rsidP="00C93484" w:rsidRDefault="00BF4616">
      <w:pPr>
        <w:pStyle w:val="Reqtify"/>
      </w:pPr>
      <w:bookmarkStart w:name="BMbeaconVariants" w:id="3800"/>
      <w:r w:rsidRPr="008930D3">
        <w:rPr>
          <w:rStyle w:val="aff2"/>
          <w:bCs w:val="0"/>
          <w:iCs w:val="0"/>
        </w:rPr>
        <w:t>BMbeaconVariants</w:t>
      </w:r>
      <w:bookmarkEnd w:id="3800"/>
      <w:r w:rsidRPr="006E3B52" w:rsidR="006E3B52">
        <w:rPr>
          <w:rFonts w:hint="eastAsia"/>
        </w:rPr>
        <w:t>[</w:t>
      </w:r>
      <w:r w:rsidRPr="006E3B52" w:rsidR="006E3B52">
        <w:rPr>
          <w:rStyle w:val="aff1"/>
          <w:rFonts w:hint="eastAsia"/>
        </w:rPr>
        <w:t>MAX_BM_VARIANT_NB</w:t>
      </w:r>
      <w:r w:rsidRPr="006E3B52" w:rsidR="006E3B52">
        <w:rPr>
          <w:rFonts w:hint="eastAsia"/>
        </w:rPr>
        <w:t>]</w:t>
      </w:r>
      <w:r w:rsidRPr="006E3B52" w:rsidR="006E3B52">
        <w:rPr>
          <w:rFonts w:hint="eastAsia"/>
        </w:rPr>
        <w:t>，存储</w:t>
      </w:r>
      <w:r w:rsidRPr="006E3B52" w:rsidR="006E3B52">
        <w:rPr>
          <w:rFonts w:hint="eastAsia"/>
        </w:rPr>
        <w:t>BLOCK</w:t>
      </w:r>
      <w:r w:rsidRPr="006E3B52" w:rsidR="006E3B52">
        <w:rPr>
          <w:rFonts w:hint="eastAsia"/>
        </w:rPr>
        <w:t>模式下的变量，每个数组元素的结构为</w:t>
      </w:r>
      <w:r w:rsidRPr="006E3B52" w:rsidR="006E3B52">
        <w:fldChar w:fldCharType="begin"/>
      </w:r>
      <w:r w:rsidRPr="006E3B52" w:rsidR="006E3B52">
        <w:instrText xml:space="preserve"> </w:instrText>
      </w:r>
      <w:r w:rsidRPr="006E3B52" w:rsidR="006E3B52">
        <w:rPr>
          <w:rFonts w:hint="eastAsia"/>
        </w:rPr>
        <w:instrText>REF ST_BM_VARIANT \h</w:instrText>
      </w:r>
      <w:r w:rsidRPr="006E3B52" w:rsidR="006E3B52">
        <w:instrText xml:space="preserve"> </w:instrText>
      </w:r>
      <w:r w:rsidRPr="006E3B52" w:rsidR="006E3B52">
        <w:fldChar w:fldCharType="separate"/>
      </w:r>
      <w:r w:rsidRPr="00190111" w:rsidR="00DE178B">
        <w:rPr>
          <w:rStyle w:val="DATATYPE"/>
        </w:rPr>
        <w:t>ST_</w:t>
      </w:r>
      <w:r w:rsidRPr="00190111" w:rsidR="00DE178B">
        <w:rPr>
          <w:rStyle w:val="DATATYPE"/>
          <w:rFonts w:hint="eastAsia"/>
        </w:rPr>
        <w:t>BM_VARIANT</w:t>
      </w:r>
      <w:r w:rsidRPr="006E3B52" w:rsidR="006E3B52">
        <w:fldChar w:fldCharType="end"/>
      </w:r>
      <w:r w:rsidRPr="006E3B52" w:rsidR="006E3B52">
        <w:rPr>
          <w:rFonts w:hint="eastAsia"/>
        </w:rPr>
        <w:t>.</w:t>
      </w:r>
    </w:p>
    <w:p w:rsidRPr="006E3B52" w:rsidR="006E3B52" w:rsidP="00C93484" w:rsidRDefault="006E3B52">
      <w:pPr>
        <w:pStyle w:val="Reqtify"/>
      </w:pPr>
    </w:p>
    <w:p w:rsidRPr="006E3B52" w:rsidR="006E3B52" w:rsidP="00C93484" w:rsidRDefault="006E3B52">
      <w:pPr>
        <w:pStyle w:val="Reqtify"/>
      </w:pPr>
      <w:r w:rsidRPr="006E3B52">
        <w:rPr>
          <w:rFonts w:hint="eastAsia"/>
        </w:rPr>
        <w:t>更新规则如下：</w:t>
      </w:r>
    </w:p>
    <w:p w:rsidRPr="006E3B52" w:rsidR="006E3B52" w:rsidP="00FA0FBB" w:rsidRDefault="00766707">
      <w:pPr>
        <w:pStyle w:val="AltX"/>
      </w:pPr>
      <w:r w:rsidRPr="006E3B52">
        <w:rPr>
          <w:rFonts w:hint="eastAsia"/>
        </w:rPr>
        <w:t>如果</w:t>
      </w:r>
      <w:hyperlink w:history="1" w:anchor="BMbeaconReadAge">
        <w:r>
          <w:rPr>
            <w:rStyle w:val="ac"/>
          </w:rPr>
          <w:t>BMbeaconReadAge</w:t>
        </w:r>
      </w:hyperlink>
      <w:r>
        <w:rPr>
          <w:rFonts w:hint="eastAsia"/>
        </w:rPr>
        <w:t>大于</w:t>
      </w:r>
      <w:hyperlink w:history="1" w:anchor="ATPsetting">
        <w:r w:rsidRPr="008930D3">
          <w:rPr>
            <w:rStyle w:val="ac"/>
            <w:rFonts w:hint="eastAsia"/>
          </w:rPr>
          <w:t>ATPsetting</w:t>
        </w:r>
      </w:hyperlink>
      <w:r w:rsidRPr="00F72B1B">
        <w:t>.</w:t>
      </w:r>
      <w:r>
        <w:t>VariantsBMfullValidityTime</w:t>
      </w:r>
      <w:r>
        <w:rPr>
          <w:rFonts w:hint="eastAsia"/>
        </w:rPr>
        <w:t>（即为默认值）</w:t>
      </w:r>
      <w:r w:rsidRPr="006E3B52">
        <w:rPr>
          <w:rFonts w:hint="eastAsia"/>
        </w:rPr>
        <w:t>，则</w:t>
      </w:r>
      <w:r w:rsidRPr="006E3B52" w:rsidR="006E3B52">
        <w:rPr>
          <w:rFonts w:hint="eastAsia"/>
        </w:rPr>
        <w:t>设置所有变量</w:t>
      </w:r>
      <w:r w:rsidRPr="006E3B52" w:rsidR="006E3B52">
        <w:rPr>
          <w:rStyle w:val="aff2"/>
          <w:rFonts w:hint="eastAsia"/>
        </w:rPr>
        <w:t>BMbeaconVariants</w:t>
      </w:r>
      <w:r w:rsidRPr="006E3B52" w:rsidR="006E3B52">
        <w:rPr>
          <w:rFonts w:hint="eastAsia"/>
        </w:rPr>
        <w:t>为限制状态，认为</w:t>
      </w:r>
      <w:r w:rsidRPr="006E3B52" w:rsidR="006E3B52">
        <w:rPr>
          <w:rFonts w:hint="eastAsia"/>
        </w:rPr>
        <w:t>BM</w:t>
      </w:r>
      <w:r w:rsidRPr="006E3B52" w:rsidR="006E3B52">
        <w:rPr>
          <w:rFonts w:hint="eastAsia"/>
        </w:rPr>
        <w:t>变量无效；</w:t>
      </w:r>
    </w:p>
    <w:p w:rsidRPr="006E3B52" w:rsidR="006E3B52" w:rsidP="00FA0FBB" w:rsidRDefault="00766707">
      <w:pPr>
        <w:pStyle w:val="AltX"/>
      </w:pPr>
      <w:r>
        <w:rPr>
          <w:rFonts w:hint="eastAsia"/>
        </w:rPr>
        <w:lastRenderedPageBreak/>
        <w:t>否则，</w:t>
      </w:r>
      <w:r w:rsidRPr="006E3B52" w:rsidR="006E3B52">
        <w:rPr>
          <w:rFonts w:hint="eastAsia"/>
        </w:rPr>
        <w:t>如果本周期</w:t>
      </w:r>
      <w:hyperlink w:history="1" w:anchor="BeaconVariantsUpdating">
        <w:r w:rsidRPr="008930D3" w:rsidR="006E3B52">
          <w:rPr>
            <w:rStyle w:val="ac"/>
          </w:rPr>
          <w:t>BeaconVariants</w:t>
        </w:r>
        <w:r w:rsidRPr="008930D3" w:rsidR="006E3B52">
          <w:rPr>
            <w:rStyle w:val="ac"/>
            <w:rFonts w:hint="eastAsia"/>
          </w:rPr>
          <w:t>Updating</w:t>
        </w:r>
      </w:hyperlink>
      <w:r w:rsidRPr="006E3B52" w:rsidR="006E3B52">
        <w:rPr>
          <w:rFonts w:hint="eastAsia"/>
        </w:rPr>
        <w:t>为</w:t>
      </w:r>
      <w:r w:rsidRPr="006E3B52" w:rsidR="006E3B52">
        <w:rPr>
          <w:rStyle w:val="aff1"/>
          <w:rFonts w:hint="eastAsia"/>
        </w:rPr>
        <w:t>True</w:t>
      </w:r>
      <w:r w:rsidRPr="006E3B52" w:rsidR="006E3B52">
        <w:rPr>
          <w:rFonts w:hint="eastAsia"/>
        </w:rPr>
        <w:t>，则根据线路地图中相应的</w:t>
      </w:r>
      <w:r w:rsidRPr="006E3B52" w:rsidR="006E3B52">
        <w:rPr>
          <w:rFonts w:hint="eastAsia"/>
        </w:rPr>
        <w:t>BM</w:t>
      </w:r>
      <w:r w:rsidRPr="006E3B52" w:rsidR="006E3B52">
        <w:rPr>
          <w:rFonts w:hint="eastAsia"/>
        </w:rPr>
        <w:t>信标，更新每个变量的</w:t>
      </w:r>
      <w:r w:rsidRPr="006E3B52" w:rsidR="006E3B52">
        <w:rPr>
          <w:rStyle w:val="aff2"/>
          <w:rFonts w:hint="eastAsia"/>
        </w:rPr>
        <w:t>ValidityTime</w:t>
      </w:r>
      <w:r w:rsidRPr="006E3B52" w:rsidR="006E3B52">
        <w:rPr>
          <w:rFonts w:hint="eastAsia"/>
        </w:rPr>
        <w:t>，</w:t>
      </w:r>
      <w:r w:rsidRPr="006E3B52" w:rsidR="006E3B52">
        <w:rPr>
          <w:rStyle w:val="aff2"/>
          <w:rFonts w:hint="eastAsia"/>
        </w:rPr>
        <w:t>LineSection</w:t>
      </w:r>
      <w:r w:rsidRPr="006E3B52" w:rsidR="006E3B52">
        <w:rPr>
          <w:rFonts w:hint="eastAsia"/>
        </w:rPr>
        <w:t>和</w:t>
      </w:r>
      <w:r w:rsidRPr="006E3B52" w:rsidR="006E3B52">
        <w:rPr>
          <w:rStyle w:val="aff2"/>
          <w:rFonts w:hint="eastAsia"/>
        </w:rPr>
        <w:t>Index</w:t>
      </w:r>
      <w:r w:rsidRPr="006E3B52" w:rsidR="006E3B52">
        <w:rPr>
          <w:rFonts w:hint="eastAsia"/>
        </w:rPr>
        <w:t>，并使用</w:t>
      </w:r>
      <w:hyperlink w:history="1" w:anchor="BeaconMessage">
        <w:r w:rsidRPr="008930D3" w:rsidR="008930D3">
          <w:rPr>
            <w:rStyle w:val="ac"/>
          </w:rPr>
          <w:t>BeaconMessage</w:t>
        </w:r>
      </w:hyperlink>
      <w:r w:rsidRPr="006E3B52" w:rsidR="006E3B52">
        <w:t>.Variants</w:t>
      </w:r>
      <w:r w:rsidRPr="006E3B52" w:rsidR="006E3B52">
        <w:rPr>
          <w:rFonts w:hint="eastAsia"/>
        </w:rPr>
        <w:t>更新变量状态。</w:t>
      </w:r>
      <w:r w:rsidR="00090FC1">
        <w:rPr>
          <w:rFonts w:hint="eastAsia"/>
        </w:rPr>
        <w:t>对于未在该信标中更新的变量，应设置为限制状态。</w:t>
      </w:r>
    </w:p>
    <w:p w:rsidRPr="006E3B52" w:rsidR="006E3B52" w:rsidP="00FA0FBB" w:rsidRDefault="00766707">
      <w:pPr>
        <w:pStyle w:val="AltX"/>
      </w:pPr>
      <w:r>
        <w:rPr>
          <w:rFonts w:hint="eastAsia"/>
        </w:rPr>
        <w:t>否则，</w:t>
      </w:r>
      <w:r>
        <w:rPr>
          <w:rFonts w:hint="eastAsia"/>
        </w:rPr>
        <w:t>BM</w:t>
      </w:r>
      <w:r>
        <w:rPr>
          <w:rFonts w:hint="eastAsia"/>
        </w:rPr>
        <w:t>信标变量保持不变</w:t>
      </w:r>
      <w:r w:rsidRPr="006E3B52" w:rsidR="006E3B52">
        <w:rPr>
          <w:rFonts w:hint="eastAsia"/>
        </w:rPr>
        <w:t>。</w:t>
      </w:r>
    </w:p>
    <w:p w:rsidRPr="006E3B52" w:rsidR="006E3B52" w:rsidP="00C93484" w:rsidRDefault="006E3B52">
      <w:pPr>
        <w:pStyle w:val="Reqtify"/>
      </w:pPr>
      <w:r w:rsidRPr="006E3B52">
        <w:rPr>
          <w:rFonts w:hint="eastAsia"/>
        </w:rPr>
        <w:t xml:space="preserve">The structure of array ATP stored </w:t>
      </w:r>
      <w:hyperlink w:history="1" w:anchor="BMbeaconVariants">
        <w:r w:rsidR="00BF4616">
          <w:rPr>
            <w:rStyle w:val="ac"/>
          </w:rPr>
          <w:t>BMbeaconVariants</w:t>
        </w:r>
      </w:hyperlink>
      <w:r w:rsidRPr="006E3B52">
        <w:rPr>
          <w:rFonts w:hint="eastAsia"/>
        </w:rPr>
        <w:t xml:space="preserve"> are </w:t>
      </w:r>
      <w:r w:rsidRPr="006E3B52">
        <w:fldChar w:fldCharType="begin"/>
      </w:r>
      <w:r w:rsidRPr="006E3B52">
        <w:instrText xml:space="preserve"> </w:instrText>
      </w:r>
      <w:r w:rsidRPr="006E3B52">
        <w:rPr>
          <w:rFonts w:hint="eastAsia"/>
        </w:rPr>
        <w:instrText>REF ST_BM_VARIANT \h</w:instrText>
      </w:r>
      <w:r w:rsidRPr="006E3B52">
        <w:instrText xml:space="preserve"> </w:instrText>
      </w:r>
      <w:r w:rsidRPr="006E3B52">
        <w:fldChar w:fldCharType="separate"/>
      </w:r>
      <w:r w:rsidRPr="00190111" w:rsidR="00DE178B">
        <w:rPr>
          <w:rStyle w:val="DATATYPE"/>
        </w:rPr>
        <w:t>ST_</w:t>
      </w:r>
      <w:r w:rsidRPr="00190111" w:rsidR="00DE178B">
        <w:rPr>
          <w:rStyle w:val="DATATYPE"/>
          <w:rFonts w:hint="eastAsia"/>
        </w:rPr>
        <w:t>BM_VARIANT</w:t>
      </w:r>
      <w:r w:rsidRPr="006E3B52">
        <w:fldChar w:fldCharType="end"/>
      </w:r>
      <w:r w:rsidRPr="006E3B52">
        <w:rPr>
          <w:rFonts w:hint="eastAsia"/>
        </w:rPr>
        <w:t>. The rules to update the BM variants are as follows:</w:t>
      </w:r>
    </w:p>
    <w:p w:rsidRPr="006E3B52" w:rsidR="006E3B52" w:rsidP="00FA0FBB" w:rsidRDefault="00766707">
      <w:pPr>
        <w:pStyle w:val="AltX"/>
      </w:pPr>
      <w:r w:rsidRPr="006E3B52">
        <w:rPr>
          <w:rFonts w:hint="eastAsia"/>
        </w:rPr>
        <w:t xml:space="preserve">if the </w:t>
      </w:r>
      <w:hyperlink w:history="1" w:anchor="BMbeaconReadAge">
        <w:r>
          <w:rPr>
            <w:rStyle w:val="ac"/>
          </w:rPr>
          <w:t>BMbeaconReadAge</w:t>
        </w:r>
      </w:hyperlink>
      <w:r>
        <w:rPr>
          <w:rFonts w:hint="eastAsia"/>
        </w:rPr>
        <w:t xml:space="preserve"> is larger than the </w:t>
      </w:r>
      <w:hyperlink w:history="1" w:anchor="ATPsetting">
        <w:r w:rsidRPr="008930D3">
          <w:rPr>
            <w:rStyle w:val="ac"/>
            <w:rFonts w:hint="eastAsia"/>
          </w:rPr>
          <w:t>ATPsetting</w:t>
        </w:r>
      </w:hyperlink>
      <w:r>
        <w:rPr>
          <w:rFonts w:hint="eastAsia"/>
        </w:rPr>
        <w:t>.</w:t>
      </w:r>
      <w:r>
        <w:t>VariantsBMfullValidityTime</w:t>
      </w:r>
      <w:r w:rsidRPr="006E3B52">
        <w:rPr>
          <w:rFonts w:hint="eastAsia"/>
        </w:rPr>
        <w:t xml:space="preserve">, </w:t>
      </w:r>
      <w:r w:rsidRPr="006E3B52" w:rsidR="006E3B52">
        <w:rPr>
          <w:rFonts w:hint="eastAsia"/>
        </w:rPr>
        <w:t>ATP shall set all BM variants as restricted status.</w:t>
      </w:r>
    </w:p>
    <w:p w:rsidRPr="006E3B52" w:rsidR="006E3B52" w:rsidP="00FA0FBB" w:rsidRDefault="00766707">
      <w:pPr>
        <w:pStyle w:val="AltX"/>
      </w:pPr>
      <w:r>
        <w:t>E</w:t>
      </w:r>
      <w:r>
        <w:rPr>
          <w:rFonts w:hint="eastAsia"/>
        </w:rPr>
        <w:t xml:space="preserve">lse </w:t>
      </w:r>
      <w:r w:rsidRPr="006E3B52" w:rsidR="006E3B52">
        <w:rPr>
          <w:rFonts w:hint="eastAsia"/>
        </w:rPr>
        <w:t xml:space="preserve">If the </w:t>
      </w:r>
      <w:hyperlink w:history="1" w:anchor="BeaconVariantsUpdating">
        <w:r w:rsidR="00BF4616">
          <w:rPr>
            <w:rStyle w:val="ac"/>
          </w:rPr>
          <w:t>BeaconVariantsUpdating</w:t>
        </w:r>
      </w:hyperlink>
      <w:r w:rsidRPr="006E3B52" w:rsidR="006E3B52">
        <w:rPr>
          <w:rFonts w:hint="eastAsia"/>
        </w:rPr>
        <w:t xml:space="preserve"> is </w:t>
      </w:r>
      <w:r w:rsidRPr="00354FC4" w:rsidR="006E3B52">
        <w:rPr>
          <w:rStyle w:val="aff1"/>
          <w:rFonts w:hint="eastAsia"/>
        </w:rPr>
        <w:t>True</w:t>
      </w:r>
      <w:r w:rsidRPr="006E3B52" w:rsidR="006E3B52">
        <w:rPr>
          <w:rFonts w:hint="eastAsia"/>
        </w:rPr>
        <w:t xml:space="preserve">, then ATP update the </w:t>
      </w:r>
      <w:hyperlink w:history="1" w:anchor="BMbeaconVariants">
        <w:r w:rsidR="00BF4616">
          <w:rPr>
            <w:rStyle w:val="ac"/>
            <w:noProof/>
          </w:rPr>
          <w:t>BMbeaconVariants</w:t>
        </w:r>
      </w:hyperlink>
      <w:r w:rsidRPr="006E3B52" w:rsidR="006E3B52">
        <w:rPr>
          <w:rFonts w:hint="eastAsia"/>
        </w:rPr>
        <w:t xml:space="preserve"> by the new beacon.</w:t>
      </w:r>
    </w:p>
    <w:p w:rsidRPr="006E3B52" w:rsidR="006E3B52" w:rsidP="00FA0FBB" w:rsidRDefault="006E3B52">
      <w:pPr>
        <w:pStyle w:val="AltX"/>
      </w:pPr>
      <w:r w:rsidRPr="006E3B52">
        <w:rPr>
          <w:rFonts w:hint="eastAsia"/>
        </w:rPr>
        <w:t xml:space="preserve">Otherwise, </w:t>
      </w:r>
      <w:r w:rsidR="00766707">
        <w:rPr>
          <w:rFonts w:hint="eastAsia"/>
        </w:rPr>
        <w:t>keep BMbeaconVariants unchanged.</w:t>
      </w:r>
    </w:p>
    <w:p w:rsidRPr="006E3B52" w:rsidR="006E3B52" w:rsidP="000C0D62" w:rsidRDefault="006E3B52">
      <w:pPr>
        <w:pStyle w:val="ReqtifyAltQ"/>
      </w:pPr>
      <w:r w:rsidRPr="006E3B52">
        <w:t>#Category=Functional</w:t>
      </w:r>
    </w:p>
    <w:p w:rsidRPr="006E3B52" w:rsidR="006E3B52" w:rsidP="000C0D62" w:rsidRDefault="006E3B52">
      <w:pPr>
        <w:pStyle w:val="ReqtifyAltQ"/>
      </w:pPr>
      <w:r w:rsidRPr="006E3B52">
        <w:t>#Contribution=SIL4</w:t>
      </w:r>
    </w:p>
    <w:p w:rsidR="009328EA" w:rsidP="000C0D62" w:rsidRDefault="006E3B52">
      <w:pPr>
        <w:pStyle w:val="ReqtifyAltQ"/>
        <w:rPr>
          <w:ins w:author="常鸣" w:date="2014-07-03T14:27:00Z" w:id="3801"/>
        </w:rPr>
      </w:pPr>
      <w:del w:author="常鸣" w:date="2014-07-03T14:27:00Z" w:id="3802">
        <w:r w:rsidRPr="006E3B52" w:rsidDel="009328EA">
          <w:delText>#S</w:delText>
        </w:r>
      </w:del>
      <w:ins w:author="常鸣" w:date="2014-07-03T14:27:00Z" w:id="3803">
        <w:r w:rsidR="009328EA">
          <w:t>#Allocation=ATP Software</w:t>
        </w:r>
      </w:ins>
      <w:ins w:author="常鸣" w:date="2014-07-03T14:46:00Z" w:id="3804">
        <w:r w:rsidR="002428AA">
          <w:rPr>
            <w:rFonts w:hint="eastAsia"/>
          </w:rPr>
          <w:t>, Vital Embedded Setting</w:t>
        </w:r>
      </w:ins>
    </w:p>
    <w:p w:rsidRPr="006E3B52" w:rsidR="006E3B52" w:rsidP="000C0D62" w:rsidRDefault="009328EA">
      <w:pPr>
        <w:pStyle w:val="ReqtifyAltQ"/>
      </w:pPr>
      <w:ins w:author="常鸣" w:date="2014-07-03T14:27:00Z" w:id="3805">
        <w:r>
          <w:t>#S</w:t>
        </w:r>
      </w:ins>
      <w:r w:rsidRPr="006E3B52" w:rsidR="006E3B52">
        <w:t>ource=</w:t>
      </w:r>
      <w:r w:rsidRPr="006E3B52" w:rsidR="006E3B52">
        <w:rPr>
          <w:rFonts w:hint="eastAsia"/>
        </w:rPr>
        <w:t>[iTC_CC-SyAD-0163], [iTC_CC-SyAD-0166], [iTC_CC-SyAD-0167], [iTC_CC-SyAD-0168], [iTC_CC-SyAD-0169], [iTC_CC-SyAD-0170], [iTC_CC-SyAD-0297], [iTC_CC-SyAD-0299], [iTC_CC-SyAD-0841]</w:t>
      </w:r>
      <w:del w:author="常鸣" w:date="2014-07-04T08:54:00Z" w:id="3806">
        <w:r w:rsidRPr="006E3B52" w:rsidDel="00B71FC0" w:rsidR="006E3B52">
          <w:rPr>
            <w:rFonts w:hint="eastAsia"/>
          </w:rPr>
          <w:delText>,</w:delText>
        </w:r>
        <w:r w:rsidRPr="007875FB" w:rsidDel="00B71FC0" w:rsidR="007875FB">
          <w:delText xml:space="preserve"> </w:delText>
        </w:r>
        <w:r w:rsidRPr="006E3B52" w:rsidDel="00B71FC0" w:rsidR="007875FB">
          <w:delText>[</w:delText>
        </w:r>
        <w:r w:rsidDel="00B71FC0" w:rsidR="007875FB">
          <w:delText>iTC_CC-Sy</w:delText>
        </w:r>
        <w:r w:rsidDel="00B71FC0" w:rsidR="007875FB">
          <w:rPr>
            <w:rFonts w:hint="eastAsia"/>
          </w:rPr>
          <w:delText>AD</w:delText>
        </w:r>
        <w:r w:rsidRPr="006E3B52" w:rsidDel="00B71FC0" w:rsidR="007875FB">
          <w:delText>-</w:delText>
        </w:r>
        <w:r w:rsidDel="00B71FC0" w:rsidR="007875FB">
          <w:rPr>
            <w:rFonts w:hint="eastAsia"/>
          </w:rPr>
          <w:delText>1162</w:delText>
        </w:r>
        <w:r w:rsidRPr="006E3B52" w:rsidDel="00B71FC0" w:rsidR="007875FB">
          <w:delText>]</w:delText>
        </w:r>
      </w:del>
      <w:r w:rsidR="007875FB">
        <w:rPr>
          <w:rFonts w:hint="eastAsia"/>
        </w:rPr>
        <w:t xml:space="preserve">, </w:t>
      </w:r>
      <w:r w:rsidRPr="006E3B52" w:rsidR="002B1201">
        <w:rPr>
          <w:rFonts w:hint="eastAsia"/>
        </w:rPr>
        <w:t>[</w:t>
      </w:r>
      <w:r w:rsidRPr="006E3B52" w:rsidR="002B1201">
        <w:t>iTC_CC_ATP_SwHA-0042</w:t>
      </w:r>
      <w:r w:rsidRPr="006E3B52" w:rsidR="002B1201">
        <w:rPr>
          <w:rFonts w:hint="eastAsia"/>
        </w:rPr>
        <w:t>]</w:t>
      </w:r>
      <w:r w:rsidR="002B1201">
        <w:rPr>
          <w:rFonts w:hint="eastAsia"/>
        </w:rPr>
        <w:t>,</w:t>
      </w:r>
      <w:r w:rsidRPr="006E3B52" w:rsidR="002B1201">
        <w:rPr>
          <w:rFonts w:hint="eastAsia"/>
        </w:rPr>
        <w:t xml:space="preserve"> </w:t>
      </w:r>
      <w:r w:rsidRPr="006E3B52" w:rsidR="006E3B52">
        <w:rPr>
          <w:rFonts w:hint="eastAsia"/>
        </w:rPr>
        <w:t>[</w:t>
      </w:r>
      <w:r w:rsidRPr="006E3B52" w:rsidR="006E3B52">
        <w:t>iTC_CC_ATP_SwHA-0043</w:t>
      </w:r>
      <w:r w:rsidRPr="006E3B52" w:rsidR="006E3B52">
        <w:rPr>
          <w:rFonts w:hint="eastAsia"/>
        </w:rPr>
        <w:t>]</w:t>
      </w:r>
    </w:p>
    <w:p w:rsidRPr="006E3B52" w:rsidR="006E3B52" w:rsidP="000C0D62" w:rsidRDefault="006E3B52">
      <w:pPr>
        <w:pStyle w:val="ReqtifyAltQ"/>
      </w:pPr>
      <w:r w:rsidRPr="006E3B52">
        <w:t>[End]</w:t>
      </w:r>
    </w:p>
    <w:p w:rsidRPr="006E3B52" w:rsidR="006E3B52" w:rsidP="00C93484" w:rsidRDefault="006E3B52">
      <w:pPr>
        <w:pStyle w:val="Reqtify"/>
      </w:pPr>
    </w:p>
    <w:p w:rsidRPr="006E3B52" w:rsidR="006E3B52" w:rsidP="00C93484" w:rsidRDefault="006E3B52">
      <w:pPr>
        <w:pStyle w:val="Reqtify"/>
      </w:pPr>
      <w:r w:rsidRPr="006E3B52">
        <w:rPr>
          <w:rStyle w:val="aff1"/>
          <w:rFonts w:hint="eastAsia"/>
        </w:rPr>
        <w:t>NOTES</w:t>
      </w:r>
      <w:r w:rsidRPr="006E3B52">
        <w:rPr>
          <w:rFonts w:hint="eastAsia"/>
        </w:rPr>
        <w:t>:</w:t>
      </w:r>
    </w:p>
    <w:p w:rsidRPr="006E3B52" w:rsidR="006E3B52" w:rsidP="00C93484" w:rsidRDefault="006E3B52">
      <w:pPr>
        <w:pStyle w:val="Reqtify"/>
      </w:pPr>
      <w:r w:rsidRPr="006E3B52">
        <w:rPr>
          <w:rFonts w:hint="eastAsia"/>
        </w:rPr>
        <w:t>假设某</w:t>
      </w:r>
      <w:r w:rsidRPr="006E3B52">
        <w:rPr>
          <w:rFonts w:hint="eastAsia"/>
        </w:rPr>
        <w:t>BM</w:t>
      </w:r>
      <w:r w:rsidRPr="006E3B52">
        <w:rPr>
          <w:rFonts w:hint="eastAsia"/>
        </w:rPr>
        <w:t>信标是</w:t>
      </w:r>
      <w:r w:rsidRPr="006E3B52">
        <w:rPr>
          <w:rFonts w:hint="eastAsia"/>
        </w:rPr>
        <w:t>ATP</w:t>
      </w:r>
      <w:r w:rsidRPr="006E3B52">
        <w:rPr>
          <w:rFonts w:hint="eastAsia"/>
        </w:rPr>
        <w:t>定位使用的第二个信标，而该</w:t>
      </w:r>
      <w:r w:rsidRPr="006E3B52">
        <w:rPr>
          <w:rFonts w:hint="eastAsia"/>
        </w:rPr>
        <w:t>BM</w:t>
      </w:r>
      <w:r w:rsidRPr="006E3B52">
        <w:rPr>
          <w:rFonts w:hint="eastAsia"/>
        </w:rPr>
        <w:t>信标的变量方向与列车实际定位方向相反。由于软件功能模块执行顺序的原因，当</w:t>
      </w:r>
      <w:r w:rsidRPr="006E3B52">
        <w:rPr>
          <w:rFonts w:hint="eastAsia"/>
        </w:rPr>
        <w:t>ATP</w:t>
      </w:r>
      <w:r w:rsidRPr="006E3B52">
        <w:rPr>
          <w:rFonts w:hint="eastAsia"/>
        </w:rPr>
        <w:t>获取该</w:t>
      </w:r>
      <w:r w:rsidRPr="006E3B52">
        <w:rPr>
          <w:rFonts w:hint="eastAsia"/>
        </w:rPr>
        <w:t>BM</w:t>
      </w:r>
      <w:r w:rsidRPr="006E3B52">
        <w:rPr>
          <w:rFonts w:hint="eastAsia"/>
        </w:rPr>
        <w:t>信标的变量信息时，</w:t>
      </w:r>
      <w:r w:rsidR="00BD4F6D">
        <w:rPr>
          <w:rFonts w:hint="eastAsia"/>
        </w:rPr>
        <w:t>可能</w:t>
      </w:r>
      <w:r w:rsidRPr="006E3B52">
        <w:rPr>
          <w:rFonts w:hint="eastAsia"/>
        </w:rPr>
        <w:t>还未判断出列车行驶方向（此时尚未执行到定位模块），因此仍然会存储该信标中的变量及其更新有效期。但在执行</w:t>
      </w:r>
      <w:r w:rsidRPr="006E3B52">
        <w:rPr>
          <w:rFonts w:hint="eastAsia"/>
        </w:rPr>
        <w:t>EOA</w:t>
      </w:r>
      <w:r w:rsidRPr="006E3B52">
        <w:rPr>
          <w:rFonts w:hint="eastAsia"/>
        </w:rPr>
        <w:t>计算时，会按照列车运行方向（此时已执行完成了定位模块）向下游搜索限制点。但由于存储的变量方向不同，所有列车运行方向下游的带变量奇点均为限制状态，因此上述处理不会影响安全。当下一个周期，</w:t>
      </w:r>
      <w:r w:rsidRPr="006E3B52">
        <w:rPr>
          <w:rFonts w:hint="eastAsia"/>
        </w:rPr>
        <w:t>ATP</w:t>
      </w:r>
      <w:r w:rsidRPr="006E3B52">
        <w:rPr>
          <w:rFonts w:hint="eastAsia"/>
        </w:rPr>
        <w:t>发现该</w:t>
      </w:r>
      <w:r w:rsidRPr="006E3B52">
        <w:rPr>
          <w:rFonts w:hint="eastAsia"/>
        </w:rPr>
        <w:t>BM</w:t>
      </w:r>
      <w:r w:rsidRPr="006E3B52">
        <w:rPr>
          <w:rFonts w:hint="eastAsia"/>
        </w:rPr>
        <w:t>信标的变量方向与运行方向不符，将其清除。</w:t>
      </w:r>
    </w:p>
    <w:p w:rsidRPr="006E3B52" w:rsidR="006E3B52" w:rsidP="00C93484" w:rsidRDefault="006E3B52">
      <w:pPr>
        <w:pStyle w:val="Reqtify"/>
      </w:pPr>
      <w:r w:rsidRPr="006E3B52">
        <w:rPr>
          <w:rFonts w:hint="eastAsia"/>
        </w:rPr>
        <w:t>There is a situation that ATP read one BM beacon as the second beacon for ATP initializing location, and the direction of this BM beacon is opposite with the train movement.</w:t>
      </w:r>
    </w:p>
    <w:p w:rsidRPr="006E3B52" w:rsidR="006E3B52" w:rsidP="00C93484" w:rsidRDefault="006E3B52">
      <w:pPr>
        <w:pStyle w:val="Reqtify"/>
      </w:pPr>
    </w:p>
    <w:p w:rsidRPr="006E3B52" w:rsidR="006E3B52" w:rsidP="00C93484" w:rsidRDefault="006E3B52">
      <w:pPr>
        <w:pStyle w:val="Reqtify"/>
      </w:pPr>
    </w:p>
    <w:p w:rsidRPr="00D529B0" w:rsidR="006E3B52" w:rsidP="00D529B0" w:rsidRDefault="006E3B52">
      <w:pPr>
        <w:pStyle w:val="ReqtifyAltR"/>
      </w:pPr>
      <w:r w:rsidRPr="00D529B0">
        <w:t>[</w:t>
      </w:r>
      <w:r w:rsidR="0052393A">
        <w:t>iTC</w:t>
      </w:r>
      <w:r w:rsidRPr="00D529B0" w:rsidR="006A5C0D">
        <w:t>_CC_ATP-SwRS-06</w:t>
      </w:r>
      <w:r w:rsidR="00655979">
        <w:rPr>
          <w:rFonts w:hint="eastAsia"/>
        </w:rPr>
        <w:t>18</w:t>
      </w:r>
      <w:r w:rsidRPr="00D529B0">
        <w:t>]</w:t>
      </w:r>
    </w:p>
    <w:p w:rsidRPr="006E3B52" w:rsidR="006E3B52" w:rsidP="00C93484" w:rsidRDefault="00BF4616">
      <w:pPr>
        <w:pStyle w:val="Reqtify"/>
      </w:pPr>
      <w:bookmarkStart w:name="BMbeaconVariantValue" w:id="3807"/>
      <w:r w:rsidRPr="008930D3">
        <w:rPr>
          <w:rStyle w:val="aff2"/>
          <w:bCs w:val="0"/>
          <w:iCs w:val="0"/>
        </w:rPr>
        <w:t>BMbeaconVariantValue</w:t>
      </w:r>
      <w:bookmarkEnd w:id="3807"/>
      <w:r w:rsidRPr="006E3B52" w:rsidR="006E3B52">
        <w:rPr>
          <w:rFonts w:hint="eastAsia"/>
        </w:rPr>
        <w:t>，获取来自</w:t>
      </w:r>
      <w:r w:rsidRPr="006E3B52" w:rsidR="006E3B52">
        <w:rPr>
          <w:rFonts w:hint="eastAsia"/>
        </w:rPr>
        <w:t>BM</w:t>
      </w:r>
      <w:r w:rsidRPr="006E3B52" w:rsidR="006E3B52">
        <w:rPr>
          <w:rFonts w:hint="eastAsia"/>
        </w:rPr>
        <w:t>信标中该变量的值，输入索引和周期，若过期为假值</w:t>
      </w:r>
    </w:p>
    <w:p w:rsidR="00D57C9F" w:rsidP="000431E0" w:rsidRDefault="00D57C9F">
      <w:pPr>
        <w:pStyle w:val="af7"/>
      </w:pPr>
      <w:r>
        <w:t xml:space="preserve">def </w:t>
      </w:r>
      <w:hyperlink w:history="1" w:anchor="BMbeaconVariantValue">
        <w:r w:rsidR="00BF4616">
          <w:rPr>
            <w:rStyle w:val="ac"/>
          </w:rPr>
          <w:t>BMbeaconVariantValue</w:t>
        </w:r>
      </w:hyperlink>
      <w:r w:rsidRPr="00086F6D">
        <w:t>(</w:t>
      </w:r>
      <w:r>
        <w:t>line</w:t>
      </w:r>
      <w:r w:rsidR="00354F88">
        <w:t>S</w:t>
      </w:r>
      <w:r>
        <w:t>ection</w:t>
      </w:r>
      <w:r w:rsidRPr="00086F6D">
        <w:t>,</w:t>
      </w:r>
      <w:r>
        <w:t xml:space="preserve"> </w:t>
      </w:r>
      <w:r w:rsidR="007D5FDE">
        <w:rPr>
          <w:rFonts w:hint="eastAsia"/>
        </w:rPr>
        <w:t>V</w:t>
      </w:r>
      <w:r>
        <w:t>ar</w:t>
      </w:r>
      <w:r w:rsidR="00354F88">
        <w:t>I</w:t>
      </w:r>
      <w:r>
        <w:t>ndex</w:t>
      </w:r>
      <w:r w:rsidRPr="00086F6D">
        <w:t>,</w:t>
      </w:r>
      <w:r>
        <w:t xml:space="preserve"> k</w:t>
      </w:r>
      <w:r w:rsidRPr="00086F6D">
        <w:t>)</w:t>
      </w:r>
      <w:r>
        <w:t>:</w:t>
      </w:r>
    </w:p>
    <w:p w:rsidR="00D57C9F" w:rsidP="000431E0" w:rsidRDefault="00D57C9F">
      <w:pPr>
        <w:pStyle w:val="af7"/>
      </w:pPr>
      <w:r>
        <w:t xml:space="preserve">    if </w:t>
      </w:r>
      <w:r w:rsidRPr="00086F6D">
        <w:t>(</w:t>
      </w:r>
      <w:hyperlink w:history="1" w:anchor="BMbeaconReadAge">
        <w:r w:rsidR="008B4230">
          <w:rPr>
            <w:rStyle w:val="ac"/>
          </w:rPr>
          <w:t>BMbeaconReadAge</w:t>
        </w:r>
      </w:hyperlink>
      <w:r w:rsidRPr="00086F6D">
        <w:t>(</w:t>
      </w:r>
      <w:r>
        <w:t>k</w:t>
      </w:r>
      <w:r w:rsidRPr="00086F6D">
        <w:t>)</w:t>
      </w:r>
      <w:r>
        <w:t xml:space="preserve"> </w:t>
      </w:r>
      <w:r w:rsidRPr="00086F6D">
        <w:t>&gt;</w:t>
      </w:r>
      <w:r>
        <w:t xml:space="preserve"> </w:t>
      </w:r>
      <w:hyperlink w:history="1" w:anchor="ATPsetting">
        <w:r w:rsidR="00786D0B">
          <w:rPr>
            <w:rStyle w:val="ac"/>
          </w:rPr>
          <w:t>ATPsetting</w:t>
        </w:r>
      </w:hyperlink>
      <w:r>
        <w:t>.</w:t>
      </w:r>
      <w:r w:rsidR="0059345C">
        <w:t>VariantsBMfullValidityTime</w:t>
      </w:r>
      <w:r w:rsidRPr="00086F6D">
        <w:t>)</w:t>
      </w:r>
      <w:r>
        <w:t>:</w:t>
      </w:r>
    </w:p>
    <w:p w:rsidR="00D57C9F" w:rsidP="000431E0" w:rsidRDefault="00D57C9F">
      <w:pPr>
        <w:pStyle w:val="af7"/>
      </w:pPr>
      <w:r>
        <w:lastRenderedPageBreak/>
        <w:t xml:space="preserve">        return </w:t>
      </w:r>
      <w:r w:rsidRPr="00354FC4">
        <w:rPr>
          <w:rStyle w:val="aff1"/>
        </w:rPr>
        <w:t>False</w:t>
      </w:r>
    </w:p>
    <w:p w:rsidR="00D57C9F" w:rsidP="000431E0" w:rsidRDefault="00D57C9F">
      <w:pPr>
        <w:pStyle w:val="af7"/>
      </w:pPr>
      <w:r>
        <w:t xml:space="preserve">    else:</w:t>
      </w:r>
    </w:p>
    <w:p w:rsidR="00D57C9F" w:rsidP="000431E0" w:rsidRDefault="00D57C9F">
      <w:pPr>
        <w:pStyle w:val="af7"/>
      </w:pPr>
      <w:r>
        <w:t xml:space="preserve">        for </w:t>
      </w:r>
      <w:r w:rsidR="007D5FDE">
        <w:rPr>
          <w:rFonts w:hint="eastAsia"/>
        </w:rPr>
        <w:t>V</w:t>
      </w:r>
      <w:r>
        <w:t xml:space="preserve">ar </w:t>
      </w:r>
      <w:r w:rsidRPr="00113E1C">
        <w:t>in</w:t>
      </w:r>
      <w:r>
        <w:t xml:space="preserve"> </w:t>
      </w:r>
      <w:hyperlink w:history="1" w:anchor="range">
        <w:r w:rsidRPr="003B2B37">
          <w:rPr>
            <w:rStyle w:val="ac"/>
          </w:rPr>
          <w:t>range</w:t>
        </w:r>
      </w:hyperlink>
      <w:r w:rsidRPr="00086F6D">
        <w:t>(</w:t>
      </w:r>
      <w:r>
        <w:rPr>
          <w:color w:val="800000"/>
        </w:rPr>
        <w:t>0</w:t>
      </w:r>
      <w:r w:rsidRPr="00086F6D">
        <w:t>,</w:t>
      </w:r>
      <w:r>
        <w:t xml:space="preserve"> </w:t>
      </w:r>
      <w:r>
        <w:rPr>
          <w:u w:val="single"/>
        </w:rPr>
        <w:t>MAX_BM_VARIANT_NB</w:t>
      </w:r>
      <w:r w:rsidRPr="00086F6D">
        <w:t>)</w:t>
      </w:r>
      <w:r>
        <w:t>:</w:t>
      </w:r>
    </w:p>
    <w:p w:rsidR="00D57C9F" w:rsidP="000431E0" w:rsidRDefault="00D57C9F">
      <w:pPr>
        <w:pStyle w:val="af7"/>
      </w:pPr>
      <w:r>
        <w:t xml:space="preserve">            if </w:t>
      </w:r>
      <w:r w:rsidRPr="00086F6D">
        <w:t>(</w:t>
      </w:r>
      <w:hyperlink w:history="1" w:anchor="BMbeaconVariants">
        <w:r w:rsidR="00BF4616">
          <w:rPr>
            <w:rStyle w:val="ac"/>
          </w:rPr>
          <w:t>BMbeaconVariants</w:t>
        </w:r>
      </w:hyperlink>
      <w:r w:rsidRPr="00086F6D">
        <w:t>[</w:t>
      </w:r>
      <w:r w:rsidR="007D5FDE">
        <w:rPr>
          <w:rFonts w:hint="eastAsia"/>
        </w:rPr>
        <w:t>V</w:t>
      </w:r>
      <w:r>
        <w:t>ar</w:t>
      </w:r>
      <w:r w:rsidRPr="00086F6D">
        <w:t>]</w:t>
      </w:r>
      <w:r w:rsidR="00354F88">
        <w:t>.L</w:t>
      </w:r>
      <w:r>
        <w:t>ine</w:t>
      </w:r>
      <w:r w:rsidR="00354F88">
        <w:t>S</w:t>
      </w:r>
      <w:r>
        <w:t xml:space="preserve">ection </w:t>
      </w:r>
      <w:r w:rsidRPr="00086F6D">
        <w:t>==</w:t>
      </w:r>
      <w:r>
        <w:t xml:space="preserve"> </w:t>
      </w:r>
      <w:r w:rsidR="007D5FDE">
        <w:rPr>
          <w:rFonts w:hint="eastAsia"/>
        </w:rPr>
        <w:t>L</w:t>
      </w:r>
      <w:r>
        <w:t>ine</w:t>
      </w:r>
      <w:r w:rsidR="00354F88">
        <w:t>S</w:t>
      </w:r>
      <w:r>
        <w:t>ection</w:t>
      </w:r>
    </w:p>
    <w:p w:rsidR="00D57C9F" w:rsidP="000431E0" w:rsidRDefault="00D57C9F">
      <w:pPr>
        <w:pStyle w:val="af7"/>
      </w:pPr>
      <w:r>
        <w:t xml:space="preserve">                and </w:t>
      </w:r>
      <w:hyperlink w:history="1" w:anchor="BMbeaconVariants">
        <w:r w:rsidR="00BF4616">
          <w:rPr>
            <w:rStyle w:val="ac"/>
          </w:rPr>
          <w:t>BMbeaconVariants</w:t>
        </w:r>
      </w:hyperlink>
      <w:r w:rsidRPr="00086F6D">
        <w:t>[</w:t>
      </w:r>
      <w:r w:rsidR="007D5FDE">
        <w:rPr>
          <w:rFonts w:hint="eastAsia"/>
        </w:rPr>
        <w:t>V</w:t>
      </w:r>
      <w:r>
        <w:t>ar</w:t>
      </w:r>
      <w:r w:rsidRPr="00086F6D">
        <w:t>]</w:t>
      </w:r>
      <w:r w:rsidR="00354F88">
        <w:t>.I</w:t>
      </w:r>
      <w:r>
        <w:t xml:space="preserve">ndex </w:t>
      </w:r>
      <w:r w:rsidRPr="00086F6D">
        <w:t>==</w:t>
      </w:r>
      <w:r>
        <w:t xml:space="preserve"> </w:t>
      </w:r>
      <w:r w:rsidR="007D5FDE">
        <w:rPr>
          <w:rFonts w:hint="eastAsia"/>
        </w:rPr>
        <w:t>V</w:t>
      </w:r>
      <w:r>
        <w:t>ar</w:t>
      </w:r>
      <w:r w:rsidR="00354F88">
        <w:t>I</w:t>
      </w:r>
      <w:r>
        <w:t>ndex</w:t>
      </w:r>
      <w:r w:rsidRPr="00086F6D">
        <w:t>)</w:t>
      </w:r>
      <w:r>
        <w:t>:</w:t>
      </w:r>
    </w:p>
    <w:p w:rsidR="00D57C9F" w:rsidP="000431E0" w:rsidRDefault="00D57C9F">
      <w:pPr>
        <w:pStyle w:val="af7"/>
      </w:pPr>
      <w:r>
        <w:t xml:space="preserve">                return </w:t>
      </w:r>
      <w:hyperlink w:history="1" w:anchor="BMbeaconVariants">
        <w:r w:rsidR="00BF4616">
          <w:rPr>
            <w:rStyle w:val="ac"/>
          </w:rPr>
          <w:t>BMbeaconVariants</w:t>
        </w:r>
      </w:hyperlink>
      <w:r w:rsidRPr="00086F6D">
        <w:t>[</w:t>
      </w:r>
      <w:r w:rsidR="007D5FDE">
        <w:rPr>
          <w:rFonts w:hint="eastAsia"/>
        </w:rPr>
        <w:t>V</w:t>
      </w:r>
      <w:r>
        <w:t>ar</w:t>
      </w:r>
      <w:r w:rsidRPr="00086F6D">
        <w:t>]</w:t>
      </w:r>
      <w:r w:rsidR="00354F88">
        <w:t>.V</w:t>
      </w:r>
      <w:r>
        <w:t>alue</w:t>
      </w:r>
    </w:p>
    <w:p w:rsidR="00D57C9F" w:rsidP="000431E0" w:rsidRDefault="00D57C9F">
      <w:pPr>
        <w:pStyle w:val="af7"/>
      </w:pPr>
      <w:r>
        <w:t xml:space="preserve">            else:</w:t>
      </w:r>
    </w:p>
    <w:p w:rsidR="00D57C9F" w:rsidP="000431E0" w:rsidRDefault="00D57C9F">
      <w:pPr>
        <w:pStyle w:val="af7"/>
      </w:pPr>
      <w:r>
        <w:t xml:space="preserve">                continue</w:t>
      </w:r>
    </w:p>
    <w:p w:rsidR="00D57C9F" w:rsidP="000431E0" w:rsidRDefault="00D57C9F">
      <w:pPr>
        <w:pStyle w:val="af7"/>
      </w:pPr>
      <w:r>
        <w:t xml:space="preserve">        else:</w:t>
      </w:r>
    </w:p>
    <w:p w:rsidRPr="006E3B52" w:rsidR="006E3B52" w:rsidP="000431E0" w:rsidRDefault="00D57C9F">
      <w:pPr>
        <w:pStyle w:val="af7"/>
      </w:pPr>
      <w:r>
        <w:t xml:space="preserve">            return </w:t>
      </w:r>
      <w:r w:rsidRPr="00354FC4">
        <w:rPr>
          <w:rStyle w:val="aff1"/>
        </w:rPr>
        <w:t>False</w:t>
      </w:r>
    </w:p>
    <w:p w:rsidR="006E3B52" w:rsidP="000C0D62" w:rsidRDefault="006E3B52">
      <w:pPr>
        <w:pStyle w:val="ReqtifyAltQ"/>
      </w:pPr>
      <w:r w:rsidRPr="006E3B52">
        <w:t>#Category=Functional</w:t>
      </w:r>
    </w:p>
    <w:p w:rsidRPr="008A1414" w:rsidR="00D66ECA" w:rsidP="00D66ECA" w:rsidRDefault="00D66ECA">
      <w:pPr>
        <w:pStyle w:val="ReqtifyAltQ"/>
      </w:pPr>
      <w:r w:rsidRPr="00286007">
        <w:t>#Contribution=SIL</w:t>
      </w:r>
      <w:r>
        <w:rPr>
          <w:rFonts w:hint="eastAsia"/>
        </w:rPr>
        <w:t>4</w:t>
      </w:r>
    </w:p>
    <w:p w:rsidR="009328EA" w:rsidP="000C0D62" w:rsidRDefault="006E3B52">
      <w:pPr>
        <w:pStyle w:val="ReqtifyAltQ"/>
        <w:rPr>
          <w:ins w:author="常鸣" w:date="2014-07-03T14:27:00Z" w:id="3808"/>
        </w:rPr>
      </w:pPr>
      <w:del w:author="常鸣" w:date="2014-07-03T14:27:00Z" w:id="3809">
        <w:r w:rsidRPr="006E3B52" w:rsidDel="009328EA">
          <w:delText>#S</w:delText>
        </w:r>
      </w:del>
      <w:ins w:author="常鸣" w:date="2014-07-03T14:27:00Z" w:id="3810">
        <w:r w:rsidR="009328EA">
          <w:t>#Allocation=ATP Software</w:t>
        </w:r>
      </w:ins>
      <w:ins w:author="常鸣" w:date="2014-07-03T14:46:00Z" w:id="3811">
        <w:r w:rsidR="002428AA">
          <w:rPr>
            <w:rFonts w:hint="eastAsia"/>
          </w:rPr>
          <w:t>, Vital Embedded Setting</w:t>
        </w:r>
      </w:ins>
    </w:p>
    <w:p w:rsidRPr="006E3B52" w:rsidR="006E3B52" w:rsidP="000C0D62" w:rsidRDefault="009328EA">
      <w:pPr>
        <w:pStyle w:val="ReqtifyAltQ"/>
      </w:pPr>
      <w:ins w:author="常鸣" w:date="2014-07-03T14:27:00Z" w:id="3812">
        <w:r>
          <w:t>#S</w:t>
        </w:r>
      </w:ins>
      <w:r w:rsidRPr="006E3B52" w:rsidR="006E3B52">
        <w:t>ource=</w:t>
      </w:r>
      <w:r w:rsidR="00063392">
        <w:rPr>
          <w:rFonts w:hint="eastAsia"/>
        </w:rPr>
        <w:t>[iTC_CC-SyAD-0295]</w:t>
      </w:r>
      <w:del w:author="常鸣" w:date="2014-07-04T08:54:00Z" w:id="3813">
        <w:r w:rsidDel="00B71FC0" w:rsidR="00063392">
          <w:rPr>
            <w:rFonts w:hint="eastAsia"/>
          </w:rPr>
          <w:delText>,</w:delText>
        </w:r>
        <w:r w:rsidRPr="006E3B52" w:rsidDel="00B71FC0" w:rsidR="00063392">
          <w:delText xml:space="preserve"> </w:delText>
        </w:r>
        <w:r w:rsidRPr="006E3B52" w:rsidDel="00B71FC0" w:rsidR="006E3B52">
          <w:delText>[</w:delText>
        </w:r>
        <w:r w:rsidDel="00B71FC0" w:rsidR="0052393A">
          <w:delText>iTC</w:delText>
        </w:r>
        <w:r w:rsidDel="00B71FC0" w:rsidR="006A5C0D">
          <w:delText>_CC-Sy</w:delText>
        </w:r>
        <w:r w:rsidDel="00B71FC0" w:rsidR="007875FB">
          <w:rPr>
            <w:rFonts w:hint="eastAsia"/>
          </w:rPr>
          <w:delText>AD</w:delText>
        </w:r>
        <w:r w:rsidRPr="006E3B52" w:rsidDel="00B71FC0" w:rsidR="006E3B52">
          <w:delText>-</w:delText>
        </w:r>
        <w:r w:rsidDel="00B71FC0" w:rsidR="007875FB">
          <w:rPr>
            <w:rFonts w:hint="eastAsia"/>
          </w:rPr>
          <w:delText>1162</w:delText>
        </w:r>
        <w:r w:rsidRPr="006E3B52" w:rsidDel="00B71FC0" w:rsidR="006E3B52">
          <w:delText>]</w:delText>
        </w:r>
      </w:del>
    </w:p>
    <w:p w:rsidRPr="006E3B52" w:rsidR="009E172B" w:rsidP="000C0D62" w:rsidRDefault="009E172B">
      <w:pPr>
        <w:pStyle w:val="ReqtifyAltQ"/>
      </w:pPr>
      <w:r w:rsidRPr="006E3B52">
        <w:t>[End]</w:t>
      </w:r>
    </w:p>
    <w:p w:rsidRPr="006E3B52" w:rsidR="006E3B52" w:rsidP="00C93484" w:rsidRDefault="006E3B52">
      <w:pPr>
        <w:pStyle w:val="Reqtify"/>
      </w:pPr>
    </w:p>
    <w:p w:rsidRPr="006E3B52" w:rsidR="006E3B52" w:rsidP="00C93484" w:rsidRDefault="006E3B52">
      <w:pPr>
        <w:pStyle w:val="Reqtify"/>
      </w:pPr>
    </w:p>
    <w:p w:rsidRPr="006E3B52" w:rsidR="006E3B52" w:rsidP="00704491" w:rsidRDefault="006E3B52">
      <w:pPr>
        <w:pStyle w:val="ReqtifyAltR"/>
      </w:pPr>
      <w:r w:rsidRPr="006E3B52">
        <w:t>[iTC_CC_ATP-SwRS-0</w:t>
      </w:r>
      <w:r w:rsidRPr="006E3B52">
        <w:rPr>
          <w:rFonts w:hint="eastAsia"/>
        </w:rPr>
        <w:t>148</w:t>
      </w:r>
      <w:r w:rsidRPr="006E3B52">
        <w:t>]</w:t>
      </w:r>
    </w:p>
    <w:p w:rsidRPr="006E3B52" w:rsidR="006E3B52" w:rsidP="00C93484" w:rsidRDefault="006E3B52">
      <w:pPr>
        <w:pStyle w:val="Reqtify"/>
      </w:pPr>
      <w:bookmarkStart w:name="UsedBMbeaconId" w:id="3814"/>
      <w:r w:rsidRPr="006E3B52">
        <w:rPr>
          <w:rStyle w:val="aff2"/>
          <w:rFonts w:hint="eastAsia"/>
        </w:rPr>
        <w:t>UsedBMbeaconId</w:t>
      </w:r>
      <w:bookmarkEnd w:id="3814"/>
      <w:r w:rsidRPr="006E3B52">
        <w:rPr>
          <w:rFonts w:hint="eastAsia"/>
        </w:rPr>
        <w:t>用于记录当前所使用的</w:t>
      </w:r>
      <w:r w:rsidRPr="006E3B52">
        <w:rPr>
          <w:rFonts w:hint="eastAsia"/>
        </w:rPr>
        <w:t>BM</w:t>
      </w:r>
      <w:r w:rsidRPr="006E3B52">
        <w:rPr>
          <w:rFonts w:hint="eastAsia"/>
        </w:rPr>
        <w:t>变量来自哪个</w:t>
      </w:r>
      <w:r w:rsidRPr="006E3B52">
        <w:rPr>
          <w:rFonts w:hint="eastAsia"/>
        </w:rPr>
        <w:t>BM</w:t>
      </w:r>
      <w:r w:rsidRPr="006E3B52">
        <w:rPr>
          <w:rFonts w:hint="eastAsia"/>
        </w:rPr>
        <w:t>信标，判断条件如下：</w:t>
      </w:r>
    </w:p>
    <w:p w:rsidRPr="006E3B52" w:rsidR="006E3B52" w:rsidP="00FA0FBB" w:rsidRDefault="006E3B52">
      <w:pPr>
        <w:pStyle w:val="AltX"/>
      </w:pPr>
      <w:r w:rsidRPr="006E3B52">
        <w:rPr>
          <w:rFonts w:hint="eastAsia"/>
        </w:rPr>
        <w:t>当初始化，非</w:t>
      </w:r>
      <w:r w:rsidR="00F64177">
        <w:rPr>
          <w:rFonts w:hint="eastAsia"/>
        </w:rPr>
        <w:t>使用</w:t>
      </w:r>
      <w:r w:rsidRPr="006E3B52">
        <w:rPr>
          <w:rFonts w:hint="eastAsia"/>
        </w:rPr>
        <w:t>BM</w:t>
      </w:r>
      <w:r w:rsidR="00F64177">
        <w:rPr>
          <w:rFonts w:hint="eastAsia"/>
        </w:rPr>
        <w:t>变量</w:t>
      </w:r>
      <w:r w:rsidR="00312DF0">
        <w:rPr>
          <w:rFonts w:hint="eastAsia"/>
        </w:rPr>
        <w:t>（</w:t>
      </w:r>
      <w:r w:rsidR="00312DF0">
        <w:rPr>
          <w:rFonts w:hint="eastAsia"/>
        </w:rPr>
        <w:t xml:space="preserve">not </w:t>
      </w:r>
      <w:hyperlink w:history="1" w:anchor="BMvariantValidWhileTemporallyValid">
        <w:r w:rsidRPr="00090FC1" w:rsidR="00312DF0">
          <w:rPr>
            <w:rStyle w:val="ac"/>
          </w:rPr>
          <w:t>BMvariantValidWhileTemporallyValid</w:t>
        </w:r>
      </w:hyperlink>
      <w:r w:rsidR="00312DF0">
        <w:rPr>
          <w:rFonts w:hint="eastAsia"/>
        </w:rPr>
        <w:t>）</w:t>
      </w:r>
      <w:r w:rsidRPr="006E3B52">
        <w:rPr>
          <w:rFonts w:hint="eastAsia"/>
        </w:rPr>
        <w:t>，该信标方向与当前车头方向不符，或列车失位时，清除</w:t>
      </w:r>
      <w:r w:rsidRPr="006E3B52">
        <w:rPr>
          <w:rStyle w:val="aff2"/>
          <w:rFonts w:hint="eastAsia"/>
        </w:rPr>
        <w:t>UsedBMbeaconId</w:t>
      </w:r>
      <w:r w:rsidRPr="006E3B52">
        <w:rPr>
          <w:rFonts w:hint="eastAsia"/>
        </w:rPr>
        <w:t>；</w:t>
      </w:r>
    </w:p>
    <w:p w:rsidRPr="006E3B52" w:rsidR="006E3B52" w:rsidP="00FA0FBB" w:rsidRDefault="006E3B52">
      <w:pPr>
        <w:pStyle w:val="AltX"/>
      </w:pPr>
      <w:r w:rsidRPr="006E3B52">
        <w:rPr>
          <w:rFonts w:hint="eastAsia"/>
        </w:rPr>
        <w:t>否则，如果收到有效的</w:t>
      </w:r>
      <w:r w:rsidRPr="006E3B52">
        <w:rPr>
          <w:rFonts w:hint="eastAsia"/>
        </w:rPr>
        <w:t>BM</w:t>
      </w:r>
      <w:r w:rsidRPr="006E3B52">
        <w:rPr>
          <w:rFonts w:hint="eastAsia"/>
        </w:rPr>
        <w:t>信标，记录该信标</w:t>
      </w:r>
      <w:r w:rsidRPr="006E3B52">
        <w:rPr>
          <w:rFonts w:hint="eastAsia"/>
        </w:rPr>
        <w:t>id</w:t>
      </w:r>
      <w:r w:rsidRPr="006E3B52">
        <w:rPr>
          <w:rFonts w:hint="eastAsia"/>
        </w:rPr>
        <w:t>到</w:t>
      </w:r>
      <w:r w:rsidRPr="006E3B52">
        <w:rPr>
          <w:rStyle w:val="aff2"/>
          <w:rFonts w:hint="eastAsia"/>
        </w:rPr>
        <w:t>UsedBMbeaconId</w:t>
      </w:r>
      <w:r w:rsidRPr="006E3B52">
        <w:rPr>
          <w:rFonts w:hint="eastAsia"/>
        </w:rPr>
        <w:t>；</w:t>
      </w:r>
    </w:p>
    <w:p w:rsidRPr="006E3B52" w:rsidR="006E3B52" w:rsidP="00FA0FBB" w:rsidRDefault="006E3B52">
      <w:pPr>
        <w:pStyle w:val="AltX"/>
      </w:pPr>
      <w:r w:rsidRPr="006E3B52">
        <w:rPr>
          <w:rFonts w:hint="eastAsia"/>
        </w:rPr>
        <w:t>否则，保持</w:t>
      </w:r>
      <w:r w:rsidRPr="006E3B52">
        <w:rPr>
          <w:rStyle w:val="aff2"/>
          <w:rFonts w:hint="eastAsia"/>
        </w:rPr>
        <w:t>UsedBMbeaconId</w:t>
      </w:r>
      <w:r w:rsidRPr="006E3B52">
        <w:rPr>
          <w:rFonts w:hint="eastAsia"/>
        </w:rPr>
        <w:t>不变。</w:t>
      </w:r>
    </w:p>
    <w:p w:rsidRPr="006E3B52" w:rsidR="006E3B52" w:rsidP="00C93484" w:rsidRDefault="00532AED">
      <w:pPr>
        <w:pStyle w:val="Reqtify"/>
      </w:pPr>
      <w:hyperlink w:history="1" w:anchor="UsedBMbeaconId">
        <w:r w:rsidR="00BF4616">
          <w:rPr>
            <w:rStyle w:val="ac"/>
            <w:noProof/>
          </w:rPr>
          <w:t>UsedBMbeaconId</w:t>
        </w:r>
      </w:hyperlink>
      <w:r w:rsidRPr="006E3B52" w:rsidR="006E3B52">
        <w:rPr>
          <w:rFonts w:hint="eastAsia"/>
        </w:rPr>
        <w:t xml:space="preserve"> records the used BM variants came from </w:t>
      </w:r>
      <w:r w:rsidRPr="006E3B52" w:rsidR="006E3B52">
        <w:t>which</w:t>
      </w:r>
      <w:r w:rsidRPr="006E3B52" w:rsidR="006E3B52">
        <w:rPr>
          <w:rFonts w:hint="eastAsia"/>
        </w:rPr>
        <w:t xml:space="preserve"> BM beacon:</w:t>
      </w:r>
    </w:p>
    <w:p w:rsidRPr="006E3B52" w:rsidR="006E3B52" w:rsidP="00FA0FBB" w:rsidRDefault="006E3B52">
      <w:pPr>
        <w:pStyle w:val="AltX"/>
      </w:pPr>
      <w:r w:rsidRPr="006E3B52">
        <w:rPr>
          <w:rFonts w:hint="eastAsia"/>
        </w:rPr>
        <w:t xml:space="preserve">When one of the following conditions </w:t>
      </w:r>
      <w:r w:rsidRPr="006E3B52" w:rsidR="002F5731">
        <w:t>fulfilled</w:t>
      </w:r>
      <w:r w:rsidRPr="006E3B52">
        <w:rPr>
          <w:rFonts w:hint="eastAsia"/>
        </w:rPr>
        <w:t xml:space="preserve">, ATP clear the </w:t>
      </w:r>
      <w:hyperlink w:history="1" w:anchor="UsedBMbeaconId">
        <w:r w:rsidR="00BF4616">
          <w:rPr>
            <w:rStyle w:val="ac"/>
          </w:rPr>
          <w:t>UsedBMbeaconId</w:t>
        </w:r>
      </w:hyperlink>
      <w:r w:rsidRPr="006E3B52">
        <w:rPr>
          <w:rFonts w:hint="eastAsia"/>
        </w:rPr>
        <w:t>:</w:t>
      </w:r>
    </w:p>
    <w:p w:rsidRPr="006E3B52" w:rsidR="006E3B52" w:rsidP="00704491" w:rsidRDefault="006E3B52">
      <w:pPr>
        <w:pStyle w:val="AltZ"/>
      </w:pPr>
      <w:r w:rsidRPr="006E3B52">
        <w:rPr>
          <w:rFonts w:hint="eastAsia"/>
        </w:rPr>
        <w:t>initialization,</w:t>
      </w:r>
    </w:p>
    <w:p w:rsidRPr="006E3B52" w:rsidR="006E3B52" w:rsidP="00704491" w:rsidRDefault="006E3B52">
      <w:pPr>
        <w:pStyle w:val="AltZ"/>
      </w:pPr>
      <w:r w:rsidRPr="006E3B52">
        <w:rPr>
          <w:rFonts w:hint="eastAsia"/>
        </w:rPr>
        <w:t xml:space="preserve">the BLOCK MODE </w:t>
      </w:r>
      <w:r w:rsidR="00F64177">
        <w:rPr>
          <w:rFonts w:hint="eastAsia"/>
        </w:rPr>
        <w:t xml:space="preserve">variant </w:t>
      </w:r>
      <w:r w:rsidRPr="006E3B52">
        <w:rPr>
          <w:rFonts w:hint="eastAsia"/>
        </w:rPr>
        <w:t xml:space="preserve">is not </w:t>
      </w:r>
      <w:r w:rsidR="00F64177">
        <w:rPr>
          <w:rFonts w:hint="eastAsia"/>
        </w:rPr>
        <w:t>temporally valid</w:t>
      </w:r>
      <w:r w:rsidRPr="006E3B52">
        <w:rPr>
          <w:rFonts w:hint="eastAsia"/>
        </w:rPr>
        <w:t>,</w:t>
      </w:r>
    </w:p>
    <w:p w:rsidRPr="006E3B52" w:rsidR="006E3B52" w:rsidP="00704491" w:rsidRDefault="006E3B52">
      <w:pPr>
        <w:pStyle w:val="AltZ"/>
      </w:pPr>
      <w:r w:rsidRPr="006E3B52">
        <w:rPr>
          <w:rFonts w:hint="eastAsia"/>
        </w:rPr>
        <w:t>the direction of the used BM beacon is not as same as train front orientation,</w:t>
      </w:r>
    </w:p>
    <w:p w:rsidRPr="006E3B52" w:rsidR="006E3B52" w:rsidP="00704491" w:rsidRDefault="006E3B52">
      <w:pPr>
        <w:pStyle w:val="AltZ"/>
      </w:pPr>
      <w:r w:rsidRPr="006E3B52">
        <w:rPr>
          <w:rFonts w:hint="eastAsia"/>
        </w:rPr>
        <w:t>the train is not localized.</w:t>
      </w:r>
    </w:p>
    <w:p w:rsidRPr="006E3B52" w:rsidR="006E3B52" w:rsidP="00FA0FBB" w:rsidRDefault="006E3B52">
      <w:pPr>
        <w:pStyle w:val="AltX"/>
      </w:pPr>
      <w:r w:rsidRPr="006E3B52">
        <w:rPr>
          <w:rFonts w:hint="eastAsia"/>
        </w:rPr>
        <w:t xml:space="preserve">Or else:, when received a valid BM beacon, ATP update </w:t>
      </w:r>
      <w:hyperlink w:history="1" w:anchor="UsedBMbeaconId">
        <w:r w:rsidR="00BF4616">
          <w:rPr>
            <w:rStyle w:val="ac"/>
          </w:rPr>
          <w:t>UsedBMbeaconId</w:t>
        </w:r>
      </w:hyperlink>
      <w:r w:rsidRPr="006E3B52">
        <w:rPr>
          <w:rFonts w:hint="eastAsia"/>
        </w:rPr>
        <w:t>;</w:t>
      </w:r>
    </w:p>
    <w:p w:rsidRPr="006E3B52" w:rsidR="006E3B52" w:rsidP="00FA0FBB" w:rsidRDefault="006E3B52">
      <w:pPr>
        <w:pStyle w:val="AltX"/>
      </w:pPr>
      <w:r w:rsidRPr="006E3B52">
        <w:rPr>
          <w:rFonts w:hint="eastAsia"/>
        </w:rPr>
        <w:t>Otherwise, keep this value unchanged.</w:t>
      </w:r>
    </w:p>
    <w:p w:rsidR="00436612" w:rsidP="000431E0" w:rsidRDefault="00436612">
      <w:pPr>
        <w:pStyle w:val="af7"/>
      </w:pPr>
      <w:r>
        <w:t xml:space="preserve">def </w:t>
      </w:r>
      <w:hyperlink w:history="1" w:anchor="UsedBMbeaconId">
        <w:r w:rsidR="00BF4616">
          <w:rPr>
            <w:rStyle w:val="ac"/>
          </w:rPr>
          <w:t>UsedBMbeaconId</w:t>
        </w:r>
      </w:hyperlink>
      <w:r>
        <w:rPr>
          <w:color w:val="FF8000"/>
        </w:rPr>
        <w:t>(</w:t>
      </w:r>
      <w:r>
        <w:t>k</w:t>
      </w:r>
      <w:r>
        <w:rPr>
          <w:color w:val="FF8000"/>
        </w:rPr>
        <w:t>)</w:t>
      </w:r>
      <w:r>
        <w:t>:</w:t>
      </w:r>
    </w:p>
    <w:p w:rsidR="00436612" w:rsidP="000431E0" w:rsidRDefault="00436612">
      <w:pPr>
        <w:pStyle w:val="af7"/>
      </w:pPr>
      <w:r>
        <w:t xml:space="preserve">    if </w:t>
      </w:r>
      <w:r w:rsidRPr="00086F6D">
        <w:t>(</w:t>
      </w:r>
      <w:hyperlink w:history="1" w:anchor="BeaconVariantsUpdating">
        <w:r w:rsidR="00BF4616">
          <w:rPr>
            <w:rStyle w:val="ac"/>
          </w:rPr>
          <w:t>BeaconVariantsUpdating</w:t>
        </w:r>
      </w:hyperlink>
      <w:r w:rsidRPr="00086F6D">
        <w:t>(</w:t>
      </w:r>
      <w:r>
        <w:t>k</w:t>
      </w:r>
      <w:r w:rsidRPr="00086F6D">
        <w:t>))</w:t>
      </w:r>
      <w:r>
        <w:t>:</w:t>
      </w:r>
    </w:p>
    <w:p w:rsidR="00436612" w:rsidP="000431E0" w:rsidRDefault="00436612">
      <w:pPr>
        <w:pStyle w:val="af7"/>
      </w:pPr>
      <w:r>
        <w:t xml:space="preserve">        return </w:t>
      </w:r>
      <w:hyperlink w:history="1" w:anchor="BeaconMessage">
        <w:r w:rsidR="00F42E76">
          <w:rPr>
            <w:rStyle w:val="ac"/>
          </w:rPr>
          <w:t>BeaconMessage</w:t>
        </w:r>
      </w:hyperlink>
      <w:r w:rsidR="00354F88">
        <w:t>.I</w:t>
      </w:r>
      <w:r>
        <w:t>d</w:t>
      </w:r>
    </w:p>
    <w:p w:rsidR="00436612" w:rsidP="000431E0" w:rsidRDefault="00436612">
      <w:pPr>
        <w:pStyle w:val="af7"/>
      </w:pPr>
      <w:r>
        <w:t xml:space="preserve">    elif </w:t>
      </w:r>
      <w:r w:rsidRPr="00086F6D">
        <w:t>(</w:t>
      </w:r>
      <w:r>
        <w:t>Initialization</w:t>
      </w:r>
    </w:p>
    <w:p w:rsidR="00436612" w:rsidP="000431E0" w:rsidRDefault="00436612">
      <w:pPr>
        <w:pStyle w:val="af7"/>
      </w:pPr>
      <w:r>
        <w:t xml:space="preserve">          </w:t>
      </w:r>
      <w:r w:rsidR="00A4656C">
        <w:rPr>
          <w:rFonts w:hint="eastAsia"/>
        </w:rPr>
        <w:t xml:space="preserve"> </w:t>
      </w:r>
      <w:r>
        <w:t xml:space="preserve">or </w:t>
      </w:r>
      <w:r w:rsidRPr="00113E1C">
        <w:t>not</w:t>
      </w:r>
      <w:r>
        <w:t xml:space="preserve"> </w:t>
      </w:r>
      <w:hyperlink w:history="1" w:anchor="BMvariantValidWhileTemporallyValid">
        <w:r w:rsidR="00F64177">
          <w:rPr>
            <w:rStyle w:val="ac"/>
          </w:rPr>
          <w:t>BMvariantValidWhileTemporallyValid</w:t>
        </w:r>
      </w:hyperlink>
      <w:r w:rsidRPr="00086F6D">
        <w:t>(</w:t>
      </w:r>
      <w:r>
        <w:t>k</w:t>
      </w:r>
      <w:r w:rsidRPr="00086F6D">
        <w:t>)</w:t>
      </w:r>
    </w:p>
    <w:p w:rsidR="00436612" w:rsidP="000431E0" w:rsidRDefault="00436612">
      <w:pPr>
        <w:pStyle w:val="af7"/>
      </w:pPr>
      <w:r>
        <w:t xml:space="preserve">          </w:t>
      </w:r>
      <w:r w:rsidR="00A4656C">
        <w:rPr>
          <w:rFonts w:hint="eastAsia"/>
        </w:rPr>
        <w:t xml:space="preserve"> </w:t>
      </w:r>
      <w:r>
        <w:t xml:space="preserve">or </w:t>
      </w:r>
      <w:r w:rsidRPr="00086F6D">
        <w:t>(</w:t>
      </w:r>
      <w:hyperlink w:history="1" w:anchor="TrainLocalized">
        <w:r w:rsidR="00F9339C">
          <w:rPr>
            <w:rStyle w:val="ac"/>
            <w:b/>
            <w:bCs/>
          </w:rPr>
          <w:t>TrainLocalized</w:t>
        </w:r>
      </w:hyperlink>
      <w:r w:rsidRPr="00086F6D">
        <w:t>(</w:t>
      </w:r>
      <w:r>
        <w:t>k</w:t>
      </w:r>
      <w:r w:rsidRPr="00086F6D">
        <w:t>-</w:t>
      </w:r>
      <w:r>
        <w:rPr>
          <w:color w:val="800000"/>
        </w:rPr>
        <w:t>1</w:t>
      </w:r>
      <w:r w:rsidRPr="00086F6D">
        <w:t>)</w:t>
      </w:r>
    </w:p>
    <w:p w:rsidR="00436612" w:rsidP="000431E0" w:rsidRDefault="00436612">
      <w:pPr>
        <w:pStyle w:val="af7"/>
      </w:pPr>
      <w:r>
        <w:t xml:space="preserve">           </w:t>
      </w:r>
      <w:r w:rsidR="00A4656C">
        <w:rPr>
          <w:rFonts w:hint="eastAsia"/>
        </w:rPr>
        <w:t xml:space="preserve"> </w:t>
      </w:r>
      <w:r>
        <w:t xml:space="preserve">   and </w:t>
      </w:r>
      <w:r w:rsidRPr="00086F6D">
        <w:t>(</w:t>
      </w:r>
      <w:hyperlink w:history="1" w:anchor="TrackMap">
        <w:r w:rsidR="00C64E92">
          <w:rPr>
            <w:rStyle w:val="ac"/>
            <w:b/>
            <w:bCs/>
          </w:rPr>
          <w:t>TrackMap</w:t>
        </w:r>
      </w:hyperlink>
      <w:r w:rsidR="00354F88">
        <w:t>.</w:t>
      </w:r>
      <w:hyperlink w:history="1" w:anchor="BmBeaconDirection">
        <w:r w:rsidR="009A1DAC">
          <w:rPr>
            <w:rStyle w:val="ac"/>
          </w:rPr>
          <w:t>BmBeaconDirection</w:t>
        </w:r>
      </w:hyperlink>
      <w:r w:rsidRPr="00086F6D">
        <w:t>(</w:t>
      </w:r>
      <w:hyperlink w:history="1" w:anchor="UsedBMbeaconId">
        <w:r w:rsidR="00BF4616">
          <w:rPr>
            <w:rStyle w:val="ac"/>
          </w:rPr>
          <w:t>UsedBMbeaconId</w:t>
        </w:r>
      </w:hyperlink>
      <w:r w:rsidRPr="00086F6D">
        <w:t>(</w:t>
      </w:r>
      <w:r>
        <w:t>k</w:t>
      </w:r>
      <w:r w:rsidRPr="00086F6D">
        <w:t>-</w:t>
      </w:r>
      <w:r>
        <w:rPr>
          <w:color w:val="800000"/>
        </w:rPr>
        <w:t>1</w:t>
      </w:r>
      <w:r w:rsidRPr="00086F6D">
        <w:t>))</w:t>
      </w:r>
    </w:p>
    <w:p w:rsidR="00436612" w:rsidP="000431E0" w:rsidRDefault="00436612">
      <w:pPr>
        <w:pStyle w:val="af7"/>
      </w:pPr>
      <w:r>
        <w:t xml:space="preserve">            </w:t>
      </w:r>
      <w:r w:rsidR="00A4656C">
        <w:rPr>
          <w:rFonts w:hint="eastAsia"/>
        </w:rPr>
        <w:t xml:space="preserve"> </w:t>
      </w:r>
      <w:r>
        <w:t xml:space="preserve">       is </w:t>
      </w:r>
      <w:r w:rsidRPr="00113E1C">
        <w:t>not</w:t>
      </w:r>
      <w:r>
        <w:t xml:space="preserve"> </w:t>
      </w:r>
      <w:hyperlink w:history="1" w:anchor="TrainFrontOrientation">
        <w:r w:rsidR="0095165D">
          <w:rPr>
            <w:rStyle w:val="ac"/>
          </w:rPr>
          <w:t>TrainFrontOrientation</w:t>
        </w:r>
      </w:hyperlink>
      <w:r w:rsidRPr="00086F6D">
        <w:t>(</w:t>
      </w:r>
      <w:r>
        <w:t>k</w:t>
      </w:r>
      <w:r w:rsidRPr="00086F6D">
        <w:t>-</w:t>
      </w:r>
      <w:r>
        <w:rPr>
          <w:color w:val="800000"/>
        </w:rPr>
        <w:t>1</w:t>
      </w:r>
      <w:r w:rsidRPr="00086F6D">
        <w:t>)))</w:t>
      </w:r>
    </w:p>
    <w:p w:rsidR="00436612" w:rsidP="000431E0" w:rsidRDefault="00436612">
      <w:pPr>
        <w:pStyle w:val="af7"/>
      </w:pPr>
      <w:r>
        <w:t xml:space="preserve">        </w:t>
      </w:r>
      <w:r w:rsidR="00A4656C">
        <w:rPr>
          <w:rFonts w:hint="eastAsia"/>
        </w:rPr>
        <w:t xml:space="preserve">   </w:t>
      </w:r>
      <w:r>
        <w:t xml:space="preserve">or </w:t>
      </w:r>
      <w:r w:rsidRPr="00086F6D">
        <w:t>(</w:t>
      </w:r>
      <w:hyperlink w:history="1" w:anchor="TrainLocalized">
        <w:r w:rsidR="00F9339C">
          <w:rPr>
            <w:rStyle w:val="ac"/>
            <w:b/>
            <w:bCs/>
          </w:rPr>
          <w:t>TrainLocalized</w:t>
        </w:r>
      </w:hyperlink>
      <w:r w:rsidRPr="00086F6D">
        <w:t>(</w:t>
      </w:r>
      <w:r>
        <w:t>k</w:t>
      </w:r>
      <w:r w:rsidRPr="00086F6D">
        <w:t>-</w:t>
      </w:r>
      <w:r>
        <w:rPr>
          <w:color w:val="800000"/>
        </w:rPr>
        <w:t>1</w:t>
      </w:r>
      <w:r w:rsidRPr="00086F6D">
        <w:t>)</w:t>
      </w:r>
      <w:r>
        <w:t xml:space="preserve"> </w:t>
      </w:r>
      <w:r w:rsidRPr="00113E1C">
        <w:t>and</w:t>
      </w:r>
      <w:r>
        <w:t xml:space="preserve"> </w:t>
      </w:r>
      <w:r w:rsidRPr="00113E1C">
        <w:t>not</w:t>
      </w:r>
      <w:r>
        <w:t xml:space="preserve"> </w:t>
      </w:r>
      <w:hyperlink w:history="1" w:anchor="TrainLocalized">
        <w:r w:rsidR="00F9339C">
          <w:rPr>
            <w:rStyle w:val="ac"/>
          </w:rPr>
          <w:t>TrainLocalized</w:t>
        </w:r>
      </w:hyperlink>
      <w:r w:rsidRPr="00086F6D">
        <w:t>(</w:t>
      </w:r>
      <w:r>
        <w:t>k</w:t>
      </w:r>
      <w:r w:rsidRPr="00086F6D">
        <w:t>)))</w:t>
      </w:r>
      <w:r>
        <w:t>:</w:t>
      </w:r>
    </w:p>
    <w:p w:rsidRPr="00436612" w:rsidR="00436612" w:rsidP="000431E0" w:rsidRDefault="00436612">
      <w:pPr>
        <w:pStyle w:val="af7"/>
      </w:pPr>
      <w:r w:rsidRPr="00436612">
        <w:t xml:space="preserve">        return </w:t>
      </w:r>
      <w:r w:rsidRPr="00354FC4">
        <w:rPr>
          <w:rStyle w:val="aff1"/>
        </w:rPr>
        <w:t>None</w:t>
      </w:r>
    </w:p>
    <w:p w:rsidR="00436612" w:rsidP="000431E0" w:rsidRDefault="00436612">
      <w:pPr>
        <w:pStyle w:val="af7"/>
      </w:pPr>
      <w:r>
        <w:lastRenderedPageBreak/>
        <w:t xml:space="preserve">    else:</w:t>
      </w:r>
    </w:p>
    <w:p w:rsidRPr="006E3B52" w:rsidR="006E3B52" w:rsidP="000431E0" w:rsidRDefault="00436612">
      <w:pPr>
        <w:pStyle w:val="af7"/>
      </w:pPr>
      <w:r>
        <w:t xml:space="preserve">        return </w:t>
      </w:r>
      <w:hyperlink w:history="1" w:anchor="UsedBMbeaconId">
        <w:r w:rsidR="00BF4616">
          <w:rPr>
            <w:rStyle w:val="ac"/>
          </w:rPr>
          <w:t>UsedBMbeaconId</w:t>
        </w:r>
      </w:hyperlink>
      <w:r w:rsidRPr="00086F6D">
        <w:t>(</w:t>
      </w:r>
      <w:r>
        <w:t>k</w:t>
      </w:r>
      <w:r w:rsidRPr="00086F6D">
        <w:t>-</w:t>
      </w:r>
      <w:r>
        <w:rPr>
          <w:color w:val="800000"/>
        </w:rPr>
        <w:t>1</w:t>
      </w:r>
      <w:r w:rsidRPr="00086F6D">
        <w:t>)</w:t>
      </w:r>
    </w:p>
    <w:p w:rsidRPr="006E3B52" w:rsidR="006E3B52" w:rsidP="000C0D62" w:rsidRDefault="006E3B52">
      <w:pPr>
        <w:pStyle w:val="ReqtifyAltQ"/>
      </w:pPr>
      <w:r w:rsidRPr="006E3B52">
        <w:t>#Category=Functional</w:t>
      </w:r>
    </w:p>
    <w:p w:rsidRPr="006E3B52" w:rsidR="006E3B52" w:rsidP="000C0D62" w:rsidRDefault="006E3B52">
      <w:pPr>
        <w:pStyle w:val="ReqtifyAltQ"/>
      </w:pPr>
      <w:r w:rsidRPr="006E3B52">
        <w:t>#Contribution=SIL4</w:t>
      </w:r>
    </w:p>
    <w:p w:rsidR="009328EA" w:rsidP="000C0D62" w:rsidRDefault="006E3B52">
      <w:pPr>
        <w:pStyle w:val="ReqtifyAltQ"/>
        <w:rPr>
          <w:ins w:author="常鸣" w:date="2014-07-03T14:27:00Z" w:id="3815"/>
        </w:rPr>
      </w:pPr>
      <w:del w:author="常鸣" w:date="2014-07-03T14:27:00Z" w:id="3816">
        <w:r w:rsidRPr="006E3B52" w:rsidDel="009328EA">
          <w:delText>#S</w:delText>
        </w:r>
      </w:del>
      <w:ins w:author="常鸣" w:date="2014-07-03T14:27:00Z" w:id="3817">
        <w:r w:rsidR="009328EA">
          <w:t>#Allocation=ATP Software</w:t>
        </w:r>
      </w:ins>
      <w:ins w:author="常鸣" w:date="2014-07-03T14:46:00Z" w:id="3818">
        <w:r w:rsidR="002428AA">
          <w:rPr>
            <w:rFonts w:hint="eastAsia"/>
          </w:rPr>
          <w:t>, Vital Embedded Setting</w:t>
        </w:r>
      </w:ins>
    </w:p>
    <w:p w:rsidRPr="006E3B52" w:rsidR="006E3B52" w:rsidP="000C0D62" w:rsidRDefault="009328EA">
      <w:pPr>
        <w:pStyle w:val="ReqtifyAltQ"/>
      </w:pPr>
      <w:ins w:author="常鸣" w:date="2014-07-03T14:27:00Z" w:id="3819">
        <w:r>
          <w:t>#S</w:t>
        </w:r>
      </w:ins>
      <w:r w:rsidRPr="006E3B52" w:rsidR="006E3B52">
        <w:t>ource=</w:t>
      </w:r>
      <w:r w:rsidRPr="006E3B52" w:rsidR="006E3B52">
        <w:rPr>
          <w:rFonts w:hint="eastAsia"/>
        </w:rPr>
        <w:t>[iTC_CC-SyAD-0163]</w:t>
      </w:r>
    </w:p>
    <w:p w:rsidRPr="006E3B52" w:rsidR="006E3B52" w:rsidP="000C0D62" w:rsidRDefault="006E3B52">
      <w:pPr>
        <w:pStyle w:val="ReqtifyAltQ"/>
      </w:pPr>
      <w:r w:rsidRPr="006E3B52">
        <w:t>[End]</w:t>
      </w:r>
    </w:p>
    <w:p w:rsidRPr="006E3B52" w:rsidR="006E3B52" w:rsidP="00C93484" w:rsidRDefault="006E3B52">
      <w:pPr>
        <w:pStyle w:val="Reqtify"/>
      </w:pPr>
    </w:p>
    <w:p w:rsidRPr="006E3B52" w:rsidR="006E3B52" w:rsidP="00C93484" w:rsidRDefault="006E3B52">
      <w:pPr>
        <w:pStyle w:val="Reqtify"/>
      </w:pPr>
    </w:p>
    <w:p w:rsidRPr="006E3B52" w:rsidR="006E3B52" w:rsidP="0012674A" w:rsidRDefault="006E3B52">
      <w:pPr>
        <w:pStyle w:val="4"/>
      </w:pPr>
      <w:r w:rsidRPr="006E3B52">
        <w:rPr>
          <w:rFonts w:hint="eastAsia"/>
        </w:rPr>
        <w:t>BM</w:t>
      </w:r>
      <w:r w:rsidRPr="006E3B52" w:rsidDel="00B37BFE">
        <w:rPr>
          <w:rFonts w:hint="eastAsia"/>
        </w:rPr>
        <w:t xml:space="preserve"> </w:t>
      </w:r>
      <w:r w:rsidRPr="006E3B52">
        <w:rPr>
          <w:rFonts w:hint="eastAsia"/>
        </w:rPr>
        <w:t>variants received from C</w:t>
      </w:r>
      <w:r w:rsidR="00E27A02">
        <w:rPr>
          <w:rFonts w:hint="eastAsia"/>
        </w:rPr>
        <w:t>B</w:t>
      </w:r>
      <w:r w:rsidRPr="006E3B52">
        <w:rPr>
          <w:rFonts w:hint="eastAsia"/>
        </w:rPr>
        <w:t>I</w:t>
      </w:r>
    </w:p>
    <w:p w:rsidRPr="006E3B52" w:rsidR="006E3B52" w:rsidP="00C93484" w:rsidRDefault="006E3B52">
      <w:pPr>
        <w:pStyle w:val="Reqtify"/>
      </w:pPr>
    </w:p>
    <w:p w:rsidR="00E27A02" w:rsidP="00C93484" w:rsidRDefault="00E27A02">
      <w:pPr>
        <w:pStyle w:val="Reqtify"/>
      </w:pPr>
      <w:r>
        <w:rPr>
          <w:rFonts w:hint="eastAsia"/>
        </w:rPr>
        <w:t>在有无线通信的增强型后备模式下，</w:t>
      </w:r>
      <w:r>
        <w:rPr>
          <w:rFonts w:hint="eastAsia"/>
        </w:rPr>
        <w:t>ATP</w:t>
      </w:r>
      <w:r>
        <w:rPr>
          <w:rFonts w:hint="eastAsia"/>
        </w:rPr>
        <w:t>可以与联锁通过</w:t>
      </w:r>
      <w:r>
        <w:rPr>
          <w:rFonts w:hint="eastAsia"/>
        </w:rPr>
        <w:t>SACEM</w:t>
      </w:r>
      <w:r>
        <w:rPr>
          <w:rFonts w:hint="eastAsia"/>
        </w:rPr>
        <w:t>协议通信，直接获取该联锁管辖的设备变量状态：</w:t>
      </w:r>
    </w:p>
    <w:p w:rsidRPr="006E3B52" w:rsidR="006E3B52" w:rsidP="00FA0FBB" w:rsidRDefault="006E3B52">
      <w:pPr>
        <w:pStyle w:val="a2"/>
      </w:pPr>
      <w:r w:rsidRPr="006E3B52">
        <w:rPr>
          <w:rFonts w:hint="eastAsia"/>
        </w:rPr>
        <w:t>对于联锁发送的变量与</w:t>
      </w:r>
      <w:r w:rsidRPr="006E3B52">
        <w:rPr>
          <w:rFonts w:hint="eastAsia"/>
        </w:rPr>
        <w:t>ZC</w:t>
      </w:r>
      <w:r w:rsidRPr="006E3B52">
        <w:rPr>
          <w:rFonts w:hint="eastAsia"/>
        </w:rPr>
        <w:t>发送的变量，</w:t>
      </w:r>
      <w:r w:rsidR="00E27A02">
        <w:rPr>
          <w:rFonts w:hint="eastAsia"/>
        </w:rPr>
        <w:t>在</w:t>
      </w:r>
      <w:hyperlink w:history="1" w:anchor="ATPsetting">
        <w:r w:rsidRPr="006E24E1" w:rsidR="00E27A02">
          <w:rPr>
            <w:rStyle w:val="ac"/>
            <w:rFonts w:hint="eastAsia"/>
          </w:rPr>
          <w:t>ATPsetting</w:t>
        </w:r>
      </w:hyperlink>
      <w:r w:rsidR="00E27A02">
        <w:rPr>
          <w:rFonts w:hint="eastAsia"/>
        </w:rPr>
        <w:t>中定义</w:t>
      </w:r>
      <w:r w:rsidRPr="006E3B52">
        <w:rPr>
          <w:rFonts w:hint="eastAsia"/>
        </w:rPr>
        <w:t>有对应关系，可以通过联锁</w:t>
      </w:r>
      <w:r w:rsidR="00E27A02">
        <w:rPr>
          <w:rFonts w:hint="eastAsia"/>
        </w:rPr>
        <w:t>变量</w:t>
      </w:r>
      <w:r w:rsidRPr="006E3B52">
        <w:rPr>
          <w:rFonts w:hint="eastAsia"/>
        </w:rPr>
        <w:t>索引</w:t>
      </w:r>
      <w:r w:rsidRPr="006E3B52">
        <w:rPr>
          <w:rFonts w:hint="eastAsia"/>
        </w:rPr>
        <w:t>ZC</w:t>
      </w:r>
      <w:r w:rsidR="00E27A02">
        <w:rPr>
          <w:rFonts w:hint="eastAsia"/>
        </w:rPr>
        <w:t>变量。</w:t>
      </w:r>
    </w:p>
    <w:p w:rsidR="00B37682" w:rsidP="00FA0FBB" w:rsidRDefault="00B37682">
      <w:pPr>
        <w:pStyle w:val="a2"/>
      </w:pPr>
      <w:r>
        <w:rPr>
          <w:rFonts w:hint="eastAsia"/>
        </w:rPr>
        <w:t>ATP</w:t>
      </w:r>
      <w:r>
        <w:rPr>
          <w:rFonts w:hint="eastAsia"/>
        </w:rPr>
        <w:t>应管理联锁的变量状态，维护其时间有效性。联锁变量的时间有效期分为两种：一种是长有效期，用于信号机和道岔位置的状态判断；一种是短有效期，用于保护区状态的判断。</w:t>
      </w:r>
    </w:p>
    <w:p w:rsidR="006E3B52" w:rsidP="00C93484" w:rsidRDefault="006E3B52">
      <w:pPr>
        <w:pStyle w:val="Reqtify"/>
      </w:pPr>
    </w:p>
    <w:p w:rsidR="005A06D9" w:rsidP="00C93484" w:rsidRDefault="005A06D9">
      <w:pPr>
        <w:pStyle w:val="Reqtify"/>
      </w:pPr>
    </w:p>
    <w:p w:rsidRPr="006E3B52" w:rsidR="005A06D9" w:rsidP="005A06D9" w:rsidRDefault="005A06D9">
      <w:pPr>
        <w:pStyle w:val="ReqtifyAltR"/>
      </w:pPr>
      <w:r w:rsidRPr="006E3B52">
        <w:t>[iTC_CC_ATP-SwRS-06</w:t>
      </w:r>
      <w:r w:rsidR="00655979">
        <w:rPr>
          <w:rFonts w:hint="eastAsia"/>
        </w:rPr>
        <w:t>19</w:t>
      </w:r>
      <w:r w:rsidRPr="006E3B52">
        <w:t>]</w:t>
      </w:r>
    </w:p>
    <w:p w:rsidRPr="006E3B52" w:rsidR="005A06D9" w:rsidP="00C93484" w:rsidRDefault="00BF4616">
      <w:pPr>
        <w:pStyle w:val="Reqtify"/>
      </w:pPr>
      <w:bookmarkStart w:name="BMvariantValidLastRisingAge" w:id="3820"/>
      <w:r w:rsidRPr="008930D3">
        <w:rPr>
          <w:rStyle w:val="aff2"/>
          <w:bCs w:val="0"/>
          <w:iCs w:val="0"/>
        </w:rPr>
        <w:t>BMvariantValidLastRisingAge</w:t>
      </w:r>
      <w:bookmarkEnd w:id="3820"/>
      <w:r w:rsidRPr="006E3B52" w:rsidR="005A06D9">
        <w:rPr>
          <w:rFonts w:hint="eastAsia"/>
        </w:rPr>
        <w:t xml:space="preserve">, </w:t>
      </w:r>
      <w:r w:rsidRPr="005A06D9" w:rsidR="005A06D9">
        <w:rPr>
          <w:rFonts w:hint="eastAsia"/>
        </w:rPr>
        <w:t>记录</w:t>
      </w:r>
      <w:r w:rsidR="005A06D9">
        <w:rPr>
          <w:rFonts w:hint="eastAsia"/>
        </w:rPr>
        <w:t>从</w:t>
      </w:r>
      <w:r w:rsidRPr="005A06D9" w:rsidR="005A06D9">
        <w:rPr>
          <w:rFonts w:hint="eastAsia"/>
        </w:rPr>
        <w:t>选择</w:t>
      </w:r>
      <w:r w:rsidRPr="005A06D9" w:rsidR="005A06D9">
        <w:rPr>
          <w:rFonts w:hint="eastAsia"/>
        </w:rPr>
        <w:t>BM</w:t>
      </w:r>
      <w:r w:rsidRPr="005A06D9" w:rsidR="005A06D9">
        <w:rPr>
          <w:rFonts w:hint="eastAsia"/>
        </w:rPr>
        <w:t>模式到当前经过的时间</w:t>
      </w:r>
    </w:p>
    <w:p w:rsidRPr="005A06D9" w:rsidR="005A06D9" w:rsidP="000431E0" w:rsidRDefault="005A06D9">
      <w:pPr>
        <w:pStyle w:val="af7"/>
      </w:pPr>
      <w:r w:rsidRPr="005A06D9">
        <w:t xml:space="preserve">def </w:t>
      </w:r>
      <w:hyperlink w:history="1" w:anchor="BMvariantValidLastRisingAge">
        <w:r w:rsidR="00BF4616">
          <w:rPr>
            <w:rStyle w:val="ac"/>
          </w:rPr>
          <w:t>BMvariantValidLastRisingAge</w:t>
        </w:r>
      </w:hyperlink>
      <w:r w:rsidRPr="005A06D9">
        <w:t>(k):</w:t>
      </w:r>
    </w:p>
    <w:p w:rsidRPr="005A06D9" w:rsidR="005A06D9" w:rsidP="000431E0" w:rsidRDefault="005A06D9">
      <w:pPr>
        <w:pStyle w:val="af7"/>
      </w:pPr>
      <w:r w:rsidRPr="005A06D9">
        <w:t xml:space="preserve">    if (not </w:t>
      </w:r>
      <w:hyperlink w:history="1" w:anchor="BMvariantValidWhileTemporallyValid">
        <w:r w:rsidR="00497151">
          <w:rPr>
            <w:rStyle w:val="ac"/>
          </w:rPr>
          <w:t>BMvariantValidWhileTemporallyValid</w:t>
        </w:r>
      </w:hyperlink>
      <w:r w:rsidRPr="005A06D9">
        <w:t>(k)):</w:t>
      </w:r>
    </w:p>
    <w:p w:rsidRPr="005A06D9" w:rsidR="005A06D9" w:rsidP="000431E0" w:rsidRDefault="005A06D9">
      <w:pPr>
        <w:pStyle w:val="af7"/>
      </w:pPr>
      <w:r w:rsidRPr="005A06D9">
        <w:t xml:space="preserve">        </w:t>
      </w:r>
      <w:hyperlink w:history="1" w:anchor="BMvariantValidLastRisingAge">
        <w:r w:rsidR="00BF4616">
          <w:rPr>
            <w:rStyle w:val="ac"/>
          </w:rPr>
          <w:t>BMvariantValidLastRisingAge</w:t>
        </w:r>
      </w:hyperlink>
      <w:r w:rsidRPr="005A06D9">
        <w:t xml:space="preserve"> = 0</w:t>
      </w:r>
    </w:p>
    <w:p w:rsidRPr="005A06D9" w:rsidR="005A06D9" w:rsidP="000431E0" w:rsidRDefault="005A06D9">
      <w:pPr>
        <w:pStyle w:val="af7"/>
      </w:pPr>
      <w:r w:rsidRPr="005A06D9">
        <w:t xml:space="preserve">    else:</w:t>
      </w:r>
    </w:p>
    <w:p w:rsidRPr="006E3B52" w:rsidR="005A06D9" w:rsidP="000431E0" w:rsidRDefault="005A06D9">
      <w:pPr>
        <w:pStyle w:val="af7"/>
      </w:pPr>
      <w:r w:rsidRPr="005A06D9">
        <w:t xml:space="preserve">        </w:t>
      </w:r>
      <w:hyperlink w:history="1" w:anchor="BMvariantValidLastRisingAge">
        <w:r w:rsidR="00BF4616">
          <w:rPr>
            <w:rStyle w:val="ac"/>
          </w:rPr>
          <w:t>BMvariantValidLastRisingAge</w:t>
        </w:r>
      </w:hyperlink>
      <w:r w:rsidRPr="005A06D9">
        <w:t xml:space="preserve"> = </w:t>
      </w:r>
      <w:hyperlink w:history="1" w:anchor="BMvariantValidLastRisingAge">
        <w:r w:rsidR="00BF4616">
          <w:rPr>
            <w:rStyle w:val="ac"/>
          </w:rPr>
          <w:t>BMvariantValidLastRisingAge</w:t>
        </w:r>
      </w:hyperlink>
      <w:r w:rsidRPr="005A06D9">
        <w:t>(k-1) + 1</w:t>
      </w:r>
    </w:p>
    <w:p w:rsidR="00B8721D" w:rsidP="000C0D62" w:rsidRDefault="00B8721D">
      <w:pPr>
        <w:pStyle w:val="ReqtifyAltQ"/>
      </w:pPr>
    </w:p>
    <w:p w:rsidR="00B8721D" w:rsidP="00C93484" w:rsidRDefault="00B8721D">
      <w:pPr>
        <w:pStyle w:val="Reqtify"/>
      </w:pPr>
      <w:r w:rsidRPr="00B8721D">
        <w:rPr>
          <w:rFonts w:hint="eastAsia"/>
        </w:rPr>
        <w:t>如果未选择</w:t>
      </w:r>
      <w:r w:rsidRPr="00B8721D">
        <w:rPr>
          <w:rFonts w:hint="eastAsia"/>
        </w:rPr>
        <w:t>BM</w:t>
      </w:r>
      <w:r w:rsidRPr="00B8721D">
        <w:rPr>
          <w:rFonts w:hint="eastAsia"/>
        </w:rPr>
        <w:t>模式，则不允许使用来自</w:t>
      </w:r>
      <w:r w:rsidRPr="00B8721D">
        <w:rPr>
          <w:rFonts w:hint="eastAsia"/>
        </w:rPr>
        <w:t>CBI</w:t>
      </w:r>
      <w:r w:rsidRPr="00B8721D">
        <w:rPr>
          <w:rFonts w:hint="eastAsia"/>
        </w:rPr>
        <w:t>的变量</w:t>
      </w:r>
      <w:r>
        <w:rPr>
          <w:rFonts w:hint="eastAsia"/>
        </w:rPr>
        <w:t>，</w:t>
      </w:r>
      <w:r w:rsidRPr="00B8721D">
        <w:rPr>
          <w:rFonts w:hint="eastAsia"/>
        </w:rPr>
        <w:t>因此应设置初值为</w:t>
      </w:r>
      <w:r w:rsidRPr="00B8721D">
        <w:rPr>
          <w:rFonts w:hint="eastAsia"/>
        </w:rPr>
        <w:t>0</w:t>
      </w:r>
      <w:r w:rsidRPr="00B8721D">
        <w:rPr>
          <w:rFonts w:hint="eastAsia"/>
        </w:rPr>
        <w:t>，使得不可能有来自</w:t>
      </w:r>
      <w:r w:rsidRPr="00B8721D">
        <w:rPr>
          <w:rFonts w:hint="eastAsia"/>
        </w:rPr>
        <w:t>CI</w:t>
      </w:r>
      <w:r w:rsidRPr="00B8721D">
        <w:rPr>
          <w:rFonts w:hint="eastAsia"/>
        </w:rPr>
        <w:t>消息的</w:t>
      </w:r>
      <w:r w:rsidRPr="00B8721D">
        <w:rPr>
          <w:rFonts w:hint="eastAsia"/>
        </w:rPr>
        <w:t>age</w:t>
      </w:r>
      <w:r w:rsidRPr="00B8721D">
        <w:rPr>
          <w:rFonts w:hint="eastAsia"/>
        </w:rPr>
        <w:t>小于</w:t>
      </w:r>
      <w:r w:rsidRPr="00B8721D">
        <w:rPr>
          <w:rFonts w:hint="eastAsia"/>
        </w:rPr>
        <w:t>0</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0C0D62" w:rsidRDefault="005A06D9">
      <w:pPr>
        <w:pStyle w:val="ReqtifyAltQ"/>
        <w:rPr>
          <w:ins w:author="常鸣" w:date="2014-07-03T14:27:00Z" w:id="3821"/>
        </w:rPr>
      </w:pPr>
      <w:del w:author="常鸣" w:date="2014-07-03T14:27:00Z" w:id="3822">
        <w:r w:rsidRPr="006E3B52" w:rsidDel="009328EA">
          <w:delText>#S</w:delText>
        </w:r>
      </w:del>
      <w:ins w:author="常鸣" w:date="2014-07-03T14:27:00Z" w:id="3823">
        <w:r w:rsidR="009328EA">
          <w:t>#Allocation=ATP Software</w:t>
        </w:r>
      </w:ins>
    </w:p>
    <w:p w:rsidR="005A06D9" w:rsidP="000C0D62" w:rsidRDefault="009328EA">
      <w:pPr>
        <w:pStyle w:val="ReqtifyAltQ"/>
      </w:pPr>
      <w:ins w:author="常鸣" w:date="2014-07-03T14:27:00Z" w:id="3824">
        <w:r>
          <w:t>#S</w:t>
        </w:r>
      </w:ins>
      <w:r w:rsidRPr="006E3B52" w:rsidR="005A06D9">
        <w:t>ource=[</w:t>
      </w:r>
      <w:r w:rsidR="0052393A">
        <w:rPr>
          <w:rFonts w:hint="eastAsia"/>
        </w:rPr>
        <w:t>i</w:t>
      </w:r>
      <w:r w:rsidR="005A06D9">
        <w:t>TC_CC-Sy</w:t>
      </w:r>
      <w:r w:rsidR="006E24E1">
        <w:rPr>
          <w:rFonts w:hint="eastAsia"/>
        </w:rPr>
        <w:t>AD</w:t>
      </w:r>
      <w:r w:rsidR="005A06D9">
        <w:t>-</w:t>
      </w:r>
      <w:r w:rsidR="006E24E1">
        <w:rPr>
          <w:rFonts w:hint="eastAsia"/>
        </w:rPr>
        <w:t>1175</w:t>
      </w:r>
      <w:r w:rsidRPr="006E3B52" w:rsidR="005A06D9">
        <w:rPr>
          <w:rFonts w:hint="eastAsia"/>
        </w:rPr>
        <w:t>]</w:t>
      </w:r>
    </w:p>
    <w:p w:rsidRPr="006E3B52" w:rsidR="005A06D9" w:rsidP="000C0D62" w:rsidRDefault="005A06D9">
      <w:pPr>
        <w:pStyle w:val="ReqtifyAltQ"/>
      </w:pPr>
      <w:r w:rsidRPr="006E3B52">
        <w:rPr>
          <w:rFonts w:hint="eastAsia"/>
        </w:rPr>
        <w:t>[End]</w:t>
      </w:r>
    </w:p>
    <w:p w:rsidR="005A06D9" w:rsidP="00C93484" w:rsidRDefault="005A06D9">
      <w:pPr>
        <w:pStyle w:val="Reqtify"/>
      </w:pPr>
    </w:p>
    <w:p w:rsidRPr="00645181" w:rsidR="00645181" w:rsidP="00C93484" w:rsidRDefault="00645181">
      <w:pPr>
        <w:pStyle w:val="Reqtify"/>
      </w:pPr>
    </w:p>
    <w:p w:rsidRPr="00645181" w:rsidR="00645181" w:rsidP="00645181" w:rsidRDefault="00645181">
      <w:pPr>
        <w:pStyle w:val="ReqtifyAltR"/>
      </w:pPr>
      <w:r w:rsidRPr="00645181">
        <w:t>[</w:t>
      </w:r>
      <w:r w:rsidR="0052393A">
        <w:t>iTC</w:t>
      </w:r>
      <w:r w:rsidRPr="00645181">
        <w:t>_CC_ATP-SwRS-06</w:t>
      </w:r>
      <w:r w:rsidR="00655979">
        <w:rPr>
          <w:rFonts w:hint="eastAsia"/>
        </w:rPr>
        <w:t>20</w:t>
      </w:r>
      <w:r w:rsidRPr="00645181">
        <w:t>]</w:t>
      </w:r>
    </w:p>
    <w:p w:rsidRPr="00645181" w:rsidR="00645181" w:rsidP="00C93484" w:rsidRDefault="00BF4616">
      <w:pPr>
        <w:pStyle w:val="Reqtify"/>
      </w:pPr>
      <w:bookmarkStart w:name="CBIvariantReportReceived" w:id="3825"/>
      <w:r w:rsidRPr="008930D3">
        <w:rPr>
          <w:rStyle w:val="aff2"/>
          <w:bCs w:val="0"/>
          <w:iCs w:val="0"/>
        </w:rPr>
        <w:t>CBIvariantReportReceived</w:t>
      </w:r>
      <w:bookmarkEnd w:id="3825"/>
      <w:r w:rsidRPr="00645181" w:rsidR="00645181">
        <w:rPr>
          <w:rFonts w:hint="eastAsia"/>
        </w:rPr>
        <w:t>，</w:t>
      </w:r>
      <w:r w:rsidRPr="00645181" w:rsidR="00645181">
        <w:rPr>
          <w:rFonts w:hint="eastAsia"/>
        </w:rPr>
        <w:t>ATP</w:t>
      </w:r>
      <w:r w:rsidRPr="00645181" w:rsidR="00645181">
        <w:rPr>
          <w:rFonts w:hint="eastAsia"/>
        </w:rPr>
        <w:t>软件收到</w:t>
      </w:r>
      <w:r w:rsidRPr="00645181" w:rsidR="00645181">
        <w:rPr>
          <w:rFonts w:hint="eastAsia"/>
        </w:rPr>
        <w:t>CCNV</w:t>
      </w:r>
      <w:r w:rsidRPr="00645181" w:rsidR="00645181">
        <w:rPr>
          <w:rFonts w:hint="eastAsia"/>
        </w:rPr>
        <w:t>转发的“</w:t>
      </w:r>
      <w:r w:rsidRPr="00645181" w:rsidR="00645181">
        <w:rPr>
          <w:rFonts w:hint="eastAsia"/>
        </w:rPr>
        <w:t>CBI variant report</w:t>
      </w:r>
      <w:r w:rsidRPr="00645181" w:rsidR="00645181">
        <w:rPr>
          <w:rFonts w:hint="eastAsia"/>
        </w:rPr>
        <w:t>”消息，并</w:t>
      </w:r>
      <w:r w:rsidR="00B37682">
        <w:rPr>
          <w:rFonts w:hint="eastAsia"/>
        </w:rPr>
        <w:t>安全校核字</w:t>
      </w:r>
      <w:r w:rsidRPr="00645181" w:rsidR="00645181">
        <w:rPr>
          <w:rFonts w:hint="eastAsia"/>
        </w:rPr>
        <w:t>校验正确。</w:t>
      </w:r>
    </w:p>
    <w:p w:rsidRPr="00645181" w:rsidR="00645181" w:rsidP="000431E0" w:rsidRDefault="00645181">
      <w:pPr>
        <w:pStyle w:val="af7"/>
      </w:pPr>
      <w:r w:rsidRPr="00645181">
        <w:lastRenderedPageBreak/>
        <w:t xml:space="preserve">def </w:t>
      </w:r>
      <w:hyperlink w:history="1" w:anchor="CBIvariantReportReceived">
        <w:r w:rsidR="00BF4616">
          <w:rPr>
            <w:rStyle w:val="ac"/>
          </w:rPr>
          <w:t>CBIvariantReportReceived</w:t>
        </w:r>
      </w:hyperlink>
      <w:r w:rsidRPr="00645181">
        <w:t>(cbi, k):</w:t>
      </w:r>
    </w:p>
    <w:p w:rsidR="00B37682" w:rsidP="00C20102" w:rsidRDefault="00645181">
      <w:pPr>
        <w:pStyle w:val="af7"/>
      </w:pPr>
      <w:r w:rsidRPr="00645181">
        <w:t xml:space="preserve">    return </w:t>
      </w:r>
      <w:hyperlink w:history="1" w:anchor="Received">
        <w:r w:rsidRPr="00A04216">
          <w:rPr>
            <w:rStyle w:val="ac"/>
          </w:rPr>
          <w:t>Message</w:t>
        </w:r>
        <w:r w:rsidRPr="00A04216" w:rsidR="00354F88">
          <w:rPr>
            <w:rStyle w:val="ac"/>
          </w:rPr>
          <w:t>.R</w:t>
        </w:r>
        <w:r w:rsidRPr="00A04216">
          <w:rPr>
            <w:rStyle w:val="ac"/>
          </w:rPr>
          <w:t>eceived</w:t>
        </w:r>
      </w:hyperlink>
      <w:r w:rsidRPr="00645181">
        <w:t>(</w:t>
      </w:r>
      <w:hyperlink w:history="1" w:anchor="CBIvariantReport">
        <w:r w:rsidR="008B4230">
          <w:rPr>
            <w:rStyle w:val="ac"/>
          </w:rPr>
          <w:t>CBIvariantReport</w:t>
        </w:r>
      </w:hyperlink>
      <w:r w:rsidRPr="00645181">
        <w:t>(cbi), k)</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3826"/>
        </w:rPr>
      </w:pPr>
      <w:del w:author="常鸣" w:date="2014-07-03T14:27:00Z" w:id="3827">
        <w:r w:rsidRPr="00645181" w:rsidDel="009328EA">
          <w:delText>#</w:delText>
        </w:r>
        <w:r w:rsidDel="009328EA">
          <w:rPr>
            <w:rFonts w:hint="eastAsia"/>
          </w:rPr>
          <w:delText>S</w:delText>
        </w:r>
      </w:del>
      <w:ins w:author="常鸣" w:date="2014-07-03T14:27:00Z" w:id="3828">
        <w:r w:rsidR="009328EA">
          <w:t>#Allocation=ATP Software</w:t>
        </w:r>
      </w:ins>
    </w:p>
    <w:p w:rsidR="00D66ECA" w:rsidP="00D66ECA" w:rsidRDefault="009328EA">
      <w:pPr>
        <w:pStyle w:val="ReqtifyAltQ"/>
      </w:pPr>
      <w:ins w:author="常鸣" w:date="2014-07-03T14:27:00Z" w:id="3829">
        <w:r>
          <w:t>#S</w:t>
        </w:r>
      </w:ins>
      <w:r w:rsidR="00D66ECA">
        <w:rPr>
          <w:rFonts w:hint="eastAsia"/>
        </w:rPr>
        <w:t>ource</w:t>
      </w:r>
      <w:r w:rsidRPr="00645181" w:rsidR="00D66ECA">
        <w:t>=</w:t>
      </w:r>
      <w:r w:rsidRPr="00645181" w:rsidR="007875FB">
        <w:t>[</w:t>
      </w:r>
      <w:r w:rsidR="007875FB">
        <w:rPr>
          <w:rFonts w:hint="eastAsia"/>
        </w:rPr>
        <w:t>i</w:t>
      </w:r>
      <w:r w:rsidRPr="00645181" w:rsidR="007875FB">
        <w:t>TC_CC-Sy</w:t>
      </w:r>
      <w:r w:rsidR="007875FB">
        <w:rPr>
          <w:rFonts w:hint="eastAsia"/>
        </w:rPr>
        <w:t>AD</w:t>
      </w:r>
      <w:r w:rsidRPr="00645181" w:rsidR="007875FB">
        <w:t>-11</w:t>
      </w:r>
      <w:r w:rsidR="007875FB">
        <w:rPr>
          <w:rFonts w:hint="eastAsia"/>
        </w:rPr>
        <w:t>71</w:t>
      </w:r>
      <w:r w:rsidRPr="00645181" w:rsidR="007875FB">
        <w:t>]</w:t>
      </w:r>
    </w:p>
    <w:p w:rsidRPr="00645181" w:rsidR="00645181" w:rsidP="00D66ECA" w:rsidRDefault="009E172B">
      <w:pPr>
        <w:pStyle w:val="ReqtifyAltQ"/>
      </w:pPr>
      <w:r>
        <w:t>[End]</w:t>
      </w:r>
    </w:p>
    <w:p w:rsidR="00645181" w:rsidP="00C93484" w:rsidRDefault="00645181">
      <w:pPr>
        <w:pStyle w:val="Reqtify"/>
      </w:pPr>
    </w:p>
    <w:p w:rsidRPr="006E3B52" w:rsidR="00645181" w:rsidP="00C93484" w:rsidRDefault="00645181">
      <w:pPr>
        <w:pStyle w:val="Reqtify"/>
      </w:pPr>
    </w:p>
    <w:p w:rsidRPr="006E3B52" w:rsidR="006E3B52" w:rsidP="00704491" w:rsidRDefault="006E3B52">
      <w:pPr>
        <w:pStyle w:val="ReqtifyAltR"/>
      </w:pPr>
      <w:r w:rsidRPr="006E3B52">
        <w:rPr>
          <w:rFonts w:hint="eastAsia"/>
        </w:rPr>
        <w:t>[iTC_CC_ATP-SwRS-06</w:t>
      </w:r>
      <w:r w:rsidR="00655979">
        <w:rPr>
          <w:rFonts w:hint="eastAsia"/>
        </w:rPr>
        <w:t>21</w:t>
      </w:r>
      <w:r w:rsidRPr="006E3B52">
        <w:rPr>
          <w:rFonts w:hint="eastAsia"/>
        </w:rPr>
        <w:t>]</w:t>
      </w:r>
    </w:p>
    <w:p w:rsidRPr="006E3B52" w:rsidR="006E3B52" w:rsidP="00C93484" w:rsidRDefault="00BF4616">
      <w:pPr>
        <w:pStyle w:val="Reqtify"/>
      </w:pPr>
      <w:bookmarkStart w:name="CBIvariantReportAvailable" w:id="3830"/>
      <w:r w:rsidRPr="008930D3">
        <w:rPr>
          <w:rStyle w:val="aff2"/>
          <w:bCs w:val="0"/>
          <w:iCs w:val="0"/>
        </w:rPr>
        <w:t>CBIvariantReportAvailable</w:t>
      </w:r>
      <w:bookmarkEnd w:id="3830"/>
      <w:r w:rsidRPr="006E3B52" w:rsidR="006E3B52">
        <w:rPr>
          <w:rFonts w:hint="eastAsia"/>
        </w:rPr>
        <w:t>，联锁消息可用</w:t>
      </w:r>
    </w:p>
    <w:p w:rsidRPr="005A06D9" w:rsidR="005A06D9" w:rsidP="000431E0" w:rsidRDefault="005A06D9">
      <w:pPr>
        <w:pStyle w:val="af7"/>
      </w:pPr>
      <w:r w:rsidRPr="005A06D9">
        <w:t xml:space="preserve">def </w:t>
      </w:r>
      <w:hyperlink w:history="1" w:anchor="CBIvariantReportAvailable">
        <w:r w:rsidR="00BF4616">
          <w:rPr>
            <w:rStyle w:val="ac"/>
          </w:rPr>
          <w:t>CBIvariantReportAvailable</w:t>
        </w:r>
      </w:hyperlink>
      <w:r w:rsidRPr="005A06D9">
        <w:t>(cbi, k):</w:t>
      </w:r>
    </w:p>
    <w:p w:rsidRPr="005A06D9" w:rsidR="005A06D9" w:rsidP="000431E0" w:rsidRDefault="005A06D9">
      <w:pPr>
        <w:pStyle w:val="af7"/>
      </w:pPr>
      <w:r w:rsidRPr="005A06D9">
        <w:t xml:space="preserve">    return Message</w:t>
      </w:r>
      <w:r w:rsidR="00354F88">
        <w:t>.</w:t>
      </w:r>
      <w:hyperlink w:history="1" w:anchor="Available">
        <w:r w:rsidR="00783A38">
          <w:rPr>
            <w:rStyle w:val="ac"/>
          </w:rPr>
          <w:t>Available</w:t>
        </w:r>
      </w:hyperlink>
      <w:r w:rsidRPr="005A06D9">
        <w:t>(</w:t>
      </w:r>
      <w:hyperlink w:history="1" w:anchor="CBIvariantReportReceived">
        <w:r w:rsidR="00BF4616">
          <w:rPr>
            <w:rStyle w:val="ac"/>
          </w:rPr>
          <w:t>CBIvariantReportReceived</w:t>
        </w:r>
      </w:hyperlink>
      <w:r w:rsidRPr="005A06D9">
        <w:t>(cbi, k),</w:t>
      </w:r>
    </w:p>
    <w:p w:rsidRPr="005A06D9" w:rsidR="005A06D9" w:rsidP="000431E0" w:rsidRDefault="005A06D9">
      <w:pPr>
        <w:pStyle w:val="af7"/>
      </w:pPr>
      <w:r w:rsidRPr="005A06D9">
        <w:t xml:space="preserve">                             </w:t>
      </w:r>
      <w:r w:rsidR="00090FC1">
        <w:rPr>
          <w:rFonts w:hint="eastAsia"/>
        </w:rPr>
        <w:t xml:space="preserve">     </w:t>
      </w:r>
      <w:hyperlink w:history="1" w:anchor="CBIvariantReport">
        <w:r w:rsidR="008B4230">
          <w:rPr>
            <w:rStyle w:val="ac"/>
          </w:rPr>
          <w:t>CBIvariantReport</w:t>
        </w:r>
      </w:hyperlink>
      <w:r w:rsidRPr="005A06D9">
        <w:t>(cbi)</w:t>
      </w:r>
      <w:r w:rsidR="00354F88">
        <w:t>.C</w:t>
      </w:r>
      <w:r w:rsidRPr="005A06D9">
        <w:t>c</w:t>
      </w:r>
      <w:r w:rsidR="00354F88">
        <w:t>L</w:t>
      </w:r>
      <w:r w:rsidRPr="005A06D9">
        <w:t>oop</w:t>
      </w:r>
      <w:r w:rsidR="00354F88">
        <w:t>H</w:t>
      </w:r>
      <w:r w:rsidRPr="005A06D9">
        <w:t>our,</w:t>
      </w:r>
    </w:p>
    <w:p w:rsidRPr="005A06D9" w:rsidR="005A06D9" w:rsidP="000431E0" w:rsidRDefault="005A06D9">
      <w:pPr>
        <w:pStyle w:val="af7"/>
      </w:pPr>
      <w:r w:rsidRPr="005A06D9">
        <w:t xml:space="preserve">                             </w:t>
      </w:r>
      <w:r w:rsidR="00090FC1">
        <w:rPr>
          <w:rFonts w:hint="eastAsia"/>
        </w:rPr>
        <w:t xml:space="preserve">     </w:t>
      </w:r>
      <w:hyperlink w:history="1" w:anchor="ATPsetting">
        <w:r w:rsidR="00786D0B">
          <w:rPr>
            <w:rStyle w:val="ac"/>
          </w:rPr>
          <w:t>ATPsetting</w:t>
        </w:r>
      </w:hyperlink>
      <w:r w:rsidRPr="005A06D9">
        <w:t>.</w:t>
      </w:r>
      <w:r w:rsidR="0059345C">
        <w:t>VariantsBMlowValidityTime</w:t>
      </w:r>
      <w:r w:rsidRPr="005A06D9">
        <w:t>,</w:t>
      </w:r>
    </w:p>
    <w:p w:rsidRPr="005A06D9" w:rsidR="005A06D9" w:rsidP="000431E0" w:rsidRDefault="005A06D9">
      <w:pPr>
        <w:pStyle w:val="af7"/>
      </w:pPr>
      <w:r w:rsidRPr="005A06D9">
        <w:t xml:space="preserve">                             </w:t>
      </w:r>
      <w:r w:rsidR="00090FC1">
        <w:rPr>
          <w:rFonts w:hint="eastAsia"/>
        </w:rPr>
        <w:t xml:space="preserve">     </w:t>
      </w:r>
      <w:hyperlink w:history="1" w:anchor="min">
        <w:r w:rsidRPr="003B2B37">
          <w:rPr>
            <w:rStyle w:val="ac"/>
          </w:rPr>
          <w:t>min</w:t>
        </w:r>
      </w:hyperlink>
      <w:r w:rsidRPr="005A06D9">
        <w:t>(</w:t>
      </w:r>
      <w:hyperlink w:history="1" w:anchor="CBIvariantReportLastAge">
        <w:r w:rsidR="00497151">
          <w:rPr>
            <w:rStyle w:val="ac"/>
          </w:rPr>
          <w:t>CBIvariantReportLastAge</w:t>
        </w:r>
      </w:hyperlink>
      <w:r w:rsidRPr="005A06D9">
        <w:t>(cbi, k-1),</w:t>
      </w:r>
    </w:p>
    <w:p w:rsidRPr="005A06D9" w:rsidR="005A06D9" w:rsidP="000431E0" w:rsidRDefault="005A06D9">
      <w:pPr>
        <w:pStyle w:val="af7"/>
      </w:pPr>
      <w:r w:rsidRPr="005A06D9">
        <w:t xml:space="preserve">                                 </w:t>
      </w:r>
      <w:r w:rsidR="00090FC1">
        <w:rPr>
          <w:rFonts w:hint="eastAsia"/>
        </w:rPr>
        <w:t xml:space="preserve">      </w:t>
      </w:r>
      <w:hyperlink w:history="1" w:anchor="CBIminProductionAge">
        <w:r w:rsidR="00BD3E90">
          <w:rPr>
            <w:rStyle w:val="ac"/>
          </w:rPr>
          <w:t>CBIminProductionAge</w:t>
        </w:r>
      </w:hyperlink>
      <w:r w:rsidRPr="005A06D9">
        <w:t>(cbi, k-1),</w:t>
      </w:r>
    </w:p>
    <w:p w:rsidRPr="005A06D9" w:rsidR="005A06D9" w:rsidP="000431E0" w:rsidRDefault="005A06D9">
      <w:pPr>
        <w:pStyle w:val="af7"/>
      </w:pPr>
      <w:r w:rsidRPr="005A06D9">
        <w:t xml:space="preserve">                                 </w:t>
      </w:r>
      <w:r w:rsidR="00090FC1">
        <w:rPr>
          <w:rFonts w:hint="eastAsia"/>
        </w:rPr>
        <w:t xml:space="preserve">      </w:t>
      </w:r>
      <w:hyperlink w:history="1" w:anchor="BMvariantValidLastRisingAge">
        <w:r w:rsidR="00BF4616">
          <w:rPr>
            <w:rStyle w:val="ac"/>
          </w:rPr>
          <w:t>BMvariantValidLastRisingAge</w:t>
        </w:r>
      </w:hyperlink>
      <w:r w:rsidRPr="005A06D9">
        <w:t>(k)),</w:t>
      </w:r>
    </w:p>
    <w:p w:rsidRPr="006E3B52" w:rsidR="006E3B52" w:rsidP="000431E0" w:rsidRDefault="005A06D9">
      <w:pPr>
        <w:pStyle w:val="af7"/>
      </w:pPr>
      <w:r w:rsidRPr="005A06D9">
        <w:t xml:space="preserve">                             </w:t>
      </w:r>
      <w:r w:rsidR="00090FC1">
        <w:rPr>
          <w:rFonts w:hint="eastAsia"/>
        </w:rPr>
        <w:t xml:space="preserve">          </w:t>
      </w:r>
      <w:r w:rsidRPr="005A06D9">
        <w:t>k)</w:t>
      </w:r>
    </w:p>
    <w:p w:rsidRPr="006E3B52" w:rsidR="006E3B52" w:rsidP="000C0D62" w:rsidRDefault="006E3B52">
      <w:pPr>
        <w:pStyle w:val="ReqtifyAltQ"/>
      </w:pPr>
      <w:r w:rsidRPr="006E3B52">
        <w:t>#Category=Functional</w:t>
      </w:r>
    </w:p>
    <w:p w:rsidRPr="006E3B52" w:rsidR="006E3B52" w:rsidP="000C0D62" w:rsidRDefault="006E3B52">
      <w:pPr>
        <w:pStyle w:val="ReqtifyAltQ"/>
      </w:pPr>
      <w:r w:rsidRPr="006E3B52">
        <w:t>#Contribution=SIL4</w:t>
      </w:r>
    </w:p>
    <w:p w:rsidR="009328EA" w:rsidP="000C0D62" w:rsidRDefault="006E3B52">
      <w:pPr>
        <w:pStyle w:val="ReqtifyAltQ"/>
        <w:rPr>
          <w:ins w:author="常鸣" w:date="2014-07-03T14:27:00Z" w:id="3831"/>
        </w:rPr>
      </w:pPr>
      <w:del w:author="常鸣" w:date="2014-07-03T14:27:00Z" w:id="3832">
        <w:r w:rsidRPr="006E3B52" w:rsidDel="009328EA">
          <w:delText>#S</w:delText>
        </w:r>
      </w:del>
      <w:ins w:author="常鸣" w:date="2014-07-03T14:27:00Z" w:id="3833">
        <w:r w:rsidR="009328EA">
          <w:t>#Allocation=ATP Software</w:t>
        </w:r>
      </w:ins>
      <w:ins w:author="常鸣" w:date="2014-07-03T14:47:00Z" w:id="3834">
        <w:r w:rsidR="002428AA">
          <w:rPr>
            <w:rFonts w:hint="eastAsia"/>
          </w:rPr>
          <w:t>, Vital Embedded Setting</w:t>
        </w:r>
      </w:ins>
    </w:p>
    <w:p w:rsidRPr="006E3B52" w:rsidR="006E3B52" w:rsidP="000C0D62" w:rsidRDefault="009328EA">
      <w:pPr>
        <w:pStyle w:val="ReqtifyAltQ"/>
      </w:pPr>
      <w:ins w:author="常鸣" w:date="2014-07-03T14:27:00Z" w:id="3835">
        <w:r>
          <w:t>#S</w:t>
        </w:r>
      </w:ins>
      <w:r w:rsidRPr="006E3B52" w:rsidR="006E3B52">
        <w:t>ource=</w:t>
      </w:r>
      <w:r w:rsidRPr="006E3B52" w:rsidR="00261A0D">
        <w:t>[</w:t>
      </w:r>
      <w:r w:rsidR="0052393A">
        <w:t>iTC</w:t>
      </w:r>
      <w:r w:rsidR="00261A0D">
        <w:t>_CC-Sy</w:t>
      </w:r>
      <w:r w:rsidR="007875FB">
        <w:rPr>
          <w:rFonts w:hint="eastAsia"/>
        </w:rPr>
        <w:t>AD</w:t>
      </w:r>
      <w:r w:rsidR="00261A0D">
        <w:t>-1</w:t>
      </w:r>
      <w:r w:rsidR="007875FB">
        <w:rPr>
          <w:rFonts w:hint="eastAsia"/>
        </w:rPr>
        <w:t>173</w:t>
      </w:r>
      <w:r w:rsidRPr="006E3B52" w:rsidR="00261A0D">
        <w:rPr>
          <w:rFonts w:hint="eastAsia"/>
        </w:rPr>
        <w:t>]</w:t>
      </w:r>
    </w:p>
    <w:p w:rsidRPr="006E3B52" w:rsidR="006E3B52" w:rsidP="000C0D62" w:rsidRDefault="006E3B52">
      <w:pPr>
        <w:pStyle w:val="ReqtifyAltQ"/>
      </w:pPr>
      <w:r w:rsidRPr="006E3B52">
        <w:t>[End]</w:t>
      </w:r>
    </w:p>
    <w:p w:rsidRPr="006E3B52" w:rsidR="006E3B52" w:rsidP="00C93484" w:rsidRDefault="006E3B52">
      <w:pPr>
        <w:pStyle w:val="Reqtify"/>
      </w:pPr>
    </w:p>
    <w:p w:rsidRPr="006E3B52" w:rsidR="006E3B52" w:rsidP="00C93484" w:rsidRDefault="006E3B52">
      <w:pPr>
        <w:pStyle w:val="Reqtify"/>
      </w:pPr>
    </w:p>
    <w:p w:rsidRPr="006E3B52" w:rsidR="006E3B52" w:rsidP="00704491" w:rsidRDefault="006E3B52">
      <w:pPr>
        <w:pStyle w:val="ReqtifyAltR"/>
      </w:pPr>
      <w:r w:rsidRPr="006E3B52">
        <w:t>[iTC_CC_ATP-SwRS-06</w:t>
      </w:r>
      <w:r w:rsidR="00655979">
        <w:rPr>
          <w:rFonts w:hint="eastAsia"/>
        </w:rPr>
        <w:t>22</w:t>
      </w:r>
      <w:r w:rsidRPr="006E3B52">
        <w:t>]</w:t>
      </w:r>
    </w:p>
    <w:p w:rsidRPr="006E3B52" w:rsidR="006E3B52" w:rsidP="00C93484" w:rsidRDefault="00497151">
      <w:pPr>
        <w:pStyle w:val="Reqtify"/>
      </w:pPr>
      <w:bookmarkStart w:name="CBIvariantReportLastAge" w:id="3836"/>
      <w:r w:rsidRPr="008930D3">
        <w:rPr>
          <w:rStyle w:val="aff2"/>
          <w:bCs w:val="0"/>
          <w:iCs w:val="0"/>
        </w:rPr>
        <w:t>CBIvariantReportLastAge</w:t>
      </w:r>
      <w:bookmarkEnd w:id="3836"/>
      <w:r w:rsidRPr="006E3B52" w:rsidR="006E3B52">
        <w:rPr>
          <w:rFonts w:hint="eastAsia"/>
        </w:rPr>
        <w:t>，记录最新收到</w:t>
      </w:r>
      <w:r w:rsidR="00B8721D">
        <w:rPr>
          <w:rFonts w:hint="eastAsia"/>
        </w:rPr>
        <w:t>的联锁</w:t>
      </w:r>
      <w:r w:rsidRPr="006E3B52" w:rsidR="006E3B52">
        <w:rPr>
          <w:rFonts w:hint="eastAsia"/>
        </w:rPr>
        <w:t>消息</w:t>
      </w:r>
      <w:r w:rsidR="00B8721D">
        <w:rPr>
          <w:rFonts w:hint="eastAsia"/>
        </w:rPr>
        <w:t>已存活</w:t>
      </w:r>
      <w:r w:rsidRPr="006E3B52" w:rsidR="006E3B52">
        <w:rPr>
          <w:rFonts w:hint="eastAsia"/>
        </w:rPr>
        <w:t>的时间。</w:t>
      </w:r>
    </w:p>
    <w:p w:rsidRPr="006E3B52" w:rsidR="006E3B52" w:rsidP="00C93484" w:rsidRDefault="006E3B52">
      <w:pPr>
        <w:pStyle w:val="Reqtify"/>
      </w:pPr>
    </w:p>
    <w:p w:rsidRPr="00B8721D" w:rsidR="00B8721D" w:rsidP="000431E0" w:rsidRDefault="00B8721D">
      <w:pPr>
        <w:pStyle w:val="af7"/>
      </w:pPr>
      <w:r w:rsidRPr="00B8721D">
        <w:t xml:space="preserve">def </w:t>
      </w:r>
      <w:hyperlink w:history="1" w:anchor="CBIvariantReportLastAge">
        <w:r w:rsidR="00497151">
          <w:rPr>
            <w:rStyle w:val="ac"/>
          </w:rPr>
          <w:t>CBIvariantReportLastAge</w:t>
        </w:r>
      </w:hyperlink>
      <w:r w:rsidRPr="00B8721D">
        <w:t>(cbi, k):</w:t>
      </w:r>
    </w:p>
    <w:p w:rsidRPr="00B8721D" w:rsidR="00B8721D" w:rsidP="000431E0" w:rsidRDefault="00B8721D">
      <w:pPr>
        <w:pStyle w:val="af7"/>
      </w:pPr>
      <w:r w:rsidRPr="00B8721D">
        <w:t xml:space="preserve">    return Message</w:t>
      </w:r>
      <w:r w:rsidR="00354F88">
        <w:t>.</w:t>
      </w:r>
      <w:hyperlink w:history="1" w:anchor="LastAge">
        <w:r w:rsidR="00783A38">
          <w:rPr>
            <w:rStyle w:val="ac"/>
          </w:rPr>
          <w:t>LastAge</w:t>
        </w:r>
      </w:hyperlink>
      <w:r w:rsidRPr="00B8721D">
        <w:t>(</w:t>
      </w:r>
      <w:hyperlink w:history="1" w:anchor="CBIvariantReportAvailable">
        <w:r w:rsidR="00BF4616">
          <w:rPr>
            <w:rStyle w:val="ac"/>
          </w:rPr>
          <w:t>CBIvariantReportAvailable</w:t>
        </w:r>
      </w:hyperlink>
      <w:r w:rsidRPr="00B8721D">
        <w:t>(cbi, k),</w:t>
      </w:r>
    </w:p>
    <w:p w:rsidRPr="00B8721D" w:rsidR="00B8721D" w:rsidP="000431E0" w:rsidRDefault="00B8721D">
      <w:pPr>
        <w:pStyle w:val="af7"/>
      </w:pPr>
      <w:r w:rsidRPr="00B8721D">
        <w:t xml:space="preserve">                            </w:t>
      </w:r>
      <w:hyperlink w:history="1" w:anchor="CBIvariantReport">
        <w:r w:rsidR="008B4230">
          <w:rPr>
            <w:rStyle w:val="ac"/>
          </w:rPr>
          <w:t>CBIvariantReport</w:t>
        </w:r>
      </w:hyperlink>
      <w:r w:rsidRPr="00B8721D">
        <w:t>(cbi)</w:t>
      </w:r>
      <w:r w:rsidR="00354F88">
        <w:t>.C</w:t>
      </w:r>
      <w:r w:rsidRPr="00B8721D">
        <w:t>c</w:t>
      </w:r>
      <w:r w:rsidR="00354F88">
        <w:t>L</w:t>
      </w:r>
      <w:r w:rsidRPr="00B8721D">
        <w:t>oop</w:t>
      </w:r>
      <w:r w:rsidR="00354F88">
        <w:t>H</w:t>
      </w:r>
      <w:r w:rsidRPr="00B8721D">
        <w:t>our,</w:t>
      </w:r>
    </w:p>
    <w:p w:rsidRPr="00B8721D" w:rsidR="00B8721D" w:rsidP="000431E0" w:rsidRDefault="00B8721D">
      <w:pPr>
        <w:pStyle w:val="af7"/>
      </w:pPr>
      <w:r w:rsidRPr="00B8721D">
        <w:t xml:space="preserve">                            </w:t>
      </w:r>
      <w:hyperlink w:history="1" w:anchor="CBIvariantReportLastAge">
        <w:r w:rsidR="00497151">
          <w:rPr>
            <w:rStyle w:val="ac"/>
          </w:rPr>
          <w:t>CBIvariantReportLastAge</w:t>
        </w:r>
      </w:hyperlink>
      <w:r w:rsidRPr="00B8721D">
        <w:t>(cbi, k-1),</w:t>
      </w:r>
    </w:p>
    <w:p w:rsidRPr="006E3B52" w:rsidR="006E3B52" w:rsidP="000431E0" w:rsidRDefault="00B8721D">
      <w:pPr>
        <w:pStyle w:val="af7"/>
      </w:pPr>
      <w:r w:rsidRPr="00B8721D">
        <w:t xml:space="preserve">                            k)</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3837"/>
        </w:rPr>
      </w:pPr>
      <w:del w:author="常鸣" w:date="2014-07-03T14:27:00Z" w:id="3838">
        <w:r w:rsidRPr="00645181" w:rsidDel="009328EA">
          <w:delText>#</w:delText>
        </w:r>
        <w:r w:rsidDel="009328EA">
          <w:rPr>
            <w:rFonts w:hint="eastAsia"/>
          </w:rPr>
          <w:delText>S</w:delText>
        </w:r>
      </w:del>
      <w:ins w:author="常鸣" w:date="2014-07-03T14:27:00Z" w:id="3839">
        <w:r w:rsidR="009328EA">
          <w:t>#Allocation=ATP Software</w:t>
        </w:r>
      </w:ins>
    </w:p>
    <w:p w:rsidR="00D66ECA" w:rsidP="00D66ECA" w:rsidRDefault="009328EA">
      <w:pPr>
        <w:pStyle w:val="ReqtifyAltQ"/>
      </w:pPr>
      <w:ins w:author="常鸣" w:date="2014-07-03T14:27:00Z" w:id="3840">
        <w:r>
          <w:t>#S</w:t>
        </w:r>
      </w:ins>
      <w:r w:rsidR="00D66ECA">
        <w:rPr>
          <w:rFonts w:hint="eastAsia"/>
        </w:rPr>
        <w:t>ource</w:t>
      </w:r>
      <w:r w:rsidRPr="00645181" w:rsidR="00D66ECA">
        <w:t>=</w:t>
      </w:r>
      <w:r w:rsidRPr="00645181" w:rsidR="007875FB">
        <w:t>[</w:t>
      </w:r>
      <w:r w:rsidR="007875FB">
        <w:rPr>
          <w:rFonts w:hint="eastAsia"/>
        </w:rPr>
        <w:t>i</w:t>
      </w:r>
      <w:r w:rsidRPr="00645181" w:rsidR="007875FB">
        <w:t>TC_CC-Sy</w:t>
      </w:r>
      <w:r w:rsidR="007875FB">
        <w:rPr>
          <w:rFonts w:hint="eastAsia"/>
        </w:rPr>
        <w:t>AD</w:t>
      </w:r>
      <w:r w:rsidRPr="00645181" w:rsidR="007875FB">
        <w:t>-11</w:t>
      </w:r>
      <w:r w:rsidR="007875FB">
        <w:rPr>
          <w:rFonts w:hint="eastAsia"/>
        </w:rPr>
        <w:t>73</w:t>
      </w:r>
      <w:r w:rsidRPr="00645181" w:rsidR="007875FB">
        <w:t>]</w:t>
      </w:r>
    </w:p>
    <w:p w:rsidRPr="006E3B52" w:rsidR="006E3B52" w:rsidP="000C0D62" w:rsidRDefault="006E3B52">
      <w:pPr>
        <w:pStyle w:val="ReqtifyAltQ"/>
      </w:pPr>
      <w:r w:rsidRPr="006E3B52">
        <w:rPr>
          <w:rFonts w:hint="eastAsia"/>
        </w:rPr>
        <w:t>[End]</w:t>
      </w:r>
    </w:p>
    <w:p w:rsidRPr="007F3497" w:rsidR="006E3B52" w:rsidP="00C93484" w:rsidRDefault="006E3B52">
      <w:pPr>
        <w:pStyle w:val="Reqtify"/>
      </w:pPr>
    </w:p>
    <w:p w:rsidRPr="006E3B52" w:rsidR="006E3B52" w:rsidP="00C93484" w:rsidRDefault="006E3B52">
      <w:pPr>
        <w:pStyle w:val="Reqtify"/>
      </w:pPr>
    </w:p>
    <w:p w:rsidRPr="006E3B52" w:rsidR="006E3B52" w:rsidP="00704491" w:rsidRDefault="006E3B52">
      <w:pPr>
        <w:pStyle w:val="ReqtifyAltR"/>
      </w:pPr>
      <w:r w:rsidRPr="006E3B52">
        <w:t>[iTC_CC_ATP-SwRS-06</w:t>
      </w:r>
      <w:r w:rsidR="00655979">
        <w:rPr>
          <w:rFonts w:hint="eastAsia"/>
        </w:rPr>
        <w:t>23</w:t>
      </w:r>
      <w:r w:rsidRPr="006E3B52">
        <w:t>]</w:t>
      </w:r>
    </w:p>
    <w:p w:rsidRPr="006E3B52" w:rsidR="006E3B52" w:rsidP="00C93484" w:rsidRDefault="00BF4616">
      <w:pPr>
        <w:pStyle w:val="Reqtify"/>
      </w:pPr>
      <w:bookmarkStart w:name="BMcbiVariants" w:id="3841"/>
      <w:r w:rsidRPr="008930D3">
        <w:rPr>
          <w:rStyle w:val="aff2"/>
          <w:bCs w:val="0"/>
          <w:iCs w:val="0"/>
        </w:rPr>
        <w:lastRenderedPageBreak/>
        <w:t>BMcbiVariants</w:t>
      </w:r>
      <w:bookmarkEnd w:id="3841"/>
      <w:r w:rsidRPr="006E3B52" w:rsidR="006E3B52">
        <w:rPr>
          <w:rFonts w:hint="eastAsia"/>
        </w:rPr>
        <w:t xml:space="preserve">, </w:t>
      </w:r>
      <w:r w:rsidR="00352034">
        <w:rPr>
          <w:rFonts w:hint="eastAsia"/>
        </w:rPr>
        <w:t>当来自</w:t>
      </w:r>
      <w:r w:rsidR="00352034">
        <w:rPr>
          <w:rFonts w:hint="eastAsia"/>
        </w:rPr>
        <w:t>CBI</w:t>
      </w:r>
      <w:r w:rsidR="00352034">
        <w:rPr>
          <w:rFonts w:hint="eastAsia"/>
        </w:rPr>
        <w:t>的变量可用时，</w:t>
      </w:r>
      <w:r w:rsidRPr="006E3B52" w:rsidR="006E3B52">
        <w:rPr>
          <w:rFonts w:hint="eastAsia"/>
        </w:rPr>
        <w:t>存储</w:t>
      </w:r>
      <w:r w:rsidRPr="006E3B52" w:rsidR="006E3B52">
        <w:rPr>
          <w:rFonts w:hint="eastAsia"/>
        </w:rPr>
        <w:t>CBI</w:t>
      </w:r>
      <w:r w:rsidRPr="006E3B52" w:rsidR="006E3B52">
        <w:rPr>
          <w:rFonts w:hint="eastAsia"/>
        </w:rPr>
        <w:t>变量</w:t>
      </w:r>
      <w:r w:rsidR="00352034">
        <w:rPr>
          <w:rFonts w:hint="eastAsia"/>
        </w:rPr>
        <w:t>；其他时候保持不变。</w:t>
      </w:r>
    </w:p>
    <w:p w:rsidR="00D57C9F" w:rsidP="000431E0" w:rsidRDefault="00D57C9F">
      <w:pPr>
        <w:pStyle w:val="af7"/>
      </w:pPr>
      <w:r>
        <w:t xml:space="preserve">def </w:t>
      </w:r>
      <w:hyperlink w:history="1" w:anchor="BMcbiVariants">
        <w:r w:rsidR="00BF4616">
          <w:rPr>
            <w:rStyle w:val="ac"/>
          </w:rPr>
          <w:t>BMcbiVariants</w:t>
        </w:r>
      </w:hyperlink>
      <w:r>
        <w:rPr>
          <w:color w:val="FF8000"/>
        </w:rPr>
        <w:t>(</w:t>
      </w:r>
      <w:r>
        <w:t>cbi</w:t>
      </w:r>
      <w:r>
        <w:rPr>
          <w:color w:val="FF8000"/>
        </w:rPr>
        <w:t>,</w:t>
      </w:r>
      <w:r>
        <w:t xml:space="preserve"> k</w:t>
      </w:r>
      <w:r>
        <w:rPr>
          <w:color w:val="FF8000"/>
        </w:rPr>
        <w:t>)</w:t>
      </w:r>
      <w:r>
        <w:t>:</w:t>
      </w:r>
    </w:p>
    <w:p w:rsidR="00D57C9F" w:rsidP="000431E0" w:rsidRDefault="00D57C9F">
      <w:pPr>
        <w:pStyle w:val="af7"/>
      </w:pPr>
      <w:r>
        <w:t xml:space="preserve">    if </w:t>
      </w:r>
      <w:r>
        <w:rPr>
          <w:color w:val="FF8000"/>
        </w:rPr>
        <w:t>(</w:t>
      </w:r>
      <w:hyperlink w:history="1" w:anchor="CBIvariantReportAvailable">
        <w:r w:rsidR="00BF4616">
          <w:rPr>
            <w:rStyle w:val="ac"/>
          </w:rPr>
          <w:t>CBIvariantReportAvailable</w:t>
        </w:r>
      </w:hyperlink>
      <w:r>
        <w:rPr>
          <w:color w:val="FF8000"/>
        </w:rPr>
        <w:t>(</w:t>
      </w:r>
      <w:r>
        <w:t>cbi</w:t>
      </w:r>
      <w:r>
        <w:rPr>
          <w:color w:val="FF8000"/>
        </w:rPr>
        <w:t>,</w:t>
      </w:r>
      <w:r>
        <w:t xml:space="preserve"> k</w:t>
      </w:r>
      <w:r>
        <w:rPr>
          <w:color w:val="FF8000"/>
        </w:rPr>
        <w:t>))</w:t>
      </w:r>
      <w:r>
        <w:t>:</w:t>
      </w:r>
    </w:p>
    <w:p w:rsidR="00D57C9F" w:rsidP="000431E0" w:rsidRDefault="00D57C9F">
      <w:pPr>
        <w:pStyle w:val="af7"/>
      </w:pPr>
      <w:r>
        <w:t xml:space="preserve">        for idx </w:t>
      </w:r>
      <w:r w:rsidRPr="00113E1C">
        <w:t>in</w:t>
      </w:r>
      <w:r>
        <w:t xml:space="preserve"> </w:t>
      </w:r>
      <w:hyperlink w:history="1" w:anchor="range">
        <w:r w:rsidRPr="003B2B37" w:rsidR="003B2B37">
          <w:rPr>
            <w:rStyle w:val="ac"/>
          </w:rPr>
          <w:t>range</w:t>
        </w:r>
      </w:hyperlink>
      <w:r>
        <w:rPr>
          <w:color w:val="FF8000"/>
        </w:rPr>
        <w:t>(</w:t>
      </w:r>
      <w:r>
        <w:rPr>
          <w:color w:val="800000"/>
        </w:rPr>
        <w:t>0</w:t>
      </w:r>
      <w:r>
        <w:rPr>
          <w:color w:val="FF8000"/>
        </w:rPr>
        <w:t>,</w:t>
      </w:r>
      <w:r>
        <w:t xml:space="preserve"> </w:t>
      </w:r>
      <w:hyperlink w:history="1" w:anchor="CBIvariantReport">
        <w:r w:rsidR="008B4230">
          <w:rPr>
            <w:rStyle w:val="ac"/>
          </w:rPr>
          <w:t>CBIvariantReport</w:t>
        </w:r>
      </w:hyperlink>
      <w:r w:rsidR="00354F88">
        <w:t>.N</w:t>
      </w:r>
      <w:r>
        <w:t>umber</w:t>
      </w:r>
      <w:r w:rsidR="00354F88">
        <w:t>O</w:t>
      </w:r>
      <w:r>
        <w:t>r</w:t>
      </w:r>
      <w:r w:rsidR="00354F88">
        <w:t>V</w:t>
      </w:r>
      <w:r>
        <w:t>ariants</w:t>
      </w:r>
      <w:r>
        <w:rPr>
          <w:color w:val="FF8000"/>
        </w:rPr>
        <w:t>)</w:t>
      </w:r>
      <w:r>
        <w:t>:</w:t>
      </w:r>
    </w:p>
    <w:p w:rsidR="00D57C9F" w:rsidP="000431E0" w:rsidRDefault="00D57C9F">
      <w:pPr>
        <w:pStyle w:val="af7"/>
      </w:pPr>
      <w:r>
        <w:t xml:space="preserve">            </w:t>
      </w:r>
      <w:hyperlink w:history="1" w:anchor="BMcbiVariants">
        <w:r w:rsidR="00BF4616">
          <w:rPr>
            <w:rStyle w:val="ac"/>
          </w:rPr>
          <w:t>BMcbiVariants</w:t>
        </w:r>
      </w:hyperlink>
      <w:r>
        <w:rPr>
          <w:color w:val="FF8000"/>
        </w:rPr>
        <w:t>[</w:t>
      </w:r>
      <w:r>
        <w:t>cbi</w:t>
      </w:r>
      <w:r>
        <w:rPr>
          <w:color w:val="FF8000"/>
        </w:rPr>
        <w:t>]</w:t>
      </w:r>
      <w:r w:rsidR="00354F88">
        <w:t>.V</w:t>
      </w:r>
      <w:r>
        <w:t>ariants</w:t>
      </w:r>
      <w:r>
        <w:rPr>
          <w:color w:val="FF8000"/>
        </w:rPr>
        <w:t>[</w:t>
      </w:r>
      <w:r>
        <w:t>idx</w:t>
      </w:r>
      <w:r>
        <w:rPr>
          <w:color w:val="FF8000"/>
        </w:rPr>
        <w:t>]</w:t>
      </w:r>
      <w:r>
        <w:t xml:space="preserve"> </w:t>
      </w:r>
      <w:r>
        <w:rPr>
          <w:color w:val="FF8000"/>
        </w:rPr>
        <w:t>=</w:t>
      </w:r>
      <w:r>
        <w:t xml:space="preserve"> </w:t>
      </w:r>
      <w:hyperlink w:history="1" w:anchor="CBIvariantReport">
        <w:r w:rsidR="008B4230">
          <w:rPr>
            <w:rStyle w:val="ac"/>
          </w:rPr>
          <w:t>CBIvariantReport</w:t>
        </w:r>
      </w:hyperlink>
      <w:r w:rsidR="00354F88">
        <w:t>.V</w:t>
      </w:r>
      <w:r>
        <w:t>ariant</w:t>
      </w:r>
      <w:r>
        <w:rPr>
          <w:color w:val="FF8000"/>
        </w:rPr>
        <w:t>[</w:t>
      </w:r>
      <w:r>
        <w:t>idx</w:t>
      </w:r>
      <w:r>
        <w:rPr>
          <w:color w:val="FF8000"/>
        </w:rPr>
        <w:t>]</w:t>
      </w:r>
    </w:p>
    <w:p w:rsidR="00D57C9F" w:rsidP="000431E0" w:rsidRDefault="00D57C9F">
      <w:pPr>
        <w:pStyle w:val="af7"/>
      </w:pPr>
      <w:r>
        <w:t xml:space="preserve">    else:</w:t>
      </w:r>
    </w:p>
    <w:p w:rsidR="00D57C9F" w:rsidP="000431E0" w:rsidRDefault="00D57C9F">
      <w:pPr>
        <w:pStyle w:val="af7"/>
      </w:pPr>
      <w:r>
        <w:t xml:space="preserve">        pass</w:t>
      </w:r>
    </w:p>
    <w:p w:rsidRPr="006E3B52" w:rsidR="006E3B52" w:rsidP="000431E0" w:rsidRDefault="00D57C9F">
      <w:pPr>
        <w:pStyle w:val="af7"/>
      </w:pPr>
      <w:r>
        <w:t xml:space="preserve">    return </w:t>
      </w:r>
      <w:hyperlink w:history="1" w:anchor="BMcbiVariants">
        <w:r w:rsidR="00BF4616">
          <w:rPr>
            <w:rStyle w:val="ac"/>
          </w:rPr>
          <w:t>BMcbiVariants</w:t>
        </w:r>
      </w:hyperlink>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3842"/>
        </w:rPr>
      </w:pPr>
      <w:del w:author="常鸣" w:date="2014-07-03T14:27:00Z" w:id="3843">
        <w:r w:rsidRPr="00645181" w:rsidDel="009328EA">
          <w:delText>#</w:delText>
        </w:r>
        <w:r w:rsidDel="009328EA">
          <w:rPr>
            <w:rFonts w:hint="eastAsia"/>
          </w:rPr>
          <w:delText>S</w:delText>
        </w:r>
      </w:del>
      <w:ins w:author="常鸣" w:date="2014-07-03T14:27:00Z" w:id="3844">
        <w:r w:rsidR="009328EA">
          <w:t>#Allocation=ATP Software</w:t>
        </w:r>
      </w:ins>
    </w:p>
    <w:p w:rsidR="00D66ECA" w:rsidP="00D66ECA" w:rsidRDefault="009328EA">
      <w:pPr>
        <w:pStyle w:val="ReqtifyAltQ"/>
      </w:pPr>
      <w:ins w:author="常鸣" w:date="2014-07-03T14:27:00Z" w:id="3845">
        <w:r>
          <w:t>#S</w:t>
        </w:r>
      </w:ins>
      <w:r w:rsidR="00D66ECA">
        <w:rPr>
          <w:rFonts w:hint="eastAsia"/>
        </w:rPr>
        <w:t>ource</w:t>
      </w:r>
      <w:r w:rsidRPr="00645181" w:rsidR="00D66ECA">
        <w:t>=</w:t>
      </w:r>
      <w:r w:rsidRPr="00645181" w:rsidR="001F67E3">
        <w:t>[</w:t>
      </w:r>
      <w:r w:rsidR="001F67E3">
        <w:rPr>
          <w:rFonts w:hint="eastAsia"/>
        </w:rPr>
        <w:t>i</w:t>
      </w:r>
      <w:r w:rsidRPr="00645181" w:rsidR="001F67E3">
        <w:t>TC_CC-Sy</w:t>
      </w:r>
      <w:r w:rsidR="001F67E3">
        <w:rPr>
          <w:rFonts w:hint="eastAsia"/>
        </w:rPr>
        <w:t>AD</w:t>
      </w:r>
      <w:r w:rsidRPr="00645181" w:rsidR="001F67E3">
        <w:t>-11</w:t>
      </w:r>
      <w:r w:rsidR="001F67E3">
        <w:rPr>
          <w:rFonts w:hint="eastAsia"/>
        </w:rPr>
        <w:t>79</w:t>
      </w:r>
      <w:r w:rsidRPr="00645181" w:rsidR="001F67E3">
        <w:t>]</w:t>
      </w:r>
    </w:p>
    <w:p w:rsidRPr="006E3B52" w:rsidR="006E3B52" w:rsidP="00D66ECA" w:rsidRDefault="006E3B52">
      <w:pPr>
        <w:pStyle w:val="ReqtifyAltQ"/>
      </w:pPr>
      <w:r w:rsidRPr="006E3B52">
        <w:t>[End]</w:t>
      </w:r>
    </w:p>
    <w:p w:rsidRPr="006E3B52" w:rsidR="00155F31" w:rsidP="00C93484" w:rsidRDefault="00155F31">
      <w:pPr>
        <w:pStyle w:val="Reqtify"/>
      </w:pPr>
    </w:p>
    <w:p w:rsidR="00155F31" w:rsidP="00C93484" w:rsidRDefault="00155F31">
      <w:pPr>
        <w:pStyle w:val="Reqtify"/>
      </w:pPr>
    </w:p>
    <w:p w:rsidRPr="00155F31" w:rsidR="00155F31" w:rsidP="00C93484" w:rsidRDefault="00155F31">
      <w:pPr>
        <w:pStyle w:val="Reqtify"/>
        <w:rPr>
          <w:rStyle w:val="aff1"/>
        </w:rPr>
      </w:pPr>
      <w:r w:rsidRPr="00155F31">
        <w:rPr>
          <w:rStyle w:val="aff1"/>
          <w:rFonts w:hint="eastAsia"/>
        </w:rPr>
        <w:t>NOTES:</w:t>
      </w:r>
    </w:p>
    <w:p w:rsidR="00155F31" w:rsidP="00C93484" w:rsidRDefault="00155F31">
      <w:pPr>
        <w:pStyle w:val="Reqtify"/>
      </w:pPr>
      <w:r>
        <w:rPr>
          <w:rFonts w:hint="eastAsia"/>
        </w:rPr>
        <w:t>考虑到</w:t>
      </w:r>
      <w:r>
        <w:rPr>
          <w:rFonts w:hint="eastAsia"/>
        </w:rPr>
        <w:t>ATP</w:t>
      </w:r>
      <w:r>
        <w:rPr>
          <w:rFonts w:hint="eastAsia"/>
        </w:rPr>
        <w:t>程序镜像大小和代码执行效率，在设计时最多存储并维护</w:t>
      </w:r>
      <w:r>
        <w:rPr>
          <w:rFonts w:hint="eastAsia"/>
        </w:rPr>
        <w:t>3</w:t>
      </w:r>
      <w:r>
        <w:rPr>
          <w:rFonts w:hint="eastAsia"/>
        </w:rPr>
        <w:t>个</w:t>
      </w:r>
      <w:r>
        <w:rPr>
          <w:rFonts w:hint="eastAsia"/>
        </w:rPr>
        <w:t>CBI</w:t>
      </w:r>
      <w:r>
        <w:rPr>
          <w:rFonts w:hint="eastAsia"/>
        </w:rPr>
        <w:t>的变量消息（由项目设计保证，列车最多跨</w:t>
      </w:r>
      <w:r>
        <w:rPr>
          <w:rFonts w:hint="eastAsia"/>
        </w:rPr>
        <w:t>2</w:t>
      </w:r>
      <w:r>
        <w:rPr>
          <w:rFonts w:hint="eastAsia"/>
        </w:rPr>
        <w:t>个联锁区段）。</w:t>
      </w:r>
      <w:r>
        <w:rPr>
          <w:rFonts w:hint="eastAsia"/>
        </w:rPr>
        <w:t>ATP</w:t>
      </w:r>
      <w:r>
        <w:rPr>
          <w:rFonts w:hint="eastAsia"/>
        </w:rPr>
        <w:t>对于新收到并解析完成的联锁消息存储规则如下：</w:t>
      </w:r>
    </w:p>
    <w:p w:rsidR="00155F31" w:rsidP="00FA0FBB" w:rsidRDefault="00155F31">
      <w:pPr>
        <w:pStyle w:val="AltX"/>
      </w:pPr>
      <w:r>
        <w:rPr>
          <w:rFonts w:hint="eastAsia"/>
        </w:rPr>
        <w:t>如果之前已经存储有该联锁消息，则使用新消息将其覆盖；</w:t>
      </w:r>
    </w:p>
    <w:p w:rsidR="00155F31" w:rsidP="00FA0FBB" w:rsidRDefault="00155F31">
      <w:pPr>
        <w:pStyle w:val="AltX"/>
      </w:pPr>
      <w:r>
        <w:rPr>
          <w:rFonts w:hint="eastAsia"/>
        </w:rPr>
        <w:t>否则，如果尚有空的存储空间，则将新消息存储在空的位置；</w:t>
      </w:r>
    </w:p>
    <w:p w:rsidRPr="00155F31" w:rsidR="00155F31" w:rsidP="00FA0FBB" w:rsidRDefault="00155F31">
      <w:pPr>
        <w:pStyle w:val="AltX"/>
      </w:pPr>
      <w:r>
        <w:rPr>
          <w:rFonts w:hint="eastAsia"/>
        </w:rPr>
        <w:t>否则，使用新消息覆盖掉既有的</w:t>
      </w:r>
      <w:r>
        <w:rPr>
          <w:rFonts w:hint="eastAsia"/>
        </w:rPr>
        <w:t>3</w:t>
      </w:r>
      <w:r>
        <w:rPr>
          <w:rFonts w:hint="eastAsia"/>
        </w:rPr>
        <w:t>个消息中最旧的联锁消息。</w:t>
      </w:r>
    </w:p>
    <w:p w:rsidR="008C41EE" w:rsidP="00C93484" w:rsidRDefault="008C41EE">
      <w:pPr>
        <w:pStyle w:val="Reqtify"/>
      </w:pPr>
    </w:p>
    <w:p w:rsidRPr="00155F31" w:rsidR="00155F31" w:rsidP="00C93484" w:rsidRDefault="00155F31">
      <w:pPr>
        <w:pStyle w:val="Reqtify"/>
      </w:pPr>
    </w:p>
    <w:p w:rsidRPr="006E3B52" w:rsidR="006E3B52" w:rsidP="00704491" w:rsidRDefault="006E3B52">
      <w:pPr>
        <w:pStyle w:val="ReqtifyAltR"/>
      </w:pPr>
      <w:r w:rsidRPr="006E3B52">
        <w:t>[</w:t>
      </w:r>
      <w:r w:rsidR="0052393A">
        <w:t>iTC</w:t>
      </w:r>
      <w:r w:rsidR="006A5C0D">
        <w:t>_CC_ATP-SwRS-06</w:t>
      </w:r>
      <w:r w:rsidR="00655979">
        <w:rPr>
          <w:rFonts w:hint="eastAsia"/>
        </w:rPr>
        <w:t>24</w:t>
      </w:r>
      <w:r w:rsidRPr="006E3B52">
        <w:t>]</w:t>
      </w:r>
    </w:p>
    <w:p w:rsidR="00310644" w:rsidP="00C93484" w:rsidRDefault="00BF4616">
      <w:pPr>
        <w:pStyle w:val="Reqtify"/>
      </w:pPr>
      <w:bookmarkStart w:name="CBIvariantAge" w:id="3846"/>
      <w:r w:rsidRPr="008930D3">
        <w:rPr>
          <w:rStyle w:val="aff2"/>
          <w:bCs w:val="0"/>
          <w:iCs w:val="0"/>
        </w:rPr>
        <w:t>CBIvariantAge</w:t>
      </w:r>
      <w:bookmarkEnd w:id="3846"/>
      <w:r w:rsidRPr="006E3B52" w:rsidR="006E3B52">
        <w:rPr>
          <w:rFonts w:hint="eastAsia"/>
        </w:rPr>
        <w:t>，</w:t>
      </w:r>
      <w:r w:rsidRPr="006E3B52" w:rsidR="006E3B52">
        <w:rPr>
          <w:rFonts w:hint="eastAsia"/>
        </w:rPr>
        <w:t>CBI</w:t>
      </w:r>
      <w:r w:rsidRPr="006E3B52" w:rsidR="006E3B52">
        <w:rPr>
          <w:rFonts w:hint="eastAsia"/>
        </w:rPr>
        <w:t>变量</w:t>
      </w:r>
      <w:r w:rsidR="002773E3">
        <w:rPr>
          <w:rFonts w:hint="eastAsia"/>
        </w:rPr>
        <w:t>的有效存活时间</w:t>
      </w:r>
      <w:r w:rsidR="00742B1B">
        <w:rPr>
          <w:rFonts w:hint="eastAsia"/>
        </w:rPr>
        <w:t>，最大值为</w:t>
      </w:r>
      <w:r w:rsidRPr="00742B1B" w:rsidR="00742B1B">
        <w:rPr>
          <w:rStyle w:val="aff1"/>
        </w:rPr>
        <w:fldChar w:fldCharType="begin"/>
      </w:r>
      <w:r w:rsidRPr="00742B1B" w:rsidR="00742B1B">
        <w:instrText xml:space="preserve"> REF REPORT_AGE_MAX \h </w:instrText>
      </w:r>
      <w:r w:rsidRPr="00742B1B" w:rsidR="00742B1B">
        <w:rPr>
          <w:rStyle w:val="aff1"/>
        </w:rPr>
      </w:r>
      <w:r w:rsidRPr="00742B1B" w:rsidR="00742B1B">
        <w:rPr>
          <w:rStyle w:val="aff1"/>
        </w:rPr>
        <w:fldChar w:fldCharType="separate"/>
      </w:r>
      <w:r w:rsidRPr="0094616C" w:rsidR="00DE178B">
        <w:rPr>
          <w:rStyle w:val="aff1"/>
          <w:rFonts w:hint="eastAsia"/>
        </w:rPr>
        <w:t>REPORT_AGE_MAX</w:t>
      </w:r>
      <w:r w:rsidRPr="00742B1B" w:rsidR="00742B1B">
        <w:rPr>
          <w:rStyle w:val="aff1"/>
        </w:rPr>
        <w:fldChar w:fldCharType="end"/>
      </w:r>
      <w:r w:rsidR="00742B1B">
        <w:rPr>
          <w:rFonts w:hint="eastAsia"/>
        </w:rPr>
        <w:t>。</w:t>
      </w:r>
    </w:p>
    <w:p w:rsidRPr="006E3B52" w:rsidR="006E3B52" w:rsidP="00FA0FBB" w:rsidRDefault="002773E3">
      <w:pPr>
        <w:pStyle w:val="AltX"/>
      </w:pPr>
      <w:r>
        <w:rPr>
          <w:rFonts w:hint="eastAsia"/>
        </w:rPr>
        <w:t>该值与</w:t>
      </w:r>
      <w:r w:rsidRPr="006E3B52">
        <w:rPr>
          <w:rStyle w:val="aff2"/>
        </w:rPr>
        <w:t>CBIvariantReport</w:t>
      </w:r>
      <w:r w:rsidRPr="006E3B52">
        <w:rPr>
          <w:rStyle w:val="aff2"/>
          <w:rFonts w:hint="eastAsia"/>
        </w:rPr>
        <w:t>Last</w:t>
      </w:r>
      <w:r>
        <w:rPr>
          <w:rStyle w:val="aff2"/>
          <w:rFonts w:hint="eastAsia"/>
        </w:rPr>
        <w:t>Age</w:t>
      </w:r>
      <w:r>
        <w:rPr>
          <w:rFonts w:hint="eastAsia"/>
        </w:rPr>
        <w:t>的区别是在判断回复远端</w:t>
      </w:r>
      <w:r>
        <w:rPr>
          <w:rFonts w:hint="eastAsia"/>
        </w:rPr>
        <w:t>ATP</w:t>
      </w:r>
      <w:r>
        <w:rPr>
          <w:rFonts w:hint="eastAsia"/>
        </w:rPr>
        <w:t>消息时，使用</w:t>
      </w:r>
      <w:hyperlink w:history="1" w:anchor="OtherATPmaxTime">
        <w:r w:rsidR="000C0D62">
          <w:rPr>
            <w:rStyle w:val="ac"/>
          </w:rPr>
          <w:t>OtherATPmaxTime</w:t>
        </w:r>
      </w:hyperlink>
      <w:r>
        <w:rPr>
          <w:rFonts w:hint="eastAsia"/>
        </w:rPr>
        <w:t>进行计算，在判断有效期时导向安全侧。</w:t>
      </w:r>
    </w:p>
    <w:p w:rsidRPr="0073243F" w:rsidR="0073243F" w:rsidP="000431E0" w:rsidRDefault="0073243F">
      <w:pPr>
        <w:pStyle w:val="af7"/>
      </w:pPr>
      <w:r w:rsidRPr="0073243F">
        <w:t xml:space="preserve">def </w:t>
      </w:r>
      <w:hyperlink w:history="1" w:anchor="CBIvariantAge">
        <w:r w:rsidR="00BF4616">
          <w:rPr>
            <w:rStyle w:val="ac"/>
          </w:rPr>
          <w:t>CBIvariantAge</w:t>
        </w:r>
      </w:hyperlink>
      <w:r w:rsidRPr="0073243F">
        <w:t>(cbi, k):</w:t>
      </w:r>
    </w:p>
    <w:p w:rsidRPr="00742B1B" w:rsidR="00742B1B" w:rsidP="000431E0" w:rsidRDefault="0073243F">
      <w:pPr>
        <w:pStyle w:val="af7"/>
      </w:pPr>
      <w:r w:rsidRPr="0073243F">
        <w:t xml:space="preserve">    if (Initialization</w:t>
      </w:r>
    </w:p>
    <w:p w:rsidRPr="0073243F" w:rsidR="0073243F" w:rsidP="000431E0" w:rsidRDefault="00742B1B">
      <w:pPr>
        <w:pStyle w:val="af7"/>
      </w:pPr>
      <w:r w:rsidRPr="00742B1B">
        <w:t xml:space="preserve">        or </w:t>
      </w:r>
      <w:hyperlink w:history="1" w:anchor="CBIvariantAge">
        <w:r w:rsidRPr="00742B1B">
          <w:rPr>
            <w:rStyle w:val="ac"/>
          </w:rPr>
          <w:t>CBIvariantAge</w:t>
        </w:r>
      </w:hyperlink>
      <w:r w:rsidRPr="00742B1B">
        <w:t xml:space="preserve">(k-1) &gt;= </w:t>
      </w:r>
      <w:r w:rsidRPr="00742B1B">
        <w:rPr>
          <w:rStyle w:val="aff1"/>
        </w:rPr>
        <w:fldChar w:fldCharType="begin"/>
      </w:r>
      <w:r w:rsidRPr="00742B1B">
        <w:instrText xml:space="preserve"> REF REPORT_AGE_MAX \h </w:instrText>
      </w:r>
      <w:r w:rsidRPr="00742B1B">
        <w:rPr>
          <w:rStyle w:val="aff1"/>
        </w:rPr>
      </w:r>
      <w:r w:rsidRPr="00742B1B">
        <w:rPr>
          <w:rStyle w:val="aff1"/>
        </w:rPr>
        <w:fldChar w:fldCharType="separate"/>
      </w:r>
      <w:r w:rsidRPr="0094616C" w:rsidR="00DE178B">
        <w:rPr>
          <w:rStyle w:val="aff1"/>
          <w:rFonts w:hint="eastAsia"/>
        </w:rPr>
        <w:t>REPORT_AGE_MAX</w:t>
      </w:r>
      <w:r w:rsidRPr="00742B1B">
        <w:rPr>
          <w:rStyle w:val="aff1"/>
        </w:rPr>
        <w:fldChar w:fldCharType="end"/>
      </w:r>
      <w:r w:rsidRPr="0073243F" w:rsidR="0073243F">
        <w:t>):</w:t>
      </w:r>
    </w:p>
    <w:p w:rsidRPr="0073243F" w:rsidR="0073243F" w:rsidP="000431E0" w:rsidRDefault="0073243F">
      <w:pPr>
        <w:pStyle w:val="af7"/>
      </w:pPr>
      <w:r w:rsidRPr="0073243F">
        <w:t xml:space="preserve">        </w:t>
      </w:r>
      <w:r w:rsidR="00F11957">
        <w:rPr>
          <w:rFonts w:hint="eastAsia"/>
        </w:rPr>
        <w:t>return</w:t>
      </w:r>
      <w:r w:rsidRPr="0073243F">
        <w:t xml:space="preserve"> </w:t>
      </w:r>
      <w:r w:rsidR="00683E47">
        <w:rPr>
          <w:rStyle w:val="aff1"/>
        </w:rPr>
        <w:fldChar w:fldCharType="begin"/>
      </w:r>
      <w:r w:rsidR="00683E47">
        <w:instrText xml:space="preserve"> REF REPORT_AGE_MAX \h </w:instrText>
      </w:r>
      <w:r w:rsidR="00683E47">
        <w:rPr>
          <w:rStyle w:val="aff1"/>
        </w:rPr>
      </w:r>
      <w:r w:rsidR="00683E47">
        <w:rPr>
          <w:rStyle w:val="aff1"/>
        </w:rPr>
        <w:fldChar w:fldCharType="separate"/>
      </w:r>
      <w:r w:rsidRPr="0094616C" w:rsidR="00DE178B">
        <w:rPr>
          <w:rStyle w:val="aff1"/>
          <w:rFonts w:hint="eastAsia"/>
        </w:rPr>
        <w:t>REPORT_AGE_MAX</w:t>
      </w:r>
      <w:r w:rsidR="00683E47">
        <w:rPr>
          <w:rStyle w:val="aff1"/>
        </w:rPr>
        <w:fldChar w:fldCharType="end"/>
      </w:r>
    </w:p>
    <w:p w:rsidRPr="0073243F" w:rsidR="0073243F" w:rsidP="000431E0" w:rsidRDefault="0073243F">
      <w:pPr>
        <w:pStyle w:val="af7"/>
      </w:pPr>
      <w:r w:rsidRPr="0073243F">
        <w:t xml:space="preserve">    elif (</w:t>
      </w:r>
      <w:hyperlink w:history="1" w:anchor="CBIvariantReportAvailable">
        <w:r w:rsidR="00BF4616">
          <w:rPr>
            <w:rStyle w:val="ac"/>
          </w:rPr>
          <w:t>CBIvariantReportAvailable</w:t>
        </w:r>
      </w:hyperlink>
      <w:r w:rsidRPr="0073243F">
        <w:t>(cbi, k)</w:t>
      </w:r>
    </w:p>
    <w:p w:rsidRPr="0073243F" w:rsidR="0073243F" w:rsidP="000431E0" w:rsidRDefault="0073243F">
      <w:pPr>
        <w:pStyle w:val="af7"/>
      </w:pPr>
      <w:r w:rsidRPr="0073243F">
        <w:t xml:space="preserve">          and Message.</w:t>
      </w:r>
      <w:hyperlink w:history="1" w:anchor="ReplyLocalCC">
        <w:r w:rsidR="001C16B4">
          <w:rPr>
            <w:rStyle w:val="ac"/>
          </w:rPr>
          <w:t>ReplyLocalCC</w:t>
        </w:r>
      </w:hyperlink>
      <w:r w:rsidRPr="0073243F">
        <w:t>(</w:t>
      </w:r>
      <w:hyperlink w:history="1" w:anchor="CBIvariantReport">
        <w:r w:rsidR="008B4230">
          <w:rPr>
            <w:rStyle w:val="ac"/>
          </w:rPr>
          <w:t>CBIvariantReport</w:t>
        </w:r>
      </w:hyperlink>
      <w:r w:rsidRPr="0073243F">
        <w:t>(cbi)</w:t>
      </w:r>
      <w:r w:rsidR="00354F88">
        <w:t>.C</w:t>
      </w:r>
      <w:r w:rsidRPr="0073243F">
        <w:t>c</w:t>
      </w:r>
      <w:r w:rsidR="00354F88">
        <w:t>L</w:t>
      </w:r>
      <w:r w:rsidRPr="0073243F">
        <w:t>oop</w:t>
      </w:r>
      <w:r w:rsidR="00354F88">
        <w:t>H</w:t>
      </w:r>
      <w:r w:rsidRPr="0073243F">
        <w:t>our)):</w:t>
      </w:r>
    </w:p>
    <w:p w:rsidRPr="0073243F" w:rsidR="0073243F" w:rsidP="000431E0" w:rsidRDefault="0073243F">
      <w:pPr>
        <w:pStyle w:val="af7"/>
      </w:pPr>
      <w:r w:rsidRPr="0073243F">
        <w:t xml:space="preserve">        </w:t>
      </w:r>
      <w:r w:rsidR="00F11957">
        <w:rPr>
          <w:rFonts w:hint="eastAsia"/>
        </w:rPr>
        <w:t>return</w:t>
      </w:r>
      <w:r w:rsidRPr="0073243F">
        <w:t xml:space="preserve"> (1 + Message</w:t>
      </w:r>
      <w:r w:rsidR="00354F88">
        <w:t>.</w:t>
      </w:r>
      <w:hyperlink w:history="1" w:anchor="ModularSub">
        <w:r w:rsidR="001C16B4">
          <w:rPr>
            <w:rStyle w:val="ac"/>
          </w:rPr>
          <w:t>ModularSub</w:t>
        </w:r>
      </w:hyperlink>
      <w:r w:rsidRPr="0073243F">
        <w:t>(</w:t>
      </w:r>
      <w:hyperlink w:history="1" w:anchor="ATPtime">
        <w:r w:rsidR="003B253D">
          <w:rPr>
            <w:rStyle w:val="ac"/>
          </w:rPr>
          <w:t>ATPtime</w:t>
        </w:r>
      </w:hyperlink>
      <w:r w:rsidRPr="0073243F">
        <w:t xml:space="preserve">(k), </w:t>
      </w:r>
      <w:hyperlink w:history="1" w:anchor="CBIvariantReport">
        <w:r w:rsidR="008B4230">
          <w:rPr>
            <w:rStyle w:val="ac"/>
          </w:rPr>
          <w:t>CBIvariantReport</w:t>
        </w:r>
      </w:hyperlink>
      <w:r w:rsidRPr="0073243F">
        <w:t>(cbi)</w:t>
      </w:r>
      <w:r w:rsidR="00354F88">
        <w:t>.C</w:t>
      </w:r>
      <w:r w:rsidRPr="0073243F">
        <w:t>c</w:t>
      </w:r>
      <w:r w:rsidR="00354F88">
        <w:t>L</w:t>
      </w:r>
      <w:r w:rsidRPr="0073243F">
        <w:t>oop</w:t>
      </w:r>
      <w:r w:rsidR="00354F88">
        <w:t>H</w:t>
      </w:r>
      <w:r w:rsidRPr="0073243F">
        <w:t>our))</w:t>
      </w:r>
    </w:p>
    <w:p w:rsidRPr="0073243F" w:rsidR="0073243F" w:rsidP="000431E0" w:rsidRDefault="0073243F">
      <w:pPr>
        <w:pStyle w:val="af7"/>
      </w:pPr>
      <w:r w:rsidRPr="0073243F">
        <w:t xml:space="preserve">    elif (</w:t>
      </w:r>
      <w:hyperlink w:history="1" w:anchor="CBIvariantReportAvailable">
        <w:r w:rsidR="00BF4616">
          <w:rPr>
            <w:rStyle w:val="ac"/>
          </w:rPr>
          <w:t>CBIvariantReportAvailable</w:t>
        </w:r>
      </w:hyperlink>
      <w:r w:rsidRPr="0073243F">
        <w:t>(cbi, k)</w:t>
      </w:r>
    </w:p>
    <w:p w:rsidRPr="0073243F" w:rsidR="0073243F" w:rsidP="000431E0" w:rsidRDefault="0073243F">
      <w:pPr>
        <w:pStyle w:val="af7"/>
      </w:pPr>
      <w:r w:rsidRPr="0073243F">
        <w:t xml:space="preserve">          and Message.</w:t>
      </w:r>
      <w:hyperlink w:history="1" w:anchor="ReplyDistantCC">
        <w:r w:rsidR="001C16B4">
          <w:rPr>
            <w:rStyle w:val="ac"/>
          </w:rPr>
          <w:t>ReplyDistantCC</w:t>
        </w:r>
      </w:hyperlink>
      <w:r w:rsidRPr="0073243F">
        <w:t>(</w:t>
      </w:r>
      <w:hyperlink w:history="1" w:anchor="CBIvariantReport">
        <w:r w:rsidR="008B4230">
          <w:rPr>
            <w:rStyle w:val="ac"/>
          </w:rPr>
          <w:t>CBIvariantReport</w:t>
        </w:r>
      </w:hyperlink>
      <w:r w:rsidRPr="0073243F">
        <w:t>(cbi)</w:t>
      </w:r>
      <w:r w:rsidR="00354F88">
        <w:t>.C</w:t>
      </w:r>
      <w:r w:rsidRPr="0073243F">
        <w:t>c</w:t>
      </w:r>
      <w:r w:rsidR="00354F88">
        <w:t>L</w:t>
      </w:r>
      <w:r w:rsidRPr="0073243F">
        <w:t>oop</w:t>
      </w:r>
      <w:r w:rsidR="00354F88">
        <w:t>H</w:t>
      </w:r>
      <w:r w:rsidRPr="0073243F">
        <w:t>our)):</w:t>
      </w:r>
    </w:p>
    <w:p w:rsidRPr="0073243F" w:rsidR="0073243F" w:rsidP="000431E0" w:rsidRDefault="0073243F">
      <w:pPr>
        <w:pStyle w:val="af7"/>
      </w:pPr>
      <w:r w:rsidRPr="0073243F">
        <w:t xml:space="preserve">        </w:t>
      </w:r>
      <w:r w:rsidR="00F11957">
        <w:rPr>
          <w:rFonts w:hint="eastAsia"/>
        </w:rPr>
        <w:t>return</w:t>
      </w:r>
      <w:r w:rsidRPr="0073243F">
        <w:t xml:space="preserve"> (1 + Message</w:t>
      </w:r>
      <w:r w:rsidR="00354F88">
        <w:t>.</w:t>
      </w:r>
      <w:hyperlink w:history="1" w:anchor="ModularSub">
        <w:r w:rsidR="001C16B4">
          <w:rPr>
            <w:rStyle w:val="ac"/>
          </w:rPr>
          <w:t>ModularSub</w:t>
        </w:r>
      </w:hyperlink>
      <w:r w:rsidRPr="0073243F">
        <w:t>(</w:t>
      </w:r>
      <w:hyperlink w:history="1" w:anchor="OtherATPmaxTime">
        <w:r w:rsidR="00497151">
          <w:rPr>
            <w:rStyle w:val="ac"/>
          </w:rPr>
          <w:t>OtherATPmaxTime</w:t>
        </w:r>
      </w:hyperlink>
      <w:r w:rsidRPr="0073243F">
        <w:t xml:space="preserve">(k), </w:t>
      </w:r>
      <w:hyperlink w:history="1" w:anchor="CBIvariantReport">
        <w:r w:rsidR="008B4230">
          <w:rPr>
            <w:rStyle w:val="ac"/>
          </w:rPr>
          <w:t>CBIvariantReport</w:t>
        </w:r>
      </w:hyperlink>
      <w:r w:rsidRPr="0073243F">
        <w:t>(cbi)</w:t>
      </w:r>
      <w:r w:rsidR="00354F88">
        <w:t>.C</w:t>
      </w:r>
      <w:r w:rsidRPr="0073243F">
        <w:t>c</w:t>
      </w:r>
      <w:r w:rsidR="00354F88">
        <w:t>L</w:t>
      </w:r>
      <w:r w:rsidRPr="0073243F">
        <w:t>oop</w:t>
      </w:r>
      <w:r w:rsidR="00354F88">
        <w:t>H</w:t>
      </w:r>
      <w:r w:rsidRPr="0073243F">
        <w:t>our))</w:t>
      </w:r>
    </w:p>
    <w:p w:rsidRPr="0073243F" w:rsidR="0073243F" w:rsidP="000431E0" w:rsidRDefault="0073243F">
      <w:pPr>
        <w:pStyle w:val="af7"/>
      </w:pPr>
      <w:r w:rsidRPr="0073243F">
        <w:t xml:space="preserve">    else:</w:t>
      </w:r>
    </w:p>
    <w:p w:rsidRPr="0073243F" w:rsidR="0073243F" w:rsidP="000431E0" w:rsidRDefault="0073243F">
      <w:pPr>
        <w:pStyle w:val="af7"/>
      </w:pPr>
      <w:r w:rsidRPr="0073243F">
        <w:t xml:space="preserve">        </w:t>
      </w:r>
      <w:r w:rsidR="00F11957">
        <w:rPr>
          <w:rFonts w:hint="eastAsia"/>
        </w:rPr>
        <w:t>return</w:t>
      </w:r>
      <w:r w:rsidRPr="0073243F">
        <w:t xml:space="preserve"> (1 + </w:t>
      </w:r>
      <w:hyperlink w:history="1" w:anchor="CBIvariantAge">
        <w:r w:rsidR="00BF4616">
          <w:rPr>
            <w:rStyle w:val="ac"/>
          </w:rPr>
          <w:t>CBIvariantAge</w:t>
        </w:r>
      </w:hyperlink>
      <w:r w:rsidRPr="0073243F">
        <w:t>(cbi, k-1))</w:t>
      </w:r>
    </w:p>
    <w:p w:rsidR="006E3B52" w:rsidP="000C0D62" w:rsidRDefault="006E3B52">
      <w:pPr>
        <w:pStyle w:val="ReqtifyAltQ"/>
      </w:pPr>
      <w:r w:rsidRPr="006E3B52">
        <w:t>#Category=Functional</w:t>
      </w:r>
    </w:p>
    <w:p w:rsidRPr="008A1414" w:rsidR="00D66ECA" w:rsidP="00D66ECA" w:rsidRDefault="00D66ECA">
      <w:pPr>
        <w:pStyle w:val="ReqtifyAltQ"/>
      </w:pPr>
      <w:r w:rsidRPr="00286007">
        <w:lastRenderedPageBreak/>
        <w:t>#Contribution=SIL</w:t>
      </w:r>
      <w:r>
        <w:rPr>
          <w:rFonts w:hint="eastAsia"/>
        </w:rPr>
        <w:t>4</w:t>
      </w:r>
    </w:p>
    <w:p w:rsidR="009328EA" w:rsidP="000C0D62" w:rsidRDefault="006E3B52">
      <w:pPr>
        <w:pStyle w:val="ReqtifyAltQ"/>
        <w:rPr>
          <w:ins w:author="常鸣" w:date="2014-07-03T14:27:00Z" w:id="3847"/>
        </w:rPr>
      </w:pPr>
      <w:del w:author="常鸣" w:date="2014-07-03T14:27:00Z" w:id="3848">
        <w:r w:rsidRPr="006E3B52" w:rsidDel="009328EA">
          <w:delText>#S</w:delText>
        </w:r>
      </w:del>
      <w:ins w:author="常鸣" w:date="2014-07-03T14:27:00Z" w:id="3849">
        <w:r w:rsidR="009328EA">
          <w:t>#Allocation=ATP Software</w:t>
        </w:r>
      </w:ins>
    </w:p>
    <w:p w:rsidRPr="006E3B52" w:rsidR="006E3B52" w:rsidP="000C0D62" w:rsidRDefault="009328EA">
      <w:pPr>
        <w:pStyle w:val="ReqtifyAltQ"/>
      </w:pPr>
      <w:ins w:author="常鸣" w:date="2014-07-03T14:27:00Z" w:id="3850">
        <w:r>
          <w:t>#S</w:t>
        </w:r>
      </w:ins>
      <w:r w:rsidRPr="006E3B52" w:rsidR="006E3B52">
        <w:t>ource=</w:t>
      </w:r>
      <w:r w:rsidRPr="00645181" w:rsidR="001F67E3">
        <w:t>[</w:t>
      </w:r>
      <w:r w:rsidR="001F67E3">
        <w:rPr>
          <w:rFonts w:hint="eastAsia"/>
        </w:rPr>
        <w:t>i</w:t>
      </w:r>
      <w:r w:rsidRPr="00645181" w:rsidR="001F67E3">
        <w:t>TC_CC-Sy</w:t>
      </w:r>
      <w:r w:rsidR="001F67E3">
        <w:rPr>
          <w:rFonts w:hint="eastAsia"/>
        </w:rPr>
        <w:t>AD</w:t>
      </w:r>
      <w:r w:rsidRPr="00645181" w:rsidR="001F67E3">
        <w:t>-11</w:t>
      </w:r>
      <w:r w:rsidR="001F67E3">
        <w:rPr>
          <w:rFonts w:hint="eastAsia"/>
        </w:rPr>
        <w:t>79</w:t>
      </w:r>
      <w:r w:rsidRPr="00645181" w:rsidR="001F67E3">
        <w:t>]</w:t>
      </w:r>
    </w:p>
    <w:p w:rsidRPr="006E3B52" w:rsidR="006E3B52" w:rsidP="000C0D62" w:rsidRDefault="009E172B">
      <w:pPr>
        <w:pStyle w:val="ReqtifyAltQ"/>
      </w:pPr>
      <w:r>
        <w:t>[End]</w:t>
      </w:r>
    </w:p>
    <w:p w:rsidRPr="006E3B52" w:rsidR="006E3B52" w:rsidP="00C93484" w:rsidRDefault="006E3B52">
      <w:pPr>
        <w:pStyle w:val="Reqtify"/>
      </w:pPr>
    </w:p>
    <w:p w:rsidR="006E3B52" w:rsidP="00C93484" w:rsidRDefault="006E3B52">
      <w:pPr>
        <w:pStyle w:val="Reqtify"/>
      </w:pPr>
    </w:p>
    <w:p w:rsidR="00B841FA" w:rsidP="00B841FA" w:rsidRDefault="00B841FA">
      <w:pPr>
        <w:pStyle w:val="ReqtifyAltR"/>
      </w:pPr>
      <w:r>
        <w:t>[iTC_CC_ATP-SwRS-06</w:t>
      </w:r>
      <w:r w:rsidR="00655979">
        <w:rPr>
          <w:rFonts w:hint="eastAsia"/>
        </w:rPr>
        <w:t>25</w:t>
      </w:r>
      <w:r>
        <w:t>]</w:t>
      </w:r>
    </w:p>
    <w:p w:rsidR="00B841FA" w:rsidP="00C93484" w:rsidRDefault="00C64E92">
      <w:pPr>
        <w:pStyle w:val="Reqtify"/>
      </w:pPr>
      <w:bookmarkStart w:name="CBIvariantLowValidity" w:id="3851"/>
      <w:r w:rsidRPr="008930D3">
        <w:rPr>
          <w:rStyle w:val="aff2"/>
          <w:bCs w:val="0"/>
          <w:iCs w:val="0"/>
        </w:rPr>
        <w:t>CBIvariantLowValidity</w:t>
      </w:r>
      <w:bookmarkEnd w:id="3851"/>
      <w:r w:rsidR="00B841FA">
        <w:rPr>
          <w:rFonts w:hint="eastAsia"/>
        </w:rPr>
        <w:t>，判断是否在</w:t>
      </w:r>
      <w:r w:rsidR="00B841FA">
        <w:rPr>
          <w:rFonts w:hint="eastAsia"/>
        </w:rPr>
        <w:t>CBI</w:t>
      </w:r>
      <w:r w:rsidR="00B841FA">
        <w:rPr>
          <w:rFonts w:hint="eastAsia"/>
        </w:rPr>
        <w:t>无线的短有效期内，用于</w:t>
      </w:r>
      <w:r w:rsidR="00B841FA">
        <w:rPr>
          <w:rFonts w:hint="eastAsia"/>
        </w:rPr>
        <w:t>PZ</w:t>
      </w:r>
      <w:r w:rsidR="00B841FA">
        <w:rPr>
          <w:rFonts w:hint="eastAsia"/>
        </w:rPr>
        <w:t>的监控。</w:t>
      </w:r>
      <w:r w:rsidR="00B841FA">
        <w:rPr>
          <w:rFonts w:hint="eastAsia"/>
        </w:rPr>
        <w:t xml:space="preserve"> </w:t>
      </w:r>
      <w:r w:rsidR="00B841FA">
        <w:rPr>
          <w:rFonts w:hint="eastAsia"/>
        </w:rPr>
        <w:t>在</w:t>
      </w:r>
      <w:r w:rsidR="00B841FA">
        <w:rPr>
          <w:rFonts w:hint="eastAsia"/>
        </w:rPr>
        <w:t>CBTC</w:t>
      </w:r>
      <w:r w:rsidR="00B841FA">
        <w:rPr>
          <w:rFonts w:hint="eastAsia"/>
        </w:rPr>
        <w:t>或者</w:t>
      </w:r>
      <w:r w:rsidR="00770AF0">
        <w:rPr>
          <w:rFonts w:hint="eastAsia"/>
        </w:rPr>
        <w:t>使用来自</w:t>
      </w:r>
      <w:r w:rsidR="00770AF0">
        <w:rPr>
          <w:rFonts w:hint="eastAsia"/>
        </w:rPr>
        <w:t>BM</w:t>
      </w:r>
      <w:r w:rsidR="00770AF0">
        <w:rPr>
          <w:rFonts w:hint="eastAsia"/>
        </w:rPr>
        <w:t>信标变量的</w:t>
      </w:r>
      <w:r w:rsidR="00B841FA">
        <w:rPr>
          <w:rFonts w:hint="eastAsia"/>
        </w:rPr>
        <w:t>情况下，该值为</w:t>
      </w:r>
      <w:r w:rsidR="00770AF0">
        <w:rPr>
          <w:rFonts w:hint="eastAsia"/>
        </w:rPr>
        <w:t>真。</w:t>
      </w:r>
    </w:p>
    <w:p w:rsidRPr="0073243F" w:rsidR="0073243F" w:rsidP="000431E0" w:rsidRDefault="0073243F">
      <w:pPr>
        <w:pStyle w:val="af7"/>
      </w:pPr>
      <w:r w:rsidRPr="0073243F">
        <w:t xml:space="preserve">def </w:t>
      </w:r>
      <w:hyperlink w:history="1" w:anchor="CBIvariantLowValidity">
        <w:r w:rsidR="00C64E92">
          <w:rPr>
            <w:rStyle w:val="ac"/>
          </w:rPr>
          <w:t>CBIvariantLowValidity</w:t>
        </w:r>
      </w:hyperlink>
      <w:r w:rsidRPr="0073243F">
        <w:t>(cb</w:t>
      </w:r>
      <w:r w:rsidR="009761BC">
        <w:rPr>
          <w:rFonts w:hint="eastAsia"/>
        </w:rPr>
        <w:t>i</w:t>
      </w:r>
      <w:r w:rsidRPr="0073243F">
        <w:t>, k):</w:t>
      </w:r>
    </w:p>
    <w:p w:rsidRPr="0073243F" w:rsidR="0073243F" w:rsidP="000431E0" w:rsidRDefault="0073243F">
      <w:pPr>
        <w:pStyle w:val="af7"/>
      </w:pPr>
      <w:r w:rsidRPr="0073243F">
        <w:t xml:space="preserve">    if (not </w:t>
      </w:r>
      <w:hyperlink w:history="1" w:anchor="BlockModeUsed">
        <w:r w:rsidR="0095165D">
          <w:rPr>
            <w:rStyle w:val="ac"/>
          </w:rPr>
          <w:t>BlockModeUsed</w:t>
        </w:r>
      </w:hyperlink>
      <w:r w:rsidRPr="0073243F">
        <w:t>(k)</w:t>
      </w:r>
    </w:p>
    <w:p w:rsidRPr="0073243F" w:rsidR="0073243F" w:rsidP="000431E0" w:rsidRDefault="0073243F">
      <w:pPr>
        <w:pStyle w:val="af7"/>
      </w:pPr>
      <w:r w:rsidRPr="0073243F">
        <w:t xml:space="preserve">        or not </w:t>
      </w:r>
      <w:hyperlink w:history="1" w:anchor="CBIvariantMoreAvailableThanBeacon">
        <w:r w:rsidR="00497151">
          <w:rPr>
            <w:rStyle w:val="ac"/>
          </w:rPr>
          <w:t>CBIvariantMoreAvailableThanBeacon</w:t>
        </w:r>
      </w:hyperlink>
      <w:r w:rsidRPr="0073243F">
        <w:t>(</w:t>
      </w:r>
      <w:r w:rsidR="008619D6">
        <w:rPr>
          <w:rFonts w:hint="eastAsia"/>
        </w:rPr>
        <w:t xml:space="preserve">cbi, </w:t>
      </w:r>
      <w:r w:rsidRPr="0073243F">
        <w:t>k)</w:t>
      </w:r>
    </w:p>
    <w:p w:rsidRPr="0073243F" w:rsidR="0073243F" w:rsidP="000431E0" w:rsidRDefault="0073243F">
      <w:pPr>
        <w:pStyle w:val="af7"/>
      </w:pPr>
      <w:r w:rsidRPr="0073243F">
        <w:t xml:space="preserve">        or </w:t>
      </w:r>
      <w:hyperlink w:history="1" w:anchor="CBIvariantAge">
        <w:r w:rsidR="00BF4616">
          <w:rPr>
            <w:rStyle w:val="ac"/>
          </w:rPr>
          <w:t>CBIvariantAge</w:t>
        </w:r>
      </w:hyperlink>
      <w:r w:rsidRPr="0073243F">
        <w:t>(</w:t>
      </w:r>
      <w:r w:rsidR="009761BC">
        <w:rPr>
          <w:rFonts w:hint="eastAsia"/>
        </w:rPr>
        <w:t xml:space="preserve">cbi, </w:t>
      </w:r>
      <w:r w:rsidRPr="0073243F">
        <w:t xml:space="preserve">k) &lt;= </w:t>
      </w:r>
      <w:hyperlink w:history="1" w:anchor="ATPsetting">
        <w:r w:rsidR="00786D0B">
          <w:rPr>
            <w:rStyle w:val="ac"/>
          </w:rPr>
          <w:t>ATPsetting</w:t>
        </w:r>
      </w:hyperlink>
      <w:r w:rsidRPr="0073243F">
        <w:t>.</w:t>
      </w:r>
      <w:r w:rsidR="0059345C">
        <w:t>VariantsBMlowValidityTime</w:t>
      </w:r>
      <w:r w:rsidRPr="0073243F">
        <w:t>):</w:t>
      </w:r>
    </w:p>
    <w:p w:rsidRPr="0073243F" w:rsidR="0073243F" w:rsidP="000431E0" w:rsidRDefault="0073243F">
      <w:pPr>
        <w:pStyle w:val="af7"/>
      </w:pPr>
      <w:r w:rsidRPr="0073243F">
        <w:t xml:space="preserve">        </w:t>
      </w:r>
      <w:r w:rsidR="009761BC">
        <w:rPr>
          <w:rFonts w:hint="eastAsia"/>
        </w:rPr>
        <w:t>return</w:t>
      </w:r>
      <w:r w:rsidRPr="0073243F">
        <w:t xml:space="preserve"> </w:t>
      </w:r>
      <w:r w:rsidRPr="00354FC4">
        <w:rPr>
          <w:rStyle w:val="aff1"/>
        </w:rPr>
        <w:t>True</w:t>
      </w:r>
    </w:p>
    <w:p w:rsidRPr="0073243F" w:rsidR="0073243F" w:rsidP="000431E0" w:rsidRDefault="0073243F">
      <w:pPr>
        <w:pStyle w:val="af7"/>
      </w:pPr>
      <w:r w:rsidRPr="0073243F">
        <w:t xml:space="preserve">    else:</w:t>
      </w:r>
    </w:p>
    <w:p w:rsidRPr="0073243F" w:rsidR="0073243F" w:rsidP="000431E0" w:rsidRDefault="0073243F">
      <w:pPr>
        <w:pStyle w:val="af7"/>
      </w:pPr>
      <w:r w:rsidRPr="0073243F">
        <w:t xml:space="preserve">        </w:t>
      </w:r>
      <w:r w:rsidR="009761BC">
        <w:rPr>
          <w:rFonts w:hint="eastAsia"/>
        </w:rPr>
        <w:t>return</w:t>
      </w:r>
      <w:r w:rsidRPr="0073243F">
        <w:t xml:space="preserve"> </w:t>
      </w:r>
      <w:r w:rsidRPr="00354FC4">
        <w:rPr>
          <w:rStyle w:val="aff1"/>
        </w:rPr>
        <w:t>False</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3852"/>
        </w:rPr>
      </w:pPr>
      <w:del w:author="常鸣" w:date="2014-07-03T14:27:00Z" w:id="3853">
        <w:r w:rsidRPr="00645181" w:rsidDel="009328EA">
          <w:delText>#</w:delText>
        </w:r>
        <w:r w:rsidDel="009328EA">
          <w:rPr>
            <w:rFonts w:hint="eastAsia"/>
          </w:rPr>
          <w:delText>S</w:delText>
        </w:r>
      </w:del>
      <w:ins w:author="常鸣" w:date="2014-07-03T14:27:00Z" w:id="3854">
        <w:r w:rsidR="009328EA">
          <w:t>#Allocation=ATP Software</w:t>
        </w:r>
      </w:ins>
      <w:ins w:author="常鸣" w:date="2014-07-03T14:47:00Z" w:id="3855">
        <w:r w:rsidR="002428AA">
          <w:rPr>
            <w:rFonts w:hint="eastAsia"/>
          </w:rPr>
          <w:t>, Vital Embedded Setting</w:t>
        </w:r>
      </w:ins>
    </w:p>
    <w:p w:rsidR="00D66ECA" w:rsidP="00D66ECA" w:rsidRDefault="009328EA">
      <w:pPr>
        <w:pStyle w:val="ReqtifyAltQ"/>
      </w:pPr>
      <w:ins w:author="常鸣" w:date="2014-07-03T14:27:00Z" w:id="3856">
        <w:r>
          <w:t>#S</w:t>
        </w:r>
      </w:ins>
      <w:r w:rsidR="00D66ECA">
        <w:rPr>
          <w:rFonts w:hint="eastAsia"/>
        </w:rPr>
        <w:t>ource</w:t>
      </w:r>
      <w:r w:rsidRPr="00645181" w:rsidR="00D66ECA">
        <w:t>=</w:t>
      </w:r>
      <w:r w:rsidRPr="00834791" w:rsidR="00834791">
        <w:t>[</w:t>
      </w:r>
      <w:r w:rsidRPr="00834791" w:rsidR="00834791">
        <w:rPr>
          <w:rFonts w:hint="eastAsia"/>
        </w:rPr>
        <w:t>i</w:t>
      </w:r>
      <w:r w:rsidRPr="00834791" w:rsidR="00834791">
        <w:t>TC_CC-Sy</w:t>
      </w:r>
      <w:r w:rsidRPr="00834791" w:rsidR="00834791">
        <w:rPr>
          <w:rFonts w:hint="eastAsia"/>
        </w:rPr>
        <w:t>AD</w:t>
      </w:r>
      <w:r w:rsidRPr="00834791" w:rsidR="00834791">
        <w:t>-11</w:t>
      </w:r>
      <w:r w:rsidR="00834791">
        <w:rPr>
          <w:rFonts w:hint="eastAsia"/>
        </w:rPr>
        <w:t>79</w:t>
      </w:r>
      <w:r w:rsidRPr="00834791" w:rsidR="00834791">
        <w:t>]</w:t>
      </w:r>
      <w:r w:rsidR="00834791">
        <w:rPr>
          <w:rFonts w:hint="eastAsia"/>
        </w:rPr>
        <w:t>,</w:t>
      </w:r>
      <w:r w:rsidRPr="00834791" w:rsidR="00834791">
        <w:t xml:space="preserve"> </w:t>
      </w:r>
      <w:r w:rsidRPr="00645181" w:rsidR="007875FB">
        <w:t>[</w:t>
      </w:r>
      <w:r w:rsidR="007875FB">
        <w:rPr>
          <w:rFonts w:hint="eastAsia"/>
        </w:rPr>
        <w:t>i</w:t>
      </w:r>
      <w:r w:rsidRPr="00645181" w:rsidR="007875FB">
        <w:t>TC_CC-Sy</w:t>
      </w:r>
      <w:r w:rsidR="007875FB">
        <w:rPr>
          <w:rFonts w:hint="eastAsia"/>
        </w:rPr>
        <w:t>AD</w:t>
      </w:r>
      <w:r w:rsidRPr="00645181" w:rsidR="007875FB">
        <w:t>-11</w:t>
      </w:r>
      <w:r w:rsidR="00B476ED">
        <w:rPr>
          <w:rFonts w:hint="eastAsia"/>
        </w:rPr>
        <w:t>81</w:t>
      </w:r>
      <w:r w:rsidRPr="00645181" w:rsidR="007875FB">
        <w:t>]</w:t>
      </w:r>
      <w:r w:rsidR="006347EB">
        <w:rPr>
          <w:rFonts w:hint="eastAsia"/>
        </w:rPr>
        <w:t>,</w:t>
      </w:r>
      <w:r w:rsidRPr="006347EB" w:rsidR="006347EB">
        <w:rPr>
          <w:rFonts w:hint="eastAsia"/>
        </w:rPr>
        <w:t xml:space="preserve"> </w:t>
      </w:r>
      <w:r w:rsidRPr="006A5251" w:rsidR="006347EB">
        <w:rPr>
          <w:rFonts w:hint="eastAsia"/>
        </w:rPr>
        <w:t>[</w:t>
      </w:r>
      <w:r w:rsidR="006347EB">
        <w:t>iTC_CC_ATP_SwHA-0</w:t>
      </w:r>
      <w:r w:rsidR="006347EB">
        <w:rPr>
          <w:rFonts w:hint="eastAsia"/>
        </w:rPr>
        <w:t>236</w:t>
      </w:r>
      <w:r w:rsidRPr="006A5251" w:rsidR="006347EB">
        <w:rPr>
          <w:rFonts w:hint="eastAsia"/>
        </w:rPr>
        <w:t>]</w:t>
      </w:r>
    </w:p>
    <w:p w:rsidR="00B841FA" w:rsidP="00D66ECA" w:rsidRDefault="00B841FA">
      <w:pPr>
        <w:pStyle w:val="ReqtifyAltQ"/>
      </w:pPr>
      <w:r>
        <w:t>[End]</w:t>
      </w:r>
    </w:p>
    <w:p w:rsidR="00B841FA" w:rsidP="00C93484" w:rsidRDefault="00B841FA">
      <w:pPr>
        <w:pStyle w:val="Reqtify"/>
      </w:pPr>
    </w:p>
    <w:p w:rsidRPr="006E3B52" w:rsidR="006E3B52" w:rsidP="00C93484" w:rsidRDefault="006E3B52">
      <w:pPr>
        <w:pStyle w:val="Reqtify"/>
      </w:pPr>
    </w:p>
    <w:p w:rsidRPr="006E3B52" w:rsidR="006E3B52" w:rsidP="00704491" w:rsidRDefault="006E3B52">
      <w:pPr>
        <w:pStyle w:val="ReqtifyAltR"/>
      </w:pPr>
      <w:r w:rsidRPr="006E3B52">
        <w:t>[</w:t>
      </w:r>
      <w:r w:rsidR="0052393A">
        <w:t>iTC</w:t>
      </w:r>
      <w:r w:rsidR="006A5C0D">
        <w:t>_CC_ATP-SwRS-06</w:t>
      </w:r>
      <w:r w:rsidR="00655979">
        <w:rPr>
          <w:rFonts w:hint="eastAsia"/>
        </w:rPr>
        <w:t>26</w:t>
      </w:r>
      <w:r w:rsidRPr="006E3B52">
        <w:t>]</w:t>
      </w:r>
    </w:p>
    <w:p w:rsidRPr="006E3B52" w:rsidR="006E3B52" w:rsidP="00C93484" w:rsidRDefault="00BF4616">
      <w:pPr>
        <w:pStyle w:val="Reqtify"/>
      </w:pPr>
      <w:bookmarkStart w:name="BMcbiVariantValue" w:id="3857"/>
      <w:r w:rsidRPr="008930D3">
        <w:rPr>
          <w:rStyle w:val="aff2"/>
          <w:bCs w:val="0"/>
          <w:iCs w:val="0"/>
        </w:rPr>
        <w:t>BMcbiVariantValue</w:t>
      </w:r>
      <w:bookmarkEnd w:id="3857"/>
      <w:r w:rsidRPr="006E3B52" w:rsidR="006E3B52">
        <w:rPr>
          <w:rFonts w:hint="eastAsia"/>
        </w:rPr>
        <w:t>，</w:t>
      </w:r>
      <w:r w:rsidR="001F67E3">
        <w:rPr>
          <w:rFonts w:hint="eastAsia"/>
        </w:rPr>
        <w:t>根据联锁变量</w:t>
      </w:r>
      <w:r w:rsidRPr="006E3B52" w:rsidR="001F67E3">
        <w:rPr>
          <w:rFonts w:hint="eastAsia"/>
        </w:rPr>
        <w:t>索引，获得</w:t>
      </w:r>
      <w:r w:rsidRPr="006E3B52" w:rsidR="001F67E3">
        <w:rPr>
          <w:rFonts w:hint="eastAsia"/>
        </w:rPr>
        <w:t>CBI</w:t>
      </w:r>
      <w:r w:rsidR="001F67E3">
        <w:rPr>
          <w:rFonts w:hint="eastAsia"/>
        </w:rPr>
        <w:t>的变量。</w:t>
      </w:r>
    </w:p>
    <w:p w:rsidRPr="006E3B52" w:rsidR="006E3B52" w:rsidP="000431E0" w:rsidRDefault="006E3B52">
      <w:pPr>
        <w:pStyle w:val="af7"/>
      </w:pPr>
      <w:r w:rsidRPr="006E3B52">
        <w:t xml:space="preserve">def </w:t>
      </w:r>
      <w:hyperlink w:history="1" w:anchor="BMcbiVariantValue">
        <w:r w:rsidR="00BF4616">
          <w:rPr>
            <w:rStyle w:val="ac"/>
          </w:rPr>
          <w:t>BMcbiVariantValue</w:t>
        </w:r>
      </w:hyperlink>
      <w:r w:rsidRPr="006E3B52">
        <w:t>(</w:t>
      </w:r>
      <w:r w:rsidR="00FF342C">
        <w:rPr>
          <w:rFonts w:hint="eastAsia"/>
        </w:rPr>
        <w:t>CbiId</w:t>
      </w:r>
      <w:r w:rsidRPr="006E3B52">
        <w:t xml:space="preserve">, </w:t>
      </w:r>
      <w:r w:rsidR="00FF342C">
        <w:rPr>
          <w:rFonts w:hint="eastAsia"/>
        </w:rPr>
        <w:t>V</w:t>
      </w:r>
      <w:r w:rsidRPr="006E3B52">
        <w:t>ar</w:t>
      </w:r>
      <w:r w:rsidR="00354F88">
        <w:t>I</w:t>
      </w:r>
      <w:r w:rsidRPr="006E3B52">
        <w:t>ndex, k):</w:t>
      </w:r>
    </w:p>
    <w:p w:rsidRPr="006E3B52" w:rsidR="006E3B52" w:rsidP="000431E0" w:rsidRDefault="006E3B52">
      <w:pPr>
        <w:pStyle w:val="af7"/>
      </w:pPr>
      <w:r w:rsidRPr="006E3B52">
        <w:t xml:space="preserve">    if (</w:t>
      </w:r>
      <w:hyperlink w:history="1" w:anchor="CBIvariantAge">
        <w:r w:rsidR="00BF4616">
          <w:rPr>
            <w:rStyle w:val="ac"/>
          </w:rPr>
          <w:t>CBIvariantAge</w:t>
        </w:r>
      </w:hyperlink>
      <w:r w:rsidRPr="0073243F" w:rsidR="0073243F">
        <w:t>(</w:t>
      </w:r>
      <w:r w:rsidR="00FF342C">
        <w:rPr>
          <w:rFonts w:hint="eastAsia"/>
        </w:rPr>
        <w:t>CbiId</w:t>
      </w:r>
      <w:r w:rsidR="0073243F">
        <w:rPr>
          <w:rFonts w:hint="eastAsia"/>
        </w:rPr>
        <w:t xml:space="preserve">, </w:t>
      </w:r>
      <w:r w:rsidRPr="0073243F" w:rsidR="0073243F">
        <w:t xml:space="preserve">k) &gt; </w:t>
      </w:r>
      <w:hyperlink w:history="1" w:anchor="ATPsetting">
        <w:r w:rsidR="00786D0B">
          <w:rPr>
            <w:rStyle w:val="ac"/>
          </w:rPr>
          <w:t>ATPsetting</w:t>
        </w:r>
      </w:hyperlink>
      <w:r w:rsidRPr="0073243F" w:rsidR="0073243F">
        <w:t>.</w:t>
      </w:r>
      <w:r w:rsidR="0059345C">
        <w:t>VariantsBMfullValidityTime</w:t>
      </w:r>
      <w:r w:rsidRPr="006E3B52">
        <w:t>):</w:t>
      </w:r>
    </w:p>
    <w:p w:rsidRPr="006E3B52" w:rsidR="006E3B52" w:rsidP="000431E0" w:rsidRDefault="006E3B52">
      <w:pPr>
        <w:pStyle w:val="af7"/>
      </w:pPr>
      <w:r w:rsidRPr="006E3B52">
        <w:t xml:space="preserve">        </w:t>
      </w:r>
      <w:r w:rsidR="005E7A2C">
        <w:rPr>
          <w:rFonts w:hint="eastAsia"/>
        </w:rPr>
        <w:t>return</w:t>
      </w:r>
      <w:r w:rsidRPr="006E3B52">
        <w:t xml:space="preserve"> </w:t>
      </w:r>
      <w:r w:rsidRPr="00354FC4">
        <w:rPr>
          <w:rStyle w:val="aff1"/>
        </w:rPr>
        <w:t>False</w:t>
      </w:r>
    </w:p>
    <w:p w:rsidRPr="006E3B52" w:rsidR="006E3B52" w:rsidP="000431E0" w:rsidRDefault="006E3B52">
      <w:pPr>
        <w:pStyle w:val="af7"/>
      </w:pPr>
      <w:r w:rsidRPr="006E3B52">
        <w:t xml:space="preserve">    else:</w:t>
      </w:r>
    </w:p>
    <w:p w:rsidRPr="006E3B52" w:rsidR="006E3B52" w:rsidP="000431E0" w:rsidRDefault="006E3B52">
      <w:pPr>
        <w:pStyle w:val="af7"/>
      </w:pPr>
      <w:r w:rsidRPr="006E3B52">
        <w:t xml:space="preserve">        </w:t>
      </w:r>
      <w:r w:rsidR="005E7A2C">
        <w:rPr>
          <w:rFonts w:hint="eastAsia"/>
        </w:rPr>
        <w:t>return</w:t>
      </w:r>
      <w:r w:rsidRPr="006E3B52">
        <w:t xml:space="preserve"> </w:t>
      </w:r>
      <w:hyperlink w:history="1" w:anchor="BMcbiVariants">
        <w:r w:rsidR="00BF4616">
          <w:rPr>
            <w:rStyle w:val="ac"/>
          </w:rPr>
          <w:t>BMcbiVariants</w:t>
        </w:r>
      </w:hyperlink>
      <w:r w:rsidR="00352034">
        <w:rPr>
          <w:rFonts w:hint="eastAsia"/>
        </w:rPr>
        <w:t>[</w:t>
      </w:r>
      <w:r w:rsidR="00FF342C">
        <w:rPr>
          <w:rFonts w:hint="eastAsia"/>
        </w:rPr>
        <w:t>C</w:t>
      </w:r>
      <w:r w:rsidRPr="006E3B52">
        <w:t>bi</w:t>
      </w:r>
      <w:r w:rsidR="00FF342C">
        <w:rPr>
          <w:rFonts w:hint="eastAsia"/>
        </w:rPr>
        <w:t>Id</w:t>
      </w:r>
      <w:r w:rsidR="00352034">
        <w:rPr>
          <w:rFonts w:hint="eastAsia"/>
        </w:rPr>
        <w:t>]</w:t>
      </w:r>
      <w:r w:rsidR="00354F88">
        <w:rPr>
          <w:rFonts w:hint="eastAsia"/>
        </w:rPr>
        <w:t>.V</w:t>
      </w:r>
      <w:r w:rsidR="00352034">
        <w:rPr>
          <w:rFonts w:hint="eastAsia"/>
        </w:rPr>
        <w:t>ariants[</w:t>
      </w:r>
      <w:r w:rsidR="00FF342C">
        <w:rPr>
          <w:rFonts w:hint="eastAsia"/>
        </w:rPr>
        <w:t>VarI</w:t>
      </w:r>
      <w:r w:rsidR="00352034">
        <w:t>ndex</w:t>
      </w:r>
      <w:r w:rsidR="00352034">
        <w:rPr>
          <w:rFonts w:hint="eastAsia"/>
        </w:rPr>
        <w:t>]</w:t>
      </w:r>
    </w:p>
    <w:p w:rsidR="006E3B52" w:rsidP="000C0D62" w:rsidRDefault="006E3B52">
      <w:pPr>
        <w:pStyle w:val="ReqtifyAltQ"/>
      </w:pPr>
      <w:r w:rsidRPr="006E3B52">
        <w:t>#Category=Functional</w:t>
      </w:r>
    </w:p>
    <w:p w:rsidRPr="006E3B52" w:rsidR="005E7A2C" w:rsidP="000C0D62" w:rsidRDefault="005E7A2C">
      <w:pPr>
        <w:pStyle w:val="ReqtifyAltQ"/>
      </w:pPr>
      <w:r>
        <w:rPr>
          <w:rFonts w:hint="eastAsia"/>
        </w:rPr>
        <w:t>#</w:t>
      </w:r>
      <w:r w:rsidRPr="00A17BA5">
        <w:t>Contribution=SIL</w:t>
      </w:r>
      <w:r>
        <w:rPr>
          <w:rFonts w:hint="eastAsia"/>
        </w:rPr>
        <w:t>4</w:t>
      </w:r>
    </w:p>
    <w:p w:rsidR="009328EA" w:rsidP="000C0D62" w:rsidRDefault="006E3B52">
      <w:pPr>
        <w:pStyle w:val="ReqtifyAltQ"/>
        <w:rPr>
          <w:ins w:author="常鸣" w:date="2014-07-03T14:27:00Z" w:id="3858"/>
        </w:rPr>
      </w:pPr>
      <w:del w:author="常鸣" w:date="2014-07-03T14:27:00Z" w:id="3859">
        <w:r w:rsidRPr="006E3B52" w:rsidDel="009328EA">
          <w:delText>#S</w:delText>
        </w:r>
      </w:del>
      <w:ins w:author="常鸣" w:date="2014-07-03T14:27:00Z" w:id="3860">
        <w:r w:rsidR="009328EA">
          <w:t>#Allocation=ATP Software</w:t>
        </w:r>
      </w:ins>
      <w:ins w:author="常鸣" w:date="2014-07-03T14:47:00Z" w:id="3861">
        <w:r w:rsidR="002428AA">
          <w:rPr>
            <w:rFonts w:hint="eastAsia"/>
          </w:rPr>
          <w:t>, Vital Embedded Setting</w:t>
        </w:r>
      </w:ins>
    </w:p>
    <w:p w:rsidRPr="006E3B52" w:rsidR="006E3B52" w:rsidP="000C0D62" w:rsidRDefault="009328EA">
      <w:pPr>
        <w:pStyle w:val="ReqtifyAltQ"/>
      </w:pPr>
      <w:ins w:author="常鸣" w:date="2014-07-03T14:27:00Z" w:id="3862">
        <w:r>
          <w:t>#S</w:t>
        </w:r>
      </w:ins>
      <w:r w:rsidRPr="006E3B52" w:rsidR="006E3B52">
        <w:t>ource=[</w:t>
      </w:r>
      <w:r w:rsidR="0052393A">
        <w:t>iTC</w:t>
      </w:r>
      <w:r w:rsidR="006A5C0D">
        <w:t>_CC-Sy</w:t>
      </w:r>
      <w:r w:rsidR="00B476ED">
        <w:rPr>
          <w:rFonts w:hint="eastAsia"/>
        </w:rPr>
        <w:t>AD</w:t>
      </w:r>
      <w:r w:rsidRPr="006E3B52" w:rsidR="006E3B52">
        <w:t>-1</w:t>
      </w:r>
      <w:r w:rsidR="00B476ED">
        <w:rPr>
          <w:rFonts w:hint="eastAsia"/>
        </w:rPr>
        <w:t>179</w:t>
      </w:r>
      <w:r w:rsidRPr="006E3B52" w:rsidR="006E3B52">
        <w:t>]</w:t>
      </w:r>
      <w:r w:rsidR="00B476ED">
        <w:rPr>
          <w:rFonts w:hint="eastAsia"/>
        </w:rPr>
        <w:t>,</w:t>
      </w:r>
      <w:r w:rsidRPr="00B476ED" w:rsidR="00B476ED">
        <w:t xml:space="preserve"> </w:t>
      </w:r>
      <w:r w:rsidRPr="00645181" w:rsidR="00B476ED">
        <w:t>[</w:t>
      </w:r>
      <w:r w:rsidR="00B476ED">
        <w:rPr>
          <w:rFonts w:hint="eastAsia"/>
        </w:rPr>
        <w:t>i</w:t>
      </w:r>
      <w:r w:rsidRPr="00645181" w:rsidR="00B476ED">
        <w:t>TC_CC-Sy</w:t>
      </w:r>
      <w:r w:rsidR="00B476ED">
        <w:rPr>
          <w:rFonts w:hint="eastAsia"/>
        </w:rPr>
        <w:t>AD</w:t>
      </w:r>
      <w:r w:rsidRPr="00645181" w:rsidR="00B476ED">
        <w:t>-11</w:t>
      </w:r>
      <w:r w:rsidR="00B476ED">
        <w:rPr>
          <w:rFonts w:hint="eastAsia"/>
        </w:rPr>
        <w:t>83</w:t>
      </w:r>
      <w:r w:rsidRPr="00645181" w:rsidR="00B476ED">
        <w:t>]</w:t>
      </w:r>
      <w:r w:rsidR="006347EB">
        <w:rPr>
          <w:rFonts w:hint="eastAsia"/>
        </w:rPr>
        <w:t>,</w:t>
      </w:r>
      <w:r w:rsidRPr="006347EB" w:rsidR="006347EB">
        <w:rPr>
          <w:rFonts w:hint="eastAsia"/>
        </w:rPr>
        <w:t xml:space="preserve"> </w:t>
      </w:r>
      <w:r w:rsidRPr="006A5251" w:rsidR="006347EB">
        <w:rPr>
          <w:rFonts w:hint="eastAsia"/>
        </w:rPr>
        <w:t>[</w:t>
      </w:r>
      <w:r w:rsidR="006347EB">
        <w:t>iTC_CC_ATP_SwHA-0</w:t>
      </w:r>
      <w:r w:rsidR="006347EB">
        <w:rPr>
          <w:rFonts w:hint="eastAsia"/>
        </w:rPr>
        <w:t>235</w:t>
      </w:r>
      <w:r w:rsidRPr="006A5251" w:rsidR="006347EB">
        <w:rPr>
          <w:rFonts w:hint="eastAsia"/>
        </w:rPr>
        <w:t>]</w:t>
      </w:r>
    </w:p>
    <w:p w:rsidRPr="006E3B52" w:rsidR="006E3B52" w:rsidP="000C0D62" w:rsidRDefault="009E172B">
      <w:pPr>
        <w:pStyle w:val="ReqtifyAltQ"/>
      </w:pPr>
      <w:r>
        <w:t>[End]</w:t>
      </w:r>
    </w:p>
    <w:p w:rsidR="006E3B52" w:rsidP="00C93484" w:rsidRDefault="006E3B52">
      <w:pPr>
        <w:pStyle w:val="Reqtify"/>
      </w:pPr>
    </w:p>
    <w:p w:rsidR="00BE16A9" w:rsidP="00C93484" w:rsidRDefault="00BE16A9">
      <w:pPr>
        <w:pStyle w:val="Reqtify"/>
      </w:pPr>
    </w:p>
    <w:p w:rsidRPr="006E3B52" w:rsidR="00BE16A9" w:rsidP="00BE16A9" w:rsidRDefault="00BE16A9">
      <w:pPr>
        <w:pStyle w:val="ReqtifyAltR"/>
      </w:pPr>
      <w:r w:rsidRPr="006E3B52">
        <w:t>[</w:t>
      </w:r>
      <w:r>
        <w:t>iTC_CC_ATP-SwRS-0</w:t>
      </w:r>
      <w:r>
        <w:rPr>
          <w:rFonts w:hint="eastAsia"/>
        </w:rPr>
        <w:t>754</w:t>
      </w:r>
      <w:r w:rsidRPr="006E3B52">
        <w:t>]</w:t>
      </w:r>
    </w:p>
    <w:p w:rsidR="00BE16A9" w:rsidP="00C93484" w:rsidRDefault="00DE2C68">
      <w:pPr>
        <w:pStyle w:val="Reqtify"/>
      </w:pPr>
      <w:bookmarkStart w:name="AppliedCBIvariantLoopHour" w:id="3863"/>
      <w:r w:rsidRPr="008930D3">
        <w:rPr>
          <w:rStyle w:val="aff2"/>
          <w:bCs w:val="0"/>
          <w:iCs w:val="0"/>
        </w:rPr>
        <w:t>AppliedCBIvariantLoopHour</w:t>
      </w:r>
      <w:bookmarkEnd w:id="3863"/>
      <w:r w:rsidR="005E7A2C">
        <w:rPr>
          <w:rFonts w:hint="eastAsia"/>
        </w:rPr>
        <w:t>，记录当前使用的</w:t>
      </w:r>
      <w:r w:rsidR="005E7A2C">
        <w:rPr>
          <w:rFonts w:hint="eastAsia"/>
        </w:rPr>
        <w:t>CBI</w:t>
      </w:r>
      <w:r w:rsidR="005E7A2C">
        <w:rPr>
          <w:rFonts w:hint="eastAsia"/>
        </w:rPr>
        <w:t>的变量的</w:t>
      </w:r>
      <w:r w:rsidR="005E7A2C">
        <w:rPr>
          <w:rFonts w:hint="eastAsia"/>
        </w:rPr>
        <w:t>CC</w:t>
      </w:r>
      <w:r w:rsidR="005E7A2C">
        <w:rPr>
          <w:rFonts w:hint="eastAsia"/>
        </w:rPr>
        <w:t>时间，</w:t>
      </w:r>
      <w:r w:rsidR="00301D22">
        <w:rPr>
          <w:rFonts w:hint="eastAsia"/>
        </w:rPr>
        <w:t>供</w:t>
      </w:r>
      <w:r w:rsidR="00301D22">
        <w:rPr>
          <w:rFonts w:hint="eastAsia"/>
        </w:rPr>
        <w:t>CCNV</w:t>
      </w:r>
      <w:r w:rsidR="005E7A2C">
        <w:rPr>
          <w:rFonts w:hint="eastAsia"/>
        </w:rPr>
        <w:t>使用。</w:t>
      </w:r>
    </w:p>
    <w:p w:rsidR="005E7A2C" w:rsidP="000431E0" w:rsidRDefault="005E7A2C">
      <w:pPr>
        <w:pStyle w:val="af7"/>
      </w:pPr>
      <w:r>
        <w:t xml:space="preserve">def </w:t>
      </w:r>
      <w:hyperlink w:history="1" w:anchor="AppliedCBIvariantLoopHour">
        <w:r w:rsidR="00DE2C68">
          <w:rPr>
            <w:rStyle w:val="ac"/>
          </w:rPr>
          <w:t>AppliedCBIvariantLoopHour</w:t>
        </w:r>
      </w:hyperlink>
      <w:r>
        <w:t>(cbi</w:t>
      </w:r>
      <w:r w:rsidR="00354F88">
        <w:t>I</w:t>
      </w:r>
      <w:r>
        <w:t>d, k):</w:t>
      </w:r>
    </w:p>
    <w:p w:rsidR="005E7A2C" w:rsidP="000431E0" w:rsidRDefault="005E7A2C">
      <w:pPr>
        <w:pStyle w:val="af7"/>
      </w:pPr>
      <w:r>
        <w:t xml:space="preserve">    if (</w:t>
      </w:r>
      <w:hyperlink w:history="1" w:anchor="CBIvariantReportAvailable">
        <w:r w:rsidR="00BF4616">
          <w:rPr>
            <w:rStyle w:val="ac"/>
          </w:rPr>
          <w:t>CBIvariantReportAvailable</w:t>
        </w:r>
      </w:hyperlink>
      <w:r>
        <w:t>(cbi</w:t>
      </w:r>
      <w:r w:rsidR="00354F88">
        <w:t>I</w:t>
      </w:r>
      <w:r>
        <w:t>d, k)):</w:t>
      </w:r>
    </w:p>
    <w:p w:rsidR="005E7A2C" w:rsidP="000431E0" w:rsidRDefault="005E7A2C">
      <w:pPr>
        <w:pStyle w:val="af7"/>
      </w:pPr>
      <w:r>
        <w:lastRenderedPageBreak/>
        <w:t xml:space="preserve">        return </w:t>
      </w:r>
      <w:hyperlink w:history="1" w:anchor="CBIvariantReport">
        <w:r w:rsidR="008B4230">
          <w:rPr>
            <w:rStyle w:val="ac"/>
          </w:rPr>
          <w:t>CBIvariantReport</w:t>
        </w:r>
      </w:hyperlink>
      <w:r>
        <w:t>(cbi</w:t>
      </w:r>
      <w:r w:rsidR="00354F88">
        <w:t>I</w:t>
      </w:r>
      <w:r>
        <w:t>d)</w:t>
      </w:r>
      <w:r w:rsidR="00354F88">
        <w:t>.C</w:t>
      </w:r>
      <w:r>
        <w:t>c</w:t>
      </w:r>
      <w:r w:rsidR="00354F88">
        <w:t>L</w:t>
      </w:r>
      <w:r>
        <w:t>oop</w:t>
      </w:r>
      <w:r w:rsidR="00354F88">
        <w:t>H</w:t>
      </w:r>
      <w:r>
        <w:t>our</w:t>
      </w:r>
    </w:p>
    <w:p w:rsidR="005E7A2C" w:rsidP="000431E0" w:rsidRDefault="005E7A2C">
      <w:pPr>
        <w:pStyle w:val="af7"/>
      </w:pPr>
      <w:r>
        <w:t xml:space="preserve">    else:</w:t>
      </w:r>
    </w:p>
    <w:p w:rsidR="005E7A2C" w:rsidP="000431E0" w:rsidRDefault="005E7A2C">
      <w:pPr>
        <w:pStyle w:val="af7"/>
      </w:pPr>
      <w:r>
        <w:t xml:space="preserve">        return </w:t>
      </w:r>
      <w:hyperlink w:history="1" w:anchor="AppliedCBIvariantLoopHour">
        <w:r w:rsidR="00DE2C68">
          <w:rPr>
            <w:rStyle w:val="ac"/>
          </w:rPr>
          <w:t>AppliedCBIvariantLoopHour</w:t>
        </w:r>
      </w:hyperlink>
      <w:r>
        <w:t>(cbi</w:t>
      </w:r>
      <w:r w:rsidR="00354F88">
        <w:t>I</w:t>
      </w:r>
      <w:r>
        <w:t>d, k-1)</w:t>
      </w:r>
    </w:p>
    <w:p w:rsidR="005E7A2C" w:rsidP="000C0D62" w:rsidRDefault="005E7A2C">
      <w:pPr>
        <w:pStyle w:val="ReqtifyAltQ"/>
      </w:pPr>
      <w:r w:rsidRPr="006E3B52">
        <w:t>#Category=Functional</w:t>
      </w:r>
    </w:p>
    <w:p w:rsidRPr="006E3B52" w:rsidR="005E7A2C" w:rsidP="000C0D62" w:rsidRDefault="005E7A2C">
      <w:pPr>
        <w:pStyle w:val="ReqtifyAltQ"/>
      </w:pPr>
      <w:r w:rsidRPr="00A17BA5">
        <w:t>#Contribution=SIL</w:t>
      </w:r>
      <w:r w:rsidR="00510F04">
        <w:rPr>
          <w:rFonts w:hint="eastAsia"/>
        </w:rPr>
        <w:t>0</w:t>
      </w:r>
    </w:p>
    <w:p w:rsidR="009328EA" w:rsidP="000C0D62" w:rsidRDefault="005E7A2C">
      <w:pPr>
        <w:pStyle w:val="ReqtifyAltQ"/>
        <w:rPr>
          <w:ins w:author="常鸣" w:date="2014-07-03T14:27:00Z" w:id="3864"/>
        </w:rPr>
      </w:pPr>
      <w:del w:author="常鸣" w:date="2014-07-03T14:27:00Z" w:id="3865">
        <w:r w:rsidRPr="006E3B52" w:rsidDel="009328EA">
          <w:delText>#S</w:delText>
        </w:r>
      </w:del>
      <w:ins w:author="常鸣" w:date="2014-07-03T14:27:00Z" w:id="3866">
        <w:r w:rsidR="009328EA">
          <w:t>#Allocation=ATP Software</w:t>
        </w:r>
      </w:ins>
    </w:p>
    <w:p w:rsidRPr="006E3B52" w:rsidR="005E7A2C" w:rsidP="000C0D62" w:rsidRDefault="009328EA">
      <w:pPr>
        <w:pStyle w:val="ReqtifyAltQ"/>
      </w:pPr>
      <w:ins w:author="常鸣" w:date="2014-07-03T14:27:00Z" w:id="3867">
        <w:r>
          <w:t>#S</w:t>
        </w:r>
      </w:ins>
      <w:r w:rsidRPr="006E3B52" w:rsidR="005E7A2C">
        <w:t>ource=</w:t>
      </w:r>
      <w:r w:rsidRPr="006E3B52" w:rsidR="00510F04">
        <w:t>[</w:t>
      </w:r>
      <w:r w:rsidR="00510F04">
        <w:t>iTC_CC-Sy</w:t>
      </w:r>
      <w:r w:rsidR="00510F04">
        <w:rPr>
          <w:rFonts w:hint="eastAsia"/>
        </w:rPr>
        <w:t>AD</w:t>
      </w:r>
      <w:r w:rsidR="00510F04">
        <w:t>-</w:t>
      </w:r>
      <w:r w:rsidR="00510F04">
        <w:rPr>
          <w:rFonts w:hint="eastAsia"/>
        </w:rPr>
        <w:t>0408</w:t>
      </w:r>
      <w:r w:rsidRPr="006E3B52" w:rsidR="00510F04">
        <w:t>]</w:t>
      </w:r>
      <w:r w:rsidR="00510F04">
        <w:rPr>
          <w:rFonts w:hint="eastAsia"/>
        </w:rPr>
        <w:t xml:space="preserve">, </w:t>
      </w:r>
      <w:r w:rsidRPr="006E3B52" w:rsidR="005E7A2C">
        <w:t>[</w:t>
      </w:r>
      <w:r w:rsidR="005E7A2C">
        <w:t>iTC_CC-Sy</w:t>
      </w:r>
      <w:r w:rsidR="00B476ED">
        <w:rPr>
          <w:rFonts w:hint="eastAsia"/>
        </w:rPr>
        <w:t>AD</w:t>
      </w:r>
      <w:r w:rsidRPr="006E3B52" w:rsidR="005E7A2C">
        <w:t>-1</w:t>
      </w:r>
      <w:r w:rsidR="00B476ED">
        <w:rPr>
          <w:rFonts w:hint="eastAsia"/>
        </w:rPr>
        <w:t>179</w:t>
      </w:r>
      <w:r w:rsidRPr="006E3B52" w:rsidR="005E7A2C">
        <w:t>]</w:t>
      </w:r>
    </w:p>
    <w:p w:rsidRPr="006E3B52" w:rsidR="005E7A2C" w:rsidP="000C0D62" w:rsidRDefault="005E7A2C">
      <w:pPr>
        <w:pStyle w:val="ReqtifyAltQ"/>
      </w:pPr>
      <w:r>
        <w:t>[End]</w:t>
      </w:r>
    </w:p>
    <w:p w:rsidRPr="005E7A2C" w:rsidR="00621464" w:rsidP="00C93484" w:rsidRDefault="00621464">
      <w:pPr>
        <w:pStyle w:val="Reqtify"/>
      </w:pPr>
    </w:p>
    <w:p w:rsidR="009C786E" w:rsidP="00CE23F3" w:rsidRDefault="00AD6EA6">
      <w:pPr>
        <w:pStyle w:val="4"/>
      </w:pPr>
      <w:r>
        <w:rPr>
          <w:rFonts w:hint="eastAsia"/>
        </w:rPr>
        <w:t>BM variants outputs</w:t>
      </w:r>
    </w:p>
    <w:p w:rsidR="00A752AD" w:rsidP="00C93484" w:rsidRDefault="00A752AD">
      <w:pPr>
        <w:pStyle w:val="Reqtify"/>
      </w:pPr>
      <w:r>
        <w:rPr>
          <w:rFonts w:hint="eastAsia"/>
        </w:rPr>
        <w:t>在</w:t>
      </w:r>
      <w:r>
        <w:rPr>
          <w:rFonts w:hint="eastAsia"/>
        </w:rPr>
        <w:t>BM</w:t>
      </w:r>
      <w:r>
        <w:rPr>
          <w:rFonts w:hint="eastAsia"/>
        </w:rPr>
        <w:t>模式下</w:t>
      </w:r>
      <w:r w:rsidR="00C16470">
        <w:rPr>
          <w:rFonts w:hint="eastAsia"/>
        </w:rPr>
        <w:t>，</w:t>
      </w:r>
      <w:r w:rsidR="00A4656C">
        <w:rPr>
          <w:rFonts w:hint="eastAsia"/>
        </w:rPr>
        <w:t>在每周期</w:t>
      </w:r>
      <w:r w:rsidR="00C16470">
        <w:rPr>
          <w:rFonts w:hint="eastAsia"/>
        </w:rPr>
        <w:t>应明确使用来自</w:t>
      </w:r>
      <w:r w:rsidR="00C16470">
        <w:rPr>
          <w:rFonts w:hint="eastAsia"/>
        </w:rPr>
        <w:t>CBI</w:t>
      </w:r>
      <w:r w:rsidR="00C16470">
        <w:rPr>
          <w:rFonts w:hint="eastAsia"/>
        </w:rPr>
        <w:t>无线</w:t>
      </w:r>
      <w:r w:rsidR="00A4656C">
        <w:rPr>
          <w:rFonts w:hint="eastAsia"/>
        </w:rPr>
        <w:t>的变量还是</w:t>
      </w:r>
      <w:r w:rsidR="00A4656C">
        <w:rPr>
          <w:rFonts w:hint="eastAsia"/>
        </w:rPr>
        <w:t>BM</w:t>
      </w:r>
      <w:r w:rsidR="00A4656C">
        <w:rPr>
          <w:rFonts w:hint="eastAsia"/>
        </w:rPr>
        <w:t>信标的变量。使用这两种变量均是安全的，需要从可用性角度，判断哪种更加新，则使用该变量。原则如下：</w:t>
      </w:r>
    </w:p>
    <w:p w:rsidR="00A4656C" w:rsidP="00FA0FBB" w:rsidRDefault="000F7F33">
      <w:pPr>
        <w:pStyle w:val="AltX"/>
      </w:pPr>
      <w:r>
        <w:rPr>
          <w:rFonts w:hint="eastAsia"/>
        </w:rPr>
        <w:t>初始化时，或</w:t>
      </w:r>
      <w:r w:rsidR="00A4656C">
        <w:rPr>
          <w:rFonts w:hint="eastAsia"/>
        </w:rPr>
        <w:t>项目未配置</w:t>
      </w:r>
      <w:r w:rsidR="00A4656C">
        <w:rPr>
          <w:rFonts w:hint="eastAsia"/>
        </w:rPr>
        <w:t>CBI</w:t>
      </w:r>
      <w:r w:rsidR="00A4656C">
        <w:rPr>
          <w:rFonts w:hint="eastAsia"/>
        </w:rPr>
        <w:t>无线，则使用</w:t>
      </w:r>
      <w:r w:rsidR="00A4656C">
        <w:rPr>
          <w:rFonts w:hint="eastAsia"/>
        </w:rPr>
        <w:t>BM</w:t>
      </w:r>
      <w:r w:rsidR="00A4656C">
        <w:rPr>
          <w:rFonts w:hint="eastAsia"/>
        </w:rPr>
        <w:t>信标变量；</w:t>
      </w:r>
    </w:p>
    <w:p w:rsidR="00A4656C" w:rsidP="00FA0FBB" w:rsidRDefault="000F7F33">
      <w:pPr>
        <w:pStyle w:val="AltX"/>
      </w:pPr>
      <w:r>
        <w:rPr>
          <w:rFonts w:hint="eastAsia"/>
        </w:rPr>
        <w:t>否则，</w:t>
      </w:r>
      <w:r w:rsidR="00A4656C">
        <w:rPr>
          <w:rFonts w:hint="eastAsia"/>
        </w:rPr>
        <w:t>如果列车失位或</w:t>
      </w:r>
      <w:hyperlink w:history="1" w:anchor="LocationPathKnown">
        <w:r w:rsidRPr="00A4656C" w:rsidR="00A4656C">
          <w:rPr>
            <w:rStyle w:val="ac"/>
            <w:rFonts w:hint="eastAsia"/>
          </w:rPr>
          <w:t>LocationPathKnown</w:t>
        </w:r>
      </w:hyperlink>
      <w:r w:rsidR="00A4656C">
        <w:rPr>
          <w:rFonts w:hint="eastAsia"/>
        </w:rPr>
        <w:t>未知，则使用</w:t>
      </w:r>
      <w:r w:rsidR="00A4656C">
        <w:rPr>
          <w:rFonts w:hint="eastAsia"/>
        </w:rPr>
        <w:t>BM</w:t>
      </w:r>
      <w:r w:rsidR="00A4656C">
        <w:rPr>
          <w:rFonts w:hint="eastAsia"/>
        </w:rPr>
        <w:t>信标变量；</w:t>
      </w:r>
    </w:p>
    <w:p w:rsidR="00A4656C" w:rsidP="00FA0FBB" w:rsidRDefault="000F7F33">
      <w:pPr>
        <w:pStyle w:val="AltX"/>
      </w:pPr>
      <w:r>
        <w:rPr>
          <w:rFonts w:hint="eastAsia"/>
        </w:rPr>
        <w:t>否则，</w:t>
      </w:r>
      <w:r w:rsidR="00A4656C">
        <w:rPr>
          <w:rFonts w:hint="eastAsia"/>
        </w:rPr>
        <w:t>如果之前未收到</w:t>
      </w:r>
      <w:r w:rsidR="00A4656C">
        <w:rPr>
          <w:rFonts w:hint="eastAsia"/>
        </w:rPr>
        <w:t>BM</w:t>
      </w:r>
      <w:r w:rsidR="00A4656C">
        <w:rPr>
          <w:rFonts w:hint="eastAsia"/>
        </w:rPr>
        <w:t>信标，或</w:t>
      </w:r>
      <w:r w:rsidR="00A4656C">
        <w:rPr>
          <w:rFonts w:hint="eastAsia"/>
        </w:rPr>
        <w:t>BM</w:t>
      </w:r>
      <w:r w:rsidR="00A4656C">
        <w:rPr>
          <w:rFonts w:hint="eastAsia"/>
        </w:rPr>
        <w:t>信标变量</w:t>
      </w:r>
      <w:r>
        <w:rPr>
          <w:rFonts w:hint="eastAsia"/>
        </w:rPr>
        <w:t>不可用</w:t>
      </w:r>
      <w:r w:rsidR="00A4656C">
        <w:rPr>
          <w:rFonts w:hint="eastAsia"/>
        </w:rPr>
        <w:t>，则使用</w:t>
      </w:r>
      <w:r>
        <w:rPr>
          <w:rFonts w:hint="eastAsia"/>
        </w:rPr>
        <w:t>CBI</w:t>
      </w:r>
      <w:r>
        <w:rPr>
          <w:rFonts w:hint="eastAsia"/>
        </w:rPr>
        <w:t>无线变量；</w:t>
      </w:r>
    </w:p>
    <w:p w:rsidR="000F7F33" w:rsidP="00FA0FBB" w:rsidRDefault="000F7F33">
      <w:pPr>
        <w:pStyle w:val="AltX"/>
      </w:pPr>
      <w:r>
        <w:rPr>
          <w:rFonts w:hint="eastAsia"/>
        </w:rPr>
        <w:t>否则，如果</w:t>
      </w:r>
      <w:r>
        <w:rPr>
          <w:rFonts w:hint="eastAsia"/>
        </w:rPr>
        <w:t>CBI</w:t>
      </w:r>
      <w:r>
        <w:rPr>
          <w:rFonts w:hint="eastAsia"/>
        </w:rPr>
        <w:t>无线变量在有效期内</w:t>
      </w:r>
      <w:r w:rsidR="00C7400E">
        <w:rPr>
          <w:rFonts w:hint="eastAsia"/>
        </w:rPr>
        <w:t>；</w:t>
      </w:r>
      <w:r>
        <w:rPr>
          <w:rFonts w:hint="eastAsia"/>
        </w:rPr>
        <w:t>且比之前收到的</w:t>
      </w:r>
      <w:r>
        <w:rPr>
          <w:rFonts w:hint="eastAsia"/>
        </w:rPr>
        <w:t>BM</w:t>
      </w:r>
      <w:r>
        <w:rPr>
          <w:rFonts w:hint="eastAsia"/>
        </w:rPr>
        <w:t>信标加传输延迟更新</w:t>
      </w:r>
      <w:r w:rsidR="00C7400E">
        <w:rPr>
          <w:rFonts w:hint="eastAsia"/>
        </w:rPr>
        <w:t>；</w:t>
      </w:r>
      <w:r>
        <w:rPr>
          <w:rFonts w:hint="eastAsia"/>
        </w:rPr>
        <w:t>且该无线变量是在</w:t>
      </w:r>
      <w:r>
        <w:rPr>
          <w:rFonts w:hint="eastAsia"/>
        </w:rPr>
        <w:t>BMCP</w:t>
      </w:r>
      <w:r>
        <w:rPr>
          <w:rFonts w:hint="eastAsia"/>
        </w:rPr>
        <w:t>点上游的接收窗之后收到的，则使用</w:t>
      </w:r>
      <w:r>
        <w:rPr>
          <w:rFonts w:hint="eastAsia"/>
        </w:rPr>
        <w:t>CBI</w:t>
      </w:r>
      <w:r>
        <w:rPr>
          <w:rFonts w:hint="eastAsia"/>
        </w:rPr>
        <w:t>无线变量。</w:t>
      </w:r>
    </w:p>
    <w:p w:rsidR="000F7F33" w:rsidP="00FA0FBB" w:rsidRDefault="000F7F33">
      <w:pPr>
        <w:pStyle w:val="AltX"/>
      </w:pPr>
      <w:r>
        <w:rPr>
          <w:rFonts w:hint="eastAsia"/>
        </w:rPr>
        <w:t>否则，使用</w:t>
      </w:r>
      <w:r>
        <w:rPr>
          <w:rFonts w:hint="eastAsia"/>
        </w:rPr>
        <w:t>BM</w:t>
      </w:r>
      <w:r>
        <w:rPr>
          <w:rFonts w:hint="eastAsia"/>
        </w:rPr>
        <w:t>信标变量。</w:t>
      </w:r>
    </w:p>
    <w:p w:rsidRPr="00A4656C" w:rsidR="00A752AD" w:rsidP="00C93484" w:rsidRDefault="00A752AD">
      <w:pPr>
        <w:pStyle w:val="Reqtify"/>
      </w:pPr>
    </w:p>
    <w:p w:rsidRPr="006E3B52" w:rsidR="00A752AD" w:rsidP="00C93484" w:rsidRDefault="00A752AD">
      <w:pPr>
        <w:pStyle w:val="Reqtify"/>
      </w:pPr>
    </w:p>
    <w:p w:rsidRPr="006E3B52" w:rsidR="006E3B52" w:rsidP="00704491" w:rsidRDefault="006E3B52">
      <w:pPr>
        <w:pStyle w:val="ReqtifyAltR"/>
      </w:pPr>
      <w:r w:rsidRPr="006E3B52">
        <w:t>[</w:t>
      </w:r>
      <w:r w:rsidR="0052393A">
        <w:t>iTC</w:t>
      </w:r>
      <w:r w:rsidR="006A5C0D">
        <w:t>_CC_ATP-SwRS-06</w:t>
      </w:r>
      <w:r w:rsidR="00655979">
        <w:rPr>
          <w:rFonts w:hint="eastAsia"/>
        </w:rPr>
        <w:t>27</w:t>
      </w:r>
      <w:r w:rsidRPr="006E3B52">
        <w:t>]</w:t>
      </w:r>
    </w:p>
    <w:p w:rsidR="006E3B52" w:rsidP="00C93484" w:rsidRDefault="00497151">
      <w:pPr>
        <w:pStyle w:val="Reqtify"/>
      </w:pPr>
      <w:bookmarkStart w:name="CBIvariantMoreAvailableThanBeacon" w:id="3868"/>
      <w:r w:rsidRPr="008930D3">
        <w:rPr>
          <w:rStyle w:val="aff2"/>
          <w:bCs w:val="0"/>
          <w:iCs w:val="0"/>
        </w:rPr>
        <w:t>CBIvariantMoreAvailableThanBeacon</w:t>
      </w:r>
      <w:bookmarkEnd w:id="3868"/>
      <w:r w:rsidRPr="006E3B52" w:rsidR="006E3B52">
        <w:rPr>
          <w:rFonts w:hint="eastAsia"/>
        </w:rPr>
        <w:t>，</w:t>
      </w:r>
      <w:r w:rsidR="00312DF0">
        <w:rPr>
          <w:rFonts w:hint="eastAsia"/>
        </w:rPr>
        <w:t>通过比较最后一次收到的</w:t>
      </w:r>
      <w:r w:rsidR="00312DF0">
        <w:rPr>
          <w:rFonts w:hint="eastAsia"/>
        </w:rPr>
        <w:t>BM</w:t>
      </w:r>
      <w:r w:rsidR="00312DF0">
        <w:rPr>
          <w:rFonts w:hint="eastAsia"/>
        </w:rPr>
        <w:t>信标的有效期</w:t>
      </w:r>
      <w:r w:rsidR="00A530EA">
        <w:rPr>
          <w:rFonts w:hint="eastAsia"/>
        </w:rPr>
        <w:t>，</w:t>
      </w:r>
      <w:r w:rsidR="00312DF0">
        <w:rPr>
          <w:rFonts w:hint="eastAsia"/>
        </w:rPr>
        <w:t>和</w:t>
      </w:r>
      <w:r w:rsidR="00A530EA">
        <w:rPr>
          <w:rFonts w:hint="eastAsia"/>
        </w:rPr>
        <w:t>对应变量所在</w:t>
      </w:r>
      <w:r w:rsidR="00312DF0">
        <w:rPr>
          <w:rFonts w:hint="eastAsia"/>
        </w:rPr>
        <w:t>该联锁区的无线变量，判断</w:t>
      </w:r>
      <w:r w:rsidR="00A530EA">
        <w:rPr>
          <w:rFonts w:hint="eastAsia"/>
        </w:rPr>
        <w:t>对于该变量，是</w:t>
      </w:r>
      <w:r w:rsidRPr="006E3B52" w:rsidR="006E3B52">
        <w:rPr>
          <w:rFonts w:hint="eastAsia"/>
        </w:rPr>
        <w:t>使用来自</w:t>
      </w:r>
      <w:r w:rsidR="00A530EA">
        <w:rPr>
          <w:rFonts w:hint="eastAsia"/>
        </w:rPr>
        <w:t>CI</w:t>
      </w:r>
      <w:r w:rsidRPr="006E3B52" w:rsidR="006E3B52">
        <w:rPr>
          <w:rFonts w:hint="eastAsia"/>
        </w:rPr>
        <w:t>无线的变量而非来自信标的变量</w:t>
      </w:r>
      <w:r w:rsidR="005C4FB0">
        <w:rPr>
          <w:rFonts w:hint="eastAsia"/>
        </w:rPr>
        <w:t>。</w:t>
      </w:r>
    </w:p>
    <w:p w:rsidRPr="006E3B52" w:rsidR="00A208CF" w:rsidP="00C93484" w:rsidRDefault="00A208CF">
      <w:pPr>
        <w:pStyle w:val="Reqtify"/>
      </w:pPr>
      <w:r w:rsidRPr="00A208CF">
        <w:t>ATP shall use the more recent message from beacons and CBI radio.</w:t>
      </w:r>
    </w:p>
    <w:p w:rsidR="004100A4" w:rsidP="000431E0" w:rsidRDefault="004100A4">
      <w:pPr>
        <w:pStyle w:val="af7"/>
      </w:pPr>
      <w:r>
        <w:t xml:space="preserve">def </w:t>
      </w:r>
      <w:hyperlink w:history="1" w:anchor="CBIvariantMoreAvailableThanBeacon">
        <w:r w:rsidR="00497151">
          <w:rPr>
            <w:rStyle w:val="ac"/>
          </w:rPr>
          <w:t>CBIvariantMoreAvailableThanBeacon</w:t>
        </w:r>
      </w:hyperlink>
      <w:r>
        <w:rPr>
          <w:color w:val="FF8000"/>
        </w:rPr>
        <w:t>(</w:t>
      </w:r>
      <w:r w:rsidR="00A530EA">
        <w:rPr>
          <w:rFonts w:hint="eastAsia"/>
        </w:rPr>
        <w:t xml:space="preserve">CbiId, </w:t>
      </w:r>
      <w:r>
        <w:t>k</w:t>
      </w:r>
      <w:r>
        <w:rPr>
          <w:color w:val="FF8000"/>
        </w:rPr>
        <w:t>)</w:t>
      </w:r>
      <w:r>
        <w:t>:</w:t>
      </w:r>
    </w:p>
    <w:p w:rsidR="00312DF0" w:rsidP="000431E0" w:rsidRDefault="00312DF0">
      <w:pPr>
        <w:pStyle w:val="af7"/>
      </w:pPr>
      <w:r w:rsidRPr="00312DF0">
        <w:t xml:space="preserve">    if (Initialization</w:t>
      </w:r>
    </w:p>
    <w:p w:rsidRPr="00312DF0" w:rsidR="00312DF0" w:rsidP="000431E0" w:rsidRDefault="00312DF0">
      <w:pPr>
        <w:pStyle w:val="af7"/>
      </w:pPr>
      <w:r w:rsidRPr="00312DF0">
        <w:t xml:space="preserve">        </w:t>
      </w:r>
      <w:r>
        <w:rPr>
          <w:rFonts w:hint="eastAsia"/>
        </w:rPr>
        <w:t xml:space="preserve">or not </w:t>
      </w:r>
      <w:hyperlink w:history="1" w:anchor="TrainLocatedOnKnownPath">
        <w:r w:rsidRPr="00312DF0">
          <w:rPr>
            <w:rStyle w:val="ac"/>
          </w:rPr>
          <w:t>TrainLocatedOnKnownPath</w:t>
        </w:r>
      </w:hyperlink>
      <w:r w:rsidRPr="00312DF0">
        <w:t>(k-1)</w:t>
      </w:r>
    </w:p>
    <w:p w:rsidRPr="00312DF0" w:rsidR="00312DF0" w:rsidP="000431E0" w:rsidRDefault="00312DF0">
      <w:pPr>
        <w:pStyle w:val="af7"/>
      </w:pPr>
      <w:r w:rsidRPr="00312DF0">
        <w:t xml:space="preserve">        or not </w:t>
      </w:r>
      <w:hyperlink w:history="1" w:anchor="ATPsetting">
        <w:r w:rsidRPr="00AC7E26" w:rsidR="00AC7E26">
          <w:rPr>
            <w:rStyle w:val="ac"/>
            <w:rFonts w:hint="eastAsia"/>
          </w:rPr>
          <w:t>ATPsetting</w:t>
        </w:r>
      </w:hyperlink>
      <w:r w:rsidR="00AC7E26">
        <w:rPr>
          <w:rFonts w:hint="eastAsia"/>
        </w:rPr>
        <w:t>.</w:t>
      </w:r>
      <w:r w:rsidRPr="00AC7E26" w:rsidR="00AC7E26">
        <w:rPr>
          <w:i w:val="0"/>
        </w:rPr>
        <w:t>BlockModeThroughRadio</w:t>
      </w:r>
      <w:r w:rsidRPr="00312DF0">
        <w:t>(k)):</w:t>
      </w:r>
    </w:p>
    <w:p w:rsidRPr="00312DF0" w:rsidR="00312DF0" w:rsidP="000431E0" w:rsidRDefault="00312DF0">
      <w:pPr>
        <w:pStyle w:val="af7"/>
      </w:pPr>
      <w:r w:rsidRPr="00312DF0">
        <w:t xml:space="preserve">        return </w:t>
      </w:r>
      <w:r w:rsidRPr="00312DF0">
        <w:rPr>
          <w:rStyle w:val="aff1"/>
        </w:rPr>
        <w:t>False</w:t>
      </w:r>
    </w:p>
    <w:p w:rsidRPr="00312DF0" w:rsidR="00312DF0" w:rsidP="000431E0" w:rsidRDefault="00312DF0">
      <w:pPr>
        <w:pStyle w:val="af7"/>
      </w:pPr>
      <w:r w:rsidRPr="00312DF0">
        <w:t xml:space="preserve">    else:</w:t>
      </w:r>
    </w:p>
    <w:p w:rsidRPr="00312DF0" w:rsidR="00312DF0" w:rsidP="000431E0" w:rsidRDefault="00312DF0">
      <w:pPr>
        <w:pStyle w:val="af7"/>
      </w:pPr>
      <w:r w:rsidRPr="00312DF0">
        <w:t xml:space="preserve">        return (</w:t>
      </w:r>
      <w:hyperlink w:history="1" w:anchor="UsedBMbeaconId">
        <w:r w:rsidRPr="00312DF0" w:rsidR="00A530EA">
          <w:rPr>
            <w:rStyle w:val="ac"/>
          </w:rPr>
          <w:t>UsedBMbeaconId</w:t>
        </w:r>
      </w:hyperlink>
      <w:r w:rsidRPr="00312DF0" w:rsidR="00A530EA">
        <w:t>(k)</w:t>
      </w:r>
      <w:r w:rsidRPr="00312DF0">
        <w:t xml:space="preserve"> is </w:t>
      </w:r>
      <w:r w:rsidRPr="00312DF0">
        <w:rPr>
          <w:rStyle w:val="aff1"/>
        </w:rPr>
        <w:t>None</w:t>
      </w:r>
    </w:p>
    <w:p w:rsidRPr="00312DF0" w:rsidR="00312DF0" w:rsidP="000431E0" w:rsidRDefault="00312DF0">
      <w:pPr>
        <w:pStyle w:val="af7"/>
      </w:pPr>
      <w:r w:rsidRPr="00312DF0">
        <w:t xml:space="preserve">                or (</w:t>
      </w:r>
      <w:hyperlink w:history="1" w:anchor="CBIvariantAge">
        <w:r w:rsidRPr="00312DF0">
          <w:rPr>
            <w:rStyle w:val="ac"/>
          </w:rPr>
          <w:t>CBIvariantAge</w:t>
        </w:r>
      </w:hyperlink>
      <w:r w:rsidRPr="00312DF0">
        <w:t xml:space="preserve">(CbiId, k) &lt;= </w:t>
      </w:r>
      <w:hyperlink w:history="1" w:anchor="ATPsetting">
        <w:r w:rsidRPr="00312DF0">
          <w:rPr>
            <w:rStyle w:val="ac"/>
          </w:rPr>
          <w:t>ATPsetting</w:t>
        </w:r>
      </w:hyperlink>
      <w:r>
        <w:t>.VariantsBMfullValidityTime</w:t>
      </w:r>
    </w:p>
    <w:p w:rsidRPr="00312DF0" w:rsidR="00312DF0" w:rsidP="000431E0" w:rsidRDefault="00312DF0">
      <w:pPr>
        <w:pStyle w:val="af7"/>
      </w:pPr>
      <w:r w:rsidRPr="00312DF0">
        <w:t xml:space="preserve">           </w:t>
      </w:r>
      <w:r w:rsidR="002062EF">
        <w:rPr>
          <w:rFonts w:hint="eastAsia"/>
        </w:rPr>
        <w:t xml:space="preserve">  </w:t>
      </w:r>
      <w:r w:rsidRPr="00312DF0">
        <w:t xml:space="preserve">        and (</w:t>
      </w:r>
      <w:hyperlink w:history="1" w:anchor="CBIvariantReportLastAge">
        <w:r w:rsidRPr="00312DF0">
          <w:rPr>
            <w:rStyle w:val="ac"/>
          </w:rPr>
          <w:t>CBIvariantReportLastAge</w:t>
        </w:r>
      </w:hyperlink>
      <w:r w:rsidRPr="00312DF0">
        <w:t>(CbiId, k)</w:t>
      </w:r>
    </w:p>
    <w:p w:rsidRPr="00312DF0" w:rsidR="00312DF0" w:rsidP="000431E0" w:rsidRDefault="00312DF0">
      <w:pPr>
        <w:pStyle w:val="af7"/>
      </w:pPr>
      <w:r w:rsidRPr="00312DF0">
        <w:t xml:space="preserve">                   </w:t>
      </w:r>
      <w:r w:rsidR="004C5C15">
        <w:rPr>
          <w:rFonts w:hint="eastAsia"/>
        </w:rPr>
        <w:t xml:space="preserve"> </w:t>
      </w:r>
      <w:r w:rsidRPr="00312DF0">
        <w:t xml:space="preserve">      &lt;= </w:t>
      </w:r>
      <w:hyperlink w:history="1" w:anchor="BMbeaconReadAge">
        <w:r w:rsidRPr="00312DF0">
          <w:rPr>
            <w:rStyle w:val="ac"/>
          </w:rPr>
          <w:t>BMbeaconReadAge</w:t>
        </w:r>
      </w:hyperlink>
      <w:r w:rsidRPr="00312DF0">
        <w:t xml:space="preserve">(k) + </w:t>
      </w:r>
      <w:hyperlink w:history="1" w:anchor="ATPsetting">
        <w:r w:rsidRPr="00312DF0">
          <w:rPr>
            <w:rStyle w:val="ac"/>
          </w:rPr>
          <w:t>ATPsetting</w:t>
        </w:r>
      </w:hyperlink>
      <w:r w:rsidRPr="00312DF0">
        <w:t>.VariantsBMradioPriorityDelay)</w:t>
      </w:r>
    </w:p>
    <w:p w:rsidR="006E3B52" w:rsidP="000431E0" w:rsidRDefault="00312DF0">
      <w:pPr>
        <w:pStyle w:val="af7"/>
      </w:pPr>
      <w:r w:rsidRPr="00312DF0">
        <w:t xml:space="preserve">           </w:t>
      </w:r>
      <w:r w:rsidR="002062EF">
        <w:rPr>
          <w:rFonts w:hint="eastAsia"/>
        </w:rPr>
        <w:t xml:space="preserve">  </w:t>
      </w:r>
      <w:r w:rsidRPr="00312DF0">
        <w:t xml:space="preserve">        and (</w:t>
      </w:r>
      <w:hyperlink w:history="1" w:anchor="CBIvariantReportLastAge">
        <w:r w:rsidRPr="00312DF0">
          <w:rPr>
            <w:rStyle w:val="ac"/>
          </w:rPr>
          <w:t>CBIvariantReportLastAge</w:t>
        </w:r>
      </w:hyperlink>
      <w:r w:rsidRPr="00312DF0">
        <w:t xml:space="preserve">(CbiId, k) &lt;= </w:t>
      </w:r>
      <w:hyperlink w:history="1" w:anchor="CBIminProductionAge">
        <w:r w:rsidRPr="00312DF0">
          <w:rPr>
            <w:rStyle w:val="ac"/>
          </w:rPr>
          <w:t>CBIminProductionAge</w:t>
        </w:r>
      </w:hyperlink>
      <w:r w:rsidRPr="00312DF0">
        <w:t>(CbiId, k))))</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3869"/>
        </w:rPr>
      </w:pPr>
      <w:del w:author="常鸣" w:date="2014-07-03T14:27:00Z" w:id="3870">
        <w:r w:rsidRPr="00645181" w:rsidDel="009328EA">
          <w:delText>#</w:delText>
        </w:r>
        <w:r w:rsidDel="009328EA">
          <w:rPr>
            <w:rFonts w:hint="eastAsia"/>
          </w:rPr>
          <w:delText>S</w:delText>
        </w:r>
      </w:del>
      <w:ins w:author="常鸣" w:date="2014-07-03T14:27:00Z" w:id="3871">
        <w:r w:rsidR="009328EA">
          <w:t>#Allocation=ATP Software</w:t>
        </w:r>
      </w:ins>
      <w:ins w:author="常鸣" w:date="2014-07-03T14:47:00Z" w:id="3872">
        <w:r w:rsidR="002428AA">
          <w:rPr>
            <w:rFonts w:hint="eastAsia"/>
          </w:rPr>
          <w:t>, Vital Embedded Setting</w:t>
        </w:r>
      </w:ins>
    </w:p>
    <w:p w:rsidRPr="006E3B52" w:rsidR="006E3B52" w:rsidP="00D66ECA" w:rsidRDefault="009328EA">
      <w:pPr>
        <w:pStyle w:val="ReqtifyAltQ"/>
      </w:pPr>
      <w:ins w:author="常鸣" w:date="2014-07-03T14:27:00Z" w:id="3873">
        <w:r>
          <w:t>#S</w:t>
        </w:r>
      </w:ins>
      <w:r w:rsidR="00D66ECA">
        <w:rPr>
          <w:rFonts w:hint="eastAsia"/>
        </w:rPr>
        <w:t>ource</w:t>
      </w:r>
      <w:r w:rsidRPr="00645181" w:rsidR="00D66ECA">
        <w:t>=</w:t>
      </w:r>
      <w:r w:rsidRPr="006E3B52" w:rsidR="00AC7E26">
        <w:t>[iTC_CC-SyAD-0</w:t>
      </w:r>
      <w:r w:rsidR="00AC7E26">
        <w:rPr>
          <w:rFonts w:hint="eastAsia"/>
        </w:rPr>
        <w:t>108</w:t>
      </w:r>
      <w:r w:rsidRPr="006E3B52" w:rsidR="00AC7E26">
        <w:t>]</w:t>
      </w:r>
      <w:r w:rsidR="00AC7E26">
        <w:rPr>
          <w:rFonts w:hint="eastAsia"/>
        </w:rPr>
        <w:t>,</w:t>
      </w:r>
      <w:r w:rsidRPr="00BB2658" w:rsidR="00AC7E26">
        <w:t xml:space="preserve"> </w:t>
      </w:r>
      <w:r w:rsidRPr="00BB2658" w:rsidR="00BB2658">
        <w:t>[iTC_CC-Sy</w:t>
      </w:r>
      <w:r w:rsidRPr="00BB2658" w:rsidR="00BB2658">
        <w:rPr>
          <w:rFonts w:hint="eastAsia"/>
        </w:rPr>
        <w:t>AD</w:t>
      </w:r>
      <w:r w:rsidRPr="00BB2658" w:rsidR="00BB2658">
        <w:t>-</w:t>
      </w:r>
      <w:r w:rsidR="00BB2658">
        <w:rPr>
          <w:rFonts w:hint="eastAsia"/>
        </w:rPr>
        <w:t>0295</w:t>
      </w:r>
      <w:r w:rsidRPr="00BB2658" w:rsidR="00BB2658">
        <w:t>]</w:t>
      </w:r>
      <w:r w:rsidR="00BB2658">
        <w:rPr>
          <w:rFonts w:hint="eastAsia"/>
        </w:rPr>
        <w:t>,</w:t>
      </w:r>
      <w:r w:rsidRPr="00BB2658" w:rsidR="00BB2658">
        <w:t xml:space="preserve"> </w:t>
      </w:r>
      <w:r w:rsidRPr="006E3B52" w:rsidR="006E3B52">
        <w:t>[</w:t>
      </w:r>
      <w:r w:rsidR="0052393A">
        <w:t>iTC</w:t>
      </w:r>
      <w:r w:rsidR="006A5C0D">
        <w:t>_CC-Sy</w:t>
      </w:r>
      <w:r w:rsidR="00AB0563">
        <w:rPr>
          <w:rFonts w:hint="eastAsia"/>
        </w:rPr>
        <w:t>AD</w:t>
      </w:r>
      <w:r w:rsidRPr="006E3B52" w:rsidR="006E3B52">
        <w:t>-</w:t>
      </w:r>
      <w:r w:rsidR="00AB0563">
        <w:rPr>
          <w:rFonts w:hint="eastAsia"/>
        </w:rPr>
        <w:t>1163</w:t>
      </w:r>
      <w:r w:rsidRPr="006E3B52" w:rsidR="006E3B52">
        <w:t>]</w:t>
      </w:r>
      <w:r w:rsidR="00A208CF">
        <w:rPr>
          <w:rFonts w:hint="eastAsia"/>
        </w:rPr>
        <w:t>,</w:t>
      </w:r>
      <w:r w:rsidRPr="00A208CF" w:rsidR="00A208CF">
        <w:rPr>
          <w:rFonts w:hint="eastAsia"/>
        </w:rPr>
        <w:t xml:space="preserve"> </w:t>
      </w:r>
      <w:r w:rsidRPr="007245E9" w:rsidR="00A208CF">
        <w:rPr>
          <w:rFonts w:hint="eastAsia"/>
        </w:rPr>
        <w:t>[</w:t>
      </w:r>
      <w:r w:rsidRPr="007245E9" w:rsidR="00A208CF">
        <w:t>iTC_CC_ATP_SwHA-</w:t>
      </w:r>
      <w:r w:rsidR="00A208CF">
        <w:rPr>
          <w:rFonts w:hint="eastAsia"/>
        </w:rPr>
        <w:t>0275</w:t>
      </w:r>
      <w:r w:rsidRPr="007245E9" w:rsidR="00A208CF">
        <w:rPr>
          <w:rFonts w:hint="eastAsia"/>
        </w:rPr>
        <w:t>]</w:t>
      </w:r>
    </w:p>
    <w:p w:rsidRPr="006E3B52" w:rsidR="006E3B52" w:rsidP="000C0D62" w:rsidRDefault="006E3B52">
      <w:pPr>
        <w:pStyle w:val="ReqtifyAltQ"/>
      </w:pPr>
      <w:r w:rsidRPr="006E3B52">
        <w:lastRenderedPageBreak/>
        <w:t>[End]</w:t>
      </w:r>
    </w:p>
    <w:p w:rsidR="006E3B52" w:rsidP="00704491" w:rsidRDefault="006E3B52"/>
    <w:p w:rsidRPr="002E06B5" w:rsidR="002E06B5" w:rsidP="00C93484" w:rsidRDefault="002E06B5">
      <w:pPr>
        <w:pStyle w:val="Reqtify"/>
        <w:rPr>
          <w:rStyle w:val="aff1"/>
        </w:rPr>
      </w:pPr>
      <w:r w:rsidRPr="002E06B5">
        <w:rPr>
          <w:rStyle w:val="aff1"/>
          <w:rFonts w:hint="eastAsia"/>
        </w:rPr>
        <w:t>NOTES</w:t>
      </w:r>
      <w:r w:rsidRPr="002E06B5">
        <w:rPr>
          <w:rStyle w:val="aff1"/>
          <w:rFonts w:hint="eastAsia"/>
        </w:rPr>
        <w:t>：</w:t>
      </w:r>
    </w:p>
    <w:p w:rsidR="000B2BD1" w:rsidP="00C93484" w:rsidRDefault="00E81DD4">
      <w:pPr>
        <w:pStyle w:val="Reqtify"/>
      </w:pPr>
      <w:r>
        <w:rPr>
          <w:rFonts w:hint="eastAsia"/>
        </w:rPr>
        <w:t>判断条件</w:t>
      </w:r>
      <w:hyperlink w:history="1" w:anchor="CBIvariantReportLastAge">
        <w:r w:rsidR="00497151">
          <w:rPr>
            <w:rStyle w:val="ac"/>
            <w:noProof/>
          </w:rPr>
          <w:t>CBIvariantReportLastAge</w:t>
        </w:r>
      </w:hyperlink>
      <w:r w:rsidR="001E717D">
        <w:rPr>
          <w:rStyle w:val="ac"/>
          <w:rFonts w:hint="eastAsia"/>
        </w:rPr>
        <w:t xml:space="preserve"> </w:t>
      </w:r>
      <w:r w:rsidR="001E717D">
        <w:rPr>
          <w:rFonts w:hint="eastAsia"/>
        </w:rPr>
        <w:t xml:space="preserve">&lt;= </w:t>
      </w:r>
      <w:hyperlink w:history="1" w:anchor="CBIminProductionAge">
        <w:r w:rsidRPr="001E717D" w:rsidR="001E717D">
          <w:rPr>
            <w:rStyle w:val="ac"/>
          </w:rPr>
          <w:t>CBIminProductionAge</w:t>
        </w:r>
      </w:hyperlink>
      <w:r w:rsidR="000B2BD1">
        <w:rPr>
          <w:rFonts w:hint="eastAsia"/>
        </w:rPr>
        <w:t>，</w:t>
      </w:r>
      <w:r>
        <w:rPr>
          <w:rFonts w:hint="eastAsia"/>
        </w:rPr>
        <w:t>表明当前使用的无线消息是列车进入</w:t>
      </w:r>
      <w:r w:rsidR="00A752AD">
        <w:rPr>
          <w:rFonts w:hint="eastAsia"/>
        </w:rPr>
        <w:t>BMCP</w:t>
      </w:r>
      <w:r w:rsidR="00A752AD">
        <w:rPr>
          <w:rFonts w:hint="eastAsia"/>
        </w:rPr>
        <w:t>点上游</w:t>
      </w:r>
      <w:r w:rsidDel="00A752AD" w:rsidR="00A752AD">
        <w:rPr>
          <w:rFonts w:hint="eastAsia"/>
        </w:rPr>
        <w:t xml:space="preserve"> </w:t>
      </w:r>
      <w:r>
        <w:rPr>
          <w:rFonts w:hint="eastAsia"/>
        </w:rPr>
        <w:t>“</w:t>
      </w:r>
      <w:r>
        <w:rPr>
          <w:rFonts w:hint="eastAsia"/>
        </w:rPr>
        <w:t>Reception Windows</w:t>
      </w:r>
      <w:r>
        <w:rPr>
          <w:rFonts w:hint="eastAsia"/>
        </w:rPr>
        <w:t>”之后收到的新的消息</w:t>
      </w:r>
      <w:r w:rsidR="000B2BD1">
        <w:rPr>
          <w:rFonts w:hint="eastAsia"/>
        </w:rPr>
        <w:t>（或者列车还未经过</w:t>
      </w:r>
      <w:r w:rsidR="000B2BD1">
        <w:rPr>
          <w:rFonts w:hint="eastAsia"/>
        </w:rPr>
        <w:t>BMCP</w:t>
      </w:r>
      <w:r w:rsidR="000B2BD1">
        <w:rPr>
          <w:rFonts w:hint="eastAsia"/>
        </w:rPr>
        <w:t>点）</w:t>
      </w:r>
      <w:r>
        <w:rPr>
          <w:rFonts w:hint="eastAsia"/>
        </w:rPr>
        <w:t>，因此可以使用。</w:t>
      </w:r>
    </w:p>
    <w:p w:rsidR="000B2BD1" w:rsidP="00FA0FBB" w:rsidRDefault="00E81DD4">
      <w:pPr>
        <w:pStyle w:val="AltX"/>
      </w:pPr>
      <w:r>
        <w:rPr>
          <w:rFonts w:hint="eastAsia"/>
        </w:rPr>
        <w:t>若不满足这个条件，表明</w:t>
      </w:r>
      <w:r w:rsidR="000B2BD1">
        <w:rPr>
          <w:rFonts w:hint="eastAsia"/>
        </w:rPr>
        <w:t>列车经过了</w:t>
      </w:r>
      <w:r w:rsidR="000B2BD1">
        <w:rPr>
          <w:rFonts w:hint="eastAsia"/>
        </w:rPr>
        <w:t>BMCP</w:t>
      </w:r>
      <w:r w:rsidR="000B2BD1">
        <w:rPr>
          <w:rFonts w:hint="eastAsia"/>
        </w:rPr>
        <w:t>点，但未在“</w:t>
      </w:r>
      <w:r w:rsidR="000B2BD1">
        <w:rPr>
          <w:rFonts w:hint="eastAsia"/>
        </w:rPr>
        <w:t>Reception Windows</w:t>
      </w:r>
      <w:r w:rsidR="000B2BD1">
        <w:rPr>
          <w:rFonts w:hint="eastAsia"/>
        </w:rPr>
        <w:t>”内收到新的</w:t>
      </w:r>
      <w:r>
        <w:rPr>
          <w:rFonts w:hint="eastAsia"/>
        </w:rPr>
        <w:t>无线消息，</w:t>
      </w:r>
      <w:r w:rsidR="000B2BD1">
        <w:rPr>
          <w:rFonts w:hint="eastAsia"/>
        </w:rPr>
        <w:t>因此</w:t>
      </w:r>
      <w:r>
        <w:rPr>
          <w:rFonts w:hint="eastAsia"/>
        </w:rPr>
        <w:t>不能相信</w:t>
      </w:r>
      <w:r w:rsidR="001E717D">
        <w:rPr>
          <w:rFonts w:hint="eastAsia"/>
        </w:rPr>
        <w:t>；</w:t>
      </w:r>
    </w:p>
    <w:p w:rsidR="000B2BD1" w:rsidP="00FA0FBB" w:rsidRDefault="001E717D">
      <w:pPr>
        <w:pStyle w:val="AltX"/>
      </w:pPr>
      <w:r>
        <w:rPr>
          <w:rFonts w:hint="eastAsia"/>
        </w:rPr>
        <w:t>此时</w:t>
      </w:r>
      <w:r w:rsidR="00E81DD4">
        <w:rPr>
          <w:rFonts w:hint="eastAsia"/>
        </w:rPr>
        <w:t>应使用来自信标的消息（该信标应当布置在</w:t>
      </w:r>
      <w:r w:rsidR="00E81DD4">
        <w:rPr>
          <w:rFonts w:hint="eastAsia"/>
        </w:rPr>
        <w:t>Reception Windows</w:t>
      </w:r>
      <w:r w:rsidR="00E81DD4">
        <w:rPr>
          <w:rFonts w:hint="eastAsia"/>
        </w:rPr>
        <w:t>之中</w:t>
      </w:r>
      <w:r w:rsidR="000B2BD1">
        <w:rPr>
          <w:rFonts w:hint="eastAsia"/>
        </w:rPr>
        <w:t>，且</w:t>
      </w:r>
      <w:r w:rsidR="00665CC2">
        <w:rPr>
          <w:rFonts w:hint="eastAsia"/>
        </w:rPr>
        <w:t>由配置</w:t>
      </w:r>
      <w:r w:rsidR="00665CC2">
        <w:rPr>
          <w:rFonts w:hint="eastAsia"/>
        </w:rPr>
        <w:t>Vital zone</w:t>
      </w:r>
      <w:r w:rsidR="00665CC2">
        <w:rPr>
          <w:rFonts w:hint="eastAsia"/>
        </w:rPr>
        <w:t>保证</w:t>
      </w:r>
      <w:r w:rsidR="000B2BD1">
        <w:rPr>
          <w:rFonts w:hint="eastAsia"/>
        </w:rPr>
        <w:t>不能丢失</w:t>
      </w:r>
      <w:r w:rsidR="00E81DD4">
        <w:rPr>
          <w:rFonts w:hint="eastAsia"/>
        </w:rPr>
        <w:t>）。</w:t>
      </w:r>
    </w:p>
    <w:p w:rsidR="00E81DD4" w:rsidP="00C93484" w:rsidRDefault="000B2BD1">
      <w:pPr>
        <w:pStyle w:val="Reqtify"/>
      </w:pPr>
      <w:r>
        <w:rPr>
          <w:rFonts w:hint="eastAsia"/>
        </w:rPr>
        <w:t>可</w:t>
      </w:r>
      <w:r w:rsidR="00E81DD4">
        <w:rPr>
          <w:rFonts w:hint="eastAsia"/>
        </w:rPr>
        <w:t>参考需求</w:t>
      </w:r>
      <w:hyperlink w:history="1" w:anchor="CBIminProductionAgeSinceSSAcrossing">
        <w:r w:rsidRPr="002E06B5" w:rsidR="00E81DD4">
          <w:rPr>
            <w:rStyle w:val="ac"/>
            <w:rFonts w:hint="eastAsia"/>
            <w:noProof/>
          </w:rPr>
          <w:t>CBIminProductionAgeSinceSSAcrossing</w:t>
        </w:r>
      </w:hyperlink>
      <w:r w:rsidR="00E81DD4">
        <w:rPr>
          <w:rFonts w:hint="eastAsia"/>
        </w:rPr>
        <w:t>和</w:t>
      </w:r>
      <w:hyperlink w:history="1" w:anchor="CBIminProductionAge">
        <w:r w:rsidRPr="002E06B5" w:rsidR="00E81DD4">
          <w:rPr>
            <w:rStyle w:val="ac"/>
            <w:noProof/>
          </w:rPr>
          <w:t>CBIminProductionAge</w:t>
        </w:r>
      </w:hyperlink>
      <w:r w:rsidR="00E81DD4">
        <w:rPr>
          <w:rFonts w:hint="eastAsia"/>
        </w:rPr>
        <w:t>。</w:t>
      </w:r>
    </w:p>
    <w:p w:rsidRPr="006E3B52" w:rsidR="00A752AD" w:rsidP="00704491" w:rsidRDefault="00A752AD"/>
    <w:p w:rsidRPr="006E3B52" w:rsidR="00D11A19" w:rsidP="00C93484" w:rsidRDefault="00D11A19">
      <w:pPr>
        <w:pStyle w:val="Reqtify"/>
      </w:pPr>
    </w:p>
    <w:p w:rsidRPr="00D529B0" w:rsidR="006E3B52" w:rsidP="00D529B0" w:rsidRDefault="006E3B52">
      <w:pPr>
        <w:pStyle w:val="ReqtifyAltR"/>
      </w:pPr>
      <w:r w:rsidRPr="00D529B0">
        <w:t>[</w:t>
      </w:r>
      <w:r w:rsidR="0052393A">
        <w:t>iTC</w:t>
      </w:r>
      <w:r w:rsidRPr="00D529B0" w:rsidR="006A5C0D">
        <w:t>_CC_ATP-SwRS-06</w:t>
      </w:r>
      <w:r w:rsidR="00655979">
        <w:rPr>
          <w:rFonts w:hint="eastAsia"/>
        </w:rPr>
        <w:t>28</w:t>
      </w:r>
      <w:r w:rsidRPr="00D529B0">
        <w:t>]</w:t>
      </w:r>
    </w:p>
    <w:p w:rsidRPr="00773A81" w:rsidR="00773A81" w:rsidP="00D11A19" w:rsidRDefault="00497151">
      <w:pPr>
        <w:pStyle w:val="Reqtify"/>
      </w:pPr>
      <w:bookmarkStart w:name="BMvariantValue" w:id="3874"/>
      <w:r w:rsidRPr="008930D3">
        <w:rPr>
          <w:rStyle w:val="aff2"/>
          <w:bCs w:val="0"/>
          <w:iCs w:val="0"/>
        </w:rPr>
        <w:t>BMvariantValue</w:t>
      </w:r>
      <w:bookmarkEnd w:id="3874"/>
      <w:r w:rsidRPr="006E3B52" w:rsidR="006E3B52">
        <w:rPr>
          <w:rFonts w:hint="eastAsia"/>
        </w:rPr>
        <w:t>，统一来自</w:t>
      </w:r>
      <w:r w:rsidRPr="006E3B52" w:rsidR="006E3B52">
        <w:rPr>
          <w:rFonts w:hint="eastAsia"/>
        </w:rPr>
        <w:t>BM</w:t>
      </w:r>
      <w:r w:rsidRPr="006E3B52" w:rsidR="006E3B52">
        <w:rPr>
          <w:rFonts w:hint="eastAsia"/>
        </w:rPr>
        <w:t>信标和</w:t>
      </w:r>
      <w:r w:rsidRPr="006E3B52" w:rsidR="006E3B52">
        <w:rPr>
          <w:rFonts w:hint="eastAsia"/>
        </w:rPr>
        <w:t>CBI</w:t>
      </w:r>
      <w:r w:rsidRPr="006E3B52" w:rsidR="006E3B52">
        <w:rPr>
          <w:rFonts w:hint="eastAsia"/>
        </w:rPr>
        <w:t>无线的</w:t>
      </w:r>
      <w:r w:rsidRPr="006E3B52" w:rsidR="006E3B52">
        <w:rPr>
          <w:rFonts w:hint="eastAsia"/>
        </w:rPr>
        <w:t>BM</w:t>
      </w:r>
      <w:r w:rsidRPr="006E3B52" w:rsidR="006E3B52">
        <w:rPr>
          <w:rFonts w:hint="eastAsia"/>
        </w:rPr>
        <w:t>变量</w:t>
      </w:r>
    </w:p>
    <w:p w:rsidRPr="006E3B52" w:rsidR="00773A81" w:rsidP="00773A81" w:rsidRDefault="006E3B52">
      <w:pPr>
        <w:pStyle w:val="af7"/>
      </w:pPr>
      <w:r w:rsidRPr="006E3B52">
        <w:t xml:space="preserve">def </w:t>
      </w:r>
      <w:hyperlink w:history="1" w:anchor="BMvariantValue">
        <w:r w:rsidR="00497151">
          <w:rPr>
            <w:rStyle w:val="ac"/>
          </w:rPr>
          <w:t>BMvariantValue</w:t>
        </w:r>
      </w:hyperlink>
      <w:r w:rsidRPr="006E3B52">
        <w:t>(</w:t>
      </w:r>
      <w:r w:rsidR="00FF342C">
        <w:rPr>
          <w:rFonts w:hint="eastAsia"/>
        </w:rPr>
        <w:t>Variant</w:t>
      </w:r>
      <w:r w:rsidRPr="006E3B52">
        <w:t>, k):</w:t>
      </w:r>
    </w:p>
    <w:p w:rsidRPr="006E3B52" w:rsidR="006E3B52" w:rsidP="000431E0" w:rsidRDefault="006E3B52">
      <w:pPr>
        <w:pStyle w:val="af7"/>
      </w:pPr>
      <w:r w:rsidRPr="006E3B52">
        <w:t xml:space="preserve">    if (</w:t>
      </w:r>
      <w:hyperlink w:history="1" w:anchor="CBIvariantMoreAvailableThanBeacon">
        <w:r w:rsidR="00497151">
          <w:rPr>
            <w:rStyle w:val="ac"/>
          </w:rPr>
          <w:t>CBIvariantMoreAvailableThanBeacon</w:t>
        </w:r>
      </w:hyperlink>
      <w:r w:rsidRPr="006E3B52">
        <w:t>(</w:t>
      </w:r>
      <w:r w:rsidR="008619D6">
        <w:rPr>
          <w:rFonts w:hint="eastAsia"/>
        </w:rPr>
        <w:t xml:space="preserve">Variant.Cbi.Id, </w:t>
      </w:r>
      <w:r w:rsidRPr="006E3B52">
        <w:t>k)):</w:t>
      </w:r>
    </w:p>
    <w:p w:rsidRPr="006E3B52" w:rsidR="006E3B52" w:rsidP="000431E0" w:rsidRDefault="006E3B52">
      <w:pPr>
        <w:pStyle w:val="af7"/>
      </w:pPr>
      <w:r w:rsidRPr="006E3B52">
        <w:t xml:space="preserve">        return </w:t>
      </w:r>
      <w:hyperlink w:history="1" w:anchor="BMcbivariantValue">
        <w:r w:rsidRPr="00AB0563">
          <w:rPr>
            <w:rStyle w:val="ac"/>
          </w:rPr>
          <w:t>BMcbivariantValue</w:t>
        </w:r>
      </w:hyperlink>
      <w:r w:rsidRPr="006E3B52">
        <w:t>(</w:t>
      </w:r>
      <w:r w:rsidR="007D5FDE">
        <w:rPr>
          <w:rFonts w:hint="eastAsia"/>
        </w:rPr>
        <w:t>Variant.Cbi.Id</w:t>
      </w:r>
      <w:r w:rsidRPr="006E3B52">
        <w:t xml:space="preserve">, </w:t>
      </w:r>
      <w:r w:rsidR="007D5FDE">
        <w:rPr>
          <w:rFonts w:hint="eastAsia"/>
        </w:rPr>
        <w:t>Variant.Cbi.</w:t>
      </w:r>
      <w:r w:rsidR="00354F88">
        <w:t>I</w:t>
      </w:r>
      <w:r w:rsidRPr="006E3B52">
        <w:t>ndex, k)</w:t>
      </w:r>
    </w:p>
    <w:p w:rsidRPr="006E3B52" w:rsidR="006E3B52" w:rsidP="000431E0" w:rsidRDefault="006E3B52">
      <w:pPr>
        <w:pStyle w:val="af7"/>
      </w:pPr>
      <w:r w:rsidRPr="006E3B52">
        <w:t xml:space="preserve">    else:</w:t>
      </w:r>
    </w:p>
    <w:p w:rsidRPr="006E3B52" w:rsidR="00773A81" w:rsidP="00773A81" w:rsidRDefault="006E3B52">
      <w:pPr>
        <w:pStyle w:val="af7"/>
      </w:pPr>
      <w:r w:rsidRPr="006E3B52">
        <w:t xml:space="preserve">        return </w:t>
      </w:r>
      <w:hyperlink w:history="1" w:anchor="BMbeaconVariantValue">
        <w:r w:rsidR="00BF4616">
          <w:rPr>
            <w:rStyle w:val="ac"/>
          </w:rPr>
          <w:t>BMbeaconVariantValue</w:t>
        </w:r>
      </w:hyperlink>
      <w:r w:rsidRPr="006E3B52">
        <w:t>(</w:t>
      </w:r>
      <w:r w:rsidR="007D5FDE">
        <w:rPr>
          <w:rFonts w:hint="eastAsia"/>
        </w:rPr>
        <w:t>Variant.L</w:t>
      </w:r>
      <w:r w:rsidRPr="006E3B52">
        <w:t>ine</w:t>
      </w:r>
      <w:r w:rsidR="00354F88">
        <w:t>S</w:t>
      </w:r>
      <w:r w:rsidRPr="006E3B52">
        <w:t>ec</w:t>
      </w:r>
      <w:r w:rsidR="007D5FDE">
        <w:rPr>
          <w:rFonts w:hint="eastAsia"/>
        </w:rPr>
        <w:t>.Id</w:t>
      </w:r>
      <w:r w:rsidRPr="006E3B52">
        <w:t xml:space="preserve">, </w:t>
      </w:r>
      <w:r w:rsidR="007D5FDE">
        <w:rPr>
          <w:rFonts w:hint="eastAsia"/>
        </w:rPr>
        <w:t>Variant.LineSec.</w:t>
      </w:r>
      <w:r w:rsidR="00354F88">
        <w:t>I</w:t>
      </w:r>
      <w:r w:rsidRPr="006E3B52">
        <w:t>ndex, k)</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3875"/>
        </w:rPr>
      </w:pPr>
      <w:del w:author="常鸣" w:date="2014-07-03T14:27:00Z" w:id="3876">
        <w:r w:rsidRPr="00645181" w:rsidDel="009328EA">
          <w:delText>#</w:delText>
        </w:r>
        <w:r w:rsidDel="009328EA">
          <w:rPr>
            <w:rFonts w:hint="eastAsia"/>
          </w:rPr>
          <w:delText>S</w:delText>
        </w:r>
      </w:del>
      <w:ins w:author="常鸣" w:date="2014-07-03T14:27:00Z" w:id="3877">
        <w:r w:rsidR="009328EA">
          <w:t>#Allocation=ATP Software</w:t>
        </w:r>
      </w:ins>
    </w:p>
    <w:p w:rsidRPr="006E3B52" w:rsidR="006E3B52" w:rsidP="00D66ECA" w:rsidRDefault="009328EA">
      <w:pPr>
        <w:pStyle w:val="ReqtifyAltQ"/>
      </w:pPr>
      <w:ins w:author="常鸣" w:date="2014-07-03T14:27:00Z" w:id="3878">
        <w:r>
          <w:t>#S</w:t>
        </w:r>
      </w:ins>
      <w:r w:rsidR="00D66ECA">
        <w:rPr>
          <w:rFonts w:hint="eastAsia"/>
        </w:rPr>
        <w:t>ource</w:t>
      </w:r>
      <w:r w:rsidRPr="00645181" w:rsidR="00D66ECA">
        <w:t>=</w:t>
      </w:r>
      <w:r w:rsidR="00063392">
        <w:rPr>
          <w:rFonts w:hint="eastAsia"/>
        </w:rPr>
        <w:t>[iTC_CC-SyAD-0295],</w:t>
      </w:r>
      <w:r w:rsidRPr="00932CC9" w:rsidR="00063392">
        <w:rPr>
          <w:rFonts w:hint="eastAsia"/>
        </w:rPr>
        <w:t xml:space="preserve"> </w:t>
      </w:r>
      <w:r w:rsidR="00063392">
        <w:rPr>
          <w:rFonts w:hint="eastAsia"/>
        </w:rPr>
        <w:t>[iTC_CC-SyAD-0296],</w:t>
      </w:r>
      <w:r w:rsidRPr="006E3B52" w:rsidR="00063392">
        <w:t xml:space="preserve"> </w:t>
      </w:r>
      <w:r w:rsidRPr="006E3B52" w:rsidR="006E3B52">
        <w:t>[</w:t>
      </w:r>
      <w:r w:rsidR="0052393A">
        <w:t>iTC</w:t>
      </w:r>
      <w:r w:rsidR="006A5C0D">
        <w:t>_CC-Sy</w:t>
      </w:r>
      <w:r w:rsidR="006E24E1">
        <w:rPr>
          <w:rFonts w:hint="eastAsia"/>
        </w:rPr>
        <w:t>AD-1179</w:t>
      </w:r>
      <w:r w:rsidRPr="006E3B52" w:rsidR="006E3B52">
        <w:t>]</w:t>
      </w:r>
      <w:r w:rsidRPr="00A208CF" w:rsidR="00A208CF">
        <w:rPr>
          <w:rFonts w:hint="eastAsia"/>
        </w:rPr>
        <w:t xml:space="preserve"> , [</w:t>
      </w:r>
      <w:r w:rsidRPr="00A208CF" w:rsidR="00A208CF">
        <w:t>iTC_CC_ATP_SwHA-</w:t>
      </w:r>
      <w:r w:rsidRPr="00A208CF" w:rsidR="00A208CF">
        <w:rPr>
          <w:rFonts w:hint="eastAsia"/>
        </w:rPr>
        <w:t>0275]</w:t>
      </w:r>
    </w:p>
    <w:p w:rsidRPr="006E3B52" w:rsidR="006E3B52" w:rsidP="000C0D62" w:rsidRDefault="009E172B">
      <w:pPr>
        <w:pStyle w:val="ReqtifyAltQ"/>
      </w:pPr>
      <w:r>
        <w:t>[End]</w:t>
      </w:r>
    </w:p>
    <w:p w:rsidRPr="006E3B52" w:rsidR="006E3B52" w:rsidP="00704491" w:rsidRDefault="006E3B52"/>
    <w:p w:rsidRPr="006E3B52" w:rsidR="006E3B52" w:rsidP="00704491" w:rsidRDefault="006E3B52"/>
    <w:p w:rsidRPr="006E3B52" w:rsidR="006E3B52" w:rsidP="00704491" w:rsidRDefault="006E3B52">
      <w:pPr>
        <w:pStyle w:val="ReqtifyAltR"/>
      </w:pPr>
      <w:r w:rsidRPr="006E3B52">
        <w:t>[iTC_CC_ATP-SwRS-06</w:t>
      </w:r>
      <w:r w:rsidR="00655979">
        <w:rPr>
          <w:rFonts w:hint="eastAsia"/>
        </w:rPr>
        <w:t>29</w:t>
      </w:r>
      <w:r w:rsidRPr="006E3B52">
        <w:t>]</w:t>
      </w:r>
    </w:p>
    <w:p w:rsidRPr="006E3B52" w:rsidR="006E3B52" w:rsidP="00C93484" w:rsidRDefault="00BD3E90">
      <w:pPr>
        <w:pStyle w:val="Reqtify"/>
      </w:pPr>
      <w:bookmarkStart w:name="BMvariantRemainingTime" w:id="3879"/>
      <w:r w:rsidRPr="008930D3">
        <w:rPr>
          <w:rStyle w:val="aff2"/>
          <w:bCs w:val="0"/>
          <w:iCs w:val="0"/>
        </w:rPr>
        <w:t>BMvariantRemain</w:t>
      </w:r>
      <w:r w:rsidR="005F586E">
        <w:rPr>
          <w:rStyle w:val="aff2"/>
          <w:rFonts w:hint="eastAsia"/>
        </w:rPr>
        <w:t>in</w:t>
      </w:r>
      <w:r w:rsidRPr="008930D3">
        <w:rPr>
          <w:rStyle w:val="aff2"/>
          <w:bCs w:val="0"/>
          <w:iCs w:val="0"/>
        </w:rPr>
        <w:t>gTime</w:t>
      </w:r>
      <w:bookmarkEnd w:id="3879"/>
      <w:r w:rsidR="002A2B68">
        <w:rPr>
          <w:rFonts w:hint="eastAsia"/>
        </w:rPr>
        <w:t>，</w:t>
      </w:r>
      <w:r w:rsidRPr="006E3B52" w:rsidR="006E3B52">
        <w:rPr>
          <w:rFonts w:hint="eastAsia"/>
        </w:rPr>
        <w:t>BM</w:t>
      </w:r>
      <w:r w:rsidRPr="006E3B52" w:rsidR="006E3B52">
        <w:rPr>
          <w:rFonts w:hint="eastAsia"/>
        </w:rPr>
        <w:t>变量的剩余有效期</w:t>
      </w:r>
    </w:p>
    <w:p w:rsidRPr="006E3B52" w:rsidR="006E3B52" w:rsidP="000431E0" w:rsidRDefault="006E3B52">
      <w:pPr>
        <w:pStyle w:val="af7"/>
      </w:pPr>
      <w:r w:rsidRPr="006E3B52">
        <w:t xml:space="preserve">def </w:t>
      </w:r>
      <w:hyperlink w:history="1" w:anchor="BMvariantRemainingTime">
        <w:r w:rsidR="00BD3E90">
          <w:rPr>
            <w:rStyle w:val="ac"/>
          </w:rPr>
          <w:t>BMvariantRemain</w:t>
        </w:r>
        <w:r w:rsidR="005F586E">
          <w:rPr>
            <w:rStyle w:val="ac"/>
            <w:rFonts w:hint="eastAsia"/>
          </w:rPr>
          <w:t>in</w:t>
        </w:r>
        <w:r w:rsidR="00BD3E90">
          <w:rPr>
            <w:rStyle w:val="ac"/>
          </w:rPr>
          <w:t>gTime</w:t>
        </w:r>
      </w:hyperlink>
      <w:r w:rsidRPr="006E3B52">
        <w:t>(cbi, k):</w:t>
      </w:r>
    </w:p>
    <w:p w:rsidRPr="006E3B52" w:rsidR="006E3B52" w:rsidP="000431E0" w:rsidRDefault="006E3B52">
      <w:pPr>
        <w:pStyle w:val="af7"/>
      </w:pPr>
      <w:r w:rsidRPr="006E3B52">
        <w:t xml:space="preserve">    if (not </w:t>
      </w:r>
      <w:hyperlink w:history="1" w:anchor="BMvariantValidWhileTemporallyValid">
        <w:r w:rsidR="00497151">
          <w:rPr>
            <w:rStyle w:val="ac"/>
          </w:rPr>
          <w:t>BMvariantValidWhileTemporallyValid</w:t>
        </w:r>
      </w:hyperlink>
      <w:r w:rsidRPr="006E3B52">
        <w:t>(k)):</w:t>
      </w:r>
    </w:p>
    <w:p w:rsidRPr="006E3B52" w:rsidR="006E3B52" w:rsidP="000431E0" w:rsidRDefault="006E3B52">
      <w:pPr>
        <w:pStyle w:val="af7"/>
      </w:pPr>
      <w:r w:rsidRPr="006E3B52">
        <w:t xml:space="preserve">        </w:t>
      </w:r>
      <w:r w:rsidR="00EB4F91">
        <w:rPr>
          <w:rFonts w:hint="eastAsia"/>
        </w:rPr>
        <w:t>return</w:t>
      </w:r>
      <w:r w:rsidRPr="006E3B52">
        <w:t xml:space="preserve"> 0</w:t>
      </w:r>
    </w:p>
    <w:p w:rsidRPr="006E3B52" w:rsidR="00830C3C" w:rsidP="00773A81" w:rsidRDefault="006E3B52">
      <w:pPr>
        <w:pStyle w:val="af7"/>
      </w:pPr>
      <w:r w:rsidRPr="006E3B52">
        <w:t xml:space="preserve">    elif (</w:t>
      </w:r>
      <w:hyperlink w:history="1" w:anchor="CBIvariantMoreAvailableThanBeacon">
        <w:r w:rsidR="00497151">
          <w:rPr>
            <w:rStyle w:val="ac"/>
          </w:rPr>
          <w:t>CBIvariantMoreAvailableThanBeacon</w:t>
        </w:r>
      </w:hyperlink>
      <w:r w:rsidRPr="006E3B52">
        <w:t>(</w:t>
      </w:r>
      <w:r w:rsidR="008619D6">
        <w:rPr>
          <w:rFonts w:hint="eastAsia"/>
        </w:rPr>
        <w:t xml:space="preserve">cbi, </w:t>
      </w:r>
      <w:r w:rsidRPr="006E3B52">
        <w:t>k)):</w:t>
      </w:r>
    </w:p>
    <w:p w:rsidR="0073243F" w:rsidP="000431E0" w:rsidRDefault="0073243F">
      <w:pPr>
        <w:pStyle w:val="af7"/>
      </w:pPr>
      <w:r w:rsidRPr="0073243F">
        <w:t xml:space="preserve">        </w:t>
      </w:r>
      <w:r w:rsidR="00EB4F91">
        <w:rPr>
          <w:rFonts w:hint="eastAsia"/>
        </w:rPr>
        <w:t>return</w:t>
      </w:r>
      <w:r w:rsidRPr="0073243F">
        <w:t xml:space="preserve"> </w:t>
      </w:r>
      <w:hyperlink w:history="1" w:anchor="max">
        <w:r w:rsidRPr="006748D3" w:rsidR="00DA699F">
          <w:rPr>
            <w:rStyle w:val="ac"/>
            <w:rFonts w:hint="eastAsia"/>
          </w:rPr>
          <w:t>max</w:t>
        </w:r>
      </w:hyperlink>
      <w:r w:rsidR="00DA699F">
        <w:rPr>
          <w:rFonts w:hint="eastAsia"/>
        </w:rPr>
        <w:t xml:space="preserve">(0, </w:t>
      </w:r>
      <w:hyperlink w:history="1" w:anchor="ATPsetting">
        <w:r w:rsidR="00786D0B">
          <w:rPr>
            <w:rStyle w:val="ac"/>
          </w:rPr>
          <w:t>ATPsetting</w:t>
        </w:r>
      </w:hyperlink>
      <w:r w:rsidRPr="0073243F">
        <w:t>.</w:t>
      </w:r>
      <w:r w:rsidR="0059345C">
        <w:t>VariantsBMfullValidityTime</w:t>
      </w:r>
      <w:r w:rsidRPr="0073243F">
        <w:t xml:space="preserve"> - </w:t>
      </w:r>
      <w:hyperlink w:history="1" w:anchor="CBIvariantAge">
        <w:r w:rsidR="00BF4616">
          <w:rPr>
            <w:rStyle w:val="ac"/>
          </w:rPr>
          <w:t>CBIvariantAge</w:t>
        </w:r>
      </w:hyperlink>
      <w:r w:rsidRPr="0073243F">
        <w:t>(cbi, k))</w:t>
      </w:r>
    </w:p>
    <w:p w:rsidRPr="006E3B52" w:rsidR="006E3B52" w:rsidP="000431E0" w:rsidRDefault="006E3B52">
      <w:pPr>
        <w:pStyle w:val="af7"/>
      </w:pPr>
      <w:r w:rsidRPr="006E3B52">
        <w:t xml:space="preserve">    else:</w:t>
      </w:r>
    </w:p>
    <w:p w:rsidR="00773A81" w:rsidP="00773A81" w:rsidRDefault="0053755A">
      <w:pPr>
        <w:pStyle w:val="af7"/>
      </w:pPr>
      <w:r w:rsidRPr="0053755A">
        <w:t xml:space="preserve">        </w:t>
      </w:r>
      <w:r w:rsidR="00EB4F91">
        <w:rPr>
          <w:rFonts w:hint="eastAsia"/>
        </w:rPr>
        <w:t>return</w:t>
      </w:r>
      <w:r w:rsidRPr="0053755A">
        <w:t xml:space="preserve"> </w:t>
      </w:r>
      <w:hyperlink w:history="1" w:anchor="max">
        <w:r w:rsidRPr="006748D3" w:rsidR="006748D3">
          <w:rPr>
            <w:rStyle w:val="ac"/>
            <w:rFonts w:hint="eastAsia"/>
          </w:rPr>
          <w:t>max</w:t>
        </w:r>
      </w:hyperlink>
      <w:r w:rsidR="00DA699F">
        <w:rPr>
          <w:rFonts w:hint="eastAsia"/>
        </w:rPr>
        <w:t xml:space="preserve">(0, </w:t>
      </w:r>
      <w:hyperlink w:history="1" w:anchor="ATPsetting">
        <w:r w:rsidR="00786D0B">
          <w:rPr>
            <w:rStyle w:val="ac"/>
          </w:rPr>
          <w:t>ATPsetting</w:t>
        </w:r>
      </w:hyperlink>
      <w:r w:rsidRPr="0053755A">
        <w:t>.</w:t>
      </w:r>
      <w:r w:rsidR="0059345C">
        <w:t>VariantsBMfullValidityTime</w:t>
      </w:r>
      <w:r w:rsidRPr="0053755A">
        <w:t xml:space="preserve"> - </w:t>
      </w:r>
      <w:hyperlink w:history="1" w:anchor="BMbeaconReadAge">
        <w:r w:rsidR="008B4230">
          <w:rPr>
            <w:rStyle w:val="ac"/>
          </w:rPr>
          <w:t>BMbeaconReadAge</w:t>
        </w:r>
      </w:hyperlink>
      <w:r w:rsidRPr="0053755A">
        <w:t>(k))</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3880"/>
        </w:rPr>
      </w:pPr>
      <w:del w:author="常鸣" w:date="2014-07-03T14:27:00Z" w:id="3881">
        <w:r w:rsidRPr="00645181" w:rsidDel="009328EA">
          <w:delText>#</w:delText>
        </w:r>
        <w:r w:rsidDel="009328EA">
          <w:rPr>
            <w:rFonts w:hint="eastAsia"/>
          </w:rPr>
          <w:delText>S</w:delText>
        </w:r>
      </w:del>
      <w:ins w:author="常鸣" w:date="2014-07-03T14:27:00Z" w:id="3882">
        <w:r w:rsidR="009328EA">
          <w:t>#Allocation=ATP Software</w:t>
        </w:r>
      </w:ins>
    </w:p>
    <w:p w:rsidR="00D66ECA" w:rsidP="00D66ECA" w:rsidRDefault="009328EA">
      <w:pPr>
        <w:pStyle w:val="ReqtifyAltQ"/>
      </w:pPr>
      <w:ins w:author="常鸣" w:date="2014-07-03T14:27:00Z" w:id="3883">
        <w:r>
          <w:t>#S</w:t>
        </w:r>
      </w:ins>
      <w:r w:rsidR="00D66ECA">
        <w:rPr>
          <w:rFonts w:hint="eastAsia"/>
        </w:rPr>
        <w:t>ource</w:t>
      </w:r>
      <w:r w:rsidRPr="00645181" w:rsidR="00D66ECA">
        <w:t>=</w:t>
      </w:r>
      <w:r w:rsidR="001F67E3">
        <w:rPr>
          <w:rFonts w:hint="eastAsia"/>
        </w:rPr>
        <w:t xml:space="preserve">[iTC_CC-SyAD-0290], </w:t>
      </w:r>
      <w:r w:rsidRPr="00340A21" w:rsidR="001F67E3">
        <w:t>[</w:t>
      </w:r>
      <w:r w:rsidR="001F67E3">
        <w:t>iTC_CC-Sy</w:t>
      </w:r>
      <w:r w:rsidR="001F67E3">
        <w:rPr>
          <w:rFonts w:hint="eastAsia"/>
        </w:rPr>
        <w:t>AD</w:t>
      </w:r>
      <w:r w:rsidRPr="00340A21" w:rsidR="001F67E3">
        <w:t>-</w:t>
      </w:r>
      <w:r w:rsidR="001F67E3">
        <w:rPr>
          <w:rFonts w:hint="eastAsia"/>
        </w:rPr>
        <w:t>1189</w:t>
      </w:r>
      <w:r w:rsidRPr="00340A21" w:rsidR="001F67E3">
        <w:t>]</w:t>
      </w:r>
      <w:r w:rsidR="006347EB">
        <w:rPr>
          <w:rFonts w:hint="eastAsia"/>
        </w:rPr>
        <w:t>,</w:t>
      </w:r>
      <w:r w:rsidRPr="006347EB" w:rsidR="006347EB">
        <w:rPr>
          <w:rFonts w:hint="eastAsia"/>
        </w:rPr>
        <w:t xml:space="preserve"> </w:t>
      </w:r>
      <w:r w:rsidRPr="006A5251" w:rsidR="006347EB">
        <w:rPr>
          <w:rFonts w:hint="eastAsia"/>
        </w:rPr>
        <w:t>[</w:t>
      </w:r>
      <w:r w:rsidR="006347EB">
        <w:t>iTC_CC_ATP_SwHA-0</w:t>
      </w:r>
      <w:r w:rsidR="006347EB">
        <w:rPr>
          <w:rFonts w:hint="eastAsia"/>
        </w:rPr>
        <w:t>235</w:t>
      </w:r>
      <w:r w:rsidRPr="006A5251" w:rsidR="006347EB">
        <w:rPr>
          <w:rFonts w:hint="eastAsia"/>
        </w:rPr>
        <w:t>]</w:t>
      </w:r>
    </w:p>
    <w:p w:rsidRPr="006E3B52" w:rsidR="006E3B52" w:rsidP="00D66ECA" w:rsidRDefault="006E3B52">
      <w:pPr>
        <w:pStyle w:val="ReqtifyAltQ"/>
      </w:pPr>
      <w:r w:rsidRPr="006E3B52">
        <w:t>[End]</w:t>
      </w:r>
    </w:p>
    <w:p w:rsidR="006E3B52" w:rsidP="00C93484" w:rsidRDefault="006E3B52">
      <w:pPr>
        <w:pStyle w:val="Reqtify"/>
      </w:pPr>
    </w:p>
    <w:p w:rsidR="006E3B52" w:rsidP="00934391" w:rsidRDefault="006E3B52">
      <w:pPr>
        <w:pStyle w:val="3"/>
      </w:pPr>
      <w:r>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215"/>
        <w:gridCol w:w="1820"/>
        <w:gridCol w:w="1551"/>
        <w:gridCol w:w="2700"/>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1A79CC" w:rsidTr="001A79CC">
        <w:tc>
          <w:tcPr>
            <w:tcW w:w="1720" w:type="pct"/>
            <w:tcBorders>
              <w:top w:val="single" w:color="000000" w:sz="4" w:space="0"/>
            </w:tcBorders>
            <w:shd w:val="clear" w:color="auto" w:fill="auto"/>
          </w:tcPr>
          <w:p w:rsidR="001A79CC" w:rsidP="00591D6B" w:rsidRDefault="00532AED">
            <w:pPr>
              <w:pStyle w:val="AltB0"/>
            </w:pPr>
            <w:hyperlink w:history="1" w:anchor="AppliedCBIvariantLoopHour">
              <w:r w:rsidR="00DE2C68">
                <w:rPr>
                  <w:rStyle w:val="ac"/>
                </w:rPr>
                <w:t>AppliedCBIvariantLoopHour</w:t>
              </w:r>
            </w:hyperlink>
          </w:p>
        </w:tc>
        <w:tc>
          <w:tcPr>
            <w:tcW w:w="984" w:type="pct"/>
            <w:tcBorders>
              <w:top w:val="single" w:color="000000" w:sz="4" w:space="0"/>
            </w:tcBorders>
          </w:tcPr>
          <w:p w:rsidR="001A79CC" w:rsidP="00591D6B" w:rsidRDefault="0012674A">
            <w:pPr>
              <w:pStyle w:val="AltB0"/>
            </w:pPr>
            <w:r>
              <w:rPr>
                <w:rFonts w:hint="eastAsia"/>
              </w:rPr>
              <w:t>√</w:t>
            </w:r>
          </w:p>
        </w:tc>
        <w:tc>
          <w:tcPr>
            <w:tcW w:w="839" w:type="pct"/>
            <w:tcBorders>
              <w:top w:val="single" w:color="000000" w:sz="4" w:space="0"/>
            </w:tcBorders>
            <w:shd w:val="clear" w:color="auto" w:fill="auto"/>
          </w:tcPr>
          <w:p w:rsidR="001A79CC" w:rsidP="00591D6B" w:rsidRDefault="0012674A">
            <w:pPr>
              <w:pStyle w:val="AltB0"/>
            </w:pPr>
            <w:r>
              <w:rPr>
                <w:rFonts w:hint="eastAsia"/>
              </w:rPr>
              <w:t>√</w:t>
            </w:r>
          </w:p>
        </w:tc>
        <w:tc>
          <w:tcPr>
            <w:tcW w:w="1457" w:type="pct"/>
            <w:tcBorders>
              <w:top w:val="single" w:color="000000" w:sz="4" w:space="0"/>
            </w:tcBorders>
            <w:shd w:val="clear" w:color="auto" w:fill="auto"/>
          </w:tcPr>
          <w:p w:rsidR="001A79CC" w:rsidP="00591D6B" w:rsidRDefault="00E3737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1A79CC" w:rsidTr="001A79CC">
        <w:tc>
          <w:tcPr>
            <w:tcW w:w="1720" w:type="pct"/>
            <w:tcBorders>
              <w:top w:val="single" w:color="000000" w:sz="4" w:space="0"/>
            </w:tcBorders>
            <w:shd w:val="clear" w:color="auto" w:fill="auto"/>
          </w:tcPr>
          <w:p w:rsidR="001A79CC" w:rsidP="00591D6B" w:rsidRDefault="00532AED">
            <w:pPr>
              <w:pStyle w:val="AltB0"/>
            </w:pPr>
            <w:hyperlink w:history="1" w:anchor="BMbeaconReadAge">
              <w:r w:rsidR="008B4230">
                <w:rPr>
                  <w:rStyle w:val="ac"/>
                </w:rPr>
                <w:t>BMbeaconReadAge</w:t>
              </w:r>
            </w:hyperlink>
          </w:p>
        </w:tc>
        <w:tc>
          <w:tcPr>
            <w:tcW w:w="984" w:type="pct"/>
            <w:tcBorders>
              <w:top w:val="single" w:color="000000" w:sz="4" w:space="0"/>
            </w:tcBorders>
          </w:tcPr>
          <w:p w:rsidR="001A79CC" w:rsidP="00591D6B" w:rsidRDefault="0012674A">
            <w:pPr>
              <w:pStyle w:val="AltB0"/>
            </w:pPr>
            <w:r>
              <w:rPr>
                <w:rFonts w:hint="eastAsia"/>
              </w:rPr>
              <w:t>√</w:t>
            </w:r>
          </w:p>
        </w:tc>
        <w:tc>
          <w:tcPr>
            <w:tcW w:w="839" w:type="pct"/>
            <w:tcBorders>
              <w:top w:val="single" w:color="000000" w:sz="4" w:space="0"/>
            </w:tcBorders>
            <w:shd w:val="clear" w:color="auto" w:fill="auto"/>
          </w:tcPr>
          <w:p w:rsidR="001A79CC" w:rsidP="00591D6B" w:rsidRDefault="0012674A">
            <w:pPr>
              <w:pStyle w:val="AltB0"/>
            </w:pPr>
            <w:r>
              <w:rPr>
                <w:rFonts w:hint="eastAsia"/>
              </w:rPr>
              <w:t>√</w:t>
            </w:r>
          </w:p>
        </w:tc>
        <w:tc>
          <w:tcPr>
            <w:tcW w:w="1457" w:type="pct"/>
            <w:tcBorders>
              <w:top w:val="single" w:color="000000" w:sz="4" w:space="0"/>
            </w:tcBorders>
            <w:shd w:val="clear" w:color="auto" w:fill="auto"/>
          </w:tcPr>
          <w:p w:rsidR="001A79CC" w:rsidP="00591D6B" w:rsidRDefault="00E3737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DC09A5" w:rsidTr="0063035C">
        <w:tc>
          <w:tcPr>
            <w:tcW w:w="1720" w:type="pct"/>
            <w:tcBorders>
              <w:top w:val="single" w:color="000000" w:sz="4" w:space="0"/>
            </w:tcBorders>
            <w:shd w:val="clear" w:color="auto" w:fill="auto"/>
          </w:tcPr>
          <w:p w:rsidR="00DC09A5" w:rsidP="00591D6B" w:rsidRDefault="00532AED">
            <w:pPr>
              <w:pStyle w:val="AltB0"/>
            </w:pPr>
            <w:hyperlink w:history="1" w:anchor="BMvariantRemainingTime">
              <w:r w:rsidR="005F586E">
                <w:rPr>
                  <w:rStyle w:val="ac"/>
                </w:rPr>
                <w:t>BMvariantRemain</w:t>
              </w:r>
              <w:r w:rsidR="005F586E">
                <w:rPr>
                  <w:rStyle w:val="ac"/>
                  <w:rFonts w:hint="eastAsia"/>
                </w:rPr>
                <w:t>in</w:t>
              </w:r>
              <w:r w:rsidR="005F586E">
                <w:rPr>
                  <w:rStyle w:val="ac"/>
                </w:rPr>
                <w:t>gTime</w:t>
              </w:r>
            </w:hyperlink>
          </w:p>
        </w:tc>
        <w:tc>
          <w:tcPr>
            <w:tcW w:w="984" w:type="pct"/>
            <w:tcBorders>
              <w:top w:val="single" w:color="000000" w:sz="4" w:space="0"/>
            </w:tcBorders>
          </w:tcPr>
          <w:p w:rsidR="00DC09A5" w:rsidP="00591D6B" w:rsidRDefault="0012674A">
            <w:pPr>
              <w:pStyle w:val="AltB0"/>
            </w:pPr>
            <w:r>
              <w:rPr>
                <w:rFonts w:hint="eastAsia"/>
              </w:rPr>
              <w:t>√</w:t>
            </w:r>
          </w:p>
        </w:tc>
        <w:tc>
          <w:tcPr>
            <w:tcW w:w="839" w:type="pct"/>
            <w:tcBorders>
              <w:top w:val="single" w:color="000000" w:sz="4" w:space="0"/>
            </w:tcBorders>
            <w:shd w:val="clear" w:color="auto" w:fill="auto"/>
          </w:tcPr>
          <w:p w:rsidR="00DC09A5" w:rsidP="00591D6B" w:rsidRDefault="0012674A">
            <w:pPr>
              <w:pStyle w:val="AltB0"/>
            </w:pPr>
            <w:r>
              <w:rPr>
                <w:rFonts w:hint="eastAsia"/>
              </w:rPr>
              <w:t>√</w:t>
            </w:r>
          </w:p>
        </w:tc>
        <w:tc>
          <w:tcPr>
            <w:tcW w:w="1457" w:type="pct"/>
            <w:tcBorders>
              <w:top w:val="single" w:color="000000" w:sz="4" w:space="0"/>
            </w:tcBorders>
            <w:shd w:val="clear" w:color="auto" w:fill="auto"/>
          </w:tcPr>
          <w:p w:rsidR="00DC09A5" w:rsidP="00591D6B" w:rsidRDefault="00E3737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575550" w:rsidTr="00172379">
        <w:tc>
          <w:tcPr>
            <w:tcW w:w="1720" w:type="pct"/>
            <w:tcBorders>
              <w:top w:val="single" w:color="000000" w:sz="4" w:space="0"/>
            </w:tcBorders>
            <w:shd w:val="clear" w:color="auto" w:fill="auto"/>
          </w:tcPr>
          <w:p w:rsidR="00575550" w:rsidP="00591D6B" w:rsidRDefault="00532AED">
            <w:pPr>
              <w:pStyle w:val="AltB0"/>
            </w:pPr>
            <w:hyperlink w:history="1" w:anchor="BMvariantValidWhileTemporallyValid">
              <w:r w:rsidRPr="00E37371" w:rsidR="00575550">
                <w:rPr>
                  <w:rStyle w:val="ac"/>
                </w:rPr>
                <w:t>BMvariantValidWhileTemporallyVal</w:t>
              </w:r>
              <w:r w:rsidRPr="00E37371" w:rsidR="00575550">
                <w:rPr>
                  <w:rStyle w:val="ac"/>
                  <w:rFonts w:hint="eastAsia"/>
                </w:rPr>
                <w:t>id</w:t>
              </w:r>
            </w:hyperlink>
          </w:p>
        </w:tc>
        <w:tc>
          <w:tcPr>
            <w:tcW w:w="984" w:type="pct"/>
            <w:tcBorders>
              <w:top w:val="single" w:color="000000" w:sz="4" w:space="0"/>
            </w:tcBorders>
          </w:tcPr>
          <w:p w:rsidRPr="00E37371" w:rsidR="00575550" w:rsidP="00591D6B" w:rsidRDefault="00575550">
            <w:pPr>
              <w:pStyle w:val="AltB0"/>
            </w:pPr>
            <w:r w:rsidRPr="00E37371">
              <w:rPr>
                <w:rFonts w:hint="eastAsia"/>
              </w:rPr>
              <w:t>√</w:t>
            </w:r>
          </w:p>
        </w:tc>
        <w:tc>
          <w:tcPr>
            <w:tcW w:w="839" w:type="pct"/>
            <w:tcBorders>
              <w:top w:val="single" w:color="000000" w:sz="4" w:space="0"/>
            </w:tcBorders>
            <w:shd w:val="clear" w:color="auto" w:fill="auto"/>
          </w:tcPr>
          <w:p w:rsidRPr="00E37371" w:rsidR="00575550" w:rsidP="00591D6B" w:rsidRDefault="00575550">
            <w:pPr>
              <w:pStyle w:val="AltB0"/>
            </w:pPr>
            <w:r w:rsidRPr="00E37371">
              <w:rPr>
                <w:rFonts w:hint="eastAsia"/>
              </w:rPr>
              <w:t>√</w:t>
            </w:r>
          </w:p>
        </w:tc>
        <w:tc>
          <w:tcPr>
            <w:tcW w:w="1457" w:type="pct"/>
            <w:tcBorders>
              <w:top w:val="single" w:color="000000" w:sz="4" w:space="0"/>
            </w:tcBorders>
            <w:shd w:val="clear" w:color="auto" w:fill="auto"/>
          </w:tcPr>
          <w:p w:rsidRPr="00E37371" w:rsidR="00575550"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7A4143" w:rsidTr="007A4143">
        <w:tc>
          <w:tcPr>
            <w:tcW w:w="1720" w:type="pct"/>
            <w:tcBorders>
              <w:top w:val="single" w:color="000000" w:sz="4" w:space="0"/>
            </w:tcBorders>
            <w:shd w:val="clear" w:color="auto" w:fill="auto"/>
          </w:tcPr>
          <w:p w:rsidR="007A4143" w:rsidP="00591D6B" w:rsidRDefault="00532AED">
            <w:pPr>
              <w:pStyle w:val="AltB0"/>
            </w:pPr>
            <w:hyperlink w:history="1" w:anchor="BMvariantValue">
              <w:r w:rsidR="00497151">
                <w:rPr>
                  <w:rStyle w:val="ac"/>
                </w:rPr>
                <w:t>BMvariantValue</w:t>
              </w:r>
            </w:hyperlink>
          </w:p>
        </w:tc>
        <w:tc>
          <w:tcPr>
            <w:tcW w:w="984" w:type="pct"/>
            <w:tcBorders>
              <w:top w:val="single" w:color="000000" w:sz="4" w:space="0"/>
            </w:tcBorders>
          </w:tcPr>
          <w:p w:rsidR="007A4143" w:rsidP="00591D6B" w:rsidRDefault="0012674A">
            <w:pPr>
              <w:pStyle w:val="AltB0"/>
            </w:pPr>
            <w:r>
              <w:rPr>
                <w:rFonts w:hint="eastAsia"/>
              </w:rPr>
              <w:t>√</w:t>
            </w:r>
          </w:p>
        </w:tc>
        <w:tc>
          <w:tcPr>
            <w:tcW w:w="839" w:type="pct"/>
            <w:tcBorders>
              <w:top w:val="single" w:color="000000" w:sz="4" w:space="0"/>
            </w:tcBorders>
            <w:shd w:val="clear" w:color="auto" w:fill="auto"/>
          </w:tcPr>
          <w:p w:rsidR="007A4143" w:rsidP="00591D6B" w:rsidRDefault="008930D3">
            <w:pPr>
              <w:pStyle w:val="AltB0"/>
            </w:pPr>
            <w:r>
              <w:rPr>
                <w:rFonts w:hint="eastAsia"/>
              </w:rPr>
              <w:t>×</w:t>
            </w:r>
          </w:p>
        </w:tc>
        <w:tc>
          <w:tcPr>
            <w:tcW w:w="1457" w:type="pct"/>
            <w:tcBorders>
              <w:top w:val="single" w:color="000000" w:sz="4" w:space="0"/>
            </w:tcBorders>
            <w:shd w:val="clear" w:color="auto" w:fill="auto"/>
          </w:tcPr>
          <w:p w:rsidR="007A4143"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7A4143" w:rsidTr="007A4143">
        <w:tc>
          <w:tcPr>
            <w:tcW w:w="1720" w:type="pct"/>
            <w:tcBorders>
              <w:top w:val="single" w:color="000000" w:sz="4" w:space="0"/>
            </w:tcBorders>
            <w:shd w:val="clear" w:color="auto" w:fill="auto"/>
          </w:tcPr>
          <w:p w:rsidR="007A4143" w:rsidP="00591D6B" w:rsidRDefault="00532AED">
            <w:pPr>
              <w:pStyle w:val="AltB0"/>
            </w:pPr>
            <w:hyperlink w:history="1" w:anchor="BlockModeUsed">
              <w:r w:rsidR="0095165D">
                <w:rPr>
                  <w:rStyle w:val="ac"/>
                </w:rPr>
                <w:t>BlockModeUsed</w:t>
              </w:r>
            </w:hyperlink>
          </w:p>
        </w:tc>
        <w:tc>
          <w:tcPr>
            <w:tcW w:w="984" w:type="pct"/>
            <w:tcBorders>
              <w:top w:val="single" w:color="000000" w:sz="4" w:space="0"/>
            </w:tcBorders>
          </w:tcPr>
          <w:p w:rsidR="007A4143" w:rsidP="00591D6B" w:rsidRDefault="0012674A">
            <w:pPr>
              <w:pStyle w:val="AltB0"/>
            </w:pPr>
            <w:r>
              <w:rPr>
                <w:rFonts w:hint="eastAsia"/>
              </w:rPr>
              <w:t>√</w:t>
            </w:r>
          </w:p>
        </w:tc>
        <w:tc>
          <w:tcPr>
            <w:tcW w:w="839" w:type="pct"/>
            <w:tcBorders>
              <w:top w:val="single" w:color="000000" w:sz="4" w:space="0"/>
            </w:tcBorders>
            <w:shd w:val="clear" w:color="auto" w:fill="auto"/>
          </w:tcPr>
          <w:p w:rsidR="007A4143" w:rsidP="00591D6B" w:rsidRDefault="0012674A">
            <w:pPr>
              <w:pStyle w:val="AltB0"/>
            </w:pPr>
            <w:r>
              <w:rPr>
                <w:rFonts w:hint="eastAsia"/>
              </w:rPr>
              <w:t>√</w:t>
            </w:r>
          </w:p>
        </w:tc>
        <w:tc>
          <w:tcPr>
            <w:tcW w:w="1457" w:type="pct"/>
            <w:tcBorders>
              <w:top w:val="single" w:color="000000" w:sz="4" w:space="0"/>
            </w:tcBorders>
            <w:shd w:val="clear" w:color="auto" w:fill="auto"/>
          </w:tcPr>
          <w:p w:rsidR="007A4143"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9D65BA" w:rsidTr="00BE1A2B">
        <w:tc>
          <w:tcPr>
            <w:tcW w:w="1720" w:type="pct"/>
            <w:tcBorders>
              <w:top w:val="single" w:color="000000" w:sz="4" w:space="0"/>
              <w:bottom w:val="single" w:color="000000" w:sz="4" w:space="0"/>
            </w:tcBorders>
            <w:shd w:val="clear" w:color="auto" w:fill="auto"/>
          </w:tcPr>
          <w:p w:rsidR="009D65BA" w:rsidP="00591D6B" w:rsidRDefault="00532AED">
            <w:pPr>
              <w:pStyle w:val="AltB0"/>
            </w:pPr>
            <w:hyperlink w:history="1" w:anchor="CBIvariantMoreAvailableThanBeacon">
              <w:r w:rsidR="00497151">
                <w:rPr>
                  <w:rStyle w:val="ac"/>
                </w:rPr>
                <w:t>CBIvariantMoreAvailableThanBeacon</w:t>
              </w:r>
            </w:hyperlink>
          </w:p>
        </w:tc>
        <w:tc>
          <w:tcPr>
            <w:tcW w:w="984" w:type="pct"/>
            <w:tcBorders>
              <w:top w:val="single" w:color="000000" w:sz="4" w:space="0"/>
              <w:bottom w:val="single" w:color="000000" w:sz="4" w:space="0"/>
            </w:tcBorders>
          </w:tcPr>
          <w:p w:rsidR="009D65BA" w:rsidP="00591D6B" w:rsidRDefault="0012674A">
            <w:pPr>
              <w:pStyle w:val="AltB0"/>
            </w:pPr>
            <w:r>
              <w:rPr>
                <w:rFonts w:hint="eastAsia"/>
              </w:rPr>
              <w:t>√</w:t>
            </w:r>
          </w:p>
        </w:tc>
        <w:tc>
          <w:tcPr>
            <w:tcW w:w="839" w:type="pct"/>
            <w:tcBorders>
              <w:top w:val="single" w:color="000000" w:sz="4" w:space="0"/>
              <w:bottom w:val="single" w:color="000000" w:sz="4" w:space="0"/>
            </w:tcBorders>
            <w:shd w:val="clear" w:color="auto" w:fill="auto"/>
          </w:tcPr>
          <w:p w:rsidR="009D65BA" w:rsidP="00591D6B" w:rsidRDefault="0012674A">
            <w:pPr>
              <w:pStyle w:val="AltB0"/>
            </w:pPr>
            <w:r>
              <w:rPr>
                <w:rFonts w:hint="eastAsia"/>
              </w:rPr>
              <w:t>√</w:t>
            </w:r>
          </w:p>
        </w:tc>
        <w:tc>
          <w:tcPr>
            <w:tcW w:w="1457" w:type="pct"/>
            <w:tcBorders>
              <w:top w:val="single" w:color="000000" w:sz="4" w:space="0"/>
              <w:bottom w:val="single" w:color="000000" w:sz="4" w:space="0"/>
            </w:tcBorders>
            <w:shd w:val="clear" w:color="auto" w:fill="auto"/>
          </w:tcPr>
          <w:p w:rsidR="009D65BA"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E1A2B" w:rsidTr="003F473F">
        <w:tc>
          <w:tcPr>
            <w:tcW w:w="1720" w:type="pct"/>
            <w:tcBorders>
              <w:top w:val="single" w:color="000000" w:sz="4" w:space="0"/>
              <w:bottom w:val="single" w:color="000000" w:sz="4" w:space="0"/>
            </w:tcBorders>
            <w:shd w:val="clear" w:color="auto" w:fill="auto"/>
          </w:tcPr>
          <w:p w:rsidR="00BE1A2B" w:rsidP="00591D6B" w:rsidRDefault="00532AED">
            <w:pPr>
              <w:pStyle w:val="AltB0"/>
            </w:pPr>
            <w:hyperlink w:history="1" w:anchor="CBIvariantReportLastAge">
              <w:r w:rsidRPr="00E37371" w:rsidR="00BE1A2B">
                <w:rPr>
                  <w:rStyle w:val="ac"/>
                </w:rPr>
                <w:t>CBIvariantReportLastAge</w:t>
              </w:r>
            </w:hyperlink>
          </w:p>
        </w:tc>
        <w:tc>
          <w:tcPr>
            <w:tcW w:w="984" w:type="pct"/>
            <w:tcBorders>
              <w:top w:val="single" w:color="000000" w:sz="4" w:space="0"/>
              <w:bottom w:val="single" w:color="000000" w:sz="4" w:space="0"/>
            </w:tcBorders>
          </w:tcPr>
          <w:p w:rsidRPr="00E37371" w:rsidR="00BE1A2B" w:rsidP="00591D6B" w:rsidRDefault="00BE1A2B">
            <w:pPr>
              <w:pStyle w:val="AltB0"/>
            </w:pPr>
            <w:r w:rsidRPr="00E37371">
              <w:rPr>
                <w:rFonts w:hint="eastAsia"/>
              </w:rPr>
              <w:t>√</w:t>
            </w:r>
          </w:p>
        </w:tc>
        <w:tc>
          <w:tcPr>
            <w:tcW w:w="839" w:type="pct"/>
            <w:tcBorders>
              <w:top w:val="single" w:color="000000" w:sz="4" w:space="0"/>
              <w:bottom w:val="single" w:color="000000" w:sz="4" w:space="0"/>
            </w:tcBorders>
            <w:shd w:val="clear" w:color="auto" w:fill="auto"/>
          </w:tcPr>
          <w:p w:rsidRPr="00E37371" w:rsidR="00BE1A2B" w:rsidP="00591D6B" w:rsidRDefault="00BE1A2B">
            <w:pPr>
              <w:pStyle w:val="AltB0"/>
            </w:pPr>
            <w:r w:rsidRPr="00E37371">
              <w:rPr>
                <w:rFonts w:hint="eastAsia"/>
              </w:rPr>
              <w:t>√</w:t>
            </w:r>
          </w:p>
        </w:tc>
        <w:tc>
          <w:tcPr>
            <w:tcW w:w="1457" w:type="pct"/>
            <w:tcBorders>
              <w:top w:val="single" w:color="000000" w:sz="4" w:space="0"/>
              <w:bottom w:val="single" w:color="000000" w:sz="4" w:space="0"/>
            </w:tcBorders>
            <w:shd w:val="clear" w:color="auto" w:fill="auto"/>
          </w:tcPr>
          <w:p w:rsidRPr="00E37371" w:rsidR="00BE1A2B" w:rsidP="00591D6B" w:rsidRDefault="001D09CB">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00AD6EA6" w:rsidP="00C93484" w:rsidRDefault="00AD6EA6">
      <w:pPr>
        <w:pStyle w:val="Reqtify"/>
      </w:pPr>
    </w:p>
    <w:p w:rsidR="00AD6EA6" w:rsidP="00F23398" w:rsidRDefault="00AD6EA6">
      <w:pPr>
        <w:pStyle w:val="2"/>
        <w:ind w:left="756" w:hanging="756"/>
      </w:pPr>
      <w:bookmarkStart w:name="_Ref345055594" w:id="3884"/>
      <w:bookmarkStart w:name="_Toc348357040" w:id="3885"/>
      <w:bookmarkStart w:name="_Toc349030453" w:id="3886"/>
      <w:bookmarkStart w:name="_Toc347566586" w:id="3887"/>
      <w:bookmarkStart w:name="_Toc345689251" w:id="3888"/>
      <w:bookmarkStart w:name="_Toc376182952" w:id="3889"/>
      <w:bookmarkStart w:name="_Toc392229931" w:id="3890"/>
      <w:r w:rsidRPr="00A61D30">
        <w:rPr>
          <w:rFonts w:hint="eastAsia"/>
        </w:rPr>
        <w:t>F</w:t>
      </w:r>
      <w:r w:rsidR="00F4142C">
        <w:rPr>
          <w:rFonts w:hint="eastAsia"/>
        </w:rPr>
        <w:t>1</w:t>
      </w:r>
      <w:r w:rsidR="00443103">
        <w:rPr>
          <w:rFonts w:hint="eastAsia"/>
        </w:rPr>
        <w:t>5</w:t>
      </w:r>
      <w:r w:rsidRPr="00CF6CBE">
        <w:rPr>
          <w:rFonts w:hint="eastAsia"/>
        </w:rPr>
        <w:t>-</w:t>
      </w:r>
      <w:r>
        <w:rPr>
          <w:rFonts w:hint="eastAsia"/>
        </w:rPr>
        <w:t>Manage Variants in CBTC Mode</w:t>
      </w:r>
      <w:bookmarkEnd w:id="3884"/>
      <w:bookmarkEnd w:id="3885"/>
      <w:bookmarkEnd w:id="3886"/>
      <w:bookmarkEnd w:id="3887"/>
      <w:bookmarkEnd w:id="3888"/>
      <w:bookmarkEnd w:id="3889"/>
      <w:bookmarkEnd w:id="3890"/>
    </w:p>
    <w:p w:rsidRPr="00F4142C" w:rsidR="00F4142C" w:rsidP="00C93484" w:rsidRDefault="00F4142C">
      <w:pPr>
        <w:pStyle w:val="Reqtify"/>
      </w:pPr>
      <w:r>
        <w:rPr>
          <w:rFonts w:hint="eastAsia"/>
        </w:rPr>
        <w:t>管理</w:t>
      </w:r>
      <w:r>
        <w:rPr>
          <w:rFonts w:hint="eastAsia"/>
        </w:rPr>
        <w:t>CBTC</w:t>
      </w:r>
      <w:r>
        <w:rPr>
          <w:rFonts w:hint="eastAsia"/>
        </w:rPr>
        <w:t>模式下的变量</w:t>
      </w:r>
    </w:p>
    <w:p w:rsidR="00AD6EA6" w:rsidP="00C93484" w:rsidRDefault="00AD6EA6">
      <w:pPr>
        <w:pStyle w:val="Reqtify"/>
      </w:pPr>
    </w:p>
    <w:p w:rsidR="00AD6EA6" w:rsidP="00934391" w:rsidRDefault="00AD6EA6">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254"/>
        <w:gridCol w:w="1137"/>
        <w:gridCol w:w="3895"/>
      </w:tblGrid>
      <w:tr w:rsidRPr="00785CC7" w:rsidR="00DC09A5" w:rsidTr="0063035C">
        <w:tc>
          <w:tcPr>
            <w:tcW w:w="2291"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612"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2097"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0733AC" w:rsidTr="0063035C">
        <w:tc>
          <w:tcPr>
            <w:tcW w:w="2291" w:type="pct"/>
            <w:tcBorders>
              <w:top w:val="single" w:color="000000" w:sz="4" w:space="0"/>
            </w:tcBorders>
            <w:shd w:val="clear" w:color="auto" w:fill="auto"/>
          </w:tcPr>
          <w:p w:rsidR="000733AC" w:rsidP="00591D6B" w:rsidRDefault="00532AED">
            <w:pPr>
              <w:pStyle w:val="AltB0"/>
            </w:pPr>
            <w:hyperlink w:history="1" w:anchor="ATPsetting">
              <w:r w:rsidR="000733AC">
                <w:rPr>
                  <w:rStyle w:val="ac"/>
                </w:rPr>
                <w:t>ATPsetting</w:t>
              </w:r>
            </w:hyperlink>
          </w:p>
        </w:tc>
        <w:tc>
          <w:tcPr>
            <w:tcW w:w="612" w:type="pct"/>
            <w:tcBorders>
              <w:top w:val="single" w:color="000000" w:sz="4" w:space="0"/>
            </w:tcBorders>
            <w:shd w:val="clear" w:color="auto" w:fill="auto"/>
          </w:tcPr>
          <w:p w:rsidR="000733AC" w:rsidP="00591D6B" w:rsidRDefault="000733AC">
            <w:pPr>
              <w:pStyle w:val="AltB0"/>
            </w:pPr>
            <w:r>
              <w:rPr>
                <w:rFonts w:hint="eastAsia"/>
              </w:rPr>
              <w:t>Internal</w:t>
            </w:r>
          </w:p>
        </w:tc>
        <w:tc>
          <w:tcPr>
            <w:tcW w:w="2097"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E56E8" w:rsidTr="0063035C">
        <w:tc>
          <w:tcPr>
            <w:tcW w:w="2291" w:type="pct"/>
            <w:tcBorders>
              <w:top w:val="single" w:color="000000" w:sz="4" w:space="0"/>
            </w:tcBorders>
            <w:shd w:val="clear" w:color="auto" w:fill="auto"/>
          </w:tcPr>
          <w:p w:rsidR="004E56E8" w:rsidP="00591D6B" w:rsidRDefault="00532AED">
            <w:pPr>
              <w:pStyle w:val="AltB0"/>
            </w:pPr>
            <w:hyperlink w:history="1" w:anchor="ATPtime">
              <w:r w:rsidR="004E56E8">
                <w:rPr>
                  <w:rStyle w:val="ac"/>
                </w:rPr>
                <w:t>ATPtime</w:t>
              </w:r>
            </w:hyperlink>
          </w:p>
        </w:tc>
        <w:tc>
          <w:tcPr>
            <w:tcW w:w="612" w:type="pct"/>
            <w:tcBorders>
              <w:top w:val="single" w:color="000000" w:sz="4" w:space="0"/>
            </w:tcBorders>
            <w:shd w:val="clear" w:color="auto" w:fill="auto"/>
          </w:tcPr>
          <w:p w:rsidR="004E56E8" w:rsidP="00591D6B" w:rsidRDefault="004E56E8">
            <w:pPr>
              <w:pStyle w:val="AltB0"/>
            </w:pPr>
            <w:r>
              <w:rPr>
                <w:rFonts w:hint="eastAsia"/>
              </w:rPr>
              <w:t>Internal</w:t>
            </w:r>
          </w:p>
        </w:tc>
        <w:tc>
          <w:tcPr>
            <w:tcW w:w="2097" w:type="pct"/>
            <w:tcBorders>
              <w:top w:val="single" w:color="000000" w:sz="4" w:space="0"/>
            </w:tcBorders>
            <w:shd w:val="clear" w:color="auto" w:fill="auto"/>
          </w:tcPr>
          <w:p w:rsidR="004E56E8" w:rsidP="00591D6B" w:rsidRDefault="004E56E8">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575550" w:rsidTr="0063035C">
        <w:tc>
          <w:tcPr>
            <w:tcW w:w="2291" w:type="pct"/>
            <w:shd w:val="clear" w:color="auto" w:fill="auto"/>
          </w:tcPr>
          <w:p w:rsidR="00575550" w:rsidP="00591D6B" w:rsidRDefault="00532AED">
            <w:pPr>
              <w:pStyle w:val="AltB0"/>
            </w:pPr>
            <w:hyperlink w:history="1" w:anchor="BMvariantValidWhileTemporallyValid">
              <w:r w:rsidR="00575550">
                <w:rPr>
                  <w:rStyle w:val="ac"/>
                </w:rPr>
                <w:t>BMvariantValidWhileTemporallyValid</w:t>
              </w:r>
            </w:hyperlink>
          </w:p>
        </w:tc>
        <w:tc>
          <w:tcPr>
            <w:tcW w:w="612" w:type="pct"/>
            <w:shd w:val="clear" w:color="auto" w:fill="auto"/>
          </w:tcPr>
          <w:p w:rsidR="00575550" w:rsidP="00591D6B" w:rsidRDefault="00575550">
            <w:pPr>
              <w:pStyle w:val="AltB0"/>
            </w:pPr>
            <w:r>
              <w:rPr>
                <w:rFonts w:hint="eastAsia"/>
              </w:rPr>
              <w:t>Internal</w:t>
            </w:r>
          </w:p>
        </w:tc>
        <w:tc>
          <w:tcPr>
            <w:tcW w:w="2097" w:type="pct"/>
            <w:shd w:val="clear" w:color="auto" w:fill="auto"/>
          </w:tcPr>
          <w:p w:rsidR="00575550" w:rsidP="00591D6B" w:rsidRDefault="00575550">
            <w:pPr>
              <w:pStyle w:val="AltB0"/>
            </w:pPr>
            <w:r>
              <w:fldChar w:fldCharType="begin"/>
            </w:r>
            <w:r>
              <w:instrText xml:space="preserve"> REF _Ref345055584 \h </w:instrText>
            </w:r>
            <w:r>
              <w:fldChar w:fldCharType="separate"/>
            </w:r>
            <w:r w:rsidRPr="006E3B52" w:rsidR="00DE178B">
              <w:rPr>
                <w:rFonts w:hint="eastAsia"/>
              </w:rPr>
              <w:t>F</w:t>
            </w:r>
            <w:r w:rsidR="00DE178B">
              <w:rPr>
                <w:rFonts w:hint="eastAsia"/>
              </w:rPr>
              <w:t>14</w:t>
            </w:r>
            <w:r w:rsidRPr="006E3B52" w:rsidR="00DE178B">
              <w:rPr>
                <w:rFonts w:hint="eastAsia"/>
              </w:rPr>
              <w:t xml:space="preserve">-Manage </w:t>
            </w:r>
            <w:r w:rsidR="00DE178B">
              <w:rPr>
                <w:rFonts w:hint="eastAsia"/>
              </w:rPr>
              <w:t>Variants</w:t>
            </w:r>
            <w:r w:rsidRPr="006E3B52" w:rsidR="00DE178B">
              <w:rPr>
                <w:rFonts w:hint="eastAsia"/>
              </w:rPr>
              <w:t xml:space="preserve"> in Block Mode</w:t>
            </w:r>
            <w:r>
              <w:fldChar w:fldCharType="end"/>
            </w:r>
          </w:p>
        </w:tc>
      </w:tr>
      <w:tr w:rsidR="00575550" w:rsidTr="0063035C">
        <w:tc>
          <w:tcPr>
            <w:tcW w:w="2291" w:type="pct"/>
            <w:shd w:val="clear" w:color="auto" w:fill="auto"/>
          </w:tcPr>
          <w:p w:rsidR="00575550" w:rsidP="00591D6B" w:rsidRDefault="00532AED">
            <w:pPr>
              <w:pStyle w:val="AltB0"/>
            </w:pPr>
            <w:hyperlink w:history="1" w:anchor="BMvariantValue">
              <w:r w:rsidR="00575550">
                <w:rPr>
                  <w:rStyle w:val="ac"/>
                </w:rPr>
                <w:t>BMvariantValue</w:t>
              </w:r>
            </w:hyperlink>
          </w:p>
        </w:tc>
        <w:tc>
          <w:tcPr>
            <w:tcW w:w="612" w:type="pct"/>
            <w:shd w:val="clear" w:color="auto" w:fill="auto"/>
          </w:tcPr>
          <w:p w:rsidR="00575550" w:rsidP="00591D6B" w:rsidRDefault="00575550">
            <w:pPr>
              <w:pStyle w:val="AltB0"/>
            </w:pPr>
            <w:r>
              <w:rPr>
                <w:rFonts w:hint="eastAsia"/>
              </w:rPr>
              <w:t>Internal</w:t>
            </w:r>
          </w:p>
        </w:tc>
        <w:tc>
          <w:tcPr>
            <w:tcW w:w="2097" w:type="pct"/>
            <w:shd w:val="clear" w:color="auto" w:fill="auto"/>
          </w:tcPr>
          <w:p w:rsidR="00575550" w:rsidP="00591D6B" w:rsidRDefault="00575550">
            <w:pPr>
              <w:pStyle w:val="AltB0"/>
            </w:pPr>
            <w:r>
              <w:fldChar w:fldCharType="begin"/>
            </w:r>
            <w:r>
              <w:instrText xml:space="preserve"> REF _Ref345055584 \h </w:instrText>
            </w:r>
            <w:r>
              <w:fldChar w:fldCharType="separate"/>
            </w:r>
            <w:r w:rsidRPr="006E3B52" w:rsidR="00DE178B">
              <w:rPr>
                <w:rFonts w:hint="eastAsia"/>
              </w:rPr>
              <w:t>F</w:t>
            </w:r>
            <w:r w:rsidR="00DE178B">
              <w:rPr>
                <w:rFonts w:hint="eastAsia"/>
              </w:rPr>
              <w:t>14</w:t>
            </w:r>
            <w:r w:rsidRPr="006E3B52" w:rsidR="00DE178B">
              <w:rPr>
                <w:rFonts w:hint="eastAsia"/>
              </w:rPr>
              <w:t xml:space="preserve">-Manage </w:t>
            </w:r>
            <w:r w:rsidR="00DE178B">
              <w:rPr>
                <w:rFonts w:hint="eastAsia"/>
              </w:rPr>
              <w:t>Variants</w:t>
            </w:r>
            <w:r w:rsidRPr="006E3B52" w:rsidR="00DE178B">
              <w:rPr>
                <w:rFonts w:hint="eastAsia"/>
              </w:rPr>
              <w:t xml:space="preserve"> in Block Mode</w:t>
            </w:r>
            <w:r>
              <w:fldChar w:fldCharType="end"/>
            </w:r>
          </w:p>
        </w:tc>
      </w:tr>
      <w:tr w:rsidR="00575550" w:rsidTr="0063035C">
        <w:tc>
          <w:tcPr>
            <w:tcW w:w="2291" w:type="pct"/>
            <w:shd w:val="clear" w:color="auto" w:fill="auto"/>
          </w:tcPr>
          <w:p w:rsidR="00575550" w:rsidP="00591D6B" w:rsidRDefault="00532AED">
            <w:pPr>
              <w:pStyle w:val="AltB0"/>
            </w:pPr>
            <w:hyperlink w:history="1" w:anchor="EOA_Report">
              <w:r w:rsidRPr="00B92999" w:rsidR="00B92999">
                <w:rPr>
                  <w:rStyle w:val="ac"/>
                  <w:rFonts w:hint="eastAsia"/>
                </w:rPr>
                <w:t>EOA_Report</w:t>
              </w:r>
            </w:hyperlink>
          </w:p>
        </w:tc>
        <w:tc>
          <w:tcPr>
            <w:tcW w:w="612" w:type="pct"/>
            <w:shd w:val="clear" w:color="auto" w:fill="auto"/>
          </w:tcPr>
          <w:p w:rsidR="00575550" w:rsidP="00591D6B" w:rsidRDefault="00B92999">
            <w:pPr>
              <w:pStyle w:val="AltB0"/>
            </w:pPr>
            <w:r>
              <w:rPr>
                <w:rFonts w:hint="eastAsia"/>
              </w:rPr>
              <w:t>External</w:t>
            </w:r>
          </w:p>
        </w:tc>
        <w:tc>
          <w:tcPr>
            <w:tcW w:w="2097" w:type="pct"/>
            <w:shd w:val="clear" w:color="auto" w:fill="auto"/>
          </w:tcPr>
          <w:p w:rsidR="00575550" w:rsidP="00591D6B" w:rsidRDefault="00B92999">
            <w:pPr>
              <w:pStyle w:val="AltB0"/>
            </w:pPr>
            <w:r>
              <w:fldChar w:fldCharType="begin"/>
            </w:r>
            <w:r>
              <w:instrText xml:space="preserve"> REF _Ref348814366 \h </w:instrText>
            </w:r>
            <w:r>
              <w:fldChar w:fldCharType="separate"/>
            </w:r>
            <w:r w:rsidR="00DE178B">
              <w:rPr>
                <w:rFonts w:hint="eastAsia"/>
              </w:rPr>
              <w:t xml:space="preserve">Interface with </w:t>
            </w:r>
            <w:r w:rsidRPr="00615903" w:rsidR="00DE178B">
              <w:t>ZC</w:t>
            </w:r>
            <w:r>
              <w:fldChar w:fldCharType="end"/>
            </w:r>
          </w:p>
        </w:tc>
      </w:tr>
      <w:tr w:rsidR="00575550" w:rsidTr="0063035C">
        <w:tc>
          <w:tcPr>
            <w:tcW w:w="2291" w:type="pct"/>
            <w:shd w:val="clear" w:color="auto" w:fill="auto"/>
          </w:tcPr>
          <w:p w:rsidR="00575550" w:rsidP="00591D6B" w:rsidRDefault="00532AED">
            <w:pPr>
              <w:pStyle w:val="AltB0"/>
            </w:pPr>
            <w:hyperlink w:history="1" w:anchor="OtherATP">
              <w:r w:rsidR="00575550">
                <w:rPr>
                  <w:rStyle w:val="ac"/>
                </w:rPr>
                <w:t>OtherATP</w:t>
              </w:r>
            </w:hyperlink>
          </w:p>
        </w:tc>
        <w:tc>
          <w:tcPr>
            <w:tcW w:w="612" w:type="pct"/>
            <w:shd w:val="clear" w:color="auto" w:fill="auto"/>
          </w:tcPr>
          <w:p w:rsidR="00575550" w:rsidP="00591D6B" w:rsidRDefault="00575550">
            <w:pPr>
              <w:pStyle w:val="AltB0"/>
            </w:pPr>
            <w:r>
              <w:rPr>
                <w:rFonts w:hint="eastAsia"/>
              </w:rPr>
              <w:t>Internal</w:t>
            </w:r>
          </w:p>
        </w:tc>
        <w:tc>
          <w:tcPr>
            <w:tcW w:w="2097" w:type="pct"/>
            <w:shd w:val="clear" w:color="auto" w:fill="auto"/>
          </w:tcPr>
          <w:p w:rsidR="00575550" w:rsidP="00591D6B" w:rsidRDefault="00575550">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575550" w:rsidTr="0063035C">
        <w:tc>
          <w:tcPr>
            <w:tcW w:w="2291" w:type="pct"/>
            <w:shd w:val="clear" w:color="auto" w:fill="auto"/>
          </w:tcPr>
          <w:p w:rsidR="00575550" w:rsidP="00591D6B" w:rsidRDefault="00532AED">
            <w:pPr>
              <w:pStyle w:val="AltB0"/>
            </w:pPr>
            <w:hyperlink w:history="1" w:anchor="OtherATPmaxTime">
              <w:r w:rsidR="00575550">
                <w:rPr>
                  <w:rStyle w:val="ac"/>
                </w:rPr>
                <w:t>OtherATPmaxTime</w:t>
              </w:r>
            </w:hyperlink>
          </w:p>
        </w:tc>
        <w:tc>
          <w:tcPr>
            <w:tcW w:w="612" w:type="pct"/>
            <w:shd w:val="clear" w:color="auto" w:fill="auto"/>
          </w:tcPr>
          <w:p w:rsidR="00575550" w:rsidP="00591D6B" w:rsidRDefault="00575550">
            <w:pPr>
              <w:pStyle w:val="AltB0"/>
            </w:pPr>
            <w:r>
              <w:rPr>
                <w:rFonts w:hint="eastAsia"/>
              </w:rPr>
              <w:t>Internal</w:t>
            </w:r>
          </w:p>
        </w:tc>
        <w:tc>
          <w:tcPr>
            <w:tcW w:w="2097" w:type="pct"/>
            <w:shd w:val="clear" w:color="auto" w:fill="auto"/>
          </w:tcPr>
          <w:p w:rsidR="00575550" w:rsidP="00591D6B" w:rsidRDefault="00575550">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575550" w:rsidTr="0063035C">
        <w:tc>
          <w:tcPr>
            <w:tcW w:w="2291" w:type="pct"/>
            <w:shd w:val="clear" w:color="auto" w:fill="auto"/>
          </w:tcPr>
          <w:p w:rsidR="00575550" w:rsidP="00591D6B" w:rsidRDefault="00532AED">
            <w:pPr>
              <w:pStyle w:val="AltB0"/>
            </w:pPr>
            <w:hyperlink w:history="1" w:anchor="OtherATPmessagevalid">
              <w:r w:rsidR="00575550">
                <w:rPr>
                  <w:rStyle w:val="ac"/>
                </w:rPr>
                <w:t>OtherATPmessagevalid</w:t>
              </w:r>
            </w:hyperlink>
          </w:p>
        </w:tc>
        <w:tc>
          <w:tcPr>
            <w:tcW w:w="612" w:type="pct"/>
            <w:shd w:val="clear" w:color="auto" w:fill="auto"/>
          </w:tcPr>
          <w:p w:rsidR="00575550" w:rsidP="00591D6B" w:rsidRDefault="00575550">
            <w:pPr>
              <w:pStyle w:val="AltB0"/>
            </w:pPr>
            <w:r>
              <w:rPr>
                <w:rFonts w:hint="eastAsia"/>
              </w:rPr>
              <w:t>Internal</w:t>
            </w:r>
          </w:p>
        </w:tc>
        <w:tc>
          <w:tcPr>
            <w:tcW w:w="2097" w:type="pct"/>
            <w:shd w:val="clear" w:color="auto" w:fill="auto"/>
          </w:tcPr>
          <w:p w:rsidR="00575550" w:rsidP="00591D6B" w:rsidRDefault="00575550">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575550" w:rsidTr="0063035C">
        <w:tc>
          <w:tcPr>
            <w:tcW w:w="2291" w:type="pct"/>
            <w:shd w:val="clear" w:color="auto" w:fill="auto"/>
          </w:tcPr>
          <w:p w:rsidR="00575550" w:rsidP="00591D6B" w:rsidRDefault="00532AED">
            <w:pPr>
              <w:pStyle w:val="AltB0"/>
            </w:pPr>
            <w:hyperlink w:history="1" w:anchor="OtherATPminTime">
              <w:r w:rsidR="00575550">
                <w:rPr>
                  <w:rStyle w:val="ac"/>
                </w:rPr>
                <w:t>OtherATPminTime</w:t>
              </w:r>
            </w:hyperlink>
          </w:p>
        </w:tc>
        <w:tc>
          <w:tcPr>
            <w:tcW w:w="612" w:type="pct"/>
            <w:shd w:val="clear" w:color="auto" w:fill="auto"/>
          </w:tcPr>
          <w:p w:rsidR="00575550" w:rsidP="00591D6B" w:rsidRDefault="00575550">
            <w:pPr>
              <w:pStyle w:val="AltB0"/>
            </w:pPr>
            <w:r>
              <w:rPr>
                <w:rFonts w:hint="eastAsia"/>
              </w:rPr>
              <w:t>Internal</w:t>
            </w:r>
          </w:p>
        </w:tc>
        <w:tc>
          <w:tcPr>
            <w:tcW w:w="2097" w:type="pct"/>
            <w:shd w:val="clear" w:color="auto" w:fill="auto"/>
          </w:tcPr>
          <w:p w:rsidR="00575550" w:rsidP="00591D6B" w:rsidRDefault="00575550">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575550" w:rsidTr="0063035C">
        <w:tc>
          <w:tcPr>
            <w:tcW w:w="2291" w:type="pct"/>
            <w:shd w:val="clear" w:color="auto" w:fill="auto"/>
          </w:tcPr>
          <w:p w:rsidR="00575550" w:rsidP="00591D6B" w:rsidRDefault="00532AED">
            <w:pPr>
              <w:pStyle w:val="AltB0"/>
            </w:pPr>
            <w:hyperlink w:history="1" w:anchor="SafeApplicationVersion">
              <w:r w:rsidR="00575550">
                <w:rPr>
                  <w:rStyle w:val="ac"/>
                </w:rPr>
                <w:t>SafeApplicationVersion</w:t>
              </w:r>
            </w:hyperlink>
          </w:p>
        </w:tc>
        <w:tc>
          <w:tcPr>
            <w:tcW w:w="612" w:type="pct"/>
            <w:shd w:val="clear" w:color="auto" w:fill="auto"/>
          </w:tcPr>
          <w:p w:rsidR="00575550" w:rsidP="00591D6B" w:rsidRDefault="00575550">
            <w:pPr>
              <w:pStyle w:val="AltB0"/>
            </w:pPr>
            <w:r>
              <w:rPr>
                <w:rFonts w:hint="eastAsia"/>
              </w:rPr>
              <w:t>Internal</w:t>
            </w:r>
          </w:p>
        </w:tc>
        <w:tc>
          <w:tcPr>
            <w:tcW w:w="2097" w:type="pct"/>
            <w:shd w:val="clear" w:color="auto" w:fill="auto"/>
          </w:tcPr>
          <w:p w:rsidR="00575550" w:rsidP="00591D6B" w:rsidRDefault="00575550">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575550" w:rsidTr="0063035C">
        <w:tc>
          <w:tcPr>
            <w:tcW w:w="2291" w:type="pct"/>
            <w:shd w:val="clear" w:color="auto" w:fill="auto"/>
          </w:tcPr>
          <w:p w:rsidR="00575550" w:rsidP="00591D6B" w:rsidRDefault="00532AED">
            <w:pPr>
              <w:pStyle w:val="AltB0"/>
            </w:pPr>
            <w:hyperlink w:history="1" w:anchor="TrackMap">
              <w:r w:rsidR="00575550">
                <w:rPr>
                  <w:rStyle w:val="ac"/>
                </w:rPr>
                <w:t>TrackMap</w:t>
              </w:r>
            </w:hyperlink>
          </w:p>
        </w:tc>
        <w:tc>
          <w:tcPr>
            <w:tcW w:w="612" w:type="pct"/>
            <w:shd w:val="clear" w:color="auto" w:fill="auto"/>
          </w:tcPr>
          <w:p w:rsidR="00575550" w:rsidP="00591D6B" w:rsidRDefault="00575550">
            <w:pPr>
              <w:pStyle w:val="AltB0"/>
            </w:pPr>
            <w:r>
              <w:rPr>
                <w:rFonts w:hint="eastAsia"/>
              </w:rPr>
              <w:t>Internal</w:t>
            </w:r>
          </w:p>
        </w:tc>
        <w:tc>
          <w:tcPr>
            <w:tcW w:w="2097" w:type="pct"/>
            <w:shd w:val="clear" w:color="auto" w:fill="auto"/>
          </w:tcPr>
          <w:p w:rsidR="00575550" w:rsidP="00591D6B" w:rsidRDefault="00575550">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B92999" w:rsidTr="0063035C">
        <w:tc>
          <w:tcPr>
            <w:tcW w:w="2291" w:type="pct"/>
            <w:shd w:val="clear" w:color="auto" w:fill="auto"/>
          </w:tcPr>
          <w:p w:rsidR="00B92999" w:rsidP="00591D6B" w:rsidRDefault="00532AED">
            <w:pPr>
              <w:pStyle w:val="AltB0"/>
            </w:pPr>
            <w:hyperlink w:history="1" w:anchor="VariantReport">
              <w:r w:rsidR="00B92999">
                <w:rPr>
                  <w:rStyle w:val="ac"/>
                </w:rPr>
                <w:t>VariantReport</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B92999">
            <w:pPr>
              <w:pStyle w:val="AltB0"/>
            </w:pPr>
            <w:r>
              <w:fldChar w:fldCharType="begin"/>
            </w:r>
            <w:r>
              <w:instrText xml:space="preserve"> REF _Ref348814366 \h </w:instrText>
            </w:r>
            <w:r>
              <w:fldChar w:fldCharType="separate"/>
            </w:r>
            <w:r w:rsidR="00DE178B">
              <w:rPr>
                <w:rFonts w:hint="eastAsia"/>
              </w:rPr>
              <w:t xml:space="preserve">Interface with </w:t>
            </w:r>
            <w:r w:rsidRPr="00615903" w:rsidR="00DE178B">
              <w:t>ZC</w:t>
            </w:r>
            <w:r>
              <w:fldChar w:fldCharType="end"/>
            </w:r>
          </w:p>
        </w:tc>
      </w:tr>
      <w:tr w:rsidR="00B92999" w:rsidTr="0063035C">
        <w:tc>
          <w:tcPr>
            <w:tcW w:w="2291" w:type="pct"/>
            <w:shd w:val="clear" w:color="auto" w:fill="auto"/>
          </w:tcPr>
          <w:p w:rsidR="00B92999" w:rsidP="00591D6B" w:rsidRDefault="00532AED">
            <w:pPr>
              <w:pStyle w:val="AltB0"/>
            </w:pPr>
            <w:hyperlink w:history="1" w:anchor="VersionAuthorization">
              <w:r w:rsidR="00B92999">
                <w:rPr>
                  <w:rStyle w:val="ac"/>
                </w:rPr>
                <w:t>VersionAuthorization</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B92999">
            <w:pPr>
              <w:pStyle w:val="AltB0"/>
            </w:pPr>
            <w:r>
              <w:fldChar w:fldCharType="begin"/>
            </w:r>
            <w:r>
              <w:instrText xml:space="preserve"> REF _Ref348814411 \h </w:instrText>
            </w:r>
            <w:r>
              <w:fldChar w:fldCharType="separate"/>
            </w:r>
            <w:r w:rsidR="00DE178B">
              <w:rPr>
                <w:rFonts w:hint="eastAsia"/>
              </w:rPr>
              <w:t>Interface with LC</w:t>
            </w:r>
            <w:r>
              <w:fldChar w:fldCharType="end"/>
            </w:r>
          </w:p>
        </w:tc>
      </w:tr>
    </w:tbl>
    <w:p w:rsidR="00AD6EA6" w:rsidP="00C93484" w:rsidRDefault="00AD6EA6">
      <w:pPr>
        <w:pStyle w:val="Reqtify"/>
      </w:pPr>
    </w:p>
    <w:p w:rsidR="00AD6EA6" w:rsidP="00934391" w:rsidRDefault="00AD6EA6">
      <w:pPr>
        <w:pStyle w:val="3"/>
      </w:pPr>
      <w:r>
        <w:rPr>
          <w:rFonts w:hint="eastAsia"/>
        </w:rPr>
        <w:lastRenderedPageBreak/>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7"/>
        <w:gridCol w:w="1558"/>
        <w:gridCol w:w="2706"/>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DC09A5" w:rsidTr="0063035C">
        <w:tc>
          <w:tcPr>
            <w:tcW w:w="1720" w:type="pct"/>
            <w:tcBorders>
              <w:top w:val="single" w:color="000000" w:sz="4" w:space="0"/>
            </w:tcBorders>
            <w:shd w:val="clear" w:color="auto" w:fill="auto"/>
          </w:tcPr>
          <w:p w:rsidR="00DC09A5" w:rsidP="00591D6B" w:rsidRDefault="00532AED">
            <w:pPr>
              <w:pStyle w:val="AltB0"/>
            </w:pPr>
            <w:hyperlink w:history="1" w:anchor="CBTCvariantValue">
              <w:r w:rsidR="002C5397">
                <w:rPr>
                  <w:rStyle w:val="ac"/>
                </w:rPr>
                <w:t>CBTCvariantValue</w:t>
              </w:r>
            </w:hyperlink>
          </w:p>
        </w:tc>
        <w:tc>
          <w:tcPr>
            <w:tcW w:w="984" w:type="pct"/>
            <w:tcBorders>
              <w:top w:val="single" w:color="000000" w:sz="4" w:space="0"/>
            </w:tcBorders>
          </w:tcPr>
          <w:p w:rsidR="00DC09A5" w:rsidP="00591D6B" w:rsidRDefault="0012674A">
            <w:pPr>
              <w:pStyle w:val="AltB0"/>
            </w:pPr>
            <w:r>
              <w:rPr>
                <w:rFonts w:hint="eastAsia"/>
              </w:rPr>
              <w:t>√</w:t>
            </w:r>
          </w:p>
        </w:tc>
        <w:tc>
          <w:tcPr>
            <w:tcW w:w="839" w:type="pct"/>
            <w:tcBorders>
              <w:top w:val="single" w:color="000000" w:sz="4" w:space="0"/>
            </w:tcBorders>
            <w:shd w:val="clear" w:color="auto" w:fill="auto"/>
          </w:tcPr>
          <w:p w:rsidR="00DC09A5" w:rsidP="00591D6B" w:rsidRDefault="0012674A">
            <w:pPr>
              <w:pStyle w:val="AltB0"/>
            </w:pPr>
            <w:r>
              <w:rPr>
                <w:rFonts w:hint="eastAsia"/>
              </w:rPr>
              <w:t>×</w:t>
            </w:r>
          </w:p>
        </w:tc>
        <w:tc>
          <w:tcPr>
            <w:tcW w:w="1457" w:type="pct"/>
            <w:tcBorders>
              <w:top w:val="single" w:color="000000" w:sz="4" w:space="0"/>
            </w:tcBorders>
            <w:shd w:val="clear" w:color="auto" w:fill="auto"/>
          </w:tcPr>
          <w:p w:rsidR="00DC09A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6409F" w:rsidTr="0063035C">
        <w:tc>
          <w:tcPr>
            <w:tcW w:w="1720" w:type="pct"/>
            <w:tcBorders>
              <w:top w:val="single" w:color="000000" w:sz="4" w:space="0"/>
            </w:tcBorders>
            <w:shd w:val="clear" w:color="auto" w:fill="auto"/>
          </w:tcPr>
          <w:p w:rsidR="0066409F" w:rsidP="00591D6B" w:rsidRDefault="00532AED">
            <w:pPr>
              <w:pStyle w:val="AltB0"/>
            </w:pPr>
            <w:hyperlink w:history="1" w:anchor="EOAReportReceived">
              <w:r w:rsidR="0066409F">
                <w:rPr>
                  <w:rStyle w:val="ac"/>
                </w:rPr>
                <w:t>EOAReportReceived</w:t>
              </w:r>
            </w:hyperlink>
          </w:p>
        </w:tc>
        <w:tc>
          <w:tcPr>
            <w:tcW w:w="984" w:type="pct"/>
            <w:tcBorders>
              <w:top w:val="single" w:color="000000" w:sz="4" w:space="0"/>
            </w:tcBorders>
          </w:tcPr>
          <w:p w:rsidR="0066409F" w:rsidP="00591D6B" w:rsidRDefault="0066409F">
            <w:pPr>
              <w:pStyle w:val="AltB0"/>
            </w:pPr>
            <w:r>
              <w:rPr>
                <w:rFonts w:hint="eastAsia"/>
              </w:rPr>
              <w:t>√</w:t>
            </w:r>
          </w:p>
        </w:tc>
        <w:tc>
          <w:tcPr>
            <w:tcW w:w="839" w:type="pct"/>
            <w:tcBorders>
              <w:top w:val="single" w:color="000000" w:sz="4" w:space="0"/>
            </w:tcBorders>
            <w:shd w:val="clear" w:color="auto" w:fill="auto"/>
          </w:tcPr>
          <w:p w:rsidR="0066409F" w:rsidP="00591D6B" w:rsidRDefault="0066409F">
            <w:pPr>
              <w:pStyle w:val="AltB0"/>
            </w:pPr>
            <w:r>
              <w:rPr>
                <w:rFonts w:hint="eastAsia"/>
              </w:rPr>
              <w:t>√</w:t>
            </w:r>
          </w:p>
        </w:tc>
        <w:tc>
          <w:tcPr>
            <w:tcW w:w="1457" w:type="pct"/>
            <w:tcBorders>
              <w:top w:val="single" w:color="000000" w:sz="4" w:space="0"/>
            </w:tcBorders>
            <w:shd w:val="clear" w:color="auto" w:fill="auto"/>
          </w:tcPr>
          <w:p w:rsidR="0066409F"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6409F" w:rsidTr="0063035C">
        <w:tc>
          <w:tcPr>
            <w:tcW w:w="1720" w:type="pct"/>
            <w:tcBorders>
              <w:top w:val="single" w:color="000000" w:sz="4" w:space="0"/>
            </w:tcBorders>
            <w:shd w:val="clear" w:color="auto" w:fill="auto"/>
          </w:tcPr>
          <w:p w:rsidR="0066409F" w:rsidP="00591D6B" w:rsidRDefault="00532AED">
            <w:pPr>
              <w:pStyle w:val="AltB0"/>
            </w:pPr>
            <w:hyperlink w:history="1" w:anchor="EOAgroundAge">
              <w:r w:rsidR="0066409F">
                <w:rPr>
                  <w:rStyle w:val="ac"/>
                </w:rPr>
                <w:t>EOAgroundAge</w:t>
              </w:r>
            </w:hyperlink>
          </w:p>
        </w:tc>
        <w:tc>
          <w:tcPr>
            <w:tcW w:w="984" w:type="pct"/>
            <w:tcBorders>
              <w:top w:val="single" w:color="000000" w:sz="4" w:space="0"/>
            </w:tcBorders>
          </w:tcPr>
          <w:p w:rsidR="0066409F" w:rsidP="00591D6B" w:rsidRDefault="0066409F">
            <w:pPr>
              <w:pStyle w:val="AltB0"/>
            </w:pPr>
            <w:r>
              <w:rPr>
                <w:rFonts w:hint="eastAsia"/>
              </w:rPr>
              <w:t>√</w:t>
            </w:r>
          </w:p>
        </w:tc>
        <w:tc>
          <w:tcPr>
            <w:tcW w:w="839" w:type="pct"/>
            <w:tcBorders>
              <w:top w:val="single" w:color="000000" w:sz="4" w:space="0"/>
            </w:tcBorders>
            <w:shd w:val="clear" w:color="auto" w:fill="auto"/>
          </w:tcPr>
          <w:p w:rsidR="0066409F" w:rsidP="00591D6B" w:rsidRDefault="0066409F">
            <w:pPr>
              <w:pStyle w:val="AltB0"/>
            </w:pPr>
            <w:r>
              <w:rPr>
                <w:rFonts w:hint="eastAsia"/>
              </w:rPr>
              <w:t>√</w:t>
            </w:r>
          </w:p>
        </w:tc>
        <w:tc>
          <w:tcPr>
            <w:tcW w:w="1457" w:type="pct"/>
            <w:tcBorders>
              <w:top w:val="single" w:color="000000" w:sz="4" w:space="0"/>
            </w:tcBorders>
            <w:shd w:val="clear" w:color="auto" w:fill="auto"/>
          </w:tcPr>
          <w:p w:rsidR="0066409F" w:rsidP="00591D6B" w:rsidRDefault="00E3737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6409F" w:rsidTr="0063035C">
        <w:tc>
          <w:tcPr>
            <w:tcW w:w="1720" w:type="pct"/>
            <w:tcBorders>
              <w:top w:val="single" w:color="000000" w:sz="4" w:space="0"/>
            </w:tcBorders>
            <w:shd w:val="clear" w:color="auto" w:fill="auto"/>
          </w:tcPr>
          <w:p w:rsidR="0066409F" w:rsidP="00591D6B" w:rsidRDefault="00532AED">
            <w:pPr>
              <w:pStyle w:val="AltB0"/>
            </w:pPr>
            <w:hyperlink w:history="1" w:anchor="LastEOAReportAge">
              <w:r w:rsidR="0066409F">
                <w:rPr>
                  <w:rStyle w:val="ac"/>
                </w:rPr>
                <w:t>LastEOAReportAge</w:t>
              </w:r>
            </w:hyperlink>
          </w:p>
        </w:tc>
        <w:tc>
          <w:tcPr>
            <w:tcW w:w="984" w:type="pct"/>
            <w:tcBorders>
              <w:top w:val="single" w:color="000000" w:sz="4" w:space="0"/>
            </w:tcBorders>
          </w:tcPr>
          <w:p w:rsidR="0066409F" w:rsidP="00591D6B" w:rsidRDefault="0066409F">
            <w:pPr>
              <w:pStyle w:val="AltB0"/>
            </w:pPr>
            <w:r>
              <w:rPr>
                <w:rFonts w:hint="eastAsia"/>
              </w:rPr>
              <w:t>√</w:t>
            </w:r>
          </w:p>
        </w:tc>
        <w:tc>
          <w:tcPr>
            <w:tcW w:w="839" w:type="pct"/>
            <w:tcBorders>
              <w:top w:val="single" w:color="000000" w:sz="4" w:space="0"/>
            </w:tcBorders>
            <w:shd w:val="clear" w:color="auto" w:fill="auto"/>
          </w:tcPr>
          <w:p w:rsidR="0066409F" w:rsidP="00591D6B" w:rsidRDefault="0066409F">
            <w:pPr>
              <w:pStyle w:val="AltB0"/>
            </w:pPr>
            <w:r>
              <w:rPr>
                <w:rFonts w:hint="eastAsia"/>
              </w:rPr>
              <w:t>√</w:t>
            </w:r>
          </w:p>
        </w:tc>
        <w:tc>
          <w:tcPr>
            <w:tcW w:w="1457" w:type="pct"/>
            <w:tcBorders>
              <w:top w:val="single" w:color="000000" w:sz="4" w:space="0"/>
            </w:tcBorders>
            <w:shd w:val="clear" w:color="auto" w:fill="auto"/>
          </w:tcPr>
          <w:p w:rsidR="0066409F" w:rsidP="00591D6B" w:rsidRDefault="00E3737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6409F" w:rsidTr="0063035C">
        <w:tc>
          <w:tcPr>
            <w:tcW w:w="1720" w:type="pct"/>
            <w:tcBorders>
              <w:top w:val="single" w:color="000000" w:sz="4" w:space="0"/>
            </w:tcBorders>
            <w:shd w:val="clear" w:color="auto" w:fill="auto"/>
          </w:tcPr>
          <w:p w:rsidR="0066409F" w:rsidP="00591D6B" w:rsidRDefault="00532AED">
            <w:pPr>
              <w:pStyle w:val="AltB0"/>
            </w:pPr>
            <w:hyperlink w:history="1" w:anchor="LastVersionReportAge">
              <w:r w:rsidR="0066409F">
                <w:rPr>
                  <w:rStyle w:val="ac"/>
                </w:rPr>
                <w:t>LastVersionReportAge</w:t>
              </w:r>
            </w:hyperlink>
          </w:p>
        </w:tc>
        <w:tc>
          <w:tcPr>
            <w:tcW w:w="984" w:type="pct"/>
            <w:tcBorders>
              <w:top w:val="single" w:color="000000" w:sz="4" w:space="0"/>
            </w:tcBorders>
          </w:tcPr>
          <w:p w:rsidR="0066409F" w:rsidP="00591D6B" w:rsidRDefault="0066409F">
            <w:pPr>
              <w:pStyle w:val="AltB0"/>
            </w:pPr>
            <w:r>
              <w:rPr>
                <w:rFonts w:hint="eastAsia"/>
              </w:rPr>
              <w:t>√</w:t>
            </w:r>
          </w:p>
        </w:tc>
        <w:tc>
          <w:tcPr>
            <w:tcW w:w="839" w:type="pct"/>
            <w:tcBorders>
              <w:top w:val="single" w:color="000000" w:sz="4" w:space="0"/>
            </w:tcBorders>
            <w:shd w:val="clear" w:color="auto" w:fill="auto"/>
          </w:tcPr>
          <w:p w:rsidR="0066409F" w:rsidP="00591D6B" w:rsidRDefault="0066409F">
            <w:pPr>
              <w:pStyle w:val="AltB0"/>
            </w:pPr>
            <w:r>
              <w:rPr>
                <w:rFonts w:hint="eastAsia"/>
              </w:rPr>
              <w:t>√</w:t>
            </w:r>
          </w:p>
        </w:tc>
        <w:tc>
          <w:tcPr>
            <w:tcW w:w="1457" w:type="pct"/>
            <w:tcBorders>
              <w:top w:val="single" w:color="000000" w:sz="4" w:space="0"/>
            </w:tcBorders>
            <w:shd w:val="clear" w:color="auto" w:fill="auto"/>
          </w:tcPr>
          <w:p w:rsidR="0066409F" w:rsidP="00591D6B" w:rsidRDefault="00E3737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6409F" w:rsidTr="0063035C">
        <w:tc>
          <w:tcPr>
            <w:tcW w:w="1720" w:type="pct"/>
            <w:tcBorders>
              <w:top w:val="single" w:color="000000" w:sz="4" w:space="0"/>
            </w:tcBorders>
            <w:shd w:val="clear" w:color="auto" w:fill="auto"/>
          </w:tcPr>
          <w:p w:rsidR="0066409F" w:rsidP="00591D6B" w:rsidRDefault="00532AED">
            <w:pPr>
              <w:pStyle w:val="AltB0"/>
            </w:pPr>
            <w:hyperlink w:history="1" w:anchor="ReceivedEOAreport">
              <w:r w:rsidR="0066409F">
                <w:rPr>
                  <w:rStyle w:val="ac"/>
                </w:rPr>
                <w:t>ReceivedEOAreport</w:t>
              </w:r>
            </w:hyperlink>
          </w:p>
        </w:tc>
        <w:tc>
          <w:tcPr>
            <w:tcW w:w="984" w:type="pct"/>
            <w:tcBorders>
              <w:top w:val="single" w:color="000000" w:sz="4" w:space="0"/>
            </w:tcBorders>
          </w:tcPr>
          <w:p w:rsidR="0066409F" w:rsidP="00591D6B" w:rsidRDefault="0066409F">
            <w:pPr>
              <w:pStyle w:val="AltB0"/>
            </w:pPr>
            <w:r>
              <w:rPr>
                <w:rFonts w:hint="eastAsia"/>
              </w:rPr>
              <w:t>√</w:t>
            </w:r>
          </w:p>
        </w:tc>
        <w:tc>
          <w:tcPr>
            <w:tcW w:w="839" w:type="pct"/>
            <w:tcBorders>
              <w:top w:val="single" w:color="000000" w:sz="4" w:space="0"/>
            </w:tcBorders>
            <w:shd w:val="clear" w:color="auto" w:fill="auto"/>
          </w:tcPr>
          <w:p w:rsidR="0066409F" w:rsidP="00591D6B" w:rsidRDefault="0066409F">
            <w:pPr>
              <w:pStyle w:val="AltB0"/>
            </w:pPr>
            <w:r>
              <w:rPr>
                <w:rFonts w:hint="eastAsia"/>
              </w:rPr>
              <w:t>√</w:t>
            </w:r>
          </w:p>
        </w:tc>
        <w:tc>
          <w:tcPr>
            <w:tcW w:w="1457" w:type="pct"/>
            <w:tcBorders>
              <w:top w:val="single" w:color="000000" w:sz="4" w:space="0"/>
            </w:tcBorders>
            <w:shd w:val="clear" w:color="auto" w:fill="auto"/>
          </w:tcPr>
          <w:p w:rsidR="0066409F" w:rsidP="00591D6B" w:rsidRDefault="001D09CB">
            <w:pPr>
              <w:pStyle w:val="AltB0"/>
            </w:pPr>
            <w:r>
              <w:fldChar w:fldCharType="begin"/>
            </w:r>
            <w:r>
              <w:instrText xml:space="preserve"> REF ST_EOA_RCV \h </w:instrText>
            </w:r>
            <w:r>
              <w:fldChar w:fldCharType="separate"/>
            </w:r>
            <w:r w:rsidR="00DE178B">
              <w:rPr>
                <w:rStyle w:val="DATATYPE"/>
                <w:rFonts w:hint="eastAsia"/>
              </w:rPr>
              <w:t>ST_EOA_RCV</w:t>
            </w:r>
            <w:r>
              <w:fldChar w:fldCharType="end"/>
            </w:r>
          </w:p>
        </w:tc>
      </w:tr>
      <w:tr w:rsidR="0066409F" w:rsidTr="0063035C">
        <w:tc>
          <w:tcPr>
            <w:tcW w:w="1720" w:type="pct"/>
            <w:tcBorders>
              <w:top w:val="single" w:color="000000" w:sz="4" w:space="0"/>
            </w:tcBorders>
            <w:shd w:val="clear" w:color="auto" w:fill="auto"/>
          </w:tcPr>
          <w:p w:rsidR="0066409F" w:rsidP="00591D6B" w:rsidRDefault="00532AED">
            <w:pPr>
              <w:pStyle w:val="AltB0"/>
            </w:pPr>
            <w:hyperlink w:history="1" w:anchor="ReceivedVariantReport">
              <w:r w:rsidR="0066409F">
                <w:rPr>
                  <w:rStyle w:val="ac"/>
                </w:rPr>
                <w:t>ReceivedVariantReport</w:t>
              </w:r>
            </w:hyperlink>
          </w:p>
        </w:tc>
        <w:tc>
          <w:tcPr>
            <w:tcW w:w="984" w:type="pct"/>
            <w:tcBorders>
              <w:top w:val="single" w:color="000000" w:sz="4" w:space="0"/>
            </w:tcBorders>
          </w:tcPr>
          <w:p w:rsidR="0066409F" w:rsidP="00591D6B" w:rsidRDefault="0066409F">
            <w:pPr>
              <w:pStyle w:val="AltB0"/>
            </w:pPr>
            <w:r>
              <w:rPr>
                <w:rFonts w:hint="eastAsia"/>
              </w:rPr>
              <w:t>√</w:t>
            </w:r>
          </w:p>
        </w:tc>
        <w:tc>
          <w:tcPr>
            <w:tcW w:w="839" w:type="pct"/>
            <w:tcBorders>
              <w:top w:val="single" w:color="000000" w:sz="4" w:space="0"/>
            </w:tcBorders>
            <w:shd w:val="clear" w:color="auto" w:fill="auto"/>
          </w:tcPr>
          <w:p w:rsidR="0066409F" w:rsidP="00591D6B" w:rsidRDefault="00006B47">
            <w:pPr>
              <w:pStyle w:val="AltB0"/>
            </w:pPr>
            <w:r>
              <w:rPr>
                <w:rFonts w:hint="eastAsia"/>
              </w:rPr>
              <w:t>×</w:t>
            </w:r>
          </w:p>
        </w:tc>
        <w:tc>
          <w:tcPr>
            <w:tcW w:w="1457" w:type="pct"/>
            <w:tcBorders>
              <w:top w:val="single" w:color="000000" w:sz="4" w:space="0"/>
            </w:tcBorders>
            <w:shd w:val="clear" w:color="auto" w:fill="auto"/>
          </w:tcPr>
          <w:p w:rsidR="0066409F" w:rsidP="00591D6B" w:rsidRDefault="00D749BB">
            <w:pPr>
              <w:pStyle w:val="AltB0"/>
            </w:pPr>
            <w:r>
              <w:fldChar w:fldCharType="begin"/>
            </w:r>
            <w:r>
              <w:instrText xml:space="preserve"> </w:instrText>
            </w:r>
            <w:r>
              <w:rPr>
                <w:rFonts w:hint="eastAsia"/>
              </w:rPr>
              <w:instrText>REF ST_VARIANT_RCV \h</w:instrText>
            </w:r>
            <w:r>
              <w:instrText xml:space="preserve"> </w:instrText>
            </w:r>
            <w:r>
              <w:fldChar w:fldCharType="separate"/>
            </w:r>
            <w:r w:rsidRPr="00D749BB" w:rsidR="00DE178B">
              <w:rPr>
                <w:rStyle w:val="DATATYPE"/>
                <w:rFonts w:hint="eastAsia"/>
              </w:rPr>
              <w:t>ST_VARIANT_RCV</w:t>
            </w:r>
            <w:r>
              <w:fldChar w:fldCharType="end"/>
            </w:r>
          </w:p>
        </w:tc>
      </w:tr>
      <w:tr w:rsidR="0066409F" w:rsidTr="0063035C">
        <w:tc>
          <w:tcPr>
            <w:tcW w:w="1720" w:type="pct"/>
            <w:tcBorders>
              <w:top w:val="single" w:color="000000" w:sz="4" w:space="0"/>
            </w:tcBorders>
            <w:shd w:val="clear" w:color="auto" w:fill="auto"/>
          </w:tcPr>
          <w:p w:rsidR="0066409F" w:rsidP="00591D6B" w:rsidRDefault="00532AED">
            <w:pPr>
              <w:pStyle w:val="AltB0"/>
            </w:pPr>
            <w:hyperlink w:history="1" w:anchor="ReceivedVersionMessages">
              <w:r w:rsidR="00D749BB">
                <w:rPr>
                  <w:rStyle w:val="ac"/>
                </w:rPr>
                <w:t>ReceivedVersionMessages</w:t>
              </w:r>
            </w:hyperlink>
          </w:p>
        </w:tc>
        <w:tc>
          <w:tcPr>
            <w:tcW w:w="984" w:type="pct"/>
            <w:tcBorders>
              <w:top w:val="single" w:color="000000" w:sz="4" w:space="0"/>
            </w:tcBorders>
          </w:tcPr>
          <w:p w:rsidR="0066409F" w:rsidP="00591D6B" w:rsidRDefault="0066409F">
            <w:pPr>
              <w:pStyle w:val="AltB0"/>
            </w:pPr>
            <w:r>
              <w:rPr>
                <w:rFonts w:hint="eastAsia"/>
              </w:rPr>
              <w:t>√</w:t>
            </w:r>
          </w:p>
        </w:tc>
        <w:tc>
          <w:tcPr>
            <w:tcW w:w="839" w:type="pct"/>
            <w:tcBorders>
              <w:top w:val="single" w:color="000000" w:sz="4" w:space="0"/>
            </w:tcBorders>
            <w:shd w:val="clear" w:color="auto" w:fill="auto"/>
          </w:tcPr>
          <w:p w:rsidR="0066409F" w:rsidP="00591D6B" w:rsidRDefault="0066409F">
            <w:pPr>
              <w:pStyle w:val="AltB0"/>
            </w:pPr>
            <w:r>
              <w:rPr>
                <w:rFonts w:hint="eastAsia"/>
              </w:rPr>
              <w:t>√</w:t>
            </w:r>
          </w:p>
        </w:tc>
        <w:tc>
          <w:tcPr>
            <w:tcW w:w="1457" w:type="pct"/>
            <w:tcBorders>
              <w:top w:val="single" w:color="000000" w:sz="4" w:space="0"/>
            </w:tcBorders>
            <w:shd w:val="clear" w:color="auto" w:fill="auto"/>
          </w:tcPr>
          <w:p w:rsidR="0066409F" w:rsidP="00591D6B" w:rsidRDefault="00D749BB">
            <w:pPr>
              <w:pStyle w:val="AltB0"/>
            </w:pPr>
            <w:r>
              <w:fldChar w:fldCharType="begin"/>
            </w:r>
            <w:r>
              <w:instrText xml:space="preserve"> REF ST_VERSION_RCV \h </w:instrText>
            </w:r>
            <w:r>
              <w:fldChar w:fldCharType="separate"/>
            </w:r>
            <w:r w:rsidRPr="00D749BB" w:rsidR="00DE178B">
              <w:rPr>
                <w:rStyle w:val="DATATYPE"/>
                <w:rFonts w:hint="eastAsia"/>
              </w:rPr>
              <w:t>ST_VERSION_RCV</w:t>
            </w:r>
            <w:r>
              <w:fldChar w:fldCharType="end"/>
            </w:r>
          </w:p>
        </w:tc>
      </w:tr>
      <w:tr w:rsidR="0066409F" w:rsidTr="0063035C">
        <w:tc>
          <w:tcPr>
            <w:tcW w:w="1720" w:type="pct"/>
            <w:tcBorders>
              <w:top w:val="single" w:color="000000" w:sz="4" w:space="0"/>
            </w:tcBorders>
            <w:shd w:val="clear" w:color="auto" w:fill="auto"/>
          </w:tcPr>
          <w:p w:rsidR="0066409F" w:rsidP="00591D6B" w:rsidRDefault="00532AED">
            <w:pPr>
              <w:pStyle w:val="AltB0"/>
            </w:pPr>
            <w:hyperlink w:history="1" w:anchor="SameVersionWithDistantCore">
              <w:r w:rsidR="0066409F">
                <w:rPr>
                  <w:rStyle w:val="ac"/>
                </w:rPr>
                <w:t>SameVersionWithDistantCore</w:t>
              </w:r>
            </w:hyperlink>
          </w:p>
        </w:tc>
        <w:tc>
          <w:tcPr>
            <w:tcW w:w="984" w:type="pct"/>
            <w:tcBorders>
              <w:top w:val="single" w:color="000000" w:sz="4" w:space="0"/>
            </w:tcBorders>
          </w:tcPr>
          <w:p w:rsidR="0066409F" w:rsidP="00591D6B" w:rsidRDefault="0066409F">
            <w:pPr>
              <w:pStyle w:val="AltB0"/>
            </w:pPr>
            <w:r>
              <w:rPr>
                <w:rFonts w:hint="eastAsia"/>
              </w:rPr>
              <w:t>√</w:t>
            </w:r>
          </w:p>
        </w:tc>
        <w:tc>
          <w:tcPr>
            <w:tcW w:w="839" w:type="pct"/>
            <w:tcBorders>
              <w:top w:val="single" w:color="000000" w:sz="4" w:space="0"/>
            </w:tcBorders>
            <w:shd w:val="clear" w:color="auto" w:fill="auto"/>
          </w:tcPr>
          <w:p w:rsidR="0066409F" w:rsidP="00591D6B" w:rsidRDefault="0066409F">
            <w:pPr>
              <w:pStyle w:val="AltB0"/>
            </w:pPr>
            <w:r>
              <w:rPr>
                <w:rFonts w:hint="eastAsia"/>
              </w:rPr>
              <w:t>√</w:t>
            </w:r>
          </w:p>
        </w:tc>
        <w:tc>
          <w:tcPr>
            <w:tcW w:w="1457" w:type="pct"/>
            <w:tcBorders>
              <w:top w:val="single" w:color="000000" w:sz="4" w:space="0"/>
            </w:tcBorders>
            <w:shd w:val="clear" w:color="auto" w:fill="auto"/>
          </w:tcPr>
          <w:p w:rsidR="0066409F"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6409F" w:rsidTr="0063035C">
        <w:tc>
          <w:tcPr>
            <w:tcW w:w="1720" w:type="pct"/>
            <w:tcBorders>
              <w:top w:val="single" w:color="000000" w:sz="4" w:space="0"/>
            </w:tcBorders>
            <w:shd w:val="clear" w:color="auto" w:fill="auto"/>
          </w:tcPr>
          <w:p w:rsidR="0066409F" w:rsidP="00591D6B" w:rsidRDefault="00532AED">
            <w:pPr>
              <w:pStyle w:val="AltB0"/>
            </w:pPr>
            <w:hyperlink w:history="1" w:anchor="VariantGroundAge">
              <w:r w:rsidR="0066409F">
                <w:rPr>
                  <w:rStyle w:val="ac"/>
                </w:rPr>
                <w:t>VariantGroundAge</w:t>
              </w:r>
            </w:hyperlink>
          </w:p>
        </w:tc>
        <w:tc>
          <w:tcPr>
            <w:tcW w:w="984" w:type="pct"/>
            <w:tcBorders>
              <w:top w:val="single" w:color="000000" w:sz="4" w:space="0"/>
            </w:tcBorders>
          </w:tcPr>
          <w:p w:rsidR="0066409F" w:rsidP="00591D6B" w:rsidRDefault="0066409F">
            <w:pPr>
              <w:pStyle w:val="AltB0"/>
            </w:pPr>
            <w:r>
              <w:rPr>
                <w:rFonts w:hint="eastAsia"/>
              </w:rPr>
              <w:t>√</w:t>
            </w:r>
          </w:p>
        </w:tc>
        <w:tc>
          <w:tcPr>
            <w:tcW w:w="839" w:type="pct"/>
            <w:tcBorders>
              <w:top w:val="single" w:color="000000" w:sz="4" w:space="0"/>
            </w:tcBorders>
            <w:shd w:val="clear" w:color="auto" w:fill="auto"/>
          </w:tcPr>
          <w:p w:rsidR="0066409F" w:rsidP="00591D6B" w:rsidRDefault="0066409F">
            <w:pPr>
              <w:pStyle w:val="AltB0"/>
            </w:pPr>
            <w:r>
              <w:rPr>
                <w:rFonts w:hint="eastAsia"/>
              </w:rPr>
              <w:t>√</w:t>
            </w:r>
          </w:p>
        </w:tc>
        <w:tc>
          <w:tcPr>
            <w:tcW w:w="1457" w:type="pct"/>
            <w:tcBorders>
              <w:top w:val="single" w:color="000000" w:sz="4" w:space="0"/>
            </w:tcBorders>
            <w:shd w:val="clear" w:color="auto" w:fill="auto"/>
          </w:tcPr>
          <w:p w:rsidR="0066409F" w:rsidP="00591D6B" w:rsidRDefault="00E3737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6409F" w:rsidTr="0063035C">
        <w:tc>
          <w:tcPr>
            <w:tcW w:w="1720" w:type="pct"/>
            <w:tcBorders>
              <w:top w:val="single" w:color="000000" w:sz="4" w:space="0"/>
            </w:tcBorders>
            <w:shd w:val="clear" w:color="auto" w:fill="auto"/>
          </w:tcPr>
          <w:p w:rsidR="0066409F" w:rsidP="00591D6B" w:rsidRDefault="00532AED">
            <w:pPr>
              <w:pStyle w:val="AltB0"/>
            </w:pPr>
            <w:hyperlink w:history="1" w:anchor="VariantReportReceived">
              <w:r w:rsidR="0066409F">
                <w:rPr>
                  <w:rStyle w:val="ac"/>
                </w:rPr>
                <w:t>VariantReportReceived</w:t>
              </w:r>
            </w:hyperlink>
          </w:p>
        </w:tc>
        <w:tc>
          <w:tcPr>
            <w:tcW w:w="984" w:type="pct"/>
            <w:tcBorders>
              <w:top w:val="single" w:color="000000" w:sz="4" w:space="0"/>
            </w:tcBorders>
          </w:tcPr>
          <w:p w:rsidR="0066409F" w:rsidP="00591D6B" w:rsidRDefault="0066409F">
            <w:pPr>
              <w:pStyle w:val="AltB0"/>
            </w:pPr>
            <w:r>
              <w:rPr>
                <w:rFonts w:hint="eastAsia"/>
              </w:rPr>
              <w:t>√</w:t>
            </w:r>
          </w:p>
        </w:tc>
        <w:tc>
          <w:tcPr>
            <w:tcW w:w="839" w:type="pct"/>
            <w:tcBorders>
              <w:top w:val="single" w:color="000000" w:sz="4" w:space="0"/>
            </w:tcBorders>
            <w:shd w:val="clear" w:color="auto" w:fill="auto"/>
          </w:tcPr>
          <w:p w:rsidR="0066409F" w:rsidP="00591D6B" w:rsidRDefault="0066409F">
            <w:pPr>
              <w:pStyle w:val="AltB0"/>
            </w:pPr>
            <w:r>
              <w:rPr>
                <w:rFonts w:hint="eastAsia"/>
              </w:rPr>
              <w:t>√</w:t>
            </w:r>
          </w:p>
        </w:tc>
        <w:tc>
          <w:tcPr>
            <w:tcW w:w="1457" w:type="pct"/>
            <w:tcBorders>
              <w:top w:val="single" w:color="000000" w:sz="4" w:space="0"/>
            </w:tcBorders>
            <w:shd w:val="clear" w:color="auto" w:fill="auto"/>
          </w:tcPr>
          <w:p w:rsidR="0066409F"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6409F" w:rsidTr="0063035C">
        <w:tc>
          <w:tcPr>
            <w:tcW w:w="1720" w:type="pct"/>
            <w:tcBorders>
              <w:top w:val="single" w:color="000000" w:sz="4" w:space="0"/>
            </w:tcBorders>
            <w:shd w:val="clear" w:color="auto" w:fill="auto"/>
          </w:tcPr>
          <w:p w:rsidR="0066409F" w:rsidP="00591D6B" w:rsidRDefault="00532AED">
            <w:pPr>
              <w:pStyle w:val="AltB0"/>
            </w:pPr>
            <w:hyperlink w:history="1" w:anchor="VersiionAuthorizationAvailable">
              <w:r w:rsidR="0066409F">
                <w:rPr>
                  <w:rStyle w:val="ac"/>
                </w:rPr>
                <w:t>VersiionAuthorizationAvailable</w:t>
              </w:r>
            </w:hyperlink>
          </w:p>
        </w:tc>
        <w:tc>
          <w:tcPr>
            <w:tcW w:w="984" w:type="pct"/>
            <w:tcBorders>
              <w:top w:val="single" w:color="000000" w:sz="4" w:space="0"/>
            </w:tcBorders>
          </w:tcPr>
          <w:p w:rsidR="0066409F" w:rsidP="00591D6B" w:rsidRDefault="0066409F">
            <w:pPr>
              <w:pStyle w:val="AltB0"/>
            </w:pPr>
            <w:r>
              <w:rPr>
                <w:rFonts w:hint="eastAsia"/>
              </w:rPr>
              <w:t>√</w:t>
            </w:r>
          </w:p>
        </w:tc>
        <w:tc>
          <w:tcPr>
            <w:tcW w:w="839" w:type="pct"/>
            <w:tcBorders>
              <w:top w:val="single" w:color="000000" w:sz="4" w:space="0"/>
            </w:tcBorders>
            <w:shd w:val="clear" w:color="auto" w:fill="auto"/>
          </w:tcPr>
          <w:p w:rsidR="0066409F" w:rsidP="00591D6B" w:rsidRDefault="0066409F">
            <w:pPr>
              <w:pStyle w:val="AltB0"/>
            </w:pPr>
            <w:r>
              <w:rPr>
                <w:rFonts w:hint="eastAsia"/>
              </w:rPr>
              <w:t>√</w:t>
            </w:r>
          </w:p>
        </w:tc>
        <w:tc>
          <w:tcPr>
            <w:tcW w:w="1457" w:type="pct"/>
            <w:tcBorders>
              <w:top w:val="single" w:color="000000" w:sz="4" w:space="0"/>
            </w:tcBorders>
            <w:shd w:val="clear" w:color="auto" w:fill="auto"/>
          </w:tcPr>
          <w:p w:rsidR="0066409F"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6409F" w:rsidTr="0063035C">
        <w:tc>
          <w:tcPr>
            <w:tcW w:w="1720" w:type="pct"/>
            <w:tcBorders>
              <w:top w:val="single" w:color="000000" w:sz="4" w:space="0"/>
            </w:tcBorders>
            <w:shd w:val="clear" w:color="auto" w:fill="auto"/>
          </w:tcPr>
          <w:p w:rsidR="0066409F" w:rsidP="00591D6B" w:rsidRDefault="00532AED">
            <w:pPr>
              <w:pStyle w:val="AltB0"/>
            </w:pPr>
            <w:hyperlink w:history="1" w:anchor="VersiionAuthorizationReceived">
              <w:r w:rsidR="0066409F">
                <w:rPr>
                  <w:rStyle w:val="ac"/>
                </w:rPr>
                <w:t>VersiionAuthorizationReceived</w:t>
              </w:r>
            </w:hyperlink>
          </w:p>
        </w:tc>
        <w:tc>
          <w:tcPr>
            <w:tcW w:w="984" w:type="pct"/>
            <w:tcBorders>
              <w:top w:val="single" w:color="000000" w:sz="4" w:space="0"/>
            </w:tcBorders>
          </w:tcPr>
          <w:p w:rsidR="0066409F" w:rsidP="00591D6B" w:rsidRDefault="0066409F">
            <w:pPr>
              <w:pStyle w:val="AltB0"/>
            </w:pPr>
            <w:r>
              <w:rPr>
                <w:rFonts w:hint="eastAsia"/>
              </w:rPr>
              <w:t>√</w:t>
            </w:r>
          </w:p>
        </w:tc>
        <w:tc>
          <w:tcPr>
            <w:tcW w:w="839" w:type="pct"/>
            <w:tcBorders>
              <w:top w:val="single" w:color="000000" w:sz="4" w:space="0"/>
            </w:tcBorders>
            <w:shd w:val="clear" w:color="auto" w:fill="auto"/>
          </w:tcPr>
          <w:p w:rsidR="0066409F" w:rsidP="00591D6B" w:rsidRDefault="0066409F">
            <w:pPr>
              <w:pStyle w:val="AltB0"/>
            </w:pPr>
            <w:r>
              <w:rPr>
                <w:rFonts w:hint="eastAsia"/>
              </w:rPr>
              <w:t>√</w:t>
            </w:r>
          </w:p>
        </w:tc>
        <w:tc>
          <w:tcPr>
            <w:tcW w:w="1457" w:type="pct"/>
            <w:tcBorders>
              <w:top w:val="single" w:color="000000" w:sz="4" w:space="0"/>
            </w:tcBorders>
            <w:shd w:val="clear" w:color="auto" w:fill="auto"/>
          </w:tcPr>
          <w:p w:rsidR="0066409F"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6409F" w:rsidTr="0063035C">
        <w:tc>
          <w:tcPr>
            <w:tcW w:w="1720" w:type="pct"/>
            <w:shd w:val="clear" w:color="auto" w:fill="auto"/>
          </w:tcPr>
          <w:p w:rsidR="0066409F" w:rsidP="00591D6B" w:rsidRDefault="00532AED">
            <w:pPr>
              <w:pStyle w:val="AltB0"/>
            </w:pPr>
            <w:hyperlink w:history="1" w:anchor="ZCmessageReady">
              <w:r w:rsidR="0066409F">
                <w:rPr>
                  <w:rStyle w:val="ac"/>
                </w:rPr>
                <w:t>ZCmessageReady</w:t>
              </w:r>
            </w:hyperlink>
          </w:p>
        </w:tc>
        <w:tc>
          <w:tcPr>
            <w:tcW w:w="984" w:type="pct"/>
          </w:tcPr>
          <w:p w:rsidR="0066409F" w:rsidP="00591D6B" w:rsidRDefault="0066409F">
            <w:pPr>
              <w:pStyle w:val="AltB0"/>
            </w:pPr>
            <w:r>
              <w:rPr>
                <w:rFonts w:hint="eastAsia"/>
              </w:rPr>
              <w:t>√</w:t>
            </w:r>
          </w:p>
        </w:tc>
        <w:tc>
          <w:tcPr>
            <w:tcW w:w="839" w:type="pct"/>
            <w:shd w:val="clear" w:color="auto" w:fill="auto"/>
          </w:tcPr>
          <w:p w:rsidR="0066409F" w:rsidP="00591D6B" w:rsidRDefault="0066409F">
            <w:pPr>
              <w:pStyle w:val="AltB0"/>
            </w:pPr>
            <w:r>
              <w:rPr>
                <w:rFonts w:hint="eastAsia"/>
              </w:rPr>
              <w:t>√</w:t>
            </w:r>
          </w:p>
        </w:tc>
        <w:tc>
          <w:tcPr>
            <w:tcW w:w="1457" w:type="pct"/>
            <w:shd w:val="clear" w:color="auto" w:fill="auto"/>
          </w:tcPr>
          <w:p w:rsidR="0066409F"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AD6EA6" w:rsidP="00C93484" w:rsidRDefault="00AD6EA6">
      <w:pPr>
        <w:pStyle w:val="Reqtify"/>
      </w:pPr>
    </w:p>
    <w:p w:rsidRPr="00003A18" w:rsidR="00AD6EA6" w:rsidP="00934391" w:rsidRDefault="00AD6EA6">
      <w:pPr>
        <w:pStyle w:val="3"/>
      </w:pPr>
      <w:r w:rsidRPr="00A61D30">
        <w:rPr>
          <w:rFonts w:hint="eastAsia"/>
        </w:rPr>
        <w:t>Processing</w:t>
      </w:r>
    </w:p>
    <w:p w:rsidR="00AD6EA6" w:rsidP="00C93484" w:rsidRDefault="00AD6EA6">
      <w:pPr>
        <w:pStyle w:val="Reqtify"/>
      </w:pPr>
    </w:p>
    <w:p w:rsidR="00F4142C" w:rsidP="0012674A" w:rsidRDefault="0003360D">
      <w:pPr>
        <w:pStyle w:val="4"/>
      </w:pPr>
      <w:r>
        <w:rPr>
          <w:rFonts w:hint="eastAsia"/>
        </w:rPr>
        <w:t xml:space="preserve">Version authorization by </w:t>
      </w:r>
      <w:r w:rsidR="00F4142C">
        <w:rPr>
          <w:rFonts w:hint="eastAsia"/>
        </w:rPr>
        <w:t>LC</w:t>
      </w:r>
    </w:p>
    <w:p w:rsidR="007245E9" w:rsidP="000C0D62" w:rsidRDefault="007245E9">
      <w:pPr>
        <w:pStyle w:val="ReqtifyAltQ"/>
      </w:pPr>
    </w:p>
    <w:p w:rsidRPr="0059457A" w:rsidR="007245E9" w:rsidP="007245E9" w:rsidRDefault="007245E9">
      <w:pPr>
        <w:pStyle w:val="ReqtifyAltR"/>
      </w:pPr>
      <w:r w:rsidRPr="0059457A">
        <w:t>[iTC_CC_ATP-SwRS-06</w:t>
      </w:r>
      <w:r w:rsidR="00655979">
        <w:rPr>
          <w:rFonts w:hint="eastAsia"/>
        </w:rPr>
        <w:t>30</w:t>
      </w:r>
      <w:r w:rsidRPr="0059457A">
        <w:t>]</w:t>
      </w:r>
    </w:p>
    <w:p w:rsidRPr="0059457A" w:rsidR="007245E9" w:rsidP="00C93484" w:rsidRDefault="002C5397">
      <w:pPr>
        <w:pStyle w:val="Reqtify"/>
      </w:pPr>
      <w:bookmarkStart w:name="VersionAuthorizationReceived" w:id="3891"/>
      <w:r w:rsidRPr="00400EF6">
        <w:rPr>
          <w:rStyle w:val="aff2"/>
          <w:bCs w:val="0"/>
          <w:iCs w:val="0"/>
        </w:rPr>
        <w:t>VersionAuthorizationReceived</w:t>
      </w:r>
      <w:bookmarkEnd w:id="3891"/>
      <w:r w:rsidR="007245E9">
        <w:rPr>
          <w:rFonts w:hint="eastAsia"/>
        </w:rPr>
        <w:t>，</w:t>
      </w:r>
      <w:r w:rsidRPr="0059457A" w:rsidR="007245E9">
        <w:rPr>
          <w:rFonts w:hint="eastAsia"/>
        </w:rPr>
        <w:t>收到版本授权</w:t>
      </w:r>
    </w:p>
    <w:p w:rsidR="007245E9" w:rsidP="000431E0" w:rsidRDefault="007245E9">
      <w:pPr>
        <w:pStyle w:val="af7"/>
      </w:pPr>
      <w:r w:rsidRPr="0059457A">
        <w:t xml:space="preserve">def </w:t>
      </w:r>
      <w:hyperlink w:history="1" w:anchor="VersionAuthorizationReceived">
        <w:r w:rsidR="002C5397">
          <w:rPr>
            <w:rStyle w:val="ac"/>
          </w:rPr>
          <w:t>VersionAuthorizationReceived</w:t>
        </w:r>
      </w:hyperlink>
      <w:r w:rsidRPr="0059457A">
        <w:t>(lc</w:t>
      </w:r>
      <w:r w:rsidR="00354F88">
        <w:t>I</w:t>
      </w:r>
      <w:r w:rsidRPr="0059457A">
        <w:t>d, k):</w:t>
      </w:r>
    </w:p>
    <w:p w:rsidRPr="0059457A" w:rsidR="007245E9" w:rsidP="000431E0" w:rsidRDefault="007245E9">
      <w:pPr>
        <w:pStyle w:val="af7"/>
      </w:pPr>
      <w:r w:rsidRPr="00D277E1">
        <w:t xml:space="preserve">    return </w:t>
      </w:r>
      <w:hyperlink w:history="1" w:anchor="Received">
        <w:r w:rsidRPr="00A04216">
          <w:rPr>
            <w:rStyle w:val="ac"/>
          </w:rPr>
          <w:t>Message</w:t>
        </w:r>
        <w:r w:rsidRPr="00A04216" w:rsidR="00354F88">
          <w:rPr>
            <w:rStyle w:val="ac"/>
          </w:rPr>
          <w:t>.R</w:t>
        </w:r>
        <w:r w:rsidRPr="00A04216">
          <w:rPr>
            <w:rStyle w:val="ac"/>
          </w:rPr>
          <w:t>eceived</w:t>
        </w:r>
      </w:hyperlink>
      <w:r w:rsidRPr="00D277E1">
        <w:t>(</w:t>
      </w:r>
      <w:hyperlink w:history="1" w:anchor="VersionAuthorization">
        <w:r w:rsidR="002C5397">
          <w:rPr>
            <w:rStyle w:val="ac"/>
          </w:rPr>
          <w:t>VersionAuthorization</w:t>
        </w:r>
      </w:hyperlink>
      <w:r w:rsidRPr="00D277E1">
        <w:t>(lc</w:t>
      </w:r>
      <w:r w:rsidR="00354F88">
        <w:t>I</w:t>
      </w:r>
      <w:r w:rsidRPr="00D277E1">
        <w:t>d), k)</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3892"/>
        </w:rPr>
      </w:pPr>
      <w:del w:author="常鸣" w:date="2014-07-03T14:27:00Z" w:id="3893">
        <w:r w:rsidRPr="00645181" w:rsidDel="009328EA">
          <w:delText>#</w:delText>
        </w:r>
        <w:r w:rsidDel="009328EA">
          <w:rPr>
            <w:rFonts w:hint="eastAsia"/>
          </w:rPr>
          <w:delText>S</w:delText>
        </w:r>
      </w:del>
      <w:ins w:author="常鸣" w:date="2014-07-03T14:27:00Z" w:id="3894">
        <w:r w:rsidR="009328EA">
          <w:t>#Allocation=ATP Software</w:t>
        </w:r>
      </w:ins>
    </w:p>
    <w:p w:rsidR="00D66ECA" w:rsidP="00D66ECA" w:rsidRDefault="009328EA">
      <w:pPr>
        <w:pStyle w:val="ReqtifyAltQ"/>
      </w:pPr>
      <w:ins w:author="常鸣" w:date="2014-07-03T14:27:00Z" w:id="3895">
        <w:r>
          <w:t>#S</w:t>
        </w:r>
      </w:ins>
      <w:r w:rsidR="00D66ECA">
        <w:rPr>
          <w:rFonts w:hint="eastAsia"/>
        </w:rPr>
        <w:t>ource</w:t>
      </w:r>
      <w:r w:rsidRPr="00645181" w:rsidR="00D66ECA">
        <w:t>=</w:t>
      </w:r>
      <w:r w:rsidRPr="003D2990" w:rsidR="001F67E3">
        <w:t>[iTC_CC-SyAD-</w:t>
      </w:r>
      <w:r w:rsidRPr="003D2990" w:rsidR="001F67E3">
        <w:rPr>
          <w:rFonts w:hint="eastAsia"/>
        </w:rPr>
        <w:t>0</w:t>
      </w:r>
      <w:r w:rsidR="001F67E3">
        <w:rPr>
          <w:rFonts w:hint="eastAsia"/>
        </w:rPr>
        <w:t>378</w:t>
      </w:r>
      <w:r w:rsidRPr="003D2990" w:rsidR="001F67E3">
        <w:rPr>
          <w:rFonts w:hint="eastAsia"/>
        </w:rPr>
        <w:t>]</w:t>
      </w:r>
    </w:p>
    <w:p w:rsidR="007245E9" w:rsidP="00D66ECA" w:rsidRDefault="003642B2">
      <w:pPr>
        <w:pStyle w:val="ReqtifyAltQ"/>
      </w:pPr>
      <w:r>
        <w:t>[End]</w:t>
      </w:r>
    </w:p>
    <w:p w:rsidR="007245E9" w:rsidP="00C93484" w:rsidRDefault="007245E9">
      <w:pPr>
        <w:pStyle w:val="Reqtify"/>
      </w:pPr>
    </w:p>
    <w:p w:rsidR="007245E9" w:rsidP="00C93484" w:rsidRDefault="007245E9">
      <w:pPr>
        <w:pStyle w:val="Reqtify"/>
      </w:pPr>
    </w:p>
    <w:p w:rsidR="00F4142C" w:rsidP="00F4142C" w:rsidRDefault="00F4142C">
      <w:pPr>
        <w:pStyle w:val="ReqtifyAltR"/>
      </w:pPr>
      <w:r>
        <w:t>[iTC_CC_ATP-SwRS-</w:t>
      </w:r>
      <w:r>
        <w:rPr>
          <w:rFonts w:hint="eastAsia"/>
        </w:rPr>
        <w:t>0103</w:t>
      </w:r>
      <w:r>
        <w:t>]</w:t>
      </w:r>
    </w:p>
    <w:p w:rsidR="00F4142C" w:rsidP="00C93484" w:rsidRDefault="00F4142C">
      <w:pPr>
        <w:pStyle w:val="Reqtify"/>
      </w:pPr>
      <w:bookmarkStart w:name="VersionAuthorizationAvailable" w:id="3896"/>
      <w:r w:rsidRPr="00927A22">
        <w:rPr>
          <w:rStyle w:val="aff2"/>
          <w:rFonts w:hint="eastAsia"/>
        </w:rPr>
        <w:t>VersionAuthorizationAvailable</w:t>
      </w:r>
      <w:bookmarkEnd w:id="3896"/>
      <w:r w:rsidRPr="00927A22">
        <w:rPr>
          <w:rFonts w:hint="eastAsia"/>
        </w:rPr>
        <w:t>，</w:t>
      </w:r>
      <w:r>
        <w:rPr>
          <w:rFonts w:hint="eastAsia"/>
        </w:rPr>
        <w:t>LC</w:t>
      </w:r>
      <w:r>
        <w:rPr>
          <w:rFonts w:hint="eastAsia"/>
        </w:rPr>
        <w:t>版本授权消息可用</w:t>
      </w:r>
    </w:p>
    <w:p w:rsidRPr="00D277E1" w:rsidR="00D277E1" w:rsidP="000431E0" w:rsidRDefault="00D277E1">
      <w:pPr>
        <w:pStyle w:val="af7"/>
      </w:pPr>
      <w:r w:rsidRPr="00D277E1">
        <w:t>def VersionAuthorizationAvailable(lc</w:t>
      </w:r>
      <w:r w:rsidR="00354F88">
        <w:t>I</w:t>
      </w:r>
      <w:r w:rsidRPr="00D277E1">
        <w:t>d, k):</w:t>
      </w:r>
    </w:p>
    <w:p w:rsidRPr="00D277E1" w:rsidR="00D277E1" w:rsidP="000431E0" w:rsidRDefault="00D277E1">
      <w:pPr>
        <w:pStyle w:val="af7"/>
      </w:pPr>
      <w:r w:rsidRPr="00D277E1">
        <w:t xml:space="preserve">    return Message</w:t>
      </w:r>
      <w:r w:rsidR="00354F88">
        <w:t>.</w:t>
      </w:r>
      <w:hyperlink w:history="1" w:anchor="Available">
        <w:r w:rsidR="00783A38">
          <w:rPr>
            <w:rStyle w:val="ac"/>
          </w:rPr>
          <w:t>Available</w:t>
        </w:r>
      </w:hyperlink>
      <w:r w:rsidRPr="00D277E1">
        <w:t>(</w:t>
      </w:r>
      <w:hyperlink w:history="1" w:anchor="VersionAuthorizationReceived">
        <w:r w:rsidR="002C5397">
          <w:rPr>
            <w:rStyle w:val="ac"/>
          </w:rPr>
          <w:t>VersionAuthorizationReceived</w:t>
        </w:r>
      </w:hyperlink>
      <w:r w:rsidRPr="00D277E1">
        <w:t>(lc</w:t>
      </w:r>
      <w:r w:rsidR="00354F88">
        <w:t>I</w:t>
      </w:r>
      <w:r w:rsidRPr="00D277E1">
        <w:t>d, k),</w:t>
      </w:r>
    </w:p>
    <w:p w:rsidRPr="00D277E1" w:rsidR="00D277E1" w:rsidP="000431E0" w:rsidRDefault="00D277E1">
      <w:pPr>
        <w:pStyle w:val="af7"/>
      </w:pPr>
      <w:r w:rsidRPr="00D277E1">
        <w:t xml:space="preserve">                           </w:t>
      </w:r>
      <w:r w:rsidR="00317D51">
        <w:rPr>
          <w:rFonts w:hint="eastAsia"/>
        </w:rPr>
        <w:t xml:space="preserve">     </w:t>
      </w:r>
      <w:r w:rsidRPr="00D277E1">
        <w:t xml:space="preserve">  </w:t>
      </w:r>
      <w:hyperlink w:history="1" w:anchor="VersionAuthorization">
        <w:r w:rsidR="002C5397">
          <w:rPr>
            <w:rStyle w:val="ac"/>
          </w:rPr>
          <w:t>VersionAuthorization</w:t>
        </w:r>
      </w:hyperlink>
      <w:r w:rsidRPr="00D277E1">
        <w:t>(lc</w:t>
      </w:r>
      <w:r w:rsidR="00354F88">
        <w:t>I</w:t>
      </w:r>
      <w:r w:rsidRPr="00D277E1">
        <w:t>d)</w:t>
      </w:r>
      <w:r w:rsidR="00354F88">
        <w:t>.C</w:t>
      </w:r>
      <w:r w:rsidRPr="00D277E1">
        <w:t>c</w:t>
      </w:r>
      <w:r w:rsidR="00354F88">
        <w:t>L</w:t>
      </w:r>
      <w:r w:rsidRPr="00D277E1">
        <w:t>oop</w:t>
      </w:r>
      <w:r w:rsidR="00354F88">
        <w:t>H</w:t>
      </w:r>
      <w:r w:rsidRPr="00D277E1">
        <w:t>our,</w:t>
      </w:r>
    </w:p>
    <w:p w:rsidRPr="00D277E1" w:rsidR="00D277E1" w:rsidP="000431E0" w:rsidRDefault="00D277E1">
      <w:pPr>
        <w:pStyle w:val="af7"/>
      </w:pPr>
      <w:r w:rsidRPr="00D277E1">
        <w:lastRenderedPageBreak/>
        <w:t xml:space="preserve">                   </w:t>
      </w:r>
      <w:r w:rsidR="00317D51">
        <w:rPr>
          <w:rFonts w:hint="eastAsia"/>
        </w:rPr>
        <w:t xml:space="preserve">     </w:t>
      </w:r>
      <w:r w:rsidRPr="00D277E1">
        <w:t xml:space="preserve">          </w:t>
      </w:r>
      <w:hyperlink w:history="1" w:anchor="ATPsetting">
        <w:r w:rsidR="00786D0B">
          <w:rPr>
            <w:rStyle w:val="ac"/>
          </w:rPr>
          <w:t>ATPsetting</w:t>
        </w:r>
      </w:hyperlink>
      <w:r w:rsidRPr="00D277E1">
        <w:t>.</w:t>
      </w:r>
      <w:r w:rsidR="0059345C">
        <w:t>VersionsValidityTime</w:t>
      </w:r>
      <w:r w:rsidRPr="00D277E1">
        <w:t>,</w:t>
      </w:r>
    </w:p>
    <w:p w:rsidRPr="00D277E1" w:rsidR="00D277E1" w:rsidP="000431E0" w:rsidRDefault="00D277E1">
      <w:pPr>
        <w:pStyle w:val="af7"/>
      </w:pPr>
      <w:r w:rsidRPr="00D277E1">
        <w:t xml:space="preserve">                 </w:t>
      </w:r>
      <w:r w:rsidR="00317D51">
        <w:rPr>
          <w:rFonts w:hint="eastAsia"/>
        </w:rPr>
        <w:t xml:space="preserve">     </w:t>
      </w:r>
      <w:r w:rsidRPr="00D277E1">
        <w:t xml:space="preserve">            </w:t>
      </w:r>
      <w:hyperlink w:history="1" w:anchor="LastVersionReportAge">
        <w:r w:rsidR="002C5397">
          <w:rPr>
            <w:rStyle w:val="ac"/>
          </w:rPr>
          <w:t>LastVersionReportAge</w:t>
        </w:r>
      </w:hyperlink>
      <w:r w:rsidRPr="00D277E1">
        <w:t>(</w:t>
      </w:r>
      <w:r>
        <w:rPr>
          <w:rFonts w:hint="eastAsia"/>
        </w:rPr>
        <w:t>lc</w:t>
      </w:r>
      <w:r w:rsidR="00354F88">
        <w:rPr>
          <w:rFonts w:hint="eastAsia"/>
        </w:rPr>
        <w:t>I</w:t>
      </w:r>
      <w:r>
        <w:rPr>
          <w:rFonts w:hint="eastAsia"/>
        </w:rPr>
        <w:t xml:space="preserve">d, </w:t>
      </w:r>
      <w:r w:rsidRPr="00D277E1">
        <w:t>k-1),</w:t>
      </w:r>
    </w:p>
    <w:p w:rsidR="006125E5" w:rsidP="000431E0" w:rsidRDefault="00D277E1">
      <w:pPr>
        <w:pStyle w:val="af7"/>
      </w:pPr>
      <w:r w:rsidRPr="00D277E1">
        <w:t xml:space="preserve">                </w:t>
      </w:r>
      <w:r w:rsidR="00317D51">
        <w:rPr>
          <w:rFonts w:hint="eastAsia"/>
        </w:rPr>
        <w:t xml:space="preserve">     </w:t>
      </w:r>
      <w:r w:rsidRPr="00D277E1">
        <w:t xml:space="preserve">             k)</w:t>
      </w:r>
    </w:p>
    <w:p w:rsidR="00F4142C" w:rsidP="000C0D62" w:rsidRDefault="00F4142C">
      <w:pPr>
        <w:pStyle w:val="ReqtifyAltQ"/>
      </w:pPr>
      <w:r w:rsidRPr="008A1414">
        <w:t>#Category=Functional</w:t>
      </w:r>
    </w:p>
    <w:p w:rsidR="00F4142C" w:rsidP="000C0D62" w:rsidRDefault="00F4142C">
      <w:pPr>
        <w:pStyle w:val="ReqtifyAltQ"/>
      </w:pPr>
      <w:r w:rsidRPr="008A1414">
        <w:t>#Contribution</w:t>
      </w:r>
      <w:r>
        <w:t>=SIL4</w:t>
      </w:r>
    </w:p>
    <w:p w:rsidR="009328EA" w:rsidP="000C0D62" w:rsidRDefault="00F4142C">
      <w:pPr>
        <w:pStyle w:val="ReqtifyAltQ"/>
        <w:rPr>
          <w:ins w:author="常鸣" w:date="2014-07-03T14:27:00Z" w:id="3897"/>
        </w:rPr>
      </w:pPr>
      <w:del w:author="常鸣" w:date="2014-07-03T14:27:00Z" w:id="3898">
        <w:r w:rsidRPr="008A1414" w:rsidDel="009328EA">
          <w:delText>#S</w:delText>
        </w:r>
      </w:del>
      <w:ins w:author="常鸣" w:date="2014-07-03T14:27:00Z" w:id="3899">
        <w:r w:rsidR="009328EA">
          <w:t>#Allocation=ATP Software</w:t>
        </w:r>
      </w:ins>
      <w:ins w:author="常鸣" w:date="2014-07-03T14:47:00Z" w:id="3900">
        <w:r w:rsidR="002428AA">
          <w:rPr>
            <w:rFonts w:hint="eastAsia"/>
          </w:rPr>
          <w:t>, Vital Embedded Setting</w:t>
        </w:r>
      </w:ins>
    </w:p>
    <w:p w:rsidR="00F4142C" w:rsidP="000C0D62" w:rsidRDefault="009328EA">
      <w:pPr>
        <w:pStyle w:val="ReqtifyAltQ"/>
      </w:pPr>
      <w:ins w:author="常鸣" w:date="2014-07-03T14:27:00Z" w:id="3901">
        <w:r>
          <w:t>#S</w:t>
        </w:r>
      </w:ins>
      <w:r w:rsidRPr="008A1414" w:rsidR="00F4142C">
        <w:t>ource=</w:t>
      </w:r>
      <w:r w:rsidRPr="003D2990" w:rsidR="00F4142C">
        <w:t>[iTC_CC-SyAD-</w:t>
      </w:r>
      <w:r w:rsidRPr="003D2990" w:rsidR="00F4142C">
        <w:rPr>
          <w:rFonts w:hint="eastAsia"/>
        </w:rPr>
        <w:t>0</w:t>
      </w:r>
      <w:r w:rsidR="00F4142C">
        <w:rPr>
          <w:rFonts w:hint="eastAsia"/>
        </w:rPr>
        <w:t>378</w:t>
      </w:r>
      <w:r w:rsidRPr="003D2990" w:rsidR="00F4142C">
        <w:rPr>
          <w:rFonts w:hint="eastAsia"/>
        </w:rPr>
        <w:t>]</w:t>
      </w:r>
      <w:r w:rsidR="00F4142C">
        <w:rPr>
          <w:rFonts w:hint="eastAsia"/>
        </w:rPr>
        <w:t>, [</w:t>
      </w:r>
      <w:r w:rsidR="00F4142C">
        <w:t>iTC_CC_ATP_SwHA</w:t>
      </w:r>
      <w:r w:rsidRPr="00CA7F59" w:rsidR="00F4142C">
        <w:t>-0021</w:t>
      </w:r>
      <w:r w:rsidR="00F4142C">
        <w:rPr>
          <w:rFonts w:hint="eastAsia"/>
        </w:rPr>
        <w:t>]</w:t>
      </w:r>
      <w:r w:rsidR="00951B2F">
        <w:rPr>
          <w:rFonts w:hint="eastAsia"/>
        </w:rPr>
        <w:t>,</w:t>
      </w:r>
      <w:r w:rsidRPr="007245E9" w:rsidR="00951B2F">
        <w:rPr>
          <w:rFonts w:hint="eastAsia"/>
        </w:rPr>
        <w:t xml:space="preserve"> [</w:t>
      </w:r>
      <w:r w:rsidRPr="007245E9" w:rsidR="00951B2F">
        <w:t>iTC_CC_ATP_SwHA-0019</w:t>
      </w:r>
      <w:r w:rsidRPr="007245E9" w:rsidR="00951B2F">
        <w:rPr>
          <w:rFonts w:hint="eastAsia"/>
        </w:rPr>
        <w:t>]</w:t>
      </w:r>
    </w:p>
    <w:p w:rsidR="00F4142C" w:rsidP="000C0D62" w:rsidRDefault="00F4142C">
      <w:pPr>
        <w:pStyle w:val="ReqtifyAltQ"/>
      </w:pPr>
      <w:r w:rsidRPr="008A1414">
        <w:t>[End]</w:t>
      </w:r>
    </w:p>
    <w:p w:rsidR="00F4142C" w:rsidP="00C93484" w:rsidRDefault="00F4142C">
      <w:pPr>
        <w:pStyle w:val="Reqtify"/>
      </w:pPr>
    </w:p>
    <w:p w:rsidR="00F4142C" w:rsidP="00C93484" w:rsidRDefault="00F4142C">
      <w:pPr>
        <w:pStyle w:val="Reqtify"/>
      </w:pPr>
    </w:p>
    <w:p w:rsidR="00F4142C" w:rsidP="00F4142C" w:rsidRDefault="00F4142C">
      <w:pPr>
        <w:pStyle w:val="ReqtifyAltR"/>
      </w:pPr>
      <w:r>
        <w:t>[iTC_CC_ATP-SwRS-</w:t>
      </w:r>
      <w:r>
        <w:rPr>
          <w:rFonts w:hint="eastAsia"/>
        </w:rPr>
        <w:t>0453</w:t>
      </w:r>
      <w:r>
        <w:t>]</w:t>
      </w:r>
    </w:p>
    <w:p w:rsidR="00F4142C" w:rsidP="00C93484" w:rsidRDefault="002C5397">
      <w:pPr>
        <w:pStyle w:val="Reqtify"/>
      </w:pPr>
      <w:bookmarkStart w:name="LastVersionReportAge" w:id="3902"/>
      <w:r w:rsidRPr="00400EF6">
        <w:rPr>
          <w:rStyle w:val="aff2"/>
          <w:bCs w:val="0"/>
          <w:iCs w:val="0"/>
        </w:rPr>
        <w:t>LastVersionReportAge</w:t>
      </w:r>
      <w:bookmarkEnd w:id="3902"/>
      <w:r w:rsidR="00F4142C">
        <w:rPr>
          <w:rFonts w:hint="eastAsia"/>
        </w:rPr>
        <w:t>，记录从上次收到</w:t>
      </w:r>
      <w:r w:rsidR="00F4142C">
        <w:rPr>
          <w:rFonts w:hint="eastAsia"/>
        </w:rPr>
        <w:t>LC</w:t>
      </w:r>
      <w:r w:rsidR="00F4142C">
        <w:rPr>
          <w:rFonts w:hint="eastAsia"/>
        </w:rPr>
        <w:t>的版本信息到现在的时间。</w:t>
      </w:r>
    </w:p>
    <w:p w:rsidRPr="00D277E1" w:rsidR="00D277E1" w:rsidP="000431E0" w:rsidRDefault="00D277E1">
      <w:pPr>
        <w:pStyle w:val="af7"/>
      </w:pPr>
      <w:r w:rsidRPr="00D277E1">
        <w:t xml:space="preserve">def </w:t>
      </w:r>
      <w:hyperlink w:history="1" w:anchor="LastVersionReportAge">
        <w:r w:rsidR="002C5397">
          <w:rPr>
            <w:rStyle w:val="ac"/>
          </w:rPr>
          <w:t>LastVersionReportAge</w:t>
        </w:r>
      </w:hyperlink>
      <w:r w:rsidRPr="00D277E1">
        <w:t>(lc</w:t>
      </w:r>
      <w:r w:rsidR="00354F88">
        <w:t>I</w:t>
      </w:r>
      <w:r w:rsidRPr="00D277E1">
        <w:t>d, k):</w:t>
      </w:r>
    </w:p>
    <w:p w:rsidRPr="00D277E1" w:rsidR="00D277E1" w:rsidP="000431E0" w:rsidRDefault="00D277E1">
      <w:pPr>
        <w:pStyle w:val="af7"/>
      </w:pPr>
      <w:r w:rsidRPr="00D277E1">
        <w:t xml:space="preserve">    return Message</w:t>
      </w:r>
      <w:r w:rsidR="00354F88">
        <w:t>.</w:t>
      </w:r>
      <w:hyperlink w:history="1" w:anchor="LastAge">
        <w:r w:rsidR="00783A38">
          <w:rPr>
            <w:rStyle w:val="ac"/>
          </w:rPr>
          <w:t>LastAge</w:t>
        </w:r>
      </w:hyperlink>
      <w:r w:rsidRPr="00D277E1">
        <w:t>(</w:t>
      </w:r>
      <w:hyperlink w:history="1" w:anchor="VersionAuthorizationAvailable">
        <w:r w:rsidRPr="008930D3">
          <w:rPr>
            <w:rStyle w:val="ac"/>
          </w:rPr>
          <w:t>VersionAuthorizationAvailable</w:t>
        </w:r>
      </w:hyperlink>
      <w:r w:rsidRPr="00D277E1">
        <w:t>(lc</w:t>
      </w:r>
      <w:r w:rsidR="00354F88">
        <w:t>I</w:t>
      </w:r>
      <w:r w:rsidRPr="00D277E1">
        <w:t>d, k),</w:t>
      </w:r>
    </w:p>
    <w:p w:rsidRPr="00D277E1" w:rsidR="00D277E1" w:rsidP="000431E0" w:rsidRDefault="00D277E1">
      <w:pPr>
        <w:pStyle w:val="af7"/>
      </w:pPr>
      <w:r w:rsidRPr="00D277E1">
        <w:t xml:space="preserve">                            </w:t>
      </w:r>
      <w:hyperlink w:history="1" w:anchor="VersionAuthorization">
        <w:r w:rsidR="002C5397">
          <w:rPr>
            <w:rStyle w:val="ac"/>
          </w:rPr>
          <w:t>VersionAuthorization</w:t>
        </w:r>
      </w:hyperlink>
      <w:r w:rsidRPr="00D277E1">
        <w:t>(lc</w:t>
      </w:r>
      <w:r w:rsidR="00354F88">
        <w:t>I</w:t>
      </w:r>
      <w:r w:rsidRPr="00D277E1">
        <w:t>d)</w:t>
      </w:r>
      <w:r w:rsidR="00354F88">
        <w:t>.C</w:t>
      </w:r>
      <w:r w:rsidRPr="00D277E1">
        <w:t>c</w:t>
      </w:r>
      <w:r w:rsidR="00354F88">
        <w:t>L</w:t>
      </w:r>
      <w:r w:rsidRPr="00D277E1">
        <w:t>oop</w:t>
      </w:r>
      <w:r w:rsidR="00354F88">
        <w:t>H</w:t>
      </w:r>
      <w:r w:rsidRPr="00D277E1">
        <w:t>our,</w:t>
      </w:r>
    </w:p>
    <w:p w:rsidRPr="00D277E1" w:rsidR="00D277E1" w:rsidP="000431E0" w:rsidRDefault="00D277E1">
      <w:pPr>
        <w:pStyle w:val="af7"/>
      </w:pPr>
      <w:r w:rsidRPr="00D277E1">
        <w:t xml:space="preserve">                            </w:t>
      </w:r>
      <w:hyperlink w:history="1" w:anchor="LastVersionReportAge">
        <w:r w:rsidR="002C5397">
          <w:rPr>
            <w:rStyle w:val="ac"/>
          </w:rPr>
          <w:t>LastVersionReportAge</w:t>
        </w:r>
      </w:hyperlink>
      <w:r w:rsidRPr="00D277E1">
        <w:t>(</w:t>
      </w:r>
      <w:r>
        <w:rPr>
          <w:rFonts w:hint="eastAsia"/>
        </w:rPr>
        <w:t>lc</w:t>
      </w:r>
      <w:r w:rsidR="00354F88">
        <w:rPr>
          <w:rFonts w:hint="eastAsia"/>
        </w:rPr>
        <w:t>I</w:t>
      </w:r>
      <w:r>
        <w:rPr>
          <w:rFonts w:hint="eastAsia"/>
        </w:rPr>
        <w:t xml:space="preserve">d, </w:t>
      </w:r>
      <w:r w:rsidRPr="00D277E1">
        <w:t>k-1),</w:t>
      </w:r>
    </w:p>
    <w:p w:rsidR="00D277E1" w:rsidP="000431E0" w:rsidRDefault="00D277E1">
      <w:pPr>
        <w:pStyle w:val="af7"/>
      </w:pPr>
      <w:r w:rsidRPr="00D277E1">
        <w:t xml:space="preserve">                            k)</w:t>
      </w:r>
    </w:p>
    <w:p w:rsidRPr="008A1414" w:rsidR="00F4142C" w:rsidP="000C0D62" w:rsidRDefault="00F4142C">
      <w:pPr>
        <w:pStyle w:val="ReqtifyAltQ"/>
      </w:pPr>
      <w:r w:rsidRPr="008A1414">
        <w:t>#Category=Functional</w:t>
      </w:r>
    </w:p>
    <w:p w:rsidRPr="008A1414" w:rsidR="00F4142C" w:rsidP="000C0D62" w:rsidRDefault="00F4142C">
      <w:pPr>
        <w:pStyle w:val="ReqtifyAltQ"/>
      </w:pPr>
      <w:r w:rsidRPr="008A1414">
        <w:t>#Contribution</w:t>
      </w:r>
      <w:r>
        <w:t>=SIL4</w:t>
      </w:r>
    </w:p>
    <w:p w:rsidR="009328EA" w:rsidP="000C0D62" w:rsidRDefault="00F4142C">
      <w:pPr>
        <w:pStyle w:val="ReqtifyAltQ"/>
        <w:rPr>
          <w:ins w:author="常鸣" w:date="2014-07-03T14:27:00Z" w:id="3903"/>
        </w:rPr>
      </w:pPr>
      <w:del w:author="常鸣" w:date="2014-07-03T14:27:00Z" w:id="3904">
        <w:r w:rsidRPr="008A1414" w:rsidDel="009328EA">
          <w:delText>#S</w:delText>
        </w:r>
      </w:del>
      <w:ins w:author="常鸣" w:date="2014-07-03T14:27:00Z" w:id="3905">
        <w:r w:rsidR="009328EA">
          <w:t>#Allocation=ATP Software</w:t>
        </w:r>
      </w:ins>
    </w:p>
    <w:p w:rsidRPr="008A1414" w:rsidR="00F4142C" w:rsidP="000C0D62" w:rsidRDefault="009328EA">
      <w:pPr>
        <w:pStyle w:val="ReqtifyAltQ"/>
      </w:pPr>
      <w:ins w:author="常鸣" w:date="2014-07-03T14:27:00Z" w:id="3906">
        <w:r>
          <w:t>#S</w:t>
        </w:r>
      </w:ins>
      <w:r w:rsidRPr="008A1414" w:rsidR="00F4142C">
        <w:t>ource=</w:t>
      </w:r>
      <w:r w:rsidRPr="003D2990" w:rsidR="00F4142C">
        <w:t>[iTC_CC-SyAD-</w:t>
      </w:r>
      <w:r w:rsidRPr="003D2990" w:rsidR="00F4142C">
        <w:rPr>
          <w:rFonts w:hint="eastAsia"/>
        </w:rPr>
        <w:t>0</w:t>
      </w:r>
      <w:r w:rsidR="00F4142C">
        <w:rPr>
          <w:rFonts w:hint="eastAsia"/>
        </w:rPr>
        <w:t>378</w:t>
      </w:r>
      <w:r w:rsidRPr="003D2990" w:rsidR="00F4142C">
        <w:rPr>
          <w:rFonts w:hint="eastAsia"/>
        </w:rPr>
        <w:t>]</w:t>
      </w:r>
    </w:p>
    <w:p w:rsidRPr="008A1414" w:rsidR="00F4142C" w:rsidP="000C0D62" w:rsidRDefault="00F4142C">
      <w:pPr>
        <w:pStyle w:val="ReqtifyAltQ"/>
      </w:pPr>
      <w:r w:rsidRPr="008A1414">
        <w:t>[End]</w:t>
      </w:r>
    </w:p>
    <w:p w:rsidR="00F4142C" w:rsidP="00C93484" w:rsidRDefault="00F4142C">
      <w:pPr>
        <w:pStyle w:val="Reqtify"/>
      </w:pPr>
    </w:p>
    <w:p w:rsidR="00F4142C" w:rsidP="00C93484" w:rsidRDefault="00F4142C">
      <w:pPr>
        <w:pStyle w:val="Reqtify"/>
      </w:pPr>
    </w:p>
    <w:p w:rsidR="00F4142C" w:rsidP="00F4142C" w:rsidRDefault="00F4142C">
      <w:pPr>
        <w:pStyle w:val="ReqtifyAltR"/>
      </w:pPr>
      <w:r>
        <w:t>[iTC_CC_ATP-SwRS-</w:t>
      </w:r>
      <w:r>
        <w:rPr>
          <w:rFonts w:hint="eastAsia"/>
        </w:rPr>
        <w:t>0104</w:t>
      </w:r>
      <w:r>
        <w:t>]</w:t>
      </w:r>
    </w:p>
    <w:p w:rsidR="006125E5" w:rsidP="00C93484" w:rsidRDefault="00C02146">
      <w:pPr>
        <w:pStyle w:val="Reqtify"/>
      </w:pPr>
      <w:bookmarkStart w:name="ReceivedVersionMessages" w:id="3907"/>
      <w:r w:rsidRPr="00400EF6">
        <w:rPr>
          <w:rStyle w:val="aff2"/>
          <w:bCs w:val="0"/>
          <w:iCs w:val="0"/>
        </w:rPr>
        <w:t>ReceivedVersionMessages</w:t>
      </w:r>
      <w:bookmarkEnd w:id="3907"/>
      <w:r w:rsidR="00F4142C">
        <w:rPr>
          <w:rFonts w:hint="eastAsia"/>
        </w:rPr>
        <w:t>，用于存储从</w:t>
      </w:r>
      <w:r w:rsidR="00F4142C">
        <w:rPr>
          <w:rFonts w:hint="eastAsia"/>
        </w:rPr>
        <w:t>LC</w:t>
      </w:r>
      <w:r w:rsidR="00F4142C">
        <w:rPr>
          <w:rFonts w:hint="eastAsia"/>
        </w:rPr>
        <w:t>收到的</w:t>
      </w:r>
      <w:r w:rsidR="00E17458">
        <w:rPr>
          <w:rStyle w:val="aff1"/>
        </w:rPr>
        <w:fldChar w:fldCharType="begin"/>
      </w:r>
      <w:r w:rsidR="00E17458">
        <w:instrText xml:space="preserve"> </w:instrText>
      </w:r>
      <w:r w:rsidR="00E17458">
        <w:rPr>
          <w:rFonts w:hint="eastAsia"/>
        </w:rPr>
        <w:instrText>REF MAX_ZC_NB \h</w:instrText>
      </w:r>
      <w:r w:rsidR="00E17458">
        <w:instrText xml:space="preserve"> </w:instrText>
      </w:r>
      <w:r w:rsidR="00E17458">
        <w:rPr>
          <w:rStyle w:val="aff1"/>
        </w:rPr>
      </w:r>
      <w:r w:rsidR="00E17458">
        <w:rPr>
          <w:rStyle w:val="aff1"/>
        </w:rPr>
        <w:fldChar w:fldCharType="separate"/>
      </w:r>
      <w:r w:rsidRPr="00190111" w:rsidR="00DE178B">
        <w:rPr>
          <w:rStyle w:val="aff1"/>
          <w:rFonts w:hint="eastAsia"/>
        </w:rPr>
        <w:t>MA</w:t>
      </w:r>
      <w:r w:rsidRPr="00A70440" w:rsidR="00DE178B">
        <w:rPr>
          <w:rStyle w:val="aff1"/>
          <w:rFonts w:hint="eastAsia"/>
        </w:rPr>
        <w:t>X_</w:t>
      </w:r>
      <w:r w:rsidRPr="00A70440" w:rsidR="00DE178B">
        <w:rPr>
          <w:rStyle w:val="aff1"/>
        </w:rPr>
        <w:t>ZC</w:t>
      </w:r>
      <w:r w:rsidRPr="00A70440" w:rsidR="00DE178B">
        <w:rPr>
          <w:rStyle w:val="aff1"/>
          <w:rFonts w:hint="eastAsia"/>
        </w:rPr>
        <w:t>_</w:t>
      </w:r>
      <w:r w:rsidRPr="00190111" w:rsidR="00DE178B">
        <w:rPr>
          <w:rStyle w:val="aff1"/>
          <w:rFonts w:hint="eastAsia"/>
        </w:rPr>
        <w:t>NB</w:t>
      </w:r>
      <w:r w:rsidR="00E17458">
        <w:rPr>
          <w:rStyle w:val="aff1"/>
        </w:rPr>
        <w:fldChar w:fldCharType="end"/>
      </w:r>
      <w:r w:rsidR="00F4142C">
        <w:rPr>
          <w:rFonts w:hint="eastAsia"/>
        </w:rPr>
        <w:t>个</w:t>
      </w:r>
      <w:r w:rsidR="00F4142C">
        <w:rPr>
          <w:rFonts w:hint="eastAsia"/>
        </w:rPr>
        <w:t>ZC</w:t>
      </w:r>
      <w:r w:rsidR="00F4142C">
        <w:rPr>
          <w:rFonts w:hint="eastAsia"/>
        </w:rPr>
        <w:t>区的授权信息</w:t>
      </w:r>
      <w:r w:rsidR="00E81093">
        <w:rPr>
          <w:rFonts w:hint="eastAsia"/>
        </w:rPr>
        <w:t>。</w:t>
      </w:r>
      <w:r w:rsidR="00712802">
        <w:rPr>
          <w:rFonts w:hint="eastAsia"/>
        </w:rPr>
        <w:t>由于每个</w:t>
      </w:r>
      <w:r w:rsidR="00712802">
        <w:rPr>
          <w:rFonts w:hint="eastAsia"/>
        </w:rPr>
        <w:t>ZC</w:t>
      </w:r>
      <w:r w:rsidR="00712802">
        <w:rPr>
          <w:rFonts w:hint="eastAsia"/>
        </w:rPr>
        <w:t>分属不同的</w:t>
      </w:r>
      <w:r w:rsidR="00712802">
        <w:rPr>
          <w:rFonts w:hint="eastAsia"/>
        </w:rPr>
        <w:t>LC</w:t>
      </w:r>
      <w:r w:rsidR="0036691E">
        <w:rPr>
          <w:rFonts w:hint="eastAsia"/>
        </w:rPr>
        <w:t>管理</w:t>
      </w:r>
      <w:r w:rsidR="00712802">
        <w:rPr>
          <w:rFonts w:hint="eastAsia"/>
        </w:rPr>
        <w:t>，因此收到特定的</w:t>
      </w:r>
      <w:r w:rsidR="00712802">
        <w:rPr>
          <w:rFonts w:hint="eastAsia"/>
        </w:rPr>
        <w:t>LC</w:t>
      </w:r>
      <w:r w:rsidR="00712802">
        <w:rPr>
          <w:rFonts w:hint="eastAsia"/>
        </w:rPr>
        <w:t>消息时应仅更新其所对应</w:t>
      </w:r>
      <w:r w:rsidR="00712802">
        <w:rPr>
          <w:rFonts w:hint="eastAsia"/>
        </w:rPr>
        <w:t>ZC</w:t>
      </w:r>
      <w:r w:rsidR="00712802">
        <w:rPr>
          <w:rFonts w:hint="eastAsia"/>
        </w:rPr>
        <w:t>的版本授权状态</w:t>
      </w:r>
      <w:r w:rsidR="00D749BB">
        <w:rPr>
          <w:rFonts w:hint="eastAsia"/>
        </w:rPr>
        <w:t>。</w:t>
      </w:r>
    </w:p>
    <w:p w:rsidR="00D749BB" w:rsidP="00C93484" w:rsidRDefault="00D749BB">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69"/>
        <w:gridCol w:w="2970"/>
        <w:gridCol w:w="1931"/>
        <w:gridCol w:w="4116"/>
      </w:tblGrid>
      <w:tr w:rsidRPr="00D749BB" w:rsidR="00D749BB" w:rsidTr="00D749BB">
        <w:tc>
          <w:tcPr>
            <w:tcW w:w="1744" w:type="pct"/>
            <w:gridSpan w:val="2"/>
            <w:tcBorders>
              <w:top w:val="single" w:color="000000" w:sz="12" w:space="0"/>
              <w:bottom w:val="single" w:color="000000" w:sz="4" w:space="0"/>
            </w:tcBorders>
            <w:shd w:val="clear" w:color="auto" w:fill="E0E0E0"/>
          </w:tcPr>
          <w:p w:rsidRPr="00014ECC" w:rsidR="00D749BB" w:rsidP="00FA0FBB" w:rsidRDefault="00D749BB">
            <w:pPr>
              <w:pStyle w:val="af6"/>
            </w:pPr>
            <w:r w:rsidRPr="00014ECC">
              <w:rPr>
                <w:rFonts w:hint="eastAsia"/>
              </w:rPr>
              <w:t>Identification</w:t>
            </w:r>
          </w:p>
        </w:tc>
        <w:tc>
          <w:tcPr>
            <w:tcW w:w="1040" w:type="pct"/>
            <w:tcBorders>
              <w:top w:val="single" w:color="000000" w:sz="12" w:space="0"/>
              <w:bottom w:val="single" w:color="000000" w:sz="4" w:space="0"/>
            </w:tcBorders>
            <w:shd w:val="clear" w:color="auto" w:fill="E0E0E0"/>
          </w:tcPr>
          <w:p w:rsidRPr="00014ECC" w:rsidR="00D749BB" w:rsidP="00FA0FBB" w:rsidRDefault="00D749BB">
            <w:pPr>
              <w:pStyle w:val="af6"/>
            </w:pPr>
            <w:r w:rsidRPr="00014ECC">
              <w:t>Logical Type</w:t>
            </w:r>
          </w:p>
        </w:tc>
        <w:tc>
          <w:tcPr>
            <w:tcW w:w="2216" w:type="pct"/>
            <w:tcBorders>
              <w:top w:val="single" w:color="000000" w:sz="12" w:space="0"/>
              <w:bottom w:val="single" w:color="000000" w:sz="4" w:space="0"/>
            </w:tcBorders>
            <w:shd w:val="clear" w:color="auto" w:fill="E0E0E0"/>
          </w:tcPr>
          <w:p w:rsidRPr="00014ECC" w:rsidR="00D749BB" w:rsidP="00FA0FBB" w:rsidRDefault="00D749BB">
            <w:pPr>
              <w:pStyle w:val="af6"/>
            </w:pPr>
            <w:r w:rsidRPr="00014ECC">
              <w:rPr>
                <w:rFonts w:hint="eastAsia"/>
              </w:rPr>
              <w:t>Description</w:t>
            </w:r>
          </w:p>
        </w:tc>
      </w:tr>
      <w:tr w:rsidRPr="00D749BB" w:rsidR="00D749BB" w:rsidTr="00D749BB">
        <w:tc>
          <w:tcPr>
            <w:tcW w:w="1744" w:type="pct"/>
            <w:gridSpan w:val="2"/>
            <w:tcBorders>
              <w:top w:val="single" w:color="000000" w:sz="4" w:space="0"/>
            </w:tcBorders>
          </w:tcPr>
          <w:p w:rsidRPr="00D749BB" w:rsidR="00D749BB" w:rsidP="00591D6B" w:rsidRDefault="00D749BB">
            <w:pPr>
              <w:pStyle w:val="AltB0"/>
              <w:rPr>
                <w:rStyle w:val="DATATYPE"/>
              </w:rPr>
            </w:pPr>
            <w:bookmarkStart w:name="ST_VERSION_RCV" w:id="3908"/>
            <w:r w:rsidRPr="00D749BB">
              <w:rPr>
                <w:rStyle w:val="DATATYPE"/>
                <w:rFonts w:hint="eastAsia"/>
              </w:rPr>
              <w:t>ST_VERSION_RCV</w:t>
            </w:r>
            <w:bookmarkEnd w:id="3908"/>
          </w:p>
        </w:tc>
        <w:tc>
          <w:tcPr>
            <w:tcW w:w="1040" w:type="pct"/>
            <w:tcBorders>
              <w:top w:val="single" w:color="000000" w:sz="4" w:space="0"/>
            </w:tcBorders>
            <w:shd w:val="clear" w:color="auto" w:fill="auto"/>
          </w:tcPr>
          <w:p w:rsidRPr="00D749BB" w:rsidR="00D749BB" w:rsidP="00591D6B" w:rsidRDefault="00D749BB">
            <w:pPr>
              <w:pStyle w:val="AltB0"/>
            </w:pPr>
          </w:p>
        </w:tc>
        <w:tc>
          <w:tcPr>
            <w:tcW w:w="2216" w:type="pct"/>
            <w:tcBorders>
              <w:top w:val="single" w:color="000000" w:sz="4" w:space="0"/>
            </w:tcBorders>
            <w:shd w:val="clear" w:color="auto" w:fill="auto"/>
          </w:tcPr>
          <w:p w:rsidRPr="00D749BB" w:rsidR="00D749BB" w:rsidP="00591D6B" w:rsidRDefault="00D749BB">
            <w:pPr>
              <w:pStyle w:val="AltB0"/>
            </w:pPr>
          </w:p>
        </w:tc>
      </w:tr>
      <w:tr w:rsidRPr="00D749BB" w:rsidR="00D749BB" w:rsidTr="00D749BB">
        <w:tc>
          <w:tcPr>
            <w:tcW w:w="145" w:type="pct"/>
          </w:tcPr>
          <w:p w:rsidRPr="00D749BB" w:rsidR="00D749BB" w:rsidP="00591D6B" w:rsidRDefault="00D749BB">
            <w:pPr>
              <w:pStyle w:val="AltB0"/>
            </w:pPr>
          </w:p>
        </w:tc>
        <w:tc>
          <w:tcPr>
            <w:tcW w:w="1599" w:type="pct"/>
            <w:shd w:val="clear" w:color="auto" w:fill="auto"/>
          </w:tcPr>
          <w:p w:rsidRPr="00D749BB" w:rsidR="00D749BB" w:rsidP="00591D6B" w:rsidRDefault="00D749BB">
            <w:pPr>
              <w:pStyle w:val="AltB0"/>
            </w:pPr>
            <w:r w:rsidRPr="00D749BB">
              <w:rPr>
                <w:rFonts w:hint="eastAsia"/>
              </w:rPr>
              <w:t>ValidityTime</w:t>
            </w:r>
          </w:p>
        </w:tc>
        <w:tc>
          <w:tcPr>
            <w:tcW w:w="1040" w:type="pct"/>
            <w:shd w:val="clear" w:color="auto" w:fill="auto"/>
          </w:tcPr>
          <w:p w:rsidRPr="00D749BB" w:rsidR="00D749BB" w:rsidP="00591D6B" w:rsidRDefault="00D749BB">
            <w:pPr>
              <w:pStyle w:val="AltB0"/>
            </w:pPr>
            <w:r w:rsidRPr="00D749BB">
              <w:fldChar w:fldCharType="begin"/>
            </w:r>
            <w:r w:rsidRPr="00D749BB">
              <w:instrText xml:space="preserve"> </w:instrText>
            </w:r>
            <w:r w:rsidRPr="00D749BB">
              <w:rPr>
                <w:rFonts w:hint="eastAsia"/>
              </w:rPr>
              <w:instrText>REF NUMERIC_32 \h</w:instrText>
            </w:r>
            <w:r w:rsidRPr="00D749BB">
              <w:instrText xml:space="preserve"> </w:instrText>
            </w:r>
            <w:r w:rsidR="002227F1">
              <w:instrText xml:space="preserve"> \* MERGEFORMAT </w:instrText>
            </w:r>
            <w:r w:rsidRPr="00D749BB">
              <w:fldChar w:fldCharType="separate"/>
            </w:r>
            <w:r w:rsidRPr="00190111" w:rsidR="00DE178B">
              <w:rPr>
                <w:rStyle w:val="DATATYPE"/>
              </w:rPr>
              <w:t>NUMERIC_32</w:t>
            </w:r>
            <w:r w:rsidRPr="00D749BB">
              <w:fldChar w:fldCharType="end"/>
            </w:r>
          </w:p>
        </w:tc>
        <w:tc>
          <w:tcPr>
            <w:tcW w:w="2216" w:type="pct"/>
            <w:shd w:val="clear" w:color="auto" w:fill="auto"/>
          </w:tcPr>
          <w:p w:rsidRPr="00D749BB" w:rsidR="00D749BB" w:rsidP="00591D6B" w:rsidRDefault="00D749BB">
            <w:pPr>
              <w:pStyle w:val="AltB0"/>
            </w:pPr>
            <w:r w:rsidRPr="00D749BB">
              <w:rPr>
                <w:rFonts w:hint="eastAsia"/>
              </w:rPr>
              <w:t>版本</w:t>
            </w:r>
            <w:r>
              <w:rPr>
                <w:rFonts w:hint="eastAsia"/>
              </w:rPr>
              <w:t>授权</w:t>
            </w:r>
            <w:r w:rsidRPr="00D749BB">
              <w:rPr>
                <w:rFonts w:hint="eastAsia"/>
              </w:rPr>
              <w:t>信息</w:t>
            </w:r>
            <w:r>
              <w:rPr>
                <w:rFonts w:hint="eastAsia"/>
              </w:rPr>
              <w:t>过期时间</w:t>
            </w:r>
          </w:p>
        </w:tc>
      </w:tr>
      <w:tr w:rsidRPr="00D749BB" w:rsidR="00D749BB" w:rsidTr="00D749BB">
        <w:tc>
          <w:tcPr>
            <w:tcW w:w="145" w:type="pct"/>
          </w:tcPr>
          <w:p w:rsidRPr="00D749BB" w:rsidR="00D749BB" w:rsidP="00591D6B" w:rsidRDefault="00D749BB">
            <w:pPr>
              <w:pStyle w:val="AltB0"/>
            </w:pPr>
          </w:p>
        </w:tc>
        <w:tc>
          <w:tcPr>
            <w:tcW w:w="1599" w:type="pct"/>
            <w:shd w:val="clear" w:color="auto" w:fill="auto"/>
          </w:tcPr>
          <w:p w:rsidRPr="00D749BB" w:rsidR="00D749BB" w:rsidP="00591D6B" w:rsidRDefault="00D749BB">
            <w:pPr>
              <w:pStyle w:val="AltB0"/>
            </w:pPr>
            <w:r w:rsidRPr="002227F1">
              <w:rPr>
                <w:rFonts w:hint="eastAsia"/>
              </w:rPr>
              <w:t>VitalAuthorization</w:t>
            </w:r>
            <w:r w:rsidRPr="00D749BB">
              <w:rPr>
                <w:rFonts w:hint="eastAsia"/>
              </w:rPr>
              <w:t>[</w:t>
            </w:r>
            <w:r w:rsidR="00E17458">
              <w:rPr>
                <w:color w:val="984806"/>
              </w:rPr>
              <w:fldChar w:fldCharType="begin"/>
            </w:r>
            <w:r w:rsidR="00E17458">
              <w:instrText xml:space="preserve"> </w:instrText>
            </w:r>
            <w:r w:rsidR="00E17458">
              <w:rPr>
                <w:rFonts w:hint="eastAsia"/>
              </w:rPr>
              <w:instrText>REF MAX_ZC_NB \h</w:instrText>
            </w:r>
            <w:r w:rsidR="00E17458">
              <w:instrText xml:space="preserve"> </w:instrText>
            </w:r>
            <w:r w:rsidR="00E17458">
              <w:rPr>
                <w:color w:val="984806"/>
              </w:rPr>
            </w:r>
            <w:r w:rsidR="00E17458">
              <w:rPr>
                <w:color w:val="984806"/>
              </w:rPr>
              <w:fldChar w:fldCharType="separate"/>
            </w:r>
            <w:r w:rsidRPr="00190111" w:rsidR="00DE178B">
              <w:rPr>
                <w:rStyle w:val="aff1"/>
                <w:rFonts w:hint="eastAsia"/>
              </w:rPr>
              <w:t>MA</w:t>
            </w:r>
            <w:r w:rsidRPr="00A70440" w:rsidR="00DE178B">
              <w:rPr>
                <w:rStyle w:val="aff1"/>
                <w:rFonts w:hint="eastAsia"/>
              </w:rPr>
              <w:t>X_</w:t>
            </w:r>
            <w:r w:rsidRPr="00A70440" w:rsidR="00DE178B">
              <w:rPr>
                <w:rStyle w:val="aff1"/>
              </w:rPr>
              <w:t>ZC</w:t>
            </w:r>
            <w:r w:rsidRPr="00A70440" w:rsidR="00DE178B">
              <w:rPr>
                <w:rStyle w:val="aff1"/>
                <w:rFonts w:hint="eastAsia"/>
              </w:rPr>
              <w:t>_</w:t>
            </w:r>
            <w:r w:rsidRPr="00190111" w:rsidR="00DE178B">
              <w:rPr>
                <w:rStyle w:val="aff1"/>
                <w:rFonts w:hint="eastAsia"/>
              </w:rPr>
              <w:t>NB</w:t>
            </w:r>
            <w:r w:rsidR="00E17458">
              <w:rPr>
                <w:color w:val="984806"/>
              </w:rPr>
              <w:fldChar w:fldCharType="end"/>
            </w:r>
            <w:r w:rsidRPr="00D749BB">
              <w:rPr>
                <w:rFonts w:hint="eastAsia"/>
              </w:rPr>
              <w:t>]</w:t>
            </w:r>
          </w:p>
        </w:tc>
        <w:tc>
          <w:tcPr>
            <w:tcW w:w="1040" w:type="pct"/>
            <w:shd w:val="clear" w:color="auto" w:fill="auto"/>
          </w:tcPr>
          <w:p w:rsidRPr="00D749BB" w:rsidR="00D749BB" w:rsidP="00591D6B" w:rsidRDefault="00D749BB">
            <w:pPr>
              <w:pStyle w:val="AltB0"/>
            </w:pPr>
            <w:r w:rsidRPr="00D749BB">
              <w:fldChar w:fldCharType="begin"/>
            </w:r>
            <w:r w:rsidRPr="00D749BB">
              <w:instrText xml:space="preserve"> REF BOOLEAN \h </w:instrText>
            </w:r>
            <w:r w:rsidR="002227F1">
              <w:instrText xml:space="preserve"> \* MERGEFORMAT </w:instrText>
            </w:r>
            <w:r w:rsidRPr="00D749BB">
              <w:fldChar w:fldCharType="separate"/>
            </w:r>
            <w:r w:rsidRPr="00190111" w:rsidR="00DE178B">
              <w:rPr>
                <w:rStyle w:val="DATATYPE"/>
              </w:rPr>
              <w:t>BOOLEAN</w:t>
            </w:r>
            <w:r w:rsidRPr="00D749BB">
              <w:fldChar w:fldCharType="end"/>
            </w:r>
          </w:p>
        </w:tc>
        <w:tc>
          <w:tcPr>
            <w:tcW w:w="2216" w:type="pct"/>
            <w:shd w:val="clear" w:color="auto" w:fill="auto"/>
          </w:tcPr>
          <w:p w:rsidRPr="00D749BB" w:rsidR="00D749BB" w:rsidP="00591D6B" w:rsidRDefault="00D749BB">
            <w:pPr>
              <w:pStyle w:val="AltB0"/>
            </w:pPr>
            <w:r w:rsidRPr="00D749BB">
              <w:rPr>
                <w:rFonts w:hint="eastAsia"/>
              </w:rPr>
              <w:t>ZC</w:t>
            </w:r>
            <w:r w:rsidRPr="00D749BB">
              <w:rPr>
                <w:rFonts w:hint="eastAsia"/>
              </w:rPr>
              <w:t>区授权信息</w:t>
            </w:r>
          </w:p>
        </w:tc>
      </w:tr>
    </w:tbl>
    <w:p w:rsidR="00D749BB" w:rsidP="00C93484" w:rsidRDefault="00D749BB">
      <w:pPr>
        <w:pStyle w:val="Reqtify"/>
      </w:pPr>
    </w:p>
    <w:p w:rsidR="00D57C9F" w:rsidP="000431E0" w:rsidRDefault="00D57C9F">
      <w:pPr>
        <w:pStyle w:val="af7"/>
      </w:pPr>
      <w:r>
        <w:t xml:space="preserve">def </w:t>
      </w:r>
      <w:hyperlink w:history="1" w:anchor="ReceivedVersionMessages">
        <w:r w:rsidR="00C02146">
          <w:rPr>
            <w:rStyle w:val="ac"/>
          </w:rPr>
          <w:t>ReceivedVersionMessages</w:t>
        </w:r>
      </w:hyperlink>
      <w:r>
        <w:rPr>
          <w:color w:val="FF8000"/>
        </w:rPr>
        <w:t>(</w:t>
      </w:r>
      <w:r w:rsidR="00D749BB">
        <w:rPr>
          <w:rFonts w:hint="eastAsia"/>
        </w:rPr>
        <w:t>L</w:t>
      </w:r>
      <w:r>
        <w:t>c</w:t>
      </w:r>
      <w:r w:rsidR="00354F88">
        <w:t>I</w:t>
      </w:r>
      <w:r>
        <w:t>d</w:t>
      </w:r>
      <w:r>
        <w:rPr>
          <w:color w:val="FF8000"/>
        </w:rPr>
        <w:t>,</w:t>
      </w:r>
      <w:r>
        <w:t xml:space="preserve"> k</w:t>
      </w:r>
      <w:r>
        <w:rPr>
          <w:color w:val="FF8000"/>
        </w:rPr>
        <w:t>)</w:t>
      </w:r>
      <w:r>
        <w:t>:</w:t>
      </w:r>
    </w:p>
    <w:p w:rsidRPr="0096417F" w:rsidR="0096417F" w:rsidP="000431E0" w:rsidRDefault="0096417F">
      <w:pPr>
        <w:pStyle w:val="af7"/>
      </w:pPr>
      <w:r w:rsidRPr="0096417F">
        <w:t xml:space="preserve">    if (Initialization):</w:t>
      </w:r>
    </w:p>
    <w:p w:rsidR="0096417F" w:rsidP="000431E0" w:rsidRDefault="0096417F">
      <w:pPr>
        <w:pStyle w:val="af7"/>
      </w:pPr>
      <w:r w:rsidRPr="0096417F">
        <w:t xml:space="preserve">        ReceivedVersionMessages = </w:t>
      </w:r>
      <w:r w:rsidRPr="0096417F">
        <w:rPr>
          <w:rStyle w:val="aff1"/>
        </w:rPr>
        <w:t>None</w:t>
      </w:r>
    </w:p>
    <w:p w:rsidR="00D57C9F" w:rsidP="000431E0" w:rsidRDefault="00D57C9F">
      <w:pPr>
        <w:pStyle w:val="af7"/>
      </w:pPr>
      <w:r>
        <w:t xml:space="preserve">    </w:t>
      </w:r>
      <w:r w:rsidR="0096417F">
        <w:rPr>
          <w:rFonts w:hint="eastAsia"/>
        </w:rPr>
        <w:t>el</w:t>
      </w:r>
      <w:r>
        <w:t xml:space="preserve">if </w:t>
      </w:r>
      <w:r>
        <w:rPr>
          <w:color w:val="FF8000"/>
        </w:rPr>
        <w:t>(</w:t>
      </w:r>
      <w:hyperlink w:history="1" w:anchor="VersionAuthorizationAvailable">
        <w:r w:rsidRPr="008930D3" w:rsidR="008930D3">
          <w:rPr>
            <w:rStyle w:val="ac"/>
          </w:rPr>
          <w:t>VersionAuthorizationAvailable</w:t>
        </w:r>
      </w:hyperlink>
      <w:r>
        <w:rPr>
          <w:color w:val="FF8000"/>
        </w:rPr>
        <w:t>(</w:t>
      </w:r>
      <w:r w:rsidR="00D749BB">
        <w:rPr>
          <w:rFonts w:hint="eastAsia"/>
        </w:rPr>
        <w:t>L</w:t>
      </w:r>
      <w:r>
        <w:t>c</w:t>
      </w:r>
      <w:r w:rsidR="00354F88">
        <w:t>I</w:t>
      </w:r>
      <w:r>
        <w:t>d</w:t>
      </w:r>
      <w:r>
        <w:rPr>
          <w:color w:val="FF8000"/>
        </w:rPr>
        <w:t>,</w:t>
      </w:r>
      <w:r>
        <w:t xml:space="preserve"> k</w:t>
      </w:r>
      <w:r>
        <w:rPr>
          <w:color w:val="FF8000"/>
        </w:rPr>
        <w:t>))</w:t>
      </w:r>
      <w:r>
        <w:t>:</w:t>
      </w:r>
    </w:p>
    <w:p w:rsidR="00D57C9F" w:rsidP="000431E0" w:rsidRDefault="00D57C9F">
      <w:pPr>
        <w:pStyle w:val="af7"/>
      </w:pPr>
      <w:r>
        <w:t xml:space="preserve">        if </w:t>
      </w:r>
      <w:r>
        <w:rPr>
          <w:color w:val="FF8000"/>
        </w:rPr>
        <w:t>(</w:t>
      </w:r>
      <w:r>
        <w:t>Message.</w:t>
      </w:r>
      <w:hyperlink w:history="1" w:anchor="ReplyLocalCC">
        <w:r w:rsidR="001C16B4">
          <w:rPr>
            <w:rStyle w:val="ac"/>
          </w:rPr>
          <w:t>ReplyLocalCC</w:t>
        </w:r>
      </w:hyperlink>
      <w:r>
        <w:rPr>
          <w:color w:val="FF8000"/>
        </w:rPr>
        <w:t>(</w:t>
      </w:r>
      <w:hyperlink w:history="1" w:anchor="VersionAuthorization">
        <w:r w:rsidR="002C5397">
          <w:rPr>
            <w:rStyle w:val="ac"/>
          </w:rPr>
          <w:t>VersionAuthorization</w:t>
        </w:r>
      </w:hyperlink>
      <w:r>
        <w:rPr>
          <w:color w:val="FF8000"/>
        </w:rPr>
        <w:t>(</w:t>
      </w:r>
      <w:r w:rsidR="00D749BB">
        <w:rPr>
          <w:rFonts w:hint="eastAsia"/>
        </w:rPr>
        <w:t>L</w:t>
      </w:r>
      <w:r>
        <w:t>c</w:t>
      </w:r>
      <w:r w:rsidR="00354F88">
        <w:t>I</w:t>
      </w:r>
      <w:r>
        <w:t>d</w:t>
      </w:r>
      <w:r>
        <w:rPr>
          <w:color w:val="FF8000"/>
        </w:rPr>
        <w:t>)</w:t>
      </w:r>
      <w:r w:rsidR="00354F88">
        <w:t>.C</w:t>
      </w:r>
      <w:r>
        <w:t>c</w:t>
      </w:r>
      <w:r w:rsidR="00354F88">
        <w:t>L</w:t>
      </w:r>
      <w:r>
        <w:t>oop</w:t>
      </w:r>
      <w:r w:rsidR="00354F88">
        <w:t>H</w:t>
      </w:r>
      <w:r>
        <w:t>our</w:t>
      </w:r>
      <w:r>
        <w:rPr>
          <w:color w:val="FF8000"/>
        </w:rPr>
        <w:t>))</w:t>
      </w:r>
      <w:r>
        <w:t>:</w:t>
      </w:r>
    </w:p>
    <w:p w:rsidR="00D57C9F" w:rsidP="000431E0" w:rsidRDefault="00D57C9F">
      <w:pPr>
        <w:pStyle w:val="af7"/>
      </w:pPr>
      <w:r>
        <w:t xml:space="preserve">            </w:t>
      </w:r>
      <w:r w:rsidR="00D749BB">
        <w:rPr>
          <w:rFonts w:hint="eastAsia"/>
        </w:rPr>
        <w:t>N</w:t>
      </w:r>
      <w:r>
        <w:t>ew</w:t>
      </w:r>
      <w:r w:rsidR="00354F88">
        <w:t>V</w:t>
      </w:r>
      <w:r>
        <w:t xml:space="preserve">alidity </w:t>
      </w:r>
      <w:r>
        <w:rPr>
          <w:color w:val="FF8000"/>
        </w:rPr>
        <w:t>=</w:t>
      </w:r>
      <w:r>
        <w:t xml:space="preserve"> </w:t>
      </w:r>
      <w:r>
        <w:rPr>
          <w:color w:val="FF8000"/>
        </w:rPr>
        <w:t>(</w:t>
      </w:r>
      <w:hyperlink w:history="1" w:anchor="VersionAuthorization">
        <w:r w:rsidR="002C5397">
          <w:rPr>
            <w:rStyle w:val="ac"/>
          </w:rPr>
          <w:t>VersionAuthorization</w:t>
        </w:r>
      </w:hyperlink>
      <w:r>
        <w:rPr>
          <w:color w:val="FF8000"/>
        </w:rPr>
        <w:t>(</w:t>
      </w:r>
      <w:r w:rsidR="00D749BB">
        <w:rPr>
          <w:rFonts w:hint="eastAsia"/>
        </w:rPr>
        <w:t>L</w:t>
      </w:r>
      <w:r>
        <w:t>c</w:t>
      </w:r>
      <w:r w:rsidR="00354F88">
        <w:t>I</w:t>
      </w:r>
      <w:r>
        <w:t>d</w:t>
      </w:r>
      <w:r>
        <w:rPr>
          <w:color w:val="FF8000"/>
        </w:rPr>
        <w:t>)</w:t>
      </w:r>
      <w:r w:rsidR="00354F88">
        <w:t>.C</w:t>
      </w:r>
      <w:r>
        <w:t>c</w:t>
      </w:r>
      <w:r w:rsidR="00354F88">
        <w:t>L</w:t>
      </w:r>
      <w:r>
        <w:t>oop</w:t>
      </w:r>
      <w:r w:rsidR="00354F88">
        <w:t>H</w:t>
      </w:r>
      <w:r>
        <w:t>our</w:t>
      </w:r>
    </w:p>
    <w:p w:rsidR="00D57C9F" w:rsidP="000431E0" w:rsidRDefault="00D57C9F">
      <w:pPr>
        <w:pStyle w:val="af7"/>
      </w:pPr>
      <w:r>
        <w:t xml:space="preserve">                      </w:t>
      </w:r>
      <w:r w:rsidR="007B5045">
        <w:rPr>
          <w:rFonts w:hint="eastAsia"/>
        </w:rPr>
        <w:t xml:space="preserve">  </w:t>
      </w:r>
      <w:r>
        <w:t xml:space="preserve">      </w:t>
      </w:r>
      <w:r>
        <w:rPr>
          <w:color w:val="FF8000"/>
        </w:rPr>
        <w:t>+</w:t>
      </w:r>
      <w:r>
        <w:t xml:space="preserve"> </w:t>
      </w:r>
      <w:hyperlink w:history="1" w:anchor="ATPsetting">
        <w:r w:rsidR="00786D0B">
          <w:rPr>
            <w:rStyle w:val="ac"/>
          </w:rPr>
          <w:t>ATPsetting</w:t>
        </w:r>
      </w:hyperlink>
      <w:r>
        <w:t>.</w:t>
      </w:r>
      <w:r w:rsidR="0059345C">
        <w:t>VersionsValidityTime</w:t>
      </w:r>
      <w:r>
        <w:rPr>
          <w:color w:val="FF8000"/>
        </w:rPr>
        <w:t>)</w:t>
      </w:r>
    </w:p>
    <w:p w:rsidR="00D57C9F" w:rsidP="000431E0" w:rsidRDefault="00D57C9F">
      <w:pPr>
        <w:pStyle w:val="af7"/>
      </w:pPr>
      <w:r>
        <w:lastRenderedPageBreak/>
        <w:t xml:space="preserve">        else:</w:t>
      </w:r>
    </w:p>
    <w:p w:rsidR="00D57C9F" w:rsidP="000431E0" w:rsidRDefault="00D57C9F">
      <w:pPr>
        <w:pStyle w:val="af7"/>
      </w:pPr>
      <w:r>
        <w:t xml:space="preserve">            </w:t>
      </w:r>
      <w:r w:rsidR="00D749BB">
        <w:rPr>
          <w:rFonts w:hint="eastAsia"/>
        </w:rPr>
        <w:t>N</w:t>
      </w:r>
      <w:r>
        <w:t>ew</w:t>
      </w:r>
      <w:r w:rsidR="00354F88">
        <w:t>V</w:t>
      </w:r>
      <w:r>
        <w:t>alidity</w:t>
      </w:r>
    </w:p>
    <w:p w:rsidR="00D57C9F" w:rsidP="000431E0" w:rsidRDefault="00D57C9F">
      <w:pPr>
        <w:pStyle w:val="af7"/>
      </w:pPr>
      <w:r>
        <w:t xml:space="preserve">            </w:t>
      </w:r>
      <w:r w:rsidR="004010ED">
        <w:rPr>
          <w:rFonts w:hint="eastAsia"/>
        </w:rPr>
        <w:t xml:space="preserve">    </w:t>
      </w:r>
      <w:r>
        <w:rPr>
          <w:color w:val="FF8000"/>
        </w:rPr>
        <w:t>=</w:t>
      </w:r>
      <w:r>
        <w:t xml:space="preserve"> </w:t>
      </w:r>
      <w:r>
        <w:rPr>
          <w:color w:val="FF8000"/>
        </w:rPr>
        <w:t>(</w:t>
      </w:r>
      <w:hyperlink w:history="1" w:anchor="ATPtime">
        <w:r w:rsidR="003B253D">
          <w:rPr>
            <w:rStyle w:val="ac"/>
          </w:rPr>
          <w:t>ATPtime</w:t>
        </w:r>
      </w:hyperlink>
      <w:r w:rsidR="00FC2B25">
        <w:rPr>
          <w:color w:val="FF8000"/>
        </w:rPr>
        <w:t>(k)</w:t>
      </w:r>
      <w:r>
        <w:t xml:space="preserve"> </w:t>
      </w:r>
      <w:r>
        <w:rPr>
          <w:color w:val="FF8000"/>
        </w:rPr>
        <w:t>+</w:t>
      </w:r>
      <w:r>
        <w:t xml:space="preserve"> </w:t>
      </w:r>
      <w:hyperlink w:history="1" w:anchor="ATPsetting">
        <w:r w:rsidR="00786D0B">
          <w:rPr>
            <w:rStyle w:val="ac"/>
          </w:rPr>
          <w:t>ATPsetting</w:t>
        </w:r>
      </w:hyperlink>
      <w:r>
        <w:t>.</w:t>
      </w:r>
      <w:r w:rsidR="0059345C">
        <w:t>VersionsValidityTime</w:t>
      </w:r>
    </w:p>
    <w:p w:rsidR="00D57C9F" w:rsidP="000431E0" w:rsidRDefault="00D57C9F">
      <w:pPr>
        <w:pStyle w:val="af7"/>
      </w:pPr>
      <w:r>
        <w:t xml:space="preserve">               </w:t>
      </w:r>
      <w:r w:rsidR="004010ED">
        <w:rPr>
          <w:rFonts w:hint="eastAsia"/>
        </w:rPr>
        <w:t xml:space="preserve">    </w:t>
      </w:r>
      <w:r>
        <w:rPr>
          <w:color w:val="FF8000"/>
        </w:rPr>
        <w:t>-</w:t>
      </w:r>
      <w:r>
        <w:t xml:space="preserve"> </w:t>
      </w:r>
      <w:r>
        <w:rPr>
          <w:color w:val="FF8000"/>
        </w:rPr>
        <w:t>(</w:t>
      </w:r>
      <w:hyperlink w:history="1" w:anchor="OtherATPmaxTime">
        <w:r w:rsidR="00497151">
          <w:rPr>
            <w:rStyle w:val="ac"/>
          </w:rPr>
          <w:t>OtherATPmaxTime</w:t>
        </w:r>
      </w:hyperlink>
      <w:r>
        <w:rPr>
          <w:color w:val="FF8000"/>
        </w:rPr>
        <w:t>(</w:t>
      </w:r>
      <w:r>
        <w:t>k</w:t>
      </w:r>
      <w:r>
        <w:rPr>
          <w:color w:val="FF8000"/>
        </w:rPr>
        <w:t>)</w:t>
      </w:r>
      <w:r>
        <w:t xml:space="preserve"> </w:t>
      </w:r>
      <w:r>
        <w:rPr>
          <w:color w:val="FF8000"/>
        </w:rPr>
        <w:t>-</w:t>
      </w:r>
      <w:r>
        <w:t xml:space="preserve"> </w:t>
      </w:r>
      <w:hyperlink w:history="1" w:anchor="VersionAuthorization">
        <w:r w:rsidR="002C5397">
          <w:rPr>
            <w:rStyle w:val="ac"/>
          </w:rPr>
          <w:t>VersionAuthorization</w:t>
        </w:r>
      </w:hyperlink>
      <w:r>
        <w:rPr>
          <w:color w:val="FF8000"/>
        </w:rPr>
        <w:t>(</w:t>
      </w:r>
      <w:r w:rsidR="00D749BB">
        <w:rPr>
          <w:rFonts w:hint="eastAsia"/>
        </w:rPr>
        <w:t>L</w:t>
      </w:r>
      <w:r>
        <w:t>c</w:t>
      </w:r>
      <w:r w:rsidR="00354F88">
        <w:t>I</w:t>
      </w:r>
      <w:r>
        <w:t>d</w:t>
      </w:r>
      <w:r>
        <w:rPr>
          <w:color w:val="FF8000"/>
        </w:rPr>
        <w:t>)</w:t>
      </w:r>
      <w:r w:rsidR="00354F88">
        <w:t>.C</w:t>
      </w:r>
      <w:r>
        <w:t>c</w:t>
      </w:r>
      <w:r w:rsidR="00354F88">
        <w:t>L</w:t>
      </w:r>
      <w:r>
        <w:t>oop</w:t>
      </w:r>
      <w:r w:rsidR="00354F88">
        <w:t>H</w:t>
      </w:r>
      <w:r>
        <w:t>our</w:t>
      </w:r>
      <w:r>
        <w:rPr>
          <w:color w:val="FF8000"/>
        </w:rPr>
        <w:t>))</w:t>
      </w:r>
    </w:p>
    <w:p w:rsidR="00D57C9F" w:rsidP="000431E0" w:rsidRDefault="00D57C9F">
      <w:pPr>
        <w:pStyle w:val="af7"/>
      </w:pPr>
      <w:r>
        <w:t xml:space="preserve">        for </w:t>
      </w:r>
      <w:r w:rsidR="00D749BB">
        <w:rPr>
          <w:rFonts w:hint="eastAsia"/>
        </w:rPr>
        <w:t>Z</w:t>
      </w:r>
      <w:r>
        <w:t>c</w:t>
      </w:r>
      <w:r w:rsidR="00354F88">
        <w:t>I</w:t>
      </w:r>
      <w:r>
        <w:t xml:space="preserve">d </w:t>
      </w:r>
      <w:r w:rsidRPr="00113E1C">
        <w:t>in</w:t>
      </w:r>
      <w:r>
        <w:t xml:space="preserve"> </w:t>
      </w:r>
      <w:hyperlink w:history="1" w:anchor="range">
        <w:r w:rsidRPr="003B2B37" w:rsidR="003B2B37">
          <w:rPr>
            <w:rStyle w:val="ac"/>
          </w:rPr>
          <w:t>range</w:t>
        </w:r>
      </w:hyperlink>
      <w:r>
        <w:rPr>
          <w:color w:val="FF8000"/>
        </w:rPr>
        <w:t>(</w:t>
      </w:r>
      <w:r>
        <w:rPr>
          <w:color w:val="800000"/>
        </w:rPr>
        <w:t>0</w:t>
      </w:r>
      <w:r>
        <w:rPr>
          <w:color w:val="FF8000"/>
        </w:rPr>
        <w:t>,</w:t>
      </w:r>
      <w:r>
        <w:t xml:space="preserve"> </w:t>
      </w:r>
      <w:r w:rsidR="00E17458">
        <w:rPr>
          <w:rStyle w:val="aff1"/>
        </w:rPr>
        <w:fldChar w:fldCharType="begin"/>
      </w:r>
      <w:r w:rsidR="00E17458">
        <w:instrText xml:space="preserve"> </w:instrText>
      </w:r>
      <w:r w:rsidR="00E17458">
        <w:rPr>
          <w:rFonts w:hint="eastAsia"/>
        </w:rPr>
        <w:instrText>REF MAX_ZC_NB \h</w:instrText>
      </w:r>
      <w:r w:rsidR="00E17458">
        <w:instrText xml:space="preserve"> </w:instrText>
      </w:r>
      <w:r w:rsidR="00E17458">
        <w:rPr>
          <w:rStyle w:val="aff1"/>
        </w:rPr>
      </w:r>
      <w:r w:rsidR="00E17458">
        <w:rPr>
          <w:rStyle w:val="aff1"/>
        </w:rPr>
        <w:fldChar w:fldCharType="separate"/>
      </w:r>
      <w:r w:rsidRPr="00190111" w:rsidR="00DE178B">
        <w:rPr>
          <w:rStyle w:val="aff1"/>
          <w:rFonts w:hint="eastAsia"/>
        </w:rPr>
        <w:t>MA</w:t>
      </w:r>
      <w:r w:rsidRPr="00A70440" w:rsidR="00DE178B">
        <w:rPr>
          <w:rStyle w:val="aff1"/>
          <w:rFonts w:hint="eastAsia"/>
        </w:rPr>
        <w:t>X_</w:t>
      </w:r>
      <w:r w:rsidRPr="00A70440" w:rsidR="00DE178B">
        <w:rPr>
          <w:rStyle w:val="aff1"/>
        </w:rPr>
        <w:t>ZC</w:t>
      </w:r>
      <w:r w:rsidRPr="00A70440" w:rsidR="00DE178B">
        <w:rPr>
          <w:rStyle w:val="aff1"/>
          <w:rFonts w:hint="eastAsia"/>
        </w:rPr>
        <w:t>_</w:t>
      </w:r>
      <w:r w:rsidRPr="00190111" w:rsidR="00DE178B">
        <w:rPr>
          <w:rStyle w:val="aff1"/>
          <w:rFonts w:hint="eastAsia"/>
        </w:rPr>
        <w:t>NB</w:t>
      </w:r>
      <w:r w:rsidR="00E17458">
        <w:rPr>
          <w:rStyle w:val="aff1"/>
        </w:rPr>
        <w:fldChar w:fldCharType="end"/>
      </w:r>
      <w:r>
        <w:rPr>
          <w:color w:val="FF8000"/>
        </w:rPr>
        <w:t>)</w:t>
      </w:r>
      <w:r>
        <w:t>:</w:t>
      </w:r>
    </w:p>
    <w:p w:rsidR="00D57C9F" w:rsidP="000431E0" w:rsidRDefault="00D57C9F">
      <w:pPr>
        <w:pStyle w:val="af7"/>
      </w:pPr>
      <w:r>
        <w:t xml:space="preserve">            if  </w:t>
      </w:r>
      <w:r>
        <w:rPr>
          <w:color w:val="FF8000"/>
        </w:rPr>
        <w:t>(</w:t>
      </w:r>
      <w:hyperlink w:history="1" w:anchor="TrackMap">
        <w:r w:rsidR="00C64E92">
          <w:rPr>
            <w:rStyle w:val="ac"/>
          </w:rPr>
          <w:t>TrackMap</w:t>
        </w:r>
      </w:hyperlink>
      <w:r w:rsidR="00354F88">
        <w:t>.Z</w:t>
      </w:r>
      <w:r>
        <w:t>c</w:t>
      </w:r>
      <w:r>
        <w:rPr>
          <w:color w:val="FF8000"/>
        </w:rPr>
        <w:t>[</w:t>
      </w:r>
      <w:r w:rsidR="00D749BB">
        <w:rPr>
          <w:rFonts w:hint="eastAsia"/>
        </w:rPr>
        <w:t>Z</w:t>
      </w:r>
      <w:r>
        <w:t>c</w:t>
      </w:r>
      <w:r w:rsidR="00354F88">
        <w:t>I</w:t>
      </w:r>
      <w:r>
        <w:t>d</w:t>
      </w:r>
      <w:r>
        <w:rPr>
          <w:color w:val="FF8000"/>
        </w:rPr>
        <w:t>]</w:t>
      </w:r>
      <w:r w:rsidR="00354F88">
        <w:t>.L</w:t>
      </w:r>
      <w:r>
        <w:t>c</w:t>
      </w:r>
      <w:r w:rsidR="00354F88">
        <w:t>I</w:t>
      </w:r>
      <w:r>
        <w:t xml:space="preserve">d </w:t>
      </w:r>
      <w:r>
        <w:rPr>
          <w:color w:val="FF8000"/>
        </w:rPr>
        <w:t>==</w:t>
      </w:r>
      <w:r>
        <w:t xml:space="preserve"> </w:t>
      </w:r>
      <w:r w:rsidR="00D749BB">
        <w:rPr>
          <w:rFonts w:hint="eastAsia"/>
        </w:rPr>
        <w:t>L</w:t>
      </w:r>
      <w:r>
        <w:t>c</w:t>
      </w:r>
      <w:r w:rsidR="00354F88">
        <w:t>I</w:t>
      </w:r>
      <w:r>
        <w:t>d</w:t>
      </w:r>
      <w:r>
        <w:rPr>
          <w:color w:val="FF8000"/>
        </w:rPr>
        <w:t>)</w:t>
      </w:r>
      <w:r>
        <w:t>:</w:t>
      </w:r>
    </w:p>
    <w:p w:rsidR="00D57C9F" w:rsidP="000431E0" w:rsidRDefault="00D57C9F">
      <w:pPr>
        <w:pStyle w:val="af7"/>
      </w:pPr>
      <w:r>
        <w:t xml:space="preserve">                </w:t>
      </w:r>
      <w:hyperlink w:history="1" w:anchor="ReceivedVersionMessages">
        <w:r w:rsidR="00C02146">
          <w:rPr>
            <w:rStyle w:val="ac"/>
          </w:rPr>
          <w:t>ReceivedVersionMessages</w:t>
        </w:r>
      </w:hyperlink>
      <w:r>
        <w:rPr>
          <w:color w:val="FF8000"/>
        </w:rPr>
        <w:t>[</w:t>
      </w:r>
      <w:r w:rsidR="00D749BB">
        <w:rPr>
          <w:rFonts w:hint="eastAsia"/>
        </w:rPr>
        <w:t>Z</w:t>
      </w:r>
      <w:r>
        <w:t>c</w:t>
      </w:r>
      <w:r w:rsidR="00354F88">
        <w:t>I</w:t>
      </w:r>
      <w:r>
        <w:t>d</w:t>
      </w:r>
      <w:r>
        <w:rPr>
          <w:color w:val="FF8000"/>
        </w:rPr>
        <w:t>]</w:t>
      </w:r>
      <w:r w:rsidR="00354F88">
        <w:t>.V</w:t>
      </w:r>
      <w:r>
        <w:t>ital</w:t>
      </w:r>
      <w:r w:rsidR="00354F88">
        <w:t>A</w:t>
      </w:r>
      <w:r>
        <w:t>uthorization</w:t>
      </w:r>
    </w:p>
    <w:p w:rsidR="00D57C9F" w:rsidP="000431E0" w:rsidRDefault="00D57C9F">
      <w:pPr>
        <w:pStyle w:val="af7"/>
      </w:pPr>
      <w:r>
        <w:t xml:space="preserve">                </w:t>
      </w:r>
      <w:r w:rsidR="004010ED">
        <w:rPr>
          <w:rFonts w:hint="eastAsia"/>
        </w:rPr>
        <w:t xml:space="preserve">    </w:t>
      </w:r>
      <w:r>
        <w:rPr>
          <w:color w:val="FF8000"/>
        </w:rPr>
        <w:t>=</w:t>
      </w:r>
      <w:r>
        <w:t xml:space="preserve"> </w:t>
      </w:r>
      <w:hyperlink w:history="1" w:anchor="VersionAuthorization">
        <w:r w:rsidR="002C5397">
          <w:rPr>
            <w:rStyle w:val="ac"/>
          </w:rPr>
          <w:t>VersionAuthorization</w:t>
        </w:r>
      </w:hyperlink>
      <w:r>
        <w:rPr>
          <w:color w:val="FF8000"/>
        </w:rPr>
        <w:t>(</w:t>
      </w:r>
      <w:r w:rsidR="00D749BB">
        <w:rPr>
          <w:rFonts w:hint="eastAsia"/>
        </w:rPr>
        <w:t>L</w:t>
      </w:r>
      <w:r>
        <w:t>c</w:t>
      </w:r>
      <w:r w:rsidR="00354F88">
        <w:t>I</w:t>
      </w:r>
      <w:r>
        <w:t>d</w:t>
      </w:r>
      <w:r>
        <w:rPr>
          <w:color w:val="FF8000"/>
        </w:rPr>
        <w:t>)</w:t>
      </w:r>
      <w:r w:rsidR="00354F88">
        <w:t>.V</w:t>
      </w:r>
      <w:r>
        <w:t>ital</w:t>
      </w:r>
      <w:r w:rsidR="00354F88">
        <w:t>A</w:t>
      </w:r>
      <w:r>
        <w:t>uthorization</w:t>
      </w:r>
      <w:r>
        <w:rPr>
          <w:color w:val="FF8000"/>
        </w:rPr>
        <w:t>[</w:t>
      </w:r>
      <w:r w:rsidR="00D749BB">
        <w:rPr>
          <w:rFonts w:hint="eastAsia"/>
        </w:rPr>
        <w:t>Z</w:t>
      </w:r>
      <w:r>
        <w:t>c</w:t>
      </w:r>
      <w:r w:rsidR="00354F88">
        <w:t>I</w:t>
      </w:r>
      <w:r>
        <w:t>d</w:t>
      </w:r>
      <w:r>
        <w:rPr>
          <w:color w:val="FF8000"/>
        </w:rPr>
        <w:t>]</w:t>
      </w:r>
    </w:p>
    <w:p w:rsidR="00D57C9F" w:rsidP="000431E0" w:rsidRDefault="00D57C9F">
      <w:pPr>
        <w:pStyle w:val="af7"/>
      </w:pPr>
      <w:r>
        <w:t xml:space="preserve">                </w:t>
      </w:r>
      <w:hyperlink w:history="1" w:anchor="ReceivedVersionMessages">
        <w:r w:rsidR="00C02146">
          <w:rPr>
            <w:rStyle w:val="ac"/>
          </w:rPr>
          <w:t>ReceivedVersionMessages</w:t>
        </w:r>
      </w:hyperlink>
      <w:r>
        <w:rPr>
          <w:color w:val="FF8000"/>
        </w:rPr>
        <w:t>[</w:t>
      </w:r>
      <w:r w:rsidR="00D749BB">
        <w:rPr>
          <w:rFonts w:hint="eastAsia"/>
        </w:rPr>
        <w:t>Z</w:t>
      </w:r>
      <w:r>
        <w:t>c</w:t>
      </w:r>
      <w:r w:rsidR="00354F88">
        <w:t>I</w:t>
      </w:r>
      <w:r>
        <w:t>d</w:t>
      </w:r>
      <w:r>
        <w:rPr>
          <w:color w:val="FF8000"/>
        </w:rPr>
        <w:t>]</w:t>
      </w:r>
      <w:r w:rsidR="00354F88">
        <w:t>.V</w:t>
      </w:r>
      <w:r>
        <w:t>alidity</w:t>
      </w:r>
      <w:r w:rsidR="00354F88">
        <w:t>T</w:t>
      </w:r>
      <w:r>
        <w:t xml:space="preserve">ime </w:t>
      </w:r>
      <w:r>
        <w:rPr>
          <w:color w:val="FF8000"/>
        </w:rPr>
        <w:t>=</w:t>
      </w:r>
      <w:r>
        <w:t xml:space="preserve"> </w:t>
      </w:r>
      <w:r w:rsidR="00D749BB">
        <w:rPr>
          <w:rFonts w:hint="eastAsia"/>
        </w:rPr>
        <w:t>N</w:t>
      </w:r>
      <w:r>
        <w:t>ew</w:t>
      </w:r>
      <w:r w:rsidR="00354F88">
        <w:t>V</w:t>
      </w:r>
      <w:r>
        <w:t>alidity</w:t>
      </w:r>
    </w:p>
    <w:p w:rsidR="00D57C9F" w:rsidP="000431E0" w:rsidRDefault="00D57C9F">
      <w:pPr>
        <w:pStyle w:val="af7"/>
      </w:pPr>
      <w:r>
        <w:t xml:space="preserve">            else:</w:t>
      </w:r>
    </w:p>
    <w:p w:rsidR="00D57C9F" w:rsidP="000431E0" w:rsidRDefault="00D57C9F">
      <w:pPr>
        <w:pStyle w:val="af7"/>
      </w:pPr>
      <w:r>
        <w:t xml:space="preserve">                pass</w:t>
      </w:r>
    </w:p>
    <w:p w:rsidR="00D57C9F" w:rsidP="000431E0" w:rsidRDefault="00D57C9F">
      <w:pPr>
        <w:pStyle w:val="af7"/>
      </w:pPr>
      <w:r>
        <w:t xml:space="preserve">    else:</w:t>
      </w:r>
    </w:p>
    <w:p w:rsidR="00D57C9F" w:rsidP="000431E0" w:rsidRDefault="00D57C9F">
      <w:pPr>
        <w:pStyle w:val="af7"/>
      </w:pPr>
      <w:r>
        <w:t xml:space="preserve">        </w:t>
      </w:r>
      <w:hyperlink w:history="1" w:anchor="ReceivedVersionMessages">
        <w:r w:rsidR="00C02146">
          <w:rPr>
            <w:rStyle w:val="ac"/>
          </w:rPr>
          <w:t>ReceivedVersionMessages</w:t>
        </w:r>
      </w:hyperlink>
      <w:r>
        <w:t xml:space="preserve"> </w:t>
      </w:r>
      <w:r>
        <w:rPr>
          <w:color w:val="FF8000"/>
        </w:rPr>
        <w:t>=</w:t>
      </w:r>
      <w:r>
        <w:t xml:space="preserve"> </w:t>
      </w:r>
      <w:hyperlink w:history="1" w:anchor="ReceivedVersionMessages">
        <w:r w:rsidR="00C02146">
          <w:rPr>
            <w:rStyle w:val="ac"/>
          </w:rPr>
          <w:t>ReceivedVersionMessages</w:t>
        </w:r>
      </w:hyperlink>
      <w:r>
        <w:rPr>
          <w:color w:val="FF8000"/>
        </w:rPr>
        <w:t>(</w:t>
      </w:r>
      <w:r>
        <w:t>k</w:t>
      </w:r>
      <w:r>
        <w:rPr>
          <w:color w:val="FF8000"/>
        </w:rPr>
        <w:t>-</w:t>
      </w:r>
      <w:r>
        <w:rPr>
          <w:color w:val="800000"/>
        </w:rPr>
        <w:t>1</w:t>
      </w:r>
      <w:r>
        <w:rPr>
          <w:color w:val="FF8000"/>
        </w:rPr>
        <w:t>)</w:t>
      </w:r>
    </w:p>
    <w:p w:rsidRPr="00BA68F5" w:rsidR="00BA68F5" w:rsidP="000431E0" w:rsidRDefault="00D57C9F">
      <w:pPr>
        <w:pStyle w:val="af7"/>
      </w:pPr>
      <w:r>
        <w:t xml:space="preserve">    return </w:t>
      </w:r>
      <w:hyperlink w:history="1" w:anchor="ReceivedVersionMessages">
        <w:r w:rsidR="00C02146">
          <w:rPr>
            <w:rStyle w:val="ac"/>
          </w:rPr>
          <w:t>ReceivedVersionMessages</w:t>
        </w:r>
      </w:hyperlink>
    </w:p>
    <w:p w:rsidR="00F4142C" w:rsidP="000C0D62" w:rsidRDefault="00F4142C">
      <w:pPr>
        <w:pStyle w:val="ReqtifyAltQ"/>
      </w:pPr>
      <w:r w:rsidRPr="008A1414">
        <w:t>#Category=Functional</w:t>
      </w:r>
    </w:p>
    <w:p w:rsidR="00F4142C" w:rsidP="000C0D62" w:rsidRDefault="00F4142C">
      <w:pPr>
        <w:pStyle w:val="ReqtifyAltQ"/>
      </w:pPr>
      <w:r w:rsidRPr="008A1414">
        <w:t>#Contribution</w:t>
      </w:r>
      <w:r>
        <w:t>=SIL4</w:t>
      </w:r>
    </w:p>
    <w:p w:rsidR="009328EA" w:rsidP="000C0D62" w:rsidRDefault="00F4142C">
      <w:pPr>
        <w:pStyle w:val="ReqtifyAltQ"/>
        <w:rPr>
          <w:ins w:author="常鸣" w:date="2014-07-03T14:27:00Z" w:id="3909"/>
        </w:rPr>
      </w:pPr>
      <w:del w:author="常鸣" w:date="2014-07-03T14:27:00Z" w:id="3910">
        <w:r w:rsidRPr="008A1414" w:rsidDel="009328EA">
          <w:delText>#S</w:delText>
        </w:r>
      </w:del>
      <w:ins w:author="常鸣" w:date="2014-07-03T14:27:00Z" w:id="3911">
        <w:r w:rsidR="009328EA">
          <w:t>#Allocation=ATP Software</w:t>
        </w:r>
      </w:ins>
      <w:ins w:author="常鸣" w:date="2014-07-03T14:48:00Z" w:id="3912">
        <w:r w:rsidR="002428AA">
          <w:rPr>
            <w:rFonts w:hint="eastAsia"/>
          </w:rPr>
          <w:t>, Vital Embedded Setting</w:t>
        </w:r>
      </w:ins>
    </w:p>
    <w:p w:rsidR="00F4142C" w:rsidP="000C0D62" w:rsidRDefault="009328EA">
      <w:pPr>
        <w:pStyle w:val="ReqtifyAltQ"/>
      </w:pPr>
      <w:ins w:author="常鸣" w:date="2014-07-03T14:27:00Z" w:id="3913">
        <w:r>
          <w:t>#S</w:t>
        </w:r>
      </w:ins>
      <w:r w:rsidRPr="008A1414" w:rsidR="00F4142C">
        <w:t>ource=</w:t>
      </w:r>
      <w:r w:rsidR="00F4142C">
        <w:rPr>
          <w:rFonts w:hint="eastAsia"/>
        </w:rPr>
        <w:t>[iTC_CC-SyAD-0220],</w:t>
      </w:r>
      <w:r w:rsidRPr="00441CD9" w:rsidR="00F4142C">
        <w:t xml:space="preserve"> </w:t>
      </w:r>
      <w:r w:rsidRPr="003D2990" w:rsidR="00F4142C">
        <w:t>[iTC_CC-SyAD-</w:t>
      </w:r>
      <w:r w:rsidRPr="003D2990" w:rsidR="00F4142C">
        <w:rPr>
          <w:rFonts w:hint="eastAsia"/>
        </w:rPr>
        <w:t>0</w:t>
      </w:r>
      <w:r w:rsidR="00F4142C">
        <w:rPr>
          <w:rFonts w:hint="eastAsia"/>
        </w:rPr>
        <w:t>373</w:t>
      </w:r>
      <w:r w:rsidRPr="003D2990" w:rsidR="00F4142C">
        <w:rPr>
          <w:rFonts w:hint="eastAsia"/>
        </w:rPr>
        <w:t>]</w:t>
      </w:r>
      <w:r w:rsidR="00F4142C">
        <w:rPr>
          <w:rFonts w:hint="eastAsia"/>
        </w:rPr>
        <w:t>,</w:t>
      </w:r>
      <w:r w:rsidRPr="00441CD9" w:rsidR="00F4142C">
        <w:t xml:space="preserve"> </w:t>
      </w:r>
      <w:r w:rsidRPr="003D2990" w:rsidR="00F4142C">
        <w:t>[iTC_CC-SyAD-</w:t>
      </w:r>
      <w:r w:rsidRPr="003D2990" w:rsidR="00F4142C">
        <w:rPr>
          <w:rFonts w:hint="eastAsia"/>
        </w:rPr>
        <w:t>0</w:t>
      </w:r>
      <w:r w:rsidR="00F4142C">
        <w:rPr>
          <w:rFonts w:hint="eastAsia"/>
        </w:rPr>
        <w:t>379</w:t>
      </w:r>
      <w:r w:rsidRPr="003D2990" w:rsidR="00F4142C">
        <w:rPr>
          <w:rFonts w:hint="eastAsia"/>
        </w:rPr>
        <w:t>]</w:t>
      </w:r>
      <w:r w:rsidR="00F4142C">
        <w:rPr>
          <w:rFonts w:hint="eastAsia"/>
        </w:rPr>
        <w:t>,</w:t>
      </w:r>
      <w:r w:rsidRPr="00441CD9" w:rsidR="00F4142C">
        <w:t xml:space="preserve"> </w:t>
      </w:r>
      <w:r w:rsidRPr="003D2990" w:rsidR="00F4142C">
        <w:t>[iTC_CC-SyAD-</w:t>
      </w:r>
      <w:r w:rsidRPr="003D2990" w:rsidR="00F4142C">
        <w:rPr>
          <w:rFonts w:hint="eastAsia"/>
        </w:rPr>
        <w:t>0</w:t>
      </w:r>
      <w:r w:rsidR="00F4142C">
        <w:rPr>
          <w:rFonts w:hint="eastAsia"/>
        </w:rPr>
        <w:t>380</w:t>
      </w:r>
      <w:r w:rsidRPr="003D2990" w:rsidR="00F4142C">
        <w:rPr>
          <w:rFonts w:hint="eastAsia"/>
        </w:rPr>
        <w:t>]</w:t>
      </w:r>
      <w:r w:rsidR="00F4142C">
        <w:rPr>
          <w:rFonts w:hint="eastAsia"/>
        </w:rPr>
        <w:t>, [</w:t>
      </w:r>
      <w:r w:rsidR="00F4142C">
        <w:t>iTC_CC_ATP_SwHA</w:t>
      </w:r>
      <w:r w:rsidRPr="00CA7F59" w:rsidR="00F4142C">
        <w:t>-0023</w:t>
      </w:r>
      <w:r w:rsidR="00F4142C">
        <w:rPr>
          <w:rFonts w:hint="eastAsia"/>
        </w:rPr>
        <w:t>], [</w:t>
      </w:r>
      <w:r w:rsidR="00F4142C">
        <w:t>iTC_CC_ATP_SwHA-0</w:t>
      </w:r>
      <w:r w:rsidR="00F4142C">
        <w:rPr>
          <w:rFonts w:hint="eastAsia"/>
        </w:rPr>
        <w:t>177]</w:t>
      </w:r>
    </w:p>
    <w:p w:rsidR="00F4142C" w:rsidP="000C0D62" w:rsidRDefault="00F4142C">
      <w:pPr>
        <w:pStyle w:val="ReqtifyAltQ"/>
      </w:pPr>
      <w:r w:rsidRPr="008A1414">
        <w:t>[End]</w:t>
      </w:r>
    </w:p>
    <w:p w:rsidR="00F4142C" w:rsidP="00C93484" w:rsidRDefault="00F4142C">
      <w:pPr>
        <w:pStyle w:val="Reqtify"/>
      </w:pPr>
    </w:p>
    <w:p w:rsidRPr="006125E5" w:rsidR="006125E5" w:rsidP="00C93484" w:rsidRDefault="006125E5">
      <w:pPr>
        <w:pStyle w:val="Reqtify"/>
      </w:pPr>
    </w:p>
    <w:p w:rsidRPr="006125E5" w:rsidR="006125E5" w:rsidP="006125E5" w:rsidRDefault="006125E5">
      <w:pPr>
        <w:pStyle w:val="ReqtifyAltR"/>
      </w:pPr>
      <w:r w:rsidRPr="006125E5">
        <w:t>[iTC_CC_ATP-SwRS-06</w:t>
      </w:r>
      <w:r w:rsidR="00655979">
        <w:rPr>
          <w:rFonts w:hint="eastAsia"/>
        </w:rPr>
        <w:t>31</w:t>
      </w:r>
      <w:r w:rsidRPr="006125E5">
        <w:t>]</w:t>
      </w:r>
    </w:p>
    <w:p w:rsidRPr="006125E5" w:rsidR="006125E5" w:rsidP="00C93484" w:rsidRDefault="00F21E99">
      <w:pPr>
        <w:pStyle w:val="Reqtify"/>
      </w:pPr>
      <w:bookmarkStart w:name="VersionAuthorizedByLC" w:id="3914"/>
      <w:r w:rsidRPr="00400EF6">
        <w:rPr>
          <w:rStyle w:val="aff2"/>
          <w:bCs w:val="0"/>
          <w:iCs w:val="0"/>
        </w:rPr>
        <w:t>VersionAuthorizedByLC</w:t>
      </w:r>
      <w:bookmarkEnd w:id="3914"/>
      <w:r w:rsidR="006125E5">
        <w:rPr>
          <w:rFonts w:hint="eastAsia"/>
        </w:rPr>
        <w:t>，</w:t>
      </w:r>
      <w:r w:rsidRPr="006125E5" w:rsidR="006125E5">
        <w:rPr>
          <w:rFonts w:hint="eastAsia"/>
        </w:rPr>
        <w:t>获取</w:t>
      </w:r>
      <w:r w:rsidRPr="006125E5" w:rsidR="006125E5">
        <w:rPr>
          <w:rFonts w:hint="eastAsia"/>
        </w:rPr>
        <w:t>ZC</w:t>
      </w:r>
      <w:r w:rsidRPr="006125E5" w:rsidR="006125E5">
        <w:rPr>
          <w:rFonts w:hint="eastAsia"/>
        </w:rPr>
        <w:t>的版本授权状态</w:t>
      </w:r>
    </w:p>
    <w:p w:rsidR="00D57C9F" w:rsidP="000431E0" w:rsidRDefault="00D57C9F">
      <w:pPr>
        <w:pStyle w:val="af7"/>
      </w:pPr>
      <w:r>
        <w:t xml:space="preserve">def </w:t>
      </w:r>
      <w:hyperlink w:history="1" w:anchor="VersionAuthorizedByLC">
        <w:r w:rsidR="00F21E99">
          <w:rPr>
            <w:rStyle w:val="ac"/>
          </w:rPr>
          <w:t>VersionAuthorizedByLC</w:t>
        </w:r>
      </w:hyperlink>
      <w:r>
        <w:rPr>
          <w:color w:val="FF8000"/>
        </w:rPr>
        <w:t>(</w:t>
      </w:r>
      <w:r w:rsidR="00FE4551">
        <w:rPr>
          <w:rFonts w:hint="eastAsia"/>
        </w:rPr>
        <w:t>Z</w:t>
      </w:r>
      <w:r>
        <w:t>c</w:t>
      </w:r>
      <w:r w:rsidR="00354F88">
        <w:t>I</w:t>
      </w:r>
      <w:r>
        <w:t>d</w:t>
      </w:r>
      <w:r>
        <w:rPr>
          <w:color w:val="FF8000"/>
        </w:rPr>
        <w:t>,</w:t>
      </w:r>
      <w:r>
        <w:t xml:space="preserve"> k</w:t>
      </w:r>
      <w:r>
        <w:rPr>
          <w:color w:val="FF8000"/>
        </w:rPr>
        <w:t>)</w:t>
      </w:r>
      <w:r>
        <w:t>:</w:t>
      </w:r>
    </w:p>
    <w:p w:rsidR="00FE4551" w:rsidP="000431E0" w:rsidRDefault="00D57C9F">
      <w:pPr>
        <w:pStyle w:val="af7"/>
      </w:pPr>
      <w:r>
        <w:t xml:space="preserve">    if </w:t>
      </w:r>
      <w:r>
        <w:rPr>
          <w:color w:val="FF8000"/>
        </w:rPr>
        <w:t>(</w:t>
      </w:r>
      <w:r>
        <w:t>Message</w:t>
      </w:r>
      <w:r w:rsidR="00354F88">
        <w:t>.I</w:t>
      </w:r>
      <w:r>
        <w:t>s</w:t>
      </w:r>
      <w:r w:rsidR="00354F88">
        <w:t>M</w:t>
      </w:r>
      <w:r>
        <w:t>ore</w:t>
      </w:r>
      <w:r w:rsidR="00354F88">
        <w:t>R</w:t>
      </w:r>
      <w:r>
        <w:t>ecent</w:t>
      </w:r>
    </w:p>
    <w:p w:rsidR="00D57C9F" w:rsidP="000431E0" w:rsidRDefault="00FE4551">
      <w:pPr>
        <w:pStyle w:val="af7"/>
      </w:pPr>
      <w:r>
        <w:rPr>
          <w:rFonts w:hint="eastAsia"/>
        </w:rPr>
        <w:t xml:space="preserve">          </w:t>
      </w:r>
      <w:r w:rsidR="00D57C9F">
        <w:rPr>
          <w:color w:val="FF8000"/>
        </w:rPr>
        <w:t>(</w:t>
      </w:r>
      <w:hyperlink w:history="1" w:anchor="ReceivedVersionMessages">
        <w:r w:rsidR="00C02146">
          <w:rPr>
            <w:rStyle w:val="ac"/>
          </w:rPr>
          <w:t>ReceivedVersionMessages</w:t>
        </w:r>
      </w:hyperlink>
      <w:r w:rsidR="00D57C9F">
        <w:rPr>
          <w:color w:val="FF8000"/>
        </w:rPr>
        <w:t>(</w:t>
      </w:r>
      <w:hyperlink w:history="1" w:anchor="TrackMap">
        <w:r>
          <w:rPr>
            <w:rStyle w:val="ac"/>
          </w:rPr>
          <w:t>TrackMap</w:t>
        </w:r>
      </w:hyperlink>
      <w:r>
        <w:t>.Zc</w:t>
      </w:r>
      <w:r w:rsidRPr="00FE4551">
        <w:t>[</w:t>
      </w:r>
      <w:r>
        <w:rPr>
          <w:rFonts w:hint="eastAsia"/>
        </w:rPr>
        <w:t>Z</w:t>
      </w:r>
      <w:r>
        <w:t>cId</w:t>
      </w:r>
      <w:r w:rsidRPr="00FE4551">
        <w:t>]</w:t>
      </w:r>
      <w:r>
        <w:t xml:space="preserve">.LcId </w:t>
      </w:r>
      <w:r>
        <w:rPr>
          <w:rFonts w:hint="eastAsia"/>
        </w:rPr>
        <w:t>,</w:t>
      </w:r>
      <w:r w:rsidR="00D57C9F">
        <w:t>k</w:t>
      </w:r>
      <w:r w:rsidR="00D57C9F">
        <w:rPr>
          <w:color w:val="FF8000"/>
        </w:rPr>
        <w:t>)[</w:t>
      </w:r>
      <w:r w:rsidR="00D57C9F">
        <w:t>zc</w:t>
      </w:r>
      <w:r w:rsidR="00354F88">
        <w:t>I</w:t>
      </w:r>
      <w:r w:rsidR="00D57C9F">
        <w:t>d</w:t>
      </w:r>
      <w:r w:rsidR="00D57C9F">
        <w:rPr>
          <w:color w:val="FF8000"/>
        </w:rPr>
        <w:t>]</w:t>
      </w:r>
      <w:r w:rsidR="00354F88">
        <w:t>.V</w:t>
      </w:r>
      <w:r w:rsidR="00D57C9F">
        <w:t>alidity</w:t>
      </w:r>
      <w:r w:rsidR="00354F88">
        <w:t>T</w:t>
      </w:r>
      <w:r w:rsidR="00D57C9F">
        <w:t>ime</w:t>
      </w:r>
      <w:r w:rsidR="00D57C9F">
        <w:rPr>
          <w:color w:val="FF8000"/>
        </w:rPr>
        <w:t>,</w:t>
      </w:r>
    </w:p>
    <w:p w:rsidR="00D57C9F" w:rsidP="000431E0" w:rsidRDefault="00D57C9F">
      <w:pPr>
        <w:pStyle w:val="af7"/>
      </w:pPr>
      <w:r>
        <w:t xml:space="preserve">           </w:t>
      </w:r>
      <w:hyperlink w:history="1" w:anchor="ATPtime">
        <w:r w:rsidR="003B253D">
          <w:rPr>
            <w:rStyle w:val="ac"/>
          </w:rPr>
          <w:t>ATPtime</w:t>
        </w:r>
      </w:hyperlink>
      <w:r w:rsidR="00FC2B25">
        <w:rPr>
          <w:color w:val="FF8000"/>
        </w:rPr>
        <w:t>(k)</w:t>
      </w:r>
      <w:r>
        <w:rPr>
          <w:color w:val="FF8000"/>
        </w:rPr>
        <w:t>))</w:t>
      </w:r>
      <w:r>
        <w:t>:</w:t>
      </w:r>
    </w:p>
    <w:p w:rsidR="00D57C9F" w:rsidP="000431E0" w:rsidRDefault="00D57C9F">
      <w:pPr>
        <w:pStyle w:val="af7"/>
      </w:pPr>
      <w:r>
        <w:t xml:space="preserve">        return </w:t>
      </w:r>
      <w:hyperlink w:history="1" w:anchor="ReceivedVersionMessages">
        <w:r w:rsidR="00C02146">
          <w:rPr>
            <w:rStyle w:val="ac"/>
          </w:rPr>
          <w:t>ReceivedVersionMessages</w:t>
        </w:r>
      </w:hyperlink>
      <w:r>
        <w:rPr>
          <w:color w:val="FF8000"/>
        </w:rPr>
        <w:t>(</w:t>
      </w:r>
      <w:hyperlink w:history="1" w:anchor="TrackMap">
        <w:r w:rsidR="00FE4551">
          <w:rPr>
            <w:rStyle w:val="ac"/>
          </w:rPr>
          <w:t>TrackMap</w:t>
        </w:r>
      </w:hyperlink>
      <w:r w:rsidR="00FE4551">
        <w:t>.Zc</w:t>
      </w:r>
      <w:r w:rsidRPr="00FE4551" w:rsidR="00FE4551">
        <w:t>[</w:t>
      </w:r>
      <w:r w:rsidR="00FE4551">
        <w:rPr>
          <w:rFonts w:hint="eastAsia"/>
        </w:rPr>
        <w:t>Z</w:t>
      </w:r>
      <w:r w:rsidR="00FE4551">
        <w:t>cId</w:t>
      </w:r>
      <w:r w:rsidRPr="00FE4551" w:rsidR="00FE4551">
        <w:t>]</w:t>
      </w:r>
      <w:r w:rsidR="00FE4551">
        <w:t>.LcId</w:t>
      </w:r>
      <w:r w:rsidR="00FE4551">
        <w:rPr>
          <w:rFonts w:hint="eastAsia"/>
        </w:rPr>
        <w:t>,</w:t>
      </w:r>
      <w:r w:rsidR="00FE4551">
        <w:t xml:space="preserve"> </w:t>
      </w:r>
      <w:r>
        <w:t>k</w:t>
      </w:r>
      <w:r>
        <w:rPr>
          <w:color w:val="FF8000"/>
        </w:rPr>
        <w:t>)[</w:t>
      </w:r>
      <w:r>
        <w:t>zc</w:t>
      </w:r>
      <w:r w:rsidR="00354F88">
        <w:t>I</w:t>
      </w:r>
      <w:r>
        <w:t>d</w:t>
      </w:r>
      <w:r>
        <w:rPr>
          <w:color w:val="FF8000"/>
        </w:rPr>
        <w:t>]</w:t>
      </w:r>
      <w:r w:rsidR="00354F88">
        <w:t>.V</w:t>
      </w:r>
      <w:r>
        <w:t>ital</w:t>
      </w:r>
      <w:r w:rsidR="00354F88">
        <w:t>A</w:t>
      </w:r>
      <w:r>
        <w:t>uthorization</w:t>
      </w:r>
    </w:p>
    <w:p w:rsidR="00D57C9F" w:rsidP="000431E0" w:rsidRDefault="00D57C9F">
      <w:pPr>
        <w:pStyle w:val="af7"/>
      </w:pPr>
      <w:r>
        <w:t xml:space="preserve">    else:</w:t>
      </w:r>
    </w:p>
    <w:p w:rsidR="006125E5" w:rsidP="000431E0" w:rsidRDefault="00D57C9F">
      <w:pPr>
        <w:pStyle w:val="af7"/>
      </w:pPr>
      <w:r>
        <w:t xml:space="preserve">        </w:t>
      </w:r>
      <w:r w:rsidRPr="00435484">
        <w:t>return</w:t>
      </w:r>
      <w:r>
        <w:t xml:space="preserve"> </w:t>
      </w:r>
      <w:r w:rsidRPr="00354FC4">
        <w:rPr>
          <w:rStyle w:val="aff1"/>
        </w:rPr>
        <w:t>False</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3915"/>
        </w:rPr>
      </w:pPr>
      <w:del w:author="常鸣" w:date="2014-07-03T14:27:00Z" w:id="3916">
        <w:r w:rsidRPr="00645181" w:rsidDel="009328EA">
          <w:delText>#</w:delText>
        </w:r>
        <w:r w:rsidDel="009328EA">
          <w:rPr>
            <w:rFonts w:hint="eastAsia"/>
          </w:rPr>
          <w:delText>S</w:delText>
        </w:r>
      </w:del>
      <w:ins w:author="常鸣" w:date="2014-07-03T14:27:00Z" w:id="3917">
        <w:r w:rsidR="009328EA">
          <w:t>#Allocation=ATP Software</w:t>
        </w:r>
      </w:ins>
      <w:ins w:author="常鸣" w:date="2014-07-03T14:48:00Z" w:id="3918">
        <w:r w:rsidR="002428AA">
          <w:rPr>
            <w:rFonts w:hint="eastAsia"/>
          </w:rPr>
          <w:t>, Vital Embedded Setting</w:t>
        </w:r>
      </w:ins>
    </w:p>
    <w:p w:rsidR="00D66ECA" w:rsidP="00D66ECA" w:rsidRDefault="009328EA">
      <w:pPr>
        <w:pStyle w:val="ReqtifyAltQ"/>
      </w:pPr>
      <w:ins w:author="常鸣" w:date="2014-07-03T14:27:00Z" w:id="3919">
        <w:r>
          <w:t>#S</w:t>
        </w:r>
      </w:ins>
      <w:r w:rsidR="00D66ECA">
        <w:rPr>
          <w:rFonts w:hint="eastAsia"/>
        </w:rPr>
        <w:t>ource</w:t>
      </w:r>
      <w:r w:rsidRPr="00645181" w:rsidR="00D66ECA">
        <w:t>=</w:t>
      </w:r>
      <w:r w:rsidR="00064877">
        <w:rPr>
          <w:rFonts w:hint="eastAsia"/>
        </w:rPr>
        <w:t>[iTC_CC-SyAD-0300]</w:t>
      </w:r>
    </w:p>
    <w:p w:rsidR="006125E5" w:rsidP="00D66ECA" w:rsidRDefault="006125E5">
      <w:pPr>
        <w:pStyle w:val="ReqtifyAltQ"/>
      </w:pPr>
      <w:r>
        <w:rPr>
          <w:rFonts w:hint="eastAsia"/>
        </w:rPr>
        <w:t>[End]</w:t>
      </w:r>
    </w:p>
    <w:p w:rsidR="006125E5" w:rsidP="00C93484" w:rsidRDefault="006125E5">
      <w:pPr>
        <w:pStyle w:val="Reqtify"/>
      </w:pPr>
    </w:p>
    <w:p w:rsidR="00F4142C" w:rsidP="0012674A" w:rsidRDefault="00DE30C0">
      <w:pPr>
        <w:pStyle w:val="4"/>
      </w:pPr>
      <w:r w:rsidRPr="00615903">
        <w:t>ZC</w:t>
      </w:r>
      <w:r w:rsidR="0003360D">
        <w:rPr>
          <w:rFonts w:hint="eastAsia"/>
        </w:rPr>
        <w:t xml:space="preserve"> message availability</w:t>
      </w:r>
    </w:p>
    <w:p w:rsidRPr="00F4142C" w:rsidR="00F4142C" w:rsidP="00C93484" w:rsidRDefault="00F4142C">
      <w:pPr>
        <w:pStyle w:val="Reqtify"/>
      </w:pPr>
    </w:p>
    <w:p w:rsidR="00AD6EA6" w:rsidP="00AD6EA6" w:rsidRDefault="00AD6EA6">
      <w:pPr>
        <w:pStyle w:val="ReqtifyAltR"/>
      </w:pPr>
      <w:r>
        <w:t>[iTC_CC_ATP-SwRS-</w:t>
      </w:r>
      <w:r>
        <w:rPr>
          <w:rFonts w:hint="eastAsia"/>
        </w:rPr>
        <w:t>0093</w:t>
      </w:r>
      <w:r>
        <w:t>]</w:t>
      </w:r>
    </w:p>
    <w:p w:rsidR="00AD6EA6" w:rsidP="00C93484" w:rsidRDefault="002C5397">
      <w:pPr>
        <w:pStyle w:val="Reqtify"/>
      </w:pPr>
      <w:bookmarkStart w:name="SameVersionWithDistantCore" w:id="3920"/>
      <w:r w:rsidRPr="00400EF6">
        <w:rPr>
          <w:rStyle w:val="aff2"/>
          <w:bCs w:val="0"/>
          <w:iCs w:val="0"/>
        </w:rPr>
        <w:t>SameVersionWithDistantCore</w:t>
      </w:r>
      <w:bookmarkEnd w:id="3920"/>
      <w:r w:rsidR="00AD6EA6">
        <w:rPr>
          <w:rFonts w:hint="eastAsia"/>
        </w:rPr>
        <w:t>，比较来自远端</w:t>
      </w:r>
      <w:r w:rsidR="00AD6EA6">
        <w:rPr>
          <w:rFonts w:hint="eastAsia"/>
        </w:rPr>
        <w:t>ATP</w:t>
      </w:r>
      <w:r w:rsidR="00AD6EA6">
        <w:rPr>
          <w:rFonts w:hint="eastAsia"/>
        </w:rPr>
        <w:t>的安全软件，项目配置数据，以及线路地图版本号与本端是否一致</w:t>
      </w:r>
    </w:p>
    <w:p w:rsidR="00AD6EA6" w:rsidP="00C93484" w:rsidRDefault="00AD6EA6">
      <w:pPr>
        <w:pStyle w:val="Reqtify"/>
      </w:pPr>
    </w:p>
    <w:p w:rsidRPr="00775C55" w:rsidR="00AD6EA6" w:rsidP="00C93484" w:rsidRDefault="00AD6EA6">
      <w:pPr>
        <w:pStyle w:val="Reqtify"/>
      </w:pPr>
      <w:r>
        <w:rPr>
          <w:rFonts w:hint="eastAsia"/>
        </w:rPr>
        <w:t>T</w:t>
      </w:r>
      <w:r w:rsidRPr="00775C55">
        <w:rPr>
          <w:rFonts w:hint="eastAsia"/>
        </w:rPr>
        <w:t xml:space="preserve">he </w:t>
      </w:r>
      <w:r>
        <w:rPr>
          <w:rFonts w:hint="eastAsia"/>
        </w:rPr>
        <w:t xml:space="preserve">local </w:t>
      </w:r>
      <w:r w:rsidRPr="00775C55">
        <w:rPr>
          <w:rFonts w:hint="eastAsia"/>
        </w:rPr>
        <w:t xml:space="preserve">ATP </w:t>
      </w:r>
      <w:r>
        <w:rPr>
          <w:rFonts w:hint="eastAsia"/>
        </w:rPr>
        <w:t xml:space="preserve">shall compare the information from the redundant ATP </w:t>
      </w:r>
      <w:r w:rsidRPr="00775C55">
        <w:rPr>
          <w:rFonts w:hint="eastAsia"/>
        </w:rPr>
        <w:t xml:space="preserve">to ensure the </w:t>
      </w:r>
      <w:r w:rsidRPr="00775C55" w:rsidR="002F5731">
        <w:t>consistency</w:t>
      </w:r>
      <w:r w:rsidRPr="00775C55">
        <w:rPr>
          <w:rFonts w:hint="eastAsia"/>
        </w:rPr>
        <w:t xml:space="preserve">, which includes </w:t>
      </w:r>
      <w:r w:rsidR="002F5731">
        <w:t>versions</w:t>
      </w:r>
      <w:r>
        <w:rPr>
          <w:rFonts w:hint="eastAsia"/>
        </w:rPr>
        <w:t xml:space="preserve"> of vital</w:t>
      </w:r>
      <w:r w:rsidRPr="00775C55">
        <w:rPr>
          <w:rFonts w:hint="eastAsia"/>
        </w:rPr>
        <w:t xml:space="preserve"> software, project configuration data</w:t>
      </w:r>
      <w:r>
        <w:rPr>
          <w:rFonts w:hint="eastAsia"/>
        </w:rPr>
        <w:t xml:space="preserve"> and </w:t>
      </w:r>
      <w:r w:rsidRPr="00775C55">
        <w:rPr>
          <w:rFonts w:hint="eastAsia"/>
        </w:rPr>
        <w:t xml:space="preserve">the </w:t>
      </w:r>
      <w:r>
        <w:rPr>
          <w:rFonts w:hint="eastAsia"/>
        </w:rPr>
        <w:t xml:space="preserve">track map. </w:t>
      </w:r>
    </w:p>
    <w:p w:rsidRPr="0039004F" w:rsidR="00AD6EA6" w:rsidP="00C93484" w:rsidRDefault="00AD6EA6">
      <w:pPr>
        <w:pStyle w:val="Reqtify"/>
      </w:pPr>
    </w:p>
    <w:p w:rsidR="00D57C9F" w:rsidP="000431E0" w:rsidRDefault="00D57C9F">
      <w:pPr>
        <w:pStyle w:val="af7"/>
      </w:pPr>
      <w:r>
        <w:t xml:space="preserve">def </w:t>
      </w:r>
      <w:hyperlink w:history="1" w:anchor="SameVersionWithDistantCore">
        <w:r w:rsidR="002C5397">
          <w:rPr>
            <w:rStyle w:val="ac"/>
          </w:rPr>
          <w:t>SameVersionWithDistantCore</w:t>
        </w:r>
      </w:hyperlink>
      <w:r>
        <w:rPr>
          <w:color w:val="FF8000"/>
        </w:rPr>
        <w:t>(</w:t>
      </w:r>
      <w:r>
        <w:t>k</w:t>
      </w:r>
      <w:r>
        <w:rPr>
          <w:color w:val="FF8000"/>
        </w:rPr>
        <w:t>)</w:t>
      </w:r>
      <w:r>
        <w:t>:</w:t>
      </w:r>
    </w:p>
    <w:p w:rsidR="00D57C9F" w:rsidP="000431E0" w:rsidRDefault="00D57C9F">
      <w:pPr>
        <w:pStyle w:val="af7"/>
      </w:pPr>
      <w:r>
        <w:t xml:space="preserve">    if </w:t>
      </w:r>
      <w:r>
        <w:rPr>
          <w:color w:val="FF8000"/>
        </w:rPr>
        <w:t>(</w:t>
      </w:r>
      <w:hyperlink w:history="1" w:anchor="OtherATPmessageValid">
        <w:r w:rsidR="000A117D">
          <w:rPr>
            <w:rStyle w:val="ac"/>
          </w:rPr>
          <w:t>OtherATPmessageValid</w:t>
        </w:r>
      </w:hyperlink>
      <w:r>
        <w:rPr>
          <w:color w:val="FF8000"/>
        </w:rPr>
        <w:t>(</w:t>
      </w:r>
      <w:r>
        <w:t>k</w:t>
      </w:r>
      <w:r>
        <w:rPr>
          <w:color w:val="FF8000"/>
        </w:rPr>
        <w:t>)</w:t>
      </w:r>
    </w:p>
    <w:p w:rsidR="00D57C9F" w:rsidP="000431E0" w:rsidRDefault="00D57C9F">
      <w:pPr>
        <w:pStyle w:val="af7"/>
      </w:pPr>
      <w:r>
        <w:t xml:space="preserve">        and </w:t>
      </w:r>
      <w:r>
        <w:rPr>
          <w:color w:val="FF8000"/>
        </w:rPr>
        <w:t>(</w:t>
      </w:r>
      <w:hyperlink w:history="1" w:anchor="OtherATP">
        <w:r w:rsidR="0021381F">
          <w:rPr>
            <w:rStyle w:val="ac"/>
          </w:rPr>
          <w:t>OtherATP</w:t>
        </w:r>
      </w:hyperlink>
      <w:r w:rsidR="00354F88">
        <w:t>.S</w:t>
      </w:r>
      <w:r>
        <w:t>afety</w:t>
      </w:r>
      <w:r w:rsidR="00354F88">
        <w:t>P</w:t>
      </w:r>
      <w:r>
        <w:t>arameter</w:t>
      </w:r>
      <w:r w:rsidR="00354F88">
        <w:t>V</w:t>
      </w:r>
      <w:r>
        <w:t xml:space="preserve">ersion </w:t>
      </w:r>
      <w:r>
        <w:rPr>
          <w:color w:val="FF8000"/>
        </w:rPr>
        <w:t>==</w:t>
      </w:r>
      <w:r>
        <w:t xml:space="preserve"> </w:t>
      </w:r>
      <w:hyperlink w:history="1" w:anchor="ATPsetting">
        <w:r w:rsidR="00786D0B">
          <w:rPr>
            <w:rStyle w:val="ac"/>
          </w:rPr>
          <w:t>ATPsetting</w:t>
        </w:r>
      </w:hyperlink>
      <w:r>
        <w:t>.</w:t>
      </w:r>
      <w:r w:rsidR="0059345C">
        <w:t>SafetyParameterVersion</w:t>
      </w:r>
      <w:r>
        <w:rPr>
          <w:color w:val="FF8000"/>
        </w:rPr>
        <w:t>)</w:t>
      </w:r>
    </w:p>
    <w:p w:rsidR="00D57C9F" w:rsidP="000431E0" w:rsidRDefault="00D57C9F">
      <w:pPr>
        <w:pStyle w:val="af7"/>
      </w:pPr>
      <w:r>
        <w:t xml:space="preserve">        and </w:t>
      </w:r>
      <w:r>
        <w:rPr>
          <w:color w:val="FF8000"/>
        </w:rPr>
        <w:t>(</w:t>
      </w:r>
      <w:hyperlink w:history="1" w:anchor="OtherATP">
        <w:r w:rsidR="0021381F">
          <w:rPr>
            <w:rStyle w:val="ac"/>
          </w:rPr>
          <w:t>OtherATP</w:t>
        </w:r>
      </w:hyperlink>
      <w:r w:rsidR="00354F88">
        <w:t>.S</w:t>
      </w:r>
      <w:r>
        <w:t>afety</w:t>
      </w:r>
      <w:r w:rsidR="00354F88">
        <w:t>A</w:t>
      </w:r>
      <w:r>
        <w:t>pplication</w:t>
      </w:r>
      <w:r w:rsidR="00354F88">
        <w:t>V</w:t>
      </w:r>
      <w:r>
        <w:t xml:space="preserve">ersion </w:t>
      </w:r>
      <w:r>
        <w:rPr>
          <w:color w:val="FF8000"/>
        </w:rPr>
        <w:t>==</w:t>
      </w:r>
      <w:r>
        <w:t xml:space="preserve"> </w:t>
      </w:r>
      <w:hyperlink w:history="1" w:anchor="SafeApplicationVersion">
        <w:r w:rsidR="00C64E92">
          <w:rPr>
            <w:rStyle w:val="ac"/>
          </w:rPr>
          <w:t>SafeApplicationVersion</w:t>
        </w:r>
      </w:hyperlink>
      <w:r>
        <w:rPr>
          <w:color w:val="FF8000"/>
        </w:rPr>
        <w:t>))</w:t>
      </w:r>
      <w:r>
        <w:t>:</w:t>
      </w:r>
    </w:p>
    <w:p w:rsidR="00D57C9F" w:rsidP="000431E0" w:rsidRDefault="00D57C9F">
      <w:pPr>
        <w:pStyle w:val="af7"/>
      </w:pPr>
      <w:r>
        <w:t xml:space="preserve">        for </w:t>
      </w:r>
      <w:r w:rsidR="008842C3">
        <w:rPr>
          <w:rFonts w:hint="eastAsia"/>
        </w:rPr>
        <w:t>Z</w:t>
      </w:r>
      <w:r w:rsidR="008842C3">
        <w:t xml:space="preserve">cId </w:t>
      </w:r>
      <w:r w:rsidRPr="00113E1C">
        <w:t>in</w:t>
      </w:r>
      <w:r>
        <w:t xml:space="preserve"> </w:t>
      </w:r>
      <w:hyperlink w:history="1" w:anchor="range">
        <w:r w:rsidRPr="003B2B37" w:rsidR="003B2B37">
          <w:rPr>
            <w:rStyle w:val="ac"/>
          </w:rPr>
          <w:t>range</w:t>
        </w:r>
      </w:hyperlink>
      <w:r>
        <w:rPr>
          <w:color w:val="FF8000"/>
        </w:rPr>
        <w:t>(</w:t>
      </w:r>
      <w:r>
        <w:rPr>
          <w:color w:val="800000"/>
        </w:rPr>
        <w:t>0</w:t>
      </w:r>
      <w:r>
        <w:rPr>
          <w:color w:val="FF8000"/>
        </w:rPr>
        <w:t>,</w:t>
      </w:r>
      <w:r>
        <w:t xml:space="preserve"> </w:t>
      </w:r>
      <w:r w:rsidR="00E17458">
        <w:rPr>
          <w:rStyle w:val="aff1"/>
        </w:rPr>
        <w:fldChar w:fldCharType="begin"/>
      </w:r>
      <w:r w:rsidR="00E17458">
        <w:instrText xml:space="preserve"> </w:instrText>
      </w:r>
      <w:r w:rsidR="00E17458">
        <w:rPr>
          <w:rFonts w:hint="eastAsia"/>
        </w:rPr>
        <w:instrText>REF MAX_ZC_NB \h</w:instrText>
      </w:r>
      <w:r w:rsidR="00E17458">
        <w:instrText xml:space="preserve"> </w:instrText>
      </w:r>
      <w:r w:rsidR="00E17458">
        <w:rPr>
          <w:rStyle w:val="aff1"/>
        </w:rPr>
      </w:r>
      <w:r w:rsidR="00E17458">
        <w:rPr>
          <w:rStyle w:val="aff1"/>
        </w:rPr>
        <w:fldChar w:fldCharType="separate"/>
      </w:r>
      <w:r w:rsidRPr="00190111" w:rsidR="00DE178B">
        <w:rPr>
          <w:rStyle w:val="aff1"/>
          <w:rFonts w:hint="eastAsia"/>
        </w:rPr>
        <w:t>MA</w:t>
      </w:r>
      <w:r w:rsidRPr="00A70440" w:rsidR="00DE178B">
        <w:rPr>
          <w:rStyle w:val="aff1"/>
          <w:rFonts w:hint="eastAsia"/>
        </w:rPr>
        <w:t>X_</w:t>
      </w:r>
      <w:r w:rsidRPr="00A70440" w:rsidR="00DE178B">
        <w:rPr>
          <w:rStyle w:val="aff1"/>
        </w:rPr>
        <w:t>ZC</w:t>
      </w:r>
      <w:r w:rsidRPr="00A70440" w:rsidR="00DE178B">
        <w:rPr>
          <w:rStyle w:val="aff1"/>
          <w:rFonts w:hint="eastAsia"/>
        </w:rPr>
        <w:t>_</w:t>
      </w:r>
      <w:r w:rsidRPr="00190111" w:rsidR="00DE178B">
        <w:rPr>
          <w:rStyle w:val="aff1"/>
          <w:rFonts w:hint="eastAsia"/>
        </w:rPr>
        <w:t>NB</w:t>
      </w:r>
      <w:r w:rsidR="00E17458">
        <w:rPr>
          <w:rStyle w:val="aff1"/>
        </w:rPr>
        <w:fldChar w:fldCharType="end"/>
      </w:r>
      <w:r>
        <w:rPr>
          <w:color w:val="FF8000"/>
        </w:rPr>
        <w:t>)</w:t>
      </w:r>
      <w:r>
        <w:t>:</w:t>
      </w:r>
    </w:p>
    <w:p w:rsidR="00D57C9F" w:rsidP="000431E0" w:rsidRDefault="00D57C9F">
      <w:pPr>
        <w:pStyle w:val="af7"/>
      </w:pPr>
      <w:r>
        <w:t xml:space="preserve">            if </w:t>
      </w:r>
      <w:r>
        <w:rPr>
          <w:color w:val="FF8000"/>
        </w:rPr>
        <w:t>(</w:t>
      </w:r>
      <w:hyperlink w:history="1" w:anchor="OtherATP">
        <w:r w:rsidR="0021381F">
          <w:rPr>
            <w:rStyle w:val="ac"/>
          </w:rPr>
          <w:t>OtherATP</w:t>
        </w:r>
      </w:hyperlink>
      <w:r w:rsidR="00354F88">
        <w:t>.Z</w:t>
      </w:r>
      <w:r>
        <w:t>c</w:t>
      </w:r>
      <w:r w:rsidR="00354F88">
        <w:t>V</w:t>
      </w:r>
      <w:r>
        <w:t>ersion</w:t>
      </w:r>
      <w:r>
        <w:rPr>
          <w:color w:val="FF8000"/>
        </w:rPr>
        <w:t>[</w:t>
      </w:r>
      <w:r w:rsidR="008842C3">
        <w:rPr>
          <w:rFonts w:hint="eastAsia"/>
        </w:rPr>
        <w:t>Z</w:t>
      </w:r>
      <w:r w:rsidR="008842C3">
        <w:t>cId</w:t>
      </w:r>
      <w:r>
        <w:rPr>
          <w:color w:val="FF8000"/>
        </w:rPr>
        <w:t>]</w:t>
      </w:r>
      <w:r>
        <w:t xml:space="preserve"> </w:t>
      </w:r>
      <w:r>
        <w:rPr>
          <w:color w:val="FF8000"/>
        </w:rPr>
        <w:t>!=</w:t>
      </w:r>
      <w:r>
        <w:t xml:space="preserve"> </w:t>
      </w:r>
      <w:hyperlink w:history="1" w:anchor="TrackMap">
        <w:r w:rsidR="00C64E92">
          <w:rPr>
            <w:rStyle w:val="ac"/>
          </w:rPr>
          <w:t>TrackMap</w:t>
        </w:r>
      </w:hyperlink>
      <w:r>
        <w:t>.</w:t>
      </w:r>
      <w:hyperlink w:history="1" w:anchor="ZC">
        <w:r w:rsidR="00DE30C0">
          <w:rPr>
            <w:rStyle w:val="ac"/>
          </w:rPr>
          <w:t>ZC</w:t>
        </w:r>
      </w:hyperlink>
      <w:r>
        <w:rPr>
          <w:color w:val="FF8000"/>
        </w:rPr>
        <w:t>[</w:t>
      </w:r>
      <w:r w:rsidR="008842C3">
        <w:rPr>
          <w:rFonts w:hint="eastAsia"/>
        </w:rPr>
        <w:t>Z</w:t>
      </w:r>
      <w:r w:rsidR="008842C3">
        <w:t>cId</w:t>
      </w:r>
      <w:r>
        <w:rPr>
          <w:color w:val="FF8000"/>
        </w:rPr>
        <w:t>]</w:t>
      </w:r>
      <w:r w:rsidR="00354F88">
        <w:t>.V</w:t>
      </w:r>
      <w:r>
        <w:t>ersion</w:t>
      </w:r>
      <w:r>
        <w:rPr>
          <w:color w:val="FF8000"/>
        </w:rPr>
        <w:t>)</w:t>
      </w:r>
      <w:r>
        <w:t>:</w:t>
      </w:r>
    </w:p>
    <w:p w:rsidR="00D57C9F" w:rsidP="000431E0" w:rsidRDefault="00D57C9F">
      <w:pPr>
        <w:pStyle w:val="af7"/>
      </w:pPr>
      <w:r>
        <w:t xml:space="preserve">                return </w:t>
      </w:r>
      <w:r w:rsidRPr="00354FC4">
        <w:rPr>
          <w:rStyle w:val="aff1"/>
        </w:rPr>
        <w:t>False</w:t>
      </w:r>
    </w:p>
    <w:p w:rsidR="00D57C9F" w:rsidP="000431E0" w:rsidRDefault="00D57C9F">
      <w:pPr>
        <w:pStyle w:val="af7"/>
      </w:pPr>
      <w:r>
        <w:t xml:space="preserve">            else:</w:t>
      </w:r>
    </w:p>
    <w:p w:rsidR="00D57C9F" w:rsidP="000431E0" w:rsidRDefault="00D57C9F">
      <w:pPr>
        <w:pStyle w:val="af7"/>
      </w:pPr>
      <w:r>
        <w:t xml:space="preserve">                continue</w:t>
      </w:r>
    </w:p>
    <w:p w:rsidR="00D57C9F" w:rsidP="000431E0" w:rsidRDefault="00D57C9F">
      <w:pPr>
        <w:pStyle w:val="af7"/>
      </w:pPr>
      <w:r>
        <w:t xml:space="preserve">        else:</w:t>
      </w:r>
    </w:p>
    <w:p w:rsidR="00D57C9F" w:rsidP="000431E0" w:rsidRDefault="00D57C9F">
      <w:pPr>
        <w:pStyle w:val="af7"/>
      </w:pPr>
      <w:r>
        <w:t xml:space="preserve">            return </w:t>
      </w:r>
      <w:r w:rsidRPr="00354FC4">
        <w:rPr>
          <w:rStyle w:val="aff1"/>
        </w:rPr>
        <w:t>True</w:t>
      </w:r>
    </w:p>
    <w:p w:rsidR="00D57C9F" w:rsidP="000431E0" w:rsidRDefault="00D57C9F">
      <w:pPr>
        <w:pStyle w:val="af7"/>
      </w:pPr>
      <w:r>
        <w:t xml:space="preserve">    else:</w:t>
      </w:r>
    </w:p>
    <w:p w:rsidR="00AD6EA6" w:rsidP="000431E0" w:rsidRDefault="00D57C9F">
      <w:pPr>
        <w:pStyle w:val="af7"/>
      </w:pPr>
      <w:r>
        <w:t xml:space="preserve">        return </w:t>
      </w:r>
      <w:r w:rsidRPr="004706C1">
        <w:rPr>
          <w:rStyle w:val="aff1"/>
        </w:rPr>
        <w:t>False</w:t>
      </w:r>
    </w:p>
    <w:p w:rsidRPr="008A1414" w:rsidR="00AD6EA6" w:rsidP="000C0D62" w:rsidRDefault="00AD6EA6">
      <w:pPr>
        <w:pStyle w:val="ReqtifyAltQ"/>
      </w:pPr>
      <w:r w:rsidRPr="008A1414">
        <w:t>#Category=</w:t>
      </w:r>
      <w:r w:rsidRPr="00C36276">
        <w:t xml:space="preserve"> </w:t>
      </w:r>
      <w:r w:rsidRPr="008A1414">
        <w:t>Functional</w:t>
      </w:r>
    </w:p>
    <w:p w:rsidR="00AD6EA6" w:rsidP="000C0D62" w:rsidRDefault="00AD6EA6">
      <w:pPr>
        <w:pStyle w:val="ReqtifyAltQ"/>
      </w:pPr>
      <w:r w:rsidRPr="008A1414">
        <w:t>#Contribution</w:t>
      </w:r>
      <w:r>
        <w:t>=SIL4</w:t>
      </w:r>
    </w:p>
    <w:p w:rsidR="009328EA" w:rsidP="000C0D62" w:rsidRDefault="00AD6EA6">
      <w:pPr>
        <w:pStyle w:val="ReqtifyAltQ"/>
        <w:rPr>
          <w:ins w:author="常鸣" w:date="2014-07-03T14:27:00Z" w:id="3921"/>
        </w:rPr>
      </w:pPr>
      <w:del w:author="常鸣" w:date="2014-07-03T14:27:00Z" w:id="3922">
        <w:r w:rsidDel="009328EA">
          <w:rPr>
            <w:rFonts w:hint="eastAsia"/>
          </w:rPr>
          <w:delText>#S</w:delText>
        </w:r>
      </w:del>
      <w:ins w:author="常鸣" w:date="2014-07-03T14:27:00Z" w:id="3923">
        <w:r w:rsidR="009328EA">
          <w:rPr>
            <w:rFonts w:hint="eastAsia"/>
          </w:rPr>
          <w:t>#Allocation=ATP Software</w:t>
        </w:r>
      </w:ins>
      <w:ins w:author="常鸣" w:date="2014-07-03T14:48:00Z" w:id="3924">
        <w:r w:rsidR="002428AA">
          <w:rPr>
            <w:rFonts w:hint="eastAsia"/>
          </w:rPr>
          <w:t>, Vital Embedded Setting</w:t>
        </w:r>
      </w:ins>
    </w:p>
    <w:p w:rsidRPr="008A1414" w:rsidR="00AD6EA6" w:rsidP="000C0D62" w:rsidRDefault="009328EA">
      <w:pPr>
        <w:pStyle w:val="ReqtifyAltQ"/>
      </w:pPr>
      <w:ins w:author="常鸣" w:date="2014-07-03T14:27:00Z" w:id="3925">
        <w:r>
          <w:rPr>
            <w:rFonts w:hint="eastAsia"/>
          </w:rPr>
          <w:t>#S</w:t>
        </w:r>
      </w:ins>
      <w:r w:rsidR="00AD6EA6">
        <w:rPr>
          <w:rFonts w:hint="eastAsia"/>
        </w:rPr>
        <w:t>ource=</w:t>
      </w:r>
      <w:r w:rsidRPr="00F3204D" w:rsidR="00AD6EA6">
        <w:t xml:space="preserve"> [iTC_CC-SyAD-0965]</w:t>
      </w:r>
    </w:p>
    <w:p w:rsidRPr="008A1414" w:rsidR="00AD6EA6" w:rsidP="000C0D62" w:rsidRDefault="00AD6EA6">
      <w:pPr>
        <w:pStyle w:val="ReqtifyAltQ"/>
      </w:pPr>
      <w:r w:rsidRPr="008A1414">
        <w:t>[End]</w:t>
      </w:r>
    </w:p>
    <w:p w:rsidR="00AD6EA6" w:rsidP="00C93484" w:rsidRDefault="00AD6EA6">
      <w:pPr>
        <w:pStyle w:val="Reqtify"/>
      </w:pPr>
    </w:p>
    <w:p w:rsidR="003D0AA1" w:rsidP="00C93484" w:rsidRDefault="003D0AA1">
      <w:pPr>
        <w:pStyle w:val="Reqtify"/>
      </w:pPr>
    </w:p>
    <w:p w:rsidRPr="00841501" w:rsidR="003D0AA1" w:rsidP="003D0AA1" w:rsidRDefault="003D0AA1">
      <w:pPr>
        <w:pStyle w:val="ReqtifyAltR"/>
      </w:pPr>
      <w:r w:rsidRPr="00841501">
        <w:t>[iTC_CC_ATP-SwRS-06</w:t>
      </w:r>
      <w:r w:rsidR="00655979">
        <w:rPr>
          <w:rFonts w:hint="eastAsia"/>
        </w:rPr>
        <w:t>32</w:t>
      </w:r>
      <w:r w:rsidRPr="00841501">
        <w:t>]</w:t>
      </w:r>
    </w:p>
    <w:p w:rsidRPr="00841501" w:rsidR="003D0AA1" w:rsidP="00C93484" w:rsidRDefault="002C5397">
      <w:pPr>
        <w:pStyle w:val="Reqtify"/>
      </w:pPr>
      <w:bookmarkStart w:name="EOAReportReceived" w:id="3926"/>
      <w:r w:rsidRPr="00400EF6">
        <w:rPr>
          <w:rStyle w:val="aff2"/>
          <w:bCs w:val="0"/>
          <w:iCs w:val="0"/>
        </w:rPr>
        <w:t>EOAReportReceived</w:t>
      </w:r>
      <w:bookmarkEnd w:id="3926"/>
      <w:r w:rsidR="003D0AA1">
        <w:rPr>
          <w:rFonts w:hint="eastAsia"/>
        </w:rPr>
        <w:t>，</w:t>
      </w:r>
      <w:r w:rsidRPr="00841501" w:rsidR="003D0AA1">
        <w:rPr>
          <w:rFonts w:hint="eastAsia"/>
        </w:rPr>
        <w:t>收到</w:t>
      </w:r>
      <w:r w:rsidRPr="00841501" w:rsidR="003D0AA1">
        <w:rPr>
          <w:rFonts w:hint="eastAsia"/>
        </w:rPr>
        <w:t>EOA</w:t>
      </w:r>
      <w:r w:rsidRPr="00841501" w:rsidR="003D0AA1">
        <w:rPr>
          <w:rFonts w:hint="eastAsia"/>
        </w:rPr>
        <w:t>消息</w:t>
      </w:r>
    </w:p>
    <w:p w:rsidRPr="00841501" w:rsidR="003D0AA1" w:rsidP="000431E0" w:rsidRDefault="003D0AA1">
      <w:pPr>
        <w:pStyle w:val="af7"/>
      </w:pPr>
      <w:r w:rsidRPr="00841501">
        <w:t xml:space="preserve">def </w:t>
      </w:r>
      <w:hyperlink w:history="1" w:anchor="EOAReportReceived">
        <w:r w:rsidR="002C5397">
          <w:rPr>
            <w:rStyle w:val="ac"/>
          </w:rPr>
          <w:t>EOAReportReceived</w:t>
        </w:r>
      </w:hyperlink>
      <w:r w:rsidRPr="00841501">
        <w:t>(k):</w:t>
      </w:r>
    </w:p>
    <w:p w:rsidRPr="00841501" w:rsidR="003D0AA1" w:rsidP="000431E0" w:rsidRDefault="003D0AA1">
      <w:pPr>
        <w:pStyle w:val="af7"/>
      </w:pPr>
      <w:r w:rsidRPr="00841501">
        <w:t xml:space="preserve">    return </w:t>
      </w:r>
      <w:hyperlink w:history="1" w:anchor="Received">
        <w:r w:rsidRPr="00A04216">
          <w:rPr>
            <w:rStyle w:val="ac"/>
          </w:rPr>
          <w:t>Message</w:t>
        </w:r>
        <w:r w:rsidRPr="00A04216" w:rsidR="00354F88">
          <w:rPr>
            <w:rStyle w:val="ac"/>
          </w:rPr>
          <w:t>.R</w:t>
        </w:r>
        <w:r w:rsidRPr="00A04216">
          <w:rPr>
            <w:rStyle w:val="ac"/>
          </w:rPr>
          <w:t>eceived</w:t>
        </w:r>
      </w:hyperlink>
      <w:r w:rsidRPr="00841501">
        <w:t>(</w:t>
      </w:r>
      <w:hyperlink w:history="1" w:anchor="EOAReport">
        <w:r w:rsidR="00BF4616">
          <w:rPr>
            <w:rStyle w:val="ac"/>
          </w:rPr>
          <w:t>EOAReport</w:t>
        </w:r>
      </w:hyperlink>
      <w:r w:rsidRPr="00841501">
        <w:t>, k)</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3927"/>
        </w:rPr>
      </w:pPr>
      <w:del w:author="常鸣" w:date="2014-07-03T14:27:00Z" w:id="3928">
        <w:r w:rsidRPr="00645181" w:rsidDel="009328EA">
          <w:delText>#</w:delText>
        </w:r>
        <w:r w:rsidDel="009328EA">
          <w:rPr>
            <w:rFonts w:hint="eastAsia"/>
          </w:rPr>
          <w:delText>S</w:delText>
        </w:r>
      </w:del>
      <w:ins w:author="常鸣" w:date="2014-07-03T14:27:00Z" w:id="3929">
        <w:r w:rsidR="009328EA">
          <w:t>#Allocation=ATP Software</w:t>
        </w:r>
      </w:ins>
    </w:p>
    <w:p w:rsidR="00D66ECA" w:rsidP="00D66ECA" w:rsidRDefault="009328EA">
      <w:pPr>
        <w:pStyle w:val="ReqtifyAltQ"/>
      </w:pPr>
      <w:ins w:author="常鸣" w:date="2014-07-03T14:27:00Z" w:id="3930">
        <w:r>
          <w:t>#S</w:t>
        </w:r>
      </w:ins>
      <w:r w:rsidR="00D66ECA">
        <w:rPr>
          <w:rFonts w:hint="eastAsia"/>
        </w:rPr>
        <w:t>ource</w:t>
      </w:r>
      <w:r w:rsidRPr="00645181" w:rsidR="00D66ECA">
        <w:t>=</w:t>
      </w:r>
      <w:r w:rsidR="00064877">
        <w:rPr>
          <w:rFonts w:hint="eastAsia"/>
        </w:rPr>
        <w:t>[iTC_CC-SyAD-0153]</w:t>
      </w:r>
    </w:p>
    <w:p w:rsidR="003D0AA1" w:rsidP="00D66ECA" w:rsidRDefault="003642B2">
      <w:pPr>
        <w:pStyle w:val="ReqtifyAltQ"/>
      </w:pPr>
      <w:r>
        <w:t>[End]</w:t>
      </w:r>
    </w:p>
    <w:p w:rsidR="003D0AA1" w:rsidP="00C93484" w:rsidRDefault="003D0AA1">
      <w:pPr>
        <w:pStyle w:val="Reqtify"/>
      </w:pPr>
    </w:p>
    <w:p w:rsidR="00AD6EA6" w:rsidP="00C93484" w:rsidRDefault="00AD6EA6">
      <w:pPr>
        <w:pStyle w:val="Reqtify"/>
      </w:pPr>
    </w:p>
    <w:p w:rsidR="00AD6EA6" w:rsidP="00AD6EA6" w:rsidRDefault="00AD6EA6">
      <w:pPr>
        <w:pStyle w:val="ReqtifyAltR"/>
      </w:pPr>
      <w:r>
        <w:t>[iTC_CC_ATP-SwRS-</w:t>
      </w:r>
      <w:r>
        <w:rPr>
          <w:rFonts w:hint="eastAsia"/>
        </w:rPr>
        <w:t>0105</w:t>
      </w:r>
      <w:r>
        <w:t>]</w:t>
      </w:r>
    </w:p>
    <w:p w:rsidR="00AD6EA6" w:rsidP="00C93484" w:rsidRDefault="002C5397">
      <w:pPr>
        <w:pStyle w:val="Reqtify"/>
      </w:pPr>
      <w:bookmarkStart w:name="ZCmessageReady" w:id="3931"/>
      <w:r w:rsidRPr="00400EF6">
        <w:rPr>
          <w:rStyle w:val="aff2"/>
          <w:bCs w:val="0"/>
          <w:iCs w:val="0"/>
        </w:rPr>
        <w:t>ZCmessageReady</w:t>
      </w:r>
      <w:bookmarkEnd w:id="3931"/>
      <w:r w:rsidR="00AD6EA6">
        <w:rPr>
          <w:rFonts w:hint="eastAsia"/>
        </w:rPr>
        <w:t>，表示本周期收到了有效的来自</w:t>
      </w:r>
      <w:r w:rsidR="00AD6EA6">
        <w:rPr>
          <w:rFonts w:hint="eastAsia"/>
        </w:rPr>
        <w:t>ZC</w:t>
      </w:r>
      <w:r w:rsidR="00AD6EA6">
        <w:rPr>
          <w:rFonts w:hint="eastAsia"/>
        </w:rPr>
        <w:t>的</w:t>
      </w:r>
      <w:r w:rsidR="00AD6EA6">
        <w:rPr>
          <w:rFonts w:hint="eastAsia"/>
        </w:rPr>
        <w:t>EOA</w:t>
      </w:r>
      <w:r w:rsidR="00AD6EA6">
        <w:rPr>
          <w:rFonts w:hint="eastAsia"/>
        </w:rPr>
        <w:t>和变量消息。</w:t>
      </w:r>
    </w:p>
    <w:p w:rsidR="00AD6EA6" w:rsidP="00FA0FBB" w:rsidRDefault="00820356">
      <w:pPr>
        <w:pStyle w:val="AltX"/>
      </w:pPr>
      <w:r w:rsidRPr="00820356">
        <w:rPr>
          <w:rFonts w:hint="eastAsia"/>
        </w:rPr>
        <w:t>当前时间大于消息中的</w:t>
      </w:r>
      <w:r w:rsidRPr="00820356">
        <w:rPr>
          <w:rFonts w:hint="eastAsia"/>
        </w:rPr>
        <w:t>cc</w:t>
      </w:r>
      <w:r w:rsidR="00354F88">
        <w:rPr>
          <w:rFonts w:hint="eastAsia"/>
        </w:rPr>
        <w:t>L</w:t>
      </w:r>
      <w:r w:rsidRPr="00820356">
        <w:rPr>
          <w:rFonts w:hint="eastAsia"/>
        </w:rPr>
        <w:t>oop</w:t>
      </w:r>
      <w:r w:rsidR="00354F88">
        <w:rPr>
          <w:rFonts w:hint="eastAsia"/>
        </w:rPr>
        <w:t>H</w:t>
      </w:r>
      <w:r w:rsidRPr="00820356">
        <w:rPr>
          <w:rFonts w:hint="eastAsia"/>
        </w:rPr>
        <w:t>our</w:t>
      </w:r>
    </w:p>
    <w:p w:rsidR="00820356" w:rsidP="00FA0FBB" w:rsidRDefault="00820356">
      <w:pPr>
        <w:pStyle w:val="AltX"/>
      </w:pPr>
      <w:r w:rsidRPr="00820356">
        <w:rPr>
          <w:rFonts w:hint="eastAsia"/>
        </w:rPr>
        <w:t>消息中的</w:t>
      </w:r>
      <w:r w:rsidRPr="00820356">
        <w:rPr>
          <w:rFonts w:hint="eastAsia"/>
        </w:rPr>
        <w:t>cc</w:t>
      </w:r>
      <w:r w:rsidR="00354F88">
        <w:rPr>
          <w:rFonts w:hint="eastAsia"/>
        </w:rPr>
        <w:t>L</w:t>
      </w:r>
      <w:r w:rsidRPr="00820356">
        <w:rPr>
          <w:rFonts w:hint="eastAsia"/>
        </w:rPr>
        <w:t>oop</w:t>
      </w:r>
      <w:r w:rsidR="00354F88">
        <w:rPr>
          <w:rFonts w:hint="eastAsia"/>
        </w:rPr>
        <w:t>H</w:t>
      </w:r>
      <w:r w:rsidRPr="00820356">
        <w:rPr>
          <w:rFonts w:hint="eastAsia"/>
        </w:rPr>
        <w:t>our</w:t>
      </w:r>
      <w:r>
        <w:rPr>
          <w:rFonts w:hint="eastAsia"/>
        </w:rPr>
        <w:t>+EOA</w:t>
      </w:r>
      <w:r w:rsidRPr="00820356">
        <w:rPr>
          <w:rFonts w:hint="eastAsia"/>
        </w:rPr>
        <w:t>有效期</w:t>
      </w:r>
      <w:r>
        <w:rPr>
          <w:rFonts w:hint="eastAsia"/>
        </w:rPr>
        <w:t>，</w:t>
      </w:r>
      <w:r w:rsidRPr="00820356">
        <w:rPr>
          <w:rFonts w:hint="eastAsia"/>
        </w:rPr>
        <w:t>应大于当前</w:t>
      </w:r>
      <w:r>
        <w:rPr>
          <w:rFonts w:hint="eastAsia"/>
        </w:rPr>
        <w:t>时间</w:t>
      </w:r>
    </w:p>
    <w:p w:rsidRPr="008778DD" w:rsidR="00AD6EA6" w:rsidP="00C93484" w:rsidRDefault="00532AED">
      <w:pPr>
        <w:pStyle w:val="Reqtify"/>
      </w:pPr>
      <w:hyperlink w:history="1" w:anchor="ZCmessageReady">
        <w:r w:rsidR="002C5397">
          <w:rPr>
            <w:rStyle w:val="ac"/>
            <w:noProof/>
          </w:rPr>
          <w:t>ZCmessageReady</w:t>
        </w:r>
      </w:hyperlink>
      <w:r w:rsidRPr="008778DD" w:rsidR="00AD6EA6">
        <w:rPr>
          <w:rFonts w:hint="eastAsia"/>
        </w:rPr>
        <w:t xml:space="preserve"> represents that </w:t>
      </w:r>
      <w:r w:rsidR="00AD6EA6">
        <w:rPr>
          <w:rFonts w:hint="eastAsia"/>
        </w:rPr>
        <w:t>an available</w:t>
      </w:r>
      <w:r w:rsidRPr="008778DD" w:rsidR="00AD6EA6">
        <w:rPr>
          <w:rFonts w:hint="eastAsia"/>
        </w:rPr>
        <w:t xml:space="preserve"> EOA</w:t>
      </w:r>
      <w:r w:rsidR="00AD6EA6">
        <w:rPr>
          <w:rFonts w:hint="eastAsia"/>
        </w:rPr>
        <w:t xml:space="preserve"> and variant</w:t>
      </w:r>
      <w:r w:rsidRPr="008778DD" w:rsidR="00AD6EA6">
        <w:rPr>
          <w:rFonts w:hint="eastAsia"/>
        </w:rPr>
        <w:t xml:space="preserve">s </w:t>
      </w:r>
      <w:r w:rsidR="00AD6EA6">
        <w:rPr>
          <w:rFonts w:hint="eastAsia"/>
        </w:rPr>
        <w:t xml:space="preserve">message </w:t>
      </w:r>
      <w:r w:rsidRPr="008778DD" w:rsidR="00AD6EA6">
        <w:rPr>
          <w:rFonts w:hint="eastAsia"/>
        </w:rPr>
        <w:t xml:space="preserve">from </w:t>
      </w:r>
      <w:hyperlink w:history="1" w:anchor="ZC">
        <w:r w:rsidR="00DE30C0">
          <w:rPr>
            <w:rStyle w:val="ac"/>
          </w:rPr>
          <w:t>ZC</w:t>
        </w:r>
      </w:hyperlink>
      <w:r w:rsidRPr="008778DD" w:rsidR="00AD6EA6">
        <w:t xml:space="preserve"> received</w:t>
      </w:r>
      <w:r w:rsidRPr="008778DD" w:rsidR="00AD6EA6">
        <w:rPr>
          <w:rFonts w:hint="eastAsia"/>
        </w:rPr>
        <w:t xml:space="preserve"> in this cycle.</w:t>
      </w:r>
    </w:p>
    <w:p w:rsidRPr="007813A3" w:rsidR="007813A3" w:rsidP="000431E0" w:rsidRDefault="007813A3">
      <w:pPr>
        <w:pStyle w:val="af7"/>
      </w:pPr>
      <w:r w:rsidRPr="007813A3">
        <w:t xml:space="preserve">def </w:t>
      </w:r>
      <w:hyperlink w:history="1" w:anchor="ZCmessageReady">
        <w:r w:rsidR="002C5397">
          <w:rPr>
            <w:rStyle w:val="ac"/>
          </w:rPr>
          <w:t>ZCmessageReady</w:t>
        </w:r>
      </w:hyperlink>
      <w:r w:rsidRPr="007813A3">
        <w:t>(k):</w:t>
      </w:r>
    </w:p>
    <w:p w:rsidRPr="007813A3" w:rsidR="007813A3" w:rsidP="000431E0" w:rsidRDefault="007813A3">
      <w:pPr>
        <w:pStyle w:val="af7"/>
      </w:pPr>
      <w:r w:rsidRPr="007813A3">
        <w:t xml:space="preserve">    return (Message</w:t>
      </w:r>
      <w:r w:rsidR="00354F88">
        <w:t>.</w:t>
      </w:r>
      <w:hyperlink w:history="1" w:anchor="Available">
        <w:r w:rsidR="00783A38">
          <w:rPr>
            <w:rStyle w:val="ac"/>
          </w:rPr>
          <w:t>Available</w:t>
        </w:r>
      </w:hyperlink>
      <w:r w:rsidRPr="007813A3">
        <w:t>(</w:t>
      </w:r>
      <w:hyperlink w:history="1" w:anchor="EOAReportReceived">
        <w:r w:rsidR="002C5397">
          <w:rPr>
            <w:rStyle w:val="ac"/>
          </w:rPr>
          <w:t>EOAReportReceived</w:t>
        </w:r>
      </w:hyperlink>
      <w:r w:rsidRPr="007813A3">
        <w:t>(k),</w:t>
      </w:r>
    </w:p>
    <w:p w:rsidRPr="007813A3" w:rsidR="007813A3" w:rsidP="000431E0" w:rsidRDefault="007813A3">
      <w:pPr>
        <w:pStyle w:val="af7"/>
      </w:pPr>
      <w:r w:rsidRPr="007813A3">
        <w:t xml:space="preserve">                      </w:t>
      </w:r>
      <w:r w:rsidR="00317D51">
        <w:rPr>
          <w:rFonts w:hint="eastAsia"/>
        </w:rPr>
        <w:t xml:space="preserve">     </w:t>
      </w:r>
      <w:r w:rsidRPr="007813A3">
        <w:t xml:space="preserve">        </w:t>
      </w:r>
      <w:hyperlink w:history="1" w:anchor="EOA_Report">
        <w:r w:rsidRPr="00B92999" w:rsidR="00B92999">
          <w:rPr>
            <w:rStyle w:val="ac"/>
            <w:rFonts w:hint="eastAsia"/>
          </w:rPr>
          <w:t>EOA_Report</w:t>
        </w:r>
      </w:hyperlink>
      <w:r w:rsidR="00354F88">
        <w:t>.C</w:t>
      </w:r>
      <w:r w:rsidRPr="007813A3">
        <w:t>c</w:t>
      </w:r>
      <w:r w:rsidR="00354F88">
        <w:t>L</w:t>
      </w:r>
      <w:r w:rsidRPr="007813A3">
        <w:t>oop</w:t>
      </w:r>
      <w:r w:rsidR="00354F88">
        <w:t>H</w:t>
      </w:r>
      <w:r w:rsidRPr="007813A3">
        <w:t>our,</w:t>
      </w:r>
    </w:p>
    <w:p w:rsidRPr="007813A3" w:rsidR="007813A3" w:rsidP="000431E0" w:rsidRDefault="007813A3">
      <w:pPr>
        <w:pStyle w:val="af7"/>
      </w:pPr>
      <w:r w:rsidRPr="007813A3">
        <w:t xml:space="preserve">                           </w:t>
      </w:r>
      <w:r w:rsidR="00317D51">
        <w:rPr>
          <w:rFonts w:hint="eastAsia"/>
        </w:rPr>
        <w:t xml:space="preserve">     </w:t>
      </w:r>
      <w:r w:rsidRPr="007813A3">
        <w:t xml:space="preserve">   </w:t>
      </w:r>
      <w:hyperlink w:history="1" w:anchor="ATPsetting">
        <w:r w:rsidR="00786D0B">
          <w:rPr>
            <w:rStyle w:val="ac"/>
          </w:rPr>
          <w:t>ATPsetting</w:t>
        </w:r>
      </w:hyperlink>
      <w:r w:rsidRPr="007813A3">
        <w:t>.</w:t>
      </w:r>
      <w:r w:rsidR="0059345C">
        <w:t>EOAvalidityTime</w:t>
      </w:r>
      <w:r w:rsidR="005A4651">
        <w:rPr>
          <w:rFonts w:hint="eastAsia"/>
        </w:rPr>
        <w:t>,</w:t>
      </w:r>
      <w:r w:rsidR="005A4651">
        <w:rPr>
          <w:rFonts w:hint="eastAsia"/>
        </w:rPr>
        <w:tab/>
      </w:r>
    </w:p>
    <w:p w:rsidRPr="007813A3" w:rsidR="007813A3" w:rsidP="000431E0" w:rsidRDefault="007813A3">
      <w:pPr>
        <w:pStyle w:val="af7"/>
      </w:pPr>
      <w:r w:rsidRPr="007813A3">
        <w:t xml:space="preserve">                            </w:t>
      </w:r>
      <w:r w:rsidR="00317D51">
        <w:rPr>
          <w:rFonts w:hint="eastAsia"/>
        </w:rPr>
        <w:t xml:space="preserve">     </w:t>
      </w:r>
      <w:r w:rsidRPr="007813A3">
        <w:t xml:space="preserve">  </w:t>
      </w:r>
      <w:hyperlink w:history="1" w:anchor="LastEOAReportAge">
        <w:r w:rsidR="002C5397">
          <w:rPr>
            <w:rStyle w:val="ac"/>
          </w:rPr>
          <w:t>LastEOAReportAge</w:t>
        </w:r>
      </w:hyperlink>
      <w:r w:rsidRPr="007813A3">
        <w:t>(k-1),</w:t>
      </w:r>
    </w:p>
    <w:p w:rsidR="007813A3" w:rsidP="000431E0" w:rsidRDefault="007813A3">
      <w:pPr>
        <w:pStyle w:val="af7"/>
      </w:pPr>
      <w:r w:rsidRPr="007813A3">
        <w:t xml:space="preserve">                             </w:t>
      </w:r>
      <w:r w:rsidR="00317D51">
        <w:rPr>
          <w:rFonts w:hint="eastAsia"/>
        </w:rPr>
        <w:t xml:space="preserve">     </w:t>
      </w:r>
      <w:r w:rsidRPr="007813A3">
        <w:t xml:space="preserve"> k)</w:t>
      </w:r>
    </w:p>
    <w:p w:rsidRPr="007813A3" w:rsidR="007C3410" w:rsidP="000431E0" w:rsidRDefault="007C3410">
      <w:pPr>
        <w:pStyle w:val="af7"/>
      </w:pPr>
      <w:r w:rsidRPr="007C3410">
        <w:t xml:space="preserve">            and (</w:t>
      </w:r>
      <w:hyperlink w:history="1" w:anchor="VersionAuthorizedByLC">
        <w:r w:rsidRPr="007C3410">
          <w:rPr>
            <w:rStyle w:val="ac"/>
          </w:rPr>
          <w:t>VersionAuthorizedByLC</w:t>
        </w:r>
      </w:hyperlink>
      <w:r w:rsidRPr="007C3410">
        <w:t>(</w:t>
      </w:r>
      <w:hyperlink w:history="1" w:anchor="SSIDofZC">
        <w:r w:rsidRPr="007C3410">
          <w:rPr>
            <w:rStyle w:val="ac"/>
          </w:rPr>
          <w:t>SSIDofZC</w:t>
        </w:r>
      </w:hyperlink>
      <w:r w:rsidRPr="007C3410">
        <w:t>, k))</w:t>
      </w:r>
    </w:p>
    <w:p w:rsidRPr="007813A3" w:rsidR="007813A3" w:rsidP="000431E0" w:rsidRDefault="007813A3">
      <w:pPr>
        <w:pStyle w:val="af7"/>
      </w:pPr>
      <w:r w:rsidRPr="007813A3">
        <w:t xml:space="preserve">            and (Message.</w:t>
      </w:r>
      <w:hyperlink w:history="1" w:anchor="ReplyLocalCC">
        <w:r w:rsidR="001C16B4">
          <w:rPr>
            <w:rStyle w:val="ac"/>
          </w:rPr>
          <w:t>ReplyLocalCC</w:t>
        </w:r>
      </w:hyperlink>
      <w:r w:rsidRPr="007813A3">
        <w:t>(</w:t>
      </w:r>
      <w:hyperlink w:history="1" w:anchor="EOA_Report">
        <w:r w:rsidRPr="00B92999" w:rsidR="00B92999">
          <w:rPr>
            <w:rStyle w:val="ac"/>
            <w:rFonts w:hint="eastAsia"/>
          </w:rPr>
          <w:t>EOA_Report</w:t>
        </w:r>
      </w:hyperlink>
      <w:r w:rsidR="00354F88">
        <w:t>.C</w:t>
      </w:r>
      <w:r w:rsidRPr="007813A3">
        <w:t>c</w:t>
      </w:r>
      <w:r w:rsidR="00354F88">
        <w:t>L</w:t>
      </w:r>
      <w:r w:rsidRPr="007813A3">
        <w:t>oop</w:t>
      </w:r>
      <w:r w:rsidR="00354F88">
        <w:t>H</w:t>
      </w:r>
      <w:r w:rsidRPr="007813A3">
        <w:t>our)</w:t>
      </w:r>
    </w:p>
    <w:p w:rsidR="00AD6EA6" w:rsidP="000431E0" w:rsidRDefault="007813A3">
      <w:pPr>
        <w:pStyle w:val="af7"/>
      </w:pPr>
      <w:r w:rsidRPr="007813A3">
        <w:t xml:space="preserve">                 or </w:t>
      </w:r>
      <w:hyperlink w:history="1" w:anchor="SameVersionWithDistantCore">
        <w:r w:rsidR="002C5397">
          <w:rPr>
            <w:rStyle w:val="ac"/>
          </w:rPr>
          <w:t>SameVersionWithDistantCore</w:t>
        </w:r>
      </w:hyperlink>
      <w:r w:rsidRPr="007813A3">
        <w:t>(k)))</w:t>
      </w:r>
    </w:p>
    <w:p w:rsidRPr="008A1414" w:rsidR="00AD6EA6" w:rsidP="000C0D62" w:rsidRDefault="00AD6EA6">
      <w:pPr>
        <w:pStyle w:val="ReqtifyAltQ"/>
      </w:pPr>
      <w:r w:rsidRPr="008A1414">
        <w:t>#Category=Functional</w:t>
      </w:r>
    </w:p>
    <w:p w:rsidRPr="008A1414" w:rsidR="00AD6EA6" w:rsidP="000C0D62" w:rsidRDefault="00AD6EA6">
      <w:pPr>
        <w:pStyle w:val="ReqtifyAltQ"/>
      </w:pPr>
      <w:r w:rsidRPr="008A1414">
        <w:t>#Contribution</w:t>
      </w:r>
      <w:r>
        <w:t>=SIL4</w:t>
      </w:r>
    </w:p>
    <w:p w:rsidR="009328EA" w:rsidP="000C0D62" w:rsidRDefault="00AD6EA6">
      <w:pPr>
        <w:pStyle w:val="ReqtifyAltQ"/>
        <w:rPr>
          <w:ins w:author="常鸣" w:date="2014-07-03T14:27:00Z" w:id="3932"/>
        </w:rPr>
      </w:pPr>
      <w:del w:author="常鸣" w:date="2014-07-03T14:27:00Z" w:id="3933">
        <w:r w:rsidRPr="008A1414" w:rsidDel="009328EA">
          <w:delText>#S</w:delText>
        </w:r>
      </w:del>
      <w:ins w:author="常鸣" w:date="2014-07-03T14:27:00Z" w:id="3934">
        <w:r w:rsidR="009328EA">
          <w:t>#Allocation=ATP Software</w:t>
        </w:r>
      </w:ins>
      <w:ins w:author="常鸣" w:date="2014-07-03T14:48:00Z" w:id="3935">
        <w:r w:rsidR="002428AA">
          <w:rPr>
            <w:rFonts w:hint="eastAsia"/>
          </w:rPr>
          <w:t>, Vital Embedded Setting</w:t>
        </w:r>
      </w:ins>
    </w:p>
    <w:p w:rsidRPr="008A1414" w:rsidR="00AD6EA6" w:rsidP="000C0D62" w:rsidRDefault="009328EA">
      <w:pPr>
        <w:pStyle w:val="ReqtifyAltQ"/>
      </w:pPr>
      <w:ins w:author="常鸣" w:date="2014-07-03T14:27:00Z" w:id="3936">
        <w:r>
          <w:t>#S</w:t>
        </w:r>
      </w:ins>
      <w:r w:rsidRPr="008A1414" w:rsidR="00AD6EA6">
        <w:t>ource=</w:t>
      </w:r>
      <w:r w:rsidR="00AD6EA6">
        <w:rPr>
          <w:rFonts w:hint="eastAsia"/>
        </w:rPr>
        <w:t>[iTC_CC-SyAD-0153],</w:t>
      </w:r>
      <w:r w:rsidRPr="00F574D0" w:rsidR="00AD6EA6">
        <w:rPr>
          <w:rFonts w:hint="eastAsia"/>
        </w:rPr>
        <w:t xml:space="preserve"> </w:t>
      </w:r>
      <w:r w:rsidR="00AD6EA6">
        <w:rPr>
          <w:rFonts w:hint="eastAsia"/>
        </w:rPr>
        <w:t>[iTC_CC-SyAD-0155],</w:t>
      </w:r>
      <w:r w:rsidRPr="00494119" w:rsidR="00494119">
        <w:rPr>
          <w:rFonts w:hint="eastAsia"/>
        </w:rPr>
        <w:t xml:space="preserve"> </w:t>
      </w:r>
      <w:r w:rsidR="00494119">
        <w:rPr>
          <w:rFonts w:hint="eastAsia"/>
        </w:rPr>
        <w:t>[iTC_CC-SyAD-0156],</w:t>
      </w:r>
      <w:r w:rsidRPr="00F574D0" w:rsidR="00AD6EA6">
        <w:rPr>
          <w:rFonts w:hint="eastAsia"/>
        </w:rPr>
        <w:t xml:space="preserve"> </w:t>
      </w:r>
      <w:r w:rsidR="00AD6EA6">
        <w:rPr>
          <w:rFonts w:hint="eastAsia"/>
        </w:rPr>
        <w:t>[iTC_CC-SyAD-0158],</w:t>
      </w:r>
      <w:r w:rsidRPr="00DB7237" w:rsidR="00AD6EA6">
        <w:t xml:space="preserve"> [iTC_CC-SyAD-0962]</w:t>
      </w:r>
      <w:r w:rsidR="00AD6EA6">
        <w:rPr>
          <w:rFonts w:hint="eastAsia"/>
        </w:rPr>
        <w:t>,</w:t>
      </w:r>
      <w:r w:rsidRPr="00F3204D" w:rsidR="00AD6EA6">
        <w:t xml:space="preserve"> [iTC_CC-SyAD-0965]</w:t>
      </w:r>
      <w:r w:rsidR="00AD6EA6">
        <w:rPr>
          <w:rFonts w:hint="eastAsia"/>
        </w:rPr>
        <w:t>,</w:t>
      </w:r>
      <w:r w:rsidRPr="001C12DE" w:rsidR="00AD6EA6">
        <w:t xml:space="preserve"> [iTC_CC-SyAD-0966]</w:t>
      </w:r>
      <w:r w:rsidR="00AD6EA6">
        <w:rPr>
          <w:rFonts w:hint="eastAsia"/>
        </w:rPr>
        <w:t>, [</w:t>
      </w:r>
      <w:r w:rsidR="00AD6EA6">
        <w:t>iTC_CC_ATP_SwHA</w:t>
      </w:r>
      <w:r w:rsidRPr="00CA7F59" w:rsidR="00AD6EA6">
        <w:t>-0026</w:t>
      </w:r>
      <w:r w:rsidR="00AD6EA6">
        <w:rPr>
          <w:rFonts w:hint="eastAsia"/>
        </w:rPr>
        <w:t>]</w:t>
      </w:r>
      <w:r w:rsidR="00CB0DD0">
        <w:rPr>
          <w:rFonts w:hint="eastAsia"/>
        </w:rPr>
        <w:t>,</w:t>
      </w:r>
      <w:r w:rsidRPr="00CB0DD0" w:rsidR="00CB0DD0">
        <w:rPr>
          <w:rFonts w:hint="eastAsia"/>
        </w:rPr>
        <w:t xml:space="preserve"> [</w:t>
      </w:r>
      <w:r w:rsidRPr="00CB0DD0" w:rsidR="00CB0DD0">
        <w:t>iTC_CC_ATP_SwHA-0</w:t>
      </w:r>
      <w:r w:rsidRPr="00CB0DD0" w:rsidR="00CB0DD0">
        <w:rPr>
          <w:rFonts w:hint="eastAsia"/>
        </w:rPr>
        <w:t>2</w:t>
      </w:r>
      <w:r w:rsidR="00CB0DD0">
        <w:rPr>
          <w:rFonts w:hint="eastAsia"/>
        </w:rPr>
        <w:t>51</w:t>
      </w:r>
      <w:r w:rsidRPr="00CB0DD0" w:rsidR="00CB0DD0">
        <w:rPr>
          <w:rFonts w:hint="eastAsia"/>
        </w:rPr>
        <w:t>]</w:t>
      </w:r>
    </w:p>
    <w:p w:rsidRPr="008A1414" w:rsidR="00AD6EA6" w:rsidP="000C0D62" w:rsidRDefault="00AD6EA6">
      <w:pPr>
        <w:pStyle w:val="ReqtifyAltQ"/>
      </w:pPr>
      <w:r w:rsidRPr="008A1414">
        <w:t>[End]</w:t>
      </w:r>
    </w:p>
    <w:p w:rsidR="003D4FB6" w:rsidP="00C93484" w:rsidRDefault="003D4FB6">
      <w:pPr>
        <w:pStyle w:val="Reqtify"/>
      </w:pPr>
    </w:p>
    <w:p w:rsidR="003D4FB6" w:rsidP="00C93484" w:rsidRDefault="003D4FB6">
      <w:pPr>
        <w:pStyle w:val="Reqtify"/>
      </w:pPr>
    </w:p>
    <w:p w:rsidRPr="007F3B90" w:rsidR="00AD6EA6" w:rsidP="003D4FB6" w:rsidRDefault="00AD6EA6">
      <w:pPr>
        <w:pStyle w:val="ReqtifyAltR"/>
      </w:pPr>
      <w:r w:rsidRPr="007F3B90">
        <w:t>[iTC_CC_ATP-SwRS-</w:t>
      </w:r>
      <w:r w:rsidRPr="007F3B90">
        <w:rPr>
          <w:rFonts w:hint="eastAsia"/>
        </w:rPr>
        <w:t>0108</w:t>
      </w:r>
      <w:r w:rsidRPr="007F3B90">
        <w:t>]</w:t>
      </w:r>
    </w:p>
    <w:p w:rsidRPr="007F3B90" w:rsidR="00AD6EA6" w:rsidP="00C93484" w:rsidRDefault="002C5397">
      <w:pPr>
        <w:pStyle w:val="Reqtify"/>
      </w:pPr>
      <w:bookmarkStart w:name="LastEOAReportAge" w:id="3937"/>
      <w:r w:rsidRPr="00400EF6">
        <w:rPr>
          <w:rStyle w:val="aff2"/>
          <w:bCs w:val="0"/>
          <w:iCs w:val="0"/>
        </w:rPr>
        <w:t>LastEOAReportAge</w:t>
      </w:r>
      <w:bookmarkEnd w:id="3937"/>
      <w:r w:rsidRPr="007F3B90" w:rsidR="00AD6EA6">
        <w:rPr>
          <w:rFonts w:hint="eastAsia"/>
        </w:rPr>
        <w:t>，数值型，</w:t>
      </w:r>
      <w:r w:rsidRPr="005C4E11" w:rsidR="00AD6EA6">
        <w:rPr>
          <w:rFonts w:hint="eastAsia"/>
        </w:rPr>
        <w:t>上次发出</w:t>
      </w:r>
      <w:r w:rsidRPr="007F3B90" w:rsidR="00AD6EA6">
        <w:rPr>
          <w:rFonts w:hint="eastAsia"/>
        </w:rPr>
        <w:t>loc-report</w:t>
      </w:r>
      <w:r w:rsidRPr="005C4E11" w:rsidR="00AD6EA6">
        <w:rPr>
          <w:rFonts w:hint="eastAsia"/>
        </w:rPr>
        <w:t>的周期数减去</w:t>
      </w:r>
      <w:r w:rsidRPr="007F3B90" w:rsidR="00AD6EA6">
        <w:rPr>
          <w:rFonts w:hint="eastAsia"/>
        </w:rPr>
        <w:t>EOA</w:t>
      </w:r>
      <w:r w:rsidRPr="005C4E11" w:rsidR="00AD6EA6">
        <w:rPr>
          <w:rFonts w:hint="eastAsia"/>
        </w:rPr>
        <w:t>在</w:t>
      </w:r>
      <w:r w:rsidRPr="007F3B90" w:rsidR="00AD6EA6">
        <w:rPr>
          <w:rFonts w:hint="eastAsia"/>
        </w:rPr>
        <w:t>ZC</w:t>
      </w:r>
      <w:r w:rsidRPr="005C4E11" w:rsidR="00AD6EA6">
        <w:rPr>
          <w:rFonts w:hint="eastAsia"/>
        </w:rPr>
        <w:t>端消耗的时间</w:t>
      </w:r>
      <w:r w:rsidRPr="007F3B90" w:rsidR="00AD6EA6">
        <w:rPr>
          <w:rFonts w:hint="eastAsia"/>
        </w:rPr>
        <w:t>（</w:t>
      </w:r>
      <w:r w:rsidRPr="007F3B90" w:rsidR="00AD6EA6">
        <w:rPr>
          <w:rFonts w:hint="eastAsia"/>
        </w:rPr>
        <w:t>CC</w:t>
      </w:r>
      <w:r w:rsidRPr="005C4E11" w:rsidR="00AD6EA6">
        <w:rPr>
          <w:rFonts w:hint="eastAsia"/>
        </w:rPr>
        <w:t>周期数</w:t>
      </w:r>
      <w:r w:rsidRPr="007F3B90" w:rsidR="00AD6EA6">
        <w:rPr>
          <w:rFonts w:hint="eastAsia"/>
        </w:rPr>
        <w:t>）。</w:t>
      </w:r>
    </w:p>
    <w:p w:rsidRPr="008778DD" w:rsidR="00AD6EA6" w:rsidP="00C93484" w:rsidRDefault="00532AED">
      <w:pPr>
        <w:pStyle w:val="Reqtify"/>
      </w:pPr>
      <w:hyperlink w:history="1" w:anchor="LastEOAReportAge">
        <w:r w:rsidR="002C5397">
          <w:rPr>
            <w:rStyle w:val="ac"/>
            <w:noProof/>
          </w:rPr>
          <w:t>LastEOAReportAge</w:t>
        </w:r>
      </w:hyperlink>
      <w:r w:rsidRPr="008778DD" w:rsidR="00AD6EA6">
        <w:rPr>
          <w:rFonts w:hint="eastAsia"/>
        </w:rPr>
        <w:t xml:space="preserve"> represents the value calculated by </w:t>
      </w:r>
      <w:r w:rsidR="00AD6EA6">
        <w:rPr>
          <w:rFonts w:hint="eastAsia"/>
        </w:rPr>
        <w:t xml:space="preserve">current ATP time minus </w:t>
      </w:r>
      <w:r w:rsidRPr="008778DD" w:rsidR="00AD6EA6">
        <w:rPr>
          <w:rFonts w:hint="eastAsia"/>
        </w:rPr>
        <w:t>the previous loc-report number</w:t>
      </w:r>
      <w:r w:rsidR="00AD6EA6">
        <w:rPr>
          <w:rFonts w:hint="eastAsia"/>
        </w:rPr>
        <w:t xml:space="preserve"> and the EOA consuming time in </w:t>
      </w:r>
      <w:hyperlink w:history="1" w:anchor="ZC">
        <w:r w:rsidR="00DE30C0">
          <w:rPr>
            <w:rStyle w:val="ac"/>
          </w:rPr>
          <w:t>ZC</w:t>
        </w:r>
      </w:hyperlink>
      <w:r w:rsidRPr="008778DD" w:rsidR="00AD6EA6">
        <w:rPr>
          <w:rFonts w:hint="eastAsia"/>
        </w:rPr>
        <w:t xml:space="preserve">. </w:t>
      </w:r>
    </w:p>
    <w:p w:rsidRPr="007F3B90" w:rsidR="00AD6EA6" w:rsidP="00C93484" w:rsidRDefault="00AD6EA6">
      <w:pPr>
        <w:pStyle w:val="Reqtify"/>
      </w:pPr>
    </w:p>
    <w:p w:rsidRPr="00BA63F8" w:rsidR="00BA63F8" w:rsidP="000431E0" w:rsidRDefault="00BA63F8">
      <w:pPr>
        <w:pStyle w:val="af7"/>
      </w:pPr>
      <w:r w:rsidRPr="00BA63F8">
        <w:t xml:space="preserve">def </w:t>
      </w:r>
      <w:hyperlink w:history="1" w:anchor="LastEOAReportAge">
        <w:r w:rsidR="002C5397">
          <w:rPr>
            <w:rStyle w:val="ac"/>
          </w:rPr>
          <w:t>LastEOAReportAge</w:t>
        </w:r>
      </w:hyperlink>
      <w:r w:rsidRPr="00BA63F8">
        <w:t>(k):</w:t>
      </w:r>
    </w:p>
    <w:p w:rsidRPr="00BA63F8" w:rsidR="00BA63F8" w:rsidP="000431E0" w:rsidRDefault="00BA63F8">
      <w:pPr>
        <w:pStyle w:val="af7"/>
      </w:pPr>
      <w:r w:rsidRPr="00BA63F8">
        <w:t xml:space="preserve">    return Message</w:t>
      </w:r>
      <w:r w:rsidR="00354F88">
        <w:t>.</w:t>
      </w:r>
      <w:hyperlink w:history="1" w:anchor="LastAge">
        <w:r w:rsidR="00783A38">
          <w:rPr>
            <w:rStyle w:val="ac"/>
          </w:rPr>
          <w:t>LastAge</w:t>
        </w:r>
      </w:hyperlink>
      <w:r w:rsidRPr="00BA63F8">
        <w:t>(</w:t>
      </w:r>
      <w:hyperlink w:history="1" w:anchor="ZCmessageReady">
        <w:r w:rsidR="002C5397">
          <w:rPr>
            <w:rStyle w:val="ac"/>
          </w:rPr>
          <w:t>ZCmessageReady</w:t>
        </w:r>
      </w:hyperlink>
      <w:r w:rsidRPr="00BA63F8">
        <w:t>(k),</w:t>
      </w:r>
    </w:p>
    <w:p w:rsidRPr="00BA63F8" w:rsidR="00BA63F8" w:rsidP="000431E0" w:rsidRDefault="00BA63F8">
      <w:pPr>
        <w:pStyle w:val="af7"/>
      </w:pPr>
      <w:r w:rsidRPr="00BA63F8">
        <w:t xml:space="preserve">                            </w:t>
      </w:r>
      <w:hyperlink w:history="1" w:anchor="EOA_Report">
        <w:r w:rsidRPr="00B92999" w:rsidR="00B92999">
          <w:rPr>
            <w:rStyle w:val="ac"/>
            <w:rFonts w:hint="eastAsia"/>
          </w:rPr>
          <w:t>EOA_Report</w:t>
        </w:r>
      </w:hyperlink>
      <w:r w:rsidR="00354F88">
        <w:t>.C</w:t>
      </w:r>
      <w:r w:rsidRPr="00BA63F8">
        <w:t>c</w:t>
      </w:r>
      <w:r w:rsidR="00354F88">
        <w:t>L</w:t>
      </w:r>
      <w:r w:rsidRPr="00BA63F8">
        <w:t>oop</w:t>
      </w:r>
      <w:r w:rsidR="00354F88">
        <w:t>H</w:t>
      </w:r>
      <w:r w:rsidRPr="00BA63F8">
        <w:t>our,</w:t>
      </w:r>
    </w:p>
    <w:p w:rsidRPr="00BA63F8" w:rsidR="00BA63F8" w:rsidP="000431E0" w:rsidRDefault="00BA63F8">
      <w:pPr>
        <w:pStyle w:val="af7"/>
      </w:pPr>
      <w:r w:rsidRPr="00BA63F8">
        <w:t xml:space="preserve">                            </w:t>
      </w:r>
      <w:hyperlink w:history="1" w:anchor="LastEOAReportAge">
        <w:r w:rsidR="002C5397">
          <w:rPr>
            <w:rStyle w:val="ac"/>
          </w:rPr>
          <w:t>LastEOAReportAge</w:t>
        </w:r>
      </w:hyperlink>
      <w:r w:rsidRPr="00BA63F8">
        <w:t>(k-1),</w:t>
      </w:r>
    </w:p>
    <w:p w:rsidRPr="007F3B90" w:rsidR="00AD6EA6" w:rsidP="000431E0" w:rsidRDefault="00BA63F8">
      <w:pPr>
        <w:pStyle w:val="af7"/>
      </w:pPr>
      <w:r w:rsidRPr="00BA63F8">
        <w:t xml:space="preserve">                            k)</w:t>
      </w:r>
    </w:p>
    <w:p w:rsidRPr="008A1414" w:rsidR="00AD6EA6" w:rsidP="000C0D62" w:rsidRDefault="00AD6EA6">
      <w:pPr>
        <w:pStyle w:val="ReqtifyAltQ"/>
      </w:pPr>
      <w:r w:rsidRPr="008A1414">
        <w:t>#Category=Functional</w:t>
      </w:r>
    </w:p>
    <w:p w:rsidRPr="008A1414" w:rsidR="00AD6EA6" w:rsidP="000C0D62" w:rsidRDefault="00AD6EA6">
      <w:pPr>
        <w:pStyle w:val="ReqtifyAltQ"/>
      </w:pPr>
      <w:r w:rsidRPr="008A1414">
        <w:t>#Contribution</w:t>
      </w:r>
      <w:r>
        <w:t>=SIL4</w:t>
      </w:r>
    </w:p>
    <w:p w:rsidR="009328EA" w:rsidP="000C0D62" w:rsidRDefault="00AD6EA6">
      <w:pPr>
        <w:pStyle w:val="ReqtifyAltQ"/>
        <w:rPr>
          <w:ins w:author="常鸣" w:date="2014-07-03T14:27:00Z" w:id="3938"/>
        </w:rPr>
      </w:pPr>
      <w:del w:author="常鸣" w:date="2014-07-03T14:27:00Z" w:id="3939">
        <w:r w:rsidRPr="008A1414" w:rsidDel="009328EA">
          <w:delText>#S</w:delText>
        </w:r>
      </w:del>
      <w:ins w:author="常鸣" w:date="2014-07-03T14:27:00Z" w:id="3940">
        <w:r w:rsidR="009328EA">
          <w:t>#Allocation=ATP Software</w:t>
        </w:r>
      </w:ins>
    </w:p>
    <w:p w:rsidRPr="008A1414" w:rsidR="00AD6EA6" w:rsidP="000C0D62" w:rsidRDefault="009328EA">
      <w:pPr>
        <w:pStyle w:val="ReqtifyAltQ"/>
      </w:pPr>
      <w:ins w:author="常鸣" w:date="2014-07-03T14:27:00Z" w:id="3941">
        <w:r>
          <w:t>#S</w:t>
        </w:r>
      </w:ins>
      <w:r w:rsidRPr="008A1414" w:rsidR="00AD6EA6">
        <w:t>ource=</w:t>
      </w:r>
      <w:r w:rsidRPr="003D2990" w:rsidR="00AD6EA6">
        <w:t>[iTC_CC-SyAD-</w:t>
      </w:r>
      <w:r w:rsidRPr="003D2990" w:rsidR="00AD6EA6">
        <w:rPr>
          <w:rFonts w:hint="eastAsia"/>
        </w:rPr>
        <w:t>0</w:t>
      </w:r>
      <w:r w:rsidR="00AD6EA6">
        <w:rPr>
          <w:rFonts w:hint="eastAsia"/>
        </w:rPr>
        <w:t>155</w:t>
      </w:r>
      <w:r w:rsidRPr="003D2990" w:rsidR="00AD6EA6">
        <w:rPr>
          <w:rFonts w:hint="eastAsia"/>
        </w:rPr>
        <w:t>]</w:t>
      </w:r>
      <w:r w:rsidR="00AD6EA6">
        <w:rPr>
          <w:rFonts w:hint="eastAsia"/>
        </w:rPr>
        <w:t>,</w:t>
      </w:r>
      <w:r w:rsidRPr="00F3204D" w:rsidR="00AD6EA6">
        <w:t xml:space="preserve"> [iTC_CC-SyAD-0965]</w:t>
      </w:r>
    </w:p>
    <w:p w:rsidRPr="008A1414" w:rsidR="00AD6EA6" w:rsidP="000C0D62" w:rsidRDefault="00AD6EA6">
      <w:pPr>
        <w:pStyle w:val="ReqtifyAltQ"/>
      </w:pPr>
      <w:r w:rsidRPr="008A1414">
        <w:t>[End]</w:t>
      </w:r>
    </w:p>
    <w:p w:rsidR="00F4142C" w:rsidP="00C93484" w:rsidRDefault="00F4142C">
      <w:pPr>
        <w:pStyle w:val="Reqtify"/>
      </w:pPr>
    </w:p>
    <w:p w:rsidR="00F4142C" w:rsidP="00C93484" w:rsidRDefault="00F4142C">
      <w:pPr>
        <w:pStyle w:val="Reqtify"/>
      </w:pPr>
    </w:p>
    <w:p w:rsidR="00F4142C" w:rsidP="00F4142C" w:rsidRDefault="00F4142C">
      <w:pPr>
        <w:pStyle w:val="ReqtifyAltR"/>
      </w:pPr>
      <w:r>
        <w:t>[iTC_CC_ATP-SwRS-</w:t>
      </w:r>
      <w:r>
        <w:rPr>
          <w:rFonts w:hint="eastAsia"/>
        </w:rPr>
        <w:t>0106</w:t>
      </w:r>
      <w:r>
        <w:t>]</w:t>
      </w:r>
    </w:p>
    <w:p w:rsidR="00F4142C" w:rsidP="00C93484" w:rsidRDefault="002C5397">
      <w:pPr>
        <w:pStyle w:val="Reqtify"/>
      </w:pPr>
      <w:bookmarkStart w:name="EOAgroundAge" w:id="3942"/>
      <w:r w:rsidRPr="00400EF6">
        <w:rPr>
          <w:rStyle w:val="aff2"/>
          <w:bCs w:val="0"/>
          <w:iCs w:val="0"/>
        </w:rPr>
        <w:t>EOAgroundAge</w:t>
      </w:r>
      <w:bookmarkEnd w:id="3942"/>
      <w:r w:rsidR="00F4142C">
        <w:rPr>
          <w:rFonts w:hint="eastAsia"/>
        </w:rPr>
        <w:t>，数值型，在收到</w:t>
      </w:r>
      <w:r w:rsidR="00F4142C">
        <w:rPr>
          <w:rFonts w:hint="eastAsia"/>
        </w:rPr>
        <w:t>EOA</w:t>
      </w:r>
      <w:r w:rsidR="00F4142C">
        <w:rPr>
          <w:rFonts w:hint="eastAsia"/>
        </w:rPr>
        <w:t>消息时，其时间已经消耗了几个</w:t>
      </w:r>
      <w:r w:rsidR="00F4142C">
        <w:rPr>
          <w:rFonts w:hint="eastAsia"/>
        </w:rPr>
        <w:t>CC</w:t>
      </w:r>
      <w:r w:rsidR="00F4142C">
        <w:rPr>
          <w:rFonts w:hint="eastAsia"/>
        </w:rPr>
        <w:t>的周期。</w:t>
      </w:r>
      <w:r w:rsidR="009A30D6">
        <w:rPr>
          <w:rFonts w:hint="eastAsia"/>
        </w:rPr>
        <w:t>需同时维护</w:t>
      </w:r>
      <w:r w:rsidR="002227F1">
        <w:rPr>
          <w:rFonts w:hint="eastAsia"/>
        </w:rPr>
        <w:t>W</w:t>
      </w:r>
      <w:r w:rsidR="00E81093">
        <w:rPr>
          <w:rFonts w:hint="eastAsia"/>
        </w:rPr>
        <w:t>ithout</w:t>
      </w:r>
      <w:r w:rsidR="00354F88">
        <w:rPr>
          <w:rFonts w:hint="eastAsia"/>
        </w:rPr>
        <w:t>S</w:t>
      </w:r>
      <w:r w:rsidR="00E81093">
        <w:rPr>
          <w:rFonts w:hint="eastAsia"/>
        </w:rPr>
        <w:t>pace</w:t>
      </w:r>
      <w:r w:rsidR="00354F88">
        <w:rPr>
          <w:rFonts w:hint="eastAsia"/>
        </w:rPr>
        <w:t>E</w:t>
      </w:r>
      <w:r w:rsidR="00E81093">
        <w:rPr>
          <w:rFonts w:hint="eastAsia"/>
        </w:rPr>
        <w:t>oa</w:t>
      </w:r>
      <w:r w:rsidR="009A30D6">
        <w:rPr>
          <w:rFonts w:hint="eastAsia"/>
        </w:rPr>
        <w:t>和普通</w:t>
      </w:r>
      <w:r w:rsidR="009A30D6">
        <w:rPr>
          <w:rFonts w:hint="eastAsia"/>
        </w:rPr>
        <w:t>EOA</w:t>
      </w:r>
      <w:r w:rsidR="00E81093">
        <w:rPr>
          <w:rFonts w:hint="eastAsia"/>
        </w:rPr>
        <w:t>。</w:t>
      </w:r>
    </w:p>
    <w:p w:rsidRPr="00775C55" w:rsidR="00F4142C" w:rsidP="00C93484" w:rsidRDefault="00532AED">
      <w:pPr>
        <w:pStyle w:val="Reqtify"/>
      </w:pPr>
      <w:hyperlink w:history="1" w:anchor="EOAgroundAge">
        <w:r w:rsidR="002C5397">
          <w:rPr>
            <w:rStyle w:val="ac"/>
            <w:noProof/>
          </w:rPr>
          <w:t>EOAgroundAge</w:t>
        </w:r>
      </w:hyperlink>
      <w:r w:rsidRPr="008778DD" w:rsidR="00F4142C">
        <w:rPr>
          <w:rFonts w:hint="eastAsia"/>
        </w:rPr>
        <w:t xml:space="preserve"> stands for the number of CC cycle when receiving the EOA information.</w:t>
      </w:r>
    </w:p>
    <w:p w:rsidR="00065B78" w:rsidP="000431E0" w:rsidRDefault="00065B78">
      <w:pPr>
        <w:pStyle w:val="af7"/>
      </w:pPr>
      <w:r>
        <w:t xml:space="preserve">def </w:t>
      </w:r>
      <w:hyperlink w:history="1" w:anchor="EOAgroundAge">
        <w:r w:rsidR="002C5397">
          <w:rPr>
            <w:rStyle w:val="ac"/>
          </w:rPr>
          <w:t>EOAgroundAge</w:t>
        </w:r>
      </w:hyperlink>
      <w:r>
        <w:t>(k):</w:t>
      </w:r>
    </w:p>
    <w:p w:rsidR="00065B78" w:rsidP="000431E0" w:rsidRDefault="00065B78">
      <w:pPr>
        <w:pStyle w:val="af7"/>
      </w:pPr>
      <w:r>
        <w:t xml:space="preserve">    if (Initialization):</w:t>
      </w:r>
    </w:p>
    <w:p w:rsidR="00065B78" w:rsidP="000431E0" w:rsidRDefault="00065B78">
      <w:pPr>
        <w:pStyle w:val="af7"/>
      </w:pPr>
      <w:r>
        <w:t xml:space="preserve">        </w:t>
      </w:r>
      <w:hyperlink w:history="1" w:anchor="EOAgroundAge">
        <w:r w:rsidR="002C5397">
          <w:rPr>
            <w:rStyle w:val="ac"/>
          </w:rPr>
          <w:t>EOAgroundAge</w:t>
        </w:r>
      </w:hyperlink>
      <w:r>
        <w:t xml:space="preserve">.WithoutSpacing = </w:t>
      </w:r>
      <w:r w:rsidR="00683E47">
        <w:rPr>
          <w:rStyle w:val="aff1"/>
        </w:rPr>
        <w:fldChar w:fldCharType="begin"/>
      </w:r>
      <w:r w:rsidR="00683E47">
        <w:instrText xml:space="preserve"> REF REPORT_AGE_MAX \h </w:instrText>
      </w:r>
      <w:r w:rsidR="00683E47">
        <w:rPr>
          <w:rStyle w:val="aff1"/>
        </w:rPr>
      </w:r>
      <w:r w:rsidR="00683E47">
        <w:rPr>
          <w:rStyle w:val="aff1"/>
        </w:rPr>
        <w:fldChar w:fldCharType="separate"/>
      </w:r>
      <w:r w:rsidRPr="0094616C" w:rsidR="00DE178B">
        <w:rPr>
          <w:rStyle w:val="aff1"/>
          <w:rFonts w:hint="eastAsia"/>
        </w:rPr>
        <w:t>REPORT_AGE_MAX</w:t>
      </w:r>
      <w:r w:rsidR="00683E47">
        <w:rPr>
          <w:rStyle w:val="aff1"/>
        </w:rPr>
        <w:fldChar w:fldCharType="end"/>
      </w:r>
    </w:p>
    <w:p w:rsidR="00065B78" w:rsidP="000431E0" w:rsidRDefault="00065B78">
      <w:pPr>
        <w:pStyle w:val="af7"/>
      </w:pPr>
      <w:r>
        <w:t xml:space="preserve">        </w:t>
      </w:r>
      <w:hyperlink w:history="1" w:anchor="EOAgroundAge">
        <w:r w:rsidR="002C5397">
          <w:rPr>
            <w:rStyle w:val="ac"/>
          </w:rPr>
          <w:t>EOAgroundAge</w:t>
        </w:r>
      </w:hyperlink>
      <w:r>
        <w:t xml:space="preserve">.Classic = </w:t>
      </w:r>
      <w:r w:rsidR="00683E47">
        <w:rPr>
          <w:rStyle w:val="aff1"/>
        </w:rPr>
        <w:fldChar w:fldCharType="begin"/>
      </w:r>
      <w:r w:rsidR="00683E47">
        <w:instrText xml:space="preserve"> REF REPORT_AGE_MAX \h </w:instrText>
      </w:r>
      <w:r w:rsidR="00683E47">
        <w:rPr>
          <w:rStyle w:val="aff1"/>
        </w:rPr>
      </w:r>
      <w:r w:rsidR="00683E47">
        <w:rPr>
          <w:rStyle w:val="aff1"/>
        </w:rPr>
        <w:fldChar w:fldCharType="separate"/>
      </w:r>
      <w:r w:rsidRPr="0094616C" w:rsidR="00DE178B">
        <w:rPr>
          <w:rStyle w:val="aff1"/>
          <w:rFonts w:hint="eastAsia"/>
        </w:rPr>
        <w:t>REPORT_AGE_MAX</w:t>
      </w:r>
      <w:r w:rsidR="00683E47">
        <w:rPr>
          <w:rStyle w:val="aff1"/>
        </w:rPr>
        <w:fldChar w:fldCharType="end"/>
      </w:r>
    </w:p>
    <w:p w:rsidR="00065B78" w:rsidP="000431E0" w:rsidRDefault="00065B78">
      <w:pPr>
        <w:pStyle w:val="af7"/>
      </w:pPr>
      <w:r>
        <w:t xml:space="preserve">    elif (</w:t>
      </w:r>
      <w:hyperlink w:history="1" w:anchor="ZCmessageReady">
        <w:r w:rsidR="002C5397">
          <w:rPr>
            <w:rStyle w:val="ac"/>
          </w:rPr>
          <w:t>ZCmessageReady</w:t>
        </w:r>
      </w:hyperlink>
      <w:r>
        <w:t>(k)):</w:t>
      </w:r>
    </w:p>
    <w:p w:rsidR="00065B78" w:rsidP="000431E0" w:rsidRDefault="00065B78">
      <w:pPr>
        <w:pStyle w:val="af7"/>
      </w:pPr>
      <w:r>
        <w:t xml:space="preserve">        </w:t>
      </w:r>
      <w:hyperlink w:history="1" w:anchor="EOAgroundAge">
        <w:r w:rsidR="002C5397">
          <w:rPr>
            <w:rStyle w:val="ac"/>
          </w:rPr>
          <w:t>EOAgroundAge</w:t>
        </w:r>
      </w:hyperlink>
      <w:r>
        <w:t>.WithoutSpacing = (</w:t>
      </w:r>
      <w:hyperlink w:history="1" w:anchor="roundceil">
        <w:r w:rsidRPr="003B2B37">
          <w:rPr>
            <w:rStyle w:val="ac"/>
          </w:rPr>
          <w:t>round.ceil</w:t>
        </w:r>
      </w:hyperlink>
    </w:p>
    <w:p w:rsidR="00065B78" w:rsidP="000431E0" w:rsidRDefault="00065B78">
      <w:pPr>
        <w:pStyle w:val="af7"/>
      </w:pPr>
      <w:r>
        <w:t xml:space="preserve">                                       ((</w:t>
      </w:r>
      <w:hyperlink w:history="1" w:anchor="EOA_Report">
        <w:r w:rsidRPr="00B92999" w:rsidR="00B92999">
          <w:rPr>
            <w:rStyle w:val="ac"/>
            <w:rFonts w:hint="eastAsia"/>
          </w:rPr>
          <w:t>EOA_Report</w:t>
        </w:r>
      </w:hyperlink>
      <w:r>
        <w:t>.MessageContainerCreationTime</w:t>
      </w:r>
    </w:p>
    <w:p w:rsidR="00065B78" w:rsidP="000431E0" w:rsidRDefault="00065B78">
      <w:pPr>
        <w:pStyle w:val="af7"/>
      </w:pPr>
      <w:r>
        <w:t xml:space="preserve">                                         - </w:t>
      </w:r>
      <w:hyperlink w:history="1" w:anchor="EOA_Report">
        <w:r w:rsidRPr="00B92999" w:rsidR="00B92999">
          <w:rPr>
            <w:rStyle w:val="ac"/>
            <w:rFonts w:hint="eastAsia"/>
          </w:rPr>
          <w:t>EOA_Report</w:t>
        </w:r>
      </w:hyperlink>
      <w:r>
        <w:t>.WithoutSpacingEoaCreationTime)</w:t>
      </w:r>
    </w:p>
    <w:p w:rsidR="00065B78" w:rsidP="000431E0" w:rsidRDefault="00065B78">
      <w:pPr>
        <w:pStyle w:val="af7"/>
      </w:pPr>
      <w:r>
        <w:t xml:space="preserve">                                        * SYNCHRODATE_TIME_UNIT_MS / ATP_CYCLE_TIME_MS))</w:t>
      </w:r>
    </w:p>
    <w:p w:rsidR="00065B78" w:rsidP="000431E0" w:rsidRDefault="00065B78">
      <w:pPr>
        <w:pStyle w:val="af7"/>
      </w:pPr>
      <w:r>
        <w:t xml:space="preserve">        </w:t>
      </w:r>
      <w:hyperlink w:history="1" w:anchor="EOAgroundAge">
        <w:r w:rsidR="002C5397">
          <w:rPr>
            <w:rStyle w:val="ac"/>
          </w:rPr>
          <w:t>EOAgroundAge</w:t>
        </w:r>
      </w:hyperlink>
      <w:r>
        <w:t xml:space="preserve">.Classic = </w:t>
      </w:r>
      <w:hyperlink w:history="1" w:anchor="roundceil">
        <w:r w:rsidRPr="003B2B37" w:rsidR="003B2B37">
          <w:rPr>
            <w:rStyle w:val="ac"/>
          </w:rPr>
          <w:t>round.ceil</w:t>
        </w:r>
      </w:hyperlink>
      <w:r>
        <w:t>((</w:t>
      </w:r>
      <w:hyperlink w:history="1" w:anchor="EOA_Report">
        <w:r w:rsidRPr="00B92999" w:rsidR="00B92999">
          <w:rPr>
            <w:rStyle w:val="ac"/>
            <w:rFonts w:hint="eastAsia"/>
          </w:rPr>
          <w:t>EOA_Report</w:t>
        </w:r>
      </w:hyperlink>
      <w:r>
        <w:t>.MessageContainerCreationTime</w:t>
      </w:r>
    </w:p>
    <w:p w:rsidR="00065B78" w:rsidP="000431E0" w:rsidRDefault="00065B78">
      <w:pPr>
        <w:pStyle w:val="af7"/>
      </w:pPr>
      <w:r>
        <w:t xml:space="preserve">                                           - </w:t>
      </w:r>
      <w:hyperlink w:history="1" w:anchor="EOA_Report">
        <w:r w:rsidRPr="00B92999" w:rsidR="00B92999">
          <w:rPr>
            <w:rStyle w:val="ac"/>
            <w:rFonts w:hint="eastAsia"/>
          </w:rPr>
          <w:t>EOA_Report</w:t>
        </w:r>
      </w:hyperlink>
      <w:r>
        <w:t>.EoaCreationTime)</w:t>
      </w:r>
    </w:p>
    <w:p w:rsidR="00065B78" w:rsidP="000431E0" w:rsidRDefault="00065B78">
      <w:pPr>
        <w:pStyle w:val="af7"/>
      </w:pPr>
      <w:r>
        <w:t xml:space="preserve">                                          * SYNCHRODATE_TIME_UNIT_MS / ATP_CYCLE_TIME_MS)</w:t>
      </w:r>
    </w:p>
    <w:p w:rsidR="00065B78" w:rsidP="000431E0" w:rsidRDefault="00065B78">
      <w:pPr>
        <w:pStyle w:val="af7"/>
      </w:pPr>
      <w:r>
        <w:t xml:space="preserve">    else:</w:t>
      </w:r>
    </w:p>
    <w:p w:rsidR="00065B78" w:rsidP="000431E0" w:rsidRDefault="00065B78">
      <w:pPr>
        <w:pStyle w:val="af7"/>
      </w:pPr>
      <w:r>
        <w:t xml:space="preserve">        </w:t>
      </w:r>
      <w:hyperlink w:history="1" w:anchor="EOAgroundAge">
        <w:r w:rsidR="002C5397">
          <w:rPr>
            <w:rStyle w:val="ac"/>
          </w:rPr>
          <w:t>EOAgroundAge</w:t>
        </w:r>
      </w:hyperlink>
      <w:r>
        <w:t xml:space="preserve"> = </w:t>
      </w:r>
      <w:hyperlink w:history="1" w:anchor="EOAgroundAge">
        <w:r w:rsidR="002C5397">
          <w:rPr>
            <w:rStyle w:val="ac"/>
          </w:rPr>
          <w:t>EOAgroundAge</w:t>
        </w:r>
      </w:hyperlink>
      <w:r>
        <w:t>(k-1)</w:t>
      </w:r>
    </w:p>
    <w:p w:rsidR="00F4142C" w:rsidP="000431E0" w:rsidRDefault="00065B78">
      <w:pPr>
        <w:pStyle w:val="af7"/>
      </w:pPr>
      <w:r>
        <w:t xml:space="preserve">    return </w:t>
      </w:r>
      <w:hyperlink w:history="1" w:anchor="EOAgroundAge">
        <w:r w:rsidR="002C5397">
          <w:rPr>
            <w:rStyle w:val="ac"/>
          </w:rPr>
          <w:t>EOAgroundAge</w:t>
        </w:r>
      </w:hyperlink>
    </w:p>
    <w:p w:rsidRPr="008A1414" w:rsidR="00F4142C" w:rsidP="000C0D62" w:rsidRDefault="00F4142C">
      <w:pPr>
        <w:pStyle w:val="ReqtifyAltQ"/>
      </w:pPr>
      <w:r w:rsidRPr="008A1414">
        <w:t>#Category=Functional</w:t>
      </w:r>
    </w:p>
    <w:p w:rsidRPr="008A1414" w:rsidR="00F4142C" w:rsidP="000C0D62" w:rsidRDefault="00F4142C">
      <w:pPr>
        <w:pStyle w:val="ReqtifyAltQ"/>
      </w:pPr>
      <w:r w:rsidRPr="008A1414">
        <w:t>#Contribution</w:t>
      </w:r>
      <w:r>
        <w:t>=SIL4</w:t>
      </w:r>
    </w:p>
    <w:p w:rsidR="009328EA" w:rsidP="000C0D62" w:rsidRDefault="00F4142C">
      <w:pPr>
        <w:pStyle w:val="ReqtifyAltQ"/>
        <w:rPr>
          <w:ins w:author="常鸣" w:date="2014-07-03T14:27:00Z" w:id="3943"/>
        </w:rPr>
      </w:pPr>
      <w:del w:author="常鸣" w:date="2014-07-03T14:27:00Z" w:id="3944">
        <w:r w:rsidRPr="008A1414" w:rsidDel="009328EA">
          <w:delText>#S</w:delText>
        </w:r>
      </w:del>
      <w:ins w:author="常鸣" w:date="2014-07-03T14:27:00Z" w:id="3945">
        <w:r w:rsidR="009328EA">
          <w:t>#Allocation=ATP Software</w:t>
        </w:r>
      </w:ins>
    </w:p>
    <w:p w:rsidRPr="008A1414" w:rsidR="00F4142C" w:rsidP="000C0D62" w:rsidRDefault="009328EA">
      <w:pPr>
        <w:pStyle w:val="ReqtifyAltQ"/>
      </w:pPr>
      <w:ins w:author="常鸣" w:date="2014-07-03T14:27:00Z" w:id="3946">
        <w:r>
          <w:t>#S</w:t>
        </w:r>
      </w:ins>
      <w:r w:rsidRPr="008A1414" w:rsidR="00F4142C">
        <w:t>ource=</w:t>
      </w:r>
      <w:r w:rsidR="00F4142C">
        <w:rPr>
          <w:rFonts w:hint="eastAsia"/>
        </w:rPr>
        <w:t>[iTC_CC-SyAD-0156], [</w:t>
      </w:r>
      <w:r w:rsidR="00F4142C">
        <w:t>iTC_CC_ATP_SwHA-0</w:t>
      </w:r>
      <w:r w:rsidR="00F4142C">
        <w:rPr>
          <w:rFonts w:hint="eastAsia"/>
        </w:rPr>
        <w:t>179]</w:t>
      </w:r>
    </w:p>
    <w:p w:rsidRPr="008A1414" w:rsidR="00F4142C" w:rsidP="000C0D62" w:rsidRDefault="00F4142C">
      <w:pPr>
        <w:pStyle w:val="ReqtifyAltQ"/>
      </w:pPr>
      <w:r w:rsidRPr="008A1414">
        <w:t>[End]</w:t>
      </w:r>
    </w:p>
    <w:p w:rsidR="00F4142C" w:rsidP="00C93484" w:rsidRDefault="00F4142C">
      <w:pPr>
        <w:pStyle w:val="Reqtify"/>
      </w:pPr>
    </w:p>
    <w:p w:rsidR="00F4142C" w:rsidP="00C93484" w:rsidRDefault="00F4142C">
      <w:pPr>
        <w:pStyle w:val="Reqtify"/>
      </w:pPr>
    </w:p>
    <w:p w:rsidR="00F4142C" w:rsidP="00F4142C" w:rsidRDefault="00F4142C">
      <w:pPr>
        <w:pStyle w:val="ReqtifyAltR"/>
      </w:pPr>
      <w:r>
        <w:t>[iTC_CC_ATP-SwRS-</w:t>
      </w:r>
      <w:r>
        <w:rPr>
          <w:rFonts w:hint="eastAsia"/>
        </w:rPr>
        <w:t>0107</w:t>
      </w:r>
      <w:r>
        <w:t>]</w:t>
      </w:r>
    </w:p>
    <w:p w:rsidR="00820356" w:rsidP="00C93484" w:rsidRDefault="002C5397">
      <w:pPr>
        <w:pStyle w:val="Reqtify"/>
      </w:pPr>
      <w:bookmarkStart w:name="ReceivedEOAreport" w:id="3947"/>
      <w:r w:rsidRPr="00400EF6">
        <w:rPr>
          <w:rStyle w:val="aff2"/>
          <w:bCs w:val="0"/>
          <w:iCs w:val="0"/>
        </w:rPr>
        <w:t>ReceivedEOAreport</w:t>
      </w:r>
      <w:bookmarkEnd w:id="3947"/>
      <w:r w:rsidR="00F4142C">
        <w:rPr>
          <w:rFonts w:hint="eastAsia"/>
        </w:rPr>
        <w:t>，</w:t>
      </w:r>
      <w:r w:rsidR="00820356">
        <w:rPr>
          <w:rFonts w:hint="eastAsia"/>
        </w:rPr>
        <w:t>判断当新收到</w:t>
      </w:r>
      <w:r w:rsidR="00820356">
        <w:rPr>
          <w:rFonts w:hint="eastAsia"/>
        </w:rPr>
        <w:t>EOA</w:t>
      </w:r>
      <w:r w:rsidR="00820356">
        <w:rPr>
          <w:rFonts w:hint="eastAsia"/>
        </w:rPr>
        <w:t>消息的有效期大于之前</w:t>
      </w:r>
      <w:r w:rsidR="00F4142C">
        <w:rPr>
          <w:rFonts w:hint="eastAsia"/>
        </w:rPr>
        <w:t>存储</w:t>
      </w:r>
      <w:r w:rsidR="00F4142C">
        <w:rPr>
          <w:rFonts w:hint="eastAsia"/>
        </w:rPr>
        <w:t>EOA</w:t>
      </w:r>
      <w:r w:rsidR="00F4142C">
        <w:rPr>
          <w:rFonts w:hint="eastAsia"/>
        </w:rPr>
        <w:t>消息</w:t>
      </w:r>
      <w:r w:rsidR="00820356">
        <w:rPr>
          <w:rFonts w:hint="eastAsia"/>
        </w:rPr>
        <w:t>有效期时，更新</w:t>
      </w:r>
      <w:r w:rsidR="00820356">
        <w:rPr>
          <w:rFonts w:hint="eastAsia"/>
        </w:rPr>
        <w:t>EOA</w:t>
      </w:r>
      <w:r w:rsidR="00820356">
        <w:rPr>
          <w:rFonts w:hint="eastAsia"/>
        </w:rPr>
        <w:t>。</w:t>
      </w:r>
      <w:r w:rsidRPr="009A30D6" w:rsidR="009A30D6">
        <w:rPr>
          <w:rFonts w:hint="eastAsia"/>
        </w:rPr>
        <w:t>需同时维护</w:t>
      </w:r>
      <w:r w:rsidR="00B92999">
        <w:rPr>
          <w:rFonts w:hint="eastAsia"/>
        </w:rPr>
        <w:t>W</w:t>
      </w:r>
      <w:r w:rsidRPr="009A30D6" w:rsidR="009A30D6">
        <w:rPr>
          <w:rFonts w:hint="eastAsia"/>
        </w:rPr>
        <w:t>ithout</w:t>
      </w:r>
      <w:r w:rsidR="00354F88">
        <w:rPr>
          <w:rFonts w:hint="eastAsia"/>
        </w:rPr>
        <w:t>S</w:t>
      </w:r>
      <w:r w:rsidRPr="009A30D6" w:rsidR="009A30D6">
        <w:rPr>
          <w:rFonts w:hint="eastAsia"/>
        </w:rPr>
        <w:t>pace</w:t>
      </w:r>
      <w:r w:rsidR="00354F88">
        <w:rPr>
          <w:rFonts w:hint="eastAsia"/>
        </w:rPr>
        <w:t>E</w:t>
      </w:r>
      <w:r w:rsidRPr="009A30D6" w:rsidR="009A30D6">
        <w:rPr>
          <w:rFonts w:hint="eastAsia"/>
        </w:rPr>
        <w:t>oa</w:t>
      </w:r>
      <w:r w:rsidRPr="009A30D6" w:rsidR="009A30D6">
        <w:rPr>
          <w:rFonts w:hint="eastAsia"/>
        </w:rPr>
        <w:t>和普通</w:t>
      </w:r>
      <w:r w:rsidRPr="009A30D6" w:rsidR="009A30D6">
        <w:rPr>
          <w:rFonts w:hint="eastAsia"/>
        </w:rPr>
        <w:t>EOA</w:t>
      </w:r>
      <w:r w:rsidR="009A30D6">
        <w:rPr>
          <w:rFonts w:hint="eastAsia"/>
        </w:rPr>
        <w:t>。</w:t>
      </w:r>
      <w:r w:rsidR="00830C3C">
        <w:rPr>
          <w:rFonts w:hint="eastAsia"/>
        </w:rPr>
        <w:t>当存储的</w:t>
      </w:r>
      <w:r w:rsidR="00830C3C">
        <w:rPr>
          <w:rFonts w:hint="eastAsia"/>
        </w:rPr>
        <w:t>EOA</w:t>
      </w:r>
      <w:r w:rsidR="00830C3C">
        <w:rPr>
          <w:rFonts w:hint="eastAsia"/>
        </w:rPr>
        <w:t>消息过期后，清除该消息。</w:t>
      </w:r>
    </w:p>
    <w:p w:rsidR="00F4142C" w:rsidP="00C93484" w:rsidRDefault="00F4142C">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0"/>
        <w:gridCol w:w="4101"/>
        <w:gridCol w:w="4875"/>
      </w:tblGrid>
      <w:tr w:rsidRPr="00785CC7" w:rsidR="00A279C3" w:rsidTr="00DD0A22">
        <w:tc>
          <w:tcPr>
            <w:tcW w:w="2375" w:type="pct"/>
            <w:gridSpan w:val="2"/>
            <w:tcBorders>
              <w:top w:val="single" w:color="000000" w:sz="12" w:space="0"/>
              <w:bottom w:val="single" w:color="000000" w:sz="4" w:space="0"/>
            </w:tcBorders>
            <w:shd w:val="clear" w:color="auto" w:fill="E0E0E0"/>
          </w:tcPr>
          <w:p w:rsidR="00A279C3" w:rsidP="00FA0FBB" w:rsidRDefault="00A279C3">
            <w:pPr>
              <w:pStyle w:val="af6"/>
            </w:pPr>
            <w:r>
              <w:rPr>
                <w:rFonts w:hint="eastAsia"/>
              </w:rPr>
              <w:t>Identification</w:t>
            </w:r>
          </w:p>
        </w:tc>
        <w:tc>
          <w:tcPr>
            <w:tcW w:w="2625" w:type="pct"/>
            <w:tcBorders>
              <w:top w:val="single" w:color="000000" w:sz="12" w:space="0"/>
              <w:bottom w:val="single" w:color="000000" w:sz="4" w:space="0"/>
            </w:tcBorders>
            <w:shd w:val="clear" w:color="auto" w:fill="E0E0E0"/>
          </w:tcPr>
          <w:p w:rsidR="00A279C3" w:rsidP="00FA0FBB" w:rsidRDefault="00A279C3">
            <w:pPr>
              <w:pStyle w:val="af6"/>
            </w:pPr>
            <w:r>
              <w:rPr>
                <w:rFonts w:hint="eastAsia"/>
              </w:rPr>
              <w:t>Description</w:t>
            </w:r>
          </w:p>
        </w:tc>
      </w:tr>
      <w:tr w:rsidR="00A279C3" w:rsidTr="00DD0A22">
        <w:tc>
          <w:tcPr>
            <w:tcW w:w="2375" w:type="pct"/>
            <w:gridSpan w:val="2"/>
            <w:tcBorders>
              <w:top w:val="single" w:color="000000" w:sz="4" w:space="0"/>
            </w:tcBorders>
          </w:tcPr>
          <w:p w:rsidR="00A279C3" w:rsidP="00591D6B" w:rsidRDefault="00A279C3">
            <w:pPr>
              <w:pStyle w:val="AltB0"/>
              <w:rPr>
                <w:rStyle w:val="DATATYPE"/>
              </w:rPr>
            </w:pPr>
            <w:bookmarkStart w:name="ST_EOA_RCV" w:id="3948"/>
            <w:r>
              <w:rPr>
                <w:rStyle w:val="DATATYPE"/>
                <w:rFonts w:hint="eastAsia"/>
              </w:rPr>
              <w:t>ST_EOA_RCV</w:t>
            </w:r>
            <w:bookmarkEnd w:id="3948"/>
          </w:p>
        </w:tc>
        <w:tc>
          <w:tcPr>
            <w:tcW w:w="2625" w:type="pct"/>
            <w:tcBorders>
              <w:top w:val="single" w:color="000000" w:sz="4" w:space="0"/>
            </w:tcBorders>
            <w:shd w:val="clear" w:color="auto" w:fill="auto"/>
          </w:tcPr>
          <w:p w:rsidR="00A279C3" w:rsidP="00591D6B" w:rsidRDefault="00A279C3">
            <w:pPr>
              <w:pStyle w:val="AltB0"/>
            </w:pPr>
          </w:p>
        </w:tc>
      </w:tr>
      <w:tr w:rsidR="00A279C3" w:rsidTr="00DD0A22">
        <w:tc>
          <w:tcPr>
            <w:tcW w:w="167" w:type="pct"/>
          </w:tcPr>
          <w:p w:rsidR="00A279C3" w:rsidP="00591D6B" w:rsidRDefault="00A279C3">
            <w:pPr>
              <w:pStyle w:val="AltB0"/>
            </w:pPr>
          </w:p>
        </w:tc>
        <w:tc>
          <w:tcPr>
            <w:tcW w:w="2208" w:type="pct"/>
            <w:shd w:val="clear" w:color="auto" w:fill="auto"/>
          </w:tcPr>
          <w:p w:rsidRPr="00400EF6" w:rsidR="00A279C3" w:rsidP="00591D6B" w:rsidRDefault="00354F88">
            <w:pPr>
              <w:pStyle w:val="AltB0"/>
            </w:pPr>
            <w:r w:rsidRPr="00400EF6">
              <w:rPr>
                <w:rFonts w:hint="eastAsia"/>
              </w:rPr>
              <w:t>.</w:t>
            </w:r>
            <w:r w:rsidRPr="00400EF6" w:rsidR="00813AB3">
              <w:t>TrainFrontEnd</w:t>
            </w:r>
          </w:p>
        </w:tc>
        <w:tc>
          <w:tcPr>
            <w:tcW w:w="2625" w:type="pct"/>
            <w:shd w:val="clear" w:color="auto" w:fill="auto"/>
          </w:tcPr>
          <w:p w:rsidR="00A279C3" w:rsidP="00591D6B" w:rsidRDefault="00A279C3">
            <w:pPr>
              <w:pStyle w:val="AltB0"/>
            </w:pPr>
            <w:r>
              <w:rPr>
                <w:rFonts w:hint="eastAsia"/>
              </w:rPr>
              <w:t>EOA</w:t>
            </w:r>
            <w:r>
              <w:rPr>
                <w:rFonts w:hint="eastAsia"/>
              </w:rPr>
              <w:t>对应的车头</w:t>
            </w:r>
          </w:p>
        </w:tc>
      </w:tr>
      <w:tr w:rsidR="00A279C3" w:rsidTr="00DD0A22">
        <w:tc>
          <w:tcPr>
            <w:tcW w:w="167" w:type="pct"/>
          </w:tcPr>
          <w:p w:rsidRPr="009A30D6" w:rsidR="00A279C3" w:rsidP="00591D6B" w:rsidRDefault="00A279C3">
            <w:pPr>
              <w:pStyle w:val="AltB0"/>
            </w:pPr>
          </w:p>
        </w:tc>
        <w:tc>
          <w:tcPr>
            <w:tcW w:w="2208" w:type="pct"/>
            <w:shd w:val="clear" w:color="auto" w:fill="auto"/>
          </w:tcPr>
          <w:p w:rsidRPr="00400EF6" w:rsidR="00A279C3" w:rsidP="00591D6B" w:rsidRDefault="00354F88">
            <w:pPr>
              <w:pStyle w:val="AltB0"/>
            </w:pPr>
            <w:r w:rsidRPr="00400EF6">
              <w:rPr>
                <w:rFonts w:hint="eastAsia"/>
              </w:rPr>
              <w:t>.C</w:t>
            </w:r>
            <w:r w:rsidRPr="00400EF6" w:rsidR="00A279C3">
              <w:rPr>
                <w:rFonts w:hint="eastAsia"/>
              </w:rPr>
              <w:t>lassic</w:t>
            </w:r>
            <w:r w:rsidRPr="00400EF6">
              <w:rPr>
                <w:rFonts w:hint="eastAsia"/>
              </w:rPr>
              <w:t>.V</w:t>
            </w:r>
            <w:r w:rsidRPr="00400EF6" w:rsidR="00A279C3">
              <w:rPr>
                <w:rFonts w:hint="eastAsia"/>
              </w:rPr>
              <w:t>alidity</w:t>
            </w:r>
            <w:r w:rsidRPr="00400EF6">
              <w:rPr>
                <w:rFonts w:hint="eastAsia"/>
              </w:rPr>
              <w:t>T</w:t>
            </w:r>
            <w:r w:rsidRPr="00400EF6" w:rsidR="00A279C3">
              <w:rPr>
                <w:rFonts w:hint="eastAsia"/>
              </w:rPr>
              <w:t>ime</w:t>
            </w:r>
          </w:p>
        </w:tc>
        <w:tc>
          <w:tcPr>
            <w:tcW w:w="2625" w:type="pct"/>
            <w:shd w:val="clear" w:color="auto" w:fill="auto"/>
          </w:tcPr>
          <w:p w:rsidRPr="009A30D6" w:rsidR="00A279C3" w:rsidP="00591D6B" w:rsidRDefault="00A279C3">
            <w:pPr>
              <w:pStyle w:val="AltB0"/>
            </w:pPr>
            <w:r>
              <w:rPr>
                <w:rFonts w:hint="eastAsia"/>
              </w:rPr>
              <w:t>普通</w:t>
            </w:r>
            <w:r w:rsidRPr="009A30D6">
              <w:rPr>
                <w:rFonts w:hint="eastAsia"/>
              </w:rPr>
              <w:t>EOA</w:t>
            </w:r>
            <w:r w:rsidRPr="009A30D6">
              <w:rPr>
                <w:rFonts w:hint="eastAsia"/>
              </w:rPr>
              <w:t>的有效期截止时间</w:t>
            </w:r>
            <w:r w:rsidRPr="009A30D6">
              <w:t xml:space="preserve"> </w:t>
            </w:r>
          </w:p>
        </w:tc>
      </w:tr>
      <w:tr w:rsidR="00A279C3" w:rsidTr="00DD0A22">
        <w:tc>
          <w:tcPr>
            <w:tcW w:w="167" w:type="pct"/>
          </w:tcPr>
          <w:p w:rsidRPr="009A30D6" w:rsidR="00A279C3" w:rsidP="00591D6B" w:rsidRDefault="00A279C3">
            <w:pPr>
              <w:pStyle w:val="AltB0"/>
            </w:pPr>
          </w:p>
        </w:tc>
        <w:tc>
          <w:tcPr>
            <w:tcW w:w="2208" w:type="pct"/>
            <w:shd w:val="clear" w:color="auto" w:fill="auto"/>
          </w:tcPr>
          <w:p w:rsidRPr="00400EF6" w:rsidR="00A279C3" w:rsidP="00591D6B" w:rsidRDefault="00354F88">
            <w:pPr>
              <w:pStyle w:val="AltB0"/>
            </w:pPr>
            <w:r w:rsidRPr="00400EF6">
              <w:t>.C</w:t>
            </w:r>
            <w:r w:rsidRPr="00400EF6" w:rsidR="00A279C3">
              <w:rPr>
                <w:rFonts w:hint="eastAsia"/>
              </w:rPr>
              <w:t>lassic</w:t>
            </w:r>
            <w:r w:rsidRPr="00400EF6">
              <w:rPr>
                <w:rFonts w:hint="eastAsia"/>
              </w:rPr>
              <w:t>.T</w:t>
            </w:r>
            <w:r w:rsidRPr="00400EF6" w:rsidR="00A279C3">
              <w:t>ype</w:t>
            </w:r>
          </w:p>
        </w:tc>
        <w:tc>
          <w:tcPr>
            <w:tcW w:w="2625" w:type="pct"/>
            <w:shd w:val="clear" w:color="auto" w:fill="auto"/>
          </w:tcPr>
          <w:p w:rsidR="00A279C3" w:rsidP="00591D6B" w:rsidRDefault="00A279C3">
            <w:pPr>
              <w:pStyle w:val="AltB0"/>
            </w:pPr>
            <w:r>
              <w:rPr>
                <w:rFonts w:hint="eastAsia"/>
              </w:rPr>
              <w:t>普通</w:t>
            </w:r>
            <w:r>
              <w:rPr>
                <w:rFonts w:hint="eastAsia"/>
              </w:rPr>
              <w:t>EOA</w:t>
            </w:r>
            <w:r>
              <w:rPr>
                <w:rFonts w:hint="eastAsia"/>
              </w:rPr>
              <w:t>的类型</w:t>
            </w:r>
          </w:p>
        </w:tc>
      </w:tr>
      <w:tr w:rsidR="00A279C3" w:rsidTr="00DD0A22">
        <w:tc>
          <w:tcPr>
            <w:tcW w:w="167" w:type="pct"/>
          </w:tcPr>
          <w:p w:rsidR="00A279C3" w:rsidP="00591D6B" w:rsidRDefault="00A279C3">
            <w:pPr>
              <w:pStyle w:val="AltB0"/>
            </w:pPr>
          </w:p>
        </w:tc>
        <w:tc>
          <w:tcPr>
            <w:tcW w:w="2208" w:type="pct"/>
            <w:shd w:val="clear" w:color="auto" w:fill="auto"/>
          </w:tcPr>
          <w:p w:rsidRPr="00400EF6" w:rsidR="00A279C3" w:rsidP="00591D6B" w:rsidRDefault="00354F88">
            <w:pPr>
              <w:pStyle w:val="AltB0"/>
            </w:pPr>
            <w:r w:rsidRPr="00400EF6">
              <w:t>.C</w:t>
            </w:r>
            <w:r w:rsidRPr="00400EF6" w:rsidR="00A279C3">
              <w:rPr>
                <w:rFonts w:hint="eastAsia"/>
              </w:rPr>
              <w:t>lassic</w:t>
            </w:r>
            <w:r w:rsidRPr="00400EF6">
              <w:rPr>
                <w:rFonts w:hint="eastAsia"/>
              </w:rPr>
              <w:t>.L</w:t>
            </w:r>
            <w:r w:rsidRPr="00400EF6" w:rsidR="00A279C3">
              <w:t>ocation</w:t>
            </w:r>
          </w:p>
        </w:tc>
        <w:tc>
          <w:tcPr>
            <w:tcW w:w="2625" w:type="pct"/>
            <w:shd w:val="clear" w:color="auto" w:fill="auto"/>
          </w:tcPr>
          <w:p w:rsidR="00A279C3" w:rsidP="00591D6B" w:rsidRDefault="00A279C3">
            <w:pPr>
              <w:pStyle w:val="AltB0"/>
            </w:pPr>
            <w:r>
              <w:rPr>
                <w:rFonts w:hint="eastAsia"/>
              </w:rPr>
              <w:t>普通</w:t>
            </w:r>
            <w:r>
              <w:rPr>
                <w:rFonts w:hint="eastAsia"/>
              </w:rPr>
              <w:t>EOA</w:t>
            </w:r>
            <w:r>
              <w:rPr>
                <w:rFonts w:hint="eastAsia"/>
              </w:rPr>
              <w:t>的位置</w:t>
            </w:r>
          </w:p>
        </w:tc>
      </w:tr>
      <w:tr w:rsidR="00A279C3" w:rsidTr="00DD0A22">
        <w:tc>
          <w:tcPr>
            <w:tcW w:w="167" w:type="pct"/>
          </w:tcPr>
          <w:p w:rsidRPr="009A30D6" w:rsidR="00A279C3" w:rsidP="00591D6B" w:rsidRDefault="00A279C3">
            <w:pPr>
              <w:pStyle w:val="AltB0"/>
            </w:pPr>
          </w:p>
        </w:tc>
        <w:tc>
          <w:tcPr>
            <w:tcW w:w="2208" w:type="pct"/>
            <w:shd w:val="clear" w:color="auto" w:fill="auto"/>
          </w:tcPr>
          <w:p w:rsidRPr="00400EF6" w:rsidR="00A279C3" w:rsidP="00591D6B" w:rsidRDefault="00354F88">
            <w:pPr>
              <w:pStyle w:val="AltB0"/>
            </w:pPr>
            <w:r w:rsidRPr="00400EF6">
              <w:rPr>
                <w:rFonts w:hint="eastAsia"/>
              </w:rPr>
              <w:t>.W</w:t>
            </w:r>
            <w:r w:rsidRPr="00400EF6" w:rsidR="00A279C3">
              <w:rPr>
                <w:rFonts w:hint="eastAsia"/>
              </w:rPr>
              <w:t>ithout</w:t>
            </w:r>
            <w:r w:rsidRPr="00400EF6">
              <w:rPr>
                <w:rFonts w:hint="eastAsia"/>
              </w:rPr>
              <w:t>S</w:t>
            </w:r>
            <w:r w:rsidRPr="00400EF6" w:rsidR="00A279C3">
              <w:rPr>
                <w:rFonts w:hint="eastAsia"/>
              </w:rPr>
              <w:t>pacing</w:t>
            </w:r>
            <w:r w:rsidRPr="00400EF6">
              <w:rPr>
                <w:rFonts w:hint="eastAsia"/>
              </w:rPr>
              <w:t>.V</w:t>
            </w:r>
            <w:r w:rsidRPr="00400EF6" w:rsidR="00A279C3">
              <w:rPr>
                <w:rFonts w:hint="eastAsia"/>
              </w:rPr>
              <w:t>alidity</w:t>
            </w:r>
            <w:r w:rsidRPr="00400EF6">
              <w:rPr>
                <w:rFonts w:hint="eastAsia"/>
              </w:rPr>
              <w:t>T</w:t>
            </w:r>
            <w:r w:rsidRPr="00400EF6" w:rsidR="00A279C3">
              <w:rPr>
                <w:rFonts w:hint="eastAsia"/>
              </w:rPr>
              <w:t>ime</w:t>
            </w:r>
          </w:p>
        </w:tc>
        <w:tc>
          <w:tcPr>
            <w:tcW w:w="2625" w:type="pct"/>
            <w:shd w:val="clear" w:color="auto" w:fill="auto"/>
          </w:tcPr>
          <w:p w:rsidRPr="009A30D6" w:rsidR="00A279C3" w:rsidP="00591D6B" w:rsidRDefault="00A279C3">
            <w:pPr>
              <w:pStyle w:val="AltB0"/>
            </w:pPr>
            <w:r>
              <w:rPr>
                <w:rFonts w:hint="eastAsia"/>
              </w:rPr>
              <w:t>在</w:t>
            </w:r>
            <w:r>
              <w:rPr>
                <w:rFonts w:hint="eastAsia"/>
              </w:rPr>
              <w:t>SMI</w:t>
            </w:r>
            <w:r>
              <w:rPr>
                <w:rFonts w:hint="eastAsia"/>
              </w:rPr>
              <w:t>区域使用的</w:t>
            </w:r>
            <w:r w:rsidRPr="009A30D6">
              <w:rPr>
                <w:rFonts w:hint="eastAsia"/>
              </w:rPr>
              <w:t>EOA</w:t>
            </w:r>
            <w:r w:rsidRPr="009A30D6">
              <w:rPr>
                <w:rFonts w:hint="eastAsia"/>
              </w:rPr>
              <w:t>的有效期截止时间</w:t>
            </w:r>
            <w:r w:rsidRPr="009A30D6">
              <w:t xml:space="preserve"> </w:t>
            </w:r>
          </w:p>
        </w:tc>
      </w:tr>
      <w:tr w:rsidR="00A279C3" w:rsidTr="00DD0A22">
        <w:tc>
          <w:tcPr>
            <w:tcW w:w="167" w:type="pct"/>
          </w:tcPr>
          <w:p w:rsidRPr="009A30D6" w:rsidR="00A279C3" w:rsidP="00591D6B" w:rsidRDefault="00A279C3">
            <w:pPr>
              <w:pStyle w:val="AltB0"/>
            </w:pPr>
          </w:p>
        </w:tc>
        <w:tc>
          <w:tcPr>
            <w:tcW w:w="2208" w:type="pct"/>
            <w:shd w:val="clear" w:color="auto" w:fill="auto"/>
          </w:tcPr>
          <w:p w:rsidRPr="00400EF6" w:rsidR="00A279C3" w:rsidP="00591D6B" w:rsidRDefault="00354F88">
            <w:pPr>
              <w:pStyle w:val="AltB0"/>
            </w:pPr>
            <w:r w:rsidRPr="00400EF6">
              <w:t>.W</w:t>
            </w:r>
            <w:r w:rsidRPr="00400EF6" w:rsidR="00A279C3">
              <w:t>ithout</w:t>
            </w:r>
            <w:r w:rsidRPr="00400EF6">
              <w:t>S</w:t>
            </w:r>
            <w:r w:rsidRPr="00400EF6" w:rsidR="00A279C3">
              <w:t>pacing</w:t>
            </w:r>
            <w:r w:rsidRPr="00400EF6">
              <w:rPr>
                <w:rFonts w:hint="eastAsia"/>
              </w:rPr>
              <w:t>.T</w:t>
            </w:r>
            <w:r w:rsidRPr="00400EF6" w:rsidR="00A279C3">
              <w:t>ype</w:t>
            </w:r>
          </w:p>
        </w:tc>
        <w:tc>
          <w:tcPr>
            <w:tcW w:w="2625" w:type="pct"/>
            <w:shd w:val="clear" w:color="auto" w:fill="auto"/>
          </w:tcPr>
          <w:p w:rsidR="00A279C3" w:rsidP="00591D6B" w:rsidRDefault="00A279C3">
            <w:pPr>
              <w:pStyle w:val="AltB0"/>
            </w:pPr>
            <w:r>
              <w:rPr>
                <w:rFonts w:hint="eastAsia"/>
              </w:rPr>
              <w:t>SMI</w:t>
            </w:r>
            <w:r>
              <w:rPr>
                <w:rFonts w:hint="eastAsia"/>
              </w:rPr>
              <w:t>区使用的</w:t>
            </w:r>
            <w:r>
              <w:rPr>
                <w:rFonts w:hint="eastAsia"/>
              </w:rPr>
              <w:t>EOA</w:t>
            </w:r>
            <w:r>
              <w:rPr>
                <w:rFonts w:hint="eastAsia"/>
              </w:rPr>
              <w:t>的类型</w:t>
            </w:r>
          </w:p>
        </w:tc>
      </w:tr>
      <w:tr w:rsidR="00A279C3" w:rsidTr="00DD0A22">
        <w:tc>
          <w:tcPr>
            <w:tcW w:w="167" w:type="pct"/>
          </w:tcPr>
          <w:p w:rsidR="00A279C3" w:rsidP="00591D6B" w:rsidRDefault="00A279C3">
            <w:pPr>
              <w:pStyle w:val="AltB0"/>
            </w:pPr>
          </w:p>
        </w:tc>
        <w:tc>
          <w:tcPr>
            <w:tcW w:w="2208" w:type="pct"/>
            <w:shd w:val="clear" w:color="auto" w:fill="auto"/>
          </w:tcPr>
          <w:p w:rsidRPr="00400EF6" w:rsidR="00A279C3" w:rsidP="00591D6B" w:rsidRDefault="00354F88">
            <w:pPr>
              <w:pStyle w:val="AltB0"/>
            </w:pPr>
            <w:r w:rsidRPr="00400EF6">
              <w:t>.W</w:t>
            </w:r>
            <w:r w:rsidRPr="00400EF6" w:rsidR="00A279C3">
              <w:t>ithout</w:t>
            </w:r>
            <w:r w:rsidRPr="00400EF6">
              <w:t>S</w:t>
            </w:r>
            <w:r w:rsidRPr="00400EF6" w:rsidR="00A279C3">
              <w:t>pacing</w:t>
            </w:r>
            <w:r w:rsidRPr="00400EF6">
              <w:rPr>
                <w:rFonts w:hint="eastAsia"/>
              </w:rPr>
              <w:t>.L</w:t>
            </w:r>
            <w:r w:rsidRPr="00400EF6" w:rsidR="00A279C3">
              <w:t>ocation</w:t>
            </w:r>
          </w:p>
        </w:tc>
        <w:tc>
          <w:tcPr>
            <w:tcW w:w="2625" w:type="pct"/>
            <w:shd w:val="clear" w:color="auto" w:fill="auto"/>
          </w:tcPr>
          <w:p w:rsidR="00A279C3" w:rsidP="00591D6B" w:rsidRDefault="00A279C3">
            <w:pPr>
              <w:pStyle w:val="AltB0"/>
            </w:pPr>
            <w:r>
              <w:rPr>
                <w:rFonts w:hint="eastAsia"/>
              </w:rPr>
              <w:t>SMI</w:t>
            </w:r>
            <w:r>
              <w:rPr>
                <w:rFonts w:hint="eastAsia"/>
              </w:rPr>
              <w:t>区使用的</w:t>
            </w:r>
            <w:r>
              <w:rPr>
                <w:rFonts w:hint="eastAsia"/>
              </w:rPr>
              <w:t>EOA</w:t>
            </w:r>
            <w:r>
              <w:rPr>
                <w:rFonts w:hint="eastAsia"/>
              </w:rPr>
              <w:t>的位置</w:t>
            </w:r>
          </w:p>
        </w:tc>
      </w:tr>
      <w:tr w:rsidR="00A279C3" w:rsidTr="00DD0A22">
        <w:tc>
          <w:tcPr>
            <w:tcW w:w="167" w:type="pct"/>
          </w:tcPr>
          <w:p w:rsidR="00A279C3" w:rsidP="00591D6B" w:rsidRDefault="00A279C3">
            <w:pPr>
              <w:pStyle w:val="AltB0"/>
            </w:pPr>
          </w:p>
        </w:tc>
        <w:tc>
          <w:tcPr>
            <w:tcW w:w="2208" w:type="pct"/>
            <w:shd w:val="clear" w:color="auto" w:fill="auto"/>
          </w:tcPr>
          <w:p w:rsidRPr="00400EF6" w:rsidR="00A279C3" w:rsidP="00591D6B" w:rsidRDefault="00354F88">
            <w:pPr>
              <w:pStyle w:val="AltB0"/>
            </w:pPr>
            <w:r w:rsidRPr="00400EF6">
              <w:t>.C</w:t>
            </w:r>
            <w:r w:rsidRPr="00400EF6" w:rsidR="00A279C3">
              <w:t>c</w:t>
            </w:r>
            <w:r w:rsidRPr="00400EF6">
              <w:t>L</w:t>
            </w:r>
            <w:r w:rsidRPr="00400EF6" w:rsidR="00A279C3">
              <w:t>oop</w:t>
            </w:r>
            <w:r w:rsidRPr="00400EF6">
              <w:t>H</w:t>
            </w:r>
            <w:r w:rsidRPr="00400EF6" w:rsidR="00A279C3">
              <w:t>our</w:t>
            </w:r>
          </w:p>
        </w:tc>
        <w:tc>
          <w:tcPr>
            <w:tcW w:w="2625" w:type="pct"/>
            <w:shd w:val="clear" w:color="auto" w:fill="auto"/>
          </w:tcPr>
          <w:p w:rsidR="00A279C3" w:rsidP="00591D6B" w:rsidRDefault="00A279C3">
            <w:pPr>
              <w:pStyle w:val="AltB0"/>
            </w:pPr>
            <w:r>
              <w:rPr>
                <w:rFonts w:hint="eastAsia"/>
              </w:rPr>
              <w:t>EOA</w:t>
            </w:r>
            <w:r>
              <w:rPr>
                <w:rFonts w:hint="eastAsia"/>
              </w:rPr>
              <w:t>消息回复的</w:t>
            </w:r>
            <w:r>
              <w:rPr>
                <w:rFonts w:hint="eastAsia"/>
              </w:rPr>
              <w:t>CC</w:t>
            </w:r>
            <w:r>
              <w:rPr>
                <w:rFonts w:hint="eastAsia"/>
              </w:rPr>
              <w:t>时间</w:t>
            </w:r>
          </w:p>
        </w:tc>
      </w:tr>
    </w:tbl>
    <w:p w:rsidR="00820356" w:rsidP="00C93484" w:rsidRDefault="00820356">
      <w:pPr>
        <w:pStyle w:val="Reqtify"/>
      </w:pPr>
    </w:p>
    <w:p w:rsidR="005F38F6" w:rsidP="000431E0" w:rsidRDefault="005F38F6">
      <w:pPr>
        <w:pStyle w:val="af7"/>
      </w:pPr>
      <w:r>
        <w:lastRenderedPageBreak/>
        <w:t xml:space="preserve">def </w:t>
      </w:r>
      <w:hyperlink w:history="1" w:anchor="ReceivedEOAreport">
        <w:r w:rsidR="002C5397">
          <w:rPr>
            <w:rStyle w:val="ac"/>
          </w:rPr>
          <w:t>ReceivedEOAreport</w:t>
        </w:r>
      </w:hyperlink>
      <w:r>
        <w:t>(k):</w:t>
      </w:r>
    </w:p>
    <w:p w:rsidR="005F38F6" w:rsidP="000431E0" w:rsidRDefault="005F38F6">
      <w:pPr>
        <w:pStyle w:val="af7"/>
      </w:pPr>
      <w:r>
        <w:t xml:space="preserve">    if (Initialization):</w:t>
      </w:r>
    </w:p>
    <w:p w:rsidR="005F38F6" w:rsidP="000431E0" w:rsidRDefault="005F38F6">
      <w:pPr>
        <w:pStyle w:val="af7"/>
      </w:pPr>
      <w:r>
        <w:t xml:space="preserve">        </w:t>
      </w:r>
      <w:hyperlink w:history="1" w:anchor="ReceivedEOAreport">
        <w:r w:rsidR="002C5397">
          <w:rPr>
            <w:rStyle w:val="ac"/>
          </w:rPr>
          <w:t>ReceivedEOAreport</w:t>
        </w:r>
      </w:hyperlink>
      <w:r>
        <w:t xml:space="preserve"> = </w:t>
      </w:r>
      <w:r w:rsidRPr="00354FC4">
        <w:rPr>
          <w:rStyle w:val="aff1"/>
        </w:rPr>
        <w:t>None</w:t>
      </w:r>
    </w:p>
    <w:p w:rsidR="005F38F6" w:rsidP="000431E0" w:rsidRDefault="005F38F6">
      <w:pPr>
        <w:pStyle w:val="af7"/>
      </w:pPr>
      <w:r>
        <w:t xml:space="preserve">    elif (</w:t>
      </w:r>
      <w:hyperlink w:history="1" w:anchor="ZCmessageReady">
        <w:r w:rsidR="002C5397">
          <w:rPr>
            <w:rStyle w:val="ac"/>
          </w:rPr>
          <w:t>ZCmessageReady</w:t>
        </w:r>
      </w:hyperlink>
      <w:r>
        <w:t>(k)):</w:t>
      </w:r>
    </w:p>
    <w:p w:rsidR="005F38F6" w:rsidP="000431E0" w:rsidRDefault="005F38F6">
      <w:pPr>
        <w:pStyle w:val="af7"/>
      </w:pPr>
      <w:r>
        <w:t xml:space="preserve">        </w:t>
      </w:r>
      <w:hyperlink w:history="1" w:anchor="ReceivedEOAreport">
        <w:r w:rsidR="002C5397">
          <w:rPr>
            <w:rStyle w:val="ac"/>
          </w:rPr>
          <w:t>ReceivedEOAreport</w:t>
        </w:r>
      </w:hyperlink>
      <w:r>
        <w:t>.</w:t>
      </w:r>
      <w:hyperlink w:history="1" w:anchor="TrainFrontEnd">
        <w:r w:rsidR="00813AB3">
          <w:rPr>
            <w:rStyle w:val="ac"/>
          </w:rPr>
          <w:t>TrainFrontEnd</w:t>
        </w:r>
      </w:hyperlink>
      <w:r>
        <w:t xml:space="preserve"> = </w:t>
      </w:r>
      <w:hyperlink w:history="1" w:anchor="EOA_Report">
        <w:r w:rsidRPr="00B92999" w:rsidR="00B92999">
          <w:rPr>
            <w:rStyle w:val="ac"/>
            <w:rFonts w:hint="eastAsia"/>
          </w:rPr>
          <w:t>EOA_Report</w:t>
        </w:r>
      </w:hyperlink>
      <w:r>
        <w:t>.</w:t>
      </w:r>
      <w:hyperlink w:history="1" w:anchor="TrainFrontEnd">
        <w:r w:rsidR="00813AB3">
          <w:rPr>
            <w:rStyle w:val="ac"/>
          </w:rPr>
          <w:t>TrainFrontEnd</w:t>
        </w:r>
      </w:hyperlink>
    </w:p>
    <w:p w:rsidR="005F38F6" w:rsidP="000431E0" w:rsidRDefault="005F38F6">
      <w:pPr>
        <w:pStyle w:val="af7"/>
      </w:pPr>
      <w:r>
        <w:t xml:space="preserve">        </w:t>
      </w:r>
      <w:hyperlink w:history="1" w:anchor="ReceivedEOAreport">
        <w:r w:rsidR="002C5397">
          <w:rPr>
            <w:rStyle w:val="ac"/>
          </w:rPr>
          <w:t>ReceivedEOAreport</w:t>
        </w:r>
      </w:hyperlink>
      <w:r>
        <w:t xml:space="preserve">.Classic = </w:t>
      </w:r>
      <w:hyperlink w:history="1" w:anchor="UpdateReceivedEoa">
        <w:r w:rsidR="002C5397">
          <w:rPr>
            <w:rStyle w:val="ac"/>
          </w:rPr>
          <w:t>UpdateReceivedEoa</w:t>
        </w:r>
      </w:hyperlink>
      <w:r>
        <w:t>(</w:t>
      </w:r>
      <w:hyperlink w:history="1" w:anchor="EOA_Report">
        <w:r w:rsidRPr="00B92999" w:rsidR="00B92999">
          <w:rPr>
            <w:rStyle w:val="ac"/>
            <w:rFonts w:hint="eastAsia"/>
          </w:rPr>
          <w:t>EOA_Report</w:t>
        </w:r>
      </w:hyperlink>
      <w:r>
        <w:t>.CcLoopHour,</w:t>
      </w:r>
    </w:p>
    <w:p w:rsidR="005F38F6" w:rsidP="000431E0" w:rsidRDefault="005F38F6">
      <w:pPr>
        <w:pStyle w:val="af7"/>
      </w:pPr>
      <w:r>
        <w:t xml:space="preserve">                                              </w:t>
      </w:r>
      <w:r w:rsidR="00D873BB">
        <w:rPr>
          <w:rFonts w:hint="eastAsia"/>
        </w:rPr>
        <w:t xml:space="preserve">         </w:t>
      </w:r>
      <w:r>
        <w:t xml:space="preserve">        </w:t>
      </w:r>
      <w:hyperlink w:history="1" w:anchor="EOAgroundAge">
        <w:r w:rsidR="002C5397">
          <w:rPr>
            <w:rStyle w:val="ac"/>
          </w:rPr>
          <w:t>EOAgroundAge</w:t>
        </w:r>
      </w:hyperlink>
      <w:r>
        <w:t>(k).Classic,</w:t>
      </w:r>
    </w:p>
    <w:p w:rsidR="005F38F6" w:rsidP="000431E0" w:rsidRDefault="005F38F6">
      <w:pPr>
        <w:pStyle w:val="af7"/>
      </w:pPr>
      <w:r>
        <w:t xml:space="preserve">                                              </w:t>
      </w:r>
      <w:r w:rsidR="00D873BB">
        <w:rPr>
          <w:rFonts w:hint="eastAsia"/>
        </w:rPr>
        <w:t xml:space="preserve">         </w:t>
      </w:r>
      <w:r>
        <w:t xml:space="preserve">        </w:t>
      </w:r>
      <w:hyperlink w:history="1" w:anchor="EOA_Report">
        <w:r w:rsidRPr="00B92999" w:rsidR="00B92999">
          <w:rPr>
            <w:rStyle w:val="ac"/>
            <w:rFonts w:hint="eastAsia"/>
          </w:rPr>
          <w:t>EOA_Report</w:t>
        </w:r>
      </w:hyperlink>
      <w:r>
        <w:t>.Classic,</w:t>
      </w:r>
    </w:p>
    <w:p w:rsidR="005F38F6" w:rsidP="000431E0" w:rsidRDefault="005F38F6">
      <w:pPr>
        <w:pStyle w:val="af7"/>
      </w:pPr>
      <w:r>
        <w:t xml:space="preserve">                                              </w:t>
      </w:r>
      <w:r w:rsidR="00D873BB">
        <w:rPr>
          <w:rFonts w:hint="eastAsia"/>
        </w:rPr>
        <w:t xml:space="preserve">         </w:t>
      </w:r>
      <w:r>
        <w:t xml:space="preserve">        </w:t>
      </w:r>
      <w:hyperlink w:history="1" w:anchor="ReceivedEOAreport">
        <w:r w:rsidR="002C5397">
          <w:rPr>
            <w:rStyle w:val="ac"/>
          </w:rPr>
          <w:t>ReceivedEOAreport</w:t>
        </w:r>
      </w:hyperlink>
      <w:r>
        <w:t>(k-1).Classic)</w:t>
      </w:r>
    </w:p>
    <w:p w:rsidR="005F38F6" w:rsidP="000431E0" w:rsidRDefault="005F38F6">
      <w:pPr>
        <w:pStyle w:val="af7"/>
      </w:pPr>
      <w:r>
        <w:t xml:space="preserve">        </w:t>
      </w:r>
      <w:hyperlink w:history="1" w:anchor="ReceivedEOAreport">
        <w:r w:rsidR="002C5397">
          <w:rPr>
            <w:rStyle w:val="ac"/>
          </w:rPr>
          <w:t>ReceivedEOAreport</w:t>
        </w:r>
      </w:hyperlink>
      <w:r>
        <w:t>.WithoutSpacing = (</w:t>
      </w:r>
      <w:hyperlink w:history="1" w:anchor="UpdateReceivedEoa">
        <w:r w:rsidR="002C5397">
          <w:rPr>
            <w:rStyle w:val="ac"/>
          </w:rPr>
          <w:t>UpdateReceivedEoa</w:t>
        </w:r>
      </w:hyperlink>
    </w:p>
    <w:p w:rsidR="005F38F6" w:rsidP="000431E0" w:rsidRDefault="005F38F6">
      <w:pPr>
        <w:pStyle w:val="af7"/>
      </w:pPr>
      <w:r>
        <w:t xml:space="preserve">                                            </w:t>
      </w:r>
      <w:r w:rsidR="00D873BB">
        <w:rPr>
          <w:rFonts w:hint="eastAsia"/>
        </w:rPr>
        <w:t xml:space="preserve">       </w:t>
      </w:r>
      <w:r>
        <w:t>(</w:t>
      </w:r>
      <w:hyperlink w:history="1" w:anchor="EOA_Report">
        <w:r w:rsidRPr="00B92999" w:rsidR="00B92999">
          <w:rPr>
            <w:rStyle w:val="ac"/>
            <w:rFonts w:hint="eastAsia"/>
          </w:rPr>
          <w:t>EOA_Report</w:t>
        </w:r>
      </w:hyperlink>
      <w:r>
        <w:t>.CcLoopHour,</w:t>
      </w:r>
    </w:p>
    <w:p w:rsidR="005F38F6" w:rsidP="000431E0" w:rsidRDefault="005F38F6">
      <w:pPr>
        <w:pStyle w:val="af7"/>
      </w:pPr>
      <w:r>
        <w:t xml:space="preserve">                                           </w:t>
      </w:r>
      <w:r w:rsidR="00D873BB">
        <w:rPr>
          <w:rFonts w:hint="eastAsia"/>
        </w:rPr>
        <w:t xml:space="preserve">       </w:t>
      </w:r>
      <w:r>
        <w:t xml:space="preserve">  </w:t>
      </w:r>
      <w:hyperlink w:history="1" w:anchor="EOAgroundAge">
        <w:r w:rsidR="002C5397">
          <w:rPr>
            <w:rStyle w:val="ac"/>
          </w:rPr>
          <w:t>EOAgroundAge</w:t>
        </w:r>
      </w:hyperlink>
      <w:r>
        <w:t>(k).WithoutSpacing,</w:t>
      </w:r>
    </w:p>
    <w:p w:rsidR="005F38F6" w:rsidP="000431E0" w:rsidRDefault="005F38F6">
      <w:pPr>
        <w:pStyle w:val="af7"/>
      </w:pPr>
      <w:r>
        <w:t xml:space="preserve">                                           </w:t>
      </w:r>
      <w:r w:rsidR="00D873BB">
        <w:rPr>
          <w:rFonts w:hint="eastAsia"/>
        </w:rPr>
        <w:t xml:space="preserve">        </w:t>
      </w:r>
      <w:r>
        <w:t xml:space="preserve"> </w:t>
      </w:r>
      <w:hyperlink w:history="1" w:anchor="EOA_Report">
        <w:r w:rsidRPr="00B92999" w:rsidR="00B92999">
          <w:rPr>
            <w:rStyle w:val="ac"/>
            <w:rFonts w:hint="eastAsia"/>
          </w:rPr>
          <w:t>EOA_Report</w:t>
        </w:r>
      </w:hyperlink>
      <w:r>
        <w:t>.WithoutSpacing,</w:t>
      </w:r>
    </w:p>
    <w:p w:rsidR="005F38F6" w:rsidP="000431E0" w:rsidRDefault="005F38F6">
      <w:pPr>
        <w:pStyle w:val="af7"/>
      </w:pPr>
      <w:r>
        <w:t xml:space="preserve">                                         </w:t>
      </w:r>
      <w:r w:rsidR="00D873BB">
        <w:rPr>
          <w:rFonts w:hint="eastAsia"/>
        </w:rPr>
        <w:t xml:space="preserve">        </w:t>
      </w:r>
      <w:r>
        <w:t xml:space="preserve">   </w:t>
      </w:r>
      <w:hyperlink w:history="1" w:anchor="ReceivedEOAreport">
        <w:r w:rsidR="002C5397">
          <w:rPr>
            <w:rStyle w:val="ac"/>
          </w:rPr>
          <w:t>ReceivedEOAreport</w:t>
        </w:r>
      </w:hyperlink>
      <w:r>
        <w:t>(k-1).WithoutSpacing))</w:t>
      </w:r>
    </w:p>
    <w:p w:rsidR="005F38F6" w:rsidP="000431E0" w:rsidRDefault="005F38F6">
      <w:pPr>
        <w:pStyle w:val="af7"/>
      </w:pPr>
      <w:r>
        <w:t xml:space="preserve">        </w:t>
      </w:r>
      <w:hyperlink w:history="1" w:anchor="ReceivedEOAreport">
        <w:r w:rsidR="002C5397">
          <w:rPr>
            <w:rStyle w:val="ac"/>
          </w:rPr>
          <w:t>ReceivedEOAreport</w:t>
        </w:r>
      </w:hyperlink>
      <w:r>
        <w:t xml:space="preserve">.CcLoopHour = </w:t>
      </w:r>
      <w:hyperlink w:history="1" w:anchor="EOA_Report">
        <w:r w:rsidRPr="00B92999" w:rsidR="00B92999">
          <w:rPr>
            <w:rStyle w:val="ac"/>
            <w:rFonts w:hint="eastAsia"/>
          </w:rPr>
          <w:t>EOA_Report</w:t>
        </w:r>
      </w:hyperlink>
      <w:r>
        <w:t>.CcLoopHour</w:t>
      </w:r>
    </w:p>
    <w:p w:rsidR="005F38F6" w:rsidP="000431E0" w:rsidRDefault="005F38F6">
      <w:pPr>
        <w:pStyle w:val="af7"/>
      </w:pPr>
      <w:r>
        <w:t xml:space="preserve">    else:</w:t>
      </w:r>
    </w:p>
    <w:p w:rsidR="00830C3C" w:rsidP="000431E0" w:rsidRDefault="005F38F6">
      <w:pPr>
        <w:pStyle w:val="af7"/>
      </w:pPr>
      <w:r>
        <w:t xml:space="preserve">        </w:t>
      </w:r>
      <w:hyperlink w:history="1" w:anchor="ReceivedEOAreport">
        <w:r w:rsidR="002C5397">
          <w:rPr>
            <w:rStyle w:val="ac"/>
          </w:rPr>
          <w:t>ReceivedEOAreport</w:t>
        </w:r>
      </w:hyperlink>
      <w:r>
        <w:t xml:space="preserve"> = </w:t>
      </w:r>
      <w:hyperlink w:history="1" w:anchor="ReceivedEOAreport">
        <w:r w:rsidR="002C5397">
          <w:rPr>
            <w:rStyle w:val="ac"/>
          </w:rPr>
          <w:t>ReceivedEOAreport</w:t>
        </w:r>
      </w:hyperlink>
      <w:r>
        <w:t>(k-1)</w:t>
      </w:r>
    </w:p>
    <w:p w:rsidRPr="00830C3C" w:rsidR="00830C3C" w:rsidP="00830C3C" w:rsidRDefault="00830C3C">
      <w:pPr>
        <w:pStyle w:val="af7"/>
      </w:pPr>
      <w:r w:rsidRPr="00830C3C">
        <w:t xml:space="preserve">   </w:t>
      </w:r>
      <w:r>
        <w:rPr>
          <w:rFonts w:hint="eastAsia"/>
        </w:rPr>
        <w:t xml:space="preserve"> </w:t>
      </w:r>
      <w:r w:rsidRPr="00830C3C">
        <w:t xml:space="preserve">    if (</w:t>
      </w:r>
      <w:hyperlink w:history="1" w:anchor="IsMoreRecent">
        <w:r w:rsidRPr="00830C3C">
          <w:rPr>
            <w:rStyle w:val="ac"/>
          </w:rPr>
          <w:t>Message.IsMoreRecent</w:t>
        </w:r>
      </w:hyperlink>
      <w:r w:rsidRPr="00830C3C">
        <w:t>(</w:t>
      </w:r>
      <w:hyperlink w:history="1" w:anchor="ATPtime">
        <w:r w:rsidRPr="00830C3C">
          <w:rPr>
            <w:rStyle w:val="ac"/>
          </w:rPr>
          <w:t>ATPtime</w:t>
        </w:r>
      </w:hyperlink>
      <w:r w:rsidRPr="00830C3C">
        <w:t xml:space="preserve">(k), </w:t>
      </w:r>
      <w:hyperlink w:history="1" w:anchor="ReceivedEOAreport">
        <w:r w:rsidRPr="00830C3C">
          <w:rPr>
            <w:rStyle w:val="ac"/>
          </w:rPr>
          <w:t>ReceivedEOAreport</w:t>
        </w:r>
      </w:hyperlink>
      <w:r w:rsidRPr="00830C3C">
        <w:t>.Classic.ValidityTime)):</w:t>
      </w:r>
    </w:p>
    <w:p w:rsidRPr="00830C3C" w:rsidR="00830C3C" w:rsidP="00830C3C" w:rsidRDefault="00830C3C">
      <w:pPr>
        <w:pStyle w:val="af7"/>
      </w:pPr>
      <w:r w:rsidRPr="00830C3C">
        <w:t xml:space="preserve">            clean_reseived_eoa_classic</w:t>
      </w:r>
    </w:p>
    <w:p w:rsidRPr="00830C3C" w:rsidR="00830C3C" w:rsidP="00830C3C" w:rsidRDefault="00830C3C">
      <w:pPr>
        <w:pStyle w:val="af7"/>
      </w:pPr>
      <w:r w:rsidRPr="00830C3C">
        <w:t xml:space="preserve">        if (</w:t>
      </w:r>
      <w:hyperlink w:history="1" w:anchor="IsMoreRecent">
        <w:r w:rsidRPr="00830C3C">
          <w:rPr>
            <w:rStyle w:val="ac"/>
          </w:rPr>
          <w:t>Message.IsMoreRecent</w:t>
        </w:r>
      </w:hyperlink>
      <w:r w:rsidRPr="00830C3C">
        <w:t>(</w:t>
      </w:r>
      <w:hyperlink w:history="1" w:anchor="ATPtime">
        <w:r w:rsidRPr="00830C3C">
          <w:rPr>
            <w:rStyle w:val="ac"/>
          </w:rPr>
          <w:t>ATPtime</w:t>
        </w:r>
      </w:hyperlink>
      <w:r w:rsidRPr="00830C3C">
        <w:t xml:space="preserve">(k), </w:t>
      </w:r>
      <w:hyperlink w:history="1" w:anchor="ReceivedEOAreport">
        <w:r w:rsidRPr="00830C3C">
          <w:rPr>
            <w:rStyle w:val="ac"/>
          </w:rPr>
          <w:t>ReceivedEOAreport</w:t>
        </w:r>
      </w:hyperlink>
      <w:r w:rsidRPr="00830C3C">
        <w:t>.WithoutSpacing.ValidityTime)):</w:t>
      </w:r>
    </w:p>
    <w:p w:rsidR="005F38F6" w:rsidP="00830C3C" w:rsidRDefault="00830C3C">
      <w:pPr>
        <w:pStyle w:val="af7"/>
      </w:pPr>
      <w:r w:rsidRPr="00830C3C">
        <w:t xml:space="preserve">            clean_reseived_eoa_without_space</w:t>
      </w:r>
    </w:p>
    <w:p w:rsidRPr="00A838AE" w:rsidR="00A838AE" w:rsidP="000431E0" w:rsidRDefault="005F38F6">
      <w:pPr>
        <w:pStyle w:val="af7"/>
      </w:pPr>
      <w:r>
        <w:t xml:space="preserve">    return </w:t>
      </w:r>
      <w:hyperlink w:history="1" w:anchor="ReceivedEOAreport">
        <w:r w:rsidR="002C5397">
          <w:rPr>
            <w:rStyle w:val="ac"/>
          </w:rPr>
          <w:t>ReceivedEOAreport</w:t>
        </w:r>
      </w:hyperlink>
    </w:p>
    <w:p w:rsidRPr="00A838AE" w:rsidR="00A838AE" w:rsidP="00C93484" w:rsidRDefault="00A838AE">
      <w:pPr>
        <w:pStyle w:val="Reqtify"/>
      </w:pPr>
      <w:r w:rsidRPr="00A838AE">
        <w:rPr>
          <w:rFonts w:hint="eastAsia"/>
        </w:rPr>
        <w:t>其中</w:t>
      </w:r>
      <w:bookmarkStart w:name="UpdateReceivedEoa" w:id="3949"/>
      <w:r w:rsidRPr="005F38F6" w:rsidR="00065B78">
        <w:rPr>
          <w:rStyle w:val="aff2"/>
          <w:rFonts w:hint="eastAsia"/>
        </w:rPr>
        <w:t>U</w:t>
      </w:r>
      <w:r w:rsidRPr="005F38F6">
        <w:rPr>
          <w:rStyle w:val="aff2"/>
          <w:rFonts w:hint="eastAsia"/>
        </w:rPr>
        <w:t>pdate</w:t>
      </w:r>
      <w:r w:rsidRPr="005F38F6" w:rsidR="00354F88">
        <w:rPr>
          <w:rStyle w:val="aff2"/>
          <w:rFonts w:hint="eastAsia"/>
        </w:rPr>
        <w:t>R</w:t>
      </w:r>
      <w:r w:rsidRPr="005F38F6">
        <w:rPr>
          <w:rStyle w:val="aff2"/>
          <w:rFonts w:hint="eastAsia"/>
        </w:rPr>
        <w:t>eceived</w:t>
      </w:r>
      <w:r w:rsidRPr="005F38F6" w:rsidR="00354F88">
        <w:rPr>
          <w:rStyle w:val="aff2"/>
          <w:rFonts w:hint="eastAsia"/>
        </w:rPr>
        <w:t>E</w:t>
      </w:r>
      <w:r w:rsidRPr="005F38F6">
        <w:rPr>
          <w:rStyle w:val="aff2"/>
          <w:rFonts w:hint="eastAsia"/>
        </w:rPr>
        <w:t>oa</w:t>
      </w:r>
      <w:bookmarkEnd w:id="3949"/>
      <w:r w:rsidRPr="00A838AE">
        <w:rPr>
          <w:rFonts w:hint="eastAsia"/>
        </w:rPr>
        <w:t>定义如下</w:t>
      </w:r>
      <w:r w:rsidRPr="00A838AE">
        <w:rPr>
          <w:rFonts w:hint="eastAsia"/>
        </w:rPr>
        <w:t>:</w:t>
      </w:r>
    </w:p>
    <w:p w:rsidR="005F38F6" w:rsidP="000431E0" w:rsidRDefault="005F38F6">
      <w:pPr>
        <w:pStyle w:val="af7"/>
      </w:pPr>
      <w:r>
        <w:t xml:space="preserve">def </w:t>
      </w:r>
      <w:hyperlink w:history="1" w:anchor="UpdateReceivedEoa">
        <w:r w:rsidR="002C5397">
          <w:rPr>
            <w:rStyle w:val="ac"/>
          </w:rPr>
          <w:t>UpdateReceivedEoa</w:t>
        </w:r>
      </w:hyperlink>
      <w:r>
        <w:t>(NewEoaLoopHour, EoaGroundAge,</w:t>
      </w:r>
      <w:r w:rsidR="00D873BB">
        <w:rPr>
          <w:rFonts w:hint="eastAsia"/>
        </w:rPr>
        <w:t xml:space="preserve"> </w:t>
      </w:r>
      <w:r>
        <w:t>NewReceivedEoa, PreviousReceivedEoa):</w:t>
      </w:r>
    </w:p>
    <w:p w:rsidR="005F38F6" w:rsidP="000431E0" w:rsidRDefault="005F38F6">
      <w:pPr>
        <w:pStyle w:val="af7"/>
      </w:pPr>
      <w:r>
        <w:t xml:space="preserve">    if (</w:t>
      </w:r>
      <w:hyperlink w:history="1" w:anchor="ReplyLocalCc">
        <w:r w:rsidRPr="00D873BB">
          <w:rPr>
            <w:rStyle w:val="ac"/>
          </w:rPr>
          <w:t>Message.ReplyLocalCc</w:t>
        </w:r>
      </w:hyperlink>
      <w:r>
        <w:t>(NewEoaLoopHour)):</w:t>
      </w:r>
    </w:p>
    <w:p w:rsidR="005F38F6" w:rsidP="000431E0" w:rsidRDefault="005F38F6">
      <w:pPr>
        <w:pStyle w:val="af7"/>
      </w:pPr>
      <w:r>
        <w:t xml:space="preserve">        NewValidity = (NewEoaLoopHour - EoaGroundAge + </w:t>
      </w:r>
      <w:hyperlink w:history="1" w:anchor="ATPsetting">
        <w:r w:rsidR="00786D0B">
          <w:rPr>
            <w:rStyle w:val="ac"/>
          </w:rPr>
          <w:t>ATPsetting</w:t>
        </w:r>
      </w:hyperlink>
      <w:r>
        <w:t>.</w:t>
      </w:r>
      <w:r w:rsidR="0059345C">
        <w:t>EOAvalidityTime</w:t>
      </w:r>
      <w:r>
        <w:t>)</w:t>
      </w:r>
    </w:p>
    <w:p w:rsidR="005F38F6" w:rsidP="000431E0" w:rsidRDefault="005F38F6">
      <w:pPr>
        <w:pStyle w:val="af7"/>
      </w:pPr>
      <w:r>
        <w:t xml:space="preserve">    else:</w:t>
      </w:r>
    </w:p>
    <w:p w:rsidR="005F38F6" w:rsidP="000431E0" w:rsidRDefault="005F38F6">
      <w:pPr>
        <w:pStyle w:val="af7"/>
      </w:pPr>
      <w:r>
        <w:t xml:space="preserve">        NewValidity = (</w:t>
      </w:r>
      <w:hyperlink w:history="1" w:anchor="ATPtime">
        <w:r w:rsidR="003B253D">
          <w:rPr>
            <w:rStyle w:val="ac"/>
          </w:rPr>
          <w:t>ATPtime</w:t>
        </w:r>
      </w:hyperlink>
      <w:r w:rsidR="00FC2B25">
        <w:t>(k)</w:t>
      </w:r>
      <w:r>
        <w:t xml:space="preserve"> - EoaGroundAge + </w:t>
      </w:r>
      <w:hyperlink w:history="1" w:anchor="ATPsetting">
        <w:r w:rsidR="00786D0B">
          <w:rPr>
            <w:rStyle w:val="ac"/>
          </w:rPr>
          <w:t>ATPsetting</w:t>
        </w:r>
      </w:hyperlink>
      <w:r>
        <w:t>.</w:t>
      </w:r>
      <w:r w:rsidR="0059345C">
        <w:t>EOAvalidityTime</w:t>
      </w:r>
    </w:p>
    <w:p w:rsidR="005F38F6" w:rsidP="000431E0" w:rsidRDefault="005F38F6">
      <w:pPr>
        <w:pStyle w:val="af7"/>
      </w:pPr>
      <w:r>
        <w:t xml:space="preserve">        </w:t>
      </w:r>
      <w:r w:rsidR="00D873BB">
        <w:rPr>
          <w:rFonts w:hint="eastAsia"/>
        </w:rPr>
        <w:t xml:space="preserve">   </w:t>
      </w:r>
      <w:r>
        <w:t xml:space="preserve">               - (</w:t>
      </w:r>
      <w:hyperlink w:history="1" w:anchor="OtherATPmaxTime">
        <w:r w:rsidR="00497151">
          <w:rPr>
            <w:rStyle w:val="ac"/>
          </w:rPr>
          <w:t>OtherATPmaxTime</w:t>
        </w:r>
      </w:hyperlink>
      <w:r>
        <w:t>(k) - NewEoaLoopHour))</w:t>
      </w:r>
    </w:p>
    <w:p w:rsidR="005F38F6" w:rsidP="000431E0" w:rsidRDefault="005F38F6">
      <w:pPr>
        <w:pStyle w:val="af7"/>
      </w:pPr>
      <w:r>
        <w:t xml:space="preserve">    if (</w:t>
      </w:r>
      <w:hyperlink w:history="1" w:anchor="IsMoreRecent">
        <w:r w:rsidRPr="00D873BB">
          <w:rPr>
            <w:rStyle w:val="ac"/>
          </w:rPr>
          <w:t>Message.IsMoreRecent</w:t>
        </w:r>
      </w:hyperlink>
      <w:r>
        <w:t xml:space="preserve">(NewValidity, </w:t>
      </w:r>
      <w:hyperlink w:history="1" w:anchor="ATPtime">
        <w:r w:rsidR="003B253D">
          <w:rPr>
            <w:rStyle w:val="ac"/>
          </w:rPr>
          <w:t>ATPtime</w:t>
        </w:r>
      </w:hyperlink>
      <w:r w:rsidR="00FC2B25">
        <w:t>(k)</w:t>
      </w:r>
      <w:r>
        <w:t>)</w:t>
      </w:r>
    </w:p>
    <w:p w:rsidR="005F38F6" w:rsidP="000431E0" w:rsidRDefault="005F38F6">
      <w:pPr>
        <w:pStyle w:val="af7"/>
      </w:pPr>
      <w:r>
        <w:t xml:space="preserve">        and (</w:t>
      </w:r>
      <w:hyperlink w:history="1" w:anchor="IsMoreRecent">
        <w:r w:rsidRPr="00D873BB">
          <w:rPr>
            <w:rStyle w:val="ac"/>
          </w:rPr>
          <w:t>Message.IsMoreRecent</w:t>
        </w:r>
      </w:hyperlink>
      <w:r>
        <w:t>(NewValidity, PreviousReceivedEoa.ValidityTime))):</w:t>
      </w:r>
    </w:p>
    <w:p w:rsidR="005F38F6" w:rsidP="000431E0" w:rsidRDefault="005F38F6">
      <w:pPr>
        <w:pStyle w:val="af7"/>
      </w:pPr>
      <w:r>
        <w:t xml:space="preserve">        return NewReceivedEoa</w:t>
      </w:r>
    </w:p>
    <w:p w:rsidR="005F38F6" w:rsidP="000431E0" w:rsidRDefault="005F38F6">
      <w:pPr>
        <w:pStyle w:val="af7"/>
      </w:pPr>
      <w:r>
        <w:t xml:space="preserve">    else:</w:t>
      </w:r>
    </w:p>
    <w:p w:rsidR="00820356" w:rsidP="000431E0" w:rsidRDefault="005F38F6">
      <w:pPr>
        <w:pStyle w:val="af7"/>
      </w:pPr>
      <w:r>
        <w:t xml:space="preserve">        return PreviousReceivedEoa</w:t>
      </w:r>
    </w:p>
    <w:p w:rsidRPr="008A1414" w:rsidR="00F4142C" w:rsidP="000C0D62" w:rsidRDefault="00F4142C">
      <w:pPr>
        <w:pStyle w:val="ReqtifyAltQ"/>
      </w:pPr>
      <w:r w:rsidRPr="008A1414">
        <w:t>#Category=Functional</w:t>
      </w:r>
    </w:p>
    <w:p w:rsidRPr="008A1414" w:rsidR="00F4142C" w:rsidP="000C0D62" w:rsidRDefault="00F4142C">
      <w:pPr>
        <w:pStyle w:val="ReqtifyAltQ"/>
      </w:pPr>
      <w:r w:rsidRPr="008A1414">
        <w:t>#Contribution</w:t>
      </w:r>
      <w:r>
        <w:t>=SIL4</w:t>
      </w:r>
    </w:p>
    <w:p w:rsidR="009328EA" w:rsidP="000C0D62" w:rsidRDefault="00F4142C">
      <w:pPr>
        <w:pStyle w:val="ReqtifyAltQ"/>
        <w:rPr>
          <w:ins w:author="常鸣" w:date="2014-07-03T14:27:00Z" w:id="3950"/>
        </w:rPr>
      </w:pPr>
      <w:del w:author="常鸣" w:date="2014-07-03T14:27:00Z" w:id="3951">
        <w:r w:rsidRPr="008A1414" w:rsidDel="009328EA">
          <w:delText>#S</w:delText>
        </w:r>
      </w:del>
      <w:ins w:author="常鸣" w:date="2014-07-03T14:27:00Z" w:id="3952">
        <w:r w:rsidR="009328EA">
          <w:t>#Allocation=ATP Software</w:t>
        </w:r>
      </w:ins>
      <w:ins w:author="常鸣" w:date="2014-07-03T14:48:00Z" w:id="3953">
        <w:r w:rsidR="002428AA">
          <w:rPr>
            <w:rFonts w:hint="eastAsia"/>
          </w:rPr>
          <w:t>, Vital Embedded Setting</w:t>
        </w:r>
      </w:ins>
    </w:p>
    <w:p w:rsidRPr="008A1414" w:rsidR="00F4142C" w:rsidP="000C0D62" w:rsidRDefault="009328EA">
      <w:pPr>
        <w:pStyle w:val="ReqtifyAltQ"/>
      </w:pPr>
      <w:ins w:author="常鸣" w:date="2014-07-03T14:27:00Z" w:id="3954">
        <w:r>
          <w:t>#S</w:t>
        </w:r>
      </w:ins>
      <w:r w:rsidRPr="008A1414" w:rsidR="00F4142C">
        <w:t>ource=</w:t>
      </w:r>
      <w:r w:rsidR="00F4142C">
        <w:rPr>
          <w:rFonts w:hint="eastAsia"/>
        </w:rPr>
        <w:t>[iTC_CC-SyAD-0153],</w:t>
      </w:r>
      <w:r w:rsidRPr="0057574F" w:rsidR="00F4142C">
        <w:t xml:space="preserve"> </w:t>
      </w:r>
      <w:r w:rsidRPr="003D2990" w:rsidR="00F4142C">
        <w:t>[iTC_CC-SyAD-</w:t>
      </w:r>
      <w:r w:rsidRPr="003D2990" w:rsidR="00F4142C">
        <w:rPr>
          <w:rFonts w:hint="eastAsia"/>
        </w:rPr>
        <w:t>0</w:t>
      </w:r>
      <w:r w:rsidR="00F4142C">
        <w:rPr>
          <w:rFonts w:hint="eastAsia"/>
        </w:rPr>
        <w:t>156</w:t>
      </w:r>
      <w:r w:rsidRPr="003D2990" w:rsidR="00F4142C">
        <w:rPr>
          <w:rFonts w:hint="eastAsia"/>
        </w:rPr>
        <w:t>]</w:t>
      </w:r>
      <w:r w:rsidR="00F4142C">
        <w:rPr>
          <w:rFonts w:hint="eastAsia"/>
        </w:rPr>
        <w:t>,</w:t>
      </w:r>
      <w:r w:rsidRPr="00210F56" w:rsidR="00F4142C">
        <w:rPr>
          <w:rFonts w:hint="eastAsia"/>
        </w:rPr>
        <w:t xml:space="preserve"> </w:t>
      </w:r>
      <w:r w:rsidR="00F4142C">
        <w:rPr>
          <w:rFonts w:hint="eastAsia"/>
        </w:rPr>
        <w:t>[iTC_CC-SyAD-0158], [</w:t>
      </w:r>
      <w:r w:rsidR="00F4142C">
        <w:t>iTC_CC_ATP_SwHA</w:t>
      </w:r>
      <w:r w:rsidRPr="00CA7F59" w:rsidR="00F4142C">
        <w:t>-0025</w:t>
      </w:r>
      <w:r w:rsidR="00F4142C">
        <w:rPr>
          <w:rFonts w:hint="eastAsia"/>
        </w:rPr>
        <w:t>], [</w:t>
      </w:r>
      <w:r w:rsidR="00F4142C">
        <w:t>iTC_CC_ATP_SwHA</w:t>
      </w:r>
      <w:r w:rsidRPr="00CA7F59" w:rsidR="00F4142C">
        <w:t>-0028</w:t>
      </w:r>
      <w:r w:rsidR="00F4142C">
        <w:rPr>
          <w:rFonts w:hint="eastAsia"/>
        </w:rPr>
        <w:t>], [iTC_CC-SyAD-1005]</w:t>
      </w:r>
    </w:p>
    <w:p w:rsidRPr="008A1414" w:rsidR="00F4142C" w:rsidP="000C0D62" w:rsidRDefault="00F4142C">
      <w:pPr>
        <w:pStyle w:val="ReqtifyAltQ"/>
      </w:pPr>
      <w:r w:rsidRPr="008A1414">
        <w:t>[End]</w:t>
      </w:r>
    </w:p>
    <w:p w:rsidR="00F4142C" w:rsidP="00C93484" w:rsidRDefault="00F4142C">
      <w:pPr>
        <w:pStyle w:val="Reqtify"/>
      </w:pPr>
    </w:p>
    <w:p w:rsidR="00F4142C" w:rsidP="00C93484" w:rsidRDefault="00F4142C">
      <w:pPr>
        <w:pStyle w:val="Reqtify"/>
      </w:pPr>
    </w:p>
    <w:p w:rsidR="00F4142C" w:rsidP="0012674A" w:rsidRDefault="0003360D">
      <w:pPr>
        <w:pStyle w:val="4"/>
      </w:pPr>
      <w:r>
        <w:rPr>
          <w:rFonts w:hint="eastAsia"/>
        </w:rPr>
        <w:lastRenderedPageBreak/>
        <w:t xml:space="preserve">Variants in </w:t>
      </w:r>
      <w:r w:rsidR="00F4142C">
        <w:rPr>
          <w:rFonts w:hint="eastAsia"/>
        </w:rPr>
        <w:t xml:space="preserve">CBTC </w:t>
      </w:r>
      <w:r>
        <w:rPr>
          <w:rFonts w:hint="eastAsia"/>
        </w:rPr>
        <w:t>mode</w:t>
      </w:r>
    </w:p>
    <w:p w:rsidR="00F4142C" w:rsidP="00F4142C" w:rsidRDefault="00F4142C">
      <w:pPr>
        <w:pStyle w:val="ReqtifyAltR"/>
      </w:pPr>
    </w:p>
    <w:p w:rsidR="00F4142C" w:rsidP="00F4142C" w:rsidRDefault="00F4142C">
      <w:pPr>
        <w:pStyle w:val="ReqtifyAltR"/>
      </w:pPr>
      <w:r>
        <w:t>[iTC_CC_ATP-SwRS-</w:t>
      </w:r>
      <w:r>
        <w:rPr>
          <w:rFonts w:hint="eastAsia"/>
        </w:rPr>
        <w:t>0109</w:t>
      </w:r>
      <w:r>
        <w:t>]</w:t>
      </w:r>
    </w:p>
    <w:p w:rsidR="00F4142C" w:rsidP="00C93484" w:rsidRDefault="002C5397">
      <w:pPr>
        <w:pStyle w:val="Reqtify"/>
      </w:pPr>
      <w:bookmarkStart w:name="VariantGroundAge" w:id="3955"/>
      <w:r w:rsidRPr="00400EF6">
        <w:rPr>
          <w:rStyle w:val="aff2"/>
          <w:bCs w:val="0"/>
          <w:iCs w:val="0"/>
        </w:rPr>
        <w:t>VariantGroundAge</w:t>
      </w:r>
      <w:bookmarkEnd w:id="3955"/>
      <w:r w:rsidR="00F4142C">
        <w:rPr>
          <w:rFonts w:hint="eastAsia"/>
        </w:rPr>
        <w:t>，将</w:t>
      </w:r>
      <w:r w:rsidR="00F4142C">
        <w:rPr>
          <w:rFonts w:hint="eastAsia"/>
        </w:rPr>
        <w:t>ZC</w:t>
      </w:r>
      <w:r w:rsidR="00F4142C">
        <w:rPr>
          <w:rFonts w:hint="eastAsia"/>
        </w:rPr>
        <w:t>端的变量生存时间转换为</w:t>
      </w:r>
      <w:r w:rsidR="00F4142C">
        <w:rPr>
          <w:rFonts w:hint="eastAsia"/>
        </w:rPr>
        <w:t>CC</w:t>
      </w:r>
      <w:r w:rsidR="00F4142C">
        <w:rPr>
          <w:rFonts w:hint="eastAsia"/>
        </w:rPr>
        <w:t>周期数</w:t>
      </w:r>
    </w:p>
    <w:p w:rsidRPr="008778DD" w:rsidR="00F4142C" w:rsidP="00C93484" w:rsidRDefault="00532AED">
      <w:pPr>
        <w:pStyle w:val="Reqtify"/>
      </w:pPr>
      <w:hyperlink w:history="1" w:anchor="VariantGroundAge">
        <w:r w:rsidR="002C5397">
          <w:rPr>
            <w:rStyle w:val="ac"/>
            <w:noProof/>
          </w:rPr>
          <w:t>VariantGroundAge</w:t>
        </w:r>
      </w:hyperlink>
      <w:r w:rsidRPr="008778DD" w:rsidR="00F4142C">
        <w:rPr>
          <w:rFonts w:hint="eastAsia"/>
        </w:rPr>
        <w:t xml:space="preserve"> shows the </w:t>
      </w:r>
      <w:r w:rsidR="00F4142C">
        <w:rPr>
          <w:rFonts w:hint="eastAsia"/>
        </w:rPr>
        <w:t>survival time of the variants in</w:t>
      </w:r>
      <w:r w:rsidRPr="008778DD" w:rsidR="00F4142C">
        <w:rPr>
          <w:rFonts w:hint="eastAsia"/>
        </w:rPr>
        <w:t xml:space="preserve"> </w:t>
      </w:r>
      <w:hyperlink w:history="1" w:anchor="ZC">
        <w:r w:rsidR="00DE30C0">
          <w:rPr>
            <w:rStyle w:val="ac"/>
          </w:rPr>
          <w:t>ZC</w:t>
        </w:r>
      </w:hyperlink>
      <w:r w:rsidR="00F4142C">
        <w:rPr>
          <w:rFonts w:hint="eastAsia"/>
        </w:rPr>
        <w:t>.</w:t>
      </w:r>
    </w:p>
    <w:p w:rsidRPr="00DD1485" w:rsidR="00F4142C" w:rsidP="00C93484" w:rsidRDefault="00F4142C">
      <w:pPr>
        <w:pStyle w:val="Reqtify"/>
      </w:pPr>
    </w:p>
    <w:p w:rsidR="00375ABE" w:rsidP="000431E0" w:rsidRDefault="00375ABE">
      <w:pPr>
        <w:pStyle w:val="af7"/>
      </w:pPr>
      <w:r>
        <w:t xml:space="preserve">def </w:t>
      </w:r>
      <w:hyperlink w:history="1" w:anchor="VariantGroundAge">
        <w:r w:rsidR="002C5397">
          <w:rPr>
            <w:rStyle w:val="ac"/>
          </w:rPr>
          <w:t>VariantGroundAge</w:t>
        </w:r>
      </w:hyperlink>
      <w:r>
        <w:t>(line</w:t>
      </w:r>
      <w:r w:rsidR="00354F88">
        <w:t>S</w:t>
      </w:r>
      <w:r>
        <w:t>ec, k):</w:t>
      </w:r>
    </w:p>
    <w:p w:rsidR="00375ABE" w:rsidP="000431E0" w:rsidRDefault="00375ABE">
      <w:pPr>
        <w:pStyle w:val="af7"/>
      </w:pPr>
      <w:r>
        <w:t xml:space="preserve">    </w:t>
      </w:r>
      <w:hyperlink w:history="1" w:anchor="VariantGroundAge">
        <w:r w:rsidR="002C5397">
          <w:rPr>
            <w:rStyle w:val="ac"/>
          </w:rPr>
          <w:t>VariantGroundAge</w:t>
        </w:r>
      </w:hyperlink>
      <w:r>
        <w:t xml:space="preserve"> = </w:t>
      </w:r>
      <w:hyperlink w:history="1" w:anchor="roundceil">
        <w:r w:rsidRPr="003B2B37" w:rsidR="003B2B37">
          <w:rPr>
            <w:rStyle w:val="ac"/>
          </w:rPr>
          <w:t>round.ceil</w:t>
        </w:r>
      </w:hyperlink>
      <w:r>
        <w:t>((</w:t>
      </w:r>
      <w:hyperlink w:history="1" w:anchor="EOA_Report">
        <w:r w:rsidRPr="00B92999" w:rsidR="00B92999">
          <w:rPr>
            <w:rStyle w:val="ac"/>
            <w:rFonts w:hint="eastAsia"/>
          </w:rPr>
          <w:t>EOA_Report</w:t>
        </w:r>
      </w:hyperlink>
      <w:r w:rsidR="00354F88">
        <w:t>.M</w:t>
      </w:r>
      <w:r>
        <w:t>essage</w:t>
      </w:r>
      <w:r w:rsidR="00354F88">
        <w:t>C</w:t>
      </w:r>
      <w:r>
        <w:t>ontainer</w:t>
      </w:r>
      <w:r w:rsidR="00354F88">
        <w:t>C</w:t>
      </w:r>
      <w:r>
        <w:t>reation</w:t>
      </w:r>
      <w:r w:rsidR="00354F88">
        <w:t>T</w:t>
      </w:r>
      <w:r>
        <w:t>ime</w:t>
      </w:r>
    </w:p>
    <w:p w:rsidR="00375ABE" w:rsidP="000431E0" w:rsidRDefault="00375ABE">
      <w:pPr>
        <w:pStyle w:val="af7"/>
      </w:pPr>
      <w:r>
        <w:t xml:space="preserve">                                  </w:t>
      </w:r>
      <w:r w:rsidR="00D873BB">
        <w:rPr>
          <w:rFonts w:hint="eastAsia"/>
        </w:rPr>
        <w:t xml:space="preserve">      </w:t>
      </w:r>
      <w:r>
        <w:t xml:space="preserve"> - </w:t>
      </w:r>
      <w:hyperlink w:history="1" w:anchor="VariantReport">
        <w:r w:rsidR="006A0B81">
          <w:rPr>
            <w:rStyle w:val="ac"/>
          </w:rPr>
          <w:t>VariantReport</w:t>
        </w:r>
      </w:hyperlink>
      <w:r>
        <w:t>(line</w:t>
      </w:r>
      <w:r w:rsidR="00354F88">
        <w:t>S</w:t>
      </w:r>
      <w:r>
        <w:t>ec)</w:t>
      </w:r>
      <w:r w:rsidR="00354F88">
        <w:t>.C</w:t>
      </w:r>
      <w:r>
        <w:t>reation</w:t>
      </w:r>
      <w:r w:rsidR="00354F88">
        <w:t>T</w:t>
      </w:r>
      <w:r>
        <w:t>ime)</w:t>
      </w:r>
    </w:p>
    <w:p w:rsidR="00F4142C" w:rsidP="000431E0" w:rsidRDefault="00375ABE">
      <w:pPr>
        <w:pStyle w:val="af7"/>
      </w:pPr>
      <w:r>
        <w:t xml:space="preserve">                              </w:t>
      </w:r>
      <w:r w:rsidR="00D873BB">
        <w:rPr>
          <w:rFonts w:hint="eastAsia"/>
        </w:rPr>
        <w:t xml:space="preserve">       </w:t>
      </w:r>
      <w:r>
        <w:t xml:space="preserve">   * SYNCHRODATE_TIME_UNIT_MS / ATP_CYCLE_TIME_MS)</w:t>
      </w:r>
    </w:p>
    <w:p w:rsidR="00375ABE" w:rsidP="000431E0" w:rsidRDefault="00375ABE">
      <w:pPr>
        <w:pStyle w:val="af7"/>
      </w:pPr>
      <w:r w:rsidRPr="00375ABE">
        <w:t xml:space="preserve">    return </w:t>
      </w:r>
      <w:hyperlink w:history="1" w:anchor="VariantGroundAge">
        <w:r w:rsidR="002C5397">
          <w:rPr>
            <w:rStyle w:val="ac"/>
          </w:rPr>
          <w:t>VariantGroundAge</w:t>
        </w:r>
      </w:hyperlink>
    </w:p>
    <w:p w:rsidRPr="008A1414" w:rsidR="00F4142C" w:rsidP="000C0D62" w:rsidRDefault="00F4142C">
      <w:pPr>
        <w:pStyle w:val="ReqtifyAltQ"/>
      </w:pPr>
      <w:r w:rsidRPr="008A1414">
        <w:t>#Category=Functional</w:t>
      </w:r>
    </w:p>
    <w:p w:rsidRPr="008A1414" w:rsidR="00F4142C" w:rsidP="000C0D62" w:rsidRDefault="00F4142C">
      <w:pPr>
        <w:pStyle w:val="ReqtifyAltQ"/>
      </w:pPr>
      <w:r w:rsidRPr="008A1414">
        <w:t>#Contribution</w:t>
      </w:r>
      <w:r>
        <w:t>=SIL4</w:t>
      </w:r>
    </w:p>
    <w:p w:rsidR="009328EA" w:rsidP="000C0D62" w:rsidRDefault="00F4142C">
      <w:pPr>
        <w:pStyle w:val="ReqtifyAltQ"/>
        <w:rPr>
          <w:ins w:author="常鸣" w:date="2014-07-03T14:27:00Z" w:id="3956"/>
        </w:rPr>
      </w:pPr>
      <w:del w:author="常鸣" w:date="2014-07-03T14:27:00Z" w:id="3957">
        <w:r w:rsidRPr="008A1414" w:rsidDel="009328EA">
          <w:delText>#S</w:delText>
        </w:r>
      </w:del>
      <w:ins w:author="常鸣" w:date="2014-07-03T14:27:00Z" w:id="3958">
        <w:r w:rsidR="009328EA">
          <w:t>#Allocation=ATP Software</w:t>
        </w:r>
      </w:ins>
    </w:p>
    <w:p w:rsidRPr="008A1414" w:rsidR="00F4142C" w:rsidP="000C0D62" w:rsidRDefault="009328EA">
      <w:pPr>
        <w:pStyle w:val="ReqtifyAltQ"/>
      </w:pPr>
      <w:ins w:author="常鸣" w:date="2014-07-03T14:27:00Z" w:id="3959">
        <w:r>
          <w:t>#S</w:t>
        </w:r>
      </w:ins>
      <w:r w:rsidRPr="008A1414" w:rsidR="00F4142C">
        <w:t>ource=</w:t>
      </w:r>
      <w:r w:rsidR="00F4142C">
        <w:rPr>
          <w:rFonts w:hint="eastAsia"/>
        </w:rPr>
        <w:t>[iTC_CC-SyAD-0160]</w:t>
      </w:r>
    </w:p>
    <w:p w:rsidRPr="008A1414" w:rsidR="00F4142C" w:rsidP="000C0D62" w:rsidRDefault="00F4142C">
      <w:pPr>
        <w:pStyle w:val="ReqtifyAltQ"/>
      </w:pPr>
      <w:r w:rsidRPr="008A1414">
        <w:t>[End]</w:t>
      </w:r>
    </w:p>
    <w:p w:rsidRPr="00D1641D" w:rsidR="00D1641D" w:rsidP="00C93484" w:rsidRDefault="00D1641D">
      <w:pPr>
        <w:pStyle w:val="Reqtify"/>
      </w:pPr>
    </w:p>
    <w:p w:rsidRPr="00D1641D" w:rsidR="00D1641D" w:rsidP="00C93484" w:rsidRDefault="00D1641D">
      <w:pPr>
        <w:pStyle w:val="Reqtify"/>
      </w:pPr>
    </w:p>
    <w:p w:rsidRPr="00D1641D" w:rsidR="00D1641D" w:rsidP="00D1641D" w:rsidRDefault="00D1641D">
      <w:pPr>
        <w:pStyle w:val="ReqtifyAltR"/>
      </w:pPr>
      <w:r w:rsidRPr="00D1641D">
        <w:t>[iTC_CC_ATP-SwRS-06</w:t>
      </w:r>
      <w:r w:rsidR="00655979">
        <w:rPr>
          <w:rFonts w:hint="eastAsia"/>
        </w:rPr>
        <w:t>33</w:t>
      </w:r>
      <w:r w:rsidRPr="00D1641D">
        <w:t>]</w:t>
      </w:r>
    </w:p>
    <w:p w:rsidRPr="00D1641D" w:rsidR="00D1641D" w:rsidP="00C93484" w:rsidRDefault="002C5397">
      <w:pPr>
        <w:pStyle w:val="Reqtify"/>
      </w:pPr>
      <w:bookmarkStart w:name="VariantReportReceived" w:id="3960"/>
      <w:r w:rsidRPr="00400EF6">
        <w:rPr>
          <w:rStyle w:val="aff2"/>
          <w:bCs w:val="0"/>
          <w:iCs w:val="0"/>
        </w:rPr>
        <w:t>VariantReportReceived</w:t>
      </w:r>
      <w:bookmarkEnd w:id="3960"/>
      <w:r w:rsidRPr="00D1641D" w:rsidR="00D1641D">
        <w:rPr>
          <w:rFonts w:hint="eastAsia"/>
        </w:rPr>
        <w:t>，收到</w:t>
      </w:r>
      <w:r w:rsidRPr="00D1641D" w:rsidR="00D1641D">
        <w:rPr>
          <w:rFonts w:hint="eastAsia"/>
        </w:rPr>
        <w:t>ZC</w:t>
      </w:r>
      <w:r w:rsidRPr="00D1641D" w:rsidR="00D1641D">
        <w:rPr>
          <w:rFonts w:hint="eastAsia"/>
        </w:rPr>
        <w:t>变量消息</w:t>
      </w:r>
    </w:p>
    <w:p w:rsidRPr="00D1641D" w:rsidR="00D1641D" w:rsidP="000431E0" w:rsidRDefault="00D1641D">
      <w:pPr>
        <w:pStyle w:val="af7"/>
      </w:pPr>
      <w:r w:rsidRPr="00D1641D">
        <w:t xml:space="preserve">def </w:t>
      </w:r>
      <w:hyperlink w:history="1" w:anchor="VariantReportReceived">
        <w:r w:rsidR="002C5397">
          <w:rPr>
            <w:rStyle w:val="ac"/>
          </w:rPr>
          <w:t>VariantReportReceived</w:t>
        </w:r>
      </w:hyperlink>
      <w:r w:rsidRPr="00D1641D">
        <w:t>(</w:t>
      </w:r>
      <w:r w:rsidR="005F38F6">
        <w:rPr>
          <w:rFonts w:hint="eastAsia"/>
        </w:rPr>
        <w:t>L</w:t>
      </w:r>
      <w:r w:rsidRPr="00D1641D">
        <w:t>ine</w:t>
      </w:r>
      <w:r w:rsidR="00354F88">
        <w:t>S</w:t>
      </w:r>
      <w:r w:rsidRPr="00D1641D">
        <w:t>ec, k):</w:t>
      </w:r>
    </w:p>
    <w:p w:rsidRPr="00D1641D" w:rsidR="00D1641D" w:rsidP="000431E0" w:rsidRDefault="00D1641D">
      <w:pPr>
        <w:pStyle w:val="af7"/>
      </w:pPr>
      <w:r w:rsidRPr="00D1641D">
        <w:t xml:space="preserve">    return </w:t>
      </w:r>
      <w:hyperlink w:history="1" w:anchor="Received">
        <w:r w:rsidRPr="00A04216">
          <w:rPr>
            <w:rStyle w:val="ac"/>
          </w:rPr>
          <w:t>Message</w:t>
        </w:r>
        <w:r w:rsidRPr="00A04216" w:rsidR="00354F88">
          <w:rPr>
            <w:rStyle w:val="ac"/>
          </w:rPr>
          <w:t>.R</w:t>
        </w:r>
        <w:r w:rsidRPr="00A04216" w:rsidR="005F38F6">
          <w:rPr>
            <w:rStyle w:val="ac"/>
          </w:rPr>
          <w:t>eceived</w:t>
        </w:r>
      </w:hyperlink>
      <w:r w:rsidR="005F38F6">
        <w:t>(</w:t>
      </w:r>
      <w:hyperlink w:history="1" w:anchor="VariantReport">
        <w:r w:rsidR="006A0B81">
          <w:rPr>
            <w:rStyle w:val="ac"/>
          </w:rPr>
          <w:t>VariantReport</w:t>
        </w:r>
      </w:hyperlink>
      <w:r w:rsidR="005F38F6">
        <w:t>(</w:t>
      </w:r>
      <w:r w:rsidR="005F38F6">
        <w:rPr>
          <w:rFonts w:hint="eastAsia"/>
        </w:rPr>
        <w:t>L</w:t>
      </w:r>
      <w:r w:rsidRPr="00D1641D">
        <w:t>ine</w:t>
      </w:r>
      <w:r w:rsidR="00354F88">
        <w:t>S</w:t>
      </w:r>
      <w:r w:rsidRPr="00D1641D">
        <w:t>ec), k)</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3961"/>
        </w:rPr>
      </w:pPr>
      <w:del w:author="常鸣" w:date="2014-07-03T14:27:00Z" w:id="3962">
        <w:r w:rsidRPr="00645181" w:rsidDel="009328EA">
          <w:delText>#</w:delText>
        </w:r>
        <w:r w:rsidDel="009328EA">
          <w:rPr>
            <w:rFonts w:hint="eastAsia"/>
          </w:rPr>
          <w:delText>S</w:delText>
        </w:r>
      </w:del>
      <w:ins w:author="常鸣" w:date="2014-07-03T14:27:00Z" w:id="3963">
        <w:r w:rsidR="009328EA">
          <w:t>#Allocation=ATP Software</w:t>
        </w:r>
      </w:ins>
    </w:p>
    <w:p w:rsidR="00D66ECA" w:rsidP="00D66ECA" w:rsidRDefault="009328EA">
      <w:pPr>
        <w:pStyle w:val="ReqtifyAltQ"/>
      </w:pPr>
      <w:ins w:author="常鸣" w:date="2014-07-03T14:27:00Z" w:id="3964">
        <w:r>
          <w:t>#S</w:t>
        </w:r>
      </w:ins>
      <w:r w:rsidR="00D66ECA">
        <w:rPr>
          <w:rFonts w:hint="eastAsia"/>
        </w:rPr>
        <w:t>ource</w:t>
      </w:r>
      <w:r w:rsidRPr="00645181" w:rsidR="00D66ECA">
        <w:t>=</w:t>
      </w:r>
      <w:r w:rsidR="00064877">
        <w:rPr>
          <w:rFonts w:hint="eastAsia"/>
        </w:rPr>
        <w:t>[iTC_CC-SyAD-0159]</w:t>
      </w:r>
    </w:p>
    <w:p w:rsidRPr="00D1641D" w:rsidR="00D1641D" w:rsidP="00D66ECA" w:rsidRDefault="003642B2">
      <w:pPr>
        <w:pStyle w:val="ReqtifyAltQ"/>
      </w:pPr>
      <w:r>
        <w:rPr>
          <w:rFonts w:hint="eastAsia"/>
        </w:rPr>
        <w:t>[End]</w:t>
      </w:r>
    </w:p>
    <w:p w:rsidR="00F4142C" w:rsidP="00F4142C" w:rsidRDefault="00F4142C">
      <w:pPr>
        <w:pStyle w:val="ReqtifyAltR"/>
      </w:pPr>
    </w:p>
    <w:p w:rsidR="00F4142C" w:rsidP="00F4142C" w:rsidRDefault="00F4142C">
      <w:pPr>
        <w:pStyle w:val="ReqtifyAltR"/>
      </w:pPr>
    </w:p>
    <w:p w:rsidR="00F4142C" w:rsidP="00F4142C" w:rsidRDefault="00F4142C">
      <w:pPr>
        <w:pStyle w:val="ReqtifyAltR"/>
      </w:pPr>
      <w:r>
        <w:t>[iTC_CC_ATP-SwRS-</w:t>
      </w:r>
      <w:r>
        <w:rPr>
          <w:rFonts w:hint="eastAsia"/>
        </w:rPr>
        <w:t>0110</w:t>
      </w:r>
      <w:r>
        <w:t>]</w:t>
      </w:r>
    </w:p>
    <w:p w:rsidR="005B17D1" w:rsidP="00C93484" w:rsidRDefault="002C5397">
      <w:pPr>
        <w:pStyle w:val="Reqtify"/>
      </w:pPr>
      <w:bookmarkStart w:name="ReceivedVariantReport" w:id="3965"/>
      <w:r w:rsidRPr="00400EF6">
        <w:rPr>
          <w:rStyle w:val="aff2"/>
          <w:bCs w:val="0"/>
          <w:iCs w:val="0"/>
        </w:rPr>
        <w:t>ReceivedVariantReport</w:t>
      </w:r>
      <w:bookmarkEnd w:id="3965"/>
      <w:r w:rsidR="00820356">
        <w:rPr>
          <w:rFonts w:hint="eastAsia"/>
        </w:rPr>
        <w:t>，存储来自</w:t>
      </w:r>
      <w:r w:rsidR="00820356">
        <w:rPr>
          <w:rFonts w:hint="eastAsia"/>
        </w:rPr>
        <w:t>ZC</w:t>
      </w:r>
      <w:r w:rsidR="00820356">
        <w:rPr>
          <w:rFonts w:hint="eastAsia"/>
        </w:rPr>
        <w:t>的变量消息</w:t>
      </w:r>
      <w:r w:rsidR="00D749BB">
        <w:rPr>
          <w:rFonts w:hint="eastAsia"/>
        </w:rPr>
        <w:t>，如</w:t>
      </w:r>
      <w:r w:rsidR="00D749BB">
        <w:fldChar w:fldCharType="begin"/>
      </w:r>
      <w:r w:rsidR="00D749BB">
        <w:instrText xml:space="preserve"> </w:instrText>
      </w:r>
      <w:r w:rsidR="00D749BB">
        <w:rPr>
          <w:rFonts w:hint="eastAsia"/>
        </w:rPr>
        <w:instrText>REF ST_VARIANT_RCV \h</w:instrText>
      </w:r>
      <w:r w:rsidR="00D749BB">
        <w:instrText xml:space="preserve"> </w:instrText>
      </w:r>
      <w:r w:rsidR="00D749BB">
        <w:fldChar w:fldCharType="separate"/>
      </w:r>
      <w:r w:rsidRPr="00D749BB" w:rsidR="00DE178B">
        <w:rPr>
          <w:rStyle w:val="DATATYPE"/>
          <w:rFonts w:hint="eastAsia"/>
        </w:rPr>
        <w:t>ST_VARIANT_RCV</w:t>
      </w:r>
      <w:r w:rsidR="00D749BB">
        <w:fldChar w:fldCharType="end"/>
      </w:r>
      <w:r w:rsidR="00D749BB">
        <w:rPr>
          <w:rFonts w:hint="eastAsia"/>
        </w:rPr>
        <w:t>所示，按照</w:t>
      </w:r>
      <w:r w:rsidR="00D749BB">
        <w:rPr>
          <w:rFonts w:hint="eastAsia"/>
        </w:rPr>
        <w:t>LineSection</w:t>
      </w:r>
      <w:r w:rsidR="00D749BB">
        <w:rPr>
          <w:rFonts w:hint="eastAsia"/>
        </w:rPr>
        <w:t>进行存储：</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64"/>
        <w:gridCol w:w="2307"/>
        <w:gridCol w:w="3298"/>
        <w:gridCol w:w="3217"/>
      </w:tblGrid>
      <w:tr w:rsidRPr="00D749BB" w:rsidR="00D749BB" w:rsidTr="00D749BB">
        <w:tc>
          <w:tcPr>
            <w:tcW w:w="1492" w:type="pct"/>
            <w:gridSpan w:val="2"/>
            <w:tcBorders>
              <w:top w:val="single" w:color="000000" w:sz="12" w:space="0"/>
              <w:bottom w:val="single" w:color="000000" w:sz="4" w:space="0"/>
            </w:tcBorders>
            <w:shd w:val="clear" w:color="auto" w:fill="E0E0E0"/>
          </w:tcPr>
          <w:p w:rsidRPr="00014ECC" w:rsidR="00D749BB" w:rsidP="00FA0FBB" w:rsidRDefault="00D749BB">
            <w:pPr>
              <w:pStyle w:val="af6"/>
            </w:pPr>
            <w:r w:rsidRPr="00014ECC">
              <w:rPr>
                <w:rFonts w:hint="eastAsia"/>
              </w:rPr>
              <w:t>Identification</w:t>
            </w:r>
          </w:p>
        </w:tc>
        <w:tc>
          <w:tcPr>
            <w:tcW w:w="1776" w:type="pct"/>
            <w:tcBorders>
              <w:top w:val="single" w:color="000000" w:sz="12" w:space="0"/>
              <w:bottom w:val="single" w:color="000000" w:sz="4" w:space="0"/>
            </w:tcBorders>
            <w:shd w:val="clear" w:color="auto" w:fill="E0E0E0"/>
          </w:tcPr>
          <w:p w:rsidRPr="00014ECC" w:rsidR="00D749BB" w:rsidP="00FA0FBB" w:rsidRDefault="00D749BB">
            <w:pPr>
              <w:pStyle w:val="af6"/>
            </w:pPr>
            <w:r w:rsidRPr="00014ECC">
              <w:t>Logical Type</w:t>
            </w:r>
          </w:p>
        </w:tc>
        <w:tc>
          <w:tcPr>
            <w:tcW w:w="1732" w:type="pct"/>
            <w:tcBorders>
              <w:top w:val="single" w:color="000000" w:sz="12" w:space="0"/>
              <w:bottom w:val="single" w:color="000000" w:sz="4" w:space="0"/>
            </w:tcBorders>
            <w:shd w:val="clear" w:color="auto" w:fill="E0E0E0"/>
          </w:tcPr>
          <w:p w:rsidRPr="00014ECC" w:rsidR="00D749BB" w:rsidP="00FA0FBB" w:rsidRDefault="00D749BB">
            <w:pPr>
              <w:pStyle w:val="af6"/>
            </w:pPr>
            <w:r w:rsidRPr="00014ECC">
              <w:rPr>
                <w:rFonts w:hint="eastAsia"/>
              </w:rPr>
              <w:t>Description</w:t>
            </w:r>
          </w:p>
        </w:tc>
      </w:tr>
      <w:tr w:rsidRPr="00D749BB" w:rsidR="00D749BB" w:rsidTr="00D749BB">
        <w:tc>
          <w:tcPr>
            <w:tcW w:w="1492" w:type="pct"/>
            <w:gridSpan w:val="2"/>
            <w:tcBorders>
              <w:top w:val="single" w:color="000000" w:sz="4" w:space="0"/>
            </w:tcBorders>
          </w:tcPr>
          <w:p w:rsidRPr="00D749BB" w:rsidR="00D749BB" w:rsidP="00591D6B" w:rsidRDefault="00D749BB">
            <w:pPr>
              <w:pStyle w:val="AltB0"/>
              <w:rPr>
                <w:rStyle w:val="DATATYPE"/>
              </w:rPr>
            </w:pPr>
            <w:bookmarkStart w:name="ST_VARIANT_RCV" w:id="3966"/>
            <w:r w:rsidRPr="00D749BB">
              <w:rPr>
                <w:rStyle w:val="DATATYPE"/>
                <w:rFonts w:hint="eastAsia"/>
              </w:rPr>
              <w:t>ST_VARIANT_RCV</w:t>
            </w:r>
            <w:bookmarkEnd w:id="3966"/>
          </w:p>
        </w:tc>
        <w:tc>
          <w:tcPr>
            <w:tcW w:w="1776" w:type="pct"/>
            <w:tcBorders>
              <w:top w:val="single" w:color="000000" w:sz="4" w:space="0"/>
            </w:tcBorders>
            <w:shd w:val="clear" w:color="auto" w:fill="auto"/>
          </w:tcPr>
          <w:p w:rsidRPr="002227F1" w:rsidR="00D749BB" w:rsidP="00591D6B" w:rsidRDefault="00D749BB">
            <w:pPr>
              <w:pStyle w:val="AltB0"/>
            </w:pPr>
          </w:p>
        </w:tc>
        <w:tc>
          <w:tcPr>
            <w:tcW w:w="1732" w:type="pct"/>
            <w:tcBorders>
              <w:top w:val="single" w:color="000000" w:sz="4" w:space="0"/>
            </w:tcBorders>
            <w:shd w:val="clear" w:color="auto" w:fill="auto"/>
          </w:tcPr>
          <w:p w:rsidRPr="002227F1" w:rsidR="00D749BB" w:rsidP="00591D6B" w:rsidRDefault="00D749BB">
            <w:pPr>
              <w:pStyle w:val="AltB0"/>
            </w:pPr>
          </w:p>
        </w:tc>
      </w:tr>
      <w:tr w:rsidRPr="00D749BB" w:rsidR="00D749BB" w:rsidTr="00D749BB">
        <w:tc>
          <w:tcPr>
            <w:tcW w:w="250" w:type="pct"/>
          </w:tcPr>
          <w:p w:rsidRPr="002227F1" w:rsidR="00D749BB" w:rsidP="00591D6B" w:rsidRDefault="00D749BB">
            <w:pPr>
              <w:pStyle w:val="AltB0"/>
            </w:pPr>
          </w:p>
        </w:tc>
        <w:tc>
          <w:tcPr>
            <w:tcW w:w="1242" w:type="pct"/>
            <w:shd w:val="clear" w:color="auto" w:fill="auto"/>
          </w:tcPr>
          <w:p w:rsidRPr="002227F1" w:rsidR="00D749BB" w:rsidP="00591D6B" w:rsidRDefault="00D749BB">
            <w:pPr>
              <w:pStyle w:val="AltB0"/>
            </w:pPr>
            <w:r w:rsidRPr="002227F1">
              <w:rPr>
                <w:rFonts w:hint="eastAsia"/>
              </w:rPr>
              <w:t>ValidityTime</w:t>
            </w:r>
          </w:p>
        </w:tc>
        <w:tc>
          <w:tcPr>
            <w:tcW w:w="1776" w:type="pct"/>
            <w:shd w:val="clear" w:color="auto" w:fill="auto"/>
          </w:tcPr>
          <w:p w:rsidRPr="002227F1" w:rsidR="00D749BB" w:rsidP="00591D6B" w:rsidRDefault="00D749BB">
            <w:pPr>
              <w:pStyle w:val="AltB0"/>
            </w:pPr>
            <w:r w:rsidRPr="002227F1">
              <w:fldChar w:fldCharType="begin"/>
            </w:r>
            <w:r w:rsidRPr="002227F1">
              <w:instrText xml:space="preserve"> REF NUMERIC_32 \h </w:instrText>
            </w:r>
            <w:r w:rsidR="002227F1">
              <w:instrText xml:space="preserve"> \* MERGEFORMAT </w:instrText>
            </w:r>
            <w:r w:rsidRPr="002227F1">
              <w:fldChar w:fldCharType="separate"/>
            </w:r>
            <w:r w:rsidRPr="00DE178B" w:rsidR="00DE178B">
              <w:t>NUMERIC_32</w:t>
            </w:r>
            <w:r w:rsidRPr="002227F1">
              <w:fldChar w:fldCharType="end"/>
            </w:r>
          </w:p>
        </w:tc>
        <w:tc>
          <w:tcPr>
            <w:tcW w:w="1732" w:type="pct"/>
            <w:shd w:val="clear" w:color="auto" w:fill="auto"/>
          </w:tcPr>
          <w:p w:rsidRPr="002227F1" w:rsidR="00D749BB" w:rsidP="00591D6B" w:rsidRDefault="00D749BB">
            <w:pPr>
              <w:pStyle w:val="AltB0"/>
            </w:pPr>
            <w:r w:rsidRPr="002227F1">
              <w:rPr>
                <w:rFonts w:hint="eastAsia"/>
              </w:rPr>
              <w:t>变量过期时间</w:t>
            </w:r>
          </w:p>
        </w:tc>
      </w:tr>
      <w:tr w:rsidRPr="00D749BB" w:rsidR="00D749BB" w:rsidTr="00D749BB">
        <w:tc>
          <w:tcPr>
            <w:tcW w:w="250" w:type="pct"/>
          </w:tcPr>
          <w:p w:rsidRPr="002227F1" w:rsidR="00D749BB" w:rsidP="00591D6B" w:rsidRDefault="00D749BB">
            <w:pPr>
              <w:pStyle w:val="AltB0"/>
            </w:pPr>
          </w:p>
        </w:tc>
        <w:tc>
          <w:tcPr>
            <w:tcW w:w="1242" w:type="pct"/>
            <w:shd w:val="clear" w:color="auto" w:fill="auto"/>
          </w:tcPr>
          <w:p w:rsidRPr="002227F1" w:rsidR="00D749BB" w:rsidP="00591D6B" w:rsidRDefault="00D749BB">
            <w:pPr>
              <w:pStyle w:val="AltB0"/>
            </w:pPr>
            <w:r w:rsidRPr="002227F1">
              <w:rPr>
                <w:rFonts w:hint="eastAsia"/>
              </w:rPr>
              <w:t>Variants</w:t>
            </w:r>
          </w:p>
        </w:tc>
        <w:tc>
          <w:tcPr>
            <w:tcW w:w="1776" w:type="pct"/>
            <w:shd w:val="clear" w:color="auto" w:fill="auto"/>
          </w:tcPr>
          <w:p w:rsidRPr="002227F1" w:rsidR="00D749BB" w:rsidP="00591D6B" w:rsidRDefault="00D749BB">
            <w:pPr>
              <w:pStyle w:val="AltB0"/>
            </w:pPr>
            <w:r w:rsidRPr="002227F1">
              <w:fldChar w:fldCharType="begin"/>
            </w:r>
            <w:r w:rsidRPr="002227F1">
              <w:instrText xml:space="preserve"> </w:instrText>
            </w:r>
            <w:r w:rsidRPr="002227F1">
              <w:rPr>
                <w:rFonts w:hint="eastAsia"/>
              </w:rPr>
              <w:instrText>REF ST_VARIANT_REPORT \h</w:instrText>
            </w:r>
            <w:r w:rsidRPr="002227F1">
              <w:instrText xml:space="preserve">  \* MERGEFORMAT </w:instrText>
            </w:r>
            <w:r w:rsidRPr="002227F1">
              <w:fldChar w:fldCharType="separate"/>
            </w:r>
            <w:r w:rsidRPr="00DE178B" w:rsidR="00DE178B">
              <w:rPr>
                <w:rFonts w:hint="eastAsia"/>
              </w:rPr>
              <w:t>ST_VARIANT_REPORT</w:t>
            </w:r>
            <w:r w:rsidRPr="002227F1">
              <w:fldChar w:fldCharType="end"/>
            </w:r>
          </w:p>
        </w:tc>
        <w:tc>
          <w:tcPr>
            <w:tcW w:w="1732" w:type="pct"/>
            <w:shd w:val="clear" w:color="auto" w:fill="auto"/>
          </w:tcPr>
          <w:p w:rsidRPr="002227F1" w:rsidR="00D749BB" w:rsidP="00591D6B" w:rsidRDefault="00D749BB">
            <w:pPr>
              <w:pStyle w:val="AltB0"/>
            </w:pPr>
            <w:r w:rsidRPr="002227F1">
              <w:rPr>
                <w:rFonts w:hint="eastAsia"/>
              </w:rPr>
              <w:t>该</w:t>
            </w:r>
            <w:r w:rsidRPr="002227F1">
              <w:rPr>
                <w:rFonts w:hint="eastAsia"/>
              </w:rPr>
              <w:t>LineSection</w:t>
            </w:r>
            <w:r w:rsidRPr="002227F1">
              <w:rPr>
                <w:rFonts w:hint="eastAsia"/>
              </w:rPr>
              <w:t>的变量</w:t>
            </w:r>
          </w:p>
        </w:tc>
      </w:tr>
    </w:tbl>
    <w:p w:rsidR="00D749BB" w:rsidP="00C93484" w:rsidRDefault="00D749BB">
      <w:pPr>
        <w:pStyle w:val="Reqtify"/>
      </w:pPr>
    </w:p>
    <w:p w:rsidR="005F38F6" w:rsidP="000431E0" w:rsidRDefault="005F38F6">
      <w:pPr>
        <w:pStyle w:val="af7"/>
      </w:pPr>
      <w:r>
        <w:t xml:space="preserve">def </w:t>
      </w:r>
      <w:hyperlink w:history="1" w:anchor="ReceivedVariantReport">
        <w:r w:rsidR="002C5397">
          <w:rPr>
            <w:rStyle w:val="ac"/>
          </w:rPr>
          <w:t>ReceivedVariantReport</w:t>
        </w:r>
      </w:hyperlink>
      <w:r>
        <w:t>(LineSec, k):</w:t>
      </w:r>
    </w:p>
    <w:p w:rsidR="005F38F6" w:rsidP="000431E0" w:rsidRDefault="005F38F6">
      <w:pPr>
        <w:pStyle w:val="af7"/>
      </w:pPr>
      <w:r>
        <w:t xml:space="preserve">    if (</w:t>
      </w:r>
      <w:hyperlink w:history="1" w:anchor="ZCmessageReady">
        <w:r w:rsidR="002C5397">
          <w:rPr>
            <w:rStyle w:val="ac"/>
          </w:rPr>
          <w:t>ZCmessageReady</w:t>
        </w:r>
      </w:hyperlink>
      <w:r>
        <w:t>(k)</w:t>
      </w:r>
    </w:p>
    <w:p w:rsidR="005F38F6" w:rsidP="000431E0" w:rsidRDefault="005F38F6">
      <w:pPr>
        <w:pStyle w:val="af7"/>
      </w:pPr>
      <w:r>
        <w:t xml:space="preserve">        and </w:t>
      </w:r>
      <w:hyperlink w:history="1" w:anchor="VariantReportReceived">
        <w:r w:rsidR="002C5397">
          <w:rPr>
            <w:rStyle w:val="ac"/>
          </w:rPr>
          <w:t>VariantReportReceived</w:t>
        </w:r>
      </w:hyperlink>
      <w:r>
        <w:t>(</w:t>
      </w:r>
      <w:r w:rsidR="00406382">
        <w:t>LineSec</w:t>
      </w:r>
      <w:r>
        <w:t>, k)):</w:t>
      </w:r>
    </w:p>
    <w:p w:rsidR="005F38F6" w:rsidP="000431E0" w:rsidRDefault="005F38F6">
      <w:pPr>
        <w:pStyle w:val="af7"/>
      </w:pPr>
      <w:r>
        <w:t xml:space="preserve">        if (Message.ReplyLocalCc(</w:t>
      </w:r>
      <w:hyperlink w:history="1" w:anchor="ReceivedEOAreport">
        <w:r w:rsidR="002C5397">
          <w:rPr>
            <w:rStyle w:val="ac"/>
          </w:rPr>
          <w:t>ReceivedEOAreport</w:t>
        </w:r>
      </w:hyperlink>
      <w:r>
        <w:t>(k).CcLoopHour)):</w:t>
      </w:r>
    </w:p>
    <w:p w:rsidR="005F38F6" w:rsidP="000431E0" w:rsidRDefault="005F38F6">
      <w:pPr>
        <w:pStyle w:val="af7"/>
      </w:pPr>
      <w:r>
        <w:lastRenderedPageBreak/>
        <w:t xml:space="preserve">            NewValidity = (</w:t>
      </w:r>
      <w:hyperlink w:history="1" w:anchor="ReceivedEOAreport">
        <w:r w:rsidR="002C5397">
          <w:rPr>
            <w:rStyle w:val="ac"/>
          </w:rPr>
          <w:t>ReceivedEOAreport</w:t>
        </w:r>
      </w:hyperlink>
      <w:r>
        <w:t>(k).CcLoopHour</w:t>
      </w:r>
    </w:p>
    <w:p w:rsidR="005F38F6" w:rsidP="000431E0" w:rsidRDefault="005F38F6">
      <w:pPr>
        <w:pStyle w:val="af7"/>
      </w:pPr>
      <w:r>
        <w:t xml:space="preserve">                            - </w:t>
      </w:r>
      <w:hyperlink w:history="1" w:anchor="VariantGroundAge">
        <w:r w:rsidR="002C5397">
          <w:rPr>
            <w:rStyle w:val="ac"/>
          </w:rPr>
          <w:t>VariantGroundAge</w:t>
        </w:r>
      </w:hyperlink>
      <w:r>
        <w:t>(LineSec, k)</w:t>
      </w:r>
    </w:p>
    <w:p w:rsidR="005F38F6" w:rsidP="000431E0" w:rsidRDefault="005F38F6">
      <w:pPr>
        <w:pStyle w:val="af7"/>
      </w:pPr>
      <w:r>
        <w:t xml:space="preserve">                            + </w:t>
      </w:r>
      <w:hyperlink w:history="1" w:anchor="ATPsetting">
        <w:r w:rsidR="00786D0B">
          <w:rPr>
            <w:rStyle w:val="ac"/>
          </w:rPr>
          <w:t>ATPsetting</w:t>
        </w:r>
      </w:hyperlink>
      <w:r>
        <w:t>.</w:t>
      </w:r>
      <w:r w:rsidR="0059345C">
        <w:rPr>
          <w:rFonts w:hint="eastAsia"/>
        </w:rPr>
        <w:t>VariantsCBTCvalidityTime</w:t>
      </w:r>
      <w:r>
        <w:t>)</w:t>
      </w:r>
    </w:p>
    <w:p w:rsidR="005F38F6" w:rsidP="000431E0" w:rsidRDefault="005F38F6">
      <w:pPr>
        <w:pStyle w:val="af7"/>
      </w:pPr>
      <w:r>
        <w:t xml:space="preserve">        else:</w:t>
      </w:r>
    </w:p>
    <w:p w:rsidR="005F38F6" w:rsidP="000431E0" w:rsidRDefault="005F38F6">
      <w:pPr>
        <w:pStyle w:val="af7"/>
      </w:pPr>
      <w:r>
        <w:t xml:space="preserve">            NewValidity = (</w:t>
      </w:r>
      <w:hyperlink w:history="1" w:anchor="ATPtime">
        <w:r w:rsidR="003B253D">
          <w:rPr>
            <w:rStyle w:val="ac"/>
          </w:rPr>
          <w:t>ATPtime</w:t>
        </w:r>
      </w:hyperlink>
      <w:r w:rsidR="00FC2B25">
        <w:t>(k)</w:t>
      </w:r>
      <w:r>
        <w:t xml:space="preserve"> - </w:t>
      </w:r>
      <w:hyperlink w:history="1" w:anchor="VariantGroundAge">
        <w:r w:rsidR="002C5397">
          <w:rPr>
            <w:rStyle w:val="ac"/>
          </w:rPr>
          <w:t>VariantGroundAge</w:t>
        </w:r>
      </w:hyperlink>
      <w:r>
        <w:t>(LineSec, k)</w:t>
      </w:r>
    </w:p>
    <w:p w:rsidR="005F38F6" w:rsidP="000431E0" w:rsidRDefault="005F38F6">
      <w:pPr>
        <w:pStyle w:val="af7"/>
      </w:pPr>
      <w:r>
        <w:t xml:space="preserve">                            + </w:t>
      </w:r>
      <w:hyperlink w:history="1" w:anchor="ATPsetting">
        <w:r w:rsidR="00786D0B">
          <w:rPr>
            <w:rStyle w:val="ac"/>
          </w:rPr>
          <w:t>ATPsetting</w:t>
        </w:r>
      </w:hyperlink>
      <w:r>
        <w:t>.</w:t>
      </w:r>
      <w:r w:rsidR="0059345C">
        <w:rPr>
          <w:rFonts w:hint="eastAsia"/>
        </w:rPr>
        <w:t>VariantsCBTCvalidityTime</w:t>
      </w:r>
    </w:p>
    <w:p w:rsidR="005F38F6" w:rsidP="000431E0" w:rsidRDefault="005F38F6">
      <w:pPr>
        <w:pStyle w:val="af7"/>
      </w:pPr>
      <w:r>
        <w:t xml:space="preserve">                            - (</w:t>
      </w:r>
      <w:hyperlink w:history="1" w:anchor="OtherATPmaxTime">
        <w:r w:rsidR="00497151">
          <w:rPr>
            <w:rStyle w:val="ac"/>
          </w:rPr>
          <w:t>OtherATPmaxTime</w:t>
        </w:r>
      </w:hyperlink>
      <w:r>
        <w:t xml:space="preserve">(k) - </w:t>
      </w:r>
      <w:hyperlink w:history="1" w:anchor="ReceivedEOAreport">
        <w:r w:rsidR="002C5397">
          <w:rPr>
            <w:rStyle w:val="ac"/>
          </w:rPr>
          <w:t>ReceivedEOAreport</w:t>
        </w:r>
      </w:hyperlink>
      <w:r>
        <w:t>(k).CcLoopHour))</w:t>
      </w:r>
    </w:p>
    <w:p w:rsidR="005F38F6" w:rsidP="000431E0" w:rsidRDefault="005F38F6">
      <w:pPr>
        <w:pStyle w:val="af7"/>
      </w:pPr>
      <w:r>
        <w:t xml:space="preserve">        if (Message.IsMoreRecent(NewValidity, </w:t>
      </w:r>
      <w:hyperlink w:history="1" w:anchor="ATPtime">
        <w:r w:rsidR="003B253D">
          <w:rPr>
            <w:rStyle w:val="ac"/>
          </w:rPr>
          <w:t>ATPtime</w:t>
        </w:r>
      </w:hyperlink>
      <w:r w:rsidR="00FC2B25">
        <w:t>(k)</w:t>
      </w:r>
      <w:r>
        <w:t>)</w:t>
      </w:r>
    </w:p>
    <w:p w:rsidR="005F38F6" w:rsidP="000431E0" w:rsidRDefault="005F38F6">
      <w:pPr>
        <w:pStyle w:val="af7"/>
      </w:pPr>
      <w:r>
        <w:t xml:space="preserve">            and (</w:t>
      </w:r>
      <w:hyperlink w:history="1" w:anchor="IsMoreRecent">
        <w:r w:rsidRPr="002227F1">
          <w:rPr>
            <w:rStyle w:val="ac"/>
          </w:rPr>
          <w:t>Message.IsMoreRecent</w:t>
        </w:r>
      </w:hyperlink>
    </w:p>
    <w:p w:rsidR="005F38F6" w:rsidP="000431E0" w:rsidRDefault="005F38F6">
      <w:pPr>
        <w:pStyle w:val="af7"/>
      </w:pPr>
      <w:r>
        <w:t xml:space="preserve">                 (NewValidity, </w:t>
      </w:r>
      <w:hyperlink w:history="1" w:anchor="ReceivedVariantReport">
        <w:r w:rsidR="002C5397">
          <w:rPr>
            <w:rStyle w:val="ac"/>
          </w:rPr>
          <w:t>ReceivedVariantReport</w:t>
        </w:r>
      </w:hyperlink>
      <w:r>
        <w:t>[LineSec](k-1).ValidityTime))):</w:t>
      </w:r>
    </w:p>
    <w:p w:rsidR="005F38F6" w:rsidP="000431E0" w:rsidRDefault="005F38F6">
      <w:pPr>
        <w:pStyle w:val="af7"/>
      </w:pPr>
      <w:r>
        <w:t xml:space="preserve">            </w:t>
      </w:r>
      <w:hyperlink w:history="1" w:anchor="ReceivedVariantReport">
        <w:r w:rsidR="002C5397">
          <w:rPr>
            <w:rStyle w:val="ac"/>
          </w:rPr>
          <w:t>ReceivedVariantReport</w:t>
        </w:r>
      </w:hyperlink>
      <w:r>
        <w:t>[LineSec].ValidityTime = NewValidity</w:t>
      </w:r>
    </w:p>
    <w:p w:rsidR="005F38F6" w:rsidP="000431E0" w:rsidRDefault="005F38F6">
      <w:pPr>
        <w:pStyle w:val="af7"/>
      </w:pPr>
      <w:r>
        <w:t xml:space="preserve">            </w:t>
      </w:r>
      <w:hyperlink w:history="1" w:anchor="ReceivedVariantReport">
        <w:r w:rsidR="002C5397">
          <w:rPr>
            <w:rStyle w:val="ac"/>
          </w:rPr>
          <w:t>ReceivedVariantReport</w:t>
        </w:r>
      </w:hyperlink>
      <w:r>
        <w:t xml:space="preserve">[LineSec].Variants = </w:t>
      </w:r>
      <w:hyperlink w:history="1" w:anchor="VariantReport">
        <w:r w:rsidR="006A0B81">
          <w:rPr>
            <w:rStyle w:val="ac"/>
          </w:rPr>
          <w:t>VariantReport</w:t>
        </w:r>
      </w:hyperlink>
      <w:r>
        <w:t>(LineSec, Variants)</w:t>
      </w:r>
    </w:p>
    <w:p w:rsidR="005F38F6" w:rsidP="000431E0" w:rsidRDefault="005F38F6">
      <w:pPr>
        <w:pStyle w:val="af7"/>
      </w:pPr>
      <w:r>
        <w:t xml:space="preserve">        else:</w:t>
      </w:r>
    </w:p>
    <w:p w:rsidR="005F38F6" w:rsidP="000431E0" w:rsidRDefault="005F38F6">
      <w:pPr>
        <w:pStyle w:val="af7"/>
      </w:pPr>
      <w:r>
        <w:t xml:space="preserve">            </w:t>
      </w:r>
      <w:hyperlink w:history="1" w:anchor="ReceivedVariantReport">
        <w:r w:rsidR="002C5397">
          <w:rPr>
            <w:rStyle w:val="ac"/>
          </w:rPr>
          <w:t>ReceivedVariantReport</w:t>
        </w:r>
      </w:hyperlink>
      <w:r>
        <w:t xml:space="preserve">[LineSec] = </w:t>
      </w:r>
      <w:hyperlink w:history="1" w:anchor="ReceivedVariantReport">
        <w:r w:rsidR="002C5397">
          <w:rPr>
            <w:rStyle w:val="ac"/>
          </w:rPr>
          <w:t>ReceivedVariantReport</w:t>
        </w:r>
      </w:hyperlink>
      <w:r>
        <w:t>[LineSec](k-1)</w:t>
      </w:r>
    </w:p>
    <w:p w:rsidR="005F38F6" w:rsidP="000431E0" w:rsidRDefault="005F38F6">
      <w:pPr>
        <w:pStyle w:val="af7"/>
      </w:pPr>
      <w:r>
        <w:t xml:space="preserve">    else:</w:t>
      </w:r>
    </w:p>
    <w:p w:rsidR="005F38F6" w:rsidP="000431E0" w:rsidRDefault="005F38F6">
      <w:pPr>
        <w:pStyle w:val="af7"/>
      </w:pPr>
      <w:r>
        <w:t xml:space="preserve">        </w:t>
      </w:r>
      <w:hyperlink w:history="1" w:anchor="ReceivedVariantReport">
        <w:r w:rsidR="002C5397">
          <w:rPr>
            <w:rStyle w:val="ac"/>
          </w:rPr>
          <w:t>ReceivedVariantReport</w:t>
        </w:r>
      </w:hyperlink>
      <w:r>
        <w:t xml:space="preserve">[LineSec] = </w:t>
      </w:r>
      <w:hyperlink w:history="1" w:anchor="ReceivedVariantReport">
        <w:r w:rsidR="002C5397">
          <w:rPr>
            <w:rStyle w:val="ac"/>
          </w:rPr>
          <w:t>ReceivedVariantReport</w:t>
        </w:r>
      </w:hyperlink>
      <w:r>
        <w:t>[LineSec](k-1)</w:t>
      </w:r>
    </w:p>
    <w:p w:rsidRPr="00982155" w:rsidR="00820356" w:rsidP="000431E0" w:rsidRDefault="005F38F6">
      <w:pPr>
        <w:pStyle w:val="af7"/>
      </w:pPr>
      <w:r>
        <w:t xml:space="preserve">    return </w:t>
      </w:r>
      <w:hyperlink w:history="1" w:anchor="ReceivedVariantReport">
        <w:r w:rsidR="002C5397">
          <w:rPr>
            <w:rStyle w:val="ac"/>
          </w:rPr>
          <w:t>ReceivedVariantReport</w:t>
        </w:r>
      </w:hyperlink>
    </w:p>
    <w:p w:rsidRPr="008A1414" w:rsidR="00F4142C" w:rsidP="000C0D62" w:rsidRDefault="00F4142C">
      <w:pPr>
        <w:pStyle w:val="ReqtifyAltQ"/>
      </w:pPr>
      <w:r w:rsidRPr="008A1414">
        <w:t>#Category=Functional</w:t>
      </w:r>
    </w:p>
    <w:p w:rsidRPr="008A1414" w:rsidR="00F4142C" w:rsidP="000C0D62" w:rsidRDefault="00F4142C">
      <w:pPr>
        <w:pStyle w:val="ReqtifyAltQ"/>
      </w:pPr>
      <w:r w:rsidRPr="008A1414">
        <w:t>#Contribution</w:t>
      </w:r>
      <w:r>
        <w:t>=SIL4</w:t>
      </w:r>
    </w:p>
    <w:p w:rsidR="009328EA" w:rsidP="000C0D62" w:rsidRDefault="00F4142C">
      <w:pPr>
        <w:pStyle w:val="ReqtifyAltQ"/>
        <w:rPr>
          <w:ins w:author="常鸣" w:date="2014-07-03T14:27:00Z" w:id="3967"/>
        </w:rPr>
      </w:pPr>
      <w:del w:author="常鸣" w:date="2014-07-03T14:27:00Z" w:id="3968">
        <w:r w:rsidRPr="008A1414" w:rsidDel="009328EA">
          <w:delText>#S</w:delText>
        </w:r>
      </w:del>
      <w:ins w:author="常鸣" w:date="2014-07-03T14:27:00Z" w:id="3969">
        <w:r w:rsidR="009328EA">
          <w:t>#Allocation=ATP Software</w:t>
        </w:r>
      </w:ins>
      <w:ins w:author="常鸣" w:date="2014-07-03T14:48:00Z" w:id="3970">
        <w:r w:rsidR="002428AA">
          <w:rPr>
            <w:rFonts w:hint="eastAsia"/>
          </w:rPr>
          <w:t>, Vital Embedded Setting</w:t>
        </w:r>
      </w:ins>
    </w:p>
    <w:p w:rsidRPr="008A1414" w:rsidR="00F4142C" w:rsidP="000C0D62" w:rsidRDefault="009328EA">
      <w:pPr>
        <w:pStyle w:val="ReqtifyAltQ"/>
      </w:pPr>
      <w:ins w:author="常鸣" w:date="2014-07-03T14:27:00Z" w:id="3971">
        <w:r>
          <w:t>#S</w:t>
        </w:r>
      </w:ins>
      <w:r w:rsidRPr="008A1414" w:rsidR="00F4142C">
        <w:t>ource=</w:t>
      </w:r>
      <w:r w:rsidR="00F4142C">
        <w:rPr>
          <w:rFonts w:hint="eastAsia"/>
        </w:rPr>
        <w:t>[iTC_CC-SyAD-0159],</w:t>
      </w:r>
      <w:r w:rsidRPr="00210F56" w:rsidR="00F4142C">
        <w:rPr>
          <w:rFonts w:hint="eastAsia"/>
        </w:rPr>
        <w:t xml:space="preserve"> </w:t>
      </w:r>
      <w:r w:rsidR="00F4142C">
        <w:rPr>
          <w:rFonts w:hint="eastAsia"/>
        </w:rPr>
        <w:t>[iTC_CC-SyAD-0160],</w:t>
      </w:r>
      <w:r w:rsidRPr="00C548F6" w:rsidR="00F4142C">
        <w:rPr>
          <w:rFonts w:hint="eastAsia"/>
        </w:rPr>
        <w:t xml:space="preserve"> </w:t>
      </w:r>
      <w:r w:rsidR="00F4142C">
        <w:rPr>
          <w:rFonts w:hint="eastAsia"/>
        </w:rPr>
        <w:t>[iTC_CC-SyAD-0161], [</w:t>
      </w:r>
      <w:r w:rsidR="00F4142C">
        <w:t>iTC_CC_ATP_SwHA</w:t>
      </w:r>
      <w:r w:rsidRPr="00CA7F59" w:rsidR="00F4142C">
        <w:t>-003</w:t>
      </w:r>
      <w:r w:rsidR="00F4142C">
        <w:rPr>
          <w:rFonts w:hint="eastAsia"/>
        </w:rPr>
        <w:t>0], [</w:t>
      </w:r>
      <w:r w:rsidR="00F4142C">
        <w:t>iTC_CC_ATP_SwHA</w:t>
      </w:r>
      <w:r w:rsidRPr="00CA7F59" w:rsidR="00F4142C">
        <w:t>-0031</w:t>
      </w:r>
      <w:r w:rsidR="00F4142C">
        <w:rPr>
          <w:rFonts w:hint="eastAsia"/>
        </w:rPr>
        <w:t>],</w:t>
      </w:r>
      <w:r w:rsidRPr="00E40224" w:rsidR="00F4142C">
        <w:t xml:space="preserve"> [iTC_CC-SyAD-0153]</w:t>
      </w:r>
    </w:p>
    <w:p w:rsidRPr="008A1414" w:rsidR="00F4142C" w:rsidP="000C0D62" w:rsidRDefault="00F4142C">
      <w:pPr>
        <w:pStyle w:val="ReqtifyAltQ"/>
      </w:pPr>
      <w:r w:rsidRPr="008A1414">
        <w:t>[End]</w:t>
      </w:r>
    </w:p>
    <w:p w:rsidRPr="00A12EE0" w:rsidR="00F4142C" w:rsidP="00C93484" w:rsidRDefault="00F4142C">
      <w:pPr>
        <w:pStyle w:val="Reqtify"/>
      </w:pPr>
    </w:p>
    <w:p w:rsidRPr="00D749BB" w:rsidR="00F4142C" w:rsidP="00C93484" w:rsidRDefault="00D749BB">
      <w:pPr>
        <w:pStyle w:val="Reqtify"/>
        <w:rPr>
          <w:rStyle w:val="aff1"/>
        </w:rPr>
      </w:pPr>
      <w:r w:rsidRPr="00D749BB">
        <w:rPr>
          <w:rStyle w:val="aff1"/>
          <w:rFonts w:hint="eastAsia"/>
        </w:rPr>
        <w:t>NOTES</w:t>
      </w:r>
      <w:r w:rsidRPr="00D749BB">
        <w:rPr>
          <w:rStyle w:val="aff1"/>
          <w:rFonts w:hint="eastAsia"/>
        </w:rPr>
        <w:t>：</w:t>
      </w:r>
    </w:p>
    <w:p w:rsidR="00F4142C" w:rsidP="00C93484" w:rsidRDefault="00F4142C">
      <w:pPr>
        <w:pStyle w:val="Reqtify"/>
      </w:pPr>
      <w:r>
        <w:rPr>
          <w:rFonts w:hint="eastAsia"/>
        </w:rPr>
        <w:t>在</w:t>
      </w:r>
      <w:r>
        <w:rPr>
          <w:rFonts w:hint="eastAsia"/>
        </w:rPr>
        <w:t>CBTC</w:t>
      </w:r>
      <w:r>
        <w:rPr>
          <w:rFonts w:hint="eastAsia"/>
        </w:rPr>
        <w:t>运营模式下，</w:t>
      </w:r>
      <w:r>
        <w:rPr>
          <w:rFonts w:hint="eastAsia"/>
        </w:rPr>
        <w:t>ATP</w:t>
      </w:r>
      <w:r>
        <w:rPr>
          <w:rFonts w:hint="eastAsia"/>
        </w:rPr>
        <w:t>通过解析来自</w:t>
      </w:r>
      <w:r>
        <w:rPr>
          <w:rFonts w:hint="eastAsia"/>
        </w:rPr>
        <w:t>ZC</w:t>
      </w:r>
      <w:r>
        <w:rPr>
          <w:rFonts w:hint="eastAsia"/>
        </w:rPr>
        <w:t>的消息来获取线路上的变量状态。</w:t>
      </w:r>
      <w:r>
        <w:rPr>
          <w:rFonts w:hint="eastAsia"/>
        </w:rPr>
        <w:t>ZC</w:t>
      </w:r>
      <w:r>
        <w:rPr>
          <w:rFonts w:hint="eastAsia"/>
        </w:rPr>
        <w:t>所发送的变量消息以</w:t>
      </w:r>
      <w:r>
        <w:rPr>
          <w:rFonts w:hint="eastAsia"/>
        </w:rPr>
        <w:t>LineSection</w:t>
      </w:r>
      <w:r>
        <w:rPr>
          <w:rFonts w:hint="eastAsia"/>
        </w:rPr>
        <w:t>为单位，可能发送当前</w:t>
      </w:r>
      <w:r>
        <w:rPr>
          <w:rFonts w:hint="eastAsia"/>
        </w:rPr>
        <w:t>ZC</w:t>
      </w:r>
      <w:r>
        <w:rPr>
          <w:rFonts w:hint="eastAsia"/>
        </w:rPr>
        <w:t>区域以及相邻下个</w:t>
      </w:r>
      <w:r>
        <w:rPr>
          <w:rFonts w:hint="eastAsia"/>
        </w:rPr>
        <w:t>ZC</w:t>
      </w:r>
      <w:r>
        <w:rPr>
          <w:rFonts w:hint="eastAsia"/>
        </w:rPr>
        <w:t>区域的</w:t>
      </w:r>
      <w:r>
        <w:rPr>
          <w:rFonts w:hint="eastAsia"/>
        </w:rPr>
        <w:t>LineSection</w:t>
      </w:r>
      <w:r>
        <w:rPr>
          <w:rFonts w:hint="eastAsia"/>
        </w:rPr>
        <w:t>的变量。</w:t>
      </w:r>
      <w:r>
        <w:rPr>
          <w:rFonts w:hint="eastAsia"/>
        </w:rPr>
        <w:t>ATP</w:t>
      </w:r>
      <w:r>
        <w:rPr>
          <w:rFonts w:hint="eastAsia"/>
        </w:rPr>
        <w:t>对于变量的存储和校验以及时间有效性维护，也应以</w:t>
      </w:r>
      <w:r>
        <w:rPr>
          <w:rFonts w:hint="eastAsia"/>
        </w:rPr>
        <w:t>LineSection</w:t>
      </w:r>
      <w:r>
        <w:rPr>
          <w:rFonts w:hint="eastAsia"/>
        </w:rPr>
        <w:t>为单位。</w:t>
      </w:r>
    </w:p>
    <w:p w:rsidRPr="00775C55" w:rsidR="00F4142C" w:rsidP="00C93484" w:rsidRDefault="00F4142C">
      <w:pPr>
        <w:pStyle w:val="Reqtify"/>
      </w:pPr>
      <w:r w:rsidRPr="00775C55">
        <w:rPr>
          <w:rFonts w:hint="eastAsia"/>
        </w:rPr>
        <w:t xml:space="preserve">In the CBTC mode, ATP </w:t>
      </w:r>
      <w:r w:rsidRPr="00775C55">
        <w:t>gets</w:t>
      </w:r>
      <w:r w:rsidRPr="00775C55">
        <w:rPr>
          <w:rFonts w:hint="eastAsia"/>
        </w:rPr>
        <w:t xml:space="preserve"> the </w:t>
      </w:r>
      <w:r w:rsidR="002F5731">
        <w:rPr>
          <w:rFonts w:hint="eastAsia"/>
        </w:rPr>
        <w:t>variants</w:t>
      </w:r>
      <w:r w:rsidRPr="00775C55" w:rsidR="002F5731">
        <w:rPr>
          <w:rFonts w:hint="eastAsia"/>
        </w:rPr>
        <w:t xml:space="preserve"> </w:t>
      </w:r>
      <w:r w:rsidRPr="00775C55">
        <w:rPr>
          <w:rFonts w:hint="eastAsia"/>
        </w:rPr>
        <w:t xml:space="preserve">by </w:t>
      </w:r>
      <w:r>
        <w:rPr>
          <w:rFonts w:hint="eastAsia"/>
        </w:rPr>
        <w:t>parse</w:t>
      </w:r>
      <w:r w:rsidRPr="00775C55">
        <w:rPr>
          <w:rFonts w:hint="eastAsia"/>
        </w:rPr>
        <w:t xml:space="preserve"> the </w:t>
      </w:r>
      <w:hyperlink w:history="1" w:anchor="ZC">
        <w:r w:rsidR="00DE30C0">
          <w:rPr>
            <w:rStyle w:val="ac"/>
          </w:rPr>
          <w:t>ZC</w:t>
        </w:r>
      </w:hyperlink>
      <w:r w:rsidRPr="00775C55">
        <w:rPr>
          <w:rFonts w:hint="eastAsia"/>
        </w:rPr>
        <w:t xml:space="preserve"> </w:t>
      </w:r>
      <w:r>
        <w:rPr>
          <w:rFonts w:hint="eastAsia"/>
        </w:rPr>
        <w:t>message</w:t>
      </w:r>
      <w:r w:rsidRPr="00775C55">
        <w:rPr>
          <w:rFonts w:hint="eastAsia"/>
        </w:rPr>
        <w:t xml:space="preserve">. The </w:t>
      </w:r>
      <w:r>
        <w:rPr>
          <w:rFonts w:hint="eastAsia"/>
        </w:rPr>
        <w:t>variants</w:t>
      </w:r>
      <w:r w:rsidRPr="00775C55">
        <w:rPr>
          <w:rFonts w:hint="eastAsia"/>
        </w:rPr>
        <w:t xml:space="preserve"> sen</w:t>
      </w:r>
      <w:r>
        <w:rPr>
          <w:rFonts w:hint="eastAsia"/>
        </w:rPr>
        <w:t xml:space="preserve">ding from </w:t>
      </w:r>
      <w:hyperlink w:history="1" w:anchor="ZC">
        <w:r w:rsidR="00DE30C0">
          <w:rPr>
            <w:rStyle w:val="ac"/>
          </w:rPr>
          <w:t>ZC</w:t>
        </w:r>
      </w:hyperlink>
      <w:r>
        <w:rPr>
          <w:rFonts w:hint="eastAsia"/>
        </w:rPr>
        <w:t xml:space="preserve"> are categorized by l</w:t>
      </w:r>
      <w:r w:rsidRPr="00775C55">
        <w:rPr>
          <w:rFonts w:hint="eastAsia"/>
        </w:rPr>
        <w:t>ine</w:t>
      </w:r>
      <w:r>
        <w:rPr>
          <w:rFonts w:hint="eastAsia"/>
        </w:rPr>
        <w:t xml:space="preserve"> s</w:t>
      </w:r>
      <w:r w:rsidRPr="00775C55">
        <w:rPr>
          <w:rFonts w:hint="eastAsia"/>
        </w:rPr>
        <w:t xml:space="preserve">ection. </w:t>
      </w:r>
      <w:r w:rsidRPr="00775C55">
        <w:t>Moreover,</w:t>
      </w:r>
      <w:r w:rsidRPr="00775C55">
        <w:rPr>
          <w:rFonts w:hint="eastAsia"/>
        </w:rPr>
        <w:t xml:space="preserve"> it will send the line section </w:t>
      </w:r>
      <w:r>
        <w:rPr>
          <w:rFonts w:hint="eastAsia"/>
        </w:rPr>
        <w:t>variants</w:t>
      </w:r>
      <w:r w:rsidRPr="00775C55">
        <w:rPr>
          <w:rFonts w:hint="eastAsia"/>
        </w:rPr>
        <w:t xml:space="preserve"> in the curre</w:t>
      </w:r>
      <w:r>
        <w:rPr>
          <w:rFonts w:hint="eastAsia"/>
        </w:rPr>
        <w:t xml:space="preserve">nt </w:t>
      </w:r>
      <w:hyperlink w:history="1" w:anchor="ZC">
        <w:r w:rsidR="00DE30C0">
          <w:rPr>
            <w:rStyle w:val="ac"/>
          </w:rPr>
          <w:t>ZC</w:t>
        </w:r>
      </w:hyperlink>
      <w:r>
        <w:rPr>
          <w:rFonts w:hint="eastAsia"/>
        </w:rPr>
        <w:t xml:space="preserve"> area and the adjacent one. ATP will record and check</w:t>
      </w:r>
      <w:r w:rsidRPr="00775C55">
        <w:rPr>
          <w:rFonts w:hint="eastAsia"/>
        </w:rPr>
        <w:t xml:space="preserve"> the varia</w:t>
      </w:r>
      <w:r>
        <w:rPr>
          <w:rFonts w:hint="eastAsia"/>
        </w:rPr>
        <w:t xml:space="preserve">nts and </w:t>
      </w:r>
      <w:r w:rsidRPr="00775C55">
        <w:rPr>
          <w:rFonts w:hint="eastAsia"/>
        </w:rPr>
        <w:t>maintain</w:t>
      </w:r>
      <w:r>
        <w:rPr>
          <w:rFonts w:hint="eastAsia"/>
        </w:rPr>
        <w:t>s</w:t>
      </w:r>
      <w:r w:rsidRPr="00775C55">
        <w:rPr>
          <w:rFonts w:hint="eastAsia"/>
        </w:rPr>
        <w:t xml:space="preserve"> the time effectiveness</w:t>
      </w:r>
      <w:r>
        <w:rPr>
          <w:rFonts w:hint="eastAsia"/>
        </w:rPr>
        <w:t>.</w:t>
      </w:r>
    </w:p>
    <w:p w:rsidR="00F4142C" w:rsidP="00F4142C" w:rsidRDefault="00F4142C">
      <w:pPr>
        <w:pStyle w:val="ReqtifyAltR"/>
      </w:pPr>
    </w:p>
    <w:p w:rsidRPr="00F01578" w:rsidR="00820356" w:rsidP="00F4142C" w:rsidRDefault="00820356">
      <w:pPr>
        <w:pStyle w:val="ReqtifyAltR"/>
      </w:pPr>
    </w:p>
    <w:p w:rsidR="00F4142C" w:rsidP="00F4142C" w:rsidRDefault="00F4142C">
      <w:pPr>
        <w:pStyle w:val="ReqtifyAltR"/>
      </w:pPr>
      <w:r>
        <w:t>[iTC_CC_ATP-SwRS-0</w:t>
      </w:r>
      <w:r>
        <w:rPr>
          <w:rFonts w:hint="eastAsia"/>
        </w:rPr>
        <w:t>150</w:t>
      </w:r>
      <w:r>
        <w:t>]</w:t>
      </w:r>
    </w:p>
    <w:p w:rsidR="00375ABE" w:rsidP="00C93484" w:rsidRDefault="00375ABE">
      <w:pPr>
        <w:pStyle w:val="Reqtify"/>
      </w:pPr>
      <w:bookmarkStart w:name="CBTCvariantValue" w:id="3972"/>
      <w:r w:rsidRPr="00282D8C">
        <w:rPr>
          <w:rStyle w:val="aff2"/>
        </w:rPr>
        <w:t>CBTCvariant</w:t>
      </w:r>
      <w:r>
        <w:rPr>
          <w:rStyle w:val="aff2"/>
          <w:rFonts w:hint="eastAsia"/>
        </w:rPr>
        <w:t>Value</w:t>
      </w:r>
      <w:bookmarkEnd w:id="3972"/>
      <w:r>
        <w:rPr>
          <w:rFonts w:hint="eastAsia"/>
        </w:rPr>
        <w:t>，维护</w:t>
      </w:r>
      <w:r>
        <w:rPr>
          <w:rFonts w:hint="eastAsia"/>
        </w:rPr>
        <w:t>CBTC</w:t>
      </w:r>
      <w:r>
        <w:rPr>
          <w:rFonts w:hint="eastAsia"/>
        </w:rPr>
        <w:t>下变量的值</w:t>
      </w:r>
    </w:p>
    <w:p w:rsidR="00375ABE" w:rsidP="00FA0FBB" w:rsidRDefault="00375ABE">
      <w:pPr>
        <w:pStyle w:val="AltX"/>
      </w:pPr>
      <w:r>
        <w:rPr>
          <w:rFonts w:hint="eastAsia"/>
        </w:rPr>
        <w:t>如果变量有效期大于当前时间，则使用该变量；否则为限制状态</w:t>
      </w:r>
    </w:p>
    <w:p w:rsidRPr="005B17D1" w:rsidR="005B17D1" w:rsidP="00C93484" w:rsidRDefault="005B17D1">
      <w:pPr>
        <w:pStyle w:val="Reqtify"/>
      </w:pPr>
      <w:r w:rsidRPr="005B17D1">
        <w:t>ATP shall maintain the validation of CBTC variants message from ZC</w:t>
      </w:r>
      <w:r w:rsidRPr="005B17D1">
        <w:rPr>
          <w:rFonts w:hint="eastAsia"/>
        </w:rPr>
        <w:t>.</w:t>
      </w:r>
      <w:r>
        <w:rPr>
          <w:rFonts w:hint="eastAsia"/>
        </w:rPr>
        <w:t xml:space="preserve"> </w:t>
      </w:r>
      <w:r w:rsidRPr="005B17D1">
        <w:t>if the validation timeout, ATP should set all CBTC variants to restrictive state</w:t>
      </w:r>
      <w:r>
        <w:rPr>
          <w:rFonts w:hint="eastAsia"/>
        </w:rPr>
        <w:t>.</w:t>
      </w:r>
    </w:p>
    <w:p w:rsidRPr="005F38F6" w:rsidR="005F38F6" w:rsidP="000431E0" w:rsidRDefault="005F38F6">
      <w:pPr>
        <w:pStyle w:val="af7"/>
      </w:pPr>
      <w:r w:rsidRPr="005F38F6">
        <w:t xml:space="preserve">def </w:t>
      </w:r>
      <w:hyperlink w:history="1" w:anchor="CBTCvariantValue">
        <w:r w:rsidR="002C5397">
          <w:rPr>
            <w:rStyle w:val="ac"/>
          </w:rPr>
          <w:t>CBTCvariantValue</w:t>
        </w:r>
      </w:hyperlink>
      <w:r w:rsidRPr="005F38F6">
        <w:t>(</w:t>
      </w:r>
      <w:r w:rsidR="007D5FDE">
        <w:rPr>
          <w:rFonts w:hint="eastAsia"/>
        </w:rPr>
        <w:t>Variant</w:t>
      </w:r>
      <w:r w:rsidRPr="005F38F6">
        <w:t>, k):</w:t>
      </w:r>
    </w:p>
    <w:p w:rsidRPr="005F38F6" w:rsidR="005F38F6" w:rsidP="000431E0" w:rsidRDefault="005F38F6">
      <w:pPr>
        <w:pStyle w:val="af7"/>
      </w:pPr>
      <w:r w:rsidRPr="005F38F6">
        <w:lastRenderedPageBreak/>
        <w:t xml:space="preserve">    if (</w:t>
      </w:r>
      <w:hyperlink w:history="1" w:anchor="ReceivedVariantReport">
        <w:r w:rsidR="002C5397">
          <w:rPr>
            <w:rStyle w:val="ac"/>
          </w:rPr>
          <w:t>ReceivedVariantReport</w:t>
        </w:r>
      </w:hyperlink>
      <w:r w:rsidRPr="005F38F6">
        <w:t>(</w:t>
      </w:r>
      <w:r w:rsidR="007D5FDE">
        <w:rPr>
          <w:rFonts w:hint="eastAsia"/>
        </w:rPr>
        <w:t>Variant.</w:t>
      </w:r>
      <w:r w:rsidRPr="005F38F6">
        <w:t>LineSec</w:t>
      </w:r>
      <w:r w:rsidR="002E1DA5">
        <w:rPr>
          <w:rFonts w:hint="eastAsia"/>
        </w:rPr>
        <w:t>.Id</w:t>
      </w:r>
      <w:r w:rsidRPr="005F38F6">
        <w:t xml:space="preserve">, k).ValidityTime &gt; </w:t>
      </w:r>
      <w:hyperlink w:history="1" w:anchor="ATPtime">
        <w:r w:rsidR="003B253D">
          <w:rPr>
            <w:rStyle w:val="ac"/>
          </w:rPr>
          <w:t>ATPtime</w:t>
        </w:r>
      </w:hyperlink>
      <w:r w:rsidR="00FC2B25">
        <w:t>(k)</w:t>
      </w:r>
      <w:r w:rsidRPr="005F38F6">
        <w:t>):</w:t>
      </w:r>
    </w:p>
    <w:p w:rsidRPr="005F38F6" w:rsidR="005F38F6" w:rsidP="000431E0" w:rsidRDefault="005F38F6">
      <w:pPr>
        <w:pStyle w:val="af7"/>
      </w:pPr>
      <w:r w:rsidRPr="005F38F6">
        <w:t xml:space="preserve">        return </w:t>
      </w:r>
      <w:hyperlink w:history="1" w:anchor="ReceivedVariantReport">
        <w:r w:rsidR="002C5397">
          <w:rPr>
            <w:rStyle w:val="ac"/>
          </w:rPr>
          <w:t>ReceivedVariantReport</w:t>
        </w:r>
      </w:hyperlink>
      <w:r w:rsidRPr="005F38F6">
        <w:t>(</w:t>
      </w:r>
      <w:r w:rsidR="007D5FDE">
        <w:rPr>
          <w:rFonts w:hint="eastAsia"/>
        </w:rPr>
        <w:t>Variant.</w:t>
      </w:r>
      <w:r w:rsidRPr="005F38F6">
        <w:t>LineSec</w:t>
      </w:r>
      <w:r w:rsidR="002E1DA5">
        <w:rPr>
          <w:rFonts w:hint="eastAsia"/>
        </w:rPr>
        <w:t>.Id</w:t>
      </w:r>
      <w:r w:rsidRPr="005F38F6">
        <w:t>, k).Status(</w:t>
      </w:r>
      <w:r w:rsidR="007D5FDE">
        <w:rPr>
          <w:rFonts w:hint="eastAsia"/>
        </w:rPr>
        <w:t>Variant.</w:t>
      </w:r>
      <w:r w:rsidR="002E1DA5">
        <w:rPr>
          <w:rFonts w:hint="eastAsia"/>
        </w:rPr>
        <w:t>LineSec.</w:t>
      </w:r>
      <w:r w:rsidRPr="005F38F6">
        <w:t>In</w:t>
      </w:r>
      <w:r w:rsidR="002E1DA5">
        <w:rPr>
          <w:rFonts w:hint="eastAsia"/>
        </w:rPr>
        <w:t>de</w:t>
      </w:r>
      <w:r w:rsidRPr="005F38F6">
        <w:t>x)</w:t>
      </w:r>
    </w:p>
    <w:p w:rsidRPr="005F38F6" w:rsidR="005F38F6" w:rsidP="000431E0" w:rsidRDefault="005F38F6">
      <w:pPr>
        <w:pStyle w:val="af7"/>
      </w:pPr>
      <w:r w:rsidRPr="005F38F6">
        <w:t xml:space="preserve">    else:</w:t>
      </w:r>
    </w:p>
    <w:p w:rsidR="00375ABE" w:rsidP="000431E0" w:rsidRDefault="005F38F6">
      <w:pPr>
        <w:pStyle w:val="af7"/>
      </w:pPr>
      <w:r w:rsidRPr="005F38F6">
        <w:t xml:space="preserve">        return </w:t>
      </w:r>
      <w:r w:rsidRPr="00354FC4">
        <w:rPr>
          <w:rStyle w:val="aff1"/>
        </w:rPr>
        <w:t>False</w:t>
      </w:r>
    </w:p>
    <w:p w:rsidRPr="008A1414" w:rsidR="00F4142C" w:rsidP="000C0D62" w:rsidRDefault="00F4142C">
      <w:pPr>
        <w:pStyle w:val="ReqtifyAltQ"/>
      </w:pPr>
      <w:r w:rsidRPr="008A1414">
        <w:t>#Category=Functional</w:t>
      </w:r>
    </w:p>
    <w:p w:rsidRPr="008A1414" w:rsidR="00F4142C" w:rsidP="000C0D62" w:rsidRDefault="00F4142C">
      <w:pPr>
        <w:pStyle w:val="ReqtifyAltQ"/>
      </w:pPr>
      <w:r w:rsidRPr="008A1414">
        <w:t>#Contribution</w:t>
      </w:r>
      <w:r>
        <w:t>=SIL4</w:t>
      </w:r>
    </w:p>
    <w:p w:rsidR="009328EA" w:rsidP="000C0D62" w:rsidRDefault="00F4142C">
      <w:pPr>
        <w:pStyle w:val="ReqtifyAltQ"/>
        <w:rPr>
          <w:ins w:author="常鸣" w:date="2014-07-03T14:27:00Z" w:id="3973"/>
        </w:rPr>
      </w:pPr>
      <w:del w:author="常鸣" w:date="2014-07-03T14:27:00Z" w:id="3974">
        <w:r w:rsidRPr="008A1414" w:rsidDel="009328EA">
          <w:delText>#S</w:delText>
        </w:r>
      </w:del>
      <w:ins w:author="常鸣" w:date="2014-07-03T14:27:00Z" w:id="3975">
        <w:r w:rsidR="009328EA">
          <w:t>#Allocation=ATP Software</w:t>
        </w:r>
      </w:ins>
    </w:p>
    <w:p w:rsidRPr="008A1414" w:rsidR="00F4142C" w:rsidP="000C0D62" w:rsidRDefault="009328EA">
      <w:pPr>
        <w:pStyle w:val="ReqtifyAltQ"/>
      </w:pPr>
      <w:ins w:author="常鸣" w:date="2014-07-03T14:27:00Z" w:id="3976">
        <w:r>
          <w:t>#S</w:t>
        </w:r>
      </w:ins>
      <w:r w:rsidRPr="008A1414" w:rsidR="00F4142C">
        <w:t>ource=</w:t>
      </w:r>
      <w:r w:rsidR="00F4142C">
        <w:rPr>
          <w:rFonts w:hint="eastAsia"/>
        </w:rPr>
        <w:t>[iTC_CC-SyAD-0162],</w:t>
      </w:r>
      <w:r w:rsidRPr="00063392" w:rsidR="00063392">
        <w:rPr>
          <w:rFonts w:hint="eastAsia"/>
        </w:rPr>
        <w:t xml:space="preserve"> </w:t>
      </w:r>
      <w:r w:rsidR="00063392">
        <w:rPr>
          <w:rFonts w:hint="eastAsia"/>
        </w:rPr>
        <w:t>[iTC_CC-SyAD-0294]</w:t>
      </w:r>
      <w:r w:rsidR="00F4142C">
        <w:rPr>
          <w:rFonts w:hint="eastAsia"/>
        </w:rPr>
        <w:t>,</w:t>
      </w:r>
      <w:r w:rsidRPr="004A6557" w:rsidR="004A6557">
        <w:rPr>
          <w:rFonts w:hint="eastAsia"/>
        </w:rPr>
        <w:t xml:space="preserve"> [iTC_CC-SyAD-0299]</w:t>
      </w:r>
      <w:r w:rsidR="004A6557">
        <w:rPr>
          <w:rFonts w:hint="eastAsia"/>
        </w:rPr>
        <w:t>,</w:t>
      </w:r>
      <w:r w:rsidRPr="00E40224" w:rsidR="00F4142C">
        <w:t xml:space="preserve"> [iTC_CC-SyAD-0159]</w:t>
      </w:r>
      <w:r w:rsidR="005B17D1">
        <w:rPr>
          <w:rFonts w:hint="eastAsia"/>
        </w:rPr>
        <w:t>,</w:t>
      </w:r>
      <w:r w:rsidRPr="005B17D1" w:rsidR="005B17D1">
        <w:rPr>
          <w:rFonts w:hint="eastAsia"/>
        </w:rPr>
        <w:t xml:space="preserve"> [</w:t>
      </w:r>
      <w:r w:rsidRPr="005B17D1" w:rsidR="005B17D1">
        <w:t>iTC_CC_ATP_SwHA-0031</w:t>
      </w:r>
      <w:r w:rsidRPr="005B17D1" w:rsidR="005B17D1">
        <w:rPr>
          <w:rFonts w:hint="eastAsia"/>
        </w:rPr>
        <w:t>]</w:t>
      </w:r>
    </w:p>
    <w:p w:rsidRPr="008A1414" w:rsidR="00F4142C" w:rsidP="000C0D62" w:rsidRDefault="00F4142C">
      <w:pPr>
        <w:pStyle w:val="ReqtifyAltQ"/>
      </w:pPr>
      <w:r w:rsidRPr="008A1414">
        <w:t>[End]</w:t>
      </w:r>
    </w:p>
    <w:p w:rsidR="00F4142C" w:rsidP="00C93484" w:rsidRDefault="00F4142C">
      <w:pPr>
        <w:pStyle w:val="Reqtify"/>
      </w:pPr>
    </w:p>
    <w:p w:rsidR="00AD6EA6" w:rsidP="00C93484" w:rsidRDefault="00AD6EA6">
      <w:pPr>
        <w:pStyle w:val="Reqtify"/>
      </w:pPr>
    </w:p>
    <w:p w:rsidR="006C5416" w:rsidP="006C5416" w:rsidRDefault="006C5416">
      <w:pPr>
        <w:pStyle w:val="ReqtifyAltR"/>
      </w:pPr>
      <w:r>
        <w:t>[iTC_CC_ATP-SwRS-06</w:t>
      </w:r>
      <w:r w:rsidR="00655979">
        <w:rPr>
          <w:rFonts w:hint="eastAsia"/>
        </w:rPr>
        <w:t>34</w:t>
      </w:r>
      <w:r>
        <w:t>]</w:t>
      </w:r>
    </w:p>
    <w:p w:rsidR="006C5416" w:rsidP="00C93484" w:rsidRDefault="00C64E92">
      <w:pPr>
        <w:pStyle w:val="Reqtify"/>
      </w:pPr>
      <w:bookmarkStart w:name="VariantValue" w:id="3977"/>
      <w:r w:rsidRPr="00400EF6">
        <w:rPr>
          <w:rStyle w:val="aff2"/>
        </w:rPr>
        <w:t>VariantValue</w:t>
      </w:r>
      <w:bookmarkEnd w:id="3977"/>
      <w:r w:rsidR="006C5416">
        <w:rPr>
          <w:rFonts w:hint="eastAsia"/>
        </w:rPr>
        <w:t>，统一</w:t>
      </w:r>
      <w:r w:rsidR="006C5416">
        <w:rPr>
          <w:rFonts w:hint="eastAsia"/>
        </w:rPr>
        <w:t>CBTC</w:t>
      </w:r>
      <w:r w:rsidR="006C5416">
        <w:rPr>
          <w:rFonts w:hint="eastAsia"/>
        </w:rPr>
        <w:t>和</w:t>
      </w:r>
      <w:r w:rsidR="006C5416">
        <w:rPr>
          <w:rFonts w:hint="eastAsia"/>
        </w:rPr>
        <w:t>BM</w:t>
      </w:r>
      <w:r w:rsidR="006C5416">
        <w:rPr>
          <w:rFonts w:hint="eastAsia"/>
        </w:rPr>
        <w:t>下的变量</w:t>
      </w:r>
    </w:p>
    <w:p w:rsidR="006C5416" w:rsidP="000431E0" w:rsidRDefault="006C5416">
      <w:pPr>
        <w:pStyle w:val="af7"/>
      </w:pPr>
      <w:r>
        <w:t xml:space="preserve">def </w:t>
      </w:r>
      <w:hyperlink w:history="1" w:anchor="VariantValue">
        <w:r w:rsidR="00C64E92">
          <w:rPr>
            <w:rStyle w:val="ac"/>
          </w:rPr>
          <w:t>VariantValue</w:t>
        </w:r>
      </w:hyperlink>
      <w:r>
        <w:t>(</w:t>
      </w:r>
      <w:r w:rsidR="007D5FDE">
        <w:rPr>
          <w:rFonts w:hint="eastAsia"/>
        </w:rPr>
        <w:t>Variant</w:t>
      </w:r>
      <w:r>
        <w:t>, k):</w:t>
      </w:r>
    </w:p>
    <w:p w:rsidR="006C5416" w:rsidP="000431E0" w:rsidRDefault="006C5416">
      <w:pPr>
        <w:pStyle w:val="af7"/>
      </w:pPr>
      <w:r>
        <w:t xml:space="preserve">    if (</w:t>
      </w:r>
      <w:hyperlink w:history="1" w:anchor="BlockModeUsed">
        <w:r w:rsidR="00344FC0">
          <w:rPr>
            <w:rStyle w:val="ac"/>
          </w:rPr>
          <w:t>BlockModeUsed</w:t>
        </w:r>
      </w:hyperlink>
      <w:r>
        <w:t>(k)):</w:t>
      </w:r>
    </w:p>
    <w:p w:rsidR="006C5416" w:rsidP="000431E0" w:rsidRDefault="006C5416">
      <w:pPr>
        <w:pStyle w:val="af7"/>
      </w:pPr>
      <w:r>
        <w:t xml:space="preserve">        </w:t>
      </w:r>
      <w:r w:rsidR="005F38F6">
        <w:rPr>
          <w:rFonts w:hint="eastAsia"/>
        </w:rPr>
        <w:t>return</w:t>
      </w:r>
      <w:r>
        <w:t xml:space="preserve"> </w:t>
      </w:r>
      <w:hyperlink w:history="1" w:anchor="BMvariantValue">
        <w:r w:rsidR="00497151">
          <w:rPr>
            <w:rStyle w:val="ac"/>
          </w:rPr>
          <w:t>BMvariantValue</w:t>
        </w:r>
      </w:hyperlink>
      <w:r>
        <w:t>(</w:t>
      </w:r>
      <w:r w:rsidR="002E1DA5">
        <w:rPr>
          <w:rFonts w:hint="eastAsia"/>
        </w:rPr>
        <w:t>Variant</w:t>
      </w:r>
      <w:r>
        <w:t>, k)</w:t>
      </w:r>
    </w:p>
    <w:p w:rsidR="006C5416" w:rsidP="000431E0" w:rsidRDefault="006C5416">
      <w:pPr>
        <w:pStyle w:val="af7"/>
      </w:pPr>
      <w:r>
        <w:t xml:space="preserve">    else:</w:t>
      </w:r>
    </w:p>
    <w:p w:rsidR="006C5416" w:rsidP="000431E0" w:rsidRDefault="006C5416">
      <w:pPr>
        <w:pStyle w:val="af7"/>
      </w:pPr>
      <w:r>
        <w:t xml:space="preserve">        </w:t>
      </w:r>
      <w:r w:rsidR="005F38F6">
        <w:rPr>
          <w:rFonts w:hint="eastAsia"/>
        </w:rPr>
        <w:t>return</w:t>
      </w:r>
      <w:r>
        <w:t xml:space="preserve"> </w:t>
      </w:r>
      <w:hyperlink w:history="1" w:anchor="CBTCvariantValue">
        <w:r w:rsidR="002C5397">
          <w:rPr>
            <w:rStyle w:val="ac"/>
          </w:rPr>
          <w:t>CBTCvariantValue</w:t>
        </w:r>
      </w:hyperlink>
      <w:r>
        <w:t>(</w:t>
      </w:r>
      <w:r w:rsidR="002E1DA5">
        <w:rPr>
          <w:rFonts w:hint="eastAsia"/>
        </w:rPr>
        <w:t>Variant</w:t>
      </w:r>
      <w:r>
        <w:t>, k)</w:t>
      </w:r>
    </w:p>
    <w:p w:rsidR="00D66ECA" w:rsidP="00D66ECA" w:rsidRDefault="00D66ECA">
      <w:pPr>
        <w:pStyle w:val="ReqtifyAltQ"/>
      </w:pPr>
      <w:r w:rsidRPr="008A1414">
        <w:t>#Category=Functional</w:t>
      </w:r>
    </w:p>
    <w:p w:rsidRPr="008A1414" w:rsidR="00D66ECA" w:rsidP="00D66ECA" w:rsidRDefault="00D66ECA">
      <w:pPr>
        <w:pStyle w:val="ReqtifyAltQ"/>
      </w:pPr>
      <w:r w:rsidRPr="00286007">
        <w:t>#Contribution=SIL</w:t>
      </w:r>
      <w:r>
        <w:rPr>
          <w:rFonts w:hint="eastAsia"/>
        </w:rPr>
        <w:t>4</w:t>
      </w:r>
    </w:p>
    <w:p w:rsidR="009328EA" w:rsidP="00D66ECA" w:rsidRDefault="00D66ECA">
      <w:pPr>
        <w:pStyle w:val="ReqtifyAltQ"/>
        <w:rPr>
          <w:ins w:author="常鸣" w:date="2014-07-03T14:27:00Z" w:id="3978"/>
        </w:rPr>
      </w:pPr>
      <w:del w:author="常鸣" w:date="2014-07-03T14:27:00Z" w:id="3979">
        <w:r w:rsidRPr="00645181" w:rsidDel="009328EA">
          <w:delText>#</w:delText>
        </w:r>
        <w:r w:rsidDel="009328EA">
          <w:rPr>
            <w:rFonts w:hint="eastAsia"/>
          </w:rPr>
          <w:delText>S</w:delText>
        </w:r>
      </w:del>
      <w:ins w:author="常鸣" w:date="2014-07-03T14:27:00Z" w:id="3980">
        <w:r w:rsidR="009328EA">
          <w:t>#Allocation=ATP Software</w:t>
        </w:r>
      </w:ins>
    </w:p>
    <w:p w:rsidR="00D66ECA" w:rsidP="00D66ECA" w:rsidRDefault="009328EA">
      <w:pPr>
        <w:pStyle w:val="ReqtifyAltQ"/>
      </w:pPr>
      <w:ins w:author="常鸣" w:date="2014-07-03T14:27:00Z" w:id="3981">
        <w:r>
          <w:t>#S</w:t>
        </w:r>
      </w:ins>
      <w:r w:rsidR="00D66ECA">
        <w:rPr>
          <w:rFonts w:hint="eastAsia"/>
        </w:rPr>
        <w:t>ource</w:t>
      </w:r>
      <w:r w:rsidRPr="00645181" w:rsidR="00D66ECA">
        <w:t>=</w:t>
      </w:r>
      <w:r w:rsidR="00932CC9">
        <w:rPr>
          <w:rFonts w:hint="eastAsia"/>
        </w:rPr>
        <w:t>[iTC_CC-SyAD-0294],</w:t>
      </w:r>
      <w:r w:rsidRPr="00932CC9" w:rsidR="00932CC9">
        <w:rPr>
          <w:rFonts w:hint="eastAsia"/>
        </w:rPr>
        <w:t xml:space="preserve"> </w:t>
      </w:r>
      <w:r w:rsidR="00932CC9">
        <w:rPr>
          <w:rFonts w:hint="eastAsia"/>
        </w:rPr>
        <w:t>[iTC_CC-SyAD-0295],</w:t>
      </w:r>
      <w:r w:rsidRPr="00932CC9" w:rsidR="00932CC9">
        <w:rPr>
          <w:rFonts w:hint="eastAsia"/>
        </w:rPr>
        <w:t xml:space="preserve"> </w:t>
      </w:r>
      <w:r w:rsidR="00932CC9">
        <w:rPr>
          <w:rFonts w:hint="eastAsia"/>
        </w:rPr>
        <w:t>[iTC_CC-SyAD-0296]</w:t>
      </w:r>
      <w:r w:rsidR="004A6557">
        <w:rPr>
          <w:rFonts w:hint="eastAsia"/>
        </w:rPr>
        <w:t>,</w:t>
      </w:r>
      <w:r w:rsidRPr="004A6557" w:rsidR="004A6557">
        <w:rPr>
          <w:rFonts w:hint="eastAsia"/>
        </w:rPr>
        <w:t xml:space="preserve"> </w:t>
      </w:r>
      <w:r w:rsidR="004A6557">
        <w:rPr>
          <w:rFonts w:hint="eastAsia"/>
        </w:rPr>
        <w:t>[iTC_CC-SyAD-0299</w:t>
      </w:r>
      <w:r w:rsidRPr="004A6557" w:rsidR="004A6557">
        <w:rPr>
          <w:rFonts w:hint="eastAsia"/>
        </w:rPr>
        <w:t>]</w:t>
      </w:r>
    </w:p>
    <w:p w:rsidR="00D52448" w:rsidP="00D66ECA" w:rsidRDefault="003642B2">
      <w:pPr>
        <w:pStyle w:val="ReqtifyAltQ"/>
      </w:pPr>
      <w:r>
        <w:t>[End]</w:t>
      </w:r>
    </w:p>
    <w:p w:rsidR="006C5416" w:rsidP="00C93484" w:rsidRDefault="006C5416">
      <w:pPr>
        <w:pStyle w:val="Reqtify"/>
      </w:pPr>
    </w:p>
    <w:p w:rsidR="00AD6EA6" w:rsidP="00934391" w:rsidRDefault="00AD6EA6">
      <w:pPr>
        <w:pStyle w:val="3"/>
      </w:pPr>
      <w:r>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15"/>
        <w:gridCol w:w="80"/>
        <w:gridCol w:w="1827"/>
        <w:gridCol w:w="115"/>
        <w:gridCol w:w="1443"/>
        <w:gridCol w:w="273"/>
        <w:gridCol w:w="2433"/>
      </w:tblGrid>
      <w:tr w:rsidRPr="00785CC7" w:rsidR="00F4142C" w:rsidTr="00F4142C">
        <w:tc>
          <w:tcPr>
            <w:tcW w:w="1677" w:type="pct"/>
            <w:tcBorders>
              <w:top w:val="single" w:color="000000" w:sz="12" w:space="0"/>
              <w:bottom w:val="single" w:color="000000" w:sz="4" w:space="0"/>
            </w:tcBorders>
            <w:shd w:val="clear" w:color="auto" w:fill="E0E0E0"/>
          </w:tcPr>
          <w:p w:rsidR="00F4142C" w:rsidP="00FA0FBB" w:rsidRDefault="00F4142C">
            <w:pPr>
              <w:pStyle w:val="af6"/>
            </w:pPr>
            <w:r w:rsidRPr="00B1730D">
              <w:t>Name</w:t>
            </w:r>
          </w:p>
        </w:tc>
        <w:tc>
          <w:tcPr>
            <w:tcW w:w="1089" w:type="pct"/>
            <w:gridSpan w:val="3"/>
            <w:tcBorders>
              <w:top w:val="single" w:color="000000" w:sz="12" w:space="0"/>
              <w:bottom w:val="single" w:color="000000" w:sz="4" w:space="0"/>
            </w:tcBorders>
            <w:shd w:val="clear" w:color="auto" w:fill="E0E0E0"/>
          </w:tcPr>
          <w:p w:rsidR="00F4142C" w:rsidP="00FA0FBB" w:rsidRDefault="00F4142C">
            <w:pPr>
              <w:pStyle w:val="af6"/>
            </w:pPr>
            <w:r>
              <w:rPr>
                <w:rFonts w:hint="eastAsia"/>
              </w:rPr>
              <w:t>Safety Critical</w:t>
            </w:r>
          </w:p>
        </w:tc>
        <w:tc>
          <w:tcPr>
            <w:tcW w:w="924" w:type="pct"/>
            <w:gridSpan w:val="2"/>
            <w:tcBorders>
              <w:top w:val="single" w:color="000000" w:sz="12" w:space="0"/>
              <w:bottom w:val="single" w:color="000000" w:sz="4" w:space="0"/>
            </w:tcBorders>
            <w:shd w:val="clear" w:color="auto" w:fill="E0E0E0"/>
          </w:tcPr>
          <w:p w:rsidR="00F4142C" w:rsidP="00FA0FBB" w:rsidRDefault="00F4142C">
            <w:pPr>
              <w:pStyle w:val="af6"/>
            </w:pPr>
            <w:r w:rsidRPr="00B1730D">
              <w:t>Observable</w:t>
            </w:r>
          </w:p>
        </w:tc>
        <w:tc>
          <w:tcPr>
            <w:tcW w:w="1310" w:type="pct"/>
            <w:tcBorders>
              <w:top w:val="single" w:color="000000" w:sz="12" w:space="0"/>
              <w:bottom w:val="single" w:color="000000" w:sz="4" w:space="0"/>
            </w:tcBorders>
            <w:shd w:val="clear" w:color="auto" w:fill="E0E0E0"/>
          </w:tcPr>
          <w:p w:rsidR="00F4142C" w:rsidP="00FA0FBB" w:rsidRDefault="00F4142C">
            <w:pPr>
              <w:pStyle w:val="af6"/>
            </w:pPr>
            <w:r w:rsidRPr="00B1730D">
              <w:t>Logical Type</w:t>
            </w:r>
          </w:p>
        </w:tc>
      </w:tr>
      <w:tr w:rsidR="00435480" w:rsidTr="00070107">
        <w:tc>
          <w:tcPr>
            <w:tcW w:w="1720" w:type="pct"/>
            <w:gridSpan w:val="2"/>
            <w:tcBorders>
              <w:top w:val="single" w:color="000000" w:sz="4" w:space="0"/>
            </w:tcBorders>
            <w:shd w:val="clear" w:color="auto" w:fill="auto"/>
          </w:tcPr>
          <w:p w:rsidR="00435480" w:rsidP="00591D6B" w:rsidRDefault="00532AED">
            <w:pPr>
              <w:pStyle w:val="AltB0"/>
            </w:pPr>
            <w:hyperlink w:history="1" w:anchor="VariantValue">
              <w:r w:rsidR="00435480">
                <w:rPr>
                  <w:rStyle w:val="ac"/>
                </w:rPr>
                <w:t>VariantValue</w:t>
              </w:r>
            </w:hyperlink>
          </w:p>
        </w:tc>
        <w:tc>
          <w:tcPr>
            <w:tcW w:w="984" w:type="pct"/>
            <w:tcBorders>
              <w:top w:val="single" w:color="000000" w:sz="4" w:space="0"/>
            </w:tcBorders>
          </w:tcPr>
          <w:p w:rsidR="00435480" w:rsidP="00591D6B" w:rsidRDefault="00435480">
            <w:pPr>
              <w:pStyle w:val="AltB0"/>
            </w:pPr>
            <w:r>
              <w:rPr>
                <w:rFonts w:hint="eastAsia"/>
              </w:rPr>
              <w:t>√</w:t>
            </w:r>
          </w:p>
        </w:tc>
        <w:tc>
          <w:tcPr>
            <w:tcW w:w="839" w:type="pct"/>
            <w:gridSpan w:val="2"/>
            <w:tcBorders>
              <w:top w:val="single" w:color="000000" w:sz="4" w:space="0"/>
            </w:tcBorders>
            <w:shd w:val="clear" w:color="auto" w:fill="auto"/>
          </w:tcPr>
          <w:p w:rsidR="00435480" w:rsidP="00591D6B" w:rsidRDefault="00435480">
            <w:pPr>
              <w:pStyle w:val="AltB0"/>
            </w:pPr>
            <w:r>
              <w:rPr>
                <w:rFonts w:hint="eastAsia"/>
              </w:rPr>
              <w:t>×</w:t>
            </w:r>
          </w:p>
        </w:tc>
        <w:tc>
          <w:tcPr>
            <w:tcW w:w="1457" w:type="pct"/>
            <w:gridSpan w:val="2"/>
            <w:tcBorders>
              <w:top w:val="single" w:color="000000" w:sz="4" w:space="0"/>
            </w:tcBorders>
            <w:shd w:val="clear" w:color="auto" w:fill="auto"/>
          </w:tcPr>
          <w:p w:rsidR="00435480"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435480" w:rsidTr="00070107">
        <w:tc>
          <w:tcPr>
            <w:tcW w:w="1720" w:type="pct"/>
            <w:gridSpan w:val="2"/>
            <w:shd w:val="clear" w:color="auto" w:fill="auto"/>
          </w:tcPr>
          <w:p w:rsidR="00435480" w:rsidP="00591D6B" w:rsidRDefault="00532AED">
            <w:pPr>
              <w:pStyle w:val="AltB0"/>
            </w:pPr>
            <w:hyperlink w:history="1" w:anchor="VersiionAuthorizedByLC">
              <w:r w:rsidR="00435480">
                <w:rPr>
                  <w:rStyle w:val="ac"/>
                </w:rPr>
                <w:t>VersiionAuthorizedByLC</w:t>
              </w:r>
            </w:hyperlink>
          </w:p>
        </w:tc>
        <w:tc>
          <w:tcPr>
            <w:tcW w:w="984" w:type="pct"/>
          </w:tcPr>
          <w:p w:rsidR="00435480" w:rsidP="00591D6B" w:rsidRDefault="00435480">
            <w:pPr>
              <w:pStyle w:val="AltB0"/>
            </w:pPr>
            <w:r>
              <w:rPr>
                <w:rFonts w:hint="eastAsia"/>
              </w:rPr>
              <w:t>√</w:t>
            </w:r>
          </w:p>
        </w:tc>
        <w:tc>
          <w:tcPr>
            <w:tcW w:w="839" w:type="pct"/>
            <w:gridSpan w:val="2"/>
            <w:shd w:val="clear" w:color="auto" w:fill="auto"/>
          </w:tcPr>
          <w:p w:rsidR="00435480" w:rsidP="00591D6B" w:rsidRDefault="00435480">
            <w:pPr>
              <w:pStyle w:val="AltB0"/>
            </w:pPr>
            <w:r>
              <w:rPr>
                <w:rFonts w:hint="eastAsia"/>
              </w:rPr>
              <w:t>√</w:t>
            </w:r>
          </w:p>
        </w:tc>
        <w:tc>
          <w:tcPr>
            <w:tcW w:w="1457" w:type="pct"/>
            <w:gridSpan w:val="2"/>
            <w:shd w:val="clear" w:color="auto" w:fill="auto"/>
          </w:tcPr>
          <w:p w:rsidR="00435480"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0379DC" w:rsidP="00F23398" w:rsidRDefault="000379DC">
      <w:pPr>
        <w:pStyle w:val="2"/>
        <w:ind w:left="756" w:hanging="756"/>
      </w:pPr>
      <w:bookmarkStart w:name="_Toc341005163" w:id="3982"/>
      <w:bookmarkStart w:name="_Toc341012919" w:id="3983"/>
      <w:bookmarkStart w:name="_Toc341019849" w:id="3984"/>
      <w:bookmarkStart w:name="_Toc341005164" w:id="3985"/>
      <w:bookmarkStart w:name="_Toc341012920" w:id="3986"/>
      <w:bookmarkStart w:name="_Toc341019850" w:id="3987"/>
      <w:bookmarkStart w:name="_Toc341005165" w:id="3988"/>
      <w:bookmarkStart w:name="_Toc341012921" w:id="3989"/>
      <w:bookmarkStart w:name="_Toc341019851" w:id="3990"/>
      <w:bookmarkStart w:name="_Toc341005166" w:id="3991"/>
      <w:bookmarkStart w:name="_Toc341012922" w:id="3992"/>
      <w:bookmarkStart w:name="_Toc341019852" w:id="3993"/>
      <w:bookmarkStart w:name="_Toc341005167" w:id="3994"/>
      <w:bookmarkStart w:name="_Toc341012923" w:id="3995"/>
      <w:bookmarkStart w:name="_Toc341019853" w:id="3996"/>
      <w:bookmarkStart w:name="_Toc341005168" w:id="3997"/>
      <w:bookmarkStart w:name="_Toc341012924" w:id="3998"/>
      <w:bookmarkStart w:name="_Toc341019854" w:id="3999"/>
      <w:bookmarkStart w:name="_Toc341005169" w:id="4000"/>
      <w:bookmarkStart w:name="_Toc341012925" w:id="4001"/>
      <w:bookmarkStart w:name="_Toc341019855" w:id="4002"/>
      <w:bookmarkStart w:name="_Toc341005170" w:id="4003"/>
      <w:bookmarkStart w:name="_Toc341012926" w:id="4004"/>
      <w:bookmarkStart w:name="_Toc341019856" w:id="4005"/>
      <w:bookmarkStart w:name="_Toc341005171" w:id="4006"/>
      <w:bookmarkStart w:name="_Toc341012927" w:id="4007"/>
      <w:bookmarkStart w:name="_Toc341019857" w:id="4008"/>
      <w:bookmarkStart w:name="_Toc341005172" w:id="4009"/>
      <w:bookmarkStart w:name="_Toc341012928" w:id="4010"/>
      <w:bookmarkStart w:name="_Toc341019858" w:id="4011"/>
      <w:bookmarkStart w:name="_Toc341005173" w:id="4012"/>
      <w:bookmarkStart w:name="_Toc341012929" w:id="4013"/>
      <w:bookmarkStart w:name="_Toc341019859" w:id="4014"/>
      <w:bookmarkStart w:name="_Toc341005174" w:id="4015"/>
      <w:bookmarkStart w:name="_Toc341012930" w:id="4016"/>
      <w:bookmarkStart w:name="_Toc341019860" w:id="4017"/>
      <w:bookmarkStart w:name="_Toc341005175" w:id="4018"/>
      <w:bookmarkStart w:name="_Toc341012931" w:id="4019"/>
      <w:bookmarkStart w:name="_Toc341019861" w:id="4020"/>
      <w:bookmarkStart w:name="_Toc341005176" w:id="4021"/>
      <w:bookmarkStart w:name="_Toc341012932" w:id="4022"/>
      <w:bookmarkStart w:name="_Toc341019862" w:id="4023"/>
      <w:bookmarkStart w:name="_Toc341005177" w:id="4024"/>
      <w:bookmarkStart w:name="_Toc341012933" w:id="4025"/>
      <w:bookmarkStart w:name="_Toc341019863" w:id="4026"/>
      <w:bookmarkStart w:name="_Toc341005178" w:id="4027"/>
      <w:bookmarkStart w:name="_Toc341012934" w:id="4028"/>
      <w:bookmarkStart w:name="_Toc341019864" w:id="4029"/>
      <w:bookmarkStart w:name="_Toc341005179" w:id="4030"/>
      <w:bookmarkStart w:name="_Toc341012935" w:id="4031"/>
      <w:bookmarkStart w:name="_Toc341019865" w:id="4032"/>
      <w:bookmarkStart w:name="_Toc341005180" w:id="4033"/>
      <w:bookmarkStart w:name="_Toc341012936" w:id="4034"/>
      <w:bookmarkStart w:name="_Toc341019866" w:id="4035"/>
      <w:bookmarkStart w:name="_Toc341005181" w:id="4036"/>
      <w:bookmarkStart w:name="_Toc341012937" w:id="4037"/>
      <w:bookmarkStart w:name="_Toc341019867" w:id="4038"/>
      <w:bookmarkStart w:name="_Toc341005182" w:id="4039"/>
      <w:bookmarkStart w:name="_Toc341012938" w:id="4040"/>
      <w:bookmarkStart w:name="_Toc341019868" w:id="4041"/>
      <w:bookmarkStart w:name="_Toc341005183" w:id="4042"/>
      <w:bookmarkStart w:name="_Toc341012939" w:id="4043"/>
      <w:bookmarkStart w:name="_Toc341019869" w:id="4044"/>
      <w:bookmarkStart w:name="_Toc341005184" w:id="4045"/>
      <w:bookmarkStart w:name="_Toc341012940" w:id="4046"/>
      <w:bookmarkStart w:name="_Toc341019870" w:id="4047"/>
      <w:bookmarkStart w:name="_Toc341005185" w:id="4048"/>
      <w:bookmarkStart w:name="_Toc341012941" w:id="4049"/>
      <w:bookmarkStart w:name="_Toc341019871" w:id="4050"/>
      <w:bookmarkStart w:name="_Toc341005186" w:id="4051"/>
      <w:bookmarkStart w:name="_Toc341012942" w:id="4052"/>
      <w:bookmarkStart w:name="_Toc341019872" w:id="4053"/>
      <w:bookmarkStart w:name="_Toc341005187" w:id="4054"/>
      <w:bookmarkStart w:name="_Toc341012943" w:id="4055"/>
      <w:bookmarkStart w:name="_Toc341019873" w:id="4056"/>
      <w:bookmarkStart w:name="_Toc341005188" w:id="4057"/>
      <w:bookmarkStart w:name="_Toc341012944" w:id="4058"/>
      <w:bookmarkStart w:name="_Toc341019874" w:id="4059"/>
      <w:bookmarkStart w:name="_Toc341005189" w:id="4060"/>
      <w:bookmarkStart w:name="_Toc341012945" w:id="4061"/>
      <w:bookmarkStart w:name="_Toc341019875" w:id="4062"/>
      <w:bookmarkStart w:name="_Toc341005190" w:id="4063"/>
      <w:bookmarkStart w:name="_Toc341012946" w:id="4064"/>
      <w:bookmarkStart w:name="_Toc341019876" w:id="4065"/>
      <w:bookmarkStart w:name="_Toc341005191" w:id="4066"/>
      <w:bookmarkStart w:name="_Toc341012947" w:id="4067"/>
      <w:bookmarkStart w:name="_Toc341019877" w:id="4068"/>
      <w:bookmarkStart w:name="_Toc341005192" w:id="4069"/>
      <w:bookmarkStart w:name="_Toc341012948" w:id="4070"/>
      <w:bookmarkStart w:name="_Toc341019878" w:id="4071"/>
      <w:bookmarkStart w:name="_Toc341005193" w:id="4072"/>
      <w:bookmarkStart w:name="_Toc341012949" w:id="4073"/>
      <w:bookmarkStart w:name="_Toc341019879" w:id="4074"/>
      <w:bookmarkStart w:name="_Toc341005194" w:id="4075"/>
      <w:bookmarkStart w:name="_Toc341012950" w:id="4076"/>
      <w:bookmarkStart w:name="_Toc341019880" w:id="4077"/>
      <w:bookmarkStart w:name="_Toc341005195" w:id="4078"/>
      <w:bookmarkStart w:name="_Toc341012951" w:id="4079"/>
      <w:bookmarkStart w:name="_Toc341019881" w:id="4080"/>
      <w:bookmarkStart w:name="_Toc341005196" w:id="4081"/>
      <w:bookmarkStart w:name="_Toc341012952" w:id="4082"/>
      <w:bookmarkStart w:name="_Toc341019882" w:id="4083"/>
      <w:bookmarkStart w:name="_Toc341005198" w:id="4084"/>
      <w:bookmarkStart w:name="_Toc341012954" w:id="4085"/>
      <w:bookmarkStart w:name="_Toc341019884" w:id="4086"/>
      <w:bookmarkStart w:name="_Toc341005199" w:id="4087"/>
      <w:bookmarkStart w:name="_Toc341012955" w:id="4088"/>
      <w:bookmarkStart w:name="_Toc341019885" w:id="4089"/>
      <w:bookmarkStart w:name="_Toc341005201" w:id="4090"/>
      <w:bookmarkStart w:name="_Toc341012957" w:id="4091"/>
      <w:bookmarkStart w:name="_Toc341019887" w:id="4092"/>
      <w:bookmarkStart w:name="_Toc340990840" w:id="4093"/>
      <w:bookmarkStart w:name="_Toc340993543" w:id="4094"/>
      <w:bookmarkStart w:name="_Toc341005202" w:id="4095"/>
      <w:bookmarkStart w:name="_Toc341012958" w:id="4096"/>
      <w:bookmarkStart w:name="_Toc341019888" w:id="4097"/>
      <w:bookmarkStart w:name="_Toc340990841" w:id="4098"/>
      <w:bookmarkStart w:name="_Toc340993544" w:id="4099"/>
      <w:bookmarkStart w:name="_Toc341005203" w:id="4100"/>
      <w:bookmarkStart w:name="_Toc341012959" w:id="4101"/>
      <w:bookmarkStart w:name="_Toc341019889" w:id="4102"/>
      <w:bookmarkStart w:name="_Ref345055653" w:id="4103"/>
      <w:bookmarkStart w:name="_Toc348357041" w:id="4104"/>
      <w:bookmarkStart w:name="_Toc349030454" w:id="4105"/>
      <w:bookmarkStart w:name="_Toc347566587" w:id="4106"/>
      <w:bookmarkStart w:name="_Toc345689252" w:id="4107"/>
      <w:bookmarkStart w:name="_Toc376182953" w:id="4108"/>
      <w:bookmarkStart w:name="_Toc392229932" w:id="4109"/>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r>
        <w:rPr>
          <w:rFonts w:hint="eastAsia"/>
        </w:rPr>
        <w:lastRenderedPageBreak/>
        <w:t>F</w:t>
      </w:r>
      <w:r w:rsidR="007A29ED">
        <w:rPr>
          <w:rFonts w:hint="eastAsia"/>
        </w:rPr>
        <w:t>2</w:t>
      </w:r>
      <w:r w:rsidR="003059A6">
        <w:rPr>
          <w:rFonts w:hint="eastAsia"/>
        </w:rPr>
        <w:t>-</w:t>
      </w:r>
      <w:r w:rsidR="00C32829">
        <w:rPr>
          <w:rFonts w:hint="eastAsia"/>
        </w:rPr>
        <w:t>Measure Train Kinematics</w:t>
      </w:r>
      <w:bookmarkEnd w:id="4103"/>
      <w:bookmarkEnd w:id="4104"/>
      <w:bookmarkEnd w:id="4105"/>
      <w:bookmarkEnd w:id="4106"/>
      <w:bookmarkEnd w:id="4107"/>
      <w:bookmarkEnd w:id="4108"/>
      <w:bookmarkEnd w:id="4109"/>
    </w:p>
    <w:p w:rsidR="003059A6" w:rsidP="0096223B" w:rsidRDefault="00651E4E">
      <w:pPr>
        <w:pStyle w:val="affe"/>
      </w:pPr>
      <w:r>
        <w:drawing>
          <wp:inline distT="0" distB="0" distL="0" distR="0">
            <wp:extent cx="5756275" cy="4585970"/>
            <wp:effectExtent l="0" t="0" r="0"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56275" cy="4585970"/>
                    </a:xfrm>
                    <a:prstGeom prst="rect">
                      <a:avLst/>
                    </a:prstGeom>
                    <a:noFill/>
                    <a:ln>
                      <a:noFill/>
                    </a:ln>
                  </pic:spPr>
                </pic:pic>
              </a:graphicData>
            </a:graphic>
          </wp:inline>
        </w:drawing>
      </w:r>
    </w:p>
    <w:p w:rsidRPr="00161B8C" w:rsidR="003F73E5" w:rsidP="003F73E5" w:rsidRDefault="003F73E5">
      <w:pPr>
        <w:pStyle w:val="affe"/>
      </w:pPr>
      <w:bookmarkStart w:name="_Toc347567306" w:id="4110"/>
      <w:bookmarkStart w:name="_Toc376183016" w:id="4111"/>
      <w:bookmarkStart w:name="_Toc392229986" w:id="4112"/>
      <w:r>
        <w:t xml:space="preserve">Figure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6</w:t>
      </w:r>
      <w:r w:rsidR="00DB1C8F">
        <w:fldChar w:fldCharType="end"/>
      </w:r>
      <w:r>
        <w:rPr>
          <w:rFonts w:hint="eastAsia"/>
        </w:rPr>
        <w:t xml:space="preserve"> SART modeling of function F2</w:t>
      </w:r>
      <w:bookmarkEnd w:id="4110"/>
      <w:bookmarkEnd w:id="4111"/>
      <w:bookmarkEnd w:id="4112"/>
    </w:p>
    <w:p w:rsidRPr="003F73E5" w:rsidR="003F73E5" w:rsidP="00C93484" w:rsidRDefault="003F73E5">
      <w:pPr>
        <w:pStyle w:val="Reqtify"/>
      </w:pPr>
    </w:p>
    <w:p w:rsidR="0056747A" w:rsidP="00F23398" w:rsidRDefault="0056747A">
      <w:pPr>
        <w:pStyle w:val="2"/>
        <w:ind w:left="756" w:hanging="756"/>
      </w:pPr>
      <w:bookmarkStart w:name="_Ref345055658" w:id="4113"/>
      <w:bookmarkStart w:name="_Toc348357042" w:id="4114"/>
      <w:bookmarkStart w:name="_Toc349030455" w:id="4115"/>
      <w:bookmarkStart w:name="_Toc347566588" w:id="4116"/>
      <w:bookmarkStart w:name="_Toc345689253" w:id="4117"/>
      <w:bookmarkStart w:name="_Toc376182954" w:id="4118"/>
      <w:bookmarkStart w:name="_Toc392229933" w:id="4119"/>
      <w:r>
        <w:rPr>
          <w:rFonts w:hint="eastAsia"/>
        </w:rPr>
        <w:t>F2</w:t>
      </w:r>
      <w:r w:rsidR="000F3C47">
        <w:rPr>
          <w:rFonts w:hint="eastAsia"/>
        </w:rPr>
        <w:t>1</w:t>
      </w:r>
      <w:r>
        <w:rPr>
          <w:rFonts w:hint="eastAsia"/>
        </w:rPr>
        <w:t xml:space="preserve">-Manage </w:t>
      </w:r>
      <w:r w:rsidR="000F3C47">
        <w:rPr>
          <w:rFonts w:hint="eastAsia"/>
        </w:rPr>
        <w:t xml:space="preserve">Interface with </w:t>
      </w:r>
      <w:bookmarkEnd w:id="4113"/>
      <w:bookmarkEnd w:id="4114"/>
      <w:bookmarkEnd w:id="4115"/>
      <w:bookmarkEnd w:id="4116"/>
      <w:bookmarkEnd w:id="4117"/>
      <w:r w:rsidR="00F41616">
        <w:rPr>
          <w:rFonts w:hint="eastAsia"/>
        </w:rPr>
        <w:t>VPB</w:t>
      </w:r>
      <w:bookmarkEnd w:id="4118"/>
      <w:bookmarkEnd w:id="4119"/>
    </w:p>
    <w:p w:rsidR="000F3C47" w:rsidP="00934391" w:rsidRDefault="000F3C47">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254"/>
        <w:gridCol w:w="1137"/>
        <w:gridCol w:w="3895"/>
      </w:tblGrid>
      <w:tr w:rsidRPr="00785CC7" w:rsidR="00DC09A5" w:rsidTr="0063035C">
        <w:tc>
          <w:tcPr>
            <w:tcW w:w="2291"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612"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2097"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B92999" w:rsidTr="0063035C">
        <w:tc>
          <w:tcPr>
            <w:tcW w:w="2291" w:type="pct"/>
            <w:shd w:val="clear" w:color="auto" w:fill="auto"/>
          </w:tcPr>
          <w:p w:rsidR="00B92999" w:rsidP="00591D6B" w:rsidRDefault="00532AED">
            <w:pPr>
              <w:pStyle w:val="AltB0"/>
            </w:pPr>
            <w:hyperlink w:history="1" w:anchor="CBKRead">
              <w:r w:rsidR="00B92999">
                <w:rPr>
                  <w:rStyle w:val="ac"/>
                </w:rPr>
                <w:t>CBKRead</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841381">
            <w:pPr>
              <w:pStyle w:val="AltB0"/>
            </w:pPr>
            <w:r w:rsidRPr="00841381">
              <w:fldChar w:fldCharType="begin"/>
            </w:r>
            <w:r w:rsidRPr="00841381">
              <w:instrText xml:space="preserve"> REF _Ref379961811 \h </w:instrText>
            </w:r>
            <w:r w:rsidRPr="00841381">
              <w:fldChar w:fldCharType="separate"/>
            </w:r>
            <w:r w:rsidR="00DE178B">
              <w:rPr>
                <w:rFonts w:hint="eastAsia"/>
              </w:rPr>
              <w:t>Interface with VPB</w:t>
            </w:r>
            <w:r w:rsidRPr="00841381">
              <w:fldChar w:fldCharType="end"/>
            </w:r>
          </w:p>
        </w:tc>
      </w:tr>
      <w:tr w:rsidR="00B92999" w:rsidTr="0063035C">
        <w:tc>
          <w:tcPr>
            <w:tcW w:w="2291" w:type="pct"/>
            <w:shd w:val="clear" w:color="auto" w:fill="auto"/>
          </w:tcPr>
          <w:p w:rsidR="00B92999" w:rsidP="00591D6B" w:rsidRDefault="00532AED">
            <w:pPr>
              <w:pStyle w:val="AltB0"/>
            </w:pPr>
            <w:hyperlink w:history="1" w:anchor="CBKWrite">
              <w:r w:rsidR="00B92999">
                <w:rPr>
                  <w:rStyle w:val="ac"/>
                </w:rPr>
                <w:t>CBKWrite</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841381">
            <w:pPr>
              <w:pStyle w:val="AltB0"/>
            </w:pPr>
            <w:r w:rsidRPr="00841381">
              <w:fldChar w:fldCharType="begin"/>
            </w:r>
            <w:r w:rsidRPr="00841381">
              <w:instrText xml:space="preserve"> REF _Ref379961811 \h </w:instrText>
            </w:r>
            <w:r w:rsidRPr="00841381">
              <w:fldChar w:fldCharType="separate"/>
            </w:r>
            <w:r w:rsidR="00DE178B">
              <w:rPr>
                <w:rFonts w:hint="eastAsia"/>
              </w:rPr>
              <w:t>Interface with VPB</w:t>
            </w:r>
            <w:r w:rsidRPr="00841381">
              <w:fldChar w:fldCharType="end"/>
            </w:r>
          </w:p>
        </w:tc>
      </w:tr>
      <w:tr w:rsidR="00B92999" w:rsidTr="0063035C">
        <w:tc>
          <w:tcPr>
            <w:tcW w:w="2291" w:type="pct"/>
            <w:shd w:val="clear" w:color="auto" w:fill="auto"/>
          </w:tcPr>
          <w:p w:rsidR="00B92999" w:rsidP="00591D6B" w:rsidRDefault="00532AED">
            <w:pPr>
              <w:pStyle w:val="AltB0"/>
            </w:pPr>
            <w:hyperlink w:history="1" w:anchor="ImmediateNb">
              <w:r w:rsidR="00B92999">
                <w:rPr>
                  <w:rStyle w:val="ac"/>
                </w:rPr>
                <w:t>ImmediateNb</w:t>
              </w:r>
            </w:hyperlink>
          </w:p>
        </w:tc>
        <w:tc>
          <w:tcPr>
            <w:tcW w:w="612" w:type="pct"/>
            <w:shd w:val="clear" w:color="auto" w:fill="auto"/>
          </w:tcPr>
          <w:p w:rsidR="00B92999" w:rsidP="00591D6B" w:rsidRDefault="00B92999">
            <w:pPr>
              <w:pStyle w:val="AltB0"/>
            </w:pPr>
            <w:r>
              <w:rPr>
                <w:rFonts w:hint="eastAsia"/>
              </w:rPr>
              <w:t>Internal</w:t>
            </w:r>
          </w:p>
        </w:tc>
        <w:tc>
          <w:tcPr>
            <w:tcW w:w="2097" w:type="pct"/>
            <w:shd w:val="clear" w:color="auto" w:fill="auto"/>
          </w:tcPr>
          <w:p w:rsidR="00B92999" w:rsidP="00591D6B" w:rsidRDefault="00B92999">
            <w:pPr>
              <w:pStyle w:val="AltB0"/>
            </w:pPr>
            <w:r>
              <w:fldChar w:fldCharType="begin"/>
            </w:r>
            <w:r>
              <w:instrText xml:space="preserve"> REF _Ref345055971 \h </w:instrText>
            </w:r>
            <w:r>
              <w:fldChar w:fldCharType="separate"/>
            </w:r>
            <w:r w:rsidR="00DE178B">
              <w:rPr>
                <w:rFonts w:hint="eastAsia"/>
              </w:rPr>
              <w:t>F82-Manage Vital Time</w:t>
            </w:r>
            <w:r>
              <w:fldChar w:fldCharType="end"/>
            </w:r>
          </w:p>
        </w:tc>
      </w:tr>
      <w:tr w:rsidR="00B92999" w:rsidTr="0063035C">
        <w:tc>
          <w:tcPr>
            <w:tcW w:w="2291" w:type="pct"/>
            <w:shd w:val="clear" w:color="auto" w:fill="auto"/>
          </w:tcPr>
          <w:p w:rsidR="00B92999" w:rsidP="00591D6B" w:rsidRDefault="00532AED">
            <w:pPr>
              <w:pStyle w:val="AltB0"/>
            </w:pPr>
            <w:hyperlink w:history="1" w:anchor="VitalTime">
              <w:r w:rsidR="00B92999">
                <w:rPr>
                  <w:rStyle w:val="ac"/>
                </w:rPr>
                <w:t>VitalTime</w:t>
              </w:r>
            </w:hyperlink>
          </w:p>
        </w:tc>
        <w:tc>
          <w:tcPr>
            <w:tcW w:w="612" w:type="pct"/>
            <w:shd w:val="clear" w:color="auto" w:fill="auto"/>
          </w:tcPr>
          <w:p w:rsidR="00B92999" w:rsidP="00591D6B" w:rsidRDefault="00B92999">
            <w:pPr>
              <w:pStyle w:val="AltB0"/>
            </w:pPr>
            <w:r>
              <w:rPr>
                <w:rFonts w:hint="eastAsia"/>
              </w:rPr>
              <w:t>Internal</w:t>
            </w:r>
          </w:p>
        </w:tc>
        <w:tc>
          <w:tcPr>
            <w:tcW w:w="2097" w:type="pct"/>
            <w:shd w:val="clear" w:color="auto" w:fill="auto"/>
          </w:tcPr>
          <w:p w:rsidR="00B92999" w:rsidP="00591D6B" w:rsidRDefault="00B92999">
            <w:pPr>
              <w:pStyle w:val="AltB0"/>
            </w:pPr>
            <w:r>
              <w:fldChar w:fldCharType="begin"/>
            </w:r>
            <w:r>
              <w:instrText xml:space="preserve"> REF _Ref345055971 \h </w:instrText>
            </w:r>
            <w:r>
              <w:fldChar w:fldCharType="separate"/>
            </w:r>
            <w:r w:rsidR="00DE178B">
              <w:rPr>
                <w:rFonts w:hint="eastAsia"/>
              </w:rPr>
              <w:t>F82-Manage Vital Time</w:t>
            </w:r>
            <w:r>
              <w:fldChar w:fldCharType="end"/>
            </w:r>
          </w:p>
        </w:tc>
      </w:tr>
      <w:tr w:rsidR="00B92999" w:rsidTr="0063035C">
        <w:tc>
          <w:tcPr>
            <w:tcW w:w="2291" w:type="pct"/>
            <w:shd w:val="clear" w:color="auto" w:fill="auto"/>
          </w:tcPr>
          <w:p w:rsidR="00B92999" w:rsidP="00591D6B" w:rsidRDefault="00532AED">
            <w:pPr>
              <w:pStyle w:val="AltB0"/>
            </w:pPr>
            <w:hyperlink w:history="1" w:anchor="WheelFilteredStopped">
              <w:r w:rsidRPr="005F6CE1" w:rsidR="00B92999">
                <w:rPr>
                  <w:rStyle w:val="ac"/>
                </w:rPr>
                <w:t>WheelFilteredStopped</w:t>
              </w:r>
            </w:hyperlink>
          </w:p>
        </w:tc>
        <w:tc>
          <w:tcPr>
            <w:tcW w:w="612" w:type="pct"/>
            <w:shd w:val="clear" w:color="auto" w:fill="auto"/>
          </w:tcPr>
          <w:p w:rsidRPr="00C9091D" w:rsidR="00B92999" w:rsidP="00591D6B" w:rsidRDefault="00B92999">
            <w:pPr>
              <w:pStyle w:val="AltB0"/>
            </w:pPr>
            <w:r>
              <w:rPr>
                <w:rFonts w:hint="eastAsia"/>
              </w:rPr>
              <w:t>Internal</w:t>
            </w:r>
          </w:p>
        </w:tc>
        <w:tc>
          <w:tcPr>
            <w:tcW w:w="2097" w:type="pct"/>
            <w:shd w:val="clear" w:color="auto" w:fill="auto"/>
          </w:tcPr>
          <w:p w:rsidR="00B92999" w:rsidP="00591D6B" w:rsidRDefault="00B92999">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bl>
    <w:p w:rsidR="006754BF" w:rsidP="006754BF" w:rsidRDefault="006754BF">
      <w:pPr>
        <w:pStyle w:val="3"/>
      </w:pPr>
      <w:r>
        <w:rPr>
          <w:rFonts w:hint="eastAsia"/>
        </w:rPr>
        <w:lastRenderedPageBreak/>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321"/>
        <w:gridCol w:w="2321"/>
        <w:gridCol w:w="2322"/>
        <w:gridCol w:w="2322"/>
      </w:tblGrid>
      <w:tr w:rsidRPr="00785CC7" w:rsidR="006754BF" w:rsidTr="00172379">
        <w:tc>
          <w:tcPr>
            <w:tcW w:w="1250" w:type="pct"/>
            <w:shd w:val="clear" w:color="auto" w:fill="E0E0E0"/>
          </w:tcPr>
          <w:p w:rsidR="006754BF" w:rsidP="00FA0FBB" w:rsidRDefault="006754BF">
            <w:pPr>
              <w:pStyle w:val="af6"/>
            </w:pPr>
            <w:r w:rsidRPr="00B1730D">
              <w:t>Name</w:t>
            </w:r>
          </w:p>
        </w:tc>
        <w:tc>
          <w:tcPr>
            <w:tcW w:w="1250" w:type="pct"/>
            <w:shd w:val="clear" w:color="auto" w:fill="E0E0E0"/>
          </w:tcPr>
          <w:p w:rsidR="006754BF" w:rsidP="00FA0FBB" w:rsidRDefault="006754BF">
            <w:pPr>
              <w:pStyle w:val="af6"/>
            </w:pPr>
            <w:r>
              <w:rPr>
                <w:rFonts w:hint="eastAsia"/>
              </w:rPr>
              <w:t>Safety Critical</w:t>
            </w:r>
          </w:p>
        </w:tc>
        <w:tc>
          <w:tcPr>
            <w:tcW w:w="1250" w:type="pct"/>
            <w:shd w:val="clear" w:color="auto" w:fill="E0E0E0"/>
          </w:tcPr>
          <w:p w:rsidR="006754BF" w:rsidP="00FA0FBB" w:rsidRDefault="006754BF">
            <w:pPr>
              <w:pStyle w:val="af6"/>
            </w:pPr>
            <w:r w:rsidRPr="00B1730D">
              <w:t>Observable</w:t>
            </w:r>
          </w:p>
        </w:tc>
        <w:tc>
          <w:tcPr>
            <w:tcW w:w="1250" w:type="pct"/>
            <w:shd w:val="clear" w:color="auto" w:fill="E0E0E0"/>
          </w:tcPr>
          <w:p w:rsidR="006754BF" w:rsidP="00FA0FBB" w:rsidRDefault="006754BF">
            <w:pPr>
              <w:pStyle w:val="af6"/>
            </w:pPr>
            <w:r w:rsidRPr="00B1730D">
              <w:t>Logical Type</w:t>
            </w:r>
          </w:p>
        </w:tc>
      </w:tr>
      <w:tr w:rsidR="006754BF" w:rsidTr="00172379">
        <w:tc>
          <w:tcPr>
            <w:tcW w:w="1250" w:type="pct"/>
            <w:shd w:val="clear" w:color="auto" w:fill="auto"/>
          </w:tcPr>
          <w:p w:rsidR="006754BF" w:rsidP="00591D6B" w:rsidRDefault="00532AED">
            <w:pPr>
              <w:pStyle w:val="AltB0"/>
            </w:pPr>
            <w:hyperlink w:history="1" w:anchor="BeaconChecksumFailure">
              <w:r w:rsidR="0096074C">
                <w:rPr>
                  <w:rStyle w:val="ac"/>
                </w:rPr>
                <w:t>BeaconChecksumFailure</w:t>
              </w:r>
            </w:hyperlink>
          </w:p>
        </w:tc>
        <w:tc>
          <w:tcPr>
            <w:tcW w:w="1250" w:type="pct"/>
          </w:tcPr>
          <w:p w:rsidR="006754BF" w:rsidP="00591D6B" w:rsidRDefault="00ED2625">
            <w:pPr>
              <w:pStyle w:val="AltB0"/>
            </w:pPr>
            <w:r>
              <w:rPr>
                <w:rFonts w:hint="eastAsia"/>
              </w:rPr>
              <w:t>√</w:t>
            </w:r>
          </w:p>
        </w:tc>
        <w:tc>
          <w:tcPr>
            <w:tcW w:w="1250" w:type="pct"/>
            <w:shd w:val="clear" w:color="auto" w:fill="auto"/>
          </w:tcPr>
          <w:p w:rsidR="006754BF" w:rsidP="00591D6B" w:rsidRDefault="00ED2625">
            <w:pPr>
              <w:pStyle w:val="AltB0"/>
            </w:pPr>
            <w:r>
              <w:rPr>
                <w:rFonts w:hint="eastAsia"/>
              </w:rPr>
              <w:t>√</w:t>
            </w:r>
          </w:p>
        </w:tc>
        <w:tc>
          <w:tcPr>
            <w:tcW w:w="1250" w:type="pct"/>
            <w:shd w:val="clear" w:color="auto" w:fill="auto"/>
          </w:tcPr>
          <w:p w:rsidR="006754BF" w:rsidP="00591D6B" w:rsidRDefault="004E6C7B">
            <w:pPr>
              <w:pStyle w:val="AltB0"/>
            </w:pPr>
            <w:fldSimple w:instr=" REF BOOLEAN  \* MERGEFORMAT ">
              <w:r w:rsidRPr="00190111" w:rsidR="00DE178B">
                <w:rPr>
                  <w:rStyle w:val="DATATYPE"/>
                </w:rPr>
                <w:t>BOOLEAN</w:t>
              </w:r>
            </w:fldSimple>
          </w:p>
        </w:tc>
      </w:tr>
      <w:tr w:rsidR="006754BF" w:rsidTr="00172379">
        <w:tc>
          <w:tcPr>
            <w:tcW w:w="1250" w:type="pct"/>
            <w:shd w:val="clear" w:color="auto" w:fill="auto"/>
          </w:tcPr>
          <w:p w:rsidR="006754BF" w:rsidP="00591D6B" w:rsidRDefault="00532AED">
            <w:pPr>
              <w:pStyle w:val="AltB0"/>
            </w:pPr>
            <w:hyperlink w:history="1" w:anchor="BeaconMsgByte">
              <w:r w:rsidR="00047F0A">
                <w:rPr>
                  <w:rStyle w:val="ac"/>
                </w:rPr>
                <w:t>BeaconMsgByte</w:t>
              </w:r>
            </w:hyperlink>
          </w:p>
        </w:tc>
        <w:tc>
          <w:tcPr>
            <w:tcW w:w="1250" w:type="pct"/>
          </w:tcPr>
          <w:p w:rsidR="006754BF" w:rsidP="00591D6B" w:rsidRDefault="00ED2625">
            <w:pPr>
              <w:pStyle w:val="AltB0"/>
            </w:pPr>
            <w:r>
              <w:rPr>
                <w:rFonts w:hint="eastAsia"/>
              </w:rPr>
              <w:t>√</w:t>
            </w:r>
          </w:p>
        </w:tc>
        <w:tc>
          <w:tcPr>
            <w:tcW w:w="1250" w:type="pct"/>
            <w:shd w:val="clear" w:color="auto" w:fill="auto"/>
          </w:tcPr>
          <w:p w:rsidR="006754BF" w:rsidP="00591D6B" w:rsidRDefault="00D32E5B">
            <w:pPr>
              <w:pStyle w:val="AltB0"/>
            </w:pPr>
            <w:r>
              <w:rPr>
                <w:rFonts w:hint="eastAsia"/>
              </w:rPr>
              <w:t>×</w:t>
            </w:r>
          </w:p>
        </w:tc>
        <w:tc>
          <w:tcPr>
            <w:tcW w:w="1250" w:type="pct"/>
            <w:shd w:val="clear" w:color="auto" w:fill="auto"/>
          </w:tcPr>
          <w:p w:rsidR="006754BF" w:rsidP="00591D6B" w:rsidRDefault="00D749BB">
            <w:pPr>
              <w:pStyle w:val="AltB0"/>
            </w:pPr>
            <w:r>
              <w:fldChar w:fldCharType="begin"/>
            </w:r>
            <w:r>
              <w:instrText xml:space="preserve"> REF NUMERIC_32 \h  \* MERGEFORMAT </w:instrText>
            </w:r>
            <w:r>
              <w:fldChar w:fldCharType="separate"/>
            </w:r>
            <w:r w:rsidRPr="00190111" w:rsidR="00DE178B">
              <w:rPr>
                <w:rStyle w:val="DATATYPE"/>
              </w:rPr>
              <w:t>NUMERIC_32</w:t>
            </w:r>
            <w:r>
              <w:fldChar w:fldCharType="end"/>
            </w:r>
          </w:p>
        </w:tc>
      </w:tr>
      <w:tr w:rsidR="006754BF" w:rsidTr="00172379">
        <w:tc>
          <w:tcPr>
            <w:tcW w:w="1250" w:type="pct"/>
            <w:shd w:val="clear" w:color="auto" w:fill="auto"/>
          </w:tcPr>
          <w:p w:rsidR="006754BF" w:rsidP="00591D6B" w:rsidRDefault="00532AED">
            <w:pPr>
              <w:pStyle w:val="AltB0"/>
            </w:pPr>
            <w:hyperlink w:history="1" w:anchor="BeaconMsgReady">
              <w:r w:rsidR="00047F0A">
                <w:rPr>
                  <w:rStyle w:val="ac"/>
                </w:rPr>
                <w:t>BeaconMsgReady</w:t>
              </w:r>
            </w:hyperlink>
          </w:p>
        </w:tc>
        <w:tc>
          <w:tcPr>
            <w:tcW w:w="1250" w:type="pct"/>
          </w:tcPr>
          <w:p w:rsidR="006754BF" w:rsidP="00591D6B" w:rsidRDefault="00ED2625">
            <w:pPr>
              <w:pStyle w:val="AltB0"/>
            </w:pPr>
            <w:r>
              <w:rPr>
                <w:rFonts w:hint="eastAsia"/>
              </w:rPr>
              <w:t>√</w:t>
            </w:r>
          </w:p>
        </w:tc>
        <w:tc>
          <w:tcPr>
            <w:tcW w:w="1250" w:type="pct"/>
            <w:shd w:val="clear" w:color="auto" w:fill="auto"/>
          </w:tcPr>
          <w:p w:rsidR="006754BF" w:rsidP="00591D6B" w:rsidRDefault="00D32E5B">
            <w:pPr>
              <w:pStyle w:val="AltB0"/>
            </w:pPr>
            <w:r>
              <w:rPr>
                <w:rFonts w:hint="eastAsia"/>
              </w:rPr>
              <w:t>×</w:t>
            </w:r>
          </w:p>
        </w:tc>
        <w:tc>
          <w:tcPr>
            <w:tcW w:w="1250" w:type="pct"/>
            <w:shd w:val="clear" w:color="auto" w:fill="auto"/>
          </w:tcPr>
          <w:p w:rsidR="006754BF" w:rsidP="00591D6B" w:rsidRDefault="004E6C7B">
            <w:pPr>
              <w:pStyle w:val="AltB0"/>
            </w:pPr>
            <w:fldSimple w:instr=" REF BOOLEAN  \* MERGEFORMAT ">
              <w:r w:rsidRPr="00190111" w:rsidR="00DE178B">
                <w:rPr>
                  <w:rStyle w:val="DATATYPE"/>
                </w:rPr>
                <w:t>BOOLEAN</w:t>
              </w:r>
            </w:fldSimple>
          </w:p>
        </w:tc>
      </w:tr>
      <w:tr w:rsidR="00172379" w:rsidTr="00172379">
        <w:tc>
          <w:tcPr>
            <w:tcW w:w="1250" w:type="pct"/>
            <w:shd w:val="clear" w:color="auto" w:fill="auto"/>
          </w:tcPr>
          <w:p w:rsidR="00172379" w:rsidP="00591D6B" w:rsidRDefault="00532AED">
            <w:pPr>
              <w:pStyle w:val="AltB0"/>
            </w:pPr>
            <w:hyperlink w:history="1" w:anchor="LockedBeaconMsgReady">
              <w:r w:rsidR="00172379">
                <w:rPr>
                  <w:rStyle w:val="ac"/>
                </w:rPr>
                <w:t>LockedBeaconMsgReady</w:t>
              </w:r>
            </w:hyperlink>
          </w:p>
        </w:tc>
        <w:tc>
          <w:tcPr>
            <w:tcW w:w="1250" w:type="pct"/>
          </w:tcPr>
          <w:p w:rsidR="00172379" w:rsidP="00591D6B" w:rsidRDefault="00172379">
            <w:pPr>
              <w:pStyle w:val="AltB0"/>
            </w:pPr>
            <w:r>
              <w:rPr>
                <w:rFonts w:hint="eastAsia"/>
              </w:rPr>
              <w:t>√</w:t>
            </w:r>
          </w:p>
        </w:tc>
        <w:tc>
          <w:tcPr>
            <w:tcW w:w="1250" w:type="pct"/>
            <w:shd w:val="clear" w:color="auto" w:fill="auto"/>
          </w:tcPr>
          <w:p w:rsidR="00172379" w:rsidP="00591D6B" w:rsidRDefault="00172379">
            <w:pPr>
              <w:pStyle w:val="AltB0"/>
            </w:pPr>
            <w:r>
              <w:rPr>
                <w:rFonts w:hint="eastAsia"/>
              </w:rPr>
              <w:t>√</w:t>
            </w:r>
          </w:p>
        </w:tc>
        <w:tc>
          <w:tcPr>
            <w:tcW w:w="1250" w:type="pct"/>
            <w:shd w:val="clear" w:color="auto" w:fill="auto"/>
          </w:tcPr>
          <w:p w:rsidR="00172379" w:rsidP="00591D6B" w:rsidRDefault="004E6C7B">
            <w:pPr>
              <w:pStyle w:val="AltB0"/>
            </w:pPr>
            <w:fldSimple w:instr=" REF BOOLEAN  \* MERGEFORMAT ">
              <w:r w:rsidRPr="00190111" w:rsidR="00DE178B">
                <w:rPr>
                  <w:rStyle w:val="DATATYPE"/>
                </w:rPr>
                <w:t>BOOLEAN</w:t>
              </w:r>
            </w:fldSimple>
          </w:p>
        </w:tc>
      </w:tr>
      <w:tr w:rsidR="006754BF" w:rsidTr="00172379">
        <w:tc>
          <w:tcPr>
            <w:tcW w:w="1250" w:type="pct"/>
            <w:shd w:val="clear" w:color="auto" w:fill="auto"/>
          </w:tcPr>
          <w:p w:rsidR="006754BF" w:rsidP="00591D6B" w:rsidRDefault="00532AED">
            <w:pPr>
              <w:pStyle w:val="AltB0"/>
            </w:pPr>
            <w:hyperlink w:history="1" w:anchor="LockedOdometer">
              <w:r w:rsidR="00047F0A">
                <w:rPr>
                  <w:rStyle w:val="ac"/>
                </w:rPr>
                <w:t>LockedOdometer</w:t>
              </w:r>
            </w:hyperlink>
          </w:p>
        </w:tc>
        <w:tc>
          <w:tcPr>
            <w:tcW w:w="1250" w:type="pct"/>
          </w:tcPr>
          <w:p w:rsidR="006754BF" w:rsidP="00591D6B" w:rsidRDefault="00ED2625">
            <w:pPr>
              <w:pStyle w:val="AltB0"/>
            </w:pPr>
            <w:r>
              <w:rPr>
                <w:rFonts w:hint="eastAsia"/>
              </w:rPr>
              <w:t>√</w:t>
            </w:r>
          </w:p>
        </w:tc>
        <w:tc>
          <w:tcPr>
            <w:tcW w:w="1250" w:type="pct"/>
            <w:shd w:val="clear" w:color="auto" w:fill="auto"/>
          </w:tcPr>
          <w:p w:rsidR="006754BF" w:rsidP="00591D6B" w:rsidRDefault="00ED2625">
            <w:pPr>
              <w:pStyle w:val="AltB0"/>
            </w:pPr>
            <w:r>
              <w:rPr>
                <w:rFonts w:hint="eastAsia"/>
              </w:rPr>
              <w:t>√</w:t>
            </w:r>
          </w:p>
        </w:tc>
        <w:tc>
          <w:tcPr>
            <w:tcW w:w="1250" w:type="pct"/>
            <w:shd w:val="clear" w:color="auto" w:fill="auto"/>
          </w:tcPr>
          <w:p w:rsidR="006754BF" w:rsidP="00591D6B" w:rsidRDefault="00D32E5B">
            <w:pPr>
              <w:pStyle w:val="AltB0"/>
            </w:pPr>
            <w:r>
              <w:fldChar w:fldCharType="begin"/>
            </w:r>
            <w:r>
              <w:instrText xml:space="preserve"> REF ST_ODOMETER_IMM \h </w:instrText>
            </w:r>
            <w:r>
              <w:fldChar w:fldCharType="separate"/>
            </w:r>
            <w:r w:rsidRPr="00D32E5B" w:rsidR="00DE178B">
              <w:rPr>
                <w:rStyle w:val="DATATYPE"/>
                <w:rFonts w:hint="eastAsia"/>
              </w:rPr>
              <w:t>ST_ODOMETER_IMM</w:t>
            </w:r>
            <w:r>
              <w:fldChar w:fldCharType="end"/>
            </w:r>
          </w:p>
        </w:tc>
      </w:tr>
      <w:tr w:rsidR="00172379" w:rsidTr="00172379">
        <w:tc>
          <w:tcPr>
            <w:tcW w:w="1250" w:type="pct"/>
            <w:shd w:val="clear" w:color="auto" w:fill="auto"/>
          </w:tcPr>
          <w:p w:rsidR="00172379" w:rsidP="00591D6B" w:rsidRDefault="00532AED">
            <w:pPr>
              <w:pStyle w:val="AltB0"/>
            </w:pPr>
            <w:hyperlink w:history="1" w:anchor="LockedTopLocCounter">
              <w:r w:rsidR="00172379">
                <w:rPr>
                  <w:rStyle w:val="ac"/>
                </w:rPr>
                <w:t>LockedTopLocCounter</w:t>
              </w:r>
            </w:hyperlink>
          </w:p>
        </w:tc>
        <w:tc>
          <w:tcPr>
            <w:tcW w:w="1250" w:type="pct"/>
          </w:tcPr>
          <w:p w:rsidR="00172379" w:rsidP="00591D6B" w:rsidRDefault="00172379">
            <w:pPr>
              <w:pStyle w:val="AltB0"/>
            </w:pPr>
            <w:r>
              <w:rPr>
                <w:rFonts w:hint="eastAsia"/>
              </w:rPr>
              <w:t>√</w:t>
            </w:r>
          </w:p>
        </w:tc>
        <w:tc>
          <w:tcPr>
            <w:tcW w:w="1250" w:type="pct"/>
            <w:shd w:val="clear" w:color="auto" w:fill="auto"/>
          </w:tcPr>
          <w:p w:rsidR="00172379" w:rsidP="00591D6B" w:rsidRDefault="00172379">
            <w:pPr>
              <w:pStyle w:val="AltB0"/>
            </w:pPr>
            <w:r>
              <w:rPr>
                <w:rFonts w:hint="eastAsia"/>
              </w:rPr>
              <w:t>√</w:t>
            </w:r>
          </w:p>
        </w:tc>
        <w:tc>
          <w:tcPr>
            <w:tcW w:w="1250" w:type="pct"/>
            <w:shd w:val="clear" w:color="auto" w:fill="auto"/>
          </w:tcPr>
          <w:p w:rsidR="00172379" w:rsidP="00591D6B" w:rsidRDefault="00172379">
            <w:pPr>
              <w:pStyle w:val="AltB0"/>
            </w:pPr>
            <w:r>
              <w:fldChar w:fldCharType="begin"/>
            </w:r>
            <w:r>
              <w:instrText xml:space="preserve"> REF NUMERIC_32 \h  \* MERGEFORMAT </w:instrText>
            </w:r>
            <w:r>
              <w:fldChar w:fldCharType="separate"/>
            </w:r>
            <w:r w:rsidRPr="00190111" w:rsidR="00DE178B">
              <w:rPr>
                <w:rStyle w:val="DATATYPE"/>
              </w:rPr>
              <w:t>NUMERIC_32</w:t>
            </w:r>
            <w:r>
              <w:fldChar w:fldCharType="end"/>
            </w:r>
          </w:p>
        </w:tc>
      </w:tr>
      <w:tr w:rsidR="006754BF" w:rsidTr="00172379">
        <w:tc>
          <w:tcPr>
            <w:tcW w:w="1250" w:type="pct"/>
            <w:shd w:val="clear" w:color="auto" w:fill="auto"/>
          </w:tcPr>
          <w:p w:rsidR="006754BF" w:rsidP="00591D6B" w:rsidRDefault="00532AED">
            <w:pPr>
              <w:pStyle w:val="AltB0"/>
            </w:pPr>
            <w:hyperlink w:history="1" w:anchor="OdometerImm">
              <w:r w:rsidR="0096074C">
                <w:rPr>
                  <w:rStyle w:val="ac"/>
                </w:rPr>
                <w:t>OdometerImm</w:t>
              </w:r>
            </w:hyperlink>
          </w:p>
        </w:tc>
        <w:tc>
          <w:tcPr>
            <w:tcW w:w="1250" w:type="pct"/>
          </w:tcPr>
          <w:p w:rsidR="006754BF" w:rsidP="00591D6B" w:rsidRDefault="00ED2625">
            <w:pPr>
              <w:pStyle w:val="AltB0"/>
            </w:pPr>
            <w:r>
              <w:rPr>
                <w:rFonts w:hint="eastAsia"/>
              </w:rPr>
              <w:t>√</w:t>
            </w:r>
          </w:p>
        </w:tc>
        <w:tc>
          <w:tcPr>
            <w:tcW w:w="1250" w:type="pct"/>
            <w:shd w:val="clear" w:color="auto" w:fill="auto"/>
          </w:tcPr>
          <w:p w:rsidR="006754BF" w:rsidP="00591D6B" w:rsidRDefault="00ED2625">
            <w:pPr>
              <w:pStyle w:val="AltB0"/>
            </w:pPr>
            <w:r>
              <w:rPr>
                <w:rFonts w:hint="eastAsia"/>
              </w:rPr>
              <w:t>×</w:t>
            </w:r>
          </w:p>
        </w:tc>
        <w:tc>
          <w:tcPr>
            <w:tcW w:w="1250" w:type="pct"/>
            <w:shd w:val="clear" w:color="auto" w:fill="auto"/>
          </w:tcPr>
          <w:p w:rsidR="006754BF" w:rsidP="00591D6B" w:rsidRDefault="00D32E5B">
            <w:pPr>
              <w:pStyle w:val="AltB0"/>
            </w:pPr>
            <w:r>
              <w:fldChar w:fldCharType="begin"/>
            </w:r>
            <w:r>
              <w:instrText xml:space="preserve"> REF ST_ODOMETER_IMM \h </w:instrText>
            </w:r>
            <w:r>
              <w:fldChar w:fldCharType="separate"/>
            </w:r>
            <w:r w:rsidRPr="00D32E5B" w:rsidR="00DE178B">
              <w:rPr>
                <w:rStyle w:val="DATATYPE"/>
                <w:rFonts w:hint="eastAsia"/>
              </w:rPr>
              <w:t>ST_ODOMETER_IMM</w:t>
            </w:r>
            <w:r>
              <w:fldChar w:fldCharType="end"/>
            </w:r>
          </w:p>
        </w:tc>
      </w:tr>
      <w:tr w:rsidR="006754BF" w:rsidTr="00172379">
        <w:tc>
          <w:tcPr>
            <w:tcW w:w="1250" w:type="pct"/>
            <w:shd w:val="clear" w:color="auto" w:fill="auto"/>
          </w:tcPr>
          <w:p w:rsidR="006754BF" w:rsidP="00591D6B" w:rsidRDefault="00532AED">
            <w:pPr>
              <w:pStyle w:val="AltB0"/>
            </w:pPr>
            <w:hyperlink w:history="1" w:anchor="SensorTestFlag">
              <w:r w:rsidR="00047F0A">
                <w:rPr>
                  <w:rStyle w:val="ac"/>
                </w:rPr>
                <w:t>SensorTestFlag</w:t>
              </w:r>
            </w:hyperlink>
          </w:p>
        </w:tc>
        <w:tc>
          <w:tcPr>
            <w:tcW w:w="1250" w:type="pct"/>
          </w:tcPr>
          <w:p w:rsidR="006754BF" w:rsidP="00591D6B" w:rsidRDefault="00ED2625">
            <w:pPr>
              <w:pStyle w:val="AltB0"/>
            </w:pPr>
            <w:r>
              <w:rPr>
                <w:rFonts w:hint="eastAsia"/>
              </w:rPr>
              <w:t>√</w:t>
            </w:r>
          </w:p>
        </w:tc>
        <w:tc>
          <w:tcPr>
            <w:tcW w:w="1250" w:type="pct"/>
            <w:shd w:val="clear" w:color="auto" w:fill="auto"/>
          </w:tcPr>
          <w:p w:rsidR="006754BF" w:rsidP="00591D6B" w:rsidRDefault="00ED2625">
            <w:pPr>
              <w:pStyle w:val="AltB0"/>
            </w:pPr>
            <w:r>
              <w:rPr>
                <w:rFonts w:hint="eastAsia"/>
              </w:rPr>
              <w:t>√</w:t>
            </w:r>
          </w:p>
        </w:tc>
        <w:tc>
          <w:tcPr>
            <w:tcW w:w="1250" w:type="pct"/>
            <w:shd w:val="clear" w:color="auto" w:fill="auto"/>
          </w:tcPr>
          <w:p w:rsidR="006754BF" w:rsidP="00591D6B" w:rsidRDefault="004E6C7B">
            <w:pPr>
              <w:pStyle w:val="AltB0"/>
            </w:pPr>
            <w:fldSimple w:instr=" REF BOOLEAN  \* MERGEFORMAT ">
              <w:r w:rsidRPr="00190111" w:rsidR="00DE178B">
                <w:rPr>
                  <w:rStyle w:val="DATATYPE"/>
                </w:rPr>
                <w:t>BOOLEAN</w:t>
              </w:r>
            </w:fldSimple>
          </w:p>
        </w:tc>
      </w:tr>
      <w:tr w:rsidR="006754BF" w:rsidTr="00172379">
        <w:tc>
          <w:tcPr>
            <w:tcW w:w="1250" w:type="pct"/>
            <w:shd w:val="clear" w:color="auto" w:fill="auto"/>
          </w:tcPr>
          <w:p w:rsidR="006754BF" w:rsidP="00591D6B" w:rsidRDefault="00532AED">
            <w:pPr>
              <w:pStyle w:val="AltB0"/>
            </w:pPr>
            <w:hyperlink w:history="1" w:anchor="TopLocCounter">
              <w:r w:rsidR="00047F0A">
                <w:rPr>
                  <w:rStyle w:val="ac"/>
                </w:rPr>
                <w:t>TopLocCounter</w:t>
              </w:r>
            </w:hyperlink>
          </w:p>
        </w:tc>
        <w:tc>
          <w:tcPr>
            <w:tcW w:w="1250" w:type="pct"/>
          </w:tcPr>
          <w:p w:rsidR="006754BF" w:rsidP="00591D6B" w:rsidRDefault="00ED2625">
            <w:pPr>
              <w:pStyle w:val="AltB0"/>
            </w:pPr>
            <w:r>
              <w:rPr>
                <w:rFonts w:hint="eastAsia"/>
              </w:rPr>
              <w:t>√</w:t>
            </w:r>
          </w:p>
        </w:tc>
        <w:tc>
          <w:tcPr>
            <w:tcW w:w="1250" w:type="pct"/>
            <w:shd w:val="clear" w:color="auto" w:fill="auto"/>
          </w:tcPr>
          <w:p w:rsidR="006754BF" w:rsidP="00591D6B" w:rsidRDefault="00ED2625">
            <w:pPr>
              <w:pStyle w:val="AltB0"/>
            </w:pPr>
            <w:r>
              <w:rPr>
                <w:rFonts w:hint="eastAsia"/>
              </w:rPr>
              <w:t>√</w:t>
            </w:r>
          </w:p>
        </w:tc>
        <w:tc>
          <w:tcPr>
            <w:tcW w:w="1250" w:type="pct"/>
            <w:shd w:val="clear" w:color="auto" w:fill="auto"/>
          </w:tcPr>
          <w:p w:rsidR="006754BF" w:rsidP="00591D6B" w:rsidRDefault="00E37371">
            <w:pPr>
              <w:pStyle w:val="AltB0"/>
            </w:pPr>
            <w:r>
              <w:fldChar w:fldCharType="begin"/>
            </w:r>
            <w:r>
              <w:instrText xml:space="preserve"> REF NUMERIC_32 \h  \* MERGEFORMAT </w:instrText>
            </w:r>
            <w:r>
              <w:fldChar w:fldCharType="separate"/>
            </w:r>
            <w:r w:rsidRPr="00190111" w:rsidR="00DE178B">
              <w:rPr>
                <w:rStyle w:val="DATATYPE"/>
              </w:rPr>
              <w:t>NUMERIC_32</w:t>
            </w:r>
            <w:r>
              <w:fldChar w:fldCharType="end"/>
            </w:r>
          </w:p>
        </w:tc>
      </w:tr>
    </w:tbl>
    <w:p w:rsidR="000F3C47" w:rsidP="00C93484" w:rsidRDefault="000F3C47">
      <w:pPr>
        <w:pStyle w:val="Reqtify"/>
      </w:pPr>
    </w:p>
    <w:p w:rsidR="000F3C47" w:rsidP="00934391" w:rsidRDefault="000F3C47">
      <w:pPr>
        <w:pStyle w:val="3"/>
      </w:pPr>
      <w:r>
        <w:rPr>
          <w:rFonts w:hint="eastAsia"/>
        </w:rPr>
        <w:t>Processing</w:t>
      </w:r>
    </w:p>
    <w:p w:rsidRPr="00775C55" w:rsidR="000F3C47" w:rsidP="00C93484" w:rsidRDefault="000F3C47">
      <w:pPr>
        <w:pStyle w:val="Reqtify"/>
      </w:pPr>
    </w:p>
    <w:p w:rsidRPr="00A61D30" w:rsidR="000F3C47" w:rsidP="0012674A" w:rsidRDefault="000F3C47">
      <w:pPr>
        <w:pStyle w:val="4"/>
      </w:pPr>
      <w:r>
        <w:rPr>
          <w:rFonts w:hint="eastAsia"/>
        </w:rPr>
        <w:t>Odometer information</w:t>
      </w:r>
    </w:p>
    <w:p w:rsidRPr="004863AE" w:rsidR="000F3C47" w:rsidP="00C93484" w:rsidRDefault="000F3C47">
      <w:pPr>
        <w:pStyle w:val="Reqtify"/>
      </w:pPr>
      <w:r>
        <w:rPr>
          <w:rFonts w:hint="eastAsia"/>
        </w:rPr>
        <w:t>编码里程计运行过程中的安全性由其齿数齿号一致性的检查来保证，因此</w:t>
      </w:r>
      <w:r>
        <w:rPr>
          <w:rFonts w:hint="eastAsia"/>
        </w:rPr>
        <w:t>ATP</w:t>
      </w:r>
      <w:r>
        <w:rPr>
          <w:rFonts w:hint="eastAsia"/>
        </w:rPr>
        <w:t>需在每次中断中锁存</w:t>
      </w:r>
      <w:r w:rsidR="00F41616">
        <w:rPr>
          <w:rFonts w:hint="eastAsia"/>
        </w:rPr>
        <w:t>VPB</w:t>
      </w:r>
      <w:r>
        <w:rPr>
          <w:rFonts w:hint="eastAsia"/>
        </w:rPr>
        <w:t>齿数和齿号寄存器中的值</w:t>
      </w:r>
      <w:r w:rsidR="00276523">
        <w:rPr>
          <w:rFonts w:hint="eastAsia"/>
        </w:rPr>
        <w:t>，如</w:t>
      </w:r>
      <w:r w:rsidR="00276523">
        <w:fldChar w:fldCharType="begin"/>
      </w:r>
      <w:r w:rsidR="00276523">
        <w:instrText xml:space="preserve"> </w:instrText>
      </w:r>
      <w:r w:rsidR="00276523">
        <w:rPr>
          <w:rFonts w:hint="eastAsia"/>
        </w:rPr>
        <w:instrText>REF _Ref347568874 \h</w:instrText>
      </w:r>
      <w:r w:rsidR="00276523">
        <w:instrText xml:space="preserve"> </w:instrText>
      </w:r>
      <w:r w:rsidR="00276523">
        <w:fldChar w:fldCharType="separate"/>
      </w:r>
      <w:r w:rsidR="00DE178B">
        <w:t xml:space="preserve">Table </w:t>
      </w:r>
      <w:r w:rsidR="00DE178B">
        <w:rPr>
          <w:noProof/>
        </w:rPr>
        <w:t>5</w:t>
      </w:r>
      <w:r w:rsidR="00DE178B">
        <w:noBreakHyphen/>
      </w:r>
      <w:r w:rsidR="00DE178B">
        <w:rPr>
          <w:noProof/>
        </w:rPr>
        <w:t>6</w:t>
      </w:r>
      <w:r w:rsidR="00276523">
        <w:fldChar w:fldCharType="end"/>
      </w:r>
      <w:r w:rsidR="00276523">
        <w:rPr>
          <w:rFonts w:hint="eastAsia"/>
        </w:rPr>
        <w:t>所示</w:t>
      </w:r>
      <w:r>
        <w:rPr>
          <w:rFonts w:hint="eastAsia"/>
        </w:rPr>
        <w:t>，在主任务中进行判断。而当编码里程计未发生转动时，</w:t>
      </w:r>
      <w:r>
        <w:rPr>
          <w:rFonts w:hint="eastAsia"/>
        </w:rPr>
        <w:t>ATP</w:t>
      </w:r>
      <w:r>
        <w:rPr>
          <w:rFonts w:hint="eastAsia"/>
        </w:rPr>
        <w:t>还需驱动</w:t>
      </w:r>
      <w:r w:rsidR="00F41616">
        <w:rPr>
          <w:rFonts w:hint="eastAsia"/>
        </w:rPr>
        <w:t>VPB</w:t>
      </w:r>
      <w:r>
        <w:rPr>
          <w:rFonts w:hint="eastAsia"/>
        </w:rPr>
        <w:t>对里程计的各路传感器进行测试，并通过传感器返回的导通状态来判断里程计是否工作正常。</w:t>
      </w:r>
    </w:p>
    <w:p w:rsidRPr="005A0A3D" w:rsidR="000F3C47" w:rsidP="00C93484" w:rsidRDefault="000F3C47">
      <w:pPr>
        <w:pStyle w:val="Reqtify"/>
      </w:pPr>
      <w:r>
        <w:rPr>
          <w:rFonts w:hint="eastAsia"/>
        </w:rPr>
        <w:t xml:space="preserve">The </w:t>
      </w:r>
      <w:r w:rsidR="002F5731">
        <w:rPr>
          <w:rFonts w:hint="eastAsia"/>
        </w:rPr>
        <w:t xml:space="preserve">consistency </w:t>
      </w:r>
      <w:r>
        <w:rPr>
          <w:rFonts w:hint="eastAsia"/>
        </w:rPr>
        <w:t>of c</w:t>
      </w:r>
      <w:r w:rsidRPr="005A0A3D">
        <w:rPr>
          <w:rFonts w:hint="eastAsia"/>
        </w:rPr>
        <w:t>og count</w:t>
      </w:r>
      <w:r>
        <w:rPr>
          <w:rFonts w:hint="eastAsia"/>
        </w:rPr>
        <w:t xml:space="preserve"> and c</w:t>
      </w:r>
      <w:r w:rsidRPr="005A0A3D">
        <w:rPr>
          <w:rFonts w:hint="eastAsia"/>
        </w:rPr>
        <w:t>og code make</w:t>
      </w:r>
      <w:r>
        <w:rPr>
          <w:rFonts w:hint="eastAsia"/>
        </w:rPr>
        <w:t>s</w:t>
      </w:r>
      <w:r w:rsidRPr="005A0A3D">
        <w:rPr>
          <w:rFonts w:hint="eastAsia"/>
        </w:rPr>
        <w:t xml:space="preserve"> sure the safety during the processing of </w:t>
      </w:r>
      <w:r>
        <w:rPr>
          <w:rFonts w:hint="eastAsia"/>
        </w:rPr>
        <w:t>c</w:t>
      </w:r>
      <w:r w:rsidRPr="005A0A3D">
        <w:t>od</w:t>
      </w:r>
      <w:r>
        <w:rPr>
          <w:rFonts w:hint="eastAsia"/>
        </w:rPr>
        <w:t>ed</w:t>
      </w:r>
      <w:r w:rsidRPr="005A0A3D">
        <w:t xml:space="preserve"> odometer</w:t>
      </w:r>
      <w:r w:rsidRPr="005A0A3D">
        <w:rPr>
          <w:rFonts w:hint="eastAsia"/>
        </w:rPr>
        <w:t>, so ATP need</w:t>
      </w:r>
      <w:r>
        <w:rPr>
          <w:rFonts w:hint="eastAsia"/>
        </w:rPr>
        <w:t>s</w:t>
      </w:r>
      <w:r w:rsidRPr="005A0A3D">
        <w:rPr>
          <w:rFonts w:hint="eastAsia"/>
        </w:rPr>
        <w:t xml:space="preserve"> to save the value of cog count</w:t>
      </w:r>
      <w:r>
        <w:rPr>
          <w:rFonts w:hint="eastAsia"/>
        </w:rPr>
        <w:t xml:space="preserve"> and </w:t>
      </w:r>
      <w:r w:rsidRPr="005A0A3D">
        <w:rPr>
          <w:rFonts w:hint="eastAsia"/>
        </w:rPr>
        <w:t>cog code in each interrupt</w:t>
      </w:r>
      <w:r w:rsidR="00276523">
        <w:rPr>
          <w:rFonts w:hint="eastAsia"/>
        </w:rPr>
        <w:t xml:space="preserve"> as shown in </w:t>
      </w:r>
      <w:r w:rsidR="00276523">
        <w:fldChar w:fldCharType="begin"/>
      </w:r>
      <w:r w:rsidR="00276523">
        <w:instrText xml:space="preserve"> </w:instrText>
      </w:r>
      <w:r w:rsidR="00276523">
        <w:rPr>
          <w:rFonts w:hint="eastAsia"/>
        </w:rPr>
        <w:instrText>REF _Ref347568874 \h</w:instrText>
      </w:r>
      <w:r w:rsidR="00276523">
        <w:instrText xml:space="preserve"> </w:instrText>
      </w:r>
      <w:r w:rsidR="00276523">
        <w:fldChar w:fldCharType="separate"/>
      </w:r>
      <w:r w:rsidR="00DE178B">
        <w:t xml:space="preserve">Table </w:t>
      </w:r>
      <w:r w:rsidR="00DE178B">
        <w:rPr>
          <w:noProof/>
        </w:rPr>
        <w:t>5</w:t>
      </w:r>
      <w:r w:rsidR="00DE178B">
        <w:noBreakHyphen/>
      </w:r>
      <w:r w:rsidR="00DE178B">
        <w:rPr>
          <w:noProof/>
        </w:rPr>
        <w:t>6</w:t>
      </w:r>
      <w:r w:rsidR="00276523">
        <w:fldChar w:fldCharType="end"/>
      </w:r>
      <w:r w:rsidRPr="005A0A3D">
        <w:rPr>
          <w:rFonts w:hint="eastAsia"/>
        </w:rPr>
        <w:t>,</w:t>
      </w:r>
      <w:r>
        <w:rPr>
          <w:rFonts w:hint="eastAsia"/>
        </w:rPr>
        <w:t xml:space="preserve"> and </w:t>
      </w:r>
      <w:r w:rsidRPr="005A0A3D">
        <w:rPr>
          <w:rFonts w:hint="eastAsia"/>
        </w:rPr>
        <w:t xml:space="preserve">judge it in the main task. However when the </w:t>
      </w:r>
      <w:r>
        <w:rPr>
          <w:rFonts w:hint="eastAsia"/>
        </w:rPr>
        <w:t>c</w:t>
      </w:r>
      <w:r w:rsidRPr="005A0A3D">
        <w:t>od</w:t>
      </w:r>
      <w:r>
        <w:rPr>
          <w:rFonts w:hint="eastAsia"/>
        </w:rPr>
        <w:t>ed</w:t>
      </w:r>
      <w:r w:rsidRPr="005A0A3D">
        <w:t xml:space="preserve"> odometer</w:t>
      </w:r>
      <w:r w:rsidRPr="005A0A3D">
        <w:rPr>
          <w:rFonts w:hint="eastAsia"/>
        </w:rPr>
        <w:t xml:space="preserve"> </w:t>
      </w:r>
      <w:r>
        <w:rPr>
          <w:rFonts w:hint="eastAsia"/>
        </w:rPr>
        <w:t>does</w:t>
      </w:r>
      <w:r w:rsidRPr="005A0A3D">
        <w:rPr>
          <w:rFonts w:hint="eastAsia"/>
        </w:rPr>
        <w:t xml:space="preserve"> not move, ATP need</w:t>
      </w:r>
      <w:r>
        <w:rPr>
          <w:rFonts w:hint="eastAsia"/>
        </w:rPr>
        <w:t>s</w:t>
      </w:r>
      <w:r w:rsidRPr="005A0A3D">
        <w:rPr>
          <w:rFonts w:hint="eastAsia"/>
        </w:rPr>
        <w:t xml:space="preserve"> to driver </w:t>
      </w:r>
      <w:r w:rsidR="00F41616">
        <w:rPr>
          <w:rFonts w:hint="eastAsia"/>
        </w:rPr>
        <w:t>VPB</w:t>
      </w:r>
      <w:r w:rsidRPr="005A0A3D">
        <w:rPr>
          <w:rFonts w:hint="eastAsia"/>
        </w:rPr>
        <w:t xml:space="preserve"> board in order to test every sensor in the odometer. In addition, ATP </w:t>
      </w:r>
      <w:r w:rsidRPr="005A0A3D">
        <w:t>needs</w:t>
      </w:r>
      <w:r w:rsidRPr="005A0A3D">
        <w:rPr>
          <w:rFonts w:hint="eastAsia"/>
        </w:rPr>
        <w:t xml:space="preserve"> to judge the working status of odometer through the </w:t>
      </w:r>
      <w:r>
        <w:rPr>
          <w:rFonts w:hint="eastAsia"/>
        </w:rPr>
        <w:t>conduction</w:t>
      </w:r>
      <w:r w:rsidRPr="005A0A3D">
        <w:rPr>
          <w:rFonts w:hint="eastAsia"/>
        </w:rPr>
        <w:t xml:space="preserve"> status returning from the sensor.</w:t>
      </w:r>
    </w:p>
    <w:p w:rsidR="000F3C47" w:rsidP="00C93484" w:rsidRDefault="000F3C47">
      <w:pPr>
        <w:pStyle w:val="Reqtify"/>
      </w:pPr>
    </w:p>
    <w:p w:rsidRPr="00775C55" w:rsidR="00276523" w:rsidP="00276523" w:rsidRDefault="00276523">
      <w:pPr>
        <w:pStyle w:val="affc"/>
      </w:pPr>
      <w:bookmarkStart w:name="_Ref347568874" w:id="4120"/>
      <w:bookmarkStart w:name="_Toc349031240" w:id="4121"/>
      <w:bookmarkStart w:name="_Toc376183072" w:id="4122"/>
      <w:bookmarkStart w:name="_Toc392230045" w:id="4123"/>
      <w:r>
        <w:t xml:space="preserve">Table </w:t>
      </w:r>
      <w:r w:rsidR="00FA0FBB">
        <w:fldChar w:fldCharType="begin"/>
      </w:r>
      <w:r w:rsidR="00FA0FBB">
        <w:instrText xml:space="preserve"> STYLEREF 1 \s </w:instrText>
      </w:r>
      <w:r w:rsidR="00FA0FBB">
        <w:fldChar w:fldCharType="separate"/>
      </w:r>
      <w:r w:rsidR="00DE178B">
        <w:t>5</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6</w:t>
      </w:r>
      <w:r w:rsidR="00FA0FBB">
        <w:fldChar w:fldCharType="end"/>
      </w:r>
      <w:bookmarkEnd w:id="4120"/>
      <w:r>
        <w:rPr>
          <w:rFonts w:hint="eastAsia"/>
        </w:rPr>
        <w:t xml:space="preserve"> Odometer information in interrupt</w:t>
      </w:r>
      <w:bookmarkEnd w:id="4121"/>
      <w:bookmarkEnd w:id="4122"/>
      <w:bookmarkEnd w:id="4123"/>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41"/>
        <w:gridCol w:w="2136"/>
        <w:gridCol w:w="3256"/>
        <w:gridCol w:w="3653"/>
      </w:tblGrid>
      <w:tr w:rsidRPr="00785CC7" w:rsidR="00276523" w:rsidTr="00276523">
        <w:tc>
          <w:tcPr>
            <w:tcW w:w="1280" w:type="pct"/>
            <w:gridSpan w:val="2"/>
            <w:tcBorders>
              <w:top w:val="single" w:color="000000" w:sz="12" w:space="0"/>
              <w:bottom w:val="single" w:color="000000" w:sz="4" w:space="0"/>
            </w:tcBorders>
            <w:shd w:val="clear" w:color="auto" w:fill="E0E0E0"/>
          </w:tcPr>
          <w:p w:rsidR="00276523" w:rsidP="00FA0FBB" w:rsidRDefault="00276523">
            <w:pPr>
              <w:pStyle w:val="af6"/>
            </w:pPr>
            <w:r>
              <w:rPr>
                <w:rFonts w:hint="eastAsia"/>
              </w:rPr>
              <w:t>Identification</w:t>
            </w:r>
          </w:p>
        </w:tc>
        <w:tc>
          <w:tcPr>
            <w:tcW w:w="1753" w:type="pct"/>
            <w:tcBorders>
              <w:top w:val="single" w:color="000000" w:sz="12" w:space="0"/>
              <w:bottom w:val="single" w:color="000000" w:sz="4" w:space="0"/>
            </w:tcBorders>
            <w:shd w:val="clear" w:color="auto" w:fill="E0E0E0"/>
          </w:tcPr>
          <w:p w:rsidR="00276523" w:rsidP="00FA0FBB" w:rsidRDefault="00276523">
            <w:pPr>
              <w:pStyle w:val="af6"/>
            </w:pPr>
            <w:r w:rsidRPr="00C65F6B">
              <w:t>Logical Type</w:t>
            </w:r>
          </w:p>
        </w:tc>
        <w:tc>
          <w:tcPr>
            <w:tcW w:w="1967" w:type="pct"/>
            <w:tcBorders>
              <w:top w:val="single" w:color="000000" w:sz="12" w:space="0"/>
              <w:bottom w:val="single" w:color="000000" w:sz="4" w:space="0"/>
            </w:tcBorders>
            <w:shd w:val="clear" w:color="auto" w:fill="E0E0E0"/>
          </w:tcPr>
          <w:p w:rsidR="00276523" w:rsidP="00FA0FBB" w:rsidRDefault="00276523">
            <w:pPr>
              <w:pStyle w:val="af6"/>
            </w:pPr>
            <w:r>
              <w:rPr>
                <w:rFonts w:hint="eastAsia"/>
              </w:rPr>
              <w:t>Description</w:t>
            </w:r>
          </w:p>
        </w:tc>
      </w:tr>
      <w:tr w:rsidR="00D32E5B" w:rsidTr="00D32E5B">
        <w:tc>
          <w:tcPr>
            <w:tcW w:w="1280" w:type="pct"/>
            <w:gridSpan w:val="2"/>
          </w:tcPr>
          <w:p w:rsidRPr="00D32E5B" w:rsidR="00D32E5B" w:rsidP="00591D6B" w:rsidRDefault="00D32E5B">
            <w:pPr>
              <w:pStyle w:val="AltB0"/>
              <w:rPr>
                <w:rStyle w:val="DATATYPE"/>
              </w:rPr>
            </w:pPr>
            <w:bookmarkStart w:name="ST_ODOMETER_IMM" w:id="4124"/>
            <w:r w:rsidRPr="00D32E5B">
              <w:rPr>
                <w:rStyle w:val="DATATYPE"/>
                <w:rFonts w:hint="eastAsia"/>
              </w:rPr>
              <w:t>ST_ODOMETER_IMM</w:t>
            </w:r>
            <w:bookmarkEnd w:id="4124"/>
          </w:p>
        </w:tc>
        <w:tc>
          <w:tcPr>
            <w:tcW w:w="1753" w:type="pct"/>
            <w:shd w:val="clear" w:color="auto" w:fill="auto"/>
          </w:tcPr>
          <w:p w:rsidR="00D32E5B" w:rsidP="00591D6B" w:rsidRDefault="00D32E5B">
            <w:pPr>
              <w:pStyle w:val="AltB0"/>
            </w:pPr>
          </w:p>
        </w:tc>
        <w:tc>
          <w:tcPr>
            <w:tcW w:w="1967" w:type="pct"/>
            <w:shd w:val="clear" w:color="auto" w:fill="auto"/>
          </w:tcPr>
          <w:p w:rsidR="00D32E5B" w:rsidP="00591D6B" w:rsidRDefault="00D32E5B">
            <w:pPr>
              <w:pStyle w:val="AltB0"/>
            </w:pPr>
          </w:p>
        </w:tc>
      </w:tr>
      <w:tr w:rsidR="00276523" w:rsidTr="00C41627">
        <w:tc>
          <w:tcPr>
            <w:tcW w:w="130" w:type="pct"/>
          </w:tcPr>
          <w:p w:rsidR="00276523" w:rsidP="00591D6B" w:rsidRDefault="00276523">
            <w:pPr>
              <w:pStyle w:val="AltB0"/>
            </w:pPr>
          </w:p>
        </w:tc>
        <w:tc>
          <w:tcPr>
            <w:tcW w:w="1150" w:type="pct"/>
            <w:shd w:val="clear" w:color="auto" w:fill="auto"/>
          </w:tcPr>
          <w:p w:rsidRPr="00D32E5B" w:rsidR="00276523" w:rsidP="00591D6B" w:rsidRDefault="00047F0A">
            <w:pPr>
              <w:pStyle w:val="AltB0"/>
            </w:pPr>
            <w:bookmarkStart w:name="CogCounter" w:id="4125"/>
            <w:r w:rsidRPr="00D32E5B">
              <w:t>CogCounter</w:t>
            </w:r>
            <w:bookmarkEnd w:id="4125"/>
          </w:p>
        </w:tc>
        <w:tc>
          <w:tcPr>
            <w:tcW w:w="1753" w:type="pct"/>
            <w:shd w:val="clear" w:color="auto" w:fill="auto"/>
          </w:tcPr>
          <w:p w:rsidR="00276523" w:rsidP="00591D6B" w:rsidRDefault="00276523">
            <w:pPr>
              <w:pStyle w:val="AltB0"/>
            </w:pPr>
            <w:r>
              <w:fldChar w:fldCharType="begin"/>
            </w:r>
            <w:r>
              <w:instrText xml:space="preserve"> </w:instrText>
            </w:r>
            <w:r>
              <w:rPr>
                <w:rFonts w:hint="eastAsia"/>
              </w:rPr>
              <w:instrText>REF NUMERIC_32 \h</w:instrText>
            </w:r>
            <w:r>
              <w:instrText xml:space="preserve"> </w:instrText>
            </w:r>
            <w:r w:rsidR="00D32E5B">
              <w:instrText xml:space="preserve"> \* MERGEFORMAT </w:instrText>
            </w:r>
            <w:r>
              <w:fldChar w:fldCharType="separate"/>
            </w:r>
            <w:r w:rsidRPr="00190111" w:rsidR="00DE178B">
              <w:rPr>
                <w:rStyle w:val="DATATYPE"/>
              </w:rPr>
              <w:t>NUMERIC_32</w:t>
            </w:r>
            <w:r>
              <w:fldChar w:fldCharType="end"/>
            </w:r>
          </w:p>
        </w:tc>
        <w:tc>
          <w:tcPr>
            <w:tcW w:w="1967" w:type="pct"/>
            <w:shd w:val="clear" w:color="auto" w:fill="auto"/>
          </w:tcPr>
          <w:p w:rsidR="00276523" w:rsidP="00591D6B" w:rsidRDefault="00276523">
            <w:pPr>
              <w:pStyle w:val="AltB0"/>
            </w:pPr>
            <w:r>
              <w:rPr>
                <w:rFonts w:hint="eastAsia"/>
              </w:rPr>
              <w:t>该中断齿数</w:t>
            </w:r>
          </w:p>
        </w:tc>
      </w:tr>
      <w:tr w:rsidR="00276523" w:rsidTr="00C41627">
        <w:tc>
          <w:tcPr>
            <w:tcW w:w="130" w:type="pct"/>
          </w:tcPr>
          <w:p w:rsidR="00276523" w:rsidP="00591D6B" w:rsidRDefault="00276523">
            <w:pPr>
              <w:pStyle w:val="AltB0"/>
            </w:pPr>
          </w:p>
        </w:tc>
        <w:tc>
          <w:tcPr>
            <w:tcW w:w="1150" w:type="pct"/>
            <w:shd w:val="clear" w:color="auto" w:fill="auto"/>
          </w:tcPr>
          <w:p w:rsidRPr="00D32E5B" w:rsidR="00276523" w:rsidP="00591D6B" w:rsidRDefault="00276523">
            <w:pPr>
              <w:pStyle w:val="AltB0"/>
            </w:pPr>
            <w:bookmarkStart w:name="TopLocValid" w:id="4126"/>
            <w:r w:rsidRPr="00D32E5B">
              <w:rPr>
                <w:rFonts w:hint="eastAsia"/>
              </w:rPr>
              <w:t>TopLocValid</w:t>
            </w:r>
            <w:bookmarkEnd w:id="4126"/>
          </w:p>
        </w:tc>
        <w:tc>
          <w:tcPr>
            <w:tcW w:w="1753" w:type="pct"/>
            <w:shd w:val="clear" w:color="auto" w:fill="auto"/>
          </w:tcPr>
          <w:p w:rsidR="00276523" w:rsidP="00591D6B" w:rsidRDefault="00276523">
            <w:pPr>
              <w:pStyle w:val="AltB0"/>
            </w:pPr>
            <w:r>
              <w:fldChar w:fldCharType="begin"/>
            </w:r>
            <w:r>
              <w:instrText xml:space="preserve"> </w:instrText>
            </w:r>
            <w:r>
              <w:rPr>
                <w:rFonts w:hint="eastAsia"/>
              </w:rPr>
              <w:instrText>REF NUMERIC_32 \h</w:instrText>
            </w:r>
            <w:r>
              <w:instrText xml:space="preserve"> </w:instrText>
            </w:r>
            <w:r w:rsidR="00D32E5B">
              <w:instrText xml:space="preserve"> \* MERGEFORMAT </w:instrText>
            </w:r>
            <w:r>
              <w:fldChar w:fldCharType="separate"/>
            </w:r>
            <w:r w:rsidRPr="00190111" w:rsidR="00DE178B">
              <w:rPr>
                <w:rStyle w:val="DATATYPE"/>
              </w:rPr>
              <w:t>NUMERIC_32</w:t>
            </w:r>
            <w:r>
              <w:fldChar w:fldCharType="end"/>
            </w:r>
          </w:p>
        </w:tc>
        <w:tc>
          <w:tcPr>
            <w:tcW w:w="1967" w:type="pct"/>
            <w:shd w:val="clear" w:color="auto" w:fill="auto"/>
          </w:tcPr>
          <w:p w:rsidR="00276523" w:rsidP="00591D6B" w:rsidRDefault="00276523">
            <w:pPr>
              <w:pStyle w:val="AltB0"/>
            </w:pPr>
            <w:r>
              <w:rPr>
                <w:rFonts w:hint="eastAsia"/>
              </w:rPr>
              <w:t>该中断检测到</w:t>
            </w:r>
            <w:r>
              <w:rPr>
                <w:rFonts w:hint="eastAsia"/>
              </w:rPr>
              <w:t>Top-loc</w:t>
            </w:r>
          </w:p>
        </w:tc>
      </w:tr>
      <w:tr w:rsidR="00276523" w:rsidTr="00C41627">
        <w:tc>
          <w:tcPr>
            <w:tcW w:w="130" w:type="pct"/>
          </w:tcPr>
          <w:p w:rsidR="00276523" w:rsidP="00591D6B" w:rsidRDefault="00276523">
            <w:pPr>
              <w:pStyle w:val="AltB0"/>
            </w:pPr>
          </w:p>
        </w:tc>
        <w:tc>
          <w:tcPr>
            <w:tcW w:w="1150" w:type="pct"/>
            <w:shd w:val="clear" w:color="auto" w:fill="auto"/>
          </w:tcPr>
          <w:p w:rsidRPr="00D32E5B" w:rsidR="00276523" w:rsidP="00591D6B" w:rsidRDefault="00276523">
            <w:pPr>
              <w:pStyle w:val="AltB0"/>
            </w:pPr>
            <w:bookmarkStart w:name="CogCode" w:id="4127"/>
            <w:r w:rsidRPr="00D32E5B">
              <w:rPr>
                <w:rFonts w:hint="eastAsia"/>
              </w:rPr>
              <w:t>CogCode</w:t>
            </w:r>
            <w:bookmarkEnd w:id="4127"/>
          </w:p>
        </w:tc>
        <w:tc>
          <w:tcPr>
            <w:tcW w:w="1753" w:type="pct"/>
            <w:shd w:val="clear" w:color="auto" w:fill="auto"/>
          </w:tcPr>
          <w:p w:rsidR="00276523" w:rsidP="00591D6B" w:rsidRDefault="00276523">
            <w:pPr>
              <w:pStyle w:val="AltB0"/>
            </w:pPr>
            <w:r>
              <w:fldChar w:fldCharType="begin"/>
            </w:r>
            <w:r>
              <w:instrText xml:space="preserve"> </w:instrText>
            </w:r>
            <w:r>
              <w:rPr>
                <w:rFonts w:hint="eastAsia"/>
              </w:rPr>
              <w:instrText>REF NUMERIC_32 \h</w:instrText>
            </w:r>
            <w:r>
              <w:instrText xml:space="preserve"> </w:instrText>
            </w:r>
            <w:r w:rsidR="00D32E5B">
              <w:instrText xml:space="preserve"> \* MERGEFORMAT </w:instrText>
            </w:r>
            <w:r>
              <w:fldChar w:fldCharType="separate"/>
            </w:r>
            <w:r w:rsidRPr="00190111" w:rsidR="00DE178B">
              <w:rPr>
                <w:rStyle w:val="DATATYPE"/>
              </w:rPr>
              <w:t>NUMERIC_32</w:t>
            </w:r>
            <w:r>
              <w:fldChar w:fldCharType="end"/>
            </w:r>
          </w:p>
        </w:tc>
        <w:tc>
          <w:tcPr>
            <w:tcW w:w="1967" w:type="pct"/>
            <w:shd w:val="clear" w:color="auto" w:fill="auto"/>
          </w:tcPr>
          <w:p w:rsidR="00276523" w:rsidP="00591D6B" w:rsidRDefault="00276523">
            <w:pPr>
              <w:pStyle w:val="AltB0"/>
            </w:pPr>
            <w:r>
              <w:rPr>
                <w:rFonts w:hint="eastAsia"/>
              </w:rPr>
              <w:t>该中断齿号寄存器值</w:t>
            </w:r>
          </w:p>
        </w:tc>
      </w:tr>
      <w:tr w:rsidR="0008347A" w:rsidTr="00C41627">
        <w:trPr>
          <w:ins w:author="常鸣" w:date="2014-07-02T08:38:00Z" w:id="4128"/>
        </w:trPr>
        <w:tc>
          <w:tcPr>
            <w:tcW w:w="130" w:type="pct"/>
          </w:tcPr>
          <w:p w:rsidR="0008347A" w:rsidP="00591D6B" w:rsidRDefault="0008347A">
            <w:pPr>
              <w:pStyle w:val="AltB0"/>
              <w:rPr>
                <w:ins w:author="常鸣" w:date="2014-07-02T08:38:00Z" w:id="4129"/>
              </w:rPr>
            </w:pPr>
          </w:p>
        </w:tc>
        <w:tc>
          <w:tcPr>
            <w:tcW w:w="1150" w:type="pct"/>
            <w:shd w:val="clear" w:color="auto" w:fill="auto"/>
          </w:tcPr>
          <w:p w:rsidRPr="00D32E5B" w:rsidR="0008347A" w:rsidP="009E2A54" w:rsidRDefault="0008347A">
            <w:pPr>
              <w:pStyle w:val="AltB0"/>
              <w:rPr>
                <w:ins w:author="常鸣" w:date="2014-07-02T08:38:00Z" w:id="4130"/>
              </w:rPr>
            </w:pPr>
            <w:bookmarkStart w:name="CalCogCounter" w:id="4131"/>
            <w:ins w:author="常鸣" w:date="2014-07-02T08:38:00Z" w:id="4132">
              <w:r>
                <w:rPr>
                  <w:rFonts w:hint="eastAsia"/>
                </w:rPr>
                <w:t>Cal</w:t>
              </w:r>
            </w:ins>
            <w:ins w:author="常鸣" w:date="2014-07-02T08:54:00Z" w:id="4133">
              <w:r w:rsidR="009E2A54">
                <w:rPr>
                  <w:rFonts w:hint="eastAsia"/>
                </w:rPr>
                <w:t>CogCounter</w:t>
              </w:r>
            </w:ins>
            <w:bookmarkEnd w:id="4131"/>
          </w:p>
        </w:tc>
        <w:tc>
          <w:tcPr>
            <w:tcW w:w="1753" w:type="pct"/>
            <w:shd w:val="clear" w:color="auto" w:fill="auto"/>
          </w:tcPr>
          <w:p w:rsidR="0008347A" w:rsidP="00591D6B" w:rsidRDefault="0008347A">
            <w:pPr>
              <w:pStyle w:val="AltB0"/>
              <w:rPr>
                <w:ins w:author="常鸣" w:date="2014-07-02T08:38:00Z" w:id="4134"/>
              </w:rPr>
            </w:pPr>
            <w:ins w:author="常鸣" w:date="2014-07-02T08:39:00Z" w:id="4135">
              <w:r>
                <w:fldChar w:fldCharType="begin"/>
              </w:r>
              <w:r>
                <w:instrText xml:space="preserve"> </w:instrText>
              </w:r>
              <w:r>
                <w:rPr>
                  <w:rFonts w:hint="eastAsia"/>
                </w:rPr>
                <w:instrText>REF NUMERIC_32 \h</w:instrText>
              </w:r>
              <w:r>
                <w:instrText xml:space="preserve">  \* MERGEFORMAT </w:instrText>
              </w:r>
            </w:ins>
            <w:ins w:author="常鸣" w:date="2014-07-02T08:39:00Z" w:id="4136">
              <w:r>
                <w:fldChar w:fldCharType="separate"/>
              </w:r>
            </w:ins>
            <w:r w:rsidRPr="00190111" w:rsidR="00DE178B">
              <w:rPr>
                <w:rStyle w:val="DATATYPE"/>
              </w:rPr>
              <w:t>NUMERIC_32</w:t>
            </w:r>
            <w:ins w:author="常鸣" w:date="2014-07-02T08:39:00Z" w:id="4137">
              <w:r>
                <w:fldChar w:fldCharType="end"/>
              </w:r>
            </w:ins>
          </w:p>
        </w:tc>
        <w:tc>
          <w:tcPr>
            <w:tcW w:w="1967" w:type="pct"/>
            <w:shd w:val="clear" w:color="auto" w:fill="auto"/>
          </w:tcPr>
          <w:p w:rsidR="0008347A" w:rsidP="00591D6B" w:rsidRDefault="0008347A">
            <w:pPr>
              <w:pStyle w:val="AltB0"/>
              <w:rPr>
                <w:ins w:author="常鸣" w:date="2014-07-02T08:38:00Z" w:id="4138"/>
              </w:rPr>
            </w:pPr>
            <w:ins w:author="常鸣" w:date="2014-07-02T08:40:00Z" w:id="4139">
              <w:r>
                <w:rPr>
                  <w:rFonts w:hint="eastAsia"/>
                </w:rPr>
                <w:t>当</w:t>
              </w:r>
              <w:r>
                <w:rPr>
                  <w:rFonts w:hint="eastAsia"/>
                </w:rPr>
                <w:t>top-loc</w:t>
              </w:r>
              <w:r>
                <w:rPr>
                  <w:rFonts w:hint="eastAsia"/>
                </w:rPr>
                <w:t>发生时</w:t>
              </w:r>
              <w:r>
                <w:rPr>
                  <w:rFonts w:hint="eastAsia"/>
                </w:rPr>
                <w:t>VPB</w:t>
              </w:r>
              <w:r>
                <w:rPr>
                  <w:rFonts w:hint="eastAsia"/>
                </w:rPr>
                <w:t>锁存的齿数</w:t>
              </w:r>
            </w:ins>
          </w:p>
        </w:tc>
      </w:tr>
      <w:tr w:rsidR="00276523" w:rsidTr="00C41627">
        <w:tc>
          <w:tcPr>
            <w:tcW w:w="130" w:type="pct"/>
          </w:tcPr>
          <w:p w:rsidR="00276523" w:rsidP="00591D6B" w:rsidRDefault="00276523">
            <w:pPr>
              <w:pStyle w:val="AltB0"/>
            </w:pPr>
          </w:p>
        </w:tc>
        <w:tc>
          <w:tcPr>
            <w:tcW w:w="1150" w:type="pct"/>
            <w:shd w:val="clear" w:color="auto" w:fill="auto"/>
          </w:tcPr>
          <w:p w:rsidRPr="00D32E5B" w:rsidR="00276523" w:rsidP="00591D6B" w:rsidRDefault="00276523">
            <w:pPr>
              <w:pStyle w:val="AltB0"/>
            </w:pPr>
            <w:bookmarkStart w:name="SensorTesting" w:id="4140"/>
            <w:r w:rsidRPr="00D32E5B">
              <w:rPr>
                <w:rFonts w:hint="eastAsia"/>
              </w:rPr>
              <w:t>SensorTesting</w:t>
            </w:r>
            <w:bookmarkEnd w:id="4140"/>
          </w:p>
        </w:tc>
        <w:tc>
          <w:tcPr>
            <w:tcW w:w="1753" w:type="pct"/>
            <w:shd w:val="clear" w:color="auto" w:fill="auto"/>
          </w:tcPr>
          <w:p w:rsidR="00276523" w:rsidP="00591D6B" w:rsidRDefault="00276523">
            <w:pPr>
              <w:pStyle w:val="AltB0"/>
            </w:pPr>
            <w:r>
              <w:fldChar w:fldCharType="begin"/>
            </w:r>
            <w:r>
              <w:instrText xml:space="preserve"> REF BOOLEAN \h </w:instrText>
            </w:r>
            <w:r w:rsidR="00D32E5B">
              <w:instrText xml:space="preserve"> \* MERGEFORMAT </w:instrText>
            </w:r>
            <w:r>
              <w:fldChar w:fldCharType="separate"/>
            </w:r>
            <w:r w:rsidRPr="00190111" w:rsidR="00DE178B">
              <w:rPr>
                <w:rStyle w:val="DATATYPE"/>
              </w:rPr>
              <w:t>BOOLEAN</w:t>
            </w:r>
            <w:r>
              <w:fldChar w:fldCharType="end"/>
            </w:r>
          </w:p>
        </w:tc>
        <w:tc>
          <w:tcPr>
            <w:tcW w:w="1967" w:type="pct"/>
            <w:shd w:val="clear" w:color="auto" w:fill="auto"/>
          </w:tcPr>
          <w:p w:rsidR="00276523" w:rsidP="00591D6B" w:rsidRDefault="00276523">
            <w:pPr>
              <w:pStyle w:val="AltB0"/>
            </w:pPr>
            <w:r>
              <w:rPr>
                <w:rFonts w:hint="eastAsia"/>
              </w:rPr>
              <w:t>该中断是否进行传感器测试</w:t>
            </w:r>
          </w:p>
        </w:tc>
      </w:tr>
      <w:tr w:rsidR="00276523" w:rsidTr="00C41627">
        <w:tc>
          <w:tcPr>
            <w:tcW w:w="130" w:type="pct"/>
          </w:tcPr>
          <w:p w:rsidR="00276523" w:rsidP="00591D6B" w:rsidRDefault="00276523">
            <w:pPr>
              <w:pStyle w:val="AltB0"/>
            </w:pPr>
          </w:p>
        </w:tc>
        <w:tc>
          <w:tcPr>
            <w:tcW w:w="1150" w:type="pct"/>
            <w:shd w:val="clear" w:color="auto" w:fill="auto"/>
          </w:tcPr>
          <w:p w:rsidRPr="00D32E5B" w:rsidR="00276523" w:rsidP="00591D6B" w:rsidRDefault="00276523">
            <w:pPr>
              <w:pStyle w:val="AltB0"/>
            </w:pPr>
            <w:bookmarkStart w:name="TestResult" w:id="4141"/>
            <w:r w:rsidRPr="00D32E5B">
              <w:rPr>
                <w:rFonts w:hint="eastAsia"/>
              </w:rPr>
              <w:t>TestResult</w:t>
            </w:r>
            <w:bookmarkEnd w:id="4141"/>
          </w:p>
        </w:tc>
        <w:tc>
          <w:tcPr>
            <w:tcW w:w="1753" w:type="pct"/>
            <w:shd w:val="clear" w:color="auto" w:fill="auto"/>
          </w:tcPr>
          <w:p w:rsidR="00276523" w:rsidP="00591D6B" w:rsidRDefault="00276523">
            <w:pPr>
              <w:pStyle w:val="AltB0"/>
            </w:pPr>
            <w:r>
              <w:fldChar w:fldCharType="begin"/>
            </w:r>
            <w:r>
              <w:instrText xml:space="preserve"> REF ENUM_SENSOR_TEST_RESULT \h </w:instrText>
            </w:r>
            <w:r w:rsidR="00D32E5B">
              <w:instrText xml:space="preserve"> \* MERGEFORMAT </w:instrText>
            </w:r>
            <w:r>
              <w:fldChar w:fldCharType="separate"/>
            </w:r>
            <w:r w:rsidRPr="00190111" w:rsidR="00DE178B">
              <w:rPr>
                <w:rStyle w:val="DATATYPE"/>
              </w:rPr>
              <w:t>ENUM_S</w:t>
            </w:r>
            <w:r w:rsidRPr="00190111" w:rsidR="00DE178B">
              <w:rPr>
                <w:rStyle w:val="DATATYPE"/>
                <w:rFonts w:hint="eastAsia"/>
              </w:rPr>
              <w:t>ENSOR_TEST_RESULT</w:t>
            </w:r>
            <w:r>
              <w:fldChar w:fldCharType="end"/>
            </w:r>
          </w:p>
        </w:tc>
        <w:tc>
          <w:tcPr>
            <w:tcW w:w="1967" w:type="pct"/>
            <w:shd w:val="clear" w:color="auto" w:fill="auto"/>
          </w:tcPr>
          <w:p w:rsidR="00276523" w:rsidP="00591D6B" w:rsidRDefault="00276523">
            <w:pPr>
              <w:pStyle w:val="AltB0"/>
            </w:pPr>
            <w:r>
              <w:rPr>
                <w:rFonts w:hint="eastAsia"/>
              </w:rPr>
              <w:t>该中断传感器测试结果</w:t>
            </w:r>
          </w:p>
        </w:tc>
      </w:tr>
      <w:tr w:rsidR="00276523" w:rsidTr="00C41627">
        <w:tc>
          <w:tcPr>
            <w:tcW w:w="130" w:type="pct"/>
          </w:tcPr>
          <w:p w:rsidR="00276523" w:rsidP="00591D6B" w:rsidRDefault="00276523">
            <w:pPr>
              <w:pStyle w:val="AltB0"/>
            </w:pPr>
          </w:p>
        </w:tc>
        <w:tc>
          <w:tcPr>
            <w:tcW w:w="1150" w:type="pct"/>
            <w:shd w:val="clear" w:color="auto" w:fill="auto"/>
          </w:tcPr>
          <w:p w:rsidRPr="00D32E5B" w:rsidR="00276523" w:rsidP="00591D6B" w:rsidRDefault="00276523">
            <w:pPr>
              <w:pStyle w:val="AltB0"/>
            </w:pPr>
            <w:bookmarkStart w:name="A1" w:id="4142"/>
            <w:r w:rsidRPr="00D32E5B">
              <w:rPr>
                <w:rFonts w:hint="eastAsia"/>
              </w:rPr>
              <w:t>A1</w:t>
            </w:r>
            <w:bookmarkEnd w:id="4142"/>
          </w:p>
        </w:tc>
        <w:tc>
          <w:tcPr>
            <w:tcW w:w="1753" w:type="pct"/>
            <w:shd w:val="clear" w:color="auto" w:fill="auto"/>
          </w:tcPr>
          <w:p w:rsidR="00276523" w:rsidP="00591D6B" w:rsidRDefault="00276523">
            <w:pPr>
              <w:pStyle w:val="AltB0"/>
            </w:pPr>
            <w:r>
              <w:fldChar w:fldCharType="begin"/>
            </w:r>
            <w:r>
              <w:instrText xml:space="preserve"> REF ENUM_SENSOR_STATUS \h </w:instrText>
            </w:r>
            <w:r w:rsidR="00D32E5B">
              <w:instrText xml:space="preserve"> \* MERGEFORMAT </w:instrText>
            </w:r>
            <w:r>
              <w:fldChar w:fldCharType="separate"/>
            </w:r>
            <w:r w:rsidRPr="00190111" w:rsidR="00DE178B">
              <w:rPr>
                <w:rStyle w:val="DATATYPE"/>
              </w:rPr>
              <w:t>ENUM_S</w:t>
            </w:r>
            <w:r w:rsidRPr="00190111" w:rsidR="00DE178B">
              <w:rPr>
                <w:rStyle w:val="DATATYPE"/>
                <w:rFonts w:hint="eastAsia"/>
              </w:rPr>
              <w:t>ENSOR_STATUS</w:t>
            </w:r>
            <w:r>
              <w:fldChar w:fldCharType="end"/>
            </w:r>
          </w:p>
        </w:tc>
        <w:tc>
          <w:tcPr>
            <w:tcW w:w="1967" w:type="pct"/>
            <w:shd w:val="clear" w:color="auto" w:fill="auto"/>
          </w:tcPr>
          <w:p w:rsidR="00276523" w:rsidP="00591D6B" w:rsidRDefault="00276523">
            <w:pPr>
              <w:pStyle w:val="AltB0"/>
            </w:pPr>
            <w:r>
              <w:rPr>
                <w:rFonts w:hint="eastAsia"/>
              </w:rPr>
              <w:t>该中断中传感器</w:t>
            </w:r>
            <w:r>
              <w:rPr>
                <w:rFonts w:hint="eastAsia"/>
              </w:rPr>
              <w:t>1</w:t>
            </w:r>
            <w:r>
              <w:rPr>
                <w:rFonts w:hint="eastAsia"/>
              </w:rPr>
              <w:t>的状态</w:t>
            </w:r>
          </w:p>
        </w:tc>
      </w:tr>
      <w:tr w:rsidR="00276523" w:rsidTr="00C41627">
        <w:tc>
          <w:tcPr>
            <w:tcW w:w="130" w:type="pct"/>
          </w:tcPr>
          <w:p w:rsidR="00276523" w:rsidP="00591D6B" w:rsidRDefault="00276523">
            <w:pPr>
              <w:pStyle w:val="AltB0"/>
            </w:pPr>
          </w:p>
        </w:tc>
        <w:tc>
          <w:tcPr>
            <w:tcW w:w="1150" w:type="pct"/>
            <w:shd w:val="clear" w:color="auto" w:fill="auto"/>
          </w:tcPr>
          <w:p w:rsidRPr="00D32E5B" w:rsidR="00276523" w:rsidP="00591D6B" w:rsidRDefault="00276523">
            <w:pPr>
              <w:pStyle w:val="AltB0"/>
            </w:pPr>
            <w:bookmarkStart w:name="A2" w:id="4143"/>
            <w:r w:rsidRPr="00D32E5B">
              <w:rPr>
                <w:rFonts w:hint="eastAsia"/>
              </w:rPr>
              <w:t>A2</w:t>
            </w:r>
            <w:bookmarkEnd w:id="4143"/>
          </w:p>
        </w:tc>
        <w:tc>
          <w:tcPr>
            <w:tcW w:w="1753" w:type="pct"/>
            <w:shd w:val="clear" w:color="auto" w:fill="auto"/>
          </w:tcPr>
          <w:p w:rsidR="00276523" w:rsidP="00591D6B" w:rsidRDefault="00276523">
            <w:pPr>
              <w:pStyle w:val="AltB0"/>
            </w:pPr>
            <w:r>
              <w:fldChar w:fldCharType="begin"/>
            </w:r>
            <w:r>
              <w:instrText xml:space="preserve"> REF ENUM_SENSOR_STATUS \h </w:instrText>
            </w:r>
            <w:r w:rsidR="00D32E5B">
              <w:instrText xml:space="preserve"> \* MERGEFORMAT </w:instrText>
            </w:r>
            <w:r>
              <w:fldChar w:fldCharType="separate"/>
            </w:r>
            <w:r w:rsidRPr="00190111" w:rsidR="00DE178B">
              <w:rPr>
                <w:rStyle w:val="DATATYPE"/>
              </w:rPr>
              <w:t>ENUM_S</w:t>
            </w:r>
            <w:r w:rsidRPr="00190111" w:rsidR="00DE178B">
              <w:rPr>
                <w:rStyle w:val="DATATYPE"/>
                <w:rFonts w:hint="eastAsia"/>
              </w:rPr>
              <w:t>ENSOR_STATUS</w:t>
            </w:r>
            <w:r>
              <w:fldChar w:fldCharType="end"/>
            </w:r>
          </w:p>
        </w:tc>
        <w:tc>
          <w:tcPr>
            <w:tcW w:w="1967" w:type="pct"/>
            <w:shd w:val="clear" w:color="auto" w:fill="auto"/>
          </w:tcPr>
          <w:p w:rsidR="00276523" w:rsidP="00591D6B" w:rsidRDefault="00276523">
            <w:pPr>
              <w:pStyle w:val="AltB0"/>
            </w:pPr>
            <w:r>
              <w:rPr>
                <w:rFonts w:hint="eastAsia"/>
              </w:rPr>
              <w:t>该中断中传感器</w:t>
            </w:r>
            <w:r>
              <w:rPr>
                <w:rFonts w:hint="eastAsia"/>
              </w:rPr>
              <w:t>2</w:t>
            </w:r>
            <w:r>
              <w:rPr>
                <w:rFonts w:hint="eastAsia"/>
              </w:rPr>
              <w:t>的状态</w:t>
            </w:r>
          </w:p>
        </w:tc>
      </w:tr>
      <w:tr w:rsidR="00276523" w:rsidTr="00C41627">
        <w:tc>
          <w:tcPr>
            <w:tcW w:w="130" w:type="pct"/>
          </w:tcPr>
          <w:p w:rsidR="00276523" w:rsidP="00591D6B" w:rsidRDefault="00276523">
            <w:pPr>
              <w:pStyle w:val="AltB0"/>
            </w:pPr>
          </w:p>
        </w:tc>
        <w:tc>
          <w:tcPr>
            <w:tcW w:w="1150" w:type="pct"/>
            <w:shd w:val="clear" w:color="auto" w:fill="auto"/>
          </w:tcPr>
          <w:p w:rsidRPr="00D32E5B" w:rsidR="00276523" w:rsidP="00591D6B" w:rsidRDefault="00276523">
            <w:pPr>
              <w:pStyle w:val="AltB0"/>
            </w:pPr>
            <w:bookmarkStart w:name="A3" w:id="4144"/>
            <w:r w:rsidRPr="00D32E5B">
              <w:rPr>
                <w:rFonts w:hint="eastAsia"/>
              </w:rPr>
              <w:t>A3</w:t>
            </w:r>
            <w:bookmarkEnd w:id="4144"/>
          </w:p>
        </w:tc>
        <w:tc>
          <w:tcPr>
            <w:tcW w:w="1753" w:type="pct"/>
            <w:shd w:val="clear" w:color="auto" w:fill="auto"/>
          </w:tcPr>
          <w:p w:rsidR="00276523" w:rsidP="00591D6B" w:rsidRDefault="00276523">
            <w:pPr>
              <w:pStyle w:val="AltB0"/>
            </w:pPr>
            <w:r>
              <w:fldChar w:fldCharType="begin"/>
            </w:r>
            <w:r>
              <w:instrText xml:space="preserve"> REF ENUM_SENSOR_STATUS \h </w:instrText>
            </w:r>
            <w:r w:rsidR="00D32E5B">
              <w:instrText xml:space="preserve"> \* MERGEFORMAT </w:instrText>
            </w:r>
            <w:r>
              <w:fldChar w:fldCharType="separate"/>
            </w:r>
            <w:r w:rsidRPr="00190111" w:rsidR="00DE178B">
              <w:rPr>
                <w:rStyle w:val="DATATYPE"/>
              </w:rPr>
              <w:t>ENUM_S</w:t>
            </w:r>
            <w:r w:rsidRPr="00190111" w:rsidR="00DE178B">
              <w:rPr>
                <w:rStyle w:val="DATATYPE"/>
                <w:rFonts w:hint="eastAsia"/>
              </w:rPr>
              <w:t>ENSOR_STATUS</w:t>
            </w:r>
            <w:r>
              <w:fldChar w:fldCharType="end"/>
            </w:r>
          </w:p>
        </w:tc>
        <w:tc>
          <w:tcPr>
            <w:tcW w:w="1967" w:type="pct"/>
            <w:shd w:val="clear" w:color="auto" w:fill="auto"/>
          </w:tcPr>
          <w:p w:rsidR="00276523" w:rsidP="00591D6B" w:rsidRDefault="00276523">
            <w:pPr>
              <w:pStyle w:val="AltB0"/>
            </w:pPr>
            <w:r>
              <w:rPr>
                <w:rFonts w:hint="eastAsia"/>
              </w:rPr>
              <w:t>该中断中传感器</w:t>
            </w:r>
            <w:r>
              <w:rPr>
                <w:rFonts w:hint="eastAsia"/>
              </w:rPr>
              <w:t>3</w:t>
            </w:r>
            <w:r>
              <w:rPr>
                <w:rFonts w:hint="eastAsia"/>
              </w:rPr>
              <w:t>的状态</w:t>
            </w:r>
          </w:p>
        </w:tc>
      </w:tr>
    </w:tbl>
    <w:p w:rsidRPr="00276523" w:rsidR="00276523" w:rsidP="00C93484" w:rsidRDefault="00276523">
      <w:pPr>
        <w:pStyle w:val="Reqtify"/>
      </w:pPr>
    </w:p>
    <w:p w:rsidRPr="00634120" w:rsidR="000F3C47" w:rsidP="000F3C47" w:rsidRDefault="000F3C47">
      <w:pPr>
        <w:pStyle w:val="ReqtifyAltR"/>
      </w:pPr>
      <w:r>
        <w:t>[iTC_CC_ATP-SwRS-</w:t>
      </w:r>
      <w:r>
        <w:rPr>
          <w:rFonts w:hint="eastAsia"/>
        </w:rPr>
        <w:t>0113</w:t>
      </w:r>
      <w:r>
        <w:t>]</w:t>
      </w:r>
    </w:p>
    <w:p w:rsidRPr="00B22C49" w:rsidR="000F3C47" w:rsidP="00C93484" w:rsidRDefault="000F3C47">
      <w:pPr>
        <w:pStyle w:val="Reqtify"/>
      </w:pPr>
      <w:r>
        <w:rPr>
          <w:rFonts w:hint="eastAsia"/>
        </w:rPr>
        <w:t>使用</w:t>
      </w:r>
      <w:bookmarkStart w:name="OdometerImm" w:id="4145"/>
      <w:r w:rsidRPr="00B41424">
        <w:rPr>
          <w:rStyle w:val="aff2"/>
          <w:rFonts w:hint="eastAsia"/>
        </w:rPr>
        <w:t>OdometerImm</w:t>
      </w:r>
      <w:bookmarkEnd w:id="4145"/>
      <w:r>
        <w:rPr>
          <w:rFonts w:hint="eastAsia"/>
        </w:rPr>
        <w:t>记录每次中断中的</w:t>
      </w:r>
      <w:r w:rsidR="00F41616">
        <w:t>VPB</w:t>
      </w:r>
      <w:r w:rsidRPr="000013C4" w:rsidR="00354F88">
        <w:t>W</w:t>
      </w:r>
      <w:r w:rsidRPr="000013C4">
        <w:t>rite</w:t>
      </w:r>
      <w:r>
        <w:rPr>
          <w:rFonts w:hint="eastAsia"/>
        </w:rPr>
        <w:t>寄存器编码里程计相关属性变化情况，其结构</w:t>
      </w:r>
      <w:r w:rsidR="00276523">
        <w:rPr>
          <w:rFonts w:hint="eastAsia"/>
        </w:rPr>
        <w:t>如</w:t>
      </w:r>
      <w:r w:rsidR="00276523">
        <w:fldChar w:fldCharType="begin"/>
      </w:r>
      <w:r w:rsidR="00276523">
        <w:instrText xml:space="preserve"> </w:instrText>
      </w:r>
      <w:r w:rsidR="00276523">
        <w:rPr>
          <w:rFonts w:hint="eastAsia"/>
        </w:rPr>
        <w:instrText>REF _Ref347568874 \h</w:instrText>
      </w:r>
      <w:r w:rsidR="00276523">
        <w:instrText xml:space="preserve"> </w:instrText>
      </w:r>
      <w:r w:rsidR="00276523">
        <w:fldChar w:fldCharType="separate"/>
      </w:r>
      <w:r w:rsidR="00DE178B">
        <w:t xml:space="preserve">Table </w:t>
      </w:r>
      <w:r w:rsidR="00DE178B">
        <w:rPr>
          <w:noProof/>
        </w:rPr>
        <w:t>5</w:t>
      </w:r>
      <w:r w:rsidR="00DE178B">
        <w:noBreakHyphen/>
      </w:r>
      <w:r w:rsidR="00DE178B">
        <w:rPr>
          <w:noProof/>
        </w:rPr>
        <w:t>6</w:t>
      </w:r>
      <w:r w:rsidR="00276523">
        <w:fldChar w:fldCharType="end"/>
      </w:r>
      <w:r w:rsidR="00276523">
        <w:rPr>
          <w:rFonts w:hint="eastAsia"/>
        </w:rPr>
        <w:t>所示。</w:t>
      </w:r>
    </w:p>
    <w:p w:rsidR="000F3C47" w:rsidP="00C93484" w:rsidRDefault="00532AED">
      <w:pPr>
        <w:pStyle w:val="Reqtify"/>
      </w:pPr>
      <w:hyperlink w:history="1" w:anchor="OdometerImm">
        <w:r w:rsidR="0096074C">
          <w:rPr>
            <w:rStyle w:val="ac"/>
            <w:noProof/>
          </w:rPr>
          <w:t>OdometerImm</w:t>
        </w:r>
      </w:hyperlink>
      <w:r w:rsidRPr="00B22C49" w:rsidR="000F3C47">
        <w:rPr>
          <w:rFonts w:hint="eastAsia"/>
        </w:rPr>
        <w:t xml:space="preserve"> </w:t>
      </w:r>
      <w:r w:rsidRPr="00775C55" w:rsidR="000F3C47">
        <w:rPr>
          <w:rFonts w:hint="eastAsia"/>
        </w:rPr>
        <w:t xml:space="preserve">records the changes of </w:t>
      </w:r>
      <w:r w:rsidR="00F41616">
        <w:t>VPB</w:t>
      </w:r>
      <w:r w:rsidRPr="000013C4" w:rsidR="00354F88">
        <w:t>W</w:t>
      </w:r>
      <w:r w:rsidRPr="000013C4" w:rsidR="000F3C47">
        <w:t>rite</w:t>
      </w:r>
      <w:r w:rsidR="000F3C47">
        <w:rPr>
          <w:rFonts w:hint="eastAsia"/>
        </w:rPr>
        <w:t xml:space="preserve"> register</w:t>
      </w:r>
      <w:r w:rsidRPr="00775C55" w:rsidR="000F3C47">
        <w:rPr>
          <w:rFonts w:hint="eastAsia"/>
        </w:rPr>
        <w:t xml:space="preserve"> in each interrupt, structured as </w:t>
      </w:r>
      <w:r w:rsidR="00276523">
        <w:fldChar w:fldCharType="begin"/>
      </w:r>
      <w:r w:rsidR="00276523">
        <w:instrText xml:space="preserve"> </w:instrText>
      </w:r>
      <w:r w:rsidR="00276523">
        <w:rPr>
          <w:rFonts w:hint="eastAsia"/>
        </w:rPr>
        <w:instrText>REF _Ref347568874 \h</w:instrText>
      </w:r>
      <w:r w:rsidR="00276523">
        <w:instrText xml:space="preserve"> </w:instrText>
      </w:r>
      <w:r w:rsidR="00276523">
        <w:fldChar w:fldCharType="separate"/>
      </w:r>
      <w:r w:rsidR="00DE178B">
        <w:t xml:space="preserve">Table </w:t>
      </w:r>
      <w:r w:rsidR="00DE178B">
        <w:rPr>
          <w:noProof/>
        </w:rPr>
        <w:t>5</w:t>
      </w:r>
      <w:r w:rsidR="00DE178B">
        <w:noBreakHyphen/>
      </w:r>
      <w:r w:rsidR="00DE178B">
        <w:rPr>
          <w:noProof/>
        </w:rPr>
        <w:t>6</w:t>
      </w:r>
      <w:r w:rsidR="00276523">
        <w:fldChar w:fldCharType="end"/>
      </w:r>
      <w:r w:rsidR="00276523">
        <w:rPr>
          <w:rFonts w:hint="eastAsia"/>
        </w:rPr>
        <w:t>.</w:t>
      </w:r>
    </w:p>
    <w:p w:rsidRPr="008A1414" w:rsidR="000F3C47" w:rsidP="000C0D62" w:rsidRDefault="000F3C47">
      <w:pPr>
        <w:pStyle w:val="ReqtifyAltQ"/>
      </w:pPr>
      <w:r w:rsidRPr="008A1414">
        <w:t>#Category=Functional</w:t>
      </w:r>
    </w:p>
    <w:p w:rsidRPr="008A1414" w:rsidR="000F3C47" w:rsidP="000C0D62" w:rsidRDefault="000F3C47">
      <w:pPr>
        <w:pStyle w:val="ReqtifyAltQ"/>
      </w:pPr>
      <w:r w:rsidRPr="008A1414">
        <w:t>#Contribution</w:t>
      </w:r>
      <w:r>
        <w:t>=SIL4</w:t>
      </w:r>
    </w:p>
    <w:p w:rsidR="009328EA" w:rsidP="000C0D62" w:rsidRDefault="000F3C47">
      <w:pPr>
        <w:pStyle w:val="ReqtifyAltQ"/>
        <w:rPr>
          <w:ins w:author="常鸣" w:date="2014-07-03T14:27:00Z" w:id="4146"/>
        </w:rPr>
      </w:pPr>
      <w:del w:author="常鸣" w:date="2014-07-03T14:27:00Z" w:id="4147">
        <w:r w:rsidRPr="008A1414" w:rsidDel="009328EA">
          <w:delText>#S</w:delText>
        </w:r>
      </w:del>
      <w:ins w:author="常鸣" w:date="2014-07-03T14:27:00Z" w:id="4148">
        <w:r w:rsidR="009328EA">
          <w:t>#Allocation=ATP Software</w:t>
        </w:r>
      </w:ins>
    </w:p>
    <w:p w:rsidRPr="008A1414" w:rsidR="000F3C47" w:rsidP="000C0D62" w:rsidRDefault="009328EA">
      <w:pPr>
        <w:pStyle w:val="ReqtifyAltQ"/>
      </w:pPr>
      <w:ins w:author="常鸣" w:date="2014-07-03T14:27:00Z" w:id="4149">
        <w:r>
          <w:t>#S</w:t>
        </w:r>
      </w:ins>
      <w:r w:rsidRPr="008A1414" w:rsidR="000F3C47">
        <w:t>ource=</w:t>
      </w:r>
      <w:r w:rsidRPr="003D2990" w:rsidR="000F3C47">
        <w:t>[iTC_CC-SyAD-</w:t>
      </w:r>
      <w:r w:rsidRPr="003D2990" w:rsidR="000F3C47">
        <w:rPr>
          <w:rFonts w:hint="eastAsia"/>
        </w:rPr>
        <w:t>0</w:t>
      </w:r>
      <w:r w:rsidR="000F3C47">
        <w:rPr>
          <w:rFonts w:hint="eastAsia"/>
        </w:rPr>
        <w:t>130</w:t>
      </w:r>
      <w:r w:rsidRPr="003D2990" w:rsidR="000F3C47">
        <w:rPr>
          <w:rFonts w:hint="eastAsia"/>
        </w:rPr>
        <w:t>]</w:t>
      </w:r>
      <w:r w:rsidR="000F3C47">
        <w:rPr>
          <w:rFonts w:hint="eastAsia"/>
        </w:rPr>
        <w:t>,</w:t>
      </w:r>
      <w:r w:rsidRPr="004A69F7" w:rsidR="000F3C47">
        <w:t xml:space="preserve"> [iTC_CC_VLE-2</w:t>
      </w:r>
      <w:r w:rsidR="00763567">
        <w:t>-VPB-</w:t>
      </w:r>
      <w:r w:rsidRPr="004A69F7" w:rsidR="000F3C47">
        <w:t>2-SyID-0023]</w:t>
      </w:r>
      <w:r w:rsidR="000F3C47">
        <w:rPr>
          <w:rFonts w:hint="eastAsia"/>
        </w:rPr>
        <w:t>,</w:t>
      </w:r>
      <w:r w:rsidRPr="004A69F7" w:rsidR="000F3C47">
        <w:t xml:space="preserve"> [iTC_CC_VLE-2</w:t>
      </w:r>
      <w:r w:rsidR="00763567">
        <w:t>-VPB-</w:t>
      </w:r>
      <w:r w:rsidRPr="004A69F7" w:rsidR="000F3C47">
        <w:t>2-SyID-0024]</w:t>
      </w:r>
    </w:p>
    <w:p w:rsidRPr="008A1414" w:rsidR="000F3C47" w:rsidP="000C0D62" w:rsidRDefault="000F3C47">
      <w:pPr>
        <w:pStyle w:val="ReqtifyAltQ"/>
      </w:pPr>
      <w:r w:rsidRPr="008A1414">
        <w:t>[End]</w:t>
      </w:r>
    </w:p>
    <w:p w:rsidR="000F3C47" w:rsidP="00C93484" w:rsidRDefault="000F3C47">
      <w:pPr>
        <w:pStyle w:val="Reqtify"/>
      </w:pPr>
    </w:p>
    <w:p w:rsidR="000F3C47" w:rsidP="00C93484" w:rsidRDefault="000F3C47">
      <w:pPr>
        <w:pStyle w:val="Reqtify"/>
      </w:pPr>
    </w:p>
    <w:p w:rsidRPr="00634120" w:rsidR="000F3C47" w:rsidP="000F3C47" w:rsidRDefault="000F3C47">
      <w:pPr>
        <w:pStyle w:val="ReqtifyAltR"/>
      </w:pPr>
      <w:r>
        <w:t>[iTC_CC_ATP-SwRS-</w:t>
      </w:r>
      <w:r>
        <w:rPr>
          <w:rFonts w:hint="eastAsia"/>
        </w:rPr>
        <w:t>0114</w:t>
      </w:r>
      <w:r>
        <w:t>]</w:t>
      </w:r>
    </w:p>
    <w:p w:rsidR="000F3C47" w:rsidP="00C93484" w:rsidRDefault="000F3C47">
      <w:pPr>
        <w:pStyle w:val="Reqtify"/>
      </w:pPr>
      <w:r>
        <w:rPr>
          <w:rFonts w:hint="eastAsia"/>
        </w:rPr>
        <w:t>中断中，当</w:t>
      </w:r>
      <w:r w:rsidR="00F41616">
        <w:rPr>
          <w:rFonts w:hint="eastAsia"/>
        </w:rPr>
        <w:t>VPB</w:t>
      </w:r>
      <w:r>
        <w:rPr>
          <w:rFonts w:hint="eastAsia"/>
        </w:rPr>
        <w:t>板检测到</w:t>
      </w:r>
      <w:r>
        <w:rPr>
          <w:rFonts w:hint="eastAsia"/>
        </w:rPr>
        <w:t>Top-loc</w:t>
      </w:r>
      <w:r>
        <w:rPr>
          <w:rFonts w:hint="eastAsia"/>
        </w:rPr>
        <w:t>信号后，</w:t>
      </w:r>
      <w:r>
        <w:rPr>
          <w:rFonts w:hint="eastAsia"/>
        </w:rPr>
        <w:t>ATP</w:t>
      </w:r>
      <w:r>
        <w:rPr>
          <w:rFonts w:hint="eastAsia"/>
        </w:rPr>
        <w:t>累加本周期的</w:t>
      </w:r>
      <w:bookmarkStart w:name="TopLocCounter" w:id="4150"/>
      <w:r w:rsidRPr="00282D8C">
        <w:rPr>
          <w:rStyle w:val="aff2"/>
        </w:rPr>
        <w:t>TopLocCounter</w:t>
      </w:r>
      <w:bookmarkEnd w:id="4150"/>
      <w:r>
        <w:rPr>
          <w:rFonts w:hint="eastAsia"/>
        </w:rPr>
        <w:t>；</w:t>
      </w:r>
      <w:r>
        <w:rPr>
          <w:rFonts w:hint="eastAsia"/>
        </w:rPr>
        <w:t>ATP</w:t>
      </w:r>
      <w:r>
        <w:rPr>
          <w:rFonts w:hint="eastAsia"/>
        </w:rPr>
        <w:t>只有当检测到同一个中断中</w:t>
      </w:r>
      <w:r w:rsidR="00F41616">
        <w:rPr>
          <w:rFonts w:hint="eastAsia"/>
        </w:rPr>
        <w:t>VPB</w:t>
      </w:r>
      <w:r>
        <w:rPr>
          <w:rFonts w:hint="eastAsia"/>
        </w:rPr>
        <w:t>寄存器的</w:t>
      </w:r>
      <w:r>
        <w:rPr>
          <w:rFonts w:hint="eastAsia"/>
        </w:rPr>
        <w:t>Top-loc</w:t>
      </w:r>
      <w:r>
        <w:rPr>
          <w:rFonts w:hint="eastAsia"/>
        </w:rPr>
        <w:t>和</w:t>
      </w:r>
      <w:r>
        <w:rPr>
          <w:rFonts w:hint="eastAsia"/>
        </w:rPr>
        <w:t>BMR</w:t>
      </w:r>
      <w:r>
        <w:rPr>
          <w:rFonts w:hint="eastAsia"/>
        </w:rPr>
        <w:t>信号同时为</w:t>
      </w:r>
      <w:r>
        <w:rPr>
          <w:rStyle w:val="aff1"/>
          <w:rFonts w:hint="eastAsia"/>
        </w:rPr>
        <w:t>True</w:t>
      </w:r>
      <w:r>
        <w:rPr>
          <w:rFonts w:hint="eastAsia"/>
        </w:rPr>
        <w:t>时，才设置本中断的</w:t>
      </w:r>
      <w:hyperlink w:history="1" w:anchor="OdometerImm">
        <w:r w:rsidR="008930D3">
          <w:rPr>
            <w:rStyle w:val="ac"/>
          </w:rPr>
          <w:t>OdometerImm</w:t>
        </w:r>
      </w:hyperlink>
      <w:r w:rsidRPr="007F6855">
        <w:rPr>
          <w:rStyle w:val="aff2"/>
        </w:rPr>
        <w:t>.</w:t>
      </w:r>
      <w:hyperlink w:history="1" w:anchor="TopLocValid">
        <w:r w:rsidRPr="008930D3" w:rsidR="008930D3">
          <w:rPr>
            <w:rStyle w:val="ac"/>
            <w:rFonts w:hint="eastAsia"/>
          </w:rPr>
          <w:t>TopLocValid</w:t>
        </w:r>
      </w:hyperlink>
      <w:r>
        <w:rPr>
          <w:rFonts w:hint="eastAsia"/>
        </w:rPr>
        <w:t>和本周期的</w:t>
      </w:r>
      <w:bookmarkStart w:name="BeaconMsgReady" w:id="4151"/>
      <w:r w:rsidRPr="00EF7097">
        <w:rPr>
          <w:rStyle w:val="aff2"/>
          <w:rFonts w:hint="eastAsia"/>
        </w:rPr>
        <w:t>BeaconMsgReady</w:t>
      </w:r>
      <w:bookmarkEnd w:id="4151"/>
      <w:r>
        <w:rPr>
          <w:rFonts w:hint="eastAsia"/>
        </w:rPr>
        <w:t>为</w:t>
      </w:r>
      <w:r>
        <w:rPr>
          <w:rStyle w:val="aff1"/>
          <w:rFonts w:hint="eastAsia"/>
        </w:rPr>
        <w:t>True</w:t>
      </w:r>
      <w:r>
        <w:rPr>
          <w:rFonts w:hint="eastAsia"/>
        </w:rPr>
        <w:t>，并将信标寄存器中的数据存储到</w:t>
      </w:r>
      <w:bookmarkStart w:name="BeaconMsgByte" w:id="4152"/>
      <w:r w:rsidRPr="00282D8C">
        <w:rPr>
          <w:rStyle w:val="aff2"/>
        </w:rPr>
        <w:t>BeaconMsg</w:t>
      </w:r>
      <w:r>
        <w:rPr>
          <w:rStyle w:val="aff2"/>
          <w:rFonts w:hint="eastAsia"/>
        </w:rPr>
        <w:t>Byte</w:t>
      </w:r>
      <w:bookmarkEnd w:id="4152"/>
      <w:r>
        <w:rPr>
          <w:rFonts w:hint="eastAsia"/>
        </w:rPr>
        <w:t>[</w:t>
      </w:r>
      <w:r w:rsidRPr="00282D8C">
        <w:rPr>
          <w:rStyle w:val="aff1"/>
        </w:rPr>
        <w:t>MAX_BEACON_DATA_SIZE</w:t>
      </w:r>
      <w:r>
        <w:rPr>
          <w:rFonts w:hint="eastAsia"/>
        </w:rPr>
        <w:t>]</w:t>
      </w:r>
      <w:r>
        <w:rPr>
          <w:rFonts w:hint="eastAsia"/>
        </w:rPr>
        <w:t>中。</w:t>
      </w:r>
    </w:p>
    <w:p w:rsidR="000F3C47" w:rsidP="00FA0FBB" w:rsidRDefault="000F3C47">
      <w:pPr>
        <w:pStyle w:val="AltX"/>
      </w:pPr>
      <w:r>
        <w:rPr>
          <w:rFonts w:hint="eastAsia"/>
        </w:rPr>
        <w:t>其中，由于上下模块同步算法，可能出现两个第</w:t>
      </w:r>
      <w:r>
        <w:rPr>
          <w:rFonts w:hint="eastAsia"/>
        </w:rPr>
        <w:t>0</w:t>
      </w:r>
      <w:r>
        <w:rPr>
          <w:rFonts w:hint="eastAsia"/>
        </w:rPr>
        <w:t>中断的情况，此时如果第一个第</w:t>
      </w:r>
      <w:r>
        <w:rPr>
          <w:rFonts w:hint="eastAsia"/>
        </w:rPr>
        <w:t>0</w:t>
      </w:r>
      <w:r>
        <w:rPr>
          <w:rFonts w:hint="eastAsia"/>
        </w:rPr>
        <w:t>中断中读到了</w:t>
      </w:r>
      <w:r w:rsidR="00F41616">
        <w:rPr>
          <w:rFonts w:hint="eastAsia"/>
        </w:rPr>
        <w:t>VPB</w:t>
      </w:r>
      <w:r>
        <w:rPr>
          <w:rFonts w:hint="eastAsia"/>
        </w:rPr>
        <w:t>的</w:t>
      </w:r>
      <w:hyperlink w:history="1" w:anchor="TopLocValid">
        <w:r w:rsidRPr="008930D3" w:rsidR="008930D3">
          <w:rPr>
            <w:rStyle w:val="ac"/>
            <w:rFonts w:hint="eastAsia"/>
          </w:rPr>
          <w:t>TopLocValid</w:t>
        </w:r>
      </w:hyperlink>
      <w:r>
        <w:rPr>
          <w:rFonts w:hint="eastAsia"/>
        </w:rPr>
        <w:t>，则第二个第</w:t>
      </w:r>
      <w:r>
        <w:rPr>
          <w:rFonts w:hint="eastAsia"/>
        </w:rPr>
        <w:t>0</w:t>
      </w:r>
      <w:r>
        <w:rPr>
          <w:rFonts w:hint="eastAsia"/>
        </w:rPr>
        <w:t>中断不覆盖该</w:t>
      </w:r>
      <w:r>
        <w:rPr>
          <w:rFonts w:hint="eastAsia"/>
        </w:rPr>
        <w:t>Top-loc</w:t>
      </w:r>
      <w:r>
        <w:rPr>
          <w:rFonts w:hint="eastAsia"/>
        </w:rPr>
        <w:t>信息。</w:t>
      </w:r>
    </w:p>
    <w:p w:rsidR="000F3C47" w:rsidP="00FA0FBB" w:rsidRDefault="000F3C47">
      <w:pPr>
        <w:pStyle w:val="AltX"/>
      </w:pPr>
      <w:r>
        <w:rPr>
          <w:rFonts w:hint="eastAsia"/>
        </w:rPr>
        <w:t>在每周期开始，清除</w:t>
      </w:r>
      <w:r w:rsidRPr="009D5AC6">
        <w:rPr>
          <w:rStyle w:val="aff2"/>
          <w:rFonts w:hint="eastAsia"/>
        </w:rPr>
        <w:t>BeaconMsgReady</w:t>
      </w:r>
      <w:r>
        <w:rPr>
          <w:rFonts w:hint="eastAsia"/>
        </w:rPr>
        <w:t>和</w:t>
      </w:r>
      <w:r w:rsidRPr="009D5AC6">
        <w:rPr>
          <w:rStyle w:val="aff2"/>
          <w:rFonts w:hint="eastAsia"/>
        </w:rPr>
        <w:t>TopLocCounter</w:t>
      </w:r>
      <w:r>
        <w:rPr>
          <w:rFonts w:hint="eastAsia"/>
        </w:rPr>
        <w:t>。</w:t>
      </w:r>
    </w:p>
    <w:p w:rsidR="000F3C47" w:rsidP="000F3C47" w:rsidRDefault="000F3C47"/>
    <w:p w:rsidRPr="001C521E" w:rsidR="000F3C47" w:rsidP="00C93484" w:rsidRDefault="000F3C47">
      <w:pPr>
        <w:pStyle w:val="Reqtify"/>
      </w:pPr>
      <w:r w:rsidRPr="001C521E">
        <w:rPr>
          <w:rFonts w:hint="eastAsia"/>
        </w:rPr>
        <w:t xml:space="preserve">In the interrupt, when the </w:t>
      </w:r>
      <w:hyperlink w:history="1" w:anchor="TopLocValid">
        <w:r w:rsidRPr="008930D3" w:rsidR="008930D3">
          <w:rPr>
            <w:rStyle w:val="ac"/>
            <w:rFonts w:hint="eastAsia"/>
          </w:rPr>
          <w:t>TopLocValid</w:t>
        </w:r>
      </w:hyperlink>
      <w:r w:rsidR="008930D3">
        <w:rPr>
          <w:rFonts w:hint="eastAsia"/>
        </w:rPr>
        <w:t xml:space="preserve"> </w:t>
      </w:r>
      <w:r w:rsidRPr="001C521E">
        <w:rPr>
          <w:rFonts w:hint="eastAsia"/>
        </w:rPr>
        <w:t xml:space="preserve">detected by </w:t>
      </w:r>
      <w:r w:rsidR="00F41616">
        <w:rPr>
          <w:rFonts w:hint="eastAsia"/>
        </w:rPr>
        <w:t>VPB</w:t>
      </w:r>
      <w:r w:rsidRPr="001C521E">
        <w:rPr>
          <w:rFonts w:hint="eastAsia"/>
        </w:rPr>
        <w:t xml:space="preserve"> board regarded as </w:t>
      </w:r>
      <w:r w:rsidRPr="00354FC4">
        <w:rPr>
          <w:rStyle w:val="aff1"/>
          <w:rFonts w:hint="eastAsia"/>
        </w:rPr>
        <w:t>True</w:t>
      </w:r>
      <w:r w:rsidRPr="001C521E">
        <w:rPr>
          <w:rFonts w:hint="eastAsia"/>
        </w:rPr>
        <w:t xml:space="preserve">, </w:t>
      </w:r>
      <w:hyperlink w:history="1" w:anchor="OdometerImm">
        <w:r w:rsidR="0096074C">
          <w:rPr>
            <w:rStyle w:val="ac"/>
          </w:rPr>
          <w:t>OdometerImm</w:t>
        </w:r>
      </w:hyperlink>
      <w:r w:rsidRPr="001C521E">
        <w:t>.</w:t>
      </w:r>
      <w:hyperlink w:history="1" w:anchor="TopLocValid">
        <w:r w:rsidRPr="008930D3">
          <w:rPr>
            <w:rStyle w:val="ac"/>
            <w:rFonts w:hint="eastAsia"/>
          </w:rPr>
          <w:t>TopLocValid</w:t>
        </w:r>
      </w:hyperlink>
      <w:r w:rsidR="008930D3">
        <w:rPr>
          <w:rFonts w:hint="eastAsia"/>
        </w:rPr>
        <w:t xml:space="preserve"> </w:t>
      </w:r>
      <w:r>
        <w:rPr>
          <w:rFonts w:hint="eastAsia"/>
        </w:rPr>
        <w:t xml:space="preserve">and </w:t>
      </w:r>
      <w:hyperlink w:history="1" w:anchor="BeaconMsgReady">
        <w:r w:rsidR="00047F0A">
          <w:rPr>
            <w:rStyle w:val="ac"/>
          </w:rPr>
          <w:t>BeaconMsgReady</w:t>
        </w:r>
      </w:hyperlink>
      <w:r w:rsidRPr="001C521E">
        <w:rPr>
          <w:rFonts w:hint="eastAsia"/>
        </w:rPr>
        <w:t xml:space="preserve"> set as </w:t>
      </w:r>
      <w:r w:rsidRPr="00354FC4">
        <w:rPr>
          <w:rStyle w:val="aff1"/>
          <w:rFonts w:hint="eastAsia"/>
        </w:rPr>
        <w:t>True</w:t>
      </w:r>
      <w:r w:rsidRPr="001C521E">
        <w:rPr>
          <w:rFonts w:hint="eastAsia"/>
        </w:rPr>
        <w:t xml:space="preserve">. Adding </w:t>
      </w:r>
      <w:hyperlink w:history="1" w:anchor="TopLocCounter">
        <w:r w:rsidR="00047F0A">
          <w:rPr>
            <w:rStyle w:val="ac"/>
          </w:rPr>
          <w:t>TopLocCounter</w:t>
        </w:r>
      </w:hyperlink>
      <w:r w:rsidRPr="001C521E">
        <w:rPr>
          <w:rFonts w:hint="eastAsia"/>
        </w:rPr>
        <w:t xml:space="preserve">, the data from beacon savor is saved into </w:t>
      </w:r>
      <w:hyperlink w:history="1" w:anchor="BeaconMsgByte">
        <w:r w:rsidR="00047F0A">
          <w:rPr>
            <w:rStyle w:val="ac"/>
          </w:rPr>
          <w:t>BeaconMsgByte</w:t>
        </w:r>
      </w:hyperlink>
      <w:r w:rsidRPr="001C521E">
        <w:rPr>
          <w:rFonts w:hint="eastAsia"/>
        </w:rPr>
        <w:t>[</w:t>
      </w:r>
      <w:r w:rsidRPr="00C66828">
        <w:rPr>
          <w:rStyle w:val="aff1"/>
        </w:rPr>
        <w:t>MAX_BEACON_DATA_SIZE</w:t>
      </w:r>
      <w:r w:rsidRPr="001C521E">
        <w:rPr>
          <w:rFonts w:hint="eastAsia"/>
        </w:rPr>
        <w:t>].</w:t>
      </w:r>
    </w:p>
    <w:p w:rsidRPr="008A1414" w:rsidR="000F3C47" w:rsidP="000C0D62" w:rsidRDefault="000F3C47">
      <w:pPr>
        <w:pStyle w:val="ReqtifyAltQ"/>
      </w:pPr>
      <w:r w:rsidRPr="008A1414">
        <w:t>#Category=Functional</w:t>
      </w:r>
    </w:p>
    <w:p w:rsidRPr="008A1414" w:rsidR="000F3C47" w:rsidP="000C0D62" w:rsidRDefault="000F3C47">
      <w:pPr>
        <w:pStyle w:val="ReqtifyAltQ"/>
      </w:pPr>
      <w:r w:rsidRPr="008A1414">
        <w:t>#Contribution</w:t>
      </w:r>
      <w:r>
        <w:t>=SIL4</w:t>
      </w:r>
    </w:p>
    <w:p w:rsidR="009328EA" w:rsidP="000C0D62" w:rsidRDefault="000F3C47">
      <w:pPr>
        <w:pStyle w:val="ReqtifyAltQ"/>
        <w:rPr>
          <w:ins w:author="常鸣" w:date="2014-07-03T14:27:00Z" w:id="4153"/>
        </w:rPr>
      </w:pPr>
      <w:del w:author="常鸣" w:date="2014-07-03T14:27:00Z" w:id="4154">
        <w:r w:rsidRPr="008A1414" w:rsidDel="009328EA">
          <w:delText>#S</w:delText>
        </w:r>
      </w:del>
      <w:ins w:author="常鸣" w:date="2014-07-03T14:27:00Z" w:id="4155">
        <w:r w:rsidR="009328EA">
          <w:t>#Allocation=ATP Software</w:t>
        </w:r>
      </w:ins>
    </w:p>
    <w:p w:rsidRPr="008A1414" w:rsidR="000F3C47" w:rsidP="000C0D62" w:rsidRDefault="009328EA">
      <w:pPr>
        <w:pStyle w:val="ReqtifyAltQ"/>
      </w:pPr>
      <w:ins w:author="常鸣" w:date="2014-07-03T14:27:00Z" w:id="4156">
        <w:r>
          <w:t>#S</w:t>
        </w:r>
      </w:ins>
      <w:r w:rsidRPr="008A1414" w:rsidR="000F3C47">
        <w:t>ource=</w:t>
      </w:r>
      <w:r w:rsidRPr="003D2990" w:rsidR="000F3C47">
        <w:t>[iTC_CC-SyAD-</w:t>
      </w:r>
      <w:r w:rsidRPr="003D2990" w:rsidR="000F3C47">
        <w:rPr>
          <w:rFonts w:hint="eastAsia"/>
        </w:rPr>
        <w:t>0</w:t>
      </w:r>
      <w:r w:rsidR="000F3C47">
        <w:rPr>
          <w:rFonts w:hint="eastAsia"/>
        </w:rPr>
        <w:t>130</w:t>
      </w:r>
      <w:r w:rsidRPr="003D2990" w:rsidR="000F3C47">
        <w:rPr>
          <w:rFonts w:hint="eastAsia"/>
        </w:rPr>
        <w:t>]</w:t>
      </w:r>
      <w:r w:rsidR="000F3C47">
        <w:rPr>
          <w:rFonts w:hint="eastAsia"/>
        </w:rPr>
        <w:t>,</w:t>
      </w:r>
      <w:r w:rsidRPr="000656F6" w:rsidR="000F3C47">
        <w:t xml:space="preserve"> [iTC_CC-SyAD-0968]</w:t>
      </w:r>
      <w:r w:rsidR="000F3C47">
        <w:rPr>
          <w:rFonts w:hint="eastAsia"/>
        </w:rPr>
        <w:t>,</w:t>
      </w:r>
      <w:r w:rsidRPr="00C66828" w:rsidR="000F3C47">
        <w:rPr>
          <w:rFonts w:hint="eastAsia"/>
        </w:rPr>
        <w:t xml:space="preserve"> </w:t>
      </w:r>
      <w:r w:rsidR="000F3C47">
        <w:rPr>
          <w:rFonts w:hint="eastAsia"/>
        </w:rPr>
        <w:t>[</w:t>
      </w:r>
      <w:r w:rsidR="000F3C47">
        <w:t>iTC_CC_ATP_SwHA-0</w:t>
      </w:r>
      <w:r w:rsidR="000F3C47">
        <w:rPr>
          <w:rFonts w:hint="eastAsia"/>
        </w:rPr>
        <w:t>180],</w:t>
      </w:r>
      <w:r w:rsidRPr="00293BB9" w:rsidR="000F3C47">
        <w:t xml:space="preserve"> </w:t>
      </w:r>
      <w:r w:rsidR="000F3C47">
        <w:rPr>
          <w:rFonts w:hint="eastAsia"/>
        </w:rPr>
        <w:t>[</w:t>
      </w:r>
      <w:r w:rsidR="000F3C47">
        <w:t>iTC_CC_ATP_SwHA-0</w:t>
      </w:r>
      <w:r w:rsidR="000F3C47">
        <w:rPr>
          <w:rFonts w:hint="eastAsia"/>
        </w:rPr>
        <w:t xml:space="preserve">231], </w:t>
      </w:r>
      <w:r w:rsidRPr="00293BB9" w:rsidR="000F3C47">
        <w:t>[iTC_CC_VLE-2</w:t>
      </w:r>
      <w:r w:rsidR="00763567">
        <w:t>-VPB-</w:t>
      </w:r>
      <w:r w:rsidRPr="00293BB9" w:rsidR="000F3C47">
        <w:t>2-SyID-0028]</w:t>
      </w:r>
    </w:p>
    <w:p w:rsidRPr="008A1414" w:rsidR="000F3C47" w:rsidP="000C0D62" w:rsidRDefault="000F3C47">
      <w:pPr>
        <w:pStyle w:val="ReqtifyAltQ"/>
      </w:pPr>
      <w:r w:rsidRPr="008A1414">
        <w:t>[End]</w:t>
      </w:r>
    </w:p>
    <w:p w:rsidR="000F3C47" w:rsidP="00C93484" w:rsidRDefault="000F3C47">
      <w:pPr>
        <w:pStyle w:val="Reqtify"/>
      </w:pPr>
    </w:p>
    <w:p w:rsidR="000F3C47" w:rsidP="000F3C47" w:rsidRDefault="000F3C47">
      <w:pPr>
        <w:pStyle w:val="ReqtifyAltR"/>
      </w:pPr>
    </w:p>
    <w:p w:rsidRPr="00634120" w:rsidR="000F3C47" w:rsidP="000F3C47" w:rsidRDefault="000F3C47">
      <w:pPr>
        <w:pStyle w:val="ReqtifyAltR"/>
      </w:pPr>
      <w:r>
        <w:t>[iTC_CC_ATP-SwRS-</w:t>
      </w:r>
      <w:r>
        <w:rPr>
          <w:rFonts w:hint="eastAsia"/>
        </w:rPr>
        <w:t>0557</w:t>
      </w:r>
      <w:r>
        <w:t>]</w:t>
      </w:r>
    </w:p>
    <w:p w:rsidR="0065313E" w:rsidP="00C93484" w:rsidRDefault="00047F0A">
      <w:pPr>
        <w:pStyle w:val="Reqtify"/>
      </w:pPr>
      <w:bookmarkStart w:name="SensorTestFlag" w:id="4157"/>
      <w:r w:rsidRPr="008930D3">
        <w:rPr>
          <w:rStyle w:val="aff2"/>
          <w:bCs w:val="0"/>
          <w:iCs w:val="0"/>
        </w:rPr>
        <w:lastRenderedPageBreak/>
        <w:t>SensorTestFlag</w:t>
      </w:r>
      <w:bookmarkEnd w:id="4157"/>
      <w:r w:rsidR="000F3C47">
        <w:rPr>
          <w:rFonts w:hint="eastAsia"/>
        </w:rPr>
        <w:t>，位于</w:t>
      </w:r>
      <w:r w:rsidR="000F3C47">
        <w:rPr>
          <w:rFonts w:hint="eastAsia"/>
        </w:rPr>
        <w:t>CPU1</w:t>
      </w:r>
      <w:r w:rsidR="000F3C47">
        <w:rPr>
          <w:rFonts w:hint="eastAsia"/>
        </w:rPr>
        <w:t>的</w:t>
      </w:r>
      <w:r w:rsidR="000F3C47">
        <w:rPr>
          <w:rFonts w:hint="eastAsia"/>
        </w:rPr>
        <w:t>ATP</w:t>
      </w:r>
      <w:r w:rsidR="000F3C47">
        <w:rPr>
          <w:rFonts w:hint="eastAsia"/>
        </w:rPr>
        <w:t>软件判断是否需进行传感器测试的标志。</w:t>
      </w:r>
    </w:p>
    <w:p w:rsidR="0065313E" w:rsidP="00FA0FBB" w:rsidRDefault="000F3C47">
      <w:pPr>
        <w:pStyle w:val="AltX"/>
      </w:pPr>
      <w:r>
        <w:rPr>
          <w:rFonts w:hint="eastAsia"/>
        </w:rPr>
        <w:t>判断连续</w:t>
      </w:r>
      <w:r>
        <w:rPr>
          <w:rStyle w:val="aff1"/>
          <w:rFonts w:hint="eastAsia"/>
        </w:rPr>
        <w:t>SENSOR</w:t>
      </w:r>
      <w:r w:rsidRPr="007F6855">
        <w:rPr>
          <w:rStyle w:val="aff1"/>
        </w:rPr>
        <w:t>_TEST_</w:t>
      </w:r>
      <w:r w:rsidRPr="00931884">
        <w:rPr>
          <w:rStyle w:val="aff1"/>
          <w:rFonts w:hint="eastAsia"/>
        </w:rPr>
        <w:t>START_</w:t>
      </w:r>
      <w:r w:rsidRPr="007F6855">
        <w:rPr>
          <w:rStyle w:val="aff1"/>
        </w:rPr>
        <w:t>TIME</w:t>
      </w:r>
      <w:r>
        <w:rPr>
          <w:rFonts w:hint="eastAsia"/>
        </w:rPr>
        <w:t>时间</w:t>
      </w:r>
      <w:r w:rsidR="00F41616">
        <w:rPr>
          <w:rFonts w:hint="eastAsia"/>
        </w:rPr>
        <w:t>VPB</w:t>
      </w:r>
      <w:r>
        <w:rPr>
          <w:rFonts w:hint="eastAsia"/>
        </w:rPr>
        <w:t>寄存器</w:t>
      </w:r>
      <w:hyperlink w:history="1" w:anchor="CBKWrite">
        <w:r w:rsidRPr="00FD11C8">
          <w:rPr>
            <w:rStyle w:val="ac"/>
          </w:rPr>
          <w:t>CBK</w:t>
        </w:r>
        <w:r w:rsidRPr="00FD11C8" w:rsidR="00354F88">
          <w:rPr>
            <w:rStyle w:val="ac"/>
          </w:rPr>
          <w:t>W</w:t>
        </w:r>
        <w:r w:rsidRPr="00FD11C8">
          <w:rPr>
            <w:rStyle w:val="ac"/>
          </w:rPr>
          <w:t>rite</w:t>
        </w:r>
      </w:hyperlink>
      <w:r>
        <w:rPr>
          <w:rFonts w:hint="eastAsia"/>
        </w:rPr>
        <w:t>.</w:t>
      </w:r>
      <w:r w:rsidRPr="00CD2724">
        <w:rPr>
          <w:rFonts w:hint="eastAsia"/>
        </w:rPr>
        <w:t>CogCounterReg</w:t>
      </w:r>
      <w:r>
        <w:rPr>
          <w:rFonts w:hint="eastAsia"/>
        </w:rPr>
        <w:t>未发生变化</w:t>
      </w:r>
      <w:r w:rsidR="0065313E">
        <w:rPr>
          <w:rFonts w:hint="eastAsia"/>
        </w:rPr>
        <w:t>；</w:t>
      </w:r>
    </w:p>
    <w:p w:rsidR="0065313E" w:rsidP="00FA0FBB" w:rsidRDefault="0063593C">
      <w:pPr>
        <w:pStyle w:val="AltX"/>
      </w:pPr>
      <w:r>
        <w:rPr>
          <w:rFonts w:hint="eastAsia"/>
        </w:rPr>
        <w:t>且</w:t>
      </w:r>
      <w:r w:rsidR="00303C8A">
        <w:rPr>
          <w:rFonts w:hint="eastAsia"/>
        </w:rPr>
        <w:t>之前</w:t>
      </w:r>
      <w:r w:rsidRPr="00CF449C" w:rsidR="00303C8A">
        <w:rPr>
          <w:rStyle w:val="aff2"/>
          <w:rFonts w:hint="eastAsia"/>
        </w:rPr>
        <w:t>SensorTestFlag</w:t>
      </w:r>
      <w:r w:rsidR="00303C8A">
        <w:rPr>
          <w:rFonts w:hint="eastAsia"/>
        </w:rPr>
        <w:t>为</w:t>
      </w:r>
      <w:r w:rsidRPr="0065313E" w:rsidR="00303C8A">
        <w:rPr>
          <w:rStyle w:val="aff1"/>
          <w:rFonts w:hint="eastAsia"/>
        </w:rPr>
        <w:t>False</w:t>
      </w:r>
      <w:r w:rsidR="0065313E">
        <w:rPr>
          <w:rFonts w:hint="eastAsia"/>
        </w:rPr>
        <w:t>；</w:t>
      </w:r>
    </w:p>
    <w:p w:rsidR="0065313E" w:rsidP="00FA0FBB" w:rsidRDefault="00303C8A">
      <w:pPr>
        <w:pStyle w:val="AltX"/>
      </w:pPr>
      <w:r>
        <w:rPr>
          <w:rFonts w:hint="eastAsia"/>
        </w:rPr>
        <w:t>且当前</w:t>
      </w:r>
      <w:hyperlink w:history="1" w:anchor="WheelFilteredStopped">
        <w:r w:rsidRPr="008930D3" w:rsidR="0063593C">
          <w:rPr>
            <w:rStyle w:val="ac"/>
          </w:rPr>
          <w:t>WheelFilteredStopped</w:t>
        </w:r>
      </w:hyperlink>
      <w:r w:rsidR="0063593C">
        <w:rPr>
          <w:rFonts w:hint="eastAsia"/>
        </w:rPr>
        <w:t>为</w:t>
      </w:r>
      <w:r w:rsidRPr="0063593C" w:rsidR="0063593C">
        <w:rPr>
          <w:rStyle w:val="aff1"/>
          <w:rFonts w:hint="eastAsia"/>
        </w:rPr>
        <w:t>False</w:t>
      </w:r>
      <w:r w:rsidR="0065313E">
        <w:rPr>
          <w:rFonts w:hint="eastAsia"/>
        </w:rPr>
        <w:t>。</w:t>
      </w:r>
    </w:p>
    <w:p w:rsidR="000F3C47" w:rsidP="00C93484" w:rsidRDefault="000F3C47">
      <w:pPr>
        <w:pStyle w:val="Reqtify"/>
      </w:pPr>
      <w:r>
        <w:rPr>
          <w:rFonts w:hint="eastAsia"/>
        </w:rPr>
        <w:t>则位于</w:t>
      </w:r>
      <w:r>
        <w:rPr>
          <w:rFonts w:hint="eastAsia"/>
        </w:rPr>
        <w:t>VLE-2</w:t>
      </w:r>
      <w:r>
        <w:rPr>
          <w:rFonts w:hint="eastAsia"/>
        </w:rPr>
        <w:t>板</w:t>
      </w:r>
      <w:r>
        <w:rPr>
          <w:rFonts w:hint="eastAsia"/>
        </w:rPr>
        <w:t>CPU1</w:t>
      </w:r>
      <w:r>
        <w:rPr>
          <w:rFonts w:hint="eastAsia"/>
        </w:rPr>
        <w:t>的</w:t>
      </w:r>
      <w:r>
        <w:rPr>
          <w:rFonts w:hint="eastAsia"/>
        </w:rPr>
        <w:t>ATP</w:t>
      </w:r>
      <w:r>
        <w:rPr>
          <w:rFonts w:hint="eastAsia"/>
        </w:rPr>
        <w:t>软件，需设置</w:t>
      </w:r>
      <w:r w:rsidRPr="00CF449C">
        <w:rPr>
          <w:rStyle w:val="aff2"/>
          <w:rFonts w:hint="eastAsia"/>
        </w:rPr>
        <w:t>SensorTestFlag</w:t>
      </w:r>
      <w:r>
        <w:rPr>
          <w:rFonts w:hint="eastAsia"/>
        </w:rPr>
        <w:t>为</w:t>
      </w:r>
      <w:r>
        <w:rPr>
          <w:rStyle w:val="aff1"/>
          <w:rFonts w:hint="eastAsia"/>
        </w:rPr>
        <w:t>True</w:t>
      </w:r>
      <w:r>
        <w:rPr>
          <w:rFonts w:hint="eastAsia"/>
        </w:rPr>
        <w:t>，并将其发送给位于</w:t>
      </w:r>
      <w:r>
        <w:rPr>
          <w:rFonts w:hint="eastAsia"/>
        </w:rPr>
        <w:t>CPU2</w:t>
      </w:r>
      <w:r>
        <w:rPr>
          <w:rFonts w:hint="eastAsia"/>
        </w:rPr>
        <w:t>的</w:t>
      </w:r>
      <w:r>
        <w:rPr>
          <w:rFonts w:hint="eastAsia"/>
        </w:rPr>
        <w:t>ATP</w:t>
      </w:r>
      <w:r>
        <w:rPr>
          <w:rFonts w:hint="eastAsia"/>
        </w:rPr>
        <w:t>软件。</w:t>
      </w:r>
    </w:p>
    <w:p w:rsidR="000F3C47" w:rsidP="000F3C47" w:rsidRDefault="000F3C47"/>
    <w:p w:rsidRPr="00775C55" w:rsidR="000F3C47" w:rsidP="00C93484" w:rsidRDefault="00532AED">
      <w:pPr>
        <w:pStyle w:val="Reqtify"/>
      </w:pPr>
      <w:hyperlink w:history="1" w:anchor="SensorTestFlag">
        <w:r w:rsidR="00047F0A">
          <w:rPr>
            <w:rStyle w:val="ac"/>
            <w:noProof/>
          </w:rPr>
          <w:t>SensorTestFlag</w:t>
        </w:r>
      </w:hyperlink>
      <w:r w:rsidRPr="001C521E" w:rsidR="000F3C47">
        <w:rPr>
          <w:rFonts w:hint="eastAsia"/>
        </w:rPr>
        <w:t xml:space="preserve"> regarded as the symbol whether ATP in CPU 1 </w:t>
      </w:r>
      <w:r w:rsidRPr="001C521E" w:rsidR="000F3C47">
        <w:t>needs</w:t>
      </w:r>
      <w:r w:rsidRPr="001C521E" w:rsidR="000F3C47">
        <w:rPr>
          <w:rFonts w:hint="eastAsia"/>
        </w:rPr>
        <w:t xml:space="preserve"> to check the sensor. In the </w:t>
      </w:r>
      <w:r w:rsidRPr="001C521E" w:rsidR="002F5731">
        <w:t>interval</w:t>
      </w:r>
      <w:r w:rsidRPr="001C521E" w:rsidR="000F3C47">
        <w:rPr>
          <w:rFonts w:hint="eastAsia"/>
        </w:rPr>
        <w:t xml:space="preserve">, if the value </w:t>
      </w:r>
      <w:r w:rsidR="000F3C47">
        <w:rPr>
          <w:rFonts w:hint="eastAsia"/>
        </w:rPr>
        <w:t xml:space="preserve">of </w:t>
      </w:r>
      <w:hyperlink w:history="1" w:anchor="CBKWrite">
        <w:r w:rsidRPr="00FD11C8" w:rsidR="000F3C47">
          <w:rPr>
            <w:rStyle w:val="ac"/>
          </w:rPr>
          <w:t>CBK</w:t>
        </w:r>
        <w:r w:rsidRPr="00FD11C8" w:rsidR="00354F88">
          <w:rPr>
            <w:rStyle w:val="ac"/>
          </w:rPr>
          <w:t>W</w:t>
        </w:r>
        <w:r w:rsidRPr="00FD11C8" w:rsidR="000F3C47">
          <w:rPr>
            <w:rStyle w:val="ac"/>
          </w:rPr>
          <w:t>rite</w:t>
        </w:r>
      </w:hyperlink>
      <w:r w:rsidRPr="001C521E" w:rsidR="000F3C47">
        <w:rPr>
          <w:rFonts w:hint="eastAsia"/>
        </w:rPr>
        <w:t xml:space="preserve">.CogCounterReg is not changed in the continuous </w:t>
      </w:r>
      <w:r w:rsidRPr="001C521E" w:rsidR="000F3C47">
        <w:rPr>
          <w:rStyle w:val="aff1"/>
          <w:rFonts w:hint="eastAsia"/>
        </w:rPr>
        <w:t>SENSOR</w:t>
      </w:r>
      <w:r w:rsidRPr="001C521E" w:rsidR="000F3C47">
        <w:rPr>
          <w:rStyle w:val="aff1"/>
        </w:rPr>
        <w:t>_TEST_</w:t>
      </w:r>
      <w:r w:rsidRPr="001C521E" w:rsidR="000F3C47">
        <w:rPr>
          <w:rStyle w:val="aff1"/>
          <w:rFonts w:hint="eastAsia"/>
        </w:rPr>
        <w:t>START_</w:t>
      </w:r>
      <w:r w:rsidRPr="001C521E" w:rsidR="000F3C47">
        <w:rPr>
          <w:rStyle w:val="aff1"/>
        </w:rPr>
        <w:t>TIME</w:t>
      </w:r>
      <w:r w:rsidRPr="001C521E" w:rsidR="000F3C47">
        <w:rPr>
          <w:rFonts w:hint="eastAsia"/>
        </w:rPr>
        <w:t xml:space="preserve">, </w:t>
      </w:r>
      <w:r w:rsidR="0063593C">
        <w:rPr>
          <w:rFonts w:hint="eastAsia"/>
        </w:rPr>
        <w:t xml:space="preserve">and the </w:t>
      </w:r>
      <w:hyperlink w:history="1" w:anchor="WheelFilteredStopped">
        <w:r w:rsidR="00B5344E">
          <w:rPr>
            <w:rStyle w:val="ac"/>
          </w:rPr>
          <w:t>WheelFilteredStopped</w:t>
        </w:r>
      </w:hyperlink>
      <w:r w:rsidR="0063593C">
        <w:rPr>
          <w:rFonts w:hint="eastAsia"/>
        </w:rPr>
        <w:t xml:space="preserve"> was </w:t>
      </w:r>
      <w:r w:rsidRPr="00354FC4" w:rsidR="0063593C">
        <w:rPr>
          <w:rStyle w:val="aff1"/>
          <w:rFonts w:hint="eastAsia"/>
        </w:rPr>
        <w:t>False</w:t>
      </w:r>
      <w:r w:rsidR="0063593C">
        <w:rPr>
          <w:rFonts w:hint="eastAsia"/>
        </w:rPr>
        <w:t xml:space="preserve"> at last cycle, the </w:t>
      </w:r>
      <w:r w:rsidRPr="001C521E" w:rsidR="000F3C47">
        <w:rPr>
          <w:rFonts w:hint="eastAsia"/>
        </w:rPr>
        <w:t xml:space="preserve">ATP of CPU1 in VLE-2 board need to set </w:t>
      </w:r>
      <w:hyperlink w:history="1" w:anchor="SensorTestFlag">
        <w:r w:rsidR="00047F0A">
          <w:rPr>
            <w:rStyle w:val="ac"/>
          </w:rPr>
          <w:t>SensorTestFlag</w:t>
        </w:r>
      </w:hyperlink>
      <w:r w:rsidRPr="001C521E" w:rsidR="000F3C47">
        <w:rPr>
          <w:rFonts w:hint="eastAsia"/>
        </w:rPr>
        <w:t xml:space="preserve"> as </w:t>
      </w:r>
      <w:r w:rsidRPr="00354FC4" w:rsidR="000F3C47">
        <w:rPr>
          <w:rStyle w:val="aff1"/>
          <w:rFonts w:hint="eastAsia"/>
        </w:rPr>
        <w:t>True</w:t>
      </w:r>
      <w:r w:rsidR="000F3C47">
        <w:rPr>
          <w:rFonts w:hint="eastAsia"/>
        </w:rPr>
        <w:t xml:space="preserve"> and </w:t>
      </w:r>
      <w:r w:rsidRPr="001C521E" w:rsidR="000F3C47">
        <w:rPr>
          <w:rFonts w:hint="eastAsia"/>
        </w:rPr>
        <w:t>send the data to the ATP of CPU2.</w:t>
      </w:r>
    </w:p>
    <w:p w:rsidRPr="008A1414" w:rsidR="000F3C47" w:rsidP="000C0D62" w:rsidRDefault="000F3C47">
      <w:pPr>
        <w:pStyle w:val="ReqtifyAltQ"/>
      </w:pPr>
      <w:r w:rsidRPr="008A1414">
        <w:t>#Category=Functional</w:t>
      </w:r>
    </w:p>
    <w:p w:rsidRPr="008A1414" w:rsidR="000F3C47" w:rsidP="000C0D62" w:rsidRDefault="000F3C47">
      <w:pPr>
        <w:pStyle w:val="ReqtifyAltQ"/>
      </w:pPr>
      <w:r w:rsidRPr="008A1414">
        <w:t>#Contribution</w:t>
      </w:r>
      <w:r>
        <w:t>=SIL4</w:t>
      </w:r>
    </w:p>
    <w:p w:rsidR="009328EA" w:rsidP="000C0D62" w:rsidRDefault="000F3C47">
      <w:pPr>
        <w:pStyle w:val="ReqtifyAltQ"/>
        <w:rPr>
          <w:ins w:author="常鸣" w:date="2014-07-03T14:27:00Z" w:id="4158"/>
        </w:rPr>
      </w:pPr>
      <w:del w:author="常鸣" w:date="2014-07-03T14:27:00Z" w:id="4159">
        <w:r w:rsidRPr="008A1414" w:rsidDel="009328EA">
          <w:delText>#S</w:delText>
        </w:r>
      </w:del>
      <w:ins w:author="常鸣" w:date="2014-07-03T14:27:00Z" w:id="4160">
        <w:r w:rsidR="009328EA">
          <w:t>#Allocation=ATP Software</w:t>
        </w:r>
      </w:ins>
    </w:p>
    <w:p w:rsidRPr="008A1414" w:rsidR="000F3C47" w:rsidP="000C0D62" w:rsidRDefault="009328EA">
      <w:pPr>
        <w:pStyle w:val="ReqtifyAltQ"/>
      </w:pPr>
      <w:ins w:author="常鸣" w:date="2014-07-03T14:27:00Z" w:id="4161">
        <w:r>
          <w:t>#S</w:t>
        </w:r>
      </w:ins>
      <w:r w:rsidRPr="008A1414" w:rsidR="000F3C47">
        <w:t>ource=</w:t>
      </w:r>
      <w:r w:rsidRPr="00DB7237" w:rsidR="000F3C47">
        <w:t>[iTC_CC-SyAD-0958]</w:t>
      </w:r>
      <w:r w:rsidR="00357047">
        <w:rPr>
          <w:rFonts w:hint="eastAsia"/>
        </w:rPr>
        <w:t>,</w:t>
      </w:r>
      <w:r w:rsidRPr="00357047" w:rsidR="00357047">
        <w:rPr>
          <w:rFonts w:hint="eastAsia"/>
        </w:rPr>
        <w:t xml:space="preserve"> </w:t>
      </w:r>
      <w:r w:rsidR="00357047">
        <w:rPr>
          <w:rFonts w:hint="eastAsia"/>
        </w:rPr>
        <w:t>[</w:t>
      </w:r>
      <w:r w:rsidR="00357047">
        <w:t>iTC_CC_ATP_SwHA</w:t>
      </w:r>
      <w:r w:rsidRPr="00CA7F59" w:rsidR="00357047">
        <w:t>-0055</w:t>
      </w:r>
      <w:r w:rsidR="00357047">
        <w:rPr>
          <w:rFonts w:hint="eastAsia"/>
        </w:rPr>
        <w:t>]</w:t>
      </w:r>
    </w:p>
    <w:p w:rsidRPr="008A1414" w:rsidR="000F3C47" w:rsidP="000C0D62" w:rsidRDefault="000F3C47">
      <w:pPr>
        <w:pStyle w:val="ReqtifyAltQ"/>
      </w:pPr>
      <w:r w:rsidRPr="008A1414">
        <w:t>[End]</w:t>
      </w:r>
    </w:p>
    <w:p w:rsidR="000F3C47" w:rsidP="00C93484" w:rsidRDefault="000F3C47">
      <w:pPr>
        <w:pStyle w:val="Reqtify"/>
      </w:pPr>
    </w:p>
    <w:p w:rsidR="000F3C47" w:rsidP="00C93484" w:rsidRDefault="000F3C47">
      <w:pPr>
        <w:pStyle w:val="Reqtify"/>
      </w:pPr>
    </w:p>
    <w:p w:rsidRPr="00634120" w:rsidR="000F3C47" w:rsidP="000F3C47" w:rsidRDefault="000F3C47">
      <w:pPr>
        <w:pStyle w:val="ReqtifyAltR"/>
      </w:pPr>
      <w:r>
        <w:t>[iTC_CC_ATP-SwRS-</w:t>
      </w:r>
      <w:r>
        <w:rPr>
          <w:rFonts w:hint="eastAsia"/>
        </w:rPr>
        <w:t>0558</w:t>
      </w:r>
      <w:r>
        <w:t>]</w:t>
      </w:r>
    </w:p>
    <w:p w:rsidR="000F3C47" w:rsidP="00C93484" w:rsidRDefault="000F3C47">
      <w:pPr>
        <w:pStyle w:val="Reqtify"/>
      </w:pPr>
      <w:r>
        <w:rPr>
          <w:rFonts w:hint="eastAsia"/>
        </w:rPr>
        <w:t>对于</w:t>
      </w:r>
      <w:r>
        <w:rPr>
          <w:rFonts w:hint="eastAsia"/>
        </w:rPr>
        <w:t>VLE-2</w:t>
      </w:r>
      <w:r>
        <w:rPr>
          <w:rFonts w:hint="eastAsia"/>
        </w:rPr>
        <w:t>板上</w:t>
      </w:r>
      <w:r>
        <w:rPr>
          <w:rFonts w:hint="eastAsia"/>
        </w:rPr>
        <w:t>CPU1</w:t>
      </w:r>
      <w:r>
        <w:rPr>
          <w:rFonts w:hint="eastAsia"/>
        </w:rPr>
        <w:t>的</w:t>
      </w:r>
      <w:r>
        <w:rPr>
          <w:rFonts w:hint="eastAsia"/>
        </w:rPr>
        <w:t>ATP</w:t>
      </w:r>
      <w:r>
        <w:rPr>
          <w:rFonts w:hint="eastAsia"/>
        </w:rPr>
        <w:t>软件，如果判断上周期末时的</w:t>
      </w:r>
      <w:hyperlink w:history="1" w:anchor="SensorTestFlag">
        <w:r w:rsidR="008930D3">
          <w:rPr>
            <w:rStyle w:val="ac"/>
          </w:rPr>
          <w:t>SensorTestFlag</w:t>
        </w:r>
      </w:hyperlink>
      <w:r>
        <w:rPr>
          <w:rFonts w:hint="eastAsia"/>
        </w:rPr>
        <w:t>为</w:t>
      </w:r>
      <w:r>
        <w:rPr>
          <w:rStyle w:val="aff1"/>
          <w:rFonts w:hint="eastAsia"/>
        </w:rPr>
        <w:t>True</w:t>
      </w:r>
      <w:r>
        <w:rPr>
          <w:rFonts w:hint="eastAsia"/>
        </w:rPr>
        <w:t>，则从本周期开始，需在每次中断中</w:t>
      </w:r>
      <w:r w:rsidRPr="0062712B">
        <w:rPr>
          <w:rFonts w:hint="eastAsia"/>
        </w:rPr>
        <w:t>按照既定测试序列</w:t>
      </w:r>
      <w:r>
        <w:rPr>
          <w:rFonts w:hint="eastAsia"/>
        </w:rPr>
        <w:t>设置</w:t>
      </w:r>
      <w:hyperlink w:history="1" w:anchor="OdometerImm">
        <w:r w:rsidR="008930D3">
          <w:rPr>
            <w:rStyle w:val="ac"/>
          </w:rPr>
          <w:t>OdometerImm</w:t>
        </w:r>
      </w:hyperlink>
      <w:r>
        <w:rPr>
          <w:rFonts w:hint="eastAsia"/>
        </w:rPr>
        <w:t>.</w:t>
      </w:r>
      <w:r w:rsidRPr="009D5AC6">
        <w:rPr>
          <w:rStyle w:val="aff2"/>
          <w:rFonts w:hint="eastAsia"/>
        </w:rPr>
        <w:t>D1</w:t>
      </w:r>
      <w:r>
        <w:rPr>
          <w:rFonts w:hint="eastAsia"/>
        </w:rPr>
        <w:t>/</w:t>
      </w:r>
      <w:r w:rsidRPr="009D5AC6">
        <w:rPr>
          <w:rStyle w:val="aff2"/>
          <w:rFonts w:hint="eastAsia"/>
        </w:rPr>
        <w:t>D2</w:t>
      </w:r>
      <w:r>
        <w:rPr>
          <w:rFonts w:hint="eastAsia"/>
        </w:rPr>
        <w:t>/</w:t>
      </w:r>
      <w:r w:rsidRPr="009D5AC6">
        <w:rPr>
          <w:rStyle w:val="aff2"/>
          <w:rFonts w:hint="eastAsia"/>
        </w:rPr>
        <w:t>D3</w:t>
      </w:r>
      <w:r>
        <w:rPr>
          <w:rFonts w:hint="eastAsia"/>
        </w:rPr>
        <w:t>的值，并在相应中断中设置</w:t>
      </w:r>
      <w:r w:rsidRPr="00034866">
        <w:rPr>
          <w:rStyle w:val="aff2"/>
          <w:rFonts w:hint="eastAsia"/>
        </w:rPr>
        <w:t>SensorTesting</w:t>
      </w:r>
      <w:r w:rsidRPr="00743909">
        <w:rPr>
          <w:rFonts w:hint="eastAsia"/>
        </w:rPr>
        <w:t>标志</w:t>
      </w:r>
      <w:r>
        <w:rPr>
          <w:rFonts w:hint="eastAsia"/>
        </w:rPr>
        <w:t>为</w:t>
      </w:r>
      <w:r>
        <w:rPr>
          <w:rStyle w:val="aff1"/>
          <w:rFonts w:hint="eastAsia"/>
        </w:rPr>
        <w:t>True</w:t>
      </w:r>
      <w:r>
        <w:rPr>
          <w:rFonts w:hint="eastAsia"/>
        </w:rPr>
        <w:t>。</w:t>
      </w:r>
    </w:p>
    <w:p w:rsidR="000F3C47" w:rsidP="00FA0FBB" w:rsidRDefault="000F3C47">
      <w:pPr>
        <w:pStyle w:val="AltX"/>
      </w:pPr>
      <w:r>
        <w:rPr>
          <w:rFonts w:hint="eastAsia"/>
        </w:rPr>
        <w:t>在一个周期的中断中，应当每间隔</w:t>
      </w:r>
      <w:r>
        <w:rPr>
          <w:rFonts w:hint="eastAsia"/>
        </w:rPr>
        <w:t>1</w:t>
      </w:r>
      <w:r>
        <w:rPr>
          <w:rFonts w:hint="eastAsia"/>
        </w:rPr>
        <w:t>个中断发送一次</w:t>
      </w:r>
      <w:r>
        <w:rPr>
          <w:rFonts w:hint="eastAsia"/>
        </w:rPr>
        <w:t>D1/2/3</w:t>
      </w:r>
      <w:r>
        <w:rPr>
          <w:rFonts w:hint="eastAsia"/>
        </w:rPr>
        <w:t>全为</w:t>
      </w:r>
      <w:r>
        <w:rPr>
          <w:rStyle w:val="aff1"/>
          <w:rFonts w:hint="eastAsia"/>
        </w:rPr>
        <w:t>POWER_ON</w:t>
      </w:r>
      <w:r>
        <w:rPr>
          <w:rFonts w:hint="eastAsia"/>
        </w:rPr>
        <w:t>；</w:t>
      </w:r>
    </w:p>
    <w:p w:rsidR="000F3C47" w:rsidP="00FA0FBB" w:rsidRDefault="000F3C47">
      <w:pPr>
        <w:pStyle w:val="AltX"/>
      </w:pPr>
      <w:r>
        <w:rPr>
          <w:rFonts w:hint="eastAsia"/>
        </w:rPr>
        <w:t>其余中断中，</w:t>
      </w:r>
      <w:r>
        <w:rPr>
          <w:rFonts w:hint="eastAsia"/>
        </w:rPr>
        <w:t>D1/2/3</w:t>
      </w:r>
      <w:r>
        <w:rPr>
          <w:rFonts w:hint="eastAsia"/>
        </w:rPr>
        <w:t>可为</w:t>
      </w:r>
      <w:r>
        <w:rPr>
          <w:rStyle w:val="aff1"/>
          <w:rFonts w:hint="eastAsia"/>
        </w:rPr>
        <w:t>POWER_ON</w:t>
      </w:r>
      <w:r>
        <w:rPr>
          <w:rFonts w:hint="eastAsia"/>
        </w:rPr>
        <w:t>或</w:t>
      </w:r>
      <w:r>
        <w:rPr>
          <w:rStyle w:val="aff1"/>
          <w:rFonts w:hint="eastAsia"/>
        </w:rPr>
        <w:t>POWER_OFF</w:t>
      </w:r>
      <w:r>
        <w:rPr>
          <w:rFonts w:hint="eastAsia"/>
        </w:rPr>
        <w:t>随机值。</w:t>
      </w:r>
    </w:p>
    <w:p w:rsidRPr="0010134A" w:rsidR="000F3C47" w:rsidP="000F3C47" w:rsidRDefault="000F3C47"/>
    <w:p w:rsidR="000F3C47" w:rsidP="00C93484" w:rsidRDefault="000F3C47">
      <w:pPr>
        <w:pStyle w:val="Reqtify"/>
      </w:pPr>
      <w:r w:rsidRPr="001C521E">
        <w:rPr>
          <w:rFonts w:hint="eastAsia"/>
        </w:rPr>
        <w:t xml:space="preserve">For the ATP of CPU1 in VLE-2 board, if it sets the </w:t>
      </w:r>
      <w:hyperlink w:history="1" w:anchor="SensorTestFlag">
        <w:r w:rsidR="00047F0A">
          <w:rPr>
            <w:rStyle w:val="ac"/>
          </w:rPr>
          <w:t>SensorTestFlag</w:t>
        </w:r>
      </w:hyperlink>
      <w:r w:rsidRPr="001C521E">
        <w:rPr>
          <w:rFonts w:hint="eastAsia"/>
        </w:rPr>
        <w:t xml:space="preserve"> of pervious end of cycle as </w:t>
      </w:r>
      <w:r w:rsidRPr="00354FC4">
        <w:rPr>
          <w:rStyle w:val="aff1"/>
          <w:rFonts w:hint="eastAsia"/>
        </w:rPr>
        <w:t>True</w:t>
      </w:r>
      <w:r w:rsidRPr="001C521E">
        <w:rPr>
          <w:rFonts w:hint="eastAsia"/>
        </w:rPr>
        <w:t xml:space="preserve">, it need to set the value of </w:t>
      </w:r>
      <w:hyperlink w:history="1" w:anchor="OdometerImm">
        <w:r w:rsidR="0096074C">
          <w:rPr>
            <w:rStyle w:val="ac"/>
          </w:rPr>
          <w:t>OdometerImm</w:t>
        </w:r>
      </w:hyperlink>
      <w:r w:rsidRPr="001C521E">
        <w:rPr>
          <w:rFonts w:hint="eastAsia"/>
        </w:rPr>
        <w:t>.D1/D2/D3 based on the settled sequence in each interrupt,</w:t>
      </w:r>
      <w:r>
        <w:rPr>
          <w:rFonts w:hint="eastAsia"/>
        </w:rPr>
        <w:t xml:space="preserve"> and </w:t>
      </w:r>
      <w:r w:rsidRPr="001C521E">
        <w:rPr>
          <w:rFonts w:hint="eastAsia"/>
        </w:rPr>
        <w:t xml:space="preserve">set the </w:t>
      </w:r>
      <w:r w:rsidRPr="001C521E">
        <w:rPr>
          <w:rStyle w:val="aff2"/>
          <w:rFonts w:hint="eastAsia"/>
        </w:rPr>
        <w:t>SensorTesting</w:t>
      </w:r>
      <w:r w:rsidRPr="001C521E">
        <w:rPr>
          <w:rFonts w:hint="eastAsia"/>
        </w:rPr>
        <w:t xml:space="preserve"> as </w:t>
      </w:r>
      <w:r w:rsidRPr="00354FC4">
        <w:rPr>
          <w:rStyle w:val="aff1"/>
          <w:rFonts w:hint="eastAsia"/>
        </w:rPr>
        <w:t>True</w:t>
      </w:r>
      <w:r w:rsidRPr="001C521E">
        <w:rPr>
          <w:rFonts w:hint="eastAsia"/>
        </w:rPr>
        <w:t>.</w:t>
      </w:r>
    </w:p>
    <w:p w:rsidR="000F3C47" w:rsidP="00FA0FBB" w:rsidRDefault="000F3C47">
      <w:pPr>
        <w:pStyle w:val="AltX"/>
      </w:pPr>
      <w:r>
        <w:rPr>
          <w:rFonts w:hint="eastAsia"/>
        </w:rPr>
        <w:t xml:space="preserve">D1/2/3 shall set to </w:t>
      </w:r>
      <w:r w:rsidRPr="0010134A">
        <w:rPr>
          <w:rStyle w:val="aff1"/>
          <w:rFonts w:hint="eastAsia"/>
        </w:rPr>
        <w:t>POWER_ON</w:t>
      </w:r>
      <w:r>
        <w:rPr>
          <w:rFonts w:hint="eastAsia"/>
        </w:rPr>
        <w:t xml:space="preserve"> at every other interrupts;</w:t>
      </w:r>
    </w:p>
    <w:p w:rsidR="000F3C47" w:rsidP="00FA0FBB" w:rsidRDefault="000F3C47">
      <w:pPr>
        <w:pStyle w:val="AltX"/>
      </w:pPr>
      <w:r>
        <w:rPr>
          <w:rFonts w:hint="eastAsia"/>
        </w:rPr>
        <w:t>In other interrupt, D1/2/3 shall be set to pseudo random value.</w:t>
      </w:r>
    </w:p>
    <w:p w:rsidRPr="008A1414" w:rsidR="000F3C47" w:rsidP="000C0D62" w:rsidRDefault="000F3C47">
      <w:pPr>
        <w:pStyle w:val="ReqtifyAltQ"/>
      </w:pPr>
      <w:r w:rsidRPr="008A1414">
        <w:t>#Category=Functional</w:t>
      </w:r>
    </w:p>
    <w:p w:rsidRPr="008A1414" w:rsidR="000F3C47" w:rsidP="000C0D62" w:rsidRDefault="000F3C47">
      <w:pPr>
        <w:pStyle w:val="ReqtifyAltQ"/>
      </w:pPr>
      <w:r w:rsidRPr="008A1414">
        <w:t>#Contribution</w:t>
      </w:r>
      <w:r>
        <w:t>=SIL4</w:t>
      </w:r>
    </w:p>
    <w:p w:rsidR="009328EA" w:rsidP="000C0D62" w:rsidRDefault="000F3C47">
      <w:pPr>
        <w:pStyle w:val="ReqtifyAltQ"/>
        <w:rPr>
          <w:ins w:author="常鸣" w:date="2014-07-03T14:27:00Z" w:id="4162"/>
        </w:rPr>
      </w:pPr>
      <w:del w:author="常鸣" w:date="2014-07-03T14:27:00Z" w:id="4163">
        <w:r w:rsidRPr="008A1414" w:rsidDel="009328EA">
          <w:delText>#S</w:delText>
        </w:r>
      </w:del>
      <w:ins w:author="常鸣" w:date="2014-07-03T14:27:00Z" w:id="4164">
        <w:r w:rsidR="009328EA">
          <w:t>#Allocation=ATP Software</w:t>
        </w:r>
      </w:ins>
    </w:p>
    <w:p w:rsidRPr="008A1414" w:rsidR="000F3C47" w:rsidP="000C0D62" w:rsidRDefault="009328EA">
      <w:pPr>
        <w:pStyle w:val="ReqtifyAltQ"/>
      </w:pPr>
      <w:ins w:author="常鸣" w:date="2014-07-03T14:27:00Z" w:id="4165">
        <w:r>
          <w:t>#S</w:t>
        </w:r>
      </w:ins>
      <w:r w:rsidRPr="008A1414" w:rsidR="000F3C47">
        <w:t>ource=</w:t>
      </w:r>
      <w:r w:rsidRPr="00DB7237" w:rsidR="000F3C47">
        <w:t>[iTC_CC-SyAD-0958]</w:t>
      </w:r>
      <w:r w:rsidR="000F3C47">
        <w:rPr>
          <w:rFonts w:hint="eastAsia"/>
        </w:rPr>
        <w:t>, [</w:t>
      </w:r>
      <w:r w:rsidR="000F3C47">
        <w:t>iTC_CC_ATP_SwHA</w:t>
      </w:r>
      <w:r w:rsidRPr="00CA7F59" w:rsidR="000F3C47">
        <w:t>-0056</w:t>
      </w:r>
      <w:r w:rsidR="000F3C47">
        <w:rPr>
          <w:rFonts w:hint="eastAsia"/>
        </w:rPr>
        <w:t>],</w:t>
      </w:r>
      <w:r w:rsidRPr="004A69F7" w:rsidR="000F3C47">
        <w:t xml:space="preserve"> [iTC_CC_VLE-2</w:t>
      </w:r>
      <w:r w:rsidR="00763567">
        <w:t>-VPB-</w:t>
      </w:r>
      <w:r w:rsidRPr="004A69F7" w:rsidR="000F3C47">
        <w:t>2-SyID-0025]</w:t>
      </w:r>
    </w:p>
    <w:p w:rsidRPr="008A1414" w:rsidR="000F3C47" w:rsidP="000C0D62" w:rsidRDefault="000F3C47">
      <w:pPr>
        <w:pStyle w:val="ReqtifyAltQ"/>
      </w:pPr>
      <w:r w:rsidRPr="008A1414">
        <w:t>[End]</w:t>
      </w:r>
    </w:p>
    <w:p w:rsidR="000F3C47" w:rsidP="00C93484" w:rsidRDefault="000F3C47">
      <w:pPr>
        <w:pStyle w:val="Reqtify"/>
      </w:pPr>
    </w:p>
    <w:p w:rsidR="000F3C47" w:rsidP="00C93484" w:rsidRDefault="000F3C47">
      <w:pPr>
        <w:pStyle w:val="Reqtify"/>
      </w:pPr>
    </w:p>
    <w:p w:rsidRPr="00634120" w:rsidR="000F3C47" w:rsidP="000F3C47" w:rsidRDefault="000F3C47">
      <w:pPr>
        <w:pStyle w:val="ReqtifyAltR"/>
      </w:pPr>
      <w:r>
        <w:lastRenderedPageBreak/>
        <w:t>[iTC_CC_ATP-SwRS-</w:t>
      </w:r>
      <w:r>
        <w:rPr>
          <w:rFonts w:hint="eastAsia"/>
        </w:rPr>
        <w:t>0559</w:t>
      </w:r>
      <w:r>
        <w:t>]</w:t>
      </w:r>
    </w:p>
    <w:p w:rsidR="000F3C47" w:rsidP="00C93484" w:rsidRDefault="000F3C47">
      <w:pPr>
        <w:pStyle w:val="Reqtify"/>
      </w:pPr>
      <w:r>
        <w:rPr>
          <w:rFonts w:hint="eastAsia"/>
        </w:rPr>
        <w:t>对于</w:t>
      </w:r>
      <w:r>
        <w:rPr>
          <w:rFonts w:hint="eastAsia"/>
        </w:rPr>
        <w:t>VLE-2</w:t>
      </w:r>
      <w:r>
        <w:rPr>
          <w:rFonts w:hint="eastAsia"/>
        </w:rPr>
        <w:t>板</w:t>
      </w:r>
      <w:r>
        <w:rPr>
          <w:rFonts w:hint="eastAsia"/>
        </w:rPr>
        <w:t>CPU-2</w:t>
      </w:r>
      <w:r>
        <w:rPr>
          <w:rFonts w:hint="eastAsia"/>
        </w:rPr>
        <w:t>的</w:t>
      </w:r>
      <w:r>
        <w:rPr>
          <w:rFonts w:hint="eastAsia"/>
        </w:rPr>
        <w:t>ATP</w:t>
      </w:r>
      <w:r>
        <w:rPr>
          <w:rFonts w:hint="eastAsia"/>
        </w:rPr>
        <w:t>软件，如果收到来自</w:t>
      </w:r>
      <w:r>
        <w:rPr>
          <w:rFonts w:hint="eastAsia"/>
        </w:rPr>
        <w:t>CPU1</w:t>
      </w:r>
      <w:r>
        <w:rPr>
          <w:rFonts w:hint="eastAsia"/>
        </w:rPr>
        <w:t>的</w:t>
      </w:r>
      <w:hyperlink w:history="1" w:anchor="SensorTestFlag">
        <w:r w:rsidR="008930D3">
          <w:rPr>
            <w:rStyle w:val="ac"/>
          </w:rPr>
          <w:t>SensorTestFlag</w:t>
        </w:r>
      </w:hyperlink>
      <w:r>
        <w:rPr>
          <w:rFonts w:hint="eastAsia"/>
        </w:rPr>
        <w:t>为</w:t>
      </w:r>
      <w:r>
        <w:rPr>
          <w:rStyle w:val="aff1"/>
          <w:rFonts w:hint="eastAsia"/>
        </w:rPr>
        <w:t>True</w:t>
      </w:r>
      <w:r>
        <w:rPr>
          <w:rFonts w:hint="eastAsia"/>
        </w:rPr>
        <w:t>时，需通过读取</w:t>
      </w:r>
      <w:r w:rsidR="00F41616">
        <w:rPr>
          <w:rFonts w:hint="eastAsia"/>
        </w:rPr>
        <w:t>VPB</w:t>
      </w:r>
      <w:r>
        <w:rPr>
          <w:rFonts w:hint="eastAsia"/>
        </w:rPr>
        <w:t>-2</w:t>
      </w:r>
      <w:r>
        <w:rPr>
          <w:rFonts w:hint="eastAsia"/>
        </w:rPr>
        <w:t>板的</w:t>
      </w:r>
      <w:r>
        <w:rPr>
          <w:rFonts w:hint="eastAsia"/>
        </w:rPr>
        <w:t>D1/2/3</w:t>
      </w:r>
      <w:r>
        <w:rPr>
          <w:rFonts w:hint="eastAsia"/>
        </w:rPr>
        <w:t>寄存器，获取当前测试的</w:t>
      </w:r>
      <w:r>
        <w:rPr>
          <w:rFonts w:hint="eastAsia"/>
        </w:rPr>
        <w:t>D1/2/3</w:t>
      </w:r>
      <w:r>
        <w:rPr>
          <w:rFonts w:hint="eastAsia"/>
        </w:rPr>
        <w:t>值。</w:t>
      </w:r>
    </w:p>
    <w:p w:rsidR="000F3C47" w:rsidP="00C93484" w:rsidRDefault="000F3C47">
      <w:pPr>
        <w:pStyle w:val="Reqtify"/>
      </w:pPr>
    </w:p>
    <w:p w:rsidRPr="00775C55" w:rsidR="000F3C47" w:rsidP="00C93484" w:rsidRDefault="000F3C47">
      <w:pPr>
        <w:pStyle w:val="Reqtify"/>
      </w:pPr>
      <w:r w:rsidRPr="00775C55">
        <w:rPr>
          <w:rFonts w:hint="eastAsia"/>
        </w:rPr>
        <w:t xml:space="preserve">For the ATP of CPU2, if the </w:t>
      </w:r>
      <w:hyperlink w:history="1" w:anchor="SensorTestFlag">
        <w:r w:rsidR="00047F0A">
          <w:rPr>
            <w:rStyle w:val="ac"/>
          </w:rPr>
          <w:t>SensorTestFlag</w:t>
        </w:r>
      </w:hyperlink>
      <w:r>
        <w:rPr>
          <w:rFonts w:hint="eastAsia"/>
        </w:rPr>
        <w:t xml:space="preserve"> from</w:t>
      </w:r>
      <w:r w:rsidRPr="00775C55">
        <w:rPr>
          <w:rFonts w:hint="eastAsia"/>
        </w:rPr>
        <w:t xml:space="preserve"> CPU1 </w:t>
      </w:r>
      <w:r>
        <w:rPr>
          <w:rFonts w:hint="eastAsia"/>
        </w:rPr>
        <w:t>is</w:t>
      </w:r>
      <w:r w:rsidRPr="00775C55">
        <w:rPr>
          <w:rFonts w:hint="eastAsia"/>
        </w:rPr>
        <w:t xml:space="preserve"> </w:t>
      </w:r>
      <w:r w:rsidRPr="00354FC4">
        <w:rPr>
          <w:rStyle w:val="aff1"/>
          <w:rFonts w:hint="eastAsia"/>
        </w:rPr>
        <w:t>True</w:t>
      </w:r>
      <w:r w:rsidRPr="00775C55">
        <w:rPr>
          <w:rFonts w:hint="eastAsia"/>
        </w:rPr>
        <w:t xml:space="preserve">, it </w:t>
      </w:r>
      <w:r w:rsidRPr="00775C55">
        <w:t>needs</w:t>
      </w:r>
      <w:r w:rsidRPr="00775C55">
        <w:rPr>
          <w:rFonts w:hint="eastAsia"/>
        </w:rPr>
        <w:t xml:space="preserve"> to read the D1/2/3 </w:t>
      </w:r>
      <w:r>
        <w:rPr>
          <w:rFonts w:hint="eastAsia"/>
        </w:rPr>
        <w:t xml:space="preserve">registers of </w:t>
      </w:r>
      <w:r w:rsidR="00F41616">
        <w:rPr>
          <w:rFonts w:hint="eastAsia"/>
        </w:rPr>
        <w:t>VPB</w:t>
      </w:r>
      <w:r w:rsidRPr="00775C55">
        <w:rPr>
          <w:rFonts w:hint="eastAsia"/>
        </w:rPr>
        <w:t>-2 board</w:t>
      </w:r>
      <w:r>
        <w:rPr>
          <w:rFonts w:hint="eastAsia"/>
        </w:rPr>
        <w:t xml:space="preserve"> and </w:t>
      </w:r>
      <w:r w:rsidRPr="00775C55">
        <w:rPr>
          <w:rFonts w:hint="eastAsia"/>
        </w:rPr>
        <w:t>obtain the cur</w:t>
      </w:r>
      <w:r>
        <w:rPr>
          <w:rFonts w:hint="eastAsia"/>
        </w:rPr>
        <w:t>rent testing value of D1/2/3.</w:t>
      </w:r>
    </w:p>
    <w:p w:rsidRPr="008A1414" w:rsidR="000F3C47" w:rsidP="000C0D62" w:rsidRDefault="000F3C47">
      <w:pPr>
        <w:pStyle w:val="ReqtifyAltQ"/>
      </w:pPr>
      <w:r w:rsidRPr="008A1414">
        <w:t>#Category=Functional</w:t>
      </w:r>
    </w:p>
    <w:p w:rsidRPr="008A1414" w:rsidR="000F3C47" w:rsidP="000C0D62" w:rsidRDefault="000F3C47">
      <w:pPr>
        <w:pStyle w:val="ReqtifyAltQ"/>
      </w:pPr>
      <w:r w:rsidRPr="008A1414">
        <w:t>#Contribution</w:t>
      </w:r>
      <w:r>
        <w:t>=SIL4</w:t>
      </w:r>
    </w:p>
    <w:p w:rsidR="009328EA" w:rsidP="000C0D62" w:rsidRDefault="000F3C47">
      <w:pPr>
        <w:pStyle w:val="ReqtifyAltQ"/>
        <w:rPr>
          <w:ins w:author="常鸣" w:date="2014-07-03T14:27:00Z" w:id="4166"/>
        </w:rPr>
      </w:pPr>
      <w:del w:author="常鸣" w:date="2014-07-03T14:27:00Z" w:id="4167">
        <w:r w:rsidRPr="008A1414" w:rsidDel="009328EA">
          <w:delText>#S</w:delText>
        </w:r>
      </w:del>
      <w:ins w:author="常鸣" w:date="2014-07-03T14:27:00Z" w:id="4168">
        <w:r w:rsidR="009328EA">
          <w:t>#Allocation=ATP Software</w:t>
        </w:r>
      </w:ins>
    </w:p>
    <w:p w:rsidRPr="008A1414" w:rsidR="000F3C47" w:rsidP="000C0D62" w:rsidRDefault="009328EA">
      <w:pPr>
        <w:pStyle w:val="ReqtifyAltQ"/>
      </w:pPr>
      <w:ins w:author="常鸣" w:date="2014-07-03T14:27:00Z" w:id="4169">
        <w:r>
          <w:t>#S</w:t>
        </w:r>
      </w:ins>
      <w:r w:rsidRPr="008A1414" w:rsidR="000F3C47">
        <w:t>ource=</w:t>
      </w:r>
      <w:r w:rsidRPr="00DB7237" w:rsidR="000F3C47">
        <w:t>[iTC_CC-SyAD-0958]</w:t>
      </w:r>
      <w:r w:rsidR="000F3C47">
        <w:rPr>
          <w:rFonts w:hint="eastAsia"/>
        </w:rPr>
        <w:t>,</w:t>
      </w:r>
      <w:r w:rsidRPr="004A69F7" w:rsidR="000F3C47">
        <w:t xml:space="preserve"> [iTC_CC_VLE-2</w:t>
      </w:r>
      <w:r w:rsidR="00763567">
        <w:t>-VPB-</w:t>
      </w:r>
      <w:r w:rsidRPr="004A69F7" w:rsidR="000F3C47">
        <w:t>2-SyID-0026]</w:t>
      </w:r>
    </w:p>
    <w:p w:rsidRPr="008A1414" w:rsidR="000F3C47" w:rsidP="000C0D62" w:rsidRDefault="000F3C47">
      <w:pPr>
        <w:pStyle w:val="ReqtifyAltQ"/>
      </w:pPr>
      <w:r w:rsidRPr="008A1414">
        <w:t>[End]</w:t>
      </w:r>
    </w:p>
    <w:p w:rsidR="000F3C47" w:rsidP="00C93484" w:rsidRDefault="000F3C47">
      <w:pPr>
        <w:pStyle w:val="Reqtify"/>
      </w:pPr>
    </w:p>
    <w:p w:rsidR="000F3C47" w:rsidP="00C93484" w:rsidRDefault="000F3C47">
      <w:pPr>
        <w:pStyle w:val="Reqtify"/>
      </w:pPr>
    </w:p>
    <w:p w:rsidR="000F3C47" w:rsidP="000F3C47" w:rsidRDefault="000F3C47">
      <w:pPr>
        <w:pStyle w:val="ReqtifyAltR"/>
      </w:pPr>
      <w:r>
        <w:t>[iTC_CC_ATP-SwRS-</w:t>
      </w:r>
      <w:r>
        <w:rPr>
          <w:rFonts w:hint="eastAsia"/>
        </w:rPr>
        <w:t>0115</w:t>
      </w:r>
      <w:r>
        <w:t>]</w:t>
      </w:r>
    </w:p>
    <w:p w:rsidR="000F3C47" w:rsidP="00C93484" w:rsidRDefault="000F3C47">
      <w:pPr>
        <w:pStyle w:val="Reqtify"/>
      </w:pPr>
      <w:r>
        <w:rPr>
          <w:rFonts w:hint="eastAsia"/>
        </w:rPr>
        <w:t>在传感器测试过程中，对于</w:t>
      </w:r>
      <w:r>
        <w:rPr>
          <w:rFonts w:hint="eastAsia"/>
        </w:rPr>
        <w:t>VLE-2</w:t>
      </w:r>
      <w:r>
        <w:rPr>
          <w:rFonts w:hint="eastAsia"/>
        </w:rPr>
        <w:t>板的</w:t>
      </w:r>
      <w:r>
        <w:rPr>
          <w:rFonts w:hint="eastAsia"/>
        </w:rPr>
        <w:t>2</w:t>
      </w:r>
      <w:r>
        <w:rPr>
          <w:rFonts w:hint="eastAsia"/>
        </w:rPr>
        <w:t>个</w:t>
      </w:r>
      <w:r>
        <w:rPr>
          <w:rFonts w:hint="eastAsia"/>
        </w:rPr>
        <w:t>CPU</w:t>
      </w:r>
      <w:r>
        <w:rPr>
          <w:rFonts w:hint="eastAsia"/>
        </w:rPr>
        <w:t>上的</w:t>
      </w:r>
      <w:r>
        <w:rPr>
          <w:rFonts w:hint="eastAsia"/>
        </w:rPr>
        <w:t>ATP</w:t>
      </w:r>
      <w:r>
        <w:rPr>
          <w:rFonts w:hint="eastAsia"/>
        </w:rPr>
        <w:t>软件，均需检测收到的</w:t>
      </w:r>
      <w:r>
        <w:rPr>
          <w:rFonts w:hint="eastAsia"/>
        </w:rPr>
        <w:t>C1/2/3</w:t>
      </w:r>
      <w:r>
        <w:rPr>
          <w:rFonts w:hint="eastAsia"/>
        </w:rPr>
        <w:t>三路传感器测试结果与上次中断中的结果是否一致，依次判断编码里程计</w:t>
      </w:r>
      <w:r w:rsidRPr="008C5D14">
        <w:rPr>
          <w:rFonts w:hint="eastAsia"/>
        </w:rPr>
        <w:t>传感器</w:t>
      </w:r>
      <w:r>
        <w:rPr>
          <w:rFonts w:hint="eastAsia"/>
        </w:rPr>
        <w:t>状态</w:t>
      </w:r>
      <w:hyperlink w:history="1" w:anchor="A1">
        <w:r w:rsidRPr="008930D3">
          <w:rPr>
            <w:rStyle w:val="ac"/>
            <w:rFonts w:hint="eastAsia"/>
            <w:noProof/>
          </w:rPr>
          <w:t>A1</w:t>
        </w:r>
      </w:hyperlink>
      <w:r>
        <w:rPr>
          <w:rFonts w:hint="eastAsia"/>
        </w:rPr>
        <w:t>，</w:t>
      </w:r>
      <w:hyperlink w:history="1" w:anchor="A2">
        <w:r w:rsidRPr="008930D3">
          <w:rPr>
            <w:rStyle w:val="ac"/>
            <w:rFonts w:hint="eastAsia"/>
            <w:noProof/>
          </w:rPr>
          <w:t>A2</w:t>
        </w:r>
      </w:hyperlink>
      <w:r>
        <w:rPr>
          <w:rFonts w:hint="eastAsia"/>
        </w:rPr>
        <w:t>和</w:t>
      </w:r>
      <w:hyperlink w:history="1" w:anchor="A3">
        <w:r w:rsidRPr="008930D3">
          <w:rPr>
            <w:rStyle w:val="ac"/>
            <w:rFonts w:hint="eastAsia"/>
            <w:noProof/>
          </w:rPr>
          <w:t>A3</w:t>
        </w:r>
      </w:hyperlink>
      <w:r>
        <w:t>：</w:t>
      </w:r>
    </w:p>
    <w:p w:rsidR="000F3C47" w:rsidP="00C93484" w:rsidRDefault="000F3C47">
      <w:pPr>
        <w:pStyle w:val="Reqtify"/>
      </w:pPr>
      <w:r>
        <w:rPr>
          <w:rFonts w:hint="eastAsia"/>
        </w:rPr>
        <w:t>During the sensor test performing, both ATP in the two CPUs of VLE-2 shall detect the consistency of the test result according to the state of C1/2/3 in the two continuous interrupt. Accordingly, ATP determines the state of three sensors:</w:t>
      </w:r>
      <w:r w:rsidRPr="008930D3" w:rsidR="008930D3">
        <w:rPr>
          <w:rStyle w:val="aff2"/>
        </w:rPr>
        <w:t xml:space="preserve"> </w:t>
      </w:r>
      <w:hyperlink w:history="1" w:anchor="A1">
        <w:r w:rsidRPr="008930D3" w:rsidR="008930D3">
          <w:rPr>
            <w:rStyle w:val="ac"/>
            <w:rFonts w:hint="eastAsia"/>
            <w:noProof/>
          </w:rPr>
          <w:t>A1</w:t>
        </w:r>
      </w:hyperlink>
      <w:r>
        <w:rPr>
          <w:rFonts w:hint="eastAsia"/>
        </w:rPr>
        <w:t>,</w:t>
      </w:r>
      <w:r w:rsidR="008930D3">
        <w:rPr>
          <w:rFonts w:hint="eastAsia"/>
        </w:rPr>
        <w:t xml:space="preserve"> </w:t>
      </w:r>
      <w:hyperlink w:history="1" w:anchor="A2">
        <w:r w:rsidRPr="008930D3" w:rsidR="008930D3">
          <w:rPr>
            <w:rStyle w:val="ac"/>
            <w:rFonts w:hint="eastAsia"/>
            <w:noProof/>
          </w:rPr>
          <w:t>A2</w:t>
        </w:r>
      </w:hyperlink>
      <w:r>
        <w:rPr>
          <w:rFonts w:hint="eastAsia"/>
        </w:rPr>
        <w:t xml:space="preserve">, </w:t>
      </w:r>
      <w:hyperlink w:history="1" w:anchor="A3">
        <w:r w:rsidRPr="008930D3" w:rsidR="008930D3">
          <w:rPr>
            <w:rStyle w:val="ac"/>
            <w:rFonts w:hint="eastAsia"/>
            <w:noProof/>
          </w:rPr>
          <w:t>A3</w:t>
        </w:r>
      </w:hyperlink>
      <w:r>
        <w:rPr>
          <w:rFonts w:hint="eastAsia"/>
        </w:rPr>
        <w:t>.</w:t>
      </w:r>
    </w:p>
    <w:p w:rsidR="000F3C47" w:rsidP="00C93484" w:rsidRDefault="000F3C47">
      <w:pPr>
        <w:pStyle w:val="Reqtify"/>
      </w:pPr>
    </w:p>
    <w:p w:rsidR="000F3C47" w:rsidP="00C93484" w:rsidRDefault="000F3C47">
      <w:pPr>
        <w:pStyle w:val="Reqtify"/>
      </w:pPr>
      <w:r>
        <w:rPr>
          <w:rFonts w:hint="eastAsia"/>
        </w:rPr>
        <w:t>在中断</w:t>
      </w:r>
      <w:r>
        <w:rPr>
          <w:rFonts w:hint="eastAsia"/>
        </w:rPr>
        <w:t>i</w:t>
      </w:r>
      <w:r>
        <w:rPr>
          <w:rFonts w:hint="eastAsia"/>
        </w:rPr>
        <w:t>中，</w:t>
      </w:r>
      <w:r>
        <w:t>用于判断</w:t>
      </w:r>
      <w:r w:rsidRPr="008C5D14">
        <w:t>单个的传感器</w:t>
      </w:r>
      <w:r w:rsidRPr="008C5D14">
        <w:t>1/2/3</w:t>
      </w:r>
      <w:r w:rsidRPr="008C5D14">
        <w:t>是处于</w:t>
      </w:r>
      <w:r>
        <w:rPr>
          <w:rStyle w:val="aff1"/>
          <w:rFonts w:hint="eastAsia"/>
        </w:rPr>
        <w:t>SENSOR_</w:t>
      </w:r>
      <w:r>
        <w:rPr>
          <w:rStyle w:val="aff1"/>
        </w:rPr>
        <w:t>CONDUCT</w:t>
      </w:r>
      <w:r w:rsidRPr="008C5D14">
        <w:t>还是</w:t>
      </w:r>
      <w:r>
        <w:rPr>
          <w:rStyle w:val="aff1"/>
          <w:rFonts w:hint="eastAsia"/>
        </w:rPr>
        <w:t>SENSOR_</w:t>
      </w:r>
      <w:r w:rsidRPr="00B1730D">
        <w:rPr>
          <w:rStyle w:val="aff1"/>
        </w:rPr>
        <w:t>BLOCKED</w:t>
      </w:r>
      <w:r w:rsidRPr="008C5D14">
        <w:t>状态</w:t>
      </w:r>
      <w:r>
        <w:rPr>
          <w:rFonts w:hint="eastAsia"/>
        </w:rPr>
        <w:t>，用</w:t>
      </w:r>
      <w:r w:rsidRPr="00003455">
        <w:rPr>
          <w:rStyle w:val="aff2"/>
          <w:rFonts w:hint="eastAsia"/>
        </w:rPr>
        <w:t>Ai</w:t>
      </w:r>
      <w:r>
        <w:rPr>
          <w:rFonts w:hint="eastAsia"/>
        </w:rPr>
        <w:t>表示，</w:t>
      </w:r>
      <w:r w:rsidRPr="008C5D14">
        <w:t>条件如下</w:t>
      </w:r>
      <w:r>
        <w:rPr>
          <w:rFonts w:hint="eastAsia"/>
        </w:rPr>
        <w:t>：</w:t>
      </w:r>
    </w:p>
    <w:p w:rsidR="000F3C47" w:rsidP="00FA0FBB" w:rsidRDefault="000F3C47">
      <w:pPr>
        <w:pStyle w:val="AltX"/>
      </w:pPr>
      <w:r>
        <w:rPr>
          <w:rFonts w:hint="eastAsia"/>
        </w:rPr>
        <w:t xml:space="preserve">if </w:t>
      </w:r>
      <w:r w:rsidRPr="008C5D14">
        <w:t>D</w:t>
      </w:r>
      <w:r>
        <w:rPr>
          <w:rFonts w:hint="eastAsia"/>
        </w:rPr>
        <w:t>(i</w:t>
      </w:r>
      <w:r w:rsidRPr="00440E95">
        <w:rPr>
          <w:rFonts w:hint="eastAsia"/>
        </w:rPr>
        <w:t>-1</w:t>
      </w:r>
      <w:r>
        <w:rPr>
          <w:rFonts w:hint="eastAsia"/>
        </w:rPr>
        <w:t>)</w:t>
      </w:r>
      <w:r w:rsidRPr="008C5D14">
        <w:t>=</w:t>
      </w:r>
      <w:r w:rsidRPr="00A71C3A">
        <w:rPr>
          <w:rStyle w:val="aff1"/>
          <w:rFonts w:hint="eastAsia"/>
        </w:rPr>
        <w:t xml:space="preserve"> </w:t>
      </w:r>
      <w:r>
        <w:rPr>
          <w:rStyle w:val="aff1"/>
          <w:rFonts w:hint="eastAsia"/>
        </w:rPr>
        <w:t>POWER_ON</w:t>
      </w:r>
      <w:r>
        <w:rPr>
          <w:rFonts w:hint="eastAsia"/>
        </w:rPr>
        <w:t xml:space="preserve"> &amp; </w:t>
      </w:r>
      <w:r w:rsidRPr="008C5D14">
        <w:t>C</w:t>
      </w:r>
      <w:r>
        <w:rPr>
          <w:rFonts w:hint="eastAsia"/>
        </w:rPr>
        <w:t>i</w:t>
      </w:r>
      <w:r w:rsidRPr="008C5D14">
        <w:t>=</w:t>
      </w:r>
      <w:r>
        <w:rPr>
          <w:rStyle w:val="aff1"/>
          <w:rFonts w:hint="eastAsia"/>
        </w:rPr>
        <w:t>LOW</w:t>
      </w:r>
      <w:r w:rsidRPr="00A71C3A">
        <w:rPr>
          <w:rStyle w:val="aff1"/>
          <w:rFonts w:hint="eastAsia"/>
        </w:rPr>
        <w:t>_LEVEL</w:t>
      </w:r>
      <w:r w:rsidRPr="008C5D14">
        <w:t>，</w:t>
      </w:r>
      <w:r w:rsidRPr="00003455">
        <w:rPr>
          <w:rStyle w:val="aff2"/>
        </w:rPr>
        <w:t>A</w:t>
      </w:r>
      <w:r w:rsidRPr="00003455">
        <w:rPr>
          <w:rStyle w:val="aff2"/>
          <w:rFonts w:hint="eastAsia"/>
        </w:rPr>
        <w:t>i</w:t>
      </w:r>
      <w:r>
        <w:rPr>
          <w:rFonts w:hint="eastAsia"/>
        </w:rPr>
        <w:t xml:space="preserve"> =</w:t>
      </w:r>
      <w:r w:rsidRPr="00EE3125">
        <w:rPr>
          <w:rStyle w:val="aff1"/>
          <w:rFonts w:hint="eastAsia"/>
        </w:rPr>
        <w:t xml:space="preserve"> </w:t>
      </w:r>
      <w:r>
        <w:rPr>
          <w:rStyle w:val="aff1"/>
          <w:rFonts w:hint="eastAsia"/>
        </w:rPr>
        <w:t>SENSOR_</w:t>
      </w:r>
      <w:r w:rsidRPr="00B1730D">
        <w:rPr>
          <w:rStyle w:val="aff1"/>
        </w:rPr>
        <w:t>BLOCKED</w:t>
      </w:r>
    </w:p>
    <w:p w:rsidR="000F3C47" w:rsidP="00FA0FBB" w:rsidRDefault="000F3C47">
      <w:pPr>
        <w:pStyle w:val="AltX"/>
      </w:pPr>
      <w:r>
        <w:rPr>
          <w:rFonts w:hint="eastAsia"/>
        </w:rPr>
        <w:t xml:space="preserve">if </w:t>
      </w:r>
      <w:r>
        <w:t>D</w:t>
      </w:r>
      <w:r>
        <w:rPr>
          <w:rFonts w:hint="eastAsia"/>
        </w:rPr>
        <w:t>(i-1)</w:t>
      </w:r>
      <w:r w:rsidRPr="008C5D14">
        <w:t>=</w:t>
      </w:r>
      <w:r w:rsidRPr="00A71C3A">
        <w:rPr>
          <w:rStyle w:val="aff1"/>
          <w:rFonts w:hint="eastAsia"/>
        </w:rPr>
        <w:t xml:space="preserve"> </w:t>
      </w:r>
      <w:r>
        <w:rPr>
          <w:rStyle w:val="aff1"/>
          <w:rFonts w:hint="eastAsia"/>
        </w:rPr>
        <w:t>POWER_ON</w:t>
      </w:r>
      <w:r>
        <w:rPr>
          <w:rFonts w:hint="eastAsia"/>
        </w:rPr>
        <w:t xml:space="preserve"> &amp; </w:t>
      </w:r>
      <w:r w:rsidRPr="008C5D14">
        <w:t>C</w:t>
      </w:r>
      <w:r>
        <w:rPr>
          <w:rFonts w:hint="eastAsia"/>
        </w:rPr>
        <w:t>i</w:t>
      </w:r>
      <w:r w:rsidRPr="008C5D14">
        <w:t>=</w:t>
      </w:r>
      <w:r w:rsidRPr="00A71C3A">
        <w:rPr>
          <w:rStyle w:val="aff1"/>
          <w:rFonts w:hint="eastAsia"/>
        </w:rPr>
        <w:t>HIGH_LEVEL</w:t>
      </w:r>
      <w:r w:rsidRPr="008C5D14">
        <w:t>，</w:t>
      </w:r>
      <w:r w:rsidRPr="00003455">
        <w:rPr>
          <w:rStyle w:val="aff2"/>
          <w:rFonts w:hint="eastAsia"/>
        </w:rPr>
        <w:t>Ai</w:t>
      </w:r>
      <w:r>
        <w:rPr>
          <w:rFonts w:hint="eastAsia"/>
        </w:rPr>
        <w:t xml:space="preserve"> = </w:t>
      </w:r>
      <w:r>
        <w:rPr>
          <w:rStyle w:val="aff1"/>
          <w:rFonts w:hint="eastAsia"/>
        </w:rPr>
        <w:t>SENSOR_</w:t>
      </w:r>
      <w:r>
        <w:rPr>
          <w:rStyle w:val="aff1"/>
        </w:rPr>
        <w:t>CONDUCT</w:t>
      </w:r>
    </w:p>
    <w:p w:rsidR="000F3C47" w:rsidP="00FA0FBB" w:rsidRDefault="000F3C47">
      <w:pPr>
        <w:pStyle w:val="AltX"/>
      </w:pPr>
      <w:r>
        <w:rPr>
          <w:rFonts w:hint="eastAsia"/>
        </w:rPr>
        <w:t xml:space="preserve">if </w:t>
      </w:r>
      <w:r>
        <w:t>D</w:t>
      </w:r>
      <w:r>
        <w:rPr>
          <w:rFonts w:hint="eastAsia"/>
        </w:rPr>
        <w:t>(i-1)</w:t>
      </w:r>
      <w:r w:rsidRPr="008C5D14">
        <w:t>=</w:t>
      </w:r>
      <w:r w:rsidRPr="004B6B50">
        <w:rPr>
          <w:rStyle w:val="aff1"/>
          <w:rFonts w:hint="eastAsia"/>
        </w:rPr>
        <w:t xml:space="preserve"> </w:t>
      </w:r>
      <w:r>
        <w:rPr>
          <w:rStyle w:val="aff1"/>
          <w:rFonts w:hint="eastAsia"/>
        </w:rPr>
        <w:t>POWER_OFF</w:t>
      </w:r>
      <w:r>
        <w:rPr>
          <w:rFonts w:hint="eastAsia"/>
        </w:rPr>
        <w:t xml:space="preserve"> &amp; </w:t>
      </w:r>
      <w:r w:rsidRPr="008C5D14">
        <w:t>C</w:t>
      </w:r>
      <w:r>
        <w:rPr>
          <w:rFonts w:hint="eastAsia"/>
        </w:rPr>
        <w:t>i</w:t>
      </w:r>
      <w:r w:rsidRPr="008C5D14">
        <w:t>=</w:t>
      </w:r>
      <w:r>
        <w:rPr>
          <w:rStyle w:val="aff1"/>
          <w:rFonts w:hint="eastAsia"/>
        </w:rPr>
        <w:t>LOW</w:t>
      </w:r>
      <w:r w:rsidRPr="00A71C3A">
        <w:rPr>
          <w:rStyle w:val="aff1"/>
          <w:rFonts w:hint="eastAsia"/>
        </w:rPr>
        <w:t>_LEVEL</w:t>
      </w:r>
      <w:r w:rsidRPr="008C5D14">
        <w:t>，保持上次测试的状态</w:t>
      </w:r>
      <w:r>
        <w:t>，</w:t>
      </w:r>
      <w:r w:rsidRPr="00003455">
        <w:rPr>
          <w:rStyle w:val="aff2"/>
          <w:rFonts w:hint="eastAsia"/>
        </w:rPr>
        <w:t>Ai</w:t>
      </w:r>
      <w:r>
        <w:rPr>
          <w:rFonts w:hint="eastAsia"/>
        </w:rPr>
        <w:t xml:space="preserve"> = Ai(t-1) </w:t>
      </w:r>
    </w:p>
    <w:p w:rsidR="000F3C47" w:rsidP="00FA0FBB" w:rsidRDefault="000F3C47">
      <w:pPr>
        <w:pStyle w:val="AltX"/>
      </w:pPr>
      <w:r>
        <w:rPr>
          <w:rFonts w:hint="eastAsia"/>
        </w:rPr>
        <w:t xml:space="preserve">if </w:t>
      </w:r>
      <w:r w:rsidRPr="008C5D14">
        <w:t>D</w:t>
      </w:r>
      <w:r>
        <w:rPr>
          <w:rFonts w:hint="eastAsia"/>
        </w:rPr>
        <w:t>(i-1)</w:t>
      </w:r>
      <w:r w:rsidRPr="008C5D14">
        <w:t>=</w:t>
      </w:r>
      <w:r w:rsidRPr="004B6B50">
        <w:rPr>
          <w:rStyle w:val="aff1"/>
          <w:rFonts w:hint="eastAsia"/>
        </w:rPr>
        <w:t xml:space="preserve"> </w:t>
      </w:r>
      <w:r>
        <w:rPr>
          <w:rStyle w:val="aff1"/>
          <w:rFonts w:hint="eastAsia"/>
        </w:rPr>
        <w:t>POWER_OFF</w:t>
      </w:r>
      <w:r>
        <w:rPr>
          <w:rFonts w:hint="eastAsia"/>
        </w:rPr>
        <w:t xml:space="preserve"> &amp; </w:t>
      </w:r>
      <w:r w:rsidRPr="008C5D14">
        <w:t>C</w:t>
      </w:r>
      <w:r>
        <w:rPr>
          <w:rFonts w:hint="eastAsia"/>
        </w:rPr>
        <w:t>i</w:t>
      </w:r>
      <w:r w:rsidRPr="008C5D14">
        <w:t>=</w:t>
      </w:r>
      <w:r w:rsidRPr="00A71C3A">
        <w:rPr>
          <w:rStyle w:val="aff1"/>
          <w:rFonts w:hint="eastAsia"/>
        </w:rPr>
        <w:t>HIGH_LEVEL</w:t>
      </w:r>
      <w:r w:rsidRPr="008C5D14">
        <w:t>，</w:t>
      </w:r>
      <w:r w:rsidRPr="00003455">
        <w:rPr>
          <w:rStyle w:val="aff2"/>
        </w:rPr>
        <w:t>Ai</w:t>
      </w:r>
      <w:r>
        <w:t xml:space="preserve"> = </w:t>
      </w:r>
      <w:r>
        <w:rPr>
          <w:rStyle w:val="aff1"/>
          <w:rFonts w:hint="eastAsia"/>
        </w:rPr>
        <w:t>SENSOR_</w:t>
      </w:r>
      <w:r>
        <w:rPr>
          <w:rStyle w:val="aff1"/>
        </w:rPr>
        <w:t>WRONG</w:t>
      </w:r>
    </w:p>
    <w:p w:rsidR="000F3C47" w:rsidP="00C93484" w:rsidRDefault="000F3C47">
      <w:pPr>
        <w:pStyle w:val="Reqtify"/>
      </w:pPr>
      <w:r>
        <w:rPr>
          <w:rFonts w:hint="eastAsia"/>
        </w:rPr>
        <w:t xml:space="preserve">In the interrupt i, the rules to determine whether the state of a sensor </w:t>
      </w:r>
      <w:r w:rsidRPr="00003455">
        <w:rPr>
          <w:rStyle w:val="aff2"/>
          <w:rFonts w:hint="eastAsia"/>
        </w:rPr>
        <w:t>Ai</w:t>
      </w:r>
      <w:r>
        <w:rPr>
          <w:rFonts w:hint="eastAsia"/>
        </w:rPr>
        <w:t xml:space="preserve"> is </w:t>
      </w:r>
      <w:r w:rsidRPr="00003455">
        <w:rPr>
          <w:rStyle w:val="aff1"/>
          <w:rFonts w:hint="eastAsia"/>
        </w:rPr>
        <w:t>SENSOR_CONDUCT</w:t>
      </w:r>
      <w:r>
        <w:rPr>
          <w:rFonts w:hint="eastAsia"/>
        </w:rPr>
        <w:t xml:space="preserve"> or </w:t>
      </w:r>
      <w:r w:rsidRPr="00003455">
        <w:rPr>
          <w:rStyle w:val="aff1"/>
          <w:rFonts w:hint="eastAsia"/>
        </w:rPr>
        <w:t>SENSOR_BLOCK</w:t>
      </w:r>
      <w:r>
        <w:rPr>
          <w:rFonts w:hint="eastAsia"/>
        </w:rPr>
        <w:t xml:space="preserve"> are as follows:</w:t>
      </w:r>
    </w:p>
    <w:p w:rsidR="000F3C47" w:rsidP="00FA0FBB" w:rsidRDefault="000F3C47">
      <w:pPr>
        <w:pStyle w:val="AltX"/>
      </w:pPr>
      <w:r>
        <w:rPr>
          <w:rFonts w:hint="eastAsia"/>
        </w:rPr>
        <w:t xml:space="preserve">if </w:t>
      </w:r>
      <w:r w:rsidRPr="008C5D14">
        <w:t>D</w:t>
      </w:r>
      <w:r>
        <w:rPr>
          <w:rFonts w:hint="eastAsia"/>
        </w:rPr>
        <w:t>(i-1)</w:t>
      </w:r>
      <w:r w:rsidRPr="008C5D14">
        <w:t>=</w:t>
      </w:r>
      <w:r w:rsidRPr="00A71C3A">
        <w:rPr>
          <w:rStyle w:val="aff1"/>
          <w:rFonts w:hint="eastAsia"/>
        </w:rPr>
        <w:t xml:space="preserve"> </w:t>
      </w:r>
      <w:r>
        <w:rPr>
          <w:rStyle w:val="aff1"/>
          <w:rFonts w:hint="eastAsia"/>
        </w:rPr>
        <w:t>POWER_ON</w:t>
      </w:r>
      <w:r>
        <w:rPr>
          <w:rFonts w:hint="eastAsia"/>
        </w:rPr>
        <w:t xml:space="preserve"> &amp; </w:t>
      </w:r>
      <w:r w:rsidRPr="008C5D14">
        <w:t>C</w:t>
      </w:r>
      <w:r>
        <w:rPr>
          <w:rFonts w:hint="eastAsia"/>
        </w:rPr>
        <w:t>i</w:t>
      </w:r>
      <w:r w:rsidRPr="008C5D14">
        <w:t>=</w:t>
      </w:r>
      <w:r>
        <w:rPr>
          <w:rStyle w:val="aff1"/>
          <w:rFonts w:hint="eastAsia"/>
        </w:rPr>
        <w:t>LOW</w:t>
      </w:r>
      <w:r w:rsidRPr="00A71C3A">
        <w:rPr>
          <w:rStyle w:val="aff1"/>
          <w:rFonts w:hint="eastAsia"/>
        </w:rPr>
        <w:t>_LEVEL</w:t>
      </w:r>
      <w:r w:rsidRPr="008C5D14">
        <w:t>，</w:t>
      </w:r>
      <w:r w:rsidRPr="00003455">
        <w:rPr>
          <w:rStyle w:val="aff2"/>
        </w:rPr>
        <w:t>A</w:t>
      </w:r>
      <w:r w:rsidRPr="00003455">
        <w:rPr>
          <w:rStyle w:val="aff2"/>
          <w:rFonts w:hint="eastAsia"/>
        </w:rPr>
        <w:t>i</w:t>
      </w:r>
      <w:r>
        <w:rPr>
          <w:rFonts w:hint="eastAsia"/>
        </w:rPr>
        <w:t xml:space="preserve"> =</w:t>
      </w:r>
      <w:r w:rsidRPr="00EE3125">
        <w:rPr>
          <w:rStyle w:val="aff1"/>
          <w:rFonts w:hint="eastAsia"/>
        </w:rPr>
        <w:t xml:space="preserve"> </w:t>
      </w:r>
      <w:r>
        <w:rPr>
          <w:rStyle w:val="aff1"/>
          <w:rFonts w:hint="eastAsia"/>
        </w:rPr>
        <w:t>SENSOR_</w:t>
      </w:r>
      <w:r w:rsidRPr="00B1730D">
        <w:rPr>
          <w:rStyle w:val="aff1"/>
        </w:rPr>
        <w:t>BLOCKED</w:t>
      </w:r>
    </w:p>
    <w:p w:rsidR="000F3C47" w:rsidP="00FA0FBB" w:rsidRDefault="000F3C47">
      <w:pPr>
        <w:pStyle w:val="AltX"/>
      </w:pPr>
      <w:r>
        <w:rPr>
          <w:rFonts w:hint="eastAsia"/>
        </w:rPr>
        <w:t xml:space="preserve">if </w:t>
      </w:r>
      <w:r>
        <w:t>D</w:t>
      </w:r>
      <w:r>
        <w:rPr>
          <w:rFonts w:hint="eastAsia"/>
        </w:rPr>
        <w:t>(i-1)</w:t>
      </w:r>
      <w:r w:rsidRPr="008C5D14">
        <w:t>=</w:t>
      </w:r>
      <w:r w:rsidRPr="00A71C3A">
        <w:rPr>
          <w:rStyle w:val="aff1"/>
          <w:rFonts w:hint="eastAsia"/>
        </w:rPr>
        <w:t xml:space="preserve"> </w:t>
      </w:r>
      <w:r>
        <w:rPr>
          <w:rStyle w:val="aff1"/>
          <w:rFonts w:hint="eastAsia"/>
        </w:rPr>
        <w:t>POWER_ON</w:t>
      </w:r>
      <w:r>
        <w:rPr>
          <w:rFonts w:hint="eastAsia"/>
        </w:rPr>
        <w:t xml:space="preserve"> &amp; </w:t>
      </w:r>
      <w:r w:rsidRPr="008C5D14">
        <w:t>C</w:t>
      </w:r>
      <w:r>
        <w:rPr>
          <w:rFonts w:hint="eastAsia"/>
        </w:rPr>
        <w:t>i</w:t>
      </w:r>
      <w:r w:rsidRPr="008C5D14">
        <w:t>=</w:t>
      </w:r>
      <w:r w:rsidRPr="00A71C3A">
        <w:rPr>
          <w:rStyle w:val="aff1"/>
          <w:rFonts w:hint="eastAsia"/>
        </w:rPr>
        <w:t>HIGH_LEVEL</w:t>
      </w:r>
      <w:r w:rsidRPr="008C5D14">
        <w:t>，</w:t>
      </w:r>
      <w:r w:rsidRPr="00003455">
        <w:rPr>
          <w:rStyle w:val="aff2"/>
          <w:rFonts w:hint="eastAsia"/>
        </w:rPr>
        <w:t>Ai</w:t>
      </w:r>
      <w:r>
        <w:rPr>
          <w:rFonts w:hint="eastAsia"/>
        </w:rPr>
        <w:t xml:space="preserve"> = </w:t>
      </w:r>
      <w:r>
        <w:rPr>
          <w:rStyle w:val="aff1"/>
          <w:rFonts w:hint="eastAsia"/>
        </w:rPr>
        <w:t>SENSOR_</w:t>
      </w:r>
      <w:r>
        <w:rPr>
          <w:rStyle w:val="aff1"/>
        </w:rPr>
        <w:t>CONDUCT</w:t>
      </w:r>
    </w:p>
    <w:p w:rsidR="000F3C47" w:rsidP="00FA0FBB" w:rsidRDefault="000F3C47">
      <w:pPr>
        <w:pStyle w:val="AltX"/>
      </w:pPr>
      <w:r>
        <w:rPr>
          <w:rFonts w:hint="eastAsia"/>
        </w:rPr>
        <w:t xml:space="preserve">if </w:t>
      </w:r>
      <w:r>
        <w:t>D</w:t>
      </w:r>
      <w:r>
        <w:rPr>
          <w:rFonts w:hint="eastAsia"/>
        </w:rPr>
        <w:t>(i-1)</w:t>
      </w:r>
      <w:r w:rsidRPr="008C5D14">
        <w:t>=</w:t>
      </w:r>
      <w:r w:rsidRPr="004B6B50">
        <w:rPr>
          <w:rStyle w:val="aff1"/>
          <w:rFonts w:hint="eastAsia"/>
        </w:rPr>
        <w:t xml:space="preserve"> </w:t>
      </w:r>
      <w:r>
        <w:rPr>
          <w:rStyle w:val="aff1"/>
          <w:rFonts w:hint="eastAsia"/>
        </w:rPr>
        <w:t>POWER_OFF</w:t>
      </w:r>
      <w:r>
        <w:rPr>
          <w:rFonts w:hint="eastAsia"/>
        </w:rPr>
        <w:t xml:space="preserve"> &amp; </w:t>
      </w:r>
      <w:r w:rsidRPr="008C5D14">
        <w:t>C</w:t>
      </w:r>
      <w:r>
        <w:rPr>
          <w:rFonts w:hint="eastAsia"/>
        </w:rPr>
        <w:t>i</w:t>
      </w:r>
      <w:r w:rsidRPr="008C5D14">
        <w:t>=</w:t>
      </w:r>
      <w:r>
        <w:rPr>
          <w:rStyle w:val="aff1"/>
          <w:rFonts w:hint="eastAsia"/>
        </w:rPr>
        <w:t>LOW</w:t>
      </w:r>
      <w:r w:rsidRPr="00A71C3A">
        <w:rPr>
          <w:rStyle w:val="aff1"/>
          <w:rFonts w:hint="eastAsia"/>
        </w:rPr>
        <w:t>_LEVEL</w:t>
      </w:r>
      <w:r w:rsidRPr="008C5D14">
        <w:t>，</w:t>
      </w:r>
      <w:r>
        <w:rPr>
          <w:rFonts w:hint="eastAsia"/>
        </w:rPr>
        <w:t xml:space="preserve">keeps </w:t>
      </w:r>
      <w:r w:rsidRPr="00546618">
        <w:rPr>
          <w:rStyle w:val="aff2"/>
          <w:rFonts w:hint="eastAsia"/>
        </w:rPr>
        <w:t>Ai</w:t>
      </w:r>
      <w:r>
        <w:rPr>
          <w:rFonts w:hint="eastAsia"/>
        </w:rPr>
        <w:t xml:space="preserve"> as last status: </w:t>
      </w:r>
      <w:r w:rsidRPr="00003455">
        <w:rPr>
          <w:rStyle w:val="aff2"/>
          <w:rFonts w:hint="eastAsia"/>
        </w:rPr>
        <w:t>Ai</w:t>
      </w:r>
      <w:r>
        <w:rPr>
          <w:rFonts w:hint="eastAsia"/>
        </w:rPr>
        <w:t xml:space="preserve"> = </w:t>
      </w:r>
      <w:r w:rsidRPr="00546618">
        <w:rPr>
          <w:rStyle w:val="aff2"/>
          <w:rFonts w:hint="eastAsia"/>
        </w:rPr>
        <w:t>Ai(t-1)</w:t>
      </w:r>
      <w:r>
        <w:rPr>
          <w:rFonts w:hint="eastAsia"/>
        </w:rPr>
        <w:t xml:space="preserve"> </w:t>
      </w:r>
    </w:p>
    <w:p w:rsidR="000F3C47" w:rsidP="00FA0FBB" w:rsidRDefault="000F3C47">
      <w:pPr>
        <w:pStyle w:val="AltX"/>
      </w:pPr>
      <w:r>
        <w:rPr>
          <w:rFonts w:hint="eastAsia"/>
        </w:rPr>
        <w:t xml:space="preserve">if </w:t>
      </w:r>
      <w:r w:rsidRPr="008C5D14">
        <w:t>D</w:t>
      </w:r>
      <w:r>
        <w:rPr>
          <w:rFonts w:hint="eastAsia"/>
        </w:rPr>
        <w:t>(i-1)</w:t>
      </w:r>
      <w:r w:rsidRPr="008C5D14">
        <w:t>=</w:t>
      </w:r>
      <w:r w:rsidRPr="004B6B50">
        <w:rPr>
          <w:rStyle w:val="aff1"/>
          <w:rFonts w:hint="eastAsia"/>
        </w:rPr>
        <w:t xml:space="preserve"> </w:t>
      </w:r>
      <w:r>
        <w:rPr>
          <w:rStyle w:val="aff1"/>
          <w:rFonts w:hint="eastAsia"/>
        </w:rPr>
        <w:t>POWER_OFF</w:t>
      </w:r>
      <w:r>
        <w:rPr>
          <w:rFonts w:hint="eastAsia"/>
        </w:rPr>
        <w:t xml:space="preserve"> &amp; </w:t>
      </w:r>
      <w:r w:rsidRPr="008C5D14">
        <w:t>C</w:t>
      </w:r>
      <w:r>
        <w:rPr>
          <w:rFonts w:hint="eastAsia"/>
        </w:rPr>
        <w:t>i</w:t>
      </w:r>
      <w:r w:rsidRPr="008C5D14">
        <w:t>=</w:t>
      </w:r>
      <w:r w:rsidRPr="00A71C3A">
        <w:rPr>
          <w:rStyle w:val="aff1"/>
          <w:rFonts w:hint="eastAsia"/>
        </w:rPr>
        <w:t>HIGH_LEVEL</w:t>
      </w:r>
      <w:r w:rsidRPr="008C5D14">
        <w:t>，</w:t>
      </w:r>
      <w:r w:rsidRPr="00003455">
        <w:rPr>
          <w:rStyle w:val="aff2"/>
        </w:rPr>
        <w:t>Ai</w:t>
      </w:r>
      <w:r>
        <w:t xml:space="preserve"> = </w:t>
      </w:r>
      <w:r>
        <w:rPr>
          <w:rStyle w:val="aff1"/>
          <w:rFonts w:hint="eastAsia"/>
        </w:rPr>
        <w:t>SENSOR_</w:t>
      </w:r>
      <w:r>
        <w:rPr>
          <w:rStyle w:val="aff1"/>
        </w:rPr>
        <w:t>WRONG</w:t>
      </w:r>
    </w:p>
    <w:p w:rsidR="000F3C47" w:rsidP="00C93484" w:rsidRDefault="000F3C47">
      <w:pPr>
        <w:pStyle w:val="Reqtify"/>
      </w:pPr>
    </w:p>
    <w:p w:rsidR="000F3C47" w:rsidP="00C93484" w:rsidRDefault="000F3C47">
      <w:pPr>
        <w:pStyle w:val="Reqtify"/>
      </w:pPr>
      <w:r>
        <w:rPr>
          <w:rFonts w:hint="eastAsia"/>
        </w:rPr>
        <w:t>根据上述</w:t>
      </w:r>
      <w:r>
        <w:t>三个传感器的</w:t>
      </w:r>
      <w:r>
        <w:rPr>
          <w:rFonts w:hint="eastAsia"/>
        </w:rPr>
        <w:t>判断结果</w:t>
      </w:r>
      <w:r>
        <w:t>，判断编码里程计的状态，</w:t>
      </w:r>
      <w:r w:rsidRPr="008C5D14">
        <w:t>条件如下：</w:t>
      </w:r>
    </w:p>
    <w:p w:rsidR="000F3C47" w:rsidP="00FA0FBB" w:rsidRDefault="000F3C47">
      <w:pPr>
        <w:pStyle w:val="AltX"/>
      </w:pPr>
      <w:r w:rsidRPr="008C5D14">
        <w:t>A1/2/3</w:t>
      </w:r>
      <w:r w:rsidRPr="008C5D14">
        <w:t>中有任意一个为</w:t>
      </w:r>
      <w:r>
        <w:rPr>
          <w:rStyle w:val="aff1"/>
          <w:rFonts w:hint="eastAsia"/>
        </w:rPr>
        <w:t>SENSOR_</w:t>
      </w:r>
      <w:r>
        <w:rPr>
          <w:rStyle w:val="aff1"/>
        </w:rPr>
        <w:t>WRONG</w:t>
      </w:r>
      <w:r w:rsidRPr="008C5D14">
        <w:t>，则编码里程计错误</w:t>
      </w:r>
      <w:r>
        <w:t>，</w:t>
      </w:r>
      <w:r>
        <w:rPr>
          <w:rFonts w:hint="eastAsia"/>
        </w:rPr>
        <w:t>设置本中断的</w:t>
      </w:r>
      <w:hyperlink w:history="1" w:anchor="OdometerImm">
        <w:r w:rsidR="008930D3">
          <w:rPr>
            <w:rStyle w:val="ac"/>
          </w:rPr>
          <w:t>OdometerImm</w:t>
        </w:r>
      </w:hyperlink>
      <w:r w:rsidRPr="009D5AC6">
        <w:rPr>
          <w:rStyle w:val="aff2"/>
          <w:rFonts w:hint="eastAsia"/>
        </w:rPr>
        <w:t>.</w:t>
      </w:r>
      <w:hyperlink w:history="1" w:anchor="TestResult">
        <w:r w:rsidRPr="008930D3">
          <w:rPr>
            <w:rStyle w:val="ac"/>
            <w:rFonts w:hint="eastAsia"/>
            <w:noProof/>
          </w:rPr>
          <w:t>TestResult</w:t>
        </w:r>
      </w:hyperlink>
      <w:r>
        <w:rPr>
          <w:rFonts w:hint="eastAsia"/>
        </w:rPr>
        <w:t>为</w:t>
      </w:r>
      <w:r w:rsidRPr="00AD6FFA">
        <w:rPr>
          <w:rStyle w:val="aff1"/>
          <w:rFonts w:hint="eastAsia"/>
        </w:rPr>
        <w:t>TEST_</w:t>
      </w:r>
      <w:r>
        <w:rPr>
          <w:rStyle w:val="aff1"/>
          <w:rFonts w:hint="eastAsia"/>
        </w:rPr>
        <w:t>INCONSISTENT</w:t>
      </w:r>
      <w:r>
        <w:t>；</w:t>
      </w:r>
    </w:p>
    <w:p w:rsidR="000F3C47" w:rsidP="00FA0FBB" w:rsidRDefault="000F3C47">
      <w:pPr>
        <w:pStyle w:val="AltX"/>
      </w:pPr>
      <w:r w:rsidRPr="008C5D14">
        <w:lastRenderedPageBreak/>
        <w:t>A1/2/3</w:t>
      </w:r>
      <w:r w:rsidRPr="008C5D14">
        <w:t>全都为</w:t>
      </w:r>
      <w:r>
        <w:rPr>
          <w:rStyle w:val="aff1"/>
          <w:rFonts w:hint="eastAsia"/>
        </w:rPr>
        <w:t>SENSOR_</w:t>
      </w:r>
      <w:r>
        <w:rPr>
          <w:rStyle w:val="aff1"/>
        </w:rPr>
        <w:t>CONDUCT</w:t>
      </w:r>
      <w:r w:rsidRPr="008C5D14">
        <w:t>状态，则编码里程计错误</w:t>
      </w:r>
      <w:r>
        <w:rPr>
          <w:rFonts w:hint="eastAsia"/>
        </w:rPr>
        <w:t>，设置本中断的</w:t>
      </w:r>
      <w:hyperlink w:history="1" w:anchor="OdometerImm">
        <w:r w:rsidR="008930D3">
          <w:rPr>
            <w:rStyle w:val="ac"/>
          </w:rPr>
          <w:t>OdometerImm</w:t>
        </w:r>
      </w:hyperlink>
      <w:r>
        <w:rPr>
          <w:rFonts w:hint="eastAsia"/>
        </w:rPr>
        <w:t>.</w:t>
      </w:r>
      <w:hyperlink w:history="1" w:anchor="TestResult">
        <w:r w:rsidRPr="008930D3" w:rsidR="008930D3">
          <w:rPr>
            <w:rStyle w:val="ac"/>
            <w:rFonts w:hint="eastAsia"/>
            <w:noProof/>
          </w:rPr>
          <w:t>TestResult</w:t>
        </w:r>
      </w:hyperlink>
      <w:r>
        <w:rPr>
          <w:rFonts w:hint="eastAsia"/>
        </w:rPr>
        <w:t>为</w:t>
      </w:r>
      <w:r w:rsidRPr="00AD6FFA">
        <w:rPr>
          <w:rStyle w:val="aff1"/>
          <w:rFonts w:hint="eastAsia"/>
        </w:rPr>
        <w:t>TEST_</w:t>
      </w:r>
      <w:r>
        <w:rPr>
          <w:rStyle w:val="aff1"/>
          <w:rFonts w:hint="eastAsia"/>
        </w:rPr>
        <w:t>INCONSISTENT</w:t>
      </w:r>
      <w:r w:rsidRPr="007F6855">
        <w:rPr>
          <w:rFonts w:hint="eastAsia"/>
        </w:rPr>
        <w:t>；</w:t>
      </w:r>
    </w:p>
    <w:p w:rsidR="000F3C47" w:rsidP="00FA0FBB" w:rsidRDefault="000F3C47">
      <w:pPr>
        <w:pStyle w:val="AltX"/>
      </w:pPr>
      <w:r w:rsidRPr="008C5D14">
        <w:t>A1/2/3</w:t>
      </w:r>
      <w:r w:rsidRPr="008C5D14">
        <w:t>全都为</w:t>
      </w:r>
      <w:r>
        <w:rPr>
          <w:rStyle w:val="aff1"/>
          <w:rFonts w:hint="eastAsia"/>
        </w:rPr>
        <w:t>SENSOR_</w:t>
      </w:r>
      <w:r w:rsidRPr="00B1730D">
        <w:rPr>
          <w:rStyle w:val="aff1"/>
        </w:rPr>
        <w:t>BLOCKED</w:t>
      </w:r>
      <w:r w:rsidRPr="008C5D14">
        <w:t>状态，则编码里程计错误</w:t>
      </w:r>
      <w:r>
        <w:t>，</w:t>
      </w:r>
      <w:r>
        <w:rPr>
          <w:rFonts w:hint="eastAsia"/>
        </w:rPr>
        <w:t>设置本中断的</w:t>
      </w:r>
      <w:hyperlink w:history="1" w:anchor="OdometerImm">
        <w:r w:rsidR="008930D3">
          <w:rPr>
            <w:rStyle w:val="ac"/>
          </w:rPr>
          <w:t>OdometerImm</w:t>
        </w:r>
      </w:hyperlink>
      <w:r>
        <w:rPr>
          <w:rFonts w:hint="eastAsia"/>
        </w:rPr>
        <w:t>.</w:t>
      </w:r>
      <w:hyperlink w:history="1" w:anchor="TestResult">
        <w:r w:rsidRPr="008930D3" w:rsidR="008930D3">
          <w:rPr>
            <w:rStyle w:val="ac"/>
            <w:rFonts w:hint="eastAsia"/>
            <w:noProof/>
          </w:rPr>
          <w:t>TestResult</w:t>
        </w:r>
      </w:hyperlink>
      <w:r>
        <w:rPr>
          <w:rFonts w:hint="eastAsia"/>
        </w:rPr>
        <w:t>为</w:t>
      </w:r>
      <w:r w:rsidRPr="00AD6FFA">
        <w:rPr>
          <w:rStyle w:val="aff1"/>
          <w:rFonts w:hint="eastAsia"/>
        </w:rPr>
        <w:t>TEST_</w:t>
      </w:r>
      <w:r>
        <w:rPr>
          <w:rStyle w:val="aff1"/>
          <w:rFonts w:hint="eastAsia"/>
        </w:rPr>
        <w:t>INCONSISTENT</w:t>
      </w:r>
      <w:r w:rsidRPr="007F6855">
        <w:rPr>
          <w:rFonts w:hint="eastAsia"/>
        </w:rPr>
        <w:t>；</w:t>
      </w:r>
    </w:p>
    <w:p w:rsidR="000F3C47" w:rsidP="00FA0FBB" w:rsidRDefault="000F3C47">
      <w:pPr>
        <w:pStyle w:val="AltX"/>
      </w:pPr>
      <w:r w:rsidRPr="008C5D14">
        <w:t>A1/2/3</w:t>
      </w:r>
      <w:r>
        <w:t>全都与上次中断中的</w:t>
      </w:r>
      <w:r>
        <w:rPr>
          <w:rFonts w:hint="eastAsia"/>
        </w:rPr>
        <w:t>A1/2/3</w:t>
      </w:r>
      <w:r>
        <w:t>状态一致，则认为</w:t>
      </w:r>
      <w:r>
        <w:rPr>
          <w:rFonts w:hint="eastAsia"/>
        </w:rPr>
        <w:t>里程计所在车轴静止，设置本中断的</w:t>
      </w:r>
      <w:hyperlink w:history="1" w:anchor="OdometerImm">
        <w:r w:rsidR="008930D3">
          <w:rPr>
            <w:rStyle w:val="ac"/>
          </w:rPr>
          <w:t>OdometerImm</w:t>
        </w:r>
      </w:hyperlink>
      <w:r>
        <w:rPr>
          <w:rFonts w:hint="eastAsia"/>
        </w:rPr>
        <w:t>.</w:t>
      </w:r>
      <w:hyperlink w:history="1" w:anchor="TestResult">
        <w:r w:rsidRPr="008930D3" w:rsidR="008930D3">
          <w:rPr>
            <w:rStyle w:val="ac"/>
            <w:rFonts w:hint="eastAsia"/>
            <w:noProof/>
          </w:rPr>
          <w:t>TestResult</w:t>
        </w:r>
      </w:hyperlink>
      <w:r>
        <w:rPr>
          <w:rFonts w:hint="eastAsia"/>
        </w:rPr>
        <w:t>为</w:t>
      </w:r>
      <w:r>
        <w:rPr>
          <w:rStyle w:val="aff1"/>
          <w:rFonts w:hint="eastAsia"/>
        </w:rPr>
        <w:t>TEST_STOPPING</w:t>
      </w:r>
      <w:r w:rsidRPr="007F6855">
        <w:rPr>
          <w:rFonts w:hint="eastAsia"/>
        </w:rPr>
        <w:t>；</w:t>
      </w:r>
    </w:p>
    <w:p w:rsidR="000F3C47" w:rsidP="00FA0FBB" w:rsidRDefault="000F3C47">
      <w:pPr>
        <w:pStyle w:val="AltX"/>
      </w:pPr>
      <w:r>
        <w:rPr>
          <w:rFonts w:hint="eastAsia"/>
        </w:rPr>
        <w:t>如果中断在</w:t>
      </w:r>
      <w:r>
        <w:rPr>
          <w:rStyle w:val="aff1"/>
          <w:rFonts w:hint="eastAsia"/>
        </w:rPr>
        <w:t>TEST_STOPPING</w:t>
      </w:r>
      <w:r w:rsidRPr="000E5C5D">
        <w:rPr>
          <w:rFonts w:hint="eastAsia"/>
        </w:rPr>
        <w:t>状态</w:t>
      </w:r>
      <w:r>
        <w:rPr>
          <w:rFonts w:hint="eastAsia"/>
        </w:rPr>
        <w:t>超过</w:t>
      </w:r>
      <w:r w:rsidRPr="007F6855">
        <w:rPr>
          <w:rStyle w:val="aff1"/>
        </w:rPr>
        <w:t>SENSOR_TEST_IMMOBILE_THRESHOLD</w:t>
      </w:r>
      <w:r>
        <w:rPr>
          <w:rFonts w:hint="eastAsia"/>
        </w:rPr>
        <w:t>时间，则认为里程计完全静止，</w:t>
      </w:r>
      <w:r>
        <w:rPr>
          <w:rFonts w:hint="eastAsia"/>
        </w:rPr>
        <w:t>ATP</w:t>
      </w:r>
      <w:r>
        <w:rPr>
          <w:rFonts w:hint="eastAsia"/>
        </w:rPr>
        <w:t>设置此中断的</w:t>
      </w:r>
      <w:hyperlink w:history="1" w:anchor="OdometerImm">
        <w:r w:rsidR="008930D3">
          <w:rPr>
            <w:rStyle w:val="ac"/>
          </w:rPr>
          <w:t>OdometerImm</w:t>
        </w:r>
      </w:hyperlink>
      <w:r>
        <w:rPr>
          <w:rFonts w:hint="eastAsia"/>
        </w:rPr>
        <w:t>.</w:t>
      </w:r>
      <w:hyperlink w:history="1" w:anchor="TestResult">
        <w:r w:rsidRPr="008930D3" w:rsidR="008930D3">
          <w:rPr>
            <w:rStyle w:val="ac"/>
            <w:rFonts w:hint="eastAsia"/>
            <w:noProof/>
          </w:rPr>
          <w:t>TestResult</w:t>
        </w:r>
      </w:hyperlink>
      <w:r>
        <w:rPr>
          <w:rFonts w:hint="eastAsia"/>
        </w:rPr>
        <w:t>为</w:t>
      </w:r>
      <w:r w:rsidRPr="00AD6FFA">
        <w:rPr>
          <w:rStyle w:val="aff1"/>
          <w:rFonts w:hint="eastAsia"/>
        </w:rPr>
        <w:t>TEST_IMMOBILE</w:t>
      </w:r>
      <w:r>
        <w:rPr>
          <w:rFonts w:hint="eastAsia"/>
        </w:rPr>
        <w:t>。</w:t>
      </w:r>
    </w:p>
    <w:p w:rsidR="000F3C47" w:rsidP="00FA0FBB" w:rsidRDefault="000F3C47">
      <w:pPr>
        <w:pStyle w:val="AltX"/>
      </w:pPr>
      <w:r w:rsidRPr="008C5D14">
        <w:t>A1/2/3</w:t>
      </w:r>
      <w:r w:rsidRPr="008C5D14">
        <w:t>中有任意一个的状态与上次中断中的状态不一致，则认为</w:t>
      </w:r>
      <w:r>
        <w:rPr>
          <w:rFonts w:hint="eastAsia"/>
        </w:rPr>
        <w:t>里程计所在车轴</w:t>
      </w:r>
      <w:r w:rsidRPr="008C5D14">
        <w:t>移动</w:t>
      </w:r>
      <w:r>
        <w:rPr>
          <w:rFonts w:hint="eastAsia"/>
        </w:rPr>
        <w:t>，设置本中断的</w:t>
      </w:r>
      <w:hyperlink w:history="1" w:anchor="OdometerImm">
        <w:r w:rsidR="008930D3">
          <w:rPr>
            <w:rStyle w:val="ac"/>
          </w:rPr>
          <w:t>OdometerImm</w:t>
        </w:r>
      </w:hyperlink>
      <w:r>
        <w:rPr>
          <w:rFonts w:hint="eastAsia"/>
        </w:rPr>
        <w:t>.</w:t>
      </w:r>
      <w:hyperlink w:history="1" w:anchor="TestResult">
        <w:r w:rsidRPr="008930D3" w:rsidR="008930D3">
          <w:rPr>
            <w:rStyle w:val="ac"/>
            <w:rFonts w:hint="eastAsia"/>
            <w:noProof/>
          </w:rPr>
          <w:t>TestResult</w:t>
        </w:r>
      </w:hyperlink>
      <w:r>
        <w:rPr>
          <w:rFonts w:hint="eastAsia"/>
        </w:rPr>
        <w:t>为</w:t>
      </w:r>
      <w:r w:rsidRPr="00AD6FFA">
        <w:rPr>
          <w:rStyle w:val="aff1"/>
          <w:rFonts w:hint="eastAsia"/>
        </w:rPr>
        <w:t>TEST_FLOATING</w:t>
      </w:r>
      <w:r w:rsidRPr="008C5D14">
        <w:t>。</w:t>
      </w:r>
    </w:p>
    <w:p w:rsidR="000F3C47" w:rsidP="00C93484" w:rsidRDefault="000F3C47">
      <w:pPr>
        <w:pStyle w:val="Reqtify"/>
      </w:pPr>
      <w:r>
        <w:rPr>
          <w:rFonts w:hint="eastAsia"/>
        </w:rPr>
        <w:t>Based on the above three sensors</w:t>
      </w:r>
      <w:r>
        <w:t>’</w:t>
      </w:r>
      <w:r>
        <w:rPr>
          <w:rFonts w:hint="eastAsia"/>
        </w:rPr>
        <w:t xml:space="preserve"> </w:t>
      </w:r>
      <w:r>
        <w:t>status A1/2/3, ATP determines</w:t>
      </w:r>
      <w:r>
        <w:rPr>
          <w:rFonts w:hint="eastAsia"/>
        </w:rPr>
        <w:t xml:space="preserve"> the status of the odometer as following conditions:</w:t>
      </w:r>
    </w:p>
    <w:p w:rsidR="000F3C47" w:rsidP="00FA0FBB" w:rsidRDefault="000F3C47">
      <w:pPr>
        <w:pStyle w:val="AltX"/>
      </w:pPr>
      <w:r>
        <w:rPr>
          <w:rFonts w:hint="eastAsia"/>
        </w:rPr>
        <w:t xml:space="preserve">If any one of A1/2/3 is </w:t>
      </w:r>
      <w:r w:rsidRPr="00546618">
        <w:rPr>
          <w:rStyle w:val="aff1"/>
          <w:rFonts w:hint="eastAsia"/>
        </w:rPr>
        <w:t>SENSOR_WRONG</w:t>
      </w:r>
      <w:r>
        <w:rPr>
          <w:rFonts w:hint="eastAsia"/>
        </w:rPr>
        <w:t xml:space="preserve">, then ATP consider the odometer as error in this interrupt and set the </w:t>
      </w:r>
      <w:hyperlink w:history="1" w:anchor="OdometerImm">
        <w:r w:rsidR="0096074C">
          <w:rPr>
            <w:rStyle w:val="ac"/>
          </w:rPr>
          <w:t>OdometerImm</w:t>
        </w:r>
      </w:hyperlink>
      <w:r w:rsidRPr="00595511">
        <w:rPr>
          <w:rStyle w:val="aff2"/>
          <w:rFonts w:hint="eastAsia"/>
        </w:rPr>
        <w:t>.</w:t>
      </w:r>
      <w:hyperlink w:history="1" w:anchor="TestResult">
        <w:r w:rsidRPr="008930D3" w:rsidR="008930D3">
          <w:rPr>
            <w:rStyle w:val="ac"/>
            <w:rFonts w:hint="eastAsia"/>
            <w:noProof/>
          </w:rPr>
          <w:t>TestResult</w:t>
        </w:r>
      </w:hyperlink>
      <w:r>
        <w:rPr>
          <w:rFonts w:hint="eastAsia"/>
        </w:rPr>
        <w:t xml:space="preserve">as </w:t>
      </w:r>
      <w:r w:rsidRPr="00546618">
        <w:rPr>
          <w:rStyle w:val="aff1"/>
          <w:rFonts w:hint="eastAsia"/>
        </w:rPr>
        <w:t>TEST_INCONSISTENT</w:t>
      </w:r>
      <w:r>
        <w:rPr>
          <w:rFonts w:hint="eastAsia"/>
        </w:rPr>
        <w:t>;</w:t>
      </w:r>
    </w:p>
    <w:p w:rsidR="000F3C47" w:rsidP="00FA0FBB" w:rsidRDefault="000F3C47">
      <w:pPr>
        <w:pStyle w:val="AltX"/>
      </w:pPr>
      <w:r>
        <w:rPr>
          <w:rFonts w:hint="eastAsia"/>
        </w:rPr>
        <w:t xml:space="preserve">If all of A1/2/3 are </w:t>
      </w:r>
      <w:r w:rsidRPr="00546618">
        <w:rPr>
          <w:rStyle w:val="aff1"/>
          <w:rFonts w:hint="eastAsia"/>
        </w:rPr>
        <w:t>SENSOR_CONDUCT</w:t>
      </w:r>
      <w:r>
        <w:rPr>
          <w:rFonts w:hint="eastAsia"/>
        </w:rPr>
        <w:t xml:space="preserve">, then ATP consider the odometer as error in this interrupt and set the </w:t>
      </w:r>
      <w:hyperlink w:history="1" w:anchor="OdometerImm">
        <w:r w:rsidR="0096074C">
          <w:rPr>
            <w:rStyle w:val="ac"/>
          </w:rPr>
          <w:t>OdometerImm</w:t>
        </w:r>
      </w:hyperlink>
      <w:r w:rsidRPr="00595511">
        <w:rPr>
          <w:rStyle w:val="aff2"/>
          <w:rFonts w:hint="eastAsia"/>
        </w:rPr>
        <w:t>.</w:t>
      </w:r>
      <w:hyperlink w:history="1" w:anchor="TestResult">
        <w:r w:rsidRPr="008930D3" w:rsidR="008930D3">
          <w:rPr>
            <w:rStyle w:val="ac"/>
            <w:rFonts w:hint="eastAsia"/>
            <w:noProof/>
          </w:rPr>
          <w:t>TestResult</w:t>
        </w:r>
      </w:hyperlink>
      <w:r>
        <w:rPr>
          <w:rFonts w:hint="eastAsia"/>
        </w:rPr>
        <w:t xml:space="preserve">as </w:t>
      </w:r>
      <w:r w:rsidRPr="00546618">
        <w:rPr>
          <w:rStyle w:val="aff1"/>
          <w:rFonts w:hint="eastAsia"/>
        </w:rPr>
        <w:t>TEST_INCONSISTENT;</w:t>
      </w:r>
    </w:p>
    <w:p w:rsidR="000F3C47" w:rsidP="00FA0FBB" w:rsidRDefault="000F3C47">
      <w:pPr>
        <w:pStyle w:val="AltX"/>
      </w:pPr>
      <w:r>
        <w:rPr>
          <w:rFonts w:hint="eastAsia"/>
        </w:rPr>
        <w:t xml:space="preserve">If all of A1/2/3 are </w:t>
      </w:r>
      <w:r w:rsidRPr="00546618">
        <w:rPr>
          <w:rStyle w:val="aff1"/>
          <w:rFonts w:hint="eastAsia"/>
        </w:rPr>
        <w:t>SENSOR_BLOCKED</w:t>
      </w:r>
      <w:r>
        <w:rPr>
          <w:rFonts w:hint="eastAsia"/>
        </w:rPr>
        <w:t xml:space="preserve">, then ATP consider the odometer as error in this interrupt and set the </w:t>
      </w:r>
      <w:hyperlink w:history="1" w:anchor="OdometerImm">
        <w:r w:rsidR="0096074C">
          <w:rPr>
            <w:rStyle w:val="ac"/>
          </w:rPr>
          <w:t>OdometerImm</w:t>
        </w:r>
      </w:hyperlink>
      <w:r w:rsidRPr="00595511">
        <w:rPr>
          <w:rStyle w:val="aff2"/>
          <w:rFonts w:hint="eastAsia"/>
        </w:rPr>
        <w:t>.</w:t>
      </w:r>
      <w:hyperlink w:history="1" w:anchor="TestResult">
        <w:r w:rsidRPr="008930D3" w:rsidR="008930D3">
          <w:rPr>
            <w:rStyle w:val="ac"/>
            <w:rFonts w:hint="eastAsia"/>
            <w:noProof/>
          </w:rPr>
          <w:t>TestResult</w:t>
        </w:r>
      </w:hyperlink>
      <w:r>
        <w:rPr>
          <w:rFonts w:hint="eastAsia"/>
        </w:rPr>
        <w:t xml:space="preserve">as </w:t>
      </w:r>
      <w:r w:rsidRPr="00546618">
        <w:rPr>
          <w:rStyle w:val="aff1"/>
          <w:rFonts w:hint="eastAsia"/>
        </w:rPr>
        <w:t>TEST_INCONSISTENT</w:t>
      </w:r>
      <w:r>
        <w:rPr>
          <w:rFonts w:hint="eastAsia"/>
        </w:rPr>
        <w:t>;</w:t>
      </w:r>
    </w:p>
    <w:p w:rsidR="000F3C47" w:rsidP="00FA0FBB" w:rsidRDefault="000F3C47">
      <w:pPr>
        <w:pStyle w:val="AltX"/>
      </w:pPr>
      <w:r>
        <w:rPr>
          <w:rFonts w:hint="eastAsia"/>
        </w:rPr>
        <w:t xml:space="preserve">If all of A1/2/3 are as same as the result at last interrupt respectively, then ATP consider the odometer as stop in this interrupt and set the </w:t>
      </w:r>
      <w:hyperlink w:history="1" w:anchor="OdometerImm">
        <w:r w:rsidR="0096074C">
          <w:rPr>
            <w:rStyle w:val="ac"/>
          </w:rPr>
          <w:t>OdometerImm</w:t>
        </w:r>
      </w:hyperlink>
      <w:r w:rsidRPr="00595511">
        <w:rPr>
          <w:rStyle w:val="aff2"/>
          <w:rFonts w:hint="eastAsia"/>
        </w:rPr>
        <w:t>.</w:t>
      </w:r>
      <w:hyperlink w:history="1" w:anchor="TestResult">
        <w:r w:rsidRPr="008930D3" w:rsidR="008930D3">
          <w:rPr>
            <w:rStyle w:val="ac"/>
            <w:rFonts w:hint="eastAsia"/>
            <w:noProof/>
          </w:rPr>
          <w:t>TestResult</w:t>
        </w:r>
      </w:hyperlink>
      <w:r>
        <w:rPr>
          <w:rFonts w:hint="eastAsia"/>
        </w:rPr>
        <w:t xml:space="preserve">as </w:t>
      </w:r>
      <w:r w:rsidRPr="00546618">
        <w:rPr>
          <w:rStyle w:val="aff1"/>
          <w:rFonts w:hint="eastAsia"/>
        </w:rPr>
        <w:t>TEST_STOPPING</w:t>
      </w:r>
      <w:r>
        <w:rPr>
          <w:rFonts w:hint="eastAsia"/>
        </w:rPr>
        <w:t>;</w:t>
      </w:r>
    </w:p>
    <w:p w:rsidR="000F3C47" w:rsidP="00FA0FBB" w:rsidRDefault="000F3C47">
      <w:pPr>
        <w:pStyle w:val="AltX"/>
      </w:pPr>
      <w:r>
        <w:rPr>
          <w:rFonts w:hint="eastAsia"/>
        </w:rPr>
        <w:t xml:space="preserve">If the </w:t>
      </w:r>
      <w:r w:rsidRPr="00546618">
        <w:rPr>
          <w:rStyle w:val="aff1"/>
          <w:rFonts w:hint="eastAsia"/>
        </w:rPr>
        <w:t>TEST_STOPPING</w:t>
      </w:r>
      <w:r>
        <w:rPr>
          <w:rFonts w:hint="eastAsia"/>
        </w:rPr>
        <w:t xml:space="preserve"> has lasted more than </w:t>
      </w:r>
      <w:r w:rsidRPr="00546618">
        <w:rPr>
          <w:rStyle w:val="aff1"/>
          <w:rFonts w:hint="eastAsia"/>
        </w:rPr>
        <w:t>SENSOR_TEST_IMMOBILE_THRESHOLD</w:t>
      </w:r>
      <w:r>
        <w:rPr>
          <w:rFonts w:hint="eastAsia"/>
        </w:rPr>
        <w:t xml:space="preserve">, the ATP consider the odometer standstill, and set </w:t>
      </w:r>
      <w:hyperlink w:history="1" w:anchor="OdometerImm">
        <w:r w:rsidR="0096074C">
          <w:rPr>
            <w:rStyle w:val="ac"/>
          </w:rPr>
          <w:t>OdometerImm</w:t>
        </w:r>
      </w:hyperlink>
      <w:r w:rsidRPr="00595511">
        <w:rPr>
          <w:rStyle w:val="aff2"/>
          <w:rFonts w:hint="eastAsia"/>
        </w:rPr>
        <w:t>.</w:t>
      </w:r>
      <w:hyperlink w:history="1" w:anchor="TestResult">
        <w:r w:rsidRPr="008930D3" w:rsidR="008930D3">
          <w:rPr>
            <w:rStyle w:val="ac"/>
            <w:rFonts w:hint="eastAsia"/>
            <w:noProof/>
          </w:rPr>
          <w:t>TestResult</w:t>
        </w:r>
      </w:hyperlink>
      <w:r>
        <w:rPr>
          <w:rFonts w:hint="eastAsia"/>
        </w:rPr>
        <w:t xml:space="preserve">as </w:t>
      </w:r>
      <w:r w:rsidRPr="00546618">
        <w:rPr>
          <w:rStyle w:val="aff1"/>
          <w:rFonts w:hint="eastAsia"/>
        </w:rPr>
        <w:t>TEST_IMMOBILE</w:t>
      </w:r>
      <w:r>
        <w:rPr>
          <w:rFonts w:hint="eastAsia"/>
        </w:rPr>
        <w:t>;</w:t>
      </w:r>
    </w:p>
    <w:p w:rsidR="000F3C47" w:rsidP="00FA0FBB" w:rsidRDefault="000F3C47">
      <w:pPr>
        <w:pStyle w:val="AltX"/>
      </w:pPr>
      <w:r>
        <w:rPr>
          <w:rFonts w:hint="eastAsia"/>
        </w:rPr>
        <w:t xml:space="preserve">If any one of A1/2/3 is different with the result at last interrupt, then ATP consider the odometer rolling, and set the </w:t>
      </w:r>
      <w:hyperlink w:history="1" w:anchor="OdometerImm">
        <w:r w:rsidR="0096074C">
          <w:rPr>
            <w:rStyle w:val="ac"/>
          </w:rPr>
          <w:t>OdometerImm</w:t>
        </w:r>
      </w:hyperlink>
      <w:r w:rsidRPr="00595511">
        <w:rPr>
          <w:rStyle w:val="aff2"/>
          <w:rFonts w:hint="eastAsia"/>
        </w:rPr>
        <w:t>.</w:t>
      </w:r>
      <w:hyperlink w:history="1" w:anchor="TestResult">
        <w:r w:rsidRPr="008930D3" w:rsidR="008930D3">
          <w:rPr>
            <w:rStyle w:val="ac"/>
            <w:rFonts w:hint="eastAsia"/>
            <w:noProof/>
          </w:rPr>
          <w:t>TestResult</w:t>
        </w:r>
      </w:hyperlink>
      <w:r>
        <w:rPr>
          <w:rFonts w:hint="eastAsia"/>
        </w:rPr>
        <w:t xml:space="preserve">as </w:t>
      </w:r>
      <w:r w:rsidRPr="00546618">
        <w:rPr>
          <w:rStyle w:val="aff1"/>
          <w:rFonts w:hint="eastAsia"/>
        </w:rPr>
        <w:t>TEST_FLOATING</w:t>
      </w:r>
      <w:r>
        <w:rPr>
          <w:rFonts w:hint="eastAsia"/>
        </w:rPr>
        <w:t>.</w:t>
      </w:r>
    </w:p>
    <w:p w:rsidR="000F3C47" w:rsidP="00C93484" w:rsidRDefault="000F3C47">
      <w:pPr>
        <w:pStyle w:val="Reqtify"/>
      </w:pPr>
    </w:p>
    <w:p w:rsidR="000F3C47" w:rsidP="00C93484" w:rsidRDefault="000F3C47">
      <w:pPr>
        <w:pStyle w:val="Reqtify"/>
      </w:pPr>
      <w:r>
        <w:rPr>
          <w:rFonts w:hint="eastAsia"/>
        </w:rPr>
        <w:t>当检测到</w:t>
      </w:r>
      <w:r w:rsidRPr="00AD6FFA">
        <w:rPr>
          <w:rStyle w:val="aff1"/>
          <w:rFonts w:hint="eastAsia"/>
        </w:rPr>
        <w:t>TEST_</w:t>
      </w:r>
      <w:r>
        <w:rPr>
          <w:rStyle w:val="aff1"/>
          <w:rFonts w:hint="eastAsia"/>
        </w:rPr>
        <w:t>INCONSISTENT</w:t>
      </w:r>
      <w:r>
        <w:rPr>
          <w:rFonts w:hint="eastAsia"/>
        </w:rPr>
        <w:t>或者</w:t>
      </w:r>
      <w:r w:rsidRPr="00AD6FFA">
        <w:rPr>
          <w:rStyle w:val="aff1"/>
          <w:rFonts w:hint="eastAsia"/>
        </w:rPr>
        <w:t>TEST_FLOATING</w:t>
      </w:r>
      <w:r>
        <w:rPr>
          <w:rFonts w:hint="eastAsia"/>
        </w:rPr>
        <w:t>时，停止传感器测试，设置当前中断的</w:t>
      </w:r>
      <w:hyperlink w:history="1" w:anchor="OdometerImm">
        <w:r w:rsidR="008930D3">
          <w:rPr>
            <w:rStyle w:val="ac"/>
          </w:rPr>
          <w:t>OdometerImm</w:t>
        </w:r>
      </w:hyperlink>
      <w:r w:rsidR="008930D3">
        <w:rPr>
          <w:rStyle w:val="aff2"/>
          <w:rFonts w:hint="eastAsia"/>
        </w:rPr>
        <w:t>.</w:t>
      </w:r>
      <w:hyperlink w:history="1" w:anchor="SensorTesting">
        <w:r w:rsidRPr="008930D3">
          <w:rPr>
            <w:rStyle w:val="ac"/>
            <w:rFonts w:hint="eastAsia"/>
            <w:noProof/>
          </w:rPr>
          <w:t>SensorTesting</w:t>
        </w:r>
      </w:hyperlink>
      <w:r>
        <w:rPr>
          <w:rFonts w:hint="eastAsia"/>
        </w:rPr>
        <w:t>标志为</w:t>
      </w:r>
      <w:r>
        <w:rPr>
          <w:rStyle w:val="aff1"/>
        </w:rPr>
        <w:t>False</w:t>
      </w:r>
      <w:r>
        <w:rPr>
          <w:rFonts w:hint="eastAsia"/>
        </w:rPr>
        <w:t>，并设置本周期的</w:t>
      </w:r>
      <w:hyperlink w:history="1" w:anchor="SensorTestFlag">
        <w:r w:rsidR="008930D3">
          <w:rPr>
            <w:rStyle w:val="ac"/>
          </w:rPr>
          <w:t>SensorTestFlag</w:t>
        </w:r>
      </w:hyperlink>
      <w:r>
        <w:rPr>
          <w:rFonts w:hint="eastAsia"/>
        </w:rPr>
        <w:t>为</w:t>
      </w:r>
      <w:r>
        <w:rPr>
          <w:rStyle w:val="aff1"/>
          <w:rFonts w:hint="eastAsia"/>
        </w:rPr>
        <w:t>False</w:t>
      </w:r>
      <w:r>
        <w:rPr>
          <w:rFonts w:hint="eastAsia"/>
        </w:rPr>
        <w:t>。</w:t>
      </w:r>
    </w:p>
    <w:p w:rsidR="000F3C47" w:rsidP="00C93484" w:rsidRDefault="000F3C47">
      <w:pPr>
        <w:pStyle w:val="Reqtify"/>
      </w:pPr>
      <w:r>
        <w:rPr>
          <w:rFonts w:hint="eastAsia"/>
        </w:rPr>
        <w:t xml:space="preserve">When the odometer test result is either </w:t>
      </w:r>
      <w:r w:rsidRPr="00546618">
        <w:rPr>
          <w:rStyle w:val="aff1"/>
          <w:rFonts w:hint="eastAsia"/>
        </w:rPr>
        <w:t>TEST_INCONSISTENT</w:t>
      </w:r>
      <w:r>
        <w:rPr>
          <w:rFonts w:hint="eastAsia"/>
        </w:rPr>
        <w:t xml:space="preserve"> or </w:t>
      </w:r>
      <w:r w:rsidRPr="00546618">
        <w:rPr>
          <w:rStyle w:val="aff1"/>
          <w:rFonts w:hint="eastAsia"/>
        </w:rPr>
        <w:t>TEST_FLOATING</w:t>
      </w:r>
      <w:r>
        <w:rPr>
          <w:rFonts w:hint="eastAsia"/>
        </w:rPr>
        <w:t xml:space="preserve">, ATP shall stop the sensor test and set </w:t>
      </w:r>
      <w:hyperlink w:history="1" w:anchor="OdometerImm">
        <w:r w:rsidR="008930D3">
          <w:rPr>
            <w:rStyle w:val="ac"/>
          </w:rPr>
          <w:t>OdometerImm</w:t>
        </w:r>
      </w:hyperlink>
      <w:r w:rsidR="008930D3">
        <w:rPr>
          <w:rStyle w:val="aff2"/>
          <w:rFonts w:hint="eastAsia"/>
        </w:rPr>
        <w:t>.</w:t>
      </w:r>
      <w:hyperlink w:history="1" w:anchor="SensorTesting">
        <w:r w:rsidRPr="008930D3" w:rsidR="008930D3">
          <w:rPr>
            <w:rStyle w:val="ac"/>
            <w:rFonts w:hint="eastAsia"/>
            <w:noProof/>
          </w:rPr>
          <w:t>SensorTesting</w:t>
        </w:r>
      </w:hyperlink>
      <w:r w:rsidRPr="008930D3" w:rsidR="008930D3">
        <w:rPr>
          <w:rFonts w:hint="eastAsia"/>
        </w:rPr>
        <w:t xml:space="preserve"> </w:t>
      </w:r>
      <w:r>
        <w:rPr>
          <w:rFonts w:hint="eastAsia"/>
        </w:rPr>
        <w:t xml:space="preserve">as </w:t>
      </w:r>
      <w:r w:rsidRPr="00354FC4">
        <w:rPr>
          <w:rStyle w:val="aff1"/>
          <w:rFonts w:hint="eastAsia"/>
        </w:rPr>
        <w:t>False</w:t>
      </w:r>
      <w:r>
        <w:rPr>
          <w:rFonts w:hint="eastAsia"/>
        </w:rPr>
        <w:t xml:space="preserve"> for this interrupt, and set </w:t>
      </w:r>
      <w:hyperlink w:history="1" w:anchor="SensorTestFlag">
        <w:r w:rsidR="00047F0A">
          <w:rPr>
            <w:rStyle w:val="ac"/>
          </w:rPr>
          <w:t>SensorTestFlag</w:t>
        </w:r>
      </w:hyperlink>
      <w:r>
        <w:rPr>
          <w:rFonts w:hint="eastAsia"/>
        </w:rPr>
        <w:t xml:space="preserve"> as </w:t>
      </w:r>
      <w:r w:rsidRPr="00354FC4">
        <w:rPr>
          <w:rStyle w:val="aff1"/>
          <w:rFonts w:hint="eastAsia"/>
        </w:rPr>
        <w:t>False</w:t>
      </w:r>
      <w:r>
        <w:rPr>
          <w:rFonts w:hint="eastAsia"/>
        </w:rPr>
        <w:t xml:space="preserve"> for this cycle.</w:t>
      </w:r>
    </w:p>
    <w:p w:rsidRPr="008A1414" w:rsidR="000F3C47" w:rsidP="000C0D62" w:rsidRDefault="000F3C47">
      <w:pPr>
        <w:pStyle w:val="ReqtifyAltQ"/>
      </w:pPr>
      <w:r w:rsidRPr="008A1414">
        <w:lastRenderedPageBreak/>
        <w:t>#Category=Functional</w:t>
      </w:r>
    </w:p>
    <w:p w:rsidRPr="008A1414" w:rsidR="000F3C47" w:rsidP="000C0D62" w:rsidRDefault="000F3C47">
      <w:pPr>
        <w:pStyle w:val="ReqtifyAltQ"/>
      </w:pPr>
      <w:r w:rsidRPr="008A1414">
        <w:t>#Contribution</w:t>
      </w:r>
      <w:r>
        <w:t>=SIL4</w:t>
      </w:r>
    </w:p>
    <w:p w:rsidR="009328EA" w:rsidP="000C0D62" w:rsidRDefault="000F3C47">
      <w:pPr>
        <w:pStyle w:val="ReqtifyAltQ"/>
        <w:rPr>
          <w:ins w:author="常鸣" w:date="2014-07-03T14:27:00Z" w:id="4170"/>
        </w:rPr>
      </w:pPr>
      <w:del w:author="常鸣" w:date="2014-07-03T14:27:00Z" w:id="4171">
        <w:r w:rsidRPr="008A1414" w:rsidDel="009328EA">
          <w:delText>#S</w:delText>
        </w:r>
      </w:del>
      <w:ins w:author="常鸣" w:date="2014-07-03T14:27:00Z" w:id="4172">
        <w:r w:rsidR="009328EA">
          <w:t>#Allocation=ATP Software</w:t>
        </w:r>
      </w:ins>
    </w:p>
    <w:p w:rsidRPr="008A1414" w:rsidR="000F3C47" w:rsidP="000C0D62" w:rsidRDefault="009328EA">
      <w:pPr>
        <w:pStyle w:val="ReqtifyAltQ"/>
      </w:pPr>
      <w:ins w:author="常鸣" w:date="2014-07-03T14:27:00Z" w:id="4173">
        <w:r>
          <w:t>#S</w:t>
        </w:r>
      </w:ins>
      <w:r w:rsidRPr="008A1414" w:rsidR="000F3C47">
        <w:t>ource=</w:t>
      </w:r>
      <w:r w:rsidRPr="0058141B" w:rsidR="000F3C47">
        <w:t>[iTC_CC-SyAD-</w:t>
      </w:r>
      <w:r w:rsidRPr="0058141B" w:rsidR="000F3C47">
        <w:rPr>
          <w:rFonts w:hint="eastAsia"/>
        </w:rPr>
        <w:t>0149]</w:t>
      </w:r>
      <w:r w:rsidR="000F3C47">
        <w:rPr>
          <w:rFonts w:hint="eastAsia"/>
        </w:rPr>
        <w:t xml:space="preserve">, </w:t>
      </w:r>
      <w:r w:rsidRPr="00DB7237" w:rsidR="000F3C47">
        <w:t>[iTC_CC-SyAD-0958]</w:t>
      </w:r>
      <w:r w:rsidR="000F3C47">
        <w:rPr>
          <w:rFonts w:hint="eastAsia"/>
        </w:rPr>
        <w:t>, [</w:t>
      </w:r>
      <w:r w:rsidR="000F3C47">
        <w:t>iTC_CC_ATP_SwHA</w:t>
      </w:r>
      <w:r w:rsidRPr="00CA7F59" w:rsidR="000F3C47">
        <w:t>-0035</w:t>
      </w:r>
      <w:r w:rsidR="000F3C47">
        <w:rPr>
          <w:rFonts w:hint="eastAsia"/>
        </w:rPr>
        <w:t>], [</w:t>
      </w:r>
      <w:r w:rsidR="000F3C47">
        <w:t>iTC_CC_ATP_SwHA</w:t>
      </w:r>
      <w:r w:rsidRPr="00CA7F59" w:rsidR="000F3C47">
        <w:t>-0058</w:t>
      </w:r>
      <w:r w:rsidR="000F3C47">
        <w:rPr>
          <w:rFonts w:hint="eastAsia"/>
        </w:rPr>
        <w:t>]</w:t>
      </w:r>
    </w:p>
    <w:p w:rsidRPr="008A1414" w:rsidR="000F3C47" w:rsidP="000C0D62" w:rsidRDefault="000F3C47">
      <w:pPr>
        <w:pStyle w:val="ReqtifyAltQ"/>
      </w:pPr>
      <w:r w:rsidRPr="008A1414">
        <w:t>[End]</w:t>
      </w:r>
    </w:p>
    <w:p w:rsidR="000F3C47" w:rsidP="00C93484" w:rsidRDefault="000F3C47">
      <w:pPr>
        <w:pStyle w:val="Reqtify"/>
      </w:pPr>
    </w:p>
    <w:p w:rsidR="000F3C47" w:rsidP="00C93484" w:rsidRDefault="000F3C47">
      <w:pPr>
        <w:pStyle w:val="Reqtify"/>
      </w:pPr>
    </w:p>
    <w:p w:rsidR="000F3C47" w:rsidP="00C93484" w:rsidRDefault="000F3C47">
      <w:pPr>
        <w:pStyle w:val="Reqtify"/>
      </w:pPr>
      <w:r w:rsidRPr="00EB09C7">
        <w:rPr>
          <w:rStyle w:val="aff1"/>
          <w:rFonts w:hint="eastAsia"/>
        </w:rPr>
        <w:t>NOTES</w:t>
      </w:r>
      <w:r w:rsidRPr="00EB09C7">
        <w:rPr>
          <w:rStyle w:val="aff1"/>
          <w:rFonts w:hint="eastAsia"/>
        </w:rPr>
        <w:t>：</w:t>
      </w:r>
    </w:p>
    <w:p w:rsidR="000F3C47" w:rsidP="00C93484" w:rsidRDefault="000F3C47">
      <w:pPr>
        <w:pStyle w:val="Reqtify"/>
      </w:pPr>
      <w:r>
        <w:rPr>
          <w:rFonts w:hint="eastAsia"/>
        </w:rPr>
        <w:t>由于设计限制，只有</w:t>
      </w:r>
      <w:r w:rsidR="00F41616">
        <w:rPr>
          <w:rFonts w:hint="eastAsia"/>
        </w:rPr>
        <w:t>VPB</w:t>
      </w:r>
      <w:r>
        <w:rPr>
          <w:rFonts w:hint="eastAsia"/>
        </w:rPr>
        <w:t>-2</w:t>
      </w:r>
      <w:r>
        <w:rPr>
          <w:rFonts w:hint="eastAsia"/>
        </w:rPr>
        <w:t>板的上模块向传感器发送</w:t>
      </w:r>
      <w:r>
        <w:rPr>
          <w:rFonts w:hint="eastAsia"/>
        </w:rPr>
        <w:t>D1/2/3</w:t>
      </w:r>
      <w:r>
        <w:rPr>
          <w:rFonts w:hint="eastAsia"/>
        </w:rPr>
        <w:t>测试序列，同时将该测试序列转发给</w:t>
      </w:r>
      <w:r w:rsidR="00F41616">
        <w:rPr>
          <w:rFonts w:hint="eastAsia"/>
        </w:rPr>
        <w:t>VPB</w:t>
      </w:r>
      <w:r>
        <w:rPr>
          <w:rFonts w:hint="eastAsia"/>
        </w:rPr>
        <w:t>-2</w:t>
      </w:r>
      <w:r>
        <w:rPr>
          <w:rFonts w:hint="eastAsia"/>
        </w:rPr>
        <w:t>板的下模块，供</w:t>
      </w:r>
      <w:r>
        <w:rPr>
          <w:rFonts w:hint="eastAsia"/>
        </w:rPr>
        <w:t>VLE-2</w:t>
      </w:r>
      <w:r>
        <w:rPr>
          <w:rFonts w:hint="eastAsia"/>
        </w:rPr>
        <w:t>板的</w:t>
      </w:r>
      <w:r>
        <w:rPr>
          <w:rFonts w:hint="eastAsia"/>
        </w:rPr>
        <w:t>CPU2</w:t>
      </w:r>
      <w:r>
        <w:rPr>
          <w:rFonts w:hint="eastAsia"/>
        </w:rPr>
        <w:t>读取。</w:t>
      </w:r>
      <w:r w:rsidR="00F41616">
        <w:rPr>
          <w:rFonts w:hint="eastAsia"/>
        </w:rPr>
        <w:t>VPB</w:t>
      </w:r>
      <w:r>
        <w:rPr>
          <w:rFonts w:hint="eastAsia"/>
        </w:rPr>
        <w:t>-2</w:t>
      </w:r>
      <w:r>
        <w:rPr>
          <w:rFonts w:hint="eastAsia"/>
        </w:rPr>
        <w:t>板上下模块对于传感器测试结果</w:t>
      </w:r>
      <w:r>
        <w:rPr>
          <w:rFonts w:hint="eastAsia"/>
        </w:rPr>
        <w:t>C1/2/3</w:t>
      </w:r>
      <w:r>
        <w:rPr>
          <w:rFonts w:hint="eastAsia"/>
        </w:rPr>
        <w:t>的处理是一致的。</w:t>
      </w:r>
    </w:p>
    <w:p w:rsidRPr="001C521E" w:rsidR="000F3C47" w:rsidP="00C93484" w:rsidRDefault="000F3C47">
      <w:pPr>
        <w:pStyle w:val="Reqtify"/>
      </w:pPr>
      <w:r w:rsidRPr="001C521E">
        <w:rPr>
          <w:rFonts w:hint="eastAsia"/>
        </w:rPr>
        <w:t xml:space="preserve">Because of the design restriction, only the </w:t>
      </w:r>
      <w:r>
        <w:rPr>
          <w:rFonts w:hint="eastAsia"/>
        </w:rPr>
        <w:t>FPGA1</w:t>
      </w:r>
      <w:r w:rsidRPr="001C521E">
        <w:rPr>
          <w:rFonts w:hint="eastAsia"/>
        </w:rPr>
        <w:t xml:space="preserve"> in the </w:t>
      </w:r>
      <w:r w:rsidR="00F41616">
        <w:rPr>
          <w:rFonts w:hint="eastAsia"/>
        </w:rPr>
        <w:t>VPB</w:t>
      </w:r>
      <w:r w:rsidRPr="001C521E">
        <w:rPr>
          <w:rFonts w:hint="eastAsia"/>
        </w:rPr>
        <w:t xml:space="preserve">-2 board </w:t>
      </w:r>
      <w:r>
        <w:rPr>
          <w:rFonts w:hint="eastAsia"/>
        </w:rPr>
        <w:t>can</w:t>
      </w:r>
      <w:r w:rsidRPr="001C521E">
        <w:rPr>
          <w:rFonts w:hint="eastAsia"/>
        </w:rPr>
        <w:t xml:space="preserve"> send the testing sequence D1/2/3 to</w:t>
      </w:r>
      <w:r>
        <w:rPr>
          <w:rFonts w:hint="eastAsia"/>
        </w:rPr>
        <w:t xml:space="preserve"> the sensor, and meanwhile the FPGA1</w:t>
      </w:r>
      <w:r w:rsidRPr="001C521E">
        <w:rPr>
          <w:rFonts w:hint="eastAsia"/>
        </w:rPr>
        <w:t xml:space="preserve"> will forward the info to the </w:t>
      </w:r>
      <w:r>
        <w:rPr>
          <w:rFonts w:hint="eastAsia"/>
        </w:rPr>
        <w:t>FPGA2</w:t>
      </w:r>
      <w:r w:rsidRPr="001C521E">
        <w:rPr>
          <w:rFonts w:hint="eastAsia"/>
        </w:rPr>
        <w:t xml:space="preserve"> in the </w:t>
      </w:r>
      <w:r w:rsidR="00F41616">
        <w:rPr>
          <w:rFonts w:hint="eastAsia"/>
        </w:rPr>
        <w:t>VPB</w:t>
      </w:r>
      <w:r w:rsidRPr="001C521E">
        <w:rPr>
          <w:rFonts w:hint="eastAsia"/>
        </w:rPr>
        <w:t xml:space="preserve">-2 so that the CPU2 in the VLE-2 </w:t>
      </w:r>
      <w:r>
        <w:rPr>
          <w:rFonts w:hint="eastAsia"/>
        </w:rPr>
        <w:t>can</w:t>
      </w:r>
      <w:r w:rsidRPr="001C521E">
        <w:rPr>
          <w:rFonts w:hint="eastAsia"/>
        </w:rPr>
        <w:t xml:space="preserve"> read. Both of the </w:t>
      </w:r>
      <w:r>
        <w:rPr>
          <w:rFonts w:hint="eastAsia"/>
        </w:rPr>
        <w:t>FPGA</w:t>
      </w:r>
      <w:r w:rsidRPr="001C521E">
        <w:rPr>
          <w:rFonts w:hint="eastAsia"/>
        </w:rPr>
        <w:t xml:space="preserve"> in the </w:t>
      </w:r>
      <w:r w:rsidR="00F41616">
        <w:rPr>
          <w:rFonts w:hint="eastAsia"/>
        </w:rPr>
        <w:t>VPB</w:t>
      </w:r>
      <w:r w:rsidRPr="001C521E">
        <w:rPr>
          <w:rFonts w:hint="eastAsia"/>
        </w:rPr>
        <w:t xml:space="preserve">-2 board will have the </w:t>
      </w:r>
      <w:r>
        <w:rPr>
          <w:rFonts w:hint="eastAsia"/>
        </w:rPr>
        <w:t xml:space="preserve">same process </w:t>
      </w:r>
      <w:r w:rsidRPr="001C521E">
        <w:rPr>
          <w:rFonts w:hint="eastAsia"/>
        </w:rPr>
        <w:t>for the sensor testing result C1/2/3.</w:t>
      </w:r>
    </w:p>
    <w:p w:rsidRPr="00775C55" w:rsidR="000F3C47" w:rsidP="00C93484" w:rsidRDefault="000F3C47">
      <w:pPr>
        <w:pStyle w:val="Reqtify"/>
      </w:pPr>
    </w:p>
    <w:p w:rsidR="000F3C47" w:rsidP="00C93484" w:rsidRDefault="000F3C47">
      <w:pPr>
        <w:pStyle w:val="Reqtify"/>
      </w:pPr>
    </w:p>
    <w:p w:rsidRPr="00634120" w:rsidR="000F3C47" w:rsidP="000F3C47" w:rsidRDefault="000F3C47">
      <w:pPr>
        <w:pStyle w:val="ReqtifyAltR"/>
      </w:pPr>
      <w:r>
        <w:t>[iTC_CC_ATP-SwRS-</w:t>
      </w:r>
      <w:r>
        <w:rPr>
          <w:rFonts w:hint="eastAsia"/>
        </w:rPr>
        <w:t>0116</w:t>
      </w:r>
      <w:r>
        <w:t>]</w:t>
      </w:r>
    </w:p>
    <w:p w:rsidR="000F3C47" w:rsidP="00C93484" w:rsidRDefault="000F3C47">
      <w:pPr>
        <w:pStyle w:val="Reqtify"/>
      </w:pPr>
      <w:r>
        <w:rPr>
          <w:rFonts w:hint="eastAsia"/>
        </w:rPr>
        <w:t>在指定时刻</w:t>
      </w:r>
      <w:r w:rsidRPr="002F3313">
        <w:rPr>
          <w:rStyle w:val="aff1"/>
          <w:rFonts w:hint="eastAsia"/>
        </w:rPr>
        <w:t>T_LOCK_ODOMETER</w:t>
      </w:r>
      <w:r>
        <w:rPr>
          <w:rFonts w:hint="eastAsia"/>
        </w:rPr>
        <w:t>，锁存一个主周期所有中断中的</w:t>
      </w:r>
      <w:hyperlink w:history="1" w:anchor="OdometerImm">
        <w:r w:rsidRPr="008930D3">
          <w:rPr>
            <w:rStyle w:val="ac"/>
            <w:rFonts w:hint="eastAsia"/>
          </w:rPr>
          <w:t>OdometerImm</w:t>
        </w:r>
      </w:hyperlink>
      <w:r>
        <w:rPr>
          <w:rFonts w:hint="eastAsia"/>
        </w:rPr>
        <w:t>到数组</w:t>
      </w:r>
      <w:bookmarkStart w:name="LockedOdometer" w:id="4174"/>
      <w:r w:rsidRPr="00034866">
        <w:rPr>
          <w:rStyle w:val="aff2"/>
          <w:rFonts w:hint="eastAsia"/>
        </w:rPr>
        <w:t>LockedOdometer</w:t>
      </w:r>
      <w:bookmarkEnd w:id="4174"/>
      <w:r>
        <w:rPr>
          <w:rFonts w:hint="eastAsia"/>
        </w:rPr>
        <w:t>[</w:t>
      </w:r>
      <w:r w:rsidRPr="007F6855">
        <w:rPr>
          <w:rStyle w:val="aff1"/>
        </w:rPr>
        <w:t>ATP_INTERRUPT_NB</w:t>
      </w:r>
      <w:r w:rsidRPr="002A4DB3" w:rsidDel="002A4DB3">
        <w:rPr>
          <w:rStyle w:val="aff1"/>
          <w:rFonts w:hint="eastAsia"/>
        </w:rPr>
        <w:t xml:space="preserve"> </w:t>
      </w:r>
      <w:r w:rsidRPr="002A4DB3">
        <w:rPr>
          <w:rFonts w:hint="eastAsia"/>
        </w:rPr>
        <w:t>]</w:t>
      </w:r>
      <w:r>
        <w:rPr>
          <w:rFonts w:hint="eastAsia"/>
        </w:rPr>
        <w:t>中，其下标为所在中断的</w:t>
      </w:r>
      <w:hyperlink w:history="1" w:anchor="ImmediateNb">
        <w:r w:rsidRPr="008930D3">
          <w:rPr>
            <w:rStyle w:val="ac"/>
          </w:rPr>
          <w:t>ImmediateNb</w:t>
        </w:r>
      </w:hyperlink>
      <w:r>
        <w:rPr>
          <w:rFonts w:hint="eastAsia"/>
        </w:rPr>
        <w:t>；并使用</w:t>
      </w:r>
      <w:bookmarkStart w:name="LockedBeaconMsgReady" w:id="4175"/>
      <w:r w:rsidRPr="00282D8C">
        <w:rPr>
          <w:rStyle w:val="aff2"/>
        </w:rPr>
        <w:t>LockedBeaconMsgReady</w:t>
      </w:r>
      <w:bookmarkEnd w:id="4175"/>
      <w:r>
        <w:rPr>
          <w:rFonts w:hint="eastAsia"/>
        </w:rPr>
        <w:t>，</w:t>
      </w:r>
      <w:bookmarkStart w:name="LockedTopLocCounter" w:id="4176"/>
      <w:r w:rsidRPr="00282D8C">
        <w:rPr>
          <w:rStyle w:val="aff2"/>
        </w:rPr>
        <w:t>LockedTopLocCounter</w:t>
      </w:r>
      <w:bookmarkEnd w:id="4176"/>
      <w:r>
        <w:rPr>
          <w:rFonts w:hint="eastAsia"/>
        </w:rPr>
        <w:t>和</w:t>
      </w:r>
      <w:bookmarkStart w:name="LockedBeaconMsgByte" w:id="4177"/>
      <w:r w:rsidRPr="00282D8C">
        <w:rPr>
          <w:rStyle w:val="aff2"/>
        </w:rPr>
        <w:t>LockedBeaconMsg</w:t>
      </w:r>
      <w:r>
        <w:rPr>
          <w:rStyle w:val="aff2"/>
          <w:rFonts w:hint="eastAsia"/>
        </w:rPr>
        <w:t>Byte</w:t>
      </w:r>
      <w:bookmarkEnd w:id="4177"/>
      <w:r>
        <w:rPr>
          <w:rFonts w:hint="eastAsia"/>
        </w:rPr>
        <w:t>分别锁存</w:t>
      </w:r>
      <w:r w:rsidRPr="009D5AC6">
        <w:rPr>
          <w:rStyle w:val="aff2"/>
          <w:rFonts w:hint="eastAsia"/>
        </w:rPr>
        <w:t>BeaconMsgReady</w:t>
      </w:r>
      <w:r>
        <w:rPr>
          <w:rFonts w:hint="eastAsia"/>
        </w:rPr>
        <w:t>，</w:t>
      </w:r>
      <w:r w:rsidRPr="009D5AC6">
        <w:rPr>
          <w:rStyle w:val="aff2"/>
          <w:rFonts w:hint="eastAsia"/>
        </w:rPr>
        <w:t>TopLocCounter</w:t>
      </w:r>
      <w:r>
        <w:rPr>
          <w:rFonts w:hint="eastAsia"/>
        </w:rPr>
        <w:t>和</w:t>
      </w:r>
      <w:r w:rsidRPr="009D5AC6">
        <w:rPr>
          <w:rStyle w:val="aff2"/>
          <w:rFonts w:hint="eastAsia"/>
        </w:rPr>
        <w:t>BeaconMsgByte</w:t>
      </w:r>
      <w:r>
        <w:rPr>
          <w:rFonts w:hint="eastAsia"/>
        </w:rPr>
        <w:t>的值供主任务使用。</w:t>
      </w:r>
    </w:p>
    <w:p w:rsidR="000F3C47" w:rsidP="00C93484" w:rsidRDefault="000F3C47">
      <w:pPr>
        <w:pStyle w:val="Reqtify"/>
      </w:pPr>
    </w:p>
    <w:p w:rsidRPr="00775C55" w:rsidR="000F3C47" w:rsidP="00C93484" w:rsidRDefault="000F3C47">
      <w:pPr>
        <w:pStyle w:val="Reqtify"/>
      </w:pPr>
      <w:r w:rsidRPr="001C521E">
        <w:rPr>
          <w:rFonts w:hint="eastAsia"/>
        </w:rPr>
        <w:t xml:space="preserve">In the specific </w:t>
      </w:r>
      <w:r w:rsidRPr="001C521E">
        <w:rPr>
          <w:rStyle w:val="aff1"/>
          <w:rFonts w:hint="eastAsia"/>
        </w:rPr>
        <w:t>T_LOCK_ODOMETER</w:t>
      </w:r>
      <w:r w:rsidRPr="001C521E">
        <w:rPr>
          <w:rFonts w:hint="eastAsia"/>
        </w:rPr>
        <w:t xml:space="preserve">, the </w:t>
      </w:r>
      <w:hyperlink w:history="1" w:anchor="OdometerImm">
        <w:r w:rsidR="0096074C">
          <w:rPr>
            <w:rStyle w:val="ac"/>
          </w:rPr>
          <w:t>OdometerImm</w:t>
        </w:r>
      </w:hyperlink>
      <w:r w:rsidRPr="001C521E">
        <w:rPr>
          <w:rFonts w:hint="eastAsia"/>
        </w:rPr>
        <w:t xml:space="preserve"> of all intervals need to be saved into </w:t>
      </w:r>
      <w:hyperlink w:history="1" w:anchor="LockedOdometer">
        <w:r w:rsidR="00047F0A">
          <w:rPr>
            <w:rStyle w:val="ac"/>
          </w:rPr>
          <w:t>LockedOdometer</w:t>
        </w:r>
      </w:hyperlink>
      <w:r w:rsidRPr="001C521E">
        <w:rPr>
          <w:rFonts w:hint="eastAsia"/>
        </w:rPr>
        <w:t>[</w:t>
      </w:r>
      <w:r w:rsidRPr="001C521E">
        <w:t>ATP_INTERRUPT_NB</w:t>
      </w:r>
      <w:r w:rsidRPr="001C521E">
        <w:rPr>
          <w:rFonts w:hint="eastAsia"/>
        </w:rPr>
        <w:t xml:space="preserve">] </w:t>
      </w:r>
      <w:r>
        <w:rPr>
          <w:rFonts w:hint="eastAsia"/>
        </w:rPr>
        <w:t xml:space="preserve">with the index as </w:t>
      </w:r>
      <w:hyperlink w:history="1" w:anchor="ImmediateNb">
        <w:r w:rsidR="00A41E55">
          <w:rPr>
            <w:rStyle w:val="ac"/>
          </w:rPr>
          <w:t>ImmediateNb</w:t>
        </w:r>
      </w:hyperlink>
      <w:r w:rsidRPr="001C521E">
        <w:rPr>
          <w:rFonts w:hint="eastAsia"/>
        </w:rPr>
        <w:t xml:space="preserve">; The value of </w:t>
      </w:r>
      <w:hyperlink w:history="1" w:anchor="BeaconMsgReady">
        <w:r w:rsidR="00047F0A">
          <w:rPr>
            <w:rStyle w:val="ac"/>
          </w:rPr>
          <w:t>BeaconMsgReady</w:t>
        </w:r>
      </w:hyperlink>
      <w:r w:rsidRPr="001C521E">
        <w:rPr>
          <w:rFonts w:hint="eastAsia"/>
        </w:rPr>
        <w:t xml:space="preserve">, </w:t>
      </w:r>
      <w:hyperlink w:history="1" w:anchor="TopLocCounter">
        <w:r w:rsidR="00047F0A">
          <w:rPr>
            <w:rStyle w:val="ac"/>
          </w:rPr>
          <w:t>TopLocCounter</w:t>
        </w:r>
      </w:hyperlink>
      <w:r>
        <w:rPr>
          <w:rFonts w:hint="eastAsia"/>
        </w:rPr>
        <w:t xml:space="preserve"> and </w:t>
      </w:r>
      <w:hyperlink w:history="1" w:anchor="BeaconMsgByte">
        <w:r w:rsidR="00047F0A">
          <w:rPr>
            <w:rStyle w:val="ac"/>
          </w:rPr>
          <w:t>BeaconMsgByte</w:t>
        </w:r>
      </w:hyperlink>
      <w:r w:rsidRPr="001C521E">
        <w:rPr>
          <w:rFonts w:hint="eastAsia"/>
        </w:rPr>
        <w:t xml:space="preserve"> should be recorded by using </w:t>
      </w:r>
      <w:hyperlink w:history="1" w:anchor="LockedBeaconMsgReady">
        <w:r w:rsidR="00047F0A">
          <w:rPr>
            <w:rStyle w:val="ac"/>
          </w:rPr>
          <w:t>LockedBeaconMsgReady</w:t>
        </w:r>
      </w:hyperlink>
      <w:r w:rsidRPr="001C521E">
        <w:rPr>
          <w:rFonts w:hint="eastAsia"/>
        </w:rPr>
        <w:t xml:space="preserve">, </w:t>
      </w:r>
      <w:hyperlink w:history="1" w:anchor="LockedTopLocCounter">
        <w:r w:rsidR="00047F0A">
          <w:rPr>
            <w:rStyle w:val="ac"/>
            <w:noProof/>
          </w:rPr>
          <w:t>LockedTopLocCounter</w:t>
        </w:r>
      </w:hyperlink>
      <w:r w:rsidRPr="00047F0A" w:rsidR="00047F0A">
        <w:rPr>
          <w:rFonts w:hint="eastAsia"/>
        </w:rPr>
        <w:t xml:space="preserve"> </w:t>
      </w:r>
      <w:r>
        <w:rPr>
          <w:rFonts w:hint="eastAsia"/>
        </w:rPr>
        <w:t xml:space="preserve">and </w:t>
      </w:r>
      <w:hyperlink w:history="1" w:anchor="LockedBeaconMsgByte">
        <w:r w:rsidR="0096074C">
          <w:rPr>
            <w:rStyle w:val="ac"/>
          </w:rPr>
          <w:t>LockedBeaconMsgByte</w:t>
        </w:r>
      </w:hyperlink>
      <w:r w:rsidRPr="001C521E">
        <w:rPr>
          <w:rFonts w:hint="eastAsia"/>
        </w:rPr>
        <w:t>for the main task.</w:t>
      </w:r>
    </w:p>
    <w:p w:rsidRPr="008A1414" w:rsidR="000F3C47" w:rsidP="000C0D62" w:rsidRDefault="000F3C47">
      <w:pPr>
        <w:pStyle w:val="ReqtifyAltQ"/>
      </w:pPr>
      <w:r w:rsidRPr="008A1414">
        <w:t>#Category=Functional</w:t>
      </w:r>
    </w:p>
    <w:p w:rsidRPr="008A1414" w:rsidR="000F3C47" w:rsidP="000C0D62" w:rsidRDefault="000F3C47">
      <w:pPr>
        <w:pStyle w:val="ReqtifyAltQ"/>
      </w:pPr>
      <w:r w:rsidRPr="008A1414">
        <w:t>#Contribution</w:t>
      </w:r>
      <w:r>
        <w:t>=SIL4</w:t>
      </w:r>
    </w:p>
    <w:p w:rsidR="009328EA" w:rsidP="000C0D62" w:rsidRDefault="000F3C47">
      <w:pPr>
        <w:pStyle w:val="ReqtifyAltQ"/>
        <w:rPr>
          <w:ins w:author="常鸣" w:date="2014-07-03T14:27:00Z" w:id="4178"/>
        </w:rPr>
      </w:pPr>
      <w:del w:author="常鸣" w:date="2014-07-03T14:27:00Z" w:id="4179">
        <w:r w:rsidRPr="008A1414" w:rsidDel="009328EA">
          <w:delText>#S</w:delText>
        </w:r>
      </w:del>
      <w:ins w:author="常鸣" w:date="2014-07-03T14:27:00Z" w:id="4180">
        <w:r w:rsidR="009328EA">
          <w:t>#Allocation=ATP Software</w:t>
        </w:r>
      </w:ins>
    </w:p>
    <w:p w:rsidRPr="008A1414" w:rsidR="000F3C47" w:rsidP="000C0D62" w:rsidRDefault="009328EA">
      <w:pPr>
        <w:pStyle w:val="ReqtifyAltQ"/>
      </w:pPr>
      <w:ins w:author="常鸣" w:date="2014-07-03T14:27:00Z" w:id="4181">
        <w:r>
          <w:t>#S</w:t>
        </w:r>
      </w:ins>
      <w:r w:rsidRPr="008A1414" w:rsidR="000F3C47">
        <w:t>ource=</w:t>
      </w:r>
      <w:r w:rsidR="000F3C47">
        <w:rPr>
          <w:rFonts w:hint="eastAsia"/>
        </w:rPr>
        <w:t>[iTC_CC-SyAD-0130]</w:t>
      </w:r>
    </w:p>
    <w:p w:rsidRPr="008A1414" w:rsidR="000F3C47" w:rsidP="000C0D62" w:rsidRDefault="000F3C47">
      <w:pPr>
        <w:pStyle w:val="ReqtifyAltQ"/>
      </w:pPr>
      <w:r w:rsidRPr="008A1414">
        <w:t>[End]</w:t>
      </w:r>
    </w:p>
    <w:p w:rsidR="000F3C47" w:rsidP="00C93484" w:rsidRDefault="000F3C47">
      <w:pPr>
        <w:pStyle w:val="Reqtify"/>
      </w:pPr>
    </w:p>
    <w:p w:rsidR="000F3C47" w:rsidP="00C93484" w:rsidRDefault="000F3C47">
      <w:pPr>
        <w:pStyle w:val="Reqtify"/>
      </w:pPr>
    </w:p>
    <w:p w:rsidRPr="00634120" w:rsidR="000F3C47" w:rsidP="000F3C47" w:rsidRDefault="000F3C47">
      <w:pPr>
        <w:pStyle w:val="ReqtifyAltR"/>
      </w:pPr>
      <w:r>
        <w:t>[iTC_CC_ATP-SwRS-</w:t>
      </w:r>
      <w:r>
        <w:rPr>
          <w:rFonts w:hint="eastAsia"/>
        </w:rPr>
        <w:t>0590</w:t>
      </w:r>
      <w:r>
        <w:t>]</w:t>
      </w:r>
    </w:p>
    <w:p w:rsidR="000F3C47" w:rsidP="00C93484" w:rsidRDefault="00047F0A">
      <w:pPr>
        <w:pStyle w:val="Reqtify"/>
      </w:pPr>
      <w:bookmarkStart w:name="IdenticalLockedOdometer" w:id="4182"/>
      <w:r w:rsidRPr="008930D3">
        <w:rPr>
          <w:rStyle w:val="aff2"/>
          <w:bCs w:val="0"/>
          <w:iCs w:val="0"/>
        </w:rPr>
        <w:lastRenderedPageBreak/>
        <w:t>IdenticalLockedOdometer</w:t>
      </w:r>
      <w:bookmarkEnd w:id="4182"/>
      <w:r w:rsidR="000F3C47">
        <w:rPr>
          <w:rFonts w:hint="eastAsia"/>
        </w:rPr>
        <w:t>，上下</w:t>
      </w:r>
      <w:r w:rsidR="000F3C47">
        <w:rPr>
          <w:rFonts w:hint="eastAsia"/>
        </w:rPr>
        <w:t>CPU</w:t>
      </w:r>
      <w:r w:rsidR="000F3C47">
        <w:rPr>
          <w:rFonts w:hint="eastAsia"/>
        </w:rPr>
        <w:t>模块的</w:t>
      </w:r>
      <w:r w:rsidR="000F3C47">
        <w:rPr>
          <w:rFonts w:hint="eastAsia"/>
        </w:rPr>
        <w:t>ATP</w:t>
      </w:r>
      <w:r w:rsidR="000F3C47">
        <w:rPr>
          <w:rFonts w:hint="eastAsia"/>
        </w:rPr>
        <w:t>应当交互上周期中断中锁存的</w:t>
      </w:r>
      <w:r w:rsidR="00F41616">
        <w:rPr>
          <w:rFonts w:hint="eastAsia"/>
        </w:rPr>
        <w:t>VPB</w:t>
      </w:r>
      <w:r w:rsidR="000F3C47">
        <w:rPr>
          <w:rFonts w:hint="eastAsia"/>
        </w:rPr>
        <w:t>信息，并遵循以下规则进行同步：</w:t>
      </w:r>
    </w:p>
    <w:p w:rsidR="000F3C47" w:rsidP="00FA0FBB" w:rsidRDefault="000F3C47">
      <w:pPr>
        <w:pStyle w:val="AltX"/>
      </w:pPr>
      <w:r>
        <w:rPr>
          <w:rFonts w:hint="eastAsia"/>
        </w:rPr>
        <w:t>对于</w:t>
      </w:r>
      <w:hyperlink w:history="1" w:anchor="CogCounter">
        <w:r w:rsidRPr="008930D3">
          <w:rPr>
            <w:rStyle w:val="ac"/>
            <w:rFonts w:hint="eastAsia"/>
          </w:rPr>
          <w:t>CogCounter</w:t>
        </w:r>
      </w:hyperlink>
      <w:r>
        <w:rPr>
          <w:rFonts w:hint="eastAsia"/>
        </w:rPr>
        <w:t>信息：</w:t>
      </w:r>
    </w:p>
    <w:p w:rsidR="000F3C47" w:rsidP="000F3C47" w:rsidRDefault="000F3C47">
      <w:pPr>
        <w:pStyle w:val="AltZ"/>
      </w:pPr>
      <w:r>
        <w:rPr>
          <w:rFonts w:hint="eastAsia"/>
        </w:rPr>
        <w:t>相同中断中若</w:t>
      </w:r>
      <w:r>
        <w:rPr>
          <w:rFonts w:hint="eastAsia"/>
        </w:rPr>
        <w:t>CogCounter</w:t>
      </w:r>
      <w:r>
        <w:rPr>
          <w:rFonts w:hint="eastAsia"/>
        </w:rPr>
        <w:t>不同，则取较大的作为同步后该中断的结果；</w:t>
      </w:r>
    </w:p>
    <w:p w:rsidR="000F3C47" w:rsidP="000F3C47" w:rsidRDefault="000F3C47">
      <w:pPr>
        <w:pStyle w:val="AltZ"/>
      </w:pPr>
      <w:r>
        <w:rPr>
          <w:rFonts w:hint="eastAsia"/>
        </w:rPr>
        <w:t>里程计齿号与齿数取值相同</w:t>
      </w:r>
      <w:r>
        <w:rPr>
          <w:rFonts w:hint="eastAsia"/>
        </w:rPr>
        <w:t>CPU</w:t>
      </w:r>
      <w:r>
        <w:rPr>
          <w:rFonts w:hint="eastAsia"/>
        </w:rPr>
        <w:t>的值。</w:t>
      </w:r>
    </w:p>
    <w:p w:rsidR="000F3C47" w:rsidP="00FA0FBB" w:rsidRDefault="000F3C47">
      <w:pPr>
        <w:pStyle w:val="AltX"/>
      </w:pPr>
      <w:r>
        <w:rPr>
          <w:rFonts w:hint="eastAsia"/>
        </w:rPr>
        <w:t>对于</w:t>
      </w:r>
      <w:hyperlink w:history="1" w:anchor="TopLocValid">
        <w:r w:rsidRPr="008930D3" w:rsidR="008930D3">
          <w:rPr>
            <w:rStyle w:val="ac"/>
            <w:rFonts w:hint="eastAsia"/>
          </w:rPr>
          <w:t>TopLocValid</w:t>
        </w:r>
      </w:hyperlink>
      <w:r>
        <w:rPr>
          <w:rFonts w:hint="eastAsia"/>
        </w:rPr>
        <w:t>信息：</w:t>
      </w:r>
    </w:p>
    <w:p w:rsidR="0008347A" w:rsidP="000F3C47" w:rsidRDefault="0008347A">
      <w:pPr>
        <w:pStyle w:val="AltZ"/>
        <w:rPr>
          <w:ins w:author="常鸣" w:date="2014-07-02T08:41:00Z" w:id="4183"/>
        </w:rPr>
      </w:pPr>
      <w:ins w:author="常鸣" w:date="2014-07-02T08:41:00Z" w:id="4184">
        <w:r>
          <w:rPr>
            <w:rFonts w:hint="eastAsia"/>
          </w:rPr>
          <w:t>ATP</w:t>
        </w:r>
        <w:r>
          <w:rPr>
            <w:rFonts w:hint="eastAsia"/>
          </w:rPr>
          <w:t>应检查</w:t>
        </w:r>
        <w:r>
          <w:rPr>
            <w:rFonts w:hint="eastAsia"/>
          </w:rPr>
          <w:t>top-loc</w:t>
        </w:r>
        <w:r>
          <w:rPr>
            <w:rFonts w:hint="eastAsia"/>
          </w:rPr>
          <w:t>发生</w:t>
        </w:r>
      </w:ins>
      <w:ins w:author="常鸣" w:date="2014-07-02T08:55:00Z" w:id="4185">
        <w:r w:rsidR="009E2A54">
          <w:rPr>
            <w:rFonts w:hint="eastAsia"/>
          </w:rPr>
          <w:t>时</w:t>
        </w:r>
        <w:r w:rsidR="009E2A54">
          <w:rPr>
            <w:rFonts w:hint="eastAsia"/>
          </w:rPr>
          <w:t>VPB</w:t>
        </w:r>
        <w:r w:rsidR="009E2A54">
          <w:rPr>
            <w:rFonts w:hint="eastAsia"/>
          </w:rPr>
          <w:t>锁存</w:t>
        </w:r>
      </w:ins>
      <w:ins w:author="常鸣" w:date="2014-07-02T08:41:00Z" w:id="4186">
        <w:r>
          <w:rPr>
            <w:rFonts w:hint="eastAsia"/>
          </w:rPr>
          <w:t>的门闩寄存器锁存值</w:t>
        </w:r>
      </w:ins>
      <w:ins w:author="常鸣" w:date="2014-07-02T08:55:00Z" w:id="4187">
        <w:r w:rsidR="009E2A54">
          <w:fldChar w:fldCharType="begin"/>
        </w:r>
        <w:r w:rsidR="009E2A54">
          <w:instrText xml:space="preserve"> HYPERLINK  \l "CalCogCounter" </w:instrText>
        </w:r>
        <w:r w:rsidR="009E2A54">
          <w:fldChar w:fldCharType="separate"/>
        </w:r>
        <w:r w:rsidRPr="009E2A54" w:rsidR="009E2A54">
          <w:rPr>
            <w:rStyle w:val="ac"/>
            <w:rFonts w:hint="eastAsia"/>
          </w:rPr>
          <w:t>CalCogCounter</w:t>
        </w:r>
        <w:r w:rsidR="009E2A54">
          <w:fldChar w:fldCharType="end"/>
        </w:r>
      </w:ins>
      <w:ins w:author="常鸣" w:date="2014-07-02T08:41:00Z" w:id="4188">
        <w:r>
          <w:rPr>
            <w:rFonts w:hint="eastAsia"/>
          </w:rPr>
          <w:t>是否在该中断的</w:t>
        </w:r>
        <w:r>
          <w:fldChar w:fldCharType="begin"/>
        </w:r>
        <w:r>
          <w:instrText xml:space="preserve"> HYPERLINK \l "CogCounter" </w:instrText>
        </w:r>
        <w:r>
          <w:fldChar w:fldCharType="separate"/>
        </w:r>
        <w:r w:rsidRPr="008930D3">
          <w:rPr>
            <w:rStyle w:val="ac"/>
            <w:rFonts w:hint="eastAsia"/>
          </w:rPr>
          <w:t>CogCounter</w:t>
        </w:r>
        <w:r>
          <w:rPr>
            <w:rStyle w:val="ac"/>
          </w:rPr>
          <w:fldChar w:fldCharType="end"/>
        </w:r>
      </w:ins>
      <w:ins w:author="常鸣" w:date="2014-07-02T08:42:00Z" w:id="4189">
        <w:r>
          <w:rPr>
            <w:rFonts w:hint="eastAsia"/>
          </w:rPr>
          <w:t>和上个中断的</w:t>
        </w:r>
        <w:r>
          <w:fldChar w:fldCharType="begin"/>
        </w:r>
        <w:r>
          <w:instrText xml:space="preserve"> HYPERLINK \l "CogCounter" </w:instrText>
        </w:r>
        <w:r>
          <w:fldChar w:fldCharType="separate"/>
        </w:r>
        <w:r w:rsidRPr="008930D3">
          <w:rPr>
            <w:rStyle w:val="ac"/>
            <w:rFonts w:hint="eastAsia"/>
          </w:rPr>
          <w:t>CogCounter</w:t>
        </w:r>
        <w:r>
          <w:rPr>
            <w:rStyle w:val="ac"/>
          </w:rPr>
          <w:fldChar w:fldCharType="end"/>
        </w:r>
        <w:r>
          <w:rPr>
            <w:rFonts w:hint="eastAsia"/>
          </w:rPr>
          <w:t>之间，若不在上述范围之间</w:t>
        </w:r>
      </w:ins>
      <w:ins w:author="常鸣" w:date="2014-07-02T08:43:00Z" w:id="4190">
        <w:r>
          <w:rPr>
            <w:rFonts w:hint="eastAsia"/>
          </w:rPr>
          <w:t>，则认为</w:t>
        </w:r>
        <w:r>
          <w:rPr>
            <w:rFonts w:hint="eastAsia"/>
          </w:rPr>
          <w:t>top-loc</w:t>
        </w:r>
        <w:r>
          <w:rPr>
            <w:rFonts w:hint="eastAsia"/>
          </w:rPr>
          <w:t>无效；</w:t>
        </w:r>
      </w:ins>
    </w:p>
    <w:p w:rsidR="000F3C47" w:rsidP="000F3C47" w:rsidRDefault="000F3C47">
      <w:pPr>
        <w:pStyle w:val="AltZ"/>
      </w:pPr>
      <w:r>
        <w:rPr>
          <w:rFonts w:hint="eastAsia"/>
        </w:rPr>
        <w:t>如果上下模块相差</w:t>
      </w:r>
      <w:r>
        <w:rPr>
          <w:rFonts w:hint="eastAsia"/>
        </w:rPr>
        <w:t>1</w:t>
      </w:r>
      <w:r>
        <w:rPr>
          <w:rFonts w:hint="eastAsia"/>
        </w:rPr>
        <w:t>个中断，则取前一个中断作为计算</w:t>
      </w:r>
      <w:hyperlink w:history="1" w:anchor="CogPositionBeforeTopLoc">
        <w:r w:rsidR="008930D3">
          <w:rPr>
            <w:rStyle w:val="ac"/>
          </w:rPr>
          <w:t>CogPositionBeforeTopLoc</w:t>
        </w:r>
      </w:hyperlink>
      <w:r>
        <w:rPr>
          <w:rFonts w:hint="eastAsia"/>
        </w:rPr>
        <w:t>的依据，而后一个中断作为计算</w:t>
      </w:r>
      <w:hyperlink w:history="1" w:anchor="CogPositionAfterTopLoc">
        <w:r w:rsidR="008930D3">
          <w:rPr>
            <w:rStyle w:val="ac"/>
          </w:rPr>
          <w:t>CogPositionAfterTopLoc</w:t>
        </w:r>
      </w:hyperlink>
      <w:r>
        <w:rPr>
          <w:rFonts w:hint="eastAsia"/>
        </w:rPr>
        <w:t>的依据</w:t>
      </w:r>
      <w:ins w:author="常鸣" w:date="2014-07-02T08:43:00Z" w:id="4191">
        <w:r w:rsidR="0008347A">
          <w:rPr>
            <w:rFonts w:hint="eastAsia"/>
          </w:rPr>
          <w:t>；</w:t>
        </w:r>
      </w:ins>
      <w:del w:author="常鸣" w:date="2014-07-02T08:43:00Z" w:id="4192">
        <w:r w:rsidDel="0008347A">
          <w:rPr>
            <w:rFonts w:hint="eastAsia"/>
          </w:rPr>
          <w:delText>。</w:delText>
        </w:r>
      </w:del>
    </w:p>
    <w:p w:rsidRPr="002E45A3" w:rsidR="000F3C47" w:rsidP="000F3C47" w:rsidRDefault="000F3C47">
      <w:pPr>
        <w:pStyle w:val="AltZ"/>
      </w:pPr>
      <w:r>
        <w:rPr>
          <w:rFonts w:hint="eastAsia"/>
        </w:rPr>
        <w:t>如果</w:t>
      </w:r>
      <w:ins w:author="常鸣" w:date="2014-07-02T08:43:00Z" w:id="4193">
        <w:r w:rsidR="0008347A">
          <w:rPr>
            <w:rFonts w:hint="eastAsia"/>
          </w:rPr>
          <w:t>两个</w:t>
        </w:r>
      </w:ins>
      <w:hyperlink w:history="1" w:anchor="TopLocValid">
        <w:r w:rsidRPr="008930D3" w:rsidR="008930D3">
          <w:rPr>
            <w:rStyle w:val="ac"/>
            <w:rFonts w:hint="eastAsia"/>
          </w:rPr>
          <w:t>TopLocValid</w:t>
        </w:r>
      </w:hyperlink>
      <w:r>
        <w:rPr>
          <w:rFonts w:hint="eastAsia"/>
        </w:rPr>
        <w:t>相差超过</w:t>
      </w:r>
      <w:r>
        <w:rPr>
          <w:rFonts w:hint="eastAsia"/>
        </w:rPr>
        <w:t>1</w:t>
      </w:r>
      <w:r>
        <w:rPr>
          <w:rFonts w:hint="eastAsia"/>
        </w:rPr>
        <w:t>个中断，则</w:t>
      </w:r>
      <w:r>
        <w:rPr>
          <w:rFonts w:hint="eastAsia"/>
        </w:rPr>
        <w:t>ATP</w:t>
      </w:r>
      <w:r>
        <w:rPr>
          <w:rFonts w:hint="eastAsia"/>
        </w:rPr>
        <w:t>认为该</w:t>
      </w:r>
      <w:r>
        <w:rPr>
          <w:rFonts w:hint="eastAsia"/>
        </w:rPr>
        <w:t>top-loc</w:t>
      </w:r>
      <w:r>
        <w:rPr>
          <w:rFonts w:hint="eastAsia"/>
        </w:rPr>
        <w:t>无效。</w:t>
      </w:r>
    </w:p>
    <w:p w:rsidRPr="00102B59" w:rsidR="000F3C47" w:rsidP="000C0D62" w:rsidRDefault="000F3C47">
      <w:pPr>
        <w:pStyle w:val="ReqtifyAltQ"/>
      </w:pPr>
    </w:p>
    <w:p w:rsidR="000F3C47" w:rsidP="00C93484" w:rsidRDefault="000F3C47">
      <w:pPr>
        <w:pStyle w:val="Reqtify"/>
      </w:pPr>
      <w:r>
        <w:rPr>
          <w:rFonts w:hint="eastAsia"/>
        </w:rPr>
        <w:t xml:space="preserve">The ATP software in different CPUs shall synchronize the information get from the </w:t>
      </w:r>
      <w:r w:rsidR="00F41616">
        <w:rPr>
          <w:rFonts w:hint="eastAsia"/>
        </w:rPr>
        <w:t>VPB</w:t>
      </w:r>
      <w:r>
        <w:rPr>
          <w:rFonts w:hint="eastAsia"/>
        </w:rPr>
        <w:t xml:space="preserve"> board, with following rules: </w:t>
      </w:r>
    </w:p>
    <w:p w:rsidR="000F3C47" w:rsidP="00FA0FBB" w:rsidRDefault="000F3C47">
      <w:pPr>
        <w:pStyle w:val="AltX"/>
      </w:pPr>
      <w:r>
        <w:rPr>
          <w:rFonts w:hint="eastAsia"/>
        </w:rPr>
        <w:t xml:space="preserve">For </w:t>
      </w:r>
      <w:hyperlink w:history="1" w:anchor="CogCounter">
        <w:r w:rsidR="00047F0A">
          <w:rPr>
            <w:rStyle w:val="ac"/>
          </w:rPr>
          <w:t>CogCounter</w:t>
        </w:r>
      </w:hyperlink>
      <w:r>
        <w:rPr>
          <w:rFonts w:hint="eastAsia"/>
        </w:rPr>
        <w:t>:</w:t>
      </w:r>
    </w:p>
    <w:p w:rsidR="000F3C47" w:rsidP="000F3C47" w:rsidRDefault="000F3C47">
      <w:pPr>
        <w:pStyle w:val="AltZ"/>
      </w:pPr>
      <w:r>
        <w:rPr>
          <w:rFonts w:hint="eastAsia"/>
        </w:rPr>
        <w:t xml:space="preserve">If the </w:t>
      </w:r>
      <w:hyperlink w:history="1" w:anchor="CogCounter">
        <w:r w:rsidR="00047F0A">
          <w:rPr>
            <w:rStyle w:val="ac"/>
          </w:rPr>
          <w:t>CogCounter</w:t>
        </w:r>
      </w:hyperlink>
      <w:r>
        <w:rPr>
          <w:rFonts w:hint="eastAsia"/>
        </w:rPr>
        <w:t xml:space="preserve"> read by two CPUs are different at the same interrupt, ATP shall take the large one as the result;</w:t>
      </w:r>
    </w:p>
    <w:p w:rsidR="000F3C47" w:rsidP="000F3C47" w:rsidRDefault="000F3C47">
      <w:pPr>
        <w:pStyle w:val="AltZ"/>
      </w:pPr>
      <w:r>
        <w:rPr>
          <w:rFonts w:hint="eastAsia"/>
        </w:rPr>
        <w:t xml:space="preserve">ATP shall use the CPU's CogCode as same as </w:t>
      </w:r>
      <w:hyperlink w:history="1" w:anchor="CogCounter">
        <w:r w:rsidR="00047F0A">
          <w:rPr>
            <w:rStyle w:val="ac"/>
          </w:rPr>
          <w:t>CogCounter</w:t>
        </w:r>
      </w:hyperlink>
      <w:r>
        <w:rPr>
          <w:rFonts w:hint="eastAsia"/>
        </w:rPr>
        <w:t>.</w:t>
      </w:r>
    </w:p>
    <w:p w:rsidRPr="00716350" w:rsidR="000F3C47" w:rsidP="00FA0FBB" w:rsidRDefault="000F3C47">
      <w:pPr>
        <w:pStyle w:val="AltX"/>
      </w:pPr>
      <w:r>
        <w:rPr>
          <w:rFonts w:hint="eastAsia"/>
        </w:rPr>
        <w:t xml:space="preserve">For </w:t>
      </w:r>
      <w:hyperlink w:history="1" w:anchor="TopLocValid">
        <w:r w:rsidRPr="008930D3" w:rsidR="008930D3">
          <w:rPr>
            <w:rStyle w:val="ac"/>
            <w:rFonts w:hint="eastAsia"/>
          </w:rPr>
          <w:t>TopLocValid</w:t>
        </w:r>
      </w:hyperlink>
      <w:r>
        <w:rPr>
          <w:rFonts w:hint="eastAsia"/>
        </w:rPr>
        <w:t>:</w:t>
      </w:r>
    </w:p>
    <w:p w:rsidR="0008347A" w:rsidP="000F3C47" w:rsidRDefault="0008347A">
      <w:pPr>
        <w:pStyle w:val="AltZ"/>
        <w:rPr>
          <w:ins w:author="常鸣" w:date="2014-07-02T08:43:00Z" w:id="4194"/>
        </w:rPr>
      </w:pPr>
      <w:ins w:author="常鸣" w:date="2014-07-02T08:43:00Z" w:id="4195">
        <w:r>
          <w:rPr>
            <w:rFonts w:hint="eastAsia"/>
          </w:rPr>
          <w:t>Only</w:t>
        </w:r>
        <w:r w:rsidRPr="0008347A">
          <w:rPr>
            <w:rFonts w:hint="eastAsia"/>
          </w:rPr>
          <w:t xml:space="preserve"> the cog counter latched by TOPLOC is between the before and after cog counter , TOPLOC is considered valid</w:t>
        </w:r>
      </w:ins>
    </w:p>
    <w:p w:rsidR="000F3C47" w:rsidP="000F3C47" w:rsidRDefault="000F3C47">
      <w:pPr>
        <w:pStyle w:val="AltZ"/>
      </w:pPr>
      <w:r>
        <w:rPr>
          <w:rFonts w:hint="eastAsia"/>
        </w:rPr>
        <w:t xml:space="preserve">If the top-loc happened in adjacent interrupt between two CPUs, the former one shall use to calculate the </w:t>
      </w:r>
      <w:hyperlink w:history="1" w:anchor="CogPositionBeforeTopLoc">
        <w:r w:rsidR="00047F0A">
          <w:rPr>
            <w:rStyle w:val="ac"/>
          </w:rPr>
          <w:t>CogPositionBeforeTopLoc</w:t>
        </w:r>
      </w:hyperlink>
      <w:r>
        <w:rPr>
          <w:rFonts w:hint="eastAsia"/>
        </w:rPr>
        <w:t xml:space="preserve">, and the latter to calculate the </w:t>
      </w:r>
      <w:hyperlink w:history="1" w:anchor="CogPositionAfterTopLoc">
        <w:r w:rsidR="00047F0A">
          <w:rPr>
            <w:rStyle w:val="ac"/>
          </w:rPr>
          <w:t>CogPositionAfterTopLoc</w:t>
        </w:r>
      </w:hyperlink>
      <w:r>
        <w:rPr>
          <w:rFonts w:hint="eastAsia"/>
        </w:rPr>
        <w:t>;</w:t>
      </w:r>
    </w:p>
    <w:p w:rsidR="000F3C47" w:rsidP="000F3C47" w:rsidRDefault="000F3C47">
      <w:pPr>
        <w:pStyle w:val="AltZ"/>
      </w:pPr>
      <w:r>
        <w:rPr>
          <w:rFonts w:hint="eastAsia"/>
        </w:rPr>
        <w:t>If the top-loc difference are more than one interrupt, ATP shall consider it as invalid.</w:t>
      </w:r>
    </w:p>
    <w:p w:rsidRPr="008A1414" w:rsidR="000F3C47" w:rsidP="000C0D62" w:rsidRDefault="000F3C47">
      <w:pPr>
        <w:pStyle w:val="ReqtifyAltQ"/>
      </w:pPr>
      <w:r w:rsidRPr="008A1414">
        <w:t>#Category=Functional</w:t>
      </w:r>
    </w:p>
    <w:p w:rsidRPr="008A1414" w:rsidR="000F3C47" w:rsidP="000C0D62" w:rsidRDefault="000F3C47">
      <w:pPr>
        <w:pStyle w:val="ReqtifyAltQ"/>
      </w:pPr>
      <w:r w:rsidRPr="008A1414">
        <w:t>#Contribution</w:t>
      </w:r>
      <w:r>
        <w:t>=SIL4</w:t>
      </w:r>
    </w:p>
    <w:p w:rsidR="009328EA" w:rsidP="000C0D62" w:rsidRDefault="000F3C47">
      <w:pPr>
        <w:pStyle w:val="ReqtifyAltQ"/>
        <w:rPr>
          <w:ins w:author="常鸣" w:date="2014-07-03T14:27:00Z" w:id="4196"/>
        </w:rPr>
      </w:pPr>
      <w:del w:author="常鸣" w:date="2014-07-03T14:27:00Z" w:id="4197">
        <w:r w:rsidRPr="008A1414" w:rsidDel="009328EA">
          <w:delText>#S</w:delText>
        </w:r>
      </w:del>
      <w:ins w:author="常鸣" w:date="2014-07-03T14:27:00Z" w:id="4198">
        <w:r w:rsidR="009328EA">
          <w:t>#Allocation=ATP Software</w:t>
        </w:r>
      </w:ins>
    </w:p>
    <w:p w:rsidRPr="008A1414" w:rsidR="000F3C47" w:rsidP="000C0D62" w:rsidRDefault="009328EA">
      <w:pPr>
        <w:pStyle w:val="ReqtifyAltQ"/>
      </w:pPr>
      <w:ins w:author="常鸣" w:date="2014-07-03T14:27:00Z" w:id="4199">
        <w:r>
          <w:t>#S</w:t>
        </w:r>
      </w:ins>
      <w:r w:rsidRPr="008A1414" w:rsidR="000F3C47">
        <w:t>ource</w:t>
      </w:r>
      <w:r w:rsidR="000F3C47">
        <w:rPr>
          <w:rFonts w:hint="eastAsia"/>
        </w:rPr>
        <w:t xml:space="preserve"> </w:t>
      </w:r>
      <w:r w:rsidRPr="008A1414" w:rsidR="000F3C47">
        <w:t>=</w:t>
      </w:r>
      <w:r w:rsidR="000F3C47">
        <w:rPr>
          <w:rFonts w:hint="eastAsia"/>
        </w:rPr>
        <w:t>[iTC_CC_ATP_SwHA-0232]</w:t>
      </w:r>
      <w:ins w:author="常鸣" w:date="2014-07-02T08:44:00Z" w:id="4200">
        <w:r w:rsidR="0008347A">
          <w:rPr>
            <w:rFonts w:hint="eastAsia"/>
          </w:rPr>
          <w:t xml:space="preserve">, </w:t>
        </w:r>
        <w:r w:rsidRPr="0008347A" w:rsidR="0008347A">
          <w:rPr>
            <w:rFonts w:hint="eastAsia"/>
          </w:rPr>
          <w:t>[iTC_CC-SyAD-1438]</w:t>
        </w:r>
      </w:ins>
    </w:p>
    <w:p w:rsidRPr="008A1414" w:rsidR="000F3C47" w:rsidP="000C0D62" w:rsidRDefault="000F3C47">
      <w:pPr>
        <w:pStyle w:val="ReqtifyAltQ"/>
      </w:pPr>
      <w:r w:rsidRPr="008A1414">
        <w:t>[End]</w:t>
      </w:r>
    </w:p>
    <w:p w:rsidR="000F3C47" w:rsidP="00C93484" w:rsidRDefault="000F3C47">
      <w:pPr>
        <w:pStyle w:val="Reqtify"/>
      </w:pPr>
    </w:p>
    <w:p w:rsidR="000F3C47" w:rsidP="00C93484" w:rsidRDefault="000F3C47">
      <w:pPr>
        <w:pStyle w:val="Reqtify"/>
      </w:pPr>
    </w:p>
    <w:p w:rsidRPr="00A61D30" w:rsidR="000F3C47" w:rsidP="0012674A" w:rsidRDefault="000F3C47">
      <w:pPr>
        <w:pStyle w:val="4"/>
      </w:pPr>
      <w:r>
        <w:rPr>
          <w:rFonts w:hint="eastAsia"/>
        </w:rPr>
        <w:t>Beacon message</w:t>
      </w:r>
    </w:p>
    <w:p w:rsidR="000F3C47" w:rsidP="00C93484" w:rsidRDefault="000F3C47">
      <w:pPr>
        <w:pStyle w:val="Reqtify"/>
      </w:pPr>
      <w:r>
        <w:rPr>
          <w:rFonts w:hint="eastAsia"/>
        </w:rPr>
        <w:t>当信标天线经过线路上信标上方时，会产生</w:t>
      </w:r>
      <w:r>
        <w:rPr>
          <w:rFonts w:hint="eastAsia"/>
        </w:rPr>
        <w:t>top-loc</w:t>
      </w:r>
      <w:r>
        <w:rPr>
          <w:rFonts w:hint="eastAsia"/>
        </w:rPr>
        <w:t>信号并送给</w:t>
      </w:r>
      <w:r w:rsidR="00F41616">
        <w:rPr>
          <w:rFonts w:hint="eastAsia"/>
        </w:rPr>
        <w:t>VPB</w:t>
      </w:r>
      <w:r>
        <w:rPr>
          <w:rFonts w:hint="eastAsia"/>
        </w:rPr>
        <w:t>板。当</w:t>
      </w:r>
      <w:r>
        <w:rPr>
          <w:rFonts w:hint="eastAsia"/>
        </w:rPr>
        <w:t>ATP</w:t>
      </w:r>
      <w:r>
        <w:rPr>
          <w:rFonts w:hint="eastAsia"/>
        </w:rPr>
        <w:t>读到该信号时，记录此时刻的里程计齿数，并获取、解析及验证收到的信标消息。为防止</w:t>
      </w:r>
      <w:r w:rsidR="00F41616">
        <w:rPr>
          <w:rFonts w:hint="eastAsia"/>
        </w:rPr>
        <w:lastRenderedPageBreak/>
        <w:t>VPB</w:t>
      </w:r>
      <w:r>
        <w:rPr>
          <w:rFonts w:hint="eastAsia"/>
        </w:rPr>
        <w:t>未能正确刷新信标消息寄存器里的值，</w:t>
      </w:r>
      <w:r>
        <w:rPr>
          <w:rFonts w:hint="eastAsia"/>
        </w:rPr>
        <w:t>ATP</w:t>
      </w:r>
      <w:r>
        <w:rPr>
          <w:rFonts w:hint="eastAsia"/>
        </w:rPr>
        <w:t>软件每周期将生成随机数并写给</w:t>
      </w:r>
      <w:r w:rsidR="00F41616">
        <w:rPr>
          <w:rFonts w:hint="eastAsia"/>
        </w:rPr>
        <w:t>VPB</w:t>
      </w:r>
      <w:r>
        <w:rPr>
          <w:rFonts w:hint="eastAsia"/>
        </w:rPr>
        <w:t>，尤其将该数附加到信标消息中，作为收到该信标的时间信息。</w:t>
      </w:r>
    </w:p>
    <w:p w:rsidRPr="001C521E" w:rsidR="000F3C47" w:rsidP="00C93484" w:rsidRDefault="000F3C47">
      <w:pPr>
        <w:pStyle w:val="Reqtify"/>
      </w:pPr>
      <w:r w:rsidRPr="001C521E">
        <w:rPr>
          <w:rFonts w:hint="eastAsia"/>
        </w:rPr>
        <w:t xml:space="preserve">When the </w:t>
      </w:r>
      <w:r w:rsidRPr="001C521E">
        <w:t>Beacon antenna passes</w:t>
      </w:r>
      <w:r w:rsidRPr="001C521E">
        <w:rPr>
          <w:rFonts w:hint="eastAsia"/>
        </w:rPr>
        <w:t xml:space="preserve"> the upside of </w:t>
      </w:r>
      <w:r>
        <w:rPr>
          <w:rFonts w:hint="eastAsia"/>
        </w:rPr>
        <w:t>beacon</w:t>
      </w:r>
      <w:r w:rsidRPr="001C521E">
        <w:rPr>
          <w:rFonts w:hint="eastAsia"/>
        </w:rPr>
        <w:t>, it will generate the top-loc signal</w:t>
      </w:r>
      <w:r>
        <w:rPr>
          <w:rFonts w:hint="eastAsia"/>
        </w:rPr>
        <w:t xml:space="preserve"> and </w:t>
      </w:r>
      <w:r w:rsidRPr="001C521E">
        <w:rPr>
          <w:rFonts w:hint="eastAsia"/>
        </w:rPr>
        <w:t xml:space="preserve">send it to </w:t>
      </w:r>
      <w:r w:rsidR="00F41616">
        <w:rPr>
          <w:rFonts w:hint="eastAsia"/>
        </w:rPr>
        <w:t>VPB</w:t>
      </w:r>
      <w:r w:rsidRPr="001C521E">
        <w:rPr>
          <w:rFonts w:hint="eastAsia"/>
        </w:rPr>
        <w:t xml:space="preserve"> board. While the ATP </w:t>
      </w:r>
      <w:r w:rsidRPr="001C521E">
        <w:t>gets</w:t>
      </w:r>
      <w:r w:rsidRPr="001C521E">
        <w:rPr>
          <w:rFonts w:hint="eastAsia"/>
        </w:rPr>
        <w:t xml:space="preserve"> this signal, it will </w:t>
      </w:r>
      <w:r>
        <w:rPr>
          <w:rFonts w:hint="eastAsia"/>
        </w:rPr>
        <w:t>lock</w:t>
      </w:r>
      <w:r w:rsidRPr="001C521E">
        <w:rPr>
          <w:rFonts w:hint="eastAsia"/>
        </w:rPr>
        <w:t xml:space="preserve"> the </w:t>
      </w:r>
      <w:r>
        <w:rPr>
          <w:rFonts w:hint="eastAsia"/>
        </w:rPr>
        <w:t>o</w:t>
      </w:r>
      <w:r w:rsidRPr="001C521E">
        <w:t xml:space="preserve">dometer </w:t>
      </w:r>
      <w:r>
        <w:rPr>
          <w:rFonts w:hint="eastAsia"/>
        </w:rPr>
        <w:t xml:space="preserve">cog counter </w:t>
      </w:r>
      <w:r w:rsidRPr="001C521E">
        <w:rPr>
          <w:rFonts w:hint="eastAsia"/>
        </w:rPr>
        <w:t>at this moment,</w:t>
      </w:r>
      <w:r>
        <w:rPr>
          <w:rFonts w:hint="eastAsia"/>
        </w:rPr>
        <w:t xml:space="preserve"> and </w:t>
      </w:r>
      <w:r w:rsidRPr="001C521E">
        <w:rPr>
          <w:rFonts w:hint="eastAsia"/>
        </w:rPr>
        <w:t xml:space="preserve">will obtain, </w:t>
      </w:r>
      <w:r>
        <w:rPr>
          <w:rFonts w:hint="eastAsia"/>
        </w:rPr>
        <w:t xml:space="preserve">parse and </w:t>
      </w:r>
      <w:r w:rsidRPr="001C521E">
        <w:rPr>
          <w:rFonts w:hint="eastAsia"/>
        </w:rPr>
        <w:t>check the be</w:t>
      </w:r>
      <w:r>
        <w:rPr>
          <w:rFonts w:hint="eastAsia"/>
        </w:rPr>
        <w:t>acon message</w:t>
      </w:r>
      <w:r w:rsidRPr="001C521E">
        <w:rPr>
          <w:rFonts w:hint="eastAsia"/>
        </w:rPr>
        <w:t>.</w:t>
      </w:r>
    </w:p>
    <w:p w:rsidRPr="001C521E" w:rsidR="000F3C47" w:rsidP="00C93484" w:rsidRDefault="000F3C47">
      <w:pPr>
        <w:pStyle w:val="Reqtify"/>
      </w:pPr>
    </w:p>
    <w:p w:rsidR="000F3C47" w:rsidP="000F3C47" w:rsidRDefault="000F3C47">
      <w:pPr>
        <w:pStyle w:val="ReqtifyAltR"/>
      </w:pPr>
    </w:p>
    <w:p w:rsidR="000F3C47" w:rsidP="000F3C47" w:rsidRDefault="000F3C47">
      <w:pPr>
        <w:pStyle w:val="ReqtifyAltR"/>
      </w:pPr>
      <w:r>
        <w:t>[iTC_CC_ATP-SwRS-</w:t>
      </w:r>
      <w:r>
        <w:rPr>
          <w:rFonts w:hint="eastAsia"/>
        </w:rPr>
        <w:t>0120</w:t>
      </w:r>
      <w:r>
        <w:t>]</w:t>
      </w:r>
    </w:p>
    <w:p w:rsidR="000F3C47" w:rsidP="00C93484" w:rsidRDefault="0096074C">
      <w:pPr>
        <w:pStyle w:val="Reqtify"/>
      </w:pPr>
      <w:bookmarkStart w:name="BeaconChecksumFailure" w:id="4201"/>
      <w:r w:rsidRPr="008930D3">
        <w:rPr>
          <w:rStyle w:val="aff2"/>
          <w:bCs w:val="0"/>
          <w:iCs w:val="0"/>
        </w:rPr>
        <w:t>BeaconChecksumFailure</w:t>
      </w:r>
      <w:bookmarkEnd w:id="4201"/>
      <w:r w:rsidRPr="00ED3A42" w:rsidR="000F3C47">
        <w:rPr>
          <w:rFonts w:hint="eastAsia"/>
        </w:rPr>
        <w:t>，</w:t>
      </w:r>
      <w:r w:rsidR="000F3C47">
        <w:rPr>
          <w:rFonts w:hint="eastAsia"/>
        </w:rPr>
        <w:t>判断信标消息校核字是否正确。</w:t>
      </w:r>
    </w:p>
    <w:p w:rsidR="000F3C47" w:rsidP="00FA0FBB" w:rsidRDefault="000F3C47">
      <w:pPr>
        <w:pStyle w:val="AltX"/>
      </w:pPr>
      <w:r>
        <w:rPr>
          <w:rFonts w:hint="eastAsia"/>
        </w:rPr>
        <w:t>主任务中，如果发现中断中</w:t>
      </w:r>
      <w:hyperlink w:history="1" w:anchor="LockedBeaconMsgReady">
        <w:r w:rsidR="008930D3">
          <w:rPr>
            <w:rStyle w:val="ac"/>
          </w:rPr>
          <w:t>LockedBeaconMsgReady</w:t>
        </w:r>
      </w:hyperlink>
      <w:r>
        <w:rPr>
          <w:rFonts w:hint="eastAsia"/>
        </w:rPr>
        <w:t>为</w:t>
      </w:r>
      <w:r>
        <w:rPr>
          <w:rStyle w:val="aff1"/>
          <w:rFonts w:hint="eastAsia"/>
        </w:rPr>
        <w:t>True</w:t>
      </w:r>
      <w:r>
        <w:rPr>
          <w:rFonts w:hint="eastAsia"/>
        </w:rPr>
        <w:t>，则需对</w:t>
      </w:r>
      <w:hyperlink w:history="1" w:anchor="LockedBeaconMsgByte">
        <w:r w:rsidR="008930D3">
          <w:rPr>
            <w:rStyle w:val="ac"/>
          </w:rPr>
          <w:t>LockedBeaconMsgByte</w:t>
        </w:r>
      </w:hyperlink>
      <w:r>
        <w:rPr>
          <w:rFonts w:hint="eastAsia"/>
        </w:rPr>
        <w:t>信息进行校验，包括根据上周期或上上周期的</w:t>
      </w:r>
      <w:r w:rsidRPr="00615903">
        <w:rPr>
          <w:rFonts w:hint="eastAsia"/>
        </w:rPr>
        <w:t>ATCkey</w:t>
      </w:r>
      <w:r>
        <w:rPr>
          <w:rFonts w:hint="eastAsia"/>
        </w:rPr>
        <w:t>检测信标消息实时性，并计算信标的</w:t>
      </w:r>
      <w:r>
        <w:rPr>
          <w:rFonts w:hint="eastAsia"/>
        </w:rPr>
        <w:t>SACEM</w:t>
      </w:r>
      <w:r>
        <w:rPr>
          <w:rFonts w:hint="eastAsia"/>
        </w:rPr>
        <w:t>校核字。</w:t>
      </w:r>
    </w:p>
    <w:p w:rsidR="000F3C47" w:rsidP="000F3C47" w:rsidRDefault="000F3C47">
      <w:pPr>
        <w:pStyle w:val="AltZ"/>
      </w:pPr>
      <w:r>
        <w:rPr>
          <w:rFonts w:hint="eastAsia"/>
        </w:rPr>
        <w:t>如果校验错误，则设置</w:t>
      </w:r>
      <w:r w:rsidDel="003522B7">
        <w:rPr>
          <w:rFonts w:hint="eastAsia"/>
        </w:rPr>
        <w:t xml:space="preserve"> </w:t>
      </w:r>
      <w:hyperlink w:history="1" w:anchor="BeaconChecksumFailure">
        <w:r w:rsidR="008930D3">
          <w:rPr>
            <w:rStyle w:val="ac"/>
            <w:noProof/>
          </w:rPr>
          <w:t>BeaconChecksumFailure</w:t>
        </w:r>
      </w:hyperlink>
      <w:r>
        <w:rPr>
          <w:rFonts w:hint="eastAsia"/>
        </w:rPr>
        <w:t>为</w:t>
      </w:r>
      <w:r>
        <w:rPr>
          <w:rStyle w:val="aff1"/>
          <w:rFonts w:hint="eastAsia"/>
        </w:rPr>
        <w:t>True</w:t>
      </w:r>
    </w:p>
    <w:p w:rsidR="000F3C47" w:rsidP="000F3C47" w:rsidRDefault="000F3C47">
      <w:pPr>
        <w:pStyle w:val="AltZ"/>
      </w:pPr>
      <w:r>
        <w:rPr>
          <w:rFonts w:hint="eastAsia"/>
        </w:rPr>
        <w:t>如果校验正确，则设置</w:t>
      </w:r>
      <w:r w:rsidDel="003522B7">
        <w:rPr>
          <w:rFonts w:hint="eastAsia"/>
        </w:rPr>
        <w:t xml:space="preserve"> </w:t>
      </w:r>
      <w:hyperlink w:history="1" w:anchor="BeaconChecksumFailure">
        <w:r w:rsidR="008930D3">
          <w:rPr>
            <w:rStyle w:val="ac"/>
            <w:noProof/>
          </w:rPr>
          <w:t>BeaconChecksumFailure</w:t>
        </w:r>
      </w:hyperlink>
      <w:r>
        <w:rPr>
          <w:rFonts w:hint="eastAsia"/>
        </w:rPr>
        <w:t>为</w:t>
      </w:r>
      <w:r>
        <w:rPr>
          <w:rStyle w:val="aff1"/>
          <w:rFonts w:hint="eastAsia"/>
        </w:rPr>
        <w:t>False</w:t>
      </w:r>
      <w:r w:rsidRPr="002A2644">
        <w:rPr>
          <w:rFonts w:hint="eastAsia"/>
        </w:rPr>
        <w:t>。</w:t>
      </w:r>
    </w:p>
    <w:p w:rsidR="000F3C47" w:rsidP="00FA0FBB" w:rsidRDefault="000F3C47">
      <w:pPr>
        <w:pStyle w:val="AltX"/>
      </w:pPr>
      <w:r>
        <w:rPr>
          <w:rFonts w:hint="eastAsia"/>
        </w:rPr>
        <w:t>如果本周期</w:t>
      </w:r>
      <w:hyperlink w:history="1" w:anchor="LockedBeaconMsgReady">
        <w:r w:rsidR="008930D3">
          <w:rPr>
            <w:rStyle w:val="ac"/>
          </w:rPr>
          <w:t>LockedBeaconMsgReady</w:t>
        </w:r>
      </w:hyperlink>
      <w:r>
        <w:rPr>
          <w:rFonts w:hint="eastAsia"/>
        </w:rPr>
        <w:t>为</w:t>
      </w:r>
      <w:r>
        <w:rPr>
          <w:rStyle w:val="aff1"/>
          <w:rFonts w:hint="eastAsia"/>
        </w:rPr>
        <w:t>False</w:t>
      </w:r>
      <w:r>
        <w:rPr>
          <w:rFonts w:hint="eastAsia"/>
        </w:rPr>
        <w:t>，则设置</w:t>
      </w:r>
      <w:hyperlink w:history="1" w:anchor="BeaconChecksumFailure">
        <w:r w:rsidR="008930D3">
          <w:rPr>
            <w:rStyle w:val="ac"/>
            <w:noProof/>
          </w:rPr>
          <w:t>BeaconChecksumFailure</w:t>
        </w:r>
      </w:hyperlink>
      <w:r>
        <w:rPr>
          <w:rFonts w:hint="eastAsia"/>
        </w:rPr>
        <w:t>为</w:t>
      </w:r>
      <w:r>
        <w:rPr>
          <w:rStyle w:val="aff1"/>
          <w:rFonts w:hint="eastAsia"/>
        </w:rPr>
        <w:t>False</w:t>
      </w:r>
      <w:r w:rsidRPr="002A2644">
        <w:rPr>
          <w:rFonts w:hint="eastAsia"/>
        </w:rPr>
        <w:t>。</w:t>
      </w:r>
    </w:p>
    <w:p w:rsidRPr="001C521E" w:rsidR="000F3C47" w:rsidP="00C93484" w:rsidRDefault="00532AED">
      <w:pPr>
        <w:pStyle w:val="Reqtify"/>
      </w:pPr>
      <w:hyperlink w:history="1" w:anchor="BeaconChecksumFailure">
        <w:r w:rsidR="0096074C">
          <w:rPr>
            <w:rStyle w:val="ac"/>
            <w:noProof/>
          </w:rPr>
          <w:t>BeaconChecksumFailure</w:t>
        </w:r>
      </w:hyperlink>
      <w:r w:rsidRPr="001C521E" w:rsidR="000F3C47">
        <w:rPr>
          <w:rFonts w:hint="eastAsia"/>
        </w:rPr>
        <w:t xml:space="preserve"> judges whether the checksum of beacon message is correct</w:t>
      </w:r>
      <w:r w:rsidR="000F3C47">
        <w:rPr>
          <w:rFonts w:hint="eastAsia"/>
        </w:rPr>
        <w:t xml:space="preserve"> or </w:t>
      </w:r>
      <w:r w:rsidRPr="001C521E" w:rsidR="000F3C47">
        <w:rPr>
          <w:rFonts w:hint="eastAsia"/>
        </w:rPr>
        <w:t xml:space="preserve">not. </w:t>
      </w:r>
    </w:p>
    <w:p w:rsidRPr="00775C55" w:rsidR="000F3C47" w:rsidP="00FA0FBB" w:rsidRDefault="000F3C47">
      <w:pPr>
        <w:pStyle w:val="AltX"/>
      </w:pPr>
      <w:r w:rsidRPr="001C521E">
        <w:rPr>
          <w:rFonts w:hint="eastAsia"/>
        </w:rPr>
        <w:t xml:space="preserve">In the main task, if </w:t>
      </w:r>
      <w:hyperlink w:history="1" w:anchor="LockedBeaconMsgReady">
        <w:r w:rsidR="00047F0A">
          <w:rPr>
            <w:rStyle w:val="ac"/>
          </w:rPr>
          <w:t>LockedBeaconMsgReady</w:t>
        </w:r>
      </w:hyperlink>
      <w:r w:rsidRPr="001C521E">
        <w:rPr>
          <w:rFonts w:hint="eastAsia"/>
        </w:rPr>
        <w:t xml:space="preserve"> is </w:t>
      </w:r>
      <w:r w:rsidRPr="00354FC4">
        <w:rPr>
          <w:rStyle w:val="aff1"/>
          <w:rFonts w:hint="eastAsia"/>
        </w:rPr>
        <w:t>True</w:t>
      </w:r>
      <w:r w:rsidRPr="001C521E">
        <w:rPr>
          <w:rFonts w:hint="eastAsia"/>
        </w:rPr>
        <w:t xml:space="preserve">, </w:t>
      </w:r>
      <w:hyperlink w:history="1" w:anchor="LockedBeaconMsgByte">
        <w:r w:rsidR="0096074C">
          <w:rPr>
            <w:rStyle w:val="ac"/>
          </w:rPr>
          <w:t>LockedBeaconMsgByte</w:t>
        </w:r>
      </w:hyperlink>
      <w:r w:rsidRPr="001C521E">
        <w:rPr>
          <w:rFonts w:hint="eastAsia"/>
        </w:rPr>
        <w:t>need to be detected, includ</w:t>
      </w:r>
      <w:r>
        <w:rPr>
          <w:rFonts w:hint="eastAsia"/>
        </w:rPr>
        <w:t>ing</w:t>
      </w:r>
      <w:r w:rsidRPr="001C521E">
        <w:rPr>
          <w:rFonts w:hint="eastAsia"/>
        </w:rPr>
        <w:t xml:space="preserve"> validity of </w:t>
      </w:r>
      <w:hyperlink w:history="1" w:anchor="ATCkey">
        <w:r w:rsidR="0096074C">
          <w:rPr>
            <w:rStyle w:val="ac"/>
          </w:rPr>
          <w:t>ATCkey</w:t>
        </w:r>
      </w:hyperlink>
      <w:r>
        <w:rPr>
          <w:rFonts w:hint="eastAsia"/>
        </w:rPr>
        <w:t xml:space="preserve"> and </w:t>
      </w:r>
      <w:r w:rsidRPr="001C521E">
        <w:rPr>
          <w:rFonts w:hint="eastAsia"/>
        </w:rPr>
        <w:t>calculation of the SACEM checksum of beacon.</w:t>
      </w:r>
    </w:p>
    <w:p w:rsidR="000F3C47" w:rsidP="00FA0FBB" w:rsidRDefault="000F3C47">
      <w:pPr>
        <w:pStyle w:val="AltX"/>
      </w:pPr>
      <w:r>
        <w:t>ATP</w:t>
      </w:r>
      <w:r w:rsidRPr="00634120">
        <w:t xml:space="preserve"> shall reject each beacon message which vital checksum is corrupted.</w:t>
      </w:r>
    </w:p>
    <w:p w:rsidRPr="008A1414" w:rsidR="000F3C47" w:rsidP="000C0D62" w:rsidRDefault="000F3C47">
      <w:pPr>
        <w:pStyle w:val="ReqtifyAltQ"/>
      </w:pPr>
      <w:r w:rsidRPr="008A1414">
        <w:t>#Category=Functional</w:t>
      </w:r>
    </w:p>
    <w:p w:rsidRPr="008A1414" w:rsidR="000F3C47" w:rsidP="000C0D62" w:rsidRDefault="000F3C47">
      <w:pPr>
        <w:pStyle w:val="ReqtifyAltQ"/>
      </w:pPr>
      <w:r w:rsidRPr="008A1414">
        <w:t>#Contribution</w:t>
      </w:r>
      <w:r>
        <w:t>=SIL4</w:t>
      </w:r>
    </w:p>
    <w:p w:rsidR="009328EA" w:rsidP="000C0D62" w:rsidRDefault="000F3C47">
      <w:pPr>
        <w:pStyle w:val="ReqtifyAltQ"/>
        <w:rPr>
          <w:ins w:author="常鸣" w:date="2014-07-03T14:27:00Z" w:id="4202"/>
        </w:rPr>
      </w:pPr>
      <w:del w:author="常鸣" w:date="2014-07-03T14:27:00Z" w:id="4203">
        <w:r w:rsidRPr="008A1414" w:rsidDel="009328EA">
          <w:delText>#S</w:delText>
        </w:r>
      </w:del>
      <w:ins w:author="常鸣" w:date="2014-07-03T14:27:00Z" w:id="4204">
        <w:r w:rsidR="009328EA">
          <w:t>#Allocation=ATP Software</w:t>
        </w:r>
      </w:ins>
    </w:p>
    <w:p w:rsidRPr="008A1414" w:rsidR="000F3C47" w:rsidP="000C0D62" w:rsidRDefault="009328EA">
      <w:pPr>
        <w:pStyle w:val="ReqtifyAltQ"/>
      </w:pPr>
      <w:ins w:author="常鸣" w:date="2014-07-03T14:27:00Z" w:id="4205">
        <w:r>
          <w:t>#S</w:t>
        </w:r>
      </w:ins>
      <w:r w:rsidRPr="008A1414" w:rsidR="000F3C47">
        <w:t>ource=</w:t>
      </w:r>
      <w:r w:rsidR="000F3C47">
        <w:rPr>
          <w:rFonts w:hint="eastAsia"/>
        </w:rPr>
        <w:t>[iTC_CC-SyAD-0164],</w:t>
      </w:r>
      <w:r w:rsidRPr="00C548F6" w:rsidR="000F3C47">
        <w:rPr>
          <w:rFonts w:hint="eastAsia"/>
        </w:rPr>
        <w:t xml:space="preserve"> </w:t>
      </w:r>
      <w:r w:rsidR="000F3C47">
        <w:rPr>
          <w:rFonts w:hint="eastAsia"/>
        </w:rPr>
        <w:t>[iTC_CC-SyAD-0173],</w:t>
      </w:r>
      <w:r w:rsidRPr="000656F6" w:rsidR="000F3C47">
        <w:t xml:space="preserve"> [iTC_CC-SyAD-0957]</w:t>
      </w:r>
      <w:r w:rsidR="000F3C47">
        <w:rPr>
          <w:rFonts w:hint="eastAsia"/>
        </w:rPr>
        <w:t>,</w:t>
      </w:r>
      <w:r w:rsidRPr="000656F6" w:rsidR="000F3C47">
        <w:t xml:space="preserve"> [iTC_CC-SyAD-0969]</w:t>
      </w:r>
      <w:r w:rsidR="000F3C47">
        <w:rPr>
          <w:rFonts w:hint="eastAsia"/>
        </w:rPr>
        <w:t>, [</w:t>
      </w:r>
      <w:r w:rsidR="000F3C47">
        <w:t>iTC_CC_ATP_SwHA</w:t>
      </w:r>
      <w:r w:rsidRPr="00CA7F59" w:rsidR="000F3C47">
        <w:t>-0036</w:t>
      </w:r>
      <w:r w:rsidR="000F3C47">
        <w:rPr>
          <w:rFonts w:hint="eastAsia"/>
        </w:rPr>
        <w:t>],</w:t>
      </w:r>
      <w:r w:rsidRPr="00293BB9" w:rsidR="000F3C47">
        <w:t xml:space="preserve"> [iTC_CC_VLE-2</w:t>
      </w:r>
      <w:r w:rsidR="00763567">
        <w:t>-VPB-</w:t>
      </w:r>
      <w:r w:rsidRPr="00293BB9" w:rsidR="000F3C47">
        <w:t>2-SyID-0028]</w:t>
      </w:r>
    </w:p>
    <w:p w:rsidRPr="008A1414" w:rsidR="000F3C47" w:rsidP="000C0D62" w:rsidRDefault="000F3C47">
      <w:pPr>
        <w:pStyle w:val="ReqtifyAltQ"/>
      </w:pPr>
      <w:r w:rsidRPr="008A1414">
        <w:t>[End]</w:t>
      </w:r>
    </w:p>
    <w:p w:rsidR="000F3C47" w:rsidP="000F3C47" w:rsidRDefault="000F3C47">
      <w:pPr>
        <w:pStyle w:val="ReqtifyAltR"/>
      </w:pPr>
    </w:p>
    <w:p w:rsidR="000F3C47" w:rsidP="000F3C47" w:rsidRDefault="000F3C47">
      <w:pPr>
        <w:pStyle w:val="ReqtifyAltR"/>
      </w:pPr>
    </w:p>
    <w:p w:rsidR="000F3C47" w:rsidP="000F3C47" w:rsidRDefault="000F3C47">
      <w:pPr>
        <w:pStyle w:val="ReqtifyAltR"/>
      </w:pPr>
      <w:r>
        <w:t>[iTC_CC_ATP-SwRS-</w:t>
      </w:r>
      <w:r>
        <w:rPr>
          <w:rFonts w:hint="eastAsia"/>
        </w:rPr>
        <w:t>0117</w:t>
      </w:r>
      <w:r>
        <w:t>]</w:t>
      </w:r>
    </w:p>
    <w:p w:rsidR="000F3C47" w:rsidP="00C93484" w:rsidRDefault="000F3C47">
      <w:pPr>
        <w:pStyle w:val="Reqtify"/>
      </w:pPr>
      <w:r>
        <w:rPr>
          <w:rFonts w:hint="eastAsia"/>
        </w:rPr>
        <w:t>在</w:t>
      </w:r>
      <w:r>
        <w:rPr>
          <w:rFonts w:hint="eastAsia"/>
        </w:rPr>
        <w:t>ATP</w:t>
      </w:r>
      <w:r>
        <w:rPr>
          <w:rFonts w:hint="eastAsia"/>
        </w:rPr>
        <w:t>主任务中，如果中断中的</w:t>
      </w:r>
      <w:hyperlink w:history="1" w:anchor="LockedBeaconMsgReady">
        <w:r w:rsidR="008930D3">
          <w:rPr>
            <w:rStyle w:val="ac"/>
          </w:rPr>
          <w:t>LockedBeaconMsgReady</w:t>
        </w:r>
      </w:hyperlink>
      <w:r>
        <w:rPr>
          <w:rFonts w:hint="eastAsia"/>
        </w:rPr>
        <w:t>状态为</w:t>
      </w:r>
      <w:r>
        <w:rPr>
          <w:rStyle w:val="aff1"/>
          <w:rFonts w:hint="eastAsia"/>
        </w:rPr>
        <w:t>True</w:t>
      </w:r>
      <w:r>
        <w:rPr>
          <w:rFonts w:hint="eastAsia"/>
        </w:rPr>
        <w:t>，且</w:t>
      </w:r>
      <w:hyperlink w:history="1" w:anchor="BeaconChecksumFailure">
        <w:r w:rsidR="008930D3">
          <w:rPr>
            <w:rStyle w:val="ac"/>
            <w:noProof/>
          </w:rPr>
          <w:t>BeaconChecksumFailure</w:t>
        </w:r>
      </w:hyperlink>
      <w:r>
        <w:rPr>
          <w:rFonts w:hint="eastAsia"/>
        </w:rPr>
        <w:t>为</w:t>
      </w:r>
      <w:r>
        <w:rPr>
          <w:rStyle w:val="aff1"/>
          <w:rFonts w:hint="eastAsia"/>
        </w:rPr>
        <w:t>False</w:t>
      </w:r>
      <w:r>
        <w:rPr>
          <w:rFonts w:hint="eastAsia"/>
        </w:rPr>
        <w:t>，则设置</w:t>
      </w:r>
      <w:bookmarkStart w:name="BeaconMessageReceive" w:id="4206"/>
      <w:r w:rsidRPr="000D69B3">
        <w:rPr>
          <w:rStyle w:val="aff2"/>
        </w:rPr>
        <w:t>Beacon</w:t>
      </w:r>
      <w:r w:rsidRPr="000D69B3">
        <w:rPr>
          <w:rStyle w:val="aff2"/>
          <w:rFonts w:hint="eastAsia"/>
        </w:rPr>
        <w:t>M</w:t>
      </w:r>
      <w:r w:rsidRPr="000D69B3">
        <w:rPr>
          <w:rStyle w:val="aff2"/>
        </w:rPr>
        <w:t>essage</w:t>
      </w:r>
      <w:r w:rsidRPr="000D69B3">
        <w:rPr>
          <w:rStyle w:val="aff2"/>
          <w:rFonts w:hint="eastAsia"/>
        </w:rPr>
        <w:t>R</w:t>
      </w:r>
      <w:r>
        <w:rPr>
          <w:rStyle w:val="aff2"/>
          <w:rFonts w:hint="eastAsia"/>
        </w:rPr>
        <w:t>e</w:t>
      </w:r>
      <w:r w:rsidRPr="000D69B3">
        <w:rPr>
          <w:rStyle w:val="aff2"/>
        </w:rPr>
        <w:t>ce</w:t>
      </w:r>
      <w:r>
        <w:rPr>
          <w:rStyle w:val="aff2"/>
          <w:rFonts w:hint="eastAsia"/>
        </w:rPr>
        <w:t>i</w:t>
      </w:r>
      <w:r w:rsidRPr="000D69B3">
        <w:rPr>
          <w:rStyle w:val="aff2"/>
        </w:rPr>
        <w:t>ve</w:t>
      </w:r>
      <w:bookmarkEnd w:id="4206"/>
      <w:r>
        <w:rPr>
          <w:rFonts w:hint="eastAsia"/>
        </w:rPr>
        <w:t>为</w:t>
      </w:r>
      <w:r>
        <w:rPr>
          <w:rStyle w:val="aff1"/>
          <w:rFonts w:hint="eastAsia"/>
        </w:rPr>
        <w:t>True</w:t>
      </w:r>
      <w:r>
        <w:rPr>
          <w:rFonts w:hint="eastAsia"/>
        </w:rPr>
        <w:t>；否则令其为</w:t>
      </w:r>
      <w:r>
        <w:rPr>
          <w:rStyle w:val="aff1"/>
          <w:rFonts w:hint="eastAsia"/>
        </w:rPr>
        <w:t>False</w:t>
      </w:r>
      <w:r>
        <w:rPr>
          <w:rFonts w:hint="eastAsia"/>
        </w:rPr>
        <w:t>。其中，如果</w:t>
      </w:r>
      <w:r>
        <w:rPr>
          <w:rFonts w:hint="eastAsia"/>
        </w:rPr>
        <w:t>ATP</w:t>
      </w:r>
      <w:r>
        <w:rPr>
          <w:rFonts w:hint="eastAsia"/>
        </w:rPr>
        <w:t>在一个周期中收到多于一个信标时，仅处理最后一个信标，据此更新</w:t>
      </w:r>
      <w:r w:rsidRPr="005E5360">
        <w:rPr>
          <w:rStyle w:val="aff2"/>
          <w:rFonts w:hint="eastAsia"/>
        </w:rPr>
        <w:t>BeaconMessageReceive</w:t>
      </w:r>
      <w:r>
        <w:rPr>
          <w:rFonts w:hint="eastAsia"/>
        </w:rPr>
        <w:t>。</w:t>
      </w:r>
    </w:p>
    <w:p w:rsidRPr="001C521E" w:rsidR="000F3C47" w:rsidP="00C93484" w:rsidRDefault="000F3C47">
      <w:pPr>
        <w:pStyle w:val="Reqtify"/>
      </w:pPr>
      <w:r w:rsidRPr="001C521E">
        <w:rPr>
          <w:rFonts w:hint="eastAsia"/>
        </w:rPr>
        <w:t xml:space="preserve">In the main task of ATP, if the status of </w:t>
      </w:r>
      <w:hyperlink w:history="1" w:anchor="LockedBeaconMsgReady">
        <w:r w:rsidR="00047F0A">
          <w:rPr>
            <w:rStyle w:val="ac"/>
          </w:rPr>
          <w:t>LockedBeaconMsgReady</w:t>
        </w:r>
      </w:hyperlink>
      <w:r w:rsidRPr="001C521E">
        <w:rPr>
          <w:rFonts w:hint="eastAsia"/>
        </w:rPr>
        <w:t xml:space="preserve"> in the interrupt is </w:t>
      </w:r>
      <w:r w:rsidRPr="00354FC4">
        <w:rPr>
          <w:rStyle w:val="aff1"/>
          <w:rFonts w:hint="eastAsia"/>
        </w:rPr>
        <w:t>True</w:t>
      </w:r>
      <w:r w:rsidRPr="001C521E">
        <w:rPr>
          <w:rFonts w:hint="eastAsia"/>
        </w:rPr>
        <w:t>,</w:t>
      </w:r>
      <w:r>
        <w:rPr>
          <w:rFonts w:hint="eastAsia"/>
        </w:rPr>
        <w:t xml:space="preserve"> and </w:t>
      </w:r>
      <w:r w:rsidRPr="001C521E">
        <w:rPr>
          <w:rFonts w:hint="eastAsia"/>
        </w:rPr>
        <w:t xml:space="preserve">the </w:t>
      </w:r>
      <w:hyperlink w:history="1" w:anchor="BeaconChecksumFailure">
        <w:r w:rsidR="0096074C">
          <w:rPr>
            <w:rStyle w:val="ac"/>
          </w:rPr>
          <w:t>BeaconChecksumFailure</w:t>
        </w:r>
      </w:hyperlink>
      <w:r w:rsidRPr="001C521E">
        <w:rPr>
          <w:rFonts w:hint="eastAsia"/>
        </w:rPr>
        <w:t xml:space="preserve"> is </w:t>
      </w:r>
      <w:r w:rsidRPr="00354FC4">
        <w:rPr>
          <w:rStyle w:val="aff1"/>
          <w:rFonts w:hint="eastAsia"/>
        </w:rPr>
        <w:t>False</w:t>
      </w:r>
      <w:r w:rsidRPr="001C521E">
        <w:rPr>
          <w:rFonts w:hint="eastAsia"/>
        </w:rPr>
        <w:t xml:space="preserve">, </w:t>
      </w:r>
      <w:r>
        <w:rPr>
          <w:rFonts w:hint="eastAsia"/>
        </w:rPr>
        <w:t xml:space="preserve">ATP shall set </w:t>
      </w:r>
      <w:r w:rsidRPr="001C521E">
        <w:rPr>
          <w:rFonts w:hint="eastAsia"/>
        </w:rPr>
        <w:t xml:space="preserve">the </w:t>
      </w:r>
      <w:hyperlink w:history="1" w:anchor="BeaconMessageReceive">
        <w:r w:rsidR="00047F0A">
          <w:rPr>
            <w:rStyle w:val="ac"/>
            <w:noProof/>
          </w:rPr>
          <w:t>BeaconMessageReceive</w:t>
        </w:r>
      </w:hyperlink>
      <w:r w:rsidRPr="001C521E">
        <w:rPr>
          <w:rFonts w:hint="eastAsia"/>
        </w:rPr>
        <w:t xml:space="preserve"> as </w:t>
      </w:r>
      <w:r w:rsidRPr="00354FC4">
        <w:rPr>
          <w:rStyle w:val="aff1"/>
          <w:rFonts w:hint="eastAsia"/>
        </w:rPr>
        <w:t>True</w:t>
      </w:r>
      <w:r w:rsidRPr="001C521E">
        <w:rPr>
          <w:rFonts w:hint="eastAsia"/>
        </w:rPr>
        <w:t>;</w:t>
      </w:r>
      <w:r>
        <w:rPr>
          <w:rFonts w:hint="eastAsia"/>
        </w:rPr>
        <w:t xml:space="preserve"> and </w:t>
      </w:r>
      <w:r w:rsidRPr="001C521E">
        <w:t>vice versa</w:t>
      </w:r>
      <w:r w:rsidRPr="001C521E">
        <w:rPr>
          <w:rFonts w:hint="eastAsia"/>
        </w:rPr>
        <w:t xml:space="preserve">. If ATP </w:t>
      </w:r>
      <w:r w:rsidRPr="001C521E" w:rsidR="002F5731">
        <w:t>receives</w:t>
      </w:r>
      <w:r w:rsidRPr="001C521E">
        <w:rPr>
          <w:rFonts w:hint="eastAsia"/>
        </w:rPr>
        <w:t xml:space="preserve"> more than one </w:t>
      </w:r>
      <w:r w:rsidRPr="001C521E">
        <w:rPr>
          <w:rFonts w:hint="eastAsia"/>
        </w:rPr>
        <w:lastRenderedPageBreak/>
        <w:t>beacons in this cycle, it will deal with the last beacon</w:t>
      </w:r>
      <w:r>
        <w:rPr>
          <w:rFonts w:hint="eastAsia"/>
        </w:rPr>
        <w:t xml:space="preserve"> and </w:t>
      </w:r>
      <w:r w:rsidRPr="001C521E">
        <w:rPr>
          <w:rFonts w:hint="eastAsia"/>
        </w:rPr>
        <w:t xml:space="preserve">based on this data </w:t>
      </w:r>
      <w:r>
        <w:rPr>
          <w:rFonts w:hint="eastAsia"/>
        </w:rPr>
        <w:t xml:space="preserve">to </w:t>
      </w:r>
      <w:r w:rsidRPr="001C521E">
        <w:rPr>
          <w:rFonts w:hint="eastAsia"/>
        </w:rPr>
        <w:t xml:space="preserve">update the </w:t>
      </w:r>
      <w:hyperlink w:history="1" w:anchor="BeaconMessageReceive">
        <w:r w:rsidR="00047F0A">
          <w:rPr>
            <w:rStyle w:val="ac"/>
            <w:noProof/>
          </w:rPr>
          <w:t>BeaconMessageReceive</w:t>
        </w:r>
      </w:hyperlink>
      <w:r w:rsidRPr="001C521E">
        <w:rPr>
          <w:rFonts w:hint="eastAsia"/>
        </w:rPr>
        <w:t>.</w:t>
      </w:r>
    </w:p>
    <w:p w:rsidRPr="008A1414" w:rsidR="000F3C47" w:rsidP="000C0D62" w:rsidRDefault="000F3C47">
      <w:pPr>
        <w:pStyle w:val="ReqtifyAltQ"/>
      </w:pPr>
      <w:r w:rsidRPr="008A1414">
        <w:t>#Category=Functional</w:t>
      </w:r>
    </w:p>
    <w:p w:rsidRPr="008A1414" w:rsidR="000F3C47" w:rsidP="000C0D62" w:rsidRDefault="000F3C47">
      <w:pPr>
        <w:pStyle w:val="ReqtifyAltQ"/>
      </w:pPr>
      <w:r w:rsidRPr="008A1414">
        <w:t>#Contribution</w:t>
      </w:r>
      <w:r>
        <w:t>=SIL4</w:t>
      </w:r>
    </w:p>
    <w:p w:rsidR="009328EA" w:rsidP="000C0D62" w:rsidRDefault="000F3C47">
      <w:pPr>
        <w:pStyle w:val="ReqtifyAltQ"/>
        <w:rPr>
          <w:ins w:author="常鸣" w:date="2014-07-03T14:27:00Z" w:id="4207"/>
        </w:rPr>
      </w:pPr>
      <w:del w:author="常鸣" w:date="2014-07-03T14:27:00Z" w:id="4208">
        <w:r w:rsidRPr="008A1414" w:rsidDel="009328EA">
          <w:delText>#S</w:delText>
        </w:r>
      </w:del>
      <w:ins w:author="常鸣" w:date="2014-07-03T14:27:00Z" w:id="4209">
        <w:r w:rsidR="009328EA">
          <w:t>#Allocation=ATP Software</w:t>
        </w:r>
      </w:ins>
    </w:p>
    <w:p w:rsidRPr="008A1414" w:rsidR="000F3C47" w:rsidP="000C0D62" w:rsidRDefault="009328EA">
      <w:pPr>
        <w:pStyle w:val="ReqtifyAltQ"/>
      </w:pPr>
      <w:ins w:author="常鸣" w:date="2014-07-03T14:27:00Z" w:id="4210">
        <w:r>
          <w:t>#S</w:t>
        </w:r>
      </w:ins>
      <w:r w:rsidRPr="008A1414" w:rsidR="000F3C47">
        <w:t>ource=</w:t>
      </w:r>
      <w:r w:rsidR="000F3C47">
        <w:rPr>
          <w:rFonts w:hint="eastAsia"/>
        </w:rPr>
        <w:t>[iTC_CC-SyAD-0171],</w:t>
      </w:r>
      <w:r w:rsidRPr="00E40224" w:rsidR="000F3C47">
        <w:t xml:space="preserve"> [iTC_CC-SyAD-0164]</w:t>
      </w:r>
    </w:p>
    <w:p w:rsidRPr="008A1414" w:rsidR="000F3C47" w:rsidP="000C0D62" w:rsidRDefault="000F3C47">
      <w:pPr>
        <w:pStyle w:val="ReqtifyAltQ"/>
      </w:pPr>
      <w:r w:rsidRPr="008A1414">
        <w:t>[End]</w:t>
      </w:r>
    </w:p>
    <w:p w:rsidR="000F3C47" w:rsidP="000F3C47" w:rsidRDefault="000F3C47">
      <w:pPr>
        <w:pStyle w:val="ReqtifyAltR"/>
      </w:pPr>
    </w:p>
    <w:p w:rsidR="000F3C47" w:rsidP="000F3C47" w:rsidRDefault="000F3C47">
      <w:pPr>
        <w:pStyle w:val="ReqtifyAltR"/>
      </w:pPr>
    </w:p>
    <w:p w:rsidRPr="00634120" w:rsidR="000F3C47" w:rsidP="000F3C47" w:rsidRDefault="000F3C47">
      <w:pPr>
        <w:pStyle w:val="ReqtifyAltR"/>
      </w:pPr>
      <w:r>
        <w:t>[iTC_CC_ATP-SwRS-</w:t>
      </w:r>
      <w:r>
        <w:rPr>
          <w:rFonts w:hint="eastAsia"/>
        </w:rPr>
        <w:t>0118</w:t>
      </w:r>
      <w:r>
        <w:t>]</w:t>
      </w:r>
    </w:p>
    <w:p w:rsidR="000F3C47" w:rsidP="00C93484" w:rsidRDefault="00F42E76">
      <w:pPr>
        <w:pStyle w:val="Reqtify"/>
      </w:pPr>
      <w:bookmarkStart w:name="BeaconCount" w:id="4211"/>
      <w:r w:rsidRPr="008930D3">
        <w:rPr>
          <w:rStyle w:val="aff2"/>
        </w:rPr>
        <w:t>BeaconCount</w:t>
      </w:r>
      <w:bookmarkEnd w:id="4211"/>
      <w:r w:rsidR="000F3C47">
        <w:rPr>
          <w:rFonts w:hint="eastAsia"/>
        </w:rPr>
        <w:t>，</w:t>
      </w:r>
      <w:r w:rsidR="000F3C47">
        <w:rPr>
          <w:rFonts w:hint="eastAsia"/>
        </w:rPr>
        <w:t>ATP</w:t>
      </w:r>
      <w:r w:rsidR="000F3C47">
        <w:rPr>
          <w:rFonts w:hint="eastAsia"/>
        </w:rPr>
        <w:t>记录从上电开始，到当前周期共收到多少次</w:t>
      </w:r>
      <w:r w:rsidR="000F3C47">
        <w:rPr>
          <w:rFonts w:hint="eastAsia"/>
        </w:rPr>
        <w:t>Top-loc</w:t>
      </w:r>
      <w:r w:rsidR="000F3C47">
        <w:rPr>
          <w:rFonts w:hint="eastAsia"/>
        </w:rPr>
        <w:t>信号。</w:t>
      </w:r>
    </w:p>
    <w:p w:rsidRPr="00775C55" w:rsidR="000F3C47" w:rsidP="00C93484" w:rsidRDefault="00532AED">
      <w:pPr>
        <w:pStyle w:val="Reqtify"/>
      </w:pPr>
      <w:hyperlink w:history="1" w:anchor="BeaconCount">
        <w:r w:rsidR="00F42E76">
          <w:rPr>
            <w:rStyle w:val="ac"/>
            <w:noProof/>
          </w:rPr>
          <w:t>BeaconCount</w:t>
        </w:r>
      </w:hyperlink>
      <w:r w:rsidRPr="00775C55" w:rsidR="000F3C47">
        <w:t xml:space="preserve"> represents the </w:t>
      </w:r>
      <w:r w:rsidR="000F3C47">
        <w:rPr>
          <w:rFonts w:hint="eastAsia"/>
        </w:rPr>
        <w:t xml:space="preserve">accumulated </w:t>
      </w:r>
      <w:r w:rsidRPr="00775C55" w:rsidR="000F3C47">
        <w:t xml:space="preserve">number </w:t>
      </w:r>
      <w:r w:rsidR="000F3C47">
        <w:rPr>
          <w:rFonts w:hint="eastAsia"/>
        </w:rPr>
        <w:t>of</w:t>
      </w:r>
      <w:r w:rsidRPr="00775C55" w:rsidR="000F3C47">
        <w:t xml:space="preserve"> receiv</w:t>
      </w:r>
      <w:r w:rsidR="000F3C47">
        <w:rPr>
          <w:rFonts w:hint="eastAsia"/>
        </w:rPr>
        <w:t>ed</w:t>
      </w:r>
      <w:r w:rsidRPr="00775C55" w:rsidR="000F3C47">
        <w:t xml:space="preserve"> Top-loc signal</w:t>
      </w:r>
      <w:r w:rsidR="000F3C47">
        <w:rPr>
          <w:rFonts w:hint="eastAsia"/>
        </w:rPr>
        <w:t xml:space="preserve"> from power on to current cycle.</w:t>
      </w:r>
    </w:p>
    <w:p w:rsidR="000F3C47" w:rsidP="000431E0" w:rsidRDefault="000F3C47">
      <w:pPr>
        <w:pStyle w:val="af7"/>
      </w:pPr>
      <w:r>
        <w:rPr>
          <w:rFonts w:hint="eastAsia"/>
        </w:rPr>
        <w:t>if (Initialization)</w:t>
      </w:r>
    </w:p>
    <w:p w:rsidR="000F3C47" w:rsidP="000431E0" w:rsidRDefault="000F3C47">
      <w:pPr>
        <w:pStyle w:val="af7"/>
      </w:pPr>
      <w:r>
        <w:rPr>
          <w:rFonts w:hint="eastAsia"/>
        </w:rPr>
        <w:t xml:space="preserve">    </w:t>
      </w:r>
      <w:hyperlink w:history="1" w:anchor="BeaconCount">
        <w:r w:rsidR="00F42E76">
          <w:rPr>
            <w:rStyle w:val="ac"/>
          </w:rPr>
          <w:t>BeaconCount</w:t>
        </w:r>
      </w:hyperlink>
      <w:r>
        <w:rPr>
          <w:rFonts w:hint="eastAsia"/>
        </w:rPr>
        <w:t xml:space="preserve"> = 0</w:t>
      </w:r>
    </w:p>
    <w:p w:rsidR="000F3C47" w:rsidP="000431E0" w:rsidRDefault="000F3C47">
      <w:pPr>
        <w:pStyle w:val="af7"/>
      </w:pPr>
      <w:r>
        <w:rPr>
          <w:rFonts w:hint="eastAsia"/>
        </w:rPr>
        <w:t>else:</w:t>
      </w:r>
    </w:p>
    <w:p w:rsidR="000F3C47" w:rsidP="000431E0" w:rsidRDefault="000F3C47">
      <w:pPr>
        <w:pStyle w:val="af7"/>
      </w:pPr>
      <w:r>
        <w:rPr>
          <w:rFonts w:hint="eastAsia"/>
        </w:rPr>
        <w:t xml:space="preserve">     </w:t>
      </w:r>
      <w:hyperlink w:history="1" w:anchor="BeaconCount">
        <w:r w:rsidR="00F42E76">
          <w:rPr>
            <w:rStyle w:val="ac"/>
          </w:rPr>
          <w:t>BeaconCount</w:t>
        </w:r>
      </w:hyperlink>
      <w:r>
        <w:rPr>
          <w:rFonts w:hint="eastAsia"/>
        </w:rPr>
        <w:t xml:space="preserve"> = </w:t>
      </w:r>
      <w:hyperlink w:history="1" w:anchor="LockedTopLocCounter">
        <w:r w:rsidR="00047F0A">
          <w:rPr>
            <w:rStyle w:val="ac"/>
          </w:rPr>
          <w:t>LockedTopLocCounter</w:t>
        </w:r>
      </w:hyperlink>
      <w:r>
        <w:rPr>
          <w:rFonts w:hint="eastAsia"/>
        </w:rPr>
        <w:t>(k)</w:t>
      </w:r>
      <w:r w:rsidR="00ED6CE3">
        <w:rPr>
          <w:rFonts w:hint="eastAsia"/>
        </w:rPr>
        <w:t xml:space="preserve"> + </w:t>
      </w:r>
      <w:hyperlink w:history="1" w:anchor="BeaconCount">
        <w:r w:rsidR="00ED6CE3">
          <w:rPr>
            <w:rStyle w:val="ac"/>
          </w:rPr>
          <w:t>BeaconCount</w:t>
        </w:r>
      </w:hyperlink>
      <w:r w:rsidR="00ED6CE3">
        <w:rPr>
          <w:rFonts w:hint="eastAsia"/>
        </w:rPr>
        <w:t>(k-1)</w:t>
      </w:r>
    </w:p>
    <w:p w:rsidRPr="008A1414" w:rsidR="000F3C47" w:rsidP="000C0D62" w:rsidRDefault="000F3C47">
      <w:pPr>
        <w:pStyle w:val="ReqtifyAltQ"/>
      </w:pPr>
      <w:r w:rsidRPr="008A1414">
        <w:t>#Category=Functional</w:t>
      </w:r>
    </w:p>
    <w:p w:rsidRPr="008A1414" w:rsidR="000F3C47" w:rsidP="000C0D62" w:rsidRDefault="000F3C47">
      <w:pPr>
        <w:pStyle w:val="ReqtifyAltQ"/>
      </w:pPr>
      <w:r w:rsidRPr="008A1414">
        <w:t>#Contribution</w:t>
      </w:r>
      <w:r>
        <w:t>=SIL</w:t>
      </w:r>
      <w:r w:rsidR="00510F04">
        <w:rPr>
          <w:rFonts w:hint="eastAsia"/>
        </w:rPr>
        <w:t>0</w:t>
      </w:r>
    </w:p>
    <w:p w:rsidR="009328EA" w:rsidP="000C0D62" w:rsidRDefault="000F3C47">
      <w:pPr>
        <w:pStyle w:val="ReqtifyAltQ"/>
        <w:rPr>
          <w:ins w:author="常鸣" w:date="2014-07-03T14:27:00Z" w:id="4212"/>
        </w:rPr>
      </w:pPr>
      <w:del w:author="常鸣" w:date="2014-07-03T14:27:00Z" w:id="4213">
        <w:r w:rsidRPr="008A1414" w:rsidDel="009328EA">
          <w:delText>#S</w:delText>
        </w:r>
      </w:del>
      <w:ins w:author="常鸣" w:date="2014-07-03T14:27:00Z" w:id="4214">
        <w:r w:rsidR="009328EA">
          <w:t>#Allocation=ATP Software</w:t>
        </w:r>
      </w:ins>
    </w:p>
    <w:p w:rsidRPr="008A1414" w:rsidR="000F3C47" w:rsidP="000C0D62" w:rsidRDefault="009328EA">
      <w:pPr>
        <w:pStyle w:val="ReqtifyAltQ"/>
      </w:pPr>
      <w:ins w:author="常鸣" w:date="2014-07-03T14:27:00Z" w:id="4215">
        <w:r>
          <w:t>#S</w:t>
        </w:r>
      </w:ins>
      <w:r w:rsidRPr="008A1414" w:rsidR="000F3C47">
        <w:t>ource=</w:t>
      </w:r>
      <w:r w:rsidRPr="006E3B52" w:rsidR="00510F04">
        <w:t>[</w:t>
      </w:r>
      <w:r w:rsidR="00510F04">
        <w:t>iTC_CC-Sy</w:t>
      </w:r>
      <w:r w:rsidR="00510F04">
        <w:rPr>
          <w:rFonts w:hint="eastAsia"/>
        </w:rPr>
        <w:t>AD</w:t>
      </w:r>
      <w:r w:rsidRPr="006E3B52" w:rsidR="00510F04">
        <w:t>-</w:t>
      </w:r>
      <w:r w:rsidR="00510F04">
        <w:rPr>
          <w:rFonts w:hint="eastAsia"/>
        </w:rPr>
        <w:t>0408</w:t>
      </w:r>
      <w:r w:rsidRPr="006E3B52" w:rsidR="00510F04">
        <w:t>]</w:t>
      </w:r>
    </w:p>
    <w:p w:rsidRPr="008A1414" w:rsidR="000F3C47" w:rsidP="000C0D62" w:rsidRDefault="000F3C47">
      <w:pPr>
        <w:pStyle w:val="ReqtifyAltQ"/>
      </w:pPr>
      <w:r w:rsidRPr="008A1414">
        <w:t>[End]</w:t>
      </w:r>
    </w:p>
    <w:p w:rsidR="000F3C47" w:rsidP="000F3C47" w:rsidRDefault="000F3C47">
      <w:pPr>
        <w:pStyle w:val="ReqtifyAltR"/>
      </w:pPr>
    </w:p>
    <w:p w:rsidR="000F3C47" w:rsidP="000F3C47" w:rsidRDefault="000F3C47">
      <w:pPr>
        <w:pStyle w:val="ReqtifyAltR"/>
      </w:pPr>
    </w:p>
    <w:p w:rsidR="000F3C47" w:rsidP="000F3C47" w:rsidRDefault="000F3C47">
      <w:pPr>
        <w:pStyle w:val="ReqtifyAltR"/>
      </w:pPr>
      <w:r>
        <w:t>[iTC_CC_ATP-SwRS-</w:t>
      </w:r>
      <w:r>
        <w:rPr>
          <w:rFonts w:hint="eastAsia"/>
        </w:rPr>
        <w:t>0119</w:t>
      </w:r>
      <w:r>
        <w:t>]</w:t>
      </w:r>
    </w:p>
    <w:p w:rsidR="000F3C47" w:rsidP="00C93484" w:rsidRDefault="000F3C47">
      <w:pPr>
        <w:pStyle w:val="Reqtify"/>
      </w:pPr>
      <w:r>
        <w:rPr>
          <w:rFonts w:hint="eastAsia"/>
        </w:rPr>
        <w:t>如果本周期</w:t>
      </w:r>
      <w:hyperlink w:history="1" w:anchor="BeaconMessageReceive">
        <w:r w:rsidR="008930D3">
          <w:rPr>
            <w:rStyle w:val="ac"/>
          </w:rPr>
          <w:t>BeaconMessageReceive</w:t>
        </w:r>
      </w:hyperlink>
      <w:r>
        <w:rPr>
          <w:rFonts w:hint="eastAsia"/>
        </w:rPr>
        <w:t>为</w:t>
      </w:r>
      <w:r>
        <w:rPr>
          <w:rStyle w:val="aff1"/>
          <w:rFonts w:hint="eastAsia"/>
        </w:rPr>
        <w:t>True</w:t>
      </w:r>
      <w:r>
        <w:rPr>
          <w:rFonts w:hint="eastAsia"/>
        </w:rPr>
        <w:t>，则解析锁存的</w:t>
      </w:r>
      <w:hyperlink w:history="1" w:anchor="LockedBeaconMsgByte">
        <w:r w:rsidR="008930D3">
          <w:rPr>
            <w:rStyle w:val="ac"/>
          </w:rPr>
          <w:t>LockedBeaconMsgByte</w:t>
        </w:r>
      </w:hyperlink>
      <w:r>
        <w:rPr>
          <w:rFonts w:hint="eastAsia"/>
        </w:rPr>
        <w:t>数组，生成</w:t>
      </w:r>
      <w:bookmarkStart w:name="BeaconMessage" w:id="4216"/>
      <w:r w:rsidRPr="000D69B3">
        <w:rPr>
          <w:rStyle w:val="aff2"/>
        </w:rPr>
        <w:t>Beacon</w:t>
      </w:r>
      <w:r w:rsidRPr="000D69B3">
        <w:rPr>
          <w:rStyle w:val="aff2"/>
          <w:rFonts w:hint="eastAsia"/>
        </w:rPr>
        <w:t>M</w:t>
      </w:r>
      <w:r w:rsidRPr="000D69B3">
        <w:rPr>
          <w:rStyle w:val="aff2"/>
        </w:rPr>
        <w:t>essage</w:t>
      </w:r>
      <w:bookmarkEnd w:id="4216"/>
      <w:r w:rsidRPr="0037415D">
        <w:rPr>
          <w:rFonts w:hint="eastAsia"/>
        </w:rPr>
        <w:t>信息，</w:t>
      </w:r>
      <w:r>
        <w:rPr>
          <w:rFonts w:hint="eastAsia"/>
        </w:rPr>
        <w:t>其结构为</w:t>
      </w:r>
      <w:r>
        <w:fldChar w:fldCharType="begin"/>
      </w:r>
      <w:r>
        <w:instrText xml:space="preserve"> </w:instrText>
      </w:r>
      <w:r>
        <w:rPr>
          <w:rFonts w:hint="eastAsia"/>
        </w:rPr>
        <w:instrText>REF ST_BEACON_MSG \h</w:instrText>
      </w:r>
      <w:r>
        <w:instrText xml:space="preserve"> </w:instrText>
      </w:r>
      <w:r>
        <w:fldChar w:fldCharType="separate"/>
      </w:r>
      <w:r w:rsidRPr="00D14BCA" w:rsidR="00DE178B">
        <w:rPr>
          <w:rStyle w:val="DATATYPE"/>
        </w:rPr>
        <w:t>ST_</w:t>
      </w:r>
      <w:r w:rsidR="00DE178B">
        <w:rPr>
          <w:rStyle w:val="DATATYPE"/>
          <w:rFonts w:hint="eastAsia"/>
        </w:rPr>
        <w:t>BEACON_MSG</w:t>
      </w:r>
      <w:r>
        <w:fldChar w:fldCharType="end"/>
      </w:r>
      <w:r>
        <w:rPr>
          <w:rFonts w:hint="eastAsia"/>
        </w:rPr>
        <w:t>：</w:t>
      </w:r>
    </w:p>
    <w:p w:rsidRPr="00D66ECA" w:rsidR="000F3C47" w:rsidP="00C93484" w:rsidRDefault="000F3C47">
      <w:pPr>
        <w:pStyle w:val="Reqtify"/>
      </w:pPr>
      <w:r w:rsidRPr="001C521E">
        <w:rPr>
          <w:rFonts w:hint="eastAsia"/>
        </w:rPr>
        <w:t xml:space="preserve">If the </w:t>
      </w:r>
      <w:hyperlink w:history="1" w:anchor="BeaconMessageReceive">
        <w:r w:rsidR="00047F0A">
          <w:rPr>
            <w:rStyle w:val="ac"/>
          </w:rPr>
          <w:t>BeaconMessageReceive</w:t>
        </w:r>
      </w:hyperlink>
      <w:r w:rsidRPr="001C521E">
        <w:rPr>
          <w:rFonts w:hint="eastAsia"/>
        </w:rPr>
        <w:t xml:space="preserve"> is </w:t>
      </w:r>
      <w:r w:rsidRPr="00354FC4">
        <w:rPr>
          <w:rStyle w:val="aff1"/>
          <w:rFonts w:hint="eastAsia"/>
        </w:rPr>
        <w:t>True</w:t>
      </w:r>
      <w:r w:rsidRPr="001C521E">
        <w:rPr>
          <w:rFonts w:hint="eastAsia"/>
        </w:rPr>
        <w:t xml:space="preserve">, ATP shall </w:t>
      </w:r>
      <w:r>
        <w:rPr>
          <w:rFonts w:hint="eastAsia"/>
        </w:rPr>
        <w:t>parse</w:t>
      </w:r>
      <w:r w:rsidRPr="001C521E">
        <w:rPr>
          <w:rFonts w:hint="eastAsia"/>
        </w:rPr>
        <w:t xml:space="preserve"> the value of </w:t>
      </w:r>
      <w:hyperlink w:history="1" w:anchor="LockedBeaconMsgByte">
        <w:r w:rsidR="0096074C">
          <w:rPr>
            <w:rStyle w:val="ac"/>
          </w:rPr>
          <w:t>LockedBeaconMsgByte</w:t>
        </w:r>
      </w:hyperlink>
      <w:r w:rsidR="008930D3">
        <w:rPr>
          <w:rFonts w:hint="eastAsia"/>
        </w:rPr>
        <w:t xml:space="preserve"> </w:t>
      </w:r>
      <w:r>
        <w:rPr>
          <w:rFonts w:hint="eastAsia"/>
        </w:rPr>
        <w:t xml:space="preserve">and </w:t>
      </w:r>
      <w:r w:rsidRPr="001C521E">
        <w:rPr>
          <w:rFonts w:hint="eastAsia"/>
        </w:rPr>
        <w:t xml:space="preserve">generate </w:t>
      </w:r>
      <w:r w:rsidRPr="001C521E">
        <w:rPr>
          <w:rStyle w:val="aff2"/>
        </w:rPr>
        <w:t>BeaconMessage</w:t>
      </w:r>
      <w:r w:rsidRPr="001C521E">
        <w:t xml:space="preserve"> </w:t>
      </w:r>
      <w:r>
        <w:rPr>
          <w:rFonts w:hint="eastAsia"/>
        </w:rPr>
        <w:t xml:space="preserve">with </w:t>
      </w:r>
      <w:r w:rsidRPr="001C521E">
        <w:rPr>
          <w:rFonts w:hint="eastAsia"/>
        </w:rPr>
        <w:t xml:space="preserve">structure as </w:t>
      </w:r>
      <w:r>
        <w:fldChar w:fldCharType="begin"/>
      </w:r>
      <w:r>
        <w:instrText xml:space="preserve"> </w:instrText>
      </w:r>
      <w:r>
        <w:rPr>
          <w:rFonts w:hint="eastAsia"/>
        </w:rPr>
        <w:instrText>REF ST_BEACON_MSG \h</w:instrText>
      </w:r>
      <w:r>
        <w:instrText xml:space="preserve"> </w:instrText>
      </w:r>
      <w:r>
        <w:fldChar w:fldCharType="separate"/>
      </w:r>
      <w:r w:rsidRPr="00D14BCA" w:rsidR="00DE178B">
        <w:rPr>
          <w:rStyle w:val="DATATYPE"/>
        </w:rPr>
        <w:t>ST_</w:t>
      </w:r>
      <w:r w:rsidR="00DE178B">
        <w:rPr>
          <w:rStyle w:val="DATATYPE"/>
          <w:rFonts w:hint="eastAsia"/>
        </w:rPr>
        <w:t>BEACON_MSG</w:t>
      </w:r>
      <w:r>
        <w:fldChar w:fldCharType="end"/>
      </w:r>
      <w:r w:rsidRPr="001C521E">
        <w:rPr>
          <w:rFonts w:hint="eastAsia"/>
        </w:rPr>
        <w:t>:</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40"/>
        <w:gridCol w:w="3460"/>
        <w:gridCol w:w="1608"/>
        <w:gridCol w:w="3978"/>
      </w:tblGrid>
      <w:tr w:rsidRPr="00785CC7" w:rsidR="000F3C47" w:rsidTr="00B94849">
        <w:tc>
          <w:tcPr>
            <w:tcW w:w="1992" w:type="pct"/>
            <w:gridSpan w:val="2"/>
            <w:tcBorders>
              <w:top w:val="single" w:color="000000" w:sz="12" w:space="0"/>
              <w:bottom w:val="single" w:color="000000" w:sz="4" w:space="0"/>
            </w:tcBorders>
            <w:shd w:val="clear" w:color="auto" w:fill="E0E0E0"/>
          </w:tcPr>
          <w:p w:rsidR="000F3C47" w:rsidP="00FA0FBB" w:rsidRDefault="000F3C47">
            <w:pPr>
              <w:pStyle w:val="af6"/>
            </w:pPr>
            <w:r>
              <w:rPr>
                <w:rFonts w:hint="eastAsia"/>
              </w:rPr>
              <w:t>Identification</w:t>
            </w:r>
          </w:p>
        </w:tc>
        <w:tc>
          <w:tcPr>
            <w:tcW w:w="866" w:type="pct"/>
            <w:tcBorders>
              <w:top w:val="single" w:color="000000" w:sz="12" w:space="0"/>
              <w:bottom w:val="single" w:color="000000" w:sz="4" w:space="0"/>
            </w:tcBorders>
            <w:shd w:val="clear" w:color="auto" w:fill="E0E0E0"/>
          </w:tcPr>
          <w:p w:rsidR="000F3C47" w:rsidP="00FA0FBB" w:rsidRDefault="000F3C47">
            <w:pPr>
              <w:pStyle w:val="af6"/>
            </w:pPr>
            <w:r w:rsidRPr="00C65F6B">
              <w:t>Logical Type</w:t>
            </w:r>
          </w:p>
        </w:tc>
        <w:tc>
          <w:tcPr>
            <w:tcW w:w="2142" w:type="pct"/>
            <w:tcBorders>
              <w:top w:val="single" w:color="000000" w:sz="12" w:space="0"/>
              <w:bottom w:val="single" w:color="000000" w:sz="4" w:space="0"/>
            </w:tcBorders>
            <w:shd w:val="clear" w:color="auto" w:fill="E0E0E0"/>
          </w:tcPr>
          <w:p w:rsidR="000F3C47" w:rsidP="00FA0FBB" w:rsidRDefault="000F3C47">
            <w:pPr>
              <w:pStyle w:val="af6"/>
            </w:pPr>
            <w:r>
              <w:rPr>
                <w:rFonts w:hint="eastAsia"/>
              </w:rPr>
              <w:t>Description</w:t>
            </w:r>
          </w:p>
        </w:tc>
      </w:tr>
      <w:tr w:rsidR="000F3C47" w:rsidTr="00B94849">
        <w:tc>
          <w:tcPr>
            <w:tcW w:w="1992" w:type="pct"/>
            <w:gridSpan w:val="2"/>
            <w:tcBorders>
              <w:top w:val="single" w:color="000000" w:sz="4" w:space="0"/>
            </w:tcBorders>
          </w:tcPr>
          <w:p w:rsidR="000F3C47" w:rsidP="00591D6B" w:rsidRDefault="000F3C47">
            <w:pPr>
              <w:pStyle w:val="AltB0"/>
              <w:rPr>
                <w:rStyle w:val="DATATYPE"/>
              </w:rPr>
            </w:pPr>
            <w:bookmarkStart w:name="ST_BEACON_MSG" w:id="4217"/>
            <w:r w:rsidRPr="00D14BCA">
              <w:rPr>
                <w:rStyle w:val="DATATYPE"/>
              </w:rPr>
              <w:t>ST_</w:t>
            </w:r>
            <w:r>
              <w:rPr>
                <w:rStyle w:val="DATATYPE"/>
                <w:rFonts w:hint="eastAsia"/>
              </w:rPr>
              <w:t>BEACON_MSG</w:t>
            </w:r>
            <w:bookmarkEnd w:id="4217"/>
          </w:p>
        </w:tc>
        <w:tc>
          <w:tcPr>
            <w:tcW w:w="866" w:type="pct"/>
            <w:tcBorders>
              <w:top w:val="single" w:color="000000" w:sz="4" w:space="0"/>
            </w:tcBorders>
            <w:shd w:val="clear" w:color="auto" w:fill="auto"/>
          </w:tcPr>
          <w:p w:rsidR="000F3C47" w:rsidP="00591D6B" w:rsidRDefault="000F3C47">
            <w:pPr>
              <w:pStyle w:val="AltB0"/>
            </w:pPr>
          </w:p>
        </w:tc>
        <w:tc>
          <w:tcPr>
            <w:tcW w:w="2142" w:type="pct"/>
            <w:tcBorders>
              <w:top w:val="single" w:color="000000" w:sz="4" w:space="0"/>
            </w:tcBorders>
            <w:shd w:val="clear" w:color="auto" w:fill="auto"/>
          </w:tcPr>
          <w:p w:rsidR="000F3C47" w:rsidP="00591D6B" w:rsidRDefault="000F3C47">
            <w:pPr>
              <w:pStyle w:val="AltB0"/>
            </w:pPr>
          </w:p>
        </w:tc>
      </w:tr>
      <w:tr w:rsidR="000F3C47" w:rsidTr="00B94849">
        <w:tc>
          <w:tcPr>
            <w:tcW w:w="129" w:type="pct"/>
          </w:tcPr>
          <w:p w:rsidRPr="00D66ECA" w:rsidR="000F3C47" w:rsidP="00591D6B" w:rsidRDefault="000F3C47">
            <w:pPr>
              <w:pStyle w:val="AltB0"/>
            </w:pPr>
          </w:p>
        </w:tc>
        <w:tc>
          <w:tcPr>
            <w:tcW w:w="1863" w:type="pct"/>
            <w:shd w:val="clear" w:color="auto" w:fill="auto"/>
          </w:tcPr>
          <w:p w:rsidRPr="00D66ECA" w:rsidR="000F3C47" w:rsidP="00591D6B" w:rsidRDefault="000F3C47">
            <w:pPr>
              <w:pStyle w:val="AltB0"/>
            </w:pPr>
            <w:r w:rsidRPr="00D66ECA">
              <w:rPr>
                <w:rFonts w:hint="eastAsia"/>
              </w:rPr>
              <w:t>ID</w:t>
            </w:r>
          </w:p>
        </w:tc>
        <w:tc>
          <w:tcPr>
            <w:tcW w:w="866" w:type="pct"/>
            <w:shd w:val="clear" w:color="auto" w:fill="auto"/>
          </w:tcPr>
          <w:p w:rsidRPr="00441701" w:rsidR="000F3C47" w:rsidP="00591D6B" w:rsidRDefault="000F3C47">
            <w:pPr>
              <w:pStyle w:val="AltB0"/>
            </w:pPr>
            <w:r>
              <w:fldChar w:fldCharType="begin"/>
            </w:r>
            <w:r>
              <w:instrText xml:space="preserve"> </w:instrText>
            </w:r>
            <w:r>
              <w:rPr>
                <w:rFonts w:hint="eastAsia"/>
              </w:rPr>
              <w:instrText>REF NUMERIC_32 \h</w:instrText>
            </w:r>
            <w:r>
              <w:instrText xml:space="preserve"> </w:instrText>
            </w:r>
            <w:r w:rsidR="008930D3">
              <w:instrText xml:space="preserve"> \* MERGEFORMAT </w:instrText>
            </w:r>
            <w:r>
              <w:fldChar w:fldCharType="separate"/>
            </w:r>
            <w:r w:rsidRPr="00190111" w:rsidR="00DE178B">
              <w:rPr>
                <w:rStyle w:val="DATATYPE"/>
              </w:rPr>
              <w:t>NUMERIC_32</w:t>
            </w:r>
            <w:r>
              <w:fldChar w:fldCharType="end"/>
            </w:r>
          </w:p>
        </w:tc>
        <w:tc>
          <w:tcPr>
            <w:tcW w:w="2142" w:type="pct"/>
            <w:shd w:val="clear" w:color="auto" w:fill="auto"/>
          </w:tcPr>
          <w:p w:rsidR="000F3C47" w:rsidP="00591D6B" w:rsidRDefault="000F3C47">
            <w:pPr>
              <w:pStyle w:val="AltB0"/>
            </w:pPr>
            <w:r>
              <w:rPr>
                <w:rFonts w:hint="eastAsia"/>
              </w:rPr>
              <w:t>信标标识</w:t>
            </w:r>
          </w:p>
        </w:tc>
      </w:tr>
      <w:tr w:rsidR="000F3C47" w:rsidTr="00B94849">
        <w:tc>
          <w:tcPr>
            <w:tcW w:w="129" w:type="pct"/>
          </w:tcPr>
          <w:p w:rsidR="000F3C47" w:rsidP="00591D6B" w:rsidRDefault="000F3C47">
            <w:pPr>
              <w:pStyle w:val="AltB0"/>
            </w:pPr>
          </w:p>
        </w:tc>
        <w:tc>
          <w:tcPr>
            <w:tcW w:w="1863" w:type="pct"/>
            <w:shd w:val="clear" w:color="auto" w:fill="auto"/>
          </w:tcPr>
          <w:p w:rsidRPr="008930D3" w:rsidR="000F3C47" w:rsidP="00591D6B" w:rsidRDefault="000F3C47">
            <w:pPr>
              <w:pStyle w:val="AltB0"/>
              <w:rPr>
                <w:i/>
              </w:rPr>
            </w:pPr>
            <w:r w:rsidRPr="00615903">
              <w:rPr>
                <w:rFonts w:hint="eastAsia"/>
              </w:rPr>
              <w:t>Variants[</w:t>
            </w:r>
            <w:r w:rsidRPr="008930D3">
              <w:rPr>
                <w:rStyle w:val="aff1"/>
              </w:rPr>
              <w:t>MAX_BM_VARIANT_NB</w:t>
            </w:r>
            <w:r w:rsidRPr="00615903">
              <w:rPr>
                <w:rFonts w:hint="eastAsia"/>
              </w:rPr>
              <w:t>]</w:t>
            </w:r>
          </w:p>
        </w:tc>
        <w:tc>
          <w:tcPr>
            <w:tcW w:w="866" w:type="pct"/>
            <w:shd w:val="clear" w:color="auto" w:fill="auto"/>
          </w:tcPr>
          <w:p w:rsidR="000F3C47" w:rsidP="00591D6B" w:rsidRDefault="000F3C47">
            <w:pPr>
              <w:pStyle w:val="AltB0"/>
            </w:pPr>
            <w:r>
              <w:fldChar w:fldCharType="begin"/>
            </w:r>
            <w:r>
              <w:instrText xml:space="preserve"> REF BOOLEAN \h </w:instrText>
            </w:r>
            <w:r w:rsidR="008930D3">
              <w:instrText xml:space="preserve"> \* MERGEFORMAT </w:instrText>
            </w:r>
            <w:r>
              <w:fldChar w:fldCharType="separate"/>
            </w:r>
            <w:r w:rsidRPr="00190111" w:rsidR="00DE178B">
              <w:rPr>
                <w:rStyle w:val="DATATYPE"/>
              </w:rPr>
              <w:t>BOOLEAN</w:t>
            </w:r>
            <w:r>
              <w:fldChar w:fldCharType="end"/>
            </w:r>
          </w:p>
        </w:tc>
        <w:tc>
          <w:tcPr>
            <w:tcW w:w="2142" w:type="pct"/>
            <w:shd w:val="clear" w:color="auto" w:fill="auto"/>
          </w:tcPr>
          <w:p w:rsidR="000F3C47" w:rsidP="00591D6B" w:rsidRDefault="000F3C47">
            <w:pPr>
              <w:pStyle w:val="AltB0"/>
            </w:pPr>
            <w:r>
              <w:rPr>
                <w:rFonts w:hint="eastAsia"/>
              </w:rPr>
              <w:t>变量状态</w:t>
            </w:r>
          </w:p>
        </w:tc>
      </w:tr>
      <w:tr w:rsidR="000F3C47" w:rsidTr="00B94849">
        <w:tc>
          <w:tcPr>
            <w:tcW w:w="129" w:type="pct"/>
          </w:tcPr>
          <w:p w:rsidR="000F3C47" w:rsidP="00591D6B" w:rsidRDefault="000F3C47">
            <w:pPr>
              <w:pStyle w:val="AltB0"/>
            </w:pPr>
          </w:p>
        </w:tc>
        <w:tc>
          <w:tcPr>
            <w:tcW w:w="1863" w:type="pct"/>
            <w:shd w:val="clear" w:color="auto" w:fill="auto"/>
          </w:tcPr>
          <w:p w:rsidRPr="00D66ECA" w:rsidR="000F3C47" w:rsidP="00591D6B" w:rsidRDefault="00501C21">
            <w:pPr>
              <w:pStyle w:val="AltB0"/>
            </w:pPr>
            <w:bookmarkStart w:name="DefaultMessage" w:id="4218"/>
            <w:r w:rsidRPr="00D66ECA">
              <w:t>DefaultMessage</w:t>
            </w:r>
            <w:bookmarkEnd w:id="4218"/>
          </w:p>
        </w:tc>
        <w:tc>
          <w:tcPr>
            <w:tcW w:w="866" w:type="pct"/>
            <w:shd w:val="clear" w:color="auto" w:fill="auto"/>
          </w:tcPr>
          <w:p w:rsidR="000F3C47" w:rsidP="00591D6B" w:rsidRDefault="000F3C47">
            <w:pPr>
              <w:pStyle w:val="AltB0"/>
            </w:pPr>
            <w:r>
              <w:fldChar w:fldCharType="begin"/>
            </w:r>
            <w:r>
              <w:instrText xml:space="preserve"> REF BOOLEAN \h </w:instrText>
            </w:r>
            <w:r w:rsidR="008930D3">
              <w:instrText xml:space="preserve"> \* MERGEFORMAT </w:instrText>
            </w:r>
            <w:r>
              <w:fldChar w:fldCharType="separate"/>
            </w:r>
            <w:r w:rsidRPr="00190111" w:rsidR="00DE178B">
              <w:rPr>
                <w:rStyle w:val="DATATYPE"/>
              </w:rPr>
              <w:t>BOOLEAN</w:t>
            </w:r>
            <w:r>
              <w:fldChar w:fldCharType="end"/>
            </w:r>
          </w:p>
        </w:tc>
        <w:tc>
          <w:tcPr>
            <w:tcW w:w="2142" w:type="pct"/>
            <w:shd w:val="clear" w:color="auto" w:fill="auto"/>
          </w:tcPr>
          <w:p w:rsidR="000F3C47" w:rsidP="00591D6B" w:rsidRDefault="000F3C47">
            <w:pPr>
              <w:pStyle w:val="AltB0"/>
            </w:pPr>
            <w:r>
              <w:rPr>
                <w:rFonts w:hint="eastAsia"/>
              </w:rPr>
              <w:t>是否默认消息</w:t>
            </w:r>
          </w:p>
        </w:tc>
      </w:tr>
      <w:tr w:rsidR="000F3C47" w:rsidTr="00B94849">
        <w:tc>
          <w:tcPr>
            <w:tcW w:w="129" w:type="pct"/>
          </w:tcPr>
          <w:p w:rsidR="000F3C47" w:rsidP="00591D6B" w:rsidRDefault="000F3C47">
            <w:pPr>
              <w:pStyle w:val="AltB0"/>
            </w:pPr>
          </w:p>
        </w:tc>
        <w:tc>
          <w:tcPr>
            <w:tcW w:w="1863" w:type="pct"/>
            <w:shd w:val="clear" w:color="auto" w:fill="auto"/>
          </w:tcPr>
          <w:p w:rsidRPr="00D66ECA" w:rsidR="000F3C47" w:rsidP="00591D6B" w:rsidRDefault="00501C21">
            <w:pPr>
              <w:pStyle w:val="AltB0"/>
            </w:pPr>
            <w:bookmarkStart w:name="BlockModeVariantAvailable" w:id="4219"/>
            <w:r w:rsidRPr="00D66ECA">
              <w:t>BlockModeVariantAvailable</w:t>
            </w:r>
            <w:bookmarkEnd w:id="4219"/>
          </w:p>
        </w:tc>
        <w:tc>
          <w:tcPr>
            <w:tcW w:w="866" w:type="pct"/>
            <w:shd w:val="clear" w:color="auto" w:fill="auto"/>
          </w:tcPr>
          <w:p w:rsidR="000F3C47" w:rsidP="00591D6B" w:rsidRDefault="000F3C47">
            <w:pPr>
              <w:pStyle w:val="AltB0"/>
            </w:pPr>
            <w:r>
              <w:fldChar w:fldCharType="begin"/>
            </w:r>
            <w:r>
              <w:instrText xml:space="preserve"> REF BOOLEAN \h </w:instrText>
            </w:r>
            <w:r w:rsidR="008930D3">
              <w:instrText xml:space="preserve"> \* MERGEFORMAT </w:instrText>
            </w:r>
            <w:r>
              <w:fldChar w:fldCharType="separate"/>
            </w:r>
            <w:r w:rsidRPr="00190111" w:rsidR="00DE178B">
              <w:rPr>
                <w:rStyle w:val="DATATYPE"/>
              </w:rPr>
              <w:t>BOOLEAN</w:t>
            </w:r>
            <w:r>
              <w:fldChar w:fldCharType="end"/>
            </w:r>
          </w:p>
        </w:tc>
        <w:tc>
          <w:tcPr>
            <w:tcW w:w="2142" w:type="pct"/>
            <w:shd w:val="clear" w:color="auto" w:fill="auto"/>
          </w:tcPr>
          <w:p w:rsidR="000F3C47" w:rsidP="00591D6B" w:rsidRDefault="000F3C47">
            <w:pPr>
              <w:pStyle w:val="AltB0"/>
            </w:pPr>
            <w:r>
              <w:rPr>
                <w:rFonts w:hint="eastAsia"/>
              </w:rPr>
              <w:t>所带变量是否有效</w:t>
            </w:r>
          </w:p>
        </w:tc>
      </w:tr>
    </w:tbl>
    <w:p w:rsidRPr="008A1414" w:rsidR="000F3C47" w:rsidP="000C0D62" w:rsidRDefault="000F3C47">
      <w:pPr>
        <w:pStyle w:val="ReqtifyAltQ"/>
      </w:pPr>
      <w:r w:rsidRPr="008A1414">
        <w:t>#Category=Functional</w:t>
      </w:r>
    </w:p>
    <w:p w:rsidRPr="008A1414" w:rsidR="000F3C47" w:rsidP="000C0D62" w:rsidRDefault="000F3C47">
      <w:pPr>
        <w:pStyle w:val="ReqtifyAltQ"/>
      </w:pPr>
      <w:r w:rsidRPr="008A1414">
        <w:t>#Contribution</w:t>
      </w:r>
      <w:r>
        <w:t>=SIL4</w:t>
      </w:r>
    </w:p>
    <w:p w:rsidR="009328EA" w:rsidP="000C0D62" w:rsidRDefault="000F3C47">
      <w:pPr>
        <w:pStyle w:val="ReqtifyAltQ"/>
        <w:rPr>
          <w:ins w:author="常鸣" w:date="2014-07-03T14:27:00Z" w:id="4220"/>
        </w:rPr>
      </w:pPr>
      <w:del w:author="常鸣" w:date="2014-07-03T14:27:00Z" w:id="4221">
        <w:r w:rsidRPr="008A1414" w:rsidDel="009328EA">
          <w:delText>#S</w:delText>
        </w:r>
      </w:del>
      <w:ins w:author="常鸣" w:date="2014-07-03T14:27:00Z" w:id="4222">
        <w:r w:rsidR="009328EA">
          <w:t>#Allocation=ATP Software</w:t>
        </w:r>
      </w:ins>
    </w:p>
    <w:p w:rsidRPr="008A1414" w:rsidR="000F3C47" w:rsidP="000C0D62" w:rsidRDefault="009328EA">
      <w:pPr>
        <w:pStyle w:val="ReqtifyAltQ"/>
      </w:pPr>
      <w:ins w:author="常鸣" w:date="2014-07-03T14:27:00Z" w:id="4223">
        <w:r>
          <w:lastRenderedPageBreak/>
          <w:t>#S</w:t>
        </w:r>
      </w:ins>
      <w:r w:rsidRPr="008A1414" w:rsidR="000F3C47">
        <w:t>ource=</w:t>
      </w:r>
      <w:r w:rsidR="000F3C47">
        <w:rPr>
          <w:rFonts w:hint="eastAsia"/>
        </w:rPr>
        <w:t>[iTC_CC-SyAD-0171]</w:t>
      </w:r>
    </w:p>
    <w:p w:rsidRPr="008A1414" w:rsidR="000F3C47" w:rsidP="000C0D62" w:rsidRDefault="000F3C47">
      <w:pPr>
        <w:pStyle w:val="ReqtifyAltQ"/>
      </w:pPr>
      <w:r w:rsidRPr="008A1414">
        <w:t>[End]</w:t>
      </w:r>
    </w:p>
    <w:p w:rsidR="000F3C47" w:rsidP="000F3C47" w:rsidRDefault="000F3C47">
      <w:pPr>
        <w:pStyle w:val="ReqtifyAltR"/>
      </w:pPr>
    </w:p>
    <w:p w:rsidR="000F3C47" w:rsidP="000F3C47" w:rsidRDefault="000F3C47">
      <w:pPr>
        <w:pStyle w:val="ReqtifyAltR"/>
      </w:pPr>
    </w:p>
    <w:p w:rsidR="000F3C47" w:rsidP="000F3C47" w:rsidRDefault="000F3C47">
      <w:pPr>
        <w:pStyle w:val="ReqtifyAltR"/>
      </w:pPr>
      <w:r>
        <w:t>[iTC_CC_ATP-SwRS-</w:t>
      </w:r>
      <w:r>
        <w:rPr>
          <w:rFonts w:hint="eastAsia"/>
        </w:rPr>
        <w:t>0121</w:t>
      </w:r>
      <w:r>
        <w:t>]</w:t>
      </w:r>
    </w:p>
    <w:p w:rsidR="000F3C47" w:rsidP="00C93484" w:rsidRDefault="000F3C47">
      <w:pPr>
        <w:pStyle w:val="Reqtify"/>
      </w:pPr>
      <w:r>
        <w:rPr>
          <w:rFonts w:hint="eastAsia"/>
        </w:rPr>
        <w:t>如果本周期</w:t>
      </w:r>
      <w:hyperlink w:history="1" w:anchor="BeaconMessageReceive">
        <w:r w:rsidR="008930D3">
          <w:rPr>
            <w:rStyle w:val="ac"/>
          </w:rPr>
          <w:t>BeaconMessageReceive</w:t>
        </w:r>
      </w:hyperlink>
      <w:r>
        <w:rPr>
          <w:rFonts w:hint="eastAsia"/>
        </w:rPr>
        <w:t>为</w:t>
      </w:r>
      <w:r>
        <w:rPr>
          <w:rStyle w:val="aff1"/>
          <w:rFonts w:hint="eastAsia"/>
        </w:rPr>
        <w:t>True</w:t>
      </w:r>
      <w:r>
        <w:rPr>
          <w:rFonts w:hint="eastAsia"/>
        </w:rPr>
        <w:t>，则从</w:t>
      </w:r>
      <w:hyperlink w:history="1" w:anchor="LockedBeaconMsgByte">
        <w:r w:rsidR="00EA0961">
          <w:rPr>
            <w:rStyle w:val="ac"/>
          </w:rPr>
          <w:t>LockedBeaconMsgByte</w:t>
        </w:r>
      </w:hyperlink>
      <w:r>
        <w:rPr>
          <w:rFonts w:hint="eastAsia"/>
        </w:rPr>
        <w:t>中获取信标</w:t>
      </w:r>
      <w:r>
        <w:rPr>
          <w:rFonts w:hint="eastAsia"/>
        </w:rPr>
        <w:t>ID</w:t>
      </w:r>
      <w:r>
        <w:rPr>
          <w:rFonts w:hint="eastAsia"/>
        </w:rPr>
        <w:t>，设置</w:t>
      </w:r>
      <w:r w:rsidRPr="00BB4183">
        <w:rPr>
          <w:rStyle w:val="aff2"/>
          <w:rFonts w:hint="eastAsia"/>
        </w:rPr>
        <w:t>BeaconMessage.ID</w:t>
      </w:r>
      <w:r>
        <w:rPr>
          <w:rFonts w:hint="eastAsia"/>
        </w:rPr>
        <w:t>；其他情况保持不变。</w:t>
      </w:r>
    </w:p>
    <w:p w:rsidRPr="001C521E" w:rsidR="000F3C47" w:rsidP="00C93484" w:rsidRDefault="000F3C47">
      <w:pPr>
        <w:pStyle w:val="Reqtify"/>
      </w:pPr>
      <w:r w:rsidRPr="001C521E">
        <w:rPr>
          <w:rFonts w:hint="eastAsia"/>
        </w:rPr>
        <w:t xml:space="preserve">If the status of </w:t>
      </w:r>
      <w:hyperlink w:history="1" w:anchor="BeaconMessageReceive">
        <w:r w:rsidR="00047F0A">
          <w:rPr>
            <w:rStyle w:val="ac"/>
          </w:rPr>
          <w:t>BeaconMessageReceive</w:t>
        </w:r>
      </w:hyperlink>
      <w:r w:rsidRPr="001C521E">
        <w:rPr>
          <w:rFonts w:hint="eastAsia"/>
        </w:rPr>
        <w:t xml:space="preserve"> is </w:t>
      </w:r>
      <w:r w:rsidRPr="00354FC4">
        <w:rPr>
          <w:rStyle w:val="aff1"/>
          <w:rFonts w:hint="eastAsia"/>
        </w:rPr>
        <w:t>True</w:t>
      </w:r>
      <w:r w:rsidRPr="001C521E">
        <w:rPr>
          <w:rFonts w:hint="eastAsia"/>
        </w:rPr>
        <w:t xml:space="preserve">, the </w:t>
      </w:r>
      <w:hyperlink w:history="1" w:anchor="BeaconMessage">
        <w:r w:rsidR="00F42E76">
          <w:rPr>
            <w:rStyle w:val="ac"/>
          </w:rPr>
          <w:t>BeaconMessage</w:t>
        </w:r>
      </w:hyperlink>
      <w:r w:rsidRPr="001C521E">
        <w:rPr>
          <w:rStyle w:val="aff2"/>
          <w:rFonts w:hint="eastAsia"/>
        </w:rPr>
        <w:t>.ID</w:t>
      </w:r>
      <w:r w:rsidRPr="001C521E">
        <w:rPr>
          <w:rFonts w:hint="eastAsia"/>
        </w:rPr>
        <w:t xml:space="preserve"> is obtained by </w:t>
      </w:r>
      <w:hyperlink w:history="1" w:anchor="LockedBeaconMsgByte">
        <w:r w:rsidR="0096074C">
          <w:rPr>
            <w:rStyle w:val="ac"/>
          </w:rPr>
          <w:t>LockedBeaconMsgByte</w:t>
        </w:r>
      </w:hyperlink>
      <w:r w:rsidRPr="001C521E">
        <w:rPr>
          <w:rFonts w:hint="eastAsia"/>
        </w:rPr>
        <w:t xml:space="preserve">; </w:t>
      </w:r>
      <w:r>
        <w:rPr>
          <w:rFonts w:hint="eastAsia"/>
        </w:rPr>
        <w:t xml:space="preserve">Otherwise, </w:t>
      </w:r>
      <w:r w:rsidRPr="001C521E">
        <w:rPr>
          <w:rFonts w:hint="eastAsia"/>
        </w:rPr>
        <w:t xml:space="preserve">keep </w:t>
      </w:r>
      <w:r>
        <w:rPr>
          <w:rFonts w:hint="eastAsia"/>
        </w:rPr>
        <w:t xml:space="preserve">it </w:t>
      </w:r>
      <w:r w:rsidRPr="001C521E">
        <w:rPr>
          <w:rFonts w:hint="eastAsia"/>
        </w:rPr>
        <w:t>unchanged.</w:t>
      </w:r>
    </w:p>
    <w:p w:rsidR="000F3C47" w:rsidP="000431E0" w:rsidRDefault="000F3C47">
      <w:pPr>
        <w:pStyle w:val="af7"/>
      </w:pPr>
      <w:r>
        <w:rPr>
          <w:rFonts w:hint="eastAsia"/>
        </w:rPr>
        <w:t>if (Initialization)</w:t>
      </w:r>
    </w:p>
    <w:p w:rsidR="000F3C47" w:rsidP="000431E0" w:rsidRDefault="000F3C47">
      <w:pPr>
        <w:pStyle w:val="af7"/>
      </w:pPr>
      <w:r>
        <w:rPr>
          <w:rFonts w:hint="eastAsia"/>
        </w:rPr>
        <w:t xml:space="preserve">    </w:t>
      </w:r>
      <w:hyperlink w:history="1" w:anchor="BeaconMessage">
        <w:r w:rsidR="00F42E76">
          <w:rPr>
            <w:rStyle w:val="ac"/>
          </w:rPr>
          <w:t>BeaconMessage</w:t>
        </w:r>
      </w:hyperlink>
      <w:r>
        <w:rPr>
          <w:rFonts w:hint="eastAsia"/>
        </w:rPr>
        <w:t>.ID = 0</w:t>
      </w:r>
    </w:p>
    <w:p w:rsidR="000F3C47" w:rsidP="000431E0" w:rsidRDefault="000F3C47">
      <w:pPr>
        <w:pStyle w:val="af7"/>
      </w:pPr>
      <w:r>
        <w:rPr>
          <w:rFonts w:hint="eastAsia"/>
        </w:rPr>
        <w:t>elif (</w:t>
      </w:r>
      <w:hyperlink w:history="1" w:anchor="BeaconMessageReceive">
        <w:r w:rsidR="00047F0A">
          <w:rPr>
            <w:rStyle w:val="ac"/>
          </w:rPr>
          <w:t>BeaconMessageReceive</w:t>
        </w:r>
      </w:hyperlink>
      <w:r>
        <w:rPr>
          <w:rFonts w:hint="eastAsia"/>
        </w:rPr>
        <w:t>(k))</w:t>
      </w:r>
    </w:p>
    <w:p w:rsidR="000F3C47" w:rsidP="000431E0" w:rsidRDefault="000F3C47">
      <w:pPr>
        <w:pStyle w:val="af7"/>
      </w:pPr>
      <w:r>
        <w:rPr>
          <w:rFonts w:hint="eastAsia"/>
        </w:rPr>
        <w:t xml:space="preserve">    </w:t>
      </w:r>
      <w:hyperlink w:history="1" w:anchor="BeaconMessage">
        <w:r w:rsidR="00F42E76">
          <w:rPr>
            <w:rStyle w:val="ac"/>
          </w:rPr>
          <w:t>BeaconMessage</w:t>
        </w:r>
      </w:hyperlink>
      <w:r>
        <w:rPr>
          <w:rFonts w:hint="eastAsia"/>
        </w:rPr>
        <w:t xml:space="preserve">.ID = </w:t>
      </w:r>
      <w:hyperlink w:history="1" w:anchor="LockedBeaconMsgByte">
        <w:r w:rsidR="0096074C">
          <w:rPr>
            <w:rStyle w:val="ac"/>
          </w:rPr>
          <w:t>LockedBeaconMsgByte</w:t>
        </w:r>
      </w:hyperlink>
      <w:r>
        <w:rPr>
          <w:rFonts w:hint="eastAsia"/>
        </w:rPr>
        <w:t>[</w:t>
      </w:r>
      <w:r w:rsidRPr="00265702">
        <w:rPr>
          <w:rStyle w:val="aff1"/>
          <w:rFonts w:hint="eastAsia"/>
        </w:rPr>
        <w:t>BEACON_ID_BITS</w:t>
      </w:r>
      <w:r>
        <w:rPr>
          <w:rFonts w:hint="eastAsia"/>
        </w:rPr>
        <w:t>]</w:t>
      </w:r>
    </w:p>
    <w:p w:rsidR="000F3C47" w:rsidP="000431E0" w:rsidRDefault="000F3C47">
      <w:pPr>
        <w:pStyle w:val="af7"/>
      </w:pPr>
      <w:r>
        <w:rPr>
          <w:rFonts w:hint="eastAsia"/>
        </w:rPr>
        <w:t>else:</w:t>
      </w:r>
    </w:p>
    <w:p w:rsidR="000F3C47" w:rsidP="000431E0" w:rsidRDefault="000F3C47">
      <w:pPr>
        <w:pStyle w:val="af7"/>
      </w:pPr>
      <w:r>
        <w:rPr>
          <w:rFonts w:hint="eastAsia"/>
        </w:rPr>
        <w:t xml:space="preserve">    </w:t>
      </w:r>
      <w:hyperlink w:history="1" w:anchor="BeaconMessage">
        <w:r w:rsidR="00F42E76">
          <w:rPr>
            <w:rStyle w:val="ac"/>
          </w:rPr>
          <w:t>BeaconMessage</w:t>
        </w:r>
      </w:hyperlink>
      <w:r>
        <w:rPr>
          <w:rFonts w:hint="eastAsia"/>
        </w:rPr>
        <w:t xml:space="preserve">.ID = </w:t>
      </w:r>
      <w:hyperlink w:history="1" w:anchor="BeaconMessage">
        <w:r w:rsidR="00F42E76">
          <w:rPr>
            <w:rStyle w:val="ac"/>
          </w:rPr>
          <w:t>BeaconMessage</w:t>
        </w:r>
      </w:hyperlink>
      <w:r>
        <w:rPr>
          <w:rFonts w:hint="eastAsia"/>
        </w:rPr>
        <w:t>.ID(k-1)</w:t>
      </w:r>
    </w:p>
    <w:p w:rsidR="000F3C47" w:rsidP="00C93484" w:rsidRDefault="000F3C47">
      <w:pPr>
        <w:pStyle w:val="Reqtify"/>
      </w:pPr>
      <w:r>
        <w:rPr>
          <w:rFonts w:hint="eastAsia"/>
        </w:rPr>
        <w:t>其中</w:t>
      </w:r>
      <w:r w:rsidRPr="003964D4">
        <w:rPr>
          <w:rStyle w:val="aff1"/>
          <w:rFonts w:hint="eastAsia"/>
        </w:rPr>
        <w:t>BEACON_ID_BITS</w:t>
      </w:r>
      <w:r>
        <w:rPr>
          <w:rFonts w:hint="eastAsia"/>
        </w:rPr>
        <w:t>表示</w:t>
      </w:r>
      <w:r>
        <w:fldChar w:fldCharType="begin"/>
      </w:r>
      <w:r>
        <w:instrText xml:space="preserve"> </w:instrText>
      </w:r>
      <w:r>
        <w:rPr>
          <w:rFonts w:hint="eastAsia"/>
        </w:rPr>
        <w:instrText>REF _Ref277762729 \w \h</w:instrText>
      </w:r>
      <w:r>
        <w:instrText xml:space="preserve"> </w:instrText>
      </w:r>
      <w:r>
        <w:fldChar w:fldCharType="separate"/>
      </w:r>
      <w:r w:rsidR="00DE178B">
        <w:t>[REF4]</w:t>
      </w:r>
      <w:r>
        <w:fldChar w:fldCharType="end"/>
      </w:r>
      <w:r>
        <w:rPr>
          <w:rFonts w:hint="eastAsia"/>
        </w:rPr>
        <w:t>中定义的信标消息中表示信标</w:t>
      </w:r>
      <w:r>
        <w:rPr>
          <w:rFonts w:hint="eastAsia"/>
        </w:rPr>
        <w:t>ID</w:t>
      </w:r>
      <w:r>
        <w:rPr>
          <w:rFonts w:hint="eastAsia"/>
        </w:rPr>
        <w:t>的位数。</w:t>
      </w:r>
    </w:p>
    <w:p w:rsidRPr="001C521E" w:rsidR="000F3C47" w:rsidP="00C93484" w:rsidRDefault="000F3C47">
      <w:pPr>
        <w:pStyle w:val="Reqtify"/>
      </w:pPr>
      <w:r w:rsidRPr="001C521E">
        <w:rPr>
          <w:rStyle w:val="aff1"/>
          <w:rFonts w:hint="eastAsia"/>
        </w:rPr>
        <w:t>BEACON_ID_BITS</w:t>
      </w:r>
      <w:r w:rsidRPr="001C521E">
        <w:rPr>
          <w:rFonts w:hint="eastAsia"/>
        </w:rPr>
        <w:t xml:space="preserve"> represents the </w:t>
      </w:r>
      <w:r>
        <w:rPr>
          <w:rFonts w:hint="eastAsia"/>
        </w:rPr>
        <w:t>index</w:t>
      </w:r>
      <w:r w:rsidRPr="001C521E">
        <w:rPr>
          <w:rFonts w:hint="eastAsia"/>
        </w:rPr>
        <w:t xml:space="preserve"> of beacon ID in the beacon message defined in </w:t>
      </w:r>
      <w:r>
        <w:fldChar w:fldCharType="begin"/>
      </w:r>
      <w:r>
        <w:instrText xml:space="preserve"> REF _Ref277762729 \w \h  \* MERGEFORMAT </w:instrText>
      </w:r>
      <w:r>
        <w:fldChar w:fldCharType="separate"/>
      </w:r>
      <w:r w:rsidR="00DE178B">
        <w:t>[REF4]</w:t>
      </w:r>
      <w:r>
        <w:fldChar w:fldCharType="end"/>
      </w:r>
      <w:r w:rsidRPr="001C521E">
        <w:rPr>
          <w:rFonts w:hint="eastAsia"/>
        </w:rPr>
        <w:t>.</w:t>
      </w:r>
    </w:p>
    <w:p w:rsidRPr="008A1414" w:rsidR="000F3C47" w:rsidP="000C0D62" w:rsidRDefault="000F3C47">
      <w:pPr>
        <w:pStyle w:val="ReqtifyAltQ"/>
      </w:pPr>
      <w:r w:rsidRPr="008A1414">
        <w:t>#Category=Functional</w:t>
      </w:r>
    </w:p>
    <w:p w:rsidRPr="008A1414" w:rsidR="000F3C47" w:rsidP="000C0D62" w:rsidRDefault="000F3C47">
      <w:pPr>
        <w:pStyle w:val="ReqtifyAltQ"/>
      </w:pPr>
      <w:r w:rsidRPr="008A1414">
        <w:t>#Contribution</w:t>
      </w:r>
      <w:r>
        <w:t>=SIL4</w:t>
      </w:r>
    </w:p>
    <w:p w:rsidR="009328EA" w:rsidP="000C0D62" w:rsidRDefault="000F3C47">
      <w:pPr>
        <w:pStyle w:val="ReqtifyAltQ"/>
        <w:rPr>
          <w:ins w:author="常鸣" w:date="2014-07-03T14:27:00Z" w:id="4224"/>
        </w:rPr>
      </w:pPr>
      <w:del w:author="常鸣" w:date="2014-07-03T14:27:00Z" w:id="4225">
        <w:r w:rsidRPr="008A1414" w:rsidDel="009328EA">
          <w:delText>#S</w:delText>
        </w:r>
      </w:del>
      <w:ins w:author="常鸣" w:date="2014-07-03T14:27:00Z" w:id="4226">
        <w:r w:rsidR="009328EA">
          <w:t>#Allocation=ATP Software</w:t>
        </w:r>
      </w:ins>
    </w:p>
    <w:p w:rsidRPr="008A1414" w:rsidR="000F3C47" w:rsidP="000C0D62" w:rsidRDefault="009328EA">
      <w:pPr>
        <w:pStyle w:val="ReqtifyAltQ"/>
      </w:pPr>
      <w:ins w:author="常鸣" w:date="2014-07-03T14:27:00Z" w:id="4227">
        <w:r>
          <w:t>#S</w:t>
        </w:r>
      </w:ins>
      <w:r w:rsidRPr="008A1414" w:rsidR="000F3C47">
        <w:t>ource=</w:t>
      </w:r>
      <w:r w:rsidR="000F3C47">
        <w:rPr>
          <w:rFonts w:hint="eastAsia"/>
        </w:rPr>
        <w:t>[iTC_CC-SyAD-0175]</w:t>
      </w:r>
    </w:p>
    <w:p w:rsidRPr="008A1414" w:rsidR="000F3C47" w:rsidP="000C0D62" w:rsidRDefault="000F3C47">
      <w:pPr>
        <w:pStyle w:val="ReqtifyAltQ"/>
      </w:pPr>
      <w:r w:rsidRPr="008A1414">
        <w:t>[End]</w:t>
      </w:r>
    </w:p>
    <w:p w:rsidR="000F3C47" w:rsidP="00C93484" w:rsidRDefault="000F3C47">
      <w:pPr>
        <w:pStyle w:val="Reqtify"/>
      </w:pPr>
    </w:p>
    <w:p w:rsidR="000F3C47" w:rsidP="00C93484" w:rsidRDefault="000F3C47">
      <w:pPr>
        <w:pStyle w:val="Reqtify"/>
      </w:pPr>
    </w:p>
    <w:p w:rsidRPr="00634120" w:rsidR="000F3C47" w:rsidP="000F3C47" w:rsidRDefault="000F3C47">
      <w:pPr>
        <w:pStyle w:val="ReqtifyAltR"/>
      </w:pPr>
      <w:r>
        <w:t>[iTC_CC_ATP-SwRS-</w:t>
      </w:r>
      <w:r>
        <w:rPr>
          <w:rFonts w:hint="eastAsia"/>
        </w:rPr>
        <w:t>0122</w:t>
      </w:r>
      <w:r>
        <w:t>]</w:t>
      </w:r>
    </w:p>
    <w:p w:rsidR="000F3C47" w:rsidP="00C93484" w:rsidRDefault="000F3C47">
      <w:pPr>
        <w:pStyle w:val="Reqtify"/>
      </w:pPr>
      <w:r>
        <w:rPr>
          <w:rFonts w:hint="eastAsia"/>
        </w:rPr>
        <w:t>如果本周期</w:t>
      </w:r>
      <w:hyperlink w:history="1" w:anchor="BeaconMessageReceive">
        <w:r w:rsidR="008930D3">
          <w:rPr>
            <w:rStyle w:val="ac"/>
          </w:rPr>
          <w:t>BeaconMessageReceive</w:t>
        </w:r>
      </w:hyperlink>
      <w:r>
        <w:rPr>
          <w:rFonts w:hint="eastAsia"/>
        </w:rPr>
        <w:t>为</w:t>
      </w:r>
      <w:r>
        <w:rPr>
          <w:rStyle w:val="aff1"/>
          <w:rFonts w:hint="eastAsia"/>
        </w:rPr>
        <w:t>True</w:t>
      </w:r>
      <w:r>
        <w:rPr>
          <w:rFonts w:hint="eastAsia"/>
        </w:rPr>
        <w:t>，则从</w:t>
      </w:r>
      <w:hyperlink w:history="1" w:anchor="LockedBeaconMsgByte">
        <w:r w:rsidR="00EA0961">
          <w:rPr>
            <w:rStyle w:val="ac"/>
          </w:rPr>
          <w:t>LockedBeaconMsgByte</w:t>
        </w:r>
      </w:hyperlink>
      <w:r>
        <w:rPr>
          <w:rFonts w:hint="eastAsia"/>
        </w:rPr>
        <w:t>中获取变量数据，设置数组</w:t>
      </w:r>
      <w:r w:rsidRPr="00BB4183">
        <w:rPr>
          <w:rStyle w:val="aff2"/>
          <w:rFonts w:hint="eastAsia"/>
        </w:rPr>
        <w:t>BeaconMessage.Variants</w:t>
      </w:r>
      <w:r>
        <w:rPr>
          <w:rFonts w:hint="eastAsia"/>
        </w:rPr>
        <w:t>[</w:t>
      </w:r>
      <w:r w:rsidRPr="008B358D">
        <w:rPr>
          <w:rStyle w:val="aff1"/>
          <w:rFonts w:hint="eastAsia"/>
        </w:rPr>
        <w:t>MAX_BM_VARIANT_NB</w:t>
      </w:r>
      <w:r>
        <w:rPr>
          <w:rFonts w:hint="eastAsia"/>
        </w:rPr>
        <w:t>]</w:t>
      </w:r>
      <w:r>
        <w:rPr>
          <w:rFonts w:hint="eastAsia"/>
        </w:rPr>
        <w:t>；若本周期未读到新的信标则保持不变。</w:t>
      </w:r>
    </w:p>
    <w:p w:rsidRPr="001C521E" w:rsidR="000F3C47" w:rsidP="00C93484" w:rsidRDefault="000F3C47">
      <w:pPr>
        <w:pStyle w:val="Reqtify"/>
      </w:pPr>
      <w:r w:rsidRPr="001C521E">
        <w:rPr>
          <w:rFonts w:hint="eastAsia"/>
        </w:rPr>
        <w:t xml:space="preserve">If the </w:t>
      </w:r>
      <w:hyperlink w:history="1" w:anchor="BeaconMessageReceive">
        <w:r w:rsidR="00047F0A">
          <w:rPr>
            <w:rStyle w:val="ac"/>
          </w:rPr>
          <w:t>BeaconMessageReceive</w:t>
        </w:r>
      </w:hyperlink>
      <w:r w:rsidRPr="001C521E">
        <w:rPr>
          <w:rFonts w:hint="eastAsia"/>
        </w:rPr>
        <w:t xml:space="preserve"> is </w:t>
      </w:r>
      <w:r w:rsidRPr="00354FC4">
        <w:rPr>
          <w:rStyle w:val="aff1"/>
          <w:rFonts w:hint="eastAsia"/>
        </w:rPr>
        <w:t>True</w:t>
      </w:r>
      <w:r w:rsidRPr="001C521E">
        <w:rPr>
          <w:rFonts w:hint="eastAsia"/>
        </w:rPr>
        <w:t xml:space="preserve">, the </w:t>
      </w:r>
      <w:r>
        <w:rPr>
          <w:rFonts w:hint="eastAsia"/>
        </w:rPr>
        <w:t>variants</w:t>
      </w:r>
      <w:r w:rsidRPr="001C521E">
        <w:rPr>
          <w:rFonts w:hint="eastAsia"/>
        </w:rPr>
        <w:t xml:space="preserve"> is come from </w:t>
      </w:r>
      <w:hyperlink w:history="1" w:anchor="LockedBeaconMsgByte">
        <w:r w:rsidR="0096074C">
          <w:rPr>
            <w:rStyle w:val="ac"/>
          </w:rPr>
          <w:t>LockedBeaconMsgByte</w:t>
        </w:r>
      </w:hyperlink>
      <w:r>
        <w:rPr>
          <w:rFonts w:hint="eastAsia"/>
        </w:rPr>
        <w:t xml:space="preserve">and ATP </w:t>
      </w:r>
      <w:r w:rsidRPr="001C521E">
        <w:rPr>
          <w:rFonts w:hint="eastAsia"/>
        </w:rPr>
        <w:t>set</w:t>
      </w:r>
      <w:r>
        <w:rPr>
          <w:rFonts w:hint="eastAsia"/>
        </w:rPr>
        <w:t xml:space="preserve"> as</w:t>
      </w:r>
      <w:r w:rsidRPr="001C521E">
        <w:rPr>
          <w:rFonts w:hint="eastAsia"/>
        </w:rPr>
        <w:t xml:space="preserve"> </w:t>
      </w:r>
      <w:hyperlink w:history="1" w:anchor="BeaconMessage">
        <w:r w:rsidR="00F42E76">
          <w:rPr>
            <w:rStyle w:val="ac"/>
          </w:rPr>
          <w:t>BeaconMessage</w:t>
        </w:r>
      </w:hyperlink>
      <w:r w:rsidRPr="001C521E">
        <w:rPr>
          <w:rStyle w:val="aff2"/>
          <w:rFonts w:hint="eastAsia"/>
        </w:rPr>
        <w:t>.Variants</w:t>
      </w:r>
      <w:r w:rsidRPr="001C521E">
        <w:rPr>
          <w:rFonts w:hint="eastAsia"/>
        </w:rPr>
        <w:t>[</w:t>
      </w:r>
      <w:r w:rsidRPr="001C521E">
        <w:rPr>
          <w:rStyle w:val="aff1"/>
          <w:rFonts w:hint="eastAsia"/>
        </w:rPr>
        <w:t>MAX_BM_VARIANT_NB</w:t>
      </w:r>
      <w:r w:rsidRPr="001C521E">
        <w:rPr>
          <w:rFonts w:hint="eastAsia"/>
        </w:rPr>
        <w:t xml:space="preserve">]; if </w:t>
      </w:r>
      <w:r w:rsidRPr="001C521E" w:rsidR="002F5731">
        <w:t>there</w:t>
      </w:r>
      <w:r w:rsidRPr="001C521E">
        <w:rPr>
          <w:rFonts w:hint="eastAsia"/>
        </w:rPr>
        <w:t xml:space="preserve"> is no beacon </w:t>
      </w:r>
      <w:r>
        <w:rPr>
          <w:rFonts w:hint="eastAsia"/>
        </w:rPr>
        <w:t xml:space="preserve">read </w:t>
      </w:r>
      <w:r w:rsidRPr="001C521E">
        <w:rPr>
          <w:rFonts w:hint="eastAsia"/>
        </w:rPr>
        <w:t>at the end of cycle, there is no changes.</w:t>
      </w:r>
    </w:p>
    <w:p w:rsidR="000F3C47" w:rsidP="000431E0" w:rsidRDefault="000F3C47">
      <w:pPr>
        <w:pStyle w:val="af7"/>
      </w:pPr>
      <w:r>
        <w:rPr>
          <w:rFonts w:hint="eastAsia"/>
        </w:rPr>
        <w:t>if (Initialization)</w:t>
      </w:r>
    </w:p>
    <w:p w:rsidR="000F3C47" w:rsidP="000431E0" w:rsidRDefault="000F3C47">
      <w:pPr>
        <w:pStyle w:val="af7"/>
      </w:pPr>
      <w:r>
        <w:rPr>
          <w:rFonts w:hint="eastAsia"/>
        </w:rPr>
        <w:t xml:space="preserve">    </w:t>
      </w:r>
      <w:hyperlink w:history="1" w:anchor="BeaconMessage">
        <w:r w:rsidR="00F42E76">
          <w:rPr>
            <w:rStyle w:val="ac"/>
          </w:rPr>
          <w:t>BeaconMessage</w:t>
        </w:r>
      </w:hyperlink>
      <w:r>
        <w:rPr>
          <w:rFonts w:hint="eastAsia"/>
        </w:rPr>
        <w:t>.Variants = {0,..,0}</w:t>
      </w:r>
    </w:p>
    <w:p w:rsidR="000F3C47" w:rsidP="000431E0" w:rsidRDefault="000F3C47">
      <w:pPr>
        <w:pStyle w:val="af7"/>
      </w:pPr>
      <w:r>
        <w:rPr>
          <w:rFonts w:hint="eastAsia"/>
        </w:rPr>
        <w:t>elif (</w:t>
      </w:r>
      <w:hyperlink w:history="1" w:anchor="BeaconMessageReceive">
        <w:r w:rsidR="00047F0A">
          <w:rPr>
            <w:rStyle w:val="ac"/>
          </w:rPr>
          <w:t>BeaconMessageReceive</w:t>
        </w:r>
      </w:hyperlink>
      <w:r>
        <w:rPr>
          <w:rFonts w:hint="eastAsia"/>
        </w:rPr>
        <w:t>(k))</w:t>
      </w:r>
    </w:p>
    <w:p w:rsidR="000F3C47" w:rsidP="000431E0" w:rsidRDefault="000F3C47">
      <w:pPr>
        <w:pStyle w:val="af7"/>
      </w:pPr>
      <w:r>
        <w:rPr>
          <w:rFonts w:hint="eastAsia"/>
        </w:rPr>
        <w:t xml:space="preserve">    </w:t>
      </w:r>
      <w:hyperlink w:history="1" w:anchor="BeaconMessage">
        <w:r w:rsidR="00F42E76">
          <w:rPr>
            <w:rStyle w:val="ac"/>
          </w:rPr>
          <w:t>BeaconMessage</w:t>
        </w:r>
      </w:hyperlink>
      <w:r>
        <w:rPr>
          <w:rFonts w:hint="eastAsia"/>
        </w:rPr>
        <w:t>.Variants(k)</w:t>
      </w:r>
    </w:p>
    <w:p w:rsidR="000F3C47" w:rsidP="000431E0" w:rsidRDefault="000F3C47">
      <w:pPr>
        <w:pStyle w:val="af7"/>
      </w:pPr>
      <w:r>
        <w:rPr>
          <w:rFonts w:hint="eastAsia"/>
        </w:rPr>
        <w:t xml:space="preserve">        = {</w:t>
      </w:r>
      <w:hyperlink w:history="1" w:anchor="LockedBeaconMsgByte">
        <w:r w:rsidR="0096074C">
          <w:rPr>
            <w:rStyle w:val="ac"/>
          </w:rPr>
          <w:t>LockedBeaconMsgByte</w:t>
        </w:r>
      </w:hyperlink>
      <w:r>
        <w:rPr>
          <w:rFonts w:hint="eastAsia"/>
        </w:rPr>
        <w:t>[</w:t>
      </w:r>
      <w:r w:rsidRPr="00265702">
        <w:rPr>
          <w:rStyle w:val="aff1"/>
          <w:rFonts w:hint="eastAsia"/>
        </w:rPr>
        <w:t>BM_VARIANTS_BIT_0</w:t>
      </w:r>
      <w:r>
        <w:rPr>
          <w:rFonts w:hint="eastAsia"/>
        </w:rPr>
        <w:t>],</w:t>
      </w:r>
    </w:p>
    <w:p w:rsidR="000F3C47" w:rsidP="000431E0" w:rsidRDefault="000F3C47">
      <w:pPr>
        <w:pStyle w:val="af7"/>
      </w:pPr>
      <w:r>
        <w:rPr>
          <w:rFonts w:hint="eastAsia"/>
        </w:rPr>
        <w:t xml:space="preserve">            ...,</w:t>
      </w:r>
    </w:p>
    <w:p w:rsidR="000F3C47" w:rsidP="000431E0" w:rsidRDefault="000F3C47">
      <w:pPr>
        <w:pStyle w:val="af7"/>
      </w:pPr>
      <w:r>
        <w:rPr>
          <w:rFonts w:hint="eastAsia"/>
        </w:rPr>
        <w:t xml:space="preserve">            </w:t>
      </w:r>
      <w:hyperlink w:history="1" w:anchor="LockedBeaconMsgByte">
        <w:r w:rsidR="0096074C">
          <w:rPr>
            <w:rStyle w:val="ac"/>
          </w:rPr>
          <w:t>LockedBeaconMsgByte</w:t>
        </w:r>
      </w:hyperlink>
      <w:r>
        <w:rPr>
          <w:rFonts w:hint="eastAsia"/>
        </w:rPr>
        <w:t>[</w:t>
      </w:r>
      <w:r w:rsidRPr="00265702">
        <w:rPr>
          <w:rStyle w:val="aff1"/>
          <w:rFonts w:hint="eastAsia"/>
        </w:rPr>
        <w:t>BM_VARIANTS_BIT_15</w:t>
      </w:r>
      <w:r>
        <w:rPr>
          <w:rFonts w:hint="eastAsia"/>
        </w:rPr>
        <w:t>]}</w:t>
      </w:r>
    </w:p>
    <w:p w:rsidR="000F3C47" w:rsidP="000431E0" w:rsidRDefault="000F3C47">
      <w:pPr>
        <w:pStyle w:val="af7"/>
      </w:pPr>
      <w:r>
        <w:rPr>
          <w:rFonts w:hint="eastAsia"/>
        </w:rPr>
        <w:t>else:</w:t>
      </w:r>
    </w:p>
    <w:p w:rsidR="000F3C47" w:rsidP="000431E0" w:rsidRDefault="000F3C47">
      <w:pPr>
        <w:pStyle w:val="af7"/>
      </w:pPr>
      <w:r>
        <w:rPr>
          <w:rFonts w:hint="eastAsia"/>
        </w:rPr>
        <w:lastRenderedPageBreak/>
        <w:t xml:space="preserve">    </w:t>
      </w:r>
      <w:hyperlink w:history="1" w:anchor="BeaconMessage">
        <w:r w:rsidR="00F42E76">
          <w:rPr>
            <w:rStyle w:val="ac"/>
          </w:rPr>
          <w:t>BeaconMessage</w:t>
        </w:r>
      </w:hyperlink>
      <w:r>
        <w:rPr>
          <w:rFonts w:hint="eastAsia"/>
        </w:rPr>
        <w:t xml:space="preserve">.Variants = </w:t>
      </w:r>
      <w:hyperlink w:history="1" w:anchor="BeaconMessage">
        <w:r w:rsidR="00F42E76">
          <w:rPr>
            <w:rStyle w:val="ac"/>
          </w:rPr>
          <w:t>BeaconMessage</w:t>
        </w:r>
      </w:hyperlink>
      <w:r>
        <w:rPr>
          <w:rFonts w:hint="eastAsia"/>
        </w:rPr>
        <w:t>.Variants(k-1)</w:t>
      </w:r>
    </w:p>
    <w:p w:rsidR="000F3C47" w:rsidP="00C93484" w:rsidRDefault="000F3C47">
      <w:pPr>
        <w:pStyle w:val="Reqtify"/>
      </w:pPr>
      <w:r>
        <w:rPr>
          <w:rFonts w:hint="eastAsia"/>
        </w:rPr>
        <w:t>其中</w:t>
      </w:r>
      <w:r>
        <w:rPr>
          <w:rStyle w:val="aff1"/>
          <w:rFonts w:hint="eastAsia"/>
        </w:rPr>
        <w:t>BM</w:t>
      </w:r>
      <w:r w:rsidRPr="003964D4">
        <w:rPr>
          <w:rStyle w:val="aff1"/>
          <w:rFonts w:hint="eastAsia"/>
        </w:rPr>
        <w:t>_</w:t>
      </w:r>
      <w:r>
        <w:rPr>
          <w:rStyle w:val="aff1"/>
          <w:rFonts w:hint="eastAsia"/>
        </w:rPr>
        <w:t>VARIANTS</w:t>
      </w:r>
      <w:r w:rsidRPr="003964D4">
        <w:rPr>
          <w:rStyle w:val="aff1"/>
          <w:rFonts w:hint="eastAsia"/>
        </w:rPr>
        <w:t>_BIT</w:t>
      </w:r>
      <w:r>
        <w:rPr>
          <w:rStyle w:val="aff1"/>
          <w:rFonts w:hint="eastAsia"/>
        </w:rPr>
        <w:t>_0</w:t>
      </w:r>
      <w:r>
        <w:t>...</w:t>
      </w:r>
      <w:r w:rsidRPr="003964D4">
        <w:rPr>
          <w:rStyle w:val="aff1"/>
          <w:rFonts w:hint="eastAsia"/>
        </w:rPr>
        <w:t>BM_VARIANTS_BIT_15</w:t>
      </w:r>
      <w:r>
        <w:rPr>
          <w:rFonts w:hint="eastAsia"/>
        </w:rPr>
        <w:t>表示</w:t>
      </w:r>
      <w:r>
        <w:fldChar w:fldCharType="begin"/>
      </w:r>
      <w:r>
        <w:instrText xml:space="preserve"> </w:instrText>
      </w:r>
      <w:r>
        <w:rPr>
          <w:rFonts w:hint="eastAsia"/>
        </w:rPr>
        <w:instrText>REF _Ref277762729 \w \h</w:instrText>
      </w:r>
      <w:r>
        <w:instrText xml:space="preserve"> </w:instrText>
      </w:r>
      <w:r>
        <w:fldChar w:fldCharType="separate"/>
      </w:r>
      <w:r w:rsidR="00DE178B">
        <w:t>[REF4]</w:t>
      </w:r>
      <w:r>
        <w:fldChar w:fldCharType="end"/>
      </w:r>
      <w:r>
        <w:rPr>
          <w:rFonts w:hint="eastAsia"/>
        </w:rPr>
        <w:t>中定义的信标消息中表示</w:t>
      </w:r>
      <w:r>
        <w:rPr>
          <w:rFonts w:hint="eastAsia"/>
        </w:rPr>
        <w:t>BM</w:t>
      </w:r>
      <w:r>
        <w:rPr>
          <w:rFonts w:hint="eastAsia"/>
        </w:rPr>
        <w:t>信标变量的位数。</w:t>
      </w:r>
    </w:p>
    <w:p w:rsidRPr="001C521E" w:rsidR="000F3C47" w:rsidP="00C93484" w:rsidRDefault="000F3C47">
      <w:pPr>
        <w:pStyle w:val="Reqtify"/>
      </w:pPr>
      <w:r w:rsidRPr="001C521E">
        <w:rPr>
          <w:rStyle w:val="aff1"/>
          <w:rFonts w:hint="eastAsia"/>
        </w:rPr>
        <w:t>BM_VARIANTS_BIT_0</w:t>
      </w:r>
      <w:r w:rsidRPr="001C521E">
        <w:t>...</w:t>
      </w:r>
      <w:r w:rsidRPr="001C521E">
        <w:rPr>
          <w:rStyle w:val="aff1"/>
          <w:rFonts w:hint="eastAsia"/>
        </w:rPr>
        <w:t>BM_VARIANTS_BIT_15</w:t>
      </w:r>
      <w:r w:rsidRPr="001C521E">
        <w:rPr>
          <w:rFonts w:hint="eastAsia"/>
        </w:rPr>
        <w:t xml:space="preserve"> represents the </w:t>
      </w:r>
      <w:r>
        <w:rPr>
          <w:rFonts w:hint="eastAsia"/>
        </w:rPr>
        <w:t>index</w:t>
      </w:r>
      <w:r w:rsidRPr="001C521E">
        <w:rPr>
          <w:rFonts w:hint="eastAsia"/>
        </w:rPr>
        <w:t xml:space="preserve"> of BM beacon </w:t>
      </w:r>
      <w:r>
        <w:rPr>
          <w:rFonts w:hint="eastAsia"/>
        </w:rPr>
        <w:t>variants</w:t>
      </w:r>
      <w:r w:rsidRPr="001C521E">
        <w:rPr>
          <w:rFonts w:hint="eastAsia"/>
        </w:rPr>
        <w:t xml:space="preserve"> defined in </w:t>
      </w:r>
      <w:r>
        <w:fldChar w:fldCharType="begin"/>
      </w:r>
      <w:r>
        <w:instrText xml:space="preserve"> REF _Ref277762729 \w \h  \* MERGEFORMAT </w:instrText>
      </w:r>
      <w:r>
        <w:fldChar w:fldCharType="separate"/>
      </w:r>
      <w:r w:rsidR="00DE178B">
        <w:t>[REF4]</w:t>
      </w:r>
      <w:r>
        <w:fldChar w:fldCharType="end"/>
      </w:r>
      <w:r w:rsidRPr="001C521E">
        <w:rPr>
          <w:rFonts w:hint="eastAsia"/>
        </w:rPr>
        <w:t>.</w:t>
      </w:r>
    </w:p>
    <w:p w:rsidRPr="008A1414" w:rsidR="000F3C47" w:rsidP="000C0D62" w:rsidRDefault="000F3C47">
      <w:pPr>
        <w:pStyle w:val="ReqtifyAltQ"/>
      </w:pPr>
      <w:r w:rsidRPr="008A1414">
        <w:t>#Category=Functional</w:t>
      </w:r>
    </w:p>
    <w:p w:rsidRPr="008A1414" w:rsidR="000F3C47" w:rsidP="000C0D62" w:rsidRDefault="000F3C47">
      <w:pPr>
        <w:pStyle w:val="ReqtifyAltQ"/>
      </w:pPr>
      <w:r w:rsidRPr="008A1414">
        <w:t>#Contribution</w:t>
      </w:r>
      <w:r>
        <w:t>=SIL4</w:t>
      </w:r>
    </w:p>
    <w:p w:rsidR="009328EA" w:rsidP="000C0D62" w:rsidRDefault="000F3C47">
      <w:pPr>
        <w:pStyle w:val="ReqtifyAltQ"/>
        <w:rPr>
          <w:ins w:author="常鸣" w:date="2014-07-03T14:27:00Z" w:id="4228"/>
        </w:rPr>
      </w:pPr>
      <w:del w:author="常鸣" w:date="2014-07-03T14:27:00Z" w:id="4229">
        <w:r w:rsidRPr="008A1414" w:rsidDel="009328EA">
          <w:delText>#S</w:delText>
        </w:r>
      </w:del>
      <w:ins w:author="常鸣" w:date="2014-07-03T14:27:00Z" w:id="4230">
        <w:r w:rsidR="009328EA">
          <w:t>#Allocation=ATP Software</w:t>
        </w:r>
      </w:ins>
    </w:p>
    <w:p w:rsidRPr="008A1414" w:rsidR="000F3C47" w:rsidP="000C0D62" w:rsidRDefault="009328EA">
      <w:pPr>
        <w:pStyle w:val="ReqtifyAltQ"/>
      </w:pPr>
      <w:ins w:author="常鸣" w:date="2014-07-03T14:27:00Z" w:id="4231">
        <w:r>
          <w:t>#S</w:t>
        </w:r>
      </w:ins>
      <w:r w:rsidRPr="008A1414" w:rsidR="000F3C47">
        <w:t>ource=</w:t>
      </w:r>
      <w:r w:rsidR="000F3C47">
        <w:rPr>
          <w:rFonts w:hint="eastAsia"/>
        </w:rPr>
        <w:t>[iTC_CC-SyAD-0163],</w:t>
      </w:r>
      <w:r w:rsidRPr="00E40224" w:rsidR="000F3C47">
        <w:t xml:space="preserve"> [iTC_CC-SyAD-0176]</w:t>
      </w:r>
    </w:p>
    <w:p w:rsidRPr="008A1414" w:rsidR="000F3C47" w:rsidP="000C0D62" w:rsidRDefault="000F3C47">
      <w:pPr>
        <w:pStyle w:val="ReqtifyAltQ"/>
      </w:pPr>
      <w:r w:rsidRPr="008A1414">
        <w:t>[End]</w:t>
      </w:r>
    </w:p>
    <w:p w:rsidR="000F3C47" w:rsidP="00C93484" w:rsidRDefault="000F3C47">
      <w:pPr>
        <w:pStyle w:val="Reqtify"/>
      </w:pPr>
    </w:p>
    <w:p w:rsidR="000F3C47" w:rsidP="00C93484" w:rsidRDefault="000F3C47">
      <w:pPr>
        <w:pStyle w:val="Reqtify"/>
      </w:pPr>
    </w:p>
    <w:p w:rsidRPr="00634120" w:rsidR="000F3C47" w:rsidP="000F3C47" w:rsidRDefault="000F3C47">
      <w:pPr>
        <w:pStyle w:val="ReqtifyAltR"/>
      </w:pPr>
      <w:r>
        <w:t>[iTC_CC_ATP-SwRS-</w:t>
      </w:r>
      <w:r>
        <w:rPr>
          <w:rFonts w:hint="eastAsia"/>
        </w:rPr>
        <w:t>0123</w:t>
      </w:r>
      <w:r>
        <w:t>]</w:t>
      </w:r>
    </w:p>
    <w:p w:rsidR="000F3C47" w:rsidP="00C93484" w:rsidRDefault="000F3C47">
      <w:pPr>
        <w:pStyle w:val="Reqtify"/>
      </w:pPr>
      <w:r>
        <w:rPr>
          <w:rFonts w:hint="eastAsia"/>
        </w:rPr>
        <w:t>如果本周期</w:t>
      </w:r>
      <w:hyperlink w:history="1" w:anchor="BeaconMessageReceive">
        <w:r w:rsidR="008930D3">
          <w:rPr>
            <w:rStyle w:val="ac"/>
          </w:rPr>
          <w:t>BeaconMessageReceive</w:t>
        </w:r>
      </w:hyperlink>
      <w:r>
        <w:rPr>
          <w:rFonts w:hint="eastAsia"/>
        </w:rPr>
        <w:t>为</w:t>
      </w:r>
      <w:r>
        <w:rPr>
          <w:rStyle w:val="aff1"/>
          <w:rFonts w:hint="eastAsia"/>
        </w:rPr>
        <w:t>True</w:t>
      </w:r>
      <w:r>
        <w:rPr>
          <w:rFonts w:hint="eastAsia"/>
        </w:rPr>
        <w:t>，则从</w:t>
      </w:r>
      <w:hyperlink w:history="1" w:anchor="LockedBeaconMsgByte">
        <w:r w:rsidR="00EA0961">
          <w:rPr>
            <w:rStyle w:val="ac"/>
          </w:rPr>
          <w:t>LockedBeaconMsgByte</w:t>
        </w:r>
      </w:hyperlink>
      <w:r>
        <w:rPr>
          <w:rFonts w:hint="eastAsia"/>
        </w:rPr>
        <w:t>中判断是否默认消息，设置</w:t>
      </w:r>
      <w:hyperlink w:history="1" w:anchor="BeaconMessage">
        <w:r w:rsidRPr="00EA0961">
          <w:rPr>
            <w:rStyle w:val="ac"/>
            <w:rFonts w:hint="eastAsia"/>
            <w:noProof/>
          </w:rPr>
          <w:t>BeaconMessage</w:t>
        </w:r>
      </w:hyperlink>
      <w:r w:rsidRPr="00BB4183">
        <w:rPr>
          <w:rStyle w:val="aff2"/>
          <w:rFonts w:hint="eastAsia"/>
        </w:rPr>
        <w:t>.</w:t>
      </w:r>
      <w:hyperlink w:history="1" w:anchor="DefaultMessage">
        <w:r w:rsidR="00501C21">
          <w:rPr>
            <w:rStyle w:val="ac"/>
            <w:noProof/>
          </w:rPr>
          <w:t>DefaultMessage</w:t>
        </w:r>
      </w:hyperlink>
      <w:r>
        <w:rPr>
          <w:rFonts w:hint="eastAsia"/>
        </w:rPr>
        <w:t>；若本周期未读到新的信标则保持不变。</w:t>
      </w:r>
    </w:p>
    <w:p w:rsidRPr="001C521E" w:rsidR="000F3C47" w:rsidP="00C93484" w:rsidRDefault="000F3C47">
      <w:pPr>
        <w:pStyle w:val="Reqtify"/>
      </w:pPr>
      <w:r w:rsidRPr="00775C55">
        <w:rPr>
          <w:rFonts w:hint="eastAsia"/>
        </w:rPr>
        <w:t xml:space="preserve">If the </w:t>
      </w:r>
      <w:hyperlink w:history="1" w:anchor="BeaconMessageReceive">
        <w:r w:rsidR="00047F0A">
          <w:rPr>
            <w:rStyle w:val="ac"/>
          </w:rPr>
          <w:t>BeaconMessageReceive</w:t>
        </w:r>
      </w:hyperlink>
      <w:r w:rsidRPr="00775C55">
        <w:rPr>
          <w:rFonts w:hint="eastAsia"/>
        </w:rPr>
        <w:t xml:space="preserve"> is </w:t>
      </w:r>
      <w:r w:rsidRPr="00354FC4">
        <w:rPr>
          <w:rStyle w:val="aff1"/>
          <w:rFonts w:hint="eastAsia"/>
        </w:rPr>
        <w:t>True</w:t>
      </w:r>
      <w:r w:rsidRPr="00775C55">
        <w:rPr>
          <w:rFonts w:hint="eastAsia"/>
        </w:rPr>
        <w:t xml:space="preserve">, the default message is judged by </w:t>
      </w:r>
      <w:hyperlink w:history="1" w:anchor="LockedBeaconMsgByte">
        <w:r w:rsidR="0096074C">
          <w:rPr>
            <w:rStyle w:val="ac"/>
          </w:rPr>
          <w:t>LockedBeaconMsgByte</w:t>
        </w:r>
      </w:hyperlink>
      <w:r>
        <w:rPr>
          <w:rFonts w:hint="eastAsia"/>
        </w:rPr>
        <w:t>and ATP s</w:t>
      </w:r>
      <w:r w:rsidRPr="00775C55">
        <w:rPr>
          <w:rFonts w:hint="eastAsia"/>
        </w:rPr>
        <w:t xml:space="preserve">et </w:t>
      </w:r>
      <w:r>
        <w:rPr>
          <w:rFonts w:hint="eastAsia"/>
        </w:rPr>
        <w:t>the</w:t>
      </w:r>
      <w:r w:rsidRPr="00775C55">
        <w:rPr>
          <w:rFonts w:hint="eastAsia"/>
        </w:rPr>
        <w:t xml:space="preserve"> </w:t>
      </w:r>
      <w:hyperlink w:history="1" w:anchor="BeaconMessage">
        <w:r w:rsidR="00F42E76">
          <w:rPr>
            <w:rStyle w:val="ac"/>
          </w:rPr>
          <w:t>BeaconMessage</w:t>
        </w:r>
      </w:hyperlink>
      <w:r w:rsidRPr="001C521E">
        <w:rPr>
          <w:rStyle w:val="aff2"/>
          <w:rFonts w:hint="eastAsia"/>
        </w:rPr>
        <w:t>.</w:t>
      </w:r>
      <w:hyperlink w:history="1" w:anchor="DefaultMessage">
        <w:r w:rsidR="00501C21">
          <w:rPr>
            <w:rStyle w:val="ac"/>
            <w:noProof/>
          </w:rPr>
          <w:t>DefaultMessage</w:t>
        </w:r>
      </w:hyperlink>
      <w:r w:rsidRPr="001C521E">
        <w:rPr>
          <w:rFonts w:hint="eastAsia"/>
        </w:rPr>
        <w:t xml:space="preserve">; if there is no </w:t>
      </w:r>
      <w:r>
        <w:rPr>
          <w:rFonts w:hint="eastAsia"/>
        </w:rPr>
        <w:t xml:space="preserve">new </w:t>
      </w:r>
      <w:r w:rsidRPr="001C521E">
        <w:rPr>
          <w:rFonts w:hint="eastAsia"/>
        </w:rPr>
        <w:t>beacon</w:t>
      </w:r>
      <w:r>
        <w:rPr>
          <w:rFonts w:hint="eastAsia"/>
        </w:rPr>
        <w:t xml:space="preserve"> read</w:t>
      </w:r>
      <w:r w:rsidRPr="001C521E">
        <w:rPr>
          <w:rFonts w:hint="eastAsia"/>
        </w:rPr>
        <w:t>, it keeps unchanged.</w:t>
      </w:r>
    </w:p>
    <w:p w:rsidR="000F3C47" w:rsidP="000431E0" w:rsidRDefault="000F3C47">
      <w:pPr>
        <w:pStyle w:val="af7"/>
      </w:pPr>
      <w:r>
        <w:rPr>
          <w:rFonts w:hint="eastAsia"/>
        </w:rPr>
        <w:t>if (Initialization)</w:t>
      </w:r>
    </w:p>
    <w:p w:rsidR="000F3C47" w:rsidP="000431E0" w:rsidRDefault="000F3C47">
      <w:pPr>
        <w:pStyle w:val="af7"/>
      </w:pPr>
      <w:r>
        <w:rPr>
          <w:rFonts w:hint="eastAsia"/>
        </w:rPr>
        <w:t xml:space="preserve">    </w:t>
      </w:r>
      <w:hyperlink w:history="1" w:anchor="BeaconMessage">
        <w:r w:rsidR="00F42E76">
          <w:rPr>
            <w:rStyle w:val="ac"/>
          </w:rPr>
          <w:t>BeaconMessage</w:t>
        </w:r>
      </w:hyperlink>
      <w:r>
        <w:rPr>
          <w:rFonts w:hint="eastAsia"/>
        </w:rPr>
        <w:t>.</w:t>
      </w:r>
      <w:hyperlink w:history="1" w:anchor="DefaultMessage">
        <w:r w:rsidR="00501C21">
          <w:rPr>
            <w:rStyle w:val="ac"/>
          </w:rPr>
          <w:t>DefaultMessage</w:t>
        </w:r>
      </w:hyperlink>
      <w:r>
        <w:rPr>
          <w:rFonts w:hint="eastAsia"/>
        </w:rPr>
        <w:t xml:space="preserve"> = </w:t>
      </w:r>
      <w:r w:rsidRPr="00354FC4">
        <w:rPr>
          <w:rStyle w:val="aff1"/>
          <w:rFonts w:hint="eastAsia"/>
        </w:rPr>
        <w:t>False</w:t>
      </w:r>
    </w:p>
    <w:p w:rsidR="000F3C47" w:rsidP="000431E0" w:rsidRDefault="000F3C47">
      <w:pPr>
        <w:pStyle w:val="af7"/>
      </w:pPr>
      <w:r>
        <w:rPr>
          <w:rFonts w:hint="eastAsia"/>
        </w:rPr>
        <w:t>elif (</w:t>
      </w:r>
      <w:hyperlink w:history="1" w:anchor="BeaconMessageReceive">
        <w:r w:rsidR="00047F0A">
          <w:rPr>
            <w:rStyle w:val="ac"/>
          </w:rPr>
          <w:t>BeaconMessageReceive</w:t>
        </w:r>
      </w:hyperlink>
      <w:r>
        <w:rPr>
          <w:rFonts w:hint="eastAsia"/>
        </w:rPr>
        <w:t>(k))</w:t>
      </w:r>
    </w:p>
    <w:p w:rsidR="000F3C47" w:rsidP="000431E0" w:rsidRDefault="000F3C47">
      <w:pPr>
        <w:pStyle w:val="af7"/>
      </w:pPr>
      <w:r>
        <w:rPr>
          <w:rFonts w:hint="eastAsia"/>
        </w:rPr>
        <w:t xml:space="preserve">    </w:t>
      </w:r>
      <w:hyperlink w:history="1" w:anchor="BeaconMessage">
        <w:r w:rsidR="00F42E76">
          <w:rPr>
            <w:rStyle w:val="ac"/>
          </w:rPr>
          <w:t>BeaconMessage</w:t>
        </w:r>
      </w:hyperlink>
      <w:r>
        <w:rPr>
          <w:rFonts w:hint="eastAsia"/>
        </w:rPr>
        <w:t>.</w:t>
      </w:r>
      <w:hyperlink w:history="1" w:anchor="DefaultMessage">
        <w:r w:rsidR="00501C21">
          <w:rPr>
            <w:rStyle w:val="ac"/>
          </w:rPr>
          <w:t>DefaultMessage</w:t>
        </w:r>
      </w:hyperlink>
      <w:r>
        <w:rPr>
          <w:rFonts w:hint="eastAsia"/>
        </w:rPr>
        <w:t>(k)</w:t>
      </w:r>
    </w:p>
    <w:p w:rsidR="000F3C47" w:rsidP="000431E0" w:rsidRDefault="000F3C47">
      <w:pPr>
        <w:pStyle w:val="af7"/>
      </w:pPr>
      <w:r>
        <w:rPr>
          <w:rFonts w:hint="eastAsia"/>
        </w:rPr>
        <w:t xml:space="preserve">        = </w:t>
      </w:r>
      <w:hyperlink w:history="1" w:anchor="LockedBeaconMsgByte">
        <w:r w:rsidR="0096074C">
          <w:rPr>
            <w:rStyle w:val="ac"/>
          </w:rPr>
          <w:t>LockedBeaconMsgByte</w:t>
        </w:r>
      </w:hyperlink>
      <w:r>
        <w:rPr>
          <w:rFonts w:hint="eastAsia"/>
        </w:rPr>
        <w:t>[</w:t>
      </w:r>
      <w:r w:rsidRPr="00265702">
        <w:rPr>
          <w:rStyle w:val="aff1"/>
          <w:rFonts w:hint="eastAsia"/>
        </w:rPr>
        <w:t>DEFAULT_MESSAGE_BI</w:t>
      </w:r>
      <w:r>
        <w:rPr>
          <w:rFonts w:hint="eastAsia"/>
        </w:rPr>
        <w:t>T]</w:t>
      </w:r>
    </w:p>
    <w:p w:rsidR="000F3C47" w:rsidP="000431E0" w:rsidRDefault="000F3C47">
      <w:pPr>
        <w:pStyle w:val="af7"/>
      </w:pPr>
      <w:r>
        <w:rPr>
          <w:rFonts w:hint="eastAsia"/>
        </w:rPr>
        <w:t>else:</w:t>
      </w:r>
    </w:p>
    <w:p w:rsidR="000F3C47" w:rsidP="000431E0" w:rsidRDefault="000F3C47">
      <w:pPr>
        <w:pStyle w:val="af7"/>
      </w:pPr>
      <w:r>
        <w:rPr>
          <w:rFonts w:hint="eastAsia"/>
        </w:rPr>
        <w:t xml:space="preserve">    </w:t>
      </w:r>
      <w:hyperlink w:history="1" w:anchor="BeaconMessage">
        <w:r w:rsidR="00F42E76">
          <w:rPr>
            <w:rStyle w:val="ac"/>
          </w:rPr>
          <w:t>BeaconMessage</w:t>
        </w:r>
      </w:hyperlink>
      <w:r>
        <w:rPr>
          <w:rFonts w:hint="eastAsia"/>
        </w:rPr>
        <w:t>.</w:t>
      </w:r>
      <w:hyperlink w:history="1" w:anchor="DefaultMessage">
        <w:r w:rsidR="00501C21">
          <w:rPr>
            <w:rStyle w:val="ac"/>
          </w:rPr>
          <w:t>DefaultMessage</w:t>
        </w:r>
      </w:hyperlink>
      <w:r>
        <w:rPr>
          <w:rFonts w:hint="eastAsia"/>
        </w:rPr>
        <w:t xml:space="preserve"> = </w:t>
      </w:r>
      <w:hyperlink w:history="1" w:anchor="BeaconMessage">
        <w:r w:rsidR="00F42E76">
          <w:rPr>
            <w:rStyle w:val="ac"/>
          </w:rPr>
          <w:t>BeaconMessage</w:t>
        </w:r>
      </w:hyperlink>
      <w:r>
        <w:rPr>
          <w:rFonts w:hint="eastAsia"/>
        </w:rPr>
        <w:t>.</w:t>
      </w:r>
      <w:hyperlink w:history="1" w:anchor="DefaultMessage">
        <w:r w:rsidR="00501C21">
          <w:rPr>
            <w:rStyle w:val="ac"/>
          </w:rPr>
          <w:t>DefaultMessage</w:t>
        </w:r>
      </w:hyperlink>
      <w:r>
        <w:rPr>
          <w:rFonts w:hint="eastAsia"/>
        </w:rPr>
        <w:t>(k-1)</w:t>
      </w:r>
    </w:p>
    <w:p w:rsidR="000F3C47" w:rsidP="00C93484" w:rsidRDefault="000F3C47">
      <w:pPr>
        <w:pStyle w:val="Reqtify"/>
      </w:pPr>
      <w:r>
        <w:rPr>
          <w:rFonts w:hint="eastAsia"/>
        </w:rPr>
        <w:t>其中</w:t>
      </w:r>
      <w:r>
        <w:rPr>
          <w:rStyle w:val="aff1"/>
          <w:rFonts w:hint="eastAsia"/>
        </w:rPr>
        <w:t>DEFAULT_MESSAGE_</w:t>
      </w:r>
      <w:r w:rsidRPr="003964D4">
        <w:rPr>
          <w:rStyle w:val="aff1"/>
          <w:rFonts w:hint="eastAsia"/>
        </w:rPr>
        <w:t>BIT</w:t>
      </w:r>
      <w:r>
        <w:rPr>
          <w:rFonts w:hint="eastAsia"/>
        </w:rPr>
        <w:t>表示</w:t>
      </w:r>
      <w:r>
        <w:fldChar w:fldCharType="begin"/>
      </w:r>
      <w:r>
        <w:instrText xml:space="preserve"> </w:instrText>
      </w:r>
      <w:r>
        <w:rPr>
          <w:rFonts w:hint="eastAsia"/>
        </w:rPr>
        <w:instrText>REF _Ref277762729 \w \h</w:instrText>
      </w:r>
      <w:r>
        <w:instrText xml:space="preserve"> </w:instrText>
      </w:r>
      <w:r>
        <w:fldChar w:fldCharType="separate"/>
      </w:r>
      <w:r w:rsidR="00DE178B">
        <w:t>[REF4]</w:t>
      </w:r>
      <w:r>
        <w:fldChar w:fldCharType="end"/>
      </w:r>
      <w:r>
        <w:rPr>
          <w:rFonts w:hint="eastAsia"/>
        </w:rPr>
        <w:t>中定义的信标消息中表示信标是否为默认消息的位数。</w:t>
      </w:r>
    </w:p>
    <w:p w:rsidRPr="001C521E" w:rsidR="000F3C47" w:rsidP="00C93484" w:rsidRDefault="000F3C47">
      <w:pPr>
        <w:pStyle w:val="Reqtify"/>
      </w:pPr>
      <w:r w:rsidRPr="001C521E">
        <w:rPr>
          <w:rStyle w:val="aff1"/>
          <w:rFonts w:hint="eastAsia"/>
        </w:rPr>
        <w:t>DEFAULT_MESSAGE_BIT</w:t>
      </w:r>
      <w:r w:rsidRPr="001C521E">
        <w:rPr>
          <w:rFonts w:hint="eastAsia"/>
        </w:rPr>
        <w:t xml:space="preserve"> represents the </w:t>
      </w:r>
      <w:r>
        <w:rPr>
          <w:rFonts w:hint="eastAsia"/>
        </w:rPr>
        <w:t>index</w:t>
      </w:r>
      <w:r w:rsidRPr="001C521E">
        <w:rPr>
          <w:rFonts w:hint="eastAsia"/>
        </w:rPr>
        <w:t xml:space="preserve"> of </w:t>
      </w:r>
      <w:r w:rsidRPr="001C521E">
        <w:t>beacon that</w:t>
      </w:r>
      <w:r w:rsidRPr="001C521E">
        <w:rPr>
          <w:rFonts w:hint="eastAsia"/>
        </w:rPr>
        <w:t xml:space="preserve"> judges default </w:t>
      </w:r>
      <w:r w:rsidRPr="001C521E">
        <w:t>message, which</w:t>
      </w:r>
      <w:r w:rsidRPr="001C521E">
        <w:rPr>
          <w:rFonts w:hint="eastAsia"/>
        </w:rPr>
        <w:t xml:space="preserve"> defined in the </w:t>
      </w:r>
      <w:r>
        <w:fldChar w:fldCharType="begin"/>
      </w:r>
      <w:r>
        <w:instrText xml:space="preserve"> REF _Ref277762729 \w \h  \* MERGEFORMAT </w:instrText>
      </w:r>
      <w:r>
        <w:fldChar w:fldCharType="separate"/>
      </w:r>
      <w:r w:rsidR="00DE178B">
        <w:t>[REF4]</w:t>
      </w:r>
      <w:r>
        <w:fldChar w:fldCharType="end"/>
      </w:r>
      <w:r w:rsidRPr="001C521E">
        <w:rPr>
          <w:rFonts w:hint="eastAsia"/>
        </w:rPr>
        <w:t>.</w:t>
      </w:r>
    </w:p>
    <w:p w:rsidRPr="008A1414" w:rsidR="000F3C47" w:rsidP="000C0D62" w:rsidRDefault="000F3C47">
      <w:pPr>
        <w:pStyle w:val="ReqtifyAltQ"/>
      </w:pPr>
      <w:r w:rsidRPr="008A1414">
        <w:t>#Category=Functional</w:t>
      </w:r>
    </w:p>
    <w:p w:rsidRPr="008A1414" w:rsidR="000F3C47" w:rsidP="000C0D62" w:rsidRDefault="000F3C47">
      <w:pPr>
        <w:pStyle w:val="ReqtifyAltQ"/>
      </w:pPr>
      <w:r w:rsidRPr="008A1414">
        <w:t>#Contribution</w:t>
      </w:r>
      <w:r>
        <w:t>=SIL4</w:t>
      </w:r>
    </w:p>
    <w:p w:rsidR="009328EA" w:rsidP="000C0D62" w:rsidRDefault="000F3C47">
      <w:pPr>
        <w:pStyle w:val="ReqtifyAltQ"/>
        <w:rPr>
          <w:ins w:author="常鸣" w:date="2014-07-03T14:27:00Z" w:id="4232"/>
        </w:rPr>
      </w:pPr>
      <w:del w:author="常鸣" w:date="2014-07-03T14:27:00Z" w:id="4233">
        <w:r w:rsidRPr="008A1414" w:rsidDel="009328EA">
          <w:delText>#S</w:delText>
        </w:r>
      </w:del>
      <w:ins w:author="常鸣" w:date="2014-07-03T14:27:00Z" w:id="4234">
        <w:r w:rsidR="009328EA">
          <w:t>#Allocation=ATP Software</w:t>
        </w:r>
      </w:ins>
    </w:p>
    <w:p w:rsidRPr="008A1414" w:rsidR="000F3C47" w:rsidP="000C0D62" w:rsidRDefault="009328EA">
      <w:pPr>
        <w:pStyle w:val="ReqtifyAltQ"/>
      </w:pPr>
      <w:ins w:author="常鸣" w:date="2014-07-03T14:27:00Z" w:id="4235">
        <w:r>
          <w:t>#S</w:t>
        </w:r>
      </w:ins>
      <w:r w:rsidRPr="008A1414" w:rsidR="000F3C47">
        <w:t>ource=</w:t>
      </w:r>
      <w:r w:rsidR="000F3C47">
        <w:rPr>
          <w:rFonts w:hint="eastAsia"/>
        </w:rPr>
        <w:t>[iTC_CC-SyAD-0170]</w:t>
      </w:r>
    </w:p>
    <w:p w:rsidRPr="008A1414" w:rsidR="000F3C47" w:rsidP="000C0D62" w:rsidRDefault="000F3C47">
      <w:pPr>
        <w:pStyle w:val="ReqtifyAltQ"/>
      </w:pPr>
      <w:r w:rsidRPr="008A1414">
        <w:t>[End]</w:t>
      </w:r>
    </w:p>
    <w:p w:rsidR="000F3C47" w:rsidP="00C93484" w:rsidRDefault="000F3C47">
      <w:pPr>
        <w:pStyle w:val="Reqtify"/>
      </w:pPr>
    </w:p>
    <w:p w:rsidR="000F3C47" w:rsidP="00C93484" w:rsidRDefault="000F3C47">
      <w:pPr>
        <w:pStyle w:val="Reqtify"/>
      </w:pPr>
    </w:p>
    <w:p w:rsidRPr="00634120" w:rsidR="000F3C47" w:rsidP="000F3C47" w:rsidRDefault="000F3C47">
      <w:pPr>
        <w:pStyle w:val="ReqtifyAltR"/>
      </w:pPr>
      <w:r>
        <w:t>[iTC_CC_ATP-SwRS-</w:t>
      </w:r>
      <w:r>
        <w:rPr>
          <w:rFonts w:hint="eastAsia"/>
        </w:rPr>
        <w:t>0124</w:t>
      </w:r>
      <w:r>
        <w:t>]</w:t>
      </w:r>
    </w:p>
    <w:p w:rsidR="000F3C47" w:rsidP="00C93484" w:rsidRDefault="000F3C47">
      <w:pPr>
        <w:pStyle w:val="Reqtify"/>
      </w:pPr>
      <w:r>
        <w:rPr>
          <w:rFonts w:hint="eastAsia"/>
        </w:rPr>
        <w:lastRenderedPageBreak/>
        <w:t>如果本周期</w:t>
      </w:r>
      <w:hyperlink w:history="1" w:anchor="BeaconMessageReceive">
        <w:r w:rsidR="008930D3">
          <w:rPr>
            <w:rStyle w:val="ac"/>
          </w:rPr>
          <w:t>BeaconMessageReceive</w:t>
        </w:r>
      </w:hyperlink>
      <w:r>
        <w:rPr>
          <w:rFonts w:hint="eastAsia"/>
        </w:rPr>
        <w:t>为</w:t>
      </w:r>
      <w:r>
        <w:rPr>
          <w:rStyle w:val="aff1"/>
          <w:rFonts w:hint="eastAsia"/>
        </w:rPr>
        <w:t>True</w:t>
      </w:r>
      <w:r>
        <w:rPr>
          <w:rFonts w:hint="eastAsia"/>
        </w:rPr>
        <w:t>，则从</w:t>
      </w:r>
      <w:hyperlink w:history="1" w:anchor="LockedBeaconMsgByte">
        <w:r w:rsidR="008930D3">
          <w:rPr>
            <w:rStyle w:val="ac"/>
          </w:rPr>
          <w:t>LockedBeaconMsgByte</w:t>
        </w:r>
      </w:hyperlink>
      <w:r>
        <w:rPr>
          <w:rFonts w:hint="eastAsia"/>
        </w:rPr>
        <w:t>中判断变量是否可用信息，设置</w:t>
      </w:r>
      <w:hyperlink w:history="1" w:anchor="BeaconMessage">
        <w:r w:rsidR="00501C21">
          <w:rPr>
            <w:rStyle w:val="ac"/>
          </w:rPr>
          <w:t>BeaconMessage</w:t>
        </w:r>
      </w:hyperlink>
      <w:r w:rsidRPr="00BB4183">
        <w:rPr>
          <w:rStyle w:val="aff2"/>
          <w:rFonts w:hint="eastAsia"/>
        </w:rPr>
        <w:t>.</w:t>
      </w:r>
      <w:hyperlink w:history="1" w:anchor="BlockModeVariantAvailable">
        <w:r w:rsidR="00501C21">
          <w:rPr>
            <w:rStyle w:val="ac"/>
            <w:noProof/>
          </w:rPr>
          <w:t>BlockModeVariantAvailable</w:t>
        </w:r>
      </w:hyperlink>
      <w:r>
        <w:rPr>
          <w:rFonts w:hint="eastAsia"/>
        </w:rPr>
        <w:t>；若本周期未读到新的信标则保持不变。</w:t>
      </w:r>
    </w:p>
    <w:p w:rsidRPr="008358CC" w:rsidR="000F3C47" w:rsidP="00C93484" w:rsidRDefault="000F3C47">
      <w:pPr>
        <w:pStyle w:val="Reqtify"/>
      </w:pPr>
      <w:r w:rsidRPr="008358CC">
        <w:rPr>
          <w:rFonts w:hint="eastAsia"/>
        </w:rPr>
        <w:t xml:space="preserve">If the </w:t>
      </w:r>
      <w:hyperlink w:history="1" w:anchor="BeaconMessageReceive">
        <w:r w:rsidR="00047F0A">
          <w:rPr>
            <w:rStyle w:val="ac"/>
          </w:rPr>
          <w:t>BeaconMessageReceive</w:t>
        </w:r>
      </w:hyperlink>
      <w:r>
        <w:rPr>
          <w:rFonts w:hint="eastAsia"/>
        </w:rPr>
        <w:t xml:space="preserve"> i</w:t>
      </w:r>
      <w:r w:rsidRPr="008358CC">
        <w:rPr>
          <w:rFonts w:hint="eastAsia"/>
        </w:rPr>
        <w:t xml:space="preserve">s </w:t>
      </w:r>
      <w:r w:rsidRPr="00354FC4">
        <w:rPr>
          <w:rStyle w:val="aff1"/>
          <w:rFonts w:hint="eastAsia"/>
        </w:rPr>
        <w:t>True</w:t>
      </w:r>
      <w:r w:rsidRPr="008358CC">
        <w:rPr>
          <w:rFonts w:hint="eastAsia"/>
        </w:rPr>
        <w:t xml:space="preserve">, it is feasible to judge whether the </w:t>
      </w:r>
      <w:r>
        <w:rPr>
          <w:rFonts w:hint="eastAsia"/>
        </w:rPr>
        <w:t>variants</w:t>
      </w:r>
      <w:r w:rsidRPr="008358CC">
        <w:rPr>
          <w:rFonts w:hint="eastAsia"/>
        </w:rPr>
        <w:t xml:space="preserve"> </w:t>
      </w:r>
      <w:r>
        <w:rPr>
          <w:rFonts w:hint="eastAsia"/>
        </w:rPr>
        <w:t>are available</w:t>
      </w:r>
      <w:r w:rsidRPr="008358CC">
        <w:rPr>
          <w:rFonts w:hint="eastAsia"/>
        </w:rPr>
        <w:t xml:space="preserve"> through </w:t>
      </w:r>
      <w:hyperlink w:history="1" w:anchor="LockedBeaconMsgByte">
        <w:r w:rsidR="0096074C">
          <w:rPr>
            <w:rStyle w:val="ac"/>
          </w:rPr>
          <w:t>LockedBeaconMsgByte</w:t>
        </w:r>
      </w:hyperlink>
      <w:r w:rsidR="00EA0961">
        <w:rPr>
          <w:rFonts w:hint="eastAsia"/>
        </w:rPr>
        <w:t xml:space="preserve"> </w:t>
      </w:r>
      <w:r>
        <w:rPr>
          <w:rFonts w:hint="eastAsia"/>
        </w:rPr>
        <w:t>and ATP</w:t>
      </w:r>
      <w:r w:rsidRPr="008358CC">
        <w:rPr>
          <w:rFonts w:hint="eastAsia"/>
        </w:rPr>
        <w:t xml:space="preserve"> set as </w:t>
      </w:r>
      <w:hyperlink w:history="1" w:anchor="BeaconMessage">
        <w:r w:rsidR="00F42E76">
          <w:rPr>
            <w:rStyle w:val="ac"/>
          </w:rPr>
          <w:t>BeaconMessage</w:t>
        </w:r>
      </w:hyperlink>
      <w:r w:rsidRPr="008358CC">
        <w:rPr>
          <w:rStyle w:val="aff2"/>
          <w:rFonts w:hint="eastAsia"/>
        </w:rPr>
        <w:t>.</w:t>
      </w:r>
      <w:hyperlink w:history="1" w:anchor="BlockModeVariantAvailable">
        <w:r w:rsidR="00501C21">
          <w:rPr>
            <w:rStyle w:val="ac"/>
            <w:noProof/>
          </w:rPr>
          <w:t>BlockModeVariantAvailable</w:t>
        </w:r>
      </w:hyperlink>
      <w:r w:rsidRPr="008358CC">
        <w:rPr>
          <w:rFonts w:hint="eastAsia"/>
        </w:rPr>
        <w:t xml:space="preserve">; If there is no new beacon </w:t>
      </w:r>
      <w:r>
        <w:rPr>
          <w:rFonts w:hint="eastAsia"/>
        </w:rPr>
        <w:t>read</w:t>
      </w:r>
      <w:r w:rsidRPr="008358CC">
        <w:rPr>
          <w:rFonts w:hint="eastAsia"/>
        </w:rPr>
        <w:t xml:space="preserve">, it keeps invariable. </w:t>
      </w:r>
    </w:p>
    <w:p w:rsidR="000F3C47" w:rsidP="000431E0" w:rsidRDefault="000F3C47">
      <w:pPr>
        <w:pStyle w:val="af7"/>
      </w:pPr>
      <w:r>
        <w:rPr>
          <w:rFonts w:hint="eastAsia"/>
        </w:rPr>
        <w:t>if (Initialization)</w:t>
      </w:r>
    </w:p>
    <w:p w:rsidR="000F3C47" w:rsidP="000431E0" w:rsidRDefault="000F3C47">
      <w:pPr>
        <w:pStyle w:val="af7"/>
      </w:pPr>
      <w:r>
        <w:rPr>
          <w:rFonts w:hint="eastAsia"/>
        </w:rPr>
        <w:t xml:space="preserve">    </w:t>
      </w:r>
      <w:hyperlink w:history="1" w:anchor="BeaconMessage">
        <w:r w:rsidR="00F42E76">
          <w:rPr>
            <w:rStyle w:val="ac"/>
          </w:rPr>
          <w:t>BeaconMessage</w:t>
        </w:r>
      </w:hyperlink>
      <w:r>
        <w:rPr>
          <w:rFonts w:hint="eastAsia"/>
        </w:rPr>
        <w:t>.</w:t>
      </w:r>
      <w:hyperlink w:history="1" w:anchor="BlockModeVariantAvailable">
        <w:r w:rsidR="00501C21">
          <w:rPr>
            <w:rStyle w:val="ac"/>
          </w:rPr>
          <w:t>BlockModeVariantAvailable</w:t>
        </w:r>
      </w:hyperlink>
      <w:r>
        <w:rPr>
          <w:rFonts w:hint="eastAsia"/>
        </w:rPr>
        <w:t xml:space="preserve"> = </w:t>
      </w:r>
      <w:r w:rsidRPr="00354FC4">
        <w:rPr>
          <w:rStyle w:val="aff1"/>
          <w:rFonts w:hint="eastAsia"/>
        </w:rPr>
        <w:t>False</w:t>
      </w:r>
    </w:p>
    <w:p w:rsidR="000F3C47" w:rsidP="000431E0" w:rsidRDefault="000F3C47">
      <w:pPr>
        <w:pStyle w:val="af7"/>
      </w:pPr>
      <w:r>
        <w:rPr>
          <w:rFonts w:hint="eastAsia"/>
        </w:rPr>
        <w:t>elif (</w:t>
      </w:r>
      <w:hyperlink w:history="1" w:anchor="BeaconMessageReceive">
        <w:r w:rsidR="00047F0A">
          <w:rPr>
            <w:rStyle w:val="ac"/>
          </w:rPr>
          <w:t>BeaconMessageReceive</w:t>
        </w:r>
      </w:hyperlink>
      <w:r>
        <w:rPr>
          <w:rFonts w:hint="eastAsia"/>
        </w:rPr>
        <w:t>(k))</w:t>
      </w:r>
    </w:p>
    <w:p w:rsidR="000F3C47" w:rsidP="000431E0" w:rsidRDefault="000F3C47">
      <w:pPr>
        <w:pStyle w:val="af7"/>
      </w:pPr>
      <w:r>
        <w:rPr>
          <w:rFonts w:hint="eastAsia"/>
        </w:rPr>
        <w:t xml:space="preserve">    </w:t>
      </w:r>
      <w:hyperlink w:history="1" w:anchor="BeaconMessage">
        <w:r w:rsidR="00F42E76">
          <w:rPr>
            <w:rStyle w:val="ac"/>
          </w:rPr>
          <w:t>BeaconMessage</w:t>
        </w:r>
      </w:hyperlink>
      <w:r>
        <w:rPr>
          <w:rFonts w:hint="eastAsia"/>
        </w:rPr>
        <w:t>.</w:t>
      </w:r>
      <w:hyperlink w:history="1" w:anchor="BlockModeVariantAvailable">
        <w:r w:rsidR="00501C21">
          <w:rPr>
            <w:rStyle w:val="ac"/>
          </w:rPr>
          <w:t>BlockModeVariantAvailable</w:t>
        </w:r>
      </w:hyperlink>
      <w:r>
        <w:rPr>
          <w:rFonts w:hint="eastAsia"/>
        </w:rPr>
        <w:t>(k)</w:t>
      </w:r>
    </w:p>
    <w:p w:rsidR="000F3C47" w:rsidP="000431E0" w:rsidRDefault="000F3C47">
      <w:pPr>
        <w:pStyle w:val="af7"/>
      </w:pPr>
      <w:r>
        <w:rPr>
          <w:rFonts w:hint="eastAsia"/>
        </w:rPr>
        <w:t xml:space="preserve">        = </w:t>
      </w:r>
      <w:hyperlink w:history="1" w:anchor="LockedBeaconMsgByte">
        <w:r w:rsidR="0096074C">
          <w:rPr>
            <w:rStyle w:val="ac"/>
          </w:rPr>
          <w:t>LockedBeaconMsgByte</w:t>
        </w:r>
      </w:hyperlink>
      <w:r>
        <w:rPr>
          <w:rFonts w:hint="eastAsia"/>
        </w:rPr>
        <w:t>[</w:t>
      </w:r>
      <w:r w:rsidRPr="00265702">
        <w:rPr>
          <w:rStyle w:val="aff1"/>
          <w:rFonts w:hint="eastAsia"/>
        </w:rPr>
        <w:t>BLOCK_MODE_VARIANT_AVAILABLE_BIT</w:t>
      </w:r>
      <w:r>
        <w:rPr>
          <w:rFonts w:hint="eastAsia"/>
        </w:rPr>
        <w:t>]</w:t>
      </w:r>
    </w:p>
    <w:p w:rsidR="000F3C47" w:rsidP="000431E0" w:rsidRDefault="000F3C47">
      <w:pPr>
        <w:pStyle w:val="af7"/>
      </w:pPr>
      <w:r>
        <w:rPr>
          <w:rFonts w:hint="eastAsia"/>
        </w:rPr>
        <w:t>else:</w:t>
      </w:r>
    </w:p>
    <w:p w:rsidR="000F3C47" w:rsidP="000431E0" w:rsidRDefault="000F3C47">
      <w:pPr>
        <w:pStyle w:val="af7"/>
      </w:pPr>
      <w:r>
        <w:rPr>
          <w:rFonts w:hint="eastAsia"/>
        </w:rPr>
        <w:t xml:space="preserve">    </w:t>
      </w:r>
      <w:hyperlink w:history="1" w:anchor="BeaconMessage">
        <w:r w:rsidR="00F42E76">
          <w:rPr>
            <w:rStyle w:val="ac"/>
          </w:rPr>
          <w:t>BeaconMessage</w:t>
        </w:r>
      </w:hyperlink>
      <w:r>
        <w:rPr>
          <w:rFonts w:hint="eastAsia"/>
        </w:rPr>
        <w:t>.</w:t>
      </w:r>
      <w:hyperlink w:history="1" w:anchor="BlockModeVariantAvailable">
        <w:r w:rsidR="00501C21">
          <w:rPr>
            <w:rStyle w:val="ac"/>
          </w:rPr>
          <w:t>BlockModeVariantAvailable</w:t>
        </w:r>
      </w:hyperlink>
      <w:r>
        <w:rPr>
          <w:rFonts w:hint="eastAsia"/>
        </w:rPr>
        <w:t>(k)</w:t>
      </w:r>
    </w:p>
    <w:p w:rsidR="000F3C47" w:rsidP="000431E0" w:rsidRDefault="000F3C47">
      <w:pPr>
        <w:pStyle w:val="af7"/>
      </w:pPr>
      <w:r>
        <w:rPr>
          <w:rFonts w:hint="eastAsia"/>
        </w:rPr>
        <w:t xml:space="preserve">        = </w:t>
      </w:r>
      <w:hyperlink w:history="1" w:anchor="BeaconMessage">
        <w:r w:rsidR="00F42E76">
          <w:rPr>
            <w:rStyle w:val="ac"/>
          </w:rPr>
          <w:t>BeaconMessage</w:t>
        </w:r>
      </w:hyperlink>
      <w:r>
        <w:rPr>
          <w:rFonts w:hint="eastAsia"/>
        </w:rPr>
        <w:t>.</w:t>
      </w:r>
      <w:hyperlink w:history="1" w:anchor="BlockModeVariantAvailable">
        <w:r w:rsidR="00501C21">
          <w:rPr>
            <w:rStyle w:val="ac"/>
          </w:rPr>
          <w:t>BlockModeVariantAvailable</w:t>
        </w:r>
      </w:hyperlink>
      <w:r>
        <w:rPr>
          <w:rFonts w:hint="eastAsia"/>
        </w:rPr>
        <w:t>(k-1)</w:t>
      </w:r>
    </w:p>
    <w:p w:rsidR="000F3C47" w:rsidP="00C93484" w:rsidRDefault="000F3C47">
      <w:pPr>
        <w:pStyle w:val="Reqtify"/>
      </w:pPr>
      <w:r>
        <w:rPr>
          <w:rFonts w:hint="eastAsia"/>
        </w:rPr>
        <w:t>其中</w:t>
      </w:r>
      <w:r>
        <w:rPr>
          <w:rStyle w:val="aff1"/>
          <w:rFonts w:hint="eastAsia"/>
        </w:rPr>
        <w:t>BLOCK_MODE_VARIANT_AVAILABLE</w:t>
      </w:r>
      <w:r w:rsidRPr="003964D4">
        <w:rPr>
          <w:rStyle w:val="aff1"/>
          <w:rFonts w:hint="eastAsia"/>
        </w:rPr>
        <w:t>_BIT</w:t>
      </w:r>
      <w:r>
        <w:rPr>
          <w:rFonts w:hint="eastAsia"/>
        </w:rPr>
        <w:t>表示</w:t>
      </w:r>
      <w:r>
        <w:fldChar w:fldCharType="begin"/>
      </w:r>
      <w:r>
        <w:instrText xml:space="preserve"> </w:instrText>
      </w:r>
      <w:r>
        <w:rPr>
          <w:rFonts w:hint="eastAsia"/>
        </w:rPr>
        <w:instrText>REF _Ref277762729 \w \h</w:instrText>
      </w:r>
      <w:r>
        <w:instrText xml:space="preserve"> </w:instrText>
      </w:r>
      <w:r>
        <w:fldChar w:fldCharType="separate"/>
      </w:r>
      <w:r w:rsidR="00DE178B">
        <w:t>[REF4]</w:t>
      </w:r>
      <w:r>
        <w:fldChar w:fldCharType="end"/>
      </w:r>
      <w:r>
        <w:rPr>
          <w:rFonts w:hint="eastAsia"/>
        </w:rPr>
        <w:t>中定义的信标消息中表示信标所带变量是否可用的位数。</w:t>
      </w:r>
    </w:p>
    <w:p w:rsidRPr="008358CC" w:rsidR="000F3C47" w:rsidP="00C93484" w:rsidRDefault="000F3C47">
      <w:pPr>
        <w:pStyle w:val="Reqtify"/>
      </w:pPr>
      <w:r w:rsidRPr="008358CC">
        <w:rPr>
          <w:rStyle w:val="aff1"/>
          <w:rFonts w:hint="eastAsia"/>
        </w:rPr>
        <w:t>BLOCK_MODE_VARIANT_AVAILABLE_BIT</w:t>
      </w:r>
      <w:r w:rsidRPr="008358CC">
        <w:rPr>
          <w:rFonts w:hint="eastAsia"/>
        </w:rPr>
        <w:t xml:space="preserve"> stands for the </w:t>
      </w:r>
      <w:r>
        <w:rPr>
          <w:rFonts w:hint="eastAsia"/>
        </w:rPr>
        <w:t>index</w:t>
      </w:r>
      <w:r w:rsidRPr="008358CC">
        <w:rPr>
          <w:rFonts w:hint="eastAsia"/>
        </w:rPr>
        <w:t xml:space="preserve"> of the beacon </w:t>
      </w:r>
      <w:r>
        <w:rPr>
          <w:rFonts w:hint="eastAsia"/>
        </w:rPr>
        <w:t>variants</w:t>
      </w:r>
      <w:r w:rsidRPr="008358CC">
        <w:rPr>
          <w:rFonts w:hint="eastAsia"/>
        </w:rPr>
        <w:t xml:space="preserve"> in the beacon message defined in </w:t>
      </w:r>
      <w:r>
        <w:fldChar w:fldCharType="begin"/>
      </w:r>
      <w:r>
        <w:instrText xml:space="preserve"> REF _Ref277762729 \w \h  \* MERGEFORMAT </w:instrText>
      </w:r>
      <w:r>
        <w:fldChar w:fldCharType="separate"/>
      </w:r>
      <w:r w:rsidR="00DE178B">
        <w:t>[REF4]</w:t>
      </w:r>
      <w:r>
        <w:fldChar w:fldCharType="end"/>
      </w:r>
      <w:r w:rsidRPr="008358CC">
        <w:rPr>
          <w:rFonts w:hint="eastAsia"/>
        </w:rPr>
        <w:t xml:space="preserve">. </w:t>
      </w:r>
    </w:p>
    <w:p w:rsidRPr="008A1414" w:rsidR="000F3C47" w:rsidP="000C0D62" w:rsidRDefault="000F3C47">
      <w:pPr>
        <w:pStyle w:val="ReqtifyAltQ"/>
      </w:pPr>
      <w:r w:rsidRPr="008A1414">
        <w:t>#Category=Functional</w:t>
      </w:r>
    </w:p>
    <w:p w:rsidRPr="008A1414" w:rsidR="000F3C47" w:rsidP="000C0D62" w:rsidRDefault="000F3C47">
      <w:pPr>
        <w:pStyle w:val="ReqtifyAltQ"/>
      </w:pPr>
      <w:r w:rsidRPr="008A1414">
        <w:t>#Contribution</w:t>
      </w:r>
      <w:r>
        <w:t>=SIL4</w:t>
      </w:r>
    </w:p>
    <w:p w:rsidR="009328EA" w:rsidP="000C0D62" w:rsidRDefault="000F3C47">
      <w:pPr>
        <w:pStyle w:val="ReqtifyAltQ"/>
        <w:rPr>
          <w:ins w:author="常鸣" w:date="2014-07-03T14:27:00Z" w:id="4236"/>
        </w:rPr>
      </w:pPr>
      <w:del w:author="常鸣" w:date="2014-07-03T14:27:00Z" w:id="4237">
        <w:r w:rsidRPr="008A1414" w:rsidDel="009328EA">
          <w:delText>#S</w:delText>
        </w:r>
      </w:del>
      <w:ins w:author="常鸣" w:date="2014-07-03T14:27:00Z" w:id="4238">
        <w:r w:rsidR="009328EA">
          <w:t>#Allocation=ATP Software</w:t>
        </w:r>
      </w:ins>
    </w:p>
    <w:p w:rsidRPr="008A1414" w:rsidR="000F3C47" w:rsidP="000C0D62" w:rsidRDefault="009328EA">
      <w:pPr>
        <w:pStyle w:val="ReqtifyAltQ"/>
      </w:pPr>
      <w:ins w:author="常鸣" w:date="2014-07-03T14:27:00Z" w:id="4239">
        <w:r>
          <w:t>#S</w:t>
        </w:r>
      </w:ins>
      <w:r w:rsidRPr="008A1414" w:rsidR="000F3C47">
        <w:t>ource=</w:t>
      </w:r>
      <w:r w:rsidR="000F3C47">
        <w:rPr>
          <w:rFonts w:hint="eastAsia"/>
        </w:rPr>
        <w:t>[iTC_CC-SyAD-0170]</w:t>
      </w:r>
    </w:p>
    <w:p w:rsidRPr="008A1414" w:rsidR="000F3C47" w:rsidP="000C0D62" w:rsidRDefault="000F3C47">
      <w:pPr>
        <w:pStyle w:val="ReqtifyAltQ"/>
      </w:pPr>
      <w:r w:rsidRPr="008A1414">
        <w:t>[End]</w:t>
      </w:r>
    </w:p>
    <w:p w:rsidR="000F3C47" w:rsidP="00C93484" w:rsidRDefault="000F3C47">
      <w:pPr>
        <w:pStyle w:val="Reqtify"/>
      </w:pPr>
    </w:p>
    <w:p w:rsidR="000F3C47" w:rsidP="00C93484" w:rsidRDefault="000F3C47">
      <w:pPr>
        <w:pStyle w:val="Reqtify"/>
      </w:pPr>
    </w:p>
    <w:p w:rsidR="000F3C47" w:rsidP="000F3C47" w:rsidRDefault="000F3C47">
      <w:pPr>
        <w:pStyle w:val="ReqtifyAltR"/>
      </w:pPr>
      <w:r>
        <w:t>[iTC_CC_ATP-SwRS-</w:t>
      </w:r>
      <w:r>
        <w:rPr>
          <w:rFonts w:hint="eastAsia"/>
        </w:rPr>
        <w:t>0049</w:t>
      </w:r>
      <w:r>
        <w:t>]</w:t>
      </w:r>
    </w:p>
    <w:p w:rsidR="000F3C47" w:rsidP="00C93484" w:rsidRDefault="000F3C47">
      <w:pPr>
        <w:pStyle w:val="Reqtify"/>
      </w:pPr>
      <w:r>
        <w:rPr>
          <w:rFonts w:hint="eastAsia"/>
        </w:rPr>
        <w:t>车载</w:t>
      </w:r>
      <w:r>
        <w:rPr>
          <w:rFonts w:hint="eastAsia"/>
        </w:rPr>
        <w:t>ATP</w:t>
      </w:r>
      <w:r>
        <w:rPr>
          <w:rFonts w:hint="eastAsia"/>
        </w:rPr>
        <w:t>每周期</w:t>
      </w:r>
      <w:r>
        <w:t>计算得到</w:t>
      </w:r>
      <w:r>
        <w:rPr>
          <w:rFonts w:hint="eastAsia"/>
        </w:rPr>
        <w:t>伪随机数</w:t>
      </w:r>
      <w:bookmarkStart w:name="ATCKey" w:id="4240"/>
      <w:r w:rsidRPr="00282D8C">
        <w:rPr>
          <w:rStyle w:val="aff2"/>
        </w:rPr>
        <w:t>ATC</w:t>
      </w:r>
      <w:r w:rsidR="00880D90">
        <w:rPr>
          <w:rStyle w:val="aff2"/>
          <w:rFonts w:hint="eastAsia"/>
        </w:rPr>
        <w:t>k</w:t>
      </w:r>
      <w:r w:rsidRPr="00282D8C">
        <w:rPr>
          <w:rStyle w:val="aff2"/>
        </w:rPr>
        <w:t>ey</w:t>
      </w:r>
      <w:bookmarkEnd w:id="4240"/>
      <w:r>
        <w:t>，并将其写入</w:t>
      </w:r>
      <w:r w:rsidR="00F41616">
        <w:t>VPB</w:t>
      </w:r>
      <w:r>
        <w:rPr>
          <w:rFonts w:hint="eastAsia"/>
        </w:rPr>
        <w:t>-2</w:t>
      </w:r>
      <w:r>
        <w:rPr>
          <w:rFonts w:hint="eastAsia"/>
        </w:rPr>
        <w:t>板相应寄存器，用于区分</w:t>
      </w:r>
      <w:r w:rsidR="00F41616">
        <w:rPr>
          <w:rFonts w:hint="eastAsia"/>
        </w:rPr>
        <w:t>VPB</w:t>
      </w:r>
      <w:r>
        <w:rPr>
          <w:rFonts w:hint="eastAsia"/>
        </w:rPr>
        <w:t>-2</w:t>
      </w:r>
      <w:r>
        <w:rPr>
          <w:rFonts w:hint="eastAsia"/>
        </w:rPr>
        <w:t>消息的实时性。</w:t>
      </w:r>
    </w:p>
    <w:p w:rsidR="000F3C47" w:rsidP="00C93484" w:rsidRDefault="000F3C47">
      <w:pPr>
        <w:pStyle w:val="Reqtify"/>
      </w:pPr>
      <w:r w:rsidRPr="00634120">
        <w:t xml:space="preserve">At each cycle, ATP shall provide to beacon device the </w:t>
      </w:r>
      <w:hyperlink w:history="1" w:anchor="ATCkey">
        <w:r w:rsidR="0096074C">
          <w:rPr>
            <w:rStyle w:val="ac"/>
          </w:rPr>
          <w:t>ATCkey</w:t>
        </w:r>
      </w:hyperlink>
      <w:r w:rsidRPr="00634120">
        <w:t xml:space="preserve"> in order to be able to control message freshness.</w:t>
      </w:r>
    </w:p>
    <w:p w:rsidRPr="008A1414" w:rsidR="000F3C47" w:rsidP="000C0D62" w:rsidRDefault="000F3C47">
      <w:pPr>
        <w:pStyle w:val="ReqtifyAltQ"/>
      </w:pPr>
      <w:r w:rsidRPr="008A1414">
        <w:t>#Category=Functional</w:t>
      </w:r>
    </w:p>
    <w:p w:rsidRPr="008A1414" w:rsidR="000F3C47" w:rsidP="000C0D62" w:rsidRDefault="000F3C47">
      <w:pPr>
        <w:pStyle w:val="ReqtifyAltQ"/>
      </w:pPr>
      <w:r w:rsidRPr="008A1414">
        <w:t>#Contribution</w:t>
      </w:r>
      <w:r>
        <w:t>=SIL4</w:t>
      </w:r>
    </w:p>
    <w:p w:rsidR="009328EA" w:rsidP="000C0D62" w:rsidRDefault="000F3C47">
      <w:pPr>
        <w:pStyle w:val="ReqtifyAltQ"/>
        <w:rPr>
          <w:ins w:author="常鸣" w:date="2014-07-03T14:27:00Z" w:id="4241"/>
        </w:rPr>
      </w:pPr>
      <w:del w:author="常鸣" w:date="2014-07-03T14:27:00Z" w:id="4242">
        <w:r w:rsidRPr="008A1414" w:rsidDel="009328EA">
          <w:delText>#S</w:delText>
        </w:r>
      </w:del>
      <w:ins w:author="常鸣" w:date="2014-07-03T14:27:00Z" w:id="4243">
        <w:r w:rsidR="009328EA">
          <w:t>#Allocation=ATP Software</w:t>
        </w:r>
      </w:ins>
    </w:p>
    <w:p w:rsidRPr="008A1414" w:rsidR="000F3C47" w:rsidP="000C0D62" w:rsidRDefault="009328EA">
      <w:pPr>
        <w:pStyle w:val="ReqtifyAltQ"/>
      </w:pPr>
      <w:ins w:author="常鸣" w:date="2014-07-03T14:27:00Z" w:id="4244">
        <w:r>
          <w:t>#S</w:t>
        </w:r>
      </w:ins>
      <w:r w:rsidRPr="008A1414" w:rsidR="000F3C47">
        <w:t>ource=</w:t>
      </w:r>
      <w:r w:rsidRPr="00C548F6" w:rsidR="000F3C47">
        <w:rPr>
          <w:rFonts w:hint="eastAsia"/>
        </w:rPr>
        <w:t xml:space="preserve"> </w:t>
      </w:r>
      <w:r w:rsidR="000F3C47">
        <w:rPr>
          <w:rFonts w:hint="eastAsia"/>
        </w:rPr>
        <w:t>[iTC_CC-SyAD-0165], [</w:t>
      </w:r>
      <w:r w:rsidR="000F3C47">
        <w:t>iTC_CC_ATP_SwHA</w:t>
      </w:r>
      <w:r w:rsidRPr="00F00407" w:rsidR="000F3C47">
        <w:t>-0175</w:t>
      </w:r>
      <w:r w:rsidR="000F3C47">
        <w:rPr>
          <w:rFonts w:hint="eastAsia"/>
        </w:rPr>
        <w:t>],</w:t>
      </w:r>
      <w:r w:rsidRPr="0003414B" w:rsidR="000F3C47">
        <w:rPr>
          <w:rFonts w:hint="eastAsia"/>
        </w:rPr>
        <w:t xml:space="preserve"> </w:t>
      </w:r>
      <w:r w:rsidR="000F3C47">
        <w:rPr>
          <w:rFonts w:hint="eastAsia"/>
        </w:rPr>
        <w:t>[iTC_CC-SyAD-0064],</w:t>
      </w:r>
      <w:r w:rsidRPr="004A69F7" w:rsidR="000F3C47">
        <w:t xml:space="preserve"> [iTC_CC_VLE-2</w:t>
      </w:r>
      <w:r w:rsidR="00763567">
        <w:t>-VPB-</w:t>
      </w:r>
      <w:r w:rsidRPr="004A69F7" w:rsidR="000F3C47">
        <w:t>2-SyID-0028]</w:t>
      </w:r>
    </w:p>
    <w:p w:rsidRPr="008A1414" w:rsidR="000F3C47" w:rsidP="000C0D62" w:rsidRDefault="000F3C47">
      <w:pPr>
        <w:pStyle w:val="ReqtifyAltQ"/>
      </w:pPr>
      <w:r w:rsidRPr="008A1414">
        <w:t>[End]</w:t>
      </w:r>
    </w:p>
    <w:p w:rsidR="000F3C47" w:rsidP="00C93484" w:rsidRDefault="000F3C47">
      <w:pPr>
        <w:pStyle w:val="Reqtify"/>
      </w:pPr>
    </w:p>
    <w:p w:rsidR="00650BEB" w:rsidP="00C93484" w:rsidRDefault="00650BEB">
      <w:pPr>
        <w:pStyle w:val="Reqtify"/>
      </w:pPr>
    </w:p>
    <w:p w:rsidR="00650BEB" w:rsidP="00650BEB" w:rsidRDefault="00650BEB">
      <w:pPr>
        <w:pStyle w:val="ReqtifyAltR"/>
      </w:pPr>
      <w:r>
        <w:t>[iTC_CC_ATP-SwRS-</w:t>
      </w:r>
      <w:r>
        <w:rPr>
          <w:rFonts w:hint="eastAsia"/>
        </w:rPr>
        <w:t>0767</w:t>
      </w:r>
      <w:r>
        <w:t>]</w:t>
      </w:r>
    </w:p>
    <w:p w:rsidR="00650BEB" w:rsidP="00C93484" w:rsidRDefault="00650BEB">
      <w:pPr>
        <w:pStyle w:val="Reqtify"/>
      </w:pPr>
      <w:r>
        <w:rPr>
          <w:rFonts w:hint="eastAsia"/>
        </w:rPr>
        <w:lastRenderedPageBreak/>
        <w:t>ATP</w:t>
      </w:r>
      <w:r>
        <w:rPr>
          <w:rFonts w:hint="eastAsia"/>
        </w:rPr>
        <w:t>应读取</w:t>
      </w:r>
      <w:r>
        <w:rPr>
          <w:rFonts w:hint="eastAsia"/>
        </w:rPr>
        <w:t>VPB</w:t>
      </w:r>
      <w:r>
        <w:rPr>
          <w:rFonts w:hint="eastAsia"/>
        </w:rPr>
        <w:t>板的</w:t>
      </w:r>
      <w:hyperlink w:history="1" w:anchor="CBKWrite">
        <w:r w:rsidRPr="00650BEB">
          <w:rPr>
            <w:rStyle w:val="ac"/>
          </w:rPr>
          <w:t>CBKWrite</w:t>
        </w:r>
      </w:hyperlink>
      <w:r>
        <w:rPr>
          <w:rFonts w:hint="eastAsia"/>
        </w:rPr>
        <w:t>.RadarReg</w:t>
      </w:r>
      <w:r>
        <w:rPr>
          <w:rFonts w:hint="eastAsia"/>
        </w:rPr>
        <w:t>信息，供维护诊断使用。</w:t>
      </w:r>
    </w:p>
    <w:p w:rsidRPr="008A1414" w:rsidR="00650BEB" w:rsidP="00650BEB" w:rsidRDefault="00650BEB">
      <w:pPr>
        <w:pStyle w:val="ReqtifyAltQ"/>
      </w:pPr>
      <w:r w:rsidRPr="008A1414">
        <w:t>#Category=Functional</w:t>
      </w:r>
    </w:p>
    <w:p w:rsidRPr="008A1414" w:rsidR="00650BEB" w:rsidP="00650BEB" w:rsidRDefault="00650BEB">
      <w:pPr>
        <w:pStyle w:val="ReqtifyAltQ"/>
      </w:pPr>
      <w:r w:rsidRPr="008A1414">
        <w:t>#Contribution</w:t>
      </w:r>
      <w:r w:rsidR="009504B6">
        <w:t>=SIL</w:t>
      </w:r>
      <w:r w:rsidR="009504B6">
        <w:rPr>
          <w:rFonts w:hint="eastAsia"/>
        </w:rPr>
        <w:t>0</w:t>
      </w:r>
    </w:p>
    <w:p w:rsidR="009328EA" w:rsidP="00650BEB" w:rsidRDefault="00650BEB">
      <w:pPr>
        <w:pStyle w:val="ReqtifyAltQ"/>
        <w:rPr>
          <w:ins w:author="常鸣" w:date="2014-07-03T14:27:00Z" w:id="4245"/>
        </w:rPr>
      </w:pPr>
      <w:del w:author="常鸣" w:date="2014-07-03T14:27:00Z" w:id="4246">
        <w:r w:rsidRPr="008A1414" w:rsidDel="009328EA">
          <w:delText>#S</w:delText>
        </w:r>
      </w:del>
      <w:ins w:author="常鸣" w:date="2014-07-03T14:27:00Z" w:id="4247">
        <w:r w:rsidR="009328EA">
          <w:t>#Allocation=ATP Software</w:t>
        </w:r>
      </w:ins>
    </w:p>
    <w:p w:rsidRPr="008A1414" w:rsidR="00650BEB" w:rsidP="00650BEB" w:rsidRDefault="009328EA">
      <w:pPr>
        <w:pStyle w:val="ReqtifyAltQ"/>
      </w:pPr>
      <w:ins w:author="常鸣" w:date="2014-07-03T14:27:00Z" w:id="4248">
        <w:r>
          <w:t>#S</w:t>
        </w:r>
      </w:ins>
      <w:r w:rsidRPr="008A1414" w:rsidR="00650BEB">
        <w:t>ource=</w:t>
      </w:r>
      <w:r w:rsidRPr="00C548F6" w:rsidR="00650BEB">
        <w:rPr>
          <w:rFonts w:hint="eastAsia"/>
        </w:rPr>
        <w:t xml:space="preserve"> </w:t>
      </w:r>
      <w:r w:rsidRPr="004A69F7" w:rsidR="00650BEB">
        <w:t>[iTC_CC_VLE-2</w:t>
      </w:r>
      <w:r w:rsidR="00763567">
        <w:t>-VPB-</w:t>
      </w:r>
      <w:r w:rsidRPr="004A69F7" w:rsidR="00650BEB">
        <w:t>2-SyID-00</w:t>
      </w:r>
      <w:r w:rsidR="009504B6">
        <w:rPr>
          <w:rFonts w:hint="eastAsia"/>
        </w:rPr>
        <w:t>15</w:t>
      </w:r>
      <w:r w:rsidRPr="004A69F7" w:rsidR="00650BEB">
        <w:t>]</w:t>
      </w:r>
      <w:r w:rsidR="009504B6">
        <w:rPr>
          <w:rFonts w:hint="eastAsia"/>
        </w:rPr>
        <w:t xml:space="preserve">, </w:t>
      </w:r>
      <w:r w:rsidRPr="009504B6" w:rsidR="009504B6">
        <w:t>[iTC_CC_VLE-2</w:t>
      </w:r>
      <w:r w:rsidR="00763567">
        <w:t>-VPB-</w:t>
      </w:r>
      <w:r w:rsidRPr="009504B6" w:rsidR="009504B6">
        <w:t>2-SyID-00</w:t>
      </w:r>
      <w:r w:rsidR="009504B6">
        <w:rPr>
          <w:rFonts w:hint="eastAsia"/>
        </w:rPr>
        <w:t>29</w:t>
      </w:r>
      <w:r w:rsidRPr="009504B6" w:rsidR="009504B6">
        <w:t>]</w:t>
      </w:r>
    </w:p>
    <w:p w:rsidRPr="008A1414" w:rsidR="00650BEB" w:rsidP="00650BEB" w:rsidRDefault="00650BEB">
      <w:pPr>
        <w:pStyle w:val="ReqtifyAltQ"/>
      </w:pPr>
      <w:r w:rsidRPr="008A1414">
        <w:t>[End]</w:t>
      </w:r>
    </w:p>
    <w:p w:rsidR="00650BEB" w:rsidP="00C93484" w:rsidRDefault="00650BEB">
      <w:pPr>
        <w:pStyle w:val="Reqtify"/>
      </w:pPr>
    </w:p>
    <w:p w:rsidRPr="000F3C47" w:rsidR="00650BEB" w:rsidP="00C93484" w:rsidRDefault="00650BEB">
      <w:pPr>
        <w:pStyle w:val="Reqtify"/>
      </w:pPr>
    </w:p>
    <w:p w:rsidR="000F3C47" w:rsidP="00934391" w:rsidRDefault="000F3C47">
      <w:pPr>
        <w:pStyle w:val="3"/>
      </w:pPr>
      <w:r>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321"/>
        <w:gridCol w:w="2321"/>
        <w:gridCol w:w="2322"/>
        <w:gridCol w:w="2322"/>
      </w:tblGrid>
      <w:tr w:rsidRPr="00785CC7" w:rsidR="00DC09A5" w:rsidTr="00431A2F">
        <w:tc>
          <w:tcPr>
            <w:tcW w:w="125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1250"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1250"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250"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E37371" w:rsidTr="00431A2F">
        <w:tc>
          <w:tcPr>
            <w:tcW w:w="1250" w:type="pct"/>
            <w:tcBorders>
              <w:top w:val="single" w:color="000000" w:sz="4" w:space="0"/>
            </w:tcBorders>
            <w:shd w:val="clear" w:color="auto" w:fill="auto"/>
          </w:tcPr>
          <w:p w:rsidR="00E37371" w:rsidP="00591D6B" w:rsidRDefault="00532AED">
            <w:pPr>
              <w:pStyle w:val="AltB0"/>
            </w:pPr>
            <w:hyperlink w:history="1" w:anchor="ATCkey">
              <w:r w:rsidR="00E37371">
                <w:rPr>
                  <w:rStyle w:val="ac"/>
                </w:rPr>
                <w:t>ATCkey</w:t>
              </w:r>
            </w:hyperlink>
          </w:p>
        </w:tc>
        <w:tc>
          <w:tcPr>
            <w:tcW w:w="1250" w:type="pct"/>
            <w:tcBorders>
              <w:top w:val="single" w:color="000000" w:sz="4" w:space="0"/>
            </w:tcBorders>
          </w:tcPr>
          <w:p w:rsidR="00E37371" w:rsidP="00591D6B" w:rsidRDefault="00E37371">
            <w:pPr>
              <w:pStyle w:val="AltB0"/>
            </w:pPr>
            <w:r>
              <w:rPr>
                <w:rFonts w:hint="eastAsia"/>
              </w:rPr>
              <w:t>√</w:t>
            </w:r>
          </w:p>
        </w:tc>
        <w:tc>
          <w:tcPr>
            <w:tcW w:w="1250" w:type="pct"/>
            <w:tcBorders>
              <w:top w:val="single" w:color="000000" w:sz="4" w:space="0"/>
            </w:tcBorders>
            <w:shd w:val="clear" w:color="auto" w:fill="auto"/>
          </w:tcPr>
          <w:p w:rsidR="00E37371" w:rsidP="00591D6B" w:rsidRDefault="00E37371">
            <w:pPr>
              <w:pStyle w:val="AltB0"/>
            </w:pPr>
            <w:r>
              <w:rPr>
                <w:rFonts w:hint="eastAsia"/>
              </w:rPr>
              <w:t>√</w:t>
            </w:r>
          </w:p>
        </w:tc>
        <w:tc>
          <w:tcPr>
            <w:tcW w:w="1250" w:type="pct"/>
            <w:tcBorders>
              <w:top w:val="single" w:color="000000" w:sz="4" w:space="0"/>
            </w:tcBorders>
            <w:shd w:val="clear" w:color="auto" w:fill="auto"/>
          </w:tcPr>
          <w:p w:rsidR="00E37371" w:rsidP="00591D6B" w:rsidRDefault="00E37371">
            <w:pPr>
              <w:pStyle w:val="AltB0"/>
            </w:pPr>
            <w:r>
              <w:fldChar w:fldCharType="begin"/>
            </w:r>
            <w:r>
              <w:instrText xml:space="preserve"> REF NUMERIC_32 \h  \* MERGEFORMAT </w:instrText>
            </w:r>
            <w:r>
              <w:fldChar w:fldCharType="separate"/>
            </w:r>
            <w:r w:rsidRPr="00190111" w:rsidR="00DE178B">
              <w:rPr>
                <w:rStyle w:val="DATATYPE"/>
              </w:rPr>
              <w:t>NUMERIC_32</w:t>
            </w:r>
            <w:r>
              <w:fldChar w:fldCharType="end"/>
            </w:r>
          </w:p>
        </w:tc>
      </w:tr>
      <w:tr w:rsidR="00E37371" w:rsidTr="00431A2F">
        <w:tc>
          <w:tcPr>
            <w:tcW w:w="1250" w:type="pct"/>
            <w:shd w:val="clear" w:color="auto" w:fill="auto"/>
          </w:tcPr>
          <w:p w:rsidR="00E37371" w:rsidP="00591D6B" w:rsidRDefault="00532AED">
            <w:pPr>
              <w:pStyle w:val="AltB0"/>
            </w:pPr>
            <w:hyperlink w:history="1" w:anchor="BeaconCount">
              <w:r w:rsidR="00E37371">
                <w:rPr>
                  <w:rStyle w:val="ac"/>
                </w:rPr>
                <w:t>BeaconCount</w:t>
              </w:r>
            </w:hyperlink>
          </w:p>
        </w:tc>
        <w:tc>
          <w:tcPr>
            <w:tcW w:w="1250" w:type="pct"/>
          </w:tcPr>
          <w:p w:rsidR="00E37371" w:rsidP="00591D6B" w:rsidRDefault="00E37371">
            <w:pPr>
              <w:pStyle w:val="AltB0"/>
            </w:pPr>
            <w:r>
              <w:rPr>
                <w:rFonts w:hint="eastAsia"/>
              </w:rPr>
              <w:t>×</w:t>
            </w:r>
          </w:p>
        </w:tc>
        <w:tc>
          <w:tcPr>
            <w:tcW w:w="1250" w:type="pct"/>
            <w:shd w:val="clear" w:color="auto" w:fill="auto"/>
          </w:tcPr>
          <w:p w:rsidR="00E37371" w:rsidP="00591D6B" w:rsidRDefault="00E37371">
            <w:pPr>
              <w:pStyle w:val="AltB0"/>
            </w:pPr>
            <w:r>
              <w:rPr>
                <w:rFonts w:hint="eastAsia"/>
              </w:rPr>
              <w:t>√</w:t>
            </w:r>
          </w:p>
        </w:tc>
        <w:tc>
          <w:tcPr>
            <w:tcW w:w="1250" w:type="pct"/>
            <w:shd w:val="clear" w:color="auto" w:fill="auto"/>
          </w:tcPr>
          <w:p w:rsidR="00E37371" w:rsidP="00591D6B" w:rsidRDefault="00E37371">
            <w:pPr>
              <w:pStyle w:val="AltB0"/>
            </w:pPr>
            <w:r>
              <w:fldChar w:fldCharType="begin"/>
            </w:r>
            <w:r>
              <w:instrText xml:space="preserve"> REF NUMERIC_32 \h  \* MERGEFORMAT </w:instrText>
            </w:r>
            <w:r>
              <w:fldChar w:fldCharType="separate"/>
            </w:r>
            <w:r w:rsidRPr="00190111" w:rsidR="00DE178B">
              <w:rPr>
                <w:rStyle w:val="DATATYPE"/>
              </w:rPr>
              <w:t>NUMERIC_32</w:t>
            </w:r>
            <w:r>
              <w:fldChar w:fldCharType="end"/>
            </w:r>
          </w:p>
        </w:tc>
      </w:tr>
      <w:tr w:rsidR="00A5652B" w:rsidTr="005F6CE1">
        <w:tc>
          <w:tcPr>
            <w:tcW w:w="1250" w:type="pct"/>
            <w:shd w:val="clear" w:color="auto" w:fill="auto"/>
          </w:tcPr>
          <w:p w:rsidR="00A5652B" w:rsidP="00591D6B" w:rsidRDefault="00532AED">
            <w:pPr>
              <w:pStyle w:val="AltB0"/>
            </w:pPr>
            <w:hyperlink w:history="1" w:anchor="BeaconMessage">
              <w:r w:rsidR="00A5652B">
                <w:rPr>
                  <w:rStyle w:val="ac"/>
                </w:rPr>
                <w:t>BeaconMessage</w:t>
              </w:r>
            </w:hyperlink>
          </w:p>
        </w:tc>
        <w:tc>
          <w:tcPr>
            <w:tcW w:w="1250" w:type="pct"/>
          </w:tcPr>
          <w:p w:rsidR="00A5652B" w:rsidP="00591D6B" w:rsidRDefault="00A5652B">
            <w:pPr>
              <w:pStyle w:val="AltB0"/>
            </w:pPr>
            <w:r>
              <w:rPr>
                <w:rFonts w:hint="eastAsia"/>
              </w:rPr>
              <w:t>√</w:t>
            </w:r>
          </w:p>
        </w:tc>
        <w:tc>
          <w:tcPr>
            <w:tcW w:w="1250" w:type="pct"/>
            <w:shd w:val="clear" w:color="auto" w:fill="auto"/>
          </w:tcPr>
          <w:p w:rsidR="00A5652B" w:rsidP="00591D6B" w:rsidRDefault="00A5652B">
            <w:pPr>
              <w:pStyle w:val="AltB0"/>
            </w:pPr>
            <w:r>
              <w:rPr>
                <w:rFonts w:hint="eastAsia"/>
              </w:rPr>
              <w:t>√</w:t>
            </w:r>
          </w:p>
        </w:tc>
        <w:tc>
          <w:tcPr>
            <w:tcW w:w="1250" w:type="pct"/>
            <w:shd w:val="clear" w:color="auto" w:fill="auto"/>
          </w:tcPr>
          <w:p w:rsidR="00A5652B" w:rsidP="00591D6B" w:rsidRDefault="00A5652B">
            <w:pPr>
              <w:pStyle w:val="AltB0"/>
            </w:pPr>
            <w:r>
              <w:fldChar w:fldCharType="begin"/>
            </w:r>
            <w:r>
              <w:instrText xml:space="preserve"> </w:instrText>
            </w:r>
            <w:r>
              <w:rPr>
                <w:rFonts w:hint="eastAsia"/>
              </w:rPr>
              <w:instrText>REF ST_BEACON_MSG \h</w:instrText>
            </w:r>
            <w:r>
              <w:instrText xml:space="preserve"> </w:instrText>
            </w:r>
            <w:r>
              <w:fldChar w:fldCharType="separate"/>
            </w:r>
            <w:r w:rsidRPr="00D14BCA" w:rsidR="00DE178B">
              <w:rPr>
                <w:rStyle w:val="DATATYPE"/>
              </w:rPr>
              <w:t>ST_</w:t>
            </w:r>
            <w:r w:rsidR="00DE178B">
              <w:rPr>
                <w:rStyle w:val="DATATYPE"/>
                <w:rFonts w:hint="eastAsia"/>
              </w:rPr>
              <w:t>BEACON_MSG</w:t>
            </w:r>
            <w:r>
              <w:fldChar w:fldCharType="end"/>
            </w:r>
          </w:p>
        </w:tc>
      </w:tr>
      <w:tr w:rsidR="00A5652B" w:rsidTr="005F6CE1">
        <w:tc>
          <w:tcPr>
            <w:tcW w:w="1250" w:type="pct"/>
            <w:shd w:val="clear" w:color="auto" w:fill="auto"/>
          </w:tcPr>
          <w:p w:rsidR="00A5652B" w:rsidP="00591D6B" w:rsidRDefault="00532AED">
            <w:pPr>
              <w:pStyle w:val="AltB0"/>
            </w:pPr>
            <w:hyperlink w:history="1" w:anchor="BeaconMessageReceive">
              <w:r w:rsidR="00A5652B">
                <w:rPr>
                  <w:rStyle w:val="ac"/>
                </w:rPr>
                <w:t>BeaconMessageReceive</w:t>
              </w:r>
            </w:hyperlink>
          </w:p>
        </w:tc>
        <w:tc>
          <w:tcPr>
            <w:tcW w:w="1250" w:type="pct"/>
          </w:tcPr>
          <w:p w:rsidR="00A5652B" w:rsidP="00591D6B" w:rsidRDefault="00A5652B">
            <w:pPr>
              <w:pStyle w:val="AltB0"/>
            </w:pPr>
            <w:r>
              <w:rPr>
                <w:rFonts w:hint="eastAsia"/>
              </w:rPr>
              <w:t>√</w:t>
            </w:r>
          </w:p>
        </w:tc>
        <w:tc>
          <w:tcPr>
            <w:tcW w:w="1250" w:type="pct"/>
            <w:shd w:val="clear" w:color="auto" w:fill="auto"/>
          </w:tcPr>
          <w:p w:rsidR="00A5652B" w:rsidP="00591D6B" w:rsidRDefault="00A5652B">
            <w:pPr>
              <w:pStyle w:val="AltB0"/>
            </w:pPr>
            <w:r>
              <w:rPr>
                <w:rFonts w:hint="eastAsia"/>
              </w:rPr>
              <w:t>√</w:t>
            </w:r>
          </w:p>
        </w:tc>
        <w:tc>
          <w:tcPr>
            <w:tcW w:w="1250" w:type="pct"/>
            <w:shd w:val="clear" w:color="auto" w:fill="auto"/>
          </w:tcPr>
          <w:p w:rsidR="00A5652B" w:rsidP="00591D6B" w:rsidRDefault="004E6C7B">
            <w:pPr>
              <w:pStyle w:val="AltB0"/>
            </w:pPr>
            <w:fldSimple w:instr=" REF BOOLEAN  \* MERGEFORMAT ">
              <w:r w:rsidRPr="00190111" w:rsidR="00DE178B">
                <w:rPr>
                  <w:rStyle w:val="DATATYPE"/>
                </w:rPr>
                <w:t>BOOLEAN</w:t>
              </w:r>
            </w:fldSimple>
          </w:p>
        </w:tc>
      </w:tr>
      <w:tr w:rsidR="00E37371" w:rsidTr="00431A2F">
        <w:tc>
          <w:tcPr>
            <w:tcW w:w="1250" w:type="pct"/>
            <w:shd w:val="clear" w:color="auto" w:fill="auto"/>
          </w:tcPr>
          <w:p w:rsidR="00E37371" w:rsidP="00591D6B" w:rsidRDefault="00532AED">
            <w:pPr>
              <w:pStyle w:val="AltB0"/>
            </w:pPr>
            <w:hyperlink w:history="1" w:anchor="IdenticalLockedOdometer">
              <w:r w:rsidR="00E37371">
                <w:rPr>
                  <w:rStyle w:val="ac"/>
                </w:rPr>
                <w:t>IdenticalLockedOdometer</w:t>
              </w:r>
            </w:hyperlink>
          </w:p>
        </w:tc>
        <w:tc>
          <w:tcPr>
            <w:tcW w:w="1250" w:type="pct"/>
          </w:tcPr>
          <w:p w:rsidR="00E37371" w:rsidP="00591D6B" w:rsidRDefault="00E37371">
            <w:pPr>
              <w:pStyle w:val="AltB0"/>
            </w:pPr>
            <w:r>
              <w:rPr>
                <w:rFonts w:hint="eastAsia"/>
              </w:rPr>
              <w:t>√</w:t>
            </w:r>
          </w:p>
        </w:tc>
        <w:tc>
          <w:tcPr>
            <w:tcW w:w="1250" w:type="pct"/>
            <w:shd w:val="clear" w:color="auto" w:fill="auto"/>
          </w:tcPr>
          <w:p w:rsidR="00E37371" w:rsidP="00591D6B" w:rsidRDefault="00E37371">
            <w:pPr>
              <w:pStyle w:val="AltB0"/>
            </w:pPr>
            <w:r>
              <w:rPr>
                <w:rFonts w:hint="eastAsia"/>
              </w:rPr>
              <w:t>√</w:t>
            </w:r>
          </w:p>
        </w:tc>
        <w:tc>
          <w:tcPr>
            <w:tcW w:w="1250" w:type="pct"/>
            <w:shd w:val="clear" w:color="auto" w:fill="auto"/>
          </w:tcPr>
          <w:p w:rsidR="00E37371" w:rsidP="00591D6B" w:rsidRDefault="004E6C7B">
            <w:pPr>
              <w:pStyle w:val="AltB0"/>
            </w:pPr>
            <w:fldSimple w:instr=" REF BOOLEAN  \* MERGEFORMAT ">
              <w:r w:rsidRPr="00190111" w:rsidR="00DE178B">
                <w:rPr>
                  <w:rStyle w:val="DATATYPE"/>
                </w:rPr>
                <w:t>BOOLEAN</w:t>
              </w:r>
            </w:fldSimple>
          </w:p>
        </w:tc>
      </w:tr>
      <w:tr w:rsidR="00E37371" w:rsidTr="00431A2F">
        <w:tc>
          <w:tcPr>
            <w:tcW w:w="1250" w:type="pct"/>
            <w:shd w:val="clear" w:color="auto" w:fill="auto"/>
          </w:tcPr>
          <w:p w:rsidR="00E37371" w:rsidP="00591D6B" w:rsidRDefault="00532AED">
            <w:pPr>
              <w:pStyle w:val="AltB0"/>
            </w:pPr>
            <w:hyperlink w:history="1" w:anchor="LockedBeaconMsgByte">
              <w:r w:rsidR="00E37371">
                <w:rPr>
                  <w:rStyle w:val="ac"/>
                </w:rPr>
                <w:t>LockedBeaconMsgByte</w:t>
              </w:r>
            </w:hyperlink>
          </w:p>
        </w:tc>
        <w:tc>
          <w:tcPr>
            <w:tcW w:w="1250" w:type="pct"/>
          </w:tcPr>
          <w:p w:rsidR="00E37371" w:rsidP="00591D6B" w:rsidRDefault="00E37371">
            <w:pPr>
              <w:pStyle w:val="AltB0"/>
            </w:pPr>
            <w:r>
              <w:rPr>
                <w:rFonts w:hint="eastAsia"/>
              </w:rPr>
              <w:t>√</w:t>
            </w:r>
          </w:p>
        </w:tc>
        <w:tc>
          <w:tcPr>
            <w:tcW w:w="1250" w:type="pct"/>
            <w:shd w:val="clear" w:color="auto" w:fill="auto"/>
          </w:tcPr>
          <w:p w:rsidR="00E37371" w:rsidP="00591D6B" w:rsidRDefault="00E37371">
            <w:pPr>
              <w:pStyle w:val="AltB0"/>
            </w:pPr>
            <w:r>
              <w:rPr>
                <w:rFonts w:hint="eastAsia"/>
              </w:rPr>
              <w:t>√</w:t>
            </w:r>
          </w:p>
        </w:tc>
        <w:tc>
          <w:tcPr>
            <w:tcW w:w="1250" w:type="pct"/>
            <w:shd w:val="clear" w:color="auto" w:fill="auto"/>
          </w:tcPr>
          <w:p w:rsidR="00E37371" w:rsidP="00591D6B" w:rsidRDefault="00E37371">
            <w:pPr>
              <w:pStyle w:val="AltB0"/>
            </w:pPr>
            <w:r>
              <w:fldChar w:fldCharType="begin"/>
            </w:r>
            <w:r>
              <w:instrText xml:space="preserve"> REF NUMERIC_32 \h  \* MERGEFORMAT </w:instrText>
            </w:r>
            <w:r>
              <w:fldChar w:fldCharType="separate"/>
            </w:r>
            <w:r w:rsidRPr="00190111" w:rsidR="00DE178B">
              <w:rPr>
                <w:rStyle w:val="DATATYPE"/>
              </w:rPr>
              <w:t>NUMERIC_32</w:t>
            </w:r>
            <w:r>
              <w:fldChar w:fldCharType="end"/>
            </w:r>
          </w:p>
        </w:tc>
      </w:tr>
    </w:tbl>
    <w:p w:rsidRPr="000F3C47" w:rsidR="000F3C47" w:rsidP="00C93484" w:rsidRDefault="000F3C47">
      <w:pPr>
        <w:pStyle w:val="Reqtify"/>
      </w:pPr>
    </w:p>
    <w:p w:rsidR="003059A6" w:rsidP="00F23398" w:rsidRDefault="000F3C47">
      <w:pPr>
        <w:pStyle w:val="2"/>
        <w:ind w:left="756" w:hanging="756"/>
      </w:pPr>
      <w:bookmarkStart w:name="_Ref345055668" w:id="4249"/>
      <w:bookmarkStart w:name="_Toc348357043" w:id="4250"/>
      <w:bookmarkStart w:name="_Toc349030456" w:id="4251"/>
      <w:bookmarkStart w:name="_Toc347566589" w:id="4252"/>
      <w:bookmarkStart w:name="_Toc345689254" w:id="4253"/>
      <w:bookmarkStart w:name="_Toc376182955" w:id="4254"/>
      <w:bookmarkStart w:name="_Toc392229934" w:id="4255"/>
      <w:r>
        <w:rPr>
          <w:rFonts w:hint="eastAsia"/>
        </w:rPr>
        <w:t>F22</w:t>
      </w:r>
      <w:r w:rsidR="009460C0">
        <w:rPr>
          <w:rFonts w:hint="eastAsia"/>
        </w:rPr>
        <w:t>-</w:t>
      </w:r>
      <w:r w:rsidR="007A29ED">
        <w:rPr>
          <w:rFonts w:hint="eastAsia"/>
        </w:rPr>
        <w:t>Monitor the Odometer</w:t>
      </w:r>
      <w:bookmarkEnd w:id="4249"/>
      <w:bookmarkEnd w:id="4250"/>
      <w:bookmarkEnd w:id="4251"/>
      <w:bookmarkEnd w:id="4252"/>
      <w:bookmarkEnd w:id="4253"/>
      <w:bookmarkEnd w:id="4254"/>
      <w:bookmarkEnd w:id="4255"/>
    </w:p>
    <w:p w:rsidR="00896D6D" w:rsidP="00C93484" w:rsidRDefault="00896D6D">
      <w:pPr>
        <w:pStyle w:val="Reqtify"/>
      </w:pPr>
    </w:p>
    <w:p w:rsidR="00896D6D" w:rsidP="00934391" w:rsidRDefault="00896D6D">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523"/>
        <w:gridCol w:w="1358"/>
        <w:gridCol w:w="4405"/>
      </w:tblGrid>
      <w:tr w:rsidRPr="00785CC7" w:rsidR="007A29ED" w:rsidTr="00D32E5B">
        <w:tc>
          <w:tcPr>
            <w:tcW w:w="1897" w:type="pct"/>
            <w:tcBorders>
              <w:top w:val="single" w:color="000000" w:sz="12" w:space="0"/>
              <w:bottom w:val="single" w:color="000000" w:sz="4" w:space="0"/>
            </w:tcBorders>
            <w:shd w:val="clear" w:color="auto" w:fill="E0E0E0"/>
          </w:tcPr>
          <w:p w:rsidR="007A29ED" w:rsidP="00FA0FBB" w:rsidRDefault="007A29ED">
            <w:pPr>
              <w:pStyle w:val="af6"/>
            </w:pPr>
            <w:r w:rsidRPr="00B1730D">
              <w:t>Name</w:t>
            </w:r>
          </w:p>
        </w:tc>
        <w:tc>
          <w:tcPr>
            <w:tcW w:w="731" w:type="pct"/>
            <w:tcBorders>
              <w:top w:val="single" w:color="000000" w:sz="12" w:space="0"/>
              <w:bottom w:val="single" w:color="000000" w:sz="4" w:space="0"/>
            </w:tcBorders>
            <w:shd w:val="clear" w:color="auto" w:fill="E0E0E0"/>
          </w:tcPr>
          <w:p w:rsidR="007A29ED" w:rsidP="00FA0FBB" w:rsidRDefault="007A29ED">
            <w:pPr>
              <w:pStyle w:val="af6"/>
            </w:pPr>
            <w:r w:rsidRPr="00B1730D">
              <w:t>Nature</w:t>
            </w:r>
          </w:p>
        </w:tc>
        <w:tc>
          <w:tcPr>
            <w:tcW w:w="2372" w:type="pct"/>
            <w:tcBorders>
              <w:top w:val="single" w:color="000000" w:sz="12" w:space="0"/>
              <w:bottom w:val="single" w:color="000000" w:sz="4" w:space="0"/>
            </w:tcBorders>
            <w:shd w:val="clear" w:color="auto" w:fill="E0E0E0"/>
          </w:tcPr>
          <w:p w:rsidR="007A29ED" w:rsidP="00FA0FBB" w:rsidRDefault="007A29ED">
            <w:pPr>
              <w:pStyle w:val="af6"/>
            </w:pPr>
            <w:r w:rsidRPr="00B1730D">
              <w:t>Provided by</w:t>
            </w:r>
          </w:p>
        </w:tc>
      </w:tr>
      <w:tr w:rsidR="000733AC" w:rsidTr="00D32E5B">
        <w:tc>
          <w:tcPr>
            <w:tcW w:w="1897" w:type="pct"/>
            <w:tcBorders>
              <w:top w:val="single" w:color="000000" w:sz="4" w:space="0"/>
            </w:tcBorders>
            <w:shd w:val="clear" w:color="auto" w:fill="auto"/>
          </w:tcPr>
          <w:p w:rsidR="000733AC" w:rsidP="00591D6B" w:rsidRDefault="00532AED">
            <w:pPr>
              <w:pStyle w:val="AltB0"/>
            </w:pPr>
            <w:hyperlink w:history="1" w:anchor="ATPsetting">
              <w:r w:rsidR="000733AC">
                <w:rPr>
                  <w:rStyle w:val="ac"/>
                </w:rPr>
                <w:t>ATPsetting</w:t>
              </w:r>
            </w:hyperlink>
          </w:p>
        </w:tc>
        <w:tc>
          <w:tcPr>
            <w:tcW w:w="731" w:type="pct"/>
            <w:tcBorders>
              <w:top w:val="single" w:color="000000" w:sz="4" w:space="0"/>
            </w:tcBorders>
            <w:shd w:val="clear" w:color="auto" w:fill="auto"/>
          </w:tcPr>
          <w:p w:rsidR="000733AC" w:rsidP="00591D6B" w:rsidRDefault="000733AC">
            <w:pPr>
              <w:pStyle w:val="AltB0"/>
            </w:pPr>
            <w:r>
              <w:rPr>
                <w:rFonts w:hint="eastAsia"/>
              </w:rPr>
              <w:t>Internal</w:t>
            </w:r>
          </w:p>
        </w:tc>
        <w:tc>
          <w:tcPr>
            <w:tcW w:w="2372"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0733AC" w:rsidTr="00D32E5B">
        <w:tc>
          <w:tcPr>
            <w:tcW w:w="1897" w:type="pct"/>
            <w:tcBorders>
              <w:top w:val="single" w:color="000000" w:sz="4" w:space="0"/>
            </w:tcBorders>
            <w:shd w:val="clear" w:color="auto" w:fill="auto"/>
          </w:tcPr>
          <w:p w:rsidR="000733AC" w:rsidP="00591D6B" w:rsidRDefault="00532AED">
            <w:pPr>
              <w:pStyle w:val="AltB0"/>
            </w:pPr>
            <w:hyperlink w:history="1" w:anchor="CoreId">
              <w:r w:rsidR="000733AC">
                <w:rPr>
                  <w:rStyle w:val="ac"/>
                </w:rPr>
                <w:t>CoreId</w:t>
              </w:r>
            </w:hyperlink>
          </w:p>
        </w:tc>
        <w:tc>
          <w:tcPr>
            <w:tcW w:w="731" w:type="pct"/>
            <w:tcBorders>
              <w:top w:val="single" w:color="000000" w:sz="4" w:space="0"/>
            </w:tcBorders>
            <w:shd w:val="clear" w:color="auto" w:fill="auto"/>
          </w:tcPr>
          <w:p w:rsidR="000733AC" w:rsidP="00591D6B" w:rsidRDefault="000733AC">
            <w:pPr>
              <w:pStyle w:val="AltB0"/>
            </w:pPr>
            <w:r>
              <w:rPr>
                <w:rFonts w:hint="eastAsia"/>
              </w:rPr>
              <w:t>Internal</w:t>
            </w:r>
          </w:p>
        </w:tc>
        <w:tc>
          <w:tcPr>
            <w:tcW w:w="2372"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0733AC" w:rsidTr="00D32E5B">
        <w:tc>
          <w:tcPr>
            <w:tcW w:w="1897" w:type="pct"/>
            <w:shd w:val="clear" w:color="auto" w:fill="auto"/>
          </w:tcPr>
          <w:p w:rsidR="000733AC" w:rsidP="00591D6B" w:rsidRDefault="00532AED">
            <w:pPr>
              <w:pStyle w:val="AltB0"/>
            </w:pPr>
            <w:hyperlink w:history="1" w:anchor="IdenticalLockedOdometer">
              <w:r w:rsidR="000733AC">
                <w:rPr>
                  <w:rStyle w:val="ac"/>
                </w:rPr>
                <w:t>IdenticalLockedOdometer</w:t>
              </w:r>
            </w:hyperlink>
          </w:p>
        </w:tc>
        <w:tc>
          <w:tcPr>
            <w:tcW w:w="731" w:type="pct"/>
            <w:shd w:val="clear" w:color="auto" w:fill="auto"/>
          </w:tcPr>
          <w:p w:rsidR="000733AC" w:rsidP="00591D6B" w:rsidRDefault="00B96B99">
            <w:pPr>
              <w:pStyle w:val="AltB0"/>
            </w:pPr>
            <w:r>
              <w:rPr>
                <w:rFonts w:hint="eastAsia"/>
              </w:rPr>
              <w:t>Internal</w:t>
            </w:r>
          </w:p>
        </w:tc>
        <w:tc>
          <w:tcPr>
            <w:tcW w:w="2372" w:type="pct"/>
            <w:shd w:val="clear" w:color="auto" w:fill="auto"/>
          </w:tcPr>
          <w:p w:rsidR="000733AC" w:rsidP="00591D6B" w:rsidRDefault="00B96B99">
            <w:pPr>
              <w:pStyle w:val="AltB0"/>
            </w:pPr>
            <w:r>
              <w:fldChar w:fldCharType="begin"/>
            </w:r>
            <w:r>
              <w:instrText xml:space="preserve"> REF _Ref345055658 \h </w:instrText>
            </w:r>
            <w:r>
              <w:fldChar w:fldCharType="separate"/>
            </w:r>
            <w:r w:rsidR="00DE178B">
              <w:rPr>
                <w:rFonts w:hint="eastAsia"/>
              </w:rPr>
              <w:t xml:space="preserve">F21-Manage Interface with </w:t>
            </w:r>
            <w:r>
              <w:fldChar w:fldCharType="end"/>
            </w:r>
          </w:p>
        </w:tc>
      </w:tr>
    </w:tbl>
    <w:p w:rsidRPr="007A29ED" w:rsidR="00896D6D" w:rsidP="00C93484" w:rsidRDefault="00896D6D">
      <w:pPr>
        <w:pStyle w:val="Reqtify"/>
      </w:pPr>
    </w:p>
    <w:p w:rsidR="00896D6D" w:rsidP="00934391" w:rsidRDefault="00896D6D">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88"/>
        <w:gridCol w:w="2032"/>
        <w:gridCol w:w="2033"/>
        <w:gridCol w:w="2033"/>
      </w:tblGrid>
      <w:tr w:rsidRPr="00785CC7" w:rsidR="007A29ED" w:rsidTr="00983578">
        <w:tc>
          <w:tcPr>
            <w:tcW w:w="1502" w:type="pct"/>
            <w:tcBorders>
              <w:top w:val="single" w:color="000000" w:sz="12" w:space="0"/>
              <w:bottom w:val="single" w:color="000000" w:sz="4" w:space="0"/>
            </w:tcBorders>
            <w:shd w:val="clear" w:color="auto" w:fill="E0E0E0"/>
          </w:tcPr>
          <w:p w:rsidR="007A29ED" w:rsidP="00FA0FBB" w:rsidRDefault="007A29ED">
            <w:pPr>
              <w:pStyle w:val="af6"/>
            </w:pPr>
            <w:r w:rsidRPr="00B1730D">
              <w:t>Name</w:t>
            </w:r>
          </w:p>
        </w:tc>
        <w:tc>
          <w:tcPr>
            <w:tcW w:w="1166" w:type="pct"/>
            <w:tcBorders>
              <w:top w:val="single" w:color="000000" w:sz="12" w:space="0"/>
              <w:bottom w:val="single" w:color="000000" w:sz="4" w:space="0"/>
            </w:tcBorders>
            <w:shd w:val="clear" w:color="auto" w:fill="E0E0E0"/>
          </w:tcPr>
          <w:p w:rsidR="007A29ED" w:rsidP="00FA0FBB" w:rsidRDefault="007A29ED">
            <w:pPr>
              <w:pStyle w:val="af6"/>
            </w:pPr>
            <w:r>
              <w:rPr>
                <w:rFonts w:hint="eastAsia"/>
              </w:rPr>
              <w:t>Safety Critical</w:t>
            </w:r>
          </w:p>
        </w:tc>
        <w:tc>
          <w:tcPr>
            <w:tcW w:w="1166" w:type="pct"/>
            <w:tcBorders>
              <w:top w:val="single" w:color="000000" w:sz="12" w:space="0"/>
              <w:bottom w:val="single" w:color="000000" w:sz="4" w:space="0"/>
            </w:tcBorders>
            <w:shd w:val="clear" w:color="auto" w:fill="E0E0E0"/>
          </w:tcPr>
          <w:p w:rsidR="007A29ED" w:rsidP="00FA0FBB" w:rsidRDefault="007A29ED">
            <w:pPr>
              <w:pStyle w:val="af6"/>
            </w:pPr>
            <w:r w:rsidRPr="00B1730D">
              <w:t>Observable</w:t>
            </w:r>
          </w:p>
        </w:tc>
        <w:tc>
          <w:tcPr>
            <w:tcW w:w="1166" w:type="pct"/>
            <w:tcBorders>
              <w:top w:val="single" w:color="000000" w:sz="12" w:space="0"/>
              <w:bottom w:val="single" w:color="000000" w:sz="4" w:space="0"/>
            </w:tcBorders>
            <w:shd w:val="clear" w:color="auto" w:fill="E0E0E0"/>
          </w:tcPr>
          <w:p w:rsidR="007A29ED" w:rsidP="00FA0FBB" w:rsidRDefault="007A29ED">
            <w:pPr>
              <w:pStyle w:val="af6"/>
            </w:pPr>
            <w:r w:rsidRPr="00B1730D">
              <w:t>Logical Type</w:t>
            </w:r>
          </w:p>
        </w:tc>
      </w:tr>
      <w:tr w:rsidR="007A29ED" w:rsidTr="00983578">
        <w:tc>
          <w:tcPr>
            <w:tcW w:w="1502" w:type="pct"/>
            <w:shd w:val="clear" w:color="auto" w:fill="auto"/>
          </w:tcPr>
          <w:p w:rsidR="007A29ED" w:rsidP="00591D6B" w:rsidRDefault="00532AED">
            <w:pPr>
              <w:pStyle w:val="AltB0"/>
            </w:pPr>
            <w:hyperlink w:history="1" w:anchor="CompCogCode">
              <w:r w:rsidR="00B71D12">
                <w:rPr>
                  <w:rStyle w:val="ac"/>
                </w:rPr>
                <w:t>CompCogCode</w:t>
              </w:r>
            </w:hyperlink>
          </w:p>
        </w:tc>
        <w:tc>
          <w:tcPr>
            <w:tcW w:w="1166" w:type="pct"/>
          </w:tcPr>
          <w:p w:rsidR="007A29ED" w:rsidP="00591D6B" w:rsidRDefault="00ED2625">
            <w:pPr>
              <w:pStyle w:val="AltB0"/>
            </w:pPr>
            <w:r>
              <w:rPr>
                <w:rFonts w:hint="eastAsia"/>
              </w:rPr>
              <w:t>√</w:t>
            </w:r>
          </w:p>
        </w:tc>
        <w:tc>
          <w:tcPr>
            <w:tcW w:w="1166" w:type="pct"/>
            <w:shd w:val="clear" w:color="auto" w:fill="auto"/>
          </w:tcPr>
          <w:p w:rsidR="007A29ED" w:rsidP="00591D6B" w:rsidRDefault="00ED2625">
            <w:pPr>
              <w:pStyle w:val="AltB0"/>
            </w:pPr>
            <w:r>
              <w:rPr>
                <w:rFonts w:hint="eastAsia"/>
              </w:rPr>
              <w:t>×</w:t>
            </w:r>
          </w:p>
        </w:tc>
        <w:tc>
          <w:tcPr>
            <w:tcW w:w="1166" w:type="pct"/>
            <w:shd w:val="clear" w:color="auto" w:fill="auto"/>
          </w:tcPr>
          <w:p w:rsidR="007A29ED" w:rsidP="00591D6B" w:rsidRDefault="00E3737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6409F" w:rsidTr="00983578">
        <w:tc>
          <w:tcPr>
            <w:tcW w:w="1502" w:type="pct"/>
            <w:shd w:val="clear" w:color="auto" w:fill="auto"/>
          </w:tcPr>
          <w:p w:rsidR="0066409F" w:rsidP="00591D6B" w:rsidRDefault="00532AED">
            <w:pPr>
              <w:pStyle w:val="AltB0"/>
            </w:pPr>
            <w:hyperlink w:history="1" w:anchor="MaxCountCogsRunInCycleExceeded">
              <w:r w:rsidR="0066409F">
                <w:rPr>
                  <w:rStyle w:val="ac"/>
                </w:rPr>
                <w:t>MaxCountCogsRunInCycleExceeded</w:t>
              </w:r>
            </w:hyperlink>
          </w:p>
        </w:tc>
        <w:tc>
          <w:tcPr>
            <w:tcW w:w="1166" w:type="pct"/>
          </w:tcPr>
          <w:p w:rsidR="0066409F" w:rsidP="00591D6B" w:rsidRDefault="0066409F">
            <w:pPr>
              <w:pStyle w:val="AltB0"/>
            </w:pPr>
            <w:r>
              <w:rPr>
                <w:rFonts w:hint="eastAsia"/>
              </w:rPr>
              <w:t>√</w:t>
            </w:r>
          </w:p>
        </w:tc>
        <w:tc>
          <w:tcPr>
            <w:tcW w:w="1166" w:type="pct"/>
            <w:shd w:val="clear" w:color="auto" w:fill="auto"/>
          </w:tcPr>
          <w:p w:rsidR="0066409F" w:rsidP="00591D6B" w:rsidRDefault="0066409F">
            <w:pPr>
              <w:pStyle w:val="AltB0"/>
            </w:pPr>
            <w:r>
              <w:rPr>
                <w:rFonts w:hint="eastAsia"/>
              </w:rPr>
              <w:t>√</w:t>
            </w:r>
          </w:p>
        </w:tc>
        <w:tc>
          <w:tcPr>
            <w:tcW w:w="1166" w:type="pct"/>
            <w:shd w:val="clear" w:color="auto" w:fill="auto"/>
          </w:tcPr>
          <w:p w:rsidR="0066409F"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6409F" w:rsidTr="00983578">
        <w:tc>
          <w:tcPr>
            <w:tcW w:w="1502" w:type="pct"/>
            <w:shd w:val="clear" w:color="auto" w:fill="auto"/>
          </w:tcPr>
          <w:p w:rsidR="0066409F" w:rsidP="00591D6B" w:rsidRDefault="00532AED">
            <w:pPr>
              <w:pStyle w:val="AltB0"/>
            </w:pPr>
            <w:hyperlink w:history="1" w:anchor="SensorSequenceDetected_1">
              <w:r w:rsidR="0066409F">
                <w:rPr>
                  <w:rStyle w:val="ac"/>
                </w:rPr>
                <w:t>SensorSequenceDetected_1</w:t>
              </w:r>
            </w:hyperlink>
          </w:p>
        </w:tc>
        <w:tc>
          <w:tcPr>
            <w:tcW w:w="1166" w:type="pct"/>
          </w:tcPr>
          <w:p w:rsidR="0066409F" w:rsidP="00591D6B" w:rsidRDefault="0066409F">
            <w:pPr>
              <w:pStyle w:val="AltB0"/>
            </w:pPr>
            <w:r>
              <w:rPr>
                <w:rFonts w:hint="eastAsia"/>
              </w:rPr>
              <w:t>√</w:t>
            </w:r>
          </w:p>
        </w:tc>
        <w:tc>
          <w:tcPr>
            <w:tcW w:w="1166" w:type="pct"/>
            <w:shd w:val="clear" w:color="auto" w:fill="auto"/>
          </w:tcPr>
          <w:p w:rsidR="0066409F" w:rsidP="00591D6B" w:rsidRDefault="0066409F">
            <w:pPr>
              <w:pStyle w:val="AltB0"/>
            </w:pPr>
            <w:r>
              <w:rPr>
                <w:rFonts w:hint="eastAsia"/>
              </w:rPr>
              <w:t>√</w:t>
            </w:r>
          </w:p>
        </w:tc>
        <w:tc>
          <w:tcPr>
            <w:tcW w:w="1166" w:type="pct"/>
            <w:shd w:val="clear" w:color="auto" w:fill="auto"/>
          </w:tcPr>
          <w:p w:rsidR="0066409F"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6409F" w:rsidTr="00983578">
        <w:tc>
          <w:tcPr>
            <w:tcW w:w="1502" w:type="pct"/>
            <w:shd w:val="clear" w:color="auto" w:fill="auto"/>
          </w:tcPr>
          <w:p w:rsidR="0066409F" w:rsidP="00591D6B" w:rsidRDefault="00532AED">
            <w:pPr>
              <w:pStyle w:val="AltB0"/>
            </w:pPr>
            <w:hyperlink w:history="1" w:anchor="SensorSequenceDetected_2">
              <w:r w:rsidR="0066409F">
                <w:rPr>
                  <w:rStyle w:val="ac"/>
                </w:rPr>
                <w:t>SensorSequenceDetected_2</w:t>
              </w:r>
            </w:hyperlink>
          </w:p>
        </w:tc>
        <w:tc>
          <w:tcPr>
            <w:tcW w:w="1166" w:type="pct"/>
          </w:tcPr>
          <w:p w:rsidR="0066409F" w:rsidP="00591D6B" w:rsidRDefault="0066409F">
            <w:pPr>
              <w:pStyle w:val="AltB0"/>
            </w:pPr>
            <w:r>
              <w:rPr>
                <w:rFonts w:hint="eastAsia"/>
              </w:rPr>
              <w:t>√</w:t>
            </w:r>
          </w:p>
        </w:tc>
        <w:tc>
          <w:tcPr>
            <w:tcW w:w="1166" w:type="pct"/>
            <w:shd w:val="clear" w:color="auto" w:fill="auto"/>
          </w:tcPr>
          <w:p w:rsidR="0066409F" w:rsidP="00591D6B" w:rsidRDefault="0066409F">
            <w:pPr>
              <w:pStyle w:val="AltB0"/>
            </w:pPr>
            <w:r>
              <w:rPr>
                <w:rFonts w:hint="eastAsia"/>
              </w:rPr>
              <w:t>√</w:t>
            </w:r>
          </w:p>
        </w:tc>
        <w:tc>
          <w:tcPr>
            <w:tcW w:w="1166" w:type="pct"/>
            <w:shd w:val="clear" w:color="auto" w:fill="auto"/>
          </w:tcPr>
          <w:p w:rsidR="0066409F"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6409F" w:rsidTr="00983578">
        <w:tc>
          <w:tcPr>
            <w:tcW w:w="1502" w:type="pct"/>
            <w:shd w:val="clear" w:color="auto" w:fill="auto"/>
          </w:tcPr>
          <w:p w:rsidR="0066409F" w:rsidP="00591D6B" w:rsidRDefault="00532AED">
            <w:pPr>
              <w:pStyle w:val="AltB0"/>
            </w:pPr>
            <w:hyperlink w:history="1" w:anchor="SensorSequenceDetected_3">
              <w:r w:rsidR="0066409F">
                <w:rPr>
                  <w:rStyle w:val="ac"/>
                </w:rPr>
                <w:t>SensorSequenceDetected_3</w:t>
              </w:r>
            </w:hyperlink>
          </w:p>
        </w:tc>
        <w:tc>
          <w:tcPr>
            <w:tcW w:w="1166" w:type="pct"/>
          </w:tcPr>
          <w:p w:rsidR="0066409F" w:rsidP="00591D6B" w:rsidRDefault="0066409F">
            <w:pPr>
              <w:pStyle w:val="AltB0"/>
            </w:pPr>
            <w:r>
              <w:rPr>
                <w:rFonts w:hint="eastAsia"/>
              </w:rPr>
              <w:t>√</w:t>
            </w:r>
          </w:p>
        </w:tc>
        <w:tc>
          <w:tcPr>
            <w:tcW w:w="1166" w:type="pct"/>
            <w:shd w:val="clear" w:color="auto" w:fill="auto"/>
          </w:tcPr>
          <w:p w:rsidR="0066409F" w:rsidP="00591D6B" w:rsidRDefault="0066409F">
            <w:pPr>
              <w:pStyle w:val="AltB0"/>
            </w:pPr>
            <w:r>
              <w:rPr>
                <w:rFonts w:hint="eastAsia"/>
              </w:rPr>
              <w:t>√</w:t>
            </w:r>
          </w:p>
        </w:tc>
        <w:tc>
          <w:tcPr>
            <w:tcW w:w="1166" w:type="pct"/>
            <w:shd w:val="clear" w:color="auto" w:fill="auto"/>
          </w:tcPr>
          <w:p w:rsidR="0066409F"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896D6D" w:rsidP="00C93484" w:rsidRDefault="00896D6D">
      <w:pPr>
        <w:pStyle w:val="Reqtify"/>
      </w:pPr>
    </w:p>
    <w:p w:rsidRPr="00003A18" w:rsidR="00896D6D" w:rsidP="00934391" w:rsidRDefault="00896D6D">
      <w:pPr>
        <w:pStyle w:val="3"/>
      </w:pPr>
      <w:r w:rsidRPr="00A61D30">
        <w:rPr>
          <w:rFonts w:hint="eastAsia"/>
        </w:rPr>
        <w:lastRenderedPageBreak/>
        <w:t>Processing</w:t>
      </w:r>
    </w:p>
    <w:p w:rsidR="007106B6" w:rsidP="00C93484" w:rsidRDefault="007106B6">
      <w:pPr>
        <w:pStyle w:val="Reqtify"/>
      </w:pPr>
    </w:p>
    <w:p w:rsidR="00441701" w:rsidP="00C93484" w:rsidRDefault="00441701">
      <w:pPr>
        <w:pStyle w:val="Reqtify"/>
      </w:pPr>
      <w:r>
        <w:rPr>
          <w:rFonts w:hint="eastAsia"/>
        </w:rPr>
        <w:t>ATP</w:t>
      </w:r>
      <w:r>
        <w:rPr>
          <w:rFonts w:hint="eastAsia"/>
        </w:rPr>
        <w:t>软件每周期在主任务中，根据上周期各中断锁存的编码里程计信息，对里程计所在车轮的动力学参数进行计算。即根据寄存器读值，判断本周期转过的齿数；如果未检测到里程计转动，则需进行传感器测试的判断，并据此检测车轮是否完全静止。根据编码里程计的设计，在传感器测试中不可能发生三路全导通或者堵塞的状态。</w:t>
      </w:r>
    </w:p>
    <w:p w:rsidRPr="00F01578" w:rsidR="00441701" w:rsidP="00C93484" w:rsidRDefault="00441701">
      <w:pPr>
        <w:pStyle w:val="Reqtify"/>
      </w:pPr>
      <w:r w:rsidRPr="00F01578">
        <w:rPr>
          <w:rFonts w:hint="eastAsia"/>
        </w:rPr>
        <w:t>In every cycle o</w:t>
      </w:r>
      <w:r>
        <w:rPr>
          <w:rFonts w:hint="eastAsia"/>
        </w:rPr>
        <w:t>f main task, according to coded</w:t>
      </w:r>
      <w:r w:rsidRPr="00F01578">
        <w:rPr>
          <w:rFonts w:hint="eastAsia"/>
        </w:rPr>
        <w:t xml:space="preserve"> odometer information of each interrupt latch in the last cycle, ATP software </w:t>
      </w:r>
      <w:r>
        <w:rPr>
          <w:rFonts w:hint="eastAsia"/>
        </w:rPr>
        <w:t>shall</w:t>
      </w:r>
      <w:r w:rsidRPr="00F01578">
        <w:rPr>
          <w:rFonts w:hint="eastAsia"/>
        </w:rPr>
        <w:t xml:space="preserve"> calculate the </w:t>
      </w:r>
      <w:r>
        <w:rPr>
          <w:rFonts w:hint="eastAsia"/>
        </w:rPr>
        <w:t>kinematic</w:t>
      </w:r>
      <w:r w:rsidRPr="00F01578">
        <w:t xml:space="preserve"> parameters </w:t>
      </w:r>
      <w:r>
        <w:rPr>
          <w:rFonts w:hint="eastAsia"/>
        </w:rPr>
        <w:t>of the wheel</w:t>
      </w:r>
      <w:r w:rsidRPr="00F01578">
        <w:rPr>
          <w:rFonts w:hint="eastAsia"/>
        </w:rPr>
        <w:t xml:space="preserve">. That is to say, ATP </w:t>
      </w:r>
      <w:r>
        <w:rPr>
          <w:rFonts w:hint="eastAsia"/>
        </w:rPr>
        <w:t xml:space="preserve">shall </w:t>
      </w:r>
      <w:r w:rsidRPr="00F01578">
        <w:rPr>
          <w:rFonts w:hint="eastAsia"/>
        </w:rPr>
        <w:t>jud</w:t>
      </w:r>
      <w:r>
        <w:rPr>
          <w:rFonts w:hint="eastAsia"/>
        </w:rPr>
        <w:t>g</w:t>
      </w:r>
      <w:r w:rsidRPr="00F01578">
        <w:rPr>
          <w:rFonts w:hint="eastAsia"/>
        </w:rPr>
        <w:t xml:space="preserve">e the </w:t>
      </w:r>
      <w:r>
        <w:rPr>
          <w:rFonts w:hint="eastAsia"/>
        </w:rPr>
        <w:t>cog</w:t>
      </w:r>
      <w:r w:rsidRPr="00F01578">
        <w:rPr>
          <w:rFonts w:hint="eastAsia"/>
        </w:rPr>
        <w:t xml:space="preserve"> numbers in this cycle according to the value in the </w:t>
      </w:r>
      <w:r>
        <w:rPr>
          <w:rFonts w:hint="eastAsia"/>
        </w:rPr>
        <w:t>register</w:t>
      </w:r>
      <w:r w:rsidRPr="00F01578">
        <w:rPr>
          <w:rFonts w:hint="eastAsia"/>
        </w:rPr>
        <w:t>. If ATP did not detect the move of odometer, it will check whether the wheel is completely static based on the sensor testing. A</w:t>
      </w:r>
      <w:r>
        <w:rPr>
          <w:rFonts w:hint="eastAsia"/>
        </w:rPr>
        <w:t>ccording to the design of coded</w:t>
      </w:r>
      <w:r w:rsidRPr="00F01578">
        <w:rPr>
          <w:rFonts w:hint="eastAsia"/>
        </w:rPr>
        <w:t xml:space="preserve"> odometer, it is impossible that three </w:t>
      </w:r>
      <w:r>
        <w:rPr>
          <w:rFonts w:hint="eastAsia"/>
        </w:rPr>
        <w:t>sensors</w:t>
      </w:r>
      <w:r w:rsidRPr="00F01578">
        <w:rPr>
          <w:rFonts w:hint="eastAsia"/>
        </w:rPr>
        <w:t xml:space="preserve"> are in </w:t>
      </w:r>
      <w:r>
        <w:rPr>
          <w:rFonts w:hint="eastAsia"/>
        </w:rPr>
        <w:t>conduct</w:t>
      </w:r>
      <w:r w:rsidR="00397BD9">
        <w:rPr>
          <w:rFonts w:hint="eastAsia"/>
        </w:rPr>
        <w:t xml:space="preserve"> or </w:t>
      </w:r>
      <w:r w:rsidRPr="00F01578">
        <w:rPr>
          <w:rFonts w:hint="eastAsia"/>
        </w:rPr>
        <w:t>blocked at the same time.</w:t>
      </w:r>
    </w:p>
    <w:p w:rsidRPr="00775C55" w:rsidR="00441701" w:rsidP="00C93484" w:rsidRDefault="00441701">
      <w:pPr>
        <w:pStyle w:val="Reqtify"/>
      </w:pPr>
    </w:p>
    <w:p w:rsidRPr="00634120" w:rsidR="00441701" w:rsidP="00704491" w:rsidRDefault="00441701">
      <w:pPr>
        <w:pStyle w:val="ReqtifyAltR"/>
      </w:pPr>
      <w:r>
        <w:t>[iTC_CC_ATP-SwRS-0</w:t>
      </w:r>
      <w:r>
        <w:rPr>
          <w:rFonts w:hint="eastAsia"/>
        </w:rPr>
        <w:t>592</w:t>
      </w:r>
      <w:r>
        <w:t>]</w:t>
      </w:r>
    </w:p>
    <w:p w:rsidR="00441701" w:rsidP="00C93484" w:rsidRDefault="00B71D12">
      <w:pPr>
        <w:pStyle w:val="Reqtify"/>
      </w:pPr>
      <w:bookmarkStart w:name="CompCogCode" w:id="4256"/>
      <w:r w:rsidRPr="00501C21">
        <w:rPr>
          <w:rStyle w:val="aff2"/>
          <w:bCs w:val="0"/>
          <w:iCs w:val="0"/>
        </w:rPr>
        <w:t>CompCogCode</w:t>
      </w:r>
      <w:bookmarkEnd w:id="4256"/>
      <w:r w:rsidR="00441701">
        <w:rPr>
          <w:rFonts w:hint="eastAsia"/>
        </w:rPr>
        <w:t>，</w:t>
      </w:r>
      <w:r w:rsidR="00441701">
        <w:rPr>
          <w:rFonts w:hint="eastAsia"/>
        </w:rPr>
        <w:t>ATP</w:t>
      </w:r>
      <w:r w:rsidR="00441701">
        <w:rPr>
          <w:rFonts w:hint="eastAsia"/>
        </w:rPr>
        <w:t>软件需要根据编码里程计的码盘特性和旋转方向，计算</w:t>
      </w:r>
      <w:r w:rsidR="00441701">
        <w:rPr>
          <w:rFonts w:hint="eastAsia"/>
        </w:rPr>
        <w:t>8</w:t>
      </w:r>
      <w:r w:rsidR="00441701">
        <w:rPr>
          <w:rFonts w:hint="eastAsia"/>
        </w:rPr>
        <w:t>个比特的期望齿号值。</w:t>
      </w:r>
    </w:p>
    <w:p w:rsidRPr="00B43B3A" w:rsidR="00441701" w:rsidP="00FA0FBB" w:rsidRDefault="00441701">
      <w:pPr>
        <w:pStyle w:val="AltX"/>
      </w:pPr>
      <w:r>
        <w:rPr>
          <w:rFonts w:hint="eastAsia"/>
        </w:rPr>
        <w:t>当里程计初始化成功时，设置</w:t>
      </w:r>
      <w:r w:rsidRPr="006C32BD">
        <w:rPr>
          <w:rStyle w:val="aff2"/>
          <w:rFonts w:hint="eastAsia"/>
        </w:rPr>
        <w:t>CompCogCode</w:t>
      </w:r>
      <w:r>
        <w:rPr>
          <w:rFonts w:hint="eastAsia"/>
        </w:rPr>
        <w:t>为初始的</w:t>
      </w:r>
      <w:r>
        <w:rPr>
          <w:rFonts w:hint="eastAsia"/>
        </w:rPr>
        <w:t>CogCode</w:t>
      </w:r>
      <w:r>
        <w:rPr>
          <w:rFonts w:hint="eastAsia"/>
        </w:rPr>
        <w:t>。</w:t>
      </w:r>
    </w:p>
    <w:p w:rsidR="00441701" w:rsidP="00FA0FBB" w:rsidRDefault="00441701">
      <w:pPr>
        <w:pStyle w:val="AltX"/>
      </w:pPr>
      <w:r>
        <w:rPr>
          <w:rFonts w:hint="eastAsia"/>
        </w:rPr>
        <w:t>此后，对中断中转过的每个齿：</w:t>
      </w:r>
    </w:p>
    <w:p w:rsidR="00441701" w:rsidP="00704491" w:rsidRDefault="00441701">
      <w:pPr>
        <w:pStyle w:val="AltZ"/>
      </w:pPr>
      <w:r>
        <w:rPr>
          <w:rFonts w:hint="eastAsia"/>
        </w:rPr>
        <w:t>如果相邻中断齿数递增，期望齿号由高位向低位右移</w:t>
      </w:r>
      <w:r>
        <w:rPr>
          <w:rFonts w:hint="eastAsia"/>
        </w:rPr>
        <w:t>1</w:t>
      </w:r>
      <w:r>
        <w:rPr>
          <w:rFonts w:hint="eastAsia"/>
        </w:rPr>
        <w:t>个比特，将新的比特</w:t>
      </w:r>
      <w:r w:rsidRPr="00D32E5B">
        <w:rPr>
          <w:rStyle w:val="aff2"/>
          <w:rFonts w:hint="eastAsia"/>
        </w:rPr>
        <w:t>C4array</w:t>
      </w:r>
      <w:r>
        <w:rPr>
          <w:rFonts w:hint="eastAsia"/>
        </w:rPr>
        <w:t>[</w:t>
      </w:r>
      <w:r w:rsidRPr="00D32E5B">
        <w:rPr>
          <w:rStyle w:val="aff2"/>
          <w:rFonts w:hint="eastAsia"/>
        </w:rPr>
        <w:t>C4ArrayIndex</w:t>
      </w:r>
      <w:r>
        <w:rPr>
          <w:rFonts w:hint="eastAsia"/>
        </w:rPr>
        <w:t>]</w:t>
      </w:r>
      <w:r>
        <w:rPr>
          <w:rFonts w:hint="eastAsia"/>
        </w:rPr>
        <w:t>放在最高位，并更新</w:t>
      </w:r>
      <w:r w:rsidRPr="00D32E5B">
        <w:rPr>
          <w:rStyle w:val="aff2"/>
          <w:rFonts w:hint="eastAsia"/>
        </w:rPr>
        <w:t>C4ArrayIndex</w:t>
      </w:r>
      <w:r>
        <w:rPr>
          <w:rFonts w:hint="eastAsia"/>
        </w:rPr>
        <w:t>。</w:t>
      </w:r>
    </w:p>
    <w:p w:rsidRPr="00B43B3A" w:rsidR="00441701" w:rsidP="00704491" w:rsidRDefault="00441701">
      <w:pPr>
        <w:pStyle w:val="AltZ"/>
      </w:pPr>
      <w:r>
        <w:rPr>
          <w:rFonts w:hint="eastAsia"/>
        </w:rPr>
        <w:t>如果相邻中断齿数递减，期望齿号由低位向高位左移</w:t>
      </w:r>
      <w:r>
        <w:rPr>
          <w:rFonts w:hint="eastAsia"/>
        </w:rPr>
        <w:t>1</w:t>
      </w:r>
      <w:r>
        <w:rPr>
          <w:rFonts w:hint="eastAsia"/>
        </w:rPr>
        <w:t>个比特，将新的比特</w:t>
      </w:r>
      <w:r w:rsidRPr="00D32E5B">
        <w:rPr>
          <w:rStyle w:val="aff2"/>
          <w:rFonts w:hint="eastAsia"/>
        </w:rPr>
        <w:t>C4array</w:t>
      </w:r>
      <w:r>
        <w:rPr>
          <w:rFonts w:hint="eastAsia"/>
        </w:rPr>
        <w:t>[</w:t>
      </w:r>
      <w:r w:rsidRPr="00D32E5B">
        <w:rPr>
          <w:rStyle w:val="aff2"/>
          <w:rFonts w:hint="eastAsia"/>
        </w:rPr>
        <w:t>C4ArrayIndex</w:t>
      </w:r>
      <w:r>
        <w:rPr>
          <w:rFonts w:hint="eastAsia"/>
        </w:rPr>
        <w:t>]</w:t>
      </w:r>
      <w:r>
        <w:rPr>
          <w:rFonts w:hint="eastAsia"/>
        </w:rPr>
        <w:t>放在最低位，并更新</w:t>
      </w:r>
      <w:r w:rsidRPr="00D32E5B">
        <w:rPr>
          <w:rStyle w:val="aff2"/>
          <w:rFonts w:hint="eastAsia"/>
        </w:rPr>
        <w:t>C4ArrayIndex</w:t>
      </w:r>
      <w:r>
        <w:rPr>
          <w:rFonts w:hint="eastAsia"/>
        </w:rPr>
        <w:t>。</w:t>
      </w:r>
    </w:p>
    <w:p w:rsidR="00441701" w:rsidP="00C93484" w:rsidRDefault="00441701">
      <w:pPr>
        <w:pStyle w:val="Reqtify"/>
      </w:pPr>
      <w:r>
        <w:rPr>
          <w:rFonts w:hint="eastAsia"/>
        </w:rPr>
        <w:t>其中，</w:t>
      </w:r>
      <w:r w:rsidRPr="00D32E5B">
        <w:rPr>
          <w:rStyle w:val="aff2"/>
          <w:rFonts w:hint="eastAsia"/>
        </w:rPr>
        <w:t>C4ArrayIndex</w:t>
      </w:r>
      <w:r>
        <w:rPr>
          <w:rFonts w:hint="eastAsia"/>
        </w:rPr>
        <w:t>为当前对应的齿数索引，取值为</w:t>
      </w:r>
      <w:r>
        <w:rPr>
          <w:rFonts w:hint="eastAsia"/>
        </w:rPr>
        <w:t>0~99</w:t>
      </w:r>
      <w:r>
        <w:rPr>
          <w:rFonts w:hint="eastAsia"/>
        </w:rPr>
        <w:t>。</w:t>
      </w:r>
      <w:r w:rsidRPr="00D32E5B">
        <w:rPr>
          <w:rStyle w:val="aff2"/>
          <w:rFonts w:hint="eastAsia"/>
        </w:rPr>
        <w:t>C4array</w:t>
      </w:r>
      <w:r>
        <w:rPr>
          <w:rFonts w:hint="eastAsia"/>
        </w:rPr>
        <w:t>[</w:t>
      </w:r>
      <w:r w:rsidRPr="00D32E5B">
        <w:rPr>
          <w:rStyle w:val="aff2"/>
          <w:rFonts w:hint="eastAsia"/>
        </w:rPr>
        <w:t>C4ArrayIndex</w:t>
      </w:r>
      <w:r>
        <w:rPr>
          <w:rFonts w:hint="eastAsia"/>
        </w:rPr>
        <w:t>]</w:t>
      </w:r>
      <w:r>
        <w:rPr>
          <w:rFonts w:hint="eastAsia"/>
        </w:rPr>
        <w:t>为当前齿数对应码盘的通堵状态，</w:t>
      </w:r>
      <w:r>
        <w:rPr>
          <w:rFonts w:hint="eastAsia"/>
        </w:rPr>
        <w:t>1</w:t>
      </w:r>
      <w:r>
        <w:rPr>
          <w:rFonts w:hint="eastAsia"/>
        </w:rPr>
        <w:t>表示导通，</w:t>
      </w:r>
      <w:r>
        <w:rPr>
          <w:rFonts w:hint="eastAsia"/>
        </w:rPr>
        <w:t>0</w:t>
      </w:r>
      <w:r>
        <w:rPr>
          <w:rFonts w:hint="eastAsia"/>
        </w:rPr>
        <w:t>表示堵住，详见</w:t>
      </w:r>
      <w:r w:rsidR="00532AED">
        <w:fldChar w:fldCharType="begin"/>
      </w:r>
      <w:r w:rsidR="00532AED">
        <w:instrText xml:space="preserve"> REF _Ref277762729 \w </w:instrText>
      </w:r>
      <w:r w:rsidR="00532AED">
        <w:fldChar w:fldCharType="separate"/>
      </w:r>
      <w:r w:rsidR="00DE178B">
        <w:t>[REF4]</w:t>
      </w:r>
      <w:r w:rsidR="00532AED">
        <w:fldChar w:fldCharType="end"/>
      </w:r>
      <w:r>
        <w:rPr>
          <w:rFonts w:hint="eastAsia"/>
        </w:rPr>
        <w:t>。</w:t>
      </w:r>
    </w:p>
    <w:p w:rsidR="00E379DE" w:rsidP="00C93484" w:rsidRDefault="00E379DE">
      <w:pPr>
        <w:pStyle w:val="Reqtify"/>
      </w:pPr>
    </w:p>
    <w:p w:rsidR="00E379DE" w:rsidP="00C93484" w:rsidRDefault="00E379DE">
      <w:pPr>
        <w:pStyle w:val="Reqtify"/>
      </w:pPr>
      <w:r>
        <w:rPr>
          <w:rFonts w:hint="eastAsia"/>
        </w:rPr>
        <w:t>The ATP software needs to calculate the expected cog code with 8 bits, according to the encoding characteristic of the disc code and the direction of odometer rotation.</w:t>
      </w:r>
    </w:p>
    <w:p w:rsidR="00E379DE" w:rsidP="00FA0FBB" w:rsidRDefault="00E379DE">
      <w:pPr>
        <w:pStyle w:val="AltX"/>
      </w:pPr>
      <w:r>
        <w:rPr>
          <w:rFonts w:hint="eastAsia"/>
        </w:rPr>
        <w:t xml:space="preserve">When the odometer initialization, the expected </w:t>
      </w:r>
      <w:hyperlink w:history="1" w:anchor="CompCogCode">
        <w:r w:rsidR="00B71D12">
          <w:rPr>
            <w:rStyle w:val="ac"/>
          </w:rPr>
          <w:t>CompCogCode</w:t>
        </w:r>
      </w:hyperlink>
      <w:r>
        <w:rPr>
          <w:rFonts w:hint="eastAsia"/>
        </w:rPr>
        <w:t xml:space="preserve"> shall be set as initial CogCode;</w:t>
      </w:r>
    </w:p>
    <w:p w:rsidR="00E379DE" w:rsidP="00FA0FBB" w:rsidRDefault="00E379DE">
      <w:pPr>
        <w:pStyle w:val="AltX"/>
      </w:pPr>
      <w:r>
        <w:rPr>
          <w:rFonts w:hint="eastAsia"/>
        </w:rPr>
        <w:t>Since then, for one cog rotated in interrupt, the corresponded bit shall be shift as following rules:</w:t>
      </w:r>
    </w:p>
    <w:p w:rsidR="00E379DE" w:rsidP="00E379DE" w:rsidRDefault="00E379DE">
      <w:pPr>
        <w:pStyle w:val="AltZ"/>
      </w:pPr>
      <w:r>
        <w:rPr>
          <w:rFonts w:hint="eastAsia"/>
        </w:rPr>
        <w:t xml:space="preserve">if the cog increased in adjacent interrupts, the </w:t>
      </w:r>
      <w:hyperlink w:history="1" w:anchor="CompCogCode">
        <w:r w:rsidR="00B71D12">
          <w:rPr>
            <w:rStyle w:val="ac"/>
          </w:rPr>
          <w:t>CompCogCode</w:t>
        </w:r>
      </w:hyperlink>
      <w:r>
        <w:rPr>
          <w:rFonts w:hint="eastAsia"/>
        </w:rPr>
        <w:t xml:space="preserve"> shall be shift a bit toward right from high to low; shift out the lowest one and set the new highest bit as </w:t>
      </w:r>
      <w:r w:rsidRPr="009177F3">
        <w:rPr>
          <w:rStyle w:val="aff2"/>
          <w:rFonts w:hint="eastAsia"/>
        </w:rPr>
        <w:t>C4array</w:t>
      </w:r>
      <w:r>
        <w:rPr>
          <w:rFonts w:hint="eastAsia"/>
        </w:rPr>
        <w:t>[</w:t>
      </w:r>
      <w:r w:rsidRPr="009177F3">
        <w:rPr>
          <w:rStyle w:val="aff2"/>
          <w:rFonts w:hint="eastAsia"/>
        </w:rPr>
        <w:t>C4ArrayIndex</w:t>
      </w:r>
      <w:r>
        <w:rPr>
          <w:rFonts w:hint="eastAsia"/>
        </w:rPr>
        <w:t xml:space="preserve">], and update </w:t>
      </w:r>
      <w:r w:rsidRPr="009177F3">
        <w:rPr>
          <w:rStyle w:val="aff2"/>
          <w:rFonts w:hint="eastAsia"/>
        </w:rPr>
        <w:t>C4ArrayIndex</w:t>
      </w:r>
      <w:r>
        <w:rPr>
          <w:rFonts w:hint="eastAsia"/>
        </w:rPr>
        <w:t>.</w:t>
      </w:r>
    </w:p>
    <w:p w:rsidR="00E379DE" w:rsidP="00E379DE" w:rsidRDefault="00E379DE">
      <w:pPr>
        <w:pStyle w:val="AltZ"/>
      </w:pPr>
      <w:r>
        <w:rPr>
          <w:rFonts w:hint="eastAsia"/>
        </w:rPr>
        <w:t xml:space="preserve">otherwise, if the cog decreased, the </w:t>
      </w:r>
      <w:hyperlink w:history="1" w:anchor="CompCogCode">
        <w:r w:rsidR="00B71D12">
          <w:rPr>
            <w:rStyle w:val="ac"/>
          </w:rPr>
          <w:t>CompCogCode</w:t>
        </w:r>
      </w:hyperlink>
      <w:r>
        <w:rPr>
          <w:rFonts w:hint="eastAsia"/>
        </w:rPr>
        <w:t xml:space="preserve"> shall be shift a bit toward left from low to high; shift out the highest bit and set the </w:t>
      </w:r>
      <w:r w:rsidRPr="009177F3">
        <w:rPr>
          <w:rStyle w:val="aff2"/>
          <w:rFonts w:hint="eastAsia"/>
        </w:rPr>
        <w:t>C4array</w:t>
      </w:r>
      <w:r>
        <w:rPr>
          <w:rFonts w:hint="eastAsia"/>
        </w:rPr>
        <w:t>[</w:t>
      </w:r>
      <w:r w:rsidRPr="009177F3">
        <w:rPr>
          <w:rStyle w:val="aff2"/>
          <w:rFonts w:hint="eastAsia"/>
        </w:rPr>
        <w:t>C4ArrayIndex</w:t>
      </w:r>
      <w:r>
        <w:rPr>
          <w:rFonts w:hint="eastAsia"/>
        </w:rPr>
        <w:t xml:space="preserve">] </w:t>
      </w:r>
      <w:r>
        <w:rPr>
          <w:rFonts w:hint="eastAsia"/>
        </w:rPr>
        <w:lastRenderedPageBreak/>
        <w:t xml:space="preserve">as the new lowest one, and update </w:t>
      </w:r>
      <w:r w:rsidRPr="009177F3">
        <w:rPr>
          <w:rStyle w:val="aff2"/>
          <w:rFonts w:hint="eastAsia"/>
        </w:rPr>
        <w:t>C4ArrayIndex</w:t>
      </w:r>
      <w:r>
        <w:rPr>
          <w:rFonts w:hint="eastAsia"/>
        </w:rPr>
        <w:t xml:space="preserve"> accordingly.</w:t>
      </w:r>
    </w:p>
    <w:p w:rsidRPr="00E379DE" w:rsidR="00E379DE" w:rsidP="00C93484" w:rsidRDefault="00E379DE">
      <w:pPr>
        <w:pStyle w:val="Reqtify"/>
      </w:pPr>
      <w:r>
        <w:rPr>
          <w:rFonts w:hint="eastAsia"/>
        </w:rPr>
        <w:t xml:space="preserve">In which, C4ArrayIndex is the current cog index, ranging from 0 to 99. </w:t>
      </w:r>
      <w:r w:rsidRPr="009177F3">
        <w:rPr>
          <w:rStyle w:val="aff2"/>
          <w:rFonts w:hint="eastAsia"/>
        </w:rPr>
        <w:t>C4array</w:t>
      </w:r>
      <w:r>
        <w:rPr>
          <w:rFonts w:hint="eastAsia"/>
        </w:rPr>
        <w:t>[</w:t>
      </w:r>
      <w:r w:rsidRPr="009177F3">
        <w:rPr>
          <w:rStyle w:val="aff2"/>
          <w:rFonts w:hint="eastAsia"/>
        </w:rPr>
        <w:t>C4ArrayIndex</w:t>
      </w:r>
      <w:r>
        <w:rPr>
          <w:rFonts w:hint="eastAsia"/>
        </w:rPr>
        <w:t xml:space="preserve">] is the array of disc codes, "1" meaning conduction and "0" indicating blocked, for details see </w:t>
      </w:r>
      <w:r w:rsidR="00532AED">
        <w:fldChar w:fldCharType="begin"/>
      </w:r>
      <w:r w:rsidR="00532AED">
        <w:instrText xml:space="preserve"> REF _Ref277762729 \w </w:instrText>
      </w:r>
      <w:r w:rsidR="00532AED">
        <w:fldChar w:fldCharType="separate"/>
      </w:r>
      <w:r w:rsidR="00DE178B">
        <w:t>[REF4]</w:t>
      </w:r>
      <w:r w:rsidR="00532AED">
        <w:fldChar w:fldCharType="end"/>
      </w:r>
      <w:r>
        <w:rPr>
          <w:rFonts w:hint="eastAsia"/>
        </w:rPr>
        <w:t>.</w:t>
      </w:r>
    </w:p>
    <w:p w:rsidRPr="008A1414" w:rsidR="00441701" w:rsidP="000C0D62" w:rsidRDefault="00441701">
      <w:pPr>
        <w:pStyle w:val="ReqtifyAltQ"/>
      </w:pPr>
      <w:r w:rsidRPr="008A1414">
        <w:t>#Category=Functional</w:t>
      </w:r>
    </w:p>
    <w:p w:rsidRPr="008A1414" w:rsidR="00441701" w:rsidP="000C0D62" w:rsidRDefault="00441701">
      <w:pPr>
        <w:pStyle w:val="ReqtifyAltQ"/>
      </w:pPr>
      <w:r w:rsidRPr="008A1414">
        <w:t>#Contribution</w:t>
      </w:r>
      <w:r>
        <w:t>=SIL4</w:t>
      </w:r>
    </w:p>
    <w:p w:rsidR="009328EA" w:rsidP="000C0D62" w:rsidRDefault="00441701">
      <w:pPr>
        <w:pStyle w:val="ReqtifyAltQ"/>
        <w:rPr>
          <w:ins w:author="常鸣" w:date="2014-07-03T14:27:00Z" w:id="4257"/>
        </w:rPr>
      </w:pPr>
      <w:del w:author="常鸣" w:date="2014-07-03T14:27:00Z" w:id="4258">
        <w:r w:rsidRPr="008A1414" w:rsidDel="009328EA">
          <w:delText>#S</w:delText>
        </w:r>
      </w:del>
      <w:ins w:author="常鸣" w:date="2014-07-03T14:27:00Z" w:id="4259">
        <w:r w:rsidR="009328EA">
          <w:t>#Allocation=ATP Software</w:t>
        </w:r>
      </w:ins>
    </w:p>
    <w:p w:rsidRPr="008A1414" w:rsidR="00441701" w:rsidP="000C0D62" w:rsidRDefault="009328EA">
      <w:pPr>
        <w:pStyle w:val="ReqtifyAltQ"/>
      </w:pPr>
      <w:ins w:author="常鸣" w:date="2014-07-03T14:27:00Z" w:id="4260">
        <w:r>
          <w:t>#S</w:t>
        </w:r>
      </w:ins>
      <w:r w:rsidRPr="008A1414" w:rsidR="00441701">
        <w:t>ource=</w:t>
      </w:r>
      <w:r w:rsidRPr="00DB0ED4" w:rsidR="00441701">
        <w:t>[</w:t>
      </w:r>
      <w:r w:rsidR="00441701">
        <w:t>iTC_CC-SyAD</w:t>
      </w:r>
      <w:r w:rsidRPr="00DB0ED4" w:rsidR="00441701">
        <w:t>-</w:t>
      </w:r>
      <w:r w:rsidRPr="00DB0ED4" w:rsidR="00441701">
        <w:rPr>
          <w:rFonts w:hint="eastAsia"/>
        </w:rPr>
        <w:t>0013]</w:t>
      </w:r>
    </w:p>
    <w:p w:rsidRPr="008A1414" w:rsidR="00441701" w:rsidP="000C0D62" w:rsidRDefault="00441701">
      <w:pPr>
        <w:pStyle w:val="ReqtifyAltQ"/>
      </w:pPr>
      <w:r w:rsidRPr="008A1414">
        <w:t>[End]</w:t>
      </w:r>
    </w:p>
    <w:p w:rsidR="00441701" w:rsidP="00C93484" w:rsidRDefault="00441701">
      <w:pPr>
        <w:pStyle w:val="Reqtify"/>
      </w:pPr>
    </w:p>
    <w:p w:rsidR="00441701" w:rsidP="00C93484" w:rsidRDefault="00441701">
      <w:pPr>
        <w:pStyle w:val="Reqtify"/>
      </w:pPr>
    </w:p>
    <w:p w:rsidRPr="00634120" w:rsidR="00441701" w:rsidP="00704491" w:rsidRDefault="00441701">
      <w:pPr>
        <w:pStyle w:val="ReqtifyAltR"/>
      </w:pPr>
      <w:r>
        <w:t>[iTC_CC_ATP-SwRS-0</w:t>
      </w:r>
      <w:r>
        <w:rPr>
          <w:rFonts w:hint="eastAsia"/>
        </w:rPr>
        <w:t>164</w:t>
      </w:r>
      <w:r>
        <w:t>]</w:t>
      </w:r>
    </w:p>
    <w:p w:rsidR="00441701" w:rsidP="00C93484" w:rsidRDefault="00786D0B">
      <w:pPr>
        <w:pStyle w:val="Reqtify"/>
      </w:pPr>
      <w:bookmarkStart w:name="OdometerCogPositionReady" w:id="4261"/>
      <w:r w:rsidRPr="00501C21">
        <w:rPr>
          <w:rStyle w:val="aff2"/>
        </w:rPr>
        <w:t>OdometerCogPositionReady</w:t>
      </w:r>
      <w:bookmarkEnd w:id="4261"/>
      <w:r w:rsidR="000540E3">
        <w:rPr>
          <w:rFonts w:hint="eastAsia"/>
        </w:rPr>
        <w:t>，</w:t>
      </w:r>
      <w:r w:rsidR="00441701">
        <w:rPr>
          <w:rFonts w:hint="eastAsia"/>
        </w:rPr>
        <w:t>根据</w:t>
      </w:r>
      <w:hyperlink w:history="1" w:anchor="IdenticalLockedOdometer">
        <w:r w:rsidRPr="00501C21" w:rsidR="00441701">
          <w:rPr>
            <w:rStyle w:val="ac"/>
          </w:rPr>
          <w:t>IdenticalLockedOdometer</w:t>
        </w:r>
      </w:hyperlink>
      <w:r w:rsidR="00441701">
        <w:rPr>
          <w:rFonts w:hint="eastAsia"/>
        </w:rPr>
        <w:t>中锁存各中断的</w:t>
      </w:r>
      <w:r w:rsidR="00441701">
        <w:rPr>
          <w:rFonts w:hint="eastAsia"/>
        </w:rPr>
        <w:t>CogCode</w:t>
      </w:r>
      <w:r w:rsidR="00441701">
        <w:rPr>
          <w:rFonts w:hint="eastAsia"/>
        </w:rPr>
        <w:t>和</w:t>
      </w:r>
      <w:r w:rsidR="00441701">
        <w:rPr>
          <w:rFonts w:hint="eastAsia"/>
        </w:rPr>
        <w:t>ATP</w:t>
      </w:r>
      <w:r w:rsidR="00441701">
        <w:rPr>
          <w:rFonts w:hint="eastAsia"/>
        </w:rPr>
        <w:t>主任务计算的期望齿号</w:t>
      </w:r>
      <w:hyperlink w:history="1" w:anchor="CompCogCode">
        <w:r w:rsidRPr="00501C21" w:rsidR="00441701">
          <w:rPr>
            <w:rStyle w:val="ac"/>
          </w:rPr>
          <w:t>CompCogCode</w:t>
        </w:r>
      </w:hyperlink>
      <w:r w:rsidR="00441701">
        <w:rPr>
          <w:rFonts w:hint="eastAsia"/>
        </w:rPr>
        <w:t>是否匹配，判断里程计齿数齿号的可用</w:t>
      </w:r>
      <w:r w:rsidRPr="00ED7E1C" w:rsidR="00441701">
        <w:rPr>
          <w:rStyle w:val="aff2"/>
        </w:rPr>
        <w:t>OdometerCogPositionReady</w:t>
      </w:r>
      <w:r w:rsidR="00441701">
        <w:rPr>
          <w:rFonts w:hint="eastAsia"/>
        </w:rPr>
        <w:t>状态。</w:t>
      </w:r>
    </w:p>
    <w:p w:rsidR="00441701" w:rsidP="00FA0FBB" w:rsidRDefault="00441701">
      <w:pPr>
        <w:pStyle w:val="AltX"/>
      </w:pPr>
      <w:r>
        <w:rPr>
          <w:rFonts w:hint="eastAsia"/>
        </w:rPr>
        <w:t>初始化时，设置</w:t>
      </w:r>
      <w:r w:rsidRPr="004128F7">
        <w:rPr>
          <w:rStyle w:val="aff2"/>
        </w:rPr>
        <w:t>OdometerCogPositionReady</w:t>
      </w:r>
      <w:r>
        <w:rPr>
          <w:rFonts w:hint="eastAsia"/>
        </w:rPr>
        <w:t>为</w:t>
      </w:r>
      <w:r w:rsidR="00397BD9">
        <w:rPr>
          <w:rStyle w:val="aff1"/>
        </w:rPr>
        <w:t>False</w:t>
      </w:r>
      <w:r>
        <w:rPr>
          <w:rFonts w:hint="eastAsia"/>
        </w:rPr>
        <w:t>。</w:t>
      </w:r>
    </w:p>
    <w:p w:rsidR="00441701" w:rsidP="00FA0FBB" w:rsidRDefault="00441701">
      <w:pPr>
        <w:pStyle w:val="AltX"/>
      </w:pPr>
      <w:r>
        <w:rPr>
          <w:rFonts w:hint="eastAsia"/>
        </w:rPr>
        <w:t>否则，如果之前</w:t>
      </w:r>
      <w:r w:rsidRPr="0051736D">
        <w:rPr>
          <w:rStyle w:val="aff2"/>
          <w:rFonts w:hint="eastAsia"/>
        </w:rPr>
        <w:t>OdometerCogPositionReady</w:t>
      </w:r>
      <w:r>
        <w:rPr>
          <w:rFonts w:hint="eastAsia"/>
        </w:rPr>
        <w:t>为</w:t>
      </w:r>
      <w:r w:rsidR="00397BD9">
        <w:rPr>
          <w:rStyle w:val="aff1"/>
          <w:rFonts w:hint="eastAsia"/>
        </w:rPr>
        <w:t>False</w:t>
      </w:r>
      <w:r>
        <w:rPr>
          <w:rFonts w:hint="eastAsia"/>
        </w:rPr>
        <w:t>，则只有当</w:t>
      </w:r>
      <w:r>
        <w:rPr>
          <w:rFonts w:hint="eastAsia"/>
        </w:rPr>
        <w:t>ATP</w:t>
      </w:r>
      <w:r>
        <w:rPr>
          <w:rFonts w:hint="eastAsia"/>
        </w:rPr>
        <w:t>检测到车轮反转或者停转（</w:t>
      </w:r>
      <w:hyperlink w:history="1" w:anchor="WheelFilteredStopped">
        <w:r w:rsidR="00B5344E">
          <w:rPr>
            <w:rStyle w:val="ac"/>
          </w:rPr>
          <w:t>WheelFilteredStopped</w:t>
        </w:r>
      </w:hyperlink>
      <w:r>
        <w:rPr>
          <w:rFonts w:hint="eastAsia"/>
        </w:rPr>
        <w:t>）后重新转动，使得里程计朝同一个方向连续转过</w:t>
      </w:r>
      <w:r>
        <w:rPr>
          <w:rFonts w:hint="eastAsia"/>
        </w:rPr>
        <w:t>8</w:t>
      </w:r>
      <w:r>
        <w:rPr>
          <w:rFonts w:hint="eastAsia"/>
        </w:rPr>
        <w:t>个齿后，初始化齿数和齿号的匹配关系，并设置</w:t>
      </w:r>
      <w:r w:rsidRPr="004128F7">
        <w:rPr>
          <w:rStyle w:val="aff2"/>
        </w:rPr>
        <w:t>OdometerCogPositionReady</w:t>
      </w:r>
      <w:r>
        <w:rPr>
          <w:rFonts w:hint="eastAsia"/>
        </w:rPr>
        <w:t>为</w:t>
      </w:r>
      <w:r w:rsidR="00397BD9">
        <w:rPr>
          <w:rStyle w:val="aff1"/>
          <w:rFonts w:hint="eastAsia"/>
        </w:rPr>
        <w:t>True</w:t>
      </w:r>
      <w:r>
        <w:rPr>
          <w:rFonts w:hint="eastAsia"/>
        </w:rPr>
        <w:t>。</w:t>
      </w:r>
    </w:p>
    <w:p w:rsidR="00441701" w:rsidP="00FA0FBB" w:rsidRDefault="00441701">
      <w:pPr>
        <w:pStyle w:val="AltX"/>
      </w:pPr>
      <w:r>
        <w:rPr>
          <w:rFonts w:hint="eastAsia"/>
        </w:rPr>
        <w:t>否则，如果本周期某中断中的期望齿号</w:t>
      </w:r>
      <w:r w:rsidRPr="00615903">
        <w:t>CompCogCode</w:t>
      </w:r>
      <w:r>
        <w:rPr>
          <w:rFonts w:hint="eastAsia"/>
        </w:rPr>
        <w:t>与读到的齿号</w:t>
      </w:r>
      <w:r>
        <w:rPr>
          <w:rFonts w:hint="eastAsia"/>
        </w:rPr>
        <w:t>CogCode</w:t>
      </w:r>
      <w:r>
        <w:rPr>
          <w:rFonts w:hint="eastAsia"/>
        </w:rPr>
        <w:t>不相等，则设置</w:t>
      </w:r>
      <w:r w:rsidRPr="004128F7">
        <w:rPr>
          <w:rStyle w:val="aff2"/>
        </w:rPr>
        <w:t>OdometerCogPositionReady</w:t>
      </w:r>
      <w:r>
        <w:rPr>
          <w:rFonts w:hint="eastAsia"/>
        </w:rPr>
        <w:t>为</w:t>
      </w:r>
      <w:r w:rsidR="00397BD9">
        <w:rPr>
          <w:rStyle w:val="aff1"/>
          <w:rFonts w:hint="eastAsia"/>
        </w:rPr>
        <w:t>False</w:t>
      </w:r>
    </w:p>
    <w:p w:rsidRPr="00B22C49" w:rsidR="00441701" w:rsidP="00FA0FBB" w:rsidRDefault="00441701">
      <w:pPr>
        <w:pStyle w:val="AltX"/>
      </w:pPr>
      <w:r>
        <w:rPr>
          <w:rFonts w:hint="eastAsia"/>
        </w:rPr>
        <w:t>其他情况，保持</w:t>
      </w:r>
      <w:r w:rsidRPr="004128F7">
        <w:rPr>
          <w:rStyle w:val="aff2"/>
        </w:rPr>
        <w:t>OdometerCogPositionReady</w:t>
      </w:r>
      <w:r>
        <w:rPr>
          <w:rFonts w:hint="eastAsia"/>
        </w:rPr>
        <w:t>不变。</w:t>
      </w:r>
    </w:p>
    <w:p w:rsidR="00441701" w:rsidP="00C93484" w:rsidRDefault="00441701">
      <w:pPr>
        <w:pStyle w:val="Reqtify"/>
      </w:pPr>
      <w:r>
        <w:rPr>
          <w:rFonts w:hint="eastAsia"/>
        </w:rPr>
        <w:t xml:space="preserve">ATP </w:t>
      </w:r>
      <w:r>
        <w:t>determines</w:t>
      </w:r>
      <w:r>
        <w:rPr>
          <w:rFonts w:hint="eastAsia"/>
        </w:rPr>
        <w:t xml:space="preserve"> the odometer position ready according to the matching of the </w:t>
      </w:r>
      <w:hyperlink w:history="1" w:anchor="CompCogCode">
        <w:r w:rsidR="00B71D12">
          <w:rPr>
            <w:rStyle w:val="ac"/>
          </w:rPr>
          <w:t>CompCogCode</w:t>
        </w:r>
      </w:hyperlink>
      <w:r w:rsidR="00397BD9">
        <w:rPr>
          <w:rFonts w:hint="eastAsia"/>
        </w:rPr>
        <w:t xml:space="preserve"> and </w:t>
      </w:r>
      <w:r>
        <w:rPr>
          <w:rFonts w:hint="eastAsia"/>
        </w:rPr>
        <w:t>CogCode locked in each interrupt.</w:t>
      </w:r>
    </w:p>
    <w:p w:rsidR="00441701" w:rsidP="00FA0FBB" w:rsidRDefault="00441701">
      <w:pPr>
        <w:pStyle w:val="AltX"/>
      </w:pPr>
      <w:r>
        <w:rPr>
          <w:rFonts w:hint="eastAsia"/>
        </w:rPr>
        <w:t xml:space="preserve">In initialization, the </w:t>
      </w:r>
      <w:r w:rsidRPr="009E37D9">
        <w:rPr>
          <w:rStyle w:val="aff2"/>
          <w:rFonts w:hint="eastAsia"/>
        </w:rPr>
        <w:t>OdometerCogPositonReady</w:t>
      </w:r>
      <w:r>
        <w:rPr>
          <w:rFonts w:hint="eastAsia"/>
        </w:rPr>
        <w:t xml:space="preserve"> shall be </w:t>
      </w:r>
      <w:r w:rsidRPr="00354FC4" w:rsidR="00397BD9">
        <w:rPr>
          <w:rStyle w:val="aff1"/>
          <w:rFonts w:hint="eastAsia"/>
        </w:rPr>
        <w:t>False</w:t>
      </w:r>
      <w:r>
        <w:rPr>
          <w:rFonts w:hint="eastAsia"/>
        </w:rPr>
        <w:t>;</w:t>
      </w:r>
    </w:p>
    <w:p w:rsidR="00441701" w:rsidP="00FA0FBB" w:rsidRDefault="00441701">
      <w:pPr>
        <w:pStyle w:val="AltX"/>
      </w:pPr>
      <w:r>
        <w:rPr>
          <w:rFonts w:hint="eastAsia"/>
        </w:rPr>
        <w:t xml:space="preserve">Or </w:t>
      </w:r>
      <w:r w:rsidR="00397BD9">
        <w:rPr>
          <w:rFonts w:hint="eastAsia"/>
        </w:rPr>
        <w:t>else:</w:t>
      </w:r>
      <w:r>
        <w:rPr>
          <w:rFonts w:hint="eastAsia"/>
        </w:rPr>
        <w:t xml:space="preserve">, if the </w:t>
      </w:r>
      <w:r w:rsidRPr="009E37D9">
        <w:rPr>
          <w:rStyle w:val="aff2"/>
          <w:rFonts w:hint="eastAsia"/>
        </w:rPr>
        <w:t>OdometerCogPositonReady</w:t>
      </w:r>
      <w:r>
        <w:rPr>
          <w:rFonts w:hint="eastAsia"/>
        </w:rPr>
        <w:t xml:space="preserve"> was </w:t>
      </w:r>
      <w:r w:rsidRPr="00354FC4" w:rsidR="00397BD9">
        <w:rPr>
          <w:rStyle w:val="aff1"/>
          <w:rFonts w:hint="eastAsia"/>
        </w:rPr>
        <w:t>False</w:t>
      </w:r>
      <w:r>
        <w:rPr>
          <w:rFonts w:hint="eastAsia"/>
        </w:rPr>
        <w:t>, then only after the odometer rotated reversely</w:t>
      </w:r>
      <w:r w:rsidR="00397BD9">
        <w:rPr>
          <w:rFonts w:hint="eastAsia"/>
        </w:rPr>
        <w:t xml:space="preserve"> or </w:t>
      </w:r>
      <w:hyperlink w:history="1" w:anchor="WheelFilteredStopped">
        <w:r w:rsidR="00B5344E">
          <w:rPr>
            <w:rStyle w:val="ac"/>
          </w:rPr>
          <w:t>WheelFilteredStopped</w:t>
        </w:r>
      </w:hyperlink>
      <w:r w:rsidR="00397BD9">
        <w:rPr>
          <w:rFonts w:hint="eastAsia"/>
        </w:rPr>
        <w:t xml:space="preserve"> and </w:t>
      </w:r>
      <w:r>
        <w:rPr>
          <w:rFonts w:hint="eastAsia"/>
        </w:rPr>
        <w:t>re-turned continuous toward the same direction after 8 cogs, ATP shall re-initi</w:t>
      </w:r>
      <w:r w:rsidR="002F5731">
        <w:rPr>
          <w:rFonts w:hint="eastAsia"/>
        </w:rPr>
        <w:t>al</w:t>
      </w:r>
      <w:r w:rsidR="00C83252">
        <w:rPr>
          <w:rFonts w:hint="eastAsia"/>
        </w:rPr>
        <w:t>i</w:t>
      </w:r>
      <w:r>
        <w:rPr>
          <w:rFonts w:hint="eastAsia"/>
        </w:rPr>
        <w:t>ze the Counter-Code matching relation</w:t>
      </w:r>
      <w:r w:rsidR="00397BD9">
        <w:rPr>
          <w:rFonts w:hint="eastAsia"/>
        </w:rPr>
        <w:t xml:space="preserve"> and </w:t>
      </w:r>
      <w:r>
        <w:rPr>
          <w:rFonts w:hint="eastAsia"/>
        </w:rPr>
        <w:t xml:space="preserve">set </w:t>
      </w:r>
      <w:r w:rsidRPr="009E37D9">
        <w:rPr>
          <w:rStyle w:val="aff2"/>
          <w:rFonts w:hint="eastAsia"/>
        </w:rPr>
        <w:t>OdometerCogPositonReady</w:t>
      </w:r>
      <w:r>
        <w:rPr>
          <w:rFonts w:hint="eastAsia"/>
        </w:rPr>
        <w:t xml:space="preserve"> as </w:t>
      </w:r>
      <w:r w:rsidRPr="00354FC4" w:rsidR="00397BD9">
        <w:rPr>
          <w:rStyle w:val="aff1"/>
          <w:rFonts w:hint="eastAsia"/>
        </w:rPr>
        <w:t>True</w:t>
      </w:r>
      <w:r>
        <w:rPr>
          <w:rFonts w:hint="eastAsia"/>
        </w:rPr>
        <w:t>;</w:t>
      </w:r>
    </w:p>
    <w:p w:rsidR="00441701" w:rsidP="00FA0FBB" w:rsidRDefault="00441701">
      <w:pPr>
        <w:pStyle w:val="AltX"/>
      </w:pPr>
      <w:r>
        <w:rPr>
          <w:rFonts w:hint="eastAsia"/>
        </w:rPr>
        <w:t xml:space="preserve">Or </w:t>
      </w:r>
      <w:r w:rsidR="00397BD9">
        <w:rPr>
          <w:rFonts w:hint="eastAsia"/>
        </w:rPr>
        <w:t>else:</w:t>
      </w:r>
      <w:r>
        <w:rPr>
          <w:rFonts w:hint="eastAsia"/>
        </w:rPr>
        <w:t xml:space="preserve">, if CogCode is different with </w:t>
      </w:r>
      <w:hyperlink w:history="1" w:anchor="CompCogCode">
        <w:r w:rsidR="00B71D12">
          <w:rPr>
            <w:rStyle w:val="ac"/>
          </w:rPr>
          <w:t>CompCogCode</w:t>
        </w:r>
      </w:hyperlink>
      <w:r>
        <w:rPr>
          <w:rFonts w:hint="eastAsia"/>
        </w:rPr>
        <w:t xml:space="preserve"> in one of interrupt of the cycle, ATP shall set </w:t>
      </w:r>
      <w:r w:rsidRPr="009E37D9">
        <w:rPr>
          <w:rStyle w:val="aff2"/>
          <w:rFonts w:hint="eastAsia"/>
        </w:rPr>
        <w:t>OdometerCogPositonReady</w:t>
      </w:r>
      <w:r>
        <w:rPr>
          <w:rFonts w:hint="eastAsia"/>
        </w:rPr>
        <w:t xml:space="preserve"> as </w:t>
      </w:r>
      <w:r w:rsidRPr="00354FC4" w:rsidR="00397BD9">
        <w:rPr>
          <w:rStyle w:val="aff1"/>
          <w:rFonts w:hint="eastAsia"/>
        </w:rPr>
        <w:t>False</w:t>
      </w:r>
      <w:r>
        <w:rPr>
          <w:rFonts w:hint="eastAsia"/>
        </w:rPr>
        <w:t>;</w:t>
      </w:r>
    </w:p>
    <w:p w:rsidRPr="00B31300" w:rsidR="00441701" w:rsidP="00FA0FBB" w:rsidRDefault="00441701">
      <w:pPr>
        <w:pStyle w:val="AltX"/>
      </w:pPr>
      <w:r>
        <w:rPr>
          <w:rFonts w:hint="eastAsia"/>
        </w:rPr>
        <w:t xml:space="preserve">Otherwise, ATP keep </w:t>
      </w:r>
      <w:r w:rsidRPr="009E37D9">
        <w:rPr>
          <w:rStyle w:val="aff2"/>
          <w:rFonts w:hint="eastAsia"/>
        </w:rPr>
        <w:t>OdometerCogPositonReady</w:t>
      </w:r>
      <w:r>
        <w:rPr>
          <w:rFonts w:hint="eastAsia"/>
        </w:rPr>
        <w:t xml:space="preserve"> unchanging.</w:t>
      </w:r>
    </w:p>
    <w:p w:rsidRPr="008A1414" w:rsidR="00441701" w:rsidP="000C0D62" w:rsidRDefault="00441701">
      <w:pPr>
        <w:pStyle w:val="ReqtifyAltQ"/>
      </w:pPr>
      <w:r w:rsidRPr="008A1414">
        <w:t>#Category=Functional</w:t>
      </w:r>
    </w:p>
    <w:p w:rsidRPr="008A1414" w:rsidR="00441701" w:rsidP="000C0D62" w:rsidRDefault="00441701">
      <w:pPr>
        <w:pStyle w:val="ReqtifyAltQ"/>
      </w:pPr>
      <w:r w:rsidRPr="008A1414">
        <w:t>#Contribution</w:t>
      </w:r>
      <w:r>
        <w:t>=SIL4</w:t>
      </w:r>
    </w:p>
    <w:p w:rsidR="009328EA" w:rsidP="000C0D62" w:rsidRDefault="00441701">
      <w:pPr>
        <w:pStyle w:val="ReqtifyAltQ"/>
        <w:rPr>
          <w:ins w:author="常鸣" w:date="2014-07-03T14:27:00Z" w:id="4262"/>
        </w:rPr>
      </w:pPr>
      <w:del w:author="常鸣" w:date="2014-07-03T14:27:00Z" w:id="4263">
        <w:r w:rsidRPr="008A1414" w:rsidDel="009328EA">
          <w:delText>#S</w:delText>
        </w:r>
      </w:del>
      <w:ins w:author="常鸣" w:date="2014-07-03T14:27:00Z" w:id="4264">
        <w:r w:rsidR="009328EA">
          <w:t>#Allocation=ATP Software</w:t>
        </w:r>
      </w:ins>
    </w:p>
    <w:p w:rsidRPr="008A1414" w:rsidR="00441701" w:rsidP="000C0D62" w:rsidRDefault="009328EA">
      <w:pPr>
        <w:pStyle w:val="ReqtifyAltQ"/>
      </w:pPr>
      <w:ins w:author="常鸣" w:date="2014-07-03T14:27:00Z" w:id="4265">
        <w:r>
          <w:t>#S</w:t>
        </w:r>
      </w:ins>
      <w:r w:rsidRPr="008A1414" w:rsidR="00441701">
        <w:t>ource=</w:t>
      </w:r>
      <w:r w:rsidRPr="00DB0ED4" w:rsidR="00441701">
        <w:t>[</w:t>
      </w:r>
      <w:r w:rsidR="00441701">
        <w:t>iTC_CC-SyAD</w:t>
      </w:r>
      <w:r w:rsidRPr="00DB0ED4" w:rsidR="00441701">
        <w:t>-</w:t>
      </w:r>
      <w:r w:rsidRPr="00DB0ED4" w:rsidR="00441701">
        <w:rPr>
          <w:rFonts w:hint="eastAsia"/>
        </w:rPr>
        <w:t>0013]</w:t>
      </w:r>
      <w:r w:rsidR="00441701">
        <w:rPr>
          <w:rFonts w:hint="eastAsia"/>
        </w:rPr>
        <w:t>,</w:t>
      </w:r>
      <w:r w:rsidRPr="00DB7237" w:rsidR="00441701">
        <w:t xml:space="preserve"> [iTC_CC-SyAD-0960]</w:t>
      </w:r>
      <w:r w:rsidR="00441701">
        <w:rPr>
          <w:rFonts w:hint="eastAsia"/>
        </w:rPr>
        <w:t>, [</w:t>
      </w:r>
      <w:r w:rsidR="00441701">
        <w:t>iTC_CC_ATP_SwHA</w:t>
      </w:r>
      <w:r w:rsidRPr="00CA7F59" w:rsidR="00441701">
        <w:t>-0053</w:t>
      </w:r>
      <w:r w:rsidR="00441701">
        <w:rPr>
          <w:rFonts w:hint="eastAsia"/>
        </w:rPr>
        <w:t>]</w:t>
      </w:r>
    </w:p>
    <w:p w:rsidRPr="008A1414" w:rsidR="00441701" w:rsidP="000C0D62" w:rsidRDefault="00441701">
      <w:pPr>
        <w:pStyle w:val="ReqtifyAltQ"/>
      </w:pPr>
      <w:r w:rsidRPr="008A1414">
        <w:t>[End]</w:t>
      </w:r>
    </w:p>
    <w:p w:rsidR="00441701" w:rsidP="00C93484" w:rsidRDefault="00441701">
      <w:pPr>
        <w:pStyle w:val="Reqtify"/>
      </w:pPr>
    </w:p>
    <w:p w:rsidR="00441701" w:rsidP="00C93484" w:rsidRDefault="00441701">
      <w:pPr>
        <w:pStyle w:val="Reqtify"/>
      </w:pPr>
    </w:p>
    <w:p w:rsidRPr="00634120" w:rsidR="00441701" w:rsidP="00704491" w:rsidRDefault="00441701">
      <w:pPr>
        <w:pStyle w:val="ReqtifyAltR"/>
      </w:pPr>
      <w:r>
        <w:t>[iTC_CC_ATP-SwRS-0</w:t>
      </w:r>
      <w:r>
        <w:rPr>
          <w:rFonts w:hint="eastAsia"/>
        </w:rPr>
        <w:t>165</w:t>
      </w:r>
      <w:r>
        <w:t>]</w:t>
      </w:r>
    </w:p>
    <w:p w:rsidR="00441701" w:rsidP="00C93484" w:rsidRDefault="00B5344E">
      <w:pPr>
        <w:pStyle w:val="Reqtify"/>
      </w:pPr>
      <w:bookmarkStart w:name="TeethCounter" w:id="4266"/>
      <w:r w:rsidRPr="00501C21">
        <w:rPr>
          <w:rStyle w:val="aff2"/>
          <w:bCs w:val="0"/>
          <w:iCs w:val="0"/>
        </w:rPr>
        <w:t>TeethCounter</w:t>
      </w:r>
      <w:bookmarkEnd w:id="4266"/>
      <w:r w:rsidR="000540E3">
        <w:rPr>
          <w:rFonts w:hint="eastAsia"/>
        </w:rPr>
        <w:t>，</w:t>
      </w:r>
      <w:r w:rsidR="00441701">
        <w:rPr>
          <w:rFonts w:hint="eastAsia"/>
        </w:rPr>
        <w:t>ATP</w:t>
      </w:r>
      <w:r w:rsidR="00441701">
        <w:rPr>
          <w:rFonts w:hint="eastAsia"/>
        </w:rPr>
        <w:t>根据</w:t>
      </w:r>
      <w:hyperlink w:history="1" w:anchor="IdenticalLockedOdometer">
        <w:r w:rsidRPr="00501C21" w:rsidR="00501C21">
          <w:rPr>
            <w:rStyle w:val="ac"/>
          </w:rPr>
          <w:t>IdenticalLockedOdometer</w:t>
        </w:r>
      </w:hyperlink>
      <w:r w:rsidR="00441701">
        <w:rPr>
          <w:rFonts w:hint="eastAsia"/>
        </w:rPr>
        <w:t>中锁存的最后一个中断的</w:t>
      </w:r>
      <w:hyperlink w:history="1" w:anchor="CogCounter">
        <w:r w:rsidRPr="00501C21" w:rsidR="00441701">
          <w:rPr>
            <w:rStyle w:val="ac"/>
            <w:rFonts w:hint="eastAsia"/>
          </w:rPr>
          <w:t>CogCounter</w:t>
        </w:r>
      </w:hyperlink>
      <w:r w:rsidR="00441701">
        <w:rPr>
          <w:rFonts w:hint="eastAsia"/>
        </w:rPr>
        <w:t>变化值，更新</w:t>
      </w:r>
      <w:r w:rsidRPr="00EF7097" w:rsidR="00441701">
        <w:rPr>
          <w:rStyle w:val="aff2"/>
          <w:rFonts w:hint="eastAsia"/>
        </w:rPr>
        <w:t>TeethCounter</w:t>
      </w:r>
      <w:r w:rsidRPr="007F6855" w:rsidR="00441701">
        <w:rPr>
          <w:rFonts w:hint="eastAsia"/>
        </w:rPr>
        <w:t>，</w:t>
      </w:r>
      <w:r w:rsidR="00441701">
        <w:rPr>
          <w:rFonts w:hint="eastAsia"/>
        </w:rPr>
        <w:t>作为主任务使用的里程计齿数值。</w:t>
      </w:r>
      <w:r w:rsidRPr="00E155DA" w:rsidR="00441701">
        <w:rPr>
          <w:rStyle w:val="aff2"/>
          <w:rFonts w:hint="eastAsia"/>
        </w:rPr>
        <w:t>TeethCounter</w:t>
      </w:r>
      <w:r w:rsidR="00441701">
        <w:rPr>
          <w:rFonts w:hint="eastAsia"/>
        </w:rPr>
        <w:t>的计算应考虑里程计安装方向和</w:t>
      </w:r>
      <w:r w:rsidR="00441701">
        <w:rPr>
          <w:rFonts w:hint="eastAsia"/>
        </w:rPr>
        <w:t>CogCounter</w:t>
      </w:r>
      <w:r w:rsidR="00441701">
        <w:rPr>
          <w:rFonts w:hint="eastAsia"/>
        </w:rPr>
        <w:t>的寄存器取值范围。</w:t>
      </w:r>
    </w:p>
    <w:p w:rsidR="00441701" w:rsidP="00C93484" w:rsidRDefault="00532AED">
      <w:pPr>
        <w:pStyle w:val="Reqtify"/>
      </w:pPr>
      <w:hyperlink w:history="1" w:anchor="TeethCounter">
        <w:r w:rsidR="00B5344E">
          <w:rPr>
            <w:rStyle w:val="ac"/>
            <w:noProof/>
          </w:rPr>
          <w:t>TeethCounter</w:t>
        </w:r>
      </w:hyperlink>
      <w:r w:rsidR="00441701">
        <w:rPr>
          <w:rFonts w:hint="eastAsia"/>
        </w:rPr>
        <w:t xml:space="preserve"> used as the odometer cog value in one deferred task, which is the difference of </w:t>
      </w:r>
      <w:r w:rsidR="00441701">
        <w:t>the</w:t>
      </w:r>
      <w:r w:rsidR="00441701">
        <w:rPr>
          <w:rFonts w:hint="eastAsia"/>
        </w:rPr>
        <w:t xml:space="preserve"> </w:t>
      </w:r>
      <w:hyperlink w:history="1" w:anchor="CogCounter">
        <w:r w:rsidR="00047F0A">
          <w:rPr>
            <w:rStyle w:val="ac"/>
          </w:rPr>
          <w:t>CogCounter</w:t>
        </w:r>
      </w:hyperlink>
      <w:r w:rsidR="00441701">
        <w:rPr>
          <w:rFonts w:hint="eastAsia"/>
        </w:rPr>
        <w:t xml:space="preserve"> in the last </w:t>
      </w:r>
      <w:r w:rsidR="00441701">
        <w:t>interrupt</w:t>
      </w:r>
      <w:r w:rsidR="00441701">
        <w:rPr>
          <w:rFonts w:hint="eastAsia"/>
        </w:rPr>
        <w:t xml:space="preserve"> of </w:t>
      </w:r>
      <w:r w:rsidR="00C83252">
        <w:t>adjacent</w:t>
      </w:r>
      <w:r w:rsidR="00441701">
        <w:rPr>
          <w:rFonts w:hint="eastAsia"/>
        </w:rPr>
        <w:t xml:space="preserve"> cycle. The calculation of the </w:t>
      </w:r>
      <w:hyperlink w:history="1" w:anchor="TeethCounter">
        <w:r w:rsidR="00B5344E">
          <w:rPr>
            <w:rStyle w:val="ac"/>
            <w:noProof/>
          </w:rPr>
          <w:t>TeethCounter</w:t>
        </w:r>
      </w:hyperlink>
      <w:r w:rsidR="00441701">
        <w:rPr>
          <w:rFonts w:hint="eastAsia"/>
        </w:rPr>
        <w:t xml:space="preserve"> shall consider the installation direction of the odometer</w:t>
      </w:r>
      <w:r w:rsidR="00397BD9">
        <w:rPr>
          <w:rFonts w:hint="eastAsia"/>
        </w:rPr>
        <w:t xml:space="preserve"> and </w:t>
      </w:r>
      <w:r w:rsidR="00441701">
        <w:rPr>
          <w:rFonts w:hint="eastAsia"/>
        </w:rPr>
        <w:t xml:space="preserve">the register range of the </w:t>
      </w:r>
      <w:hyperlink w:history="1" w:anchor="CogCounter">
        <w:r w:rsidR="00047F0A">
          <w:rPr>
            <w:rStyle w:val="ac"/>
          </w:rPr>
          <w:t>CogCounter</w:t>
        </w:r>
      </w:hyperlink>
      <w:r w:rsidR="00441701">
        <w:rPr>
          <w:rFonts w:hint="eastAsia"/>
        </w:rPr>
        <w:t>.</w:t>
      </w:r>
    </w:p>
    <w:p w:rsidR="00441701" w:rsidP="000431E0" w:rsidRDefault="00532AED">
      <w:pPr>
        <w:pStyle w:val="af7"/>
      </w:pPr>
      <w:hyperlink w:history="1" w:anchor="TeethCounter">
        <w:r w:rsidR="00B5344E">
          <w:rPr>
            <w:rStyle w:val="ac"/>
          </w:rPr>
          <w:t>TeethCounter</w:t>
        </w:r>
      </w:hyperlink>
      <w:r w:rsidR="00441701">
        <w:rPr>
          <w:rFonts w:hint="eastAsia"/>
        </w:rPr>
        <w:t>(k)</w:t>
      </w:r>
    </w:p>
    <w:p w:rsidR="00441701" w:rsidP="000431E0" w:rsidRDefault="00441701">
      <w:pPr>
        <w:pStyle w:val="af7"/>
      </w:pPr>
      <w:r>
        <w:rPr>
          <w:rFonts w:hint="eastAsia"/>
        </w:rPr>
        <w:t xml:space="preserve"> = </w:t>
      </w:r>
      <w:hyperlink w:history="1" w:anchor="TeethCounter">
        <w:r w:rsidR="00B5344E">
          <w:rPr>
            <w:rStyle w:val="ac"/>
          </w:rPr>
          <w:t>TeethCounter</w:t>
        </w:r>
      </w:hyperlink>
      <w:r>
        <w:rPr>
          <w:rFonts w:hint="eastAsia"/>
        </w:rPr>
        <w:t>(k-1)</w:t>
      </w:r>
    </w:p>
    <w:p w:rsidR="00441701" w:rsidP="000431E0" w:rsidRDefault="00441701">
      <w:pPr>
        <w:pStyle w:val="af7"/>
      </w:pPr>
      <w:r>
        <w:rPr>
          <w:rFonts w:hint="eastAsia"/>
        </w:rPr>
        <w:t xml:space="preserve">    + (</w:t>
      </w:r>
      <w:hyperlink w:history="1" w:anchor="IdenticalLockedOdometer">
        <w:r w:rsidR="00047F0A">
          <w:rPr>
            <w:rStyle w:val="ac"/>
          </w:rPr>
          <w:t>IdenticalLockedOdometer</w:t>
        </w:r>
      </w:hyperlink>
      <w:r>
        <w:rPr>
          <w:rFonts w:hint="eastAsia"/>
        </w:rPr>
        <w:t>[ATP_INTERRUPT_NB - 1].</w:t>
      </w:r>
      <w:hyperlink w:history="1" w:anchor="CogCounter">
        <w:r w:rsidR="00047F0A">
          <w:rPr>
            <w:rStyle w:val="ac"/>
          </w:rPr>
          <w:t>CogCounter</w:t>
        </w:r>
      </w:hyperlink>
      <w:r>
        <w:rPr>
          <w:rFonts w:hint="eastAsia"/>
        </w:rPr>
        <w:t>(k)</w:t>
      </w:r>
    </w:p>
    <w:p w:rsidR="00441701" w:rsidP="000431E0" w:rsidRDefault="00441701">
      <w:pPr>
        <w:pStyle w:val="af7"/>
      </w:pPr>
      <w:r>
        <w:rPr>
          <w:rFonts w:hint="eastAsia"/>
        </w:rPr>
        <w:t xml:space="preserve">         - </w:t>
      </w:r>
      <w:hyperlink w:history="1" w:anchor="IdenticalLockedOdometer">
        <w:r w:rsidR="00047F0A">
          <w:rPr>
            <w:rStyle w:val="ac"/>
          </w:rPr>
          <w:t>IdenticalLockedOdometer</w:t>
        </w:r>
      </w:hyperlink>
      <w:r>
        <w:rPr>
          <w:rFonts w:hint="eastAsia"/>
        </w:rPr>
        <w:t>[ATP_INTERRUPT_NB - 1].</w:t>
      </w:r>
      <w:hyperlink w:history="1" w:anchor="CogCounter">
        <w:r w:rsidR="00047F0A">
          <w:rPr>
            <w:rStyle w:val="ac"/>
          </w:rPr>
          <w:t>CogCounter</w:t>
        </w:r>
      </w:hyperlink>
      <w:r>
        <w:rPr>
          <w:rFonts w:hint="eastAsia"/>
        </w:rPr>
        <w:t>(k-1))</w:t>
      </w:r>
    </w:p>
    <w:p w:rsidR="00441701" w:rsidP="000431E0" w:rsidRDefault="00441701">
      <w:pPr>
        <w:pStyle w:val="af7"/>
      </w:pPr>
      <w:r>
        <w:rPr>
          <w:rFonts w:hint="eastAsia"/>
        </w:rPr>
        <w:t xml:space="preserve">       </w:t>
      </w:r>
      <w:r w:rsidR="006274BE">
        <w:rPr>
          <w:rFonts w:hint="eastAsia"/>
        </w:rPr>
        <w:t>*</w:t>
      </w:r>
      <w:r>
        <w:rPr>
          <w:rFonts w:hint="eastAsia"/>
        </w:rPr>
        <w:t xml:space="preserve"> </w:t>
      </w:r>
      <w:hyperlink w:history="1" w:anchor="ATPsetting">
        <w:r w:rsidR="00786D0B">
          <w:rPr>
            <w:rStyle w:val="ac"/>
          </w:rPr>
          <w:t>ATPsetting</w:t>
        </w:r>
      </w:hyperlink>
      <w:r>
        <w:t>.</w:t>
      </w:r>
      <w:r w:rsidR="008626E7">
        <w:rPr>
          <w:rFonts w:hint="eastAsia"/>
        </w:rPr>
        <w:t>CCcoreOdoCogIncreasing</w:t>
      </w:r>
      <w:r>
        <w:t>[</w:t>
      </w:r>
      <w:hyperlink w:history="1" w:anchor="CoreId">
        <w:r w:rsidR="00B5344E">
          <w:rPr>
            <w:rStyle w:val="ac"/>
          </w:rPr>
          <w:t>CoreId</w:t>
        </w:r>
      </w:hyperlink>
      <w:r>
        <w:t>]</w:t>
      </w:r>
    </w:p>
    <w:p w:rsidRPr="008A1414" w:rsidR="00441701" w:rsidP="000C0D62" w:rsidRDefault="00441701">
      <w:pPr>
        <w:pStyle w:val="ReqtifyAltQ"/>
      </w:pPr>
      <w:r w:rsidRPr="008A1414">
        <w:t>#Category=Functional</w:t>
      </w:r>
    </w:p>
    <w:p w:rsidRPr="008A1414" w:rsidR="00441701" w:rsidP="000C0D62" w:rsidRDefault="00441701">
      <w:pPr>
        <w:pStyle w:val="ReqtifyAltQ"/>
      </w:pPr>
      <w:r w:rsidRPr="008A1414">
        <w:t>#Contribution</w:t>
      </w:r>
      <w:r>
        <w:t>=SIL4</w:t>
      </w:r>
    </w:p>
    <w:p w:rsidR="009328EA" w:rsidP="000C0D62" w:rsidRDefault="00441701">
      <w:pPr>
        <w:pStyle w:val="ReqtifyAltQ"/>
        <w:rPr>
          <w:ins w:author="常鸣" w:date="2014-07-03T14:27:00Z" w:id="4267"/>
        </w:rPr>
      </w:pPr>
      <w:del w:author="常鸣" w:date="2014-07-03T14:27:00Z" w:id="4268">
        <w:r w:rsidRPr="008A1414" w:rsidDel="009328EA">
          <w:delText>#S</w:delText>
        </w:r>
      </w:del>
      <w:ins w:author="常鸣" w:date="2014-07-03T14:27:00Z" w:id="4269">
        <w:r w:rsidR="009328EA">
          <w:t>#Allocation=ATP Software</w:t>
        </w:r>
      </w:ins>
      <w:ins w:author="常鸣" w:date="2014-07-03T14:48:00Z" w:id="4270">
        <w:r w:rsidR="002428AA">
          <w:rPr>
            <w:rFonts w:hint="eastAsia"/>
          </w:rPr>
          <w:t>, Vital Embedded Setting</w:t>
        </w:r>
      </w:ins>
    </w:p>
    <w:p w:rsidRPr="008A1414" w:rsidR="00441701" w:rsidP="000C0D62" w:rsidRDefault="009328EA">
      <w:pPr>
        <w:pStyle w:val="ReqtifyAltQ"/>
      </w:pPr>
      <w:ins w:author="常鸣" w:date="2014-07-03T14:27:00Z" w:id="4271">
        <w:r>
          <w:t>#S</w:t>
        </w:r>
      </w:ins>
      <w:r w:rsidRPr="008A1414" w:rsidR="00441701">
        <w:t>ource=</w:t>
      </w:r>
      <w:r w:rsidRPr="003D2990" w:rsidR="00441701">
        <w:t>[iTC_CC-SyAD-</w:t>
      </w:r>
      <w:r w:rsidRPr="003D2990" w:rsidR="00441701">
        <w:rPr>
          <w:rFonts w:hint="eastAsia"/>
        </w:rPr>
        <w:t>0</w:t>
      </w:r>
      <w:r w:rsidR="00441701">
        <w:rPr>
          <w:rFonts w:hint="eastAsia"/>
        </w:rPr>
        <w:t>130</w:t>
      </w:r>
      <w:r w:rsidRPr="003D2990" w:rsidR="00441701">
        <w:rPr>
          <w:rFonts w:hint="eastAsia"/>
        </w:rPr>
        <w:t>]</w:t>
      </w:r>
      <w:r w:rsidR="00441701">
        <w:rPr>
          <w:rFonts w:hint="eastAsia"/>
        </w:rPr>
        <w:t>,</w:t>
      </w:r>
      <w:r w:rsidRPr="006F0801" w:rsidR="006F0801">
        <w:t xml:space="preserve"> [iTC_CC-SyAD-</w:t>
      </w:r>
      <w:r w:rsidRPr="006F0801" w:rsidR="006F0801">
        <w:rPr>
          <w:rFonts w:hint="eastAsia"/>
        </w:rPr>
        <w:t>0135]</w:t>
      </w:r>
      <w:r w:rsidR="006F0801">
        <w:rPr>
          <w:rFonts w:hint="eastAsia"/>
        </w:rPr>
        <w:t>,</w:t>
      </w:r>
      <w:r w:rsidRPr="00C66828" w:rsidR="00441701">
        <w:rPr>
          <w:rFonts w:hint="eastAsia"/>
        </w:rPr>
        <w:t xml:space="preserve"> </w:t>
      </w:r>
      <w:r w:rsidR="00441701">
        <w:rPr>
          <w:rFonts w:hint="eastAsia"/>
        </w:rPr>
        <w:t>[</w:t>
      </w:r>
      <w:r w:rsidR="00441701">
        <w:t>iTC_CC_ATP_SwHA-0</w:t>
      </w:r>
      <w:r w:rsidR="00441701">
        <w:rPr>
          <w:rFonts w:hint="eastAsia"/>
        </w:rPr>
        <w:t>181]</w:t>
      </w:r>
    </w:p>
    <w:p w:rsidRPr="008A1414" w:rsidR="00441701" w:rsidP="000C0D62" w:rsidRDefault="00441701">
      <w:pPr>
        <w:pStyle w:val="ReqtifyAltQ"/>
      </w:pPr>
      <w:r w:rsidRPr="008A1414">
        <w:t>[End]</w:t>
      </w:r>
    </w:p>
    <w:p w:rsidRPr="00F90E8F" w:rsidR="00441701" w:rsidP="00C93484" w:rsidRDefault="00441701">
      <w:pPr>
        <w:pStyle w:val="Reqtify"/>
      </w:pPr>
    </w:p>
    <w:p w:rsidR="00441701" w:rsidP="00C93484" w:rsidRDefault="00441701">
      <w:pPr>
        <w:pStyle w:val="Reqtify"/>
      </w:pPr>
      <w:r w:rsidRPr="00804B46">
        <w:rPr>
          <w:rStyle w:val="aff1"/>
          <w:rFonts w:hint="eastAsia"/>
        </w:rPr>
        <w:t>NOTES</w:t>
      </w:r>
      <w:r>
        <w:rPr>
          <w:rFonts w:hint="eastAsia"/>
        </w:rPr>
        <w:t>:</w:t>
      </w:r>
    </w:p>
    <w:p w:rsidR="00441701" w:rsidP="00C93484" w:rsidRDefault="00532AED">
      <w:pPr>
        <w:pStyle w:val="Reqtify"/>
      </w:pPr>
      <w:hyperlink w:history="1" w:anchor="TeethCounter">
        <w:r w:rsidR="00501C21">
          <w:rPr>
            <w:rStyle w:val="ac"/>
          </w:rPr>
          <w:t>TeethCounter</w:t>
        </w:r>
      </w:hyperlink>
      <w:r w:rsidR="00441701">
        <w:rPr>
          <w:rFonts w:hint="eastAsia"/>
        </w:rPr>
        <w:t>是有符号值。如果</w:t>
      </w:r>
      <w:hyperlink w:history="1" w:anchor="TeethCounter">
        <w:r w:rsidR="00501C21">
          <w:rPr>
            <w:rStyle w:val="ac"/>
          </w:rPr>
          <w:t>TeethCounter</w:t>
        </w:r>
      </w:hyperlink>
      <w:r w:rsidR="00441701">
        <w:rPr>
          <w:rFonts w:hint="eastAsia"/>
        </w:rPr>
        <w:t>大于</w:t>
      </w:r>
      <w:r w:rsidR="00441701">
        <w:rPr>
          <w:rFonts w:hint="eastAsia"/>
        </w:rPr>
        <w:t>0</w:t>
      </w:r>
      <w:r w:rsidR="00441701">
        <w:rPr>
          <w:rFonts w:hint="eastAsia"/>
        </w:rPr>
        <w:t>，则表示里程计相对于初始位置向列车</w:t>
      </w:r>
      <w:r w:rsidRPr="00451353" w:rsidR="00441701">
        <w:rPr>
          <w:rStyle w:val="aff1"/>
          <w:rFonts w:hint="eastAsia"/>
        </w:rPr>
        <w:t>END_1</w:t>
      </w:r>
      <w:r w:rsidR="00441701">
        <w:rPr>
          <w:rFonts w:hint="eastAsia"/>
        </w:rPr>
        <w:t>方向转动；反之如果小于</w:t>
      </w:r>
      <w:r w:rsidR="00441701">
        <w:rPr>
          <w:rFonts w:hint="eastAsia"/>
        </w:rPr>
        <w:t>0</w:t>
      </w:r>
      <w:r w:rsidR="00441701">
        <w:rPr>
          <w:rFonts w:hint="eastAsia"/>
        </w:rPr>
        <w:t>，则表示里程计相对于初始位置向列车</w:t>
      </w:r>
      <w:r w:rsidRPr="00451353" w:rsidR="00451353">
        <w:rPr>
          <w:rStyle w:val="aff1"/>
          <w:rFonts w:hint="eastAsia"/>
        </w:rPr>
        <w:t>END_2</w:t>
      </w:r>
      <w:r w:rsidR="00441701">
        <w:rPr>
          <w:rFonts w:hint="eastAsia"/>
        </w:rPr>
        <w:t>方向转动。</w:t>
      </w:r>
    </w:p>
    <w:p w:rsidR="00441701" w:rsidP="00C93484" w:rsidRDefault="00532AED">
      <w:pPr>
        <w:pStyle w:val="Reqtify"/>
      </w:pPr>
      <w:hyperlink w:history="1" w:anchor="TeethCounter">
        <w:r w:rsidR="00B5344E">
          <w:rPr>
            <w:rStyle w:val="ac"/>
          </w:rPr>
          <w:t>TeethCounter</w:t>
        </w:r>
      </w:hyperlink>
      <w:r w:rsidR="00441701">
        <w:rPr>
          <w:rFonts w:hint="eastAsia"/>
        </w:rPr>
        <w:t xml:space="preserve"> is a signed value. If </w:t>
      </w:r>
      <w:hyperlink w:history="1" w:anchor="TeethCounter">
        <w:r w:rsidR="00B5344E">
          <w:rPr>
            <w:rStyle w:val="ac"/>
          </w:rPr>
          <w:t>TeethCounter</w:t>
        </w:r>
      </w:hyperlink>
      <w:r w:rsidR="00441701">
        <w:rPr>
          <w:rFonts w:hint="eastAsia"/>
        </w:rPr>
        <w:t xml:space="preserve"> greater than 0, then means the odometer rotating toward to the train </w:t>
      </w:r>
      <w:r w:rsidRPr="00451353" w:rsidR="00441701">
        <w:rPr>
          <w:rStyle w:val="aff1"/>
          <w:rFonts w:hint="eastAsia"/>
        </w:rPr>
        <w:t>END_1</w:t>
      </w:r>
      <w:r w:rsidR="00441701">
        <w:rPr>
          <w:rFonts w:hint="eastAsia"/>
        </w:rPr>
        <w:t xml:space="preserve"> direction; other hand, if it less than 0, then means the odometer rotating toward to the </w:t>
      </w:r>
      <w:r w:rsidRPr="00451353" w:rsidR="00451353">
        <w:rPr>
          <w:rStyle w:val="aff1"/>
          <w:rFonts w:hint="eastAsia"/>
        </w:rPr>
        <w:t>END_2</w:t>
      </w:r>
      <w:r w:rsidR="00441701">
        <w:rPr>
          <w:rFonts w:hint="eastAsia"/>
        </w:rPr>
        <w:t>.</w:t>
      </w:r>
    </w:p>
    <w:p w:rsidR="00441701" w:rsidP="00C93484" w:rsidRDefault="00441701">
      <w:pPr>
        <w:pStyle w:val="Reqtify"/>
      </w:pPr>
    </w:p>
    <w:p w:rsidR="00E876E8" w:rsidP="00C93484" w:rsidRDefault="00E876E8">
      <w:pPr>
        <w:pStyle w:val="Reqtify"/>
      </w:pPr>
    </w:p>
    <w:p w:rsidR="00441701" w:rsidP="00704491" w:rsidRDefault="00441701">
      <w:pPr>
        <w:pStyle w:val="ReqtifyAltR"/>
      </w:pPr>
      <w:r>
        <w:t>[iTC_CC_ATP-SwRS-0</w:t>
      </w:r>
      <w:r>
        <w:rPr>
          <w:rFonts w:hint="eastAsia"/>
        </w:rPr>
        <w:t>166</w:t>
      </w:r>
      <w:r>
        <w:t>]</w:t>
      </w:r>
    </w:p>
    <w:p w:rsidR="00441701" w:rsidP="00C93484" w:rsidRDefault="00047F0A">
      <w:pPr>
        <w:pStyle w:val="Reqtify"/>
      </w:pPr>
      <w:bookmarkStart w:name="CogPositionBeforeTopLoc" w:id="4272"/>
      <w:r w:rsidRPr="00501C21">
        <w:rPr>
          <w:rStyle w:val="aff2"/>
          <w:bCs w:val="0"/>
          <w:iCs w:val="0"/>
        </w:rPr>
        <w:t>CogPositionBeforeTopLoc</w:t>
      </w:r>
      <w:bookmarkEnd w:id="4272"/>
      <w:r w:rsidR="000540E3">
        <w:rPr>
          <w:rFonts w:hint="eastAsia"/>
        </w:rPr>
        <w:t>，</w:t>
      </w:r>
      <w:bookmarkStart w:name="CogPositionAfterTopLoc" w:id="4273"/>
      <w:r w:rsidRPr="00501C21">
        <w:rPr>
          <w:rStyle w:val="aff2"/>
          <w:bCs w:val="0"/>
          <w:iCs w:val="0"/>
        </w:rPr>
        <w:t>CogPositionAfterTopLoc</w:t>
      </w:r>
      <w:bookmarkEnd w:id="4273"/>
      <w:r w:rsidRPr="00C41627" w:rsidR="000540E3">
        <w:rPr>
          <w:rFonts w:hint="eastAsia"/>
        </w:rPr>
        <w:t>，</w:t>
      </w:r>
      <w:r w:rsidR="00441701">
        <w:rPr>
          <w:rFonts w:hint="eastAsia"/>
        </w:rPr>
        <w:t>如果本周期读到信标，则通过</w:t>
      </w:r>
      <w:hyperlink w:history="1" w:anchor="IdenticalLockedOdometer">
        <w:r w:rsidRPr="00501C21" w:rsidR="00441701">
          <w:rPr>
            <w:rStyle w:val="ac"/>
          </w:rPr>
          <w:t>IdenticalLockedOdometer</w:t>
        </w:r>
      </w:hyperlink>
      <w:r w:rsidR="00441701">
        <w:rPr>
          <w:rFonts w:hint="eastAsia"/>
        </w:rPr>
        <w:t>计算读到信标瞬间的里程计齿数信息：</w:t>
      </w:r>
    </w:p>
    <w:p w:rsidR="00441701" w:rsidP="00FA0FBB" w:rsidRDefault="00441701">
      <w:pPr>
        <w:pStyle w:val="AltX"/>
      </w:pPr>
      <w:r>
        <w:rPr>
          <w:rFonts w:hint="eastAsia"/>
        </w:rPr>
        <w:t>使用</w:t>
      </w:r>
      <w:r>
        <w:rPr>
          <w:rFonts w:hint="eastAsia"/>
        </w:rPr>
        <w:t>Top-loc</w:t>
      </w:r>
      <w:r>
        <w:rPr>
          <w:rFonts w:hint="eastAsia"/>
        </w:rPr>
        <w:t>发生的前一个中断的</w:t>
      </w:r>
      <w:hyperlink w:history="1" w:anchor="CogCounter">
        <w:r w:rsidR="00501C21">
          <w:rPr>
            <w:rStyle w:val="ac"/>
          </w:rPr>
          <w:t>CogCounter</w:t>
        </w:r>
      </w:hyperlink>
      <w:r>
        <w:rPr>
          <w:rFonts w:hint="eastAsia"/>
        </w:rPr>
        <w:t>来更新</w:t>
      </w:r>
      <w:r w:rsidRPr="007F6855">
        <w:rPr>
          <w:rStyle w:val="aff2"/>
        </w:rPr>
        <w:t>CogPositionBeforeTopLoc</w:t>
      </w:r>
      <w:r>
        <w:rPr>
          <w:rFonts w:hint="eastAsia"/>
        </w:rPr>
        <w:t>；</w:t>
      </w:r>
    </w:p>
    <w:p w:rsidR="00441701" w:rsidP="00FA0FBB" w:rsidRDefault="00441701">
      <w:pPr>
        <w:pStyle w:val="AltX"/>
      </w:pPr>
      <w:r>
        <w:rPr>
          <w:rFonts w:hint="eastAsia"/>
        </w:rPr>
        <w:t>使用</w:t>
      </w:r>
      <w:r>
        <w:rPr>
          <w:rFonts w:hint="eastAsia"/>
        </w:rPr>
        <w:t>Top-loc</w:t>
      </w:r>
      <w:r>
        <w:rPr>
          <w:rFonts w:hint="eastAsia"/>
        </w:rPr>
        <w:t>发生时中断的</w:t>
      </w:r>
      <w:hyperlink w:history="1" w:anchor="CogCounter">
        <w:r w:rsidR="00501C21">
          <w:rPr>
            <w:rStyle w:val="ac"/>
          </w:rPr>
          <w:t>CogCounter</w:t>
        </w:r>
      </w:hyperlink>
      <w:r>
        <w:rPr>
          <w:rFonts w:hint="eastAsia"/>
        </w:rPr>
        <w:t>来更新</w:t>
      </w:r>
      <w:r w:rsidRPr="007F6855">
        <w:rPr>
          <w:rStyle w:val="aff2"/>
        </w:rPr>
        <w:t>CogPositionAfterTopLoc</w:t>
      </w:r>
      <w:r>
        <w:rPr>
          <w:rFonts w:hint="eastAsia"/>
        </w:rPr>
        <w:t>；</w:t>
      </w:r>
    </w:p>
    <w:p w:rsidR="00441701" w:rsidP="00C93484" w:rsidRDefault="00441701">
      <w:pPr>
        <w:pStyle w:val="Reqtify"/>
      </w:pPr>
      <w:r>
        <w:rPr>
          <w:rFonts w:hint="eastAsia"/>
        </w:rPr>
        <w:t>其他情况，</w:t>
      </w:r>
      <w:r w:rsidRPr="004128F7">
        <w:rPr>
          <w:rStyle w:val="aff2"/>
          <w:rFonts w:hint="eastAsia"/>
        </w:rPr>
        <w:t>CogPositionBeforeTopLoc</w:t>
      </w:r>
      <w:r>
        <w:rPr>
          <w:rFonts w:hint="eastAsia"/>
        </w:rPr>
        <w:t>和</w:t>
      </w:r>
      <w:r w:rsidRPr="004128F7">
        <w:rPr>
          <w:rStyle w:val="aff2"/>
          <w:rFonts w:hint="eastAsia"/>
        </w:rPr>
        <w:t>CogPositionAfterTopLoc</w:t>
      </w:r>
      <w:r>
        <w:rPr>
          <w:rFonts w:hint="eastAsia"/>
        </w:rPr>
        <w:t>保持不变。</w:t>
      </w:r>
    </w:p>
    <w:p w:rsidR="00441701" w:rsidP="00C93484" w:rsidRDefault="00441701">
      <w:pPr>
        <w:pStyle w:val="Reqtify"/>
      </w:pPr>
      <w:r>
        <w:rPr>
          <w:rFonts w:hint="eastAsia"/>
        </w:rPr>
        <w:t xml:space="preserve">If a beacon with top-loc received in this cycle, ATP shall record the cog </w:t>
      </w:r>
      <w:r w:rsidR="00C83252">
        <w:t>position</w:t>
      </w:r>
      <w:r>
        <w:rPr>
          <w:rFonts w:hint="eastAsia"/>
        </w:rPr>
        <w:t xml:space="preserve"> of the interrupt when</w:t>
      </w:r>
      <w:r w:rsidR="00397BD9">
        <w:rPr>
          <w:rFonts w:hint="eastAsia"/>
        </w:rPr>
        <w:t xml:space="preserve"> and </w:t>
      </w:r>
      <w:r>
        <w:rPr>
          <w:rFonts w:hint="eastAsia"/>
        </w:rPr>
        <w:t>just before the top-loc happen:</w:t>
      </w:r>
    </w:p>
    <w:p w:rsidR="00441701" w:rsidP="00FA0FBB" w:rsidRDefault="00532AED">
      <w:pPr>
        <w:pStyle w:val="AltX"/>
      </w:pPr>
      <w:hyperlink w:history="1" w:anchor="CogPositionBeforeTopLoc">
        <w:r w:rsidR="00047F0A">
          <w:rPr>
            <w:rStyle w:val="ac"/>
            <w:noProof/>
          </w:rPr>
          <w:t>CogPositionBeforeTopLoc</w:t>
        </w:r>
      </w:hyperlink>
      <w:r w:rsidR="00441701">
        <w:rPr>
          <w:rFonts w:hint="eastAsia"/>
        </w:rPr>
        <w:t xml:space="preserve">, the </w:t>
      </w:r>
      <w:hyperlink w:history="1" w:anchor="CogCounter">
        <w:r w:rsidR="00047F0A">
          <w:rPr>
            <w:rStyle w:val="ac"/>
          </w:rPr>
          <w:t>CogCounter</w:t>
        </w:r>
      </w:hyperlink>
      <w:r w:rsidR="00441701">
        <w:rPr>
          <w:rFonts w:hint="eastAsia"/>
        </w:rPr>
        <w:t xml:space="preserve"> in the interrupt just before the top-loc happen;</w:t>
      </w:r>
    </w:p>
    <w:p w:rsidR="00441701" w:rsidP="00FA0FBB" w:rsidRDefault="00532AED">
      <w:pPr>
        <w:pStyle w:val="AltX"/>
      </w:pPr>
      <w:hyperlink w:history="1" w:anchor="CogPositionAfterTopLoc">
        <w:r w:rsidR="00047F0A">
          <w:rPr>
            <w:rStyle w:val="ac"/>
            <w:noProof/>
          </w:rPr>
          <w:t>CogPositionAfterTopLoc</w:t>
        </w:r>
      </w:hyperlink>
      <w:r w:rsidR="00441701">
        <w:rPr>
          <w:rFonts w:hint="eastAsia"/>
        </w:rPr>
        <w:t xml:space="preserve">, the </w:t>
      </w:r>
      <w:hyperlink w:history="1" w:anchor="CogCounter">
        <w:r w:rsidR="00047F0A">
          <w:rPr>
            <w:rStyle w:val="ac"/>
          </w:rPr>
          <w:t>CogCounter</w:t>
        </w:r>
      </w:hyperlink>
      <w:r w:rsidR="00441701">
        <w:rPr>
          <w:rFonts w:hint="eastAsia"/>
        </w:rPr>
        <w:t xml:space="preserve"> in the interrupt when the top-loc happen.</w:t>
      </w:r>
    </w:p>
    <w:p w:rsidR="00441701" w:rsidP="000431E0" w:rsidRDefault="00532AED">
      <w:pPr>
        <w:pStyle w:val="af7"/>
      </w:pPr>
      <w:hyperlink w:history="1" w:anchor="CogPositionBeforeTopLoc">
        <w:r w:rsidR="00047F0A">
          <w:rPr>
            <w:rStyle w:val="ac"/>
          </w:rPr>
          <w:t>CogPositionBeforeTopLoc</w:t>
        </w:r>
      </w:hyperlink>
      <w:r w:rsidRPr="0042770A" w:rsidR="00441701">
        <w:t>(k)</w:t>
      </w:r>
    </w:p>
    <w:p w:rsidR="00441701" w:rsidP="000431E0" w:rsidRDefault="00441701">
      <w:pPr>
        <w:pStyle w:val="af7"/>
      </w:pPr>
      <w:r w:rsidRPr="0042770A">
        <w:t xml:space="preserve"> = </w:t>
      </w:r>
      <w:hyperlink w:history="1" w:anchor="TeethCounter">
        <w:r w:rsidR="00B5344E">
          <w:rPr>
            <w:rStyle w:val="ac"/>
          </w:rPr>
          <w:t>TeethCounter</w:t>
        </w:r>
      </w:hyperlink>
      <w:r w:rsidRPr="0042770A">
        <w:t>(k-1)</w:t>
      </w:r>
    </w:p>
    <w:p w:rsidR="00441701" w:rsidP="000431E0" w:rsidRDefault="00441701">
      <w:pPr>
        <w:pStyle w:val="af7"/>
      </w:pPr>
      <w:r>
        <w:rPr>
          <w:rFonts w:hint="eastAsia"/>
        </w:rPr>
        <w:t xml:space="preserve">   + ((</w:t>
      </w:r>
      <w:hyperlink w:history="1" w:anchor="IdenticalLockedOdometer">
        <w:r w:rsidR="00047F0A">
          <w:rPr>
            <w:rStyle w:val="ac"/>
          </w:rPr>
          <w:t>IdenticalLockedOdometer</w:t>
        </w:r>
      </w:hyperlink>
      <w:r w:rsidRPr="0042770A">
        <w:t>[</w:t>
      </w:r>
      <w:r>
        <w:rPr>
          <w:rFonts w:hint="eastAsia"/>
        </w:rPr>
        <w:t>i-1</w:t>
      </w:r>
      <w:r w:rsidRPr="0042770A">
        <w:t>]</w:t>
      </w:r>
      <w:r>
        <w:rPr>
          <w:rFonts w:hint="eastAsia"/>
        </w:rPr>
        <w:t>.</w:t>
      </w:r>
      <w:hyperlink w:history="1" w:anchor="CogCounter">
        <w:r w:rsidR="00047F0A">
          <w:rPr>
            <w:rStyle w:val="ac"/>
          </w:rPr>
          <w:t>CogCounter</w:t>
        </w:r>
      </w:hyperlink>
      <w:r>
        <w:rPr>
          <w:rFonts w:hint="eastAsia"/>
        </w:rPr>
        <w:t>(k)</w:t>
      </w:r>
    </w:p>
    <w:p w:rsidR="00441701" w:rsidP="000431E0" w:rsidRDefault="00441701">
      <w:pPr>
        <w:pStyle w:val="af7"/>
      </w:pPr>
      <w:r>
        <w:rPr>
          <w:rFonts w:hint="eastAsia"/>
        </w:rPr>
        <w:t xml:space="preserve">       - </w:t>
      </w:r>
      <w:hyperlink w:history="1" w:anchor="IdenticalLockedOdometer">
        <w:r w:rsidR="00047F0A">
          <w:rPr>
            <w:rStyle w:val="ac"/>
          </w:rPr>
          <w:t>IdenticalLockedOdometer</w:t>
        </w:r>
      </w:hyperlink>
      <w:r w:rsidRPr="0042770A">
        <w:t>[</w:t>
      </w:r>
      <w:r w:rsidRPr="0042770A">
        <w:rPr>
          <w:rStyle w:val="aff1"/>
        </w:rPr>
        <w:t>ATP_INTERRUPT_NB</w:t>
      </w:r>
      <w:r w:rsidRPr="0042770A">
        <w:t>-1].</w:t>
      </w:r>
      <w:hyperlink w:history="1" w:anchor="CogCounter">
        <w:r w:rsidR="00047F0A">
          <w:rPr>
            <w:rStyle w:val="ac"/>
          </w:rPr>
          <w:t>CogCounter</w:t>
        </w:r>
      </w:hyperlink>
      <w:r w:rsidRPr="0042770A">
        <w:t>(k-1)</w:t>
      </w:r>
      <w:r>
        <w:rPr>
          <w:rFonts w:hint="eastAsia"/>
        </w:rPr>
        <w:t>)</w:t>
      </w:r>
    </w:p>
    <w:p w:rsidRPr="0042770A" w:rsidR="00441701" w:rsidP="000431E0" w:rsidRDefault="00441701">
      <w:pPr>
        <w:pStyle w:val="af7"/>
      </w:pPr>
      <w:r>
        <w:rPr>
          <w:rFonts w:hint="eastAsia"/>
        </w:rPr>
        <w:t xml:space="preserve">       </w:t>
      </w:r>
      <w:r w:rsidR="006274BE">
        <w:rPr>
          <w:rFonts w:hint="eastAsia"/>
        </w:rPr>
        <w:t>*</w:t>
      </w:r>
      <w:r>
        <w:rPr>
          <w:rFonts w:hint="eastAsia"/>
        </w:rPr>
        <w:t xml:space="preserve"> </w:t>
      </w:r>
      <w:hyperlink w:history="1" w:anchor="ATPsetting">
        <w:r w:rsidR="00786D0B">
          <w:rPr>
            <w:rStyle w:val="ac"/>
          </w:rPr>
          <w:t>ATPsetting</w:t>
        </w:r>
      </w:hyperlink>
      <w:r>
        <w:t>.</w:t>
      </w:r>
      <w:r w:rsidR="008626E7">
        <w:rPr>
          <w:rFonts w:hint="eastAsia"/>
        </w:rPr>
        <w:t>CCcoreOdoCogIncreasing</w:t>
      </w:r>
      <w:r>
        <w:t>[</w:t>
      </w:r>
      <w:hyperlink w:history="1" w:anchor="CoreId">
        <w:r w:rsidR="00B5344E">
          <w:rPr>
            <w:rStyle w:val="ac"/>
          </w:rPr>
          <w:t>CoreId</w:t>
        </w:r>
      </w:hyperlink>
      <w:r>
        <w:t>]</w:t>
      </w:r>
      <w:r>
        <w:rPr>
          <w:rFonts w:hint="eastAsia"/>
        </w:rPr>
        <w:t>)</w:t>
      </w:r>
      <w:r w:rsidR="00D750F8">
        <w:rPr>
          <w:rFonts w:hint="eastAsia"/>
        </w:rPr>
        <w:t>)</w:t>
      </w:r>
    </w:p>
    <w:p w:rsidR="00441701" w:rsidP="000431E0" w:rsidRDefault="00532AED">
      <w:pPr>
        <w:pStyle w:val="af7"/>
      </w:pPr>
      <w:hyperlink w:history="1" w:anchor="CogPositionAfterTopLoc">
        <w:r w:rsidR="00047F0A">
          <w:rPr>
            <w:rStyle w:val="ac"/>
          </w:rPr>
          <w:t>CogPositionAfterTopLoc</w:t>
        </w:r>
      </w:hyperlink>
      <w:r w:rsidRPr="0042770A" w:rsidR="00441701">
        <w:t>(k)</w:t>
      </w:r>
    </w:p>
    <w:p w:rsidR="00441701" w:rsidP="000431E0" w:rsidRDefault="00441701">
      <w:pPr>
        <w:pStyle w:val="af7"/>
      </w:pPr>
      <w:r w:rsidRPr="0042770A">
        <w:t xml:space="preserve"> =</w:t>
      </w:r>
      <w:r>
        <w:rPr>
          <w:rFonts w:hint="eastAsia"/>
        </w:rPr>
        <w:t xml:space="preserve"> </w:t>
      </w:r>
      <w:hyperlink w:history="1" w:anchor="TeethCounter">
        <w:r w:rsidR="00B5344E">
          <w:rPr>
            <w:rStyle w:val="ac"/>
          </w:rPr>
          <w:t>TeethCounter</w:t>
        </w:r>
      </w:hyperlink>
      <w:r w:rsidRPr="0042770A">
        <w:t>(k-1)</w:t>
      </w:r>
    </w:p>
    <w:p w:rsidRPr="0042770A" w:rsidR="00441701" w:rsidP="000431E0" w:rsidRDefault="00441701">
      <w:pPr>
        <w:pStyle w:val="af7"/>
      </w:pPr>
      <w:r w:rsidRPr="0042770A">
        <w:rPr>
          <w:rFonts w:hint="eastAsia"/>
        </w:rPr>
        <w:t xml:space="preserve"> </w:t>
      </w:r>
      <w:r>
        <w:rPr>
          <w:rFonts w:hint="eastAsia"/>
        </w:rPr>
        <w:t xml:space="preserve">  </w:t>
      </w:r>
      <w:r w:rsidRPr="0042770A">
        <w:rPr>
          <w:rFonts w:hint="eastAsia"/>
        </w:rPr>
        <w:t xml:space="preserve">+ </w:t>
      </w:r>
      <w:r>
        <w:rPr>
          <w:rFonts w:hint="eastAsia"/>
        </w:rPr>
        <w:t>((</w:t>
      </w:r>
      <w:hyperlink w:history="1" w:anchor="IdenticalLockedOdometer">
        <w:r w:rsidR="00047F0A">
          <w:rPr>
            <w:rStyle w:val="ac"/>
          </w:rPr>
          <w:t>IdenticalLockedOdometer</w:t>
        </w:r>
      </w:hyperlink>
      <w:r w:rsidRPr="0042770A">
        <w:t>[</w:t>
      </w:r>
      <w:r w:rsidRPr="0042770A">
        <w:rPr>
          <w:rFonts w:hint="eastAsia"/>
        </w:rPr>
        <w:t>i</w:t>
      </w:r>
      <w:r w:rsidRPr="0042770A">
        <w:t>]</w:t>
      </w:r>
      <w:r w:rsidRPr="0042770A">
        <w:rPr>
          <w:rFonts w:hint="eastAsia"/>
        </w:rPr>
        <w:t>.</w:t>
      </w:r>
      <w:hyperlink w:history="1" w:anchor="CogCounter">
        <w:r w:rsidR="00047F0A">
          <w:rPr>
            <w:rStyle w:val="ac"/>
          </w:rPr>
          <w:t>CogCounter</w:t>
        </w:r>
      </w:hyperlink>
      <w:r w:rsidRPr="0042770A">
        <w:rPr>
          <w:rFonts w:hint="eastAsia"/>
        </w:rPr>
        <w:t>(k)</w:t>
      </w:r>
    </w:p>
    <w:p w:rsidR="00441701" w:rsidP="000431E0" w:rsidRDefault="00441701">
      <w:pPr>
        <w:pStyle w:val="af7"/>
      </w:pPr>
      <w:r w:rsidRPr="0042770A">
        <w:rPr>
          <w:rFonts w:hint="eastAsia"/>
        </w:rPr>
        <w:t xml:space="preserve">   </w:t>
      </w:r>
      <w:r>
        <w:rPr>
          <w:rFonts w:hint="eastAsia"/>
        </w:rPr>
        <w:t xml:space="preserve">     </w:t>
      </w:r>
      <w:r w:rsidRPr="0042770A">
        <w:rPr>
          <w:rFonts w:hint="eastAsia"/>
        </w:rPr>
        <w:t xml:space="preserve">- </w:t>
      </w:r>
      <w:hyperlink w:history="1" w:anchor="IdenticalLockedOdometer">
        <w:r w:rsidR="00047F0A">
          <w:rPr>
            <w:rStyle w:val="ac"/>
          </w:rPr>
          <w:t>IdenticalLockedOdometer</w:t>
        </w:r>
      </w:hyperlink>
      <w:r w:rsidRPr="0042770A">
        <w:t>[</w:t>
      </w:r>
      <w:r w:rsidRPr="0042770A">
        <w:rPr>
          <w:rStyle w:val="aff1"/>
        </w:rPr>
        <w:t>ATP_INTERRUPT_NB</w:t>
      </w:r>
      <w:r w:rsidRPr="0042770A">
        <w:t>-1].</w:t>
      </w:r>
      <w:hyperlink w:history="1" w:anchor="CogCounter">
        <w:r w:rsidR="00047F0A">
          <w:rPr>
            <w:rStyle w:val="ac"/>
          </w:rPr>
          <w:t>CogCounter</w:t>
        </w:r>
      </w:hyperlink>
      <w:r w:rsidRPr="0042770A">
        <w:t>(k-1)</w:t>
      </w:r>
      <w:r>
        <w:rPr>
          <w:rFonts w:hint="eastAsia"/>
        </w:rPr>
        <w:t>)</w:t>
      </w:r>
    </w:p>
    <w:p w:rsidR="00441701" w:rsidP="000431E0" w:rsidRDefault="00441701">
      <w:pPr>
        <w:pStyle w:val="af7"/>
      </w:pPr>
      <w:r>
        <w:rPr>
          <w:rFonts w:hint="eastAsia"/>
        </w:rPr>
        <w:t xml:space="preserve">      </w:t>
      </w:r>
      <w:r w:rsidR="006274BE">
        <w:rPr>
          <w:rFonts w:hint="eastAsia"/>
        </w:rPr>
        <w:t>*</w:t>
      </w:r>
      <w:r>
        <w:rPr>
          <w:rFonts w:hint="eastAsia"/>
        </w:rPr>
        <w:t xml:space="preserve"> </w:t>
      </w:r>
      <w:hyperlink w:history="1" w:anchor="ATPsetting">
        <w:r w:rsidR="00786D0B">
          <w:rPr>
            <w:rStyle w:val="ac"/>
          </w:rPr>
          <w:t>ATPsetting</w:t>
        </w:r>
      </w:hyperlink>
      <w:r>
        <w:t>.</w:t>
      </w:r>
      <w:r w:rsidR="008626E7">
        <w:rPr>
          <w:rFonts w:hint="eastAsia"/>
        </w:rPr>
        <w:t>CCcoreOdoCogIncreasing</w:t>
      </w:r>
      <w:r>
        <w:t>[</w:t>
      </w:r>
      <w:hyperlink w:history="1" w:anchor="CoreId">
        <w:r w:rsidR="00B5344E">
          <w:rPr>
            <w:rStyle w:val="ac"/>
          </w:rPr>
          <w:t>CoreId</w:t>
        </w:r>
      </w:hyperlink>
      <w:r>
        <w:t>]</w:t>
      </w:r>
      <w:r>
        <w:rPr>
          <w:rFonts w:hint="eastAsia"/>
        </w:rPr>
        <w:t>)</w:t>
      </w:r>
      <w:r w:rsidR="00D750F8">
        <w:rPr>
          <w:rFonts w:hint="eastAsia"/>
        </w:rPr>
        <w:t>)</w:t>
      </w:r>
    </w:p>
    <w:p w:rsidR="00441701" w:rsidP="00C93484" w:rsidRDefault="00441701">
      <w:pPr>
        <w:pStyle w:val="Reqtify"/>
      </w:pPr>
      <w:r>
        <w:rPr>
          <w:rFonts w:hint="eastAsia"/>
        </w:rPr>
        <w:t>其中</w:t>
      </w:r>
      <w:r>
        <w:rPr>
          <w:rFonts w:hint="eastAsia"/>
        </w:rPr>
        <w:t>i</w:t>
      </w:r>
      <w:r>
        <w:rPr>
          <w:rFonts w:hint="eastAsia"/>
        </w:rPr>
        <w:t>表示锁存收到</w:t>
      </w:r>
      <w:r>
        <w:rPr>
          <w:rFonts w:hint="eastAsia"/>
        </w:rPr>
        <w:t>Top-loc</w:t>
      </w:r>
      <w:r>
        <w:rPr>
          <w:rFonts w:hint="eastAsia"/>
        </w:rPr>
        <w:t>信号的那个中断。如果上下</w:t>
      </w:r>
      <w:r>
        <w:rPr>
          <w:rFonts w:hint="eastAsia"/>
        </w:rPr>
        <w:t>CPU</w:t>
      </w:r>
      <w:r>
        <w:rPr>
          <w:rFonts w:hint="eastAsia"/>
        </w:rPr>
        <w:t>收到</w:t>
      </w:r>
      <w:r>
        <w:rPr>
          <w:rFonts w:hint="eastAsia"/>
        </w:rPr>
        <w:t>Top-loc</w:t>
      </w:r>
      <w:r>
        <w:rPr>
          <w:rFonts w:hint="eastAsia"/>
        </w:rPr>
        <w:t>相差</w:t>
      </w:r>
      <w:r>
        <w:rPr>
          <w:rFonts w:hint="eastAsia"/>
        </w:rPr>
        <w:t>1</w:t>
      </w:r>
      <w:r>
        <w:rPr>
          <w:rFonts w:hint="eastAsia"/>
        </w:rPr>
        <w:t>个中断，则使用较早的的中断作为计算</w:t>
      </w:r>
      <w:r w:rsidRPr="006211B0">
        <w:rPr>
          <w:rStyle w:val="aff2"/>
          <w:rFonts w:hint="eastAsia"/>
        </w:rPr>
        <w:t>CogPositionBeforeTopLoc</w:t>
      </w:r>
      <w:r>
        <w:rPr>
          <w:rFonts w:hint="eastAsia"/>
        </w:rPr>
        <w:t>的依据，而较迟的那个中断作为计算</w:t>
      </w:r>
      <w:r w:rsidRPr="006211B0">
        <w:rPr>
          <w:rStyle w:val="aff2"/>
          <w:rFonts w:hint="eastAsia"/>
        </w:rPr>
        <w:t>CogPositionAfterTopLoc</w:t>
      </w:r>
      <w:r>
        <w:rPr>
          <w:rFonts w:hint="eastAsia"/>
        </w:rPr>
        <w:t>的依据。</w:t>
      </w:r>
    </w:p>
    <w:p w:rsidR="00441701" w:rsidP="00C93484" w:rsidRDefault="00441701">
      <w:pPr>
        <w:pStyle w:val="Reqtify"/>
      </w:pPr>
      <w:r>
        <w:rPr>
          <w:rFonts w:hint="eastAsia"/>
        </w:rPr>
        <w:t xml:space="preserve">Which, </w:t>
      </w:r>
      <w:r w:rsidRPr="0042770A">
        <w:rPr>
          <w:rFonts w:hint="eastAsia"/>
        </w:rPr>
        <w:t>i</w:t>
      </w:r>
      <w:r>
        <w:rPr>
          <w:rFonts w:hint="eastAsia"/>
        </w:rPr>
        <w:t xml:space="preserve"> means the interrupt received top-loc signal.</w:t>
      </w:r>
    </w:p>
    <w:p w:rsidRPr="008A1414" w:rsidR="00441701" w:rsidP="000C0D62" w:rsidRDefault="00441701">
      <w:pPr>
        <w:pStyle w:val="ReqtifyAltQ"/>
      </w:pPr>
      <w:r w:rsidRPr="008A1414">
        <w:t>#Category=Functional</w:t>
      </w:r>
    </w:p>
    <w:p w:rsidRPr="008A1414" w:rsidR="00441701" w:rsidP="000C0D62" w:rsidRDefault="00441701">
      <w:pPr>
        <w:pStyle w:val="ReqtifyAltQ"/>
      </w:pPr>
      <w:r w:rsidRPr="008A1414">
        <w:t>#Contribution</w:t>
      </w:r>
      <w:r>
        <w:t>=SIL4</w:t>
      </w:r>
    </w:p>
    <w:p w:rsidR="009328EA" w:rsidP="000C0D62" w:rsidRDefault="00441701">
      <w:pPr>
        <w:pStyle w:val="ReqtifyAltQ"/>
        <w:rPr>
          <w:ins w:author="常鸣" w:date="2014-07-03T14:27:00Z" w:id="4274"/>
        </w:rPr>
      </w:pPr>
      <w:del w:author="常鸣" w:date="2014-07-03T14:27:00Z" w:id="4275">
        <w:r w:rsidRPr="008A1414" w:rsidDel="009328EA">
          <w:delText>#S</w:delText>
        </w:r>
      </w:del>
      <w:ins w:author="常鸣" w:date="2014-07-03T14:27:00Z" w:id="4276">
        <w:r w:rsidR="009328EA">
          <w:t>#Allocation=ATP Software</w:t>
        </w:r>
      </w:ins>
      <w:ins w:author="常鸣" w:date="2014-07-03T14:48:00Z" w:id="4277">
        <w:r w:rsidR="002428AA">
          <w:rPr>
            <w:rFonts w:hint="eastAsia"/>
          </w:rPr>
          <w:t>, Vital Embedded Setting</w:t>
        </w:r>
      </w:ins>
    </w:p>
    <w:p w:rsidRPr="008A1414" w:rsidR="00441701" w:rsidP="000C0D62" w:rsidRDefault="009328EA">
      <w:pPr>
        <w:pStyle w:val="ReqtifyAltQ"/>
      </w:pPr>
      <w:ins w:author="常鸣" w:date="2014-07-03T14:27:00Z" w:id="4278">
        <w:r>
          <w:t>#S</w:t>
        </w:r>
      </w:ins>
      <w:r w:rsidRPr="008A1414" w:rsidR="00441701">
        <w:t>ource=</w:t>
      </w:r>
      <w:r w:rsidR="00441701">
        <w:rPr>
          <w:rFonts w:hint="eastAsia"/>
        </w:rPr>
        <w:t>[iTC_CC-SyAD-0197], [</w:t>
      </w:r>
      <w:r w:rsidR="00441701">
        <w:t>iTC_CC_ATP_SwHA</w:t>
      </w:r>
      <w:r w:rsidRPr="00CA7F59" w:rsidR="00441701">
        <w:t>-0059</w:t>
      </w:r>
      <w:r w:rsidR="00441701">
        <w:rPr>
          <w:rFonts w:hint="eastAsia"/>
        </w:rPr>
        <w:t>]</w:t>
      </w:r>
    </w:p>
    <w:p w:rsidRPr="008A1414" w:rsidR="00441701" w:rsidP="000C0D62" w:rsidRDefault="00441701">
      <w:pPr>
        <w:pStyle w:val="ReqtifyAltQ"/>
      </w:pPr>
      <w:r w:rsidRPr="008A1414">
        <w:t>[End]</w:t>
      </w:r>
    </w:p>
    <w:p w:rsidR="00441701" w:rsidP="00C93484" w:rsidRDefault="00441701">
      <w:pPr>
        <w:pStyle w:val="Reqtify"/>
      </w:pPr>
    </w:p>
    <w:p w:rsidR="00441701" w:rsidP="00C93484" w:rsidRDefault="00441701">
      <w:pPr>
        <w:pStyle w:val="Reqtify"/>
      </w:pPr>
    </w:p>
    <w:p w:rsidRPr="00972331" w:rsidR="00441701" w:rsidP="00704491" w:rsidRDefault="00441701">
      <w:pPr>
        <w:pStyle w:val="ReqtifyAltR"/>
      </w:pPr>
      <w:r>
        <w:t>[iTC_CC_ATP-SwRS-0</w:t>
      </w:r>
      <w:r>
        <w:rPr>
          <w:rFonts w:hint="eastAsia"/>
        </w:rPr>
        <w:t>167</w:t>
      </w:r>
      <w:r>
        <w:t>]</w:t>
      </w:r>
    </w:p>
    <w:p w:rsidR="00441701" w:rsidP="00C93484" w:rsidRDefault="007400C0">
      <w:pPr>
        <w:pStyle w:val="Reqtify"/>
      </w:pPr>
      <w:bookmarkStart w:name="SensorTestPerformed" w:id="4279"/>
      <w:r w:rsidRPr="00501C21">
        <w:rPr>
          <w:rStyle w:val="aff2"/>
          <w:bCs w:val="0"/>
          <w:iCs w:val="0"/>
        </w:rPr>
        <w:t>SensorTestPerformed</w:t>
      </w:r>
      <w:bookmarkEnd w:id="4279"/>
      <w:r w:rsidR="000540E3">
        <w:rPr>
          <w:rFonts w:hint="eastAsia"/>
        </w:rPr>
        <w:t>，</w:t>
      </w:r>
      <w:r w:rsidR="00441701">
        <w:rPr>
          <w:rFonts w:hint="eastAsia"/>
        </w:rPr>
        <w:t>当主任务通过锁存的</w:t>
      </w:r>
      <w:hyperlink w:history="1" w:anchor="IdenticalLockedOdometer">
        <w:r w:rsidRPr="00501C21" w:rsidR="00441701">
          <w:rPr>
            <w:rStyle w:val="ac"/>
          </w:rPr>
          <w:t>IdenticalLockedOdometer</w:t>
        </w:r>
      </w:hyperlink>
      <w:r w:rsidR="00441701">
        <w:rPr>
          <w:rFonts w:hint="eastAsia"/>
        </w:rPr>
        <w:t>数组发现本周期</w:t>
      </w:r>
      <w:r w:rsidRPr="0062712B" w:rsidR="00441701">
        <w:rPr>
          <w:rFonts w:hint="eastAsia"/>
        </w:rPr>
        <w:t>所有的中断</w:t>
      </w:r>
      <w:r w:rsidR="00441701">
        <w:rPr>
          <w:rFonts w:hint="eastAsia"/>
        </w:rPr>
        <w:t>均正在对传感器进行测试时，输出</w:t>
      </w:r>
      <w:r w:rsidRPr="005912C5" w:rsidR="00441701">
        <w:rPr>
          <w:rStyle w:val="aff2"/>
        </w:rPr>
        <w:t>SensorTestPerf</w:t>
      </w:r>
      <w:r w:rsidRPr="005912C5" w:rsidR="00441701">
        <w:rPr>
          <w:rStyle w:val="aff2"/>
          <w:rFonts w:hint="eastAsia"/>
        </w:rPr>
        <w:t>ormed</w:t>
      </w:r>
      <w:r w:rsidR="00441701">
        <w:rPr>
          <w:rFonts w:hint="eastAsia"/>
        </w:rPr>
        <w:t>为</w:t>
      </w:r>
      <w:r w:rsidR="00397BD9">
        <w:rPr>
          <w:rStyle w:val="aff1"/>
          <w:rFonts w:hint="eastAsia"/>
        </w:rPr>
        <w:t>True</w:t>
      </w:r>
      <w:r w:rsidR="00441701">
        <w:rPr>
          <w:rFonts w:hint="eastAsia"/>
        </w:rPr>
        <w:t>。</w:t>
      </w:r>
    </w:p>
    <w:p w:rsidR="00441701" w:rsidP="00C93484" w:rsidRDefault="00441701">
      <w:pPr>
        <w:pStyle w:val="Reqtify"/>
      </w:pPr>
      <w:r>
        <w:rPr>
          <w:rFonts w:hint="eastAsia"/>
        </w:rPr>
        <w:t>否则，输出</w:t>
      </w:r>
      <w:r w:rsidRPr="00B87EBE">
        <w:rPr>
          <w:rStyle w:val="aff2"/>
          <w:rFonts w:hint="eastAsia"/>
        </w:rPr>
        <w:t>SensorTestPerformed</w:t>
      </w:r>
      <w:r>
        <w:rPr>
          <w:rFonts w:hint="eastAsia"/>
        </w:rPr>
        <w:t>为</w:t>
      </w:r>
      <w:r w:rsidR="00397BD9">
        <w:rPr>
          <w:rStyle w:val="aff1"/>
          <w:rFonts w:hint="eastAsia"/>
        </w:rPr>
        <w:t>False</w:t>
      </w:r>
      <w:r>
        <w:rPr>
          <w:rFonts w:hint="eastAsia"/>
        </w:rPr>
        <w:t>。</w:t>
      </w:r>
    </w:p>
    <w:p w:rsidR="00441701" w:rsidP="00C93484" w:rsidRDefault="00441701">
      <w:pPr>
        <w:pStyle w:val="Reqtify"/>
      </w:pPr>
    </w:p>
    <w:p w:rsidR="00441701" w:rsidP="00C93484" w:rsidRDefault="00441701">
      <w:pPr>
        <w:pStyle w:val="Reqtify"/>
      </w:pPr>
      <w:r>
        <w:rPr>
          <w:rFonts w:hint="eastAsia"/>
        </w:rPr>
        <w:t xml:space="preserve">If all interrupts in one cycle are sensors testing, ATP shall set </w:t>
      </w:r>
      <w:hyperlink w:history="1" w:anchor="SensorTestPerformed">
        <w:r w:rsidR="007400C0">
          <w:rPr>
            <w:rStyle w:val="ac"/>
          </w:rPr>
          <w:t>SensorTestPerformed</w:t>
        </w:r>
      </w:hyperlink>
      <w:r>
        <w:rPr>
          <w:rFonts w:hint="eastAsia"/>
        </w:rPr>
        <w:t xml:space="preserve">. Otherwise, set </w:t>
      </w:r>
      <w:hyperlink w:history="1" w:anchor="SensorTestPerformed">
        <w:r w:rsidR="007400C0">
          <w:rPr>
            <w:rStyle w:val="ac"/>
          </w:rPr>
          <w:t>SensorTestPerformed</w:t>
        </w:r>
      </w:hyperlink>
      <w:r>
        <w:rPr>
          <w:rFonts w:hint="eastAsia"/>
        </w:rPr>
        <w:t xml:space="preserve"> as </w:t>
      </w:r>
      <w:r w:rsidRPr="00354FC4" w:rsidR="00397BD9">
        <w:rPr>
          <w:rStyle w:val="aff1"/>
          <w:rFonts w:hint="eastAsia"/>
        </w:rPr>
        <w:t>False</w:t>
      </w:r>
      <w:r>
        <w:rPr>
          <w:rFonts w:hint="eastAsia"/>
        </w:rPr>
        <w:t>.</w:t>
      </w:r>
    </w:p>
    <w:p w:rsidRPr="008A1414" w:rsidR="00441701" w:rsidP="000C0D62" w:rsidRDefault="00441701">
      <w:pPr>
        <w:pStyle w:val="ReqtifyAltQ"/>
      </w:pPr>
      <w:r w:rsidRPr="008A1414">
        <w:t>#Category=Functional</w:t>
      </w:r>
    </w:p>
    <w:p w:rsidRPr="008A1414" w:rsidR="00441701" w:rsidP="000C0D62" w:rsidRDefault="00441701">
      <w:pPr>
        <w:pStyle w:val="ReqtifyAltQ"/>
      </w:pPr>
      <w:r w:rsidRPr="008A1414">
        <w:t>#Contribution</w:t>
      </w:r>
      <w:r>
        <w:t>=SIL4</w:t>
      </w:r>
    </w:p>
    <w:p w:rsidR="009328EA" w:rsidP="000C0D62" w:rsidRDefault="00441701">
      <w:pPr>
        <w:pStyle w:val="ReqtifyAltQ"/>
        <w:rPr>
          <w:ins w:author="常鸣" w:date="2014-07-03T14:27:00Z" w:id="4280"/>
        </w:rPr>
      </w:pPr>
      <w:del w:author="常鸣" w:date="2014-07-03T14:27:00Z" w:id="4281">
        <w:r w:rsidRPr="008A1414" w:rsidDel="009328EA">
          <w:delText>#S</w:delText>
        </w:r>
      </w:del>
      <w:ins w:author="常鸣" w:date="2014-07-03T14:27:00Z" w:id="4282">
        <w:r w:rsidR="009328EA">
          <w:t>#Allocation=ATP Software</w:t>
        </w:r>
      </w:ins>
    </w:p>
    <w:p w:rsidRPr="008A1414" w:rsidR="00441701" w:rsidP="000C0D62" w:rsidRDefault="009328EA">
      <w:pPr>
        <w:pStyle w:val="ReqtifyAltQ"/>
      </w:pPr>
      <w:ins w:author="常鸣" w:date="2014-07-03T14:27:00Z" w:id="4283">
        <w:r>
          <w:t>#S</w:t>
        </w:r>
      </w:ins>
      <w:r w:rsidRPr="008A1414" w:rsidR="00441701">
        <w:t>ource=</w:t>
      </w:r>
      <w:r w:rsidRPr="0058141B" w:rsidR="00441701">
        <w:t>[iTC_CC-SyAD-</w:t>
      </w:r>
      <w:r w:rsidRPr="0058141B" w:rsidR="00441701">
        <w:rPr>
          <w:rFonts w:hint="eastAsia"/>
        </w:rPr>
        <w:t>0149]</w:t>
      </w:r>
    </w:p>
    <w:p w:rsidRPr="008A1414" w:rsidR="00441701" w:rsidP="000C0D62" w:rsidRDefault="00441701">
      <w:pPr>
        <w:pStyle w:val="ReqtifyAltQ"/>
      </w:pPr>
      <w:r w:rsidRPr="008A1414">
        <w:t>[End]</w:t>
      </w:r>
    </w:p>
    <w:p w:rsidR="00441701" w:rsidP="00C93484" w:rsidRDefault="00441701">
      <w:pPr>
        <w:pStyle w:val="Reqtify"/>
      </w:pPr>
    </w:p>
    <w:p w:rsidR="00441701" w:rsidP="00C93484" w:rsidRDefault="00441701">
      <w:pPr>
        <w:pStyle w:val="Reqtify"/>
      </w:pPr>
    </w:p>
    <w:p w:rsidR="00441701" w:rsidP="00704491" w:rsidRDefault="00441701">
      <w:pPr>
        <w:pStyle w:val="ReqtifyAltR"/>
      </w:pPr>
      <w:r>
        <w:t>[iTC_CC_ATP-SwRS-0</w:t>
      </w:r>
      <w:r>
        <w:rPr>
          <w:rFonts w:hint="eastAsia"/>
        </w:rPr>
        <w:t>464</w:t>
      </w:r>
      <w:r>
        <w:t>]</w:t>
      </w:r>
    </w:p>
    <w:p w:rsidR="000540E3" w:rsidP="00C93484" w:rsidRDefault="00B71D12">
      <w:pPr>
        <w:pStyle w:val="Reqtify"/>
      </w:pPr>
      <w:bookmarkStart w:name="SensorSequenceDetected_1" w:id="4284"/>
      <w:r w:rsidRPr="00501C21">
        <w:rPr>
          <w:rStyle w:val="aff2"/>
          <w:bCs w:val="0"/>
          <w:iCs w:val="0"/>
        </w:rPr>
        <w:t>SensorSequenceDetected_1</w:t>
      </w:r>
      <w:bookmarkEnd w:id="4284"/>
      <w:r w:rsidR="000540E3">
        <w:rPr>
          <w:rFonts w:hint="eastAsia"/>
        </w:rPr>
        <w:t>，</w:t>
      </w:r>
      <w:bookmarkStart w:name="SensorSequenceDetected_2" w:id="4285"/>
      <w:r w:rsidRPr="00501C21">
        <w:rPr>
          <w:rStyle w:val="aff2"/>
          <w:bCs w:val="0"/>
          <w:iCs w:val="0"/>
        </w:rPr>
        <w:t>SensorSequenceDetected_2</w:t>
      </w:r>
      <w:bookmarkEnd w:id="4285"/>
      <w:r w:rsidR="000540E3">
        <w:rPr>
          <w:rFonts w:hint="eastAsia"/>
        </w:rPr>
        <w:t>，</w:t>
      </w:r>
      <w:bookmarkStart w:name="SensorSequenceDetected_3" w:id="4286"/>
      <w:r w:rsidRPr="00501C21">
        <w:rPr>
          <w:rStyle w:val="aff2"/>
          <w:bCs w:val="0"/>
          <w:iCs w:val="0"/>
        </w:rPr>
        <w:t>SensorSequenceDetected_3</w:t>
      </w:r>
      <w:bookmarkEnd w:id="4286"/>
      <w:r w:rsidR="000540E3">
        <w:rPr>
          <w:rFonts w:hint="eastAsia"/>
        </w:rPr>
        <w:t>，</w:t>
      </w:r>
    </w:p>
    <w:p w:rsidR="00441701" w:rsidP="00C93484" w:rsidRDefault="00441701">
      <w:pPr>
        <w:pStyle w:val="Reqtify"/>
      </w:pPr>
      <w:r>
        <w:rPr>
          <w:rFonts w:hint="eastAsia"/>
        </w:rPr>
        <w:lastRenderedPageBreak/>
        <w:t>如果本周期</w:t>
      </w:r>
      <w:hyperlink w:history="1" w:anchor="SensorTestPerformed">
        <w:r w:rsidR="00501C21">
          <w:rPr>
            <w:rStyle w:val="ac"/>
          </w:rPr>
          <w:t>SensorTestPerformed</w:t>
        </w:r>
      </w:hyperlink>
      <w:r>
        <w:rPr>
          <w:rFonts w:hint="eastAsia"/>
        </w:rPr>
        <w:t>为</w:t>
      </w:r>
      <w:r w:rsidR="00397BD9">
        <w:rPr>
          <w:rStyle w:val="aff1"/>
        </w:rPr>
        <w:t>True</w:t>
      </w:r>
      <w:r>
        <w:rPr>
          <w:rFonts w:hint="eastAsia"/>
        </w:rPr>
        <w:t>，即中断在进行传感器测试，需分别判断三路传感器的导通状态</w:t>
      </w:r>
      <w:hyperlink w:history="1" w:anchor="SensorSequenceDetected_1">
        <w:r w:rsidR="00B71D12">
          <w:rPr>
            <w:rStyle w:val="ac"/>
          </w:rPr>
          <w:t>SensorSequenceDetected_1</w:t>
        </w:r>
      </w:hyperlink>
      <w:r>
        <w:rPr>
          <w:rFonts w:hint="eastAsia"/>
        </w:rPr>
        <w:t>，</w:t>
      </w:r>
      <w:hyperlink w:history="1" w:anchor="SensorSequenceDetected_2">
        <w:r w:rsidR="00B71D12">
          <w:rPr>
            <w:rStyle w:val="ac"/>
            <w:noProof/>
          </w:rPr>
          <w:t>SensorSequenceDetected_2</w:t>
        </w:r>
      </w:hyperlink>
      <w:r>
        <w:rPr>
          <w:rFonts w:hint="eastAsia"/>
        </w:rPr>
        <w:t>和</w:t>
      </w:r>
      <w:r w:rsidRPr="00B1730D">
        <w:rPr>
          <w:rStyle w:val="aff2"/>
        </w:rPr>
        <w:t>SensorSequenceDetected</w:t>
      </w:r>
      <w:r>
        <w:rPr>
          <w:rStyle w:val="aff2"/>
        </w:rPr>
        <w:t xml:space="preserve"> _</w:t>
      </w:r>
      <w:r w:rsidRPr="00B1730D">
        <w:rPr>
          <w:rStyle w:val="aff2"/>
        </w:rPr>
        <w:t>3</w:t>
      </w:r>
      <w:r>
        <w:rPr>
          <w:rFonts w:hint="eastAsia"/>
        </w:rPr>
        <w:t>：</w:t>
      </w:r>
    </w:p>
    <w:p w:rsidR="00441701" w:rsidP="00FA0FBB" w:rsidRDefault="00441701">
      <w:pPr>
        <w:pStyle w:val="AltX"/>
      </w:pPr>
      <w:r>
        <w:rPr>
          <w:rFonts w:hint="eastAsia"/>
        </w:rPr>
        <w:t>如果该路传感器在本周期所有中断的测试结果均为</w:t>
      </w:r>
      <w:r w:rsidRPr="001E157D">
        <w:rPr>
          <w:rStyle w:val="aff1"/>
          <w:rFonts w:hint="eastAsia"/>
        </w:rPr>
        <w:t>SENSOR_</w:t>
      </w:r>
      <w:r>
        <w:rPr>
          <w:rStyle w:val="aff1"/>
          <w:rFonts w:hint="eastAsia"/>
        </w:rPr>
        <w:t>CONDUCT</w:t>
      </w:r>
      <w:r>
        <w:rPr>
          <w:rFonts w:hint="eastAsia"/>
        </w:rPr>
        <w:t>，则设置相应状态为</w:t>
      </w:r>
      <w:r w:rsidR="00397BD9">
        <w:rPr>
          <w:rStyle w:val="aff1"/>
          <w:rFonts w:hint="eastAsia"/>
        </w:rPr>
        <w:t>True</w:t>
      </w:r>
      <w:r>
        <w:rPr>
          <w:rFonts w:hint="eastAsia"/>
        </w:rPr>
        <w:t>；</w:t>
      </w:r>
    </w:p>
    <w:p w:rsidR="00441701" w:rsidP="00FA0FBB" w:rsidRDefault="00441701">
      <w:pPr>
        <w:pStyle w:val="AltX"/>
      </w:pPr>
      <w:r>
        <w:rPr>
          <w:rFonts w:hint="eastAsia"/>
        </w:rPr>
        <w:t>否则，设置相应传感器状态为</w:t>
      </w:r>
      <w:r w:rsidR="00397BD9">
        <w:rPr>
          <w:rStyle w:val="aff1"/>
          <w:rFonts w:hint="eastAsia"/>
        </w:rPr>
        <w:t>False</w:t>
      </w:r>
      <w:r>
        <w:rPr>
          <w:rFonts w:hint="eastAsia"/>
        </w:rPr>
        <w:t>。</w:t>
      </w:r>
    </w:p>
    <w:p w:rsidR="00441701" w:rsidP="00C93484" w:rsidRDefault="00441701">
      <w:pPr>
        <w:pStyle w:val="Reqtify"/>
      </w:pPr>
      <w:r>
        <w:rPr>
          <w:rFonts w:hint="eastAsia"/>
        </w:rPr>
        <w:t>如果本周期</w:t>
      </w:r>
      <w:hyperlink w:history="1" w:anchor="SensorTestPerformed">
        <w:r w:rsidR="00501C21">
          <w:rPr>
            <w:rStyle w:val="ac"/>
          </w:rPr>
          <w:t>SensorTestPerformed</w:t>
        </w:r>
      </w:hyperlink>
      <w:r>
        <w:rPr>
          <w:rFonts w:hint="eastAsia"/>
        </w:rPr>
        <w:t>为</w:t>
      </w:r>
      <w:r w:rsidR="00397BD9">
        <w:rPr>
          <w:rStyle w:val="aff1"/>
          <w:rFonts w:hint="eastAsia"/>
        </w:rPr>
        <w:t>False</w:t>
      </w:r>
      <w:r>
        <w:rPr>
          <w:rFonts w:hint="eastAsia"/>
        </w:rPr>
        <w:t>，则设置三路传感器状态均为</w:t>
      </w:r>
      <w:r w:rsidR="00397BD9">
        <w:rPr>
          <w:rStyle w:val="aff1"/>
          <w:rFonts w:hint="eastAsia"/>
        </w:rPr>
        <w:t>False</w:t>
      </w:r>
      <w:r>
        <w:rPr>
          <w:rFonts w:hint="eastAsia"/>
        </w:rPr>
        <w:t>。</w:t>
      </w:r>
    </w:p>
    <w:p w:rsidR="00441701" w:rsidP="00C93484" w:rsidRDefault="00441701">
      <w:pPr>
        <w:pStyle w:val="Reqtify"/>
      </w:pPr>
      <w:r>
        <w:rPr>
          <w:rFonts w:hint="eastAsia"/>
        </w:rPr>
        <w:t>If sensors testing performed in this cycle, ATP shall determine the conduction state of each sensor:</w:t>
      </w:r>
    </w:p>
    <w:p w:rsidR="00441701" w:rsidP="00FA0FBB" w:rsidRDefault="00441701">
      <w:pPr>
        <w:pStyle w:val="AltX"/>
      </w:pPr>
      <w:r>
        <w:t>I</w:t>
      </w:r>
      <w:r>
        <w:rPr>
          <w:rFonts w:hint="eastAsia"/>
        </w:rPr>
        <w:t xml:space="preserve">f all test results of every interrupts for this sensor are </w:t>
      </w:r>
      <w:r w:rsidRPr="000568B3">
        <w:rPr>
          <w:rStyle w:val="aff1"/>
          <w:rFonts w:hint="eastAsia"/>
        </w:rPr>
        <w:t>SENSOR_CONDUCT</w:t>
      </w:r>
      <w:r>
        <w:rPr>
          <w:rFonts w:hint="eastAsia"/>
        </w:rPr>
        <w:t>, ATP shall set sensor sequence detected for this sensor;</w:t>
      </w:r>
    </w:p>
    <w:p w:rsidR="00441701" w:rsidP="00FA0FBB" w:rsidRDefault="00441701">
      <w:pPr>
        <w:pStyle w:val="AltX"/>
      </w:pPr>
      <w:r>
        <w:rPr>
          <w:rFonts w:hint="eastAsia"/>
        </w:rPr>
        <w:t>Otherwise, does not set this sensor sequence detected.</w:t>
      </w:r>
    </w:p>
    <w:p w:rsidR="00441701" w:rsidP="00C93484" w:rsidRDefault="00441701">
      <w:pPr>
        <w:pStyle w:val="Reqtify"/>
      </w:pPr>
      <w:r>
        <w:rPr>
          <w:rFonts w:hint="eastAsia"/>
        </w:rPr>
        <w:t xml:space="preserve">If </w:t>
      </w:r>
      <w:r>
        <w:t>sensors testing do</w:t>
      </w:r>
      <w:r>
        <w:rPr>
          <w:rFonts w:hint="eastAsia"/>
        </w:rPr>
        <w:t xml:space="preserve"> not </w:t>
      </w:r>
      <w:r>
        <w:t>perform</w:t>
      </w:r>
      <w:r>
        <w:rPr>
          <w:rFonts w:hint="eastAsia"/>
        </w:rPr>
        <w:t xml:space="preserve">, ATP does not set any sensor sequence </w:t>
      </w:r>
      <w:r w:rsidR="00C83252">
        <w:t>detected</w:t>
      </w:r>
      <w:r>
        <w:rPr>
          <w:rFonts w:hint="eastAsia"/>
        </w:rPr>
        <w:t>.</w:t>
      </w:r>
    </w:p>
    <w:p w:rsidRPr="008A1414" w:rsidR="00441701" w:rsidP="000C0D62" w:rsidRDefault="00441701">
      <w:pPr>
        <w:pStyle w:val="ReqtifyAltQ"/>
      </w:pPr>
      <w:r w:rsidRPr="008A1414">
        <w:t>#Category=Functional</w:t>
      </w:r>
    </w:p>
    <w:p w:rsidRPr="008A1414" w:rsidR="00441701" w:rsidP="000C0D62" w:rsidRDefault="00441701">
      <w:pPr>
        <w:pStyle w:val="ReqtifyAltQ"/>
      </w:pPr>
      <w:r w:rsidRPr="008A1414">
        <w:t>#Contribution</w:t>
      </w:r>
      <w:r>
        <w:t>=SIL4</w:t>
      </w:r>
    </w:p>
    <w:p w:rsidR="009328EA" w:rsidP="000C0D62" w:rsidRDefault="00441701">
      <w:pPr>
        <w:pStyle w:val="ReqtifyAltQ"/>
        <w:rPr>
          <w:ins w:author="常鸣" w:date="2014-07-03T14:27:00Z" w:id="4287"/>
        </w:rPr>
      </w:pPr>
      <w:del w:author="常鸣" w:date="2014-07-03T14:27:00Z" w:id="4288">
        <w:r w:rsidRPr="008A1414" w:rsidDel="009328EA">
          <w:delText>#S</w:delText>
        </w:r>
      </w:del>
      <w:ins w:author="常鸣" w:date="2014-07-03T14:27:00Z" w:id="4289">
        <w:r w:rsidR="009328EA">
          <w:t>#Allocation=ATP Software</w:t>
        </w:r>
      </w:ins>
    </w:p>
    <w:p w:rsidRPr="008A1414" w:rsidR="00441701" w:rsidP="000C0D62" w:rsidRDefault="009328EA">
      <w:pPr>
        <w:pStyle w:val="ReqtifyAltQ"/>
      </w:pPr>
      <w:ins w:author="常鸣" w:date="2014-07-03T14:27:00Z" w:id="4290">
        <w:r>
          <w:t>#S</w:t>
        </w:r>
      </w:ins>
      <w:r w:rsidRPr="008A1414" w:rsidR="00441701">
        <w:t>ource=</w:t>
      </w:r>
      <w:r w:rsidRPr="0058141B" w:rsidR="00441701">
        <w:t>[iTC_CC-SyAD-</w:t>
      </w:r>
      <w:r w:rsidRPr="0058141B" w:rsidR="00441701">
        <w:rPr>
          <w:rFonts w:hint="eastAsia"/>
        </w:rPr>
        <w:t>0149]</w:t>
      </w:r>
    </w:p>
    <w:p w:rsidRPr="008A1414" w:rsidR="00441701" w:rsidP="000C0D62" w:rsidRDefault="00441701">
      <w:pPr>
        <w:pStyle w:val="ReqtifyAltQ"/>
      </w:pPr>
      <w:r w:rsidRPr="008A1414">
        <w:t>[End]</w:t>
      </w:r>
    </w:p>
    <w:p w:rsidR="00441701" w:rsidP="00C93484" w:rsidRDefault="00441701">
      <w:pPr>
        <w:pStyle w:val="Reqtify"/>
      </w:pPr>
    </w:p>
    <w:p w:rsidR="00441701" w:rsidP="00C93484" w:rsidRDefault="00441701">
      <w:pPr>
        <w:pStyle w:val="Reqtify"/>
      </w:pPr>
    </w:p>
    <w:p w:rsidR="00441701" w:rsidP="00704491" w:rsidRDefault="00441701">
      <w:pPr>
        <w:pStyle w:val="ReqtifyAltR"/>
      </w:pPr>
      <w:r>
        <w:t>[iTC_CC_ATP-SwRS-0</w:t>
      </w:r>
      <w:r>
        <w:rPr>
          <w:rFonts w:hint="eastAsia"/>
        </w:rPr>
        <w:t>168</w:t>
      </w:r>
      <w:r>
        <w:t>]</w:t>
      </w:r>
    </w:p>
    <w:p w:rsidR="00441701" w:rsidP="00C93484" w:rsidRDefault="00786D0B">
      <w:pPr>
        <w:pStyle w:val="Reqtify"/>
      </w:pPr>
      <w:bookmarkStart w:name="UnconsistentSensorTest" w:id="4291"/>
      <w:r w:rsidRPr="00501C21">
        <w:rPr>
          <w:rStyle w:val="aff2"/>
          <w:bCs w:val="0"/>
          <w:iCs w:val="0"/>
        </w:rPr>
        <w:t>UnconsistentSensorTest</w:t>
      </w:r>
      <w:bookmarkEnd w:id="4291"/>
      <w:r w:rsidR="00441701">
        <w:rPr>
          <w:rFonts w:hint="eastAsia"/>
        </w:rPr>
        <w:t>，通过</w:t>
      </w:r>
      <w:ins w:author="常鸣" w:date="2014-07-01T18:29:00Z" w:id="4292">
        <w:r w:rsidR="00B62696">
          <w:rPr>
            <w:rFonts w:hint="eastAsia"/>
          </w:rPr>
          <w:t>检查</w:t>
        </w:r>
        <w:r w:rsidR="00B62696">
          <w:rPr>
            <w:rFonts w:hint="eastAsia"/>
          </w:rPr>
          <w:t>C1/2/3</w:t>
        </w:r>
      </w:ins>
      <w:r w:rsidR="00441701">
        <w:rPr>
          <w:rFonts w:hint="eastAsia"/>
        </w:rPr>
        <w:t>传感器</w:t>
      </w:r>
      <w:ins w:author="常鸣" w:date="2014-07-01T18:29:00Z" w:id="4293">
        <w:r w:rsidR="00B62696">
          <w:rPr>
            <w:rFonts w:hint="eastAsia"/>
          </w:rPr>
          <w:t>的一致性</w:t>
        </w:r>
      </w:ins>
      <w:del w:author="常鸣" w:date="2014-07-01T18:29:00Z" w:id="4294">
        <w:r w:rsidDel="00B62696" w:rsidR="00441701">
          <w:rPr>
            <w:rFonts w:hint="eastAsia"/>
          </w:rPr>
          <w:delText>测试</w:delText>
        </w:r>
      </w:del>
      <w:r w:rsidR="00441701">
        <w:rPr>
          <w:rFonts w:hint="eastAsia"/>
        </w:rPr>
        <w:t>，</w:t>
      </w:r>
      <w:ins w:author="常鸣" w:date="2014-07-01T18:29:00Z" w:id="4295">
        <w:r w:rsidR="00B62696">
          <w:rPr>
            <w:rFonts w:hint="eastAsia"/>
          </w:rPr>
          <w:t>判断</w:t>
        </w:r>
      </w:ins>
      <w:del w:author="常鸣" w:date="2014-07-01T18:29:00Z" w:id="4296">
        <w:r w:rsidDel="00B62696" w:rsidR="00441701">
          <w:rPr>
            <w:rFonts w:hint="eastAsia"/>
          </w:rPr>
          <w:delText>是否发现</w:delText>
        </w:r>
      </w:del>
      <w:r w:rsidR="00441701">
        <w:rPr>
          <w:rFonts w:hint="eastAsia"/>
        </w:rPr>
        <w:t>里程计故障。</w:t>
      </w:r>
    </w:p>
    <w:p w:rsidR="00441701" w:rsidP="00FA0FBB" w:rsidRDefault="00441701">
      <w:pPr>
        <w:pStyle w:val="AltX"/>
        <w:rPr>
          <w:ins w:author="常鸣" w:date="2014-07-01T18:32:00Z" w:id="4297"/>
        </w:rPr>
      </w:pPr>
      <w:r>
        <w:rPr>
          <w:rFonts w:hint="eastAsia"/>
        </w:rPr>
        <w:t>如果在传感器测试中</w:t>
      </w:r>
      <w:ins w:author="常鸣" w:date="2014-07-01T18:32:00Z" w:id="4298">
        <w:r w:rsidR="00B62696">
          <w:rPr>
            <w:rFonts w:hint="eastAsia"/>
          </w:rPr>
          <w:t>，</w:t>
        </w:r>
      </w:ins>
      <w:r>
        <w:rPr>
          <w:rFonts w:hint="eastAsia"/>
        </w:rPr>
        <w:t>任意一次中断中的传感器测试的结果为</w:t>
      </w:r>
      <w:r>
        <w:rPr>
          <w:rFonts w:hint="eastAsia"/>
        </w:rPr>
        <w:t>C1/2/3</w:t>
      </w:r>
      <w:r>
        <w:rPr>
          <w:rFonts w:hint="eastAsia"/>
        </w:rPr>
        <w:t>三路全为</w:t>
      </w:r>
      <w:r w:rsidRPr="001E157D">
        <w:rPr>
          <w:rStyle w:val="aff1"/>
          <w:rFonts w:hint="eastAsia"/>
        </w:rPr>
        <w:t>SENSOR_</w:t>
      </w:r>
      <w:r>
        <w:rPr>
          <w:rStyle w:val="aff1"/>
          <w:rFonts w:hint="eastAsia"/>
        </w:rPr>
        <w:t>CONDUCT</w:t>
      </w:r>
      <w:r>
        <w:rPr>
          <w:rFonts w:hint="eastAsia"/>
        </w:rPr>
        <w:t>，或三路全为</w:t>
      </w:r>
      <w:r w:rsidRPr="001E157D">
        <w:rPr>
          <w:rStyle w:val="aff1"/>
          <w:rFonts w:hint="eastAsia"/>
        </w:rPr>
        <w:t>SENSOR_</w:t>
      </w:r>
      <w:r w:rsidRPr="00B1730D">
        <w:rPr>
          <w:rStyle w:val="aff1"/>
        </w:rPr>
        <w:t>BLOCKED</w:t>
      </w:r>
      <w:r>
        <w:rPr>
          <w:rStyle w:val="aff1"/>
          <w:rFonts w:hint="eastAsia"/>
        </w:rPr>
        <w:t>，</w:t>
      </w:r>
      <w:r>
        <w:rPr>
          <w:rFonts w:hint="eastAsia"/>
        </w:rPr>
        <w:t>或者任意一路为</w:t>
      </w:r>
      <w:r w:rsidRPr="001E157D">
        <w:rPr>
          <w:rStyle w:val="aff1"/>
          <w:rFonts w:hint="eastAsia"/>
        </w:rPr>
        <w:t>SENSOR_</w:t>
      </w:r>
      <w:r>
        <w:rPr>
          <w:rStyle w:val="aff1"/>
        </w:rPr>
        <w:t>WRONG</w:t>
      </w:r>
      <w:r>
        <w:rPr>
          <w:rFonts w:hint="eastAsia"/>
        </w:rPr>
        <w:t>，则设置本周期</w:t>
      </w:r>
      <w:hyperlink w:history="1" w:anchor="UnconsistentSensorTest">
        <w:r w:rsidR="00501C21">
          <w:rPr>
            <w:rStyle w:val="ac"/>
            <w:noProof/>
          </w:rPr>
          <w:t>UnconsistentSensorTest</w:t>
        </w:r>
      </w:hyperlink>
      <w:r>
        <w:rPr>
          <w:rFonts w:hint="eastAsia"/>
        </w:rPr>
        <w:t>为</w:t>
      </w:r>
      <w:r w:rsidR="00397BD9">
        <w:rPr>
          <w:rStyle w:val="aff1"/>
        </w:rPr>
        <w:t>True</w:t>
      </w:r>
      <w:r>
        <w:rPr>
          <w:rFonts w:hint="eastAsia"/>
        </w:rPr>
        <w:t>；</w:t>
      </w:r>
    </w:p>
    <w:p w:rsidR="00B62696" w:rsidP="00FA0FBB" w:rsidRDefault="00B62696">
      <w:pPr>
        <w:pStyle w:val="AltX"/>
      </w:pPr>
      <w:ins w:author="常鸣" w:date="2014-07-01T18:32:00Z" w:id="4299">
        <w:r>
          <w:rPr>
            <w:rFonts w:hint="eastAsia"/>
          </w:rPr>
          <w:t>或者，在非传感器测试时，</w:t>
        </w:r>
      </w:ins>
      <w:ins w:author="常鸣" w:date="2014-07-02T08:59:00Z" w:id="4300">
        <w:r w:rsidR="00E13E38">
          <w:rPr>
            <w:rFonts w:hint="eastAsia"/>
          </w:rPr>
          <w:t>如果某中断的</w:t>
        </w:r>
      </w:ins>
      <w:ins w:author="常鸣" w:date="2014-07-01T18:32:00Z" w:id="4301">
        <w:r>
          <w:rPr>
            <w:rFonts w:hint="eastAsia"/>
          </w:rPr>
          <w:t>C1/2/3</w:t>
        </w:r>
        <w:r>
          <w:rPr>
            <w:rFonts w:hint="eastAsia"/>
          </w:rPr>
          <w:t>三路状态相同（同为导通或同为堵塞）</w:t>
        </w:r>
      </w:ins>
      <w:ins w:author="常鸣" w:date="2014-07-01T18:33:00Z" w:id="4302">
        <w:r>
          <w:rPr>
            <w:rFonts w:hint="eastAsia"/>
          </w:rPr>
          <w:t>，也应设置本周期</w:t>
        </w:r>
        <w:r w:rsidRPr="00B62696">
          <w:fldChar w:fldCharType="begin"/>
        </w:r>
        <w:r>
          <w:instrText xml:space="preserve"> HYPERLINK \l "UnconsistentSensorTest" </w:instrText>
        </w:r>
        <w:r w:rsidRPr="00B62696">
          <w:fldChar w:fldCharType="separate"/>
        </w:r>
        <w:r w:rsidRPr="00B62696">
          <w:rPr>
            <w:rStyle w:val="ac"/>
          </w:rPr>
          <w:t>UnconsistentSensorTest</w:t>
        </w:r>
        <w:r w:rsidRPr="00B62696">
          <w:rPr>
            <w:rStyle w:val="ac"/>
          </w:rPr>
          <w:fldChar w:fldCharType="end"/>
        </w:r>
        <w:r>
          <w:rPr>
            <w:rFonts w:hint="eastAsia"/>
          </w:rPr>
          <w:t>为</w:t>
        </w:r>
        <w:r>
          <w:rPr>
            <w:rStyle w:val="aff1"/>
          </w:rPr>
          <w:t>True</w:t>
        </w:r>
        <w:r>
          <w:rPr>
            <w:rFonts w:hint="eastAsia"/>
          </w:rPr>
          <w:t>；</w:t>
        </w:r>
      </w:ins>
    </w:p>
    <w:p w:rsidR="00441701" w:rsidP="00FA0FBB" w:rsidRDefault="00441701">
      <w:pPr>
        <w:pStyle w:val="AltX"/>
      </w:pPr>
      <w:r>
        <w:rPr>
          <w:rFonts w:hint="eastAsia"/>
        </w:rPr>
        <w:t>否则，设置</w:t>
      </w:r>
      <w:hyperlink w:history="1" w:anchor="UnconsistentSensorTest">
        <w:r w:rsidR="00501C21">
          <w:rPr>
            <w:rStyle w:val="ac"/>
            <w:noProof/>
          </w:rPr>
          <w:t>UnconsistentSensorTest</w:t>
        </w:r>
      </w:hyperlink>
      <w:r>
        <w:rPr>
          <w:rFonts w:hint="eastAsia"/>
        </w:rPr>
        <w:t>为</w:t>
      </w:r>
      <w:r w:rsidR="00397BD9">
        <w:rPr>
          <w:rStyle w:val="aff1"/>
        </w:rPr>
        <w:t>False</w:t>
      </w:r>
      <w:r>
        <w:rPr>
          <w:rFonts w:hint="eastAsia"/>
        </w:rPr>
        <w:t>。</w:t>
      </w:r>
    </w:p>
    <w:p w:rsidR="00441701" w:rsidP="00C93484" w:rsidRDefault="00441701">
      <w:pPr>
        <w:pStyle w:val="Reqtify"/>
      </w:pPr>
      <w:r w:rsidRPr="00634120">
        <w:t xml:space="preserve">ATP shall check consistency of </w:t>
      </w:r>
      <w:r>
        <w:t xml:space="preserve">sensors </w:t>
      </w:r>
      <w:ins w:author="常鸣" w:date="2014-07-02T08:51:00Z" w:id="4303">
        <w:r w:rsidR="009E2A54">
          <w:rPr>
            <w:rFonts w:hint="eastAsia"/>
          </w:rPr>
          <w:t xml:space="preserve">whether sensor </w:t>
        </w:r>
      </w:ins>
      <w:r>
        <w:t>test</w:t>
      </w:r>
      <w:r>
        <w:rPr>
          <w:rFonts w:hint="eastAsia"/>
        </w:rPr>
        <w:t>ing</w:t>
      </w:r>
      <w:r w:rsidRPr="00634120">
        <w:t xml:space="preserve"> </w:t>
      </w:r>
      <w:del w:author="常鸣" w:date="2014-07-02T08:51:00Z" w:id="4304">
        <w:r w:rsidRPr="00634120" w:rsidDel="009E2A54">
          <w:delText xml:space="preserve">result when </w:delText>
        </w:r>
      </w:del>
      <w:r w:rsidRPr="00634120">
        <w:t>performed</w:t>
      </w:r>
      <w:ins w:author="常鸣" w:date="2014-07-02T08:51:00Z" w:id="4305">
        <w:r w:rsidR="009E2A54">
          <w:rPr>
            <w:rFonts w:hint="eastAsia"/>
          </w:rPr>
          <w:t xml:space="preserve"> or not</w:t>
        </w:r>
      </w:ins>
      <w:r w:rsidRPr="00634120">
        <w:t>. Sensor</w:t>
      </w:r>
      <w:r>
        <w:rPr>
          <w:rFonts w:hint="eastAsia"/>
        </w:rPr>
        <w:t>s</w:t>
      </w:r>
      <w:r w:rsidRPr="00634120">
        <w:t xml:space="preserve"> test</w:t>
      </w:r>
      <w:r>
        <w:rPr>
          <w:rFonts w:hint="eastAsia"/>
        </w:rPr>
        <w:t>ing</w:t>
      </w:r>
      <w:r w:rsidRPr="00634120">
        <w:t xml:space="preserve"> result shall declare </w:t>
      </w:r>
      <w:r w:rsidRPr="00634120" w:rsidR="00C83252">
        <w:t>inconsistent</w:t>
      </w:r>
      <w:r w:rsidRPr="00634120">
        <w:t xml:space="preserve"> at cycle k (</w:t>
      </w:r>
      <w:hyperlink w:history="1" w:anchor="UnconsistentSensorTest">
        <w:r w:rsidR="00786D0B">
          <w:rPr>
            <w:rStyle w:val="ac"/>
            <w:noProof/>
          </w:rPr>
          <w:t>UnconsistentSensorTest</w:t>
        </w:r>
      </w:hyperlink>
      <w:r w:rsidRPr="00634120">
        <w:t>)</w:t>
      </w:r>
      <w:r>
        <w:rPr>
          <w:rFonts w:hint="eastAsia"/>
        </w:rPr>
        <w:t xml:space="preserve"> if the</w:t>
      </w:r>
      <w:r w:rsidRPr="00634120">
        <w:t xml:space="preserve"> following conditions are </w:t>
      </w:r>
      <w:r w:rsidRPr="00634120" w:rsidR="00C83252">
        <w:t>fulfilled</w:t>
      </w:r>
      <w:r w:rsidRPr="00634120">
        <w:t>:</w:t>
      </w:r>
    </w:p>
    <w:p w:rsidR="00441701" w:rsidP="00FA0FBB" w:rsidRDefault="00441701">
      <w:pPr>
        <w:pStyle w:val="AltX"/>
      </w:pPr>
      <w:r w:rsidRPr="00634120">
        <w:t>Sensor</w:t>
      </w:r>
      <w:r>
        <w:rPr>
          <w:rFonts w:hint="eastAsia"/>
        </w:rPr>
        <w:t>s</w:t>
      </w:r>
      <w:r w:rsidRPr="00634120">
        <w:t xml:space="preserve"> test done at cycle k</w:t>
      </w:r>
      <w:r>
        <w:rPr>
          <w:rFonts w:hint="eastAsia"/>
        </w:rPr>
        <w:t>,</w:t>
      </w:r>
      <w:r w:rsidR="00397BD9">
        <w:t xml:space="preserve"> and </w:t>
      </w:r>
      <w:r w:rsidRPr="00634120">
        <w:t>no sequence has been detected on any of the three sensors C1, C2, C3</w:t>
      </w:r>
      <w:r>
        <w:rPr>
          <w:rFonts w:hint="eastAsia"/>
        </w:rPr>
        <w:t xml:space="preserve"> (</w:t>
      </w:r>
      <w:r w:rsidRPr="001E157D">
        <w:rPr>
          <w:rStyle w:val="aff1"/>
          <w:rFonts w:hint="eastAsia"/>
        </w:rPr>
        <w:t>SENSOR_</w:t>
      </w:r>
      <w:r w:rsidRPr="00B1730D">
        <w:rPr>
          <w:rStyle w:val="aff1"/>
        </w:rPr>
        <w:t>BLOCKED</w:t>
      </w:r>
      <w:r>
        <w:rPr>
          <w:rFonts w:hint="eastAsia"/>
        </w:rPr>
        <w:t>)</w:t>
      </w:r>
    </w:p>
    <w:p w:rsidR="00441701" w:rsidP="00FA0FBB" w:rsidRDefault="00441701">
      <w:pPr>
        <w:pStyle w:val="AltX"/>
      </w:pPr>
      <w:r>
        <w:rPr>
          <w:rFonts w:hint="eastAsia"/>
        </w:rPr>
        <w:t>O</w:t>
      </w:r>
      <w:r w:rsidRPr="00634120">
        <w:t>r at cycle k, the expected sequence is detected on all three sensors C1, C2, C3</w:t>
      </w:r>
      <w:r>
        <w:rPr>
          <w:rFonts w:hint="eastAsia"/>
        </w:rPr>
        <w:t xml:space="preserve"> (</w:t>
      </w:r>
      <w:r w:rsidRPr="001E157D">
        <w:rPr>
          <w:rStyle w:val="aff1"/>
          <w:rFonts w:hint="eastAsia"/>
        </w:rPr>
        <w:t>SENSOR_</w:t>
      </w:r>
      <w:r>
        <w:rPr>
          <w:rStyle w:val="aff1"/>
          <w:rFonts w:hint="eastAsia"/>
        </w:rPr>
        <w:t>CONDUCT</w:t>
      </w:r>
      <w:r>
        <w:rPr>
          <w:rFonts w:hint="eastAsia"/>
        </w:rPr>
        <w:t>)</w:t>
      </w:r>
      <w:r w:rsidRPr="00634120">
        <w:t>.</w:t>
      </w:r>
    </w:p>
    <w:p w:rsidR="00441701" w:rsidP="00FA0FBB" w:rsidRDefault="00441701">
      <w:pPr>
        <w:pStyle w:val="AltX"/>
      </w:pPr>
      <w:r>
        <w:rPr>
          <w:rFonts w:hint="eastAsia"/>
        </w:rPr>
        <w:t>Or any of the three sensors is tested as error (</w:t>
      </w:r>
      <w:r w:rsidRPr="001E157D">
        <w:rPr>
          <w:rStyle w:val="aff1"/>
          <w:rFonts w:hint="eastAsia"/>
        </w:rPr>
        <w:t>SENSOR_</w:t>
      </w:r>
      <w:r>
        <w:rPr>
          <w:rStyle w:val="aff1"/>
        </w:rPr>
        <w:t>WRONG</w:t>
      </w:r>
      <w:r>
        <w:rPr>
          <w:rFonts w:hint="eastAsia"/>
        </w:rPr>
        <w:t>).</w:t>
      </w:r>
    </w:p>
    <w:p w:rsidRPr="008A1414" w:rsidR="00441701" w:rsidP="000C0D62" w:rsidRDefault="00441701">
      <w:pPr>
        <w:pStyle w:val="ReqtifyAltQ"/>
      </w:pPr>
      <w:r w:rsidRPr="008A1414">
        <w:t>#Category=Functional</w:t>
      </w:r>
    </w:p>
    <w:p w:rsidRPr="008A1414" w:rsidR="00441701" w:rsidP="000C0D62" w:rsidRDefault="00441701">
      <w:pPr>
        <w:pStyle w:val="ReqtifyAltQ"/>
      </w:pPr>
      <w:r w:rsidRPr="008A1414">
        <w:t>#Contribution</w:t>
      </w:r>
      <w:r>
        <w:t>=SIL4</w:t>
      </w:r>
    </w:p>
    <w:p w:rsidR="009328EA" w:rsidP="000C0D62" w:rsidRDefault="00441701">
      <w:pPr>
        <w:pStyle w:val="ReqtifyAltQ"/>
        <w:rPr>
          <w:ins w:author="常鸣" w:date="2014-07-03T14:27:00Z" w:id="4306"/>
        </w:rPr>
      </w:pPr>
      <w:del w:author="常鸣" w:date="2014-07-03T14:27:00Z" w:id="4307">
        <w:r w:rsidRPr="008A1414" w:rsidDel="009328EA">
          <w:delText>#S</w:delText>
        </w:r>
      </w:del>
      <w:ins w:author="常鸣" w:date="2014-07-03T14:27:00Z" w:id="4308">
        <w:r w:rsidR="009328EA">
          <w:t>#Allocation=ATP Software</w:t>
        </w:r>
      </w:ins>
    </w:p>
    <w:p w:rsidRPr="008A1414" w:rsidR="00441701" w:rsidP="000C0D62" w:rsidRDefault="009328EA">
      <w:pPr>
        <w:pStyle w:val="ReqtifyAltQ"/>
      </w:pPr>
      <w:ins w:author="常鸣" w:date="2014-07-03T14:27:00Z" w:id="4309">
        <w:r>
          <w:lastRenderedPageBreak/>
          <w:t>#S</w:t>
        </w:r>
      </w:ins>
      <w:r w:rsidRPr="008A1414" w:rsidR="00441701">
        <w:t>ource=</w:t>
      </w:r>
      <w:r w:rsidRPr="0058141B" w:rsidR="00441701">
        <w:t>[iTC_CC-SyAD-</w:t>
      </w:r>
      <w:r w:rsidRPr="0058141B" w:rsidR="00441701">
        <w:rPr>
          <w:rFonts w:hint="eastAsia"/>
        </w:rPr>
        <w:t>0149]</w:t>
      </w:r>
      <w:r w:rsidR="00441701">
        <w:rPr>
          <w:rFonts w:hint="eastAsia"/>
        </w:rPr>
        <w:t>, [</w:t>
      </w:r>
      <w:r w:rsidR="00441701">
        <w:t>iTC_CC_ATP_SwHA</w:t>
      </w:r>
      <w:r w:rsidRPr="00CA7F59" w:rsidR="00441701">
        <w:t>-0035</w:t>
      </w:r>
      <w:r w:rsidR="00441701">
        <w:rPr>
          <w:rFonts w:hint="eastAsia"/>
        </w:rPr>
        <w:t>], [</w:t>
      </w:r>
      <w:r w:rsidR="00441701">
        <w:t>iTC_CC_ATP_SwHA</w:t>
      </w:r>
      <w:r w:rsidRPr="00CA7F59" w:rsidR="00441701">
        <w:t>-0057</w:t>
      </w:r>
      <w:r w:rsidR="00441701">
        <w:rPr>
          <w:rFonts w:hint="eastAsia"/>
        </w:rPr>
        <w:t>]</w:t>
      </w:r>
    </w:p>
    <w:p w:rsidRPr="008A1414" w:rsidR="00441701" w:rsidP="000C0D62" w:rsidRDefault="00441701">
      <w:pPr>
        <w:pStyle w:val="ReqtifyAltQ"/>
      </w:pPr>
      <w:r w:rsidRPr="008A1414">
        <w:t>[End]</w:t>
      </w:r>
    </w:p>
    <w:p w:rsidR="00441701" w:rsidP="00C93484" w:rsidRDefault="00441701">
      <w:pPr>
        <w:pStyle w:val="Reqtify"/>
      </w:pPr>
    </w:p>
    <w:p w:rsidR="00441701" w:rsidP="00C93484" w:rsidRDefault="00441701">
      <w:pPr>
        <w:pStyle w:val="Reqtify"/>
      </w:pPr>
    </w:p>
    <w:p w:rsidR="00441701" w:rsidP="00704491" w:rsidRDefault="00441701">
      <w:pPr>
        <w:pStyle w:val="ReqtifyAltR"/>
      </w:pPr>
      <w:r>
        <w:t>[iTC_CC_ATP-SwRS-0</w:t>
      </w:r>
      <w:r>
        <w:rPr>
          <w:rFonts w:hint="eastAsia"/>
        </w:rPr>
        <w:t>171</w:t>
      </w:r>
      <w:r>
        <w:t>]</w:t>
      </w:r>
    </w:p>
    <w:p w:rsidR="00441701" w:rsidP="00C93484" w:rsidRDefault="00786D0B">
      <w:pPr>
        <w:pStyle w:val="Reqtify"/>
      </w:pPr>
      <w:bookmarkStart w:name="WheelStopped" w:id="4310"/>
      <w:r w:rsidRPr="00501C21">
        <w:rPr>
          <w:rStyle w:val="aff2"/>
          <w:bCs w:val="0"/>
          <w:iCs w:val="0"/>
        </w:rPr>
        <w:t>WheelStopped</w:t>
      </w:r>
      <w:bookmarkEnd w:id="4310"/>
      <w:r w:rsidR="000540E3">
        <w:rPr>
          <w:rFonts w:hint="eastAsia"/>
        </w:rPr>
        <w:t>，</w:t>
      </w:r>
      <w:r w:rsidR="00441701">
        <w:rPr>
          <w:rFonts w:hint="eastAsia"/>
        </w:rPr>
        <w:t>如果当前在进行传感器测试，且任一中断中未发生三路全通或全堵错误，且一个周期所有中断内三路传感器的导通状态都与上周期的结果相同时，输出</w:t>
      </w:r>
      <w:r w:rsidR="00441701">
        <w:rPr>
          <w:rStyle w:val="aff2"/>
        </w:rPr>
        <w:t>WheelStopped</w:t>
      </w:r>
      <w:r w:rsidR="00441701">
        <w:rPr>
          <w:rFonts w:hint="eastAsia"/>
        </w:rPr>
        <w:t>为</w:t>
      </w:r>
      <w:r w:rsidR="00397BD9">
        <w:rPr>
          <w:rStyle w:val="aff1"/>
        </w:rPr>
        <w:t>True</w:t>
      </w:r>
      <w:r w:rsidR="00441701">
        <w:rPr>
          <w:rFonts w:hint="eastAsia"/>
        </w:rPr>
        <w:t>。否则为</w:t>
      </w:r>
      <w:r w:rsidR="00397BD9">
        <w:rPr>
          <w:rStyle w:val="aff1"/>
        </w:rPr>
        <w:t>False</w:t>
      </w:r>
      <w:r w:rsidR="00441701">
        <w:rPr>
          <w:rFonts w:hint="eastAsia"/>
        </w:rPr>
        <w:t>。</w:t>
      </w:r>
    </w:p>
    <w:p w:rsidR="00441701" w:rsidP="00C93484" w:rsidRDefault="00441701">
      <w:pPr>
        <w:pStyle w:val="Reqtify"/>
      </w:pPr>
      <w:r w:rsidRPr="00634120">
        <w:t xml:space="preserve">Wheel shall consider safely stopped </w:t>
      </w:r>
      <w:hyperlink w:history="1" w:anchor="WheelStopped">
        <w:r w:rsidR="00786D0B">
          <w:rPr>
            <w:rStyle w:val="ac"/>
            <w:noProof/>
          </w:rPr>
          <w:t>WheelStopped</w:t>
        </w:r>
      </w:hyperlink>
      <w:r w:rsidRPr="00634120">
        <w:t xml:space="preserve"> at cycle k if the following conditions are </w:t>
      </w:r>
      <w:r w:rsidRPr="00634120" w:rsidR="00C83252">
        <w:t>fulfilled</w:t>
      </w:r>
      <w:r w:rsidRPr="00634120">
        <w:t>:</w:t>
      </w:r>
    </w:p>
    <w:p w:rsidR="00441701" w:rsidP="00FA0FBB" w:rsidRDefault="00441701">
      <w:pPr>
        <w:pStyle w:val="AltX"/>
      </w:pPr>
      <w:r w:rsidRPr="00634120">
        <w:t>sensor</w:t>
      </w:r>
      <w:r>
        <w:rPr>
          <w:rFonts w:hint="eastAsia"/>
        </w:rPr>
        <w:t>s</w:t>
      </w:r>
      <w:r w:rsidRPr="00634120">
        <w:t xml:space="preserve"> test has been performed,</w:t>
      </w:r>
    </w:p>
    <w:p w:rsidR="00441701" w:rsidP="00FA0FBB" w:rsidRDefault="00441701">
      <w:pPr>
        <w:pStyle w:val="AltX"/>
      </w:pPr>
      <w:r w:rsidRPr="00634120">
        <w:t>and at least one sensor out of three sensors C1, C2, C3 has detected expected sequence,</w:t>
      </w:r>
    </w:p>
    <w:p w:rsidR="00441701" w:rsidP="00FA0FBB" w:rsidRDefault="00441701">
      <w:pPr>
        <w:pStyle w:val="AltX"/>
      </w:pPr>
      <w:r w:rsidRPr="00634120">
        <w:t>and at least one sensor out of three sensors C1, C2, C3 has not detected expected sequence,</w:t>
      </w:r>
    </w:p>
    <w:p w:rsidR="00441701" w:rsidP="00FA0FBB" w:rsidRDefault="00441701">
      <w:pPr>
        <w:pStyle w:val="AltX"/>
      </w:pPr>
      <w:r w:rsidRPr="00634120">
        <w:t xml:space="preserve">and </w:t>
      </w:r>
      <w:r>
        <w:t>sensors test</w:t>
      </w:r>
      <w:r w:rsidRPr="00634120">
        <w:t xml:space="preserve"> result combination on three sensors C1, C2, C3 has not changed between cycle k-1</w:t>
      </w:r>
      <w:r w:rsidR="00397BD9">
        <w:t xml:space="preserve"> and </w:t>
      </w:r>
      <w:r w:rsidRPr="00634120">
        <w:t>k.</w:t>
      </w:r>
    </w:p>
    <w:p w:rsidR="00441701" w:rsidP="000431E0" w:rsidRDefault="00397BD9">
      <w:pPr>
        <w:pStyle w:val="af7"/>
      </w:pPr>
      <w:r>
        <w:rPr>
          <w:rFonts w:hint="eastAsia"/>
        </w:rPr>
        <w:t>if (</w:t>
      </w:r>
      <w:hyperlink w:history="1" w:anchor="SensorTestPerformed">
        <w:r w:rsidR="007400C0">
          <w:rPr>
            <w:rStyle w:val="ac"/>
          </w:rPr>
          <w:t>SensorTestPerformed</w:t>
        </w:r>
      </w:hyperlink>
      <w:r w:rsidRPr="00634120" w:rsidR="00441701">
        <w:t xml:space="preserve">(k) </w:t>
      </w:r>
      <w:r w:rsidR="00441701">
        <w:rPr>
          <w:rFonts w:hint="eastAsia"/>
        </w:rPr>
        <w:t>=</w:t>
      </w:r>
      <w:r w:rsidRPr="00634120" w:rsidR="00441701">
        <w:t xml:space="preserve">= </w:t>
      </w:r>
      <w:r w:rsidRPr="00354FC4">
        <w:rPr>
          <w:rStyle w:val="aff1"/>
        </w:rPr>
        <w:t>True</w:t>
      </w:r>
      <w:r w:rsidRPr="00634120" w:rsidR="00441701">
        <w:t>)</w:t>
      </w:r>
    </w:p>
    <w:p w:rsidR="00441701" w:rsidP="000431E0" w:rsidRDefault="00441701">
      <w:pPr>
        <w:pStyle w:val="af7"/>
      </w:pPr>
      <w:r>
        <w:rPr>
          <w:rFonts w:hint="eastAsia"/>
        </w:rPr>
        <w:t xml:space="preserve"> </w:t>
      </w:r>
      <w:r w:rsidR="003928F2">
        <w:t xml:space="preserve">   </w:t>
      </w:r>
      <w:hyperlink w:history="1" w:anchor="WheelStopped">
        <w:r w:rsidR="00786D0B">
          <w:rPr>
            <w:rStyle w:val="ac"/>
          </w:rPr>
          <w:t>WheelStopped</w:t>
        </w:r>
      </w:hyperlink>
      <w:r w:rsidRPr="00634120">
        <w:t>(k)</w:t>
      </w:r>
    </w:p>
    <w:p w:rsidR="00441701" w:rsidP="000431E0" w:rsidRDefault="00441701">
      <w:pPr>
        <w:pStyle w:val="af7"/>
      </w:pPr>
      <w:r>
        <w:rPr>
          <w:rFonts w:hint="eastAsia"/>
        </w:rPr>
        <w:t xml:space="preserve">     </w:t>
      </w:r>
      <w:r>
        <w:t xml:space="preserve">= </w:t>
      </w:r>
      <w:r>
        <w:rPr>
          <w:rFonts w:hint="eastAsia"/>
        </w:rPr>
        <w:t>(</w:t>
      </w:r>
      <w:r>
        <w:t>(</w:t>
      </w:r>
      <w:hyperlink w:history="1" w:anchor="UnconsistentSensorTest">
        <w:r w:rsidR="00786D0B">
          <w:rPr>
            <w:rStyle w:val="ac"/>
          </w:rPr>
          <w:t>UnconsistentSensorTest</w:t>
        </w:r>
      </w:hyperlink>
      <w:r>
        <w:rPr>
          <w:rFonts w:hint="eastAsia"/>
        </w:rPr>
        <w:t xml:space="preserve">(k) == </w:t>
      </w:r>
      <w:r w:rsidRPr="00354FC4" w:rsidR="00397BD9">
        <w:rPr>
          <w:rStyle w:val="aff1"/>
        </w:rPr>
        <w:t>False</w:t>
      </w:r>
      <w:r>
        <w:rPr>
          <w:rFonts w:hint="eastAsia"/>
        </w:rPr>
        <w:t>)</w:t>
      </w:r>
    </w:p>
    <w:p w:rsidR="00441701" w:rsidP="000431E0" w:rsidRDefault="00441701">
      <w:pPr>
        <w:pStyle w:val="af7"/>
      </w:pPr>
      <w:r>
        <w:rPr>
          <w:rFonts w:hint="eastAsia"/>
        </w:rPr>
        <w:t xml:space="preserve">      </w:t>
      </w:r>
      <w:r w:rsidR="00397BD9">
        <w:rPr>
          <w:rFonts w:hint="eastAsia"/>
        </w:rPr>
        <w:t xml:space="preserve"> and </w:t>
      </w:r>
      <w:r w:rsidRPr="00634120">
        <w:t>(</w:t>
      </w:r>
      <w:hyperlink w:history="1" w:anchor="SensorSequenceDetected_1">
        <w:r w:rsidR="00B71D12">
          <w:rPr>
            <w:rStyle w:val="ac"/>
          </w:rPr>
          <w:t>SensorSequenceDetected_1</w:t>
        </w:r>
      </w:hyperlink>
      <w:r w:rsidR="00397BD9">
        <w:t xml:space="preserve"> = </w:t>
      </w:r>
      <w:hyperlink w:history="1" w:anchor="SensorSequenceDetected_1">
        <w:r w:rsidR="00B71D12">
          <w:rPr>
            <w:rStyle w:val="ac"/>
          </w:rPr>
          <w:t>SensorSequenceDetected_1</w:t>
        </w:r>
      </w:hyperlink>
      <w:r w:rsidRPr="00634120">
        <w:t>(k-1))</w:t>
      </w:r>
    </w:p>
    <w:p w:rsidR="00441701" w:rsidP="000431E0" w:rsidRDefault="00441701">
      <w:pPr>
        <w:pStyle w:val="af7"/>
      </w:pPr>
      <w:r>
        <w:rPr>
          <w:rFonts w:hint="eastAsia"/>
        </w:rPr>
        <w:t xml:space="preserve">      </w:t>
      </w:r>
      <w:r w:rsidR="00397BD9">
        <w:rPr>
          <w:rFonts w:hint="eastAsia"/>
        </w:rPr>
        <w:t xml:space="preserve"> and </w:t>
      </w:r>
      <w:r w:rsidRPr="00634120">
        <w:t>(</w:t>
      </w:r>
      <w:hyperlink w:history="1" w:anchor="SensorSequenceDetected_2">
        <w:r w:rsidR="00B71D12">
          <w:rPr>
            <w:rStyle w:val="ac"/>
          </w:rPr>
          <w:t>SensorSequenceDetected_2</w:t>
        </w:r>
      </w:hyperlink>
      <w:r w:rsidR="00397BD9">
        <w:t xml:space="preserve"> = </w:t>
      </w:r>
      <w:hyperlink w:history="1" w:anchor="SensorSequenceDetected_2">
        <w:r w:rsidR="00B71D12">
          <w:rPr>
            <w:rStyle w:val="ac"/>
          </w:rPr>
          <w:t>SensorSequenceDetected_2</w:t>
        </w:r>
      </w:hyperlink>
      <w:r w:rsidRPr="00634120">
        <w:t>(k-1))</w:t>
      </w:r>
    </w:p>
    <w:p w:rsidR="00441701" w:rsidP="000431E0" w:rsidRDefault="00441701">
      <w:pPr>
        <w:pStyle w:val="af7"/>
      </w:pPr>
      <w:r>
        <w:rPr>
          <w:rFonts w:hint="eastAsia"/>
        </w:rPr>
        <w:t xml:space="preserve">      </w:t>
      </w:r>
      <w:r w:rsidR="00397BD9">
        <w:rPr>
          <w:rFonts w:hint="eastAsia"/>
        </w:rPr>
        <w:t xml:space="preserve"> and </w:t>
      </w:r>
      <w:r w:rsidRPr="00634120">
        <w:t>(</w:t>
      </w:r>
      <w:hyperlink w:history="1" w:anchor="SensorSequenceDetected_3">
        <w:r w:rsidR="00B71D12">
          <w:rPr>
            <w:rStyle w:val="ac"/>
          </w:rPr>
          <w:t>SensorSequenceDetected_3</w:t>
        </w:r>
      </w:hyperlink>
      <w:r w:rsidR="00397BD9">
        <w:t xml:space="preserve"> = </w:t>
      </w:r>
      <w:hyperlink w:history="1" w:anchor="SensorSequenceDetected_3">
        <w:r w:rsidR="00B71D12">
          <w:rPr>
            <w:rStyle w:val="ac"/>
          </w:rPr>
          <w:t>SensorSequenceDetected_3</w:t>
        </w:r>
      </w:hyperlink>
      <w:r w:rsidRPr="00634120">
        <w:t>(k-1))</w:t>
      </w:r>
      <w:r>
        <w:t>)</w:t>
      </w:r>
    </w:p>
    <w:p w:rsidR="00441701" w:rsidP="000431E0" w:rsidRDefault="00397BD9">
      <w:pPr>
        <w:pStyle w:val="af7"/>
      </w:pPr>
      <w:r>
        <w:rPr>
          <w:rFonts w:hint="eastAsia"/>
        </w:rPr>
        <w:t>else:</w:t>
      </w:r>
    </w:p>
    <w:p w:rsidR="00441701" w:rsidP="000431E0" w:rsidRDefault="00441701">
      <w:pPr>
        <w:pStyle w:val="af7"/>
      </w:pPr>
      <w:r>
        <w:rPr>
          <w:rFonts w:hint="eastAsia"/>
        </w:rPr>
        <w:t xml:space="preserve"> </w:t>
      </w:r>
      <w:r w:rsidR="003928F2">
        <w:t xml:space="preserve">   </w:t>
      </w:r>
      <w:hyperlink w:history="1" w:anchor="WheelStopped">
        <w:r w:rsidR="00786D0B">
          <w:rPr>
            <w:rStyle w:val="ac"/>
          </w:rPr>
          <w:t>WheelStopped</w:t>
        </w:r>
      </w:hyperlink>
      <w:r w:rsidR="00397BD9">
        <w:t xml:space="preserve"> = </w:t>
      </w:r>
      <w:r w:rsidRPr="00354FC4" w:rsidR="00397BD9">
        <w:rPr>
          <w:rStyle w:val="aff1"/>
        </w:rPr>
        <w:t>False</w:t>
      </w:r>
    </w:p>
    <w:p w:rsidRPr="008A1414" w:rsidR="00441701" w:rsidP="000C0D62" w:rsidRDefault="00441701">
      <w:pPr>
        <w:pStyle w:val="ReqtifyAltQ"/>
      </w:pPr>
      <w:r w:rsidRPr="008A1414">
        <w:t>#Category=Functional</w:t>
      </w:r>
    </w:p>
    <w:p w:rsidRPr="008A1414" w:rsidR="00441701" w:rsidP="000C0D62" w:rsidRDefault="00441701">
      <w:pPr>
        <w:pStyle w:val="ReqtifyAltQ"/>
      </w:pPr>
      <w:r w:rsidRPr="008A1414">
        <w:t>#Contribution</w:t>
      </w:r>
      <w:r>
        <w:t>=SIL4</w:t>
      </w:r>
    </w:p>
    <w:p w:rsidR="009328EA" w:rsidP="000C0D62" w:rsidRDefault="00441701">
      <w:pPr>
        <w:pStyle w:val="ReqtifyAltQ"/>
        <w:rPr>
          <w:ins w:author="常鸣" w:date="2014-07-03T14:27:00Z" w:id="4311"/>
        </w:rPr>
      </w:pPr>
      <w:del w:author="常鸣" w:date="2014-07-03T14:27:00Z" w:id="4312">
        <w:r w:rsidRPr="008A1414" w:rsidDel="009328EA">
          <w:delText>#S</w:delText>
        </w:r>
      </w:del>
      <w:ins w:author="常鸣" w:date="2014-07-03T14:27:00Z" w:id="4313">
        <w:r w:rsidR="009328EA">
          <w:t>#Allocation=ATP Software</w:t>
        </w:r>
      </w:ins>
    </w:p>
    <w:p w:rsidRPr="008A1414" w:rsidR="00441701" w:rsidP="000C0D62" w:rsidRDefault="009328EA">
      <w:pPr>
        <w:pStyle w:val="ReqtifyAltQ"/>
      </w:pPr>
      <w:ins w:author="常鸣" w:date="2014-07-03T14:27:00Z" w:id="4314">
        <w:r>
          <w:t>#S</w:t>
        </w:r>
      </w:ins>
      <w:r w:rsidRPr="008A1414" w:rsidR="00441701">
        <w:t>ource=</w:t>
      </w:r>
      <w:r w:rsidR="00441701">
        <w:rPr>
          <w:rFonts w:hint="eastAsia"/>
        </w:rPr>
        <w:t>[iTC_CC-SyAD-0150]</w:t>
      </w:r>
    </w:p>
    <w:p w:rsidRPr="008A1414" w:rsidR="00441701" w:rsidP="000C0D62" w:rsidRDefault="00441701">
      <w:pPr>
        <w:pStyle w:val="ReqtifyAltQ"/>
      </w:pPr>
      <w:r w:rsidRPr="008A1414">
        <w:t>[End]</w:t>
      </w:r>
    </w:p>
    <w:p w:rsidR="00441701" w:rsidP="00C93484" w:rsidRDefault="00441701">
      <w:pPr>
        <w:pStyle w:val="Reqtify"/>
      </w:pPr>
    </w:p>
    <w:p w:rsidR="00441701" w:rsidP="00C93484" w:rsidRDefault="00441701">
      <w:pPr>
        <w:pStyle w:val="Reqtify"/>
      </w:pPr>
    </w:p>
    <w:p w:rsidR="00441701" w:rsidP="00704491" w:rsidRDefault="00441701">
      <w:pPr>
        <w:pStyle w:val="ReqtifyAltR"/>
      </w:pPr>
      <w:r>
        <w:t>[iTC_CC_ATP-SwRS-0</w:t>
      </w:r>
      <w:r>
        <w:rPr>
          <w:rFonts w:hint="eastAsia"/>
        </w:rPr>
        <w:t>172</w:t>
      </w:r>
      <w:r>
        <w:t>]</w:t>
      </w:r>
    </w:p>
    <w:p w:rsidRPr="00735D97" w:rsidR="00441701" w:rsidP="00C93484" w:rsidRDefault="00B5344E">
      <w:pPr>
        <w:pStyle w:val="Reqtify"/>
      </w:pPr>
      <w:bookmarkStart w:name="WheelFilteredStopped" w:id="4315"/>
      <w:r w:rsidRPr="00501C21">
        <w:rPr>
          <w:rStyle w:val="aff2"/>
          <w:bCs w:val="0"/>
          <w:iCs w:val="0"/>
        </w:rPr>
        <w:t>WheelFilteredStopped</w:t>
      </w:r>
      <w:bookmarkEnd w:id="4315"/>
      <w:r w:rsidR="00441701">
        <w:rPr>
          <w:rFonts w:hint="eastAsia"/>
        </w:rPr>
        <w:t>，判断本周期车轮是否处于滤过停止状态，规则如下：</w:t>
      </w:r>
    </w:p>
    <w:p w:rsidR="00441701" w:rsidP="00FA0FBB" w:rsidRDefault="00441701">
      <w:pPr>
        <w:pStyle w:val="AltX"/>
      </w:pPr>
      <w:r>
        <w:rPr>
          <w:rFonts w:hint="eastAsia"/>
        </w:rPr>
        <w:t>如果</w:t>
      </w:r>
      <w:r w:rsidRPr="00735D97">
        <w:rPr>
          <w:rStyle w:val="aff2"/>
          <w:rFonts w:hint="eastAsia"/>
        </w:rPr>
        <w:t>WheelFilteredStopped</w:t>
      </w:r>
      <w:r>
        <w:rPr>
          <w:rFonts w:hint="eastAsia"/>
        </w:rPr>
        <w:t>上周期为</w:t>
      </w:r>
      <w:r w:rsidR="00397BD9">
        <w:rPr>
          <w:rStyle w:val="aff1"/>
          <w:rFonts w:hint="eastAsia"/>
        </w:rPr>
        <w:t>False</w:t>
      </w:r>
      <w:r>
        <w:rPr>
          <w:rFonts w:hint="eastAsia"/>
        </w:rPr>
        <w:t>，而本周期</w:t>
      </w:r>
      <w:hyperlink w:history="1" w:anchor="WheelStopped">
        <w:r w:rsidRPr="009F5AF4" w:rsidR="009F5AF4">
          <w:rPr>
            <w:rStyle w:val="ac"/>
          </w:rPr>
          <w:t>WheelStopped</w:t>
        </w:r>
      </w:hyperlink>
      <w:r>
        <w:rPr>
          <w:rFonts w:hint="eastAsia"/>
        </w:rPr>
        <w:t>由</w:t>
      </w:r>
      <w:r w:rsidR="00397BD9">
        <w:rPr>
          <w:rStyle w:val="aff1"/>
          <w:rFonts w:hint="eastAsia"/>
        </w:rPr>
        <w:t>False</w:t>
      </w:r>
      <w:r>
        <w:rPr>
          <w:rFonts w:hint="eastAsia"/>
        </w:rPr>
        <w:t>变为</w:t>
      </w:r>
      <w:r w:rsidR="00397BD9">
        <w:rPr>
          <w:rStyle w:val="aff1"/>
          <w:rFonts w:hint="eastAsia"/>
        </w:rPr>
        <w:t>True</w:t>
      </w:r>
      <w:r>
        <w:rPr>
          <w:rFonts w:hint="eastAsia"/>
        </w:rPr>
        <w:t>，则认为本周期为</w:t>
      </w:r>
      <w:r w:rsidR="00397BD9">
        <w:rPr>
          <w:rStyle w:val="aff1"/>
          <w:rFonts w:hint="eastAsia"/>
        </w:rPr>
        <w:t>True</w:t>
      </w:r>
      <w:r>
        <w:rPr>
          <w:rFonts w:hint="eastAsia"/>
        </w:rPr>
        <w:t>。</w:t>
      </w:r>
    </w:p>
    <w:p w:rsidR="00441701" w:rsidP="00704491" w:rsidRDefault="00441701">
      <w:pPr>
        <w:pStyle w:val="AltZ"/>
      </w:pPr>
      <w:r w:rsidRPr="00CC53B8">
        <w:rPr>
          <w:rFonts w:hint="eastAsia"/>
        </w:rPr>
        <w:t>在此条件下，记录停车时的齿数</w:t>
      </w:r>
      <w:r w:rsidR="00953AFE">
        <w:rPr>
          <w:rStyle w:val="aff2"/>
          <w:rFonts w:hint="eastAsia"/>
        </w:rPr>
        <w:t>LastStopCogPosition</w:t>
      </w:r>
      <w:r w:rsidRPr="00CC53B8">
        <w:rPr>
          <w:rFonts w:hint="eastAsia"/>
        </w:rPr>
        <w:t>为当前齿数</w:t>
      </w:r>
    </w:p>
    <w:p w:rsidR="00441701" w:rsidP="00FA0FBB" w:rsidRDefault="00441701">
      <w:pPr>
        <w:pStyle w:val="AltX"/>
      </w:pPr>
      <w:r w:rsidRPr="00670D12">
        <w:rPr>
          <w:rStyle w:val="aff2"/>
          <w:rFonts w:hint="eastAsia"/>
        </w:rPr>
        <w:t>WheelFilteredStopped</w:t>
      </w:r>
      <w:r>
        <w:rPr>
          <w:rFonts w:hint="eastAsia"/>
        </w:rPr>
        <w:t>由</w:t>
      </w:r>
      <w:r w:rsidR="00397BD9">
        <w:rPr>
          <w:rStyle w:val="aff1"/>
          <w:rFonts w:hint="eastAsia"/>
        </w:rPr>
        <w:t>True</w:t>
      </w:r>
      <w:r>
        <w:rPr>
          <w:rFonts w:hint="eastAsia"/>
        </w:rPr>
        <w:t>变为</w:t>
      </w:r>
      <w:r w:rsidR="00397BD9">
        <w:rPr>
          <w:rStyle w:val="aff1"/>
          <w:rFonts w:hint="eastAsia"/>
        </w:rPr>
        <w:t>False</w:t>
      </w:r>
      <w:r>
        <w:rPr>
          <w:rFonts w:hint="eastAsia"/>
        </w:rPr>
        <w:t>的条件：</w:t>
      </w:r>
    </w:p>
    <w:p w:rsidR="00441701" w:rsidP="00704491" w:rsidRDefault="00513E5D">
      <w:pPr>
        <w:pStyle w:val="AltZ"/>
      </w:pPr>
      <w:r>
        <w:rPr>
          <w:rFonts w:hint="eastAsia"/>
        </w:rPr>
        <w:t>齿数移动</w:t>
      </w:r>
      <w:r w:rsidRPr="00CC53B8" w:rsidR="00441701">
        <w:rPr>
          <w:rFonts w:hint="eastAsia"/>
        </w:rPr>
        <w:t>超过</w:t>
      </w:r>
      <w:r w:rsidRPr="00CC53B8" w:rsidR="00441701">
        <w:rPr>
          <w:rFonts w:hint="eastAsia"/>
        </w:rPr>
        <w:t>1</w:t>
      </w:r>
      <w:r w:rsidRPr="00CC53B8" w:rsidR="00441701">
        <w:rPr>
          <w:rFonts w:hint="eastAsia"/>
        </w:rPr>
        <w:t>个齿</w:t>
      </w:r>
    </w:p>
    <w:p w:rsidR="00441701" w:rsidP="00C93484" w:rsidRDefault="00441701">
      <w:pPr>
        <w:pStyle w:val="Reqtify"/>
      </w:pPr>
      <w:r w:rsidRPr="00634120">
        <w:lastRenderedPageBreak/>
        <w:t xml:space="preserve">At cycle k, </w:t>
      </w:r>
      <w:hyperlink w:history="1" w:anchor="WheelFilteredStopped">
        <w:r w:rsidR="00B5344E">
          <w:rPr>
            <w:rStyle w:val="ac"/>
            <w:noProof/>
          </w:rPr>
          <w:t>WheelFilteredStopped</w:t>
        </w:r>
      </w:hyperlink>
      <w:r w:rsidRPr="00634120">
        <w:t xml:space="preserve"> shall change from </w:t>
      </w:r>
      <w:r w:rsidRPr="00354FC4" w:rsidR="00397BD9">
        <w:rPr>
          <w:rStyle w:val="aff1"/>
        </w:rPr>
        <w:t>False</w:t>
      </w:r>
      <w:r w:rsidRPr="00634120">
        <w:t xml:space="preserve"> to </w:t>
      </w:r>
      <w:r w:rsidRPr="00354FC4" w:rsidR="00397BD9">
        <w:rPr>
          <w:rStyle w:val="aff1"/>
        </w:rPr>
        <w:t>True</w:t>
      </w:r>
      <w:r w:rsidRPr="00634120">
        <w:t xml:space="preserve"> on raising edge of </w:t>
      </w:r>
      <w:hyperlink w:history="1" w:anchor="WheelStopped">
        <w:r w:rsidR="00786D0B">
          <w:rPr>
            <w:rStyle w:val="ac"/>
          </w:rPr>
          <w:t>WheelStopped</w:t>
        </w:r>
      </w:hyperlink>
      <w:r>
        <w:rPr>
          <w:rFonts w:hint="eastAsia"/>
        </w:rPr>
        <w:t xml:space="preserve"> </w:t>
      </w:r>
      <w:r w:rsidRPr="00634120">
        <w:t>information, That is, if:</w:t>
      </w:r>
    </w:p>
    <w:p w:rsidR="00441701" w:rsidP="00FA0FBB" w:rsidRDefault="00532AED">
      <w:pPr>
        <w:pStyle w:val="AltX"/>
      </w:pPr>
      <w:hyperlink w:history="1" w:anchor="WheelStopped">
        <w:r w:rsidR="00786D0B">
          <w:rPr>
            <w:rStyle w:val="ac"/>
          </w:rPr>
          <w:t>WheelStopped</w:t>
        </w:r>
      </w:hyperlink>
      <w:r w:rsidR="00441701">
        <w:rPr>
          <w:rFonts w:hint="eastAsia"/>
        </w:rPr>
        <w:t xml:space="preserve"> </w:t>
      </w:r>
      <w:r w:rsidRPr="00634120" w:rsidR="00441701">
        <w:t xml:space="preserve">information was </w:t>
      </w:r>
      <w:r w:rsidRPr="00354FC4" w:rsidR="00397BD9">
        <w:rPr>
          <w:rStyle w:val="aff1"/>
        </w:rPr>
        <w:t>False</w:t>
      </w:r>
      <w:r w:rsidRPr="00634120" w:rsidR="00441701">
        <w:t xml:space="preserve"> at cycle k-1,</w:t>
      </w:r>
    </w:p>
    <w:p w:rsidR="00441701" w:rsidP="00FA0FBB" w:rsidRDefault="00441701">
      <w:pPr>
        <w:pStyle w:val="AltX"/>
      </w:pPr>
      <w:r w:rsidRPr="00634120">
        <w:t xml:space="preserve">and </w:t>
      </w:r>
      <w:hyperlink w:history="1" w:anchor="WheelStopped">
        <w:r w:rsidR="00786D0B">
          <w:rPr>
            <w:rStyle w:val="ac"/>
          </w:rPr>
          <w:t>WheelStopped</w:t>
        </w:r>
      </w:hyperlink>
      <w:r>
        <w:rPr>
          <w:rFonts w:hint="eastAsia"/>
        </w:rPr>
        <w:t xml:space="preserve"> </w:t>
      </w:r>
      <w:r w:rsidRPr="00634120">
        <w:t xml:space="preserve">information was </w:t>
      </w:r>
      <w:r w:rsidRPr="00354FC4" w:rsidR="00397BD9">
        <w:rPr>
          <w:rStyle w:val="aff1"/>
        </w:rPr>
        <w:t>True</w:t>
      </w:r>
      <w:r w:rsidRPr="00634120">
        <w:t xml:space="preserve"> at cycle k.</w:t>
      </w:r>
    </w:p>
    <w:p w:rsidR="00441701" w:rsidP="00FA0FBB" w:rsidRDefault="00513E5D">
      <w:pPr>
        <w:pStyle w:val="AltX"/>
      </w:pPr>
      <w:r>
        <w:rPr>
          <w:rFonts w:hint="eastAsia"/>
        </w:rPr>
        <w:t>and</w:t>
      </w:r>
      <w:r>
        <w:t xml:space="preserve"> then</w:t>
      </w:r>
      <w:r>
        <w:rPr>
          <w:rFonts w:hint="eastAsia"/>
        </w:rPr>
        <w:t>:</w:t>
      </w:r>
    </w:p>
    <w:p w:rsidR="00441701" w:rsidP="00513E5D" w:rsidRDefault="00953AFE">
      <w:pPr>
        <w:pStyle w:val="AltZ"/>
      </w:pPr>
      <w:r>
        <w:rPr>
          <w:rStyle w:val="aff2"/>
          <w:rFonts w:hint="eastAsia"/>
        </w:rPr>
        <w:t>LastStopCogPosition</w:t>
      </w:r>
      <w:r w:rsidRPr="00634120">
        <w:t xml:space="preserve"> </w:t>
      </w:r>
      <w:r w:rsidRPr="00634120" w:rsidR="00441701">
        <w:t xml:space="preserve">is assigned to </w:t>
      </w:r>
      <w:hyperlink w:history="1" w:anchor="TeethCounter">
        <w:r w:rsidR="00B5344E">
          <w:rPr>
            <w:rStyle w:val="ac"/>
          </w:rPr>
          <w:t>TeethCounter</w:t>
        </w:r>
      </w:hyperlink>
      <w:r w:rsidRPr="00634120" w:rsidR="00441701">
        <w:t>,</w:t>
      </w:r>
    </w:p>
    <w:p w:rsidR="00441701" w:rsidP="00C93484" w:rsidRDefault="00441701">
      <w:pPr>
        <w:pStyle w:val="Reqtify"/>
      </w:pPr>
      <w:r w:rsidRPr="00634120">
        <w:t xml:space="preserve">At cycle k, </w:t>
      </w:r>
      <w:hyperlink w:history="1" w:anchor="WheelFilteredStopped">
        <w:r w:rsidR="00B5344E">
          <w:rPr>
            <w:rStyle w:val="ac"/>
            <w:noProof/>
          </w:rPr>
          <w:t>WheelFilteredStopped</w:t>
        </w:r>
      </w:hyperlink>
      <w:r w:rsidRPr="00634120">
        <w:t xml:space="preserve"> shall change from </w:t>
      </w:r>
      <w:r w:rsidRPr="00354FC4" w:rsidR="00397BD9">
        <w:rPr>
          <w:rStyle w:val="aff1"/>
        </w:rPr>
        <w:t>True</w:t>
      </w:r>
      <w:r w:rsidRPr="00634120">
        <w:t xml:space="preserve"> to </w:t>
      </w:r>
      <w:r w:rsidRPr="00354FC4" w:rsidR="00397BD9">
        <w:rPr>
          <w:rStyle w:val="aff1"/>
        </w:rPr>
        <w:t>False</w:t>
      </w:r>
      <w:r w:rsidRPr="00634120">
        <w:t>, according following expression</w:t>
      </w:r>
      <w:r>
        <w:rPr>
          <w:rFonts w:hint="eastAsia"/>
        </w:rPr>
        <w:t>:</w:t>
      </w:r>
    </w:p>
    <w:p w:rsidR="00441701" w:rsidP="00FA0FBB" w:rsidRDefault="00441701">
      <w:pPr>
        <w:pStyle w:val="AltX"/>
      </w:pPr>
      <w:r>
        <w:rPr>
          <w:rFonts w:hint="eastAsia"/>
        </w:rPr>
        <w:t>the cog moved more than one cog;</w:t>
      </w:r>
    </w:p>
    <w:p w:rsidR="00F579EE" w:rsidP="000431E0" w:rsidRDefault="00F579EE">
      <w:pPr>
        <w:pStyle w:val="af7"/>
      </w:pPr>
      <w:r>
        <w:t xml:space="preserve">def </w:t>
      </w:r>
      <w:hyperlink w:history="1" w:anchor="WheelFilteredStopped">
        <w:r w:rsidR="00B5344E">
          <w:rPr>
            <w:rStyle w:val="ac"/>
          </w:rPr>
          <w:t>WheelFilteredStopped</w:t>
        </w:r>
      </w:hyperlink>
      <w:r>
        <w:rPr>
          <w:color w:val="FF8000"/>
        </w:rPr>
        <w:t>(</w:t>
      </w:r>
      <w:r>
        <w:t>k</w:t>
      </w:r>
      <w:r>
        <w:rPr>
          <w:color w:val="FF8000"/>
        </w:rPr>
        <w:t>)</w:t>
      </w:r>
      <w:r>
        <w:t>:</w:t>
      </w:r>
    </w:p>
    <w:p w:rsidR="00F579EE" w:rsidP="000431E0" w:rsidRDefault="00F579EE">
      <w:pPr>
        <w:pStyle w:val="af7"/>
      </w:pPr>
      <w:r>
        <w:t xml:space="preserve">    if </w:t>
      </w:r>
      <w:r w:rsidRPr="00561D0A">
        <w:t>(</w:t>
      </w:r>
      <w:r w:rsidRPr="00113E1C">
        <w:t>not</w:t>
      </w:r>
      <w:r>
        <w:t xml:space="preserve"> </w:t>
      </w:r>
      <w:hyperlink w:history="1" w:anchor="WheelFilteredStopped">
        <w:r w:rsidR="00B5344E">
          <w:rPr>
            <w:rStyle w:val="ac"/>
          </w:rPr>
          <w:t>WheelFilteredStopped</w:t>
        </w:r>
      </w:hyperlink>
      <w:r w:rsidRPr="00561D0A">
        <w:t>(</w:t>
      </w:r>
      <w:r>
        <w:t>k</w:t>
      </w:r>
      <w:r w:rsidRPr="00561D0A">
        <w:t>-</w:t>
      </w:r>
      <w:r>
        <w:rPr>
          <w:color w:val="800000"/>
        </w:rPr>
        <w:t>1</w:t>
      </w:r>
      <w:r w:rsidRPr="00561D0A">
        <w:t>)</w:t>
      </w:r>
    </w:p>
    <w:p w:rsidR="00F579EE" w:rsidP="000431E0" w:rsidRDefault="00F579EE">
      <w:pPr>
        <w:pStyle w:val="af7"/>
      </w:pPr>
      <w:r>
        <w:t xml:space="preserve">        and </w:t>
      </w:r>
      <w:r w:rsidRPr="00113E1C">
        <w:t>not</w:t>
      </w:r>
      <w:r>
        <w:t xml:space="preserve"> </w:t>
      </w:r>
      <w:hyperlink w:history="1" w:anchor="WheelStopped">
        <w:r w:rsidR="00786D0B">
          <w:rPr>
            <w:rStyle w:val="ac"/>
          </w:rPr>
          <w:t>WheelStopped</w:t>
        </w:r>
      </w:hyperlink>
      <w:r w:rsidRPr="00561D0A">
        <w:t>(</w:t>
      </w:r>
      <w:r>
        <w:t>k</w:t>
      </w:r>
      <w:r w:rsidRPr="00561D0A">
        <w:t>-</w:t>
      </w:r>
      <w:r>
        <w:rPr>
          <w:color w:val="800000"/>
        </w:rPr>
        <w:t>1</w:t>
      </w:r>
      <w:r w:rsidRPr="00561D0A">
        <w:t>)</w:t>
      </w:r>
    </w:p>
    <w:p w:rsidR="00F579EE" w:rsidP="000431E0" w:rsidRDefault="00F579EE">
      <w:pPr>
        <w:pStyle w:val="af7"/>
      </w:pPr>
      <w:r>
        <w:t xml:space="preserve">        and </w:t>
      </w:r>
      <w:hyperlink w:history="1" w:anchor="WheelStopped">
        <w:r w:rsidR="00786D0B">
          <w:rPr>
            <w:rStyle w:val="ac"/>
          </w:rPr>
          <w:t>WheelStopped</w:t>
        </w:r>
      </w:hyperlink>
      <w:r w:rsidRPr="00561D0A">
        <w:t>(</w:t>
      </w:r>
      <w:r>
        <w:t>k</w:t>
      </w:r>
      <w:r w:rsidRPr="00561D0A">
        <w:t>))</w:t>
      </w:r>
      <w:r>
        <w:t>:</w:t>
      </w:r>
    </w:p>
    <w:p w:rsidR="00F579EE" w:rsidP="000431E0" w:rsidRDefault="00F579EE">
      <w:pPr>
        <w:pStyle w:val="af7"/>
      </w:pPr>
      <w:r>
        <w:t xml:space="preserve">        </w:t>
      </w:r>
      <w:r w:rsidR="00953AFE">
        <w:rPr>
          <w:rFonts w:hint="eastAsia"/>
        </w:rPr>
        <w:t>L</w:t>
      </w:r>
      <w:r w:rsidR="00953AFE">
        <w:t xml:space="preserve">astStopCogPosition </w:t>
      </w:r>
      <w:r w:rsidRPr="00561D0A">
        <w:t>=</w:t>
      </w:r>
      <w:r>
        <w:t xml:space="preserve"> </w:t>
      </w:r>
      <w:hyperlink w:history="1" w:anchor="TeethCounter">
        <w:r w:rsidR="00B5344E">
          <w:rPr>
            <w:rStyle w:val="ac"/>
          </w:rPr>
          <w:t>TeethCounter</w:t>
        </w:r>
      </w:hyperlink>
      <w:r w:rsidRPr="00561D0A">
        <w:t>(</w:t>
      </w:r>
      <w:r>
        <w:t>k</w:t>
      </w:r>
      <w:r w:rsidRPr="00561D0A">
        <w:t>)</w:t>
      </w:r>
    </w:p>
    <w:p w:rsidR="00F579EE" w:rsidP="000431E0" w:rsidRDefault="00F579EE">
      <w:pPr>
        <w:pStyle w:val="af7"/>
      </w:pPr>
      <w:r w:rsidRPr="00F579EE">
        <w:t xml:space="preserve">        return </w:t>
      </w:r>
      <w:r w:rsidRPr="00354FC4">
        <w:rPr>
          <w:rStyle w:val="aff1"/>
        </w:rPr>
        <w:t>True</w:t>
      </w:r>
    </w:p>
    <w:p w:rsidR="00F579EE" w:rsidP="000431E0" w:rsidRDefault="00F579EE">
      <w:pPr>
        <w:pStyle w:val="af7"/>
      </w:pPr>
      <w:r>
        <w:t xml:space="preserve">    elif </w:t>
      </w:r>
      <w:r w:rsidRPr="00561D0A">
        <w:t>(</w:t>
      </w:r>
      <w:hyperlink w:history="1" w:anchor="WheelFilteredStopped">
        <w:r w:rsidR="00B5344E">
          <w:rPr>
            <w:rStyle w:val="ac"/>
          </w:rPr>
          <w:t>WheelFilteredStopped</w:t>
        </w:r>
      </w:hyperlink>
      <w:r w:rsidRPr="00561D0A">
        <w:t>(</w:t>
      </w:r>
      <w:r>
        <w:t>k</w:t>
      </w:r>
      <w:r w:rsidRPr="00561D0A">
        <w:t>-</w:t>
      </w:r>
      <w:r>
        <w:rPr>
          <w:color w:val="800000"/>
        </w:rPr>
        <w:t>1</w:t>
      </w:r>
      <w:r w:rsidRPr="00561D0A">
        <w:t>)</w:t>
      </w:r>
    </w:p>
    <w:p w:rsidR="00F579EE" w:rsidP="000431E0" w:rsidRDefault="00F579EE">
      <w:pPr>
        <w:pStyle w:val="af7"/>
      </w:pPr>
      <w:r>
        <w:t xml:space="preserve">          and </w:t>
      </w:r>
      <w:r w:rsidRPr="00113E1C">
        <w:t>not</w:t>
      </w:r>
      <w:r>
        <w:t xml:space="preserve"> </w:t>
      </w:r>
      <w:hyperlink w:history="1" w:anchor="UnconsistentSensorTest">
        <w:r w:rsidR="00786D0B">
          <w:rPr>
            <w:rStyle w:val="ac"/>
          </w:rPr>
          <w:t>UnconsistentSensorTest</w:t>
        </w:r>
      </w:hyperlink>
      <w:r w:rsidRPr="00561D0A">
        <w:t>(</w:t>
      </w:r>
      <w:r>
        <w:t>k</w:t>
      </w:r>
      <w:r w:rsidRPr="00561D0A">
        <w:t>)</w:t>
      </w:r>
    </w:p>
    <w:p w:rsidR="00F579EE" w:rsidP="000431E0" w:rsidRDefault="00F579EE">
      <w:pPr>
        <w:pStyle w:val="af7"/>
      </w:pPr>
      <w:r>
        <w:t xml:space="preserve">          and </w:t>
      </w:r>
      <w:hyperlink w:history="1" w:anchor="abs">
        <w:r w:rsidRPr="003B2B37">
          <w:rPr>
            <w:rStyle w:val="ac"/>
          </w:rPr>
          <w:t>abs</w:t>
        </w:r>
      </w:hyperlink>
      <w:r w:rsidRPr="00561D0A">
        <w:t>(</w:t>
      </w:r>
      <w:hyperlink w:history="1" w:anchor="TeethCounter">
        <w:r w:rsidR="00B5344E">
          <w:rPr>
            <w:rStyle w:val="ac"/>
          </w:rPr>
          <w:t>TeethCounter</w:t>
        </w:r>
      </w:hyperlink>
      <w:r w:rsidRPr="00561D0A">
        <w:t>(</w:t>
      </w:r>
      <w:r>
        <w:t>k</w:t>
      </w:r>
      <w:r w:rsidRPr="00561D0A">
        <w:t>)</w:t>
      </w:r>
      <w:r>
        <w:t xml:space="preserve"> </w:t>
      </w:r>
      <w:r w:rsidRPr="00561D0A">
        <w:t>-</w:t>
      </w:r>
      <w:r>
        <w:t xml:space="preserve"> </w:t>
      </w:r>
      <w:r w:rsidR="00953AFE">
        <w:rPr>
          <w:rFonts w:hint="eastAsia"/>
        </w:rPr>
        <w:t>L</w:t>
      </w:r>
      <w:r w:rsidR="00953AFE">
        <w:t>astStopCogPosition</w:t>
      </w:r>
      <w:r w:rsidRPr="00561D0A">
        <w:t>)</w:t>
      </w:r>
      <w:r>
        <w:t xml:space="preserve"> </w:t>
      </w:r>
      <w:r w:rsidRPr="00561D0A">
        <w:t>&lt;=</w:t>
      </w:r>
      <w:r>
        <w:t xml:space="preserve"> </w:t>
      </w:r>
      <w:r>
        <w:rPr>
          <w:color w:val="800000"/>
        </w:rPr>
        <w:t>1</w:t>
      </w:r>
      <w:r w:rsidRPr="00561D0A">
        <w:t>)</w:t>
      </w:r>
      <w:r>
        <w:t>:</w:t>
      </w:r>
    </w:p>
    <w:p w:rsidR="00F579EE" w:rsidP="000431E0" w:rsidRDefault="00F579EE">
      <w:pPr>
        <w:pStyle w:val="af7"/>
      </w:pPr>
      <w:r w:rsidRPr="00F579EE">
        <w:t xml:space="preserve">        return </w:t>
      </w:r>
      <w:r w:rsidRPr="00354FC4">
        <w:rPr>
          <w:rStyle w:val="aff1"/>
        </w:rPr>
        <w:t>True</w:t>
      </w:r>
    </w:p>
    <w:p w:rsidR="00F579EE" w:rsidP="000431E0" w:rsidRDefault="00F579EE">
      <w:pPr>
        <w:pStyle w:val="af7"/>
      </w:pPr>
      <w:r>
        <w:t xml:space="preserve">    else:</w:t>
      </w:r>
    </w:p>
    <w:p w:rsidR="00441701" w:rsidP="000431E0" w:rsidRDefault="00F579EE">
      <w:pPr>
        <w:pStyle w:val="af7"/>
      </w:pPr>
      <w:r w:rsidRPr="00F579EE">
        <w:t xml:space="preserve">        return </w:t>
      </w:r>
      <w:r w:rsidRPr="00354FC4">
        <w:rPr>
          <w:rStyle w:val="aff1"/>
        </w:rPr>
        <w:t>False</w:t>
      </w:r>
    </w:p>
    <w:p w:rsidRPr="008A1414" w:rsidR="00441701" w:rsidP="000C0D62" w:rsidRDefault="00441701">
      <w:pPr>
        <w:pStyle w:val="ReqtifyAltQ"/>
      </w:pPr>
      <w:r w:rsidRPr="008A1414">
        <w:t>#Category=Functional</w:t>
      </w:r>
    </w:p>
    <w:p w:rsidRPr="008A1414" w:rsidR="00441701" w:rsidP="000C0D62" w:rsidRDefault="00441701">
      <w:pPr>
        <w:pStyle w:val="ReqtifyAltQ"/>
      </w:pPr>
      <w:r w:rsidRPr="008A1414">
        <w:t>#Contribution</w:t>
      </w:r>
      <w:r>
        <w:t>=SIL4</w:t>
      </w:r>
    </w:p>
    <w:p w:rsidR="009328EA" w:rsidP="000C0D62" w:rsidRDefault="00441701">
      <w:pPr>
        <w:pStyle w:val="ReqtifyAltQ"/>
        <w:rPr>
          <w:ins w:author="常鸣" w:date="2014-07-03T14:27:00Z" w:id="4316"/>
        </w:rPr>
      </w:pPr>
      <w:del w:author="常鸣" w:date="2014-07-03T14:27:00Z" w:id="4317">
        <w:r w:rsidRPr="008A1414" w:rsidDel="009328EA">
          <w:delText>#S</w:delText>
        </w:r>
      </w:del>
      <w:ins w:author="常鸣" w:date="2014-07-03T14:27:00Z" w:id="4318">
        <w:r w:rsidR="009328EA">
          <w:t>#Allocation=ATP Software</w:t>
        </w:r>
      </w:ins>
    </w:p>
    <w:p w:rsidRPr="008A1414" w:rsidR="00441701" w:rsidP="000C0D62" w:rsidRDefault="009328EA">
      <w:pPr>
        <w:pStyle w:val="ReqtifyAltQ"/>
      </w:pPr>
      <w:ins w:author="常鸣" w:date="2014-07-03T14:27:00Z" w:id="4319">
        <w:r>
          <w:t>#S</w:t>
        </w:r>
      </w:ins>
      <w:r w:rsidRPr="008A1414" w:rsidR="00441701">
        <w:t>ource=</w:t>
      </w:r>
      <w:r w:rsidR="00441701">
        <w:rPr>
          <w:rFonts w:hint="eastAsia"/>
        </w:rPr>
        <w:t>[iTC_CC-SyAD-0151],</w:t>
      </w:r>
      <w:r w:rsidRPr="008E7A84" w:rsidR="00441701">
        <w:rPr>
          <w:rFonts w:hint="eastAsia"/>
        </w:rPr>
        <w:t xml:space="preserve"> </w:t>
      </w:r>
      <w:r w:rsidR="00441701">
        <w:rPr>
          <w:rFonts w:hint="eastAsia"/>
        </w:rPr>
        <w:t>[iTC_CC-SyAD-0214]</w:t>
      </w:r>
    </w:p>
    <w:p w:rsidRPr="008A1414" w:rsidR="00441701" w:rsidP="000C0D62" w:rsidRDefault="00441701">
      <w:pPr>
        <w:pStyle w:val="ReqtifyAltQ"/>
      </w:pPr>
      <w:r w:rsidRPr="008A1414">
        <w:t>[End]</w:t>
      </w:r>
    </w:p>
    <w:p w:rsidRPr="004E0ACF" w:rsidR="00441701" w:rsidP="00C93484" w:rsidRDefault="00441701">
      <w:pPr>
        <w:pStyle w:val="Reqtify"/>
      </w:pPr>
    </w:p>
    <w:p w:rsidR="00441701" w:rsidP="00C93484" w:rsidRDefault="00441701">
      <w:pPr>
        <w:pStyle w:val="Reqtify"/>
      </w:pPr>
    </w:p>
    <w:p w:rsidR="00441701" w:rsidP="00704491" w:rsidRDefault="00441701">
      <w:pPr>
        <w:pStyle w:val="ReqtifyAltR"/>
      </w:pPr>
      <w:r>
        <w:t>[iTC_CC_ATP-SwRS-0</w:t>
      </w:r>
      <w:r>
        <w:rPr>
          <w:rFonts w:hint="eastAsia"/>
        </w:rPr>
        <w:t>173</w:t>
      </w:r>
      <w:r>
        <w:t>]</w:t>
      </w:r>
    </w:p>
    <w:p w:rsidR="00441701" w:rsidP="00C93484" w:rsidRDefault="00047F0A">
      <w:pPr>
        <w:pStyle w:val="Reqtify"/>
      </w:pPr>
      <w:bookmarkStart w:name="MaxCountCogsRunInCycleExceeded" w:id="4320"/>
      <w:r w:rsidRPr="00501C21">
        <w:rPr>
          <w:rStyle w:val="aff2"/>
          <w:bCs w:val="0"/>
          <w:iCs w:val="0"/>
        </w:rPr>
        <w:t>MaxCountCogsRunInCycleExceeded</w:t>
      </w:r>
      <w:bookmarkEnd w:id="4320"/>
      <w:r w:rsidR="00441701">
        <w:rPr>
          <w:rFonts w:hint="eastAsia"/>
        </w:rPr>
        <w:t>，</w:t>
      </w:r>
      <w:r w:rsidR="00254787">
        <w:rPr>
          <w:rFonts w:hint="eastAsia"/>
        </w:rPr>
        <w:t>里程计转过齿数不能超过周期最大值，也不能超过</w:t>
      </w:r>
      <w:r w:rsidR="00441701">
        <w:rPr>
          <w:rFonts w:hint="eastAsia"/>
        </w:rPr>
        <w:t>的</w:t>
      </w:r>
      <w:r w:rsidR="00254787">
        <w:rPr>
          <w:rFonts w:hint="eastAsia"/>
        </w:rPr>
        <w:t>相邻中断的</w:t>
      </w:r>
      <w:r w:rsidR="00441701">
        <w:rPr>
          <w:rFonts w:hint="eastAsia"/>
        </w:rPr>
        <w:t>最大值。</w:t>
      </w:r>
    </w:p>
    <w:p w:rsidR="00441701" w:rsidP="00C93484" w:rsidRDefault="00441701">
      <w:pPr>
        <w:pStyle w:val="Reqtify"/>
      </w:pPr>
      <w:r>
        <w:rPr>
          <w:rFonts w:hint="eastAsia"/>
        </w:rPr>
        <w:t>ATP shall detect whether the cog number counted</w:t>
      </w:r>
      <w:r>
        <w:t xml:space="preserve"> in adjacent </w:t>
      </w:r>
      <w:r>
        <w:rPr>
          <w:rFonts w:hint="eastAsia"/>
        </w:rPr>
        <w:t>interrupt</w:t>
      </w:r>
      <w:r>
        <w:t xml:space="preserve"> is</w:t>
      </w:r>
      <w:r>
        <w:rPr>
          <w:rFonts w:hint="eastAsia"/>
        </w:rPr>
        <w:t xml:space="preserve"> greater than the default maximum cog number</w:t>
      </w:r>
      <w:r w:rsidR="00254787">
        <w:rPr>
          <w:rFonts w:hint="eastAsia"/>
        </w:rPr>
        <w:t xml:space="preserve"> on cycle or on interrupt</w:t>
      </w:r>
      <w:r>
        <w:rPr>
          <w:rFonts w:hint="eastAsia"/>
        </w:rPr>
        <w:t>.</w:t>
      </w:r>
    </w:p>
    <w:p w:rsidRPr="00254787" w:rsidR="00254787" w:rsidP="00254787" w:rsidRDefault="00254787">
      <w:pPr>
        <w:pStyle w:val="af7"/>
      </w:pPr>
      <w:r w:rsidRPr="00254787">
        <w:t xml:space="preserve">def </w:t>
      </w:r>
      <w:hyperlink w:history="1" w:anchor="MaxCountCogsRunInCycleExceeded">
        <w:r w:rsidRPr="00254787">
          <w:rPr>
            <w:rStyle w:val="ac"/>
          </w:rPr>
          <w:t>MaxCountCogsRunInCycleExceeded</w:t>
        </w:r>
      </w:hyperlink>
      <w:r w:rsidRPr="00254787">
        <w:t>(k):</w:t>
      </w:r>
    </w:p>
    <w:p w:rsidRPr="00254787" w:rsidR="00254787" w:rsidP="00254787" w:rsidRDefault="00254787">
      <w:pPr>
        <w:pStyle w:val="af7"/>
      </w:pPr>
      <w:r w:rsidRPr="00254787">
        <w:t xml:space="preserve">    if (abs(</w:t>
      </w:r>
      <w:hyperlink w:history="1" w:anchor="IdenticalLockedOdometer">
        <w:r w:rsidRPr="00254787">
          <w:rPr>
            <w:rStyle w:val="ac"/>
          </w:rPr>
          <w:t>IdenticalLockedOdometer</w:t>
        </w:r>
      </w:hyperlink>
      <w:r w:rsidRPr="00254787">
        <w:t>[</w:t>
      </w:r>
      <w:r w:rsidRPr="00254787">
        <w:rPr>
          <w:rStyle w:val="aff1"/>
        </w:rPr>
        <w:t>ATP_INTERRUPT_NB</w:t>
      </w:r>
      <w:r w:rsidRPr="00254787">
        <w:t>-1].CogCounter</w:t>
      </w:r>
      <w:r w:rsidR="003F0DA2">
        <w:rPr>
          <w:rFonts w:hint="eastAsia"/>
        </w:rPr>
        <w:t>(k)</w:t>
      </w:r>
    </w:p>
    <w:p w:rsidR="003F0DA2" w:rsidP="00254787" w:rsidRDefault="00254787">
      <w:pPr>
        <w:pStyle w:val="af7"/>
      </w:pPr>
      <w:r w:rsidRPr="00254787">
        <w:t xml:space="preserve">            - </w:t>
      </w:r>
      <w:hyperlink w:history="1" w:anchor="IdenticalLockedOdometer">
        <w:r w:rsidRPr="00254787">
          <w:rPr>
            <w:rStyle w:val="ac"/>
          </w:rPr>
          <w:t>IdenticalLockedOdometer</w:t>
        </w:r>
      </w:hyperlink>
      <w:r w:rsidRPr="00254787">
        <w:t>[</w:t>
      </w:r>
      <w:r w:rsidRPr="00254787" w:rsidR="003F0DA2">
        <w:rPr>
          <w:rStyle w:val="aff1"/>
        </w:rPr>
        <w:t>ATP_INTERRUPT_NB</w:t>
      </w:r>
      <w:r w:rsidRPr="00254787" w:rsidR="003F0DA2">
        <w:t>-1</w:t>
      </w:r>
      <w:r w:rsidRPr="00254787">
        <w:t>].CogCounter</w:t>
      </w:r>
      <w:r w:rsidR="003F0DA2">
        <w:rPr>
          <w:rFonts w:hint="eastAsia"/>
        </w:rPr>
        <w:t>(k-1)</w:t>
      </w:r>
      <w:r w:rsidRPr="00254787">
        <w:t>)</w:t>
      </w:r>
    </w:p>
    <w:p w:rsidRPr="00254787" w:rsidR="00254787" w:rsidP="00254787" w:rsidRDefault="00254787">
      <w:pPr>
        <w:pStyle w:val="af7"/>
      </w:pPr>
      <w:r w:rsidRPr="00254787">
        <w:t xml:space="preserve"> </w:t>
      </w:r>
      <w:r w:rsidR="003F0DA2">
        <w:rPr>
          <w:rFonts w:hint="eastAsia"/>
        </w:rPr>
        <w:t xml:space="preserve">        </w:t>
      </w:r>
      <w:r w:rsidRPr="00254787">
        <w:t>&gt; ATPsetting.OdoMaxCogOnCycle):</w:t>
      </w:r>
    </w:p>
    <w:p w:rsidRPr="00254787" w:rsidR="00254787" w:rsidP="00254787" w:rsidRDefault="00254787">
      <w:pPr>
        <w:pStyle w:val="af7"/>
      </w:pPr>
      <w:r w:rsidRPr="00254787">
        <w:t xml:space="preserve">        return </w:t>
      </w:r>
      <w:r w:rsidRPr="00254787">
        <w:rPr>
          <w:rStyle w:val="aff1"/>
        </w:rPr>
        <w:t>True</w:t>
      </w:r>
    </w:p>
    <w:p w:rsidR="00254787" w:rsidP="00254787" w:rsidRDefault="00254787">
      <w:pPr>
        <w:pStyle w:val="af7"/>
      </w:pPr>
      <w:r w:rsidRPr="00254787">
        <w:t xml:space="preserve">    else:</w:t>
      </w:r>
    </w:p>
    <w:p w:rsidR="00441701" w:rsidP="000431E0" w:rsidRDefault="00254787">
      <w:pPr>
        <w:pStyle w:val="af7"/>
      </w:pPr>
      <w:r>
        <w:rPr>
          <w:rFonts w:hint="eastAsia"/>
        </w:rPr>
        <w:t xml:space="preserve">        </w:t>
      </w:r>
      <w:r w:rsidR="00D750F8">
        <w:rPr>
          <w:rFonts w:hint="eastAsia"/>
        </w:rPr>
        <w:t>for</w:t>
      </w:r>
      <w:r w:rsidR="00441701">
        <w:rPr>
          <w:rFonts w:hint="eastAsia"/>
        </w:rPr>
        <w:t xml:space="preserve"> </w:t>
      </w:r>
      <w:r w:rsidR="00441701">
        <w:t>i in</w:t>
      </w:r>
      <w:r w:rsidR="00441701">
        <w:rPr>
          <w:rFonts w:hint="eastAsia"/>
        </w:rPr>
        <w:t xml:space="preserve"> </w:t>
      </w:r>
      <w:hyperlink w:history="1" w:anchor="range">
        <w:r w:rsidRPr="003B2B37" w:rsidR="003B2B37">
          <w:rPr>
            <w:rStyle w:val="ac"/>
          </w:rPr>
          <w:t>range</w:t>
        </w:r>
      </w:hyperlink>
      <w:r w:rsidR="00D750F8">
        <w:rPr>
          <w:rFonts w:hint="eastAsia"/>
        </w:rPr>
        <w:t>(</w:t>
      </w:r>
      <w:r w:rsidRPr="0042770A" w:rsidR="00441701">
        <w:rPr>
          <w:rStyle w:val="aff1"/>
        </w:rPr>
        <w:t>ATP_INTERRUPT_NB</w:t>
      </w:r>
      <w:r>
        <w:rPr>
          <w:rStyle w:val="aff1"/>
          <w:rFonts w:hint="eastAsia"/>
        </w:rPr>
        <w:t>-1</w:t>
      </w:r>
      <w:r w:rsidR="00D750F8">
        <w:rPr>
          <w:rFonts w:hint="eastAsia"/>
        </w:rPr>
        <w:t>):</w:t>
      </w:r>
    </w:p>
    <w:p w:rsidR="00441701" w:rsidP="000431E0" w:rsidRDefault="00441701">
      <w:pPr>
        <w:pStyle w:val="af7"/>
      </w:pPr>
      <w:r>
        <w:t xml:space="preserve"> </w:t>
      </w:r>
      <w:r w:rsidR="003928F2">
        <w:rPr>
          <w:rFonts w:hint="eastAsia"/>
        </w:rPr>
        <w:t xml:space="preserve">   </w:t>
      </w:r>
      <w:r w:rsidR="00254787">
        <w:rPr>
          <w:rFonts w:hint="eastAsia"/>
        </w:rPr>
        <w:t xml:space="preserve">        if </w:t>
      </w:r>
      <w:r>
        <w:rPr>
          <w:rFonts w:hint="eastAsia"/>
        </w:rPr>
        <w:t>(</w:t>
      </w:r>
      <w:hyperlink w:history="1" w:anchor="abs">
        <w:r w:rsidRPr="00FD11C8" w:rsidR="00FD11C8">
          <w:rPr>
            <w:rStyle w:val="ac"/>
            <w:rFonts w:hint="eastAsia"/>
          </w:rPr>
          <w:t>abs</w:t>
        </w:r>
      </w:hyperlink>
      <w:r>
        <w:rPr>
          <w:rFonts w:hint="eastAsia"/>
        </w:rPr>
        <w:t>(</w:t>
      </w:r>
      <w:hyperlink w:history="1" w:anchor="IdenticalLockedOdometer">
        <w:r w:rsidR="00047F0A">
          <w:rPr>
            <w:rStyle w:val="ac"/>
          </w:rPr>
          <w:t>IdenticalLockedOdometer</w:t>
        </w:r>
      </w:hyperlink>
      <w:r w:rsidRPr="0042770A">
        <w:t>[</w:t>
      </w:r>
      <w:r>
        <w:rPr>
          <w:rFonts w:hint="eastAsia"/>
        </w:rPr>
        <w:t>i</w:t>
      </w:r>
      <w:r w:rsidRPr="0042770A">
        <w:t>]</w:t>
      </w:r>
      <w:r>
        <w:rPr>
          <w:rFonts w:hint="eastAsia"/>
        </w:rPr>
        <w:t>.</w:t>
      </w:r>
      <w:hyperlink w:history="1" w:anchor="CogCounter">
        <w:r w:rsidR="00047F0A">
          <w:rPr>
            <w:rStyle w:val="ac"/>
          </w:rPr>
          <w:t>CogCounter</w:t>
        </w:r>
      </w:hyperlink>
    </w:p>
    <w:p w:rsidR="00441701" w:rsidP="005E582E" w:rsidRDefault="00441701">
      <w:pPr>
        <w:pStyle w:val="af7"/>
      </w:pPr>
      <w:r>
        <w:rPr>
          <w:rFonts w:hint="eastAsia"/>
        </w:rPr>
        <w:lastRenderedPageBreak/>
        <w:t xml:space="preserve">  </w:t>
      </w:r>
      <w:r w:rsidR="00254787">
        <w:rPr>
          <w:rFonts w:hint="eastAsia"/>
        </w:rPr>
        <w:t xml:space="preserve">       </w:t>
      </w:r>
      <w:r>
        <w:rPr>
          <w:rFonts w:hint="eastAsia"/>
        </w:rPr>
        <w:t xml:space="preserve">         </w:t>
      </w:r>
      <w:r w:rsidR="00FD11C8">
        <w:rPr>
          <w:rFonts w:hint="eastAsia"/>
        </w:rPr>
        <w:t xml:space="preserve">   </w:t>
      </w:r>
      <w:r>
        <w:rPr>
          <w:rFonts w:hint="eastAsia"/>
        </w:rPr>
        <w:t xml:space="preserve">- </w:t>
      </w:r>
      <w:hyperlink w:history="1" w:anchor="IdenticalLockedOdometer">
        <w:r w:rsidR="00047F0A">
          <w:rPr>
            <w:rStyle w:val="ac"/>
          </w:rPr>
          <w:t>IdenticalLockedOdometer</w:t>
        </w:r>
      </w:hyperlink>
      <w:r w:rsidRPr="0042770A">
        <w:t>[</w:t>
      </w:r>
      <w:r>
        <w:rPr>
          <w:rFonts w:hint="eastAsia"/>
        </w:rPr>
        <w:t>i</w:t>
      </w:r>
      <w:r w:rsidR="00254787">
        <w:rPr>
          <w:rFonts w:hint="eastAsia"/>
        </w:rPr>
        <w:t>+</w:t>
      </w:r>
      <w:r>
        <w:rPr>
          <w:rFonts w:hint="eastAsia"/>
        </w:rPr>
        <w:t>1</w:t>
      </w:r>
      <w:r w:rsidRPr="0042770A">
        <w:t>]</w:t>
      </w:r>
      <w:r>
        <w:rPr>
          <w:rFonts w:hint="eastAsia"/>
        </w:rPr>
        <w:t>.</w:t>
      </w:r>
      <w:hyperlink w:history="1" w:anchor="CogCounter">
        <w:r w:rsidR="00047F0A">
          <w:rPr>
            <w:rStyle w:val="ac"/>
          </w:rPr>
          <w:t>CogCounter</w:t>
        </w:r>
      </w:hyperlink>
      <w:r>
        <w:rPr>
          <w:rFonts w:hint="eastAsia"/>
        </w:rPr>
        <w:t xml:space="preserve">)&gt; </w:t>
      </w:r>
      <w:hyperlink w:history="1" w:anchor="ATPsetting">
        <w:r w:rsidR="00786D0B">
          <w:rPr>
            <w:rStyle w:val="ac"/>
          </w:rPr>
          <w:t>ATPsetting</w:t>
        </w:r>
      </w:hyperlink>
      <w:r>
        <w:rPr>
          <w:rFonts w:hint="eastAsia"/>
        </w:rPr>
        <w:t>.</w:t>
      </w:r>
      <w:r w:rsidR="00A24CAC">
        <w:rPr>
          <w:rFonts w:hint="eastAsia"/>
        </w:rPr>
        <w:t>OdoMaxCogOnIntrrupt</w:t>
      </w:r>
      <w:r>
        <w:rPr>
          <w:rFonts w:hint="eastAsia"/>
        </w:rPr>
        <w:t>)</w:t>
      </w:r>
      <w:r w:rsidR="00254787">
        <w:rPr>
          <w:rFonts w:hint="eastAsia"/>
        </w:rPr>
        <w:t>:</w:t>
      </w:r>
    </w:p>
    <w:p w:rsidRPr="00903933" w:rsidR="00903933" w:rsidP="00903933" w:rsidRDefault="00903933">
      <w:pPr>
        <w:pStyle w:val="af7"/>
      </w:pPr>
      <w:r w:rsidRPr="00903933">
        <w:t xml:space="preserve">                return </w:t>
      </w:r>
      <w:r w:rsidRPr="00254787">
        <w:rPr>
          <w:rStyle w:val="aff1"/>
        </w:rPr>
        <w:t>True</w:t>
      </w:r>
    </w:p>
    <w:p w:rsidRPr="00903933" w:rsidR="00903933" w:rsidP="00903933" w:rsidRDefault="00903933">
      <w:pPr>
        <w:pStyle w:val="af7"/>
      </w:pPr>
      <w:r w:rsidRPr="00903933">
        <w:t xml:space="preserve">            else:</w:t>
      </w:r>
    </w:p>
    <w:p w:rsidRPr="00903933" w:rsidR="00903933" w:rsidP="00903933" w:rsidRDefault="00903933">
      <w:pPr>
        <w:pStyle w:val="af7"/>
      </w:pPr>
      <w:r w:rsidRPr="00903933">
        <w:t xml:space="preserve">                continue</w:t>
      </w:r>
    </w:p>
    <w:p w:rsidR="00903933" w:rsidP="00903933" w:rsidRDefault="00903933">
      <w:pPr>
        <w:pStyle w:val="af7"/>
      </w:pPr>
      <w:r w:rsidRPr="00903933">
        <w:t xml:space="preserve">        return </w:t>
      </w:r>
      <w:r w:rsidRPr="00254787">
        <w:rPr>
          <w:rStyle w:val="aff1"/>
        </w:rPr>
        <w:t>False</w:t>
      </w:r>
    </w:p>
    <w:p w:rsidRPr="008A1414" w:rsidR="00441701" w:rsidP="000C0D62" w:rsidRDefault="00441701">
      <w:pPr>
        <w:pStyle w:val="ReqtifyAltQ"/>
      </w:pPr>
      <w:r w:rsidRPr="008A1414">
        <w:t>#Category=Functional</w:t>
      </w:r>
    </w:p>
    <w:p w:rsidRPr="008A1414" w:rsidR="00441701" w:rsidP="000C0D62" w:rsidRDefault="00441701">
      <w:pPr>
        <w:pStyle w:val="ReqtifyAltQ"/>
      </w:pPr>
      <w:r w:rsidRPr="008A1414">
        <w:t>#Contribution</w:t>
      </w:r>
      <w:r>
        <w:t>=SIL4</w:t>
      </w:r>
    </w:p>
    <w:p w:rsidR="009328EA" w:rsidP="000C0D62" w:rsidRDefault="00441701">
      <w:pPr>
        <w:pStyle w:val="ReqtifyAltQ"/>
        <w:rPr>
          <w:ins w:author="常鸣" w:date="2014-07-03T14:27:00Z" w:id="4321"/>
        </w:rPr>
      </w:pPr>
      <w:del w:author="常鸣" w:date="2014-07-03T14:27:00Z" w:id="4322">
        <w:r w:rsidRPr="008A1414" w:rsidDel="009328EA">
          <w:delText>#S</w:delText>
        </w:r>
      </w:del>
      <w:ins w:author="常鸣" w:date="2014-07-03T14:27:00Z" w:id="4323">
        <w:r w:rsidR="009328EA">
          <w:t>#Allocation=ATP Software</w:t>
        </w:r>
      </w:ins>
      <w:ins w:author="常鸣" w:date="2014-07-03T14:48:00Z" w:id="4324">
        <w:r w:rsidR="002428AA">
          <w:rPr>
            <w:rFonts w:hint="eastAsia"/>
          </w:rPr>
          <w:t>, Vital Embedded Setting</w:t>
        </w:r>
      </w:ins>
    </w:p>
    <w:p w:rsidRPr="008A1414" w:rsidR="00441701" w:rsidP="000C0D62" w:rsidRDefault="009328EA">
      <w:pPr>
        <w:pStyle w:val="ReqtifyAltQ"/>
      </w:pPr>
      <w:ins w:author="常鸣" w:date="2014-07-03T14:27:00Z" w:id="4325">
        <w:r>
          <w:t>#S</w:t>
        </w:r>
      </w:ins>
      <w:r w:rsidRPr="008A1414" w:rsidR="00441701">
        <w:t>ource=</w:t>
      </w:r>
      <w:r w:rsidR="00441701">
        <w:rPr>
          <w:rFonts w:hint="eastAsia"/>
        </w:rPr>
        <w:t>[iTC_CC-SyAD-0149],</w:t>
      </w:r>
      <w:r w:rsidRPr="001B3EB5" w:rsidR="001B3EB5">
        <w:rPr>
          <w:rFonts w:hint="eastAsia"/>
        </w:rPr>
        <w:t xml:space="preserve"> </w:t>
      </w:r>
      <w:r w:rsidR="001B3EB5">
        <w:rPr>
          <w:rFonts w:hint="eastAsia"/>
        </w:rPr>
        <w:t>[iTC_CC-SyAD-1158],</w:t>
      </w:r>
      <w:r w:rsidR="00441701">
        <w:rPr>
          <w:rFonts w:hint="eastAsia"/>
        </w:rPr>
        <w:t xml:space="preserve"> [</w:t>
      </w:r>
      <w:r w:rsidR="00441701">
        <w:t>iTC_CC_ATP_SwHA</w:t>
      </w:r>
      <w:r w:rsidRPr="00CA7F59" w:rsidR="00441701">
        <w:t>-0054</w:t>
      </w:r>
      <w:r w:rsidR="00441701">
        <w:rPr>
          <w:rFonts w:hint="eastAsia"/>
        </w:rPr>
        <w:t>]</w:t>
      </w:r>
    </w:p>
    <w:p w:rsidRPr="008A1414" w:rsidR="00441701" w:rsidP="000C0D62" w:rsidRDefault="00441701">
      <w:pPr>
        <w:pStyle w:val="ReqtifyAltQ"/>
      </w:pPr>
      <w:r w:rsidRPr="008A1414">
        <w:t>[End]</w:t>
      </w:r>
    </w:p>
    <w:p w:rsidR="00441701" w:rsidP="00C93484" w:rsidRDefault="00441701">
      <w:pPr>
        <w:pStyle w:val="Reqtify"/>
      </w:pPr>
    </w:p>
    <w:p w:rsidR="00441701" w:rsidP="00C93484" w:rsidRDefault="00441701">
      <w:pPr>
        <w:pStyle w:val="Reqtify"/>
      </w:pPr>
      <w:r w:rsidRPr="008F386B">
        <w:rPr>
          <w:rStyle w:val="aff1"/>
          <w:rFonts w:hint="eastAsia"/>
        </w:rPr>
        <w:t>NOTES</w:t>
      </w:r>
      <w:r>
        <w:rPr>
          <w:rFonts w:hint="eastAsia"/>
        </w:rPr>
        <w:t>:</w:t>
      </w:r>
    </w:p>
    <w:p w:rsidR="00747803" w:rsidP="00C93484" w:rsidRDefault="00532AED">
      <w:pPr>
        <w:pStyle w:val="Reqtify"/>
      </w:pPr>
      <w:hyperlink w:history="1" w:anchor="ATPsetting">
        <w:r w:rsidR="00747803">
          <w:rPr>
            <w:rStyle w:val="ac"/>
          </w:rPr>
          <w:t>ATPsetting</w:t>
        </w:r>
      </w:hyperlink>
      <w:r w:rsidR="005E582E">
        <w:rPr>
          <w:rFonts w:hint="eastAsia"/>
        </w:rPr>
        <w:t>.OdoMaxCogOnCycle</w:t>
      </w:r>
      <w:r w:rsidR="00747803">
        <w:rPr>
          <w:rFonts w:hint="eastAsia"/>
        </w:rPr>
        <w:t>，</w:t>
      </w:r>
      <w:r w:rsidRPr="00C42834" w:rsidR="00C42834">
        <w:rPr>
          <w:rFonts w:hint="eastAsia"/>
        </w:rPr>
        <w:t>由</w:t>
      </w:r>
      <w:r w:rsidRPr="00C42834" w:rsidR="00C42834">
        <w:rPr>
          <w:rFonts w:hint="eastAsia"/>
        </w:rPr>
        <w:t>CC</w:t>
      </w:r>
      <w:r w:rsidRPr="00C42834" w:rsidR="00C42834">
        <w:rPr>
          <w:rFonts w:hint="eastAsia"/>
        </w:rPr>
        <w:t>离线工具将里程计</w:t>
      </w:r>
      <w:r w:rsidR="00C42834">
        <w:rPr>
          <w:rFonts w:hint="eastAsia"/>
        </w:rPr>
        <w:t>允许</w:t>
      </w:r>
      <w:r w:rsidRPr="00C42834" w:rsidR="00C42834">
        <w:rPr>
          <w:rFonts w:hint="eastAsia"/>
        </w:rPr>
        <w:t>最大速度</w:t>
      </w:r>
      <w:r w:rsidR="00C42834">
        <w:rPr>
          <w:rFonts w:hint="eastAsia"/>
        </w:rPr>
        <w:t>，根据项目最大齿距转换的</w:t>
      </w:r>
      <w:r w:rsidR="00747803">
        <w:rPr>
          <w:rFonts w:hint="eastAsia"/>
        </w:rPr>
        <w:t>每周期允许转过的最大齿数；</w:t>
      </w:r>
    </w:p>
    <w:p w:rsidR="00441701" w:rsidP="00C93484" w:rsidRDefault="00532AED">
      <w:pPr>
        <w:pStyle w:val="Reqtify"/>
      </w:pPr>
      <w:hyperlink w:history="1" w:anchor="ATPsetting">
        <w:r w:rsidR="00786D0B">
          <w:rPr>
            <w:rStyle w:val="ac"/>
          </w:rPr>
          <w:t>ATPsetting</w:t>
        </w:r>
      </w:hyperlink>
      <w:r w:rsidR="00441701">
        <w:rPr>
          <w:rFonts w:hint="eastAsia"/>
        </w:rPr>
        <w:t>.</w:t>
      </w:r>
      <w:r w:rsidR="005E582E">
        <w:rPr>
          <w:rFonts w:hint="eastAsia"/>
        </w:rPr>
        <w:t>OdoMaxCogOnInterrupt</w:t>
      </w:r>
      <w:r w:rsidR="005E582E">
        <w:rPr>
          <w:rFonts w:hint="eastAsia"/>
        </w:rPr>
        <w:t>，</w:t>
      </w:r>
      <w:r w:rsidR="00441701">
        <w:rPr>
          <w:rFonts w:hint="eastAsia"/>
        </w:rPr>
        <w:t>由</w:t>
      </w:r>
      <w:r w:rsidR="00441701">
        <w:rPr>
          <w:rFonts w:hint="eastAsia"/>
        </w:rPr>
        <w:t>CC</w:t>
      </w:r>
      <w:r w:rsidR="00441701">
        <w:rPr>
          <w:rFonts w:hint="eastAsia"/>
        </w:rPr>
        <w:t>离线工具</w:t>
      </w:r>
      <w:r w:rsidR="00C42834">
        <w:rPr>
          <w:rFonts w:hint="eastAsia"/>
        </w:rPr>
        <w:t>将里程计允许最大速度，根据项目最小齿距转换的</w:t>
      </w:r>
      <w:r w:rsidR="00441701">
        <w:rPr>
          <w:rFonts w:hint="eastAsia"/>
        </w:rPr>
        <w:t>每中断允许转过的最大齿数。</w:t>
      </w:r>
    </w:p>
    <w:p w:rsidR="00441701" w:rsidP="00C93484" w:rsidRDefault="00441701">
      <w:pPr>
        <w:pStyle w:val="Reqtify"/>
      </w:pPr>
    </w:p>
    <w:p w:rsidR="00441701" w:rsidP="00C93484" w:rsidRDefault="00441701">
      <w:pPr>
        <w:pStyle w:val="Reqtify"/>
      </w:pPr>
    </w:p>
    <w:p w:rsidR="00441701" w:rsidP="00704491" w:rsidRDefault="00441701">
      <w:pPr>
        <w:pStyle w:val="ReqtifyAltR"/>
      </w:pPr>
      <w:r>
        <w:t>[iTC_CC_ATP-SwRS-0</w:t>
      </w:r>
      <w:r>
        <w:rPr>
          <w:rFonts w:hint="eastAsia"/>
        </w:rPr>
        <w:t>174</w:t>
      </w:r>
      <w:r>
        <w:t>]</w:t>
      </w:r>
    </w:p>
    <w:p w:rsidR="00441701" w:rsidP="00C93484" w:rsidRDefault="007400C0">
      <w:pPr>
        <w:pStyle w:val="Reqtify"/>
      </w:pPr>
      <w:bookmarkStart w:name="WheelKinematicsInvalidForCogCount" w:id="4326"/>
      <w:r w:rsidRPr="00501C21">
        <w:rPr>
          <w:rStyle w:val="aff2"/>
          <w:bCs w:val="0"/>
          <w:iCs w:val="0"/>
        </w:rPr>
        <w:t>WheelKinematicsInvalidForCogCount</w:t>
      </w:r>
      <w:bookmarkEnd w:id="4326"/>
      <w:r w:rsidR="00441701">
        <w:rPr>
          <w:rFonts w:hint="eastAsia"/>
        </w:rPr>
        <w:t>，如果</w:t>
      </w:r>
      <w:r w:rsidR="00441701">
        <w:rPr>
          <w:rFonts w:hint="eastAsia"/>
        </w:rPr>
        <w:t>ATP</w:t>
      </w:r>
      <w:r w:rsidR="00441701">
        <w:rPr>
          <w:rFonts w:hint="eastAsia"/>
        </w:rPr>
        <w:t>检测到某个中断的齿数转过最大值时，设置齿数计算错误。</w:t>
      </w:r>
    </w:p>
    <w:p w:rsidR="00441701" w:rsidP="00C93484" w:rsidRDefault="00441701">
      <w:pPr>
        <w:pStyle w:val="Reqtify"/>
      </w:pPr>
      <w:r>
        <w:rPr>
          <w:rFonts w:hint="eastAsia"/>
        </w:rPr>
        <w:t>If the calculated movement exceeds the default one, ATP shall set the wheel kinematics invalid.</w:t>
      </w:r>
    </w:p>
    <w:p w:rsidR="00441701" w:rsidP="000431E0" w:rsidRDefault="00532AED">
      <w:pPr>
        <w:pStyle w:val="af7"/>
      </w:pPr>
      <w:hyperlink w:history="1" w:anchor="WheelKinematicsInvalidForCogCount">
        <w:r w:rsidR="007400C0">
          <w:rPr>
            <w:rStyle w:val="ac"/>
          </w:rPr>
          <w:t>WheelKinematicsInvalidForCogCount</w:t>
        </w:r>
      </w:hyperlink>
      <w:r w:rsidR="00397BD9">
        <w:rPr>
          <w:rFonts w:hint="eastAsia"/>
        </w:rPr>
        <w:t xml:space="preserve"> = </w:t>
      </w:r>
      <w:hyperlink w:history="1" w:anchor="MaxCountCogsRunInCycleExceeded">
        <w:r w:rsidR="00047F0A">
          <w:rPr>
            <w:rStyle w:val="ac"/>
          </w:rPr>
          <w:t>MaxCountCogsRunInCycleExceeded</w:t>
        </w:r>
      </w:hyperlink>
      <w:r w:rsidR="00441701">
        <w:rPr>
          <w:rFonts w:hint="eastAsia"/>
        </w:rPr>
        <w:t>(k))</w:t>
      </w:r>
    </w:p>
    <w:p w:rsidRPr="008A1414" w:rsidR="00441701" w:rsidP="000C0D62" w:rsidRDefault="00441701">
      <w:pPr>
        <w:pStyle w:val="ReqtifyAltQ"/>
      </w:pPr>
      <w:r w:rsidRPr="008A1414">
        <w:t>#Category=Functional</w:t>
      </w:r>
    </w:p>
    <w:p w:rsidRPr="008A1414" w:rsidR="00441701" w:rsidP="000C0D62" w:rsidRDefault="00441701">
      <w:pPr>
        <w:pStyle w:val="ReqtifyAltQ"/>
      </w:pPr>
      <w:r w:rsidRPr="008A1414">
        <w:t>#Contribution</w:t>
      </w:r>
      <w:r>
        <w:t>=SIL4</w:t>
      </w:r>
    </w:p>
    <w:p w:rsidR="009328EA" w:rsidP="000C0D62" w:rsidRDefault="00441701">
      <w:pPr>
        <w:pStyle w:val="ReqtifyAltQ"/>
        <w:rPr>
          <w:ins w:author="常鸣" w:date="2014-07-03T14:27:00Z" w:id="4327"/>
        </w:rPr>
      </w:pPr>
      <w:del w:author="常鸣" w:date="2014-07-03T14:27:00Z" w:id="4328">
        <w:r w:rsidRPr="008A1414" w:rsidDel="009328EA">
          <w:delText>#S</w:delText>
        </w:r>
      </w:del>
      <w:ins w:author="常鸣" w:date="2014-07-03T14:27:00Z" w:id="4329">
        <w:r w:rsidR="009328EA">
          <w:t>#Allocation=ATP Software</w:t>
        </w:r>
      </w:ins>
    </w:p>
    <w:p w:rsidRPr="008A1414" w:rsidR="00441701" w:rsidP="000C0D62" w:rsidRDefault="009328EA">
      <w:pPr>
        <w:pStyle w:val="ReqtifyAltQ"/>
      </w:pPr>
      <w:ins w:author="常鸣" w:date="2014-07-03T14:27:00Z" w:id="4330">
        <w:r>
          <w:t>#S</w:t>
        </w:r>
      </w:ins>
      <w:r w:rsidRPr="008A1414" w:rsidR="00441701">
        <w:t>ource=</w:t>
      </w:r>
      <w:r w:rsidR="00441701">
        <w:rPr>
          <w:rFonts w:hint="eastAsia"/>
        </w:rPr>
        <w:t xml:space="preserve">[iTC_CC-SyAD-0149], </w:t>
      </w:r>
      <w:r w:rsidRPr="00DB7237" w:rsidR="00441701">
        <w:t>[iTC_CC-SyAD-0960]</w:t>
      </w:r>
      <w:r w:rsidR="001B3EB5">
        <w:rPr>
          <w:rFonts w:hint="eastAsia"/>
        </w:rPr>
        <w:t>,</w:t>
      </w:r>
      <w:r w:rsidRPr="001B3EB5" w:rsidR="001B3EB5">
        <w:rPr>
          <w:rFonts w:hint="eastAsia"/>
        </w:rPr>
        <w:t xml:space="preserve"> </w:t>
      </w:r>
      <w:r w:rsidR="001B3EB5">
        <w:rPr>
          <w:rFonts w:hint="eastAsia"/>
        </w:rPr>
        <w:t>[iTC_CC-SyAD-1158]</w:t>
      </w:r>
      <w:r w:rsidR="00441701">
        <w:rPr>
          <w:rFonts w:hint="eastAsia"/>
        </w:rPr>
        <w:t>, [</w:t>
      </w:r>
      <w:r w:rsidR="00441701">
        <w:t>iTC_CC_ATP_SwHA</w:t>
      </w:r>
      <w:r w:rsidRPr="00CA7F59" w:rsidR="00441701">
        <w:t>-0054</w:t>
      </w:r>
      <w:r w:rsidR="00441701">
        <w:rPr>
          <w:rFonts w:hint="eastAsia"/>
        </w:rPr>
        <w:t>]</w:t>
      </w:r>
    </w:p>
    <w:p w:rsidRPr="008A1414" w:rsidR="00441701" w:rsidP="000C0D62" w:rsidRDefault="00441701">
      <w:pPr>
        <w:pStyle w:val="ReqtifyAltQ"/>
      </w:pPr>
      <w:r w:rsidRPr="008A1414">
        <w:t>[End]</w:t>
      </w:r>
    </w:p>
    <w:p w:rsidR="007106B6" w:rsidP="00C93484" w:rsidRDefault="007106B6">
      <w:pPr>
        <w:pStyle w:val="Reqtify"/>
      </w:pPr>
    </w:p>
    <w:p w:rsidR="007A29ED" w:rsidP="00934391" w:rsidRDefault="007A29ED">
      <w:pPr>
        <w:pStyle w:val="3"/>
      </w:pPr>
      <w:r>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208"/>
        <w:gridCol w:w="2026"/>
        <w:gridCol w:w="2026"/>
        <w:gridCol w:w="2026"/>
      </w:tblGrid>
      <w:tr w:rsidRPr="00785CC7" w:rsidR="007A29ED" w:rsidTr="00983578">
        <w:tc>
          <w:tcPr>
            <w:tcW w:w="1566" w:type="pct"/>
            <w:tcBorders>
              <w:top w:val="single" w:color="000000" w:sz="12" w:space="0"/>
              <w:bottom w:val="single" w:color="000000" w:sz="4" w:space="0"/>
            </w:tcBorders>
            <w:shd w:val="clear" w:color="auto" w:fill="E0E0E0"/>
          </w:tcPr>
          <w:p w:rsidR="007A29ED" w:rsidP="00FA0FBB" w:rsidRDefault="007A29ED">
            <w:pPr>
              <w:pStyle w:val="af6"/>
            </w:pPr>
            <w:r w:rsidRPr="00B1730D">
              <w:t>Name</w:t>
            </w:r>
          </w:p>
        </w:tc>
        <w:tc>
          <w:tcPr>
            <w:tcW w:w="1145" w:type="pct"/>
            <w:tcBorders>
              <w:top w:val="single" w:color="000000" w:sz="12" w:space="0"/>
              <w:bottom w:val="single" w:color="000000" w:sz="4" w:space="0"/>
            </w:tcBorders>
            <w:shd w:val="clear" w:color="auto" w:fill="E0E0E0"/>
          </w:tcPr>
          <w:p w:rsidR="007A29ED" w:rsidP="00FA0FBB" w:rsidRDefault="007A29ED">
            <w:pPr>
              <w:pStyle w:val="af6"/>
            </w:pPr>
            <w:r>
              <w:rPr>
                <w:rFonts w:hint="eastAsia"/>
              </w:rPr>
              <w:t>Safety Critical</w:t>
            </w:r>
          </w:p>
        </w:tc>
        <w:tc>
          <w:tcPr>
            <w:tcW w:w="1145" w:type="pct"/>
            <w:tcBorders>
              <w:top w:val="single" w:color="000000" w:sz="12" w:space="0"/>
              <w:bottom w:val="single" w:color="000000" w:sz="4" w:space="0"/>
            </w:tcBorders>
            <w:shd w:val="clear" w:color="auto" w:fill="E0E0E0"/>
          </w:tcPr>
          <w:p w:rsidR="007A29ED" w:rsidP="00FA0FBB" w:rsidRDefault="007A29ED">
            <w:pPr>
              <w:pStyle w:val="af6"/>
            </w:pPr>
            <w:r w:rsidRPr="00B1730D">
              <w:t>Observable</w:t>
            </w:r>
          </w:p>
        </w:tc>
        <w:tc>
          <w:tcPr>
            <w:tcW w:w="1144" w:type="pct"/>
            <w:tcBorders>
              <w:top w:val="single" w:color="000000" w:sz="12" w:space="0"/>
              <w:bottom w:val="single" w:color="000000" w:sz="4" w:space="0"/>
            </w:tcBorders>
            <w:shd w:val="clear" w:color="auto" w:fill="E0E0E0"/>
          </w:tcPr>
          <w:p w:rsidR="007A29ED" w:rsidP="00FA0FBB" w:rsidRDefault="007A29ED">
            <w:pPr>
              <w:pStyle w:val="af6"/>
            </w:pPr>
            <w:r w:rsidRPr="00B1730D">
              <w:t>Logical Type</w:t>
            </w:r>
          </w:p>
        </w:tc>
      </w:tr>
      <w:tr w:rsidR="00172379" w:rsidTr="00983578">
        <w:tc>
          <w:tcPr>
            <w:tcW w:w="1566" w:type="pct"/>
            <w:tcBorders>
              <w:top w:val="single" w:color="000000" w:sz="4" w:space="0"/>
            </w:tcBorders>
            <w:shd w:val="clear" w:color="auto" w:fill="auto"/>
          </w:tcPr>
          <w:p w:rsidR="00172379" w:rsidP="00591D6B" w:rsidRDefault="00532AED">
            <w:pPr>
              <w:pStyle w:val="AltB0"/>
            </w:pPr>
            <w:hyperlink w:history="1" w:anchor="CogPositionAfterTopLoc">
              <w:r w:rsidRPr="00A5652B" w:rsidR="00172379">
                <w:rPr>
                  <w:rStyle w:val="ac"/>
                </w:rPr>
                <w:t>CogPositionAfterTopLoc</w:t>
              </w:r>
            </w:hyperlink>
          </w:p>
        </w:tc>
        <w:tc>
          <w:tcPr>
            <w:tcW w:w="1145" w:type="pct"/>
            <w:tcBorders>
              <w:top w:val="single" w:color="000000" w:sz="4" w:space="0"/>
            </w:tcBorders>
          </w:tcPr>
          <w:p w:rsidR="00172379" w:rsidP="00591D6B" w:rsidRDefault="00172379">
            <w:pPr>
              <w:pStyle w:val="AltB0"/>
            </w:pPr>
            <w:r>
              <w:rPr>
                <w:rFonts w:hint="eastAsia"/>
              </w:rPr>
              <w:t>√</w:t>
            </w:r>
          </w:p>
        </w:tc>
        <w:tc>
          <w:tcPr>
            <w:tcW w:w="1145" w:type="pct"/>
            <w:tcBorders>
              <w:top w:val="single" w:color="000000" w:sz="4" w:space="0"/>
            </w:tcBorders>
            <w:shd w:val="clear" w:color="auto" w:fill="auto"/>
          </w:tcPr>
          <w:p w:rsidR="00172379" w:rsidP="00591D6B" w:rsidRDefault="00172379">
            <w:pPr>
              <w:pStyle w:val="AltB0"/>
            </w:pPr>
            <w:r>
              <w:rPr>
                <w:rFonts w:hint="eastAsia"/>
              </w:rPr>
              <w:t>√</w:t>
            </w:r>
          </w:p>
        </w:tc>
        <w:tc>
          <w:tcPr>
            <w:tcW w:w="1144" w:type="pct"/>
            <w:tcBorders>
              <w:top w:val="single" w:color="000000" w:sz="4" w:space="0"/>
            </w:tcBorders>
            <w:shd w:val="clear" w:color="auto" w:fill="auto"/>
          </w:tcPr>
          <w:p w:rsidRPr="00A5652B" w:rsidR="00172379" w:rsidP="00591D6B" w:rsidRDefault="00D32E5B">
            <w:pPr>
              <w:pStyle w:val="AltB0"/>
            </w:pPr>
            <w:r>
              <w:fldChar w:fldCharType="begin"/>
            </w:r>
            <w:r>
              <w:instrText xml:space="preserve"> REF NUMERIC_32 \h  \* MERGEFORMAT </w:instrText>
            </w:r>
            <w:r>
              <w:fldChar w:fldCharType="separate"/>
            </w:r>
            <w:r w:rsidRPr="00190111" w:rsidR="00DE178B">
              <w:rPr>
                <w:rStyle w:val="DATATYPE"/>
              </w:rPr>
              <w:t>NUMERIC_32</w:t>
            </w:r>
            <w:r>
              <w:fldChar w:fldCharType="end"/>
            </w:r>
          </w:p>
        </w:tc>
      </w:tr>
      <w:tr w:rsidR="00172379" w:rsidTr="00983578">
        <w:tc>
          <w:tcPr>
            <w:tcW w:w="1566" w:type="pct"/>
            <w:shd w:val="clear" w:color="auto" w:fill="auto"/>
          </w:tcPr>
          <w:p w:rsidR="00172379" w:rsidP="00591D6B" w:rsidRDefault="00532AED">
            <w:pPr>
              <w:pStyle w:val="AltB0"/>
            </w:pPr>
            <w:hyperlink w:history="1" w:anchor="CogPositionBeforeTopLoc">
              <w:r w:rsidRPr="00A5652B" w:rsidR="00172379">
                <w:rPr>
                  <w:rStyle w:val="ac"/>
                </w:rPr>
                <w:t>CogPositionBeforeTopLoc</w:t>
              </w:r>
            </w:hyperlink>
          </w:p>
        </w:tc>
        <w:tc>
          <w:tcPr>
            <w:tcW w:w="1145" w:type="pct"/>
          </w:tcPr>
          <w:p w:rsidR="00172379" w:rsidP="00591D6B" w:rsidRDefault="00172379">
            <w:pPr>
              <w:pStyle w:val="AltB0"/>
            </w:pPr>
            <w:r>
              <w:rPr>
                <w:rFonts w:hint="eastAsia"/>
              </w:rPr>
              <w:t>√</w:t>
            </w:r>
          </w:p>
        </w:tc>
        <w:tc>
          <w:tcPr>
            <w:tcW w:w="1145" w:type="pct"/>
            <w:shd w:val="clear" w:color="auto" w:fill="auto"/>
          </w:tcPr>
          <w:p w:rsidR="00172379" w:rsidP="00591D6B" w:rsidRDefault="00172379">
            <w:pPr>
              <w:pStyle w:val="AltB0"/>
            </w:pPr>
            <w:r>
              <w:rPr>
                <w:rFonts w:hint="eastAsia"/>
              </w:rPr>
              <w:t>√</w:t>
            </w:r>
          </w:p>
        </w:tc>
        <w:tc>
          <w:tcPr>
            <w:tcW w:w="1144" w:type="pct"/>
            <w:shd w:val="clear" w:color="auto" w:fill="auto"/>
          </w:tcPr>
          <w:p w:rsidRPr="00A5652B" w:rsidR="00172379" w:rsidP="00591D6B" w:rsidRDefault="00D32E5B">
            <w:pPr>
              <w:pStyle w:val="AltB0"/>
            </w:pPr>
            <w:r>
              <w:fldChar w:fldCharType="begin"/>
            </w:r>
            <w:r>
              <w:instrText xml:space="preserve"> REF NUMERIC_32 \h  \* MERGEFORMAT </w:instrText>
            </w:r>
            <w:r>
              <w:fldChar w:fldCharType="separate"/>
            </w:r>
            <w:r w:rsidRPr="00190111" w:rsidR="00DE178B">
              <w:rPr>
                <w:rStyle w:val="DATATYPE"/>
              </w:rPr>
              <w:t>NUMERIC_32</w:t>
            </w:r>
            <w:r>
              <w:fldChar w:fldCharType="end"/>
            </w:r>
          </w:p>
        </w:tc>
      </w:tr>
      <w:tr w:rsidR="00172379" w:rsidTr="00983578">
        <w:tc>
          <w:tcPr>
            <w:tcW w:w="1566" w:type="pct"/>
            <w:shd w:val="clear" w:color="auto" w:fill="auto"/>
          </w:tcPr>
          <w:p w:rsidR="00172379" w:rsidP="00591D6B" w:rsidRDefault="00532AED">
            <w:pPr>
              <w:pStyle w:val="AltB0"/>
            </w:pPr>
            <w:hyperlink w:history="1" w:anchor="OdometerCogPositionReady">
              <w:r w:rsidRPr="00A5652B" w:rsidR="00172379">
                <w:rPr>
                  <w:rStyle w:val="ac"/>
                </w:rPr>
                <w:t>OdometerCogPositionReady</w:t>
              </w:r>
            </w:hyperlink>
          </w:p>
        </w:tc>
        <w:tc>
          <w:tcPr>
            <w:tcW w:w="1145" w:type="pct"/>
          </w:tcPr>
          <w:p w:rsidR="00172379" w:rsidP="00591D6B" w:rsidRDefault="00172379">
            <w:pPr>
              <w:pStyle w:val="AltB0"/>
            </w:pPr>
            <w:r>
              <w:rPr>
                <w:rFonts w:hint="eastAsia"/>
              </w:rPr>
              <w:t>√</w:t>
            </w:r>
          </w:p>
        </w:tc>
        <w:tc>
          <w:tcPr>
            <w:tcW w:w="1145" w:type="pct"/>
            <w:shd w:val="clear" w:color="auto" w:fill="auto"/>
          </w:tcPr>
          <w:p w:rsidR="00172379" w:rsidP="00591D6B" w:rsidRDefault="00172379">
            <w:pPr>
              <w:pStyle w:val="AltB0"/>
            </w:pPr>
            <w:r>
              <w:rPr>
                <w:rFonts w:hint="eastAsia"/>
              </w:rPr>
              <w:t>√</w:t>
            </w:r>
          </w:p>
        </w:tc>
        <w:tc>
          <w:tcPr>
            <w:tcW w:w="1144" w:type="pct"/>
            <w:shd w:val="clear" w:color="auto" w:fill="auto"/>
          </w:tcPr>
          <w:p w:rsidRPr="00A5652B" w:rsidR="0017237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92999" w:rsidTr="00983578">
        <w:tc>
          <w:tcPr>
            <w:tcW w:w="1566" w:type="pct"/>
            <w:shd w:val="clear" w:color="auto" w:fill="auto"/>
          </w:tcPr>
          <w:p w:rsidR="00B92999" w:rsidP="00591D6B" w:rsidRDefault="00532AED">
            <w:pPr>
              <w:pStyle w:val="AltB0"/>
            </w:pPr>
            <w:hyperlink w:history="1" w:anchor="SensorTestPerformed">
              <w:r w:rsidR="00B92999">
                <w:rPr>
                  <w:rStyle w:val="ac"/>
                </w:rPr>
                <w:t>SensorTestPerformed</w:t>
              </w:r>
            </w:hyperlink>
          </w:p>
        </w:tc>
        <w:tc>
          <w:tcPr>
            <w:tcW w:w="1145" w:type="pct"/>
          </w:tcPr>
          <w:p w:rsidR="00B92999" w:rsidP="00591D6B" w:rsidRDefault="00B92999">
            <w:pPr>
              <w:pStyle w:val="AltB0"/>
            </w:pPr>
            <w:r>
              <w:rPr>
                <w:rFonts w:hint="eastAsia"/>
              </w:rPr>
              <w:t>√</w:t>
            </w:r>
          </w:p>
        </w:tc>
        <w:tc>
          <w:tcPr>
            <w:tcW w:w="1145" w:type="pct"/>
            <w:shd w:val="clear" w:color="auto" w:fill="auto"/>
          </w:tcPr>
          <w:p w:rsidR="00B92999" w:rsidP="00591D6B" w:rsidRDefault="00B92999">
            <w:pPr>
              <w:pStyle w:val="AltB0"/>
            </w:pPr>
            <w:r>
              <w:rPr>
                <w:rFonts w:hint="eastAsia"/>
              </w:rPr>
              <w:t>√</w:t>
            </w:r>
          </w:p>
        </w:tc>
        <w:tc>
          <w:tcPr>
            <w:tcW w:w="1144" w:type="pct"/>
            <w:shd w:val="clear" w:color="auto" w:fill="auto"/>
          </w:tcPr>
          <w:p w:rsidR="00B9299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172379" w:rsidTr="00983578">
        <w:tc>
          <w:tcPr>
            <w:tcW w:w="1566" w:type="pct"/>
            <w:shd w:val="clear" w:color="auto" w:fill="auto"/>
          </w:tcPr>
          <w:p w:rsidR="00172379" w:rsidP="00591D6B" w:rsidRDefault="00532AED">
            <w:pPr>
              <w:pStyle w:val="AltB0"/>
            </w:pPr>
            <w:hyperlink w:history="1" w:anchor="TeethCounter">
              <w:r w:rsidRPr="00A5652B" w:rsidR="00172379">
                <w:rPr>
                  <w:rStyle w:val="ac"/>
                </w:rPr>
                <w:t>TeethCounter</w:t>
              </w:r>
            </w:hyperlink>
          </w:p>
        </w:tc>
        <w:tc>
          <w:tcPr>
            <w:tcW w:w="1145" w:type="pct"/>
          </w:tcPr>
          <w:p w:rsidR="00172379" w:rsidP="00591D6B" w:rsidRDefault="00172379">
            <w:pPr>
              <w:pStyle w:val="AltB0"/>
            </w:pPr>
            <w:r>
              <w:rPr>
                <w:rFonts w:hint="eastAsia"/>
              </w:rPr>
              <w:t>√</w:t>
            </w:r>
          </w:p>
        </w:tc>
        <w:tc>
          <w:tcPr>
            <w:tcW w:w="1145" w:type="pct"/>
            <w:shd w:val="clear" w:color="auto" w:fill="auto"/>
          </w:tcPr>
          <w:p w:rsidR="00172379" w:rsidP="00591D6B" w:rsidRDefault="00172379">
            <w:pPr>
              <w:pStyle w:val="AltB0"/>
            </w:pPr>
            <w:r>
              <w:rPr>
                <w:rFonts w:hint="eastAsia"/>
              </w:rPr>
              <w:t>√</w:t>
            </w:r>
          </w:p>
        </w:tc>
        <w:tc>
          <w:tcPr>
            <w:tcW w:w="1144" w:type="pct"/>
            <w:shd w:val="clear" w:color="auto" w:fill="auto"/>
          </w:tcPr>
          <w:p w:rsidRPr="00A5652B" w:rsidR="00172379" w:rsidP="00591D6B" w:rsidRDefault="00D32E5B">
            <w:pPr>
              <w:pStyle w:val="AltB0"/>
            </w:pPr>
            <w:r>
              <w:fldChar w:fldCharType="begin"/>
            </w:r>
            <w:r>
              <w:instrText xml:space="preserve"> REF NUMERIC_32 \h  \* MERGEFORMAT </w:instrText>
            </w:r>
            <w:r>
              <w:fldChar w:fldCharType="separate"/>
            </w:r>
            <w:r w:rsidRPr="00190111" w:rsidR="00DE178B">
              <w:rPr>
                <w:rStyle w:val="DATATYPE"/>
              </w:rPr>
              <w:t>NUMERIC_32</w:t>
            </w:r>
            <w:r>
              <w:fldChar w:fldCharType="end"/>
            </w:r>
          </w:p>
        </w:tc>
      </w:tr>
      <w:tr w:rsidR="00172379" w:rsidTr="00983578">
        <w:tc>
          <w:tcPr>
            <w:tcW w:w="1566" w:type="pct"/>
            <w:shd w:val="clear" w:color="auto" w:fill="auto"/>
          </w:tcPr>
          <w:p w:rsidR="00172379" w:rsidP="00591D6B" w:rsidRDefault="00532AED">
            <w:pPr>
              <w:pStyle w:val="AltB0"/>
            </w:pPr>
            <w:hyperlink w:history="1" w:anchor="UnconsistentSensorTest">
              <w:r w:rsidRPr="00A5652B" w:rsidR="00172379">
                <w:rPr>
                  <w:rStyle w:val="ac"/>
                </w:rPr>
                <w:t>UnconsistentSensorTest</w:t>
              </w:r>
            </w:hyperlink>
          </w:p>
        </w:tc>
        <w:tc>
          <w:tcPr>
            <w:tcW w:w="1145" w:type="pct"/>
          </w:tcPr>
          <w:p w:rsidR="00172379" w:rsidP="00591D6B" w:rsidRDefault="00172379">
            <w:pPr>
              <w:pStyle w:val="AltB0"/>
            </w:pPr>
            <w:r>
              <w:rPr>
                <w:rFonts w:hint="eastAsia"/>
              </w:rPr>
              <w:t>√</w:t>
            </w:r>
          </w:p>
        </w:tc>
        <w:tc>
          <w:tcPr>
            <w:tcW w:w="1145" w:type="pct"/>
            <w:shd w:val="clear" w:color="auto" w:fill="auto"/>
          </w:tcPr>
          <w:p w:rsidR="00172379" w:rsidP="00591D6B" w:rsidRDefault="00172379">
            <w:pPr>
              <w:pStyle w:val="AltB0"/>
            </w:pPr>
            <w:r>
              <w:rPr>
                <w:rFonts w:hint="eastAsia"/>
              </w:rPr>
              <w:t>√</w:t>
            </w:r>
          </w:p>
        </w:tc>
        <w:tc>
          <w:tcPr>
            <w:tcW w:w="1144" w:type="pct"/>
            <w:shd w:val="clear" w:color="auto" w:fill="auto"/>
          </w:tcPr>
          <w:p w:rsidRPr="00A5652B" w:rsidR="0017237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172379" w:rsidTr="00983578">
        <w:tc>
          <w:tcPr>
            <w:tcW w:w="1566" w:type="pct"/>
            <w:shd w:val="clear" w:color="auto" w:fill="auto"/>
          </w:tcPr>
          <w:p w:rsidR="00172379" w:rsidP="00591D6B" w:rsidRDefault="00532AED">
            <w:pPr>
              <w:pStyle w:val="AltB0"/>
            </w:pPr>
            <w:hyperlink w:history="1" w:anchor="WheelFilteredStopped">
              <w:r w:rsidR="00172379">
                <w:rPr>
                  <w:rStyle w:val="ac"/>
                </w:rPr>
                <w:t>WheelFilteredStopped</w:t>
              </w:r>
            </w:hyperlink>
          </w:p>
        </w:tc>
        <w:tc>
          <w:tcPr>
            <w:tcW w:w="1145" w:type="pct"/>
          </w:tcPr>
          <w:p w:rsidR="00172379" w:rsidP="00591D6B" w:rsidRDefault="00172379">
            <w:pPr>
              <w:pStyle w:val="AltB0"/>
            </w:pPr>
            <w:r>
              <w:rPr>
                <w:rFonts w:hint="eastAsia"/>
              </w:rPr>
              <w:t>√</w:t>
            </w:r>
          </w:p>
        </w:tc>
        <w:tc>
          <w:tcPr>
            <w:tcW w:w="1145" w:type="pct"/>
            <w:shd w:val="clear" w:color="auto" w:fill="auto"/>
          </w:tcPr>
          <w:p w:rsidR="00172379" w:rsidP="00591D6B" w:rsidRDefault="00172379">
            <w:pPr>
              <w:pStyle w:val="AltB0"/>
            </w:pPr>
            <w:r>
              <w:rPr>
                <w:rFonts w:hint="eastAsia"/>
              </w:rPr>
              <w:t>√</w:t>
            </w:r>
          </w:p>
        </w:tc>
        <w:tc>
          <w:tcPr>
            <w:tcW w:w="1144" w:type="pct"/>
            <w:shd w:val="clear" w:color="auto" w:fill="auto"/>
          </w:tcPr>
          <w:p w:rsidR="0017237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172379" w:rsidTr="00983578">
        <w:tc>
          <w:tcPr>
            <w:tcW w:w="1566" w:type="pct"/>
            <w:shd w:val="clear" w:color="auto" w:fill="auto"/>
          </w:tcPr>
          <w:p w:rsidR="00172379" w:rsidP="00591D6B" w:rsidRDefault="00532AED">
            <w:pPr>
              <w:pStyle w:val="AltB0"/>
            </w:pPr>
            <w:hyperlink w:history="1" w:anchor="WheelKinematicsInvalidForCogCount">
              <w:r w:rsidR="00172379">
                <w:rPr>
                  <w:rStyle w:val="ac"/>
                </w:rPr>
                <w:t>WheelKinematicsInvalidForCogCount</w:t>
              </w:r>
            </w:hyperlink>
          </w:p>
        </w:tc>
        <w:tc>
          <w:tcPr>
            <w:tcW w:w="1145" w:type="pct"/>
          </w:tcPr>
          <w:p w:rsidR="00172379" w:rsidP="00591D6B" w:rsidRDefault="00172379">
            <w:pPr>
              <w:pStyle w:val="AltB0"/>
            </w:pPr>
            <w:r>
              <w:rPr>
                <w:rFonts w:hint="eastAsia"/>
              </w:rPr>
              <w:t>√</w:t>
            </w:r>
          </w:p>
        </w:tc>
        <w:tc>
          <w:tcPr>
            <w:tcW w:w="1145" w:type="pct"/>
            <w:shd w:val="clear" w:color="auto" w:fill="auto"/>
          </w:tcPr>
          <w:p w:rsidR="00172379" w:rsidP="00591D6B" w:rsidRDefault="00172379">
            <w:pPr>
              <w:pStyle w:val="AltB0"/>
            </w:pPr>
            <w:r>
              <w:rPr>
                <w:rFonts w:hint="eastAsia"/>
              </w:rPr>
              <w:t>√</w:t>
            </w:r>
          </w:p>
        </w:tc>
        <w:tc>
          <w:tcPr>
            <w:tcW w:w="1144" w:type="pct"/>
            <w:shd w:val="clear" w:color="auto" w:fill="auto"/>
          </w:tcPr>
          <w:p w:rsidR="0017237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983578" w:rsidTr="00983578">
        <w:tc>
          <w:tcPr>
            <w:tcW w:w="1566" w:type="pct"/>
            <w:shd w:val="clear" w:color="auto" w:fill="auto"/>
          </w:tcPr>
          <w:p w:rsidR="00983578" w:rsidP="00591D6B" w:rsidRDefault="00532AED">
            <w:pPr>
              <w:pStyle w:val="AltB0"/>
            </w:pPr>
            <w:hyperlink w:history="1" w:anchor="WheelStopped">
              <w:r w:rsidR="00983578">
                <w:rPr>
                  <w:rStyle w:val="ac"/>
                </w:rPr>
                <w:t>WheelStopped</w:t>
              </w:r>
            </w:hyperlink>
          </w:p>
        </w:tc>
        <w:tc>
          <w:tcPr>
            <w:tcW w:w="1145" w:type="pct"/>
          </w:tcPr>
          <w:p w:rsidR="00983578" w:rsidP="00591D6B" w:rsidRDefault="00983578">
            <w:pPr>
              <w:pStyle w:val="AltB0"/>
            </w:pPr>
            <w:r>
              <w:rPr>
                <w:rFonts w:hint="eastAsia"/>
              </w:rPr>
              <w:t>√</w:t>
            </w:r>
          </w:p>
        </w:tc>
        <w:tc>
          <w:tcPr>
            <w:tcW w:w="1145" w:type="pct"/>
            <w:shd w:val="clear" w:color="auto" w:fill="auto"/>
          </w:tcPr>
          <w:p w:rsidR="00983578" w:rsidP="00591D6B" w:rsidRDefault="00983578">
            <w:pPr>
              <w:pStyle w:val="AltB0"/>
            </w:pPr>
            <w:r>
              <w:rPr>
                <w:rFonts w:hint="eastAsia"/>
              </w:rPr>
              <w:t>√</w:t>
            </w:r>
          </w:p>
        </w:tc>
        <w:tc>
          <w:tcPr>
            <w:tcW w:w="1144" w:type="pct"/>
            <w:shd w:val="clear" w:color="auto" w:fill="auto"/>
          </w:tcPr>
          <w:p w:rsidR="00983578"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7A29ED" w:rsidP="00C93484" w:rsidRDefault="007A29ED">
      <w:pPr>
        <w:pStyle w:val="Reqtify"/>
      </w:pPr>
    </w:p>
    <w:p w:rsidR="007106B6" w:rsidP="00F23398" w:rsidRDefault="000F3C47">
      <w:pPr>
        <w:pStyle w:val="2"/>
        <w:ind w:left="756" w:hanging="756"/>
      </w:pPr>
      <w:bookmarkStart w:name="_Ref345055677" w:id="4331"/>
      <w:bookmarkStart w:name="_Toc348357044" w:id="4332"/>
      <w:bookmarkStart w:name="_Toc349030457" w:id="4333"/>
      <w:bookmarkStart w:name="_Toc347566590" w:id="4334"/>
      <w:bookmarkStart w:name="_Toc345689255" w:id="4335"/>
      <w:bookmarkStart w:name="_Toc376182956" w:id="4336"/>
      <w:bookmarkStart w:name="_Toc392229935" w:id="4337"/>
      <w:r>
        <w:rPr>
          <w:rFonts w:hint="eastAsia"/>
        </w:rPr>
        <w:t>F23</w:t>
      </w:r>
      <w:r w:rsidR="009460C0">
        <w:rPr>
          <w:rFonts w:hint="eastAsia"/>
        </w:rPr>
        <w:t>-</w:t>
      </w:r>
      <w:r w:rsidR="007A29ED">
        <w:rPr>
          <w:rFonts w:hint="eastAsia"/>
        </w:rPr>
        <w:t xml:space="preserve">Manage the </w:t>
      </w:r>
      <w:r w:rsidR="00306F7A">
        <w:rPr>
          <w:rFonts w:hint="eastAsia"/>
        </w:rPr>
        <w:t>O</w:t>
      </w:r>
      <w:r w:rsidR="007A29ED">
        <w:rPr>
          <w:rFonts w:hint="eastAsia"/>
        </w:rPr>
        <w:t xml:space="preserve">dometer </w:t>
      </w:r>
      <w:r w:rsidR="00306F7A">
        <w:rPr>
          <w:rFonts w:hint="eastAsia"/>
        </w:rPr>
        <w:t>S</w:t>
      </w:r>
      <w:r w:rsidR="007A29ED">
        <w:rPr>
          <w:rFonts w:hint="eastAsia"/>
        </w:rPr>
        <w:t>tate</w:t>
      </w:r>
      <w:bookmarkEnd w:id="4331"/>
      <w:bookmarkEnd w:id="4332"/>
      <w:bookmarkEnd w:id="4333"/>
      <w:bookmarkEnd w:id="4334"/>
      <w:bookmarkEnd w:id="4335"/>
      <w:bookmarkEnd w:id="4336"/>
      <w:bookmarkEnd w:id="4337"/>
    </w:p>
    <w:p w:rsidR="00896D6D" w:rsidP="00934391" w:rsidRDefault="00896D6D">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254"/>
        <w:gridCol w:w="1137"/>
        <w:gridCol w:w="3895"/>
      </w:tblGrid>
      <w:tr w:rsidRPr="00785CC7" w:rsidR="007A29ED" w:rsidTr="007A29ED">
        <w:tc>
          <w:tcPr>
            <w:tcW w:w="2291" w:type="pct"/>
            <w:tcBorders>
              <w:top w:val="single" w:color="000000" w:sz="12" w:space="0"/>
              <w:bottom w:val="single" w:color="000000" w:sz="4" w:space="0"/>
            </w:tcBorders>
            <w:shd w:val="clear" w:color="auto" w:fill="E0E0E0"/>
          </w:tcPr>
          <w:p w:rsidR="007A29ED" w:rsidP="00FA0FBB" w:rsidRDefault="007A29ED">
            <w:pPr>
              <w:pStyle w:val="af6"/>
            </w:pPr>
            <w:r w:rsidRPr="00B1730D">
              <w:t>Name</w:t>
            </w:r>
          </w:p>
        </w:tc>
        <w:tc>
          <w:tcPr>
            <w:tcW w:w="612" w:type="pct"/>
            <w:tcBorders>
              <w:top w:val="single" w:color="000000" w:sz="12" w:space="0"/>
              <w:bottom w:val="single" w:color="000000" w:sz="4" w:space="0"/>
            </w:tcBorders>
            <w:shd w:val="clear" w:color="auto" w:fill="E0E0E0"/>
          </w:tcPr>
          <w:p w:rsidR="007A29ED" w:rsidP="00FA0FBB" w:rsidRDefault="007A29ED">
            <w:pPr>
              <w:pStyle w:val="af6"/>
            </w:pPr>
            <w:r w:rsidRPr="00B1730D">
              <w:t>Nature</w:t>
            </w:r>
          </w:p>
        </w:tc>
        <w:tc>
          <w:tcPr>
            <w:tcW w:w="2097" w:type="pct"/>
            <w:tcBorders>
              <w:top w:val="single" w:color="000000" w:sz="12" w:space="0"/>
              <w:bottom w:val="single" w:color="000000" w:sz="4" w:space="0"/>
            </w:tcBorders>
            <w:shd w:val="clear" w:color="auto" w:fill="E0E0E0"/>
          </w:tcPr>
          <w:p w:rsidR="007A29ED" w:rsidP="00FA0FBB" w:rsidRDefault="007A29ED">
            <w:pPr>
              <w:pStyle w:val="af6"/>
            </w:pPr>
            <w:r w:rsidRPr="00B1730D">
              <w:t>Provided by</w:t>
            </w:r>
          </w:p>
        </w:tc>
      </w:tr>
      <w:tr w:rsidR="000733AC" w:rsidTr="007A29ED">
        <w:tc>
          <w:tcPr>
            <w:tcW w:w="2291" w:type="pct"/>
            <w:tcBorders>
              <w:top w:val="single" w:color="000000" w:sz="4" w:space="0"/>
            </w:tcBorders>
            <w:shd w:val="clear" w:color="auto" w:fill="auto"/>
          </w:tcPr>
          <w:p w:rsidR="000733AC" w:rsidP="00591D6B" w:rsidRDefault="00532AED">
            <w:pPr>
              <w:pStyle w:val="AltB0"/>
            </w:pPr>
            <w:hyperlink w:history="1" w:anchor="ATPsetting">
              <w:r w:rsidR="000733AC">
                <w:rPr>
                  <w:rStyle w:val="ac"/>
                </w:rPr>
                <w:t>ATPsetting</w:t>
              </w:r>
            </w:hyperlink>
          </w:p>
        </w:tc>
        <w:tc>
          <w:tcPr>
            <w:tcW w:w="612" w:type="pct"/>
            <w:tcBorders>
              <w:top w:val="single" w:color="000000" w:sz="4" w:space="0"/>
            </w:tcBorders>
            <w:shd w:val="clear" w:color="auto" w:fill="auto"/>
          </w:tcPr>
          <w:p w:rsidR="000733AC" w:rsidP="00591D6B" w:rsidRDefault="000733AC">
            <w:pPr>
              <w:pStyle w:val="AltB0"/>
            </w:pPr>
            <w:r>
              <w:rPr>
                <w:rFonts w:hint="eastAsia"/>
              </w:rPr>
              <w:t>Internal</w:t>
            </w:r>
          </w:p>
        </w:tc>
        <w:tc>
          <w:tcPr>
            <w:tcW w:w="2097"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0733AC" w:rsidTr="000733AC">
        <w:tc>
          <w:tcPr>
            <w:tcW w:w="2291" w:type="pct"/>
            <w:tcBorders>
              <w:top w:val="single" w:color="000000" w:sz="4" w:space="0"/>
            </w:tcBorders>
            <w:shd w:val="clear" w:color="auto" w:fill="auto"/>
          </w:tcPr>
          <w:p w:rsidR="000733AC" w:rsidP="00591D6B" w:rsidRDefault="00532AED">
            <w:pPr>
              <w:pStyle w:val="AltB0"/>
            </w:pPr>
            <w:hyperlink w:history="1" w:anchor="CoreId">
              <w:r w:rsidR="000733AC">
                <w:rPr>
                  <w:rStyle w:val="ac"/>
                </w:rPr>
                <w:t>CoreId</w:t>
              </w:r>
            </w:hyperlink>
          </w:p>
        </w:tc>
        <w:tc>
          <w:tcPr>
            <w:tcW w:w="612" w:type="pct"/>
            <w:tcBorders>
              <w:top w:val="single" w:color="000000" w:sz="4" w:space="0"/>
            </w:tcBorders>
            <w:shd w:val="clear" w:color="auto" w:fill="auto"/>
          </w:tcPr>
          <w:p w:rsidR="000733AC" w:rsidP="00591D6B" w:rsidRDefault="000733AC">
            <w:pPr>
              <w:pStyle w:val="AltB0"/>
            </w:pPr>
            <w:r>
              <w:rPr>
                <w:rFonts w:hint="eastAsia"/>
              </w:rPr>
              <w:t>Internal</w:t>
            </w:r>
          </w:p>
        </w:tc>
        <w:tc>
          <w:tcPr>
            <w:tcW w:w="2097"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A5652B" w:rsidTr="007A29ED">
        <w:tc>
          <w:tcPr>
            <w:tcW w:w="2291" w:type="pct"/>
            <w:shd w:val="clear" w:color="auto" w:fill="auto"/>
          </w:tcPr>
          <w:p w:rsidR="00A5652B" w:rsidP="00591D6B" w:rsidRDefault="00532AED">
            <w:pPr>
              <w:pStyle w:val="AltB0"/>
            </w:pPr>
            <w:hyperlink w:history="1" w:anchor="OdometerCogPositionReady">
              <w:r w:rsidR="00A5652B">
                <w:rPr>
                  <w:rStyle w:val="ac"/>
                </w:rPr>
                <w:t>OdometerCogPositionReady</w:t>
              </w:r>
            </w:hyperlink>
          </w:p>
        </w:tc>
        <w:tc>
          <w:tcPr>
            <w:tcW w:w="612" w:type="pct"/>
            <w:shd w:val="clear" w:color="auto" w:fill="auto"/>
          </w:tcPr>
          <w:p w:rsidRPr="00C9091D" w:rsidR="00A5652B" w:rsidP="00591D6B" w:rsidRDefault="00A5652B">
            <w:pPr>
              <w:pStyle w:val="AltB0"/>
            </w:pPr>
            <w:r>
              <w:rPr>
                <w:rFonts w:hint="eastAsia"/>
              </w:rPr>
              <w:t>Internal</w:t>
            </w:r>
          </w:p>
        </w:tc>
        <w:tc>
          <w:tcPr>
            <w:tcW w:w="2097" w:type="pct"/>
            <w:shd w:val="clear" w:color="auto" w:fill="auto"/>
          </w:tcPr>
          <w:p w:rsidR="00A5652B" w:rsidP="00591D6B" w:rsidRDefault="00A5652B">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r w:rsidR="00A5652B" w:rsidTr="007A29ED">
        <w:tc>
          <w:tcPr>
            <w:tcW w:w="2291" w:type="pct"/>
            <w:shd w:val="clear" w:color="auto" w:fill="auto"/>
          </w:tcPr>
          <w:p w:rsidR="00A5652B" w:rsidP="00591D6B" w:rsidRDefault="00532AED">
            <w:pPr>
              <w:pStyle w:val="AltB0"/>
            </w:pPr>
            <w:hyperlink w:history="1" w:anchor="MaxCogCalibration">
              <w:r w:rsidR="00A5652B">
                <w:rPr>
                  <w:rStyle w:val="ac"/>
                </w:rPr>
                <w:t>MaxCogCalibration</w:t>
              </w:r>
            </w:hyperlink>
          </w:p>
        </w:tc>
        <w:tc>
          <w:tcPr>
            <w:tcW w:w="612" w:type="pct"/>
            <w:shd w:val="clear" w:color="auto" w:fill="auto"/>
          </w:tcPr>
          <w:p w:rsidR="00A5652B" w:rsidP="00591D6B" w:rsidRDefault="002A1E4E">
            <w:pPr>
              <w:pStyle w:val="AltB0"/>
            </w:pPr>
            <w:r>
              <w:rPr>
                <w:rFonts w:hint="eastAsia"/>
              </w:rPr>
              <w:t>Internal</w:t>
            </w:r>
          </w:p>
        </w:tc>
        <w:tc>
          <w:tcPr>
            <w:tcW w:w="2097" w:type="pct"/>
            <w:shd w:val="clear" w:color="auto" w:fill="auto"/>
          </w:tcPr>
          <w:p w:rsidR="00A5652B" w:rsidP="00591D6B" w:rsidRDefault="002A1E4E">
            <w:pPr>
              <w:pStyle w:val="AltB0"/>
            </w:pPr>
            <w:r>
              <w:fldChar w:fldCharType="begin"/>
            </w:r>
            <w:r>
              <w:instrText xml:space="preserve"> REF _Ref345055715 \h </w:instrText>
            </w:r>
            <w:r>
              <w:fldChar w:fldCharType="separate"/>
            </w:r>
            <w:r w:rsidRPr="00497688" w:rsidR="00DE178B">
              <w:rPr>
                <w:rFonts w:hint="eastAsia"/>
              </w:rPr>
              <w:t>F</w:t>
            </w:r>
            <w:r w:rsidR="00DE178B">
              <w:rPr>
                <w:rFonts w:hint="eastAsia"/>
              </w:rPr>
              <w:t>28</w:t>
            </w:r>
            <w:r w:rsidRPr="00497688" w:rsidR="00DE178B">
              <w:rPr>
                <w:rFonts w:hint="eastAsia"/>
              </w:rPr>
              <w:t>-Calibrate Wheel Movement</w:t>
            </w:r>
            <w:r>
              <w:fldChar w:fldCharType="end"/>
            </w:r>
          </w:p>
        </w:tc>
      </w:tr>
      <w:tr w:rsidR="002A1E4E" w:rsidTr="007A29ED">
        <w:tc>
          <w:tcPr>
            <w:tcW w:w="2291" w:type="pct"/>
            <w:shd w:val="clear" w:color="auto" w:fill="auto"/>
          </w:tcPr>
          <w:p w:rsidR="002A1E4E" w:rsidP="00591D6B" w:rsidRDefault="00532AED">
            <w:pPr>
              <w:pStyle w:val="AltB0"/>
            </w:pPr>
            <w:hyperlink w:history="1" w:anchor="MinCogCalibration">
              <w:r w:rsidR="002A1E4E">
                <w:rPr>
                  <w:rStyle w:val="ac"/>
                </w:rPr>
                <w:t>MinCogCalibration</w:t>
              </w:r>
            </w:hyperlink>
          </w:p>
        </w:tc>
        <w:tc>
          <w:tcPr>
            <w:tcW w:w="612" w:type="pct"/>
            <w:shd w:val="clear" w:color="auto" w:fill="auto"/>
          </w:tcPr>
          <w:p w:rsidR="002A1E4E" w:rsidP="00591D6B" w:rsidRDefault="002A1E4E">
            <w:pPr>
              <w:pStyle w:val="AltB0"/>
            </w:pPr>
            <w:r>
              <w:rPr>
                <w:rFonts w:hint="eastAsia"/>
              </w:rPr>
              <w:t>Internal</w:t>
            </w:r>
          </w:p>
        </w:tc>
        <w:tc>
          <w:tcPr>
            <w:tcW w:w="2097" w:type="pct"/>
            <w:shd w:val="clear" w:color="auto" w:fill="auto"/>
          </w:tcPr>
          <w:p w:rsidR="002A1E4E" w:rsidP="00591D6B" w:rsidRDefault="002A1E4E">
            <w:pPr>
              <w:pStyle w:val="AltB0"/>
            </w:pPr>
            <w:r>
              <w:fldChar w:fldCharType="begin"/>
            </w:r>
            <w:r>
              <w:instrText xml:space="preserve"> REF _Ref345055715 \h </w:instrText>
            </w:r>
            <w:r>
              <w:fldChar w:fldCharType="separate"/>
            </w:r>
            <w:r w:rsidRPr="00497688" w:rsidR="00DE178B">
              <w:rPr>
                <w:rFonts w:hint="eastAsia"/>
              </w:rPr>
              <w:t>F</w:t>
            </w:r>
            <w:r w:rsidR="00DE178B">
              <w:rPr>
                <w:rFonts w:hint="eastAsia"/>
              </w:rPr>
              <w:t>28</w:t>
            </w:r>
            <w:r w:rsidRPr="00497688" w:rsidR="00DE178B">
              <w:rPr>
                <w:rFonts w:hint="eastAsia"/>
              </w:rPr>
              <w:t>-Calibrate Wheel Movement</w:t>
            </w:r>
            <w:r>
              <w:fldChar w:fldCharType="end"/>
            </w:r>
          </w:p>
        </w:tc>
      </w:tr>
      <w:tr w:rsidR="00B92999" w:rsidTr="007A29ED">
        <w:tc>
          <w:tcPr>
            <w:tcW w:w="2291" w:type="pct"/>
            <w:shd w:val="clear" w:color="auto" w:fill="auto"/>
          </w:tcPr>
          <w:p w:rsidR="00B92999" w:rsidP="00591D6B" w:rsidRDefault="00532AED">
            <w:pPr>
              <w:pStyle w:val="AltB0"/>
            </w:pPr>
            <w:hyperlink w:history="1" w:anchor="SensorTestPerformed">
              <w:r w:rsidR="00B92999">
                <w:rPr>
                  <w:rStyle w:val="ac"/>
                </w:rPr>
                <w:t>SensorTestPerformed</w:t>
              </w:r>
            </w:hyperlink>
          </w:p>
        </w:tc>
        <w:tc>
          <w:tcPr>
            <w:tcW w:w="612" w:type="pct"/>
            <w:shd w:val="clear" w:color="auto" w:fill="auto"/>
          </w:tcPr>
          <w:p w:rsidRPr="00C9091D" w:rsidR="00B92999" w:rsidP="00591D6B" w:rsidRDefault="00B92999">
            <w:pPr>
              <w:pStyle w:val="AltB0"/>
            </w:pPr>
            <w:r>
              <w:rPr>
                <w:rFonts w:hint="eastAsia"/>
              </w:rPr>
              <w:t>Internal</w:t>
            </w:r>
          </w:p>
        </w:tc>
        <w:tc>
          <w:tcPr>
            <w:tcW w:w="2097" w:type="pct"/>
            <w:shd w:val="clear" w:color="auto" w:fill="auto"/>
          </w:tcPr>
          <w:p w:rsidR="00B92999" w:rsidP="00591D6B" w:rsidRDefault="00B92999">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r w:rsidR="00B92999" w:rsidTr="007A29ED">
        <w:tc>
          <w:tcPr>
            <w:tcW w:w="2291" w:type="pct"/>
            <w:shd w:val="clear" w:color="auto" w:fill="auto"/>
          </w:tcPr>
          <w:p w:rsidR="00B92999" w:rsidP="00591D6B" w:rsidRDefault="00532AED">
            <w:pPr>
              <w:pStyle w:val="AltB0"/>
            </w:pPr>
            <w:hyperlink w:history="1" w:anchor="TeethCounter">
              <w:r w:rsidR="00B92999">
                <w:rPr>
                  <w:rStyle w:val="ac"/>
                </w:rPr>
                <w:t>TeethCounter</w:t>
              </w:r>
            </w:hyperlink>
          </w:p>
        </w:tc>
        <w:tc>
          <w:tcPr>
            <w:tcW w:w="612" w:type="pct"/>
            <w:shd w:val="clear" w:color="auto" w:fill="auto"/>
          </w:tcPr>
          <w:p w:rsidRPr="00C9091D" w:rsidR="00B92999" w:rsidP="00591D6B" w:rsidRDefault="00B92999">
            <w:pPr>
              <w:pStyle w:val="AltB0"/>
            </w:pPr>
            <w:r>
              <w:rPr>
                <w:rFonts w:hint="eastAsia"/>
              </w:rPr>
              <w:t>Internal</w:t>
            </w:r>
          </w:p>
        </w:tc>
        <w:tc>
          <w:tcPr>
            <w:tcW w:w="2097" w:type="pct"/>
            <w:shd w:val="clear" w:color="auto" w:fill="auto"/>
          </w:tcPr>
          <w:p w:rsidR="00B92999" w:rsidP="00591D6B" w:rsidRDefault="00B92999">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r w:rsidR="00B92999" w:rsidTr="007A29ED">
        <w:tc>
          <w:tcPr>
            <w:tcW w:w="2291" w:type="pct"/>
            <w:shd w:val="clear" w:color="auto" w:fill="auto"/>
          </w:tcPr>
          <w:p w:rsidR="00B92999" w:rsidP="00591D6B" w:rsidRDefault="00532AED">
            <w:pPr>
              <w:pStyle w:val="AltB0"/>
            </w:pPr>
            <w:hyperlink w:history="1" w:anchor="WheelFilteredStopped">
              <w:r w:rsidR="00B92999">
                <w:rPr>
                  <w:rStyle w:val="ac"/>
                </w:rPr>
                <w:t>WheelFilteredStopped</w:t>
              </w:r>
            </w:hyperlink>
          </w:p>
        </w:tc>
        <w:tc>
          <w:tcPr>
            <w:tcW w:w="612" w:type="pct"/>
            <w:shd w:val="clear" w:color="auto" w:fill="auto"/>
          </w:tcPr>
          <w:p w:rsidRPr="00C9091D" w:rsidR="00B92999" w:rsidP="00591D6B" w:rsidRDefault="00B92999">
            <w:pPr>
              <w:pStyle w:val="AltB0"/>
            </w:pPr>
            <w:r>
              <w:rPr>
                <w:rFonts w:hint="eastAsia"/>
              </w:rPr>
              <w:t>Internal</w:t>
            </w:r>
          </w:p>
        </w:tc>
        <w:tc>
          <w:tcPr>
            <w:tcW w:w="2097" w:type="pct"/>
            <w:shd w:val="clear" w:color="auto" w:fill="auto"/>
          </w:tcPr>
          <w:p w:rsidR="00B92999" w:rsidP="00591D6B" w:rsidRDefault="00B92999">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r w:rsidR="00B92999" w:rsidTr="007A29ED">
        <w:tc>
          <w:tcPr>
            <w:tcW w:w="2291" w:type="pct"/>
            <w:shd w:val="clear" w:color="auto" w:fill="auto"/>
          </w:tcPr>
          <w:p w:rsidR="00B92999" w:rsidP="00591D6B" w:rsidRDefault="00532AED">
            <w:pPr>
              <w:pStyle w:val="AltB0"/>
            </w:pPr>
            <w:hyperlink w:history="1" w:anchor="WheelKinematicsInvalidForCogCount">
              <w:r w:rsidR="00B92999">
                <w:rPr>
                  <w:rStyle w:val="ac"/>
                </w:rPr>
                <w:t>WheelKinematicsInvalidForCogCount</w:t>
              </w:r>
            </w:hyperlink>
          </w:p>
        </w:tc>
        <w:tc>
          <w:tcPr>
            <w:tcW w:w="612" w:type="pct"/>
            <w:shd w:val="clear" w:color="auto" w:fill="auto"/>
          </w:tcPr>
          <w:p w:rsidRPr="00C9091D" w:rsidR="00B92999" w:rsidP="00591D6B" w:rsidRDefault="00B92999">
            <w:pPr>
              <w:pStyle w:val="AltB0"/>
            </w:pPr>
            <w:r>
              <w:rPr>
                <w:rFonts w:hint="eastAsia"/>
              </w:rPr>
              <w:t>Internal</w:t>
            </w:r>
          </w:p>
        </w:tc>
        <w:tc>
          <w:tcPr>
            <w:tcW w:w="2097" w:type="pct"/>
            <w:shd w:val="clear" w:color="auto" w:fill="auto"/>
          </w:tcPr>
          <w:p w:rsidR="00B92999" w:rsidP="00591D6B" w:rsidRDefault="00B92999">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r w:rsidR="00B92999" w:rsidTr="007A29ED">
        <w:tc>
          <w:tcPr>
            <w:tcW w:w="2291" w:type="pct"/>
            <w:shd w:val="clear" w:color="auto" w:fill="auto"/>
          </w:tcPr>
          <w:p w:rsidR="00B92999" w:rsidP="00591D6B" w:rsidRDefault="00532AED">
            <w:pPr>
              <w:pStyle w:val="AltB0"/>
            </w:pPr>
            <w:hyperlink w:history="1" w:anchor="UnconsistentSensorTest">
              <w:r w:rsidR="00B92999">
                <w:rPr>
                  <w:rStyle w:val="ac"/>
                </w:rPr>
                <w:t>UnconsistentSensorTest</w:t>
              </w:r>
            </w:hyperlink>
          </w:p>
        </w:tc>
        <w:tc>
          <w:tcPr>
            <w:tcW w:w="612" w:type="pct"/>
            <w:shd w:val="clear" w:color="auto" w:fill="auto"/>
          </w:tcPr>
          <w:p w:rsidRPr="00C9091D" w:rsidR="00B92999" w:rsidP="00591D6B" w:rsidRDefault="00B92999">
            <w:pPr>
              <w:pStyle w:val="AltB0"/>
            </w:pPr>
            <w:r>
              <w:rPr>
                <w:rFonts w:hint="eastAsia"/>
              </w:rPr>
              <w:t>Internal</w:t>
            </w:r>
          </w:p>
        </w:tc>
        <w:tc>
          <w:tcPr>
            <w:tcW w:w="2097" w:type="pct"/>
            <w:shd w:val="clear" w:color="auto" w:fill="auto"/>
          </w:tcPr>
          <w:p w:rsidR="00B92999" w:rsidP="00591D6B" w:rsidRDefault="00B92999">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bl>
    <w:p w:rsidR="00896D6D" w:rsidP="00C93484" w:rsidRDefault="00896D6D">
      <w:pPr>
        <w:pStyle w:val="Reqtify"/>
      </w:pPr>
    </w:p>
    <w:p w:rsidR="00896D6D" w:rsidP="00934391" w:rsidRDefault="00896D6D">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240"/>
        <w:gridCol w:w="1820"/>
        <w:gridCol w:w="1545"/>
        <w:gridCol w:w="1681"/>
      </w:tblGrid>
      <w:tr w:rsidRPr="00785CC7" w:rsidR="007A29ED" w:rsidTr="007A29ED">
        <w:tc>
          <w:tcPr>
            <w:tcW w:w="2283" w:type="pct"/>
            <w:tcBorders>
              <w:top w:val="single" w:color="000000" w:sz="12" w:space="0"/>
              <w:bottom w:val="single" w:color="000000" w:sz="4" w:space="0"/>
            </w:tcBorders>
            <w:shd w:val="clear" w:color="auto" w:fill="E0E0E0"/>
          </w:tcPr>
          <w:p w:rsidR="007A29ED" w:rsidP="00FA0FBB" w:rsidRDefault="007A29ED">
            <w:pPr>
              <w:pStyle w:val="af6"/>
            </w:pPr>
            <w:r w:rsidRPr="00B1730D">
              <w:t>Name</w:t>
            </w:r>
          </w:p>
        </w:tc>
        <w:tc>
          <w:tcPr>
            <w:tcW w:w="980" w:type="pct"/>
            <w:tcBorders>
              <w:top w:val="single" w:color="000000" w:sz="12" w:space="0"/>
              <w:bottom w:val="single" w:color="000000" w:sz="4" w:space="0"/>
            </w:tcBorders>
            <w:shd w:val="clear" w:color="auto" w:fill="E0E0E0"/>
          </w:tcPr>
          <w:p w:rsidR="007A29ED" w:rsidP="00FA0FBB" w:rsidRDefault="007A29ED">
            <w:pPr>
              <w:pStyle w:val="af6"/>
            </w:pPr>
            <w:r>
              <w:rPr>
                <w:rFonts w:hint="eastAsia"/>
              </w:rPr>
              <w:t>Safety Critical</w:t>
            </w:r>
          </w:p>
        </w:tc>
        <w:tc>
          <w:tcPr>
            <w:tcW w:w="832" w:type="pct"/>
            <w:tcBorders>
              <w:top w:val="single" w:color="000000" w:sz="12" w:space="0"/>
              <w:bottom w:val="single" w:color="000000" w:sz="4" w:space="0"/>
            </w:tcBorders>
            <w:shd w:val="clear" w:color="auto" w:fill="E0E0E0"/>
          </w:tcPr>
          <w:p w:rsidR="007A29ED" w:rsidP="00FA0FBB" w:rsidRDefault="007A29ED">
            <w:pPr>
              <w:pStyle w:val="af6"/>
            </w:pPr>
            <w:r w:rsidRPr="00B1730D">
              <w:t>Observable</w:t>
            </w:r>
          </w:p>
        </w:tc>
        <w:tc>
          <w:tcPr>
            <w:tcW w:w="905" w:type="pct"/>
            <w:tcBorders>
              <w:top w:val="single" w:color="000000" w:sz="12" w:space="0"/>
              <w:bottom w:val="single" w:color="000000" w:sz="4" w:space="0"/>
            </w:tcBorders>
            <w:shd w:val="clear" w:color="auto" w:fill="E0E0E0"/>
          </w:tcPr>
          <w:p w:rsidR="007A29ED" w:rsidP="00FA0FBB" w:rsidRDefault="007A29ED">
            <w:pPr>
              <w:pStyle w:val="af6"/>
            </w:pPr>
            <w:r w:rsidRPr="00B1730D">
              <w:t>Logical Type</w:t>
            </w:r>
          </w:p>
        </w:tc>
      </w:tr>
      <w:tr w:rsidR="00FA1D0E" w:rsidTr="007A29ED">
        <w:tc>
          <w:tcPr>
            <w:tcW w:w="2283" w:type="pct"/>
            <w:tcBorders>
              <w:top w:val="single" w:color="000000" w:sz="4" w:space="0"/>
            </w:tcBorders>
            <w:shd w:val="clear" w:color="auto" w:fill="auto"/>
          </w:tcPr>
          <w:p w:rsidR="00FA1D0E" w:rsidP="00591D6B" w:rsidRDefault="00532AED">
            <w:pPr>
              <w:pStyle w:val="AltB0"/>
            </w:pPr>
            <w:hyperlink w:history="1" w:anchor="InitializationTimer">
              <w:r w:rsidR="00786D0B">
                <w:rPr>
                  <w:rStyle w:val="ac"/>
                </w:rPr>
                <w:t>InitializationTimer</w:t>
              </w:r>
            </w:hyperlink>
          </w:p>
        </w:tc>
        <w:tc>
          <w:tcPr>
            <w:tcW w:w="980" w:type="pct"/>
            <w:tcBorders>
              <w:top w:val="single" w:color="000000" w:sz="4" w:space="0"/>
            </w:tcBorders>
          </w:tcPr>
          <w:p w:rsidR="00FA1D0E" w:rsidP="00591D6B" w:rsidRDefault="00ED2625">
            <w:pPr>
              <w:pStyle w:val="AltB0"/>
            </w:pPr>
            <w:r>
              <w:rPr>
                <w:rFonts w:hint="eastAsia"/>
              </w:rPr>
              <w:t>√</w:t>
            </w:r>
          </w:p>
        </w:tc>
        <w:tc>
          <w:tcPr>
            <w:tcW w:w="832" w:type="pct"/>
            <w:tcBorders>
              <w:top w:val="single" w:color="000000" w:sz="4" w:space="0"/>
            </w:tcBorders>
            <w:shd w:val="clear" w:color="auto" w:fill="auto"/>
          </w:tcPr>
          <w:p w:rsidR="00FA1D0E" w:rsidP="00591D6B" w:rsidRDefault="00ED2625">
            <w:pPr>
              <w:pStyle w:val="AltB0"/>
            </w:pPr>
            <w:r>
              <w:rPr>
                <w:rFonts w:hint="eastAsia"/>
              </w:rPr>
              <w:t>√</w:t>
            </w:r>
          </w:p>
        </w:tc>
        <w:tc>
          <w:tcPr>
            <w:tcW w:w="905" w:type="pct"/>
            <w:tcBorders>
              <w:top w:val="single" w:color="000000" w:sz="4" w:space="0"/>
            </w:tcBorders>
            <w:shd w:val="clear" w:color="auto" w:fill="auto"/>
          </w:tcPr>
          <w:p w:rsidR="00FA1D0E" w:rsidP="00591D6B" w:rsidRDefault="00D32E5B">
            <w:pPr>
              <w:pStyle w:val="AltB0"/>
            </w:pPr>
            <w:r>
              <w:fldChar w:fldCharType="begin"/>
            </w:r>
            <w:r>
              <w:instrText xml:space="preserve"> REF NUMERIC_32 \h  \* MERGEFORMAT </w:instrText>
            </w:r>
            <w:r>
              <w:fldChar w:fldCharType="separate"/>
            </w:r>
            <w:r w:rsidRPr="00190111" w:rsidR="00DE178B">
              <w:rPr>
                <w:rStyle w:val="DATATYPE"/>
              </w:rPr>
              <w:t>NUMERIC_32</w:t>
            </w:r>
            <w:r>
              <w:fldChar w:fldCharType="end"/>
            </w:r>
          </w:p>
        </w:tc>
      </w:tr>
      <w:tr w:rsidR="0066409F" w:rsidTr="007A29ED">
        <w:tc>
          <w:tcPr>
            <w:tcW w:w="2283" w:type="pct"/>
            <w:tcBorders>
              <w:top w:val="single" w:color="000000" w:sz="4" w:space="0"/>
            </w:tcBorders>
            <w:shd w:val="clear" w:color="auto" w:fill="auto"/>
          </w:tcPr>
          <w:p w:rsidR="0066409F" w:rsidP="00591D6B" w:rsidRDefault="00532AED">
            <w:pPr>
              <w:pStyle w:val="AltB0"/>
            </w:pPr>
            <w:hyperlink w:history="1" w:anchor="NoCommunicationWithOdometer">
              <w:r w:rsidR="0066409F">
                <w:rPr>
                  <w:rStyle w:val="ac"/>
                </w:rPr>
                <w:t>NoCommunicationWithOdometer</w:t>
              </w:r>
            </w:hyperlink>
          </w:p>
        </w:tc>
        <w:tc>
          <w:tcPr>
            <w:tcW w:w="980" w:type="pct"/>
            <w:tcBorders>
              <w:top w:val="single" w:color="000000" w:sz="4" w:space="0"/>
            </w:tcBorders>
          </w:tcPr>
          <w:p w:rsidR="0066409F" w:rsidP="00591D6B" w:rsidRDefault="0066409F">
            <w:pPr>
              <w:pStyle w:val="AltB0"/>
            </w:pPr>
            <w:r>
              <w:rPr>
                <w:rFonts w:hint="eastAsia"/>
              </w:rPr>
              <w:t>√</w:t>
            </w:r>
          </w:p>
        </w:tc>
        <w:tc>
          <w:tcPr>
            <w:tcW w:w="832" w:type="pct"/>
            <w:tcBorders>
              <w:top w:val="single" w:color="000000" w:sz="4" w:space="0"/>
            </w:tcBorders>
            <w:shd w:val="clear" w:color="auto" w:fill="auto"/>
          </w:tcPr>
          <w:p w:rsidR="0066409F" w:rsidP="00591D6B" w:rsidRDefault="0066409F">
            <w:pPr>
              <w:pStyle w:val="AltB0"/>
            </w:pPr>
            <w:r>
              <w:rPr>
                <w:rFonts w:hint="eastAsia"/>
              </w:rPr>
              <w:t>√</w:t>
            </w:r>
          </w:p>
        </w:tc>
        <w:tc>
          <w:tcPr>
            <w:tcW w:w="905" w:type="pct"/>
            <w:tcBorders>
              <w:top w:val="single" w:color="000000" w:sz="4" w:space="0"/>
            </w:tcBorders>
            <w:shd w:val="clear" w:color="auto" w:fill="auto"/>
          </w:tcPr>
          <w:p w:rsidR="0066409F"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6409F" w:rsidTr="007A29ED">
        <w:tc>
          <w:tcPr>
            <w:tcW w:w="2283" w:type="pct"/>
            <w:tcBorders>
              <w:top w:val="single" w:color="000000" w:sz="4" w:space="0"/>
            </w:tcBorders>
            <w:shd w:val="clear" w:color="auto" w:fill="auto"/>
          </w:tcPr>
          <w:p w:rsidR="0066409F" w:rsidP="00591D6B" w:rsidRDefault="00532AED">
            <w:pPr>
              <w:pStyle w:val="AltB0"/>
            </w:pPr>
            <w:hyperlink w:history="1" w:anchor="SensorTestContradiction">
              <w:r w:rsidR="0066409F">
                <w:rPr>
                  <w:rStyle w:val="ac"/>
                </w:rPr>
                <w:t>SensorTestContradiction</w:t>
              </w:r>
            </w:hyperlink>
          </w:p>
        </w:tc>
        <w:tc>
          <w:tcPr>
            <w:tcW w:w="980" w:type="pct"/>
            <w:tcBorders>
              <w:top w:val="single" w:color="000000" w:sz="4" w:space="0"/>
            </w:tcBorders>
          </w:tcPr>
          <w:p w:rsidR="0066409F" w:rsidP="00591D6B" w:rsidRDefault="0066409F">
            <w:pPr>
              <w:pStyle w:val="AltB0"/>
            </w:pPr>
            <w:r>
              <w:rPr>
                <w:rFonts w:hint="eastAsia"/>
              </w:rPr>
              <w:t>√</w:t>
            </w:r>
          </w:p>
        </w:tc>
        <w:tc>
          <w:tcPr>
            <w:tcW w:w="832" w:type="pct"/>
            <w:tcBorders>
              <w:top w:val="single" w:color="000000" w:sz="4" w:space="0"/>
            </w:tcBorders>
            <w:shd w:val="clear" w:color="auto" w:fill="auto"/>
          </w:tcPr>
          <w:p w:rsidR="0066409F" w:rsidP="00591D6B" w:rsidRDefault="0066409F">
            <w:pPr>
              <w:pStyle w:val="AltB0"/>
            </w:pPr>
            <w:r>
              <w:rPr>
                <w:rFonts w:hint="eastAsia"/>
              </w:rPr>
              <w:t>√</w:t>
            </w:r>
          </w:p>
        </w:tc>
        <w:tc>
          <w:tcPr>
            <w:tcW w:w="905" w:type="pct"/>
            <w:tcBorders>
              <w:top w:val="single" w:color="000000" w:sz="4" w:space="0"/>
            </w:tcBorders>
            <w:shd w:val="clear" w:color="auto" w:fill="auto"/>
          </w:tcPr>
          <w:p w:rsidR="0066409F"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896D6D" w:rsidP="00C93484" w:rsidRDefault="00896D6D">
      <w:pPr>
        <w:pStyle w:val="Reqtify"/>
      </w:pPr>
    </w:p>
    <w:p w:rsidRPr="00003A18" w:rsidR="00896D6D" w:rsidP="00934391" w:rsidRDefault="00896D6D">
      <w:pPr>
        <w:pStyle w:val="3"/>
      </w:pPr>
      <w:r w:rsidRPr="00A61D30">
        <w:rPr>
          <w:rFonts w:hint="eastAsia"/>
        </w:rPr>
        <w:t>Processing</w:t>
      </w:r>
    </w:p>
    <w:p w:rsidR="007106B6" w:rsidP="00C93484" w:rsidRDefault="007106B6">
      <w:pPr>
        <w:pStyle w:val="Reqtify"/>
      </w:pPr>
    </w:p>
    <w:p w:rsidR="008334E2" w:rsidP="00C93484" w:rsidRDefault="008334E2">
      <w:pPr>
        <w:pStyle w:val="Reqtify"/>
      </w:pPr>
      <w:r>
        <w:rPr>
          <w:rFonts w:hint="eastAsia"/>
        </w:rPr>
        <w:t>ATP</w:t>
      </w:r>
      <w:r>
        <w:rPr>
          <w:rFonts w:hint="eastAsia"/>
        </w:rPr>
        <w:t>软件每周期在主任务中，需根据对传感器测试结果以及里程计齿数齿号的匹配情况，判断编码里程计的状态</w:t>
      </w:r>
      <w:bookmarkStart w:name="OdometerState" w:id="4338"/>
      <w:r w:rsidRPr="00413D69">
        <w:rPr>
          <w:rStyle w:val="aff2"/>
        </w:rPr>
        <w:t>OdometerState</w:t>
      </w:r>
      <w:bookmarkEnd w:id="4338"/>
      <w:r w:rsidRPr="004B7E27">
        <w:rPr>
          <w:rFonts w:hint="eastAsia"/>
        </w:rPr>
        <w:t>，</w:t>
      </w:r>
      <w:r>
        <w:rPr>
          <w:rFonts w:hint="eastAsia"/>
        </w:rPr>
        <w:t>并以此计算车轮最大最小位移</w:t>
      </w:r>
      <w:bookmarkStart w:name="WheelMaximumMovement" w:id="4339"/>
      <w:r w:rsidRPr="004B7E27">
        <w:rPr>
          <w:rStyle w:val="aff2"/>
        </w:rPr>
        <w:t>WheelM</w:t>
      </w:r>
      <w:r w:rsidRPr="004B7E27">
        <w:rPr>
          <w:rStyle w:val="aff2"/>
          <w:rFonts w:hint="eastAsia"/>
        </w:rPr>
        <w:t>ax</w:t>
      </w:r>
      <w:r w:rsidRPr="004B7E27">
        <w:rPr>
          <w:rStyle w:val="aff2"/>
        </w:rPr>
        <w:t>imumMovement</w:t>
      </w:r>
      <w:bookmarkEnd w:id="4339"/>
      <w:r>
        <w:rPr>
          <w:rFonts w:hint="eastAsia"/>
        </w:rPr>
        <w:t>和</w:t>
      </w:r>
      <w:bookmarkStart w:name="WheelMinimumMovement" w:id="4340"/>
      <w:r w:rsidRPr="004B7E27">
        <w:rPr>
          <w:rStyle w:val="aff2"/>
        </w:rPr>
        <w:t>WheelMinimumMovement</w:t>
      </w:r>
      <w:bookmarkEnd w:id="4340"/>
      <w:r>
        <w:rPr>
          <w:rFonts w:hint="eastAsia"/>
        </w:rPr>
        <w:t>。</w:t>
      </w:r>
    </w:p>
    <w:p w:rsidR="008334E2" w:rsidP="00C93484" w:rsidRDefault="008334E2">
      <w:pPr>
        <w:pStyle w:val="Reqtify"/>
      </w:pPr>
      <w:r>
        <w:rPr>
          <w:rFonts w:hint="eastAsia"/>
        </w:rPr>
        <w:t>里程计状态分为如下几种，如</w:t>
      </w:r>
      <w:r>
        <w:fldChar w:fldCharType="begin"/>
      </w:r>
      <w:r>
        <w:instrText xml:space="preserve"> </w:instrText>
      </w:r>
      <w:r>
        <w:rPr>
          <w:rFonts w:hint="eastAsia"/>
        </w:rPr>
        <w:instrText>REF _Ref279842393 \h</w:instrText>
      </w:r>
      <w:r>
        <w:instrText xml:space="preserve"> </w:instrText>
      </w:r>
      <w:r>
        <w:fldChar w:fldCharType="separate"/>
      </w:r>
      <w:r w:rsidR="00DE178B">
        <w:t xml:space="preserve">Figure </w:t>
      </w:r>
      <w:r w:rsidR="00DE178B">
        <w:rPr>
          <w:noProof/>
        </w:rPr>
        <w:t>5</w:t>
      </w:r>
      <w:r w:rsidR="00DE178B">
        <w:noBreakHyphen/>
      </w:r>
      <w:r w:rsidR="00DE178B">
        <w:rPr>
          <w:noProof/>
        </w:rPr>
        <w:t>7</w:t>
      </w:r>
      <w:r>
        <w:fldChar w:fldCharType="end"/>
      </w:r>
      <w:r>
        <w:rPr>
          <w:rFonts w:hint="eastAsia"/>
        </w:rPr>
        <w:t>所示：</w:t>
      </w:r>
    </w:p>
    <w:p w:rsidR="008334E2" w:rsidP="00FA0FBB" w:rsidRDefault="008334E2">
      <w:pPr>
        <w:pStyle w:val="AltX"/>
      </w:pPr>
      <w:r w:rsidRPr="004B7E27">
        <w:rPr>
          <w:rStyle w:val="aff1"/>
        </w:rPr>
        <w:t>NOT_INITIALIZED</w:t>
      </w:r>
      <w:r>
        <w:rPr>
          <w:rFonts w:hint="eastAsia"/>
        </w:rPr>
        <w:t>，</w:t>
      </w:r>
      <w:r>
        <w:rPr>
          <w:rFonts w:hint="eastAsia"/>
        </w:rPr>
        <w:t>ATP</w:t>
      </w:r>
      <w:r>
        <w:rPr>
          <w:rFonts w:hint="eastAsia"/>
        </w:rPr>
        <w:t>刚上电后，里程计还未初始化的状态。此时若非已进行传感器测试并检测到车轮完全静止，否则应当过估车轮位移确保安全。</w:t>
      </w:r>
    </w:p>
    <w:p w:rsidR="008334E2" w:rsidP="00FA0FBB" w:rsidRDefault="008334E2">
      <w:pPr>
        <w:pStyle w:val="AltX"/>
      </w:pPr>
      <w:r w:rsidRPr="004B7E27">
        <w:rPr>
          <w:rStyle w:val="aff1"/>
        </w:rPr>
        <w:lastRenderedPageBreak/>
        <w:t>WAITING_COG_POSITION_CODE_READY</w:t>
      </w:r>
      <w:r>
        <w:rPr>
          <w:rFonts w:hint="eastAsia"/>
        </w:rPr>
        <w:t>，</w:t>
      </w:r>
      <w:r>
        <w:rPr>
          <w:rFonts w:hint="eastAsia"/>
        </w:rPr>
        <w:t>ATP</w:t>
      </w:r>
      <w:r>
        <w:rPr>
          <w:rFonts w:hint="eastAsia"/>
        </w:rPr>
        <w:t>刚上电后，从里程计开始转动到连续转过</w:t>
      </w:r>
      <w:r>
        <w:rPr>
          <w:rFonts w:hint="eastAsia"/>
        </w:rPr>
        <w:t>8</w:t>
      </w:r>
      <w:r>
        <w:rPr>
          <w:rFonts w:hint="eastAsia"/>
        </w:rPr>
        <w:t>个齿进行初始化的过程。此过程中应当过估车轮位移，确保安全。</w:t>
      </w:r>
    </w:p>
    <w:p w:rsidR="008334E2" w:rsidP="00FA0FBB" w:rsidRDefault="008334E2">
      <w:pPr>
        <w:pStyle w:val="AltX"/>
      </w:pPr>
      <w:r>
        <w:rPr>
          <w:rStyle w:val="aff1"/>
          <w:rFonts w:hint="eastAsia"/>
        </w:rPr>
        <w:t>INITIALIZED</w:t>
      </w:r>
      <w:r>
        <w:rPr>
          <w:rFonts w:hint="eastAsia"/>
        </w:rPr>
        <w:t>，里程计经过初始化后正常工作的状态。在此状态下，如果检测到里程计齿数齿号相匹配或者经过传感器测试并检测到车轮完全静止，则使用里程计的读值计算车轮位移；否则，应当过估车轮位移确保安全。</w:t>
      </w:r>
    </w:p>
    <w:p w:rsidR="008334E2" w:rsidP="00FA0FBB" w:rsidRDefault="008334E2">
      <w:pPr>
        <w:pStyle w:val="AltX"/>
      </w:pPr>
      <w:r w:rsidRPr="004B7E27">
        <w:rPr>
          <w:rStyle w:val="aff1"/>
        </w:rPr>
        <w:t>INVALID</w:t>
      </w:r>
      <w:r>
        <w:rPr>
          <w:rFonts w:hint="eastAsia"/>
        </w:rPr>
        <w:t>，里程计的无效状态。</w:t>
      </w:r>
    </w:p>
    <w:p w:rsidR="008334E2" w:rsidP="00C93484" w:rsidRDefault="008334E2">
      <w:pPr>
        <w:pStyle w:val="Reqtify"/>
        <w:rPr>
          <w:rStyle w:val="aff2"/>
        </w:rPr>
      </w:pPr>
      <w:r>
        <w:rPr>
          <w:rFonts w:hint="eastAsia"/>
        </w:rPr>
        <w:t>In the main task of each cycle, ATP need to estimate the odometer state</w:t>
      </w:r>
      <w:r w:rsidR="00397BD9">
        <w:rPr>
          <w:rFonts w:hint="eastAsia"/>
        </w:rPr>
        <w:t xml:space="preserve"> and </w:t>
      </w:r>
      <w:r w:rsidR="00C83252">
        <w:t>calculate</w:t>
      </w:r>
      <w:r>
        <w:rPr>
          <w:rFonts w:hint="eastAsia"/>
        </w:rPr>
        <w:t xml:space="preserve"> </w:t>
      </w:r>
      <w:r>
        <w:rPr>
          <w:rStyle w:val="aff2"/>
        </w:rPr>
        <w:t>WheelM</w:t>
      </w:r>
      <w:r>
        <w:rPr>
          <w:rStyle w:val="aff2"/>
          <w:rFonts w:hint="eastAsia"/>
        </w:rPr>
        <w:t>ax</w:t>
      </w:r>
      <w:r>
        <w:rPr>
          <w:rStyle w:val="aff2"/>
        </w:rPr>
        <w:t>imumMovement</w:t>
      </w:r>
      <w:r>
        <w:rPr>
          <w:rFonts w:hint="eastAsia"/>
        </w:rPr>
        <w:t>和</w:t>
      </w:r>
      <w:r>
        <w:rPr>
          <w:rStyle w:val="aff2"/>
        </w:rPr>
        <w:t>WheelMinimumMovement</w:t>
      </w:r>
      <w:r w:rsidRPr="00BC4CA0">
        <w:rPr>
          <w:rFonts w:hint="eastAsia"/>
        </w:rPr>
        <w:t>, based on the sensor test results</w:t>
      </w:r>
      <w:r w:rsidR="00397BD9">
        <w:rPr>
          <w:rFonts w:hint="eastAsia"/>
        </w:rPr>
        <w:t xml:space="preserve"> and </w:t>
      </w:r>
      <w:r w:rsidRPr="00BC4CA0">
        <w:rPr>
          <w:rFonts w:hint="eastAsia"/>
        </w:rPr>
        <w:t>the matching status between cog count</w:t>
      </w:r>
      <w:r w:rsidR="00397BD9">
        <w:rPr>
          <w:rFonts w:hint="eastAsia"/>
        </w:rPr>
        <w:t xml:space="preserve"> and </w:t>
      </w:r>
      <w:r w:rsidRPr="00BC4CA0">
        <w:rPr>
          <w:rFonts w:hint="eastAsia"/>
        </w:rPr>
        <w:t xml:space="preserve">cog number of odometer. As shown in </w:t>
      </w:r>
      <w:r w:rsidR="00D61527">
        <w:fldChar w:fldCharType="begin"/>
      </w:r>
      <w:r w:rsidR="00D61527">
        <w:instrText xml:space="preserve"> </w:instrText>
      </w:r>
      <w:r w:rsidR="00D61527">
        <w:rPr>
          <w:rFonts w:hint="eastAsia"/>
        </w:rPr>
        <w:instrText>REF _Ref279842393 \h</w:instrText>
      </w:r>
      <w:r w:rsidR="00D61527">
        <w:instrText xml:space="preserve"> </w:instrText>
      </w:r>
      <w:r w:rsidR="00D61527">
        <w:fldChar w:fldCharType="separate"/>
      </w:r>
      <w:r w:rsidR="00DE178B">
        <w:t xml:space="preserve">Figure </w:t>
      </w:r>
      <w:r w:rsidR="00DE178B">
        <w:rPr>
          <w:noProof/>
        </w:rPr>
        <w:t>5</w:t>
      </w:r>
      <w:r w:rsidR="00DE178B">
        <w:noBreakHyphen/>
      </w:r>
      <w:r w:rsidR="00DE178B">
        <w:rPr>
          <w:noProof/>
        </w:rPr>
        <w:t>7</w:t>
      </w:r>
      <w:r w:rsidR="00D61527">
        <w:fldChar w:fldCharType="end"/>
      </w:r>
      <w:r w:rsidRPr="00BC4CA0">
        <w:rPr>
          <w:rFonts w:hint="eastAsia"/>
        </w:rPr>
        <w:t xml:space="preserve"> there are several odometer state: </w:t>
      </w:r>
    </w:p>
    <w:p w:rsidR="008334E2" w:rsidP="00FA0FBB" w:rsidRDefault="008334E2">
      <w:pPr>
        <w:pStyle w:val="AltX"/>
      </w:pPr>
      <w:r w:rsidRPr="004B7E27">
        <w:rPr>
          <w:rStyle w:val="aff1"/>
        </w:rPr>
        <w:t>NOT_INITIALIZED</w:t>
      </w:r>
      <w:r>
        <w:rPr>
          <w:rFonts w:hint="eastAsia"/>
        </w:rPr>
        <w:t xml:space="preserve">, just after ATP powered up, the odometer is not initialized. At this moment, ATP should </w:t>
      </w:r>
      <w:r w:rsidR="00C83252">
        <w:t>overvalue</w:t>
      </w:r>
      <w:r>
        <w:rPr>
          <w:rFonts w:hint="eastAsia"/>
        </w:rPr>
        <w:t xml:space="preserve"> the wheel displacement to ensure the safety only when the sensor detected that the wheel is completely static.</w:t>
      </w:r>
    </w:p>
    <w:p w:rsidR="008334E2" w:rsidP="00FA0FBB" w:rsidRDefault="008334E2">
      <w:pPr>
        <w:pStyle w:val="AltX"/>
      </w:pPr>
      <w:r w:rsidRPr="004B7E27">
        <w:rPr>
          <w:rStyle w:val="aff1"/>
        </w:rPr>
        <w:t>WAITING_COG_POSITION_CODE_READY</w:t>
      </w:r>
      <w:r>
        <w:rPr>
          <w:rFonts w:hint="eastAsia"/>
        </w:rPr>
        <w:t xml:space="preserve">, the </w:t>
      </w:r>
      <w:r>
        <w:t>odometer starts rolling</w:t>
      </w:r>
      <w:r w:rsidR="00397BD9">
        <w:t xml:space="preserve"> and </w:t>
      </w:r>
      <w:r>
        <w:t>continues</w:t>
      </w:r>
      <w:r>
        <w:rPr>
          <w:rFonts w:hint="eastAsia"/>
        </w:rPr>
        <w:t xml:space="preserve"> to roll </w:t>
      </w:r>
      <w:r>
        <w:t>eight</w:t>
      </w:r>
      <w:r>
        <w:rPr>
          <w:rFonts w:hint="eastAsia"/>
        </w:rPr>
        <w:t xml:space="preserve"> cogs. During this process, ATP should over-estimate wheel displacement to ensure the safety. </w:t>
      </w:r>
    </w:p>
    <w:p w:rsidR="008334E2" w:rsidP="00FA0FBB" w:rsidRDefault="008334E2">
      <w:pPr>
        <w:pStyle w:val="AltX"/>
      </w:pPr>
      <w:r>
        <w:rPr>
          <w:rStyle w:val="aff1"/>
          <w:rFonts w:hint="eastAsia"/>
        </w:rPr>
        <w:t>INITIALIZED</w:t>
      </w:r>
      <w:r>
        <w:rPr>
          <w:rFonts w:hint="eastAsia"/>
        </w:rPr>
        <w:t>, when odometer has initialized, it</w:t>
      </w:r>
      <w:r>
        <w:t xml:space="preserve"> enters</w:t>
      </w:r>
      <w:r>
        <w:rPr>
          <w:rFonts w:hint="eastAsia"/>
        </w:rPr>
        <w:t xml:space="preserve"> into the normal working status. If ATP detected the cog count</w:t>
      </w:r>
      <w:r w:rsidR="00397BD9">
        <w:rPr>
          <w:rFonts w:hint="eastAsia"/>
        </w:rPr>
        <w:t xml:space="preserve"> and </w:t>
      </w:r>
      <w:r>
        <w:rPr>
          <w:rFonts w:hint="eastAsia"/>
        </w:rPr>
        <w:t>cog number is matching</w:t>
      </w:r>
      <w:r w:rsidR="00397BD9">
        <w:rPr>
          <w:rFonts w:hint="eastAsia"/>
        </w:rPr>
        <w:t xml:space="preserve"> or </w:t>
      </w:r>
      <w:r>
        <w:rPr>
          <w:rFonts w:hint="eastAsia"/>
        </w:rPr>
        <w:t>the wheel is static</w:t>
      </w:r>
      <w:r w:rsidR="005E5A04">
        <w:rPr>
          <w:rFonts w:hint="eastAsia"/>
        </w:rPr>
        <w:t>,</w:t>
      </w:r>
      <w:r>
        <w:rPr>
          <w:rFonts w:hint="eastAsia"/>
        </w:rPr>
        <w:t xml:space="preserve"> it can calculate the wheel displacement by using the odometer value, otherwise, it should over- estimate the displacement.</w:t>
      </w:r>
    </w:p>
    <w:p w:rsidR="008334E2" w:rsidP="00FA0FBB" w:rsidRDefault="008334E2">
      <w:pPr>
        <w:pStyle w:val="AltX"/>
      </w:pPr>
      <w:r w:rsidRPr="004B7E27">
        <w:rPr>
          <w:rStyle w:val="aff1"/>
        </w:rPr>
        <w:t>INVALID</w:t>
      </w:r>
      <w:r>
        <w:rPr>
          <w:rFonts w:hint="eastAsia"/>
        </w:rPr>
        <w:t>, the odometer is in the invalid status.</w:t>
      </w:r>
    </w:p>
    <w:p w:rsidRPr="00775C55" w:rsidR="008334E2" w:rsidP="00C93484" w:rsidRDefault="008334E2">
      <w:pPr>
        <w:pStyle w:val="Reqtify"/>
      </w:pPr>
    </w:p>
    <w:p w:rsidR="008334E2" w:rsidP="00704491" w:rsidRDefault="00651E4E">
      <w:pPr>
        <w:pStyle w:val="affe"/>
      </w:pPr>
      <w:r>
        <w:drawing>
          <wp:inline distT="0" distB="0" distL="0" distR="0">
            <wp:extent cx="4267200" cy="2251075"/>
            <wp:effectExtent l="0" t="0" r="0" b="0"/>
            <wp:docPr id="60" name="图片 200" descr="说明: 说明: F4_Odomete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0" descr="说明: 说明: F4_OdometerState"/>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267200" cy="2251075"/>
                    </a:xfrm>
                    <a:prstGeom prst="rect">
                      <a:avLst/>
                    </a:prstGeom>
                    <a:noFill/>
                    <a:ln>
                      <a:noFill/>
                    </a:ln>
                  </pic:spPr>
                </pic:pic>
              </a:graphicData>
            </a:graphic>
          </wp:inline>
        </w:drawing>
      </w:r>
    </w:p>
    <w:p w:rsidR="008334E2" w:rsidP="00704491" w:rsidRDefault="008334E2">
      <w:pPr>
        <w:pStyle w:val="affe"/>
      </w:pPr>
      <w:bookmarkStart w:name="_Ref279842393" w:id="4341"/>
      <w:bookmarkStart w:name="_Toc329681328" w:id="4342"/>
      <w:bookmarkStart w:name="_Toc348357760" w:id="4343"/>
      <w:bookmarkStart w:name="_Toc349031195" w:id="4344"/>
      <w:bookmarkStart w:name="_Toc347567307" w:id="4345"/>
      <w:bookmarkStart w:name="_Toc345689785" w:id="4346"/>
      <w:bookmarkStart w:name="_Toc376183017" w:id="4347"/>
      <w:bookmarkStart w:name="_Toc392229987" w:id="4348"/>
      <w:r>
        <w:t xml:space="preserve">Figure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7</w:t>
      </w:r>
      <w:r w:rsidR="00DB1C8F">
        <w:fldChar w:fldCharType="end"/>
      </w:r>
      <w:bookmarkEnd w:id="4341"/>
      <w:r>
        <w:rPr>
          <w:rFonts w:hint="eastAsia"/>
        </w:rPr>
        <w:t xml:space="preserve"> Odometer state</w:t>
      </w:r>
      <w:bookmarkEnd w:id="4342"/>
      <w:bookmarkEnd w:id="4343"/>
      <w:bookmarkEnd w:id="4344"/>
      <w:bookmarkEnd w:id="4345"/>
      <w:bookmarkEnd w:id="4346"/>
      <w:bookmarkEnd w:id="4347"/>
      <w:bookmarkEnd w:id="4348"/>
    </w:p>
    <w:p w:rsidR="008334E2" w:rsidP="00C93484" w:rsidRDefault="008334E2">
      <w:pPr>
        <w:pStyle w:val="Reqtify"/>
      </w:pPr>
    </w:p>
    <w:p w:rsidRPr="008334E2" w:rsidR="008334E2" w:rsidP="0012674A" w:rsidRDefault="008060B0">
      <w:pPr>
        <w:pStyle w:val="4"/>
      </w:pPr>
      <w:r>
        <w:rPr>
          <w:rFonts w:hint="eastAsia"/>
        </w:rPr>
        <w:t xml:space="preserve">State </w:t>
      </w:r>
      <w:r>
        <w:t>“</w:t>
      </w:r>
      <w:r w:rsidRPr="00B37BFE" w:rsidR="008334E2">
        <w:t>NOT_INITIALIZED</w:t>
      </w:r>
      <w:r>
        <w:t>”</w:t>
      </w:r>
    </w:p>
    <w:p w:rsidR="008334E2" w:rsidP="00704491" w:rsidRDefault="008334E2">
      <w:pPr>
        <w:pStyle w:val="ReqtifyAltR"/>
      </w:pPr>
      <w:r>
        <w:t>[iTC_CC_ATP-SwRS-0</w:t>
      </w:r>
      <w:r>
        <w:rPr>
          <w:rFonts w:hint="eastAsia"/>
        </w:rPr>
        <w:t>175</w:t>
      </w:r>
      <w:r>
        <w:t>]</w:t>
      </w:r>
    </w:p>
    <w:p w:rsidR="008334E2" w:rsidP="00C93484" w:rsidRDefault="008334E2">
      <w:pPr>
        <w:pStyle w:val="Reqtify"/>
      </w:pPr>
      <w:r>
        <w:rPr>
          <w:rFonts w:hint="eastAsia"/>
        </w:rPr>
        <w:t>上电后里程计状态为</w:t>
      </w:r>
      <w:r>
        <w:rPr>
          <w:rStyle w:val="aff1"/>
        </w:rPr>
        <w:t>NOT_INITIALIZED</w:t>
      </w:r>
      <w:r>
        <w:rPr>
          <w:rFonts w:hint="eastAsia"/>
        </w:rPr>
        <w:t>。</w:t>
      </w:r>
    </w:p>
    <w:p w:rsidR="008334E2" w:rsidP="00C93484" w:rsidRDefault="008334E2">
      <w:pPr>
        <w:pStyle w:val="Reqtify"/>
      </w:pPr>
      <w:r>
        <w:lastRenderedPageBreak/>
        <w:t xml:space="preserve">From power-up, </w:t>
      </w:r>
      <w:r w:rsidRPr="00634120">
        <w:t xml:space="preserve">ATP shall consider that </w:t>
      </w:r>
      <w:hyperlink w:history="1" w:anchor="OdometerState">
        <w:r w:rsidR="00786D0B">
          <w:rPr>
            <w:rStyle w:val="ac"/>
          </w:rPr>
          <w:t>OdometerState</w:t>
        </w:r>
      </w:hyperlink>
      <w:r w:rsidRPr="00634120">
        <w:t xml:space="preserve"> is "</w:t>
      </w:r>
      <w:r>
        <w:rPr>
          <w:rStyle w:val="aff1"/>
        </w:rPr>
        <w:t>NOT_INITIALIZED</w:t>
      </w:r>
      <w:r w:rsidRPr="00634120">
        <w:t xml:space="preserve"> ".</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349"/>
        </w:rPr>
      </w:pPr>
      <w:del w:author="常鸣" w:date="2014-07-03T14:27:00Z" w:id="4350">
        <w:r w:rsidRPr="008A1414" w:rsidDel="009328EA">
          <w:delText>#S</w:delText>
        </w:r>
      </w:del>
      <w:ins w:author="常鸣" w:date="2014-07-03T14:27:00Z" w:id="4351">
        <w:r w:rsidR="009328EA">
          <w:t>#Allocation=ATP Software</w:t>
        </w:r>
      </w:ins>
    </w:p>
    <w:p w:rsidRPr="008A1414" w:rsidR="008334E2" w:rsidP="000C0D62" w:rsidRDefault="009328EA">
      <w:pPr>
        <w:pStyle w:val="ReqtifyAltQ"/>
      </w:pPr>
      <w:ins w:author="常鸣" w:date="2014-07-03T14:27:00Z" w:id="4352">
        <w:r>
          <w:t>#S</w:t>
        </w:r>
      </w:ins>
      <w:r w:rsidRPr="008A1414" w:rsidR="008334E2">
        <w:t>ource=</w:t>
      </w:r>
      <w:r w:rsidRPr="0058141B" w:rsidR="008334E2">
        <w:t>[iTC_CC-SyAD-</w:t>
      </w:r>
      <w:r w:rsidRPr="0058141B" w:rsidR="008334E2">
        <w:rPr>
          <w:rFonts w:hint="eastAsia"/>
        </w:rPr>
        <w:t>0149]</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176</w:t>
      </w:r>
      <w:r>
        <w:t>]</w:t>
      </w:r>
    </w:p>
    <w:p w:rsidR="008334E2" w:rsidP="00C93484" w:rsidRDefault="008334E2">
      <w:pPr>
        <w:pStyle w:val="Reqtify"/>
      </w:pPr>
      <w:r w:rsidRPr="00634120">
        <w:t xml:space="preserve">If </w:t>
      </w:r>
      <w:hyperlink w:history="1" w:anchor="OdometerState">
        <w:r w:rsidR="00786D0B">
          <w:rPr>
            <w:rStyle w:val="ac"/>
          </w:rPr>
          <w:t>OdometerState</w:t>
        </w:r>
      </w:hyperlink>
      <w:r w:rsidRPr="00634120">
        <w:t xml:space="preserve"> is </w:t>
      </w:r>
      <w:r w:rsidRPr="00A75E85">
        <w:rPr>
          <w:rStyle w:val="aff1"/>
        </w:rPr>
        <w:t>NOT_INITIALIZED</w:t>
      </w:r>
      <w:r>
        <w:rPr>
          <w:rStyle w:val="aff1"/>
          <w:rFonts w:hint="eastAsia"/>
        </w:rPr>
        <w:t xml:space="preserve"> </w:t>
      </w:r>
      <w:r w:rsidRPr="00634120">
        <w:t>at cycle k</w:t>
      </w:r>
      <w:r>
        <w:rPr>
          <w:rFonts w:hint="eastAsia"/>
        </w:rPr>
        <w:t>,</w:t>
      </w:r>
      <w:r w:rsidR="00397BD9">
        <w:t xml:space="preserve"> and </w:t>
      </w:r>
      <w:r w:rsidRPr="00634120">
        <w:t>if wheel detected stopped at cycle k</w:t>
      </w:r>
      <w:r>
        <w:rPr>
          <w:rFonts w:hint="eastAsia"/>
        </w:rPr>
        <w:t>,</w:t>
      </w:r>
      <w:r w:rsidRPr="00634120">
        <w:t xml:space="preserve"> then </w:t>
      </w:r>
      <w:hyperlink w:history="1" w:anchor="WheelMinimumMovement">
        <w:r w:rsidR="00B5344E">
          <w:rPr>
            <w:rStyle w:val="ac"/>
          </w:rPr>
          <w:t>WheelMinimumMovement</w:t>
        </w:r>
      </w:hyperlink>
      <w:r w:rsidR="00397BD9">
        <w:t xml:space="preserve"> and </w:t>
      </w:r>
      <w:hyperlink w:history="1" w:anchor="WheelMaximumMovement">
        <w:r w:rsidR="00B5344E">
          <w:rPr>
            <w:rStyle w:val="ac"/>
            <w:noProof/>
          </w:rPr>
          <w:t>WheelMaximumMovement</w:t>
        </w:r>
      </w:hyperlink>
      <w:r w:rsidRPr="00634120">
        <w:t xml:space="preserve"> shall be set to zero.</w:t>
      </w:r>
    </w:p>
    <w:p w:rsidR="008334E2" w:rsidP="000431E0" w:rsidRDefault="00397BD9">
      <w:pPr>
        <w:pStyle w:val="af7"/>
      </w:pPr>
      <w:r>
        <w:rPr>
          <w:rFonts w:hint="eastAsia"/>
        </w:rPr>
        <w:t>if (</w:t>
      </w:r>
      <w:hyperlink w:history="1" w:anchor="OdometerState">
        <w:r w:rsidR="00786D0B">
          <w:rPr>
            <w:rStyle w:val="ac"/>
          </w:rPr>
          <w:t>OdometerState</w:t>
        </w:r>
      </w:hyperlink>
      <w:r w:rsidRPr="00634120" w:rsidR="008334E2">
        <w:t>(k) =</w:t>
      </w:r>
      <w:r w:rsidR="008334E2">
        <w:rPr>
          <w:rFonts w:hint="eastAsia"/>
        </w:rPr>
        <w:t>=</w:t>
      </w:r>
      <w:r w:rsidRPr="00634120" w:rsidR="008334E2">
        <w:t xml:space="preserve"> </w:t>
      </w:r>
      <w:r w:rsidRPr="00A75E85" w:rsidR="008334E2">
        <w:rPr>
          <w:rStyle w:val="aff1"/>
        </w:rPr>
        <w:t>NOT_INITIALIZED</w:t>
      </w:r>
      <w:r w:rsidR="008334E2">
        <w:t>)</w:t>
      </w:r>
    </w:p>
    <w:p w:rsidR="008334E2" w:rsidP="000431E0" w:rsidRDefault="008334E2">
      <w:pPr>
        <w:pStyle w:val="af7"/>
      </w:pPr>
      <w:r>
        <w:rPr>
          <w:rFonts w:hint="eastAsia"/>
        </w:rPr>
        <w:t xml:space="preserve"> </w:t>
      </w:r>
      <w:r w:rsidR="003928F2">
        <w:rPr>
          <w:rFonts w:hint="eastAsia"/>
        </w:rPr>
        <w:t xml:space="preserve">   </w:t>
      </w:r>
      <w:r w:rsidR="00397BD9">
        <w:rPr>
          <w:rFonts w:hint="eastAsia"/>
        </w:rPr>
        <w:t>if (</w:t>
      </w:r>
      <w:hyperlink w:history="1" w:anchor="WheelFilteredStopped">
        <w:r w:rsidR="00983578">
          <w:rPr>
            <w:rStyle w:val="ac"/>
          </w:rPr>
          <w:t>WheelFilteredStopped</w:t>
        </w:r>
      </w:hyperlink>
      <w:r w:rsidRPr="00634120">
        <w:t xml:space="preserve">(k) </w:t>
      </w:r>
      <w:r>
        <w:rPr>
          <w:rFonts w:hint="eastAsia"/>
        </w:rPr>
        <w:t>=</w:t>
      </w:r>
      <w:r w:rsidRPr="00634120">
        <w:t xml:space="preserve">= </w:t>
      </w:r>
      <w:r w:rsidRPr="00354FC4" w:rsidR="00397BD9">
        <w:rPr>
          <w:rStyle w:val="aff1"/>
        </w:rPr>
        <w:t>True</w:t>
      </w:r>
      <w:r>
        <w:t>)</w:t>
      </w:r>
      <w:r>
        <w:rPr>
          <w:rFonts w:hint="eastAsia"/>
        </w:rPr>
        <w:t>)</w:t>
      </w:r>
    </w:p>
    <w:p w:rsidR="008334E2" w:rsidP="000431E0" w:rsidRDefault="008334E2">
      <w:pPr>
        <w:pStyle w:val="af7"/>
      </w:pPr>
      <w:r>
        <w:rPr>
          <w:rFonts w:hint="eastAsia"/>
        </w:rPr>
        <w:t xml:space="preserve">      </w:t>
      </w:r>
      <w:r w:rsidR="003928F2">
        <w:t xml:space="preserve">   </w:t>
      </w:r>
      <w:hyperlink w:history="1" w:anchor="WheelMinimumMovement">
        <w:r w:rsidR="00B5344E">
          <w:rPr>
            <w:rStyle w:val="ac"/>
          </w:rPr>
          <w:t>WheelMinimumMovement</w:t>
        </w:r>
      </w:hyperlink>
      <w:r w:rsidR="00397BD9">
        <w:t xml:space="preserve"> = </w:t>
      </w:r>
      <w:r w:rsidRPr="00634120">
        <w:t>0</w:t>
      </w:r>
    </w:p>
    <w:p w:rsidR="008334E2" w:rsidP="000431E0" w:rsidRDefault="008334E2">
      <w:pPr>
        <w:pStyle w:val="af7"/>
      </w:pPr>
      <w:r>
        <w:rPr>
          <w:rFonts w:hint="eastAsia"/>
        </w:rPr>
        <w:t xml:space="preserve">      </w:t>
      </w:r>
      <w:r w:rsidR="003928F2">
        <w:t xml:space="preserve">   </w:t>
      </w:r>
      <w:hyperlink w:history="1" w:anchor="WheelMaximumMovement">
        <w:r w:rsidR="00B5344E">
          <w:rPr>
            <w:rStyle w:val="ac"/>
          </w:rPr>
          <w:t>WheelMaximumMovement</w:t>
        </w:r>
      </w:hyperlink>
      <w:r w:rsidR="00397BD9">
        <w:t xml:space="preserve"> = </w:t>
      </w:r>
      <w:r>
        <w:t>0</w:t>
      </w:r>
    </w:p>
    <w:p w:rsidR="008334E2" w:rsidP="000431E0" w:rsidRDefault="008334E2">
      <w:pPr>
        <w:pStyle w:val="af7"/>
      </w:pPr>
      <w:r>
        <w:rPr>
          <w:rFonts w:hint="eastAsia"/>
        </w:rPr>
        <w:t xml:space="preserve"> </w:t>
      </w:r>
      <w:r w:rsidR="003928F2">
        <w:rPr>
          <w:rFonts w:hint="eastAsia"/>
        </w:rPr>
        <w:t xml:space="preserve">   </w:t>
      </w:r>
      <w:r w:rsidR="00397BD9">
        <w:rPr>
          <w:rFonts w:hint="eastAsia"/>
        </w:rPr>
        <w:t>else:</w:t>
      </w:r>
    </w:p>
    <w:p w:rsidR="008334E2" w:rsidP="000431E0" w:rsidRDefault="008334E2">
      <w:pPr>
        <w:pStyle w:val="af7"/>
      </w:pPr>
      <w:r>
        <w:rPr>
          <w:rFonts w:hint="eastAsia"/>
        </w:rPr>
        <w:t xml:space="preserve">      </w:t>
      </w:r>
      <w:r w:rsidR="003928F2">
        <w:t xml:space="preserve">   </w:t>
      </w:r>
      <w:hyperlink w:history="1" w:anchor="WheelMinimumMovement">
        <w:r w:rsidR="00B5344E">
          <w:rPr>
            <w:rStyle w:val="ac"/>
          </w:rPr>
          <w:t>WheelMinimumMovement</w:t>
        </w:r>
      </w:hyperlink>
      <w:r w:rsidR="00397BD9">
        <w:t xml:space="preserve"> = </w:t>
      </w:r>
      <w:r w:rsidRPr="00634120">
        <w:t>—</w:t>
      </w:r>
      <w:hyperlink w:history="1" w:anchor="ATPsetting">
        <w:r w:rsidR="00786D0B">
          <w:rPr>
            <w:rStyle w:val="ac"/>
          </w:rPr>
          <w:t>ATPsetting</w:t>
        </w:r>
      </w:hyperlink>
      <w:r>
        <w:rPr>
          <w:rFonts w:hint="eastAsia"/>
        </w:rPr>
        <w:t>.</w:t>
      </w:r>
      <w:r w:rsidR="006D1509">
        <w:rPr>
          <w:rFonts w:hint="eastAsia"/>
        </w:rPr>
        <w:t>MaxMotionPerCycle</w:t>
      </w:r>
    </w:p>
    <w:p w:rsidR="008334E2" w:rsidP="000431E0" w:rsidRDefault="008334E2">
      <w:pPr>
        <w:pStyle w:val="af7"/>
      </w:pPr>
      <w:r>
        <w:rPr>
          <w:rFonts w:hint="eastAsia"/>
        </w:rPr>
        <w:t xml:space="preserve">      </w:t>
      </w:r>
      <w:r w:rsidR="003928F2">
        <w:rPr>
          <w:rFonts w:hint="eastAsia"/>
        </w:rPr>
        <w:t xml:space="preserve">   </w:t>
      </w:r>
      <w:hyperlink w:history="1" w:anchor="WheelMaximumMovement">
        <w:r w:rsidR="00B5344E">
          <w:rPr>
            <w:rStyle w:val="ac"/>
          </w:rPr>
          <w:t>WheelMaximumMovement</w:t>
        </w:r>
      </w:hyperlink>
      <w:r w:rsidR="00397BD9">
        <w:t xml:space="preserve"> = </w:t>
      </w:r>
      <w:hyperlink w:history="1" w:anchor="ATPsetting">
        <w:r w:rsidR="00786D0B">
          <w:rPr>
            <w:rStyle w:val="ac"/>
          </w:rPr>
          <w:t>ATPsetting</w:t>
        </w:r>
      </w:hyperlink>
      <w:r>
        <w:rPr>
          <w:rFonts w:hint="eastAsia"/>
        </w:rPr>
        <w:t>.</w:t>
      </w:r>
      <w:r w:rsidR="006D1509">
        <w:rPr>
          <w:rFonts w:hint="eastAsia"/>
        </w:rPr>
        <w:t>MaxMotionPerCycle</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353"/>
        </w:rPr>
      </w:pPr>
      <w:del w:author="常鸣" w:date="2014-07-03T14:27:00Z" w:id="4354">
        <w:r w:rsidRPr="008A1414" w:rsidDel="009328EA">
          <w:delText>#S</w:delText>
        </w:r>
      </w:del>
      <w:ins w:author="常鸣" w:date="2014-07-03T14:27:00Z" w:id="4355">
        <w:r w:rsidR="009328EA">
          <w:t>#Allocation=ATP Software</w:t>
        </w:r>
      </w:ins>
      <w:ins w:author="常鸣" w:date="2014-07-03T14:49:00Z" w:id="4356">
        <w:r w:rsidR="002428AA">
          <w:rPr>
            <w:rFonts w:hint="eastAsia"/>
          </w:rPr>
          <w:t>, Vital Embedded Setting</w:t>
        </w:r>
      </w:ins>
    </w:p>
    <w:p w:rsidRPr="008A1414" w:rsidR="008334E2" w:rsidP="000C0D62" w:rsidRDefault="009328EA">
      <w:pPr>
        <w:pStyle w:val="ReqtifyAltQ"/>
      </w:pPr>
      <w:ins w:author="常鸣" w:date="2014-07-03T14:27:00Z" w:id="4357">
        <w:r>
          <w:t>#S</w:t>
        </w:r>
      </w:ins>
      <w:r w:rsidRPr="008A1414" w:rsidR="008334E2">
        <w:t>ource=</w:t>
      </w:r>
      <w:r w:rsidRPr="003D2990" w:rsidR="008334E2">
        <w:t>[iTC_CC-SyAD-</w:t>
      </w:r>
      <w:r w:rsidRPr="003D2990" w:rsidR="008334E2">
        <w:rPr>
          <w:rFonts w:hint="eastAsia"/>
        </w:rPr>
        <w:t>0</w:t>
      </w:r>
      <w:r w:rsidR="008334E2">
        <w:rPr>
          <w:rFonts w:hint="eastAsia"/>
        </w:rPr>
        <w:t>132</w:t>
      </w:r>
      <w:r w:rsidRPr="003D2990" w:rsidR="008334E2">
        <w:rPr>
          <w:rFonts w:hint="eastAsia"/>
        </w:rPr>
        <w:t>]</w:t>
      </w:r>
      <w:r w:rsidR="008334E2">
        <w:rPr>
          <w:rFonts w:hint="eastAsia"/>
        </w:rPr>
        <w:t>, [</w:t>
      </w:r>
      <w:r w:rsidR="008334E2">
        <w:t>iTC_CC_ATP_SwHA</w:t>
      </w:r>
      <w:r w:rsidRPr="00CA7F59" w:rsidR="008334E2">
        <w:t>-0060</w:t>
      </w:r>
      <w:r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177</w:t>
      </w:r>
      <w:r>
        <w:t>]</w:t>
      </w:r>
    </w:p>
    <w:p w:rsidR="008334E2" w:rsidP="00C93484" w:rsidRDefault="008334E2">
      <w:pPr>
        <w:pStyle w:val="Reqtify"/>
      </w:pPr>
      <w:r>
        <w:rPr>
          <w:rFonts w:hint="eastAsia"/>
        </w:rPr>
        <w:t>里程计状态由</w:t>
      </w:r>
      <w:r w:rsidRPr="007F6855">
        <w:rPr>
          <w:rStyle w:val="aff1"/>
        </w:rPr>
        <w:t>NOT_INITIALIZED</w:t>
      </w:r>
      <w:r>
        <w:rPr>
          <w:rFonts w:hint="eastAsia"/>
        </w:rPr>
        <w:t>变为</w:t>
      </w:r>
      <w:r w:rsidRPr="00A75E85">
        <w:rPr>
          <w:rStyle w:val="aff1"/>
        </w:rPr>
        <w:t>WAITING_COG_POSITION_CODE_READY</w:t>
      </w:r>
      <w:r>
        <w:rPr>
          <w:rFonts w:hint="eastAsia"/>
        </w:rPr>
        <w:t>的条件是</w:t>
      </w:r>
      <w:r>
        <w:rPr>
          <w:rFonts w:hint="eastAsia"/>
        </w:rPr>
        <w:t>:</w:t>
      </w:r>
    </w:p>
    <w:p w:rsidR="008334E2" w:rsidP="00FA0FBB" w:rsidRDefault="008334E2">
      <w:pPr>
        <w:pStyle w:val="AltX"/>
      </w:pPr>
      <w:r w:rsidRPr="00CC53B8">
        <w:rPr>
          <w:rFonts w:hint="eastAsia"/>
        </w:rPr>
        <w:t>上周期在</w:t>
      </w:r>
      <w:r>
        <w:rPr>
          <w:rStyle w:val="aff1"/>
        </w:rPr>
        <w:t>NOT_INITIALIZED</w:t>
      </w:r>
      <w:r w:rsidRPr="00282D8C">
        <w:rPr>
          <w:rFonts w:hint="eastAsia"/>
        </w:rPr>
        <w:t>；</w:t>
      </w:r>
    </w:p>
    <w:p w:rsidR="008334E2" w:rsidP="00FA0FBB" w:rsidRDefault="008334E2">
      <w:pPr>
        <w:pStyle w:val="AltX"/>
      </w:pPr>
      <w:r w:rsidRPr="00CC53B8">
        <w:rPr>
          <w:rFonts w:hint="eastAsia"/>
        </w:rPr>
        <w:t>上周期</w:t>
      </w:r>
      <w:r>
        <w:rPr>
          <w:rFonts w:hint="eastAsia"/>
        </w:rPr>
        <w:t>在</w:t>
      </w:r>
      <w:hyperlink w:history="1" w:anchor="WheelFilteredStopped">
        <w:r w:rsidRPr="00983578" w:rsidR="00983578">
          <w:rPr>
            <w:rStyle w:val="ac"/>
          </w:rPr>
          <w:t>WheelFilteredStopped</w:t>
        </w:r>
      </w:hyperlink>
      <w:r>
        <w:rPr>
          <w:rFonts w:hint="eastAsia"/>
        </w:rPr>
        <w:t>；</w:t>
      </w:r>
    </w:p>
    <w:p w:rsidR="008334E2" w:rsidP="00FA0FBB" w:rsidRDefault="008334E2">
      <w:pPr>
        <w:pStyle w:val="AltX"/>
      </w:pPr>
      <w:r w:rsidRPr="00CC53B8">
        <w:rPr>
          <w:rFonts w:hint="eastAsia"/>
        </w:rPr>
        <w:t>本周期未</w:t>
      </w:r>
      <w:hyperlink w:history="1" w:anchor="WheelFilteredStopped">
        <w:r w:rsidRPr="00983578" w:rsidR="00983578">
          <w:rPr>
            <w:rStyle w:val="ac"/>
          </w:rPr>
          <w:t>WheelFilteredStopped</w:t>
        </w:r>
      </w:hyperlink>
      <w:r w:rsidRPr="00CC53B8">
        <w:rPr>
          <w:rFonts w:hint="eastAsia"/>
        </w:rPr>
        <w:t>而且未检测到</w:t>
      </w:r>
      <w:r>
        <w:rPr>
          <w:rFonts w:hint="eastAsia"/>
        </w:rPr>
        <w:t>传感器测试失败</w:t>
      </w:r>
    </w:p>
    <w:p w:rsidR="008334E2" w:rsidP="00C93484" w:rsidRDefault="008334E2">
      <w:pPr>
        <w:pStyle w:val="Reqtify"/>
      </w:pPr>
    </w:p>
    <w:p w:rsidR="008334E2" w:rsidP="00C93484" w:rsidRDefault="008334E2">
      <w:pPr>
        <w:pStyle w:val="Reqtify"/>
      </w:pPr>
      <w:r>
        <w:t xml:space="preserve">At cycle k, </w:t>
      </w:r>
      <w:r w:rsidRPr="00634120">
        <w:t xml:space="preserve">ATP shall consider that </w:t>
      </w:r>
      <w:hyperlink w:history="1" w:anchor="OdometerState">
        <w:r w:rsidR="00786D0B">
          <w:rPr>
            <w:rStyle w:val="ac"/>
            <w:noProof/>
          </w:rPr>
          <w:t>OdometerState</w:t>
        </w:r>
      </w:hyperlink>
      <w:r w:rsidRPr="00634120">
        <w:t xml:space="preserve"> changes from </w:t>
      </w:r>
      <w:r>
        <w:rPr>
          <w:rStyle w:val="aff1"/>
        </w:rPr>
        <w:t>NOT_INITIALIZED</w:t>
      </w:r>
      <w:r w:rsidRPr="00634120">
        <w:t xml:space="preserve"> to </w:t>
      </w:r>
      <w:r w:rsidRPr="00A75E85">
        <w:rPr>
          <w:rStyle w:val="aff1"/>
        </w:rPr>
        <w:t>WAITING_COG_POSITION_CODE_READY</w:t>
      </w:r>
      <w:r w:rsidRPr="00634120">
        <w:t xml:space="preserve"> if:</w:t>
      </w:r>
    </w:p>
    <w:p w:rsidR="008334E2" w:rsidP="00FA0FBB" w:rsidRDefault="008334E2">
      <w:pPr>
        <w:pStyle w:val="AltX"/>
      </w:pPr>
      <w:r w:rsidRPr="00634120">
        <w:t xml:space="preserve">a falling edge is detected on </w:t>
      </w:r>
      <w:hyperlink w:history="1" w:anchor="WheelStopped">
        <w:hyperlink w:history="1" w:anchor="WheelFilteredStopped">
          <w:r w:rsidRPr="00983578" w:rsidR="00983578">
            <w:rPr>
              <w:rStyle w:val="ac"/>
            </w:rPr>
            <w:t>WheelFilteredStopped</w:t>
          </w:r>
        </w:hyperlink>
        <w:r w:rsidRPr="00634120" w:rsidR="00983578">
          <w:t xml:space="preserve"> </w:t>
        </w:r>
      </w:hyperlink>
      <w:r w:rsidRPr="00634120">
        <w:t>information,</w:t>
      </w:r>
    </w:p>
    <w:p w:rsidR="008334E2" w:rsidP="00FA0FBB" w:rsidRDefault="008334E2">
      <w:pPr>
        <w:pStyle w:val="AltX"/>
      </w:pPr>
      <w:r w:rsidRPr="00634120">
        <w:t>and sensors test is consistent at cycle k</w:t>
      </w:r>
      <w:r w:rsidR="00397BD9">
        <w:t xml:space="preserve"> and </w:t>
      </w:r>
      <w:r w:rsidRPr="00634120">
        <w:t>was consistent at cycle k-1,</w:t>
      </w:r>
    </w:p>
    <w:p w:rsidR="008334E2" w:rsidP="000431E0" w:rsidRDefault="00397BD9">
      <w:pPr>
        <w:pStyle w:val="af7"/>
      </w:pPr>
      <w:r>
        <w:rPr>
          <w:rFonts w:hint="eastAsia"/>
        </w:rPr>
        <w:t xml:space="preserve">if </w:t>
      </w:r>
      <w:r w:rsidR="005A4651">
        <w:rPr>
          <w:rFonts w:hint="eastAsia"/>
        </w:rPr>
        <w:t>(</w:t>
      </w:r>
      <w:r>
        <w:rPr>
          <w:rFonts w:hint="eastAsia"/>
        </w:rPr>
        <w:t>(</w:t>
      </w:r>
      <w:hyperlink w:history="1" w:anchor="OdometerState">
        <w:r w:rsidR="00786D0B">
          <w:rPr>
            <w:rStyle w:val="ac"/>
          </w:rPr>
          <w:t>OdometerState</w:t>
        </w:r>
      </w:hyperlink>
      <w:r w:rsidRPr="00634120" w:rsidR="008334E2">
        <w:t xml:space="preserve">(k-1) =  </w:t>
      </w:r>
      <w:r w:rsidR="008334E2">
        <w:rPr>
          <w:rStyle w:val="aff1"/>
        </w:rPr>
        <w:t>NOT_INITIALIZED</w:t>
      </w:r>
      <w:r w:rsidRPr="00634120" w:rsidR="008334E2">
        <w:t>)</w:t>
      </w:r>
    </w:p>
    <w:p w:rsidR="008334E2" w:rsidP="000431E0" w:rsidRDefault="008334E2">
      <w:pPr>
        <w:pStyle w:val="af7"/>
      </w:pPr>
      <w:r>
        <w:rPr>
          <w:rFonts w:hint="eastAsia"/>
        </w:rPr>
        <w:t xml:space="preserve">   </w:t>
      </w:r>
      <w:r w:rsidR="00397BD9">
        <w:rPr>
          <w:rFonts w:hint="eastAsia"/>
        </w:rPr>
        <w:t xml:space="preserve"> and </w:t>
      </w:r>
      <w:r w:rsidRPr="00634120">
        <w:t>(</w:t>
      </w:r>
      <w:r w:rsidR="00C32EC4">
        <w:t xml:space="preserve">not </w:t>
      </w:r>
      <w:hyperlink w:history="1" w:anchor="WheelStopped">
        <w:hyperlink w:history="1" w:anchor="WheelFilteredStopped">
          <w:r w:rsidR="00983578">
            <w:rPr>
              <w:rStyle w:val="ac"/>
            </w:rPr>
            <w:t>WheelFilteredStopped</w:t>
          </w:r>
        </w:hyperlink>
      </w:hyperlink>
      <w:r w:rsidRPr="00634120">
        <w:t>(k)</w:t>
      </w:r>
      <w:r w:rsidR="00397BD9">
        <w:t xml:space="preserve"> and </w:t>
      </w:r>
      <w:r w:rsidR="00C32EC4">
        <w:t xml:space="preserve">not </w:t>
      </w:r>
      <w:hyperlink w:history="1" w:anchor="UnconsistentSensorTest">
        <w:r w:rsidR="00786D0B">
          <w:rPr>
            <w:rStyle w:val="ac"/>
          </w:rPr>
          <w:t>UnconsistentSensorTest</w:t>
        </w:r>
      </w:hyperlink>
      <w:r w:rsidRPr="00634120">
        <w:t>(k))</w:t>
      </w:r>
    </w:p>
    <w:p w:rsidR="008334E2" w:rsidP="000431E0" w:rsidRDefault="008334E2">
      <w:pPr>
        <w:pStyle w:val="af7"/>
      </w:pPr>
      <w:r>
        <w:rPr>
          <w:rFonts w:hint="eastAsia"/>
        </w:rPr>
        <w:t xml:space="preserve">   </w:t>
      </w:r>
      <w:r w:rsidR="00397BD9">
        <w:rPr>
          <w:rFonts w:hint="eastAsia"/>
        </w:rPr>
        <w:t xml:space="preserve"> and </w:t>
      </w:r>
      <w:r w:rsidRPr="00634120">
        <w:t>(</w:t>
      </w:r>
      <w:hyperlink w:history="1" w:anchor="WheelStopped">
        <w:hyperlink w:history="1" w:anchor="WheelFilteredStopped">
          <w:r w:rsidR="00983578">
            <w:rPr>
              <w:rStyle w:val="ac"/>
            </w:rPr>
            <w:t>WheelFilteredStopped</w:t>
          </w:r>
        </w:hyperlink>
      </w:hyperlink>
      <w:r w:rsidRPr="00634120">
        <w:t>(k-1))</w:t>
      </w:r>
    </w:p>
    <w:p w:rsidR="008334E2" w:rsidP="000431E0" w:rsidRDefault="008334E2">
      <w:pPr>
        <w:pStyle w:val="af7"/>
        <w:rPr>
          <w:rStyle w:val="aff1"/>
        </w:rPr>
      </w:pPr>
      <w:r>
        <w:rPr>
          <w:rFonts w:hint="eastAsia"/>
        </w:rPr>
        <w:lastRenderedPageBreak/>
        <w:t xml:space="preserve"> </w:t>
      </w:r>
      <w:r w:rsidR="003928F2">
        <w:t xml:space="preserve">   </w:t>
      </w:r>
      <w:hyperlink w:history="1" w:anchor="OdometerState">
        <w:r w:rsidR="00786D0B">
          <w:rPr>
            <w:rStyle w:val="ac"/>
          </w:rPr>
          <w:t>OdometerState</w:t>
        </w:r>
      </w:hyperlink>
      <w:r w:rsidR="00397BD9">
        <w:t xml:space="preserve"> = </w:t>
      </w:r>
      <w:r w:rsidRPr="00634120">
        <w:t xml:space="preserve"> </w:t>
      </w:r>
      <w:r w:rsidRPr="00A75E85">
        <w:rPr>
          <w:rStyle w:val="aff1"/>
        </w:rPr>
        <w:t>WAITING_COG_POSITION_CODE_READY</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358"/>
        </w:rPr>
      </w:pPr>
      <w:del w:author="常鸣" w:date="2014-07-03T14:27:00Z" w:id="4359">
        <w:r w:rsidRPr="008A1414" w:rsidDel="009328EA">
          <w:delText>#S</w:delText>
        </w:r>
      </w:del>
      <w:ins w:author="常鸣" w:date="2014-07-03T14:27:00Z" w:id="4360">
        <w:r w:rsidR="009328EA">
          <w:t>#Allocation=ATP Software</w:t>
        </w:r>
      </w:ins>
    </w:p>
    <w:p w:rsidRPr="008A1414" w:rsidR="008334E2" w:rsidP="000C0D62" w:rsidRDefault="009328EA">
      <w:pPr>
        <w:pStyle w:val="ReqtifyAltQ"/>
      </w:pPr>
      <w:ins w:author="常鸣" w:date="2014-07-03T14:27:00Z" w:id="4361">
        <w:r>
          <w:t>#S</w:t>
        </w:r>
      </w:ins>
      <w:r w:rsidRPr="008A1414" w:rsidR="008334E2">
        <w:t>ource=</w:t>
      </w:r>
      <w:r w:rsidRPr="0058141B" w:rsidR="008334E2">
        <w:t>[iTC_CC-SyAD-</w:t>
      </w:r>
      <w:r w:rsidRPr="0058141B" w:rsidR="008334E2">
        <w:rPr>
          <w:rFonts w:hint="eastAsia"/>
        </w:rPr>
        <w:t>0149]</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178</w:t>
      </w:r>
      <w:r>
        <w:t>]</w:t>
      </w:r>
    </w:p>
    <w:p w:rsidR="008334E2" w:rsidP="00C93484" w:rsidRDefault="008334E2">
      <w:pPr>
        <w:pStyle w:val="Reqtify"/>
      </w:pPr>
      <w:r>
        <w:rPr>
          <w:rFonts w:hint="eastAsia"/>
        </w:rPr>
        <w:t>若检测到传感器三路全通或全堵，则进入</w:t>
      </w:r>
      <w:r w:rsidRPr="00700E7C">
        <w:rPr>
          <w:rStyle w:val="aff1"/>
          <w:rFonts w:hint="eastAsia"/>
        </w:rPr>
        <w:t>INVALID</w:t>
      </w:r>
      <w:r>
        <w:rPr>
          <w:rFonts w:hint="eastAsia"/>
        </w:rPr>
        <w:t>传感器无效</w:t>
      </w:r>
    </w:p>
    <w:p w:rsidR="008334E2" w:rsidP="00C93484" w:rsidRDefault="008334E2">
      <w:pPr>
        <w:pStyle w:val="Reqtify"/>
      </w:pPr>
      <w:r>
        <w:t xml:space="preserve">At cycle k, </w:t>
      </w:r>
      <w:r w:rsidRPr="00634120">
        <w:t xml:space="preserve">ATP shall consider that </w:t>
      </w:r>
      <w:hyperlink w:history="1" w:anchor="OdometerState">
        <w:r w:rsidR="00786D0B">
          <w:rPr>
            <w:rStyle w:val="ac"/>
            <w:noProof/>
          </w:rPr>
          <w:t>OdometerState</w:t>
        </w:r>
      </w:hyperlink>
      <w:r w:rsidRPr="00634120">
        <w:t xml:space="preserve"> changes from </w:t>
      </w:r>
      <w:r>
        <w:rPr>
          <w:rStyle w:val="aff1"/>
        </w:rPr>
        <w:t>NOT_INITIALIZED</w:t>
      </w:r>
      <w:r w:rsidRPr="00634120">
        <w:t xml:space="preserve"> to </w:t>
      </w:r>
      <w:r w:rsidRPr="00700E7C">
        <w:rPr>
          <w:rStyle w:val="aff1"/>
        </w:rPr>
        <w:t>INVALID</w:t>
      </w:r>
    </w:p>
    <w:p w:rsidR="008334E2" w:rsidP="00FA0FBB" w:rsidRDefault="008334E2">
      <w:pPr>
        <w:pStyle w:val="AltX"/>
      </w:pPr>
      <w:r w:rsidRPr="00634120">
        <w:t>if sensors test is not consistent at cycle k.</w:t>
      </w:r>
    </w:p>
    <w:p w:rsidR="008334E2" w:rsidP="000431E0" w:rsidRDefault="00397BD9">
      <w:pPr>
        <w:pStyle w:val="af7"/>
        <w:rPr>
          <w:rStyle w:val="aff1"/>
        </w:rPr>
      </w:pPr>
      <w:r>
        <w:rPr>
          <w:rFonts w:hint="eastAsia"/>
        </w:rPr>
        <w:t>if (</w:t>
      </w:r>
      <w:r w:rsidR="008334E2">
        <w:rPr>
          <w:rFonts w:hint="eastAsia"/>
        </w:rPr>
        <w:t>(</w:t>
      </w:r>
      <w:hyperlink w:history="1" w:anchor="OdometerState">
        <w:r w:rsidR="00786D0B">
          <w:rPr>
            <w:rStyle w:val="ac"/>
          </w:rPr>
          <w:t>OdometerState</w:t>
        </w:r>
      </w:hyperlink>
      <w:r w:rsidRPr="00634120" w:rsidR="008334E2">
        <w:t xml:space="preserve">(k-1) = </w:t>
      </w:r>
      <w:r w:rsidR="008334E2">
        <w:rPr>
          <w:rStyle w:val="aff1"/>
        </w:rPr>
        <w:t>NOT_INITIALIZED</w:t>
      </w:r>
      <w:r w:rsidRPr="00B1730D" w:rsidR="008334E2">
        <w:t>)</w:t>
      </w:r>
    </w:p>
    <w:p w:rsidR="008334E2" w:rsidP="000431E0" w:rsidRDefault="008334E2">
      <w:pPr>
        <w:pStyle w:val="af7"/>
      </w:pPr>
      <w:r>
        <w:rPr>
          <w:rStyle w:val="aff1"/>
          <w:rFonts w:hint="eastAsia"/>
        </w:rPr>
        <w:t xml:space="preserve">   </w:t>
      </w:r>
      <w:r w:rsidR="00397BD9">
        <w:rPr>
          <w:rStyle w:val="aff1"/>
          <w:rFonts w:hint="eastAsia"/>
        </w:rPr>
        <w:t xml:space="preserve"> and </w:t>
      </w:r>
      <w:hyperlink w:history="1" w:anchor="UnconsistentSensorTest">
        <w:r w:rsidR="00786D0B">
          <w:rPr>
            <w:rStyle w:val="ac"/>
          </w:rPr>
          <w:t>UnconsistentSensorTest</w:t>
        </w:r>
      </w:hyperlink>
      <w:r w:rsidRPr="00634120">
        <w:t>(k))</w:t>
      </w:r>
    </w:p>
    <w:p w:rsidR="008334E2" w:rsidP="000431E0" w:rsidRDefault="008334E2">
      <w:pPr>
        <w:pStyle w:val="af7"/>
      </w:pPr>
      <w:r>
        <w:rPr>
          <w:rFonts w:hint="eastAsia"/>
        </w:rPr>
        <w:t xml:space="preserve"> </w:t>
      </w:r>
      <w:r w:rsidR="003928F2">
        <w:t xml:space="preserve">   </w:t>
      </w:r>
      <w:hyperlink w:history="1" w:anchor="OdometerState">
        <w:r w:rsidR="00786D0B">
          <w:rPr>
            <w:rStyle w:val="ac"/>
          </w:rPr>
          <w:t>OdometerState</w:t>
        </w:r>
      </w:hyperlink>
      <w:r w:rsidR="00397BD9">
        <w:t xml:space="preserve"> = </w:t>
      </w:r>
      <w:r w:rsidRPr="00700E7C">
        <w:rPr>
          <w:rStyle w:val="aff1"/>
        </w:rPr>
        <w:t>INVALID</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362"/>
        </w:rPr>
      </w:pPr>
      <w:del w:author="常鸣" w:date="2014-07-03T14:27:00Z" w:id="4363">
        <w:r w:rsidRPr="008A1414" w:rsidDel="009328EA">
          <w:delText>#S</w:delText>
        </w:r>
      </w:del>
      <w:ins w:author="常鸣" w:date="2014-07-03T14:27:00Z" w:id="4364">
        <w:r w:rsidR="009328EA">
          <w:t>#Allocation=ATP Software</w:t>
        </w:r>
      </w:ins>
    </w:p>
    <w:p w:rsidRPr="008A1414" w:rsidR="008334E2" w:rsidP="000C0D62" w:rsidRDefault="009328EA">
      <w:pPr>
        <w:pStyle w:val="ReqtifyAltQ"/>
      </w:pPr>
      <w:ins w:author="常鸣" w:date="2014-07-03T14:27:00Z" w:id="4365">
        <w:r>
          <w:t>#S</w:t>
        </w:r>
      </w:ins>
      <w:r w:rsidRPr="008A1414" w:rsidR="008334E2">
        <w:t>ource=</w:t>
      </w:r>
      <w:r w:rsidR="008334E2">
        <w:rPr>
          <w:rFonts w:hint="eastAsia"/>
        </w:rPr>
        <w:t>[iTC_CC-SyAD-0149], [</w:t>
      </w:r>
      <w:r w:rsidR="008334E2">
        <w:t>iTC_CC_ATP_SwHA</w:t>
      </w:r>
      <w:r w:rsidRPr="00CA7F59" w:rsidR="008334E2">
        <w:t>-0057</w:t>
      </w:r>
      <w:r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Pr="00B37BFE" w:rsidR="008334E2" w:rsidP="0012674A" w:rsidRDefault="008060B0">
      <w:pPr>
        <w:pStyle w:val="4"/>
      </w:pPr>
      <w:r>
        <w:rPr>
          <w:rFonts w:hint="eastAsia"/>
        </w:rPr>
        <w:t xml:space="preserve">State </w:t>
      </w:r>
      <w:r>
        <w:t>“</w:t>
      </w:r>
      <w:r w:rsidRPr="00B37BFE" w:rsidR="008334E2">
        <w:t>WAITING_COG_POSITION_CODE_READY</w:t>
      </w:r>
      <w:r>
        <w:t>”</w:t>
      </w:r>
    </w:p>
    <w:p w:rsidR="008334E2" w:rsidP="00704491" w:rsidRDefault="008334E2">
      <w:pPr>
        <w:pStyle w:val="ReqtifyAltR"/>
      </w:pPr>
    </w:p>
    <w:p w:rsidR="008334E2" w:rsidP="00704491" w:rsidRDefault="008334E2">
      <w:pPr>
        <w:pStyle w:val="ReqtifyAltR"/>
      </w:pPr>
    </w:p>
    <w:p w:rsidRPr="00972331" w:rsidR="008334E2" w:rsidP="00704491" w:rsidRDefault="008334E2">
      <w:pPr>
        <w:pStyle w:val="ReqtifyAltR"/>
      </w:pPr>
      <w:r>
        <w:t>[iTC_CC_ATP-SwRS-0</w:t>
      </w:r>
      <w:r>
        <w:rPr>
          <w:rFonts w:hint="eastAsia"/>
        </w:rPr>
        <w:t>179</w:t>
      </w:r>
      <w:r>
        <w:t>]</w:t>
      </w:r>
    </w:p>
    <w:p w:rsidR="008334E2" w:rsidP="00C93484" w:rsidRDefault="00786D0B">
      <w:pPr>
        <w:pStyle w:val="Reqtify"/>
      </w:pPr>
      <w:bookmarkStart w:name="InitializationTimer" w:id="4366"/>
      <w:r w:rsidRPr="00501C21">
        <w:rPr>
          <w:rStyle w:val="aff2"/>
          <w:bCs w:val="0"/>
          <w:iCs w:val="0"/>
        </w:rPr>
        <w:t>InitializationTimer</w:t>
      </w:r>
      <w:bookmarkEnd w:id="4366"/>
      <w:r w:rsidR="008334E2">
        <w:rPr>
          <w:rFonts w:hint="eastAsia"/>
        </w:rPr>
        <w:t>，在</w:t>
      </w:r>
      <w:r w:rsidRPr="00A75E85" w:rsidR="008334E2">
        <w:rPr>
          <w:rStyle w:val="aff1"/>
        </w:rPr>
        <w:t>WAITING_COG_POSITION_CODE_READY</w:t>
      </w:r>
      <w:r w:rsidR="008334E2">
        <w:rPr>
          <w:rFonts w:hint="eastAsia"/>
        </w:rPr>
        <w:t>状态下累加初始化时间</w:t>
      </w:r>
      <w:r w:rsidR="008334E2">
        <w:rPr>
          <w:rFonts w:hint="eastAsia"/>
        </w:rPr>
        <w:t>.</w:t>
      </w:r>
    </w:p>
    <w:p w:rsidR="008334E2" w:rsidP="00C93484" w:rsidRDefault="008334E2">
      <w:pPr>
        <w:pStyle w:val="Reqtify"/>
      </w:pPr>
      <w:r>
        <w:rPr>
          <w:rFonts w:hint="eastAsia"/>
        </w:rPr>
        <w:t xml:space="preserve">ATP shall accumulate the time for waiting cog </w:t>
      </w:r>
      <w:r w:rsidR="00C83252">
        <w:t>position</w:t>
      </w:r>
      <w:r>
        <w:rPr>
          <w:rFonts w:hint="eastAsia"/>
        </w:rPr>
        <w:t xml:space="preserve"> ready state.</w:t>
      </w:r>
    </w:p>
    <w:p w:rsidR="008334E2" w:rsidP="000431E0" w:rsidRDefault="00397BD9">
      <w:pPr>
        <w:pStyle w:val="af7"/>
      </w:pPr>
      <w:r>
        <w:rPr>
          <w:rFonts w:hint="eastAsia"/>
        </w:rPr>
        <w:t>if (</w:t>
      </w:r>
      <w:hyperlink w:history="1" w:anchor="OdometerState">
        <w:r w:rsidR="00786D0B">
          <w:rPr>
            <w:rStyle w:val="ac"/>
          </w:rPr>
          <w:t>OdometerState</w:t>
        </w:r>
      </w:hyperlink>
      <w:r w:rsidRPr="00634120" w:rsidR="008334E2">
        <w:t>(k-1) =</w:t>
      </w:r>
      <w:r w:rsidR="008334E2">
        <w:rPr>
          <w:rFonts w:hint="eastAsia"/>
        </w:rPr>
        <w:t>=</w:t>
      </w:r>
      <w:r w:rsidRPr="00634120" w:rsidR="008334E2">
        <w:t xml:space="preserve"> </w:t>
      </w:r>
      <w:r w:rsidRPr="00A75E85" w:rsidR="008334E2">
        <w:rPr>
          <w:rStyle w:val="aff1"/>
        </w:rPr>
        <w:t>WAITING_COG_POSITION_CODE_READY</w:t>
      </w:r>
    </w:p>
    <w:p w:rsidR="008334E2" w:rsidP="000431E0" w:rsidRDefault="008334E2">
      <w:pPr>
        <w:pStyle w:val="af7"/>
      </w:pPr>
      <w:r>
        <w:rPr>
          <w:rFonts w:hint="eastAsia"/>
        </w:rPr>
        <w:t xml:space="preserve">    </w:t>
      </w:r>
      <w:r w:rsidR="00397BD9">
        <w:rPr>
          <w:rFonts w:hint="eastAsia"/>
        </w:rPr>
        <w:t xml:space="preserve"> and </w:t>
      </w:r>
      <w:hyperlink w:history="1" w:anchor="OdometerState">
        <w:r w:rsidR="00786D0B">
          <w:rPr>
            <w:rStyle w:val="ac"/>
          </w:rPr>
          <w:t>OdometerState</w:t>
        </w:r>
      </w:hyperlink>
      <w:r w:rsidRPr="00634120">
        <w:t xml:space="preserve">(k) </w:t>
      </w:r>
      <w:r>
        <w:rPr>
          <w:rFonts w:hint="eastAsia"/>
        </w:rPr>
        <w:t>=</w:t>
      </w:r>
      <w:r w:rsidRPr="00634120">
        <w:t xml:space="preserve">= </w:t>
      </w:r>
      <w:r w:rsidRPr="00A75E85">
        <w:rPr>
          <w:rStyle w:val="aff1"/>
        </w:rPr>
        <w:t>WAITING_COG_POSITION_CODE_READY</w:t>
      </w:r>
      <w:r w:rsidRPr="00634120">
        <w:t>)</w:t>
      </w:r>
    </w:p>
    <w:p w:rsidR="008334E2" w:rsidP="000431E0" w:rsidRDefault="008334E2">
      <w:pPr>
        <w:pStyle w:val="af7"/>
      </w:pPr>
      <w:r>
        <w:rPr>
          <w:rFonts w:hint="eastAsia"/>
        </w:rPr>
        <w:t xml:space="preserve"> </w:t>
      </w:r>
      <w:r w:rsidR="003928F2">
        <w:t xml:space="preserve">   </w:t>
      </w:r>
      <w:hyperlink w:history="1" w:anchor="InitializationTimer">
        <w:r w:rsidR="00786D0B">
          <w:rPr>
            <w:rStyle w:val="ac"/>
          </w:rPr>
          <w:t>InitializationTimer</w:t>
        </w:r>
      </w:hyperlink>
      <w:r w:rsidR="00397BD9">
        <w:t xml:space="preserve"> = </w:t>
      </w:r>
      <w:r w:rsidRPr="00634120">
        <w:t xml:space="preserve"> </w:t>
      </w:r>
      <w:hyperlink w:history="1" w:anchor="InitializationTimer">
        <w:r w:rsidR="00786D0B">
          <w:rPr>
            <w:rStyle w:val="ac"/>
          </w:rPr>
          <w:t>InitializationTimer</w:t>
        </w:r>
      </w:hyperlink>
      <w:r w:rsidRPr="00634120">
        <w:t>(k</w:t>
      </w:r>
      <w:r>
        <w:rPr>
          <w:rFonts w:hint="eastAsia"/>
        </w:rPr>
        <w:t>-1</w:t>
      </w:r>
      <w:r w:rsidRPr="00634120">
        <w:t>) + 1</w:t>
      </w:r>
      <w:r>
        <w:rPr>
          <w:rFonts w:hint="eastAsia"/>
        </w:rPr>
        <w:t xml:space="preserve"> </w:t>
      </w:r>
    </w:p>
    <w:p w:rsidR="008334E2" w:rsidP="000431E0" w:rsidRDefault="00C32EC4">
      <w:pPr>
        <w:pStyle w:val="af7"/>
      </w:pPr>
      <w:r>
        <w:rPr>
          <w:rFonts w:hint="eastAsia"/>
        </w:rPr>
        <w:t>elif</w:t>
      </w:r>
      <w:r w:rsidR="00397BD9">
        <w:rPr>
          <w:rFonts w:hint="eastAsia"/>
        </w:rPr>
        <w:t xml:space="preserve"> (</w:t>
      </w:r>
      <w:hyperlink w:history="1" w:anchor="OdometerState">
        <w:r w:rsidR="00786D0B">
          <w:rPr>
            <w:rStyle w:val="ac"/>
          </w:rPr>
          <w:t>OdometerState</w:t>
        </w:r>
      </w:hyperlink>
      <w:r w:rsidRPr="00634120" w:rsidR="008334E2">
        <w:t xml:space="preserve">(k-1) </w:t>
      </w:r>
      <w:r w:rsidR="008334E2">
        <w:rPr>
          <w:rFonts w:hint="eastAsia"/>
        </w:rPr>
        <w:t>!=</w:t>
      </w:r>
      <w:r w:rsidRPr="00634120" w:rsidR="008334E2">
        <w:t xml:space="preserve"> </w:t>
      </w:r>
      <w:r w:rsidRPr="00A75E85" w:rsidR="008334E2">
        <w:rPr>
          <w:rStyle w:val="aff1"/>
        </w:rPr>
        <w:t>WAITING_COG_POSITION_CODE_READY</w:t>
      </w:r>
    </w:p>
    <w:p w:rsidR="008334E2" w:rsidP="000431E0" w:rsidRDefault="008334E2">
      <w:pPr>
        <w:pStyle w:val="af7"/>
      </w:pPr>
      <w:r>
        <w:rPr>
          <w:rFonts w:hint="eastAsia"/>
        </w:rPr>
        <w:t xml:space="preserve">    </w:t>
      </w:r>
      <w:r w:rsidR="00397BD9">
        <w:rPr>
          <w:rFonts w:hint="eastAsia"/>
        </w:rPr>
        <w:t xml:space="preserve"> and </w:t>
      </w:r>
      <w:hyperlink w:history="1" w:anchor="OdometerState">
        <w:r w:rsidR="00786D0B">
          <w:rPr>
            <w:rStyle w:val="ac"/>
          </w:rPr>
          <w:t>OdometerState</w:t>
        </w:r>
      </w:hyperlink>
      <w:r w:rsidRPr="00634120">
        <w:t xml:space="preserve">(k) </w:t>
      </w:r>
      <w:r>
        <w:rPr>
          <w:rFonts w:hint="eastAsia"/>
        </w:rPr>
        <w:t>=</w:t>
      </w:r>
      <w:r w:rsidRPr="00634120">
        <w:t xml:space="preserve">= </w:t>
      </w:r>
      <w:r w:rsidRPr="00A75E85">
        <w:rPr>
          <w:rStyle w:val="aff1"/>
        </w:rPr>
        <w:t>WAITING_COG_POSITION_CODE_READY</w:t>
      </w:r>
      <w:r w:rsidRPr="00634120">
        <w:t>)</w:t>
      </w:r>
    </w:p>
    <w:p w:rsidR="008334E2" w:rsidP="000431E0" w:rsidRDefault="008334E2">
      <w:pPr>
        <w:pStyle w:val="af7"/>
      </w:pPr>
      <w:r>
        <w:rPr>
          <w:rFonts w:hint="eastAsia"/>
        </w:rPr>
        <w:t xml:space="preserve"> </w:t>
      </w:r>
      <w:r w:rsidR="003928F2">
        <w:rPr>
          <w:rFonts w:hint="eastAsia"/>
        </w:rPr>
        <w:t xml:space="preserve">   </w:t>
      </w:r>
      <w:hyperlink w:history="1" w:anchor="InitializationTimer">
        <w:r w:rsidR="00786D0B">
          <w:rPr>
            <w:rStyle w:val="ac"/>
          </w:rPr>
          <w:t>InitializationTimer</w:t>
        </w:r>
      </w:hyperlink>
      <w:r w:rsidR="00397BD9">
        <w:t xml:space="preserve"> = </w:t>
      </w:r>
      <w:r>
        <w:t>1</w:t>
      </w:r>
    </w:p>
    <w:p w:rsidR="008334E2" w:rsidP="000431E0" w:rsidRDefault="00397BD9">
      <w:pPr>
        <w:pStyle w:val="af7"/>
      </w:pPr>
      <w:r>
        <w:rPr>
          <w:rFonts w:hint="eastAsia"/>
        </w:rPr>
        <w:t>else:</w:t>
      </w:r>
    </w:p>
    <w:p w:rsidR="008334E2" w:rsidP="000431E0" w:rsidRDefault="008334E2">
      <w:pPr>
        <w:pStyle w:val="af7"/>
      </w:pPr>
      <w:r>
        <w:rPr>
          <w:rFonts w:hint="eastAsia"/>
        </w:rPr>
        <w:t xml:space="preserve"> </w:t>
      </w:r>
      <w:r w:rsidR="003928F2">
        <w:rPr>
          <w:rFonts w:hint="eastAsia"/>
        </w:rPr>
        <w:t xml:space="preserve">   </w:t>
      </w:r>
      <w:hyperlink w:history="1" w:anchor="InitializationTimer">
        <w:r w:rsidR="00786D0B">
          <w:rPr>
            <w:rStyle w:val="ac"/>
          </w:rPr>
          <w:t>InitializationTimer</w:t>
        </w:r>
      </w:hyperlink>
      <w:r w:rsidR="00397BD9">
        <w:t xml:space="preserve"> = </w:t>
      </w:r>
      <w:r>
        <w:rPr>
          <w:rFonts w:hint="eastAsia"/>
        </w:rPr>
        <w:t>0</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367"/>
        </w:rPr>
      </w:pPr>
      <w:del w:author="常鸣" w:date="2014-07-03T14:27:00Z" w:id="4368">
        <w:r w:rsidRPr="008A1414" w:rsidDel="009328EA">
          <w:delText>#S</w:delText>
        </w:r>
      </w:del>
      <w:ins w:author="常鸣" w:date="2014-07-03T14:27:00Z" w:id="4369">
        <w:r w:rsidR="009328EA">
          <w:t>#Allocation=ATP Software</w:t>
        </w:r>
      </w:ins>
    </w:p>
    <w:p w:rsidRPr="008A1414" w:rsidR="008334E2" w:rsidP="000C0D62" w:rsidRDefault="009328EA">
      <w:pPr>
        <w:pStyle w:val="ReqtifyAltQ"/>
      </w:pPr>
      <w:ins w:author="常鸣" w:date="2014-07-03T14:27:00Z" w:id="4370">
        <w:r>
          <w:t>#S</w:t>
        </w:r>
      </w:ins>
      <w:r w:rsidRPr="008A1414" w:rsidR="008334E2">
        <w:t>ource=</w:t>
      </w:r>
      <w:r w:rsidRPr="0058141B" w:rsidR="008334E2">
        <w:t>[iTC_CC-SyAD-</w:t>
      </w:r>
      <w:r w:rsidR="001B3EB5">
        <w:rPr>
          <w:rFonts w:hint="eastAsia"/>
        </w:rPr>
        <w:t>1160</w:t>
      </w:r>
      <w:r w:rsidRPr="0058141B" w:rsidR="008334E2">
        <w:rPr>
          <w:rFonts w:hint="eastAsia"/>
        </w:rPr>
        <w:t>]</w:t>
      </w:r>
    </w:p>
    <w:p w:rsidRPr="008A1414" w:rsidR="008334E2" w:rsidP="000C0D62" w:rsidRDefault="008334E2">
      <w:pPr>
        <w:pStyle w:val="ReqtifyAltQ"/>
      </w:pPr>
      <w:r w:rsidRPr="008A1414">
        <w:lastRenderedPageBreak/>
        <w:t>[End]</w:t>
      </w:r>
    </w:p>
    <w:p w:rsidRPr="00074F8D" w:rsidR="008334E2" w:rsidP="00704491" w:rsidRDefault="008334E2">
      <w:pPr>
        <w:pStyle w:val="ReqtifyAltR"/>
      </w:pPr>
    </w:p>
    <w:p w:rsidR="008334E2" w:rsidP="00704491" w:rsidRDefault="008334E2">
      <w:pPr>
        <w:pStyle w:val="ReqtifyAltR"/>
      </w:pPr>
    </w:p>
    <w:p w:rsidR="008334E2" w:rsidP="00704491" w:rsidRDefault="008334E2">
      <w:pPr>
        <w:pStyle w:val="ReqtifyAltR"/>
      </w:pPr>
      <w:r>
        <w:t>[iTC_CC_ATP-SwRS-0</w:t>
      </w:r>
      <w:r>
        <w:rPr>
          <w:rFonts w:hint="eastAsia"/>
        </w:rPr>
        <w:t>180</w:t>
      </w:r>
      <w:r>
        <w:t>]</w:t>
      </w:r>
    </w:p>
    <w:p w:rsidR="008334E2" w:rsidP="00C93484" w:rsidRDefault="008334E2">
      <w:pPr>
        <w:pStyle w:val="Reqtify"/>
      </w:pPr>
      <w:r>
        <w:rPr>
          <w:rFonts w:hint="eastAsia"/>
        </w:rPr>
        <w:t>由</w:t>
      </w:r>
      <w:r w:rsidRPr="00A75E85">
        <w:rPr>
          <w:rStyle w:val="aff1"/>
        </w:rPr>
        <w:t>WAITING_COG_POSITION_CODE_READY</w:t>
      </w:r>
      <w:r>
        <w:rPr>
          <w:rFonts w:hint="eastAsia"/>
        </w:rPr>
        <w:t>转回</w:t>
      </w:r>
      <w:r>
        <w:rPr>
          <w:rStyle w:val="aff1"/>
          <w:rFonts w:hint="eastAsia"/>
        </w:rPr>
        <w:t>NOT_INITIALIZED</w:t>
      </w:r>
      <w:r>
        <w:rPr>
          <w:rFonts w:hint="eastAsia"/>
        </w:rPr>
        <w:t>状态的条件：</w:t>
      </w:r>
    </w:p>
    <w:p w:rsidR="008334E2" w:rsidP="00C93484" w:rsidRDefault="008334E2">
      <w:pPr>
        <w:pStyle w:val="Reqtify"/>
      </w:pPr>
    </w:p>
    <w:p w:rsidR="008334E2" w:rsidP="00C93484" w:rsidRDefault="008334E2">
      <w:pPr>
        <w:pStyle w:val="Reqtify"/>
      </w:pPr>
      <w:r>
        <w:t xml:space="preserve">At cycle k, </w:t>
      </w:r>
      <w:r w:rsidRPr="00634120">
        <w:t xml:space="preserve">ATP shall consider that </w:t>
      </w:r>
      <w:hyperlink w:history="1" w:anchor="OdometerState">
        <w:r w:rsidR="00786D0B">
          <w:rPr>
            <w:rStyle w:val="ac"/>
            <w:noProof/>
          </w:rPr>
          <w:t>OdometerState</w:t>
        </w:r>
      </w:hyperlink>
      <w:r w:rsidRPr="00634120">
        <w:t xml:space="preserve"> changes from </w:t>
      </w:r>
      <w:r w:rsidRPr="00A75E85">
        <w:rPr>
          <w:rStyle w:val="aff1"/>
        </w:rPr>
        <w:t>WAITING_COG_POSITION_CODE_READY</w:t>
      </w:r>
      <w:r w:rsidRPr="00634120">
        <w:t xml:space="preserve"> to </w:t>
      </w:r>
      <w:r>
        <w:rPr>
          <w:rStyle w:val="aff1"/>
        </w:rPr>
        <w:t>NOT_INITIALIZED</w:t>
      </w:r>
      <w:r w:rsidRPr="00634120">
        <w:t xml:space="preserve"> if:</w:t>
      </w:r>
    </w:p>
    <w:p w:rsidR="008334E2" w:rsidP="00FA0FBB" w:rsidRDefault="008334E2">
      <w:pPr>
        <w:pStyle w:val="AltX"/>
      </w:pPr>
      <w:r w:rsidRPr="00CC53B8">
        <w:t>wheel is detected stopped (</w:t>
      </w:r>
      <w:hyperlink w:history="1" w:anchor="WheelStopped">
        <w:hyperlink w:history="1" w:anchor="WheelFilteredStopped">
          <w:r w:rsidRPr="00983578" w:rsidR="00983578">
            <w:rPr>
              <w:rStyle w:val="ac"/>
            </w:rPr>
            <w:t>WheelFilteredStopped</w:t>
          </w:r>
        </w:hyperlink>
      </w:hyperlink>
      <w:r w:rsidRPr="00CC53B8">
        <w:t>),</w:t>
      </w:r>
    </w:p>
    <w:p w:rsidR="008334E2" w:rsidP="00FA0FBB" w:rsidRDefault="008334E2">
      <w:pPr>
        <w:pStyle w:val="AltX"/>
      </w:pPr>
      <w:r>
        <w:t>and</w:t>
      </w:r>
      <w:r>
        <w:rPr>
          <w:rFonts w:hint="eastAsia"/>
        </w:rPr>
        <w:t xml:space="preserve"> cog position</w:t>
      </w:r>
      <w:r w:rsidRPr="00CC53B8">
        <w:t xml:space="preserve"> remains unknown (not </w:t>
      </w:r>
      <w:hyperlink w:history="1" w:anchor="OdometerCogPositionReady">
        <w:r w:rsidR="00786D0B">
          <w:rPr>
            <w:rStyle w:val="ac"/>
          </w:rPr>
          <w:t>OdometerCogPositionReady</w:t>
        </w:r>
      </w:hyperlink>
      <w:r w:rsidRPr="00CC53B8">
        <w:t>),</w:t>
      </w:r>
    </w:p>
    <w:p w:rsidR="008334E2" w:rsidP="00FA0FBB" w:rsidRDefault="008334E2">
      <w:pPr>
        <w:pStyle w:val="AltX"/>
      </w:pPr>
      <w:r w:rsidRPr="00CC53B8">
        <w:t xml:space="preserve">and there is no </w:t>
      </w:r>
      <w:r>
        <w:t>sensors test</w:t>
      </w:r>
      <w:r w:rsidRPr="00CC53B8">
        <w:t xml:space="preserve"> </w:t>
      </w:r>
      <w:r w:rsidRPr="00CC53B8" w:rsidR="00C83252">
        <w:t>inconsistency</w:t>
      </w:r>
      <w:r w:rsidRPr="00CC53B8">
        <w:t>,</w:t>
      </w:r>
    </w:p>
    <w:p w:rsidR="008334E2" w:rsidP="00FA0FBB" w:rsidRDefault="008334E2">
      <w:pPr>
        <w:pStyle w:val="AltX"/>
      </w:pPr>
      <w:r w:rsidRPr="00CC53B8">
        <w:t xml:space="preserve">and time elapsed since last time </w:t>
      </w:r>
      <w:hyperlink w:history="1" w:anchor="OdometerState">
        <w:r w:rsidR="00786D0B">
          <w:rPr>
            <w:rStyle w:val="ac"/>
            <w:noProof/>
          </w:rPr>
          <w:t>OdometerState</w:t>
        </w:r>
      </w:hyperlink>
      <w:r w:rsidRPr="00CC53B8">
        <w:t xml:space="preserve"> was </w:t>
      </w:r>
      <w:r>
        <w:rPr>
          <w:rStyle w:val="aff1"/>
        </w:rPr>
        <w:t>NOT_INITIALIZED</w:t>
      </w:r>
      <w:r w:rsidRPr="00CC53B8">
        <w:t xml:space="preserve"> (</w:t>
      </w:r>
      <w:hyperlink w:history="1" w:anchor="InitializationTimer">
        <w:r w:rsidR="00786D0B">
          <w:rPr>
            <w:rStyle w:val="ac"/>
          </w:rPr>
          <w:t>InitializationTimer</w:t>
        </w:r>
      </w:hyperlink>
      <w:r w:rsidRPr="00CC53B8">
        <w:t xml:space="preserve">) is strictly less than </w:t>
      </w:r>
      <w:hyperlink w:history="1" w:anchor="ATPsetting">
        <w:r w:rsidR="00786D0B">
          <w:rPr>
            <w:rStyle w:val="ac"/>
          </w:rPr>
          <w:t>ATPsetting</w:t>
        </w:r>
      </w:hyperlink>
      <w:r w:rsidRPr="00CC53B8">
        <w:t>.</w:t>
      </w:r>
      <w:r w:rsidR="008626E7">
        <w:rPr>
          <w:rFonts w:hint="eastAsia"/>
        </w:rPr>
        <w:t>OdoInitTimeout</w:t>
      </w:r>
    </w:p>
    <w:p w:rsidR="008334E2" w:rsidP="00C93484" w:rsidRDefault="008334E2">
      <w:pPr>
        <w:pStyle w:val="Reqtify"/>
      </w:pPr>
    </w:p>
    <w:p w:rsidR="008334E2" w:rsidP="000431E0" w:rsidRDefault="00397BD9">
      <w:pPr>
        <w:pStyle w:val="af7"/>
      </w:pPr>
      <w:r>
        <w:rPr>
          <w:rFonts w:hint="eastAsia"/>
        </w:rPr>
        <w:t>if (</w:t>
      </w:r>
      <w:hyperlink w:history="1" w:anchor="OdometerState">
        <w:r w:rsidR="00786D0B">
          <w:rPr>
            <w:rStyle w:val="ac"/>
          </w:rPr>
          <w:t>OdometerState</w:t>
        </w:r>
      </w:hyperlink>
      <w:r w:rsidRPr="00634120" w:rsidR="008334E2">
        <w:t>(k-1)</w:t>
      </w:r>
      <w:r w:rsidR="008334E2">
        <w:rPr>
          <w:rFonts w:hint="eastAsia"/>
        </w:rPr>
        <w:t xml:space="preserve"> </w:t>
      </w:r>
      <w:r w:rsidRPr="00634120" w:rsidR="008334E2">
        <w:t xml:space="preserve">= </w:t>
      </w:r>
      <w:r w:rsidRPr="00A75E85" w:rsidR="008334E2">
        <w:rPr>
          <w:rStyle w:val="aff1"/>
        </w:rPr>
        <w:t>WAITING_COG_POSITION_CODE_READY</w:t>
      </w:r>
      <w:r w:rsidRPr="00634120" w:rsidR="008334E2">
        <w:t>)</w:t>
      </w:r>
    </w:p>
    <w:p w:rsidR="008334E2" w:rsidP="000431E0" w:rsidRDefault="008334E2">
      <w:pPr>
        <w:pStyle w:val="af7"/>
      </w:pPr>
      <w:r>
        <w:rPr>
          <w:rFonts w:hint="eastAsia"/>
        </w:rPr>
        <w:t xml:space="preserve">   </w:t>
      </w:r>
      <w:r w:rsidR="00397BD9">
        <w:rPr>
          <w:rFonts w:hint="eastAsia"/>
        </w:rPr>
        <w:t xml:space="preserve"> and </w:t>
      </w:r>
      <w:hyperlink w:history="1" w:anchor="WheelStopped">
        <w:hyperlink w:history="1" w:anchor="WheelFilteredStopped">
          <w:r w:rsidR="00983578">
            <w:rPr>
              <w:rStyle w:val="ac"/>
            </w:rPr>
            <w:t>WheelFilteredStopped</w:t>
          </w:r>
        </w:hyperlink>
      </w:hyperlink>
      <w:r w:rsidRPr="00634120">
        <w:t>(k)</w:t>
      </w:r>
    </w:p>
    <w:p w:rsidR="008334E2" w:rsidP="000431E0" w:rsidRDefault="008334E2">
      <w:pPr>
        <w:pStyle w:val="af7"/>
      </w:pPr>
      <w:r>
        <w:rPr>
          <w:rFonts w:hint="eastAsia"/>
        </w:rPr>
        <w:t xml:space="preserve">   </w:t>
      </w:r>
      <w:r w:rsidR="00397BD9">
        <w:rPr>
          <w:rFonts w:hint="eastAsia"/>
        </w:rPr>
        <w:t xml:space="preserve"> and </w:t>
      </w:r>
      <w:r w:rsidR="00C32EC4">
        <w:t xml:space="preserve">not </w:t>
      </w:r>
      <w:hyperlink w:history="1" w:anchor="OdometerCogPositionReady">
        <w:r w:rsidR="00786D0B">
          <w:rPr>
            <w:rStyle w:val="ac"/>
          </w:rPr>
          <w:t>OdometerCogPositionReady</w:t>
        </w:r>
      </w:hyperlink>
      <w:r w:rsidRPr="00634120">
        <w:t>(k)</w:t>
      </w:r>
    </w:p>
    <w:p w:rsidR="008334E2" w:rsidP="000431E0" w:rsidRDefault="008334E2">
      <w:pPr>
        <w:pStyle w:val="af7"/>
      </w:pPr>
      <w:r>
        <w:rPr>
          <w:rFonts w:hint="eastAsia"/>
        </w:rPr>
        <w:t xml:space="preserve">   </w:t>
      </w:r>
      <w:r w:rsidR="00397BD9">
        <w:rPr>
          <w:rFonts w:hint="eastAsia"/>
        </w:rPr>
        <w:t xml:space="preserve"> and </w:t>
      </w:r>
      <w:r w:rsidR="00C32EC4">
        <w:t xml:space="preserve">not </w:t>
      </w:r>
      <w:hyperlink w:history="1" w:anchor="UnconsistentSensorTest">
        <w:r w:rsidR="00786D0B">
          <w:rPr>
            <w:rStyle w:val="ac"/>
          </w:rPr>
          <w:t>UnconsistentSensorTest</w:t>
        </w:r>
      </w:hyperlink>
      <w:r w:rsidRPr="00634120">
        <w:t>(k)</w:t>
      </w:r>
    </w:p>
    <w:p w:rsidR="008334E2" w:rsidP="000431E0" w:rsidRDefault="008334E2">
      <w:pPr>
        <w:pStyle w:val="af7"/>
      </w:pPr>
      <w:r>
        <w:rPr>
          <w:rFonts w:hint="eastAsia"/>
        </w:rPr>
        <w:t xml:space="preserve">   </w:t>
      </w:r>
      <w:r w:rsidR="00397BD9">
        <w:rPr>
          <w:rFonts w:hint="eastAsia"/>
        </w:rPr>
        <w:t xml:space="preserve"> and </w:t>
      </w:r>
      <w:r w:rsidRPr="00634120">
        <w:t>(</w:t>
      </w:r>
      <w:hyperlink w:history="1" w:anchor="InitializationTimer">
        <w:r w:rsidR="00786D0B">
          <w:rPr>
            <w:rStyle w:val="ac"/>
          </w:rPr>
          <w:t>InitializationTimer</w:t>
        </w:r>
      </w:hyperlink>
      <w:r w:rsidRPr="00634120">
        <w:t>(k)</w:t>
      </w:r>
      <w:r>
        <w:rPr>
          <w:rFonts w:hint="eastAsia"/>
        </w:rPr>
        <w:t xml:space="preserve"> </w:t>
      </w:r>
      <w:r w:rsidRPr="00634120">
        <w:t xml:space="preserve">&lt; </w:t>
      </w:r>
      <w:hyperlink w:history="1" w:anchor="ATPsetting">
        <w:r w:rsidR="00786D0B">
          <w:rPr>
            <w:rStyle w:val="ac"/>
          </w:rPr>
          <w:t>ATPsetting</w:t>
        </w:r>
      </w:hyperlink>
      <w:r w:rsidRPr="00634120">
        <w:t>.</w:t>
      </w:r>
      <w:r w:rsidR="008626E7">
        <w:rPr>
          <w:rFonts w:hint="eastAsia"/>
        </w:rPr>
        <w:t>OdoInitTimeout</w:t>
      </w:r>
      <w:r>
        <w:t>)</w:t>
      </w:r>
    </w:p>
    <w:p w:rsidR="008334E2" w:rsidP="000431E0" w:rsidRDefault="003928F2">
      <w:pPr>
        <w:pStyle w:val="af7"/>
      </w:pPr>
      <w:r>
        <w:t xml:space="preserve">   </w:t>
      </w:r>
      <w:hyperlink w:history="1" w:anchor="OdometerState">
        <w:r w:rsidR="00786D0B">
          <w:rPr>
            <w:rStyle w:val="ac"/>
          </w:rPr>
          <w:t>OdometerState</w:t>
        </w:r>
      </w:hyperlink>
      <w:r w:rsidR="00397BD9">
        <w:t xml:space="preserve"> = </w:t>
      </w:r>
      <w:r w:rsidRPr="00634120" w:rsidR="008334E2">
        <w:t xml:space="preserve"> </w:t>
      </w:r>
      <w:r w:rsidR="008334E2">
        <w:rPr>
          <w:rStyle w:val="aff1"/>
        </w:rPr>
        <w:t>NOT_INITIALIZED</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371"/>
        </w:rPr>
      </w:pPr>
      <w:del w:author="常鸣" w:date="2014-07-03T14:27:00Z" w:id="4372">
        <w:r w:rsidRPr="008A1414" w:rsidDel="009328EA">
          <w:delText>#S</w:delText>
        </w:r>
      </w:del>
      <w:ins w:author="常鸣" w:date="2014-07-03T14:27:00Z" w:id="4373">
        <w:r w:rsidR="009328EA">
          <w:t>#Allocation=ATP Software</w:t>
        </w:r>
      </w:ins>
      <w:ins w:author="常鸣" w:date="2014-07-03T14:49:00Z" w:id="4374">
        <w:r w:rsidR="002428AA">
          <w:rPr>
            <w:rFonts w:hint="eastAsia"/>
          </w:rPr>
          <w:t>, Vital Embedded Setting</w:t>
        </w:r>
      </w:ins>
    </w:p>
    <w:p w:rsidRPr="008A1414" w:rsidR="008334E2" w:rsidP="000C0D62" w:rsidRDefault="009328EA">
      <w:pPr>
        <w:pStyle w:val="ReqtifyAltQ"/>
      </w:pPr>
      <w:ins w:author="常鸣" w:date="2014-07-03T14:27:00Z" w:id="4375">
        <w:r>
          <w:t>#S</w:t>
        </w:r>
      </w:ins>
      <w:r w:rsidRPr="008A1414" w:rsidR="008334E2">
        <w:t>ource=</w:t>
      </w:r>
      <w:r w:rsidRPr="0058141B" w:rsidR="008334E2">
        <w:t>[iTC_CC-SyAD-</w:t>
      </w:r>
      <w:r w:rsidRPr="0058141B" w:rsidR="008334E2">
        <w:rPr>
          <w:rFonts w:hint="eastAsia"/>
        </w:rPr>
        <w:t>0149]</w:t>
      </w:r>
      <w:r w:rsidR="008334E2">
        <w:rPr>
          <w:rFonts w:hint="eastAsia"/>
        </w:rPr>
        <w:t>,</w:t>
      </w:r>
      <w:r w:rsidRPr="00B51DE8" w:rsidR="008334E2">
        <w:rPr>
          <w:rFonts w:hint="eastAsia"/>
        </w:rPr>
        <w:t xml:space="preserve"> </w:t>
      </w:r>
      <w:r w:rsidRPr="0058141B" w:rsidR="001B3EB5">
        <w:t>[iTC_CC-SyAD-</w:t>
      </w:r>
      <w:r w:rsidR="001B3EB5">
        <w:rPr>
          <w:rFonts w:hint="eastAsia"/>
        </w:rPr>
        <w:t>1160</w:t>
      </w:r>
      <w:r w:rsidRPr="0058141B" w:rsidR="001B3EB5">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181</w:t>
      </w:r>
      <w:r>
        <w:t>]</w:t>
      </w:r>
    </w:p>
    <w:p w:rsidR="008334E2" w:rsidP="00C93484" w:rsidRDefault="008334E2">
      <w:pPr>
        <w:pStyle w:val="Reqtify"/>
      </w:pPr>
      <w:r>
        <w:rPr>
          <w:rFonts w:hint="eastAsia"/>
        </w:rPr>
        <w:t>由</w:t>
      </w:r>
      <w:r w:rsidRPr="00A75E85">
        <w:rPr>
          <w:rStyle w:val="aff1"/>
        </w:rPr>
        <w:t>WAITING_COG_POSITION_CODE_READY</w:t>
      </w:r>
      <w:r>
        <w:rPr>
          <w:rFonts w:hint="eastAsia"/>
        </w:rPr>
        <w:t>转入</w:t>
      </w:r>
      <w:r>
        <w:rPr>
          <w:rStyle w:val="aff1"/>
        </w:rPr>
        <w:t>INITIALIZED</w:t>
      </w:r>
      <w:r w:rsidRPr="008334E2">
        <w:rPr>
          <w:rFonts w:hint="eastAsia"/>
        </w:rPr>
        <w:t>状态的条件：</w:t>
      </w:r>
    </w:p>
    <w:p w:rsidR="008334E2" w:rsidP="00C93484" w:rsidRDefault="008334E2">
      <w:pPr>
        <w:pStyle w:val="Reqtify"/>
      </w:pPr>
    </w:p>
    <w:p w:rsidR="008334E2" w:rsidP="00C93484" w:rsidRDefault="008334E2">
      <w:pPr>
        <w:pStyle w:val="Reqtify"/>
      </w:pPr>
      <w:r>
        <w:t xml:space="preserve">At cycle k, </w:t>
      </w:r>
      <w:r w:rsidRPr="00634120">
        <w:t xml:space="preserve">ATP shall consider that </w:t>
      </w:r>
      <w:hyperlink w:history="1" w:anchor="OdometerState">
        <w:r w:rsidR="00786D0B">
          <w:rPr>
            <w:rStyle w:val="ac"/>
            <w:noProof/>
          </w:rPr>
          <w:t>OdometerState</w:t>
        </w:r>
      </w:hyperlink>
      <w:r w:rsidRPr="00634120">
        <w:t xml:space="preserve"> changes from </w:t>
      </w:r>
      <w:r w:rsidRPr="00A75E85">
        <w:rPr>
          <w:rStyle w:val="aff1"/>
        </w:rPr>
        <w:t>WAITING_COG_POSITION_CODE_READY</w:t>
      </w:r>
      <w:r w:rsidRPr="00634120">
        <w:t xml:space="preserve"> to </w:t>
      </w:r>
      <w:r w:rsidRPr="006F3D4E">
        <w:rPr>
          <w:rStyle w:val="aff1"/>
        </w:rPr>
        <w:t>INITIALIZED</w:t>
      </w:r>
    </w:p>
    <w:p w:rsidR="008334E2" w:rsidP="00C93484" w:rsidRDefault="008334E2">
      <w:pPr>
        <w:pStyle w:val="Reqtify"/>
      </w:pPr>
      <w:r w:rsidRPr="00634120">
        <w:t>If:</w:t>
      </w:r>
    </w:p>
    <w:p w:rsidR="008334E2" w:rsidP="00FA0FBB" w:rsidRDefault="008334E2">
      <w:pPr>
        <w:pStyle w:val="AltX"/>
      </w:pPr>
      <w:r>
        <w:rPr>
          <w:rFonts w:hint="eastAsia"/>
        </w:rPr>
        <w:t>Cog position</w:t>
      </w:r>
      <w:r w:rsidRPr="00634120">
        <w:t xml:space="preserve"> is safely known which means that wheel angular position is well-known</w:t>
      </w:r>
      <w:r>
        <w:rPr>
          <w:rFonts w:hint="eastAsia"/>
        </w:rPr>
        <w:t>;</w:t>
      </w:r>
    </w:p>
    <w:p w:rsidR="008334E2" w:rsidP="00FA0FBB" w:rsidRDefault="008334E2">
      <w:pPr>
        <w:pStyle w:val="AltX"/>
      </w:pPr>
      <w:r w:rsidRPr="00CC53B8">
        <w:t xml:space="preserve">and there is no </w:t>
      </w:r>
      <w:r>
        <w:t xml:space="preserve">sensors test </w:t>
      </w:r>
      <w:r w:rsidR="00C83252">
        <w:t>inconsistency</w:t>
      </w:r>
      <w:r>
        <w:rPr>
          <w:rFonts w:hint="eastAsia"/>
        </w:rPr>
        <w:t>;</w:t>
      </w:r>
    </w:p>
    <w:p w:rsidR="008334E2" w:rsidP="00FA0FBB" w:rsidRDefault="008334E2">
      <w:pPr>
        <w:pStyle w:val="AltX"/>
      </w:pPr>
      <w:r w:rsidRPr="00634120">
        <w:t xml:space="preserve">and time elapsed since last time </w:t>
      </w:r>
      <w:hyperlink w:history="1" w:anchor="OdometerState">
        <w:r w:rsidR="00786D0B">
          <w:rPr>
            <w:rStyle w:val="ac"/>
            <w:noProof/>
          </w:rPr>
          <w:t>OdometerState</w:t>
        </w:r>
      </w:hyperlink>
      <w:r w:rsidRPr="00634120">
        <w:t xml:space="preserve"> was </w:t>
      </w:r>
      <w:r>
        <w:rPr>
          <w:rStyle w:val="aff1"/>
        </w:rPr>
        <w:t>NOT_INITIALIZED</w:t>
      </w:r>
      <w:r w:rsidRPr="00634120">
        <w:t xml:space="preserve"> (</w:t>
      </w:r>
      <w:hyperlink w:history="1" w:anchor="InitializationTimer">
        <w:r w:rsidR="00786D0B">
          <w:rPr>
            <w:rStyle w:val="ac"/>
          </w:rPr>
          <w:t>InitializationTimer</w:t>
        </w:r>
      </w:hyperlink>
      <w:r w:rsidRPr="00634120">
        <w:t xml:space="preserve">) is strictly less than </w:t>
      </w:r>
      <w:hyperlink w:history="1" w:anchor="ATPsetting">
        <w:r w:rsidR="00786D0B">
          <w:rPr>
            <w:rStyle w:val="ac"/>
          </w:rPr>
          <w:t>ATPsetting</w:t>
        </w:r>
      </w:hyperlink>
      <w:r w:rsidRPr="00634120">
        <w:t>.</w:t>
      </w:r>
      <w:r w:rsidR="008626E7">
        <w:rPr>
          <w:rFonts w:hint="eastAsia"/>
        </w:rPr>
        <w:t>OdoInitTimeout</w:t>
      </w:r>
      <w:r>
        <w:rPr>
          <w:rFonts w:hint="eastAsia"/>
        </w:rPr>
        <w:t>.</w:t>
      </w:r>
    </w:p>
    <w:p w:rsidR="008334E2" w:rsidP="000431E0" w:rsidRDefault="00397BD9">
      <w:pPr>
        <w:pStyle w:val="af7"/>
      </w:pPr>
      <w:r>
        <w:rPr>
          <w:rFonts w:hint="eastAsia"/>
        </w:rPr>
        <w:t>if (</w:t>
      </w:r>
      <w:hyperlink w:history="1" w:anchor="OdometerState">
        <w:r w:rsidR="00786D0B">
          <w:rPr>
            <w:rStyle w:val="ac"/>
          </w:rPr>
          <w:t>OdometerState</w:t>
        </w:r>
      </w:hyperlink>
      <w:r w:rsidRPr="00634120" w:rsidR="008334E2">
        <w:t>(k-1) =</w:t>
      </w:r>
      <w:r w:rsidR="008334E2">
        <w:rPr>
          <w:rFonts w:hint="eastAsia"/>
        </w:rPr>
        <w:t>=</w:t>
      </w:r>
      <w:r w:rsidRPr="00634120" w:rsidR="008334E2">
        <w:t xml:space="preserve"> </w:t>
      </w:r>
      <w:r w:rsidRPr="00A75E85" w:rsidR="008334E2">
        <w:rPr>
          <w:rStyle w:val="aff1"/>
        </w:rPr>
        <w:t>WAITING_COG_POSITION_CODE_READY</w:t>
      </w:r>
    </w:p>
    <w:p w:rsidR="008334E2" w:rsidP="000431E0" w:rsidRDefault="008334E2">
      <w:pPr>
        <w:pStyle w:val="af7"/>
      </w:pPr>
      <w:r>
        <w:rPr>
          <w:rFonts w:hint="eastAsia"/>
        </w:rPr>
        <w:t xml:space="preserve">   </w:t>
      </w:r>
      <w:r w:rsidR="00397BD9">
        <w:rPr>
          <w:rFonts w:hint="eastAsia"/>
        </w:rPr>
        <w:t xml:space="preserve"> and </w:t>
      </w:r>
      <w:hyperlink w:history="1" w:anchor="OdometerCogPositionReady">
        <w:r w:rsidR="00786D0B">
          <w:rPr>
            <w:rStyle w:val="ac"/>
          </w:rPr>
          <w:t>OdometerCogPositionReady</w:t>
        </w:r>
      </w:hyperlink>
      <w:r w:rsidRPr="00634120">
        <w:t>(k)</w:t>
      </w:r>
    </w:p>
    <w:p w:rsidR="008334E2" w:rsidP="000431E0" w:rsidRDefault="008334E2">
      <w:pPr>
        <w:pStyle w:val="af7"/>
      </w:pPr>
      <w:r>
        <w:rPr>
          <w:rFonts w:hint="eastAsia"/>
        </w:rPr>
        <w:lastRenderedPageBreak/>
        <w:t xml:space="preserve">   </w:t>
      </w:r>
      <w:r w:rsidR="00397BD9">
        <w:rPr>
          <w:rFonts w:hint="eastAsia"/>
        </w:rPr>
        <w:t xml:space="preserve"> and </w:t>
      </w:r>
      <w:r w:rsidR="00C32EC4">
        <w:t xml:space="preserve">not </w:t>
      </w:r>
      <w:hyperlink w:history="1" w:anchor="UnconsistentSensorTest">
        <w:r w:rsidR="00786D0B">
          <w:rPr>
            <w:rStyle w:val="ac"/>
          </w:rPr>
          <w:t>UnconsistentSensorTest</w:t>
        </w:r>
      </w:hyperlink>
      <w:r w:rsidRPr="00634120">
        <w:t>(k)</w:t>
      </w:r>
    </w:p>
    <w:p w:rsidRPr="008334E2" w:rsidR="008334E2" w:rsidP="000431E0" w:rsidRDefault="008334E2">
      <w:pPr>
        <w:pStyle w:val="af7"/>
      </w:pPr>
      <w:r>
        <w:rPr>
          <w:rFonts w:hint="eastAsia"/>
        </w:rPr>
        <w:t xml:space="preserve">   </w:t>
      </w:r>
      <w:r w:rsidR="00397BD9">
        <w:rPr>
          <w:rFonts w:hint="eastAsia"/>
        </w:rPr>
        <w:t xml:space="preserve"> and </w:t>
      </w:r>
      <w:r w:rsidRPr="00634120">
        <w:t>(</w:t>
      </w:r>
      <w:hyperlink w:history="1" w:anchor="InitializationTimer">
        <w:r w:rsidR="00786D0B">
          <w:rPr>
            <w:rStyle w:val="ac"/>
          </w:rPr>
          <w:t>InitializationTimer</w:t>
        </w:r>
      </w:hyperlink>
      <w:r w:rsidRPr="00634120">
        <w:t>(k)</w:t>
      </w:r>
      <w:r w:rsidRPr="00804F74">
        <w:t>&lt;</w:t>
      </w:r>
      <w:r>
        <w:rPr>
          <w:rFonts w:hint="eastAsia"/>
        </w:rPr>
        <w:t xml:space="preserve"> </w:t>
      </w:r>
      <w:hyperlink w:history="1" w:anchor="ATPsetting">
        <w:r w:rsidR="00786D0B">
          <w:rPr>
            <w:rStyle w:val="ac"/>
          </w:rPr>
          <w:t>ATPsetting</w:t>
        </w:r>
      </w:hyperlink>
      <w:r w:rsidRPr="00804F74">
        <w:t>.</w:t>
      </w:r>
      <w:r w:rsidR="008626E7">
        <w:rPr>
          <w:rFonts w:hint="eastAsia"/>
        </w:rPr>
        <w:t>OdoInitTimeout</w:t>
      </w:r>
      <w:r w:rsidRPr="008334E2">
        <w:t>)</w:t>
      </w:r>
      <w:r w:rsidRPr="008334E2">
        <w:rPr>
          <w:rFonts w:hint="eastAsia"/>
        </w:rPr>
        <w:t>)</w:t>
      </w:r>
    </w:p>
    <w:p w:rsidRPr="008334E2" w:rsidR="008334E2" w:rsidP="000431E0" w:rsidRDefault="008334E2">
      <w:pPr>
        <w:pStyle w:val="af7"/>
      </w:pPr>
      <w:r w:rsidRPr="008334E2">
        <w:rPr>
          <w:rFonts w:hint="eastAsia"/>
        </w:rPr>
        <w:t xml:space="preserve"> </w:t>
      </w:r>
      <w:r w:rsidR="003928F2">
        <w:t xml:space="preserve">   </w:t>
      </w:r>
      <w:hyperlink w:history="1" w:anchor="OdometerState">
        <w:r w:rsidR="00786D0B">
          <w:rPr>
            <w:rStyle w:val="ac"/>
          </w:rPr>
          <w:t>OdometerState</w:t>
        </w:r>
      </w:hyperlink>
      <w:r w:rsidR="00397BD9">
        <w:t xml:space="preserve"> = </w:t>
      </w:r>
      <w:r>
        <w:rPr>
          <w:rStyle w:val="aff1"/>
        </w:rPr>
        <w:t>INITIALIZED</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376"/>
        </w:rPr>
      </w:pPr>
      <w:del w:author="常鸣" w:date="2014-07-03T14:27:00Z" w:id="4377">
        <w:r w:rsidRPr="008A1414" w:rsidDel="009328EA">
          <w:delText>#S</w:delText>
        </w:r>
      </w:del>
      <w:ins w:author="常鸣" w:date="2014-07-03T14:27:00Z" w:id="4378">
        <w:r w:rsidR="009328EA">
          <w:t>#Allocation=ATP Software</w:t>
        </w:r>
      </w:ins>
      <w:ins w:author="常鸣" w:date="2014-07-03T14:49:00Z" w:id="4379">
        <w:r w:rsidR="002428AA">
          <w:rPr>
            <w:rFonts w:hint="eastAsia"/>
          </w:rPr>
          <w:t>, Vital Embedded Setting</w:t>
        </w:r>
      </w:ins>
    </w:p>
    <w:p w:rsidRPr="008A1414" w:rsidR="008334E2" w:rsidP="000C0D62" w:rsidRDefault="009328EA">
      <w:pPr>
        <w:pStyle w:val="ReqtifyAltQ"/>
      </w:pPr>
      <w:ins w:author="常鸣" w:date="2014-07-03T14:27:00Z" w:id="4380">
        <w:r>
          <w:t>#S</w:t>
        </w:r>
      </w:ins>
      <w:r w:rsidRPr="008A1414" w:rsidR="008334E2">
        <w:t>ource=</w:t>
      </w:r>
      <w:r w:rsidRPr="003D2990" w:rsidR="008334E2">
        <w:t>[iTC_CC-SyAD-</w:t>
      </w:r>
      <w:r w:rsidRPr="003D2990" w:rsidR="008334E2">
        <w:rPr>
          <w:rFonts w:hint="eastAsia"/>
        </w:rPr>
        <w:t>0</w:t>
      </w:r>
      <w:r w:rsidR="008334E2">
        <w:rPr>
          <w:rFonts w:hint="eastAsia"/>
        </w:rPr>
        <w:t>138</w:t>
      </w:r>
      <w:r w:rsidRPr="003D2990" w:rsidR="008334E2">
        <w:rPr>
          <w:rFonts w:hint="eastAsia"/>
        </w:rPr>
        <w:t>]</w:t>
      </w:r>
      <w:r w:rsidR="008334E2">
        <w:rPr>
          <w:rFonts w:hint="eastAsia"/>
        </w:rPr>
        <w:t>,</w:t>
      </w:r>
      <w:r w:rsidRPr="001B3EB5" w:rsidR="001B3EB5">
        <w:t xml:space="preserve"> </w:t>
      </w:r>
      <w:r w:rsidRPr="0058141B" w:rsidR="001B3EB5">
        <w:t>[iTC_CC-SyAD-</w:t>
      </w:r>
      <w:r w:rsidR="001B3EB5">
        <w:rPr>
          <w:rFonts w:hint="eastAsia"/>
        </w:rPr>
        <w:t>1160</w:t>
      </w:r>
      <w:r w:rsidRPr="0058141B" w:rsidR="001B3EB5">
        <w:rPr>
          <w:rFonts w:hint="eastAsia"/>
        </w:rPr>
        <w:t>]</w:t>
      </w:r>
      <w:r w:rsidR="001B3EB5">
        <w:rPr>
          <w:rFonts w:hint="eastAsia"/>
        </w:rPr>
        <w:t>,</w:t>
      </w:r>
      <w:r w:rsidR="008334E2">
        <w:rPr>
          <w:rFonts w:hint="eastAsia"/>
        </w:rPr>
        <w:t xml:space="preserve"> [</w:t>
      </w:r>
      <w:r w:rsidR="008334E2">
        <w:t>iTC_CC_ATP_SwHA</w:t>
      </w:r>
      <w:r w:rsidRPr="00CA7F59" w:rsidR="008334E2">
        <w:t>-0061</w:t>
      </w:r>
      <w:r w:rsidR="008334E2">
        <w:rPr>
          <w:rFonts w:hint="eastAsia"/>
        </w:rPr>
        <w:t>]</w:t>
      </w:r>
    </w:p>
    <w:p w:rsidRPr="008A1414" w:rsidR="008334E2" w:rsidP="000C0D62" w:rsidRDefault="008334E2">
      <w:pPr>
        <w:pStyle w:val="ReqtifyAltQ"/>
      </w:pPr>
      <w:r w:rsidRPr="008A1414">
        <w:t>[End]</w:t>
      </w:r>
    </w:p>
    <w:p w:rsidRPr="008334E2" w:rsidR="008334E2" w:rsidP="00C93484" w:rsidRDefault="008334E2">
      <w:pPr>
        <w:pStyle w:val="Reqtify"/>
      </w:pPr>
    </w:p>
    <w:p w:rsidRPr="008334E2" w:rsidR="008334E2" w:rsidP="00C93484" w:rsidRDefault="008334E2">
      <w:pPr>
        <w:pStyle w:val="Reqtify"/>
      </w:pPr>
    </w:p>
    <w:p w:rsidRPr="008334E2" w:rsidR="008334E2" w:rsidP="00704491" w:rsidRDefault="008334E2">
      <w:pPr>
        <w:pStyle w:val="ReqtifyAltR"/>
      </w:pPr>
      <w:r w:rsidRPr="008334E2">
        <w:t>[iTC_CC_ATP-SwRS-0</w:t>
      </w:r>
      <w:r w:rsidRPr="008334E2">
        <w:rPr>
          <w:rFonts w:hint="eastAsia"/>
        </w:rPr>
        <w:t>182</w:t>
      </w:r>
      <w:r w:rsidRPr="008334E2">
        <w:t>]</w:t>
      </w:r>
    </w:p>
    <w:p w:rsidRPr="008334E2" w:rsidR="008334E2" w:rsidP="00C93484" w:rsidRDefault="008334E2">
      <w:pPr>
        <w:pStyle w:val="Reqtify"/>
      </w:pPr>
      <w:r>
        <w:rPr>
          <w:rFonts w:hint="eastAsia"/>
        </w:rPr>
        <w:t>由</w:t>
      </w:r>
      <w:r w:rsidRPr="008334E2">
        <w:rPr>
          <w:rStyle w:val="aff1"/>
        </w:rPr>
        <w:t>WAITING_COG_POSITION_CODE_READY</w:t>
      </w:r>
      <w:r>
        <w:rPr>
          <w:rFonts w:hint="eastAsia"/>
        </w:rPr>
        <w:t>转入</w:t>
      </w:r>
      <w:r w:rsidRPr="008334E2">
        <w:rPr>
          <w:rStyle w:val="aff1"/>
        </w:rPr>
        <w:t>INVALID</w:t>
      </w:r>
      <w:r>
        <w:rPr>
          <w:rFonts w:hint="eastAsia"/>
        </w:rPr>
        <w:t>的条件</w:t>
      </w:r>
      <w:r w:rsidRPr="008334E2">
        <w:rPr>
          <w:rFonts w:hint="eastAsia"/>
        </w:rPr>
        <w:t>：</w:t>
      </w:r>
    </w:p>
    <w:p w:rsidRPr="008334E2" w:rsidR="008334E2" w:rsidP="00C93484" w:rsidRDefault="008334E2">
      <w:pPr>
        <w:pStyle w:val="Reqtify"/>
      </w:pPr>
    </w:p>
    <w:p w:rsidRPr="008334E2" w:rsidR="008334E2" w:rsidP="00C93484" w:rsidRDefault="008334E2">
      <w:pPr>
        <w:pStyle w:val="Reqtify"/>
      </w:pPr>
      <w:r w:rsidRPr="008334E2">
        <w:t xml:space="preserve">At cycle k, ATP shall consider that </w:t>
      </w:r>
      <w:hyperlink w:history="1" w:anchor="OdometerState">
        <w:r w:rsidR="00786D0B">
          <w:rPr>
            <w:rStyle w:val="ac"/>
            <w:noProof/>
          </w:rPr>
          <w:t>OdometerState</w:t>
        </w:r>
      </w:hyperlink>
      <w:r w:rsidRPr="008334E2">
        <w:t xml:space="preserve"> changes from </w:t>
      </w:r>
      <w:r w:rsidRPr="008334E2">
        <w:rPr>
          <w:rStyle w:val="aff1"/>
        </w:rPr>
        <w:t>WAITING_COG_POSITION_CODE_READY</w:t>
      </w:r>
      <w:r w:rsidRPr="008334E2">
        <w:t xml:space="preserve"> to </w:t>
      </w:r>
      <w:r w:rsidRPr="008334E2">
        <w:rPr>
          <w:rStyle w:val="aff1"/>
        </w:rPr>
        <w:t>INVALID</w:t>
      </w:r>
      <w:r w:rsidR="00C83252">
        <w:rPr>
          <w:rStyle w:val="aff1"/>
          <w:rFonts w:hint="eastAsia"/>
        </w:rPr>
        <w:t xml:space="preserve"> </w:t>
      </w:r>
      <w:r w:rsidRPr="008334E2">
        <w:t>if:</w:t>
      </w:r>
    </w:p>
    <w:p w:rsidR="008334E2" w:rsidP="00FA0FBB" w:rsidRDefault="008334E2">
      <w:pPr>
        <w:pStyle w:val="AltX"/>
      </w:pPr>
      <w:r>
        <w:t>sensors test</w:t>
      </w:r>
      <w:r w:rsidRPr="00634120">
        <w:t xml:space="preserve"> </w:t>
      </w:r>
      <w:r w:rsidRPr="00634120" w:rsidR="00C83252">
        <w:t>inconsistency</w:t>
      </w:r>
      <w:r w:rsidRPr="00634120">
        <w:t xml:space="preserve"> is detected,</w:t>
      </w:r>
    </w:p>
    <w:p w:rsidR="008334E2" w:rsidP="00FA0FBB" w:rsidRDefault="008334E2">
      <w:pPr>
        <w:pStyle w:val="AltX"/>
      </w:pPr>
      <w:r w:rsidRPr="00634120">
        <w:t xml:space="preserve">or time elapsed since last time </w:t>
      </w:r>
      <w:hyperlink w:history="1" w:anchor="OdometerState">
        <w:r w:rsidR="00786D0B">
          <w:rPr>
            <w:rStyle w:val="ac"/>
            <w:noProof/>
          </w:rPr>
          <w:t>OdometerState</w:t>
        </w:r>
      </w:hyperlink>
      <w:r w:rsidRPr="00634120">
        <w:t xml:space="preserve"> was </w:t>
      </w:r>
      <w:r>
        <w:rPr>
          <w:rStyle w:val="aff1"/>
        </w:rPr>
        <w:t>NOT_INITIALIZED</w:t>
      </w:r>
      <w:r w:rsidRPr="00634120">
        <w:t xml:space="preserve"> (</w:t>
      </w:r>
      <w:hyperlink w:history="1" w:anchor="InitializationTimer">
        <w:r w:rsidR="00786D0B">
          <w:rPr>
            <w:rStyle w:val="ac"/>
          </w:rPr>
          <w:t>InitializationTimer</w:t>
        </w:r>
      </w:hyperlink>
      <w:r w:rsidRPr="00634120">
        <w:t xml:space="preserve">) is </w:t>
      </w:r>
      <w:r>
        <w:rPr>
          <w:rFonts w:hint="eastAsia"/>
        </w:rPr>
        <w:t>more</w:t>
      </w:r>
      <w:r w:rsidRPr="00634120">
        <w:t xml:space="preserve"> than</w:t>
      </w:r>
      <w:r w:rsidR="00397BD9">
        <w:t xml:space="preserve"> or </w:t>
      </w:r>
      <w:r>
        <w:rPr>
          <w:rFonts w:hint="eastAsia"/>
        </w:rPr>
        <w:t xml:space="preserve">equal to the </w:t>
      </w:r>
      <w:hyperlink w:history="1" w:anchor="ATPsetting">
        <w:r w:rsidR="00786D0B">
          <w:rPr>
            <w:rStyle w:val="ac"/>
          </w:rPr>
          <w:t>ATPsetting</w:t>
        </w:r>
      </w:hyperlink>
      <w:r w:rsidRPr="00634120">
        <w:t>.</w:t>
      </w:r>
      <w:r w:rsidR="008626E7">
        <w:rPr>
          <w:rFonts w:hint="eastAsia"/>
        </w:rPr>
        <w:t>OdoInitTimeout</w:t>
      </w:r>
    </w:p>
    <w:p w:rsidR="008334E2" w:rsidP="000431E0" w:rsidRDefault="00397BD9">
      <w:pPr>
        <w:pStyle w:val="af7"/>
      </w:pPr>
      <w:r>
        <w:rPr>
          <w:rFonts w:hint="eastAsia"/>
        </w:rPr>
        <w:t>if (</w:t>
      </w:r>
      <w:hyperlink w:history="1" w:anchor="OdometerState">
        <w:r w:rsidR="00786D0B">
          <w:rPr>
            <w:rStyle w:val="ac"/>
          </w:rPr>
          <w:t>OdometerState</w:t>
        </w:r>
      </w:hyperlink>
      <w:r w:rsidRPr="00634120" w:rsidR="008334E2">
        <w:t xml:space="preserve">(k-1) </w:t>
      </w:r>
      <w:r w:rsidR="008334E2">
        <w:rPr>
          <w:rFonts w:hint="eastAsia"/>
        </w:rPr>
        <w:t>=</w:t>
      </w:r>
      <w:r w:rsidRPr="00634120" w:rsidR="008334E2">
        <w:t xml:space="preserve">=  </w:t>
      </w:r>
      <w:r w:rsidRPr="00A75E85" w:rsidR="008334E2">
        <w:rPr>
          <w:rStyle w:val="aff1"/>
        </w:rPr>
        <w:t>WAITING_COG_POSITION_CODE_READY</w:t>
      </w:r>
      <w:r w:rsidRPr="00634120" w:rsidR="008334E2">
        <w:t>)</w:t>
      </w:r>
    </w:p>
    <w:p w:rsidR="008334E2" w:rsidP="000431E0" w:rsidRDefault="008334E2">
      <w:pPr>
        <w:pStyle w:val="af7"/>
      </w:pPr>
      <w:r>
        <w:rPr>
          <w:rFonts w:hint="eastAsia"/>
        </w:rPr>
        <w:t xml:space="preserve">  </w:t>
      </w:r>
      <w:r w:rsidR="00397BD9">
        <w:rPr>
          <w:rFonts w:hint="eastAsia"/>
        </w:rPr>
        <w:t xml:space="preserve"> and </w:t>
      </w:r>
      <w:r>
        <w:t>((</w:t>
      </w:r>
      <w:hyperlink w:history="1" w:anchor="InitializationTimer">
        <w:r w:rsidR="00786D0B">
          <w:rPr>
            <w:rStyle w:val="ac"/>
          </w:rPr>
          <w:t>InitializationTimer</w:t>
        </w:r>
      </w:hyperlink>
      <w:r w:rsidRPr="00634120">
        <w:t xml:space="preserve">(k)&gt;= </w:t>
      </w:r>
      <w:hyperlink w:history="1" w:anchor="ATPsetting">
        <w:r w:rsidR="00786D0B">
          <w:rPr>
            <w:rStyle w:val="ac"/>
          </w:rPr>
          <w:t>ATPsetting</w:t>
        </w:r>
      </w:hyperlink>
      <w:r w:rsidRPr="00634120">
        <w:t>.</w:t>
      </w:r>
      <w:r w:rsidR="008626E7">
        <w:rPr>
          <w:rFonts w:hint="eastAsia"/>
        </w:rPr>
        <w:t>OdoInitTimeout</w:t>
      </w:r>
      <w:r w:rsidRPr="00634120">
        <w:t>)</w:t>
      </w:r>
    </w:p>
    <w:p w:rsidR="008334E2" w:rsidP="000431E0" w:rsidRDefault="008334E2">
      <w:pPr>
        <w:pStyle w:val="af7"/>
      </w:pPr>
      <w:r>
        <w:rPr>
          <w:rFonts w:hint="eastAsia"/>
        </w:rPr>
        <w:t xml:space="preserve">         </w:t>
      </w:r>
      <w:r w:rsidR="00397BD9">
        <w:rPr>
          <w:rFonts w:hint="eastAsia"/>
        </w:rPr>
        <w:t xml:space="preserve"> or </w:t>
      </w:r>
      <w:hyperlink w:history="1" w:anchor="UnconsistentSensorTest">
        <w:r w:rsidR="00786D0B">
          <w:rPr>
            <w:rStyle w:val="ac"/>
          </w:rPr>
          <w:t>UnconsistentSensorTest</w:t>
        </w:r>
      </w:hyperlink>
      <w:r w:rsidRPr="00634120">
        <w:t>(k))</w:t>
      </w:r>
    </w:p>
    <w:p w:rsidR="008334E2" w:rsidP="000431E0" w:rsidRDefault="008334E2">
      <w:pPr>
        <w:pStyle w:val="af7"/>
      </w:pPr>
      <w:r>
        <w:rPr>
          <w:rFonts w:hint="eastAsia"/>
        </w:rPr>
        <w:t xml:space="preserve"> </w:t>
      </w:r>
      <w:r w:rsidR="003928F2">
        <w:t xml:space="preserve">   </w:t>
      </w:r>
      <w:hyperlink w:history="1" w:anchor="OdometerState">
        <w:r w:rsidR="00786D0B">
          <w:rPr>
            <w:rStyle w:val="ac"/>
          </w:rPr>
          <w:t>OdometerState</w:t>
        </w:r>
      </w:hyperlink>
      <w:r w:rsidR="00397BD9">
        <w:t xml:space="preserve"> = </w:t>
      </w:r>
      <w:r w:rsidRPr="001F4E4D">
        <w:rPr>
          <w:rStyle w:val="aff1"/>
          <w:rFonts w:hint="eastAsia"/>
        </w:rPr>
        <w:t>INVALID</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381"/>
        </w:rPr>
      </w:pPr>
      <w:del w:author="常鸣" w:date="2014-07-03T14:27:00Z" w:id="4382">
        <w:r w:rsidRPr="008A1414" w:rsidDel="009328EA">
          <w:delText>#S</w:delText>
        </w:r>
      </w:del>
      <w:ins w:author="常鸣" w:date="2014-07-03T14:27:00Z" w:id="4383">
        <w:r w:rsidR="009328EA">
          <w:t>#Allocation=ATP Software</w:t>
        </w:r>
      </w:ins>
      <w:ins w:author="常鸣" w:date="2014-07-03T14:49:00Z" w:id="4384">
        <w:r w:rsidR="002428AA">
          <w:rPr>
            <w:rFonts w:hint="eastAsia"/>
          </w:rPr>
          <w:t>, Vital Embedded Setting</w:t>
        </w:r>
      </w:ins>
    </w:p>
    <w:p w:rsidRPr="008A1414" w:rsidR="008334E2" w:rsidP="000C0D62" w:rsidRDefault="009328EA">
      <w:pPr>
        <w:pStyle w:val="ReqtifyAltQ"/>
      </w:pPr>
      <w:ins w:author="常鸣" w:date="2014-07-03T14:27:00Z" w:id="4385">
        <w:r>
          <w:t>#S</w:t>
        </w:r>
      </w:ins>
      <w:r w:rsidRPr="008A1414" w:rsidR="008334E2">
        <w:t>ource=</w:t>
      </w:r>
      <w:r w:rsidR="008334E2">
        <w:rPr>
          <w:rFonts w:hint="eastAsia"/>
        </w:rPr>
        <w:t>[iTC_CC-SyAD-0149]</w:t>
      </w:r>
      <w:r w:rsidR="001B3EB5">
        <w:rPr>
          <w:rFonts w:hint="eastAsia"/>
        </w:rPr>
        <w:t>,</w:t>
      </w:r>
      <w:r w:rsidRPr="001B3EB5" w:rsidR="001B3EB5">
        <w:t xml:space="preserve"> </w:t>
      </w:r>
      <w:r w:rsidRPr="0058141B" w:rsidR="001B3EB5">
        <w:t>[iTC_CC-SyAD-</w:t>
      </w:r>
      <w:r w:rsidR="001B3EB5">
        <w:rPr>
          <w:rFonts w:hint="eastAsia"/>
        </w:rPr>
        <w:t>1160</w:t>
      </w:r>
      <w:r w:rsidRPr="0058141B" w:rsidR="001B3EB5">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183</w:t>
      </w:r>
      <w:r>
        <w:t>]</w:t>
      </w:r>
    </w:p>
    <w:p w:rsidR="008334E2" w:rsidP="00C93484" w:rsidRDefault="008334E2">
      <w:pPr>
        <w:pStyle w:val="Reqtify"/>
      </w:pPr>
      <w:r>
        <w:rPr>
          <w:rFonts w:hint="eastAsia"/>
        </w:rPr>
        <w:t>在里程计初始化阶段，</w:t>
      </w:r>
      <w:r>
        <w:rPr>
          <w:rFonts w:hint="eastAsia"/>
        </w:rPr>
        <w:t>ATP</w:t>
      </w:r>
      <w:r>
        <w:rPr>
          <w:rFonts w:hint="eastAsia"/>
        </w:rPr>
        <w:t>需根据当前车头激活方向和上周期位移的结果，对本周期位移进行过估处理。</w:t>
      </w:r>
    </w:p>
    <w:p w:rsidR="008334E2" w:rsidP="00C93484" w:rsidRDefault="008334E2">
      <w:pPr>
        <w:pStyle w:val="Reqtify"/>
      </w:pPr>
      <w:r w:rsidRPr="00634120">
        <w:t>When odometer is initializing, wheel movement shall be over</w:t>
      </w:r>
      <w:r w:rsidR="00397BD9">
        <w:t xml:space="preserve"> and </w:t>
      </w:r>
      <w:r w:rsidRPr="00634120">
        <w:t>under estimated considering maximum acceleration per cycle</w:t>
      </w:r>
      <w:r>
        <w:rPr>
          <w:rFonts w:hint="eastAsia"/>
        </w:rPr>
        <w:t xml:space="preserve"> according with the train front</w:t>
      </w:r>
      <w:r w:rsidRPr="00634120">
        <w:t>:</w:t>
      </w:r>
    </w:p>
    <w:p w:rsidR="008334E2" w:rsidP="000431E0" w:rsidRDefault="00397BD9">
      <w:pPr>
        <w:pStyle w:val="af7"/>
      </w:pPr>
      <w:r>
        <w:rPr>
          <w:rFonts w:hint="eastAsia"/>
        </w:rPr>
        <w:t>if (</w:t>
      </w:r>
      <w:hyperlink w:history="1" w:anchor="OdometerState">
        <w:r w:rsidR="00786D0B">
          <w:rPr>
            <w:rStyle w:val="ac"/>
          </w:rPr>
          <w:t>OdometerState</w:t>
        </w:r>
      </w:hyperlink>
      <w:r w:rsidR="008334E2">
        <w:t>(k</w:t>
      </w:r>
      <w:r w:rsidRPr="00634120" w:rsidR="008334E2">
        <w:t xml:space="preserve">) </w:t>
      </w:r>
      <w:r w:rsidR="008334E2">
        <w:rPr>
          <w:rFonts w:hint="eastAsia"/>
        </w:rPr>
        <w:t>=</w:t>
      </w:r>
      <w:r w:rsidRPr="00634120" w:rsidR="008334E2">
        <w:t xml:space="preserve">=  </w:t>
      </w:r>
      <w:r w:rsidRPr="00A75E85" w:rsidR="008334E2">
        <w:rPr>
          <w:rStyle w:val="aff1"/>
        </w:rPr>
        <w:t>WAITING_COG_POSITION_CODE_READY</w:t>
      </w:r>
      <w:r w:rsidRPr="00634120" w:rsidR="008334E2">
        <w:t>)</w:t>
      </w:r>
    </w:p>
    <w:p w:rsidR="008334E2" w:rsidP="000431E0" w:rsidRDefault="008334E2">
      <w:pPr>
        <w:pStyle w:val="af7"/>
      </w:pPr>
      <w:r>
        <w:rPr>
          <w:rFonts w:hint="eastAsia"/>
        </w:rPr>
        <w:t xml:space="preserve"> </w:t>
      </w:r>
      <w:r w:rsidR="003928F2">
        <w:rPr>
          <w:rFonts w:hint="eastAsia"/>
        </w:rPr>
        <w:t xml:space="preserve">   </w:t>
      </w:r>
      <w:r w:rsidR="00397BD9">
        <w:rPr>
          <w:rFonts w:hint="eastAsia"/>
        </w:rPr>
        <w:t>if (</w:t>
      </w:r>
      <w:r>
        <w:rPr>
          <w:rFonts w:hint="eastAsia"/>
        </w:rPr>
        <w:t>(</w:t>
      </w:r>
      <w:hyperlink w:history="1" w:anchor="TrainFrontEnd">
        <w:r w:rsidR="00813AB3">
          <w:rPr>
            <w:rStyle w:val="ac"/>
          </w:rPr>
          <w:t>TrainFrontEnd</w:t>
        </w:r>
      </w:hyperlink>
      <w:r>
        <w:rPr>
          <w:rFonts w:hint="eastAsia"/>
        </w:rPr>
        <w:t>(k</w:t>
      </w:r>
      <w:r w:rsidR="004100A4">
        <w:rPr>
          <w:rFonts w:hint="eastAsia"/>
        </w:rPr>
        <w:t>-1</w:t>
      </w:r>
      <w:r>
        <w:rPr>
          <w:rFonts w:hint="eastAsia"/>
        </w:rPr>
        <w:t xml:space="preserve">) == </w:t>
      </w:r>
      <w:r w:rsidRPr="00451353">
        <w:rPr>
          <w:rStyle w:val="aff1"/>
          <w:rFonts w:hint="eastAsia"/>
        </w:rPr>
        <w:t>END_2</w:t>
      </w:r>
      <w:r>
        <w:rPr>
          <w:rFonts w:hint="eastAsia"/>
        </w:rPr>
        <w:t>)</w:t>
      </w:r>
      <w:r w:rsidR="00397BD9">
        <w:rPr>
          <w:rFonts w:hint="eastAsia"/>
        </w:rPr>
        <w:t xml:space="preserve"> or </w:t>
      </w:r>
      <w:r>
        <w:rPr>
          <w:rFonts w:hint="eastAsia"/>
        </w:rPr>
        <w:t>(</w:t>
      </w:r>
      <w:hyperlink w:history="1" w:anchor="NoUndetectableDanger_2">
        <w:r w:rsidR="00F131C8">
          <w:rPr>
            <w:rStyle w:val="ac"/>
          </w:rPr>
          <w:t>NoUndetectableDanger_2</w:t>
        </w:r>
      </w:hyperlink>
      <w:r>
        <w:rPr>
          <w:rFonts w:hint="eastAsia"/>
        </w:rPr>
        <w:t>(k</w:t>
      </w:r>
      <w:r w:rsidR="004100A4">
        <w:rPr>
          <w:rFonts w:hint="eastAsia"/>
        </w:rPr>
        <w:t>-1</w:t>
      </w:r>
      <w:r>
        <w:rPr>
          <w:rFonts w:hint="eastAsia"/>
        </w:rPr>
        <w:t xml:space="preserve">) == </w:t>
      </w:r>
      <w:r w:rsidRPr="00354FC4" w:rsidR="00397BD9">
        <w:rPr>
          <w:rStyle w:val="aff1"/>
          <w:rFonts w:hint="eastAsia"/>
        </w:rPr>
        <w:t>True</w:t>
      </w:r>
      <w:r>
        <w:rPr>
          <w:rFonts w:hint="eastAsia"/>
        </w:rPr>
        <w:t>))</w:t>
      </w:r>
    </w:p>
    <w:p w:rsidR="008334E2" w:rsidP="000431E0" w:rsidRDefault="008334E2">
      <w:pPr>
        <w:pStyle w:val="af7"/>
      </w:pPr>
      <w:r>
        <w:rPr>
          <w:rFonts w:hint="eastAsia"/>
        </w:rPr>
        <w:t xml:space="preserve">      </w:t>
      </w:r>
      <w:r w:rsidR="003928F2">
        <w:rPr>
          <w:rFonts w:hint="eastAsia"/>
        </w:rPr>
        <w:t xml:space="preserve">   </w:t>
      </w:r>
      <w:hyperlink w:history="1" w:anchor="WheelMinimumMovement">
        <w:r w:rsidR="00B5344E">
          <w:rPr>
            <w:rStyle w:val="ac"/>
          </w:rPr>
          <w:t>WheelMinimumMovement</w:t>
        </w:r>
      </w:hyperlink>
      <w:r w:rsidRPr="0072447D">
        <w:t>(k)</w:t>
      </w:r>
      <w:r>
        <w:rPr>
          <w:rFonts w:hint="eastAsia"/>
        </w:rPr>
        <w:t xml:space="preserve"> </w:t>
      </w:r>
      <w:r>
        <w:t xml:space="preserve">= </w:t>
      </w:r>
      <w:hyperlink w:history="1" w:anchor="WheelMinimumMovement">
        <w:r w:rsidR="00B5344E">
          <w:rPr>
            <w:rStyle w:val="ac"/>
          </w:rPr>
          <w:t>WheelMinimumMovement</w:t>
        </w:r>
      </w:hyperlink>
      <w:r>
        <w:t xml:space="preserve">(k-1) </w:t>
      </w:r>
      <w:r>
        <w:rPr>
          <w:rFonts w:hint="eastAsia"/>
        </w:rPr>
        <w:t>+</w:t>
      </w:r>
      <w:r w:rsidRPr="0072447D">
        <w:rPr>
          <w:rFonts w:hint="eastAsia"/>
        </w:rPr>
        <w:t xml:space="preserve"> </w:t>
      </w:r>
      <w:hyperlink w:history="1" w:anchor="ATPsetting">
        <w:r w:rsidR="00786D0B">
          <w:rPr>
            <w:rStyle w:val="ac"/>
          </w:rPr>
          <w:t>ATPsetting</w:t>
        </w:r>
      </w:hyperlink>
      <w:r w:rsidRPr="0072447D">
        <w:rPr>
          <w:rFonts w:hint="eastAsia"/>
        </w:rPr>
        <w:t>.</w:t>
      </w:r>
      <w:r w:rsidR="006D1509">
        <w:rPr>
          <w:rFonts w:hint="eastAsia"/>
        </w:rPr>
        <w:t>MaxMotionPerCycle</w:t>
      </w:r>
    </w:p>
    <w:p w:rsidR="008334E2" w:rsidP="000431E0" w:rsidRDefault="008334E2">
      <w:pPr>
        <w:pStyle w:val="af7"/>
      </w:pPr>
      <w:r>
        <w:rPr>
          <w:rFonts w:hint="eastAsia"/>
        </w:rPr>
        <w:t xml:space="preserve">      </w:t>
      </w:r>
      <w:r w:rsidR="003928F2">
        <w:rPr>
          <w:rFonts w:hint="eastAsia"/>
        </w:rPr>
        <w:t xml:space="preserve">   </w:t>
      </w:r>
      <w:hyperlink w:history="1" w:anchor="WheelMaximumMovement">
        <w:r w:rsidR="00B5344E">
          <w:rPr>
            <w:rStyle w:val="ac"/>
          </w:rPr>
          <w:t>WheelMaximumMovement</w:t>
        </w:r>
      </w:hyperlink>
      <w:r w:rsidRPr="0072447D">
        <w:t>(k)</w:t>
      </w:r>
      <w:r>
        <w:rPr>
          <w:rFonts w:hint="eastAsia"/>
        </w:rPr>
        <w:t xml:space="preserve"> </w:t>
      </w:r>
      <w:r>
        <w:t xml:space="preserve">= </w:t>
      </w:r>
      <w:hyperlink w:history="1" w:anchor="WheelMaximumMovement">
        <w:r w:rsidR="00B5344E">
          <w:rPr>
            <w:rStyle w:val="ac"/>
          </w:rPr>
          <w:t>WheelMaximumMovement</w:t>
        </w:r>
      </w:hyperlink>
      <w:r>
        <w:t xml:space="preserve">(k-1) </w:t>
      </w:r>
      <w:r>
        <w:rPr>
          <w:rFonts w:hint="eastAsia"/>
        </w:rPr>
        <w:t>-</w:t>
      </w:r>
      <w:r w:rsidRPr="0072447D">
        <w:t xml:space="preserve"> </w:t>
      </w:r>
      <w:hyperlink w:history="1" w:anchor="ATPsetting">
        <w:r w:rsidR="00786D0B">
          <w:rPr>
            <w:rStyle w:val="ac"/>
          </w:rPr>
          <w:t>ATPsetting</w:t>
        </w:r>
      </w:hyperlink>
      <w:r w:rsidRPr="0072447D">
        <w:rPr>
          <w:rFonts w:hint="eastAsia"/>
        </w:rPr>
        <w:t>.</w:t>
      </w:r>
      <w:r w:rsidR="006D1509">
        <w:rPr>
          <w:rFonts w:hint="eastAsia"/>
        </w:rPr>
        <w:t>MaxMotionPerCycle</w:t>
      </w:r>
    </w:p>
    <w:p w:rsidR="008334E2" w:rsidP="000431E0" w:rsidRDefault="008334E2">
      <w:pPr>
        <w:pStyle w:val="af7"/>
      </w:pPr>
      <w:r>
        <w:rPr>
          <w:rFonts w:hint="eastAsia"/>
        </w:rPr>
        <w:t xml:space="preserve"> </w:t>
      </w:r>
      <w:r w:rsidR="003928F2">
        <w:rPr>
          <w:rFonts w:hint="eastAsia"/>
        </w:rPr>
        <w:t xml:space="preserve">   </w:t>
      </w:r>
      <w:r w:rsidR="00397BD9">
        <w:rPr>
          <w:rFonts w:hint="eastAsia"/>
        </w:rPr>
        <w:t>else:</w:t>
      </w:r>
    </w:p>
    <w:p w:rsidR="008334E2" w:rsidP="000431E0" w:rsidRDefault="008334E2">
      <w:pPr>
        <w:pStyle w:val="af7"/>
      </w:pPr>
      <w:r>
        <w:rPr>
          <w:rFonts w:hint="eastAsia"/>
        </w:rPr>
        <w:t xml:space="preserve">      </w:t>
      </w:r>
      <w:r w:rsidR="003928F2">
        <w:rPr>
          <w:rFonts w:hint="eastAsia"/>
        </w:rPr>
        <w:t xml:space="preserve">   </w:t>
      </w:r>
      <w:hyperlink w:history="1" w:anchor="WheelMinimumMovement">
        <w:r w:rsidR="00B5344E">
          <w:rPr>
            <w:rStyle w:val="ac"/>
          </w:rPr>
          <w:t>WheelMinimumMovement</w:t>
        </w:r>
      </w:hyperlink>
      <w:r w:rsidRPr="0072447D">
        <w:t>(k)</w:t>
      </w:r>
      <w:r>
        <w:rPr>
          <w:rFonts w:hint="eastAsia"/>
        </w:rPr>
        <w:t xml:space="preserve"> </w:t>
      </w:r>
      <w:r w:rsidRPr="0072447D">
        <w:t xml:space="preserve">= </w:t>
      </w:r>
      <w:hyperlink w:history="1" w:anchor="WheelMinimumMovement">
        <w:r w:rsidR="00B5344E">
          <w:rPr>
            <w:rStyle w:val="ac"/>
          </w:rPr>
          <w:t>WheelMinimumMovement</w:t>
        </w:r>
      </w:hyperlink>
      <w:r w:rsidRPr="0072447D">
        <w:t>(k-1) —</w:t>
      </w:r>
      <w:r w:rsidRPr="0072447D">
        <w:rPr>
          <w:rFonts w:hint="eastAsia"/>
        </w:rPr>
        <w:t xml:space="preserve"> </w:t>
      </w:r>
      <w:hyperlink w:history="1" w:anchor="ATPsetting">
        <w:r w:rsidR="00786D0B">
          <w:rPr>
            <w:rStyle w:val="ac"/>
          </w:rPr>
          <w:t>ATPsetting</w:t>
        </w:r>
      </w:hyperlink>
      <w:r w:rsidRPr="0072447D">
        <w:rPr>
          <w:rFonts w:hint="eastAsia"/>
        </w:rPr>
        <w:t>.</w:t>
      </w:r>
      <w:r w:rsidR="006D1509">
        <w:rPr>
          <w:rFonts w:hint="eastAsia"/>
        </w:rPr>
        <w:t>MaxMotionPerCycle</w:t>
      </w:r>
    </w:p>
    <w:p w:rsidRPr="004C6699" w:rsidR="008334E2" w:rsidP="000431E0" w:rsidRDefault="008334E2">
      <w:pPr>
        <w:pStyle w:val="af7"/>
      </w:pPr>
      <w:r>
        <w:rPr>
          <w:rFonts w:hint="eastAsia"/>
        </w:rPr>
        <w:t xml:space="preserve">      </w:t>
      </w:r>
      <w:r w:rsidR="003928F2">
        <w:rPr>
          <w:rFonts w:hint="eastAsia"/>
        </w:rPr>
        <w:t xml:space="preserve">   </w:t>
      </w:r>
      <w:hyperlink w:history="1" w:anchor="WheelMaximumMovement">
        <w:r w:rsidR="00B5344E">
          <w:rPr>
            <w:rStyle w:val="ac"/>
          </w:rPr>
          <w:t>WheelMaximumMovement</w:t>
        </w:r>
      </w:hyperlink>
      <w:r w:rsidRPr="0072447D">
        <w:t>(k)</w:t>
      </w:r>
      <w:r>
        <w:rPr>
          <w:rFonts w:hint="eastAsia"/>
        </w:rPr>
        <w:t xml:space="preserve"> </w:t>
      </w:r>
      <w:r w:rsidRPr="0072447D">
        <w:t xml:space="preserve">= </w:t>
      </w:r>
      <w:hyperlink w:history="1" w:anchor="WheelMaximumMovement">
        <w:r w:rsidR="00B5344E">
          <w:rPr>
            <w:rStyle w:val="ac"/>
          </w:rPr>
          <w:t>WheelMaximumMovement</w:t>
        </w:r>
      </w:hyperlink>
      <w:r w:rsidRPr="0072447D">
        <w:t xml:space="preserve">(k-1) + </w:t>
      </w:r>
      <w:hyperlink w:history="1" w:anchor="ATPsetting">
        <w:r w:rsidR="00786D0B">
          <w:rPr>
            <w:rStyle w:val="ac"/>
          </w:rPr>
          <w:t>ATPsetting</w:t>
        </w:r>
      </w:hyperlink>
      <w:r w:rsidRPr="0072447D">
        <w:rPr>
          <w:rFonts w:hint="eastAsia"/>
        </w:rPr>
        <w:t>.</w:t>
      </w:r>
      <w:r w:rsidR="006D1509">
        <w:rPr>
          <w:rFonts w:hint="eastAsia"/>
        </w:rPr>
        <w:t>MaxMotionPerCycle</w:t>
      </w:r>
    </w:p>
    <w:p w:rsidRPr="008A1414" w:rsidR="008334E2" w:rsidP="000C0D62" w:rsidRDefault="008334E2">
      <w:pPr>
        <w:pStyle w:val="ReqtifyAltQ"/>
      </w:pPr>
      <w:r w:rsidRPr="008A1414">
        <w:lastRenderedPageBreak/>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386"/>
        </w:rPr>
      </w:pPr>
      <w:del w:author="常鸣" w:date="2014-07-03T14:27:00Z" w:id="4387">
        <w:r w:rsidRPr="008A1414" w:rsidDel="009328EA">
          <w:delText>#S</w:delText>
        </w:r>
      </w:del>
      <w:ins w:author="常鸣" w:date="2014-07-03T14:27:00Z" w:id="4388">
        <w:r w:rsidR="009328EA">
          <w:t>#Allocation=ATP Software</w:t>
        </w:r>
      </w:ins>
      <w:ins w:author="常鸣" w:date="2014-07-03T14:49:00Z" w:id="4389">
        <w:r w:rsidR="002428AA">
          <w:rPr>
            <w:rFonts w:hint="eastAsia"/>
          </w:rPr>
          <w:t>, Vital Embedded Setting</w:t>
        </w:r>
      </w:ins>
    </w:p>
    <w:p w:rsidRPr="008A1414" w:rsidR="008334E2" w:rsidP="000C0D62" w:rsidRDefault="009328EA">
      <w:pPr>
        <w:pStyle w:val="ReqtifyAltQ"/>
      </w:pPr>
      <w:ins w:author="常鸣" w:date="2014-07-03T14:27:00Z" w:id="4390">
        <w:r>
          <w:t>#S</w:t>
        </w:r>
      </w:ins>
      <w:r w:rsidRPr="008A1414" w:rsidR="008334E2">
        <w:t>ource=</w:t>
      </w:r>
      <w:r w:rsidRPr="003D2990" w:rsidR="008334E2">
        <w:t>[iTC_CC-SyAD-</w:t>
      </w:r>
      <w:r w:rsidRPr="003D2990" w:rsidR="008334E2">
        <w:rPr>
          <w:rFonts w:hint="eastAsia"/>
        </w:rPr>
        <w:t>0</w:t>
      </w:r>
      <w:r w:rsidR="008334E2">
        <w:rPr>
          <w:rFonts w:hint="eastAsia"/>
        </w:rPr>
        <w:t>132</w:t>
      </w:r>
      <w:r w:rsidRPr="003D2990" w:rsidR="008334E2">
        <w:rPr>
          <w:rFonts w:hint="eastAsia"/>
        </w:rPr>
        <w:t>]</w:t>
      </w:r>
      <w:r w:rsidR="008334E2">
        <w:rPr>
          <w:rFonts w:hint="eastAsia"/>
        </w:rPr>
        <w:t>, [</w:t>
      </w:r>
      <w:r w:rsidR="008334E2">
        <w:t>iTC_CC_ATP_SwHA</w:t>
      </w:r>
      <w:r w:rsidRPr="00CA7F59" w:rsidR="008334E2">
        <w:t>-0062</w:t>
      </w:r>
      <w:r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Pr="00B37BFE" w:rsidR="008334E2" w:rsidP="0012674A" w:rsidRDefault="008060B0">
      <w:pPr>
        <w:pStyle w:val="4"/>
      </w:pPr>
      <w:r>
        <w:rPr>
          <w:rFonts w:hint="eastAsia"/>
        </w:rPr>
        <w:t xml:space="preserve">State </w:t>
      </w:r>
      <w:r>
        <w:t>“</w:t>
      </w:r>
      <w:r w:rsidRPr="00B37BFE" w:rsidR="008334E2">
        <w:rPr>
          <w:rFonts w:hint="eastAsia"/>
        </w:rPr>
        <w:t>INITIALIZED</w:t>
      </w:r>
      <w:r>
        <w:t>”</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186</w:t>
      </w:r>
      <w:r>
        <w:t>]</w:t>
      </w:r>
    </w:p>
    <w:p w:rsidR="008334E2" w:rsidP="00C93484" w:rsidRDefault="008334E2">
      <w:pPr>
        <w:pStyle w:val="Reqtify"/>
      </w:pPr>
      <w:r>
        <w:rPr>
          <w:rFonts w:hint="eastAsia"/>
        </w:rPr>
        <w:t>当</w:t>
      </w:r>
      <w:r w:rsidR="000431E0">
        <w:rPr>
          <w:rFonts w:hint="eastAsia"/>
        </w:rPr>
        <w:t>上周期里程计已在</w:t>
      </w:r>
      <w:r w:rsidR="000431E0">
        <w:rPr>
          <w:rStyle w:val="aff1"/>
        </w:rPr>
        <w:t>INITIALIZED</w:t>
      </w:r>
      <w:r w:rsidR="000431E0">
        <w:rPr>
          <w:rFonts w:hint="eastAsia"/>
        </w:rPr>
        <w:t>状态，并</w:t>
      </w:r>
      <w:r>
        <w:rPr>
          <w:rFonts w:hint="eastAsia"/>
        </w:rPr>
        <w:t>满足以下条件之一时，里程计状态由</w:t>
      </w:r>
      <w:r>
        <w:rPr>
          <w:rStyle w:val="aff1"/>
        </w:rPr>
        <w:t>INITIALIZED</w:t>
      </w:r>
      <w:r>
        <w:rPr>
          <w:rFonts w:hint="eastAsia"/>
        </w:rPr>
        <w:t>变为</w:t>
      </w:r>
      <w:r w:rsidRPr="00700E7C">
        <w:rPr>
          <w:rStyle w:val="aff1"/>
        </w:rPr>
        <w:t>INVALID</w:t>
      </w:r>
      <w:r>
        <w:rPr>
          <w:rFonts w:hint="eastAsia"/>
        </w:rPr>
        <w:t>：</w:t>
      </w:r>
    </w:p>
    <w:p w:rsidR="008334E2" w:rsidP="00FA0FBB" w:rsidRDefault="008334E2">
      <w:pPr>
        <w:pStyle w:val="AltX"/>
      </w:pPr>
      <w:r>
        <w:rPr>
          <w:rFonts w:hint="eastAsia"/>
        </w:rPr>
        <w:t>传感器测试检测出三路全通全堵</w:t>
      </w:r>
      <w:r w:rsidR="000431E0">
        <w:rPr>
          <w:rFonts w:hint="eastAsia"/>
        </w:rPr>
        <w:t>；</w:t>
      </w:r>
    </w:p>
    <w:p w:rsidR="008334E2" w:rsidP="00FA0FBB" w:rsidRDefault="008334E2">
      <w:pPr>
        <w:pStyle w:val="AltX"/>
      </w:pPr>
      <w:r>
        <w:rPr>
          <w:rFonts w:hint="eastAsia"/>
        </w:rPr>
        <w:t>或者，</w:t>
      </w:r>
      <w:r w:rsidR="000431E0">
        <w:rPr>
          <w:rFonts w:hint="eastAsia"/>
        </w:rPr>
        <w:t>非停车状态，而且齿数齿号也不一致。</w:t>
      </w:r>
    </w:p>
    <w:p w:rsidRPr="000431E0" w:rsidR="000431E0" w:rsidP="00C93484" w:rsidRDefault="000431E0">
      <w:pPr>
        <w:pStyle w:val="Reqtify"/>
      </w:pPr>
    </w:p>
    <w:p w:rsidR="008334E2" w:rsidP="00C93484" w:rsidRDefault="008334E2">
      <w:pPr>
        <w:pStyle w:val="Reqtify"/>
      </w:pPr>
      <w:r w:rsidRPr="00634120">
        <w:t xml:space="preserve">At cycle k, </w:t>
      </w:r>
      <w:r>
        <w:t>ATP</w:t>
      </w:r>
      <w:r w:rsidRPr="00634120">
        <w:t xml:space="preserve"> shall consider that </w:t>
      </w:r>
      <w:hyperlink w:history="1" w:anchor="OdometerState">
        <w:r w:rsidR="00786D0B">
          <w:rPr>
            <w:rStyle w:val="ac"/>
            <w:noProof/>
          </w:rPr>
          <w:t>OdometerState</w:t>
        </w:r>
      </w:hyperlink>
      <w:r w:rsidRPr="00634120">
        <w:t xml:space="preserve"> changes from </w:t>
      </w:r>
      <w:r>
        <w:rPr>
          <w:rStyle w:val="aff1"/>
        </w:rPr>
        <w:t>INITIALIZED</w:t>
      </w:r>
      <w:r>
        <w:rPr>
          <w:rFonts w:hint="eastAsia"/>
        </w:rPr>
        <w:t xml:space="preserve"> </w:t>
      </w:r>
      <w:r w:rsidRPr="00634120">
        <w:t xml:space="preserve">to </w:t>
      </w:r>
      <w:r w:rsidRPr="00700E7C">
        <w:rPr>
          <w:rStyle w:val="aff1"/>
        </w:rPr>
        <w:t>INVALID</w:t>
      </w:r>
      <w:r>
        <w:rPr>
          <w:rStyle w:val="aff1"/>
          <w:rFonts w:hint="eastAsia"/>
        </w:rPr>
        <w:t xml:space="preserve"> </w:t>
      </w:r>
      <w:r w:rsidRPr="00634120">
        <w:t>if:</w:t>
      </w:r>
    </w:p>
    <w:p w:rsidR="008334E2" w:rsidP="00FA0FBB" w:rsidRDefault="00532AED">
      <w:pPr>
        <w:pStyle w:val="AltX"/>
      </w:pPr>
      <w:hyperlink w:history="1" w:anchor="OdometerState">
        <w:r w:rsidR="00786D0B">
          <w:rPr>
            <w:rStyle w:val="ac"/>
            <w:noProof/>
          </w:rPr>
          <w:t>OdometerState</w:t>
        </w:r>
      </w:hyperlink>
      <w:r w:rsidRPr="00634120" w:rsidR="008334E2">
        <w:t xml:space="preserve"> was evaluated Initialized at cycle k-1,</w:t>
      </w:r>
    </w:p>
    <w:p w:rsidR="008334E2" w:rsidP="00FA0FBB" w:rsidRDefault="008334E2">
      <w:pPr>
        <w:pStyle w:val="AltX"/>
      </w:pPr>
      <w:r>
        <w:rPr>
          <w:rFonts w:hint="eastAsia"/>
        </w:rPr>
        <w:t>A</w:t>
      </w:r>
      <w:r w:rsidRPr="00634120">
        <w:t>nd:</w:t>
      </w:r>
    </w:p>
    <w:p w:rsidRPr="00634120" w:rsidR="008334E2" w:rsidP="00704491" w:rsidRDefault="008334E2">
      <w:pPr>
        <w:pStyle w:val="AltZ"/>
      </w:pPr>
      <w:r>
        <w:rPr>
          <w:rFonts w:hint="eastAsia"/>
        </w:rPr>
        <w:t>S</w:t>
      </w:r>
      <w:r w:rsidRPr="00634120">
        <w:t xml:space="preserve">ensors test result is </w:t>
      </w:r>
      <w:r w:rsidRPr="00634120" w:rsidR="00C83252">
        <w:t>inconsistent</w:t>
      </w:r>
      <w:r>
        <w:rPr>
          <w:rFonts w:hint="eastAsia"/>
        </w:rPr>
        <w:t>;</w:t>
      </w:r>
    </w:p>
    <w:p w:rsidR="008334E2" w:rsidP="00704491" w:rsidRDefault="008334E2">
      <w:pPr>
        <w:pStyle w:val="AltZ"/>
      </w:pPr>
      <w:r>
        <w:rPr>
          <w:rFonts w:hint="eastAsia"/>
        </w:rPr>
        <w:t>O</w:t>
      </w:r>
      <w:r w:rsidRPr="00634120">
        <w:t>r</w:t>
      </w:r>
      <w:r>
        <w:rPr>
          <w:rFonts w:hint="eastAsia"/>
        </w:rPr>
        <w:t xml:space="preserve"> neither </w:t>
      </w:r>
      <w:r w:rsidR="000431E0">
        <w:rPr>
          <w:rFonts w:hint="eastAsia"/>
        </w:rPr>
        <w:t xml:space="preserve">wheel filtered stopped </w:t>
      </w:r>
      <w:r>
        <w:rPr>
          <w:rFonts w:hint="eastAsia"/>
        </w:rPr>
        <w:t xml:space="preserve">nor </w:t>
      </w:r>
      <w:r w:rsidR="000431E0">
        <w:rPr>
          <w:rFonts w:hint="eastAsia"/>
        </w:rPr>
        <w:t>cog position ready.</w:t>
      </w:r>
    </w:p>
    <w:p w:rsidRPr="000431E0" w:rsidR="000431E0" w:rsidP="00C93484" w:rsidRDefault="000431E0">
      <w:pPr>
        <w:pStyle w:val="Reqtify"/>
      </w:pPr>
    </w:p>
    <w:p w:rsidR="008334E2" w:rsidP="000431E0" w:rsidRDefault="00397BD9">
      <w:pPr>
        <w:pStyle w:val="af7"/>
      </w:pPr>
      <w:r>
        <w:rPr>
          <w:rFonts w:hint="eastAsia"/>
        </w:rPr>
        <w:t>if (</w:t>
      </w:r>
      <w:hyperlink w:history="1" w:anchor="OdometerState">
        <w:r w:rsidR="00786D0B">
          <w:rPr>
            <w:rStyle w:val="ac"/>
          </w:rPr>
          <w:t>OdometerState</w:t>
        </w:r>
      </w:hyperlink>
      <w:r w:rsidRPr="00634120" w:rsidR="008334E2">
        <w:t xml:space="preserve">(k-1) </w:t>
      </w:r>
      <w:r w:rsidR="008A3B7D">
        <w:rPr>
          <w:rFonts w:hint="eastAsia"/>
        </w:rPr>
        <w:t>is</w:t>
      </w:r>
      <w:r w:rsidRPr="00634120" w:rsidR="008334E2">
        <w:t xml:space="preserve"> </w:t>
      </w:r>
      <w:r w:rsidR="008334E2">
        <w:rPr>
          <w:rStyle w:val="aff1"/>
        </w:rPr>
        <w:t>INITIALIZED</w:t>
      </w:r>
    </w:p>
    <w:p w:rsidR="008334E2" w:rsidP="000431E0" w:rsidRDefault="008334E2">
      <w:pPr>
        <w:pStyle w:val="af7"/>
      </w:pPr>
      <w:r>
        <w:rPr>
          <w:rFonts w:hint="eastAsia"/>
        </w:rPr>
        <w:t xml:space="preserve">    </w:t>
      </w:r>
      <w:r w:rsidR="00397BD9">
        <w:rPr>
          <w:rFonts w:hint="eastAsia"/>
        </w:rPr>
        <w:t xml:space="preserve"> and </w:t>
      </w:r>
      <w:r w:rsidRPr="00634120">
        <w:t>(</w:t>
      </w:r>
      <w:r>
        <w:rPr>
          <w:rFonts w:hint="eastAsia"/>
        </w:rPr>
        <w:t>(</w:t>
      </w:r>
      <w:hyperlink w:history="1" w:anchor="UnconsistentSensorTest">
        <w:r w:rsidR="00786D0B">
          <w:rPr>
            <w:rStyle w:val="ac"/>
          </w:rPr>
          <w:t>UnconsistentSensorTest</w:t>
        </w:r>
      </w:hyperlink>
      <w:r w:rsidRPr="00634120">
        <w:t>(k)</w:t>
      </w:r>
      <w:r>
        <w:rPr>
          <w:rFonts w:hint="eastAsia"/>
        </w:rPr>
        <w:t xml:space="preserve"> == </w:t>
      </w:r>
      <w:r w:rsidRPr="00354FC4" w:rsidR="00397BD9">
        <w:rPr>
          <w:rStyle w:val="aff1"/>
          <w:rFonts w:hint="eastAsia"/>
        </w:rPr>
        <w:t>True</w:t>
      </w:r>
      <w:r>
        <w:rPr>
          <w:rFonts w:hint="eastAsia"/>
        </w:rPr>
        <w:t>)</w:t>
      </w:r>
    </w:p>
    <w:p w:rsidR="008334E2" w:rsidP="000431E0" w:rsidRDefault="008334E2">
      <w:pPr>
        <w:pStyle w:val="af7"/>
      </w:pPr>
      <w:r>
        <w:rPr>
          <w:rFonts w:hint="eastAsia"/>
        </w:rPr>
        <w:t xml:space="preserve">          </w:t>
      </w:r>
      <w:r w:rsidR="00397BD9">
        <w:rPr>
          <w:rFonts w:hint="eastAsia"/>
        </w:rPr>
        <w:t xml:space="preserve"> or </w:t>
      </w:r>
      <w:r>
        <w:rPr>
          <w:rFonts w:hint="eastAsia"/>
        </w:rPr>
        <w:t>(</w:t>
      </w:r>
      <w:r w:rsidR="00C32EC4">
        <w:rPr>
          <w:rFonts w:hint="eastAsia"/>
        </w:rPr>
        <w:t xml:space="preserve">not </w:t>
      </w:r>
      <w:hyperlink w:history="1" w:anchor="WheelFilteredStopped">
        <w:r w:rsidRPr="00005E7C" w:rsidR="00005E7C">
          <w:rPr>
            <w:rStyle w:val="ac"/>
          </w:rPr>
          <w:t>WheelFilteredStopped</w:t>
        </w:r>
      </w:hyperlink>
      <w:r>
        <w:rPr>
          <w:rFonts w:hint="eastAsia"/>
        </w:rPr>
        <w:t>(k)</w:t>
      </w:r>
    </w:p>
    <w:p w:rsidR="008334E2" w:rsidP="000431E0" w:rsidRDefault="008334E2">
      <w:pPr>
        <w:pStyle w:val="af7"/>
      </w:pPr>
      <w:r>
        <w:rPr>
          <w:rFonts w:hint="eastAsia"/>
        </w:rPr>
        <w:t xml:space="preserve">               </w:t>
      </w:r>
      <w:r w:rsidR="00397BD9">
        <w:rPr>
          <w:rFonts w:hint="eastAsia"/>
        </w:rPr>
        <w:t xml:space="preserve"> and </w:t>
      </w:r>
      <w:r w:rsidR="00C32EC4">
        <w:t xml:space="preserve">not </w:t>
      </w:r>
      <w:hyperlink w:history="1" w:anchor="OdometerCogPositionReady">
        <w:r w:rsidR="00005E7C">
          <w:rPr>
            <w:rStyle w:val="ac"/>
          </w:rPr>
          <w:t>OdometerCogPos</w:t>
        </w:r>
        <w:r w:rsidR="00005E7C">
          <w:rPr>
            <w:rStyle w:val="ac"/>
            <w:rFonts w:hint="eastAsia"/>
          </w:rPr>
          <w:t>i</w:t>
        </w:r>
        <w:r w:rsidR="00005E7C">
          <w:rPr>
            <w:rStyle w:val="ac"/>
          </w:rPr>
          <w:t>tionReady</w:t>
        </w:r>
      </w:hyperlink>
      <w:r w:rsidRPr="00634120">
        <w:t>(k)</w:t>
      </w:r>
      <w:r>
        <w:rPr>
          <w:rFonts w:hint="eastAsia"/>
        </w:rPr>
        <w:t>)</w:t>
      </w:r>
      <w:r w:rsidR="005A4651">
        <w:rPr>
          <w:rFonts w:hint="eastAsia"/>
        </w:rPr>
        <w:t>))</w:t>
      </w:r>
      <w:r w:rsidR="000431E0">
        <w:rPr>
          <w:rFonts w:hint="eastAsia"/>
        </w:rPr>
        <w:t>:</w:t>
      </w:r>
    </w:p>
    <w:p w:rsidR="008334E2" w:rsidP="000431E0" w:rsidRDefault="008334E2">
      <w:pPr>
        <w:pStyle w:val="af7"/>
      </w:pPr>
      <w:r>
        <w:rPr>
          <w:rFonts w:hint="eastAsia"/>
        </w:rPr>
        <w:t xml:space="preserve"> </w:t>
      </w:r>
      <w:r w:rsidR="003928F2">
        <w:t xml:space="preserve">   </w:t>
      </w:r>
      <w:hyperlink w:history="1" w:anchor="OdometerState">
        <w:r w:rsidR="00786D0B">
          <w:rPr>
            <w:rStyle w:val="ac"/>
          </w:rPr>
          <w:t>OdometerState</w:t>
        </w:r>
      </w:hyperlink>
      <w:r w:rsidR="00397BD9">
        <w:t xml:space="preserve"> = </w:t>
      </w:r>
      <w:r w:rsidRPr="00700E7C">
        <w:rPr>
          <w:rStyle w:val="aff1"/>
        </w:rPr>
        <w:t>INVALID</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391"/>
        </w:rPr>
      </w:pPr>
      <w:del w:author="常鸣" w:date="2014-07-03T14:27:00Z" w:id="4392">
        <w:r w:rsidRPr="008A1414" w:rsidDel="009328EA">
          <w:delText>#S</w:delText>
        </w:r>
      </w:del>
      <w:ins w:author="常鸣" w:date="2014-07-03T14:27:00Z" w:id="4393">
        <w:r w:rsidR="009328EA">
          <w:t>#Allocation=ATP Software</w:t>
        </w:r>
      </w:ins>
    </w:p>
    <w:p w:rsidRPr="008A1414" w:rsidR="008334E2" w:rsidP="000C0D62" w:rsidRDefault="009328EA">
      <w:pPr>
        <w:pStyle w:val="ReqtifyAltQ"/>
      </w:pPr>
      <w:ins w:author="常鸣" w:date="2014-07-03T14:27:00Z" w:id="4394">
        <w:r>
          <w:t>#S</w:t>
        </w:r>
      </w:ins>
      <w:r w:rsidRPr="008A1414" w:rsidR="008334E2">
        <w:t>ource=</w:t>
      </w:r>
      <w:r w:rsidR="008334E2">
        <w:rPr>
          <w:rFonts w:hint="eastAsia"/>
        </w:rPr>
        <w:t>[iTC_CC-SyAD-0149],</w:t>
      </w:r>
      <w:r w:rsidRPr="00875F20" w:rsidR="00875F20">
        <w:t xml:space="preserve"> </w:t>
      </w:r>
      <w:r w:rsidRPr="003D2990" w:rsidR="00875F20">
        <w:t>[iTC_CC-SyAD-</w:t>
      </w:r>
      <w:r w:rsidR="00875F20">
        <w:rPr>
          <w:rFonts w:hint="eastAsia"/>
        </w:rPr>
        <w:t>0960</w:t>
      </w:r>
      <w:r w:rsidRPr="003D2990" w:rsidR="00875F20">
        <w:rPr>
          <w:rFonts w:hint="eastAsia"/>
        </w:rPr>
        <w:t>]</w:t>
      </w:r>
      <w:r w:rsidR="00875F20">
        <w:rPr>
          <w:rFonts w:hint="eastAsia"/>
        </w:rPr>
        <w:t>,</w:t>
      </w:r>
      <w:r w:rsidR="008334E2">
        <w:rPr>
          <w:rFonts w:hint="eastAsia"/>
        </w:rPr>
        <w:t xml:space="preserve"> [</w:t>
      </w:r>
      <w:r w:rsidR="008334E2">
        <w:t>iTC_CC_ATP_SwHA</w:t>
      </w:r>
      <w:r w:rsidRPr="00CA7F59" w:rsidR="008334E2">
        <w:t>-0063</w:t>
      </w:r>
      <w:r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C93484" w:rsidRDefault="008334E2">
      <w:pPr>
        <w:pStyle w:val="Reqtify"/>
      </w:pPr>
      <w:r w:rsidRPr="006D0422">
        <w:rPr>
          <w:rStyle w:val="aff1"/>
          <w:rFonts w:hint="eastAsia"/>
        </w:rPr>
        <w:t>NOTES</w:t>
      </w:r>
      <w:r>
        <w:rPr>
          <w:rFonts w:hint="eastAsia"/>
        </w:rPr>
        <w:t>：</w:t>
      </w:r>
    </w:p>
    <w:p w:rsidR="008334E2" w:rsidP="00C93484" w:rsidRDefault="008334E2">
      <w:pPr>
        <w:pStyle w:val="Reqtify"/>
      </w:pPr>
      <w:r w:rsidRPr="00634120">
        <w:t>Wheel angular movement is the rotation movement observed on the wheel in cog count from cycle k-1 to k.</w:t>
      </w:r>
      <w:r>
        <w:rPr>
          <w:rFonts w:hint="eastAsia"/>
        </w:rPr>
        <w:t xml:space="preserve"> </w:t>
      </w:r>
      <w:r>
        <w:t xml:space="preserve">Angular movement of the wheel </w:t>
      </w:r>
      <w:r>
        <w:rPr>
          <w:rFonts w:hint="eastAsia"/>
        </w:rPr>
        <w:t>can</w:t>
      </w:r>
      <w:r>
        <w:t xml:space="preserve"> convert</w:t>
      </w:r>
      <w:r w:rsidRPr="00634120">
        <w:t xml:space="preserve"> into a linear movement </w:t>
      </w:r>
      <w:r>
        <w:rPr>
          <w:rFonts w:hint="eastAsia"/>
        </w:rPr>
        <w:t xml:space="preserve">by </w:t>
      </w:r>
      <w:r w:rsidRPr="00634120">
        <w:t xml:space="preserve">taking into consideration </w:t>
      </w:r>
      <w:r>
        <w:rPr>
          <w:rFonts w:hint="eastAsia"/>
        </w:rPr>
        <w:t xml:space="preserve">of </w:t>
      </w:r>
      <w:r w:rsidRPr="00634120">
        <w:t xml:space="preserve">the uncertainty on wheel diameter </w:t>
      </w:r>
      <w:r w:rsidRPr="00634120">
        <w:lastRenderedPageBreak/>
        <w:t>measurement provided by calibration process.</w:t>
      </w:r>
      <w:r>
        <w:rPr>
          <w:rFonts w:hint="eastAsia"/>
        </w:rPr>
        <w:t xml:space="preserve"> </w:t>
      </w:r>
      <w:hyperlink w:history="1" w:anchor="WheelMinimumMovement">
        <w:r w:rsidR="00B5344E">
          <w:rPr>
            <w:rStyle w:val="ac"/>
            <w:noProof/>
          </w:rPr>
          <w:t>WheelMinimumMovement</w:t>
        </w:r>
      </w:hyperlink>
      <w:r w:rsidR="00397BD9">
        <w:t xml:space="preserve"> and </w:t>
      </w:r>
      <w:hyperlink w:history="1" w:anchor="WheelMaximumMovement">
        <w:r w:rsidR="00B5344E">
          <w:rPr>
            <w:rStyle w:val="ac"/>
            <w:noProof/>
          </w:rPr>
          <w:t>WheelMaximumMovement</w:t>
        </w:r>
      </w:hyperlink>
      <w:r w:rsidRPr="00634120">
        <w:t xml:space="preserve"> represents respectively minimum</w:t>
      </w:r>
      <w:r w:rsidR="00397BD9">
        <w:t xml:space="preserve"> and </w:t>
      </w:r>
      <w:r w:rsidRPr="00634120">
        <w:t>maximum curvili</w:t>
      </w:r>
      <w:r>
        <w:rPr>
          <w:rFonts w:hint="eastAsia"/>
        </w:rPr>
        <w:t>near</w:t>
      </w:r>
      <w:r>
        <w:t xml:space="preserve"> distance ran between cycle </w:t>
      </w:r>
      <w:r>
        <w:rPr>
          <w:rFonts w:hint="eastAsia"/>
        </w:rPr>
        <w:t>k</w:t>
      </w:r>
      <w:r>
        <w:t>-1and k</w:t>
      </w:r>
      <w:r w:rsidRPr="00634120">
        <w:t xml:space="preserve"> by a reference point of the wheel located on the rolling circumference.</w:t>
      </w:r>
    </w:p>
    <w:p w:rsidRPr="006D0422"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187</w:t>
      </w:r>
      <w:r>
        <w:t>]</w:t>
      </w:r>
    </w:p>
    <w:p w:rsidR="008334E2" w:rsidP="00C93484" w:rsidRDefault="008334E2">
      <w:pPr>
        <w:pStyle w:val="Reqtify"/>
      </w:pPr>
      <w:r>
        <w:rPr>
          <w:rFonts w:hint="eastAsia"/>
        </w:rPr>
        <w:t>在</w:t>
      </w:r>
      <w:r>
        <w:rPr>
          <w:rStyle w:val="aff1"/>
          <w:rFonts w:hint="eastAsia"/>
        </w:rPr>
        <w:t>INITIALIZED</w:t>
      </w:r>
      <w:r>
        <w:rPr>
          <w:rFonts w:hint="eastAsia"/>
        </w:rPr>
        <w:t>状态，如果齿数齿号匹配，则计算车轮最大最小位移依据伪代码中的公式：</w:t>
      </w:r>
    </w:p>
    <w:p w:rsidR="008334E2" w:rsidP="00C93484" w:rsidRDefault="008334E2">
      <w:pPr>
        <w:pStyle w:val="Reqtify"/>
      </w:pPr>
      <w:r w:rsidRPr="00634120">
        <w:t>If motion</w:t>
      </w:r>
      <w:r w:rsidR="00397BD9">
        <w:t xml:space="preserve"> and </w:t>
      </w:r>
      <w:r>
        <w:rPr>
          <w:rFonts w:hint="eastAsia"/>
        </w:rPr>
        <w:t>speed</w:t>
      </w:r>
      <w:r w:rsidRPr="00634120">
        <w:t xml:space="preserve"> are available at cycle k</w:t>
      </w:r>
      <w:r>
        <w:rPr>
          <w:rFonts w:hint="eastAsia"/>
        </w:rPr>
        <w:t>,</w:t>
      </w:r>
      <w:r w:rsidRPr="00634120">
        <w:t xml:space="preserve"> then wheel curvili</w:t>
      </w:r>
      <w:r>
        <w:rPr>
          <w:rFonts w:hint="eastAsia"/>
        </w:rPr>
        <w:t>near</w:t>
      </w:r>
      <w:r>
        <w:t xml:space="preserve"> movement </w:t>
      </w:r>
      <w:r w:rsidR="00C83252">
        <w:t>calculates</w:t>
      </w:r>
      <w:r>
        <w:rPr>
          <w:rFonts w:hint="eastAsia"/>
        </w:rPr>
        <w:t xml:space="preserve"> </w:t>
      </w:r>
      <w:r w:rsidRPr="00634120">
        <w:t>as follows:</w:t>
      </w:r>
    </w:p>
    <w:p w:rsidR="008334E2" w:rsidP="000431E0" w:rsidRDefault="00397BD9">
      <w:pPr>
        <w:pStyle w:val="af7"/>
      </w:pPr>
      <w:r>
        <w:rPr>
          <w:rFonts w:hint="eastAsia"/>
        </w:rPr>
        <w:t>if (</w:t>
      </w:r>
      <w:hyperlink w:history="1" w:anchor="OdometerState">
        <w:r w:rsidR="000431E0">
          <w:rPr>
            <w:rStyle w:val="ac"/>
          </w:rPr>
          <w:t>OdometerState</w:t>
        </w:r>
      </w:hyperlink>
      <w:r w:rsidRPr="00634120" w:rsidR="000431E0">
        <w:t xml:space="preserve">(k) </w:t>
      </w:r>
      <w:r w:rsidR="008A3B7D">
        <w:rPr>
          <w:rFonts w:hint="eastAsia"/>
        </w:rPr>
        <w:t>is</w:t>
      </w:r>
      <w:r w:rsidRPr="00634120" w:rsidR="000431E0">
        <w:t xml:space="preserve"> </w:t>
      </w:r>
      <w:r w:rsidR="000431E0">
        <w:rPr>
          <w:rStyle w:val="aff1"/>
        </w:rPr>
        <w:t>INITIALIZED</w:t>
      </w:r>
      <w:r w:rsidRPr="00634120" w:rsidR="008334E2">
        <w:t>)</w:t>
      </w:r>
      <w:r w:rsidR="008A3B7D">
        <w:rPr>
          <w:rFonts w:hint="eastAsia"/>
        </w:rPr>
        <w:t>:</w:t>
      </w:r>
    </w:p>
    <w:p w:rsidR="00DE28FC" w:rsidP="000431E0" w:rsidRDefault="008334E2">
      <w:pPr>
        <w:pStyle w:val="af7"/>
      </w:pPr>
      <w:r>
        <w:rPr>
          <w:rFonts w:hint="eastAsia"/>
        </w:rPr>
        <w:t xml:space="preserve"> </w:t>
      </w:r>
      <w:r w:rsidR="003928F2">
        <w:t xml:space="preserve">   </w:t>
      </w:r>
      <w:hyperlink w:history="1" w:anchor="WheelMinimumMovement">
        <w:r w:rsidR="00B5344E">
          <w:rPr>
            <w:rStyle w:val="ac"/>
          </w:rPr>
          <w:t>WheelMinimumMovement</w:t>
        </w:r>
      </w:hyperlink>
      <w:r w:rsidRPr="00634120">
        <w:t>(k)</w:t>
      </w:r>
      <w:r>
        <w:rPr>
          <w:rFonts w:hint="eastAsia"/>
        </w:rPr>
        <w:t xml:space="preserve"> </w:t>
      </w:r>
      <w:r w:rsidRPr="00634120">
        <w:t xml:space="preserve">= </w:t>
      </w:r>
      <w:hyperlink w:history="1" w:anchor="MinCogCalibration">
        <w:r w:rsidR="007400C0">
          <w:rPr>
            <w:rStyle w:val="ac"/>
          </w:rPr>
          <w:t>MinCogCalibration</w:t>
        </w:r>
      </w:hyperlink>
      <w:r w:rsidRPr="00634120" w:rsidR="00C82EA1">
        <w:t>(k-1)</w:t>
      </w:r>
      <w:r>
        <w:rPr>
          <w:rFonts w:hint="eastAsia"/>
        </w:rPr>
        <w:t xml:space="preserve"> </w:t>
      </w:r>
      <w:r w:rsidR="006274BE">
        <w:rPr>
          <w:rFonts w:hint="eastAsia"/>
        </w:rPr>
        <w:t>*</w:t>
      </w:r>
      <w:r w:rsidRPr="00634120">
        <w:t xml:space="preserve"> (</w:t>
      </w:r>
      <w:hyperlink w:history="1" w:anchor="TeethCounter">
        <w:r w:rsidR="00B5344E">
          <w:rPr>
            <w:rStyle w:val="ac"/>
          </w:rPr>
          <w:t>TeethCounter</w:t>
        </w:r>
      </w:hyperlink>
      <w:r w:rsidRPr="00634120">
        <w:t>(k) —</w:t>
      </w:r>
      <w:r>
        <w:rPr>
          <w:rFonts w:hint="eastAsia"/>
        </w:rPr>
        <w:t xml:space="preserve"> </w:t>
      </w:r>
      <w:hyperlink w:history="1" w:anchor="TeethCounter">
        <w:r w:rsidR="00B5344E">
          <w:rPr>
            <w:rStyle w:val="ac"/>
          </w:rPr>
          <w:t>TeethCounter</w:t>
        </w:r>
      </w:hyperlink>
      <w:r w:rsidRPr="00634120">
        <w:t>(k-1))</w:t>
      </w:r>
    </w:p>
    <w:p w:rsidR="008334E2" w:rsidP="000431E0" w:rsidRDefault="008334E2">
      <w:pPr>
        <w:pStyle w:val="af7"/>
      </w:pPr>
      <w:r w:rsidRPr="00634120">
        <w:t xml:space="preserve"> </w:t>
      </w:r>
      <w:r w:rsidR="003928F2">
        <w:t xml:space="preserve">   </w:t>
      </w:r>
      <w:hyperlink w:history="1" w:anchor="WheelMaximumMovement">
        <w:r w:rsidR="00B5344E">
          <w:rPr>
            <w:rStyle w:val="ac"/>
          </w:rPr>
          <w:t>WheelMaximumMovement</w:t>
        </w:r>
      </w:hyperlink>
      <w:r w:rsidRPr="00634120">
        <w:t>(k)</w:t>
      </w:r>
      <w:r>
        <w:rPr>
          <w:rFonts w:hint="eastAsia"/>
        </w:rPr>
        <w:t xml:space="preserve"> </w:t>
      </w:r>
      <w:r w:rsidRPr="00634120">
        <w:t xml:space="preserve">= </w:t>
      </w:r>
      <w:hyperlink w:history="1" w:anchor="MaxCogCalibration">
        <w:r w:rsidR="00B5344E">
          <w:rPr>
            <w:rStyle w:val="ac"/>
          </w:rPr>
          <w:t>MaxCogCalibration</w:t>
        </w:r>
      </w:hyperlink>
      <w:r w:rsidRPr="00634120" w:rsidR="00C82EA1">
        <w:t>(k-1)</w:t>
      </w:r>
      <w:r>
        <w:rPr>
          <w:rFonts w:hint="eastAsia"/>
        </w:rPr>
        <w:t xml:space="preserve"> </w:t>
      </w:r>
      <w:r w:rsidR="006274BE">
        <w:rPr>
          <w:rFonts w:hint="eastAsia"/>
        </w:rPr>
        <w:t>*</w:t>
      </w:r>
      <w:r w:rsidRPr="00634120">
        <w:t xml:space="preserve"> (</w:t>
      </w:r>
      <w:hyperlink w:history="1" w:anchor="TeethCounter">
        <w:r w:rsidR="00B5344E">
          <w:rPr>
            <w:rStyle w:val="ac"/>
          </w:rPr>
          <w:t>TeethCounter</w:t>
        </w:r>
      </w:hyperlink>
      <w:r w:rsidRPr="00634120">
        <w:t>(k)</w:t>
      </w:r>
      <w:r>
        <w:rPr>
          <w:rFonts w:hint="eastAsia"/>
        </w:rPr>
        <w:t xml:space="preserve"> </w:t>
      </w:r>
      <w:r w:rsidRPr="00634120">
        <w:t>—</w:t>
      </w:r>
      <w:r>
        <w:rPr>
          <w:rFonts w:hint="eastAsia"/>
        </w:rPr>
        <w:t xml:space="preserve"> </w:t>
      </w:r>
      <w:hyperlink w:history="1" w:anchor="TeethCounter">
        <w:r w:rsidR="00B5344E">
          <w:rPr>
            <w:rStyle w:val="ac"/>
          </w:rPr>
          <w:t>TeethCounter</w:t>
        </w:r>
      </w:hyperlink>
      <w:r w:rsidRPr="00634120">
        <w:t>(k-1))</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395"/>
        </w:rPr>
      </w:pPr>
      <w:del w:author="常鸣" w:date="2014-07-03T14:27:00Z" w:id="4396">
        <w:r w:rsidRPr="008A1414" w:rsidDel="009328EA">
          <w:delText>#S</w:delText>
        </w:r>
      </w:del>
      <w:ins w:author="常鸣" w:date="2014-07-03T14:27:00Z" w:id="4397">
        <w:r w:rsidR="009328EA">
          <w:t>#Allocation=ATP Software</w:t>
        </w:r>
      </w:ins>
    </w:p>
    <w:p w:rsidRPr="008A1414" w:rsidR="008334E2" w:rsidP="000C0D62" w:rsidRDefault="009328EA">
      <w:pPr>
        <w:pStyle w:val="ReqtifyAltQ"/>
      </w:pPr>
      <w:ins w:author="常鸣" w:date="2014-07-03T14:27:00Z" w:id="4398">
        <w:r>
          <w:t>#S</w:t>
        </w:r>
      </w:ins>
      <w:r w:rsidRPr="008A1414" w:rsidR="008334E2">
        <w:t>ource=</w:t>
      </w:r>
      <w:r w:rsidRPr="003D2990" w:rsidR="008334E2">
        <w:t>[iTC_CC-SyAD-</w:t>
      </w:r>
      <w:r w:rsidRPr="003D2990" w:rsidR="008334E2">
        <w:rPr>
          <w:rFonts w:hint="eastAsia"/>
        </w:rPr>
        <w:t>0</w:t>
      </w:r>
      <w:r w:rsidR="008334E2">
        <w:rPr>
          <w:rFonts w:hint="eastAsia"/>
        </w:rPr>
        <w:t>130</w:t>
      </w:r>
      <w:r w:rsidR="0081001C">
        <w:rPr>
          <w:rFonts w:hint="eastAsia"/>
        </w:rPr>
        <w:t>], [</w:t>
      </w:r>
      <w:r w:rsidRPr="003D2990" w:rsidR="008334E2">
        <w:t>iTC_CC-SyAD-</w:t>
      </w:r>
      <w:r w:rsidRPr="003D2990" w:rsidR="008334E2">
        <w:rPr>
          <w:rFonts w:hint="eastAsia"/>
        </w:rPr>
        <w:t>0</w:t>
      </w:r>
      <w:r w:rsidR="008334E2">
        <w:rPr>
          <w:rFonts w:hint="eastAsia"/>
        </w:rPr>
        <w:t>132</w:t>
      </w:r>
      <w:r w:rsidR="0081001C">
        <w:rPr>
          <w:rFonts w:hint="eastAsia"/>
        </w:rPr>
        <w:t>], [</w:t>
      </w:r>
      <w:r w:rsidRPr="003D2990" w:rsidR="008334E2">
        <w:t>iTC_CC-SyAD-</w:t>
      </w:r>
      <w:r w:rsidRPr="003D2990" w:rsidR="008334E2">
        <w:rPr>
          <w:rFonts w:hint="eastAsia"/>
        </w:rPr>
        <w:t>0</w:t>
      </w:r>
      <w:r w:rsidR="008334E2">
        <w:rPr>
          <w:rFonts w:hint="eastAsia"/>
        </w:rPr>
        <w:t>135</w:t>
      </w:r>
      <w:r w:rsidRPr="003D2990" w:rsidR="008334E2">
        <w:rPr>
          <w:rFonts w:hint="eastAsia"/>
        </w:rPr>
        <w:t>]</w:t>
      </w:r>
      <w:r w:rsidR="008334E2">
        <w:rPr>
          <w:rFonts w:hint="eastAsia"/>
        </w:rPr>
        <w:t>, [</w:t>
      </w:r>
      <w:r w:rsidR="008334E2">
        <w:t>iTC_CC_ATP_SwHA</w:t>
      </w:r>
      <w:r w:rsidRPr="00CA7F59" w:rsidR="008334E2">
        <w:t>-0064</w:t>
      </w:r>
      <w:r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C93484" w:rsidRDefault="008334E2">
      <w:pPr>
        <w:pStyle w:val="Reqtify"/>
      </w:pPr>
      <w:r w:rsidRPr="00B1730D">
        <w:rPr>
          <w:rStyle w:val="aff1"/>
        </w:rPr>
        <w:t>NOTES</w:t>
      </w:r>
      <w:r>
        <w:rPr>
          <w:rFonts w:hint="eastAsia"/>
        </w:rPr>
        <w:t>:</w:t>
      </w:r>
    </w:p>
    <w:p w:rsidR="008334E2" w:rsidP="00C93484" w:rsidRDefault="008334E2">
      <w:pPr>
        <w:pStyle w:val="Reqtify"/>
      </w:pPr>
      <w:r>
        <w:rPr>
          <w:rFonts w:hint="eastAsia"/>
        </w:rPr>
        <w:t>对于车载</w:t>
      </w:r>
      <w:r>
        <w:rPr>
          <w:rFonts w:hint="eastAsia"/>
        </w:rPr>
        <w:t>ATP</w:t>
      </w:r>
      <w:r>
        <w:rPr>
          <w:rFonts w:hint="eastAsia"/>
        </w:rPr>
        <w:t>软件的位移，在齿数齿号匹配的状态下，无论</w:t>
      </w:r>
      <w:r>
        <w:rPr>
          <w:rFonts w:hint="eastAsia"/>
        </w:rPr>
        <w:t>ATP</w:t>
      </w:r>
      <w:r>
        <w:rPr>
          <w:rFonts w:hint="eastAsia"/>
        </w:rPr>
        <w:t>位于</w:t>
      </w:r>
      <w:r w:rsidRPr="00451353">
        <w:rPr>
          <w:rStyle w:val="aff1"/>
          <w:rFonts w:hint="eastAsia"/>
        </w:rPr>
        <w:t>END_1</w:t>
      </w:r>
      <w:r>
        <w:rPr>
          <w:rFonts w:hint="eastAsia"/>
        </w:rPr>
        <w:t>还是</w:t>
      </w:r>
      <w:r w:rsidRPr="00451353" w:rsidR="00451353">
        <w:rPr>
          <w:rStyle w:val="aff1"/>
          <w:rFonts w:hint="eastAsia"/>
        </w:rPr>
        <w:t>END_2</w:t>
      </w:r>
      <w:r>
        <w:rPr>
          <w:rFonts w:hint="eastAsia"/>
        </w:rPr>
        <w:t>，也无论激活哪段车头，始终以</w:t>
      </w:r>
      <w:r w:rsidRPr="00451353">
        <w:rPr>
          <w:rStyle w:val="aff1"/>
          <w:rFonts w:hint="eastAsia"/>
        </w:rPr>
        <w:t>END_1</w:t>
      </w:r>
      <w:r>
        <w:rPr>
          <w:rFonts w:hint="eastAsia"/>
        </w:rPr>
        <w:t>方向为位移的正方向。即当位移大于</w:t>
      </w:r>
      <w:r>
        <w:rPr>
          <w:rFonts w:hint="eastAsia"/>
        </w:rPr>
        <w:t>0</w:t>
      </w:r>
      <w:r>
        <w:rPr>
          <w:rFonts w:hint="eastAsia"/>
        </w:rPr>
        <w:t>时，表示列车向</w:t>
      </w:r>
      <w:r w:rsidRPr="00451353">
        <w:rPr>
          <w:rStyle w:val="aff1"/>
          <w:rFonts w:hint="eastAsia"/>
        </w:rPr>
        <w:t>END_1</w:t>
      </w:r>
      <w:r>
        <w:rPr>
          <w:rFonts w:hint="eastAsia"/>
        </w:rPr>
        <w:t>端方向运行，反之则向</w:t>
      </w:r>
      <w:r w:rsidRPr="00451353" w:rsidR="00451353">
        <w:rPr>
          <w:rStyle w:val="aff1"/>
          <w:rFonts w:hint="eastAsia"/>
        </w:rPr>
        <w:t>END_2</w:t>
      </w:r>
      <w:r>
        <w:rPr>
          <w:rFonts w:hint="eastAsia"/>
        </w:rPr>
        <w:t>端方向运行。</w:t>
      </w:r>
    </w:p>
    <w:p w:rsidR="008334E2" w:rsidP="00C93484" w:rsidRDefault="008334E2">
      <w:pPr>
        <w:pStyle w:val="Reqtify"/>
      </w:pPr>
      <w:r>
        <w:rPr>
          <w:rFonts w:hint="eastAsia"/>
        </w:rPr>
        <w:t xml:space="preserve">When odometer cog-counter-code </w:t>
      </w:r>
      <w:r w:rsidR="00C83252">
        <w:t>matched</w:t>
      </w:r>
      <w:r>
        <w:rPr>
          <w:rFonts w:hint="eastAsia"/>
        </w:rPr>
        <w:t xml:space="preserve">, regardless of ATP in </w:t>
      </w:r>
      <w:r w:rsidRPr="00451353">
        <w:rPr>
          <w:rStyle w:val="aff1"/>
          <w:rFonts w:hint="eastAsia"/>
        </w:rPr>
        <w:t>END_1</w:t>
      </w:r>
      <w:r w:rsidR="00397BD9">
        <w:rPr>
          <w:rFonts w:hint="eastAsia"/>
        </w:rPr>
        <w:t xml:space="preserve"> or </w:t>
      </w:r>
      <w:r w:rsidRPr="00451353" w:rsidR="00451353">
        <w:rPr>
          <w:rStyle w:val="aff1"/>
          <w:rFonts w:hint="eastAsia"/>
        </w:rPr>
        <w:t>END_2</w:t>
      </w:r>
      <w:r>
        <w:rPr>
          <w:rFonts w:hint="eastAsia"/>
        </w:rPr>
        <w:t>,</w:t>
      </w:r>
      <w:r w:rsidR="00397BD9">
        <w:rPr>
          <w:rFonts w:hint="eastAsia"/>
        </w:rPr>
        <w:t xml:space="preserve"> and </w:t>
      </w:r>
      <w:r>
        <w:rPr>
          <w:rFonts w:hint="eastAsia"/>
        </w:rPr>
        <w:t xml:space="preserve">no matter the activation of train front, the direction towards </w:t>
      </w:r>
      <w:r w:rsidRPr="00451353">
        <w:rPr>
          <w:rStyle w:val="aff1"/>
          <w:rFonts w:hint="eastAsia"/>
        </w:rPr>
        <w:t>END_1</w:t>
      </w:r>
      <w:r>
        <w:rPr>
          <w:rFonts w:hint="eastAsia"/>
        </w:rPr>
        <w:t xml:space="preserve"> is always be set as the </w:t>
      </w:r>
      <w:r w:rsidR="00C83252">
        <w:t>positive</w:t>
      </w:r>
      <w:r>
        <w:rPr>
          <w:rFonts w:hint="eastAsia"/>
        </w:rPr>
        <w:t xml:space="preserve"> direction. That is, when the movement is greater than 0, indicating the direction of the train is running to </w:t>
      </w:r>
      <w:r w:rsidRPr="00451353">
        <w:rPr>
          <w:rStyle w:val="aff1"/>
          <w:rFonts w:hint="eastAsia"/>
        </w:rPr>
        <w:t>END_1</w:t>
      </w:r>
      <w:r>
        <w:rPr>
          <w:rFonts w:hint="eastAsia"/>
        </w:rPr>
        <w:t>,</w:t>
      </w:r>
      <w:r w:rsidR="00397BD9">
        <w:rPr>
          <w:rFonts w:hint="eastAsia"/>
        </w:rPr>
        <w:t xml:space="preserve"> and </w:t>
      </w:r>
      <w:r>
        <w:rPr>
          <w:rFonts w:hint="eastAsia"/>
        </w:rPr>
        <w:t xml:space="preserve">vice versa to </w:t>
      </w:r>
      <w:r w:rsidRPr="00451353" w:rsidR="00451353">
        <w:rPr>
          <w:rStyle w:val="aff1"/>
          <w:rFonts w:hint="eastAsia"/>
        </w:rPr>
        <w:t>END_2</w:t>
      </w:r>
      <w:r>
        <w:rPr>
          <w:rFonts w:hint="eastAsia"/>
        </w:rPr>
        <w:t>.</w:t>
      </w:r>
    </w:p>
    <w:p w:rsidRPr="00C32861" w:rsidR="008334E2" w:rsidP="00C93484" w:rsidRDefault="008334E2">
      <w:pPr>
        <w:pStyle w:val="Reqtify"/>
      </w:pPr>
    </w:p>
    <w:p w:rsidR="008334E2" w:rsidP="00C93484" w:rsidRDefault="008334E2">
      <w:pPr>
        <w:pStyle w:val="Reqtify"/>
      </w:pPr>
    </w:p>
    <w:p w:rsidRPr="00634120" w:rsidR="008334E2" w:rsidP="0012674A" w:rsidRDefault="008060B0">
      <w:pPr>
        <w:pStyle w:val="4"/>
      </w:pPr>
      <w:r>
        <w:rPr>
          <w:rFonts w:hint="eastAsia"/>
        </w:rPr>
        <w:t xml:space="preserve">State </w:t>
      </w:r>
      <w:r>
        <w:t>“</w:t>
      </w:r>
      <w:r w:rsidR="008334E2">
        <w:rPr>
          <w:rFonts w:hint="eastAsia"/>
        </w:rPr>
        <w:t>INVALID</w:t>
      </w:r>
      <w:r>
        <w:t>”</w:t>
      </w:r>
    </w:p>
    <w:p w:rsidR="008334E2" w:rsidP="00C93484" w:rsidRDefault="008334E2">
      <w:pPr>
        <w:pStyle w:val="Reqtify"/>
      </w:pPr>
    </w:p>
    <w:p w:rsidR="008334E2" w:rsidP="00704491" w:rsidRDefault="008334E2">
      <w:pPr>
        <w:pStyle w:val="ReqtifyAltR"/>
      </w:pPr>
      <w:r>
        <w:t>[iTC_CC_ATP-SwRS-0</w:t>
      </w:r>
      <w:r>
        <w:rPr>
          <w:rFonts w:hint="eastAsia"/>
        </w:rPr>
        <w:t>189</w:t>
      </w:r>
      <w:r>
        <w:t>]</w:t>
      </w:r>
    </w:p>
    <w:p w:rsidR="008334E2" w:rsidP="00C93484" w:rsidRDefault="008334E2">
      <w:pPr>
        <w:pStyle w:val="Reqtify"/>
      </w:pPr>
      <w:r>
        <w:rPr>
          <w:rFonts w:hint="eastAsia"/>
        </w:rPr>
        <w:t>在无效状态停车，并未检测到传感器错误，则能回到非初始化状态。</w:t>
      </w:r>
    </w:p>
    <w:p w:rsidR="008334E2" w:rsidP="00C93484" w:rsidRDefault="008334E2">
      <w:pPr>
        <w:pStyle w:val="Reqtify"/>
      </w:pPr>
      <w:r w:rsidRPr="00634120">
        <w:t xml:space="preserve">At cycle k, </w:t>
      </w:r>
      <w:r>
        <w:t>ATP</w:t>
      </w:r>
      <w:r w:rsidRPr="00634120">
        <w:t xml:space="preserve"> shall consider that </w:t>
      </w:r>
      <w:hyperlink w:history="1" w:anchor="OdometerState">
        <w:r w:rsidR="00786D0B">
          <w:rPr>
            <w:rStyle w:val="ac"/>
            <w:noProof/>
          </w:rPr>
          <w:t>OdometerState</w:t>
        </w:r>
      </w:hyperlink>
      <w:r w:rsidRPr="00634120">
        <w:t xml:space="preserve"> changes from </w:t>
      </w:r>
      <w:r w:rsidRPr="00700E7C">
        <w:rPr>
          <w:rStyle w:val="aff1"/>
        </w:rPr>
        <w:t>INVALID</w:t>
      </w:r>
      <w:r>
        <w:rPr>
          <w:rFonts w:hint="eastAsia"/>
        </w:rPr>
        <w:t xml:space="preserve"> </w:t>
      </w:r>
      <w:r w:rsidRPr="00634120">
        <w:t xml:space="preserve">to </w:t>
      </w:r>
      <w:r w:rsidRPr="000E5647">
        <w:rPr>
          <w:rStyle w:val="aff1"/>
        </w:rPr>
        <w:t>NOT</w:t>
      </w:r>
      <w:r w:rsidRPr="00A75E85">
        <w:rPr>
          <w:rStyle w:val="aff1"/>
        </w:rPr>
        <w:t>_INITIALIZED</w:t>
      </w:r>
      <w:r>
        <w:rPr>
          <w:rStyle w:val="aff1"/>
          <w:rFonts w:hint="eastAsia"/>
        </w:rPr>
        <w:t xml:space="preserve"> </w:t>
      </w:r>
      <w:r w:rsidRPr="00634120">
        <w:t>if:</w:t>
      </w:r>
    </w:p>
    <w:p w:rsidR="008334E2" w:rsidP="00FA0FBB" w:rsidRDefault="00532AED">
      <w:pPr>
        <w:pStyle w:val="AltX"/>
      </w:pPr>
      <w:hyperlink w:history="1" w:anchor="OdometerState">
        <w:r w:rsidR="00786D0B">
          <w:rPr>
            <w:rStyle w:val="ac"/>
            <w:noProof/>
          </w:rPr>
          <w:t>OdometerState</w:t>
        </w:r>
      </w:hyperlink>
      <w:r w:rsidRPr="00634120" w:rsidR="008334E2">
        <w:t xml:space="preserve"> was evaluated Invalid at cycle k-1,</w:t>
      </w:r>
    </w:p>
    <w:p w:rsidR="008334E2" w:rsidP="00FA0FBB" w:rsidRDefault="008334E2">
      <w:pPr>
        <w:pStyle w:val="AltX"/>
      </w:pPr>
      <w:r w:rsidRPr="00634120">
        <w:lastRenderedPageBreak/>
        <w:t>and wheel is detected stopped (</w:t>
      </w:r>
      <w:hyperlink w:history="1" w:anchor="WheelStopped">
        <w:hyperlink w:history="1" w:anchor="WheelFilteredStopped">
          <w:r w:rsidRPr="00983578" w:rsidR="00983578">
            <w:rPr>
              <w:rStyle w:val="ac"/>
            </w:rPr>
            <w:t>WheelFilteredStopped</w:t>
          </w:r>
        </w:hyperlink>
      </w:hyperlink>
      <w:r w:rsidRPr="00634120">
        <w:t>),</w:t>
      </w:r>
    </w:p>
    <w:p w:rsidR="008334E2" w:rsidP="00FA0FBB" w:rsidRDefault="008334E2">
      <w:pPr>
        <w:pStyle w:val="AltX"/>
      </w:pPr>
      <w:r w:rsidRPr="00634120">
        <w:t xml:space="preserve">and there is no </w:t>
      </w:r>
      <w:r>
        <w:t>sensors test</w:t>
      </w:r>
      <w:r w:rsidRPr="00634120">
        <w:t xml:space="preserve"> </w:t>
      </w:r>
      <w:r w:rsidRPr="00634120" w:rsidR="00C83252">
        <w:t>inconsistency</w:t>
      </w:r>
      <w:r w:rsidRPr="00634120">
        <w:t>.</w:t>
      </w:r>
    </w:p>
    <w:p w:rsidR="008334E2" w:rsidP="000431E0" w:rsidRDefault="00397BD9">
      <w:pPr>
        <w:pStyle w:val="af7"/>
      </w:pPr>
      <w:r>
        <w:rPr>
          <w:rFonts w:hint="eastAsia"/>
        </w:rPr>
        <w:t>if (</w:t>
      </w:r>
      <w:hyperlink w:history="1" w:anchor="OdometerState">
        <w:r w:rsidR="00786D0B">
          <w:rPr>
            <w:rStyle w:val="ac"/>
          </w:rPr>
          <w:t>OdometerState</w:t>
        </w:r>
      </w:hyperlink>
      <w:r w:rsidRPr="00634120" w:rsidR="008334E2">
        <w:t xml:space="preserve">(k-1) </w:t>
      </w:r>
      <w:r w:rsidR="008334E2">
        <w:rPr>
          <w:rFonts w:hint="eastAsia"/>
        </w:rPr>
        <w:t>=</w:t>
      </w:r>
      <w:r w:rsidRPr="00634120" w:rsidR="008334E2">
        <w:t xml:space="preserve">= </w:t>
      </w:r>
      <w:r w:rsidRPr="00700E7C" w:rsidR="008334E2">
        <w:rPr>
          <w:rStyle w:val="aff1"/>
        </w:rPr>
        <w:t>INVALID</w:t>
      </w:r>
    </w:p>
    <w:p w:rsidR="008334E2" w:rsidP="000431E0" w:rsidRDefault="008334E2">
      <w:pPr>
        <w:pStyle w:val="af7"/>
      </w:pPr>
      <w:r>
        <w:rPr>
          <w:rFonts w:hint="eastAsia"/>
        </w:rPr>
        <w:t xml:space="preserve">    </w:t>
      </w:r>
      <w:r w:rsidR="00397BD9">
        <w:rPr>
          <w:rFonts w:hint="eastAsia"/>
        </w:rPr>
        <w:t xml:space="preserve"> and </w:t>
      </w:r>
      <w:hyperlink w:history="1" w:anchor="WheelStopped">
        <w:hyperlink w:history="1" w:anchor="WheelFilteredStopped">
          <w:r w:rsidR="00983578">
            <w:rPr>
              <w:rStyle w:val="ac"/>
            </w:rPr>
            <w:t>WheelFilteredStopped</w:t>
          </w:r>
        </w:hyperlink>
      </w:hyperlink>
      <w:r w:rsidRPr="00634120">
        <w:t>(k)</w:t>
      </w:r>
    </w:p>
    <w:p w:rsidR="008334E2" w:rsidP="000431E0" w:rsidRDefault="008334E2">
      <w:pPr>
        <w:pStyle w:val="af7"/>
      </w:pPr>
      <w:r>
        <w:rPr>
          <w:rFonts w:hint="eastAsia"/>
        </w:rPr>
        <w:t xml:space="preserve">    </w:t>
      </w:r>
      <w:r w:rsidR="00397BD9">
        <w:rPr>
          <w:rFonts w:hint="eastAsia"/>
        </w:rPr>
        <w:t xml:space="preserve"> and </w:t>
      </w:r>
      <w:r w:rsidR="00C32EC4">
        <w:t xml:space="preserve">not </w:t>
      </w:r>
      <w:hyperlink w:history="1" w:anchor="UnconsistentSensorTest">
        <w:r w:rsidR="00786D0B">
          <w:rPr>
            <w:rStyle w:val="ac"/>
          </w:rPr>
          <w:t>UnconsistentSensorTest</w:t>
        </w:r>
      </w:hyperlink>
      <w:r w:rsidRPr="00634120">
        <w:t>(k)</w:t>
      </w:r>
      <w:r>
        <w:rPr>
          <w:rFonts w:hint="eastAsia"/>
        </w:rPr>
        <w:t>)</w:t>
      </w:r>
    </w:p>
    <w:p w:rsidR="008334E2" w:rsidP="000431E0" w:rsidRDefault="008334E2">
      <w:pPr>
        <w:pStyle w:val="af7"/>
      </w:pPr>
      <w:r>
        <w:rPr>
          <w:rFonts w:hint="eastAsia"/>
        </w:rPr>
        <w:t xml:space="preserve"> </w:t>
      </w:r>
      <w:r w:rsidR="003928F2">
        <w:t xml:space="preserve">   </w:t>
      </w:r>
      <w:hyperlink w:history="1" w:anchor="OdometerState">
        <w:r w:rsidR="00786D0B">
          <w:rPr>
            <w:rStyle w:val="ac"/>
          </w:rPr>
          <w:t>OdometerState</w:t>
        </w:r>
      </w:hyperlink>
      <w:r w:rsidR="00397BD9">
        <w:t xml:space="preserve"> = </w:t>
      </w:r>
      <w:r w:rsidRPr="00A75E85">
        <w:rPr>
          <w:rStyle w:val="aff1"/>
        </w:rPr>
        <w:t>NOT_INITIALIZED</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399"/>
        </w:rPr>
      </w:pPr>
      <w:del w:author="常鸣" w:date="2014-07-03T14:27:00Z" w:id="4400">
        <w:r w:rsidRPr="008A1414" w:rsidDel="009328EA">
          <w:delText>#S</w:delText>
        </w:r>
      </w:del>
      <w:ins w:author="常鸣" w:date="2014-07-03T14:27:00Z" w:id="4401">
        <w:r w:rsidR="009328EA">
          <w:t>#Allocation=ATP Software</w:t>
        </w:r>
      </w:ins>
    </w:p>
    <w:p w:rsidRPr="008A1414" w:rsidR="008334E2" w:rsidP="000C0D62" w:rsidRDefault="009328EA">
      <w:pPr>
        <w:pStyle w:val="ReqtifyAltQ"/>
      </w:pPr>
      <w:ins w:author="常鸣" w:date="2014-07-03T14:27:00Z" w:id="4402">
        <w:r>
          <w:t>#S</w:t>
        </w:r>
      </w:ins>
      <w:r w:rsidRPr="008A1414" w:rsidR="008334E2">
        <w:t>ource=</w:t>
      </w:r>
      <w:r w:rsidR="008334E2">
        <w:rPr>
          <w:rFonts w:hint="eastAsia"/>
        </w:rPr>
        <w:t>[iTC_CC-SyAD-0149]</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578</w:t>
      </w:r>
      <w:r>
        <w:t>]</w:t>
      </w:r>
    </w:p>
    <w:p w:rsidR="008334E2" w:rsidP="00C93484" w:rsidRDefault="008334E2">
      <w:pPr>
        <w:pStyle w:val="Reqtify"/>
      </w:pPr>
      <w:r>
        <w:rPr>
          <w:rFonts w:hint="eastAsia"/>
        </w:rPr>
        <w:t>在里程计无效状态下，</w:t>
      </w:r>
      <w:r>
        <w:rPr>
          <w:rFonts w:hint="eastAsia"/>
        </w:rPr>
        <w:t>ATP</w:t>
      </w:r>
      <w:r>
        <w:rPr>
          <w:rFonts w:hint="eastAsia"/>
        </w:rPr>
        <w:t>直接使用测得值计算车轮位移（因为此时列车运动学失效，后续功能并不使用测得的列车车轮位移）。</w:t>
      </w:r>
    </w:p>
    <w:p w:rsidR="008334E2" w:rsidP="00C93484" w:rsidRDefault="008334E2">
      <w:pPr>
        <w:pStyle w:val="Reqtify"/>
      </w:pPr>
      <w:r>
        <w:rPr>
          <w:rFonts w:hint="eastAsia"/>
        </w:rPr>
        <w:t xml:space="preserve">In invalid status, ATP shall </w:t>
      </w:r>
      <w:r w:rsidR="00C83252">
        <w:t>calculate</w:t>
      </w:r>
      <w:r>
        <w:rPr>
          <w:rFonts w:hint="eastAsia"/>
        </w:rPr>
        <w:t xml:space="preserve"> wheel movement by using measured value of the odometer.</w:t>
      </w:r>
    </w:p>
    <w:p w:rsidR="008334E2" w:rsidP="000431E0" w:rsidRDefault="00397BD9">
      <w:pPr>
        <w:pStyle w:val="af7"/>
      </w:pPr>
      <w:r>
        <w:rPr>
          <w:rFonts w:hint="eastAsia"/>
        </w:rPr>
        <w:t>if (</w:t>
      </w:r>
      <w:hyperlink w:history="1" w:anchor="OdometerState">
        <w:r w:rsidR="00786D0B">
          <w:rPr>
            <w:rStyle w:val="ac"/>
          </w:rPr>
          <w:t>OdometerState</w:t>
        </w:r>
      </w:hyperlink>
      <w:r w:rsidRPr="00634120" w:rsidR="008334E2">
        <w:t>(k) =</w:t>
      </w:r>
      <w:r w:rsidR="008334E2">
        <w:rPr>
          <w:rFonts w:hint="eastAsia"/>
        </w:rPr>
        <w:t>=</w:t>
      </w:r>
      <w:r w:rsidRPr="00634120" w:rsidR="008334E2">
        <w:t xml:space="preserve"> </w:t>
      </w:r>
      <w:r w:rsidRPr="00700E7C" w:rsidR="008334E2">
        <w:rPr>
          <w:rStyle w:val="aff1"/>
        </w:rPr>
        <w:t>INVALID</w:t>
      </w:r>
      <w:r w:rsidR="008334E2">
        <w:rPr>
          <w:rFonts w:hint="eastAsia"/>
        </w:rPr>
        <w:t>)</w:t>
      </w:r>
    </w:p>
    <w:p w:rsidR="00E70C60" w:rsidP="000431E0" w:rsidRDefault="008334E2">
      <w:pPr>
        <w:pStyle w:val="af7"/>
      </w:pPr>
      <w:r>
        <w:rPr>
          <w:rFonts w:hint="eastAsia"/>
        </w:rPr>
        <w:t xml:space="preserve"> </w:t>
      </w:r>
      <w:r w:rsidR="003928F2">
        <w:rPr>
          <w:rFonts w:hint="eastAsia"/>
        </w:rPr>
        <w:t xml:space="preserve">   </w:t>
      </w:r>
      <w:hyperlink w:history="1" w:anchor="WheelMinimumMovement">
        <w:r w:rsidR="00B5344E">
          <w:rPr>
            <w:rStyle w:val="ac"/>
          </w:rPr>
          <w:t>WheelMinimumMovement</w:t>
        </w:r>
      </w:hyperlink>
      <w:r w:rsidRPr="00634120">
        <w:t>(k)</w:t>
      </w:r>
      <w:r>
        <w:rPr>
          <w:rFonts w:hint="eastAsia"/>
        </w:rPr>
        <w:t xml:space="preserve"> </w:t>
      </w:r>
      <w:r w:rsidRPr="00634120">
        <w:t xml:space="preserve">= </w:t>
      </w:r>
      <w:hyperlink w:history="1" w:anchor="MinCogCalibration">
        <w:r w:rsidR="007400C0">
          <w:rPr>
            <w:rStyle w:val="ac"/>
          </w:rPr>
          <w:t>MinCogCalibration</w:t>
        </w:r>
      </w:hyperlink>
      <w:r w:rsidRPr="00634120" w:rsidR="00C82EA1">
        <w:t>(k-1)</w:t>
      </w:r>
      <w:r>
        <w:rPr>
          <w:rFonts w:hint="eastAsia"/>
        </w:rPr>
        <w:t xml:space="preserve"> </w:t>
      </w:r>
      <w:r w:rsidR="006274BE">
        <w:rPr>
          <w:rFonts w:hint="eastAsia"/>
        </w:rPr>
        <w:t>*</w:t>
      </w:r>
      <w:r w:rsidRPr="00634120">
        <w:t xml:space="preserve"> (</w:t>
      </w:r>
      <w:hyperlink w:history="1" w:anchor="TeethCounter">
        <w:r w:rsidR="00B5344E">
          <w:rPr>
            <w:rStyle w:val="ac"/>
          </w:rPr>
          <w:t>TeethCounter</w:t>
        </w:r>
      </w:hyperlink>
      <w:r w:rsidRPr="00634120">
        <w:t>(k) —</w:t>
      </w:r>
      <w:r>
        <w:rPr>
          <w:rFonts w:hint="eastAsia"/>
        </w:rPr>
        <w:t xml:space="preserve"> </w:t>
      </w:r>
      <w:hyperlink w:history="1" w:anchor="TeethCounter">
        <w:r w:rsidR="00B5344E">
          <w:rPr>
            <w:rStyle w:val="ac"/>
          </w:rPr>
          <w:t>TeethCounter</w:t>
        </w:r>
      </w:hyperlink>
      <w:r w:rsidRPr="00634120">
        <w:t>(k-1))</w:t>
      </w:r>
    </w:p>
    <w:p w:rsidR="008334E2" w:rsidP="000431E0" w:rsidRDefault="008334E2">
      <w:pPr>
        <w:pStyle w:val="af7"/>
      </w:pPr>
      <w:r>
        <w:rPr>
          <w:rFonts w:hint="eastAsia"/>
        </w:rPr>
        <w:t xml:space="preserve"> </w:t>
      </w:r>
      <w:r w:rsidR="003928F2">
        <w:t xml:space="preserve">   </w:t>
      </w:r>
      <w:hyperlink w:history="1" w:anchor="WheelMaximumMovement">
        <w:r w:rsidR="00B5344E">
          <w:rPr>
            <w:rStyle w:val="ac"/>
          </w:rPr>
          <w:t>WheelMaximumMovement</w:t>
        </w:r>
      </w:hyperlink>
      <w:r w:rsidRPr="00634120">
        <w:t>(k)</w:t>
      </w:r>
      <w:r>
        <w:rPr>
          <w:rFonts w:hint="eastAsia"/>
        </w:rPr>
        <w:t xml:space="preserve"> </w:t>
      </w:r>
      <w:r w:rsidRPr="00634120">
        <w:t xml:space="preserve">= </w:t>
      </w:r>
      <w:hyperlink w:history="1" w:anchor="MaxCogCalibration">
        <w:r w:rsidR="00B5344E">
          <w:rPr>
            <w:rStyle w:val="ac"/>
          </w:rPr>
          <w:t>MaxCogCalibration</w:t>
        </w:r>
      </w:hyperlink>
      <w:r w:rsidRPr="00634120" w:rsidR="00C82EA1">
        <w:t>(k-1)</w:t>
      </w:r>
      <w:r>
        <w:rPr>
          <w:rFonts w:hint="eastAsia"/>
        </w:rPr>
        <w:t xml:space="preserve"> </w:t>
      </w:r>
      <w:r w:rsidR="006274BE">
        <w:rPr>
          <w:rFonts w:hint="eastAsia"/>
        </w:rPr>
        <w:t>*</w:t>
      </w:r>
      <w:r w:rsidRPr="00634120">
        <w:t xml:space="preserve"> (</w:t>
      </w:r>
      <w:hyperlink w:history="1" w:anchor="TeethCounter">
        <w:r w:rsidR="00B5344E">
          <w:rPr>
            <w:rStyle w:val="ac"/>
          </w:rPr>
          <w:t>TeethCounter</w:t>
        </w:r>
      </w:hyperlink>
      <w:r w:rsidRPr="00634120">
        <w:t>(k)</w:t>
      </w:r>
      <w:r>
        <w:rPr>
          <w:rFonts w:hint="eastAsia"/>
        </w:rPr>
        <w:t xml:space="preserve"> </w:t>
      </w:r>
      <w:r w:rsidRPr="00634120">
        <w:t>—</w:t>
      </w:r>
      <w:r>
        <w:rPr>
          <w:rFonts w:hint="eastAsia"/>
        </w:rPr>
        <w:t xml:space="preserve"> </w:t>
      </w:r>
      <w:hyperlink w:history="1" w:anchor="TeethCounter">
        <w:r w:rsidR="00B5344E">
          <w:rPr>
            <w:rStyle w:val="ac"/>
          </w:rPr>
          <w:t>TeethCounter</w:t>
        </w:r>
      </w:hyperlink>
      <w:r w:rsidRPr="00634120">
        <w:t>(k-1))</w:t>
      </w:r>
    </w:p>
    <w:p w:rsidR="008334E2" w:rsidP="000C0D62" w:rsidRDefault="008334E2">
      <w:pPr>
        <w:pStyle w:val="ReqtifyAltQ"/>
      </w:pPr>
      <w:r w:rsidRPr="008A1414">
        <w:t>#Category=Functional</w:t>
      </w:r>
    </w:p>
    <w:p w:rsidRPr="008A1414" w:rsidR="008334E2" w:rsidP="000C0D62" w:rsidRDefault="008334E2">
      <w:pPr>
        <w:pStyle w:val="ReqtifyAltQ"/>
      </w:pPr>
      <w:r w:rsidRPr="00A17BA5">
        <w:t>#Contribution=SIL</w:t>
      </w:r>
      <w:r w:rsidR="00510F04">
        <w:rPr>
          <w:rFonts w:hint="eastAsia"/>
        </w:rPr>
        <w:t>0</w:t>
      </w:r>
    </w:p>
    <w:p w:rsidR="009328EA" w:rsidP="000C0D62" w:rsidRDefault="008334E2">
      <w:pPr>
        <w:pStyle w:val="ReqtifyAltQ"/>
        <w:rPr>
          <w:ins w:author="常鸣" w:date="2014-07-03T14:27:00Z" w:id="4403"/>
        </w:rPr>
      </w:pPr>
      <w:del w:author="常鸣" w:date="2014-07-03T14:27:00Z" w:id="4404">
        <w:r w:rsidRPr="008A1414" w:rsidDel="009328EA">
          <w:delText>#S</w:delText>
        </w:r>
      </w:del>
      <w:ins w:author="常鸣" w:date="2014-07-03T14:27:00Z" w:id="4405">
        <w:r w:rsidR="009328EA">
          <w:t>#Allocation=ATP Software</w:t>
        </w:r>
      </w:ins>
    </w:p>
    <w:p w:rsidRPr="008A1414" w:rsidR="008334E2" w:rsidP="000C0D62" w:rsidRDefault="009328EA">
      <w:pPr>
        <w:pStyle w:val="ReqtifyAltQ"/>
      </w:pPr>
      <w:ins w:author="常鸣" w:date="2014-07-03T14:27:00Z" w:id="4406">
        <w:r>
          <w:t>#S</w:t>
        </w:r>
      </w:ins>
      <w:r w:rsidRPr="008A1414" w:rsidR="008334E2">
        <w:t>ource=</w:t>
      </w:r>
      <w:r w:rsidR="008334E2">
        <w:rPr>
          <w:rFonts w:hint="eastAsia"/>
        </w:rPr>
        <w:t>[iTC_CC-SyAD-0149]</w:t>
      </w:r>
    </w:p>
    <w:p w:rsidRPr="008A1414" w:rsidR="008334E2" w:rsidP="000C0D62" w:rsidRDefault="008334E2">
      <w:pPr>
        <w:pStyle w:val="ReqtifyAltQ"/>
      </w:pPr>
      <w:r w:rsidRPr="008A1414">
        <w:t>[End]</w:t>
      </w:r>
    </w:p>
    <w:p w:rsidR="008334E2" w:rsidP="00C93484" w:rsidRDefault="008334E2">
      <w:pPr>
        <w:pStyle w:val="Reqtify"/>
      </w:pPr>
    </w:p>
    <w:p w:rsidR="008334E2" w:rsidP="0012674A" w:rsidRDefault="0003360D">
      <w:pPr>
        <w:pStyle w:val="4"/>
      </w:pPr>
      <w:r>
        <w:rPr>
          <w:rFonts w:hint="eastAsia"/>
        </w:rPr>
        <w:t>Wheel kinematic calculation</w:t>
      </w:r>
    </w:p>
    <w:p w:rsidR="00C15FCA" w:rsidP="00C93484" w:rsidRDefault="00C15FCA">
      <w:pPr>
        <w:pStyle w:val="Reqtify"/>
      </w:pPr>
    </w:p>
    <w:p w:rsidRPr="00634120" w:rsidR="008334E2" w:rsidP="00704491" w:rsidRDefault="008334E2">
      <w:pPr>
        <w:pStyle w:val="ReqtifyAltR"/>
      </w:pPr>
      <w:r>
        <w:rPr>
          <w:rFonts w:hint="eastAsia"/>
        </w:rPr>
        <w:t>[i</w:t>
      </w:r>
      <w:r>
        <w:t>TC_CC_ATP-SwRS</w:t>
      </w:r>
      <w:r w:rsidRPr="005912C5">
        <w:t>-0</w:t>
      </w:r>
      <w:r>
        <w:rPr>
          <w:rFonts w:hint="eastAsia"/>
        </w:rPr>
        <w:t>170]</w:t>
      </w:r>
    </w:p>
    <w:p w:rsidRPr="008334E2" w:rsidR="008334E2" w:rsidP="00C93484" w:rsidRDefault="007400C0">
      <w:pPr>
        <w:pStyle w:val="Reqtify"/>
        <w:rPr>
          <w:rStyle w:val="aff2"/>
        </w:rPr>
      </w:pPr>
      <w:bookmarkStart w:name="SensorTestContradiction" w:id="4407"/>
      <w:r w:rsidRPr="00501C21">
        <w:rPr>
          <w:rStyle w:val="aff2"/>
          <w:bCs w:val="0"/>
          <w:iCs w:val="0"/>
        </w:rPr>
        <w:t>SensorTestContradiction</w:t>
      </w:r>
      <w:bookmarkEnd w:id="4407"/>
      <w:r w:rsidR="008334E2">
        <w:rPr>
          <w:rFonts w:hint="eastAsia"/>
        </w:rPr>
        <w:t>，当里程计读数为</w:t>
      </w:r>
      <w:r w:rsidR="008334E2">
        <w:rPr>
          <w:rFonts w:hint="eastAsia"/>
        </w:rPr>
        <w:t>0</w:t>
      </w:r>
      <w:r w:rsidR="008334E2">
        <w:rPr>
          <w:rFonts w:hint="eastAsia"/>
        </w:rPr>
        <w:t>，但中断中却未进行传感器测试时，设置该变量为</w:t>
      </w:r>
      <w:r w:rsidR="00397BD9">
        <w:rPr>
          <w:rStyle w:val="aff1"/>
          <w:rFonts w:hint="eastAsia"/>
        </w:rPr>
        <w:t>True</w:t>
      </w:r>
      <w:r w:rsidR="008334E2">
        <w:rPr>
          <w:rFonts w:hint="eastAsia"/>
        </w:rPr>
        <w:t>，否则为</w:t>
      </w:r>
      <w:r w:rsidR="00397BD9">
        <w:rPr>
          <w:rStyle w:val="aff1"/>
          <w:rFonts w:hint="eastAsia"/>
        </w:rPr>
        <w:t>False</w:t>
      </w:r>
      <w:r w:rsidR="008334E2">
        <w:rPr>
          <w:rFonts w:hint="eastAsia"/>
        </w:rPr>
        <w:t>。</w:t>
      </w:r>
    </w:p>
    <w:p w:rsidR="008334E2" w:rsidP="00C93484" w:rsidRDefault="007400C0">
      <w:pPr>
        <w:pStyle w:val="Reqtify"/>
      </w:pPr>
      <w:bookmarkStart w:name="NoCommunicationWithOdometer" w:id="4408"/>
      <w:r w:rsidRPr="00501C21">
        <w:rPr>
          <w:rStyle w:val="aff2"/>
          <w:bCs w:val="0"/>
          <w:iCs w:val="0"/>
        </w:rPr>
        <w:t>NoCommunicationWithOdometer</w:t>
      </w:r>
      <w:bookmarkEnd w:id="4408"/>
      <w:r w:rsidRPr="007F6855" w:rsidR="008334E2">
        <w:rPr>
          <w:rFonts w:hint="eastAsia"/>
        </w:rPr>
        <w:t>，</w:t>
      </w:r>
      <w:r w:rsidR="008334E2">
        <w:rPr>
          <w:rFonts w:hint="eastAsia"/>
        </w:rPr>
        <w:t>当</w:t>
      </w:r>
      <w:r w:rsidRPr="00914441" w:rsidR="008334E2">
        <w:rPr>
          <w:rStyle w:val="aff2"/>
        </w:rPr>
        <w:t>SensorTestContradiction</w:t>
      </w:r>
      <w:r w:rsidR="008334E2">
        <w:rPr>
          <w:rFonts w:hint="eastAsia"/>
        </w:rPr>
        <w:t>保持为</w:t>
      </w:r>
      <w:r w:rsidR="00397BD9">
        <w:rPr>
          <w:rStyle w:val="aff1"/>
          <w:rFonts w:hint="eastAsia"/>
        </w:rPr>
        <w:t>True</w:t>
      </w:r>
      <w:r w:rsidR="008334E2">
        <w:rPr>
          <w:rFonts w:hint="eastAsia"/>
        </w:rPr>
        <w:t>超过限定时间后，设置该值为真，表明中断中的传感器测试判断失败。</w:t>
      </w:r>
    </w:p>
    <w:p w:rsidR="008334E2" w:rsidP="00C93484" w:rsidRDefault="008334E2">
      <w:pPr>
        <w:pStyle w:val="Reqtify"/>
      </w:pPr>
      <w:r>
        <w:t>ATP</w:t>
      </w:r>
      <w:r w:rsidRPr="00634120">
        <w:t xml:space="preserve"> shall invalidate wheel kinematic if minimum odometer motion is null</w:t>
      </w:r>
      <w:r w:rsidR="00397BD9">
        <w:t xml:space="preserve"> and </w:t>
      </w:r>
      <w:r w:rsidRPr="00634120">
        <w:t xml:space="preserve">sensors test is not performed for more than </w:t>
      </w:r>
      <w:hyperlink w:history="1" w:anchor="ATPsetting">
        <w:r w:rsidR="00786D0B">
          <w:rPr>
            <w:rStyle w:val="ac"/>
          </w:rPr>
          <w:t>ATPsetting</w:t>
        </w:r>
      </w:hyperlink>
      <w:r>
        <w:rPr>
          <w:rFonts w:hint="eastAsia"/>
        </w:rPr>
        <w:t>.</w:t>
      </w:r>
      <w:r w:rsidR="008626E7">
        <w:rPr>
          <w:rFonts w:hint="eastAsia"/>
        </w:rPr>
        <w:t>OdoTestContradictionDuration</w:t>
      </w:r>
      <w:r w:rsidRPr="00634120">
        <w:t>.</w:t>
      </w:r>
    </w:p>
    <w:p w:rsidR="003E0E46" w:rsidP="000431E0" w:rsidRDefault="003E0E46">
      <w:pPr>
        <w:pStyle w:val="af7"/>
      </w:pPr>
      <w:r>
        <w:t xml:space="preserve">def </w:t>
      </w:r>
      <w:hyperlink w:history="1" w:anchor="SensorTestContradiction">
        <w:r w:rsidR="007400C0">
          <w:rPr>
            <w:rStyle w:val="ac"/>
          </w:rPr>
          <w:t>SensorTestContradiction</w:t>
        </w:r>
      </w:hyperlink>
      <w:r>
        <w:rPr>
          <w:color w:val="FF8000"/>
        </w:rPr>
        <w:t>(</w:t>
      </w:r>
      <w:r>
        <w:t>k</w:t>
      </w:r>
      <w:r>
        <w:rPr>
          <w:color w:val="FF8000"/>
        </w:rPr>
        <w:t>)</w:t>
      </w:r>
      <w:r>
        <w:t>:</w:t>
      </w:r>
    </w:p>
    <w:p w:rsidR="003E0E46" w:rsidP="000431E0" w:rsidRDefault="003E0E46">
      <w:pPr>
        <w:pStyle w:val="af7"/>
      </w:pPr>
      <w:r>
        <w:t xml:space="preserve">    return </w:t>
      </w:r>
      <w:r>
        <w:rPr>
          <w:color w:val="FF8000"/>
        </w:rPr>
        <w:t>(</w:t>
      </w:r>
      <w:r w:rsidRPr="00113E1C">
        <w:t>not</w:t>
      </w:r>
      <w:r>
        <w:t xml:space="preserve"> </w:t>
      </w:r>
      <w:hyperlink w:history="1" w:anchor="WheelFilteredStopped">
        <w:r w:rsidR="00B5344E">
          <w:rPr>
            <w:rStyle w:val="ac"/>
          </w:rPr>
          <w:t>WheelFilteredStopped</w:t>
        </w:r>
      </w:hyperlink>
      <w:r>
        <w:rPr>
          <w:color w:val="FF8000"/>
        </w:rPr>
        <w:t>(</w:t>
      </w:r>
      <w:r>
        <w:t>k</w:t>
      </w:r>
      <w:r>
        <w:rPr>
          <w:color w:val="FF8000"/>
        </w:rPr>
        <w:t>)</w:t>
      </w:r>
    </w:p>
    <w:p w:rsidR="003E0E46" w:rsidP="000431E0" w:rsidRDefault="003E0E46">
      <w:pPr>
        <w:pStyle w:val="af7"/>
      </w:pPr>
      <w:r>
        <w:t xml:space="preserve">            and </w:t>
      </w:r>
      <w:hyperlink w:history="1" w:anchor="TeethCounter">
        <w:r w:rsidR="00B5344E">
          <w:rPr>
            <w:rStyle w:val="ac"/>
          </w:rPr>
          <w:t>TeethCounter</w:t>
        </w:r>
      </w:hyperlink>
      <w:r>
        <w:rPr>
          <w:color w:val="FF8000"/>
        </w:rPr>
        <w:t>(</w:t>
      </w:r>
      <w:r>
        <w:t>k</w:t>
      </w:r>
      <w:r>
        <w:rPr>
          <w:color w:val="FF8000"/>
        </w:rPr>
        <w:t>-</w:t>
      </w:r>
      <w:r>
        <w:rPr>
          <w:color w:val="800000"/>
        </w:rPr>
        <w:t>1</w:t>
      </w:r>
      <w:r>
        <w:rPr>
          <w:color w:val="FF8000"/>
        </w:rPr>
        <w:t>)</w:t>
      </w:r>
      <w:r>
        <w:t xml:space="preserve"> </w:t>
      </w:r>
      <w:r>
        <w:rPr>
          <w:color w:val="FF8000"/>
        </w:rPr>
        <w:t>==</w:t>
      </w:r>
      <w:r>
        <w:t xml:space="preserve"> </w:t>
      </w:r>
      <w:hyperlink w:history="1" w:anchor="TeethCounter">
        <w:r w:rsidR="00B5344E">
          <w:rPr>
            <w:rStyle w:val="ac"/>
          </w:rPr>
          <w:t>TeethCounter</w:t>
        </w:r>
      </w:hyperlink>
      <w:r>
        <w:rPr>
          <w:color w:val="FF8000"/>
        </w:rPr>
        <w:t>(</w:t>
      </w:r>
      <w:r>
        <w:t>k</w:t>
      </w:r>
      <w:r>
        <w:rPr>
          <w:color w:val="FF8000"/>
        </w:rPr>
        <w:t>-</w:t>
      </w:r>
      <w:r>
        <w:rPr>
          <w:color w:val="800000"/>
        </w:rPr>
        <w:t>2</w:t>
      </w:r>
      <w:r>
        <w:rPr>
          <w:color w:val="FF8000"/>
        </w:rPr>
        <w:t>)</w:t>
      </w:r>
    </w:p>
    <w:p w:rsidR="003E0E46" w:rsidP="000431E0" w:rsidRDefault="003E0E46">
      <w:pPr>
        <w:pStyle w:val="af7"/>
      </w:pPr>
      <w:r>
        <w:t xml:space="preserve">            and </w:t>
      </w:r>
      <w:r w:rsidRPr="00113E1C">
        <w:t>not</w:t>
      </w:r>
      <w:r>
        <w:t xml:space="preserve"> </w:t>
      </w:r>
      <w:hyperlink w:history="1" w:anchor="SensorTestPerformed">
        <w:r w:rsidR="007400C0">
          <w:rPr>
            <w:rStyle w:val="ac"/>
          </w:rPr>
          <w:t>SensorTestPerformed</w:t>
        </w:r>
      </w:hyperlink>
      <w:r>
        <w:rPr>
          <w:color w:val="FF8000"/>
        </w:rPr>
        <w:t>(</w:t>
      </w:r>
      <w:r>
        <w:t>k</w:t>
      </w:r>
      <w:r>
        <w:rPr>
          <w:color w:val="FF8000"/>
        </w:rPr>
        <w:t>))</w:t>
      </w:r>
    </w:p>
    <w:p w:rsidR="003E0E46" w:rsidP="00C93484" w:rsidRDefault="003E0E46">
      <w:pPr>
        <w:pStyle w:val="Reqtify"/>
      </w:pPr>
    </w:p>
    <w:p w:rsidR="003E0E46" w:rsidP="000431E0" w:rsidRDefault="003E0E46">
      <w:pPr>
        <w:pStyle w:val="af7"/>
      </w:pPr>
      <w:r>
        <w:t xml:space="preserve">def </w:t>
      </w:r>
      <w:hyperlink w:history="1" w:anchor="NoCommunicationWithOdometer">
        <w:r w:rsidR="007400C0">
          <w:rPr>
            <w:rStyle w:val="ac"/>
          </w:rPr>
          <w:t>NoCommunicationWithOdometer</w:t>
        </w:r>
      </w:hyperlink>
      <w:r>
        <w:rPr>
          <w:color w:val="FF8000"/>
        </w:rPr>
        <w:t>(</w:t>
      </w:r>
      <w:r>
        <w:t>k</w:t>
      </w:r>
      <w:r>
        <w:rPr>
          <w:color w:val="FF8000"/>
        </w:rPr>
        <w:t>)</w:t>
      </w:r>
      <w:r>
        <w:t>:</w:t>
      </w:r>
    </w:p>
    <w:p w:rsidR="003E0E46" w:rsidP="000431E0" w:rsidRDefault="003E0E46">
      <w:pPr>
        <w:pStyle w:val="af7"/>
      </w:pPr>
      <w:r>
        <w:t xml:space="preserve">    if </w:t>
      </w:r>
      <w:r>
        <w:rPr>
          <w:color w:val="FF8000"/>
        </w:rPr>
        <w:t>(</w:t>
      </w:r>
      <w:r>
        <w:t>Initialization</w:t>
      </w:r>
    </w:p>
    <w:p w:rsidR="003E0E46" w:rsidP="000431E0" w:rsidRDefault="003E0E46">
      <w:pPr>
        <w:pStyle w:val="af7"/>
      </w:pPr>
      <w:r>
        <w:t xml:space="preserve">        or </w:t>
      </w:r>
      <w:r w:rsidRPr="00113E1C">
        <w:t>not</w:t>
      </w:r>
      <w:r>
        <w:t xml:space="preserve"> </w:t>
      </w:r>
      <w:hyperlink w:history="1" w:anchor="SensorTestContradiction">
        <w:r w:rsidR="007400C0">
          <w:rPr>
            <w:rStyle w:val="ac"/>
          </w:rPr>
          <w:t>SensorTestContradiction</w:t>
        </w:r>
      </w:hyperlink>
      <w:r>
        <w:rPr>
          <w:color w:val="FF8000"/>
        </w:rPr>
        <w:t>(</w:t>
      </w:r>
      <w:r>
        <w:t>k</w:t>
      </w:r>
      <w:r>
        <w:rPr>
          <w:color w:val="FF8000"/>
        </w:rPr>
        <w:t>))</w:t>
      </w:r>
      <w:r>
        <w:t>:</w:t>
      </w:r>
    </w:p>
    <w:p w:rsidRPr="00F81CA1" w:rsidR="003E0E46" w:rsidP="000431E0" w:rsidRDefault="003E0E46">
      <w:pPr>
        <w:pStyle w:val="af7"/>
        <w:rPr>
          <w:lang w:val="fr-FR"/>
        </w:rPr>
      </w:pPr>
      <w:r>
        <w:t xml:space="preserve">        </w:t>
      </w:r>
      <w:r w:rsidRPr="00F81CA1" w:rsidR="007400C0">
        <w:rPr>
          <w:rFonts w:hint="eastAsia"/>
          <w:lang w:val="fr-FR"/>
        </w:rPr>
        <w:t>S</w:t>
      </w:r>
      <w:r w:rsidRPr="00F81CA1">
        <w:rPr>
          <w:lang w:val="fr-FR"/>
        </w:rPr>
        <w:t>ensor</w:t>
      </w:r>
      <w:r w:rsidRPr="00F81CA1" w:rsidR="00354F88">
        <w:rPr>
          <w:lang w:val="fr-FR"/>
        </w:rPr>
        <w:t>T</w:t>
      </w:r>
      <w:r w:rsidRPr="00F81CA1">
        <w:rPr>
          <w:lang w:val="fr-FR"/>
        </w:rPr>
        <w:t>est</w:t>
      </w:r>
      <w:r w:rsidRPr="00F81CA1" w:rsidR="00354F88">
        <w:rPr>
          <w:lang w:val="fr-FR"/>
        </w:rPr>
        <w:t>C</w:t>
      </w:r>
      <w:r w:rsidRPr="00F81CA1">
        <w:rPr>
          <w:lang w:val="fr-FR"/>
        </w:rPr>
        <w:t>ontradiction</w:t>
      </w:r>
      <w:r w:rsidRPr="00F81CA1" w:rsidR="00354F88">
        <w:rPr>
          <w:lang w:val="fr-FR"/>
        </w:rPr>
        <w:t>D</w:t>
      </w:r>
      <w:r w:rsidRPr="00F81CA1">
        <w:rPr>
          <w:lang w:val="fr-FR"/>
        </w:rPr>
        <w:t xml:space="preserve">uration </w:t>
      </w:r>
      <w:r w:rsidRPr="00F81CA1">
        <w:rPr>
          <w:color w:val="FF8000"/>
          <w:lang w:val="fr-FR"/>
        </w:rPr>
        <w:t>=</w:t>
      </w:r>
      <w:r w:rsidRPr="00F81CA1">
        <w:rPr>
          <w:lang w:val="fr-FR"/>
        </w:rPr>
        <w:t xml:space="preserve"> </w:t>
      </w:r>
      <w:r w:rsidRPr="00F81CA1">
        <w:rPr>
          <w:color w:val="800000"/>
          <w:lang w:val="fr-FR"/>
        </w:rPr>
        <w:t>0</w:t>
      </w:r>
    </w:p>
    <w:p w:rsidRPr="00F81CA1" w:rsidR="003E0E46" w:rsidP="000431E0" w:rsidRDefault="003E0E46">
      <w:pPr>
        <w:pStyle w:val="af7"/>
        <w:rPr>
          <w:lang w:val="fr-FR"/>
        </w:rPr>
      </w:pPr>
      <w:r w:rsidRPr="00F81CA1">
        <w:rPr>
          <w:lang w:val="fr-FR"/>
        </w:rPr>
        <w:t xml:space="preserve">        return </w:t>
      </w:r>
      <w:r w:rsidRPr="00F81CA1">
        <w:rPr>
          <w:rStyle w:val="aff1"/>
          <w:lang w:val="fr-FR"/>
        </w:rPr>
        <w:t>False</w:t>
      </w:r>
    </w:p>
    <w:p w:rsidRPr="00F81CA1" w:rsidR="003E0E46" w:rsidP="000431E0" w:rsidRDefault="003E0E46">
      <w:pPr>
        <w:pStyle w:val="af7"/>
        <w:rPr>
          <w:lang w:val="fr-FR"/>
        </w:rPr>
      </w:pPr>
      <w:r w:rsidRPr="00F81CA1">
        <w:rPr>
          <w:lang w:val="fr-FR"/>
        </w:rPr>
        <w:t xml:space="preserve">    else:</w:t>
      </w:r>
    </w:p>
    <w:p w:rsidRPr="00F81CA1" w:rsidR="003E0E46" w:rsidP="000431E0" w:rsidRDefault="003E0E46">
      <w:pPr>
        <w:pStyle w:val="af7"/>
        <w:rPr>
          <w:lang w:val="fr-FR"/>
        </w:rPr>
      </w:pPr>
      <w:r w:rsidRPr="00F81CA1">
        <w:rPr>
          <w:lang w:val="fr-FR"/>
        </w:rPr>
        <w:t xml:space="preserve">        </w:t>
      </w:r>
      <w:r w:rsidRPr="00F81CA1" w:rsidR="007400C0">
        <w:rPr>
          <w:rFonts w:hint="eastAsia"/>
          <w:lang w:val="fr-FR"/>
        </w:rPr>
        <w:t>S</w:t>
      </w:r>
      <w:r w:rsidRPr="00F81CA1">
        <w:rPr>
          <w:lang w:val="fr-FR"/>
        </w:rPr>
        <w:t>ensor</w:t>
      </w:r>
      <w:r w:rsidRPr="00F81CA1" w:rsidR="00354F88">
        <w:rPr>
          <w:lang w:val="fr-FR"/>
        </w:rPr>
        <w:t>T</w:t>
      </w:r>
      <w:r w:rsidRPr="00F81CA1">
        <w:rPr>
          <w:lang w:val="fr-FR"/>
        </w:rPr>
        <w:t>est</w:t>
      </w:r>
      <w:r w:rsidRPr="00F81CA1" w:rsidR="00354F88">
        <w:rPr>
          <w:lang w:val="fr-FR"/>
        </w:rPr>
        <w:t>C</w:t>
      </w:r>
      <w:r w:rsidRPr="00F81CA1">
        <w:rPr>
          <w:lang w:val="fr-FR"/>
        </w:rPr>
        <w:t>ontradiction</w:t>
      </w:r>
      <w:r w:rsidRPr="00F81CA1" w:rsidR="00354F88">
        <w:rPr>
          <w:lang w:val="fr-FR"/>
        </w:rPr>
        <w:t>D</w:t>
      </w:r>
      <w:r w:rsidRPr="00F81CA1">
        <w:rPr>
          <w:lang w:val="fr-FR"/>
        </w:rPr>
        <w:t xml:space="preserve">uration </w:t>
      </w:r>
      <w:r w:rsidRPr="00F81CA1">
        <w:rPr>
          <w:color w:val="FF8000"/>
          <w:lang w:val="fr-FR"/>
        </w:rPr>
        <w:t>=</w:t>
      </w:r>
      <w:r w:rsidRPr="00F81CA1">
        <w:rPr>
          <w:lang w:val="fr-FR"/>
        </w:rPr>
        <w:t xml:space="preserve"> </w:t>
      </w:r>
      <w:r w:rsidRPr="00F81CA1" w:rsidR="007400C0">
        <w:rPr>
          <w:rFonts w:hint="eastAsia"/>
          <w:lang w:val="fr-FR"/>
        </w:rPr>
        <w:t>S</w:t>
      </w:r>
      <w:r w:rsidRPr="00F81CA1">
        <w:rPr>
          <w:lang w:val="fr-FR"/>
        </w:rPr>
        <w:t>ensor</w:t>
      </w:r>
      <w:r w:rsidRPr="00F81CA1" w:rsidR="00354F88">
        <w:rPr>
          <w:lang w:val="fr-FR"/>
        </w:rPr>
        <w:t>T</w:t>
      </w:r>
      <w:r w:rsidRPr="00F81CA1">
        <w:rPr>
          <w:lang w:val="fr-FR"/>
        </w:rPr>
        <w:t>est</w:t>
      </w:r>
      <w:r w:rsidRPr="00F81CA1" w:rsidR="00354F88">
        <w:rPr>
          <w:lang w:val="fr-FR"/>
        </w:rPr>
        <w:t>C</w:t>
      </w:r>
      <w:r w:rsidRPr="00F81CA1">
        <w:rPr>
          <w:lang w:val="fr-FR"/>
        </w:rPr>
        <w:t>ontradiction</w:t>
      </w:r>
      <w:r w:rsidRPr="00F81CA1" w:rsidR="00354F88">
        <w:rPr>
          <w:lang w:val="fr-FR"/>
        </w:rPr>
        <w:t>D</w:t>
      </w:r>
      <w:r w:rsidRPr="00F81CA1">
        <w:rPr>
          <w:lang w:val="fr-FR"/>
        </w:rPr>
        <w:t>uration</w:t>
      </w:r>
      <w:r w:rsidRPr="00F81CA1" w:rsidR="00DF4C9D">
        <w:rPr>
          <w:rFonts w:hint="eastAsia"/>
          <w:lang w:val="fr-FR"/>
        </w:rPr>
        <w:t>(k-1)</w:t>
      </w:r>
      <w:r w:rsidRPr="00F81CA1">
        <w:rPr>
          <w:lang w:val="fr-FR"/>
        </w:rPr>
        <w:t xml:space="preserve"> </w:t>
      </w:r>
      <w:r w:rsidRPr="00F81CA1">
        <w:rPr>
          <w:color w:val="FF8000"/>
          <w:lang w:val="fr-FR"/>
        </w:rPr>
        <w:t>+</w:t>
      </w:r>
      <w:r w:rsidRPr="00F81CA1">
        <w:rPr>
          <w:lang w:val="fr-FR"/>
        </w:rPr>
        <w:t xml:space="preserve"> </w:t>
      </w:r>
      <w:r w:rsidRPr="00F81CA1">
        <w:rPr>
          <w:color w:val="800000"/>
          <w:lang w:val="fr-FR"/>
        </w:rPr>
        <w:t>1</w:t>
      </w:r>
    </w:p>
    <w:p w:rsidRPr="00F81CA1" w:rsidR="003E0E46" w:rsidP="000431E0" w:rsidRDefault="003E0E46">
      <w:pPr>
        <w:pStyle w:val="af7"/>
        <w:rPr>
          <w:lang w:val="fr-FR"/>
        </w:rPr>
      </w:pPr>
      <w:r w:rsidRPr="00F81CA1">
        <w:rPr>
          <w:lang w:val="fr-FR"/>
        </w:rPr>
        <w:t xml:space="preserve">        </w:t>
      </w:r>
    </w:p>
    <w:p w:rsidR="003E0E46" w:rsidP="000431E0" w:rsidRDefault="003E0E46">
      <w:pPr>
        <w:pStyle w:val="af7"/>
      </w:pPr>
      <w:r w:rsidRPr="00F81CA1">
        <w:rPr>
          <w:lang w:val="fr-FR"/>
        </w:rPr>
        <w:t xml:space="preserve">        </w:t>
      </w:r>
      <w:r>
        <w:t xml:space="preserve">if </w:t>
      </w:r>
      <w:r>
        <w:rPr>
          <w:color w:val="FF8000"/>
        </w:rPr>
        <w:t>(</w:t>
      </w:r>
      <w:r w:rsidR="007400C0">
        <w:rPr>
          <w:rFonts w:hint="eastAsia"/>
        </w:rPr>
        <w:t>S</w:t>
      </w:r>
      <w:r>
        <w:t>ensor</w:t>
      </w:r>
      <w:r w:rsidR="00354F88">
        <w:t>T</w:t>
      </w:r>
      <w:r>
        <w:t>est</w:t>
      </w:r>
      <w:r w:rsidR="00354F88">
        <w:t>C</w:t>
      </w:r>
      <w:r>
        <w:t>ontradiction</w:t>
      </w:r>
      <w:r w:rsidR="00354F88">
        <w:t>D</w:t>
      </w:r>
      <w:r>
        <w:t xml:space="preserve">uration </w:t>
      </w:r>
      <w:r>
        <w:rPr>
          <w:color w:val="FF8000"/>
        </w:rPr>
        <w:t>&gt;</w:t>
      </w:r>
      <w:r>
        <w:t xml:space="preserve"> </w:t>
      </w:r>
      <w:hyperlink w:history="1" w:anchor="ATPsetting">
        <w:r w:rsidR="00786D0B">
          <w:rPr>
            <w:rStyle w:val="ac"/>
          </w:rPr>
          <w:t>ATPsetting</w:t>
        </w:r>
      </w:hyperlink>
      <w:r>
        <w:t>.</w:t>
      </w:r>
      <w:r w:rsidR="008626E7">
        <w:t>OdoTestContradictionDuration</w:t>
      </w:r>
      <w:r>
        <w:rPr>
          <w:color w:val="FF8000"/>
        </w:rPr>
        <w:t>)</w:t>
      </w:r>
      <w:r>
        <w:t>:</w:t>
      </w:r>
    </w:p>
    <w:p w:rsidR="003E0E46" w:rsidP="000431E0" w:rsidRDefault="003E0E46">
      <w:pPr>
        <w:pStyle w:val="af7"/>
      </w:pPr>
      <w:r>
        <w:t xml:space="preserve">            return </w:t>
      </w:r>
      <w:r w:rsidRPr="00354FC4">
        <w:rPr>
          <w:rStyle w:val="aff1"/>
        </w:rPr>
        <w:t>True</w:t>
      </w:r>
    </w:p>
    <w:p w:rsidR="003E0E46" w:rsidP="000431E0" w:rsidRDefault="003E0E46">
      <w:pPr>
        <w:pStyle w:val="af7"/>
      </w:pPr>
      <w:r>
        <w:t xml:space="preserve">        else:</w:t>
      </w:r>
    </w:p>
    <w:p w:rsidR="008334E2" w:rsidP="000431E0" w:rsidRDefault="003E0E46">
      <w:pPr>
        <w:pStyle w:val="af7"/>
      </w:pPr>
      <w:r>
        <w:t xml:space="preserve">            return </w:t>
      </w:r>
      <w:r w:rsidRPr="00113E1C">
        <w:t>False</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409"/>
        </w:rPr>
      </w:pPr>
      <w:del w:author="常鸣" w:date="2014-07-03T14:27:00Z" w:id="4410">
        <w:r w:rsidRPr="008A1414" w:rsidDel="009328EA">
          <w:delText>#S</w:delText>
        </w:r>
      </w:del>
      <w:ins w:author="常鸣" w:date="2014-07-03T14:27:00Z" w:id="4411">
        <w:r w:rsidR="009328EA">
          <w:t>#Allocation=ATP Software</w:t>
        </w:r>
      </w:ins>
      <w:ins w:author="常鸣" w:date="2014-07-03T14:49:00Z" w:id="4412">
        <w:r w:rsidR="002428AA">
          <w:rPr>
            <w:rFonts w:hint="eastAsia"/>
          </w:rPr>
          <w:t>, Vital Embedded Setting</w:t>
        </w:r>
      </w:ins>
    </w:p>
    <w:p w:rsidRPr="008A1414" w:rsidR="008334E2" w:rsidP="000C0D62" w:rsidRDefault="009328EA">
      <w:pPr>
        <w:pStyle w:val="ReqtifyAltQ"/>
      </w:pPr>
      <w:ins w:author="常鸣" w:date="2014-07-03T14:27:00Z" w:id="4413">
        <w:r>
          <w:t>#S</w:t>
        </w:r>
      </w:ins>
      <w:r w:rsidRPr="008A1414" w:rsidR="008334E2">
        <w:t>ource=</w:t>
      </w:r>
      <w:r w:rsidRPr="003D2990" w:rsidR="008334E2">
        <w:t>[iTC_CC-SyAD-</w:t>
      </w:r>
      <w:r w:rsidR="00AB0563">
        <w:rPr>
          <w:rFonts w:hint="eastAsia"/>
        </w:rPr>
        <w:t>1161</w:t>
      </w:r>
      <w:r w:rsidRPr="003D2990" w:rsidR="008334E2">
        <w:rPr>
          <w:rFonts w:hint="eastAsia"/>
        </w:rPr>
        <w:t>]</w:t>
      </w:r>
      <w:r w:rsidR="008334E2">
        <w:rPr>
          <w:rFonts w:hint="eastAsia"/>
        </w:rPr>
        <w:t>, [</w:t>
      </w:r>
      <w:r w:rsidR="008334E2">
        <w:t>iTC_CC_ATP_SwHA</w:t>
      </w:r>
      <w:r w:rsidRPr="00CA7F59" w:rsidR="008334E2">
        <w:t>-0066</w:t>
      </w:r>
      <w:r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190</w:t>
      </w:r>
      <w:r>
        <w:t>]</w:t>
      </w:r>
    </w:p>
    <w:p w:rsidR="008334E2" w:rsidP="00C93484" w:rsidRDefault="00C154DC">
      <w:pPr>
        <w:pStyle w:val="Reqtify"/>
      </w:pPr>
      <w:bookmarkStart w:name="ValidWheelKinematic" w:id="4414"/>
      <w:r w:rsidRPr="00501C21">
        <w:rPr>
          <w:rStyle w:val="aff2"/>
          <w:bCs w:val="0"/>
          <w:iCs w:val="0"/>
        </w:rPr>
        <w:t>ValidWheelKinematic</w:t>
      </w:r>
      <w:bookmarkEnd w:id="4414"/>
      <w:r w:rsidR="008334E2">
        <w:rPr>
          <w:rFonts w:hint="eastAsia"/>
        </w:rPr>
        <w:t>，车轮运动学特性有效</w:t>
      </w:r>
      <w:r w:rsidR="008334E2">
        <w:rPr>
          <w:rFonts w:hint="eastAsia"/>
        </w:rPr>
        <w:t>.</w:t>
      </w:r>
    </w:p>
    <w:p w:rsidR="008334E2" w:rsidP="00C93484" w:rsidRDefault="008334E2">
      <w:pPr>
        <w:pStyle w:val="Reqtify"/>
      </w:pPr>
      <w:r w:rsidRPr="00634120">
        <w:t xml:space="preserve">Wheel kinematic is valid if </w:t>
      </w:r>
      <w:r>
        <w:rPr>
          <w:rFonts w:hint="eastAsia"/>
        </w:rPr>
        <w:t>o</w:t>
      </w:r>
      <w:r>
        <w:t xml:space="preserve">dometer is </w:t>
      </w:r>
      <w:r w:rsidRPr="00634120">
        <w:t>valid,</w:t>
      </w:r>
      <w:r>
        <w:rPr>
          <w:rFonts w:hint="eastAsia"/>
        </w:rPr>
        <w:t xml:space="preserve"> the calculated motion is not greater than the default value,</w:t>
      </w:r>
      <w:r w:rsidR="00397BD9">
        <w:rPr>
          <w:rFonts w:hint="eastAsia"/>
        </w:rPr>
        <w:t xml:space="preserve"> and </w:t>
      </w:r>
      <w:r>
        <w:rPr>
          <w:rFonts w:hint="eastAsia"/>
        </w:rPr>
        <w:t>there is communication with odometer.</w:t>
      </w:r>
    </w:p>
    <w:p w:rsidR="008334E2" w:rsidP="000431E0" w:rsidRDefault="00532AED">
      <w:pPr>
        <w:pStyle w:val="af7"/>
      </w:pPr>
      <w:hyperlink w:history="1" w:anchor="ValidWheelKinematic">
        <w:r w:rsidR="00C154DC">
          <w:rPr>
            <w:rStyle w:val="ac"/>
          </w:rPr>
          <w:t>ValidWheelKinematic</w:t>
        </w:r>
      </w:hyperlink>
      <w:r w:rsidR="008334E2">
        <w:rPr>
          <w:rFonts w:hint="eastAsia"/>
        </w:rPr>
        <w:t>(k)</w:t>
      </w:r>
    </w:p>
    <w:p w:rsidR="008334E2" w:rsidP="000431E0" w:rsidRDefault="008334E2">
      <w:pPr>
        <w:pStyle w:val="af7"/>
      </w:pPr>
      <w:r>
        <w:rPr>
          <w:rFonts w:hint="eastAsia"/>
        </w:rPr>
        <w:t xml:space="preserve"> </w:t>
      </w:r>
      <w:r>
        <w:t>=</w:t>
      </w:r>
      <w:r>
        <w:rPr>
          <w:rFonts w:hint="eastAsia"/>
        </w:rPr>
        <w:t xml:space="preserve"> ((</w:t>
      </w:r>
      <w:hyperlink w:history="1" w:anchor="OdometerState">
        <w:r w:rsidR="00786D0B">
          <w:rPr>
            <w:rStyle w:val="ac"/>
          </w:rPr>
          <w:t>OdometerState</w:t>
        </w:r>
      </w:hyperlink>
      <w:r>
        <w:rPr>
          <w:rFonts w:hint="eastAsia"/>
        </w:rPr>
        <w:t xml:space="preserve">(k) != </w:t>
      </w:r>
      <w:r w:rsidRPr="00F9008A">
        <w:rPr>
          <w:rStyle w:val="aff1"/>
          <w:rFonts w:hint="eastAsia"/>
        </w:rPr>
        <w:t>INVALID</w:t>
      </w:r>
      <w:r w:rsidRPr="00B1730D">
        <w:t>)</w:t>
      </w:r>
    </w:p>
    <w:p w:rsidR="008334E2" w:rsidP="000431E0" w:rsidRDefault="008334E2">
      <w:pPr>
        <w:pStyle w:val="af7"/>
      </w:pPr>
      <w:r>
        <w:rPr>
          <w:rFonts w:hint="eastAsia"/>
        </w:rPr>
        <w:t xml:space="preserve">  </w:t>
      </w:r>
      <w:r w:rsidR="00397BD9">
        <w:rPr>
          <w:rFonts w:hint="eastAsia"/>
        </w:rPr>
        <w:t xml:space="preserve"> and </w:t>
      </w:r>
      <w:r>
        <w:rPr>
          <w:rFonts w:hint="eastAsia"/>
        </w:rPr>
        <w:t>(</w:t>
      </w:r>
      <w:r w:rsidR="00C32EC4">
        <w:rPr>
          <w:rFonts w:hint="eastAsia"/>
        </w:rPr>
        <w:t xml:space="preserve">not </w:t>
      </w:r>
      <w:hyperlink w:history="1" w:anchor="WheelKinematicsInvalidForCogCount">
        <w:r w:rsidR="007400C0">
          <w:rPr>
            <w:rStyle w:val="ac"/>
          </w:rPr>
          <w:t>WheelKinematicsInvalidForCogCount</w:t>
        </w:r>
      </w:hyperlink>
      <w:r>
        <w:rPr>
          <w:rFonts w:hint="eastAsia"/>
        </w:rPr>
        <w:t>(k))</w:t>
      </w:r>
    </w:p>
    <w:p w:rsidR="008334E2" w:rsidP="000431E0" w:rsidRDefault="008334E2">
      <w:pPr>
        <w:pStyle w:val="af7"/>
      </w:pPr>
      <w:r>
        <w:rPr>
          <w:rFonts w:hint="eastAsia"/>
        </w:rPr>
        <w:t xml:space="preserve">  </w:t>
      </w:r>
      <w:r w:rsidR="00397BD9">
        <w:rPr>
          <w:rFonts w:hint="eastAsia"/>
        </w:rPr>
        <w:t xml:space="preserve"> and </w:t>
      </w:r>
      <w:r>
        <w:rPr>
          <w:rFonts w:hint="eastAsia"/>
        </w:rPr>
        <w:t>(</w:t>
      </w:r>
      <w:r w:rsidR="00C32EC4">
        <w:rPr>
          <w:rFonts w:hint="eastAsia"/>
        </w:rPr>
        <w:t xml:space="preserve">not </w:t>
      </w:r>
      <w:hyperlink w:history="1" w:anchor="NoCommunicationWithOdometer">
        <w:r w:rsidR="007400C0">
          <w:rPr>
            <w:rStyle w:val="ac"/>
          </w:rPr>
          <w:t>NoCommunicationWithOdometer</w:t>
        </w:r>
      </w:hyperlink>
      <w:r>
        <w:rPr>
          <w:rFonts w:hint="eastAsia"/>
        </w:rPr>
        <w:t>(k)))</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415"/>
        </w:rPr>
      </w:pPr>
      <w:del w:author="常鸣" w:date="2014-07-03T14:27:00Z" w:id="4416">
        <w:r w:rsidRPr="008A1414" w:rsidDel="009328EA">
          <w:delText>#S</w:delText>
        </w:r>
      </w:del>
      <w:ins w:author="常鸣" w:date="2014-07-03T14:27:00Z" w:id="4417">
        <w:r w:rsidR="009328EA">
          <w:t>#Allocation=ATP Software</w:t>
        </w:r>
      </w:ins>
    </w:p>
    <w:p w:rsidRPr="008A1414" w:rsidR="008334E2" w:rsidP="000C0D62" w:rsidRDefault="009328EA">
      <w:pPr>
        <w:pStyle w:val="ReqtifyAltQ"/>
      </w:pPr>
      <w:ins w:author="常鸣" w:date="2014-07-03T14:27:00Z" w:id="4418">
        <w:r>
          <w:t>#S</w:t>
        </w:r>
      </w:ins>
      <w:r w:rsidRPr="008A1414" w:rsidR="008334E2">
        <w:t>ource=</w:t>
      </w:r>
      <w:r w:rsidR="008334E2">
        <w:rPr>
          <w:rFonts w:hint="eastAsia"/>
        </w:rPr>
        <w:t>[iTC_CC-SyAD-0186],</w:t>
      </w:r>
      <w:r w:rsidRPr="00AB0563" w:rsidR="00AB0563">
        <w:t xml:space="preserve"> </w:t>
      </w:r>
      <w:r w:rsidRPr="003D2990" w:rsidR="00AB0563">
        <w:t>[iTC_CC-SyAD-</w:t>
      </w:r>
      <w:r w:rsidR="00AB0563">
        <w:rPr>
          <w:rFonts w:hint="eastAsia"/>
        </w:rPr>
        <w:t>1161</w:t>
      </w:r>
      <w:r w:rsidRPr="003D2990" w:rsidR="00AB0563">
        <w:rPr>
          <w:rFonts w:hint="eastAsia"/>
        </w:rPr>
        <w:t>]</w:t>
      </w:r>
      <w:r w:rsidR="00AB0563">
        <w:rPr>
          <w:rFonts w:hint="eastAsia"/>
        </w:rPr>
        <w:t>,</w:t>
      </w:r>
      <w:r w:rsidRPr="00DB7237" w:rsidR="008334E2">
        <w:t xml:space="preserve"> [iTC_CC-SyAD-0960]</w:t>
      </w:r>
    </w:p>
    <w:p w:rsidRPr="008A1414" w:rsidR="008334E2" w:rsidP="000C0D62" w:rsidRDefault="008334E2">
      <w:pPr>
        <w:pStyle w:val="ReqtifyAltQ"/>
      </w:pPr>
      <w:r w:rsidRPr="008A1414">
        <w:t>[End]</w:t>
      </w:r>
    </w:p>
    <w:p w:rsidR="008334E2" w:rsidP="00C93484" w:rsidRDefault="008334E2">
      <w:pPr>
        <w:pStyle w:val="Reqtify"/>
      </w:pPr>
    </w:p>
    <w:p w:rsidR="00C15FCA" w:rsidP="00C93484" w:rsidRDefault="00C15FCA">
      <w:pPr>
        <w:pStyle w:val="Reqtify"/>
      </w:pPr>
    </w:p>
    <w:p w:rsidRPr="00C15FCA" w:rsidR="00C15FCA" w:rsidP="00C15FCA" w:rsidRDefault="00C15FCA">
      <w:pPr>
        <w:pStyle w:val="ReqtifyAltR"/>
      </w:pPr>
      <w:r w:rsidRPr="00C15FCA">
        <w:t>[iTC_CC_ATP-SwRS-06</w:t>
      </w:r>
      <w:r w:rsidR="00655979">
        <w:rPr>
          <w:rFonts w:hint="eastAsia"/>
        </w:rPr>
        <w:t>36</w:t>
      </w:r>
      <w:r w:rsidRPr="00C15FCA">
        <w:t>]</w:t>
      </w:r>
    </w:p>
    <w:p w:rsidR="00C15FCA" w:rsidP="00C93484" w:rsidRDefault="007400C0">
      <w:pPr>
        <w:pStyle w:val="Reqtify"/>
      </w:pPr>
      <w:bookmarkStart w:name="WheelMinSpeed" w:id="4419"/>
      <w:r w:rsidRPr="00501C21">
        <w:rPr>
          <w:rStyle w:val="aff2"/>
          <w:bCs w:val="0"/>
          <w:iCs w:val="0"/>
        </w:rPr>
        <w:t>WheelMinSpeed</w:t>
      </w:r>
      <w:bookmarkEnd w:id="4419"/>
      <w:r w:rsidR="00C15FCA">
        <w:rPr>
          <w:rFonts w:hint="eastAsia"/>
        </w:rPr>
        <w:t>，里程计测得车轮最小速度，非负值。</w:t>
      </w:r>
    </w:p>
    <w:p w:rsidRPr="00C15FCA" w:rsidR="00C15FCA" w:rsidP="000431E0" w:rsidRDefault="00C15FCA">
      <w:pPr>
        <w:pStyle w:val="af7"/>
      </w:pPr>
      <w:r w:rsidRPr="00C15FCA">
        <w:t xml:space="preserve">def </w:t>
      </w:r>
      <w:hyperlink w:history="1" w:anchor="WheelMinSpeed">
        <w:r w:rsidR="007400C0">
          <w:rPr>
            <w:rStyle w:val="ac"/>
          </w:rPr>
          <w:t>WheelMinSpeed</w:t>
        </w:r>
      </w:hyperlink>
      <w:r w:rsidRPr="00C15FCA">
        <w:t>(k):</w:t>
      </w:r>
    </w:p>
    <w:p w:rsidRPr="00C15FCA" w:rsidR="00C15FCA" w:rsidP="000431E0" w:rsidRDefault="00C15FCA">
      <w:pPr>
        <w:pStyle w:val="af7"/>
      </w:pPr>
      <w:r w:rsidRPr="00C15FCA">
        <w:t xml:space="preserve">    return </w:t>
      </w:r>
      <w:hyperlink w:history="1" w:anchor="roundfloor">
        <w:r w:rsidRPr="003B2B37">
          <w:rPr>
            <w:rStyle w:val="ac"/>
          </w:rPr>
          <w:t>round</w:t>
        </w:r>
        <w:r w:rsidRPr="003B2B37" w:rsidR="00E31F2D">
          <w:rPr>
            <w:rStyle w:val="ac"/>
          </w:rPr>
          <w:t>.</w:t>
        </w:r>
        <w:r w:rsidRPr="003B2B37" w:rsidR="00E31F2D">
          <w:rPr>
            <w:rStyle w:val="ac"/>
            <w:rFonts w:hint="eastAsia"/>
          </w:rPr>
          <w:t>f</w:t>
        </w:r>
        <w:r w:rsidRPr="003B2B37">
          <w:rPr>
            <w:rStyle w:val="ac"/>
          </w:rPr>
          <w:t>loor</w:t>
        </w:r>
      </w:hyperlink>
      <w:r w:rsidRPr="00C15FCA">
        <w:t>(</w:t>
      </w:r>
      <w:hyperlink w:history="1" w:anchor="abs">
        <w:r w:rsidRPr="003B2B37" w:rsidR="003B2B37">
          <w:rPr>
            <w:rStyle w:val="ac"/>
          </w:rPr>
          <w:t>abs</w:t>
        </w:r>
      </w:hyperlink>
      <w:r w:rsidRPr="00C15FCA">
        <w:t>(</w:t>
      </w:r>
      <w:hyperlink w:history="1" w:anchor="WheelMinimumMovement">
        <w:r w:rsidR="00B5344E">
          <w:rPr>
            <w:rStyle w:val="ac"/>
          </w:rPr>
          <w:t>WheelMinimumMovement</w:t>
        </w:r>
      </w:hyperlink>
      <w:r w:rsidRPr="00C15FCA">
        <w:t>(k)) / ATP_CYCLE_TIME)</w:t>
      </w:r>
    </w:p>
    <w:p w:rsidR="00D03554" w:rsidP="00D03554" w:rsidRDefault="00D03554">
      <w:pPr>
        <w:pStyle w:val="ReqtifyAltQ"/>
      </w:pPr>
      <w:r w:rsidRPr="008A1414">
        <w:t>#Category=Functional</w:t>
      </w:r>
    </w:p>
    <w:p w:rsidRPr="008A1414" w:rsidR="00D03554" w:rsidP="00D03554" w:rsidRDefault="00D03554">
      <w:pPr>
        <w:pStyle w:val="ReqtifyAltQ"/>
      </w:pPr>
      <w:r w:rsidRPr="00286007">
        <w:t>#Contribution=SIL</w:t>
      </w:r>
      <w:r>
        <w:rPr>
          <w:rFonts w:hint="eastAsia"/>
        </w:rPr>
        <w:t>4</w:t>
      </w:r>
    </w:p>
    <w:p w:rsidR="009328EA" w:rsidP="00D03554" w:rsidRDefault="00D03554">
      <w:pPr>
        <w:pStyle w:val="ReqtifyAltQ"/>
        <w:rPr>
          <w:ins w:author="常鸣" w:date="2014-07-03T14:27:00Z" w:id="4420"/>
        </w:rPr>
      </w:pPr>
      <w:del w:author="常鸣" w:date="2014-07-03T14:27:00Z" w:id="4421">
        <w:r w:rsidRPr="00645181" w:rsidDel="009328EA">
          <w:delText>#</w:delText>
        </w:r>
        <w:r w:rsidDel="009328EA">
          <w:rPr>
            <w:rFonts w:hint="eastAsia"/>
          </w:rPr>
          <w:delText>S</w:delText>
        </w:r>
      </w:del>
      <w:ins w:author="常鸣" w:date="2014-07-03T14:27:00Z" w:id="4422">
        <w:r w:rsidR="009328EA">
          <w:t>#Allocation=ATP Software</w:t>
        </w:r>
      </w:ins>
    </w:p>
    <w:p w:rsidR="00D03554" w:rsidP="00D03554" w:rsidRDefault="009328EA">
      <w:pPr>
        <w:pStyle w:val="ReqtifyAltQ"/>
      </w:pPr>
      <w:ins w:author="常鸣" w:date="2014-07-03T14:27:00Z" w:id="4423">
        <w:r>
          <w:lastRenderedPageBreak/>
          <w:t>#S</w:t>
        </w:r>
      </w:ins>
      <w:r w:rsidR="00D03554">
        <w:rPr>
          <w:rFonts w:hint="eastAsia"/>
        </w:rPr>
        <w:t>ource</w:t>
      </w:r>
      <w:r w:rsidRPr="00645181" w:rsidR="00D03554">
        <w:t>=</w:t>
      </w:r>
      <w:r w:rsidRPr="003D2990" w:rsidR="00064877">
        <w:t>[iTC_CC-SyAD-</w:t>
      </w:r>
      <w:r w:rsidRPr="003D2990" w:rsidR="00064877">
        <w:rPr>
          <w:rFonts w:hint="eastAsia"/>
        </w:rPr>
        <w:t>0</w:t>
      </w:r>
      <w:r w:rsidR="00064877">
        <w:rPr>
          <w:rFonts w:hint="eastAsia"/>
        </w:rPr>
        <w:t>136</w:t>
      </w:r>
      <w:r w:rsidRPr="003D2990" w:rsidR="00064877">
        <w:rPr>
          <w:rFonts w:hint="eastAsia"/>
        </w:rPr>
        <w:t>]</w:t>
      </w:r>
    </w:p>
    <w:p w:rsidR="00C15FCA" w:rsidP="00D03554" w:rsidRDefault="00C15FCA">
      <w:pPr>
        <w:pStyle w:val="ReqtifyAltQ"/>
      </w:pPr>
      <w:r w:rsidRPr="00C15FCA">
        <w:t>[End]</w:t>
      </w:r>
    </w:p>
    <w:p w:rsidR="008334E2" w:rsidP="00C93484" w:rsidRDefault="008334E2">
      <w:pPr>
        <w:pStyle w:val="Reqtify"/>
      </w:pPr>
    </w:p>
    <w:p w:rsidR="0016378A" w:rsidP="00C93484" w:rsidRDefault="0016378A">
      <w:pPr>
        <w:pStyle w:val="Reqtify"/>
      </w:pPr>
    </w:p>
    <w:p w:rsidRPr="00972331" w:rsidR="008334E2" w:rsidP="00704491" w:rsidRDefault="008334E2">
      <w:pPr>
        <w:pStyle w:val="ReqtifyAltR"/>
      </w:pPr>
      <w:r>
        <w:t>[iTC_CC_ATP-SwRS-0</w:t>
      </w:r>
      <w:r>
        <w:rPr>
          <w:rFonts w:hint="eastAsia"/>
        </w:rPr>
        <w:t>204</w:t>
      </w:r>
      <w:r>
        <w:t>]</w:t>
      </w:r>
    </w:p>
    <w:p w:rsidR="008334E2" w:rsidP="00C93484" w:rsidRDefault="007400C0">
      <w:pPr>
        <w:pStyle w:val="Reqtify"/>
      </w:pPr>
      <w:bookmarkStart w:name="WheelMaxSpeed" w:id="4424"/>
      <w:r w:rsidRPr="00501C21">
        <w:rPr>
          <w:rStyle w:val="aff2"/>
          <w:bCs w:val="0"/>
          <w:iCs w:val="0"/>
        </w:rPr>
        <w:t>WheelMaxSpeed</w:t>
      </w:r>
      <w:bookmarkEnd w:id="4424"/>
      <w:r w:rsidR="008334E2">
        <w:rPr>
          <w:rFonts w:hint="eastAsia"/>
        </w:rPr>
        <w:t>，</w:t>
      </w:r>
      <w:r w:rsidR="008334E2">
        <w:rPr>
          <w:rFonts w:hint="eastAsia"/>
        </w:rPr>
        <w:t>ATP</w:t>
      </w:r>
      <w:r w:rsidR="008334E2">
        <w:rPr>
          <w:rFonts w:hint="eastAsia"/>
        </w:rPr>
        <w:t>根据里程计测得位移计算车轮最大速度，该值为非负数，并且向上取整。</w:t>
      </w:r>
    </w:p>
    <w:p w:rsidR="008334E2" w:rsidP="00C93484" w:rsidRDefault="008334E2">
      <w:pPr>
        <w:pStyle w:val="Reqtify"/>
      </w:pPr>
      <w:r>
        <w:rPr>
          <w:rFonts w:hint="eastAsia"/>
        </w:rPr>
        <w:t xml:space="preserve">ATP calculates the maximum wheel speed according to the maximum wheel </w:t>
      </w:r>
      <w:r>
        <w:t>movement;</w:t>
      </w:r>
      <w:r>
        <w:rPr>
          <w:rFonts w:hint="eastAsia"/>
        </w:rPr>
        <w:t xml:space="preserve"> this value is non-negative</w:t>
      </w:r>
      <w:r w:rsidR="00397BD9">
        <w:rPr>
          <w:rFonts w:hint="eastAsia"/>
        </w:rPr>
        <w:t xml:space="preserve"> and </w:t>
      </w:r>
      <w:r>
        <w:rPr>
          <w:rFonts w:hint="eastAsia"/>
        </w:rPr>
        <w:t>rounded up.</w:t>
      </w:r>
    </w:p>
    <w:p w:rsidRPr="0016378A" w:rsidR="0016378A" w:rsidP="000431E0" w:rsidRDefault="0016378A">
      <w:pPr>
        <w:pStyle w:val="af7"/>
      </w:pPr>
      <w:r w:rsidRPr="0016378A">
        <w:t xml:space="preserve">def </w:t>
      </w:r>
      <w:hyperlink w:history="1" w:anchor="WheelMaxSpeed">
        <w:r w:rsidR="007400C0">
          <w:rPr>
            <w:rStyle w:val="ac"/>
          </w:rPr>
          <w:t>WheelMaxSpeed</w:t>
        </w:r>
      </w:hyperlink>
      <w:r w:rsidRPr="0016378A">
        <w:t>(k):</w:t>
      </w:r>
    </w:p>
    <w:p w:rsidR="008334E2" w:rsidP="000431E0" w:rsidRDefault="0016378A">
      <w:pPr>
        <w:pStyle w:val="af7"/>
      </w:pPr>
      <w:r w:rsidRPr="0016378A">
        <w:t xml:space="preserve">    return </w:t>
      </w:r>
      <w:hyperlink w:history="1" w:anchor="roundceil">
        <w:r w:rsidRPr="003B2B37" w:rsidR="003B2B37">
          <w:rPr>
            <w:rStyle w:val="ac"/>
          </w:rPr>
          <w:t>round.ceil</w:t>
        </w:r>
      </w:hyperlink>
      <w:r w:rsidRPr="0016378A">
        <w:t>(</w:t>
      </w:r>
      <w:hyperlink w:history="1" w:anchor="abs">
        <w:r w:rsidRPr="003B2B37" w:rsidR="003B2B37">
          <w:rPr>
            <w:rStyle w:val="ac"/>
          </w:rPr>
          <w:t>abs</w:t>
        </w:r>
      </w:hyperlink>
      <w:r w:rsidRPr="0016378A">
        <w:t>(</w:t>
      </w:r>
      <w:hyperlink w:history="1" w:anchor="WheelMaximumMovement">
        <w:r w:rsidR="00B5344E">
          <w:rPr>
            <w:rStyle w:val="ac"/>
          </w:rPr>
          <w:t>WheelMaximumMovement</w:t>
        </w:r>
      </w:hyperlink>
      <w:r w:rsidRPr="0016378A">
        <w:t xml:space="preserve">(k)) / </w:t>
      </w:r>
      <w:r w:rsidRPr="00AB0563">
        <w:rPr>
          <w:rStyle w:val="aff1"/>
        </w:rPr>
        <w:t>ATP_CYCLE_TIME</w:t>
      </w:r>
      <w:r w:rsidRPr="0016378A">
        <w:t>)</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425"/>
        </w:rPr>
      </w:pPr>
      <w:del w:author="常鸣" w:date="2014-07-03T14:27:00Z" w:id="4426">
        <w:r w:rsidRPr="008A1414" w:rsidDel="009328EA">
          <w:delText>#S</w:delText>
        </w:r>
      </w:del>
      <w:ins w:author="常鸣" w:date="2014-07-03T14:27:00Z" w:id="4427">
        <w:r w:rsidR="009328EA">
          <w:t>#Allocation=ATP Software</w:t>
        </w:r>
      </w:ins>
    </w:p>
    <w:p w:rsidRPr="008A1414" w:rsidR="008334E2" w:rsidP="000C0D62" w:rsidRDefault="009328EA">
      <w:pPr>
        <w:pStyle w:val="ReqtifyAltQ"/>
      </w:pPr>
      <w:ins w:author="常鸣" w:date="2014-07-03T14:27:00Z" w:id="4428">
        <w:r>
          <w:t>#S</w:t>
        </w:r>
      </w:ins>
      <w:r w:rsidRPr="008A1414" w:rsidR="008334E2">
        <w:t>ource=</w:t>
      </w:r>
      <w:r w:rsidRPr="003D2990" w:rsidR="008334E2">
        <w:t>[iTC_CC-SyAD-</w:t>
      </w:r>
      <w:r w:rsidRPr="003D2990" w:rsidR="008334E2">
        <w:rPr>
          <w:rFonts w:hint="eastAsia"/>
        </w:rPr>
        <w:t>0</w:t>
      </w:r>
      <w:r w:rsidR="008334E2">
        <w:rPr>
          <w:rFonts w:hint="eastAsia"/>
        </w:rPr>
        <w:t>146</w:t>
      </w:r>
      <w:r w:rsidRPr="003D2990" w:rsidR="008334E2">
        <w:rPr>
          <w:rFonts w:hint="eastAsia"/>
        </w:rPr>
        <w:t>]</w:t>
      </w:r>
    </w:p>
    <w:p w:rsidRPr="008A1414" w:rsidR="008334E2" w:rsidP="000C0D62" w:rsidRDefault="008334E2">
      <w:pPr>
        <w:pStyle w:val="ReqtifyAltQ"/>
      </w:pPr>
      <w:r w:rsidRPr="008A1414">
        <w:t>[End]</w:t>
      </w:r>
    </w:p>
    <w:p w:rsidR="007106B6" w:rsidP="00C93484" w:rsidRDefault="007106B6">
      <w:pPr>
        <w:pStyle w:val="Reqtify"/>
      </w:pPr>
    </w:p>
    <w:p w:rsidR="00DC09A5" w:rsidP="00DC09A5" w:rsidRDefault="00DC09A5">
      <w:pPr>
        <w:pStyle w:val="3"/>
      </w:pPr>
      <w:r>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648"/>
        <w:gridCol w:w="1593"/>
        <w:gridCol w:w="1359"/>
        <w:gridCol w:w="2686"/>
      </w:tblGrid>
      <w:tr w:rsidRPr="00785CC7" w:rsidR="00DC09A5" w:rsidTr="008A3B7D">
        <w:tc>
          <w:tcPr>
            <w:tcW w:w="1964"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858"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732"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4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5F6CE1" w:rsidTr="008A3B7D">
        <w:tc>
          <w:tcPr>
            <w:tcW w:w="1964" w:type="pct"/>
            <w:tcBorders>
              <w:top w:val="single" w:color="000000" w:sz="4" w:space="0"/>
            </w:tcBorders>
            <w:shd w:val="clear" w:color="auto" w:fill="auto"/>
          </w:tcPr>
          <w:p w:rsidR="005F6CE1" w:rsidP="00591D6B" w:rsidRDefault="00532AED">
            <w:pPr>
              <w:pStyle w:val="AltB0"/>
            </w:pPr>
            <w:hyperlink w:history="1" w:anchor="OdometerState">
              <w:r w:rsidR="005F6CE1">
                <w:rPr>
                  <w:rStyle w:val="ac"/>
                </w:rPr>
                <w:t>OdometerState</w:t>
              </w:r>
            </w:hyperlink>
          </w:p>
        </w:tc>
        <w:tc>
          <w:tcPr>
            <w:tcW w:w="858" w:type="pct"/>
            <w:tcBorders>
              <w:top w:val="single" w:color="000000" w:sz="4" w:space="0"/>
            </w:tcBorders>
          </w:tcPr>
          <w:p w:rsidR="005F6CE1" w:rsidP="00591D6B" w:rsidRDefault="005F6CE1">
            <w:pPr>
              <w:pStyle w:val="AltB0"/>
            </w:pPr>
            <w:r>
              <w:rPr>
                <w:rFonts w:hint="eastAsia"/>
              </w:rPr>
              <w:t>√</w:t>
            </w:r>
          </w:p>
        </w:tc>
        <w:tc>
          <w:tcPr>
            <w:tcW w:w="732" w:type="pct"/>
            <w:tcBorders>
              <w:top w:val="single" w:color="000000" w:sz="4" w:space="0"/>
            </w:tcBorders>
            <w:shd w:val="clear" w:color="auto" w:fill="auto"/>
          </w:tcPr>
          <w:p w:rsidR="005F6CE1" w:rsidP="00591D6B" w:rsidRDefault="005F6CE1">
            <w:pPr>
              <w:pStyle w:val="AltB0"/>
            </w:pPr>
            <w:r>
              <w:rPr>
                <w:rFonts w:hint="eastAsia"/>
              </w:rPr>
              <w:t>√</w:t>
            </w:r>
          </w:p>
        </w:tc>
        <w:tc>
          <w:tcPr>
            <w:tcW w:w="1447" w:type="pct"/>
            <w:tcBorders>
              <w:top w:val="single" w:color="000000" w:sz="4" w:space="0"/>
            </w:tcBorders>
            <w:shd w:val="clear" w:color="auto" w:fill="auto"/>
          </w:tcPr>
          <w:p w:rsidR="005F6CE1" w:rsidP="00591D6B" w:rsidRDefault="00D32E5B">
            <w:pPr>
              <w:pStyle w:val="AltB0"/>
            </w:pPr>
            <w:r>
              <w:fldChar w:fldCharType="begin"/>
            </w:r>
            <w:r>
              <w:instrText xml:space="preserve"> REF ENUM_ODOMETER_STATE \h </w:instrText>
            </w:r>
            <w:r>
              <w:fldChar w:fldCharType="separate"/>
            </w:r>
            <w:r w:rsidRPr="00D32E5B" w:rsidR="00DE178B">
              <w:rPr>
                <w:rStyle w:val="DATATYPE"/>
                <w:rFonts w:hint="eastAsia"/>
              </w:rPr>
              <w:t>ENUM_ODOMETER_STATE</w:t>
            </w:r>
            <w:r>
              <w:fldChar w:fldCharType="end"/>
            </w:r>
          </w:p>
        </w:tc>
      </w:tr>
      <w:tr w:rsidR="005F6CE1" w:rsidTr="008A3B7D">
        <w:tc>
          <w:tcPr>
            <w:tcW w:w="1964" w:type="pct"/>
            <w:tcBorders>
              <w:top w:val="single" w:color="000000" w:sz="4" w:space="0"/>
              <w:bottom w:val="single" w:color="000000" w:sz="4" w:space="0"/>
            </w:tcBorders>
            <w:shd w:val="clear" w:color="auto" w:fill="auto"/>
          </w:tcPr>
          <w:p w:rsidR="005F6CE1" w:rsidP="00591D6B" w:rsidRDefault="00532AED">
            <w:pPr>
              <w:pStyle w:val="AltB0"/>
            </w:pPr>
            <w:hyperlink w:history="1" w:anchor="ValidWheelKinematic">
              <w:r w:rsidR="005F6CE1">
                <w:rPr>
                  <w:rStyle w:val="ac"/>
                </w:rPr>
                <w:t>ValidWheelKinematic</w:t>
              </w:r>
            </w:hyperlink>
          </w:p>
        </w:tc>
        <w:tc>
          <w:tcPr>
            <w:tcW w:w="858" w:type="pct"/>
            <w:tcBorders>
              <w:top w:val="single" w:color="000000" w:sz="4" w:space="0"/>
              <w:bottom w:val="single" w:color="000000" w:sz="4" w:space="0"/>
            </w:tcBorders>
          </w:tcPr>
          <w:p w:rsidR="005F6CE1" w:rsidP="00591D6B" w:rsidRDefault="005F6CE1">
            <w:pPr>
              <w:pStyle w:val="AltB0"/>
            </w:pPr>
            <w:r>
              <w:rPr>
                <w:rFonts w:hint="eastAsia"/>
              </w:rPr>
              <w:t>√</w:t>
            </w:r>
          </w:p>
        </w:tc>
        <w:tc>
          <w:tcPr>
            <w:tcW w:w="732" w:type="pct"/>
            <w:tcBorders>
              <w:top w:val="single" w:color="000000" w:sz="4" w:space="0"/>
              <w:bottom w:val="single" w:color="000000" w:sz="4" w:space="0"/>
            </w:tcBorders>
            <w:shd w:val="clear" w:color="auto" w:fill="auto"/>
          </w:tcPr>
          <w:p w:rsidR="005F6CE1" w:rsidP="00591D6B" w:rsidRDefault="005F6CE1">
            <w:pPr>
              <w:pStyle w:val="AltB0"/>
            </w:pPr>
            <w:r>
              <w:rPr>
                <w:rFonts w:hint="eastAsia"/>
              </w:rPr>
              <w:t>√</w:t>
            </w:r>
          </w:p>
        </w:tc>
        <w:tc>
          <w:tcPr>
            <w:tcW w:w="1447" w:type="pct"/>
            <w:tcBorders>
              <w:top w:val="single" w:color="000000" w:sz="4" w:space="0"/>
              <w:bottom w:val="single" w:color="000000" w:sz="4" w:space="0"/>
            </w:tcBorders>
            <w:shd w:val="clear" w:color="auto" w:fill="auto"/>
          </w:tcPr>
          <w:p w:rsidR="005F6CE1"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5F6CE1" w:rsidTr="008A3B7D">
        <w:tc>
          <w:tcPr>
            <w:tcW w:w="1964" w:type="pct"/>
            <w:tcBorders>
              <w:top w:val="single" w:color="000000" w:sz="4" w:space="0"/>
              <w:bottom w:val="single" w:color="000000" w:sz="4" w:space="0"/>
            </w:tcBorders>
            <w:shd w:val="clear" w:color="auto" w:fill="auto"/>
          </w:tcPr>
          <w:p w:rsidR="005F6CE1" w:rsidP="00591D6B" w:rsidRDefault="00532AED">
            <w:pPr>
              <w:pStyle w:val="AltB0"/>
            </w:pPr>
            <w:hyperlink w:history="1" w:anchor="WheelMaxSpeed">
              <w:r w:rsidR="005F6CE1">
                <w:rPr>
                  <w:rStyle w:val="ac"/>
                </w:rPr>
                <w:t>WheelMaxSpeed</w:t>
              </w:r>
            </w:hyperlink>
          </w:p>
        </w:tc>
        <w:tc>
          <w:tcPr>
            <w:tcW w:w="858" w:type="pct"/>
            <w:tcBorders>
              <w:top w:val="single" w:color="000000" w:sz="4" w:space="0"/>
              <w:bottom w:val="single" w:color="000000" w:sz="4" w:space="0"/>
            </w:tcBorders>
          </w:tcPr>
          <w:p w:rsidR="005F6CE1" w:rsidP="00591D6B" w:rsidRDefault="005F6CE1">
            <w:pPr>
              <w:pStyle w:val="AltB0"/>
            </w:pPr>
            <w:r>
              <w:rPr>
                <w:rFonts w:hint="eastAsia"/>
              </w:rPr>
              <w:t>√</w:t>
            </w:r>
          </w:p>
        </w:tc>
        <w:tc>
          <w:tcPr>
            <w:tcW w:w="732" w:type="pct"/>
            <w:tcBorders>
              <w:top w:val="single" w:color="000000" w:sz="4" w:space="0"/>
              <w:bottom w:val="single" w:color="000000" w:sz="4" w:space="0"/>
            </w:tcBorders>
            <w:shd w:val="clear" w:color="auto" w:fill="auto"/>
          </w:tcPr>
          <w:p w:rsidR="005F6CE1" w:rsidP="00591D6B" w:rsidRDefault="005F6CE1">
            <w:pPr>
              <w:pStyle w:val="AltB0"/>
            </w:pPr>
            <w:r>
              <w:rPr>
                <w:rFonts w:hint="eastAsia"/>
              </w:rPr>
              <w:t>√</w:t>
            </w:r>
          </w:p>
        </w:tc>
        <w:tc>
          <w:tcPr>
            <w:tcW w:w="1447" w:type="pct"/>
            <w:tcBorders>
              <w:top w:val="single" w:color="000000" w:sz="4" w:space="0"/>
              <w:bottom w:val="single" w:color="000000" w:sz="4" w:space="0"/>
            </w:tcBorders>
            <w:shd w:val="clear" w:color="auto" w:fill="auto"/>
          </w:tcPr>
          <w:p w:rsidRPr="00B103A8" w:rsidR="005F6CE1" w:rsidP="00591D6B" w:rsidRDefault="005F6CE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5F6CE1" w:rsidTr="008A3B7D">
        <w:tc>
          <w:tcPr>
            <w:tcW w:w="1964" w:type="pct"/>
            <w:tcBorders>
              <w:top w:val="single" w:color="000000" w:sz="4" w:space="0"/>
              <w:bottom w:val="single" w:color="000000" w:sz="4" w:space="0"/>
            </w:tcBorders>
            <w:shd w:val="clear" w:color="auto" w:fill="auto"/>
          </w:tcPr>
          <w:p w:rsidR="005F6CE1" w:rsidP="00591D6B" w:rsidRDefault="00532AED">
            <w:pPr>
              <w:pStyle w:val="AltB0"/>
            </w:pPr>
            <w:hyperlink w:history="1" w:anchor="WheelMaximumMovement">
              <w:r w:rsidR="005F6CE1">
                <w:rPr>
                  <w:rStyle w:val="ac"/>
                </w:rPr>
                <w:t>WheelMaximumMovement</w:t>
              </w:r>
            </w:hyperlink>
          </w:p>
        </w:tc>
        <w:tc>
          <w:tcPr>
            <w:tcW w:w="858" w:type="pct"/>
            <w:tcBorders>
              <w:top w:val="single" w:color="000000" w:sz="4" w:space="0"/>
              <w:bottom w:val="single" w:color="000000" w:sz="4" w:space="0"/>
            </w:tcBorders>
          </w:tcPr>
          <w:p w:rsidR="005F6CE1" w:rsidP="00591D6B" w:rsidRDefault="005F6CE1">
            <w:pPr>
              <w:pStyle w:val="AltB0"/>
            </w:pPr>
            <w:r>
              <w:rPr>
                <w:rFonts w:hint="eastAsia"/>
              </w:rPr>
              <w:t>√</w:t>
            </w:r>
          </w:p>
        </w:tc>
        <w:tc>
          <w:tcPr>
            <w:tcW w:w="732" w:type="pct"/>
            <w:tcBorders>
              <w:top w:val="single" w:color="000000" w:sz="4" w:space="0"/>
              <w:bottom w:val="single" w:color="000000" w:sz="4" w:space="0"/>
            </w:tcBorders>
            <w:shd w:val="clear" w:color="auto" w:fill="auto"/>
          </w:tcPr>
          <w:p w:rsidR="005F6CE1" w:rsidP="00591D6B" w:rsidRDefault="005F6CE1">
            <w:pPr>
              <w:pStyle w:val="AltB0"/>
            </w:pPr>
            <w:r>
              <w:rPr>
                <w:rFonts w:hint="eastAsia"/>
              </w:rPr>
              <w:t>√</w:t>
            </w:r>
          </w:p>
        </w:tc>
        <w:tc>
          <w:tcPr>
            <w:tcW w:w="1447" w:type="pct"/>
            <w:tcBorders>
              <w:top w:val="single" w:color="000000" w:sz="4" w:space="0"/>
              <w:bottom w:val="single" w:color="000000" w:sz="4" w:space="0"/>
            </w:tcBorders>
            <w:shd w:val="clear" w:color="auto" w:fill="auto"/>
          </w:tcPr>
          <w:p w:rsidRPr="00B103A8" w:rsidR="005F6CE1" w:rsidP="00591D6B" w:rsidRDefault="005F6CE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5F6CE1" w:rsidTr="008A3B7D">
        <w:tc>
          <w:tcPr>
            <w:tcW w:w="1964" w:type="pct"/>
            <w:tcBorders>
              <w:top w:val="single" w:color="000000" w:sz="4" w:space="0"/>
              <w:bottom w:val="single" w:color="000000" w:sz="4" w:space="0"/>
            </w:tcBorders>
            <w:shd w:val="clear" w:color="auto" w:fill="auto"/>
          </w:tcPr>
          <w:p w:rsidR="005F6CE1" w:rsidP="00591D6B" w:rsidRDefault="00532AED">
            <w:pPr>
              <w:pStyle w:val="AltB0"/>
            </w:pPr>
            <w:hyperlink w:history="1" w:anchor="WheelMinSpeed">
              <w:r w:rsidR="005F6CE1">
                <w:rPr>
                  <w:rStyle w:val="ac"/>
                </w:rPr>
                <w:t>WheelMinSpeed</w:t>
              </w:r>
            </w:hyperlink>
          </w:p>
        </w:tc>
        <w:tc>
          <w:tcPr>
            <w:tcW w:w="858" w:type="pct"/>
            <w:tcBorders>
              <w:top w:val="single" w:color="000000" w:sz="4" w:space="0"/>
              <w:bottom w:val="single" w:color="000000" w:sz="4" w:space="0"/>
            </w:tcBorders>
          </w:tcPr>
          <w:p w:rsidR="005F6CE1" w:rsidP="00591D6B" w:rsidRDefault="005F6CE1">
            <w:pPr>
              <w:pStyle w:val="AltB0"/>
            </w:pPr>
            <w:r>
              <w:rPr>
                <w:rFonts w:hint="eastAsia"/>
              </w:rPr>
              <w:t>√</w:t>
            </w:r>
          </w:p>
        </w:tc>
        <w:tc>
          <w:tcPr>
            <w:tcW w:w="732" w:type="pct"/>
            <w:tcBorders>
              <w:top w:val="single" w:color="000000" w:sz="4" w:space="0"/>
              <w:bottom w:val="single" w:color="000000" w:sz="4" w:space="0"/>
            </w:tcBorders>
            <w:shd w:val="clear" w:color="auto" w:fill="auto"/>
          </w:tcPr>
          <w:p w:rsidR="005F6CE1" w:rsidP="00591D6B" w:rsidRDefault="005F6CE1">
            <w:pPr>
              <w:pStyle w:val="AltB0"/>
            </w:pPr>
            <w:r>
              <w:rPr>
                <w:rFonts w:hint="eastAsia"/>
              </w:rPr>
              <w:t>√</w:t>
            </w:r>
          </w:p>
        </w:tc>
        <w:tc>
          <w:tcPr>
            <w:tcW w:w="1447" w:type="pct"/>
            <w:tcBorders>
              <w:top w:val="single" w:color="000000" w:sz="4" w:space="0"/>
              <w:bottom w:val="single" w:color="000000" w:sz="4" w:space="0"/>
            </w:tcBorders>
            <w:shd w:val="clear" w:color="auto" w:fill="auto"/>
          </w:tcPr>
          <w:p w:rsidRPr="00B103A8" w:rsidR="005F6CE1" w:rsidP="00591D6B" w:rsidRDefault="005F6CE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5F6CE1" w:rsidTr="008A3B7D">
        <w:tc>
          <w:tcPr>
            <w:tcW w:w="1964" w:type="pct"/>
            <w:tcBorders>
              <w:top w:val="single" w:color="000000" w:sz="4" w:space="0"/>
            </w:tcBorders>
            <w:shd w:val="clear" w:color="auto" w:fill="auto"/>
          </w:tcPr>
          <w:p w:rsidR="005F6CE1" w:rsidP="00591D6B" w:rsidRDefault="00532AED">
            <w:pPr>
              <w:pStyle w:val="AltB0"/>
            </w:pPr>
            <w:hyperlink w:history="1" w:anchor="WheelMinimumMovement">
              <w:r w:rsidR="005F6CE1">
                <w:rPr>
                  <w:rStyle w:val="ac"/>
                </w:rPr>
                <w:t>WheelMinimumMovement</w:t>
              </w:r>
            </w:hyperlink>
          </w:p>
        </w:tc>
        <w:tc>
          <w:tcPr>
            <w:tcW w:w="858" w:type="pct"/>
            <w:tcBorders>
              <w:top w:val="single" w:color="000000" w:sz="4" w:space="0"/>
            </w:tcBorders>
          </w:tcPr>
          <w:p w:rsidR="005F6CE1" w:rsidP="00591D6B" w:rsidRDefault="005F6CE1">
            <w:pPr>
              <w:pStyle w:val="AltB0"/>
            </w:pPr>
            <w:r>
              <w:rPr>
                <w:rFonts w:hint="eastAsia"/>
              </w:rPr>
              <w:t>√</w:t>
            </w:r>
          </w:p>
        </w:tc>
        <w:tc>
          <w:tcPr>
            <w:tcW w:w="732" w:type="pct"/>
            <w:tcBorders>
              <w:top w:val="single" w:color="000000" w:sz="4" w:space="0"/>
            </w:tcBorders>
            <w:shd w:val="clear" w:color="auto" w:fill="auto"/>
          </w:tcPr>
          <w:p w:rsidR="005F6CE1" w:rsidP="00591D6B" w:rsidRDefault="005F6CE1">
            <w:pPr>
              <w:pStyle w:val="AltB0"/>
            </w:pPr>
            <w:r>
              <w:rPr>
                <w:rFonts w:hint="eastAsia"/>
              </w:rPr>
              <w:t>√</w:t>
            </w:r>
          </w:p>
        </w:tc>
        <w:tc>
          <w:tcPr>
            <w:tcW w:w="1447" w:type="pct"/>
            <w:tcBorders>
              <w:top w:val="single" w:color="000000" w:sz="4" w:space="0"/>
            </w:tcBorders>
            <w:shd w:val="clear" w:color="auto" w:fill="auto"/>
          </w:tcPr>
          <w:p w:rsidRPr="00B103A8" w:rsidR="005F6CE1" w:rsidP="00591D6B" w:rsidRDefault="005F6CE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00837A0C" w:rsidP="00C93484" w:rsidRDefault="00837A0C">
      <w:pPr>
        <w:pStyle w:val="Reqtify"/>
      </w:pPr>
    </w:p>
    <w:p w:rsidR="007106B6" w:rsidP="00F23398" w:rsidRDefault="000F3C47">
      <w:pPr>
        <w:pStyle w:val="2"/>
        <w:ind w:left="756" w:hanging="756"/>
      </w:pPr>
      <w:bookmarkStart w:name="_Ref345055686" w:id="4429"/>
      <w:bookmarkStart w:name="_Toc348357045" w:id="4430"/>
      <w:bookmarkStart w:name="_Toc349030458" w:id="4431"/>
      <w:bookmarkStart w:name="_Toc347566591" w:id="4432"/>
      <w:bookmarkStart w:name="_Toc345689256" w:id="4433"/>
      <w:bookmarkStart w:name="_Toc376182957" w:id="4434"/>
      <w:bookmarkStart w:name="_Toc392229936" w:id="4435"/>
      <w:r>
        <w:rPr>
          <w:rFonts w:hint="eastAsia"/>
        </w:rPr>
        <w:t>F24</w:t>
      </w:r>
      <w:r w:rsidR="009460C0">
        <w:rPr>
          <w:rFonts w:hint="eastAsia"/>
        </w:rPr>
        <w:t>-</w:t>
      </w:r>
      <w:r w:rsidR="007A29ED">
        <w:rPr>
          <w:rFonts w:hint="eastAsia"/>
        </w:rPr>
        <w:t xml:space="preserve">Compensate </w:t>
      </w:r>
      <w:r w:rsidR="00306F7A">
        <w:rPr>
          <w:rFonts w:hint="eastAsia"/>
        </w:rPr>
        <w:t>S</w:t>
      </w:r>
      <w:r w:rsidR="007A29ED">
        <w:rPr>
          <w:rFonts w:hint="eastAsia"/>
        </w:rPr>
        <w:t xml:space="preserve">liding </w:t>
      </w:r>
      <w:r w:rsidR="00D152A6">
        <w:rPr>
          <w:rFonts w:hint="eastAsia"/>
        </w:rPr>
        <w:t xml:space="preserve">Slipping </w:t>
      </w:r>
      <w:r w:rsidR="00306F7A">
        <w:rPr>
          <w:rFonts w:hint="eastAsia"/>
        </w:rPr>
        <w:t>E</w:t>
      </w:r>
      <w:r w:rsidR="007A29ED">
        <w:rPr>
          <w:rFonts w:hint="eastAsia"/>
        </w:rPr>
        <w:t>ffect</w:t>
      </w:r>
      <w:bookmarkEnd w:id="4429"/>
      <w:bookmarkEnd w:id="4430"/>
      <w:bookmarkEnd w:id="4431"/>
      <w:bookmarkEnd w:id="4432"/>
      <w:bookmarkEnd w:id="4433"/>
      <w:bookmarkEnd w:id="4434"/>
      <w:bookmarkEnd w:id="4435"/>
    </w:p>
    <w:p w:rsidR="00896D6D" w:rsidP="00934391" w:rsidRDefault="00896D6D">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095"/>
        <w:gridCol w:w="3095"/>
        <w:gridCol w:w="3096"/>
      </w:tblGrid>
      <w:tr w:rsidRPr="00785CC7" w:rsidR="007A29ED" w:rsidTr="00C473F2">
        <w:tc>
          <w:tcPr>
            <w:tcW w:w="1666" w:type="pct"/>
            <w:tcBorders>
              <w:top w:val="single" w:color="000000" w:sz="12" w:space="0"/>
              <w:bottom w:val="single" w:color="000000" w:sz="4" w:space="0"/>
            </w:tcBorders>
            <w:shd w:val="clear" w:color="auto" w:fill="E0E0E0"/>
          </w:tcPr>
          <w:p w:rsidR="007A29ED" w:rsidP="00FA0FBB" w:rsidRDefault="007A29ED">
            <w:pPr>
              <w:pStyle w:val="af6"/>
            </w:pPr>
            <w:r w:rsidRPr="00B1730D">
              <w:t>Name</w:t>
            </w:r>
          </w:p>
        </w:tc>
        <w:tc>
          <w:tcPr>
            <w:tcW w:w="1666" w:type="pct"/>
            <w:tcBorders>
              <w:top w:val="single" w:color="000000" w:sz="12" w:space="0"/>
              <w:bottom w:val="single" w:color="000000" w:sz="4" w:space="0"/>
            </w:tcBorders>
            <w:shd w:val="clear" w:color="auto" w:fill="E0E0E0"/>
          </w:tcPr>
          <w:p w:rsidR="007A29ED" w:rsidP="00FA0FBB" w:rsidRDefault="007A29ED">
            <w:pPr>
              <w:pStyle w:val="af6"/>
            </w:pPr>
            <w:r w:rsidRPr="00B1730D">
              <w:t>Nature</w:t>
            </w:r>
          </w:p>
        </w:tc>
        <w:tc>
          <w:tcPr>
            <w:tcW w:w="1667" w:type="pct"/>
            <w:tcBorders>
              <w:top w:val="single" w:color="000000" w:sz="12" w:space="0"/>
              <w:bottom w:val="single" w:color="000000" w:sz="4" w:space="0"/>
            </w:tcBorders>
            <w:shd w:val="clear" w:color="auto" w:fill="E0E0E0"/>
          </w:tcPr>
          <w:p w:rsidR="007A29ED" w:rsidP="00FA0FBB" w:rsidRDefault="007A29ED">
            <w:pPr>
              <w:pStyle w:val="af6"/>
            </w:pPr>
            <w:r w:rsidRPr="00B1730D">
              <w:t>Provided by</w:t>
            </w:r>
          </w:p>
        </w:tc>
      </w:tr>
      <w:tr w:rsidR="000733AC" w:rsidTr="00C473F2">
        <w:tc>
          <w:tcPr>
            <w:tcW w:w="1666" w:type="pct"/>
            <w:tcBorders>
              <w:top w:val="single" w:color="000000" w:sz="4" w:space="0"/>
            </w:tcBorders>
            <w:shd w:val="clear" w:color="auto" w:fill="auto"/>
          </w:tcPr>
          <w:p w:rsidR="000733AC" w:rsidP="00591D6B" w:rsidRDefault="00532AED">
            <w:pPr>
              <w:pStyle w:val="AltB0"/>
            </w:pPr>
            <w:hyperlink w:history="1" w:anchor="ATPsetting">
              <w:r w:rsidR="000733AC">
                <w:rPr>
                  <w:rStyle w:val="ac"/>
                </w:rPr>
                <w:t>ATPsetting</w:t>
              </w:r>
            </w:hyperlink>
          </w:p>
        </w:tc>
        <w:tc>
          <w:tcPr>
            <w:tcW w:w="1666" w:type="pct"/>
            <w:tcBorders>
              <w:top w:val="single" w:color="000000" w:sz="4" w:space="0"/>
            </w:tcBorders>
            <w:shd w:val="clear" w:color="auto" w:fill="auto"/>
          </w:tcPr>
          <w:p w:rsidR="000733AC" w:rsidP="00591D6B" w:rsidRDefault="000733AC">
            <w:pPr>
              <w:pStyle w:val="AltB0"/>
            </w:pPr>
            <w:r>
              <w:rPr>
                <w:rFonts w:hint="eastAsia"/>
              </w:rPr>
              <w:t>Internal</w:t>
            </w:r>
          </w:p>
        </w:tc>
        <w:tc>
          <w:tcPr>
            <w:tcW w:w="1667"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2A1E4E" w:rsidTr="00C473F2">
        <w:tc>
          <w:tcPr>
            <w:tcW w:w="1666" w:type="pct"/>
            <w:shd w:val="clear" w:color="auto" w:fill="auto"/>
          </w:tcPr>
          <w:p w:rsidR="002A1E4E" w:rsidP="00591D6B" w:rsidRDefault="00532AED">
            <w:pPr>
              <w:pStyle w:val="AltB0"/>
            </w:pPr>
            <w:hyperlink w:history="1" w:anchor="MaxCogCalibration">
              <w:r w:rsidR="002A1E4E">
                <w:rPr>
                  <w:rStyle w:val="ac"/>
                </w:rPr>
                <w:t>MaxCogCalibration</w:t>
              </w:r>
            </w:hyperlink>
          </w:p>
        </w:tc>
        <w:tc>
          <w:tcPr>
            <w:tcW w:w="1666" w:type="pct"/>
            <w:shd w:val="clear" w:color="auto" w:fill="auto"/>
          </w:tcPr>
          <w:p w:rsidR="002A1E4E" w:rsidP="00591D6B" w:rsidRDefault="002A1E4E">
            <w:pPr>
              <w:pStyle w:val="AltB0"/>
            </w:pPr>
            <w:r>
              <w:rPr>
                <w:rFonts w:hint="eastAsia"/>
              </w:rPr>
              <w:t>Internal</w:t>
            </w:r>
          </w:p>
        </w:tc>
        <w:tc>
          <w:tcPr>
            <w:tcW w:w="1667" w:type="pct"/>
            <w:shd w:val="clear" w:color="auto" w:fill="auto"/>
          </w:tcPr>
          <w:p w:rsidR="002A1E4E" w:rsidP="00591D6B" w:rsidRDefault="002A1E4E">
            <w:pPr>
              <w:pStyle w:val="AltB0"/>
            </w:pPr>
            <w:r>
              <w:fldChar w:fldCharType="begin"/>
            </w:r>
            <w:r>
              <w:instrText xml:space="preserve"> REF _Ref345055715 \h </w:instrText>
            </w:r>
            <w:r>
              <w:fldChar w:fldCharType="separate"/>
            </w:r>
            <w:r w:rsidRPr="00497688" w:rsidR="00DE178B">
              <w:rPr>
                <w:rFonts w:hint="eastAsia"/>
              </w:rPr>
              <w:t>F</w:t>
            </w:r>
            <w:r w:rsidR="00DE178B">
              <w:rPr>
                <w:rFonts w:hint="eastAsia"/>
              </w:rPr>
              <w:t>28</w:t>
            </w:r>
            <w:r w:rsidRPr="00497688" w:rsidR="00DE178B">
              <w:rPr>
                <w:rFonts w:hint="eastAsia"/>
              </w:rPr>
              <w:t>-Calibrate Wheel Movement</w:t>
            </w:r>
            <w:r>
              <w:fldChar w:fldCharType="end"/>
            </w:r>
          </w:p>
        </w:tc>
      </w:tr>
      <w:tr w:rsidR="005F6CE1" w:rsidTr="00C473F2">
        <w:tc>
          <w:tcPr>
            <w:tcW w:w="1666" w:type="pct"/>
            <w:shd w:val="clear" w:color="auto" w:fill="auto"/>
          </w:tcPr>
          <w:p w:rsidR="005F6CE1" w:rsidP="00591D6B" w:rsidRDefault="00532AED">
            <w:pPr>
              <w:pStyle w:val="AltB0"/>
            </w:pPr>
            <w:hyperlink w:history="1" w:anchor="OdometerState">
              <w:r w:rsidR="005F6CE1">
                <w:rPr>
                  <w:rStyle w:val="ac"/>
                </w:rPr>
                <w:t>OdometerState</w:t>
              </w:r>
            </w:hyperlink>
          </w:p>
        </w:tc>
        <w:tc>
          <w:tcPr>
            <w:tcW w:w="1666" w:type="pct"/>
            <w:shd w:val="clear" w:color="auto" w:fill="auto"/>
          </w:tcPr>
          <w:p w:rsidR="005F6CE1" w:rsidP="00591D6B" w:rsidRDefault="005F6CE1">
            <w:pPr>
              <w:pStyle w:val="AltB0"/>
            </w:pPr>
            <w:r>
              <w:rPr>
                <w:rFonts w:hint="eastAsia"/>
              </w:rPr>
              <w:t>Internal</w:t>
            </w:r>
          </w:p>
        </w:tc>
        <w:tc>
          <w:tcPr>
            <w:tcW w:w="1667" w:type="pct"/>
            <w:shd w:val="clear" w:color="auto" w:fill="auto"/>
          </w:tcPr>
          <w:p w:rsidR="005F6CE1" w:rsidP="00591D6B" w:rsidRDefault="005F6CE1">
            <w:pPr>
              <w:pStyle w:val="AltB0"/>
            </w:pPr>
            <w:r>
              <w:fldChar w:fldCharType="begin"/>
            </w:r>
            <w:r>
              <w:instrText xml:space="preserve"> REF _Ref345055677 \h </w:instrText>
            </w:r>
            <w:r>
              <w:fldChar w:fldCharType="separate"/>
            </w:r>
            <w:r w:rsidR="00DE178B">
              <w:rPr>
                <w:rFonts w:hint="eastAsia"/>
              </w:rPr>
              <w:t>F23-Manage the Odometer State</w:t>
            </w:r>
            <w:r>
              <w:fldChar w:fldCharType="end"/>
            </w:r>
          </w:p>
        </w:tc>
      </w:tr>
      <w:tr w:rsidR="005F6CE1" w:rsidTr="00C473F2">
        <w:tc>
          <w:tcPr>
            <w:tcW w:w="1666" w:type="pct"/>
            <w:shd w:val="clear" w:color="auto" w:fill="auto"/>
          </w:tcPr>
          <w:p w:rsidR="005F6CE1" w:rsidP="00591D6B" w:rsidRDefault="00532AED">
            <w:pPr>
              <w:pStyle w:val="AltB0"/>
            </w:pPr>
            <w:hyperlink w:history="1" w:anchor="TeethCounter">
              <w:r w:rsidR="005F6CE1">
                <w:rPr>
                  <w:rStyle w:val="ac"/>
                </w:rPr>
                <w:t>TeethCounter</w:t>
              </w:r>
            </w:hyperlink>
          </w:p>
        </w:tc>
        <w:tc>
          <w:tcPr>
            <w:tcW w:w="1666" w:type="pct"/>
            <w:shd w:val="clear" w:color="auto" w:fill="auto"/>
          </w:tcPr>
          <w:p w:rsidRPr="00C9091D" w:rsidR="005F6CE1" w:rsidP="00591D6B" w:rsidRDefault="005F6CE1">
            <w:pPr>
              <w:pStyle w:val="AltB0"/>
            </w:pPr>
            <w:r>
              <w:rPr>
                <w:rFonts w:hint="eastAsia"/>
              </w:rPr>
              <w:t>Internal</w:t>
            </w:r>
          </w:p>
        </w:tc>
        <w:tc>
          <w:tcPr>
            <w:tcW w:w="1667" w:type="pct"/>
            <w:shd w:val="clear" w:color="auto" w:fill="auto"/>
          </w:tcPr>
          <w:p w:rsidR="005F6CE1" w:rsidP="00591D6B" w:rsidRDefault="005F6CE1">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r w:rsidR="00983578" w:rsidTr="00BD0402">
        <w:tc>
          <w:tcPr>
            <w:tcW w:w="1666" w:type="pct"/>
            <w:shd w:val="clear" w:color="auto" w:fill="auto"/>
          </w:tcPr>
          <w:p w:rsidRPr="003F6B87" w:rsidR="00983578" w:rsidP="00591D6B" w:rsidRDefault="00532AED">
            <w:pPr>
              <w:pStyle w:val="AltB0"/>
            </w:pPr>
            <w:hyperlink w:history="1" w:anchor="WheelFilteredStopped">
              <w:r w:rsidRPr="00983578" w:rsidR="00983578">
                <w:rPr>
                  <w:rStyle w:val="ac"/>
                </w:rPr>
                <w:t>WheelFilteredStopped</w:t>
              </w:r>
            </w:hyperlink>
          </w:p>
        </w:tc>
        <w:tc>
          <w:tcPr>
            <w:tcW w:w="1666" w:type="pct"/>
            <w:shd w:val="clear" w:color="auto" w:fill="auto"/>
          </w:tcPr>
          <w:p w:rsidRPr="00C9091D" w:rsidR="00983578" w:rsidP="00591D6B" w:rsidRDefault="00983578">
            <w:pPr>
              <w:pStyle w:val="AltB0"/>
            </w:pPr>
            <w:r>
              <w:rPr>
                <w:rFonts w:hint="eastAsia"/>
              </w:rPr>
              <w:t>Internal</w:t>
            </w:r>
          </w:p>
        </w:tc>
        <w:tc>
          <w:tcPr>
            <w:tcW w:w="1667" w:type="pct"/>
            <w:shd w:val="clear" w:color="auto" w:fill="auto"/>
          </w:tcPr>
          <w:p w:rsidR="00983578" w:rsidP="00591D6B" w:rsidRDefault="00983578">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r w:rsidR="005F6CE1" w:rsidTr="00C473F2">
        <w:tc>
          <w:tcPr>
            <w:tcW w:w="1666" w:type="pct"/>
            <w:shd w:val="clear" w:color="auto" w:fill="auto"/>
          </w:tcPr>
          <w:p w:rsidR="005F6CE1" w:rsidP="00591D6B" w:rsidRDefault="00532AED">
            <w:pPr>
              <w:pStyle w:val="AltB0"/>
            </w:pPr>
            <w:hyperlink w:history="1" w:anchor="WheelMaximumMovement">
              <w:r w:rsidR="005F6CE1">
                <w:rPr>
                  <w:rStyle w:val="ac"/>
                </w:rPr>
                <w:t>WheelMaximumMovement</w:t>
              </w:r>
            </w:hyperlink>
          </w:p>
        </w:tc>
        <w:tc>
          <w:tcPr>
            <w:tcW w:w="1666" w:type="pct"/>
            <w:shd w:val="clear" w:color="auto" w:fill="auto"/>
          </w:tcPr>
          <w:p w:rsidR="005F6CE1" w:rsidP="00591D6B" w:rsidRDefault="005F6CE1">
            <w:pPr>
              <w:pStyle w:val="AltB0"/>
            </w:pPr>
            <w:r>
              <w:rPr>
                <w:rFonts w:hint="eastAsia"/>
              </w:rPr>
              <w:t>Internal</w:t>
            </w:r>
          </w:p>
        </w:tc>
        <w:tc>
          <w:tcPr>
            <w:tcW w:w="1667" w:type="pct"/>
            <w:shd w:val="clear" w:color="auto" w:fill="auto"/>
          </w:tcPr>
          <w:p w:rsidR="005F6CE1" w:rsidP="00591D6B" w:rsidRDefault="005F6CE1">
            <w:pPr>
              <w:pStyle w:val="AltB0"/>
            </w:pPr>
            <w:r>
              <w:fldChar w:fldCharType="begin"/>
            </w:r>
            <w:r>
              <w:instrText xml:space="preserve"> REF _Ref345055677 \h </w:instrText>
            </w:r>
            <w:r>
              <w:fldChar w:fldCharType="separate"/>
            </w:r>
            <w:r w:rsidR="00DE178B">
              <w:rPr>
                <w:rFonts w:hint="eastAsia"/>
              </w:rPr>
              <w:t>F23-Manage the Odometer State</w:t>
            </w:r>
            <w:r>
              <w:fldChar w:fldCharType="end"/>
            </w:r>
          </w:p>
        </w:tc>
      </w:tr>
      <w:tr w:rsidR="005F6CE1" w:rsidTr="00C473F2">
        <w:tc>
          <w:tcPr>
            <w:tcW w:w="1666" w:type="pct"/>
            <w:shd w:val="clear" w:color="auto" w:fill="auto"/>
          </w:tcPr>
          <w:p w:rsidR="005F6CE1" w:rsidP="00591D6B" w:rsidRDefault="00532AED">
            <w:pPr>
              <w:pStyle w:val="AltB0"/>
            </w:pPr>
            <w:hyperlink w:history="1" w:anchor="WheelMaxSpeed">
              <w:r w:rsidR="005F6CE1">
                <w:rPr>
                  <w:rStyle w:val="ac"/>
                </w:rPr>
                <w:t>WheelMaxSpeed</w:t>
              </w:r>
            </w:hyperlink>
          </w:p>
        </w:tc>
        <w:tc>
          <w:tcPr>
            <w:tcW w:w="1666" w:type="pct"/>
            <w:shd w:val="clear" w:color="auto" w:fill="auto"/>
          </w:tcPr>
          <w:p w:rsidR="005F6CE1" w:rsidP="00591D6B" w:rsidRDefault="005F6CE1">
            <w:pPr>
              <w:pStyle w:val="AltB0"/>
            </w:pPr>
            <w:r>
              <w:rPr>
                <w:rFonts w:hint="eastAsia"/>
              </w:rPr>
              <w:t>Internal</w:t>
            </w:r>
          </w:p>
        </w:tc>
        <w:tc>
          <w:tcPr>
            <w:tcW w:w="1667" w:type="pct"/>
            <w:shd w:val="clear" w:color="auto" w:fill="auto"/>
          </w:tcPr>
          <w:p w:rsidR="005F6CE1" w:rsidP="00591D6B" w:rsidRDefault="005F6CE1">
            <w:pPr>
              <w:pStyle w:val="AltB0"/>
            </w:pPr>
            <w:r>
              <w:fldChar w:fldCharType="begin"/>
            </w:r>
            <w:r>
              <w:instrText xml:space="preserve"> REF _Ref345055677 \h </w:instrText>
            </w:r>
            <w:r>
              <w:fldChar w:fldCharType="separate"/>
            </w:r>
            <w:r w:rsidR="00DE178B">
              <w:rPr>
                <w:rFonts w:hint="eastAsia"/>
              </w:rPr>
              <w:t>F23-Manage the Odometer State</w:t>
            </w:r>
            <w:r>
              <w:fldChar w:fldCharType="end"/>
            </w:r>
          </w:p>
        </w:tc>
      </w:tr>
      <w:tr w:rsidR="005F6CE1" w:rsidTr="00C473F2">
        <w:tc>
          <w:tcPr>
            <w:tcW w:w="1666" w:type="pct"/>
            <w:shd w:val="clear" w:color="auto" w:fill="auto"/>
          </w:tcPr>
          <w:p w:rsidRPr="003F6B87" w:rsidR="005F6CE1" w:rsidP="00591D6B" w:rsidRDefault="00532AED">
            <w:pPr>
              <w:pStyle w:val="AltB0"/>
            </w:pPr>
            <w:hyperlink w:history="1" w:anchor="WheelMinimumMovement">
              <w:r w:rsidR="005F6CE1">
                <w:rPr>
                  <w:rStyle w:val="ac"/>
                </w:rPr>
                <w:t>WheelMinimumMovement</w:t>
              </w:r>
            </w:hyperlink>
          </w:p>
        </w:tc>
        <w:tc>
          <w:tcPr>
            <w:tcW w:w="1666" w:type="pct"/>
            <w:shd w:val="clear" w:color="auto" w:fill="auto"/>
          </w:tcPr>
          <w:p w:rsidR="005F6CE1" w:rsidP="00591D6B" w:rsidRDefault="005F6CE1">
            <w:pPr>
              <w:pStyle w:val="AltB0"/>
            </w:pPr>
            <w:r>
              <w:rPr>
                <w:rFonts w:hint="eastAsia"/>
              </w:rPr>
              <w:t>Internal</w:t>
            </w:r>
          </w:p>
        </w:tc>
        <w:tc>
          <w:tcPr>
            <w:tcW w:w="1667" w:type="pct"/>
            <w:shd w:val="clear" w:color="auto" w:fill="auto"/>
          </w:tcPr>
          <w:p w:rsidR="005F6CE1" w:rsidP="00591D6B" w:rsidRDefault="005F6CE1">
            <w:pPr>
              <w:pStyle w:val="AltB0"/>
            </w:pPr>
            <w:r>
              <w:fldChar w:fldCharType="begin"/>
            </w:r>
            <w:r>
              <w:instrText xml:space="preserve"> REF _Ref345055677 \h </w:instrText>
            </w:r>
            <w:r>
              <w:fldChar w:fldCharType="separate"/>
            </w:r>
            <w:r w:rsidR="00DE178B">
              <w:rPr>
                <w:rFonts w:hint="eastAsia"/>
              </w:rPr>
              <w:t>F23-Manage the Odometer State</w:t>
            </w:r>
            <w:r>
              <w:fldChar w:fldCharType="end"/>
            </w:r>
          </w:p>
        </w:tc>
      </w:tr>
      <w:tr w:rsidR="00C17EF2" w:rsidTr="00C473F2">
        <w:tc>
          <w:tcPr>
            <w:tcW w:w="1666" w:type="pct"/>
            <w:shd w:val="clear" w:color="auto" w:fill="auto"/>
          </w:tcPr>
          <w:p w:rsidR="00C17EF2" w:rsidP="00591D6B" w:rsidRDefault="00532AED">
            <w:pPr>
              <w:pStyle w:val="AltB0"/>
            </w:pPr>
            <w:hyperlink w:history="1" w:anchor="WheelMinSpeed">
              <w:r w:rsidRPr="00C17EF2" w:rsidR="00C17EF2">
                <w:rPr>
                  <w:rStyle w:val="ac"/>
                  <w:rFonts w:hint="eastAsia"/>
                </w:rPr>
                <w:t>WheelMinSpeed</w:t>
              </w:r>
            </w:hyperlink>
          </w:p>
        </w:tc>
        <w:tc>
          <w:tcPr>
            <w:tcW w:w="1666" w:type="pct"/>
            <w:shd w:val="clear" w:color="auto" w:fill="auto"/>
          </w:tcPr>
          <w:p w:rsidR="00C17EF2" w:rsidP="00591D6B" w:rsidRDefault="00C17EF2">
            <w:pPr>
              <w:pStyle w:val="AltB0"/>
            </w:pPr>
            <w:r>
              <w:rPr>
                <w:rFonts w:hint="eastAsia"/>
              </w:rPr>
              <w:t>Internal</w:t>
            </w:r>
          </w:p>
        </w:tc>
        <w:tc>
          <w:tcPr>
            <w:tcW w:w="1667" w:type="pct"/>
            <w:shd w:val="clear" w:color="auto" w:fill="auto"/>
          </w:tcPr>
          <w:p w:rsidR="00C17EF2" w:rsidP="00591D6B" w:rsidRDefault="00C17EF2">
            <w:pPr>
              <w:pStyle w:val="AltB0"/>
            </w:pPr>
            <w:r>
              <w:fldChar w:fldCharType="begin"/>
            </w:r>
            <w:r>
              <w:instrText xml:space="preserve"> REF _Ref345055677 \h </w:instrText>
            </w:r>
            <w:r>
              <w:fldChar w:fldCharType="separate"/>
            </w:r>
            <w:r w:rsidR="00DE178B">
              <w:rPr>
                <w:rFonts w:hint="eastAsia"/>
              </w:rPr>
              <w:t>F23-Manage the Odometer State</w:t>
            </w:r>
            <w:r>
              <w:fldChar w:fldCharType="end"/>
            </w:r>
          </w:p>
        </w:tc>
      </w:tr>
    </w:tbl>
    <w:p w:rsidR="00896D6D" w:rsidP="00934391" w:rsidRDefault="00896D6D">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472"/>
        <w:gridCol w:w="1709"/>
        <w:gridCol w:w="1458"/>
        <w:gridCol w:w="2647"/>
      </w:tblGrid>
      <w:tr w:rsidRPr="00785CC7" w:rsidR="007A29ED" w:rsidTr="00C72FC5">
        <w:tc>
          <w:tcPr>
            <w:tcW w:w="1869" w:type="pct"/>
            <w:tcBorders>
              <w:top w:val="single" w:color="000000" w:sz="12" w:space="0"/>
              <w:bottom w:val="single" w:color="000000" w:sz="4" w:space="0"/>
            </w:tcBorders>
            <w:shd w:val="clear" w:color="auto" w:fill="E0E0E0"/>
          </w:tcPr>
          <w:p w:rsidR="007A29ED" w:rsidP="00FA0FBB" w:rsidRDefault="007A29ED">
            <w:pPr>
              <w:pStyle w:val="af6"/>
            </w:pPr>
            <w:r w:rsidRPr="00B1730D">
              <w:t>Name</w:t>
            </w:r>
          </w:p>
        </w:tc>
        <w:tc>
          <w:tcPr>
            <w:tcW w:w="920" w:type="pct"/>
            <w:tcBorders>
              <w:top w:val="single" w:color="000000" w:sz="12" w:space="0"/>
              <w:bottom w:val="single" w:color="000000" w:sz="4" w:space="0"/>
            </w:tcBorders>
            <w:shd w:val="clear" w:color="auto" w:fill="E0E0E0"/>
          </w:tcPr>
          <w:p w:rsidR="007A29ED" w:rsidP="00FA0FBB" w:rsidRDefault="007A29ED">
            <w:pPr>
              <w:pStyle w:val="af6"/>
            </w:pPr>
            <w:r>
              <w:rPr>
                <w:rFonts w:hint="eastAsia"/>
              </w:rPr>
              <w:t>Safety Critical</w:t>
            </w:r>
          </w:p>
        </w:tc>
        <w:tc>
          <w:tcPr>
            <w:tcW w:w="785" w:type="pct"/>
            <w:tcBorders>
              <w:top w:val="single" w:color="000000" w:sz="12" w:space="0"/>
              <w:bottom w:val="single" w:color="000000" w:sz="4" w:space="0"/>
            </w:tcBorders>
            <w:shd w:val="clear" w:color="auto" w:fill="E0E0E0"/>
          </w:tcPr>
          <w:p w:rsidR="007A29ED" w:rsidP="00FA0FBB" w:rsidRDefault="007A29ED">
            <w:pPr>
              <w:pStyle w:val="af6"/>
            </w:pPr>
            <w:r w:rsidRPr="00B1730D">
              <w:t>Observable</w:t>
            </w:r>
          </w:p>
        </w:tc>
        <w:tc>
          <w:tcPr>
            <w:tcW w:w="1425" w:type="pct"/>
            <w:tcBorders>
              <w:top w:val="single" w:color="000000" w:sz="12" w:space="0"/>
              <w:bottom w:val="single" w:color="000000" w:sz="4" w:space="0"/>
            </w:tcBorders>
            <w:shd w:val="clear" w:color="auto" w:fill="E0E0E0"/>
          </w:tcPr>
          <w:p w:rsidR="007A29ED" w:rsidP="00FA0FBB" w:rsidRDefault="007A29ED">
            <w:pPr>
              <w:pStyle w:val="af6"/>
            </w:pPr>
            <w:r w:rsidRPr="00B1730D">
              <w:t>Logical Type</w:t>
            </w:r>
          </w:p>
        </w:tc>
      </w:tr>
      <w:tr w:rsidR="00ED2625" w:rsidTr="00C72FC5">
        <w:tc>
          <w:tcPr>
            <w:tcW w:w="1869" w:type="pct"/>
            <w:tcBorders>
              <w:top w:val="single" w:color="000000" w:sz="4" w:space="0"/>
            </w:tcBorders>
            <w:shd w:val="clear" w:color="auto" w:fill="auto"/>
          </w:tcPr>
          <w:p w:rsidR="00ED2625" w:rsidP="00591D6B" w:rsidRDefault="00532AED">
            <w:pPr>
              <w:pStyle w:val="AltB0"/>
            </w:pPr>
            <w:hyperlink w:history="1" w:anchor="AverageWheelAcceleration">
              <w:r w:rsidR="00ED2625">
                <w:rPr>
                  <w:rStyle w:val="ac"/>
                </w:rPr>
                <w:t>AverageWheelAcceleration</w:t>
              </w:r>
            </w:hyperlink>
          </w:p>
        </w:tc>
        <w:tc>
          <w:tcPr>
            <w:tcW w:w="920" w:type="pct"/>
            <w:tcBorders>
              <w:top w:val="single" w:color="000000" w:sz="4" w:space="0"/>
            </w:tcBorders>
          </w:tcPr>
          <w:p w:rsidR="00ED2625" w:rsidP="00591D6B" w:rsidRDefault="00ED2625">
            <w:pPr>
              <w:pStyle w:val="AltB0"/>
            </w:pPr>
            <w:r>
              <w:rPr>
                <w:rFonts w:hint="eastAsia"/>
              </w:rPr>
              <w:t>√</w:t>
            </w:r>
          </w:p>
        </w:tc>
        <w:tc>
          <w:tcPr>
            <w:tcW w:w="785" w:type="pct"/>
            <w:tcBorders>
              <w:top w:val="single" w:color="000000" w:sz="4" w:space="0"/>
            </w:tcBorders>
            <w:shd w:val="clear" w:color="auto" w:fill="auto"/>
          </w:tcPr>
          <w:p w:rsidR="00ED2625" w:rsidP="00591D6B" w:rsidRDefault="00ED2625">
            <w:pPr>
              <w:pStyle w:val="AltB0"/>
            </w:pPr>
            <w:r>
              <w:rPr>
                <w:rFonts w:hint="eastAsia"/>
              </w:rPr>
              <w:t>√</w:t>
            </w:r>
          </w:p>
        </w:tc>
        <w:tc>
          <w:tcPr>
            <w:tcW w:w="1425" w:type="pct"/>
            <w:tcBorders>
              <w:top w:val="single" w:color="000000" w:sz="4" w:space="0"/>
            </w:tcBorders>
            <w:shd w:val="clear" w:color="auto" w:fill="auto"/>
          </w:tcPr>
          <w:p w:rsidR="00ED2625" w:rsidP="00591D6B" w:rsidRDefault="00FF3D09">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ED2625" w:rsidTr="00C72FC5">
        <w:tc>
          <w:tcPr>
            <w:tcW w:w="1869" w:type="pct"/>
            <w:shd w:val="clear" w:color="auto" w:fill="auto"/>
          </w:tcPr>
          <w:p w:rsidR="00ED2625" w:rsidP="00591D6B" w:rsidRDefault="00532AED">
            <w:pPr>
              <w:pStyle w:val="AltB0"/>
            </w:pPr>
            <w:hyperlink w:history="1" w:anchor="FilteredWheelAcceleration">
              <w:r w:rsidR="00ED2625">
                <w:rPr>
                  <w:rStyle w:val="ac"/>
                </w:rPr>
                <w:t>FilteredWheelAcceleration</w:t>
              </w:r>
            </w:hyperlink>
          </w:p>
        </w:tc>
        <w:tc>
          <w:tcPr>
            <w:tcW w:w="920" w:type="pct"/>
          </w:tcPr>
          <w:p w:rsidR="00ED2625" w:rsidP="00591D6B" w:rsidRDefault="00ED2625">
            <w:pPr>
              <w:pStyle w:val="AltB0"/>
            </w:pPr>
            <w:r>
              <w:rPr>
                <w:rFonts w:hint="eastAsia"/>
              </w:rPr>
              <w:t>√</w:t>
            </w:r>
          </w:p>
        </w:tc>
        <w:tc>
          <w:tcPr>
            <w:tcW w:w="785" w:type="pct"/>
            <w:shd w:val="clear" w:color="auto" w:fill="auto"/>
          </w:tcPr>
          <w:p w:rsidR="00ED2625" w:rsidP="00591D6B" w:rsidRDefault="00ED2625">
            <w:pPr>
              <w:pStyle w:val="AltB0"/>
            </w:pPr>
            <w:r>
              <w:rPr>
                <w:rFonts w:hint="eastAsia"/>
              </w:rPr>
              <w:t>√</w:t>
            </w:r>
          </w:p>
        </w:tc>
        <w:tc>
          <w:tcPr>
            <w:tcW w:w="1425" w:type="pct"/>
            <w:shd w:val="clear" w:color="auto" w:fill="auto"/>
          </w:tcPr>
          <w:p w:rsidR="00ED2625" w:rsidP="00591D6B" w:rsidRDefault="00FF3D09">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ED2625" w:rsidTr="00C72FC5">
        <w:tc>
          <w:tcPr>
            <w:tcW w:w="1869" w:type="pct"/>
            <w:shd w:val="clear" w:color="auto" w:fill="auto"/>
          </w:tcPr>
          <w:p w:rsidR="00ED2625" w:rsidP="00591D6B" w:rsidRDefault="00532AED">
            <w:pPr>
              <w:pStyle w:val="AltB0"/>
            </w:pPr>
            <w:hyperlink w:history="1" w:anchor="InstantaneousWheelAcceleration">
              <w:r w:rsidR="00ED2625">
                <w:rPr>
                  <w:rStyle w:val="ac"/>
                </w:rPr>
                <w:t>InstantaneousWheelAcceleration</w:t>
              </w:r>
            </w:hyperlink>
          </w:p>
        </w:tc>
        <w:tc>
          <w:tcPr>
            <w:tcW w:w="920" w:type="pct"/>
          </w:tcPr>
          <w:p w:rsidR="00ED2625" w:rsidP="00591D6B" w:rsidRDefault="00ED2625">
            <w:pPr>
              <w:pStyle w:val="AltB0"/>
            </w:pPr>
            <w:r>
              <w:rPr>
                <w:rFonts w:hint="eastAsia"/>
              </w:rPr>
              <w:t>√</w:t>
            </w:r>
          </w:p>
        </w:tc>
        <w:tc>
          <w:tcPr>
            <w:tcW w:w="785" w:type="pct"/>
            <w:shd w:val="clear" w:color="auto" w:fill="auto"/>
          </w:tcPr>
          <w:p w:rsidR="00ED2625" w:rsidP="00591D6B" w:rsidRDefault="00ED2625">
            <w:pPr>
              <w:pStyle w:val="AltB0"/>
            </w:pPr>
            <w:r>
              <w:rPr>
                <w:rFonts w:hint="eastAsia"/>
              </w:rPr>
              <w:t>√</w:t>
            </w:r>
          </w:p>
        </w:tc>
        <w:tc>
          <w:tcPr>
            <w:tcW w:w="1425" w:type="pct"/>
            <w:shd w:val="clear" w:color="auto" w:fill="auto"/>
          </w:tcPr>
          <w:p w:rsidR="00ED2625" w:rsidP="00591D6B" w:rsidRDefault="00FF3D09">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ED2625" w:rsidTr="00C72FC5">
        <w:tc>
          <w:tcPr>
            <w:tcW w:w="1869" w:type="pct"/>
            <w:shd w:val="clear" w:color="auto" w:fill="auto"/>
          </w:tcPr>
          <w:p w:rsidR="00ED2625" w:rsidP="00591D6B" w:rsidRDefault="00532AED">
            <w:pPr>
              <w:pStyle w:val="AltB0"/>
            </w:pPr>
            <w:hyperlink w:history="1" w:anchor="MaxMotionDuringBrakingOrSliding">
              <w:r w:rsidR="00ED2625">
                <w:rPr>
                  <w:rStyle w:val="ac"/>
                </w:rPr>
                <w:t>MaxMotionDuringBrakingOrSliding</w:t>
              </w:r>
            </w:hyperlink>
          </w:p>
        </w:tc>
        <w:tc>
          <w:tcPr>
            <w:tcW w:w="920" w:type="pct"/>
          </w:tcPr>
          <w:p w:rsidR="00ED2625" w:rsidP="00591D6B" w:rsidRDefault="00ED2625">
            <w:pPr>
              <w:pStyle w:val="AltB0"/>
            </w:pPr>
            <w:r>
              <w:rPr>
                <w:rFonts w:hint="eastAsia"/>
              </w:rPr>
              <w:t>√</w:t>
            </w:r>
          </w:p>
        </w:tc>
        <w:tc>
          <w:tcPr>
            <w:tcW w:w="785" w:type="pct"/>
            <w:shd w:val="clear" w:color="auto" w:fill="auto"/>
          </w:tcPr>
          <w:p w:rsidR="00ED2625" w:rsidP="00591D6B" w:rsidRDefault="00ED2625">
            <w:pPr>
              <w:pStyle w:val="AltB0"/>
            </w:pPr>
            <w:r>
              <w:rPr>
                <w:rFonts w:hint="eastAsia"/>
              </w:rPr>
              <w:t>√</w:t>
            </w:r>
          </w:p>
        </w:tc>
        <w:tc>
          <w:tcPr>
            <w:tcW w:w="1425" w:type="pct"/>
            <w:shd w:val="clear" w:color="auto" w:fill="auto"/>
          </w:tcPr>
          <w:p w:rsidR="00ED2625" w:rsidP="00591D6B" w:rsidRDefault="00FF3D09">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6409F" w:rsidTr="00C72FC5">
        <w:tc>
          <w:tcPr>
            <w:tcW w:w="1869" w:type="pct"/>
            <w:shd w:val="clear" w:color="auto" w:fill="auto"/>
          </w:tcPr>
          <w:p w:rsidR="0066409F" w:rsidP="00591D6B" w:rsidRDefault="00532AED">
            <w:pPr>
              <w:pStyle w:val="AltB0"/>
            </w:pPr>
            <w:hyperlink w:history="1" w:anchor="MaxMotionOdometerSignChanged">
              <w:r w:rsidR="0066409F">
                <w:rPr>
                  <w:rStyle w:val="ac"/>
                </w:rPr>
                <w:t>MaxMotionOdometerSignChanged</w:t>
              </w:r>
            </w:hyperlink>
          </w:p>
        </w:tc>
        <w:tc>
          <w:tcPr>
            <w:tcW w:w="920" w:type="pct"/>
          </w:tcPr>
          <w:p w:rsidR="0066409F" w:rsidP="00591D6B" w:rsidRDefault="0066409F">
            <w:pPr>
              <w:pStyle w:val="AltB0"/>
            </w:pPr>
            <w:r>
              <w:rPr>
                <w:rFonts w:hint="eastAsia"/>
              </w:rPr>
              <w:t>√</w:t>
            </w:r>
          </w:p>
        </w:tc>
        <w:tc>
          <w:tcPr>
            <w:tcW w:w="785" w:type="pct"/>
            <w:shd w:val="clear" w:color="auto" w:fill="auto"/>
          </w:tcPr>
          <w:p w:rsidR="0066409F" w:rsidP="00591D6B" w:rsidRDefault="0066409F">
            <w:pPr>
              <w:pStyle w:val="AltB0"/>
            </w:pPr>
            <w:r>
              <w:rPr>
                <w:rFonts w:hint="eastAsia"/>
              </w:rPr>
              <w:t>√</w:t>
            </w:r>
          </w:p>
        </w:tc>
        <w:tc>
          <w:tcPr>
            <w:tcW w:w="1425" w:type="pct"/>
            <w:shd w:val="clear" w:color="auto" w:fill="auto"/>
          </w:tcPr>
          <w:p w:rsidR="0066409F"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C72FC5" w:rsidTr="00C72FC5">
        <w:tc>
          <w:tcPr>
            <w:tcW w:w="1869" w:type="pct"/>
            <w:shd w:val="clear" w:color="auto" w:fill="auto"/>
          </w:tcPr>
          <w:p w:rsidR="00C72FC5" w:rsidP="00591D6B" w:rsidRDefault="00532AED">
            <w:pPr>
              <w:pStyle w:val="AltB0"/>
            </w:pPr>
            <w:hyperlink w:history="1" w:anchor="MotionUnderEstimationState">
              <w:r w:rsidRPr="00FA6F9C" w:rsidR="00C72FC5">
                <w:rPr>
                  <w:rStyle w:val="ac"/>
                  <w:rFonts w:hint="eastAsia"/>
                </w:rPr>
                <w:t>MotionUnderEstimationState</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C72FC5">
            <w:pPr>
              <w:pStyle w:val="AltB0"/>
            </w:pPr>
            <w:r>
              <w:fldChar w:fldCharType="begin"/>
            </w:r>
            <w:r>
              <w:instrText xml:space="preserve"> REF ENUM_SLIPPING_STATE \h </w:instrText>
            </w:r>
            <w:r>
              <w:fldChar w:fldCharType="separate"/>
            </w:r>
            <w:r w:rsidRPr="00190111" w:rsidR="00DE178B">
              <w:rPr>
                <w:rStyle w:val="DATATYPE"/>
              </w:rPr>
              <w:t>ENUM_SLIPPING_</w:t>
            </w:r>
            <w:r w:rsidRPr="00190111" w:rsidR="00DE178B">
              <w:rPr>
                <w:rStyle w:val="DATATYPE"/>
                <w:rFonts w:hint="eastAsia"/>
              </w:rPr>
              <w:t>STATE</w:t>
            </w:r>
            <w:r>
              <w:fldChar w:fldCharType="end"/>
            </w:r>
          </w:p>
        </w:tc>
      </w:tr>
      <w:tr w:rsidR="00C72FC5" w:rsidTr="00C72FC5">
        <w:tc>
          <w:tcPr>
            <w:tcW w:w="1869" w:type="pct"/>
            <w:shd w:val="clear" w:color="auto" w:fill="auto"/>
          </w:tcPr>
          <w:p w:rsidR="00C72FC5" w:rsidP="00591D6B" w:rsidRDefault="00532AED">
            <w:pPr>
              <w:pStyle w:val="AltB0"/>
            </w:pPr>
            <w:hyperlink w:history="1" w:anchor="OdometerAxleMotorized">
              <w:r w:rsidRPr="006E2BD8" w:rsidR="00C72FC5">
                <w:rPr>
                  <w:rStyle w:val="ac"/>
                  <w:rFonts w:hint="eastAsia"/>
                </w:rPr>
                <w:t>OdometerAxleMotorized</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C72FC5" w:rsidTr="00C72FC5">
        <w:tc>
          <w:tcPr>
            <w:tcW w:w="1869" w:type="pct"/>
            <w:shd w:val="clear" w:color="auto" w:fill="auto"/>
          </w:tcPr>
          <w:p w:rsidR="00C72FC5" w:rsidP="00591D6B" w:rsidRDefault="00532AED">
            <w:pPr>
              <w:pStyle w:val="AltB0"/>
            </w:pPr>
            <w:hyperlink w:history="1" w:anchor="OverestimatedMotionMax">
              <w:r w:rsidRPr="00A15FD7" w:rsidR="00C72FC5">
                <w:rPr>
                  <w:rStyle w:val="ac"/>
                </w:rPr>
                <w:t>OverestimatedMotionMax</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C72FC5">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C72FC5" w:rsidTr="00C72FC5">
        <w:tc>
          <w:tcPr>
            <w:tcW w:w="1869" w:type="pct"/>
            <w:shd w:val="clear" w:color="auto" w:fill="auto"/>
          </w:tcPr>
          <w:p w:rsidR="00C72FC5" w:rsidP="00591D6B" w:rsidRDefault="00532AED">
            <w:pPr>
              <w:pStyle w:val="AltB0"/>
            </w:pPr>
            <w:hyperlink w:history="1" w:anchor="OverestimatedMotionMin">
              <w:r w:rsidRPr="00D2644D" w:rsidR="00C72FC5">
                <w:rPr>
                  <w:rStyle w:val="ac"/>
                </w:rPr>
                <w:t>Over</w:t>
              </w:r>
              <w:r w:rsidR="00A02C85">
                <w:rPr>
                  <w:rStyle w:val="ac"/>
                  <w:rFonts w:hint="eastAsia"/>
                </w:rPr>
                <w:t>e</w:t>
              </w:r>
              <w:r w:rsidRPr="00D2644D" w:rsidR="00C72FC5">
                <w:rPr>
                  <w:rStyle w:val="ac"/>
                </w:rPr>
                <w:t>stimatedMotionMin</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C72FC5">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C72FC5" w:rsidTr="00C72FC5">
        <w:tc>
          <w:tcPr>
            <w:tcW w:w="1869" w:type="pct"/>
            <w:shd w:val="clear" w:color="auto" w:fill="auto"/>
          </w:tcPr>
          <w:p w:rsidR="00C72FC5" w:rsidP="00591D6B" w:rsidRDefault="00532AED">
            <w:pPr>
              <w:pStyle w:val="AltB0"/>
            </w:pPr>
            <w:hyperlink w:history="1" w:anchor="SlidingEnded">
              <w:r w:rsidR="00C72FC5">
                <w:rPr>
                  <w:rStyle w:val="ac"/>
                </w:rPr>
                <w:t>SlidingEnded</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C72FC5" w:rsidTr="00C72FC5">
        <w:tc>
          <w:tcPr>
            <w:tcW w:w="1869" w:type="pct"/>
            <w:shd w:val="clear" w:color="auto" w:fill="auto"/>
          </w:tcPr>
          <w:p w:rsidR="00C72FC5" w:rsidP="00591D6B" w:rsidRDefault="00532AED">
            <w:pPr>
              <w:pStyle w:val="AltB0"/>
            </w:pPr>
            <w:hyperlink w:history="1" w:anchor="SlidingExcess">
              <w:r w:rsidR="00C72FC5">
                <w:rPr>
                  <w:rStyle w:val="ac"/>
                </w:rPr>
                <w:t>SlidingExcess</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C72FC5" w:rsidTr="00C72FC5">
        <w:tc>
          <w:tcPr>
            <w:tcW w:w="1869" w:type="pct"/>
            <w:shd w:val="clear" w:color="auto" w:fill="auto"/>
          </w:tcPr>
          <w:p w:rsidR="00C72FC5" w:rsidP="00591D6B" w:rsidRDefault="00532AED">
            <w:pPr>
              <w:pStyle w:val="AltB0"/>
            </w:pPr>
            <w:hyperlink w:history="1" w:anchor="SlipSlideModellingFault">
              <w:r w:rsidR="00C72FC5">
                <w:rPr>
                  <w:rStyle w:val="ac"/>
                </w:rPr>
                <w:t>Slip</w:t>
              </w:r>
              <w:r w:rsidR="00C72FC5">
                <w:rPr>
                  <w:rStyle w:val="ac"/>
                  <w:rFonts w:hint="eastAsia"/>
                </w:rPr>
                <w:t>Slide</w:t>
              </w:r>
              <w:r w:rsidR="00C72FC5">
                <w:rPr>
                  <w:rStyle w:val="ac"/>
                </w:rPr>
                <w:t>ModellingFault</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C72FC5" w:rsidTr="00C72FC5">
        <w:tc>
          <w:tcPr>
            <w:tcW w:w="1869" w:type="pct"/>
            <w:shd w:val="clear" w:color="auto" w:fill="auto"/>
          </w:tcPr>
          <w:p w:rsidR="00C72FC5" w:rsidP="00591D6B" w:rsidRDefault="00532AED">
            <w:pPr>
              <w:pStyle w:val="AltB0"/>
            </w:pPr>
            <w:hyperlink w:history="1" w:anchor="SlippingEnded">
              <w:r w:rsidRPr="006E2BD8" w:rsidR="00C72FC5">
                <w:rPr>
                  <w:rStyle w:val="ac"/>
                  <w:rFonts w:hint="eastAsia"/>
                </w:rPr>
                <w:t>SlippingEnded</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C72FC5" w:rsidTr="00C72FC5">
        <w:tc>
          <w:tcPr>
            <w:tcW w:w="1869" w:type="pct"/>
            <w:shd w:val="clear" w:color="auto" w:fill="auto"/>
          </w:tcPr>
          <w:p w:rsidR="00C72FC5" w:rsidP="00591D6B" w:rsidRDefault="00532AED">
            <w:pPr>
              <w:pStyle w:val="AltB0"/>
            </w:pPr>
            <w:hyperlink w:history="1" w:anchor="SlippingExcess">
              <w:r w:rsidRPr="006E2BD8" w:rsidR="00C72FC5">
                <w:rPr>
                  <w:rStyle w:val="ac"/>
                  <w:rFonts w:hint="eastAsia"/>
                </w:rPr>
                <w:t>SlippingExcess</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C72FC5" w:rsidTr="00C72FC5">
        <w:tc>
          <w:tcPr>
            <w:tcW w:w="1869" w:type="pct"/>
            <w:shd w:val="clear" w:color="auto" w:fill="auto"/>
          </w:tcPr>
          <w:p w:rsidR="00C72FC5" w:rsidP="00591D6B" w:rsidRDefault="00532AED">
            <w:pPr>
              <w:pStyle w:val="AltB0"/>
            </w:pPr>
            <w:hyperlink w:history="1" w:anchor="StartBrakingMovementMax">
              <w:r w:rsidR="00C72FC5">
                <w:rPr>
                  <w:rStyle w:val="ac"/>
                </w:rPr>
                <w:t>StartBrakingMovementMax</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C72FC5">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C72FC5" w:rsidTr="00C72FC5">
        <w:tc>
          <w:tcPr>
            <w:tcW w:w="1869" w:type="pct"/>
            <w:shd w:val="clear" w:color="auto" w:fill="auto"/>
          </w:tcPr>
          <w:p w:rsidR="00C72FC5" w:rsidP="00591D6B" w:rsidRDefault="00532AED">
            <w:pPr>
              <w:pStyle w:val="AltB0"/>
            </w:pPr>
            <w:hyperlink w:history="1" w:anchor="StartBrakingMovementMin">
              <w:r w:rsidR="00C72FC5">
                <w:rPr>
                  <w:rStyle w:val="ac"/>
                </w:rPr>
                <w:t>StartBrakingMovementMin</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C72FC5">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C72FC5" w:rsidTr="00C72FC5">
        <w:tc>
          <w:tcPr>
            <w:tcW w:w="1869" w:type="pct"/>
            <w:shd w:val="clear" w:color="auto" w:fill="auto"/>
          </w:tcPr>
          <w:p w:rsidR="00C72FC5" w:rsidP="00591D6B" w:rsidRDefault="00532AED">
            <w:pPr>
              <w:pStyle w:val="AltB0"/>
            </w:pPr>
            <w:hyperlink w:history="1" w:anchor="StartMotoringMovementMin">
              <w:r w:rsidRPr="006E2BD8" w:rsidR="00C72FC5">
                <w:rPr>
                  <w:rStyle w:val="ac"/>
                  <w:rFonts w:hint="eastAsia"/>
                </w:rPr>
                <w:t>StartMotoringMovementMin</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C72FC5">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C72FC5" w:rsidTr="00C72FC5">
        <w:tc>
          <w:tcPr>
            <w:tcW w:w="1869" w:type="pct"/>
            <w:shd w:val="clear" w:color="auto" w:fill="auto"/>
          </w:tcPr>
          <w:p w:rsidR="00C72FC5" w:rsidP="00591D6B" w:rsidRDefault="00532AED">
            <w:pPr>
              <w:pStyle w:val="AltB0"/>
            </w:pPr>
            <w:hyperlink w:history="1" w:anchor="StartSlidingSpeed">
              <w:r w:rsidR="00C72FC5">
                <w:rPr>
                  <w:rStyle w:val="ac"/>
                </w:rPr>
                <w:t>StartSlidingSpeed</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C72FC5">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C72FC5" w:rsidTr="00C72FC5">
        <w:tc>
          <w:tcPr>
            <w:tcW w:w="1869" w:type="pct"/>
            <w:shd w:val="clear" w:color="auto" w:fill="auto"/>
          </w:tcPr>
          <w:p w:rsidR="00C72FC5" w:rsidP="00591D6B" w:rsidRDefault="00532AED">
            <w:pPr>
              <w:pStyle w:val="AltB0"/>
            </w:pPr>
            <w:hyperlink w:history="1" w:anchor="StartSlippingSpeed">
              <w:r w:rsidRPr="006E2BD8" w:rsidR="00C72FC5">
                <w:rPr>
                  <w:rStyle w:val="ac"/>
                  <w:rFonts w:hint="eastAsia"/>
                </w:rPr>
                <w:t>StartSlippingSpeed</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C72FC5">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C72FC5" w:rsidTr="00C72FC5">
        <w:tc>
          <w:tcPr>
            <w:tcW w:w="1869" w:type="pct"/>
            <w:shd w:val="clear" w:color="auto" w:fill="auto"/>
          </w:tcPr>
          <w:p w:rsidR="00C72FC5" w:rsidP="00591D6B" w:rsidRDefault="00532AED">
            <w:pPr>
              <w:pStyle w:val="AltB0"/>
            </w:pPr>
            <w:hyperlink w:history="1" w:anchor="TimeInSliding">
              <w:r w:rsidR="00C72FC5">
                <w:rPr>
                  <w:rStyle w:val="ac"/>
                </w:rPr>
                <w:t>TimeInSliding</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C72FC5">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C72FC5" w:rsidTr="00C72FC5">
        <w:tc>
          <w:tcPr>
            <w:tcW w:w="1869" w:type="pct"/>
            <w:shd w:val="clear" w:color="auto" w:fill="auto"/>
          </w:tcPr>
          <w:p w:rsidR="00C72FC5" w:rsidP="00591D6B" w:rsidRDefault="00532AED">
            <w:pPr>
              <w:pStyle w:val="AltB0"/>
            </w:pPr>
            <w:hyperlink w:history="1" w:anchor="TimeInSlipping">
              <w:r w:rsidRPr="006E2BD8" w:rsidR="00C72FC5">
                <w:rPr>
                  <w:rStyle w:val="ac"/>
                  <w:rFonts w:hint="eastAsia"/>
                </w:rPr>
                <w:t>TimeInSlipping</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C72FC5">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C72FC5" w:rsidTr="00C72FC5">
        <w:tc>
          <w:tcPr>
            <w:tcW w:w="1869" w:type="pct"/>
            <w:shd w:val="clear" w:color="auto" w:fill="auto"/>
          </w:tcPr>
          <w:p w:rsidR="00C72FC5" w:rsidP="00591D6B" w:rsidRDefault="00532AED">
            <w:pPr>
              <w:pStyle w:val="AltB0"/>
            </w:pPr>
            <w:hyperlink w:history="1" w:anchor="UnderestimatedMotionMax">
              <w:r w:rsidRPr="00C72FC5" w:rsidR="00C72FC5">
                <w:rPr>
                  <w:rStyle w:val="ac"/>
                  <w:rFonts w:hint="eastAsia"/>
                </w:rPr>
                <w:t>Under</w:t>
              </w:r>
              <w:r w:rsidRPr="00C72FC5" w:rsidR="00C72FC5">
                <w:rPr>
                  <w:rStyle w:val="ac"/>
                </w:rPr>
                <w:t>estimatedMotionMax</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C72FC5">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C72FC5" w:rsidTr="00C72FC5">
        <w:tc>
          <w:tcPr>
            <w:tcW w:w="1869" w:type="pct"/>
            <w:shd w:val="clear" w:color="auto" w:fill="auto"/>
          </w:tcPr>
          <w:p w:rsidR="00C72FC5" w:rsidP="00591D6B" w:rsidRDefault="00532AED">
            <w:pPr>
              <w:pStyle w:val="AltB0"/>
            </w:pPr>
            <w:hyperlink w:history="1" w:anchor="UnderestimatedMotionMin">
              <w:r w:rsidRPr="00C72FC5" w:rsidR="00C72FC5">
                <w:rPr>
                  <w:rStyle w:val="ac"/>
                  <w:rFonts w:hint="eastAsia"/>
                </w:rPr>
                <w:t>Undere</w:t>
              </w:r>
              <w:r w:rsidRPr="00C72FC5" w:rsidR="00C72FC5">
                <w:rPr>
                  <w:rStyle w:val="ac"/>
                </w:rPr>
                <w:t>stimatedMotionMin</w:t>
              </w:r>
            </w:hyperlink>
          </w:p>
        </w:tc>
        <w:tc>
          <w:tcPr>
            <w:tcW w:w="920" w:type="pct"/>
          </w:tcPr>
          <w:p w:rsidR="00C72FC5" w:rsidP="00591D6B" w:rsidRDefault="00C72FC5">
            <w:pPr>
              <w:pStyle w:val="AltB0"/>
            </w:pPr>
            <w:r>
              <w:rPr>
                <w:rFonts w:hint="eastAsia"/>
              </w:rPr>
              <w:t>√</w:t>
            </w:r>
          </w:p>
        </w:tc>
        <w:tc>
          <w:tcPr>
            <w:tcW w:w="785" w:type="pct"/>
            <w:shd w:val="clear" w:color="auto" w:fill="auto"/>
          </w:tcPr>
          <w:p w:rsidR="00C72FC5" w:rsidP="00591D6B" w:rsidRDefault="00C72FC5">
            <w:pPr>
              <w:pStyle w:val="AltB0"/>
            </w:pPr>
            <w:r>
              <w:rPr>
                <w:rFonts w:hint="eastAsia"/>
              </w:rPr>
              <w:t>√</w:t>
            </w:r>
          </w:p>
        </w:tc>
        <w:tc>
          <w:tcPr>
            <w:tcW w:w="1425" w:type="pct"/>
            <w:shd w:val="clear" w:color="auto" w:fill="auto"/>
          </w:tcPr>
          <w:p w:rsidR="00C72FC5" w:rsidP="00591D6B" w:rsidRDefault="00C72FC5">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00896D6D" w:rsidP="00C93484" w:rsidRDefault="00896D6D">
      <w:pPr>
        <w:pStyle w:val="Reqtify"/>
      </w:pPr>
    </w:p>
    <w:p w:rsidRPr="00003A18" w:rsidR="00896D6D" w:rsidP="00934391" w:rsidRDefault="00896D6D">
      <w:pPr>
        <w:pStyle w:val="3"/>
      </w:pPr>
      <w:r w:rsidRPr="00A61D30">
        <w:rPr>
          <w:rFonts w:hint="eastAsia"/>
        </w:rPr>
        <w:t>Processing</w:t>
      </w:r>
    </w:p>
    <w:p w:rsidR="008334E2" w:rsidP="00C93484" w:rsidRDefault="008334E2">
      <w:pPr>
        <w:pStyle w:val="Reqtify"/>
      </w:pPr>
      <w:r>
        <w:rPr>
          <w:rFonts w:hint="eastAsia"/>
        </w:rPr>
        <w:t>由于编码里程计安装在列车的制动轴上，因此当列车制动时，钢轨和车轮之间有可能会发生“打滑”现象，导致通过里程计测得的车轮位移小于实际的列车位移（即车轮的转动速度慢于列车实际前进的速度）。为补偿这种情况，</w:t>
      </w:r>
      <w:r>
        <w:rPr>
          <w:rFonts w:hint="eastAsia"/>
        </w:rPr>
        <w:t>ATP</w:t>
      </w:r>
      <w:r>
        <w:rPr>
          <w:rFonts w:hint="eastAsia"/>
        </w:rPr>
        <w:t>软件根据里程计测得的加</w:t>
      </w:r>
      <w:r>
        <w:rPr>
          <w:rFonts w:hint="eastAsia"/>
        </w:rPr>
        <w:lastRenderedPageBreak/>
        <w:t>速度变化，对测得位移进行补偿，得到过估的列车“实际位移”，并据此过估列车的速度，从而保证安全。</w:t>
      </w:r>
    </w:p>
    <w:p w:rsidRPr="00775C55" w:rsidR="008334E2" w:rsidP="00C93484" w:rsidRDefault="008334E2">
      <w:pPr>
        <w:pStyle w:val="Reqtify"/>
      </w:pPr>
      <w:r w:rsidRPr="00775C55">
        <w:rPr>
          <w:rFonts w:hint="eastAsia"/>
        </w:rPr>
        <w:t>As the cod</w:t>
      </w:r>
      <w:r>
        <w:rPr>
          <w:rFonts w:hint="eastAsia"/>
        </w:rPr>
        <w:t>ed</w:t>
      </w:r>
      <w:r w:rsidRPr="00775C55">
        <w:rPr>
          <w:rFonts w:hint="eastAsia"/>
        </w:rPr>
        <w:t xml:space="preserve"> odometer installed </w:t>
      </w:r>
      <w:r>
        <w:rPr>
          <w:rFonts w:hint="eastAsia"/>
        </w:rPr>
        <w:t>on</w:t>
      </w:r>
      <w:r w:rsidRPr="00775C55">
        <w:rPr>
          <w:rFonts w:hint="eastAsia"/>
        </w:rPr>
        <w:t xml:space="preserve"> the train brake axle, there is maybe </w:t>
      </w:r>
      <w:r>
        <w:rPr>
          <w:rFonts w:hint="eastAsia"/>
        </w:rPr>
        <w:t>sliding</w:t>
      </w:r>
      <w:r w:rsidRPr="00775C55">
        <w:rPr>
          <w:rFonts w:hint="eastAsia"/>
        </w:rPr>
        <w:t xml:space="preserve"> phenomenon between rail</w:t>
      </w:r>
      <w:r w:rsidR="00397BD9">
        <w:rPr>
          <w:rFonts w:hint="eastAsia"/>
        </w:rPr>
        <w:t xml:space="preserve"> and </w:t>
      </w:r>
      <w:r w:rsidRPr="00775C55">
        <w:rPr>
          <w:rFonts w:hint="eastAsia"/>
        </w:rPr>
        <w:t xml:space="preserve">wheel when the train </w:t>
      </w:r>
      <w:r>
        <w:rPr>
          <w:rFonts w:hint="eastAsia"/>
        </w:rPr>
        <w:t>braking</w:t>
      </w:r>
      <w:r w:rsidRPr="00775C55">
        <w:rPr>
          <w:rFonts w:hint="eastAsia"/>
        </w:rPr>
        <w:t xml:space="preserve">. So it will lead to the situation that the detected wheel </w:t>
      </w:r>
      <w:r w:rsidR="00C83252">
        <w:t>movement</w:t>
      </w:r>
      <w:r w:rsidRPr="00775C55">
        <w:rPr>
          <w:rFonts w:hint="eastAsia"/>
        </w:rPr>
        <w:t xml:space="preserve"> is less than the actual train </w:t>
      </w:r>
      <w:r w:rsidR="00C83252">
        <w:t>movement</w:t>
      </w:r>
      <w:r w:rsidRPr="00775C55">
        <w:rPr>
          <w:rFonts w:hint="eastAsia"/>
        </w:rPr>
        <w:t xml:space="preserve"> (</w:t>
      </w:r>
      <w:r w:rsidRPr="00775C55" w:rsidR="00C83252">
        <w:t>i</w:t>
      </w:r>
      <w:r w:rsidR="00C83252">
        <w:t>.e</w:t>
      </w:r>
      <w:r w:rsidRPr="00775C55" w:rsidR="00C83252">
        <w:t>.</w:t>
      </w:r>
      <w:r w:rsidRPr="00775C55">
        <w:rPr>
          <w:rFonts w:hint="eastAsia"/>
        </w:rPr>
        <w:t xml:space="preserve"> the rolling speed of wheel is slower than the actual train speed). In order to avoid this situation, </w:t>
      </w:r>
      <w:r>
        <w:rPr>
          <w:rFonts w:hint="eastAsia"/>
        </w:rPr>
        <w:t>a</w:t>
      </w:r>
      <w:r w:rsidRPr="00775C55">
        <w:rPr>
          <w:rFonts w:hint="eastAsia"/>
        </w:rPr>
        <w:t>ccording to the variables of acceleration tested by odometer, ATP will over-</w:t>
      </w:r>
      <w:r>
        <w:rPr>
          <w:rFonts w:hint="eastAsia"/>
        </w:rPr>
        <w:t>estimate</w:t>
      </w:r>
      <w:r w:rsidRPr="00775C55">
        <w:rPr>
          <w:rFonts w:hint="eastAsia"/>
        </w:rPr>
        <w:t xml:space="preserve"> the </w:t>
      </w:r>
      <w:r>
        <w:rPr>
          <w:rFonts w:hint="eastAsia"/>
        </w:rPr>
        <w:t>movement</w:t>
      </w:r>
      <w:r w:rsidR="00397BD9">
        <w:rPr>
          <w:rFonts w:hint="eastAsia"/>
        </w:rPr>
        <w:t xml:space="preserve"> and </w:t>
      </w:r>
      <w:r w:rsidRPr="00775C55">
        <w:rPr>
          <w:rFonts w:hint="eastAsia"/>
        </w:rPr>
        <w:t xml:space="preserve">get the over-estimated actual train </w:t>
      </w:r>
      <w:r>
        <w:rPr>
          <w:rFonts w:hint="eastAsia"/>
        </w:rPr>
        <w:t>movement</w:t>
      </w:r>
      <w:r w:rsidRPr="00775C55">
        <w:rPr>
          <w:rFonts w:hint="eastAsia"/>
        </w:rPr>
        <w:t xml:space="preserve"> to estimate the train speed for </w:t>
      </w:r>
      <w:r>
        <w:rPr>
          <w:rFonts w:hint="eastAsia"/>
        </w:rPr>
        <w:t>safety consideration.</w:t>
      </w:r>
    </w:p>
    <w:p w:rsidR="008334E2" w:rsidP="00C93484" w:rsidRDefault="008334E2">
      <w:pPr>
        <w:pStyle w:val="Reqtify"/>
      </w:pPr>
    </w:p>
    <w:p w:rsidR="00455F6C" w:rsidP="00C93484" w:rsidRDefault="00455F6C">
      <w:pPr>
        <w:pStyle w:val="Reqtify"/>
      </w:pPr>
      <w:r>
        <w:rPr>
          <w:rFonts w:hint="eastAsia"/>
        </w:rPr>
        <w:t>里程计应尽量避免安装在列车的牵引轴上，若无法避免，则</w:t>
      </w:r>
      <w:r>
        <w:rPr>
          <w:rFonts w:hint="eastAsia"/>
        </w:rPr>
        <w:t>ATP</w:t>
      </w:r>
      <w:r>
        <w:rPr>
          <w:rFonts w:hint="eastAsia"/>
        </w:rPr>
        <w:t>还需对牵引时产生的空转进行补偿。即空转时，里程计测得的车轮转动速度要大于车体实际的移动速度。</w:t>
      </w:r>
    </w:p>
    <w:p w:rsidR="00455F6C" w:rsidP="00C93484" w:rsidRDefault="00455F6C">
      <w:pPr>
        <w:pStyle w:val="Reqtify"/>
      </w:pPr>
    </w:p>
    <w:p w:rsidR="008334E2" w:rsidP="00704491" w:rsidRDefault="008334E2">
      <w:pPr>
        <w:pStyle w:val="ReqtifyAltR"/>
      </w:pPr>
    </w:p>
    <w:p w:rsidR="008334E2" w:rsidP="00704491" w:rsidRDefault="008334E2">
      <w:pPr>
        <w:pStyle w:val="ReqtifyAltR"/>
      </w:pPr>
      <w:r>
        <w:t>[iTC_CC_ATP-SwRS-0</w:t>
      </w:r>
      <w:r>
        <w:rPr>
          <w:rFonts w:hint="eastAsia"/>
        </w:rPr>
        <w:t>201</w:t>
      </w:r>
      <w:r>
        <w:t>]</w:t>
      </w:r>
    </w:p>
    <w:p w:rsidR="008334E2" w:rsidP="00C93484" w:rsidRDefault="0096074C">
      <w:pPr>
        <w:pStyle w:val="Reqtify"/>
      </w:pPr>
      <w:bookmarkStart w:name="InstantaneousWheelAcceleration" w:id="4436"/>
      <w:r w:rsidRPr="00501C21">
        <w:rPr>
          <w:rStyle w:val="aff2"/>
          <w:bCs w:val="0"/>
          <w:iCs w:val="0"/>
        </w:rPr>
        <w:t>InstantaneousWheelAcceleration</w:t>
      </w:r>
      <w:bookmarkEnd w:id="4436"/>
      <w:r w:rsidR="008334E2">
        <w:rPr>
          <w:rFonts w:hint="eastAsia"/>
        </w:rPr>
        <w:t>，在进行最大位移过估算法之前，需计算瞬时车轮加速度</w:t>
      </w:r>
      <w:r w:rsidR="003668E8">
        <w:rPr>
          <w:rFonts w:hint="eastAsia"/>
        </w:rPr>
        <w:t>（为减少采样周期过短使得采样误差导致的加速度大幅变化，</w:t>
      </w:r>
      <w:r w:rsidR="003668E8">
        <w:rPr>
          <w:rFonts w:hint="eastAsia"/>
        </w:rPr>
        <w:t>ATP</w:t>
      </w:r>
      <w:r w:rsidR="003668E8">
        <w:rPr>
          <w:rFonts w:hint="eastAsia"/>
        </w:rPr>
        <w:t>使用相邻</w:t>
      </w:r>
      <w:r w:rsidR="003668E8">
        <w:rPr>
          <w:rFonts w:hint="eastAsia"/>
        </w:rPr>
        <w:t>2</w:t>
      </w:r>
      <w:r w:rsidR="003668E8">
        <w:rPr>
          <w:rFonts w:hint="eastAsia"/>
        </w:rPr>
        <w:t>个周期的算术平均加速度作为瞬时加速度）。</w:t>
      </w:r>
    </w:p>
    <w:p w:rsidR="008334E2" w:rsidP="00C93484" w:rsidRDefault="008334E2">
      <w:pPr>
        <w:pStyle w:val="Reqtify"/>
      </w:pPr>
      <w:r w:rsidRPr="00634120">
        <w:t>When wheel motion</w:t>
      </w:r>
      <w:r w:rsidR="00397BD9">
        <w:t xml:space="preserve"> and </w:t>
      </w:r>
      <w:r w:rsidRPr="00634120">
        <w:t>acceleration are measurable, then instantaneous acceleration computed according following expression:</w:t>
      </w:r>
    </w:p>
    <w:p w:rsidR="00286BBC" w:rsidP="000431E0" w:rsidRDefault="00286BBC">
      <w:pPr>
        <w:pStyle w:val="af7"/>
      </w:pPr>
      <w:r>
        <w:t xml:space="preserve">def </w:t>
      </w:r>
      <w:hyperlink w:history="1" w:anchor="InstantaneousWheelAcceleration">
        <w:r w:rsidR="0096074C">
          <w:rPr>
            <w:rStyle w:val="ac"/>
          </w:rPr>
          <w:t>InstantaneousWheelAcceleration</w:t>
        </w:r>
      </w:hyperlink>
      <w:r>
        <w:t>(k):</w:t>
      </w:r>
    </w:p>
    <w:p w:rsidR="00286BBC" w:rsidP="000431E0" w:rsidRDefault="00286BBC">
      <w:pPr>
        <w:pStyle w:val="af7"/>
      </w:pPr>
      <w:r>
        <w:t xml:space="preserve">    return ((</w:t>
      </w:r>
      <w:hyperlink w:history="1" w:anchor="abs">
        <w:r w:rsidRPr="003B2B37" w:rsidR="003B2B37">
          <w:rPr>
            <w:rStyle w:val="ac"/>
          </w:rPr>
          <w:t>abs</w:t>
        </w:r>
      </w:hyperlink>
      <w:r>
        <w:t>(</w:t>
      </w:r>
      <w:hyperlink w:history="1" w:anchor="TeethCounter">
        <w:r w:rsidR="00B5344E">
          <w:rPr>
            <w:rStyle w:val="ac"/>
          </w:rPr>
          <w:t>TeethCounter</w:t>
        </w:r>
      </w:hyperlink>
      <w:r>
        <w:t xml:space="preserve">(k) - </w:t>
      </w:r>
      <w:hyperlink w:history="1" w:anchor="TeethCounter">
        <w:r w:rsidR="00B5344E">
          <w:rPr>
            <w:rStyle w:val="ac"/>
          </w:rPr>
          <w:t>TeethCounter</w:t>
        </w:r>
      </w:hyperlink>
      <w:r>
        <w:t>(k-2))</w:t>
      </w:r>
    </w:p>
    <w:p w:rsidR="00286BBC" w:rsidP="000431E0" w:rsidRDefault="00286BBC">
      <w:pPr>
        <w:pStyle w:val="af7"/>
      </w:pPr>
      <w:r>
        <w:t xml:space="preserve">             - </w:t>
      </w:r>
      <w:hyperlink w:history="1" w:anchor="abs">
        <w:r w:rsidRPr="003B2B37" w:rsidR="003B2B37">
          <w:rPr>
            <w:rStyle w:val="ac"/>
          </w:rPr>
          <w:t>abs</w:t>
        </w:r>
      </w:hyperlink>
      <w:r>
        <w:t>(</w:t>
      </w:r>
      <w:hyperlink w:history="1" w:anchor="TeethCounter">
        <w:r w:rsidR="00B5344E">
          <w:rPr>
            <w:rStyle w:val="ac"/>
          </w:rPr>
          <w:t>TeethCounter</w:t>
        </w:r>
      </w:hyperlink>
      <w:r>
        <w:t xml:space="preserve">(k-2) - </w:t>
      </w:r>
      <w:hyperlink w:history="1" w:anchor="TeethCounter">
        <w:r w:rsidR="00B5344E">
          <w:rPr>
            <w:rStyle w:val="ac"/>
          </w:rPr>
          <w:t>TeethCounter</w:t>
        </w:r>
      </w:hyperlink>
      <w:r>
        <w:t>(k-4)))</w:t>
      </w:r>
    </w:p>
    <w:p w:rsidR="008334E2" w:rsidP="000431E0" w:rsidRDefault="00286BBC">
      <w:pPr>
        <w:pStyle w:val="af7"/>
      </w:pPr>
      <w:r>
        <w:t xml:space="preserve">            * </w:t>
      </w:r>
      <w:hyperlink w:history="1" w:anchor="MaxCogCalibration">
        <w:r w:rsidR="00B5344E">
          <w:rPr>
            <w:rStyle w:val="ac"/>
          </w:rPr>
          <w:t>MaxCogCalibration</w:t>
        </w:r>
      </w:hyperlink>
      <w:r>
        <w:t>(k</w:t>
      </w:r>
      <w:r w:rsidR="00C82EA1">
        <w:rPr>
          <w:rFonts w:hint="eastAsia"/>
        </w:rPr>
        <w:t>-1</w:t>
      </w:r>
      <w:r>
        <w:t xml:space="preserve">) / </w:t>
      </w:r>
      <w:hyperlink w:history="1" w:anchor="pow">
        <w:r w:rsidRPr="00193A0C" w:rsidR="00EC49AE">
          <w:rPr>
            <w:rStyle w:val="ac"/>
          </w:rPr>
          <w:t>pow</w:t>
        </w:r>
      </w:hyperlink>
      <w:r>
        <w:t>(2*ATP_CYCLE_TIME))</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437"/>
        </w:rPr>
      </w:pPr>
      <w:del w:author="常鸣" w:date="2014-07-03T14:27:00Z" w:id="4438">
        <w:r w:rsidRPr="008A1414" w:rsidDel="009328EA">
          <w:delText>#S</w:delText>
        </w:r>
      </w:del>
      <w:ins w:author="常鸣" w:date="2014-07-03T14:27:00Z" w:id="4439">
        <w:r w:rsidR="009328EA">
          <w:t>#Allocation=ATP Software</w:t>
        </w:r>
      </w:ins>
    </w:p>
    <w:p w:rsidRPr="008A1414" w:rsidR="008334E2" w:rsidP="000C0D62" w:rsidRDefault="009328EA">
      <w:pPr>
        <w:pStyle w:val="ReqtifyAltQ"/>
      </w:pPr>
      <w:ins w:author="常鸣" w:date="2014-07-03T14:27:00Z" w:id="4440">
        <w:r>
          <w:t>#S</w:t>
        </w:r>
      </w:ins>
      <w:r w:rsidRPr="008A1414" w:rsidR="008334E2">
        <w:t>ource=</w:t>
      </w:r>
      <w:r w:rsidRPr="003D2990" w:rsidR="008334E2">
        <w:t>[iTC_CC-SyAD-</w:t>
      </w:r>
      <w:r w:rsidRPr="003D2990" w:rsidR="008334E2">
        <w:rPr>
          <w:rFonts w:hint="eastAsia"/>
        </w:rPr>
        <w:t>0</w:t>
      </w:r>
      <w:r w:rsidR="008334E2">
        <w:rPr>
          <w:rFonts w:hint="eastAsia"/>
        </w:rPr>
        <w:t>147</w:t>
      </w:r>
      <w:r w:rsidRPr="003D2990" w:rsidR="008334E2">
        <w:rPr>
          <w:rFonts w:hint="eastAsia"/>
        </w:rPr>
        <w:t>]</w:t>
      </w:r>
      <w:r w:rsidR="008334E2">
        <w:rPr>
          <w:rFonts w:hint="eastAsia"/>
        </w:rPr>
        <w:t>,</w:t>
      </w:r>
      <w:r w:rsidRPr="00045728" w:rsidR="008334E2">
        <w:t xml:space="preserve"> [iTC_CC_ATP_SwHA-0219]</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202</w:t>
      </w:r>
      <w:r>
        <w:t>]</w:t>
      </w:r>
    </w:p>
    <w:p w:rsidR="008334E2" w:rsidP="00C93484" w:rsidRDefault="007400C0">
      <w:pPr>
        <w:pStyle w:val="Reqtify"/>
      </w:pPr>
      <w:bookmarkStart w:name="FilteredWheelAcceleration" w:id="4441"/>
      <w:r w:rsidRPr="00501C21">
        <w:rPr>
          <w:rStyle w:val="aff2"/>
          <w:bCs w:val="0"/>
          <w:iCs w:val="0"/>
        </w:rPr>
        <w:t>FilteredWheelAcceleration</w:t>
      </w:r>
      <w:bookmarkEnd w:id="4441"/>
      <w:r w:rsidR="008334E2">
        <w:rPr>
          <w:rFonts w:hint="eastAsia"/>
        </w:rPr>
        <w:t>，在进行最大位移过估算法之前，</w:t>
      </w:r>
      <w:r w:rsidR="008334E2">
        <w:rPr>
          <w:rFonts w:hint="eastAsia"/>
        </w:rPr>
        <w:t>ATP</w:t>
      </w:r>
      <w:r w:rsidR="008334E2">
        <w:rPr>
          <w:rFonts w:hint="eastAsia"/>
        </w:rPr>
        <w:t>需计算</w:t>
      </w:r>
      <w:r w:rsidRPr="00360341" w:rsidR="008334E2">
        <w:rPr>
          <w:rStyle w:val="aff1"/>
          <w:rFonts w:hint="eastAsia"/>
        </w:rPr>
        <w:t>FILTERED_ACCELERATION_NB</w:t>
      </w:r>
      <w:r w:rsidR="008334E2">
        <w:rPr>
          <w:rFonts w:hint="eastAsia"/>
        </w:rPr>
        <w:t>个周期的滤波平均加速度</w:t>
      </w:r>
    </w:p>
    <w:p w:rsidR="008334E2" w:rsidP="00C93484" w:rsidRDefault="008334E2">
      <w:pPr>
        <w:pStyle w:val="Reqtify"/>
        <w:rPr>
          <w:rStyle w:val="aff2"/>
        </w:rPr>
      </w:pPr>
    </w:p>
    <w:p w:rsidR="008334E2" w:rsidP="00C93484" w:rsidRDefault="00532AED">
      <w:pPr>
        <w:pStyle w:val="Reqtify"/>
      </w:pPr>
      <w:hyperlink w:history="1" w:anchor="FilteredWheelAcceleration">
        <w:r w:rsidR="007400C0">
          <w:rPr>
            <w:rStyle w:val="ac"/>
            <w:noProof/>
          </w:rPr>
          <w:t>FilteredWheelAcceleration</w:t>
        </w:r>
      </w:hyperlink>
      <w:r w:rsidRPr="00634120" w:rsidR="008334E2">
        <w:t xml:space="preserve"> measurement is the average of </w:t>
      </w:r>
      <w:hyperlink w:history="1" w:anchor="InstantaneousWheelAcceleration">
        <w:r w:rsidR="0096074C">
          <w:rPr>
            <w:rStyle w:val="ac"/>
          </w:rPr>
          <w:t>InstantaneousWheelAcceleration</w:t>
        </w:r>
      </w:hyperlink>
      <w:r w:rsidRPr="00634120" w:rsidR="008334E2">
        <w:t xml:space="preserve"> over </w:t>
      </w:r>
      <w:r w:rsidRPr="00360341" w:rsidR="008334E2">
        <w:rPr>
          <w:rStyle w:val="aff1"/>
          <w:rFonts w:hint="eastAsia"/>
        </w:rPr>
        <w:t>FILTERED_ACCELERATION_NB</w:t>
      </w:r>
      <w:r w:rsidRPr="00634120" w:rsidR="008334E2">
        <w:t xml:space="preserve"> cycles</w:t>
      </w:r>
      <w:r w:rsidR="008334E2">
        <w:rPr>
          <w:rFonts w:hint="eastAsia"/>
        </w:rPr>
        <w:t xml:space="preserve"> for filtering the fluctuation causing by the sampling period</w:t>
      </w:r>
      <w:r w:rsidRPr="00634120" w:rsidR="008334E2">
        <w:t>.</w:t>
      </w:r>
    </w:p>
    <w:p w:rsidR="008334E2" w:rsidP="00C93484" w:rsidRDefault="008334E2">
      <w:pPr>
        <w:pStyle w:val="Reqtify"/>
      </w:pPr>
    </w:p>
    <w:p w:rsidR="008334E2" w:rsidP="000431E0" w:rsidRDefault="00532AED">
      <w:pPr>
        <w:pStyle w:val="af7"/>
      </w:pPr>
      <w:hyperlink w:history="1" w:anchor="FilteredWheelAcceleration">
        <w:r w:rsidR="007400C0">
          <w:rPr>
            <w:rStyle w:val="ac"/>
          </w:rPr>
          <w:t>FilteredWheelAcceleration</w:t>
        </w:r>
      </w:hyperlink>
      <w:r w:rsidRPr="00634120" w:rsidR="008334E2">
        <w:t>(k)</w:t>
      </w:r>
    </w:p>
    <w:p w:rsidR="008334E2" w:rsidP="000431E0" w:rsidRDefault="008334E2">
      <w:pPr>
        <w:pStyle w:val="af7"/>
      </w:pPr>
      <w:r>
        <w:rPr>
          <w:rFonts w:hint="eastAsia"/>
        </w:rPr>
        <w:t xml:space="preserve"> </w:t>
      </w:r>
      <w:r w:rsidRPr="00634120">
        <w:t>= (</w:t>
      </w:r>
      <w:hyperlink w:history="1" w:anchor="InstantaneousWheelAcceleration">
        <w:r w:rsidR="0096074C">
          <w:rPr>
            <w:rStyle w:val="ac"/>
          </w:rPr>
          <w:t>InstantaneousWheelAcceleration</w:t>
        </w:r>
      </w:hyperlink>
      <w:r w:rsidRPr="00634120">
        <w:t>(k)</w:t>
      </w:r>
    </w:p>
    <w:p w:rsidR="008334E2" w:rsidP="000431E0" w:rsidRDefault="008334E2">
      <w:pPr>
        <w:pStyle w:val="af7"/>
      </w:pPr>
      <w:r>
        <w:rPr>
          <w:rFonts w:hint="eastAsia"/>
        </w:rPr>
        <w:t xml:space="preserve">     </w:t>
      </w:r>
      <w:r w:rsidRPr="00634120">
        <w:t xml:space="preserve">+ </w:t>
      </w:r>
      <w:hyperlink w:history="1" w:anchor="InstantaneousWheelAcceleration">
        <w:r w:rsidR="0096074C">
          <w:rPr>
            <w:rStyle w:val="ac"/>
          </w:rPr>
          <w:t>InstantaneousWheelAcceleration</w:t>
        </w:r>
      </w:hyperlink>
      <w:r w:rsidRPr="00634120">
        <w:t>(k-1)</w:t>
      </w:r>
    </w:p>
    <w:p w:rsidR="008334E2" w:rsidP="000431E0" w:rsidRDefault="008334E2">
      <w:pPr>
        <w:pStyle w:val="af7"/>
      </w:pPr>
      <w:r>
        <w:rPr>
          <w:rFonts w:hint="eastAsia"/>
        </w:rPr>
        <w:t xml:space="preserve">     + ...</w:t>
      </w:r>
    </w:p>
    <w:p w:rsidR="008334E2" w:rsidP="000431E0" w:rsidRDefault="008334E2">
      <w:pPr>
        <w:pStyle w:val="af7"/>
      </w:pPr>
      <w:r>
        <w:rPr>
          <w:rFonts w:hint="eastAsia"/>
        </w:rPr>
        <w:t xml:space="preserve">     + </w:t>
      </w:r>
      <w:hyperlink w:history="1" w:anchor="InstantaneousWheelAcceleration">
        <w:r w:rsidR="0096074C">
          <w:rPr>
            <w:rStyle w:val="ac"/>
          </w:rPr>
          <w:t>InstantaneousWheelAcceleration</w:t>
        </w:r>
      </w:hyperlink>
      <w:r>
        <w:t>(k-</w:t>
      </w:r>
      <w:r w:rsidRPr="00360341">
        <w:rPr>
          <w:rStyle w:val="aff1"/>
          <w:rFonts w:hint="eastAsia"/>
        </w:rPr>
        <w:t>FILTERED_ACCELERATION_NB</w:t>
      </w:r>
      <w:r w:rsidRPr="00282D8C">
        <w:t>+1</w:t>
      </w:r>
      <w:r w:rsidRPr="00634120">
        <w:t>))</w:t>
      </w:r>
    </w:p>
    <w:p w:rsidR="008334E2" w:rsidP="000431E0" w:rsidRDefault="008334E2">
      <w:pPr>
        <w:pStyle w:val="af7"/>
      </w:pPr>
      <w:r>
        <w:rPr>
          <w:rFonts w:hint="eastAsia"/>
        </w:rPr>
        <w:t xml:space="preserve">    </w:t>
      </w:r>
      <w:r w:rsidRPr="00634120">
        <w:t xml:space="preserve">/ </w:t>
      </w:r>
      <w:r w:rsidRPr="00360341">
        <w:rPr>
          <w:rStyle w:val="aff1"/>
          <w:rFonts w:hint="eastAsia"/>
        </w:rPr>
        <w:t>FILTERED_ACCELERATION_NB</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442"/>
        </w:rPr>
      </w:pPr>
      <w:del w:author="常鸣" w:date="2014-07-03T14:27:00Z" w:id="4443">
        <w:r w:rsidRPr="008A1414" w:rsidDel="009328EA">
          <w:delText>#S</w:delText>
        </w:r>
      </w:del>
      <w:ins w:author="常鸣" w:date="2014-07-03T14:27:00Z" w:id="4444">
        <w:r w:rsidR="009328EA">
          <w:t>#Allocation=ATP Software</w:t>
        </w:r>
      </w:ins>
    </w:p>
    <w:p w:rsidRPr="008A1414" w:rsidR="008334E2" w:rsidP="000C0D62" w:rsidRDefault="009328EA">
      <w:pPr>
        <w:pStyle w:val="ReqtifyAltQ"/>
      </w:pPr>
      <w:ins w:author="常鸣" w:date="2014-07-03T14:27:00Z" w:id="4445">
        <w:r>
          <w:t>#S</w:t>
        </w:r>
      </w:ins>
      <w:r w:rsidRPr="008A1414" w:rsidR="008334E2">
        <w:t>ource=</w:t>
      </w:r>
      <w:r w:rsidRPr="003D2990" w:rsidR="008334E2">
        <w:t>[iTC_CC-SyAD-</w:t>
      </w:r>
      <w:r w:rsidRPr="003D2990" w:rsidR="008334E2">
        <w:rPr>
          <w:rFonts w:hint="eastAsia"/>
        </w:rPr>
        <w:t>0</w:t>
      </w:r>
      <w:r w:rsidR="008334E2">
        <w:rPr>
          <w:rFonts w:hint="eastAsia"/>
        </w:rPr>
        <w:t>147</w:t>
      </w:r>
      <w:r w:rsidRPr="003D2990" w:rsidR="008334E2">
        <w:rPr>
          <w:rFonts w:hint="eastAsia"/>
        </w:rPr>
        <w:t>]</w:t>
      </w:r>
      <w:r w:rsidR="008334E2">
        <w:rPr>
          <w:rFonts w:hint="eastAsia"/>
        </w:rPr>
        <w:t>,</w:t>
      </w:r>
      <w:r w:rsidRPr="00045728" w:rsidR="008334E2">
        <w:t xml:space="preserve"> [iTC_CC_ATP_SwHA-0219]</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Pr="00972331" w:rsidR="008334E2" w:rsidP="00704491" w:rsidRDefault="008334E2">
      <w:pPr>
        <w:pStyle w:val="ReqtifyAltR"/>
      </w:pPr>
      <w:r>
        <w:t>[iTC_CC_ATP-SwRS-0</w:t>
      </w:r>
      <w:r>
        <w:rPr>
          <w:rFonts w:hint="eastAsia"/>
        </w:rPr>
        <w:t>203</w:t>
      </w:r>
      <w:r>
        <w:t>]</w:t>
      </w:r>
    </w:p>
    <w:p w:rsidR="008334E2" w:rsidP="00C93484" w:rsidRDefault="0096074C">
      <w:pPr>
        <w:pStyle w:val="Reqtify"/>
      </w:pPr>
      <w:bookmarkStart w:name="AverageWheelAcceleration" w:id="4446"/>
      <w:r w:rsidRPr="00501C21">
        <w:rPr>
          <w:rStyle w:val="aff2"/>
          <w:bCs w:val="0"/>
          <w:iCs w:val="0"/>
        </w:rPr>
        <w:t>AverageWheelAcceleration</w:t>
      </w:r>
      <w:bookmarkEnd w:id="4446"/>
      <w:r w:rsidR="008334E2">
        <w:rPr>
          <w:rFonts w:hint="eastAsia"/>
        </w:rPr>
        <w:t>，在进行最大位移过估算法之前，</w:t>
      </w:r>
      <w:r w:rsidR="008334E2">
        <w:rPr>
          <w:rFonts w:hint="eastAsia"/>
        </w:rPr>
        <w:t>ATP</w:t>
      </w:r>
      <w:r w:rsidR="008334E2">
        <w:rPr>
          <w:rFonts w:hint="eastAsia"/>
        </w:rPr>
        <w:t>需计算</w:t>
      </w:r>
      <w:r w:rsidR="008334E2">
        <w:rPr>
          <w:rStyle w:val="aff1"/>
          <w:rFonts w:hint="eastAsia"/>
        </w:rPr>
        <w:t>AVERAGE_ACCELERATION_NB</w:t>
      </w:r>
      <w:r w:rsidR="008334E2">
        <w:rPr>
          <w:rFonts w:hint="eastAsia"/>
        </w:rPr>
        <w:t>个周期的平均车轮加速度</w:t>
      </w:r>
    </w:p>
    <w:p w:rsidR="008334E2" w:rsidP="00C93484" w:rsidRDefault="008334E2">
      <w:pPr>
        <w:pStyle w:val="Reqtify"/>
      </w:pPr>
      <w:r w:rsidRPr="00634120">
        <w:t>When wheel motion</w:t>
      </w:r>
      <w:r w:rsidR="00397BD9">
        <w:t xml:space="preserve"> and </w:t>
      </w:r>
      <w:r w:rsidRPr="00634120">
        <w:t>acceleration are measurable, sliding average acceleration at cycle k defined by following expression:</w:t>
      </w:r>
    </w:p>
    <w:p w:rsidR="008334E2" w:rsidP="000431E0" w:rsidRDefault="00532AED">
      <w:pPr>
        <w:pStyle w:val="af7"/>
      </w:pPr>
      <w:hyperlink w:history="1" w:anchor="AverageWheelAcceleration">
        <w:r w:rsidR="0096074C">
          <w:rPr>
            <w:rStyle w:val="ac"/>
          </w:rPr>
          <w:t>AverageWheelAcceleration</w:t>
        </w:r>
      </w:hyperlink>
      <w:r w:rsidRPr="00634120" w:rsidR="008334E2">
        <w:t>(k)</w:t>
      </w:r>
    </w:p>
    <w:p w:rsidR="008334E2" w:rsidP="000431E0" w:rsidRDefault="008334E2">
      <w:pPr>
        <w:pStyle w:val="af7"/>
      </w:pPr>
      <w:r>
        <w:rPr>
          <w:rFonts w:hint="eastAsia"/>
        </w:rPr>
        <w:t xml:space="preserve"> </w:t>
      </w:r>
      <w:r w:rsidRPr="00634120">
        <w:t>= (</w:t>
      </w:r>
      <w:hyperlink w:history="1" w:anchor="InstantaneousWheelAcceleration">
        <w:r w:rsidR="0096074C">
          <w:rPr>
            <w:rStyle w:val="ac"/>
          </w:rPr>
          <w:t>InstantaneousWheelAcceleration</w:t>
        </w:r>
      </w:hyperlink>
      <w:r w:rsidRPr="00634120">
        <w:t>(k)</w:t>
      </w:r>
    </w:p>
    <w:p w:rsidR="008334E2" w:rsidP="000431E0" w:rsidRDefault="008334E2">
      <w:pPr>
        <w:pStyle w:val="af7"/>
      </w:pPr>
      <w:r>
        <w:rPr>
          <w:rFonts w:hint="eastAsia"/>
        </w:rPr>
        <w:t xml:space="preserve">     </w:t>
      </w:r>
      <w:r w:rsidRPr="00634120">
        <w:t xml:space="preserve">+ </w:t>
      </w:r>
      <w:hyperlink w:history="1" w:anchor="InstantaneousWheelAcceleration">
        <w:r w:rsidR="0096074C">
          <w:rPr>
            <w:rStyle w:val="ac"/>
          </w:rPr>
          <w:t>InstantaneousWheelAcceleration</w:t>
        </w:r>
      </w:hyperlink>
      <w:r w:rsidRPr="00634120">
        <w:t>(k-1)</w:t>
      </w:r>
    </w:p>
    <w:p w:rsidR="008334E2" w:rsidP="000431E0" w:rsidRDefault="008334E2">
      <w:pPr>
        <w:pStyle w:val="af7"/>
      </w:pPr>
      <w:r>
        <w:rPr>
          <w:rFonts w:hint="eastAsia"/>
        </w:rPr>
        <w:t xml:space="preserve">     </w:t>
      </w:r>
      <w:r w:rsidRPr="00634120">
        <w:t>+ ...</w:t>
      </w:r>
    </w:p>
    <w:p w:rsidR="008334E2" w:rsidP="000431E0" w:rsidRDefault="008334E2">
      <w:pPr>
        <w:pStyle w:val="af7"/>
      </w:pPr>
      <w:r>
        <w:rPr>
          <w:rFonts w:hint="eastAsia"/>
        </w:rPr>
        <w:t xml:space="preserve">     </w:t>
      </w:r>
      <w:r w:rsidRPr="00634120">
        <w:t xml:space="preserve">+ </w:t>
      </w:r>
      <w:hyperlink w:history="1" w:anchor="InstantaneousWheelAcceleration">
        <w:r w:rsidR="0096074C">
          <w:rPr>
            <w:rStyle w:val="ac"/>
          </w:rPr>
          <w:t>InstantaneousWheelAcceleration</w:t>
        </w:r>
      </w:hyperlink>
      <w:r w:rsidRPr="00634120">
        <w:t>(k-</w:t>
      </w:r>
      <w:r>
        <w:rPr>
          <w:rStyle w:val="aff1"/>
          <w:rFonts w:hint="eastAsia"/>
        </w:rPr>
        <w:t>AVERAGE_ACCELERATION_NB</w:t>
      </w:r>
      <w:r>
        <w:rPr>
          <w:rFonts w:hint="eastAsia"/>
        </w:rPr>
        <w:t>+</w:t>
      </w:r>
      <w:r w:rsidRPr="00634120">
        <w:t>1))</w:t>
      </w:r>
    </w:p>
    <w:p w:rsidR="008334E2" w:rsidP="000431E0" w:rsidRDefault="008334E2">
      <w:pPr>
        <w:pStyle w:val="af7"/>
      </w:pPr>
      <w:r>
        <w:rPr>
          <w:rFonts w:hint="eastAsia"/>
        </w:rPr>
        <w:t xml:space="preserve">    </w:t>
      </w:r>
      <w:r>
        <w:t xml:space="preserve">/ </w:t>
      </w:r>
      <w:r>
        <w:rPr>
          <w:rStyle w:val="aff1"/>
          <w:rFonts w:hint="eastAsia"/>
        </w:rPr>
        <w:t>AVERAGE_ACCELERATION_NB</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447"/>
        </w:rPr>
      </w:pPr>
      <w:del w:author="常鸣" w:date="2014-07-03T14:27:00Z" w:id="4448">
        <w:r w:rsidRPr="008A1414" w:rsidDel="009328EA">
          <w:delText>#S</w:delText>
        </w:r>
      </w:del>
      <w:ins w:author="常鸣" w:date="2014-07-03T14:27:00Z" w:id="4449">
        <w:r w:rsidR="009328EA">
          <w:t>#Allocation=ATP Software</w:t>
        </w:r>
      </w:ins>
    </w:p>
    <w:p w:rsidRPr="008A1414" w:rsidR="008334E2" w:rsidP="000C0D62" w:rsidRDefault="009328EA">
      <w:pPr>
        <w:pStyle w:val="ReqtifyAltQ"/>
      </w:pPr>
      <w:ins w:author="常鸣" w:date="2014-07-03T14:27:00Z" w:id="4450">
        <w:r>
          <w:t>#S</w:t>
        </w:r>
      </w:ins>
      <w:r w:rsidRPr="008A1414" w:rsidR="008334E2">
        <w:t>ource=</w:t>
      </w:r>
      <w:r w:rsidRPr="003D2990" w:rsidR="008334E2">
        <w:t>[iTC_CC-SyAD-</w:t>
      </w:r>
      <w:r w:rsidRPr="003D2990" w:rsidR="008334E2">
        <w:rPr>
          <w:rFonts w:hint="eastAsia"/>
        </w:rPr>
        <w:t>0</w:t>
      </w:r>
      <w:r w:rsidR="008334E2">
        <w:rPr>
          <w:rFonts w:hint="eastAsia"/>
        </w:rPr>
        <w:t>147</w:t>
      </w:r>
      <w:r w:rsidRPr="003D2990" w:rsidR="008334E2">
        <w:rPr>
          <w:rFonts w:hint="eastAsia"/>
        </w:rPr>
        <w:t>]</w:t>
      </w:r>
      <w:r w:rsidR="008334E2">
        <w:rPr>
          <w:rFonts w:hint="eastAsia"/>
        </w:rPr>
        <w:t>,</w:t>
      </w:r>
      <w:r w:rsidRPr="00045728" w:rsidR="008334E2">
        <w:t xml:space="preserve"> [iTC_CC_ATP_SwHA-0219]</w:t>
      </w:r>
    </w:p>
    <w:p w:rsidRPr="008A1414" w:rsidR="008334E2" w:rsidP="000C0D62" w:rsidRDefault="008334E2">
      <w:pPr>
        <w:pStyle w:val="ReqtifyAltQ"/>
      </w:pPr>
      <w:r w:rsidRPr="008A1414">
        <w:t>[End]</w:t>
      </w:r>
    </w:p>
    <w:p w:rsidR="008334E2" w:rsidP="00C93484" w:rsidRDefault="008334E2">
      <w:pPr>
        <w:pStyle w:val="Reqtify"/>
      </w:pPr>
    </w:p>
    <w:p w:rsidR="002B06A6" w:rsidP="00C93484" w:rsidRDefault="002B06A6">
      <w:pPr>
        <w:pStyle w:val="Reqtify"/>
      </w:pPr>
    </w:p>
    <w:p w:rsidR="002B06A6" w:rsidP="002B06A6" w:rsidRDefault="002B06A6">
      <w:pPr>
        <w:pStyle w:val="4"/>
      </w:pPr>
      <w:r>
        <w:rPr>
          <w:rFonts w:hint="eastAsia"/>
        </w:rPr>
        <w:t>Sliding state management</w:t>
      </w:r>
    </w:p>
    <w:p w:rsidR="002B06A6" w:rsidP="00C93484" w:rsidRDefault="002B06A6">
      <w:pPr>
        <w:pStyle w:val="Reqtify"/>
      </w:pPr>
    </w:p>
    <w:p w:rsidRPr="00972331" w:rsidR="008334E2" w:rsidP="00704491" w:rsidRDefault="008334E2">
      <w:pPr>
        <w:pStyle w:val="ReqtifyAltR"/>
      </w:pPr>
      <w:r>
        <w:t>[iTC_CC_ATP-SwRS-0</w:t>
      </w:r>
      <w:r>
        <w:rPr>
          <w:rFonts w:hint="eastAsia"/>
        </w:rPr>
        <w:t>205</w:t>
      </w:r>
      <w:r>
        <w:t>]</w:t>
      </w:r>
    </w:p>
    <w:p w:rsidR="008334E2" w:rsidP="00C93484" w:rsidRDefault="0096074C">
      <w:pPr>
        <w:pStyle w:val="Reqtify"/>
      </w:pPr>
      <w:bookmarkStart w:name="StartBrakingMovementMax" w:id="4451"/>
      <w:r w:rsidRPr="00501C21">
        <w:rPr>
          <w:rStyle w:val="aff2"/>
          <w:bCs w:val="0"/>
          <w:iCs w:val="0"/>
        </w:rPr>
        <w:t>StartBrakingMovementMax</w:t>
      </w:r>
      <w:bookmarkEnd w:id="4451"/>
      <w:r w:rsidRPr="00062AD1" w:rsidR="008334E2">
        <w:rPr>
          <w:rFonts w:hint="eastAsia"/>
        </w:rPr>
        <w:t>，</w:t>
      </w:r>
      <w:r w:rsidR="008334E2">
        <w:rPr>
          <w:rFonts w:hint="eastAsia"/>
        </w:rPr>
        <w:t>记录由</w:t>
      </w:r>
      <w:r w:rsidRPr="00CB6CF8" w:rsidR="008334E2">
        <w:rPr>
          <w:rStyle w:val="aff1"/>
          <w:rFonts w:hint="eastAsia"/>
        </w:rPr>
        <w:t>COASTING</w:t>
      </w:r>
      <w:r w:rsidR="009C64D6">
        <w:rPr>
          <w:rFonts w:hint="eastAsia"/>
        </w:rPr>
        <w:t>→</w:t>
      </w:r>
      <w:r w:rsidRPr="00CB6CF8" w:rsidR="008334E2">
        <w:rPr>
          <w:rStyle w:val="aff1"/>
          <w:rFonts w:hint="eastAsia"/>
        </w:rPr>
        <w:t>BRAKING</w:t>
      </w:r>
      <w:r w:rsidR="009C64D6">
        <w:rPr>
          <w:rFonts w:hint="eastAsia"/>
        </w:rPr>
        <w:t>，</w:t>
      </w:r>
      <w:r w:rsidRPr="009C64D6" w:rsidR="009C64D6">
        <w:rPr>
          <w:rStyle w:val="aff1"/>
          <w:rFonts w:hint="eastAsia"/>
        </w:rPr>
        <w:t>COASTING</w:t>
      </w:r>
      <w:r w:rsidR="009C64D6">
        <w:rPr>
          <w:rFonts w:hint="eastAsia"/>
        </w:rPr>
        <w:t>→</w:t>
      </w:r>
      <w:r w:rsidRPr="007F6855" w:rsidR="008334E2">
        <w:rPr>
          <w:rStyle w:val="aff1"/>
        </w:rPr>
        <w:t>SLIDING</w:t>
      </w:r>
      <w:r w:rsidR="009C64D6">
        <w:rPr>
          <w:rFonts w:hint="eastAsia"/>
        </w:rPr>
        <w:t>，</w:t>
      </w:r>
      <w:r w:rsidR="00B60413">
        <w:rPr>
          <w:rFonts w:hint="eastAsia"/>
        </w:rPr>
        <w:t>或</w:t>
      </w:r>
      <w:r w:rsidRPr="009C64D6" w:rsidR="009C64D6">
        <w:rPr>
          <w:rStyle w:val="aff1"/>
          <w:rFonts w:hint="eastAsia"/>
        </w:rPr>
        <w:t>BRAKING</w:t>
      </w:r>
      <w:r w:rsidR="009C64D6">
        <w:rPr>
          <w:rFonts w:hint="eastAsia"/>
        </w:rPr>
        <w:t>→</w:t>
      </w:r>
      <w:r w:rsidRPr="009C64D6" w:rsidR="009C64D6">
        <w:rPr>
          <w:rStyle w:val="aff1"/>
          <w:rFonts w:hint="eastAsia"/>
        </w:rPr>
        <w:t>SLIDING</w:t>
      </w:r>
      <w:r w:rsidR="009C64D6">
        <w:rPr>
          <w:rFonts w:hint="eastAsia"/>
        </w:rPr>
        <w:t>状</w:t>
      </w:r>
      <w:r w:rsidR="008334E2">
        <w:rPr>
          <w:rFonts w:hint="eastAsia"/>
        </w:rPr>
        <w:t>态时的</w:t>
      </w:r>
      <w:r w:rsidR="00256C81">
        <w:rPr>
          <w:rFonts w:hint="eastAsia"/>
        </w:rPr>
        <w:t>最大</w:t>
      </w:r>
      <w:r w:rsidR="008334E2">
        <w:rPr>
          <w:rFonts w:hint="eastAsia"/>
        </w:rPr>
        <w:t>位移。</w:t>
      </w:r>
    </w:p>
    <w:p w:rsidR="008334E2" w:rsidP="00C93484" w:rsidRDefault="008334E2">
      <w:pPr>
        <w:pStyle w:val="Reqtify"/>
      </w:pPr>
      <w:r>
        <w:rPr>
          <w:rFonts w:hint="eastAsia"/>
        </w:rPr>
        <w:t xml:space="preserve">ATP records the </w:t>
      </w:r>
      <w:r w:rsidR="00256C81">
        <w:rPr>
          <w:rFonts w:hint="eastAsia"/>
        </w:rPr>
        <w:t xml:space="preserve">maximum </w:t>
      </w:r>
      <w:r>
        <w:rPr>
          <w:rFonts w:hint="eastAsia"/>
        </w:rPr>
        <w:t xml:space="preserve">movement when the state </w:t>
      </w:r>
      <w:r w:rsidR="00C83252">
        <w:t>transferring</w:t>
      </w:r>
      <w:r>
        <w:rPr>
          <w:rFonts w:hint="eastAsia"/>
        </w:rPr>
        <w:t xml:space="preserve"> from </w:t>
      </w:r>
      <w:r w:rsidRPr="00CA6D0C">
        <w:rPr>
          <w:rStyle w:val="aff1"/>
          <w:rFonts w:hint="eastAsia"/>
        </w:rPr>
        <w:t>COASTING</w:t>
      </w:r>
      <w:r>
        <w:rPr>
          <w:rFonts w:hint="eastAsia"/>
        </w:rPr>
        <w:t xml:space="preserve"> to </w:t>
      </w:r>
      <w:r w:rsidRPr="00CA6D0C">
        <w:rPr>
          <w:rStyle w:val="aff1"/>
          <w:rFonts w:hint="eastAsia"/>
        </w:rPr>
        <w:t>BRAKING</w:t>
      </w:r>
      <w:r w:rsidR="00397BD9">
        <w:rPr>
          <w:rFonts w:hint="eastAsia"/>
        </w:rPr>
        <w:t xml:space="preserve"> or </w:t>
      </w:r>
      <w:r w:rsidRPr="00CA6D0C">
        <w:rPr>
          <w:rStyle w:val="aff1"/>
          <w:rFonts w:hint="eastAsia"/>
        </w:rPr>
        <w:t>SLIDING</w:t>
      </w:r>
      <w:r w:rsidR="009C64D6">
        <w:rPr>
          <w:rFonts w:hint="eastAsia"/>
        </w:rPr>
        <w:t xml:space="preserve">, or from </w:t>
      </w:r>
      <w:r w:rsidRPr="009C64D6" w:rsidR="009C64D6">
        <w:rPr>
          <w:rStyle w:val="aff1"/>
          <w:rFonts w:hint="eastAsia"/>
        </w:rPr>
        <w:t>BRAKING</w:t>
      </w:r>
      <w:r w:rsidR="009C64D6">
        <w:rPr>
          <w:rFonts w:hint="eastAsia"/>
        </w:rPr>
        <w:t xml:space="preserve"> to </w:t>
      </w:r>
      <w:r w:rsidRPr="009C64D6" w:rsidR="009C64D6">
        <w:rPr>
          <w:rStyle w:val="aff1"/>
          <w:rFonts w:hint="eastAsia"/>
        </w:rPr>
        <w:t>SLIDING</w:t>
      </w:r>
      <w:r w:rsidR="009C64D6">
        <w:rPr>
          <w:rFonts w:hint="eastAsia"/>
        </w:rPr>
        <w:t>.</w:t>
      </w:r>
    </w:p>
    <w:p w:rsidR="00256C81" w:rsidP="000431E0" w:rsidRDefault="00256C81">
      <w:pPr>
        <w:pStyle w:val="af7"/>
      </w:pPr>
      <w:r>
        <w:t xml:space="preserve">def </w:t>
      </w:r>
      <w:hyperlink w:history="1" w:anchor="StartBrakingMovementMax">
        <w:r w:rsidR="0096074C">
          <w:rPr>
            <w:rStyle w:val="ac"/>
          </w:rPr>
          <w:t>StartBrakingMovementMax</w:t>
        </w:r>
      </w:hyperlink>
      <w:r>
        <w:t>(k):</w:t>
      </w:r>
    </w:p>
    <w:p w:rsidR="00256C81" w:rsidP="000431E0" w:rsidRDefault="00256C81">
      <w:pPr>
        <w:pStyle w:val="af7"/>
      </w:pPr>
      <w:r>
        <w:t xml:space="preserve">    if (Initialization</w:t>
      </w:r>
    </w:p>
    <w:p w:rsidR="00256C81" w:rsidP="000431E0" w:rsidRDefault="00256C81">
      <w:pPr>
        <w:pStyle w:val="af7"/>
      </w:pPr>
      <w:r>
        <w:t xml:space="preserve">        or (</w:t>
      </w:r>
      <w:hyperlink w:history="1" w:anchor="MotionOverEstimationState">
        <w:r w:rsidR="00B5344E">
          <w:rPr>
            <w:rStyle w:val="ac"/>
          </w:rPr>
          <w:t>MotionOverEstimationState</w:t>
        </w:r>
      </w:hyperlink>
      <w:r>
        <w:t xml:space="preserve">(k) is </w:t>
      </w:r>
      <w:r w:rsidRPr="006B6D0D">
        <w:rPr>
          <w:rStyle w:val="aff1"/>
        </w:rPr>
        <w:t>COASTING</w:t>
      </w:r>
      <w:r>
        <w:t>)):</w:t>
      </w:r>
    </w:p>
    <w:p w:rsidR="00256C81" w:rsidP="000431E0" w:rsidRDefault="00256C81">
      <w:pPr>
        <w:pStyle w:val="af7"/>
      </w:pPr>
      <w:r>
        <w:lastRenderedPageBreak/>
        <w:t xml:space="preserve">        return 0</w:t>
      </w:r>
    </w:p>
    <w:p w:rsidR="00256C81" w:rsidP="000431E0" w:rsidRDefault="00256C81">
      <w:pPr>
        <w:pStyle w:val="af7"/>
      </w:pPr>
      <w:r>
        <w:t xml:space="preserve">    elif ((</w:t>
      </w:r>
      <w:hyperlink w:history="1" w:anchor="MotionOverEstimationState">
        <w:r w:rsidR="00B5344E">
          <w:rPr>
            <w:rStyle w:val="ac"/>
          </w:rPr>
          <w:t>MotionOverEstimationState</w:t>
        </w:r>
      </w:hyperlink>
      <w:r>
        <w:t xml:space="preserve">(k-1) is </w:t>
      </w:r>
      <w:r w:rsidRPr="006B6D0D">
        <w:rPr>
          <w:rStyle w:val="aff1"/>
        </w:rPr>
        <w:t>COASTING</w:t>
      </w:r>
    </w:p>
    <w:p w:rsidR="00AA0A88" w:rsidP="000431E0" w:rsidRDefault="00256C81">
      <w:pPr>
        <w:pStyle w:val="af7"/>
      </w:pPr>
      <w:r>
        <w:t xml:space="preserve">          </w:t>
      </w:r>
      <w:r w:rsidR="00AA0A88">
        <w:rPr>
          <w:rFonts w:hint="eastAsia"/>
        </w:rPr>
        <w:t xml:space="preserve">   </w:t>
      </w:r>
      <w:r>
        <w:t xml:space="preserve">and </w:t>
      </w:r>
      <w:hyperlink w:history="1" w:anchor="MotionOverEstimationState">
        <w:r w:rsidR="00B5344E">
          <w:rPr>
            <w:rStyle w:val="ac"/>
          </w:rPr>
          <w:t>MotionOverEstimationState</w:t>
        </w:r>
      </w:hyperlink>
      <w:r>
        <w:t xml:space="preserve">(k) is </w:t>
      </w:r>
      <w:r w:rsidRPr="006B6D0D">
        <w:rPr>
          <w:rStyle w:val="aff1"/>
        </w:rPr>
        <w:t>BRAKING</w:t>
      </w:r>
      <w:r>
        <w:t>)</w:t>
      </w:r>
    </w:p>
    <w:p w:rsidR="00AA0A88" w:rsidP="000431E0" w:rsidRDefault="00AA0A88">
      <w:pPr>
        <w:pStyle w:val="af7"/>
      </w:pPr>
      <w:r>
        <w:rPr>
          <w:rFonts w:hint="eastAsia"/>
        </w:rPr>
        <w:t xml:space="preserve">            or </w:t>
      </w:r>
      <w:r>
        <w:t>(</w:t>
      </w:r>
      <w:hyperlink w:history="1" w:anchor="MotionOverEstimationState">
        <w:r>
          <w:rPr>
            <w:rStyle w:val="ac"/>
          </w:rPr>
          <w:t>MotionOverEstimationState</w:t>
        </w:r>
      </w:hyperlink>
      <w:r>
        <w:t xml:space="preserve">(k-1) is </w:t>
      </w:r>
      <w:r w:rsidRPr="006B6D0D">
        <w:rPr>
          <w:rStyle w:val="aff1"/>
        </w:rPr>
        <w:t>COASTING</w:t>
      </w:r>
    </w:p>
    <w:p w:rsidR="00AA0A88" w:rsidP="000431E0" w:rsidRDefault="00256C81">
      <w:pPr>
        <w:pStyle w:val="af7"/>
      </w:pPr>
      <w:r>
        <w:t xml:space="preserve"> </w:t>
      </w:r>
      <w:r w:rsidR="00AA0A88">
        <w:rPr>
          <w:rFonts w:hint="eastAsia"/>
        </w:rPr>
        <w:t xml:space="preserve">                and</w:t>
      </w:r>
      <w:r>
        <w:t xml:space="preserve"> </w:t>
      </w:r>
      <w:hyperlink w:history="1" w:anchor="MotionOverEstimationState">
        <w:r w:rsidR="00B5344E">
          <w:rPr>
            <w:rStyle w:val="ac"/>
          </w:rPr>
          <w:t>MotionOverEstimationState</w:t>
        </w:r>
      </w:hyperlink>
      <w:r>
        <w:t xml:space="preserve">(k) is </w:t>
      </w:r>
      <w:r w:rsidRPr="006B6D0D">
        <w:rPr>
          <w:rStyle w:val="aff1"/>
        </w:rPr>
        <w:t>SLIDING</w:t>
      </w:r>
      <w:r>
        <w:t>)</w:t>
      </w:r>
    </w:p>
    <w:p w:rsidR="00AA0A88" w:rsidP="000431E0" w:rsidRDefault="00AA0A88">
      <w:pPr>
        <w:pStyle w:val="af7"/>
      </w:pPr>
      <w:r>
        <w:rPr>
          <w:rFonts w:hint="eastAsia"/>
        </w:rPr>
        <w:t xml:space="preserve">            or (</w:t>
      </w:r>
      <w:hyperlink w:history="1" w:anchor="MotionOverEstimationState">
        <w:r>
          <w:rPr>
            <w:rStyle w:val="ac"/>
          </w:rPr>
          <w:t>MotionOverEstimationState</w:t>
        </w:r>
      </w:hyperlink>
      <w:r>
        <w:t xml:space="preserve">(k-1) is </w:t>
      </w:r>
      <w:r w:rsidRPr="00AA0A88">
        <w:rPr>
          <w:rStyle w:val="aff1"/>
          <w:rFonts w:hint="eastAsia"/>
        </w:rPr>
        <w:t>BRAKING</w:t>
      </w:r>
    </w:p>
    <w:p w:rsidR="00256C81" w:rsidP="000431E0" w:rsidRDefault="00AA0A88">
      <w:pPr>
        <w:pStyle w:val="af7"/>
      </w:pPr>
      <w:r>
        <w:rPr>
          <w:rFonts w:hint="eastAsia"/>
        </w:rPr>
        <w:t xml:space="preserve">                 and</w:t>
      </w:r>
      <w:r>
        <w:t xml:space="preserve"> </w:t>
      </w:r>
      <w:hyperlink w:history="1" w:anchor="MotionOverEstimationState">
        <w:r>
          <w:rPr>
            <w:rStyle w:val="ac"/>
          </w:rPr>
          <w:t>MotionOverEstimationState</w:t>
        </w:r>
      </w:hyperlink>
      <w:r>
        <w:t xml:space="preserve">(k) is </w:t>
      </w:r>
      <w:r w:rsidRPr="006B6D0D">
        <w:rPr>
          <w:rStyle w:val="aff1"/>
        </w:rPr>
        <w:t>SLIDING</w:t>
      </w:r>
      <w:r>
        <w:t>)</w:t>
      </w:r>
      <w:r w:rsidR="00256C81">
        <w:t>)):</w:t>
      </w:r>
    </w:p>
    <w:p w:rsidR="00256C81" w:rsidP="000431E0" w:rsidRDefault="00256C81">
      <w:pPr>
        <w:pStyle w:val="af7"/>
      </w:pPr>
      <w:r>
        <w:t xml:space="preserve">        return </w:t>
      </w:r>
      <w:hyperlink w:history="1" w:anchor="MaximumTrainMotion">
        <w:r w:rsidR="009C64D6">
          <w:rPr>
            <w:rStyle w:val="ac"/>
          </w:rPr>
          <w:t>MaximumTrainMotion</w:t>
        </w:r>
      </w:hyperlink>
      <w:r>
        <w:t>(k-1)</w:t>
      </w:r>
    </w:p>
    <w:p w:rsidR="00256C81" w:rsidP="000431E0" w:rsidRDefault="00256C81">
      <w:pPr>
        <w:pStyle w:val="af7"/>
      </w:pPr>
      <w:r>
        <w:t xml:space="preserve">    else:</w:t>
      </w:r>
    </w:p>
    <w:p w:rsidR="008334E2" w:rsidP="000431E0" w:rsidRDefault="00256C81">
      <w:pPr>
        <w:pStyle w:val="af7"/>
      </w:pPr>
      <w:r>
        <w:t xml:space="preserve">        return </w:t>
      </w:r>
      <w:hyperlink w:history="1" w:anchor="StartBrakingMovementMax">
        <w:r w:rsidR="0096074C">
          <w:rPr>
            <w:rStyle w:val="ac"/>
          </w:rPr>
          <w:t>StartBrakingMovementMax</w:t>
        </w:r>
      </w:hyperlink>
      <w:r>
        <w:t>(k-1)</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452"/>
        </w:rPr>
      </w:pPr>
      <w:del w:author="常鸣" w:date="2014-07-03T14:27:00Z" w:id="4453">
        <w:r w:rsidRPr="008A1414" w:rsidDel="009328EA">
          <w:delText>#S</w:delText>
        </w:r>
      </w:del>
      <w:ins w:author="常鸣" w:date="2014-07-03T14:27:00Z" w:id="4454">
        <w:r w:rsidR="009328EA">
          <w:t>#Allocation=ATP Software</w:t>
        </w:r>
      </w:ins>
    </w:p>
    <w:p w:rsidRPr="008A1414" w:rsidR="008334E2" w:rsidP="000C0D62" w:rsidRDefault="009328EA">
      <w:pPr>
        <w:pStyle w:val="ReqtifyAltQ"/>
      </w:pPr>
      <w:ins w:author="常鸣" w:date="2014-07-03T14:27:00Z" w:id="4455">
        <w:r>
          <w:t>#S</w:t>
        </w:r>
      </w:ins>
      <w:r w:rsidRPr="008A1414" w:rsidR="008334E2">
        <w:t>ource=</w:t>
      </w:r>
      <w:r w:rsidRPr="003D2990" w:rsidR="008334E2">
        <w:t>[iTC_CC-SyAD-</w:t>
      </w:r>
      <w:r w:rsidRPr="003D2990" w:rsidR="008334E2">
        <w:rPr>
          <w:rFonts w:hint="eastAsia"/>
        </w:rPr>
        <w:t>0</w:t>
      </w:r>
      <w:r w:rsidR="008334E2">
        <w:rPr>
          <w:rFonts w:hint="eastAsia"/>
        </w:rPr>
        <w:t>148</w:t>
      </w:r>
      <w:r w:rsidRPr="003D2990"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256C81" w:rsidP="00C93484" w:rsidRDefault="00256C81">
      <w:pPr>
        <w:pStyle w:val="Reqtify"/>
      </w:pPr>
    </w:p>
    <w:p w:rsidRPr="008334E2" w:rsidR="008334E2" w:rsidP="00704491" w:rsidRDefault="008334E2">
      <w:pPr>
        <w:pStyle w:val="ReqtifyAltR"/>
      </w:pPr>
      <w:r w:rsidRPr="008334E2">
        <w:t>[iTC_CC_ATP-SwRS-0</w:t>
      </w:r>
      <w:r w:rsidRPr="008334E2">
        <w:rPr>
          <w:rFonts w:hint="eastAsia"/>
        </w:rPr>
        <w:t>226</w:t>
      </w:r>
      <w:r w:rsidRPr="008334E2">
        <w:t>]</w:t>
      </w:r>
    </w:p>
    <w:p w:rsidRPr="008334E2" w:rsidR="008334E2" w:rsidP="00C93484" w:rsidRDefault="0096074C">
      <w:pPr>
        <w:pStyle w:val="Reqtify"/>
      </w:pPr>
      <w:bookmarkStart w:name="MaxMotionDuringBrakingOrSliding" w:id="4456"/>
      <w:r w:rsidRPr="00501C21">
        <w:rPr>
          <w:rStyle w:val="aff2"/>
          <w:bCs w:val="0"/>
          <w:iCs w:val="0"/>
        </w:rPr>
        <w:t>MaxMotionDuringBrakingOrSliding</w:t>
      </w:r>
      <w:bookmarkEnd w:id="4456"/>
      <w:r w:rsidRPr="008334E2" w:rsidR="008334E2">
        <w:rPr>
          <w:rFonts w:hint="eastAsia"/>
        </w:rPr>
        <w:t>，</w:t>
      </w:r>
      <w:r w:rsidR="008334E2">
        <w:rPr>
          <w:rFonts w:hint="eastAsia"/>
        </w:rPr>
        <w:t>在制动或者打滑状态下反向运行的最大位移</w:t>
      </w:r>
      <w:r w:rsidRPr="008334E2" w:rsidR="008334E2">
        <w:rPr>
          <w:rFonts w:hint="eastAsia"/>
        </w:rPr>
        <w:t>.</w:t>
      </w:r>
    </w:p>
    <w:p w:rsidRPr="008334E2" w:rsidR="008334E2" w:rsidP="00C93484" w:rsidRDefault="008334E2">
      <w:pPr>
        <w:pStyle w:val="Reqtify"/>
      </w:pPr>
      <w:r w:rsidRPr="008334E2">
        <w:rPr>
          <w:rFonts w:hint="eastAsia"/>
        </w:rPr>
        <w:t>ATP shall record the reversed motions during the braking</w:t>
      </w:r>
      <w:r w:rsidR="00397BD9">
        <w:rPr>
          <w:rFonts w:hint="eastAsia"/>
        </w:rPr>
        <w:t xml:space="preserve"> or </w:t>
      </w:r>
      <w:r w:rsidRPr="008334E2">
        <w:rPr>
          <w:rFonts w:hint="eastAsia"/>
        </w:rPr>
        <w:t>sliding state.</w:t>
      </w:r>
    </w:p>
    <w:p w:rsidRPr="008334E2" w:rsidR="008334E2" w:rsidP="000431E0" w:rsidRDefault="00397BD9">
      <w:pPr>
        <w:pStyle w:val="af7"/>
      </w:pPr>
      <w:r>
        <w:rPr>
          <w:rFonts w:hint="eastAsia"/>
        </w:rPr>
        <w:t>if (</w:t>
      </w:r>
      <w:hyperlink w:history="1" w:anchor="StartBrakingMovementMax">
        <w:r w:rsidR="0096074C">
          <w:rPr>
            <w:rStyle w:val="ac"/>
          </w:rPr>
          <w:t>StartBrakingMovementMax</w:t>
        </w:r>
      </w:hyperlink>
      <w:r w:rsidRPr="008334E2" w:rsidR="008334E2">
        <w:rPr>
          <w:rFonts w:hint="eastAsia"/>
        </w:rPr>
        <w:t>(k</w:t>
      </w:r>
      <w:r w:rsidR="005B5B0B">
        <w:rPr>
          <w:rFonts w:hint="eastAsia"/>
        </w:rPr>
        <w:t>-1</w:t>
      </w:r>
      <w:r w:rsidRPr="008334E2" w:rsidR="008334E2">
        <w:rPr>
          <w:rFonts w:hint="eastAsia"/>
        </w:rPr>
        <w:t>) &gt; 0)</w:t>
      </w:r>
    </w:p>
    <w:p w:rsidRPr="008334E2" w:rsidR="008334E2" w:rsidP="000431E0" w:rsidRDefault="008334E2">
      <w:pPr>
        <w:pStyle w:val="af7"/>
      </w:pPr>
      <w:r w:rsidRPr="008334E2">
        <w:rPr>
          <w:rFonts w:hint="eastAsia"/>
        </w:rPr>
        <w:t xml:space="preserve"> </w:t>
      </w:r>
      <w:r w:rsidR="003928F2">
        <w:rPr>
          <w:rFonts w:hint="eastAsia"/>
        </w:rPr>
        <w:t xml:space="preserve">   </w:t>
      </w:r>
      <w:hyperlink w:history="1" w:anchor="MaxMotionDuringBrakingOrSliding">
        <w:r w:rsidR="0096074C">
          <w:rPr>
            <w:rStyle w:val="ac"/>
          </w:rPr>
          <w:t>MaxMotionDuringBrakingOrSliding</w:t>
        </w:r>
      </w:hyperlink>
      <w:r w:rsidRPr="008334E2">
        <w:rPr>
          <w:rFonts w:hint="eastAsia"/>
        </w:rPr>
        <w:t>(k)</w:t>
      </w:r>
    </w:p>
    <w:p w:rsidRPr="008334E2" w:rsidR="008334E2" w:rsidP="000431E0" w:rsidRDefault="008334E2">
      <w:pPr>
        <w:pStyle w:val="af7"/>
      </w:pPr>
      <w:r w:rsidRPr="008334E2">
        <w:rPr>
          <w:rFonts w:hint="eastAsia"/>
        </w:rPr>
        <w:t xml:space="preserve">     = </w:t>
      </w:r>
      <w:hyperlink w:history="1" w:anchor="min">
        <w:r w:rsidRPr="003B2B37" w:rsidR="003B2B37">
          <w:rPr>
            <w:rStyle w:val="ac"/>
          </w:rPr>
          <w:t>min</w:t>
        </w:r>
      </w:hyperlink>
      <w:r w:rsidRPr="008334E2">
        <w:rPr>
          <w:rFonts w:hint="eastAsia"/>
        </w:rPr>
        <w:t>((</w:t>
      </w:r>
      <w:hyperlink w:history="1" w:anchor="MaxMotionDuringBrakingOrSliding">
        <w:r w:rsidR="0096074C">
          <w:rPr>
            <w:rStyle w:val="ac"/>
          </w:rPr>
          <w:t>MaxMotionDuringBrakingOrSliding</w:t>
        </w:r>
      </w:hyperlink>
      <w:r w:rsidRPr="008334E2">
        <w:rPr>
          <w:rFonts w:hint="eastAsia"/>
        </w:rPr>
        <w:t>(k-1)</w:t>
      </w:r>
      <w:r w:rsidR="00D51236">
        <w:rPr>
          <w:rFonts w:hint="eastAsia"/>
        </w:rPr>
        <w:t xml:space="preserve"> </w:t>
      </w:r>
      <w:r w:rsidRPr="008334E2">
        <w:rPr>
          <w:rFonts w:hint="eastAsia"/>
        </w:rPr>
        <w:t xml:space="preserve">+ </w:t>
      </w:r>
      <w:hyperlink w:history="1" w:anchor="WheelMaximumMovement">
        <w:r w:rsidR="00B5344E">
          <w:rPr>
            <w:rStyle w:val="ac"/>
          </w:rPr>
          <w:t>WheelMaximumMovement</w:t>
        </w:r>
      </w:hyperlink>
      <w:r w:rsidRPr="008334E2">
        <w:rPr>
          <w:rFonts w:hint="eastAsia"/>
        </w:rPr>
        <w:t>(k)), 0)</w:t>
      </w:r>
    </w:p>
    <w:p w:rsidRPr="008334E2" w:rsidR="008334E2" w:rsidP="000431E0" w:rsidRDefault="00E31F2D">
      <w:pPr>
        <w:pStyle w:val="af7"/>
      </w:pPr>
      <w:r>
        <w:rPr>
          <w:rFonts w:hint="eastAsia"/>
        </w:rPr>
        <w:t>el</w:t>
      </w:r>
      <w:r w:rsidR="00397BD9">
        <w:rPr>
          <w:rFonts w:hint="eastAsia"/>
        </w:rPr>
        <w:t>if (</w:t>
      </w:r>
      <w:hyperlink w:history="1" w:anchor="StartBrakingMovementMax">
        <w:r w:rsidR="0096074C">
          <w:rPr>
            <w:rStyle w:val="ac"/>
          </w:rPr>
          <w:t>StartBrakingMovementMax</w:t>
        </w:r>
      </w:hyperlink>
      <w:r w:rsidRPr="008334E2" w:rsidR="008334E2">
        <w:rPr>
          <w:rFonts w:hint="eastAsia"/>
        </w:rPr>
        <w:t>(k</w:t>
      </w:r>
      <w:r w:rsidR="005B5B0B">
        <w:rPr>
          <w:rFonts w:hint="eastAsia"/>
        </w:rPr>
        <w:t>-1</w:t>
      </w:r>
      <w:r w:rsidRPr="008334E2" w:rsidR="008334E2">
        <w:rPr>
          <w:rFonts w:hint="eastAsia"/>
        </w:rPr>
        <w:t>) &lt; 0)</w:t>
      </w:r>
    </w:p>
    <w:p w:rsidR="008334E2" w:rsidP="000431E0" w:rsidRDefault="008334E2">
      <w:pPr>
        <w:pStyle w:val="af7"/>
      </w:pPr>
      <w:r w:rsidRPr="008334E2">
        <w:rPr>
          <w:rFonts w:hint="eastAsia"/>
        </w:rPr>
        <w:t xml:space="preserve"> </w:t>
      </w:r>
      <w:r w:rsidR="003928F2">
        <w:rPr>
          <w:rFonts w:hint="eastAsia"/>
        </w:rPr>
        <w:t xml:space="preserve">   </w:t>
      </w:r>
      <w:hyperlink w:history="1" w:anchor="MaxMotionDuringBrakingOrSliding">
        <w:r w:rsidR="0096074C">
          <w:rPr>
            <w:rStyle w:val="ac"/>
          </w:rPr>
          <w:t>MaxMotionDuringBrakingOrSliding</w:t>
        </w:r>
      </w:hyperlink>
      <w:r>
        <w:rPr>
          <w:rFonts w:hint="eastAsia"/>
        </w:rPr>
        <w:t>(k)</w:t>
      </w:r>
    </w:p>
    <w:p w:rsidR="008334E2" w:rsidP="000431E0" w:rsidRDefault="008334E2">
      <w:pPr>
        <w:pStyle w:val="af7"/>
      </w:pPr>
      <w:r>
        <w:rPr>
          <w:rFonts w:hint="eastAsia"/>
        </w:rPr>
        <w:t xml:space="preserve">     = </w:t>
      </w:r>
      <w:hyperlink w:history="1" w:anchor="max">
        <w:r w:rsidRPr="003B2B37">
          <w:rPr>
            <w:rStyle w:val="ac"/>
            <w:rFonts w:hint="eastAsia"/>
          </w:rPr>
          <w:t>max</w:t>
        </w:r>
      </w:hyperlink>
      <w:r>
        <w:rPr>
          <w:rFonts w:hint="eastAsia"/>
        </w:rPr>
        <w:t>((</w:t>
      </w:r>
      <w:hyperlink w:history="1" w:anchor="MaxMotionDuringBrakingOrSliding">
        <w:r w:rsidR="0096074C">
          <w:rPr>
            <w:rStyle w:val="ac"/>
          </w:rPr>
          <w:t>MaxMotionDuringBrakingOrSliding</w:t>
        </w:r>
      </w:hyperlink>
      <w:r>
        <w:rPr>
          <w:rFonts w:hint="eastAsia"/>
        </w:rPr>
        <w:t>(k-1)</w:t>
      </w:r>
      <w:r w:rsidR="00D51236">
        <w:rPr>
          <w:rFonts w:hint="eastAsia"/>
        </w:rPr>
        <w:t xml:space="preserve"> </w:t>
      </w:r>
      <w:r>
        <w:rPr>
          <w:rFonts w:hint="eastAsia"/>
        </w:rPr>
        <w:t xml:space="preserve">+ </w:t>
      </w:r>
      <w:hyperlink w:history="1" w:anchor="WheelMaximumMovement">
        <w:r w:rsidR="00B5344E">
          <w:rPr>
            <w:rStyle w:val="ac"/>
          </w:rPr>
          <w:t>WheelMaximumMovement</w:t>
        </w:r>
      </w:hyperlink>
      <w:r>
        <w:rPr>
          <w:rFonts w:hint="eastAsia"/>
        </w:rPr>
        <w:t>(k)), 0)</w:t>
      </w:r>
    </w:p>
    <w:p w:rsidR="008334E2" w:rsidP="000431E0" w:rsidRDefault="00397BD9">
      <w:pPr>
        <w:pStyle w:val="af7"/>
      </w:pPr>
      <w:r>
        <w:rPr>
          <w:rFonts w:hint="eastAsia"/>
        </w:rPr>
        <w:t>else:</w:t>
      </w:r>
    </w:p>
    <w:p w:rsidR="008334E2" w:rsidP="000431E0" w:rsidRDefault="008334E2">
      <w:pPr>
        <w:pStyle w:val="af7"/>
      </w:pPr>
      <w:r>
        <w:rPr>
          <w:rFonts w:hint="eastAsia"/>
        </w:rPr>
        <w:t xml:space="preserve"> </w:t>
      </w:r>
      <w:r w:rsidR="003928F2">
        <w:rPr>
          <w:rFonts w:hint="eastAsia"/>
        </w:rPr>
        <w:t xml:space="preserve">   </w:t>
      </w:r>
      <w:hyperlink w:history="1" w:anchor="MaxMotionDuringBrakingOrSliding">
        <w:r w:rsidR="0096074C">
          <w:rPr>
            <w:rStyle w:val="ac"/>
          </w:rPr>
          <w:t>MaxMotionDuringBrakingOrSliding</w:t>
        </w:r>
      </w:hyperlink>
      <w:r w:rsidR="00397BD9">
        <w:rPr>
          <w:rFonts w:hint="eastAsia"/>
        </w:rPr>
        <w:t xml:space="preserve"> = </w:t>
      </w:r>
      <w:r>
        <w:rPr>
          <w:rFonts w:hint="eastAsia"/>
        </w:rPr>
        <w:t>0</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457"/>
        </w:rPr>
      </w:pPr>
      <w:del w:author="常鸣" w:date="2014-07-03T14:27:00Z" w:id="4458">
        <w:r w:rsidRPr="008A1414" w:rsidDel="009328EA">
          <w:delText>#S</w:delText>
        </w:r>
      </w:del>
      <w:ins w:author="常鸣" w:date="2014-07-03T14:27:00Z" w:id="4459">
        <w:r w:rsidR="009328EA">
          <w:t>#Allocation=ATP Software</w:t>
        </w:r>
      </w:ins>
    </w:p>
    <w:p w:rsidRPr="008A1414" w:rsidR="008334E2" w:rsidP="000C0D62" w:rsidRDefault="009328EA">
      <w:pPr>
        <w:pStyle w:val="ReqtifyAltQ"/>
      </w:pPr>
      <w:ins w:author="常鸣" w:date="2014-07-03T14:27:00Z" w:id="4460">
        <w:r>
          <w:t>#S</w:t>
        </w:r>
      </w:ins>
      <w:r w:rsidRPr="008A1414" w:rsidR="008334E2">
        <w:t>ource=</w:t>
      </w:r>
      <w:r w:rsidRPr="003D2990" w:rsidR="008334E2">
        <w:t>[iTC_CC-SyAD-</w:t>
      </w:r>
      <w:r w:rsidR="001B3EB5">
        <w:rPr>
          <w:rFonts w:hint="eastAsia"/>
        </w:rPr>
        <w:t>1159</w:t>
      </w:r>
      <w:r w:rsidRPr="003D2990"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227</w:t>
      </w:r>
      <w:r>
        <w:t>]</w:t>
      </w:r>
    </w:p>
    <w:p w:rsidR="008334E2" w:rsidP="00C93484" w:rsidRDefault="00B5344E">
      <w:pPr>
        <w:pStyle w:val="Reqtify"/>
      </w:pPr>
      <w:bookmarkStart w:name="MaxMotionOdometerSignChanged" w:id="4461"/>
      <w:r w:rsidRPr="00501C21">
        <w:rPr>
          <w:rStyle w:val="aff2"/>
          <w:bCs w:val="0"/>
          <w:iCs w:val="0"/>
        </w:rPr>
        <w:t>MaxMotionOdometerSignChanged</w:t>
      </w:r>
      <w:bookmarkEnd w:id="4461"/>
      <w:r w:rsidR="008334E2">
        <w:rPr>
          <w:rFonts w:hint="eastAsia"/>
        </w:rPr>
        <w:t>，用于监控是否发生了测得车轮位移反向</w:t>
      </w:r>
      <w:r w:rsidR="008334E2">
        <w:rPr>
          <w:rFonts w:hint="eastAsia"/>
        </w:rPr>
        <w:t>.</w:t>
      </w:r>
    </w:p>
    <w:p w:rsidR="008334E2" w:rsidP="00C93484" w:rsidRDefault="008334E2">
      <w:pPr>
        <w:pStyle w:val="Reqtify"/>
      </w:pPr>
      <w:r>
        <w:rPr>
          <w:rFonts w:hint="eastAsia"/>
        </w:rPr>
        <w:t>If the reversed motion during braking</w:t>
      </w:r>
      <w:r w:rsidR="00397BD9">
        <w:rPr>
          <w:rFonts w:hint="eastAsia"/>
        </w:rPr>
        <w:t xml:space="preserve"> or </w:t>
      </w:r>
      <w:r>
        <w:rPr>
          <w:rFonts w:hint="eastAsia"/>
        </w:rPr>
        <w:t>sliding state is greater than a project defined distance, ATP shall consider the motion sign changed.</w:t>
      </w:r>
    </w:p>
    <w:p w:rsidRPr="002F6EC8" w:rsidR="002F6EC8" w:rsidP="000431E0" w:rsidRDefault="002F6EC8">
      <w:pPr>
        <w:pStyle w:val="af7"/>
      </w:pPr>
      <w:r w:rsidRPr="002F6EC8">
        <w:t xml:space="preserve">def </w:t>
      </w:r>
      <w:hyperlink w:history="1" w:anchor="MaxMotionOdometerSignChanged">
        <w:r w:rsidRPr="002F6EC8">
          <w:rPr>
            <w:rStyle w:val="ac"/>
          </w:rPr>
          <w:t>MaxMotionOdometerSignChanged</w:t>
        </w:r>
      </w:hyperlink>
      <w:r w:rsidRPr="002F6EC8">
        <w:t>(k):</w:t>
      </w:r>
    </w:p>
    <w:p w:rsidRPr="002F6EC8" w:rsidR="002F6EC8" w:rsidP="000431E0" w:rsidRDefault="002F6EC8">
      <w:pPr>
        <w:pStyle w:val="af7"/>
      </w:pPr>
      <w:r w:rsidRPr="002F6EC8">
        <w:t xml:space="preserve">    return (</w:t>
      </w:r>
      <w:hyperlink w:history="1" w:anchor="sign">
        <w:r w:rsidRPr="002F6EC8">
          <w:rPr>
            <w:rStyle w:val="ac"/>
          </w:rPr>
          <w:t>sign</w:t>
        </w:r>
      </w:hyperlink>
      <w:r w:rsidRPr="002F6EC8">
        <w:t>(</w:t>
      </w:r>
      <w:hyperlink w:history="1" w:anchor="StartBrakingMovementMax">
        <w:r w:rsidRPr="002F6EC8">
          <w:rPr>
            <w:rStyle w:val="ac"/>
          </w:rPr>
          <w:t>StartBrakingMovementMax</w:t>
        </w:r>
      </w:hyperlink>
      <w:r w:rsidRPr="002F6EC8">
        <w:t>(k</w:t>
      </w:r>
      <w:r w:rsidR="005B5B0B">
        <w:rPr>
          <w:rFonts w:hint="eastAsia"/>
        </w:rPr>
        <w:t>-1</w:t>
      </w:r>
      <w:r w:rsidRPr="002F6EC8">
        <w:t xml:space="preserve">)) != </w:t>
      </w:r>
      <w:hyperlink w:history="1" w:anchor="sign">
        <w:r w:rsidRPr="002F6EC8">
          <w:rPr>
            <w:rStyle w:val="ac"/>
          </w:rPr>
          <w:t>sign</w:t>
        </w:r>
      </w:hyperlink>
      <w:r w:rsidRPr="002F6EC8">
        <w:t>(</w:t>
      </w:r>
      <w:hyperlink w:history="1" w:anchor="WheelMaximumMovement">
        <w:r w:rsidRPr="002F6EC8">
          <w:rPr>
            <w:rStyle w:val="ac"/>
          </w:rPr>
          <w:t>WheelMaximumMovement</w:t>
        </w:r>
      </w:hyperlink>
      <w:r w:rsidRPr="002F6EC8">
        <w:t>(k))</w:t>
      </w:r>
    </w:p>
    <w:p w:rsidRPr="002F6EC8" w:rsidR="002F6EC8" w:rsidP="000431E0" w:rsidRDefault="002F6EC8">
      <w:pPr>
        <w:pStyle w:val="af7"/>
      </w:pPr>
      <w:r w:rsidRPr="002F6EC8">
        <w:t xml:space="preserve">            and (</w:t>
      </w:r>
      <w:hyperlink w:history="1" w:anchor="abs">
        <w:r w:rsidRPr="002F6EC8">
          <w:rPr>
            <w:rStyle w:val="ac"/>
          </w:rPr>
          <w:t>abs</w:t>
        </w:r>
      </w:hyperlink>
      <w:r w:rsidRPr="002F6EC8">
        <w:t>(</w:t>
      </w:r>
      <w:hyperlink w:history="1" w:anchor="MaxMotionDuringBrakingOrSliding">
        <w:r w:rsidRPr="002F6EC8">
          <w:rPr>
            <w:rStyle w:val="ac"/>
          </w:rPr>
          <w:t>MaxMotionDuringBrakingOrSliding</w:t>
        </w:r>
      </w:hyperlink>
      <w:r>
        <w:rPr>
          <w:rFonts w:hint="eastAsia"/>
        </w:rPr>
        <w:t>(k)</w:t>
      </w:r>
      <w:r w:rsidRPr="002F6EC8">
        <w:t>)</w:t>
      </w:r>
    </w:p>
    <w:p w:rsidR="002F6EC8" w:rsidP="000431E0" w:rsidRDefault="002F6EC8">
      <w:pPr>
        <w:pStyle w:val="af7"/>
      </w:pPr>
      <w:r w:rsidRPr="002F6EC8">
        <w:lastRenderedPageBreak/>
        <w:t xml:space="preserve">                 </w:t>
      </w:r>
      <w:r w:rsidR="000E7A29">
        <w:rPr>
          <w:rFonts w:hint="eastAsia"/>
        </w:rPr>
        <w:t xml:space="preserve"> </w:t>
      </w:r>
      <w:r w:rsidRPr="002F6EC8">
        <w:t xml:space="preserve">&gt; </w:t>
      </w:r>
      <w:hyperlink w:history="1" w:anchor="ATPsetting">
        <w:r w:rsidRPr="002F6EC8">
          <w:rPr>
            <w:rStyle w:val="ac"/>
          </w:rPr>
          <w:t>ATPsetting</w:t>
        </w:r>
      </w:hyperlink>
      <w:r w:rsidRPr="002F6EC8">
        <w:t>.</w:t>
      </w:r>
      <w:r w:rsidR="008626E7">
        <w:t>OdoMinDistAfterSenseChange</w:t>
      </w:r>
      <w:r w:rsidRPr="002F6EC8">
        <w:t>))</w:t>
      </w:r>
      <w:r w:rsidRPr="002F6EC8" w:rsidDel="002F6EC8">
        <w:t xml:space="preserve"> </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462"/>
        </w:rPr>
      </w:pPr>
      <w:del w:author="常鸣" w:date="2014-07-03T14:27:00Z" w:id="4463">
        <w:r w:rsidRPr="008A1414" w:rsidDel="009328EA">
          <w:delText>#S</w:delText>
        </w:r>
      </w:del>
      <w:ins w:author="常鸣" w:date="2014-07-03T14:27:00Z" w:id="4464">
        <w:r w:rsidR="009328EA">
          <w:t>#Allocation=ATP Software</w:t>
        </w:r>
      </w:ins>
      <w:ins w:author="常鸣" w:date="2014-07-03T14:49:00Z" w:id="4465">
        <w:r w:rsidR="002428AA">
          <w:rPr>
            <w:rFonts w:hint="eastAsia"/>
          </w:rPr>
          <w:t>, Vital Embedded Setting</w:t>
        </w:r>
      </w:ins>
    </w:p>
    <w:p w:rsidRPr="008A1414" w:rsidR="008334E2" w:rsidP="000C0D62" w:rsidRDefault="009328EA">
      <w:pPr>
        <w:pStyle w:val="ReqtifyAltQ"/>
      </w:pPr>
      <w:ins w:author="常鸣" w:date="2014-07-03T14:27:00Z" w:id="4466">
        <w:r>
          <w:t>#S</w:t>
        </w:r>
      </w:ins>
      <w:r w:rsidRPr="008A1414" w:rsidR="008334E2">
        <w:t>ource=</w:t>
      </w:r>
      <w:r w:rsidRPr="003D2990" w:rsidR="008334E2">
        <w:t>[iTC_CC-SyAD-</w:t>
      </w:r>
      <w:r w:rsidR="001B3EB5">
        <w:rPr>
          <w:rFonts w:hint="eastAsia"/>
        </w:rPr>
        <w:t>1159</w:t>
      </w:r>
      <w:r w:rsidRPr="003D2990"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Pr="00972331" w:rsidR="008334E2" w:rsidP="00704491" w:rsidRDefault="008334E2">
      <w:pPr>
        <w:pStyle w:val="ReqtifyAltR"/>
      </w:pPr>
      <w:r>
        <w:t>[iTC_CC_ATP-SwRS-0</w:t>
      </w:r>
      <w:r>
        <w:rPr>
          <w:rFonts w:hint="eastAsia"/>
        </w:rPr>
        <w:t>206</w:t>
      </w:r>
      <w:r>
        <w:t>]</w:t>
      </w:r>
    </w:p>
    <w:p w:rsidR="008334E2" w:rsidP="00C93484" w:rsidRDefault="007400C0">
      <w:pPr>
        <w:pStyle w:val="Reqtify"/>
      </w:pPr>
      <w:bookmarkStart w:name="StartSlidingSpeed" w:id="4467"/>
      <w:r w:rsidRPr="00501C21">
        <w:rPr>
          <w:rStyle w:val="aff2"/>
          <w:bCs w:val="0"/>
          <w:iCs w:val="0"/>
        </w:rPr>
        <w:t>StartSlidingSpeed</w:t>
      </w:r>
      <w:bookmarkEnd w:id="4467"/>
      <w:r w:rsidRPr="00062AD1" w:rsidR="008334E2">
        <w:rPr>
          <w:rFonts w:hint="eastAsia"/>
        </w:rPr>
        <w:t>，</w:t>
      </w:r>
      <w:r w:rsidR="008334E2">
        <w:rPr>
          <w:rFonts w:hint="eastAsia"/>
        </w:rPr>
        <w:t>记录由</w:t>
      </w:r>
      <w:r w:rsidRPr="00CB6CF8" w:rsidR="008334E2">
        <w:rPr>
          <w:rStyle w:val="aff1"/>
          <w:rFonts w:hint="eastAsia"/>
        </w:rPr>
        <w:t>COASTING</w:t>
      </w:r>
      <w:r w:rsidR="008334E2">
        <w:rPr>
          <w:rFonts w:hint="eastAsia"/>
        </w:rPr>
        <w:t>或</w:t>
      </w:r>
      <w:r w:rsidRPr="00CB6CF8" w:rsidR="008334E2">
        <w:rPr>
          <w:rStyle w:val="aff1"/>
          <w:rFonts w:hint="eastAsia"/>
        </w:rPr>
        <w:t>BRAKING</w:t>
      </w:r>
      <w:r w:rsidR="008334E2">
        <w:rPr>
          <w:rFonts w:hint="eastAsia"/>
        </w:rPr>
        <w:t>进入</w:t>
      </w:r>
      <w:r w:rsidRPr="00CB6CF8" w:rsidR="008334E2">
        <w:rPr>
          <w:rStyle w:val="aff1"/>
          <w:rFonts w:hint="eastAsia"/>
        </w:rPr>
        <w:t>SLIDING</w:t>
      </w:r>
      <w:r w:rsidR="008334E2">
        <w:rPr>
          <w:rFonts w:hint="eastAsia"/>
        </w:rPr>
        <w:t>状态时的速度。</w:t>
      </w:r>
    </w:p>
    <w:p w:rsidR="008334E2" w:rsidP="00C93484" w:rsidRDefault="008334E2">
      <w:pPr>
        <w:pStyle w:val="Reqtify"/>
      </w:pPr>
      <w:r>
        <w:rPr>
          <w:rFonts w:hint="eastAsia"/>
        </w:rPr>
        <w:t xml:space="preserve">ATP shall record the speed when the </w:t>
      </w:r>
      <w:r>
        <w:t>train begins</w:t>
      </w:r>
      <w:r>
        <w:rPr>
          <w:rFonts w:hint="eastAsia"/>
        </w:rPr>
        <w:t xml:space="preserve"> to slide.</w:t>
      </w:r>
    </w:p>
    <w:p w:rsidR="008334E2" w:rsidP="000431E0" w:rsidRDefault="00397BD9">
      <w:pPr>
        <w:pStyle w:val="af7"/>
      </w:pPr>
      <w:r>
        <w:rPr>
          <w:rFonts w:hint="eastAsia"/>
        </w:rPr>
        <w:t>if (</w:t>
      </w:r>
      <w:r w:rsidR="00C32EC4">
        <w:rPr>
          <w:rFonts w:hint="eastAsia"/>
        </w:rPr>
        <w:t>Initialization</w:t>
      </w:r>
    </w:p>
    <w:p w:rsidR="008334E2" w:rsidP="000431E0" w:rsidRDefault="008334E2">
      <w:pPr>
        <w:pStyle w:val="af7"/>
      </w:pPr>
      <w:r>
        <w:rPr>
          <w:rFonts w:hint="eastAsia"/>
        </w:rPr>
        <w:t xml:space="preserve">    </w:t>
      </w:r>
      <w:r w:rsidR="00397BD9">
        <w:rPr>
          <w:rFonts w:hint="eastAsia"/>
        </w:rPr>
        <w:t xml:space="preserve"> or </w:t>
      </w:r>
      <w:r>
        <w:rPr>
          <w:rFonts w:hint="eastAsia"/>
        </w:rPr>
        <w:t>(</w:t>
      </w:r>
      <w:hyperlink w:history="1" w:anchor="MotionOverEstimationState">
        <w:r w:rsidR="00B5344E">
          <w:rPr>
            <w:rStyle w:val="ac"/>
          </w:rPr>
          <w:t>MotionOverEstimationState</w:t>
        </w:r>
      </w:hyperlink>
      <w:r>
        <w:rPr>
          <w:rFonts w:hint="eastAsia"/>
        </w:rPr>
        <w:t xml:space="preserve">(k) == </w:t>
      </w:r>
      <w:r w:rsidRPr="00CB6CF8">
        <w:rPr>
          <w:rStyle w:val="aff1"/>
          <w:rFonts w:hint="eastAsia"/>
        </w:rPr>
        <w:t>COASTING</w:t>
      </w:r>
      <w:r>
        <w:rPr>
          <w:rFonts w:hint="eastAsia"/>
        </w:rPr>
        <w:t>)</w:t>
      </w:r>
    </w:p>
    <w:p w:rsidR="008334E2" w:rsidP="000431E0" w:rsidRDefault="008334E2">
      <w:pPr>
        <w:pStyle w:val="af7"/>
      </w:pPr>
      <w:r>
        <w:rPr>
          <w:rFonts w:hint="eastAsia"/>
        </w:rPr>
        <w:t xml:space="preserve">    </w:t>
      </w:r>
      <w:r w:rsidR="00397BD9">
        <w:rPr>
          <w:rFonts w:hint="eastAsia"/>
        </w:rPr>
        <w:t xml:space="preserve"> or </w:t>
      </w:r>
      <w:r>
        <w:rPr>
          <w:rFonts w:hint="eastAsia"/>
        </w:rPr>
        <w:t>(</w:t>
      </w:r>
      <w:hyperlink w:history="1" w:anchor="MotionOverEstimationState">
        <w:r w:rsidR="00B5344E">
          <w:rPr>
            <w:rStyle w:val="ac"/>
          </w:rPr>
          <w:t>MotionOverEstimationState</w:t>
        </w:r>
      </w:hyperlink>
      <w:r>
        <w:rPr>
          <w:rFonts w:hint="eastAsia"/>
        </w:rPr>
        <w:t xml:space="preserve">(k) == </w:t>
      </w:r>
      <w:r w:rsidRPr="00CB6CF8">
        <w:rPr>
          <w:rStyle w:val="aff1"/>
          <w:rFonts w:hint="eastAsia"/>
        </w:rPr>
        <w:t>BRAKING</w:t>
      </w:r>
      <w:r>
        <w:rPr>
          <w:rFonts w:hint="eastAsia"/>
        </w:rPr>
        <w:t>))</w:t>
      </w:r>
    </w:p>
    <w:p w:rsidR="008334E2" w:rsidP="000431E0" w:rsidRDefault="008334E2">
      <w:pPr>
        <w:pStyle w:val="af7"/>
      </w:pPr>
      <w:r>
        <w:rPr>
          <w:rFonts w:hint="eastAsia"/>
        </w:rPr>
        <w:t xml:space="preserve"> </w:t>
      </w:r>
      <w:r w:rsidR="003928F2">
        <w:rPr>
          <w:rFonts w:hint="eastAsia"/>
        </w:rPr>
        <w:t xml:space="preserve">   </w:t>
      </w:r>
      <w:hyperlink w:history="1" w:anchor="StartSlidingSpeed">
        <w:r w:rsidR="007400C0">
          <w:rPr>
            <w:rStyle w:val="ac"/>
          </w:rPr>
          <w:t>StartSlidingSpeed</w:t>
        </w:r>
      </w:hyperlink>
      <w:r w:rsidR="00397BD9">
        <w:rPr>
          <w:rFonts w:hint="eastAsia"/>
        </w:rPr>
        <w:t xml:space="preserve"> = </w:t>
      </w:r>
      <w:r>
        <w:rPr>
          <w:rFonts w:hint="eastAsia"/>
        </w:rPr>
        <w:t>0</w:t>
      </w:r>
    </w:p>
    <w:p w:rsidR="008334E2" w:rsidP="000431E0" w:rsidRDefault="00E31F2D">
      <w:pPr>
        <w:pStyle w:val="af7"/>
      </w:pPr>
      <w:r>
        <w:rPr>
          <w:rFonts w:hint="eastAsia"/>
        </w:rPr>
        <w:t>el</w:t>
      </w:r>
      <w:r w:rsidR="00397BD9">
        <w:rPr>
          <w:rFonts w:hint="eastAsia"/>
        </w:rPr>
        <w:t>if (</w:t>
      </w:r>
      <w:r w:rsidR="008334E2">
        <w:rPr>
          <w:rFonts w:hint="eastAsia"/>
        </w:rPr>
        <w:t>((</w:t>
      </w:r>
      <w:hyperlink w:history="1" w:anchor="MotionOverEstimationState">
        <w:r w:rsidR="00B5344E">
          <w:rPr>
            <w:rStyle w:val="ac"/>
          </w:rPr>
          <w:t>MotionOverEstimationState</w:t>
        </w:r>
      </w:hyperlink>
      <w:r w:rsidR="008334E2">
        <w:rPr>
          <w:rFonts w:hint="eastAsia"/>
        </w:rPr>
        <w:t xml:space="preserve">(k-1) == </w:t>
      </w:r>
      <w:r w:rsidRPr="00CB6CF8" w:rsidR="008334E2">
        <w:rPr>
          <w:rStyle w:val="aff1"/>
          <w:rFonts w:hint="eastAsia"/>
        </w:rPr>
        <w:t>COASTING</w:t>
      </w:r>
      <w:r w:rsidR="008334E2">
        <w:rPr>
          <w:rFonts w:hint="eastAsia"/>
        </w:rPr>
        <w:t>)</w:t>
      </w:r>
    </w:p>
    <w:p w:rsidR="008334E2" w:rsidP="000431E0" w:rsidRDefault="008334E2">
      <w:pPr>
        <w:pStyle w:val="af7"/>
      </w:pPr>
      <w:r>
        <w:rPr>
          <w:rFonts w:hint="eastAsia"/>
        </w:rPr>
        <w:t xml:space="preserve">         </w:t>
      </w:r>
      <w:r w:rsidR="00397BD9">
        <w:rPr>
          <w:rFonts w:hint="eastAsia"/>
        </w:rPr>
        <w:t xml:space="preserve"> or </w:t>
      </w:r>
      <w:r>
        <w:rPr>
          <w:rFonts w:hint="eastAsia"/>
        </w:rPr>
        <w:t>(</w:t>
      </w:r>
      <w:hyperlink w:history="1" w:anchor="MotionOverEstimationState">
        <w:r w:rsidR="00B5344E">
          <w:rPr>
            <w:rStyle w:val="ac"/>
          </w:rPr>
          <w:t>MotionOverEstimationState</w:t>
        </w:r>
      </w:hyperlink>
      <w:r>
        <w:rPr>
          <w:rFonts w:hint="eastAsia"/>
        </w:rPr>
        <w:t xml:space="preserve">(k-1) == </w:t>
      </w:r>
      <w:r w:rsidRPr="00CB6CF8">
        <w:rPr>
          <w:rStyle w:val="aff1"/>
          <w:rFonts w:hint="eastAsia"/>
        </w:rPr>
        <w:t>BRAKING</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MotionOverEstimationState">
        <w:r w:rsidR="00B5344E">
          <w:rPr>
            <w:rStyle w:val="ac"/>
          </w:rPr>
          <w:t>MotionOverEstimationState</w:t>
        </w:r>
      </w:hyperlink>
      <w:r>
        <w:rPr>
          <w:rFonts w:hint="eastAsia"/>
        </w:rPr>
        <w:t xml:space="preserve">(k) == </w:t>
      </w:r>
      <w:r>
        <w:rPr>
          <w:rStyle w:val="aff1"/>
          <w:rFonts w:hint="eastAsia"/>
        </w:rPr>
        <w:t>SLIDING</w:t>
      </w:r>
      <w:r>
        <w:rPr>
          <w:rFonts w:hint="eastAsia"/>
        </w:rPr>
        <w:t>))</w:t>
      </w:r>
    </w:p>
    <w:p w:rsidR="008334E2" w:rsidP="000431E0" w:rsidRDefault="008334E2">
      <w:pPr>
        <w:pStyle w:val="af7"/>
      </w:pPr>
      <w:r>
        <w:rPr>
          <w:rFonts w:hint="eastAsia"/>
        </w:rPr>
        <w:t xml:space="preserve"> </w:t>
      </w:r>
      <w:r w:rsidR="003928F2">
        <w:rPr>
          <w:rFonts w:hint="eastAsia"/>
        </w:rPr>
        <w:t xml:space="preserve">   </w:t>
      </w:r>
      <w:hyperlink w:history="1" w:anchor="StartSlidingSpeed">
        <w:r w:rsidR="007400C0">
          <w:rPr>
            <w:rStyle w:val="ac"/>
          </w:rPr>
          <w:t>StartSlidingSpeed</w:t>
        </w:r>
      </w:hyperlink>
      <w:r w:rsidR="00397BD9">
        <w:rPr>
          <w:rFonts w:hint="eastAsia"/>
        </w:rPr>
        <w:t xml:space="preserve"> = </w:t>
      </w:r>
      <w:hyperlink w:history="1" w:anchor="WheelMaxSpeed">
        <w:r w:rsidR="007400C0">
          <w:rPr>
            <w:rStyle w:val="ac"/>
          </w:rPr>
          <w:t>WheelMaxSpeed</w:t>
        </w:r>
      </w:hyperlink>
      <w:r w:rsidRPr="008334E2">
        <w:rPr>
          <w:rFonts w:hint="eastAsia"/>
        </w:rPr>
        <w:t>(k-1)</w:t>
      </w:r>
    </w:p>
    <w:p w:rsidR="008334E2" w:rsidP="000431E0" w:rsidRDefault="00397BD9">
      <w:pPr>
        <w:pStyle w:val="af7"/>
      </w:pPr>
      <w:r>
        <w:rPr>
          <w:rFonts w:hint="eastAsia"/>
        </w:rPr>
        <w:t>else:</w:t>
      </w:r>
    </w:p>
    <w:p w:rsidR="008334E2" w:rsidP="000431E0" w:rsidRDefault="008334E2">
      <w:pPr>
        <w:pStyle w:val="af7"/>
      </w:pPr>
      <w:r>
        <w:rPr>
          <w:rFonts w:hint="eastAsia"/>
        </w:rPr>
        <w:t xml:space="preserve"> </w:t>
      </w:r>
      <w:r w:rsidR="003928F2">
        <w:rPr>
          <w:rFonts w:hint="eastAsia"/>
        </w:rPr>
        <w:t xml:space="preserve">   </w:t>
      </w:r>
      <w:hyperlink w:history="1" w:anchor="StartSlidingSpeed">
        <w:r w:rsidR="007400C0">
          <w:rPr>
            <w:rStyle w:val="ac"/>
          </w:rPr>
          <w:t>StartSlidingSpeed</w:t>
        </w:r>
      </w:hyperlink>
      <w:r w:rsidR="00397BD9">
        <w:rPr>
          <w:rFonts w:hint="eastAsia"/>
        </w:rPr>
        <w:t xml:space="preserve"> = </w:t>
      </w:r>
      <w:hyperlink w:history="1" w:anchor="StartSlidingSpeed">
        <w:r w:rsidR="007400C0">
          <w:rPr>
            <w:rStyle w:val="ac"/>
          </w:rPr>
          <w:t>StartSlidingSpeed</w:t>
        </w:r>
      </w:hyperlink>
      <w:r>
        <w:rPr>
          <w:rFonts w:hint="eastAsia"/>
        </w:rPr>
        <w:t>(k-1)</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468"/>
        </w:rPr>
      </w:pPr>
      <w:del w:author="常鸣" w:date="2014-07-03T14:27:00Z" w:id="4469">
        <w:r w:rsidRPr="008A1414" w:rsidDel="009328EA">
          <w:delText>#S</w:delText>
        </w:r>
      </w:del>
      <w:ins w:author="常鸣" w:date="2014-07-03T14:27:00Z" w:id="4470">
        <w:r w:rsidR="009328EA">
          <w:t>#Allocation=ATP Software</w:t>
        </w:r>
      </w:ins>
    </w:p>
    <w:p w:rsidRPr="008A1414" w:rsidR="008334E2" w:rsidP="000C0D62" w:rsidRDefault="009328EA">
      <w:pPr>
        <w:pStyle w:val="ReqtifyAltQ"/>
      </w:pPr>
      <w:ins w:author="常鸣" w:date="2014-07-03T14:27:00Z" w:id="4471">
        <w:r>
          <w:t>#S</w:t>
        </w:r>
      </w:ins>
      <w:r w:rsidRPr="008A1414" w:rsidR="008334E2">
        <w:t>ource=</w:t>
      </w:r>
      <w:r w:rsidRPr="003D2990" w:rsidR="008334E2">
        <w:t>[iTC_CC-SyAD-</w:t>
      </w:r>
      <w:r w:rsidRPr="003D2990" w:rsidR="008334E2">
        <w:rPr>
          <w:rFonts w:hint="eastAsia"/>
        </w:rPr>
        <w:t>0</w:t>
      </w:r>
      <w:r w:rsidR="008334E2">
        <w:rPr>
          <w:rFonts w:hint="eastAsia"/>
        </w:rPr>
        <w:t>148</w:t>
      </w:r>
      <w:r w:rsidRPr="003D2990" w:rsidR="008334E2">
        <w:rPr>
          <w:rFonts w:hint="eastAsia"/>
        </w:rPr>
        <w:t>]</w:t>
      </w:r>
    </w:p>
    <w:p w:rsidRPr="008A1414" w:rsidR="008334E2" w:rsidP="000C0D62" w:rsidRDefault="008334E2">
      <w:pPr>
        <w:pStyle w:val="ReqtifyAltQ"/>
      </w:pPr>
      <w:r w:rsidRPr="008A1414">
        <w:t>[End]</w:t>
      </w:r>
    </w:p>
    <w:p w:rsidR="002B06A6" w:rsidP="00C93484" w:rsidRDefault="002B06A6">
      <w:pPr>
        <w:pStyle w:val="Reqtify"/>
      </w:pPr>
    </w:p>
    <w:p w:rsidR="008334E2" w:rsidP="00C93484" w:rsidRDefault="008334E2">
      <w:pPr>
        <w:pStyle w:val="Reqtify"/>
      </w:pPr>
    </w:p>
    <w:p w:rsidRPr="00972331" w:rsidR="008334E2" w:rsidP="00704491" w:rsidRDefault="008334E2">
      <w:pPr>
        <w:pStyle w:val="ReqtifyAltR"/>
      </w:pPr>
      <w:r>
        <w:t>[iTC_CC_ATP-SwRS-0</w:t>
      </w:r>
      <w:r>
        <w:rPr>
          <w:rFonts w:hint="eastAsia"/>
        </w:rPr>
        <w:t>207</w:t>
      </w:r>
      <w:r>
        <w:t>]</w:t>
      </w:r>
    </w:p>
    <w:p w:rsidR="008334E2" w:rsidP="00C93484" w:rsidRDefault="007400C0">
      <w:pPr>
        <w:pStyle w:val="Reqtify"/>
      </w:pPr>
      <w:bookmarkStart w:name="TimeInSliding" w:id="4472"/>
      <w:r w:rsidRPr="00501C21">
        <w:rPr>
          <w:rStyle w:val="aff2"/>
          <w:bCs w:val="0"/>
          <w:iCs w:val="0"/>
        </w:rPr>
        <w:t>TimeInSliding</w:t>
      </w:r>
      <w:bookmarkEnd w:id="4472"/>
      <w:r w:rsidR="008334E2">
        <w:rPr>
          <w:rFonts w:hint="eastAsia"/>
        </w:rPr>
        <w:t>，记录在</w:t>
      </w:r>
      <w:r w:rsidRPr="007F6855" w:rsidR="008334E2">
        <w:rPr>
          <w:rStyle w:val="aff1"/>
        </w:rPr>
        <w:t>SLINDING</w:t>
      </w:r>
      <w:r w:rsidR="008334E2">
        <w:rPr>
          <w:rFonts w:hint="eastAsia"/>
        </w:rPr>
        <w:t>状态下持续了多少个周期</w:t>
      </w:r>
      <w:r w:rsidR="008334E2">
        <w:rPr>
          <w:rFonts w:hint="eastAsia"/>
        </w:rPr>
        <w:t>.</w:t>
      </w:r>
    </w:p>
    <w:p w:rsidR="008334E2" w:rsidP="00C93484" w:rsidRDefault="008334E2">
      <w:pPr>
        <w:pStyle w:val="Reqtify"/>
      </w:pPr>
      <w:r>
        <w:rPr>
          <w:rFonts w:hint="eastAsia"/>
        </w:rPr>
        <w:t xml:space="preserve">ATP shall record how many cycles staying in </w:t>
      </w:r>
      <w:r w:rsidRPr="002A27E2">
        <w:rPr>
          <w:rStyle w:val="aff1"/>
          <w:rFonts w:hint="eastAsia"/>
        </w:rPr>
        <w:t>SLIDING</w:t>
      </w:r>
      <w:r>
        <w:rPr>
          <w:rFonts w:hint="eastAsia"/>
        </w:rPr>
        <w:t xml:space="preserve"> state.</w:t>
      </w:r>
    </w:p>
    <w:p w:rsidR="008334E2" w:rsidP="000431E0" w:rsidRDefault="00397BD9">
      <w:pPr>
        <w:pStyle w:val="af7"/>
      </w:pPr>
      <w:r>
        <w:rPr>
          <w:rFonts w:hint="eastAsia"/>
        </w:rPr>
        <w:t>if (</w:t>
      </w:r>
      <w:r w:rsidR="00C32EC4">
        <w:rPr>
          <w:rFonts w:hint="eastAsia"/>
        </w:rPr>
        <w:t>Initialization</w:t>
      </w:r>
    </w:p>
    <w:p w:rsidR="008334E2" w:rsidP="000431E0" w:rsidRDefault="008334E2">
      <w:pPr>
        <w:pStyle w:val="af7"/>
      </w:pPr>
      <w:r>
        <w:rPr>
          <w:rFonts w:hint="eastAsia"/>
        </w:rPr>
        <w:t xml:space="preserve">    </w:t>
      </w:r>
      <w:r w:rsidR="00397BD9">
        <w:rPr>
          <w:rFonts w:hint="eastAsia"/>
        </w:rPr>
        <w:t xml:space="preserve"> or </w:t>
      </w:r>
      <w:r>
        <w:rPr>
          <w:rFonts w:hint="eastAsia"/>
        </w:rPr>
        <w:t>((</w:t>
      </w:r>
      <w:hyperlink w:history="1" w:anchor="MotionOverEstimationState">
        <w:r w:rsidR="00B5344E">
          <w:rPr>
            <w:rStyle w:val="ac"/>
          </w:rPr>
          <w:t>MotionOverEstimationState</w:t>
        </w:r>
      </w:hyperlink>
      <w:r>
        <w:rPr>
          <w:rFonts w:hint="eastAsia"/>
        </w:rPr>
        <w:t xml:space="preserve">(k-1) == </w:t>
      </w:r>
      <w:r w:rsidRPr="00CB6CF8">
        <w:rPr>
          <w:rStyle w:val="aff1"/>
          <w:rFonts w:hint="eastAsia"/>
        </w:rPr>
        <w:t>SLIDING</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MotionOverEstimationState">
        <w:r w:rsidR="00B5344E">
          <w:rPr>
            <w:rStyle w:val="ac"/>
          </w:rPr>
          <w:t>MotionOverEstimationState</w:t>
        </w:r>
      </w:hyperlink>
      <w:r>
        <w:rPr>
          <w:rFonts w:hint="eastAsia"/>
        </w:rPr>
        <w:t xml:space="preserve">(k) != </w:t>
      </w:r>
      <w:r w:rsidRPr="00CB6CF8">
        <w:rPr>
          <w:rStyle w:val="aff1"/>
          <w:rFonts w:hint="eastAsia"/>
        </w:rPr>
        <w:t>SL</w:t>
      </w:r>
      <w:r>
        <w:rPr>
          <w:rStyle w:val="aff1"/>
          <w:rFonts w:hint="eastAsia"/>
        </w:rPr>
        <w:t>I</w:t>
      </w:r>
      <w:r w:rsidRPr="00CB6CF8">
        <w:rPr>
          <w:rStyle w:val="aff1"/>
          <w:rFonts w:hint="eastAsia"/>
        </w:rPr>
        <w:t>DING</w:t>
      </w:r>
      <w:r>
        <w:rPr>
          <w:rFonts w:hint="eastAsia"/>
        </w:rPr>
        <w:t>)))</w:t>
      </w:r>
    </w:p>
    <w:p w:rsidR="008334E2" w:rsidP="000431E0" w:rsidRDefault="008334E2">
      <w:pPr>
        <w:pStyle w:val="af7"/>
      </w:pPr>
      <w:r>
        <w:rPr>
          <w:rFonts w:hint="eastAsia"/>
        </w:rPr>
        <w:t xml:space="preserve"> </w:t>
      </w:r>
      <w:r w:rsidR="003928F2">
        <w:rPr>
          <w:rFonts w:hint="eastAsia"/>
        </w:rPr>
        <w:t xml:space="preserve">   </w:t>
      </w:r>
      <w:hyperlink w:history="1" w:anchor="TimeInSliding">
        <w:r w:rsidR="007400C0">
          <w:rPr>
            <w:rStyle w:val="ac"/>
          </w:rPr>
          <w:t>TimeInSliding</w:t>
        </w:r>
      </w:hyperlink>
      <w:r w:rsidR="00397BD9">
        <w:rPr>
          <w:rFonts w:hint="eastAsia"/>
        </w:rPr>
        <w:t xml:space="preserve"> = </w:t>
      </w:r>
      <w:r>
        <w:rPr>
          <w:rFonts w:hint="eastAsia"/>
        </w:rPr>
        <w:t>0</w:t>
      </w:r>
    </w:p>
    <w:p w:rsidR="008334E2" w:rsidP="000431E0" w:rsidRDefault="00E31F2D">
      <w:pPr>
        <w:pStyle w:val="af7"/>
      </w:pPr>
      <w:r>
        <w:rPr>
          <w:rFonts w:hint="eastAsia"/>
        </w:rPr>
        <w:t>el</w:t>
      </w:r>
      <w:r w:rsidR="00397BD9">
        <w:rPr>
          <w:rFonts w:hint="eastAsia"/>
        </w:rPr>
        <w:t>if (</w:t>
      </w:r>
      <w:hyperlink w:history="1" w:anchor="MotionOverEstimationState">
        <w:r w:rsidR="00B5344E">
          <w:rPr>
            <w:rStyle w:val="ac"/>
          </w:rPr>
          <w:t>MotionOverEstimationState</w:t>
        </w:r>
      </w:hyperlink>
      <w:r w:rsidR="008334E2">
        <w:rPr>
          <w:rFonts w:hint="eastAsia"/>
        </w:rPr>
        <w:t xml:space="preserve">(k) == </w:t>
      </w:r>
      <w:r w:rsidRPr="00CB6CF8" w:rsidR="008334E2">
        <w:rPr>
          <w:rStyle w:val="aff1"/>
          <w:rFonts w:hint="eastAsia"/>
        </w:rPr>
        <w:t>SLIDING</w:t>
      </w:r>
      <w:r w:rsidR="008334E2">
        <w:rPr>
          <w:rFonts w:hint="eastAsia"/>
        </w:rPr>
        <w:t>)</w:t>
      </w:r>
    </w:p>
    <w:p w:rsidR="008334E2" w:rsidP="000431E0" w:rsidRDefault="008334E2">
      <w:pPr>
        <w:pStyle w:val="af7"/>
      </w:pPr>
      <w:r>
        <w:rPr>
          <w:rFonts w:hint="eastAsia"/>
        </w:rPr>
        <w:t xml:space="preserve"> </w:t>
      </w:r>
      <w:r w:rsidR="003928F2">
        <w:rPr>
          <w:rFonts w:hint="eastAsia"/>
        </w:rPr>
        <w:t xml:space="preserve">   </w:t>
      </w:r>
      <w:hyperlink w:history="1" w:anchor="TimeInSliding">
        <w:r w:rsidR="007400C0">
          <w:rPr>
            <w:rStyle w:val="ac"/>
          </w:rPr>
          <w:t>TimeInSliding</w:t>
        </w:r>
      </w:hyperlink>
      <w:r w:rsidR="00397BD9">
        <w:rPr>
          <w:rFonts w:hint="eastAsia"/>
        </w:rPr>
        <w:t xml:space="preserve"> = </w:t>
      </w:r>
      <w:hyperlink w:history="1" w:anchor="TimeInSliding">
        <w:r w:rsidR="007400C0">
          <w:rPr>
            <w:rStyle w:val="ac"/>
          </w:rPr>
          <w:t>TimeInSliding</w:t>
        </w:r>
      </w:hyperlink>
      <w:r>
        <w:rPr>
          <w:rFonts w:hint="eastAsia"/>
        </w:rPr>
        <w:t>(k-1) + 1</w:t>
      </w:r>
    </w:p>
    <w:p w:rsidR="008334E2" w:rsidP="000431E0" w:rsidRDefault="00397BD9">
      <w:pPr>
        <w:pStyle w:val="af7"/>
      </w:pPr>
      <w:r>
        <w:rPr>
          <w:rFonts w:hint="eastAsia"/>
        </w:rPr>
        <w:t>else:</w:t>
      </w:r>
    </w:p>
    <w:p w:rsidR="008334E2" w:rsidP="000431E0" w:rsidRDefault="008334E2">
      <w:pPr>
        <w:pStyle w:val="af7"/>
      </w:pPr>
      <w:r>
        <w:rPr>
          <w:rFonts w:hint="eastAsia"/>
        </w:rPr>
        <w:t xml:space="preserve"> </w:t>
      </w:r>
      <w:r w:rsidR="003928F2">
        <w:rPr>
          <w:rFonts w:hint="eastAsia"/>
        </w:rPr>
        <w:t xml:space="preserve">   </w:t>
      </w:r>
      <w:hyperlink w:history="1" w:anchor="TimeInSliding">
        <w:r w:rsidR="007400C0">
          <w:rPr>
            <w:rStyle w:val="ac"/>
          </w:rPr>
          <w:t>TimeInSliding</w:t>
        </w:r>
      </w:hyperlink>
      <w:r w:rsidR="00397BD9">
        <w:rPr>
          <w:rFonts w:hint="eastAsia"/>
        </w:rPr>
        <w:t xml:space="preserve"> = </w:t>
      </w:r>
      <w:hyperlink w:history="1" w:anchor="TimeInSliding">
        <w:r w:rsidR="007400C0">
          <w:rPr>
            <w:rStyle w:val="ac"/>
          </w:rPr>
          <w:t>TimeInSliding</w:t>
        </w:r>
      </w:hyperlink>
      <w:r>
        <w:rPr>
          <w:rFonts w:hint="eastAsia"/>
        </w:rPr>
        <w:t>(k-1)</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473"/>
        </w:rPr>
      </w:pPr>
      <w:del w:author="常鸣" w:date="2014-07-03T14:27:00Z" w:id="4474">
        <w:r w:rsidRPr="008A1414" w:rsidDel="009328EA">
          <w:delText>#S</w:delText>
        </w:r>
      </w:del>
      <w:ins w:author="常鸣" w:date="2014-07-03T14:27:00Z" w:id="4475">
        <w:r w:rsidR="009328EA">
          <w:t>#Allocation=ATP Software</w:t>
        </w:r>
      </w:ins>
    </w:p>
    <w:p w:rsidRPr="008A1414" w:rsidR="008334E2" w:rsidP="000C0D62" w:rsidRDefault="009328EA">
      <w:pPr>
        <w:pStyle w:val="ReqtifyAltQ"/>
      </w:pPr>
      <w:ins w:author="常鸣" w:date="2014-07-03T14:27:00Z" w:id="4476">
        <w:r>
          <w:lastRenderedPageBreak/>
          <w:t>#S</w:t>
        </w:r>
      </w:ins>
      <w:r w:rsidRPr="008A1414" w:rsidR="008334E2">
        <w:t>ource=</w:t>
      </w:r>
      <w:r w:rsidRPr="003D2990" w:rsidR="008334E2">
        <w:t>[iTC_CC-SyAD-</w:t>
      </w:r>
      <w:r w:rsidRPr="003D2990" w:rsidR="008334E2">
        <w:rPr>
          <w:rFonts w:hint="eastAsia"/>
        </w:rPr>
        <w:t>0</w:t>
      </w:r>
      <w:r w:rsidR="008334E2">
        <w:rPr>
          <w:rFonts w:hint="eastAsia"/>
        </w:rPr>
        <w:t>148</w:t>
      </w:r>
      <w:r w:rsidRPr="003D2990" w:rsidR="008334E2">
        <w:rPr>
          <w:rFonts w:hint="eastAsia"/>
        </w:rPr>
        <w:t>]</w:t>
      </w:r>
    </w:p>
    <w:p w:rsidRPr="008A1414" w:rsidR="008334E2" w:rsidP="000C0D62" w:rsidRDefault="008334E2">
      <w:pPr>
        <w:pStyle w:val="ReqtifyAltQ"/>
      </w:pPr>
      <w:r w:rsidRPr="008A1414">
        <w:t>[End]</w:t>
      </w:r>
    </w:p>
    <w:p w:rsidR="00F21BF3" w:rsidP="00C93484" w:rsidRDefault="00F21BF3">
      <w:pPr>
        <w:pStyle w:val="Reqtify"/>
      </w:pPr>
    </w:p>
    <w:p w:rsidR="002232D1" w:rsidP="00C93484" w:rsidRDefault="002232D1">
      <w:pPr>
        <w:pStyle w:val="Reqtify"/>
      </w:pPr>
    </w:p>
    <w:p w:rsidR="002B06A6" w:rsidP="002B06A6" w:rsidRDefault="002B06A6">
      <w:pPr>
        <w:pStyle w:val="ReqtifyAltR"/>
      </w:pPr>
      <w:r>
        <w:t>[iTC_CC_ATP-SwRS-0</w:t>
      </w:r>
      <w:r>
        <w:rPr>
          <w:rFonts w:hint="eastAsia"/>
        </w:rPr>
        <w:t>200</w:t>
      </w:r>
      <w:r>
        <w:t>]</w:t>
      </w:r>
    </w:p>
    <w:p w:rsidR="002B06A6" w:rsidP="00C93484" w:rsidRDefault="002B06A6">
      <w:pPr>
        <w:pStyle w:val="Reqtify"/>
      </w:pPr>
      <w:r>
        <w:rPr>
          <w:rFonts w:hint="eastAsia"/>
        </w:rPr>
        <w:t>对于车辆位移的打滑空转补偿状态</w:t>
      </w:r>
      <w:bookmarkStart w:name="MotionOverEstimationState" w:id="4477"/>
      <w:r w:rsidRPr="00EE3B9B" w:rsidR="00EE3B9B">
        <w:rPr>
          <w:rStyle w:val="aff2"/>
          <w:bCs w:val="0"/>
          <w:iCs w:val="0"/>
          <w:noProof w:val="0"/>
        </w:rPr>
        <w:t>MotionOve</w:t>
      </w:r>
      <w:r w:rsidRPr="00EE3B9B" w:rsidR="00EE3B9B">
        <w:rPr>
          <w:rStyle w:val="aff2"/>
          <w:rFonts w:hint="eastAsia"/>
          <w:bCs w:val="0"/>
          <w:iCs w:val="0"/>
          <w:noProof w:val="0"/>
        </w:rPr>
        <w:t>r</w:t>
      </w:r>
      <w:r w:rsidRPr="00EE3B9B" w:rsidR="00EE3B9B">
        <w:rPr>
          <w:rStyle w:val="aff2"/>
          <w:bCs w:val="0"/>
          <w:iCs w:val="0"/>
          <w:noProof w:val="0"/>
        </w:rPr>
        <w:t>EstimationSt</w:t>
      </w:r>
      <w:r w:rsidRPr="00EE3B9B" w:rsidR="00EE3B9B">
        <w:rPr>
          <w:rStyle w:val="aff2"/>
          <w:rFonts w:hint="eastAsia"/>
          <w:bCs w:val="0"/>
          <w:iCs w:val="0"/>
          <w:noProof w:val="0"/>
        </w:rPr>
        <w:t>ate</w:t>
      </w:r>
      <w:bookmarkEnd w:id="4477"/>
      <w:r>
        <w:rPr>
          <w:rFonts w:hint="eastAsia"/>
        </w:rPr>
        <w:t>如下：</w:t>
      </w:r>
    </w:p>
    <w:p w:rsidR="002B06A6" w:rsidP="00FA0FBB" w:rsidRDefault="002B06A6">
      <w:pPr>
        <w:pStyle w:val="AltX"/>
      </w:pPr>
      <w:r w:rsidRPr="00360341">
        <w:rPr>
          <w:rStyle w:val="aff1"/>
          <w:rFonts w:hint="eastAsia"/>
        </w:rPr>
        <w:t>COASTING</w:t>
      </w:r>
      <w:r w:rsidRPr="00CC53B8">
        <w:rPr>
          <w:rFonts w:hint="eastAsia"/>
        </w:rPr>
        <w:t xml:space="preserve">, </w:t>
      </w:r>
      <w:r w:rsidRPr="00CC53B8">
        <w:rPr>
          <w:rFonts w:hint="eastAsia"/>
        </w:rPr>
        <w:t>无打滑发生；</w:t>
      </w:r>
    </w:p>
    <w:p w:rsidR="002B06A6" w:rsidP="00FA0FBB" w:rsidRDefault="002B06A6">
      <w:pPr>
        <w:pStyle w:val="AltX"/>
      </w:pPr>
      <w:r w:rsidRPr="00360341">
        <w:rPr>
          <w:rStyle w:val="aff1"/>
          <w:rFonts w:hint="eastAsia"/>
        </w:rPr>
        <w:t>BRAKING</w:t>
      </w:r>
      <w:r w:rsidRPr="00CC53B8">
        <w:rPr>
          <w:rFonts w:hint="eastAsia"/>
        </w:rPr>
        <w:t xml:space="preserve">, </w:t>
      </w:r>
      <w:r w:rsidRPr="00CC53B8">
        <w:rPr>
          <w:rFonts w:hint="eastAsia"/>
        </w:rPr>
        <w:t>一般刹车，进行打滑补偿</w:t>
      </w:r>
      <w:r w:rsidRPr="00CC53B8">
        <w:t>Kslide</w:t>
      </w:r>
      <w:r w:rsidRPr="00CC53B8">
        <w:rPr>
          <w:rFonts w:hint="eastAsia"/>
        </w:rPr>
        <w:t>；</w:t>
      </w:r>
    </w:p>
    <w:p w:rsidR="002B06A6" w:rsidP="00FA0FBB" w:rsidRDefault="002B06A6">
      <w:pPr>
        <w:pStyle w:val="AltX"/>
      </w:pPr>
      <w:r w:rsidRPr="00360341">
        <w:rPr>
          <w:rStyle w:val="aff1"/>
          <w:rFonts w:hint="eastAsia"/>
        </w:rPr>
        <w:t>SLIDING</w:t>
      </w:r>
      <w:r w:rsidRPr="00CC53B8">
        <w:rPr>
          <w:rFonts w:hint="eastAsia"/>
        </w:rPr>
        <w:t xml:space="preserve">, </w:t>
      </w:r>
      <w:r>
        <w:rPr>
          <w:rFonts w:hint="eastAsia"/>
        </w:rPr>
        <w:t>可补偿的</w:t>
      </w:r>
      <w:r w:rsidRPr="00CC53B8">
        <w:rPr>
          <w:rFonts w:hint="eastAsia"/>
        </w:rPr>
        <w:t>打滑状态；</w:t>
      </w:r>
    </w:p>
    <w:p w:rsidR="002B06A6" w:rsidP="00FA0FBB" w:rsidRDefault="002B06A6">
      <w:pPr>
        <w:pStyle w:val="AltX"/>
      </w:pPr>
      <w:r>
        <w:rPr>
          <w:rStyle w:val="aff1"/>
          <w:rFonts w:hint="eastAsia"/>
        </w:rPr>
        <w:t>SKIDDING</w:t>
      </w:r>
      <w:r w:rsidRPr="00CC53B8">
        <w:rPr>
          <w:rFonts w:hint="eastAsia"/>
        </w:rPr>
        <w:t xml:space="preserve">, </w:t>
      </w:r>
      <w:r>
        <w:rPr>
          <w:rFonts w:hint="eastAsia"/>
        </w:rPr>
        <w:t>无法靠里程计补偿的</w:t>
      </w:r>
      <w:r w:rsidRPr="00CC53B8">
        <w:rPr>
          <w:rFonts w:hint="eastAsia"/>
        </w:rPr>
        <w:t>打滑</w:t>
      </w:r>
      <w:r>
        <w:rPr>
          <w:rFonts w:hint="eastAsia"/>
        </w:rPr>
        <w:t>或空转</w:t>
      </w:r>
      <w:r w:rsidRPr="00CC53B8">
        <w:rPr>
          <w:rFonts w:hint="eastAsia"/>
        </w:rPr>
        <w:t>状态</w:t>
      </w:r>
      <w:r>
        <w:rPr>
          <w:rFonts w:hint="eastAsia"/>
        </w:rPr>
        <w:t>。</w:t>
      </w:r>
    </w:p>
    <w:p w:rsidR="002B06A6" w:rsidP="00C93484" w:rsidRDefault="002B06A6">
      <w:pPr>
        <w:pStyle w:val="Reqtify"/>
      </w:pPr>
      <w:r>
        <w:rPr>
          <w:rFonts w:hint="eastAsia"/>
        </w:rPr>
        <w:t>各个状态的转换关系如</w:t>
      </w:r>
      <w:r w:rsidR="008A373B">
        <w:fldChar w:fldCharType="begin"/>
      </w:r>
      <w:r w:rsidR="008A373B">
        <w:instrText xml:space="preserve"> REF _Ref383532394 \h </w:instrText>
      </w:r>
      <w:r w:rsidR="008A373B">
        <w:fldChar w:fldCharType="separate"/>
      </w:r>
      <w:r w:rsidRPr="006F1249" w:rsidR="00DE178B">
        <w:t xml:space="preserve">Figure </w:t>
      </w:r>
      <w:r w:rsidR="00DE178B">
        <w:rPr>
          <w:noProof/>
        </w:rPr>
        <w:t>5</w:t>
      </w:r>
      <w:r w:rsidR="00DE178B">
        <w:noBreakHyphen/>
      </w:r>
      <w:r w:rsidR="00DE178B">
        <w:rPr>
          <w:noProof/>
        </w:rPr>
        <w:t>8</w:t>
      </w:r>
      <w:r w:rsidR="008A373B">
        <w:fldChar w:fldCharType="end"/>
      </w:r>
      <w:r>
        <w:t>所示</w:t>
      </w:r>
      <w:r>
        <w:rPr>
          <w:rFonts w:hint="eastAsia"/>
        </w:rPr>
        <w:t>。</w:t>
      </w:r>
    </w:p>
    <w:p w:rsidR="002B06A6" w:rsidP="00C93484" w:rsidRDefault="002B06A6">
      <w:pPr>
        <w:pStyle w:val="Reqtify"/>
      </w:pPr>
    </w:p>
    <w:p w:rsidR="002B06A6" w:rsidP="00C93484" w:rsidRDefault="002B06A6">
      <w:pPr>
        <w:pStyle w:val="Reqtify"/>
      </w:pPr>
      <w:r>
        <w:t>ATP</w:t>
      </w:r>
      <w:r w:rsidRPr="00634120">
        <w:t xml:space="preserve"> software shall use the over-estimation model for train movement provided by </w:t>
      </w:r>
      <w:r w:rsidR="008A373B">
        <w:fldChar w:fldCharType="begin"/>
      </w:r>
      <w:r w:rsidR="008A373B">
        <w:instrText xml:space="preserve"> REF _Ref383532394 \h </w:instrText>
      </w:r>
      <w:r w:rsidR="008A373B">
        <w:fldChar w:fldCharType="separate"/>
      </w:r>
      <w:r w:rsidRPr="006F1249" w:rsidR="00DE178B">
        <w:t xml:space="preserve">Figure </w:t>
      </w:r>
      <w:r w:rsidR="00DE178B">
        <w:rPr>
          <w:noProof/>
        </w:rPr>
        <w:t>5</w:t>
      </w:r>
      <w:r w:rsidR="00DE178B">
        <w:noBreakHyphen/>
      </w:r>
      <w:r w:rsidR="00DE178B">
        <w:rPr>
          <w:noProof/>
        </w:rPr>
        <w:t>8</w:t>
      </w:r>
      <w:r w:rsidR="008A373B">
        <w:fldChar w:fldCharType="end"/>
      </w:r>
      <w:r>
        <w:rPr>
          <w:rFonts w:hint="eastAsia"/>
        </w:rPr>
        <w:t xml:space="preserve"> </w:t>
      </w:r>
      <w:r w:rsidRPr="00634120">
        <w:t>state-diagram.</w:t>
      </w:r>
      <w:r>
        <w:rPr>
          <w:rFonts w:hint="eastAsia"/>
        </w:rPr>
        <w:t xml:space="preserve"> </w:t>
      </w:r>
      <w:r>
        <w:t>T</w:t>
      </w:r>
      <w:r>
        <w:rPr>
          <w:rFonts w:hint="eastAsia"/>
        </w:rPr>
        <w:t>he maximum and minimum train motion shall overestimate based on different state as follows:</w:t>
      </w:r>
    </w:p>
    <w:p w:rsidR="002B06A6" w:rsidP="00FA0FBB" w:rsidRDefault="002B06A6">
      <w:pPr>
        <w:pStyle w:val="AltX"/>
      </w:pPr>
      <w:r w:rsidRPr="00E16F54">
        <w:rPr>
          <w:rStyle w:val="aff1"/>
          <w:rFonts w:hint="eastAsia"/>
        </w:rPr>
        <w:t>COASTING</w:t>
      </w:r>
      <w:r>
        <w:rPr>
          <w:rFonts w:hint="eastAsia"/>
        </w:rPr>
        <w:t>. There is not sliding effect during on train coasting or motoring, so ATP need not to overestimate train motion.</w:t>
      </w:r>
    </w:p>
    <w:p w:rsidR="002B06A6" w:rsidP="00FA0FBB" w:rsidRDefault="002B06A6">
      <w:pPr>
        <w:pStyle w:val="AltX"/>
      </w:pPr>
      <w:r w:rsidRPr="00E16F54">
        <w:rPr>
          <w:rStyle w:val="aff1"/>
          <w:rFonts w:hint="eastAsia"/>
        </w:rPr>
        <w:t>BRAKING</w:t>
      </w:r>
      <w:r>
        <w:rPr>
          <w:rFonts w:hint="eastAsia"/>
        </w:rPr>
        <w:t xml:space="preserve">. When train brakes, which means the measured acceleration is less than the </w:t>
      </w:r>
      <w:hyperlink w:history="1" w:anchor="ATPsetting">
        <w:r>
          <w:rPr>
            <w:rStyle w:val="ac"/>
          </w:rPr>
          <w:t>ATPsetting</w:t>
        </w:r>
      </w:hyperlink>
      <w:r>
        <w:rPr>
          <w:rFonts w:hint="eastAsia"/>
        </w:rPr>
        <w:t xml:space="preserve">.BrakingStartAcc (normally -0.3m/s^2), ATP shall overestimated the maximum train </w:t>
      </w:r>
      <w:r>
        <w:t>motion</w:t>
      </w:r>
      <w:r>
        <w:rPr>
          <w:rFonts w:hint="eastAsia"/>
        </w:rPr>
        <w:t xml:space="preserve"> 15% at most.</w:t>
      </w:r>
    </w:p>
    <w:p w:rsidR="002B06A6" w:rsidP="00FA0FBB" w:rsidRDefault="002B06A6">
      <w:pPr>
        <w:pStyle w:val="AltX"/>
      </w:pPr>
      <w:r w:rsidRPr="00E16F54">
        <w:rPr>
          <w:rStyle w:val="aff1"/>
          <w:rFonts w:hint="eastAsia"/>
        </w:rPr>
        <w:t>SLIDING</w:t>
      </w:r>
      <w:r>
        <w:rPr>
          <w:rFonts w:hint="eastAsia"/>
        </w:rPr>
        <w:t xml:space="preserve">, When the measured acceleration is less than the </w:t>
      </w:r>
      <w:hyperlink w:history="1" w:anchor="ATPsetting">
        <w:r>
          <w:rPr>
            <w:rStyle w:val="ac"/>
          </w:rPr>
          <w:t>ATPsetting</w:t>
        </w:r>
      </w:hyperlink>
      <w:r>
        <w:rPr>
          <w:rFonts w:hint="eastAsia"/>
        </w:rPr>
        <w:t xml:space="preserve">.SlidingStartAcc (-2.5m/s^2 normally) or the average acceleration is less than </w:t>
      </w:r>
      <w:hyperlink w:history="1" w:anchor="ATPsetting">
        <w:r>
          <w:rPr>
            <w:rStyle w:val="ac"/>
          </w:rPr>
          <w:t>ATPsetting</w:t>
        </w:r>
      </w:hyperlink>
      <w:r>
        <w:rPr>
          <w:rFonts w:hint="eastAsia"/>
        </w:rPr>
        <w:t xml:space="preserve">.BrakingStartAcc, ATP shall </w:t>
      </w:r>
      <w:r>
        <w:t>use</w:t>
      </w:r>
      <w:r>
        <w:rPr>
          <w:rFonts w:hint="eastAsia"/>
        </w:rPr>
        <w:t xml:space="preserve"> the train motion before </w:t>
      </w:r>
      <w:r w:rsidRPr="00E16F54">
        <w:rPr>
          <w:rStyle w:val="aff1"/>
          <w:rFonts w:hint="eastAsia"/>
        </w:rPr>
        <w:t>SLIDING</w:t>
      </w:r>
      <w:r>
        <w:rPr>
          <w:rFonts w:hint="eastAsia"/>
        </w:rPr>
        <w:t xml:space="preserve"> as the current train motion.</w:t>
      </w:r>
    </w:p>
    <w:p w:rsidRPr="00781F42" w:rsidR="002B06A6" w:rsidP="00FA0FBB" w:rsidRDefault="002B06A6">
      <w:pPr>
        <w:pStyle w:val="AltX"/>
      </w:pPr>
      <w:r>
        <w:rPr>
          <w:rStyle w:val="aff1"/>
          <w:rFonts w:hint="eastAsia"/>
        </w:rPr>
        <w:t>SKIDDING</w:t>
      </w:r>
      <w:r>
        <w:rPr>
          <w:rFonts w:hint="eastAsia"/>
        </w:rPr>
        <w:t>, If train slides or slips excessively, ATP shall consider odometer motion untrustworthy.</w:t>
      </w:r>
    </w:p>
    <w:p w:rsidRPr="00886C59" w:rsidR="002B06A6" w:rsidP="002B06A6" w:rsidRDefault="002B06A6">
      <w:pPr>
        <w:pStyle w:val="affe"/>
      </w:pPr>
      <w:r w:rsidRPr="007F6855">
        <w:t xml:space="preserve"> </w:t>
      </w:r>
      <w:r w:rsidR="00651E4E">
        <w:drawing>
          <wp:inline distT="0" distB="0" distL="0" distR="0">
            <wp:extent cx="3719830" cy="2486660"/>
            <wp:effectExtent l="0" t="0" r="0" b="8890"/>
            <wp:docPr id="6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719830" cy="2486660"/>
                    </a:xfrm>
                    <a:prstGeom prst="rect">
                      <a:avLst/>
                    </a:prstGeom>
                    <a:noFill/>
                    <a:ln>
                      <a:noFill/>
                    </a:ln>
                  </pic:spPr>
                </pic:pic>
              </a:graphicData>
            </a:graphic>
          </wp:inline>
        </w:drawing>
      </w:r>
    </w:p>
    <w:p w:rsidRPr="006F1249" w:rsidR="002B06A6" w:rsidP="002B06A6" w:rsidRDefault="002B06A6">
      <w:pPr>
        <w:pStyle w:val="affe"/>
      </w:pPr>
      <w:bookmarkStart w:name="_Ref383532394" w:id="4478"/>
      <w:bookmarkStart w:name="_Toc392229988" w:id="4479"/>
      <w:r w:rsidRPr="006F1249">
        <w:t xml:space="preserve">Figure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8</w:t>
      </w:r>
      <w:r w:rsidR="00DB1C8F">
        <w:fldChar w:fldCharType="end"/>
      </w:r>
      <w:bookmarkEnd w:id="4478"/>
      <w:r w:rsidRPr="006F1249">
        <w:rPr>
          <w:rFonts w:hint="eastAsia"/>
        </w:rPr>
        <w:t xml:space="preserve"> Processing of </w:t>
      </w:r>
      <w:r>
        <w:rPr>
          <w:rFonts w:hint="eastAsia"/>
        </w:rPr>
        <w:t>over estimation state</w:t>
      </w:r>
      <w:bookmarkEnd w:id="4479"/>
      <w:r w:rsidRPr="006F1249">
        <w:t xml:space="preserve"> </w:t>
      </w:r>
    </w:p>
    <w:p w:rsidRPr="008A1414" w:rsidR="002B06A6" w:rsidP="002B06A6" w:rsidRDefault="002B06A6">
      <w:pPr>
        <w:pStyle w:val="ReqtifyAltQ"/>
      </w:pPr>
      <w:r w:rsidRPr="008A1414">
        <w:lastRenderedPageBreak/>
        <w:t>#Category=Functional</w:t>
      </w:r>
    </w:p>
    <w:p w:rsidRPr="008A1414" w:rsidR="002B06A6" w:rsidP="002B06A6" w:rsidRDefault="002B06A6">
      <w:pPr>
        <w:pStyle w:val="ReqtifyAltQ"/>
      </w:pPr>
      <w:r w:rsidRPr="008A1414">
        <w:t>#Contribution</w:t>
      </w:r>
      <w:r>
        <w:t>=SIL4</w:t>
      </w:r>
    </w:p>
    <w:p w:rsidR="009328EA" w:rsidP="002B06A6" w:rsidRDefault="002B06A6">
      <w:pPr>
        <w:pStyle w:val="ReqtifyAltQ"/>
        <w:rPr>
          <w:ins w:author="常鸣" w:date="2014-07-03T14:27:00Z" w:id="4480"/>
        </w:rPr>
      </w:pPr>
      <w:del w:author="常鸣" w:date="2014-07-03T14:27:00Z" w:id="4481">
        <w:r w:rsidRPr="008A1414" w:rsidDel="009328EA">
          <w:delText>#S</w:delText>
        </w:r>
      </w:del>
      <w:ins w:author="常鸣" w:date="2014-07-03T14:27:00Z" w:id="4482">
        <w:r w:rsidR="009328EA">
          <w:t>#Allocation=ATP Software</w:t>
        </w:r>
      </w:ins>
    </w:p>
    <w:p w:rsidRPr="008A1414" w:rsidR="002B06A6" w:rsidP="002B06A6" w:rsidRDefault="009328EA">
      <w:pPr>
        <w:pStyle w:val="ReqtifyAltQ"/>
      </w:pPr>
      <w:ins w:author="常鸣" w:date="2014-07-03T14:27:00Z" w:id="4483">
        <w:r>
          <w:t>#S</w:t>
        </w:r>
      </w:ins>
      <w:r w:rsidRPr="008A1414" w:rsidR="002B06A6">
        <w:t>ource=</w:t>
      </w:r>
      <w:r w:rsidRPr="003D2990" w:rsidR="002B06A6">
        <w:t>[iTC_CC-SyAD-</w:t>
      </w:r>
      <w:r w:rsidRPr="003D2990" w:rsidR="002B06A6">
        <w:rPr>
          <w:rFonts w:hint="eastAsia"/>
        </w:rPr>
        <w:t>0</w:t>
      </w:r>
      <w:r w:rsidR="002B06A6">
        <w:rPr>
          <w:rFonts w:hint="eastAsia"/>
        </w:rPr>
        <w:t>131</w:t>
      </w:r>
      <w:r w:rsidRPr="003D2990" w:rsidR="002B06A6">
        <w:rPr>
          <w:rFonts w:hint="eastAsia"/>
        </w:rPr>
        <w:t>]</w:t>
      </w:r>
      <w:r w:rsidR="002B06A6">
        <w:rPr>
          <w:rFonts w:hint="eastAsia"/>
        </w:rPr>
        <w:t>, [</w:t>
      </w:r>
      <w:r w:rsidR="002B06A6">
        <w:t>iTC_CC_ATP_SwHA</w:t>
      </w:r>
      <w:r w:rsidRPr="00CA7F59" w:rsidR="002B06A6">
        <w:t>-0071</w:t>
      </w:r>
      <w:r w:rsidR="002B06A6">
        <w:rPr>
          <w:rFonts w:hint="eastAsia"/>
        </w:rPr>
        <w:t>]</w:t>
      </w:r>
    </w:p>
    <w:p w:rsidRPr="008A1414" w:rsidR="002B06A6" w:rsidP="002B06A6" w:rsidRDefault="002B06A6">
      <w:pPr>
        <w:pStyle w:val="ReqtifyAltQ"/>
      </w:pPr>
      <w:r w:rsidRPr="008A1414">
        <w:t>[End]</w:t>
      </w:r>
    </w:p>
    <w:p w:rsidR="002B06A6" w:rsidP="00C93484" w:rsidRDefault="002B06A6">
      <w:pPr>
        <w:pStyle w:val="Reqtify"/>
      </w:pPr>
    </w:p>
    <w:p w:rsidR="002B06A6" w:rsidP="00C93484" w:rsidRDefault="002B06A6">
      <w:pPr>
        <w:pStyle w:val="Reqtify"/>
      </w:pPr>
    </w:p>
    <w:p w:rsidRPr="00972331" w:rsidR="008334E2" w:rsidP="00704491" w:rsidRDefault="008334E2">
      <w:pPr>
        <w:pStyle w:val="ReqtifyAltR"/>
      </w:pPr>
      <w:r>
        <w:t>[iTC_CC_ATP-SwRS-0</w:t>
      </w:r>
      <w:r>
        <w:rPr>
          <w:rFonts w:hint="eastAsia"/>
        </w:rPr>
        <w:t>209</w:t>
      </w:r>
      <w:r>
        <w:t>]</w:t>
      </w:r>
    </w:p>
    <w:p w:rsidR="008334E2" w:rsidP="00C93484" w:rsidRDefault="008334E2">
      <w:pPr>
        <w:pStyle w:val="Reqtify"/>
      </w:pPr>
      <w:r>
        <w:rPr>
          <w:rFonts w:hint="eastAsia"/>
        </w:rPr>
        <w:t>当满足以下条件时，</w:t>
      </w:r>
      <w:hyperlink w:history="1" w:anchor="MotionOverEstimationState">
        <w:r w:rsidR="00EE3B9B">
          <w:rPr>
            <w:rStyle w:val="ac"/>
          </w:rPr>
          <w:t>MotionOverEstimationState</w:t>
        </w:r>
      </w:hyperlink>
      <w:r>
        <w:rPr>
          <w:rFonts w:hint="eastAsia"/>
        </w:rPr>
        <w:t>由</w:t>
      </w:r>
      <w:r w:rsidRPr="00CB6CF8">
        <w:rPr>
          <w:rStyle w:val="aff1"/>
          <w:rFonts w:hint="eastAsia"/>
        </w:rPr>
        <w:t>COASTING</w:t>
      </w:r>
      <w:r>
        <w:rPr>
          <w:rFonts w:hint="eastAsia"/>
        </w:rPr>
        <w:t>转入</w:t>
      </w:r>
      <w:r w:rsidRPr="00CB6CF8">
        <w:rPr>
          <w:rStyle w:val="aff1"/>
          <w:rFonts w:hint="eastAsia"/>
        </w:rPr>
        <w:t>BRAKING</w:t>
      </w:r>
      <w:r>
        <w:rPr>
          <w:rFonts w:hint="eastAsia"/>
        </w:rPr>
        <w:t>，并执行：</w:t>
      </w:r>
    </w:p>
    <w:p w:rsidR="008334E2" w:rsidP="00C93484" w:rsidRDefault="008334E2">
      <w:pPr>
        <w:pStyle w:val="Reqtify"/>
      </w:pPr>
      <w:r>
        <w:rPr>
          <w:rFonts w:hint="eastAsia"/>
        </w:rPr>
        <w:t>The state transfers f</w:t>
      </w:r>
      <w:r w:rsidRPr="001B3DC6">
        <w:t xml:space="preserve">rom </w:t>
      </w:r>
      <w:r>
        <w:t>“</w:t>
      </w:r>
      <w:r w:rsidRPr="00A64875">
        <w:rPr>
          <w:rStyle w:val="aff1"/>
          <w:rFonts w:hint="eastAsia"/>
        </w:rPr>
        <w:t>COASTING</w:t>
      </w:r>
      <w:r>
        <w:t>”</w:t>
      </w:r>
      <w:r w:rsidRPr="001B3DC6">
        <w:t xml:space="preserve"> </w:t>
      </w:r>
      <w:r>
        <w:rPr>
          <w:rFonts w:hint="eastAsia"/>
        </w:rPr>
        <w:t xml:space="preserve">to </w:t>
      </w:r>
      <w:r>
        <w:t>“</w:t>
      </w:r>
      <w:r w:rsidRPr="00A64875">
        <w:rPr>
          <w:rStyle w:val="aff1"/>
          <w:rFonts w:hint="eastAsia"/>
        </w:rPr>
        <w:t>BRAKING</w:t>
      </w:r>
      <w:r>
        <w:t>”</w:t>
      </w:r>
      <w:r>
        <w:rPr>
          <w:rFonts w:hint="eastAsia"/>
        </w:rPr>
        <w:t xml:space="preserve"> </w:t>
      </w:r>
      <w:r w:rsidRPr="001B3DC6">
        <w:t>when:</w:t>
      </w:r>
      <w:r w:rsidRPr="001B3DC6">
        <w:rPr>
          <w:rFonts w:hint="eastAsia"/>
        </w:rPr>
        <w:t xml:space="preserve"> </w:t>
      </w:r>
    </w:p>
    <w:p w:rsidR="008334E2" w:rsidP="000431E0" w:rsidRDefault="00397BD9">
      <w:pPr>
        <w:pStyle w:val="af7"/>
      </w:pPr>
      <w:r>
        <w:rPr>
          <w:rFonts w:hint="eastAsia"/>
        </w:rPr>
        <w:t>if (</w:t>
      </w:r>
      <w:r w:rsidR="008334E2">
        <w:rPr>
          <w:rFonts w:hint="eastAsia"/>
        </w:rPr>
        <w:t>(</w:t>
      </w:r>
      <w:hyperlink w:history="1" w:anchor="MotionOverEstimationState">
        <w:r w:rsidR="00B5344E">
          <w:rPr>
            <w:rStyle w:val="ac"/>
          </w:rPr>
          <w:t>MotionOverEstimationState</w:t>
        </w:r>
      </w:hyperlink>
      <w:r w:rsidR="008334E2">
        <w:rPr>
          <w:rFonts w:hint="eastAsia"/>
        </w:rPr>
        <w:t xml:space="preserve">(k-1) == </w:t>
      </w:r>
      <w:r w:rsidRPr="00CB6CF8" w:rsidR="008334E2">
        <w:rPr>
          <w:rStyle w:val="aff1"/>
          <w:rFonts w:hint="eastAsia"/>
        </w:rPr>
        <w:t>COASTING</w:t>
      </w:r>
      <w:r w:rsidRPr="00447E47" w:rsidR="008334E2">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WheelFilteredStopped">
        <w:r w:rsidR="00983578">
          <w:rPr>
            <w:rStyle w:val="ac"/>
          </w:rPr>
          <w:t>WheelFilteredStopped</w:t>
        </w:r>
      </w:hyperlink>
      <w:r>
        <w:rPr>
          <w:rFonts w:hint="eastAsia"/>
        </w:rPr>
        <w:t xml:space="preserve">(k) != </w:t>
      </w:r>
      <w:r w:rsidRPr="00354FC4" w:rsidR="00397BD9">
        <w:rPr>
          <w:rStyle w:val="aff1"/>
        </w:rPr>
        <w:t>True</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FilteredWheelAcceleration">
        <w:r w:rsidR="007400C0">
          <w:rPr>
            <w:rStyle w:val="ac"/>
          </w:rPr>
          <w:t>FilteredWheelAcceleration</w:t>
        </w:r>
      </w:hyperlink>
      <w:r>
        <w:rPr>
          <w:rFonts w:hint="eastAsia"/>
        </w:rPr>
        <w:t xml:space="preserve">(k)&lt; </w:t>
      </w:r>
      <w:hyperlink w:history="1" w:anchor="ATPsetting">
        <w:r w:rsidR="00786D0B">
          <w:rPr>
            <w:rStyle w:val="ac"/>
          </w:rPr>
          <w:t>ATPsetting</w:t>
        </w:r>
      </w:hyperlink>
      <w:r>
        <w:rPr>
          <w:rFonts w:hint="eastAsia"/>
        </w:rPr>
        <w:t>.</w:t>
      </w:r>
      <w:r w:rsidR="00276BC1">
        <w:rPr>
          <w:rFonts w:hint="eastAsia"/>
        </w:rPr>
        <w:t>BrakingStartAcc</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FilteredWheelAcceleration">
        <w:r w:rsidR="007400C0">
          <w:rPr>
            <w:rStyle w:val="ac"/>
          </w:rPr>
          <w:t>FilteredWheelAcceleration</w:t>
        </w:r>
      </w:hyperlink>
      <w:r>
        <w:rPr>
          <w:rFonts w:hint="eastAsia"/>
        </w:rPr>
        <w:t xml:space="preserve">(k)&gt;= </w:t>
      </w:r>
      <w:hyperlink w:history="1" w:anchor="ATPsetting">
        <w:r w:rsidR="00786D0B">
          <w:rPr>
            <w:rStyle w:val="ac"/>
          </w:rPr>
          <w:t>ATPsetting</w:t>
        </w:r>
      </w:hyperlink>
      <w:r>
        <w:rPr>
          <w:rFonts w:hint="eastAsia"/>
        </w:rPr>
        <w:t>.</w:t>
      </w:r>
      <w:r w:rsidR="008626E7">
        <w:rPr>
          <w:rFonts w:hint="eastAsia"/>
        </w:rPr>
        <w:t>SlidingStartAcc</w:t>
      </w:r>
      <w:r>
        <w:rPr>
          <w:rFonts w:hint="eastAsia"/>
        </w:rPr>
        <w:t>)</w:t>
      </w:r>
    </w:p>
    <w:p w:rsidR="008334E2" w:rsidP="000431E0" w:rsidRDefault="008334E2">
      <w:pPr>
        <w:pStyle w:val="af7"/>
      </w:pPr>
      <w:r>
        <w:rPr>
          <w:rFonts w:hint="eastAsia"/>
        </w:rPr>
        <w:t xml:space="preserve">   </w:t>
      </w:r>
      <w:r w:rsidR="00397BD9">
        <w:rPr>
          <w:rFonts w:hint="eastAsia"/>
        </w:rPr>
        <w:t xml:space="preserve"> and </w:t>
      </w:r>
      <w:hyperlink w:history="1" w:anchor="OdometerState">
        <w:r w:rsidR="008A3B7D">
          <w:rPr>
            <w:rStyle w:val="ac"/>
          </w:rPr>
          <w:t>OdometerState</w:t>
        </w:r>
      </w:hyperlink>
      <w:r w:rsidRPr="00634120" w:rsidR="008A3B7D">
        <w:t xml:space="preserve">(k) </w:t>
      </w:r>
      <w:r w:rsidR="008A3B7D">
        <w:rPr>
          <w:rFonts w:hint="eastAsia"/>
        </w:rPr>
        <w:t>is</w:t>
      </w:r>
      <w:r w:rsidRPr="00634120" w:rsidR="008A3B7D">
        <w:t xml:space="preserve"> </w:t>
      </w:r>
      <w:r w:rsidR="008A3B7D">
        <w:rPr>
          <w:rStyle w:val="aff1"/>
        </w:rPr>
        <w:t>INITIALIZED</w:t>
      </w:r>
      <w:r>
        <w:rPr>
          <w:rFonts w:hint="eastAsia"/>
        </w:rPr>
        <w:t>)</w:t>
      </w:r>
    </w:p>
    <w:p w:rsidR="008334E2" w:rsidP="000431E0" w:rsidRDefault="008334E2">
      <w:pPr>
        <w:pStyle w:val="af7"/>
      </w:pPr>
      <w:r>
        <w:rPr>
          <w:rFonts w:hint="eastAsia"/>
        </w:rPr>
        <w:t xml:space="preserve"> </w:t>
      </w:r>
      <w:r w:rsidR="003928F2">
        <w:rPr>
          <w:rFonts w:hint="eastAsia"/>
        </w:rPr>
        <w:t xml:space="preserve">   </w:t>
      </w:r>
      <w:hyperlink w:history="1" w:anchor="MotionOverEstimationState">
        <w:r w:rsidR="00B5344E">
          <w:rPr>
            <w:rStyle w:val="ac"/>
          </w:rPr>
          <w:t>MotionOverEstimationState</w:t>
        </w:r>
      </w:hyperlink>
      <w:r w:rsidR="00397BD9">
        <w:rPr>
          <w:rFonts w:hint="eastAsia"/>
        </w:rPr>
        <w:t xml:space="preserve"> = </w:t>
      </w:r>
      <w:r w:rsidRPr="00CB6CF8">
        <w:rPr>
          <w:rStyle w:val="aff1"/>
          <w:rFonts w:hint="eastAsia"/>
        </w:rPr>
        <w:t>BRAKING</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484"/>
        </w:rPr>
      </w:pPr>
      <w:del w:author="常鸣" w:date="2014-07-03T14:27:00Z" w:id="4485">
        <w:r w:rsidRPr="008A1414" w:rsidDel="009328EA">
          <w:delText>#S</w:delText>
        </w:r>
      </w:del>
      <w:ins w:author="常鸣" w:date="2014-07-03T14:27:00Z" w:id="4486">
        <w:r w:rsidR="009328EA">
          <w:t>#Allocation=ATP Software</w:t>
        </w:r>
      </w:ins>
      <w:ins w:author="常鸣" w:date="2014-07-03T14:49:00Z" w:id="4487">
        <w:r w:rsidR="002428AA">
          <w:rPr>
            <w:rFonts w:hint="eastAsia"/>
          </w:rPr>
          <w:t>, Vital Embedded Setting</w:t>
        </w:r>
      </w:ins>
    </w:p>
    <w:p w:rsidRPr="008A1414" w:rsidR="008334E2" w:rsidP="000C0D62" w:rsidRDefault="009328EA">
      <w:pPr>
        <w:pStyle w:val="ReqtifyAltQ"/>
      </w:pPr>
      <w:ins w:author="常鸣" w:date="2014-07-03T14:27:00Z" w:id="4488">
        <w:r>
          <w:t>#S</w:t>
        </w:r>
      </w:ins>
      <w:r w:rsidRPr="008A1414" w:rsidR="008334E2">
        <w:t>ource=</w:t>
      </w:r>
      <w:r w:rsidRPr="003D2990" w:rsidR="008334E2">
        <w:t>[iTC_CC-SyAD-</w:t>
      </w:r>
      <w:r w:rsidRPr="003D2990" w:rsidR="008334E2">
        <w:rPr>
          <w:rFonts w:hint="eastAsia"/>
        </w:rPr>
        <w:t>0</w:t>
      </w:r>
      <w:r w:rsidR="008334E2">
        <w:rPr>
          <w:rFonts w:hint="eastAsia"/>
        </w:rPr>
        <w:t>148</w:t>
      </w:r>
      <w:r w:rsidRPr="003D2990" w:rsidR="008334E2">
        <w:rPr>
          <w:rFonts w:hint="eastAsia"/>
        </w:rPr>
        <w:t>]</w:t>
      </w:r>
      <w:r w:rsidR="008334E2">
        <w:rPr>
          <w:rFonts w:hint="eastAsia"/>
        </w:rPr>
        <w:t>, [</w:t>
      </w:r>
      <w:r w:rsidR="008334E2">
        <w:t>iTC_CC_ATP_SwHA</w:t>
      </w:r>
      <w:r w:rsidRPr="00CA7F59" w:rsidR="008334E2">
        <w:t>-0072</w:t>
      </w:r>
      <w:r w:rsidR="008334E2">
        <w:rPr>
          <w:rFonts w:hint="eastAsia"/>
        </w:rPr>
        <w:t>]</w:t>
      </w:r>
      <w:ins w:author="常鸣" w:date="2014-07-03T19:29:00Z" w:id="4489">
        <w:r w:rsidR="000F7A91">
          <w:rPr>
            <w:rFonts w:hint="eastAsia"/>
          </w:rPr>
          <w:t>,</w:t>
        </w:r>
        <w:r w:rsidRPr="000F7A91" w:rsidR="000F7A91">
          <w:t xml:space="preserve"> </w:t>
        </w:r>
        <w:r w:rsidRPr="003D2990" w:rsidR="000F7A91">
          <w:t>[iTC_CC-SyAD-</w:t>
        </w:r>
        <w:r w:rsidRPr="003D2990" w:rsidR="000F7A91">
          <w:rPr>
            <w:rFonts w:hint="eastAsia"/>
          </w:rPr>
          <w:t>0</w:t>
        </w:r>
        <w:r w:rsidR="000F7A91">
          <w:rPr>
            <w:rFonts w:hint="eastAsia"/>
          </w:rPr>
          <w:t>133</w:t>
        </w:r>
        <w:r w:rsidRPr="003D2990" w:rsidR="000F7A91">
          <w:rPr>
            <w:rFonts w:hint="eastAsia"/>
          </w:rPr>
          <w:t>]</w:t>
        </w:r>
      </w:ins>
    </w:p>
    <w:p w:rsidRPr="008A1414" w:rsidR="008334E2" w:rsidP="000C0D62" w:rsidRDefault="008334E2">
      <w:pPr>
        <w:pStyle w:val="ReqtifyAltQ"/>
      </w:pPr>
      <w:r w:rsidRPr="008A1414">
        <w:t>[End]</w:t>
      </w:r>
    </w:p>
    <w:p w:rsidR="008334E2" w:rsidP="00C93484" w:rsidRDefault="008334E2">
      <w:pPr>
        <w:pStyle w:val="Reqtify"/>
      </w:pPr>
    </w:p>
    <w:p w:rsidR="006E6EBE" w:rsidP="00C93484" w:rsidRDefault="006E6EBE">
      <w:pPr>
        <w:pStyle w:val="Reqtify"/>
      </w:pPr>
    </w:p>
    <w:p w:rsidRPr="00972331" w:rsidR="008334E2" w:rsidP="00704491" w:rsidRDefault="008334E2">
      <w:pPr>
        <w:pStyle w:val="ReqtifyAltR"/>
      </w:pPr>
      <w:r>
        <w:t>[iTC_CC_ATP-SwRS-0</w:t>
      </w:r>
      <w:r>
        <w:rPr>
          <w:rFonts w:hint="eastAsia"/>
        </w:rPr>
        <w:t>210</w:t>
      </w:r>
      <w:r>
        <w:t>]</w:t>
      </w:r>
    </w:p>
    <w:p w:rsidR="008334E2" w:rsidP="00C93484" w:rsidRDefault="008334E2">
      <w:pPr>
        <w:pStyle w:val="Reqtify"/>
      </w:pPr>
      <w:r>
        <w:rPr>
          <w:rFonts w:hint="eastAsia"/>
        </w:rPr>
        <w:t xml:space="preserve">The </w:t>
      </w:r>
      <w:hyperlink w:history="1" w:anchor="MotionOverEstimationState">
        <w:r w:rsidR="00EE3B9B">
          <w:rPr>
            <w:rStyle w:val="ac"/>
          </w:rPr>
          <w:t>MotionOverEstimationState</w:t>
        </w:r>
      </w:hyperlink>
      <w:r>
        <w:rPr>
          <w:rFonts w:hint="eastAsia"/>
        </w:rPr>
        <w:t xml:space="preserve"> transfers f</w:t>
      </w:r>
      <w:r w:rsidRPr="001B3DC6">
        <w:t xml:space="preserve">rom </w:t>
      </w:r>
      <w:r>
        <w:t>“</w:t>
      </w:r>
      <w:r w:rsidRPr="00A64875">
        <w:rPr>
          <w:rStyle w:val="aff1"/>
          <w:rFonts w:hint="eastAsia"/>
        </w:rPr>
        <w:t>COASTING</w:t>
      </w:r>
      <w:r>
        <w:t>”</w:t>
      </w:r>
      <w:r w:rsidRPr="001B3DC6">
        <w:t xml:space="preserve"> </w:t>
      </w:r>
      <w:r>
        <w:rPr>
          <w:rFonts w:hint="eastAsia"/>
        </w:rPr>
        <w:t xml:space="preserve">to </w:t>
      </w:r>
      <w:r>
        <w:t>“</w:t>
      </w:r>
      <w:r w:rsidRPr="00A64875">
        <w:rPr>
          <w:rStyle w:val="aff1"/>
          <w:rFonts w:hint="eastAsia"/>
        </w:rPr>
        <w:t>SLIDING</w:t>
      </w:r>
      <w:r>
        <w:t>”</w:t>
      </w:r>
      <w:r>
        <w:rPr>
          <w:rFonts w:hint="eastAsia"/>
        </w:rPr>
        <w:t xml:space="preserve"> </w:t>
      </w:r>
      <w:r w:rsidRPr="001B3DC6">
        <w:t>when:</w:t>
      </w:r>
      <w:r w:rsidRPr="001B3DC6">
        <w:rPr>
          <w:rFonts w:hint="eastAsia"/>
        </w:rPr>
        <w:t xml:space="preserve"> </w:t>
      </w:r>
    </w:p>
    <w:p w:rsidR="008334E2" w:rsidP="000431E0" w:rsidRDefault="00397BD9">
      <w:pPr>
        <w:pStyle w:val="af7"/>
      </w:pPr>
      <w:r>
        <w:rPr>
          <w:rFonts w:hint="eastAsia"/>
        </w:rPr>
        <w:t>if (</w:t>
      </w:r>
      <w:r w:rsidR="008334E2">
        <w:rPr>
          <w:rFonts w:hint="eastAsia"/>
        </w:rPr>
        <w:t>(</w:t>
      </w:r>
      <w:hyperlink w:history="1" w:anchor="MotionOverEstimationState">
        <w:r w:rsidR="00B5344E">
          <w:rPr>
            <w:rStyle w:val="ac"/>
          </w:rPr>
          <w:t>MotionOverEstimationState</w:t>
        </w:r>
      </w:hyperlink>
      <w:r w:rsidR="008334E2">
        <w:rPr>
          <w:rFonts w:hint="eastAsia"/>
        </w:rPr>
        <w:t xml:space="preserve">(k-1) == </w:t>
      </w:r>
      <w:r w:rsidRPr="00CB6CF8" w:rsidR="008334E2">
        <w:rPr>
          <w:rStyle w:val="aff1"/>
          <w:rFonts w:hint="eastAsia"/>
        </w:rPr>
        <w:t>COASTING</w:t>
      </w:r>
      <w:r w:rsidRPr="007F6855" w:rsidR="008334E2">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WheelFilteredStopped">
        <w:r w:rsidR="00983578">
          <w:rPr>
            <w:rStyle w:val="ac"/>
          </w:rPr>
          <w:t>WheelFilteredStopped</w:t>
        </w:r>
      </w:hyperlink>
      <w:r>
        <w:rPr>
          <w:rFonts w:hint="eastAsia"/>
        </w:rPr>
        <w:t xml:space="preserve">(k) != </w:t>
      </w:r>
      <w:r w:rsidRPr="00354FC4" w:rsidR="00397BD9">
        <w:rPr>
          <w:rStyle w:val="aff1"/>
        </w:rPr>
        <w:t>True</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FilteredWheelAcceleration">
        <w:r w:rsidR="007400C0">
          <w:rPr>
            <w:rStyle w:val="ac"/>
          </w:rPr>
          <w:t>FilteredWheelAcceleration</w:t>
        </w:r>
      </w:hyperlink>
      <w:r>
        <w:rPr>
          <w:rFonts w:hint="eastAsia"/>
        </w:rPr>
        <w:t xml:space="preserve">(k) &lt; </w:t>
      </w:r>
      <w:hyperlink w:history="1" w:anchor="ATPsetting">
        <w:r w:rsidR="00786D0B">
          <w:rPr>
            <w:rStyle w:val="ac"/>
          </w:rPr>
          <w:t>ATPsetting</w:t>
        </w:r>
      </w:hyperlink>
      <w:r>
        <w:rPr>
          <w:rFonts w:hint="eastAsia"/>
        </w:rPr>
        <w:t>.</w:t>
      </w:r>
      <w:r w:rsidR="008626E7">
        <w:rPr>
          <w:rFonts w:hint="eastAsia"/>
        </w:rPr>
        <w:t>SlidingStartAcc</w:t>
      </w:r>
      <w:r>
        <w:rPr>
          <w:rFonts w:hint="eastAsia"/>
        </w:rPr>
        <w:t>)</w:t>
      </w:r>
    </w:p>
    <w:p w:rsidR="008334E2" w:rsidP="000431E0" w:rsidRDefault="008334E2">
      <w:pPr>
        <w:pStyle w:val="af7"/>
      </w:pPr>
      <w:r>
        <w:rPr>
          <w:rFonts w:hint="eastAsia"/>
        </w:rPr>
        <w:t xml:space="preserve">   </w:t>
      </w:r>
      <w:r w:rsidR="00397BD9">
        <w:rPr>
          <w:rFonts w:hint="eastAsia"/>
        </w:rPr>
        <w:t xml:space="preserve"> and </w:t>
      </w:r>
      <w:hyperlink w:history="1" w:anchor="OdometerState">
        <w:r w:rsidR="008A3B7D">
          <w:rPr>
            <w:rStyle w:val="ac"/>
          </w:rPr>
          <w:t>OdometerState</w:t>
        </w:r>
      </w:hyperlink>
      <w:r w:rsidRPr="00634120" w:rsidR="008A3B7D">
        <w:t xml:space="preserve">(k) </w:t>
      </w:r>
      <w:r w:rsidR="008A3B7D">
        <w:rPr>
          <w:rFonts w:hint="eastAsia"/>
        </w:rPr>
        <w:t>is</w:t>
      </w:r>
      <w:r w:rsidRPr="00634120" w:rsidR="008A3B7D">
        <w:t xml:space="preserve"> </w:t>
      </w:r>
      <w:r w:rsidR="008A3B7D">
        <w:rPr>
          <w:rStyle w:val="aff1"/>
        </w:rPr>
        <w:t>INITIALIZED</w:t>
      </w:r>
      <w:r>
        <w:rPr>
          <w:rFonts w:hint="eastAsia"/>
        </w:rPr>
        <w:t>)</w:t>
      </w:r>
    </w:p>
    <w:p w:rsidR="008334E2" w:rsidP="000431E0" w:rsidRDefault="008334E2">
      <w:pPr>
        <w:pStyle w:val="af7"/>
      </w:pPr>
      <w:r>
        <w:rPr>
          <w:rFonts w:hint="eastAsia"/>
        </w:rPr>
        <w:t xml:space="preserve"> </w:t>
      </w:r>
      <w:r w:rsidR="003928F2">
        <w:rPr>
          <w:rFonts w:hint="eastAsia"/>
        </w:rPr>
        <w:t xml:space="preserve">   </w:t>
      </w:r>
      <w:hyperlink w:history="1" w:anchor="MotionOverEstimationState">
        <w:r w:rsidR="00B5344E">
          <w:rPr>
            <w:rStyle w:val="ac"/>
          </w:rPr>
          <w:t>MotionOverEstimationState</w:t>
        </w:r>
      </w:hyperlink>
      <w:r w:rsidR="00397BD9">
        <w:rPr>
          <w:rFonts w:hint="eastAsia"/>
        </w:rPr>
        <w:t xml:space="preserve"> = </w:t>
      </w:r>
      <w:r w:rsidRPr="00CB6CF8">
        <w:rPr>
          <w:rStyle w:val="aff1"/>
          <w:rFonts w:hint="eastAsia"/>
        </w:rPr>
        <w:t>SL</w:t>
      </w:r>
      <w:r>
        <w:rPr>
          <w:rStyle w:val="aff1"/>
          <w:rFonts w:hint="eastAsia"/>
        </w:rPr>
        <w:t>I</w:t>
      </w:r>
      <w:r w:rsidRPr="00CB6CF8">
        <w:rPr>
          <w:rStyle w:val="aff1"/>
          <w:rFonts w:hint="eastAsia"/>
        </w:rPr>
        <w:t>DING</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490"/>
        </w:rPr>
      </w:pPr>
      <w:del w:author="常鸣" w:date="2014-07-03T14:27:00Z" w:id="4491">
        <w:r w:rsidRPr="008A1414" w:rsidDel="009328EA">
          <w:delText>#S</w:delText>
        </w:r>
      </w:del>
      <w:ins w:author="常鸣" w:date="2014-07-03T14:27:00Z" w:id="4492">
        <w:r w:rsidR="009328EA">
          <w:t>#Allocation=ATP Software</w:t>
        </w:r>
      </w:ins>
      <w:ins w:author="常鸣" w:date="2014-07-03T14:49:00Z" w:id="4493">
        <w:r w:rsidR="002428AA">
          <w:rPr>
            <w:rFonts w:hint="eastAsia"/>
          </w:rPr>
          <w:t>, Vital Embedded Setting</w:t>
        </w:r>
      </w:ins>
    </w:p>
    <w:p w:rsidRPr="008A1414" w:rsidR="008334E2" w:rsidP="000C0D62" w:rsidRDefault="009328EA">
      <w:pPr>
        <w:pStyle w:val="ReqtifyAltQ"/>
      </w:pPr>
      <w:ins w:author="常鸣" w:date="2014-07-03T14:27:00Z" w:id="4494">
        <w:r>
          <w:t>#S</w:t>
        </w:r>
      </w:ins>
      <w:r w:rsidRPr="008A1414" w:rsidR="008334E2">
        <w:t>ource=</w:t>
      </w:r>
      <w:r w:rsidRPr="003D2990" w:rsidR="008334E2">
        <w:t>[iTC_CC-SyAD-</w:t>
      </w:r>
      <w:r w:rsidRPr="003D2990" w:rsidR="008334E2">
        <w:rPr>
          <w:rFonts w:hint="eastAsia"/>
        </w:rPr>
        <w:t>0</w:t>
      </w:r>
      <w:r w:rsidR="008334E2">
        <w:rPr>
          <w:rFonts w:hint="eastAsia"/>
        </w:rPr>
        <w:t>148</w:t>
      </w:r>
      <w:r w:rsidRPr="003D2990" w:rsidR="008334E2">
        <w:rPr>
          <w:rFonts w:hint="eastAsia"/>
        </w:rPr>
        <w:t>]</w:t>
      </w:r>
      <w:r w:rsidR="008334E2">
        <w:rPr>
          <w:rFonts w:hint="eastAsia"/>
        </w:rPr>
        <w:t>, [</w:t>
      </w:r>
      <w:r w:rsidR="008334E2">
        <w:t>iTC_CC_ATP_SwHA</w:t>
      </w:r>
      <w:r w:rsidRPr="00CA7F59" w:rsidR="008334E2">
        <w:t>-0073</w:t>
      </w:r>
      <w:r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Pr="00972331" w:rsidR="008334E2" w:rsidP="00704491" w:rsidRDefault="008334E2">
      <w:pPr>
        <w:pStyle w:val="ReqtifyAltR"/>
      </w:pPr>
      <w:r>
        <w:t>[iTC_CC_ATP-SwRS-0</w:t>
      </w:r>
      <w:r>
        <w:rPr>
          <w:rFonts w:hint="eastAsia"/>
        </w:rPr>
        <w:t>213</w:t>
      </w:r>
      <w:r>
        <w:t>]</w:t>
      </w:r>
    </w:p>
    <w:p w:rsidR="008334E2" w:rsidP="00C93484" w:rsidRDefault="008334E2">
      <w:pPr>
        <w:pStyle w:val="Reqtify"/>
      </w:pPr>
      <w:r>
        <w:rPr>
          <w:rFonts w:hint="eastAsia"/>
        </w:rPr>
        <w:t xml:space="preserve">The </w:t>
      </w:r>
      <w:hyperlink w:history="1" w:anchor="MotionOverEstimationState">
        <w:r w:rsidR="00EE3B9B">
          <w:rPr>
            <w:rStyle w:val="ac"/>
          </w:rPr>
          <w:t>MotionOverEstimationState</w:t>
        </w:r>
      </w:hyperlink>
      <w:r>
        <w:rPr>
          <w:rFonts w:hint="eastAsia"/>
        </w:rPr>
        <w:t xml:space="preserve"> transfers f</w:t>
      </w:r>
      <w:r w:rsidRPr="001B3DC6">
        <w:t xml:space="preserve">rom </w:t>
      </w:r>
      <w:r>
        <w:t>“</w:t>
      </w:r>
      <w:r w:rsidRPr="00A64875">
        <w:rPr>
          <w:rStyle w:val="aff1"/>
          <w:rFonts w:hint="eastAsia"/>
        </w:rPr>
        <w:t>BRAKING</w:t>
      </w:r>
      <w:r>
        <w:t>”</w:t>
      </w:r>
      <w:r w:rsidRPr="001B3DC6">
        <w:t xml:space="preserve"> </w:t>
      </w:r>
      <w:r>
        <w:rPr>
          <w:rFonts w:hint="eastAsia"/>
        </w:rPr>
        <w:t xml:space="preserve">to </w:t>
      </w:r>
      <w:r>
        <w:t>“</w:t>
      </w:r>
      <w:r w:rsidRPr="00A64875">
        <w:rPr>
          <w:rStyle w:val="aff1"/>
          <w:rFonts w:hint="eastAsia"/>
        </w:rPr>
        <w:t>SLIDING</w:t>
      </w:r>
      <w:r>
        <w:t>”</w:t>
      </w:r>
      <w:r>
        <w:rPr>
          <w:rFonts w:hint="eastAsia"/>
        </w:rPr>
        <w:t xml:space="preserve"> </w:t>
      </w:r>
      <w:r w:rsidRPr="001B3DC6">
        <w:t>when:</w:t>
      </w:r>
      <w:r w:rsidRPr="001B3DC6">
        <w:rPr>
          <w:rFonts w:hint="eastAsia"/>
        </w:rPr>
        <w:t xml:space="preserve"> </w:t>
      </w:r>
    </w:p>
    <w:p w:rsidR="008334E2" w:rsidP="000431E0" w:rsidRDefault="00397BD9">
      <w:pPr>
        <w:pStyle w:val="af7"/>
      </w:pPr>
      <w:r>
        <w:rPr>
          <w:rFonts w:hint="eastAsia"/>
        </w:rPr>
        <w:t>if (</w:t>
      </w:r>
      <w:hyperlink w:history="1" w:anchor="MotionOverEstimationState">
        <w:r w:rsidR="00B5344E">
          <w:rPr>
            <w:rStyle w:val="ac"/>
          </w:rPr>
          <w:t>MotionOverEstimationState</w:t>
        </w:r>
      </w:hyperlink>
      <w:r w:rsidR="008334E2">
        <w:rPr>
          <w:rFonts w:hint="eastAsia"/>
        </w:rPr>
        <w:t xml:space="preserve">(k-1) == </w:t>
      </w:r>
      <w:r w:rsidRPr="00CB6CF8" w:rsidR="008334E2">
        <w:rPr>
          <w:rStyle w:val="aff1"/>
          <w:rFonts w:hint="eastAsia"/>
        </w:rPr>
        <w:t>BRAKING</w:t>
      </w:r>
    </w:p>
    <w:p w:rsidR="008334E2" w:rsidP="000431E0" w:rsidRDefault="008334E2">
      <w:pPr>
        <w:pStyle w:val="af7"/>
      </w:pPr>
      <w:r w:rsidRPr="008F0674">
        <w:rPr>
          <w:rFonts w:hint="eastAsia"/>
        </w:rPr>
        <w:t xml:space="preserve">   </w:t>
      </w:r>
      <w:r w:rsidR="00397BD9">
        <w:rPr>
          <w:rFonts w:hint="eastAsia"/>
        </w:rPr>
        <w:t xml:space="preserve"> and </w:t>
      </w:r>
      <w:r w:rsidRPr="008F0674">
        <w:rPr>
          <w:rFonts w:hint="eastAsia"/>
        </w:rPr>
        <w:t>(</w:t>
      </w:r>
      <w:hyperlink w:history="1" w:anchor="FilteredWheelAcceleration">
        <w:r w:rsidR="007400C0">
          <w:rPr>
            <w:rStyle w:val="ac"/>
          </w:rPr>
          <w:t>FilteredWheelAcceleration</w:t>
        </w:r>
      </w:hyperlink>
      <w:r w:rsidRPr="008F0674">
        <w:rPr>
          <w:rFonts w:hint="eastAsia"/>
        </w:rPr>
        <w:t xml:space="preserve">(k) &lt; </w:t>
      </w:r>
      <w:hyperlink w:history="1" w:anchor="ATPsetting">
        <w:r w:rsidR="00786D0B">
          <w:rPr>
            <w:rStyle w:val="ac"/>
          </w:rPr>
          <w:t>ATPsetting</w:t>
        </w:r>
      </w:hyperlink>
      <w:r w:rsidRPr="008F0674">
        <w:rPr>
          <w:rFonts w:hint="eastAsia"/>
        </w:rPr>
        <w:t>.</w:t>
      </w:r>
      <w:r w:rsidR="008626E7">
        <w:rPr>
          <w:rFonts w:hint="eastAsia"/>
        </w:rPr>
        <w:t>SlidingStartAcc</w:t>
      </w:r>
      <w:r w:rsidRPr="008F0674">
        <w:rPr>
          <w:rFonts w:hint="eastAsia"/>
        </w:rPr>
        <w:t>)</w:t>
      </w:r>
    </w:p>
    <w:p w:rsidR="008334E2" w:rsidP="000431E0" w:rsidRDefault="008334E2">
      <w:pPr>
        <w:pStyle w:val="af7"/>
      </w:pPr>
      <w:r>
        <w:rPr>
          <w:rFonts w:hint="eastAsia"/>
        </w:rPr>
        <w:lastRenderedPageBreak/>
        <w:t xml:space="preserve">   </w:t>
      </w:r>
      <w:r w:rsidR="00397BD9">
        <w:rPr>
          <w:rFonts w:hint="eastAsia"/>
        </w:rPr>
        <w:t xml:space="preserve"> and </w:t>
      </w:r>
      <w:r>
        <w:rPr>
          <w:rFonts w:hint="eastAsia"/>
        </w:rPr>
        <w:t>(</w:t>
      </w:r>
      <w:hyperlink w:history="1" w:anchor="AverageWheelAcceleration">
        <w:r w:rsidR="0096074C">
          <w:rPr>
            <w:rStyle w:val="ac"/>
          </w:rPr>
          <w:t>AverageWheelAcceleration</w:t>
        </w:r>
      </w:hyperlink>
      <w:r>
        <w:rPr>
          <w:rFonts w:hint="eastAsia"/>
        </w:rPr>
        <w:t xml:space="preserve">(k) &lt; </w:t>
      </w:r>
      <w:hyperlink w:history="1" w:anchor="ATPsetting">
        <w:r w:rsidR="00786D0B">
          <w:rPr>
            <w:rStyle w:val="ac"/>
          </w:rPr>
          <w:t>ATPsetting</w:t>
        </w:r>
      </w:hyperlink>
      <w:r>
        <w:rPr>
          <w:rFonts w:hint="eastAsia"/>
        </w:rPr>
        <w:t>.</w:t>
      </w:r>
      <w:r w:rsidR="00276BC1">
        <w:rPr>
          <w:rFonts w:hint="eastAsia"/>
        </w:rPr>
        <w:t>BrakingStartAcc</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OdometerState">
        <w:r w:rsidR="008A3B7D">
          <w:rPr>
            <w:rStyle w:val="ac"/>
          </w:rPr>
          <w:t>OdometerState</w:t>
        </w:r>
      </w:hyperlink>
      <w:r w:rsidRPr="00634120" w:rsidR="008A3B7D">
        <w:t xml:space="preserve">(k) </w:t>
      </w:r>
      <w:r w:rsidR="008A3B7D">
        <w:rPr>
          <w:rFonts w:hint="eastAsia"/>
        </w:rPr>
        <w:t>is</w:t>
      </w:r>
      <w:r w:rsidRPr="00634120" w:rsidR="008A3B7D">
        <w:t xml:space="preserve"> </w:t>
      </w:r>
      <w:r w:rsidR="008A3B7D">
        <w:rPr>
          <w:rStyle w:val="aff1"/>
        </w:rPr>
        <w:t>INITIALIZED</w:t>
      </w:r>
      <w:r w:rsidRPr="007F6855">
        <w:t>)</w:t>
      </w:r>
    </w:p>
    <w:p w:rsidR="008334E2" w:rsidP="000431E0" w:rsidRDefault="008334E2">
      <w:pPr>
        <w:pStyle w:val="af7"/>
      </w:pPr>
      <w:r w:rsidRPr="007F6855">
        <w:t xml:space="preserve">   </w:t>
      </w:r>
      <w:r w:rsidR="00397BD9">
        <w:t xml:space="preserve"> and </w:t>
      </w:r>
      <w:r>
        <w:rPr>
          <w:rFonts w:hint="eastAsia"/>
        </w:rPr>
        <w:t>(</w:t>
      </w:r>
      <w:r w:rsidR="00C32EC4">
        <w:rPr>
          <w:rFonts w:hint="eastAsia"/>
        </w:rPr>
        <w:t xml:space="preserve">not </w:t>
      </w:r>
      <w:hyperlink w:history="1" w:anchor="MaxMotionOdometerSignChanged">
        <w:r w:rsidR="00B5344E">
          <w:rPr>
            <w:rStyle w:val="ac"/>
          </w:rPr>
          <w:t>MaxMotionOdometerSignChanged</w:t>
        </w:r>
      </w:hyperlink>
      <w:r>
        <w:rPr>
          <w:rFonts w:hint="eastAsia"/>
        </w:rPr>
        <w:t>(k)</w:t>
      </w:r>
      <w:r w:rsidRPr="00612CC9">
        <w:rPr>
          <w:rFonts w:hint="eastAsia"/>
        </w:rPr>
        <w:t>)</w:t>
      </w:r>
      <w:r>
        <w:rPr>
          <w:rFonts w:hint="eastAsia"/>
        </w:rPr>
        <w:t>)</w:t>
      </w:r>
    </w:p>
    <w:p w:rsidR="008334E2" w:rsidP="000431E0" w:rsidRDefault="008334E2">
      <w:pPr>
        <w:pStyle w:val="af7"/>
      </w:pPr>
      <w:r w:rsidRPr="008F0674">
        <w:rPr>
          <w:rFonts w:hint="eastAsia"/>
        </w:rPr>
        <w:t xml:space="preserve"> </w:t>
      </w:r>
      <w:r w:rsidR="003928F2">
        <w:rPr>
          <w:rFonts w:hint="eastAsia"/>
        </w:rPr>
        <w:t xml:space="preserve">   </w:t>
      </w:r>
      <w:hyperlink w:history="1" w:anchor="MotionOverEstimationState">
        <w:r w:rsidR="00B5344E">
          <w:rPr>
            <w:rStyle w:val="ac"/>
          </w:rPr>
          <w:t>MotionOverEstimationState</w:t>
        </w:r>
      </w:hyperlink>
      <w:r w:rsidR="00397BD9">
        <w:rPr>
          <w:rFonts w:hint="eastAsia"/>
        </w:rPr>
        <w:t xml:space="preserve"> = </w:t>
      </w:r>
      <w:r>
        <w:rPr>
          <w:rStyle w:val="aff1"/>
          <w:rFonts w:hint="eastAsia"/>
        </w:rPr>
        <w:t>SLIDING</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495"/>
        </w:rPr>
      </w:pPr>
      <w:del w:author="常鸣" w:date="2014-07-03T14:27:00Z" w:id="4496">
        <w:r w:rsidRPr="008A1414" w:rsidDel="009328EA">
          <w:delText>#S</w:delText>
        </w:r>
      </w:del>
      <w:ins w:author="常鸣" w:date="2014-07-03T14:27:00Z" w:id="4497">
        <w:r w:rsidR="009328EA">
          <w:t>#Allocation=ATP Software</w:t>
        </w:r>
      </w:ins>
      <w:ins w:author="常鸣" w:date="2014-07-03T14:50:00Z" w:id="4498">
        <w:r w:rsidR="002428AA">
          <w:rPr>
            <w:rFonts w:hint="eastAsia"/>
          </w:rPr>
          <w:t>, Vital Embedded Setting</w:t>
        </w:r>
      </w:ins>
    </w:p>
    <w:p w:rsidRPr="008A1414" w:rsidR="008334E2" w:rsidP="000C0D62" w:rsidRDefault="009328EA">
      <w:pPr>
        <w:pStyle w:val="ReqtifyAltQ"/>
      </w:pPr>
      <w:ins w:author="常鸣" w:date="2014-07-03T14:27:00Z" w:id="4499">
        <w:r>
          <w:t>#S</w:t>
        </w:r>
      </w:ins>
      <w:r w:rsidRPr="008A1414" w:rsidR="008334E2">
        <w:t>ource=</w:t>
      </w:r>
      <w:r w:rsidRPr="003D2990" w:rsidR="008334E2">
        <w:t>[iTC_CC-SyAD-</w:t>
      </w:r>
      <w:r w:rsidRPr="003D2990" w:rsidR="008334E2">
        <w:rPr>
          <w:rFonts w:hint="eastAsia"/>
        </w:rPr>
        <w:t>0</w:t>
      </w:r>
      <w:r w:rsidR="008334E2">
        <w:rPr>
          <w:rFonts w:hint="eastAsia"/>
        </w:rPr>
        <w:t>148</w:t>
      </w:r>
      <w:r w:rsidRPr="003D2990" w:rsidR="008334E2">
        <w:rPr>
          <w:rFonts w:hint="eastAsia"/>
        </w:rPr>
        <w:t>]</w:t>
      </w:r>
      <w:r w:rsidR="008334E2">
        <w:rPr>
          <w:rFonts w:hint="eastAsia"/>
        </w:rPr>
        <w:t>, [</w:t>
      </w:r>
      <w:r w:rsidR="008334E2">
        <w:t>iTC_CC_ATP_SwHA</w:t>
      </w:r>
      <w:r w:rsidRPr="00CA7F59" w:rsidR="008334E2">
        <w:t>-0075</w:t>
      </w:r>
      <w:r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Pr="00972331" w:rsidR="008334E2" w:rsidP="00704491" w:rsidRDefault="008334E2">
      <w:pPr>
        <w:pStyle w:val="ReqtifyAltR"/>
      </w:pPr>
      <w:r>
        <w:t>[iTC_CC_ATP-SwRS-0</w:t>
      </w:r>
      <w:r>
        <w:rPr>
          <w:rFonts w:hint="eastAsia"/>
        </w:rPr>
        <w:t>214</w:t>
      </w:r>
      <w:r>
        <w:t>]</w:t>
      </w:r>
    </w:p>
    <w:p w:rsidR="008334E2" w:rsidP="00C93484" w:rsidRDefault="008334E2">
      <w:pPr>
        <w:pStyle w:val="Reqtify"/>
      </w:pPr>
      <w:r>
        <w:rPr>
          <w:rFonts w:hint="eastAsia"/>
        </w:rPr>
        <w:t xml:space="preserve">The </w:t>
      </w:r>
      <w:hyperlink w:history="1" w:anchor="MotionOverEstimationState">
        <w:r w:rsidR="00EE3B9B">
          <w:rPr>
            <w:rStyle w:val="ac"/>
          </w:rPr>
          <w:t>MotionOverEstimationState</w:t>
        </w:r>
      </w:hyperlink>
      <w:r>
        <w:rPr>
          <w:rFonts w:hint="eastAsia"/>
        </w:rPr>
        <w:t xml:space="preserve"> transfers f</w:t>
      </w:r>
      <w:r w:rsidRPr="001B3DC6">
        <w:t xml:space="preserve">rom </w:t>
      </w:r>
      <w:r>
        <w:t>“</w:t>
      </w:r>
      <w:r w:rsidRPr="00A64875">
        <w:rPr>
          <w:rStyle w:val="aff1"/>
          <w:rFonts w:hint="eastAsia"/>
        </w:rPr>
        <w:t>BRAKING</w:t>
      </w:r>
      <w:r>
        <w:t>”</w:t>
      </w:r>
      <w:r w:rsidRPr="001B3DC6">
        <w:t xml:space="preserve"> </w:t>
      </w:r>
      <w:r>
        <w:rPr>
          <w:rFonts w:hint="eastAsia"/>
        </w:rPr>
        <w:t xml:space="preserve">to </w:t>
      </w:r>
      <w:r>
        <w:t>“</w:t>
      </w:r>
      <w:r w:rsidRPr="00A64875">
        <w:rPr>
          <w:rStyle w:val="aff1"/>
          <w:rFonts w:hint="eastAsia"/>
        </w:rPr>
        <w:t>COASTING</w:t>
      </w:r>
      <w:r>
        <w:t>”</w:t>
      </w:r>
      <w:r>
        <w:rPr>
          <w:rFonts w:hint="eastAsia"/>
        </w:rPr>
        <w:t xml:space="preserve"> </w:t>
      </w:r>
      <w:r w:rsidRPr="001B3DC6">
        <w:t>when:</w:t>
      </w:r>
      <w:r w:rsidRPr="001B3DC6">
        <w:rPr>
          <w:rFonts w:hint="eastAsia"/>
        </w:rPr>
        <w:t xml:space="preserve"> </w:t>
      </w:r>
    </w:p>
    <w:p w:rsidR="008334E2" w:rsidP="000431E0" w:rsidRDefault="00397BD9">
      <w:pPr>
        <w:pStyle w:val="af7"/>
      </w:pPr>
      <w:r>
        <w:rPr>
          <w:rFonts w:hint="eastAsia"/>
        </w:rPr>
        <w:t>if (</w:t>
      </w:r>
      <w:hyperlink w:history="1" w:anchor="MotionOverEstimationState">
        <w:r w:rsidR="00B5344E">
          <w:rPr>
            <w:rStyle w:val="ac"/>
          </w:rPr>
          <w:t>MotionOverEstimationState</w:t>
        </w:r>
      </w:hyperlink>
      <w:r w:rsidR="008334E2">
        <w:rPr>
          <w:rFonts w:hint="eastAsia"/>
        </w:rPr>
        <w:t xml:space="preserve">(k-1) == </w:t>
      </w:r>
      <w:r w:rsidRPr="00CB6CF8" w:rsidR="008334E2">
        <w:rPr>
          <w:rStyle w:val="aff1"/>
          <w:rFonts w:hint="eastAsia"/>
        </w:rPr>
        <w:t>BRAKING</w:t>
      </w:r>
    </w:p>
    <w:p w:rsidR="008334E2" w:rsidP="000431E0" w:rsidRDefault="008334E2">
      <w:pPr>
        <w:pStyle w:val="af7"/>
      </w:pPr>
      <w:r w:rsidRPr="008F0674">
        <w:rPr>
          <w:rFonts w:hint="eastAsia"/>
        </w:rPr>
        <w:t xml:space="preserve">   </w:t>
      </w:r>
      <w:r w:rsidR="00397BD9">
        <w:rPr>
          <w:rFonts w:hint="eastAsia"/>
        </w:rPr>
        <w:t xml:space="preserve"> and </w:t>
      </w:r>
      <w:r>
        <w:rPr>
          <w:rFonts w:hint="eastAsia"/>
        </w:rPr>
        <w:t>(</w:t>
      </w:r>
      <w:r w:rsidRPr="008F0674">
        <w:rPr>
          <w:rFonts w:hint="eastAsia"/>
        </w:rPr>
        <w:t>(</w:t>
      </w:r>
      <w:hyperlink w:history="1" w:anchor="AverageWheelAcceleration">
        <w:r w:rsidR="0096074C">
          <w:rPr>
            <w:rStyle w:val="ac"/>
          </w:rPr>
          <w:t>AverageWheelAcceleration</w:t>
        </w:r>
      </w:hyperlink>
      <w:r w:rsidRPr="008F0674">
        <w:rPr>
          <w:rFonts w:hint="eastAsia"/>
        </w:rPr>
        <w:t>(k)</w:t>
      </w:r>
      <w:r>
        <w:rPr>
          <w:rFonts w:hint="eastAsia"/>
        </w:rPr>
        <w:t>&gt;=</w:t>
      </w:r>
      <w:r w:rsidRPr="008F0674">
        <w:rPr>
          <w:rFonts w:hint="eastAsia"/>
        </w:rPr>
        <w:t xml:space="preserve"> </w:t>
      </w:r>
      <w:hyperlink w:history="1" w:anchor="ATPsetting">
        <w:r w:rsidR="00786D0B">
          <w:rPr>
            <w:rStyle w:val="ac"/>
          </w:rPr>
          <w:t>ATPsetting</w:t>
        </w:r>
      </w:hyperlink>
      <w:r w:rsidRPr="008F0674">
        <w:rPr>
          <w:rFonts w:hint="eastAsia"/>
        </w:rPr>
        <w:t>.</w:t>
      </w:r>
      <w:r w:rsidR="00276BC1">
        <w:rPr>
          <w:rFonts w:hint="eastAsia"/>
        </w:rPr>
        <w:t>BrakingStartAcc</w:t>
      </w:r>
      <w:r w:rsidRPr="008F0674">
        <w:rPr>
          <w:rFonts w:hint="eastAsia"/>
        </w:rPr>
        <w:t>)</w:t>
      </w:r>
    </w:p>
    <w:p w:rsidR="008334E2" w:rsidP="000431E0" w:rsidRDefault="008334E2">
      <w:pPr>
        <w:pStyle w:val="af7"/>
      </w:pPr>
      <w:r>
        <w:rPr>
          <w:rFonts w:hint="eastAsia"/>
        </w:rPr>
        <w:t xml:space="preserve">         </w:t>
      </w:r>
      <w:r w:rsidR="00397BD9">
        <w:rPr>
          <w:rFonts w:hint="eastAsia"/>
        </w:rPr>
        <w:t xml:space="preserve"> or </w:t>
      </w:r>
      <w:r>
        <w:rPr>
          <w:rFonts w:hint="eastAsia"/>
        </w:rPr>
        <w:t>(</w:t>
      </w:r>
      <w:hyperlink w:history="1" w:anchor="OdometerState">
        <w:r w:rsidR="008A3B7D">
          <w:rPr>
            <w:rStyle w:val="ac"/>
          </w:rPr>
          <w:t>OdometerState</w:t>
        </w:r>
      </w:hyperlink>
      <w:r w:rsidRPr="00634120" w:rsidR="008A3B7D">
        <w:t xml:space="preserve">(k) </w:t>
      </w:r>
      <w:r w:rsidR="008A3B7D">
        <w:rPr>
          <w:rFonts w:hint="eastAsia"/>
        </w:rPr>
        <w:t xml:space="preserve">is </w:t>
      </w:r>
      <w:r w:rsidR="008A3B7D">
        <w:rPr>
          <w:rStyle w:val="aff1"/>
        </w:rPr>
        <w:t>IN</w:t>
      </w:r>
      <w:r w:rsidR="0048467E">
        <w:rPr>
          <w:rStyle w:val="aff1"/>
          <w:rFonts w:hint="eastAsia"/>
        </w:rPr>
        <w:t>VALID</w:t>
      </w:r>
      <w:r w:rsidRPr="00612CC9">
        <w:rPr>
          <w:rFonts w:hint="eastAsia"/>
        </w:rPr>
        <w:t>)</w:t>
      </w:r>
    </w:p>
    <w:p w:rsidR="008334E2" w:rsidP="000431E0" w:rsidRDefault="008334E2">
      <w:pPr>
        <w:pStyle w:val="af7"/>
      </w:pPr>
      <w:r>
        <w:rPr>
          <w:rFonts w:hint="eastAsia"/>
        </w:rPr>
        <w:t xml:space="preserve">         </w:t>
      </w:r>
      <w:r w:rsidR="00397BD9">
        <w:rPr>
          <w:rFonts w:hint="eastAsia"/>
        </w:rPr>
        <w:t xml:space="preserve"> or </w:t>
      </w:r>
      <w:r>
        <w:rPr>
          <w:rFonts w:hint="eastAsia"/>
        </w:rPr>
        <w:t>(</w:t>
      </w:r>
      <w:hyperlink w:history="1" w:anchor="MaxMotionOdometerSignChanged">
        <w:r w:rsidR="00B5344E">
          <w:rPr>
            <w:rStyle w:val="ac"/>
          </w:rPr>
          <w:t>MaxMotionOdometerSignChanged</w:t>
        </w:r>
      </w:hyperlink>
      <w:r>
        <w:rPr>
          <w:rFonts w:hint="eastAsia"/>
        </w:rPr>
        <w:t>(k)</w:t>
      </w:r>
      <w:r w:rsidRPr="00612CC9">
        <w:rPr>
          <w:rFonts w:hint="eastAsia"/>
        </w:rPr>
        <w:t>)</w:t>
      </w:r>
      <w:r>
        <w:rPr>
          <w:rFonts w:hint="eastAsia"/>
        </w:rPr>
        <w:t>))</w:t>
      </w:r>
    </w:p>
    <w:p w:rsidR="008334E2" w:rsidP="000431E0" w:rsidRDefault="008334E2">
      <w:pPr>
        <w:pStyle w:val="af7"/>
      </w:pPr>
      <w:r>
        <w:rPr>
          <w:rFonts w:hint="eastAsia"/>
        </w:rPr>
        <w:t xml:space="preserve"> </w:t>
      </w:r>
      <w:r w:rsidR="003928F2">
        <w:rPr>
          <w:rFonts w:hint="eastAsia"/>
        </w:rPr>
        <w:t xml:space="preserve">   </w:t>
      </w:r>
      <w:hyperlink w:history="1" w:anchor="MotionOverEstimationState">
        <w:r w:rsidR="00B5344E">
          <w:rPr>
            <w:rStyle w:val="ac"/>
          </w:rPr>
          <w:t>MotionOverEstimationState</w:t>
        </w:r>
      </w:hyperlink>
      <w:r w:rsidR="00397BD9">
        <w:rPr>
          <w:rFonts w:hint="eastAsia"/>
        </w:rPr>
        <w:t xml:space="preserve"> = </w:t>
      </w:r>
      <w:r w:rsidRPr="00CB6CF8">
        <w:rPr>
          <w:rStyle w:val="aff1"/>
          <w:rFonts w:hint="eastAsia"/>
        </w:rPr>
        <w:t>COASTING</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500"/>
        </w:rPr>
      </w:pPr>
      <w:del w:author="常鸣" w:date="2014-07-03T14:27:00Z" w:id="4501">
        <w:r w:rsidRPr="008A1414" w:rsidDel="009328EA">
          <w:delText>#S</w:delText>
        </w:r>
      </w:del>
      <w:ins w:author="常鸣" w:date="2014-07-03T14:27:00Z" w:id="4502">
        <w:r w:rsidR="009328EA">
          <w:t>#Allocation=ATP Software</w:t>
        </w:r>
      </w:ins>
      <w:ins w:author="常鸣" w:date="2014-07-03T14:50:00Z" w:id="4503">
        <w:r w:rsidR="002428AA">
          <w:rPr>
            <w:rFonts w:hint="eastAsia"/>
          </w:rPr>
          <w:t>, Vital Embedded Setting</w:t>
        </w:r>
      </w:ins>
    </w:p>
    <w:p w:rsidRPr="008A1414" w:rsidR="008334E2" w:rsidP="000C0D62" w:rsidRDefault="009328EA">
      <w:pPr>
        <w:pStyle w:val="ReqtifyAltQ"/>
      </w:pPr>
      <w:ins w:author="常鸣" w:date="2014-07-03T14:27:00Z" w:id="4504">
        <w:r>
          <w:t>#S</w:t>
        </w:r>
      </w:ins>
      <w:r w:rsidRPr="008A1414" w:rsidR="008334E2">
        <w:t>ource=</w:t>
      </w:r>
      <w:r w:rsidRPr="003D2990" w:rsidR="008334E2">
        <w:t>[iTC_CC-SyAD-</w:t>
      </w:r>
      <w:r w:rsidRPr="003D2990" w:rsidR="008334E2">
        <w:rPr>
          <w:rFonts w:hint="eastAsia"/>
        </w:rPr>
        <w:t>0</w:t>
      </w:r>
      <w:r w:rsidR="008334E2">
        <w:rPr>
          <w:rFonts w:hint="eastAsia"/>
        </w:rPr>
        <w:t>148</w:t>
      </w:r>
      <w:r w:rsidRPr="003D2990" w:rsidR="008334E2">
        <w:rPr>
          <w:rFonts w:hint="eastAsia"/>
        </w:rPr>
        <w:t>]</w:t>
      </w:r>
      <w:r w:rsidR="008334E2">
        <w:rPr>
          <w:rFonts w:hint="eastAsia"/>
        </w:rPr>
        <w:t>, [</w:t>
      </w:r>
      <w:r w:rsidR="008334E2">
        <w:t>iTC_CC_ATP_SwHA</w:t>
      </w:r>
      <w:r w:rsidRPr="00CA7F59" w:rsidR="008334E2">
        <w:t>-0076</w:t>
      </w:r>
      <w:r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Pr="008334E2" w:rsidR="008334E2" w:rsidP="00704491" w:rsidRDefault="008334E2">
      <w:pPr>
        <w:pStyle w:val="ReqtifyAltR"/>
      </w:pPr>
      <w:r w:rsidRPr="008334E2">
        <w:t>[iTC_CC_ATP-SwRS-0</w:t>
      </w:r>
      <w:r w:rsidRPr="008334E2">
        <w:rPr>
          <w:rFonts w:hint="eastAsia"/>
        </w:rPr>
        <w:t>450</w:t>
      </w:r>
      <w:r w:rsidRPr="008334E2">
        <w:t>]</w:t>
      </w:r>
    </w:p>
    <w:p w:rsidR="008334E2" w:rsidP="00C93484" w:rsidRDefault="008334E2">
      <w:pPr>
        <w:pStyle w:val="Reqtify"/>
      </w:pPr>
      <w:r>
        <w:rPr>
          <w:rFonts w:hint="eastAsia"/>
        </w:rPr>
        <w:t xml:space="preserve">The </w:t>
      </w:r>
      <w:hyperlink w:history="1" w:anchor="MotionOverEstimationState">
        <w:r w:rsidR="00EE3B9B">
          <w:rPr>
            <w:rStyle w:val="ac"/>
          </w:rPr>
          <w:t>MotionOverEstimationState</w:t>
        </w:r>
      </w:hyperlink>
      <w:r>
        <w:rPr>
          <w:rFonts w:hint="eastAsia"/>
        </w:rPr>
        <w:t xml:space="preserve"> transfers f</w:t>
      </w:r>
      <w:r w:rsidRPr="001B3DC6">
        <w:t xml:space="preserve">rom </w:t>
      </w:r>
      <w:r>
        <w:t>“</w:t>
      </w:r>
      <w:r w:rsidRPr="00A64875">
        <w:rPr>
          <w:rStyle w:val="aff1"/>
          <w:rFonts w:hint="eastAsia"/>
        </w:rPr>
        <w:t>SLIDING</w:t>
      </w:r>
      <w:r>
        <w:t>”</w:t>
      </w:r>
      <w:r w:rsidRPr="001B3DC6">
        <w:t xml:space="preserve"> </w:t>
      </w:r>
      <w:r>
        <w:rPr>
          <w:rFonts w:hint="eastAsia"/>
        </w:rPr>
        <w:t xml:space="preserve">to </w:t>
      </w:r>
      <w:r>
        <w:t>“</w:t>
      </w:r>
      <w:r>
        <w:rPr>
          <w:rStyle w:val="aff1"/>
          <w:rFonts w:hint="eastAsia"/>
        </w:rPr>
        <w:t>COASTING</w:t>
      </w:r>
      <w:r>
        <w:t>”</w:t>
      </w:r>
      <w:r>
        <w:rPr>
          <w:rFonts w:hint="eastAsia"/>
        </w:rPr>
        <w:t xml:space="preserve"> </w:t>
      </w:r>
      <w:r w:rsidRPr="001B3DC6">
        <w:t>when</w:t>
      </w:r>
      <w:r>
        <w:rPr>
          <w:rFonts w:hint="eastAsia"/>
        </w:rPr>
        <w:t>:</w:t>
      </w:r>
    </w:p>
    <w:p w:rsidR="008334E2" w:rsidP="000431E0" w:rsidRDefault="00397BD9">
      <w:pPr>
        <w:pStyle w:val="af7"/>
        <w:rPr>
          <w:rStyle w:val="aff1"/>
        </w:rPr>
      </w:pPr>
      <w:r>
        <w:rPr>
          <w:rFonts w:hint="eastAsia"/>
        </w:rPr>
        <w:t>if (</w:t>
      </w:r>
      <w:r w:rsidR="008334E2">
        <w:rPr>
          <w:rFonts w:hint="eastAsia"/>
        </w:rPr>
        <w:t>(</w:t>
      </w:r>
      <w:hyperlink w:history="1" w:anchor="MotionOverEstimationState">
        <w:r w:rsidR="00B5344E">
          <w:rPr>
            <w:rStyle w:val="ac"/>
          </w:rPr>
          <w:t>MotionOverEstimationState</w:t>
        </w:r>
      </w:hyperlink>
      <w:r w:rsidR="008334E2">
        <w:rPr>
          <w:rFonts w:hint="eastAsia"/>
        </w:rPr>
        <w:t xml:space="preserve">(k-1) == </w:t>
      </w:r>
      <w:r w:rsidR="008334E2">
        <w:rPr>
          <w:rStyle w:val="aff1"/>
          <w:rFonts w:hint="eastAsia"/>
        </w:rPr>
        <w:t>SLIDING</w:t>
      </w:r>
      <w:r w:rsidRPr="007F6855" w:rsidR="008334E2">
        <w:t>)</w:t>
      </w:r>
    </w:p>
    <w:p w:rsidR="008334E2" w:rsidP="000431E0" w:rsidRDefault="008334E2">
      <w:pPr>
        <w:pStyle w:val="af7"/>
      </w:pPr>
      <w:r w:rsidRPr="007F6855">
        <w:t xml:space="preserve">    </w:t>
      </w:r>
      <w:r w:rsidR="00397BD9">
        <w:t xml:space="preserve"> and </w:t>
      </w:r>
      <w:r>
        <w:rPr>
          <w:rFonts w:hint="eastAsia"/>
        </w:rPr>
        <w:t>((</w:t>
      </w:r>
      <w:hyperlink w:history="1" w:anchor="OdometerState">
        <w:r w:rsidR="008A3B7D">
          <w:rPr>
            <w:rStyle w:val="ac"/>
          </w:rPr>
          <w:t>OdometerState</w:t>
        </w:r>
      </w:hyperlink>
      <w:r w:rsidRPr="00634120" w:rsidR="008A3B7D">
        <w:t xml:space="preserve">(k) </w:t>
      </w:r>
      <w:r w:rsidR="008A3B7D">
        <w:rPr>
          <w:rFonts w:hint="eastAsia"/>
        </w:rPr>
        <w:t>is</w:t>
      </w:r>
      <w:r w:rsidRPr="00634120" w:rsidR="008A3B7D">
        <w:t xml:space="preserve"> </w:t>
      </w:r>
      <w:r w:rsidR="0048467E">
        <w:rPr>
          <w:rStyle w:val="aff1"/>
        </w:rPr>
        <w:t>IN</w:t>
      </w:r>
      <w:r w:rsidR="0048467E">
        <w:rPr>
          <w:rStyle w:val="aff1"/>
          <w:rFonts w:hint="eastAsia"/>
        </w:rPr>
        <w:t>VALID</w:t>
      </w:r>
      <w:r w:rsidRPr="00612CC9">
        <w:rPr>
          <w:rFonts w:hint="eastAsia"/>
        </w:rPr>
        <w:t>)</w:t>
      </w:r>
    </w:p>
    <w:p w:rsidR="008334E2" w:rsidP="000431E0" w:rsidRDefault="008334E2">
      <w:pPr>
        <w:pStyle w:val="af7"/>
      </w:pPr>
      <w:r>
        <w:rPr>
          <w:rFonts w:hint="eastAsia"/>
        </w:rPr>
        <w:t xml:space="preserve">          </w:t>
      </w:r>
      <w:r w:rsidR="00397BD9">
        <w:rPr>
          <w:rFonts w:hint="eastAsia"/>
        </w:rPr>
        <w:t xml:space="preserve"> or </w:t>
      </w:r>
      <w:r>
        <w:rPr>
          <w:rFonts w:hint="eastAsia"/>
        </w:rPr>
        <w:t>(</w:t>
      </w:r>
      <w:hyperlink w:history="1" w:anchor="MaxMotionOdometerSignChanged">
        <w:r w:rsidR="00B5344E">
          <w:rPr>
            <w:rStyle w:val="ac"/>
          </w:rPr>
          <w:t>MaxMotionOdometerSignChanged</w:t>
        </w:r>
      </w:hyperlink>
      <w:r>
        <w:rPr>
          <w:rFonts w:hint="eastAsia"/>
        </w:rPr>
        <w:t>(k)</w:t>
      </w:r>
      <w:r w:rsidRPr="00D04BFF">
        <w:rPr>
          <w:rFonts w:hint="eastAsia"/>
        </w:rPr>
        <w:t xml:space="preserve"> </w:t>
      </w:r>
      <w:r>
        <w:rPr>
          <w:rFonts w:hint="eastAsia"/>
        </w:rPr>
        <w:t xml:space="preserve">== </w:t>
      </w:r>
      <w:r w:rsidRPr="00354FC4" w:rsidR="00397BD9">
        <w:rPr>
          <w:rStyle w:val="aff1"/>
          <w:rFonts w:hint="eastAsia"/>
        </w:rPr>
        <w:t>True</w:t>
      </w:r>
      <w:r w:rsidRPr="00612CC9">
        <w:rPr>
          <w:rFonts w:hint="eastAsia"/>
        </w:rPr>
        <w:t>)</w:t>
      </w:r>
      <w:r>
        <w:rPr>
          <w:rFonts w:hint="eastAsia"/>
        </w:rPr>
        <w:t>)</w:t>
      </w:r>
    </w:p>
    <w:p w:rsidR="008334E2" w:rsidP="000431E0" w:rsidRDefault="008334E2">
      <w:pPr>
        <w:pStyle w:val="af7"/>
      </w:pPr>
      <w:r>
        <w:rPr>
          <w:rFonts w:hint="eastAsia"/>
        </w:rPr>
        <w:t xml:space="preserve"> </w:t>
      </w:r>
      <w:r w:rsidR="003928F2">
        <w:rPr>
          <w:rFonts w:hint="eastAsia"/>
        </w:rPr>
        <w:t xml:space="preserve">   </w:t>
      </w:r>
      <w:hyperlink w:history="1" w:anchor="MotionOverEstimationState">
        <w:r w:rsidR="00B5344E">
          <w:rPr>
            <w:rStyle w:val="ac"/>
          </w:rPr>
          <w:t>MotionOverEstimationState</w:t>
        </w:r>
      </w:hyperlink>
      <w:r w:rsidR="00397BD9">
        <w:rPr>
          <w:rFonts w:hint="eastAsia"/>
        </w:rPr>
        <w:t xml:space="preserve"> = </w:t>
      </w:r>
      <w:r w:rsidRPr="00CB6CF8">
        <w:rPr>
          <w:rStyle w:val="aff1"/>
          <w:rFonts w:hint="eastAsia"/>
        </w:rPr>
        <w:t>COASTING</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505"/>
        </w:rPr>
      </w:pPr>
      <w:del w:author="常鸣" w:date="2014-07-03T14:27:00Z" w:id="4506">
        <w:r w:rsidRPr="008A1414" w:rsidDel="009328EA">
          <w:delText>#S</w:delText>
        </w:r>
      </w:del>
      <w:ins w:author="常鸣" w:date="2014-07-03T14:27:00Z" w:id="4507">
        <w:r w:rsidR="009328EA">
          <w:t>#Allocation=ATP Software</w:t>
        </w:r>
      </w:ins>
    </w:p>
    <w:p w:rsidRPr="008A1414" w:rsidR="008334E2" w:rsidP="000C0D62" w:rsidRDefault="009328EA">
      <w:pPr>
        <w:pStyle w:val="ReqtifyAltQ"/>
      </w:pPr>
      <w:ins w:author="常鸣" w:date="2014-07-03T14:27:00Z" w:id="4508">
        <w:r>
          <w:t>#S</w:t>
        </w:r>
      </w:ins>
      <w:r w:rsidRPr="008A1414" w:rsidR="008334E2">
        <w:t>ource=</w:t>
      </w:r>
      <w:r w:rsidRPr="003D2990" w:rsidR="008334E2">
        <w:t>[iTC_CC-SyAD-</w:t>
      </w:r>
      <w:r w:rsidRPr="003D2990" w:rsidR="008334E2">
        <w:rPr>
          <w:rFonts w:hint="eastAsia"/>
        </w:rPr>
        <w:t>0</w:t>
      </w:r>
      <w:r w:rsidR="008334E2">
        <w:rPr>
          <w:rFonts w:hint="eastAsia"/>
        </w:rPr>
        <w:t>148</w:t>
      </w:r>
      <w:r w:rsidRPr="003D2990" w:rsidR="008334E2">
        <w:rPr>
          <w:rFonts w:hint="eastAsia"/>
        </w:rPr>
        <w:t>]</w:t>
      </w:r>
      <w:r w:rsidR="008334E2">
        <w:rPr>
          <w:rFonts w:hint="eastAsia"/>
        </w:rPr>
        <w:t>, [</w:t>
      </w:r>
      <w:r w:rsidR="008334E2">
        <w:t>iTC_CC_ATP_SwHA</w:t>
      </w:r>
      <w:r w:rsidRPr="00CA7F59" w:rsidR="008334E2">
        <w:t>-0078</w:t>
      </w:r>
      <w:r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C93484" w:rsidRDefault="008334E2">
      <w:pPr>
        <w:pStyle w:val="Reqtify"/>
      </w:pPr>
      <w:r w:rsidRPr="005A4750">
        <w:rPr>
          <w:rStyle w:val="aff1"/>
          <w:rFonts w:hint="eastAsia"/>
        </w:rPr>
        <w:t>NOTES</w:t>
      </w:r>
      <w:r>
        <w:rPr>
          <w:rFonts w:hint="eastAsia"/>
        </w:rPr>
        <w:t>：</w:t>
      </w:r>
    </w:p>
    <w:p w:rsidR="008334E2" w:rsidP="00C93484" w:rsidRDefault="008334E2">
      <w:pPr>
        <w:pStyle w:val="Reqtify"/>
      </w:pPr>
      <w:r>
        <w:rPr>
          <w:rFonts w:hint="eastAsia"/>
        </w:rPr>
        <w:t>打滑状态下列车位移的补偿方法基于以下假定：</w:t>
      </w:r>
    </w:p>
    <w:p w:rsidR="008334E2" w:rsidP="00C93484" w:rsidRDefault="008334E2">
      <w:pPr>
        <w:pStyle w:val="Reqtify"/>
      </w:pPr>
      <w:r>
        <w:rPr>
          <w:rFonts w:hint="eastAsia"/>
        </w:rPr>
        <w:t>由于判断进入</w:t>
      </w:r>
      <w:r w:rsidRPr="00044E30">
        <w:rPr>
          <w:rStyle w:val="aff1"/>
          <w:rFonts w:hint="eastAsia"/>
        </w:rPr>
        <w:t>SLIDING</w:t>
      </w:r>
      <w:r>
        <w:rPr>
          <w:rFonts w:hint="eastAsia"/>
        </w:rPr>
        <w:t>状态的阈值</w:t>
      </w:r>
      <w:hyperlink w:history="1" w:anchor="ATPsetting">
        <w:r w:rsidRPr="00501C21">
          <w:rPr>
            <w:rStyle w:val="ac"/>
            <w:rFonts w:hint="eastAsia"/>
          </w:rPr>
          <w:t>ATPsetting</w:t>
        </w:r>
      </w:hyperlink>
      <w:r>
        <w:rPr>
          <w:rFonts w:hint="eastAsia"/>
        </w:rPr>
        <w:t>.</w:t>
      </w:r>
      <w:r w:rsidR="008626E7">
        <w:rPr>
          <w:rFonts w:hint="eastAsia"/>
        </w:rPr>
        <w:t>SlidingStartAcc</w:t>
      </w:r>
      <w:r>
        <w:rPr>
          <w:rFonts w:hint="eastAsia"/>
        </w:rPr>
        <w:t>为一个较大的减速度（典型值为</w:t>
      </w:r>
      <w:r>
        <w:rPr>
          <w:rFonts w:hint="eastAsia"/>
        </w:rPr>
        <w:t>-2.3m/s^2</w:t>
      </w:r>
      <w:r>
        <w:rPr>
          <w:rFonts w:hint="eastAsia"/>
        </w:rPr>
        <w:t>），在正常制动过程中不可能达到（列车的全常用制动一般略小于</w:t>
      </w:r>
      <w:r>
        <w:rPr>
          <w:rFonts w:hint="eastAsia"/>
        </w:rPr>
        <w:t>-1m/s^2</w:t>
      </w:r>
      <w:r>
        <w:rPr>
          <w:rFonts w:hint="eastAsia"/>
        </w:rPr>
        <w:t>），所以只可能是在紧急制动时，才进入打滑状态。由于紧急制动施加状态</w:t>
      </w:r>
      <w:r>
        <w:rPr>
          <w:rFonts w:hint="eastAsia"/>
        </w:rPr>
        <w:lastRenderedPageBreak/>
        <w:t>下列车牵引被切除，而车辆的紧急制动最小保障率绝对值要大于坡度导致的加速度（由项目保证）。所以，在</w:t>
      </w:r>
      <w:r w:rsidRPr="00044E30">
        <w:rPr>
          <w:rStyle w:val="aff1"/>
          <w:rFonts w:hint="eastAsia"/>
        </w:rPr>
        <w:t>SLIDING</w:t>
      </w:r>
      <w:r>
        <w:rPr>
          <w:rFonts w:hint="eastAsia"/>
        </w:rPr>
        <w:t>过程中，列车的真实速度是逐渐减小的，不可能出现打滑后车速比打滑前还大的情形。然而，如果测得车轮减速度的绝对值过大，或者在打滑状态下过长时间，则认为打滑补偿算法失效。</w:t>
      </w:r>
    </w:p>
    <w:p w:rsidR="008334E2" w:rsidP="00C93484" w:rsidRDefault="008334E2">
      <w:pPr>
        <w:pStyle w:val="Reqtify"/>
      </w:pPr>
      <w:r>
        <w:rPr>
          <w:rFonts w:hint="eastAsia"/>
        </w:rPr>
        <w:t xml:space="preserve">The principle of overestimation in </w:t>
      </w:r>
      <w:r w:rsidRPr="0043759F">
        <w:rPr>
          <w:rStyle w:val="aff1"/>
          <w:rFonts w:hint="eastAsia"/>
        </w:rPr>
        <w:t>SLIDING</w:t>
      </w:r>
      <w:r>
        <w:rPr>
          <w:rFonts w:hint="eastAsia"/>
        </w:rPr>
        <w:t xml:space="preserve"> state based on the following assumptions:</w:t>
      </w:r>
    </w:p>
    <w:p w:rsidR="008334E2" w:rsidP="00C93484" w:rsidRDefault="008334E2">
      <w:pPr>
        <w:pStyle w:val="Reqtify"/>
      </w:pPr>
      <w:r>
        <w:rPr>
          <w:rFonts w:hint="eastAsia"/>
        </w:rPr>
        <w:t xml:space="preserve">Because the threshold deceleration (the typical value is -2.3m/s^2) used to detect sliding is far less than the full service braking deceleration (normally -1m/s^2), it is not possible to reach the </w:t>
      </w:r>
      <w:r w:rsidRPr="00857840">
        <w:rPr>
          <w:rStyle w:val="aff1"/>
          <w:rFonts w:hint="eastAsia"/>
        </w:rPr>
        <w:t>SLIDING</w:t>
      </w:r>
      <w:r>
        <w:rPr>
          <w:rFonts w:hint="eastAsia"/>
        </w:rPr>
        <w:t xml:space="preserve"> state unless the emergency brake applied. The project guaranteed that the absolute value of the minimum emergency brake deceleration is greater than the acceleration due to track gradient,</w:t>
      </w:r>
      <w:r w:rsidR="00397BD9">
        <w:rPr>
          <w:rFonts w:hint="eastAsia"/>
        </w:rPr>
        <w:t xml:space="preserve"> and </w:t>
      </w:r>
      <w:r>
        <w:rPr>
          <w:rFonts w:hint="eastAsia"/>
        </w:rPr>
        <w:t xml:space="preserve">the </w:t>
      </w:r>
      <w:r>
        <w:t>rolling stock must cut off the traction</w:t>
      </w:r>
      <w:r>
        <w:rPr>
          <w:rFonts w:hint="eastAsia"/>
        </w:rPr>
        <w:t xml:space="preserve"> during EB applied. Therefore, during </w:t>
      </w:r>
      <w:r w:rsidRPr="002913BE">
        <w:rPr>
          <w:rStyle w:val="aff1"/>
          <w:rFonts w:hint="eastAsia"/>
        </w:rPr>
        <w:t>SLIDING</w:t>
      </w:r>
      <w:r>
        <w:rPr>
          <w:rFonts w:hint="eastAsia"/>
        </w:rPr>
        <w:t xml:space="preserve"> state, the real speed of the train must gradually </w:t>
      </w:r>
      <w:r>
        <w:t>reduce</w:t>
      </w:r>
      <w:r>
        <w:rPr>
          <w:rFonts w:hint="eastAsia"/>
        </w:rPr>
        <w:t>. However, if the measured absolute value of the wheel deceleration is too large</w:t>
      </w:r>
      <w:r w:rsidR="00397BD9">
        <w:rPr>
          <w:rFonts w:hint="eastAsia"/>
        </w:rPr>
        <w:t xml:space="preserve"> or </w:t>
      </w:r>
      <w:r>
        <w:rPr>
          <w:rFonts w:hint="eastAsia"/>
        </w:rPr>
        <w:t>too long in the sliding conditions, ATP shall consider the overestimation algorithm as failure.</w:t>
      </w:r>
    </w:p>
    <w:p w:rsidR="008334E2" w:rsidP="00C93484" w:rsidRDefault="008334E2">
      <w:pPr>
        <w:pStyle w:val="Reqtify"/>
      </w:pPr>
    </w:p>
    <w:p w:rsidR="008334E2" w:rsidP="00C93484" w:rsidRDefault="008334E2">
      <w:pPr>
        <w:pStyle w:val="Reqtify"/>
      </w:pPr>
    </w:p>
    <w:p w:rsidRPr="008334E2" w:rsidR="008334E2" w:rsidP="00704491" w:rsidRDefault="008334E2">
      <w:pPr>
        <w:pStyle w:val="ReqtifyAltR"/>
      </w:pPr>
      <w:r w:rsidRPr="008334E2">
        <w:t>[iTC_CC_ATP-SwRS-0</w:t>
      </w:r>
      <w:r w:rsidRPr="008334E2">
        <w:rPr>
          <w:rFonts w:hint="eastAsia"/>
        </w:rPr>
        <w:t>451</w:t>
      </w:r>
      <w:r w:rsidRPr="008334E2">
        <w:t>]</w:t>
      </w:r>
    </w:p>
    <w:p w:rsidRPr="008334E2" w:rsidR="008334E2" w:rsidP="00C93484" w:rsidRDefault="0096074C">
      <w:pPr>
        <w:pStyle w:val="Reqtify"/>
      </w:pPr>
      <w:bookmarkStart w:name="SlidingEnded" w:id="4509"/>
      <w:r w:rsidRPr="00501C21">
        <w:rPr>
          <w:rStyle w:val="aff2"/>
          <w:bCs w:val="0"/>
          <w:iCs w:val="0"/>
        </w:rPr>
        <w:t>SlidingEnded</w:t>
      </w:r>
      <w:bookmarkEnd w:id="4509"/>
      <w:r w:rsidRPr="008334E2" w:rsidR="008334E2">
        <w:rPr>
          <w:rFonts w:hint="eastAsia"/>
        </w:rPr>
        <w:t>，</w:t>
      </w:r>
      <w:r w:rsidR="008334E2">
        <w:rPr>
          <w:rFonts w:hint="eastAsia"/>
        </w:rPr>
        <w:t>判断是否结束打滑状态的条件之一。</w:t>
      </w:r>
    </w:p>
    <w:p w:rsidRPr="008334E2" w:rsidR="008334E2" w:rsidP="00C93484" w:rsidRDefault="008334E2">
      <w:pPr>
        <w:pStyle w:val="Reqtify"/>
      </w:pPr>
      <w:r w:rsidRPr="008334E2">
        <w:t xml:space="preserve">At cycle k, if </w:t>
      </w:r>
      <w:r w:rsidRPr="008334E2">
        <w:rPr>
          <w:rFonts w:hint="eastAsia"/>
        </w:rPr>
        <w:t>m</w:t>
      </w:r>
      <w:r w:rsidRPr="008334E2">
        <w:t xml:space="preserve">otion </w:t>
      </w:r>
      <w:r w:rsidRPr="008334E2">
        <w:rPr>
          <w:rFonts w:hint="eastAsia"/>
        </w:rPr>
        <w:t>o</w:t>
      </w:r>
      <w:r w:rsidRPr="008334E2">
        <w:t>ver</w:t>
      </w:r>
      <w:r w:rsidRPr="008334E2">
        <w:rPr>
          <w:rFonts w:hint="eastAsia"/>
        </w:rPr>
        <w:t>e</w:t>
      </w:r>
      <w:r w:rsidRPr="008334E2">
        <w:t xml:space="preserve">stimation </w:t>
      </w:r>
      <w:r w:rsidRPr="008334E2">
        <w:rPr>
          <w:rFonts w:hint="eastAsia"/>
        </w:rPr>
        <w:t>s</w:t>
      </w:r>
      <w:r w:rsidRPr="008334E2">
        <w:t xml:space="preserve">tatus is </w:t>
      </w:r>
      <w:r w:rsidRPr="008334E2">
        <w:rPr>
          <w:rStyle w:val="aff1"/>
          <w:rFonts w:hint="eastAsia"/>
        </w:rPr>
        <w:t>SLIDING</w:t>
      </w:r>
      <w:r w:rsidRPr="008334E2">
        <w:t>, ATP shall consider that sliding effect is ended (</w:t>
      </w:r>
      <w:hyperlink w:history="1" w:anchor="SlidingEnded">
        <w:r w:rsidR="0096074C">
          <w:rPr>
            <w:rStyle w:val="ac"/>
            <w:noProof/>
          </w:rPr>
          <w:t>SlidingEnded</w:t>
        </w:r>
      </w:hyperlink>
      <w:r w:rsidRPr="008334E2">
        <w:t xml:space="preserve">) if </w:t>
      </w:r>
      <w:hyperlink w:history="1" w:anchor="FilteredWheelAcceleration">
        <w:r w:rsidR="007400C0">
          <w:rPr>
            <w:rStyle w:val="ac"/>
          </w:rPr>
          <w:t>FilteredWheelAcceleration</w:t>
        </w:r>
      </w:hyperlink>
      <w:r w:rsidRPr="008334E2">
        <w:t xml:space="preserve"> is strictly less than </w:t>
      </w:r>
      <w:hyperlink w:history="1" w:anchor="ATPsetting">
        <w:r w:rsidR="00786D0B">
          <w:rPr>
            <w:rStyle w:val="ac"/>
          </w:rPr>
          <w:t>ATPsetting</w:t>
        </w:r>
      </w:hyperlink>
      <w:r w:rsidRPr="008334E2">
        <w:rPr>
          <w:rFonts w:hint="eastAsia"/>
        </w:rPr>
        <w:t>.</w:t>
      </w:r>
      <w:r w:rsidR="008626E7">
        <w:rPr>
          <w:rFonts w:hint="eastAsia"/>
        </w:rPr>
        <w:t>SlippingStopAcc</w:t>
      </w:r>
      <w:r w:rsidR="00397BD9">
        <w:t xml:space="preserve"> and </w:t>
      </w:r>
      <w:r w:rsidRPr="008334E2">
        <w:t xml:space="preserve">strictly greater than </w:t>
      </w:r>
      <w:hyperlink w:history="1" w:anchor="ATPsetting">
        <w:r w:rsidR="00786D0B">
          <w:rPr>
            <w:rStyle w:val="ac"/>
          </w:rPr>
          <w:t>ATPsetting</w:t>
        </w:r>
      </w:hyperlink>
      <w:r w:rsidRPr="008334E2">
        <w:rPr>
          <w:rFonts w:hint="eastAsia"/>
        </w:rPr>
        <w:t>.</w:t>
      </w:r>
      <w:r w:rsidR="008626E7">
        <w:rPr>
          <w:rFonts w:hint="eastAsia"/>
        </w:rPr>
        <w:t>SlidingStopAcc</w:t>
      </w:r>
      <w:r w:rsidRPr="008334E2">
        <w:t xml:space="preserve"> for more than </w:t>
      </w:r>
      <w:hyperlink w:history="1" w:anchor="ATPsetting">
        <w:r w:rsidR="00786D0B">
          <w:rPr>
            <w:rStyle w:val="ac"/>
          </w:rPr>
          <w:t>ATPsetting</w:t>
        </w:r>
      </w:hyperlink>
      <w:r w:rsidRPr="008334E2">
        <w:rPr>
          <w:rFonts w:hint="eastAsia"/>
        </w:rPr>
        <w:t>.</w:t>
      </w:r>
      <w:r w:rsidR="008626E7">
        <w:rPr>
          <w:rFonts w:hint="eastAsia"/>
        </w:rPr>
        <w:t>SlidingGripRecoveryTime</w:t>
      </w:r>
      <w:r w:rsidRPr="008334E2">
        <w:t>.</w:t>
      </w:r>
    </w:p>
    <w:p w:rsidR="008334E2" w:rsidP="000431E0" w:rsidRDefault="00397BD9">
      <w:pPr>
        <w:pStyle w:val="af7"/>
      </w:pPr>
      <w:r>
        <w:rPr>
          <w:rFonts w:hint="eastAsia"/>
        </w:rPr>
        <w:t>if (</w:t>
      </w:r>
      <w:hyperlink w:history="1" w:anchor="MotionOverEstimationState">
        <w:r w:rsidR="00B5344E">
          <w:rPr>
            <w:rStyle w:val="ac"/>
          </w:rPr>
          <w:t>MotionOverEstimationState</w:t>
        </w:r>
      </w:hyperlink>
      <w:r w:rsidR="008334E2">
        <w:rPr>
          <w:rFonts w:hint="eastAsia"/>
        </w:rPr>
        <w:t xml:space="preserve">(k-1) == </w:t>
      </w:r>
      <w:r w:rsidR="008334E2">
        <w:rPr>
          <w:rStyle w:val="aff1"/>
          <w:rFonts w:hint="eastAsia"/>
        </w:rPr>
        <w:t>SLIDING</w:t>
      </w:r>
    </w:p>
    <w:p w:rsidR="008334E2" w:rsidP="000431E0" w:rsidRDefault="008334E2">
      <w:pPr>
        <w:pStyle w:val="af7"/>
      </w:pPr>
      <w:r w:rsidRPr="008F0674">
        <w:rPr>
          <w:rFonts w:hint="eastAsia"/>
        </w:rPr>
        <w:t xml:space="preserve">   </w:t>
      </w:r>
      <w:r w:rsidR="00397BD9">
        <w:rPr>
          <w:rFonts w:hint="eastAsia"/>
        </w:rPr>
        <w:t xml:space="preserve"> and </w:t>
      </w:r>
      <w:r w:rsidRPr="008F0674">
        <w:rPr>
          <w:rFonts w:hint="eastAsia"/>
        </w:rPr>
        <w:t>(</w:t>
      </w:r>
      <w:hyperlink w:history="1" w:anchor="FilteredWheelAcceleration">
        <w:r w:rsidR="007400C0">
          <w:rPr>
            <w:rStyle w:val="ac"/>
          </w:rPr>
          <w:t>FilteredWheelAcceleration</w:t>
        </w:r>
      </w:hyperlink>
      <w:r>
        <w:rPr>
          <w:rFonts w:hint="eastAsia"/>
        </w:rPr>
        <w:t>(</w:t>
      </w:r>
      <w:r w:rsidRPr="008F0674">
        <w:rPr>
          <w:rFonts w:hint="eastAsia"/>
        </w:rPr>
        <w:t>k)</w:t>
      </w:r>
      <w:r>
        <w:rPr>
          <w:rFonts w:hint="eastAsia"/>
        </w:rPr>
        <w:t xml:space="preserve"> &lt; </w:t>
      </w:r>
      <w:hyperlink w:history="1" w:anchor="ATPsetting">
        <w:r w:rsidR="00786D0B">
          <w:rPr>
            <w:rStyle w:val="ac"/>
          </w:rPr>
          <w:t>ATPsetting</w:t>
        </w:r>
      </w:hyperlink>
      <w:r>
        <w:rPr>
          <w:rFonts w:hint="eastAsia"/>
        </w:rPr>
        <w:t>.</w:t>
      </w:r>
      <w:r w:rsidR="008626E7">
        <w:rPr>
          <w:rFonts w:hint="eastAsia"/>
        </w:rPr>
        <w:t>SlippingStopAcc</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FilteredWheelAcceleration">
        <w:r w:rsidR="007400C0">
          <w:rPr>
            <w:rStyle w:val="ac"/>
          </w:rPr>
          <w:t>FilteredWheelAcceleration</w:t>
        </w:r>
      </w:hyperlink>
      <w:r>
        <w:rPr>
          <w:rFonts w:hint="eastAsia"/>
        </w:rPr>
        <w:t>(</w:t>
      </w:r>
      <w:r w:rsidRPr="008F0674">
        <w:rPr>
          <w:rFonts w:hint="eastAsia"/>
        </w:rPr>
        <w:t>k)</w:t>
      </w:r>
      <w:r>
        <w:rPr>
          <w:rFonts w:hint="eastAsia"/>
        </w:rPr>
        <w:t xml:space="preserve"> &gt; </w:t>
      </w:r>
      <w:hyperlink w:history="1" w:anchor="ATPsetting">
        <w:r w:rsidR="00786D0B">
          <w:rPr>
            <w:rStyle w:val="ac"/>
          </w:rPr>
          <w:t>ATPsetting</w:t>
        </w:r>
      </w:hyperlink>
      <w:r>
        <w:rPr>
          <w:rFonts w:hint="eastAsia"/>
        </w:rPr>
        <w:t>.</w:t>
      </w:r>
      <w:r w:rsidR="008626E7">
        <w:rPr>
          <w:rFonts w:hint="eastAsia"/>
        </w:rPr>
        <w:t>SlidingStopAcc</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MotionOverEstimationState">
        <w:r w:rsidR="00B5344E">
          <w:rPr>
            <w:rStyle w:val="ac"/>
          </w:rPr>
          <w:t>MotionOverEstimationState</w:t>
        </w:r>
      </w:hyperlink>
      <w:r>
        <w:rPr>
          <w:rFonts w:hint="eastAsia"/>
        </w:rPr>
        <w:t xml:space="preserve">(k-2) == </w:t>
      </w:r>
      <w:r>
        <w:rPr>
          <w:rStyle w:val="aff1"/>
          <w:rFonts w:hint="eastAsia"/>
        </w:rPr>
        <w:t>SLIDING</w:t>
      </w:r>
      <w:r>
        <w:rPr>
          <w:rFonts w:hint="eastAsia"/>
        </w:rPr>
        <w:t>)</w:t>
      </w:r>
    </w:p>
    <w:p w:rsidR="008334E2" w:rsidP="000431E0" w:rsidRDefault="008334E2">
      <w:pPr>
        <w:pStyle w:val="af7"/>
      </w:pPr>
      <w:r w:rsidRPr="008F0674">
        <w:rPr>
          <w:rFonts w:hint="eastAsia"/>
        </w:rPr>
        <w:t xml:space="preserve">   </w:t>
      </w:r>
      <w:r w:rsidR="00397BD9">
        <w:rPr>
          <w:rFonts w:hint="eastAsia"/>
        </w:rPr>
        <w:t xml:space="preserve"> and </w:t>
      </w:r>
      <w:r w:rsidRPr="008F0674">
        <w:rPr>
          <w:rFonts w:hint="eastAsia"/>
        </w:rPr>
        <w:t>(</w:t>
      </w:r>
      <w:hyperlink w:history="1" w:anchor="FilteredWheelAcceleration">
        <w:r w:rsidR="007400C0">
          <w:rPr>
            <w:rStyle w:val="ac"/>
          </w:rPr>
          <w:t>FilteredWheelAcceleration</w:t>
        </w:r>
      </w:hyperlink>
      <w:r>
        <w:rPr>
          <w:rFonts w:hint="eastAsia"/>
        </w:rPr>
        <w:t>(</w:t>
      </w:r>
      <w:r w:rsidRPr="008F0674">
        <w:rPr>
          <w:rFonts w:hint="eastAsia"/>
        </w:rPr>
        <w:t>k</w:t>
      </w:r>
      <w:r>
        <w:rPr>
          <w:rFonts w:hint="eastAsia"/>
        </w:rPr>
        <w:t>-1</w:t>
      </w:r>
      <w:r w:rsidRPr="008F0674">
        <w:rPr>
          <w:rFonts w:hint="eastAsia"/>
        </w:rPr>
        <w:t>)</w:t>
      </w:r>
      <w:r>
        <w:rPr>
          <w:rFonts w:hint="eastAsia"/>
        </w:rPr>
        <w:t xml:space="preserve"> &lt; </w:t>
      </w:r>
      <w:hyperlink w:history="1" w:anchor="ATPsetting">
        <w:r w:rsidR="00786D0B">
          <w:rPr>
            <w:rStyle w:val="ac"/>
          </w:rPr>
          <w:t>ATPsetting</w:t>
        </w:r>
      </w:hyperlink>
      <w:r>
        <w:rPr>
          <w:rFonts w:hint="eastAsia"/>
        </w:rPr>
        <w:t>.</w:t>
      </w:r>
      <w:r w:rsidR="008626E7">
        <w:rPr>
          <w:rFonts w:hint="eastAsia"/>
        </w:rPr>
        <w:t>SlippingStopAcc</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FilteredWheelAcceleration">
        <w:r w:rsidR="007400C0">
          <w:rPr>
            <w:rStyle w:val="ac"/>
          </w:rPr>
          <w:t>FilteredWheelAcceleration</w:t>
        </w:r>
      </w:hyperlink>
      <w:r>
        <w:rPr>
          <w:rFonts w:hint="eastAsia"/>
        </w:rPr>
        <w:t>(</w:t>
      </w:r>
      <w:r w:rsidRPr="008F0674">
        <w:rPr>
          <w:rFonts w:hint="eastAsia"/>
        </w:rPr>
        <w:t>k</w:t>
      </w:r>
      <w:r>
        <w:rPr>
          <w:rFonts w:hint="eastAsia"/>
        </w:rPr>
        <w:t>-1</w:t>
      </w:r>
      <w:r w:rsidRPr="008F0674">
        <w:rPr>
          <w:rFonts w:hint="eastAsia"/>
        </w:rPr>
        <w:t>)</w:t>
      </w:r>
      <w:r>
        <w:rPr>
          <w:rFonts w:hint="eastAsia"/>
        </w:rPr>
        <w:t xml:space="preserve"> &gt; </w:t>
      </w:r>
      <w:hyperlink w:history="1" w:anchor="ATPsetting">
        <w:r w:rsidR="00786D0B">
          <w:rPr>
            <w:rStyle w:val="ac"/>
          </w:rPr>
          <w:t>ATPsetting</w:t>
        </w:r>
      </w:hyperlink>
      <w:r>
        <w:rPr>
          <w:rFonts w:hint="eastAsia"/>
        </w:rPr>
        <w:t>.</w:t>
      </w:r>
      <w:r w:rsidR="008626E7">
        <w:rPr>
          <w:rFonts w:hint="eastAsia"/>
        </w:rPr>
        <w:t>SlidingStopAcc</w:t>
      </w:r>
      <w:r>
        <w:rPr>
          <w:rFonts w:hint="eastAsia"/>
        </w:rPr>
        <w:t>)</w:t>
      </w:r>
    </w:p>
    <w:p w:rsidR="008334E2" w:rsidP="000431E0" w:rsidRDefault="008334E2">
      <w:pPr>
        <w:pStyle w:val="af7"/>
      </w:pPr>
      <w:r>
        <w:rPr>
          <w:rFonts w:hint="eastAsia"/>
        </w:rPr>
        <w:t xml:space="preserve">    </w:t>
      </w:r>
      <w: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MotionOverEstimationState">
        <w:r w:rsidR="00B5344E">
          <w:rPr>
            <w:rStyle w:val="ac"/>
          </w:rPr>
          <w:t>MotionOverEstimationState</w:t>
        </w:r>
      </w:hyperlink>
      <w:r>
        <w:rPr>
          <w:rFonts w:hint="eastAsia"/>
        </w:rPr>
        <w:t>(k-</w:t>
      </w:r>
      <w:hyperlink w:history="1" w:anchor="ATPsetting">
        <w:r w:rsidR="00786D0B">
          <w:rPr>
            <w:rStyle w:val="ac"/>
          </w:rPr>
          <w:t>ATPsetting</w:t>
        </w:r>
      </w:hyperlink>
      <w:r>
        <w:rPr>
          <w:rFonts w:hint="eastAsia"/>
        </w:rPr>
        <w:t>.</w:t>
      </w:r>
      <w:r w:rsidR="008626E7">
        <w:rPr>
          <w:rFonts w:hint="eastAsia"/>
        </w:rPr>
        <w:t>SlidingGripRecoveryTime</w:t>
      </w:r>
      <w:r>
        <w:rPr>
          <w:rFonts w:hint="eastAsia"/>
        </w:rPr>
        <w:t xml:space="preserve">) == </w:t>
      </w:r>
      <w:r>
        <w:rPr>
          <w:rStyle w:val="aff1"/>
          <w:rFonts w:hint="eastAsia"/>
        </w:rPr>
        <w:t>SLIDING</w:t>
      </w:r>
      <w:r>
        <w:rPr>
          <w:rFonts w:hint="eastAsia"/>
        </w:rPr>
        <w:t>)</w:t>
      </w:r>
    </w:p>
    <w:p w:rsidR="008334E2" w:rsidP="000431E0" w:rsidRDefault="008334E2">
      <w:pPr>
        <w:pStyle w:val="af7"/>
      </w:pPr>
      <w:r w:rsidRPr="008F0674">
        <w:rPr>
          <w:rFonts w:hint="eastAsia"/>
        </w:rPr>
        <w:t xml:space="preserve">   </w:t>
      </w:r>
      <w:r w:rsidR="00397BD9">
        <w:rPr>
          <w:rFonts w:hint="eastAsia"/>
        </w:rPr>
        <w:t xml:space="preserve"> and </w:t>
      </w:r>
      <w:r w:rsidRPr="008F0674">
        <w:rPr>
          <w:rFonts w:hint="eastAsia"/>
        </w:rPr>
        <w:t>(</w:t>
      </w:r>
      <w:hyperlink w:history="1" w:anchor="FilteredWheelAcceleration">
        <w:r w:rsidR="007400C0">
          <w:rPr>
            <w:rStyle w:val="ac"/>
          </w:rPr>
          <w:t>FilteredWheelAcceleration</w:t>
        </w:r>
      </w:hyperlink>
      <w:r>
        <w:rPr>
          <w:rFonts w:hint="eastAsia"/>
        </w:rPr>
        <w:t>(</w:t>
      </w:r>
      <w:r w:rsidRPr="008F0674">
        <w:rPr>
          <w:rFonts w:hint="eastAsia"/>
        </w:rPr>
        <w:t>k</w:t>
      </w:r>
      <w:r>
        <w:rPr>
          <w:rFonts w:hint="eastAsia"/>
        </w:rPr>
        <w:t>-</w:t>
      </w:r>
      <w:hyperlink w:history="1" w:anchor="ATPsetting">
        <w:r w:rsidR="00786D0B">
          <w:rPr>
            <w:rStyle w:val="ac"/>
          </w:rPr>
          <w:t>ATPsetting</w:t>
        </w:r>
      </w:hyperlink>
      <w:r>
        <w:rPr>
          <w:rFonts w:hint="eastAsia"/>
        </w:rPr>
        <w:t>.</w:t>
      </w:r>
      <w:r w:rsidR="008626E7">
        <w:rPr>
          <w:rFonts w:hint="eastAsia"/>
        </w:rPr>
        <w:t>SlidingGripRecoveryTime</w:t>
      </w:r>
      <w:r>
        <w:rPr>
          <w:rFonts w:hint="eastAsia"/>
        </w:rPr>
        <w:t>+1</w:t>
      </w:r>
      <w:r w:rsidRPr="008F0674">
        <w:rPr>
          <w:rFonts w:hint="eastAsia"/>
        </w:rPr>
        <w:t>)</w:t>
      </w:r>
    </w:p>
    <w:p w:rsidR="008334E2" w:rsidP="000431E0" w:rsidRDefault="008334E2">
      <w:pPr>
        <w:pStyle w:val="af7"/>
      </w:pPr>
      <w:r>
        <w:rPr>
          <w:rFonts w:hint="eastAsia"/>
        </w:rPr>
        <w:t xml:space="preserve">           &lt; </w:t>
      </w:r>
      <w:hyperlink w:history="1" w:anchor="ATPsetting">
        <w:r w:rsidR="00786D0B">
          <w:rPr>
            <w:rStyle w:val="ac"/>
          </w:rPr>
          <w:t>ATPsetting</w:t>
        </w:r>
      </w:hyperlink>
      <w:r>
        <w:rPr>
          <w:rFonts w:hint="eastAsia"/>
        </w:rPr>
        <w:t>.</w:t>
      </w:r>
      <w:r w:rsidR="008626E7">
        <w:rPr>
          <w:rFonts w:hint="eastAsia"/>
        </w:rPr>
        <w:t>SlippingStopAcc</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FilteredWheelAcceleration">
        <w:r w:rsidR="007400C0">
          <w:rPr>
            <w:rStyle w:val="ac"/>
          </w:rPr>
          <w:t>FilteredWheelAcceleration</w:t>
        </w:r>
      </w:hyperlink>
      <w:r>
        <w:rPr>
          <w:rFonts w:hint="eastAsia"/>
        </w:rPr>
        <w:t>(</w:t>
      </w:r>
      <w:r w:rsidRPr="008F0674">
        <w:rPr>
          <w:rFonts w:hint="eastAsia"/>
        </w:rPr>
        <w:t>k</w:t>
      </w:r>
      <w:r>
        <w:rPr>
          <w:rFonts w:hint="eastAsia"/>
        </w:rPr>
        <w:t>-</w:t>
      </w:r>
      <w:hyperlink w:history="1" w:anchor="ATPsetting">
        <w:r w:rsidR="00786D0B">
          <w:rPr>
            <w:rStyle w:val="ac"/>
          </w:rPr>
          <w:t>ATPsetting</w:t>
        </w:r>
      </w:hyperlink>
      <w:r>
        <w:rPr>
          <w:rFonts w:hint="eastAsia"/>
        </w:rPr>
        <w:t>.</w:t>
      </w:r>
      <w:r w:rsidR="008626E7">
        <w:rPr>
          <w:rFonts w:hint="eastAsia"/>
        </w:rPr>
        <w:t>SlidingGripRecoveryTime</w:t>
      </w:r>
      <w:r>
        <w:rPr>
          <w:rFonts w:hint="eastAsia"/>
        </w:rPr>
        <w:t>+1</w:t>
      </w:r>
      <w:r w:rsidRPr="008F0674">
        <w:rPr>
          <w:rFonts w:hint="eastAsia"/>
        </w:rPr>
        <w:t>)</w:t>
      </w:r>
    </w:p>
    <w:p w:rsidR="008334E2" w:rsidP="000431E0" w:rsidRDefault="008334E2">
      <w:pPr>
        <w:pStyle w:val="af7"/>
      </w:pPr>
      <w:r>
        <w:rPr>
          <w:rFonts w:hint="eastAsia"/>
        </w:rPr>
        <w:t xml:space="preserve">           &gt; </w:t>
      </w:r>
      <w:hyperlink w:history="1" w:anchor="ATPsetting">
        <w:r w:rsidR="00786D0B">
          <w:rPr>
            <w:rStyle w:val="ac"/>
          </w:rPr>
          <w:t>ATPsetting</w:t>
        </w:r>
      </w:hyperlink>
      <w:r>
        <w:rPr>
          <w:rFonts w:hint="eastAsia"/>
        </w:rPr>
        <w:t>.</w:t>
      </w:r>
      <w:r w:rsidR="008626E7">
        <w:rPr>
          <w:rFonts w:hint="eastAsia"/>
        </w:rPr>
        <w:t>SlidingStopAcc</w:t>
      </w:r>
      <w:r>
        <w:rPr>
          <w:rFonts w:hint="eastAsia"/>
        </w:rPr>
        <w:t>)</w:t>
      </w:r>
      <w:r w:rsidRPr="00192E28">
        <w:rPr>
          <w:rFonts w:hint="eastAsia"/>
        </w:rPr>
        <w:t>)</w:t>
      </w:r>
    </w:p>
    <w:p w:rsidR="008334E2" w:rsidP="000431E0" w:rsidRDefault="008334E2">
      <w:pPr>
        <w:pStyle w:val="af7"/>
        <w:rPr>
          <w:rStyle w:val="aff1"/>
        </w:rPr>
      </w:pPr>
      <w:r>
        <w:rPr>
          <w:rFonts w:hint="eastAsia"/>
        </w:rPr>
        <w:t xml:space="preserve"> </w:t>
      </w:r>
      <w:r w:rsidR="003928F2">
        <w:rPr>
          <w:rFonts w:hint="eastAsia"/>
        </w:rPr>
        <w:t xml:space="preserve">   </w:t>
      </w:r>
      <w:hyperlink w:history="1" w:anchor="SlidingEnded">
        <w:r w:rsidR="0096074C">
          <w:rPr>
            <w:rStyle w:val="ac"/>
          </w:rPr>
          <w:t>SlidingEnded</w:t>
        </w:r>
      </w:hyperlink>
      <w:r w:rsidR="00397BD9">
        <w:rPr>
          <w:rFonts w:hint="eastAsia"/>
        </w:rPr>
        <w:t xml:space="preserve"> = </w:t>
      </w:r>
      <w:r w:rsidRPr="00354FC4" w:rsidR="00397BD9">
        <w:rPr>
          <w:rStyle w:val="aff1"/>
          <w:rFonts w:hint="eastAsia"/>
        </w:rPr>
        <w:t>True</w:t>
      </w:r>
    </w:p>
    <w:p w:rsidR="008334E2" w:rsidP="000431E0" w:rsidRDefault="00397BD9">
      <w:pPr>
        <w:pStyle w:val="af7"/>
      </w:pPr>
      <w:r>
        <w:t>else:</w:t>
      </w:r>
    </w:p>
    <w:p w:rsidRPr="008334E2" w:rsidR="008334E2" w:rsidP="000431E0" w:rsidRDefault="008334E2">
      <w:pPr>
        <w:pStyle w:val="af7"/>
      </w:pPr>
      <w:r>
        <w:rPr>
          <w:rStyle w:val="aff1"/>
          <w:rFonts w:hint="eastAsia"/>
        </w:rPr>
        <w:t xml:space="preserve"> </w:t>
      </w:r>
      <w:r w:rsidR="003928F2">
        <w:rPr>
          <w:rFonts w:hint="eastAsia"/>
        </w:rPr>
        <w:t xml:space="preserve">   </w:t>
      </w:r>
      <w:hyperlink w:history="1" w:anchor="SlidingEnded">
        <w:r w:rsidR="0096074C">
          <w:rPr>
            <w:rStyle w:val="ac"/>
          </w:rPr>
          <w:t>SlidingEnded</w:t>
        </w:r>
      </w:hyperlink>
      <w:r w:rsidR="00397BD9">
        <w:rPr>
          <w:rFonts w:hint="eastAsia"/>
        </w:rPr>
        <w:t xml:space="preserve"> = </w:t>
      </w:r>
      <w:r w:rsidRPr="00354FC4" w:rsidR="00397BD9">
        <w:rPr>
          <w:rStyle w:val="aff1"/>
          <w:rFonts w:hint="eastAsia"/>
        </w:rPr>
        <w:t>False</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510"/>
        </w:rPr>
      </w:pPr>
      <w:del w:author="常鸣" w:date="2014-07-03T14:27:00Z" w:id="4511">
        <w:r w:rsidRPr="008A1414" w:rsidDel="009328EA">
          <w:delText>#S</w:delText>
        </w:r>
      </w:del>
      <w:ins w:author="常鸣" w:date="2014-07-03T14:27:00Z" w:id="4512">
        <w:r w:rsidR="009328EA">
          <w:t>#Allocation=ATP Software</w:t>
        </w:r>
      </w:ins>
      <w:ins w:author="常鸣" w:date="2014-07-03T14:50:00Z" w:id="4513">
        <w:r w:rsidR="002428AA">
          <w:rPr>
            <w:rFonts w:hint="eastAsia"/>
          </w:rPr>
          <w:t>, Vital Embedded Setting</w:t>
        </w:r>
      </w:ins>
    </w:p>
    <w:p w:rsidRPr="008A1414" w:rsidR="008334E2" w:rsidP="000C0D62" w:rsidRDefault="009328EA">
      <w:pPr>
        <w:pStyle w:val="ReqtifyAltQ"/>
      </w:pPr>
      <w:ins w:author="常鸣" w:date="2014-07-03T14:27:00Z" w:id="4514">
        <w:r>
          <w:lastRenderedPageBreak/>
          <w:t>#S</w:t>
        </w:r>
      </w:ins>
      <w:r w:rsidRPr="008A1414" w:rsidR="008334E2">
        <w:t>ource=</w:t>
      </w:r>
      <w:r w:rsidRPr="003D2990" w:rsidR="008334E2">
        <w:t>[iTC_CC-SyAD-</w:t>
      </w:r>
      <w:r w:rsidRPr="003D2990" w:rsidR="008334E2">
        <w:rPr>
          <w:rFonts w:hint="eastAsia"/>
        </w:rPr>
        <w:t>0</w:t>
      </w:r>
      <w:r w:rsidR="008334E2">
        <w:rPr>
          <w:rFonts w:hint="eastAsia"/>
        </w:rPr>
        <w:t>148</w:t>
      </w:r>
      <w:r w:rsidRPr="003D2990" w:rsidR="008334E2">
        <w:rPr>
          <w:rFonts w:hint="eastAsia"/>
        </w:rPr>
        <w:t>]</w:t>
      </w:r>
      <w:r w:rsidR="008334E2">
        <w:rPr>
          <w:rFonts w:hint="eastAsia"/>
        </w:rPr>
        <w:t>, [</w:t>
      </w:r>
      <w:r w:rsidR="008334E2">
        <w:t>iTC_CC_ATP_SwHA</w:t>
      </w:r>
      <w:r w:rsidRPr="00CA7F59" w:rsidR="008334E2">
        <w:t>-0079</w:t>
      </w:r>
      <w:r w:rsidR="008334E2">
        <w:rPr>
          <w:rFonts w:hint="eastAsia"/>
        </w:rPr>
        <w:t>]</w:t>
      </w:r>
    </w:p>
    <w:p w:rsidRPr="008A1414" w:rsidR="008334E2" w:rsidP="000C0D62" w:rsidRDefault="008334E2">
      <w:pPr>
        <w:pStyle w:val="ReqtifyAltQ"/>
      </w:pPr>
      <w:r w:rsidRPr="008A1414">
        <w:t>[End]</w:t>
      </w:r>
    </w:p>
    <w:p w:rsidRPr="008334E2" w:rsidR="008334E2" w:rsidP="00C93484" w:rsidRDefault="008334E2">
      <w:pPr>
        <w:pStyle w:val="Reqtify"/>
      </w:pPr>
    </w:p>
    <w:p w:rsidRPr="008334E2" w:rsidR="008334E2" w:rsidP="00C93484" w:rsidRDefault="008334E2">
      <w:pPr>
        <w:pStyle w:val="Reqtify"/>
      </w:pPr>
    </w:p>
    <w:p w:rsidRPr="008334E2" w:rsidR="008334E2" w:rsidP="00704491" w:rsidRDefault="008334E2">
      <w:pPr>
        <w:pStyle w:val="ReqtifyAltR"/>
      </w:pPr>
      <w:r w:rsidRPr="008334E2">
        <w:t>[iTC_CC_ATP-SwRS-0</w:t>
      </w:r>
      <w:r w:rsidRPr="008334E2">
        <w:rPr>
          <w:rFonts w:hint="eastAsia"/>
        </w:rPr>
        <w:t>218</w:t>
      </w:r>
      <w:r w:rsidRPr="008334E2">
        <w:t>]</w:t>
      </w:r>
    </w:p>
    <w:p w:rsidR="008334E2" w:rsidP="00C93484" w:rsidRDefault="008334E2">
      <w:pPr>
        <w:pStyle w:val="Reqtify"/>
      </w:pPr>
      <w:r>
        <w:rPr>
          <w:rFonts w:hint="eastAsia"/>
        </w:rPr>
        <w:t xml:space="preserve">The </w:t>
      </w:r>
      <w:hyperlink w:history="1" w:anchor="MotionOverEstimationState">
        <w:r w:rsidR="00EE3B9B">
          <w:rPr>
            <w:rStyle w:val="ac"/>
          </w:rPr>
          <w:t>MotionOverEstimationState</w:t>
        </w:r>
      </w:hyperlink>
      <w:r>
        <w:rPr>
          <w:rFonts w:hint="eastAsia"/>
        </w:rPr>
        <w:t xml:space="preserve"> transfers f</w:t>
      </w:r>
      <w:r w:rsidRPr="001B3DC6">
        <w:t xml:space="preserve">rom </w:t>
      </w:r>
      <w:r>
        <w:t>“</w:t>
      </w:r>
      <w:r w:rsidRPr="00A64875">
        <w:rPr>
          <w:rStyle w:val="aff1"/>
          <w:rFonts w:hint="eastAsia"/>
        </w:rPr>
        <w:t>SLIDING</w:t>
      </w:r>
      <w:r>
        <w:t>”</w:t>
      </w:r>
      <w:r w:rsidRPr="001B3DC6">
        <w:t xml:space="preserve"> </w:t>
      </w:r>
      <w:r>
        <w:rPr>
          <w:rFonts w:hint="eastAsia"/>
        </w:rPr>
        <w:t xml:space="preserve">to </w:t>
      </w:r>
      <w:r>
        <w:t>“</w:t>
      </w:r>
      <w:r>
        <w:rPr>
          <w:rStyle w:val="aff1"/>
          <w:rFonts w:hint="eastAsia"/>
        </w:rPr>
        <w:t>BRAKING</w:t>
      </w:r>
      <w:r>
        <w:t>”</w:t>
      </w:r>
      <w:r>
        <w:rPr>
          <w:rFonts w:hint="eastAsia"/>
        </w:rPr>
        <w:t xml:space="preserve"> </w:t>
      </w:r>
      <w:r w:rsidRPr="001B3DC6">
        <w:t>when</w:t>
      </w:r>
      <w:r>
        <w:rPr>
          <w:rFonts w:hint="eastAsia"/>
        </w:rPr>
        <w:t>:</w:t>
      </w:r>
    </w:p>
    <w:p w:rsidR="008334E2" w:rsidP="000431E0" w:rsidRDefault="00397BD9">
      <w:pPr>
        <w:pStyle w:val="af7"/>
        <w:rPr>
          <w:rStyle w:val="aff1"/>
        </w:rPr>
      </w:pPr>
      <w:r>
        <w:rPr>
          <w:rFonts w:hint="eastAsia"/>
        </w:rPr>
        <w:t>if (</w:t>
      </w:r>
      <w:r w:rsidR="008334E2">
        <w:rPr>
          <w:rFonts w:hint="eastAsia"/>
        </w:rPr>
        <w:t>(</w:t>
      </w:r>
      <w:hyperlink w:history="1" w:anchor="MotionOverEstimationState">
        <w:r w:rsidR="00B5344E">
          <w:rPr>
            <w:rStyle w:val="ac"/>
          </w:rPr>
          <w:t>MotionOverEstimationState</w:t>
        </w:r>
      </w:hyperlink>
      <w:r w:rsidR="008334E2">
        <w:rPr>
          <w:rFonts w:hint="eastAsia"/>
        </w:rPr>
        <w:t xml:space="preserve">(k-1) == </w:t>
      </w:r>
      <w:r w:rsidR="008334E2">
        <w:rPr>
          <w:rStyle w:val="aff1"/>
          <w:rFonts w:hint="eastAsia"/>
        </w:rPr>
        <w:t>SLIDING</w:t>
      </w:r>
      <w:r w:rsidRPr="006F27FD" w:rsidR="008334E2">
        <w:rPr>
          <w:rFonts w:hint="eastAsia"/>
        </w:rPr>
        <w:t>)</w:t>
      </w:r>
    </w:p>
    <w:p w:rsidR="008334E2" w:rsidP="000431E0" w:rsidRDefault="008334E2">
      <w:pPr>
        <w:pStyle w:val="af7"/>
      </w:pPr>
      <w:r w:rsidRPr="006F27FD">
        <w:rPr>
          <w:rFonts w:hint="eastAsia"/>
        </w:rPr>
        <w:t xml:space="preserve">    </w:t>
      </w:r>
      <w:r w:rsidR="00397BD9">
        <w:rPr>
          <w:rFonts w:hint="eastAsia"/>
        </w:rPr>
        <w:t xml:space="preserve"> and </w:t>
      </w:r>
      <w:r>
        <w:rPr>
          <w:rFonts w:hint="eastAsia"/>
        </w:rPr>
        <w:t>(</w:t>
      </w:r>
      <w:hyperlink w:history="1" w:anchor="OdometerState">
        <w:r w:rsidR="008A3B7D">
          <w:rPr>
            <w:rStyle w:val="ac"/>
          </w:rPr>
          <w:t>OdometerState</w:t>
        </w:r>
      </w:hyperlink>
      <w:r w:rsidRPr="00634120" w:rsidR="008A3B7D">
        <w:t xml:space="preserve">(k) </w:t>
      </w:r>
      <w:r w:rsidR="008A3B7D">
        <w:rPr>
          <w:rFonts w:hint="eastAsia"/>
        </w:rPr>
        <w:t>is</w:t>
      </w:r>
      <w:r w:rsidRPr="00634120" w:rsidR="008A3B7D">
        <w:t xml:space="preserve"> </w:t>
      </w:r>
      <w:r w:rsidR="008A3B7D">
        <w:rPr>
          <w:rStyle w:val="aff1"/>
        </w:rPr>
        <w:t>INITIALIZED</w:t>
      </w:r>
      <w:r w:rsidRPr="00612CC9">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r w:rsidR="00C32EC4">
        <w:rPr>
          <w:rFonts w:hint="eastAsia"/>
        </w:rPr>
        <w:t xml:space="preserve">not </w:t>
      </w:r>
      <w:hyperlink w:history="1" w:anchor="MaxMotionOdometerSignChanged">
        <w:r w:rsidR="00B5344E">
          <w:rPr>
            <w:rStyle w:val="ac"/>
          </w:rPr>
          <w:t>MaxMotionOdometerSignChanged</w:t>
        </w:r>
      </w:hyperlink>
      <w:r>
        <w:rPr>
          <w:rFonts w:hint="eastAsia"/>
        </w:rPr>
        <w:t>(k))</w:t>
      </w:r>
    </w:p>
    <w:p w:rsidR="008334E2" w:rsidP="000431E0" w:rsidRDefault="008334E2">
      <w:pPr>
        <w:pStyle w:val="af7"/>
      </w:pPr>
      <w:r>
        <w:rPr>
          <w:rFonts w:hint="eastAsia"/>
        </w:rPr>
        <w:t xml:space="preserve">    </w:t>
      </w:r>
      <w:r w:rsidR="00397BD9">
        <w:rPr>
          <w:rFonts w:hint="eastAsia"/>
        </w:rPr>
        <w:t xml:space="preserve"> and </w:t>
      </w:r>
      <w:r w:rsidRPr="008F0674">
        <w:rPr>
          <w:rFonts w:hint="eastAsia"/>
        </w:rPr>
        <w:t>(</w:t>
      </w:r>
      <w:hyperlink w:history="1" w:anchor="TimeInSliding">
        <w:r w:rsidR="007400C0">
          <w:rPr>
            <w:rStyle w:val="ac"/>
          </w:rPr>
          <w:t>TimeInSliding</w:t>
        </w:r>
      </w:hyperlink>
      <w:r w:rsidRPr="008F0674">
        <w:rPr>
          <w:rFonts w:hint="eastAsia"/>
        </w:rPr>
        <w:t>(k</w:t>
      </w:r>
      <w:r w:rsidR="005B5B0B">
        <w:rPr>
          <w:rFonts w:hint="eastAsia"/>
        </w:rPr>
        <w:t>-1</w:t>
      </w:r>
      <w:r w:rsidRPr="008F0674">
        <w:rPr>
          <w:rFonts w:hint="eastAsia"/>
        </w:rPr>
        <w:t>)</w:t>
      </w:r>
      <w:r>
        <w:rPr>
          <w:rFonts w:hint="eastAsia"/>
        </w:rPr>
        <w:t xml:space="preserve"> &lt;= </w:t>
      </w:r>
      <w:hyperlink w:history="1" w:anchor="ATPsetting">
        <w:r w:rsidR="00786D0B">
          <w:rPr>
            <w:rStyle w:val="ac"/>
          </w:rPr>
          <w:t>ATPsetting</w:t>
        </w:r>
      </w:hyperlink>
      <w:r w:rsidRPr="008F0674">
        <w:rPr>
          <w:rFonts w:hint="eastAsia"/>
        </w:rPr>
        <w:t>.</w:t>
      </w:r>
      <w:r w:rsidR="008626E7">
        <w:rPr>
          <w:rFonts w:hint="eastAsia"/>
        </w:rPr>
        <w:t>SlidingTimeout</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(0 &lt; (|</w:t>
      </w:r>
      <w:hyperlink w:history="1" w:anchor="StartSlidingSpeed">
        <w:r w:rsidR="007400C0">
          <w:rPr>
            <w:rStyle w:val="ac"/>
          </w:rPr>
          <w:t>StartSlidingSpeed</w:t>
        </w:r>
      </w:hyperlink>
      <w:r w:rsidRPr="00192E28">
        <w:rPr>
          <w:rFonts w:hint="eastAsia"/>
        </w:rPr>
        <w:t>(k</w:t>
      </w:r>
      <w:r>
        <w:rPr>
          <w:rFonts w:hint="eastAsia"/>
        </w:rPr>
        <w:t>-1</w:t>
      </w:r>
      <w:r w:rsidRPr="00192E28">
        <w:rPr>
          <w:rFonts w:hint="eastAsia"/>
        </w:rPr>
        <w:t>)</w:t>
      </w:r>
      <w:r>
        <w:rPr>
          <w:rFonts w:hint="eastAsia"/>
        </w:rPr>
        <w:t xml:space="preserve">| </w:t>
      </w:r>
      <w:r w:rsidRPr="00192E28">
        <w:rPr>
          <w:rFonts w:hint="eastAsia"/>
        </w:rPr>
        <w:t>+</w:t>
      </w:r>
      <w:r>
        <w:rPr>
          <w:rFonts w:hint="eastAsia"/>
        </w:rPr>
        <w:t xml:space="preserve"> </w:t>
      </w:r>
      <w:hyperlink w:history="1" w:anchor="TimeInSliding">
        <w:r w:rsidR="007400C0">
          <w:rPr>
            <w:rStyle w:val="ac"/>
          </w:rPr>
          <w:t>TimeInSliding</w:t>
        </w:r>
      </w:hyperlink>
      <w:r w:rsidRPr="008F0674" w:rsidR="005B5B0B">
        <w:rPr>
          <w:rFonts w:hint="eastAsia"/>
        </w:rPr>
        <w:t>(k</w:t>
      </w:r>
      <w:r w:rsidR="005B5B0B">
        <w:rPr>
          <w:rFonts w:hint="eastAsia"/>
        </w:rPr>
        <w:t>-1</w:t>
      </w:r>
      <w:r w:rsidRPr="008F0674" w:rsidR="005B5B0B">
        <w:rPr>
          <w:rFonts w:hint="eastAsia"/>
        </w:rPr>
        <w:t>)</w:t>
      </w:r>
      <w:r w:rsidR="006274BE">
        <w:rPr>
          <w:rFonts w:hint="eastAsia"/>
        </w:rPr>
        <w:t xml:space="preserve">* </w:t>
      </w:r>
      <w:hyperlink w:history="1" w:anchor="ATPsetting">
        <w:r w:rsidR="00786D0B">
          <w:rPr>
            <w:rStyle w:val="ac"/>
          </w:rPr>
          <w:t>ATPsetting</w:t>
        </w:r>
      </w:hyperlink>
      <w:r>
        <w:rPr>
          <w:rFonts w:hint="eastAsia"/>
        </w:rPr>
        <w:t>.</w:t>
      </w:r>
      <w:r w:rsidR="008626E7">
        <w:rPr>
          <w:rFonts w:hint="eastAsia"/>
        </w:rPr>
        <w:t>SlidingStopAcc</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StartSlidingSpeed">
        <w:r w:rsidR="007400C0">
          <w:rPr>
            <w:rStyle w:val="ac"/>
          </w:rPr>
          <w:t>StartSlidingSpeed</w:t>
        </w:r>
      </w:hyperlink>
      <w:r w:rsidRPr="00192E28">
        <w:rPr>
          <w:rFonts w:hint="eastAsia"/>
        </w:rPr>
        <w:t>(k</w:t>
      </w:r>
      <w:r>
        <w:rPr>
          <w:rFonts w:hint="eastAsia"/>
        </w:rPr>
        <w:t>-1</w:t>
      </w:r>
      <w:r w:rsidRPr="00192E28">
        <w:rPr>
          <w:rFonts w:hint="eastAsia"/>
        </w:rPr>
        <w:t>)</w:t>
      </w:r>
      <w:r>
        <w:rPr>
          <w:rFonts w:hint="eastAsia"/>
        </w:rPr>
        <w:t xml:space="preserve">| </w:t>
      </w:r>
      <w:r w:rsidRPr="00192E28">
        <w:rPr>
          <w:rFonts w:hint="eastAsia"/>
        </w:rPr>
        <w:t>+</w:t>
      </w:r>
      <w:r>
        <w:rPr>
          <w:rFonts w:hint="eastAsia"/>
        </w:rPr>
        <w:t xml:space="preserve"> </w:t>
      </w:r>
      <w:hyperlink w:history="1" w:anchor="TimeInSliding">
        <w:r w:rsidR="007400C0">
          <w:rPr>
            <w:rStyle w:val="ac"/>
          </w:rPr>
          <w:t>TimeInSliding</w:t>
        </w:r>
      </w:hyperlink>
      <w:r w:rsidRPr="008F0674" w:rsidR="005B5B0B">
        <w:rPr>
          <w:rFonts w:hint="eastAsia"/>
        </w:rPr>
        <w:t>(k</w:t>
      </w:r>
      <w:r w:rsidR="005B5B0B">
        <w:rPr>
          <w:rFonts w:hint="eastAsia"/>
        </w:rPr>
        <w:t>-1</w:t>
      </w:r>
      <w:r w:rsidRPr="008F0674" w:rsidR="005B5B0B">
        <w:rPr>
          <w:rFonts w:hint="eastAsia"/>
        </w:rPr>
        <w:t>)</w:t>
      </w:r>
      <w:r w:rsidR="006274BE">
        <w:rPr>
          <w:rFonts w:hint="eastAsia"/>
        </w:rPr>
        <w:t xml:space="preserve">* </w:t>
      </w:r>
      <w:hyperlink w:history="1" w:anchor="ATPsetting">
        <w:r w:rsidR="00786D0B">
          <w:rPr>
            <w:rStyle w:val="ac"/>
          </w:rPr>
          <w:t>ATPsetting</w:t>
        </w:r>
      </w:hyperlink>
      <w:r>
        <w:rPr>
          <w:rFonts w:hint="eastAsia"/>
        </w:rPr>
        <w:t>.</w:t>
      </w:r>
      <w:r w:rsidR="008626E7">
        <w:rPr>
          <w:rFonts w:hint="eastAsia"/>
        </w:rPr>
        <w:t>SlidingStopAcc</w:t>
      </w:r>
      <w:r>
        <w:rPr>
          <w:rFonts w:hint="eastAsia"/>
        </w:rPr>
        <w:t>)</w:t>
      </w:r>
    </w:p>
    <w:p w:rsidR="008334E2" w:rsidP="000431E0" w:rsidRDefault="008334E2">
      <w:pPr>
        <w:pStyle w:val="af7"/>
      </w:pPr>
      <w:r>
        <w:rPr>
          <w:rFonts w:hint="eastAsia"/>
        </w:rPr>
        <w:t xml:space="preserve">           &lt; |</w:t>
      </w:r>
      <w:hyperlink w:history="1" w:anchor="WheelMaxSpeed">
        <w:r w:rsidR="007400C0">
          <w:rPr>
            <w:rStyle w:val="ac"/>
          </w:rPr>
          <w:t>WheelMaxSpeed</w:t>
        </w:r>
      </w:hyperlink>
      <w:r w:rsidRPr="00192E28">
        <w:rPr>
          <w:rFonts w:hint="eastAsia"/>
        </w:rPr>
        <w:t>(k)</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SlidingEnded">
        <w:r w:rsidR="0096074C">
          <w:rPr>
            <w:rStyle w:val="ac"/>
          </w:rPr>
          <w:t>SlidingEnded</w:t>
        </w:r>
      </w:hyperlink>
      <w:r>
        <w:rPr>
          <w:rFonts w:hint="eastAsia"/>
        </w:rPr>
        <w:t xml:space="preserve">(k) == </w:t>
      </w:r>
      <w:r w:rsidRPr="00354FC4" w:rsidR="00397BD9">
        <w:rPr>
          <w:rStyle w:val="aff1"/>
        </w:rPr>
        <w:t>True</w:t>
      </w:r>
      <w:r>
        <w:rPr>
          <w:rFonts w:hint="eastAsia"/>
        </w:rPr>
        <w:t>))</w:t>
      </w:r>
    </w:p>
    <w:p w:rsidR="008334E2" w:rsidP="000431E0" w:rsidRDefault="008334E2">
      <w:pPr>
        <w:pStyle w:val="af7"/>
      </w:pPr>
      <w:r>
        <w:rPr>
          <w:rFonts w:hint="eastAsia"/>
        </w:rPr>
        <w:t xml:space="preserve"> </w:t>
      </w:r>
      <w:r w:rsidR="003928F2">
        <w:rPr>
          <w:rFonts w:hint="eastAsia"/>
        </w:rPr>
        <w:t xml:space="preserve">   </w:t>
      </w:r>
      <w:hyperlink w:history="1" w:anchor="MotionOverEstimationState">
        <w:r w:rsidR="00B5344E">
          <w:rPr>
            <w:rStyle w:val="ac"/>
          </w:rPr>
          <w:t>MotionOverEstimationState</w:t>
        </w:r>
      </w:hyperlink>
      <w:r w:rsidR="00397BD9">
        <w:rPr>
          <w:rFonts w:hint="eastAsia"/>
        </w:rPr>
        <w:t xml:space="preserve"> = </w:t>
      </w:r>
      <w:r>
        <w:rPr>
          <w:rStyle w:val="aff1"/>
          <w:rFonts w:hint="eastAsia"/>
        </w:rPr>
        <w:t>BRAKING</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515"/>
        </w:rPr>
      </w:pPr>
      <w:del w:author="常鸣" w:date="2014-07-03T14:27:00Z" w:id="4516">
        <w:r w:rsidRPr="008A1414" w:rsidDel="009328EA">
          <w:delText>#S</w:delText>
        </w:r>
      </w:del>
      <w:ins w:author="常鸣" w:date="2014-07-03T14:27:00Z" w:id="4517">
        <w:r w:rsidR="009328EA">
          <w:t>#Allocation=ATP Software</w:t>
        </w:r>
      </w:ins>
      <w:ins w:author="常鸣" w:date="2014-07-03T14:50:00Z" w:id="4518">
        <w:r w:rsidR="002428AA">
          <w:rPr>
            <w:rFonts w:hint="eastAsia"/>
          </w:rPr>
          <w:t>, Vital Embedded Setting</w:t>
        </w:r>
      </w:ins>
    </w:p>
    <w:p w:rsidRPr="008A1414" w:rsidR="008334E2" w:rsidP="000C0D62" w:rsidRDefault="009328EA">
      <w:pPr>
        <w:pStyle w:val="ReqtifyAltQ"/>
      </w:pPr>
      <w:ins w:author="常鸣" w:date="2014-07-03T14:27:00Z" w:id="4519">
        <w:r>
          <w:t>#S</w:t>
        </w:r>
      </w:ins>
      <w:r w:rsidRPr="008A1414" w:rsidR="008334E2">
        <w:t>ource=</w:t>
      </w:r>
      <w:r w:rsidRPr="003D2990" w:rsidR="008334E2">
        <w:t>[iTC_CC-SyAD-</w:t>
      </w:r>
      <w:r w:rsidRPr="003D2990" w:rsidR="008334E2">
        <w:rPr>
          <w:rFonts w:hint="eastAsia"/>
        </w:rPr>
        <w:t>0</w:t>
      </w:r>
      <w:r w:rsidR="008334E2">
        <w:rPr>
          <w:rFonts w:hint="eastAsia"/>
        </w:rPr>
        <w:t>148</w:t>
      </w:r>
      <w:r w:rsidRPr="003D2990" w:rsidR="008334E2">
        <w:rPr>
          <w:rFonts w:hint="eastAsia"/>
        </w:rPr>
        <w:t>]</w:t>
      </w:r>
      <w:r w:rsidR="008334E2">
        <w:rPr>
          <w:rFonts w:hint="eastAsia"/>
        </w:rPr>
        <w:t>, [</w:t>
      </w:r>
      <w:r w:rsidR="008334E2">
        <w:t>iTC_CC_ATP_SwHA</w:t>
      </w:r>
      <w:r w:rsidRPr="00CA7F59" w:rsidR="008334E2">
        <w:t>-0079</w:t>
      </w:r>
      <w:r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452</w:t>
      </w:r>
      <w:r>
        <w:t>]</w:t>
      </w:r>
    </w:p>
    <w:p w:rsidR="008334E2" w:rsidP="00C93484" w:rsidRDefault="0096074C">
      <w:pPr>
        <w:pStyle w:val="Reqtify"/>
      </w:pPr>
      <w:bookmarkStart w:name="SlidingExcess" w:id="4520"/>
      <w:r w:rsidRPr="00501C21">
        <w:rPr>
          <w:rStyle w:val="aff2"/>
          <w:bCs w:val="0"/>
          <w:iCs w:val="0"/>
        </w:rPr>
        <w:t>SlidingExcess</w:t>
      </w:r>
      <w:bookmarkEnd w:id="4520"/>
      <w:r w:rsidR="008334E2">
        <w:rPr>
          <w:rFonts w:hint="eastAsia"/>
        </w:rPr>
        <w:t>，测得的加速度在项目配置范围内满足一定时间</w:t>
      </w:r>
      <w:r w:rsidR="00A25B5D">
        <w:rPr>
          <w:rFonts w:hint="eastAsia"/>
        </w:rPr>
        <w:t>，</w:t>
      </w:r>
      <w:r w:rsidR="008334E2">
        <w:rPr>
          <w:rFonts w:hint="eastAsia"/>
        </w:rPr>
        <w:t>是</w:t>
      </w:r>
      <w:r w:rsidR="008334E2">
        <w:rPr>
          <w:rFonts w:hint="eastAsia"/>
        </w:rPr>
        <w:t>ATP</w:t>
      </w:r>
      <w:r w:rsidR="008334E2">
        <w:rPr>
          <w:rFonts w:hint="eastAsia"/>
        </w:rPr>
        <w:t>判断过度打滑的必要条件之一。</w:t>
      </w:r>
    </w:p>
    <w:p w:rsidR="008334E2" w:rsidP="00C93484" w:rsidRDefault="008334E2">
      <w:pPr>
        <w:pStyle w:val="Reqtify"/>
      </w:pPr>
      <w:r w:rsidRPr="00634120">
        <w:t xml:space="preserve">At cycle k, if </w:t>
      </w:r>
      <w:r>
        <w:rPr>
          <w:rFonts w:hint="eastAsia"/>
        </w:rPr>
        <w:t>m</w:t>
      </w:r>
      <w:r w:rsidRPr="00634120">
        <w:t xml:space="preserve">otion </w:t>
      </w:r>
      <w:r>
        <w:rPr>
          <w:rFonts w:hint="eastAsia"/>
        </w:rPr>
        <w:t>o</w:t>
      </w:r>
      <w:r w:rsidRPr="00634120">
        <w:t>ver</w:t>
      </w:r>
      <w:r>
        <w:rPr>
          <w:rFonts w:hint="eastAsia"/>
        </w:rPr>
        <w:t>e</w:t>
      </w:r>
      <w:r w:rsidRPr="00634120">
        <w:t xml:space="preserve">stimation </w:t>
      </w:r>
      <w:r>
        <w:rPr>
          <w:rFonts w:hint="eastAsia"/>
        </w:rPr>
        <w:t>s</w:t>
      </w:r>
      <w:r w:rsidRPr="00634120">
        <w:t xml:space="preserve">tatus is </w:t>
      </w:r>
      <w:r w:rsidRPr="000F1C76">
        <w:rPr>
          <w:rStyle w:val="aff1"/>
          <w:rFonts w:hint="eastAsia"/>
        </w:rPr>
        <w:t>SLIDING</w:t>
      </w:r>
      <w:r w:rsidRPr="00634120">
        <w:t xml:space="preserve">, </w:t>
      </w:r>
      <w:r>
        <w:t>ATP</w:t>
      </w:r>
      <w:r w:rsidRPr="00634120">
        <w:t xml:space="preserve"> shall consider that sliding is excess (</w:t>
      </w:r>
      <w:hyperlink w:history="1" w:anchor="SlidingExcess">
        <w:r w:rsidR="0096074C">
          <w:rPr>
            <w:rStyle w:val="ac"/>
            <w:noProof/>
          </w:rPr>
          <w:t>SlidingExcess</w:t>
        </w:r>
      </w:hyperlink>
      <w:r w:rsidRPr="00634120">
        <w:t xml:space="preserve">) if </w:t>
      </w:r>
      <w:hyperlink w:history="1" w:anchor="FilteredWheelAcceleration">
        <w:r w:rsidR="007400C0">
          <w:rPr>
            <w:rStyle w:val="ac"/>
          </w:rPr>
          <w:t>FilteredWheelAcceleration</w:t>
        </w:r>
      </w:hyperlink>
      <w:r>
        <w:rPr>
          <w:rFonts w:hint="eastAsia"/>
        </w:rPr>
        <w:t xml:space="preserve"> </w:t>
      </w:r>
      <w:r w:rsidRPr="00634120">
        <w:t xml:space="preserve">is strictly less than </w:t>
      </w:r>
      <w:hyperlink w:history="1" w:anchor="ATPsetting">
        <w:r w:rsidR="00786D0B">
          <w:rPr>
            <w:rStyle w:val="ac"/>
          </w:rPr>
          <w:t>ATPsetting</w:t>
        </w:r>
      </w:hyperlink>
      <w:r>
        <w:rPr>
          <w:rFonts w:hint="eastAsia"/>
        </w:rPr>
        <w:t>.</w:t>
      </w:r>
      <w:r w:rsidR="008626E7">
        <w:rPr>
          <w:rFonts w:hint="eastAsia"/>
        </w:rPr>
        <w:t>SlippingStopAcc</w:t>
      </w:r>
      <w:r w:rsidR="00397BD9">
        <w:rPr>
          <w:rFonts w:hint="eastAsia"/>
        </w:rPr>
        <w:t xml:space="preserve"> and </w:t>
      </w:r>
      <w:r w:rsidRPr="00634120">
        <w:t xml:space="preserve">strictly greater than </w:t>
      </w:r>
      <w:hyperlink w:history="1" w:anchor="ATPsetting">
        <w:r w:rsidR="00786D0B">
          <w:rPr>
            <w:rStyle w:val="ac"/>
          </w:rPr>
          <w:t>ATPsetting</w:t>
        </w:r>
      </w:hyperlink>
      <w:r>
        <w:rPr>
          <w:rFonts w:hint="eastAsia"/>
        </w:rPr>
        <w:t>.</w:t>
      </w:r>
      <w:r w:rsidR="008626E7">
        <w:rPr>
          <w:rFonts w:hint="eastAsia"/>
        </w:rPr>
        <w:t>SlidingStopAcc</w:t>
      </w:r>
      <w:r w:rsidRPr="00634120">
        <w:t xml:space="preserve"> for more than </w:t>
      </w:r>
      <w:hyperlink w:history="1" w:anchor="ATPsetting">
        <w:r w:rsidR="00786D0B">
          <w:rPr>
            <w:rStyle w:val="ac"/>
          </w:rPr>
          <w:t>ATPsetting</w:t>
        </w:r>
      </w:hyperlink>
      <w:r>
        <w:rPr>
          <w:rFonts w:hint="eastAsia"/>
        </w:rPr>
        <w:t>.</w:t>
      </w:r>
      <w:r w:rsidR="008626E7">
        <w:rPr>
          <w:rFonts w:hint="eastAsia"/>
        </w:rPr>
        <w:t>SlidingExcessTime</w:t>
      </w:r>
      <w:r w:rsidRPr="00634120">
        <w:t>.</w:t>
      </w:r>
    </w:p>
    <w:p w:rsidR="008334E2" w:rsidP="000431E0" w:rsidRDefault="00397BD9">
      <w:pPr>
        <w:pStyle w:val="af7"/>
      </w:pPr>
      <w:r>
        <w:rPr>
          <w:rFonts w:hint="eastAsia"/>
        </w:rPr>
        <w:t>if (</w:t>
      </w:r>
      <w:hyperlink w:history="1" w:anchor="MotionOverEstimationState">
        <w:r w:rsidR="00B5344E">
          <w:rPr>
            <w:rStyle w:val="ac"/>
          </w:rPr>
          <w:t>MotionOverEstimationState</w:t>
        </w:r>
      </w:hyperlink>
      <w:r w:rsidR="008334E2">
        <w:rPr>
          <w:rFonts w:hint="eastAsia"/>
        </w:rPr>
        <w:t xml:space="preserve">(k-1) == </w:t>
      </w:r>
      <w:r w:rsidR="008334E2">
        <w:rPr>
          <w:rStyle w:val="aff1"/>
          <w:rFonts w:hint="eastAsia"/>
        </w:rPr>
        <w:t>SLIDING</w:t>
      </w:r>
    </w:p>
    <w:p w:rsidR="008334E2" w:rsidP="000431E0" w:rsidRDefault="008334E2">
      <w:pPr>
        <w:pStyle w:val="af7"/>
      </w:pPr>
      <w:r w:rsidRPr="008F0674">
        <w:rPr>
          <w:rFonts w:hint="eastAsia"/>
        </w:rPr>
        <w:t xml:space="preserve">   </w:t>
      </w:r>
      <w:r w:rsidR="00397BD9">
        <w:rPr>
          <w:rFonts w:hint="eastAsia"/>
        </w:rPr>
        <w:t xml:space="preserve"> and </w:t>
      </w:r>
      <w:r w:rsidRPr="008F0674">
        <w:rPr>
          <w:rFonts w:hint="eastAsia"/>
        </w:rPr>
        <w:t>(</w:t>
      </w:r>
      <w:hyperlink w:history="1" w:anchor="FilteredWheelAcceleration">
        <w:r w:rsidR="007400C0">
          <w:rPr>
            <w:rStyle w:val="ac"/>
          </w:rPr>
          <w:t>FilteredWheelAcceleration</w:t>
        </w:r>
      </w:hyperlink>
      <w:r>
        <w:rPr>
          <w:rFonts w:hint="eastAsia"/>
        </w:rPr>
        <w:t>(</w:t>
      </w:r>
      <w:r w:rsidRPr="008F0674">
        <w:rPr>
          <w:rFonts w:hint="eastAsia"/>
        </w:rPr>
        <w:t>k)</w:t>
      </w:r>
      <w:r>
        <w:rPr>
          <w:rFonts w:hint="eastAsia"/>
        </w:rPr>
        <w:t xml:space="preserve"> &lt; </w:t>
      </w:r>
      <w:hyperlink w:history="1" w:anchor="ATPsetting">
        <w:r w:rsidR="00786D0B">
          <w:rPr>
            <w:rStyle w:val="ac"/>
          </w:rPr>
          <w:t>ATPsetting</w:t>
        </w:r>
      </w:hyperlink>
      <w:r>
        <w:rPr>
          <w:rFonts w:hint="eastAsia"/>
        </w:rPr>
        <w:t>.</w:t>
      </w:r>
      <w:r w:rsidR="008626E7">
        <w:rPr>
          <w:rFonts w:hint="eastAsia"/>
        </w:rPr>
        <w:t>SlippingStopAcc</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FilteredWheelAcceleration">
        <w:r w:rsidR="007400C0">
          <w:rPr>
            <w:rStyle w:val="ac"/>
          </w:rPr>
          <w:t>FilteredWheelAcceleration</w:t>
        </w:r>
      </w:hyperlink>
      <w:r>
        <w:rPr>
          <w:rFonts w:hint="eastAsia"/>
        </w:rPr>
        <w:t>(</w:t>
      </w:r>
      <w:r w:rsidRPr="008F0674">
        <w:rPr>
          <w:rFonts w:hint="eastAsia"/>
        </w:rPr>
        <w:t>k)</w:t>
      </w:r>
      <w:r>
        <w:rPr>
          <w:rFonts w:hint="eastAsia"/>
        </w:rPr>
        <w:t xml:space="preserve"> &gt; </w:t>
      </w:r>
      <w:hyperlink w:history="1" w:anchor="ATPsetting">
        <w:r w:rsidR="00786D0B">
          <w:rPr>
            <w:rStyle w:val="ac"/>
          </w:rPr>
          <w:t>ATPsetting</w:t>
        </w:r>
      </w:hyperlink>
      <w:r>
        <w:rPr>
          <w:rFonts w:hint="eastAsia"/>
        </w:rPr>
        <w:t>.</w:t>
      </w:r>
      <w:r w:rsidR="008626E7">
        <w:rPr>
          <w:rFonts w:hint="eastAsia"/>
        </w:rPr>
        <w:t>SlidingStopAcc</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MotionOverEstimationState">
        <w:r w:rsidR="00B5344E">
          <w:rPr>
            <w:rStyle w:val="ac"/>
          </w:rPr>
          <w:t>MotionOverEstimationState</w:t>
        </w:r>
      </w:hyperlink>
      <w:r>
        <w:rPr>
          <w:rFonts w:hint="eastAsia"/>
        </w:rPr>
        <w:t xml:space="preserve">(k-2) == </w:t>
      </w:r>
      <w:r>
        <w:rPr>
          <w:rStyle w:val="aff1"/>
          <w:rFonts w:hint="eastAsia"/>
        </w:rPr>
        <w:t>SLIDING</w:t>
      </w:r>
      <w:r>
        <w:rPr>
          <w:rFonts w:hint="eastAsia"/>
        </w:rPr>
        <w:t>)</w:t>
      </w:r>
    </w:p>
    <w:p w:rsidR="008334E2" w:rsidP="000431E0" w:rsidRDefault="008334E2">
      <w:pPr>
        <w:pStyle w:val="af7"/>
      </w:pPr>
      <w:r w:rsidRPr="008F0674">
        <w:rPr>
          <w:rFonts w:hint="eastAsia"/>
        </w:rPr>
        <w:t xml:space="preserve">   </w:t>
      </w:r>
      <w:r w:rsidR="00397BD9">
        <w:rPr>
          <w:rFonts w:hint="eastAsia"/>
        </w:rPr>
        <w:t xml:space="preserve"> and </w:t>
      </w:r>
      <w:r w:rsidRPr="008F0674">
        <w:rPr>
          <w:rFonts w:hint="eastAsia"/>
        </w:rPr>
        <w:t>(</w:t>
      </w:r>
      <w:hyperlink w:history="1" w:anchor="FilteredWheelAcceleration">
        <w:r w:rsidR="007400C0">
          <w:rPr>
            <w:rStyle w:val="ac"/>
          </w:rPr>
          <w:t>FilteredWheelAcceleration</w:t>
        </w:r>
      </w:hyperlink>
      <w:r>
        <w:rPr>
          <w:rFonts w:hint="eastAsia"/>
        </w:rPr>
        <w:t>(</w:t>
      </w:r>
      <w:r w:rsidRPr="008F0674">
        <w:rPr>
          <w:rFonts w:hint="eastAsia"/>
        </w:rPr>
        <w:t>k</w:t>
      </w:r>
      <w:r>
        <w:rPr>
          <w:rFonts w:hint="eastAsia"/>
        </w:rPr>
        <w:t>-1</w:t>
      </w:r>
      <w:r w:rsidRPr="008F0674">
        <w:rPr>
          <w:rFonts w:hint="eastAsia"/>
        </w:rPr>
        <w:t>)</w:t>
      </w:r>
      <w:r>
        <w:rPr>
          <w:rFonts w:hint="eastAsia"/>
        </w:rPr>
        <w:t xml:space="preserve"> &lt; </w:t>
      </w:r>
      <w:hyperlink w:history="1" w:anchor="ATPsetting">
        <w:r w:rsidR="00786D0B">
          <w:rPr>
            <w:rStyle w:val="ac"/>
          </w:rPr>
          <w:t>ATPsetting</w:t>
        </w:r>
      </w:hyperlink>
      <w:r>
        <w:rPr>
          <w:rFonts w:hint="eastAsia"/>
        </w:rPr>
        <w:t>.</w:t>
      </w:r>
      <w:r w:rsidR="008626E7">
        <w:rPr>
          <w:rFonts w:hint="eastAsia"/>
        </w:rPr>
        <w:t>SlippingStopAcc</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FilteredWheelAcceleration">
        <w:r w:rsidR="007400C0">
          <w:rPr>
            <w:rStyle w:val="ac"/>
          </w:rPr>
          <w:t>FilteredWheelAcceleration</w:t>
        </w:r>
      </w:hyperlink>
      <w:r>
        <w:rPr>
          <w:rFonts w:hint="eastAsia"/>
        </w:rPr>
        <w:t>(</w:t>
      </w:r>
      <w:r w:rsidRPr="008F0674">
        <w:rPr>
          <w:rFonts w:hint="eastAsia"/>
        </w:rPr>
        <w:t>k</w:t>
      </w:r>
      <w:r>
        <w:rPr>
          <w:rFonts w:hint="eastAsia"/>
        </w:rPr>
        <w:t>-1</w:t>
      </w:r>
      <w:r w:rsidRPr="008F0674">
        <w:rPr>
          <w:rFonts w:hint="eastAsia"/>
        </w:rPr>
        <w:t>)</w:t>
      </w:r>
      <w:r>
        <w:rPr>
          <w:rFonts w:hint="eastAsia"/>
        </w:rPr>
        <w:t xml:space="preserve"> &gt; </w:t>
      </w:r>
      <w:hyperlink w:history="1" w:anchor="ATPsetting">
        <w:r w:rsidR="00786D0B">
          <w:rPr>
            <w:rStyle w:val="ac"/>
          </w:rPr>
          <w:t>ATPsetting</w:t>
        </w:r>
      </w:hyperlink>
      <w:r>
        <w:rPr>
          <w:rFonts w:hint="eastAsia"/>
        </w:rPr>
        <w:t>.</w:t>
      </w:r>
      <w:r w:rsidR="008626E7">
        <w:rPr>
          <w:rFonts w:hint="eastAsia"/>
        </w:rPr>
        <w:t>SlidingStopAcc</w:t>
      </w:r>
      <w:r>
        <w:rPr>
          <w:rFonts w:hint="eastAsia"/>
        </w:rPr>
        <w:t>)</w:t>
      </w:r>
    </w:p>
    <w:p w:rsidR="008334E2" w:rsidP="000431E0" w:rsidRDefault="008334E2">
      <w:pPr>
        <w:pStyle w:val="af7"/>
      </w:pPr>
      <w:r>
        <w:rPr>
          <w:rFonts w:hint="eastAsia"/>
        </w:rPr>
        <w:t xml:space="preserve">    </w:t>
      </w:r>
      <w: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MotionOverEstimationState">
        <w:r w:rsidR="00B5344E">
          <w:rPr>
            <w:rStyle w:val="ac"/>
          </w:rPr>
          <w:t>MotionOverEstimationState</w:t>
        </w:r>
      </w:hyperlink>
      <w:r>
        <w:rPr>
          <w:rFonts w:hint="eastAsia"/>
        </w:rPr>
        <w:t>(k-</w:t>
      </w:r>
      <w:hyperlink w:history="1" w:anchor="ATPsetting">
        <w:r w:rsidR="00786D0B">
          <w:rPr>
            <w:rStyle w:val="ac"/>
          </w:rPr>
          <w:t>ATPsetting</w:t>
        </w:r>
      </w:hyperlink>
      <w:r>
        <w:rPr>
          <w:rFonts w:hint="eastAsia"/>
        </w:rPr>
        <w:t>.</w:t>
      </w:r>
      <w:r w:rsidR="008626E7">
        <w:rPr>
          <w:rFonts w:hint="eastAsia"/>
        </w:rPr>
        <w:t>SlidingExcessTime</w:t>
      </w:r>
      <w:r>
        <w:rPr>
          <w:rFonts w:hint="eastAsia"/>
        </w:rPr>
        <w:t xml:space="preserve">) == </w:t>
      </w:r>
      <w:r>
        <w:rPr>
          <w:rStyle w:val="aff1"/>
          <w:rFonts w:hint="eastAsia"/>
        </w:rPr>
        <w:t>SLIDING</w:t>
      </w:r>
      <w:r>
        <w:rPr>
          <w:rFonts w:hint="eastAsia"/>
        </w:rPr>
        <w:t>)</w:t>
      </w:r>
    </w:p>
    <w:p w:rsidR="008334E2" w:rsidP="000431E0" w:rsidRDefault="008334E2">
      <w:pPr>
        <w:pStyle w:val="af7"/>
      </w:pPr>
      <w:r w:rsidRPr="008F0674">
        <w:rPr>
          <w:rFonts w:hint="eastAsia"/>
        </w:rPr>
        <w:t xml:space="preserve">   </w:t>
      </w:r>
      <w:r w:rsidR="00397BD9">
        <w:rPr>
          <w:rFonts w:hint="eastAsia"/>
        </w:rPr>
        <w:t xml:space="preserve"> and </w:t>
      </w:r>
      <w:r w:rsidRPr="008F0674">
        <w:rPr>
          <w:rFonts w:hint="eastAsia"/>
        </w:rPr>
        <w:t>(</w:t>
      </w:r>
      <w:hyperlink w:history="1" w:anchor="FilteredWheelAcceleration">
        <w:r w:rsidR="007400C0">
          <w:rPr>
            <w:rStyle w:val="ac"/>
          </w:rPr>
          <w:t>FilteredWheelAcceleration</w:t>
        </w:r>
      </w:hyperlink>
      <w:r>
        <w:rPr>
          <w:rFonts w:hint="eastAsia"/>
        </w:rPr>
        <w:t>(</w:t>
      </w:r>
      <w:r w:rsidRPr="008F0674">
        <w:rPr>
          <w:rFonts w:hint="eastAsia"/>
        </w:rPr>
        <w:t>k</w:t>
      </w:r>
      <w:r>
        <w:rPr>
          <w:rFonts w:hint="eastAsia"/>
        </w:rPr>
        <w:t>-</w:t>
      </w:r>
      <w:hyperlink w:history="1" w:anchor="ATPsetting">
        <w:r w:rsidR="00786D0B">
          <w:rPr>
            <w:rStyle w:val="ac"/>
          </w:rPr>
          <w:t>ATPsetting</w:t>
        </w:r>
      </w:hyperlink>
      <w:r>
        <w:rPr>
          <w:rFonts w:hint="eastAsia"/>
        </w:rPr>
        <w:t>.</w:t>
      </w:r>
      <w:r w:rsidR="008626E7">
        <w:rPr>
          <w:rFonts w:hint="eastAsia"/>
        </w:rPr>
        <w:t>SlidingExcessTime</w:t>
      </w:r>
      <w:r>
        <w:rPr>
          <w:rFonts w:hint="eastAsia"/>
        </w:rPr>
        <w:t>+1</w:t>
      </w:r>
      <w:r w:rsidRPr="008F0674">
        <w:rPr>
          <w:rFonts w:hint="eastAsia"/>
        </w:rPr>
        <w:t>)</w:t>
      </w:r>
    </w:p>
    <w:p w:rsidR="008334E2" w:rsidP="000431E0" w:rsidRDefault="008334E2">
      <w:pPr>
        <w:pStyle w:val="af7"/>
      </w:pPr>
      <w:r>
        <w:rPr>
          <w:rFonts w:hint="eastAsia"/>
        </w:rPr>
        <w:t xml:space="preserve">           &lt; </w:t>
      </w:r>
      <w:hyperlink w:history="1" w:anchor="ATPsetting">
        <w:r w:rsidR="00786D0B">
          <w:rPr>
            <w:rStyle w:val="ac"/>
          </w:rPr>
          <w:t>ATPsetting</w:t>
        </w:r>
      </w:hyperlink>
      <w:r>
        <w:rPr>
          <w:rFonts w:hint="eastAsia"/>
        </w:rPr>
        <w:t>.</w:t>
      </w:r>
      <w:r w:rsidR="008626E7">
        <w:rPr>
          <w:rFonts w:hint="eastAsia"/>
        </w:rPr>
        <w:t>SlippingStopAcc</w:t>
      </w:r>
      <w:r>
        <w:rPr>
          <w:rFonts w:hint="eastAsia"/>
        </w:rPr>
        <w:t>)</w:t>
      </w:r>
    </w:p>
    <w:p w:rsidR="008334E2" w:rsidP="000431E0" w:rsidRDefault="008334E2">
      <w:pPr>
        <w:pStyle w:val="af7"/>
      </w:pPr>
      <w:r>
        <w:rPr>
          <w:rFonts w:hint="eastAsia"/>
        </w:rPr>
        <w:t xml:space="preserve">   </w:t>
      </w:r>
      <w:r w:rsidR="00397BD9">
        <w:rPr>
          <w:rFonts w:hint="eastAsia"/>
        </w:rPr>
        <w:t xml:space="preserve"> and </w:t>
      </w:r>
      <w:r>
        <w:rPr>
          <w:rFonts w:hint="eastAsia"/>
        </w:rPr>
        <w:t>(</w:t>
      </w:r>
      <w:hyperlink w:history="1" w:anchor="FilteredWheelAcceleration">
        <w:r w:rsidR="007400C0">
          <w:rPr>
            <w:rStyle w:val="ac"/>
          </w:rPr>
          <w:t>FilteredWheelAcceleration</w:t>
        </w:r>
      </w:hyperlink>
      <w:r>
        <w:rPr>
          <w:rFonts w:hint="eastAsia"/>
        </w:rPr>
        <w:t>(</w:t>
      </w:r>
      <w:r w:rsidRPr="008F0674">
        <w:rPr>
          <w:rFonts w:hint="eastAsia"/>
        </w:rPr>
        <w:t>k</w:t>
      </w:r>
      <w:r>
        <w:rPr>
          <w:rFonts w:hint="eastAsia"/>
        </w:rPr>
        <w:t>-</w:t>
      </w:r>
      <w:hyperlink w:history="1" w:anchor="ATPsetting">
        <w:r w:rsidR="00786D0B">
          <w:rPr>
            <w:rStyle w:val="ac"/>
          </w:rPr>
          <w:t>ATPsetting</w:t>
        </w:r>
      </w:hyperlink>
      <w:r>
        <w:rPr>
          <w:rFonts w:hint="eastAsia"/>
        </w:rPr>
        <w:t>.</w:t>
      </w:r>
      <w:r w:rsidR="008626E7">
        <w:rPr>
          <w:rFonts w:hint="eastAsia"/>
        </w:rPr>
        <w:t>SlidingExcessTime</w:t>
      </w:r>
      <w:r>
        <w:rPr>
          <w:rFonts w:hint="eastAsia"/>
        </w:rPr>
        <w:t>+1</w:t>
      </w:r>
      <w:r w:rsidRPr="008F0674">
        <w:rPr>
          <w:rFonts w:hint="eastAsia"/>
        </w:rPr>
        <w:t>)</w:t>
      </w:r>
    </w:p>
    <w:p w:rsidR="008334E2" w:rsidP="000431E0" w:rsidRDefault="008334E2">
      <w:pPr>
        <w:pStyle w:val="af7"/>
      </w:pPr>
      <w:r>
        <w:rPr>
          <w:rFonts w:hint="eastAsia"/>
        </w:rPr>
        <w:t xml:space="preserve">           &gt; </w:t>
      </w:r>
      <w:hyperlink w:history="1" w:anchor="ATPsetting">
        <w:r w:rsidR="00786D0B">
          <w:rPr>
            <w:rStyle w:val="ac"/>
          </w:rPr>
          <w:t>ATPsetting</w:t>
        </w:r>
      </w:hyperlink>
      <w:r>
        <w:rPr>
          <w:rFonts w:hint="eastAsia"/>
        </w:rPr>
        <w:t>.</w:t>
      </w:r>
      <w:r w:rsidR="008626E7">
        <w:rPr>
          <w:rFonts w:hint="eastAsia"/>
        </w:rPr>
        <w:t>SlidingStopAcc</w:t>
      </w:r>
      <w:r>
        <w:rPr>
          <w:rFonts w:hint="eastAsia"/>
        </w:rPr>
        <w:t>)</w:t>
      </w:r>
      <w:r w:rsidRPr="00192E28">
        <w:rPr>
          <w:rFonts w:hint="eastAsia"/>
        </w:rPr>
        <w:t>)</w:t>
      </w:r>
    </w:p>
    <w:p w:rsidR="008334E2" w:rsidP="000431E0" w:rsidRDefault="008334E2">
      <w:pPr>
        <w:pStyle w:val="af7"/>
        <w:rPr>
          <w:rStyle w:val="aff1"/>
        </w:rPr>
      </w:pPr>
      <w:r>
        <w:rPr>
          <w:rFonts w:hint="eastAsia"/>
        </w:rPr>
        <w:t xml:space="preserve"> </w:t>
      </w:r>
      <w:r w:rsidR="003928F2">
        <w:rPr>
          <w:rFonts w:hint="eastAsia"/>
        </w:rPr>
        <w:t xml:space="preserve">   </w:t>
      </w:r>
      <w:hyperlink w:history="1" w:anchor="SlidingExcess">
        <w:r w:rsidR="0096074C">
          <w:rPr>
            <w:rStyle w:val="ac"/>
          </w:rPr>
          <w:t>SlidingExcess</w:t>
        </w:r>
      </w:hyperlink>
      <w:r w:rsidR="00397BD9">
        <w:rPr>
          <w:rFonts w:hint="eastAsia"/>
        </w:rPr>
        <w:t xml:space="preserve"> = </w:t>
      </w:r>
      <w:r w:rsidRPr="00354FC4" w:rsidR="00397BD9">
        <w:rPr>
          <w:rStyle w:val="aff1"/>
          <w:rFonts w:hint="eastAsia"/>
        </w:rPr>
        <w:t>True</w:t>
      </w:r>
    </w:p>
    <w:p w:rsidR="008334E2" w:rsidP="000431E0" w:rsidRDefault="00397BD9">
      <w:pPr>
        <w:pStyle w:val="af7"/>
      </w:pPr>
      <w:r>
        <w:lastRenderedPageBreak/>
        <w:t>else:</w:t>
      </w:r>
    </w:p>
    <w:p w:rsidR="008334E2" w:rsidP="000431E0" w:rsidRDefault="008334E2">
      <w:pPr>
        <w:pStyle w:val="af7"/>
      </w:pPr>
      <w:r w:rsidRPr="007F6855">
        <w:t xml:space="preserve"> </w:t>
      </w:r>
      <w:r w:rsidR="003928F2">
        <w:rPr>
          <w:rFonts w:hint="eastAsia"/>
        </w:rPr>
        <w:t xml:space="preserve">   </w:t>
      </w:r>
      <w:hyperlink w:history="1" w:anchor="SlidingExcess">
        <w:r w:rsidR="0096074C">
          <w:rPr>
            <w:rStyle w:val="ac"/>
          </w:rPr>
          <w:t>SlidingExcess</w:t>
        </w:r>
      </w:hyperlink>
      <w:r w:rsidR="00397BD9">
        <w:rPr>
          <w:rFonts w:hint="eastAsia"/>
        </w:rPr>
        <w:t xml:space="preserve"> = </w:t>
      </w:r>
      <w:r w:rsidRPr="00354FC4" w:rsidR="00397BD9">
        <w:rPr>
          <w:rStyle w:val="aff1"/>
        </w:rPr>
        <w:t>False</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521"/>
        </w:rPr>
      </w:pPr>
      <w:del w:author="常鸣" w:date="2014-07-03T14:27:00Z" w:id="4522">
        <w:r w:rsidRPr="008A1414" w:rsidDel="009328EA">
          <w:delText>#S</w:delText>
        </w:r>
      </w:del>
      <w:ins w:author="常鸣" w:date="2014-07-03T14:27:00Z" w:id="4523">
        <w:r w:rsidR="009328EA">
          <w:t>#Allocation=ATP Software</w:t>
        </w:r>
      </w:ins>
      <w:ins w:author="常鸣" w:date="2014-07-03T14:50:00Z" w:id="4524">
        <w:r w:rsidR="002428AA">
          <w:rPr>
            <w:rFonts w:hint="eastAsia"/>
          </w:rPr>
          <w:t>, Vital Embedded Setting</w:t>
        </w:r>
      </w:ins>
    </w:p>
    <w:p w:rsidRPr="008A1414" w:rsidR="008334E2" w:rsidP="000C0D62" w:rsidRDefault="009328EA">
      <w:pPr>
        <w:pStyle w:val="ReqtifyAltQ"/>
      </w:pPr>
      <w:ins w:author="常鸣" w:date="2014-07-03T14:27:00Z" w:id="4525">
        <w:r>
          <w:t>#S</w:t>
        </w:r>
      </w:ins>
      <w:r w:rsidRPr="008A1414" w:rsidR="008334E2">
        <w:t>ource=</w:t>
      </w:r>
      <w:r w:rsidRPr="003D2990" w:rsidR="008334E2">
        <w:t>[iTC_CC-SyAD-</w:t>
      </w:r>
      <w:r w:rsidRPr="003D2990" w:rsidR="008334E2">
        <w:rPr>
          <w:rFonts w:hint="eastAsia"/>
        </w:rPr>
        <w:t>0</w:t>
      </w:r>
      <w:r w:rsidR="008334E2">
        <w:rPr>
          <w:rFonts w:hint="eastAsia"/>
        </w:rPr>
        <w:t>148</w:t>
      </w:r>
      <w:r w:rsidRPr="003D2990" w:rsidR="008334E2">
        <w:rPr>
          <w:rFonts w:hint="eastAsia"/>
        </w:rPr>
        <w:t>]</w:t>
      </w:r>
      <w:r w:rsidR="008334E2">
        <w:rPr>
          <w:rFonts w:hint="eastAsia"/>
        </w:rPr>
        <w:t>, [</w:t>
      </w:r>
      <w:r w:rsidR="008334E2">
        <w:t>iTC_CC_ATP_SwHA</w:t>
      </w:r>
      <w:r w:rsidRPr="00CA7F59" w:rsidR="008334E2">
        <w:t>-0080</w:t>
      </w:r>
      <w:r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217</w:t>
      </w:r>
      <w:r>
        <w:t>]</w:t>
      </w:r>
    </w:p>
    <w:p w:rsidR="008334E2" w:rsidP="00C93484" w:rsidRDefault="008334E2">
      <w:pPr>
        <w:pStyle w:val="Reqtify"/>
      </w:pPr>
      <w:r>
        <w:rPr>
          <w:rFonts w:hint="eastAsia"/>
        </w:rPr>
        <w:t>The</w:t>
      </w:r>
      <w:r w:rsidR="00AE155C">
        <w:rPr>
          <w:rFonts w:hint="eastAsia"/>
        </w:rPr>
        <w:t xml:space="preserve"> </w:t>
      </w:r>
      <w:hyperlink w:history="1" w:anchor="MotionOverEstimationState">
        <w:r w:rsidR="00EE3B9B">
          <w:rPr>
            <w:rStyle w:val="ac"/>
          </w:rPr>
          <w:t>MotionOverEstimationState</w:t>
        </w:r>
      </w:hyperlink>
      <w:r>
        <w:rPr>
          <w:rFonts w:hint="eastAsia"/>
        </w:rPr>
        <w:t xml:space="preserve"> transfers f</w:t>
      </w:r>
      <w:r w:rsidRPr="001B3DC6">
        <w:t xml:space="preserve">rom </w:t>
      </w:r>
      <w:r w:rsidRPr="00A64875">
        <w:rPr>
          <w:rStyle w:val="aff1"/>
          <w:rFonts w:hint="eastAsia"/>
        </w:rPr>
        <w:t>SLIDING</w:t>
      </w:r>
      <w:r w:rsidRPr="001B3DC6">
        <w:t xml:space="preserve"> </w:t>
      </w:r>
      <w:r>
        <w:rPr>
          <w:rFonts w:hint="eastAsia"/>
        </w:rPr>
        <w:t xml:space="preserve">to </w:t>
      </w:r>
      <w:r w:rsidR="00953D84">
        <w:rPr>
          <w:rStyle w:val="aff1"/>
          <w:rFonts w:hint="eastAsia"/>
        </w:rPr>
        <w:t>SKIDDING</w:t>
      </w:r>
      <w:r>
        <w:rPr>
          <w:rFonts w:hint="eastAsia"/>
        </w:rPr>
        <w:t xml:space="preserve"> </w:t>
      </w:r>
      <w:r>
        <w:t>w</w:t>
      </w:r>
      <w:r>
        <w:rPr>
          <w:rFonts w:hint="eastAsia"/>
        </w:rPr>
        <w:t>hen:</w:t>
      </w:r>
    </w:p>
    <w:p w:rsidR="008334E2" w:rsidP="000431E0" w:rsidRDefault="00397BD9">
      <w:pPr>
        <w:pStyle w:val="af7"/>
        <w:rPr>
          <w:rStyle w:val="aff1"/>
        </w:rPr>
      </w:pPr>
      <w:r>
        <w:rPr>
          <w:rFonts w:hint="eastAsia"/>
        </w:rPr>
        <w:t>if (</w:t>
      </w:r>
      <w:hyperlink w:history="1" w:anchor="MotionOverEstimationState">
        <w:r w:rsidR="00B5344E">
          <w:rPr>
            <w:rStyle w:val="ac"/>
          </w:rPr>
          <w:t>MotionOverEstimationState</w:t>
        </w:r>
      </w:hyperlink>
      <w:r w:rsidR="008334E2">
        <w:rPr>
          <w:rFonts w:hint="eastAsia"/>
        </w:rPr>
        <w:t xml:space="preserve">(k-1) </w:t>
      </w:r>
      <w:r w:rsidR="0085525B">
        <w:rPr>
          <w:rFonts w:hint="eastAsia"/>
        </w:rPr>
        <w:t>is</w:t>
      </w:r>
      <w:r w:rsidR="008334E2">
        <w:rPr>
          <w:rFonts w:hint="eastAsia"/>
        </w:rPr>
        <w:t xml:space="preserve"> </w:t>
      </w:r>
      <w:r w:rsidR="008334E2">
        <w:rPr>
          <w:rStyle w:val="aff1"/>
          <w:rFonts w:hint="eastAsia"/>
        </w:rPr>
        <w:t>SLIDING</w:t>
      </w:r>
    </w:p>
    <w:p w:rsidR="008334E2" w:rsidP="000431E0" w:rsidRDefault="008334E2">
      <w:pPr>
        <w:pStyle w:val="af7"/>
      </w:pPr>
      <w:r w:rsidRPr="006F27FD">
        <w:rPr>
          <w:rFonts w:hint="eastAsia"/>
        </w:rPr>
        <w:t xml:space="preserve">    </w:t>
      </w:r>
      <w:r w:rsidR="00397BD9">
        <w:rPr>
          <w:rFonts w:hint="eastAsia"/>
        </w:rPr>
        <w:t xml:space="preserve"> and </w:t>
      </w:r>
      <w:hyperlink w:history="1" w:anchor="OdometerState">
        <w:r w:rsidR="008A3B7D">
          <w:rPr>
            <w:rStyle w:val="ac"/>
          </w:rPr>
          <w:t>OdometerState</w:t>
        </w:r>
      </w:hyperlink>
      <w:r w:rsidRPr="00634120" w:rsidR="008A3B7D">
        <w:t xml:space="preserve">(k) </w:t>
      </w:r>
      <w:r w:rsidR="008A3B7D">
        <w:rPr>
          <w:rFonts w:hint="eastAsia"/>
        </w:rPr>
        <w:t>is</w:t>
      </w:r>
      <w:r w:rsidRPr="00634120" w:rsidR="008A3B7D">
        <w:t xml:space="preserve"> </w:t>
      </w:r>
      <w:r w:rsidR="008A3B7D">
        <w:rPr>
          <w:rStyle w:val="aff1"/>
        </w:rPr>
        <w:t>INITIALIZED</w:t>
      </w:r>
    </w:p>
    <w:p w:rsidR="008334E2" w:rsidP="000431E0" w:rsidRDefault="008334E2">
      <w:pPr>
        <w:pStyle w:val="af7"/>
      </w:pPr>
      <w:r>
        <w:rPr>
          <w:rFonts w:hint="eastAsia"/>
        </w:rPr>
        <w:t xml:space="preserve">    </w:t>
      </w:r>
      <w:r w:rsidR="00397BD9">
        <w:rPr>
          <w:rFonts w:hint="eastAsia"/>
        </w:rPr>
        <w:t xml:space="preserve"> and </w:t>
      </w:r>
      <w:r w:rsidR="00C32EC4">
        <w:rPr>
          <w:rFonts w:hint="eastAsia"/>
        </w:rPr>
        <w:t xml:space="preserve">not </w:t>
      </w:r>
      <w:hyperlink w:history="1" w:anchor="MaxMotionOdometerSignChanged">
        <w:r w:rsidR="00B5344E">
          <w:rPr>
            <w:rStyle w:val="ac"/>
          </w:rPr>
          <w:t>MaxMotionOdometerSignChanged</w:t>
        </w:r>
      </w:hyperlink>
      <w:r>
        <w:rPr>
          <w:rFonts w:hint="eastAsia"/>
        </w:rPr>
        <w:t>(k)</w:t>
      </w:r>
    </w:p>
    <w:p w:rsidR="00CA7B83" w:rsidP="000431E0" w:rsidRDefault="008334E2">
      <w:pPr>
        <w:pStyle w:val="af7"/>
      </w:pPr>
      <w:r>
        <w:rPr>
          <w:rFonts w:hint="eastAsia"/>
        </w:rPr>
        <w:t xml:space="preserve">    </w:t>
      </w:r>
      <w:r w:rsidR="00397BD9">
        <w:rPr>
          <w:rFonts w:hint="eastAsia"/>
        </w:rPr>
        <w:t xml:space="preserve"> and </w:t>
      </w:r>
      <w:r w:rsidR="00953D84">
        <w:rPr>
          <w:rFonts w:hint="eastAsia"/>
        </w:rPr>
        <w:t>(</w:t>
      </w:r>
      <w:hyperlink w:history="1" w:anchor="TimeInSliding">
        <w:r w:rsidRPr="00CA7B83" w:rsidR="00CA7B83">
          <w:rPr>
            <w:rStyle w:val="ac"/>
          </w:rPr>
          <w:t>TimeInSliding</w:t>
        </w:r>
      </w:hyperlink>
      <w:r w:rsidRPr="00CA7B83" w:rsidR="00CA7B83">
        <w:rPr>
          <w:rFonts w:hint="eastAsia"/>
        </w:rPr>
        <w:t xml:space="preserve">(k-1) &gt; </w:t>
      </w:r>
      <w:hyperlink w:history="1" w:anchor="ATPsetting">
        <w:r w:rsidRPr="00CA7B83" w:rsidR="00CA7B83">
          <w:rPr>
            <w:rStyle w:val="ac"/>
          </w:rPr>
          <w:t>ATPsetting</w:t>
        </w:r>
      </w:hyperlink>
      <w:r w:rsidRPr="00CA7B83" w:rsidR="00CA7B83">
        <w:rPr>
          <w:rFonts w:hint="eastAsia"/>
        </w:rPr>
        <w:t>.SlidingTimeout</w:t>
      </w:r>
    </w:p>
    <w:p w:rsidR="008334E2" w:rsidP="000431E0" w:rsidRDefault="00CA7B83">
      <w:pPr>
        <w:pStyle w:val="af7"/>
      </w:pPr>
      <w:r>
        <w:rPr>
          <w:rFonts w:hint="eastAsia"/>
        </w:rPr>
        <w:t xml:space="preserve">          </w:t>
      </w:r>
      <w:r w:rsidRPr="00CA7B83">
        <w:rPr>
          <w:rFonts w:hint="eastAsia"/>
        </w:rPr>
        <w:t>or (</w:t>
      </w:r>
      <w:hyperlink w:history="1" w:anchor="StartSlidingSpeed">
        <w:r w:rsidRPr="00CA7B83">
          <w:rPr>
            <w:rStyle w:val="ac"/>
          </w:rPr>
          <w:t>StartSlidingSpeed</w:t>
        </w:r>
      </w:hyperlink>
      <w:r w:rsidRPr="00CA7B83">
        <w:rPr>
          <w:rFonts w:hint="eastAsia"/>
        </w:rPr>
        <w:t xml:space="preserve">(k-1)+ </w:t>
      </w:r>
      <w:hyperlink w:history="1" w:anchor="TimeInSliding">
        <w:r w:rsidRPr="00CA7B83">
          <w:rPr>
            <w:rStyle w:val="ac"/>
          </w:rPr>
          <w:t>TimeInSliding</w:t>
        </w:r>
      </w:hyperlink>
      <w:r w:rsidRPr="00CA7B83">
        <w:rPr>
          <w:rFonts w:hint="eastAsia"/>
        </w:rPr>
        <w:t xml:space="preserve">(k-1) * </w:t>
      </w:r>
      <w:hyperlink w:history="1" w:anchor="ATPsetting">
        <w:r w:rsidRPr="00CA7B83">
          <w:rPr>
            <w:rStyle w:val="ac"/>
          </w:rPr>
          <w:t>ATPsetting</w:t>
        </w:r>
      </w:hyperlink>
      <w:r w:rsidRPr="00CA7B83">
        <w:rPr>
          <w:rFonts w:hint="eastAsia"/>
        </w:rPr>
        <w:t>.SlidingStopAcc)</w:t>
      </w:r>
      <w:r>
        <w:rPr>
          <w:rFonts w:hint="eastAsia"/>
        </w:rPr>
        <w:t xml:space="preserve"> </w:t>
      </w:r>
      <w:r w:rsidRPr="00CA7B83">
        <w:rPr>
          <w:rFonts w:hint="eastAsia"/>
        </w:rPr>
        <w:t xml:space="preserve">&lt;= </w:t>
      </w:r>
      <w:r w:rsidRPr="00CA7B83">
        <w:rPr>
          <w:rStyle w:val="aff1"/>
          <w:rFonts w:hint="eastAsia"/>
        </w:rPr>
        <w:t>0</w:t>
      </w:r>
      <w:r w:rsidRPr="00CA7B83" w:rsidDel="00CA7B83">
        <w:rPr>
          <w:rFonts w:hint="eastAsia"/>
        </w:rPr>
        <w:t xml:space="preserve"> </w:t>
      </w:r>
    </w:p>
    <w:p w:rsidR="008334E2" w:rsidP="000431E0" w:rsidRDefault="008334E2">
      <w:pPr>
        <w:pStyle w:val="af7"/>
      </w:pPr>
      <w:r>
        <w:rPr>
          <w:rFonts w:hint="eastAsia"/>
        </w:rPr>
        <w:t xml:space="preserve">    </w:t>
      </w:r>
      <w:r w:rsidR="00397BD9">
        <w:rPr>
          <w:rFonts w:hint="eastAsia"/>
        </w:rPr>
        <w:t xml:space="preserve"> </w:t>
      </w:r>
      <w:r w:rsidR="00953D84">
        <w:rPr>
          <w:rFonts w:hint="eastAsia"/>
        </w:rPr>
        <w:t xml:space="preserve">     </w:t>
      </w:r>
      <w:r w:rsidR="00CA7B83">
        <w:rPr>
          <w:rFonts w:hint="eastAsia"/>
        </w:rPr>
        <w:t>or (</w:t>
      </w:r>
      <w:r>
        <w:rPr>
          <w:rFonts w:hint="eastAsia"/>
        </w:rPr>
        <w:t>((</w:t>
      </w:r>
      <w:hyperlink w:history="1" w:anchor="StartSlidingSpeed">
        <w:r w:rsidR="007400C0">
          <w:rPr>
            <w:rStyle w:val="ac"/>
          </w:rPr>
          <w:t>StartSlidingSpeed</w:t>
        </w:r>
      </w:hyperlink>
      <w:r w:rsidRPr="00192E28">
        <w:rPr>
          <w:rFonts w:hint="eastAsia"/>
        </w:rPr>
        <w:t>(k</w:t>
      </w:r>
      <w:r>
        <w:rPr>
          <w:rFonts w:hint="eastAsia"/>
        </w:rPr>
        <w:t>-1</w:t>
      </w:r>
      <w:r w:rsidRPr="00192E28">
        <w:rPr>
          <w:rFonts w:hint="eastAsia"/>
        </w:rPr>
        <w:t>)</w:t>
      </w:r>
      <w:r>
        <w:rPr>
          <w:rFonts w:hint="eastAsia"/>
        </w:rPr>
        <w:t xml:space="preserve"> </w:t>
      </w:r>
      <w:r w:rsidRPr="00192E28">
        <w:rPr>
          <w:rFonts w:hint="eastAsia"/>
        </w:rPr>
        <w:t>+</w:t>
      </w:r>
      <w:r>
        <w:rPr>
          <w:rFonts w:hint="eastAsia"/>
        </w:rPr>
        <w:t xml:space="preserve"> </w:t>
      </w:r>
      <w:hyperlink w:history="1" w:anchor="TimeInSliding">
        <w:r w:rsidR="007400C0">
          <w:rPr>
            <w:rStyle w:val="ac"/>
          </w:rPr>
          <w:t>TimeInSliding</w:t>
        </w:r>
      </w:hyperlink>
      <w:r w:rsidRPr="008F0674" w:rsidR="005B5B0B">
        <w:rPr>
          <w:rFonts w:hint="eastAsia"/>
        </w:rPr>
        <w:t>(k</w:t>
      </w:r>
      <w:r w:rsidR="005B5B0B">
        <w:rPr>
          <w:rFonts w:hint="eastAsia"/>
        </w:rPr>
        <w:t>-1</w:t>
      </w:r>
      <w:r w:rsidRPr="008F0674" w:rsidR="005B5B0B">
        <w:rPr>
          <w:rFonts w:hint="eastAsia"/>
        </w:rPr>
        <w:t>)</w:t>
      </w:r>
      <w:r w:rsidR="006274BE">
        <w:rPr>
          <w:rFonts w:hint="eastAsia"/>
        </w:rPr>
        <w:t xml:space="preserve">* </w:t>
      </w:r>
      <w:hyperlink w:history="1" w:anchor="ATPsetting">
        <w:r w:rsidR="00786D0B">
          <w:rPr>
            <w:rStyle w:val="ac"/>
          </w:rPr>
          <w:t>ATPsetting</w:t>
        </w:r>
      </w:hyperlink>
      <w:r>
        <w:rPr>
          <w:rFonts w:hint="eastAsia"/>
        </w:rPr>
        <w:t>.</w:t>
      </w:r>
      <w:r w:rsidR="008626E7">
        <w:rPr>
          <w:rFonts w:hint="eastAsia"/>
        </w:rPr>
        <w:t>SlidingStopAcc</w:t>
      </w:r>
      <w:r>
        <w:rPr>
          <w:rFonts w:hint="eastAsia"/>
        </w:rPr>
        <w:t>)</w:t>
      </w:r>
    </w:p>
    <w:p w:rsidR="008334E2" w:rsidP="000431E0" w:rsidRDefault="008334E2">
      <w:pPr>
        <w:pStyle w:val="af7"/>
      </w:pPr>
      <w:r>
        <w:rPr>
          <w:rFonts w:hint="eastAsia"/>
        </w:rPr>
        <w:t xml:space="preserve">           </w:t>
      </w:r>
      <w:r w:rsidR="00953D84">
        <w:rPr>
          <w:rFonts w:hint="eastAsia"/>
        </w:rPr>
        <w:t xml:space="preserve">     </w:t>
      </w:r>
      <w:r>
        <w:rPr>
          <w:rFonts w:hint="eastAsia"/>
        </w:rPr>
        <w:t xml:space="preserve">&gt;= </w:t>
      </w:r>
      <w:hyperlink w:history="1" w:anchor="WheelMaxSpeed">
        <w:r w:rsidR="007400C0">
          <w:rPr>
            <w:rStyle w:val="ac"/>
          </w:rPr>
          <w:t>WheelMaxSpeed</w:t>
        </w:r>
      </w:hyperlink>
      <w:r w:rsidRPr="00192E28">
        <w:rPr>
          <w:rFonts w:hint="eastAsia"/>
        </w:rPr>
        <w:t>(k)</w:t>
      </w:r>
      <w:r>
        <w:rPr>
          <w:rFonts w:hint="eastAsia"/>
        </w:rPr>
        <w:t>)</w:t>
      </w:r>
    </w:p>
    <w:p w:rsidR="008334E2" w:rsidP="00CA7B83" w:rsidRDefault="008334E2">
      <w:pPr>
        <w:pStyle w:val="af7"/>
      </w:pPr>
      <w:r>
        <w:rPr>
          <w:rFonts w:hint="eastAsia"/>
        </w:rPr>
        <w:t xml:space="preserve">    </w:t>
      </w:r>
      <w:r w:rsidR="00397BD9">
        <w:rPr>
          <w:rFonts w:hint="eastAsia"/>
        </w:rPr>
        <w:t xml:space="preserve"> </w:t>
      </w:r>
      <w:r w:rsidR="00953D84">
        <w:rPr>
          <w:rFonts w:hint="eastAsia"/>
        </w:rPr>
        <w:t xml:space="preserve">      </w:t>
      </w:r>
      <w:r w:rsidR="00CA7B83">
        <w:rPr>
          <w:rFonts w:hint="eastAsia"/>
        </w:rPr>
        <w:t xml:space="preserve">    </w:t>
      </w:r>
      <w:r w:rsidR="00397BD9">
        <w:rPr>
          <w:rFonts w:hint="eastAsia"/>
        </w:rPr>
        <w:t xml:space="preserve">and </w:t>
      </w:r>
      <w:hyperlink w:history="1" w:anchor="SlidingExcess">
        <w:r w:rsidR="0096074C">
          <w:rPr>
            <w:rStyle w:val="ac"/>
          </w:rPr>
          <w:t>SlidingExcess</w:t>
        </w:r>
      </w:hyperlink>
      <w:r>
        <w:rPr>
          <w:rFonts w:hint="eastAsia"/>
        </w:rPr>
        <w:t>(k))</w:t>
      </w:r>
      <w:r w:rsidR="00CA7B83">
        <w:rPr>
          <w:rFonts w:hint="eastAsia"/>
        </w:rPr>
        <w:t>))</w:t>
      </w:r>
    </w:p>
    <w:p w:rsidR="008334E2" w:rsidP="000431E0" w:rsidRDefault="008334E2">
      <w:pPr>
        <w:pStyle w:val="af7"/>
      </w:pPr>
      <w:r>
        <w:rPr>
          <w:rFonts w:hint="eastAsia"/>
        </w:rPr>
        <w:t xml:space="preserve"> </w:t>
      </w:r>
      <w:r w:rsidR="003928F2">
        <w:rPr>
          <w:rFonts w:hint="eastAsia"/>
        </w:rPr>
        <w:t xml:space="preserve">   </w:t>
      </w:r>
      <w:hyperlink w:history="1" w:anchor="MotionOverEstimationState">
        <w:r w:rsidR="00B5344E">
          <w:rPr>
            <w:rStyle w:val="ac"/>
          </w:rPr>
          <w:t>MotionOverEstimationState</w:t>
        </w:r>
      </w:hyperlink>
      <w:r w:rsidR="00397BD9">
        <w:rPr>
          <w:rFonts w:hint="eastAsia"/>
        </w:rPr>
        <w:t xml:space="preserve"> = </w:t>
      </w:r>
      <w:r w:rsidR="00953D84">
        <w:rPr>
          <w:rStyle w:val="aff1"/>
          <w:rFonts w:hint="eastAsia"/>
        </w:rPr>
        <w:t>SKIDDING</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526"/>
        </w:rPr>
      </w:pPr>
      <w:del w:author="常鸣" w:date="2014-07-03T14:27:00Z" w:id="4527">
        <w:r w:rsidRPr="008A1414" w:rsidDel="009328EA">
          <w:delText>#S</w:delText>
        </w:r>
      </w:del>
      <w:ins w:author="常鸣" w:date="2014-07-03T14:27:00Z" w:id="4528">
        <w:r w:rsidR="009328EA">
          <w:t>#Allocation=ATP Software</w:t>
        </w:r>
      </w:ins>
      <w:ins w:author="常鸣" w:date="2014-07-03T14:50:00Z" w:id="4529">
        <w:r w:rsidR="002428AA">
          <w:rPr>
            <w:rFonts w:hint="eastAsia"/>
          </w:rPr>
          <w:t>, Vital Embedded Setting</w:t>
        </w:r>
      </w:ins>
    </w:p>
    <w:p w:rsidRPr="008A1414" w:rsidR="008334E2" w:rsidP="000C0D62" w:rsidRDefault="009328EA">
      <w:pPr>
        <w:pStyle w:val="ReqtifyAltQ"/>
      </w:pPr>
      <w:ins w:author="常鸣" w:date="2014-07-03T14:27:00Z" w:id="4530">
        <w:r>
          <w:t>#S</w:t>
        </w:r>
      </w:ins>
      <w:r w:rsidRPr="008A1414" w:rsidR="008334E2">
        <w:t>ource=</w:t>
      </w:r>
      <w:r w:rsidRPr="003D2990" w:rsidR="008334E2">
        <w:t>[iTC_CC-SyAD-</w:t>
      </w:r>
      <w:r w:rsidRPr="003D2990" w:rsidR="008334E2">
        <w:rPr>
          <w:rFonts w:hint="eastAsia"/>
        </w:rPr>
        <w:t>0</w:t>
      </w:r>
      <w:r w:rsidR="008334E2">
        <w:rPr>
          <w:rFonts w:hint="eastAsia"/>
        </w:rPr>
        <w:t>148</w:t>
      </w:r>
      <w:r w:rsidRPr="003D2990" w:rsidR="008334E2">
        <w:rPr>
          <w:rFonts w:hint="eastAsia"/>
        </w:rPr>
        <w:t>]</w:t>
      </w:r>
      <w:r w:rsidR="008334E2">
        <w:rPr>
          <w:rFonts w:hint="eastAsia"/>
        </w:rPr>
        <w:t>, [</w:t>
      </w:r>
      <w:r w:rsidR="008334E2">
        <w:t>iTC_CC_ATP_SwHA</w:t>
      </w:r>
      <w:r w:rsidRPr="00CA7F59" w:rsidR="008334E2">
        <w:t>-0081</w:t>
      </w:r>
      <w:r w:rsidR="008334E2">
        <w:rPr>
          <w:rFonts w:hint="eastAsia"/>
        </w:rPr>
        <w:t>]</w:t>
      </w:r>
      <w:r w:rsidR="00953D84">
        <w:rPr>
          <w:rFonts w:hint="eastAsia"/>
        </w:rPr>
        <w:t>, [</w:t>
      </w:r>
      <w:r w:rsidR="00953D84">
        <w:t>iTC_CC_ATP_SwHA</w:t>
      </w:r>
      <w:r w:rsidRPr="00CA7F59" w:rsidR="00953D84">
        <w:t>-0082</w:t>
      </w:r>
      <w:r w:rsidR="00953D84">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r w:rsidRPr="005A4750">
        <w:rPr>
          <w:rStyle w:val="aff1"/>
          <w:rFonts w:hint="eastAsia"/>
        </w:rPr>
        <w:t>NOTES</w:t>
      </w:r>
      <w:r>
        <w:rPr>
          <w:rFonts w:hint="eastAsia"/>
        </w:rPr>
        <w:t>：</w:t>
      </w:r>
    </w:p>
    <w:p w:rsidR="008334E2" w:rsidP="00C93484" w:rsidRDefault="008334E2">
      <w:pPr>
        <w:pStyle w:val="Reqtify"/>
      </w:pPr>
      <w:r>
        <w:rPr>
          <w:rFonts w:hint="eastAsia"/>
        </w:rPr>
        <w:t>由于当前项目应用的车辆都装有</w:t>
      </w:r>
      <w:r>
        <w:rPr>
          <w:rFonts w:hint="eastAsia"/>
        </w:rPr>
        <w:t>ABS</w:t>
      </w:r>
      <w:r>
        <w:rPr>
          <w:rFonts w:hint="eastAsia"/>
        </w:rPr>
        <w:t>防抱死系统，使得在制动时列车的加速度不会连续若干周期小于</w:t>
      </w:r>
      <w:hyperlink w:history="1" w:anchor="ATPsetting">
        <w:r w:rsidRPr="00501C21" w:rsidR="00501C21">
          <w:rPr>
            <w:rStyle w:val="ac"/>
            <w:rFonts w:hint="eastAsia"/>
          </w:rPr>
          <w:t>ATPsetting</w:t>
        </w:r>
      </w:hyperlink>
      <w:r>
        <w:rPr>
          <w:rFonts w:hint="eastAsia"/>
        </w:rPr>
        <w:t>.</w:t>
      </w:r>
      <w:r w:rsidR="008626E7">
        <w:rPr>
          <w:rFonts w:hint="eastAsia"/>
        </w:rPr>
        <w:t>SlidingStopAcc</w:t>
      </w:r>
      <w:r>
        <w:rPr>
          <w:rFonts w:hint="eastAsia"/>
        </w:rPr>
        <w:t>。因此，如果某周期瞬间加速度小于</w:t>
      </w:r>
      <w:hyperlink w:history="1" w:anchor="ATPsetting">
        <w:r w:rsidRPr="00501C21">
          <w:rPr>
            <w:rStyle w:val="ac"/>
            <w:rFonts w:hint="eastAsia"/>
          </w:rPr>
          <w:t>ATPsetting</w:t>
        </w:r>
      </w:hyperlink>
      <w:r>
        <w:rPr>
          <w:rFonts w:hint="eastAsia"/>
        </w:rPr>
        <w:t>.</w:t>
      </w:r>
      <w:r w:rsidR="008626E7">
        <w:rPr>
          <w:rFonts w:hint="eastAsia"/>
        </w:rPr>
        <w:t>SlidingStopAcc</w:t>
      </w:r>
      <w:r>
        <w:rPr>
          <w:rFonts w:hint="eastAsia"/>
        </w:rPr>
        <w:t>；并且在之后的测得加速度满足</w:t>
      </w:r>
      <w:hyperlink w:history="1" w:anchor="SlidingExcess">
        <w:r w:rsidRPr="00501C21">
          <w:rPr>
            <w:rStyle w:val="ac"/>
            <w:rFonts w:hint="eastAsia"/>
          </w:rPr>
          <w:t>SlidingExcess</w:t>
        </w:r>
      </w:hyperlink>
      <w:r>
        <w:rPr>
          <w:rFonts w:hint="eastAsia"/>
        </w:rPr>
        <w:t>条件，那么，下列两个条件可以同时成立：</w:t>
      </w:r>
      <w:r>
        <w:rPr>
          <w:rFonts w:hint="eastAsia"/>
        </w:rPr>
        <w:t xml:space="preserve"> </w:t>
      </w:r>
    </w:p>
    <w:p w:rsidR="008334E2" w:rsidP="00C93484" w:rsidRDefault="008334E2">
      <w:pPr>
        <w:pStyle w:val="Reqtify"/>
      </w:pPr>
      <w:r>
        <w:rPr>
          <w:rFonts w:hint="eastAsia"/>
        </w:rPr>
        <w:t xml:space="preserve">Because the application of anti-lock braking system for the train of current project, makes the </w:t>
      </w:r>
      <w:r w:rsidR="00C83252">
        <w:t>brake</w:t>
      </w:r>
      <w:r>
        <w:rPr>
          <w:rFonts w:hint="eastAsia"/>
        </w:rPr>
        <w:t xml:space="preserve"> acceleration cannot continuous less than </w:t>
      </w:r>
      <w:hyperlink w:history="1" w:anchor="ATPsetting">
        <w:r w:rsidR="00786D0B">
          <w:rPr>
            <w:rStyle w:val="ac"/>
          </w:rPr>
          <w:t>ATPsetting</w:t>
        </w:r>
      </w:hyperlink>
      <w:r>
        <w:rPr>
          <w:rFonts w:hint="eastAsia"/>
        </w:rPr>
        <w:t>.</w:t>
      </w:r>
      <w:r w:rsidR="008626E7">
        <w:rPr>
          <w:rFonts w:hint="eastAsia"/>
        </w:rPr>
        <w:t>SlidingStopAcc</w:t>
      </w:r>
      <w:r>
        <w:rPr>
          <w:rFonts w:hint="eastAsia"/>
        </w:rPr>
        <w:t xml:space="preserve"> for serious cycles. Therefore, if there was </w:t>
      </w:r>
      <w:r>
        <w:t>an</w:t>
      </w:r>
      <w:r>
        <w:rPr>
          <w:rFonts w:hint="eastAsia"/>
        </w:rPr>
        <w:t xml:space="preserve"> unexpected instantaneous acceleration less than </w:t>
      </w:r>
      <w:hyperlink w:history="1" w:anchor="ATPsetting">
        <w:r w:rsidR="00786D0B">
          <w:rPr>
            <w:rStyle w:val="ac"/>
          </w:rPr>
          <w:t>ATPsetting</w:t>
        </w:r>
      </w:hyperlink>
      <w:r>
        <w:rPr>
          <w:rFonts w:hint="eastAsia"/>
        </w:rPr>
        <w:t>.</w:t>
      </w:r>
      <w:r w:rsidR="008626E7">
        <w:rPr>
          <w:rFonts w:hint="eastAsia"/>
        </w:rPr>
        <w:t>SlidingStopAcc</w:t>
      </w:r>
      <w:r>
        <w:rPr>
          <w:rFonts w:hint="eastAsia"/>
        </w:rPr>
        <w:t>,</w:t>
      </w:r>
      <w:r w:rsidR="00397BD9">
        <w:rPr>
          <w:rFonts w:hint="eastAsia"/>
        </w:rPr>
        <w:t xml:space="preserve"> and </w:t>
      </w:r>
      <w:r>
        <w:rPr>
          <w:rFonts w:hint="eastAsia"/>
        </w:rPr>
        <w:t xml:space="preserve">the after cycles' acceleration met the criteria of </w:t>
      </w:r>
      <w:hyperlink w:history="1" w:anchor="SlidingExcess">
        <w:r w:rsidR="0096074C">
          <w:rPr>
            <w:rStyle w:val="ac"/>
          </w:rPr>
          <w:t>SlidingExcess</w:t>
        </w:r>
      </w:hyperlink>
      <w:r>
        <w:rPr>
          <w:rFonts w:hint="eastAsia"/>
        </w:rPr>
        <w:t>, then the following two conditions can hold simultaneously.</w:t>
      </w:r>
    </w:p>
    <w:p w:rsidR="008334E2" w:rsidP="000431E0" w:rsidRDefault="008334E2">
      <w:pPr>
        <w:pStyle w:val="af7"/>
      </w:pPr>
      <w:r>
        <w:rPr>
          <w:rFonts w:hint="eastAsia"/>
        </w:rPr>
        <w:t>|</w:t>
      </w:r>
      <w:hyperlink w:history="1" w:anchor="StartSlidingSpeed">
        <w:r w:rsidR="007400C0">
          <w:rPr>
            <w:rStyle w:val="ac"/>
          </w:rPr>
          <w:t>StartSlidingSpeed</w:t>
        </w:r>
      </w:hyperlink>
      <w:r w:rsidRPr="00192E28">
        <w:rPr>
          <w:rFonts w:hint="eastAsia"/>
        </w:rPr>
        <w:t>(k</w:t>
      </w:r>
      <w:r>
        <w:rPr>
          <w:rFonts w:hint="eastAsia"/>
        </w:rPr>
        <w:t>-1</w:t>
      </w:r>
      <w:r w:rsidRPr="00192E28">
        <w:rPr>
          <w:rFonts w:hint="eastAsia"/>
        </w:rPr>
        <w:t>)</w:t>
      </w:r>
      <w:r>
        <w:rPr>
          <w:rFonts w:hint="eastAsia"/>
        </w:rPr>
        <w:t xml:space="preserve">| </w:t>
      </w:r>
      <w:r w:rsidRPr="00192E28">
        <w:rPr>
          <w:rFonts w:hint="eastAsia"/>
        </w:rPr>
        <w:t>+</w:t>
      </w:r>
      <w:r>
        <w:rPr>
          <w:rFonts w:hint="eastAsia"/>
        </w:rPr>
        <w:t xml:space="preserve"> </w:t>
      </w:r>
      <w:hyperlink w:history="1" w:anchor="TimeInSliding">
        <w:r w:rsidR="007400C0">
          <w:rPr>
            <w:rStyle w:val="ac"/>
          </w:rPr>
          <w:t>TimeInSliding</w:t>
        </w:r>
      </w:hyperlink>
      <w:r>
        <w:rPr>
          <w:rFonts w:hint="eastAsia"/>
        </w:rPr>
        <w:t>(k)</w:t>
      </w:r>
      <w:r w:rsidRPr="006274BE" w:rsidR="006274BE">
        <w:rPr>
          <w:rFonts w:hint="eastAsia"/>
        </w:rPr>
        <w:t xml:space="preserve"> </w:t>
      </w:r>
      <w:r w:rsidR="006274BE">
        <w:rPr>
          <w:rFonts w:hint="eastAsia"/>
        </w:rPr>
        <w:t xml:space="preserve">* </w:t>
      </w:r>
      <w:hyperlink w:history="1" w:anchor="ATPsetting">
        <w:r w:rsidR="00786D0B">
          <w:rPr>
            <w:rStyle w:val="ac"/>
          </w:rPr>
          <w:t>ATPsetting</w:t>
        </w:r>
      </w:hyperlink>
      <w:r>
        <w:rPr>
          <w:rFonts w:hint="eastAsia"/>
        </w:rPr>
        <w:t>.</w:t>
      </w:r>
      <w:r w:rsidR="008626E7">
        <w:rPr>
          <w:rFonts w:hint="eastAsia"/>
        </w:rPr>
        <w:t>SlidingStopAcc</w:t>
      </w:r>
      <w:r w:rsidR="006274BE">
        <w:rPr>
          <w:rFonts w:hint="eastAsia"/>
        </w:rPr>
        <w:t xml:space="preserve"> </w:t>
      </w:r>
      <w:r>
        <w:rPr>
          <w:rFonts w:hint="eastAsia"/>
        </w:rPr>
        <w:t>&gt;= |</w:t>
      </w:r>
      <w:hyperlink w:history="1" w:anchor="WheelMaxSpeed">
        <w:r w:rsidR="007400C0">
          <w:rPr>
            <w:rStyle w:val="ac"/>
          </w:rPr>
          <w:t>WheelMaxSpeed</w:t>
        </w:r>
      </w:hyperlink>
      <w:r w:rsidRPr="00192E28">
        <w:rPr>
          <w:rFonts w:hint="eastAsia"/>
        </w:rPr>
        <w:t>(k)</w:t>
      </w:r>
      <w:r>
        <w:rPr>
          <w:rFonts w:hint="eastAsia"/>
        </w:rPr>
        <w:t>|)</w:t>
      </w:r>
    </w:p>
    <w:p w:rsidR="008334E2" w:rsidP="000431E0" w:rsidRDefault="008334E2">
      <w:pPr>
        <w:pStyle w:val="af7"/>
      </w:pPr>
      <w:r>
        <w:rPr>
          <w:rFonts w:hint="eastAsia"/>
        </w:rPr>
        <w:t>AND (</w:t>
      </w:r>
      <w:hyperlink w:history="1" w:anchor="SlidingExcess">
        <w:r w:rsidR="0096074C">
          <w:rPr>
            <w:rStyle w:val="ac"/>
          </w:rPr>
          <w:t>SlidingExcess</w:t>
        </w:r>
      </w:hyperlink>
      <w:r>
        <w:rPr>
          <w:rFonts w:hint="eastAsia"/>
        </w:rPr>
        <w:t xml:space="preserve">(k) == </w:t>
      </w:r>
      <w:r w:rsidRPr="00354FC4" w:rsidR="00397BD9">
        <w:rPr>
          <w:rStyle w:val="aff1"/>
          <w:rFonts w:hint="eastAsia"/>
        </w:rPr>
        <w:t>True</w:t>
      </w:r>
      <w:r>
        <w:rPr>
          <w:rFonts w:hint="eastAsia"/>
        </w:rPr>
        <w:t>)</w:t>
      </w:r>
    </w:p>
    <w:p w:rsidR="008334E2" w:rsidP="00C93484" w:rsidRDefault="008334E2">
      <w:pPr>
        <w:pStyle w:val="Reqtify"/>
      </w:pPr>
    </w:p>
    <w:p w:rsidR="00AE155C" w:rsidP="00C93484" w:rsidRDefault="00AE155C">
      <w:pPr>
        <w:pStyle w:val="Reqtify"/>
      </w:pPr>
    </w:p>
    <w:p w:rsidRPr="00972331" w:rsidR="00AE155C" w:rsidP="00AE155C" w:rsidRDefault="00AE155C">
      <w:pPr>
        <w:pStyle w:val="ReqtifyAltR"/>
      </w:pPr>
      <w:r>
        <w:t>[iTC_CC_ATP-SwRS-0</w:t>
      </w:r>
      <w:r>
        <w:rPr>
          <w:rFonts w:hint="eastAsia"/>
        </w:rPr>
        <w:t>220</w:t>
      </w:r>
      <w:r>
        <w:t>]</w:t>
      </w:r>
    </w:p>
    <w:p w:rsidR="007A3429" w:rsidP="00C93484" w:rsidRDefault="007A3429">
      <w:pPr>
        <w:pStyle w:val="Reqtify"/>
      </w:pPr>
      <w:r>
        <w:rPr>
          <w:rFonts w:hint="eastAsia"/>
        </w:rPr>
        <w:t xml:space="preserve">The </w:t>
      </w:r>
      <w:hyperlink w:history="1" w:anchor="MotionOverEstimationState">
        <w:r>
          <w:rPr>
            <w:rStyle w:val="ac"/>
          </w:rPr>
          <w:t>MotionOverEstimationState</w:t>
        </w:r>
      </w:hyperlink>
      <w:r>
        <w:rPr>
          <w:rFonts w:hint="eastAsia"/>
        </w:rPr>
        <w:t xml:space="preserve"> transfers f</w:t>
      </w:r>
      <w:r w:rsidRPr="001B3DC6">
        <w:t xml:space="preserve">rom </w:t>
      </w:r>
      <w:r w:rsidRPr="00A64875">
        <w:rPr>
          <w:rStyle w:val="aff1"/>
          <w:rFonts w:hint="eastAsia"/>
        </w:rPr>
        <w:t>S</w:t>
      </w:r>
      <w:r>
        <w:rPr>
          <w:rStyle w:val="aff1"/>
          <w:rFonts w:hint="eastAsia"/>
        </w:rPr>
        <w:t>KIDDING</w:t>
      </w:r>
      <w:r w:rsidRPr="001B3DC6">
        <w:t xml:space="preserve"> </w:t>
      </w:r>
      <w:r>
        <w:rPr>
          <w:rFonts w:hint="eastAsia"/>
        </w:rPr>
        <w:t xml:space="preserve">to </w:t>
      </w:r>
      <w:r w:rsidRPr="00A64875">
        <w:rPr>
          <w:rStyle w:val="aff1"/>
          <w:rFonts w:hint="eastAsia"/>
        </w:rPr>
        <w:t>COASTING</w:t>
      </w:r>
      <w:r>
        <w:rPr>
          <w:rFonts w:hint="eastAsia"/>
        </w:rPr>
        <w:t xml:space="preserve"> </w:t>
      </w:r>
      <w:r w:rsidRPr="001B3DC6">
        <w:t>when:</w:t>
      </w:r>
      <w:r w:rsidRPr="001B3DC6">
        <w:rPr>
          <w:rFonts w:hint="eastAsia"/>
        </w:rPr>
        <w:t xml:space="preserve"> </w:t>
      </w:r>
    </w:p>
    <w:p w:rsidRPr="008334E2" w:rsidR="007A3429" w:rsidP="007A3429" w:rsidRDefault="007A3429">
      <w:pPr>
        <w:pStyle w:val="af7"/>
      </w:pPr>
      <w:r>
        <w:rPr>
          <w:rFonts w:hint="eastAsia"/>
        </w:rPr>
        <w:t>if (</w:t>
      </w:r>
      <w:hyperlink w:history="1" w:anchor="MotionOverEstimationState">
        <w:r>
          <w:rPr>
            <w:rStyle w:val="ac"/>
          </w:rPr>
          <w:t>MotionOverEstimationState</w:t>
        </w:r>
      </w:hyperlink>
      <w:r w:rsidRPr="008334E2">
        <w:rPr>
          <w:rFonts w:hint="eastAsia"/>
        </w:rPr>
        <w:t xml:space="preserve">(k-1) </w:t>
      </w:r>
      <w:r>
        <w:rPr>
          <w:rFonts w:hint="eastAsia"/>
        </w:rPr>
        <w:t>is</w:t>
      </w:r>
      <w:r w:rsidRPr="008334E2">
        <w:rPr>
          <w:rFonts w:hint="eastAsia"/>
        </w:rPr>
        <w:t xml:space="preserve"> </w:t>
      </w:r>
      <w:r>
        <w:rPr>
          <w:rStyle w:val="aff1"/>
          <w:rFonts w:hint="eastAsia"/>
        </w:rPr>
        <w:t>SKIDDING</w:t>
      </w:r>
    </w:p>
    <w:p w:rsidRPr="008334E2" w:rsidR="007A3429" w:rsidP="007A3429" w:rsidRDefault="007A3429">
      <w:pPr>
        <w:pStyle w:val="af7"/>
      </w:pPr>
      <w:r w:rsidRPr="008334E2">
        <w:rPr>
          <w:rFonts w:hint="eastAsia"/>
        </w:rPr>
        <w:t xml:space="preserve">    </w:t>
      </w:r>
      <w:r>
        <w:rPr>
          <w:rFonts w:hint="eastAsia"/>
        </w:rPr>
        <w:t xml:space="preserve"> and </w:t>
      </w:r>
      <w:r w:rsidRPr="008334E2">
        <w:rPr>
          <w:rFonts w:hint="eastAsia"/>
        </w:rPr>
        <w:t>(</w:t>
      </w:r>
      <w:hyperlink w:history="1" w:anchor="WheelFilteredStopped">
        <w:r>
          <w:rPr>
            <w:rStyle w:val="ac"/>
          </w:rPr>
          <w:t>WheelFilteredStopped</w:t>
        </w:r>
      </w:hyperlink>
      <w:r w:rsidRPr="008334E2">
        <w:rPr>
          <w:rFonts w:hint="eastAsia"/>
        </w:rPr>
        <w:t>(k)</w:t>
      </w:r>
    </w:p>
    <w:p w:rsidRPr="008334E2" w:rsidR="007A3429" w:rsidP="007A3429" w:rsidRDefault="007A3429">
      <w:pPr>
        <w:pStyle w:val="af7"/>
      </w:pPr>
      <w:r w:rsidRPr="008334E2">
        <w:rPr>
          <w:rFonts w:hint="eastAsia"/>
        </w:rPr>
        <w:t xml:space="preserve">          </w:t>
      </w:r>
      <w:r>
        <w:rPr>
          <w:rFonts w:hint="eastAsia"/>
        </w:rPr>
        <w:t xml:space="preserve"> or </w:t>
      </w:r>
      <w:hyperlink w:history="1" w:anchor="OdometerState">
        <w:r>
          <w:rPr>
            <w:rStyle w:val="ac"/>
          </w:rPr>
          <w:t>OdometerState</w:t>
        </w:r>
      </w:hyperlink>
      <w:r w:rsidRPr="00634120">
        <w:t xml:space="preserve">(k) </w:t>
      </w:r>
      <w:r>
        <w:rPr>
          <w:rFonts w:hint="eastAsia"/>
        </w:rPr>
        <w:t>is</w:t>
      </w:r>
      <w:r w:rsidRPr="00634120">
        <w:t xml:space="preserve"> </w:t>
      </w:r>
      <w:r>
        <w:rPr>
          <w:rStyle w:val="aff1"/>
        </w:rPr>
        <w:t>IN</w:t>
      </w:r>
      <w:r>
        <w:rPr>
          <w:rStyle w:val="aff1"/>
          <w:rFonts w:hint="eastAsia"/>
        </w:rPr>
        <w:t>VALID</w:t>
      </w:r>
      <w:r w:rsidRPr="008334E2">
        <w:rPr>
          <w:rFonts w:hint="eastAsia"/>
        </w:rPr>
        <w:t>)</w:t>
      </w:r>
      <w:r>
        <w:rPr>
          <w:rFonts w:hint="eastAsia"/>
        </w:rPr>
        <w:t>)</w:t>
      </w:r>
    </w:p>
    <w:p w:rsidR="007A3429" w:rsidP="007A3429" w:rsidRDefault="007A3429">
      <w:pPr>
        <w:pStyle w:val="af7"/>
      </w:pPr>
      <w:r w:rsidRPr="008334E2">
        <w:rPr>
          <w:rFonts w:hint="eastAsia"/>
        </w:rPr>
        <w:t xml:space="preserve"> </w:t>
      </w:r>
      <w:r>
        <w:rPr>
          <w:rFonts w:hint="eastAsia"/>
        </w:rPr>
        <w:t xml:space="preserve">   </w:t>
      </w:r>
      <w:hyperlink w:history="1" w:anchor="MotionOverEstimationState">
        <w:r>
          <w:rPr>
            <w:rStyle w:val="ac"/>
          </w:rPr>
          <w:t>MotionOverEstimationState</w:t>
        </w:r>
      </w:hyperlink>
      <w:r>
        <w:rPr>
          <w:rFonts w:hint="eastAsia"/>
        </w:rPr>
        <w:t xml:space="preserve"> = </w:t>
      </w:r>
      <w:r w:rsidRPr="00CB6CF8">
        <w:rPr>
          <w:rStyle w:val="aff1"/>
          <w:rFonts w:hint="eastAsia"/>
        </w:rPr>
        <w:t>COASTING</w:t>
      </w:r>
    </w:p>
    <w:p w:rsidRPr="008A1414" w:rsidR="00AE155C" w:rsidP="00AE155C" w:rsidRDefault="00AE155C">
      <w:pPr>
        <w:pStyle w:val="ReqtifyAltQ"/>
      </w:pPr>
      <w:r w:rsidRPr="008A1414">
        <w:t>#Category=Functional</w:t>
      </w:r>
    </w:p>
    <w:p w:rsidRPr="008A1414" w:rsidR="00AE155C" w:rsidP="00AE155C" w:rsidRDefault="00AE155C">
      <w:pPr>
        <w:pStyle w:val="ReqtifyAltQ"/>
      </w:pPr>
      <w:r w:rsidRPr="008A1414">
        <w:t>#Contribution</w:t>
      </w:r>
      <w:r>
        <w:t>=SIL4</w:t>
      </w:r>
    </w:p>
    <w:p w:rsidR="009328EA" w:rsidP="00AE155C" w:rsidRDefault="00AE155C">
      <w:pPr>
        <w:pStyle w:val="ReqtifyAltQ"/>
        <w:rPr>
          <w:ins w:author="常鸣" w:date="2014-07-03T14:27:00Z" w:id="4531"/>
        </w:rPr>
      </w:pPr>
      <w:del w:author="常鸣" w:date="2014-07-03T14:27:00Z" w:id="4532">
        <w:r w:rsidRPr="008A1414" w:rsidDel="009328EA">
          <w:delText>#S</w:delText>
        </w:r>
      </w:del>
      <w:ins w:author="常鸣" w:date="2014-07-03T14:27:00Z" w:id="4533">
        <w:r w:rsidR="009328EA">
          <w:t>#Allocation=ATP Software</w:t>
        </w:r>
      </w:ins>
    </w:p>
    <w:p w:rsidRPr="008A1414" w:rsidR="00AE155C" w:rsidP="00AE155C" w:rsidRDefault="009328EA">
      <w:pPr>
        <w:pStyle w:val="ReqtifyAltQ"/>
      </w:pPr>
      <w:ins w:author="常鸣" w:date="2014-07-03T14:27:00Z" w:id="4534">
        <w:r>
          <w:t>#S</w:t>
        </w:r>
      </w:ins>
      <w:r w:rsidRPr="008A1414" w:rsidR="00AE155C">
        <w:t>ource=</w:t>
      </w:r>
      <w:r w:rsidRPr="003D2990" w:rsidR="00AE155C">
        <w:t>[iTC_CC-SyAD-</w:t>
      </w:r>
      <w:r w:rsidRPr="003D2990" w:rsidR="00AE155C">
        <w:rPr>
          <w:rFonts w:hint="eastAsia"/>
        </w:rPr>
        <w:t>0</w:t>
      </w:r>
      <w:r w:rsidR="00AE155C">
        <w:rPr>
          <w:rFonts w:hint="eastAsia"/>
        </w:rPr>
        <w:t>148</w:t>
      </w:r>
      <w:r w:rsidRPr="003D2990" w:rsidR="00AE155C">
        <w:rPr>
          <w:rFonts w:hint="eastAsia"/>
        </w:rPr>
        <w:t>]</w:t>
      </w:r>
      <w:r w:rsidR="00AE155C">
        <w:rPr>
          <w:rFonts w:hint="eastAsia"/>
        </w:rPr>
        <w:t>, [</w:t>
      </w:r>
      <w:r w:rsidR="00AE155C">
        <w:t>iTC_CC_ATP_SwHA</w:t>
      </w:r>
      <w:r w:rsidRPr="00CA7F59" w:rsidR="00AE155C">
        <w:t>-0084</w:t>
      </w:r>
      <w:r w:rsidR="00AE155C">
        <w:rPr>
          <w:rFonts w:hint="eastAsia"/>
        </w:rPr>
        <w:t>]</w:t>
      </w:r>
    </w:p>
    <w:p w:rsidRPr="008A1414" w:rsidR="00AE155C" w:rsidP="00AE155C" w:rsidRDefault="00AE155C">
      <w:pPr>
        <w:pStyle w:val="ReqtifyAltQ"/>
      </w:pPr>
      <w:r w:rsidRPr="008A1414">
        <w:t>[End]</w:t>
      </w:r>
    </w:p>
    <w:p w:rsidR="00AE155C" w:rsidP="00C93484" w:rsidRDefault="00AE155C">
      <w:pPr>
        <w:pStyle w:val="Reqtify"/>
      </w:pPr>
    </w:p>
    <w:p w:rsidRPr="00BE2649" w:rsidR="000509C9" w:rsidP="00C93484" w:rsidRDefault="000509C9">
      <w:pPr>
        <w:pStyle w:val="Reqtify"/>
      </w:pPr>
    </w:p>
    <w:p w:rsidRPr="008334E2" w:rsidR="000509C9" w:rsidP="000509C9" w:rsidRDefault="000509C9">
      <w:pPr>
        <w:pStyle w:val="ReqtifyAltR"/>
      </w:pPr>
      <w:r w:rsidRPr="008334E2">
        <w:t>[iTC_CC_ATP-SwRS-0</w:t>
      </w:r>
      <w:r>
        <w:rPr>
          <w:rFonts w:hint="eastAsia"/>
        </w:rPr>
        <w:t>735</w:t>
      </w:r>
      <w:r w:rsidRPr="008334E2">
        <w:t>]</w:t>
      </w:r>
    </w:p>
    <w:p w:rsidR="000509C9" w:rsidP="00C93484" w:rsidRDefault="000509C9">
      <w:pPr>
        <w:pStyle w:val="Reqtify"/>
      </w:pPr>
      <w:bookmarkStart w:name="StartBrakingMovementMin" w:id="4535"/>
      <w:r w:rsidRPr="000509C9">
        <w:rPr>
          <w:rStyle w:val="aff2"/>
        </w:rPr>
        <w:t>StartBrakingMovementMin</w:t>
      </w:r>
      <w:bookmarkEnd w:id="4535"/>
      <w:r w:rsidRPr="00062AD1">
        <w:rPr>
          <w:rFonts w:hint="eastAsia"/>
        </w:rPr>
        <w:t>，</w:t>
      </w:r>
      <w:r>
        <w:rPr>
          <w:rFonts w:hint="eastAsia"/>
        </w:rPr>
        <w:t>记录由</w:t>
      </w:r>
      <w:r w:rsidRPr="00CB6CF8">
        <w:rPr>
          <w:rStyle w:val="aff1"/>
          <w:rFonts w:hint="eastAsia"/>
        </w:rPr>
        <w:t>COASTING</w:t>
      </w:r>
      <w:r>
        <w:rPr>
          <w:rFonts w:hint="eastAsia"/>
        </w:rPr>
        <w:t>进入</w:t>
      </w:r>
      <w:r w:rsidRPr="00CB6CF8">
        <w:rPr>
          <w:rStyle w:val="aff1"/>
          <w:rFonts w:hint="eastAsia"/>
        </w:rPr>
        <w:t>BRAKING</w:t>
      </w:r>
      <w:r>
        <w:rPr>
          <w:rFonts w:hint="eastAsia"/>
        </w:rPr>
        <w:t>，</w:t>
      </w:r>
      <w:r w:rsidRPr="00CB6CF8">
        <w:rPr>
          <w:rStyle w:val="aff1"/>
          <w:rFonts w:hint="eastAsia"/>
        </w:rPr>
        <w:t>COASTING</w:t>
      </w:r>
      <w:r>
        <w:rPr>
          <w:rFonts w:hint="eastAsia"/>
        </w:rPr>
        <w:t>进入</w:t>
      </w:r>
      <w:r>
        <w:rPr>
          <w:rStyle w:val="aff1"/>
          <w:rFonts w:hint="eastAsia"/>
        </w:rPr>
        <w:t>SLIDING</w:t>
      </w:r>
      <w:r>
        <w:rPr>
          <w:rFonts w:hint="eastAsia"/>
        </w:rPr>
        <w:t>，</w:t>
      </w:r>
      <w:r w:rsidRPr="007F6855">
        <w:rPr>
          <w:rFonts w:hint="eastAsia"/>
        </w:rPr>
        <w:t>或者</w:t>
      </w:r>
      <w:r w:rsidRPr="00CB6CF8">
        <w:rPr>
          <w:rStyle w:val="aff1"/>
          <w:rFonts w:hint="eastAsia"/>
        </w:rPr>
        <w:t>BRAKING</w:t>
      </w:r>
      <w:r>
        <w:rPr>
          <w:rFonts w:hint="eastAsia"/>
        </w:rPr>
        <w:t>进入</w:t>
      </w:r>
      <w:r w:rsidRPr="007F6855">
        <w:rPr>
          <w:rStyle w:val="aff1"/>
        </w:rPr>
        <w:t>SLIDING</w:t>
      </w:r>
      <w:r>
        <w:rPr>
          <w:rFonts w:hint="eastAsia"/>
        </w:rPr>
        <w:t>状态时的最小位移。</w:t>
      </w:r>
    </w:p>
    <w:p w:rsidR="000509C9" w:rsidP="00C93484" w:rsidRDefault="000509C9">
      <w:pPr>
        <w:pStyle w:val="Reqtify"/>
      </w:pPr>
      <w:r>
        <w:rPr>
          <w:rFonts w:hint="eastAsia"/>
        </w:rPr>
        <w:t xml:space="preserve">ATP records the minimum movement when the state </w:t>
      </w:r>
      <w:r>
        <w:t>transferring</w:t>
      </w:r>
      <w:r>
        <w:rPr>
          <w:rFonts w:hint="eastAsia"/>
        </w:rPr>
        <w:t xml:space="preserve"> from </w:t>
      </w:r>
      <w:r w:rsidRPr="00CA6D0C">
        <w:rPr>
          <w:rStyle w:val="aff1"/>
          <w:rFonts w:hint="eastAsia"/>
        </w:rPr>
        <w:t>COASTING</w:t>
      </w:r>
      <w:r>
        <w:rPr>
          <w:rFonts w:hint="eastAsia"/>
        </w:rPr>
        <w:t xml:space="preserve"> to </w:t>
      </w:r>
      <w:r w:rsidRPr="00CA6D0C">
        <w:rPr>
          <w:rStyle w:val="aff1"/>
          <w:rFonts w:hint="eastAsia"/>
        </w:rPr>
        <w:t>BRAKING</w:t>
      </w:r>
      <w:r>
        <w:rPr>
          <w:rFonts w:hint="eastAsia"/>
        </w:rPr>
        <w:t xml:space="preserve"> or </w:t>
      </w:r>
      <w:r w:rsidRPr="00CA6D0C">
        <w:rPr>
          <w:rStyle w:val="aff1"/>
          <w:rFonts w:hint="eastAsia"/>
        </w:rPr>
        <w:t>SLIDING</w:t>
      </w:r>
      <w:r>
        <w:rPr>
          <w:rFonts w:hint="eastAsia"/>
        </w:rPr>
        <w:t xml:space="preserve">, or from </w:t>
      </w:r>
      <w:r w:rsidRPr="00B60413">
        <w:rPr>
          <w:rStyle w:val="aff1"/>
          <w:rFonts w:hint="eastAsia"/>
        </w:rPr>
        <w:t>BRAKING</w:t>
      </w:r>
      <w:r>
        <w:rPr>
          <w:rFonts w:hint="eastAsia"/>
        </w:rPr>
        <w:t xml:space="preserve"> to </w:t>
      </w:r>
      <w:r w:rsidRPr="00B60413">
        <w:rPr>
          <w:rStyle w:val="aff1"/>
          <w:rFonts w:hint="eastAsia"/>
        </w:rPr>
        <w:t>SLIDING</w:t>
      </w:r>
      <w:r>
        <w:rPr>
          <w:rFonts w:hint="eastAsia"/>
        </w:rPr>
        <w:t>.</w:t>
      </w:r>
    </w:p>
    <w:p w:rsidR="007A3429" w:rsidP="007A3429" w:rsidRDefault="007A3429">
      <w:pPr>
        <w:pStyle w:val="af7"/>
      </w:pPr>
      <w:r>
        <w:t xml:space="preserve">def </w:t>
      </w:r>
      <w:hyperlink w:history="1" w:anchor="StartBrakingMovementMin">
        <w:r>
          <w:rPr>
            <w:rStyle w:val="ac"/>
          </w:rPr>
          <w:t>StartBrakingMovementMin</w:t>
        </w:r>
      </w:hyperlink>
      <w:r>
        <w:t>(k):</w:t>
      </w:r>
    </w:p>
    <w:p w:rsidR="00FC0E7E" w:rsidP="007A3429" w:rsidRDefault="007A3429">
      <w:pPr>
        <w:pStyle w:val="af7"/>
      </w:pPr>
      <w:r>
        <w:t xml:space="preserve">    if (Initialization</w:t>
      </w:r>
    </w:p>
    <w:p w:rsidR="007A3429" w:rsidP="007A3429" w:rsidRDefault="00FC0E7E">
      <w:pPr>
        <w:pStyle w:val="af7"/>
      </w:pPr>
      <w:r>
        <w:rPr>
          <w:rFonts w:hint="eastAsia"/>
        </w:rPr>
        <w:t xml:space="preserve">        or </w:t>
      </w:r>
      <w:hyperlink w:history="1" w:anchor="OdometerState">
        <w:r>
          <w:rPr>
            <w:rStyle w:val="ac"/>
          </w:rPr>
          <w:t>OdometerState</w:t>
        </w:r>
      </w:hyperlink>
      <w:r w:rsidRPr="00634120">
        <w:t>(k</w:t>
      </w:r>
      <w:r>
        <w:rPr>
          <w:rFonts w:hint="eastAsia"/>
        </w:rPr>
        <w:t>-1</w:t>
      </w:r>
      <w:r w:rsidRPr="00634120">
        <w:t xml:space="preserve">) </w:t>
      </w:r>
      <w:r>
        <w:rPr>
          <w:rFonts w:hint="eastAsia"/>
        </w:rPr>
        <w:t>is not</w:t>
      </w:r>
      <w:r w:rsidRPr="00634120">
        <w:t xml:space="preserve"> </w:t>
      </w:r>
      <w:r>
        <w:rPr>
          <w:rStyle w:val="aff1"/>
        </w:rPr>
        <w:t>INITIALIZED</w:t>
      </w:r>
    </w:p>
    <w:p w:rsidR="007A3429" w:rsidP="007A3429" w:rsidRDefault="007A3429">
      <w:pPr>
        <w:pStyle w:val="af7"/>
      </w:pPr>
      <w:r>
        <w:t xml:space="preserve">        or (</w:t>
      </w:r>
      <w:hyperlink w:history="1" w:anchor="MotionOverEstimationState">
        <w:r>
          <w:rPr>
            <w:rStyle w:val="ac"/>
          </w:rPr>
          <w:t>MotionOverEstimationState</w:t>
        </w:r>
      </w:hyperlink>
      <w:r>
        <w:t xml:space="preserve">(k) is </w:t>
      </w:r>
      <w:r w:rsidRPr="00D51236">
        <w:rPr>
          <w:rStyle w:val="aff1"/>
        </w:rPr>
        <w:t>COASTING</w:t>
      </w:r>
      <w:r>
        <w:t>)):</w:t>
      </w:r>
    </w:p>
    <w:p w:rsidR="007A3429" w:rsidP="007A3429" w:rsidRDefault="007A3429">
      <w:pPr>
        <w:pStyle w:val="af7"/>
      </w:pPr>
      <w:r>
        <w:t xml:space="preserve">        return 0</w:t>
      </w:r>
    </w:p>
    <w:p w:rsidR="007A3429" w:rsidP="007A3429" w:rsidRDefault="007A3429">
      <w:pPr>
        <w:pStyle w:val="af7"/>
      </w:pPr>
      <w:r>
        <w:t xml:space="preserve">    elif ((</w:t>
      </w:r>
      <w:hyperlink w:history="1" w:anchor="MotionOverEstimationState">
        <w:r>
          <w:rPr>
            <w:rStyle w:val="ac"/>
          </w:rPr>
          <w:t>MotionOverEstimationState</w:t>
        </w:r>
      </w:hyperlink>
      <w:r>
        <w:t xml:space="preserve">(k-1) is </w:t>
      </w:r>
      <w:r w:rsidRPr="00D51236">
        <w:rPr>
          <w:rStyle w:val="aff1"/>
        </w:rPr>
        <w:t>COASTING</w:t>
      </w:r>
    </w:p>
    <w:p w:rsidR="007A3429" w:rsidP="007A3429" w:rsidRDefault="007A3429">
      <w:pPr>
        <w:pStyle w:val="af7"/>
      </w:pPr>
      <w:r>
        <w:t xml:space="preserve">          </w:t>
      </w:r>
      <w:r>
        <w:rPr>
          <w:rFonts w:hint="eastAsia"/>
        </w:rPr>
        <w:t xml:space="preserve">   </w:t>
      </w:r>
      <w:r>
        <w:t xml:space="preserve">and </w:t>
      </w:r>
      <w:hyperlink w:history="1" w:anchor="MotionOverEstimationState">
        <w:r>
          <w:rPr>
            <w:rStyle w:val="ac"/>
          </w:rPr>
          <w:t>MotionOverEstimationState</w:t>
        </w:r>
      </w:hyperlink>
      <w:r>
        <w:t xml:space="preserve">(k) is </w:t>
      </w:r>
      <w:r w:rsidRPr="00D51236">
        <w:rPr>
          <w:rStyle w:val="aff1"/>
        </w:rPr>
        <w:t>BRAKING</w:t>
      </w:r>
      <w:r>
        <w:t>)</w:t>
      </w:r>
    </w:p>
    <w:p w:rsidR="007A3429" w:rsidP="007A3429" w:rsidRDefault="007A3429">
      <w:pPr>
        <w:pStyle w:val="af7"/>
      </w:pPr>
      <w:r>
        <w:rPr>
          <w:rFonts w:hint="eastAsia"/>
        </w:rPr>
        <w:t xml:space="preserve">           or (</w:t>
      </w:r>
      <w:hyperlink w:history="1" w:anchor="MotionOverEstimationState">
        <w:r>
          <w:rPr>
            <w:rStyle w:val="ac"/>
          </w:rPr>
          <w:t>MotionOverEstimationState</w:t>
        </w:r>
      </w:hyperlink>
      <w:r>
        <w:t xml:space="preserve">(k-1) is </w:t>
      </w:r>
      <w:r w:rsidRPr="00D51236">
        <w:rPr>
          <w:rStyle w:val="aff1"/>
        </w:rPr>
        <w:t>COASTING</w:t>
      </w:r>
    </w:p>
    <w:p w:rsidR="007A3429" w:rsidP="007A3429" w:rsidRDefault="007A3429">
      <w:pPr>
        <w:pStyle w:val="af7"/>
      </w:pPr>
      <w:r>
        <w:t xml:space="preserve">               </w:t>
      </w:r>
      <w:r>
        <w:rPr>
          <w:rFonts w:hint="eastAsia"/>
        </w:rPr>
        <w:t>and</w:t>
      </w:r>
      <w:r>
        <w:t xml:space="preserve"> </w:t>
      </w:r>
      <w:hyperlink w:history="1" w:anchor="MotionOverEstimationState">
        <w:r>
          <w:rPr>
            <w:rStyle w:val="ac"/>
          </w:rPr>
          <w:t>MotionOverEstimationState</w:t>
        </w:r>
      </w:hyperlink>
      <w:r>
        <w:t xml:space="preserve">(k) is </w:t>
      </w:r>
      <w:r w:rsidRPr="00D51236">
        <w:rPr>
          <w:rStyle w:val="aff1"/>
        </w:rPr>
        <w:t>SLIDING</w:t>
      </w:r>
      <w:r>
        <w:t>)</w:t>
      </w:r>
    </w:p>
    <w:p w:rsidR="007A3429" w:rsidP="007A3429" w:rsidRDefault="007A3429">
      <w:pPr>
        <w:pStyle w:val="af7"/>
      </w:pPr>
      <w:r>
        <w:rPr>
          <w:rFonts w:hint="eastAsia"/>
        </w:rPr>
        <w:t xml:space="preserve">           or (</w:t>
      </w:r>
      <w:hyperlink w:history="1" w:anchor="MotionOverEstimationState">
        <w:r>
          <w:rPr>
            <w:rStyle w:val="ac"/>
          </w:rPr>
          <w:t>MotionOverEstimationState</w:t>
        </w:r>
      </w:hyperlink>
      <w:r>
        <w:t>(k</w:t>
      </w:r>
      <w:r>
        <w:rPr>
          <w:rFonts w:hint="eastAsia"/>
        </w:rPr>
        <w:t>-1</w:t>
      </w:r>
      <w:r>
        <w:t xml:space="preserve">) is </w:t>
      </w:r>
      <w:r w:rsidRPr="00D51236">
        <w:rPr>
          <w:rStyle w:val="aff1"/>
        </w:rPr>
        <w:t>BRAKING</w:t>
      </w:r>
    </w:p>
    <w:p w:rsidR="007A3429" w:rsidP="007A3429" w:rsidRDefault="007A3429">
      <w:pPr>
        <w:pStyle w:val="af7"/>
      </w:pPr>
      <w:r>
        <w:rPr>
          <w:rFonts w:hint="eastAsia"/>
        </w:rPr>
        <w:t xml:space="preserve">                and </w:t>
      </w:r>
      <w:hyperlink w:history="1" w:anchor="MotionOverEstimationState">
        <w:r>
          <w:rPr>
            <w:rStyle w:val="ac"/>
          </w:rPr>
          <w:t>MotionOverEstimationState</w:t>
        </w:r>
      </w:hyperlink>
      <w:r>
        <w:t xml:space="preserve">(k) is </w:t>
      </w:r>
      <w:r w:rsidRPr="00D51236">
        <w:rPr>
          <w:rStyle w:val="aff1"/>
        </w:rPr>
        <w:t>SLIDING</w:t>
      </w:r>
      <w:r>
        <w:t>)):</w:t>
      </w:r>
    </w:p>
    <w:p w:rsidR="007A3429" w:rsidP="007A3429" w:rsidRDefault="007A3429">
      <w:pPr>
        <w:pStyle w:val="af7"/>
      </w:pPr>
      <w:r>
        <w:t xml:space="preserve">        return </w:t>
      </w:r>
      <w:hyperlink w:history="1" w:anchor="MinimumTrainMotion">
        <w:r>
          <w:rPr>
            <w:rStyle w:val="ac"/>
          </w:rPr>
          <w:t>MinimumTrainMotion</w:t>
        </w:r>
      </w:hyperlink>
      <w:r>
        <w:t>(k-1)</w:t>
      </w:r>
    </w:p>
    <w:p w:rsidR="007A3429" w:rsidP="007A3429" w:rsidRDefault="007A3429">
      <w:pPr>
        <w:pStyle w:val="af7"/>
      </w:pPr>
      <w:r>
        <w:t xml:space="preserve">    else:</w:t>
      </w:r>
    </w:p>
    <w:p w:rsidRPr="00256C81" w:rsidR="007A3429" w:rsidP="007A3429" w:rsidRDefault="007A3429">
      <w:pPr>
        <w:pStyle w:val="af7"/>
      </w:pPr>
      <w:r>
        <w:t xml:space="preserve">        return </w:t>
      </w:r>
      <w:hyperlink w:history="1" w:anchor="StartBrakingMovementMin">
        <w:r>
          <w:rPr>
            <w:rStyle w:val="ac"/>
          </w:rPr>
          <w:t>StartBrakingMovementMin</w:t>
        </w:r>
      </w:hyperlink>
      <w:r>
        <w:t>(k-1)</w:t>
      </w:r>
    </w:p>
    <w:p w:rsidRPr="008A1414" w:rsidR="000509C9" w:rsidP="000509C9" w:rsidRDefault="000509C9">
      <w:pPr>
        <w:pStyle w:val="ReqtifyAltQ"/>
      </w:pPr>
      <w:r w:rsidRPr="008A1414">
        <w:t>#Category=Functional</w:t>
      </w:r>
    </w:p>
    <w:p w:rsidRPr="008A1414" w:rsidR="000509C9" w:rsidP="000509C9" w:rsidRDefault="000509C9">
      <w:pPr>
        <w:pStyle w:val="ReqtifyAltQ"/>
      </w:pPr>
      <w:r w:rsidRPr="008A1414">
        <w:t>#Contribution</w:t>
      </w:r>
      <w:r>
        <w:t>=SIL4</w:t>
      </w:r>
    </w:p>
    <w:p w:rsidR="009328EA" w:rsidP="000509C9" w:rsidRDefault="000509C9">
      <w:pPr>
        <w:pStyle w:val="ReqtifyAltQ"/>
        <w:rPr>
          <w:ins w:author="常鸣" w:date="2014-07-03T14:27:00Z" w:id="4536"/>
        </w:rPr>
      </w:pPr>
      <w:del w:author="常鸣" w:date="2014-07-03T14:27:00Z" w:id="4537">
        <w:r w:rsidRPr="008A1414" w:rsidDel="009328EA">
          <w:delText>#S</w:delText>
        </w:r>
      </w:del>
      <w:ins w:author="常鸣" w:date="2014-07-03T14:27:00Z" w:id="4538">
        <w:r w:rsidR="009328EA">
          <w:t>#Allocation=ATP Software</w:t>
        </w:r>
      </w:ins>
    </w:p>
    <w:p w:rsidRPr="008A1414" w:rsidR="000509C9" w:rsidP="000509C9" w:rsidRDefault="009328EA">
      <w:pPr>
        <w:pStyle w:val="ReqtifyAltQ"/>
      </w:pPr>
      <w:ins w:author="常鸣" w:date="2014-07-03T14:27:00Z" w:id="4539">
        <w:r>
          <w:t>#S</w:t>
        </w:r>
      </w:ins>
      <w:r w:rsidRPr="008A1414" w:rsidR="000509C9">
        <w:t>ource=</w:t>
      </w:r>
      <w:r w:rsidRPr="003D2990" w:rsidR="000509C9">
        <w:t>[iTC_CC-SyAD-</w:t>
      </w:r>
      <w:r w:rsidRPr="003D2990" w:rsidR="000509C9">
        <w:rPr>
          <w:rFonts w:hint="eastAsia"/>
        </w:rPr>
        <w:t>0</w:t>
      </w:r>
      <w:r w:rsidR="000509C9">
        <w:rPr>
          <w:rFonts w:hint="eastAsia"/>
        </w:rPr>
        <w:t>148</w:t>
      </w:r>
      <w:r w:rsidRPr="003D2990" w:rsidR="000509C9">
        <w:rPr>
          <w:rFonts w:hint="eastAsia"/>
        </w:rPr>
        <w:t>]</w:t>
      </w:r>
    </w:p>
    <w:p w:rsidRPr="008A1414" w:rsidR="000509C9" w:rsidP="000509C9" w:rsidRDefault="000509C9">
      <w:pPr>
        <w:pStyle w:val="ReqtifyAltQ"/>
      </w:pPr>
      <w:r w:rsidRPr="008A1414">
        <w:t>[End]</w:t>
      </w:r>
    </w:p>
    <w:p w:rsidR="000509C9" w:rsidP="00C93484" w:rsidRDefault="000509C9">
      <w:pPr>
        <w:pStyle w:val="Reqtify"/>
      </w:pPr>
    </w:p>
    <w:p w:rsidR="000509C9" w:rsidP="00C93484" w:rsidRDefault="000509C9">
      <w:pPr>
        <w:pStyle w:val="Reqtify"/>
      </w:pPr>
    </w:p>
    <w:p w:rsidR="000509C9" w:rsidP="000509C9" w:rsidRDefault="000509C9">
      <w:pPr>
        <w:pStyle w:val="ReqtifyAltR"/>
      </w:pPr>
      <w:r>
        <w:t>[iTC_CC_ATP-SwRS-0</w:t>
      </w:r>
      <w:r>
        <w:rPr>
          <w:rFonts w:hint="eastAsia"/>
        </w:rPr>
        <w:t>787</w:t>
      </w:r>
      <w:r>
        <w:t>]</w:t>
      </w:r>
    </w:p>
    <w:p w:rsidRPr="008334E2" w:rsidR="000509C9" w:rsidP="00C93484" w:rsidRDefault="000509C9">
      <w:pPr>
        <w:pStyle w:val="Reqtify"/>
      </w:pPr>
      <w:bookmarkStart w:name="OverestimatedMotionMin" w:id="4540"/>
      <w:r w:rsidRPr="00A15FD7">
        <w:rPr>
          <w:rStyle w:val="aff2"/>
          <w:rFonts w:hint="eastAsia"/>
        </w:rPr>
        <w:lastRenderedPageBreak/>
        <w:t>OverestimatedMotionM</w:t>
      </w:r>
      <w:r>
        <w:rPr>
          <w:rStyle w:val="aff2"/>
          <w:rFonts w:hint="eastAsia"/>
        </w:rPr>
        <w:t>in</w:t>
      </w:r>
      <w:bookmarkEnd w:id="4540"/>
      <w:r>
        <w:rPr>
          <w:rFonts w:hint="eastAsia"/>
        </w:rPr>
        <w:t>，根据打滑状态机，对里程计测得的最小位移进行补偿。</w:t>
      </w:r>
    </w:p>
    <w:p w:rsidR="000509C9" w:rsidP="00FA0FBB" w:rsidRDefault="000509C9">
      <w:pPr>
        <w:pStyle w:val="AltX"/>
      </w:pPr>
      <w:r>
        <w:rPr>
          <w:rFonts w:hint="eastAsia"/>
        </w:rPr>
        <w:t>在</w:t>
      </w:r>
      <w:r w:rsidRPr="00E038D4">
        <w:rPr>
          <w:rStyle w:val="aff1"/>
          <w:rFonts w:hint="eastAsia"/>
        </w:rPr>
        <w:t>BRAKING</w:t>
      </w:r>
      <w:r>
        <w:rPr>
          <w:rFonts w:hint="eastAsia"/>
        </w:rPr>
        <w:t>或</w:t>
      </w:r>
      <w:r w:rsidRPr="00E038D4">
        <w:rPr>
          <w:rStyle w:val="aff1"/>
          <w:rFonts w:hint="eastAsia"/>
        </w:rPr>
        <w:t>SLIDING</w:t>
      </w:r>
      <w:r>
        <w:rPr>
          <w:rFonts w:hint="eastAsia"/>
        </w:rPr>
        <w:t>状态时，由于车辆</w:t>
      </w:r>
      <w:r>
        <w:rPr>
          <w:rFonts w:hint="eastAsia"/>
        </w:rPr>
        <w:t>ABS</w:t>
      </w:r>
      <w:r>
        <w:rPr>
          <w:rFonts w:hint="eastAsia"/>
        </w:rPr>
        <w:t>的作用，会在瞬间释放制动而使得转速突然增大，可能接近但不会大于进入制动状态时刻的速度。而由于获取里程计读值有</w:t>
      </w:r>
      <w:r>
        <w:rPr>
          <w:rFonts w:hint="eastAsia"/>
        </w:rPr>
        <w:t>1</w:t>
      </w:r>
      <w:r>
        <w:rPr>
          <w:rFonts w:hint="eastAsia"/>
        </w:rPr>
        <w:t>个齿的采样误差，在该误差的作用下，可能会使得测得位移大于进入制动状态时刻的位移，即出现测得车轮最小位移大于列车最大位移的情形。为防止这种情况，需要对列车最小位移进行调整，即始终使用进入制动状态时刻与测得车轮最小位移中绝对值较小的一个。</w:t>
      </w:r>
    </w:p>
    <w:p w:rsidR="000509C9" w:rsidP="00FA0FBB" w:rsidRDefault="000509C9">
      <w:pPr>
        <w:pStyle w:val="AltX"/>
      </w:pPr>
      <w:r>
        <w:rPr>
          <w:rFonts w:hint="eastAsia"/>
        </w:rPr>
        <w:t>其他情况，无需补偿，使用测得位移。</w:t>
      </w:r>
    </w:p>
    <w:p w:rsidRPr="00972331" w:rsidR="000509C9" w:rsidP="00C93484" w:rsidRDefault="000509C9">
      <w:pPr>
        <w:pStyle w:val="Reqtify"/>
      </w:pPr>
    </w:p>
    <w:p w:rsidR="007A3429" w:rsidP="007A3429" w:rsidRDefault="007A3429">
      <w:pPr>
        <w:pStyle w:val="af7"/>
      </w:pPr>
      <w:r w:rsidRPr="00D2644D">
        <w:t xml:space="preserve">def </w:t>
      </w:r>
      <w:hyperlink w:history="1" w:anchor="OverstimatedMotionMin">
        <w:r w:rsidRPr="00D2644D">
          <w:rPr>
            <w:rStyle w:val="ac"/>
          </w:rPr>
          <w:t>OverstimatedMotionMin</w:t>
        </w:r>
      </w:hyperlink>
      <w:r w:rsidRPr="00D2644D">
        <w:t>(k):</w:t>
      </w:r>
    </w:p>
    <w:p w:rsidRPr="00D2644D" w:rsidR="007A3429" w:rsidP="007A3429" w:rsidRDefault="007A3429">
      <w:pPr>
        <w:pStyle w:val="af7"/>
      </w:pPr>
      <w:r>
        <w:rPr>
          <w:rFonts w:hint="eastAsia"/>
        </w:rPr>
        <w:t xml:space="preserve">    </w:t>
      </w:r>
      <w:r w:rsidRPr="00D2644D">
        <w:t>if (sign(</w:t>
      </w:r>
      <w:hyperlink w:history="1" w:anchor="StartBrakingMovementMin">
        <w:r>
          <w:rPr>
            <w:rStyle w:val="ac"/>
          </w:rPr>
          <w:t>StartBrakingMovementMin</w:t>
        </w:r>
      </w:hyperlink>
      <w:r w:rsidRPr="00D2644D">
        <w:t>(k)) == sign(</w:t>
      </w:r>
      <w:hyperlink w:history="1" w:anchor="WheelMinimumMovement">
        <w:r w:rsidRPr="006B745B">
          <w:rPr>
            <w:rStyle w:val="ac"/>
          </w:rPr>
          <w:t>WheelMinimumMovement</w:t>
        </w:r>
      </w:hyperlink>
      <w:r w:rsidRPr="00D2644D">
        <w:t>(k)</w:t>
      </w:r>
      <w:r>
        <w:rPr>
          <w:rFonts w:hint="eastAsia"/>
        </w:rPr>
        <w:t>)</w:t>
      </w:r>
    </w:p>
    <w:p w:rsidRPr="00D2644D" w:rsidR="007A3429" w:rsidP="007A3429" w:rsidRDefault="007A3429">
      <w:pPr>
        <w:pStyle w:val="af7"/>
      </w:pPr>
      <w:r w:rsidRPr="00D2644D">
        <w:t xml:space="preserve">          and (</w:t>
      </w:r>
      <w:hyperlink w:history="1" w:anchor="MotionOverEstimationState">
        <w:r w:rsidRPr="006B745B">
          <w:rPr>
            <w:rStyle w:val="ac"/>
          </w:rPr>
          <w:t>MotionOverEstimationState</w:t>
        </w:r>
      </w:hyperlink>
      <w:r w:rsidRPr="006B745B">
        <w:t xml:space="preserve"> </w:t>
      </w:r>
      <w:r w:rsidRPr="00D2644D">
        <w:t xml:space="preserve">(k) is </w:t>
      </w:r>
      <w:r w:rsidRPr="006B745B">
        <w:rPr>
          <w:rStyle w:val="aff1"/>
        </w:rPr>
        <w:t>BRAKING</w:t>
      </w:r>
    </w:p>
    <w:p w:rsidRPr="00D2644D" w:rsidR="007A3429" w:rsidP="007A3429" w:rsidRDefault="007A3429">
      <w:pPr>
        <w:pStyle w:val="af7"/>
      </w:pPr>
      <w:r w:rsidRPr="00D2644D">
        <w:t xml:space="preserve">               or </w:t>
      </w:r>
      <w:hyperlink w:history="1" w:anchor="MotionOverEstimationState">
        <w:r w:rsidRPr="006B745B">
          <w:rPr>
            <w:rStyle w:val="ac"/>
          </w:rPr>
          <w:t>MotionOverEstimationState</w:t>
        </w:r>
      </w:hyperlink>
      <w:r w:rsidRPr="006B745B">
        <w:t xml:space="preserve"> </w:t>
      </w:r>
      <w:r w:rsidRPr="00D2644D">
        <w:t xml:space="preserve">(k) is </w:t>
      </w:r>
      <w:r w:rsidRPr="006B745B">
        <w:rPr>
          <w:rStyle w:val="aff1"/>
        </w:rPr>
        <w:t>SLIDING</w:t>
      </w:r>
      <w:r w:rsidRPr="00D2644D">
        <w:t>)):</w:t>
      </w:r>
    </w:p>
    <w:p w:rsidRPr="00D2644D" w:rsidR="007A3429" w:rsidP="007A3429" w:rsidRDefault="007A3429">
      <w:pPr>
        <w:pStyle w:val="af7"/>
      </w:pPr>
      <w:r w:rsidRPr="00D2644D">
        <w:t xml:space="preserve">        if (</w:t>
      </w:r>
      <w:hyperlink w:history="1" w:anchor="StartBrakingMovementMin">
        <w:r>
          <w:rPr>
            <w:rStyle w:val="ac"/>
          </w:rPr>
          <w:t>StartBrakingMovementMin</w:t>
        </w:r>
      </w:hyperlink>
      <w:r w:rsidRPr="00D2644D">
        <w:t>(k) &gt;= 0):</w:t>
      </w:r>
    </w:p>
    <w:p w:rsidRPr="00D2644D" w:rsidR="007A3429" w:rsidP="007A3429" w:rsidRDefault="007A3429">
      <w:pPr>
        <w:pStyle w:val="af7"/>
      </w:pPr>
      <w:r w:rsidRPr="00D2644D">
        <w:t xml:space="preserve">            return min(</w:t>
      </w:r>
      <w:hyperlink w:history="1" w:anchor="StartBrakingMovementMin">
        <w:r>
          <w:rPr>
            <w:rStyle w:val="ac"/>
          </w:rPr>
          <w:t>StartBrakingMovementMin</w:t>
        </w:r>
      </w:hyperlink>
      <w:r w:rsidRPr="00D2644D">
        <w:t xml:space="preserve">(k), </w:t>
      </w:r>
      <w:hyperlink w:history="1" w:anchor="WheelMinimumMovement">
        <w:r w:rsidRPr="006B745B">
          <w:rPr>
            <w:rStyle w:val="ac"/>
          </w:rPr>
          <w:t>WheelMinimumMovement</w:t>
        </w:r>
      </w:hyperlink>
      <w:r w:rsidRPr="00D2644D">
        <w:t>(k))</w:t>
      </w:r>
    </w:p>
    <w:p w:rsidRPr="00D2644D" w:rsidR="007A3429" w:rsidP="007A3429" w:rsidRDefault="007A3429">
      <w:pPr>
        <w:pStyle w:val="af7"/>
      </w:pPr>
      <w:r w:rsidRPr="00D2644D">
        <w:t xml:space="preserve">        else:</w:t>
      </w:r>
    </w:p>
    <w:p w:rsidRPr="00D2644D" w:rsidR="007A3429" w:rsidP="007A3429" w:rsidRDefault="007A3429">
      <w:pPr>
        <w:pStyle w:val="af7"/>
      </w:pPr>
      <w:r w:rsidRPr="00D2644D">
        <w:t xml:space="preserve">            return (-1 * min(abs(</w:t>
      </w:r>
      <w:hyperlink w:history="1" w:anchor="StartBrakingMovementMin">
        <w:r>
          <w:rPr>
            <w:rStyle w:val="ac"/>
          </w:rPr>
          <w:t>StartBrakingMovementMin</w:t>
        </w:r>
      </w:hyperlink>
      <w:r w:rsidRPr="00D2644D">
        <w:t>(k)), abs(</w:t>
      </w:r>
      <w:hyperlink w:history="1" w:anchor="WheelMinimumMovement">
        <w:r w:rsidRPr="006B745B">
          <w:rPr>
            <w:rStyle w:val="ac"/>
          </w:rPr>
          <w:t>WheelMinimumMovement</w:t>
        </w:r>
      </w:hyperlink>
      <w:r w:rsidRPr="00D2644D">
        <w:t>(k))))</w:t>
      </w:r>
    </w:p>
    <w:p w:rsidRPr="00D2644D" w:rsidR="007A3429" w:rsidP="007A3429" w:rsidRDefault="007A3429">
      <w:pPr>
        <w:pStyle w:val="af7"/>
      </w:pPr>
      <w:r w:rsidRPr="00D2644D">
        <w:t xml:space="preserve">    else:</w:t>
      </w:r>
    </w:p>
    <w:p w:rsidR="007A3429" w:rsidP="007A3429" w:rsidRDefault="007A3429">
      <w:pPr>
        <w:pStyle w:val="af7"/>
      </w:pPr>
      <w:r w:rsidRPr="00D2644D">
        <w:t xml:space="preserve">        return </w:t>
      </w:r>
      <w:hyperlink w:history="1" w:anchor="WheelMinimumMovement">
        <w:r w:rsidRPr="006B745B">
          <w:rPr>
            <w:rStyle w:val="ac"/>
          </w:rPr>
          <w:t>WheelMinimumMovement</w:t>
        </w:r>
      </w:hyperlink>
      <w:r w:rsidRPr="00D2644D">
        <w:t>(k)</w:t>
      </w:r>
    </w:p>
    <w:p w:rsidRPr="008A1414" w:rsidR="000509C9" w:rsidP="000509C9" w:rsidRDefault="000509C9">
      <w:pPr>
        <w:pStyle w:val="ReqtifyAltQ"/>
      </w:pPr>
      <w:r w:rsidRPr="008A1414">
        <w:t>#Category=Functional</w:t>
      </w:r>
    </w:p>
    <w:p w:rsidRPr="008A1414" w:rsidR="000509C9" w:rsidP="000509C9" w:rsidRDefault="000509C9">
      <w:pPr>
        <w:pStyle w:val="ReqtifyAltQ"/>
      </w:pPr>
      <w:r w:rsidRPr="008A1414">
        <w:t>#Contribution</w:t>
      </w:r>
      <w:r>
        <w:t>=SIL4</w:t>
      </w:r>
    </w:p>
    <w:p w:rsidR="009328EA" w:rsidP="000509C9" w:rsidRDefault="000509C9">
      <w:pPr>
        <w:pStyle w:val="ReqtifyAltQ"/>
        <w:rPr>
          <w:ins w:author="常鸣" w:date="2014-07-03T14:27:00Z" w:id="4541"/>
        </w:rPr>
      </w:pPr>
      <w:del w:author="常鸣" w:date="2014-07-03T14:27:00Z" w:id="4542">
        <w:r w:rsidRPr="008A1414" w:rsidDel="009328EA">
          <w:delText>#S</w:delText>
        </w:r>
      </w:del>
      <w:ins w:author="常鸣" w:date="2014-07-03T14:27:00Z" w:id="4543">
        <w:r w:rsidR="009328EA">
          <w:t>#Allocation=ATP Software</w:t>
        </w:r>
      </w:ins>
    </w:p>
    <w:p w:rsidRPr="008A1414" w:rsidR="000509C9" w:rsidP="000509C9" w:rsidRDefault="009328EA">
      <w:pPr>
        <w:pStyle w:val="ReqtifyAltQ"/>
      </w:pPr>
      <w:ins w:author="常鸣" w:date="2014-07-03T14:27:00Z" w:id="4544">
        <w:r>
          <w:t>#S</w:t>
        </w:r>
      </w:ins>
      <w:r w:rsidRPr="008A1414" w:rsidR="000509C9">
        <w:t>ource=</w:t>
      </w:r>
      <w:r w:rsidRPr="003D2990" w:rsidR="000509C9">
        <w:t>[iTC_CC-SyAD-</w:t>
      </w:r>
      <w:r w:rsidRPr="003D2990" w:rsidR="000509C9">
        <w:rPr>
          <w:rFonts w:hint="eastAsia"/>
        </w:rPr>
        <w:t>0</w:t>
      </w:r>
      <w:r w:rsidR="000509C9">
        <w:rPr>
          <w:rFonts w:hint="eastAsia"/>
        </w:rPr>
        <w:t>131</w:t>
      </w:r>
      <w:r w:rsidRPr="003D2990" w:rsidR="000509C9">
        <w:rPr>
          <w:rFonts w:hint="eastAsia"/>
        </w:rPr>
        <w:t>]</w:t>
      </w:r>
      <w:r w:rsidR="000509C9">
        <w:rPr>
          <w:rFonts w:hint="eastAsia"/>
        </w:rPr>
        <w:t>, [</w:t>
      </w:r>
      <w:r w:rsidR="000509C9">
        <w:t>iTC_CC_ATP_SwHA</w:t>
      </w:r>
      <w:r w:rsidRPr="00CA7F59" w:rsidR="000509C9">
        <w:t>-0070</w:t>
      </w:r>
      <w:r w:rsidR="000509C9">
        <w:rPr>
          <w:rFonts w:hint="eastAsia"/>
        </w:rPr>
        <w:t>]</w:t>
      </w:r>
    </w:p>
    <w:p w:rsidRPr="008A1414" w:rsidR="000509C9" w:rsidP="000509C9" w:rsidRDefault="000509C9">
      <w:pPr>
        <w:pStyle w:val="ReqtifyAltQ"/>
      </w:pPr>
      <w:r w:rsidRPr="008A1414">
        <w:t>[End]</w:t>
      </w:r>
    </w:p>
    <w:p w:rsidR="000509C9" w:rsidP="00C93484" w:rsidRDefault="000509C9">
      <w:pPr>
        <w:pStyle w:val="Reqtify"/>
      </w:pPr>
    </w:p>
    <w:p w:rsidR="000509C9" w:rsidP="00C93484" w:rsidRDefault="000509C9">
      <w:pPr>
        <w:pStyle w:val="Reqtify"/>
      </w:pPr>
    </w:p>
    <w:p w:rsidRPr="00972331" w:rsidR="000509C9" w:rsidP="000509C9" w:rsidRDefault="000509C9">
      <w:pPr>
        <w:pStyle w:val="ReqtifyAltR"/>
      </w:pPr>
      <w:r>
        <w:t>[iTC_CC_ATP-SwRS-0</w:t>
      </w:r>
      <w:r>
        <w:rPr>
          <w:rFonts w:hint="eastAsia"/>
        </w:rPr>
        <w:t>788</w:t>
      </w:r>
      <w:r>
        <w:t>]</w:t>
      </w:r>
    </w:p>
    <w:p w:rsidRPr="008334E2" w:rsidR="000509C9" w:rsidP="00C93484" w:rsidRDefault="000509C9">
      <w:pPr>
        <w:pStyle w:val="Reqtify"/>
      </w:pPr>
      <w:bookmarkStart w:name="OverestimatedMotionMax" w:id="4545"/>
      <w:r w:rsidRPr="00A15FD7">
        <w:rPr>
          <w:rStyle w:val="aff2"/>
          <w:rFonts w:hint="eastAsia"/>
        </w:rPr>
        <w:t>OverestimatedMotionMax</w:t>
      </w:r>
      <w:bookmarkEnd w:id="4545"/>
      <w:r>
        <w:rPr>
          <w:rFonts w:hint="eastAsia"/>
        </w:rPr>
        <w:t>，根据打滑状态机，对里程计测得的最大位移进行补偿。</w:t>
      </w:r>
    </w:p>
    <w:p w:rsidR="000509C9" w:rsidP="000509C9" w:rsidRDefault="000509C9">
      <w:pPr>
        <w:pStyle w:val="ReqtifyAltQ"/>
      </w:pPr>
    </w:p>
    <w:p w:rsidR="007A3429" w:rsidP="00C93484" w:rsidRDefault="007A3429">
      <w:pPr>
        <w:pStyle w:val="Reqtify"/>
      </w:pPr>
      <w:r>
        <w:rPr>
          <w:rFonts w:hint="eastAsia"/>
        </w:rPr>
        <w:t>如果</w:t>
      </w:r>
      <w:r w:rsidRPr="008334E2">
        <w:rPr>
          <w:rFonts w:hint="eastAsia"/>
        </w:rPr>
        <w:t>本周期在</w:t>
      </w:r>
      <w:r>
        <w:rPr>
          <w:rStyle w:val="aff1"/>
          <w:rFonts w:hint="eastAsia"/>
        </w:rPr>
        <w:t>BRAKING</w:t>
      </w:r>
      <w:r w:rsidRPr="008334E2">
        <w:rPr>
          <w:rFonts w:hint="eastAsia"/>
        </w:rPr>
        <w:t>状态，</w:t>
      </w:r>
      <w:r>
        <w:rPr>
          <w:rFonts w:hint="eastAsia"/>
        </w:rPr>
        <w:t>按如下规则</w:t>
      </w:r>
      <w:r w:rsidRPr="008334E2">
        <w:rPr>
          <w:rFonts w:hint="eastAsia"/>
        </w:rPr>
        <w:t>更新列车最大位移：</w:t>
      </w:r>
    </w:p>
    <w:p w:rsidR="007A3429" w:rsidP="00FA0FBB" w:rsidRDefault="007A3429">
      <w:pPr>
        <w:pStyle w:val="AltX"/>
      </w:pPr>
      <w:r>
        <w:rPr>
          <w:rFonts w:hint="eastAsia"/>
        </w:rPr>
        <w:t>如果本周期测得车轮位移与</w:t>
      </w:r>
      <w:hyperlink w:history="1" w:anchor="StartBrakingMovementMax">
        <w:r w:rsidRPr="002F6EC8">
          <w:rPr>
            <w:rStyle w:val="ac"/>
          </w:rPr>
          <w:t>StartBrakingMovementMax</w:t>
        </w:r>
      </w:hyperlink>
      <w:r>
        <w:rPr>
          <w:rFonts w:hint="eastAsia"/>
        </w:rPr>
        <w:t>方向相同，且前者的绝对值大于后者的绝对值，表明由于采样齿数波动，测得位移大于</w:t>
      </w:r>
      <w:hyperlink w:history="1" w:anchor="StartBrakingMovementMax">
        <w:r w:rsidRPr="002F6EC8">
          <w:rPr>
            <w:rStyle w:val="ac"/>
          </w:rPr>
          <w:t>StartBrakingMovementMax</w:t>
        </w:r>
      </w:hyperlink>
      <w:r>
        <w:rPr>
          <w:rFonts w:hint="eastAsia"/>
        </w:rPr>
        <w:t>，此时使用测得位移作为最大列车位移；</w:t>
      </w:r>
    </w:p>
    <w:p w:rsidR="007A3429" w:rsidP="00FA0FBB" w:rsidRDefault="007A3429">
      <w:pPr>
        <w:pStyle w:val="AltX"/>
      </w:pPr>
      <w:r>
        <w:rPr>
          <w:rFonts w:hint="eastAsia"/>
        </w:rPr>
        <w:t>否则，根据配置对测得位移进行补偿，取</w:t>
      </w:r>
      <w:hyperlink w:history="1" w:anchor="StartBrakingMovementMax">
        <w:r w:rsidRPr="002F6EC8">
          <w:rPr>
            <w:rStyle w:val="ac"/>
          </w:rPr>
          <w:t>StartBrakingMovementMax</w:t>
        </w:r>
      </w:hyperlink>
      <w:r>
        <w:rPr>
          <w:rFonts w:hint="eastAsia"/>
        </w:rPr>
        <w:t>与补偿后的测得位移中绝对值较小的一个，位移方向与</w:t>
      </w:r>
      <w:hyperlink w:history="1" w:anchor="StartBrakingMovementMax">
        <w:r w:rsidRPr="002F6EC8">
          <w:rPr>
            <w:rStyle w:val="ac"/>
          </w:rPr>
          <w:t>StartBrakingMovementMax</w:t>
        </w:r>
      </w:hyperlink>
      <w:r>
        <w:rPr>
          <w:rFonts w:hint="eastAsia"/>
        </w:rPr>
        <w:t>相同。</w:t>
      </w:r>
    </w:p>
    <w:p w:rsidR="007A3429" w:rsidP="00C93484" w:rsidRDefault="007A3429">
      <w:pPr>
        <w:pStyle w:val="Reqtify"/>
      </w:pPr>
      <w:r>
        <w:rPr>
          <w:rFonts w:hint="eastAsia"/>
        </w:rPr>
        <w:t xml:space="preserve">In </w:t>
      </w:r>
      <w:r w:rsidRPr="00044E30">
        <w:rPr>
          <w:rStyle w:val="aff1"/>
          <w:rFonts w:hint="eastAsia"/>
        </w:rPr>
        <w:t>BRAKING</w:t>
      </w:r>
      <w:r>
        <w:rPr>
          <w:rFonts w:hint="eastAsia"/>
        </w:rPr>
        <w:t xml:space="preserve"> state, the maximum train motion overestimated as </w:t>
      </w:r>
      <w:hyperlink w:history="1" w:anchor="ATPsetting">
        <w:r>
          <w:rPr>
            <w:rStyle w:val="ac"/>
          </w:rPr>
          <w:t>ATPsetting</w:t>
        </w:r>
      </w:hyperlink>
      <w:r w:rsidRPr="00F67501">
        <w:rPr>
          <w:rFonts w:hint="eastAsia"/>
        </w:rPr>
        <w:t>.</w:t>
      </w:r>
      <w:r>
        <w:rPr>
          <w:rFonts w:hint="eastAsia"/>
        </w:rPr>
        <w:t xml:space="preserve">SlidingCoefficient (15% normally) at most. If the overestimated motion has greater than the start braking movement, ATP shall use the start </w:t>
      </w:r>
      <w:r>
        <w:t>breaking</w:t>
      </w:r>
      <w:r>
        <w:rPr>
          <w:rFonts w:hint="eastAsia"/>
        </w:rPr>
        <w:t xml:space="preserve"> </w:t>
      </w:r>
      <w:r>
        <w:rPr>
          <w:rFonts w:hint="eastAsia"/>
        </w:rPr>
        <w:lastRenderedPageBreak/>
        <w:t xml:space="preserve">movement as the current train motion. That said the train speed during braking </w:t>
      </w:r>
      <w:r>
        <w:t>could not</w:t>
      </w:r>
      <w:r>
        <w:rPr>
          <w:rFonts w:hint="eastAsia"/>
        </w:rPr>
        <w:t xml:space="preserve"> faster than before.</w:t>
      </w:r>
    </w:p>
    <w:p w:rsidR="007A3429" w:rsidP="007A3429" w:rsidRDefault="007A3429">
      <w:pPr>
        <w:pStyle w:val="ReqtifyAltQ"/>
      </w:pPr>
    </w:p>
    <w:p w:rsidR="007A3429" w:rsidP="00C93484" w:rsidRDefault="007A3429">
      <w:pPr>
        <w:pStyle w:val="Reqtify"/>
      </w:pPr>
      <w:r>
        <w:rPr>
          <w:rFonts w:hint="eastAsia"/>
        </w:rPr>
        <w:t>如果</w:t>
      </w:r>
      <w:r w:rsidRPr="008334E2">
        <w:rPr>
          <w:rFonts w:hint="eastAsia"/>
        </w:rPr>
        <w:t>本周期在</w:t>
      </w:r>
      <w:r w:rsidRPr="008334E2">
        <w:rPr>
          <w:rStyle w:val="aff1"/>
          <w:rFonts w:hint="eastAsia"/>
        </w:rPr>
        <w:t>SLIDING</w:t>
      </w:r>
      <w:r w:rsidRPr="008334E2">
        <w:rPr>
          <w:rFonts w:hint="eastAsia"/>
        </w:rPr>
        <w:t>状态时，</w:t>
      </w:r>
      <w:r>
        <w:rPr>
          <w:rFonts w:hint="eastAsia"/>
        </w:rPr>
        <w:t>按如下规则</w:t>
      </w:r>
      <w:r w:rsidRPr="008334E2">
        <w:rPr>
          <w:rFonts w:hint="eastAsia"/>
        </w:rPr>
        <w:t>更新列车最大位移：</w:t>
      </w:r>
    </w:p>
    <w:p w:rsidRPr="00EF7E9C" w:rsidR="007A3429" w:rsidP="00FA0FBB" w:rsidRDefault="007A3429">
      <w:pPr>
        <w:pStyle w:val="AltX"/>
      </w:pPr>
      <w:r w:rsidRPr="00EF7E9C">
        <w:rPr>
          <w:rFonts w:hint="eastAsia"/>
        </w:rPr>
        <w:t>如果本周期测得车轮位移与</w:t>
      </w:r>
      <w:hyperlink w:history="1" w:anchor="StartBrakingMovementMax">
        <w:r w:rsidRPr="00EF7E9C">
          <w:rPr>
            <w:rStyle w:val="ac"/>
          </w:rPr>
          <w:t>StartBrakingMovementMax</w:t>
        </w:r>
      </w:hyperlink>
      <w:r w:rsidRPr="00EF7E9C">
        <w:rPr>
          <w:rFonts w:hint="eastAsia"/>
        </w:rPr>
        <w:t>方向相同，且前者的绝对值大于后者的绝对值，表明由于采样齿数波动，</w:t>
      </w:r>
      <w:r>
        <w:rPr>
          <w:rFonts w:hint="eastAsia"/>
        </w:rPr>
        <w:t>使得</w:t>
      </w:r>
      <w:r w:rsidRPr="00EF7E9C">
        <w:rPr>
          <w:rFonts w:hint="eastAsia"/>
        </w:rPr>
        <w:t>测得位移大于</w:t>
      </w:r>
      <w:hyperlink w:history="1" w:anchor="StartBrakingMovementMax">
        <w:r w:rsidRPr="00EF7E9C">
          <w:rPr>
            <w:rStyle w:val="ac"/>
          </w:rPr>
          <w:t>StartBrakingMovementMax</w:t>
        </w:r>
      </w:hyperlink>
      <w:r>
        <w:rPr>
          <w:rFonts w:hint="eastAsia"/>
        </w:rPr>
        <w:t>。</w:t>
      </w:r>
      <w:r w:rsidRPr="00EF7E9C">
        <w:rPr>
          <w:rFonts w:hint="eastAsia"/>
        </w:rPr>
        <w:t>此时使用测得位移作为最大列车位移；</w:t>
      </w:r>
    </w:p>
    <w:p w:rsidR="007A3429" w:rsidP="00FA0FBB" w:rsidRDefault="007A3429">
      <w:pPr>
        <w:pStyle w:val="AltX"/>
      </w:pPr>
      <w:r w:rsidRPr="00EF7E9C">
        <w:rPr>
          <w:rFonts w:hint="eastAsia"/>
        </w:rPr>
        <w:t>否则，</w:t>
      </w:r>
      <w:r>
        <w:rPr>
          <w:rFonts w:hint="eastAsia"/>
        </w:rPr>
        <w:t>使用</w:t>
      </w:r>
      <w:hyperlink w:history="1" w:anchor="StartBrakingMovementMax">
        <w:r w:rsidRPr="00EF7E9C">
          <w:rPr>
            <w:rStyle w:val="ac"/>
          </w:rPr>
          <w:t>StartBrakingMovementMax</w:t>
        </w:r>
      </w:hyperlink>
    </w:p>
    <w:p w:rsidR="007A3429" w:rsidP="00C93484" w:rsidRDefault="007A3429">
      <w:pPr>
        <w:pStyle w:val="Reqtify"/>
      </w:pPr>
      <w:r>
        <w:rPr>
          <w:rFonts w:hint="eastAsia"/>
        </w:rPr>
        <w:t xml:space="preserve">In state </w:t>
      </w:r>
      <w:r w:rsidRPr="000F7A3F">
        <w:rPr>
          <w:rStyle w:val="aff1"/>
          <w:rFonts w:hint="eastAsia"/>
        </w:rPr>
        <w:t>SLIDING</w:t>
      </w:r>
      <w:r>
        <w:rPr>
          <w:rFonts w:hint="eastAsia"/>
        </w:rPr>
        <w:t>:</w:t>
      </w:r>
    </w:p>
    <w:p w:rsidR="007A3429" w:rsidP="00FA0FBB" w:rsidRDefault="007A3429">
      <w:pPr>
        <w:pStyle w:val="AltX"/>
      </w:pPr>
      <w:r>
        <w:rPr>
          <w:rFonts w:hint="eastAsia"/>
        </w:rPr>
        <w:t xml:space="preserve">If both </w:t>
      </w:r>
      <w:hyperlink w:history="1" w:anchor="WheelMaximumMovement">
        <w:r w:rsidRPr="00EF7E9C">
          <w:rPr>
            <w:rStyle w:val="ac"/>
          </w:rPr>
          <w:t>WheelMaximumMovement</w:t>
        </w:r>
      </w:hyperlink>
      <w:r>
        <w:rPr>
          <w:rFonts w:hint="eastAsia"/>
        </w:rPr>
        <w:t xml:space="preserve"> and </w:t>
      </w:r>
      <w:hyperlink w:history="1" w:anchor="StartBrakingMovementMax">
        <w:r w:rsidRPr="00EF7E9C">
          <w:rPr>
            <w:rStyle w:val="ac"/>
          </w:rPr>
          <w:t>StartBrakingMovementMax</w:t>
        </w:r>
      </w:hyperlink>
      <w:r>
        <w:rPr>
          <w:rFonts w:hint="eastAsia"/>
        </w:rPr>
        <w:t xml:space="preserve"> are same direction, and the absolute value of the former is greater than the absolute value of the latter, indicating that due to the sampling error makes the measured movement greater than </w:t>
      </w:r>
      <w:hyperlink w:history="1" w:anchor="StartBrakingMovementMax">
        <w:r w:rsidRPr="000C78BB">
          <w:rPr>
            <w:rStyle w:val="ac"/>
          </w:rPr>
          <w:t>StartBrakingMovementMax</w:t>
        </w:r>
      </w:hyperlink>
      <w:r>
        <w:rPr>
          <w:rFonts w:hint="eastAsia"/>
        </w:rPr>
        <w:t xml:space="preserve">. In this case, ATP shall uses </w:t>
      </w:r>
      <w:hyperlink w:history="1" w:anchor="WheelMaximumMovement">
        <w:r w:rsidRPr="000C78BB">
          <w:rPr>
            <w:rStyle w:val="ac"/>
          </w:rPr>
          <w:t>WheelMaximumMovement</w:t>
        </w:r>
      </w:hyperlink>
      <w:r>
        <w:rPr>
          <w:rFonts w:hint="eastAsia"/>
        </w:rPr>
        <w:t xml:space="preserve"> as current train maximum motion.</w:t>
      </w:r>
    </w:p>
    <w:p w:rsidRPr="008334E2" w:rsidR="007A3429" w:rsidP="00FA0FBB" w:rsidRDefault="007A3429">
      <w:pPr>
        <w:pStyle w:val="AltX"/>
      </w:pPr>
      <w:r>
        <w:rPr>
          <w:rFonts w:hint="eastAsia"/>
        </w:rPr>
        <w:t xml:space="preserve">Otherwise, uses </w:t>
      </w:r>
      <w:hyperlink w:history="1" w:anchor="StartBrakingMovementMax">
        <w:r>
          <w:rPr>
            <w:rStyle w:val="ac"/>
          </w:rPr>
          <w:t>StartBrakingMovementMax</w:t>
        </w:r>
      </w:hyperlink>
      <w:r>
        <w:rPr>
          <w:rFonts w:hint="eastAsia"/>
        </w:rPr>
        <w:t xml:space="preserve"> as train maximum motion.</w:t>
      </w:r>
    </w:p>
    <w:p w:rsidR="007A3429" w:rsidP="007A3429" w:rsidRDefault="007A3429">
      <w:pPr>
        <w:pStyle w:val="ReqtifyAltQ"/>
      </w:pPr>
    </w:p>
    <w:p w:rsidRPr="00A15FD7" w:rsidR="007A3429" w:rsidP="00C93484" w:rsidRDefault="007A3429">
      <w:pPr>
        <w:pStyle w:val="Reqtify"/>
      </w:pPr>
      <w:r w:rsidRPr="00A15FD7">
        <w:rPr>
          <w:rFonts w:hint="eastAsia"/>
        </w:rPr>
        <w:t>其他状态下，</w:t>
      </w:r>
      <w:r>
        <w:rPr>
          <w:rFonts w:hint="eastAsia"/>
        </w:rPr>
        <w:t>无需对测得最大位移进行补偿。</w:t>
      </w:r>
    </w:p>
    <w:p w:rsidRPr="00A15FD7" w:rsidR="007A3429" w:rsidP="00C93484" w:rsidRDefault="007A3429">
      <w:pPr>
        <w:pStyle w:val="Reqtify"/>
      </w:pPr>
      <w:r w:rsidRPr="008334E2">
        <w:rPr>
          <w:rFonts w:hint="eastAsia"/>
        </w:rPr>
        <w:t xml:space="preserve">In </w:t>
      </w:r>
      <w:r>
        <w:rPr>
          <w:rFonts w:hint="eastAsia"/>
        </w:rPr>
        <w:t xml:space="preserve">other </w:t>
      </w:r>
      <w:r w:rsidRPr="008334E2">
        <w:rPr>
          <w:rFonts w:hint="eastAsia"/>
        </w:rPr>
        <w:t xml:space="preserve">state </w:t>
      </w:r>
      <w:r>
        <w:rPr>
          <w:rFonts w:hint="eastAsia"/>
        </w:rPr>
        <w:t>(</w:t>
      </w:r>
      <w:r w:rsidRPr="009B5080">
        <w:rPr>
          <w:rStyle w:val="aff1"/>
          <w:rFonts w:hint="eastAsia"/>
        </w:rPr>
        <w:t>COASTING</w:t>
      </w:r>
      <w:r>
        <w:rPr>
          <w:rFonts w:hint="eastAsia"/>
        </w:rPr>
        <w:t xml:space="preserve">, </w:t>
      </w:r>
      <w:r w:rsidRPr="009B5080">
        <w:rPr>
          <w:rStyle w:val="aff1"/>
          <w:rFonts w:hint="eastAsia"/>
        </w:rPr>
        <w:t>SKIDDING</w:t>
      </w:r>
      <w:r>
        <w:rPr>
          <w:rFonts w:hint="eastAsia"/>
        </w:rPr>
        <w:t>)</w:t>
      </w:r>
      <w:r w:rsidRPr="008334E2">
        <w:rPr>
          <w:rFonts w:hint="eastAsia"/>
        </w:rPr>
        <w:t xml:space="preserve">, uses measured wheel maximum </w:t>
      </w:r>
      <w:r w:rsidRPr="008334E2">
        <w:t>movement</w:t>
      </w:r>
      <w:r w:rsidRPr="008334E2">
        <w:rPr>
          <w:rFonts w:hint="eastAsia"/>
        </w:rPr>
        <w:t xml:space="preserve"> as current </w:t>
      </w:r>
      <w:r>
        <w:rPr>
          <w:rFonts w:hint="eastAsia"/>
        </w:rPr>
        <w:t xml:space="preserve">overestimated </w:t>
      </w:r>
      <w:r w:rsidRPr="008334E2">
        <w:rPr>
          <w:rFonts w:hint="eastAsia"/>
        </w:rPr>
        <w:t xml:space="preserve">maximum </w:t>
      </w:r>
      <w:r w:rsidRPr="008334E2">
        <w:t>train</w:t>
      </w:r>
      <w:r w:rsidRPr="008334E2">
        <w:rPr>
          <w:rFonts w:hint="eastAsia"/>
        </w:rPr>
        <w:t xml:space="preserve"> motion.</w:t>
      </w:r>
    </w:p>
    <w:p w:rsidR="007A3429" w:rsidP="007A3429" w:rsidRDefault="007A3429">
      <w:pPr>
        <w:pStyle w:val="ReqtifyAltQ"/>
      </w:pPr>
    </w:p>
    <w:p w:rsidRPr="004C43A9" w:rsidR="007A3429" w:rsidP="007A3429" w:rsidRDefault="007A3429">
      <w:pPr>
        <w:pStyle w:val="af7"/>
      </w:pPr>
      <w:r w:rsidRPr="004C43A9">
        <w:t xml:space="preserve">def </w:t>
      </w:r>
      <w:hyperlink w:history="1" w:anchor="OverestimatedMotionMax">
        <w:r w:rsidRPr="00A15FD7">
          <w:rPr>
            <w:rStyle w:val="ac"/>
          </w:rPr>
          <w:t>OverestimatedMotionMax</w:t>
        </w:r>
      </w:hyperlink>
      <w:r w:rsidRPr="004C43A9">
        <w:t>(k):</w:t>
      </w:r>
    </w:p>
    <w:p w:rsidRPr="004C43A9" w:rsidR="007A3429" w:rsidP="007A3429" w:rsidRDefault="007A3429">
      <w:pPr>
        <w:pStyle w:val="af7"/>
      </w:pPr>
      <w:r w:rsidRPr="004C43A9">
        <w:t xml:space="preserve">    if </w:t>
      </w:r>
      <w:hyperlink w:history="1" w:anchor="MotionOverEstimationState">
        <w:r w:rsidRPr="00A15FD7">
          <w:rPr>
            <w:rStyle w:val="ac"/>
          </w:rPr>
          <w:t>MotionOverEstimationState</w:t>
        </w:r>
      </w:hyperlink>
      <w:r w:rsidRPr="004C43A9">
        <w:t xml:space="preserve">(k) is </w:t>
      </w:r>
      <w:r w:rsidRPr="00A15FD7">
        <w:rPr>
          <w:rStyle w:val="aff1"/>
        </w:rPr>
        <w:t>BRAKING</w:t>
      </w:r>
      <w:r w:rsidRPr="004C43A9">
        <w:t>:</w:t>
      </w:r>
    </w:p>
    <w:p w:rsidRPr="004C43A9" w:rsidR="007A3429" w:rsidP="007A3429" w:rsidRDefault="007A3429">
      <w:pPr>
        <w:pStyle w:val="af7"/>
      </w:pPr>
      <w:r w:rsidRPr="004C43A9">
        <w:t xml:space="preserve">        if (sign(</w:t>
      </w:r>
      <w:hyperlink w:history="1" w:anchor="StartBrakingMovementMax">
        <w:r w:rsidRPr="00A15FD7">
          <w:rPr>
            <w:rStyle w:val="ac"/>
          </w:rPr>
          <w:t>StartBrakingMovementMax</w:t>
        </w:r>
      </w:hyperlink>
      <w:r w:rsidRPr="004C43A9">
        <w:t>(k)) == sign(</w:t>
      </w:r>
      <w:hyperlink w:history="1" w:anchor="WheelMaximumMovement">
        <w:r w:rsidRPr="00A15FD7">
          <w:rPr>
            <w:rStyle w:val="ac"/>
          </w:rPr>
          <w:t>WheelMaximumMovement</w:t>
        </w:r>
      </w:hyperlink>
      <w:r w:rsidRPr="004C43A9">
        <w:t>(k))</w:t>
      </w:r>
    </w:p>
    <w:p w:rsidRPr="004C43A9" w:rsidR="007A3429" w:rsidP="007A3429" w:rsidRDefault="007A3429">
      <w:pPr>
        <w:pStyle w:val="af7"/>
      </w:pPr>
      <w:r w:rsidRPr="004C43A9">
        <w:t xml:space="preserve">                and abs(</w:t>
      </w:r>
      <w:hyperlink w:history="1" w:anchor="WheelMaximumMovement">
        <w:r w:rsidRPr="00A15FD7">
          <w:rPr>
            <w:rStyle w:val="ac"/>
          </w:rPr>
          <w:t>WheelMaximumMovement</w:t>
        </w:r>
      </w:hyperlink>
      <w:r w:rsidRPr="004C43A9">
        <w:t>(k)) &gt; abs(</w:t>
      </w:r>
      <w:hyperlink w:history="1" w:anchor="StartBrakingMovementMax">
        <w:r w:rsidRPr="00A15FD7">
          <w:rPr>
            <w:rStyle w:val="ac"/>
          </w:rPr>
          <w:t>StartBrakingMovementMax</w:t>
        </w:r>
      </w:hyperlink>
      <w:r w:rsidRPr="004C43A9">
        <w:t>(k))):</w:t>
      </w:r>
    </w:p>
    <w:p w:rsidRPr="004C43A9" w:rsidR="007A3429" w:rsidP="007A3429" w:rsidRDefault="007A3429">
      <w:pPr>
        <w:pStyle w:val="af7"/>
      </w:pPr>
      <w:r w:rsidRPr="004C43A9">
        <w:rPr>
          <w:rFonts w:hint="eastAsia"/>
        </w:rPr>
        <w:t xml:space="preserve">            return </w:t>
      </w:r>
      <w:hyperlink w:history="1" w:anchor="WheelMaximumMovement">
        <w:r w:rsidRPr="00A15FD7">
          <w:rPr>
            <w:rStyle w:val="ac"/>
          </w:rPr>
          <w:t>WheelMaximumMovement</w:t>
        </w:r>
      </w:hyperlink>
      <w:r w:rsidRPr="004C43A9">
        <w:rPr>
          <w:rFonts w:hint="eastAsia"/>
        </w:rPr>
        <w:t xml:space="preserve">(k) </w:t>
      </w:r>
    </w:p>
    <w:p w:rsidRPr="004C43A9" w:rsidR="007A3429" w:rsidP="007A3429" w:rsidRDefault="007A3429">
      <w:pPr>
        <w:pStyle w:val="af7"/>
      </w:pPr>
      <w:r w:rsidRPr="004C43A9">
        <w:rPr>
          <w:rFonts w:hint="eastAsia"/>
        </w:rPr>
        <w:t xml:space="preserve">        elif (</w:t>
      </w:r>
      <w:hyperlink w:history="1" w:anchor="StartBrakingMovementMax">
        <w:r w:rsidRPr="00A15FD7">
          <w:rPr>
            <w:rStyle w:val="ac"/>
          </w:rPr>
          <w:t>StartBrakingMovementMax</w:t>
        </w:r>
      </w:hyperlink>
      <w:r w:rsidRPr="004C43A9">
        <w:rPr>
          <w:rFonts w:hint="eastAsia"/>
        </w:rPr>
        <w:t xml:space="preserve">(k) &gt;= </w:t>
      </w:r>
      <w:r w:rsidRPr="00A15FD7">
        <w:rPr>
          <w:rStyle w:val="aff1"/>
          <w:rFonts w:hint="eastAsia"/>
        </w:rPr>
        <w:t>0</w:t>
      </w:r>
      <w:r w:rsidRPr="004C43A9">
        <w:rPr>
          <w:rFonts w:hint="eastAsia"/>
        </w:rPr>
        <w:t>):</w:t>
      </w:r>
    </w:p>
    <w:p w:rsidRPr="004C43A9" w:rsidR="007A3429" w:rsidP="007A3429" w:rsidRDefault="007A3429">
      <w:pPr>
        <w:pStyle w:val="af7"/>
      </w:pPr>
      <w:r w:rsidRPr="004C43A9">
        <w:t xml:space="preserve">            return min(abs(</w:t>
      </w:r>
      <w:hyperlink w:history="1" w:anchor="StartBrakingMovementMax">
        <w:r w:rsidRPr="00A15FD7">
          <w:rPr>
            <w:rStyle w:val="ac"/>
          </w:rPr>
          <w:t>StartBrakingMovementMax</w:t>
        </w:r>
      </w:hyperlink>
      <w:r w:rsidRPr="004C43A9">
        <w:t>(k)),</w:t>
      </w:r>
    </w:p>
    <w:p w:rsidRPr="004C43A9" w:rsidR="007A3429" w:rsidP="007A3429" w:rsidRDefault="007A3429">
      <w:pPr>
        <w:pStyle w:val="af7"/>
      </w:pPr>
      <w:r w:rsidRPr="004C43A9">
        <w:t xml:space="preserve">                       abs(</w:t>
      </w:r>
      <w:hyperlink w:history="1" w:anchor="WheelMaximumMovement">
        <w:r w:rsidRPr="00A15FD7">
          <w:rPr>
            <w:rStyle w:val="ac"/>
          </w:rPr>
          <w:t>WheelMaximumMovement</w:t>
        </w:r>
      </w:hyperlink>
      <w:r w:rsidRPr="004C43A9">
        <w:t>(k) * ATPsetting.SlidingCoefficient))</w:t>
      </w:r>
    </w:p>
    <w:p w:rsidRPr="004C43A9" w:rsidR="007A3429" w:rsidP="007A3429" w:rsidRDefault="007A3429">
      <w:pPr>
        <w:pStyle w:val="af7"/>
      </w:pPr>
      <w:r w:rsidRPr="004C43A9">
        <w:t xml:space="preserve">        else:</w:t>
      </w:r>
    </w:p>
    <w:p w:rsidRPr="004C43A9" w:rsidR="007A3429" w:rsidP="007A3429" w:rsidRDefault="007A3429">
      <w:pPr>
        <w:pStyle w:val="af7"/>
      </w:pPr>
      <w:r w:rsidRPr="004C43A9">
        <w:t xml:space="preserve">            return </w:t>
      </w:r>
      <w:r w:rsidRPr="00A15FD7">
        <w:rPr>
          <w:rStyle w:val="aff1"/>
        </w:rPr>
        <w:t>-1</w:t>
      </w:r>
      <w:r w:rsidRPr="004C43A9">
        <w:t xml:space="preserve"> * min(abs(</w:t>
      </w:r>
      <w:hyperlink w:history="1" w:anchor="StartBrakingMovementMax">
        <w:r w:rsidRPr="00A15FD7">
          <w:rPr>
            <w:rStyle w:val="ac"/>
          </w:rPr>
          <w:t>StartBrakingMovementMax</w:t>
        </w:r>
      </w:hyperlink>
      <w:r w:rsidRPr="004C43A9">
        <w:t>(k)),</w:t>
      </w:r>
    </w:p>
    <w:p w:rsidRPr="004C43A9" w:rsidR="007A3429" w:rsidP="007A3429" w:rsidRDefault="007A3429">
      <w:pPr>
        <w:pStyle w:val="af7"/>
      </w:pPr>
      <w:r w:rsidRPr="004C43A9">
        <w:t xml:space="preserve">                            abs(</w:t>
      </w:r>
      <w:hyperlink w:history="1" w:anchor="WheelMaximumMovement">
        <w:r w:rsidRPr="00A15FD7">
          <w:rPr>
            <w:rStyle w:val="ac"/>
          </w:rPr>
          <w:t>WheelMaximumMovement</w:t>
        </w:r>
      </w:hyperlink>
      <w:r w:rsidRPr="004C43A9">
        <w:t>(k) * ATPsetting.SlidingCoefficient))</w:t>
      </w:r>
    </w:p>
    <w:p w:rsidRPr="004C43A9" w:rsidR="007A3429" w:rsidP="007A3429" w:rsidRDefault="007A3429">
      <w:pPr>
        <w:pStyle w:val="af7"/>
      </w:pPr>
      <w:r w:rsidRPr="004C43A9">
        <w:t xml:space="preserve">    elif </w:t>
      </w:r>
      <w:hyperlink w:history="1" w:anchor="MotionOverEstimationState">
        <w:r w:rsidRPr="00A15FD7">
          <w:rPr>
            <w:rStyle w:val="ac"/>
          </w:rPr>
          <w:t>MotionOverEstimationState</w:t>
        </w:r>
      </w:hyperlink>
      <w:r w:rsidRPr="004C43A9">
        <w:t xml:space="preserve">(k) is </w:t>
      </w:r>
      <w:r w:rsidRPr="00A15FD7">
        <w:rPr>
          <w:rStyle w:val="aff1"/>
        </w:rPr>
        <w:t>SLIDING</w:t>
      </w:r>
      <w:r w:rsidRPr="004C43A9">
        <w:t>:</w:t>
      </w:r>
    </w:p>
    <w:p w:rsidRPr="004C43A9" w:rsidR="007A3429" w:rsidP="007A3429" w:rsidRDefault="007A3429">
      <w:pPr>
        <w:pStyle w:val="af7"/>
      </w:pPr>
      <w:r w:rsidRPr="004C43A9">
        <w:t xml:space="preserve">        if (sign(</w:t>
      </w:r>
      <w:hyperlink w:history="1" w:anchor="StartBrakingMovementMax">
        <w:r w:rsidRPr="00A15FD7">
          <w:rPr>
            <w:rStyle w:val="ac"/>
          </w:rPr>
          <w:t>StartBrakingMovementMax</w:t>
        </w:r>
      </w:hyperlink>
      <w:r w:rsidRPr="004C43A9">
        <w:t>(k)) == sign(</w:t>
      </w:r>
      <w:hyperlink w:history="1" w:anchor="WheelMaximumMovement">
        <w:r w:rsidRPr="00A15FD7">
          <w:rPr>
            <w:rStyle w:val="ac"/>
          </w:rPr>
          <w:t>WheelMaximumMovement</w:t>
        </w:r>
      </w:hyperlink>
      <w:r w:rsidRPr="004C43A9">
        <w:t>(k))</w:t>
      </w:r>
    </w:p>
    <w:p w:rsidRPr="004C43A9" w:rsidR="007A3429" w:rsidP="007A3429" w:rsidRDefault="007A3429">
      <w:pPr>
        <w:pStyle w:val="af7"/>
      </w:pPr>
      <w:r w:rsidRPr="004C43A9">
        <w:t xml:space="preserve">                and abs(</w:t>
      </w:r>
      <w:hyperlink w:history="1" w:anchor="WheelMaximumMovement">
        <w:r w:rsidRPr="00A15FD7">
          <w:rPr>
            <w:rStyle w:val="ac"/>
          </w:rPr>
          <w:t>WheelMaximumMovement</w:t>
        </w:r>
      </w:hyperlink>
      <w:r w:rsidRPr="004C43A9">
        <w:t>(k)) &gt; abs(</w:t>
      </w:r>
      <w:hyperlink w:history="1" w:anchor="StartBrakingMovementMax">
        <w:r w:rsidRPr="00A15FD7">
          <w:rPr>
            <w:rStyle w:val="ac"/>
          </w:rPr>
          <w:t>StartBrakingMovementMax</w:t>
        </w:r>
      </w:hyperlink>
      <w:r w:rsidRPr="004C43A9">
        <w:t>(k))):</w:t>
      </w:r>
    </w:p>
    <w:p w:rsidRPr="004C43A9" w:rsidR="007A3429" w:rsidP="007A3429" w:rsidRDefault="007A3429">
      <w:pPr>
        <w:pStyle w:val="af7"/>
      </w:pPr>
      <w:r w:rsidRPr="004C43A9">
        <w:t xml:space="preserve">            return </w:t>
      </w:r>
      <w:hyperlink w:history="1" w:anchor="WheelMaximumMovement">
        <w:r w:rsidRPr="00A15FD7">
          <w:rPr>
            <w:rStyle w:val="ac"/>
          </w:rPr>
          <w:t>WheelMaximumMovement</w:t>
        </w:r>
      </w:hyperlink>
      <w:r w:rsidRPr="004C43A9">
        <w:t>(k)</w:t>
      </w:r>
    </w:p>
    <w:p w:rsidRPr="004C43A9" w:rsidR="007A3429" w:rsidP="007A3429" w:rsidRDefault="007A3429">
      <w:pPr>
        <w:pStyle w:val="af7"/>
      </w:pPr>
      <w:r w:rsidRPr="004C43A9">
        <w:t xml:space="preserve">        else:</w:t>
      </w:r>
    </w:p>
    <w:p w:rsidRPr="004C43A9" w:rsidR="007A3429" w:rsidP="007A3429" w:rsidRDefault="007A3429">
      <w:pPr>
        <w:pStyle w:val="af7"/>
      </w:pPr>
      <w:r w:rsidRPr="004C43A9">
        <w:t xml:space="preserve">            return </w:t>
      </w:r>
      <w:hyperlink w:history="1" w:anchor="StartBrakingMovementMax">
        <w:r w:rsidRPr="00A15FD7">
          <w:rPr>
            <w:rStyle w:val="ac"/>
          </w:rPr>
          <w:t>StartBrakingMovementMax</w:t>
        </w:r>
      </w:hyperlink>
      <w:r w:rsidRPr="004C43A9">
        <w:t>(k)</w:t>
      </w:r>
    </w:p>
    <w:p w:rsidRPr="004C43A9" w:rsidR="007A3429" w:rsidP="007A3429" w:rsidRDefault="007A3429">
      <w:pPr>
        <w:pStyle w:val="af7"/>
      </w:pPr>
      <w:r w:rsidRPr="004C43A9">
        <w:t xml:space="preserve">    else:  # Coasting and Skidding</w:t>
      </w:r>
    </w:p>
    <w:p w:rsidR="007A3429" w:rsidP="007A3429" w:rsidRDefault="007A3429">
      <w:pPr>
        <w:pStyle w:val="af7"/>
      </w:pPr>
      <w:r w:rsidRPr="004C43A9">
        <w:t xml:space="preserve">        return </w:t>
      </w:r>
      <w:hyperlink w:history="1" w:anchor="WheelMaximumMovement">
        <w:r w:rsidRPr="00A15FD7">
          <w:rPr>
            <w:rStyle w:val="ac"/>
          </w:rPr>
          <w:t>WheelMaximumMovement</w:t>
        </w:r>
      </w:hyperlink>
      <w:r w:rsidRPr="004C43A9">
        <w:t>(k)</w:t>
      </w:r>
    </w:p>
    <w:p w:rsidRPr="008A1414" w:rsidR="000509C9" w:rsidP="000509C9" w:rsidRDefault="000509C9">
      <w:pPr>
        <w:pStyle w:val="ReqtifyAltQ"/>
      </w:pPr>
      <w:r w:rsidRPr="008A1414">
        <w:t>#Category=Functional</w:t>
      </w:r>
    </w:p>
    <w:p w:rsidRPr="008A1414" w:rsidR="000509C9" w:rsidP="000509C9" w:rsidRDefault="000509C9">
      <w:pPr>
        <w:pStyle w:val="ReqtifyAltQ"/>
      </w:pPr>
      <w:r w:rsidRPr="008A1414">
        <w:t>#Contribution</w:t>
      </w:r>
      <w:r>
        <w:t>=SIL4</w:t>
      </w:r>
    </w:p>
    <w:p w:rsidR="009328EA" w:rsidP="000509C9" w:rsidRDefault="000509C9">
      <w:pPr>
        <w:pStyle w:val="ReqtifyAltQ"/>
        <w:rPr>
          <w:ins w:author="常鸣" w:date="2014-07-03T14:27:00Z" w:id="4546"/>
        </w:rPr>
      </w:pPr>
      <w:del w:author="常鸣" w:date="2014-07-03T14:27:00Z" w:id="4547">
        <w:r w:rsidRPr="008A1414" w:rsidDel="009328EA">
          <w:lastRenderedPageBreak/>
          <w:delText>#S</w:delText>
        </w:r>
      </w:del>
      <w:ins w:author="常鸣" w:date="2014-07-03T14:27:00Z" w:id="4548">
        <w:r w:rsidR="009328EA">
          <w:t>#Allocation=ATP Software</w:t>
        </w:r>
      </w:ins>
      <w:ins w:author="常鸣" w:date="2014-07-03T14:50:00Z" w:id="4549">
        <w:r w:rsidR="002428AA">
          <w:rPr>
            <w:rFonts w:hint="eastAsia"/>
          </w:rPr>
          <w:t>, Vital Embedded Setting</w:t>
        </w:r>
      </w:ins>
    </w:p>
    <w:p w:rsidRPr="008A1414" w:rsidR="000509C9" w:rsidP="000509C9" w:rsidRDefault="009328EA">
      <w:pPr>
        <w:pStyle w:val="ReqtifyAltQ"/>
      </w:pPr>
      <w:ins w:author="常鸣" w:date="2014-07-03T14:27:00Z" w:id="4550">
        <w:r>
          <w:t>#S</w:t>
        </w:r>
      </w:ins>
      <w:r w:rsidRPr="008A1414" w:rsidR="000509C9">
        <w:t>ource=</w:t>
      </w:r>
      <w:r w:rsidRPr="003D2990" w:rsidR="000509C9">
        <w:t>[iTC_CC-SyAD-</w:t>
      </w:r>
      <w:r w:rsidRPr="003D2990" w:rsidR="000509C9">
        <w:rPr>
          <w:rFonts w:hint="eastAsia"/>
        </w:rPr>
        <w:t>0</w:t>
      </w:r>
      <w:r w:rsidR="000509C9">
        <w:rPr>
          <w:rFonts w:hint="eastAsia"/>
        </w:rPr>
        <w:t>148</w:t>
      </w:r>
      <w:r w:rsidRPr="003D2990" w:rsidR="000509C9">
        <w:rPr>
          <w:rFonts w:hint="eastAsia"/>
        </w:rPr>
        <w:t>]</w:t>
      </w:r>
      <w:r w:rsidR="000509C9">
        <w:rPr>
          <w:rFonts w:hint="eastAsia"/>
        </w:rPr>
        <w:t>, [</w:t>
      </w:r>
      <w:r w:rsidR="000509C9">
        <w:t>iTC_CC_ATP_SwHA</w:t>
      </w:r>
      <w:r w:rsidRPr="00CA7F59" w:rsidR="000509C9">
        <w:t>-0074</w:t>
      </w:r>
      <w:r w:rsidR="000509C9">
        <w:rPr>
          <w:rFonts w:hint="eastAsia"/>
        </w:rPr>
        <w:t>]</w:t>
      </w:r>
    </w:p>
    <w:p w:rsidRPr="008A1414" w:rsidR="000509C9" w:rsidP="000509C9" w:rsidRDefault="000509C9">
      <w:pPr>
        <w:pStyle w:val="ReqtifyAltQ"/>
      </w:pPr>
      <w:r w:rsidRPr="008A1414">
        <w:t>[End]</w:t>
      </w:r>
    </w:p>
    <w:p w:rsidR="000509C9" w:rsidP="00C93484" w:rsidRDefault="000509C9">
      <w:pPr>
        <w:pStyle w:val="Reqtify"/>
      </w:pPr>
    </w:p>
    <w:p w:rsidR="008334E2" w:rsidP="00C93484" w:rsidRDefault="008334E2">
      <w:pPr>
        <w:pStyle w:val="Reqtify"/>
      </w:pPr>
    </w:p>
    <w:p w:rsidR="0032128D" w:rsidP="0032128D" w:rsidRDefault="002232D1">
      <w:pPr>
        <w:pStyle w:val="4"/>
      </w:pPr>
      <w:r>
        <w:rPr>
          <w:rFonts w:hint="eastAsia"/>
        </w:rPr>
        <w:t>Slipping s</w:t>
      </w:r>
      <w:r w:rsidR="0032128D">
        <w:rPr>
          <w:rFonts w:hint="eastAsia"/>
        </w:rPr>
        <w:t xml:space="preserve">tate </w:t>
      </w:r>
      <w:r>
        <w:rPr>
          <w:rFonts w:hint="eastAsia"/>
        </w:rPr>
        <w:t>management</w:t>
      </w:r>
    </w:p>
    <w:p w:rsidRPr="002B06A6" w:rsidR="002B06A6" w:rsidP="00C93484" w:rsidRDefault="002B06A6">
      <w:pPr>
        <w:pStyle w:val="Reqtify"/>
      </w:pPr>
    </w:p>
    <w:p w:rsidR="002B06A6" w:rsidP="00C93484" w:rsidRDefault="002B06A6">
      <w:pPr>
        <w:pStyle w:val="Reqtify"/>
      </w:pPr>
    </w:p>
    <w:p w:rsidRPr="00972331" w:rsidR="002B06A6" w:rsidP="002B06A6" w:rsidRDefault="002B06A6">
      <w:pPr>
        <w:pStyle w:val="ReqtifyAltR"/>
      </w:pPr>
      <w:r>
        <w:t>[iTC_CC_ATP-SwRS-0</w:t>
      </w:r>
      <w:r>
        <w:rPr>
          <w:rFonts w:hint="eastAsia"/>
        </w:rPr>
        <w:t>769</w:t>
      </w:r>
      <w:r>
        <w:t>]</w:t>
      </w:r>
    </w:p>
    <w:p w:rsidR="002B06A6" w:rsidP="00C93484" w:rsidRDefault="002B06A6">
      <w:pPr>
        <w:pStyle w:val="Reqtify"/>
      </w:pPr>
      <w:bookmarkStart w:name="StartSlippingSpeed" w:id="4551"/>
      <w:bookmarkStart w:name="StartSlppingSpeed" w:id="4552"/>
      <w:r w:rsidRPr="007479F0">
        <w:rPr>
          <w:rStyle w:val="aff2"/>
        </w:rPr>
        <w:t>StartSl</w:t>
      </w:r>
      <w:r w:rsidR="00647D9B">
        <w:rPr>
          <w:rStyle w:val="aff2"/>
          <w:rFonts w:hint="eastAsia"/>
        </w:rPr>
        <w:t>i</w:t>
      </w:r>
      <w:r>
        <w:rPr>
          <w:rStyle w:val="aff2"/>
          <w:rFonts w:hint="eastAsia"/>
        </w:rPr>
        <w:t>pp</w:t>
      </w:r>
      <w:r w:rsidRPr="007479F0">
        <w:rPr>
          <w:rStyle w:val="aff2"/>
        </w:rPr>
        <w:t>ingSpeed</w:t>
      </w:r>
      <w:bookmarkEnd w:id="4551"/>
      <w:bookmarkEnd w:id="4552"/>
      <w:r w:rsidRPr="00062AD1">
        <w:rPr>
          <w:rFonts w:hint="eastAsia"/>
        </w:rPr>
        <w:t>，</w:t>
      </w:r>
      <w:r>
        <w:rPr>
          <w:rFonts w:hint="eastAsia"/>
        </w:rPr>
        <w:t>记录由</w:t>
      </w:r>
      <w:r w:rsidRPr="00CB6CF8">
        <w:rPr>
          <w:rStyle w:val="aff1"/>
          <w:rFonts w:hint="eastAsia"/>
        </w:rPr>
        <w:t>COASTING</w:t>
      </w:r>
      <w:r>
        <w:rPr>
          <w:rFonts w:hint="eastAsia"/>
        </w:rPr>
        <w:t>或</w:t>
      </w:r>
      <w:r>
        <w:rPr>
          <w:rStyle w:val="aff1"/>
          <w:rFonts w:hint="eastAsia"/>
        </w:rPr>
        <w:t>MOTORING</w:t>
      </w:r>
      <w:r>
        <w:rPr>
          <w:rFonts w:hint="eastAsia"/>
        </w:rPr>
        <w:t>进入</w:t>
      </w:r>
      <w:r w:rsidRPr="00CB6CF8">
        <w:rPr>
          <w:rStyle w:val="aff1"/>
          <w:rFonts w:hint="eastAsia"/>
        </w:rPr>
        <w:t>SLI</w:t>
      </w:r>
      <w:r>
        <w:rPr>
          <w:rStyle w:val="aff1"/>
          <w:rFonts w:hint="eastAsia"/>
        </w:rPr>
        <w:t>PP</w:t>
      </w:r>
      <w:r w:rsidRPr="00CB6CF8">
        <w:rPr>
          <w:rStyle w:val="aff1"/>
          <w:rFonts w:hint="eastAsia"/>
        </w:rPr>
        <w:t>ING</w:t>
      </w:r>
      <w:r>
        <w:rPr>
          <w:rFonts w:hint="eastAsia"/>
        </w:rPr>
        <w:t>状态时的速度。</w:t>
      </w:r>
    </w:p>
    <w:p w:rsidR="002B06A6" w:rsidP="00C93484" w:rsidRDefault="002B06A6">
      <w:pPr>
        <w:pStyle w:val="Reqtify"/>
      </w:pPr>
      <w:r>
        <w:rPr>
          <w:rFonts w:hint="eastAsia"/>
        </w:rPr>
        <w:t xml:space="preserve">ATP shall record the speed when the </w:t>
      </w:r>
      <w:r>
        <w:t>train begins</w:t>
      </w:r>
      <w:r>
        <w:rPr>
          <w:rFonts w:hint="eastAsia"/>
        </w:rPr>
        <w:t xml:space="preserve"> to slip.</w:t>
      </w:r>
    </w:p>
    <w:p w:rsidRPr="0032128D" w:rsidR="002B06A6" w:rsidP="002B06A6" w:rsidRDefault="002B06A6">
      <w:pPr>
        <w:pStyle w:val="af7"/>
      </w:pPr>
      <w:r w:rsidRPr="0032128D">
        <w:t xml:space="preserve">def </w:t>
      </w:r>
      <w:hyperlink w:history="1" w:anchor="StartSlippingSpeed">
        <w:r w:rsidRPr="0032128D">
          <w:rPr>
            <w:rStyle w:val="ac"/>
          </w:rPr>
          <w:t>StartSlippingSpeed</w:t>
        </w:r>
      </w:hyperlink>
      <w:r w:rsidRPr="0032128D">
        <w:t>(k):</w:t>
      </w:r>
    </w:p>
    <w:p w:rsidR="002B06A6" w:rsidP="002B06A6" w:rsidRDefault="002B06A6">
      <w:pPr>
        <w:pStyle w:val="af7"/>
      </w:pPr>
      <w:r w:rsidRPr="0032128D">
        <w:t xml:space="preserve">    if (Initialization</w:t>
      </w:r>
    </w:p>
    <w:p w:rsidRPr="0032128D" w:rsidR="00FC0E7E" w:rsidP="002B06A6" w:rsidRDefault="00FC0E7E">
      <w:pPr>
        <w:pStyle w:val="af7"/>
      </w:pPr>
      <w:r>
        <w:rPr>
          <w:rFonts w:hint="eastAsia"/>
        </w:rPr>
        <w:t xml:space="preserve">        or </w:t>
      </w:r>
      <w:hyperlink w:history="1" w:anchor="OdometerState">
        <w:r>
          <w:rPr>
            <w:rStyle w:val="ac"/>
          </w:rPr>
          <w:t>OdometerState</w:t>
        </w:r>
      </w:hyperlink>
      <w:r w:rsidRPr="00634120">
        <w:t>(k</w:t>
      </w:r>
      <w:r>
        <w:rPr>
          <w:rFonts w:hint="eastAsia"/>
        </w:rPr>
        <w:t>-1</w:t>
      </w:r>
      <w:r w:rsidRPr="00634120">
        <w:t xml:space="preserve">) </w:t>
      </w:r>
      <w:r>
        <w:rPr>
          <w:rFonts w:hint="eastAsia"/>
        </w:rPr>
        <w:t>is not</w:t>
      </w:r>
      <w:r w:rsidRPr="00634120">
        <w:t xml:space="preserve"> </w:t>
      </w:r>
      <w:r>
        <w:rPr>
          <w:rStyle w:val="aff1"/>
        </w:rPr>
        <w:t>INITIALIZED</w:t>
      </w:r>
    </w:p>
    <w:p w:rsidRPr="0032128D" w:rsidR="002B06A6" w:rsidP="002B06A6" w:rsidRDefault="002B06A6">
      <w:pPr>
        <w:pStyle w:val="af7"/>
      </w:pPr>
      <w:r w:rsidRPr="0032128D">
        <w:t xml:space="preserve">        or </w:t>
      </w:r>
      <w:hyperlink w:history="1" w:anchor="MotionUnderEstimationState">
        <w:r w:rsidR="00AE155C">
          <w:rPr>
            <w:rStyle w:val="ac"/>
          </w:rPr>
          <w:t>Motion</w:t>
        </w:r>
        <w:r w:rsidR="00AE155C">
          <w:rPr>
            <w:rStyle w:val="ac"/>
            <w:rFonts w:hint="eastAsia"/>
          </w:rPr>
          <w:t>Under</w:t>
        </w:r>
        <w:r w:rsidR="00AE155C">
          <w:rPr>
            <w:rStyle w:val="ac"/>
          </w:rPr>
          <w:t>EstimationState</w:t>
        </w:r>
      </w:hyperlink>
      <w:r w:rsidRPr="0032128D">
        <w:t xml:space="preserve">(k) is </w:t>
      </w:r>
      <w:r w:rsidRPr="0032128D">
        <w:rPr>
          <w:rStyle w:val="aff1"/>
        </w:rPr>
        <w:t>COASTING</w:t>
      </w:r>
    </w:p>
    <w:p w:rsidRPr="0032128D" w:rsidR="002B06A6" w:rsidP="002B06A6" w:rsidRDefault="002B06A6">
      <w:pPr>
        <w:pStyle w:val="af7"/>
      </w:pPr>
      <w:r>
        <w:t xml:space="preserve">        </w:t>
      </w:r>
      <w:r w:rsidRPr="0032128D">
        <w:t xml:space="preserve">or </w:t>
      </w:r>
      <w:hyperlink w:history="1" w:anchor="MotionUnderEstimationState">
        <w:r w:rsidR="00AE155C">
          <w:rPr>
            <w:rStyle w:val="ac"/>
          </w:rPr>
          <w:t>Motion</w:t>
        </w:r>
        <w:r w:rsidR="00AE155C">
          <w:rPr>
            <w:rStyle w:val="ac"/>
            <w:rFonts w:hint="eastAsia"/>
          </w:rPr>
          <w:t>Under</w:t>
        </w:r>
        <w:r w:rsidR="00AE155C">
          <w:rPr>
            <w:rStyle w:val="ac"/>
          </w:rPr>
          <w:t>EstimationState</w:t>
        </w:r>
      </w:hyperlink>
      <w:r w:rsidRPr="0032128D">
        <w:t xml:space="preserve">(k) is </w:t>
      </w:r>
      <w:r w:rsidRPr="0032128D">
        <w:rPr>
          <w:rStyle w:val="aff1"/>
        </w:rPr>
        <w:t>MOTORING</w:t>
      </w:r>
      <w:r w:rsidRPr="0032128D">
        <w:t>):</w:t>
      </w:r>
    </w:p>
    <w:p w:rsidRPr="0032128D" w:rsidR="002B06A6" w:rsidP="002B06A6" w:rsidRDefault="002B06A6">
      <w:pPr>
        <w:pStyle w:val="af7"/>
      </w:pPr>
      <w:r w:rsidRPr="0032128D">
        <w:t xml:space="preserve">        return </w:t>
      </w:r>
      <w:r w:rsidRPr="0032128D">
        <w:rPr>
          <w:rStyle w:val="aff1"/>
        </w:rPr>
        <w:t>0</w:t>
      </w:r>
    </w:p>
    <w:p w:rsidRPr="0032128D" w:rsidR="002B06A6" w:rsidP="002B06A6" w:rsidRDefault="002B06A6">
      <w:pPr>
        <w:pStyle w:val="af7"/>
      </w:pPr>
      <w:r w:rsidRPr="0032128D">
        <w:t xml:space="preserve">    elif ((</w:t>
      </w:r>
      <w:hyperlink w:history="1" w:anchor="MotionUnderEstimationState">
        <w:r w:rsidR="00AE155C">
          <w:rPr>
            <w:rStyle w:val="ac"/>
          </w:rPr>
          <w:t>Motion</w:t>
        </w:r>
        <w:r w:rsidR="00AE155C">
          <w:rPr>
            <w:rStyle w:val="ac"/>
            <w:rFonts w:hint="eastAsia"/>
          </w:rPr>
          <w:t>Under</w:t>
        </w:r>
        <w:r w:rsidR="00AE155C">
          <w:rPr>
            <w:rStyle w:val="ac"/>
          </w:rPr>
          <w:t>EstimationState</w:t>
        </w:r>
      </w:hyperlink>
      <w:r w:rsidRPr="0032128D">
        <w:t xml:space="preserve">(k-1) is </w:t>
      </w:r>
      <w:r w:rsidRPr="0032128D">
        <w:rPr>
          <w:rStyle w:val="aff1"/>
        </w:rPr>
        <w:t>COASTING</w:t>
      </w:r>
    </w:p>
    <w:p w:rsidRPr="0032128D" w:rsidR="002B06A6" w:rsidP="002B06A6" w:rsidRDefault="002B06A6">
      <w:pPr>
        <w:pStyle w:val="af7"/>
      </w:pPr>
      <w:r w:rsidRPr="0032128D">
        <w:t xml:space="preserve">           </w:t>
      </w:r>
      <w:r>
        <w:rPr>
          <w:rFonts w:hint="eastAsia"/>
        </w:rPr>
        <w:t xml:space="preserve"> </w:t>
      </w:r>
      <w:r w:rsidRPr="0032128D">
        <w:t xml:space="preserve">or </w:t>
      </w:r>
      <w:hyperlink w:history="1" w:anchor="MotionUnderEstimationState">
        <w:r w:rsidR="00AE155C">
          <w:rPr>
            <w:rStyle w:val="ac"/>
          </w:rPr>
          <w:t>Motion</w:t>
        </w:r>
        <w:r w:rsidR="00AE155C">
          <w:rPr>
            <w:rStyle w:val="ac"/>
            <w:rFonts w:hint="eastAsia"/>
          </w:rPr>
          <w:t>Under</w:t>
        </w:r>
        <w:r w:rsidR="00AE155C">
          <w:rPr>
            <w:rStyle w:val="ac"/>
          </w:rPr>
          <w:t>EstimationState</w:t>
        </w:r>
      </w:hyperlink>
      <w:r w:rsidRPr="0032128D">
        <w:t xml:space="preserve">(k-1) is </w:t>
      </w:r>
      <w:r w:rsidRPr="0032128D">
        <w:rPr>
          <w:rStyle w:val="aff1"/>
        </w:rPr>
        <w:t>MOTORING</w:t>
      </w:r>
      <w:r w:rsidRPr="0032128D">
        <w:t>)</w:t>
      </w:r>
    </w:p>
    <w:p w:rsidRPr="0032128D" w:rsidR="002B06A6" w:rsidP="002B06A6" w:rsidRDefault="002B06A6">
      <w:pPr>
        <w:pStyle w:val="af7"/>
      </w:pPr>
      <w:r w:rsidRPr="0032128D">
        <w:t xml:space="preserve">          </w:t>
      </w:r>
      <w:r>
        <w:rPr>
          <w:rFonts w:hint="eastAsia"/>
        </w:rPr>
        <w:t xml:space="preserve"> </w:t>
      </w:r>
      <w:r w:rsidRPr="0032128D">
        <w:t xml:space="preserve">and </w:t>
      </w:r>
      <w:hyperlink w:history="1" w:anchor="MotionUnderEstimationState">
        <w:r w:rsidR="00AE155C">
          <w:rPr>
            <w:rStyle w:val="ac"/>
          </w:rPr>
          <w:t>Motion</w:t>
        </w:r>
        <w:r w:rsidR="00AE155C">
          <w:rPr>
            <w:rStyle w:val="ac"/>
            <w:rFonts w:hint="eastAsia"/>
          </w:rPr>
          <w:t>Under</w:t>
        </w:r>
        <w:r w:rsidR="00AE155C">
          <w:rPr>
            <w:rStyle w:val="ac"/>
          </w:rPr>
          <w:t>EstimationState</w:t>
        </w:r>
      </w:hyperlink>
      <w:r w:rsidRPr="0032128D">
        <w:t xml:space="preserve">(k) is </w:t>
      </w:r>
      <w:r w:rsidRPr="0032128D">
        <w:rPr>
          <w:rStyle w:val="aff1"/>
        </w:rPr>
        <w:t>SLIPPING</w:t>
      </w:r>
      <w:r w:rsidRPr="0032128D">
        <w:t>):</w:t>
      </w:r>
    </w:p>
    <w:p w:rsidRPr="0032128D" w:rsidR="002B06A6" w:rsidP="002B06A6" w:rsidRDefault="002B06A6">
      <w:pPr>
        <w:pStyle w:val="af7"/>
      </w:pPr>
      <w:r w:rsidRPr="0032128D">
        <w:t xml:space="preserve">        return </w:t>
      </w:r>
      <w:hyperlink w:history="1" w:anchor="WheelMinSpeed">
        <w:r w:rsidRPr="00E40003">
          <w:rPr>
            <w:rStyle w:val="ac"/>
          </w:rPr>
          <w:t>WheelMinSpeed</w:t>
        </w:r>
      </w:hyperlink>
      <w:r w:rsidRPr="0032128D">
        <w:t>(k-1)</w:t>
      </w:r>
    </w:p>
    <w:p w:rsidRPr="0032128D" w:rsidR="002B06A6" w:rsidP="002B06A6" w:rsidRDefault="002B06A6">
      <w:pPr>
        <w:pStyle w:val="af7"/>
      </w:pPr>
      <w:r w:rsidRPr="0032128D">
        <w:t xml:space="preserve">    else:</w:t>
      </w:r>
    </w:p>
    <w:p w:rsidR="002B06A6" w:rsidP="002B06A6" w:rsidRDefault="002B06A6">
      <w:pPr>
        <w:pStyle w:val="af7"/>
      </w:pPr>
      <w:r w:rsidRPr="0032128D">
        <w:t xml:space="preserve">        return </w:t>
      </w:r>
      <w:hyperlink w:history="1" w:anchor="StartSlippingSpeed">
        <w:r w:rsidRPr="00E40003">
          <w:rPr>
            <w:rStyle w:val="ac"/>
          </w:rPr>
          <w:t>StartSlippingSpeed</w:t>
        </w:r>
      </w:hyperlink>
      <w:r w:rsidRPr="0032128D">
        <w:t>(k-1)</w:t>
      </w:r>
    </w:p>
    <w:p w:rsidRPr="008A1414" w:rsidR="002B06A6" w:rsidP="002B06A6" w:rsidRDefault="002B06A6">
      <w:pPr>
        <w:pStyle w:val="ReqtifyAltQ"/>
      </w:pPr>
      <w:r w:rsidRPr="008A1414">
        <w:t>#Category=Functional</w:t>
      </w:r>
    </w:p>
    <w:p w:rsidRPr="008A1414" w:rsidR="002B06A6" w:rsidP="002B06A6" w:rsidRDefault="002B06A6">
      <w:pPr>
        <w:pStyle w:val="ReqtifyAltQ"/>
      </w:pPr>
      <w:r w:rsidRPr="008A1414">
        <w:t>#Contribution</w:t>
      </w:r>
      <w:r>
        <w:t>=SIL4</w:t>
      </w:r>
    </w:p>
    <w:p w:rsidR="009328EA" w:rsidP="002B06A6" w:rsidRDefault="002B06A6">
      <w:pPr>
        <w:pStyle w:val="ReqtifyAltQ"/>
        <w:rPr>
          <w:ins w:author="常鸣" w:date="2014-07-03T14:27:00Z" w:id="4553"/>
        </w:rPr>
      </w:pPr>
      <w:del w:author="常鸣" w:date="2014-07-03T14:27:00Z" w:id="4554">
        <w:r w:rsidRPr="008A1414" w:rsidDel="009328EA">
          <w:delText>#S</w:delText>
        </w:r>
      </w:del>
      <w:ins w:author="常鸣" w:date="2014-07-03T14:27:00Z" w:id="4555">
        <w:r w:rsidR="009328EA">
          <w:t>#Allocation=ATP Software</w:t>
        </w:r>
      </w:ins>
    </w:p>
    <w:p w:rsidRPr="008A1414" w:rsidR="002B06A6" w:rsidP="002B06A6" w:rsidRDefault="009328EA">
      <w:pPr>
        <w:pStyle w:val="ReqtifyAltQ"/>
      </w:pPr>
      <w:ins w:author="常鸣" w:date="2014-07-03T14:27:00Z" w:id="4556">
        <w:r>
          <w:t>#S</w:t>
        </w:r>
      </w:ins>
      <w:r w:rsidRPr="008A1414" w:rsidR="002B06A6">
        <w:t>ource=</w:t>
      </w:r>
      <w:ins w:author="常鸣" w:date="2014-07-02T15:26:00Z" w:id="4557">
        <w:r w:rsidRPr="00A872EC" w:rsidR="00A872EC">
          <w:t>[iTC_CC-SyAD-</w:t>
        </w:r>
        <w:r w:rsidRPr="00A872EC" w:rsidR="00A872EC">
          <w:rPr>
            <w:rFonts w:hint="eastAsia"/>
          </w:rPr>
          <w:t>0131]</w:t>
        </w:r>
      </w:ins>
    </w:p>
    <w:p w:rsidRPr="008A1414" w:rsidR="002B06A6" w:rsidP="002B06A6" w:rsidRDefault="002B06A6">
      <w:pPr>
        <w:pStyle w:val="ReqtifyAltQ"/>
      </w:pPr>
      <w:r w:rsidRPr="008A1414">
        <w:t>[End]</w:t>
      </w:r>
    </w:p>
    <w:p w:rsidR="002B06A6" w:rsidP="00C93484" w:rsidRDefault="002B06A6">
      <w:pPr>
        <w:pStyle w:val="Reqtify"/>
      </w:pPr>
    </w:p>
    <w:p w:rsidR="002B06A6" w:rsidP="00C93484" w:rsidRDefault="002B06A6">
      <w:pPr>
        <w:pStyle w:val="Reqtify"/>
      </w:pPr>
    </w:p>
    <w:p w:rsidRPr="00F21BF3" w:rsidR="002B06A6" w:rsidP="002B06A6" w:rsidRDefault="002B06A6">
      <w:pPr>
        <w:pStyle w:val="ReqtifyAltR"/>
      </w:pPr>
      <w:r w:rsidRPr="00F21BF3">
        <w:t>[iTC_CC_ATP-SwRS-0</w:t>
      </w:r>
      <w:r>
        <w:rPr>
          <w:rFonts w:hint="eastAsia"/>
        </w:rPr>
        <w:t>770</w:t>
      </w:r>
      <w:r w:rsidRPr="00F21BF3">
        <w:t>]</w:t>
      </w:r>
    </w:p>
    <w:p w:rsidRPr="00F21BF3" w:rsidR="002B06A6" w:rsidP="00C93484" w:rsidRDefault="002B06A6">
      <w:pPr>
        <w:pStyle w:val="Reqtify"/>
      </w:pPr>
      <w:bookmarkStart w:name="TimeInSlipping" w:id="4558"/>
      <w:r>
        <w:rPr>
          <w:rStyle w:val="aff2"/>
        </w:rPr>
        <w:t>TimeIn</w:t>
      </w:r>
      <w:r>
        <w:rPr>
          <w:rStyle w:val="aff2"/>
          <w:rFonts w:hint="eastAsia"/>
        </w:rPr>
        <w:t>S</w:t>
      </w:r>
      <w:r w:rsidRPr="00F21BF3">
        <w:rPr>
          <w:rStyle w:val="aff2"/>
        </w:rPr>
        <w:t>l</w:t>
      </w:r>
      <w:r>
        <w:rPr>
          <w:rStyle w:val="aff2"/>
          <w:rFonts w:hint="eastAsia"/>
        </w:rPr>
        <w:t>ipp</w:t>
      </w:r>
      <w:r w:rsidRPr="00F21BF3">
        <w:rPr>
          <w:rStyle w:val="aff2"/>
        </w:rPr>
        <w:t>ing</w:t>
      </w:r>
      <w:bookmarkEnd w:id="4558"/>
      <w:r w:rsidRPr="00F21BF3">
        <w:rPr>
          <w:rFonts w:hint="eastAsia"/>
        </w:rPr>
        <w:t>，记录在</w:t>
      </w:r>
      <w:r w:rsidRPr="00F21BF3">
        <w:rPr>
          <w:rStyle w:val="aff1"/>
        </w:rPr>
        <w:t>SLI</w:t>
      </w:r>
      <w:r>
        <w:rPr>
          <w:rStyle w:val="aff1"/>
          <w:rFonts w:hint="eastAsia"/>
        </w:rPr>
        <w:t>PP</w:t>
      </w:r>
      <w:r w:rsidRPr="00F21BF3">
        <w:rPr>
          <w:rStyle w:val="aff1"/>
        </w:rPr>
        <w:t>ING</w:t>
      </w:r>
      <w:r w:rsidRPr="00F21BF3">
        <w:rPr>
          <w:rFonts w:hint="eastAsia"/>
        </w:rPr>
        <w:t>状态下持续了多少个周期</w:t>
      </w:r>
      <w:r w:rsidRPr="00F21BF3">
        <w:rPr>
          <w:rFonts w:hint="eastAsia"/>
        </w:rPr>
        <w:t>.</w:t>
      </w:r>
    </w:p>
    <w:p w:rsidRPr="00F21BF3" w:rsidR="002B06A6" w:rsidP="00C93484" w:rsidRDefault="002B06A6">
      <w:pPr>
        <w:pStyle w:val="Reqtify"/>
      </w:pPr>
      <w:r w:rsidRPr="00F21BF3">
        <w:rPr>
          <w:rFonts w:hint="eastAsia"/>
        </w:rPr>
        <w:t xml:space="preserve">ATP shall record how many cycles staying in </w:t>
      </w:r>
      <w:r w:rsidRPr="00F21BF3">
        <w:rPr>
          <w:rStyle w:val="aff1"/>
          <w:rFonts w:hint="eastAsia"/>
        </w:rPr>
        <w:t>SLI</w:t>
      </w:r>
      <w:r>
        <w:rPr>
          <w:rStyle w:val="aff1"/>
          <w:rFonts w:hint="eastAsia"/>
        </w:rPr>
        <w:t>PP</w:t>
      </w:r>
      <w:r w:rsidRPr="00F21BF3">
        <w:rPr>
          <w:rStyle w:val="aff1"/>
          <w:rFonts w:hint="eastAsia"/>
        </w:rPr>
        <w:t>ING</w:t>
      </w:r>
      <w:r w:rsidRPr="00F21BF3">
        <w:rPr>
          <w:rFonts w:hint="eastAsia"/>
        </w:rPr>
        <w:t xml:space="preserve"> state.</w:t>
      </w:r>
    </w:p>
    <w:p w:rsidRPr="00F21BF3" w:rsidR="002B06A6" w:rsidP="002B06A6" w:rsidRDefault="002B06A6">
      <w:pPr>
        <w:pStyle w:val="af7"/>
      </w:pPr>
      <w:r w:rsidRPr="00F21BF3">
        <w:t xml:space="preserve">def </w:t>
      </w:r>
      <w:hyperlink w:history="1" w:anchor="TimeInSlipping">
        <w:r w:rsidRPr="00442344">
          <w:rPr>
            <w:rStyle w:val="ac"/>
          </w:rPr>
          <w:t>TimeInSlipping</w:t>
        </w:r>
      </w:hyperlink>
      <w:r w:rsidRPr="00F21BF3">
        <w:t>(k):</w:t>
      </w:r>
    </w:p>
    <w:p w:rsidRPr="00F21BF3" w:rsidR="002B06A6" w:rsidP="002B06A6" w:rsidRDefault="002B06A6">
      <w:pPr>
        <w:pStyle w:val="af7"/>
      </w:pPr>
      <w:r w:rsidRPr="00F21BF3">
        <w:t xml:space="preserve">    if (Initialization</w:t>
      </w:r>
    </w:p>
    <w:p w:rsidRPr="00F21BF3" w:rsidR="002B06A6" w:rsidP="002B06A6" w:rsidRDefault="002B06A6">
      <w:pPr>
        <w:pStyle w:val="af7"/>
      </w:pPr>
      <w:r w:rsidRPr="00F21BF3">
        <w:t xml:space="preserve">        or (</w:t>
      </w:r>
      <w:hyperlink w:history="1" w:anchor="MotionUnderEstimationState">
        <w:r w:rsidR="00AE155C">
          <w:rPr>
            <w:rStyle w:val="ac"/>
          </w:rPr>
          <w:t>Motion</w:t>
        </w:r>
        <w:r w:rsidR="00AE155C">
          <w:rPr>
            <w:rStyle w:val="ac"/>
            <w:rFonts w:hint="eastAsia"/>
          </w:rPr>
          <w:t>Under</w:t>
        </w:r>
        <w:r w:rsidR="00AE155C">
          <w:rPr>
            <w:rStyle w:val="ac"/>
          </w:rPr>
          <w:t>EstimationState</w:t>
        </w:r>
      </w:hyperlink>
      <w:r w:rsidRPr="00F21BF3">
        <w:t xml:space="preserve">(k-1) is </w:t>
      </w:r>
      <w:r w:rsidRPr="00442344">
        <w:rPr>
          <w:rStyle w:val="aff1"/>
        </w:rPr>
        <w:t>SLIPPING</w:t>
      </w:r>
    </w:p>
    <w:p w:rsidRPr="00F21BF3" w:rsidR="002B06A6" w:rsidP="002B06A6" w:rsidRDefault="002B06A6">
      <w:pPr>
        <w:pStyle w:val="af7"/>
      </w:pPr>
      <w:r w:rsidRPr="00F21BF3">
        <w:t xml:space="preserve">            and </w:t>
      </w:r>
      <w:hyperlink w:history="1" w:anchor="MotionUnderEstimationState">
        <w:r w:rsidR="00AE155C">
          <w:rPr>
            <w:rStyle w:val="ac"/>
          </w:rPr>
          <w:t>Motion</w:t>
        </w:r>
        <w:r w:rsidR="00AE155C">
          <w:rPr>
            <w:rStyle w:val="ac"/>
            <w:rFonts w:hint="eastAsia"/>
          </w:rPr>
          <w:t>Under</w:t>
        </w:r>
        <w:r w:rsidR="00AE155C">
          <w:rPr>
            <w:rStyle w:val="ac"/>
          </w:rPr>
          <w:t>EstimationState</w:t>
        </w:r>
      </w:hyperlink>
      <w:r w:rsidRPr="00F21BF3">
        <w:t xml:space="preserve">(k) is not </w:t>
      </w:r>
      <w:r w:rsidRPr="00442344">
        <w:rPr>
          <w:rStyle w:val="aff1"/>
        </w:rPr>
        <w:t>SLIPPING</w:t>
      </w:r>
      <w:r w:rsidRPr="00F21BF3">
        <w:t>)):</w:t>
      </w:r>
    </w:p>
    <w:p w:rsidRPr="00F21BF3" w:rsidR="002B06A6" w:rsidP="002B06A6" w:rsidRDefault="002B06A6">
      <w:pPr>
        <w:pStyle w:val="af7"/>
      </w:pPr>
      <w:r w:rsidRPr="00F21BF3">
        <w:t xml:space="preserve">        return 0</w:t>
      </w:r>
    </w:p>
    <w:p w:rsidRPr="00F21BF3" w:rsidR="002B06A6" w:rsidP="002B06A6" w:rsidRDefault="002B06A6">
      <w:pPr>
        <w:pStyle w:val="af7"/>
      </w:pPr>
      <w:r w:rsidRPr="00F21BF3">
        <w:t xml:space="preserve">    elif (</w:t>
      </w:r>
      <w:hyperlink w:history="1" w:anchor="MotionUnderEstimationState">
        <w:r w:rsidR="00AE155C">
          <w:rPr>
            <w:rStyle w:val="ac"/>
          </w:rPr>
          <w:t>Motion</w:t>
        </w:r>
        <w:r w:rsidR="00AE155C">
          <w:rPr>
            <w:rStyle w:val="ac"/>
            <w:rFonts w:hint="eastAsia"/>
          </w:rPr>
          <w:t>Under</w:t>
        </w:r>
        <w:r w:rsidR="00AE155C">
          <w:rPr>
            <w:rStyle w:val="ac"/>
          </w:rPr>
          <w:t>EstimationState</w:t>
        </w:r>
      </w:hyperlink>
      <w:r w:rsidRPr="00F21BF3">
        <w:t xml:space="preserve">(k) is </w:t>
      </w:r>
      <w:r w:rsidRPr="00442344">
        <w:rPr>
          <w:rStyle w:val="aff1"/>
        </w:rPr>
        <w:t>SLIPPING</w:t>
      </w:r>
      <w:r w:rsidRPr="00F21BF3">
        <w:t>):</w:t>
      </w:r>
    </w:p>
    <w:p w:rsidRPr="00F21BF3" w:rsidR="002B06A6" w:rsidP="002B06A6" w:rsidRDefault="002B06A6">
      <w:pPr>
        <w:pStyle w:val="af7"/>
      </w:pPr>
      <w:r w:rsidRPr="00F21BF3">
        <w:t xml:space="preserve">        return </w:t>
      </w:r>
      <w:hyperlink w:history="1" w:anchor="TimeInSlipping">
        <w:r w:rsidRPr="004C43A9">
          <w:rPr>
            <w:rStyle w:val="ac"/>
          </w:rPr>
          <w:t>TimeInSlipping</w:t>
        </w:r>
      </w:hyperlink>
      <w:r w:rsidRPr="00F21BF3">
        <w:t>(k-1) + 1</w:t>
      </w:r>
    </w:p>
    <w:p w:rsidRPr="00F21BF3" w:rsidR="002B06A6" w:rsidP="002B06A6" w:rsidRDefault="002B06A6">
      <w:pPr>
        <w:pStyle w:val="af7"/>
      </w:pPr>
      <w:r w:rsidRPr="00F21BF3">
        <w:lastRenderedPageBreak/>
        <w:t xml:space="preserve">    else:</w:t>
      </w:r>
    </w:p>
    <w:p w:rsidRPr="00F21BF3" w:rsidR="002B06A6" w:rsidP="002B06A6" w:rsidRDefault="002B06A6">
      <w:pPr>
        <w:pStyle w:val="af7"/>
      </w:pPr>
      <w:r w:rsidRPr="00F21BF3">
        <w:t xml:space="preserve">        return </w:t>
      </w:r>
      <w:hyperlink w:history="1" w:anchor="TimeInSlipping">
        <w:r w:rsidRPr="004C43A9">
          <w:rPr>
            <w:rStyle w:val="ac"/>
          </w:rPr>
          <w:t>TimeInSlipping</w:t>
        </w:r>
      </w:hyperlink>
      <w:r w:rsidRPr="00F21BF3">
        <w:t>(k-1)</w:t>
      </w:r>
    </w:p>
    <w:p w:rsidRPr="00F21BF3" w:rsidR="002B06A6" w:rsidP="002B06A6" w:rsidRDefault="002B06A6">
      <w:pPr>
        <w:pStyle w:val="ReqtifyAltQ"/>
      </w:pPr>
      <w:r w:rsidRPr="00F21BF3">
        <w:t>#Category=Functional</w:t>
      </w:r>
    </w:p>
    <w:p w:rsidRPr="00F21BF3" w:rsidR="002B06A6" w:rsidP="002B06A6" w:rsidRDefault="002B06A6">
      <w:pPr>
        <w:pStyle w:val="ReqtifyAltQ"/>
      </w:pPr>
      <w:r w:rsidRPr="00F21BF3">
        <w:t>#Contribution=SIL4</w:t>
      </w:r>
    </w:p>
    <w:p w:rsidR="009328EA" w:rsidP="002B06A6" w:rsidRDefault="002B06A6">
      <w:pPr>
        <w:pStyle w:val="ReqtifyAltQ"/>
        <w:rPr>
          <w:ins w:author="常鸣" w:date="2014-07-03T14:27:00Z" w:id="4559"/>
        </w:rPr>
      </w:pPr>
      <w:del w:author="常鸣" w:date="2014-07-03T14:27:00Z" w:id="4560">
        <w:r w:rsidRPr="00F21BF3" w:rsidDel="009328EA">
          <w:delText>#S</w:delText>
        </w:r>
      </w:del>
      <w:ins w:author="常鸣" w:date="2014-07-03T14:27:00Z" w:id="4561">
        <w:r w:rsidR="009328EA">
          <w:t>#Allocation=ATP Software</w:t>
        </w:r>
      </w:ins>
    </w:p>
    <w:p w:rsidRPr="00F21BF3" w:rsidR="002B06A6" w:rsidP="002B06A6" w:rsidRDefault="009328EA">
      <w:pPr>
        <w:pStyle w:val="ReqtifyAltQ"/>
      </w:pPr>
      <w:ins w:author="常鸣" w:date="2014-07-03T14:27:00Z" w:id="4562">
        <w:r>
          <w:t>#S</w:t>
        </w:r>
      </w:ins>
      <w:r w:rsidRPr="00F21BF3" w:rsidR="002B06A6">
        <w:t>ource=</w:t>
      </w:r>
      <w:ins w:author="常鸣" w:date="2014-07-02T15:36:00Z" w:id="4563">
        <w:r w:rsidRPr="006D3036" w:rsidR="006D3036">
          <w:t>[iTC_CC-SyAD-</w:t>
        </w:r>
        <w:r w:rsidRPr="006D3036" w:rsidR="006D3036">
          <w:rPr>
            <w:rFonts w:hint="eastAsia"/>
          </w:rPr>
          <w:t>0148]</w:t>
        </w:r>
      </w:ins>
    </w:p>
    <w:p w:rsidRPr="00F21BF3" w:rsidR="002B06A6" w:rsidP="002B06A6" w:rsidRDefault="002B06A6">
      <w:pPr>
        <w:pStyle w:val="ReqtifyAltQ"/>
      </w:pPr>
      <w:r w:rsidRPr="00F21BF3">
        <w:t>[End]</w:t>
      </w:r>
    </w:p>
    <w:p w:rsidR="002B06A6" w:rsidP="00C93484" w:rsidRDefault="002B06A6">
      <w:pPr>
        <w:pStyle w:val="Reqtify"/>
      </w:pPr>
    </w:p>
    <w:p w:rsidR="002B06A6" w:rsidP="00C93484" w:rsidRDefault="002B06A6">
      <w:pPr>
        <w:pStyle w:val="Reqtify"/>
      </w:pPr>
    </w:p>
    <w:p w:rsidR="00AE155C" w:rsidP="00AE155C" w:rsidRDefault="00AE155C">
      <w:pPr>
        <w:pStyle w:val="ReqtifyAltR"/>
      </w:pPr>
      <w:r>
        <w:t>[iTC_CC_ATP-SwRS-0</w:t>
      </w:r>
      <w:r>
        <w:rPr>
          <w:rFonts w:hint="eastAsia"/>
        </w:rPr>
        <w:t>793</w:t>
      </w:r>
      <w:r>
        <w:t>]</w:t>
      </w:r>
    </w:p>
    <w:p w:rsidR="002B06A6" w:rsidP="00C93484" w:rsidRDefault="002B06A6">
      <w:pPr>
        <w:pStyle w:val="Reqtify"/>
      </w:pPr>
      <w:bookmarkStart w:name="OdometerAxleMotorized" w:id="4564"/>
      <w:r w:rsidRPr="007E2128">
        <w:rPr>
          <w:rStyle w:val="aff2"/>
          <w:rFonts w:hint="eastAsia"/>
        </w:rPr>
        <w:t>OdometerAxleMotorized</w:t>
      </w:r>
      <w:bookmarkEnd w:id="4564"/>
      <w:r>
        <w:rPr>
          <w:rFonts w:hint="eastAsia"/>
        </w:rPr>
        <w:t>，表示需考虑里程计所安在车轴牵引导致的空转。</w:t>
      </w:r>
    </w:p>
    <w:p w:rsidR="002B06A6" w:rsidP="00C93484" w:rsidRDefault="002B06A6">
      <w:pPr>
        <w:pStyle w:val="Reqtify"/>
      </w:pPr>
      <w:r>
        <w:rPr>
          <w:rFonts w:hint="eastAsia"/>
        </w:rPr>
        <w:t xml:space="preserve">If the project that odometer installed on the traction axle of the train, ATP shall consider the slipping effect to impact the underestimation of measured wheel </w:t>
      </w:r>
      <w:r>
        <w:t>movement</w:t>
      </w:r>
      <w:r>
        <w:rPr>
          <w:rFonts w:hint="eastAsia"/>
        </w:rPr>
        <w:t>.</w:t>
      </w:r>
    </w:p>
    <w:p w:rsidRPr="004C59F1" w:rsidR="002B06A6" w:rsidP="002B06A6" w:rsidRDefault="002B06A6">
      <w:pPr>
        <w:pStyle w:val="af7"/>
      </w:pPr>
      <w:r w:rsidRPr="004C59F1">
        <w:t xml:space="preserve">def </w:t>
      </w:r>
      <w:hyperlink w:history="1" w:anchor="OdometerAxleMotorized">
        <w:r w:rsidRPr="004C59F1">
          <w:rPr>
            <w:rStyle w:val="ac"/>
          </w:rPr>
          <w:t>OdometerAxleMotorized</w:t>
        </w:r>
      </w:hyperlink>
      <w:r w:rsidRPr="004C59F1">
        <w:t>(k):</w:t>
      </w:r>
    </w:p>
    <w:p w:rsidR="002B06A6" w:rsidP="002B06A6" w:rsidRDefault="002B06A6">
      <w:pPr>
        <w:pStyle w:val="af7"/>
      </w:pPr>
      <w:r w:rsidRPr="004C59F1">
        <w:t xml:space="preserve">    return </w:t>
      </w:r>
      <w:r>
        <w:rPr>
          <w:rFonts w:hint="eastAsia"/>
        </w:rPr>
        <w:t xml:space="preserve">not </w:t>
      </w:r>
      <w:hyperlink w:history="1" w:anchor="ATPsetting">
        <w:r w:rsidRPr="004C59F1">
          <w:rPr>
            <w:rStyle w:val="ac"/>
          </w:rPr>
          <w:t>ATPsetting</w:t>
        </w:r>
      </w:hyperlink>
      <w:r w:rsidRPr="004C59F1">
        <w:t>.</w:t>
      </w:r>
      <w:r>
        <w:rPr>
          <w:rFonts w:hint="eastAsia"/>
        </w:rPr>
        <w:t>OdoNotOnM</w:t>
      </w:r>
      <w:r w:rsidRPr="004C59F1">
        <w:t>otorized</w:t>
      </w:r>
      <w:r w:rsidRPr="00F67A49">
        <w:t>Axle</w:t>
      </w:r>
    </w:p>
    <w:p w:rsidRPr="008A1414" w:rsidR="002B06A6" w:rsidP="002B06A6" w:rsidRDefault="002B06A6">
      <w:pPr>
        <w:pStyle w:val="ReqtifyAltQ"/>
      </w:pPr>
      <w:r w:rsidRPr="008A1414">
        <w:t>#Category=Functional</w:t>
      </w:r>
    </w:p>
    <w:p w:rsidRPr="008A1414" w:rsidR="002B06A6" w:rsidP="002B06A6" w:rsidRDefault="002B06A6">
      <w:pPr>
        <w:pStyle w:val="ReqtifyAltQ"/>
      </w:pPr>
      <w:r w:rsidRPr="008A1414">
        <w:t>#Contribution</w:t>
      </w:r>
      <w:r>
        <w:t>=SIL4</w:t>
      </w:r>
    </w:p>
    <w:p w:rsidR="009328EA" w:rsidP="002B06A6" w:rsidRDefault="002B06A6">
      <w:pPr>
        <w:pStyle w:val="ReqtifyAltQ"/>
        <w:rPr>
          <w:ins w:author="常鸣" w:date="2014-07-03T14:27:00Z" w:id="4565"/>
        </w:rPr>
      </w:pPr>
      <w:del w:author="常鸣" w:date="2014-07-03T14:27:00Z" w:id="4566">
        <w:r w:rsidRPr="008A1414" w:rsidDel="009328EA">
          <w:delText>#S</w:delText>
        </w:r>
      </w:del>
      <w:ins w:author="常鸣" w:date="2014-07-03T14:27:00Z" w:id="4567">
        <w:r w:rsidR="009328EA">
          <w:t>#Allocation=ATP Software</w:t>
        </w:r>
      </w:ins>
      <w:ins w:author="常鸣" w:date="2014-07-03T14:50:00Z" w:id="4568">
        <w:r w:rsidR="002428AA">
          <w:rPr>
            <w:rFonts w:hint="eastAsia"/>
          </w:rPr>
          <w:t>, Vital Embedded Setting</w:t>
        </w:r>
      </w:ins>
    </w:p>
    <w:p w:rsidRPr="008A1414" w:rsidR="002B06A6" w:rsidP="002B06A6" w:rsidRDefault="009328EA">
      <w:pPr>
        <w:pStyle w:val="ReqtifyAltQ"/>
      </w:pPr>
      <w:ins w:author="常鸣" w:date="2014-07-03T14:27:00Z" w:id="4569">
        <w:r>
          <w:t>#S</w:t>
        </w:r>
      </w:ins>
      <w:r w:rsidRPr="008A1414" w:rsidR="002B06A6">
        <w:t>ource=</w:t>
      </w:r>
      <w:r w:rsidRPr="003D2990" w:rsidR="002B06A6">
        <w:t>[iTC_CC-SyAD-</w:t>
      </w:r>
      <w:r w:rsidRPr="003D2990" w:rsidR="002B06A6">
        <w:rPr>
          <w:rFonts w:hint="eastAsia"/>
        </w:rPr>
        <w:t>0</w:t>
      </w:r>
      <w:r w:rsidR="002B06A6">
        <w:rPr>
          <w:rFonts w:hint="eastAsia"/>
        </w:rPr>
        <w:t>131</w:t>
      </w:r>
      <w:r w:rsidRPr="003D2990" w:rsidR="002B06A6">
        <w:rPr>
          <w:rFonts w:hint="eastAsia"/>
        </w:rPr>
        <w:t>]</w:t>
      </w:r>
      <w:r w:rsidR="002B06A6">
        <w:rPr>
          <w:rFonts w:hint="eastAsia"/>
        </w:rPr>
        <w:t>, [</w:t>
      </w:r>
      <w:r w:rsidR="002B06A6">
        <w:t>iTC_CC_ATP_SwHA</w:t>
      </w:r>
      <w:r w:rsidRPr="00CA7F59" w:rsidR="002B06A6">
        <w:t>-0070</w:t>
      </w:r>
      <w:r w:rsidR="002B06A6">
        <w:rPr>
          <w:rFonts w:hint="eastAsia"/>
        </w:rPr>
        <w:t>]</w:t>
      </w:r>
    </w:p>
    <w:p w:rsidRPr="008A1414" w:rsidR="002B06A6" w:rsidP="002B06A6" w:rsidRDefault="002B06A6">
      <w:pPr>
        <w:pStyle w:val="ReqtifyAltQ"/>
      </w:pPr>
      <w:r w:rsidRPr="008A1414">
        <w:t>[End]</w:t>
      </w:r>
    </w:p>
    <w:p w:rsidR="002B06A6" w:rsidP="00C93484" w:rsidRDefault="002B06A6">
      <w:pPr>
        <w:pStyle w:val="Reqtify"/>
      </w:pPr>
    </w:p>
    <w:p w:rsidR="00AE155C" w:rsidP="00C93484" w:rsidRDefault="00AE155C">
      <w:pPr>
        <w:pStyle w:val="Reqtify"/>
      </w:pPr>
    </w:p>
    <w:p w:rsidR="002B06A6" w:rsidP="00AE155C" w:rsidRDefault="00AE155C">
      <w:pPr>
        <w:pStyle w:val="ReqtifyAltR"/>
      </w:pPr>
      <w:r>
        <w:t>[iTC_CC_ATP-SwRS-0</w:t>
      </w:r>
      <w:r>
        <w:rPr>
          <w:rFonts w:hint="eastAsia"/>
        </w:rPr>
        <w:t>199</w:t>
      </w:r>
      <w:r>
        <w:t>]</w:t>
      </w:r>
    </w:p>
    <w:p w:rsidR="002B06A6" w:rsidP="00C93484" w:rsidRDefault="002B06A6">
      <w:pPr>
        <w:pStyle w:val="Reqtify"/>
      </w:pPr>
      <w:r>
        <w:rPr>
          <w:rFonts w:hint="eastAsia"/>
        </w:rPr>
        <w:t>对于车辆位移的打滑空转补偿状态</w:t>
      </w:r>
      <w:bookmarkStart w:name="MotionUnderEstimationState" w:id="4570"/>
      <w:r w:rsidRPr="002B06A6">
        <w:rPr>
          <w:rStyle w:val="aff2"/>
          <w:bCs w:val="0"/>
          <w:iCs w:val="0"/>
          <w:noProof w:val="0"/>
        </w:rPr>
        <w:t>Motion</w:t>
      </w:r>
      <w:r w:rsidRPr="002B06A6">
        <w:rPr>
          <w:rStyle w:val="aff2"/>
          <w:rFonts w:hint="eastAsia"/>
          <w:bCs w:val="0"/>
          <w:iCs w:val="0"/>
          <w:noProof w:val="0"/>
        </w:rPr>
        <w:t>Under</w:t>
      </w:r>
      <w:r w:rsidRPr="002B06A6">
        <w:rPr>
          <w:rStyle w:val="aff2"/>
          <w:bCs w:val="0"/>
          <w:iCs w:val="0"/>
          <w:noProof w:val="0"/>
        </w:rPr>
        <w:t>EstimationSt</w:t>
      </w:r>
      <w:r w:rsidRPr="002B06A6">
        <w:rPr>
          <w:rStyle w:val="aff2"/>
          <w:rFonts w:hint="eastAsia"/>
          <w:bCs w:val="0"/>
          <w:iCs w:val="0"/>
          <w:noProof w:val="0"/>
        </w:rPr>
        <w:t>ate</w:t>
      </w:r>
      <w:bookmarkEnd w:id="4570"/>
      <w:r>
        <w:rPr>
          <w:rFonts w:hint="eastAsia"/>
        </w:rPr>
        <w:t>如下：</w:t>
      </w:r>
    </w:p>
    <w:p w:rsidR="002B06A6" w:rsidP="00FA0FBB" w:rsidRDefault="002B06A6">
      <w:pPr>
        <w:pStyle w:val="AltX"/>
      </w:pPr>
      <w:r w:rsidRPr="00360341">
        <w:rPr>
          <w:rStyle w:val="aff1"/>
          <w:rFonts w:hint="eastAsia"/>
        </w:rPr>
        <w:t>COASTING</w:t>
      </w:r>
      <w:r w:rsidRPr="00CC53B8">
        <w:rPr>
          <w:rFonts w:hint="eastAsia"/>
        </w:rPr>
        <w:t xml:space="preserve">, </w:t>
      </w:r>
      <w:r w:rsidRPr="00CC53B8">
        <w:rPr>
          <w:rFonts w:hint="eastAsia"/>
        </w:rPr>
        <w:t>无打滑发生；</w:t>
      </w:r>
    </w:p>
    <w:p w:rsidR="002B06A6" w:rsidP="00FA0FBB" w:rsidRDefault="002B06A6">
      <w:pPr>
        <w:pStyle w:val="AltX"/>
      </w:pPr>
      <w:r w:rsidRPr="00455F6C">
        <w:rPr>
          <w:rStyle w:val="aff1"/>
          <w:rFonts w:hint="eastAsia"/>
        </w:rPr>
        <w:t>MOTORING</w:t>
      </w:r>
      <w:r>
        <w:rPr>
          <w:rFonts w:hint="eastAsia"/>
        </w:rPr>
        <w:t>，一般牵引状态（仅在需考虑空转补偿的项目）；</w:t>
      </w:r>
    </w:p>
    <w:p w:rsidR="002B06A6" w:rsidP="00FA0FBB" w:rsidRDefault="002B06A6">
      <w:pPr>
        <w:pStyle w:val="AltX"/>
      </w:pPr>
      <w:r w:rsidRPr="00455F6C">
        <w:rPr>
          <w:rStyle w:val="aff1"/>
          <w:rFonts w:hint="eastAsia"/>
        </w:rPr>
        <w:t>SLIPPING</w:t>
      </w:r>
      <w:r>
        <w:rPr>
          <w:rFonts w:hint="eastAsia"/>
        </w:rPr>
        <w:t>，可补偿的空转状态（仅在需考虑空转补偿的项目）；</w:t>
      </w:r>
    </w:p>
    <w:p w:rsidR="002B06A6" w:rsidP="00FA0FBB" w:rsidRDefault="002B06A6">
      <w:pPr>
        <w:pStyle w:val="AltX"/>
      </w:pPr>
      <w:r>
        <w:rPr>
          <w:rStyle w:val="aff1"/>
          <w:rFonts w:hint="eastAsia"/>
        </w:rPr>
        <w:t>SKIDDING</w:t>
      </w:r>
      <w:r w:rsidRPr="00CC53B8">
        <w:rPr>
          <w:rFonts w:hint="eastAsia"/>
        </w:rPr>
        <w:t xml:space="preserve">, </w:t>
      </w:r>
      <w:r>
        <w:rPr>
          <w:rFonts w:hint="eastAsia"/>
        </w:rPr>
        <w:t>无法靠里程计补偿的</w:t>
      </w:r>
      <w:r w:rsidRPr="00CC53B8">
        <w:rPr>
          <w:rFonts w:hint="eastAsia"/>
        </w:rPr>
        <w:t>打滑</w:t>
      </w:r>
      <w:r>
        <w:rPr>
          <w:rFonts w:hint="eastAsia"/>
        </w:rPr>
        <w:t>或空转</w:t>
      </w:r>
      <w:r w:rsidRPr="00CC53B8">
        <w:rPr>
          <w:rFonts w:hint="eastAsia"/>
        </w:rPr>
        <w:t>状态</w:t>
      </w:r>
      <w:r>
        <w:rPr>
          <w:rFonts w:hint="eastAsia"/>
        </w:rPr>
        <w:t>。</w:t>
      </w:r>
    </w:p>
    <w:p w:rsidR="002B06A6" w:rsidP="00C93484" w:rsidRDefault="002B06A6">
      <w:pPr>
        <w:pStyle w:val="Reqtify"/>
      </w:pPr>
      <w:r>
        <w:rPr>
          <w:rFonts w:hint="eastAsia"/>
        </w:rPr>
        <w:t>各个状态的转换关系如</w:t>
      </w:r>
      <w:r w:rsidR="008A373B">
        <w:fldChar w:fldCharType="begin"/>
      </w:r>
      <w:r w:rsidR="008A373B">
        <w:instrText xml:space="preserve"> REF _Ref383532430 \h </w:instrText>
      </w:r>
      <w:r w:rsidR="008A373B">
        <w:fldChar w:fldCharType="separate"/>
      </w:r>
      <w:r w:rsidRPr="006F1249" w:rsidR="00DE178B">
        <w:t xml:space="preserve">Figure </w:t>
      </w:r>
      <w:r w:rsidR="00DE178B">
        <w:rPr>
          <w:noProof/>
        </w:rPr>
        <w:t>5</w:t>
      </w:r>
      <w:r w:rsidR="00DE178B">
        <w:noBreakHyphen/>
      </w:r>
      <w:r w:rsidR="00DE178B">
        <w:rPr>
          <w:noProof/>
        </w:rPr>
        <w:t>9</w:t>
      </w:r>
      <w:r w:rsidR="008A373B">
        <w:fldChar w:fldCharType="end"/>
      </w:r>
      <w:r>
        <w:t>所示</w:t>
      </w:r>
      <w:r>
        <w:rPr>
          <w:rFonts w:hint="eastAsia"/>
        </w:rPr>
        <w:t>。</w:t>
      </w:r>
    </w:p>
    <w:p w:rsidR="002B06A6" w:rsidP="00C93484" w:rsidRDefault="002B06A6">
      <w:pPr>
        <w:pStyle w:val="Reqtify"/>
      </w:pPr>
    </w:p>
    <w:p w:rsidR="002B06A6" w:rsidP="00C93484" w:rsidRDefault="002B06A6">
      <w:pPr>
        <w:pStyle w:val="Reqtify"/>
      </w:pPr>
      <w:r>
        <w:t>ATP</w:t>
      </w:r>
      <w:r w:rsidRPr="00634120">
        <w:t xml:space="preserve"> software shall use the over-estimation model for train movement provided by </w:t>
      </w:r>
      <w:r w:rsidR="008A373B">
        <w:fldChar w:fldCharType="begin"/>
      </w:r>
      <w:r w:rsidR="008A373B">
        <w:instrText xml:space="preserve"> REF _Ref383532430 \h </w:instrText>
      </w:r>
      <w:r w:rsidR="008A373B">
        <w:fldChar w:fldCharType="separate"/>
      </w:r>
      <w:r w:rsidRPr="006F1249" w:rsidR="00DE178B">
        <w:t xml:space="preserve">Figure </w:t>
      </w:r>
      <w:r w:rsidR="00DE178B">
        <w:rPr>
          <w:noProof/>
        </w:rPr>
        <w:t>5</w:t>
      </w:r>
      <w:r w:rsidR="00DE178B">
        <w:noBreakHyphen/>
      </w:r>
      <w:r w:rsidR="00DE178B">
        <w:rPr>
          <w:noProof/>
        </w:rPr>
        <w:t>9</w:t>
      </w:r>
      <w:r w:rsidR="008A373B">
        <w:fldChar w:fldCharType="end"/>
      </w:r>
      <w:r>
        <w:rPr>
          <w:rFonts w:hint="eastAsia"/>
        </w:rPr>
        <w:t xml:space="preserve"> </w:t>
      </w:r>
      <w:r w:rsidRPr="00634120">
        <w:t>state-diagram.</w:t>
      </w:r>
      <w:r>
        <w:rPr>
          <w:rFonts w:hint="eastAsia"/>
        </w:rPr>
        <w:t xml:space="preserve"> </w:t>
      </w:r>
      <w:r>
        <w:t>T</w:t>
      </w:r>
      <w:r>
        <w:rPr>
          <w:rFonts w:hint="eastAsia"/>
        </w:rPr>
        <w:t>he maximum and minimum train motion shall overestimate based on different state as follows:</w:t>
      </w:r>
    </w:p>
    <w:p w:rsidR="002B06A6" w:rsidP="00FA0FBB" w:rsidRDefault="002B06A6">
      <w:pPr>
        <w:pStyle w:val="AltX"/>
      </w:pPr>
      <w:r w:rsidRPr="00E16F54">
        <w:rPr>
          <w:rStyle w:val="aff1"/>
          <w:rFonts w:hint="eastAsia"/>
        </w:rPr>
        <w:t>COASTING</w:t>
      </w:r>
      <w:r>
        <w:rPr>
          <w:rFonts w:hint="eastAsia"/>
        </w:rPr>
        <w:t>. There is not sliding effect during on train coasting or motoring, so ATP need not to overestimate train motion.</w:t>
      </w:r>
    </w:p>
    <w:p w:rsidR="002B06A6" w:rsidP="00FA0FBB" w:rsidRDefault="002B06A6">
      <w:pPr>
        <w:pStyle w:val="AltX"/>
      </w:pPr>
      <w:r>
        <w:rPr>
          <w:rStyle w:val="aff1"/>
          <w:rFonts w:hint="eastAsia"/>
        </w:rPr>
        <w:t>MOTORING</w:t>
      </w:r>
      <w:r>
        <w:rPr>
          <w:rFonts w:hint="eastAsia"/>
        </w:rPr>
        <w:t xml:space="preserve">, </w:t>
      </w:r>
      <w:r w:rsidR="00F470B4">
        <w:rPr>
          <w:rFonts w:hint="eastAsia"/>
        </w:rPr>
        <w:t>normal traction state (only consdering odometer installed on motorized axle).</w:t>
      </w:r>
    </w:p>
    <w:p w:rsidR="002B06A6" w:rsidP="00FA0FBB" w:rsidRDefault="002B06A6">
      <w:pPr>
        <w:pStyle w:val="AltX"/>
      </w:pPr>
      <w:r>
        <w:rPr>
          <w:rStyle w:val="aff1"/>
          <w:rFonts w:hint="eastAsia"/>
        </w:rPr>
        <w:lastRenderedPageBreak/>
        <w:t>SLIPPING</w:t>
      </w:r>
      <w:r>
        <w:rPr>
          <w:rFonts w:hint="eastAsia"/>
        </w:rPr>
        <w:t xml:space="preserve">, </w:t>
      </w:r>
      <w:r w:rsidR="00F470B4">
        <w:rPr>
          <w:rFonts w:hint="eastAsia"/>
        </w:rPr>
        <w:t>wheel slipping happen (only consdering odometer installed on motorized axle).</w:t>
      </w:r>
    </w:p>
    <w:p w:rsidRPr="00781F42" w:rsidR="002B06A6" w:rsidP="00FA0FBB" w:rsidRDefault="002B06A6">
      <w:pPr>
        <w:pStyle w:val="AltX"/>
      </w:pPr>
      <w:r>
        <w:rPr>
          <w:rStyle w:val="aff1"/>
          <w:rFonts w:hint="eastAsia"/>
        </w:rPr>
        <w:t>SKIDDING</w:t>
      </w:r>
      <w:r>
        <w:rPr>
          <w:rFonts w:hint="eastAsia"/>
        </w:rPr>
        <w:t>, If train slides or slips excessively, ATP shall consider odometer motion untrustworthy.</w:t>
      </w:r>
    </w:p>
    <w:p w:rsidRPr="00886C59" w:rsidR="002B06A6" w:rsidP="00211452" w:rsidRDefault="002B06A6">
      <w:pPr>
        <w:pStyle w:val="affe"/>
      </w:pPr>
      <w:r w:rsidRPr="007F6855">
        <w:t xml:space="preserve"> </w:t>
      </w:r>
      <w:r w:rsidR="00651E4E">
        <w:drawing>
          <wp:inline distT="0" distB="0" distL="0" distR="0">
            <wp:extent cx="3719830" cy="2486660"/>
            <wp:effectExtent l="0" t="0" r="0" b="8890"/>
            <wp:docPr id="6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719830" cy="2486660"/>
                    </a:xfrm>
                    <a:prstGeom prst="rect">
                      <a:avLst/>
                    </a:prstGeom>
                    <a:noFill/>
                    <a:ln>
                      <a:noFill/>
                    </a:ln>
                  </pic:spPr>
                </pic:pic>
              </a:graphicData>
            </a:graphic>
          </wp:inline>
        </w:drawing>
      </w:r>
    </w:p>
    <w:p w:rsidRPr="006F1249" w:rsidR="002B06A6" w:rsidP="002B06A6" w:rsidRDefault="002B06A6">
      <w:pPr>
        <w:pStyle w:val="affe"/>
      </w:pPr>
      <w:bookmarkStart w:name="_Ref383532430" w:id="4571"/>
      <w:bookmarkStart w:name="_Toc392229989" w:id="4572"/>
      <w:r w:rsidRPr="006F1249">
        <w:t xml:space="preserve">Figure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9</w:t>
      </w:r>
      <w:r w:rsidR="00DB1C8F">
        <w:fldChar w:fldCharType="end"/>
      </w:r>
      <w:bookmarkEnd w:id="4571"/>
      <w:r w:rsidRPr="006F1249">
        <w:rPr>
          <w:rFonts w:hint="eastAsia"/>
        </w:rPr>
        <w:t xml:space="preserve"> Processing of </w:t>
      </w:r>
      <w:r>
        <w:rPr>
          <w:rFonts w:hint="eastAsia"/>
        </w:rPr>
        <w:t>under estimation state</w:t>
      </w:r>
      <w:bookmarkEnd w:id="4572"/>
      <w:r w:rsidRPr="006F1249">
        <w:t xml:space="preserve"> </w:t>
      </w:r>
    </w:p>
    <w:p w:rsidRPr="008A1414" w:rsidR="002B06A6" w:rsidP="002B06A6" w:rsidRDefault="002B06A6">
      <w:pPr>
        <w:pStyle w:val="ReqtifyAltQ"/>
      </w:pPr>
      <w:r w:rsidRPr="008A1414">
        <w:t>#Category=Functional</w:t>
      </w:r>
    </w:p>
    <w:p w:rsidRPr="008A1414" w:rsidR="002B06A6" w:rsidP="002B06A6" w:rsidRDefault="002B06A6">
      <w:pPr>
        <w:pStyle w:val="ReqtifyAltQ"/>
      </w:pPr>
      <w:r w:rsidRPr="008A1414">
        <w:t>#Contribution</w:t>
      </w:r>
      <w:r>
        <w:t>=SIL4</w:t>
      </w:r>
    </w:p>
    <w:p w:rsidR="009328EA" w:rsidP="002B06A6" w:rsidRDefault="002B06A6">
      <w:pPr>
        <w:pStyle w:val="ReqtifyAltQ"/>
        <w:rPr>
          <w:ins w:author="常鸣" w:date="2014-07-03T14:27:00Z" w:id="4573"/>
        </w:rPr>
      </w:pPr>
      <w:del w:author="常鸣" w:date="2014-07-03T14:27:00Z" w:id="4574">
        <w:r w:rsidRPr="008A1414" w:rsidDel="009328EA">
          <w:delText>#S</w:delText>
        </w:r>
      </w:del>
      <w:ins w:author="常鸣" w:date="2014-07-03T14:27:00Z" w:id="4575">
        <w:r w:rsidR="009328EA">
          <w:t>#Allocation=ATP Software</w:t>
        </w:r>
      </w:ins>
    </w:p>
    <w:p w:rsidRPr="008A1414" w:rsidR="002B06A6" w:rsidP="002B06A6" w:rsidRDefault="009328EA">
      <w:pPr>
        <w:pStyle w:val="ReqtifyAltQ"/>
      </w:pPr>
      <w:ins w:author="常鸣" w:date="2014-07-03T14:27:00Z" w:id="4576">
        <w:r>
          <w:t>#S</w:t>
        </w:r>
      </w:ins>
      <w:r w:rsidRPr="008A1414" w:rsidR="002B06A6">
        <w:t>ource=</w:t>
      </w:r>
      <w:r w:rsidRPr="003D2990" w:rsidR="002B06A6">
        <w:t>[iTC_CC-SyAD-</w:t>
      </w:r>
      <w:r w:rsidRPr="003D2990" w:rsidR="002B06A6">
        <w:rPr>
          <w:rFonts w:hint="eastAsia"/>
        </w:rPr>
        <w:t>0</w:t>
      </w:r>
      <w:r w:rsidR="002B06A6">
        <w:rPr>
          <w:rFonts w:hint="eastAsia"/>
        </w:rPr>
        <w:t>131</w:t>
      </w:r>
      <w:r w:rsidRPr="003D2990" w:rsidR="002B06A6">
        <w:rPr>
          <w:rFonts w:hint="eastAsia"/>
        </w:rPr>
        <w:t>]</w:t>
      </w:r>
      <w:r w:rsidR="002B06A6">
        <w:rPr>
          <w:rFonts w:hint="eastAsia"/>
        </w:rPr>
        <w:t>, [</w:t>
      </w:r>
      <w:r w:rsidR="002B06A6">
        <w:t>iTC_CC_ATP_SwHA</w:t>
      </w:r>
      <w:r w:rsidRPr="00CA7F59" w:rsidR="002B06A6">
        <w:t>-0071</w:t>
      </w:r>
      <w:r w:rsidR="002B06A6">
        <w:rPr>
          <w:rFonts w:hint="eastAsia"/>
        </w:rPr>
        <w:t>]</w:t>
      </w:r>
    </w:p>
    <w:p w:rsidRPr="008A1414" w:rsidR="002B06A6" w:rsidP="002B06A6" w:rsidRDefault="002B06A6">
      <w:pPr>
        <w:pStyle w:val="ReqtifyAltQ"/>
      </w:pPr>
      <w:r w:rsidRPr="008A1414">
        <w:t>[End]</w:t>
      </w:r>
    </w:p>
    <w:p w:rsidR="002B06A6" w:rsidP="00C93484" w:rsidRDefault="002B06A6">
      <w:pPr>
        <w:pStyle w:val="Reqtify"/>
      </w:pPr>
    </w:p>
    <w:p w:rsidR="002232D1" w:rsidP="00C93484" w:rsidRDefault="002232D1">
      <w:pPr>
        <w:pStyle w:val="Reqtify"/>
      </w:pPr>
    </w:p>
    <w:p w:rsidRPr="00972331" w:rsidR="00EE3B9B" w:rsidP="00EE3B9B" w:rsidRDefault="00EE3B9B">
      <w:pPr>
        <w:pStyle w:val="ReqtifyAltR"/>
      </w:pPr>
      <w:r>
        <w:t>[iTC_CC_ATP-SwRS-0</w:t>
      </w:r>
      <w:r>
        <w:rPr>
          <w:rFonts w:hint="eastAsia"/>
        </w:rPr>
        <w:t>771</w:t>
      </w:r>
      <w:r>
        <w:t>]</w:t>
      </w:r>
    </w:p>
    <w:p w:rsidR="00EE3B9B" w:rsidP="00C93484" w:rsidRDefault="00EE3B9B">
      <w:pPr>
        <w:pStyle w:val="Reqtify"/>
      </w:pPr>
      <w:r>
        <w:rPr>
          <w:rFonts w:hint="eastAsia"/>
        </w:rPr>
        <w:t xml:space="preserve">The </w:t>
      </w:r>
      <w:hyperlink w:history="1" w:anchor="MotionUnderEstimationState">
        <w:r w:rsidR="00AE155C">
          <w:rPr>
            <w:rStyle w:val="ac"/>
          </w:rPr>
          <w:t>Motion</w:t>
        </w:r>
        <w:r w:rsidR="00AE155C">
          <w:rPr>
            <w:rStyle w:val="ac"/>
            <w:rFonts w:hint="eastAsia"/>
          </w:rPr>
          <w:t>Under</w:t>
        </w:r>
        <w:r w:rsidR="00AE155C">
          <w:rPr>
            <w:rStyle w:val="ac"/>
          </w:rPr>
          <w:t>EstimationState</w:t>
        </w:r>
      </w:hyperlink>
      <w:r>
        <w:rPr>
          <w:rFonts w:hint="eastAsia"/>
        </w:rPr>
        <w:t xml:space="preserve"> transfers f</w:t>
      </w:r>
      <w:r w:rsidRPr="001B3DC6">
        <w:t xml:space="preserve">rom </w:t>
      </w:r>
      <w:r>
        <w:t>“</w:t>
      </w:r>
      <w:r w:rsidRPr="00A64875">
        <w:rPr>
          <w:rStyle w:val="aff1"/>
          <w:rFonts w:hint="eastAsia"/>
        </w:rPr>
        <w:t>COASTING</w:t>
      </w:r>
      <w:r>
        <w:t>”</w:t>
      </w:r>
      <w:r w:rsidRPr="001B3DC6">
        <w:t xml:space="preserve"> </w:t>
      </w:r>
      <w:r>
        <w:rPr>
          <w:rFonts w:hint="eastAsia"/>
        </w:rPr>
        <w:t xml:space="preserve">to </w:t>
      </w:r>
      <w:r>
        <w:t>“</w:t>
      </w:r>
      <w:r>
        <w:rPr>
          <w:rStyle w:val="aff1"/>
          <w:rFonts w:hint="eastAsia"/>
        </w:rPr>
        <w:t>MOTOR</w:t>
      </w:r>
      <w:r w:rsidRPr="00A64875">
        <w:rPr>
          <w:rStyle w:val="aff1"/>
          <w:rFonts w:hint="eastAsia"/>
        </w:rPr>
        <w:t>ING</w:t>
      </w:r>
      <w:r>
        <w:t>”</w:t>
      </w:r>
      <w:r>
        <w:rPr>
          <w:rFonts w:hint="eastAsia"/>
        </w:rPr>
        <w:t xml:space="preserve"> </w:t>
      </w:r>
      <w:r w:rsidRPr="001B3DC6">
        <w:t>when:</w:t>
      </w:r>
      <w:r w:rsidRPr="001B3DC6">
        <w:rPr>
          <w:rFonts w:hint="eastAsia"/>
        </w:rPr>
        <w:t xml:space="preserve"> </w:t>
      </w:r>
    </w:p>
    <w:p w:rsidR="00EE3B9B" w:rsidP="00EE3B9B" w:rsidRDefault="00EE3B9B">
      <w:pPr>
        <w:pStyle w:val="af7"/>
      </w:pPr>
      <w:r>
        <w:rPr>
          <w:rFonts w:hint="eastAsia"/>
        </w:rPr>
        <w:t>if (</w:t>
      </w:r>
      <w:hyperlink w:history="1" w:anchor="MotionUnderEstimationState">
        <w:r>
          <w:rPr>
            <w:rStyle w:val="ac"/>
          </w:rPr>
          <w:t>Motion</w:t>
        </w:r>
        <w:r w:rsidR="00AE155C">
          <w:rPr>
            <w:rStyle w:val="ac"/>
            <w:rFonts w:hint="eastAsia"/>
          </w:rPr>
          <w:t>Under</w:t>
        </w:r>
        <w:r>
          <w:rPr>
            <w:rStyle w:val="ac"/>
          </w:rPr>
          <w:t>EstimationState</w:t>
        </w:r>
      </w:hyperlink>
      <w:r>
        <w:rPr>
          <w:rFonts w:hint="eastAsia"/>
        </w:rPr>
        <w:t xml:space="preserve">(k-1) is </w:t>
      </w:r>
      <w:r w:rsidRPr="00CB6CF8">
        <w:rPr>
          <w:rStyle w:val="aff1"/>
          <w:rFonts w:hint="eastAsia"/>
        </w:rPr>
        <w:t>COASTING</w:t>
      </w:r>
    </w:p>
    <w:p w:rsidRPr="007E2128" w:rsidR="00EE3B9B" w:rsidP="00EE3B9B" w:rsidRDefault="00EE3B9B">
      <w:pPr>
        <w:pStyle w:val="af7"/>
      </w:pPr>
      <w:r>
        <w:rPr>
          <w:rFonts w:hint="eastAsia"/>
        </w:rPr>
        <w:t xml:space="preserve">    and </w:t>
      </w:r>
      <w:hyperlink w:history="1" w:anchor="OdometerAxleMotorized">
        <w:r w:rsidRPr="007E2128">
          <w:rPr>
            <w:rStyle w:val="ac"/>
          </w:rPr>
          <w:t>OdometerAxleMotorized</w:t>
        </w:r>
      </w:hyperlink>
      <w:r w:rsidRPr="007E2128">
        <w:t>(k)</w:t>
      </w:r>
    </w:p>
    <w:p w:rsidRPr="007E2128" w:rsidR="00EE3B9B" w:rsidP="00EE3B9B" w:rsidRDefault="00EE3B9B">
      <w:pPr>
        <w:pStyle w:val="af7"/>
      </w:pPr>
      <w:r w:rsidRPr="007E2128">
        <w:t xml:space="preserve">    and </w:t>
      </w:r>
      <w:hyperlink w:history="1" w:anchor="FilteredWheelAcceleration">
        <w:r w:rsidRPr="004C43A9">
          <w:rPr>
            <w:rStyle w:val="ac"/>
          </w:rPr>
          <w:t>FilteredWheelAcceleration</w:t>
        </w:r>
      </w:hyperlink>
      <w:r w:rsidRPr="007E2128">
        <w:t>(k) &lt;= ATPsetting.SlippingStartAcc</w:t>
      </w:r>
    </w:p>
    <w:p w:rsidR="00EE3B9B" w:rsidP="00EE3B9B" w:rsidRDefault="00EE3B9B">
      <w:pPr>
        <w:pStyle w:val="af7"/>
      </w:pPr>
      <w:r w:rsidRPr="007E2128">
        <w:t xml:space="preserve">    and </w:t>
      </w:r>
      <w:hyperlink w:history="1" w:anchor="FilteredWheelAcceleration">
        <w:r w:rsidRPr="004C43A9">
          <w:rPr>
            <w:rStyle w:val="ac"/>
          </w:rPr>
          <w:t>FilteredWheelAcceleration</w:t>
        </w:r>
      </w:hyperlink>
      <w:r w:rsidRPr="007E2128">
        <w:t>(k) &gt; ATPsetting.</w:t>
      </w:r>
      <w:r w:rsidR="002F1AB0">
        <w:rPr>
          <w:rFonts w:hint="eastAsia"/>
        </w:rPr>
        <w:t>Traction</w:t>
      </w:r>
      <w:r w:rsidRPr="007E2128" w:rsidR="002F1AB0">
        <w:t>StartAcc</w:t>
      </w:r>
    </w:p>
    <w:p w:rsidR="00EE3B9B" w:rsidP="00EE3B9B" w:rsidRDefault="00EE3B9B">
      <w:pPr>
        <w:pStyle w:val="af7"/>
      </w:pPr>
      <w:r>
        <w:rPr>
          <w:rFonts w:hint="eastAsia"/>
        </w:rPr>
        <w:t xml:space="preserve">    and </w:t>
      </w:r>
      <w:hyperlink w:history="1" w:anchor="OdometerState">
        <w:r>
          <w:rPr>
            <w:rStyle w:val="ac"/>
          </w:rPr>
          <w:t>OdometerState</w:t>
        </w:r>
      </w:hyperlink>
      <w:r w:rsidRPr="00634120">
        <w:t xml:space="preserve">(k) </w:t>
      </w:r>
      <w:r>
        <w:rPr>
          <w:rFonts w:hint="eastAsia"/>
        </w:rPr>
        <w:t>is</w:t>
      </w:r>
      <w:r w:rsidRPr="00634120">
        <w:t xml:space="preserve"> </w:t>
      </w:r>
      <w:r>
        <w:rPr>
          <w:rStyle w:val="aff1"/>
        </w:rPr>
        <w:t>INITIALIZED</w:t>
      </w:r>
      <w:r>
        <w:rPr>
          <w:rFonts w:hint="eastAsia"/>
        </w:rPr>
        <w:t>)</w:t>
      </w:r>
    </w:p>
    <w:p w:rsidR="00EE3B9B" w:rsidP="00EE3B9B" w:rsidRDefault="00EE3B9B">
      <w:pPr>
        <w:pStyle w:val="af7"/>
      </w:pPr>
      <w:r>
        <w:rPr>
          <w:rFonts w:hint="eastAsia"/>
        </w:rPr>
        <w:t xml:space="preserve">    </w:t>
      </w:r>
      <w:hyperlink w:history="1" w:anchor="MotionUnderEstimationState">
        <w:r w:rsidR="00AE155C">
          <w:rPr>
            <w:rStyle w:val="ac"/>
          </w:rPr>
          <w:t>Motion</w:t>
        </w:r>
        <w:r w:rsidR="00AE155C">
          <w:rPr>
            <w:rStyle w:val="ac"/>
            <w:rFonts w:hint="eastAsia"/>
          </w:rPr>
          <w:t>Under</w:t>
        </w:r>
        <w:r w:rsidR="00AE155C">
          <w:rPr>
            <w:rStyle w:val="ac"/>
          </w:rPr>
          <w:t>EstimationState</w:t>
        </w:r>
      </w:hyperlink>
      <w:r>
        <w:rPr>
          <w:rFonts w:hint="eastAsia"/>
        </w:rPr>
        <w:t xml:space="preserve"> = </w:t>
      </w:r>
      <w:r>
        <w:rPr>
          <w:rStyle w:val="aff1"/>
          <w:rFonts w:hint="eastAsia"/>
        </w:rPr>
        <w:t>MOTORING</w:t>
      </w:r>
    </w:p>
    <w:p w:rsidRPr="008A1414" w:rsidR="00EE3B9B" w:rsidP="00EE3B9B" w:rsidRDefault="00EE3B9B">
      <w:pPr>
        <w:pStyle w:val="ReqtifyAltQ"/>
      </w:pPr>
      <w:r w:rsidRPr="008A1414">
        <w:t>#Category=Functional</w:t>
      </w:r>
    </w:p>
    <w:p w:rsidRPr="008A1414" w:rsidR="00EE3B9B" w:rsidP="00EE3B9B" w:rsidRDefault="00EE3B9B">
      <w:pPr>
        <w:pStyle w:val="ReqtifyAltQ"/>
      </w:pPr>
      <w:r w:rsidRPr="008A1414">
        <w:t>#Contribution</w:t>
      </w:r>
      <w:r>
        <w:t>=SIL4</w:t>
      </w:r>
    </w:p>
    <w:p w:rsidR="009328EA" w:rsidP="00EE3B9B" w:rsidRDefault="00EE3B9B">
      <w:pPr>
        <w:pStyle w:val="ReqtifyAltQ"/>
        <w:rPr>
          <w:ins w:author="常鸣" w:date="2014-07-03T14:27:00Z" w:id="4577"/>
        </w:rPr>
      </w:pPr>
      <w:del w:author="常鸣" w:date="2014-07-03T14:27:00Z" w:id="4578">
        <w:r w:rsidRPr="008A1414" w:rsidDel="009328EA">
          <w:delText>#S</w:delText>
        </w:r>
      </w:del>
      <w:ins w:author="常鸣" w:date="2014-07-03T14:27:00Z" w:id="4579">
        <w:r w:rsidR="009328EA">
          <w:t>#Allocation=ATP Software</w:t>
        </w:r>
      </w:ins>
      <w:ins w:author="常鸣" w:date="2014-07-03T14:50:00Z" w:id="4580">
        <w:r w:rsidR="002428AA">
          <w:rPr>
            <w:rFonts w:hint="eastAsia"/>
          </w:rPr>
          <w:t>, Vital Embedded Setting</w:t>
        </w:r>
      </w:ins>
    </w:p>
    <w:p w:rsidRPr="008A1414" w:rsidR="00EE3B9B" w:rsidP="00EE3B9B" w:rsidRDefault="009328EA">
      <w:pPr>
        <w:pStyle w:val="ReqtifyAltQ"/>
      </w:pPr>
      <w:ins w:author="常鸣" w:date="2014-07-03T14:27:00Z" w:id="4581">
        <w:r>
          <w:t>#S</w:t>
        </w:r>
      </w:ins>
      <w:r w:rsidRPr="008A1414" w:rsidR="00EE3B9B">
        <w:t>ource=</w:t>
      </w:r>
      <w:ins w:author="常鸣" w:date="2014-07-02T15:36:00Z" w:id="4582">
        <w:r w:rsidRPr="006D3036" w:rsidR="006D3036">
          <w:t>[iTC_CC-SyAD-</w:t>
        </w:r>
        <w:r w:rsidRPr="006D3036" w:rsidR="006D3036">
          <w:rPr>
            <w:rFonts w:hint="eastAsia"/>
          </w:rPr>
          <w:t>0148]</w:t>
        </w:r>
      </w:ins>
      <w:ins w:author="常鸣" w:date="2014-07-03T19:29:00Z" w:id="4583">
        <w:r w:rsidR="000F7A91">
          <w:rPr>
            <w:rFonts w:hint="eastAsia"/>
          </w:rPr>
          <w:t>,</w:t>
        </w:r>
        <w:r w:rsidRPr="000F7A91" w:rsidR="000F7A91">
          <w:rPr>
            <w:rFonts w:hint="eastAsia"/>
          </w:rPr>
          <w:t xml:space="preserve"> </w:t>
        </w:r>
        <w:r w:rsidRPr="003D2990" w:rsidR="000F7A91">
          <w:t>[iTC_CC-SyAD-</w:t>
        </w:r>
        <w:r w:rsidRPr="003D2990" w:rsidR="000F7A91">
          <w:rPr>
            <w:rFonts w:hint="eastAsia"/>
          </w:rPr>
          <w:t>0</w:t>
        </w:r>
        <w:r w:rsidR="000F7A91">
          <w:rPr>
            <w:rFonts w:hint="eastAsia"/>
          </w:rPr>
          <w:t>133</w:t>
        </w:r>
        <w:r w:rsidRPr="003D2990" w:rsidR="000F7A91">
          <w:rPr>
            <w:rFonts w:hint="eastAsia"/>
          </w:rPr>
          <w:t>]</w:t>
        </w:r>
      </w:ins>
    </w:p>
    <w:p w:rsidRPr="008A1414" w:rsidR="00EE3B9B" w:rsidP="00EE3B9B" w:rsidRDefault="00EE3B9B">
      <w:pPr>
        <w:pStyle w:val="ReqtifyAltQ"/>
      </w:pPr>
      <w:r w:rsidRPr="008A1414">
        <w:t>[End]</w:t>
      </w:r>
    </w:p>
    <w:p w:rsidR="00EE3B9B" w:rsidP="00C93484" w:rsidRDefault="00EE3B9B">
      <w:pPr>
        <w:pStyle w:val="Reqtify"/>
      </w:pPr>
    </w:p>
    <w:p w:rsidR="00EE3B9B" w:rsidP="00C93484" w:rsidRDefault="00EE3B9B">
      <w:pPr>
        <w:pStyle w:val="Reqtify"/>
      </w:pPr>
    </w:p>
    <w:p w:rsidRPr="00972331" w:rsidR="00EE3B9B" w:rsidP="00EE3B9B" w:rsidRDefault="00EE3B9B">
      <w:pPr>
        <w:pStyle w:val="ReqtifyAltR"/>
      </w:pPr>
      <w:r>
        <w:t>[iTC_CC_ATP-SwRS-0</w:t>
      </w:r>
      <w:r>
        <w:rPr>
          <w:rFonts w:hint="eastAsia"/>
        </w:rPr>
        <w:t>772</w:t>
      </w:r>
      <w:r>
        <w:t>]</w:t>
      </w:r>
    </w:p>
    <w:p w:rsidR="00EE3B9B" w:rsidP="00C93484" w:rsidRDefault="00EE3B9B">
      <w:pPr>
        <w:pStyle w:val="Reqtify"/>
      </w:pPr>
      <w:r>
        <w:rPr>
          <w:rFonts w:hint="eastAsia"/>
        </w:rPr>
        <w:lastRenderedPageBreak/>
        <w:t xml:space="preserve">The </w:t>
      </w:r>
      <w:hyperlink w:history="1" w:anchor="MotionUnderEstimationState">
        <w:r w:rsidR="00AE155C">
          <w:rPr>
            <w:rStyle w:val="ac"/>
          </w:rPr>
          <w:t>Motion</w:t>
        </w:r>
        <w:r w:rsidR="00AE155C">
          <w:rPr>
            <w:rStyle w:val="ac"/>
            <w:rFonts w:hint="eastAsia"/>
          </w:rPr>
          <w:t>Under</w:t>
        </w:r>
        <w:r w:rsidR="00AE155C">
          <w:rPr>
            <w:rStyle w:val="ac"/>
          </w:rPr>
          <w:t>EstimationState</w:t>
        </w:r>
      </w:hyperlink>
      <w:r>
        <w:rPr>
          <w:rFonts w:hint="eastAsia"/>
        </w:rPr>
        <w:t xml:space="preserve"> transfers f</w:t>
      </w:r>
      <w:r w:rsidRPr="001B3DC6">
        <w:t xml:space="preserve">rom </w:t>
      </w:r>
      <w:r>
        <w:t>“</w:t>
      </w:r>
      <w:r w:rsidRPr="00A64875">
        <w:rPr>
          <w:rStyle w:val="aff1"/>
          <w:rFonts w:hint="eastAsia"/>
        </w:rPr>
        <w:t>COASTING</w:t>
      </w:r>
      <w:r>
        <w:t>”</w:t>
      </w:r>
      <w:r w:rsidRPr="001B3DC6">
        <w:t xml:space="preserve"> </w:t>
      </w:r>
      <w:r>
        <w:rPr>
          <w:rFonts w:hint="eastAsia"/>
        </w:rPr>
        <w:t xml:space="preserve">to </w:t>
      </w:r>
      <w:r>
        <w:t>“</w:t>
      </w:r>
      <w:r w:rsidRPr="00A64875">
        <w:rPr>
          <w:rStyle w:val="aff1"/>
          <w:rFonts w:hint="eastAsia"/>
        </w:rPr>
        <w:t>SLI</w:t>
      </w:r>
      <w:r>
        <w:rPr>
          <w:rStyle w:val="aff1"/>
          <w:rFonts w:hint="eastAsia"/>
        </w:rPr>
        <w:t>PP</w:t>
      </w:r>
      <w:r w:rsidRPr="00A64875">
        <w:rPr>
          <w:rStyle w:val="aff1"/>
          <w:rFonts w:hint="eastAsia"/>
        </w:rPr>
        <w:t>ING</w:t>
      </w:r>
      <w:r>
        <w:t>”</w:t>
      </w:r>
      <w:r>
        <w:rPr>
          <w:rFonts w:hint="eastAsia"/>
        </w:rPr>
        <w:t xml:space="preserve"> </w:t>
      </w:r>
      <w:r w:rsidRPr="001B3DC6">
        <w:t>when:</w:t>
      </w:r>
      <w:r w:rsidRPr="001B3DC6">
        <w:rPr>
          <w:rFonts w:hint="eastAsia"/>
        </w:rPr>
        <w:t xml:space="preserve"> </w:t>
      </w:r>
    </w:p>
    <w:p w:rsidR="00EE3B9B" w:rsidP="00EE3B9B" w:rsidRDefault="00EE3B9B">
      <w:pPr>
        <w:pStyle w:val="af7"/>
      </w:pPr>
      <w:r>
        <w:rPr>
          <w:rFonts w:hint="eastAsia"/>
        </w:rPr>
        <w:t>if (</w:t>
      </w:r>
      <w:hyperlink w:history="1" w:anchor="MotionUnderEstimationState">
        <w:r w:rsidR="00AE155C">
          <w:rPr>
            <w:rStyle w:val="ac"/>
          </w:rPr>
          <w:t>Motion</w:t>
        </w:r>
        <w:r w:rsidR="00AE155C">
          <w:rPr>
            <w:rStyle w:val="ac"/>
            <w:rFonts w:hint="eastAsia"/>
          </w:rPr>
          <w:t>Under</w:t>
        </w:r>
        <w:r w:rsidR="00AE155C">
          <w:rPr>
            <w:rStyle w:val="ac"/>
          </w:rPr>
          <w:t>EstimationState</w:t>
        </w:r>
      </w:hyperlink>
      <w:r>
        <w:rPr>
          <w:rFonts w:hint="eastAsia"/>
        </w:rPr>
        <w:t xml:space="preserve">(k-1) is </w:t>
      </w:r>
      <w:r w:rsidRPr="00CB6CF8">
        <w:rPr>
          <w:rStyle w:val="aff1"/>
          <w:rFonts w:hint="eastAsia"/>
        </w:rPr>
        <w:t>COASTING</w:t>
      </w:r>
    </w:p>
    <w:p w:rsidR="00EE3B9B" w:rsidP="00EE3B9B" w:rsidRDefault="00EE3B9B">
      <w:pPr>
        <w:pStyle w:val="af7"/>
      </w:pPr>
      <w:r>
        <w:rPr>
          <w:rFonts w:hint="eastAsia"/>
        </w:rPr>
        <w:t xml:space="preserve">    and </w:t>
      </w:r>
      <w:hyperlink w:history="1" w:anchor="OdometerAxleMotorized">
        <w:r w:rsidRPr="007E2128">
          <w:rPr>
            <w:rStyle w:val="ac"/>
          </w:rPr>
          <w:t>OdometerAxleMotorized</w:t>
        </w:r>
      </w:hyperlink>
      <w:r>
        <w:rPr>
          <w:rFonts w:hint="eastAsia"/>
        </w:rPr>
        <w:t>(k)</w:t>
      </w:r>
    </w:p>
    <w:p w:rsidR="00EE3B9B" w:rsidP="00EE3B9B" w:rsidRDefault="00EE3B9B">
      <w:pPr>
        <w:pStyle w:val="af7"/>
      </w:pPr>
      <w:r>
        <w:rPr>
          <w:rFonts w:hint="eastAsia"/>
        </w:rPr>
        <w:t xml:space="preserve">    and </w:t>
      </w:r>
      <w:hyperlink w:history="1" w:anchor="FilteredWheelAcceleration">
        <w:r>
          <w:rPr>
            <w:rStyle w:val="ac"/>
          </w:rPr>
          <w:t>FilteredWheelAcceleration</w:t>
        </w:r>
      </w:hyperlink>
      <w:r>
        <w:rPr>
          <w:rFonts w:hint="eastAsia"/>
        </w:rPr>
        <w:t xml:space="preserve">(k) &gt; </w:t>
      </w:r>
      <w:hyperlink w:history="1" w:anchor="ATPsetting">
        <w:r>
          <w:rPr>
            <w:rStyle w:val="ac"/>
          </w:rPr>
          <w:t>ATPsetting</w:t>
        </w:r>
      </w:hyperlink>
      <w:r>
        <w:rPr>
          <w:rFonts w:hint="eastAsia"/>
        </w:rPr>
        <w:t>.SlippingStartAcc</w:t>
      </w:r>
    </w:p>
    <w:p w:rsidR="00EE3B9B" w:rsidP="00EE3B9B" w:rsidRDefault="00EE3B9B">
      <w:pPr>
        <w:pStyle w:val="af7"/>
      </w:pPr>
      <w:r>
        <w:rPr>
          <w:rFonts w:hint="eastAsia"/>
        </w:rPr>
        <w:t xml:space="preserve">    and </w:t>
      </w:r>
      <w:hyperlink w:history="1" w:anchor="OdometerState">
        <w:r>
          <w:rPr>
            <w:rStyle w:val="ac"/>
          </w:rPr>
          <w:t>OdometerState</w:t>
        </w:r>
      </w:hyperlink>
      <w:r w:rsidRPr="00634120">
        <w:t xml:space="preserve">(k) </w:t>
      </w:r>
      <w:r>
        <w:rPr>
          <w:rFonts w:hint="eastAsia"/>
        </w:rPr>
        <w:t>is</w:t>
      </w:r>
      <w:r w:rsidRPr="00634120">
        <w:t xml:space="preserve"> </w:t>
      </w:r>
      <w:r>
        <w:rPr>
          <w:rStyle w:val="aff1"/>
        </w:rPr>
        <w:t>INITIALIZED</w:t>
      </w:r>
      <w:r>
        <w:rPr>
          <w:rFonts w:hint="eastAsia"/>
        </w:rPr>
        <w:t>)</w:t>
      </w:r>
    </w:p>
    <w:p w:rsidR="00EE3B9B" w:rsidP="00EE3B9B" w:rsidRDefault="00EE3B9B">
      <w:pPr>
        <w:pStyle w:val="af7"/>
      </w:pPr>
      <w:r>
        <w:rPr>
          <w:rFonts w:hint="eastAsia"/>
        </w:rPr>
        <w:t xml:space="preserve">    </w:t>
      </w:r>
      <w:hyperlink w:history="1" w:anchor="MotionUnderEstimationState">
        <w:r w:rsidR="00AE155C">
          <w:rPr>
            <w:rStyle w:val="ac"/>
          </w:rPr>
          <w:t>Motion</w:t>
        </w:r>
        <w:r w:rsidR="00AE155C">
          <w:rPr>
            <w:rStyle w:val="ac"/>
            <w:rFonts w:hint="eastAsia"/>
          </w:rPr>
          <w:t>Under</w:t>
        </w:r>
        <w:r w:rsidR="00AE155C">
          <w:rPr>
            <w:rStyle w:val="ac"/>
          </w:rPr>
          <w:t>EstimationState</w:t>
        </w:r>
      </w:hyperlink>
      <w:r w:rsidR="00AE155C">
        <w:rPr>
          <w:rFonts w:hint="eastAsia"/>
        </w:rPr>
        <w:t xml:space="preserve"> </w:t>
      </w:r>
      <w:r>
        <w:rPr>
          <w:rFonts w:hint="eastAsia"/>
        </w:rPr>
        <w:t xml:space="preserve">= </w:t>
      </w:r>
      <w:r w:rsidRPr="00CB6CF8">
        <w:rPr>
          <w:rStyle w:val="aff1"/>
          <w:rFonts w:hint="eastAsia"/>
        </w:rPr>
        <w:t>SL</w:t>
      </w:r>
      <w:r>
        <w:rPr>
          <w:rStyle w:val="aff1"/>
          <w:rFonts w:hint="eastAsia"/>
        </w:rPr>
        <w:t>IPP</w:t>
      </w:r>
      <w:r w:rsidRPr="00CB6CF8">
        <w:rPr>
          <w:rStyle w:val="aff1"/>
          <w:rFonts w:hint="eastAsia"/>
        </w:rPr>
        <w:t>ING</w:t>
      </w:r>
    </w:p>
    <w:p w:rsidRPr="008A1414" w:rsidR="00EE3B9B" w:rsidP="00EE3B9B" w:rsidRDefault="00EE3B9B">
      <w:pPr>
        <w:pStyle w:val="ReqtifyAltQ"/>
      </w:pPr>
      <w:r w:rsidRPr="008A1414">
        <w:t>#Category=Functional</w:t>
      </w:r>
    </w:p>
    <w:p w:rsidRPr="008A1414" w:rsidR="00EE3B9B" w:rsidP="00EE3B9B" w:rsidRDefault="00EE3B9B">
      <w:pPr>
        <w:pStyle w:val="ReqtifyAltQ"/>
      </w:pPr>
      <w:r w:rsidRPr="008A1414">
        <w:t>#Contribution</w:t>
      </w:r>
      <w:r>
        <w:t>=SIL4</w:t>
      </w:r>
    </w:p>
    <w:p w:rsidR="009328EA" w:rsidP="00EE3B9B" w:rsidRDefault="00EE3B9B">
      <w:pPr>
        <w:pStyle w:val="ReqtifyAltQ"/>
        <w:rPr>
          <w:ins w:author="常鸣" w:date="2014-07-03T14:27:00Z" w:id="4584"/>
        </w:rPr>
      </w:pPr>
      <w:del w:author="常鸣" w:date="2014-07-03T14:27:00Z" w:id="4585">
        <w:r w:rsidRPr="008A1414" w:rsidDel="009328EA">
          <w:delText>#S</w:delText>
        </w:r>
      </w:del>
      <w:ins w:author="常鸣" w:date="2014-07-03T14:27:00Z" w:id="4586">
        <w:r w:rsidR="009328EA">
          <w:t>#Allocation=ATP Software</w:t>
        </w:r>
      </w:ins>
      <w:ins w:author="常鸣" w:date="2014-07-03T14:50:00Z" w:id="4587">
        <w:r w:rsidR="002428AA">
          <w:rPr>
            <w:rFonts w:hint="eastAsia"/>
          </w:rPr>
          <w:t>, Vital Embedded Setting</w:t>
        </w:r>
      </w:ins>
    </w:p>
    <w:p w:rsidRPr="008A1414" w:rsidR="00EE3B9B" w:rsidP="00EE3B9B" w:rsidRDefault="009328EA">
      <w:pPr>
        <w:pStyle w:val="ReqtifyAltQ"/>
      </w:pPr>
      <w:ins w:author="常鸣" w:date="2014-07-03T14:27:00Z" w:id="4588">
        <w:r>
          <w:t>#S</w:t>
        </w:r>
      </w:ins>
      <w:r w:rsidRPr="008A1414" w:rsidR="00EE3B9B">
        <w:t>ource=</w:t>
      </w:r>
      <w:r w:rsidRPr="003D2990" w:rsidR="00EE3B9B">
        <w:t>[iTC_CC-SyAD-</w:t>
      </w:r>
      <w:r w:rsidRPr="003D2990" w:rsidR="00EE3B9B">
        <w:rPr>
          <w:rFonts w:hint="eastAsia"/>
        </w:rPr>
        <w:t>0</w:t>
      </w:r>
      <w:r w:rsidR="00EE3B9B">
        <w:rPr>
          <w:rFonts w:hint="eastAsia"/>
        </w:rPr>
        <w:t>148</w:t>
      </w:r>
      <w:r w:rsidRPr="003D2990" w:rsidR="00EE3B9B">
        <w:rPr>
          <w:rFonts w:hint="eastAsia"/>
        </w:rPr>
        <w:t>]</w:t>
      </w:r>
      <w:r w:rsidR="00EE3B9B">
        <w:rPr>
          <w:rFonts w:hint="eastAsia"/>
        </w:rPr>
        <w:t>, [</w:t>
      </w:r>
      <w:r w:rsidR="00EE3B9B">
        <w:t>iTC_CC_ATP_SwHA</w:t>
      </w:r>
      <w:r w:rsidRPr="00CA7F59" w:rsidR="00EE3B9B">
        <w:t>-0073</w:t>
      </w:r>
      <w:r w:rsidR="00EE3B9B">
        <w:rPr>
          <w:rFonts w:hint="eastAsia"/>
        </w:rPr>
        <w:t>]</w:t>
      </w:r>
    </w:p>
    <w:p w:rsidRPr="008A1414" w:rsidR="00EE3B9B" w:rsidP="00EE3B9B" w:rsidRDefault="00EE3B9B">
      <w:pPr>
        <w:pStyle w:val="ReqtifyAltQ"/>
      </w:pPr>
      <w:r w:rsidRPr="008A1414">
        <w:t>[End]</w:t>
      </w:r>
    </w:p>
    <w:p w:rsidR="00EE3B9B" w:rsidP="00C93484" w:rsidRDefault="00EE3B9B">
      <w:pPr>
        <w:pStyle w:val="Reqtify"/>
      </w:pPr>
    </w:p>
    <w:p w:rsidR="00EE3B9B" w:rsidP="00C93484" w:rsidRDefault="00EE3B9B">
      <w:pPr>
        <w:pStyle w:val="Reqtify"/>
      </w:pPr>
    </w:p>
    <w:p w:rsidRPr="00972331" w:rsidR="00424A21" w:rsidP="00424A21" w:rsidRDefault="00424A21">
      <w:pPr>
        <w:pStyle w:val="ReqtifyAltR"/>
      </w:pPr>
      <w:r>
        <w:t>[iTC_CC_ATP-SwRS-0</w:t>
      </w:r>
      <w:r w:rsidR="00FE160E">
        <w:rPr>
          <w:rFonts w:hint="eastAsia"/>
        </w:rPr>
        <w:t>773</w:t>
      </w:r>
      <w:r>
        <w:t>]</w:t>
      </w:r>
    </w:p>
    <w:p w:rsidR="00424A21" w:rsidP="00C93484" w:rsidRDefault="00424A21">
      <w:pPr>
        <w:pStyle w:val="Reqtify"/>
      </w:pPr>
      <w:r>
        <w:rPr>
          <w:rFonts w:hint="eastAsia"/>
        </w:rPr>
        <w:t xml:space="preserve">The </w:t>
      </w:r>
      <w:hyperlink w:history="1" w:anchor="MotionUnderEstimationState">
        <w:r w:rsidR="00AE155C">
          <w:rPr>
            <w:rStyle w:val="ac"/>
          </w:rPr>
          <w:t>Motion</w:t>
        </w:r>
        <w:r w:rsidR="00AE155C">
          <w:rPr>
            <w:rStyle w:val="ac"/>
            <w:rFonts w:hint="eastAsia"/>
          </w:rPr>
          <w:t>Under</w:t>
        </w:r>
        <w:r w:rsidR="00AE155C">
          <w:rPr>
            <w:rStyle w:val="ac"/>
          </w:rPr>
          <w:t>EstimationState</w:t>
        </w:r>
      </w:hyperlink>
      <w:r>
        <w:rPr>
          <w:rFonts w:hint="eastAsia"/>
        </w:rPr>
        <w:t xml:space="preserve"> transfers f</w:t>
      </w:r>
      <w:r w:rsidRPr="001B3DC6">
        <w:t xml:space="preserve">rom </w:t>
      </w:r>
      <w:r>
        <w:t>“</w:t>
      </w:r>
      <w:r w:rsidRPr="0032128D">
        <w:rPr>
          <w:rStyle w:val="aff1"/>
          <w:rFonts w:hint="eastAsia"/>
        </w:rPr>
        <w:t>MOTORING</w:t>
      </w:r>
      <w:r>
        <w:t>”</w:t>
      </w:r>
      <w:r w:rsidRPr="001B3DC6">
        <w:t xml:space="preserve"> </w:t>
      </w:r>
      <w:r>
        <w:rPr>
          <w:rFonts w:hint="eastAsia"/>
        </w:rPr>
        <w:t xml:space="preserve">to </w:t>
      </w:r>
      <w:r>
        <w:t>“</w:t>
      </w:r>
      <w:r w:rsidRPr="00A64875">
        <w:rPr>
          <w:rStyle w:val="aff1"/>
          <w:rFonts w:hint="eastAsia"/>
        </w:rPr>
        <w:t>SLI</w:t>
      </w:r>
      <w:r>
        <w:rPr>
          <w:rStyle w:val="aff1"/>
          <w:rFonts w:hint="eastAsia"/>
        </w:rPr>
        <w:t>PP</w:t>
      </w:r>
      <w:r w:rsidRPr="00A64875">
        <w:rPr>
          <w:rStyle w:val="aff1"/>
          <w:rFonts w:hint="eastAsia"/>
        </w:rPr>
        <w:t>ING</w:t>
      </w:r>
      <w:r>
        <w:t>”</w:t>
      </w:r>
      <w:r>
        <w:rPr>
          <w:rFonts w:hint="eastAsia"/>
        </w:rPr>
        <w:t xml:space="preserve"> </w:t>
      </w:r>
      <w:r w:rsidRPr="001B3DC6">
        <w:t>when:</w:t>
      </w:r>
      <w:r w:rsidRPr="001B3DC6">
        <w:rPr>
          <w:rFonts w:hint="eastAsia"/>
        </w:rPr>
        <w:t xml:space="preserve"> </w:t>
      </w:r>
    </w:p>
    <w:p w:rsidR="00424A21" w:rsidP="00424A21" w:rsidRDefault="00424A21">
      <w:pPr>
        <w:pStyle w:val="af7"/>
      </w:pPr>
      <w:r>
        <w:rPr>
          <w:rFonts w:hint="eastAsia"/>
        </w:rPr>
        <w:t>if (</w:t>
      </w:r>
      <w:hyperlink w:history="1" w:anchor="MotionUnderEstimationState">
        <w:r w:rsidR="00AE155C">
          <w:rPr>
            <w:rStyle w:val="ac"/>
          </w:rPr>
          <w:t>Motion</w:t>
        </w:r>
        <w:r w:rsidR="00AE155C">
          <w:rPr>
            <w:rStyle w:val="ac"/>
            <w:rFonts w:hint="eastAsia"/>
          </w:rPr>
          <w:t>Under</w:t>
        </w:r>
        <w:r w:rsidR="00AE155C">
          <w:rPr>
            <w:rStyle w:val="ac"/>
          </w:rPr>
          <w:t>EstimationState</w:t>
        </w:r>
      </w:hyperlink>
      <w:r>
        <w:rPr>
          <w:rFonts w:hint="eastAsia"/>
        </w:rPr>
        <w:t xml:space="preserve">(k-1) </w:t>
      </w:r>
      <w:r w:rsidR="0085525B">
        <w:rPr>
          <w:rFonts w:hint="eastAsia"/>
        </w:rPr>
        <w:t>is</w:t>
      </w:r>
      <w:r>
        <w:rPr>
          <w:rFonts w:hint="eastAsia"/>
        </w:rPr>
        <w:t xml:space="preserve"> </w:t>
      </w:r>
      <w:r w:rsidRPr="0032128D" w:rsidR="00BC3A9C">
        <w:rPr>
          <w:rStyle w:val="aff1"/>
          <w:rFonts w:hint="eastAsia"/>
        </w:rPr>
        <w:t>MOTORING</w:t>
      </w:r>
    </w:p>
    <w:p w:rsidR="00424A21" w:rsidP="00424A21" w:rsidRDefault="00424A21">
      <w:pPr>
        <w:pStyle w:val="af7"/>
      </w:pPr>
      <w:r w:rsidRPr="008F0674">
        <w:rPr>
          <w:rFonts w:hint="eastAsia"/>
        </w:rPr>
        <w:t xml:space="preserve">   </w:t>
      </w:r>
      <w:r>
        <w:rPr>
          <w:rFonts w:hint="eastAsia"/>
        </w:rPr>
        <w:t xml:space="preserve"> and </w:t>
      </w:r>
      <w:hyperlink w:history="1" w:anchor="FilteredWheelAcceleration">
        <w:r>
          <w:rPr>
            <w:rStyle w:val="ac"/>
          </w:rPr>
          <w:t>FilteredWheelAcceleration</w:t>
        </w:r>
      </w:hyperlink>
      <w:r w:rsidRPr="008F0674">
        <w:rPr>
          <w:rFonts w:hint="eastAsia"/>
        </w:rPr>
        <w:t xml:space="preserve">(k) </w:t>
      </w:r>
      <w:r w:rsidR="0085525B">
        <w:rPr>
          <w:rFonts w:hint="eastAsia"/>
        </w:rPr>
        <w:t>&gt;</w:t>
      </w:r>
      <w:r w:rsidRPr="008F0674">
        <w:rPr>
          <w:rFonts w:hint="eastAsia"/>
        </w:rPr>
        <w:t xml:space="preserve"> </w:t>
      </w:r>
      <w:hyperlink w:history="1" w:anchor="ATPsetting">
        <w:r>
          <w:rPr>
            <w:rStyle w:val="ac"/>
          </w:rPr>
          <w:t>ATPsetting</w:t>
        </w:r>
      </w:hyperlink>
      <w:r w:rsidRPr="008F0674">
        <w:rPr>
          <w:rFonts w:hint="eastAsia"/>
        </w:rPr>
        <w:t>.</w:t>
      </w:r>
      <w:r>
        <w:rPr>
          <w:rFonts w:hint="eastAsia"/>
        </w:rPr>
        <w:t>Sli</w:t>
      </w:r>
      <w:r w:rsidR="0085525B">
        <w:rPr>
          <w:rFonts w:hint="eastAsia"/>
        </w:rPr>
        <w:t>pp</w:t>
      </w:r>
      <w:r>
        <w:rPr>
          <w:rFonts w:hint="eastAsia"/>
        </w:rPr>
        <w:t>ingStartAcc</w:t>
      </w:r>
    </w:p>
    <w:p w:rsidR="00424A21" w:rsidP="00424A21" w:rsidRDefault="00424A21">
      <w:pPr>
        <w:pStyle w:val="af7"/>
      </w:pPr>
      <w:r>
        <w:rPr>
          <w:rFonts w:hint="eastAsia"/>
        </w:rPr>
        <w:t xml:space="preserve">    and </w:t>
      </w:r>
      <w:hyperlink w:history="1" w:anchor="AverageWheelAcceleration">
        <w:r>
          <w:rPr>
            <w:rStyle w:val="ac"/>
          </w:rPr>
          <w:t>AverageWheelAcceleration</w:t>
        </w:r>
      </w:hyperlink>
      <w:r>
        <w:rPr>
          <w:rFonts w:hint="eastAsia"/>
        </w:rPr>
        <w:t xml:space="preserve">(k) </w:t>
      </w:r>
      <w:r w:rsidR="0085525B">
        <w:rPr>
          <w:rFonts w:hint="eastAsia"/>
        </w:rPr>
        <w:t>&gt;</w:t>
      </w:r>
      <w:r>
        <w:rPr>
          <w:rFonts w:hint="eastAsia"/>
        </w:rPr>
        <w:t xml:space="preserve"> </w:t>
      </w:r>
      <w:hyperlink w:history="1" w:anchor="ATPsetting">
        <w:r>
          <w:rPr>
            <w:rStyle w:val="ac"/>
          </w:rPr>
          <w:t>ATPsetting</w:t>
        </w:r>
      </w:hyperlink>
      <w:r>
        <w:rPr>
          <w:rFonts w:hint="eastAsia"/>
        </w:rPr>
        <w:t>.</w:t>
      </w:r>
      <w:r w:rsidR="0085525B">
        <w:rPr>
          <w:rFonts w:hint="eastAsia"/>
        </w:rPr>
        <w:t>MotoringStartAc</w:t>
      </w:r>
      <w:r>
        <w:rPr>
          <w:rFonts w:hint="eastAsia"/>
        </w:rPr>
        <w:t>)</w:t>
      </w:r>
    </w:p>
    <w:p w:rsidR="00424A21" w:rsidP="00424A21" w:rsidRDefault="00424A21">
      <w:pPr>
        <w:pStyle w:val="af7"/>
      </w:pPr>
      <w:r>
        <w:rPr>
          <w:rFonts w:hint="eastAsia"/>
        </w:rPr>
        <w:t xml:space="preserve">    and </w:t>
      </w:r>
      <w:hyperlink w:history="1" w:anchor="OdometerState">
        <w:r>
          <w:rPr>
            <w:rStyle w:val="ac"/>
          </w:rPr>
          <w:t>OdometerState</w:t>
        </w:r>
      </w:hyperlink>
      <w:r w:rsidRPr="00634120">
        <w:t xml:space="preserve">(k) </w:t>
      </w:r>
      <w:r>
        <w:rPr>
          <w:rFonts w:hint="eastAsia"/>
        </w:rPr>
        <w:t>is</w:t>
      </w:r>
      <w:r w:rsidRPr="00634120">
        <w:t xml:space="preserve"> </w:t>
      </w:r>
      <w:r>
        <w:rPr>
          <w:rStyle w:val="aff1"/>
        </w:rPr>
        <w:t>INITIALIZED</w:t>
      </w:r>
    </w:p>
    <w:p w:rsidR="00424A21" w:rsidP="00424A21" w:rsidRDefault="00424A21">
      <w:pPr>
        <w:pStyle w:val="af7"/>
      </w:pPr>
      <w:r w:rsidRPr="007F6855">
        <w:t xml:space="preserve">   </w:t>
      </w:r>
      <w:r>
        <w:t xml:space="preserve"> and </w:t>
      </w:r>
      <w:hyperlink w:history="1" w:anchor="OdometerAxleMotorized">
        <w:r w:rsidRPr="007E2128" w:rsidR="0085525B">
          <w:rPr>
            <w:rStyle w:val="ac"/>
          </w:rPr>
          <w:t>OdometerAxleMotorized</w:t>
        </w:r>
      </w:hyperlink>
      <w:r>
        <w:rPr>
          <w:rFonts w:hint="eastAsia"/>
        </w:rPr>
        <w:t>(k)</w:t>
      </w:r>
      <w:r w:rsidRPr="00612CC9">
        <w:rPr>
          <w:rFonts w:hint="eastAsia"/>
        </w:rPr>
        <w:t>)</w:t>
      </w:r>
    </w:p>
    <w:p w:rsidR="00424A21" w:rsidP="00424A21" w:rsidRDefault="00424A21">
      <w:pPr>
        <w:pStyle w:val="af7"/>
      </w:pPr>
      <w:r w:rsidRPr="008F0674">
        <w:rPr>
          <w:rFonts w:hint="eastAsia"/>
        </w:rPr>
        <w:t xml:space="preserve"> </w:t>
      </w:r>
      <w:r>
        <w:rPr>
          <w:rFonts w:hint="eastAsia"/>
        </w:rPr>
        <w:t xml:space="preserve">   </w:t>
      </w:r>
      <w:hyperlink w:history="1" w:anchor="MotionUnderEstimationState">
        <w:r w:rsidR="00AE155C">
          <w:rPr>
            <w:rStyle w:val="ac"/>
          </w:rPr>
          <w:t>Motion</w:t>
        </w:r>
        <w:r w:rsidR="00AE155C">
          <w:rPr>
            <w:rStyle w:val="ac"/>
            <w:rFonts w:hint="eastAsia"/>
          </w:rPr>
          <w:t>Under</w:t>
        </w:r>
        <w:r w:rsidR="00AE155C">
          <w:rPr>
            <w:rStyle w:val="ac"/>
          </w:rPr>
          <w:t>EstimationState</w:t>
        </w:r>
      </w:hyperlink>
      <w:r>
        <w:rPr>
          <w:rFonts w:hint="eastAsia"/>
        </w:rPr>
        <w:t xml:space="preserve"> = </w:t>
      </w:r>
      <w:r>
        <w:rPr>
          <w:rStyle w:val="aff1"/>
          <w:rFonts w:hint="eastAsia"/>
        </w:rPr>
        <w:t>SLIDING</w:t>
      </w:r>
    </w:p>
    <w:p w:rsidRPr="008A1414" w:rsidR="00424A21" w:rsidP="00424A21" w:rsidRDefault="00424A21">
      <w:pPr>
        <w:pStyle w:val="ReqtifyAltQ"/>
      </w:pPr>
      <w:r w:rsidRPr="008A1414">
        <w:t>#Category=Functional</w:t>
      </w:r>
    </w:p>
    <w:p w:rsidRPr="008A1414" w:rsidR="00424A21" w:rsidP="00424A21" w:rsidRDefault="00424A21">
      <w:pPr>
        <w:pStyle w:val="ReqtifyAltQ"/>
      </w:pPr>
      <w:r w:rsidRPr="008A1414">
        <w:t>#Contribution</w:t>
      </w:r>
      <w:r>
        <w:t>=SIL4</w:t>
      </w:r>
    </w:p>
    <w:p w:rsidR="009328EA" w:rsidP="00424A21" w:rsidRDefault="00424A21">
      <w:pPr>
        <w:pStyle w:val="ReqtifyAltQ"/>
        <w:rPr>
          <w:ins w:author="常鸣" w:date="2014-07-03T14:27:00Z" w:id="4589"/>
        </w:rPr>
      </w:pPr>
      <w:del w:author="常鸣" w:date="2014-07-03T14:27:00Z" w:id="4590">
        <w:r w:rsidRPr="008A1414" w:rsidDel="009328EA">
          <w:delText>#S</w:delText>
        </w:r>
      </w:del>
      <w:ins w:author="常鸣" w:date="2014-07-03T14:27:00Z" w:id="4591">
        <w:r w:rsidR="009328EA">
          <w:t>#Allocation=ATP Software</w:t>
        </w:r>
      </w:ins>
      <w:ins w:author="常鸣" w:date="2014-07-03T14:50:00Z" w:id="4592">
        <w:r w:rsidR="002428AA">
          <w:rPr>
            <w:rFonts w:hint="eastAsia"/>
          </w:rPr>
          <w:t>, Vital Embedded Setting</w:t>
        </w:r>
      </w:ins>
    </w:p>
    <w:p w:rsidRPr="008A1414" w:rsidR="00424A21" w:rsidP="00424A21" w:rsidRDefault="009328EA">
      <w:pPr>
        <w:pStyle w:val="ReqtifyAltQ"/>
      </w:pPr>
      <w:ins w:author="常鸣" w:date="2014-07-03T14:27:00Z" w:id="4593">
        <w:r>
          <w:t>#S</w:t>
        </w:r>
      </w:ins>
      <w:r w:rsidRPr="008A1414" w:rsidR="00424A21">
        <w:t>ource=</w:t>
      </w:r>
      <w:ins w:author="常鸣" w:date="2014-07-02T15:36:00Z" w:id="4594">
        <w:r w:rsidRPr="006D3036" w:rsidR="006D3036">
          <w:t>[iTC_CC-SyAD-</w:t>
        </w:r>
        <w:r w:rsidRPr="006D3036" w:rsidR="006D3036">
          <w:rPr>
            <w:rFonts w:hint="eastAsia"/>
          </w:rPr>
          <w:t>0148]</w:t>
        </w:r>
      </w:ins>
    </w:p>
    <w:p w:rsidRPr="008A1414" w:rsidR="00424A21" w:rsidP="00424A21" w:rsidRDefault="00424A21">
      <w:pPr>
        <w:pStyle w:val="ReqtifyAltQ"/>
      </w:pPr>
      <w:r w:rsidRPr="008A1414">
        <w:t>[End]</w:t>
      </w:r>
    </w:p>
    <w:p w:rsidR="00424A21" w:rsidP="00C93484" w:rsidRDefault="00424A21">
      <w:pPr>
        <w:pStyle w:val="Reqtify"/>
      </w:pPr>
    </w:p>
    <w:p w:rsidR="00BC3A9C" w:rsidP="00C93484" w:rsidRDefault="00BC3A9C">
      <w:pPr>
        <w:pStyle w:val="Reqtify"/>
      </w:pPr>
    </w:p>
    <w:p w:rsidRPr="00972331" w:rsidR="00424A21" w:rsidP="00424A21" w:rsidRDefault="00424A21">
      <w:pPr>
        <w:pStyle w:val="ReqtifyAltR"/>
      </w:pPr>
      <w:r>
        <w:t>[iTC_CC_ATP-SwRS-0</w:t>
      </w:r>
      <w:r w:rsidR="00FE160E">
        <w:rPr>
          <w:rFonts w:hint="eastAsia"/>
        </w:rPr>
        <w:t>774</w:t>
      </w:r>
      <w:r>
        <w:t>]</w:t>
      </w:r>
    </w:p>
    <w:p w:rsidR="00424A21" w:rsidP="00C93484" w:rsidRDefault="00424A21">
      <w:pPr>
        <w:pStyle w:val="Reqtify"/>
      </w:pPr>
      <w:r>
        <w:rPr>
          <w:rFonts w:hint="eastAsia"/>
        </w:rPr>
        <w:t xml:space="preserve">The </w:t>
      </w:r>
      <w:hyperlink w:history="1" w:anchor="MotionUnderEstimationState">
        <w:r w:rsidR="00AE155C">
          <w:rPr>
            <w:rStyle w:val="ac"/>
          </w:rPr>
          <w:t>Motion</w:t>
        </w:r>
        <w:r w:rsidR="00AE155C">
          <w:rPr>
            <w:rStyle w:val="ac"/>
            <w:rFonts w:hint="eastAsia"/>
          </w:rPr>
          <w:t>Under</w:t>
        </w:r>
        <w:r w:rsidR="00AE155C">
          <w:rPr>
            <w:rStyle w:val="ac"/>
          </w:rPr>
          <w:t>EstimationState</w:t>
        </w:r>
      </w:hyperlink>
      <w:r>
        <w:rPr>
          <w:rFonts w:hint="eastAsia"/>
        </w:rPr>
        <w:t xml:space="preserve"> transfers f</w:t>
      </w:r>
      <w:r w:rsidRPr="001B3DC6">
        <w:t xml:space="preserve">rom </w:t>
      </w:r>
      <w:r w:rsidRPr="0032128D">
        <w:rPr>
          <w:rStyle w:val="aff1"/>
          <w:rFonts w:hint="eastAsia"/>
        </w:rPr>
        <w:t>MOTORING</w:t>
      </w:r>
      <w:r w:rsidRPr="001B3DC6">
        <w:t xml:space="preserve"> </w:t>
      </w:r>
      <w:r>
        <w:rPr>
          <w:rFonts w:hint="eastAsia"/>
        </w:rPr>
        <w:t xml:space="preserve">to </w:t>
      </w:r>
      <w:r w:rsidRPr="00A64875">
        <w:rPr>
          <w:rStyle w:val="aff1"/>
          <w:rFonts w:hint="eastAsia"/>
        </w:rPr>
        <w:t>COASTING</w:t>
      </w:r>
      <w:r>
        <w:t>”</w:t>
      </w:r>
      <w:r>
        <w:rPr>
          <w:rFonts w:hint="eastAsia"/>
        </w:rPr>
        <w:t xml:space="preserve"> </w:t>
      </w:r>
      <w:r w:rsidRPr="001B3DC6">
        <w:t>when:</w:t>
      </w:r>
      <w:r w:rsidRPr="001B3DC6">
        <w:rPr>
          <w:rFonts w:hint="eastAsia"/>
        </w:rPr>
        <w:t xml:space="preserve"> </w:t>
      </w:r>
    </w:p>
    <w:p w:rsidR="00424A21" w:rsidP="00424A21" w:rsidRDefault="00424A21">
      <w:pPr>
        <w:pStyle w:val="af7"/>
      </w:pPr>
      <w:r>
        <w:rPr>
          <w:rFonts w:hint="eastAsia"/>
        </w:rPr>
        <w:t>if (</w:t>
      </w:r>
      <w:hyperlink w:history="1" w:anchor="MotionUnderEstimationState">
        <w:r w:rsidR="00AE155C">
          <w:rPr>
            <w:rStyle w:val="ac"/>
          </w:rPr>
          <w:t>Motion</w:t>
        </w:r>
        <w:r w:rsidR="00AE155C">
          <w:rPr>
            <w:rStyle w:val="ac"/>
            <w:rFonts w:hint="eastAsia"/>
          </w:rPr>
          <w:t>Under</w:t>
        </w:r>
        <w:r w:rsidR="00AE155C">
          <w:rPr>
            <w:rStyle w:val="ac"/>
          </w:rPr>
          <w:t>EstimationState</w:t>
        </w:r>
      </w:hyperlink>
      <w:r>
        <w:rPr>
          <w:rFonts w:hint="eastAsia"/>
        </w:rPr>
        <w:t xml:space="preserve">(k-1) </w:t>
      </w:r>
      <w:r w:rsidR="0085525B">
        <w:rPr>
          <w:rFonts w:hint="eastAsia"/>
        </w:rPr>
        <w:t>is</w:t>
      </w:r>
      <w:r>
        <w:rPr>
          <w:rFonts w:hint="eastAsia"/>
        </w:rPr>
        <w:t xml:space="preserve"> </w:t>
      </w:r>
      <w:r w:rsidRPr="0032128D" w:rsidR="0085525B">
        <w:rPr>
          <w:rStyle w:val="aff1"/>
          <w:rFonts w:hint="eastAsia"/>
        </w:rPr>
        <w:t>MOTORING</w:t>
      </w:r>
    </w:p>
    <w:p w:rsidR="00424A21" w:rsidP="00424A21" w:rsidRDefault="00424A21">
      <w:pPr>
        <w:pStyle w:val="af7"/>
      </w:pPr>
      <w:r w:rsidRPr="008F0674">
        <w:rPr>
          <w:rFonts w:hint="eastAsia"/>
        </w:rPr>
        <w:t xml:space="preserve">   </w:t>
      </w:r>
      <w:r>
        <w:rPr>
          <w:rFonts w:hint="eastAsia"/>
        </w:rPr>
        <w:t xml:space="preserve"> and (</w:t>
      </w:r>
      <w:hyperlink w:history="1" w:anchor="AverageWheelAcceleration">
        <w:r>
          <w:rPr>
            <w:rStyle w:val="ac"/>
          </w:rPr>
          <w:t>AverageWheelAcceleration</w:t>
        </w:r>
      </w:hyperlink>
      <w:r w:rsidRPr="008F0674">
        <w:rPr>
          <w:rFonts w:hint="eastAsia"/>
        </w:rPr>
        <w:t>(k)</w:t>
      </w:r>
      <w:r w:rsidR="0085525B">
        <w:rPr>
          <w:rFonts w:hint="eastAsia"/>
        </w:rPr>
        <w:t xml:space="preserve"> &lt;</w:t>
      </w:r>
      <w:r>
        <w:rPr>
          <w:rFonts w:hint="eastAsia"/>
        </w:rPr>
        <w:t>=</w:t>
      </w:r>
      <w:r w:rsidRPr="008F0674">
        <w:rPr>
          <w:rFonts w:hint="eastAsia"/>
        </w:rPr>
        <w:t xml:space="preserve"> </w:t>
      </w:r>
      <w:hyperlink w:history="1" w:anchor="ATPsetting">
        <w:r>
          <w:rPr>
            <w:rStyle w:val="ac"/>
          </w:rPr>
          <w:t>ATPsetting</w:t>
        </w:r>
      </w:hyperlink>
      <w:r w:rsidRPr="008F0674">
        <w:rPr>
          <w:rFonts w:hint="eastAsia"/>
        </w:rPr>
        <w:t>.</w:t>
      </w:r>
      <w:r w:rsidR="002F1AB0">
        <w:rPr>
          <w:rFonts w:hint="eastAsia"/>
        </w:rPr>
        <w:t>Traction</w:t>
      </w:r>
      <w:r>
        <w:rPr>
          <w:rFonts w:hint="eastAsia"/>
        </w:rPr>
        <w:t>StartAcc</w:t>
      </w:r>
    </w:p>
    <w:p w:rsidR="00424A21" w:rsidP="00424A21" w:rsidRDefault="00424A21">
      <w:pPr>
        <w:pStyle w:val="af7"/>
      </w:pPr>
      <w:r>
        <w:rPr>
          <w:rFonts w:hint="eastAsia"/>
        </w:rPr>
        <w:t xml:space="preserve">          or </w:t>
      </w:r>
      <w:hyperlink w:history="1" w:anchor="OdometerState">
        <w:r>
          <w:rPr>
            <w:rStyle w:val="ac"/>
          </w:rPr>
          <w:t>OdometerState</w:t>
        </w:r>
      </w:hyperlink>
      <w:r w:rsidRPr="00634120">
        <w:t xml:space="preserve">(k) </w:t>
      </w:r>
      <w:r>
        <w:rPr>
          <w:rFonts w:hint="eastAsia"/>
        </w:rPr>
        <w:t xml:space="preserve">is </w:t>
      </w:r>
      <w:r>
        <w:rPr>
          <w:rStyle w:val="aff1"/>
        </w:rPr>
        <w:t>IN</w:t>
      </w:r>
      <w:r>
        <w:rPr>
          <w:rStyle w:val="aff1"/>
          <w:rFonts w:hint="eastAsia"/>
        </w:rPr>
        <w:t>VALID</w:t>
      </w:r>
    </w:p>
    <w:p w:rsidR="00424A21" w:rsidP="00424A21" w:rsidRDefault="00424A21">
      <w:pPr>
        <w:pStyle w:val="af7"/>
      </w:pPr>
      <w:r>
        <w:rPr>
          <w:rFonts w:hint="eastAsia"/>
        </w:rPr>
        <w:t xml:space="preserve">          or </w:t>
      </w:r>
      <w:r w:rsidR="0085525B">
        <w:rPr>
          <w:rFonts w:hint="eastAsia"/>
        </w:rPr>
        <w:t xml:space="preserve">not </w:t>
      </w:r>
      <w:hyperlink w:history="1" w:anchor="OdometerAxleMotorized">
        <w:r w:rsidRPr="007E2128" w:rsidR="0085525B">
          <w:rPr>
            <w:rStyle w:val="ac"/>
          </w:rPr>
          <w:t>OdometerAxleMotorized</w:t>
        </w:r>
      </w:hyperlink>
      <w:r>
        <w:rPr>
          <w:rFonts w:hint="eastAsia"/>
        </w:rPr>
        <w:t>(k)</w:t>
      </w:r>
      <w:r w:rsidRPr="00612CC9">
        <w:rPr>
          <w:rFonts w:hint="eastAsia"/>
        </w:rPr>
        <w:t>)</w:t>
      </w:r>
      <w:r w:rsidR="0085525B">
        <w:rPr>
          <w:rFonts w:hint="eastAsia"/>
        </w:rPr>
        <w:t>)</w:t>
      </w:r>
    </w:p>
    <w:p w:rsidR="00424A21" w:rsidP="00424A21" w:rsidRDefault="00424A21">
      <w:pPr>
        <w:pStyle w:val="af7"/>
      </w:pPr>
      <w:r>
        <w:rPr>
          <w:rFonts w:hint="eastAsia"/>
        </w:rPr>
        <w:t xml:space="preserve">    </w:t>
      </w:r>
      <w:hyperlink w:history="1" w:anchor="MotionUnderEstimationState">
        <w:r w:rsidR="00AE155C">
          <w:rPr>
            <w:rStyle w:val="ac"/>
          </w:rPr>
          <w:t>Motion</w:t>
        </w:r>
        <w:r w:rsidR="00AE155C">
          <w:rPr>
            <w:rStyle w:val="ac"/>
            <w:rFonts w:hint="eastAsia"/>
          </w:rPr>
          <w:t>Under</w:t>
        </w:r>
        <w:r w:rsidR="00AE155C">
          <w:rPr>
            <w:rStyle w:val="ac"/>
          </w:rPr>
          <w:t>EstimationState</w:t>
        </w:r>
      </w:hyperlink>
      <w:r>
        <w:rPr>
          <w:rFonts w:hint="eastAsia"/>
        </w:rPr>
        <w:t xml:space="preserve"> = </w:t>
      </w:r>
      <w:r w:rsidRPr="00CB6CF8">
        <w:rPr>
          <w:rStyle w:val="aff1"/>
          <w:rFonts w:hint="eastAsia"/>
        </w:rPr>
        <w:t>COASTING</w:t>
      </w:r>
    </w:p>
    <w:p w:rsidRPr="008A1414" w:rsidR="00424A21" w:rsidP="00424A21" w:rsidRDefault="00424A21">
      <w:pPr>
        <w:pStyle w:val="ReqtifyAltQ"/>
      </w:pPr>
      <w:r w:rsidRPr="008A1414">
        <w:t>#Category=Functional</w:t>
      </w:r>
    </w:p>
    <w:p w:rsidRPr="008A1414" w:rsidR="00424A21" w:rsidP="00424A21" w:rsidRDefault="00424A21">
      <w:pPr>
        <w:pStyle w:val="ReqtifyAltQ"/>
      </w:pPr>
      <w:r w:rsidRPr="008A1414">
        <w:t>#Contribution</w:t>
      </w:r>
      <w:r>
        <w:t>=SIL4</w:t>
      </w:r>
    </w:p>
    <w:p w:rsidR="009328EA" w:rsidP="00424A21" w:rsidRDefault="00424A21">
      <w:pPr>
        <w:pStyle w:val="ReqtifyAltQ"/>
        <w:rPr>
          <w:ins w:author="常鸣" w:date="2014-07-03T14:27:00Z" w:id="4595"/>
        </w:rPr>
      </w:pPr>
      <w:del w:author="常鸣" w:date="2014-07-03T14:27:00Z" w:id="4596">
        <w:r w:rsidRPr="008A1414" w:rsidDel="009328EA">
          <w:delText>#S</w:delText>
        </w:r>
      </w:del>
      <w:ins w:author="常鸣" w:date="2014-07-03T14:27:00Z" w:id="4597">
        <w:r w:rsidR="009328EA">
          <w:t>#Allocation=ATP Software</w:t>
        </w:r>
      </w:ins>
      <w:ins w:author="常鸣" w:date="2014-07-03T14:50:00Z" w:id="4598">
        <w:r w:rsidR="002428AA">
          <w:rPr>
            <w:rFonts w:hint="eastAsia"/>
          </w:rPr>
          <w:t>, Vital Embedded Setting</w:t>
        </w:r>
      </w:ins>
    </w:p>
    <w:p w:rsidRPr="008A1414" w:rsidR="00424A21" w:rsidP="00424A21" w:rsidRDefault="009328EA">
      <w:pPr>
        <w:pStyle w:val="ReqtifyAltQ"/>
      </w:pPr>
      <w:ins w:author="常鸣" w:date="2014-07-03T14:27:00Z" w:id="4599">
        <w:r>
          <w:t>#S</w:t>
        </w:r>
      </w:ins>
      <w:r w:rsidRPr="008A1414" w:rsidR="00424A21">
        <w:t>ource=</w:t>
      </w:r>
      <w:ins w:author="常鸣" w:date="2014-07-02T15:37:00Z" w:id="4600">
        <w:r w:rsidRPr="006D3036" w:rsidR="006D3036">
          <w:t>[iTC_CC-SyAD-</w:t>
        </w:r>
        <w:r w:rsidRPr="006D3036" w:rsidR="006D3036">
          <w:rPr>
            <w:rFonts w:hint="eastAsia"/>
          </w:rPr>
          <w:t>0148]</w:t>
        </w:r>
      </w:ins>
    </w:p>
    <w:p w:rsidRPr="008A1414" w:rsidR="00424A21" w:rsidP="00424A21" w:rsidRDefault="00424A21">
      <w:pPr>
        <w:pStyle w:val="ReqtifyAltQ"/>
      </w:pPr>
      <w:r w:rsidRPr="008A1414">
        <w:t>[End]</w:t>
      </w:r>
    </w:p>
    <w:p w:rsidR="0032128D" w:rsidP="00C93484" w:rsidRDefault="0032128D">
      <w:pPr>
        <w:pStyle w:val="Reqtify"/>
      </w:pPr>
    </w:p>
    <w:p w:rsidR="0032128D" w:rsidP="00C93484" w:rsidRDefault="0032128D">
      <w:pPr>
        <w:pStyle w:val="Reqtify"/>
      </w:pPr>
    </w:p>
    <w:p w:rsidRPr="008334E2" w:rsidR="00424A21" w:rsidP="00424A21" w:rsidRDefault="00424A21">
      <w:pPr>
        <w:pStyle w:val="ReqtifyAltR"/>
      </w:pPr>
      <w:r w:rsidRPr="008334E2">
        <w:lastRenderedPageBreak/>
        <w:t>[iTC_CC_ATP-SwRS-0</w:t>
      </w:r>
      <w:r w:rsidR="00FE160E">
        <w:rPr>
          <w:rFonts w:hint="eastAsia"/>
        </w:rPr>
        <w:t>775</w:t>
      </w:r>
      <w:r w:rsidRPr="008334E2">
        <w:t>]</w:t>
      </w:r>
    </w:p>
    <w:p w:rsidR="00424A21" w:rsidP="00C93484" w:rsidRDefault="00424A21">
      <w:pPr>
        <w:pStyle w:val="Reqtify"/>
      </w:pPr>
      <w:r>
        <w:rPr>
          <w:rFonts w:hint="eastAsia"/>
        </w:rPr>
        <w:t xml:space="preserve">The </w:t>
      </w:r>
      <w:hyperlink w:history="1" w:anchor="MotionUnderEstimationState">
        <w:r w:rsidR="00AE155C">
          <w:rPr>
            <w:rStyle w:val="ac"/>
          </w:rPr>
          <w:t>Motion</w:t>
        </w:r>
        <w:r w:rsidR="00AE155C">
          <w:rPr>
            <w:rStyle w:val="ac"/>
            <w:rFonts w:hint="eastAsia"/>
          </w:rPr>
          <w:t>Under</w:t>
        </w:r>
        <w:r w:rsidR="00AE155C">
          <w:rPr>
            <w:rStyle w:val="ac"/>
          </w:rPr>
          <w:t>EstimationState</w:t>
        </w:r>
      </w:hyperlink>
      <w:r>
        <w:rPr>
          <w:rFonts w:hint="eastAsia"/>
        </w:rPr>
        <w:t xml:space="preserve"> transfers f</w:t>
      </w:r>
      <w:r w:rsidRPr="001B3DC6">
        <w:t xml:space="preserve">rom </w:t>
      </w:r>
      <w:r w:rsidRPr="00A64875">
        <w:rPr>
          <w:rStyle w:val="aff1"/>
          <w:rFonts w:hint="eastAsia"/>
        </w:rPr>
        <w:t>SLI</w:t>
      </w:r>
      <w:r>
        <w:rPr>
          <w:rStyle w:val="aff1"/>
          <w:rFonts w:hint="eastAsia"/>
        </w:rPr>
        <w:t>PP</w:t>
      </w:r>
      <w:r w:rsidRPr="00A64875">
        <w:rPr>
          <w:rStyle w:val="aff1"/>
          <w:rFonts w:hint="eastAsia"/>
        </w:rPr>
        <w:t>ING</w:t>
      </w:r>
      <w:r w:rsidRPr="001B3DC6">
        <w:t xml:space="preserve"> </w:t>
      </w:r>
      <w:r>
        <w:rPr>
          <w:rFonts w:hint="eastAsia"/>
        </w:rPr>
        <w:t xml:space="preserve">to </w:t>
      </w:r>
      <w:r>
        <w:rPr>
          <w:rStyle w:val="aff1"/>
          <w:rFonts w:hint="eastAsia"/>
        </w:rPr>
        <w:t>COASTING</w:t>
      </w:r>
      <w:r>
        <w:rPr>
          <w:rFonts w:hint="eastAsia"/>
        </w:rPr>
        <w:t xml:space="preserve"> </w:t>
      </w:r>
      <w:r w:rsidRPr="001B3DC6">
        <w:t>when</w:t>
      </w:r>
      <w:r>
        <w:rPr>
          <w:rFonts w:hint="eastAsia"/>
        </w:rPr>
        <w:t>:</w:t>
      </w:r>
    </w:p>
    <w:p w:rsidR="00424A21" w:rsidP="00424A21" w:rsidRDefault="00424A21">
      <w:pPr>
        <w:pStyle w:val="af7"/>
        <w:rPr>
          <w:rStyle w:val="aff1"/>
        </w:rPr>
      </w:pPr>
      <w:r>
        <w:rPr>
          <w:rFonts w:hint="eastAsia"/>
        </w:rPr>
        <w:t>if (</w:t>
      </w:r>
      <w:hyperlink w:history="1" w:anchor="MotionUnderEstimationState">
        <w:r w:rsidR="00AE155C">
          <w:rPr>
            <w:rStyle w:val="ac"/>
          </w:rPr>
          <w:t>Motion</w:t>
        </w:r>
        <w:r w:rsidR="00AE155C">
          <w:rPr>
            <w:rStyle w:val="ac"/>
            <w:rFonts w:hint="eastAsia"/>
          </w:rPr>
          <w:t>Under</w:t>
        </w:r>
        <w:r w:rsidR="00AE155C">
          <w:rPr>
            <w:rStyle w:val="ac"/>
          </w:rPr>
          <w:t>EstimationState</w:t>
        </w:r>
      </w:hyperlink>
      <w:r>
        <w:rPr>
          <w:rFonts w:hint="eastAsia"/>
        </w:rPr>
        <w:t xml:space="preserve">(k-1) </w:t>
      </w:r>
      <w:r w:rsidR="0085525B">
        <w:rPr>
          <w:rFonts w:hint="eastAsia"/>
        </w:rPr>
        <w:t>is</w:t>
      </w:r>
      <w:r>
        <w:rPr>
          <w:rFonts w:hint="eastAsia"/>
        </w:rPr>
        <w:t xml:space="preserve"> </w:t>
      </w:r>
      <w:r w:rsidRPr="00A64875" w:rsidR="0085525B">
        <w:rPr>
          <w:rStyle w:val="aff1"/>
          <w:rFonts w:hint="eastAsia"/>
        </w:rPr>
        <w:t>SLI</w:t>
      </w:r>
      <w:r w:rsidR="0085525B">
        <w:rPr>
          <w:rStyle w:val="aff1"/>
          <w:rFonts w:hint="eastAsia"/>
        </w:rPr>
        <w:t>PP</w:t>
      </w:r>
      <w:r w:rsidRPr="00A64875" w:rsidR="0085525B">
        <w:rPr>
          <w:rStyle w:val="aff1"/>
          <w:rFonts w:hint="eastAsia"/>
        </w:rPr>
        <w:t>ING</w:t>
      </w:r>
    </w:p>
    <w:p w:rsidR="00424A21" w:rsidP="00424A21" w:rsidRDefault="00424A21">
      <w:pPr>
        <w:pStyle w:val="af7"/>
      </w:pPr>
      <w:r w:rsidRPr="007F6855">
        <w:t xml:space="preserve">    </w:t>
      </w:r>
      <w:r>
        <w:t xml:space="preserve"> and </w:t>
      </w:r>
      <w:r>
        <w:rPr>
          <w:rFonts w:hint="eastAsia"/>
        </w:rPr>
        <w:t>(</w:t>
      </w:r>
      <w:hyperlink w:history="1" w:anchor="OdometerState">
        <w:r>
          <w:rPr>
            <w:rStyle w:val="ac"/>
          </w:rPr>
          <w:t>OdometerState</w:t>
        </w:r>
      </w:hyperlink>
      <w:r w:rsidRPr="00634120">
        <w:t xml:space="preserve">(k) </w:t>
      </w:r>
      <w:r>
        <w:rPr>
          <w:rFonts w:hint="eastAsia"/>
        </w:rPr>
        <w:t>is</w:t>
      </w:r>
      <w:r w:rsidRPr="00634120">
        <w:t xml:space="preserve"> </w:t>
      </w:r>
      <w:r>
        <w:rPr>
          <w:rStyle w:val="aff1"/>
        </w:rPr>
        <w:t>IN</w:t>
      </w:r>
      <w:r>
        <w:rPr>
          <w:rStyle w:val="aff1"/>
          <w:rFonts w:hint="eastAsia"/>
        </w:rPr>
        <w:t>VALID</w:t>
      </w:r>
    </w:p>
    <w:p w:rsidR="00424A21" w:rsidP="00424A21" w:rsidRDefault="00424A21">
      <w:pPr>
        <w:pStyle w:val="af7"/>
      </w:pPr>
      <w:r>
        <w:rPr>
          <w:rFonts w:hint="eastAsia"/>
        </w:rPr>
        <w:t xml:space="preserve">           or </w:t>
      </w:r>
      <w:r w:rsidR="0085525B">
        <w:rPr>
          <w:rFonts w:hint="eastAsia"/>
        </w:rPr>
        <w:t xml:space="preserve">not </w:t>
      </w:r>
      <w:hyperlink w:history="1" w:anchor="OdometerAxleMotorized">
        <w:r w:rsidRPr="007E2128" w:rsidR="0085525B">
          <w:rPr>
            <w:rStyle w:val="ac"/>
          </w:rPr>
          <w:t>OdometerAxleMotorized</w:t>
        </w:r>
      </w:hyperlink>
      <w:r>
        <w:rPr>
          <w:rFonts w:hint="eastAsia"/>
        </w:rPr>
        <w:t>(k)</w:t>
      </w:r>
      <w:r w:rsidRPr="00612CC9">
        <w:rPr>
          <w:rFonts w:hint="eastAsia"/>
        </w:rPr>
        <w:t>)</w:t>
      </w:r>
      <w:r>
        <w:rPr>
          <w:rFonts w:hint="eastAsia"/>
        </w:rPr>
        <w:t>)</w:t>
      </w:r>
    </w:p>
    <w:p w:rsidR="00424A21" w:rsidP="00424A21" w:rsidRDefault="00424A21">
      <w:pPr>
        <w:pStyle w:val="af7"/>
      </w:pPr>
      <w:r>
        <w:rPr>
          <w:rFonts w:hint="eastAsia"/>
        </w:rPr>
        <w:t xml:space="preserve">    </w:t>
      </w:r>
      <w:hyperlink w:history="1" w:anchor="MotionUnderEstimationState">
        <w:r w:rsidR="00AE155C">
          <w:rPr>
            <w:rStyle w:val="ac"/>
          </w:rPr>
          <w:t>Motion</w:t>
        </w:r>
        <w:r w:rsidR="00AE155C">
          <w:rPr>
            <w:rStyle w:val="ac"/>
            <w:rFonts w:hint="eastAsia"/>
          </w:rPr>
          <w:t>Under</w:t>
        </w:r>
        <w:r w:rsidR="00AE155C">
          <w:rPr>
            <w:rStyle w:val="ac"/>
          </w:rPr>
          <w:t>EstimationState</w:t>
        </w:r>
      </w:hyperlink>
      <w:r>
        <w:rPr>
          <w:rFonts w:hint="eastAsia"/>
        </w:rPr>
        <w:t xml:space="preserve"> = </w:t>
      </w:r>
      <w:r w:rsidRPr="00CB6CF8">
        <w:rPr>
          <w:rStyle w:val="aff1"/>
          <w:rFonts w:hint="eastAsia"/>
        </w:rPr>
        <w:t>COASTING</w:t>
      </w:r>
    </w:p>
    <w:p w:rsidRPr="008A1414" w:rsidR="00424A21" w:rsidP="00424A21" w:rsidRDefault="00424A21">
      <w:pPr>
        <w:pStyle w:val="ReqtifyAltQ"/>
      </w:pPr>
      <w:r w:rsidRPr="008A1414">
        <w:t>#Category=Functional</w:t>
      </w:r>
    </w:p>
    <w:p w:rsidRPr="008A1414" w:rsidR="00424A21" w:rsidP="00424A21" w:rsidRDefault="00424A21">
      <w:pPr>
        <w:pStyle w:val="ReqtifyAltQ"/>
      </w:pPr>
      <w:r w:rsidRPr="008A1414">
        <w:t>#Contribution</w:t>
      </w:r>
      <w:r>
        <w:t>=SIL4</w:t>
      </w:r>
    </w:p>
    <w:p w:rsidR="009328EA" w:rsidP="00424A21" w:rsidRDefault="00424A21">
      <w:pPr>
        <w:pStyle w:val="ReqtifyAltQ"/>
        <w:rPr>
          <w:ins w:author="常鸣" w:date="2014-07-03T14:27:00Z" w:id="4601"/>
        </w:rPr>
      </w:pPr>
      <w:del w:author="常鸣" w:date="2014-07-03T14:27:00Z" w:id="4602">
        <w:r w:rsidRPr="008A1414" w:rsidDel="009328EA">
          <w:delText>#S</w:delText>
        </w:r>
      </w:del>
      <w:ins w:author="常鸣" w:date="2014-07-03T14:27:00Z" w:id="4603">
        <w:r w:rsidR="009328EA">
          <w:t>#Allocation=ATP Software</w:t>
        </w:r>
      </w:ins>
    </w:p>
    <w:p w:rsidRPr="008A1414" w:rsidR="00424A21" w:rsidP="00424A21" w:rsidRDefault="009328EA">
      <w:pPr>
        <w:pStyle w:val="ReqtifyAltQ"/>
      </w:pPr>
      <w:ins w:author="常鸣" w:date="2014-07-03T14:27:00Z" w:id="4604">
        <w:r>
          <w:t>#S</w:t>
        </w:r>
      </w:ins>
      <w:r w:rsidRPr="008A1414" w:rsidR="00424A21">
        <w:t>ource=</w:t>
      </w:r>
      <w:r w:rsidRPr="003D2990" w:rsidR="00424A21">
        <w:t>[iTC_CC-SyAD-</w:t>
      </w:r>
      <w:r w:rsidRPr="003D2990" w:rsidR="00424A21">
        <w:rPr>
          <w:rFonts w:hint="eastAsia"/>
        </w:rPr>
        <w:t>0</w:t>
      </w:r>
      <w:r w:rsidR="00424A21">
        <w:rPr>
          <w:rFonts w:hint="eastAsia"/>
        </w:rPr>
        <w:t>148</w:t>
      </w:r>
      <w:r w:rsidRPr="003D2990" w:rsidR="00424A21">
        <w:rPr>
          <w:rFonts w:hint="eastAsia"/>
        </w:rPr>
        <w:t>]</w:t>
      </w:r>
      <w:r w:rsidR="00424A21">
        <w:rPr>
          <w:rFonts w:hint="eastAsia"/>
        </w:rPr>
        <w:t>, [</w:t>
      </w:r>
      <w:r w:rsidR="00424A21">
        <w:t>iTC_CC_ATP_SwHA</w:t>
      </w:r>
      <w:r w:rsidRPr="00CA7F59" w:rsidR="00424A21">
        <w:t>-0078</w:t>
      </w:r>
      <w:r w:rsidR="00424A21">
        <w:rPr>
          <w:rFonts w:hint="eastAsia"/>
        </w:rPr>
        <w:t>]</w:t>
      </w:r>
    </w:p>
    <w:p w:rsidRPr="008A1414" w:rsidR="00424A21" w:rsidP="00424A21" w:rsidRDefault="00424A21">
      <w:pPr>
        <w:pStyle w:val="ReqtifyAltQ"/>
      </w:pPr>
      <w:r w:rsidRPr="008A1414">
        <w:t>[End]</w:t>
      </w:r>
    </w:p>
    <w:p w:rsidR="0032128D" w:rsidP="00C93484" w:rsidRDefault="0032128D">
      <w:pPr>
        <w:pStyle w:val="Reqtify"/>
      </w:pPr>
    </w:p>
    <w:p w:rsidR="00B8681B" w:rsidP="00C93484" w:rsidRDefault="00B8681B">
      <w:pPr>
        <w:pStyle w:val="Reqtify"/>
      </w:pPr>
    </w:p>
    <w:p w:rsidRPr="008334E2" w:rsidR="00B8681B" w:rsidP="00B8681B" w:rsidRDefault="00B8681B">
      <w:pPr>
        <w:pStyle w:val="ReqtifyAltR"/>
      </w:pPr>
      <w:r w:rsidRPr="008334E2">
        <w:t>[iTC_CC_ATP-SwRS-0</w:t>
      </w:r>
      <w:r w:rsidR="00FE160E">
        <w:rPr>
          <w:rFonts w:hint="eastAsia"/>
        </w:rPr>
        <w:t>776</w:t>
      </w:r>
      <w:r w:rsidRPr="008334E2">
        <w:t>]</w:t>
      </w:r>
    </w:p>
    <w:p w:rsidRPr="008334E2" w:rsidR="00B8681B" w:rsidP="00C93484" w:rsidRDefault="00B8681B">
      <w:pPr>
        <w:pStyle w:val="Reqtify"/>
      </w:pPr>
      <w:bookmarkStart w:name="SlippingEnded" w:id="4605"/>
      <w:r w:rsidRPr="00B8681B">
        <w:rPr>
          <w:rStyle w:val="aff2"/>
        </w:rPr>
        <w:t>Sli</w:t>
      </w:r>
      <w:r>
        <w:rPr>
          <w:rStyle w:val="aff2"/>
          <w:rFonts w:hint="eastAsia"/>
        </w:rPr>
        <w:t>pp</w:t>
      </w:r>
      <w:r w:rsidRPr="00B8681B">
        <w:rPr>
          <w:rStyle w:val="aff2"/>
        </w:rPr>
        <w:t>ingEnded</w:t>
      </w:r>
      <w:bookmarkEnd w:id="4605"/>
      <w:r w:rsidRPr="008334E2">
        <w:rPr>
          <w:rFonts w:hint="eastAsia"/>
        </w:rPr>
        <w:t>，</w:t>
      </w:r>
      <w:r>
        <w:rPr>
          <w:rFonts w:hint="eastAsia"/>
        </w:rPr>
        <w:t>判断是否结束空转状态的条件之一。</w:t>
      </w:r>
    </w:p>
    <w:p w:rsidRPr="00FE37EB" w:rsidR="00FE37EB" w:rsidP="00FE37EB" w:rsidRDefault="00FE37EB">
      <w:pPr>
        <w:pStyle w:val="af7"/>
      </w:pPr>
      <w:r w:rsidRPr="00FE37EB">
        <w:t xml:space="preserve">def </w:t>
      </w:r>
      <w:hyperlink w:history="1" w:anchor="SlippingEnded">
        <w:r w:rsidRPr="00FE37EB">
          <w:rPr>
            <w:rStyle w:val="ac"/>
          </w:rPr>
          <w:t>SlippingEnded</w:t>
        </w:r>
      </w:hyperlink>
      <w:r w:rsidRPr="00FE37EB">
        <w:t>(k):</w:t>
      </w:r>
    </w:p>
    <w:p w:rsidRPr="00FE37EB" w:rsidR="00FE37EB" w:rsidP="00FE37EB" w:rsidRDefault="00FE37EB">
      <w:pPr>
        <w:pStyle w:val="af7"/>
      </w:pPr>
      <w:r w:rsidRPr="00FE37EB">
        <w:t xml:space="preserve">  if (</w:t>
      </w:r>
      <w:hyperlink w:history="1" w:anchor="MotionUnderEstimationState">
        <w:r w:rsidR="00AE155C">
          <w:rPr>
            <w:rStyle w:val="ac"/>
          </w:rPr>
          <w:t>Motion</w:t>
        </w:r>
        <w:r w:rsidR="00AE155C">
          <w:rPr>
            <w:rStyle w:val="ac"/>
            <w:rFonts w:hint="eastAsia"/>
          </w:rPr>
          <w:t>Under</w:t>
        </w:r>
        <w:r w:rsidR="00AE155C">
          <w:rPr>
            <w:rStyle w:val="ac"/>
          </w:rPr>
          <w:t>EstimationState</w:t>
        </w:r>
      </w:hyperlink>
      <w:r w:rsidRPr="00FE37EB">
        <w:t xml:space="preserve">(k-1) is not </w:t>
      </w:r>
      <w:r w:rsidRPr="004C43A9">
        <w:rPr>
          <w:rStyle w:val="aff1"/>
        </w:rPr>
        <w:t>SLIPPING</w:t>
      </w:r>
      <w:r w:rsidRPr="00FE37EB">
        <w:t>):</w:t>
      </w:r>
    </w:p>
    <w:p w:rsidRPr="00FE37EB" w:rsidR="00FE37EB" w:rsidP="00FE37EB" w:rsidRDefault="00FE37EB">
      <w:pPr>
        <w:pStyle w:val="af7"/>
      </w:pPr>
      <w:r w:rsidRPr="00FE37EB">
        <w:t xml:space="preserve">      slipping_end</w:t>
      </w:r>
      <w:r w:rsidR="00EB0605">
        <w:rPr>
          <w:rFonts w:hint="eastAsia"/>
        </w:rPr>
        <w:t>ed</w:t>
      </w:r>
      <w:r w:rsidRPr="00FE37EB">
        <w:t xml:space="preserve">_counter = </w:t>
      </w:r>
      <w:r w:rsidRPr="00FE37EB">
        <w:rPr>
          <w:rStyle w:val="aff1"/>
        </w:rPr>
        <w:t>0</w:t>
      </w:r>
    </w:p>
    <w:p w:rsidRPr="00FE37EB" w:rsidR="00FE37EB" w:rsidP="00FE37EB" w:rsidRDefault="00FE37EB">
      <w:pPr>
        <w:pStyle w:val="af7"/>
      </w:pPr>
      <w:r w:rsidRPr="00FE37EB">
        <w:t xml:space="preserve">      return </w:t>
      </w:r>
      <w:r w:rsidRPr="00FE37EB">
        <w:rPr>
          <w:rStyle w:val="aff1"/>
        </w:rPr>
        <w:t>False</w:t>
      </w:r>
    </w:p>
    <w:p w:rsidRPr="00FE37EB" w:rsidR="00FE37EB" w:rsidP="00FE37EB" w:rsidRDefault="00FE37EB">
      <w:pPr>
        <w:pStyle w:val="af7"/>
      </w:pPr>
      <w:r w:rsidRPr="00FE37EB">
        <w:t xml:space="preserve">  elif (</w:t>
      </w:r>
      <w:hyperlink w:history="1" w:anchor="FilteredWheelAcceleration">
        <w:r w:rsidRPr="00FE37EB">
          <w:rPr>
            <w:rStyle w:val="ac"/>
          </w:rPr>
          <w:t>FilteredWheelAcceleration</w:t>
        </w:r>
      </w:hyperlink>
      <w:r w:rsidRPr="00FE37EB">
        <w:t>(k) &lt; ATPsetting.SlippingStopAcc</w:t>
      </w:r>
    </w:p>
    <w:p w:rsidRPr="00FE37EB" w:rsidR="00FE37EB" w:rsidP="00FE37EB" w:rsidRDefault="00FE37EB">
      <w:pPr>
        <w:pStyle w:val="af7"/>
      </w:pPr>
      <w:r w:rsidRPr="00FE37EB">
        <w:t xml:space="preserve">        and </w:t>
      </w:r>
      <w:hyperlink w:history="1" w:anchor="FilteredWheelAcceleration">
        <w:r w:rsidRPr="00FE37EB">
          <w:rPr>
            <w:rStyle w:val="ac"/>
          </w:rPr>
          <w:t>FilteredWheelAcceleration</w:t>
        </w:r>
      </w:hyperlink>
      <w:r w:rsidRPr="00FE37EB">
        <w:t>(k) &gt; ATPsetting.SlidingStopAcc):</w:t>
      </w:r>
    </w:p>
    <w:p w:rsidRPr="00FE37EB" w:rsidR="00FE37EB" w:rsidP="00FE37EB" w:rsidRDefault="00FE37EB">
      <w:pPr>
        <w:pStyle w:val="af7"/>
      </w:pPr>
      <w:r w:rsidRPr="00FE37EB">
        <w:t xml:space="preserve">      slipping_ended_counter = </w:t>
      </w:r>
      <w:r w:rsidRPr="00FE37EB" w:rsidR="00C05D89">
        <w:t>slipping_ended_counter</w:t>
      </w:r>
      <w:r w:rsidRPr="00FE37EB" w:rsidR="00C05D89">
        <w:rPr>
          <w:rStyle w:val="aff1"/>
        </w:rPr>
        <w:t xml:space="preserve"> </w:t>
      </w:r>
      <w:r w:rsidR="00C05D89">
        <w:rPr>
          <w:rStyle w:val="aff1"/>
          <w:rFonts w:hint="eastAsia"/>
        </w:rPr>
        <w:t xml:space="preserve">+ </w:t>
      </w:r>
      <w:r w:rsidRPr="00FE37EB">
        <w:rPr>
          <w:rStyle w:val="aff1"/>
        </w:rPr>
        <w:t>1</w:t>
      </w:r>
    </w:p>
    <w:p w:rsidRPr="008334E2" w:rsidR="00FE37EB" w:rsidP="00FE37EB" w:rsidRDefault="00FE37EB">
      <w:pPr>
        <w:pStyle w:val="af7"/>
      </w:pPr>
      <w:r w:rsidRPr="00FE37EB">
        <w:t xml:space="preserve">      return (slipping_ended_counter &gt;= ATPsetting.SlippingGripRecoveryTime)</w:t>
      </w:r>
    </w:p>
    <w:p w:rsidRPr="008A1414" w:rsidR="00B8681B" w:rsidP="00B8681B" w:rsidRDefault="00B8681B">
      <w:pPr>
        <w:pStyle w:val="ReqtifyAltQ"/>
      </w:pPr>
      <w:r w:rsidRPr="008A1414">
        <w:t>#Category=Functional</w:t>
      </w:r>
    </w:p>
    <w:p w:rsidRPr="008A1414" w:rsidR="00B8681B" w:rsidP="00B8681B" w:rsidRDefault="00B8681B">
      <w:pPr>
        <w:pStyle w:val="ReqtifyAltQ"/>
      </w:pPr>
      <w:r w:rsidRPr="008A1414">
        <w:t>#Contribution</w:t>
      </w:r>
      <w:r>
        <w:t>=SIL4</w:t>
      </w:r>
    </w:p>
    <w:p w:rsidR="009328EA" w:rsidP="00B8681B" w:rsidRDefault="00B8681B">
      <w:pPr>
        <w:pStyle w:val="ReqtifyAltQ"/>
        <w:rPr>
          <w:ins w:author="常鸣" w:date="2014-07-03T14:27:00Z" w:id="4606"/>
        </w:rPr>
      </w:pPr>
      <w:del w:author="常鸣" w:date="2014-07-03T14:27:00Z" w:id="4607">
        <w:r w:rsidRPr="008A1414" w:rsidDel="009328EA">
          <w:delText>#S</w:delText>
        </w:r>
      </w:del>
      <w:ins w:author="常鸣" w:date="2014-07-03T14:27:00Z" w:id="4608">
        <w:r w:rsidR="009328EA">
          <w:t>#Allocation=ATP Software</w:t>
        </w:r>
      </w:ins>
      <w:ins w:author="常鸣" w:date="2014-07-03T14:51:00Z" w:id="4609">
        <w:r w:rsidR="002428AA">
          <w:rPr>
            <w:rFonts w:hint="eastAsia"/>
          </w:rPr>
          <w:t>, Vital Embedded Setting</w:t>
        </w:r>
      </w:ins>
    </w:p>
    <w:p w:rsidRPr="008A1414" w:rsidR="00B8681B" w:rsidP="00B8681B" w:rsidRDefault="009328EA">
      <w:pPr>
        <w:pStyle w:val="ReqtifyAltQ"/>
      </w:pPr>
      <w:ins w:author="常鸣" w:date="2014-07-03T14:27:00Z" w:id="4610">
        <w:r>
          <w:t>#S</w:t>
        </w:r>
      </w:ins>
      <w:r w:rsidRPr="008A1414" w:rsidR="00B8681B">
        <w:t>ource=</w:t>
      </w:r>
      <w:ins w:author="常鸣" w:date="2014-07-02T15:37:00Z" w:id="4611">
        <w:r w:rsidRPr="006D3036" w:rsidR="006D3036">
          <w:t>[iTC_CC-SyAD-</w:t>
        </w:r>
        <w:r w:rsidRPr="006D3036" w:rsidR="006D3036">
          <w:rPr>
            <w:rFonts w:hint="eastAsia"/>
          </w:rPr>
          <w:t>0148]</w:t>
        </w:r>
      </w:ins>
    </w:p>
    <w:p w:rsidRPr="008A1414" w:rsidR="00B8681B" w:rsidP="00B8681B" w:rsidRDefault="00B8681B">
      <w:pPr>
        <w:pStyle w:val="ReqtifyAltQ"/>
      </w:pPr>
      <w:r w:rsidRPr="008A1414">
        <w:t>[End]</w:t>
      </w:r>
    </w:p>
    <w:p w:rsidR="00B8681B" w:rsidP="00C93484" w:rsidRDefault="00B8681B">
      <w:pPr>
        <w:pStyle w:val="Reqtify"/>
      </w:pPr>
    </w:p>
    <w:p w:rsidR="00FE37EB" w:rsidP="00C93484" w:rsidRDefault="00FE37EB">
      <w:pPr>
        <w:pStyle w:val="Reqtify"/>
      </w:pPr>
    </w:p>
    <w:p w:rsidRPr="008334E2" w:rsidR="0085525B" w:rsidP="0085525B" w:rsidRDefault="0085525B">
      <w:pPr>
        <w:pStyle w:val="ReqtifyAltR"/>
      </w:pPr>
      <w:r w:rsidRPr="008334E2">
        <w:t>[iTC_CC_ATP-SwRS-0</w:t>
      </w:r>
      <w:r w:rsidR="00FE160E">
        <w:rPr>
          <w:rFonts w:hint="eastAsia"/>
        </w:rPr>
        <w:t>777</w:t>
      </w:r>
      <w:r w:rsidRPr="008334E2">
        <w:t>]</w:t>
      </w:r>
    </w:p>
    <w:p w:rsidR="0085525B" w:rsidP="00C93484" w:rsidRDefault="0085525B">
      <w:pPr>
        <w:pStyle w:val="Reqtify"/>
      </w:pPr>
      <w:r>
        <w:rPr>
          <w:rFonts w:hint="eastAsia"/>
        </w:rPr>
        <w:t xml:space="preserve">The </w:t>
      </w:r>
      <w:hyperlink w:history="1" w:anchor="MotionUnderEstimationState">
        <w:r w:rsidR="00AE155C">
          <w:rPr>
            <w:rStyle w:val="ac"/>
          </w:rPr>
          <w:t>Motion</w:t>
        </w:r>
        <w:r w:rsidR="00AE155C">
          <w:rPr>
            <w:rStyle w:val="ac"/>
            <w:rFonts w:hint="eastAsia"/>
          </w:rPr>
          <w:t>Under</w:t>
        </w:r>
        <w:r w:rsidR="00AE155C">
          <w:rPr>
            <w:rStyle w:val="ac"/>
          </w:rPr>
          <w:t>EstimationState</w:t>
        </w:r>
      </w:hyperlink>
      <w:r>
        <w:rPr>
          <w:rFonts w:hint="eastAsia"/>
        </w:rPr>
        <w:t xml:space="preserve"> transfers f</w:t>
      </w:r>
      <w:r w:rsidRPr="001B3DC6">
        <w:t xml:space="preserve">rom </w:t>
      </w:r>
      <w:r w:rsidRPr="00A64875">
        <w:rPr>
          <w:rStyle w:val="aff1"/>
          <w:rFonts w:hint="eastAsia"/>
        </w:rPr>
        <w:t>SLI</w:t>
      </w:r>
      <w:r>
        <w:rPr>
          <w:rStyle w:val="aff1"/>
          <w:rFonts w:hint="eastAsia"/>
        </w:rPr>
        <w:t>PP</w:t>
      </w:r>
      <w:r w:rsidRPr="00A64875">
        <w:rPr>
          <w:rStyle w:val="aff1"/>
          <w:rFonts w:hint="eastAsia"/>
        </w:rPr>
        <w:t>ING</w:t>
      </w:r>
      <w:r w:rsidRPr="001B3DC6">
        <w:t xml:space="preserve"> </w:t>
      </w:r>
      <w:r>
        <w:rPr>
          <w:rFonts w:hint="eastAsia"/>
        </w:rPr>
        <w:t xml:space="preserve">to </w:t>
      </w:r>
      <w:r>
        <w:rPr>
          <w:rStyle w:val="aff1"/>
          <w:rFonts w:hint="eastAsia"/>
        </w:rPr>
        <w:t>MOTORING</w:t>
      </w:r>
      <w:r>
        <w:rPr>
          <w:rFonts w:hint="eastAsia"/>
        </w:rPr>
        <w:t xml:space="preserve"> </w:t>
      </w:r>
      <w:r w:rsidRPr="001B3DC6">
        <w:t>when</w:t>
      </w:r>
      <w:r>
        <w:rPr>
          <w:rFonts w:hint="eastAsia"/>
        </w:rPr>
        <w:t>:</w:t>
      </w:r>
    </w:p>
    <w:p w:rsidR="0085525B" w:rsidP="0085525B" w:rsidRDefault="0085525B">
      <w:pPr>
        <w:pStyle w:val="af7"/>
        <w:rPr>
          <w:rStyle w:val="aff1"/>
        </w:rPr>
      </w:pPr>
      <w:r>
        <w:rPr>
          <w:rFonts w:hint="eastAsia"/>
        </w:rPr>
        <w:t>if (</w:t>
      </w:r>
      <w:hyperlink w:history="1" w:anchor="MotionUnderEstimationState">
        <w:r w:rsidR="00AE155C">
          <w:rPr>
            <w:rStyle w:val="ac"/>
          </w:rPr>
          <w:t>Motion</w:t>
        </w:r>
        <w:r w:rsidR="00AE155C">
          <w:rPr>
            <w:rStyle w:val="ac"/>
            <w:rFonts w:hint="eastAsia"/>
          </w:rPr>
          <w:t>Under</w:t>
        </w:r>
        <w:r w:rsidR="00AE155C">
          <w:rPr>
            <w:rStyle w:val="ac"/>
          </w:rPr>
          <w:t>EstimationState</w:t>
        </w:r>
      </w:hyperlink>
      <w:r>
        <w:rPr>
          <w:rFonts w:hint="eastAsia"/>
        </w:rPr>
        <w:t xml:space="preserve">(k-1) is </w:t>
      </w:r>
      <w:r w:rsidRPr="00A64875">
        <w:rPr>
          <w:rStyle w:val="aff1"/>
          <w:rFonts w:hint="eastAsia"/>
        </w:rPr>
        <w:t>SLI</w:t>
      </w:r>
      <w:r>
        <w:rPr>
          <w:rStyle w:val="aff1"/>
          <w:rFonts w:hint="eastAsia"/>
        </w:rPr>
        <w:t>PP</w:t>
      </w:r>
      <w:r w:rsidRPr="00A64875">
        <w:rPr>
          <w:rStyle w:val="aff1"/>
          <w:rFonts w:hint="eastAsia"/>
        </w:rPr>
        <w:t>ING</w:t>
      </w:r>
    </w:p>
    <w:p w:rsidR="0085525B" w:rsidP="0085525B" w:rsidRDefault="0085525B">
      <w:pPr>
        <w:pStyle w:val="af7"/>
      </w:pPr>
      <w:r w:rsidRPr="006F27FD">
        <w:rPr>
          <w:rFonts w:hint="eastAsia"/>
        </w:rPr>
        <w:t xml:space="preserve">    </w:t>
      </w:r>
      <w:r>
        <w:rPr>
          <w:rFonts w:hint="eastAsia"/>
        </w:rPr>
        <w:t xml:space="preserve"> and </w:t>
      </w:r>
      <w:hyperlink w:history="1" w:anchor="OdometerState">
        <w:r>
          <w:rPr>
            <w:rStyle w:val="ac"/>
          </w:rPr>
          <w:t>OdometerState</w:t>
        </w:r>
      </w:hyperlink>
      <w:r w:rsidRPr="00634120">
        <w:t xml:space="preserve">(k) </w:t>
      </w:r>
      <w:r>
        <w:rPr>
          <w:rFonts w:hint="eastAsia"/>
        </w:rPr>
        <w:t>is</w:t>
      </w:r>
      <w:r w:rsidRPr="00634120">
        <w:t xml:space="preserve"> </w:t>
      </w:r>
      <w:r>
        <w:rPr>
          <w:rStyle w:val="aff1"/>
        </w:rPr>
        <w:t>INITIALIZED</w:t>
      </w:r>
    </w:p>
    <w:p w:rsidR="0085525B" w:rsidP="0085525B" w:rsidRDefault="0085525B">
      <w:pPr>
        <w:pStyle w:val="af7"/>
      </w:pPr>
      <w:r>
        <w:rPr>
          <w:rFonts w:hint="eastAsia"/>
        </w:rPr>
        <w:t xml:space="preserve">     and </w:t>
      </w:r>
      <w:hyperlink w:history="1" w:anchor="OdometerAxleMotorized">
        <w:r w:rsidRPr="007E2128">
          <w:rPr>
            <w:rStyle w:val="ac"/>
          </w:rPr>
          <w:t>OdometerAxleMotorized</w:t>
        </w:r>
      </w:hyperlink>
      <w:r>
        <w:rPr>
          <w:rFonts w:hint="eastAsia"/>
        </w:rPr>
        <w:t>(k)</w:t>
      </w:r>
    </w:p>
    <w:p w:rsidR="0085525B" w:rsidP="0085525B" w:rsidRDefault="0085525B">
      <w:pPr>
        <w:pStyle w:val="af7"/>
      </w:pPr>
      <w:r>
        <w:rPr>
          <w:rFonts w:hint="eastAsia"/>
        </w:rPr>
        <w:t xml:space="preserve">     and </w:t>
      </w:r>
      <w:hyperlink w:history="1" w:anchor="TimeInSlipping">
        <w:r w:rsidRPr="0085525B">
          <w:rPr>
            <w:rStyle w:val="ac"/>
          </w:rPr>
          <w:t>TimeInSlipping</w:t>
        </w:r>
      </w:hyperlink>
      <w:r w:rsidRPr="008F0674">
        <w:rPr>
          <w:rFonts w:hint="eastAsia"/>
        </w:rPr>
        <w:t>(k</w:t>
      </w:r>
      <w:r>
        <w:rPr>
          <w:rFonts w:hint="eastAsia"/>
        </w:rPr>
        <w:t>-1</w:t>
      </w:r>
      <w:r w:rsidRPr="008F0674">
        <w:rPr>
          <w:rFonts w:hint="eastAsia"/>
        </w:rPr>
        <w:t>)</w:t>
      </w:r>
      <w:r>
        <w:rPr>
          <w:rFonts w:hint="eastAsia"/>
        </w:rPr>
        <w:t xml:space="preserve"> &lt;= </w:t>
      </w:r>
      <w:hyperlink w:history="1" w:anchor="ATPsetting">
        <w:r>
          <w:rPr>
            <w:rStyle w:val="ac"/>
          </w:rPr>
          <w:t>ATPsetting</w:t>
        </w:r>
      </w:hyperlink>
      <w:r w:rsidRPr="008F0674">
        <w:rPr>
          <w:rFonts w:hint="eastAsia"/>
        </w:rPr>
        <w:t>.</w:t>
      </w:r>
      <w:r>
        <w:rPr>
          <w:rFonts w:hint="eastAsia"/>
        </w:rPr>
        <w:t>Sli</w:t>
      </w:r>
      <w:r w:rsidR="00B8681B">
        <w:rPr>
          <w:rFonts w:hint="eastAsia"/>
        </w:rPr>
        <w:t>ppingTimeout</w:t>
      </w:r>
    </w:p>
    <w:p w:rsidR="0085525B" w:rsidP="0085525B" w:rsidRDefault="0085525B">
      <w:pPr>
        <w:pStyle w:val="af7"/>
      </w:pPr>
      <w:r>
        <w:rPr>
          <w:rFonts w:hint="eastAsia"/>
        </w:rPr>
        <w:t xml:space="preserve">     and ((</w:t>
      </w:r>
      <w:hyperlink w:history="1" w:anchor="StartSlippingSpeed">
        <w:r w:rsidR="00FE37EB">
          <w:rPr>
            <w:rStyle w:val="ac"/>
          </w:rPr>
          <w:t>StartSlippingSpeed</w:t>
        </w:r>
      </w:hyperlink>
      <w:r w:rsidRPr="00192E28">
        <w:rPr>
          <w:rFonts w:hint="eastAsia"/>
        </w:rPr>
        <w:t>(k</w:t>
      </w:r>
      <w:r>
        <w:rPr>
          <w:rFonts w:hint="eastAsia"/>
        </w:rPr>
        <w:t>-1</w:t>
      </w:r>
      <w:r w:rsidRPr="00192E28">
        <w:rPr>
          <w:rFonts w:hint="eastAsia"/>
        </w:rPr>
        <w:t>)</w:t>
      </w:r>
      <w:r>
        <w:rPr>
          <w:rFonts w:hint="eastAsia"/>
        </w:rPr>
        <w:t xml:space="preserve"> </w:t>
      </w:r>
      <w:r w:rsidRPr="00192E28">
        <w:rPr>
          <w:rFonts w:hint="eastAsia"/>
        </w:rPr>
        <w:t>+</w:t>
      </w:r>
      <w:r>
        <w:rPr>
          <w:rFonts w:hint="eastAsia"/>
        </w:rPr>
        <w:t xml:space="preserve"> </w:t>
      </w:r>
      <w:hyperlink w:history="1" w:anchor="TimeInSlipping">
        <w:r w:rsidRPr="00FE37EB" w:rsidR="00FE37EB">
          <w:rPr>
            <w:rStyle w:val="ac"/>
          </w:rPr>
          <w:t>TimeInSlipping</w:t>
        </w:r>
      </w:hyperlink>
      <w:r w:rsidRPr="008F0674">
        <w:rPr>
          <w:rFonts w:hint="eastAsia"/>
        </w:rPr>
        <w:t>(k</w:t>
      </w:r>
      <w:r>
        <w:rPr>
          <w:rFonts w:hint="eastAsia"/>
        </w:rPr>
        <w:t>-1</w:t>
      </w:r>
      <w:r w:rsidRPr="008F0674">
        <w:rPr>
          <w:rFonts w:hint="eastAsia"/>
        </w:rPr>
        <w:t>)</w:t>
      </w:r>
      <w:r>
        <w:rPr>
          <w:rFonts w:hint="eastAsia"/>
        </w:rPr>
        <w:t xml:space="preserve">* </w:t>
      </w:r>
      <w:hyperlink w:history="1" w:anchor="ATPsetting">
        <w:r>
          <w:rPr>
            <w:rStyle w:val="ac"/>
          </w:rPr>
          <w:t>ATPsetting</w:t>
        </w:r>
      </w:hyperlink>
      <w:r>
        <w:rPr>
          <w:rFonts w:hint="eastAsia"/>
        </w:rPr>
        <w:t>.Sli</w:t>
      </w:r>
      <w:r w:rsidR="00FE37EB">
        <w:rPr>
          <w:rFonts w:hint="eastAsia"/>
        </w:rPr>
        <w:t>pp</w:t>
      </w:r>
      <w:r>
        <w:rPr>
          <w:rFonts w:hint="eastAsia"/>
        </w:rPr>
        <w:t>ingStopAcc)</w:t>
      </w:r>
    </w:p>
    <w:p w:rsidR="0085525B" w:rsidP="0085525B" w:rsidRDefault="00FE37EB">
      <w:pPr>
        <w:pStyle w:val="af7"/>
      </w:pPr>
      <w:r>
        <w:rPr>
          <w:rFonts w:hint="eastAsia"/>
        </w:rPr>
        <w:t xml:space="preserve">           &gt;</w:t>
      </w:r>
      <w:r w:rsidR="0085525B">
        <w:rPr>
          <w:rFonts w:hint="eastAsia"/>
        </w:rPr>
        <w:t xml:space="preserve"> </w:t>
      </w:r>
      <w:hyperlink w:history="1" w:anchor="WheelMinSpeed">
        <w:r w:rsidRPr="00BE7603" w:rsidR="00BE7603">
          <w:rPr>
            <w:rStyle w:val="ac"/>
          </w:rPr>
          <w:t>WheelMinSpeed</w:t>
        </w:r>
      </w:hyperlink>
      <w:r w:rsidRPr="00192E28" w:rsidR="0085525B">
        <w:rPr>
          <w:rFonts w:hint="eastAsia"/>
        </w:rPr>
        <w:t>(k)</w:t>
      </w:r>
      <w:r w:rsidR="0085525B">
        <w:rPr>
          <w:rFonts w:hint="eastAsia"/>
        </w:rPr>
        <w:t>)</w:t>
      </w:r>
    </w:p>
    <w:p w:rsidR="0085525B" w:rsidP="0085525B" w:rsidRDefault="0085525B">
      <w:pPr>
        <w:pStyle w:val="af7"/>
      </w:pPr>
      <w:r>
        <w:rPr>
          <w:rFonts w:hint="eastAsia"/>
        </w:rPr>
        <w:t xml:space="preserve">     and </w:t>
      </w:r>
      <w:hyperlink w:history="1" w:anchor="SlippingEnded">
        <w:r w:rsidRPr="00B8681B" w:rsidR="00B8681B">
          <w:rPr>
            <w:rStyle w:val="ac"/>
          </w:rPr>
          <w:t>SlippingEnded</w:t>
        </w:r>
      </w:hyperlink>
      <w:r>
        <w:rPr>
          <w:rFonts w:hint="eastAsia"/>
        </w:rPr>
        <w:t>(k))</w:t>
      </w:r>
    </w:p>
    <w:p w:rsidR="0085525B" w:rsidP="0085525B" w:rsidRDefault="0085525B">
      <w:pPr>
        <w:pStyle w:val="af7"/>
      </w:pPr>
      <w:r>
        <w:rPr>
          <w:rFonts w:hint="eastAsia"/>
        </w:rPr>
        <w:t xml:space="preserve">    </w:t>
      </w:r>
      <w:hyperlink w:history="1" w:anchor="MotionUnderEstimationState">
        <w:r w:rsidR="00AE155C">
          <w:rPr>
            <w:rStyle w:val="ac"/>
          </w:rPr>
          <w:t>Motion</w:t>
        </w:r>
        <w:r w:rsidR="00AE155C">
          <w:rPr>
            <w:rStyle w:val="ac"/>
            <w:rFonts w:hint="eastAsia"/>
          </w:rPr>
          <w:t>Under</w:t>
        </w:r>
        <w:r w:rsidR="00AE155C">
          <w:rPr>
            <w:rStyle w:val="ac"/>
          </w:rPr>
          <w:t>EstimationState</w:t>
        </w:r>
      </w:hyperlink>
      <w:r>
        <w:rPr>
          <w:rFonts w:hint="eastAsia"/>
        </w:rPr>
        <w:t xml:space="preserve"> = </w:t>
      </w:r>
      <w:r w:rsidRPr="00FE37EB" w:rsidR="00FE37EB">
        <w:rPr>
          <w:rStyle w:val="aff1"/>
          <w:rFonts w:hint="eastAsia"/>
        </w:rPr>
        <w:t>MOTORING</w:t>
      </w:r>
    </w:p>
    <w:p w:rsidRPr="008A1414" w:rsidR="0085525B" w:rsidP="0085525B" w:rsidRDefault="0085525B">
      <w:pPr>
        <w:pStyle w:val="ReqtifyAltQ"/>
      </w:pPr>
      <w:r w:rsidRPr="008A1414">
        <w:t>#Category=Functional</w:t>
      </w:r>
    </w:p>
    <w:p w:rsidRPr="008A1414" w:rsidR="0085525B" w:rsidP="0085525B" w:rsidRDefault="0085525B">
      <w:pPr>
        <w:pStyle w:val="ReqtifyAltQ"/>
      </w:pPr>
      <w:r w:rsidRPr="008A1414">
        <w:t>#Contribution</w:t>
      </w:r>
      <w:r>
        <w:t>=SIL4</w:t>
      </w:r>
    </w:p>
    <w:p w:rsidR="009328EA" w:rsidP="0085525B" w:rsidRDefault="0085525B">
      <w:pPr>
        <w:pStyle w:val="ReqtifyAltQ"/>
        <w:rPr>
          <w:ins w:author="常鸣" w:date="2014-07-03T14:27:00Z" w:id="4612"/>
        </w:rPr>
      </w:pPr>
      <w:del w:author="常鸣" w:date="2014-07-03T14:27:00Z" w:id="4613">
        <w:r w:rsidRPr="008A1414" w:rsidDel="009328EA">
          <w:lastRenderedPageBreak/>
          <w:delText>#S</w:delText>
        </w:r>
      </w:del>
      <w:ins w:author="常鸣" w:date="2014-07-03T14:27:00Z" w:id="4614">
        <w:r w:rsidR="009328EA">
          <w:t>#Allocation=ATP Software</w:t>
        </w:r>
      </w:ins>
      <w:ins w:author="常鸣" w:date="2014-07-03T14:51:00Z" w:id="4615">
        <w:r w:rsidR="002428AA">
          <w:rPr>
            <w:rFonts w:hint="eastAsia"/>
          </w:rPr>
          <w:t>, Vital Embedded Setting</w:t>
        </w:r>
      </w:ins>
    </w:p>
    <w:p w:rsidRPr="008A1414" w:rsidR="0085525B" w:rsidP="0085525B" w:rsidRDefault="009328EA">
      <w:pPr>
        <w:pStyle w:val="ReqtifyAltQ"/>
      </w:pPr>
      <w:ins w:author="常鸣" w:date="2014-07-03T14:27:00Z" w:id="4616">
        <w:r>
          <w:t>#S</w:t>
        </w:r>
      </w:ins>
      <w:r w:rsidRPr="008A1414" w:rsidR="0085525B">
        <w:t>ource=</w:t>
      </w:r>
      <w:ins w:author="常鸣" w:date="2014-07-02T15:37:00Z" w:id="4617">
        <w:r w:rsidRPr="006D3036" w:rsidR="006D3036">
          <w:t>[iTC_CC-SyAD-</w:t>
        </w:r>
        <w:r w:rsidRPr="006D3036" w:rsidR="006D3036">
          <w:rPr>
            <w:rFonts w:hint="eastAsia"/>
          </w:rPr>
          <w:t>0148]</w:t>
        </w:r>
      </w:ins>
    </w:p>
    <w:p w:rsidRPr="008A1414" w:rsidR="0085525B" w:rsidP="0085525B" w:rsidRDefault="0085525B">
      <w:pPr>
        <w:pStyle w:val="ReqtifyAltQ"/>
      </w:pPr>
      <w:r w:rsidRPr="008A1414">
        <w:t>[End]</w:t>
      </w:r>
    </w:p>
    <w:p w:rsidR="0085525B" w:rsidP="00C93484" w:rsidRDefault="0085525B">
      <w:pPr>
        <w:pStyle w:val="Reqtify"/>
      </w:pPr>
    </w:p>
    <w:p w:rsidR="00601FD1" w:rsidP="00C93484" w:rsidRDefault="00601FD1">
      <w:pPr>
        <w:pStyle w:val="Reqtify"/>
      </w:pPr>
    </w:p>
    <w:p w:rsidRPr="00EB0605" w:rsidR="00EB0605" w:rsidP="00EB0605" w:rsidRDefault="00EB0605">
      <w:pPr>
        <w:pStyle w:val="ReqtifyAltR"/>
      </w:pPr>
      <w:r w:rsidRPr="00EB0605">
        <w:t>[iTC_CC_ATP-SwRS-0</w:t>
      </w:r>
      <w:r w:rsidR="00FE160E">
        <w:rPr>
          <w:rFonts w:hint="eastAsia"/>
        </w:rPr>
        <w:t>778</w:t>
      </w:r>
      <w:r w:rsidRPr="00EB0605">
        <w:t>]</w:t>
      </w:r>
    </w:p>
    <w:p w:rsidRPr="00EB0605" w:rsidR="00EB0605" w:rsidP="00C93484" w:rsidRDefault="00EB0605">
      <w:pPr>
        <w:pStyle w:val="Reqtify"/>
      </w:pPr>
      <w:bookmarkStart w:name="SlippingExcess" w:id="4618"/>
      <w:r w:rsidRPr="00EB0605">
        <w:rPr>
          <w:rStyle w:val="aff2"/>
        </w:rPr>
        <w:t>Sli</w:t>
      </w:r>
      <w:r>
        <w:rPr>
          <w:rStyle w:val="aff2"/>
          <w:rFonts w:hint="eastAsia"/>
        </w:rPr>
        <w:t>pp</w:t>
      </w:r>
      <w:r w:rsidRPr="00EB0605">
        <w:rPr>
          <w:rStyle w:val="aff2"/>
        </w:rPr>
        <w:t>ingExcess</w:t>
      </w:r>
      <w:bookmarkEnd w:id="4618"/>
      <w:r w:rsidRPr="00EB0605">
        <w:rPr>
          <w:rFonts w:hint="eastAsia"/>
        </w:rPr>
        <w:t>，测得的加速度在项目配置范围内满足一定时间，是</w:t>
      </w:r>
      <w:r w:rsidRPr="00EB0605">
        <w:rPr>
          <w:rFonts w:hint="eastAsia"/>
        </w:rPr>
        <w:t>ATP</w:t>
      </w:r>
      <w:r w:rsidRPr="00EB0605">
        <w:rPr>
          <w:rFonts w:hint="eastAsia"/>
        </w:rPr>
        <w:t>判断过度</w:t>
      </w:r>
      <w:r>
        <w:rPr>
          <w:rFonts w:hint="eastAsia"/>
        </w:rPr>
        <w:t>空转</w:t>
      </w:r>
      <w:r w:rsidRPr="00EB0605">
        <w:rPr>
          <w:rFonts w:hint="eastAsia"/>
        </w:rPr>
        <w:t>的必要条件之一。</w:t>
      </w:r>
    </w:p>
    <w:p w:rsidRPr="00EB0605" w:rsidR="00EB0605" w:rsidP="00EB0605" w:rsidRDefault="00EB0605">
      <w:pPr>
        <w:pStyle w:val="af7"/>
      </w:pPr>
      <w:r w:rsidRPr="00EB0605">
        <w:t xml:space="preserve">def </w:t>
      </w:r>
      <w:hyperlink w:history="1" w:anchor="SlippingExcess">
        <w:r w:rsidRPr="00EB0605">
          <w:rPr>
            <w:rStyle w:val="ac"/>
          </w:rPr>
          <w:t>SlippingExcess</w:t>
        </w:r>
      </w:hyperlink>
      <w:r w:rsidRPr="00EB0605">
        <w:t>(k):</w:t>
      </w:r>
    </w:p>
    <w:p w:rsidRPr="00EB0605" w:rsidR="00EB0605" w:rsidP="00EB0605" w:rsidRDefault="00EB0605">
      <w:pPr>
        <w:pStyle w:val="af7"/>
      </w:pPr>
      <w:r w:rsidRPr="00EB0605">
        <w:t xml:space="preserve">  if (</w:t>
      </w:r>
      <w:hyperlink w:history="1" w:anchor="MotionUnderEstimationState">
        <w:r w:rsidR="00AE155C">
          <w:rPr>
            <w:rStyle w:val="ac"/>
          </w:rPr>
          <w:t>Motion</w:t>
        </w:r>
        <w:r w:rsidR="00AE155C">
          <w:rPr>
            <w:rStyle w:val="ac"/>
            <w:rFonts w:hint="eastAsia"/>
          </w:rPr>
          <w:t>Under</w:t>
        </w:r>
        <w:r w:rsidR="00AE155C">
          <w:rPr>
            <w:rStyle w:val="ac"/>
          </w:rPr>
          <w:t>EstimationState</w:t>
        </w:r>
      </w:hyperlink>
      <w:r w:rsidRPr="00EB0605">
        <w:t xml:space="preserve">(k-1) is not </w:t>
      </w:r>
      <w:r w:rsidRPr="00EB0605">
        <w:rPr>
          <w:rStyle w:val="aff1"/>
        </w:rPr>
        <w:t>SLIPPING</w:t>
      </w:r>
      <w:r w:rsidRPr="00EB0605">
        <w:t>):</w:t>
      </w:r>
    </w:p>
    <w:p w:rsidRPr="00EB0605" w:rsidR="00EB0605" w:rsidP="00EB0605" w:rsidRDefault="00EB0605">
      <w:pPr>
        <w:pStyle w:val="af7"/>
      </w:pPr>
      <w:r w:rsidRPr="00EB0605">
        <w:t xml:space="preserve">      slipping_excess_counter = </w:t>
      </w:r>
      <w:r w:rsidRPr="00EB0605">
        <w:rPr>
          <w:rStyle w:val="aff1"/>
        </w:rPr>
        <w:t>0</w:t>
      </w:r>
    </w:p>
    <w:p w:rsidRPr="00EB0605" w:rsidR="00EB0605" w:rsidP="00EB0605" w:rsidRDefault="00EB0605">
      <w:pPr>
        <w:pStyle w:val="af7"/>
      </w:pPr>
      <w:r w:rsidRPr="00EB0605">
        <w:t xml:space="preserve">      return </w:t>
      </w:r>
      <w:r w:rsidRPr="00EB0605">
        <w:rPr>
          <w:rStyle w:val="aff1"/>
        </w:rPr>
        <w:t>False</w:t>
      </w:r>
    </w:p>
    <w:p w:rsidRPr="00EB0605" w:rsidR="00EB0605" w:rsidP="00EB0605" w:rsidRDefault="00EB0605">
      <w:pPr>
        <w:pStyle w:val="af7"/>
      </w:pPr>
      <w:r w:rsidRPr="00EB0605">
        <w:t xml:space="preserve">  elif (</w:t>
      </w:r>
      <w:hyperlink w:history="1" w:anchor="FilteredWheelAcceleration">
        <w:r w:rsidRPr="00EB0605">
          <w:rPr>
            <w:rStyle w:val="ac"/>
          </w:rPr>
          <w:t>FilteredWheelAcceleration</w:t>
        </w:r>
      </w:hyperlink>
      <w:r w:rsidRPr="00EB0605">
        <w:t>(k) &lt; ATPsetting.SlippingStopAcc</w:t>
      </w:r>
    </w:p>
    <w:p w:rsidRPr="00EB0605" w:rsidR="00EB0605" w:rsidP="00EB0605" w:rsidRDefault="00EB0605">
      <w:pPr>
        <w:pStyle w:val="af7"/>
      </w:pPr>
      <w:r w:rsidRPr="00EB0605">
        <w:t xml:space="preserve">        and </w:t>
      </w:r>
      <w:hyperlink w:history="1" w:anchor="FilteredWheelAcceleration">
        <w:r w:rsidRPr="00EB0605">
          <w:rPr>
            <w:rStyle w:val="ac"/>
          </w:rPr>
          <w:t>FilteredWheelAcceleration</w:t>
        </w:r>
      </w:hyperlink>
      <w:r w:rsidRPr="00EB0605">
        <w:t>(k) &gt; ATPsetting.SlidingStopAcc):</w:t>
      </w:r>
    </w:p>
    <w:p w:rsidRPr="00EB0605" w:rsidR="00EB0605" w:rsidP="00EB0605" w:rsidRDefault="00EB0605">
      <w:pPr>
        <w:pStyle w:val="af7"/>
      </w:pPr>
      <w:r w:rsidRPr="00EB0605">
        <w:t xml:space="preserve">      slipping_excess_counter =</w:t>
      </w:r>
      <w:r w:rsidRPr="00C05D89" w:rsidR="00C05D89">
        <w:t xml:space="preserve"> </w:t>
      </w:r>
      <w:r w:rsidRPr="00EB0605" w:rsidR="00C05D89">
        <w:t>slipping_excess_counter</w:t>
      </w:r>
      <w:r w:rsidR="00C05D89">
        <w:rPr>
          <w:rFonts w:hint="eastAsia"/>
        </w:rPr>
        <w:t xml:space="preserve"> +</w:t>
      </w:r>
      <w:r w:rsidRPr="00EB0605">
        <w:t xml:space="preserve"> </w:t>
      </w:r>
      <w:r w:rsidRPr="00EB0605">
        <w:rPr>
          <w:rStyle w:val="aff1"/>
        </w:rPr>
        <w:t>1</w:t>
      </w:r>
    </w:p>
    <w:p w:rsidR="00EB0605" w:rsidP="00EB0605" w:rsidRDefault="00EB0605">
      <w:pPr>
        <w:pStyle w:val="af7"/>
      </w:pPr>
      <w:r w:rsidRPr="00EB0605">
        <w:t xml:space="preserve">      return (slipping_excess_counter &gt;= ATPsetting.SlippingExcessTime)</w:t>
      </w:r>
    </w:p>
    <w:p w:rsidRPr="00EB0605" w:rsidR="00EB0605" w:rsidP="00EB0605" w:rsidRDefault="00EB0605">
      <w:pPr>
        <w:pStyle w:val="ReqtifyAltQ"/>
      </w:pPr>
      <w:r w:rsidRPr="00EB0605">
        <w:t>#Category=Functional</w:t>
      </w:r>
    </w:p>
    <w:p w:rsidRPr="00EB0605" w:rsidR="00EB0605" w:rsidP="00EB0605" w:rsidRDefault="00EB0605">
      <w:pPr>
        <w:pStyle w:val="ReqtifyAltQ"/>
      </w:pPr>
      <w:r w:rsidRPr="00EB0605">
        <w:t>#Contribution=SIL4</w:t>
      </w:r>
    </w:p>
    <w:p w:rsidR="009328EA" w:rsidP="00EB0605" w:rsidRDefault="00EB0605">
      <w:pPr>
        <w:pStyle w:val="ReqtifyAltQ"/>
        <w:rPr>
          <w:ins w:author="常鸣" w:date="2014-07-03T14:27:00Z" w:id="4619"/>
        </w:rPr>
      </w:pPr>
      <w:del w:author="常鸣" w:date="2014-07-03T14:27:00Z" w:id="4620">
        <w:r w:rsidRPr="00EB0605" w:rsidDel="009328EA">
          <w:delText>#S</w:delText>
        </w:r>
      </w:del>
      <w:ins w:author="常鸣" w:date="2014-07-03T14:27:00Z" w:id="4621">
        <w:r w:rsidR="009328EA">
          <w:t>#Allocation=ATP Software</w:t>
        </w:r>
      </w:ins>
      <w:ins w:author="常鸣" w:date="2014-07-03T14:51:00Z" w:id="4622">
        <w:r w:rsidR="002428AA">
          <w:rPr>
            <w:rFonts w:hint="eastAsia"/>
          </w:rPr>
          <w:t>, Vital Embedded Setting</w:t>
        </w:r>
      </w:ins>
    </w:p>
    <w:p w:rsidRPr="00EB0605" w:rsidR="00EB0605" w:rsidP="00EB0605" w:rsidRDefault="009328EA">
      <w:pPr>
        <w:pStyle w:val="ReqtifyAltQ"/>
      </w:pPr>
      <w:ins w:author="常鸣" w:date="2014-07-03T14:27:00Z" w:id="4623">
        <w:r>
          <w:t>#S</w:t>
        </w:r>
      </w:ins>
      <w:r w:rsidRPr="00EB0605" w:rsidR="00EB0605">
        <w:t>ource=</w:t>
      </w:r>
      <w:ins w:author="常鸣" w:date="2014-07-02T15:37:00Z" w:id="4624">
        <w:r w:rsidRPr="006D3036" w:rsidR="006D3036">
          <w:t>[iTC_CC-SyAD-</w:t>
        </w:r>
        <w:r w:rsidRPr="006D3036" w:rsidR="006D3036">
          <w:rPr>
            <w:rFonts w:hint="eastAsia"/>
          </w:rPr>
          <w:t>0148]</w:t>
        </w:r>
      </w:ins>
    </w:p>
    <w:p w:rsidRPr="00EB0605" w:rsidR="00EB0605" w:rsidP="00EB0605" w:rsidRDefault="00EB0605">
      <w:pPr>
        <w:pStyle w:val="ReqtifyAltQ"/>
      </w:pPr>
      <w:r w:rsidRPr="00EB0605">
        <w:t>[End]</w:t>
      </w:r>
    </w:p>
    <w:p w:rsidR="00FE37EB" w:rsidP="00C93484" w:rsidRDefault="00FE37EB">
      <w:pPr>
        <w:pStyle w:val="Reqtify"/>
      </w:pPr>
    </w:p>
    <w:p w:rsidR="00EB0605" w:rsidP="00C93484" w:rsidRDefault="00EB0605">
      <w:pPr>
        <w:pStyle w:val="Reqtify"/>
      </w:pPr>
    </w:p>
    <w:p w:rsidRPr="00FE37EB" w:rsidR="00FE37EB" w:rsidP="00FE37EB" w:rsidRDefault="00FE37EB">
      <w:pPr>
        <w:pStyle w:val="ReqtifyAltR"/>
      </w:pPr>
      <w:r w:rsidRPr="00FE37EB">
        <w:t>[iTC_CC_ATP-SwRS-0</w:t>
      </w:r>
      <w:r w:rsidR="00FE160E">
        <w:rPr>
          <w:rFonts w:hint="eastAsia"/>
        </w:rPr>
        <w:t>779</w:t>
      </w:r>
      <w:r w:rsidRPr="00FE37EB">
        <w:t>]</w:t>
      </w:r>
    </w:p>
    <w:p w:rsidRPr="00FE37EB" w:rsidR="00FE37EB" w:rsidP="00C93484" w:rsidRDefault="00FE37EB">
      <w:pPr>
        <w:pStyle w:val="Reqtify"/>
      </w:pPr>
      <w:r w:rsidRPr="00FE37EB">
        <w:rPr>
          <w:rFonts w:hint="eastAsia"/>
        </w:rPr>
        <w:t xml:space="preserve">The </w:t>
      </w:r>
      <w:hyperlink w:history="1" w:anchor="MotionUnderEstimationState">
        <w:r w:rsidR="00AE155C">
          <w:rPr>
            <w:rStyle w:val="ac"/>
          </w:rPr>
          <w:t>Motion</w:t>
        </w:r>
        <w:r w:rsidR="00AE155C">
          <w:rPr>
            <w:rStyle w:val="ac"/>
            <w:rFonts w:hint="eastAsia"/>
          </w:rPr>
          <w:t>Under</w:t>
        </w:r>
        <w:r w:rsidR="00AE155C">
          <w:rPr>
            <w:rStyle w:val="ac"/>
          </w:rPr>
          <w:t>EstimationState</w:t>
        </w:r>
      </w:hyperlink>
      <w:r w:rsidRPr="00FE37EB">
        <w:rPr>
          <w:rFonts w:hint="eastAsia"/>
        </w:rPr>
        <w:t xml:space="preserve"> transfers f</w:t>
      </w:r>
      <w:r w:rsidRPr="00FE37EB">
        <w:t xml:space="preserve">rom </w:t>
      </w:r>
      <w:r>
        <w:rPr>
          <w:rStyle w:val="aff1"/>
          <w:rFonts w:hint="eastAsia"/>
        </w:rPr>
        <w:t>SLIPP</w:t>
      </w:r>
      <w:r w:rsidRPr="00FE37EB">
        <w:rPr>
          <w:rStyle w:val="aff1"/>
          <w:rFonts w:hint="eastAsia"/>
        </w:rPr>
        <w:t>ING</w:t>
      </w:r>
      <w:r w:rsidRPr="00FE37EB">
        <w:t xml:space="preserve"> </w:t>
      </w:r>
      <w:r w:rsidRPr="00FE37EB">
        <w:rPr>
          <w:rFonts w:hint="eastAsia"/>
        </w:rPr>
        <w:t xml:space="preserve">to </w:t>
      </w:r>
      <w:r w:rsidRPr="00FE37EB">
        <w:rPr>
          <w:rStyle w:val="aff1"/>
          <w:rFonts w:hint="eastAsia"/>
        </w:rPr>
        <w:t>SKIDDING</w:t>
      </w:r>
      <w:r w:rsidRPr="00FE37EB">
        <w:rPr>
          <w:rFonts w:hint="eastAsia"/>
        </w:rPr>
        <w:t xml:space="preserve"> </w:t>
      </w:r>
      <w:r w:rsidRPr="00FE37EB">
        <w:t>w</w:t>
      </w:r>
      <w:r w:rsidRPr="00FE37EB">
        <w:rPr>
          <w:rFonts w:hint="eastAsia"/>
        </w:rPr>
        <w:t>hen:</w:t>
      </w:r>
    </w:p>
    <w:p w:rsidRPr="00BE7603" w:rsidR="00BE7603" w:rsidP="00BE7603" w:rsidRDefault="00BE7603">
      <w:pPr>
        <w:pStyle w:val="af7"/>
        <w:rPr>
          <w:rStyle w:val="aff1"/>
        </w:rPr>
      </w:pPr>
      <w:r w:rsidRPr="00BE7603">
        <w:rPr>
          <w:rFonts w:hint="eastAsia"/>
        </w:rPr>
        <w:t>if (</w:t>
      </w:r>
      <w:hyperlink w:history="1" w:anchor="MotionUnderEstimationState">
        <w:r w:rsidR="00AE155C">
          <w:rPr>
            <w:rStyle w:val="ac"/>
          </w:rPr>
          <w:t>Motion</w:t>
        </w:r>
        <w:r w:rsidR="00AE155C">
          <w:rPr>
            <w:rStyle w:val="ac"/>
            <w:rFonts w:hint="eastAsia"/>
          </w:rPr>
          <w:t>Under</w:t>
        </w:r>
        <w:r w:rsidR="00AE155C">
          <w:rPr>
            <w:rStyle w:val="ac"/>
          </w:rPr>
          <w:t>EstimationState</w:t>
        </w:r>
      </w:hyperlink>
      <w:r w:rsidRPr="00BE7603">
        <w:rPr>
          <w:rFonts w:hint="eastAsia"/>
        </w:rPr>
        <w:t xml:space="preserve">(k-1) is </w:t>
      </w:r>
      <w:r w:rsidRPr="00BE7603">
        <w:rPr>
          <w:rStyle w:val="aff1"/>
          <w:rFonts w:hint="eastAsia"/>
        </w:rPr>
        <w:t>SLI</w:t>
      </w:r>
      <w:r>
        <w:rPr>
          <w:rStyle w:val="aff1"/>
          <w:rFonts w:hint="eastAsia"/>
        </w:rPr>
        <w:t>PP</w:t>
      </w:r>
      <w:r w:rsidRPr="00BE7603">
        <w:rPr>
          <w:rStyle w:val="aff1"/>
          <w:rFonts w:hint="eastAsia"/>
        </w:rPr>
        <w:t>ING</w:t>
      </w:r>
    </w:p>
    <w:p w:rsidRPr="00BE7603" w:rsidR="00BE7603" w:rsidP="00BE7603" w:rsidRDefault="00BE7603">
      <w:pPr>
        <w:pStyle w:val="af7"/>
      </w:pPr>
      <w:r w:rsidRPr="00BE7603">
        <w:rPr>
          <w:rFonts w:hint="eastAsia"/>
        </w:rPr>
        <w:t xml:space="preserve">     and </w:t>
      </w:r>
      <w:hyperlink w:history="1" w:anchor="OdometerState">
        <w:r w:rsidRPr="00BE7603">
          <w:rPr>
            <w:rStyle w:val="ac"/>
          </w:rPr>
          <w:t>OdometerState</w:t>
        </w:r>
      </w:hyperlink>
      <w:r w:rsidRPr="00BE7603">
        <w:t xml:space="preserve">(k) </w:t>
      </w:r>
      <w:r w:rsidRPr="00BE7603">
        <w:rPr>
          <w:rFonts w:hint="eastAsia"/>
        </w:rPr>
        <w:t>is</w:t>
      </w:r>
      <w:r w:rsidRPr="00BE7603">
        <w:t xml:space="preserve"> </w:t>
      </w:r>
      <w:r w:rsidRPr="00BE7603">
        <w:rPr>
          <w:rStyle w:val="aff1"/>
        </w:rPr>
        <w:t>INITIALIZED</w:t>
      </w:r>
    </w:p>
    <w:p w:rsidRPr="00BE7603" w:rsidR="00BE7603" w:rsidP="00BE7603" w:rsidRDefault="00BE7603">
      <w:pPr>
        <w:pStyle w:val="af7"/>
      </w:pPr>
      <w:r w:rsidRPr="00BE7603">
        <w:rPr>
          <w:rFonts w:hint="eastAsia"/>
        </w:rPr>
        <w:t xml:space="preserve">     and </w:t>
      </w:r>
      <w:hyperlink w:history="1" w:anchor="OdometerAxleMotorized">
        <w:r w:rsidRPr="00BE7603">
          <w:rPr>
            <w:rStyle w:val="ac"/>
          </w:rPr>
          <w:t>OdometerAxleMotorized</w:t>
        </w:r>
      </w:hyperlink>
      <w:r w:rsidRPr="00BE7603">
        <w:rPr>
          <w:rFonts w:hint="eastAsia"/>
        </w:rPr>
        <w:t>(k)</w:t>
      </w:r>
    </w:p>
    <w:p w:rsidRPr="00BE7603" w:rsidR="00BE7603" w:rsidP="00BE7603" w:rsidRDefault="00BE7603">
      <w:pPr>
        <w:pStyle w:val="af7"/>
      </w:pPr>
      <w:r w:rsidRPr="00BE7603">
        <w:rPr>
          <w:rFonts w:hint="eastAsia"/>
        </w:rPr>
        <w:t xml:space="preserve">     and (</w:t>
      </w:r>
      <w:hyperlink w:history="1" w:anchor="TimeInSlipping">
        <w:r w:rsidRPr="00BE7603">
          <w:rPr>
            <w:rStyle w:val="ac"/>
          </w:rPr>
          <w:t>TimeInSlipping</w:t>
        </w:r>
      </w:hyperlink>
      <w:r w:rsidRPr="00BE7603">
        <w:rPr>
          <w:rFonts w:hint="eastAsia"/>
        </w:rPr>
        <w:t xml:space="preserve">(k-1) &gt; </w:t>
      </w:r>
      <w:hyperlink w:history="1" w:anchor="ATPsetting">
        <w:r w:rsidRPr="00BE7603">
          <w:rPr>
            <w:rStyle w:val="ac"/>
          </w:rPr>
          <w:t>ATPsetting</w:t>
        </w:r>
      </w:hyperlink>
      <w:r w:rsidRPr="00BE7603">
        <w:rPr>
          <w:rFonts w:hint="eastAsia"/>
        </w:rPr>
        <w:t>.Sli</w:t>
      </w:r>
      <w:r>
        <w:rPr>
          <w:rFonts w:hint="eastAsia"/>
        </w:rPr>
        <w:t>pp</w:t>
      </w:r>
      <w:r w:rsidRPr="00BE7603">
        <w:rPr>
          <w:rFonts w:hint="eastAsia"/>
        </w:rPr>
        <w:t>ingTimeout</w:t>
      </w:r>
    </w:p>
    <w:p w:rsidRPr="00BE7603" w:rsidR="00BE7603" w:rsidP="00BE7603" w:rsidRDefault="00BE7603">
      <w:pPr>
        <w:pStyle w:val="af7"/>
      </w:pPr>
      <w:r w:rsidRPr="00BE7603">
        <w:rPr>
          <w:rFonts w:hint="eastAsia"/>
        </w:rPr>
        <w:t xml:space="preserve">          or (((</w:t>
      </w:r>
      <w:hyperlink w:history="1" w:anchor="StartSlippingSpeed">
        <w:r w:rsidRPr="00BE7603">
          <w:rPr>
            <w:rStyle w:val="ac"/>
          </w:rPr>
          <w:t>StartSlippingSpeed</w:t>
        </w:r>
      </w:hyperlink>
      <w:r w:rsidRPr="00BE7603">
        <w:rPr>
          <w:rFonts w:hint="eastAsia"/>
        </w:rPr>
        <w:t xml:space="preserve">(k-1) + </w:t>
      </w:r>
      <w:hyperlink w:history="1" w:anchor="TimeInSlipping">
        <w:r w:rsidRPr="00BE7603">
          <w:rPr>
            <w:rStyle w:val="ac"/>
          </w:rPr>
          <w:t>TimeInSlipping</w:t>
        </w:r>
      </w:hyperlink>
      <w:r w:rsidRPr="00BE7603">
        <w:rPr>
          <w:rFonts w:hint="eastAsia"/>
        </w:rPr>
        <w:t xml:space="preserve">(k-1)* </w:t>
      </w:r>
      <w:hyperlink w:history="1" w:anchor="ATPsetting">
        <w:r w:rsidRPr="00BE7603">
          <w:rPr>
            <w:rStyle w:val="ac"/>
          </w:rPr>
          <w:t>ATPsetting</w:t>
        </w:r>
      </w:hyperlink>
      <w:r w:rsidRPr="00BE7603">
        <w:rPr>
          <w:rFonts w:hint="eastAsia"/>
        </w:rPr>
        <w:t>.</w:t>
      </w:r>
      <w:r w:rsidRPr="00BE7603" w:rsidR="00003089">
        <w:rPr>
          <w:rFonts w:hint="eastAsia"/>
        </w:rPr>
        <w:t>Sli</w:t>
      </w:r>
      <w:r w:rsidR="00003089">
        <w:rPr>
          <w:rFonts w:hint="eastAsia"/>
        </w:rPr>
        <w:t>pp</w:t>
      </w:r>
      <w:r w:rsidRPr="00BE7603" w:rsidR="00003089">
        <w:rPr>
          <w:rFonts w:hint="eastAsia"/>
        </w:rPr>
        <w:t>ingStopAcc</w:t>
      </w:r>
      <w:r w:rsidRPr="00BE7603">
        <w:rPr>
          <w:rFonts w:hint="eastAsia"/>
        </w:rPr>
        <w:t>)</w:t>
      </w:r>
    </w:p>
    <w:p w:rsidRPr="00BE7603" w:rsidR="00BE7603" w:rsidP="00BE7603" w:rsidRDefault="00BE7603">
      <w:pPr>
        <w:pStyle w:val="af7"/>
      </w:pPr>
      <w:r w:rsidRPr="00BE7603">
        <w:rPr>
          <w:rFonts w:hint="eastAsia"/>
        </w:rPr>
        <w:t xml:space="preserve">                </w:t>
      </w:r>
      <w:r>
        <w:rPr>
          <w:rFonts w:hint="eastAsia"/>
        </w:rPr>
        <w:t>&lt;</w:t>
      </w:r>
      <w:r w:rsidRPr="00BE7603">
        <w:rPr>
          <w:rFonts w:hint="eastAsia"/>
        </w:rPr>
        <w:t xml:space="preserve">= </w:t>
      </w:r>
      <w:hyperlink w:history="1" w:anchor="WheelMinSpeed">
        <w:r w:rsidRPr="00BE7603">
          <w:rPr>
            <w:rStyle w:val="ac"/>
          </w:rPr>
          <w:t>WheelMinSpeed</w:t>
        </w:r>
      </w:hyperlink>
      <w:r w:rsidRPr="00BE7603">
        <w:rPr>
          <w:rFonts w:hint="eastAsia"/>
        </w:rPr>
        <w:t>(k))</w:t>
      </w:r>
    </w:p>
    <w:p w:rsidRPr="00BE7603" w:rsidR="00BE7603" w:rsidP="00BE7603" w:rsidRDefault="00BE7603">
      <w:pPr>
        <w:pStyle w:val="af7"/>
      </w:pPr>
      <w:r w:rsidRPr="00BE7603">
        <w:rPr>
          <w:rFonts w:hint="eastAsia"/>
        </w:rPr>
        <w:t xml:space="preserve">               and </w:t>
      </w:r>
      <w:hyperlink w:history="1" w:anchor="SlippingExcess">
        <w:r>
          <w:rPr>
            <w:rStyle w:val="ac"/>
          </w:rPr>
          <w:t>SlippingExcess</w:t>
        </w:r>
      </w:hyperlink>
      <w:r w:rsidRPr="00BE7603">
        <w:rPr>
          <w:rFonts w:hint="eastAsia"/>
        </w:rPr>
        <w:t>(k))))</w:t>
      </w:r>
    </w:p>
    <w:p w:rsidRPr="00BE7603" w:rsidR="00BE7603" w:rsidP="00BE7603" w:rsidRDefault="00BE7603">
      <w:pPr>
        <w:pStyle w:val="af7"/>
      </w:pPr>
      <w:r w:rsidRPr="00BE7603">
        <w:rPr>
          <w:rFonts w:hint="eastAsia"/>
        </w:rPr>
        <w:t xml:space="preserve">    </w:t>
      </w:r>
      <w:hyperlink w:history="1" w:anchor="MotionUnderEstimationState">
        <w:r w:rsidR="00AE155C">
          <w:rPr>
            <w:rStyle w:val="ac"/>
          </w:rPr>
          <w:t>Motion</w:t>
        </w:r>
        <w:r w:rsidR="00AE155C">
          <w:rPr>
            <w:rStyle w:val="ac"/>
            <w:rFonts w:hint="eastAsia"/>
          </w:rPr>
          <w:t>Under</w:t>
        </w:r>
        <w:r w:rsidR="00AE155C">
          <w:rPr>
            <w:rStyle w:val="ac"/>
          </w:rPr>
          <w:t>EstimationState</w:t>
        </w:r>
      </w:hyperlink>
      <w:r w:rsidRPr="00BE7603">
        <w:rPr>
          <w:rFonts w:hint="eastAsia"/>
        </w:rPr>
        <w:t xml:space="preserve"> = </w:t>
      </w:r>
      <w:r w:rsidRPr="00BE7603">
        <w:rPr>
          <w:rStyle w:val="aff1"/>
          <w:rFonts w:hint="eastAsia"/>
        </w:rPr>
        <w:t>SKIDDING</w:t>
      </w:r>
    </w:p>
    <w:p w:rsidRPr="00FE37EB" w:rsidR="00FE37EB" w:rsidP="00FE37EB" w:rsidRDefault="00FE37EB">
      <w:pPr>
        <w:pStyle w:val="ReqtifyAltQ"/>
      </w:pPr>
      <w:r w:rsidRPr="00FE37EB">
        <w:t>#Category=Functional</w:t>
      </w:r>
    </w:p>
    <w:p w:rsidRPr="00FE37EB" w:rsidR="00FE37EB" w:rsidP="00FE37EB" w:rsidRDefault="00FE37EB">
      <w:pPr>
        <w:pStyle w:val="ReqtifyAltQ"/>
      </w:pPr>
      <w:r w:rsidRPr="00FE37EB">
        <w:t>#Contribution=SIL4</w:t>
      </w:r>
    </w:p>
    <w:p w:rsidR="009328EA" w:rsidP="00FE37EB" w:rsidRDefault="00FE37EB">
      <w:pPr>
        <w:pStyle w:val="ReqtifyAltQ"/>
        <w:rPr>
          <w:ins w:author="常鸣" w:date="2014-07-03T14:27:00Z" w:id="4625"/>
        </w:rPr>
      </w:pPr>
      <w:del w:author="常鸣" w:date="2014-07-03T14:27:00Z" w:id="4626">
        <w:r w:rsidRPr="00FE37EB" w:rsidDel="009328EA">
          <w:delText>#S</w:delText>
        </w:r>
      </w:del>
      <w:ins w:author="常鸣" w:date="2014-07-03T14:27:00Z" w:id="4627">
        <w:r w:rsidR="009328EA">
          <w:t>#Allocation=ATP Software</w:t>
        </w:r>
      </w:ins>
      <w:ins w:author="常鸣" w:date="2014-07-03T14:51:00Z" w:id="4628">
        <w:r w:rsidR="002428AA">
          <w:rPr>
            <w:rFonts w:hint="eastAsia"/>
          </w:rPr>
          <w:t>, Vital Embedded Setting</w:t>
        </w:r>
      </w:ins>
    </w:p>
    <w:p w:rsidRPr="00FE37EB" w:rsidR="00FE37EB" w:rsidP="00FE37EB" w:rsidRDefault="009328EA">
      <w:pPr>
        <w:pStyle w:val="ReqtifyAltQ"/>
      </w:pPr>
      <w:ins w:author="常鸣" w:date="2014-07-03T14:27:00Z" w:id="4629">
        <w:r>
          <w:t>#S</w:t>
        </w:r>
      </w:ins>
      <w:r w:rsidRPr="00FE37EB" w:rsidR="00FE37EB">
        <w:t>ource=</w:t>
      </w:r>
      <w:ins w:author="常鸣" w:date="2014-07-02T15:37:00Z" w:id="4630">
        <w:r w:rsidRPr="006D3036" w:rsidR="006D3036">
          <w:t>[iTC_CC-SyAD-</w:t>
        </w:r>
        <w:r w:rsidRPr="006D3036" w:rsidR="006D3036">
          <w:rPr>
            <w:rFonts w:hint="eastAsia"/>
          </w:rPr>
          <w:t>0148]</w:t>
        </w:r>
      </w:ins>
    </w:p>
    <w:p w:rsidRPr="00FE37EB" w:rsidR="00FE37EB" w:rsidP="00FE37EB" w:rsidRDefault="00FE37EB">
      <w:pPr>
        <w:pStyle w:val="ReqtifyAltQ"/>
      </w:pPr>
      <w:r w:rsidRPr="00FE37EB">
        <w:t>[End]</w:t>
      </w:r>
    </w:p>
    <w:p w:rsidR="00FE37EB" w:rsidP="00C93484" w:rsidRDefault="00FE37EB">
      <w:pPr>
        <w:pStyle w:val="Reqtify"/>
      </w:pPr>
    </w:p>
    <w:p w:rsidR="0032128D" w:rsidP="00C93484" w:rsidRDefault="0032128D">
      <w:pPr>
        <w:pStyle w:val="Reqtify"/>
      </w:pPr>
    </w:p>
    <w:p w:rsidRPr="00972331" w:rsidR="00AE155C" w:rsidP="00AE155C" w:rsidRDefault="00AE155C">
      <w:pPr>
        <w:pStyle w:val="ReqtifyAltR"/>
      </w:pPr>
      <w:r>
        <w:t>[iTC_CC_ATP-SwRS-0</w:t>
      </w:r>
      <w:r w:rsidR="00C86C33">
        <w:rPr>
          <w:rFonts w:hint="eastAsia"/>
        </w:rPr>
        <w:t>794</w:t>
      </w:r>
      <w:r>
        <w:t>]</w:t>
      </w:r>
    </w:p>
    <w:p w:rsidR="00AE155C" w:rsidP="00C93484" w:rsidRDefault="00AE155C">
      <w:pPr>
        <w:pStyle w:val="Reqtify"/>
      </w:pPr>
      <w:r>
        <w:rPr>
          <w:rFonts w:hint="eastAsia"/>
        </w:rPr>
        <w:lastRenderedPageBreak/>
        <w:t xml:space="preserve">The </w:t>
      </w:r>
      <w:hyperlink w:history="1" w:anchor="MotionUnderEstimationState">
        <w:r>
          <w:rPr>
            <w:rStyle w:val="ac"/>
          </w:rPr>
          <w:t>Motion</w:t>
        </w:r>
        <w:r>
          <w:rPr>
            <w:rStyle w:val="ac"/>
            <w:rFonts w:hint="eastAsia"/>
          </w:rPr>
          <w:t>Under</w:t>
        </w:r>
        <w:r>
          <w:rPr>
            <w:rStyle w:val="ac"/>
          </w:rPr>
          <w:t>EstimationState</w:t>
        </w:r>
      </w:hyperlink>
      <w:r>
        <w:rPr>
          <w:rFonts w:hint="eastAsia"/>
        </w:rPr>
        <w:t xml:space="preserve"> transfers f</w:t>
      </w:r>
      <w:r w:rsidRPr="001B3DC6">
        <w:t xml:space="preserve">rom </w:t>
      </w:r>
      <w:r w:rsidRPr="00A64875">
        <w:rPr>
          <w:rStyle w:val="aff1"/>
          <w:rFonts w:hint="eastAsia"/>
        </w:rPr>
        <w:t>S</w:t>
      </w:r>
      <w:r>
        <w:rPr>
          <w:rStyle w:val="aff1"/>
          <w:rFonts w:hint="eastAsia"/>
        </w:rPr>
        <w:t>KIDDING</w:t>
      </w:r>
      <w:r w:rsidRPr="001B3DC6">
        <w:t xml:space="preserve"> </w:t>
      </w:r>
      <w:r>
        <w:rPr>
          <w:rFonts w:hint="eastAsia"/>
        </w:rPr>
        <w:t xml:space="preserve">to </w:t>
      </w:r>
      <w:r w:rsidRPr="00A64875">
        <w:rPr>
          <w:rStyle w:val="aff1"/>
          <w:rFonts w:hint="eastAsia"/>
        </w:rPr>
        <w:t>COASTING</w:t>
      </w:r>
      <w:r>
        <w:rPr>
          <w:rFonts w:hint="eastAsia"/>
        </w:rPr>
        <w:t xml:space="preserve"> </w:t>
      </w:r>
      <w:r w:rsidRPr="001B3DC6">
        <w:t>when:</w:t>
      </w:r>
      <w:r w:rsidRPr="001B3DC6">
        <w:rPr>
          <w:rFonts w:hint="eastAsia"/>
        </w:rPr>
        <w:t xml:space="preserve"> </w:t>
      </w:r>
    </w:p>
    <w:p w:rsidRPr="008334E2" w:rsidR="00AE155C" w:rsidP="00AE155C" w:rsidRDefault="00AE155C">
      <w:pPr>
        <w:pStyle w:val="af7"/>
      </w:pPr>
      <w:r>
        <w:rPr>
          <w:rFonts w:hint="eastAsia"/>
        </w:rPr>
        <w:t>if (</w:t>
      </w:r>
      <w:hyperlink w:history="1" w:anchor="MotionUnderEstimationState">
        <w:r>
          <w:rPr>
            <w:rStyle w:val="ac"/>
          </w:rPr>
          <w:t>Motion</w:t>
        </w:r>
        <w:r>
          <w:rPr>
            <w:rStyle w:val="ac"/>
            <w:rFonts w:hint="eastAsia"/>
          </w:rPr>
          <w:t>Under</w:t>
        </w:r>
        <w:r>
          <w:rPr>
            <w:rStyle w:val="ac"/>
          </w:rPr>
          <w:t>EstimationState</w:t>
        </w:r>
      </w:hyperlink>
      <w:r w:rsidRPr="008334E2">
        <w:rPr>
          <w:rFonts w:hint="eastAsia"/>
        </w:rPr>
        <w:t xml:space="preserve">(k-1) </w:t>
      </w:r>
      <w:r>
        <w:rPr>
          <w:rFonts w:hint="eastAsia"/>
        </w:rPr>
        <w:t>is</w:t>
      </w:r>
      <w:r w:rsidRPr="008334E2">
        <w:rPr>
          <w:rFonts w:hint="eastAsia"/>
        </w:rPr>
        <w:t xml:space="preserve"> </w:t>
      </w:r>
      <w:r>
        <w:rPr>
          <w:rStyle w:val="aff1"/>
          <w:rFonts w:hint="eastAsia"/>
        </w:rPr>
        <w:t>SKIDDING</w:t>
      </w:r>
    </w:p>
    <w:p w:rsidRPr="008334E2" w:rsidR="00AE155C" w:rsidP="00AE155C" w:rsidRDefault="00AE155C">
      <w:pPr>
        <w:pStyle w:val="af7"/>
      </w:pPr>
      <w:r w:rsidRPr="008334E2">
        <w:rPr>
          <w:rFonts w:hint="eastAsia"/>
        </w:rPr>
        <w:t xml:space="preserve">    </w:t>
      </w:r>
      <w:r>
        <w:rPr>
          <w:rFonts w:hint="eastAsia"/>
        </w:rPr>
        <w:t xml:space="preserve"> and </w:t>
      </w:r>
      <w:r w:rsidRPr="008334E2">
        <w:rPr>
          <w:rFonts w:hint="eastAsia"/>
        </w:rPr>
        <w:t>(</w:t>
      </w:r>
      <w:hyperlink w:history="1" w:anchor="WheelFilteredStopped">
        <w:r>
          <w:rPr>
            <w:rStyle w:val="ac"/>
          </w:rPr>
          <w:t>WheelFilteredStopped</w:t>
        </w:r>
      </w:hyperlink>
      <w:r w:rsidRPr="008334E2">
        <w:rPr>
          <w:rFonts w:hint="eastAsia"/>
        </w:rPr>
        <w:t>(k)</w:t>
      </w:r>
    </w:p>
    <w:p w:rsidRPr="008334E2" w:rsidR="00AE155C" w:rsidP="00AE155C" w:rsidRDefault="00AE155C">
      <w:pPr>
        <w:pStyle w:val="af7"/>
      </w:pPr>
      <w:r w:rsidRPr="008334E2">
        <w:rPr>
          <w:rFonts w:hint="eastAsia"/>
        </w:rPr>
        <w:t xml:space="preserve">          </w:t>
      </w:r>
      <w:r>
        <w:rPr>
          <w:rFonts w:hint="eastAsia"/>
        </w:rPr>
        <w:t xml:space="preserve"> or </w:t>
      </w:r>
      <w:hyperlink w:history="1" w:anchor="OdometerState">
        <w:r>
          <w:rPr>
            <w:rStyle w:val="ac"/>
          </w:rPr>
          <w:t>OdometerState</w:t>
        </w:r>
      </w:hyperlink>
      <w:r w:rsidRPr="00634120">
        <w:t xml:space="preserve">(k) </w:t>
      </w:r>
      <w:r>
        <w:rPr>
          <w:rFonts w:hint="eastAsia"/>
        </w:rPr>
        <w:t>is</w:t>
      </w:r>
      <w:r w:rsidRPr="00634120">
        <w:t xml:space="preserve"> </w:t>
      </w:r>
      <w:r>
        <w:rPr>
          <w:rStyle w:val="aff1"/>
        </w:rPr>
        <w:t>IN</w:t>
      </w:r>
      <w:r>
        <w:rPr>
          <w:rStyle w:val="aff1"/>
          <w:rFonts w:hint="eastAsia"/>
        </w:rPr>
        <w:t>VALID</w:t>
      </w:r>
      <w:r w:rsidRPr="008334E2">
        <w:rPr>
          <w:rFonts w:hint="eastAsia"/>
        </w:rPr>
        <w:t>)</w:t>
      </w:r>
      <w:r>
        <w:rPr>
          <w:rFonts w:hint="eastAsia"/>
        </w:rPr>
        <w:t>)</w:t>
      </w:r>
    </w:p>
    <w:p w:rsidR="00AE155C" w:rsidP="00AE155C" w:rsidRDefault="00AE155C">
      <w:pPr>
        <w:pStyle w:val="af7"/>
      </w:pPr>
      <w:r w:rsidRPr="008334E2">
        <w:rPr>
          <w:rFonts w:hint="eastAsia"/>
        </w:rPr>
        <w:t xml:space="preserve"> </w:t>
      </w:r>
      <w:r>
        <w:rPr>
          <w:rFonts w:hint="eastAsia"/>
        </w:rPr>
        <w:t xml:space="preserve">   </w:t>
      </w:r>
      <w:hyperlink w:history="1" w:anchor="MotionUnderEstimationState">
        <w:r>
          <w:rPr>
            <w:rStyle w:val="ac"/>
          </w:rPr>
          <w:t>Motion</w:t>
        </w:r>
        <w:r>
          <w:rPr>
            <w:rStyle w:val="ac"/>
            <w:rFonts w:hint="eastAsia"/>
          </w:rPr>
          <w:t>Under</w:t>
        </w:r>
        <w:r>
          <w:rPr>
            <w:rStyle w:val="ac"/>
          </w:rPr>
          <w:t>EstimationState</w:t>
        </w:r>
      </w:hyperlink>
      <w:r>
        <w:rPr>
          <w:rFonts w:hint="eastAsia"/>
        </w:rPr>
        <w:t xml:space="preserve"> = </w:t>
      </w:r>
      <w:r w:rsidRPr="00CB6CF8">
        <w:rPr>
          <w:rStyle w:val="aff1"/>
          <w:rFonts w:hint="eastAsia"/>
        </w:rPr>
        <w:t>COASTING</w:t>
      </w:r>
    </w:p>
    <w:p w:rsidRPr="008A1414" w:rsidR="00AE155C" w:rsidP="00AE155C" w:rsidRDefault="00AE155C">
      <w:pPr>
        <w:pStyle w:val="ReqtifyAltQ"/>
      </w:pPr>
      <w:r w:rsidRPr="008A1414">
        <w:t>#Category=Functional</w:t>
      </w:r>
    </w:p>
    <w:p w:rsidRPr="008A1414" w:rsidR="00AE155C" w:rsidP="00AE155C" w:rsidRDefault="00AE155C">
      <w:pPr>
        <w:pStyle w:val="ReqtifyAltQ"/>
      </w:pPr>
      <w:r w:rsidRPr="008A1414">
        <w:t>#Contribution</w:t>
      </w:r>
      <w:r>
        <w:t>=SIL4</w:t>
      </w:r>
    </w:p>
    <w:p w:rsidR="009328EA" w:rsidP="00AE155C" w:rsidRDefault="00AE155C">
      <w:pPr>
        <w:pStyle w:val="ReqtifyAltQ"/>
        <w:rPr>
          <w:ins w:author="常鸣" w:date="2014-07-03T14:27:00Z" w:id="4631"/>
        </w:rPr>
      </w:pPr>
      <w:del w:author="常鸣" w:date="2014-07-03T14:27:00Z" w:id="4632">
        <w:r w:rsidRPr="008A1414" w:rsidDel="009328EA">
          <w:delText>#S</w:delText>
        </w:r>
      </w:del>
      <w:ins w:author="常鸣" w:date="2014-07-03T14:27:00Z" w:id="4633">
        <w:r w:rsidR="009328EA">
          <w:t>#Allocation=ATP Software</w:t>
        </w:r>
      </w:ins>
    </w:p>
    <w:p w:rsidRPr="008A1414" w:rsidR="00AE155C" w:rsidP="00AE155C" w:rsidRDefault="009328EA">
      <w:pPr>
        <w:pStyle w:val="ReqtifyAltQ"/>
      </w:pPr>
      <w:ins w:author="常鸣" w:date="2014-07-03T14:27:00Z" w:id="4634">
        <w:r>
          <w:t>#S</w:t>
        </w:r>
      </w:ins>
      <w:r w:rsidRPr="008A1414" w:rsidR="00AE155C">
        <w:t>ource=</w:t>
      </w:r>
      <w:r w:rsidRPr="003D2990" w:rsidR="00AE155C">
        <w:t>[iTC_CC-SyAD-</w:t>
      </w:r>
      <w:r w:rsidRPr="003D2990" w:rsidR="00AE155C">
        <w:rPr>
          <w:rFonts w:hint="eastAsia"/>
        </w:rPr>
        <w:t>0</w:t>
      </w:r>
      <w:r w:rsidR="00AE155C">
        <w:rPr>
          <w:rFonts w:hint="eastAsia"/>
        </w:rPr>
        <w:t>148</w:t>
      </w:r>
      <w:r w:rsidRPr="003D2990" w:rsidR="00AE155C">
        <w:rPr>
          <w:rFonts w:hint="eastAsia"/>
        </w:rPr>
        <w:t>]</w:t>
      </w:r>
      <w:r w:rsidR="00AE155C">
        <w:rPr>
          <w:rFonts w:hint="eastAsia"/>
        </w:rPr>
        <w:t>, [</w:t>
      </w:r>
      <w:r w:rsidR="00AE155C">
        <w:t>iTC_CC_ATP_SwHA</w:t>
      </w:r>
      <w:r w:rsidRPr="00CA7F59" w:rsidR="00AE155C">
        <w:t>-0084</w:t>
      </w:r>
      <w:r w:rsidR="00AE155C">
        <w:rPr>
          <w:rFonts w:hint="eastAsia"/>
        </w:rPr>
        <w:t>]</w:t>
      </w:r>
    </w:p>
    <w:p w:rsidR="00AE155C" w:rsidP="00AE155C" w:rsidRDefault="00AE155C">
      <w:pPr>
        <w:pStyle w:val="ReqtifyAltQ"/>
      </w:pPr>
      <w:r w:rsidRPr="008A1414">
        <w:t>[End]</w:t>
      </w:r>
    </w:p>
    <w:p w:rsidR="00AE155C" w:rsidP="00C93484" w:rsidRDefault="00AE155C">
      <w:pPr>
        <w:pStyle w:val="Reqtify"/>
      </w:pPr>
    </w:p>
    <w:p w:rsidR="000509C9" w:rsidP="00C93484" w:rsidRDefault="000509C9">
      <w:pPr>
        <w:pStyle w:val="Reqtify"/>
      </w:pPr>
    </w:p>
    <w:p w:rsidRPr="0032128D" w:rsidR="0057169F" w:rsidP="0057169F" w:rsidRDefault="0057169F">
      <w:pPr>
        <w:pStyle w:val="ReqtifyAltR"/>
      </w:pPr>
      <w:r w:rsidRPr="0032128D">
        <w:t>[iTC_CC_ATP-SwRS-0</w:t>
      </w:r>
      <w:r>
        <w:rPr>
          <w:rFonts w:hint="eastAsia"/>
        </w:rPr>
        <w:t>780</w:t>
      </w:r>
      <w:r w:rsidRPr="0032128D">
        <w:t>]</w:t>
      </w:r>
    </w:p>
    <w:p w:rsidRPr="0032128D" w:rsidR="0057169F" w:rsidP="00C93484" w:rsidRDefault="0057169F">
      <w:pPr>
        <w:pStyle w:val="Reqtify"/>
      </w:pPr>
      <w:bookmarkStart w:name="StartMotoringMovementMin" w:id="4635"/>
      <w:r w:rsidRPr="0032128D">
        <w:rPr>
          <w:rStyle w:val="aff2"/>
        </w:rPr>
        <w:t>Start</w:t>
      </w:r>
      <w:r>
        <w:rPr>
          <w:rStyle w:val="aff2"/>
          <w:rFonts w:hint="eastAsia"/>
        </w:rPr>
        <w:t>Motoring</w:t>
      </w:r>
      <w:r w:rsidRPr="0032128D">
        <w:rPr>
          <w:rStyle w:val="aff2"/>
        </w:rPr>
        <w:t>MovementMin</w:t>
      </w:r>
      <w:bookmarkEnd w:id="4635"/>
      <w:r w:rsidRPr="0032128D">
        <w:rPr>
          <w:rFonts w:hint="eastAsia"/>
        </w:rPr>
        <w:t>，记录由</w:t>
      </w:r>
      <w:r w:rsidRPr="0032128D">
        <w:rPr>
          <w:rStyle w:val="aff1"/>
          <w:rFonts w:hint="eastAsia"/>
        </w:rPr>
        <w:t>COASTING</w:t>
      </w:r>
      <w:r w:rsidRPr="0032128D">
        <w:rPr>
          <w:rFonts w:hint="eastAsia"/>
        </w:rPr>
        <w:t>进入</w:t>
      </w:r>
      <w:r>
        <w:rPr>
          <w:rStyle w:val="aff1"/>
          <w:rFonts w:hint="eastAsia"/>
        </w:rPr>
        <w:t>MOTORING</w:t>
      </w:r>
      <w:r w:rsidRPr="0032128D">
        <w:rPr>
          <w:rFonts w:hint="eastAsia"/>
        </w:rPr>
        <w:t>，</w:t>
      </w:r>
      <w:r w:rsidRPr="0032128D">
        <w:rPr>
          <w:rStyle w:val="aff1"/>
          <w:rFonts w:hint="eastAsia"/>
        </w:rPr>
        <w:t>COASTING</w:t>
      </w:r>
      <w:r w:rsidRPr="0032128D">
        <w:rPr>
          <w:rFonts w:hint="eastAsia"/>
        </w:rPr>
        <w:t>进入</w:t>
      </w:r>
      <w:r>
        <w:rPr>
          <w:rStyle w:val="aff1"/>
          <w:rFonts w:hint="eastAsia"/>
        </w:rPr>
        <w:t>SLIPPING</w:t>
      </w:r>
      <w:r w:rsidRPr="0032128D">
        <w:rPr>
          <w:rFonts w:hint="eastAsia"/>
        </w:rPr>
        <w:t>，或者</w:t>
      </w:r>
      <w:r w:rsidRPr="0032128D">
        <w:rPr>
          <w:rStyle w:val="aff1"/>
          <w:rFonts w:hint="eastAsia"/>
        </w:rPr>
        <w:t>MOTORING</w:t>
      </w:r>
      <w:r w:rsidRPr="0032128D">
        <w:rPr>
          <w:rFonts w:hint="eastAsia"/>
        </w:rPr>
        <w:t>进入</w:t>
      </w:r>
      <w:r w:rsidRPr="0032128D">
        <w:rPr>
          <w:rStyle w:val="aff1"/>
        </w:rPr>
        <w:t>SLI</w:t>
      </w:r>
      <w:r>
        <w:rPr>
          <w:rStyle w:val="aff1"/>
          <w:rFonts w:hint="eastAsia"/>
        </w:rPr>
        <w:t>PP</w:t>
      </w:r>
      <w:r w:rsidRPr="0032128D">
        <w:rPr>
          <w:rStyle w:val="aff1"/>
        </w:rPr>
        <w:t>ING</w:t>
      </w:r>
      <w:r w:rsidRPr="0032128D">
        <w:rPr>
          <w:rFonts w:hint="eastAsia"/>
        </w:rPr>
        <w:t>状态时的最小位移。</w:t>
      </w:r>
    </w:p>
    <w:p w:rsidRPr="0032128D" w:rsidR="0057169F" w:rsidP="00C93484" w:rsidRDefault="0057169F">
      <w:pPr>
        <w:pStyle w:val="Reqtify"/>
      </w:pPr>
      <w:r w:rsidRPr="0032128D">
        <w:rPr>
          <w:rFonts w:hint="eastAsia"/>
        </w:rPr>
        <w:t xml:space="preserve">ATP records the minimum movement when the state </w:t>
      </w:r>
      <w:r w:rsidRPr="0032128D">
        <w:t>transferring</w:t>
      </w:r>
      <w:r w:rsidRPr="0032128D">
        <w:rPr>
          <w:rFonts w:hint="eastAsia"/>
        </w:rPr>
        <w:t xml:space="preserve"> from </w:t>
      </w:r>
      <w:r w:rsidRPr="0032128D">
        <w:rPr>
          <w:rStyle w:val="aff1"/>
          <w:rFonts w:hint="eastAsia"/>
        </w:rPr>
        <w:t>COASTING</w:t>
      </w:r>
      <w:r w:rsidRPr="0032128D">
        <w:rPr>
          <w:rFonts w:hint="eastAsia"/>
        </w:rPr>
        <w:t xml:space="preserve"> to </w:t>
      </w:r>
      <w:r w:rsidRPr="0032128D">
        <w:rPr>
          <w:rStyle w:val="aff1"/>
          <w:rFonts w:hint="eastAsia"/>
        </w:rPr>
        <w:t>MOTORING</w:t>
      </w:r>
      <w:r w:rsidRPr="0032128D">
        <w:rPr>
          <w:rFonts w:hint="eastAsia"/>
        </w:rPr>
        <w:t xml:space="preserve"> or </w:t>
      </w:r>
      <w:r w:rsidRPr="0032128D">
        <w:rPr>
          <w:rStyle w:val="aff1"/>
          <w:rFonts w:hint="eastAsia"/>
        </w:rPr>
        <w:t>SLI</w:t>
      </w:r>
      <w:r>
        <w:rPr>
          <w:rStyle w:val="aff1"/>
          <w:rFonts w:hint="eastAsia"/>
        </w:rPr>
        <w:t>PP</w:t>
      </w:r>
      <w:r w:rsidRPr="0032128D">
        <w:rPr>
          <w:rStyle w:val="aff1"/>
          <w:rFonts w:hint="eastAsia"/>
        </w:rPr>
        <w:t>ING</w:t>
      </w:r>
      <w:r w:rsidRPr="0032128D">
        <w:rPr>
          <w:rFonts w:hint="eastAsia"/>
        </w:rPr>
        <w:t xml:space="preserve">, or from </w:t>
      </w:r>
      <w:r w:rsidRPr="0032128D">
        <w:rPr>
          <w:rStyle w:val="aff1"/>
          <w:rFonts w:hint="eastAsia"/>
        </w:rPr>
        <w:t>MOTORING</w:t>
      </w:r>
      <w:r w:rsidRPr="0032128D">
        <w:rPr>
          <w:rFonts w:hint="eastAsia"/>
        </w:rPr>
        <w:t xml:space="preserve"> to </w:t>
      </w:r>
      <w:r w:rsidRPr="0032128D">
        <w:rPr>
          <w:rStyle w:val="aff1"/>
          <w:rFonts w:hint="eastAsia"/>
        </w:rPr>
        <w:t>SLI</w:t>
      </w:r>
      <w:r>
        <w:rPr>
          <w:rStyle w:val="aff1"/>
          <w:rFonts w:hint="eastAsia"/>
        </w:rPr>
        <w:t>PP</w:t>
      </w:r>
      <w:r w:rsidRPr="0032128D">
        <w:rPr>
          <w:rStyle w:val="aff1"/>
          <w:rFonts w:hint="eastAsia"/>
        </w:rPr>
        <w:t>ING</w:t>
      </w:r>
      <w:r w:rsidRPr="0032128D">
        <w:rPr>
          <w:rFonts w:hint="eastAsia"/>
        </w:rPr>
        <w:t>.</w:t>
      </w:r>
    </w:p>
    <w:p w:rsidR="0057169F" w:rsidP="0057169F" w:rsidRDefault="0057169F">
      <w:pPr>
        <w:pStyle w:val="af7"/>
      </w:pPr>
      <w:r>
        <w:t xml:space="preserve">def </w:t>
      </w:r>
      <w:hyperlink w:history="1" w:anchor="StartMotoringMovementMin">
        <w:r w:rsidRPr="006B745B">
          <w:rPr>
            <w:rStyle w:val="ac"/>
          </w:rPr>
          <w:t>StartMotoringMovementMin</w:t>
        </w:r>
      </w:hyperlink>
      <w:r>
        <w:t>(k):</w:t>
      </w:r>
    </w:p>
    <w:p w:rsidR="0057169F" w:rsidP="0057169F" w:rsidRDefault="0057169F">
      <w:pPr>
        <w:pStyle w:val="af7"/>
      </w:pPr>
      <w:r>
        <w:t xml:space="preserve">    if (Initialization</w:t>
      </w:r>
    </w:p>
    <w:p w:rsidR="000E065C" w:rsidP="0057169F" w:rsidRDefault="000E065C">
      <w:pPr>
        <w:pStyle w:val="af7"/>
      </w:pPr>
      <w:r>
        <w:rPr>
          <w:rFonts w:hint="eastAsia"/>
        </w:rPr>
        <w:t xml:space="preserve">        or </w:t>
      </w:r>
      <w:hyperlink w:history="1" w:anchor="OdometerState">
        <w:r>
          <w:rPr>
            <w:rStyle w:val="ac"/>
          </w:rPr>
          <w:t>OdometerState</w:t>
        </w:r>
      </w:hyperlink>
      <w:r w:rsidRPr="00634120">
        <w:t>(k</w:t>
      </w:r>
      <w:r>
        <w:rPr>
          <w:rFonts w:hint="eastAsia"/>
        </w:rPr>
        <w:t>-1</w:t>
      </w:r>
      <w:r w:rsidRPr="00634120">
        <w:t xml:space="preserve">) </w:t>
      </w:r>
      <w:r>
        <w:rPr>
          <w:rFonts w:hint="eastAsia"/>
        </w:rPr>
        <w:t>is not</w:t>
      </w:r>
      <w:r w:rsidRPr="00634120">
        <w:t xml:space="preserve"> </w:t>
      </w:r>
      <w:r>
        <w:rPr>
          <w:rStyle w:val="aff1"/>
        </w:rPr>
        <w:t>INITIALIZED</w:t>
      </w:r>
    </w:p>
    <w:p w:rsidR="0057169F" w:rsidP="0057169F" w:rsidRDefault="0057169F">
      <w:pPr>
        <w:pStyle w:val="af7"/>
      </w:pPr>
      <w:r>
        <w:t xml:space="preserve">        or (</w:t>
      </w:r>
      <w:hyperlink w:history="1" w:anchor="MotionUnderEstimationState">
        <w:r w:rsidRPr="00FA6F9C">
          <w:rPr>
            <w:rStyle w:val="ac"/>
            <w:rFonts w:hint="eastAsia"/>
          </w:rPr>
          <w:t>MotionUnderEstimationState</w:t>
        </w:r>
      </w:hyperlink>
      <w:r>
        <w:t xml:space="preserve">(k) is </w:t>
      </w:r>
      <w:r w:rsidRPr="00D51236">
        <w:rPr>
          <w:rStyle w:val="aff1"/>
        </w:rPr>
        <w:t>COASTING</w:t>
      </w:r>
      <w:r>
        <w:t>)):</w:t>
      </w:r>
    </w:p>
    <w:p w:rsidR="0057169F" w:rsidP="0057169F" w:rsidRDefault="0057169F">
      <w:pPr>
        <w:pStyle w:val="af7"/>
      </w:pPr>
      <w:r>
        <w:t xml:space="preserve">        return 0</w:t>
      </w:r>
    </w:p>
    <w:p w:rsidR="0057169F" w:rsidP="0057169F" w:rsidRDefault="0057169F">
      <w:pPr>
        <w:pStyle w:val="af7"/>
      </w:pPr>
      <w:r>
        <w:t xml:space="preserve">    elif ((</w:t>
      </w:r>
      <w:hyperlink w:history="1" w:anchor="MotionUnderEstimationState">
        <w:r w:rsidRPr="00FA6F9C">
          <w:rPr>
            <w:rStyle w:val="ac"/>
            <w:rFonts w:hint="eastAsia"/>
          </w:rPr>
          <w:t>MotionUnderEstimationState</w:t>
        </w:r>
      </w:hyperlink>
      <w:r>
        <w:t xml:space="preserve">(k-1) is </w:t>
      </w:r>
      <w:r w:rsidRPr="00D51236">
        <w:rPr>
          <w:rStyle w:val="aff1"/>
        </w:rPr>
        <w:t>COASTING</w:t>
      </w:r>
    </w:p>
    <w:p w:rsidR="0057169F" w:rsidP="0057169F" w:rsidRDefault="0057169F">
      <w:pPr>
        <w:pStyle w:val="af7"/>
      </w:pPr>
      <w:r>
        <w:t xml:space="preserve">          </w:t>
      </w:r>
      <w:r>
        <w:rPr>
          <w:rFonts w:hint="eastAsia"/>
        </w:rPr>
        <w:t xml:space="preserve">   </w:t>
      </w:r>
      <w:r>
        <w:t xml:space="preserve">and </w:t>
      </w:r>
      <w:hyperlink w:history="1" w:anchor="MotionUnderEstimationState">
        <w:r w:rsidRPr="00FA6F9C">
          <w:rPr>
            <w:rStyle w:val="ac"/>
            <w:rFonts w:hint="eastAsia"/>
          </w:rPr>
          <w:t>MotionUnderEstimationState</w:t>
        </w:r>
      </w:hyperlink>
      <w:r>
        <w:t xml:space="preserve"> (k) is </w:t>
      </w:r>
      <w:r>
        <w:rPr>
          <w:rStyle w:val="aff1"/>
          <w:rFonts w:hint="eastAsia"/>
        </w:rPr>
        <w:t>MOTORING</w:t>
      </w:r>
      <w:r>
        <w:t>)</w:t>
      </w:r>
    </w:p>
    <w:p w:rsidR="0057169F" w:rsidP="0057169F" w:rsidRDefault="0057169F">
      <w:pPr>
        <w:pStyle w:val="af7"/>
      </w:pPr>
      <w:r>
        <w:rPr>
          <w:rFonts w:hint="eastAsia"/>
        </w:rPr>
        <w:t xml:space="preserve">           or (</w:t>
      </w:r>
      <w:hyperlink w:history="1" w:anchor="MotionUnderEstimationState">
        <w:r w:rsidRPr="00FA6F9C">
          <w:rPr>
            <w:rStyle w:val="ac"/>
            <w:rFonts w:hint="eastAsia"/>
          </w:rPr>
          <w:t>MotionUnderEstimationState</w:t>
        </w:r>
      </w:hyperlink>
      <w:r>
        <w:t xml:space="preserve">(k-1) is </w:t>
      </w:r>
      <w:r w:rsidRPr="00D51236">
        <w:rPr>
          <w:rStyle w:val="aff1"/>
        </w:rPr>
        <w:t>COASTING</w:t>
      </w:r>
    </w:p>
    <w:p w:rsidR="0057169F" w:rsidP="0057169F" w:rsidRDefault="0057169F">
      <w:pPr>
        <w:pStyle w:val="af7"/>
      </w:pPr>
      <w:r>
        <w:t xml:space="preserve">               </w:t>
      </w:r>
      <w:r>
        <w:rPr>
          <w:rFonts w:hint="eastAsia"/>
        </w:rPr>
        <w:t>and</w:t>
      </w:r>
      <w:r>
        <w:t xml:space="preserve"> </w:t>
      </w:r>
      <w:hyperlink w:history="1" w:anchor="MotionUnderEstimationState">
        <w:r w:rsidRPr="00FA6F9C">
          <w:rPr>
            <w:rStyle w:val="ac"/>
            <w:rFonts w:hint="eastAsia"/>
          </w:rPr>
          <w:t>MotionUnderEstimationState</w:t>
        </w:r>
      </w:hyperlink>
      <w:r>
        <w:t xml:space="preserve"> (k) is </w:t>
      </w:r>
      <w:r w:rsidRPr="0032128D">
        <w:rPr>
          <w:rStyle w:val="aff1"/>
        </w:rPr>
        <w:t>SLI</w:t>
      </w:r>
      <w:r>
        <w:rPr>
          <w:rStyle w:val="aff1"/>
          <w:rFonts w:hint="eastAsia"/>
        </w:rPr>
        <w:t>PP</w:t>
      </w:r>
      <w:r w:rsidRPr="0032128D">
        <w:rPr>
          <w:rStyle w:val="aff1"/>
        </w:rPr>
        <w:t>ING</w:t>
      </w:r>
      <w:r>
        <w:t>)</w:t>
      </w:r>
    </w:p>
    <w:p w:rsidR="0057169F" w:rsidP="0057169F" w:rsidRDefault="0057169F">
      <w:pPr>
        <w:pStyle w:val="af7"/>
      </w:pPr>
      <w:r>
        <w:rPr>
          <w:rFonts w:hint="eastAsia"/>
        </w:rPr>
        <w:t xml:space="preserve">           or (</w:t>
      </w:r>
      <w:hyperlink w:history="1" w:anchor="MotionUnderEstimationState">
        <w:r w:rsidRPr="00FA6F9C">
          <w:rPr>
            <w:rStyle w:val="ac"/>
            <w:rFonts w:hint="eastAsia"/>
          </w:rPr>
          <w:t>MotionUnderEstimationState</w:t>
        </w:r>
      </w:hyperlink>
      <w:r>
        <w:t>(k</w:t>
      </w:r>
      <w:r>
        <w:rPr>
          <w:rFonts w:hint="eastAsia"/>
        </w:rPr>
        <w:t>-1</w:t>
      </w:r>
      <w:r>
        <w:t xml:space="preserve">) is </w:t>
      </w:r>
      <w:r>
        <w:rPr>
          <w:rStyle w:val="aff1"/>
          <w:rFonts w:hint="eastAsia"/>
        </w:rPr>
        <w:t>MOTORING</w:t>
      </w:r>
    </w:p>
    <w:p w:rsidR="0057169F" w:rsidP="0057169F" w:rsidRDefault="0057169F">
      <w:pPr>
        <w:pStyle w:val="af7"/>
      </w:pPr>
      <w:r>
        <w:rPr>
          <w:rFonts w:hint="eastAsia"/>
        </w:rPr>
        <w:t xml:space="preserve">                and </w:t>
      </w:r>
      <w:hyperlink w:history="1" w:anchor="MotionUnderEstimationState">
        <w:r w:rsidRPr="00FA6F9C">
          <w:rPr>
            <w:rStyle w:val="ac"/>
            <w:rFonts w:hint="eastAsia"/>
          </w:rPr>
          <w:t>MotionUnderEstimationState</w:t>
        </w:r>
      </w:hyperlink>
      <w:r>
        <w:t xml:space="preserve">(k) is </w:t>
      </w:r>
      <w:r w:rsidRPr="0032128D">
        <w:rPr>
          <w:rStyle w:val="aff1"/>
        </w:rPr>
        <w:t>SLI</w:t>
      </w:r>
      <w:r>
        <w:rPr>
          <w:rStyle w:val="aff1"/>
          <w:rFonts w:hint="eastAsia"/>
        </w:rPr>
        <w:t>PP</w:t>
      </w:r>
      <w:r w:rsidRPr="0032128D">
        <w:rPr>
          <w:rStyle w:val="aff1"/>
        </w:rPr>
        <w:t>ING</w:t>
      </w:r>
      <w:r>
        <w:t>)):</w:t>
      </w:r>
    </w:p>
    <w:p w:rsidR="0057169F" w:rsidP="0057169F" w:rsidRDefault="0057169F">
      <w:pPr>
        <w:pStyle w:val="af7"/>
      </w:pPr>
      <w:r>
        <w:t xml:space="preserve">        return </w:t>
      </w:r>
      <w:hyperlink w:history="1" w:anchor="MinimumTrainMotion">
        <w:r>
          <w:rPr>
            <w:rStyle w:val="ac"/>
          </w:rPr>
          <w:t>MinimumTrainMotion</w:t>
        </w:r>
      </w:hyperlink>
      <w:r>
        <w:t>(k-1)</w:t>
      </w:r>
    </w:p>
    <w:p w:rsidR="0057169F" w:rsidP="0057169F" w:rsidRDefault="0057169F">
      <w:pPr>
        <w:pStyle w:val="af7"/>
      </w:pPr>
      <w:r>
        <w:t xml:space="preserve">    else:</w:t>
      </w:r>
    </w:p>
    <w:p w:rsidRPr="00256C81" w:rsidR="0057169F" w:rsidP="0057169F" w:rsidRDefault="0057169F">
      <w:pPr>
        <w:pStyle w:val="af7"/>
      </w:pPr>
      <w:r>
        <w:t xml:space="preserve">        return </w:t>
      </w:r>
      <w:ins w:author="常鸣" w:date="2014-06-27T11:06:00Z" w:id="4636">
        <w:r w:rsidR="00520A20">
          <w:fldChar w:fldCharType="begin"/>
        </w:r>
        <w:r w:rsidR="00520A20">
          <w:instrText xml:space="preserve"> HYPERLINK \l "StartMotoringMovementMin" </w:instrText>
        </w:r>
        <w:r w:rsidR="00520A20">
          <w:fldChar w:fldCharType="separate"/>
        </w:r>
        <w:r w:rsidRPr="006B745B" w:rsidR="00520A20">
          <w:rPr>
            <w:rStyle w:val="ac"/>
          </w:rPr>
          <w:t>StartMotoringMovementMin</w:t>
        </w:r>
        <w:r w:rsidR="00520A20">
          <w:rPr>
            <w:rStyle w:val="ac"/>
          </w:rPr>
          <w:fldChar w:fldCharType="end"/>
        </w:r>
      </w:ins>
      <w:del w:author="常鸣" w:date="2014-06-27T11:06:00Z" w:id="4637">
        <w:r w:rsidDel="00520A20" w:rsidR="00520A20">
          <w:fldChar w:fldCharType="begin"/>
        </w:r>
        <w:r w:rsidDel="00520A20" w:rsidR="00520A20">
          <w:delInstrText xml:space="preserve"> HYPERLINK \l "StartBrakingMovementMin" </w:delInstrText>
        </w:r>
        <w:r w:rsidDel="00520A20" w:rsidR="00520A20">
          <w:fldChar w:fldCharType="separate"/>
        </w:r>
        <w:r w:rsidDel="00520A20">
          <w:rPr>
            <w:rStyle w:val="ac"/>
          </w:rPr>
          <w:delText>StartBrakingMovementMin</w:delText>
        </w:r>
        <w:r w:rsidDel="00520A20" w:rsidR="00520A20">
          <w:rPr>
            <w:rStyle w:val="ac"/>
          </w:rPr>
          <w:fldChar w:fldCharType="end"/>
        </w:r>
      </w:del>
      <w:r>
        <w:t>(k-1)</w:t>
      </w:r>
    </w:p>
    <w:p w:rsidRPr="008A1414" w:rsidR="0057169F" w:rsidP="0057169F" w:rsidRDefault="0057169F">
      <w:pPr>
        <w:pStyle w:val="ReqtifyAltQ"/>
      </w:pPr>
      <w:r w:rsidRPr="008A1414">
        <w:t>#Category=Functional</w:t>
      </w:r>
    </w:p>
    <w:p w:rsidRPr="008A1414" w:rsidR="0057169F" w:rsidP="0057169F" w:rsidRDefault="0057169F">
      <w:pPr>
        <w:pStyle w:val="ReqtifyAltQ"/>
      </w:pPr>
      <w:r w:rsidRPr="008A1414">
        <w:t>#Contribution</w:t>
      </w:r>
      <w:r>
        <w:t>=SIL4</w:t>
      </w:r>
    </w:p>
    <w:p w:rsidR="009328EA" w:rsidP="0057169F" w:rsidRDefault="0057169F">
      <w:pPr>
        <w:pStyle w:val="ReqtifyAltQ"/>
        <w:rPr>
          <w:ins w:author="常鸣" w:date="2014-07-03T14:27:00Z" w:id="4638"/>
        </w:rPr>
      </w:pPr>
      <w:del w:author="常鸣" w:date="2014-07-03T14:27:00Z" w:id="4639">
        <w:r w:rsidRPr="008A1414" w:rsidDel="009328EA">
          <w:delText>#S</w:delText>
        </w:r>
      </w:del>
      <w:ins w:author="常鸣" w:date="2014-07-03T14:27:00Z" w:id="4640">
        <w:r w:rsidR="009328EA">
          <w:t>#Allocation=ATP Software</w:t>
        </w:r>
      </w:ins>
    </w:p>
    <w:p w:rsidRPr="008A1414" w:rsidR="0057169F" w:rsidP="0057169F" w:rsidRDefault="009328EA">
      <w:pPr>
        <w:pStyle w:val="ReqtifyAltQ"/>
      </w:pPr>
      <w:ins w:author="常鸣" w:date="2014-07-03T14:27:00Z" w:id="4641">
        <w:r>
          <w:t>#S</w:t>
        </w:r>
      </w:ins>
      <w:r w:rsidRPr="008A1414" w:rsidR="0057169F">
        <w:t>ource=</w:t>
      </w:r>
      <w:ins w:author="常鸣" w:date="2014-07-02T15:37:00Z" w:id="4642">
        <w:r w:rsidRPr="006D3036" w:rsidR="006D3036">
          <w:t>[iTC_CC-SyAD-</w:t>
        </w:r>
        <w:r w:rsidRPr="006D3036" w:rsidR="006D3036">
          <w:rPr>
            <w:rFonts w:hint="eastAsia"/>
          </w:rPr>
          <w:t>0148]</w:t>
        </w:r>
      </w:ins>
    </w:p>
    <w:p w:rsidRPr="008A1414" w:rsidR="0057169F" w:rsidP="0057169F" w:rsidRDefault="0057169F">
      <w:pPr>
        <w:pStyle w:val="ReqtifyAltQ"/>
      </w:pPr>
      <w:r w:rsidRPr="008A1414">
        <w:t>[End]</w:t>
      </w:r>
    </w:p>
    <w:p w:rsidR="000509C9" w:rsidP="00C93484" w:rsidRDefault="000509C9">
      <w:pPr>
        <w:pStyle w:val="Reqtify"/>
      </w:pPr>
    </w:p>
    <w:p w:rsidR="00AE155C" w:rsidP="00C93484" w:rsidRDefault="00AE155C">
      <w:pPr>
        <w:pStyle w:val="Reqtify"/>
      </w:pPr>
    </w:p>
    <w:p w:rsidRPr="00972331" w:rsidR="009832B8" w:rsidP="009832B8" w:rsidRDefault="009832B8">
      <w:pPr>
        <w:pStyle w:val="ReqtifyAltR"/>
      </w:pPr>
      <w:r>
        <w:t>[iTC_CC_ATP-SwRS-0</w:t>
      </w:r>
      <w:r w:rsidR="0057169F">
        <w:rPr>
          <w:rFonts w:hint="eastAsia"/>
        </w:rPr>
        <w:t>795</w:t>
      </w:r>
      <w:r>
        <w:t>]</w:t>
      </w:r>
    </w:p>
    <w:p w:rsidRPr="008334E2" w:rsidR="009832B8" w:rsidDel="00A15FD7" w:rsidP="00C93484" w:rsidRDefault="009832B8">
      <w:pPr>
        <w:pStyle w:val="Reqtify"/>
      </w:pPr>
      <w:bookmarkStart w:name="UnderestimatedMotionMin" w:id="4643"/>
      <w:r>
        <w:rPr>
          <w:rStyle w:val="aff2"/>
          <w:rFonts w:hint="eastAsia"/>
        </w:rPr>
        <w:t>Undere</w:t>
      </w:r>
      <w:r w:rsidRPr="00A15FD7">
        <w:rPr>
          <w:rStyle w:val="aff2"/>
          <w:rFonts w:hint="eastAsia"/>
        </w:rPr>
        <w:t>stimatedMotionM</w:t>
      </w:r>
      <w:r>
        <w:rPr>
          <w:rStyle w:val="aff2"/>
          <w:rFonts w:hint="eastAsia"/>
        </w:rPr>
        <w:t>in</w:t>
      </w:r>
      <w:bookmarkEnd w:id="4643"/>
      <w:r>
        <w:rPr>
          <w:rFonts w:hint="eastAsia"/>
        </w:rPr>
        <w:t>，根据空转状态机，对里程计测得的最小位移进行补偿。</w:t>
      </w:r>
    </w:p>
    <w:p w:rsidR="009832B8" w:rsidP="00FA0FBB" w:rsidRDefault="009832B8">
      <w:pPr>
        <w:pStyle w:val="AltX"/>
      </w:pPr>
      <w:r>
        <w:rPr>
          <w:rFonts w:hint="eastAsia"/>
        </w:rPr>
        <w:lastRenderedPageBreak/>
        <w:t>在</w:t>
      </w:r>
      <w:r w:rsidRPr="00E038D4">
        <w:rPr>
          <w:rStyle w:val="aff1"/>
          <w:rFonts w:hint="eastAsia"/>
        </w:rPr>
        <w:t>MOTORING</w:t>
      </w:r>
      <w:r>
        <w:rPr>
          <w:rFonts w:hint="eastAsia"/>
        </w:rPr>
        <w:t>状态下，使用牵引入口位移和将测得位移低估</w:t>
      </w:r>
      <w:r>
        <w:rPr>
          <w:rFonts w:hint="eastAsia"/>
        </w:rPr>
        <w:t>15%</w:t>
      </w:r>
      <w:r>
        <w:rPr>
          <w:rFonts w:hint="eastAsia"/>
        </w:rPr>
        <w:t>补偿后二者较大的一个，作为补偿后的位移。</w:t>
      </w:r>
    </w:p>
    <w:p w:rsidR="009832B8" w:rsidP="00FA0FBB" w:rsidRDefault="009832B8">
      <w:pPr>
        <w:pStyle w:val="AltX"/>
      </w:pPr>
      <w:r>
        <w:rPr>
          <w:rFonts w:hint="eastAsia"/>
        </w:rPr>
        <w:t>在</w:t>
      </w:r>
      <w:r w:rsidRPr="00E038D4">
        <w:rPr>
          <w:rStyle w:val="aff1"/>
          <w:rFonts w:hint="eastAsia"/>
        </w:rPr>
        <w:t>SLIPPING</w:t>
      </w:r>
      <w:r>
        <w:rPr>
          <w:rFonts w:hint="eastAsia"/>
        </w:rPr>
        <w:t>状态下，使用牵引入口位移作为补偿后的位移。</w:t>
      </w:r>
    </w:p>
    <w:p w:rsidRPr="009832B8" w:rsidR="009832B8" w:rsidP="009832B8" w:rsidRDefault="009832B8">
      <w:pPr>
        <w:pStyle w:val="af7"/>
      </w:pPr>
      <w:r w:rsidRPr="009832B8">
        <w:t xml:space="preserve">def </w:t>
      </w:r>
      <w:hyperlink w:history="1" w:anchor="UnderestimatedMotionMin">
        <w:r w:rsidRPr="009832B8">
          <w:rPr>
            <w:rStyle w:val="ac"/>
            <w:rFonts w:hint="eastAsia"/>
          </w:rPr>
          <w:t>UnderestimatedMotionMin</w:t>
        </w:r>
      </w:hyperlink>
      <w:r w:rsidRPr="009832B8">
        <w:t>(k):</w:t>
      </w:r>
    </w:p>
    <w:p w:rsidRPr="009832B8" w:rsidR="009832B8" w:rsidP="009832B8" w:rsidRDefault="009832B8">
      <w:pPr>
        <w:pStyle w:val="af7"/>
      </w:pPr>
      <w:r w:rsidRPr="009832B8">
        <w:t xml:space="preserve">    if </w:t>
      </w:r>
      <w:hyperlink w:history="1" w:anchor="MotionUnderEstimationState">
        <w:r w:rsidRPr="00FA6F9C">
          <w:rPr>
            <w:rStyle w:val="ac"/>
            <w:rFonts w:hint="eastAsia"/>
          </w:rPr>
          <w:t>MotionUnderEstimationState</w:t>
        </w:r>
      </w:hyperlink>
      <w:r w:rsidRPr="009832B8">
        <w:t xml:space="preserve">(k) is </w:t>
      </w:r>
      <w:r w:rsidRPr="009832B8">
        <w:rPr>
          <w:rStyle w:val="aff1"/>
        </w:rPr>
        <w:t>MOTORING</w:t>
      </w:r>
      <w:r w:rsidRPr="009832B8">
        <w:t>:</w:t>
      </w:r>
    </w:p>
    <w:p w:rsidRPr="009832B8" w:rsidR="009832B8" w:rsidP="009832B8" w:rsidRDefault="009832B8">
      <w:pPr>
        <w:pStyle w:val="af7"/>
      </w:pPr>
      <w:r w:rsidRPr="009832B8">
        <w:t xml:space="preserve">        if (</w:t>
      </w:r>
      <w:hyperlink w:history="1" w:anchor="WheelMinimumMovement">
        <w:r w:rsidRPr="009832B8" w:rsidR="00D40D3D">
          <w:rPr>
            <w:rStyle w:val="ac"/>
          </w:rPr>
          <w:t>WheelMinimumMovement</w:t>
        </w:r>
      </w:hyperlink>
      <w:r w:rsidRPr="009832B8">
        <w:t>(k) &gt;= 0)</w:t>
      </w:r>
      <w:r w:rsidR="00BF1F1D">
        <w:rPr>
          <w:rFonts w:hint="eastAsia"/>
        </w:rPr>
        <w:t>:</w:t>
      </w:r>
    </w:p>
    <w:p w:rsidRPr="009832B8" w:rsidR="009832B8" w:rsidP="009832B8" w:rsidRDefault="009832B8">
      <w:pPr>
        <w:pStyle w:val="af7"/>
      </w:pPr>
      <w:r w:rsidRPr="009832B8">
        <w:t xml:space="preserve">            return max(abs(</w:t>
      </w:r>
      <w:hyperlink w:history="1" w:anchor="StartMotoringMovementMin">
        <w:r w:rsidRPr="009832B8">
          <w:rPr>
            <w:rStyle w:val="ac"/>
          </w:rPr>
          <w:t>StartMotoringMovementMin</w:t>
        </w:r>
      </w:hyperlink>
      <w:r w:rsidRPr="009832B8">
        <w:t>(k)),</w:t>
      </w:r>
    </w:p>
    <w:p w:rsidRPr="009832B8" w:rsidR="009832B8" w:rsidP="009832B8" w:rsidRDefault="009832B8">
      <w:pPr>
        <w:pStyle w:val="af7"/>
      </w:pPr>
      <w:r w:rsidRPr="009832B8">
        <w:t xml:space="preserve">                       abs(</w:t>
      </w:r>
      <w:hyperlink w:history="1" w:anchor="WheelMinimumMovement">
        <w:r w:rsidRPr="009832B8">
          <w:rPr>
            <w:rStyle w:val="ac"/>
          </w:rPr>
          <w:t>WheelMinimumMovement</w:t>
        </w:r>
      </w:hyperlink>
      <w:r w:rsidRPr="009832B8">
        <w:t>(k) * ATPsetting.SlippingCoefficient))</w:t>
      </w:r>
    </w:p>
    <w:p w:rsidRPr="009832B8" w:rsidR="009832B8" w:rsidP="009832B8" w:rsidRDefault="009832B8">
      <w:pPr>
        <w:pStyle w:val="af7"/>
      </w:pPr>
      <w:r w:rsidRPr="009832B8">
        <w:t xml:space="preserve">        else:</w:t>
      </w:r>
    </w:p>
    <w:p w:rsidRPr="009832B8" w:rsidR="009832B8" w:rsidP="009832B8" w:rsidRDefault="009832B8">
      <w:pPr>
        <w:pStyle w:val="af7"/>
      </w:pPr>
      <w:r w:rsidRPr="009832B8">
        <w:t xml:space="preserve">            return -1 * max(abs(</w:t>
      </w:r>
      <w:hyperlink w:history="1" w:anchor="StartMotoringMovementMin">
        <w:r w:rsidRPr="009832B8">
          <w:rPr>
            <w:rStyle w:val="ac"/>
          </w:rPr>
          <w:t>StartMotoringMovementMin</w:t>
        </w:r>
      </w:hyperlink>
      <w:r w:rsidRPr="009832B8">
        <w:t>(k)),</w:t>
      </w:r>
    </w:p>
    <w:p w:rsidRPr="009832B8" w:rsidR="009832B8" w:rsidP="009832B8" w:rsidRDefault="009832B8">
      <w:pPr>
        <w:pStyle w:val="af7"/>
      </w:pPr>
      <w:r w:rsidRPr="009832B8">
        <w:t xml:space="preserve">                            abs(</w:t>
      </w:r>
      <w:hyperlink w:history="1" w:anchor="WheelMinimumMovement">
        <w:r w:rsidRPr="009832B8">
          <w:rPr>
            <w:rStyle w:val="ac"/>
          </w:rPr>
          <w:t>WheelMinimumMovement</w:t>
        </w:r>
      </w:hyperlink>
      <w:r w:rsidRPr="009832B8">
        <w:t>(k) * ATPsetting.SlippingCoefficient))</w:t>
      </w:r>
    </w:p>
    <w:p w:rsidRPr="009832B8" w:rsidR="009832B8" w:rsidP="009832B8" w:rsidRDefault="009832B8">
      <w:pPr>
        <w:pStyle w:val="af7"/>
      </w:pPr>
      <w:r w:rsidRPr="009832B8">
        <w:t xml:space="preserve">    elif </w:t>
      </w:r>
      <w:hyperlink w:history="1" w:anchor="MotionUnderEstimationState">
        <w:r w:rsidRPr="00FA6F9C">
          <w:rPr>
            <w:rStyle w:val="ac"/>
            <w:rFonts w:hint="eastAsia"/>
          </w:rPr>
          <w:t>MotionUnderEstimationState</w:t>
        </w:r>
      </w:hyperlink>
      <w:r w:rsidRPr="009832B8">
        <w:t xml:space="preserve">(k) is </w:t>
      </w:r>
      <w:r w:rsidRPr="009832B8">
        <w:rPr>
          <w:rStyle w:val="aff1"/>
        </w:rPr>
        <w:t>SLIPPING</w:t>
      </w:r>
      <w:r w:rsidRPr="009832B8">
        <w:t>:</w:t>
      </w:r>
    </w:p>
    <w:p w:rsidR="009832B8" w:rsidP="009832B8" w:rsidRDefault="009832B8">
      <w:pPr>
        <w:pStyle w:val="af7"/>
      </w:pPr>
      <w:r w:rsidRPr="009832B8">
        <w:t xml:space="preserve">        return </w:t>
      </w:r>
      <w:hyperlink w:history="1" w:anchor="StartMotoringMovementMin">
        <w:r w:rsidRPr="009832B8">
          <w:rPr>
            <w:rStyle w:val="ac"/>
          </w:rPr>
          <w:t>StartMotoringMovementMin</w:t>
        </w:r>
      </w:hyperlink>
      <w:r w:rsidRPr="009832B8">
        <w:t>(k)</w:t>
      </w:r>
    </w:p>
    <w:p w:rsidR="009832B8" w:rsidP="009832B8" w:rsidRDefault="009832B8">
      <w:pPr>
        <w:pStyle w:val="af7"/>
      </w:pPr>
      <w:r>
        <w:rPr>
          <w:rFonts w:hint="eastAsia"/>
        </w:rPr>
        <w:t xml:space="preserve">    else:</w:t>
      </w:r>
    </w:p>
    <w:p w:rsidRPr="009832B8" w:rsidR="009832B8" w:rsidP="009832B8" w:rsidRDefault="009832B8">
      <w:pPr>
        <w:pStyle w:val="af7"/>
      </w:pPr>
      <w:r>
        <w:rPr>
          <w:rFonts w:hint="eastAsia"/>
        </w:rPr>
        <w:t xml:space="preserve">        return </w:t>
      </w:r>
      <w:hyperlink w:history="1" w:anchor="WheelMinimumMovement">
        <w:r w:rsidRPr="009832B8">
          <w:rPr>
            <w:rStyle w:val="ac"/>
          </w:rPr>
          <w:t>WheelMinimumMovement</w:t>
        </w:r>
      </w:hyperlink>
      <w:r w:rsidRPr="009832B8">
        <w:t>(k)</w:t>
      </w:r>
    </w:p>
    <w:p w:rsidRPr="008A1414" w:rsidR="00AA7E12" w:rsidP="00AA7E12" w:rsidRDefault="00AA7E12">
      <w:pPr>
        <w:pStyle w:val="ReqtifyAltQ"/>
        <w:rPr>
          <w:ins w:author="常鸣" w:date="2014-07-03T14:52:00Z" w:id="4644"/>
        </w:rPr>
      </w:pPr>
      <w:ins w:author="常鸣" w:date="2014-07-03T14:52:00Z" w:id="4645">
        <w:r w:rsidRPr="008A1414">
          <w:t>#Category=Functional</w:t>
        </w:r>
      </w:ins>
    </w:p>
    <w:p w:rsidRPr="008A1414" w:rsidR="00AA7E12" w:rsidP="00AA7E12" w:rsidRDefault="00AA7E12">
      <w:pPr>
        <w:pStyle w:val="ReqtifyAltQ"/>
        <w:rPr>
          <w:ins w:author="常鸣" w:date="2014-07-03T14:52:00Z" w:id="4646"/>
        </w:rPr>
      </w:pPr>
      <w:ins w:author="常鸣" w:date="2014-07-03T14:52:00Z" w:id="4647">
        <w:r w:rsidRPr="008A1414">
          <w:t>#Contribution</w:t>
        </w:r>
        <w:r>
          <w:t>=SIL4</w:t>
        </w:r>
      </w:ins>
    </w:p>
    <w:p w:rsidR="00AA7E12" w:rsidP="00AA7E12" w:rsidRDefault="00AA7E12">
      <w:pPr>
        <w:pStyle w:val="ReqtifyAltQ"/>
        <w:rPr>
          <w:ins w:author="常鸣" w:date="2014-07-03T14:52:00Z" w:id="4648"/>
        </w:rPr>
      </w:pPr>
      <w:ins w:author="常鸣" w:date="2014-07-03T14:52:00Z" w:id="4649">
        <w:r>
          <w:t>#Allocation=ATP Software</w:t>
        </w:r>
        <w:r>
          <w:rPr>
            <w:rFonts w:hint="eastAsia"/>
          </w:rPr>
          <w:t>, Vital Embedded Setting</w:t>
        </w:r>
      </w:ins>
    </w:p>
    <w:p w:rsidRPr="008A1414" w:rsidR="00AA7E12" w:rsidP="00AA7E12" w:rsidRDefault="00AA7E12">
      <w:pPr>
        <w:pStyle w:val="ReqtifyAltQ"/>
        <w:rPr>
          <w:ins w:author="常鸣" w:date="2014-07-03T14:52:00Z" w:id="4650"/>
        </w:rPr>
      </w:pPr>
      <w:ins w:author="常鸣" w:date="2014-07-03T14:52:00Z" w:id="4651">
        <w:r>
          <w:t>#S</w:t>
        </w:r>
        <w:r w:rsidRPr="008A1414">
          <w:t>ource=</w:t>
        </w:r>
        <w:r w:rsidRPr="006D3036">
          <w:t>[iTC_CC-SyAD-</w:t>
        </w:r>
        <w:r w:rsidRPr="006D3036">
          <w:rPr>
            <w:rFonts w:hint="eastAsia"/>
          </w:rPr>
          <w:t>0148]</w:t>
        </w:r>
      </w:ins>
    </w:p>
    <w:p w:rsidRPr="008A1414" w:rsidR="00AA7E12" w:rsidP="00AA7E12" w:rsidRDefault="00AA7E12">
      <w:pPr>
        <w:pStyle w:val="ReqtifyAltQ"/>
        <w:rPr>
          <w:ins w:author="常鸣" w:date="2014-07-03T14:52:00Z" w:id="4652"/>
        </w:rPr>
      </w:pPr>
      <w:ins w:author="常鸣" w:date="2014-07-03T14:52:00Z" w:id="4653">
        <w:r w:rsidRPr="008A1414">
          <w:t>[End]</w:t>
        </w:r>
      </w:ins>
    </w:p>
    <w:p w:rsidRPr="00AA7E12" w:rsidR="009832B8" w:rsidP="00C93484" w:rsidRDefault="009832B8">
      <w:pPr>
        <w:pStyle w:val="Reqtify"/>
      </w:pPr>
    </w:p>
    <w:p w:rsidR="009832B8" w:rsidP="00C93484" w:rsidRDefault="009832B8">
      <w:pPr>
        <w:pStyle w:val="Reqtify"/>
      </w:pPr>
    </w:p>
    <w:p w:rsidRPr="00972331" w:rsidR="009832B8" w:rsidP="009832B8" w:rsidRDefault="009832B8">
      <w:pPr>
        <w:pStyle w:val="ReqtifyAltR"/>
      </w:pPr>
      <w:r>
        <w:t>[iTC_CC_ATP-SwRS-0</w:t>
      </w:r>
      <w:r w:rsidR="0057169F">
        <w:rPr>
          <w:rFonts w:hint="eastAsia"/>
        </w:rPr>
        <w:t>796</w:t>
      </w:r>
      <w:r>
        <w:t>]</w:t>
      </w:r>
    </w:p>
    <w:p w:rsidRPr="008334E2" w:rsidR="009832B8" w:rsidDel="00A15FD7" w:rsidP="00C93484" w:rsidRDefault="009832B8">
      <w:pPr>
        <w:pStyle w:val="Reqtify"/>
      </w:pPr>
      <w:bookmarkStart w:name="UnderestimatedMotionMax" w:id="4654"/>
      <w:r>
        <w:rPr>
          <w:rStyle w:val="aff2"/>
          <w:rFonts w:hint="eastAsia"/>
        </w:rPr>
        <w:t>Undere</w:t>
      </w:r>
      <w:r w:rsidRPr="00A15FD7">
        <w:rPr>
          <w:rStyle w:val="aff2"/>
          <w:rFonts w:hint="eastAsia"/>
        </w:rPr>
        <w:t>stimatedMotionMax</w:t>
      </w:r>
      <w:bookmarkEnd w:id="4654"/>
      <w:r>
        <w:rPr>
          <w:rFonts w:hint="eastAsia"/>
        </w:rPr>
        <w:t>，根据空转状态机，对里程计测得的最大位移进行补偿。</w:t>
      </w:r>
    </w:p>
    <w:p w:rsidR="009832B8" w:rsidP="009832B8" w:rsidRDefault="009832B8">
      <w:pPr>
        <w:pStyle w:val="af7"/>
      </w:pPr>
      <w:r>
        <w:rPr>
          <w:rFonts w:hint="eastAsia"/>
        </w:rPr>
        <w:t xml:space="preserve">def </w:t>
      </w:r>
      <w:hyperlink w:history="1" w:anchor="UnderestimatedMotionMax">
        <w:r w:rsidRPr="00C72FC5">
          <w:rPr>
            <w:rStyle w:val="ac"/>
            <w:rFonts w:hint="eastAsia"/>
          </w:rPr>
          <w:t>UnderestimatedMotionMax</w:t>
        </w:r>
      </w:hyperlink>
      <w:r>
        <w:rPr>
          <w:rFonts w:hint="eastAsia"/>
        </w:rPr>
        <w:t>(k):</w:t>
      </w:r>
    </w:p>
    <w:p w:rsidR="009832B8" w:rsidP="009832B8" w:rsidRDefault="009832B8">
      <w:pPr>
        <w:pStyle w:val="af7"/>
      </w:pPr>
      <w:r>
        <w:rPr>
          <w:rFonts w:hint="eastAsia"/>
        </w:rPr>
        <w:t xml:space="preserve">    return </w:t>
      </w:r>
      <w:hyperlink w:history="1" w:anchor="WheelMaximumMovement">
        <w:r w:rsidRPr="00C72FC5">
          <w:rPr>
            <w:rStyle w:val="ac"/>
            <w:rFonts w:hint="eastAsia"/>
          </w:rPr>
          <w:t>WheelMaximum</w:t>
        </w:r>
        <w:r w:rsidRPr="00C72FC5" w:rsidR="00C72FC5">
          <w:rPr>
            <w:rStyle w:val="ac"/>
            <w:rFonts w:hint="eastAsia"/>
          </w:rPr>
          <w:t>Movement</w:t>
        </w:r>
      </w:hyperlink>
      <w:r w:rsidR="00C72FC5">
        <w:rPr>
          <w:rFonts w:hint="eastAsia"/>
        </w:rPr>
        <w:t>(k)</w:t>
      </w:r>
    </w:p>
    <w:p w:rsidRPr="008A1414" w:rsidR="00AA7E12" w:rsidP="00AA7E12" w:rsidRDefault="00AA7E12">
      <w:pPr>
        <w:pStyle w:val="ReqtifyAltQ"/>
        <w:rPr>
          <w:ins w:author="常鸣" w:date="2014-07-03T14:52:00Z" w:id="4655"/>
        </w:rPr>
      </w:pPr>
      <w:ins w:author="常鸣" w:date="2014-07-03T14:52:00Z" w:id="4656">
        <w:r w:rsidRPr="008A1414">
          <w:t>#Category=Functional</w:t>
        </w:r>
      </w:ins>
    </w:p>
    <w:p w:rsidRPr="008A1414" w:rsidR="00AA7E12" w:rsidP="00AA7E12" w:rsidRDefault="00AA7E12">
      <w:pPr>
        <w:pStyle w:val="ReqtifyAltQ"/>
        <w:rPr>
          <w:ins w:author="常鸣" w:date="2014-07-03T14:52:00Z" w:id="4657"/>
        </w:rPr>
      </w:pPr>
      <w:ins w:author="常鸣" w:date="2014-07-03T14:52:00Z" w:id="4658">
        <w:r w:rsidRPr="008A1414">
          <w:t>#Contribution</w:t>
        </w:r>
        <w:r>
          <w:t>=SIL4</w:t>
        </w:r>
      </w:ins>
    </w:p>
    <w:p w:rsidR="00AA7E12" w:rsidP="00AA7E12" w:rsidRDefault="00AA7E12">
      <w:pPr>
        <w:pStyle w:val="ReqtifyAltQ"/>
        <w:rPr>
          <w:ins w:author="常鸣" w:date="2014-07-03T14:52:00Z" w:id="4659"/>
        </w:rPr>
      </w:pPr>
      <w:ins w:author="常鸣" w:date="2014-07-03T14:52:00Z" w:id="4660">
        <w:r>
          <w:t>#Allocation=ATP Software</w:t>
        </w:r>
      </w:ins>
    </w:p>
    <w:p w:rsidRPr="008A1414" w:rsidR="00AA7E12" w:rsidP="00AA7E12" w:rsidRDefault="00AA7E12">
      <w:pPr>
        <w:pStyle w:val="ReqtifyAltQ"/>
        <w:rPr>
          <w:ins w:author="常鸣" w:date="2014-07-03T14:52:00Z" w:id="4661"/>
        </w:rPr>
      </w:pPr>
      <w:ins w:author="常鸣" w:date="2014-07-03T14:52:00Z" w:id="4662">
        <w:r>
          <w:t>#S</w:t>
        </w:r>
        <w:r w:rsidRPr="008A1414">
          <w:t>ource=</w:t>
        </w:r>
        <w:r w:rsidRPr="006D3036">
          <w:t>[iTC_CC-SyAD-</w:t>
        </w:r>
        <w:r w:rsidRPr="006D3036">
          <w:rPr>
            <w:rFonts w:hint="eastAsia"/>
          </w:rPr>
          <w:t>0148]</w:t>
        </w:r>
      </w:ins>
    </w:p>
    <w:p w:rsidRPr="008A1414" w:rsidR="00AA7E12" w:rsidP="00AA7E12" w:rsidRDefault="00AA7E12">
      <w:pPr>
        <w:pStyle w:val="ReqtifyAltQ"/>
        <w:rPr>
          <w:ins w:author="常鸣" w:date="2014-07-03T14:52:00Z" w:id="4663"/>
        </w:rPr>
      </w:pPr>
      <w:ins w:author="常鸣" w:date="2014-07-03T14:52:00Z" w:id="4664">
        <w:r w:rsidRPr="008A1414">
          <w:t>[End]</w:t>
        </w:r>
      </w:ins>
    </w:p>
    <w:p w:rsidR="009832B8" w:rsidP="00C93484" w:rsidRDefault="009832B8">
      <w:pPr>
        <w:pStyle w:val="Reqtify"/>
      </w:pPr>
    </w:p>
    <w:p w:rsidRPr="008A1414" w:rsidR="009832B8" w:rsidP="00C93484" w:rsidRDefault="009832B8">
      <w:pPr>
        <w:pStyle w:val="Reqtify"/>
      </w:pPr>
    </w:p>
    <w:p w:rsidR="008334E2" w:rsidP="0012674A" w:rsidRDefault="00FA6F9C">
      <w:pPr>
        <w:pStyle w:val="4"/>
      </w:pPr>
      <w:r>
        <w:rPr>
          <w:rFonts w:hint="eastAsia"/>
        </w:rPr>
        <w:t>Slide slip</w:t>
      </w:r>
      <w:r w:rsidR="008334E2">
        <w:rPr>
          <w:rFonts w:hint="eastAsia"/>
        </w:rPr>
        <w:t xml:space="preserve"> modelling validity</w:t>
      </w:r>
    </w:p>
    <w:p w:rsidR="008334E2" w:rsidP="00C93484" w:rsidRDefault="008334E2">
      <w:pPr>
        <w:pStyle w:val="Reqtify"/>
      </w:pPr>
    </w:p>
    <w:p w:rsidR="008334E2" w:rsidP="00704491" w:rsidRDefault="008334E2">
      <w:pPr>
        <w:pStyle w:val="ReqtifyAltR"/>
      </w:pPr>
      <w:r>
        <w:t>[iTC_CC_ATP-SwRS-0</w:t>
      </w:r>
      <w:r>
        <w:rPr>
          <w:rFonts w:hint="eastAsia"/>
        </w:rPr>
        <w:t>191</w:t>
      </w:r>
      <w:r>
        <w:t>]</w:t>
      </w:r>
    </w:p>
    <w:p w:rsidR="008334E2" w:rsidP="00C93484" w:rsidRDefault="0096074C">
      <w:pPr>
        <w:pStyle w:val="Reqtify"/>
      </w:pPr>
      <w:bookmarkStart w:name="SlipSlideDetected" w:id="4665"/>
      <w:r w:rsidRPr="00501C21">
        <w:rPr>
          <w:rStyle w:val="aff2"/>
          <w:bCs w:val="0"/>
          <w:iCs w:val="0"/>
        </w:rPr>
        <w:t>SlipSlideDetected</w:t>
      </w:r>
      <w:bookmarkEnd w:id="4665"/>
      <w:r w:rsidR="008334E2">
        <w:rPr>
          <w:rFonts w:hint="eastAsia"/>
        </w:rPr>
        <w:t>，是否检测到打滑空转</w:t>
      </w:r>
    </w:p>
    <w:p w:rsidR="008334E2" w:rsidP="00C93484" w:rsidRDefault="008334E2">
      <w:pPr>
        <w:pStyle w:val="Reqtify"/>
      </w:pPr>
      <w:r w:rsidRPr="00634120">
        <w:t xml:space="preserve">For calibration validation purpose, </w:t>
      </w:r>
      <w:r>
        <w:t>ATP</w:t>
      </w:r>
      <w:r w:rsidRPr="00634120">
        <w:t xml:space="preserve"> shall consider that slip/side detected if:</w:t>
      </w:r>
    </w:p>
    <w:p w:rsidR="008334E2" w:rsidP="00FA0FBB" w:rsidRDefault="008334E2">
      <w:pPr>
        <w:pStyle w:val="AltX"/>
      </w:pPr>
      <w:r w:rsidRPr="00634120">
        <w:t xml:space="preserve">motion overestimation </w:t>
      </w:r>
      <w:r w:rsidRPr="00634120" w:rsidR="00C83252">
        <w:t>modeling</w:t>
      </w:r>
      <w:r w:rsidRPr="00634120">
        <w:t xml:space="preserve"> status is not coasting nor braking,</w:t>
      </w:r>
    </w:p>
    <w:p w:rsidR="008334E2" w:rsidP="00FA0FBB" w:rsidRDefault="008334E2">
      <w:pPr>
        <w:pStyle w:val="AltX"/>
      </w:pPr>
      <w:r w:rsidRPr="00634120">
        <w:t xml:space="preserve">or motion underestimation </w:t>
      </w:r>
      <w:r w:rsidRPr="00634120" w:rsidR="00C83252">
        <w:t>modeling</w:t>
      </w:r>
      <w:r w:rsidRPr="00634120">
        <w:t xml:space="preserve"> status is not coasting nor motoring.</w:t>
      </w:r>
    </w:p>
    <w:p w:rsidR="008334E2" w:rsidP="000431E0" w:rsidRDefault="00532AED">
      <w:pPr>
        <w:pStyle w:val="af7"/>
      </w:pPr>
      <w:hyperlink w:history="1" w:anchor="SlipSlideDetected">
        <w:r w:rsidR="0096074C">
          <w:rPr>
            <w:rStyle w:val="ac"/>
          </w:rPr>
          <w:t>SlipSlideDetected</w:t>
        </w:r>
      </w:hyperlink>
      <w:r w:rsidR="008334E2">
        <w:rPr>
          <w:rFonts w:hint="eastAsia"/>
        </w:rPr>
        <w:t>(k)</w:t>
      </w:r>
    </w:p>
    <w:p w:rsidR="008334E2" w:rsidP="000431E0" w:rsidRDefault="008334E2">
      <w:pPr>
        <w:pStyle w:val="af7"/>
      </w:pPr>
      <w:r w:rsidRPr="00634120">
        <w:lastRenderedPageBreak/>
        <w:t xml:space="preserve"> = </w:t>
      </w:r>
      <w:r w:rsidR="00F74C73">
        <w:rPr>
          <w:rFonts w:hint="eastAsia"/>
        </w:rPr>
        <w:t>(</w:t>
      </w:r>
      <w:r w:rsidRPr="00634120">
        <w:t>(</w:t>
      </w:r>
      <w:hyperlink w:history="1" w:anchor="MotionOverEstimationState">
        <w:r w:rsidR="00B5344E">
          <w:rPr>
            <w:rStyle w:val="ac"/>
          </w:rPr>
          <w:t>MotionOverEstimationState</w:t>
        </w:r>
      </w:hyperlink>
      <w:r>
        <w:t>(k</w:t>
      </w:r>
      <w:r w:rsidRPr="00634120">
        <w:t xml:space="preserve">) </w:t>
      </w:r>
      <w:r>
        <w:t>!=</w:t>
      </w:r>
      <w:r w:rsidRPr="00634120">
        <w:t xml:space="preserve">  </w:t>
      </w:r>
      <w:r w:rsidRPr="007F6855">
        <w:rPr>
          <w:rStyle w:val="aff1"/>
        </w:rPr>
        <w:t>COASTING</w:t>
      </w:r>
    </w:p>
    <w:p w:rsidR="00AE155C" w:rsidP="000431E0" w:rsidRDefault="008334E2">
      <w:pPr>
        <w:pStyle w:val="af7"/>
      </w:pPr>
      <w:r>
        <w:rPr>
          <w:rFonts w:hint="eastAsia"/>
        </w:rPr>
        <w:t xml:space="preserve">     </w:t>
      </w:r>
      <w:r w:rsidR="00397BD9">
        <w:rPr>
          <w:rFonts w:hint="eastAsia"/>
        </w:rPr>
        <w:t xml:space="preserve"> and </w:t>
      </w:r>
      <w:hyperlink w:history="1" w:anchor="MotionOverEstimationState">
        <w:r w:rsidR="00B5344E">
          <w:rPr>
            <w:rStyle w:val="ac"/>
          </w:rPr>
          <w:t>MotionOverEstimationState</w:t>
        </w:r>
      </w:hyperlink>
      <w:r>
        <w:t>(k</w:t>
      </w:r>
      <w:r w:rsidRPr="00634120">
        <w:t xml:space="preserve">) </w:t>
      </w:r>
      <w:r>
        <w:t>!=</w:t>
      </w:r>
      <w:r w:rsidRPr="00634120">
        <w:t xml:space="preserve">  </w:t>
      </w:r>
      <w:r w:rsidRPr="007F6855">
        <w:rPr>
          <w:rStyle w:val="aff1"/>
        </w:rPr>
        <w:t>BRAKING</w:t>
      </w:r>
      <w:r w:rsidRPr="00634120">
        <w:t>)</w:t>
      </w:r>
    </w:p>
    <w:p w:rsidR="008334E2" w:rsidP="000431E0" w:rsidRDefault="008334E2">
      <w:pPr>
        <w:pStyle w:val="af7"/>
      </w:pPr>
      <w:r>
        <w:rPr>
          <w:rFonts w:hint="eastAsia"/>
        </w:rPr>
        <w:t xml:space="preserve">  </w:t>
      </w:r>
      <w:r w:rsidR="00397BD9">
        <w:rPr>
          <w:rFonts w:hint="eastAsia"/>
        </w:rPr>
        <w:t xml:space="preserve"> or </w:t>
      </w:r>
      <w:r w:rsidRPr="00634120">
        <w:t>(</w:t>
      </w:r>
      <w:hyperlink w:history="1" w:anchor="MotionUnderEstimationState">
        <w:r w:rsidR="00B5344E">
          <w:rPr>
            <w:rStyle w:val="ac"/>
          </w:rPr>
          <w:t>MotionUnderEstimationState</w:t>
        </w:r>
      </w:hyperlink>
      <w:r w:rsidRPr="00634120">
        <w:t xml:space="preserve">(k) </w:t>
      </w:r>
      <w:r>
        <w:t>!=</w:t>
      </w:r>
      <w:r w:rsidRPr="00634120">
        <w:t xml:space="preserve">  </w:t>
      </w:r>
      <w:r w:rsidRPr="007F6855">
        <w:rPr>
          <w:rStyle w:val="aff1"/>
        </w:rPr>
        <w:t>COASTING</w:t>
      </w:r>
    </w:p>
    <w:p w:rsidR="008334E2" w:rsidP="000431E0" w:rsidRDefault="008334E2">
      <w:pPr>
        <w:pStyle w:val="af7"/>
      </w:pPr>
      <w:r>
        <w:rPr>
          <w:rFonts w:hint="eastAsia"/>
        </w:rPr>
        <w:t xml:space="preserve">       </w:t>
      </w:r>
      <w:r w:rsidR="00397BD9">
        <w:rPr>
          <w:rFonts w:hint="eastAsia"/>
        </w:rPr>
        <w:t xml:space="preserve"> and </w:t>
      </w:r>
      <w:hyperlink w:history="1" w:anchor="MotionUnderEstimationState">
        <w:r w:rsidR="00B5344E">
          <w:rPr>
            <w:rStyle w:val="ac"/>
          </w:rPr>
          <w:t>MotionUnderEstimationState</w:t>
        </w:r>
      </w:hyperlink>
      <w:r w:rsidRPr="00634120">
        <w:t xml:space="preserve">(k) </w:t>
      </w:r>
      <w:r>
        <w:t>!=</w:t>
      </w:r>
      <w:r w:rsidRPr="00634120">
        <w:t xml:space="preserve">  </w:t>
      </w:r>
      <w:r w:rsidRPr="007F6855">
        <w:rPr>
          <w:rStyle w:val="aff1"/>
        </w:rPr>
        <w:t>MOTORING</w:t>
      </w:r>
      <w:r w:rsidRPr="00634120">
        <w:t>)</w:t>
      </w:r>
      <w:r w:rsidR="00F74C73">
        <w:rPr>
          <w:rFonts w:hint="eastAsia"/>
        </w:rPr>
        <w:t>)</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666"/>
        </w:rPr>
      </w:pPr>
      <w:del w:author="常鸣" w:date="2014-07-03T14:27:00Z" w:id="4667">
        <w:r w:rsidRPr="008A1414" w:rsidDel="009328EA">
          <w:delText>#S</w:delText>
        </w:r>
      </w:del>
      <w:ins w:author="常鸣" w:date="2014-07-03T14:27:00Z" w:id="4668">
        <w:r w:rsidR="009328EA">
          <w:t>#Allocation=ATP Software</w:t>
        </w:r>
      </w:ins>
    </w:p>
    <w:p w:rsidRPr="008A1414" w:rsidR="008334E2" w:rsidP="000C0D62" w:rsidRDefault="009328EA">
      <w:pPr>
        <w:pStyle w:val="ReqtifyAltQ"/>
      </w:pPr>
      <w:ins w:author="常鸣" w:date="2014-07-03T14:27:00Z" w:id="4669">
        <w:r>
          <w:t>#S</w:t>
        </w:r>
      </w:ins>
      <w:r w:rsidRPr="008A1414" w:rsidR="008334E2">
        <w:t>ource=</w:t>
      </w:r>
      <w:r w:rsidRPr="003D2990" w:rsidR="008334E2">
        <w:t>[iTC_CC-SyAD-</w:t>
      </w:r>
      <w:r w:rsidRPr="003D2990" w:rsidR="008334E2">
        <w:rPr>
          <w:rFonts w:hint="eastAsia"/>
        </w:rPr>
        <w:t>0</w:t>
      </w:r>
      <w:r w:rsidR="008334E2">
        <w:rPr>
          <w:rFonts w:hint="eastAsia"/>
        </w:rPr>
        <w:t>145</w:t>
      </w:r>
      <w:r w:rsidRPr="003D2990" w:rsidR="008334E2">
        <w:rPr>
          <w:rFonts w:hint="eastAsia"/>
        </w:rPr>
        <w:t>]</w:t>
      </w:r>
      <w:r w:rsidR="008334E2">
        <w:rPr>
          <w:rFonts w:hint="eastAsia"/>
        </w:rPr>
        <w:t>,</w:t>
      </w:r>
      <w:r w:rsidRPr="00F857A1" w:rsidR="008334E2">
        <w:t xml:space="preserve"> </w:t>
      </w:r>
      <w:r w:rsidRPr="003D2990" w:rsidR="008334E2">
        <w:t>[iTC_CC-SyAD-</w:t>
      </w:r>
      <w:r w:rsidRPr="003D2990" w:rsidR="008334E2">
        <w:rPr>
          <w:rFonts w:hint="eastAsia"/>
        </w:rPr>
        <w:t>0</w:t>
      </w:r>
      <w:r w:rsidR="008334E2">
        <w:rPr>
          <w:rFonts w:hint="eastAsia"/>
        </w:rPr>
        <w:t>148</w:t>
      </w:r>
      <w:r w:rsidRPr="003D2990" w:rsidR="008334E2">
        <w:rPr>
          <w:rFonts w:hint="eastAsia"/>
        </w:rPr>
        <w:t>]</w:t>
      </w:r>
      <w:r w:rsidR="008334E2">
        <w:rPr>
          <w:rFonts w:hint="eastAsia"/>
        </w:rPr>
        <w:t>, [</w:t>
      </w:r>
      <w:r w:rsidR="008334E2">
        <w:t>iTC_CC_ATP_SwHA</w:t>
      </w:r>
      <w:r w:rsidRPr="00CA7F59" w:rsidR="008334E2">
        <w:t>-0088</w:t>
      </w:r>
      <w:r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Pr="008334E2" w:rsidR="008334E2" w:rsidP="00704491" w:rsidRDefault="008334E2">
      <w:pPr>
        <w:pStyle w:val="ReqtifyAltR"/>
      </w:pPr>
      <w:r w:rsidRPr="008334E2">
        <w:t>[iTC_CC_ATP-SwRS-0</w:t>
      </w:r>
      <w:r w:rsidRPr="008334E2">
        <w:rPr>
          <w:rFonts w:hint="eastAsia"/>
        </w:rPr>
        <w:t>228</w:t>
      </w:r>
      <w:r w:rsidRPr="008334E2">
        <w:t>]</w:t>
      </w:r>
    </w:p>
    <w:p w:rsidRPr="008334E2" w:rsidR="008334E2" w:rsidP="00C93484" w:rsidRDefault="00FA6F9C">
      <w:pPr>
        <w:pStyle w:val="Reqtify"/>
      </w:pPr>
      <w:bookmarkStart w:name="SlipSlideModellingFault" w:id="4670"/>
      <w:r>
        <w:rPr>
          <w:rStyle w:val="aff2"/>
          <w:rFonts w:hint="eastAsia"/>
        </w:rPr>
        <w:t>SlipSlide</w:t>
      </w:r>
      <w:r w:rsidRPr="00501C21">
        <w:rPr>
          <w:rStyle w:val="aff2"/>
          <w:bCs w:val="0"/>
          <w:iCs w:val="0"/>
        </w:rPr>
        <w:t>ModellingFault</w:t>
      </w:r>
      <w:bookmarkEnd w:id="4670"/>
      <w:r w:rsidRPr="008334E2" w:rsidR="008334E2">
        <w:rPr>
          <w:rFonts w:hint="eastAsia"/>
        </w:rPr>
        <w:t>，</w:t>
      </w:r>
      <w:r w:rsidR="008334E2">
        <w:rPr>
          <w:rFonts w:hint="eastAsia"/>
        </w:rPr>
        <w:t>打滑补偿模型错误</w:t>
      </w:r>
    </w:p>
    <w:p w:rsidRPr="008334E2" w:rsidR="008334E2" w:rsidP="00C93484" w:rsidRDefault="008334E2">
      <w:pPr>
        <w:pStyle w:val="Reqtify"/>
      </w:pPr>
      <w:r w:rsidRPr="008334E2">
        <w:rPr>
          <w:rFonts w:hint="eastAsia"/>
        </w:rPr>
        <w:t xml:space="preserve">When the overestimation </w:t>
      </w:r>
      <w:r w:rsidR="00FA6F9C">
        <w:rPr>
          <w:rFonts w:hint="eastAsia"/>
        </w:rPr>
        <w:t xml:space="preserve">or underesimation </w:t>
      </w:r>
      <w:r w:rsidRPr="008334E2">
        <w:rPr>
          <w:rFonts w:hint="eastAsia"/>
        </w:rPr>
        <w:t xml:space="preserve">state is </w:t>
      </w:r>
      <w:r w:rsidRPr="008334E2" w:rsidR="00BF03D4">
        <w:rPr>
          <w:rStyle w:val="aff1"/>
          <w:rFonts w:hint="eastAsia"/>
        </w:rPr>
        <w:t>S</w:t>
      </w:r>
      <w:r w:rsidR="00BF03D4">
        <w:rPr>
          <w:rStyle w:val="aff1"/>
          <w:rFonts w:hint="eastAsia"/>
        </w:rPr>
        <w:t>K</w:t>
      </w:r>
      <w:r w:rsidRPr="008334E2" w:rsidR="00BF03D4">
        <w:rPr>
          <w:rStyle w:val="aff1"/>
          <w:rFonts w:hint="eastAsia"/>
        </w:rPr>
        <w:t>I</w:t>
      </w:r>
      <w:r w:rsidR="00BF03D4">
        <w:rPr>
          <w:rStyle w:val="aff1"/>
          <w:rFonts w:hint="eastAsia"/>
        </w:rPr>
        <w:t>D</w:t>
      </w:r>
      <w:r w:rsidRPr="008334E2" w:rsidR="00BF03D4">
        <w:rPr>
          <w:rStyle w:val="aff1"/>
          <w:rFonts w:hint="eastAsia"/>
        </w:rPr>
        <w:t>DING</w:t>
      </w:r>
      <w:r w:rsidRPr="008334E2">
        <w:rPr>
          <w:rFonts w:hint="eastAsia"/>
        </w:rPr>
        <w:t>,</w:t>
      </w:r>
      <w:r w:rsidR="00397BD9">
        <w:rPr>
          <w:rFonts w:hint="eastAsia"/>
        </w:rPr>
        <w:t xml:space="preserve"> or </w:t>
      </w:r>
      <w:r w:rsidRPr="008334E2">
        <w:rPr>
          <w:rFonts w:hint="eastAsia"/>
        </w:rPr>
        <w:t xml:space="preserve">the motion </w:t>
      </w:r>
      <w:r w:rsidRPr="008334E2" w:rsidR="00C83252">
        <w:t>signed</w:t>
      </w:r>
      <w:r w:rsidRPr="008334E2">
        <w:rPr>
          <w:rFonts w:hint="eastAsia"/>
        </w:rPr>
        <w:t xml:space="preserve"> changed in </w:t>
      </w:r>
      <w:r w:rsidRPr="008334E2">
        <w:rPr>
          <w:rStyle w:val="aff1"/>
          <w:rFonts w:hint="eastAsia"/>
        </w:rPr>
        <w:t>BRAKING</w:t>
      </w:r>
      <w:r w:rsidR="00397BD9">
        <w:rPr>
          <w:rFonts w:hint="eastAsia"/>
        </w:rPr>
        <w:t xml:space="preserve"> or </w:t>
      </w:r>
      <w:r w:rsidRPr="008334E2">
        <w:rPr>
          <w:rStyle w:val="aff1"/>
          <w:rFonts w:hint="eastAsia"/>
        </w:rPr>
        <w:t>SLIDING</w:t>
      </w:r>
      <w:r w:rsidRPr="008334E2">
        <w:rPr>
          <w:rFonts w:hint="eastAsia"/>
        </w:rPr>
        <w:t xml:space="preserve"> state, ATP shall consider the overestimation model as fault.</w:t>
      </w:r>
    </w:p>
    <w:p w:rsidR="00FA6F9C" w:rsidP="000431E0" w:rsidRDefault="00FA6F9C">
      <w:pPr>
        <w:pStyle w:val="af7"/>
      </w:pPr>
      <w:r>
        <w:rPr>
          <w:rFonts w:hint="eastAsia"/>
        </w:rPr>
        <w:t xml:space="preserve">def </w:t>
      </w:r>
      <w:ins w:author="常鸣" w:date="2014-07-01T15:10:00Z" w:id="4671">
        <w:r w:rsidR="00FE740A">
          <w:fldChar w:fldCharType="begin"/>
        </w:r>
        <w:r w:rsidR="00FE740A">
          <w:instrText xml:space="preserve"> HYPERLINK \l "SlipSlideModellingFault" </w:instrText>
        </w:r>
        <w:r w:rsidR="00FE740A">
          <w:fldChar w:fldCharType="separate"/>
        </w:r>
        <w:r w:rsidR="00FE740A">
          <w:rPr>
            <w:rStyle w:val="ac"/>
          </w:rPr>
          <w:t>Slip</w:t>
        </w:r>
        <w:r w:rsidR="00FE740A">
          <w:rPr>
            <w:rStyle w:val="ac"/>
            <w:rFonts w:hint="eastAsia"/>
          </w:rPr>
          <w:t>Slide</w:t>
        </w:r>
        <w:r w:rsidR="00FE740A">
          <w:rPr>
            <w:rStyle w:val="ac"/>
          </w:rPr>
          <w:t>ModellingFault</w:t>
        </w:r>
        <w:r w:rsidR="00FE740A">
          <w:rPr>
            <w:rStyle w:val="ac"/>
          </w:rPr>
          <w:fldChar w:fldCharType="end"/>
        </w:r>
      </w:ins>
      <w:del w:author="常鸣" w:date="2014-07-01T15:10:00Z" w:id="4672">
        <w:r w:rsidDel="00FE740A" w:rsidR="00C456E1">
          <w:fldChar w:fldCharType="begin"/>
        </w:r>
        <w:r w:rsidDel="00FE740A" w:rsidR="00C456E1">
          <w:delInstrText xml:space="preserve"> HYPERLINK \l "SlideSlipModellingFault" </w:delInstrText>
        </w:r>
        <w:r w:rsidDel="00FE740A" w:rsidR="00C456E1">
          <w:fldChar w:fldCharType="separate"/>
        </w:r>
        <w:r w:rsidRPr="00D15572" w:rsidDel="00FE740A">
          <w:rPr>
            <w:rStyle w:val="ac"/>
            <w:rFonts w:hint="eastAsia"/>
          </w:rPr>
          <w:delText>SlideSlipModellingFault</w:delText>
        </w:r>
        <w:r w:rsidDel="00FE740A" w:rsidR="00C456E1">
          <w:rPr>
            <w:rStyle w:val="ac"/>
          </w:rPr>
          <w:fldChar w:fldCharType="end"/>
        </w:r>
      </w:del>
      <w:r>
        <w:rPr>
          <w:rFonts w:hint="eastAsia"/>
        </w:rPr>
        <w:t>(k):</w:t>
      </w:r>
    </w:p>
    <w:p w:rsidR="00FA6F9C" w:rsidP="000431E0" w:rsidRDefault="00FA6F9C">
      <w:pPr>
        <w:pStyle w:val="af7"/>
        <w:rPr>
          <w:rStyle w:val="aff1"/>
        </w:rPr>
      </w:pPr>
      <w:r>
        <w:rPr>
          <w:rFonts w:hint="eastAsia"/>
        </w:rPr>
        <w:t xml:space="preserve">    </w:t>
      </w:r>
      <w:r w:rsidR="00397BD9">
        <w:rPr>
          <w:rFonts w:hint="eastAsia"/>
        </w:rPr>
        <w:t>if (</w:t>
      </w:r>
      <w:hyperlink w:history="1" w:anchor="MotionOverEstimationState">
        <w:r w:rsidR="00B5344E">
          <w:rPr>
            <w:rStyle w:val="ac"/>
          </w:rPr>
          <w:t>MotionOverEstimationState</w:t>
        </w:r>
      </w:hyperlink>
      <w:r w:rsidRPr="008334E2" w:rsidR="008334E2">
        <w:t xml:space="preserve">(k) </w:t>
      </w:r>
      <w:r w:rsidR="00BF03D4">
        <w:rPr>
          <w:rFonts w:hint="eastAsia"/>
        </w:rPr>
        <w:t>is</w:t>
      </w:r>
      <w:r w:rsidRPr="008334E2" w:rsidR="00BF03D4">
        <w:t xml:space="preserve"> </w:t>
      </w:r>
      <w:r w:rsidRPr="008334E2" w:rsidR="008334E2">
        <w:rPr>
          <w:rStyle w:val="aff1"/>
        </w:rPr>
        <w:t>S</w:t>
      </w:r>
      <w:r w:rsidR="00BF03D4">
        <w:rPr>
          <w:rStyle w:val="aff1"/>
          <w:rFonts w:hint="eastAsia"/>
        </w:rPr>
        <w:t>K</w:t>
      </w:r>
      <w:r w:rsidRPr="008334E2" w:rsidR="008334E2">
        <w:rPr>
          <w:rStyle w:val="aff1"/>
        </w:rPr>
        <w:t>ID</w:t>
      </w:r>
      <w:r w:rsidR="00BF03D4">
        <w:rPr>
          <w:rStyle w:val="aff1"/>
          <w:rFonts w:hint="eastAsia"/>
        </w:rPr>
        <w:t>D</w:t>
      </w:r>
      <w:r w:rsidRPr="008334E2" w:rsidR="008334E2">
        <w:rPr>
          <w:rStyle w:val="aff1"/>
        </w:rPr>
        <w:t>ING</w:t>
      </w:r>
    </w:p>
    <w:p w:rsidR="009E0F3C" w:rsidP="009E0F3C" w:rsidRDefault="00FA6F9C">
      <w:pPr>
        <w:pStyle w:val="af7"/>
        <w:rPr>
          <w:rStyle w:val="aff1"/>
        </w:rPr>
      </w:pPr>
      <w:r w:rsidRPr="00FA6F9C">
        <w:rPr>
          <w:rFonts w:hint="eastAsia"/>
        </w:rPr>
        <w:t xml:space="preserve">         or</w:t>
      </w:r>
      <w:r>
        <w:rPr>
          <w:rFonts w:hint="eastAsia"/>
        </w:rPr>
        <w:t xml:space="preserve"> </w:t>
      </w:r>
      <w:hyperlink w:history="1" w:anchor="MotionUnderEstimationState">
        <w:r w:rsidRPr="00FA6F9C">
          <w:rPr>
            <w:rStyle w:val="ac"/>
            <w:rFonts w:hint="eastAsia"/>
          </w:rPr>
          <w:t>MotionUnderEstimationState</w:t>
        </w:r>
      </w:hyperlink>
      <w:r>
        <w:rPr>
          <w:rFonts w:hint="eastAsia"/>
        </w:rPr>
        <w:t xml:space="preserve">(k) is </w:t>
      </w:r>
      <w:r w:rsidRPr="00FA6F9C">
        <w:rPr>
          <w:rStyle w:val="aff1"/>
          <w:rFonts w:hint="eastAsia"/>
        </w:rPr>
        <w:t>SKIDDING</w:t>
      </w:r>
    </w:p>
    <w:p w:rsidRPr="00C72FC5" w:rsidR="008334E2" w:rsidDel="006D3036" w:rsidP="009E0F3C" w:rsidRDefault="00851A3E">
      <w:pPr>
        <w:pStyle w:val="af7"/>
        <w:rPr>
          <w:del w:author="常鸣" w:date="2014-07-02T15:38:00Z" w:id="4673"/>
        </w:rPr>
      </w:pPr>
      <w:del w:author="常鸣" w:date="2014-07-02T15:38:00Z" w:id="4674">
        <w:r w:rsidDel="006D3036">
          <w:rPr>
            <w:rStyle w:val="aff1"/>
            <w:rFonts w:hint="eastAsia"/>
          </w:rPr>
          <w:delText xml:space="preserve">        </w:delText>
        </w:r>
        <w:r w:rsidDel="006D3036" w:rsidR="009E0F3C">
          <w:rPr>
            <w:rStyle w:val="aff1"/>
            <w:rFonts w:hint="eastAsia"/>
          </w:rPr>
          <w:delText xml:space="preserve"> </w:delText>
        </w:r>
        <w:r w:rsidRPr="00C72FC5" w:rsidDel="006D3036" w:rsidR="00C72FC5">
          <w:rPr>
            <w:rFonts w:hint="eastAsia"/>
          </w:rPr>
          <w:delText>or</w:delText>
        </w:r>
        <w:r w:rsidDel="006D3036" w:rsidR="00C72FC5">
          <w:rPr>
            <w:rFonts w:hint="eastAsia"/>
          </w:rPr>
          <w:delText xml:space="preserve"> </w:delText>
        </w:r>
        <w:r w:rsidDel="006D3036" w:rsidR="008C2173">
          <w:fldChar w:fldCharType="begin"/>
        </w:r>
        <w:r w:rsidDel="006D3036" w:rsidR="008C2173">
          <w:delInstrText xml:space="preserve"> HYPERLINK \l "sign" </w:delInstrText>
        </w:r>
        <w:r w:rsidDel="006D3036" w:rsidR="008C2173">
          <w:fldChar w:fldCharType="separate"/>
        </w:r>
        <w:r w:rsidRPr="00FC0E7E" w:rsidDel="006D3036" w:rsidR="00C72FC5">
          <w:rPr>
            <w:rStyle w:val="ac"/>
            <w:rFonts w:hint="eastAsia"/>
          </w:rPr>
          <w:delText>sign</w:delText>
        </w:r>
        <w:r w:rsidDel="006D3036" w:rsidR="008C2173">
          <w:rPr>
            <w:rStyle w:val="ac"/>
          </w:rPr>
          <w:fldChar w:fldCharType="end"/>
        </w:r>
        <w:r w:rsidDel="006D3036" w:rsidR="00C72FC5">
          <w:rPr>
            <w:rFonts w:hint="eastAsia"/>
          </w:rPr>
          <w:delText>(</w:delText>
        </w:r>
        <w:r w:rsidDel="006D3036" w:rsidR="008C2173">
          <w:fldChar w:fldCharType="begin"/>
        </w:r>
        <w:r w:rsidDel="006D3036" w:rsidR="008C2173">
          <w:delInstrText xml:space="preserve"> HYPERLINK \l "OverestimatedMotionMin" </w:delInstrText>
        </w:r>
        <w:r w:rsidDel="006D3036" w:rsidR="008C2173">
          <w:fldChar w:fldCharType="separate"/>
        </w:r>
        <w:r w:rsidRPr="00C72FC5" w:rsidDel="006D3036" w:rsidR="00C72FC5">
          <w:rPr>
            <w:rStyle w:val="ac"/>
            <w:rFonts w:hint="eastAsia"/>
          </w:rPr>
          <w:delText>OverestimatedMotionMin</w:delText>
        </w:r>
        <w:r w:rsidDel="006D3036" w:rsidR="008C2173">
          <w:rPr>
            <w:rStyle w:val="ac"/>
          </w:rPr>
          <w:fldChar w:fldCharType="end"/>
        </w:r>
        <w:r w:rsidDel="006D3036" w:rsidR="00C72FC5">
          <w:rPr>
            <w:rFonts w:hint="eastAsia"/>
          </w:rPr>
          <w:delText>(k)) is not sign(</w:delText>
        </w:r>
        <w:r w:rsidDel="006D3036" w:rsidR="008C2173">
          <w:fldChar w:fldCharType="begin"/>
        </w:r>
        <w:r w:rsidDel="006D3036" w:rsidR="008C2173">
          <w:delInstrText xml:space="preserve"> HYPERLINK \l "UnderestimatedMotionMin" </w:delInstrText>
        </w:r>
        <w:r w:rsidDel="006D3036" w:rsidR="008C2173">
          <w:fldChar w:fldCharType="separate"/>
        </w:r>
        <w:r w:rsidRPr="009832B8" w:rsidDel="006D3036" w:rsidR="00C72FC5">
          <w:rPr>
            <w:rStyle w:val="ac"/>
            <w:rFonts w:hint="eastAsia"/>
          </w:rPr>
          <w:delText>UnderestimatedMotionMin</w:delText>
        </w:r>
        <w:r w:rsidDel="006D3036" w:rsidR="008C2173">
          <w:rPr>
            <w:rStyle w:val="ac"/>
          </w:rPr>
          <w:fldChar w:fldCharType="end"/>
        </w:r>
        <w:r w:rsidDel="006D3036" w:rsidR="00C72FC5">
          <w:rPr>
            <w:rFonts w:hint="eastAsia"/>
          </w:rPr>
          <w:delText>(k))</w:delText>
        </w:r>
      </w:del>
    </w:p>
    <w:p w:rsidR="00C72FC5" w:rsidDel="006D3036" w:rsidP="00BF03D4" w:rsidRDefault="00C72FC5">
      <w:pPr>
        <w:pStyle w:val="af7"/>
        <w:rPr>
          <w:del w:author="常鸣" w:date="2014-07-02T15:38:00Z" w:id="4675"/>
        </w:rPr>
      </w:pPr>
      <w:del w:author="常鸣" w:date="2014-07-02T15:38:00Z" w:id="4676">
        <w:r w:rsidDel="006D3036">
          <w:rPr>
            <w:rFonts w:hint="eastAsia"/>
          </w:rPr>
          <w:delText xml:space="preserve">         or sign(</w:delText>
        </w:r>
        <w:r w:rsidDel="006D3036" w:rsidR="008C2173">
          <w:fldChar w:fldCharType="begin"/>
        </w:r>
        <w:r w:rsidDel="006D3036" w:rsidR="008C2173">
          <w:delInstrText xml:space="preserve"> HYPERLINK \l "OverestimatedMotionMax" </w:delInstrText>
        </w:r>
        <w:r w:rsidDel="006D3036" w:rsidR="008C2173">
          <w:fldChar w:fldCharType="separate"/>
        </w:r>
        <w:r w:rsidRPr="00C72FC5" w:rsidDel="006D3036">
          <w:rPr>
            <w:rStyle w:val="ac"/>
            <w:rFonts w:hint="eastAsia"/>
          </w:rPr>
          <w:delText>OverestimatedMotionMax</w:delText>
        </w:r>
        <w:r w:rsidDel="006D3036" w:rsidR="008C2173">
          <w:rPr>
            <w:rStyle w:val="ac"/>
          </w:rPr>
          <w:fldChar w:fldCharType="end"/>
        </w:r>
        <w:r w:rsidDel="006D3036">
          <w:rPr>
            <w:rFonts w:hint="eastAsia"/>
          </w:rPr>
          <w:delText>(k)) is not sign(</w:delText>
        </w:r>
        <w:r w:rsidDel="006D3036" w:rsidR="008C2173">
          <w:fldChar w:fldCharType="begin"/>
        </w:r>
        <w:r w:rsidDel="006D3036" w:rsidR="008C2173">
          <w:delInstrText xml:space="preserve"> HYPERLINK \l "UnderestimatedMotionMax" </w:delInstrText>
        </w:r>
        <w:r w:rsidDel="006D3036" w:rsidR="008C2173">
          <w:fldChar w:fldCharType="separate"/>
        </w:r>
        <w:r w:rsidRPr="00C72FC5" w:rsidDel="006D3036">
          <w:rPr>
            <w:rStyle w:val="ac"/>
            <w:rFonts w:hint="eastAsia"/>
          </w:rPr>
          <w:delText>UnderestimatedMotionMax</w:delText>
        </w:r>
        <w:r w:rsidDel="006D3036" w:rsidR="008C2173">
          <w:rPr>
            <w:rStyle w:val="ac"/>
          </w:rPr>
          <w:fldChar w:fldCharType="end"/>
        </w:r>
        <w:r w:rsidDel="006D3036">
          <w:rPr>
            <w:rFonts w:hint="eastAsia"/>
          </w:rPr>
          <w:delText>(k))</w:delText>
        </w:r>
      </w:del>
    </w:p>
    <w:p w:rsidRPr="008334E2" w:rsidR="008334E2" w:rsidP="00BF03D4" w:rsidRDefault="008334E2">
      <w:pPr>
        <w:pStyle w:val="af7"/>
      </w:pPr>
      <w:r w:rsidRPr="008334E2">
        <w:t xml:space="preserve">    </w:t>
      </w:r>
      <w:r w:rsidR="00FA6F9C">
        <w:rPr>
          <w:rFonts w:hint="eastAsia"/>
        </w:rPr>
        <w:t xml:space="preserve">    </w:t>
      </w:r>
      <w:r w:rsidR="00397BD9">
        <w:t xml:space="preserve"> or </w:t>
      </w:r>
      <w:r w:rsidRPr="008334E2">
        <w:t>(</w:t>
      </w:r>
      <w:r w:rsidRPr="008334E2">
        <w:rPr>
          <w:rFonts w:hint="eastAsia"/>
        </w:rPr>
        <w:t>(</w:t>
      </w:r>
      <w:hyperlink w:history="1" w:anchor="MotionOverEstimationState">
        <w:r w:rsidR="00B5344E">
          <w:rPr>
            <w:rStyle w:val="ac"/>
          </w:rPr>
          <w:t>MotionOverEstimationState</w:t>
        </w:r>
      </w:hyperlink>
      <w:r w:rsidRPr="008334E2">
        <w:t xml:space="preserve">(k-1) </w:t>
      </w:r>
      <w:r w:rsidR="00BF03D4">
        <w:rPr>
          <w:rFonts w:hint="eastAsia"/>
        </w:rPr>
        <w:t>is</w:t>
      </w:r>
      <w:r w:rsidRPr="008334E2">
        <w:t xml:space="preserve"> </w:t>
      </w:r>
      <w:r w:rsidRPr="008334E2">
        <w:rPr>
          <w:rStyle w:val="aff1"/>
        </w:rPr>
        <w:t>BRAKING</w:t>
      </w:r>
    </w:p>
    <w:p w:rsidR="008334E2" w:rsidP="000431E0" w:rsidRDefault="008334E2">
      <w:pPr>
        <w:pStyle w:val="af7"/>
      </w:pPr>
      <w:r w:rsidRPr="008334E2">
        <w:t xml:space="preserve">        </w:t>
      </w:r>
      <w:r w:rsidR="00FA6F9C">
        <w:rPr>
          <w:rFonts w:hint="eastAsia"/>
        </w:rPr>
        <w:t xml:space="preserve">    </w:t>
      </w:r>
      <w:r w:rsidRPr="008334E2">
        <w:t xml:space="preserve">   </w:t>
      </w:r>
      <w:r w:rsidR="00397BD9">
        <w:t xml:space="preserve">or </w:t>
      </w:r>
      <w:hyperlink w:history="1" w:anchor="MotionOverEstimationState">
        <w:r w:rsidR="00B5344E">
          <w:rPr>
            <w:rStyle w:val="ac"/>
          </w:rPr>
          <w:t>MotionOverEstimationState</w:t>
        </w:r>
      </w:hyperlink>
      <w:r>
        <w:t>(k</w:t>
      </w:r>
      <w:r>
        <w:rPr>
          <w:rFonts w:hint="eastAsia"/>
        </w:rPr>
        <w:t>-1</w:t>
      </w:r>
      <w:r>
        <w:t>)</w:t>
      </w:r>
      <w:r>
        <w:rPr>
          <w:rFonts w:hint="eastAsia"/>
        </w:rPr>
        <w:t xml:space="preserve"> </w:t>
      </w:r>
      <w:r w:rsidR="00BF03D4">
        <w:rPr>
          <w:rFonts w:hint="eastAsia"/>
        </w:rPr>
        <w:t>is</w:t>
      </w:r>
      <w:r>
        <w:rPr>
          <w:rFonts w:hint="eastAsia"/>
        </w:rPr>
        <w:t xml:space="preserve"> </w:t>
      </w:r>
      <w:r w:rsidRPr="00BB3B65">
        <w:rPr>
          <w:rStyle w:val="aff1"/>
          <w:rFonts w:hint="eastAsia"/>
        </w:rPr>
        <w:t>SLIDING</w:t>
      </w:r>
      <w:r>
        <w:rPr>
          <w:rFonts w:hint="eastAsia"/>
        </w:rPr>
        <w:t>)</w:t>
      </w:r>
    </w:p>
    <w:p w:rsidR="008334E2" w:rsidP="000431E0" w:rsidRDefault="008334E2">
      <w:pPr>
        <w:pStyle w:val="af7"/>
      </w:pPr>
      <w:r>
        <w:rPr>
          <w:rFonts w:hint="eastAsia"/>
        </w:rPr>
        <w:t xml:space="preserve">         </w:t>
      </w:r>
      <w:r w:rsidR="00397BD9">
        <w:rPr>
          <w:rFonts w:hint="eastAsia"/>
        </w:rPr>
        <w:t xml:space="preserve"> </w:t>
      </w:r>
      <w:r w:rsidR="00FA6F9C">
        <w:rPr>
          <w:rFonts w:hint="eastAsia"/>
        </w:rPr>
        <w:t xml:space="preserve">    </w:t>
      </w:r>
      <w:r w:rsidR="00397BD9">
        <w:rPr>
          <w:rFonts w:hint="eastAsia"/>
        </w:rPr>
        <w:t xml:space="preserve">and </w:t>
      </w:r>
      <w:hyperlink w:history="1" w:anchor="MaxMotionOdometerSignChanged">
        <w:r w:rsidR="00B5344E">
          <w:rPr>
            <w:rStyle w:val="ac"/>
          </w:rPr>
          <w:t>MaxMotionOdometerSignChanged</w:t>
        </w:r>
      </w:hyperlink>
      <w:r>
        <w:rPr>
          <w:rFonts w:hint="eastAsia"/>
        </w:rPr>
        <w:t>(k)))</w:t>
      </w:r>
      <w:r w:rsidR="00D15572">
        <w:rPr>
          <w:rFonts w:hint="eastAsia"/>
        </w:rPr>
        <w:t>):</w:t>
      </w:r>
    </w:p>
    <w:p w:rsidRPr="008334E2" w:rsidR="008334E2" w:rsidP="000431E0" w:rsidRDefault="00FA6F9C">
      <w:pPr>
        <w:pStyle w:val="af7"/>
      </w:pPr>
      <w:r>
        <w:rPr>
          <w:rFonts w:hint="eastAsia"/>
        </w:rPr>
        <w:t xml:space="preserve">    </w:t>
      </w:r>
      <w:r w:rsidR="008334E2">
        <w:rPr>
          <w:rFonts w:hint="eastAsia"/>
        </w:rPr>
        <w:t xml:space="preserve"> </w:t>
      </w:r>
      <w:r w:rsidR="003928F2">
        <w:rPr>
          <w:rFonts w:hint="eastAsia"/>
        </w:rPr>
        <w:t xml:space="preserve">   </w:t>
      </w:r>
      <w:r>
        <w:rPr>
          <w:rFonts w:hint="eastAsia"/>
        </w:rPr>
        <w:t>return</w:t>
      </w:r>
      <w:r w:rsidRPr="008334E2" w:rsidR="008334E2">
        <w:rPr>
          <w:rFonts w:hint="eastAsia"/>
        </w:rPr>
        <w:t xml:space="preserve"> </w:t>
      </w:r>
      <w:r w:rsidRPr="00354FC4" w:rsidR="00397BD9">
        <w:rPr>
          <w:rStyle w:val="aff1"/>
          <w:rFonts w:hint="eastAsia"/>
        </w:rPr>
        <w:t>True</w:t>
      </w:r>
    </w:p>
    <w:p w:rsidR="00FA6F9C" w:rsidP="000431E0" w:rsidRDefault="00FA6F9C">
      <w:pPr>
        <w:pStyle w:val="af7"/>
        <w:rPr>
          <w:rStyle w:val="aff1"/>
        </w:rPr>
      </w:pPr>
      <w:r>
        <w:rPr>
          <w:rFonts w:hint="eastAsia"/>
        </w:rPr>
        <w:t xml:space="preserve">    </w:t>
      </w:r>
      <w:r w:rsidR="00F74C73">
        <w:rPr>
          <w:rFonts w:hint="eastAsia"/>
        </w:rPr>
        <w:t>el</w:t>
      </w:r>
      <w:r w:rsidR="00397BD9">
        <w:rPr>
          <w:rFonts w:hint="eastAsia"/>
        </w:rPr>
        <w:t>if (</w:t>
      </w:r>
      <w:hyperlink w:history="1" w:anchor="MotionOverEstimationState">
        <w:r w:rsidR="00B5344E">
          <w:rPr>
            <w:rStyle w:val="ac"/>
          </w:rPr>
          <w:t>MotionOverEstimationState</w:t>
        </w:r>
      </w:hyperlink>
      <w:r w:rsidR="008334E2">
        <w:t>(k-1)</w:t>
      </w:r>
      <w:r w:rsidR="008334E2">
        <w:rPr>
          <w:rFonts w:hint="eastAsia"/>
        </w:rPr>
        <w:t xml:space="preserve"> </w:t>
      </w:r>
      <w:r w:rsidR="00BF03D4">
        <w:rPr>
          <w:rFonts w:hint="eastAsia"/>
        </w:rPr>
        <w:t xml:space="preserve">is </w:t>
      </w:r>
      <w:r w:rsidRPr="00BB3B65" w:rsidR="008334E2">
        <w:rPr>
          <w:rStyle w:val="aff1"/>
          <w:rFonts w:hint="eastAsia"/>
        </w:rPr>
        <w:t>COASTING</w:t>
      </w:r>
    </w:p>
    <w:p w:rsidRPr="00FA6F9C" w:rsidR="008334E2" w:rsidP="00FA6F9C" w:rsidRDefault="00FA6F9C">
      <w:pPr>
        <w:pStyle w:val="af7"/>
      </w:pPr>
      <w:r w:rsidRPr="00FA6F9C">
        <w:rPr>
          <w:rFonts w:hint="eastAsia"/>
        </w:rPr>
        <w:t xml:space="preserve">           and </w:t>
      </w:r>
      <w:hyperlink w:history="1" w:anchor="MotionUnderEstimationState">
        <w:r w:rsidRPr="00FA6F9C">
          <w:rPr>
            <w:rStyle w:val="ac"/>
            <w:rFonts w:hint="eastAsia"/>
          </w:rPr>
          <w:t>MotionUnderEstimationState</w:t>
        </w:r>
      </w:hyperlink>
      <w:r w:rsidRPr="00FA6F9C">
        <w:rPr>
          <w:rFonts w:hint="eastAsia"/>
        </w:rPr>
        <w:t>(k-1) is COASTING</w:t>
      </w:r>
      <w:r w:rsidRPr="00FA6F9C" w:rsidR="008334E2">
        <w:rPr>
          <w:rFonts w:hint="eastAsia"/>
        </w:rPr>
        <w:t>)</w:t>
      </w:r>
    </w:p>
    <w:p w:rsidRPr="008334E2" w:rsidR="008334E2" w:rsidP="000431E0" w:rsidRDefault="00FA6F9C">
      <w:pPr>
        <w:pStyle w:val="af7"/>
      </w:pPr>
      <w:r>
        <w:rPr>
          <w:rFonts w:hint="eastAsia"/>
        </w:rPr>
        <w:t xml:space="preserve">    </w:t>
      </w:r>
      <w:r w:rsidRPr="008334E2" w:rsidR="008334E2">
        <w:rPr>
          <w:rFonts w:hint="eastAsia"/>
        </w:rPr>
        <w:t xml:space="preserve"> </w:t>
      </w:r>
      <w:r w:rsidR="003928F2">
        <w:rPr>
          <w:rFonts w:hint="eastAsia"/>
        </w:rPr>
        <w:t xml:space="preserve">   </w:t>
      </w:r>
      <w:r>
        <w:rPr>
          <w:rFonts w:hint="eastAsia"/>
        </w:rPr>
        <w:t>return</w:t>
      </w:r>
      <w:r w:rsidR="00397BD9">
        <w:rPr>
          <w:rFonts w:hint="eastAsia"/>
        </w:rPr>
        <w:t xml:space="preserve"> </w:t>
      </w:r>
      <w:r w:rsidRPr="00354FC4" w:rsidR="00397BD9">
        <w:rPr>
          <w:rStyle w:val="aff1"/>
          <w:rFonts w:hint="eastAsia"/>
        </w:rPr>
        <w:t>False</w:t>
      </w:r>
    </w:p>
    <w:p w:rsidRPr="008334E2" w:rsidR="008334E2" w:rsidP="000431E0" w:rsidRDefault="00FA6F9C">
      <w:pPr>
        <w:pStyle w:val="af7"/>
      </w:pPr>
      <w:r>
        <w:rPr>
          <w:rFonts w:hint="eastAsia"/>
        </w:rPr>
        <w:t xml:space="preserve">    </w:t>
      </w:r>
      <w:r w:rsidR="00397BD9">
        <w:rPr>
          <w:rFonts w:hint="eastAsia"/>
        </w:rPr>
        <w:t>else:</w:t>
      </w:r>
    </w:p>
    <w:p w:rsidRPr="008334E2" w:rsidR="008334E2" w:rsidP="000431E0" w:rsidRDefault="00FA6F9C">
      <w:pPr>
        <w:pStyle w:val="af7"/>
      </w:pPr>
      <w:r>
        <w:rPr>
          <w:rFonts w:hint="eastAsia"/>
        </w:rPr>
        <w:t xml:space="preserve">    </w:t>
      </w:r>
      <w:r w:rsidRPr="008334E2" w:rsidR="008334E2">
        <w:rPr>
          <w:rFonts w:hint="eastAsia"/>
        </w:rPr>
        <w:t xml:space="preserve"> </w:t>
      </w:r>
      <w:r w:rsidR="003928F2">
        <w:rPr>
          <w:rFonts w:hint="eastAsia"/>
        </w:rPr>
        <w:t xml:space="preserve">   </w:t>
      </w:r>
      <w:r>
        <w:rPr>
          <w:rFonts w:hint="eastAsia"/>
        </w:rPr>
        <w:t xml:space="preserve">return </w:t>
      </w:r>
      <w:hyperlink w:history="1" w:anchor="SlipSlideModellingFault">
        <w:r>
          <w:rPr>
            <w:rStyle w:val="ac"/>
          </w:rPr>
          <w:t>Slip</w:t>
        </w:r>
        <w:r>
          <w:rPr>
            <w:rStyle w:val="ac"/>
            <w:rFonts w:hint="eastAsia"/>
          </w:rPr>
          <w:t>Slide</w:t>
        </w:r>
        <w:r>
          <w:rPr>
            <w:rStyle w:val="ac"/>
          </w:rPr>
          <w:t>ModellingFault</w:t>
        </w:r>
      </w:hyperlink>
      <w:r w:rsidR="008334E2">
        <w:rPr>
          <w:rFonts w:hint="eastAsia"/>
        </w:rPr>
        <w:t>(k-1)</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677"/>
        </w:rPr>
      </w:pPr>
      <w:del w:author="常鸣" w:date="2014-07-03T14:27:00Z" w:id="4678">
        <w:r w:rsidRPr="008A1414" w:rsidDel="009328EA">
          <w:delText>#S</w:delText>
        </w:r>
      </w:del>
      <w:ins w:author="常鸣" w:date="2014-07-03T14:27:00Z" w:id="4679">
        <w:r w:rsidR="009328EA">
          <w:t>#Allocation=ATP Software</w:t>
        </w:r>
      </w:ins>
    </w:p>
    <w:p w:rsidRPr="008A1414" w:rsidR="008334E2" w:rsidP="000C0D62" w:rsidRDefault="009328EA">
      <w:pPr>
        <w:pStyle w:val="ReqtifyAltQ"/>
      </w:pPr>
      <w:ins w:author="常鸣" w:date="2014-07-03T14:27:00Z" w:id="4680">
        <w:r>
          <w:t>#S</w:t>
        </w:r>
      </w:ins>
      <w:r w:rsidRPr="008A1414" w:rsidR="008334E2">
        <w:t>ource=</w:t>
      </w:r>
      <w:r w:rsidRPr="003D2990" w:rsidR="008334E2">
        <w:t>[iTC_CC-SyAD-</w:t>
      </w:r>
      <w:r w:rsidRPr="003D2990" w:rsidR="008334E2">
        <w:rPr>
          <w:rFonts w:hint="eastAsia"/>
        </w:rPr>
        <w:t>0</w:t>
      </w:r>
      <w:r w:rsidR="008334E2">
        <w:rPr>
          <w:rFonts w:hint="eastAsia"/>
        </w:rPr>
        <w:t>148</w:t>
      </w:r>
      <w:r w:rsidRPr="003D2990" w:rsidR="008334E2">
        <w:rPr>
          <w:rFonts w:hint="eastAsia"/>
        </w:rPr>
        <w:t>]</w:t>
      </w:r>
      <w:r w:rsidR="008334E2">
        <w:rPr>
          <w:rFonts w:hint="eastAsia"/>
        </w:rPr>
        <w:t>,</w:t>
      </w:r>
      <w:r w:rsidRPr="004923D8" w:rsidR="008334E2">
        <w:rPr>
          <w:rFonts w:hint="eastAsia"/>
        </w:rPr>
        <w:t xml:space="preserve"> </w:t>
      </w:r>
      <w:r w:rsidR="008334E2">
        <w:rPr>
          <w:rFonts w:hint="eastAsia"/>
        </w:rPr>
        <w:t>[iTC_CC-SyAD-0192],</w:t>
      </w:r>
      <w:r w:rsidRPr="00875F20" w:rsidR="00875F20">
        <w:t xml:space="preserve"> </w:t>
      </w:r>
      <w:r w:rsidRPr="003D2990" w:rsidR="00875F20">
        <w:t>[iTC_CC-SyAD-</w:t>
      </w:r>
      <w:r w:rsidR="00875F20">
        <w:rPr>
          <w:rFonts w:hint="eastAsia"/>
        </w:rPr>
        <w:t>1159</w:t>
      </w:r>
      <w:r w:rsidRPr="003D2990" w:rsidR="00875F20">
        <w:rPr>
          <w:rFonts w:hint="eastAsia"/>
        </w:rPr>
        <w:t>]</w:t>
      </w:r>
      <w:r w:rsidR="00875F20">
        <w:rPr>
          <w:rFonts w:hint="eastAsia"/>
        </w:rPr>
        <w:t>,</w:t>
      </w:r>
      <w:r w:rsidR="008334E2">
        <w:rPr>
          <w:rFonts w:hint="eastAsia"/>
        </w:rPr>
        <w:t xml:space="preserve"> [</w:t>
      </w:r>
      <w:r w:rsidR="008334E2">
        <w:t>iTC_CC_ATP_SwHA</w:t>
      </w:r>
      <w:r w:rsidRPr="00CA7F59" w:rsidR="008334E2">
        <w:t>-0089</w:t>
      </w:r>
      <w:r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229</w:t>
      </w:r>
      <w:r>
        <w:t>]</w:t>
      </w:r>
    </w:p>
    <w:p w:rsidR="008334E2" w:rsidP="00C93484" w:rsidRDefault="00FA6F9C">
      <w:pPr>
        <w:pStyle w:val="Reqtify"/>
      </w:pPr>
      <w:bookmarkStart w:name="ValidSlipSlideModelling" w:id="4681"/>
      <w:r w:rsidRPr="00501C21">
        <w:rPr>
          <w:rStyle w:val="aff2"/>
          <w:bCs w:val="0"/>
          <w:iCs w:val="0"/>
        </w:rPr>
        <w:t>Valid</w:t>
      </w:r>
      <w:r>
        <w:rPr>
          <w:rStyle w:val="aff2"/>
          <w:rFonts w:hint="eastAsia"/>
        </w:rPr>
        <w:t>SlipSlide</w:t>
      </w:r>
      <w:r w:rsidRPr="00501C21">
        <w:rPr>
          <w:rStyle w:val="aff2"/>
          <w:bCs w:val="0"/>
          <w:iCs w:val="0"/>
        </w:rPr>
        <w:t>Modelling</w:t>
      </w:r>
      <w:bookmarkEnd w:id="4681"/>
      <w:r w:rsidR="008334E2">
        <w:rPr>
          <w:rFonts w:hint="eastAsia"/>
        </w:rPr>
        <w:t>，打滑补偿模型有效</w:t>
      </w:r>
    </w:p>
    <w:p w:rsidR="008334E2" w:rsidP="00C93484" w:rsidRDefault="008334E2">
      <w:pPr>
        <w:pStyle w:val="Reqtify"/>
      </w:pPr>
      <w:r>
        <w:rPr>
          <w:rFonts w:hint="eastAsia"/>
        </w:rPr>
        <w:t xml:space="preserve">If overestimation model was fault, then ATP </w:t>
      </w:r>
      <w:r>
        <w:t>considers</w:t>
      </w:r>
      <w:r>
        <w:rPr>
          <w:rFonts w:hint="eastAsia"/>
        </w:rPr>
        <w:t xml:space="preserve"> the model invalid. </w:t>
      </w:r>
    </w:p>
    <w:p w:rsidR="00FA6F9C" w:rsidP="000431E0" w:rsidRDefault="00FA6F9C">
      <w:pPr>
        <w:pStyle w:val="af7"/>
      </w:pPr>
      <w:r>
        <w:rPr>
          <w:rFonts w:hint="eastAsia"/>
        </w:rPr>
        <w:t xml:space="preserve">def </w:t>
      </w:r>
      <w:hyperlink w:history="1" w:anchor="ValidSlipSlideModelling">
        <w:r w:rsidRPr="00FA6F9C">
          <w:rPr>
            <w:rStyle w:val="ac"/>
            <w:rFonts w:hint="eastAsia"/>
          </w:rPr>
          <w:t>ValidSlipSlideModelling</w:t>
        </w:r>
      </w:hyperlink>
      <w:r>
        <w:rPr>
          <w:rFonts w:hint="eastAsia"/>
        </w:rPr>
        <w:t>(k):</w:t>
      </w:r>
    </w:p>
    <w:p w:rsidR="008334E2" w:rsidP="000431E0" w:rsidRDefault="00FA6F9C">
      <w:pPr>
        <w:pStyle w:val="af7"/>
      </w:pPr>
      <w:r>
        <w:rPr>
          <w:rFonts w:hint="eastAsia"/>
        </w:rPr>
        <w:t xml:space="preserve">    </w:t>
      </w:r>
      <w:r w:rsidR="00397BD9">
        <w:rPr>
          <w:rFonts w:hint="eastAsia"/>
        </w:rPr>
        <w:t>if (</w:t>
      </w:r>
      <w:hyperlink w:history="1" w:anchor="ValidSlipSlideModelling">
        <w:r w:rsidRPr="00FA6F9C">
          <w:rPr>
            <w:rStyle w:val="ac"/>
            <w:rFonts w:hint="eastAsia"/>
          </w:rPr>
          <w:t>ValidSlipSlideModelling</w:t>
        </w:r>
      </w:hyperlink>
      <w:r w:rsidR="008334E2">
        <w:t>(k-1)</w:t>
      </w:r>
      <w:r w:rsidR="008334E2">
        <w:rPr>
          <w:rFonts w:hint="eastAsia"/>
        </w:rPr>
        <w:t>)</w:t>
      </w:r>
    </w:p>
    <w:p w:rsidR="008334E2" w:rsidP="000431E0" w:rsidRDefault="008334E2">
      <w:pPr>
        <w:pStyle w:val="af7"/>
      </w:pPr>
      <w:r>
        <w:rPr>
          <w:rFonts w:hint="eastAsia"/>
        </w:rPr>
        <w:t xml:space="preserve"> </w:t>
      </w:r>
      <w:r w:rsidR="003928F2">
        <w:rPr>
          <w:rFonts w:hint="eastAsia"/>
        </w:rPr>
        <w:t xml:space="preserve">   </w:t>
      </w:r>
      <w:r w:rsidR="00FA6F9C">
        <w:rPr>
          <w:rFonts w:hint="eastAsia"/>
        </w:rPr>
        <w:t xml:space="preserve">    return</w:t>
      </w:r>
      <w:r w:rsidR="00397BD9">
        <w:rPr>
          <w:rFonts w:hint="eastAsia"/>
        </w:rPr>
        <w:t xml:space="preserve"> </w:t>
      </w:r>
      <w:r w:rsidR="00C32EC4">
        <w:rPr>
          <w:rFonts w:hint="eastAsia"/>
        </w:rPr>
        <w:t xml:space="preserve">not </w:t>
      </w:r>
      <w:hyperlink w:history="1" w:anchor="SlipSlideModellingFault">
        <w:r w:rsidR="00FA6F9C">
          <w:rPr>
            <w:rStyle w:val="ac"/>
          </w:rPr>
          <w:t>Slip</w:t>
        </w:r>
        <w:r w:rsidR="00FA6F9C">
          <w:rPr>
            <w:rStyle w:val="ac"/>
            <w:rFonts w:hint="eastAsia"/>
          </w:rPr>
          <w:t>Slide</w:t>
        </w:r>
        <w:r w:rsidR="00FA6F9C">
          <w:rPr>
            <w:rStyle w:val="ac"/>
          </w:rPr>
          <w:t>ModellingFault</w:t>
        </w:r>
      </w:hyperlink>
      <w:r>
        <w:rPr>
          <w:rFonts w:hint="eastAsia"/>
        </w:rPr>
        <w:t>(k)</w:t>
      </w:r>
    </w:p>
    <w:p w:rsidR="008334E2" w:rsidP="000431E0" w:rsidRDefault="00FA6F9C">
      <w:pPr>
        <w:pStyle w:val="af7"/>
      </w:pPr>
      <w:r>
        <w:rPr>
          <w:rFonts w:hint="eastAsia"/>
        </w:rPr>
        <w:t xml:space="preserve">    </w:t>
      </w:r>
      <w:r w:rsidR="00F74C73">
        <w:rPr>
          <w:rFonts w:hint="eastAsia"/>
        </w:rPr>
        <w:t>el</w:t>
      </w:r>
      <w:r w:rsidR="00397BD9">
        <w:rPr>
          <w:rFonts w:hint="eastAsia"/>
        </w:rPr>
        <w:t>if (</w:t>
      </w:r>
      <w:r w:rsidR="008334E2">
        <w:rPr>
          <w:rFonts w:hint="eastAsia"/>
        </w:rPr>
        <w:t>(</w:t>
      </w:r>
      <w:hyperlink w:history="1" w:anchor="MotionOverEstimationState">
        <w:r w:rsidR="00B5344E">
          <w:rPr>
            <w:rStyle w:val="ac"/>
          </w:rPr>
          <w:t>MotionOverEstimationState</w:t>
        </w:r>
      </w:hyperlink>
      <w:r w:rsidR="008334E2">
        <w:t>(k)</w:t>
      </w:r>
      <w:r w:rsidR="008334E2">
        <w:rPr>
          <w:rFonts w:hint="eastAsia"/>
        </w:rPr>
        <w:t xml:space="preserve"> </w:t>
      </w:r>
      <w:r>
        <w:rPr>
          <w:rFonts w:hint="eastAsia"/>
        </w:rPr>
        <w:t xml:space="preserve">is </w:t>
      </w:r>
      <w:r w:rsidRPr="00BB3B65" w:rsidR="008334E2">
        <w:rPr>
          <w:rStyle w:val="aff1"/>
          <w:rFonts w:hint="eastAsia"/>
        </w:rPr>
        <w:t>COASTING</w:t>
      </w:r>
      <w:r w:rsidRPr="00BB3B65" w:rsidR="008334E2">
        <w:rPr>
          <w:rFonts w:hint="eastAsia"/>
        </w:rPr>
        <w:t>)</w:t>
      </w:r>
    </w:p>
    <w:p w:rsidR="00FA6F9C" w:rsidP="000431E0" w:rsidRDefault="00FA6F9C">
      <w:pPr>
        <w:pStyle w:val="af7"/>
      </w:pPr>
      <w:r>
        <w:rPr>
          <w:rFonts w:hint="eastAsia"/>
        </w:rPr>
        <w:lastRenderedPageBreak/>
        <w:t xml:space="preserve">            and </w:t>
      </w:r>
      <w:hyperlink w:history="1" w:anchor="MotionUnderEstimationState">
        <w:r w:rsidRPr="00FA6F9C">
          <w:rPr>
            <w:rStyle w:val="ac"/>
            <w:rFonts w:hint="eastAsia"/>
          </w:rPr>
          <w:t>MotionUnderEstimationState</w:t>
        </w:r>
      </w:hyperlink>
      <w:r>
        <w:t>(k)</w:t>
      </w:r>
      <w:r>
        <w:rPr>
          <w:rFonts w:hint="eastAsia"/>
        </w:rPr>
        <w:t xml:space="preserve"> is </w:t>
      </w:r>
      <w:r w:rsidRPr="00BB3B65">
        <w:rPr>
          <w:rStyle w:val="aff1"/>
          <w:rFonts w:hint="eastAsia"/>
        </w:rPr>
        <w:t>COASTING</w:t>
      </w:r>
    </w:p>
    <w:p w:rsidR="008334E2" w:rsidP="000431E0" w:rsidRDefault="008334E2">
      <w:pPr>
        <w:pStyle w:val="af7"/>
      </w:pPr>
      <w:r>
        <w:rPr>
          <w:rFonts w:hint="eastAsia"/>
        </w:rPr>
        <w:t xml:space="preserve">    </w:t>
      </w:r>
      <w:r w:rsidR="00FA6F9C">
        <w:rPr>
          <w:rFonts w:hint="eastAsia"/>
        </w:rPr>
        <w:t xml:space="preserve">    </w:t>
      </w:r>
      <w:r>
        <w:rPr>
          <w:rFonts w:hint="eastAsia"/>
        </w:rPr>
        <w:t xml:space="preserve">   </w:t>
      </w:r>
      <w:r w:rsidR="00397BD9">
        <w:rPr>
          <w:rFonts w:hint="eastAsia"/>
        </w:rPr>
        <w:t xml:space="preserve"> and </w:t>
      </w:r>
      <w:hyperlink w:history="1" w:anchor="WheelFilteredStopped">
        <w:r w:rsidR="00983578">
          <w:rPr>
            <w:rStyle w:val="ac"/>
          </w:rPr>
          <w:t>WheelFilteredStopped</w:t>
        </w:r>
      </w:hyperlink>
      <w:r>
        <w:t>(k)</w:t>
      </w:r>
      <w:r>
        <w:rPr>
          <w:rFonts w:hint="eastAsia"/>
        </w:rPr>
        <w:t>)</w:t>
      </w:r>
    </w:p>
    <w:p w:rsidR="008334E2" w:rsidP="000431E0" w:rsidRDefault="00FA6F9C">
      <w:pPr>
        <w:pStyle w:val="af7"/>
      </w:pPr>
      <w:r>
        <w:rPr>
          <w:rFonts w:hint="eastAsia"/>
        </w:rPr>
        <w:t xml:space="preserve">    </w:t>
      </w:r>
      <w:r w:rsidR="008334E2">
        <w:rPr>
          <w:rFonts w:hint="eastAsia"/>
        </w:rPr>
        <w:t xml:space="preserve"> </w:t>
      </w:r>
      <w:r w:rsidR="003928F2">
        <w:rPr>
          <w:rFonts w:hint="eastAsia"/>
        </w:rPr>
        <w:t xml:space="preserve">   </w:t>
      </w:r>
      <w:r>
        <w:rPr>
          <w:rFonts w:hint="eastAsia"/>
        </w:rPr>
        <w:t>return</w:t>
      </w:r>
      <w:r w:rsidR="00397BD9">
        <w:rPr>
          <w:rFonts w:hint="eastAsia"/>
        </w:rPr>
        <w:t xml:space="preserve"> </w:t>
      </w:r>
      <w:r w:rsidRPr="00354FC4" w:rsidR="00397BD9">
        <w:rPr>
          <w:rStyle w:val="aff1"/>
          <w:rFonts w:hint="eastAsia"/>
        </w:rPr>
        <w:t>True</w:t>
      </w:r>
    </w:p>
    <w:p w:rsidR="008334E2" w:rsidP="000431E0" w:rsidRDefault="00FA6F9C">
      <w:pPr>
        <w:pStyle w:val="af7"/>
      </w:pPr>
      <w:r>
        <w:rPr>
          <w:rFonts w:hint="eastAsia"/>
        </w:rPr>
        <w:t xml:space="preserve">    </w:t>
      </w:r>
      <w:r w:rsidR="00397BD9">
        <w:rPr>
          <w:rFonts w:hint="eastAsia"/>
        </w:rPr>
        <w:t>else:</w:t>
      </w:r>
    </w:p>
    <w:p w:rsidR="008334E2" w:rsidP="000431E0" w:rsidRDefault="00FA6F9C">
      <w:pPr>
        <w:pStyle w:val="af7"/>
      </w:pPr>
      <w:r>
        <w:rPr>
          <w:rFonts w:hint="eastAsia"/>
        </w:rPr>
        <w:t xml:space="preserve">    </w:t>
      </w:r>
      <w:r w:rsidR="008334E2">
        <w:rPr>
          <w:rFonts w:hint="eastAsia"/>
        </w:rPr>
        <w:t xml:space="preserve"> </w:t>
      </w:r>
      <w:r w:rsidR="003928F2">
        <w:rPr>
          <w:rFonts w:hint="eastAsia"/>
        </w:rPr>
        <w:t xml:space="preserve">   </w:t>
      </w:r>
      <w:r w:rsidR="00264DFC">
        <w:rPr>
          <w:rFonts w:hint="eastAsia"/>
        </w:rPr>
        <w:t>return</w:t>
      </w:r>
      <w:r w:rsidR="00397BD9">
        <w:t xml:space="preserve"> </w:t>
      </w:r>
      <w:hyperlink w:history="1" w:anchor="ValidSlipSlideModelling">
        <w:r w:rsidRPr="00FA6F9C" w:rsidR="00264DFC">
          <w:rPr>
            <w:rStyle w:val="ac"/>
            <w:rFonts w:hint="eastAsia"/>
          </w:rPr>
          <w:t>ValidSlipSlideModelling</w:t>
        </w:r>
      </w:hyperlink>
      <w:r w:rsidR="008334E2">
        <w:t>(k-1)</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682"/>
        </w:rPr>
      </w:pPr>
      <w:del w:author="常鸣" w:date="2014-07-03T14:27:00Z" w:id="4683">
        <w:r w:rsidRPr="008A1414" w:rsidDel="009328EA">
          <w:delText>#S</w:delText>
        </w:r>
      </w:del>
      <w:ins w:author="常鸣" w:date="2014-07-03T14:27:00Z" w:id="4684">
        <w:r w:rsidR="009328EA">
          <w:t>#Allocation=ATP Software</w:t>
        </w:r>
      </w:ins>
    </w:p>
    <w:p w:rsidRPr="008A1414" w:rsidR="008334E2" w:rsidP="000C0D62" w:rsidRDefault="009328EA">
      <w:pPr>
        <w:pStyle w:val="ReqtifyAltQ"/>
      </w:pPr>
      <w:ins w:author="常鸣" w:date="2014-07-03T14:27:00Z" w:id="4685">
        <w:r>
          <w:t>#S</w:t>
        </w:r>
      </w:ins>
      <w:r w:rsidRPr="008A1414" w:rsidR="008334E2">
        <w:t>ource=</w:t>
      </w:r>
      <w:r w:rsidRPr="003D2990" w:rsidR="008334E2">
        <w:t>[iTC_CC-SyAD-</w:t>
      </w:r>
      <w:r w:rsidRPr="003D2990" w:rsidR="008334E2">
        <w:rPr>
          <w:rFonts w:hint="eastAsia"/>
        </w:rPr>
        <w:t>0</w:t>
      </w:r>
      <w:r w:rsidR="008334E2">
        <w:rPr>
          <w:rFonts w:hint="eastAsia"/>
        </w:rPr>
        <w:t>148</w:t>
      </w:r>
      <w:r w:rsidRPr="003D2990" w:rsidR="008334E2">
        <w:rPr>
          <w:rFonts w:hint="eastAsia"/>
        </w:rPr>
        <w:t>]</w:t>
      </w:r>
      <w:r w:rsidR="008334E2">
        <w:rPr>
          <w:rFonts w:hint="eastAsia"/>
        </w:rPr>
        <w:t>,</w:t>
      </w:r>
      <w:r w:rsidRPr="004923D8" w:rsidR="008334E2">
        <w:rPr>
          <w:rFonts w:hint="eastAsia"/>
        </w:rPr>
        <w:t xml:space="preserve"> </w:t>
      </w:r>
      <w:r w:rsidR="008334E2">
        <w:rPr>
          <w:rFonts w:hint="eastAsia"/>
        </w:rPr>
        <w:t>[iTC_CC-SyAD-0192],</w:t>
      </w:r>
      <w:r w:rsidRPr="00875F20" w:rsidR="00875F20">
        <w:t xml:space="preserve"> </w:t>
      </w:r>
      <w:r w:rsidRPr="003D2990" w:rsidR="00875F20">
        <w:t>[iTC_CC-SyAD-</w:t>
      </w:r>
      <w:r w:rsidR="00875F20">
        <w:rPr>
          <w:rFonts w:hint="eastAsia"/>
        </w:rPr>
        <w:t>1159</w:t>
      </w:r>
      <w:r w:rsidRPr="003D2990" w:rsidR="00875F20">
        <w:rPr>
          <w:rFonts w:hint="eastAsia"/>
        </w:rPr>
        <w:t>]</w:t>
      </w:r>
      <w:r w:rsidR="00875F20">
        <w:rPr>
          <w:rFonts w:hint="eastAsia"/>
        </w:rPr>
        <w:t>,</w:t>
      </w:r>
      <w:r w:rsidR="008334E2">
        <w:rPr>
          <w:rFonts w:hint="eastAsia"/>
        </w:rPr>
        <w:t xml:space="preserve"> [</w:t>
      </w:r>
      <w:r w:rsidR="008334E2">
        <w:t>iTC_CC_ATP_SwHA</w:t>
      </w:r>
      <w:r w:rsidRPr="00CA7F59" w:rsidR="008334E2">
        <w:t>-0090</w:t>
      </w:r>
      <w:r w:rsidR="008334E2">
        <w:rPr>
          <w:rFonts w:hint="eastAsia"/>
        </w:rPr>
        <w:t>]</w:t>
      </w:r>
    </w:p>
    <w:p w:rsidR="008334E2" w:rsidP="000C0D62" w:rsidRDefault="008334E2">
      <w:pPr>
        <w:pStyle w:val="ReqtifyAltQ"/>
      </w:pPr>
      <w:r w:rsidRPr="008A1414">
        <w:t>[End]</w:t>
      </w:r>
    </w:p>
    <w:p w:rsidR="00E91577" w:rsidP="00C93484" w:rsidRDefault="00E91577">
      <w:pPr>
        <w:pStyle w:val="Reqtify"/>
      </w:pPr>
    </w:p>
    <w:p w:rsidR="00C72FC5" w:rsidP="00C72FC5" w:rsidRDefault="00C72FC5">
      <w:pPr>
        <w:pStyle w:val="ReqtifyAltR"/>
      </w:pPr>
      <w:r>
        <w:t>[iTC_CC_ATP-SwRS-0</w:t>
      </w:r>
      <w:r w:rsidR="002344C8">
        <w:rPr>
          <w:rFonts w:hint="eastAsia"/>
        </w:rPr>
        <w:t>797</w:t>
      </w:r>
      <w:r>
        <w:t>]</w:t>
      </w:r>
    </w:p>
    <w:p w:rsidR="00C72FC5" w:rsidP="00C93484" w:rsidRDefault="00C72FC5">
      <w:pPr>
        <w:pStyle w:val="Reqtify"/>
      </w:pPr>
      <w:bookmarkStart w:name="MaximumSScompensatedMotion" w:id="4686"/>
      <w:r w:rsidRPr="00C72FC5">
        <w:rPr>
          <w:rStyle w:val="aff2"/>
          <w:rFonts w:hint="eastAsia"/>
        </w:rPr>
        <w:t>MaximumSScompensatedMotion</w:t>
      </w:r>
      <w:bookmarkEnd w:id="4686"/>
      <w:r>
        <w:rPr>
          <w:rFonts w:hint="eastAsia"/>
        </w:rPr>
        <w:t>，经过打滑空转补偿后的最大位移</w:t>
      </w:r>
    </w:p>
    <w:p w:rsidR="00C72FC5" w:rsidP="00C72FC5" w:rsidRDefault="00C72FC5">
      <w:pPr>
        <w:pStyle w:val="af7"/>
      </w:pPr>
      <w:r>
        <w:rPr>
          <w:rFonts w:hint="eastAsia"/>
        </w:rPr>
        <w:t xml:space="preserve">def </w:t>
      </w:r>
      <w:hyperlink w:history="1" w:anchor="MaximumSScompensatedMotion">
        <w:r w:rsidRPr="00C72FC5">
          <w:rPr>
            <w:rStyle w:val="ac"/>
            <w:rFonts w:hint="eastAsia"/>
          </w:rPr>
          <w:t>MaximumSScompensatedMotion</w:t>
        </w:r>
      </w:hyperlink>
      <w:r>
        <w:rPr>
          <w:rFonts w:hint="eastAsia"/>
        </w:rPr>
        <w:t>(k):</w:t>
      </w:r>
    </w:p>
    <w:p w:rsidR="00C72FC5" w:rsidP="00C72FC5" w:rsidRDefault="00C72FC5">
      <w:pPr>
        <w:pStyle w:val="af7"/>
      </w:pPr>
      <w:r>
        <w:rPr>
          <w:rFonts w:hint="eastAsia"/>
        </w:rPr>
        <w:t xml:space="preserve">    if </w:t>
      </w:r>
      <w:hyperlink w:history="1" w:anchor="ValidSlipSlideModelling">
        <w:r w:rsidRPr="00FA6F9C">
          <w:rPr>
            <w:rStyle w:val="ac"/>
            <w:rFonts w:hint="eastAsia"/>
          </w:rPr>
          <w:t>ValidSlipSlideModelling</w:t>
        </w:r>
      </w:hyperlink>
      <w:r>
        <w:rPr>
          <w:rFonts w:hint="eastAsia"/>
        </w:rPr>
        <w:t>(k):</w:t>
      </w:r>
    </w:p>
    <w:p w:rsidR="00C72FC5" w:rsidP="00C72FC5" w:rsidRDefault="00C72FC5">
      <w:pPr>
        <w:pStyle w:val="af7"/>
      </w:pPr>
      <w:r>
        <w:rPr>
          <w:rFonts w:hint="eastAsia"/>
        </w:rPr>
        <w:t xml:space="preserve">        return (sign(</w:t>
      </w:r>
      <w:hyperlink w:history="1" w:anchor="OverestimatedMotionMax">
        <w:r w:rsidRPr="00A15FD7">
          <w:rPr>
            <w:rStyle w:val="ac"/>
          </w:rPr>
          <w:t>OverestimatedMotionMax</w:t>
        </w:r>
      </w:hyperlink>
      <w:r>
        <w:rPr>
          <w:rFonts w:hint="eastAsia"/>
        </w:rPr>
        <w:t>(k))</w:t>
      </w:r>
    </w:p>
    <w:p w:rsidR="00A02C85" w:rsidP="00C72FC5" w:rsidRDefault="00C72FC5">
      <w:pPr>
        <w:pStyle w:val="af7"/>
      </w:pPr>
      <w:r>
        <w:rPr>
          <w:rFonts w:hint="eastAsia"/>
        </w:rPr>
        <w:t xml:space="preserve">                 * max(abs(</w:t>
      </w:r>
      <w:hyperlink w:history="1" w:anchor="OverestimatedMotionMax">
        <w:r w:rsidRPr="00A15FD7">
          <w:rPr>
            <w:rStyle w:val="ac"/>
          </w:rPr>
          <w:t>OverestimatedMotionMax</w:t>
        </w:r>
      </w:hyperlink>
      <w:r>
        <w:rPr>
          <w:rFonts w:hint="eastAsia"/>
        </w:rPr>
        <w:t>(k)), abs(</w:t>
      </w:r>
      <w:hyperlink w:history="1" w:anchor="UnderestimatedMotionMax">
        <w:r w:rsidRPr="00C72FC5">
          <w:rPr>
            <w:rStyle w:val="ac"/>
            <w:rFonts w:hint="eastAsia"/>
          </w:rPr>
          <w:t>Under</w:t>
        </w:r>
        <w:r w:rsidRPr="00C72FC5">
          <w:rPr>
            <w:rStyle w:val="ac"/>
          </w:rPr>
          <w:t>estimatedMotionMax</w:t>
        </w:r>
      </w:hyperlink>
      <w:r>
        <w:rPr>
          <w:rFonts w:hint="eastAsia"/>
        </w:rPr>
        <w:t>(k)))</w:t>
      </w:r>
    </w:p>
    <w:p w:rsidR="00A02C85" w:rsidP="00C72FC5" w:rsidRDefault="00A02C85">
      <w:pPr>
        <w:pStyle w:val="af7"/>
      </w:pPr>
      <w:r>
        <w:rPr>
          <w:rFonts w:hint="eastAsia"/>
        </w:rPr>
        <w:t xml:space="preserve">    else:</w:t>
      </w:r>
    </w:p>
    <w:p w:rsidR="00C72FC5" w:rsidP="00C72FC5" w:rsidRDefault="00A02C85">
      <w:pPr>
        <w:pStyle w:val="af7"/>
      </w:pPr>
      <w:r>
        <w:rPr>
          <w:rFonts w:hint="eastAsia"/>
        </w:rPr>
        <w:t xml:space="preserve">        return </w:t>
      </w:r>
      <w:hyperlink w:history="1" w:anchor="WheelMaximumMovement">
        <w:r>
          <w:rPr>
            <w:rStyle w:val="ac"/>
          </w:rPr>
          <w:t>WheelMaximumMovement</w:t>
        </w:r>
      </w:hyperlink>
      <w:r>
        <w:rPr>
          <w:rFonts w:hint="eastAsia"/>
        </w:rPr>
        <w:t>(k)</w:t>
      </w:r>
    </w:p>
    <w:p w:rsidRPr="008A1414" w:rsidR="00C72FC5" w:rsidP="00C72FC5" w:rsidRDefault="00C72FC5">
      <w:pPr>
        <w:pStyle w:val="ReqtifyAltQ"/>
      </w:pPr>
      <w:r w:rsidRPr="008A1414">
        <w:t>#Category=Functional</w:t>
      </w:r>
    </w:p>
    <w:p w:rsidRPr="008A1414" w:rsidR="00C72FC5" w:rsidP="00C72FC5" w:rsidRDefault="00C72FC5">
      <w:pPr>
        <w:pStyle w:val="ReqtifyAltQ"/>
      </w:pPr>
      <w:r w:rsidRPr="008A1414">
        <w:t>#Contribution</w:t>
      </w:r>
      <w:r>
        <w:t>=SIL4</w:t>
      </w:r>
    </w:p>
    <w:p w:rsidR="009328EA" w:rsidP="00C72FC5" w:rsidRDefault="00C72FC5">
      <w:pPr>
        <w:pStyle w:val="ReqtifyAltQ"/>
        <w:rPr>
          <w:ins w:author="常鸣" w:date="2014-07-03T14:27:00Z" w:id="4687"/>
        </w:rPr>
      </w:pPr>
      <w:del w:author="常鸣" w:date="2014-07-03T14:27:00Z" w:id="4688">
        <w:r w:rsidRPr="008A1414" w:rsidDel="009328EA">
          <w:delText>#S</w:delText>
        </w:r>
      </w:del>
      <w:ins w:author="常鸣" w:date="2014-07-03T14:27:00Z" w:id="4689">
        <w:r w:rsidR="009328EA">
          <w:t>#Allocation=ATP Software</w:t>
        </w:r>
      </w:ins>
    </w:p>
    <w:p w:rsidRPr="008A1414" w:rsidR="00C72FC5" w:rsidP="00C72FC5" w:rsidRDefault="009328EA">
      <w:pPr>
        <w:pStyle w:val="ReqtifyAltQ"/>
      </w:pPr>
      <w:ins w:author="常鸣" w:date="2014-07-03T14:27:00Z" w:id="4690">
        <w:r>
          <w:t>#S</w:t>
        </w:r>
      </w:ins>
      <w:r w:rsidRPr="008A1414" w:rsidR="00C72FC5">
        <w:t>ource=</w:t>
      </w:r>
      <w:ins w:author="常鸣" w:date="2014-07-02T15:37:00Z" w:id="4691">
        <w:r w:rsidRPr="006D3036" w:rsidR="006D3036">
          <w:t>[iTC_CC-SyAD-</w:t>
        </w:r>
        <w:r w:rsidRPr="006D3036" w:rsidR="006D3036">
          <w:rPr>
            <w:rFonts w:hint="eastAsia"/>
          </w:rPr>
          <w:t>0148]</w:t>
        </w:r>
      </w:ins>
    </w:p>
    <w:p w:rsidR="00C72FC5" w:rsidP="00C72FC5" w:rsidRDefault="00C72FC5">
      <w:pPr>
        <w:pStyle w:val="ReqtifyAltQ"/>
      </w:pPr>
      <w:r w:rsidRPr="008A1414">
        <w:t>[End]</w:t>
      </w:r>
    </w:p>
    <w:p w:rsidRPr="00BE2649" w:rsidR="00C72FC5" w:rsidP="00C93484" w:rsidRDefault="00C72FC5">
      <w:pPr>
        <w:pStyle w:val="Reqtify"/>
      </w:pPr>
    </w:p>
    <w:p w:rsidR="00C72FC5" w:rsidP="00C93484" w:rsidRDefault="00C72FC5">
      <w:pPr>
        <w:pStyle w:val="Reqtify"/>
      </w:pPr>
    </w:p>
    <w:p w:rsidR="00C72FC5" w:rsidP="00C72FC5" w:rsidRDefault="00C72FC5">
      <w:pPr>
        <w:pStyle w:val="ReqtifyAltR"/>
      </w:pPr>
      <w:r>
        <w:t>[iTC_CC_ATP-SwRS-0</w:t>
      </w:r>
      <w:r w:rsidR="002344C8">
        <w:rPr>
          <w:rFonts w:hint="eastAsia"/>
        </w:rPr>
        <w:t>798</w:t>
      </w:r>
      <w:r>
        <w:t>]</w:t>
      </w:r>
    </w:p>
    <w:p w:rsidR="00C72FC5" w:rsidP="00C93484" w:rsidRDefault="00C72FC5">
      <w:pPr>
        <w:pStyle w:val="Reqtify"/>
      </w:pPr>
      <w:bookmarkStart w:name="MinimumSScompensatedMotion" w:id="4692"/>
      <w:r w:rsidRPr="00C72FC5">
        <w:rPr>
          <w:rStyle w:val="aff2"/>
          <w:rFonts w:hint="eastAsia"/>
        </w:rPr>
        <w:t>MinimumSScompensatedMotion</w:t>
      </w:r>
      <w:bookmarkEnd w:id="4692"/>
      <w:r>
        <w:rPr>
          <w:rFonts w:hint="eastAsia"/>
        </w:rPr>
        <w:t>，经过打滑空转补偿后的最小位移</w:t>
      </w:r>
    </w:p>
    <w:p w:rsidR="00C72FC5" w:rsidP="00C72FC5" w:rsidRDefault="00C72FC5">
      <w:pPr>
        <w:pStyle w:val="af7"/>
      </w:pPr>
      <w:r>
        <w:rPr>
          <w:rFonts w:hint="eastAsia"/>
        </w:rPr>
        <w:t xml:space="preserve">def </w:t>
      </w:r>
      <w:hyperlink w:history="1" w:anchor="MinimumSScompensatedMotion">
        <w:r w:rsidRPr="00A02C85">
          <w:rPr>
            <w:rStyle w:val="ac"/>
            <w:rFonts w:hint="eastAsia"/>
          </w:rPr>
          <w:t>MinimumSScompensatedMotion</w:t>
        </w:r>
      </w:hyperlink>
      <w:r>
        <w:rPr>
          <w:rFonts w:hint="eastAsia"/>
        </w:rPr>
        <w:t>(k):</w:t>
      </w:r>
    </w:p>
    <w:p w:rsidR="00C72FC5" w:rsidP="00C72FC5" w:rsidRDefault="00C72FC5">
      <w:pPr>
        <w:pStyle w:val="af7"/>
      </w:pPr>
      <w:r>
        <w:rPr>
          <w:rFonts w:hint="eastAsia"/>
        </w:rPr>
        <w:t xml:space="preserve">    if </w:t>
      </w:r>
      <w:hyperlink w:history="1" w:anchor="ValidSlipSlideModelling">
        <w:r w:rsidRPr="00FA6F9C">
          <w:rPr>
            <w:rStyle w:val="ac"/>
            <w:rFonts w:hint="eastAsia"/>
          </w:rPr>
          <w:t>ValidSlipSlideModelling</w:t>
        </w:r>
      </w:hyperlink>
      <w:r>
        <w:rPr>
          <w:rFonts w:hint="eastAsia"/>
        </w:rPr>
        <w:t>(k):</w:t>
      </w:r>
    </w:p>
    <w:p w:rsidR="00C72FC5" w:rsidP="00C72FC5" w:rsidRDefault="00C72FC5">
      <w:pPr>
        <w:pStyle w:val="af7"/>
      </w:pPr>
      <w:r>
        <w:rPr>
          <w:rFonts w:hint="eastAsia"/>
        </w:rPr>
        <w:t xml:space="preserve">        return (sign(</w:t>
      </w:r>
      <w:hyperlink w:history="1" w:anchor="OverestimatedMotionMin">
        <w:r w:rsidRPr="00A02C85" w:rsidR="00A02C85">
          <w:rPr>
            <w:rStyle w:val="ac"/>
          </w:rPr>
          <w:t>OverestimatedMotion</w:t>
        </w:r>
        <w:r w:rsidRPr="00A02C85" w:rsidR="00A02C85">
          <w:rPr>
            <w:rStyle w:val="ac"/>
            <w:rFonts w:hint="eastAsia"/>
          </w:rPr>
          <w:t>Min</w:t>
        </w:r>
      </w:hyperlink>
      <w:r>
        <w:rPr>
          <w:rFonts w:hint="eastAsia"/>
        </w:rPr>
        <w:t>(k))</w:t>
      </w:r>
    </w:p>
    <w:p w:rsidR="00A02C85" w:rsidP="00C72FC5" w:rsidRDefault="00C72FC5">
      <w:pPr>
        <w:pStyle w:val="af7"/>
      </w:pPr>
      <w:r>
        <w:rPr>
          <w:rFonts w:hint="eastAsia"/>
        </w:rPr>
        <w:t xml:space="preserve">                 * </w:t>
      </w:r>
      <w:r w:rsidR="00A02C85">
        <w:rPr>
          <w:rFonts w:hint="eastAsia"/>
        </w:rPr>
        <w:t>min</w:t>
      </w:r>
      <w:r>
        <w:rPr>
          <w:rFonts w:hint="eastAsia"/>
        </w:rPr>
        <w:t>(abs(</w:t>
      </w:r>
      <w:hyperlink w:history="1" w:anchor="OverestimatedMotionMin">
        <w:r w:rsidRPr="00A02C85" w:rsidR="00A02C85">
          <w:rPr>
            <w:rStyle w:val="ac"/>
          </w:rPr>
          <w:t>OverestimatedMotion</w:t>
        </w:r>
        <w:r w:rsidRPr="00A02C85" w:rsidR="00A02C85">
          <w:rPr>
            <w:rStyle w:val="ac"/>
            <w:rFonts w:hint="eastAsia"/>
          </w:rPr>
          <w:t>Min</w:t>
        </w:r>
      </w:hyperlink>
      <w:r>
        <w:rPr>
          <w:rFonts w:hint="eastAsia"/>
        </w:rPr>
        <w:t>(k)), abs(</w:t>
      </w:r>
      <w:hyperlink w:history="1" w:anchor="UnderestimatedMotionMin">
        <w:r w:rsidRPr="00A02C85" w:rsidR="00A02C85">
          <w:rPr>
            <w:rStyle w:val="ac"/>
            <w:rFonts w:hint="eastAsia"/>
          </w:rPr>
          <w:t>Under</w:t>
        </w:r>
        <w:r w:rsidRPr="00A02C85" w:rsidR="00A02C85">
          <w:rPr>
            <w:rStyle w:val="ac"/>
          </w:rPr>
          <w:t>estimatedMotion</w:t>
        </w:r>
        <w:r w:rsidRPr="00A02C85" w:rsidR="00A02C85">
          <w:rPr>
            <w:rStyle w:val="ac"/>
            <w:rFonts w:hint="eastAsia"/>
          </w:rPr>
          <w:t>Min</w:t>
        </w:r>
      </w:hyperlink>
      <w:r>
        <w:rPr>
          <w:rFonts w:hint="eastAsia"/>
        </w:rPr>
        <w:t>(k)))</w:t>
      </w:r>
    </w:p>
    <w:p w:rsidR="00A02C85" w:rsidP="00C72FC5" w:rsidRDefault="00A02C85">
      <w:pPr>
        <w:pStyle w:val="af7"/>
      </w:pPr>
      <w:r>
        <w:rPr>
          <w:rFonts w:hint="eastAsia"/>
        </w:rPr>
        <w:t xml:space="preserve">    else:</w:t>
      </w:r>
    </w:p>
    <w:p w:rsidR="00C72FC5" w:rsidP="00C72FC5" w:rsidRDefault="00A02C85">
      <w:pPr>
        <w:pStyle w:val="af7"/>
      </w:pPr>
      <w:r>
        <w:rPr>
          <w:rFonts w:hint="eastAsia"/>
        </w:rPr>
        <w:t xml:space="preserve">        return </w:t>
      </w:r>
      <w:hyperlink w:history="1" w:anchor="WheelMinimumMovement">
        <w:r w:rsidRPr="00A02C85">
          <w:rPr>
            <w:rStyle w:val="ac"/>
          </w:rPr>
          <w:t>WheelM</w:t>
        </w:r>
        <w:r w:rsidRPr="00A02C85">
          <w:rPr>
            <w:rStyle w:val="ac"/>
            <w:rFonts w:hint="eastAsia"/>
          </w:rPr>
          <w:t>in</w:t>
        </w:r>
        <w:r w:rsidRPr="00A02C85">
          <w:rPr>
            <w:rStyle w:val="ac"/>
          </w:rPr>
          <w:t>imumMovement</w:t>
        </w:r>
      </w:hyperlink>
      <w:r>
        <w:rPr>
          <w:rFonts w:hint="eastAsia"/>
        </w:rPr>
        <w:t>(k)</w:t>
      </w:r>
    </w:p>
    <w:p w:rsidRPr="008A1414" w:rsidR="00C72FC5" w:rsidP="00C72FC5" w:rsidRDefault="00C72FC5">
      <w:pPr>
        <w:pStyle w:val="ReqtifyAltQ"/>
      </w:pPr>
      <w:r w:rsidRPr="008A1414">
        <w:t>#Category=Functional</w:t>
      </w:r>
    </w:p>
    <w:p w:rsidRPr="008A1414" w:rsidR="00C72FC5" w:rsidP="00C72FC5" w:rsidRDefault="00C72FC5">
      <w:pPr>
        <w:pStyle w:val="ReqtifyAltQ"/>
      </w:pPr>
      <w:r w:rsidRPr="008A1414">
        <w:t>#Contribution</w:t>
      </w:r>
      <w:r>
        <w:t>=SIL4</w:t>
      </w:r>
    </w:p>
    <w:p w:rsidR="009328EA" w:rsidP="00C72FC5" w:rsidRDefault="00C72FC5">
      <w:pPr>
        <w:pStyle w:val="ReqtifyAltQ"/>
        <w:rPr>
          <w:ins w:author="常鸣" w:date="2014-07-03T14:27:00Z" w:id="4693"/>
        </w:rPr>
      </w:pPr>
      <w:del w:author="常鸣" w:date="2014-07-03T14:27:00Z" w:id="4694">
        <w:r w:rsidRPr="008A1414" w:rsidDel="009328EA">
          <w:delText>#S</w:delText>
        </w:r>
      </w:del>
      <w:ins w:author="常鸣" w:date="2014-07-03T14:27:00Z" w:id="4695">
        <w:r w:rsidR="009328EA">
          <w:t>#Allocation=ATP Software</w:t>
        </w:r>
      </w:ins>
    </w:p>
    <w:p w:rsidRPr="008A1414" w:rsidR="00C72FC5" w:rsidP="00C72FC5" w:rsidRDefault="009328EA">
      <w:pPr>
        <w:pStyle w:val="ReqtifyAltQ"/>
      </w:pPr>
      <w:ins w:author="常鸣" w:date="2014-07-03T14:27:00Z" w:id="4696">
        <w:r>
          <w:t>#S</w:t>
        </w:r>
      </w:ins>
      <w:r w:rsidRPr="008A1414" w:rsidR="00C72FC5">
        <w:t>ource=</w:t>
      </w:r>
      <w:ins w:author="常鸣" w:date="2014-07-02T15:37:00Z" w:id="4697">
        <w:r w:rsidRPr="006D3036" w:rsidR="006D3036">
          <w:t>[iTC_CC-SyAD-</w:t>
        </w:r>
        <w:r w:rsidRPr="006D3036" w:rsidR="006D3036">
          <w:rPr>
            <w:rFonts w:hint="eastAsia"/>
          </w:rPr>
          <w:t>0148]</w:t>
        </w:r>
      </w:ins>
    </w:p>
    <w:p w:rsidR="00C72FC5" w:rsidP="00C72FC5" w:rsidRDefault="00C72FC5">
      <w:pPr>
        <w:pStyle w:val="ReqtifyAltQ"/>
      </w:pPr>
      <w:r w:rsidRPr="008A1414">
        <w:t>[End]</w:t>
      </w:r>
    </w:p>
    <w:p w:rsidR="00E91577" w:rsidP="00C93484" w:rsidRDefault="00E91577">
      <w:pPr>
        <w:pStyle w:val="Reqtify"/>
      </w:pPr>
    </w:p>
    <w:p w:rsidR="00E91577" w:rsidP="00C93484" w:rsidRDefault="00E91577">
      <w:pPr>
        <w:pStyle w:val="Reqtify"/>
      </w:pPr>
    </w:p>
    <w:p w:rsidRPr="00A61D30" w:rsidR="00491655" w:rsidP="00934391" w:rsidRDefault="00491655">
      <w:pPr>
        <w:pStyle w:val="3"/>
      </w:pPr>
      <w:r w:rsidRPr="00A61D30">
        <w:rPr>
          <w:rFonts w:hint="eastAsia"/>
        </w:rPr>
        <w:lastRenderedPageBreak/>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071"/>
        <w:gridCol w:w="1487"/>
        <w:gridCol w:w="1488"/>
        <w:gridCol w:w="2240"/>
      </w:tblGrid>
      <w:tr w:rsidRPr="00785CC7" w:rsidR="00491655" w:rsidTr="00C72FC5">
        <w:tc>
          <w:tcPr>
            <w:tcW w:w="2214" w:type="pct"/>
            <w:tcBorders>
              <w:top w:val="single" w:color="000000" w:sz="12" w:space="0"/>
              <w:bottom w:val="single" w:color="000000" w:sz="4" w:space="0"/>
            </w:tcBorders>
            <w:shd w:val="clear" w:color="auto" w:fill="E0E0E0"/>
          </w:tcPr>
          <w:p w:rsidR="00491655" w:rsidP="00FA0FBB" w:rsidRDefault="00491655">
            <w:pPr>
              <w:pStyle w:val="af6"/>
            </w:pPr>
            <w:r w:rsidRPr="00B1730D">
              <w:t>Name</w:t>
            </w:r>
          </w:p>
        </w:tc>
        <w:tc>
          <w:tcPr>
            <w:tcW w:w="822" w:type="pct"/>
            <w:tcBorders>
              <w:top w:val="single" w:color="000000" w:sz="12" w:space="0"/>
              <w:bottom w:val="single" w:color="000000" w:sz="4" w:space="0"/>
            </w:tcBorders>
            <w:shd w:val="clear" w:color="auto" w:fill="E0E0E0"/>
          </w:tcPr>
          <w:p w:rsidR="00491655" w:rsidP="00FA0FBB" w:rsidRDefault="00491655">
            <w:pPr>
              <w:pStyle w:val="af6"/>
            </w:pPr>
            <w:r>
              <w:rPr>
                <w:rFonts w:hint="eastAsia"/>
              </w:rPr>
              <w:t>Safety Critical</w:t>
            </w:r>
          </w:p>
        </w:tc>
        <w:tc>
          <w:tcPr>
            <w:tcW w:w="823" w:type="pct"/>
            <w:tcBorders>
              <w:top w:val="single" w:color="000000" w:sz="12" w:space="0"/>
              <w:bottom w:val="single" w:color="000000" w:sz="4" w:space="0"/>
            </w:tcBorders>
            <w:shd w:val="clear" w:color="auto" w:fill="E0E0E0"/>
          </w:tcPr>
          <w:p w:rsidR="00491655" w:rsidP="00FA0FBB" w:rsidRDefault="00491655">
            <w:pPr>
              <w:pStyle w:val="af6"/>
            </w:pPr>
            <w:r w:rsidRPr="00B1730D">
              <w:t>Observable</w:t>
            </w:r>
          </w:p>
        </w:tc>
        <w:tc>
          <w:tcPr>
            <w:tcW w:w="1142" w:type="pct"/>
            <w:tcBorders>
              <w:top w:val="single" w:color="000000" w:sz="12" w:space="0"/>
              <w:bottom w:val="single" w:color="000000" w:sz="4" w:space="0"/>
            </w:tcBorders>
            <w:shd w:val="clear" w:color="auto" w:fill="E0E0E0"/>
          </w:tcPr>
          <w:p w:rsidR="00491655" w:rsidP="00FA0FBB" w:rsidRDefault="00491655">
            <w:pPr>
              <w:pStyle w:val="af6"/>
            </w:pPr>
            <w:r w:rsidRPr="00B1730D">
              <w:t>Logical Type</w:t>
            </w:r>
          </w:p>
        </w:tc>
      </w:tr>
      <w:tr w:rsidR="00C72FC5" w:rsidTr="00C72FC5">
        <w:tc>
          <w:tcPr>
            <w:tcW w:w="2214" w:type="pct"/>
            <w:shd w:val="clear" w:color="auto" w:fill="auto"/>
          </w:tcPr>
          <w:p w:rsidR="00C72FC5" w:rsidP="00591D6B" w:rsidRDefault="00532AED">
            <w:pPr>
              <w:pStyle w:val="AltB0"/>
            </w:pPr>
            <w:hyperlink w:history="1" w:anchor="MaximumSScompensatedMotion">
              <w:r w:rsidRPr="00C72FC5" w:rsidR="00A02C85">
                <w:rPr>
                  <w:rStyle w:val="ac"/>
                  <w:rFonts w:hint="eastAsia"/>
                </w:rPr>
                <w:t>MaximumSScompensatedMotion</w:t>
              </w:r>
            </w:hyperlink>
          </w:p>
        </w:tc>
        <w:tc>
          <w:tcPr>
            <w:tcW w:w="822" w:type="pct"/>
          </w:tcPr>
          <w:p w:rsidR="00C72FC5" w:rsidP="00591D6B" w:rsidRDefault="00A02C85">
            <w:pPr>
              <w:pStyle w:val="AltB0"/>
            </w:pPr>
            <w:r>
              <w:rPr>
                <w:rFonts w:hint="eastAsia"/>
              </w:rPr>
              <w:t>√</w:t>
            </w:r>
          </w:p>
        </w:tc>
        <w:tc>
          <w:tcPr>
            <w:tcW w:w="823" w:type="pct"/>
            <w:shd w:val="clear" w:color="auto" w:fill="auto"/>
          </w:tcPr>
          <w:p w:rsidR="00C72FC5" w:rsidP="00591D6B" w:rsidRDefault="00A02C85">
            <w:pPr>
              <w:pStyle w:val="AltB0"/>
            </w:pPr>
            <w:r>
              <w:rPr>
                <w:rFonts w:hint="eastAsia"/>
              </w:rPr>
              <w:t>√</w:t>
            </w:r>
          </w:p>
        </w:tc>
        <w:tc>
          <w:tcPr>
            <w:tcW w:w="1142" w:type="pct"/>
            <w:shd w:val="clear" w:color="auto" w:fill="auto"/>
          </w:tcPr>
          <w:p w:rsidRPr="00730F4F" w:rsidR="00C72FC5" w:rsidP="00591D6B" w:rsidRDefault="00A02C85">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C72FC5" w:rsidTr="00C72FC5">
        <w:tc>
          <w:tcPr>
            <w:tcW w:w="2214" w:type="pct"/>
            <w:shd w:val="clear" w:color="auto" w:fill="auto"/>
          </w:tcPr>
          <w:p w:rsidR="00C72FC5" w:rsidP="00591D6B" w:rsidRDefault="00532AED">
            <w:pPr>
              <w:pStyle w:val="AltB0"/>
            </w:pPr>
            <w:hyperlink w:history="1" w:anchor="MinimumSScompensatedMotion">
              <w:r w:rsidRPr="00A02C85" w:rsidR="00A02C85">
                <w:rPr>
                  <w:rStyle w:val="ac"/>
                  <w:rFonts w:hint="eastAsia"/>
                </w:rPr>
                <w:t>MinimumSScompensatedMotion</w:t>
              </w:r>
            </w:hyperlink>
          </w:p>
        </w:tc>
        <w:tc>
          <w:tcPr>
            <w:tcW w:w="822" w:type="pct"/>
          </w:tcPr>
          <w:p w:rsidR="00C72FC5" w:rsidP="00591D6B" w:rsidRDefault="00A02C85">
            <w:pPr>
              <w:pStyle w:val="AltB0"/>
            </w:pPr>
            <w:r>
              <w:rPr>
                <w:rFonts w:hint="eastAsia"/>
              </w:rPr>
              <w:t>√</w:t>
            </w:r>
          </w:p>
        </w:tc>
        <w:tc>
          <w:tcPr>
            <w:tcW w:w="823" w:type="pct"/>
            <w:shd w:val="clear" w:color="auto" w:fill="auto"/>
          </w:tcPr>
          <w:p w:rsidR="00C72FC5" w:rsidP="00591D6B" w:rsidRDefault="00A02C85">
            <w:pPr>
              <w:pStyle w:val="AltB0"/>
            </w:pPr>
            <w:r>
              <w:rPr>
                <w:rFonts w:hint="eastAsia"/>
              </w:rPr>
              <w:t>√</w:t>
            </w:r>
          </w:p>
        </w:tc>
        <w:tc>
          <w:tcPr>
            <w:tcW w:w="1142" w:type="pct"/>
            <w:shd w:val="clear" w:color="auto" w:fill="auto"/>
          </w:tcPr>
          <w:p w:rsidRPr="00730F4F" w:rsidR="00C72FC5" w:rsidP="00591D6B" w:rsidRDefault="00A02C85">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730F4F" w:rsidTr="00C72FC5">
        <w:tc>
          <w:tcPr>
            <w:tcW w:w="2214" w:type="pct"/>
            <w:shd w:val="clear" w:color="auto" w:fill="auto"/>
          </w:tcPr>
          <w:p w:rsidRPr="00730F4F" w:rsidR="00730F4F" w:rsidP="00591D6B" w:rsidRDefault="00532AED">
            <w:pPr>
              <w:pStyle w:val="AltB0"/>
            </w:pPr>
            <w:hyperlink w:history="1" w:anchor="MotionOverEstimationState">
              <w:r w:rsidRPr="00730F4F" w:rsidR="00730F4F">
                <w:rPr>
                  <w:rStyle w:val="ac"/>
                </w:rPr>
                <w:t>MotionOverEstimationState</w:t>
              </w:r>
            </w:hyperlink>
          </w:p>
        </w:tc>
        <w:tc>
          <w:tcPr>
            <w:tcW w:w="822" w:type="pct"/>
          </w:tcPr>
          <w:p w:rsidRPr="00730F4F" w:rsidR="00730F4F" w:rsidP="00591D6B" w:rsidRDefault="00730F4F">
            <w:pPr>
              <w:pStyle w:val="AltB0"/>
            </w:pPr>
            <w:r>
              <w:rPr>
                <w:rFonts w:hint="eastAsia"/>
              </w:rPr>
              <w:t>√</w:t>
            </w:r>
          </w:p>
        </w:tc>
        <w:tc>
          <w:tcPr>
            <w:tcW w:w="823" w:type="pct"/>
            <w:shd w:val="clear" w:color="auto" w:fill="auto"/>
          </w:tcPr>
          <w:p w:rsidRPr="00730F4F" w:rsidR="00730F4F" w:rsidP="00591D6B" w:rsidRDefault="00730F4F">
            <w:pPr>
              <w:pStyle w:val="AltB0"/>
            </w:pPr>
            <w:r>
              <w:rPr>
                <w:rFonts w:hint="eastAsia"/>
              </w:rPr>
              <w:t>√</w:t>
            </w:r>
          </w:p>
        </w:tc>
        <w:tc>
          <w:tcPr>
            <w:tcW w:w="1142" w:type="pct"/>
            <w:shd w:val="clear" w:color="auto" w:fill="auto"/>
          </w:tcPr>
          <w:p w:rsidRPr="00730F4F" w:rsidR="00730F4F" w:rsidP="00591D6B" w:rsidRDefault="00730F4F">
            <w:pPr>
              <w:pStyle w:val="AltB0"/>
            </w:pPr>
            <w:r w:rsidRPr="00730F4F">
              <w:fldChar w:fldCharType="begin"/>
            </w:r>
            <w:r w:rsidRPr="00730F4F">
              <w:instrText xml:space="preserve"> REF ENUM_SLIDING_STATE \h </w:instrText>
            </w:r>
            <w:r w:rsidRPr="00730F4F">
              <w:fldChar w:fldCharType="separate"/>
            </w:r>
            <w:r w:rsidRPr="00190111" w:rsidR="00DE178B">
              <w:rPr>
                <w:rStyle w:val="DATATYPE"/>
              </w:rPr>
              <w:t>ENUM_</w:t>
            </w:r>
            <w:r w:rsidRPr="00190111" w:rsidR="00DE178B">
              <w:rPr>
                <w:rStyle w:val="DATATYPE"/>
                <w:rFonts w:hint="eastAsia"/>
              </w:rPr>
              <w:t>SLIDING</w:t>
            </w:r>
            <w:r w:rsidRPr="00190111" w:rsidR="00DE178B">
              <w:rPr>
                <w:rStyle w:val="DATATYPE"/>
              </w:rPr>
              <w:t>_</w:t>
            </w:r>
            <w:r w:rsidRPr="00190111" w:rsidR="00DE178B">
              <w:rPr>
                <w:rStyle w:val="DATATYPE"/>
                <w:rFonts w:hint="eastAsia"/>
              </w:rPr>
              <w:t>STATE</w:t>
            </w:r>
            <w:r w:rsidRPr="00730F4F">
              <w:fldChar w:fldCharType="end"/>
            </w:r>
          </w:p>
        </w:tc>
      </w:tr>
      <w:tr w:rsidR="006E2BD8" w:rsidTr="00C72FC5">
        <w:tc>
          <w:tcPr>
            <w:tcW w:w="2214" w:type="pct"/>
            <w:shd w:val="clear" w:color="auto" w:fill="auto"/>
          </w:tcPr>
          <w:p w:rsidRPr="00730F4F" w:rsidR="006E2BD8" w:rsidP="00591D6B" w:rsidRDefault="00532AED">
            <w:pPr>
              <w:pStyle w:val="AltB0"/>
            </w:pPr>
            <w:hyperlink w:history="1" w:anchor="SlipSlideDetected">
              <w:r w:rsidRPr="00730F4F" w:rsidR="006E2BD8">
                <w:rPr>
                  <w:rStyle w:val="ac"/>
                </w:rPr>
                <w:t>SlipSlideDetected</w:t>
              </w:r>
            </w:hyperlink>
          </w:p>
        </w:tc>
        <w:tc>
          <w:tcPr>
            <w:tcW w:w="822" w:type="pct"/>
          </w:tcPr>
          <w:p w:rsidRPr="00730F4F" w:rsidR="006E2BD8" w:rsidP="00591D6B" w:rsidRDefault="006E2BD8">
            <w:pPr>
              <w:pStyle w:val="AltB0"/>
            </w:pPr>
            <w:r>
              <w:rPr>
                <w:rFonts w:hint="eastAsia"/>
              </w:rPr>
              <w:t>√</w:t>
            </w:r>
          </w:p>
        </w:tc>
        <w:tc>
          <w:tcPr>
            <w:tcW w:w="823" w:type="pct"/>
            <w:shd w:val="clear" w:color="auto" w:fill="auto"/>
          </w:tcPr>
          <w:p w:rsidRPr="00730F4F" w:rsidR="006E2BD8" w:rsidP="00591D6B" w:rsidRDefault="006E2BD8">
            <w:pPr>
              <w:pStyle w:val="AltB0"/>
            </w:pPr>
            <w:r>
              <w:rPr>
                <w:rFonts w:hint="eastAsia"/>
              </w:rPr>
              <w:t>√</w:t>
            </w:r>
          </w:p>
        </w:tc>
        <w:tc>
          <w:tcPr>
            <w:tcW w:w="1142" w:type="pct"/>
            <w:shd w:val="clear" w:color="auto" w:fill="auto"/>
          </w:tcPr>
          <w:p w:rsidRPr="00730F4F" w:rsidR="006E2BD8"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E2BD8" w:rsidTr="00C72FC5">
        <w:tc>
          <w:tcPr>
            <w:tcW w:w="2214" w:type="pct"/>
            <w:shd w:val="clear" w:color="auto" w:fill="auto"/>
          </w:tcPr>
          <w:p w:rsidRPr="00730F4F" w:rsidR="006E2BD8" w:rsidP="00591D6B" w:rsidRDefault="00532AED">
            <w:pPr>
              <w:pStyle w:val="AltB0"/>
            </w:pPr>
            <w:hyperlink w:history="1" w:anchor="ValidSlipSlideModelling">
              <w:r w:rsidRPr="00FA6F9C" w:rsidR="00264DFC">
                <w:rPr>
                  <w:rStyle w:val="ac"/>
                  <w:rFonts w:hint="eastAsia"/>
                </w:rPr>
                <w:t>ValidSlipSlideModelling</w:t>
              </w:r>
            </w:hyperlink>
          </w:p>
        </w:tc>
        <w:tc>
          <w:tcPr>
            <w:tcW w:w="822" w:type="pct"/>
          </w:tcPr>
          <w:p w:rsidRPr="00730F4F" w:rsidR="006E2BD8" w:rsidP="00591D6B" w:rsidRDefault="006E2BD8">
            <w:pPr>
              <w:pStyle w:val="AltB0"/>
            </w:pPr>
            <w:r>
              <w:rPr>
                <w:rFonts w:hint="eastAsia"/>
              </w:rPr>
              <w:t>√</w:t>
            </w:r>
          </w:p>
        </w:tc>
        <w:tc>
          <w:tcPr>
            <w:tcW w:w="823" w:type="pct"/>
            <w:shd w:val="clear" w:color="auto" w:fill="auto"/>
          </w:tcPr>
          <w:p w:rsidRPr="00730F4F" w:rsidR="006E2BD8" w:rsidP="00591D6B" w:rsidRDefault="006E2BD8">
            <w:pPr>
              <w:pStyle w:val="AltB0"/>
            </w:pPr>
            <w:r>
              <w:rPr>
                <w:rFonts w:hint="eastAsia"/>
              </w:rPr>
              <w:t>√</w:t>
            </w:r>
          </w:p>
        </w:tc>
        <w:tc>
          <w:tcPr>
            <w:tcW w:w="1142" w:type="pct"/>
            <w:shd w:val="clear" w:color="auto" w:fill="auto"/>
          </w:tcPr>
          <w:p w:rsidRPr="00730F4F" w:rsidR="006E2BD8"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7106B6" w:rsidP="00C93484" w:rsidRDefault="007106B6">
      <w:pPr>
        <w:pStyle w:val="Reqtify"/>
      </w:pPr>
    </w:p>
    <w:p w:rsidR="000A0A97" w:rsidP="00F23398" w:rsidRDefault="000A0A97">
      <w:pPr>
        <w:pStyle w:val="2"/>
        <w:ind w:left="756" w:hanging="756"/>
      </w:pPr>
      <w:bookmarkStart w:name="_Ref379959783" w:id="4698"/>
      <w:bookmarkStart w:name="_Toc392229937" w:id="4699"/>
      <w:bookmarkStart w:name="_Ref345055695" w:id="4700"/>
      <w:bookmarkStart w:name="_Toc348357046" w:id="4701"/>
      <w:bookmarkStart w:name="_Toc349030459" w:id="4702"/>
      <w:bookmarkStart w:name="_Toc347566592" w:id="4703"/>
      <w:bookmarkStart w:name="_Toc345689257" w:id="4704"/>
      <w:bookmarkStart w:name="_Toc376182958" w:id="4705"/>
      <w:r>
        <w:rPr>
          <w:rFonts w:hint="eastAsia"/>
        </w:rPr>
        <w:t>F25-Calculate Radar Speed</w:t>
      </w:r>
      <w:bookmarkEnd w:id="4698"/>
      <w:bookmarkEnd w:id="4699"/>
    </w:p>
    <w:p w:rsidR="000A0A97" w:rsidP="000A0A97" w:rsidRDefault="000A0A97">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936"/>
        <w:gridCol w:w="1140"/>
        <w:gridCol w:w="4210"/>
      </w:tblGrid>
      <w:tr w:rsidRPr="00785CC7" w:rsidR="000A0A97" w:rsidTr="000A0A97">
        <w:tc>
          <w:tcPr>
            <w:tcW w:w="2119" w:type="pct"/>
            <w:tcBorders>
              <w:top w:val="single" w:color="000000" w:sz="12" w:space="0"/>
              <w:bottom w:val="single" w:color="000000" w:sz="4" w:space="0"/>
            </w:tcBorders>
            <w:shd w:val="clear" w:color="auto" w:fill="E0E0E0"/>
          </w:tcPr>
          <w:p w:rsidR="000A0A97" w:rsidP="00FA0FBB" w:rsidRDefault="000A0A97">
            <w:pPr>
              <w:pStyle w:val="af6"/>
            </w:pPr>
            <w:r w:rsidRPr="00B1730D">
              <w:t>Name</w:t>
            </w:r>
          </w:p>
        </w:tc>
        <w:tc>
          <w:tcPr>
            <w:tcW w:w="614" w:type="pct"/>
            <w:tcBorders>
              <w:top w:val="single" w:color="000000" w:sz="12" w:space="0"/>
              <w:bottom w:val="single" w:color="000000" w:sz="4" w:space="0"/>
            </w:tcBorders>
            <w:shd w:val="clear" w:color="auto" w:fill="E0E0E0"/>
          </w:tcPr>
          <w:p w:rsidR="000A0A97" w:rsidP="00FA0FBB" w:rsidRDefault="000A0A97">
            <w:pPr>
              <w:pStyle w:val="af6"/>
            </w:pPr>
            <w:r w:rsidRPr="00B1730D">
              <w:t>Nature</w:t>
            </w:r>
          </w:p>
        </w:tc>
        <w:tc>
          <w:tcPr>
            <w:tcW w:w="2267" w:type="pct"/>
            <w:tcBorders>
              <w:top w:val="single" w:color="000000" w:sz="12" w:space="0"/>
              <w:bottom w:val="single" w:color="000000" w:sz="4" w:space="0"/>
            </w:tcBorders>
            <w:shd w:val="clear" w:color="auto" w:fill="E0E0E0"/>
          </w:tcPr>
          <w:p w:rsidR="000A0A97" w:rsidP="00FA0FBB" w:rsidRDefault="000A0A97">
            <w:pPr>
              <w:pStyle w:val="af6"/>
            </w:pPr>
            <w:r w:rsidRPr="00B1730D">
              <w:t>Provided by</w:t>
            </w:r>
          </w:p>
        </w:tc>
      </w:tr>
      <w:tr w:rsidR="00B74DB2" w:rsidTr="000A0A97">
        <w:tc>
          <w:tcPr>
            <w:tcW w:w="2119" w:type="pct"/>
            <w:shd w:val="clear" w:color="auto" w:fill="auto"/>
          </w:tcPr>
          <w:p w:rsidRPr="00B74DB2" w:rsidR="00B74DB2" w:rsidP="00591D6B" w:rsidRDefault="00532AED">
            <w:pPr>
              <w:pStyle w:val="AltB0"/>
            </w:pPr>
            <w:hyperlink w:history="1" w:anchor="ATPsetting">
              <w:r w:rsidRPr="00B74DB2" w:rsidR="00B74DB2">
                <w:rPr>
                  <w:rStyle w:val="ac"/>
                  <w:rFonts w:hint="eastAsia"/>
                </w:rPr>
                <w:t>ATPsetting</w:t>
              </w:r>
            </w:hyperlink>
          </w:p>
        </w:tc>
        <w:tc>
          <w:tcPr>
            <w:tcW w:w="614" w:type="pct"/>
            <w:shd w:val="clear" w:color="auto" w:fill="auto"/>
          </w:tcPr>
          <w:p w:rsidRPr="00B74DB2" w:rsidR="00B74DB2" w:rsidP="00591D6B" w:rsidRDefault="00B74DB2">
            <w:pPr>
              <w:pStyle w:val="AltB0"/>
            </w:pPr>
            <w:r w:rsidRPr="00B74DB2">
              <w:rPr>
                <w:rFonts w:hint="eastAsia"/>
              </w:rPr>
              <w:t>Internal</w:t>
            </w:r>
          </w:p>
        </w:tc>
        <w:tc>
          <w:tcPr>
            <w:tcW w:w="2267" w:type="pct"/>
            <w:shd w:val="clear" w:color="auto" w:fill="auto"/>
          </w:tcPr>
          <w:p w:rsidRPr="00B74DB2" w:rsidR="00B74DB2" w:rsidP="00591D6B" w:rsidRDefault="00B74DB2">
            <w:pPr>
              <w:pStyle w:val="AltB0"/>
            </w:pPr>
            <w:r w:rsidRPr="00B74DB2">
              <w:fldChar w:fldCharType="begin"/>
            </w:r>
            <w:r w:rsidRPr="00B74DB2">
              <w:instrText xml:space="preserve"> REF _Ref345055549 \h </w:instrText>
            </w:r>
            <w:r w:rsidRPr="00B74DB2">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rsidRPr="00B74DB2">
              <w:fldChar w:fldCharType="end"/>
            </w:r>
          </w:p>
        </w:tc>
      </w:tr>
      <w:tr w:rsidR="00841381" w:rsidTr="009E1DF6">
        <w:tc>
          <w:tcPr>
            <w:tcW w:w="2119" w:type="pct"/>
            <w:tcBorders>
              <w:top w:val="single" w:color="000000" w:sz="4" w:space="0"/>
              <w:bottom w:val="single" w:color="000000" w:sz="4" w:space="0"/>
            </w:tcBorders>
            <w:shd w:val="clear" w:color="auto" w:fill="auto"/>
          </w:tcPr>
          <w:p w:rsidRPr="00841381" w:rsidR="00841381" w:rsidP="00591D6B" w:rsidRDefault="00532AED">
            <w:pPr>
              <w:pStyle w:val="AltB0"/>
            </w:pPr>
            <w:hyperlink w:history="1" w:anchor="CBKWrite">
              <w:r w:rsidRPr="00841381" w:rsidR="00841381">
                <w:rPr>
                  <w:rStyle w:val="ac"/>
                </w:rPr>
                <w:t>CBKWrite</w:t>
              </w:r>
            </w:hyperlink>
          </w:p>
        </w:tc>
        <w:tc>
          <w:tcPr>
            <w:tcW w:w="614" w:type="pct"/>
            <w:tcBorders>
              <w:top w:val="single" w:color="000000" w:sz="4" w:space="0"/>
              <w:bottom w:val="single" w:color="000000" w:sz="4" w:space="0"/>
            </w:tcBorders>
            <w:shd w:val="clear" w:color="auto" w:fill="auto"/>
          </w:tcPr>
          <w:p w:rsidRPr="00841381" w:rsidR="00841381" w:rsidP="00591D6B" w:rsidRDefault="00841381">
            <w:pPr>
              <w:pStyle w:val="AltB0"/>
            </w:pPr>
            <w:r w:rsidRPr="00841381">
              <w:rPr>
                <w:rFonts w:hint="eastAsia"/>
              </w:rPr>
              <w:t>External</w:t>
            </w:r>
          </w:p>
        </w:tc>
        <w:tc>
          <w:tcPr>
            <w:tcW w:w="2267" w:type="pct"/>
            <w:tcBorders>
              <w:top w:val="single" w:color="000000" w:sz="4" w:space="0"/>
              <w:bottom w:val="single" w:color="000000" w:sz="4" w:space="0"/>
            </w:tcBorders>
            <w:shd w:val="clear" w:color="auto" w:fill="auto"/>
          </w:tcPr>
          <w:p w:rsidRPr="00841381" w:rsidR="00841381" w:rsidP="00591D6B" w:rsidRDefault="00841381">
            <w:pPr>
              <w:pStyle w:val="AltB0"/>
            </w:pPr>
            <w:r>
              <w:fldChar w:fldCharType="begin"/>
            </w:r>
            <w:r>
              <w:instrText xml:space="preserve"> REF _Ref379961811 \h </w:instrText>
            </w:r>
            <w:r>
              <w:fldChar w:fldCharType="separate"/>
            </w:r>
            <w:r w:rsidR="00DE178B">
              <w:rPr>
                <w:rFonts w:hint="eastAsia"/>
              </w:rPr>
              <w:t>Interface with VPB</w:t>
            </w:r>
            <w:r>
              <w:fldChar w:fldCharType="end"/>
            </w:r>
          </w:p>
        </w:tc>
      </w:tr>
      <w:tr w:rsidR="009E1DF6" w:rsidTr="009E1DF6">
        <w:tc>
          <w:tcPr>
            <w:tcW w:w="2119" w:type="pct"/>
            <w:tcBorders>
              <w:top w:val="single" w:color="000000" w:sz="4" w:space="0"/>
              <w:bottom w:val="single" w:color="000000" w:sz="4" w:space="0"/>
            </w:tcBorders>
            <w:shd w:val="clear" w:color="auto" w:fill="auto"/>
          </w:tcPr>
          <w:p w:rsidRPr="00841381" w:rsidR="009E1DF6" w:rsidP="00591D6B" w:rsidRDefault="00532AED">
            <w:pPr>
              <w:pStyle w:val="AltB0"/>
            </w:pPr>
            <w:hyperlink w:history="1" w:anchor="MaximumSScompensatedMotion">
              <w:r w:rsidRPr="00C72FC5" w:rsidR="00A02C85">
                <w:rPr>
                  <w:rStyle w:val="ac"/>
                  <w:rFonts w:hint="eastAsia"/>
                </w:rPr>
                <w:t>MaximumSScompensatedMotion</w:t>
              </w:r>
            </w:hyperlink>
          </w:p>
        </w:tc>
        <w:tc>
          <w:tcPr>
            <w:tcW w:w="614" w:type="pct"/>
            <w:tcBorders>
              <w:top w:val="single" w:color="000000" w:sz="4" w:space="0"/>
              <w:bottom w:val="single" w:color="000000" w:sz="4" w:space="0"/>
            </w:tcBorders>
            <w:shd w:val="clear" w:color="auto" w:fill="auto"/>
          </w:tcPr>
          <w:p w:rsidRPr="00841381" w:rsidR="009E1DF6" w:rsidP="00591D6B" w:rsidRDefault="009E1DF6">
            <w:pPr>
              <w:pStyle w:val="AltB0"/>
            </w:pPr>
            <w:r w:rsidRPr="00B74DB2">
              <w:rPr>
                <w:rFonts w:hint="eastAsia"/>
              </w:rPr>
              <w:t>Internal</w:t>
            </w:r>
          </w:p>
        </w:tc>
        <w:tc>
          <w:tcPr>
            <w:tcW w:w="2267" w:type="pct"/>
            <w:tcBorders>
              <w:top w:val="single" w:color="000000" w:sz="4" w:space="0"/>
              <w:bottom w:val="single" w:color="000000" w:sz="4" w:space="0"/>
            </w:tcBorders>
            <w:shd w:val="clear" w:color="auto" w:fill="auto"/>
          </w:tcPr>
          <w:p w:rsidR="009E1DF6" w:rsidP="00591D6B" w:rsidRDefault="009E1DF6">
            <w:pPr>
              <w:pStyle w:val="AltB0"/>
            </w:pPr>
            <w:r>
              <w:fldChar w:fldCharType="begin"/>
            </w:r>
            <w:r>
              <w:instrText xml:space="preserve"> REF _Ref345055686 \h </w:instrText>
            </w:r>
            <w:r>
              <w:fldChar w:fldCharType="separate"/>
            </w:r>
            <w:r w:rsidR="00DE178B">
              <w:rPr>
                <w:rFonts w:hint="eastAsia"/>
              </w:rPr>
              <w:t>F24-Compensate Sliding Slipping Effect</w:t>
            </w:r>
            <w:r>
              <w:fldChar w:fldCharType="end"/>
            </w:r>
          </w:p>
        </w:tc>
      </w:tr>
      <w:tr w:rsidR="009E1DF6" w:rsidTr="009E1DF6">
        <w:tc>
          <w:tcPr>
            <w:tcW w:w="2119" w:type="pct"/>
            <w:tcBorders>
              <w:top w:val="single" w:color="000000" w:sz="4" w:space="0"/>
              <w:bottom w:val="single" w:color="000000" w:sz="4" w:space="0"/>
            </w:tcBorders>
            <w:shd w:val="clear" w:color="auto" w:fill="auto"/>
          </w:tcPr>
          <w:p w:rsidRPr="00841381" w:rsidR="009E1DF6" w:rsidP="00591D6B" w:rsidRDefault="00532AED">
            <w:pPr>
              <w:pStyle w:val="AltB0"/>
            </w:pPr>
            <w:hyperlink w:history="1" w:anchor="MinimumSScompensatedMotion">
              <w:r w:rsidRPr="00A02C85" w:rsidR="00A02C85">
                <w:rPr>
                  <w:rStyle w:val="ac"/>
                  <w:rFonts w:hint="eastAsia"/>
                </w:rPr>
                <w:t>MinimumSScompensatedMotion</w:t>
              </w:r>
            </w:hyperlink>
          </w:p>
        </w:tc>
        <w:tc>
          <w:tcPr>
            <w:tcW w:w="614" w:type="pct"/>
            <w:tcBorders>
              <w:top w:val="single" w:color="000000" w:sz="4" w:space="0"/>
              <w:bottom w:val="single" w:color="000000" w:sz="4" w:space="0"/>
            </w:tcBorders>
            <w:shd w:val="clear" w:color="auto" w:fill="auto"/>
          </w:tcPr>
          <w:p w:rsidRPr="00841381" w:rsidR="009E1DF6" w:rsidP="00591D6B" w:rsidRDefault="009E1DF6">
            <w:pPr>
              <w:pStyle w:val="AltB0"/>
            </w:pPr>
            <w:r w:rsidRPr="00B74DB2">
              <w:rPr>
                <w:rFonts w:hint="eastAsia"/>
              </w:rPr>
              <w:t>Internal</w:t>
            </w:r>
          </w:p>
        </w:tc>
        <w:tc>
          <w:tcPr>
            <w:tcW w:w="2267" w:type="pct"/>
            <w:tcBorders>
              <w:top w:val="single" w:color="000000" w:sz="4" w:space="0"/>
              <w:bottom w:val="single" w:color="000000" w:sz="4" w:space="0"/>
            </w:tcBorders>
            <w:shd w:val="clear" w:color="auto" w:fill="auto"/>
          </w:tcPr>
          <w:p w:rsidR="009E1DF6" w:rsidP="00591D6B" w:rsidRDefault="009E1DF6">
            <w:pPr>
              <w:pStyle w:val="AltB0"/>
            </w:pPr>
            <w:r>
              <w:fldChar w:fldCharType="begin"/>
            </w:r>
            <w:r>
              <w:instrText xml:space="preserve"> REF _Ref345055686 \h </w:instrText>
            </w:r>
            <w:r>
              <w:fldChar w:fldCharType="separate"/>
            </w:r>
            <w:r w:rsidR="00DE178B">
              <w:rPr>
                <w:rFonts w:hint="eastAsia"/>
              </w:rPr>
              <w:t>F24-Compensate Sliding Slipping Effect</w:t>
            </w:r>
            <w:r>
              <w:fldChar w:fldCharType="end"/>
            </w:r>
          </w:p>
        </w:tc>
      </w:tr>
      <w:tr w:rsidR="009E1DF6" w:rsidTr="000A0A97">
        <w:tc>
          <w:tcPr>
            <w:tcW w:w="2119" w:type="pct"/>
            <w:tcBorders>
              <w:top w:val="single" w:color="000000" w:sz="4" w:space="0"/>
            </w:tcBorders>
            <w:shd w:val="clear" w:color="auto" w:fill="auto"/>
          </w:tcPr>
          <w:p w:rsidRPr="00841381" w:rsidR="009E1DF6" w:rsidP="00591D6B" w:rsidRDefault="00532AED">
            <w:pPr>
              <w:pStyle w:val="AltB0"/>
            </w:pPr>
            <w:hyperlink w:history="1" w:anchor="ValidSlipSlideModelling">
              <w:r w:rsidRPr="00FA6F9C" w:rsidR="00264DFC">
                <w:rPr>
                  <w:rStyle w:val="ac"/>
                  <w:rFonts w:hint="eastAsia"/>
                </w:rPr>
                <w:t>ValidSlipSlideModelling</w:t>
              </w:r>
            </w:hyperlink>
          </w:p>
        </w:tc>
        <w:tc>
          <w:tcPr>
            <w:tcW w:w="614" w:type="pct"/>
            <w:tcBorders>
              <w:top w:val="single" w:color="000000" w:sz="4" w:space="0"/>
            </w:tcBorders>
            <w:shd w:val="clear" w:color="auto" w:fill="auto"/>
          </w:tcPr>
          <w:p w:rsidRPr="00841381" w:rsidR="009E1DF6" w:rsidP="00591D6B" w:rsidRDefault="009E1DF6">
            <w:pPr>
              <w:pStyle w:val="AltB0"/>
            </w:pPr>
            <w:r w:rsidRPr="00B74DB2">
              <w:rPr>
                <w:rFonts w:hint="eastAsia"/>
              </w:rPr>
              <w:t>Internal</w:t>
            </w:r>
          </w:p>
        </w:tc>
        <w:tc>
          <w:tcPr>
            <w:tcW w:w="2267" w:type="pct"/>
            <w:tcBorders>
              <w:top w:val="single" w:color="000000" w:sz="4" w:space="0"/>
            </w:tcBorders>
            <w:shd w:val="clear" w:color="auto" w:fill="auto"/>
          </w:tcPr>
          <w:p w:rsidR="009E1DF6" w:rsidP="00591D6B" w:rsidRDefault="009E1DF6">
            <w:pPr>
              <w:pStyle w:val="AltB0"/>
            </w:pPr>
            <w:r>
              <w:fldChar w:fldCharType="begin"/>
            </w:r>
            <w:r>
              <w:instrText xml:space="preserve"> REF _Ref345055686 \h </w:instrText>
            </w:r>
            <w:r>
              <w:fldChar w:fldCharType="separate"/>
            </w:r>
            <w:r w:rsidR="00DE178B">
              <w:rPr>
                <w:rFonts w:hint="eastAsia"/>
              </w:rPr>
              <w:t>F24-Compensate Sliding Slipping Effect</w:t>
            </w:r>
            <w:r>
              <w:fldChar w:fldCharType="end"/>
            </w:r>
          </w:p>
        </w:tc>
      </w:tr>
    </w:tbl>
    <w:p w:rsidR="000A0A97" w:rsidP="000A0A97" w:rsidRDefault="000A0A97">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1722"/>
        <w:gridCol w:w="2524"/>
        <w:gridCol w:w="2154"/>
        <w:gridCol w:w="2886"/>
      </w:tblGrid>
      <w:tr w:rsidRPr="00785CC7" w:rsidR="000A0A97" w:rsidTr="00B74DB2">
        <w:tc>
          <w:tcPr>
            <w:tcW w:w="927" w:type="pct"/>
            <w:tcBorders>
              <w:top w:val="single" w:color="000000" w:sz="12" w:space="0"/>
              <w:bottom w:val="single" w:color="000000" w:sz="4" w:space="0"/>
            </w:tcBorders>
            <w:shd w:val="clear" w:color="auto" w:fill="E0E0E0"/>
          </w:tcPr>
          <w:p w:rsidR="000A0A97" w:rsidP="00FA0FBB" w:rsidRDefault="000A0A97">
            <w:pPr>
              <w:pStyle w:val="af6"/>
            </w:pPr>
            <w:r w:rsidRPr="00B1730D">
              <w:t>Name</w:t>
            </w:r>
          </w:p>
        </w:tc>
        <w:tc>
          <w:tcPr>
            <w:tcW w:w="1359" w:type="pct"/>
            <w:tcBorders>
              <w:top w:val="single" w:color="000000" w:sz="12" w:space="0"/>
              <w:bottom w:val="single" w:color="000000" w:sz="4" w:space="0"/>
            </w:tcBorders>
            <w:shd w:val="clear" w:color="auto" w:fill="E0E0E0"/>
          </w:tcPr>
          <w:p w:rsidR="000A0A97" w:rsidP="00FA0FBB" w:rsidRDefault="000A0A97">
            <w:pPr>
              <w:pStyle w:val="af6"/>
            </w:pPr>
            <w:r>
              <w:rPr>
                <w:rFonts w:hint="eastAsia"/>
              </w:rPr>
              <w:t>Safety Critical</w:t>
            </w:r>
          </w:p>
        </w:tc>
        <w:tc>
          <w:tcPr>
            <w:tcW w:w="1160" w:type="pct"/>
            <w:tcBorders>
              <w:top w:val="single" w:color="000000" w:sz="12" w:space="0"/>
              <w:bottom w:val="single" w:color="000000" w:sz="4" w:space="0"/>
            </w:tcBorders>
            <w:shd w:val="clear" w:color="auto" w:fill="E0E0E0"/>
          </w:tcPr>
          <w:p w:rsidR="000A0A97" w:rsidP="00FA0FBB" w:rsidRDefault="000A0A97">
            <w:pPr>
              <w:pStyle w:val="af6"/>
            </w:pPr>
            <w:r w:rsidRPr="00B1730D">
              <w:t>Observable</w:t>
            </w:r>
          </w:p>
        </w:tc>
        <w:tc>
          <w:tcPr>
            <w:tcW w:w="1554" w:type="pct"/>
            <w:tcBorders>
              <w:top w:val="single" w:color="000000" w:sz="12" w:space="0"/>
              <w:bottom w:val="single" w:color="000000" w:sz="4" w:space="0"/>
            </w:tcBorders>
            <w:shd w:val="clear" w:color="auto" w:fill="E0E0E0"/>
          </w:tcPr>
          <w:p w:rsidR="000A0A97" w:rsidP="00FA0FBB" w:rsidRDefault="000A0A97">
            <w:pPr>
              <w:pStyle w:val="af6"/>
            </w:pPr>
            <w:r w:rsidRPr="00B1730D">
              <w:t>Logical Type</w:t>
            </w:r>
          </w:p>
        </w:tc>
      </w:tr>
      <w:tr w:rsidR="001454EC" w:rsidTr="00B74DB2">
        <w:tc>
          <w:tcPr>
            <w:tcW w:w="927" w:type="pct"/>
            <w:tcBorders>
              <w:top w:val="single" w:color="000000" w:sz="4" w:space="0"/>
            </w:tcBorders>
            <w:shd w:val="clear" w:color="auto" w:fill="auto"/>
          </w:tcPr>
          <w:p w:rsidRPr="00B74DB2" w:rsidR="001454EC" w:rsidP="00591D6B" w:rsidRDefault="00532AED">
            <w:pPr>
              <w:pStyle w:val="AltB0"/>
            </w:pPr>
            <w:hyperlink w:history="1" w:anchor="RadarDirection">
              <w:r w:rsidRPr="009B46E2" w:rsidR="001454EC">
                <w:rPr>
                  <w:rStyle w:val="ac"/>
                </w:rPr>
                <w:t>RadarDirection</w:t>
              </w:r>
            </w:hyperlink>
          </w:p>
        </w:tc>
        <w:tc>
          <w:tcPr>
            <w:tcW w:w="1359" w:type="pct"/>
            <w:tcBorders>
              <w:top w:val="single" w:color="000000" w:sz="4" w:space="0"/>
            </w:tcBorders>
          </w:tcPr>
          <w:p w:rsidRPr="00B74DB2" w:rsidR="001454EC" w:rsidP="00591D6B" w:rsidRDefault="001454EC">
            <w:pPr>
              <w:pStyle w:val="AltB0"/>
            </w:pPr>
            <w:r>
              <w:rPr>
                <w:rFonts w:hint="eastAsia"/>
              </w:rPr>
              <w:t>√</w:t>
            </w:r>
          </w:p>
        </w:tc>
        <w:tc>
          <w:tcPr>
            <w:tcW w:w="1160" w:type="pct"/>
            <w:tcBorders>
              <w:top w:val="single" w:color="000000" w:sz="4" w:space="0"/>
            </w:tcBorders>
            <w:shd w:val="clear" w:color="auto" w:fill="auto"/>
          </w:tcPr>
          <w:p w:rsidRPr="00B74DB2" w:rsidR="001454EC" w:rsidP="00591D6B" w:rsidRDefault="001454EC">
            <w:pPr>
              <w:pStyle w:val="AltB0"/>
            </w:pPr>
            <w:r>
              <w:rPr>
                <w:rFonts w:hint="eastAsia"/>
              </w:rPr>
              <w:t>√</w:t>
            </w:r>
          </w:p>
        </w:tc>
        <w:tc>
          <w:tcPr>
            <w:tcW w:w="1554" w:type="pct"/>
            <w:tcBorders>
              <w:top w:val="single" w:color="000000" w:sz="4" w:space="0"/>
            </w:tcBorders>
            <w:shd w:val="clear" w:color="auto" w:fill="auto"/>
          </w:tcPr>
          <w:p w:rsidR="001454EC" w:rsidP="00591D6B" w:rsidRDefault="001454EC">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B74DB2" w:rsidTr="00B74DB2">
        <w:tc>
          <w:tcPr>
            <w:tcW w:w="927" w:type="pct"/>
            <w:tcBorders>
              <w:top w:val="single" w:color="000000" w:sz="4" w:space="0"/>
            </w:tcBorders>
            <w:shd w:val="clear" w:color="auto" w:fill="auto"/>
          </w:tcPr>
          <w:p w:rsidRPr="00B74DB2" w:rsidR="00B74DB2" w:rsidP="00591D6B" w:rsidRDefault="00532AED">
            <w:pPr>
              <w:pStyle w:val="AltB0"/>
            </w:pPr>
            <w:hyperlink w:history="1" w:anchor="RadarInfo">
              <w:r w:rsidRPr="00B74DB2" w:rsidR="00B74DB2">
                <w:rPr>
                  <w:rStyle w:val="ac"/>
                  <w:rFonts w:hint="eastAsia"/>
                </w:rPr>
                <w:t>RadarInfo</w:t>
              </w:r>
            </w:hyperlink>
          </w:p>
        </w:tc>
        <w:tc>
          <w:tcPr>
            <w:tcW w:w="1359" w:type="pct"/>
            <w:tcBorders>
              <w:top w:val="single" w:color="000000" w:sz="4" w:space="0"/>
            </w:tcBorders>
          </w:tcPr>
          <w:p w:rsidRPr="00B74DB2" w:rsidR="00B74DB2" w:rsidP="00591D6B" w:rsidRDefault="00B74DB2">
            <w:pPr>
              <w:pStyle w:val="AltB0"/>
            </w:pPr>
            <w:r w:rsidRPr="00B74DB2">
              <w:rPr>
                <w:rFonts w:hint="eastAsia"/>
              </w:rPr>
              <w:t>√</w:t>
            </w:r>
          </w:p>
        </w:tc>
        <w:tc>
          <w:tcPr>
            <w:tcW w:w="1160" w:type="pct"/>
            <w:tcBorders>
              <w:top w:val="single" w:color="000000" w:sz="4" w:space="0"/>
            </w:tcBorders>
            <w:shd w:val="clear" w:color="auto" w:fill="auto"/>
          </w:tcPr>
          <w:p w:rsidRPr="00B74DB2" w:rsidR="00B74DB2" w:rsidP="00591D6B" w:rsidRDefault="00B74DB2">
            <w:pPr>
              <w:pStyle w:val="AltB0"/>
            </w:pPr>
            <w:r w:rsidRPr="00B74DB2">
              <w:rPr>
                <w:rFonts w:hint="eastAsia"/>
              </w:rPr>
              <w:t>√</w:t>
            </w:r>
          </w:p>
        </w:tc>
        <w:tc>
          <w:tcPr>
            <w:tcW w:w="1554" w:type="pct"/>
            <w:tcBorders>
              <w:top w:val="single" w:color="000000" w:sz="4" w:space="0"/>
            </w:tcBorders>
            <w:shd w:val="clear" w:color="auto" w:fill="auto"/>
          </w:tcPr>
          <w:p w:rsidRPr="00B74DB2" w:rsidR="00B74DB2" w:rsidP="00591D6B" w:rsidRDefault="00B74DB2">
            <w:pPr>
              <w:pStyle w:val="AltB0"/>
            </w:pPr>
            <w:r>
              <w:fldChar w:fldCharType="begin"/>
            </w:r>
            <w:r>
              <w:instrText xml:space="preserve"> REF ST_RADAR_INFO \h </w:instrText>
            </w:r>
            <w:r>
              <w:fldChar w:fldCharType="separate"/>
            </w:r>
            <w:r w:rsidRPr="00B74DB2" w:rsidR="00DE178B">
              <w:rPr>
                <w:rStyle w:val="DATATYPE"/>
              </w:rPr>
              <w:t>ST_</w:t>
            </w:r>
            <w:r w:rsidR="00DE178B">
              <w:rPr>
                <w:rStyle w:val="DATATYPE"/>
                <w:rFonts w:hint="eastAsia"/>
              </w:rPr>
              <w:t>RADAR</w:t>
            </w:r>
            <w:r w:rsidRPr="00B74DB2" w:rsidR="00DE178B">
              <w:rPr>
                <w:rStyle w:val="DATATYPE"/>
                <w:rFonts w:hint="eastAsia"/>
              </w:rPr>
              <w:t>_</w:t>
            </w:r>
            <w:r w:rsidR="00DE178B">
              <w:rPr>
                <w:rStyle w:val="DATATYPE"/>
                <w:rFonts w:hint="eastAsia"/>
              </w:rPr>
              <w:t>INFO</w:t>
            </w:r>
            <w:r>
              <w:fldChar w:fldCharType="end"/>
            </w:r>
          </w:p>
        </w:tc>
      </w:tr>
    </w:tbl>
    <w:p w:rsidR="000A0A97" w:rsidP="000A0A97" w:rsidRDefault="000A0A97">
      <w:pPr>
        <w:pStyle w:val="3"/>
      </w:pPr>
      <w:r>
        <w:rPr>
          <w:rFonts w:hint="eastAsia"/>
        </w:rPr>
        <w:t>Processing</w:t>
      </w:r>
    </w:p>
    <w:p w:rsidR="000A0A97" w:rsidP="00C93484" w:rsidRDefault="000A0A97">
      <w:pPr>
        <w:pStyle w:val="Reqtify"/>
      </w:pPr>
      <w:r>
        <w:rPr>
          <w:rFonts w:hint="eastAsia"/>
        </w:rPr>
        <w:t>对于配置有多普勒雷达的项目，</w:t>
      </w:r>
      <w:r>
        <w:rPr>
          <w:rFonts w:hint="eastAsia"/>
        </w:rPr>
        <w:t>ATP</w:t>
      </w:r>
      <w:r>
        <w:rPr>
          <w:rFonts w:hint="eastAsia"/>
        </w:rPr>
        <w:t>软件每周期需获取雷达的测速信息，按照配置参数过估后，作为计算列车速度的依据。</w:t>
      </w:r>
    </w:p>
    <w:p w:rsidR="000A0A97" w:rsidP="00C93484" w:rsidRDefault="000A0A97">
      <w:pPr>
        <w:pStyle w:val="Reqtify"/>
      </w:pPr>
    </w:p>
    <w:p w:rsidR="000A0A97" w:rsidP="000A0A97" w:rsidRDefault="000A0A97">
      <w:pPr>
        <w:pStyle w:val="ReqtifyAltR"/>
      </w:pPr>
      <w:r w:rsidRPr="000A0A97">
        <w:t>[iTC_CC_ATP-SwRS-0</w:t>
      </w:r>
      <w:r w:rsidR="00967EA5">
        <w:rPr>
          <w:rFonts w:hint="eastAsia"/>
        </w:rPr>
        <w:t>781</w:t>
      </w:r>
      <w:r w:rsidRPr="000A0A97">
        <w:t>]</w:t>
      </w:r>
    </w:p>
    <w:p w:rsidR="000A0A97" w:rsidP="00C93484" w:rsidRDefault="002B1167">
      <w:pPr>
        <w:pStyle w:val="Reqtify"/>
      </w:pPr>
      <w:bookmarkStart w:name="RadarInfo" w:id="4706"/>
      <w:r w:rsidRPr="00B74DB2">
        <w:rPr>
          <w:rStyle w:val="aff2"/>
          <w:rFonts w:hint="eastAsia"/>
        </w:rPr>
        <w:t>Radar</w:t>
      </w:r>
      <w:r w:rsidRPr="00B74DB2" w:rsidR="00B74DB2">
        <w:rPr>
          <w:rStyle w:val="aff2"/>
          <w:rFonts w:hint="eastAsia"/>
        </w:rPr>
        <w:t>Info</w:t>
      </w:r>
      <w:bookmarkEnd w:id="4706"/>
      <w:r>
        <w:rPr>
          <w:rFonts w:hint="eastAsia"/>
        </w:rPr>
        <w:t>，</w:t>
      </w:r>
      <w:r w:rsidR="00B74DB2">
        <w:rPr>
          <w:rFonts w:hint="eastAsia"/>
        </w:rPr>
        <w:t>ATP</w:t>
      </w:r>
      <w:r w:rsidR="00B74DB2">
        <w:rPr>
          <w:rFonts w:hint="eastAsia"/>
        </w:rPr>
        <w:t>软件根据来自</w:t>
      </w:r>
      <w:r w:rsidR="00B74DB2">
        <w:rPr>
          <w:rFonts w:hint="eastAsia"/>
        </w:rPr>
        <w:t>VPB</w:t>
      </w:r>
      <w:r w:rsidR="00B74DB2">
        <w:rPr>
          <w:rFonts w:hint="eastAsia"/>
        </w:rPr>
        <w:t>板的</w:t>
      </w:r>
      <w:r w:rsidR="000A0A97">
        <w:rPr>
          <w:rFonts w:hint="eastAsia"/>
        </w:rPr>
        <w:t>雷达</w:t>
      </w:r>
      <w:r w:rsidR="00B74DB2">
        <w:rPr>
          <w:rFonts w:hint="eastAsia"/>
        </w:rPr>
        <w:t>寄存器，计算雷达</w:t>
      </w:r>
      <w:r>
        <w:rPr>
          <w:rFonts w:hint="eastAsia"/>
        </w:rPr>
        <w:t>信息</w:t>
      </w:r>
      <w:r w:rsidR="00B74DB2">
        <w:rPr>
          <w:rFonts w:hint="eastAsia"/>
        </w:rPr>
        <w:t>。</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32"/>
        <w:gridCol w:w="1980"/>
        <w:gridCol w:w="1870"/>
        <w:gridCol w:w="5104"/>
      </w:tblGrid>
      <w:tr w:rsidRPr="00785CC7" w:rsidR="00B74DB2" w:rsidTr="00B74DB2">
        <w:tc>
          <w:tcPr>
            <w:tcW w:w="1244" w:type="pct"/>
            <w:gridSpan w:val="2"/>
            <w:tcBorders>
              <w:top w:val="single" w:color="000000" w:sz="12" w:space="0"/>
              <w:bottom w:val="single" w:color="000000" w:sz="4" w:space="0"/>
            </w:tcBorders>
            <w:shd w:val="clear" w:color="auto" w:fill="E0E0E0"/>
          </w:tcPr>
          <w:p w:rsidRPr="00B74DB2" w:rsidR="00B74DB2" w:rsidP="00FA0FBB" w:rsidRDefault="00B74DB2">
            <w:pPr>
              <w:pStyle w:val="af6"/>
            </w:pPr>
            <w:r w:rsidRPr="00B74DB2">
              <w:rPr>
                <w:rFonts w:hint="eastAsia"/>
              </w:rPr>
              <w:t>Identification</w:t>
            </w:r>
          </w:p>
        </w:tc>
        <w:tc>
          <w:tcPr>
            <w:tcW w:w="1007" w:type="pct"/>
            <w:tcBorders>
              <w:top w:val="single" w:color="000000" w:sz="12" w:space="0"/>
              <w:bottom w:val="single" w:color="000000" w:sz="4" w:space="0"/>
            </w:tcBorders>
            <w:shd w:val="clear" w:color="auto" w:fill="E0E0E0"/>
          </w:tcPr>
          <w:p w:rsidRPr="00B74DB2" w:rsidR="00B74DB2" w:rsidP="00FA0FBB" w:rsidRDefault="00B74DB2">
            <w:pPr>
              <w:pStyle w:val="af6"/>
            </w:pPr>
            <w:r w:rsidRPr="00B74DB2">
              <w:t>Logical Type</w:t>
            </w:r>
          </w:p>
        </w:tc>
        <w:tc>
          <w:tcPr>
            <w:tcW w:w="2748" w:type="pct"/>
            <w:tcBorders>
              <w:top w:val="single" w:color="000000" w:sz="12" w:space="0"/>
              <w:bottom w:val="single" w:color="000000" w:sz="4" w:space="0"/>
            </w:tcBorders>
            <w:shd w:val="clear" w:color="auto" w:fill="E0E0E0"/>
          </w:tcPr>
          <w:p w:rsidRPr="00B74DB2" w:rsidR="00B74DB2" w:rsidP="00FA0FBB" w:rsidRDefault="00B74DB2">
            <w:pPr>
              <w:pStyle w:val="af6"/>
            </w:pPr>
            <w:r w:rsidRPr="00B74DB2">
              <w:rPr>
                <w:rFonts w:hint="eastAsia"/>
              </w:rPr>
              <w:t>Description</w:t>
            </w:r>
          </w:p>
        </w:tc>
      </w:tr>
      <w:tr w:rsidR="00B74DB2" w:rsidTr="00B74DB2">
        <w:tc>
          <w:tcPr>
            <w:tcW w:w="1244" w:type="pct"/>
            <w:gridSpan w:val="2"/>
            <w:tcBorders>
              <w:top w:val="single" w:color="000000" w:sz="4" w:space="0"/>
            </w:tcBorders>
          </w:tcPr>
          <w:p w:rsidRPr="00B74DB2" w:rsidR="00B74DB2" w:rsidP="00591D6B" w:rsidRDefault="00B74DB2">
            <w:pPr>
              <w:pStyle w:val="AltB0"/>
              <w:rPr>
                <w:rStyle w:val="DATATYPE"/>
              </w:rPr>
            </w:pPr>
            <w:bookmarkStart w:name="ST_RADAR_INFO" w:id="4707"/>
            <w:r w:rsidRPr="00B74DB2">
              <w:rPr>
                <w:rStyle w:val="DATATYPE"/>
              </w:rPr>
              <w:t>ST_</w:t>
            </w:r>
            <w:r>
              <w:rPr>
                <w:rStyle w:val="DATATYPE"/>
                <w:rFonts w:hint="eastAsia"/>
              </w:rPr>
              <w:t>RADAR</w:t>
            </w:r>
            <w:r w:rsidRPr="00B74DB2">
              <w:rPr>
                <w:rStyle w:val="DATATYPE"/>
                <w:rFonts w:hint="eastAsia"/>
              </w:rPr>
              <w:t>_</w:t>
            </w:r>
            <w:r>
              <w:rPr>
                <w:rStyle w:val="DATATYPE"/>
                <w:rFonts w:hint="eastAsia"/>
              </w:rPr>
              <w:t>INFO</w:t>
            </w:r>
            <w:bookmarkEnd w:id="4707"/>
          </w:p>
        </w:tc>
        <w:tc>
          <w:tcPr>
            <w:tcW w:w="1007" w:type="pct"/>
            <w:tcBorders>
              <w:top w:val="single" w:color="000000" w:sz="4" w:space="0"/>
            </w:tcBorders>
            <w:shd w:val="clear" w:color="auto" w:fill="auto"/>
          </w:tcPr>
          <w:p w:rsidRPr="00B74DB2" w:rsidR="00B74DB2" w:rsidP="00591D6B" w:rsidRDefault="00B74DB2">
            <w:pPr>
              <w:pStyle w:val="AltB0"/>
            </w:pPr>
          </w:p>
        </w:tc>
        <w:tc>
          <w:tcPr>
            <w:tcW w:w="2748" w:type="pct"/>
            <w:tcBorders>
              <w:top w:val="single" w:color="000000" w:sz="4" w:space="0"/>
            </w:tcBorders>
            <w:shd w:val="clear" w:color="auto" w:fill="auto"/>
          </w:tcPr>
          <w:p w:rsidRPr="00B74DB2" w:rsidR="00B74DB2" w:rsidP="00591D6B" w:rsidRDefault="00B74DB2">
            <w:pPr>
              <w:pStyle w:val="AltB0"/>
            </w:pPr>
          </w:p>
        </w:tc>
      </w:tr>
      <w:tr w:rsidR="00B74DB2" w:rsidTr="00B74DB2">
        <w:tc>
          <w:tcPr>
            <w:tcW w:w="179" w:type="pct"/>
          </w:tcPr>
          <w:p w:rsidRPr="00B74DB2" w:rsidR="00B74DB2" w:rsidP="00591D6B" w:rsidRDefault="00B74DB2">
            <w:pPr>
              <w:pStyle w:val="AltB0"/>
            </w:pPr>
          </w:p>
        </w:tc>
        <w:tc>
          <w:tcPr>
            <w:tcW w:w="1066" w:type="pct"/>
            <w:shd w:val="clear" w:color="auto" w:fill="auto"/>
          </w:tcPr>
          <w:p w:rsidRPr="00B74DB2" w:rsidR="00B74DB2" w:rsidP="00591D6B" w:rsidRDefault="00B74DB2">
            <w:pPr>
              <w:pStyle w:val="AltB0"/>
            </w:pPr>
            <w:r>
              <w:rPr>
                <w:rFonts w:hint="eastAsia"/>
              </w:rPr>
              <w:t>CbkMovement</w:t>
            </w:r>
          </w:p>
        </w:tc>
        <w:tc>
          <w:tcPr>
            <w:tcW w:w="1007" w:type="pct"/>
            <w:shd w:val="clear" w:color="auto" w:fill="auto"/>
          </w:tcPr>
          <w:p w:rsidRPr="00B74DB2" w:rsidR="00B74DB2" w:rsidP="00591D6B" w:rsidRDefault="00B74DB2">
            <w:pPr>
              <w:pStyle w:val="AltB0"/>
            </w:pPr>
            <w:r w:rsidRPr="00B74DB2">
              <w:fldChar w:fldCharType="begin"/>
            </w:r>
            <w:r w:rsidRPr="00B74DB2">
              <w:instrText xml:space="preserve"> </w:instrText>
            </w:r>
            <w:r w:rsidRPr="00B74DB2">
              <w:rPr>
                <w:rFonts w:hint="eastAsia"/>
              </w:rPr>
              <w:instrText>REF NUMERIC_32 \h</w:instrText>
            </w:r>
            <w:r w:rsidRPr="00B74DB2">
              <w:instrText xml:space="preserve">  \* MERGEFORMAT </w:instrText>
            </w:r>
            <w:r w:rsidRPr="00B74DB2">
              <w:fldChar w:fldCharType="separate"/>
            </w:r>
            <w:r w:rsidRPr="00190111" w:rsidR="00DE178B">
              <w:rPr>
                <w:rStyle w:val="DATATYPE"/>
              </w:rPr>
              <w:t>NUMERIC_32</w:t>
            </w:r>
            <w:r w:rsidRPr="00B74DB2">
              <w:fldChar w:fldCharType="end"/>
            </w:r>
          </w:p>
        </w:tc>
        <w:tc>
          <w:tcPr>
            <w:tcW w:w="2748" w:type="pct"/>
            <w:shd w:val="clear" w:color="auto" w:fill="auto"/>
          </w:tcPr>
          <w:p w:rsidRPr="00B74DB2" w:rsidR="00B74DB2" w:rsidP="00591D6B" w:rsidRDefault="00B74DB2">
            <w:pPr>
              <w:pStyle w:val="AltB0"/>
            </w:pPr>
            <w:r>
              <w:rPr>
                <w:rFonts w:hint="eastAsia"/>
              </w:rPr>
              <w:t>根据雷达脉冲信息计算的周期位移</w:t>
            </w:r>
          </w:p>
        </w:tc>
      </w:tr>
      <w:tr w:rsidR="00B74DB2" w:rsidTr="00B74DB2">
        <w:tc>
          <w:tcPr>
            <w:tcW w:w="179" w:type="pct"/>
          </w:tcPr>
          <w:p w:rsidRPr="00B74DB2" w:rsidR="00B74DB2" w:rsidP="00591D6B" w:rsidRDefault="00B74DB2">
            <w:pPr>
              <w:pStyle w:val="AltB0"/>
            </w:pPr>
          </w:p>
        </w:tc>
        <w:tc>
          <w:tcPr>
            <w:tcW w:w="1066" w:type="pct"/>
            <w:shd w:val="clear" w:color="auto" w:fill="auto"/>
          </w:tcPr>
          <w:p w:rsidRPr="00B74DB2" w:rsidR="00B74DB2" w:rsidP="00591D6B" w:rsidRDefault="00B74DB2">
            <w:pPr>
              <w:pStyle w:val="AltB0"/>
            </w:pPr>
            <w:r>
              <w:rPr>
                <w:rFonts w:hint="eastAsia"/>
              </w:rPr>
              <w:t>CbkSpeed</w:t>
            </w:r>
          </w:p>
        </w:tc>
        <w:tc>
          <w:tcPr>
            <w:tcW w:w="1007" w:type="pct"/>
            <w:shd w:val="clear" w:color="auto" w:fill="auto"/>
          </w:tcPr>
          <w:p w:rsidRPr="00B74DB2" w:rsidR="00B74DB2" w:rsidP="00591D6B" w:rsidRDefault="00B74DB2">
            <w:pPr>
              <w:pStyle w:val="AltB0"/>
            </w:pPr>
            <w:r w:rsidRPr="00B74DB2">
              <w:fldChar w:fldCharType="begin"/>
            </w:r>
            <w:r w:rsidRPr="00B74DB2">
              <w:instrText xml:space="preserve"> </w:instrText>
            </w:r>
            <w:r w:rsidRPr="00B74DB2">
              <w:rPr>
                <w:rFonts w:hint="eastAsia"/>
              </w:rPr>
              <w:instrText>REF NUMERIC_32 \h</w:instrText>
            </w:r>
            <w:r w:rsidRPr="00B74DB2">
              <w:instrText xml:space="preserve">  \* MERGEFORMAT </w:instrText>
            </w:r>
            <w:r w:rsidRPr="00B74DB2">
              <w:fldChar w:fldCharType="separate"/>
            </w:r>
            <w:r w:rsidRPr="00190111" w:rsidR="00DE178B">
              <w:rPr>
                <w:rStyle w:val="DATATYPE"/>
              </w:rPr>
              <w:t>NUMERIC_32</w:t>
            </w:r>
            <w:r w:rsidRPr="00B74DB2">
              <w:fldChar w:fldCharType="end"/>
            </w:r>
          </w:p>
        </w:tc>
        <w:tc>
          <w:tcPr>
            <w:tcW w:w="2748" w:type="pct"/>
            <w:shd w:val="clear" w:color="auto" w:fill="auto"/>
          </w:tcPr>
          <w:p w:rsidRPr="00B74DB2" w:rsidR="00B74DB2" w:rsidP="00591D6B" w:rsidRDefault="00B74DB2">
            <w:pPr>
              <w:pStyle w:val="AltB0"/>
            </w:pPr>
            <w:r>
              <w:rPr>
                <w:rFonts w:hint="eastAsia"/>
              </w:rPr>
              <w:t>根据雷达脉冲信息计算的周期速度</w:t>
            </w:r>
          </w:p>
        </w:tc>
      </w:tr>
      <w:tr w:rsidR="00B74DB2" w:rsidTr="00B74DB2">
        <w:tc>
          <w:tcPr>
            <w:tcW w:w="179" w:type="pct"/>
          </w:tcPr>
          <w:p w:rsidRPr="00B74DB2" w:rsidR="00B74DB2" w:rsidP="00591D6B" w:rsidRDefault="00B74DB2">
            <w:pPr>
              <w:pStyle w:val="AltB0"/>
            </w:pPr>
          </w:p>
        </w:tc>
        <w:tc>
          <w:tcPr>
            <w:tcW w:w="1066" w:type="pct"/>
            <w:shd w:val="clear" w:color="auto" w:fill="auto"/>
          </w:tcPr>
          <w:p w:rsidRPr="00B74DB2" w:rsidR="00B74DB2" w:rsidP="00591D6B" w:rsidRDefault="00B74DB2">
            <w:pPr>
              <w:pStyle w:val="AltB0"/>
            </w:pPr>
            <w:r>
              <w:rPr>
                <w:rFonts w:hint="eastAsia"/>
              </w:rPr>
              <w:t>DrsDistance</w:t>
            </w:r>
          </w:p>
        </w:tc>
        <w:tc>
          <w:tcPr>
            <w:tcW w:w="1007" w:type="pct"/>
            <w:shd w:val="clear" w:color="auto" w:fill="auto"/>
          </w:tcPr>
          <w:p w:rsidRPr="00B74DB2" w:rsidR="00B74DB2" w:rsidP="00591D6B" w:rsidRDefault="00B74DB2">
            <w:pPr>
              <w:pStyle w:val="AltB0"/>
            </w:pPr>
            <w:r w:rsidRPr="00B74DB2">
              <w:fldChar w:fldCharType="begin"/>
            </w:r>
            <w:r w:rsidRPr="00B74DB2">
              <w:instrText xml:space="preserve"> </w:instrText>
            </w:r>
            <w:r w:rsidRPr="00B74DB2">
              <w:rPr>
                <w:rFonts w:hint="eastAsia"/>
              </w:rPr>
              <w:instrText>REF NUMERIC_32 \h</w:instrText>
            </w:r>
            <w:r w:rsidRPr="00B74DB2">
              <w:instrText xml:space="preserve">  \* MERGEFORMAT </w:instrText>
            </w:r>
            <w:r w:rsidRPr="00B74DB2">
              <w:fldChar w:fldCharType="separate"/>
            </w:r>
            <w:r w:rsidRPr="00190111" w:rsidR="00DE178B">
              <w:rPr>
                <w:rStyle w:val="DATATYPE"/>
              </w:rPr>
              <w:t>NUMERIC_32</w:t>
            </w:r>
            <w:r w:rsidRPr="00B74DB2">
              <w:fldChar w:fldCharType="end"/>
            </w:r>
          </w:p>
        </w:tc>
        <w:tc>
          <w:tcPr>
            <w:tcW w:w="2748" w:type="pct"/>
            <w:shd w:val="clear" w:color="auto" w:fill="auto"/>
          </w:tcPr>
          <w:p w:rsidRPr="00B74DB2" w:rsidR="00B74DB2" w:rsidP="00591D6B" w:rsidRDefault="00B74DB2">
            <w:pPr>
              <w:pStyle w:val="AltB0"/>
            </w:pPr>
            <w:r>
              <w:rPr>
                <w:rFonts w:hint="eastAsia"/>
              </w:rPr>
              <w:t>根据雷达双通道位移信息累计的运行距离</w:t>
            </w:r>
          </w:p>
        </w:tc>
      </w:tr>
      <w:tr w:rsidR="00B74DB2" w:rsidTr="00B74DB2">
        <w:tc>
          <w:tcPr>
            <w:tcW w:w="179" w:type="pct"/>
          </w:tcPr>
          <w:p w:rsidRPr="00B74DB2" w:rsidR="00B74DB2" w:rsidP="00591D6B" w:rsidRDefault="00B74DB2">
            <w:pPr>
              <w:pStyle w:val="AltB0"/>
            </w:pPr>
          </w:p>
        </w:tc>
        <w:tc>
          <w:tcPr>
            <w:tcW w:w="1066" w:type="pct"/>
            <w:shd w:val="clear" w:color="auto" w:fill="auto"/>
          </w:tcPr>
          <w:p w:rsidRPr="00B74DB2" w:rsidR="00B74DB2" w:rsidP="00591D6B" w:rsidRDefault="00B74DB2">
            <w:pPr>
              <w:pStyle w:val="AltB0"/>
            </w:pPr>
            <w:r>
              <w:rPr>
                <w:rFonts w:hint="eastAsia"/>
              </w:rPr>
              <w:t>DrsMovement</w:t>
            </w:r>
          </w:p>
        </w:tc>
        <w:tc>
          <w:tcPr>
            <w:tcW w:w="1007" w:type="pct"/>
            <w:shd w:val="clear" w:color="auto" w:fill="auto"/>
          </w:tcPr>
          <w:p w:rsidRPr="00B74DB2" w:rsidR="00B74DB2" w:rsidP="00591D6B" w:rsidRDefault="00B74DB2">
            <w:pPr>
              <w:pStyle w:val="AltB0"/>
            </w:pPr>
            <w:r w:rsidRPr="00B74DB2">
              <w:fldChar w:fldCharType="begin"/>
            </w:r>
            <w:r w:rsidRPr="00B74DB2">
              <w:instrText xml:space="preserve"> </w:instrText>
            </w:r>
            <w:r w:rsidRPr="00B74DB2">
              <w:rPr>
                <w:rFonts w:hint="eastAsia"/>
              </w:rPr>
              <w:instrText>REF NUMERIC_32 \h</w:instrText>
            </w:r>
            <w:r w:rsidRPr="00B74DB2">
              <w:instrText xml:space="preserve">  \* MERGEFORMAT </w:instrText>
            </w:r>
            <w:r w:rsidRPr="00B74DB2">
              <w:fldChar w:fldCharType="separate"/>
            </w:r>
            <w:r w:rsidRPr="00190111" w:rsidR="00DE178B">
              <w:rPr>
                <w:rStyle w:val="DATATYPE"/>
              </w:rPr>
              <w:t>NUMERIC_32</w:t>
            </w:r>
            <w:r w:rsidRPr="00B74DB2">
              <w:fldChar w:fldCharType="end"/>
            </w:r>
          </w:p>
        </w:tc>
        <w:tc>
          <w:tcPr>
            <w:tcW w:w="2748" w:type="pct"/>
            <w:shd w:val="clear" w:color="auto" w:fill="auto"/>
          </w:tcPr>
          <w:p w:rsidRPr="00B74DB2" w:rsidR="00B74DB2" w:rsidP="00591D6B" w:rsidRDefault="00B74DB2">
            <w:pPr>
              <w:pStyle w:val="AltB0"/>
            </w:pPr>
            <w:r>
              <w:rPr>
                <w:rFonts w:hint="eastAsia"/>
              </w:rPr>
              <w:t>根据雷达双通道位移信息计算的周期位移</w:t>
            </w:r>
          </w:p>
        </w:tc>
      </w:tr>
      <w:tr w:rsidR="00B74DB2" w:rsidTr="00B74DB2">
        <w:tc>
          <w:tcPr>
            <w:tcW w:w="179" w:type="pct"/>
          </w:tcPr>
          <w:p w:rsidRPr="00B74DB2" w:rsidR="00B74DB2" w:rsidP="00591D6B" w:rsidRDefault="00B74DB2">
            <w:pPr>
              <w:pStyle w:val="AltB0"/>
            </w:pPr>
          </w:p>
        </w:tc>
        <w:tc>
          <w:tcPr>
            <w:tcW w:w="1066" w:type="pct"/>
            <w:shd w:val="clear" w:color="auto" w:fill="auto"/>
          </w:tcPr>
          <w:p w:rsidRPr="00B74DB2" w:rsidR="00B74DB2" w:rsidP="00591D6B" w:rsidRDefault="00B74DB2">
            <w:pPr>
              <w:pStyle w:val="AltB0"/>
            </w:pPr>
            <w:r>
              <w:rPr>
                <w:rFonts w:hint="eastAsia"/>
              </w:rPr>
              <w:t>DrsSpeed</w:t>
            </w:r>
          </w:p>
        </w:tc>
        <w:tc>
          <w:tcPr>
            <w:tcW w:w="1007" w:type="pct"/>
            <w:shd w:val="clear" w:color="auto" w:fill="auto"/>
          </w:tcPr>
          <w:p w:rsidRPr="00B74DB2" w:rsidR="00B74DB2" w:rsidP="00591D6B" w:rsidRDefault="00B74DB2">
            <w:pPr>
              <w:pStyle w:val="AltB0"/>
            </w:pPr>
            <w:r w:rsidRPr="00B74DB2">
              <w:fldChar w:fldCharType="begin"/>
            </w:r>
            <w:r w:rsidRPr="00B74DB2">
              <w:instrText xml:space="preserve"> </w:instrText>
            </w:r>
            <w:r w:rsidRPr="00B74DB2">
              <w:rPr>
                <w:rFonts w:hint="eastAsia"/>
              </w:rPr>
              <w:instrText>REF NUMERIC_32 \h</w:instrText>
            </w:r>
            <w:r w:rsidRPr="00B74DB2">
              <w:instrText xml:space="preserve">  \* MERGEFORMAT </w:instrText>
            </w:r>
            <w:r w:rsidRPr="00B74DB2">
              <w:fldChar w:fldCharType="separate"/>
            </w:r>
            <w:r w:rsidRPr="00190111" w:rsidR="00DE178B">
              <w:rPr>
                <w:rStyle w:val="DATATYPE"/>
              </w:rPr>
              <w:t>NUMERIC_32</w:t>
            </w:r>
            <w:r w:rsidRPr="00B74DB2">
              <w:fldChar w:fldCharType="end"/>
            </w:r>
          </w:p>
        </w:tc>
        <w:tc>
          <w:tcPr>
            <w:tcW w:w="2748" w:type="pct"/>
            <w:shd w:val="clear" w:color="auto" w:fill="auto"/>
          </w:tcPr>
          <w:p w:rsidRPr="00B74DB2" w:rsidR="00B74DB2" w:rsidP="00591D6B" w:rsidRDefault="00B74DB2">
            <w:pPr>
              <w:pStyle w:val="AltB0"/>
            </w:pPr>
            <w:r>
              <w:rPr>
                <w:rFonts w:hint="eastAsia"/>
              </w:rPr>
              <w:t>根据雷达速度信息计算的周期速度</w:t>
            </w:r>
          </w:p>
        </w:tc>
      </w:tr>
      <w:tr w:rsidR="007A0E08" w:rsidTr="00B74DB2">
        <w:tc>
          <w:tcPr>
            <w:tcW w:w="179" w:type="pct"/>
          </w:tcPr>
          <w:p w:rsidRPr="00B74DB2" w:rsidR="007A0E08" w:rsidP="00591D6B" w:rsidRDefault="007A0E08">
            <w:pPr>
              <w:pStyle w:val="AltB0"/>
            </w:pPr>
          </w:p>
        </w:tc>
        <w:tc>
          <w:tcPr>
            <w:tcW w:w="1066" w:type="pct"/>
            <w:shd w:val="clear" w:color="auto" w:fill="auto"/>
          </w:tcPr>
          <w:p w:rsidR="007A0E08" w:rsidP="00591D6B" w:rsidRDefault="007A0E08">
            <w:pPr>
              <w:pStyle w:val="AltB0"/>
            </w:pPr>
            <w:r>
              <w:rPr>
                <w:rFonts w:hint="eastAsia"/>
              </w:rPr>
              <w:t>DrsValid</w:t>
            </w:r>
          </w:p>
        </w:tc>
        <w:tc>
          <w:tcPr>
            <w:tcW w:w="1007" w:type="pct"/>
            <w:shd w:val="clear" w:color="auto" w:fill="auto"/>
          </w:tcPr>
          <w:p w:rsidRPr="00B74DB2" w:rsidR="007A0E08"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c>
          <w:tcPr>
            <w:tcW w:w="2748" w:type="pct"/>
            <w:shd w:val="clear" w:color="auto" w:fill="auto"/>
          </w:tcPr>
          <w:p w:rsidR="007A0E08" w:rsidP="00591D6B" w:rsidRDefault="007A0E08">
            <w:pPr>
              <w:pStyle w:val="AltB0"/>
            </w:pPr>
            <w:r>
              <w:rPr>
                <w:rFonts w:hint="eastAsia"/>
              </w:rPr>
              <w:t>雷达信息有效（</w:t>
            </w:r>
            <w:r>
              <w:rPr>
                <w:rFonts w:hint="eastAsia"/>
              </w:rPr>
              <w:t>TBD</w:t>
            </w:r>
            <w:r>
              <w:rPr>
                <w:rFonts w:hint="eastAsia"/>
              </w:rPr>
              <w:t>，应根据上述信息相互校验）</w:t>
            </w:r>
          </w:p>
        </w:tc>
      </w:tr>
      <w:tr w:rsidR="007A0E08" w:rsidTr="00B74DB2">
        <w:tc>
          <w:tcPr>
            <w:tcW w:w="179" w:type="pct"/>
          </w:tcPr>
          <w:p w:rsidRPr="00B74DB2" w:rsidR="007A0E08" w:rsidP="00591D6B" w:rsidRDefault="007A0E08">
            <w:pPr>
              <w:pStyle w:val="AltB0"/>
            </w:pPr>
          </w:p>
        </w:tc>
        <w:tc>
          <w:tcPr>
            <w:tcW w:w="1066" w:type="pct"/>
            <w:shd w:val="clear" w:color="auto" w:fill="auto"/>
          </w:tcPr>
          <w:p w:rsidR="007A0E08" w:rsidP="00591D6B" w:rsidRDefault="007A0E08">
            <w:pPr>
              <w:pStyle w:val="AltB0"/>
            </w:pPr>
            <w:r>
              <w:rPr>
                <w:rFonts w:hint="eastAsia"/>
              </w:rPr>
              <w:t>DrsDirection</w:t>
            </w:r>
          </w:p>
        </w:tc>
        <w:tc>
          <w:tcPr>
            <w:tcW w:w="1007" w:type="pct"/>
            <w:shd w:val="clear" w:color="auto" w:fill="auto"/>
          </w:tcPr>
          <w:p w:rsidRPr="00B74DB2" w:rsidR="007A0E08" w:rsidP="00591D6B" w:rsidRDefault="007A0E08">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c>
          <w:tcPr>
            <w:tcW w:w="2748" w:type="pct"/>
            <w:shd w:val="clear" w:color="auto" w:fill="auto"/>
          </w:tcPr>
          <w:p w:rsidR="007A0E08" w:rsidP="00591D6B" w:rsidRDefault="007A0E08">
            <w:pPr>
              <w:pStyle w:val="AltB0"/>
            </w:pPr>
            <w:r>
              <w:rPr>
                <w:rFonts w:hint="eastAsia"/>
              </w:rPr>
              <w:t>向前为</w:t>
            </w:r>
            <w:r>
              <w:rPr>
                <w:rFonts w:hint="eastAsia"/>
              </w:rPr>
              <w:t>1</w:t>
            </w:r>
            <w:r>
              <w:rPr>
                <w:rFonts w:hint="eastAsia"/>
              </w:rPr>
              <w:t>，向后为</w:t>
            </w:r>
            <w:r>
              <w:rPr>
                <w:rFonts w:hint="eastAsia"/>
              </w:rPr>
              <w:t>0</w:t>
            </w:r>
          </w:p>
        </w:tc>
      </w:tr>
    </w:tbl>
    <w:p w:rsidRPr="000A0A97" w:rsidR="000A0A97" w:rsidP="000A0A97" w:rsidRDefault="000A0A97">
      <w:pPr>
        <w:pStyle w:val="ReqtifyAltQ"/>
      </w:pPr>
      <w:r w:rsidRPr="000A0A97">
        <w:t>#Category=Functional</w:t>
      </w:r>
    </w:p>
    <w:p w:rsidRPr="000A0A97" w:rsidR="000A0A97" w:rsidP="000A0A97" w:rsidRDefault="000A0A97">
      <w:pPr>
        <w:pStyle w:val="ReqtifyAltQ"/>
      </w:pPr>
      <w:r w:rsidRPr="000A0A97">
        <w:t>#Contribution=SIL4</w:t>
      </w:r>
    </w:p>
    <w:p w:rsidR="009328EA" w:rsidP="000A0A97" w:rsidRDefault="000A0A97">
      <w:pPr>
        <w:pStyle w:val="ReqtifyAltQ"/>
        <w:rPr>
          <w:ins w:author="常鸣" w:date="2014-07-03T14:27:00Z" w:id="4708"/>
        </w:rPr>
      </w:pPr>
      <w:del w:author="常鸣" w:date="2014-07-03T14:27:00Z" w:id="4709">
        <w:r w:rsidRPr="000A0A97" w:rsidDel="009328EA">
          <w:delText>#S</w:delText>
        </w:r>
      </w:del>
      <w:ins w:author="常鸣" w:date="2014-07-03T14:27:00Z" w:id="4710">
        <w:r w:rsidR="009328EA">
          <w:t>#Allocation=ATP Software</w:t>
        </w:r>
      </w:ins>
    </w:p>
    <w:p w:rsidRPr="000A0A97" w:rsidR="000A0A97" w:rsidP="000A0A97" w:rsidRDefault="009328EA">
      <w:pPr>
        <w:pStyle w:val="ReqtifyAltQ"/>
      </w:pPr>
      <w:ins w:author="常鸣" w:date="2014-07-03T14:27:00Z" w:id="4711">
        <w:r>
          <w:t>#S</w:t>
        </w:r>
      </w:ins>
      <w:r w:rsidRPr="000A0A97" w:rsidR="000A0A97">
        <w:t>ource=</w:t>
      </w:r>
    </w:p>
    <w:p w:rsidRPr="000A0A97" w:rsidR="000A0A97" w:rsidP="000A0A97" w:rsidRDefault="000A0A97">
      <w:pPr>
        <w:pStyle w:val="ReqtifyAltQ"/>
      </w:pPr>
      <w:r w:rsidRPr="000A0A97">
        <w:t>[End]</w:t>
      </w:r>
    </w:p>
    <w:p w:rsidR="000A0A97" w:rsidP="00C93484" w:rsidRDefault="000A0A97">
      <w:pPr>
        <w:pStyle w:val="Reqtify"/>
      </w:pPr>
    </w:p>
    <w:p w:rsidR="00DA3F40" w:rsidP="00C93484" w:rsidRDefault="00DA3F40">
      <w:pPr>
        <w:pStyle w:val="Reqtify"/>
      </w:pPr>
    </w:p>
    <w:p w:rsidRPr="000A0A97" w:rsidR="00DA3F40" w:rsidP="00DA3F40" w:rsidRDefault="00DA3F40">
      <w:pPr>
        <w:pStyle w:val="ReqtifyAltR"/>
      </w:pPr>
      <w:r w:rsidRPr="000A0A97">
        <w:t>[iTC_CC_ATP-SwRS-0</w:t>
      </w:r>
      <w:r>
        <w:rPr>
          <w:rFonts w:hint="eastAsia"/>
        </w:rPr>
        <w:t>782</w:t>
      </w:r>
      <w:r w:rsidRPr="000A0A97">
        <w:t>]</w:t>
      </w:r>
    </w:p>
    <w:p w:rsidRPr="000A0A97" w:rsidR="00DA3F40" w:rsidP="00C93484" w:rsidRDefault="00DA3F40">
      <w:pPr>
        <w:pStyle w:val="Reqtify"/>
      </w:pPr>
      <w:bookmarkStart w:name="RadarRawSpeed" w:id="4712"/>
      <w:r w:rsidRPr="002B1167">
        <w:rPr>
          <w:rStyle w:val="aff2"/>
          <w:rFonts w:hint="eastAsia"/>
        </w:rPr>
        <w:t>RadarRawSpeed</w:t>
      </w:r>
      <w:bookmarkEnd w:id="4712"/>
      <w:r>
        <w:rPr>
          <w:rFonts w:hint="eastAsia"/>
        </w:rPr>
        <w:t>，直接获取的雷达测速值，该值始终为正。</w:t>
      </w:r>
    </w:p>
    <w:p w:rsidR="00DA3F40" w:rsidP="00DA3F40" w:rsidRDefault="00DA3F40">
      <w:pPr>
        <w:pStyle w:val="af7"/>
      </w:pPr>
      <w:r w:rsidRPr="000A0A97">
        <w:t xml:space="preserve">def </w:t>
      </w:r>
      <w:hyperlink w:history="1" w:anchor="RadarRawSpeed">
        <w:r w:rsidRPr="002B1167">
          <w:rPr>
            <w:rStyle w:val="ac"/>
          </w:rPr>
          <w:t>RadarRawSpeed</w:t>
        </w:r>
      </w:hyperlink>
      <w:r w:rsidRPr="000A0A97">
        <w:t>(k):</w:t>
      </w:r>
    </w:p>
    <w:p w:rsidRPr="009B46E2" w:rsidR="009B46E2" w:rsidP="009B46E2" w:rsidRDefault="009B46E2">
      <w:pPr>
        <w:pStyle w:val="af7"/>
      </w:pPr>
      <w:r w:rsidRPr="009B46E2">
        <w:t xml:space="preserve">    if </w:t>
      </w:r>
      <w:hyperlink w:history="1" w:anchor="RadarInfo">
        <w:r w:rsidRPr="009B46E2">
          <w:rPr>
            <w:rStyle w:val="ac"/>
            <w:rFonts w:hint="eastAsia"/>
          </w:rPr>
          <w:t>RadarInfo</w:t>
        </w:r>
      </w:hyperlink>
      <w:r w:rsidRPr="009B46E2">
        <w:t>(k).DrsValid:</w:t>
      </w:r>
    </w:p>
    <w:p w:rsidRPr="009B46E2" w:rsidR="009B46E2" w:rsidP="009B46E2" w:rsidRDefault="009B46E2">
      <w:pPr>
        <w:pStyle w:val="af7"/>
      </w:pPr>
      <w:r w:rsidRPr="009B46E2">
        <w:t xml:space="preserve">        return </w:t>
      </w:r>
      <w:hyperlink w:history="1" w:anchor="RadarInfo">
        <w:r w:rsidRPr="009B46E2">
          <w:rPr>
            <w:rStyle w:val="ac"/>
            <w:rFonts w:hint="eastAsia"/>
          </w:rPr>
          <w:t>RadarInfo</w:t>
        </w:r>
      </w:hyperlink>
      <w:r w:rsidRPr="009B46E2">
        <w:t>(k).DrsSpeed</w:t>
      </w:r>
    </w:p>
    <w:p w:rsidRPr="009B46E2" w:rsidR="009B46E2" w:rsidP="009B46E2" w:rsidRDefault="009B46E2">
      <w:pPr>
        <w:pStyle w:val="af7"/>
      </w:pPr>
      <w:r w:rsidRPr="009B46E2">
        <w:t xml:space="preserve">    else:</w:t>
      </w:r>
    </w:p>
    <w:p w:rsidR="009B46E2" w:rsidP="009B46E2" w:rsidRDefault="009B46E2">
      <w:pPr>
        <w:pStyle w:val="af7"/>
      </w:pPr>
      <w:r w:rsidRPr="009B46E2">
        <w:t xml:space="preserve">        return </w:t>
      </w:r>
      <w:r w:rsidR="00F35BF6">
        <w:rPr>
          <w:rStyle w:val="aff1"/>
        </w:rPr>
        <w:fldChar w:fldCharType="begin"/>
      </w:r>
      <w:r w:rsidR="00F35BF6">
        <w:instrText xml:space="preserve"> REF MAX_RADAR_SPEED \h </w:instrText>
      </w:r>
      <w:r w:rsidR="00F35BF6">
        <w:rPr>
          <w:rStyle w:val="aff1"/>
        </w:rPr>
      </w:r>
      <w:r w:rsidR="00F35BF6">
        <w:rPr>
          <w:rStyle w:val="aff1"/>
        </w:rPr>
        <w:fldChar w:fldCharType="separate"/>
      </w:r>
      <w:r w:rsidRPr="009B46E2" w:rsidR="00DE178B">
        <w:rPr>
          <w:rStyle w:val="aff1"/>
        </w:rPr>
        <w:t>MAX_RADAR_SPEED</w:t>
      </w:r>
      <w:r w:rsidR="00F35BF6">
        <w:rPr>
          <w:rStyle w:val="aff1"/>
        </w:rPr>
        <w:fldChar w:fldCharType="end"/>
      </w:r>
    </w:p>
    <w:p w:rsidRPr="000A0A97" w:rsidR="00DA3F40" w:rsidP="00DA3F40" w:rsidRDefault="00DA3F40">
      <w:pPr>
        <w:pStyle w:val="ReqtifyAltQ"/>
      </w:pPr>
      <w:r w:rsidRPr="000A0A97">
        <w:t>#Category=Functional</w:t>
      </w:r>
    </w:p>
    <w:p w:rsidRPr="000A0A97" w:rsidR="00DA3F40" w:rsidP="00DA3F40" w:rsidRDefault="00DA3F40">
      <w:pPr>
        <w:pStyle w:val="ReqtifyAltQ"/>
      </w:pPr>
      <w:r w:rsidRPr="000A0A97">
        <w:t>#Contribution=SIL4</w:t>
      </w:r>
    </w:p>
    <w:p w:rsidR="009328EA" w:rsidP="00DA3F40" w:rsidRDefault="00DA3F40">
      <w:pPr>
        <w:pStyle w:val="ReqtifyAltQ"/>
        <w:rPr>
          <w:ins w:author="常鸣" w:date="2014-07-03T14:27:00Z" w:id="4713"/>
        </w:rPr>
      </w:pPr>
      <w:del w:author="常鸣" w:date="2014-07-03T14:27:00Z" w:id="4714">
        <w:r w:rsidRPr="000A0A97" w:rsidDel="009328EA">
          <w:delText>#S</w:delText>
        </w:r>
      </w:del>
      <w:ins w:author="常鸣" w:date="2014-07-03T14:27:00Z" w:id="4715">
        <w:r w:rsidR="009328EA">
          <w:t>#Allocation=ATP Software</w:t>
        </w:r>
      </w:ins>
    </w:p>
    <w:p w:rsidRPr="000A0A97" w:rsidR="00DA3F40" w:rsidP="00DA3F40" w:rsidRDefault="009328EA">
      <w:pPr>
        <w:pStyle w:val="ReqtifyAltQ"/>
      </w:pPr>
      <w:ins w:author="常鸣" w:date="2014-07-03T14:27:00Z" w:id="4716">
        <w:r>
          <w:t>#S</w:t>
        </w:r>
      </w:ins>
      <w:r w:rsidRPr="000A0A97" w:rsidR="00DA3F40">
        <w:t>ource=</w:t>
      </w:r>
    </w:p>
    <w:p w:rsidRPr="000A0A97" w:rsidR="00DA3F40" w:rsidP="00DA3F40" w:rsidRDefault="00DA3F40">
      <w:pPr>
        <w:pStyle w:val="ReqtifyAltQ"/>
      </w:pPr>
      <w:r w:rsidRPr="000A0A97">
        <w:t>[End]</w:t>
      </w:r>
    </w:p>
    <w:p w:rsidR="000A0A97" w:rsidP="00C93484" w:rsidRDefault="000A0A97">
      <w:pPr>
        <w:pStyle w:val="Reqtify"/>
      </w:pPr>
    </w:p>
    <w:p w:rsidR="009B46E2" w:rsidP="00C93484" w:rsidRDefault="009B46E2">
      <w:pPr>
        <w:pStyle w:val="Reqtify"/>
      </w:pPr>
    </w:p>
    <w:p w:rsidRPr="009B46E2" w:rsidR="009B46E2" w:rsidP="009B46E2" w:rsidRDefault="009B46E2">
      <w:pPr>
        <w:pStyle w:val="ReqtifyAltR"/>
      </w:pPr>
      <w:r w:rsidRPr="009B46E2">
        <w:t>[iTC_CC_ATP-SwRS-0783]</w:t>
      </w:r>
    </w:p>
    <w:p w:rsidRPr="009B46E2" w:rsidR="009B46E2" w:rsidP="00C93484" w:rsidRDefault="009B46E2">
      <w:pPr>
        <w:pStyle w:val="Reqtify"/>
      </w:pPr>
      <w:bookmarkStart w:name="RadarDirection" w:id="4717"/>
      <w:r w:rsidRPr="009B46E2">
        <w:rPr>
          <w:rStyle w:val="aff2"/>
        </w:rPr>
        <w:t>RadarDirection</w:t>
      </w:r>
      <w:bookmarkEnd w:id="4717"/>
      <w:r>
        <w:rPr>
          <w:rFonts w:hint="eastAsia"/>
        </w:rPr>
        <w:t>，</w:t>
      </w:r>
      <w:r w:rsidRPr="009B46E2">
        <w:rPr>
          <w:rFonts w:hint="eastAsia"/>
        </w:rPr>
        <w:t>雷达测得方向，向</w:t>
      </w:r>
      <w:r w:rsidRPr="009B46E2">
        <w:rPr>
          <w:rFonts w:hint="eastAsia"/>
        </w:rPr>
        <w:t>End1</w:t>
      </w:r>
      <w:r>
        <w:rPr>
          <w:rFonts w:hint="eastAsia"/>
        </w:rPr>
        <w:t>方向</w:t>
      </w:r>
      <w:r w:rsidRPr="009B46E2">
        <w:rPr>
          <w:rFonts w:hint="eastAsia"/>
        </w:rPr>
        <w:t>为</w:t>
      </w:r>
      <w:r w:rsidRPr="009B46E2">
        <w:rPr>
          <w:rFonts w:hint="eastAsia"/>
        </w:rPr>
        <w:t>+1</w:t>
      </w:r>
      <w:r w:rsidRPr="009B46E2">
        <w:rPr>
          <w:rFonts w:hint="eastAsia"/>
        </w:rPr>
        <w:t>，向</w:t>
      </w:r>
      <w:r w:rsidRPr="009B46E2">
        <w:rPr>
          <w:rFonts w:hint="eastAsia"/>
        </w:rPr>
        <w:t>End2</w:t>
      </w:r>
      <w:r w:rsidRPr="009B46E2">
        <w:rPr>
          <w:rFonts w:hint="eastAsia"/>
        </w:rPr>
        <w:t>为</w:t>
      </w:r>
      <w:r w:rsidRPr="009B46E2">
        <w:rPr>
          <w:rFonts w:hint="eastAsia"/>
        </w:rPr>
        <w:t>-1</w:t>
      </w:r>
      <w:r w:rsidRPr="009B46E2">
        <w:rPr>
          <w:rFonts w:hint="eastAsia"/>
        </w:rPr>
        <w:t>，其余为</w:t>
      </w:r>
      <w:r w:rsidRPr="009B46E2">
        <w:rPr>
          <w:rFonts w:hint="eastAsia"/>
        </w:rPr>
        <w:t>0</w:t>
      </w:r>
    </w:p>
    <w:p w:rsidRPr="009B46E2" w:rsidR="009B46E2" w:rsidP="009B46E2" w:rsidRDefault="009B46E2">
      <w:pPr>
        <w:pStyle w:val="af7"/>
      </w:pPr>
      <w:r w:rsidRPr="009B46E2">
        <w:t xml:space="preserve">def </w:t>
      </w:r>
      <w:hyperlink w:history="1" w:anchor="RadarDirection">
        <w:r w:rsidRPr="009B46E2">
          <w:rPr>
            <w:rStyle w:val="ac"/>
          </w:rPr>
          <w:t>RadarDirection</w:t>
        </w:r>
      </w:hyperlink>
      <w:r w:rsidRPr="009B46E2">
        <w:t>(k):</w:t>
      </w:r>
    </w:p>
    <w:p w:rsidRPr="009B46E2" w:rsidR="009B46E2" w:rsidP="009B46E2" w:rsidRDefault="009B46E2">
      <w:pPr>
        <w:pStyle w:val="af7"/>
      </w:pPr>
      <w:r w:rsidRPr="009B46E2">
        <w:t xml:space="preserve">    if not </w:t>
      </w:r>
      <w:hyperlink w:history="1" w:anchor="RadarInfo">
        <w:r w:rsidRPr="009B46E2">
          <w:rPr>
            <w:rStyle w:val="ac"/>
            <w:rFonts w:hint="eastAsia"/>
          </w:rPr>
          <w:t>RadarInfo</w:t>
        </w:r>
      </w:hyperlink>
      <w:r w:rsidRPr="009B46E2">
        <w:t>(k).DrsValid:</w:t>
      </w:r>
    </w:p>
    <w:p w:rsidRPr="009B46E2" w:rsidR="009B46E2" w:rsidP="009B46E2" w:rsidRDefault="009B46E2">
      <w:pPr>
        <w:pStyle w:val="af7"/>
      </w:pPr>
      <w:r w:rsidRPr="009B46E2">
        <w:t xml:space="preserve">        return 0</w:t>
      </w:r>
    </w:p>
    <w:p w:rsidRPr="009B46E2" w:rsidR="009B46E2" w:rsidP="009B46E2" w:rsidRDefault="009B46E2">
      <w:pPr>
        <w:pStyle w:val="af7"/>
      </w:pPr>
      <w:r w:rsidRPr="009B46E2">
        <w:t xml:space="preserve">    elif ((</w:t>
      </w:r>
      <w:hyperlink w:history="1" w:anchor="CoreId">
        <w:r w:rsidRPr="009B46E2">
          <w:rPr>
            <w:rStyle w:val="ac"/>
          </w:rPr>
          <w:t>CoreId</w:t>
        </w:r>
      </w:hyperlink>
      <w:r w:rsidRPr="009B46E2">
        <w:t xml:space="preserve">(k) is </w:t>
      </w:r>
      <w:r w:rsidRPr="009B46E2">
        <w:rPr>
          <w:rStyle w:val="aff1"/>
        </w:rPr>
        <w:t>END_1</w:t>
      </w:r>
    </w:p>
    <w:p w:rsidRPr="009B46E2" w:rsidR="009B46E2" w:rsidP="009B46E2" w:rsidRDefault="009B46E2">
      <w:pPr>
        <w:pStyle w:val="af7"/>
      </w:pPr>
      <w:r w:rsidRPr="009B46E2">
        <w:t xml:space="preserve">           and </w:t>
      </w:r>
      <w:hyperlink w:history="1" w:anchor="RadarInfo">
        <w:r w:rsidRPr="009B46E2">
          <w:rPr>
            <w:rStyle w:val="ac"/>
            <w:rFonts w:hint="eastAsia"/>
          </w:rPr>
          <w:t>RadarInfo</w:t>
        </w:r>
      </w:hyperlink>
      <w:r w:rsidRPr="009B46E2">
        <w:t>(k).DrsDirection &gt; 0)</w:t>
      </w:r>
    </w:p>
    <w:p w:rsidRPr="009B46E2" w:rsidR="009B46E2" w:rsidP="009B46E2" w:rsidRDefault="009B46E2">
      <w:pPr>
        <w:pStyle w:val="af7"/>
      </w:pPr>
      <w:r w:rsidRPr="009B46E2">
        <w:t xml:space="preserve">         or (</w:t>
      </w:r>
      <w:hyperlink w:history="1" w:anchor="CoreId">
        <w:r w:rsidRPr="009B46E2" w:rsidR="00981AAD">
          <w:rPr>
            <w:rStyle w:val="ac"/>
          </w:rPr>
          <w:t>CoreId</w:t>
        </w:r>
      </w:hyperlink>
      <w:r w:rsidRPr="009B46E2">
        <w:t xml:space="preserve">(k) is </w:t>
      </w:r>
      <w:r w:rsidRPr="009B46E2">
        <w:rPr>
          <w:rStyle w:val="aff1"/>
        </w:rPr>
        <w:t>END_2</w:t>
      </w:r>
    </w:p>
    <w:p w:rsidRPr="009B46E2" w:rsidR="009B46E2" w:rsidP="009B46E2" w:rsidRDefault="009B46E2">
      <w:pPr>
        <w:pStyle w:val="af7"/>
      </w:pPr>
      <w:r w:rsidRPr="009B46E2">
        <w:t xml:space="preserve">             and </w:t>
      </w:r>
      <w:hyperlink w:history="1" w:anchor="RadarInfo">
        <w:r w:rsidRPr="009B46E2">
          <w:rPr>
            <w:rStyle w:val="ac"/>
            <w:rFonts w:hint="eastAsia"/>
          </w:rPr>
          <w:t>RadarInfo</w:t>
        </w:r>
      </w:hyperlink>
      <w:r w:rsidRPr="009B46E2">
        <w:t>(k).DrsDirection &lt;= 0)):</w:t>
      </w:r>
    </w:p>
    <w:p w:rsidRPr="009B46E2" w:rsidR="009B46E2" w:rsidP="009B46E2" w:rsidRDefault="009B46E2">
      <w:pPr>
        <w:pStyle w:val="af7"/>
      </w:pPr>
      <w:r w:rsidRPr="009B46E2">
        <w:t xml:space="preserve">        return 1</w:t>
      </w:r>
    </w:p>
    <w:p w:rsidRPr="009B46E2" w:rsidR="009B46E2" w:rsidP="009B46E2" w:rsidRDefault="009B46E2">
      <w:pPr>
        <w:pStyle w:val="af7"/>
      </w:pPr>
      <w:r w:rsidRPr="009B46E2">
        <w:t xml:space="preserve">    else:</w:t>
      </w:r>
    </w:p>
    <w:p w:rsidR="009B46E2" w:rsidP="009B46E2" w:rsidRDefault="009B46E2">
      <w:pPr>
        <w:pStyle w:val="af7"/>
      </w:pPr>
      <w:r w:rsidRPr="009B46E2">
        <w:t xml:space="preserve">        return -1</w:t>
      </w:r>
    </w:p>
    <w:p w:rsidRPr="009B46E2" w:rsidR="009B46E2" w:rsidP="009B46E2" w:rsidRDefault="009B46E2">
      <w:pPr>
        <w:pStyle w:val="ReqtifyAltQ"/>
      </w:pPr>
      <w:r w:rsidRPr="009B46E2">
        <w:t>#Category=Functional</w:t>
      </w:r>
    </w:p>
    <w:p w:rsidRPr="009B46E2" w:rsidR="009B46E2" w:rsidP="009B46E2" w:rsidRDefault="009B46E2">
      <w:pPr>
        <w:pStyle w:val="ReqtifyAltQ"/>
      </w:pPr>
      <w:r w:rsidRPr="009B46E2">
        <w:t>#Contribution=SIL4</w:t>
      </w:r>
    </w:p>
    <w:p w:rsidR="009328EA" w:rsidP="009B46E2" w:rsidRDefault="009B46E2">
      <w:pPr>
        <w:pStyle w:val="ReqtifyAltQ"/>
        <w:rPr>
          <w:ins w:author="常鸣" w:date="2014-07-03T14:27:00Z" w:id="4718"/>
        </w:rPr>
      </w:pPr>
      <w:del w:author="常鸣" w:date="2014-07-03T14:27:00Z" w:id="4719">
        <w:r w:rsidRPr="009B46E2" w:rsidDel="009328EA">
          <w:delText>#S</w:delText>
        </w:r>
      </w:del>
      <w:ins w:author="常鸣" w:date="2014-07-03T14:27:00Z" w:id="4720">
        <w:r w:rsidR="009328EA">
          <w:t>#Allocation=ATP Software</w:t>
        </w:r>
      </w:ins>
    </w:p>
    <w:p w:rsidRPr="009B46E2" w:rsidR="009B46E2" w:rsidP="009B46E2" w:rsidRDefault="009328EA">
      <w:pPr>
        <w:pStyle w:val="ReqtifyAltQ"/>
      </w:pPr>
      <w:ins w:author="常鸣" w:date="2014-07-03T14:27:00Z" w:id="4721">
        <w:r>
          <w:t>#S</w:t>
        </w:r>
      </w:ins>
      <w:r w:rsidRPr="009B46E2" w:rsidR="009B46E2">
        <w:t>ource=</w:t>
      </w:r>
    </w:p>
    <w:p w:rsidRPr="009B46E2" w:rsidR="009B46E2" w:rsidP="009B46E2" w:rsidRDefault="009B46E2">
      <w:pPr>
        <w:pStyle w:val="ReqtifyAltQ"/>
      </w:pPr>
      <w:r w:rsidRPr="009B46E2">
        <w:lastRenderedPageBreak/>
        <w:t>[End]</w:t>
      </w:r>
    </w:p>
    <w:p w:rsidR="000A0A97" w:rsidP="00C93484" w:rsidRDefault="000A0A97">
      <w:pPr>
        <w:pStyle w:val="Reqtify"/>
      </w:pPr>
    </w:p>
    <w:p w:rsidR="009B46E2" w:rsidP="00C93484" w:rsidRDefault="009B46E2">
      <w:pPr>
        <w:pStyle w:val="Reqtify"/>
      </w:pPr>
    </w:p>
    <w:p w:rsidR="00B74DB2" w:rsidP="00C93484" w:rsidRDefault="00B74DB2">
      <w:pPr>
        <w:pStyle w:val="Reqtify"/>
      </w:pPr>
      <w:r>
        <w:rPr>
          <w:rFonts w:hint="eastAsia"/>
        </w:rPr>
        <w:t>ATP</w:t>
      </w:r>
      <w:r>
        <w:rPr>
          <w:rFonts w:hint="eastAsia"/>
        </w:rPr>
        <w:t>应根据项目配置信息对雷达</w:t>
      </w:r>
      <w:r w:rsidR="009B46E2">
        <w:rPr>
          <w:rFonts w:hint="eastAsia"/>
        </w:rPr>
        <w:t>测得的速度进行过估，</w:t>
      </w:r>
      <w:r>
        <w:rPr>
          <w:rFonts w:hint="eastAsia"/>
        </w:rPr>
        <w:t>方式如下：</w:t>
      </w:r>
    </w:p>
    <w:p w:rsidR="00B74DB2" w:rsidP="00FA0FBB" w:rsidRDefault="00B74DB2">
      <w:pPr>
        <w:pStyle w:val="AltX"/>
      </w:pPr>
      <w:r>
        <w:rPr>
          <w:rFonts w:hint="eastAsia"/>
        </w:rPr>
        <w:t>当原始测得速度大于配置的阈值</w:t>
      </w:r>
      <w:hyperlink w:history="1" w:anchor="ATPsetting">
        <w:r w:rsidRPr="00B74DB2">
          <w:rPr>
            <w:rStyle w:val="ac"/>
            <w:rFonts w:hint="eastAsia"/>
          </w:rPr>
          <w:t>ATPsetting</w:t>
        </w:r>
      </w:hyperlink>
      <w:r w:rsidRPr="00B74DB2">
        <w:t>.RadarSpeedThreshold</w:t>
      </w:r>
      <w:r>
        <w:rPr>
          <w:rFonts w:hint="eastAsia"/>
        </w:rPr>
        <w:t>时，最大最小</w:t>
      </w:r>
      <w:r w:rsidR="009B46E2">
        <w:rPr>
          <w:rFonts w:hint="eastAsia"/>
        </w:rPr>
        <w:t>位移</w:t>
      </w:r>
      <w:r>
        <w:rPr>
          <w:rFonts w:hint="eastAsia"/>
        </w:rPr>
        <w:t>将分别按照百分比</w:t>
      </w:r>
      <w:hyperlink w:history="1" w:anchor="ATPsetting">
        <w:r w:rsidRPr="00B74DB2">
          <w:rPr>
            <w:rStyle w:val="ac"/>
            <w:rFonts w:hint="eastAsia"/>
          </w:rPr>
          <w:t>ATPsetting</w:t>
        </w:r>
      </w:hyperlink>
      <w:r w:rsidRPr="00B74DB2">
        <w:t>.RadarDeviationAboveThreshold</w:t>
      </w:r>
      <w:r>
        <w:rPr>
          <w:rFonts w:hint="eastAsia"/>
        </w:rPr>
        <w:t>过估；</w:t>
      </w:r>
    </w:p>
    <w:p w:rsidRPr="00B74DB2" w:rsidR="00B74DB2" w:rsidP="00FA0FBB" w:rsidRDefault="00B74DB2">
      <w:pPr>
        <w:pStyle w:val="AltX"/>
      </w:pPr>
      <w:r>
        <w:rPr>
          <w:rFonts w:hint="eastAsia"/>
        </w:rPr>
        <w:t>当原始测得速度小于配置的阈值</w:t>
      </w:r>
      <w:hyperlink w:history="1" w:anchor="ATPsetting">
        <w:r w:rsidRPr="00B74DB2">
          <w:rPr>
            <w:rStyle w:val="ac"/>
            <w:rFonts w:hint="eastAsia"/>
          </w:rPr>
          <w:t>ATPsetting</w:t>
        </w:r>
      </w:hyperlink>
      <w:r w:rsidRPr="00B74DB2">
        <w:t>.RadarSpeedThreshold</w:t>
      </w:r>
      <w:r>
        <w:rPr>
          <w:rFonts w:hint="eastAsia"/>
        </w:rPr>
        <w:t>时，最大最小</w:t>
      </w:r>
      <w:r w:rsidR="009B46E2">
        <w:rPr>
          <w:rFonts w:hint="eastAsia"/>
        </w:rPr>
        <w:t>位移</w:t>
      </w:r>
      <w:r>
        <w:rPr>
          <w:rFonts w:hint="eastAsia"/>
        </w:rPr>
        <w:t>将按照固定</w:t>
      </w:r>
      <w:r w:rsidR="00967EA5">
        <w:rPr>
          <w:rFonts w:hint="eastAsia"/>
        </w:rPr>
        <w:t>速度</w:t>
      </w:r>
      <w:r>
        <w:rPr>
          <w:rFonts w:hint="eastAsia"/>
        </w:rPr>
        <w:t>值</w:t>
      </w:r>
      <w:hyperlink w:history="1" w:anchor="ATPsetting">
        <w:r w:rsidRPr="00B74DB2">
          <w:rPr>
            <w:rStyle w:val="ac"/>
            <w:rFonts w:hint="eastAsia"/>
          </w:rPr>
          <w:t>ATPsetting</w:t>
        </w:r>
      </w:hyperlink>
      <w:r w:rsidRPr="00B74DB2">
        <w:t>.RadarDeviationBelowThreshold</w:t>
      </w:r>
      <w:r>
        <w:rPr>
          <w:rFonts w:hint="eastAsia"/>
        </w:rPr>
        <w:t>过估，速度最小为</w:t>
      </w:r>
      <w:r>
        <w:rPr>
          <w:rFonts w:hint="eastAsia"/>
        </w:rPr>
        <w:t>0</w:t>
      </w:r>
      <w:r>
        <w:rPr>
          <w:rFonts w:hint="eastAsia"/>
        </w:rPr>
        <w:t>。</w:t>
      </w:r>
    </w:p>
    <w:p w:rsidRPr="000A0A97" w:rsidR="00B74DB2" w:rsidP="00C93484" w:rsidRDefault="00B74DB2">
      <w:pPr>
        <w:pStyle w:val="Reqtify"/>
      </w:pPr>
    </w:p>
    <w:p w:rsidRPr="000A0A97" w:rsidR="000A0A97" w:rsidP="000A0A97" w:rsidRDefault="000A0A97">
      <w:pPr>
        <w:pStyle w:val="ReqtifyAltR"/>
      </w:pPr>
      <w:r w:rsidRPr="000A0A97">
        <w:t>[iTC_CC_ATP-SwRS-0</w:t>
      </w:r>
      <w:r w:rsidR="00967EA5">
        <w:rPr>
          <w:rFonts w:hint="eastAsia"/>
        </w:rPr>
        <w:t>78</w:t>
      </w:r>
      <w:r w:rsidR="009B46E2">
        <w:rPr>
          <w:rFonts w:hint="eastAsia"/>
        </w:rPr>
        <w:t>4</w:t>
      </w:r>
      <w:r w:rsidRPr="000A0A97">
        <w:t>]</w:t>
      </w:r>
    </w:p>
    <w:p w:rsidRPr="000A0A97" w:rsidR="000A0A97" w:rsidP="00C93484" w:rsidRDefault="002B1167">
      <w:pPr>
        <w:pStyle w:val="Reqtify"/>
      </w:pPr>
      <w:bookmarkStart w:name="RadarMotionMax" w:id="4722"/>
      <w:r w:rsidRPr="002B1167">
        <w:rPr>
          <w:rStyle w:val="aff2"/>
        </w:rPr>
        <w:t>Radar</w:t>
      </w:r>
      <w:r w:rsidR="009B46E2">
        <w:rPr>
          <w:rStyle w:val="aff2"/>
          <w:rFonts w:hint="eastAsia"/>
        </w:rPr>
        <w:t>Motion</w:t>
      </w:r>
      <w:r w:rsidRPr="002B1167">
        <w:rPr>
          <w:rStyle w:val="aff2"/>
        </w:rPr>
        <w:t>Max</w:t>
      </w:r>
      <w:bookmarkEnd w:id="4722"/>
      <w:r>
        <w:rPr>
          <w:rFonts w:hint="eastAsia"/>
        </w:rPr>
        <w:t>，</w:t>
      </w:r>
      <w:r w:rsidR="009B46E2">
        <w:rPr>
          <w:rFonts w:hint="eastAsia"/>
        </w:rPr>
        <w:t>绝对值</w:t>
      </w:r>
      <w:r>
        <w:rPr>
          <w:rFonts w:hint="eastAsia"/>
        </w:rPr>
        <w:t>向上过估的雷达最大</w:t>
      </w:r>
      <w:r w:rsidR="009B46E2">
        <w:rPr>
          <w:rFonts w:hint="eastAsia"/>
        </w:rPr>
        <w:t>位移，向</w:t>
      </w:r>
      <w:r w:rsidR="009B46E2">
        <w:rPr>
          <w:rFonts w:hint="eastAsia"/>
        </w:rPr>
        <w:t>END1</w:t>
      </w:r>
      <w:r w:rsidR="009B46E2">
        <w:rPr>
          <w:rFonts w:hint="eastAsia"/>
        </w:rPr>
        <w:t>方向该值为正，向</w:t>
      </w:r>
      <w:r w:rsidR="009B46E2">
        <w:rPr>
          <w:rFonts w:hint="eastAsia"/>
        </w:rPr>
        <w:t>END2</w:t>
      </w:r>
      <w:r w:rsidR="009B46E2">
        <w:rPr>
          <w:rFonts w:hint="eastAsia"/>
        </w:rPr>
        <w:t>方向该值为负。</w:t>
      </w:r>
    </w:p>
    <w:p w:rsidRPr="000A0A97" w:rsidR="000A0A97" w:rsidP="000A0A97" w:rsidRDefault="000A0A97">
      <w:pPr>
        <w:pStyle w:val="af7"/>
      </w:pPr>
      <w:r w:rsidRPr="000A0A97">
        <w:t xml:space="preserve">def </w:t>
      </w:r>
      <w:hyperlink w:history="1" w:anchor="RadarMotionMax">
        <w:r w:rsidRPr="00796893" w:rsidR="00796893">
          <w:rPr>
            <w:rStyle w:val="ac"/>
            <w:rFonts w:hint="eastAsia"/>
          </w:rPr>
          <w:t>RadarMotionMax</w:t>
        </w:r>
      </w:hyperlink>
      <w:r w:rsidRPr="000A0A97">
        <w:t>(k):</w:t>
      </w:r>
    </w:p>
    <w:p w:rsidRPr="009B46E2" w:rsidR="009B46E2" w:rsidP="009B46E2" w:rsidRDefault="009B46E2">
      <w:pPr>
        <w:pStyle w:val="af7"/>
      </w:pPr>
      <w:r w:rsidRPr="009B46E2">
        <w:t xml:space="preserve">    if not </w:t>
      </w:r>
      <w:hyperlink w:history="1" w:anchor="RadarInfo">
        <w:r w:rsidRPr="009B46E2">
          <w:rPr>
            <w:rStyle w:val="ac"/>
            <w:rFonts w:hint="eastAsia"/>
          </w:rPr>
          <w:t>RadarInfo</w:t>
        </w:r>
      </w:hyperlink>
      <w:r w:rsidRPr="009B46E2">
        <w:t>(k).DrsValid:</w:t>
      </w:r>
    </w:p>
    <w:p w:rsidR="009B46E2" w:rsidP="009B46E2" w:rsidRDefault="009B46E2">
      <w:pPr>
        <w:pStyle w:val="af7"/>
      </w:pPr>
      <w:r w:rsidRPr="009B46E2">
        <w:t xml:space="preserve">        return 0</w:t>
      </w:r>
    </w:p>
    <w:p w:rsidRPr="000A0A97" w:rsidR="000A0A97" w:rsidP="000A0A97" w:rsidRDefault="000A0A97">
      <w:pPr>
        <w:pStyle w:val="af7"/>
      </w:pPr>
      <w:r w:rsidRPr="000A0A97">
        <w:t xml:space="preserve">    </w:t>
      </w:r>
      <w:r w:rsidR="009B46E2">
        <w:rPr>
          <w:rFonts w:hint="eastAsia"/>
        </w:rPr>
        <w:t>el</w:t>
      </w:r>
      <w:r w:rsidRPr="000A0A97">
        <w:t xml:space="preserve">if </w:t>
      </w:r>
      <w:hyperlink w:history="1" w:anchor="RadarRawSpeed">
        <w:r w:rsidRPr="00B74DB2" w:rsidR="00B74DB2">
          <w:rPr>
            <w:rStyle w:val="ac"/>
          </w:rPr>
          <w:t>RadarRawSpeed</w:t>
        </w:r>
      </w:hyperlink>
      <w:r w:rsidRPr="000A0A97">
        <w:t xml:space="preserve">(k) &gt;= </w:t>
      </w:r>
      <w:hyperlink w:history="1" w:anchor="ATPsetting">
        <w:r w:rsidRPr="00B74DB2" w:rsidR="00B74DB2">
          <w:rPr>
            <w:rStyle w:val="ac"/>
            <w:rFonts w:hint="eastAsia"/>
          </w:rPr>
          <w:t>ATPsetting</w:t>
        </w:r>
      </w:hyperlink>
      <w:r w:rsidRPr="000A0A97">
        <w:t>.RadarSpeedThreshold:</w:t>
      </w:r>
    </w:p>
    <w:p w:rsidRPr="000A0A97" w:rsidR="000A0A97" w:rsidP="000A0A97" w:rsidRDefault="000A0A97">
      <w:pPr>
        <w:pStyle w:val="af7"/>
      </w:pPr>
      <w:r w:rsidRPr="000A0A97">
        <w:t xml:space="preserve">        return (</w:t>
      </w:r>
      <w:r w:rsidRPr="009B46E2" w:rsidR="009B46E2">
        <w:rPr>
          <w:rStyle w:val="aff1"/>
        </w:rPr>
        <w:t>ATP_CYCLE_TIME</w:t>
      </w:r>
      <w:r w:rsidRPr="009B46E2" w:rsidR="009B46E2">
        <w:t xml:space="preserve"> * </w:t>
      </w:r>
      <w:hyperlink w:history="1" w:anchor="RadarDirection">
        <w:r w:rsidRPr="009B46E2" w:rsidR="009B46E2">
          <w:rPr>
            <w:rStyle w:val="ac"/>
          </w:rPr>
          <w:t>RadarDirection</w:t>
        </w:r>
      </w:hyperlink>
      <w:r w:rsidRPr="009B46E2" w:rsidR="009B46E2">
        <w:t>(k) * (</w:t>
      </w:r>
      <w:hyperlink w:history="1" w:anchor="RadarRawSpeed">
        <w:r w:rsidRPr="00B74DB2" w:rsidR="00B74DB2">
          <w:rPr>
            <w:rStyle w:val="ac"/>
          </w:rPr>
          <w:t>RadarRawSpeed</w:t>
        </w:r>
      </w:hyperlink>
      <w:r w:rsidRPr="000A0A97">
        <w:t>(k)</w:t>
      </w:r>
    </w:p>
    <w:p w:rsidRPr="000A0A97" w:rsidR="000A0A97" w:rsidP="000A0A97" w:rsidRDefault="000A0A97">
      <w:pPr>
        <w:pStyle w:val="af7"/>
      </w:pPr>
      <w:r w:rsidRPr="000A0A97">
        <w:t xml:space="preserve">                + </w:t>
      </w:r>
      <w:hyperlink w:history="1" w:anchor="RadarRawSpeed">
        <w:r w:rsidRPr="00B74DB2" w:rsidR="00B74DB2">
          <w:rPr>
            <w:rStyle w:val="ac"/>
          </w:rPr>
          <w:t>RadarRawSpeed</w:t>
        </w:r>
      </w:hyperlink>
      <w:r w:rsidRPr="000A0A97">
        <w:t xml:space="preserve">(k) * </w:t>
      </w:r>
      <w:hyperlink w:history="1" w:anchor="ATPsetting">
        <w:r w:rsidRPr="00B74DB2" w:rsidR="00B74DB2">
          <w:rPr>
            <w:rStyle w:val="ac"/>
            <w:rFonts w:hint="eastAsia"/>
          </w:rPr>
          <w:t>ATPsetting</w:t>
        </w:r>
      </w:hyperlink>
      <w:r w:rsidRPr="000A0A97">
        <w:t>.RadarDeviationAboveThreshold</w:t>
      </w:r>
      <w:r w:rsidR="00FD0B64">
        <w:rPr>
          <w:rFonts w:hint="eastAsia"/>
        </w:rPr>
        <w:t xml:space="preserve"> /</w:t>
      </w:r>
      <w:r w:rsidRPr="00FD0B64" w:rsidR="00FD0B64">
        <w:rPr>
          <w:rStyle w:val="aff1"/>
        </w:rPr>
        <w:t xml:space="preserve"> </w:t>
      </w:r>
      <w:r w:rsidR="00FD0B64">
        <w:rPr>
          <w:rStyle w:val="aff1"/>
          <w:rFonts w:hint="eastAsia"/>
        </w:rPr>
        <w:t>1000</w:t>
      </w:r>
      <w:r w:rsidRPr="000A0A97">
        <w:t>)</w:t>
      </w:r>
      <w:r w:rsidR="009B46E2">
        <w:rPr>
          <w:rFonts w:hint="eastAsia"/>
        </w:rPr>
        <w:t>)</w:t>
      </w:r>
    </w:p>
    <w:p w:rsidRPr="000A0A97" w:rsidR="000A0A97" w:rsidP="000A0A97" w:rsidRDefault="000A0A97">
      <w:pPr>
        <w:pStyle w:val="af7"/>
      </w:pPr>
      <w:r w:rsidRPr="000A0A97">
        <w:t xml:space="preserve">    else:</w:t>
      </w:r>
    </w:p>
    <w:p w:rsidRPr="009B46E2" w:rsidR="009B46E2" w:rsidP="009B46E2" w:rsidRDefault="000A0A97">
      <w:pPr>
        <w:pStyle w:val="af7"/>
      </w:pPr>
      <w:r w:rsidRPr="000A0A97">
        <w:t xml:space="preserve">        return </w:t>
      </w:r>
      <w:r w:rsidRPr="009B46E2" w:rsidR="009B46E2">
        <w:t>(</w:t>
      </w:r>
      <w:r w:rsidRPr="009B46E2" w:rsidR="009B46E2">
        <w:rPr>
          <w:rStyle w:val="aff1"/>
        </w:rPr>
        <w:t>ATP_CYCLE_TIME</w:t>
      </w:r>
      <w:r w:rsidRPr="009B46E2" w:rsidR="009B46E2">
        <w:t xml:space="preserve"> * </w:t>
      </w:r>
      <w:hyperlink w:history="1" w:anchor="RadarDirection">
        <w:r w:rsidRPr="009B46E2" w:rsidR="009B46E2">
          <w:rPr>
            <w:rStyle w:val="ac"/>
          </w:rPr>
          <w:t>RadarDirection</w:t>
        </w:r>
      </w:hyperlink>
      <w:r w:rsidRPr="009B46E2" w:rsidR="009B46E2">
        <w:t>(k)</w:t>
      </w:r>
    </w:p>
    <w:p w:rsidRPr="000A0A97" w:rsidR="000A0A97" w:rsidP="009B46E2" w:rsidRDefault="009B46E2">
      <w:pPr>
        <w:pStyle w:val="af7"/>
      </w:pPr>
      <w:r w:rsidRPr="009B46E2">
        <w:t xml:space="preserve">                </w:t>
      </w:r>
      <w:r>
        <w:rPr>
          <w:rFonts w:hint="eastAsia"/>
        </w:rPr>
        <w:t xml:space="preserve"> </w:t>
      </w:r>
      <w:r w:rsidRPr="009B46E2">
        <w:t>* (</w:t>
      </w:r>
      <w:hyperlink w:history="1" w:anchor="RadarRawSpeed">
        <w:r w:rsidRPr="00B74DB2" w:rsidR="00B74DB2">
          <w:rPr>
            <w:rStyle w:val="ac"/>
          </w:rPr>
          <w:t>RadarRawSpeed</w:t>
        </w:r>
      </w:hyperlink>
      <w:r w:rsidRPr="000A0A97" w:rsidR="000A0A97">
        <w:t xml:space="preserve">(k) + </w:t>
      </w:r>
      <w:hyperlink w:history="1" w:anchor="ATPsetting">
        <w:r w:rsidRPr="00B74DB2" w:rsidR="00B74DB2">
          <w:rPr>
            <w:rStyle w:val="ac"/>
            <w:rFonts w:hint="eastAsia"/>
          </w:rPr>
          <w:t>ATPsetting</w:t>
        </w:r>
      </w:hyperlink>
      <w:r w:rsidRPr="000A0A97" w:rsidR="000A0A97">
        <w:t>.RadarDeviationBelowThreshold</w:t>
      </w:r>
      <w:r>
        <w:rPr>
          <w:rFonts w:hint="eastAsia"/>
        </w:rPr>
        <w:t>))</w:t>
      </w:r>
    </w:p>
    <w:p w:rsidRPr="000A0A97" w:rsidR="000A0A97" w:rsidP="000A0A97" w:rsidRDefault="000A0A97">
      <w:pPr>
        <w:pStyle w:val="ReqtifyAltQ"/>
      </w:pPr>
      <w:r w:rsidRPr="000A0A97">
        <w:t>#Category=Functional</w:t>
      </w:r>
    </w:p>
    <w:p w:rsidRPr="000A0A97" w:rsidR="000A0A97" w:rsidP="000A0A97" w:rsidRDefault="000A0A97">
      <w:pPr>
        <w:pStyle w:val="ReqtifyAltQ"/>
      </w:pPr>
      <w:r w:rsidRPr="000A0A97">
        <w:t>#Contribution=SIL4</w:t>
      </w:r>
    </w:p>
    <w:p w:rsidR="009328EA" w:rsidP="000A0A97" w:rsidRDefault="000A0A97">
      <w:pPr>
        <w:pStyle w:val="ReqtifyAltQ"/>
        <w:rPr>
          <w:ins w:author="常鸣" w:date="2014-07-03T14:27:00Z" w:id="4723"/>
        </w:rPr>
      </w:pPr>
      <w:del w:author="常鸣" w:date="2014-07-03T14:27:00Z" w:id="4724">
        <w:r w:rsidRPr="000A0A97" w:rsidDel="009328EA">
          <w:delText>#S</w:delText>
        </w:r>
      </w:del>
      <w:ins w:author="常鸣" w:date="2014-07-03T14:27:00Z" w:id="4725">
        <w:r w:rsidR="009328EA">
          <w:t>#Allocation=ATP Software</w:t>
        </w:r>
      </w:ins>
      <w:ins w:author="常鸣" w:date="2014-07-03T14:52:00Z" w:id="4726">
        <w:r w:rsidR="00AA7E12">
          <w:rPr>
            <w:rFonts w:hint="eastAsia"/>
          </w:rPr>
          <w:t>, Vital Embedded Setting</w:t>
        </w:r>
      </w:ins>
    </w:p>
    <w:p w:rsidRPr="000A0A97" w:rsidR="000A0A97" w:rsidP="000A0A97" w:rsidRDefault="009328EA">
      <w:pPr>
        <w:pStyle w:val="ReqtifyAltQ"/>
      </w:pPr>
      <w:ins w:author="常鸣" w:date="2014-07-03T14:27:00Z" w:id="4727">
        <w:r>
          <w:t>#S</w:t>
        </w:r>
      </w:ins>
      <w:r w:rsidRPr="000A0A97" w:rsidR="000A0A97">
        <w:t>ource=</w:t>
      </w:r>
    </w:p>
    <w:p w:rsidRPr="000A0A97" w:rsidR="000A0A97" w:rsidP="000A0A97" w:rsidRDefault="000A0A97">
      <w:pPr>
        <w:pStyle w:val="ReqtifyAltQ"/>
      </w:pPr>
      <w:r w:rsidRPr="000A0A97">
        <w:t>[End]</w:t>
      </w:r>
    </w:p>
    <w:p w:rsidRPr="000A0A97" w:rsidR="000A0A97" w:rsidP="00C93484" w:rsidRDefault="000A0A97">
      <w:pPr>
        <w:pStyle w:val="Reqtify"/>
      </w:pPr>
    </w:p>
    <w:p w:rsidRPr="000A0A97" w:rsidR="000A0A97" w:rsidP="00C93484" w:rsidRDefault="000A0A97">
      <w:pPr>
        <w:pStyle w:val="Reqtify"/>
      </w:pPr>
    </w:p>
    <w:p w:rsidRPr="000A0A97" w:rsidR="000A0A97" w:rsidP="000A0A97" w:rsidRDefault="000A0A97">
      <w:pPr>
        <w:pStyle w:val="ReqtifyAltR"/>
      </w:pPr>
      <w:r w:rsidRPr="000A0A97">
        <w:t>[iTC_CC_ATP-SwRS-0</w:t>
      </w:r>
      <w:r w:rsidR="00967EA5">
        <w:rPr>
          <w:rFonts w:hint="eastAsia"/>
        </w:rPr>
        <w:t>78</w:t>
      </w:r>
      <w:r w:rsidR="009B46E2">
        <w:rPr>
          <w:rFonts w:hint="eastAsia"/>
        </w:rPr>
        <w:t>5</w:t>
      </w:r>
      <w:r w:rsidRPr="000A0A97">
        <w:t>]</w:t>
      </w:r>
    </w:p>
    <w:p w:rsidRPr="000A0A97" w:rsidR="000A0A97" w:rsidP="00C93484" w:rsidRDefault="002B1167">
      <w:pPr>
        <w:pStyle w:val="Reqtify"/>
      </w:pPr>
      <w:bookmarkStart w:name="RadarMotionMin" w:id="4728"/>
      <w:r w:rsidRPr="002B1167">
        <w:rPr>
          <w:rStyle w:val="aff2"/>
        </w:rPr>
        <w:t>Radar</w:t>
      </w:r>
      <w:r w:rsidR="009B46E2">
        <w:rPr>
          <w:rStyle w:val="aff2"/>
          <w:rFonts w:hint="eastAsia"/>
        </w:rPr>
        <w:t>Motion</w:t>
      </w:r>
      <w:r w:rsidRPr="002B1167">
        <w:rPr>
          <w:rStyle w:val="aff2"/>
        </w:rPr>
        <w:t>Min</w:t>
      </w:r>
      <w:bookmarkEnd w:id="4728"/>
      <w:r>
        <w:rPr>
          <w:rFonts w:hint="eastAsia"/>
        </w:rPr>
        <w:t>，</w:t>
      </w:r>
      <w:r w:rsidR="009B46E2">
        <w:rPr>
          <w:rFonts w:hint="eastAsia"/>
        </w:rPr>
        <w:t>绝对值</w:t>
      </w:r>
      <w:r>
        <w:rPr>
          <w:rFonts w:hint="eastAsia"/>
        </w:rPr>
        <w:t>向下过估的雷达最小</w:t>
      </w:r>
      <w:r w:rsidR="009B46E2">
        <w:rPr>
          <w:rFonts w:hint="eastAsia"/>
        </w:rPr>
        <w:t>位移，</w:t>
      </w:r>
      <w:r w:rsidRPr="009B46E2" w:rsidR="009B46E2">
        <w:rPr>
          <w:rFonts w:hint="eastAsia"/>
        </w:rPr>
        <w:t>向</w:t>
      </w:r>
      <w:r w:rsidRPr="009B46E2" w:rsidR="009B46E2">
        <w:rPr>
          <w:rFonts w:hint="eastAsia"/>
        </w:rPr>
        <w:t>END1</w:t>
      </w:r>
      <w:r w:rsidRPr="009B46E2" w:rsidR="009B46E2">
        <w:rPr>
          <w:rFonts w:hint="eastAsia"/>
        </w:rPr>
        <w:t>方向该值为正，向</w:t>
      </w:r>
      <w:r w:rsidRPr="009B46E2" w:rsidR="009B46E2">
        <w:rPr>
          <w:rFonts w:hint="eastAsia"/>
        </w:rPr>
        <w:t>END2</w:t>
      </w:r>
      <w:r w:rsidRPr="009B46E2" w:rsidR="009B46E2">
        <w:rPr>
          <w:rFonts w:hint="eastAsia"/>
        </w:rPr>
        <w:t>方向该值为负。</w:t>
      </w:r>
    </w:p>
    <w:p w:rsidR="001454EC" w:rsidP="000A0A97" w:rsidRDefault="000A0A97">
      <w:pPr>
        <w:pStyle w:val="af7"/>
      </w:pPr>
      <w:r w:rsidRPr="000A0A97">
        <w:t xml:space="preserve">def </w:t>
      </w:r>
      <w:hyperlink w:history="1" w:anchor="RadarMotionMin">
        <w:r w:rsidRPr="00796893" w:rsidR="00796893">
          <w:rPr>
            <w:rStyle w:val="ac"/>
            <w:rFonts w:hint="eastAsia"/>
          </w:rPr>
          <w:t>RadarMotionMin</w:t>
        </w:r>
      </w:hyperlink>
      <w:r w:rsidRPr="000A0A97">
        <w:t>(k):</w:t>
      </w:r>
    </w:p>
    <w:p w:rsidRPr="009B46E2" w:rsidR="001454EC" w:rsidP="001454EC" w:rsidRDefault="001454EC">
      <w:pPr>
        <w:pStyle w:val="af7"/>
      </w:pPr>
      <w:r w:rsidRPr="009B46E2">
        <w:t xml:space="preserve">    if not </w:t>
      </w:r>
      <w:hyperlink w:history="1" w:anchor="RadarInfo">
        <w:r w:rsidRPr="009B46E2">
          <w:rPr>
            <w:rStyle w:val="ac"/>
            <w:rFonts w:hint="eastAsia"/>
          </w:rPr>
          <w:t>RadarInfo</w:t>
        </w:r>
      </w:hyperlink>
      <w:r w:rsidRPr="009B46E2">
        <w:t>(k).DrsValid:</w:t>
      </w:r>
    </w:p>
    <w:p w:rsidR="001454EC" w:rsidP="001454EC" w:rsidRDefault="001454EC">
      <w:pPr>
        <w:pStyle w:val="af7"/>
      </w:pPr>
      <w:r w:rsidRPr="009B46E2">
        <w:t xml:space="preserve">        return 0</w:t>
      </w:r>
    </w:p>
    <w:p w:rsidRPr="000A0A97" w:rsidR="000A0A97" w:rsidP="000A0A97" w:rsidRDefault="000A0A97">
      <w:pPr>
        <w:pStyle w:val="af7"/>
      </w:pPr>
      <w:r w:rsidRPr="000A0A97">
        <w:t xml:space="preserve">    </w:t>
      </w:r>
      <w:r w:rsidR="001454EC">
        <w:rPr>
          <w:rFonts w:hint="eastAsia"/>
        </w:rPr>
        <w:t>el</w:t>
      </w:r>
      <w:r w:rsidRPr="000A0A97">
        <w:t xml:space="preserve">if </w:t>
      </w:r>
      <w:hyperlink w:history="1" w:anchor="RadarRawSpeed">
        <w:r w:rsidRPr="00C54C0E" w:rsidR="00C54C0E">
          <w:rPr>
            <w:rStyle w:val="ac"/>
          </w:rPr>
          <w:t>RadarRawSpeed</w:t>
        </w:r>
      </w:hyperlink>
      <w:r w:rsidRPr="000A0A97">
        <w:t xml:space="preserve">(k) &gt;= </w:t>
      </w:r>
      <w:hyperlink w:history="1" w:anchor="ATPsetting">
        <w:r w:rsidRPr="00B74DB2" w:rsidR="00B74DB2">
          <w:rPr>
            <w:rStyle w:val="ac"/>
            <w:rFonts w:hint="eastAsia"/>
          </w:rPr>
          <w:t>ATPsetting</w:t>
        </w:r>
      </w:hyperlink>
      <w:r w:rsidRPr="000A0A97">
        <w:t>.RadarSpeedThreshold:</w:t>
      </w:r>
    </w:p>
    <w:p w:rsidRPr="000A0A97" w:rsidR="000A0A97" w:rsidP="000A0A97" w:rsidRDefault="000A0A97">
      <w:pPr>
        <w:pStyle w:val="af7"/>
      </w:pPr>
      <w:r w:rsidRPr="000A0A97">
        <w:t xml:space="preserve">        return </w:t>
      </w:r>
      <w:r w:rsidRPr="009B46E2" w:rsidR="009B46E2">
        <w:t>(</w:t>
      </w:r>
      <w:r w:rsidRPr="009B46E2" w:rsidR="009B46E2">
        <w:rPr>
          <w:rStyle w:val="aff1"/>
        </w:rPr>
        <w:t>ATP_CYCLE_TIME</w:t>
      </w:r>
      <w:r w:rsidRPr="009B46E2" w:rsidR="009B46E2">
        <w:t xml:space="preserve"> * </w:t>
      </w:r>
      <w:hyperlink w:history="1" w:anchor="RadarDirection">
        <w:r w:rsidRPr="009B46E2" w:rsidR="009B46E2">
          <w:rPr>
            <w:rStyle w:val="ac"/>
          </w:rPr>
          <w:t>RadarDirection</w:t>
        </w:r>
      </w:hyperlink>
      <w:r w:rsidRPr="009B46E2" w:rsidR="009B46E2">
        <w:t xml:space="preserve">(k) * </w:t>
      </w:r>
      <w:r w:rsidRPr="000A0A97">
        <w:t>(</w:t>
      </w:r>
      <w:hyperlink w:history="1" w:anchor="RadarRawSpeed">
        <w:r w:rsidRPr="00B74DB2" w:rsidR="00B74DB2">
          <w:rPr>
            <w:rStyle w:val="ac"/>
          </w:rPr>
          <w:t>RadarRawSpeed</w:t>
        </w:r>
      </w:hyperlink>
      <w:r w:rsidRPr="000A0A97">
        <w:t>(k)</w:t>
      </w:r>
    </w:p>
    <w:p w:rsidRPr="000A0A97" w:rsidR="000A0A97" w:rsidP="000A0A97" w:rsidRDefault="000A0A97">
      <w:pPr>
        <w:pStyle w:val="af7"/>
      </w:pPr>
      <w:r w:rsidRPr="000A0A97">
        <w:t xml:space="preserve">                - </w:t>
      </w:r>
      <w:hyperlink w:history="1" w:anchor="RadarRawSpeed">
        <w:r w:rsidRPr="00B74DB2" w:rsidR="00B74DB2">
          <w:rPr>
            <w:rStyle w:val="ac"/>
          </w:rPr>
          <w:t>RadarRawSpeed</w:t>
        </w:r>
      </w:hyperlink>
      <w:r w:rsidRPr="000A0A97">
        <w:t xml:space="preserve">(k) * </w:t>
      </w:r>
      <w:hyperlink w:history="1" w:anchor="ATPsetting">
        <w:r w:rsidRPr="00B74DB2" w:rsidR="00B74DB2">
          <w:rPr>
            <w:rStyle w:val="ac"/>
            <w:rFonts w:hint="eastAsia"/>
          </w:rPr>
          <w:t>ATPsetting</w:t>
        </w:r>
      </w:hyperlink>
      <w:r w:rsidRPr="000A0A97">
        <w:t>.RadarDeviationAboveThreshold</w:t>
      </w:r>
      <w:r w:rsidR="00FD0B64">
        <w:rPr>
          <w:rFonts w:hint="eastAsia"/>
        </w:rPr>
        <w:t xml:space="preserve"> /</w:t>
      </w:r>
      <w:r w:rsidRPr="00FD0B64" w:rsidR="00FD0B64">
        <w:rPr>
          <w:rStyle w:val="aff1"/>
        </w:rPr>
        <w:t xml:space="preserve"> </w:t>
      </w:r>
      <w:r w:rsidR="00FD0B64">
        <w:rPr>
          <w:rStyle w:val="aff1"/>
          <w:rFonts w:hint="eastAsia"/>
        </w:rPr>
        <w:t>1000</w:t>
      </w:r>
      <w:r w:rsidRPr="000A0A97">
        <w:t>)</w:t>
      </w:r>
      <w:r w:rsidR="009B46E2">
        <w:rPr>
          <w:rFonts w:hint="eastAsia"/>
        </w:rPr>
        <w:t>)</w:t>
      </w:r>
    </w:p>
    <w:p w:rsidRPr="000A0A97" w:rsidR="000A0A97" w:rsidP="000A0A97" w:rsidRDefault="000A0A97">
      <w:pPr>
        <w:pStyle w:val="af7"/>
      </w:pPr>
      <w:r w:rsidRPr="000A0A97">
        <w:t xml:space="preserve">    else:</w:t>
      </w:r>
    </w:p>
    <w:p w:rsidRPr="00796893" w:rsidR="00796893" w:rsidP="00796893" w:rsidRDefault="000A0A97">
      <w:pPr>
        <w:pStyle w:val="af7"/>
      </w:pPr>
      <w:r w:rsidRPr="000A0A97">
        <w:t xml:space="preserve">        return </w:t>
      </w:r>
      <w:r w:rsidRPr="00796893" w:rsidR="00796893">
        <w:t>(</w:t>
      </w:r>
      <w:r w:rsidRPr="00796893" w:rsidR="00796893">
        <w:rPr>
          <w:rStyle w:val="aff1"/>
        </w:rPr>
        <w:t>ATP_CYCLE_TIME</w:t>
      </w:r>
      <w:r w:rsidRPr="00796893" w:rsidR="00796893">
        <w:t xml:space="preserve"> * </w:t>
      </w:r>
      <w:hyperlink w:history="1" w:anchor="RadarDirection">
        <w:r w:rsidRPr="00796893" w:rsidR="00796893">
          <w:rPr>
            <w:rStyle w:val="ac"/>
          </w:rPr>
          <w:t>RadarDirection</w:t>
        </w:r>
      </w:hyperlink>
      <w:r w:rsidRPr="00796893" w:rsidR="00796893">
        <w:t>(k)</w:t>
      </w:r>
    </w:p>
    <w:p w:rsidR="000A0A97" w:rsidP="00796893" w:rsidRDefault="00796893">
      <w:pPr>
        <w:pStyle w:val="af7"/>
      </w:pPr>
      <w:r w:rsidRPr="00796893">
        <w:t xml:space="preserve">                </w:t>
      </w:r>
      <w:r w:rsidRPr="00796893">
        <w:rPr>
          <w:rFonts w:hint="eastAsia"/>
        </w:rPr>
        <w:t xml:space="preserve"> </w:t>
      </w:r>
      <w:r w:rsidRPr="00796893">
        <w:t xml:space="preserve">* </w:t>
      </w:r>
      <w:r w:rsidRPr="000A0A97" w:rsidR="000A0A97">
        <w:t>max(</w:t>
      </w:r>
      <w:r w:rsidRPr="00D30E59" w:rsidR="000A0A97">
        <w:rPr>
          <w:rStyle w:val="aff1"/>
        </w:rPr>
        <w:t>0</w:t>
      </w:r>
      <w:r w:rsidRPr="000A0A97" w:rsidR="000A0A97">
        <w:t xml:space="preserve">, </w:t>
      </w:r>
      <w:hyperlink w:history="1" w:anchor="RadarRawSpeed">
        <w:r w:rsidRPr="00B74DB2" w:rsidR="00B74DB2">
          <w:rPr>
            <w:rStyle w:val="ac"/>
          </w:rPr>
          <w:t>RadarRawSpeed</w:t>
        </w:r>
      </w:hyperlink>
      <w:r w:rsidRPr="000A0A97" w:rsidR="000A0A97">
        <w:t xml:space="preserve">(k) - </w:t>
      </w:r>
      <w:hyperlink w:history="1" w:anchor="ATPsetting">
        <w:r w:rsidRPr="00B74DB2" w:rsidR="00B74DB2">
          <w:rPr>
            <w:rStyle w:val="ac"/>
            <w:rFonts w:hint="eastAsia"/>
          </w:rPr>
          <w:t>ATPsetting</w:t>
        </w:r>
      </w:hyperlink>
      <w:r w:rsidRPr="000A0A97" w:rsidR="000A0A97">
        <w:t>.RadarDeviationBelowThreshold)</w:t>
      </w:r>
      <w:r>
        <w:rPr>
          <w:rFonts w:hint="eastAsia"/>
        </w:rPr>
        <w:t>)</w:t>
      </w:r>
    </w:p>
    <w:p w:rsidRPr="000A0A97" w:rsidR="000A0A97" w:rsidP="000A0A97" w:rsidRDefault="000A0A97">
      <w:pPr>
        <w:pStyle w:val="ReqtifyAltQ"/>
      </w:pPr>
      <w:r w:rsidRPr="000A0A97">
        <w:lastRenderedPageBreak/>
        <w:t>#Category=Functional</w:t>
      </w:r>
    </w:p>
    <w:p w:rsidRPr="000A0A97" w:rsidR="000A0A97" w:rsidP="000A0A97" w:rsidRDefault="000A0A97">
      <w:pPr>
        <w:pStyle w:val="ReqtifyAltQ"/>
      </w:pPr>
      <w:r w:rsidRPr="000A0A97">
        <w:t>#Contribution=SIL4</w:t>
      </w:r>
    </w:p>
    <w:p w:rsidR="009328EA" w:rsidP="000A0A97" w:rsidRDefault="000A0A97">
      <w:pPr>
        <w:pStyle w:val="ReqtifyAltQ"/>
        <w:rPr>
          <w:ins w:author="常鸣" w:date="2014-07-03T14:27:00Z" w:id="4729"/>
        </w:rPr>
      </w:pPr>
      <w:del w:author="常鸣" w:date="2014-07-03T14:27:00Z" w:id="4730">
        <w:r w:rsidRPr="000A0A97" w:rsidDel="009328EA">
          <w:delText>#S</w:delText>
        </w:r>
      </w:del>
      <w:ins w:author="常鸣" w:date="2014-07-03T14:27:00Z" w:id="4731">
        <w:r w:rsidR="009328EA">
          <w:t>#Allocation=ATP Software</w:t>
        </w:r>
      </w:ins>
      <w:ins w:author="常鸣" w:date="2014-07-03T14:52:00Z" w:id="4732">
        <w:r w:rsidR="00AA7E12">
          <w:rPr>
            <w:rFonts w:hint="eastAsia"/>
          </w:rPr>
          <w:t>, Vital Embedded Setting</w:t>
        </w:r>
      </w:ins>
    </w:p>
    <w:p w:rsidRPr="000A0A97" w:rsidR="000A0A97" w:rsidP="000A0A97" w:rsidRDefault="009328EA">
      <w:pPr>
        <w:pStyle w:val="ReqtifyAltQ"/>
      </w:pPr>
      <w:ins w:author="常鸣" w:date="2014-07-03T14:27:00Z" w:id="4733">
        <w:r>
          <w:t>#S</w:t>
        </w:r>
      </w:ins>
      <w:r w:rsidRPr="000A0A97" w:rsidR="000A0A97">
        <w:t>ource=</w:t>
      </w:r>
    </w:p>
    <w:p w:rsidRPr="000A0A97" w:rsidR="000A0A97" w:rsidP="000A0A97" w:rsidRDefault="000A0A97">
      <w:pPr>
        <w:pStyle w:val="ReqtifyAltQ"/>
      </w:pPr>
      <w:r w:rsidRPr="000A0A97">
        <w:t>[End]</w:t>
      </w:r>
    </w:p>
    <w:p w:rsidR="000A0A97" w:rsidP="00C93484" w:rsidRDefault="000A0A97">
      <w:pPr>
        <w:pStyle w:val="Reqtify"/>
      </w:pPr>
    </w:p>
    <w:p w:rsidR="00C54C0E" w:rsidP="00C93484" w:rsidRDefault="00C54C0E">
      <w:pPr>
        <w:pStyle w:val="Reqtify"/>
      </w:pPr>
    </w:p>
    <w:p w:rsidRPr="00C54C0E" w:rsidR="00C54C0E" w:rsidP="00C93484" w:rsidRDefault="00C54C0E">
      <w:pPr>
        <w:pStyle w:val="Reqtify"/>
      </w:pPr>
      <w:r w:rsidRPr="00C54C0E">
        <w:rPr>
          <w:rStyle w:val="aff1"/>
          <w:rFonts w:hint="eastAsia"/>
        </w:rPr>
        <w:t>NOTES</w:t>
      </w:r>
      <w:r w:rsidRPr="00C54C0E">
        <w:rPr>
          <w:rFonts w:hint="eastAsia"/>
        </w:rPr>
        <w:t>：</w:t>
      </w:r>
    </w:p>
    <w:p w:rsidR="00C54C0E" w:rsidP="00C93484" w:rsidRDefault="00C54C0E">
      <w:pPr>
        <w:pStyle w:val="Reqtify"/>
      </w:pPr>
      <w:r w:rsidRPr="00C54C0E">
        <w:rPr>
          <w:rFonts w:hint="eastAsia"/>
        </w:rPr>
        <w:t>仅当项目配置了雷达，且雷达</w:t>
      </w:r>
      <w:r>
        <w:rPr>
          <w:rFonts w:hint="eastAsia"/>
        </w:rPr>
        <w:t>最大最小位移范围与</w:t>
      </w:r>
      <w:r w:rsidRPr="00C54C0E">
        <w:rPr>
          <w:rFonts w:hint="eastAsia"/>
        </w:rPr>
        <w:t>里程计经打滑空转补偿后的</w:t>
      </w:r>
      <w:r>
        <w:rPr>
          <w:rFonts w:hint="eastAsia"/>
        </w:rPr>
        <w:t>最大最小位移范围有交集时，才认为雷达速度有效。</w:t>
      </w:r>
      <w:r w:rsidRPr="00332DCB" w:rsidR="00332DCB">
        <w:rPr>
          <w:rFonts w:hint="eastAsia"/>
        </w:rPr>
        <w:t>现场数据表明</w:t>
      </w:r>
      <w:r w:rsidR="00332DCB">
        <w:rPr>
          <w:rFonts w:hint="eastAsia"/>
        </w:rPr>
        <w:t>，列车持续减速，当</w:t>
      </w:r>
      <w:r w:rsidRPr="00332DCB" w:rsidR="00332DCB">
        <w:rPr>
          <w:rFonts w:hint="eastAsia"/>
        </w:rPr>
        <w:t>里程计</w:t>
      </w:r>
      <w:r w:rsidR="00332DCB">
        <w:rPr>
          <w:rFonts w:hint="eastAsia"/>
        </w:rPr>
        <w:t>读值</w:t>
      </w:r>
      <w:r w:rsidRPr="00332DCB" w:rsidR="00332DCB">
        <w:rPr>
          <w:rFonts w:hint="eastAsia"/>
        </w:rPr>
        <w:t>变为</w:t>
      </w:r>
      <w:r w:rsidRPr="00332DCB" w:rsidR="00332DCB">
        <w:t>0</w:t>
      </w:r>
      <w:r w:rsidRPr="00332DCB" w:rsidR="00332DCB">
        <w:rPr>
          <w:rFonts w:hint="eastAsia"/>
        </w:rPr>
        <w:t>后，雷达会延迟</w:t>
      </w:r>
      <w:r w:rsidR="00332DCB">
        <w:rPr>
          <w:rFonts w:hint="eastAsia"/>
        </w:rPr>
        <w:t>超过</w:t>
      </w:r>
      <w:r w:rsidR="00332DCB">
        <w:rPr>
          <w:rFonts w:hint="eastAsia"/>
        </w:rPr>
        <w:t>1</w:t>
      </w:r>
      <w:r w:rsidRPr="00332DCB" w:rsidR="00332DCB">
        <w:rPr>
          <w:rFonts w:hint="eastAsia"/>
        </w:rPr>
        <w:t>秒</w:t>
      </w:r>
      <w:r w:rsidR="00332DCB">
        <w:rPr>
          <w:rFonts w:hint="eastAsia"/>
        </w:rPr>
        <w:t>，</w:t>
      </w:r>
      <w:r w:rsidRPr="00332DCB" w:rsidR="00332DCB">
        <w:rPr>
          <w:rFonts w:hint="eastAsia"/>
        </w:rPr>
        <w:t>测速</w:t>
      </w:r>
      <w:r w:rsidR="00332DCB">
        <w:rPr>
          <w:rFonts w:hint="eastAsia"/>
        </w:rPr>
        <w:t>结果</w:t>
      </w:r>
      <w:r w:rsidRPr="00332DCB" w:rsidR="00332DCB">
        <w:rPr>
          <w:rFonts w:hint="eastAsia"/>
        </w:rPr>
        <w:t>才会变为</w:t>
      </w:r>
      <w:r w:rsidRPr="00332DCB" w:rsidR="00332DCB">
        <w:t>0</w:t>
      </w:r>
      <w:r w:rsidRPr="00332DCB" w:rsidR="00332DCB">
        <w:rPr>
          <w:rFonts w:hint="eastAsia"/>
        </w:rPr>
        <w:t>，此时不能认为雷达测速无效</w:t>
      </w:r>
      <w:r w:rsidR="00332DCB">
        <w:rPr>
          <w:rFonts w:hint="eastAsia"/>
        </w:rPr>
        <w:t>。因此，只有当雷达测得方向与里程计经打滑补偿后的测得方向相反时，才认为雷达无效。</w:t>
      </w:r>
    </w:p>
    <w:p w:rsidRPr="00C54C0E" w:rsidR="00332DCB" w:rsidP="00C93484" w:rsidRDefault="00332DCB">
      <w:pPr>
        <w:pStyle w:val="Reqtify"/>
      </w:pPr>
    </w:p>
    <w:p w:rsidRPr="00C54C0E" w:rsidR="00C54C0E" w:rsidP="00C54C0E" w:rsidRDefault="00C54C0E">
      <w:pPr>
        <w:pStyle w:val="ReqtifyAltR"/>
      </w:pPr>
      <w:r w:rsidRPr="00C54C0E">
        <w:t>[iTC_CC_ATP-SwRS-0</w:t>
      </w:r>
      <w:r w:rsidRPr="00C54C0E">
        <w:rPr>
          <w:rFonts w:hint="eastAsia"/>
        </w:rPr>
        <w:t>78</w:t>
      </w:r>
      <w:r w:rsidR="009B46E2">
        <w:rPr>
          <w:rFonts w:hint="eastAsia"/>
        </w:rPr>
        <w:t>6</w:t>
      </w:r>
      <w:r w:rsidRPr="00C54C0E">
        <w:t>]</w:t>
      </w:r>
    </w:p>
    <w:p w:rsidRPr="00C54C0E" w:rsidR="00C54C0E" w:rsidP="00C93484" w:rsidRDefault="00C54C0E">
      <w:pPr>
        <w:pStyle w:val="Reqtify"/>
      </w:pPr>
      <w:bookmarkStart w:name="RadarSpeedValid" w:id="4734"/>
      <w:r w:rsidRPr="00C54C0E">
        <w:rPr>
          <w:rStyle w:val="aff2"/>
          <w:rFonts w:hint="eastAsia"/>
        </w:rPr>
        <w:t>RadarSpeedValid</w:t>
      </w:r>
      <w:bookmarkEnd w:id="4734"/>
      <w:r w:rsidRPr="00C54C0E">
        <w:rPr>
          <w:rFonts w:hint="eastAsia"/>
        </w:rPr>
        <w:t>，判断雷达速度是否可用</w:t>
      </w:r>
    </w:p>
    <w:p w:rsidRPr="00C54C0E" w:rsidR="00C54C0E" w:rsidP="00C54C0E" w:rsidRDefault="00C54C0E">
      <w:pPr>
        <w:pStyle w:val="af7"/>
      </w:pPr>
      <w:r w:rsidRPr="00C54C0E">
        <w:t xml:space="preserve">def </w:t>
      </w:r>
      <w:hyperlink w:history="1" w:anchor="RadarSpeedValid">
        <w:r w:rsidRPr="00C54C0E">
          <w:rPr>
            <w:rStyle w:val="ac"/>
          </w:rPr>
          <w:t>RadarSpeedValid</w:t>
        </w:r>
      </w:hyperlink>
      <w:r w:rsidRPr="00C54C0E">
        <w:t>(</w:t>
      </w:r>
      <w:r w:rsidRPr="00C54C0E">
        <w:rPr>
          <w:rFonts w:hint="eastAsia"/>
        </w:rPr>
        <w:t>k</w:t>
      </w:r>
      <w:r w:rsidRPr="00C54C0E">
        <w:t>):</w:t>
      </w:r>
    </w:p>
    <w:p w:rsidR="00C54C0E" w:rsidP="00C54C0E" w:rsidRDefault="00C54C0E">
      <w:pPr>
        <w:pStyle w:val="af7"/>
      </w:pPr>
      <w:r w:rsidRPr="00C54C0E">
        <w:t xml:space="preserve">    return </w:t>
      </w:r>
      <w:r w:rsidRPr="00C54C0E">
        <w:rPr>
          <w:rFonts w:hint="eastAsia"/>
        </w:rPr>
        <w:t>(</w:t>
      </w:r>
      <w:hyperlink w:history="1" w:anchor="ATPsetting">
        <w:r w:rsidRPr="00C54C0E">
          <w:rPr>
            <w:rStyle w:val="ac"/>
            <w:rFonts w:hint="eastAsia"/>
          </w:rPr>
          <w:t>ATPsetting</w:t>
        </w:r>
      </w:hyperlink>
      <w:r w:rsidRPr="00C54C0E">
        <w:t>.RadarApplied</w:t>
      </w:r>
    </w:p>
    <w:p w:rsidR="00F3524B" w:rsidP="00C54C0E" w:rsidRDefault="00796893">
      <w:pPr>
        <w:pStyle w:val="af7"/>
      </w:pPr>
      <w:r w:rsidRPr="00796893">
        <w:t xml:space="preserve">            and  </w:t>
      </w:r>
      <w:hyperlink w:history="1" w:anchor="RadarInfo">
        <w:r w:rsidRPr="00796893">
          <w:rPr>
            <w:rStyle w:val="ac"/>
            <w:rFonts w:hint="eastAsia"/>
          </w:rPr>
          <w:t>RadarInfo</w:t>
        </w:r>
      </w:hyperlink>
      <w:r w:rsidRPr="00796893">
        <w:t>(k).DrsValid</w:t>
      </w:r>
    </w:p>
    <w:p w:rsidRPr="00C54C0E" w:rsidR="00796893" w:rsidP="00F3524B" w:rsidRDefault="00C54C0E">
      <w:pPr>
        <w:pStyle w:val="af7"/>
      </w:pPr>
      <w:r w:rsidRPr="00C54C0E">
        <w:t xml:space="preserve">            and (not </w:t>
      </w:r>
      <w:hyperlink w:history="1" w:anchor="ValidSlipSlideModelling">
        <w:r w:rsidRPr="00FA6F9C" w:rsidR="00264DFC">
          <w:rPr>
            <w:rStyle w:val="ac"/>
            <w:rFonts w:hint="eastAsia"/>
          </w:rPr>
          <w:t>ValidSlipSlideModelling</w:t>
        </w:r>
      </w:hyperlink>
      <w:r w:rsidRPr="00C54C0E">
        <w:t>(k)</w:t>
      </w:r>
    </w:p>
    <w:p w:rsidR="00F3524B" w:rsidP="00C54C0E" w:rsidRDefault="00C54C0E">
      <w:pPr>
        <w:pStyle w:val="af7"/>
      </w:pPr>
      <w:r w:rsidRPr="00C54C0E">
        <w:t xml:space="preserve">            </w:t>
      </w:r>
      <w:r w:rsidRPr="00C54C0E">
        <w:rPr>
          <w:rFonts w:hint="eastAsia"/>
        </w:rPr>
        <w:t xml:space="preserve"> </w:t>
      </w:r>
      <w:r w:rsidRPr="00C54C0E">
        <w:t xml:space="preserve">    or </w:t>
      </w:r>
      <w:r w:rsidR="00F3524B">
        <w:rPr>
          <w:rFonts w:hint="eastAsia"/>
        </w:rPr>
        <w:t>(</w:t>
      </w:r>
      <w:hyperlink w:history="1" w:anchor="RadarDirection">
        <w:r w:rsidRPr="00332DCB" w:rsidR="00332DCB">
          <w:rPr>
            <w:rStyle w:val="ac"/>
          </w:rPr>
          <w:t>RadarDirection</w:t>
        </w:r>
      </w:hyperlink>
      <w:r w:rsidRPr="00332DCB" w:rsidR="00332DCB">
        <w:t xml:space="preserve">(k) * </w:t>
      </w:r>
      <w:hyperlink w:history="1" w:anchor="MaximumSScompensatedMotion">
        <w:r w:rsidRPr="00C72FC5" w:rsidR="00A02C85">
          <w:rPr>
            <w:rStyle w:val="ac"/>
            <w:rFonts w:hint="eastAsia"/>
          </w:rPr>
          <w:t>MaximumSScompensatedMotion</w:t>
        </w:r>
      </w:hyperlink>
      <w:r w:rsidRPr="00332DCB" w:rsidR="00332DCB">
        <w:t>(k) &gt;= 0</w:t>
      </w:r>
    </w:p>
    <w:p w:rsidRPr="00C54C0E" w:rsidR="00C54C0E" w:rsidP="00C54C0E" w:rsidRDefault="00F3524B">
      <w:pPr>
        <w:pStyle w:val="af7"/>
      </w:pPr>
      <w:r>
        <w:rPr>
          <w:rFonts w:hint="eastAsia"/>
        </w:rPr>
        <w:t xml:space="preserve">                     and </w:t>
      </w:r>
      <w:r w:rsidR="00332DCB">
        <w:rPr>
          <w:rFonts w:hint="eastAsia"/>
        </w:rPr>
        <w:t>abs(</w:t>
      </w:r>
      <w:hyperlink w:history="1" w:anchor="RadarMotionMin">
        <w:r w:rsidRPr="00796893" w:rsidR="00F35BF6">
          <w:rPr>
            <w:rStyle w:val="ac"/>
            <w:rFonts w:hint="eastAsia"/>
          </w:rPr>
          <w:t>RadarMotionMin</w:t>
        </w:r>
      </w:hyperlink>
      <w:r w:rsidRPr="00C54C0E" w:rsidR="00C54C0E">
        <w:t>(k)</w:t>
      </w:r>
      <w:r w:rsidR="00332DCB">
        <w:rPr>
          <w:rFonts w:hint="eastAsia"/>
        </w:rPr>
        <w:t>)</w:t>
      </w:r>
      <w:r w:rsidRPr="00C54C0E" w:rsidR="00C54C0E">
        <w:t xml:space="preserve"> &lt;</w:t>
      </w:r>
      <w:r w:rsidRPr="00C54C0E" w:rsidR="00C54C0E">
        <w:rPr>
          <w:rFonts w:hint="eastAsia"/>
        </w:rPr>
        <w:t>=</w:t>
      </w:r>
      <w:r w:rsidRPr="00C54C0E" w:rsidR="00C54C0E">
        <w:t xml:space="preserve"> </w:t>
      </w:r>
      <w:r w:rsidR="00332DCB">
        <w:rPr>
          <w:rFonts w:hint="eastAsia"/>
        </w:rPr>
        <w:t>abs(</w:t>
      </w:r>
      <w:hyperlink w:history="1" w:anchor="MaximumSScompensatedMotion">
        <w:r w:rsidRPr="00C72FC5" w:rsidR="00A02C85">
          <w:rPr>
            <w:rStyle w:val="ac"/>
            <w:rFonts w:hint="eastAsia"/>
          </w:rPr>
          <w:t>MaximumSScompensatedMotion</w:t>
        </w:r>
      </w:hyperlink>
      <w:r w:rsidRPr="00C54C0E" w:rsidR="00C54C0E">
        <w:t>(k)</w:t>
      </w:r>
      <w:r w:rsidR="00332DCB">
        <w:rPr>
          <w:rFonts w:hint="eastAsia"/>
        </w:rPr>
        <w:t>)</w:t>
      </w:r>
    </w:p>
    <w:p w:rsidRPr="00C54C0E" w:rsidR="00C54C0E" w:rsidP="00C54C0E" w:rsidRDefault="00C54C0E">
      <w:pPr>
        <w:pStyle w:val="af7"/>
      </w:pPr>
      <w:r w:rsidRPr="00C54C0E">
        <w:t xml:space="preserve">             </w:t>
      </w:r>
      <w:r w:rsidRPr="00C54C0E">
        <w:rPr>
          <w:rFonts w:hint="eastAsia"/>
        </w:rPr>
        <w:t xml:space="preserve"> </w:t>
      </w:r>
      <w:r w:rsidRPr="00C54C0E">
        <w:t xml:space="preserve">       and </w:t>
      </w:r>
      <w:r w:rsidR="00332DCB">
        <w:rPr>
          <w:rFonts w:hint="eastAsia"/>
        </w:rPr>
        <w:t>abs(</w:t>
      </w:r>
      <w:hyperlink w:history="1" w:anchor="RadarMotionMax">
        <w:r w:rsidRPr="00796893" w:rsidR="00F35BF6">
          <w:rPr>
            <w:rStyle w:val="ac"/>
            <w:rFonts w:hint="eastAsia"/>
          </w:rPr>
          <w:t>RadarMotionMax</w:t>
        </w:r>
      </w:hyperlink>
      <w:r w:rsidRPr="00C54C0E">
        <w:t>(k)</w:t>
      </w:r>
      <w:r w:rsidR="00332DCB">
        <w:rPr>
          <w:rFonts w:hint="eastAsia"/>
        </w:rPr>
        <w:t>)</w:t>
      </w:r>
      <w:r w:rsidRPr="00C54C0E">
        <w:t xml:space="preserve"> &gt;</w:t>
      </w:r>
      <w:r w:rsidRPr="00C54C0E">
        <w:rPr>
          <w:rFonts w:hint="eastAsia"/>
        </w:rPr>
        <w:t>=</w:t>
      </w:r>
      <w:r w:rsidRPr="00C54C0E">
        <w:t xml:space="preserve"> </w:t>
      </w:r>
      <w:r w:rsidR="00332DCB">
        <w:rPr>
          <w:rFonts w:hint="eastAsia"/>
        </w:rPr>
        <w:t>abs(</w:t>
      </w:r>
      <w:hyperlink w:history="1" w:anchor="MinimumSScompensatedMotion">
        <w:r w:rsidRPr="00A02C85" w:rsidR="00A02C85">
          <w:rPr>
            <w:rStyle w:val="ac"/>
            <w:rFonts w:hint="eastAsia"/>
          </w:rPr>
          <w:t>MinimumSScompensatedMotion</w:t>
        </w:r>
      </w:hyperlink>
      <w:r w:rsidRPr="00C54C0E">
        <w:t>(k))))</w:t>
      </w:r>
      <w:r w:rsidR="00332DCB">
        <w:rPr>
          <w:rFonts w:hint="eastAsia"/>
        </w:rPr>
        <w:t>)</w:t>
      </w:r>
    </w:p>
    <w:p w:rsidRPr="00C54C0E" w:rsidR="00C54C0E" w:rsidP="00C54C0E" w:rsidRDefault="00C54C0E">
      <w:pPr>
        <w:pStyle w:val="ReqtifyAltQ"/>
      </w:pPr>
      <w:r w:rsidRPr="00C54C0E">
        <w:t>#Category=Functional</w:t>
      </w:r>
    </w:p>
    <w:p w:rsidRPr="00C54C0E" w:rsidR="00C54C0E" w:rsidP="00C54C0E" w:rsidRDefault="00C54C0E">
      <w:pPr>
        <w:pStyle w:val="ReqtifyAltQ"/>
      </w:pPr>
      <w:r w:rsidRPr="00C54C0E">
        <w:t>#Contribution=SIL4</w:t>
      </w:r>
    </w:p>
    <w:p w:rsidR="009328EA" w:rsidP="00C54C0E" w:rsidRDefault="00C54C0E">
      <w:pPr>
        <w:pStyle w:val="ReqtifyAltQ"/>
        <w:rPr>
          <w:ins w:author="常鸣" w:date="2014-07-03T14:27:00Z" w:id="4735"/>
        </w:rPr>
      </w:pPr>
      <w:del w:author="常鸣" w:date="2014-07-03T14:27:00Z" w:id="4736">
        <w:r w:rsidRPr="00C54C0E" w:rsidDel="009328EA">
          <w:delText>#S</w:delText>
        </w:r>
      </w:del>
      <w:ins w:author="常鸣" w:date="2014-07-03T14:27:00Z" w:id="4737">
        <w:r w:rsidR="009328EA">
          <w:t>#Allocation=ATP Software</w:t>
        </w:r>
      </w:ins>
      <w:ins w:author="常鸣" w:date="2014-07-03T14:52:00Z" w:id="4738">
        <w:r w:rsidR="00AA7E12">
          <w:rPr>
            <w:rFonts w:hint="eastAsia"/>
          </w:rPr>
          <w:t>, Vital Embedded Setting</w:t>
        </w:r>
      </w:ins>
    </w:p>
    <w:p w:rsidRPr="00C54C0E" w:rsidR="00C54C0E" w:rsidP="00C54C0E" w:rsidRDefault="009328EA">
      <w:pPr>
        <w:pStyle w:val="ReqtifyAltQ"/>
      </w:pPr>
      <w:ins w:author="常鸣" w:date="2014-07-03T14:27:00Z" w:id="4739">
        <w:r>
          <w:t>#S</w:t>
        </w:r>
      </w:ins>
      <w:r w:rsidRPr="00C54C0E" w:rsidR="00C54C0E">
        <w:t>ource=</w:t>
      </w:r>
    </w:p>
    <w:p w:rsidRPr="00C54C0E" w:rsidR="00C54C0E" w:rsidP="00C54C0E" w:rsidRDefault="00C54C0E">
      <w:pPr>
        <w:pStyle w:val="ReqtifyAltQ"/>
      </w:pPr>
      <w:r w:rsidRPr="00C54C0E">
        <w:t>[End]</w:t>
      </w:r>
    </w:p>
    <w:p w:rsidRPr="000A0A97" w:rsidR="00C54C0E" w:rsidP="00C93484" w:rsidRDefault="00C54C0E">
      <w:pPr>
        <w:pStyle w:val="Reqtify"/>
      </w:pPr>
    </w:p>
    <w:p w:rsidRPr="000A0A97" w:rsidR="000A0A97" w:rsidP="00C93484" w:rsidRDefault="000A0A97">
      <w:pPr>
        <w:pStyle w:val="Reqtify"/>
      </w:pPr>
    </w:p>
    <w:p w:rsidR="000A0A97" w:rsidP="000A0A97" w:rsidRDefault="000A0A97">
      <w:pPr>
        <w:pStyle w:val="3"/>
      </w:pPr>
      <w:r>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559"/>
        <w:gridCol w:w="2422"/>
        <w:gridCol w:w="2065"/>
        <w:gridCol w:w="2240"/>
      </w:tblGrid>
      <w:tr w:rsidRPr="00785CC7" w:rsidR="000A0A97" w:rsidTr="002B1167">
        <w:tc>
          <w:tcPr>
            <w:tcW w:w="1378" w:type="pct"/>
            <w:tcBorders>
              <w:top w:val="single" w:color="000000" w:sz="12" w:space="0"/>
              <w:bottom w:val="single" w:color="000000" w:sz="4" w:space="0"/>
            </w:tcBorders>
            <w:shd w:val="clear" w:color="auto" w:fill="E0E0E0"/>
          </w:tcPr>
          <w:p w:rsidR="000A0A97" w:rsidP="00FA0FBB" w:rsidRDefault="000A0A97">
            <w:pPr>
              <w:pStyle w:val="af6"/>
            </w:pPr>
            <w:r w:rsidRPr="00B1730D">
              <w:t>Name</w:t>
            </w:r>
          </w:p>
        </w:tc>
        <w:tc>
          <w:tcPr>
            <w:tcW w:w="1304" w:type="pct"/>
            <w:tcBorders>
              <w:top w:val="single" w:color="000000" w:sz="12" w:space="0"/>
              <w:bottom w:val="single" w:color="000000" w:sz="4" w:space="0"/>
            </w:tcBorders>
            <w:shd w:val="clear" w:color="auto" w:fill="E0E0E0"/>
          </w:tcPr>
          <w:p w:rsidR="000A0A97" w:rsidP="00FA0FBB" w:rsidRDefault="000A0A97">
            <w:pPr>
              <w:pStyle w:val="af6"/>
            </w:pPr>
            <w:r>
              <w:rPr>
                <w:rFonts w:hint="eastAsia"/>
              </w:rPr>
              <w:t>Safety Critical</w:t>
            </w:r>
          </w:p>
        </w:tc>
        <w:tc>
          <w:tcPr>
            <w:tcW w:w="1112" w:type="pct"/>
            <w:tcBorders>
              <w:top w:val="single" w:color="000000" w:sz="12" w:space="0"/>
              <w:bottom w:val="single" w:color="000000" w:sz="4" w:space="0"/>
            </w:tcBorders>
            <w:shd w:val="clear" w:color="auto" w:fill="E0E0E0"/>
          </w:tcPr>
          <w:p w:rsidR="000A0A97" w:rsidP="00FA0FBB" w:rsidRDefault="000A0A97">
            <w:pPr>
              <w:pStyle w:val="af6"/>
            </w:pPr>
            <w:r w:rsidRPr="00B1730D">
              <w:t>Observable</w:t>
            </w:r>
          </w:p>
        </w:tc>
        <w:tc>
          <w:tcPr>
            <w:tcW w:w="1206" w:type="pct"/>
            <w:tcBorders>
              <w:top w:val="single" w:color="000000" w:sz="12" w:space="0"/>
              <w:bottom w:val="single" w:color="000000" w:sz="4" w:space="0"/>
            </w:tcBorders>
            <w:shd w:val="clear" w:color="auto" w:fill="E0E0E0"/>
          </w:tcPr>
          <w:p w:rsidR="000A0A97" w:rsidP="00FA0FBB" w:rsidRDefault="000A0A97">
            <w:pPr>
              <w:pStyle w:val="af6"/>
            </w:pPr>
            <w:r w:rsidRPr="00B1730D">
              <w:t>Logical Type</w:t>
            </w:r>
          </w:p>
        </w:tc>
      </w:tr>
      <w:tr w:rsidR="00796893" w:rsidTr="002B1167">
        <w:tc>
          <w:tcPr>
            <w:tcW w:w="1378" w:type="pct"/>
            <w:shd w:val="clear" w:color="auto" w:fill="auto"/>
          </w:tcPr>
          <w:p w:rsidRPr="00796893" w:rsidR="00796893" w:rsidP="00591D6B" w:rsidRDefault="00532AED">
            <w:pPr>
              <w:pStyle w:val="AltB0"/>
            </w:pPr>
            <w:hyperlink w:history="1" w:anchor="RadarMotionMax">
              <w:r w:rsidRPr="00796893" w:rsidR="00796893">
                <w:rPr>
                  <w:rStyle w:val="ac"/>
                  <w:rFonts w:hint="eastAsia"/>
                </w:rPr>
                <w:t>RadarMotionMax</w:t>
              </w:r>
            </w:hyperlink>
          </w:p>
        </w:tc>
        <w:tc>
          <w:tcPr>
            <w:tcW w:w="1304" w:type="pct"/>
          </w:tcPr>
          <w:p w:rsidRPr="00796893" w:rsidR="00796893" w:rsidP="00591D6B" w:rsidRDefault="00796893">
            <w:pPr>
              <w:pStyle w:val="AltB0"/>
            </w:pPr>
            <w:r w:rsidRPr="00796893">
              <w:rPr>
                <w:rFonts w:hint="eastAsia"/>
              </w:rPr>
              <w:t>√</w:t>
            </w:r>
          </w:p>
        </w:tc>
        <w:tc>
          <w:tcPr>
            <w:tcW w:w="1112" w:type="pct"/>
            <w:shd w:val="clear" w:color="auto" w:fill="auto"/>
          </w:tcPr>
          <w:p w:rsidRPr="00796893" w:rsidR="00796893" w:rsidP="00591D6B" w:rsidRDefault="00796893">
            <w:pPr>
              <w:pStyle w:val="AltB0"/>
            </w:pPr>
            <w:r w:rsidRPr="00796893">
              <w:rPr>
                <w:rFonts w:hint="eastAsia"/>
              </w:rPr>
              <w:t>√</w:t>
            </w:r>
          </w:p>
        </w:tc>
        <w:tc>
          <w:tcPr>
            <w:tcW w:w="1206" w:type="pct"/>
            <w:shd w:val="clear" w:color="auto" w:fill="auto"/>
          </w:tcPr>
          <w:p w:rsidRPr="00796893" w:rsidR="00796893" w:rsidP="00591D6B" w:rsidRDefault="00796893">
            <w:pPr>
              <w:pStyle w:val="AltB0"/>
            </w:pPr>
            <w:r w:rsidRPr="00796893">
              <w:fldChar w:fldCharType="begin"/>
            </w:r>
            <w:r w:rsidRPr="00796893">
              <w:instrText xml:space="preserve"> REF NUMERIC_32 \h </w:instrText>
            </w:r>
            <w:r w:rsidRPr="00796893">
              <w:fldChar w:fldCharType="separate"/>
            </w:r>
            <w:r w:rsidRPr="00190111" w:rsidR="00DE178B">
              <w:rPr>
                <w:rStyle w:val="DATATYPE"/>
              </w:rPr>
              <w:t>NUMERIC_32</w:t>
            </w:r>
            <w:r w:rsidRPr="00796893">
              <w:fldChar w:fldCharType="end"/>
            </w:r>
          </w:p>
        </w:tc>
      </w:tr>
      <w:tr w:rsidR="00796893" w:rsidTr="002B1167">
        <w:tc>
          <w:tcPr>
            <w:tcW w:w="1378" w:type="pct"/>
            <w:shd w:val="clear" w:color="auto" w:fill="auto"/>
          </w:tcPr>
          <w:p w:rsidRPr="00796893" w:rsidR="00796893" w:rsidP="00591D6B" w:rsidRDefault="00532AED">
            <w:pPr>
              <w:pStyle w:val="AltB0"/>
            </w:pPr>
            <w:hyperlink w:history="1" w:anchor="RadarMotionMin">
              <w:r w:rsidRPr="00796893" w:rsidR="00796893">
                <w:rPr>
                  <w:rStyle w:val="ac"/>
                  <w:rFonts w:hint="eastAsia"/>
                </w:rPr>
                <w:t>RadarMotionMin</w:t>
              </w:r>
            </w:hyperlink>
          </w:p>
        </w:tc>
        <w:tc>
          <w:tcPr>
            <w:tcW w:w="1304" w:type="pct"/>
          </w:tcPr>
          <w:p w:rsidRPr="00796893" w:rsidR="00796893" w:rsidP="00591D6B" w:rsidRDefault="00796893">
            <w:pPr>
              <w:pStyle w:val="AltB0"/>
            </w:pPr>
            <w:r w:rsidRPr="00796893">
              <w:rPr>
                <w:rFonts w:hint="eastAsia"/>
              </w:rPr>
              <w:t>√</w:t>
            </w:r>
          </w:p>
        </w:tc>
        <w:tc>
          <w:tcPr>
            <w:tcW w:w="1112" w:type="pct"/>
            <w:shd w:val="clear" w:color="auto" w:fill="auto"/>
          </w:tcPr>
          <w:p w:rsidRPr="00796893" w:rsidR="00796893" w:rsidP="00591D6B" w:rsidRDefault="00796893">
            <w:pPr>
              <w:pStyle w:val="AltB0"/>
            </w:pPr>
            <w:r w:rsidRPr="00796893">
              <w:rPr>
                <w:rFonts w:hint="eastAsia"/>
              </w:rPr>
              <w:t>√</w:t>
            </w:r>
          </w:p>
        </w:tc>
        <w:tc>
          <w:tcPr>
            <w:tcW w:w="1206" w:type="pct"/>
            <w:shd w:val="clear" w:color="auto" w:fill="auto"/>
          </w:tcPr>
          <w:p w:rsidRPr="00796893" w:rsidR="00796893" w:rsidP="00591D6B" w:rsidRDefault="00796893">
            <w:pPr>
              <w:pStyle w:val="AltB0"/>
            </w:pPr>
            <w:r w:rsidRPr="00796893">
              <w:fldChar w:fldCharType="begin"/>
            </w:r>
            <w:r w:rsidRPr="00796893">
              <w:instrText xml:space="preserve"> REF NUMERIC_32 \h </w:instrText>
            </w:r>
            <w:r w:rsidRPr="00796893">
              <w:fldChar w:fldCharType="separate"/>
            </w:r>
            <w:r w:rsidRPr="00190111" w:rsidR="00DE178B">
              <w:rPr>
                <w:rStyle w:val="DATATYPE"/>
              </w:rPr>
              <w:t>NUMERIC_32</w:t>
            </w:r>
            <w:r w:rsidRPr="00796893">
              <w:fldChar w:fldCharType="end"/>
            </w:r>
          </w:p>
        </w:tc>
      </w:tr>
      <w:tr w:rsidR="00796893" w:rsidTr="002B1167">
        <w:tc>
          <w:tcPr>
            <w:tcW w:w="1378" w:type="pct"/>
            <w:shd w:val="clear" w:color="auto" w:fill="auto"/>
          </w:tcPr>
          <w:p w:rsidRPr="00796893" w:rsidR="00796893" w:rsidP="00591D6B" w:rsidRDefault="00532AED">
            <w:pPr>
              <w:pStyle w:val="AltB0"/>
            </w:pPr>
            <w:hyperlink w:history="1" w:anchor="RadarRawSpeed">
              <w:r w:rsidRPr="00796893" w:rsidR="00796893">
                <w:rPr>
                  <w:rStyle w:val="ac"/>
                </w:rPr>
                <w:t>RadarRawSpeed</w:t>
              </w:r>
            </w:hyperlink>
          </w:p>
        </w:tc>
        <w:tc>
          <w:tcPr>
            <w:tcW w:w="1304" w:type="pct"/>
          </w:tcPr>
          <w:p w:rsidRPr="00796893" w:rsidR="00796893" w:rsidP="00591D6B" w:rsidRDefault="00796893">
            <w:pPr>
              <w:pStyle w:val="AltB0"/>
            </w:pPr>
            <w:r w:rsidRPr="00796893">
              <w:rPr>
                <w:rFonts w:hint="eastAsia"/>
              </w:rPr>
              <w:t>√</w:t>
            </w:r>
          </w:p>
        </w:tc>
        <w:tc>
          <w:tcPr>
            <w:tcW w:w="1112" w:type="pct"/>
            <w:shd w:val="clear" w:color="auto" w:fill="auto"/>
          </w:tcPr>
          <w:p w:rsidRPr="00796893" w:rsidR="00796893" w:rsidP="00591D6B" w:rsidRDefault="00796893">
            <w:pPr>
              <w:pStyle w:val="AltB0"/>
            </w:pPr>
            <w:r w:rsidRPr="00796893">
              <w:rPr>
                <w:rFonts w:hint="eastAsia"/>
              </w:rPr>
              <w:t>√</w:t>
            </w:r>
          </w:p>
        </w:tc>
        <w:tc>
          <w:tcPr>
            <w:tcW w:w="1206" w:type="pct"/>
            <w:shd w:val="clear" w:color="auto" w:fill="auto"/>
          </w:tcPr>
          <w:p w:rsidRPr="00796893" w:rsidR="00796893" w:rsidP="00591D6B" w:rsidRDefault="00796893">
            <w:pPr>
              <w:pStyle w:val="AltB0"/>
            </w:pPr>
            <w:r w:rsidRPr="00796893">
              <w:fldChar w:fldCharType="begin"/>
            </w:r>
            <w:r w:rsidRPr="00796893">
              <w:instrText xml:space="preserve"> REF NUMERIC_32 \h </w:instrText>
            </w:r>
            <w:r w:rsidRPr="00796893">
              <w:fldChar w:fldCharType="separate"/>
            </w:r>
            <w:r w:rsidRPr="00190111" w:rsidR="00DE178B">
              <w:rPr>
                <w:rStyle w:val="DATATYPE"/>
              </w:rPr>
              <w:t>NUMERIC_32</w:t>
            </w:r>
            <w:r w:rsidRPr="00796893">
              <w:fldChar w:fldCharType="end"/>
            </w:r>
          </w:p>
        </w:tc>
      </w:tr>
      <w:tr w:rsidR="00796893" w:rsidTr="002B1167">
        <w:tc>
          <w:tcPr>
            <w:tcW w:w="1378" w:type="pct"/>
            <w:shd w:val="clear" w:color="auto" w:fill="auto"/>
          </w:tcPr>
          <w:p w:rsidRPr="00796893" w:rsidR="00796893" w:rsidP="00591D6B" w:rsidRDefault="00532AED">
            <w:pPr>
              <w:pStyle w:val="AltB0"/>
            </w:pPr>
            <w:hyperlink w:history="1" w:anchor="RadarSpeedValid">
              <w:r w:rsidRPr="00796893" w:rsidR="00796893">
                <w:rPr>
                  <w:rStyle w:val="ac"/>
                </w:rPr>
                <w:t>RadarSpeedValid</w:t>
              </w:r>
            </w:hyperlink>
          </w:p>
        </w:tc>
        <w:tc>
          <w:tcPr>
            <w:tcW w:w="1304" w:type="pct"/>
          </w:tcPr>
          <w:p w:rsidRPr="00796893" w:rsidR="00796893" w:rsidP="00591D6B" w:rsidRDefault="00796893">
            <w:pPr>
              <w:pStyle w:val="AltB0"/>
            </w:pPr>
            <w:r w:rsidRPr="00796893">
              <w:rPr>
                <w:rFonts w:hint="eastAsia"/>
              </w:rPr>
              <w:t>√</w:t>
            </w:r>
          </w:p>
        </w:tc>
        <w:tc>
          <w:tcPr>
            <w:tcW w:w="1112" w:type="pct"/>
            <w:shd w:val="clear" w:color="auto" w:fill="auto"/>
          </w:tcPr>
          <w:p w:rsidRPr="00796893" w:rsidR="00796893" w:rsidP="00591D6B" w:rsidRDefault="00796893">
            <w:pPr>
              <w:pStyle w:val="AltB0"/>
            </w:pPr>
            <w:r w:rsidRPr="00796893">
              <w:rPr>
                <w:rFonts w:hint="eastAsia"/>
              </w:rPr>
              <w:t>√</w:t>
            </w:r>
          </w:p>
        </w:tc>
        <w:tc>
          <w:tcPr>
            <w:tcW w:w="1206" w:type="pct"/>
            <w:shd w:val="clear" w:color="auto" w:fill="auto"/>
          </w:tcPr>
          <w:p w:rsidRPr="00796893" w:rsidR="00796893"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7106B6" w:rsidP="00F23398" w:rsidRDefault="000A0A97">
      <w:pPr>
        <w:pStyle w:val="2"/>
        <w:ind w:left="756" w:hanging="756"/>
      </w:pPr>
      <w:bookmarkStart w:name="_Ref380051973" w:id="4740"/>
      <w:bookmarkStart w:name="_Ref379966118" w:id="4741"/>
      <w:bookmarkStart w:name="_Toc392229938" w:id="4742"/>
      <w:r>
        <w:rPr>
          <w:rFonts w:hint="eastAsia"/>
        </w:rPr>
        <w:lastRenderedPageBreak/>
        <w:t>F26</w:t>
      </w:r>
      <w:r w:rsidR="009460C0">
        <w:rPr>
          <w:rFonts w:hint="eastAsia"/>
        </w:rPr>
        <w:t>-</w:t>
      </w:r>
      <w:r w:rsidR="00491655">
        <w:rPr>
          <w:rFonts w:hint="eastAsia"/>
        </w:rPr>
        <w:t xml:space="preserve">Detect </w:t>
      </w:r>
      <w:r w:rsidR="00306F7A">
        <w:rPr>
          <w:rFonts w:hint="eastAsia"/>
        </w:rPr>
        <w:t>O</w:t>
      </w:r>
      <w:r w:rsidR="00491655">
        <w:rPr>
          <w:rFonts w:hint="eastAsia"/>
        </w:rPr>
        <w:t xml:space="preserve">dometer </w:t>
      </w:r>
      <w:r w:rsidR="00306F7A">
        <w:rPr>
          <w:rFonts w:hint="eastAsia"/>
        </w:rPr>
        <w:t>A</w:t>
      </w:r>
      <w:r w:rsidR="00491655">
        <w:rPr>
          <w:rFonts w:hint="eastAsia"/>
        </w:rPr>
        <w:t xml:space="preserve">xle </w:t>
      </w:r>
      <w:r w:rsidR="00306F7A">
        <w:rPr>
          <w:rFonts w:hint="eastAsia"/>
        </w:rPr>
        <w:t>L</w:t>
      </w:r>
      <w:r w:rsidR="00491655">
        <w:rPr>
          <w:rFonts w:hint="eastAsia"/>
        </w:rPr>
        <w:t>ock</w:t>
      </w:r>
      <w:bookmarkEnd w:id="4700"/>
      <w:bookmarkEnd w:id="4701"/>
      <w:bookmarkEnd w:id="4702"/>
      <w:bookmarkEnd w:id="4703"/>
      <w:bookmarkEnd w:id="4704"/>
      <w:bookmarkEnd w:id="4705"/>
      <w:bookmarkEnd w:id="4740"/>
      <w:bookmarkEnd w:id="4741"/>
      <w:bookmarkEnd w:id="4742"/>
    </w:p>
    <w:p w:rsidR="00896D6D" w:rsidP="00C93484" w:rsidRDefault="00896D6D">
      <w:pPr>
        <w:pStyle w:val="Reqtify"/>
      </w:pPr>
    </w:p>
    <w:p w:rsidR="00896D6D" w:rsidP="00934391" w:rsidRDefault="00896D6D">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936"/>
        <w:gridCol w:w="1140"/>
        <w:gridCol w:w="4210"/>
      </w:tblGrid>
      <w:tr w:rsidRPr="00785CC7" w:rsidR="00491655" w:rsidTr="00491655">
        <w:tc>
          <w:tcPr>
            <w:tcW w:w="2119" w:type="pct"/>
            <w:tcBorders>
              <w:top w:val="single" w:color="000000" w:sz="12" w:space="0"/>
              <w:bottom w:val="single" w:color="000000" w:sz="4" w:space="0"/>
            </w:tcBorders>
            <w:shd w:val="clear" w:color="auto" w:fill="E0E0E0"/>
          </w:tcPr>
          <w:p w:rsidR="00491655" w:rsidP="00FA0FBB" w:rsidRDefault="00491655">
            <w:pPr>
              <w:pStyle w:val="af6"/>
            </w:pPr>
            <w:r w:rsidRPr="00B1730D">
              <w:t>Name</w:t>
            </w:r>
          </w:p>
        </w:tc>
        <w:tc>
          <w:tcPr>
            <w:tcW w:w="614" w:type="pct"/>
            <w:tcBorders>
              <w:top w:val="single" w:color="000000" w:sz="12" w:space="0"/>
              <w:bottom w:val="single" w:color="000000" w:sz="4" w:space="0"/>
            </w:tcBorders>
            <w:shd w:val="clear" w:color="auto" w:fill="E0E0E0"/>
          </w:tcPr>
          <w:p w:rsidR="00491655" w:rsidP="00FA0FBB" w:rsidRDefault="00491655">
            <w:pPr>
              <w:pStyle w:val="af6"/>
            </w:pPr>
            <w:r w:rsidRPr="00B1730D">
              <w:t>Nature</w:t>
            </w:r>
          </w:p>
        </w:tc>
        <w:tc>
          <w:tcPr>
            <w:tcW w:w="2267" w:type="pct"/>
            <w:tcBorders>
              <w:top w:val="single" w:color="000000" w:sz="12" w:space="0"/>
              <w:bottom w:val="single" w:color="000000" w:sz="4" w:space="0"/>
            </w:tcBorders>
            <w:shd w:val="clear" w:color="auto" w:fill="E0E0E0"/>
          </w:tcPr>
          <w:p w:rsidR="00491655" w:rsidP="00FA0FBB" w:rsidRDefault="00491655">
            <w:pPr>
              <w:pStyle w:val="af6"/>
            </w:pPr>
            <w:r w:rsidRPr="00B1730D">
              <w:t>Provided by</w:t>
            </w:r>
          </w:p>
        </w:tc>
      </w:tr>
      <w:tr w:rsidR="003A46B2" w:rsidTr="003A46B2">
        <w:tc>
          <w:tcPr>
            <w:tcW w:w="2119" w:type="pct"/>
            <w:shd w:val="clear" w:color="auto" w:fill="auto"/>
          </w:tcPr>
          <w:p w:rsidR="003A46B2" w:rsidP="00591D6B" w:rsidRDefault="00532AED">
            <w:pPr>
              <w:pStyle w:val="AltB0"/>
            </w:pPr>
            <w:hyperlink w:history="1" w:anchor="ATOcontrolTimeValid">
              <w:r w:rsidR="00C64E92">
                <w:rPr>
                  <w:rStyle w:val="ac"/>
                </w:rPr>
                <w:t>ATOcontrolTimeValid</w:t>
              </w:r>
            </w:hyperlink>
          </w:p>
        </w:tc>
        <w:tc>
          <w:tcPr>
            <w:tcW w:w="614" w:type="pct"/>
            <w:shd w:val="clear" w:color="auto" w:fill="auto"/>
          </w:tcPr>
          <w:p w:rsidR="003A46B2" w:rsidP="00591D6B" w:rsidRDefault="00447660">
            <w:pPr>
              <w:pStyle w:val="AltB0"/>
            </w:pPr>
            <w:r>
              <w:rPr>
                <w:rFonts w:hint="eastAsia"/>
              </w:rPr>
              <w:t>Internal</w:t>
            </w:r>
          </w:p>
        </w:tc>
        <w:tc>
          <w:tcPr>
            <w:tcW w:w="2267" w:type="pct"/>
            <w:shd w:val="clear" w:color="auto" w:fill="auto"/>
          </w:tcPr>
          <w:p w:rsidR="003A46B2" w:rsidP="00591D6B" w:rsidRDefault="00447660">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C473F2" w:rsidTr="00491655">
        <w:tc>
          <w:tcPr>
            <w:tcW w:w="2119" w:type="pct"/>
            <w:tcBorders>
              <w:top w:val="single" w:color="000000" w:sz="4" w:space="0"/>
            </w:tcBorders>
            <w:shd w:val="clear" w:color="auto" w:fill="auto"/>
          </w:tcPr>
          <w:p w:rsidR="00C473F2" w:rsidP="00591D6B" w:rsidRDefault="00532AED">
            <w:pPr>
              <w:pStyle w:val="AltB0"/>
            </w:pPr>
            <w:hyperlink w:history="1" w:anchor="ATPsetting">
              <w:r w:rsidR="00C473F2">
                <w:rPr>
                  <w:rStyle w:val="ac"/>
                </w:rPr>
                <w:t>ATPsetting</w:t>
              </w:r>
            </w:hyperlink>
          </w:p>
        </w:tc>
        <w:tc>
          <w:tcPr>
            <w:tcW w:w="614" w:type="pct"/>
            <w:tcBorders>
              <w:top w:val="single" w:color="000000" w:sz="4" w:space="0"/>
            </w:tcBorders>
            <w:shd w:val="clear" w:color="auto" w:fill="auto"/>
          </w:tcPr>
          <w:p w:rsidR="00C473F2" w:rsidP="00591D6B" w:rsidRDefault="00C473F2">
            <w:pPr>
              <w:pStyle w:val="AltB0"/>
            </w:pPr>
            <w:r>
              <w:rPr>
                <w:rFonts w:hint="eastAsia"/>
              </w:rPr>
              <w:t>Internal</w:t>
            </w:r>
          </w:p>
        </w:tc>
        <w:tc>
          <w:tcPr>
            <w:tcW w:w="2267" w:type="pct"/>
            <w:tcBorders>
              <w:top w:val="single" w:color="000000" w:sz="4" w:space="0"/>
            </w:tcBorders>
            <w:shd w:val="clear" w:color="auto" w:fill="auto"/>
          </w:tcPr>
          <w:p w:rsidR="00C473F2" w:rsidP="00591D6B" w:rsidRDefault="00C473F2">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C473F2" w:rsidTr="00491655">
        <w:tc>
          <w:tcPr>
            <w:tcW w:w="2119" w:type="pct"/>
            <w:shd w:val="clear" w:color="auto" w:fill="auto"/>
          </w:tcPr>
          <w:p w:rsidR="00C473F2" w:rsidP="00591D6B" w:rsidRDefault="00532AED">
            <w:pPr>
              <w:pStyle w:val="AltB0"/>
            </w:pPr>
            <w:hyperlink w:history="1" w:anchor="NonVitalRequest">
              <w:r w:rsidR="00C473F2">
                <w:rPr>
                  <w:rStyle w:val="ac"/>
                </w:rPr>
                <w:t>NonVitalRequest</w:t>
              </w:r>
            </w:hyperlink>
          </w:p>
        </w:tc>
        <w:tc>
          <w:tcPr>
            <w:tcW w:w="614" w:type="pct"/>
            <w:shd w:val="clear" w:color="auto" w:fill="auto"/>
          </w:tcPr>
          <w:p w:rsidR="00C473F2" w:rsidP="00591D6B" w:rsidRDefault="00416AAC">
            <w:pPr>
              <w:pStyle w:val="AltB0"/>
            </w:pPr>
            <w:r>
              <w:rPr>
                <w:rFonts w:hint="eastAsia"/>
              </w:rPr>
              <w:t>External</w:t>
            </w:r>
          </w:p>
        </w:tc>
        <w:tc>
          <w:tcPr>
            <w:tcW w:w="2267" w:type="pct"/>
            <w:shd w:val="clear" w:color="auto" w:fill="auto"/>
          </w:tcPr>
          <w:p w:rsidR="00C473F2" w:rsidP="00591D6B" w:rsidRDefault="00416AAC">
            <w:pPr>
              <w:pStyle w:val="AltB0"/>
            </w:pPr>
            <w:r>
              <w:fldChar w:fldCharType="begin"/>
            </w:r>
            <w:r>
              <w:instrText xml:space="preserve"> REF _Ref348357813 \h </w:instrText>
            </w:r>
            <w:r>
              <w:fldChar w:fldCharType="separate"/>
            </w:r>
            <w:r w:rsidR="00DE178B">
              <w:rPr>
                <w:rFonts w:hint="eastAsia"/>
              </w:rPr>
              <w:t>Interface with CC Non Vital</w:t>
            </w:r>
            <w:r>
              <w:fldChar w:fldCharType="end"/>
            </w:r>
          </w:p>
        </w:tc>
      </w:tr>
      <w:tr w:rsidR="00C473F2" w:rsidTr="00491655">
        <w:tc>
          <w:tcPr>
            <w:tcW w:w="2119" w:type="pct"/>
            <w:shd w:val="clear" w:color="auto" w:fill="auto"/>
          </w:tcPr>
          <w:p w:rsidR="00C473F2" w:rsidP="00591D6B" w:rsidRDefault="00532AED">
            <w:pPr>
              <w:pStyle w:val="AltB0"/>
            </w:pPr>
            <w:hyperlink w:history="1" w:anchor="OdometerState">
              <w:r w:rsidR="00C473F2">
                <w:rPr>
                  <w:rStyle w:val="ac"/>
                </w:rPr>
                <w:t>OdometerState</w:t>
              </w:r>
            </w:hyperlink>
          </w:p>
        </w:tc>
        <w:tc>
          <w:tcPr>
            <w:tcW w:w="614" w:type="pct"/>
            <w:shd w:val="clear" w:color="auto" w:fill="auto"/>
          </w:tcPr>
          <w:p w:rsidR="00C473F2" w:rsidP="00591D6B" w:rsidRDefault="00C473F2">
            <w:pPr>
              <w:pStyle w:val="AltB0"/>
            </w:pPr>
            <w:r>
              <w:rPr>
                <w:rFonts w:hint="eastAsia"/>
              </w:rPr>
              <w:t>Internal</w:t>
            </w:r>
          </w:p>
        </w:tc>
        <w:tc>
          <w:tcPr>
            <w:tcW w:w="2267" w:type="pct"/>
            <w:shd w:val="clear" w:color="auto" w:fill="auto"/>
          </w:tcPr>
          <w:p w:rsidR="00C473F2" w:rsidP="00591D6B" w:rsidRDefault="00C473F2">
            <w:pPr>
              <w:pStyle w:val="AltB0"/>
            </w:pPr>
            <w:r>
              <w:fldChar w:fldCharType="begin"/>
            </w:r>
            <w:r>
              <w:instrText xml:space="preserve"> REF _Ref345055677 \h </w:instrText>
            </w:r>
            <w:r>
              <w:fldChar w:fldCharType="separate"/>
            </w:r>
            <w:r w:rsidR="00DE178B">
              <w:rPr>
                <w:rFonts w:hint="eastAsia"/>
              </w:rPr>
              <w:t>F23-Manage the Odometer State</w:t>
            </w:r>
            <w:r>
              <w:fldChar w:fldCharType="end"/>
            </w:r>
          </w:p>
        </w:tc>
      </w:tr>
      <w:tr w:rsidR="00F62D0D" w:rsidTr="00491655">
        <w:tc>
          <w:tcPr>
            <w:tcW w:w="2119" w:type="pct"/>
            <w:shd w:val="clear" w:color="auto" w:fill="auto"/>
          </w:tcPr>
          <w:p w:rsidR="00F62D0D" w:rsidP="00591D6B" w:rsidRDefault="00532AED">
            <w:pPr>
              <w:pStyle w:val="AltB0"/>
            </w:pPr>
            <w:hyperlink w:history="1" w:anchor="RadarRawSpeed">
              <w:r w:rsidRPr="00F62D0D" w:rsidR="00F62D0D">
                <w:rPr>
                  <w:rStyle w:val="ac"/>
                </w:rPr>
                <w:t>RadarRawSpeed</w:t>
              </w:r>
            </w:hyperlink>
          </w:p>
        </w:tc>
        <w:tc>
          <w:tcPr>
            <w:tcW w:w="614" w:type="pct"/>
            <w:shd w:val="clear" w:color="auto" w:fill="auto"/>
          </w:tcPr>
          <w:p w:rsidR="00F62D0D" w:rsidP="00591D6B" w:rsidRDefault="00F62D0D">
            <w:pPr>
              <w:pStyle w:val="AltB0"/>
            </w:pPr>
            <w:r w:rsidRPr="00F62D0D">
              <w:rPr>
                <w:rFonts w:hint="eastAsia"/>
              </w:rPr>
              <w:t>Internal</w:t>
            </w:r>
          </w:p>
        </w:tc>
        <w:tc>
          <w:tcPr>
            <w:tcW w:w="2267" w:type="pct"/>
            <w:shd w:val="clear" w:color="auto" w:fill="auto"/>
          </w:tcPr>
          <w:p w:rsidR="00F62D0D" w:rsidP="00591D6B" w:rsidRDefault="00F62D0D">
            <w:pPr>
              <w:pStyle w:val="AltB0"/>
            </w:pPr>
            <w:r>
              <w:fldChar w:fldCharType="begin"/>
            </w:r>
            <w:r>
              <w:instrText xml:space="preserve"> REF _Ref379959783 \h </w:instrText>
            </w:r>
            <w:r>
              <w:fldChar w:fldCharType="separate"/>
            </w:r>
            <w:r w:rsidR="00DE178B">
              <w:rPr>
                <w:rFonts w:hint="eastAsia"/>
              </w:rPr>
              <w:t>F25-Calculate Radar Speed</w:t>
            </w:r>
            <w:r>
              <w:fldChar w:fldCharType="end"/>
            </w:r>
          </w:p>
        </w:tc>
      </w:tr>
      <w:tr w:rsidR="00F62D0D" w:rsidTr="00491655">
        <w:tc>
          <w:tcPr>
            <w:tcW w:w="2119" w:type="pct"/>
            <w:shd w:val="clear" w:color="auto" w:fill="auto"/>
          </w:tcPr>
          <w:p w:rsidR="00F62D0D" w:rsidP="00591D6B" w:rsidRDefault="00532AED">
            <w:pPr>
              <w:pStyle w:val="AltB0"/>
            </w:pPr>
            <w:hyperlink w:history="1" w:anchor="RadarSpeedValid">
              <w:r w:rsidRPr="00F62D0D" w:rsidR="00F62D0D">
                <w:rPr>
                  <w:rStyle w:val="ac"/>
                </w:rPr>
                <w:t>RadarSpeedValid</w:t>
              </w:r>
            </w:hyperlink>
          </w:p>
        </w:tc>
        <w:tc>
          <w:tcPr>
            <w:tcW w:w="614" w:type="pct"/>
            <w:shd w:val="clear" w:color="auto" w:fill="auto"/>
          </w:tcPr>
          <w:p w:rsidR="00F62D0D" w:rsidP="00591D6B" w:rsidRDefault="00F62D0D">
            <w:pPr>
              <w:pStyle w:val="AltB0"/>
            </w:pPr>
            <w:r w:rsidRPr="00F62D0D">
              <w:rPr>
                <w:rFonts w:hint="eastAsia"/>
              </w:rPr>
              <w:t>Internal</w:t>
            </w:r>
          </w:p>
        </w:tc>
        <w:tc>
          <w:tcPr>
            <w:tcW w:w="2267" w:type="pct"/>
            <w:shd w:val="clear" w:color="auto" w:fill="auto"/>
          </w:tcPr>
          <w:p w:rsidR="00F62D0D" w:rsidP="00591D6B" w:rsidRDefault="00F62D0D">
            <w:pPr>
              <w:pStyle w:val="AltB0"/>
            </w:pPr>
            <w:r w:rsidRPr="00F62D0D">
              <w:fldChar w:fldCharType="begin"/>
            </w:r>
            <w:r w:rsidRPr="00F62D0D">
              <w:instrText xml:space="preserve"> REF _Ref379959783 \h </w:instrText>
            </w:r>
            <w:r w:rsidRPr="00F62D0D">
              <w:fldChar w:fldCharType="separate"/>
            </w:r>
            <w:r w:rsidR="00DE178B">
              <w:rPr>
                <w:rFonts w:hint="eastAsia"/>
              </w:rPr>
              <w:t>F25-Calculate Radar Speed</w:t>
            </w:r>
            <w:r w:rsidRPr="00F62D0D">
              <w:fldChar w:fldCharType="end"/>
            </w:r>
          </w:p>
        </w:tc>
      </w:tr>
      <w:tr w:rsidR="00C473F2" w:rsidTr="00491655">
        <w:tc>
          <w:tcPr>
            <w:tcW w:w="2119" w:type="pct"/>
            <w:shd w:val="clear" w:color="auto" w:fill="auto"/>
          </w:tcPr>
          <w:p w:rsidR="00C473F2" w:rsidP="00591D6B" w:rsidRDefault="00532AED">
            <w:pPr>
              <w:pStyle w:val="AltB0"/>
            </w:pPr>
            <w:hyperlink w:history="1" w:anchor="ValidWheelKinematic">
              <w:r w:rsidR="00C473F2">
                <w:rPr>
                  <w:rStyle w:val="ac"/>
                </w:rPr>
                <w:t>ValidWheelKinematic</w:t>
              </w:r>
            </w:hyperlink>
          </w:p>
        </w:tc>
        <w:tc>
          <w:tcPr>
            <w:tcW w:w="614" w:type="pct"/>
            <w:shd w:val="clear" w:color="auto" w:fill="auto"/>
          </w:tcPr>
          <w:p w:rsidR="00C473F2" w:rsidP="00591D6B" w:rsidRDefault="00C473F2">
            <w:pPr>
              <w:pStyle w:val="AltB0"/>
            </w:pPr>
            <w:r>
              <w:rPr>
                <w:rFonts w:hint="eastAsia"/>
              </w:rPr>
              <w:t>Internal</w:t>
            </w:r>
          </w:p>
        </w:tc>
        <w:tc>
          <w:tcPr>
            <w:tcW w:w="2267" w:type="pct"/>
            <w:shd w:val="clear" w:color="auto" w:fill="auto"/>
          </w:tcPr>
          <w:p w:rsidR="00C473F2" w:rsidP="00591D6B" w:rsidRDefault="00C473F2">
            <w:pPr>
              <w:pStyle w:val="AltB0"/>
            </w:pPr>
            <w:r>
              <w:fldChar w:fldCharType="begin"/>
            </w:r>
            <w:r>
              <w:instrText xml:space="preserve"> REF _Ref345055677 \h </w:instrText>
            </w:r>
            <w:r>
              <w:fldChar w:fldCharType="separate"/>
            </w:r>
            <w:r w:rsidR="00DE178B">
              <w:rPr>
                <w:rFonts w:hint="eastAsia"/>
              </w:rPr>
              <w:t>F23-Manage the Odometer State</w:t>
            </w:r>
            <w:r>
              <w:fldChar w:fldCharType="end"/>
            </w:r>
          </w:p>
        </w:tc>
      </w:tr>
      <w:tr w:rsidR="00C473F2" w:rsidTr="00491655">
        <w:tc>
          <w:tcPr>
            <w:tcW w:w="2119" w:type="pct"/>
            <w:shd w:val="clear" w:color="auto" w:fill="auto"/>
          </w:tcPr>
          <w:p w:rsidR="00C473F2" w:rsidP="00591D6B" w:rsidRDefault="00532AED">
            <w:pPr>
              <w:pStyle w:val="AltB0"/>
            </w:pPr>
            <w:hyperlink w:history="1" w:anchor="WheelMinSpeed">
              <w:r w:rsidR="00C473F2">
                <w:rPr>
                  <w:rStyle w:val="ac"/>
                </w:rPr>
                <w:t>WheelMinSpeed</w:t>
              </w:r>
            </w:hyperlink>
          </w:p>
        </w:tc>
        <w:tc>
          <w:tcPr>
            <w:tcW w:w="614" w:type="pct"/>
            <w:shd w:val="clear" w:color="auto" w:fill="auto"/>
          </w:tcPr>
          <w:p w:rsidR="00C473F2" w:rsidP="00591D6B" w:rsidRDefault="00C473F2">
            <w:pPr>
              <w:pStyle w:val="AltB0"/>
            </w:pPr>
            <w:r>
              <w:rPr>
                <w:rFonts w:hint="eastAsia"/>
              </w:rPr>
              <w:t>Internal</w:t>
            </w:r>
          </w:p>
        </w:tc>
        <w:tc>
          <w:tcPr>
            <w:tcW w:w="2267" w:type="pct"/>
            <w:shd w:val="clear" w:color="auto" w:fill="auto"/>
          </w:tcPr>
          <w:p w:rsidR="00C473F2" w:rsidP="00591D6B" w:rsidRDefault="00C473F2">
            <w:pPr>
              <w:pStyle w:val="AltB0"/>
            </w:pPr>
            <w:r>
              <w:fldChar w:fldCharType="begin"/>
            </w:r>
            <w:r>
              <w:instrText xml:space="preserve"> REF _Ref345055677 \h </w:instrText>
            </w:r>
            <w:r>
              <w:fldChar w:fldCharType="separate"/>
            </w:r>
            <w:r w:rsidR="00DE178B">
              <w:rPr>
                <w:rFonts w:hint="eastAsia"/>
              </w:rPr>
              <w:t>F23-Manage the Odometer State</w:t>
            </w:r>
            <w:r>
              <w:fldChar w:fldCharType="end"/>
            </w:r>
          </w:p>
        </w:tc>
      </w:tr>
    </w:tbl>
    <w:p w:rsidRPr="00491655" w:rsidR="00896D6D" w:rsidP="00C93484" w:rsidRDefault="00896D6D">
      <w:pPr>
        <w:pStyle w:val="Reqtify"/>
      </w:pPr>
    </w:p>
    <w:p w:rsidR="00896D6D" w:rsidP="00934391" w:rsidRDefault="00896D6D">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705"/>
        <w:gridCol w:w="1749"/>
        <w:gridCol w:w="1486"/>
        <w:gridCol w:w="2346"/>
      </w:tblGrid>
      <w:tr w:rsidRPr="00785CC7" w:rsidR="00491655" w:rsidTr="00491655">
        <w:tc>
          <w:tcPr>
            <w:tcW w:w="1995" w:type="pct"/>
            <w:tcBorders>
              <w:top w:val="single" w:color="000000" w:sz="12" w:space="0"/>
              <w:bottom w:val="single" w:color="000000" w:sz="4" w:space="0"/>
            </w:tcBorders>
            <w:shd w:val="clear" w:color="auto" w:fill="E0E0E0"/>
          </w:tcPr>
          <w:p w:rsidR="00491655" w:rsidP="00FA0FBB" w:rsidRDefault="00491655">
            <w:pPr>
              <w:pStyle w:val="af6"/>
            </w:pPr>
            <w:r w:rsidRPr="00B1730D">
              <w:t>Name</w:t>
            </w:r>
          </w:p>
        </w:tc>
        <w:tc>
          <w:tcPr>
            <w:tcW w:w="942" w:type="pct"/>
            <w:tcBorders>
              <w:top w:val="single" w:color="000000" w:sz="12" w:space="0"/>
              <w:bottom w:val="single" w:color="000000" w:sz="4" w:space="0"/>
            </w:tcBorders>
            <w:shd w:val="clear" w:color="auto" w:fill="E0E0E0"/>
          </w:tcPr>
          <w:p w:rsidR="00491655" w:rsidP="00FA0FBB" w:rsidRDefault="00491655">
            <w:pPr>
              <w:pStyle w:val="af6"/>
            </w:pPr>
            <w:r>
              <w:rPr>
                <w:rFonts w:hint="eastAsia"/>
              </w:rPr>
              <w:t>Safety Critical</w:t>
            </w:r>
          </w:p>
        </w:tc>
        <w:tc>
          <w:tcPr>
            <w:tcW w:w="800" w:type="pct"/>
            <w:tcBorders>
              <w:top w:val="single" w:color="000000" w:sz="12" w:space="0"/>
              <w:bottom w:val="single" w:color="000000" w:sz="4" w:space="0"/>
            </w:tcBorders>
            <w:shd w:val="clear" w:color="auto" w:fill="E0E0E0"/>
          </w:tcPr>
          <w:p w:rsidR="00491655" w:rsidP="00FA0FBB" w:rsidRDefault="00491655">
            <w:pPr>
              <w:pStyle w:val="af6"/>
            </w:pPr>
            <w:r w:rsidRPr="00B1730D">
              <w:t>Observable</w:t>
            </w:r>
          </w:p>
        </w:tc>
        <w:tc>
          <w:tcPr>
            <w:tcW w:w="1263" w:type="pct"/>
            <w:tcBorders>
              <w:top w:val="single" w:color="000000" w:sz="12" w:space="0"/>
              <w:bottom w:val="single" w:color="000000" w:sz="4" w:space="0"/>
            </w:tcBorders>
            <w:shd w:val="clear" w:color="auto" w:fill="E0E0E0"/>
          </w:tcPr>
          <w:p w:rsidR="00491655" w:rsidP="00FA0FBB" w:rsidRDefault="00491655">
            <w:pPr>
              <w:pStyle w:val="af6"/>
            </w:pPr>
            <w:r w:rsidRPr="00B1730D">
              <w:t>Logical Type</w:t>
            </w:r>
          </w:p>
        </w:tc>
      </w:tr>
      <w:tr w:rsidR="00E92EF5" w:rsidTr="00491655">
        <w:tc>
          <w:tcPr>
            <w:tcW w:w="1995" w:type="pct"/>
            <w:tcBorders>
              <w:top w:val="single" w:color="000000" w:sz="4" w:space="0"/>
            </w:tcBorders>
            <w:shd w:val="clear" w:color="auto" w:fill="auto"/>
          </w:tcPr>
          <w:p w:rsidR="00E92EF5" w:rsidP="00591D6B" w:rsidRDefault="00532AED">
            <w:pPr>
              <w:pStyle w:val="AltB0"/>
            </w:pPr>
            <w:hyperlink w:history="1" w:anchor="AxleLockedDetectionAvailable">
              <w:r w:rsidR="00E92EF5">
                <w:rPr>
                  <w:rStyle w:val="ac"/>
                </w:rPr>
                <w:t>AxleLockedDetectionAvailable</w:t>
              </w:r>
            </w:hyperlink>
          </w:p>
        </w:tc>
        <w:tc>
          <w:tcPr>
            <w:tcW w:w="942" w:type="pct"/>
            <w:tcBorders>
              <w:top w:val="single" w:color="000000" w:sz="4" w:space="0"/>
            </w:tcBorders>
          </w:tcPr>
          <w:p w:rsidR="00E92EF5" w:rsidP="00591D6B" w:rsidRDefault="00E92EF5">
            <w:pPr>
              <w:pStyle w:val="AltB0"/>
            </w:pPr>
            <w:r>
              <w:rPr>
                <w:rFonts w:hint="eastAsia"/>
              </w:rPr>
              <w:t>√</w:t>
            </w:r>
          </w:p>
        </w:tc>
        <w:tc>
          <w:tcPr>
            <w:tcW w:w="800" w:type="pct"/>
            <w:tcBorders>
              <w:top w:val="single" w:color="000000" w:sz="4" w:space="0"/>
            </w:tcBorders>
            <w:shd w:val="clear" w:color="auto" w:fill="auto"/>
          </w:tcPr>
          <w:p w:rsidR="00E92EF5" w:rsidP="00591D6B" w:rsidRDefault="00E92EF5">
            <w:pPr>
              <w:pStyle w:val="AltB0"/>
            </w:pPr>
            <w:r>
              <w:rPr>
                <w:rFonts w:hint="eastAsia"/>
              </w:rPr>
              <w:t>√</w:t>
            </w:r>
          </w:p>
        </w:tc>
        <w:tc>
          <w:tcPr>
            <w:tcW w:w="1263"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491655" w:rsidTr="00491655">
        <w:tc>
          <w:tcPr>
            <w:tcW w:w="1995" w:type="pct"/>
            <w:shd w:val="clear" w:color="auto" w:fill="auto"/>
          </w:tcPr>
          <w:p w:rsidR="00491655" w:rsidP="00591D6B" w:rsidRDefault="00532AED">
            <w:pPr>
              <w:pStyle w:val="AltB0"/>
            </w:pPr>
            <w:hyperlink w:history="1" w:anchor="AxlePossiblyLocked">
              <w:r w:rsidR="001727CA">
                <w:rPr>
                  <w:rStyle w:val="ac"/>
                </w:rPr>
                <w:t>AxlePossiblyLocked</w:t>
              </w:r>
            </w:hyperlink>
          </w:p>
        </w:tc>
        <w:tc>
          <w:tcPr>
            <w:tcW w:w="942" w:type="pct"/>
          </w:tcPr>
          <w:p w:rsidR="00491655" w:rsidP="00591D6B" w:rsidRDefault="00ED2625">
            <w:pPr>
              <w:pStyle w:val="AltB0"/>
            </w:pPr>
            <w:r>
              <w:rPr>
                <w:rFonts w:hint="eastAsia"/>
              </w:rPr>
              <w:t>√</w:t>
            </w:r>
          </w:p>
        </w:tc>
        <w:tc>
          <w:tcPr>
            <w:tcW w:w="800" w:type="pct"/>
            <w:shd w:val="clear" w:color="auto" w:fill="auto"/>
          </w:tcPr>
          <w:p w:rsidR="00491655" w:rsidP="00591D6B" w:rsidRDefault="00ED2625">
            <w:pPr>
              <w:pStyle w:val="AltB0"/>
            </w:pPr>
            <w:r>
              <w:rPr>
                <w:rFonts w:hint="eastAsia"/>
              </w:rPr>
              <w:t>√</w:t>
            </w:r>
          </w:p>
        </w:tc>
        <w:tc>
          <w:tcPr>
            <w:tcW w:w="1263" w:type="pct"/>
            <w:shd w:val="clear" w:color="auto" w:fill="auto"/>
          </w:tcPr>
          <w:p w:rsidR="0049165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D32E5B" w:rsidTr="00491655">
        <w:tc>
          <w:tcPr>
            <w:tcW w:w="1995" w:type="pct"/>
            <w:shd w:val="clear" w:color="auto" w:fill="auto"/>
          </w:tcPr>
          <w:p w:rsidR="00D32E5B" w:rsidP="00591D6B" w:rsidRDefault="00532AED">
            <w:pPr>
              <w:pStyle w:val="AltB0"/>
            </w:pPr>
            <w:hyperlink w:history="1" w:anchor="OdometerRef_1">
              <w:r w:rsidR="00D32E5B">
                <w:rPr>
                  <w:rStyle w:val="ac"/>
                </w:rPr>
                <w:t>OdometerRef_1</w:t>
              </w:r>
            </w:hyperlink>
          </w:p>
        </w:tc>
        <w:tc>
          <w:tcPr>
            <w:tcW w:w="942" w:type="pct"/>
          </w:tcPr>
          <w:p w:rsidR="00D32E5B" w:rsidP="00591D6B" w:rsidRDefault="00D32E5B">
            <w:pPr>
              <w:pStyle w:val="AltB0"/>
            </w:pPr>
            <w:r>
              <w:rPr>
                <w:rFonts w:hint="eastAsia"/>
              </w:rPr>
              <w:t>√</w:t>
            </w:r>
          </w:p>
        </w:tc>
        <w:tc>
          <w:tcPr>
            <w:tcW w:w="800" w:type="pct"/>
            <w:shd w:val="clear" w:color="auto" w:fill="auto"/>
          </w:tcPr>
          <w:p w:rsidR="00D32E5B" w:rsidP="00591D6B" w:rsidRDefault="00D32E5B">
            <w:pPr>
              <w:pStyle w:val="AltB0"/>
            </w:pPr>
            <w:r>
              <w:rPr>
                <w:rFonts w:hint="eastAsia"/>
              </w:rPr>
              <w:t>√</w:t>
            </w:r>
          </w:p>
        </w:tc>
        <w:tc>
          <w:tcPr>
            <w:tcW w:w="1263" w:type="pct"/>
            <w:shd w:val="clear" w:color="auto" w:fill="auto"/>
          </w:tcPr>
          <w:p w:rsidR="00D32E5B" w:rsidP="00591D6B" w:rsidRDefault="00D32E5B">
            <w:pPr>
              <w:pStyle w:val="AltB0"/>
            </w:pPr>
            <w:r>
              <w:fldChar w:fldCharType="begin"/>
            </w:r>
            <w:r>
              <w:instrText xml:space="preserve"> REF ST_ODOMETER_REF \h </w:instrText>
            </w:r>
            <w:r>
              <w:fldChar w:fldCharType="separate"/>
            </w:r>
            <w:r w:rsidRPr="00D14BCA" w:rsidR="00DE178B">
              <w:rPr>
                <w:rStyle w:val="DATATYPE"/>
              </w:rPr>
              <w:t>ST_</w:t>
            </w:r>
            <w:r w:rsidR="00DE178B">
              <w:rPr>
                <w:rStyle w:val="DATATYPE"/>
                <w:rFonts w:hint="eastAsia"/>
              </w:rPr>
              <w:t>ODOMETER_REF</w:t>
            </w:r>
            <w:r>
              <w:fldChar w:fldCharType="end"/>
            </w:r>
          </w:p>
        </w:tc>
      </w:tr>
      <w:tr w:rsidR="00D32E5B" w:rsidTr="00491655">
        <w:tc>
          <w:tcPr>
            <w:tcW w:w="1995" w:type="pct"/>
            <w:shd w:val="clear" w:color="auto" w:fill="auto"/>
          </w:tcPr>
          <w:p w:rsidR="00D32E5B" w:rsidP="00591D6B" w:rsidRDefault="00532AED">
            <w:pPr>
              <w:pStyle w:val="AltB0"/>
            </w:pPr>
            <w:hyperlink w:history="1" w:anchor="OdometerRef_2">
              <w:r w:rsidR="00D32E5B">
                <w:rPr>
                  <w:rStyle w:val="ac"/>
                </w:rPr>
                <w:t>OdometerRef_2</w:t>
              </w:r>
            </w:hyperlink>
          </w:p>
        </w:tc>
        <w:tc>
          <w:tcPr>
            <w:tcW w:w="942" w:type="pct"/>
          </w:tcPr>
          <w:p w:rsidR="00D32E5B" w:rsidP="00591D6B" w:rsidRDefault="00D32E5B">
            <w:pPr>
              <w:pStyle w:val="AltB0"/>
            </w:pPr>
            <w:r>
              <w:rPr>
                <w:rFonts w:hint="eastAsia"/>
              </w:rPr>
              <w:t>√</w:t>
            </w:r>
          </w:p>
        </w:tc>
        <w:tc>
          <w:tcPr>
            <w:tcW w:w="800" w:type="pct"/>
            <w:shd w:val="clear" w:color="auto" w:fill="auto"/>
          </w:tcPr>
          <w:p w:rsidR="00D32E5B" w:rsidP="00591D6B" w:rsidRDefault="00D32E5B">
            <w:pPr>
              <w:pStyle w:val="AltB0"/>
            </w:pPr>
            <w:r>
              <w:rPr>
                <w:rFonts w:hint="eastAsia"/>
              </w:rPr>
              <w:t>√</w:t>
            </w:r>
          </w:p>
        </w:tc>
        <w:tc>
          <w:tcPr>
            <w:tcW w:w="1263" w:type="pct"/>
            <w:shd w:val="clear" w:color="auto" w:fill="auto"/>
          </w:tcPr>
          <w:p w:rsidR="00D32E5B" w:rsidP="00591D6B" w:rsidRDefault="00D32E5B">
            <w:pPr>
              <w:pStyle w:val="AltB0"/>
            </w:pPr>
            <w:r>
              <w:fldChar w:fldCharType="begin"/>
            </w:r>
            <w:r>
              <w:instrText xml:space="preserve"> REF ST_ODOMETER_REF \h </w:instrText>
            </w:r>
            <w:r>
              <w:fldChar w:fldCharType="separate"/>
            </w:r>
            <w:r w:rsidRPr="00D14BCA" w:rsidR="00DE178B">
              <w:rPr>
                <w:rStyle w:val="DATATYPE"/>
              </w:rPr>
              <w:t>ST_</w:t>
            </w:r>
            <w:r w:rsidR="00DE178B">
              <w:rPr>
                <w:rStyle w:val="DATATYPE"/>
                <w:rFonts w:hint="eastAsia"/>
              </w:rPr>
              <w:t>ODOMETER_REF</w:t>
            </w:r>
            <w:r>
              <w:fldChar w:fldCharType="end"/>
            </w:r>
          </w:p>
        </w:tc>
      </w:tr>
      <w:tr w:rsidR="00D32E5B" w:rsidTr="00491655">
        <w:tc>
          <w:tcPr>
            <w:tcW w:w="1995" w:type="pct"/>
            <w:shd w:val="clear" w:color="auto" w:fill="auto"/>
          </w:tcPr>
          <w:p w:rsidR="00D32E5B" w:rsidP="00591D6B" w:rsidRDefault="00532AED">
            <w:pPr>
              <w:pStyle w:val="AltB0"/>
            </w:pPr>
            <w:hyperlink w:history="1" w:anchor="OdometerSpeedUnderThreshold">
              <w:r w:rsidR="00D32E5B">
                <w:rPr>
                  <w:rStyle w:val="ac"/>
                </w:rPr>
                <w:t>OdometerSpeedUnderThreshold</w:t>
              </w:r>
            </w:hyperlink>
          </w:p>
        </w:tc>
        <w:tc>
          <w:tcPr>
            <w:tcW w:w="942" w:type="pct"/>
          </w:tcPr>
          <w:p w:rsidR="00D32E5B" w:rsidP="00591D6B" w:rsidRDefault="00D32E5B">
            <w:pPr>
              <w:pStyle w:val="AltB0"/>
            </w:pPr>
            <w:r>
              <w:rPr>
                <w:rFonts w:hint="eastAsia"/>
              </w:rPr>
              <w:t>√</w:t>
            </w:r>
          </w:p>
        </w:tc>
        <w:tc>
          <w:tcPr>
            <w:tcW w:w="800" w:type="pct"/>
            <w:shd w:val="clear" w:color="auto" w:fill="auto"/>
          </w:tcPr>
          <w:p w:rsidR="00D32E5B" w:rsidP="00591D6B" w:rsidRDefault="00D32E5B">
            <w:pPr>
              <w:pStyle w:val="AltB0"/>
            </w:pPr>
            <w:r>
              <w:rPr>
                <w:rFonts w:hint="eastAsia"/>
              </w:rPr>
              <w:t>√</w:t>
            </w:r>
          </w:p>
        </w:tc>
        <w:tc>
          <w:tcPr>
            <w:tcW w:w="1263" w:type="pct"/>
            <w:shd w:val="clear" w:color="auto" w:fill="auto"/>
          </w:tcPr>
          <w:p w:rsidR="00D32E5B"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D32E5B" w:rsidTr="00491655">
        <w:tc>
          <w:tcPr>
            <w:tcW w:w="1995" w:type="pct"/>
            <w:shd w:val="clear" w:color="auto" w:fill="auto"/>
          </w:tcPr>
          <w:p w:rsidR="00D32E5B" w:rsidP="00591D6B" w:rsidRDefault="00532AED">
            <w:pPr>
              <w:pStyle w:val="AltB0"/>
            </w:pPr>
            <w:hyperlink w:history="1" w:anchor="ReferenceSpeedUnderThreshold_1">
              <w:r w:rsidR="00D32E5B">
                <w:rPr>
                  <w:rStyle w:val="ac"/>
                </w:rPr>
                <w:t>ReferenceSpeedUnderThreshold_1</w:t>
              </w:r>
            </w:hyperlink>
          </w:p>
        </w:tc>
        <w:tc>
          <w:tcPr>
            <w:tcW w:w="942" w:type="pct"/>
          </w:tcPr>
          <w:p w:rsidR="00D32E5B" w:rsidP="00591D6B" w:rsidRDefault="00D32E5B">
            <w:pPr>
              <w:pStyle w:val="AltB0"/>
            </w:pPr>
            <w:r>
              <w:rPr>
                <w:rFonts w:hint="eastAsia"/>
              </w:rPr>
              <w:t>√</w:t>
            </w:r>
          </w:p>
        </w:tc>
        <w:tc>
          <w:tcPr>
            <w:tcW w:w="800" w:type="pct"/>
            <w:shd w:val="clear" w:color="auto" w:fill="auto"/>
          </w:tcPr>
          <w:p w:rsidR="00D32E5B" w:rsidP="00591D6B" w:rsidRDefault="00D32E5B">
            <w:pPr>
              <w:pStyle w:val="AltB0"/>
            </w:pPr>
            <w:r>
              <w:rPr>
                <w:rFonts w:hint="eastAsia"/>
              </w:rPr>
              <w:t>√</w:t>
            </w:r>
          </w:p>
        </w:tc>
        <w:tc>
          <w:tcPr>
            <w:tcW w:w="1263" w:type="pct"/>
            <w:shd w:val="clear" w:color="auto" w:fill="auto"/>
          </w:tcPr>
          <w:p w:rsidR="00D32E5B"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D32E5B" w:rsidTr="00491655">
        <w:tc>
          <w:tcPr>
            <w:tcW w:w="1995" w:type="pct"/>
            <w:shd w:val="clear" w:color="auto" w:fill="auto"/>
          </w:tcPr>
          <w:p w:rsidR="00D32E5B" w:rsidP="00591D6B" w:rsidRDefault="00532AED">
            <w:pPr>
              <w:pStyle w:val="AltB0"/>
            </w:pPr>
            <w:hyperlink w:history="1" w:anchor="ReferenceSpeedUnderThreshold_2">
              <w:r w:rsidR="00D32E5B">
                <w:rPr>
                  <w:rStyle w:val="ac"/>
                </w:rPr>
                <w:t>ReferenceSpeedUnderThreshold_2</w:t>
              </w:r>
            </w:hyperlink>
          </w:p>
        </w:tc>
        <w:tc>
          <w:tcPr>
            <w:tcW w:w="942" w:type="pct"/>
          </w:tcPr>
          <w:p w:rsidR="00D32E5B" w:rsidP="00591D6B" w:rsidRDefault="00D32E5B">
            <w:pPr>
              <w:pStyle w:val="AltB0"/>
            </w:pPr>
            <w:r>
              <w:rPr>
                <w:rFonts w:hint="eastAsia"/>
              </w:rPr>
              <w:t>√</w:t>
            </w:r>
          </w:p>
        </w:tc>
        <w:tc>
          <w:tcPr>
            <w:tcW w:w="800" w:type="pct"/>
            <w:shd w:val="clear" w:color="auto" w:fill="auto"/>
          </w:tcPr>
          <w:p w:rsidR="00D32E5B" w:rsidP="00591D6B" w:rsidRDefault="00D32E5B">
            <w:pPr>
              <w:pStyle w:val="AltB0"/>
            </w:pPr>
            <w:r>
              <w:rPr>
                <w:rFonts w:hint="eastAsia"/>
              </w:rPr>
              <w:t>√</w:t>
            </w:r>
          </w:p>
        </w:tc>
        <w:tc>
          <w:tcPr>
            <w:tcW w:w="1263" w:type="pct"/>
            <w:shd w:val="clear" w:color="auto" w:fill="auto"/>
          </w:tcPr>
          <w:p w:rsidR="00D32E5B"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896D6D" w:rsidP="00C93484" w:rsidRDefault="00896D6D">
      <w:pPr>
        <w:pStyle w:val="Reqtify"/>
      </w:pPr>
    </w:p>
    <w:p w:rsidRPr="00003A18" w:rsidR="00896D6D" w:rsidP="00934391" w:rsidRDefault="00896D6D">
      <w:pPr>
        <w:pStyle w:val="3"/>
      </w:pPr>
      <w:r w:rsidRPr="00A61D30">
        <w:rPr>
          <w:rFonts w:hint="eastAsia"/>
        </w:rPr>
        <w:t>Processing</w:t>
      </w:r>
    </w:p>
    <w:p w:rsidR="007106B6" w:rsidP="00C93484" w:rsidRDefault="007106B6">
      <w:pPr>
        <w:pStyle w:val="Reqtify"/>
      </w:pPr>
    </w:p>
    <w:p w:rsidR="008334E2" w:rsidP="00C93484" w:rsidRDefault="008334E2">
      <w:pPr>
        <w:pStyle w:val="Reqtify"/>
      </w:pPr>
      <w:r>
        <w:rPr>
          <w:rFonts w:hint="eastAsia"/>
        </w:rPr>
        <w:t>对于</w:t>
      </w:r>
      <w:r>
        <w:rPr>
          <w:rFonts w:hint="eastAsia"/>
        </w:rPr>
        <w:t>ATP</w:t>
      </w:r>
      <w:r>
        <w:rPr>
          <w:rFonts w:hint="eastAsia"/>
        </w:rPr>
        <w:t>，由于仅使用所在车头的里程计作为计算位移和速度的依据，因此必须防止该里程计所在的车轴由于制动而抱死，从而导致错误判断列车静止的危险。所以，需引入独立的两路参考速度，即当通过里程计测得“列车静止”，而参考速度显示“列车运动”时，即可判断出里程计所在车轴锁闭。两路参考速度信息</w:t>
      </w:r>
      <w:bookmarkStart w:name="OdometerRef_1" w:id="4743"/>
      <w:r w:rsidRPr="00501C21" w:rsidR="001727CA">
        <w:rPr>
          <w:rStyle w:val="aff2"/>
          <w:bCs w:val="0"/>
          <w:iCs w:val="0"/>
        </w:rPr>
        <w:t>OdometerRef_1</w:t>
      </w:r>
      <w:bookmarkEnd w:id="4743"/>
      <w:r w:rsidRPr="00282D8C">
        <w:rPr>
          <w:rFonts w:hint="eastAsia"/>
        </w:rPr>
        <w:t>和</w:t>
      </w:r>
      <w:bookmarkStart w:name="OdometerRef_2" w:id="4744"/>
      <w:r w:rsidRPr="00501C21" w:rsidR="001727CA">
        <w:rPr>
          <w:rStyle w:val="aff2"/>
          <w:bCs w:val="0"/>
          <w:iCs w:val="0"/>
        </w:rPr>
        <w:t>OdometerRef_2</w:t>
      </w:r>
      <w:bookmarkEnd w:id="4744"/>
      <w:r w:rsidRPr="00CE3508">
        <w:rPr>
          <w:rFonts w:hint="eastAsia"/>
        </w:rPr>
        <w:t>分别</w:t>
      </w:r>
      <w:r>
        <w:rPr>
          <w:rFonts w:hint="eastAsia"/>
        </w:rPr>
        <w:t>来自列车的测速系统，和远端</w:t>
      </w:r>
      <w:r>
        <w:rPr>
          <w:rFonts w:hint="eastAsia"/>
        </w:rPr>
        <w:t>ATP</w:t>
      </w:r>
      <w:r>
        <w:rPr>
          <w:rFonts w:hint="eastAsia"/>
        </w:rPr>
        <w:t>的里程计信息，其结构为</w:t>
      </w:r>
      <w:r>
        <w:fldChar w:fldCharType="begin"/>
      </w:r>
      <w:r>
        <w:instrText xml:space="preserve"> </w:instrText>
      </w:r>
      <w:r>
        <w:rPr>
          <w:rFonts w:hint="eastAsia"/>
        </w:rPr>
        <w:instrText>REF ST_ODOMETER_REF \h</w:instrText>
      </w:r>
      <w:r>
        <w:instrText xml:space="preserve"> </w:instrText>
      </w:r>
      <w:r>
        <w:fldChar w:fldCharType="separate"/>
      </w:r>
      <w:r w:rsidRPr="00D14BCA" w:rsidR="00DE178B">
        <w:rPr>
          <w:rStyle w:val="DATATYPE"/>
        </w:rPr>
        <w:t>ST_</w:t>
      </w:r>
      <w:r w:rsidR="00DE178B">
        <w:rPr>
          <w:rStyle w:val="DATATYPE"/>
          <w:rFonts w:hint="eastAsia"/>
        </w:rPr>
        <w:t>ODOMETER_REF</w:t>
      </w:r>
      <w:r>
        <w:fldChar w:fldCharType="end"/>
      </w:r>
      <w:r>
        <w:rPr>
          <w:rFonts w:hint="eastAsia"/>
        </w:rPr>
        <w:t>：</w:t>
      </w:r>
    </w:p>
    <w:p w:rsidR="008334E2" w:rsidP="00C93484" w:rsidRDefault="008334E2">
      <w:pPr>
        <w:pStyle w:val="Reqtify"/>
      </w:pPr>
    </w:p>
    <w:p w:rsidRPr="00775C55" w:rsidR="008334E2" w:rsidP="00C93484" w:rsidRDefault="008334E2">
      <w:pPr>
        <w:pStyle w:val="Reqtify"/>
      </w:pPr>
      <w:r w:rsidRPr="00775C55">
        <w:rPr>
          <w:rFonts w:hint="eastAsia"/>
        </w:rPr>
        <w:lastRenderedPageBreak/>
        <w:t xml:space="preserve">As ATP calculate the </w:t>
      </w:r>
      <w:r>
        <w:rPr>
          <w:rFonts w:hint="eastAsia"/>
        </w:rPr>
        <w:t>movement</w:t>
      </w:r>
      <w:r w:rsidR="00397BD9">
        <w:rPr>
          <w:rFonts w:hint="eastAsia"/>
        </w:rPr>
        <w:t xml:space="preserve"> and </w:t>
      </w:r>
      <w:r w:rsidRPr="00775C55">
        <w:rPr>
          <w:rFonts w:hint="eastAsia"/>
        </w:rPr>
        <w:t>speed only bas</w:t>
      </w:r>
      <w:r>
        <w:rPr>
          <w:rFonts w:hint="eastAsia"/>
        </w:rPr>
        <w:t>ed on</w:t>
      </w:r>
      <w:r w:rsidRPr="00775C55">
        <w:rPr>
          <w:rFonts w:hint="eastAsia"/>
        </w:rPr>
        <w:t xml:space="preserve"> the </w:t>
      </w:r>
      <w:r>
        <w:rPr>
          <w:rFonts w:hint="eastAsia"/>
        </w:rPr>
        <w:t xml:space="preserve">axle </w:t>
      </w:r>
      <w:r w:rsidRPr="00775C55">
        <w:rPr>
          <w:rFonts w:hint="eastAsia"/>
        </w:rPr>
        <w:t xml:space="preserve">odometer </w:t>
      </w:r>
      <w:r w:rsidR="00C83252">
        <w:t>assembled</w:t>
      </w:r>
      <w:r w:rsidRPr="00775C55">
        <w:rPr>
          <w:rFonts w:hint="eastAsia"/>
        </w:rPr>
        <w:t xml:space="preserve">, </w:t>
      </w:r>
      <w:r>
        <w:rPr>
          <w:rFonts w:hint="eastAsia"/>
        </w:rPr>
        <w:t xml:space="preserve">it is necessary to </w:t>
      </w:r>
      <w:r w:rsidRPr="00775C55">
        <w:rPr>
          <w:rFonts w:hint="eastAsia"/>
        </w:rPr>
        <w:t xml:space="preserve">avoid the situation that this </w:t>
      </w:r>
      <w:r>
        <w:rPr>
          <w:rFonts w:hint="eastAsia"/>
        </w:rPr>
        <w:t xml:space="preserve">axle </w:t>
      </w:r>
      <w:r w:rsidRPr="00775C55">
        <w:rPr>
          <w:rFonts w:hint="eastAsia"/>
        </w:rPr>
        <w:t>is lock</w:t>
      </w:r>
      <w:r>
        <w:rPr>
          <w:rFonts w:hint="eastAsia"/>
        </w:rPr>
        <w:t>ed during</w:t>
      </w:r>
      <w:r w:rsidRPr="00775C55">
        <w:rPr>
          <w:rFonts w:hint="eastAsia"/>
        </w:rPr>
        <w:t xml:space="preserve"> the train braking, which may cause the danger that ATP judge the train status as stillness by mistake. Therefore, </w:t>
      </w:r>
      <w:r>
        <w:rPr>
          <w:rFonts w:hint="eastAsia"/>
        </w:rPr>
        <w:t>ATP</w:t>
      </w:r>
      <w:r w:rsidRPr="00775C55">
        <w:rPr>
          <w:rFonts w:hint="eastAsia"/>
        </w:rPr>
        <w:t xml:space="preserve"> need to adopt two independent </w:t>
      </w:r>
      <w:r>
        <w:rPr>
          <w:rFonts w:hint="eastAsia"/>
        </w:rPr>
        <w:t xml:space="preserve">sources of </w:t>
      </w:r>
      <w:r w:rsidRPr="00775C55">
        <w:rPr>
          <w:rFonts w:hint="eastAsia"/>
        </w:rPr>
        <w:t xml:space="preserve">reference speed </w:t>
      </w:r>
      <w:r w:rsidRPr="00775C55" w:rsidR="00C83252">
        <w:t>i</w:t>
      </w:r>
      <w:r w:rsidR="00C83252">
        <w:t>.e</w:t>
      </w:r>
      <w:r w:rsidRPr="00775C55" w:rsidR="00C83252">
        <w:t>.</w:t>
      </w:r>
      <w:r w:rsidRPr="00775C55">
        <w:rPr>
          <w:rFonts w:hint="eastAsia"/>
        </w:rPr>
        <w:t xml:space="preserve"> when the ATP </w:t>
      </w:r>
      <w:r w:rsidRPr="00775C55" w:rsidR="00C83252">
        <w:rPr>
          <w:rFonts w:hint="eastAsia"/>
        </w:rPr>
        <w:t>de</w:t>
      </w:r>
      <w:r w:rsidR="00C83252">
        <w:rPr>
          <w:rFonts w:hint="eastAsia"/>
        </w:rPr>
        <w:t>t</w:t>
      </w:r>
      <w:r w:rsidRPr="00775C55" w:rsidR="00C83252">
        <w:rPr>
          <w:rFonts w:hint="eastAsia"/>
        </w:rPr>
        <w:t xml:space="preserve">ected </w:t>
      </w:r>
      <w:r w:rsidRPr="00775C55">
        <w:rPr>
          <w:rFonts w:hint="eastAsia"/>
        </w:rPr>
        <w:t xml:space="preserve">the train is still through the odometer, while the </w:t>
      </w:r>
      <w:r w:rsidRPr="00775C55" w:rsidR="00C83252">
        <w:t>referenced</w:t>
      </w:r>
      <w:r w:rsidRPr="00775C55">
        <w:rPr>
          <w:rFonts w:hint="eastAsia"/>
        </w:rPr>
        <w:t xml:space="preserve"> speed showed that the train is running, ATP can conclude that the wheel with odometer is blocked. </w:t>
      </w:r>
      <w:r>
        <w:rPr>
          <w:rFonts w:hint="eastAsia"/>
        </w:rPr>
        <w:t>T</w:t>
      </w:r>
      <w:r w:rsidRPr="00775C55">
        <w:rPr>
          <w:rFonts w:hint="eastAsia"/>
        </w:rPr>
        <w:t xml:space="preserve">he </w:t>
      </w:r>
      <w:hyperlink w:history="1" w:anchor="OdometerRef_1">
        <w:r w:rsidR="001727CA">
          <w:rPr>
            <w:rStyle w:val="ac"/>
            <w:noProof/>
          </w:rPr>
          <w:t>OdometerRef_1</w:t>
        </w:r>
      </w:hyperlink>
      <w:r w:rsidR="00397BD9">
        <w:rPr>
          <w:rFonts w:hint="eastAsia"/>
        </w:rPr>
        <w:t xml:space="preserve"> and </w:t>
      </w:r>
      <w:hyperlink w:history="1" w:anchor="OdometerRef_2">
        <w:r w:rsidR="001727CA">
          <w:rPr>
            <w:rStyle w:val="ac"/>
            <w:noProof/>
          </w:rPr>
          <w:t>OdometerRef_2</w:t>
        </w:r>
      </w:hyperlink>
      <w:r w:rsidRPr="00775C55">
        <w:rPr>
          <w:rFonts w:hint="eastAsia"/>
        </w:rPr>
        <w:t xml:space="preserve"> are coming from the </w:t>
      </w:r>
      <w:r>
        <w:rPr>
          <w:rFonts w:hint="eastAsia"/>
        </w:rPr>
        <w:t>speed measuring</w:t>
      </w:r>
      <w:r w:rsidRPr="00775C55">
        <w:rPr>
          <w:rFonts w:hint="eastAsia"/>
        </w:rPr>
        <w:t xml:space="preserve"> system</w:t>
      </w:r>
      <w:r>
        <w:rPr>
          <w:rFonts w:hint="eastAsia"/>
        </w:rPr>
        <w:t xml:space="preserve"> of</w:t>
      </w:r>
      <w:r w:rsidRPr="00775C55">
        <w:rPr>
          <w:rFonts w:hint="eastAsia"/>
        </w:rPr>
        <w:t xml:space="preserve"> </w:t>
      </w:r>
      <w:r>
        <w:rPr>
          <w:rFonts w:hint="eastAsia"/>
        </w:rPr>
        <w:t xml:space="preserve">the </w:t>
      </w:r>
      <w:r w:rsidRPr="00775C55">
        <w:rPr>
          <w:rFonts w:hint="eastAsia"/>
        </w:rPr>
        <w:t>train</w:t>
      </w:r>
      <w:r w:rsidR="00397BD9">
        <w:rPr>
          <w:rFonts w:hint="eastAsia"/>
        </w:rPr>
        <w:t xml:space="preserve"> and </w:t>
      </w:r>
      <w:r w:rsidRPr="00775C55">
        <w:rPr>
          <w:rFonts w:hint="eastAsia"/>
        </w:rPr>
        <w:t xml:space="preserve">the odometer </w:t>
      </w:r>
      <w:r>
        <w:rPr>
          <w:rFonts w:hint="eastAsia"/>
        </w:rPr>
        <w:t>of</w:t>
      </w:r>
      <w:r w:rsidRPr="00775C55">
        <w:rPr>
          <w:rFonts w:hint="eastAsia"/>
        </w:rPr>
        <w:t xml:space="preserve"> the remote ATP</w:t>
      </w:r>
      <w:r>
        <w:rPr>
          <w:rFonts w:hint="eastAsia"/>
        </w:rPr>
        <w:t xml:space="preserve"> respectively</w:t>
      </w:r>
      <w:r w:rsidRPr="00775C55">
        <w:rPr>
          <w:rFonts w:hint="eastAsia"/>
        </w:rPr>
        <w:t xml:space="preserve">. </w:t>
      </w:r>
      <w:r>
        <w:rPr>
          <w:rFonts w:hint="eastAsia"/>
        </w:rPr>
        <w:t xml:space="preserve">The reference speed </w:t>
      </w:r>
      <w:r w:rsidR="00C83252">
        <w:t>structure</w:t>
      </w:r>
      <w:r>
        <w:rPr>
          <w:rFonts w:hint="eastAsia"/>
        </w:rPr>
        <w:t xml:space="preserve"> shows as below:</w:t>
      </w:r>
    </w:p>
    <w:p w:rsidR="008334E2" w:rsidP="00C93484" w:rsidRDefault="008334E2">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70"/>
        <w:gridCol w:w="2810"/>
        <w:gridCol w:w="2011"/>
        <w:gridCol w:w="4195"/>
      </w:tblGrid>
      <w:tr w:rsidRPr="00785CC7" w:rsidR="008334E2" w:rsidTr="00655E9F">
        <w:tc>
          <w:tcPr>
            <w:tcW w:w="1658" w:type="pct"/>
            <w:gridSpan w:val="2"/>
            <w:tcBorders>
              <w:top w:val="single" w:color="000000" w:sz="12" w:space="0"/>
              <w:bottom w:val="single" w:color="000000" w:sz="4" w:space="0"/>
            </w:tcBorders>
            <w:shd w:val="clear" w:color="auto" w:fill="E0E0E0"/>
          </w:tcPr>
          <w:p w:rsidR="008334E2" w:rsidP="00FA0FBB" w:rsidRDefault="008334E2">
            <w:pPr>
              <w:pStyle w:val="af6"/>
            </w:pPr>
            <w:r>
              <w:rPr>
                <w:rFonts w:hint="eastAsia"/>
              </w:rPr>
              <w:t>Identification</w:t>
            </w:r>
          </w:p>
        </w:tc>
        <w:tc>
          <w:tcPr>
            <w:tcW w:w="1083" w:type="pct"/>
            <w:tcBorders>
              <w:top w:val="single" w:color="000000" w:sz="12" w:space="0"/>
              <w:bottom w:val="single" w:color="000000" w:sz="4" w:space="0"/>
            </w:tcBorders>
            <w:shd w:val="clear" w:color="auto" w:fill="E0E0E0"/>
          </w:tcPr>
          <w:p w:rsidR="008334E2" w:rsidP="00FA0FBB" w:rsidRDefault="008334E2">
            <w:pPr>
              <w:pStyle w:val="af6"/>
            </w:pPr>
            <w:r w:rsidRPr="00C65F6B">
              <w:t>Logical Type</w:t>
            </w:r>
          </w:p>
        </w:tc>
        <w:tc>
          <w:tcPr>
            <w:tcW w:w="2259" w:type="pct"/>
            <w:tcBorders>
              <w:top w:val="single" w:color="000000" w:sz="12" w:space="0"/>
              <w:bottom w:val="single" w:color="000000" w:sz="4" w:space="0"/>
            </w:tcBorders>
            <w:shd w:val="clear" w:color="auto" w:fill="E0E0E0"/>
          </w:tcPr>
          <w:p w:rsidR="008334E2" w:rsidP="00FA0FBB" w:rsidRDefault="008334E2">
            <w:pPr>
              <w:pStyle w:val="af6"/>
            </w:pPr>
            <w:r>
              <w:rPr>
                <w:rFonts w:hint="eastAsia"/>
              </w:rPr>
              <w:t>Description</w:t>
            </w:r>
          </w:p>
        </w:tc>
      </w:tr>
      <w:tr w:rsidR="008334E2" w:rsidTr="00655E9F">
        <w:tc>
          <w:tcPr>
            <w:tcW w:w="1658" w:type="pct"/>
            <w:gridSpan w:val="2"/>
            <w:tcBorders>
              <w:top w:val="single" w:color="000000" w:sz="4" w:space="0"/>
            </w:tcBorders>
          </w:tcPr>
          <w:p w:rsidR="008334E2" w:rsidP="00B4488A" w:rsidRDefault="008334E2">
            <w:pPr>
              <w:rPr>
                <w:rStyle w:val="DATATYPE"/>
              </w:rPr>
            </w:pPr>
            <w:bookmarkStart w:name="ST_ODOMETER_REF" w:id="4745"/>
            <w:r w:rsidRPr="00D14BCA">
              <w:rPr>
                <w:rStyle w:val="DATATYPE"/>
              </w:rPr>
              <w:t>ST_</w:t>
            </w:r>
            <w:r>
              <w:rPr>
                <w:rStyle w:val="DATATYPE"/>
                <w:rFonts w:hint="eastAsia"/>
              </w:rPr>
              <w:t>ODOMETER_REF</w:t>
            </w:r>
            <w:bookmarkEnd w:id="4745"/>
          </w:p>
        </w:tc>
        <w:tc>
          <w:tcPr>
            <w:tcW w:w="1083" w:type="pct"/>
            <w:tcBorders>
              <w:top w:val="single" w:color="000000" w:sz="4" w:space="0"/>
            </w:tcBorders>
            <w:shd w:val="clear" w:color="auto" w:fill="auto"/>
          </w:tcPr>
          <w:p w:rsidR="008334E2" w:rsidP="00B4488A" w:rsidRDefault="008334E2"/>
        </w:tc>
        <w:tc>
          <w:tcPr>
            <w:tcW w:w="2259" w:type="pct"/>
            <w:tcBorders>
              <w:top w:val="single" w:color="000000" w:sz="4" w:space="0"/>
            </w:tcBorders>
            <w:shd w:val="clear" w:color="auto" w:fill="auto"/>
          </w:tcPr>
          <w:p w:rsidR="008334E2" w:rsidP="00B4488A" w:rsidRDefault="008334E2"/>
        </w:tc>
      </w:tr>
      <w:tr w:rsidR="008334E2" w:rsidTr="00655E9F">
        <w:tc>
          <w:tcPr>
            <w:tcW w:w="145" w:type="pct"/>
          </w:tcPr>
          <w:p w:rsidR="008334E2" w:rsidP="00591D6B" w:rsidRDefault="008334E2">
            <w:pPr>
              <w:pStyle w:val="AltB0"/>
            </w:pPr>
          </w:p>
        </w:tc>
        <w:tc>
          <w:tcPr>
            <w:tcW w:w="1513" w:type="pct"/>
            <w:shd w:val="clear" w:color="auto" w:fill="auto"/>
          </w:tcPr>
          <w:p w:rsidRPr="00D32E5B" w:rsidR="008334E2" w:rsidP="00591D6B" w:rsidRDefault="008334E2">
            <w:pPr>
              <w:pStyle w:val="AltB0"/>
            </w:pPr>
            <w:bookmarkStart w:name="PossiblyDisabled" w:id="4746"/>
            <w:r w:rsidRPr="00D32E5B">
              <w:t>PossiblyDisabled</w:t>
            </w:r>
            <w:bookmarkEnd w:id="4746"/>
          </w:p>
        </w:tc>
        <w:tc>
          <w:tcPr>
            <w:tcW w:w="1083" w:type="pct"/>
            <w:shd w:val="clear" w:color="auto" w:fill="auto"/>
          </w:tcPr>
          <w:p w:rsidRPr="008334E2" w:rsidR="008334E2" w:rsidP="00591D6B" w:rsidRDefault="008334E2">
            <w:pPr>
              <w:pStyle w:val="AltB0"/>
            </w:pPr>
            <w:r>
              <w:fldChar w:fldCharType="begin"/>
            </w:r>
            <w:r>
              <w:instrText xml:space="preserve"> REF BOOLEAN \h  \* MERGEFORMAT </w:instrText>
            </w:r>
            <w:r>
              <w:fldChar w:fldCharType="separate"/>
            </w:r>
            <w:r w:rsidRPr="00190111" w:rsidR="00DE178B">
              <w:rPr>
                <w:rStyle w:val="DATATYPE"/>
              </w:rPr>
              <w:t>BOOLEAN</w:t>
            </w:r>
            <w:r>
              <w:fldChar w:fldCharType="end"/>
            </w:r>
          </w:p>
        </w:tc>
        <w:tc>
          <w:tcPr>
            <w:tcW w:w="2259" w:type="pct"/>
            <w:shd w:val="clear" w:color="auto" w:fill="auto"/>
          </w:tcPr>
          <w:p w:rsidR="008334E2" w:rsidP="00591D6B" w:rsidRDefault="008334E2">
            <w:pPr>
              <w:pStyle w:val="AltB0"/>
            </w:pPr>
            <w:r>
              <w:rPr>
                <w:rFonts w:hint="eastAsia"/>
              </w:rPr>
              <w:t>该参考速度可能失效</w:t>
            </w:r>
          </w:p>
        </w:tc>
      </w:tr>
      <w:tr w:rsidR="008334E2" w:rsidTr="00655E9F">
        <w:tc>
          <w:tcPr>
            <w:tcW w:w="145" w:type="pct"/>
          </w:tcPr>
          <w:p w:rsidR="008334E2" w:rsidP="00591D6B" w:rsidRDefault="008334E2">
            <w:pPr>
              <w:pStyle w:val="AltB0"/>
            </w:pPr>
          </w:p>
        </w:tc>
        <w:tc>
          <w:tcPr>
            <w:tcW w:w="1513" w:type="pct"/>
            <w:shd w:val="clear" w:color="auto" w:fill="auto"/>
          </w:tcPr>
          <w:p w:rsidRPr="00D32E5B" w:rsidR="008334E2" w:rsidP="00591D6B" w:rsidRDefault="008334E2">
            <w:pPr>
              <w:pStyle w:val="AltB0"/>
            </w:pPr>
            <w:bookmarkStart w:name="PossiblyEnabled" w:id="4747"/>
            <w:r w:rsidRPr="00D32E5B">
              <w:t>PossiblyEnabled</w:t>
            </w:r>
            <w:bookmarkEnd w:id="4747"/>
          </w:p>
        </w:tc>
        <w:tc>
          <w:tcPr>
            <w:tcW w:w="1083" w:type="pct"/>
            <w:shd w:val="clear" w:color="auto" w:fill="auto"/>
          </w:tcPr>
          <w:p w:rsidRPr="008334E2" w:rsidR="008334E2" w:rsidP="00591D6B" w:rsidRDefault="008334E2">
            <w:pPr>
              <w:pStyle w:val="AltB0"/>
            </w:pPr>
            <w:r>
              <w:fldChar w:fldCharType="begin"/>
            </w:r>
            <w:r>
              <w:instrText xml:space="preserve"> REF BOOLEAN \h  \* MERGEFORMAT </w:instrText>
            </w:r>
            <w:r>
              <w:fldChar w:fldCharType="separate"/>
            </w:r>
            <w:r w:rsidRPr="00190111" w:rsidR="00DE178B">
              <w:rPr>
                <w:rStyle w:val="DATATYPE"/>
              </w:rPr>
              <w:t>BOOLEAN</w:t>
            </w:r>
            <w:r>
              <w:fldChar w:fldCharType="end"/>
            </w:r>
          </w:p>
        </w:tc>
        <w:tc>
          <w:tcPr>
            <w:tcW w:w="2259" w:type="pct"/>
            <w:shd w:val="clear" w:color="auto" w:fill="auto"/>
          </w:tcPr>
          <w:p w:rsidR="008334E2" w:rsidP="00591D6B" w:rsidRDefault="008334E2">
            <w:pPr>
              <w:pStyle w:val="AltB0"/>
            </w:pPr>
            <w:r>
              <w:rPr>
                <w:rFonts w:hint="eastAsia"/>
              </w:rPr>
              <w:t>该参考速度可能有效</w:t>
            </w:r>
          </w:p>
        </w:tc>
      </w:tr>
      <w:tr w:rsidR="008334E2" w:rsidTr="00655E9F">
        <w:tc>
          <w:tcPr>
            <w:tcW w:w="145" w:type="pct"/>
          </w:tcPr>
          <w:p w:rsidR="008334E2" w:rsidP="00591D6B" w:rsidRDefault="008334E2">
            <w:pPr>
              <w:pStyle w:val="AltB0"/>
            </w:pPr>
          </w:p>
        </w:tc>
        <w:tc>
          <w:tcPr>
            <w:tcW w:w="1513" w:type="pct"/>
            <w:shd w:val="clear" w:color="auto" w:fill="auto"/>
          </w:tcPr>
          <w:p w:rsidRPr="00D32E5B" w:rsidR="008334E2" w:rsidP="00591D6B" w:rsidRDefault="008334E2">
            <w:pPr>
              <w:pStyle w:val="AltB0"/>
            </w:pPr>
            <w:bookmarkStart w:name="OutOfOrder" w:id="4748"/>
            <w:r w:rsidRPr="00D32E5B">
              <w:rPr>
                <w:rFonts w:hint="eastAsia"/>
              </w:rPr>
              <w:t>OutOfOrder</w:t>
            </w:r>
            <w:bookmarkEnd w:id="4748"/>
          </w:p>
        </w:tc>
        <w:tc>
          <w:tcPr>
            <w:tcW w:w="1083" w:type="pct"/>
            <w:shd w:val="clear" w:color="auto" w:fill="auto"/>
          </w:tcPr>
          <w:p w:rsidR="008334E2" w:rsidP="00591D6B" w:rsidRDefault="008334E2">
            <w:pPr>
              <w:pStyle w:val="AltB0"/>
            </w:pPr>
            <w:r>
              <w:fldChar w:fldCharType="begin"/>
            </w:r>
            <w:r>
              <w:instrText xml:space="preserve"> REF BOOLEAN \h  \* MERGEFORMAT </w:instrText>
            </w:r>
            <w:r>
              <w:fldChar w:fldCharType="separate"/>
            </w:r>
            <w:r w:rsidRPr="00190111" w:rsidR="00DE178B">
              <w:rPr>
                <w:rStyle w:val="DATATYPE"/>
              </w:rPr>
              <w:t>BOOLEAN</w:t>
            </w:r>
            <w:r>
              <w:fldChar w:fldCharType="end"/>
            </w:r>
          </w:p>
        </w:tc>
        <w:tc>
          <w:tcPr>
            <w:tcW w:w="2259" w:type="pct"/>
            <w:shd w:val="clear" w:color="auto" w:fill="auto"/>
          </w:tcPr>
          <w:p w:rsidR="008334E2" w:rsidP="00591D6B" w:rsidRDefault="008334E2">
            <w:pPr>
              <w:pStyle w:val="AltB0"/>
            </w:pPr>
            <w:r>
              <w:rPr>
                <w:rFonts w:hint="eastAsia"/>
              </w:rPr>
              <w:t>该参考速度不可用</w:t>
            </w:r>
          </w:p>
        </w:tc>
      </w:tr>
      <w:tr w:rsidR="008334E2" w:rsidTr="00655E9F">
        <w:tc>
          <w:tcPr>
            <w:tcW w:w="145" w:type="pct"/>
          </w:tcPr>
          <w:p w:rsidR="008334E2" w:rsidP="00591D6B" w:rsidRDefault="008334E2">
            <w:pPr>
              <w:pStyle w:val="AltB0"/>
            </w:pPr>
          </w:p>
        </w:tc>
        <w:tc>
          <w:tcPr>
            <w:tcW w:w="1513" w:type="pct"/>
            <w:shd w:val="clear" w:color="auto" w:fill="auto"/>
          </w:tcPr>
          <w:p w:rsidRPr="00D32E5B" w:rsidR="008334E2" w:rsidP="00591D6B" w:rsidRDefault="008334E2">
            <w:pPr>
              <w:pStyle w:val="AltB0"/>
            </w:pPr>
            <w:bookmarkStart w:name="Contradictory" w:id="4749"/>
            <w:r w:rsidRPr="00D32E5B">
              <w:t>Contradictory</w:t>
            </w:r>
            <w:bookmarkEnd w:id="4749"/>
          </w:p>
        </w:tc>
        <w:tc>
          <w:tcPr>
            <w:tcW w:w="1083" w:type="pct"/>
            <w:shd w:val="clear" w:color="auto" w:fill="auto"/>
          </w:tcPr>
          <w:p w:rsidR="008334E2" w:rsidP="00591D6B" w:rsidRDefault="008334E2">
            <w:pPr>
              <w:pStyle w:val="AltB0"/>
            </w:pPr>
            <w:r>
              <w:fldChar w:fldCharType="begin"/>
            </w:r>
            <w:r>
              <w:instrText xml:space="preserve"> REF BOOLEAN \h  \* MERGEFORMAT </w:instrText>
            </w:r>
            <w:r>
              <w:fldChar w:fldCharType="separate"/>
            </w:r>
            <w:r w:rsidRPr="00190111" w:rsidR="00DE178B">
              <w:rPr>
                <w:rStyle w:val="DATATYPE"/>
              </w:rPr>
              <w:t>BOOLEAN</w:t>
            </w:r>
            <w:r>
              <w:fldChar w:fldCharType="end"/>
            </w:r>
          </w:p>
        </w:tc>
        <w:tc>
          <w:tcPr>
            <w:tcW w:w="2259" w:type="pct"/>
            <w:shd w:val="clear" w:color="auto" w:fill="auto"/>
          </w:tcPr>
          <w:p w:rsidR="008334E2" w:rsidP="00591D6B" w:rsidRDefault="008334E2">
            <w:pPr>
              <w:pStyle w:val="AltB0"/>
            </w:pPr>
            <w:r>
              <w:rPr>
                <w:rFonts w:hint="eastAsia"/>
              </w:rPr>
              <w:t>该参考速度与</w:t>
            </w:r>
            <w:r>
              <w:rPr>
                <w:rFonts w:hint="eastAsia"/>
              </w:rPr>
              <w:t>ATP</w:t>
            </w:r>
            <w:r>
              <w:rPr>
                <w:rFonts w:hint="eastAsia"/>
              </w:rPr>
              <w:t>测速不一致</w:t>
            </w:r>
          </w:p>
        </w:tc>
      </w:tr>
    </w:tbl>
    <w:p w:rsidR="008334E2" w:rsidP="00C93484" w:rsidRDefault="008334E2">
      <w:pPr>
        <w:pStyle w:val="Reqtify"/>
      </w:pPr>
    </w:p>
    <w:p w:rsidR="008334E2" w:rsidP="0012674A" w:rsidRDefault="0003360D">
      <w:pPr>
        <w:pStyle w:val="4"/>
      </w:pPr>
      <w:r>
        <w:rPr>
          <w:rFonts w:hint="eastAsia"/>
        </w:rPr>
        <w:t>Odometer speed availability</w:t>
      </w:r>
    </w:p>
    <w:p w:rsidR="0003360D" w:rsidP="00C93484" w:rsidRDefault="0003360D">
      <w:pPr>
        <w:pStyle w:val="Reqtify"/>
      </w:pPr>
    </w:p>
    <w:p w:rsidR="00585184" w:rsidP="00585184" w:rsidRDefault="00585184">
      <w:pPr>
        <w:pStyle w:val="ReqtifyAltR"/>
      </w:pPr>
      <w:r>
        <w:t>[iTC_CC_ATP-SwRS-</w:t>
      </w:r>
      <w:r>
        <w:rPr>
          <w:rFonts w:hint="eastAsia"/>
        </w:rPr>
        <w:t>06</w:t>
      </w:r>
      <w:r w:rsidR="00655979">
        <w:rPr>
          <w:rFonts w:hint="eastAsia"/>
        </w:rPr>
        <w:t>37</w:t>
      </w:r>
      <w:r>
        <w:t>]</w:t>
      </w:r>
    </w:p>
    <w:p w:rsidR="00585184" w:rsidP="00C93484" w:rsidRDefault="00B5344E">
      <w:pPr>
        <w:pStyle w:val="Reqtify"/>
      </w:pPr>
      <w:bookmarkStart w:name="OdometerSpeedAvailable" w:id="4750"/>
      <w:r w:rsidRPr="00501C21">
        <w:rPr>
          <w:rStyle w:val="aff2"/>
          <w:bCs w:val="0"/>
          <w:iCs w:val="0"/>
        </w:rPr>
        <w:t>OdometerSpeedAvailable</w:t>
      </w:r>
      <w:bookmarkEnd w:id="4750"/>
      <w:r w:rsidR="00585184">
        <w:rPr>
          <w:rFonts w:hint="eastAsia"/>
        </w:rPr>
        <w:t>，当前里程计测速是否可用于</w:t>
      </w:r>
      <w:r w:rsidR="00B64689">
        <w:rPr>
          <w:rFonts w:hint="eastAsia"/>
        </w:rPr>
        <w:t>参考速度</w:t>
      </w:r>
      <w:r w:rsidR="00585184">
        <w:rPr>
          <w:rFonts w:hint="eastAsia"/>
        </w:rPr>
        <w:t>判断</w:t>
      </w:r>
    </w:p>
    <w:p w:rsidR="00BA6A5C" w:rsidP="000431E0" w:rsidRDefault="00532AED">
      <w:pPr>
        <w:pStyle w:val="af7"/>
      </w:pPr>
      <w:hyperlink w:history="1" w:anchor="OdometerSpeedAvailable">
        <w:r w:rsidR="00B5344E">
          <w:rPr>
            <w:rStyle w:val="ac"/>
          </w:rPr>
          <w:t>OdometerSpeedAvailable</w:t>
        </w:r>
      </w:hyperlink>
      <w:r w:rsidR="00BA6A5C">
        <w:rPr>
          <w:color w:val="FF8000"/>
        </w:rPr>
        <w:t>(</w:t>
      </w:r>
      <w:r w:rsidR="00BA6A5C">
        <w:t>k</w:t>
      </w:r>
      <w:r w:rsidR="00BA6A5C">
        <w:rPr>
          <w:color w:val="FF8000"/>
        </w:rPr>
        <w:t>)</w:t>
      </w:r>
      <w:r w:rsidR="00BA6A5C">
        <w:t>:</w:t>
      </w:r>
    </w:p>
    <w:p w:rsidR="00BA6A5C" w:rsidP="000431E0" w:rsidRDefault="00BA6A5C">
      <w:pPr>
        <w:pStyle w:val="af7"/>
      </w:pPr>
      <w:r>
        <w:t xml:space="preserve">    return </w:t>
      </w:r>
      <w:r>
        <w:rPr>
          <w:color w:val="FF8000"/>
        </w:rPr>
        <w:t>(</w:t>
      </w:r>
      <w:hyperlink w:history="1" w:anchor="ValidWheelKinematic">
        <w:r w:rsidR="00C154DC">
          <w:rPr>
            <w:rStyle w:val="ac"/>
          </w:rPr>
          <w:t>ValidWheelKinematic</w:t>
        </w:r>
      </w:hyperlink>
      <w:r>
        <w:rPr>
          <w:color w:val="FF8000"/>
        </w:rPr>
        <w:t>(</w:t>
      </w:r>
      <w:r>
        <w:t>k</w:t>
      </w:r>
      <w:r>
        <w:rPr>
          <w:color w:val="FF8000"/>
        </w:rPr>
        <w:t>)</w:t>
      </w:r>
    </w:p>
    <w:p w:rsidR="00585184" w:rsidP="000431E0" w:rsidRDefault="00BA6A5C">
      <w:pPr>
        <w:pStyle w:val="af7"/>
      </w:pPr>
      <w:r>
        <w:t xml:space="preserve">            and </w:t>
      </w:r>
      <w:hyperlink w:history="1" w:anchor="OdometerState">
        <w:r w:rsidR="00786D0B">
          <w:rPr>
            <w:rStyle w:val="ac"/>
          </w:rPr>
          <w:t>OdometerState</w:t>
        </w:r>
      </w:hyperlink>
      <w:r>
        <w:rPr>
          <w:color w:val="FF8000"/>
        </w:rPr>
        <w:t>(</w:t>
      </w:r>
      <w:r>
        <w:t>k</w:t>
      </w:r>
      <w:r>
        <w:rPr>
          <w:color w:val="FF8000"/>
        </w:rPr>
        <w:t>)</w:t>
      </w:r>
      <w:r>
        <w:t xml:space="preserve"> </w:t>
      </w:r>
      <w:r w:rsidRPr="00113E1C">
        <w:t>is</w:t>
      </w:r>
      <w:r>
        <w:t xml:space="preserve"> </w:t>
      </w:r>
      <w:r w:rsidRPr="00BE43F8">
        <w:rPr>
          <w:rStyle w:val="aff1"/>
        </w:rPr>
        <w:t>INITIALIZED</w:t>
      </w:r>
      <w:r>
        <w:rPr>
          <w:color w:val="FF8000"/>
        </w:rPr>
        <w:t>)</w:t>
      </w:r>
    </w:p>
    <w:p w:rsidR="00214EA1" w:rsidP="00214EA1" w:rsidRDefault="00214EA1">
      <w:pPr>
        <w:pStyle w:val="ReqtifyAltQ"/>
      </w:pPr>
      <w:r w:rsidRPr="008A1414">
        <w:t>#Category=Functional</w:t>
      </w:r>
    </w:p>
    <w:p w:rsidRPr="008A1414" w:rsidR="00214EA1" w:rsidP="00214EA1" w:rsidRDefault="00214EA1">
      <w:pPr>
        <w:pStyle w:val="ReqtifyAltQ"/>
      </w:pPr>
      <w:r w:rsidRPr="00286007">
        <w:t>#Contribution=SIL</w:t>
      </w:r>
      <w:r>
        <w:rPr>
          <w:rFonts w:hint="eastAsia"/>
        </w:rPr>
        <w:t>4</w:t>
      </w:r>
    </w:p>
    <w:p w:rsidR="009328EA" w:rsidP="00214EA1" w:rsidRDefault="00214EA1">
      <w:pPr>
        <w:pStyle w:val="ReqtifyAltQ"/>
        <w:rPr>
          <w:ins w:author="常鸣" w:date="2014-07-03T14:27:00Z" w:id="4751"/>
        </w:rPr>
      </w:pPr>
      <w:del w:author="常鸣" w:date="2014-07-03T14:27:00Z" w:id="4752">
        <w:r w:rsidRPr="00645181" w:rsidDel="009328EA">
          <w:delText>#</w:delText>
        </w:r>
        <w:r w:rsidDel="009328EA">
          <w:rPr>
            <w:rFonts w:hint="eastAsia"/>
          </w:rPr>
          <w:delText>S</w:delText>
        </w:r>
      </w:del>
      <w:ins w:author="常鸣" w:date="2014-07-03T14:27:00Z" w:id="4753">
        <w:r w:rsidR="009328EA">
          <w:t>#Allocation=ATP Software</w:t>
        </w:r>
      </w:ins>
    </w:p>
    <w:p w:rsidR="00214EA1" w:rsidP="00214EA1" w:rsidRDefault="009328EA">
      <w:pPr>
        <w:pStyle w:val="ReqtifyAltQ"/>
      </w:pPr>
      <w:ins w:author="常鸣" w:date="2014-07-03T14:27:00Z" w:id="4754">
        <w:r>
          <w:t>#S</w:t>
        </w:r>
      </w:ins>
      <w:r w:rsidR="00214EA1">
        <w:rPr>
          <w:rFonts w:hint="eastAsia"/>
        </w:rPr>
        <w:t>ource</w:t>
      </w:r>
      <w:r w:rsidRPr="00645181" w:rsidR="00214EA1">
        <w:t>=</w:t>
      </w:r>
      <w:r w:rsidRPr="003D2990" w:rsidR="00064877">
        <w:t>[iTC_CC-SyAD-</w:t>
      </w:r>
      <w:r w:rsidRPr="003D2990" w:rsidR="00064877">
        <w:rPr>
          <w:rFonts w:hint="eastAsia"/>
        </w:rPr>
        <w:t>0</w:t>
      </w:r>
      <w:r w:rsidR="00064877">
        <w:rPr>
          <w:rFonts w:hint="eastAsia"/>
        </w:rPr>
        <w:t>136</w:t>
      </w:r>
      <w:r w:rsidRPr="003D2990" w:rsidR="00064877">
        <w:rPr>
          <w:rFonts w:hint="eastAsia"/>
        </w:rPr>
        <w:t>]</w:t>
      </w:r>
      <w:r w:rsidR="003F0289">
        <w:rPr>
          <w:rFonts w:hint="eastAsia"/>
        </w:rPr>
        <w:t>,</w:t>
      </w:r>
      <w:r w:rsidRPr="00A33615" w:rsidR="003F0289">
        <w:t xml:space="preserve"> </w:t>
      </w:r>
      <w:r w:rsidRPr="006F0801" w:rsidR="003F0289">
        <w:t>[iTC_CC-SyAD-1</w:t>
      </w:r>
      <w:r w:rsidR="003F0289">
        <w:rPr>
          <w:rFonts w:hint="eastAsia"/>
        </w:rPr>
        <w:t>153</w:t>
      </w:r>
      <w:r w:rsidRPr="006F0801" w:rsidR="003F0289">
        <w:t>]</w:t>
      </w:r>
    </w:p>
    <w:p w:rsidR="00585184" w:rsidP="00214EA1" w:rsidRDefault="00585184">
      <w:pPr>
        <w:pStyle w:val="ReqtifyAltQ"/>
      </w:pPr>
      <w:r>
        <w:rPr>
          <w:rFonts w:hint="eastAsia"/>
        </w:rPr>
        <w:t>[End]</w:t>
      </w:r>
    </w:p>
    <w:p w:rsidR="008334E2" w:rsidP="00C93484" w:rsidRDefault="008334E2">
      <w:pPr>
        <w:pStyle w:val="Reqtify"/>
      </w:pPr>
    </w:p>
    <w:p w:rsidR="00585184" w:rsidP="00C93484" w:rsidRDefault="00585184">
      <w:pPr>
        <w:pStyle w:val="Reqtify"/>
      </w:pPr>
    </w:p>
    <w:p w:rsidRPr="00972331" w:rsidR="008334E2" w:rsidP="00704491" w:rsidRDefault="008334E2">
      <w:pPr>
        <w:pStyle w:val="ReqtifyAltR"/>
      </w:pPr>
      <w:r>
        <w:t>[iTC_CC_ATP-SwRS-0</w:t>
      </w:r>
      <w:r>
        <w:rPr>
          <w:rFonts w:hint="eastAsia"/>
        </w:rPr>
        <w:t>230</w:t>
      </w:r>
      <w:r>
        <w:t>]</w:t>
      </w:r>
    </w:p>
    <w:p w:rsidR="008334E2" w:rsidP="00C93484" w:rsidRDefault="00C154DC">
      <w:pPr>
        <w:pStyle w:val="Reqtify"/>
      </w:pPr>
      <w:bookmarkStart w:name="OdometerSpeedUnderThreshold" w:id="4755"/>
      <w:r w:rsidRPr="00501C21">
        <w:rPr>
          <w:rStyle w:val="aff2"/>
          <w:bCs w:val="0"/>
          <w:iCs w:val="0"/>
        </w:rPr>
        <w:t>OdometerSpeedUnderThreshold</w:t>
      </w:r>
      <w:bookmarkEnd w:id="4755"/>
      <w:r w:rsidR="008334E2">
        <w:rPr>
          <w:rFonts w:hint="eastAsia"/>
        </w:rPr>
        <w:t>，本端里程计测速低于阈值。</w:t>
      </w:r>
    </w:p>
    <w:p w:rsidR="008334E2" w:rsidP="00C93484" w:rsidRDefault="008334E2">
      <w:pPr>
        <w:pStyle w:val="Reqtify"/>
      </w:pPr>
      <w:r>
        <w:rPr>
          <w:rFonts w:hint="eastAsia"/>
        </w:rPr>
        <w:t>ATP shall detect whether the measured wheel speed is under threshold.</w:t>
      </w:r>
    </w:p>
    <w:p w:rsidRPr="00585184" w:rsidR="00585184" w:rsidP="000431E0" w:rsidRDefault="00585184">
      <w:pPr>
        <w:pStyle w:val="af7"/>
      </w:pPr>
      <w:r w:rsidRPr="00585184">
        <w:t xml:space="preserve">def </w:t>
      </w:r>
      <w:hyperlink w:history="1" w:anchor="OdometerSpeedUnderThreshold">
        <w:r w:rsidR="00C154DC">
          <w:rPr>
            <w:rStyle w:val="ac"/>
          </w:rPr>
          <w:t>OdometerSpeedUnderThreshold</w:t>
        </w:r>
      </w:hyperlink>
      <w:r w:rsidRPr="00585184">
        <w:t>(k):</w:t>
      </w:r>
    </w:p>
    <w:p w:rsidR="008334E2" w:rsidP="000431E0" w:rsidRDefault="002B6B8E">
      <w:pPr>
        <w:pStyle w:val="af7"/>
      </w:pPr>
      <w:r w:rsidRPr="002B6B8E">
        <w:t xml:space="preserve">    return (</w:t>
      </w:r>
      <w:hyperlink w:history="1" w:anchor="WheelMinSpeed">
        <w:r w:rsidR="007400C0">
          <w:rPr>
            <w:rStyle w:val="ac"/>
          </w:rPr>
          <w:t>WheelMinSpeed</w:t>
        </w:r>
      </w:hyperlink>
      <w:r w:rsidRPr="002B6B8E">
        <w:t>(k) &lt; ATP</w:t>
      </w:r>
      <w:r w:rsidR="009C3C9C">
        <w:rPr>
          <w:rFonts w:hint="eastAsia"/>
        </w:rPr>
        <w:t>s</w:t>
      </w:r>
      <w:r w:rsidRPr="002B6B8E">
        <w:t>etting.</w:t>
      </w:r>
      <w:r w:rsidR="008626E7">
        <w:t>OdoLockedAxleThresholdSpeed</w:t>
      </w:r>
      <w:r w:rsidRPr="002B6B8E">
        <w:t>)</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756"/>
        </w:rPr>
      </w:pPr>
      <w:del w:author="常鸣" w:date="2014-07-03T14:27:00Z" w:id="4757">
        <w:r w:rsidRPr="008A1414" w:rsidDel="009328EA">
          <w:delText>#S</w:delText>
        </w:r>
      </w:del>
      <w:ins w:author="常鸣" w:date="2014-07-03T14:27:00Z" w:id="4758">
        <w:r w:rsidR="009328EA">
          <w:t>#Allocation=ATP Software</w:t>
        </w:r>
      </w:ins>
      <w:ins w:author="常鸣" w:date="2014-07-03T14:52:00Z" w:id="4759">
        <w:r w:rsidR="00AA7E12">
          <w:rPr>
            <w:rFonts w:hint="eastAsia"/>
          </w:rPr>
          <w:t>, Vital Embedded Setting</w:t>
        </w:r>
      </w:ins>
    </w:p>
    <w:p w:rsidRPr="008A1414" w:rsidR="008334E2" w:rsidP="000C0D62" w:rsidRDefault="009328EA">
      <w:pPr>
        <w:pStyle w:val="ReqtifyAltQ"/>
      </w:pPr>
      <w:ins w:author="常鸣" w:date="2014-07-03T14:27:00Z" w:id="4760">
        <w:r>
          <w:lastRenderedPageBreak/>
          <w:t>#S</w:t>
        </w:r>
      </w:ins>
      <w:r w:rsidRPr="008A1414" w:rsidR="008334E2">
        <w:t>ource=</w:t>
      </w:r>
      <w:r w:rsidRPr="003D2990" w:rsidR="008334E2">
        <w:t>[iTC_CC-SyAD-</w:t>
      </w:r>
      <w:r w:rsidRPr="003D2990" w:rsidR="008334E2">
        <w:rPr>
          <w:rFonts w:hint="eastAsia"/>
        </w:rPr>
        <w:t>0</w:t>
      </w:r>
      <w:r w:rsidR="008334E2">
        <w:rPr>
          <w:rFonts w:hint="eastAsia"/>
        </w:rPr>
        <w:t>136</w:t>
      </w:r>
      <w:r w:rsidRPr="003D2990" w:rsidR="008334E2">
        <w:rPr>
          <w:rFonts w:hint="eastAsia"/>
        </w:rPr>
        <w:t>]</w:t>
      </w:r>
      <w:r w:rsidR="003F0289">
        <w:rPr>
          <w:rFonts w:hint="eastAsia"/>
        </w:rPr>
        <w:t>,</w:t>
      </w:r>
      <w:r w:rsidRPr="00A33615" w:rsidR="003F0289">
        <w:t xml:space="preserve"> </w:t>
      </w:r>
      <w:r w:rsidRPr="006F0801" w:rsidR="003F0289">
        <w:t>[iTC_CC-SyAD-1</w:t>
      </w:r>
      <w:r w:rsidR="003F0289">
        <w:rPr>
          <w:rFonts w:hint="eastAsia"/>
        </w:rPr>
        <w:t>153</w:t>
      </w:r>
      <w:r w:rsidRPr="006F0801" w:rsidR="003F0289">
        <w:t>]</w:t>
      </w:r>
      <w:r w:rsidR="00C04855">
        <w:rPr>
          <w:rFonts w:hint="eastAsia"/>
        </w:rPr>
        <w:t>,</w:t>
      </w:r>
      <w:r w:rsidRPr="00C04855" w:rsidR="00C04855">
        <w:t xml:space="preserve"> </w:t>
      </w:r>
      <w:r w:rsidRPr="003D2990" w:rsidR="00C04855">
        <w:t>[iTC_CC-SyAD-</w:t>
      </w:r>
      <w:r w:rsidR="00C04855">
        <w:rPr>
          <w:rFonts w:hint="eastAsia"/>
        </w:rPr>
        <w:t>1155</w:t>
      </w:r>
      <w:r w:rsidRPr="003D2990" w:rsidR="00C04855">
        <w:rPr>
          <w:rFonts w:hint="eastAsia"/>
        </w:rPr>
        <w:t>]</w:t>
      </w:r>
    </w:p>
    <w:p w:rsidRPr="008A1414" w:rsidR="008334E2" w:rsidP="000C0D62" w:rsidRDefault="008334E2">
      <w:pPr>
        <w:pStyle w:val="ReqtifyAltQ"/>
      </w:pPr>
      <w:r w:rsidRPr="008A1414">
        <w:t>[End]</w:t>
      </w:r>
    </w:p>
    <w:p w:rsidR="00933D59" w:rsidP="00C93484" w:rsidRDefault="00933D59">
      <w:pPr>
        <w:pStyle w:val="Reqtify"/>
      </w:pPr>
    </w:p>
    <w:p w:rsidR="00517B60" w:rsidP="0012674A" w:rsidRDefault="0003360D">
      <w:pPr>
        <w:pStyle w:val="4"/>
      </w:pPr>
      <w:r>
        <w:rPr>
          <w:rFonts w:hint="eastAsia"/>
        </w:rPr>
        <w:t>Obtaining reference speed</w:t>
      </w:r>
    </w:p>
    <w:p w:rsidR="00F0302D" w:rsidP="00C93484" w:rsidRDefault="00F0302D">
      <w:pPr>
        <w:pStyle w:val="Reqtify"/>
      </w:pPr>
    </w:p>
    <w:p w:rsidR="00F0302D" w:rsidP="00704491" w:rsidRDefault="00F0302D">
      <w:pPr>
        <w:pStyle w:val="ReqtifyAltR"/>
      </w:pPr>
      <w:r>
        <w:t>[iTC_CC_ATP-SwRS-</w:t>
      </w:r>
      <w:r>
        <w:rPr>
          <w:rFonts w:hint="eastAsia"/>
        </w:rPr>
        <w:t>0128</w:t>
      </w:r>
      <w:r>
        <w:t>]</w:t>
      </w:r>
    </w:p>
    <w:p w:rsidR="00F0302D" w:rsidP="00C93484" w:rsidRDefault="00C154DC">
      <w:pPr>
        <w:pStyle w:val="Reqtify"/>
      </w:pPr>
      <w:bookmarkStart w:name="ReferenceSpeedUnderThreshold_1" w:id="4761"/>
      <w:r w:rsidRPr="00501C21">
        <w:rPr>
          <w:rStyle w:val="aff2"/>
          <w:bCs w:val="0"/>
          <w:iCs w:val="0"/>
        </w:rPr>
        <w:t>ReferenceSpeedUnderThreshold_1</w:t>
      </w:r>
      <w:bookmarkEnd w:id="4761"/>
      <w:r w:rsidR="00F0302D">
        <w:rPr>
          <w:rFonts w:hint="eastAsia"/>
        </w:rPr>
        <w:t>，来自</w:t>
      </w:r>
      <w:r w:rsidR="00F0302D">
        <w:rPr>
          <w:rFonts w:hint="eastAsia"/>
        </w:rPr>
        <w:t>CCNV</w:t>
      </w:r>
      <w:r w:rsidR="00F0302D">
        <w:rPr>
          <w:rFonts w:hint="eastAsia"/>
        </w:rPr>
        <w:t>的参考速度</w:t>
      </w:r>
      <w:r w:rsidR="00F0302D">
        <w:rPr>
          <w:rFonts w:hint="eastAsia"/>
        </w:rPr>
        <w:t>1</w:t>
      </w:r>
      <w:r w:rsidR="00F0302D">
        <w:rPr>
          <w:rFonts w:hint="eastAsia"/>
        </w:rPr>
        <w:t>是否</w:t>
      </w:r>
      <w:r w:rsidR="00EF0204">
        <w:rPr>
          <w:rFonts w:hint="eastAsia"/>
        </w:rPr>
        <w:t>小于指定阈值。</w:t>
      </w:r>
    </w:p>
    <w:p w:rsidRPr="00775C55" w:rsidR="00F0302D" w:rsidP="00C93484" w:rsidRDefault="00532AED">
      <w:pPr>
        <w:pStyle w:val="Reqtify"/>
      </w:pPr>
      <w:hyperlink w:history="1" w:anchor="ReferenceSpeedUnderThreshold_1">
        <w:r w:rsidR="00C154DC">
          <w:rPr>
            <w:rStyle w:val="ac"/>
            <w:noProof/>
          </w:rPr>
          <w:t>ReferenceSpeedUnderThreshold_1</w:t>
        </w:r>
      </w:hyperlink>
      <w:r w:rsidRPr="00775C55" w:rsidR="00F0302D">
        <w:rPr>
          <w:rFonts w:hint="eastAsia"/>
        </w:rPr>
        <w:t xml:space="preserve"> defines whether the referenced speed 1 from CCNV is </w:t>
      </w:r>
      <w:r w:rsidR="00EF0204">
        <w:rPr>
          <w:rFonts w:hint="eastAsia"/>
        </w:rPr>
        <w:t>lower than a configurable threshold</w:t>
      </w:r>
      <w:r w:rsidRPr="00775C55" w:rsidR="00EF0204">
        <w:rPr>
          <w:rFonts w:hint="eastAsia"/>
        </w:rPr>
        <w:t>.</w:t>
      </w:r>
    </w:p>
    <w:p w:rsidRPr="00967EA5" w:rsidR="00967EA5" w:rsidP="00967EA5" w:rsidRDefault="00967EA5">
      <w:pPr>
        <w:pStyle w:val="af7"/>
      </w:pPr>
      <w:r w:rsidRPr="00967EA5">
        <w:t xml:space="preserve">def </w:t>
      </w:r>
      <w:hyperlink w:history="1" w:anchor="ReferenceSpeedUnderThreshold_1">
        <w:r w:rsidRPr="00967EA5">
          <w:rPr>
            <w:rStyle w:val="ac"/>
          </w:rPr>
          <w:t>ReferenceSpeedUnderThreshold_1</w:t>
        </w:r>
      </w:hyperlink>
      <w:r w:rsidRPr="00967EA5">
        <w:t>(k):</w:t>
      </w:r>
    </w:p>
    <w:p w:rsidRPr="00967EA5" w:rsidR="00967EA5" w:rsidP="00967EA5" w:rsidRDefault="00967EA5">
      <w:pPr>
        <w:pStyle w:val="af7"/>
      </w:pPr>
      <w:r w:rsidRPr="00967EA5">
        <w:t xml:space="preserve">    if </w:t>
      </w:r>
      <w:hyperlink w:history="1" w:anchor="RadarSpeedValid">
        <w:r w:rsidRPr="00F62D0D">
          <w:rPr>
            <w:rStyle w:val="ac"/>
          </w:rPr>
          <w:t>RadarSpeedValid</w:t>
        </w:r>
      </w:hyperlink>
      <w:r w:rsidRPr="00967EA5">
        <w:t>(k):</w:t>
      </w:r>
    </w:p>
    <w:p w:rsidRPr="00967EA5" w:rsidR="00967EA5" w:rsidP="00967EA5" w:rsidRDefault="00967EA5">
      <w:pPr>
        <w:pStyle w:val="af7"/>
      </w:pPr>
      <w:r w:rsidRPr="00967EA5">
        <w:t xml:space="preserve">        return (</w:t>
      </w:r>
      <w:hyperlink w:history="1" w:anchor="RadarRawSpeed">
        <w:r w:rsidRPr="00F62D0D">
          <w:rPr>
            <w:rStyle w:val="ac"/>
          </w:rPr>
          <w:t>RadarRawSpeed</w:t>
        </w:r>
      </w:hyperlink>
      <w:r w:rsidRPr="00967EA5">
        <w:t xml:space="preserve">(k) &lt; </w:t>
      </w:r>
      <w:hyperlink w:history="1" w:anchor="ATPsetting">
        <w:r w:rsidRPr="00F62D0D">
          <w:rPr>
            <w:rStyle w:val="ac"/>
          </w:rPr>
          <w:t>ATPsetting</w:t>
        </w:r>
      </w:hyperlink>
      <w:r w:rsidRPr="00967EA5">
        <w:t>.OdoLockedAxleThresholdSpeed)</w:t>
      </w:r>
    </w:p>
    <w:p w:rsidRPr="00967EA5" w:rsidR="00967EA5" w:rsidP="00967EA5" w:rsidRDefault="00967EA5">
      <w:pPr>
        <w:pStyle w:val="af7"/>
      </w:pPr>
      <w:r w:rsidRPr="00967EA5">
        <w:t xml:space="preserve">    else:</w:t>
      </w:r>
    </w:p>
    <w:p w:rsidRPr="00967EA5" w:rsidR="00967EA5" w:rsidP="00967EA5" w:rsidRDefault="00967EA5">
      <w:pPr>
        <w:pStyle w:val="af7"/>
      </w:pPr>
      <w:r w:rsidRPr="00967EA5">
        <w:t xml:space="preserve">        return (</w:t>
      </w:r>
      <w:hyperlink w:history="1" w:anchor="ATOcontrolTimeValid">
        <w:r w:rsidRPr="00967EA5">
          <w:rPr>
            <w:rStyle w:val="ac"/>
          </w:rPr>
          <w:t>ATOcontrolTimeValid</w:t>
        </w:r>
      </w:hyperlink>
      <w:r w:rsidRPr="00967EA5">
        <w:t>(k)</w:t>
      </w:r>
    </w:p>
    <w:p w:rsidRPr="00967EA5" w:rsidR="00967EA5" w:rsidP="00967EA5" w:rsidRDefault="00967EA5">
      <w:pPr>
        <w:pStyle w:val="af7"/>
      </w:pPr>
      <w:r w:rsidRPr="00967EA5">
        <w:t xml:space="preserve">                and </w:t>
      </w:r>
      <w:hyperlink w:history="1" w:anchor="NonVitalRequest">
        <w:r w:rsidRPr="00967EA5">
          <w:rPr>
            <w:rStyle w:val="ac"/>
          </w:rPr>
          <w:t>NonVitalRequest</w:t>
        </w:r>
      </w:hyperlink>
      <w:r w:rsidRPr="00967EA5">
        <w:t>.OdometerRef1SpeedUnderThreshold(k))</w:t>
      </w:r>
    </w:p>
    <w:p w:rsidR="00F0302D" w:rsidP="000C0D62" w:rsidRDefault="00F0302D">
      <w:pPr>
        <w:pStyle w:val="ReqtifyAltQ"/>
      </w:pPr>
      <w:r w:rsidRPr="008A1414">
        <w:t>#Category=Functional</w:t>
      </w:r>
    </w:p>
    <w:p w:rsidRPr="008A1414" w:rsidR="00F0302D" w:rsidP="000C0D62" w:rsidRDefault="00F0302D">
      <w:pPr>
        <w:pStyle w:val="ReqtifyAltQ"/>
      </w:pPr>
      <w:r w:rsidRPr="00A17BA5">
        <w:t>#Contribution=SIL</w:t>
      </w:r>
      <w:r w:rsidR="00C964C6">
        <w:rPr>
          <w:rFonts w:hint="eastAsia"/>
        </w:rPr>
        <w:t>0</w:t>
      </w:r>
    </w:p>
    <w:p w:rsidR="009328EA" w:rsidP="000C0D62" w:rsidRDefault="00F0302D">
      <w:pPr>
        <w:pStyle w:val="ReqtifyAltQ"/>
        <w:rPr>
          <w:ins w:author="常鸣" w:date="2014-07-03T14:27:00Z" w:id="4762"/>
        </w:rPr>
      </w:pPr>
      <w:del w:author="常鸣" w:date="2014-07-03T14:27:00Z" w:id="4763">
        <w:r w:rsidDel="009328EA">
          <w:rPr>
            <w:rFonts w:hint="eastAsia"/>
          </w:rPr>
          <w:delText>#S</w:delText>
        </w:r>
      </w:del>
      <w:ins w:author="常鸣" w:date="2014-07-03T14:27:00Z" w:id="4764">
        <w:r w:rsidR="009328EA">
          <w:rPr>
            <w:rFonts w:hint="eastAsia"/>
          </w:rPr>
          <w:t>#Allocation=ATP Software</w:t>
        </w:r>
      </w:ins>
      <w:ins w:author="常鸣" w:date="2014-07-03T14:53:00Z" w:id="4765">
        <w:r w:rsidR="00AA7E12">
          <w:rPr>
            <w:rFonts w:hint="eastAsia"/>
          </w:rPr>
          <w:t>, Vital Embedded Setting</w:t>
        </w:r>
      </w:ins>
    </w:p>
    <w:p w:rsidRPr="008A1414" w:rsidR="00F0302D" w:rsidP="000C0D62" w:rsidRDefault="009328EA">
      <w:pPr>
        <w:pStyle w:val="ReqtifyAltQ"/>
      </w:pPr>
      <w:ins w:author="常鸣" w:date="2014-07-03T14:27:00Z" w:id="4766">
        <w:r>
          <w:rPr>
            <w:rFonts w:hint="eastAsia"/>
          </w:rPr>
          <w:t>#S</w:t>
        </w:r>
      </w:ins>
      <w:r w:rsidR="00F0302D">
        <w:rPr>
          <w:rFonts w:hint="eastAsia"/>
        </w:rPr>
        <w:t>ource=</w:t>
      </w:r>
      <w:r w:rsidRPr="008C132F" w:rsidR="00F0302D">
        <w:t>[iTC_CC-SyAD-1044]</w:t>
      </w:r>
      <w:r w:rsidR="00C964C6">
        <w:rPr>
          <w:rFonts w:hint="eastAsia"/>
        </w:rPr>
        <w:t>,</w:t>
      </w:r>
      <w:r w:rsidRPr="00A33615" w:rsidR="00C964C6">
        <w:t xml:space="preserve"> </w:t>
      </w:r>
      <w:r w:rsidRPr="006F0801" w:rsidR="00C964C6">
        <w:t>[iTC_CC-SyAD-1</w:t>
      </w:r>
      <w:r w:rsidR="00C964C6">
        <w:rPr>
          <w:rFonts w:hint="eastAsia"/>
        </w:rPr>
        <w:t>153</w:t>
      </w:r>
      <w:r w:rsidRPr="006F0801" w:rsidR="00C964C6">
        <w:t>]</w:t>
      </w:r>
    </w:p>
    <w:p w:rsidRPr="008A1414" w:rsidR="00F0302D" w:rsidP="000C0D62" w:rsidRDefault="00F0302D">
      <w:pPr>
        <w:pStyle w:val="ReqtifyAltQ"/>
      </w:pPr>
      <w:r w:rsidRPr="008A1414">
        <w:t>[End]</w:t>
      </w:r>
    </w:p>
    <w:p w:rsidR="00F0302D" w:rsidP="00C93484" w:rsidRDefault="00F0302D">
      <w:pPr>
        <w:pStyle w:val="Reqtify"/>
      </w:pPr>
    </w:p>
    <w:p w:rsidR="00F0302D" w:rsidP="00C93484" w:rsidRDefault="00F0302D">
      <w:pPr>
        <w:pStyle w:val="Reqtify"/>
      </w:pPr>
    </w:p>
    <w:p w:rsidR="00F0302D" w:rsidP="00704491" w:rsidRDefault="00F0302D">
      <w:pPr>
        <w:pStyle w:val="ReqtifyAltR"/>
      </w:pPr>
      <w:r>
        <w:t>[iTC_CC_ATP-SwRS-</w:t>
      </w:r>
      <w:r>
        <w:rPr>
          <w:rFonts w:hint="eastAsia"/>
        </w:rPr>
        <w:t>0129</w:t>
      </w:r>
      <w:r>
        <w:t>]</w:t>
      </w:r>
    </w:p>
    <w:p w:rsidR="00F0302D" w:rsidP="00C93484" w:rsidRDefault="00C154DC">
      <w:pPr>
        <w:pStyle w:val="Reqtify"/>
      </w:pPr>
      <w:bookmarkStart w:name="ReferenceSpeedAvailable_1" w:id="4767"/>
      <w:r w:rsidRPr="00501C21">
        <w:rPr>
          <w:rStyle w:val="aff2"/>
          <w:bCs w:val="0"/>
          <w:iCs w:val="0"/>
        </w:rPr>
        <w:t>ReferenceSpeedAvailable_1</w:t>
      </w:r>
      <w:bookmarkEnd w:id="4767"/>
      <w:r w:rsidR="00F0302D">
        <w:rPr>
          <w:rFonts w:hint="eastAsia"/>
        </w:rPr>
        <w:t>，来自</w:t>
      </w:r>
      <w:r w:rsidR="00F0302D">
        <w:rPr>
          <w:rFonts w:hint="eastAsia"/>
        </w:rPr>
        <w:t>CCNV</w:t>
      </w:r>
      <w:r w:rsidR="00F0302D">
        <w:rPr>
          <w:rFonts w:hint="eastAsia"/>
        </w:rPr>
        <w:t>的参考速度</w:t>
      </w:r>
      <w:r w:rsidR="00F0302D">
        <w:rPr>
          <w:rFonts w:hint="eastAsia"/>
        </w:rPr>
        <w:t>1</w:t>
      </w:r>
      <w:r w:rsidR="00F0302D">
        <w:rPr>
          <w:rFonts w:hint="eastAsia"/>
        </w:rPr>
        <w:t>是否可用</w:t>
      </w:r>
    </w:p>
    <w:p w:rsidRPr="00775C55" w:rsidR="00F0302D" w:rsidP="00C93484" w:rsidRDefault="00532AED">
      <w:pPr>
        <w:pStyle w:val="Reqtify"/>
      </w:pPr>
      <w:hyperlink w:history="1" w:anchor="ReferenceSpeedAvailable_1">
        <w:r w:rsidR="00C154DC">
          <w:rPr>
            <w:rStyle w:val="ac"/>
            <w:noProof/>
          </w:rPr>
          <w:t>ReferenceSpeedAvailable_1</w:t>
        </w:r>
      </w:hyperlink>
      <w:r w:rsidRPr="00775C55" w:rsidR="00F0302D">
        <w:rPr>
          <w:rFonts w:hint="eastAsia"/>
        </w:rPr>
        <w:t xml:space="preserve"> defines whether the referenced speed 1 from CCNV is valid</w:t>
      </w:r>
      <w:r w:rsidR="00397BD9">
        <w:rPr>
          <w:rFonts w:hint="eastAsia"/>
        </w:rPr>
        <w:t xml:space="preserve"> or </w:t>
      </w:r>
      <w:r w:rsidRPr="00775C55" w:rsidR="00F0302D">
        <w:rPr>
          <w:rFonts w:hint="eastAsia"/>
        </w:rPr>
        <w:t xml:space="preserve">not. </w:t>
      </w:r>
    </w:p>
    <w:p w:rsidRPr="00F62D0D" w:rsidR="00F62D0D" w:rsidP="00F62D0D" w:rsidRDefault="00F62D0D">
      <w:pPr>
        <w:pStyle w:val="af7"/>
      </w:pPr>
      <w:r w:rsidRPr="00F62D0D">
        <w:t xml:space="preserve">def </w:t>
      </w:r>
      <w:hyperlink w:history="1" w:anchor="ReferenceSpeedAvailable_1">
        <w:r w:rsidRPr="00F62D0D">
          <w:rPr>
            <w:rStyle w:val="ac"/>
          </w:rPr>
          <w:t>ReferenceSpeedAvailable_1</w:t>
        </w:r>
      </w:hyperlink>
      <w:r w:rsidRPr="00F62D0D">
        <w:t>(k):</w:t>
      </w:r>
    </w:p>
    <w:p w:rsidRPr="00F62D0D" w:rsidR="00F62D0D" w:rsidP="00F62D0D" w:rsidRDefault="00F62D0D">
      <w:pPr>
        <w:pStyle w:val="af7"/>
      </w:pPr>
      <w:r w:rsidRPr="00F62D0D">
        <w:t xml:space="preserve">    return (</w:t>
      </w:r>
      <w:hyperlink w:history="1" w:anchor="RadarSpeedValid">
        <w:r w:rsidRPr="00F62D0D">
          <w:rPr>
            <w:rStyle w:val="ac"/>
          </w:rPr>
          <w:t>RadarSpeedValid</w:t>
        </w:r>
      </w:hyperlink>
      <w:r w:rsidRPr="00F62D0D">
        <w:t>(k)</w:t>
      </w:r>
    </w:p>
    <w:p w:rsidRPr="00F62D0D" w:rsidR="00F62D0D" w:rsidP="00F62D0D" w:rsidRDefault="00F62D0D">
      <w:pPr>
        <w:pStyle w:val="af7"/>
      </w:pPr>
      <w:r w:rsidRPr="00F62D0D">
        <w:t xml:space="preserve">            or (</w:t>
      </w:r>
      <w:hyperlink w:history="1" w:anchor="ATOcontrolTimeValid">
        <w:r w:rsidRPr="00F62D0D">
          <w:rPr>
            <w:rStyle w:val="ac"/>
          </w:rPr>
          <w:t>ATOcontrolTimeValid</w:t>
        </w:r>
      </w:hyperlink>
      <w:r w:rsidRPr="00F62D0D">
        <w:t>(k)</w:t>
      </w:r>
    </w:p>
    <w:p w:rsidRPr="00F62D0D" w:rsidR="00F62D0D" w:rsidP="00F62D0D" w:rsidRDefault="00F62D0D">
      <w:pPr>
        <w:pStyle w:val="af7"/>
      </w:pPr>
      <w:r w:rsidRPr="00F62D0D">
        <w:t xml:space="preserve">                and </w:t>
      </w:r>
      <w:hyperlink w:history="1" w:anchor="NonVitalRequest">
        <w:r w:rsidRPr="00F62D0D">
          <w:rPr>
            <w:rStyle w:val="ac"/>
          </w:rPr>
          <w:t>NonVitalRequest</w:t>
        </w:r>
      </w:hyperlink>
      <w:r w:rsidRPr="00F62D0D">
        <w:t>.OdometerRef1Available(k)))</w:t>
      </w:r>
    </w:p>
    <w:p w:rsidR="00F0302D" w:rsidP="000C0D62" w:rsidRDefault="00F0302D">
      <w:pPr>
        <w:pStyle w:val="ReqtifyAltQ"/>
      </w:pPr>
      <w:r w:rsidRPr="008A1414">
        <w:t>#Category=Functional</w:t>
      </w:r>
    </w:p>
    <w:p w:rsidRPr="008A1414" w:rsidR="00F0302D" w:rsidP="000C0D62" w:rsidRDefault="00F0302D">
      <w:pPr>
        <w:pStyle w:val="ReqtifyAltQ"/>
      </w:pPr>
      <w:r w:rsidRPr="00A17BA5">
        <w:t>#Contribution=SIL</w:t>
      </w:r>
      <w:r w:rsidR="00C964C6">
        <w:rPr>
          <w:rFonts w:hint="eastAsia"/>
        </w:rPr>
        <w:t>0</w:t>
      </w:r>
    </w:p>
    <w:p w:rsidR="009328EA" w:rsidP="000C0D62" w:rsidRDefault="00F0302D">
      <w:pPr>
        <w:pStyle w:val="ReqtifyAltQ"/>
        <w:rPr>
          <w:ins w:author="常鸣" w:date="2014-07-03T14:27:00Z" w:id="4768"/>
        </w:rPr>
      </w:pPr>
      <w:del w:author="常鸣" w:date="2014-07-03T14:27:00Z" w:id="4769">
        <w:r w:rsidDel="009328EA">
          <w:rPr>
            <w:rFonts w:hint="eastAsia"/>
          </w:rPr>
          <w:delText>#S</w:delText>
        </w:r>
      </w:del>
      <w:ins w:author="常鸣" w:date="2014-07-03T14:27:00Z" w:id="4770">
        <w:r w:rsidR="009328EA">
          <w:rPr>
            <w:rFonts w:hint="eastAsia"/>
          </w:rPr>
          <w:t>#Allocation=ATP Software</w:t>
        </w:r>
      </w:ins>
    </w:p>
    <w:p w:rsidRPr="008A1414" w:rsidR="00F0302D" w:rsidP="000C0D62" w:rsidRDefault="009328EA">
      <w:pPr>
        <w:pStyle w:val="ReqtifyAltQ"/>
      </w:pPr>
      <w:ins w:author="常鸣" w:date="2014-07-03T14:27:00Z" w:id="4771">
        <w:r>
          <w:rPr>
            <w:rFonts w:hint="eastAsia"/>
          </w:rPr>
          <w:t>#S</w:t>
        </w:r>
      </w:ins>
      <w:r w:rsidR="00F0302D">
        <w:rPr>
          <w:rFonts w:hint="eastAsia"/>
        </w:rPr>
        <w:t>ource=</w:t>
      </w:r>
      <w:r w:rsidRPr="008C132F" w:rsidR="00F0302D">
        <w:t>[iTC_CC-SyAD-1044]</w:t>
      </w:r>
      <w:r w:rsidR="00A33615">
        <w:rPr>
          <w:rFonts w:hint="eastAsia"/>
        </w:rPr>
        <w:t>,</w:t>
      </w:r>
      <w:r w:rsidRPr="00A33615" w:rsidR="00A33615">
        <w:t xml:space="preserve"> </w:t>
      </w:r>
      <w:r w:rsidRPr="006F0801" w:rsidR="006F0801">
        <w:t>[iTC_CC-SyAD-1</w:t>
      </w:r>
      <w:r w:rsidR="006F0801">
        <w:rPr>
          <w:rFonts w:hint="eastAsia"/>
        </w:rPr>
        <w:t>153</w:t>
      </w:r>
      <w:r w:rsidRPr="006F0801" w:rsidR="006F0801">
        <w:t>]</w:t>
      </w:r>
    </w:p>
    <w:p w:rsidRPr="008A1414" w:rsidR="00F0302D" w:rsidP="000C0D62" w:rsidRDefault="00F0302D">
      <w:pPr>
        <w:pStyle w:val="ReqtifyAltQ"/>
      </w:pPr>
      <w:r w:rsidRPr="008A1414">
        <w:t>[End]</w:t>
      </w:r>
    </w:p>
    <w:p w:rsidR="00F0302D" w:rsidP="00C93484" w:rsidRDefault="00F0302D">
      <w:pPr>
        <w:pStyle w:val="Reqtify"/>
      </w:pPr>
    </w:p>
    <w:p w:rsidR="00F0302D" w:rsidP="00C93484" w:rsidRDefault="00F0302D">
      <w:pPr>
        <w:pStyle w:val="Reqtify"/>
      </w:pPr>
    </w:p>
    <w:p w:rsidR="00F0302D" w:rsidP="00704491" w:rsidRDefault="00F0302D">
      <w:pPr>
        <w:pStyle w:val="ReqtifyAltR"/>
      </w:pPr>
      <w:r>
        <w:t>[iTC_CC_ATP-SwRS-</w:t>
      </w:r>
      <w:r>
        <w:rPr>
          <w:rFonts w:hint="eastAsia"/>
        </w:rPr>
        <w:t>0130</w:t>
      </w:r>
      <w:r>
        <w:t>]</w:t>
      </w:r>
    </w:p>
    <w:p w:rsidR="00F0302D" w:rsidP="00C93484" w:rsidRDefault="00C154DC">
      <w:pPr>
        <w:pStyle w:val="Reqtify"/>
      </w:pPr>
      <w:bookmarkStart w:name="ReferenceSpeedUnderThreshold_2" w:id="4772"/>
      <w:r w:rsidRPr="00501C21">
        <w:rPr>
          <w:rStyle w:val="aff2"/>
          <w:bCs w:val="0"/>
          <w:iCs w:val="0"/>
        </w:rPr>
        <w:t>ReferenceSpeedUnderThreshold_2</w:t>
      </w:r>
      <w:bookmarkEnd w:id="4772"/>
      <w:r w:rsidR="00F0302D">
        <w:rPr>
          <w:rFonts w:hint="eastAsia"/>
        </w:rPr>
        <w:t>，来自</w:t>
      </w:r>
      <w:r w:rsidR="00F0302D">
        <w:rPr>
          <w:rFonts w:hint="eastAsia"/>
        </w:rPr>
        <w:t>CCNV</w:t>
      </w:r>
      <w:r w:rsidR="00F0302D">
        <w:rPr>
          <w:rFonts w:hint="eastAsia"/>
        </w:rPr>
        <w:t>的参考速度</w:t>
      </w:r>
      <w:r w:rsidR="00F0302D">
        <w:rPr>
          <w:rFonts w:hint="eastAsia"/>
        </w:rPr>
        <w:t>2</w:t>
      </w:r>
      <w:r w:rsidR="00F0302D">
        <w:rPr>
          <w:rFonts w:hint="eastAsia"/>
        </w:rPr>
        <w:t>是否</w:t>
      </w:r>
      <w:r w:rsidR="00EF0204">
        <w:rPr>
          <w:rFonts w:hint="eastAsia"/>
        </w:rPr>
        <w:t>小于指定阈值。</w:t>
      </w:r>
    </w:p>
    <w:p w:rsidRPr="00775C55" w:rsidR="00F0302D" w:rsidP="00C93484" w:rsidRDefault="00532AED">
      <w:pPr>
        <w:pStyle w:val="Reqtify"/>
      </w:pPr>
      <w:hyperlink w:history="1" w:anchor="ReferenceSpeedUnderThreshold_2">
        <w:r w:rsidR="00C154DC">
          <w:rPr>
            <w:rStyle w:val="ac"/>
            <w:noProof/>
          </w:rPr>
          <w:t>ReferenceSpeedUnderThreshold_2</w:t>
        </w:r>
      </w:hyperlink>
      <w:r w:rsidRPr="00775C55" w:rsidR="00F0302D">
        <w:rPr>
          <w:rFonts w:hint="eastAsia"/>
        </w:rPr>
        <w:t xml:space="preserve"> defines whether the referenced speed 2 from CCNV </w:t>
      </w:r>
      <w:r w:rsidRPr="00775C55" w:rsidR="00C83252">
        <w:t>is</w:t>
      </w:r>
      <w:r w:rsidR="00C83252">
        <w:t xml:space="preserve"> lower</w:t>
      </w:r>
      <w:r w:rsidR="00EF0204">
        <w:rPr>
          <w:rFonts w:hint="eastAsia"/>
        </w:rPr>
        <w:t xml:space="preserve"> than a configurable threshold</w:t>
      </w:r>
      <w:r w:rsidRPr="00775C55" w:rsidR="00F0302D">
        <w:rPr>
          <w:rFonts w:hint="eastAsia"/>
        </w:rPr>
        <w:t xml:space="preserve">. </w:t>
      </w:r>
    </w:p>
    <w:p w:rsidRPr="00452DBE" w:rsidR="00F0302D" w:rsidP="000431E0" w:rsidRDefault="00397BD9">
      <w:pPr>
        <w:pStyle w:val="af7"/>
      </w:pPr>
      <w:r>
        <w:rPr>
          <w:rFonts w:hint="eastAsia"/>
        </w:rPr>
        <w:t>if (</w:t>
      </w:r>
      <w:hyperlink w:history="1" w:anchor="ATOcontrolTimeValid">
        <w:r w:rsidR="00C64E92">
          <w:rPr>
            <w:rStyle w:val="ac"/>
          </w:rPr>
          <w:t>ATOcontrolTimeValid</w:t>
        </w:r>
      </w:hyperlink>
      <w:r w:rsidR="00F0302D">
        <w:rPr>
          <w:rFonts w:hint="eastAsia"/>
        </w:rPr>
        <w:t>(k)</w:t>
      </w:r>
      <w:r w:rsidRPr="00452DBE" w:rsidR="00F0302D">
        <w:rPr>
          <w:rFonts w:hint="eastAsia"/>
        </w:rPr>
        <w:t xml:space="preserve"> == </w:t>
      </w:r>
      <w:r w:rsidRPr="00354FC4">
        <w:rPr>
          <w:rStyle w:val="aff1"/>
          <w:rFonts w:hint="eastAsia"/>
        </w:rPr>
        <w:t>True</w:t>
      </w:r>
      <w:r w:rsidRPr="00452DBE" w:rsidR="00F0302D">
        <w:rPr>
          <w:rFonts w:hint="eastAsia"/>
        </w:rPr>
        <w:t>)</w:t>
      </w:r>
    </w:p>
    <w:p w:rsidR="00F0302D" w:rsidP="000431E0" w:rsidRDefault="00F0302D">
      <w:pPr>
        <w:pStyle w:val="af7"/>
      </w:pPr>
      <w:r w:rsidRPr="00452DBE">
        <w:rPr>
          <w:rFonts w:hint="eastAsia"/>
        </w:rPr>
        <w:t xml:space="preserve"> </w:t>
      </w:r>
      <w:r w:rsidR="003928F2">
        <w:rPr>
          <w:rFonts w:hint="eastAsia"/>
        </w:rPr>
        <w:t xml:space="preserve">   </w:t>
      </w:r>
      <w:hyperlink w:history="1" w:anchor="ReferenceSpeedUnderThreshold_2">
        <w:r w:rsidR="00C154DC">
          <w:rPr>
            <w:rStyle w:val="ac"/>
          </w:rPr>
          <w:t>ReferenceSpeedUnderThreshold_2</w:t>
        </w:r>
      </w:hyperlink>
      <w:r w:rsidRPr="00634120">
        <w:t>(k)</w:t>
      </w:r>
      <w:r>
        <w:rPr>
          <w:rFonts w:hint="eastAsia"/>
        </w:rPr>
        <w:t xml:space="preserve"> </w:t>
      </w:r>
      <w:r w:rsidRPr="00634120">
        <w:t xml:space="preserve">= </w:t>
      </w:r>
      <w:hyperlink w:history="1" w:anchor="NonVitalRequest">
        <w:r w:rsidR="00840F21">
          <w:rPr>
            <w:rStyle w:val="ac"/>
          </w:rPr>
          <w:t>NonVitalRequest</w:t>
        </w:r>
      </w:hyperlink>
      <w:r w:rsidR="00354F88">
        <w:t>.O</w:t>
      </w:r>
      <w:r>
        <w:t>dometer</w:t>
      </w:r>
      <w:r w:rsidR="00354F88">
        <w:rPr>
          <w:rFonts w:hint="eastAsia"/>
        </w:rPr>
        <w:t>R</w:t>
      </w:r>
      <w:r>
        <w:t>ef2</w:t>
      </w:r>
      <w:r w:rsidR="00354F88">
        <w:rPr>
          <w:rFonts w:hint="eastAsia"/>
        </w:rPr>
        <w:t>S</w:t>
      </w:r>
      <w:r>
        <w:t>peed</w:t>
      </w:r>
      <w:r w:rsidR="00354F88">
        <w:rPr>
          <w:rFonts w:hint="eastAsia"/>
        </w:rPr>
        <w:t>U</w:t>
      </w:r>
      <w:r>
        <w:t>nder</w:t>
      </w:r>
      <w:r w:rsidR="00354F88">
        <w:rPr>
          <w:rFonts w:hint="eastAsia"/>
        </w:rPr>
        <w:t>T</w:t>
      </w:r>
      <w:r>
        <w:t>hreshold(k)</w:t>
      </w:r>
    </w:p>
    <w:p w:rsidRPr="00452DBE" w:rsidR="00F0302D" w:rsidP="000431E0" w:rsidRDefault="00397BD9">
      <w:pPr>
        <w:pStyle w:val="af7"/>
      </w:pPr>
      <w:r>
        <w:rPr>
          <w:rFonts w:hint="eastAsia"/>
        </w:rPr>
        <w:t>else:</w:t>
      </w:r>
    </w:p>
    <w:p w:rsidR="00F0302D" w:rsidP="000431E0" w:rsidRDefault="00F0302D">
      <w:pPr>
        <w:pStyle w:val="af7"/>
      </w:pPr>
      <w:r w:rsidRPr="00452DBE">
        <w:rPr>
          <w:rFonts w:hint="eastAsia"/>
        </w:rPr>
        <w:t xml:space="preserve"> </w:t>
      </w:r>
      <w:r w:rsidR="003928F2">
        <w:rPr>
          <w:rFonts w:hint="eastAsia"/>
        </w:rPr>
        <w:t xml:space="preserve">   </w:t>
      </w:r>
      <w:hyperlink w:history="1" w:anchor="ReferenceSpeedUnderThreshold_2">
        <w:r w:rsidR="00C154DC">
          <w:rPr>
            <w:rStyle w:val="ac"/>
          </w:rPr>
          <w:t>ReferenceSpeedUnderThreshold_2</w:t>
        </w:r>
      </w:hyperlink>
      <w:r w:rsidR="00397BD9">
        <w:t xml:space="preserve"> = </w:t>
      </w:r>
      <w:r w:rsidRPr="00354FC4" w:rsidR="00397BD9">
        <w:rPr>
          <w:rStyle w:val="aff1"/>
          <w:rFonts w:hint="eastAsia"/>
        </w:rPr>
        <w:t>False</w:t>
      </w:r>
    </w:p>
    <w:p w:rsidR="00F0302D" w:rsidP="000C0D62" w:rsidRDefault="00F0302D">
      <w:pPr>
        <w:pStyle w:val="ReqtifyAltQ"/>
      </w:pPr>
      <w:r w:rsidRPr="008A1414">
        <w:t>#Category=</w:t>
      </w:r>
      <w:r w:rsidRPr="00C36276">
        <w:t xml:space="preserve"> </w:t>
      </w:r>
      <w:r w:rsidRPr="008A1414">
        <w:t>Functional</w:t>
      </w:r>
    </w:p>
    <w:p w:rsidRPr="008A1414" w:rsidR="00F0302D" w:rsidP="000C0D62" w:rsidRDefault="00F0302D">
      <w:pPr>
        <w:pStyle w:val="ReqtifyAltQ"/>
      </w:pPr>
      <w:r w:rsidRPr="00A17BA5">
        <w:t>#Contribution=SIL</w:t>
      </w:r>
      <w:r w:rsidR="00C964C6">
        <w:rPr>
          <w:rFonts w:hint="eastAsia"/>
        </w:rPr>
        <w:t>0</w:t>
      </w:r>
    </w:p>
    <w:p w:rsidR="009328EA" w:rsidP="000C0D62" w:rsidRDefault="00F0302D">
      <w:pPr>
        <w:pStyle w:val="ReqtifyAltQ"/>
        <w:rPr>
          <w:ins w:author="常鸣" w:date="2014-07-03T14:27:00Z" w:id="4773"/>
        </w:rPr>
      </w:pPr>
      <w:del w:author="常鸣" w:date="2014-07-03T14:27:00Z" w:id="4774">
        <w:r w:rsidDel="009328EA">
          <w:rPr>
            <w:rFonts w:hint="eastAsia"/>
          </w:rPr>
          <w:delText>#S</w:delText>
        </w:r>
      </w:del>
      <w:ins w:author="常鸣" w:date="2014-07-03T14:27:00Z" w:id="4775">
        <w:r w:rsidR="009328EA">
          <w:rPr>
            <w:rFonts w:hint="eastAsia"/>
          </w:rPr>
          <w:t>#Allocation=ATP Software</w:t>
        </w:r>
      </w:ins>
    </w:p>
    <w:p w:rsidRPr="008A1414" w:rsidR="00F0302D" w:rsidP="000C0D62" w:rsidRDefault="009328EA">
      <w:pPr>
        <w:pStyle w:val="ReqtifyAltQ"/>
      </w:pPr>
      <w:ins w:author="常鸣" w:date="2014-07-03T14:27:00Z" w:id="4776">
        <w:r>
          <w:rPr>
            <w:rFonts w:hint="eastAsia"/>
          </w:rPr>
          <w:t>#S</w:t>
        </w:r>
      </w:ins>
      <w:r w:rsidR="00F0302D">
        <w:rPr>
          <w:rFonts w:hint="eastAsia"/>
        </w:rPr>
        <w:t>ource=</w:t>
      </w:r>
      <w:r w:rsidRPr="008C132F" w:rsidR="00F0302D">
        <w:t>[iTC_CC-SyAD-1044]</w:t>
      </w:r>
      <w:r w:rsidR="00C964C6">
        <w:rPr>
          <w:rFonts w:hint="eastAsia"/>
        </w:rPr>
        <w:t>,</w:t>
      </w:r>
      <w:r w:rsidRPr="00A33615" w:rsidR="00C964C6">
        <w:t xml:space="preserve"> </w:t>
      </w:r>
      <w:r w:rsidRPr="006F0801" w:rsidR="00C964C6">
        <w:t>[iTC_CC-SyAD-1</w:t>
      </w:r>
      <w:r w:rsidR="00C964C6">
        <w:rPr>
          <w:rFonts w:hint="eastAsia"/>
        </w:rPr>
        <w:t>153</w:t>
      </w:r>
      <w:r w:rsidRPr="006F0801" w:rsidR="00C964C6">
        <w:t>]</w:t>
      </w:r>
    </w:p>
    <w:p w:rsidRPr="008A1414" w:rsidR="00F0302D" w:rsidP="000C0D62" w:rsidRDefault="00F0302D">
      <w:pPr>
        <w:pStyle w:val="ReqtifyAltQ"/>
      </w:pPr>
      <w:r w:rsidRPr="008A1414">
        <w:t>[End]</w:t>
      </w:r>
    </w:p>
    <w:p w:rsidR="00F0302D" w:rsidP="00C93484" w:rsidRDefault="00F0302D">
      <w:pPr>
        <w:pStyle w:val="Reqtify"/>
      </w:pPr>
    </w:p>
    <w:p w:rsidR="00F0302D" w:rsidP="00C93484" w:rsidRDefault="00F0302D">
      <w:pPr>
        <w:pStyle w:val="Reqtify"/>
      </w:pPr>
    </w:p>
    <w:p w:rsidR="00F0302D" w:rsidP="00704491" w:rsidRDefault="00F0302D">
      <w:pPr>
        <w:pStyle w:val="ReqtifyAltR"/>
      </w:pPr>
      <w:r>
        <w:t>[iTC_CC_ATP-SwRS-</w:t>
      </w:r>
      <w:r>
        <w:rPr>
          <w:rFonts w:hint="eastAsia"/>
        </w:rPr>
        <w:t>0131</w:t>
      </w:r>
      <w:r>
        <w:t>]</w:t>
      </w:r>
    </w:p>
    <w:p w:rsidR="00F0302D" w:rsidP="00C93484" w:rsidRDefault="00C154DC">
      <w:pPr>
        <w:pStyle w:val="Reqtify"/>
      </w:pPr>
      <w:bookmarkStart w:name="ReferenceSpeedAvailable_2" w:id="4777"/>
      <w:r w:rsidRPr="00501C21">
        <w:rPr>
          <w:rStyle w:val="aff2"/>
          <w:bCs w:val="0"/>
          <w:iCs w:val="0"/>
        </w:rPr>
        <w:t>ReferenceSpeedAvailable_2</w:t>
      </w:r>
      <w:bookmarkEnd w:id="4777"/>
      <w:r w:rsidR="00F0302D">
        <w:rPr>
          <w:rFonts w:hint="eastAsia"/>
        </w:rPr>
        <w:t>，来自</w:t>
      </w:r>
      <w:r w:rsidR="00F0302D">
        <w:rPr>
          <w:rFonts w:hint="eastAsia"/>
        </w:rPr>
        <w:t>CCNV</w:t>
      </w:r>
      <w:r w:rsidR="00F0302D">
        <w:rPr>
          <w:rFonts w:hint="eastAsia"/>
        </w:rPr>
        <w:t>的参考速度</w:t>
      </w:r>
      <w:r w:rsidR="00F0302D">
        <w:rPr>
          <w:rFonts w:hint="eastAsia"/>
        </w:rPr>
        <w:t>2</w:t>
      </w:r>
      <w:r w:rsidR="00F0302D">
        <w:rPr>
          <w:rFonts w:hint="eastAsia"/>
        </w:rPr>
        <w:t>是否可用</w:t>
      </w:r>
    </w:p>
    <w:p w:rsidRPr="008358CC" w:rsidR="00F0302D" w:rsidP="00C93484" w:rsidRDefault="00532AED">
      <w:pPr>
        <w:pStyle w:val="Reqtify"/>
      </w:pPr>
      <w:hyperlink w:history="1" w:anchor="ReferenceSpeedAvailable_2">
        <w:r w:rsidR="00C154DC">
          <w:rPr>
            <w:rStyle w:val="ac"/>
            <w:noProof/>
          </w:rPr>
          <w:t>ReferenceSpeedAvailable_2</w:t>
        </w:r>
      </w:hyperlink>
      <w:r w:rsidRPr="008358CC" w:rsidR="00F0302D">
        <w:rPr>
          <w:rStyle w:val="aff2"/>
          <w:rFonts w:hint="eastAsia"/>
        </w:rPr>
        <w:t xml:space="preserve"> </w:t>
      </w:r>
      <w:r w:rsidRPr="008358CC" w:rsidR="00F0302D">
        <w:rPr>
          <w:rFonts w:hint="eastAsia"/>
        </w:rPr>
        <w:t>shows whether the referenced speed 2 from CCNV is effective</w:t>
      </w:r>
      <w:r w:rsidR="00397BD9">
        <w:rPr>
          <w:rFonts w:hint="eastAsia"/>
        </w:rPr>
        <w:t xml:space="preserve"> or </w:t>
      </w:r>
      <w:r w:rsidRPr="008358CC" w:rsidR="00F0302D">
        <w:rPr>
          <w:rFonts w:hint="eastAsia"/>
        </w:rPr>
        <w:t xml:space="preserve">not. </w:t>
      </w:r>
    </w:p>
    <w:p w:rsidRPr="00452DBE" w:rsidR="00F0302D" w:rsidP="000431E0" w:rsidRDefault="00397BD9">
      <w:pPr>
        <w:pStyle w:val="af7"/>
      </w:pPr>
      <w:r>
        <w:rPr>
          <w:rFonts w:hint="eastAsia"/>
        </w:rPr>
        <w:t>if (</w:t>
      </w:r>
      <w:hyperlink w:history="1" w:anchor="ATOcontrolTimeValid">
        <w:r w:rsidR="00C64E92">
          <w:rPr>
            <w:rStyle w:val="ac"/>
          </w:rPr>
          <w:t>ATOcontrolTimeValid</w:t>
        </w:r>
      </w:hyperlink>
      <w:r w:rsidR="00F0302D">
        <w:rPr>
          <w:rFonts w:hint="eastAsia"/>
        </w:rPr>
        <w:t>(k)</w:t>
      </w:r>
      <w:r w:rsidRPr="00452DBE" w:rsidR="00F0302D">
        <w:rPr>
          <w:rFonts w:hint="eastAsia"/>
        </w:rPr>
        <w:t xml:space="preserve"> == </w:t>
      </w:r>
      <w:r w:rsidRPr="00354FC4">
        <w:rPr>
          <w:rStyle w:val="aff1"/>
          <w:rFonts w:hint="eastAsia"/>
        </w:rPr>
        <w:t>True</w:t>
      </w:r>
      <w:r w:rsidRPr="00452DBE" w:rsidR="00F0302D">
        <w:rPr>
          <w:rFonts w:hint="eastAsia"/>
        </w:rPr>
        <w:t>)</w:t>
      </w:r>
    </w:p>
    <w:p w:rsidR="00F0302D" w:rsidP="000431E0" w:rsidRDefault="00F0302D">
      <w:pPr>
        <w:pStyle w:val="af7"/>
      </w:pPr>
      <w:r w:rsidRPr="00452DBE">
        <w:rPr>
          <w:rFonts w:hint="eastAsia"/>
        </w:rPr>
        <w:t xml:space="preserve"> </w:t>
      </w:r>
      <w:r w:rsidR="003928F2">
        <w:rPr>
          <w:rFonts w:hint="eastAsia"/>
        </w:rPr>
        <w:t xml:space="preserve">   </w:t>
      </w:r>
      <w:hyperlink w:history="1" w:anchor="ReferenceSpeedAvailable_2">
        <w:r w:rsidR="00C154DC">
          <w:rPr>
            <w:rStyle w:val="ac"/>
          </w:rPr>
          <w:t>ReferenceSpeedAvailable_2</w:t>
        </w:r>
      </w:hyperlink>
      <w:r w:rsidRPr="00634120">
        <w:t>(k)</w:t>
      </w:r>
      <w:r>
        <w:rPr>
          <w:rFonts w:hint="eastAsia"/>
        </w:rPr>
        <w:t xml:space="preserve"> </w:t>
      </w:r>
      <w:r w:rsidRPr="00634120">
        <w:t xml:space="preserve">= </w:t>
      </w:r>
      <w:hyperlink w:history="1" w:anchor="NonVitalRequest">
        <w:r w:rsidR="00840F21">
          <w:rPr>
            <w:rStyle w:val="ac"/>
          </w:rPr>
          <w:t>NonVitalRequest</w:t>
        </w:r>
      </w:hyperlink>
      <w:r w:rsidR="00354F88">
        <w:t>.O</w:t>
      </w:r>
      <w:r>
        <w:t>dometer</w:t>
      </w:r>
      <w:r w:rsidR="00354F88">
        <w:rPr>
          <w:rFonts w:hint="eastAsia"/>
        </w:rPr>
        <w:t>R</w:t>
      </w:r>
      <w:r>
        <w:t>ef2</w:t>
      </w:r>
      <w:r w:rsidR="00354F88">
        <w:rPr>
          <w:rFonts w:hint="eastAsia"/>
        </w:rPr>
        <w:t>A</w:t>
      </w:r>
      <w:r>
        <w:t>vailable(k)</w:t>
      </w:r>
    </w:p>
    <w:p w:rsidRPr="00452DBE" w:rsidR="00F0302D" w:rsidP="000431E0" w:rsidRDefault="00397BD9">
      <w:pPr>
        <w:pStyle w:val="af7"/>
      </w:pPr>
      <w:r>
        <w:rPr>
          <w:rFonts w:hint="eastAsia"/>
        </w:rPr>
        <w:t>else:</w:t>
      </w:r>
    </w:p>
    <w:p w:rsidR="00F0302D" w:rsidP="000431E0" w:rsidRDefault="00F0302D">
      <w:pPr>
        <w:pStyle w:val="af7"/>
      </w:pPr>
      <w:r w:rsidRPr="00452DBE">
        <w:rPr>
          <w:rFonts w:hint="eastAsia"/>
        </w:rPr>
        <w:t xml:space="preserve"> </w:t>
      </w:r>
      <w:r w:rsidR="003928F2">
        <w:rPr>
          <w:rFonts w:hint="eastAsia"/>
        </w:rPr>
        <w:t xml:space="preserve">   </w:t>
      </w:r>
      <w:hyperlink w:history="1" w:anchor="ReferenceSpeedAvailable_2">
        <w:r w:rsidR="00C154DC">
          <w:rPr>
            <w:rStyle w:val="ac"/>
          </w:rPr>
          <w:t>ReferenceSpeedAvailable_2</w:t>
        </w:r>
      </w:hyperlink>
      <w:r w:rsidR="00397BD9">
        <w:t xml:space="preserve"> = </w:t>
      </w:r>
      <w:r w:rsidRPr="00354FC4" w:rsidR="00397BD9">
        <w:rPr>
          <w:rStyle w:val="aff1"/>
          <w:rFonts w:hint="eastAsia"/>
        </w:rPr>
        <w:t>False</w:t>
      </w:r>
    </w:p>
    <w:p w:rsidR="00F0302D" w:rsidP="000C0D62" w:rsidRDefault="00F0302D">
      <w:pPr>
        <w:pStyle w:val="ReqtifyAltQ"/>
      </w:pPr>
      <w:r w:rsidRPr="008A1414">
        <w:t>#Category=</w:t>
      </w:r>
      <w:r w:rsidRPr="00C36276">
        <w:t xml:space="preserve"> </w:t>
      </w:r>
      <w:r w:rsidRPr="008A1414">
        <w:t>Functional</w:t>
      </w:r>
    </w:p>
    <w:p w:rsidRPr="008A1414" w:rsidR="00F0302D" w:rsidP="000C0D62" w:rsidRDefault="00F0302D">
      <w:pPr>
        <w:pStyle w:val="ReqtifyAltQ"/>
      </w:pPr>
      <w:r w:rsidRPr="00A17BA5">
        <w:t>#Contribution=SIL</w:t>
      </w:r>
      <w:r w:rsidR="00C964C6">
        <w:rPr>
          <w:rFonts w:hint="eastAsia"/>
        </w:rPr>
        <w:t>0</w:t>
      </w:r>
    </w:p>
    <w:p w:rsidR="009328EA" w:rsidP="000C0D62" w:rsidRDefault="00F0302D">
      <w:pPr>
        <w:pStyle w:val="ReqtifyAltQ"/>
        <w:rPr>
          <w:ins w:author="常鸣" w:date="2014-07-03T14:27:00Z" w:id="4778"/>
        </w:rPr>
      </w:pPr>
      <w:del w:author="常鸣" w:date="2014-07-03T14:27:00Z" w:id="4779">
        <w:r w:rsidDel="009328EA">
          <w:rPr>
            <w:rFonts w:hint="eastAsia"/>
          </w:rPr>
          <w:delText>#S</w:delText>
        </w:r>
      </w:del>
      <w:ins w:author="常鸣" w:date="2014-07-03T14:27:00Z" w:id="4780">
        <w:r w:rsidR="009328EA">
          <w:rPr>
            <w:rFonts w:hint="eastAsia"/>
          </w:rPr>
          <w:t>#Allocation=ATP Software</w:t>
        </w:r>
      </w:ins>
    </w:p>
    <w:p w:rsidRPr="008A1414" w:rsidR="00F0302D" w:rsidP="000C0D62" w:rsidRDefault="009328EA">
      <w:pPr>
        <w:pStyle w:val="ReqtifyAltQ"/>
      </w:pPr>
      <w:ins w:author="常鸣" w:date="2014-07-03T14:27:00Z" w:id="4781">
        <w:r>
          <w:rPr>
            <w:rFonts w:hint="eastAsia"/>
          </w:rPr>
          <w:t>#S</w:t>
        </w:r>
      </w:ins>
      <w:r w:rsidR="00F0302D">
        <w:rPr>
          <w:rFonts w:hint="eastAsia"/>
        </w:rPr>
        <w:t>ource=</w:t>
      </w:r>
      <w:r w:rsidRPr="008C132F" w:rsidR="00F0302D">
        <w:t>[iTC_CC-SyAD-1044]</w:t>
      </w:r>
      <w:r w:rsidR="00A33615">
        <w:rPr>
          <w:rFonts w:hint="eastAsia"/>
        </w:rPr>
        <w:t>,</w:t>
      </w:r>
      <w:r w:rsidRPr="00A33615" w:rsidR="00A33615">
        <w:t xml:space="preserve"> </w:t>
      </w:r>
      <w:r w:rsidRPr="003D2990" w:rsidR="00A33615">
        <w:t>[iTC_CC-SyAD-</w:t>
      </w:r>
      <w:r w:rsidR="00A33615">
        <w:rPr>
          <w:rFonts w:hint="eastAsia"/>
        </w:rPr>
        <w:t>1153</w:t>
      </w:r>
      <w:r w:rsidRPr="003D2990" w:rsidR="00A33615">
        <w:rPr>
          <w:rFonts w:hint="eastAsia"/>
        </w:rPr>
        <w:t>]</w:t>
      </w:r>
    </w:p>
    <w:p w:rsidRPr="008A1414" w:rsidR="00F0302D" w:rsidP="000C0D62" w:rsidRDefault="00F0302D">
      <w:pPr>
        <w:pStyle w:val="ReqtifyAltQ"/>
      </w:pPr>
      <w:r w:rsidRPr="008A1414">
        <w:t>[End]</w:t>
      </w:r>
    </w:p>
    <w:p w:rsidR="00F0302D" w:rsidP="00C93484" w:rsidRDefault="00F0302D">
      <w:pPr>
        <w:pStyle w:val="Reqtify"/>
      </w:pPr>
    </w:p>
    <w:p w:rsidR="008334E2" w:rsidP="00C93484" w:rsidRDefault="008334E2">
      <w:pPr>
        <w:pStyle w:val="Reqtify"/>
      </w:pPr>
    </w:p>
    <w:p w:rsidR="008334E2" w:rsidP="00704491" w:rsidRDefault="008334E2">
      <w:pPr>
        <w:pStyle w:val="ReqtifyAltR"/>
      </w:pPr>
      <w:r>
        <w:t>[iTC_CC_ATP-SwRS-0</w:t>
      </w:r>
      <w:r>
        <w:rPr>
          <w:rFonts w:hint="eastAsia"/>
        </w:rPr>
        <w:t>231</w:t>
      </w:r>
      <w:r>
        <w:t>]</w:t>
      </w:r>
    </w:p>
    <w:p w:rsidR="008334E2" w:rsidP="00C93484" w:rsidRDefault="00532AED">
      <w:pPr>
        <w:pStyle w:val="Reqtify"/>
      </w:pPr>
      <w:hyperlink w:history="1" w:anchor="OdometerRef_1">
        <w:r w:rsidR="001727CA">
          <w:rPr>
            <w:rStyle w:val="ac"/>
            <w:noProof/>
          </w:rPr>
          <w:t>OdometerRef_1</w:t>
        </w:r>
      </w:hyperlink>
      <w:r w:rsidRPr="00D905AB" w:rsidR="008334E2">
        <w:rPr>
          <w:rStyle w:val="aff2"/>
        </w:rPr>
        <w:t>.</w:t>
      </w:r>
      <w:hyperlink w:history="1" w:anchor="PossiblyDisabled">
        <w:r w:rsidRPr="00501C21" w:rsidR="008334E2">
          <w:rPr>
            <w:rStyle w:val="ac"/>
            <w:noProof/>
          </w:rPr>
          <w:t>PossiblyDisabled</w:t>
        </w:r>
      </w:hyperlink>
      <w:r w:rsidR="008334E2">
        <w:rPr>
          <w:rFonts w:hint="eastAsia"/>
        </w:rPr>
        <w:t>，当本端里程计可用且不为</w:t>
      </w:r>
      <w:r w:rsidR="008334E2">
        <w:rPr>
          <w:rFonts w:hint="eastAsia"/>
        </w:rPr>
        <w:t>0</w:t>
      </w:r>
      <w:r w:rsidR="008334E2">
        <w:rPr>
          <w:rFonts w:hint="eastAsia"/>
        </w:rPr>
        <w:t>速，而参考速度</w:t>
      </w:r>
      <w:r w:rsidR="008334E2">
        <w:rPr>
          <w:rFonts w:hint="eastAsia"/>
        </w:rPr>
        <w:t>1</w:t>
      </w:r>
      <w:r w:rsidR="008334E2">
        <w:rPr>
          <w:rFonts w:hint="eastAsia"/>
        </w:rPr>
        <w:t>可用但为</w:t>
      </w:r>
      <w:r w:rsidR="008334E2">
        <w:rPr>
          <w:rFonts w:hint="eastAsia"/>
        </w:rPr>
        <w:t>0</w:t>
      </w:r>
      <w:r w:rsidR="008334E2">
        <w:rPr>
          <w:rFonts w:hint="eastAsia"/>
        </w:rPr>
        <w:t>速时，则认为参考速度</w:t>
      </w:r>
      <w:r w:rsidR="008334E2">
        <w:rPr>
          <w:rFonts w:hint="eastAsia"/>
        </w:rPr>
        <w:t>1</w:t>
      </w:r>
      <w:r w:rsidR="008334E2">
        <w:rPr>
          <w:rFonts w:hint="eastAsia"/>
        </w:rPr>
        <w:t>可能错误</w:t>
      </w:r>
    </w:p>
    <w:p w:rsidR="008334E2" w:rsidP="00C93484" w:rsidRDefault="008334E2">
      <w:pPr>
        <w:pStyle w:val="Reqtify"/>
      </w:pPr>
      <w:r>
        <w:rPr>
          <w:rFonts w:hint="eastAsia"/>
        </w:rPr>
        <w:t>The</w:t>
      </w:r>
      <w:r w:rsidRPr="00634120">
        <w:t xml:space="preserve"> independent source of odometry </w:t>
      </w:r>
      <w:r>
        <w:rPr>
          <w:rFonts w:hint="eastAsia"/>
        </w:rPr>
        <w:t>reference 1</w:t>
      </w:r>
      <w:r w:rsidRPr="00634120">
        <w:t xml:space="preserve"> said to disable if following conditions reached:</w:t>
      </w:r>
    </w:p>
    <w:p w:rsidR="008334E2" w:rsidP="00FA0FBB" w:rsidRDefault="008334E2">
      <w:pPr>
        <w:pStyle w:val="AltX"/>
      </w:pPr>
      <w:r w:rsidRPr="00634120">
        <w:t>local source of odometry is available (</w:t>
      </w:r>
      <w:hyperlink w:history="1" w:anchor="ValidWheelKinematic">
        <w:r w:rsidR="00C154DC">
          <w:rPr>
            <w:rStyle w:val="ac"/>
          </w:rPr>
          <w:t>ValidWheelKinematic</w:t>
        </w:r>
      </w:hyperlink>
      <w:r w:rsidRPr="00634120">
        <w:t>),</w:t>
      </w:r>
    </w:p>
    <w:p w:rsidR="008334E2" w:rsidP="00FA0FBB" w:rsidRDefault="008334E2">
      <w:pPr>
        <w:pStyle w:val="AltX"/>
      </w:pPr>
      <w:r w:rsidRPr="00634120">
        <w:t>and</w:t>
      </w:r>
      <w:r>
        <w:rPr>
          <w:rFonts w:hint="eastAsia"/>
        </w:rPr>
        <w:t xml:space="preserve"> </w:t>
      </w:r>
      <w:hyperlink w:history="1" w:anchor="OdometerSpeedUnderThreshold">
        <w:r w:rsidR="00C154DC">
          <w:rPr>
            <w:rStyle w:val="ac"/>
          </w:rPr>
          <w:t>OdometerSpeedUnderThreshold</w:t>
        </w:r>
      </w:hyperlink>
      <w:r>
        <w:rPr>
          <w:rFonts w:hint="eastAsia"/>
        </w:rPr>
        <w:t xml:space="preserve"> </w:t>
      </w:r>
      <w:r w:rsidRPr="00634120">
        <w:t>indicates that train speed is greater than reference speed threshold,</w:t>
      </w:r>
    </w:p>
    <w:p w:rsidR="008334E2" w:rsidP="00FA0FBB" w:rsidRDefault="008334E2">
      <w:pPr>
        <w:pStyle w:val="AltX"/>
      </w:pPr>
      <w:r w:rsidRPr="00634120">
        <w:t xml:space="preserve">and source of odometry </w:t>
      </w:r>
      <w:r>
        <w:rPr>
          <w:rFonts w:hint="eastAsia"/>
        </w:rPr>
        <w:t xml:space="preserve">reference 1 </w:t>
      </w:r>
      <w:r w:rsidRPr="00634120">
        <w:t>is available</w:t>
      </w:r>
      <w:r>
        <w:rPr>
          <w:rFonts w:hint="eastAsia"/>
        </w:rPr>
        <w:t>,</w:t>
      </w:r>
    </w:p>
    <w:p w:rsidR="008334E2" w:rsidP="00FA0FBB" w:rsidRDefault="008334E2">
      <w:pPr>
        <w:pStyle w:val="AltX"/>
      </w:pPr>
      <w:r w:rsidRPr="00634120">
        <w:t xml:space="preserve">and </w:t>
      </w:r>
      <w:r>
        <w:rPr>
          <w:rFonts w:hint="eastAsia"/>
        </w:rPr>
        <w:t>o</w:t>
      </w:r>
      <w:r w:rsidRPr="00634120">
        <w:t xml:space="preserve">dometer </w:t>
      </w:r>
      <w:r>
        <w:rPr>
          <w:rFonts w:hint="eastAsia"/>
        </w:rPr>
        <w:t>r</w:t>
      </w:r>
      <w:r w:rsidRPr="00634120">
        <w:t xml:space="preserve">eference </w:t>
      </w:r>
      <w:r>
        <w:rPr>
          <w:rFonts w:hint="eastAsia"/>
        </w:rPr>
        <w:t>1</w:t>
      </w:r>
      <w:r w:rsidRPr="00634120">
        <w:t xml:space="preserve"> indicates that train speed is less than reference speed threshold</w:t>
      </w:r>
      <w:r>
        <w:rPr>
          <w:rFonts w:hint="eastAsia"/>
        </w:rPr>
        <w:t>.</w:t>
      </w:r>
    </w:p>
    <w:p w:rsidR="008334E2" w:rsidP="000431E0" w:rsidRDefault="00532AED">
      <w:pPr>
        <w:pStyle w:val="af7"/>
      </w:pPr>
      <w:hyperlink w:history="1" w:anchor="OdometerRef_1">
        <w:r w:rsidR="001727CA">
          <w:rPr>
            <w:rStyle w:val="ac"/>
          </w:rPr>
          <w:t>OdometerRef_1</w:t>
        </w:r>
      </w:hyperlink>
      <w:r w:rsidR="008334E2">
        <w:t>.</w:t>
      </w:r>
      <w:r w:rsidRPr="00501C21" w:rsidR="00501C21">
        <w:rPr>
          <w:rStyle w:val="aff2"/>
        </w:rPr>
        <w:t xml:space="preserve"> </w:t>
      </w:r>
      <w:hyperlink w:history="1" w:anchor="PossiblyDisabled">
        <w:r w:rsidRPr="00501C21" w:rsidR="00501C21">
          <w:rPr>
            <w:rStyle w:val="ac"/>
          </w:rPr>
          <w:t>PossiblyDisabled</w:t>
        </w:r>
      </w:hyperlink>
      <w:r w:rsidRPr="00634120" w:rsidR="008334E2">
        <w:t>(k)</w:t>
      </w:r>
    </w:p>
    <w:p w:rsidR="008334E2" w:rsidP="000431E0" w:rsidRDefault="008334E2">
      <w:pPr>
        <w:pStyle w:val="af7"/>
      </w:pPr>
      <w:r w:rsidRPr="00634120">
        <w:lastRenderedPageBreak/>
        <w:t xml:space="preserve"> </w:t>
      </w:r>
      <w:r>
        <w:rPr>
          <w:rFonts w:hint="eastAsia"/>
        </w:rPr>
        <w:t xml:space="preserve">  </w:t>
      </w:r>
      <w:r w:rsidRPr="00634120">
        <w:t>= (</w:t>
      </w:r>
      <w:hyperlink w:history="1" w:anchor="ReferenceSpeedAvailable_1">
        <w:r w:rsidR="00C154DC">
          <w:rPr>
            <w:rStyle w:val="ac"/>
          </w:rPr>
          <w:t>ReferenceSpeedAvailable_1</w:t>
        </w:r>
      </w:hyperlink>
      <w:r w:rsidRPr="00634120">
        <w:t>(k)</w:t>
      </w:r>
    </w:p>
    <w:p w:rsidR="008334E2" w:rsidP="000431E0" w:rsidRDefault="008334E2">
      <w:pPr>
        <w:pStyle w:val="af7"/>
      </w:pPr>
      <w:r>
        <w:rPr>
          <w:rFonts w:hint="eastAsia"/>
        </w:rPr>
        <w:t xml:space="preserve">     </w:t>
      </w:r>
      <w:r w:rsidR="00397BD9">
        <w:rPr>
          <w:rFonts w:hint="eastAsia"/>
        </w:rPr>
        <w:t xml:space="preserve"> and </w:t>
      </w:r>
      <w:hyperlink w:history="1" w:anchor="ReferenceSpeedUnderThreshold_1">
        <w:r w:rsidR="00C154DC">
          <w:rPr>
            <w:rStyle w:val="ac"/>
          </w:rPr>
          <w:t>ReferenceSpeedUnderThreshold_1</w:t>
        </w:r>
      </w:hyperlink>
      <w:r w:rsidRPr="00634120">
        <w:t>(k)</w:t>
      </w:r>
    </w:p>
    <w:p w:rsidR="009273EA" w:rsidP="000431E0" w:rsidRDefault="009273EA">
      <w:pPr>
        <w:pStyle w:val="af7"/>
      </w:pPr>
      <w:r>
        <w:rPr>
          <w:rFonts w:hint="eastAsia"/>
        </w:rPr>
        <w:t xml:space="preserve">      and </w:t>
      </w:r>
      <w:hyperlink w:history="1" w:anchor="OdometerSpeedAvailable">
        <w:r w:rsidR="00B5344E">
          <w:rPr>
            <w:rStyle w:val="ac"/>
          </w:rPr>
          <w:t>OdometerSpeedAvailable</w:t>
        </w:r>
      </w:hyperlink>
      <w:r>
        <w:rPr>
          <w:rFonts w:hint="eastAsia"/>
        </w:rPr>
        <w:t>(k)</w:t>
      </w:r>
    </w:p>
    <w:p w:rsidR="008334E2" w:rsidP="000431E0" w:rsidRDefault="008334E2">
      <w:pPr>
        <w:pStyle w:val="af7"/>
      </w:pPr>
      <w:r>
        <w:t xml:space="preserve">    </w:t>
      </w:r>
      <w:r>
        <w:rPr>
          <w:rFonts w:hint="eastAsia"/>
        </w:rPr>
        <w:t xml:space="preserve"> </w:t>
      </w:r>
      <w:r w:rsidR="00397BD9">
        <w:rPr>
          <w:rFonts w:hint="eastAsia"/>
        </w:rPr>
        <w:t xml:space="preserve"> and </w:t>
      </w:r>
      <w:r w:rsidR="00C32EC4">
        <w:t xml:space="preserve">not </w:t>
      </w:r>
      <w:hyperlink w:history="1" w:anchor="OdometerSpeedUnderThreshold">
        <w:r w:rsidR="00C154DC">
          <w:rPr>
            <w:rStyle w:val="ac"/>
          </w:rPr>
          <w:t>OdometerSpeedUnderThreshold</w:t>
        </w:r>
      </w:hyperlink>
      <w:r w:rsidRPr="00634120">
        <w:t>(k))</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782"/>
        </w:rPr>
      </w:pPr>
      <w:del w:author="常鸣" w:date="2014-07-03T14:27:00Z" w:id="4783">
        <w:r w:rsidRPr="008A1414" w:rsidDel="009328EA">
          <w:delText>#S</w:delText>
        </w:r>
      </w:del>
      <w:ins w:author="常鸣" w:date="2014-07-03T14:27:00Z" w:id="4784">
        <w:r w:rsidR="009328EA">
          <w:t>#Allocation=ATP Software</w:t>
        </w:r>
      </w:ins>
    </w:p>
    <w:p w:rsidRPr="008A1414" w:rsidR="008334E2" w:rsidP="000C0D62" w:rsidRDefault="009328EA">
      <w:pPr>
        <w:pStyle w:val="ReqtifyAltQ"/>
      </w:pPr>
      <w:ins w:author="常鸣" w:date="2014-07-03T14:27:00Z" w:id="4785">
        <w:r>
          <w:t>#S</w:t>
        </w:r>
      </w:ins>
      <w:r w:rsidRPr="008A1414" w:rsidR="008334E2">
        <w:t>ource=</w:t>
      </w:r>
      <w:r w:rsidRPr="003D2990" w:rsidR="008334E2">
        <w:t>[iTC_CC-SyAD-</w:t>
      </w:r>
      <w:r w:rsidRPr="003D2990" w:rsidR="008334E2">
        <w:rPr>
          <w:rFonts w:hint="eastAsia"/>
        </w:rPr>
        <w:t>0</w:t>
      </w:r>
      <w:r w:rsidR="008334E2">
        <w:rPr>
          <w:rFonts w:hint="eastAsia"/>
        </w:rPr>
        <w:t>136</w:t>
      </w:r>
      <w:r w:rsidRPr="003D2990" w:rsidR="008334E2">
        <w:rPr>
          <w:rFonts w:hint="eastAsia"/>
        </w:rPr>
        <w:t>]</w:t>
      </w:r>
      <w:r w:rsidR="003F0289">
        <w:rPr>
          <w:rFonts w:hint="eastAsia"/>
        </w:rPr>
        <w:t>,</w:t>
      </w:r>
      <w:r w:rsidRPr="00A33615" w:rsidR="003F0289">
        <w:t xml:space="preserve"> </w:t>
      </w:r>
      <w:r w:rsidRPr="006F0801" w:rsidR="003F0289">
        <w:t>[iTC_CC-SyAD-1</w:t>
      </w:r>
      <w:r w:rsidR="003F0289">
        <w:rPr>
          <w:rFonts w:hint="eastAsia"/>
        </w:rPr>
        <w:t>153</w:t>
      </w:r>
      <w:r w:rsidRPr="006F0801" w:rsidR="003F0289">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232</w:t>
      </w:r>
      <w:r>
        <w:t>]</w:t>
      </w:r>
    </w:p>
    <w:p w:rsidR="008334E2" w:rsidP="00C93484" w:rsidRDefault="00532AED">
      <w:pPr>
        <w:pStyle w:val="Reqtify"/>
      </w:pPr>
      <w:hyperlink w:history="1" w:anchor="OdometerRef_2">
        <w:r w:rsidR="001727CA">
          <w:rPr>
            <w:rStyle w:val="ac"/>
            <w:noProof/>
          </w:rPr>
          <w:t>OdometerRef_2</w:t>
        </w:r>
      </w:hyperlink>
      <w:r w:rsidRPr="00D905AB" w:rsidR="008334E2">
        <w:rPr>
          <w:rStyle w:val="aff2"/>
        </w:rPr>
        <w:t>.</w:t>
      </w:r>
      <w:r w:rsidRPr="00501C21" w:rsidR="00501C21">
        <w:rPr>
          <w:rStyle w:val="aff2"/>
        </w:rPr>
        <w:t xml:space="preserve"> </w:t>
      </w:r>
      <w:hyperlink w:history="1" w:anchor="PossiblyDisabled">
        <w:r w:rsidRPr="00501C21" w:rsidR="00501C21">
          <w:rPr>
            <w:rStyle w:val="ac"/>
            <w:noProof/>
          </w:rPr>
          <w:t>PossiblyDisabled</w:t>
        </w:r>
      </w:hyperlink>
      <w:r w:rsidR="008334E2">
        <w:rPr>
          <w:rFonts w:hint="eastAsia"/>
        </w:rPr>
        <w:t>，当本端里程计可用且不为</w:t>
      </w:r>
      <w:r w:rsidR="008334E2">
        <w:rPr>
          <w:rFonts w:hint="eastAsia"/>
        </w:rPr>
        <w:t>0</w:t>
      </w:r>
      <w:r w:rsidR="008334E2">
        <w:rPr>
          <w:rFonts w:hint="eastAsia"/>
        </w:rPr>
        <w:t>速，而参考速度</w:t>
      </w:r>
      <w:r w:rsidR="008334E2">
        <w:rPr>
          <w:rFonts w:hint="eastAsia"/>
        </w:rPr>
        <w:t>2</w:t>
      </w:r>
      <w:r w:rsidR="008334E2">
        <w:rPr>
          <w:rFonts w:hint="eastAsia"/>
        </w:rPr>
        <w:t>可用但为</w:t>
      </w:r>
      <w:r w:rsidR="008334E2">
        <w:rPr>
          <w:rFonts w:hint="eastAsia"/>
        </w:rPr>
        <w:t>0</w:t>
      </w:r>
      <w:r w:rsidR="008334E2">
        <w:rPr>
          <w:rFonts w:hint="eastAsia"/>
        </w:rPr>
        <w:t>速时，则认为参考速度</w:t>
      </w:r>
      <w:r w:rsidR="008334E2">
        <w:rPr>
          <w:rFonts w:hint="eastAsia"/>
        </w:rPr>
        <w:t>2</w:t>
      </w:r>
      <w:r w:rsidR="008334E2">
        <w:rPr>
          <w:rFonts w:hint="eastAsia"/>
        </w:rPr>
        <w:t>可能错误</w:t>
      </w:r>
    </w:p>
    <w:p w:rsidR="008334E2" w:rsidP="00C93484" w:rsidRDefault="008334E2">
      <w:pPr>
        <w:pStyle w:val="Reqtify"/>
      </w:pPr>
      <w:r>
        <w:rPr>
          <w:rFonts w:hint="eastAsia"/>
        </w:rPr>
        <w:t>The</w:t>
      </w:r>
      <w:r w:rsidRPr="00634120">
        <w:t xml:space="preserve"> independent source of odometry </w:t>
      </w:r>
      <w:r>
        <w:rPr>
          <w:rFonts w:hint="eastAsia"/>
        </w:rPr>
        <w:t>reference 2</w:t>
      </w:r>
      <w:r w:rsidRPr="00634120">
        <w:t xml:space="preserve"> said to disable if following conditions reached:</w:t>
      </w:r>
    </w:p>
    <w:p w:rsidR="008334E2" w:rsidP="00FA0FBB" w:rsidRDefault="008334E2">
      <w:pPr>
        <w:pStyle w:val="AltX"/>
      </w:pPr>
      <w:r w:rsidRPr="00634120">
        <w:t>local source of odometry is available (</w:t>
      </w:r>
      <w:hyperlink w:history="1" w:anchor="ValidWheelKinematic">
        <w:r w:rsidR="00C154DC">
          <w:rPr>
            <w:rStyle w:val="ac"/>
          </w:rPr>
          <w:t>ValidWheelKinematic</w:t>
        </w:r>
      </w:hyperlink>
      <w:r w:rsidRPr="00634120">
        <w:t>),</w:t>
      </w:r>
    </w:p>
    <w:p w:rsidR="008334E2" w:rsidP="00FA0FBB" w:rsidRDefault="008334E2">
      <w:pPr>
        <w:pStyle w:val="AltX"/>
      </w:pPr>
      <w:r w:rsidRPr="00634120">
        <w:t>and</w:t>
      </w:r>
      <w:r>
        <w:rPr>
          <w:rFonts w:hint="eastAsia"/>
        </w:rPr>
        <w:t xml:space="preserve"> </w:t>
      </w:r>
      <w:hyperlink w:history="1" w:anchor="OdometerSpeedUnderThreshold">
        <w:r w:rsidR="00C154DC">
          <w:rPr>
            <w:rStyle w:val="ac"/>
          </w:rPr>
          <w:t>OdometerSpeedUnderThreshold</w:t>
        </w:r>
      </w:hyperlink>
      <w:r>
        <w:rPr>
          <w:rFonts w:hint="eastAsia"/>
        </w:rPr>
        <w:t xml:space="preserve"> </w:t>
      </w:r>
      <w:r w:rsidRPr="00634120">
        <w:t>indicates that train speed is greater than reference speed threshold,</w:t>
      </w:r>
    </w:p>
    <w:p w:rsidR="008334E2" w:rsidP="00FA0FBB" w:rsidRDefault="008334E2">
      <w:pPr>
        <w:pStyle w:val="AltX"/>
      </w:pPr>
      <w:r w:rsidRPr="00634120">
        <w:t xml:space="preserve">and source of odometry </w:t>
      </w:r>
      <w:r>
        <w:rPr>
          <w:rFonts w:hint="eastAsia"/>
        </w:rPr>
        <w:t xml:space="preserve">reference 2 </w:t>
      </w:r>
      <w:r w:rsidRPr="00634120">
        <w:t>is available</w:t>
      </w:r>
      <w:r>
        <w:rPr>
          <w:rFonts w:hint="eastAsia"/>
        </w:rPr>
        <w:t>,</w:t>
      </w:r>
    </w:p>
    <w:p w:rsidR="008334E2" w:rsidP="00FA0FBB" w:rsidRDefault="008334E2">
      <w:pPr>
        <w:pStyle w:val="AltX"/>
      </w:pPr>
      <w:r w:rsidRPr="00634120">
        <w:t xml:space="preserve">and </w:t>
      </w:r>
      <w:r>
        <w:rPr>
          <w:rFonts w:hint="eastAsia"/>
        </w:rPr>
        <w:t>o</w:t>
      </w:r>
      <w:r w:rsidRPr="00634120">
        <w:t xml:space="preserve">dometer </w:t>
      </w:r>
      <w:r>
        <w:rPr>
          <w:rFonts w:hint="eastAsia"/>
        </w:rPr>
        <w:t>r</w:t>
      </w:r>
      <w:r w:rsidRPr="00634120">
        <w:t xml:space="preserve">eference </w:t>
      </w:r>
      <w:r>
        <w:rPr>
          <w:rFonts w:hint="eastAsia"/>
        </w:rPr>
        <w:t>2</w:t>
      </w:r>
      <w:r w:rsidRPr="00634120">
        <w:t xml:space="preserve"> indicates that train speed is less than reference speed threshold</w:t>
      </w:r>
      <w:r>
        <w:rPr>
          <w:rFonts w:hint="eastAsia"/>
        </w:rPr>
        <w:t>.</w:t>
      </w:r>
    </w:p>
    <w:p w:rsidR="008334E2" w:rsidP="000431E0" w:rsidRDefault="00532AED">
      <w:pPr>
        <w:pStyle w:val="af7"/>
      </w:pPr>
      <w:hyperlink w:history="1" w:anchor="OdometerRef_2">
        <w:r w:rsidR="001727CA">
          <w:rPr>
            <w:rStyle w:val="ac"/>
          </w:rPr>
          <w:t>OdometerRef_2</w:t>
        </w:r>
      </w:hyperlink>
      <w:r w:rsidR="008334E2">
        <w:t>.</w:t>
      </w:r>
      <w:r w:rsidRPr="00501C21" w:rsidR="00501C21">
        <w:rPr>
          <w:rStyle w:val="aff2"/>
        </w:rPr>
        <w:t xml:space="preserve"> </w:t>
      </w:r>
      <w:hyperlink w:history="1" w:anchor="PossiblyDisabled">
        <w:r w:rsidRPr="00501C21" w:rsidR="00501C21">
          <w:rPr>
            <w:rStyle w:val="ac"/>
          </w:rPr>
          <w:t>PossiblyDisabled</w:t>
        </w:r>
      </w:hyperlink>
      <w:r w:rsidRPr="00634120" w:rsidR="008334E2">
        <w:t>(k)</w:t>
      </w:r>
    </w:p>
    <w:p w:rsidR="008334E2" w:rsidP="000431E0" w:rsidRDefault="008334E2">
      <w:pPr>
        <w:pStyle w:val="af7"/>
      </w:pPr>
      <w:r w:rsidRPr="00634120">
        <w:t xml:space="preserve"> </w:t>
      </w:r>
      <w:r>
        <w:rPr>
          <w:rFonts w:hint="eastAsia"/>
        </w:rPr>
        <w:t xml:space="preserve">  </w:t>
      </w:r>
      <w:r w:rsidRPr="00634120">
        <w:t>=</w:t>
      </w:r>
      <w:r>
        <w:rPr>
          <w:rFonts w:hint="eastAsia"/>
        </w:rPr>
        <w:t xml:space="preserve"> </w:t>
      </w:r>
      <w:r w:rsidRPr="00634120">
        <w:t>(</w:t>
      </w:r>
      <w:hyperlink w:history="1" w:anchor="ReferenceSpeedAvailable_2">
        <w:r w:rsidR="00C154DC">
          <w:rPr>
            <w:rStyle w:val="ac"/>
          </w:rPr>
          <w:t>ReferenceSpeedAvailable_2</w:t>
        </w:r>
      </w:hyperlink>
      <w:r w:rsidRPr="00634120">
        <w:t>(k)</w:t>
      </w:r>
    </w:p>
    <w:p w:rsidR="008334E2" w:rsidP="000431E0" w:rsidRDefault="008334E2">
      <w:pPr>
        <w:pStyle w:val="af7"/>
      </w:pPr>
      <w:r>
        <w:rPr>
          <w:rFonts w:hint="eastAsia"/>
        </w:rPr>
        <w:t xml:space="preserve">     </w:t>
      </w:r>
      <w:r w:rsidR="00397BD9">
        <w:rPr>
          <w:rFonts w:hint="eastAsia"/>
        </w:rPr>
        <w:t xml:space="preserve"> and </w:t>
      </w:r>
      <w:hyperlink w:history="1" w:anchor="ReferenceSpeedUnderThreshold_2">
        <w:r w:rsidR="00C154DC">
          <w:rPr>
            <w:rStyle w:val="ac"/>
          </w:rPr>
          <w:t>ReferenceSpeedUnderThreshold_2</w:t>
        </w:r>
      </w:hyperlink>
      <w:r w:rsidRPr="00634120">
        <w:t>(k)</w:t>
      </w:r>
    </w:p>
    <w:p w:rsidR="00707DE1" w:rsidP="000431E0" w:rsidRDefault="00707DE1">
      <w:pPr>
        <w:pStyle w:val="af7"/>
      </w:pPr>
      <w:r>
        <w:rPr>
          <w:rFonts w:hint="eastAsia"/>
        </w:rPr>
        <w:t xml:space="preserve">      and </w:t>
      </w:r>
      <w:hyperlink w:history="1" w:anchor="OdometerSpeedAvailable">
        <w:r w:rsidR="00B5344E">
          <w:rPr>
            <w:rStyle w:val="ac"/>
          </w:rPr>
          <w:t>OdometerSpeedAvailable</w:t>
        </w:r>
      </w:hyperlink>
      <w:r>
        <w:rPr>
          <w:rFonts w:hint="eastAsia"/>
        </w:rPr>
        <w:t>(k)</w:t>
      </w:r>
    </w:p>
    <w:p w:rsidR="008334E2" w:rsidP="000431E0" w:rsidRDefault="008334E2">
      <w:pPr>
        <w:pStyle w:val="af7"/>
      </w:pPr>
      <w:r w:rsidRPr="00634120">
        <w:t xml:space="preserve"> </w:t>
      </w:r>
      <w:r>
        <w:t xml:space="preserve">    </w:t>
      </w:r>
      <w:r w:rsidR="00397BD9">
        <w:rPr>
          <w:rFonts w:hint="eastAsia"/>
        </w:rPr>
        <w:t xml:space="preserve"> and </w:t>
      </w:r>
      <w:r w:rsidR="00C32EC4">
        <w:t xml:space="preserve">not </w:t>
      </w:r>
      <w:hyperlink w:history="1" w:anchor="OdometerSpeedUnderThreshold">
        <w:r w:rsidR="00C154DC">
          <w:rPr>
            <w:rStyle w:val="ac"/>
          </w:rPr>
          <w:t>OdometerSpeedUnderThreshold</w:t>
        </w:r>
      </w:hyperlink>
      <w:r w:rsidRPr="00634120">
        <w:t>(k))</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786"/>
        </w:rPr>
      </w:pPr>
      <w:del w:author="常鸣" w:date="2014-07-03T14:27:00Z" w:id="4787">
        <w:r w:rsidRPr="008A1414" w:rsidDel="009328EA">
          <w:delText>#S</w:delText>
        </w:r>
      </w:del>
      <w:ins w:author="常鸣" w:date="2014-07-03T14:27:00Z" w:id="4788">
        <w:r w:rsidR="009328EA">
          <w:t>#Allocation=ATP Software</w:t>
        </w:r>
      </w:ins>
    </w:p>
    <w:p w:rsidRPr="008A1414" w:rsidR="008334E2" w:rsidP="000C0D62" w:rsidRDefault="009328EA">
      <w:pPr>
        <w:pStyle w:val="ReqtifyAltQ"/>
      </w:pPr>
      <w:ins w:author="常鸣" w:date="2014-07-03T14:27:00Z" w:id="4789">
        <w:r>
          <w:t>#S</w:t>
        </w:r>
      </w:ins>
      <w:r w:rsidRPr="008A1414" w:rsidR="008334E2">
        <w:t>ource=</w:t>
      </w:r>
      <w:r w:rsidRPr="003D2990" w:rsidR="008334E2">
        <w:t>[iTC_CC-SyAD-</w:t>
      </w:r>
      <w:r w:rsidRPr="003D2990" w:rsidR="008334E2">
        <w:rPr>
          <w:rFonts w:hint="eastAsia"/>
        </w:rPr>
        <w:t>0</w:t>
      </w:r>
      <w:r w:rsidR="008334E2">
        <w:rPr>
          <w:rFonts w:hint="eastAsia"/>
        </w:rPr>
        <w:t>136</w:t>
      </w:r>
      <w:r w:rsidRPr="003D2990" w:rsidR="008334E2">
        <w:rPr>
          <w:rFonts w:hint="eastAsia"/>
        </w:rPr>
        <w:t>]</w:t>
      </w:r>
      <w:r w:rsidR="003F0289">
        <w:rPr>
          <w:rFonts w:hint="eastAsia"/>
        </w:rPr>
        <w:t>,</w:t>
      </w:r>
      <w:r w:rsidRPr="00A33615" w:rsidR="003F0289">
        <w:t xml:space="preserve"> </w:t>
      </w:r>
      <w:r w:rsidRPr="006F0801" w:rsidR="003F0289">
        <w:t>[iTC_CC-SyAD-1</w:t>
      </w:r>
      <w:r w:rsidR="003F0289">
        <w:rPr>
          <w:rFonts w:hint="eastAsia"/>
        </w:rPr>
        <w:t>153</w:t>
      </w:r>
      <w:r w:rsidRPr="006F0801" w:rsidR="003F0289">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233</w:t>
      </w:r>
      <w:r>
        <w:t>]</w:t>
      </w:r>
    </w:p>
    <w:p w:rsidR="008334E2" w:rsidP="00C93484" w:rsidRDefault="00532AED">
      <w:pPr>
        <w:pStyle w:val="Reqtify"/>
      </w:pPr>
      <w:hyperlink w:history="1" w:anchor="OdometerRef_1">
        <w:r w:rsidR="001727CA">
          <w:rPr>
            <w:rStyle w:val="ac"/>
            <w:noProof/>
          </w:rPr>
          <w:t>OdometerRef_1</w:t>
        </w:r>
      </w:hyperlink>
      <w:r w:rsidRPr="00D905AB" w:rsidR="008334E2">
        <w:rPr>
          <w:rStyle w:val="aff2"/>
        </w:rPr>
        <w:t>.</w:t>
      </w:r>
      <w:hyperlink w:history="1" w:anchor="PossiblyEnabled">
        <w:r w:rsidRPr="00501C21" w:rsidR="008334E2">
          <w:rPr>
            <w:rStyle w:val="ac"/>
            <w:noProof/>
          </w:rPr>
          <w:t>PossiblyEnabled</w:t>
        </w:r>
      </w:hyperlink>
      <w:r w:rsidR="008334E2">
        <w:rPr>
          <w:rFonts w:hint="eastAsia"/>
        </w:rPr>
        <w:t>，当本端里程计和参考速度</w:t>
      </w:r>
      <w:r w:rsidR="008334E2">
        <w:rPr>
          <w:rFonts w:hint="eastAsia"/>
        </w:rPr>
        <w:t>1</w:t>
      </w:r>
      <w:r w:rsidR="008334E2">
        <w:rPr>
          <w:rFonts w:hint="eastAsia"/>
        </w:rPr>
        <w:t>均可用且测得列车在动时，认为参考速度</w:t>
      </w:r>
      <w:r w:rsidR="008334E2">
        <w:rPr>
          <w:rFonts w:hint="eastAsia"/>
        </w:rPr>
        <w:t>1</w:t>
      </w:r>
      <w:r w:rsidR="008334E2">
        <w:rPr>
          <w:rFonts w:hint="eastAsia"/>
        </w:rPr>
        <w:t>可能已恢复有效。</w:t>
      </w:r>
    </w:p>
    <w:p w:rsidR="008334E2" w:rsidP="00C93484" w:rsidRDefault="008334E2">
      <w:pPr>
        <w:pStyle w:val="Reqtify"/>
      </w:pPr>
      <w:r>
        <w:rPr>
          <w:rFonts w:hint="eastAsia"/>
        </w:rPr>
        <w:t xml:space="preserve">The </w:t>
      </w:r>
      <w:r w:rsidRPr="00634120">
        <w:t xml:space="preserve">independent source of odometry </w:t>
      </w:r>
      <w:r>
        <w:rPr>
          <w:rFonts w:hint="eastAsia"/>
        </w:rPr>
        <w:t>reference 1</w:t>
      </w:r>
      <w:r w:rsidRPr="00634120">
        <w:t xml:space="preserve"> said to enable if following conditions reached:</w:t>
      </w:r>
    </w:p>
    <w:p w:rsidR="008334E2" w:rsidP="00FA0FBB" w:rsidRDefault="008334E2">
      <w:pPr>
        <w:pStyle w:val="AltX"/>
      </w:pPr>
      <w:r w:rsidRPr="00634120">
        <w:t>local source of odometry is available,</w:t>
      </w:r>
    </w:p>
    <w:p w:rsidR="008334E2" w:rsidP="00FA0FBB" w:rsidRDefault="008334E2">
      <w:pPr>
        <w:pStyle w:val="AltX"/>
      </w:pPr>
      <w:r w:rsidRPr="00634120">
        <w:lastRenderedPageBreak/>
        <w:t xml:space="preserve">and </w:t>
      </w:r>
      <w:hyperlink w:history="1" w:anchor="OdometerSpeedUnderThreshold">
        <w:r w:rsidR="00C154DC">
          <w:rPr>
            <w:rStyle w:val="ac"/>
          </w:rPr>
          <w:t>OdometerSpeedUnderThreshold</w:t>
        </w:r>
      </w:hyperlink>
      <w:r>
        <w:rPr>
          <w:rFonts w:hint="eastAsia"/>
        </w:rPr>
        <w:t xml:space="preserve"> </w:t>
      </w:r>
      <w:r w:rsidRPr="00634120">
        <w:t>indicates that train speed is greater than reference speed threshold,</w:t>
      </w:r>
    </w:p>
    <w:p w:rsidR="008334E2" w:rsidP="00FA0FBB" w:rsidRDefault="008334E2">
      <w:pPr>
        <w:pStyle w:val="AltX"/>
      </w:pPr>
      <w:r w:rsidRPr="00634120">
        <w:t xml:space="preserve">and source of odometry </w:t>
      </w:r>
      <w:r>
        <w:rPr>
          <w:rFonts w:hint="eastAsia"/>
        </w:rPr>
        <w:t xml:space="preserve">reference 1 </w:t>
      </w:r>
      <w:r w:rsidRPr="00634120">
        <w:t>is available</w:t>
      </w:r>
      <w:r w:rsidR="005E5A04">
        <w:t>,</w:t>
      </w:r>
    </w:p>
    <w:p w:rsidR="008334E2" w:rsidP="00FA0FBB" w:rsidRDefault="008334E2">
      <w:pPr>
        <w:pStyle w:val="AltX"/>
      </w:pPr>
      <w:r w:rsidRPr="00634120">
        <w:t xml:space="preserve">and </w:t>
      </w:r>
      <w:r>
        <w:rPr>
          <w:rFonts w:hint="eastAsia"/>
        </w:rPr>
        <w:t>o</w:t>
      </w:r>
      <w:r w:rsidRPr="00634120">
        <w:t xml:space="preserve">dometer </w:t>
      </w:r>
      <w:r>
        <w:rPr>
          <w:rFonts w:hint="eastAsia"/>
        </w:rPr>
        <w:t>r</w:t>
      </w:r>
      <w:r w:rsidRPr="00634120">
        <w:t xml:space="preserve">eference </w:t>
      </w:r>
      <w:r>
        <w:rPr>
          <w:rFonts w:hint="eastAsia"/>
        </w:rPr>
        <w:t>1</w:t>
      </w:r>
      <w:r w:rsidRPr="00634120">
        <w:t xml:space="preserve"> indicates that train speed is greater than reference speed threshold</w:t>
      </w:r>
      <w:r>
        <w:rPr>
          <w:rFonts w:hint="eastAsia"/>
        </w:rPr>
        <w:t>.</w:t>
      </w:r>
    </w:p>
    <w:p w:rsidR="008334E2" w:rsidP="000431E0" w:rsidRDefault="00532AED">
      <w:pPr>
        <w:pStyle w:val="af7"/>
      </w:pPr>
      <w:hyperlink w:history="1" w:anchor="OdometerRef_1">
        <w:r w:rsidR="001727CA">
          <w:rPr>
            <w:rStyle w:val="ac"/>
          </w:rPr>
          <w:t>OdometerRef_1</w:t>
        </w:r>
      </w:hyperlink>
      <w:r w:rsidR="008334E2">
        <w:t>.</w:t>
      </w:r>
      <w:r w:rsidRPr="00501C21" w:rsidR="00501C21">
        <w:rPr>
          <w:rStyle w:val="aff2"/>
        </w:rPr>
        <w:t xml:space="preserve"> </w:t>
      </w:r>
      <w:hyperlink w:history="1" w:anchor="PossiblyEnabled">
        <w:r w:rsidRPr="00501C21" w:rsidR="00501C21">
          <w:rPr>
            <w:rStyle w:val="ac"/>
          </w:rPr>
          <w:t>PossiblyEnabled</w:t>
        </w:r>
      </w:hyperlink>
      <w:r w:rsidRPr="00634120" w:rsidR="008334E2">
        <w:t>(k)</w:t>
      </w:r>
    </w:p>
    <w:p w:rsidR="008334E2" w:rsidP="000431E0" w:rsidRDefault="008334E2">
      <w:pPr>
        <w:pStyle w:val="af7"/>
      </w:pPr>
      <w:r w:rsidRPr="00634120">
        <w:t xml:space="preserve"> </w:t>
      </w:r>
      <w:r>
        <w:rPr>
          <w:rFonts w:hint="eastAsia"/>
        </w:rPr>
        <w:t xml:space="preserve"> </w:t>
      </w:r>
      <w:r w:rsidRPr="00634120">
        <w:t>= (</w:t>
      </w:r>
      <w:hyperlink w:history="1" w:anchor="ReferenceSpeedAvailable_1">
        <w:r w:rsidR="00C154DC">
          <w:rPr>
            <w:rStyle w:val="ac"/>
          </w:rPr>
          <w:t>ReferenceSpeedAvailable_1</w:t>
        </w:r>
      </w:hyperlink>
      <w:r>
        <w:t>(k</w:t>
      </w:r>
      <w:r w:rsidRPr="00634120">
        <w:t>)</w:t>
      </w:r>
    </w:p>
    <w:p w:rsidR="008334E2" w:rsidP="000431E0" w:rsidRDefault="008334E2">
      <w:pPr>
        <w:pStyle w:val="af7"/>
      </w:pPr>
      <w:r>
        <w:rPr>
          <w:rFonts w:hint="eastAsia"/>
        </w:rPr>
        <w:t xml:space="preserve">     </w:t>
      </w:r>
      <w:r w:rsidR="00397BD9">
        <w:rPr>
          <w:rFonts w:hint="eastAsia"/>
        </w:rPr>
        <w:t xml:space="preserve"> and </w:t>
      </w:r>
      <w:r w:rsidR="00C32EC4">
        <w:t xml:space="preserve">not </w:t>
      </w:r>
      <w:hyperlink w:history="1" w:anchor="ReferenceSpeedUnderThreshold_1">
        <w:r w:rsidR="00C154DC">
          <w:rPr>
            <w:rStyle w:val="ac"/>
          </w:rPr>
          <w:t>ReferenceSpeedUnderThreshold_1</w:t>
        </w:r>
      </w:hyperlink>
      <w:r>
        <w:t>(k</w:t>
      </w:r>
      <w:r w:rsidRPr="00634120">
        <w:t>)</w:t>
      </w:r>
    </w:p>
    <w:p w:rsidR="00707DE1" w:rsidP="000431E0" w:rsidRDefault="00707DE1">
      <w:pPr>
        <w:pStyle w:val="af7"/>
      </w:pPr>
      <w:r>
        <w:rPr>
          <w:rFonts w:hint="eastAsia"/>
        </w:rPr>
        <w:t xml:space="preserve">      and </w:t>
      </w:r>
      <w:hyperlink w:history="1" w:anchor="OdometerSpeedAvailable">
        <w:r w:rsidR="00B5344E">
          <w:rPr>
            <w:rStyle w:val="ac"/>
          </w:rPr>
          <w:t>OdometerSpeedAvailable</w:t>
        </w:r>
      </w:hyperlink>
      <w:r>
        <w:rPr>
          <w:rFonts w:hint="eastAsia"/>
        </w:rPr>
        <w:t>(k)</w:t>
      </w:r>
    </w:p>
    <w:p w:rsidR="008334E2" w:rsidP="000431E0" w:rsidRDefault="008334E2">
      <w:pPr>
        <w:pStyle w:val="af7"/>
      </w:pPr>
      <w:r w:rsidRPr="00634120">
        <w:t xml:space="preserve">  </w:t>
      </w:r>
      <w:r>
        <w:rPr>
          <w:rFonts w:hint="eastAsia"/>
        </w:rPr>
        <w:t xml:space="preserve">   </w:t>
      </w:r>
      <w:r w:rsidR="00397BD9">
        <w:rPr>
          <w:rFonts w:hint="eastAsia"/>
        </w:rPr>
        <w:t xml:space="preserve"> and </w:t>
      </w:r>
      <w:r w:rsidR="00C32EC4">
        <w:t xml:space="preserve">not </w:t>
      </w:r>
      <w:hyperlink w:history="1" w:anchor="OdometerSpeedUnderThreshold">
        <w:r w:rsidR="00C154DC">
          <w:rPr>
            <w:rStyle w:val="ac"/>
          </w:rPr>
          <w:t>OdometerSpeedUnderThreshold</w:t>
        </w:r>
      </w:hyperlink>
      <w:r w:rsidRPr="00634120">
        <w:t>(k))</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790"/>
        </w:rPr>
      </w:pPr>
      <w:del w:author="常鸣" w:date="2014-07-03T14:27:00Z" w:id="4791">
        <w:r w:rsidRPr="008A1414" w:rsidDel="009328EA">
          <w:delText>#S</w:delText>
        </w:r>
      </w:del>
      <w:ins w:author="常鸣" w:date="2014-07-03T14:27:00Z" w:id="4792">
        <w:r w:rsidR="009328EA">
          <w:t>#Allocation=ATP Software</w:t>
        </w:r>
      </w:ins>
    </w:p>
    <w:p w:rsidRPr="008A1414" w:rsidR="008334E2" w:rsidP="000C0D62" w:rsidRDefault="009328EA">
      <w:pPr>
        <w:pStyle w:val="ReqtifyAltQ"/>
      </w:pPr>
      <w:ins w:author="常鸣" w:date="2014-07-03T14:27:00Z" w:id="4793">
        <w:r>
          <w:t>#S</w:t>
        </w:r>
      </w:ins>
      <w:r w:rsidRPr="008A1414" w:rsidR="008334E2">
        <w:t>ource=</w:t>
      </w:r>
      <w:r w:rsidRPr="003D2990" w:rsidR="008334E2">
        <w:t>[iTC_CC-SyAD-</w:t>
      </w:r>
      <w:r w:rsidRPr="003D2990" w:rsidR="008334E2">
        <w:rPr>
          <w:rFonts w:hint="eastAsia"/>
        </w:rPr>
        <w:t>0</w:t>
      </w:r>
      <w:r w:rsidR="008334E2">
        <w:rPr>
          <w:rFonts w:hint="eastAsia"/>
        </w:rPr>
        <w:t>136</w:t>
      </w:r>
      <w:r w:rsidRPr="003D2990" w:rsidR="008334E2">
        <w:rPr>
          <w:rFonts w:hint="eastAsia"/>
        </w:rPr>
        <w:t>]</w:t>
      </w:r>
      <w:r w:rsidR="003F0289">
        <w:rPr>
          <w:rFonts w:hint="eastAsia"/>
        </w:rPr>
        <w:t>,</w:t>
      </w:r>
      <w:r w:rsidRPr="00A33615" w:rsidR="003F0289">
        <w:t xml:space="preserve"> </w:t>
      </w:r>
      <w:r w:rsidRPr="006F0801" w:rsidR="003F0289">
        <w:t>[iTC_CC-SyAD-1</w:t>
      </w:r>
      <w:r w:rsidR="003F0289">
        <w:rPr>
          <w:rFonts w:hint="eastAsia"/>
        </w:rPr>
        <w:t>153</w:t>
      </w:r>
      <w:r w:rsidRPr="006F0801" w:rsidR="003F0289">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234</w:t>
      </w:r>
      <w:r>
        <w:t>]</w:t>
      </w:r>
    </w:p>
    <w:p w:rsidR="008334E2" w:rsidP="00C93484" w:rsidRDefault="00532AED">
      <w:pPr>
        <w:pStyle w:val="Reqtify"/>
      </w:pPr>
      <w:hyperlink w:history="1" w:anchor="OdometerRef_2">
        <w:r w:rsidR="001727CA">
          <w:rPr>
            <w:rStyle w:val="ac"/>
            <w:noProof/>
          </w:rPr>
          <w:t>OdometerRef_2</w:t>
        </w:r>
      </w:hyperlink>
      <w:r w:rsidRPr="00D905AB" w:rsidR="008334E2">
        <w:rPr>
          <w:rStyle w:val="aff2"/>
        </w:rPr>
        <w:t>.</w:t>
      </w:r>
      <w:hyperlink w:history="1" w:anchor="PossiblyEnabled">
        <w:r w:rsidRPr="00501C21" w:rsidR="00501C21">
          <w:rPr>
            <w:rStyle w:val="ac"/>
            <w:noProof/>
          </w:rPr>
          <w:t>PossiblyEnabled</w:t>
        </w:r>
      </w:hyperlink>
      <w:r w:rsidR="008334E2">
        <w:rPr>
          <w:rFonts w:hint="eastAsia"/>
        </w:rPr>
        <w:t>，当本端里程计和参考速度</w:t>
      </w:r>
      <w:r w:rsidR="008334E2">
        <w:rPr>
          <w:rFonts w:hint="eastAsia"/>
        </w:rPr>
        <w:t>2</w:t>
      </w:r>
      <w:r w:rsidR="008334E2">
        <w:rPr>
          <w:rFonts w:hint="eastAsia"/>
        </w:rPr>
        <w:t>均可用且测得列车在动时，认为参考速度</w:t>
      </w:r>
      <w:r w:rsidR="008334E2">
        <w:rPr>
          <w:rFonts w:hint="eastAsia"/>
        </w:rPr>
        <w:t>2</w:t>
      </w:r>
      <w:r w:rsidR="008334E2">
        <w:rPr>
          <w:rFonts w:hint="eastAsia"/>
        </w:rPr>
        <w:t>可能已恢复有效。</w:t>
      </w:r>
    </w:p>
    <w:p w:rsidR="008334E2" w:rsidP="00C93484" w:rsidRDefault="008334E2">
      <w:pPr>
        <w:pStyle w:val="Reqtify"/>
      </w:pPr>
      <w:r>
        <w:rPr>
          <w:rFonts w:hint="eastAsia"/>
        </w:rPr>
        <w:t>The</w:t>
      </w:r>
      <w:r w:rsidRPr="00634120">
        <w:t xml:space="preserve"> independent source of odometry </w:t>
      </w:r>
      <w:r>
        <w:rPr>
          <w:rFonts w:hint="eastAsia"/>
        </w:rPr>
        <w:t>reference 2</w:t>
      </w:r>
      <w:r w:rsidRPr="00634120">
        <w:t xml:space="preserve"> said to enable if following conditions reached:</w:t>
      </w:r>
    </w:p>
    <w:p w:rsidR="008334E2" w:rsidP="00FA0FBB" w:rsidRDefault="008334E2">
      <w:pPr>
        <w:pStyle w:val="AltX"/>
      </w:pPr>
      <w:r w:rsidRPr="00634120">
        <w:t>local source of odometry is available,</w:t>
      </w:r>
    </w:p>
    <w:p w:rsidR="008334E2" w:rsidP="00FA0FBB" w:rsidRDefault="008334E2">
      <w:pPr>
        <w:pStyle w:val="AltX"/>
      </w:pPr>
      <w:r w:rsidRPr="00634120">
        <w:t xml:space="preserve">and </w:t>
      </w:r>
      <w:hyperlink w:history="1" w:anchor="OdometerSpeedUnderThreshold">
        <w:r w:rsidR="00C154DC">
          <w:rPr>
            <w:rStyle w:val="ac"/>
          </w:rPr>
          <w:t>OdometerSpeedUnderThreshold</w:t>
        </w:r>
      </w:hyperlink>
      <w:r>
        <w:rPr>
          <w:rFonts w:hint="eastAsia"/>
        </w:rPr>
        <w:t xml:space="preserve"> </w:t>
      </w:r>
      <w:r w:rsidRPr="00634120">
        <w:t>indicates that train speed is greater than reference speed threshold,</w:t>
      </w:r>
    </w:p>
    <w:p w:rsidR="008334E2" w:rsidP="00FA0FBB" w:rsidRDefault="008334E2">
      <w:pPr>
        <w:pStyle w:val="AltX"/>
      </w:pPr>
      <w:r w:rsidRPr="00634120">
        <w:t xml:space="preserve">and source of odometry </w:t>
      </w:r>
      <w:r>
        <w:rPr>
          <w:rFonts w:hint="eastAsia"/>
        </w:rPr>
        <w:t xml:space="preserve">reference 2 </w:t>
      </w:r>
      <w:r w:rsidRPr="00634120">
        <w:t>is available</w:t>
      </w:r>
      <w:r w:rsidR="005E5A04">
        <w:t>,</w:t>
      </w:r>
    </w:p>
    <w:p w:rsidR="008334E2" w:rsidP="00FA0FBB" w:rsidRDefault="008334E2">
      <w:pPr>
        <w:pStyle w:val="AltX"/>
      </w:pPr>
      <w:r w:rsidRPr="00634120">
        <w:t xml:space="preserve">and </w:t>
      </w:r>
      <w:r>
        <w:rPr>
          <w:rFonts w:hint="eastAsia"/>
        </w:rPr>
        <w:t>o</w:t>
      </w:r>
      <w:r w:rsidRPr="00634120">
        <w:t xml:space="preserve">dometer </w:t>
      </w:r>
      <w:r>
        <w:rPr>
          <w:rFonts w:hint="eastAsia"/>
        </w:rPr>
        <w:t>r</w:t>
      </w:r>
      <w:r w:rsidRPr="00634120">
        <w:t xml:space="preserve">eference </w:t>
      </w:r>
      <w:r>
        <w:rPr>
          <w:rFonts w:hint="eastAsia"/>
        </w:rPr>
        <w:t>2</w:t>
      </w:r>
      <w:r w:rsidRPr="00634120">
        <w:t xml:space="preserve"> indicates that train speed is greater than reference speed threshold</w:t>
      </w:r>
      <w:r>
        <w:rPr>
          <w:rFonts w:hint="eastAsia"/>
        </w:rPr>
        <w:t>.</w:t>
      </w:r>
    </w:p>
    <w:p w:rsidR="008334E2" w:rsidP="000431E0" w:rsidRDefault="00532AED">
      <w:pPr>
        <w:pStyle w:val="af7"/>
      </w:pPr>
      <w:hyperlink w:history="1" w:anchor="OdometerRef_2">
        <w:r w:rsidR="001727CA">
          <w:rPr>
            <w:rStyle w:val="ac"/>
          </w:rPr>
          <w:t>OdometerRef_2</w:t>
        </w:r>
      </w:hyperlink>
      <w:r w:rsidRPr="00E07C1A" w:rsidR="008334E2">
        <w:t>.</w:t>
      </w:r>
      <w:r w:rsidRPr="00501C21" w:rsidR="00501C21">
        <w:rPr>
          <w:rStyle w:val="aff2"/>
        </w:rPr>
        <w:t xml:space="preserve"> </w:t>
      </w:r>
      <w:hyperlink w:history="1" w:anchor="PossiblyEnabled">
        <w:r w:rsidRPr="00501C21" w:rsidR="00501C21">
          <w:rPr>
            <w:rStyle w:val="ac"/>
          </w:rPr>
          <w:t>PossiblyEnabled</w:t>
        </w:r>
      </w:hyperlink>
      <w:r w:rsidRPr="00E07C1A" w:rsidR="008334E2">
        <w:t>(k)</w:t>
      </w:r>
    </w:p>
    <w:p w:rsidR="008334E2" w:rsidP="000431E0" w:rsidRDefault="008334E2">
      <w:pPr>
        <w:pStyle w:val="af7"/>
      </w:pPr>
      <w:r w:rsidRPr="00634120">
        <w:t xml:space="preserve"> </w:t>
      </w:r>
      <w:r>
        <w:rPr>
          <w:rFonts w:hint="eastAsia"/>
        </w:rPr>
        <w:t xml:space="preserve"> </w:t>
      </w:r>
      <w:r w:rsidRPr="00634120">
        <w:t>= (</w:t>
      </w:r>
      <w:hyperlink w:history="1" w:anchor="ReferenceSpeedAvailable_2">
        <w:r w:rsidR="00C154DC">
          <w:rPr>
            <w:rStyle w:val="ac"/>
          </w:rPr>
          <w:t>ReferenceSpeedAvailable_2</w:t>
        </w:r>
      </w:hyperlink>
      <w:r>
        <w:t>(k</w:t>
      </w:r>
      <w:r w:rsidRPr="00634120">
        <w:t>)</w:t>
      </w:r>
    </w:p>
    <w:p w:rsidR="008334E2" w:rsidP="000431E0" w:rsidRDefault="008334E2">
      <w:pPr>
        <w:pStyle w:val="af7"/>
      </w:pPr>
      <w:r>
        <w:rPr>
          <w:rFonts w:hint="eastAsia"/>
        </w:rPr>
        <w:t xml:space="preserve">    </w:t>
      </w:r>
      <w:r w:rsidR="00397BD9">
        <w:rPr>
          <w:rFonts w:hint="eastAsia"/>
        </w:rPr>
        <w:t xml:space="preserve"> and </w:t>
      </w:r>
      <w:r w:rsidR="00C32EC4">
        <w:t xml:space="preserve">not </w:t>
      </w:r>
      <w:hyperlink w:history="1" w:anchor="ReferenceSpeedUnderThreshold_2">
        <w:r w:rsidR="00C154DC">
          <w:rPr>
            <w:rStyle w:val="ac"/>
          </w:rPr>
          <w:t>ReferenceSpeedUnderThreshold_2</w:t>
        </w:r>
      </w:hyperlink>
      <w:r>
        <w:t>(k</w:t>
      </w:r>
      <w:r w:rsidRPr="00634120">
        <w:t>)</w:t>
      </w:r>
    </w:p>
    <w:p w:rsidR="00707DE1" w:rsidP="000431E0" w:rsidRDefault="00707DE1">
      <w:pPr>
        <w:pStyle w:val="af7"/>
      </w:pPr>
      <w:r>
        <w:rPr>
          <w:rFonts w:hint="eastAsia"/>
        </w:rPr>
        <w:t xml:space="preserve">     and </w:t>
      </w:r>
      <w:hyperlink w:history="1" w:anchor="OdometerSpeedAvailable">
        <w:r w:rsidR="00B5344E">
          <w:rPr>
            <w:rStyle w:val="ac"/>
          </w:rPr>
          <w:t>OdometerSpeedAvailable</w:t>
        </w:r>
      </w:hyperlink>
      <w:r>
        <w:rPr>
          <w:rFonts w:hint="eastAsia"/>
        </w:rPr>
        <w:t>(k)</w:t>
      </w:r>
    </w:p>
    <w:p w:rsidR="008334E2" w:rsidP="000431E0" w:rsidRDefault="008334E2">
      <w:pPr>
        <w:pStyle w:val="af7"/>
      </w:pPr>
      <w:r w:rsidRPr="00634120">
        <w:t xml:space="preserve"> </w:t>
      </w:r>
      <w:r>
        <w:rPr>
          <w:rFonts w:hint="eastAsia"/>
        </w:rPr>
        <w:t xml:space="preserve">   </w:t>
      </w:r>
      <w:r w:rsidR="00397BD9">
        <w:rPr>
          <w:rFonts w:hint="eastAsia"/>
        </w:rPr>
        <w:t xml:space="preserve"> and </w:t>
      </w:r>
      <w:r w:rsidR="00C32EC4">
        <w:t xml:space="preserve">not </w:t>
      </w:r>
      <w:hyperlink w:history="1" w:anchor="OdometerSpeedUnderThreshold">
        <w:r w:rsidR="00C154DC">
          <w:rPr>
            <w:rStyle w:val="ac"/>
          </w:rPr>
          <w:t>OdometerSpeedUnderThreshold</w:t>
        </w:r>
      </w:hyperlink>
      <w:r w:rsidRPr="00634120">
        <w:t>(k))</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794"/>
        </w:rPr>
      </w:pPr>
      <w:del w:author="常鸣" w:date="2014-07-03T14:27:00Z" w:id="4795">
        <w:r w:rsidRPr="008A1414" w:rsidDel="009328EA">
          <w:delText>#S</w:delText>
        </w:r>
      </w:del>
      <w:ins w:author="常鸣" w:date="2014-07-03T14:27:00Z" w:id="4796">
        <w:r w:rsidR="009328EA">
          <w:t>#Allocation=ATP Software</w:t>
        </w:r>
      </w:ins>
    </w:p>
    <w:p w:rsidRPr="008A1414" w:rsidR="008334E2" w:rsidP="000C0D62" w:rsidRDefault="009328EA">
      <w:pPr>
        <w:pStyle w:val="ReqtifyAltQ"/>
      </w:pPr>
      <w:ins w:author="常鸣" w:date="2014-07-03T14:27:00Z" w:id="4797">
        <w:r>
          <w:t>#S</w:t>
        </w:r>
      </w:ins>
      <w:r w:rsidRPr="008A1414" w:rsidR="008334E2">
        <w:t>ource=</w:t>
      </w:r>
      <w:r w:rsidRPr="003D2990" w:rsidR="008334E2">
        <w:t>[iTC_CC-SyAD-</w:t>
      </w:r>
      <w:r w:rsidRPr="003D2990" w:rsidR="008334E2">
        <w:rPr>
          <w:rFonts w:hint="eastAsia"/>
        </w:rPr>
        <w:t>0</w:t>
      </w:r>
      <w:r w:rsidR="008334E2">
        <w:rPr>
          <w:rFonts w:hint="eastAsia"/>
        </w:rPr>
        <w:t>136</w:t>
      </w:r>
      <w:r w:rsidRPr="003D2990" w:rsidR="008334E2">
        <w:rPr>
          <w:rFonts w:hint="eastAsia"/>
        </w:rPr>
        <w:t>]</w:t>
      </w:r>
      <w:r w:rsidR="003F0289">
        <w:rPr>
          <w:rFonts w:hint="eastAsia"/>
        </w:rPr>
        <w:t>,</w:t>
      </w:r>
      <w:r w:rsidRPr="00A33615" w:rsidR="003F0289">
        <w:t xml:space="preserve"> </w:t>
      </w:r>
      <w:r w:rsidRPr="006F0801" w:rsidR="003F0289">
        <w:t>[iTC_CC-SyAD-1</w:t>
      </w:r>
      <w:r w:rsidR="003F0289">
        <w:rPr>
          <w:rFonts w:hint="eastAsia"/>
        </w:rPr>
        <w:t>153</w:t>
      </w:r>
      <w:r w:rsidRPr="006F0801" w:rsidR="003F0289">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lastRenderedPageBreak/>
        <w:t>[iTC_CC_ATP-SwRS-0</w:t>
      </w:r>
      <w:r>
        <w:rPr>
          <w:rFonts w:hint="eastAsia"/>
        </w:rPr>
        <w:t>235</w:t>
      </w:r>
      <w:r>
        <w:t>]</w:t>
      </w:r>
    </w:p>
    <w:p w:rsidR="008334E2" w:rsidP="00C93484" w:rsidRDefault="00532AED">
      <w:pPr>
        <w:pStyle w:val="Reqtify"/>
      </w:pPr>
      <w:hyperlink w:history="1" w:anchor="OdometerRef_1">
        <w:r w:rsidR="001727CA">
          <w:rPr>
            <w:rStyle w:val="ac"/>
            <w:noProof/>
          </w:rPr>
          <w:t>OdometerRef_1</w:t>
        </w:r>
      </w:hyperlink>
      <w:r w:rsidRPr="00D905AB" w:rsidR="008334E2">
        <w:rPr>
          <w:rStyle w:val="aff2"/>
        </w:rPr>
        <w:t>.</w:t>
      </w:r>
      <w:hyperlink w:history="1" w:anchor="OutOfOrder">
        <w:r w:rsidRPr="00501C21" w:rsidR="008334E2">
          <w:rPr>
            <w:rStyle w:val="ac"/>
            <w:rFonts w:hint="eastAsia"/>
            <w:noProof/>
          </w:rPr>
          <w:t>OutOfOrder</w:t>
        </w:r>
      </w:hyperlink>
      <w:r w:rsidR="008334E2">
        <w:rPr>
          <w:rFonts w:hint="eastAsia"/>
        </w:rPr>
        <w:t>，当判断参考速度</w:t>
      </w:r>
      <w:r w:rsidR="008334E2">
        <w:rPr>
          <w:rFonts w:hint="eastAsia"/>
        </w:rPr>
        <w:t>1</w:t>
      </w:r>
      <w:r w:rsidR="008334E2">
        <w:rPr>
          <w:rFonts w:hint="eastAsia"/>
        </w:rPr>
        <w:t>可能不可用时，延迟一段时间，若仍不可用，则判断参考速度</w:t>
      </w:r>
      <w:r w:rsidR="008334E2">
        <w:rPr>
          <w:rFonts w:hint="eastAsia"/>
        </w:rPr>
        <w:t>1</w:t>
      </w:r>
      <w:r w:rsidR="008334E2">
        <w:rPr>
          <w:rFonts w:hint="eastAsia"/>
        </w:rPr>
        <w:t>失效。</w:t>
      </w:r>
    </w:p>
    <w:p w:rsidR="008334E2" w:rsidP="00C93484" w:rsidRDefault="008334E2">
      <w:pPr>
        <w:pStyle w:val="Reqtify"/>
      </w:pPr>
      <w:r>
        <w:rPr>
          <w:rFonts w:hint="eastAsia"/>
        </w:rPr>
        <w:t>The</w:t>
      </w:r>
      <w:r w:rsidRPr="00634120">
        <w:t xml:space="preserve"> independent source of odometry </w:t>
      </w:r>
      <w:r>
        <w:rPr>
          <w:rFonts w:hint="eastAsia"/>
        </w:rPr>
        <w:t>reference 1</w:t>
      </w:r>
      <w:r w:rsidRPr="00634120">
        <w:t xml:space="preserve"> is said to be out of order if </w:t>
      </w:r>
      <w:r>
        <w:rPr>
          <w:rFonts w:hint="eastAsia"/>
        </w:rPr>
        <w:t>it</w:t>
      </w:r>
      <w:r w:rsidRPr="00634120">
        <w:t xml:space="preserve"> is possibly disabled during more than </w:t>
      </w:r>
      <w:hyperlink w:history="1" w:anchor="ATPsetting">
        <w:r w:rsidR="00786D0B">
          <w:rPr>
            <w:rStyle w:val="ac"/>
          </w:rPr>
          <w:t>ATPsetting</w:t>
        </w:r>
      </w:hyperlink>
      <w:r w:rsidRPr="00634120">
        <w:t>.</w:t>
      </w:r>
      <w:r w:rsidR="008626E7">
        <w:rPr>
          <w:rFonts w:hint="eastAsia"/>
        </w:rPr>
        <w:t>OdoLockedAxleDisablingLatency</w:t>
      </w:r>
      <w:r w:rsidRPr="00634120">
        <w:t>.</w:t>
      </w:r>
    </w:p>
    <w:p w:rsidR="008334E2" w:rsidP="000431E0" w:rsidRDefault="00397BD9">
      <w:pPr>
        <w:pStyle w:val="af7"/>
      </w:pPr>
      <w:r>
        <w:rPr>
          <w:rFonts w:hint="eastAsia"/>
        </w:rPr>
        <w:t>if (</w:t>
      </w:r>
      <w:hyperlink w:history="1" w:anchor="OdometerRef_1">
        <w:r w:rsidR="001727CA">
          <w:rPr>
            <w:rStyle w:val="ac"/>
          </w:rPr>
          <w:t>OdometerRef_1</w:t>
        </w:r>
      </w:hyperlink>
      <w:r w:rsidR="008334E2">
        <w:t>.</w:t>
      </w:r>
      <w:hyperlink w:history="1" w:anchor="PossiblyDisabled">
        <w:r w:rsidRPr="00501C21" w:rsidR="00501C21">
          <w:rPr>
            <w:rStyle w:val="ac"/>
          </w:rPr>
          <w:t>PossiblyDisabled</w:t>
        </w:r>
      </w:hyperlink>
      <w:r w:rsidRPr="00634120" w:rsidR="008334E2">
        <w:t>(k) =</w:t>
      </w:r>
      <w:r w:rsidR="008334E2">
        <w:rPr>
          <w:rFonts w:hint="eastAsia"/>
        </w:rPr>
        <w:t>=</w:t>
      </w:r>
      <w:r w:rsidRPr="00634120" w:rsidR="008334E2">
        <w:t xml:space="preserve"> </w:t>
      </w:r>
      <w:r w:rsidRPr="00354FC4">
        <w:rPr>
          <w:rStyle w:val="aff1"/>
        </w:rPr>
        <w:t>True</w:t>
      </w:r>
    </w:p>
    <w:p w:rsidR="008334E2" w:rsidP="000431E0" w:rsidRDefault="008334E2">
      <w:pPr>
        <w:pStyle w:val="af7"/>
      </w:pPr>
      <w:r>
        <w:t xml:space="preserve"> </w:t>
      </w:r>
      <w:r>
        <w:rPr>
          <w:rFonts w:hint="eastAsia"/>
        </w:rPr>
        <w:t xml:space="preserve">  </w:t>
      </w:r>
      <w:r w:rsidR="00397BD9">
        <w:rPr>
          <w:rFonts w:hint="eastAsia"/>
        </w:rPr>
        <w:t xml:space="preserve"> and </w:t>
      </w:r>
      <w:hyperlink w:history="1" w:anchor="OdometerRef_1">
        <w:r w:rsidR="001727CA">
          <w:rPr>
            <w:rStyle w:val="ac"/>
          </w:rPr>
          <w:t>OdometerRef_1</w:t>
        </w:r>
      </w:hyperlink>
      <w:r>
        <w:t>.</w:t>
      </w:r>
      <w:hyperlink w:history="1" w:anchor="PossiblyDisabled">
        <w:r w:rsidRPr="00501C21" w:rsidR="00501C21">
          <w:rPr>
            <w:rStyle w:val="ac"/>
          </w:rPr>
          <w:t>PossiblyDisabled</w:t>
        </w:r>
      </w:hyperlink>
      <w:r w:rsidRPr="00634120">
        <w:t xml:space="preserve">(k-1) </w:t>
      </w:r>
      <w:r>
        <w:rPr>
          <w:rFonts w:hint="eastAsia"/>
        </w:rPr>
        <w:t>=</w:t>
      </w:r>
      <w:r w:rsidRPr="00634120">
        <w:t xml:space="preserve">= </w:t>
      </w:r>
      <w:r w:rsidRPr="00354FC4" w:rsidR="00397BD9">
        <w:rPr>
          <w:rStyle w:val="aff1"/>
        </w:rPr>
        <w:t>True</w:t>
      </w:r>
    </w:p>
    <w:p w:rsidR="008334E2" w:rsidP="000431E0" w:rsidRDefault="008334E2">
      <w:pPr>
        <w:pStyle w:val="af7"/>
      </w:pPr>
      <w:r w:rsidRPr="00634120">
        <w:t xml:space="preserve"> </w:t>
      </w:r>
      <w:r>
        <w:rPr>
          <w:rFonts w:hint="eastAsia"/>
        </w:rPr>
        <w:t xml:space="preserve">   </w:t>
      </w:r>
      <w:r w:rsidRPr="00634120">
        <w:t>...</w:t>
      </w:r>
    </w:p>
    <w:p w:rsidR="008334E2" w:rsidP="000431E0" w:rsidRDefault="008334E2">
      <w:pPr>
        <w:pStyle w:val="af7"/>
      </w:pPr>
      <w:r>
        <w:rPr>
          <w:rFonts w:hint="eastAsia"/>
        </w:rPr>
        <w:t xml:space="preserve">   </w:t>
      </w:r>
      <w:r w:rsidR="00397BD9">
        <w:rPr>
          <w:rFonts w:hint="eastAsia"/>
        </w:rPr>
        <w:t xml:space="preserve"> and </w:t>
      </w:r>
      <w:hyperlink w:history="1" w:anchor="OdometerRef_1">
        <w:r w:rsidR="001727CA">
          <w:rPr>
            <w:rStyle w:val="ac"/>
          </w:rPr>
          <w:t>OdometerRef_1</w:t>
        </w:r>
      </w:hyperlink>
      <w:r>
        <w:t>.</w:t>
      </w:r>
      <w:hyperlink w:history="1" w:anchor="PossiblyDisabled">
        <w:r w:rsidRPr="00501C21" w:rsidR="00501C21">
          <w:rPr>
            <w:rStyle w:val="ac"/>
          </w:rPr>
          <w:t>PossiblyDisabled</w:t>
        </w:r>
      </w:hyperlink>
      <w:r w:rsidRPr="00634120">
        <w:t>(k</w:t>
      </w:r>
      <w:r>
        <w:rPr>
          <w:rFonts w:hint="eastAsia"/>
        </w:rPr>
        <w:t>+1</w:t>
      </w:r>
      <w:r w:rsidRPr="00634120">
        <w:t>-</w:t>
      </w:r>
      <w:hyperlink w:history="1" w:anchor="ATPsetting">
        <w:r w:rsidR="00786D0B">
          <w:rPr>
            <w:rStyle w:val="ac"/>
          </w:rPr>
          <w:t>ATPsetting</w:t>
        </w:r>
      </w:hyperlink>
      <w:r w:rsidRPr="00634120">
        <w:t>.</w:t>
      </w:r>
      <w:r w:rsidR="008626E7">
        <w:rPr>
          <w:rFonts w:hint="eastAsia"/>
        </w:rPr>
        <w:t>OdoLockedAxleDisablingLatency</w:t>
      </w:r>
      <w:r w:rsidRPr="00634120">
        <w:t xml:space="preserve">) </w:t>
      </w:r>
      <w:r>
        <w:rPr>
          <w:rFonts w:hint="eastAsia"/>
        </w:rPr>
        <w:t>=</w:t>
      </w:r>
      <w:r w:rsidRPr="00634120">
        <w:t xml:space="preserve">= </w:t>
      </w:r>
      <w:r w:rsidRPr="00354FC4" w:rsidR="00397BD9">
        <w:rPr>
          <w:rStyle w:val="aff1"/>
        </w:rPr>
        <w:t>True</w:t>
      </w:r>
      <w:r w:rsidRPr="00B1730D">
        <w:t>)</w:t>
      </w:r>
    </w:p>
    <w:p w:rsidR="008334E2" w:rsidP="000431E0" w:rsidRDefault="008334E2">
      <w:pPr>
        <w:pStyle w:val="af7"/>
      </w:pPr>
      <w:r>
        <w:rPr>
          <w:rFonts w:hint="eastAsia"/>
        </w:rPr>
        <w:t xml:space="preserve"> </w:t>
      </w:r>
      <w:r w:rsidR="003928F2">
        <w:t xml:space="preserve">   </w:t>
      </w:r>
      <w:hyperlink w:history="1" w:anchor="OdometerRef_1">
        <w:r w:rsidR="001727CA">
          <w:rPr>
            <w:rStyle w:val="ac"/>
          </w:rPr>
          <w:t>OdometerRef_1</w:t>
        </w:r>
      </w:hyperlink>
      <w:r>
        <w:t xml:space="preserve">.OutOfOrder </w:t>
      </w:r>
      <w:r w:rsidRPr="00634120">
        <w:t xml:space="preserve"> = </w:t>
      </w:r>
      <w:r w:rsidRPr="00354FC4" w:rsidR="00397BD9">
        <w:rPr>
          <w:rStyle w:val="aff1"/>
        </w:rPr>
        <w:t>True</w:t>
      </w:r>
    </w:p>
    <w:p w:rsidR="008334E2" w:rsidP="00C93484" w:rsidRDefault="008334E2">
      <w:pPr>
        <w:pStyle w:val="Reqtify"/>
      </w:pPr>
    </w:p>
    <w:p w:rsidR="008334E2" w:rsidP="00C93484" w:rsidRDefault="008334E2">
      <w:pPr>
        <w:pStyle w:val="Reqtify"/>
      </w:pPr>
      <w:r>
        <w:rPr>
          <w:rFonts w:hint="eastAsia"/>
        </w:rPr>
        <w:t>当判断参考速度</w:t>
      </w:r>
      <w:r>
        <w:rPr>
          <w:rFonts w:hint="eastAsia"/>
        </w:rPr>
        <w:t>1</w:t>
      </w:r>
      <w:r>
        <w:rPr>
          <w:rFonts w:hint="eastAsia"/>
        </w:rPr>
        <w:t>可能可用时，延迟一段时间，若仍可用，则判断参考速度</w:t>
      </w:r>
      <w:r>
        <w:rPr>
          <w:rFonts w:hint="eastAsia"/>
        </w:rPr>
        <w:t>1</w:t>
      </w:r>
      <w:r>
        <w:rPr>
          <w:rFonts w:hint="eastAsia"/>
        </w:rPr>
        <w:t>有效</w:t>
      </w:r>
    </w:p>
    <w:p w:rsidR="008334E2" w:rsidP="00C93484" w:rsidRDefault="008334E2">
      <w:pPr>
        <w:pStyle w:val="Reqtify"/>
      </w:pPr>
      <w:r>
        <w:rPr>
          <w:rFonts w:hint="eastAsia"/>
        </w:rPr>
        <w:t>When</w:t>
      </w:r>
      <w:r w:rsidRPr="00634120">
        <w:t xml:space="preserve"> </w:t>
      </w:r>
      <w:r>
        <w:rPr>
          <w:rFonts w:hint="eastAsia"/>
        </w:rPr>
        <w:t>the</w:t>
      </w:r>
      <w:r w:rsidRPr="00634120">
        <w:t xml:space="preserve"> independent source of odometry </w:t>
      </w:r>
      <w:r>
        <w:rPr>
          <w:rFonts w:hint="eastAsia"/>
        </w:rPr>
        <w:t>reference 1</w:t>
      </w:r>
      <w:r w:rsidRPr="00634120">
        <w:t xml:space="preserve"> </w:t>
      </w:r>
      <w:r>
        <w:rPr>
          <w:rFonts w:hint="eastAsia"/>
        </w:rPr>
        <w:t>had</w:t>
      </w:r>
      <w:r w:rsidRPr="00634120">
        <w:t xml:space="preserve"> out of order</w:t>
      </w:r>
      <w:r>
        <w:rPr>
          <w:rFonts w:hint="eastAsia"/>
        </w:rPr>
        <w:t xml:space="preserve">, </w:t>
      </w:r>
      <w:r w:rsidRPr="00634120">
        <w:t xml:space="preserve">it considered not out of order </w:t>
      </w:r>
      <w:r>
        <w:rPr>
          <w:rFonts w:hint="eastAsia"/>
        </w:rPr>
        <w:t xml:space="preserve">one </w:t>
      </w:r>
      <w:r w:rsidRPr="00634120">
        <w:t xml:space="preserve">if </w:t>
      </w:r>
      <w:r>
        <w:rPr>
          <w:rFonts w:hint="eastAsia"/>
        </w:rPr>
        <w:t xml:space="preserve">the </w:t>
      </w:r>
      <w:r w:rsidRPr="00634120">
        <w:t xml:space="preserve">source of odometry </w:t>
      </w:r>
      <w:r>
        <w:rPr>
          <w:rFonts w:hint="eastAsia"/>
        </w:rPr>
        <w:t xml:space="preserve">reference 1 </w:t>
      </w:r>
      <w:r w:rsidRPr="00634120">
        <w:t xml:space="preserve">is possibly enabled during more than </w:t>
      </w:r>
      <w:hyperlink w:history="1" w:anchor="ATPsetting">
        <w:r w:rsidR="00786D0B">
          <w:rPr>
            <w:rStyle w:val="ac"/>
          </w:rPr>
          <w:t>ATPsetting</w:t>
        </w:r>
      </w:hyperlink>
      <w:r w:rsidRPr="00634120">
        <w:t>.</w:t>
      </w:r>
      <w:r w:rsidR="008626E7">
        <w:rPr>
          <w:rFonts w:hint="eastAsia"/>
        </w:rPr>
        <w:t>OdoLockedAxleEnablingLatency</w:t>
      </w:r>
      <w:r w:rsidRPr="00634120">
        <w:t>:</w:t>
      </w:r>
    </w:p>
    <w:p w:rsidR="008334E2" w:rsidP="000431E0" w:rsidRDefault="00397BD9">
      <w:pPr>
        <w:pStyle w:val="af7"/>
      </w:pPr>
      <w:r>
        <w:rPr>
          <w:rFonts w:hint="eastAsia"/>
        </w:rPr>
        <w:t>if (</w:t>
      </w:r>
      <w:hyperlink w:history="1" w:anchor="OdometerRef_1">
        <w:r w:rsidR="001727CA">
          <w:rPr>
            <w:rStyle w:val="ac"/>
          </w:rPr>
          <w:t>OdometerRef_1</w:t>
        </w:r>
      </w:hyperlink>
      <w:r w:rsidR="008334E2">
        <w:t>.</w:t>
      </w:r>
      <w:hyperlink w:history="1" w:anchor="PossiblyEnabled">
        <w:r w:rsidRPr="00501C21" w:rsidR="008334E2">
          <w:rPr>
            <w:rStyle w:val="ac"/>
          </w:rPr>
          <w:t>PossiblyEnabled</w:t>
        </w:r>
      </w:hyperlink>
      <w:r w:rsidRPr="00634120" w:rsidR="008334E2">
        <w:t xml:space="preserve">(k) </w:t>
      </w:r>
      <w:r w:rsidR="008334E2">
        <w:rPr>
          <w:rFonts w:hint="eastAsia"/>
        </w:rPr>
        <w:t>=</w:t>
      </w:r>
      <w:r w:rsidRPr="00634120" w:rsidR="008334E2">
        <w:t xml:space="preserve">= </w:t>
      </w:r>
      <w:r w:rsidRPr="00354FC4">
        <w:rPr>
          <w:rStyle w:val="aff1"/>
        </w:rPr>
        <w:t>True</w:t>
      </w:r>
    </w:p>
    <w:p w:rsidR="008334E2" w:rsidP="000431E0" w:rsidRDefault="008334E2">
      <w:pPr>
        <w:pStyle w:val="af7"/>
      </w:pPr>
      <w:r>
        <w:t xml:space="preserve"> </w:t>
      </w:r>
      <w:r>
        <w:rPr>
          <w:rFonts w:hint="eastAsia"/>
        </w:rPr>
        <w:t xml:space="preserve">  </w:t>
      </w:r>
      <w:r w:rsidR="00397BD9">
        <w:rPr>
          <w:rFonts w:hint="eastAsia"/>
        </w:rPr>
        <w:t xml:space="preserve"> and </w:t>
      </w:r>
      <w:hyperlink w:history="1" w:anchor="OdometerRef_1">
        <w:r w:rsidR="001727CA">
          <w:rPr>
            <w:rStyle w:val="ac"/>
          </w:rPr>
          <w:t>OdometerRef_1</w:t>
        </w:r>
      </w:hyperlink>
      <w:r>
        <w:t>.</w:t>
      </w:r>
      <w:hyperlink w:history="1" w:anchor="PossiblyEnabled">
        <w:r w:rsidRPr="00501C21" w:rsidR="00501C21">
          <w:rPr>
            <w:rStyle w:val="ac"/>
          </w:rPr>
          <w:t>PossiblyEnabled</w:t>
        </w:r>
      </w:hyperlink>
      <w:r w:rsidRPr="00634120">
        <w:t xml:space="preserve">(k-1) </w:t>
      </w:r>
      <w:r>
        <w:rPr>
          <w:rFonts w:hint="eastAsia"/>
        </w:rPr>
        <w:t>=</w:t>
      </w:r>
      <w:r w:rsidRPr="00634120">
        <w:t xml:space="preserve">= </w:t>
      </w:r>
      <w:r w:rsidRPr="00354FC4" w:rsidR="00397BD9">
        <w:rPr>
          <w:rStyle w:val="aff1"/>
        </w:rPr>
        <w:t>True</w:t>
      </w:r>
    </w:p>
    <w:p w:rsidR="008334E2" w:rsidP="000431E0" w:rsidRDefault="008334E2">
      <w:pPr>
        <w:pStyle w:val="af7"/>
      </w:pPr>
      <w:r w:rsidRPr="00634120">
        <w:t xml:space="preserve"> </w:t>
      </w:r>
      <w:r>
        <w:rPr>
          <w:rFonts w:hint="eastAsia"/>
        </w:rPr>
        <w:t xml:space="preserve">   </w:t>
      </w:r>
      <w:r w:rsidRPr="00634120">
        <w:t>...</w:t>
      </w:r>
    </w:p>
    <w:p w:rsidR="008334E2" w:rsidP="000431E0" w:rsidRDefault="008334E2">
      <w:pPr>
        <w:pStyle w:val="af7"/>
        <w:rPr>
          <w:rStyle w:val="aff1"/>
        </w:rPr>
      </w:pPr>
      <w:r>
        <w:rPr>
          <w:rFonts w:hint="eastAsia"/>
        </w:rPr>
        <w:t xml:space="preserve">   </w:t>
      </w:r>
      <w:r w:rsidR="00397BD9">
        <w:rPr>
          <w:rFonts w:hint="eastAsia"/>
        </w:rPr>
        <w:t xml:space="preserve"> and </w:t>
      </w:r>
      <w:hyperlink w:history="1" w:anchor="OdometerRef_1">
        <w:r w:rsidR="001727CA">
          <w:rPr>
            <w:rStyle w:val="ac"/>
          </w:rPr>
          <w:t>OdometerRef_1</w:t>
        </w:r>
      </w:hyperlink>
      <w:r>
        <w:t>.</w:t>
      </w:r>
      <w:hyperlink w:history="1" w:anchor="PossiblyEnabled">
        <w:r w:rsidRPr="00501C21" w:rsidR="00501C21">
          <w:rPr>
            <w:rStyle w:val="ac"/>
          </w:rPr>
          <w:t>PossiblyEnabled</w:t>
        </w:r>
      </w:hyperlink>
      <w:r w:rsidRPr="00634120">
        <w:t>(k</w:t>
      </w:r>
      <w:r>
        <w:rPr>
          <w:rFonts w:hint="eastAsia"/>
        </w:rPr>
        <w:t>+1</w:t>
      </w:r>
      <w:r w:rsidRPr="00634120">
        <w:t>-</w:t>
      </w:r>
      <w:hyperlink w:history="1" w:anchor="ATPsetting">
        <w:r w:rsidR="00786D0B">
          <w:rPr>
            <w:rStyle w:val="ac"/>
          </w:rPr>
          <w:t>ATPsetting</w:t>
        </w:r>
      </w:hyperlink>
      <w:r w:rsidRPr="00634120">
        <w:t>.</w:t>
      </w:r>
      <w:r w:rsidR="008626E7">
        <w:rPr>
          <w:rFonts w:hint="eastAsia"/>
        </w:rPr>
        <w:t>OdoLockedAxleEnablingLatency</w:t>
      </w:r>
      <w:r w:rsidRPr="00634120">
        <w:t>) =</w:t>
      </w:r>
      <w:r>
        <w:rPr>
          <w:rFonts w:hint="eastAsia"/>
        </w:rPr>
        <w:t>=</w:t>
      </w:r>
      <w:r w:rsidRPr="00634120">
        <w:t xml:space="preserve"> </w:t>
      </w:r>
      <w:r w:rsidRPr="00354FC4" w:rsidR="00397BD9">
        <w:rPr>
          <w:rStyle w:val="aff1"/>
        </w:rPr>
        <w:t>True</w:t>
      </w:r>
      <w:r w:rsidRPr="00B1730D">
        <w:t>)</w:t>
      </w:r>
    </w:p>
    <w:p w:rsidR="008334E2" w:rsidP="000431E0" w:rsidRDefault="008334E2">
      <w:pPr>
        <w:pStyle w:val="af7"/>
      </w:pPr>
      <w:r>
        <w:rPr>
          <w:rStyle w:val="aff1"/>
          <w:rFonts w:hint="eastAsia"/>
        </w:rPr>
        <w:t xml:space="preserve"> </w:t>
      </w:r>
      <w:r w:rsidR="003928F2">
        <w:t xml:space="preserve">   </w:t>
      </w:r>
      <w:hyperlink w:history="1" w:anchor="OdometerRef_1">
        <w:r w:rsidR="001727CA">
          <w:rPr>
            <w:rStyle w:val="ac"/>
          </w:rPr>
          <w:t>OdometerRef_1</w:t>
        </w:r>
      </w:hyperlink>
      <w:r>
        <w:t>.</w:t>
      </w:r>
      <w:hyperlink w:history="1" w:anchor="OutOfOrder">
        <w:r w:rsidRPr="00ED2625">
          <w:rPr>
            <w:rStyle w:val="ac"/>
          </w:rPr>
          <w:t>OutOfOrder</w:t>
        </w:r>
      </w:hyperlink>
      <w:r w:rsidRPr="00634120">
        <w:t xml:space="preserve"> = </w:t>
      </w:r>
      <w:r w:rsidRPr="00354FC4" w:rsidR="00397BD9">
        <w:rPr>
          <w:rStyle w:val="aff1"/>
        </w:rPr>
        <w:t>False</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798"/>
        </w:rPr>
      </w:pPr>
      <w:del w:author="常鸣" w:date="2014-07-03T14:27:00Z" w:id="4799">
        <w:r w:rsidRPr="008A1414" w:rsidDel="009328EA">
          <w:delText>#S</w:delText>
        </w:r>
      </w:del>
      <w:ins w:author="常鸣" w:date="2014-07-03T14:27:00Z" w:id="4800">
        <w:r w:rsidR="009328EA">
          <w:t>#Allocation=ATP Software</w:t>
        </w:r>
      </w:ins>
      <w:ins w:author="常鸣" w:date="2014-07-03T14:53:00Z" w:id="4801">
        <w:r w:rsidR="00AA7E12">
          <w:rPr>
            <w:rFonts w:hint="eastAsia"/>
          </w:rPr>
          <w:t>, Vital Embedded Setting</w:t>
        </w:r>
      </w:ins>
    </w:p>
    <w:p w:rsidRPr="008A1414" w:rsidR="008334E2" w:rsidP="000C0D62" w:rsidRDefault="009328EA">
      <w:pPr>
        <w:pStyle w:val="ReqtifyAltQ"/>
      </w:pPr>
      <w:ins w:author="常鸣" w:date="2014-07-03T14:27:00Z" w:id="4802">
        <w:r>
          <w:t>#S</w:t>
        </w:r>
      </w:ins>
      <w:r w:rsidRPr="008A1414" w:rsidR="008334E2">
        <w:t>ource=</w:t>
      </w:r>
      <w:r w:rsidRPr="003D2990" w:rsidR="008334E2">
        <w:t>[iTC_CC-SyAD-</w:t>
      </w:r>
      <w:r w:rsidRPr="003D2990" w:rsidR="008334E2">
        <w:rPr>
          <w:rFonts w:hint="eastAsia"/>
        </w:rPr>
        <w:t>0</w:t>
      </w:r>
      <w:r w:rsidR="008334E2">
        <w:rPr>
          <w:rFonts w:hint="eastAsia"/>
        </w:rPr>
        <w:t>136</w:t>
      </w:r>
      <w:r w:rsidRPr="003D2990" w:rsidR="008334E2">
        <w:rPr>
          <w:rFonts w:hint="eastAsia"/>
        </w:rPr>
        <w:t>]</w:t>
      </w:r>
      <w:r w:rsidR="000A620A">
        <w:rPr>
          <w:rFonts w:hint="eastAsia"/>
        </w:rPr>
        <w:t>,</w:t>
      </w:r>
      <w:r w:rsidRPr="000A620A" w:rsidR="000A620A">
        <w:rPr>
          <w:rFonts w:hint="eastAsia"/>
        </w:rPr>
        <w:t xml:space="preserve"> </w:t>
      </w:r>
      <w:r w:rsidRPr="006A5251" w:rsidR="000A620A">
        <w:rPr>
          <w:rFonts w:hint="eastAsia"/>
        </w:rPr>
        <w:t>[</w:t>
      </w:r>
      <w:r w:rsidR="000A620A">
        <w:t>iTC_CC_ATP_SwHA-0</w:t>
      </w:r>
      <w:r w:rsidR="000A620A">
        <w:rPr>
          <w:rFonts w:hint="eastAsia"/>
        </w:rPr>
        <w:t>237</w:t>
      </w:r>
      <w:r w:rsidRPr="006A5251" w:rsidR="000A620A">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236</w:t>
      </w:r>
      <w:r>
        <w:t>]</w:t>
      </w:r>
    </w:p>
    <w:p w:rsidR="008334E2" w:rsidP="00C93484" w:rsidRDefault="00532AED">
      <w:pPr>
        <w:pStyle w:val="Reqtify"/>
      </w:pPr>
      <w:hyperlink w:history="1" w:anchor="OdometerRef_2">
        <w:r w:rsidR="001727CA">
          <w:rPr>
            <w:rStyle w:val="ac"/>
            <w:noProof/>
          </w:rPr>
          <w:t>OdometerRef_2</w:t>
        </w:r>
      </w:hyperlink>
      <w:r w:rsidRPr="00D905AB" w:rsidR="008334E2">
        <w:rPr>
          <w:rStyle w:val="aff2"/>
        </w:rPr>
        <w:t>.</w:t>
      </w:r>
      <w:hyperlink w:history="1" w:anchor="OutOfOrder">
        <w:r w:rsidRPr="00ED2625" w:rsidR="008334E2">
          <w:rPr>
            <w:rStyle w:val="ac"/>
            <w:rFonts w:hint="eastAsia"/>
            <w:noProof/>
          </w:rPr>
          <w:t>OutOfOrder</w:t>
        </w:r>
      </w:hyperlink>
      <w:r w:rsidR="008334E2">
        <w:rPr>
          <w:rFonts w:hint="eastAsia"/>
        </w:rPr>
        <w:t>，当判断参考速度</w:t>
      </w:r>
      <w:r w:rsidR="008334E2">
        <w:rPr>
          <w:rFonts w:hint="eastAsia"/>
        </w:rPr>
        <w:t>2</w:t>
      </w:r>
      <w:r w:rsidR="008334E2">
        <w:rPr>
          <w:rFonts w:hint="eastAsia"/>
        </w:rPr>
        <w:t>可能不可用时，延迟一段时间，若仍不可用，则判断参考速度</w:t>
      </w:r>
      <w:r w:rsidR="008334E2">
        <w:rPr>
          <w:rFonts w:hint="eastAsia"/>
        </w:rPr>
        <w:t>2</w:t>
      </w:r>
      <w:r w:rsidR="008334E2">
        <w:rPr>
          <w:rFonts w:hint="eastAsia"/>
        </w:rPr>
        <w:t>失效。</w:t>
      </w:r>
    </w:p>
    <w:p w:rsidR="008334E2" w:rsidP="00C93484" w:rsidRDefault="008334E2">
      <w:pPr>
        <w:pStyle w:val="Reqtify"/>
      </w:pPr>
      <w:r>
        <w:rPr>
          <w:rFonts w:hint="eastAsia"/>
        </w:rPr>
        <w:t>The</w:t>
      </w:r>
      <w:r w:rsidRPr="00634120">
        <w:t xml:space="preserve"> independent source of odometry </w:t>
      </w:r>
      <w:r>
        <w:rPr>
          <w:rFonts w:hint="eastAsia"/>
        </w:rPr>
        <w:t>reference 2</w:t>
      </w:r>
      <w:r w:rsidRPr="00634120">
        <w:t xml:space="preserve"> is said to be out of order if </w:t>
      </w:r>
      <w:r>
        <w:rPr>
          <w:rFonts w:hint="eastAsia"/>
        </w:rPr>
        <w:t>it</w:t>
      </w:r>
      <w:r w:rsidRPr="00634120">
        <w:t xml:space="preserve"> is possibly disabled during more than </w:t>
      </w:r>
      <w:hyperlink w:history="1" w:anchor="ATPsetting">
        <w:r w:rsidR="00786D0B">
          <w:rPr>
            <w:rStyle w:val="ac"/>
          </w:rPr>
          <w:t>ATPsetting</w:t>
        </w:r>
      </w:hyperlink>
      <w:r w:rsidRPr="00634120">
        <w:t>.</w:t>
      </w:r>
      <w:r w:rsidR="008626E7">
        <w:rPr>
          <w:rFonts w:hint="eastAsia"/>
        </w:rPr>
        <w:t>OdoLockedAxleDisablingLatency</w:t>
      </w:r>
      <w:r w:rsidRPr="00634120">
        <w:t>.</w:t>
      </w:r>
    </w:p>
    <w:p w:rsidRPr="00F25291" w:rsidR="008334E2" w:rsidP="00C93484" w:rsidRDefault="008334E2">
      <w:pPr>
        <w:pStyle w:val="Reqtify"/>
      </w:pPr>
    </w:p>
    <w:p w:rsidR="008334E2" w:rsidP="000431E0" w:rsidRDefault="00397BD9">
      <w:pPr>
        <w:pStyle w:val="af7"/>
        <w:rPr>
          <w:rStyle w:val="aff1"/>
        </w:rPr>
      </w:pPr>
      <w:r>
        <w:rPr>
          <w:rFonts w:hint="eastAsia"/>
        </w:rPr>
        <w:t>if (</w:t>
      </w:r>
      <w:hyperlink w:history="1" w:anchor="OdometerRef_2">
        <w:r w:rsidR="001727CA">
          <w:rPr>
            <w:rStyle w:val="ac"/>
          </w:rPr>
          <w:t>OdometerRef_2</w:t>
        </w:r>
      </w:hyperlink>
      <w:r w:rsidR="008334E2">
        <w:t>.</w:t>
      </w:r>
      <w:hyperlink w:history="1" w:anchor="PossiblyDisabled">
        <w:r w:rsidRPr="00501C21" w:rsidR="00501C21">
          <w:rPr>
            <w:rStyle w:val="ac"/>
          </w:rPr>
          <w:t>PossiblyDisabled</w:t>
        </w:r>
      </w:hyperlink>
      <w:r w:rsidRPr="00634120" w:rsidR="008334E2">
        <w:t>(k) =</w:t>
      </w:r>
      <w:r w:rsidR="008334E2">
        <w:rPr>
          <w:rFonts w:hint="eastAsia"/>
        </w:rPr>
        <w:t>=</w:t>
      </w:r>
      <w:r w:rsidRPr="00634120" w:rsidR="008334E2">
        <w:t xml:space="preserve"> </w:t>
      </w:r>
      <w:r w:rsidRPr="00354FC4">
        <w:rPr>
          <w:rStyle w:val="aff1"/>
        </w:rPr>
        <w:t>True</w:t>
      </w:r>
    </w:p>
    <w:p w:rsidR="008334E2" w:rsidP="000431E0" w:rsidRDefault="008334E2">
      <w:pPr>
        <w:pStyle w:val="af7"/>
      </w:pPr>
      <w:r>
        <w:rPr>
          <w:rStyle w:val="aff1"/>
          <w:rFonts w:hint="eastAsia"/>
        </w:rPr>
        <w:t xml:space="preserve">    </w:t>
      </w:r>
      <w:r w:rsidR="00397BD9">
        <w:t xml:space="preserve"> and </w:t>
      </w:r>
      <w:hyperlink w:history="1" w:anchor="OdometerRef_2">
        <w:r w:rsidR="001727CA">
          <w:rPr>
            <w:rStyle w:val="ac"/>
          </w:rPr>
          <w:t>OdometerRef_2</w:t>
        </w:r>
      </w:hyperlink>
      <w:r>
        <w:t>.</w:t>
      </w:r>
      <w:hyperlink w:history="1" w:anchor="PossiblyDisabled">
        <w:r w:rsidRPr="00501C21" w:rsidR="00501C21">
          <w:rPr>
            <w:rStyle w:val="ac"/>
          </w:rPr>
          <w:t>PossiblyDisabled</w:t>
        </w:r>
      </w:hyperlink>
      <w:r w:rsidRPr="00634120">
        <w:t>(k-1) =</w:t>
      </w:r>
      <w:r>
        <w:rPr>
          <w:rFonts w:hint="eastAsia"/>
        </w:rPr>
        <w:t>=</w:t>
      </w:r>
      <w:r w:rsidRPr="00634120">
        <w:t xml:space="preserve"> </w:t>
      </w:r>
      <w:r w:rsidRPr="00354FC4" w:rsidR="00397BD9">
        <w:rPr>
          <w:rStyle w:val="aff1"/>
        </w:rPr>
        <w:t>True</w:t>
      </w:r>
    </w:p>
    <w:p w:rsidR="008334E2" w:rsidP="000431E0" w:rsidRDefault="008334E2">
      <w:pPr>
        <w:pStyle w:val="af7"/>
      </w:pPr>
      <w:r w:rsidRPr="00634120">
        <w:t xml:space="preserve"> </w:t>
      </w:r>
      <w:r>
        <w:rPr>
          <w:rFonts w:hint="eastAsia"/>
        </w:rPr>
        <w:t xml:space="preserve">    </w:t>
      </w:r>
      <w:r w:rsidRPr="00634120">
        <w:t>...</w:t>
      </w:r>
    </w:p>
    <w:p w:rsidR="008334E2" w:rsidP="000431E0" w:rsidRDefault="008334E2">
      <w:pPr>
        <w:pStyle w:val="af7"/>
      </w:pPr>
      <w:r>
        <w:rPr>
          <w:rFonts w:hint="eastAsia"/>
        </w:rPr>
        <w:t xml:space="preserve">    </w:t>
      </w:r>
      <w:r w:rsidR="00397BD9">
        <w:rPr>
          <w:rFonts w:hint="eastAsia"/>
        </w:rPr>
        <w:t xml:space="preserve"> and </w:t>
      </w:r>
      <w:hyperlink w:history="1" w:anchor="OdometerRef_2">
        <w:r w:rsidR="001727CA">
          <w:rPr>
            <w:rStyle w:val="ac"/>
          </w:rPr>
          <w:t>OdometerRef_2</w:t>
        </w:r>
      </w:hyperlink>
      <w:r>
        <w:t>.</w:t>
      </w:r>
      <w:hyperlink w:history="1" w:anchor="PossiblyDisabled">
        <w:r w:rsidRPr="00501C21" w:rsidR="00501C21">
          <w:rPr>
            <w:rStyle w:val="ac"/>
          </w:rPr>
          <w:t>PossiblyDisabled</w:t>
        </w:r>
      </w:hyperlink>
      <w:r w:rsidRPr="00634120">
        <w:t>(k</w:t>
      </w:r>
      <w:r>
        <w:rPr>
          <w:rFonts w:hint="eastAsia"/>
        </w:rPr>
        <w:t>+1</w:t>
      </w:r>
      <w:r w:rsidRPr="00634120">
        <w:t>-</w:t>
      </w:r>
      <w:hyperlink w:history="1" w:anchor="ATPsetting">
        <w:r w:rsidR="00786D0B">
          <w:rPr>
            <w:rStyle w:val="ac"/>
          </w:rPr>
          <w:t>ATPsetting</w:t>
        </w:r>
      </w:hyperlink>
      <w:r w:rsidRPr="00634120">
        <w:t>.</w:t>
      </w:r>
      <w:r w:rsidR="008626E7">
        <w:rPr>
          <w:rFonts w:hint="eastAsia"/>
        </w:rPr>
        <w:t>OdoLockedAxleDisablingLatency</w:t>
      </w:r>
      <w:r w:rsidRPr="00634120">
        <w:t xml:space="preserve">) </w:t>
      </w:r>
      <w:r>
        <w:rPr>
          <w:rFonts w:hint="eastAsia"/>
        </w:rPr>
        <w:t>=</w:t>
      </w:r>
      <w:r w:rsidRPr="00634120">
        <w:t xml:space="preserve">= </w:t>
      </w:r>
      <w:r w:rsidRPr="00354FC4" w:rsidR="00397BD9">
        <w:rPr>
          <w:rStyle w:val="aff1"/>
        </w:rPr>
        <w:t>True</w:t>
      </w:r>
      <w:r w:rsidRPr="00B1730D">
        <w:t>)</w:t>
      </w:r>
    </w:p>
    <w:p w:rsidR="008334E2" w:rsidP="000431E0" w:rsidRDefault="008334E2">
      <w:pPr>
        <w:pStyle w:val="af7"/>
      </w:pPr>
      <w:r w:rsidRPr="00634120">
        <w:t xml:space="preserve"> </w:t>
      </w:r>
      <w:r w:rsidR="003928F2">
        <w:t xml:space="preserve">   </w:t>
      </w:r>
      <w:hyperlink w:history="1" w:anchor="OdometerRef_2">
        <w:r w:rsidR="001727CA">
          <w:rPr>
            <w:rStyle w:val="ac"/>
          </w:rPr>
          <w:t>OdometerRef_2</w:t>
        </w:r>
      </w:hyperlink>
      <w:r>
        <w:t>.</w:t>
      </w:r>
      <w:hyperlink w:history="1" w:anchor="OutOfOrder">
        <w:r w:rsidRPr="00ED2625">
          <w:rPr>
            <w:rStyle w:val="ac"/>
          </w:rPr>
          <w:t>OutOfOrder</w:t>
        </w:r>
      </w:hyperlink>
      <w:r w:rsidRPr="00634120">
        <w:t xml:space="preserve"> = </w:t>
      </w:r>
      <w:r w:rsidRPr="00354FC4" w:rsidR="00397BD9">
        <w:rPr>
          <w:rStyle w:val="aff1"/>
        </w:rPr>
        <w:t>True</w:t>
      </w:r>
    </w:p>
    <w:p w:rsidR="008334E2" w:rsidP="00C93484" w:rsidRDefault="008334E2">
      <w:pPr>
        <w:pStyle w:val="Reqtify"/>
      </w:pPr>
    </w:p>
    <w:p w:rsidR="008334E2" w:rsidP="00C93484" w:rsidRDefault="008334E2">
      <w:pPr>
        <w:pStyle w:val="Reqtify"/>
      </w:pPr>
      <w:r>
        <w:rPr>
          <w:rFonts w:hint="eastAsia"/>
        </w:rPr>
        <w:t>当判断参考速度</w:t>
      </w:r>
      <w:r>
        <w:rPr>
          <w:rFonts w:hint="eastAsia"/>
        </w:rPr>
        <w:t>2</w:t>
      </w:r>
      <w:r>
        <w:rPr>
          <w:rFonts w:hint="eastAsia"/>
        </w:rPr>
        <w:t>可能可用时，延迟一段时间，若仍可用，则判断参考速度</w:t>
      </w:r>
      <w:r>
        <w:rPr>
          <w:rFonts w:hint="eastAsia"/>
        </w:rPr>
        <w:t>2</w:t>
      </w:r>
      <w:r>
        <w:rPr>
          <w:rFonts w:hint="eastAsia"/>
        </w:rPr>
        <w:t>有效。</w:t>
      </w:r>
    </w:p>
    <w:p w:rsidR="008334E2" w:rsidP="00C93484" w:rsidRDefault="008334E2">
      <w:pPr>
        <w:pStyle w:val="Reqtify"/>
      </w:pPr>
      <w:r>
        <w:rPr>
          <w:rFonts w:hint="eastAsia"/>
        </w:rPr>
        <w:lastRenderedPageBreak/>
        <w:t>When</w:t>
      </w:r>
      <w:r w:rsidRPr="00634120">
        <w:t xml:space="preserve"> </w:t>
      </w:r>
      <w:r>
        <w:rPr>
          <w:rFonts w:hint="eastAsia"/>
        </w:rPr>
        <w:t>the</w:t>
      </w:r>
      <w:r w:rsidRPr="00634120">
        <w:t xml:space="preserve"> independent source of odometry </w:t>
      </w:r>
      <w:r>
        <w:rPr>
          <w:rFonts w:hint="eastAsia"/>
        </w:rPr>
        <w:t>reference 2</w:t>
      </w:r>
      <w:r w:rsidRPr="00634120">
        <w:t xml:space="preserve"> </w:t>
      </w:r>
      <w:r>
        <w:rPr>
          <w:rFonts w:hint="eastAsia"/>
        </w:rPr>
        <w:t>had</w:t>
      </w:r>
      <w:r w:rsidRPr="00634120">
        <w:t xml:space="preserve"> out of order</w:t>
      </w:r>
      <w:r>
        <w:rPr>
          <w:rFonts w:hint="eastAsia"/>
        </w:rPr>
        <w:t xml:space="preserve">, </w:t>
      </w:r>
      <w:r w:rsidRPr="00634120">
        <w:t xml:space="preserve">It considered not out of order </w:t>
      </w:r>
      <w:r>
        <w:rPr>
          <w:rFonts w:hint="eastAsia"/>
        </w:rPr>
        <w:t xml:space="preserve">one </w:t>
      </w:r>
      <w:r w:rsidRPr="00634120">
        <w:t xml:space="preserve">if </w:t>
      </w:r>
      <w:r>
        <w:rPr>
          <w:rFonts w:hint="eastAsia"/>
        </w:rPr>
        <w:t xml:space="preserve">the </w:t>
      </w:r>
      <w:r w:rsidRPr="00634120">
        <w:t xml:space="preserve">source of odometry </w:t>
      </w:r>
      <w:r>
        <w:rPr>
          <w:rFonts w:hint="eastAsia"/>
        </w:rPr>
        <w:t xml:space="preserve">reference 2 </w:t>
      </w:r>
      <w:r w:rsidRPr="00634120">
        <w:t xml:space="preserve">is possibly enabled during more than </w:t>
      </w:r>
      <w:hyperlink w:history="1" w:anchor="ATPsetting">
        <w:r w:rsidR="00786D0B">
          <w:rPr>
            <w:rStyle w:val="ac"/>
          </w:rPr>
          <w:t>ATPsetting</w:t>
        </w:r>
      </w:hyperlink>
      <w:r w:rsidRPr="00634120">
        <w:t>.</w:t>
      </w:r>
      <w:r w:rsidR="008626E7">
        <w:rPr>
          <w:rFonts w:hint="eastAsia"/>
        </w:rPr>
        <w:t>OdoLockedAxleEnablingLatency</w:t>
      </w:r>
      <w:r w:rsidRPr="00634120">
        <w:t>:</w:t>
      </w:r>
    </w:p>
    <w:p w:rsidR="008334E2" w:rsidP="000431E0" w:rsidRDefault="00397BD9">
      <w:pPr>
        <w:pStyle w:val="af7"/>
      </w:pPr>
      <w:r>
        <w:rPr>
          <w:rFonts w:hint="eastAsia"/>
        </w:rPr>
        <w:t>if (</w:t>
      </w:r>
      <w:hyperlink w:history="1" w:anchor="OdometerRef_2">
        <w:r w:rsidR="001727CA">
          <w:rPr>
            <w:rStyle w:val="ac"/>
          </w:rPr>
          <w:t>OdometerRef_2</w:t>
        </w:r>
      </w:hyperlink>
      <w:r w:rsidR="008334E2">
        <w:t>.</w:t>
      </w:r>
      <w:hyperlink w:history="1" w:anchor="PossiblyEnabled">
        <w:r w:rsidRPr="00501C21" w:rsidR="00501C21">
          <w:rPr>
            <w:rStyle w:val="ac"/>
          </w:rPr>
          <w:t>PossiblyEnabled</w:t>
        </w:r>
      </w:hyperlink>
      <w:r w:rsidRPr="00634120" w:rsidR="008334E2">
        <w:t>(k) =</w:t>
      </w:r>
      <w:r w:rsidR="008334E2">
        <w:rPr>
          <w:rFonts w:hint="eastAsia"/>
        </w:rPr>
        <w:t>=</w:t>
      </w:r>
      <w:r w:rsidRPr="00634120" w:rsidR="008334E2">
        <w:t xml:space="preserve"> </w:t>
      </w:r>
      <w:r w:rsidRPr="00354FC4">
        <w:rPr>
          <w:rStyle w:val="aff1"/>
        </w:rPr>
        <w:t>True</w:t>
      </w:r>
    </w:p>
    <w:p w:rsidR="008334E2" w:rsidP="000431E0" w:rsidRDefault="008334E2">
      <w:pPr>
        <w:pStyle w:val="af7"/>
      </w:pPr>
      <w:r>
        <w:rPr>
          <w:rFonts w:hint="eastAsia"/>
        </w:rPr>
        <w:t xml:space="preserve">   </w:t>
      </w:r>
      <w:r w:rsidR="00397BD9">
        <w:rPr>
          <w:rFonts w:hint="eastAsia"/>
        </w:rPr>
        <w:t xml:space="preserve"> and </w:t>
      </w:r>
      <w:hyperlink w:history="1" w:anchor="OdometerRef_2">
        <w:r w:rsidR="001727CA">
          <w:rPr>
            <w:rStyle w:val="ac"/>
          </w:rPr>
          <w:t>OdometerRef_2</w:t>
        </w:r>
      </w:hyperlink>
      <w:r>
        <w:t>.</w:t>
      </w:r>
      <w:hyperlink w:history="1" w:anchor="PossiblyEnabled">
        <w:r w:rsidRPr="00501C21" w:rsidR="00501C21">
          <w:rPr>
            <w:rStyle w:val="ac"/>
          </w:rPr>
          <w:t>PossiblyEnabled</w:t>
        </w:r>
      </w:hyperlink>
      <w:r w:rsidRPr="00634120">
        <w:t>(k-1) =</w:t>
      </w:r>
      <w:r>
        <w:rPr>
          <w:rFonts w:hint="eastAsia"/>
        </w:rPr>
        <w:t>=</w:t>
      </w:r>
      <w:r w:rsidRPr="00634120">
        <w:t xml:space="preserve"> </w:t>
      </w:r>
      <w:r w:rsidRPr="00354FC4" w:rsidR="00397BD9">
        <w:rPr>
          <w:rStyle w:val="aff1"/>
        </w:rPr>
        <w:t>True</w:t>
      </w:r>
    </w:p>
    <w:p w:rsidR="008334E2" w:rsidP="000431E0" w:rsidRDefault="008334E2">
      <w:pPr>
        <w:pStyle w:val="af7"/>
      </w:pPr>
      <w:r>
        <w:rPr>
          <w:rFonts w:hint="eastAsia"/>
        </w:rPr>
        <w:t xml:space="preserve">    </w:t>
      </w:r>
      <w:r w:rsidRPr="00634120">
        <w:t>...</w:t>
      </w:r>
    </w:p>
    <w:p w:rsidR="008334E2" w:rsidP="000431E0" w:rsidRDefault="008334E2">
      <w:pPr>
        <w:pStyle w:val="af7"/>
      </w:pPr>
      <w:r>
        <w:rPr>
          <w:rFonts w:hint="eastAsia"/>
        </w:rPr>
        <w:t xml:space="preserve">   </w:t>
      </w:r>
      <w:r w:rsidR="00397BD9">
        <w:rPr>
          <w:rFonts w:hint="eastAsia"/>
        </w:rPr>
        <w:t xml:space="preserve"> and </w:t>
      </w:r>
      <w:hyperlink w:history="1" w:anchor="OdometerRef_2">
        <w:r w:rsidR="001727CA">
          <w:rPr>
            <w:rStyle w:val="ac"/>
          </w:rPr>
          <w:t>OdometerRef_2</w:t>
        </w:r>
      </w:hyperlink>
      <w:r>
        <w:t>.</w:t>
      </w:r>
      <w:hyperlink w:history="1" w:anchor="PossiblyEnabled">
        <w:r w:rsidRPr="00501C21" w:rsidR="00501C21">
          <w:rPr>
            <w:rStyle w:val="ac"/>
          </w:rPr>
          <w:t>PossiblyEnabled</w:t>
        </w:r>
      </w:hyperlink>
      <w:r w:rsidRPr="00634120">
        <w:t>(k</w:t>
      </w:r>
      <w:r>
        <w:rPr>
          <w:rFonts w:hint="eastAsia"/>
        </w:rPr>
        <w:t>+1</w:t>
      </w:r>
      <w:r w:rsidRPr="00634120">
        <w:t>-</w:t>
      </w:r>
      <w:hyperlink w:history="1" w:anchor="ATPsetting">
        <w:r w:rsidR="00786D0B">
          <w:rPr>
            <w:rStyle w:val="ac"/>
          </w:rPr>
          <w:t>ATPsetting</w:t>
        </w:r>
      </w:hyperlink>
      <w:r w:rsidRPr="00634120">
        <w:t>.</w:t>
      </w:r>
      <w:r w:rsidR="008626E7">
        <w:rPr>
          <w:rFonts w:hint="eastAsia"/>
        </w:rPr>
        <w:t>OdoLockedAxleEnablingLatency</w:t>
      </w:r>
      <w:r w:rsidRPr="00634120">
        <w:t>) =</w:t>
      </w:r>
      <w:r>
        <w:rPr>
          <w:rFonts w:hint="eastAsia"/>
        </w:rPr>
        <w:t>=</w:t>
      </w:r>
      <w:r w:rsidRPr="00634120">
        <w:t xml:space="preserve"> </w:t>
      </w:r>
      <w:r w:rsidRPr="00354FC4" w:rsidR="00397BD9">
        <w:rPr>
          <w:rStyle w:val="aff1"/>
        </w:rPr>
        <w:t>True</w:t>
      </w:r>
      <w:r w:rsidRPr="00B1730D">
        <w:t>)</w:t>
      </w:r>
    </w:p>
    <w:p w:rsidR="008334E2" w:rsidP="000431E0" w:rsidRDefault="003928F2">
      <w:pPr>
        <w:pStyle w:val="af7"/>
      </w:pPr>
      <w:r>
        <w:t xml:space="preserve">   </w:t>
      </w:r>
      <w:hyperlink w:history="1" w:anchor="OdometerRef_2">
        <w:r w:rsidR="001727CA">
          <w:rPr>
            <w:rStyle w:val="ac"/>
          </w:rPr>
          <w:t>OdometerRef_2</w:t>
        </w:r>
      </w:hyperlink>
      <w:r w:rsidR="008334E2">
        <w:t>.OutOfOrder</w:t>
      </w:r>
      <w:r w:rsidR="00397BD9">
        <w:t xml:space="preserve"> = </w:t>
      </w:r>
      <w:r w:rsidRPr="00354FC4" w:rsidR="00397BD9">
        <w:rPr>
          <w:rStyle w:val="aff1"/>
        </w:rPr>
        <w:t>False</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803"/>
        </w:rPr>
      </w:pPr>
      <w:del w:author="常鸣" w:date="2014-07-03T14:27:00Z" w:id="4804">
        <w:r w:rsidRPr="008A1414" w:rsidDel="009328EA">
          <w:delText>#S</w:delText>
        </w:r>
      </w:del>
      <w:ins w:author="常鸣" w:date="2014-07-03T14:27:00Z" w:id="4805">
        <w:r w:rsidR="009328EA">
          <w:t>#Allocation=ATP Software</w:t>
        </w:r>
      </w:ins>
      <w:ins w:author="常鸣" w:date="2014-07-03T14:53:00Z" w:id="4806">
        <w:r w:rsidR="00AA7E12">
          <w:rPr>
            <w:rFonts w:hint="eastAsia"/>
          </w:rPr>
          <w:t>, Vital Embedded Setting</w:t>
        </w:r>
      </w:ins>
    </w:p>
    <w:p w:rsidRPr="008A1414" w:rsidR="008334E2" w:rsidP="000C0D62" w:rsidRDefault="009328EA">
      <w:pPr>
        <w:pStyle w:val="ReqtifyAltQ"/>
      </w:pPr>
      <w:ins w:author="常鸣" w:date="2014-07-03T14:27:00Z" w:id="4807">
        <w:r>
          <w:t>#S</w:t>
        </w:r>
      </w:ins>
      <w:r w:rsidRPr="008A1414" w:rsidR="008334E2">
        <w:t>ource=</w:t>
      </w:r>
      <w:r w:rsidRPr="003D2990" w:rsidR="008334E2">
        <w:t>[iTC_CC-SyAD-</w:t>
      </w:r>
      <w:r w:rsidRPr="003D2990" w:rsidR="008334E2">
        <w:rPr>
          <w:rFonts w:hint="eastAsia"/>
        </w:rPr>
        <w:t>0</w:t>
      </w:r>
      <w:r w:rsidR="008334E2">
        <w:rPr>
          <w:rFonts w:hint="eastAsia"/>
        </w:rPr>
        <w:t>136</w:t>
      </w:r>
      <w:r w:rsidRPr="003D2990" w:rsidR="008334E2">
        <w:rPr>
          <w:rFonts w:hint="eastAsia"/>
        </w:rPr>
        <w:t>]</w:t>
      </w:r>
      <w:r w:rsidR="000A620A">
        <w:rPr>
          <w:rFonts w:hint="eastAsia"/>
        </w:rPr>
        <w:t>,</w:t>
      </w:r>
      <w:r w:rsidRPr="000A620A" w:rsidR="000A620A">
        <w:rPr>
          <w:rFonts w:hint="eastAsia"/>
        </w:rPr>
        <w:t xml:space="preserve"> </w:t>
      </w:r>
      <w:r w:rsidRPr="006A5251" w:rsidR="000A620A">
        <w:rPr>
          <w:rFonts w:hint="eastAsia"/>
        </w:rPr>
        <w:t>[</w:t>
      </w:r>
      <w:r w:rsidR="000A620A">
        <w:t>iTC_CC_ATP_SwHA-0</w:t>
      </w:r>
      <w:r w:rsidR="000A620A">
        <w:rPr>
          <w:rFonts w:hint="eastAsia"/>
        </w:rPr>
        <w:t>237</w:t>
      </w:r>
      <w:r w:rsidRPr="006A5251" w:rsidR="000A620A">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237</w:t>
      </w:r>
      <w:r>
        <w:t>]</w:t>
      </w:r>
    </w:p>
    <w:p w:rsidR="008334E2" w:rsidP="00C93484" w:rsidRDefault="00532AED">
      <w:pPr>
        <w:pStyle w:val="Reqtify"/>
      </w:pPr>
      <w:hyperlink w:history="1" w:anchor="OdometerRef_1">
        <w:r w:rsidR="001727CA">
          <w:rPr>
            <w:rStyle w:val="ac"/>
            <w:noProof/>
          </w:rPr>
          <w:t>OdometerRef_1</w:t>
        </w:r>
      </w:hyperlink>
      <w:r w:rsidRPr="00B06039" w:rsidR="008334E2">
        <w:rPr>
          <w:rStyle w:val="aff2"/>
        </w:rPr>
        <w:t>.</w:t>
      </w:r>
      <w:hyperlink w:history="1" w:anchor="Contradictory">
        <w:r w:rsidRPr="00501C21" w:rsidR="008334E2">
          <w:rPr>
            <w:rStyle w:val="ac"/>
            <w:noProof/>
          </w:rPr>
          <w:t>Contradictory</w:t>
        </w:r>
      </w:hyperlink>
      <w:r w:rsidR="008334E2">
        <w:rPr>
          <w:rFonts w:hint="eastAsia"/>
        </w:rPr>
        <w:t>，若参考速度</w:t>
      </w:r>
      <w:r w:rsidR="008334E2">
        <w:rPr>
          <w:rFonts w:hint="eastAsia"/>
        </w:rPr>
        <w:t>1</w:t>
      </w:r>
      <w:r w:rsidR="008334E2">
        <w:rPr>
          <w:rFonts w:hint="eastAsia"/>
        </w:rPr>
        <w:t>有效且判断车动，而本端里程计判断车静止，则认为参考速度</w:t>
      </w:r>
      <w:r w:rsidR="008334E2">
        <w:rPr>
          <w:rFonts w:hint="eastAsia"/>
        </w:rPr>
        <w:t>1</w:t>
      </w:r>
      <w:r w:rsidR="008334E2">
        <w:rPr>
          <w:rFonts w:hint="eastAsia"/>
        </w:rPr>
        <w:t>判断出里程计可能故障。</w:t>
      </w:r>
    </w:p>
    <w:p w:rsidR="008334E2" w:rsidP="00C93484" w:rsidRDefault="008334E2">
      <w:pPr>
        <w:pStyle w:val="Reqtify"/>
      </w:pPr>
      <w:r>
        <w:rPr>
          <w:rFonts w:hint="eastAsia"/>
        </w:rPr>
        <w:t>The</w:t>
      </w:r>
      <w:r w:rsidRPr="00634120">
        <w:t xml:space="preserve"> source of odometry </w:t>
      </w:r>
      <w:r>
        <w:rPr>
          <w:rFonts w:hint="eastAsia"/>
        </w:rPr>
        <w:t xml:space="preserve">reference 1 </w:t>
      </w:r>
      <w:r w:rsidRPr="00634120">
        <w:t>said to be contradictory with local source of odometry if:</w:t>
      </w:r>
    </w:p>
    <w:p w:rsidR="008334E2" w:rsidP="00FA0FBB" w:rsidRDefault="008334E2">
      <w:pPr>
        <w:pStyle w:val="AltX"/>
      </w:pPr>
      <w:r w:rsidRPr="00634120">
        <w:t xml:space="preserve">local source of odometry is available </w:t>
      </w:r>
      <w:r>
        <w:rPr>
          <w:rFonts w:hint="eastAsia"/>
        </w:rPr>
        <w:t>(</w:t>
      </w:r>
      <w:hyperlink w:history="1" w:anchor="ValidWheelKinematic">
        <w:r w:rsidR="00C154DC">
          <w:rPr>
            <w:rStyle w:val="ac"/>
          </w:rPr>
          <w:t>ValidWheelKinematic</w:t>
        </w:r>
      </w:hyperlink>
      <w:r>
        <w:rPr>
          <w:rFonts w:hint="eastAsia"/>
        </w:rPr>
        <w:t>)</w:t>
      </w:r>
    </w:p>
    <w:p w:rsidR="008334E2" w:rsidP="00FA0FBB" w:rsidRDefault="008334E2">
      <w:pPr>
        <w:pStyle w:val="AltX"/>
      </w:pPr>
      <w:r w:rsidRPr="00634120">
        <w:t>and</w:t>
      </w:r>
      <w:r>
        <w:rPr>
          <w:rFonts w:hint="eastAsia"/>
        </w:rPr>
        <w:t xml:space="preserve"> </w:t>
      </w:r>
      <w:hyperlink w:history="1" w:anchor="OdometerSpeedUnderThreshold">
        <w:r w:rsidR="00C154DC">
          <w:rPr>
            <w:rStyle w:val="ac"/>
          </w:rPr>
          <w:t>OdometerSpeedUnderThreshold</w:t>
        </w:r>
      </w:hyperlink>
      <w:r>
        <w:rPr>
          <w:rFonts w:hint="eastAsia"/>
        </w:rPr>
        <w:t xml:space="preserve"> </w:t>
      </w:r>
      <w:r w:rsidRPr="00634120">
        <w:t>indicates that wheel speed is less than reference speed threshold,</w:t>
      </w:r>
    </w:p>
    <w:p w:rsidR="008334E2" w:rsidP="00FA0FBB" w:rsidRDefault="008334E2">
      <w:pPr>
        <w:pStyle w:val="AltX"/>
      </w:pPr>
      <w:r w:rsidRPr="00634120">
        <w:t xml:space="preserve">and source of odometry </w:t>
      </w:r>
      <w:r>
        <w:rPr>
          <w:rFonts w:hint="eastAsia"/>
        </w:rPr>
        <w:t xml:space="preserve">reference 1 </w:t>
      </w:r>
      <w:r w:rsidRPr="00634120">
        <w:t>is available</w:t>
      </w:r>
      <w:r w:rsidR="00397BD9">
        <w:t xml:space="preserve"> and </w:t>
      </w:r>
      <w:r w:rsidRPr="00634120">
        <w:t>not out of order,</w:t>
      </w:r>
    </w:p>
    <w:p w:rsidR="008334E2" w:rsidP="00FA0FBB" w:rsidRDefault="008334E2">
      <w:pPr>
        <w:pStyle w:val="AltX"/>
      </w:pPr>
      <w:r w:rsidRPr="00634120">
        <w:t xml:space="preserve">and </w:t>
      </w:r>
      <w:r>
        <w:rPr>
          <w:rFonts w:hint="eastAsia"/>
        </w:rPr>
        <w:t>o</w:t>
      </w:r>
      <w:r w:rsidRPr="00634120">
        <w:t xml:space="preserve">dometer </w:t>
      </w:r>
      <w:r>
        <w:rPr>
          <w:rFonts w:hint="eastAsia"/>
        </w:rPr>
        <w:t>r</w:t>
      </w:r>
      <w:r w:rsidRPr="00634120">
        <w:t xml:space="preserve">eference </w:t>
      </w:r>
      <w:r>
        <w:rPr>
          <w:rFonts w:hint="eastAsia"/>
        </w:rPr>
        <w:t>1</w:t>
      </w:r>
      <w:r w:rsidRPr="00634120">
        <w:t xml:space="preserve"> indicates that train speed is greater than reference speed threshold</w:t>
      </w:r>
      <w:r>
        <w:rPr>
          <w:rFonts w:hint="eastAsia"/>
        </w:rPr>
        <w:t>.</w:t>
      </w:r>
    </w:p>
    <w:p w:rsidR="008334E2" w:rsidP="000431E0" w:rsidRDefault="00532AED">
      <w:pPr>
        <w:pStyle w:val="af7"/>
      </w:pPr>
      <w:hyperlink w:history="1" w:anchor="OdometerRef_1">
        <w:r w:rsidR="001727CA">
          <w:rPr>
            <w:rStyle w:val="ac"/>
          </w:rPr>
          <w:t>OdometerRef_1</w:t>
        </w:r>
      </w:hyperlink>
      <w:r w:rsidR="008334E2">
        <w:t>.</w:t>
      </w:r>
      <w:r w:rsidRPr="00501C21" w:rsidR="00501C21">
        <w:rPr>
          <w:rStyle w:val="aff2"/>
        </w:rPr>
        <w:t xml:space="preserve"> </w:t>
      </w:r>
      <w:hyperlink w:history="1" w:anchor="Contradictory">
        <w:r w:rsidRPr="00501C21" w:rsidR="00501C21">
          <w:rPr>
            <w:rStyle w:val="ac"/>
          </w:rPr>
          <w:t>Contradictory</w:t>
        </w:r>
      </w:hyperlink>
      <w:r w:rsidRPr="00634120" w:rsidR="008334E2">
        <w:t>(k)</w:t>
      </w:r>
    </w:p>
    <w:p w:rsidR="008334E2" w:rsidP="000431E0" w:rsidRDefault="008334E2">
      <w:pPr>
        <w:pStyle w:val="af7"/>
      </w:pPr>
      <w:r w:rsidRPr="00634120">
        <w:t xml:space="preserve"> = (</w:t>
      </w:r>
      <w:r w:rsidR="00C32EC4">
        <w:t xml:space="preserve">not </w:t>
      </w:r>
      <w:hyperlink w:history="1" w:anchor="OdometerRef_1">
        <w:r w:rsidR="001727CA">
          <w:rPr>
            <w:rStyle w:val="ac"/>
          </w:rPr>
          <w:t>OdometerRef_1</w:t>
        </w:r>
      </w:hyperlink>
      <w:r>
        <w:t>.OutOfOrder(k</w:t>
      </w:r>
      <w:r w:rsidRPr="00634120">
        <w:t>)</w:t>
      </w:r>
    </w:p>
    <w:p w:rsidR="008334E2" w:rsidP="000431E0" w:rsidRDefault="008334E2">
      <w:pPr>
        <w:pStyle w:val="af7"/>
      </w:pPr>
      <w:r>
        <w:rPr>
          <w:rFonts w:hint="eastAsia"/>
        </w:rPr>
        <w:t xml:space="preserve">    </w:t>
      </w:r>
      <w:r w:rsidR="00397BD9">
        <w:rPr>
          <w:rFonts w:hint="eastAsia"/>
        </w:rPr>
        <w:t xml:space="preserve"> and </w:t>
      </w:r>
      <w:hyperlink w:history="1" w:anchor="ReferenceSpeedAvailable_1">
        <w:r w:rsidR="00C154DC">
          <w:rPr>
            <w:rStyle w:val="ac"/>
          </w:rPr>
          <w:t>ReferenceSpeedAvailable_1</w:t>
        </w:r>
      </w:hyperlink>
      <w:r>
        <w:t>(k</w:t>
      </w:r>
      <w:r w:rsidRPr="00634120">
        <w:t>)</w:t>
      </w:r>
    </w:p>
    <w:p w:rsidR="008334E2" w:rsidP="000431E0" w:rsidRDefault="008334E2">
      <w:pPr>
        <w:pStyle w:val="af7"/>
      </w:pPr>
      <w:r>
        <w:rPr>
          <w:rFonts w:hint="eastAsia"/>
        </w:rPr>
        <w:t xml:space="preserve">    </w:t>
      </w:r>
      <w:r w:rsidR="00397BD9">
        <w:rPr>
          <w:rFonts w:hint="eastAsia"/>
        </w:rPr>
        <w:t xml:space="preserve"> and </w:t>
      </w:r>
      <w:r w:rsidR="00C32EC4">
        <w:t xml:space="preserve">not </w:t>
      </w:r>
      <w:hyperlink w:history="1" w:anchor="ReferenceSpeedUnderThreshold_1">
        <w:r w:rsidR="00C154DC">
          <w:rPr>
            <w:rStyle w:val="ac"/>
          </w:rPr>
          <w:t>ReferenceSpeedUnderThreshold_1</w:t>
        </w:r>
      </w:hyperlink>
      <w:r>
        <w:t>(k</w:t>
      </w:r>
      <w:r w:rsidRPr="00634120">
        <w:t>)</w:t>
      </w:r>
    </w:p>
    <w:p w:rsidR="008334E2" w:rsidP="000431E0" w:rsidRDefault="008334E2">
      <w:pPr>
        <w:pStyle w:val="af7"/>
      </w:pPr>
      <w:r>
        <w:rPr>
          <w:rFonts w:hint="eastAsia"/>
        </w:rPr>
        <w:t xml:space="preserve">     </w:t>
      </w:r>
      <w:r w:rsidR="002B6B8E">
        <w:rPr>
          <w:rFonts w:hint="eastAsia"/>
        </w:rPr>
        <w:t xml:space="preserve">and </w:t>
      </w:r>
      <w:hyperlink w:history="1" w:anchor="ValidWheelKinematic">
        <w:r w:rsidR="00C154DC">
          <w:rPr>
            <w:rStyle w:val="ac"/>
          </w:rPr>
          <w:t>ValidWheelKinematic</w:t>
        </w:r>
      </w:hyperlink>
      <w:r>
        <w:t>(k)</w:t>
      </w:r>
    </w:p>
    <w:p w:rsidR="008334E2" w:rsidP="000431E0" w:rsidRDefault="008334E2">
      <w:pPr>
        <w:pStyle w:val="af7"/>
      </w:pPr>
      <w:r>
        <w:rPr>
          <w:rFonts w:hint="eastAsia"/>
        </w:rPr>
        <w:t xml:space="preserve">    </w:t>
      </w:r>
      <w:r w:rsidR="00397BD9">
        <w:rPr>
          <w:rFonts w:hint="eastAsia"/>
        </w:rPr>
        <w:t xml:space="preserve"> and </w:t>
      </w:r>
      <w:hyperlink w:history="1" w:anchor="OdometerSpeedUnderThreshold">
        <w:r w:rsidR="00C154DC">
          <w:rPr>
            <w:rStyle w:val="ac"/>
          </w:rPr>
          <w:t>OdometerSpeedUnderThreshold</w:t>
        </w:r>
      </w:hyperlink>
      <w:r w:rsidRPr="00634120">
        <w:t>(k))</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808"/>
        </w:rPr>
      </w:pPr>
      <w:del w:author="常鸣" w:date="2014-07-03T14:27:00Z" w:id="4809">
        <w:r w:rsidRPr="008A1414" w:rsidDel="009328EA">
          <w:delText>#S</w:delText>
        </w:r>
      </w:del>
      <w:ins w:author="常鸣" w:date="2014-07-03T14:27:00Z" w:id="4810">
        <w:r w:rsidR="009328EA">
          <w:t>#Allocation=ATP Software</w:t>
        </w:r>
      </w:ins>
    </w:p>
    <w:p w:rsidRPr="008A1414" w:rsidR="008334E2" w:rsidP="000C0D62" w:rsidRDefault="009328EA">
      <w:pPr>
        <w:pStyle w:val="ReqtifyAltQ"/>
      </w:pPr>
      <w:ins w:author="常鸣" w:date="2014-07-03T14:27:00Z" w:id="4811">
        <w:r>
          <w:t>#S</w:t>
        </w:r>
      </w:ins>
      <w:r w:rsidRPr="008A1414" w:rsidR="008334E2">
        <w:t>ource=</w:t>
      </w:r>
      <w:r w:rsidRPr="003D2990" w:rsidR="008334E2">
        <w:t>[iTC_CC-SyAD-</w:t>
      </w:r>
      <w:r w:rsidRPr="003D2990" w:rsidR="008334E2">
        <w:rPr>
          <w:rFonts w:hint="eastAsia"/>
        </w:rPr>
        <w:t>0</w:t>
      </w:r>
      <w:r w:rsidR="008334E2">
        <w:rPr>
          <w:rFonts w:hint="eastAsia"/>
        </w:rPr>
        <w:t>136</w:t>
      </w:r>
      <w:r w:rsidRPr="003D2990" w:rsidR="008334E2">
        <w:rPr>
          <w:rFonts w:hint="eastAsia"/>
        </w:rPr>
        <w:t>]</w:t>
      </w:r>
      <w:r w:rsidR="00A33615">
        <w:rPr>
          <w:rFonts w:hint="eastAsia"/>
        </w:rPr>
        <w:t>,</w:t>
      </w:r>
      <w:r w:rsidRPr="00CA7F59" w:rsidR="00A33615">
        <w:rPr>
          <w:rFonts w:hint="eastAsia"/>
        </w:rPr>
        <w:t xml:space="preserve"> </w:t>
      </w:r>
      <w:r w:rsidRPr="003D2990" w:rsidR="00A33615">
        <w:t>[iTC_CC-SyAD-</w:t>
      </w:r>
      <w:r w:rsidR="00A33615">
        <w:rPr>
          <w:rFonts w:hint="eastAsia"/>
        </w:rPr>
        <w:t>1156</w:t>
      </w:r>
      <w:r w:rsidRPr="003D2990" w:rsidR="00A33615">
        <w:rPr>
          <w:rFonts w:hint="eastAsia"/>
        </w:rPr>
        <w:t>]</w:t>
      </w:r>
      <w:r w:rsidR="008334E2">
        <w:rPr>
          <w:rFonts w:hint="eastAsia"/>
        </w:rPr>
        <w:t>, [</w:t>
      </w:r>
      <w:r w:rsidR="008334E2">
        <w:t>iTC_CC_ATP_SwHA</w:t>
      </w:r>
      <w:r w:rsidRPr="00CA7F59" w:rsidR="008334E2">
        <w:t>-0091</w:t>
      </w:r>
      <w:r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238</w:t>
      </w:r>
      <w:r>
        <w:t>]</w:t>
      </w:r>
    </w:p>
    <w:p w:rsidR="008334E2" w:rsidP="00C93484" w:rsidRDefault="00532AED">
      <w:pPr>
        <w:pStyle w:val="Reqtify"/>
      </w:pPr>
      <w:hyperlink w:history="1" w:anchor="OdometerRef_2">
        <w:r w:rsidR="001727CA">
          <w:rPr>
            <w:rStyle w:val="ac"/>
            <w:noProof/>
          </w:rPr>
          <w:t>OdometerRef_2</w:t>
        </w:r>
      </w:hyperlink>
      <w:r w:rsidRPr="00B06039" w:rsidR="008334E2">
        <w:rPr>
          <w:rStyle w:val="aff2"/>
        </w:rPr>
        <w:t>.</w:t>
      </w:r>
      <w:r w:rsidRPr="00501C21" w:rsidR="00501C21">
        <w:rPr>
          <w:rStyle w:val="aff2"/>
        </w:rPr>
        <w:t xml:space="preserve"> </w:t>
      </w:r>
      <w:hyperlink w:history="1" w:anchor="Contradictory">
        <w:r w:rsidRPr="00501C21" w:rsidR="00501C21">
          <w:rPr>
            <w:rStyle w:val="ac"/>
            <w:noProof/>
          </w:rPr>
          <w:t>Contradictory</w:t>
        </w:r>
      </w:hyperlink>
      <w:r w:rsidR="008334E2">
        <w:rPr>
          <w:rFonts w:hint="eastAsia"/>
        </w:rPr>
        <w:t>，若参考速度</w:t>
      </w:r>
      <w:r w:rsidR="008334E2">
        <w:rPr>
          <w:rFonts w:hint="eastAsia"/>
        </w:rPr>
        <w:t>2</w:t>
      </w:r>
      <w:r w:rsidR="008334E2">
        <w:rPr>
          <w:rFonts w:hint="eastAsia"/>
        </w:rPr>
        <w:t>有效且判断车动，而本端里程计判断车静止，则认为参考速度</w:t>
      </w:r>
      <w:r w:rsidR="008334E2">
        <w:rPr>
          <w:rFonts w:hint="eastAsia"/>
        </w:rPr>
        <w:t>2</w:t>
      </w:r>
      <w:r w:rsidR="008334E2">
        <w:rPr>
          <w:rFonts w:hint="eastAsia"/>
        </w:rPr>
        <w:t>判断出里程计可能故障。</w:t>
      </w:r>
    </w:p>
    <w:p w:rsidR="008334E2" w:rsidP="00C93484" w:rsidRDefault="008334E2">
      <w:pPr>
        <w:pStyle w:val="Reqtify"/>
      </w:pPr>
      <w:r>
        <w:rPr>
          <w:rFonts w:hint="eastAsia"/>
        </w:rPr>
        <w:t>The</w:t>
      </w:r>
      <w:r w:rsidRPr="00634120">
        <w:t xml:space="preserve"> source of odometry </w:t>
      </w:r>
      <w:r>
        <w:rPr>
          <w:rFonts w:hint="eastAsia"/>
        </w:rPr>
        <w:t xml:space="preserve">reference 2 </w:t>
      </w:r>
      <w:r w:rsidRPr="00634120">
        <w:t>said to be contradictory with local source of odometry if:</w:t>
      </w:r>
    </w:p>
    <w:p w:rsidR="008334E2" w:rsidP="00FA0FBB" w:rsidRDefault="008334E2">
      <w:pPr>
        <w:pStyle w:val="AltX"/>
      </w:pPr>
      <w:r w:rsidRPr="00634120">
        <w:t xml:space="preserve">local source of odometry is available </w:t>
      </w:r>
      <w:r>
        <w:rPr>
          <w:rFonts w:hint="eastAsia"/>
        </w:rPr>
        <w:t>(</w:t>
      </w:r>
      <w:hyperlink w:history="1" w:anchor="ValidWheelKinematic">
        <w:r w:rsidR="00C154DC">
          <w:rPr>
            <w:rStyle w:val="ac"/>
          </w:rPr>
          <w:t>ValidWheelKinematic</w:t>
        </w:r>
      </w:hyperlink>
      <w:r>
        <w:rPr>
          <w:rFonts w:hint="eastAsia"/>
        </w:rPr>
        <w:t>)</w:t>
      </w:r>
    </w:p>
    <w:p w:rsidR="008334E2" w:rsidP="00FA0FBB" w:rsidRDefault="008334E2">
      <w:pPr>
        <w:pStyle w:val="AltX"/>
      </w:pPr>
      <w:r w:rsidRPr="00634120">
        <w:t>and</w:t>
      </w:r>
      <w:r>
        <w:rPr>
          <w:rFonts w:hint="eastAsia"/>
        </w:rPr>
        <w:t xml:space="preserve"> </w:t>
      </w:r>
      <w:hyperlink w:history="1" w:anchor="OdometerSpeedUnderThreshold">
        <w:r w:rsidR="00C154DC">
          <w:rPr>
            <w:rStyle w:val="ac"/>
          </w:rPr>
          <w:t>OdometerSpeedUnderThreshold</w:t>
        </w:r>
      </w:hyperlink>
      <w:r>
        <w:rPr>
          <w:rFonts w:hint="eastAsia"/>
        </w:rPr>
        <w:t xml:space="preserve"> </w:t>
      </w:r>
      <w:r w:rsidRPr="00634120">
        <w:t>indicates that wheel speed is less than reference speed threshold,</w:t>
      </w:r>
    </w:p>
    <w:p w:rsidR="008334E2" w:rsidP="00FA0FBB" w:rsidRDefault="008334E2">
      <w:pPr>
        <w:pStyle w:val="AltX"/>
      </w:pPr>
      <w:r w:rsidRPr="00634120">
        <w:t xml:space="preserve">and source of odometry </w:t>
      </w:r>
      <w:r>
        <w:rPr>
          <w:rFonts w:hint="eastAsia"/>
        </w:rPr>
        <w:t xml:space="preserve">reference 2 </w:t>
      </w:r>
      <w:r w:rsidRPr="00634120">
        <w:t>is available</w:t>
      </w:r>
      <w:r w:rsidR="00397BD9">
        <w:t xml:space="preserve"> and </w:t>
      </w:r>
      <w:r w:rsidRPr="00634120">
        <w:t>not out of order,</w:t>
      </w:r>
    </w:p>
    <w:p w:rsidR="008334E2" w:rsidP="00FA0FBB" w:rsidRDefault="008334E2">
      <w:pPr>
        <w:pStyle w:val="AltX"/>
      </w:pPr>
      <w:r w:rsidRPr="00634120">
        <w:t xml:space="preserve">and </w:t>
      </w:r>
      <w:r>
        <w:rPr>
          <w:rFonts w:hint="eastAsia"/>
        </w:rPr>
        <w:t>o</w:t>
      </w:r>
      <w:r w:rsidRPr="00634120">
        <w:t xml:space="preserve">dometer </w:t>
      </w:r>
      <w:r>
        <w:rPr>
          <w:rFonts w:hint="eastAsia"/>
        </w:rPr>
        <w:t>r</w:t>
      </w:r>
      <w:r w:rsidRPr="00634120">
        <w:t xml:space="preserve">eference </w:t>
      </w:r>
      <w:r>
        <w:rPr>
          <w:rFonts w:hint="eastAsia"/>
        </w:rPr>
        <w:t>2</w:t>
      </w:r>
      <w:r w:rsidRPr="00634120">
        <w:t xml:space="preserve"> indicates that train speed is greater than reference speed threshold</w:t>
      </w:r>
      <w:r>
        <w:rPr>
          <w:rFonts w:hint="eastAsia"/>
        </w:rPr>
        <w:t>.</w:t>
      </w:r>
    </w:p>
    <w:p w:rsidR="008334E2" w:rsidP="000431E0" w:rsidRDefault="00532AED">
      <w:pPr>
        <w:pStyle w:val="af7"/>
      </w:pPr>
      <w:hyperlink w:history="1" w:anchor="OdometerRef_2">
        <w:r w:rsidR="001727CA">
          <w:rPr>
            <w:rStyle w:val="ac"/>
          </w:rPr>
          <w:t>OdometerRef_2</w:t>
        </w:r>
      </w:hyperlink>
      <w:r w:rsidR="008334E2">
        <w:t>.</w:t>
      </w:r>
      <w:hyperlink w:history="1" w:anchor="Contradictory">
        <w:r w:rsidRPr="00501C21" w:rsidR="00501C21">
          <w:rPr>
            <w:rStyle w:val="ac"/>
          </w:rPr>
          <w:t>Contradictory</w:t>
        </w:r>
      </w:hyperlink>
      <w:r w:rsidRPr="00634120" w:rsidR="00501C21">
        <w:t xml:space="preserve"> </w:t>
      </w:r>
      <w:r w:rsidRPr="00634120" w:rsidR="008334E2">
        <w:t>(k)</w:t>
      </w:r>
    </w:p>
    <w:p w:rsidR="008334E2" w:rsidP="000431E0" w:rsidRDefault="008334E2">
      <w:pPr>
        <w:pStyle w:val="af7"/>
      </w:pPr>
      <w:r w:rsidRPr="00634120">
        <w:t xml:space="preserve"> = (</w:t>
      </w:r>
      <w:r w:rsidR="00C32EC4">
        <w:t xml:space="preserve">not </w:t>
      </w:r>
      <w:hyperlink w:history="1" w:anchor="OdometerRef_2">
        <w:r w:rsidR="001727CA">
          <w:rPr>
            <w:rStyle w:val="ac"/>
          </w:rPr>
          <w:t>OdometerRef_2</w:t>
        </w:r>
      </w:hyperlink>
      <w:r>
        <w:t>.OutOfOrder(k</w:t>
      </w:r>
      <w:r w:rsidRPr="00634120">
        <w:t>)</w:t>
      </w:r>
    </w:p>
    <w:p w:rsidR="008334E2" w:rsidP="000431E0" w:rsidRDefault="008334E2">
      <w:pPr>
        <w:pStyle w:val="af7"/>
      </w:pPr>
      <w:r>
        <w:rPr>
          <w:rFonts w:hint="eastAsia"/>
        </w:rPr>
        <w:t xml:space="preserve">    </w:t>
      </w:r>
      <w:r w:rsidR="00397BD9">
        <w:rPr>
          <w:rFonts w:hint="eastAsia"/>
        </w:rPr>
        <w:t xml:space="preserve"> and </w:t>
      </w:r>
      <w:hyperlink w:history="1" w:anchor="ReferenceSpeedAvailable_2">
        <w:r w:rsidR="00C154DC">
          <w:rPr>
            <w:rStyle w:val="ac"/>
          </w:rPr>
          <w:t>ReferenceSpeedAvailable_2</w:t>
        </w:r>
      </w:hyperlink>
      <w:r w:rsidRPr="007F6855">
        <w:t>(k)</w:t>
      </w:r>
    </w:p>
    <w:p w:rsidR="008334E2" w:rsidP="000431E0" w:rsidRDefault="008334E2">
      <w:pPr>
        <w:pStyle w:val="af7"/>
      </w:pPr>
      <w:r>
        <w:rPr>
          <w:rFonts w:hint="eastAsia"/>
        </w:rPr>
        <w:t xml:space="preserve">    </w:t>
      </w:r>
      <w:r w:rsidR="00397BD9">
        <w:rPr>
          <w:rFonts w:hint="eastAsia"/>
        </w:rPr>
        <w:t xml:space="preserve"> and </w:t>
      </w:r>
      <w:r w:rsidR="00C32EC4">
        <w:t xml:space="preserve">not </w:t>
      </w:r>
      <w:hyperlink w:history="1" w:anchor="ReferenceSpeedUnderThreshold_2">
        <w:r w:rsidR="00C154DC">
          <w:rPr>
            <w:rStyle w:val="ac"/>
          </w:rPr>
          <w:t>ReferenceSpeedUnderThreshold_2</w:t>
        </w:r>
      </w:hyperlink>
      <w:r w:rsidRPr="007F6855">
        <w:t>(k)</w:t>
      </w:r>
    </w:p>
    <w:p w:rsidR="008334E2" w:rsidP="000431E0" w:rsidRDefault="008334E2">
      <w:pPr>
        <w:pStyle w:val="af7"/>
      </w:pPr>
      <w:r>
        <w:rPr>
          <w:rFonts w:hint="eastAsia"/>
        </w:rPr>
        <w:t xml:space="preserve">     </w:t>
      </w:r>
      <w:r w:rsidR="002B6B8E">
        <w:rPr>
          <w:rFonts w:hint="eastAsia"/>
        </w:rPr>
        <w:t xml:space="preserve">and </w:t>
      </w:r>
      <w:hyperlink w:history="1" w:anchor="ValidWheelKinematic">
        <w:r w:rsidR="00C154DC">
          <w:rPr>
            <w:rStyle w:val="ac"/>
          </w:rPr>
          <w:t>ValidWheelKinematic</w:t>
        </w:r>
      </w:hyperlink>
      <w:r>
        <w:t>(k</w:t>
      </w:r>
      <w:r w:rsidRPr="00634120">
        <w:t>)</w:t>
      </w:r>
    </w:p>
    <w:p w:rsidR="008334E2" w:rsidP="000431E0" w:rsidRDefault="008334E2">
      <w:pPr>
        <w:pStyle w:val="af7"/>
      </w:pPr>
      <w:r w:rsidRPr="00634120">
        <w:t xml:space="preserve"> </w:t>
      </w:r>
      <w:r>
        <w:rPr>
          <w:rFonts w:hint="eastAsia"/>
        </w:rPr>
        <w:t xml:space="preserve">   </w:t>
      </w:r>
      <w:r w:rsidR="00397BD9">
        <w:rPr>
          <w:rFonts w:hint="eastAsia"/>
        </w:rPr>
        <w:t xml:space="preserve"> and </w:t>
      </w:r>
      <w:hyperlink w:history="1" w:anchor="OdometerSpeedUnderThreshold">
        <w:r w:rsidR="00C154DC">
          <w:rPr>
            <w:rStyle w:val="ac"/>
          </w:rPr>
          <w:t>OdometerSpeedUnderThreshold</w:t>
        </w:r>
      </w:hyperlink>
      <w:r w:rsidRPr="00634120">
        <w:t>(k))</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812"/>
        </w:rPr>
      </w:pPr>
      <w:del w:author="常鸣" w:date="2014-07-03T14:27:00Z" w:id="4813">
        <w:r w:rsidRPr="008A1414" w:rsidDel="009328EA">
          <w:delText>#S</w:delText>
        </w:r>
      </w:del>
      <w:ins w:author="常鸣" w:date="2014-07-03T14:27:00Z" w:id="4814">
        <w:r w:rsidR="009328EA">
          <w:t>#Allocation=ATP Software</w:t>
        </w:r>
      </w:ins>
    </w:p>
    <w:p w:rsidRPr="008A1414" w:rsidR="008334E2" w:rsidP="000C0D62" w:rsidRDefault="009328EA">
      <w:pPr>
        <w:pStyle w:val="ReqtifyAltQ"/>
      </w:pPr>
      <w:ins w:author="常鸣" w:date="2014-07-03T14:27:00Z" w:id="4815">
        <w:r>
          <w:t>#S</w:t>
        </w:r>
      </w:ins>
      <w:r w:rsidRPr="008A1414" w:rsidR="008334E2">
        <w:t>ource=</w:t>
      </w:r>
      <w:r w:rsidRPr="003D2990" w:rsidR="008334E2">
        <w:t>[iTC_CC-SyAD-</w:t>
      </w:r>
      <w:r w:rsidRPr="003D2990" w:rsidR="008334E2">
        <w:rPr>
          <w:rFonts w:hint="eastAsia"/>
        </w:rPr>
        <w:t>0</w:t>
      </w:r>
      <w:r w:rsidR="008334E2">
        <w:rPr>
          <w:rFonts w:hint="eastAsia"/>
        </w:rPr>
        <w:t>136</w:t>
      </w:r>
      <w:r w:rsidRPr="003D2990" w:rsidR="008334E2">
        <w:rPr>
          <w:rFonts w:hint="eastAsia"/>
        </w:rPr>
        <w:t>]</w:t>
      </w:r>
      <w:r w:rsidR="00A33615">
        <w:rPr>
          <w:rFonts w:hint="eastAsia"/>
        </w:rPr>
        <w:t>,</w:t>
      </w:r>
      <w:r w:rsidRPr="00CA7F59" w:rsidR="00A33615">
        <w:rPr>
          <w:rFonts w:hint="eastAsia"/>
        </w:rPr>
        <w:t xml:space="preserve"> </w:t>
      </w:r>
      <w:r w:rsidRPr="003D2990" w:rsidR="00A33615">
        <w:t>[iTC_CC-SyAD-</w:t>
      </w:r>
      <w:r w:rsidR="00A33615">
        <w:rPr>
          <w:rFonts w:hint="eastAsia"/>
        </w:rPr>
        <w:t>1156</w:t>
      </w:r>
      <w:r w:rsidRPr="003D2990" w:rsidR="00A33615">
        <w:rPr>
          <w:rFonts w:hint="eastAsia"/>
        </w:rPr>
        <w:t>]</w:t>
      </w:r>
      <w:r w:rsidR="008334E2">
        <w:rPr>
          <w:rFonts w:hint="eastAsia"/>
        </w:rPr>
        <w:t>,</w:t>
      </w:r>
      <w:r w:rsidRPr="00CA7F59" w:rsidR="008334E2">
        <w:rPr>
          <w:rFonts w:hint="eastAsia"/>
        </w:rPr>
        <w:t xml:space="preserve"> [</w:t>
      </w:r>
      <w:r w:rsidR="008334E2">
        <w:t>iTC_CC_ATP_SwHA</w:t>
      </w:r>
      <w:r w:rsidRPr="00CA7F59" w:rsidR="008334E2">
        <w:t>-0091</w:t>
      </w:r>
      <w:r w:rsidRPr="00CA7F59"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517B60" w:rsidP="0012674A" w:rsidRDefault="0003360D">
      <w:pPr>
        <w:pStyle w:val="4"/>
      </w:pPr>
      <w:r>
        <w:rPr>
          <w:rFonts w:hint="eastAsia"/>
        </w:rPr>
        <w:t>Axle locked detection</w:t>
      </w:r>
    </w:p>
    <w:p w:rsidR="008334E2" w:rsidP="00C93484" w:rsidRDefault="008334E2">
      <w:pPr>
        <w:pStyle w:val="Reqtify"/>
      </w:pPr>
    </w:p>
    <w:p w:rsidR="008334E2" w:rsidP="00704491" w:rsidRDefault="008334E2">
      <w:pPr>
        <w:pStyle w:val="ReqtifyAltR"/>
      </w:pPr>
      <w:r>
        <w:t>[iTC_CC_ATP-SwRS-0</w:t>
      </w:r>
      <w:r>
        <w:rPr>
          <w:rFonts w:hint="eastAsia"/>
        </w:rPr>
        <w:t>239</w:t>
      </w:r>
      <w:r>
        <w:t>]</w:t>
      </w:r>
    </w:p>
    <w:p w:rsidR="008334E2" w:rsidP="00C93484" w:rsidRDefault="001727CA">
      <w:pPr>
        <w:pStyle w:val="Reqtify"/>
      </w:pPr>
      <w:bookmarkStart w:name="AxlePossiblyLocked" w:id="4816"/>
      <w:r w:rsidRPr="00501C21">
        <w:rPr>
          <w:rStyle w:val="aff2"/>
          <w:bCs w:val="0"/>
          <w:iCs w:val="0"/>
        </w:rPr>
        <w:t>AxlePossiblyLocked</w:t>
      </w:r>
      <w:bookmarkEnd w:id="4816"/>
      <w:r w:rsidR="008334E2">
        <w:rPr>
          <w:rFonts w:hint="eastAsia"/>
        </w:rPr>
        <w:t>，在两路参考速度都正常（没有失效</w:t>
      </w:r>
      <w:r w:rsidR="008334E2">
        <w:rPr>
          <w:rFonts w:hint="eastAsia"/>
        </w:rPr>
        <w:t>out of order</w:t>
      </w:r>
      <w:r w:rsidR="008334E2">
        <w:rPr>
          <w:rFonts w:hint="eastAsia"/>
        </w:rPr>
        <w:t>）的情况下，当两路参考速度均判断本端里程计可能故障的情况下，认为当前可能轴锁。或者，当有一路参考速度认为轴锁，而另一路参考速度失效或不可用，也认为当前可能轴锁。</w:t>
      </w:r>
    </w:p>
    <w:p w:rsidR="008334E2" w:rsidP="00C93484" w:rsidRDefault="008334E2">
      <w:pPr>
        <w:pStyle w:val="Reqtify"/>
      </w:pPr>
      <w:r w:rsidRPr="00634120">
        <w:t>Odometer axle shall consider possibly locked if:</w:t>
      </w:r>
    </w:p>
    <w:p w:rsidR="008334E2" w:rsidP="00FA0FBB" w:rsidRDefault="008334E2">
      <w:pPr>
        <w:pStyle w:val="AltX"/>
      </w:pPr>
      <w:r w:rsidRPr="00634120">
        <w:t>Both independent sources of odometry indicates a contradiction with local odometer,</w:t>
      </w:r>
    </w:p>
    <w:p w:rsidR="008334E2" w:rsidP="00FA0FBB" w:rsidRDefault="008334E2">
      <w:pPr>
        <w:pStyle w:val="AltX"/>
      </w:pPr>
      <w:r>
        <w:rPr>
          <w:rFonts w:hint="eastAsia"/>
        </w:rPr>
        <w:t>O</w:t>
      </w:r>
      <w:r w:rsidRPr="00634120">
        <w:t>r one source of odometry is contradictory</w:t>
      </w:r>
      <w:r w:rsidR="00397BD9">
        <w:t xml:space="preserve"> and </w:t>
      </w:r>
      <w:r w:rsidRPr="00634120">
        <w:t>the other one is out of order</w:t>
      </w:r>
      <w:r>
        <w:rPr>
          <w:rFonts w:hint="eastAsia"/>
        </w:rPr>
        <w:t xml:space="preserve"> (or not available)</w:t>
      </w:r>
      <w:r w:rsidRPr="00634120">
        <w:t>.</w:t>
      </w:r>
    </w:p>
    <w:p w:rsidR="008334E2" w:rsidP="000431E0" w:rsidRDefault="00532AED">
      <w:pPr>
        <w:pStyle w:val="af7"/>
      </w:pPr>
      <w:hyperlink w:history="1" w:anchor="AxlePossiblyLocked">
        <w:r w:rsidR="001727CA">
          <w:rPr>
            <w:rStyle w:val="ac"/>
          </w:rPr>
          <w:t>AxlePossiblyLocked</w:t>
        </w:r>
      </w:hyperlink>
      <w:r w:rsidRPr="00634120" w:rsidR="008334E2">
        <w:t>(k)</w:t>
      </w:r>
    </w:p>
    <w:p w:rsidR="008334E2" w:rsidP="000431E0" w:rsidRDefault="008334E2">
      <w:pPr>
        <w:pStyle w:val="af7"/>
      </w:pPr>
      <w:r w:rsidRPr="00634120">
        <w:t xml:space="preserve"> = </w:t>
      </w:r>
      <w:r w:rsidR="007C7B0D">
        <w:rPr>
          <w:rFonts w:hint="eastAsia"/>
        </w:rPr>
        <w:t>(</w:t>
      </w:r>
      <w:r w:rsidRPr="00634120">
        <w:t>(</w:t>
      </w:r>
      <w:hyperlink w:history="1" w:anchor="OdometerRef_1">
        <w:r w:rsidR="001727CA">
          <w:rPr>
            <w:rStyle w:val="ac"/>
          </w:rPr>
          <w:t>OdometerRef_1</w:t>
        </w:r>
      </w:hyperlink>
      <w:r>
        <w:rPr>
          <w:rFonts w:hint="eastAsia"/>
        </w:rPr>
        <w:t>.</w:t>
      </w:r>
      <w:hyperlink w:history="1" w:anchor="Contradictory">
        <w:r w:rsidRPr="00ED2625">
          <w:rPr>
            <w:rStyle w:val="ac"/>
          </w:rPr>
          <w:t>Contradictory</w:t>
        </w:r>
      </w:hyperlink>
      <w:r w:rsidRPr="00634120">
        <w:t>(k)</w:t>
      </w:r>
      <w:r w:rsidR="00397BD9">
        <w:t xml:space="preserve"> and </w:t>
      </w:r>
      <w:hyperlink w:history="1" w:anchor="OdometerRef_2">
        <w:r w:rsidR="001727CA">
          <w:rPr>
            <w:rStyle w:val="ac"/>
          </w:rPr>
          <w:t>OdometerRef_2</w:t>
        </w:r>
      </w:hyperlink>
      <w:r>
        <w:t>.</w:t>
      </w:r>
      <w:hyperlink w:history="1" w:anchor="Contradictory">
        <w:r w:rsidRPr="00ED2625">
          <w:rPr>
            <w:rStyle w:val="ac"/>
          </w:rPr>
          <w:t>Contradictory</w:t>
        </w:r>
      </w:hyperlink>
      <w:r w:rsidRPr="00634120">
        <w:t>(k))</w:t>
      </w:r>
    </w:p>
    <w:p w:rsidR="008334E2" w:rsidP="000431E0" w:rsidRDefault="008334E2">
      <w:pPr>
        <w:pStyle w:val="af7"/>
      </w:pPr>
      <w:r>
        <w:rPr>
          <w:rFonts w:hint="eastAsia"/>
        </w:rPr>
        <w:t xml:space="preserve">   </w:t>
      </w:r>
      <w:r w:rsidR="00397BD9">
        <w:rPr>
          <w:rFonts w:hint="eastAsia"/>
        </w:rPr>
        <w:t xml:space="preserve"> or </w:t>
      </w:r>
      <w:r w:rsidRPr="00634120">
        <w:t>(</w:t>
      </w:r>
      <w:hyperlink w:history="1" w:anchor="OdometerRef_1">
        <w:r w:rsidR="001727CA">
          <w:rPr>
            <w:rStyle w:val="ac"/>
          </w:rPr>
          <w:t>OdometerRef_1</w:t>
        </w:r>
      </w:hyperlink>
      <w:r>
        <w:t>.</w:t>
      </w:r>
      <w:hyperlink w:history="1" w:anchor="Contradictory">
        <w:r w:rsidRPr="00ED2625">
          <w:rPr>
            <w:rStyle w:val="ac"/>
          </w:rPr>
          <w:t>Contradictory</w:t>
        </w:r>
      </w:hyperlink>
      <w:r w:rsidRPr="00634120">
        <w:t>(k)</w:t>
      </w:r>
    </w:p>
    <w:p w:rsidR="008334E2" w:rsidP="000431E0" w:rsidRDefault="008334E2">
      <w:pPr>
        <w:pStyle w:val="af7"/>
      </w:pPr>
      <w:r>
        <w:t xml:space="preserve"> </w:t>
      </w:r>
      <w:r>
        <w:rPr>
          <w:rFonts w:hint="eastAsia"/>
        </w:rPr>
        <w:t xml:space="preserve">       </w:t>
      </w:r>
      <w:r w:rsidR="00397BD9">
        <w:rPr>
          <w:rFonts w:hint="eastAsia"/>
        </w:rPr>
        <w:t xml:space="preserve"> and </w:t>
      </w:r>
      <w:r>
        <w:rPr>
          <w:rFonts w:hint="eastAsia"/>
        </w:rPr>
        <w:t>(</w:t>
      </w:r>
      <w:hyperlink w:history="1" w:anchor="OdometerRef_2">
        <w:r w:rsidR="001727CA">
          <w:rPr>
            <w:rStyle w:val="ac"/>
          </w:rPr>
          <w:t>OdometerRef_2</w:t>
        </w:r>
      </w:hyperlink>
      <w:r>
        <w:t>.</w:t>
      </w:r>
      <w:hyperlink w:history="1" w:anchor="OutOfOrder">
        <w:r w:rsidRPr="00ED2625">
          <w:rPr>
            <w:rStyle w:val="ac"/>
          </w:rPr>
          <w:t>OutOfOrder</w:t>
        </w:r>
      </w:hyperlink>
      <w:r>
        <w:t>(k</w:t>
      </w:r>
      <w:r w:rsidRPr="00634120">
        <w:t>)</w:t>
      </w:r>
      <w:r w:rsidR="00397BD9">
        <w:rPr>
          <w:rFonts w:hint="eastAsia"/>
        </w:rPr>
        <w:t xml:space="preserve"> or </w:t>
      </w:r>
      <w:r>
        <w:rPr>
          <w:rFonts w:hint="eastAsia"/>
        </w:rPr>
        <w:t xml:space="preserve"> </w:t>
      </w:r>
      <w:r w:rsidR="00C32EC4">
        <w:rPr>
          <w:rFonts w:hint="eastAsia"/>
        </w:rPr>
        <w:t xml:space="preserve">not </w:t>
      </w:r>
      <w:hyperlink w:history="1" w:anchor="ReferenceSpeedAvailable_2">
        <w:r w:rsidR="00C154DC">
          <w:rPr>
            <w:rStyle w:val="ac"/>
          </w:rPr>
          <w:t>ReferenceSpeedAvailable_2</w:t>
        </w:r>
      </w:hyperlink>
      <w:r w:rsidRPr="007F6855">
        <w:t>(k)</w:t>
      </w:r>
      <w:r w:rsidRPr="00634120">
        <w:t>)</w:t>
      </w:r>
      <w:r w:rsidRPr="00634120" w:rsidR="007C7B0D">
        <w:t>)</w:t>
      </w:r>
    </w:p>
    <w:p w:rsidR="008334E2" w:rsidP="000431E0" w:rsidRDefault="008334E2">
      <w:pPr>
        <w:pStyle w:val="af7"/>
      </w:pPr>
      <w:r>
        <w:rPr>
          <w:rFonts w:hint="eastAsia"/>
        </w:rPr>
        <w:t xml:space="preserve">   </w:t>
      </w:r>
      <w:r w:rsidR="00397BD9">
        <w:rPr>
          <w:rFonts w:hint="eastAsia"/>
        </w:rPr>
        <w:t xml:space="preserve"> or </w:t>
      </w:r>
      <w:r w:rsidRPr="00634120">
        <w:t>(</w:t>
      </w:r>
      <w:hyperlink w:history="1" w:anchor="OdometerRef_2">
        <w:r w:rsidR="001727CA">
          <w:rPr>
            <w:rStyle w:val="ac"/>
          </w:rPr>
          <w:t>OdometerRef_2</w:t>
        </w:r>
      </w:hyperlink>
      <w:r>
        <w:t>.</w:t>
      </w:r>
      <w:hyperlink w:history="1" w:anchor="Contradictory">
        <w:r w:rsidRPr="00ED2625">
          <w:rPr>
            <w:rStyle w:val="ac"/>
          </w:rPr>
          <w:t>Contradictory</w:t>
        </w:r>
      </w:hyperlink>
      <w:r w:rsidRPr="00634120">
        <w:t>(k)</w:t>
      </w:r>
    </w:p>
    <w:p w:rsidRPr="007C7B0D" w:rsidR="008334E2" w:rsidP="000431E0" w:rsidRDefault="008334E2">
      <w:pPr>
        <w:pStyle w:val="af7"/>
      </w:pPr>
      <w:r>
        <w:t xml:space="preserve"> </w:t>
      </w:r>
      <w:r>
        <w:rPr>
          <w:rFonts w:hint="eastAsia"/>
        </w:rPr>
        <w:t xml:space="preserve">       </w:t>
      </w:r>
      <w:r w:rsidR="00397BD9">
        <w:rPr>
          <w:rFonts w:hint="eastAsia"/>
        </w:rPr>
        <w:t xml:space="preserve"> and </w:t>
      </w:r>
      <w:r w:rsidR="007C7B0D">
        <w:rPr>
          <w:rFonts w:hint="eastAsia"/>
        </w:rPr>
        <w:t>(</w:t>
      </w:r>
      <w:hyperlink w:history="1" w:anchor="OdometerRef_1">
        <w:r w:rsidR="001727CA">
          <w:rPr>
            <w:rStyle w:val="ac"/>
          </w:rPr>
          <w:t>OdometerRef_1</w:t>
        </w:r>
      </w:hyperlink>
      <w:r>
        <w:t>.</w:t>
      </w:r>
      <w:hyperlink w:history="1" w:anchor="OutOfOrder">
        <w:r w:rsidRPr="00ED2625">
          <w:rPr>
            <w:rStyle w:val="ac"/>
          </w:rPr>
          <w:t>OutOfOrder</w:t>
        </w:r>
      </w:hyperlink>
      <w:r>
        <w:t>(k</w:t>
      </w:r>
      <w:r w:rsidRPr="00634120">
        <w:t>)</w:t>
      </w:r>
      <w:r w:rsidR="00397BD9">
        <w:rPr>
          <w:rFonts w:hint="eastAsia"/>
        </w:rPr>
        <w:t xml:space="preserve"> or </w:t>
      </w:r>
      <w:r w:rsidR="00C32EC4">
        <w:rPr>
          <w:rFonts w:hint="eastAsia"/>
        </w:rPr>
        <w:t xml:space="preserve">not </w:t>
      </w:r>
      <w:hyperlink w:history="1" w:anchor="ReferenceSpeedAvailable_1">
        <w:r w:rsidR="00C154DC">
          <w:rPr>
            <w:rStyle w:val="ac"/>
          </w:rPr>
          <w:t>ReferenceSpeedAvailable_1</w:t>
        </w:r>
      </w:hyperlink>
      <w:r>
        <w:t>(k</w:t>
      </w:r>
      <w:r w:rsidRPr="00634120">
        <w:t>))</w:t>
      </w:r>
      <w:r w:rsidRPr="00634120" w:rsidR="007C7B0D">
        <w:t>))</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lastRenderedPageBreak/>
        <w:t>#Contribution</w:t>
      </w:r>
      <w:r>
        <w:t>=SIL4</w:t>
      </w:r>
    </w:p>
    <w:p w:rsidR="009328EA" w:rsidP="000C0D62" w:rsidRDefault="008334E2">
      <w:pPr>
        <w:pStyle w:val="ReqtifyAltQ"/>
        <w:rPr>
          <w:ins w:author="常鸣" w:date="2014-07-03T14:27:00Z" w:id="4817"/>
        </w:rPr>
      </w:pPr>
      <w:del w:author="常鸣" w:date="2014-07-03T14:27:00Z" w:id="4818">
        <w:r w:rsidRPr="008A1414" w:rsidDel="009328EA">
          <w:delText>#S</w:delText>
        </w:r>
      </w:del>
      <w:ins w:author="常鸣" w:date="2014-07-03T14:27:00Z" w:id="4819">
        <w:r w:rsidR="009328EA">
          <w:t>#Allocation=ATP Software</w:t>
        </w:r>
      </w:ins>
    </w:p>
    <w:p w:rsidRPr="008A1414" w:rsidR="008334E2" w:rsidP="000C0D62" w:rsidRDefault="009328EA">
      <w:pPr>
        <w:pStyle w:val="ReqtifyAltQ"/>
      </w:pPr>
      <w:ins w:author="常鸣" w:date="2014-07-03T14:27:00Z" w:id="4820">
        <w:r>
          <w:t>#S</w:t>
        </w:r>
      </w:ins>
      <w:r w:rsidRPr="008A1414" w:rsidR="008334E2">
        <w:t>ource=</w:t>
      </w:r>
      <w:r w:rsidRPr="003D2990" w:rsidR="008334E2">
        <w:t>[iTC_CC-SyAD-</w:t>
      </w:r>
      <w:r w:rsidRPr="003D2990" w:rsidR="008334E2">
        <w:rPr>
          <w:rFonts w:hint="eastAsia"/>
        </w:rPr>
        <w:t>0</w:t>
      </w:r>
      <w:r w:rsidR="008334E2">
        <w:rPr>
          <w:rFonts w:hint="eastAsia"/>
        </w:rPr>
        <w:t>136</w:t>
      </w:r>
      <w:r w:rsidRPr="003D2990" w:rsidR="008334E2">
        <w:rPr>
          <w:rFonts w:hint="eastAsia"/>
        </w:rPr>
        <w:t>]</w:t>
      </w:r>
      <w:r w:rsidR="008334E2">
        <w:rPr>
          <w:rFonts w:hint="eastAsia"/>
        </w:rPr>
        <w:t>,</w:t>
      </w:r>
      <w:r w:rsidRPr="00CA7F59" w:rsidR="008334E2">
        <w:rPr>
          <w:rFonts w:hint="eastAsia"/>
        </w:rPr>
        <w:t xml:space="preserve"> </w:t>
      </w:r>
      <w:r w:rsidRPr="003D2990" w:rsidR="00A33615">
        <w:t>[iTC_CC-SyAD-</w:t>
      </w:r>
      <w:r w:rsidR="00A33615">
        <w:rPr>
          <w:rFonts w:hint="eastAsia"/>
        </w:rPr>
        <w:t>1156</w:t>
      </w:r>
      <w:r w:rsidRPr="003D2990" w:rsidR="00A33615">
        <w:rPr>
          <w:rFonts w:hint="eastAsia"/>
        </w:rPr>
        <w:t>]</w:t>
      </w:r>
      <w:r w:rsidR="00A33615">
        <w:rPr>
          <w:rFonts w:hint="eastAsia"/>
        </w:rPr>
        <w:t xml:space="preserve">, </w:t>
      </w:r>
      <w:r w:rsidRPr="00CA7F59" w:rsidR="008334E2">
        <w:rPr>
          <w:rFonts w:hint="eastAsia"/>
        </w:rPr>
        <w:t>[</w:t>
      </w:r>
      <w:r w:rsidR="008334E2">
        <w:t>iTC_CC_ATP_SwHA</w:t>
      </w:r>
      <w:r w:rsidRPr="00CA7F59" w:rsidR="008334E2">
        <w:t>-0091</w:t>
      </w:r>
      <w:r w:rsidRPr="00CA7F59"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240</w:t>
      </w:r>
      <w:r>
        <w:t>]</w:t>
      </w:r>
    </w:p>
    <w:p w:rsidR="008334E2" w:rsidP="00C93484" w:rsidRDefault="001727CA">
      <w:pPr>
        <w:pStyle w:val="Reqtify"/>
      </w:pPr>
      <w:bookmarkStart w:name="UnrecoverableAxleLocked" w:id="4821"/>
      <w:r w:rsidRPr="00501C21">
        <w:rPr>
          <w:rStyle w:val="aff2"/>
          <w:bCs w:val="0"/>
          <w:iCs w:val="0"/>
        </w:rPr>
        <w:t>UnrecoverableAxleLocked</w:t>
      </w:r>
      <w:bookmarkEnd w:id="4821"/>
      <w:r w:rsidR="008334E2">
        <w:rPr>
          <w:rFonts w:hint="eastAsia"/>
        </w:rPr>
        <w:t>，当连续若干个周期判断可能轴锁，或者已经判断为轴锁，则永久轴锁</w:t>
      </w:r>
      <w:r w:rsidR="008334E2">
        <w:rPr>
          <w:rFonts w:hint="eastAsia"/>
        </w:rPr>
        <w:t>.</w:t>
      </w:r>
    </w:p>
    <w:p w:rsidRPr="007C456C" w:rsidR="008334E2" w:rsidP="00C93484" w:rsidRDefault="008334E2">
      <w:pPr>
        <w:pStyle w:val="Reqtify"/>
      </w:pPr>
      <w:r w:rsidRPr="00634120">
        <w:t xml:space="preserve">If </w:t>
      </w:r>
      <w:hyperlink w:history="1" w:anchor="AxlePossiblyLocked">
        <w:r w:rsidR="001727CA">
          <w:rPr>
            <w:rStyle w:val="ac"/>
          </w:rPr>
          <w:t>AxlePossiblyLocked</w:t>
        </w:r>
      </w:hyperlink>
      <w:r w:rsidRPr="007C456C">
        <w:t xml:space="preserve"> situation lasts more than </w:t>
      </w:r>
      <w:hyperlink w:history="1" w:anchor="ATPsetting">
        <w:r w:rsidR="00786D0B">
          <w:rPr>
            <w:rStyle w:val="ac"/>
          </w:rPr>
          <w:t>ATPsetting</w:t>
        </w:r>
      </w:hyperlink>
      <w:r w:rsidRPr="007C456C">
        <w:t>.</w:t>
      </w:r>
      <w:r w:rsidR="008626E7">
        <w:rPr>
          <w:rFonts w:hint="eastAsia"/>
        </w:rPr>
        <w:t>OdoLockedAxleTimeout</w:t>
      </w:r>
      <w:r w:rsidRPr="007C456C">
        <w:rPr>
          <w:rFonts w:hint="eastAsia"/>
        </w:rPr>
        <w:t>,</w:t>
      </w:r>
      <w:r w:rsidRPr="007C456C">
        <w:t xml:space="preserve"> the odometer axle shall be considered locked.</w:t>
      </w:r>
      <w:r>
        <w:rPr>
          <w:rFonts w:hint="eastAsia"/>
        </w:rPr>
        <w:t xml:space="preserve"> </w:t>
      </w:r>
      <w:r w:rsidRPr="007C456C">
        <w:t xml:space="preserve">Once </w:t>
      </w:r>
      <w:hyperlink w:history="1" w:anchor="UnrecoverableAxleLocked">
        <w:r w:rsidR="001727CA">
          <w:rPr>
            <w:rStyle w:val="ac"/>
            <w:noProof/>
          </w:rPr>
          <w:t>UnrecoverableAxleLocked</w:t>
        </w:r>
      </w:hyperlink>
      <w:r w:rsidRPr="007C456C">
        <w:t xml:space="preserve"> set to </w:t>
      </w:r>
      <w:r w:rsidRPr="00354FC4" w:rsidR="00397BD9">
        <w:rPr>
          <w:rStyle w:val="aff1"/>
        </w:rPr>
        <w:t>True</w:t>
      </w:r>
      <w:r w:rsidRPr="007C456C">
        <w:t xml:space="preserve">, </w:t>
      </w:r>
      <w:r>
        <w:rPr>
          <w:rFonts w:hint="eastAsia"/>
        </w:rPr>
        <w:t>it will</w:t>
      </w:r>
      <w:r w:rsidRPr="007C456C">
        <w:t xml:space="preserve"> stay at state </w:t>
      </w:r>
      <w:r w:rsidRPr="00354FC4" w:rsidR="00397BD9">
        <w:rPr>
          <w:rStyle w:val="aff1"/>
        </w:rPr>
        <w:t>True</w:t>
      </w:r>
      <w:r w:rsidRPr="007C456C">
        <w:t xml:space="preserve"> </w:t>
      </w:r>
      <w:r>
        <w:rPr>
          <w:rFonts w:hint="eastAsia"/>
        </w:rPr>
        <w:t>unless</w:t>
      </w:r>
      <w:r w:rsidRPr="007C456C">
        <w:t xml:space="preserve"> ATP re-initialized.</w:t>
      </w:r>
    </w:p>
    <w:p w:rsidR="008334E2" w:rsidP="000431E0" w:rsidRDefault="00532AED">
      <w:pPr>
        <w:pStyle w:val="af7"/>
      </w:pPr>
      <w:hyperlink w:history="1" w:anchor="UnrecoverableAxleLocked">
        <w:r w:rsidR="001727CA">
          <w:rPr>
            <w:rStyle w:val="ac"/>
          </w:rPr>
          <w:t>UnrecoverableAxleLocked</w:t>
        </w:r>
      </w:hyperlink>
      <w:r w:rsidRPr="00634120" w:rsidR="008334E2">
        <w:t>(k)</w:t>
      </w:r>
    </w:p>
    <w:p w:rsidR="008334E2" w:rsidP="000431E0" w:rsidRDefault="008334E2">
      <w:pPr>
        <w:pStyle w:val="af7"/>
      </w:pPr>
      <w:r w:rsidRPr="00634120">
        <w:t xml:space="preserve"> =</w:t>
      </w:r>
      <w:r>
        <w:rPr>
          <w:rFonts w:hint="eastAsia"/>
        </w:rPr>
        <w:t xml:space="preserve"> </w:t>
      </w:r>
      <w:hyperlink w:history="1" w:anchor="UnrecoverableAxleLocked">
        <w:r w:rsidR="001727CA">
          <w:rPr>
            <w:rStyle w:val="ac"/>
          </w:rPr>
          <w:t>UnrecoverableAxleLocked</w:t>
        </w:r>
      </w:hyperlink>
      <w:r w:rsidRPr="00634120">
        <w:t>(k-1)</w:t>
      </w:r>
    </w:p>
    <w:p w:rsidR="008334E2" w:rsidP="000431E0" w:rsidRDefault="008334E2">
      <w:pPr>
        <w:pStyle w:val="af7"/>
      </w:pPr>
      <w:r w:rsidRPr="00634120">
        <w:t xml:space="preserve"> </w:t>
      </w:r>
      <w:r>
        <w:rPr>
          <w:rFonts w:hint="eastAsia"/>
        </w:rPr>
        <w:t xml:space="preserve"> </w:t>
      </w:r>
      <w:r w:rsidR="00397BD9">
        <w:rPr>
          <w:rFonts w:hint="eastAsia"/>
        </w:rPr>
        <w:t xml:space="preserve"> or </w:t>
      </w:r>
      <w:r w:rsidRPr="00634120">
        <w:t>(</w:t>
      </w:r>
      <w:hyperlink w:history="1" w:anchor="AxlePossiblyLocked">
        <w:r w:rsidR="001727CA">
          <w:rPr>
            <w:rStyle w:val="ac"/>
          </w:rPr>
          <w:t>AxlePossiblyLocked</w:t>
        </w:r>
      </w:hyperlink>
      <w:r w:rsidRPr="00634120">
        <w:t>(k)</w:t>
      </w:r>
    </w:p>
    <w:p w:rsidR="008334E2" w:rsidP="000431E0" w:rsidRDefault="008334E2">
      <w:pPr>
        <w:pStyle w:val="af7"/>
      </w:pPr>
      <w:r>
        <w:rPr>
          <w:rFonts w:hint="eastAsia"/>
        </w:rPr>
        <w:t xml:space="preserve">       </w:t>
      </w:r>
      <w:r w:rsidR="00397BD9">
        <w:rPr>
          <w:rFonts w:hint="eastAsia"/>
        </w:rPr>
        <w:t xml:space="preserve"> and </w:t>
      </w:r>
      <w:hyperlink w:history="1" w:anchor="AxlePossiblyLocked">
        <w:r w:rsidR="001727CA">
          <w:rPr>
            <w:rStyle w:val="ac"/>
          </w:rPr>
          <w:t>AxlePossiblyLocked</w:t>
        </w:r>
      </w:hyperlink>
      <w:r w:rsidRPr="00634120">
        <w:t>(k-1)</w:t>
      </w:r>
    </w:p>
    <w:p w:rsidR="008334E2" w:rsidP="000431E0" w:rsidRDefault="008334E2">
      <w:pPr>
        <w:pStyle w:val="af7"/>
      </w:pPr>
      <w:r>
        <w:rPr>
          <w:rFonts w:hint="eastAsia"/>
        </w:rPr>
        <w:t xml:space="preserve">       </w:t>
      </w:r>
      <w:r w:rsidR="00397BD9">
        <w:rPr>
          <w:rFonts w:hint="eastAsia"/>
        </w:rPr>
        <w:t xml:space="preserve"> and </w:t>
      </w:r>
      <w:r w:rsidRPr="00634120">
        <w:t>...</w:t>
      </w:r>
    </w:p>
    <w:p w:rsidR="008334E2" w:rsidP="000431E0" w:rsidRDefault="008334E2">
      <w:pPr>
        <w:pStyle w:val="af7"/>
      </w:pPr>
      <w:r>
        <w:rPr>
          <w:rFonts w:hint="eastAsia"/>
        </w:rPr>
        <w:t xml:space="preserve">       </w:t>
      </w:r>
      <w:r w:rsidR="00397BD9">
        <w:rPr>
          <w:rFonts w:hint="eastAsia"/>
        </w:rPr>
        <w:t xml:space="preserve"> and </w:t>
      </w:r>
      <w:hyperlink w:history="1" w:anchor="AxlePossiblyLocked">
        <w:r w:rsidR="001727CA">
          <w:rPr>
            <w:rStyle w:val="ac"/>
          </w:rPr>
          <w:t>AxlePossiblyLocked</w:t>
        </w:r>
      </w:hyperlink>
      <w:r w:rsidRPr="00634120">
        <w:t>(k</w:t>
      </w:r>
      <w:r>
        <w:rPr>
          <w:rFonts w:hint="eastAsia"/>
        </w:rPr>
        <w:t>+1-</w:t>
      </w:r>
      <w:hyperlink w:history="1" w:anchor="ATPsetting">
        <w:r w:rsidR="00786D0B">
          <w:rPr>
            <w:rStyle w:val="ac"/>
          </w:rPr>
          <w:t>ATPsetting</w:t>
        </w:r>
      </w:hyperlink>
      <w:r>
        <w:rPr>
          <w:rFonts w:hint="eastAsia"/>
        </w:rPr>
        <w:t>.</w:t>
      </w:r>
      <w:r w:rsidR="008626E7">
        <w:rPr>
          <w:rFonts w:hint="eastAsia"/>
        </w:rPr>
        <w:t>OdoLockedAxleTimeout</w:t>
      </w:r>
      <w:r w:rsidRPr="00634120">
        <w:t>)</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822"/>
        </w:rPr>
      </w:pPr>
      <w:del w:author="常鸣" w:date="2014-07-03T14:27:00Z" w:id="4823">
        <w:r w:rsidRPr="008A1414" w:rsidDel="009328EA">
          <w:delText>#S</w:delText>
        </w:r>
      </w:del>
      <w:ins w:author="常鸣" w:date="2014-07-03T14:27:00Z" w:id="4824">
        <w:r w:rsidR="009328EA">
          <w:t>#Allocation=ATP Software</w:t>
        </w:r>
      </w:ins>
      <w:ins w:author="常鸣" w:date="2014-07-03T14:53:00Z" w:id="4825">
        <w:r w:rsidR="00AA7E12">
          <w:rPr>
            <w:rFonts w:hint="eastAsia"/>
          </w:rPr>
          <w:t>, Vital Embedded Setting</w:t>
        </w:r>
      </w:ins>
    </w:p>
    <w:p w:rsidRPr="008A1414" w:rsidR="008334E2" w:rsidP="000C0D62" w:rsidRDefault="009328EA">
      <w:pPr>
        <w:pStyle w:val="ReqtifyAltQ"/>
      </w:pPr>
      <w:ins w:author="常鸣" w:date="2014-07-03T14:27:00Z" w:id="4826">
        <w:r>
          <w:t>#S</w:t>
        </w:r>
      </w:ins>
      <w:r w:rsidRPr="008A1414" w:rsidR="008334E2">
        <w:t>ource=</w:t>
      </w:r>
      <w:r w:rsidRPr="003D2990" w:rsidR="008334E2">
        <w:t>[iTC_CC-SyAD-</w:t>
      </w:r>
      <w:r w:rsidRPr="003D2990" w:rsidR="008334E2">
        <w:rPr>
          <w:rFonts w:hint="eastAsia"/>
        </w:rPr>
        <w:t>0</w:t>
      </w:r>
      <w:r w:rsidR="008334E2">
        <w:rPr>
          <w:rFonts w:hint="eastAsia"/>
        </w:rPr>
        <w:t>136</w:t>
      </w:r>
      <w:r w:rsidRPr="003D2990" w:rsidR="008334E2">
        <w:rPr>
          <w:rFonts w:hint="eastAsia"/>
        </w:rPr>
        <w:t>]</w:t>
      </w:r>
      <w:r w:rsidR="008334E2">
        <w:rPr>
          <w:rFonts w:hint="eastAsia"/>
        </w:rPr>
        <w:t>,</w:t>
      </w:r>
      <w:r w:rsidRPr="00E60BC4" w:rsidR="008334E2">
        <w:t xml:space="preserve"> </w:t>
      </w:r>
      <w:r w:rsidRPr="003D2990" w:rsidR="008334E2">
        <w:t>[iTC_CC-SyAD-</w:t>
      </w:r>
      <w:r w:rsidRPr="003D2990" w:rsidR="008334E2">
        <w:rPr>
          <w:rFonts w:hint="eastAsia"/>
        </w:rPr>
        <w:t>0</w:t>
      </w:r>
      <w:r w:rsidR="008334E2">
        <w:rPr>
          <w:rFonts w:hint="eastAsia"/>
        </w:rPr>
        <w:t>137</w:t>
      </w:r>
      <w:r w:rsidRPr="003D2990" w:rsidR="008334E2">
        <w:rPr>
          <w:rFonts w:hint="eastAsia"/>
        </w:rPr>
        <w:t>]</w:t>
      </w:r>
      <w:r w:rsidR="008334E2">
        <w:rPr>
          <w:rFonts w:hint="eastAsia"/>
        </w:rPr>
        <w:t>,</w:t>
      </w:r>
      <w:r w:rsidRPr="008B4567" w:rsidR="008334E2">
        <w:t xml:space="preserve"> </w:t>
      </w:r>
      <w:r w:rsidRPr="003D2990" w:rsidR="008334E2">
        <w:t>[iTC_CC-SyAD-</w:t>
      </w:r>
      <w:r w:rsidRPr="003D2990" w:rsidR="008334E2">
        <w:rPr>
          <w:rFonts w:hint="eastAsia"/>
        </w:rPr>
        <w:t>0</w:t>
      </w:r>
      <w:r w:rsidR="008334E2">
        <w:rPr>
          <w:rFonts w:hint="eastAsia"/>
        </w:rPr>
        <w:t>364</w:t>
      </w:r>
      <w:r w:rsidRPr="003D2990" w:rsidR="008334E2">
        <w:rPr>
          <w:rFonts w:hint="eastAsia"/>
        </w:rPr>
        <w:t>]</w:t>
      </w:r>
      <w:r w:rsidR="008334E2">
        <w:rPr>
          <w:rFonts w:hint="eastAsia"/>
        </w:rPr>
        <w:t>,</w:t>
      </w:r>
      <w:r w:rsidRPr="00CA7F59" w:rsidR="008334E2">
        <w:rPr>
          <w:rFonts w:hint="eastAsia"/>
        </w:rPr>
        <w:t xml:space="preserve"> [</w:t>
      </w:r>
      <w:r w:rsidR="008334E2">
        <w:t>iTC_CC_ATP_SwHA</w:t>
      </w:r>
      <w:r w:rsidRPr="00CA7F59" w:rsidR="008334E2">
        <w:t>-0091</w:t>
      </w:r>
      <w:r w:rsidRPr="00CA7F59"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241</w:t>
      </w:r>
      <w:r>
        <w:t>]</w:t>
      </w:r>
    </w:p>
    <w:p w:rsidR="008334E2" w:rsidP="00C93484" w:rsidRDefault="001727CA">
      <w:pPr>
        <w:pStyle w:val="Reqtify"/>
      </w:pPr>
      <w:bookmarkStart w:name="AxleLockedDetectionAvailable" w:id="4827"/>
      <w:r w:rsidRPr="00501C21">
        <w:rPr>
          <w:rStyle w:val="aff2"/>
          <w:bCs w:val="0"/>
          <w:iCs w:val="0"/>
        </w:rPr>
        <w:t>AxleLockedDetectionAvailable</w:t>
      </w:r>
      <w:bookmarkEnd w:id="4827"/>
      <w:r w:rsidR="008334E2">
        <w:rPr>
          <w:rFonts w:hint="eastAsia"/>
        </w:rPr>
        <w:t>，只要有一路参考速度可以工作，就认为轴锁侦测可用。</w:t>
      </w:r>
    </w:p>
    <w:p w:rsidR="008334E2" w:rsidP="00C93484" w:rsidRDefault="008334E2">
      <w:pPr>
        <w:pStyle w:val="Reqtify"/>
      </w:pPr>
      <w:r w:rsidRPr="00634120">
        <w:t>If only one</w:t>
      </w:r>
      <w:r w:rsidR="00397BD9">
        <w:t xml:space="preserve"> or </w:t>
      </w:r>
      <w:r w:rsidRPr="00634120">
        <w:t>no source of odometry is available</w:t>
      </w:r>
      <w:r>
        <w:rPr>
          <w:rFonts w:hint="eastAsia"/>
        </w:rPr>
        <w:t>,</w:t>
      </w:r>
      <w:r w:rsidRPr="00634120">
        <w:t xml:space="preserve"> then </w:t>
      </w:r>
      <w:r>
        <w:t>ATP</w:t>
      </w:r>
      <w:r w:rsidRPr="00634120">
        <w:t xml:space="preserve"> shall invalidate kinematic while </w:t>
      </w:r>
      <w:r>
        <w:rPr>
          <w:rFonts w:hint="eastAsia"/>
        </w:rPr>
        <w:t xml:space="preserve">this </w:t>
      </w:r>
      <w:r w:rsidRPr="00634120">
        <w:t>situation last</w:t>
      </w:r>
      <w:r>
        <w:rPr>
          <w:rFonts w:hint="eastAsia"/>
        </w:rPr>
        <w:t>ing</w:t>
      </w:r>
      <w:r w:rsidRPr="00634120">
        <w:t>.</w:t>
      </w:r>
    </w:p>
    <w:p w:rsidR="008334E2" w:rsidP="000431E0" w:rsidRDefault="00532AED">
      <w:pPr>
        <w:pStyle w:val="af7"/>
      </w:pPr>
      <w:hyperlink w:history="1" w:anchor="AxleLockedDetectionAvailable">
        <w:r w:rsidR="001727CA">
          <w:rPr>
            <w:rStyle w:val="ac"/>
          </w:rPr>
          <w:t>AxleLockedDetectionAvailable</w:t>
        </w:r>
      </w:hyperlink>
    </w:p>
    <w:p w:rsidR="008334E2" w:rsidP="000431E0" w:rsidRDefault="008334E2">
      <w:pPr>
        <w:pStyle w:val="af7"/>
      </w:pPr>
      <w:r>
        <w:t xml:space="preserve"> </w:t>
      </w:r>
      <w:r w:rsidRPr="00634120">
        <w:t xml:space="preserve"> = </w:t>
      </w:r>
      <w:r w:rsidR="001D594D">
        <w:rPr>
          <w:rFonts w:hint="eastAsia"/>
        </w:rPr>
        <w:t>(</w:t>
      </w:r>
      <w:r w:rsidRPr="00634120">
        <w:t>(</w:t>
      </w:r>
      <w:r w:rsidR="00C32EC4">
        <w:t xml:space="preserve">not </w:t>
      </w:r>
      <w:hyperlink w:history="1" w:anchor="OdometerRef_1">
        <w:r w:rsidR="001727CA">
          <w:rPr>
            <w:rStyle w:val="ac"/>
          </w:rPr>
          <w:t>OdometerRef_1</w:t>
        </w:r>
      </w:hyperlink>
      <w:r>
        <w:t>.</w:t>
      </w:r>
      <w:hyperlink w:history="1" w:anchor="OutOfOrder">
        <w:r w:rsidRPr="00ED2625">
          <w:rPr>
            <w:rStyle w:val="ac"/>
          </w:rPr>
          <w:t>OutOfOrder</w:t>
        </w:r>
      </w:hyperlink>
      <w:r w:rsidR="00397BD9">
        <w:t xml:space="preserve"> and </w:t>
      </w:r>
      <w:hyperlink w:history="1" w:anchor="ReferenceSpeedAvailable_1">
        <w:r w:rsidR="00C154DC">
          <w:rPr>
            <w:rStyle w:val="ac"/>
          </w:rPr>
          <w:t>ReferenceSpeedAvailable_1</w:t>
        </w:r>
      </w:hyperlink>
      <w:r>
        <w:rPr>
          <w:rFonts w:hint="eastAsia"/>
        </w:rPr>
        <w:t>(k)</w:t>
      </w:r>
      <w:r w:rsidRPr="00634120">
        <w:t>)</w:t>
      </w:r>
    </w:p>
    <w:p w:rsidR="008334E2" w:rsidP="000431E0" w:rsidRDefault="008334E2">
      <w:pPr>
        <w:pStyle w:val="af7"/>
      </w:pPr>
      <w:r>
        <w:rPr>
          <w:rFonts w:hint="eastAsia"/>
        </w:rPr>
        <w:t xml:space="preserve">   </w:t>
      </w:r>
      <w:r w:rsidR="00397BD9">
        <w:rPr>
          <w:rFonts w:hint="eastAsia"/>
        </w:rPr>
        <w:t xml:space="preserve"> or </w:t>
      </w:r>
      <w:r w:rsidRPr="00634120">
        <w:t>(</w:t>
      </w:r>
      <w:r w:rsidR="00C32EC4">
        <w:t xml:space="preserve">not </w:t>
      </w:r>
      <w:hyperlink w:history="1" w:anchor="OdometerRef_2">
        <w:r w:rsidR="001727CA">
          <w:rPr>
            <w:rStyle w:val="ac"/>
          </w:rPr>
          <w:t>OdometerRef_2</w:t>
        </w:r>
      </w:hyperlink>
      <w:r>
        <w:t>.</w:t>
      </w:r>
      <w:hyperlink w:history="1" w:anchor="OutOfOrder">
        <w:r w:rsidRPr="00ED2625">
          <w:rPr>
            <w:rStyle w:val="ac"/>
          </w:rPr>
          <w:t>OutOfOrder</w:t>
        </w:r>
      </w:hyperlink>
      <w:r w:rsidR="00397BD9">
        <w:t xml:space="preserve"> and </w:t>
      </w:r>
      <w:hyperlink w:history="1" w:anchor="ReferenceSpeedAvailable_2">
        <w:r w:rsidR="00C154DC">
          <w:rPr>
            <w:rStyle w:val="ac"/>
          </w:rPr>
          <w:t>ReferenceSpeedAvailable_2</w:t>
        </w:r>
      </w:hyperlink>
      <w:r>
        <w:rPr>
          <w:rFonts w:hint="eastAsia"/>
        </w:rPr>
        <w:t>(k)</w:t>
      </w:r>
      <w:r w:rsidRPr="00634120">
        <w:t>)</w:t>
      </w:r>
      <w:r w:rsidR="001D594D">
        <w:rPr>
          <w:rFonts w:hint="eastAsia"/>
        </w:rPr>
        <w:t>)</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828"/>
        </w:rPr>
      </w:pPr>
      <w:del w:author="常鸣" w:date="2014-07-03T14:27:00Z" w:id="4829">
        <w:r w:rsidRPr="008A1414" w:rsidDel="009328EA">
          <w:delText>#S</w:delText>
        </w:r>
      </w:del>
      <w:ins w:author="常鸣" w:date="2014-07-03T14:27:00Z" w:id="4830">
        <w:r w:rsidR="009328EA">
          <w:t>#Allocation=ATP Software</w:t>
        </w:r>
      </w:ins>
    </w:p>
    <w:p w:rsidRPr="008A1414" w:rsidR="008334E2" w:rsidP="000C0D62" w:rsidRDefault="009328EA">
      <w:pPr>
        <w:pStyle w:val="ReqtifyAltQ"/>
      </w:pPr>
      <w:ins w:author="常鸣" w:date="2014-07-03T14:27:00Z" w:id="4831">
        <w:r>
          <w:t>#S</w:t>
        </w:r>
      </w:ins>
      <w:r w:rsidRPr="008A1414" w:rsidR="008334E2">
        <w:t>ource=</w:t>
      </w:r>
      <w:r w:rsidRPr="003D2990" w:rsidR="008334E2">
        <w:t>[iTC_CC-SyAD-</w:t>
      </w:r>
      <w:r w:rsidRPr="003D2990" w:rsidR="008334E2">
        <w:rPr>
          <w:rFonts w:hint="eastAsia"/>
        </w:rPr>
        <w:t>0</w:t>
      </w:r>
      <w:r w:rsidR="008334E2">
        <w:rPr>
          <w:rFonts w:hint="eastAsia"/>
        </w:rPr>
        <w:t>136</w:t>
      </w:r>
      <w:r w:rsidRPr="003D2990" w:rsidR="008334E2">
        <w:rPr>
          <w:rFonts w:hint="eastAsia"/>
        </w:rPr>
        <w:t>]</w:t>
      </w:r>
      <w:r w:rsidR="00A33615">
        <w:rPr>
          <w:rFonts w:hint="eastAsia"/>
        </w:rPr>
        <w:t>,</w:t>
      </w:r>
      <w:r w:rsidRPr="00CA7F59" w:rsidR="00A33615">
        <w:rPr>
          <w:rFonts w:hint="eastAsia"/>
        </w:rPr>
        <w:t xml:space="preserve"> </w:t>
      </w:r>
      <w:r w:rsidRPr="003D2990" w:rsidR="00A33615">
        <w:t>[iTC_CC-SyAD-</w:t>
      </w:r>
      <w:r w:rsidR="00A33615">
        <w:rPr>
          <w:rFonts w:hint="eastAsia"/>
        </w:rPr>
        <w:t>1157</w:t>
      </w:r>
      <w:r w:rsidRPr="003D2990" w:rsidR="00A33615">
        <w:rPr>
          <w:rFonts w:hint="eastAsia"/>
        </w:rPr>
        <w:t>]</w:t>
      </w:r>
      <w:r w:rsidR="00FE2FD7">
        <w:rPr>
          <w:rFonts w:hint="eastAsia"/>
        </w:rPr>
        <w:t>,</w:t>
      </w:r>
      <w:r w:rsidRPr="00357047" w:rsidR="00357047">
        <w:rPr>
          <w:rFonts w:hint="eastAsia"/>
        </w:rPr>
        <w:t xml:space="preserve"> </w:t>
      </w:r>
      <w:r w:rsidRPr="00CA7F59" w:rsidR="00357047">
        <w:rPr>
          <w:rFonts w:hint="eastAsia"/>
        </w:rPr>
        <w:t>[</w:t>
      </w:r>
      <w:r w:rsidR="00357047">
        <w:t>iTC_CC_ATP_SwHA</w:t>
      </w:r>
      <w:r w:rsidRPr="00CA7F59" w:rsidR="00357047">
        <w:t>-0091</w:t>
      </w:r>
      <w:r w:rsidRPr="00CA7F59" w:rsidR="00357047">
        <w:rPr>
          <w:rFonts w:hint="eastAsia"/>
        </w:rPr>
        <w:t>]</w:t>
      </w:r>
      <w:r w:rsidR="00357047">
        <w:rPr>
          <w:rFonts w:hint="eastAsia"/>
        </w:rPr>
        <w:t>,</w:t>
      </w:r>
      <w:r w:rsidRPr="00FE2FD7" w:rsidR="00FE2FD7">
        <w:rPr>
          <w:rFonts w:hint="eastAsia"/>
        </w:rPr>
        <w:t xml:space="preserve"> </w:t>
      </w:r>
      <w:r w:rsidRPr="006A5251" w:rsidR="00FE2FD7">
        <w:rPr>
          <w:rFonts w:hint="eastAsia"/>
        </w:rPr>
        <w:t>[</w:t>
      </w:r>
      <w:r w:rsidR="00FE2FD7">
        <w:t>iTC_CC_ATP_SwHA-0</w:t>
      </w:r>
      <w:r w:rsidR="00FE2FD7">
        <w:rPr>
          <w:rFonts w:hint="eastAsia"/>
        </w:rPr>
        <w:t>237</w:t>
      </w:r>
      <w:r w:rsidRPr="006A5251" w:rsidR="00FE2FD7">
        <w:rPr>
          <w:rFonts w:hint="eastAsia"/>
        </w:rPr>
        <w:t>]</w:t>
      </w:r>
      <w:r w:rsidR="00FE2FD7">
        <w:rPr>
          <w:rFonts w:hint="eastAsia"/>
        </w:rPr>
        <w:t>,</w:t>
      </w:r>
      <w:r w:rsidRPr="00FE2FD7" w:rsidR="00FE2FD7">
        <w:rPr>
          <w:rFonts w:hint="eastAsia"/>
        </w:rPr>
        <w:t xml:space="preserve"> </w:t>
      </w:r>
      <w:r w:rsidRPr="006A5251" w:rsidR="00FE2FD7">
        <w:rPr>
          <w:rFonts w:hint="eastAsia"/>
        </w:rPr>
        <w:t>[</w:t>
      </w:r>
      <w:r w:rsidR="00FE2FD7">
        <w:t>iTC_CC_ATP_SwHA-0</w:t>
      </w:r>
      <w:r w:rsidR="00FE2FD7">
        <w:rPr>
          <w:rFonts w:hint="eastAsia"/>
        </w:rPr>
        <w:t>238</w:t>
      </w:r>
      <w:r w:rsidRPr="006A5251" w:rsidR="00FE2FD7">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008334E2" w:rsidP="00704491" w:rsidRDefault="008334E2">
      <w:pPr>
        <w:pStyle w:val="ReqtifyAltR"/>
      </w:pPr>
      <w:r>
        <w:t>[iTC_CC_ATP-SwRS-0</w:t>
      </w:r>
      <w:r>
        <w:rPr>
          <w:rFonts w:hint="eastAsia"/>
        </w:rPr>
        <w:t>242</w:t>
      </w:r>
      <w:r>
        <w:t>]</w:t>
      </w:r>
    </w:p>
    <w:p w:rsidR="008334E2" w:rsidP="00C93484" w:rsidRDefault="001727CA">
      <w:pPr>
        <w:pStyle w:val="Reqtify"/>
      </w:pPr>
      <w:bookmarkStart w:name="WheelTrainKinematicCorrelation" w:id="4832"/>
      <w:r w:rsidRPr="00501C21">
        <w:rPr>
          <w:rStyle w:val="aff2"/>
          <w:bCs w:val="0"/>
          <w:iCs w:val="0"/>
        </w:rPr>
        <w:lastRenderedPageBreak/>
        <w:t>WheelTrainKinematicCorrelation</w:t>
      </w:r>
      <w:bookmarkEnd w:id="4832"/>
      <w:r w:rsidR="008334E2">
        <w:rPr>
          <w:rFonts w:hint="eastAsia"/>
        </w:rPr>
        <w:t>，车轮和列车的速度一致性</w:t>
      </w:r>
    </w:p>
    <w:p w:rsidR="008334E2" w:rsidP="00C93484" w:rsidRDefault="008334E2">
      <w:pPr>
        <w:pStyle w:val="Reqtify"/>
      </w:pPr>
      <w:r w:rsidRPr="00634120">
        <w:t>Wheel</w:t>
      </w:r>
      <w:r w:rsidR="00397BD9">
        <w:t xml:space="preserve"> and </w:t>
      </w:r>
      <w:r w:rsidRPr="00634120">
        <w:t>train kinematic shall consider correctly correlated if</w:t>
      </w:r>
      <w:r w:rsidR="00397BD9">
        <w:t xml:space="preserve"> and </w:t>
      </w:r>
      <w:r w:rsidRPr="00634120">
        <w:t>only if:</w:t>
      </w:r>
    </w:p>
    <w:p w:rsidR="008334E2" w:rsidP="00FA0FBB" w:rsidRDefault="008334E2">
      <w:pPr>
        <w:pStyle w:val="AltX"/>
      </w:pPr>
      <w:r w:rsidRPr="00634120">
        <w:t>odometer axle is not detected locked,</w:t>
      </w:r>
    </w:p>
    <w:p w:rsidR="008334E2" w:rsidP="00FA0FBB" w:rsidRDefault="008334E2">
      <w:pPr>
        <w:pStyle w:val="AltX"/>
      </w:pPr>
      <w:r w:rsidRPr="00634120">
        <w:t>and odometer axle detection is available</w:t>
      </w:r>
    </w:p>
    <w:p w:rsidR="008334E2" w:rsidP="000431E0" w:rsidRDefault="00532AED">
      <w:pPr>
        <w:pStyle w:val="af7"/>
      </w:pPr>
      <w:hyperlink w:history="1" w:anchor="WheelTrainKinematicCorrelation">
        <w:r w:rsidR="001727CA">
          <w:rPr>
            <w:rStyle w:val="ac"/>
          </w:rPr>
          <w:t>WheelTrainKinematicCorrelation</w:t>
        </w:r>
      </w:hyperlink>
      <w:r w:rsidR="008334E2">
        <w:rPr>
          <w:rFonts w:hint="eastAsia"/>
        </w:rPr>
        <w:t>(k)</w:t>
      </w:r>
    </w:p>
    <w:p w:rsidR="008334E2" w:rsidP="000431E0" w:rsidRDefault="008334E2">
      <w:pPr>
        <w:pStyle w:val="af7"/>
      </w:pPr>
      <w:r w:rsidRPr="00A24FD4">
        <w:t xml:space="preserve"> = </w:t>
      </w:r>
      <w:hyperlink w:history="1" w:anchor="AxleLockedDetectionAvailable">
        <w:r w:rsidR="001727CA">
          <w:rPr>
            <w:rStyle w:val="ac"/>
          </w:rPr>
          <w:t>AxleLockedDetectionAvailable</w:t>
        </w:r>
      </w:hyperlink>
      <w:r>
        <w:rPr>
          <w:rFonts w:hint="eastAsia"/>
        </w:rPr>
        <w:t>(k)</w:t>
      </w:r>
      <w:r w:rsidR="00397BD9">
        <w:rPr>
          <w:rFonts w:hint="eastAsia"/>
        </w:rPr>
        <w:t xml:space="preserve"> and </w:t>
      </w:r>
      <w:r w:rsidR="00C32EC4">
        <w:t xml:space="preserve">not </w:t>
      </w:r>
      <w:hyperlink w:history="1" w:anchor="UnrecoverableAxleLocked">
        <w:r w:rsidR="001727CA">
          <w:rPr>
            <w:rStyle w:val="ac"/>
          </w:rPr>
          <w:t>UnrecoverableAxleLocked</w:t>
        </w:r>
      </w:hyperlink>
      <w:r>
        <w:rPr>
          <w:rFonts w:hint="eastAsia"/>
        </w:rPr>
        <w:t>(k)</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833"/>
        </w:rPr>
      </w:pPr>
      <w:del w:author="常鸣" w:date="2014-07-03T14:27:00Z" w:id="4834">
        <w:r w:rsidRPr="008A1414" w:rsidDel="009328EA">
          <w:delText>#S</w:delText>
        </w:r>
      </w:del>
      <w:ins w:author="常鸣" w:date="2014-07-03T14:27:00Z" w:id="4835">
        <w:r w:rsidR="009328EA">
          <w:t>#Allocation=ATP Software</w:t>
        </w:r>
      </w:ins>
    </w:p>
    <w:p w:rsidRPr="008A1414" w:rsidR="008334E2" w:rsidP="000C0D62" w:rsidRDefault="009328EA">
      <w:pPr>
        <w:pStyle w:val="ReqtifyAltQ"/>
      </w:pPr>
      <w:ins w:author="常鸣" w:date="2014-07-03T14:27:00Z" w:id="4836">
        <w:r>
          <w:t>#S</w:t>
        </w:r>
      </w:ins>
      <w:r w:rsidRPr="008A1414" w:rsidR="008334E2">
        <w:t>ource=</w:t>
      </w:r>
      <w:r w:rsidRPr="003D2990" w:rsidR="008334E2">
        <w:t>[iTC_CC-SyAD-</w:t>
      </w:r>
      <w:r w:rsidRPr="003D2990" w:rsidR="008334E2">
        <w:rPr>
          <w:rFonts w:hint="eastAsia"/>
        </w:rPr>
        <w:t>0</w:t>
      </w:r>
      <w:r w:rsidR="008334E2">
        <w:rPr>
          <w:rFonts w:hint="eastAsia"/>
        </w:rPr>
        <w:t>136</w:t>
      </w:r>
      <w:r w:rsidRPr="003D2990" w:rsidR="008334E2">
        <w:rPr>
          <w:rFonts w:hint="eastAsia"/>
        </w:rPr>
        <w:t>]</w:t>
      </w:r>
      <w:r w:rsidR="008334E2">
        <w:rPr>
          <w:rFonts w:hint="eastAsia"/>
        </w:rPr>
        <w:t>,</w:t>
      </w:r>
      <w:r w:rsidRPr="008B4567" w:rsidR="008334E2">
        <w:t xml:space="preserve"> </w:t>
      </w:r>
      <w:r w:rsidRPr="003D2990" w:rsidR="008334E2">
        <w:t>[iTC_CC-SyAD-</w:t>
      </w:r>
      <w:r w:rsidRPr="003D2990" w:rsidR="008334E2">
        <w:rPr>
          <w:rFonts w:hint="eastAsia"/>
        </w:rPr>
        <w:t>0</w:t>
      </w:r>
      <w:r w:rsidR="008334E2">
        <w:rPr>
          <w:rFonts w:hint="eastAsia"/>
        </w:rPr>
        <w:t>364</w:t>
      </w:r>
      <w:r w:rsidRPr="003D2990" w:rsidR="008334E2">
        <w:rPr>
          <w:rFonts w:hint="eastAsia"/>
        </w:rPr>
        <w:t>]</w:t>
      </w:r>
      <w:r w:rsidR="008334E2">
        <w:rPr>
          <w:rFonts w:hint="eastAsia"/>
        </w:rPr>
        <w:t>,</w:t>
      </w:r>
      <w:r w:rsidRPr="002A2E53" w:rsidR="008334E2">
        <w:t xml:space="preserve"> </w:t>
      </w:r>
      <w:r w:rsidRPr="003D2990" w:rsidR="008334E2">
        <w:t>[iTC_CC-SyAD-</w:t>
      </w:r>
      <w:r w:rsidRPr="003D2990" w:rsidR="008334E2">
        <w:rPr>
          <w:rFonts w:hint="eastAsia"/>
        </w:rPr>
        <w:t>0</w:t>
      </w:r>
      <w:r w:rsidR="008334E2">
        <w:rPr>
          <w:rFonts w:hint="eastAsia"/>
        </w:rPr>
        <w:t>137</w:t>
      </w:r>
      <w:r w:rsidRPr="003D2990" w:rsidR="008334E2">
        <w:rPr>
          <w:rFonts w:hint="eastAsia"/>
        </w:rPr>
        <w:t>]</w:t>
      </w:r>
      <w:r w:rsidR="00A33615">
        <w:rPr>
          <w:rFonts w:hint="eastAsia"/>
        </w:rPr>
        <w:t>,</w:t>
      </w:r>
      <w:r w:rsidRPr="00A33615" w:rsidR="00A33615">
        <w:rPr>
          <w:rFonts w:hint="eastAsia"/>
        </w:rPr>
        <w:t xml:space="preserve"> </w:t>
      </w:r>
      <w:r w:rsidRPr="003D2990" w:rsidR="00A33615">
        <w:t>[iTC_CC-SyAD-</w:t>
      </w:r>
      <w:r w:rsidR="00A33615">
        <w:rPr>
          <w:rFonts w:hint="eastAsia"/>
        </w:rPr>
        <w:t>1157</w:t>
      </w:r>
      <w:r w:rsidRPr="003D2990" w:rsidR="00A33615">
        <w:rPr>
          <w:rFonts w:hint="eastAsia"/>
        </w:rPr>
        <w:t>]</w:t>
      </w:r>
      <w:r w:rsidR="00FE2FD7">
        <w:rPr>
          <w:rFonts w:hint="eastAsia"/>
        </w:rPr>
        <w:t>,</w:t>
      </w:r>
      <w:r w:rsidRPr="00FE2FD7" w:rsidR="00FE2FD7">
        <w:rPr>
          <w:rFonts w:hint="eastAsia"/>
        </w:rPr>
        <w:t xml:space="preserve"> </w:t>
      </w:r>
      <w:r w:rsidRPr="006A5251" w:rsidR="00FE2FD7">
        <w:rPr>
          <w:rFonts w:hint="eastAsia"/>
        </w:rPr>
        <w:t>[</w:t>
      </w:r>
      <w:r w:rsidR="00FE2FD7">
        <w:t>iTC_CC_ATP_SwHA-0</w:t>
      </w:r>
      <w:r w:rsidR="00FE2FD7">
        <w:rPr>
          <w:rFonts w:hint="eastAsia"/>
        </w:rPr>
        <w:t>238</w:t>
      </w:r>
      <w:r w:rsidRPr="006A5251" w:rsidR="00FE2FD7">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491655" w:rsidP="00934391" w:rsidRDefault="00491655">
      <w:pPr>
        <w:pStyle w:val="3"/>
      </w:pPr>
      <w:r>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706"/>
        <w:gridCol w:w="364"/>
        <w:gridCol w:w="1385"/>
        <w:gridCol w:w="511"/>
        <w:gridCol w:w="975"/>
        <w:gridCol w:w="635"/>
        <w:gridCol w:w="1710"/>
      </w:tblGrid>
      <w:tr w:rsidRPr="00785CC7" w:rsidR="00491655" w:rsidTr="00431A2F">
        <w:tc>
          <w:tcPr>
            <w:tcW w:w="2191" w:type="pct"/>
            <w:gridSpan w:val="2"/>
            <w:tcBorders>
              <w:top w:val="single" w:color="000000" w:sz="12" w:space="0"/>
              <w:bottom w:val="single" w:color="000000" w:sz="4" w:space="0"/>
            </w:tcBorders>
            <w:shd w:val="clear" w:color="auto" w:fill="E0E0E0"/>
          </w:tcPr>
          <w:p w:rsidR="00491655" w:rsidP="00FA0FBB" w:rsidRDefault="00491655">
            <w:pPr>
              <w:pStyle w:val="af6"/>
            </w:pPr>
            <w:r w:rsidRPr="00B1730D">
              <w:t>Name</w:t>
            </w:r>
          </w:p>
        </w:tc>
        <w:tc>
          <w:tcPr>
            <w:tcW w:w="1021" w:type="pct"/>
            <w:gridSpan w:val="2"/>
            <w:tcBorders>
              <w:top w:val="single" w:color="000000" w:sz="12" w:space="0"/>
              <w:bottom w:val="single" w:color="000000" w:sz="4" w:space="0"/>
            </w:tcBorders>
            <w:shd w:val="clear" w:color="auto" w:fill="E0E0E0"/>
          </w:tcPr>
          <w:p w:rsidR="00491655" w:rsidP="00FA0FBB" w:rsidRDefault="00491655">
            <w:pPr>
              <w:pStyle w:val="af6"/>
            </w:pPr>
            <w:r>
              <w:rPr>
                <w:rFonts w:hint="eastAsia"/>
              </w:rPr>
              <w:t>Safety Critical</w:t>
            </w:r>
          </w:p>
        </w:tc>
        <w:tc>
          <w:tcPr>
            <w:tcW w:w="867" w:type="pct"/>
            <w:gridSpan w:val="2"/>
            <w:tcBorders>
              <w:top w:val="single" w:color="000000" w:sz="12" w:space="0"/>
              <w:bottom w:val="single" w:color="000000" w:sz="4" w:space="0"/>
            </w:tcBorders>
            <w:shd w:val="clear" w:color="auto" w:fill="E0E0E0"/>
          </w:tcPr>
          <w:p w:rsidR="00491655" w:rsidP="00FA0FBB" w:rsidRDefault="00491655">
            <w:pPr>
              <w:pStyle w:val="af6"/>
            </w:pPr>
            <w:r w:rsidRPr="00B1730D">
              <w:t>Observable</w:t>
            </w:r>
          </w:p>
        </w:tc>
        <w:tc>
          <w:tcPr>
            <w:tcW w:w="921" w:type="pct"/>
            <w:tcBorders>
              <w:top w:val="single" w:color="000000" w:sz="12" w:space="0"/>
              <w:bottom w:val="single" w:color="000000" w:sz="4" w:space="0"/>
            </w:tcBorders>
            <w:shd w:val="clear" w:color="auto" w:fill="E0E0E0"/>
          </w:tcPr>
          <w:p w:rsidR="00491655" w:rsidP="00FA0FBB" w:rsidRDefault="00491655">
            <w:pPr>
              <w:pStyle w:val="af6"/>
            </w:pPr>
            <w:r w:rsidRPr="00B1730D">
              <w:t>Logical Type</w:t>
            </w:r>
          </w:p>
        </w:tc>
      </w:tr>
      <w:tr w:rsidR="00B92999" w:rsidTr="00070107">
        <w:tc>
          <w:tcPr>
            <w:tcW w:w="1995" w:type="pct"/>
            <w:shd w:val="clear" w:color="auto" w:fill="auto"/>
          </w:tcPr>
          <w:p w:rsidR="00B92999" w:rsidP="00591D6B" w:rsidRDefault="00532AED">
            <w:pPr>
              <w:pStyle w:val="AltB0"/>
            </w:pPr>
            <w:hyperlink w:history="1" w:anchor="OdometerSpeedAvailable">
              <w:r w:rsidR="00B92999">
                <w:rPr>
                  <w:rStyle w:val="ac"/>
                </w:rPr>
                <w:t>OdometerSpeedAvailable</w:t>
              </w:r>
            </w:hyperlink>
          </w:p>
        </w:tc>
        <w:tc>
          <w:tcPr>
            <w:tcW w:w="942" w:type="pct"/>
            <w:gridSpan w:val="2"/>
          </w:tcPr>
          <w:p w:rsidR="00B92999" w:rsidP="00591D6B" w:rsidRDefault="00B92999">
            <w:pPr>
              <w:pStyle w:val="AltB0"/>
            </w:pPr>
            <w:r>
              <w:rPr>
                <w:rFonts w:hint="eastAsia"/>
              </w:rPr>
              <w:t>√</w:t>
            </w:r>
          </w:p>
        </w:tc>
        <w:tc>
          <w:tcPr>
            <w:tcW w:w="800" w:type="pct"/>
            <w:gridSpan w:val="2"/>
            <w:shd w:val="clear" w:color="auto" w:fill="auto"/>
          </w:tcPr>
          <w:p w:rsidR="00B92999" w:rsidP="00591D6B" w:rsidRDefault="00B92999">
            <w:pPr>
              <w:pStyle w:val="AltB0"/>
            </w:pPr>
            <w:r>
              <w:rPr>
                <w:rFonts w:hint="eastAsia"/>
              </w:rPr>
              <w:t>√</w:t>
            </w:r>
          </w:p>
        </w:tc>
        <w:tc>
          <w:tcPr>
            <w:tcW w:w="1263" w:type="pct"/>
            <w:gridSpan w:val="2"/>
            <w:shd w:val="clear" w:color="auto" w:fill="auto"/>
          </w:tcPr>
          <w:p w:rsidR="00B9299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431A2F">
        <w:tc>
          <w:tcPr>
            <w:tcW w:w="1995" w:type="pct"/>
            <w:shd w:val="clear" w:color="auto" w:fill="auto"/>
          </w:tcPr>
          <w:p w:rsidR="00E92EF5" w:rsidP="00591D6B" w:rsidRDefault="00532AED">
            <w:pPr>
              <w:pStyle w:val="AltB0"/>
            </w:pPr>
            <w:hyperlink w:history="1" w:anchor="UnrecoverableAxleLocked">
              <w:r w:rsidR="00E92EF5">
                <w:rPr>
                  <w:rStyle w:val="ac"/>
                </w:rPr>
                <w:t>UnrecoverableAxleLocked</w:t>
              </w:r>
            </w:hyperlink>
          </w:p>
        </w:tc>
        <w:tc>
          <w:tcPr>
            <w:tcW w:w="942" w:type="pct"/>
            <w:gridSpan w:val="2"/>
          </w:tcPr>
          <w:p w:rsidR="00E92EF5" w:rsidP="00591D6B" w:rsidRDefault="00E92EF5">
            <w:pPr>
              <w:pStyle w:val="AltB0"/>
            </w:pPr>
            <w:r>
              <w:rPr>
                <w:rFonts w:hint="eastAsia"/>
              </w:rPr>
              <w:t>√</w:t>
            </w:r>
          </w:p>
        </w:tc>
        <w:tc>
          <w:tcPr>
            <w:tcW w:w="800" w:type="pct"/>
            <w:gridSpan w:val="2"/>
            <w:shd w:val="clear" w:color="auto" w:fill="auto"/>
          </w:tcPr>
          <w:p w:rsidR="00E92EF5" w:rsidP="00591D6B" w:rsidRDefault="00E92EF5">
            <w:pPr>
              <w:pStyle w:val="AltB0"/>
            </w:pPr>
            <w:r>
              <w:rPr>
                <w:rFonts w:hint="eastAsia"/>
              </w:rPr>
              <w:t>√</w:t>
            </w:r>
          </w:p>
        </w:tc>
        <w:tc>
          <w:tcPr>
            <w:tcW w:w="1263" w:type="pct"/>
            <w:gridSpan w:val="2"/>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431A2F">
        <w:tc>
          <w:tcPr>
            <w:tcW w:w="1995" w:type="pct"/>
            <w:shd w:val="clear" w:color="auto" w:fill="auto"/>
          </w:tcPr>
          <w:p w:rsidR="00E92EF5" w:rsidP="00591D6B" w:rsidRDefault="00532AED">
            <w:pPr>
              <w:pStyle w:val="AltB0"/>
            </w:pPr>
            <w:hyperlink w:history="1" w:anchor="WheelTrainKinematicCorrelation">
              <w:r w:rsidR="00E92EF5">
                <w:rPr>
                  <w:rStyle w:val="ac"/>
                </w:rPr>
                <w:t>WheelTrainKinematicCorrelation</w:t>
              </w:r>
            </w:hyperlink>
          </w:p>
        </w:tc>
        <w:tc>
          <w:tcPr>
            <w:tcW w:w="942" w:type="pct"/>
            <w:gridSpan w:val="2"/>
          </w:tcPr>
          <w:p w:rsidR="00E92EF5" w:rsidP="00591D6B" w:rsidRDefault="00E92EF5">
            <w:pPr>
              <w:pStyle w:val="AltB0"/>
            </w:pPr>
            <w:r>
              <w:rPr>
                <w:rFonts w:hint="eastAsia"/>
              </w:rPr>
              <w:t>√</w:t>
            </w:r>
          </w:p>
        </w:tc>
        <w:tc>
          <w:tcPr>
            <w:tcW w:w="800" w:type="pct"/>
            <w:gridSpan w:val="2"/>
            <w:shd w:val="clear" w:color="auto" w:fill="auto"/>
          </w:tcPr>
          <w:p w:rsidR="00E92EF5" w:rsidP="00591D6B" w:rsidRDefault="00E92EF5">
            <w:pPr>
              <w:pStyle w:val="AltB0"/>
            </w:pPr>
            <w:r>
              <w:rPr>
                <w:rFonts w:hint="eastAsia"/>
              </w:rPr>
              <w:t>√</w:t>
            </w:r>
          </w:p>
        </w:tc>
        <w:tc>
          <w:tcPr>
            <w:tcW w:w="1263" w:type="pct"/>
            <w:gridSpan w:val="2"/>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7106B6" w:rsidP="00C93484" w:rsidRDefault="007106B6">
      <w:pPr>
        <w:pStyle w:val="Reqtify"/>
      </w:pPr>
    </w:p>
    <w:p w:rsidR="007106B6" w:rsidP="00F23398" w:rsidRDefault="000A0A97">
      <w:pPr>
        <w:pStyle w:val="2"/>
        <w:ind w:left="756" w:hanging="756"/>
      </w:pPr>
      <w:bookmarkStart w:name="_Ref345055703" w:id="4837"/>
      <w:bookmarkStart w:name="_Toc348357047" w:id="4838"/>
      <w:bookmarkStart w:name="_Toc349030460" w:id="4839"/>
      <w:bookmarkStart w:name="_Toc347566593" w:id="4840"/>
      <w:bookmarkStart w:name="_Toc345689258" w:id="4841"/>
      <w:bookmarkStart w:name="_Toc376182959" w:id="4842"/>
      <w:bookmarkStart w:name="_Ref379966126" w:id="4843"/>
      <w:bookmarkStart w:name="_Toc392229939" w:id="4844"/>
      <w:r>
        <w:rPr>
          <w:rFonts w:hint="eastAsia"/>
        </w:rPr>
        <w:t>F27</w:t>
      </w:r>
      <w:r w:rsidR="009460C0">
        <w:rPr>
          <w:rFonts w:hint="eastAsia"/>
        </w:rPr>
        <w:t>-</w:t>
      </w:r>
      <w:r w:rsidR="00491655">
        <w:rPr>
          <w:rFonts w:hint="eastAsia"/>
        </w:rPr>
        <w:t xml:space="preserve">Compute </w:t>
      </w:r>
      <w:r w:rsidR="00306F7A">
        <w:rPr>
          <w:rFonts w:hint="eastAsia"/>
        </w:rPr>
        <w:t>T</w:t>
      </w:r>
      <w:r w:rsidR="00491655">
        <w:rPr>
          <w:rFonts w:hint="eastAsia"/>
        </w:rPr>
        <w:t xml:space="preserve">rain </w:t>
      </w:r>
      <w:r w:rsidR="00306F7A">
        <w:rPr>
          <w:rFonts w:hint="eastAsia"/>
        </w:rPr>
        <w:t>K</w:t>
      </w:r>
      <w:r w:rsidR="00491655">
        <w:rPr>
          <w:rFonts w:hint="eastAsia"/>
        </w:rPr>
        <w:t>inematics</w:t>
      </w:r>
      <w:bookmarkEnd w:id="4837"/>
      <w:bookmarkEnd w:id="4838"/>
      <w:bookmarkEnd w:id="4839"/>
      <w:bookmarkEnd w:id="4840"/>
      <w:bookmarkEnd w:id="4841"/>
      <w:bookmarkEnd w:id="4842"/>
      <w:bookmarkEnd w:id="4843"/>
      <w:bookmarkEnd w:id="4844"/>
    </w:p>
    <w:p w:rsidR="00896D6D" w:rsidP="00C93484" w:rsidRDefault="00896D6D">
      <w:pPr>
        <w:pStyle w:val="Reqtify"/>
      </w:pPr>
    </w:p>
    <w:p w:rsidR="00896D6D" w:rsidP="00934391" w:rsidRDefault="00896D6D">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389"/>
        <w:gridCol w:w="1086"/>
        <w:gridCol w:w="3811"/>
      </w:tblGrid>
      <w:tr w:rsidRPr="00785CC7" w:rsidR="00491655" w:rsidTr="00491655">
        <w:tc>
          <w:tcPr>
            <w:tcW w:w="2363" w:type="pct"/>
            <w:tcBorders>
              <w:top w:val="single" w:color="000000" w:sz="12" w:space="0"/>
              <w:bottom w:val="single" w:color="000000" w:sz="4" w:space="0"/>
            </w:tcBorders>
            <w:shd w:val="clear" w:color="auto" w:fill="E0E0E0"/>
          </w:tcPr>
          <w:p w:rsidR="00491655" w:rsidP="00FA0FBB" w:rsidRDefault="00491655">
            <w:pPr>
              <w:pStyle w:val="af6"/>
            </w:pPr>
            <w:r w:rsidRPr="00B1730D">
              <w:t>Name</w:t>
            </w:r>
          </w:p>
        </w:tc>
        <w:tc>
          <w:tcPr>
            <w:tcW w:w="585" w:type="pct"/>
            <w:tcBorders>
              <w:top w:val="single" w:color="000000" w:sz="12" w:space="0"/>
              <w:bottom w:val="single" w:color="000000" w:sz="4" w:space="0"/>
            </w:tcBorders>
            <w:shd w:val="clear" w:color="auto" w:fill="E0E0E0"/>
          </w:tcPr>
          <w:p w:rsidR="00491655" w:rsidP="00FA0FBB" w:rsidRDefault="00491655">
            <w:pPr>
              <w:pStyle w:val="af6"/>
            </w:pPr>
            <w:r w:rsidRPr="00B1730D">
              <w:t>Nature</w:t>
            </w:r>
          </w:p>
        </w:tc>
        <w:tc>
          <w:tcPr>
            <w:tcW w:w="2052" w:type="pct"/>
            <w:tcBorders>
              <w:top w:val="single" w:color="000000" w:sz="12" w:space="0"/>
              <w:bottom w:val="single" w:color="000000" w:sz="4" w:space="0"/>
            </w:tcBorders>
            <w:shd w:val="clear" w:color="auto" w:fill="E0E0E0"/>
          </w:tcPr>
          <w:p w:rsidR="00491655" w:rsidP="00FA0FBB" w:rsidRDefault="00491655">
            <w:pPr>
              <w:pStyle w:val="af6"/>
            </w:pPr>
            <w:r w:rsidRPr="00B1730D">
              <w:t>Provided by</w:t>
            </w:r>
          </w:p>
        </w:tc>
      </w:tr>
      <w:tr w:rsidR="000733AC" w:rsidTr="00491655">
        <w:tc>
          <w:tcPr>
            <w:tcW w:w="2363" w:type="pct"/>
            <w:tcBorders>
              <w:top w:val="single" w:color="000000" w:sz="4" w:space="0"/>
            </w:tcBorders>
            <w:shd w:val="clear" w:color="auto" w:fill="auto"/>
          </w:tcPr>
          <w:p w:rsidR="000733AC" w:rsidP="00591D6B" w:rsidRDefault="00532AED">
            <w:pPr>
              <w:pStyle w:val="AltB0"/>
            </w:pPr>
            <w:hyperlink w:history="1" w:anchor="ATPsetting">
              <w:r w:rsidR="000733AC">
                <w:rPr>
                  <w:rStyle w:val="ac"/>
                </w:rPr>
                <w:t>ATPsetting</w:t>
              </w:r>
            </w:hyperlink>
          </w:p>
        </w:tc>
        <w:tc>
          <w:tcPr>
            <w:tcW w:w="585" w:type="pct"/>
            <w:tcBorders>
              <w:top w:val="single" w:color="000000" w:sz="4" w:space="0"/>
            </w:tcBorders>
            <w:shd w:val="clear" w:color="auto" w:fill="auto"/>
          </w:tcPr>
          <w:p w:rsidR="000733AC" w:rsidP="00591D6B" w:rsidRDefault="000733AC">
            <w:pPr>
              <w:pStyle w:val="AltB0"/>
            </w:pPr>
            <w:r>
              <w:rPr>
                <w:rFonts w:hint="eastAsia"/>
              </w:rPr>
              <w:t>Internal</w:t>
            </w:r>
          </w:p>
        </w:tc>
        <w:tc>
          <w:tcPr>
            <w:tcW w:w="2052"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A5652B" w:rsidTr="00491655">
        <w:tc>
          <w:tcPr>
            <w:tcW w:w="2363" w:type="pct"/>
            <w:shd w:val="clear" w:color="auto" w:fill="auto"/>
          </w:tcPr>
          <w:p w:rsidR="00A5652B" w:rsidP="00591D6B" w:rsidRDefault="00532AED">
            <w:pPr>
              <w:pStyle w:val="AltB0"/>
            </w:pPr>
            <w:hyperlink w:history="1" w:anchor="BeaconMessageReceive">
              <w:r w:rsidR="00A5652B">
                <w:rPr>
                  <w:rStyle w:val="ac"/>
                </w:rPr>
                <w:t>BeaconMessageReceive</w:t>
              </w:r>
            </w:hyperlink>
          </w:p>
        </w:tc>
        <w:tc>
          <w:tcPr>
            <w:tcW w:w="585" w:type="pct"/>
            <w:shd w:val="clear" w:color="auto" w:fill="auto"/>
          </w:tcPr>
          <w:p w:rsidR="00A5652B" w:rsidP="00591D6B" w:rsidRDefault="00A5652B">
            <w:pPr>
              <w:pStyle w:val="AltB0"/>
            </w:pPr>
            <w:r>
              <w:rPr>
                <w:rFonts w:hint="eastAsia"/>
              </w:rPr>
              <w:t>Internal</w:t>
            </w:r>
          </w:p>
        </w:tc>
        <w:tc>
          <w:tcPr>
            <w:tcW w:w="2052" w:type="pct"/>
            <w:shd w:val="clear" w:color="auto" w:fill="auto"/>
          </w:tcPr>
          <w:p w:rsidR="00A5652B" w:rsidP="00591D6B" w:rsidRDefault="00A5652B">
            <w:pPr>
              <w:pStyle w:val="AltB0"/>
            </w:pPr>
            <w:r>
              <w:fldChar w:fldCharType="begin"/>
            </w:r>
            <w:r>
              <w:instrText xml:space="preserve"> REF _Ref345055658 \h </w:instrText>
            </w:r>
            <w:r>
              <w:fldChar w:fldCharType="separate"/>
            </w:r>
            <w:r w:rsidR="00DE178B">
              <w:rPr>
                <w:rFonts w:hint="eastAsia"/>
              </w:rPr>
              <w:t xml:space="preserve">F21-Manage Interface with </w:t>
            </w:r>
            <w:r>
              <w:fldChar w:fldCharType="end"/>
            </w:r>
          </w:p>
        </w:tc>
      </w:tr>
      <w:tr w:rsidR="00A5652B" w:rsidTr="00491655">
        <w:tc>
          <w:tcPr>
            <w:tcW w:w="2363" w:type="pct"/>
            <w:shd w:val="clear" w:color="auto" w:fill="auto"/>
          </w:tcPr>
          <w:p w:rsidR="00A5652B" w:rsidP="00591D6B" w:rsidRDefault="00532AED">
            <w:pPr>
              <w:pStyle w:val="AltB0"/>
            </w:pPr>
            <w:hyperlink w:history="1" w:anchor="CogPositionAfterToploc">
              <w:r w:rsidRPr="00501C21" w:rsidR="00A5652B">
                <w:rPr>
                  <w:rStyle w:val="ac"/>
                  <w:rFonts w:hint="eastAsia"/>
                </w:rPr>
                <w:t>CogPositionAfterToploc</w:t>
              </w:r>
            </w:hyperlink>
          </w:p>
        </w:tc>
        <w:tc>
          <w:tcPr>
            <w:tcW w:w="585" w:type="pct"/>
            <w:shd w:val="clear" w:color="auto" w:fill="auto"/>
          </w:tcPr>
          <w:p w:rsidRPr="00C9091D" w:rsidR="00A5652B" w:rsidP="00591D6B" w:rsidRDefault="00A5652B">
            <w:pPr>
              <w:pStyle w:val="AltB0"/>
            </w:pPr>
            <w:r>
              <w:rPr>
                <w:rFonts w:hint="eastAsia"/>
              </w:rPr>
              <w:t>Internal</w:t>
            </w:r>
          </w:p>
        </w:tc>
        <w:tc>
          <w:tcPr>
            <w:tcW w:w="2052" w:type="pct"/>
            <w:shd w:val="clear" w:color="auto" w:fill="auto"/>
          </w:tcPr>
          <w:p w:rsidR="00A5652B" w:rsidP="00591D6B" w:rsidRDefault="00A5652B">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r w:rsidR="00A5652B" w:rsidTr="00491655">
        <w:tc>
          <w:tcPr>
            <w:tcW w:w="2363" w:type="pct"/>
            <w:shd w:val="clear" w:color="auto" w:fill="auto"/>
          </w:tcPr>
          <w:p w:rsidR="00A5652B" w:rsidP="00591D6B" w:rsidRDefault="00532AED">
            <w:pPr>
              <w:pStyle w:val="AltB0"/>
            </w:pPr>
            <w:hyperlink w:history="1" w:anchor="CogPositionBeforeTopLoc">
              <w:r w:rsidR="00A5652B">
                <w:rPr>
                  <w:rStyle w:val="ac"/>
                </w:rPr>
                <w:t>CogPositionBeforeTopLoc</w:t>
              </w:r>
            </w:hyperlink>
          </w:p>
        </w:tc>
        <w:tc>
          <w:tcPr>
            <w:tcW w:w="585" w:type="pct"/>
            <w:shd w:val="clear" w:color="auto" w:fill="auto"/>
          </w:tcPr>
          <w:p w:rsidRPr="00C9091D" w:rsidR="00A5652B" w:rsidP="00591D6B" w:rsidRDefault="00A5652B">
            <w:pPr>
              <w:pStyle w:val="AltB0"/>
            </w:pPr>
            <w:r>
              <w:rPr>
                <w:rFonts w:hint="eastAsia"/>
              </w:rPr>
              <w:t>Internal</w:t>
            </w:r>
          </w:p>
        </w:tc>
        <w:tc>
          <w:tcPr>
            <w:tcW w:w="2052" w:type="pct"/>
            <w:shd w:val="clear" w:color="auto" w:fill="auto"/>
          </w:tcPr>
          <w:p w:rsidR="00A5652B" w:rsidP="00591D6B" w:rsidRDefault="00A5652B">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r w:rsidR="00A5652B" w:rsidTr="00D7725C">
        <w:tc>
          <w:tcPr>
            <w:tcW w:w="2363" w:type="pct"/>
            <w:shd w:val="clear" w:color="auto" w:fill="auto"/>
          </w:tcPr>
          <w:p w:rsidR="00A5652B" w:rsidP="00591D6B" w:rsidRDefault="00532AED">
            <w:pPr>
              <w:pStyle w:val="AltB0"/>
            </w:pPr>
            <w:hyperlink w:history="1" w:anchor="LockedBeaconMsgByte">
              <w:r w:rsidRPr="00B96B99" w:rsidR="00A5652B">
                <w:rPr>
                  <w:rStyle w:val="ac"/>
                </w:rPr>
                <w:t>LockedBeaconMsgByte</w:t>
              </w:r>
            </w:hyperlink>
          </w:p>
        </w:tc>
        <w:tc>
          <w:tcPr>
            <w:tcW w:w="585" w:type="pct"/>
            <w:shd w:val="clear" w:color="auto" w:fill="auto"/>
          </w:tcPr>
          <w:p w:rsidR="00A5652B" w:rsidP="00591D6B" w:rsidRDefault="00A5652B">
            <w:pPr>
              <w:pStyle w:val="AltB0"/>
            </w:pPr>
            <w:r>
              <w:rPr>
                <w:rFonts w:hint="eastAsia"/>
              </w:rPr>
              <w:t>Internal</w:t>
            </w:r>
          </w:p>
        </w:tc>
        <w:tc>
          <w:tcPr>
            <w:tcW w:w="2052" w:type="pct"/>
            <w:shd w:val="clear" w:color="auto" w:fill="auto"/>
          </w:tcPr>
          <w:p w:rsidR="00A5652B" w:rsidP="00591D6B" w:rsidRDefault="00A5652B">
            <w:pPr>
              <w:pStyle w:val="AltB0"/>
            </w:pPr>
            <w:r>
              <w:fldChar w:fldCharType="begin"/>
            </w:r>
            <w:r>
              <w:instrText xml:space="preserve"> REF _Ref345055658 \h </w:instrText>
            </w:r>
            <w:r>
              <w:fldChar w:fldCharType="separate"/>
            </w:r>
            <w:r w:rsidR="00DE178B">
              <w:rPr>
                <w:rFonts w:hint="eastAsia"/>
              </w:rPr>
              <w:t xml:space="preserve">F21-Manage Interface with </w:t>
            </w:r>
            <w:r>
              <w:fldChar w:fldCharType="end"/>
            </w:r>
          </w:p>
        </w:tc>
      </w:tr>
      <w:tr w:rsidR="002A1E4E" w:rsidTr="00D7725C">
        <w:tc>
          <w:tcPr>
            <w:tcW w:w="2363" w:type="pct"/>
            <w:shd w:val="clear" w:color="auto" w:fill="auto"/>
          </w:tcPr>
          <w:p w:rsidR="002A1E4E" w:rsidP="00591D6B" w:rsidRDefault="00532AED">
            <w:pPr>
              <w:pStyle w:val="AltB0"/>
            </w:pPr>
            <w:hyperlink w:history="1" w:anchor="MaxCogCalibration">
              <w:r w:rsidR="002A1E4E">
                <w:rPr>
                  <w:rStyle w:val="ac"/>
                </w:rPr>
                <w:t>MaxCogCalibration</w:t>
              </w:r>
            </w:hyperlink>
          </w:p>
        </w:tc>
        <w:tc>
          <w:tcPr>
            <w:tcW w:w="585" w:type="pct"/>
            <w:shd w:val="clear" w:color="auto" w:fill="auto"/>
          </w:tcPr>
          <w:p w:rsidR="002A1E4E" w:rsidP="00591D6B" w:rsidRDefault="002A1E4E">
            <w:pPr>
              <w:pStyle w:val="AltB0"/>
            </w:pPr>
            <w:r>
              <w:rPr>
                <w:rFonts w:hint="eastAsia"/>
              </w:rPr>
              <w:t>Internal</w:t>
            </w:r>
          </w:p>
        </w:tc>
        <w:tc>
          <w:tcPr>
            <w:tcW w:w="2052" w:type="pct"/>
            <w:shd w:val="clear" w:color="auto" w:fill="auto"/>
          </w:tcPr>
          <w:p w:rsidR="002A1E4E" w:rsidP="00591D6B" w:rsidRDefault="002A1E4E">
            <w:pPr>
              <w:pStyle w:val="AltB0"/>
            </w:pPr>
            <w:r>
              <w:fldChar w:fldCharType="begin"/>
            </w:r>
            <w:r>
              <w:instrText xml:space="preserve"> REF _Ref345055715 \h </w:instrText>
            </w:r>
            <w:r>
              <w:fldChar w:fldCharType="separate"/>
            </w:r>
            <w:r w:rsidRPr="00497688" w:rsidR="00DE178B">
              <w:rPr>
                <w:rFonts w:hint="eastAsia"/>
              </w:rPr>
              <w:t>F</w:t>
            </w:r>
            <w:r w:rsidR="00DE178B">
              <w:rPr>
                <w:rFonts w:hint="eastAsia"/>
              </w:rPr>
              <w:t>28</w:t>
            </w:r>
            <w:r w:rsidRPr="00497688" w:rsidR="00DE178B">
              <w:rPr>
                <w:rFonts w:hint="eastAsia"/>
              </w:rPr>
              <w:t>-Calibrate Wheel Movement</w:t>
            </w:r>
            <w:r>
              <w:fldChar w:fldCharType="end"/>
            </w:r>
          </w:p>
        </w:tc>
      </w:tr>
      <w:tr w:rsidR="00A02C85" w:rsidTr="00C86C33">
        <w:tc>
          <w:tcPr>
            <w:tcW w:w="2363" w:type="pct"/>
            <w:shd w:val="clear" w:color="auto" w:fill="auto"/>
          </w:tcPr>
          <w:p w:rsidRPr="00796893" w:rsidR="00A02C85" w:rsidP="00591D6B" w:rsidRDefault="00532AED">
            <w:pPr>
              <w:pStyle w:val="AltB0"/>
            </w:pPr>
            <w:hyperlink w:history="1" w:anchor="OverestimatedMotionMax">
              <w:hyperlink w:history="1" w:anchor="MaximumSScompensatedMotion">
                <w:r w:rsidRPr="00C72FC5" w:rsidR="00A02C85">
                  <w:rPr>
                    <w:rStyle w:val="ac"/>
                    <w:rFonts w:hint="eastAsia"/>
                  </w:rPr>
                  <w:t>MaximumSScompensatedMotion</w:t>
                </w:r>
              </w:hyperlink>
            </w:hyperlink>
          </w:p>
        </w:tc>
        <w:tc>
          <w:tcPr>
            <w:tcW w:w="585" w:type="pct"/>
            <w:shd w:val="clear" w:color="auto" w:fill="auto"/>
          </w:tcPr>
          <w:p w:rsidR="00A02C85" w:rsidP="00591D6B" w:rsidRDefault="00A02C85">
            <w:pPr>
              <w:pStyle w:val="AltB0"/>
            </w:pPr>
            <w:r>
              <w:rPr>
                <w:rFonts w:hint="eastAsia"/>
              </w:rPr>
              <w:t>Internal</w:t>
            </w:r>
          </w:p>
        </w:tc>
        <w:tc>
          <w:tcPr>
            <w:tcW w:w="2052" w:type="pct"/>
            <w:shd w:val="clear" w:color="auto" w:fill="auto"/>
          </w:tcPr>
          <w:p w:rsidR="00A02C85" w:rsidP="00591D6B" w:rsidRDefault="00A02C85">
            <w:pPr>
              <w:pStyle w:val="AltB0"/>
            </w:pPr>
            <w:r>
              <w:fldChar w:fldCharType="begin"/>
            </w:r>
            <w:r>
              <w:instrText xml:space="preserve"> REF _Ref345055686 \h </w:instrText>
            </w:r>
            <w:r>
              <w:fldChar w:fldCharType="separate"/>
            </w:r>
            <w:r w:rsidR="00DE178B">
              <w:rPr>
                <w:rFonts w:hint="eastAsia"/>
              </w:rPr>
              <w:t>F24-Compensate Sliding Slipping Effect</w:t>
            </w:r>
            <w:r>
              <w:fldChar w:fldCharType="end"/>
            </w:r>
          </w:p>
        </w:tc>
      </w:tr>
      <w:tr w:rsidR="002A1E4E" w:rsidTr="00D7725C">
        <w:tc>
          <w:tcPr>
            <w:tcW w:w="2363" w:type="pct"/>
            <w:shd w:val="clear" w:color="auto" w:fill="auto"/>
          </w:tcPr>
          <w:p w:rsidR="002A1E4E" w:rsidP="00591D6B" w:rsidRDefault="00532AED">
            <w:pPr>
              <w:pStyle w:val="AltB0"/>
            </w:pPr>
            <w:hyperlink w:history="1" w:anchor="MinCogCalibration">
              <w:r w:rsidR="002A1E4E">
                <w:rPr>
                  <w:rStyle w:val="ac"/>
                </w:rPr>
                <w:t>MinCogCalibration</w:t>
              </w:r>
            </w:hyperlink>
          </w:p>
        </w:tc>
        <w:tc>
          <w:tcPr>
            <w:tcW w:w="585" w:type="pct"/>
            <w:shd w:val="clear" w:color="auto" w:fill="auto"/>
          </w:tcPr>
          <w:p w:rsidR="002A1E4E" w:rsidP="00591D6B" w:rsidRDefault="002A1E4E">
            <w:pPr>
              <w:pStyle w:val="AltB0"/>
            </w:pPr>
            <w:r>
              <w:rPr>
                <w:rFonts w:hint="eastAsia"/>
              </w:rPr>
              <w:t>Internal</w:t>
            </w:r>
          </w:p>
        </w:tc>
        <w:tc>
          <w:tcPr>
            <w:tcW w:w="2052" w:type="pct"/>
            <w:shd w:val="clear" w:color="auto" w:fill="auto"/>
          </w:tcPr>
          <w:p w:rsidR="002A1E4E" w:rsidP="00591D6B" w:rsidRDefault="002A1E4E">
            <w:pPr>
              <w:pStyle w:val="AltB0"/>
            </w:pPr>
            <w:r>
              <w:fldChar w:fldCharType="begin"/>
            </w:r>
            <w:r>
              <w:instrText xml:space="preserve"> REF _Ref345055715 \h </w:instrText>
            </w:r>
            <w:r>
              <w:fldChar w:fldCharType="separate"/>
            </w:r>
            <w:r w:rsidRPr="00497688" w:rsidR="00DE178B">
              <w:rPr>
                <w:rFonts w:hint="eastAsia"/>
              </w:rPr>
              <w:t>F</w:t>
            </w:r>
            <w:r w:rsidR="00DE178B">
              <w:rPr>
                <w:rFonts w:hint="eastAsia"/>
              </w:rPr>
              <w:t>28</w:t>
            </w:r>
            <w:r w:rsidRPr="00497688" w:rsidR="00DE178B">
              <w:rPr>
                <w:rFonts w:hint="eastAsia"/>
              </w:rPr>
              <w:t>-Calibrate Wheel Movement</w:t>
            </w:r>
            <w:r>
              <w:fldChar w:fldCharType="end"/>
            </w:r>
          </w:p>
        </w:tc>
      </w:tr>
      <w:tr w:rsidR="00A02C85" w:rsidTr="00C86C33">
        <w:tc>
          <w:tcPr>
            <w:tcW w:w="2363" w:type="pct"/>
            <w:shd w:val="clear" w:color="auto" w:fill="auto"/>
          </w:tcPr>
          <w:p w:rsidRPr="00796893" w:rsidR="00A02C85" w:rsidP="00591D6B" w:rsidRDefault="00532AED">
            <w:pPr>
              <w:pStyle w:val="AltB0"/>
            </w:pPr>
            <w:hyperlink w:history="1" w:anchor="MinimumSScompensatedMotion">
              <w:r w:rsidRPr="00A02C85" w:rsidR="00C861E4">
                <w:rPr>
                  <w:rStyle w:val="ac"/>
                  <w:rFonts w:hint="eastAsia"/>
                </w:rPr>
                <w:t>MinimumSScompensatedMotion</w:t>
              </w:r>
            </w:hyperlink>
          </w:p>
        </w:tc>
        <w:tc>
          <w:tcPr>
            <w:tcW w:w="585" w:type="pct"/>
            <w:shd w:val="clear" w:color="auto" w:fill="auto"/>
          </w:tcPr>
          <w:p w:rsidR="00A02C85" w:rsidP="00591D6B" w:rsidRDefault="00A02C85">
            <w:pPr>
              <w:pStyle w:val="AltB0"/>
            </w:pPr>
            <w:r>
              <w:rPr>
                <w:rFonts w:hint="eastAsia"/>
              </w:rPr>
              <w:t>Internal</w:t>
            </w:r>
          </w:p>
        </w:tc>
        <w:tc>
          <w:tcPr>
            <w:tcW w:w="2052" w:type="pct"/>
            <w:shd w:val="clear" w:color="auto" w:fill="auto"/>
          </w:tcPr>
          <w:p w:rsidR="00A02C85" w:rsidP="00591D6B" w:rsidRDefault="00A02C85">
            <w:pPr>
              <w:pStyle w:val="AltB0"/>
            </w:pPr>
            <w:r>
              <w:fldChar w:fldCharType="begin"/>
            </w:r>
            <w:r>
              <w:instrText xml:space="preserve"> REF _Ref345055686 \h </w:instrText>
            </w:r>
            <w:r>
              <w:fldChar w:fldCharType="separate"/>
            </w:r>
            <w:r w:rsidR="00DE178B">
              <w:rPr>
                <w:rFonts w:hint="eastAsia"/>
              </w:rPr>
              <w:t>F24-Compensate Sliding Slipping Effect</w:t>
            </w:r>
            <w:r>
              <w:fldChar w:fldCharType="end"/>
            </w:r>
          </w:p>
        </w:tc>
      </w:tr>
      <w:tr w:rsidR="00C473F2" w:rsidTr="00491655">
        <w:tc>
          <w:tcPr>
            <w:tcW w:w="2363" w:type="pct"/>
            <w:shd w:val="clear" w:color="auto" w:fill="auto"/>
          </w:tcPr>
          <w:p w:rsidR="00C473F2" w:rsidP="00591D6B" w:rsidRDefault="00532AED">
            <w:pPr>
              <w:pStyle w:val="AltB0"/>
            </w:pPr>
            <w:hyperlink w:history="1" w:anchor="MotionOverEstimationState">
              <w:r w:rsidR="00C473F2">
                <w:rPr>
                  <w:rStyle w:val="ac"/>
                </w:rPr>
                <w:t>MotionOverEstimationState</w:t>
              </w:r>
            </w:hyperlink>
          </w:p>
        </w:tc>
        <w:tc>
          <w:tcPr>
            <w:tcW w:w="585" w:type="pct"/>
            <w:shd w:val="clear" w:color="auto" w:fill="auto"/>
          </w:tcPr>
          <w:p w:rsidRPr="00C9091D" w:rsidR="00C473F2" w:rsidP="00591D6B" w:rsidRDefault="00C473F2">
            <w:pPr>
              <w:pStyle w:val="AltB0"/>
            </w:pPr>
            <w:r>
              <w:rPr>
                <w:rFonts w:hint="eastAsia"/>
              </w:rPr>
              <w:t>Internal</w:t>
            </w:r>
          </w:p>
        </w:tc>
        <w:tc>
          <w:tcPr>
            <w:tcW w:w="2052" w:type="pct"/>
            <w:shd w:val="clear" w:color="auto" w:fill="auto"/>
          </w:tcPr>
          <w:p w:rsidR="00C473F2" w:rsidP="00591D6B" w:rsidRDefault="00C473F2">
            <w:pPr>
              <w:pStyle w:val="AltB0"/>
            </w:pPr>
            <w:r>
              <w:fldChar w:fldCharType="begin"/>
            </w:r>
            <w:r>
              <w:instrText xml:space="preserve"> REF _Ref345055686 \h </w:instrText>
            </w:r>
            <w:r>
              <w:fldChar w:fldCharType="separate"/>
            </w:r>
            <w:r w:rsidR="00DE178B">
              <w:rPr>
                <w:rFonts w:hint="eastAsia"/>
              </w:rPr>
              <w:t>F24-Compensate Sliding Slipping Effect</w:t>
            </w:r>
            <w:r>
              <w:fldChar w:fldCharType="end"/>
            </w:r>
          </w:p>
        </w:tc>
      </w:tr>
      <w:tr w:rsidR="00B92999" w:rsidTr="00491655">
        <w:tc>
          <w:tcPr>
            <w:tcW w:w="2363" w:type="pct"/>
            <w:shd w:val="clear" w:color="auto" w:fill="auto"/>
          </w:tcPr>
          <w:p w:rsidR="00B92999" w:rsidP="00591D6B" w:rsidRDefault="00532AED">
            <w:pPr>
              <w:pStyle w:val="AltB0"/>
            </w:pPr>
            <w:hyperlink w:history="1" w:anchor="OdometerSpeedAvailable">
              <w:r w:rsidR="00B92999">
                <w:rPr>
                  <w:rStyle w:val="ac"/>
                </w:rPr>
                <w:t>OdometerSpeedAvailable</w:t>
              </w:r>
            </w:hyperlink>
          </w:p>
        </w:tc>
        <w:tc>
          <w:tcPr>
            <w:tcW w:w="585" w:type="pct"/>
            <w:shd w:val="clear" w:color="auto" w:fill="auto"/>
          </w:tcPr>
          <w:p w:rsidRPr="00C9091D" w:rsidR="00B92999" w:rsidP="00591D6B" w:rsidRDefault="00B92999">
            <w:pPr>
              <w:pStyle w:val="AltB0"/>
            </w:pPr>
            <w:r>
              <w:rPr>
                <w:rFonts w:hint="eastAsia"/>
              </w:rPr>
              <w:t>Internal</w:t>
            </w:r>
          </w:p>
        </w:tc>
        <w:tc>
          <w:tcPr>
            <w:tcW w:w="2052" w:type="pct"/>
            <w:shd w:val="clear" w:color="auto" w:fill="auto"/>
          </w:tcPr>
          <w:p w:rsidR="00B92999" w:rsidP="00591D6B" w:rsidRDefault="000C4395">
            <w:pPr>
              <w:pStyle w:val="AltB0"/>
            </w:pPr>
            <w:r>
              <w:fldChar w:fldCharType="begin"/>
            </w:r>
            <w:r>
              <w:instrText xml:space="preserve"> REF _Ref380051973 \h </w:instrText>
            </w:r>
            <w:r>
              <w:fldChar w:fldCharType="separate"/>
            </w:r>
            <w:r w:rsidR="00DE178B">
              <w:rPr>
                <w:rFonts w:hint="eastAsia"/>
              </w:rPr>
              <w:t>F26-Detect Odometer Axle Lock</w:t>
            </w:r>
            <w:r>
              <w:fldChar w:fldCharType="end"/>
            </w:r>
          </w:p>
        </w:tc>
      </w:tr>
      <w:tr w:rsidR="00D12329" w:rsidTr="00491655">
        <w:tc>
          <w:tcPr>
            <w:tcW w:w="2363" w:type="pct"/>
            <w:shd w:val="clear" w:color="auto" w:fill="auto"/>
          </w:tcPr>
          <w:p w:rsidR="00D12329" w:rsidP="00591D6B" w:rsidRDefault="00532AED">
            <w:pPr>
              <w:pStyle w:val="AltB0"/>
            </w:pPr>
            <w:hyperlink w:history="1" w:anchor="RadarMotionMax">
              <w:r w:rsidRPr="00796893" w:rsidR="00BF2A78">
                <w:rPr>
                  <w:rStyle w:val="ac"/>
                  <w:rFonts w:hint="eastAsia"/>
                </w:rPr>
                <w:t>RadarMotionMax</w:t>
              </w:r>
            </w:hyperlink>
          </w:p>
        </w:tc>
        <w:tc>
          <w:tcPr>
            <w:tcW w:w="585" w:type="pct"/>
            <w:shd w:val="clear" w:color="auto" w:fill="auto"/>
          </w:tcPr>
          <w:p w:rsidR="00D12329" w:rsidP="00591D6B" w:rsidRDefault="00130397">
            <w:pPr>
              <w:pStyle w:val="AltB0"/>
            </w:pPr>
            <w:r>
              <w:rPr>
                <w:rFonts w:hint="eastAsia"/>
              </w:rPr>
              <w:t>Internal</w:t>
            </w:r>
          </w:p>
        </w:tc>
        <w:tc>
          <w:tcPr>
            <w:tcW w:w="2052" w:type="pct"/>
            <w:shd w:val="clear" w:color="auto" w:fill="auto"/>
          </w:tcPr>
          <w:p w:rsidR="00D12329" w:rsidP="00591D6B" w:rsidRDefault="00130397">
            <w:pPr>
              <w:pStyle w:val="AltB0"/>
            </w:pPr>
            <w:r>
              <w:fldChar w:fldCharType="begin"/>
            </w:r>
            <w:r>
              <w:instrText xml:space="preserve"> REF _Ref379959783 \h </w:instrText>
            </w:r>
            <w:r>
              <w:fldChar w:fldCharType="separate"/>
            </w:r>
            <w:r w:rsidR="00DE178B">
              <w:rPr>
                <w:rFonts w:hint="eastAsia"/>
              </w:rPr>
              <w:t>F25-Calculate Radar Speed</w:t>
            </w:r>
            <w:r>
              <w:fldChar w:fldCharType="end"/>
            </w:r>
          </w:p>
        </w:tc>
      </w:tr>
      <w:tr w:rsidR="00D12329" w:rsidTr="00491655">
        <w:tc>
          <w:tcPr>
            <w:tcW w:w="2363" w:type="pct"/>
            <w:shd w:val="clear" w:color="auto" w:fill="auto"/>
          </w:tcPr>
          <w:p w:rsidR="00D12329" w:rsidP="00591D6B" w:rsidRDefault="00532AED">
            <w:pPr>
              <w:pStyle w:val="AltB0"/>
            </w:pPr>
            <w:hyperlink w:history="1" w:anchor="RadarMotionMin">
              <w:r w:rsidRPr="00796893" w:rsidR="00BF2A78">
                <w:rPr>
                  <w:rStyle w:val="ac"/>
                  <w:rFonts w:hint="eastAsia"/>
                </w:rPr>
                <w:t>RadarMotionMin</w:t>
              </w:r>
            </w:hyperlink>
          </w:p>
        </w:tc>
        <w:tc>
          <w:tcPr>
            <w:tcW w:w="585" w:type="pct"/>
            <w:shd w:val="clear" w:color="auto" w:fill="auto"/>
          </w:tcPr>
          <w:p w:rsidR="00D12329" w:rsidP="00591D6B" w:rsidRDefault="00130397">
            <w:pPr>
              <w:pStyle w:val="AltB0"/>
            </w:pPr>
            <w:r>
              <w:rPr>
                <w:rFonts w:hint="eastAsia"/>
              </w:rPr>
              <w:t>Internal</w:t>
            </w:r>
          </w:p>
        </w:tc>
        <w:tc>
          <w:tcPr>
            <w:tcW w:w="2052" w:type="pct"/>
            <w:shd w:val="clear" w:color="auto" w:fill="auto"/>
          </w:tcPr>
          <w:p w:rsidR="00D12329" w:rsidP="00591D6B" w:rsidRDefault="00130397">
            <w:pPr>
              <w:pStyle w:val="AltB0"/>
            </w:pPr>
            <w:r>
              <w:fldChar w:fldCharType="begin"/>
            </w:r>
            <w:r>
              <w:instrText xml:space="preserve"> REF _Ref379959783 \h </w:instrText>
            </w:r>
            <w:r>
              <w:fldChar w:fldCharType="separate"/>
            </w:r>
            <w:r w:rsidR="00DE178B">
              <w:rPr>
                <w:rFonts w:hint="eastAsia"/>
              </w:rPr>
              <w:t>F25-Calculate Radar Speed</w:t>
            </w:r>
            <w:r>
              <w:fldChar w:fldCharType="end"/>
            </w:r>
          </w:p>
        </w:tc>
      </w:tr>
      <w:tr w:rsidR="00D12329" w:rsidTr="00491655">
        <w:tc>
          <w:tcPr>
            <w:tcW w:w="2363" w:type="pct"/>
            <w:shd w:val="clear" w:color="auto" w:fill="auto"/>
          </w:tcPr>
          <w:p w:rsidR="00D12329" w:rsidP="00591D6B" w:rsidRDefault="00532AED">
            <w:pPr>
              <w:pStyle w:val="AltB0"/>
            </w:pPr>
            <w:hyperlink w:history="1" w:anchor="RadarSpeedValid">
              <w:r w:rsidRPr="005B0A13" w:rsidR="00130397">
                <w:rPr>
                  <w:rStyle w:val="ac"/>
                </w:rPr>
                <w:t>RadarSpeedValid</w:t>
              </w:r>
            </w:hyperlink>
          </w:p>
        </w:tc>
        <w:tc>
          <w:tcPr>
            <w:tcW w:w="585" w:type="pct"/>
            <w:shd w:val="clear" w:color="auto" w:fill="auto"/>
          </w:tcPr>
          <w:p w:rsidR="00D12329" w:rsidP="00591D6B" w:rsidRDefault="00130397">
            <w:pPr>
              <w:pStyle w:val="AltB0"/>
            </w:pPr>
            <w:r>
              <w:rPr>
                <w:rFonts w:hint="eastAsia"/>
              </w:rPr>
              <w:t>Internal</w:t>
            </w:r>
          </w:p>
        </w:tc>
        <w:tc>
          <w:tcPr>
            <w:tcW w:w="2052" w:type="pct"/>
            <w:shd w:val="clear" w:color="auto" w:fill="auto"/>
          </w:tcPr>
          <w:p w:rsidR="00D12329" w:rsidP="00591D6B" w:rsidRDefault="00130397">
            <w:pPr>
              <w:pStyle w:val="AltB0"/>
            </w:pPr>
            <w:r>
              <w:fldChar w:fldCharType="begin"/>
            </w:r>
            <w:r>
              <w:instrText xml:space="preserve"> REF _Ref379959783 \h </w:instrText>
            </w:r>
            <w:r>
              <w:fldChar w:fldCharType="separate"/>
            </w:r>
            <w:r w:rsidR="00DE178B">
              <w:rPr>
                <w:rFonts w:hint="eastAsia"/>
              </w:rPr>
              <w:t>F25-Calculate Radar Speed</w:t>
            </w:r>
            <w:r>
              <w:fldChar w:fldCharType="end"/>
            </w:r>
          </w:p>
        </w:tc>
      </w:tr>
      <w:tr w:rsidR="00B92999" w:rsidTr="00491655">
        <w:tc>
          <w:tcPr>
            <w:tcW w:w="2363" w:type="pct"/>
            <w:shd w:val="clear" w:color="auto" w:fill="auto"/>
          </w:tcPr>
          <w:p w:rsidR="00B92999" w:rsidP="00591D6B" w:rsidRDefault="00532AED">
            <w:pPr>
              <w:pStyle w:val="AltB0"/>
            </w:pPr>
            <w:hyperlink w:history="1" w:anchor="TeethCounter">
              <w:r w:rsidR="00B92999">
                <w:rPr>
                  <w:rStyle w:val="ac"/>
                </w:rPr>
                <w:t>TeethCounter</w:t>
              </w:r>
            </w:hyperlink>
          </w:p>
        </w:tc>
        <w:tc>
          <w:tcPr>
            <w:tcW w:w="585" w:type="pct"/>
            <w:shd w:val="clear" w:color="auto" w:fill="auto"/>
          </w:tcPr>
          <w:p w:rsidRPr="00C9091D" w:rsidR="00B92999" w:rsidP="00591D6B" w:rsidRDefault="00B92999">
            <w:pPr>
              <w:pStyle w:val="AltB0"/>
            </w:pPr>
            <w:r>
              <w:rPr>
                <w:rFonts w:hint="eastAsia"/>
              </w:rPr>
              <w:t>Internal</w:t>
            </w:r>
          </w:p>
        </w:tc>
        <w:tc>
          <w:tcPr>
            <w:tcW w:w="2052" w:type="pct"/>
            <w:shd w:val="clear" w:color="auto" w:fill="auto"/>
          </w:tcPr>
          <w:p w:rsidR="00B92999" w:rsidP="00591D6B" w:rsidRDefault="00B92999">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r w:rsidR="00B92999" w:rsidTr="00491655">
        <w:tc>
          <w:tcPr>
            <w:tcW w:w="2363" w:type="pct"/>
            <w:shd w:val="clear" w:color="auto" w:fill="auto"/>
          </w:tcPr>
          <w:p w:rsidR="00B92999" w:rsidP="00591D6B" w:rsidRDefault="00532AED">
            <w:pPr>
              <w:pStyle w:val="AltB0"/>
            </w:pPr>
            <w:hyperlink w:history="1" w:anchor="TrackMap">
              <w:r w:rsidR="00B92999">
                <w:rPr>
                  <w:rStyle w:val="ac"/>
                </w:rPr>
                <w:t>TrackMap</w:t>
              </w:r>
            </w:hyperlink>
          </w:p>
        </w:tc>
        <w:tc>
          <w:tcPr>
            <w:tcW w:w="585" w:type="pct"/>
            <w:shd w:val="clear" w:color="auto" w:fill="auto"/>
          </w:tcPr>
          <w:p w:rsidR="00B92999" w:rsidP="00591D6B" w:rsidRDefault="00B92999">
            <w:pPr>
              <w:pStyle w:val="AltB0"/>
            </w:pPr>
            <w:r>
              <w:rPr>
                <w:rFonts w:hint="eastAsia"/>
              </w:rPr>
              <w:t>Internal</w:t>
            </w:r>
          </w:p>
        </w:tc>
        <w:tc>
          <w:tcPr>
            <w:tcW w:w="2052" w:type="pct"/>
            <w:shd w:val="clear" w:color="auto" w:fill="auto"/>
          </w:tcPr>
          <w:p w:rsidR="00B92999" w:rsidP="00591D6B" w:rsidRDefault="00B92999">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B92999" w:rsidTr="00491655">
        <w:tc>
          <w:tcPr>
            <w:tcW w:w="2363" w:type="pct"/>
            <w:shd w:val="clear" w:color="auto" w:fill="auto"/>
          </w:tcPr>
          <w:p w:rsidR="00B92999" w:rsidP="00591D6B" w:rsidRDefault="00532AED">
            <w:pPr>
              <w:pStyle w:val="AltB0"/>
            </w:pPr>
            <w:hyperlink w:history="1" w:anchor="ValidSlipSlideModelling">
              <w:r w:rsidRPr="00FA6F9C" w:rsidR="00264DFC">
                <w:rPr>
                  <w:rStyle w:val="ac"/>
                  <w:rFonts w:hint="eastAsia"/>
                </w:rPr>
                <w:t>ValidSlipSlideModelling</w:t>
              </w:r>
            </w:hyperlink>
          </w:p>
        </w:tc>
        <w:tc>
          <w:tcPr>
            <w:tcW w:w="585" w:type="pct"/>
            <w:shd w:val="clear" w:color="auto" w:fill="auto"/>
          </w:tcPr>
          <w:p w:rsidRPr="00C9091D" w:rsidR="00B92999" w:rsidP="00591D6B" w:rsidRDefault="00B92999">
            <w:pPr>
              <w:pStyle w:val="AltB0"/>
            </w:pPr>
            <w:r>
              <w:rPr>
                <w:rFonts w:hint="eastAsia"/>
              </w:rPr>
              <w:t>Internal</w:t>
            </w:r>
          </w:p>
        </w:tc>
        <w:tc>
          <w:tcPr>
            <w:tcW w:w="2052" w:type="pct"/>
            <w:shd w:val="clear" w:color="auto" w:fill="auto"/>
          </w:tcPr>
          <w:p w:rsidR="00B92999" w:rsidP="00591D6B" w:rsidRDefault="00B92999">
            <w:pPr>
              <w:pStyle w:val="AltB0"/>
            </w:pPr>
            <w:r>
              <w:fldChar w:fldCharType="begin"/>
            </w:r>
            <w:r>
              <w:instrText xml:space="preserve"> REF _Ref345055686 \h </w:instrText>
            </w:r>
            <w:r>
              <w:fldChar w:fldCharType="separate"/>
            </w:r>
            <w:r w:rsidR="00DE178B">
              <w:rPr>
                <w:rFonts w:hint="eastAsia"/>
              </w:rPr>
              <w:t>F24-Compensate Sliding Slipping Effect</w:t>
            </w:r>
            <w:r>
              <w:fldChar w:fldCharType="end"/>
            </w:r>
          </w:p>
        </w:tc>
      </w:tr>
      <w:tr w:rsidR="00B92999" w:rsidTr="00491655">
        <w:tc>
          <w:tcPr>
            <w:tcW w:w="2363" w:type="pct"/>
            <w:shd w:val="clear" w:color="auto" w:fill="auto"/>
          </w:tcPr>
          <w:p w:rsidR="00B92999" w:rsidP="00591D6B" w:rsidRDefault="00532AED">
            <w:pPr>
              <w:pStyle w:val="AltB0"/>
            </w:pPr>
            <w:hyperlink w:history="1" w:anchor="ValidWheelKinematic">
              <w:r w:rsidR="00B92999">
                <w:rPr>
                  <w:rStyle w:val="ac"/>
                </w:rPr>
                <w:t>ValidWheelKinematic</w:t>
              </w:r>
            </w:hyperlink>
          </w:p>
        </w:tc>
        <w:tc>
          <w:tcPr>
            <w:tcW w:w="585" w:type="pct"/>
            <w:shd w:val="clear" w:color="auto" w:fill="auto"/>
          </w:tcPr>
          <w:p w:rsidR="00B92999" w:rsidP="00591D6B" w:rsidRDefault="00B92999">
            <w:pPr>
              <w:pStyle w:val="AltB0"/>
            </w:pPr>
            <w:r>
              <w:rPr>
                <w:rFonts w:hint="eastAsia"/>
              </w:rPr>
              <w:t>Internal</w:t>
            </w:r>
          </w:p>
        </w:tc>
        <w:tc>
          <w:tcPr>
            <w:tcW w:w="2052" w:type="pct"/>
            <w:shd w:val="clear" w:color="auto" w:fill="auto"/>
          </w:tcPr>
          <w:p w:rsidR="00B92999" w:rsidP="00591D6B" w:rsidRDefault="00B92999">
            <w:pPr>
              <w:pStyle w:val="AltB0"/>
            </w:pPr>
            <w:r>
              <w:fldChar w:fldCharType="begin"/>
            </w:r>
            <w:r>
              <w:instrText xml:space="preserve"> REF _Ref345055677 \h </w:instrText>
            </w:r>
            <w:r>
              <w:fldChar w:fldCharType="separate"/>
            </w:r>
            <w:r w:rsidR="00DE178B">
              <w:rPr>
                <w:rFonts w:hint="eastAsia"/>
              </w:rPr>
              <w:t>F23-Manage the Odometer State</w:t>
            </w:r>
            <w:r>
              <w:fldChar w:fldCharType="end"/>
            </w:r>
          </w:p>
        </w:tc>
      </w:tr>
      <w:tr w:rsidR="00B92999" w:rsidTr="00491655">
        <w:tc>
          <w:tcPr>
            <w:tcW w:w="2363" w:type="pct"/>
            <w:shd w:val="clear" w:color="auto" w:fill="auto"/>
          </w:tcPr>
          <w:p w:rsidR="00B92999" w:rsidP="00591D6B" w:rsidRDefault="00532AED">
            <w:pPr>
              <w:pStyle w:val="AltB0"/>
            </w:pPr>
            <w:hyperlink w:history="1" w:anchor="WheelFilteredStopped">
              <w:r w:rsidR="00B92999">
                <w:rPr>
                  <w:rStyle w:val="ac"/>
                </w:rPr>
                <w:t>WheelFilteredStopped</w:t>
              </w:r>
            </w:hyperlink>
          </w:p>
        </w:tc>
        <w:tc>
          <w:tcPr>
            <w:tcW w:w="585" w:type="pct"/>
            <w:shd w:val="clear" w:color="auto" w:fill="auto"/>
          </w:tcPr>
          <w:p w:rsidRPr="00C9091D" w:rsidR="00B92999" w:rsidP="00591D6B" w:rsidRDefault="00B92999">
            <w:pPr>
              <w:pStyle w:val="AltB0"/>
            </w:pPr>
            <w:r>
              <w:rPr>
                <w:rFonts w:hint="eastAsia"/>
              </w:rPr>
              <w:t>Internal</w:t>
            </w:r>
          </w:p>
        </w:tc>
        <w:tc>
          <w:tcPr>
            <w:tcW w:w="2052" w:type="pct"/>
            <w:shd w:val="clear" w:color="auto" w:fill="auto"/>
          </w:tcPr>
          <w:p w:rsidR="00B92999" w:rsidP="00591D6B" w:rsidRDefault="00B92999">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r w:rsidR="00B92999" w:rsidTr="00491655">
        <w:tc>
          <w:tcPr>
            <w:tcW w:w="2363" w:type="pct"/>
            <w:shd w:val="clear" w:color="auto" w:fill="auto"/>
          </w:tcPr>
          <w:p w:rsidR="00B92999" w:rsidP="00591D6B" w:rsidRDefault="00532AED">
            <w:pPr>
              <w:pStyle w:val="AltB0"/>
            </w:pPr>
            <w:hyperlink w:history="1" w:anchor="WheelStopped">
              <w:r w:rsidR="00B92999">
                <w:rPr>
                  <w:rStyle w:val="ac"/>
                </w:rPr>
                <w:t>WheelStopped</w:t>
              </w:r>
            </w:hyperlink>
          </w:p>
        </w:tc>
        <w:tc>
          <w:tcPr>
            <w:tcW w:w="585" w:type="pct"/>
            <w:shd w:val="clear" w:color="auto" w:fill="auto"/>
          </w:tcPr>
          <w:p w:rsidRPr="00C9091D" w:rsidR="00B92999" w:rsidP="00591D6B" w:rsidRDefault="00B92999">
            <w:pPr>
              <w:pStyle w:val="AltB0"/>
            </w:pPr>
            <w:r>
              <w:rPr>
                <w:rFonts w:hint="eastAsia"/>
              </w:rPr>
              <w:t>Internal</w:t>
            </w:r>
          </w:p>
        </w:tc>
        <w:tc>
          <w:tcPr>
            <w:tcW w:w="2052" w:type="pct"/>
            <w:shd w:val="clear" w:color="auto" w:fill="auto"/>
          </w:tcPr>
          <w:p w:rsidR="00B92999" w:rsidP="00591D6B" w:rsidRDefault="00B92999">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r w:rsidR="00B92999" w:rsidTr="00491655">
        <w:tc>
          <w:tcPr>
            <w:tcW w:w="2363" w:type="pct"/>
            <w:shd w:val="clear" w:color="auto" w:fill="auto"/>
          </w:tcPr>
          <w:p w:rsidR="00B92999" w:rsidP="00591D6B" w:rsidRDefault="00532AED">
            <w:pPr>
              <w:pStyle w:val="AltB0"/>
            </w:pPr>
            <w:hyperlink w:history="1" w:anchor="WheelTrainKinematicCorrelation">
              <w:r w:rsidR="00B92999">
                <w:rPr>
                  <w:rStyle w:val="ac"/>
                </w:rPr>
                <w:t>WheelTrainKinematicCorrelation</w:t>
              </w:r>
            </w:hyperlink>
          </w:p>
        </w:tc>
        <w:tc>
          <w:tcPr>
            <w:tcW w:w="585" w:type="pct"/>
            <w:shd w:val="clear" w:color="auto" w:fill="auto"/>
          </w:tcPr>
          <w:p w:rsidRPr="00C9091D" w:rsidR="00B92999" w:rsidP="00591D6B" w:rsidRDefault="00B92999">
            <w:pPr>
              <w:pStyle w:val="AltB0"/>
            </w:pPr>
            <w:r>
              <w:rPr>
                <w:rFonts w:hint="eastAsia"/>
              </w:rPr>
              <w:t>Internal</w:t>
            </w:r>
          </w:p>
        </w:tc>
        <w:tc>
          <w:tcPr>
            <w:tcW w:w="2052" w:type="pct"/>
            <w:shd w:val="clear" w:color="auto" w:fill="auto"/>
          </w:tcPr>
          <w:p w:rsidR="00B92999" w:rsidP="00591D6B" w:rsidRDefault="000C4395">
            <w:pPr>
              <w:pStyle w:val="AltB0"/>
            </w:pPr>
            <w:r>
              <w:fldChar w:fldCharType="begin"/>
            </w:r>
            <w:r>
              <w:instrText xml:space="preserve"> REF _Ref380051973 \h </w:instrText>
            </w:r>
            <w:r>
              <w:fldChar w:fldCharType="separate"/>
            </w:r>
            <w:r w:rsidR="00DE178B">
              <w:rPr>
                <w:rFonts w:hint="eastAsia"/>
              </w:rPr>
              <w:t>F26-Detect Odometer Axle Lock</w:t>
            </w:r>
            <w:r>
              <w:fldChar w:fldCharType="end"/>
            </w:r>
          </w:p>
        </w:tc>
      </w:tr>
    </w:tbl>
    <w:p w:rsidR="002A1E4E" w:rsidP="002A1E4E" w:rsidRDefault="00983578">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803"/>
        <w:gridCol w:w="1842"/>
        <w:gridCol w:w="1842"/>
        <w:gridCol w:w="2799"/>
      </w:tblGrid>
      <w:tr w:rsidRPr="00785CC7" w:rsidR="00983578" w:rsidTr="00983578">
        <w:tc>
          <w:tcPr>
            <w:tcW w:w="1509" w:type="pct"/>
            <w:tcBorders>
              <w:top w:val="single" w:color="000000" w:sz="12" w:space="0"/>
              <w:bottom w:val="single" w:color="000000" w:sz="4" w:space="0"/>
            </w:tcBorders>
            <w:shd w:val="clear" w:color="auto" w:fill="E0E0E0"/>
          </w:tcPr>
          <w:p w:rsidR="002A1E4E" w:rsidP="00FA0FBB" w:rsidRDefault="002A1E4E">
            <w:pPr>
              <w:pStyle w:val="af6"/>
            </w:pPr>
            <w:r w:rsidRPr="00B1730D">
              <w:t>Name</w:t>
            </w:r>
          </w:p>
        </w:tc>
        <w:tc>
          <w:tcPr>
            <w:tcW w:w="992" w:type="pct"/>
            <w:tcBorders>
              <w:top w:val="single" w:color="000000" w:sz="12" w:space="0"/>
              <w:bottom w:val="single" w:color="000000" w:sz="4" w:space="0"/>
            </w:tcBorders>
            <w:shd w:val="clear" w:color="auto" w:fill="E0E0E0"/>
          </w:tcPr>
          <w:p w:rsidR="002A1E4E" w:rsidP="00FA0FBB" w:rsidRDefault="002A1E4E">
            <w:pPr>
              <w:pStyle w:val="af6"/>
            </w:pPr>
            <w:r>
              <w:rPr>
                <w:rFonts w:hint="eastAsia"/>
              </w:rPr>
              <w:t>Safety Critical</w:t>
            </w:r>
          </w:p>
        </w:tc>
        <w:tc>
          <w:tcPr>
            <w:tcW w:w="992" w:type="pct"/>
            <w:tcBorders>
              <w:top w:val="single" w:color="000000" w:sz="12" w:space="0"/>
              <w:bottom w:val="single" w:color="000000" w:sz="4" w:space="0"/>
            </w:tcBorders>
            <w:shd w:val="clear" w:color="auto" w:fill="E0E0E0"/>
          </w:tcPr>
          <w:p w:rsidR="002A1E4E" w:rsidP="00FA0FBB" w:rsidRDefault="002A1E4E">
            <w:pPr>
              <w:pStyle w:val="af6"/>
            </w:pPr>
            <w:r w:rsidRPr="00B1730D">
              <w:t>Observable</w:t>
            </w:r>
          </w:p>
        </w:tc>
        <w:tc>
          <w:tcPr>
            <w:tcW w:w="1507" w:type="pct"/>
            <w:tcBorders>
              <w:top w:val="single" w:color="000000" w:sz="12" w:space="0"/>
              <w:bottom w:val="single" w:color="000000" w:sz="4" w:space="0"/>
            </w:tcBorders>
            <w:shd w:val="clear" w:color="auto" w:fill="E0E0E0"/>
          </w:tcPr>
          <w:p w:rsidR="002A1E4E" w:rsidP="00FA0FBB" w:rsidRDefault="002A1E4E">
            <w:pPr>
              <w:pStyle w:val="af6"/>
            </w:pPr>
            <w:r w:rsidRPr="00B1730D">
              <w:t>Logical Type</w:t>
            </w:r>
          </w:p>
        </w:tc>
      </w:tr>
      <w:tr w:rsidR="00983578" w:rsidTr="00983578">
        <w:tc>
          <w:tcPr>
            <w:tcW w:w="1509" w:type="pct"/>
            <w:tcBorders>
              <w:top w:val="single" w:color="000000" w:sz="4" w:space="0"/>
              <w:bottom w:val="single" w:color="000000" w:sz="12" w:space="0"/>
              <w:right w:val="nil"/>
            </w:tcBorders>
            <w:shd w:val="clear" w:color="auto" w:fill="auto"/>
          </w:tcPr>
          <w:p w:rsidRPr="002A1E4E" w:rsidR="00983578" w:rsidP="00591D6B" w:rsidRDefault="00532AED">
            <w:pPr>
              <w:pStyle w:val="AltB0"/>
              <w:rPr>
                <w:rStyle w:val="ac"/>
              </w:rPr>
            </w:pPr>
            <w:hyperlink w:history="1" w:anchor="TrainMinSpeed">
              <w:r w:rsidRPr="002A1E4E" w:rsidR="00983578">
                <w:rPr>
                  <w:rStyle w:val="ac"/>
                  <w:rFonts w:hint="eastAsia"/>
                </w:rPr>
                <w:t>TrainMinSpeed</w:t>
              </w:r>
            </w:hyperlink>
          </w:p>
        </w:tc>
        <w:tc>
          <w:tcPr>
            <w:tcW w:w="992" w:type="pct"/>
            <w:tcBorders>
              <w:top w:val="single" w:color="000000" w:sz="4" w:space="0"/>
              <w:left w:val="nil"/>
              <w:bottom w:val="single" w:color="000000" w:sz="12" w:space="0"/>
              <w:right w:val="nil"/>
            </w:tcBorders>
            <w:shd w:val="clear" w:color="auto" w:fill="auto"/>
          </w:tcPr>
          <w:p w:rsidR="00983578" w:rsidP="00591D6B" w:rsidRDefault="00983578">
            <w:pPr>
              <w:pStyle w:val="AltB0"/>
            </w:pPr>
            <w:r>
              <w:rPr>
                <w:rFonts w:hint="eastAsia"/>
              </w:rPr>
              <w:t>√</w:t>
            </w:r>
          </w:p>
        </w:tc>
        <w:tc>
          <w:tcPr>
            <w:tcW w:w="992" w:type="pct"/>
            <w:tcBorders>
              <w:top w:val="single" w:color="000000" w:sz="4" w:space="0"/>
              <w:left w:val="nil"/>
              <w:bottom w:val="single" w:color="000000" w:sz="12" w:space="0"/>
              <w:right w:val="nil"/>
            </w:tcBorders>
            <w:shd w:val="clear" w:color="auto" w:fill="auto"/>
          </w:tcPr>
          <w:p w:rsidR="00983578" w:rsidP="00591D6B" w:rsidRDefault="00983578">
            <w:pPr>
              <w:pStyle w:val="AltB0"/>
            </w:pPr>
            <w:r>
              <w:rPr>
                <w:rFonts w:hint="eastAsia"/>
              </w:rPr>
              <w:t>√</w:t>
            </w:r>
          </w:p>
        </w:tc>
        <w:tc>
          <w:tcPr>
            <w:tcW w:w="1507" w:type="pct"/>
            <w:tcBorders>
              <w:top w:val="single" w:color="000000" w:sz="4" w:space="0"/>
              <w:left w:val="nil"/>
              <w:bottom w:val="single" w:color="000000" w:sz="12" w:space="0"/>
            </w:tcBorders>
            <w:shd w:val="clear" w:color="auto" w:fill="auto"/>
          </w:tcPr>
          <w:p w:rsidR="00983578" w:rsidP="00591D6B" w:rsidRDefault="00983578">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983578" w:rsidTr="00983578">
        <w:tc>
          <w:tcPr>
            <w:tcW w:w="1509" w:type="pct"/>
            <w:tcBorders>
              <w:top w:val="single" w:color="000000" w:sz="4" w:space="0"/>
            </w:tcBorders>
            <w:shd w:val="clear" w:color="auto" w:fill="auto"/>
          </w:tcPr>
          <w:p w:rsidR="00983578" w:rsidP="00591D6B" w:rsidRDefault="00532AED">
            <w:pPr>
              <w:pStyle w:val="AltB0"/>
            </w:pPr>
            <w:hyperlink w:history="1" w:anchor="TrainStopped">
              <w:r w:rsidR="00983578">
                <w:rPr>
                  <w:rStyle w:val="ac"/>
                </w:rPr>
                <w:t>TrainStopped</w:t>
              </w:r>
            </w:hyperlink>
          </w:p>
        </w:tc>
        <w:tc>
          <w:tcPr>
            <w:tcW w:w="992" w:type="pct"/>
            <w:tcBorders>
              <w:top w:val="single" w:color="000000" w:sz="4" w:space="0"/>
            </w:tcBorders>
          </w:tcPr>
          <w:p w:rsidR="00983578" w:rsidP="00591D6B" w:rsidRDefault="00983578">
            <w:pPr>
              <w:pStyle w:val="AltB0"/>
            </w:pPr>
            <w:r>
              <w:rPr>
                <w:rFonts w:hint="eastAsia"/>
              </w:rPr>
              <w:t>√</w:t>
            </w:r>
          </w:p>
        </w:tc>
        <w:tc>
          <w:tcPr>
            <w:tcW w:w="992" w:type="pct"/>
            <w:tcBorders>
              <w:top w:val="single" w:color="000000" w:sz="4" w:space="0"/>
            </w:tcBorders>
            <w:shd w:val="clear" w:color="auto" w:fill="auto"/>
          </w:tcPr>
          <w:p w:rsidR="00983578" w:rsidP="00591D6B" w:rsidRDefault="00983578">
            <w:pPr>
              <w:pStyle w:val="AltB0"/>
            </w:pPr>
            <w:r>
              <w:rPr>
                <w:rFonts w:hint="eastAsia"/>
              </w:rPr>
              <w:t>√</w:t>
            </w:r>
          </w:p>
        </w:tc>
        <w:tc>
          <w:tcPr>
            <w:tcW w:w="1507" w:type="pct"/>
            <w:tcBorders>
              <w:top w:val="single" w:color="000000" w:sz="4" w:space="0"/>
            </w:tcBorders>
            <w:shd w:val="clear" w:color="auto" w:fill="auto"/>
          </w:tcPr>
          <w:p w:rsidR="00983578"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Pr="00003A18" w:rsidR="00896D6D" w:rsidP="00934391" w:rsidRDefault="00896D6D">
      <w:pPr>
        <w:pStyle w:val="3"/>
      </w:pPr>
      <w:r w:rsidRPr="00A61D30">
        <w:rPr>
          <w:rFonts w:hint="eastAsia"/>
        </w:rPr>
        <w:t>Processing</w:t>
      </w:r>
    </w:p>
    <w:p w:rsidR="008334E2" w:rsidP="00C93484" w:rsidRDefault="008334E2">
      <w:pPr>
        <w:pStyle w:val="Reqtify"/>
      </w:pPr>
      <w:r>
        <w:rPr>
          <w:rFonts w:hint="eastAsia"/>
        </w:rPr>
        <w:t>来自里程计测得的车轮运动学参数，经过打滑补偿和轴锁判断处理后，即可得到安全的列车运动学参数，供</w:t>
      </w:r>
      <w:r>
        <w:rPr>
          <w:rFonts w:hint="eastAsia"/>
        </w:rPr>
        <w:t>ATP</w:t>
      </w:r>
      <w:r>
        <w:rPr>
          <w:rFonts w:hint="eastAsia"/>
        </w:rPr>
        <w:t>的其他功能使用。</w:t>
      </w:r>
    </w:p>
    <w:p w:rsidRPr="00550833" w:rsidR="008334E2" w:rsidP="00C93484" w:rsidRDefault="008334E2">
      <w:pPr>
        <w:pStyle w:val="Reqtify"/>
      </w:pPr>
      <w:r w:rsidRPr="00471246">
        <w:rPr>
          <w:rFonts w:hint="eastAsia"/>
        </w:rPr>
        <w:t>Aft</w:t>
      </w:r>
      <w:r>
        <w:rPr>
          <w:rFonts w:hint="eastAsia"/>
        </w:rPr>
        <w:t>er the overestimation of the sliding</w:t>
      </w:r>
      <w:r w:rsidRPr="00471246">
        <w:rPr>
          <w:rFonts w:hint="eastAsia"/>
        </w:rPr>
        <w:t xml:space="preserve"> </w:t>
      </w:r>
      <w:r>
        <w:rPr>
          <w:rFonts w:hint="eastAsia"/>
        </w:rPr>
        <w:t>effect</w:t>
      </w:r>
      <w:r w:rsidR="00397BD9">
        <w:rPr>
          <w:rFonts w:hint="eastAsia"/>
        </w:rPr>
        <w:t xml:space="preserve"> and </w:t>
      </w:r>
      <w:r>
        <w:rPr>
          <w:rFonts w:hint="eastAsia"/>
        </w:rPr>
        <w:t>consideration of wheel braking</w:t>
      </w:r>
      <w:r w:rsidRPr="00471246">
        <w:rPr>
          <w:rFonts w:hint="eastAsia"/>
        </w:rPr>
        <w:t xml:space="preserve"> </w:t>
      </w:r>
      <w:r w:rsidRPr="00471246" w:rsidR="00C83252">
        <w:t>decocted</w:t>
      </w:r>
      <w:r w:rsidRPr="00471246">
        <w:rPr>
          <w:rFonts w:hint="eastAsia"/>
        </w:rPr>
        <w:t xml:space="preserve"> by odometers, </w:t>
      </w:r>
      <w:r>
        <w:rPr>
          <w:rFonts w:hint="eastAsia"/>
        </w:rPr>
        <w:t>ATP</w:t>
      </w:r>
      <w:r w:rsidRPr="00471246">
        <w:rPr>
          <w:rFonts w:hint="eastAsia"/>
        </w:rPr>
        <w:t xml:space="preserve"> can </w:t>
      </w:r>
      <w:r>
        <w:rPr>
          <w:rFonts w:hint="eastAsia"/>
        </w:rPr>
        <w:t xml:space="preserve">calculate the train </w:t>
      </w:r>
      <w:r w:rsidR="00C83252">
        <w:t>kinematic</w:t>
      </w:r>
      <w:r w:rsidRPr="00471246">
        <w:rPr>
          <w:rFonts w:hint="eastAsia"/>
        </w:rPr>
        <w:t xml:space="preserve"> parameters </w:t>
      </w:r>
      <w:r>
        <w:rPr>
          <w:rFonts w:hint="eastAsia"/>
        </w:rPr>
        <w:t>which will used by other functions.</w:t>
      </w:r>
    </w:p>
    <w:p w:rsidR="008334E2" w:rsidP="00C93484" w:rsidRDefault="008334E2">
      <w:pPr>
        <w:pStyle w:val="Reqtify"/>
      </w:pPr>
    </w:p>
    <w:p w:rsidR="00AB4CE0" w:rsidP="00C93484" w:rsidRDefault="00AB4CE0">
      <w:pPr>
        <w:pStyle w:val="Reqtify"/>
      </w:pPr>
      <w:r>
        <w:rPr>
          <w:rFonts w:hint="eastAsia"/>
        </w:rPr>
        <w:t>对于配置有多普勒雷达的项目，可用雷达测速值修正里程计受所在车轮打滑、空转的影响，提高运营效率。里程计和雷达的融合方案如下：</w:t>
      </w:r>
    </w:p>
    <w:p w:rsidR="00AB4CE0" w:rsidP="00FA0FBB" w:rsidRDefault="00B65DB8">
      <w:pPr>
        <w:pStyle w:val="AltX"/>
      </w:pPr>
      <w:r>
        <w:rPr>
          <w:rFonts w:hint="eastAsia"/>
        </w:rPr>
        <w:t>当雷达不可用，仅使用里程计的位移值；</w:t>
      </w:r>
    </w:p>
    <w:p w:rsidR="00B65DB8" w:rsidP="00FA0FBB" w:rsidRDefault="00981AAD">
      <w:pPr>
        <w:pStyle w:val="AltX"/>
      </w:pPr>
      <w:r>
        <w:rPr>
          <w:rFonts w:hint="eastAsia"/>
        </w:rPr>
        <w:t>若判断里程计打滑控制模型失效（</w:t>
      </w:r>
      <w:r>
        <w:rPr>
          <w:rFonts w:hint="eastAsia"/>
        </w:rPr>
        <w:t>SKIDDING</w:t>
      </w:r>
      <w:r>
        <w:rPr>
          <w:rFonts w:hint="eastAsia"/>
        </w:rPr>
        <w:t>状态），则使用雷达的位移值；</w:t>
      </w:r>
    </w:p>
    <w:p w:rsidRPr="00AB4CE0" w:rsidR="00981AAD" w:rsidP="00FA0FBB" w:rsidRDefault="00981AAD">
      <w:pPr>
        <w:pStyle w:val="AltX"/>
      </w:pPr>
      <w:r>
        <w:rPr>
          <w:rFonts w:hint="eastAsia"/>
        </w:rPr>
        <w:t>其他情况，使用雷达和里程计最大最小位移的交集。</w:t>
      </w:r>
    </w:p>
    <w:p w:rsidRPr="00A15FD7" w:rsidR="00A15FD7" w:rsidP="00C93484" w:rsidRDefault="00A15FD7">
      <w:pPr>
        <w:pStyle w:val="Reqtify"/>
      </w:pPr>
    </w:p>
    <w:p w:rsidRPr="00550833" w:rsidR="00214EA1" w:rsidP="00C93484" w:rsidRDefault="00214EA1">
      <w:pPr>
        <w:pStyle w:val="Reqtify"/>
      </w:pPr>
    </w:p>
    <w:p w:rsidR="008334E2" w:rsidP="00704491" w:rsidRDefault="008334E2">
      <w:pPr>
        <w:pStyle w:val="ReqtifyAltR"/>
      </w:pPr>
      <w:r>
        <w:t>[iTC_CC_ATP-SwRS-0</w:t>
      </w:r>
      <w:r>
        <w:rPr>
          <w:rFonts w:hint="eastAsia"/>
        </w:rPr>
        <w:t>243</w:t>
      </w:r>
      <w:r>
        <w:t>]</w:t>
      </w:r>
    </w:p>
    <w:p w:rsidR="008334E2" w:rsidP="00C93484" w:rsidRDefault="008B283E">
      <w:pPr>
        <w:pStyle w:val="Reqtify"/>
      </w:pPr>
      <w:bookmarkStart w:name="ValidTrainKinematic" w:id="4845"/>
      <w:r w:rsidRPr="00501C21">
        <w:rPr>
          <w:rStyle w:val="aff2"/>
        </w:rPr>
        <w:t>ValidTrainKinematic</w:t>
      </w:r>
      <w:bookmarkEnd w:id="4845"/>
      <w:r w:rsidR="008334E2">
        <w:rPr>
          <w:rFonts w:hint="eastAsia"/>
        </w:rPr>
        <w:t>，列车位移速度计算有效的条件</w:t>
      </w:r>
    </w:p>
    <w:p w:rsidR="008334E2" w:rsidP="00C93484" w:rsidRDefault="008334E2">
      <w:pPr>
        <w:pStyle w:val="Reqtify"/>
      </w:pPr>
      <w:r w:rsidRPr="00634120">
        <w:t xml:space="preserve">Train kinematic information shall </w:t>
      </w:r>
      <w:r w:rsidRPr="00634120" w:rsidR="00C83252">
        <w:t>declare</w:t>
      </w:r>
      <w:r w:rsidRPr="00634120">
        <w:t xml:space="preserve"> invalid if at least one of following condition is </w:t>
      </w:r>
      <w:r w:rsidRPr="00354FC4" w:rsidR="00397BD9">
        <w:rPr>
          <w:rStyle w:val="aff1"/>
        </w:rPr>
        <w:t>True</w:t>
      </w:r>
      <w:r w:rsidRPr="00634120">
        <w:t>:</w:t>
      </w:r>
    </w:p>
    <w:p w:rsidR="008334E2" w:rsidP="00FA0FBB" w:rsidRDefault="008334E2">
      <w:pPr>
        <w:pStyle w:val="AltX"/>
      </w:pPr>
      <w:r w:rsidRPr="00634120">
        <w:t>odometer kinematic is not valid,</w:t>
      </w:r>
    </w:p>
    <w:p w:rsidR="008334E2" w:rsidP="00FA0FBB" w:rsidRDefault="008334E2">
      <w:pPr>
        <w:pStyle w:val="AltX"/>
      </w:pPr>
      <w:r w:rsidRPr="00634120">
        <w:t xml:space="preserve">or </w:t>
      </w:r>
      <w:r w:rsidR="00262FD4">
        <w:rPr>
          <w:rFonts w:hint="eastAsia"/>
        </w:rPr>
        <w:t xml:space="preserve">neither radar speed nor </w:t>
      </w:r>
      <w:r w:rsidRPr="00634120">
        <w:t xml:space="preserve">over-estimation </w:t>
      </w:r>
      <w:r w:rsidRPr="00634120" w:rsidR="00C83252">
        <w:t>modeling</w:t>
      </w:r>
      <w:r w:rsidRPr="00634120">
        <w:t xml:space="preserve"> of train movement is valid,</w:t>
      </w:r>
    </w:p>
    <w:p w:rsidR="008334E2" w:rsidP="00FA0FBB" w:rsidRDefault="008334E2">
      <w:pPr>
        <w:pStyle w:val="AltX"/>
      </w:pPr>
      <w:r w:rsidRPr="00634120">
        <w:t>or train movement</w:t>
      </w:r>
      <w:r w:rsidR="00397BD9">
        <w:t xml:space="preserve"> and </w:t>
      </w:r>
      <w:r w:rsidRPr="00634120">
        <w:t>wheel movement has been detected de-correlated.</w:t>
      </w:r>
    </w:p>
    <w:p w:rsidR="008334E2" w:rsidP="000431E0" w:rsidRDefault="00262FD4">
      <w:pPr>
        <w:pStyle w:val="af7"/>
      </w:pPr>
      <w:r>
        <w:rPr>
          <w:rFonts w:hint="eastAsia"/>
        </w:rPr>
        <w:lastRenderedPageBreak/>
        <w:t xml:space="preserve">def </w:t>
      </w:r>
      <w:hyperlink w:history="1" w:anchor="ValidTrainKinematic">
        <w:r w:rsidR="008B283E">
          <w:rPr>
            <w:rStyle w:val="ac"/>
          </w:rPr>
          <w:t>ValidTrainKinematic</w:t>
        </w:r>
      </w:hyperlink>
      <w:r w:rsidR="008334E2">
        <w:rPr>
          <w:rFonts w:hint="eastAsia"/>
        </w:rPr>
        <w:t>(k)</w:t>
      </w:r>
      <w:r>
        <w:rPr>
          <w:rFonts w:hint="eastAsia"/>
        </w:rPr>
        <w:t>:</w:t>
      </w:r>
    </w:p>
    <w:p w:rsidR="00262FD4" w:rsidP="000431E0" w:rsidRDefault="008334E2">
      <w:pPr>
        <w:pStyle w:val="af7"/>
      </w:pPr>
      <w:r w:rsidRPr="00634120">
        <w:t xml:space="preserve"> </w:t>
      </w:r>
      <w:r w:rsidR="00262FD4">
        <w:rPr>
          <w:rFonts w:hint="eastAsia"/>
        </w:rPr>
        <w:t xml:space="preserve">   return</w:t>
      </w:r>
      <w:r w:rsidRPr="00634120">
        <w:t xml:space="preserve"> </w:t>
      </w:r>
      <w:r w:rsidR="00262FD4">
        <w:rPr>
          <w:rFonts w:hint="eastAsia"/>
        </w:rPr>
        <w:t>(</w:t>
      </w:r>
      <w:r w:rsidRPr="00634120">
        <w:t>(</w:t>
      </w:r>
      <w:hyperlink w:history="1" w:anchor="ValidSlipSlideModelling">
        <w:r w:rsidRPr="00FA6F9C" w:rsidR="00264DFC">
          <w:rPr>
            <w:rStyle w:val="ac"/>
            <w:rFonts w:hint="eastAsia"/>
          </w:rPr>
          <w:t>ValidSlipSlideModelling</w:t>
        </w:r>
      </w:hyperlink>
      <w:r>
        <w:rPr>
          <w:rFonts w:hint="eastAsia"/>
        </w:rPr>
        <w:t>(k)</w:t>
      </w:r>
    </w:p>
    <w:p w:rsidR="008334E2" w:rsidP="000431E0" w:rsidRDefault="00262FD4">
      <w:pPr>
        <w:pStyle w:val="af7"/>
      </w:pPr>
      <w:r>
        <w:rPr>
          <w:rFonts w:hint="eastAsia"/>
        </w:rPr>
        <w:t xml:space="preserve">              or </w:t>
      </w:r>
      <w:hyperlink w:history="1" w:anchor="RadarSpeedValid">
        <w:r w:rsidRPr="00262FD4">
          <w:rPr>
            <w:rStyle w:val="ac"/>
            <w:rFonts w:hint="eastAsia"/>
          </w:rPr>
          <w:t>RadarSpeedValid</w:t>
        </w:r>
      </w:hyperlink>
      <w:r>
        <w:rPr>
          <w:rFonts w:hint="eastAsia"/>
        </w:rPr>
        <w:t>(k))</w:t>
      </w:r>
    </w:p>
    <w:p w:rsidR="008334E2" w:rsidP="000431E0" w:rsidRDefault="00262FD4">
      <w:pPr>
        <w:pStyle w:val="af7"/>
      </w:pPr>
      <w:r w:rsidRPr="00262FD4">
        <w:rPr>
          <w:rFonts w:hint="eastAsia"/>
        </w:rPr>
        <w:t xml:space="preserve">        </w:t>
      </w:r>
      <w:r>
        <w:rPr>
          <w:rFonts w:hint="eastAsia"/>
        </w:rPr>
        <w:t xml:space="preserve">    </w:t>
      </w:r>
      <w:r w:rsidR="00397BD9">
        <w:rPr>
          <w:rFonts w:hint="eastAsia"/>
        </w:rPr>
        <w:t xml:space="preserve">and </w:t>
      </w:r>
      <w:hyperlink w:history="1" w:anchor="WheelTrainKinematicCorrelation">
        <w:r w:rsidR="001727CA">
          <w:rPr>
            <w:rStyle w:val="ac"/>
          </w:rPr>
          <w:t>WheelTrainKinematicCorrelation</w:t>
        </w:r>
      </w:hyperlink>
      <w:r w:rsidR="008334E2">
        <w:rPr>
          <w:rFonts w:hint="eastAsia"/>
        </w:rPr>
        <w:t>(k)</w:t>
      </w:r>
    </w:p>
    <w:p w:rsidR="008334E2" w:rsidP="000431E0" w:rsidRDefault="00262FD4">
      <w:pPr>
        <w:pStyle w:val="af7"/>
      </w:pPr>
      <w:r w:rsidRPr="00262FD4">
        <w:rPr>
          <w:rFonts w:hint="eastAsia"/>
        </w:rPr>
        <w:t xml:space="preserve">        </w:t>
      </w:r>
      <w:r>
        <w:rPr>
          <w:rFonts w:hint="eastAsia"/>
        </w:rPr>
        <w:t xml:space="preserve">    </w:t>
      </w:r>
      <w:r w:rsidR="00397BD9">
        <w:rPr>
          <w:rFonts w:hint="eastAsia"/>
        </w:rPr>
        <w:t xml:space="preserve">and </w:t>
      </w:r>
      <w:hyperlink w:history="1" w:anchor="ValidWheelKinematic">
        <w:r w:rsidR="00C154DC">
          <w:rPr>
            <w:rStyle w:val="ac"/>
          </w:rPr>
          <w:t>ValidWheelKinematic</w:t>
        </w:r>
      </w:hyperlink>
      <w:r w:rsidR="008334E2">
        <w:rPr>
          <w:rFonts w:hint="eastAsia"/>
        </w:rPr>
        <w:t>(k)</w:t>
      </w:r>
      <w:r w:rsidRPr="00634120" w:rsidR="008334E2">
        <w:t>)</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846"/>
        </w:rPr>
      </w:pPr>
      <w:del w:author="常鸣" w:date="2014-07-03T14:27:00Z" w:id="4847">
        <w:r w:rsidRPr="008A1414" w:rsidDel="009328EA">
          <w:delText>#S</w:delText>
        </w:r>
      </w:del>
      <w:ins w:author="常鸣" w:date="2014-07-03T14:27:00Z" w:id="4848">
        <w:r w:rsidR="009328EA">
          <w:t>#Allocation=ATP Software</w:t>
        </w:r>
      </w:ins>
    </w:p>
    <w:p w:rsidRPr="008A1414" w:rsidR="008334E2" w:rsidP="000C0D62" w:rsidRDefault="009328EA">
      <w:pPr>
        <w:pStyle w:val="ReqtifyAltQ"/>
      </w:pPr>
      <w:ins w:author="常鸣" w:date="2014-07-03T14:27:00Z" w:id="4849">
        <w:r>
          <w:t>#S</w:t>
        </w:r>
      </w:ins>
      <w:r w:rsidRPr="008A1414" w:rsidR="008334E2">
        <w:t>ource=</w:t>
      </w:r>
      <w:r w:rsidRPr="003D2990" w:rsidR="008334E2">
        <w:t>[iTC_CC-SyAD-</w:t>
      </w:r>
      <w:r w:rsidRPr="003D2990" w:rsidR="008334E2">
        <w:rPr>
          <w:rFonts w:hint="eastAsia"/>
        </w:rPr>
        <w:t>0</w:t>
      </w:r>
      <w:r w:rsidR="008334E2">
        <w:rPr>
          <w:rFonts w:hint="eastAsia"/>
        </w:rPr>
        <w:t>136</w:t>
      </w:r>
      <w:r w:rsidRPr="003D2990" w:rsidR="008334E2">
        <w:rPr>
          <w:rFonts w:hint="eastAsia"/>
        </w:rPr>
        <w:t>]</w:t>
      </w:r>
      <w:r w:rsidR="008334E2">
        <w:rPr>
          <w:rFonts w:hint="eastAsia"/>
        </w:rPr>
        <w:t>, [iTC_CC-SyAD-0186],</w:t>
      </w:r>
      <w:r w:rsidRPr="004923D8" w:rsidR="008334E2">
        <w:rPr>
          <w:rFonts w:hint="eastAsia"/>
        </w:rPr>
        <w:t xml:space="preserve"> </w:t>
      </w:r>
      <w:r w:rsidR="008334E2">
        <w:rPr>
          <w:rFonts w:hint="eastAsia"/>
        </w:rPr>
        <w:t>[iTC_CC-SyAD-0192],</w:t>
      </w:r>
      <w:r w:rsidRPr="00441CD9" w:rsidR="008334E2">
        <w:t xml:space="preserve"> </w:t>
      </w:r>
      <w:r w:rsidRPr="003D2990" w:rsidR="008334E2">
        <w:t>[iTC_CC-SyAD-</w:t>
      </w:r>
      <w:r w:rsidRPr="003D2990" w:rsidR="008334E2">
        <w:rPr>
          <w:rFonts w:hint="eastAsia"/>
        </w:rPr>
        <w:t>0</w:t>
      </w:r>
      <w:r w:rsidR="008334E2">
        <w:rPr>
          <w:rFonts w:hint="eastAsia"/>
        </w:rPr>
        <w:t>364</w:t>
      </w:r>
      <w:r w:rsidRPr="003D2990" w:rsidR="008334E2">
        <w:rPr>
          <w:rFonts w:hint="eastAsia"/>
        </w:rPr>
        <w:t>]</w:t>
      </w:r>
      <w:r w:rsidR="008334E2">
        <w:rPr>
          <w:rFonts w:hint="eastAsia"/>
        </w:rPr>
        <w:t xml:space="preserve">, </w:t>
      </w:r>
      <w:r w:rsidRPr="00DB7237" w:rsidR="008334E2">
        <w:t>[iTC_CC-SyAD-0960]</w:t>
      </w:r>
      <w:r w:rsidRPr="00CA7F59" w:rsidR="008334E2">
        <w:rPr>
          <w:rFonts w:hint="eastAsia"/>
        </w:rPr>
        <w:t xml:space="preserve">, </w:t>
      </w:r>
      <w:r w:rsidRPr="003D2990" w:rsidR="008334E2">
        <w:t>[iTC_CC-SyAD-</w:t>
      </w:r>
      <w:r w:rsidRPr="003D2990" w:rsidR="008334E2">
        <w:rPr>
          <w:rFonts w:hint="eastAsia"/>
        </w:rPr>
        <w:t>0</w:t>
      </w:r>
      <w:r w:rsidR="008334E2">
        <w:rPr>
          <w:rFonts w:hint="eastAsia"/>
        </w:rPr>
        <w:t>137</w:t>
      </w:r>
      <w:r w:rsidRPr="003D2990" w:rsidR="008334E2">
        <w:rPr>
          <w:rFonts w:hint="eastAsia"/>
        </w:rPr>
        <w:t>]</w:t>
      </w:r>
      <w:r w:rsidR="005E5A04">
        <w:rPr>
          <w:rFonts w:hint="eastAsia"/>
        </w:rPr>
        <w:t>,</w:t>
      </w:r>
      <w:r w:rsidRPr="002A2E53" w:rsidR="008334E2">
        <w:t xml:space="preserve"> </w:t>
      </w:r>
      <w:r w:rsidRPr="003D2990" w:rsidR="008334E2">
        <w:t>[iTC_CC-SyAD-</w:t>
      </w:r>
      <w:r w:rsidR="008334E2">
        <w:rPr>
          <w:rFonts w:hint="eastAsia"/>
        </w:rPr>
        <w:t>1135</w:t>
      </w:r>
      <w:r w:rsidRPr="003D2990" w:rsidR="008334E2">
        <w:rPr>
          <w:rFonts w:hint="eastAsia"/>
        </w:rPr>
        <w:t>]</w:t>
      </w:r>
      <w:r w:rsidR="00FE2FD7">
        <w:rPr>
          <w:rFonts w:hint="eastAsia"/>
        </w:rPr>
        <w:t>,</w:t>
      </w:r>
      <w:r w:rsidRPr="00875F20" w:rsidR="00875F20">
        <w:t xml:space="preserve"> </w:t>
      </w:r>
      <w:r w:rsidRPr="003D2990" w:rsidR="00875F20">
        <w:t>[iTC_CC-SyAD-</w:t>
      </w:r>
      <w:r w:rsidR="00875F20">
        <w:rPr>
          <w:rFonts w:hint="eastAsia"/>
        </w:rPr>
        <w:t>1159</w:t>
      </w:r>
      <w:r w:rsidRPr="003D2990" w:rsidR="00875F20">
        <w:rPr>
          <w:rFonts w:hint="eastAsia"/>
        </w:rPr>
        <w:t>]</w:t>
      </w:r>
      <w:r w:rsidR="00875F20">
        <w:rPr>
          <w:rFonts w:hint="eastAsia"/>
        </w:rPr>
        <w:t>,</w:t>
      </w:r>
      <w:r w:rsidRPr="00357047" w:rsidR="00357047">
        <w:rPr>
          <w:rFonts w:hint="eastAsia"/>
        </w:rPr>
        <w:t xml:space="preserve"> </w:t>
      </w:r>
      <w:r w:rsidRPr="00CA7F59" w:rsidR="00357047">
        <w:rPr>
          <w:rFonts w:hint="eastAsia"/>
        </w:rPr>
        <w:t>[</w:t>
      </w:r>
      <w:r w:rsidR="00357047">
        <w:t>iTC_CC_ATP_SwHA</w:t>
      </w:r>
      <w:r w:rsidRPr="00CA7F59" w:rsidR="00357047">
        <w:t>-0091</w:t>
      </w:r>
      <w:r w:rsidRPr="00CA7F59" w:rsidR="00357047">
        <w:rPr>
          <w:rFonts w:hint="eastAsia"/>
        </w:rPr>
        <w:t>]</w:t>
      </w:r>
      <w:r w:rsidR="00357047">
        <w:rPr>
          <w:rFonts w:hint="eastAsia"/>
        </w:rPr>
        <w:t>,</w:t>
      </w:r>
      <w:r w:rsidRPr="00FE2FD7" w:rsidR="00FE2FD7">
        <w:rPr>
          <w:rFonts w:hint="eastAsia"/>
        </w:rPr>
        <w:t xml:space="preserve"> </w:t>
      </w:r>
      <w:r w:rsidRPr="00CA7F59" w:rsidR="00FE2FD7">
        <w:rPr>
          <w:rFonts w:hint="eastAsia"/>
        </w:rPr>
        <w:t>[</w:t>
      </w:r>
      <w:r w:rsidR="00FE2FD7">
        <w:t>iTC_CC_ATP_SwHA</w:t>
      </w:r>
      <w:r w:rsidRPr="00CA7F59" w:rsidR="00FE2FD7">
        <w:t>-009</w:t>
      </w:r>
      <w:r w:rsidR="00FE2FD7">
        <w:rPr>
          <w:rFonts w:hint="eastAsia"/>
        </w:rPr>
        <w:t>2</w:t>
      </w:r>
      <w:r w:rsidRPr="00CA7F59" w:rsidR="00FE2FD7">
        <w:rPr>
          <w:rFonts w:hint="eastAsia"/>
        </w:rPr>
        <w:t>]</w:t>
      </w:r>
      <w:r w:rsidR="00FE2FD7">
        <w:rPr>
          <w:rFonts w:hint="eastAsia"/>
        </w:rPr>
        <w:t>,</w:t>
      </w:r>
      <w:r w:rsidRPr="00FE2FD7" w:rsidR="00FE2FD7">
        <w:rPr>
          <w:rFonts w:hint="eastAsia"/>
        </w:rPr>
        <w:t xml:space="preserve"> </w:t>
      </w:r>
      <w:r w:rsidRPr="006A5251" w:rsidR="00FE2FD7">
        <w:rPr>
          <w:rFonts w:hint="eastAsia"/>
        </w:rPr>
        <w:t>[</w:t>
      </w:r>
      <w:r w:rsidR="00FE2FD7">
        <w:t>iTC_CC_ATP_SwHA-0</w:t>
      </w:r>
      <w:r w:rsidR="00FE2FD7">
        <w:rPr>
          <w:rFonts w:hint="eastAsia"/>
        </w:rPr>
        <w:t>238</w:t>
      </w:r>
      <w:r w:rsidRPr="006A5251" w:rsidR="00FE2FD7">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5B0A13" w:rsidP="00C93484" w:rsidRDefault="005B0A13">
      <w:pPr>
        <w:pStyle w:val="Reqtify"/>
      </w:pPr>
    </w:p>
    <w:p w:rsidRPr="00262FD4" w:rsidR="00262FD4" w:rsidP="00262FD4" w:rsidRDefault="00262FD4">
      <w:pPr>
        <w:pStyle w:val="ReqtifyAltR"/>
      </w:pPr>
      <w:r w:rsidRPr="00262FD4">
        <w:t>[iTC_CC_ATP-SwRS-0</w:t>
      </w:r>
      <w:r w:rsidR="005B0A13">
        <w:rPr>
          <w:rFonts w:hint="eastAsia"/>
        </w:rPr>
        <w:t>212</w:t>
      </w:r>
      <w:r w:rsidRPr="00262FD4">
        <w:t>]</w:t>
      </w:r>
    </w:p>
    <w:p w:rsidRPr="00A15FD7" w:rsidR="00262FD4" w:rsidP="00C93484" w:rsidRDefault="00262FD4">
      <w:pPr>
        <w:pStyle w:val="Reqtify"/>
      </w:pPr>
      <w:bookmarkStart w:name="MaximumTrainMotion" w:id="4850"/>
      <w:r w:rsidRPr="00A15FD7">
        <w:rPr>
          <w:rStyle w:val="aff2"/>
          <w:rFonts w:hint="eastAsia"/>
        </w:rPr>
        <w:t>MaximumTrainMotion</w:t>
      </w:r>
      <w:bookmarkEnd w:id="4850"/>
      <w:r w:rsidRPr="00A15FD7">
        <w:rPr>
          <w:rFonts w:hint="eastAsia"/>
        </w:rPr>
        <w:t>，</w:t>
      </w:r>
      <w:r w:rsidR="005B0A13">
        <w:rPr>
          <w:rFonts w:hint="eastAsia"/>
        </w:rPr>
        <w:t>根据来自里程计或雷达的信息，计算列车的周期最大位移。该值为</w:t>
      </w:r>
      <w:r w:rsidRPr="00A15FD7">
        <w:rPr>
          <w:rFonts w:hint="eastAsia"/>
        </w:rPr>
        <w:t>矢量，向</w:t>
      </w:r>
      <w:r w:rsidRPr="00A15FD7">
        <w:rPr>
          <w:rStyle w:val="aff1"/>
          <w:rFonts w:hint="eastAsia"/>
        </w:rPr>
        <w:t>END_1</w:t>
      </w:r>
      <w:r w:rsidRPr="00A15FD7">
        <w:rPr>
          <w:rFonts w:hint="eastAsia"/>
        </w:rPr>
        <w:t>方向为正，</w:t>
      </w:r>
      <w:r w:rsidRPr="00A15FD7">
        <w:rPr>
          <w:rStyle w:val="aff1"/>
          <w:rFonts w:hint="eastAsia"/>
        </w:rPr>
        <w:t>END_2</w:t>
      </w:r>
      <w:r w:rsidRPr="00A15FD7">
        <w:rPr>
          <w:rFonts w:hint="eastAsia"/>
        </w:rPr>
        <w:t>方向为负。</w:t>
      </w:r>
    </w:p>
    <w:p w:rsidRPr="005B0A13" w:rsidR="005B0A13" w:rsidP="005B0A13" w:rsidRDefault="005B0A13">
      <w:pPr>
        <w:pStyle w:val="af7"/>
      </w:pPr>
      <w:r w:rsidRPr="005B0A13">
        <w:t xml:space="preserve">def </w:t>
      </w:r>
      <w:hyperlink w:history="1" w:anchor="MaximumTrainMotion">
        <w:r w:rsidRPr="005B0A13">
          <w:rPr>
            <w:rStyle w:val="ac"/>
          </w:rPr>
          <w:t>MaximumTrainMotion</w:t>
        </w:r>
      </w:hyperlink>
      <w:r w:rsidRPr="005B0A13">
        <w:t>(k):</w:t>
      </w:r>
    </w:p>
    <w:p w:rsidRPr="005B0A13" w:rsidR="005B0A13" w:rsidP="00ED544B" w:rsidRDefault="005B0A13">
      <w:pPr>
        <w:pStyle w:val="af7"/>
      </w:pPr>
      <w:r w:rsidRPr="005B0A13">
        <w:t xml:space="preserve">    if (not </w:t>
      </w:r>
      <w:hyperlink w:history="1" w:anchor="RadarSpeedValid">
        <w:r w:rsidRPr="005B0A13">
          <w:rPr>
            <w:rStyle w:val="ac"/>
          </w:rPr>
          <w:t>RadarSpeedValid</w:t>
        </w:r>
      </w:hyperlink>
      <w:r w:rsidRPr="005B0A13">
        <w:t>(k)):</w:t>
      </w:r>
    </w:p>
    <w:p w:rsidRPr="005B0A13" w:rsidR="005B0A13" w:rsidP="005B0A13" w:rsidRDefault="005B0A13">
      <w:pPr>
        <w:pStyle w:val="af7"/>
      </w:pPr>
      <w:r w:rsidRPr="005B0A13">
        <w:t xml:space="preserve">        return </w:t>
      </w:r>
      <w:hyperlink w:history="1" w:anchor="MaximumSScompensatedMotion">
        <w:r w:rsidRPr="00C72FC5" w:rsidR="00A02C85">
          <w:rPr>
            <w:rStyle w:val="ac"/>
            <w:rFonts w:hint="eastAsia"/>
          </w:rPr>
          <w:t>MaximumSScompensatedMotion</w:t>
        </w:r>
      </w:hyperlink>
      <w:r w:rsidRPr="005B0A13">
        <w:t>(k)</w:t>
      </w:r>
    </w:p>
    <w:p w:rsidRPr="005B0A13" w:rsidR="005B0A13" w:rsidP="005B0A13" w:rsidRDefault="005B0A13">
      <w:pPr>
        <w:pStyle w:val="af7"/>
      </w:pPr>
      <w:r w:rsidRPr="005B0A13">
        <w:t xml:space="preserve">    elif (not </w:t>
      </w:r>
      <w:hyperlink w:history="1" w:anchor="ValidSlipSlideModelling">
        <w:r w:rsidRPr="00FA6F9C" w:rsidR="00264DFC">
          <w:rPr>
            <w:rStyle w:val="ac"/>
            <w:rFonts w:hint="eastAsia"/>
          </w:rPr>
          <w:t>ValidSlipSlideModelling</w:t>
        </w:r>
      </w:hyperlink>
      <w:r w:rsidRPr="005B0A13">
        <w:t>(k)):</w:t>
      </w:r>
    </w:p>
    <w:p w:rsidRPr="005B0A13" w:rsidR="005B0A13" w:rsidP="005B0A13" w:rsidRDefault="005B0A13">
      <w:pPr>
        <w:pStyle w:val="af7"/>
      </w:pPr>
      <w:r w:rsidRPr="005B0A13">
        <w:t xml:space="preserve">        return </w:t>
      </w:r>
      <w:hyperlink w:history="1" w:anchor="RadarMotionMax">
        <w:r w:rsidRPr="00796893" w:rsidR="00BF2A78">
          <w:rPr>
            <w:rStyle w:val="ac"/>
            <w:rFonts w:hint="eastAsia"/>
          </w:rPr>
          <w:t>RadarMotionMax</w:t>
        </w:r>
      </w:hyperlink>
      <w:r w:rsidRPr="005B0A13">
        <w:t>(k)</w:t>
      </w:r>
    </w:p>
    <w:p w:rsidRPr="005B0A13" w:rsidR="005B0A13" w:rsidP="005B0A13" w:rsidRDefault="005B0A13">
      <w:pPr>
        <w:pStyle w:val="af7"/>
      </w:pPr>
      <w:r w:rsidRPr="005B0A13">
        <w:t xml:space="preserve">    else:</w:t>
      </w:r>
    </w:p>
    <w:p w:rsidRPr="005B0A13" w:rsidR="005B0A13" w:rsidP="005B0A13" w:rsidRDefault="005B0A13">
      <w:pPr>
        <w:pStyle w:val="af7"/>
      </w:pPr>
      <w:r w:rsidRPr="005B0A13">
        <w:t xml:space="preserve">        return (min(abs(</w:t>
      </w:r>
      <w:hyperlink w:history="1" w:anchor="MaximumSScompensatedMotion">
        <w:r w:rsidRPr="00C72FC5" w:rsidR="00A02C85">
          <w:rPr>
            <w:rStyle w:val="ac"/>
            <w:rFonts w:hint="eastAsia"/>
          </w:rPr>
          <w:t>MaximumSScompensatedMotion</w:t>
        </w:r>
      </w:hyperlink>
      <w:r w:rsidRPr="005B0A13">
        <w:t xml:space="preserve">(k)), </w:t>
      </w:r>
      <w:r w:rsidR="00BF2A78">
        <w:rPr>
          <w:rFonts w:hint="eastAsia"/>
        </w:rPr>
        <w:t>abs(</w:t>
      </w:r>
      <w:hyperlink w:history="1" w:anchor="RadarSpeedMax">
        <w:r w:rsidRPr="005B0A13">
          <w:rPr>
            <w:rStyle w:val="ac"/>
          </w:rPr>
          <w:t>RadarSpeedMax</w:t>
        </w:r>
      </w:hyperlink>
      <w:r w:rsidRPr="005B0A13">
        <w:t>(k)</w:t>
      </w:r>
      <w:r w:rsidR="00BF2A78">
        <w:rPr>
          <w:rFonts w:hint="eastAsia"/>
        </w:rPr>
        <w:t>)</w:t>
      </w:r>
      <w:r w:rsidRPr="005B0A13">
        <w:t>)</w:t>
      </w:r>
    </w:p>
    <w:p w:rsidRPr="005B0A13" w:rsidR="005B0A13" w:rsidP="005B0A13" w:rsidRDefault="005B0A13">
      <w:pPr>
        <w:pStyle w:val="af7"/>
      </w:pPr>
      <w:r w:rsidRPr="005B0A13">
        <w:t xml:space="preserve">                * sign(</w:t>
      </w:r>
      <w:hyperlink w:history="1" w:anchor="MaximumSScompensatedMotion">
        <w:r w:rsidRPr="00C72FC5" w:rsidR="00A02C85">
          <w:rPr>
            <w:rStyle w:val="ac"/>
            <w:rFonts w:hint="eastAsia"/>
          </w:rPr>
          <w:t>MaximumSScompensatedMotion</w:t>
        </w:r>
      </w:hyperlink>
      <w:r w:rsidRPr="005B0A13">
        <w:t>(k)))</w:t>
      </w:r>
    </w:p>
    <w:p w:rsidRPr="00262FD4" w:rsidR="00262FD4" w:rsidP="00262FD4" w:rsidRDefault="00262FD4">
      <w:pPr>
        <w:pStyle w:val="ReqtifyAltQ"/>
      </w:pPr>
      <w:r w:rsidRPr="00262FD4">
        <w:t>#Category=Functional</w:t>
      </w:r>
    </w:p>
    <w:p w:rsidRPr="00262FD4" w:rsidR="00262FD4" w:rsidP="00262FD4" w:rsidRDefault="00262FD4">
      <w:pPr>
        <w:pStyle w:val="ReqtifyAltQ"/>
      </w:pPr>
      <w:r w:rsidRPr="00262FD4">
        <w:t>#Contribution=SIL4</w:t>
      </w:r>
    </w:p>
    <w:p w:rsidR="009328EA" w:rsidP="00262FD4" w:rsidRDefault="00262FD4">
      <w:pPr>
        <w:pStyle w:val="ReqtifyAltQ"/>
        <w:rPr>
          <w:ins w:author="常鸣" w:date="2014-07-03T14:27:00Z" w:id="4851"/>
        </w:rPr>
      </w:pPr>
      <w:del w:author="常鸣" w:date="2014-07-03T14:27:00Z" w:id="4852">
        <w:r w:rsidRPr="00262FD4" w:rsidDel="009328EA">
          <w:delText>#S</w:delText>
        </w:r>
      </w:del>
      <w:ins w:author="常鸣" w:date="2014-07-03T14:27:00Z" w:id="4853">
        <w:r w:rsidR="009328EA">
          <w:t>#Allocation=ATP Software</w:t>
        </w:r>
      </w:ins>
    </w:p>
    <w:p w:rsidRPr="00262FD4" w:rsidR="00262FD4" w:rsidP="00262FD4" w:rsidRDefault="009328EA">
      <w:pPr>
        <w:pStyle w:val="ReqtifyAltQ"/>
      </w:pPr>
      <w:ins w:author="常鸣" w:date="2014-07-03T14:27:00Z" w:id="4854">
        <w:r>
          <w:t>#S</w:t>
        </w:r>
      </w:ins>
      <w:r w:rsidRPr="00262FD4" w:rsidR="00262FD4">
        <w:t>ource=</w:t>
      </w:r>
    </w:p>
    <w:p w:rsidRPr="00262FD4" w:rsidR="00262FD4" w:rsidP="00262FD4" w:rsidRDefault="00262FD4">
      <w:pPr>
        <w:pStyle w:val="ReqtifyAltQ"/>
      </w:pPr>
      <w:r w:rsidRPr="00262FD4">
        <w:t>[End]</w:t>
      </w:r>
    </w:p>
    <w:p w:rsidR="00262FD4" w:rsidP="00704491" w:rsidRDefault="00262FD4"/>
    <w:p w:rsidR="00262FD4" w:rsidP="00704491" w:rsidRDefault="00262FD4"/>
    <w:p w:rsidRPr="00262FD4" w:rsidR="00262FD4" w:rsidP="00262FD4" w:rsidRDefault="00262FD4">
      <w:pPr>
        <w:pStyle w:val="ReqtifyAltR"/>
      </w:pPr>
      <w:r w:rsidRPr="00262FD4">
        <w:t>[iTC_CC_ATP-SwRS-0</w:t>
      </w:r>
      <w:r w:rsidR="005B0A13">
        <w:rPr>
          <w:rFonts w:hint="eastAsia"/>
        </w:rPr>
        <w:t>736</w:t>
      </w:r>
      <w:r w:rsidRPr="00262FD4">
        <w:t>]</w:t>
      </w:r>
    </w:p>
    <w:p w:rsidR="00262FD4" w:rsidP="00C93484" w:rsidRDefault="00262FD4">
      <w:pPr>
        <w:pStyle w:val="Reqtify"/>
      </w:pPr>
      <w:bookmarkStart w:name="MinimumTrainMotion" w:id="4855"/>
      <w:r w:rsidRPr="00501C21">
        <w:rPr>
          <w:rStyle w:val="aff2"/>
        </w:rPr>
        <w:t>MinimumTrainMotion</w:t>
      </w:r>
      <w:bookmarkEnd w:id="4855"/>
      <w:r>
        <w:rPr>
          <w:rFonts w:hint="eastAsia"/>
        </w:rPr>
        <w:t>，</w:t>
      </w:r>
      <w:r w:rsidR="005B0A13">
        <w:rPr>
          <w:rFonts w:hint="eastAsia"/>
        </w:rPr>
        <w:t>根据来自里程计或雷达的信息，计算列车的周期最小位移。该值为</w:t>
      </w:r>
      <w:r w:rsidRPr="00A15FD7" w:rsidR="005B0A13">
        <w:rPr>
          <w:rFonts w:hint="eastAsia"/>
        </w:rPr>
        <w:t>矢量，向</w:t>
      </w:r>
      <w:r w:rsidRPr="00A15FD7" w:rsidR="005B0A13">
        <w:rPr>
          <w:rStyle w:val="aff1"/>
          <w:rFonts w:hint="eastAsia"/>
        </w:rPr>
        <w:t>END_1</w:t>
      </w:r>
      <w:r w:rsidRPr="00A15FD7" w:rsidR="005B0A13">
        <w:rPr>
          <w:rFonts w:hint="eastAsia"/>
        </w:rPr>
        <w:t>方向为正，</w:t>
      </w:r>
      <w:r w:rsidRPr="00A15FD7" w:rsidR="005B0A13">
        <w:rPr>
          <w:rStyle w:val="aff1"/>
          <w:rFonts w:hint="eastAsia"/>
        </w:rPr>
        <w:t>END_2</w:t>
      </w:r>
      <w:r w:rsidRPr="00A15FD7" w:rsidR="005B0A13">
        <w:rPr>
          <w:rFonts w:hint="eastAsia"/>
        </w:rPr>
        <w:t>方向为负。</w:t>
      </w:r>
    </w:p>
    <w:p w:rsidRPr="005B0A13" w:rsidR="005B0A13" w:rsidP="005B0A13" w:rsidRDefault="005B0A13">
      <w:pPr>
        <w:pStyle w:val="af7"/>
      </w:pPr>
      <w:r w:rsidRPr="005B0A13">
        <w:t xml:space="preserve">def </w:t>
      </w:r>
      <w:hyperlink w:history="1" w:anchor="MinimumTrainMotion">
        <w:r w:rsidRPr="005B0A13">
          <w:rPr>
            <w:rStyle w:val="ac"/>
          </w:rPr>
          <w:t>MinimumTrainMotion</w:t>
        </w:r>
      </w:hyperlink>
      <w:r w:rsidRPr="005B0A13">
        <w:t>(k):</w:t>
      </w:r>
    </w:p>
    <w:p w:rsidRPr="005B0A13" w:rsidR="005B0A13" w:rsidP="00ED544B" w:rsidRDefault="005B0A13">
      <w:pPr>
        <w:pStyle w:val="af7"/>
      </w:pPr>
      <w:r w:rsidRPr="005B0A13">
        <w:t xml:space="preserve">    if (not </w:t>
      </w:r>
      <w:hyperlink w:history="1" w:anchor="RadarSpeedValid">
        <w:r w:rsidRPr="005B0A13">
          <w:rPr>
            <w:rStyle w:val="ac"/>
          </w:rPr>
          <w:t>RadarSpeedValid</w:t>
        </w:r>
      </w:hyperlink>
      <w:r w:rsidRPr="005B0A13">
        <w:t>(k)):</w:t>
      </w:r>
    </w:p>
    <w:p w:rsidRPr="005B0A13" w:rsidR="005B0A13" w:rsidP="005B0A13" w:rsidRDefault="005B0A13">
      <w:pPr>
        <w:pStyle w:val="af7"/>
      </w:pPr>
      <w:r w:rsidRPr="005B0A13">
        <w:t xml:space="preserve">        return </w:t>
      </w:r>
      <w:hyperlink w:history="1" w:anchor="MinimumSScompensatedMotion">
        <w:r w:rsidRPr="00A02C85" w:rsidR="00A02C85">
          <w:rPr>
            <w:rStyle w:val="ac"/>
            <w:rFonts w:hint="eastAsia"/>
          </w:rPr>
          <w:t>MinimumSScompensatedMotion</w:t>
        </w:r>
      </w:hyperlink>
      <w:r w:rsidRPr="005B0A13">
        <w:t>(k)</w:t>
      </w:r>
    </w:p>
    <w:p w:rsidRPr="005B0A13" w:rsidR="005B0A13" w:rsidP="005B0A13" w:rsidRDefault="005B0A13">
      <w:pPr>
        <w:pStyle w:val="af7"/>
      </w:pPr>
      <w:r w:rsidRPr="005B0A13">
        <w:t xml:space="preserve">    elif (not </w:t>
      </w:r>
      <w:hyperlink w:history="1" w:anchor="ValidSlipSlideModelling">
        <w:r w:rsidRPr="00FA6F9C" w:rsidR="00264DFC">
          <w:rPr>
            <w:rStyle w:val="ac"/>
            <w:rFonts w:hint="eastAsia"/>
          </w:rPr>
          <w:t>ValidSlipSlideModelling</w:t>
        </w:r>
      </w:hyperlink>
      <w:r w:rsidRPr="005B0A13">
        <w:t>(k)):</w:t>
      </w:r>
    </w:p>
    <w:p w:rsidRPr="005B0A13" w:rsidR="005B0A13" w:rsidP="005B0A13" w:rsidRDefault="005B0A13">
      <w:pPr>
        <w:pStyle w:val="af7"/>
      </w:pPr>
      <w:r w:rsidRPr="005B0A13">
        <w:t xml:space="preserve">        return </w:t>
      </w:r>
      <w:hyperlink w:history="1" w:anchor="RadarMotionMin">
        <w:r w:rsidRPr="00796893" w:rsidR="00BF2A78">
          <w:rPr>
            <w:rStyle w:val="ac"/>
            <w:rFonts w:hint="eastAsia"/>
          </w:rPr>
          <w:t>RadarMotionMin</w:t>
        </w:r>
      </w:hyperlink>
      <w:r w:rsidRPr="005B0A13" w:rsidR="00BF2A78">
        <w:t>(k)</w:t>
      </w:r>
    </w:p>
    <w:p w:rsidRPr="005B0A13" w:rsidR="005B0A13" w:rsidP="005B0A13" w:rsidRDefault="005B0A13">
      <w:pPr>
        <w:pStyle w:val="af7"/>
      </w:pPr>
      <w:r w:rsidRPr="005B0A13">
        <w:t xml:space="preserve">    else:</w:t>
      </w:r>
    </w:p>
    <w:p w:rsidRPr="005B0A13" w:rsidR="005B0A13" w:rsidP="005B0A13" w:rsidRDefault="005B0A13">
      <w:pPr>
        <w:pStyle w:val="af7"/>
      </w:pPr>
      <w:r w:rsidRPr="005B0A13">
        <w:t xml:space="preserve">        return (max(abs(</w:t>
      </w:r>
      <w:hyperlink w:history="1" w:anchor="OverestimatedMotionMin">
        <w:hyperlink w:history="1" w:anchor="MinimumSScompensatedMotion">
          <w:r w:rsidRPr="00A02C85" w:rsidR="00A02C85">
            <w:rPr>
              <w:rStyle w:val="ac"/>
              <w:rFonts w:hint="eastAsia"/>
            </w:rPr>
            <w:t>MinimumSScompensatedMotion</w:t>
          </w:r>
        </w:hyperlink>
      </w:hyperlink>
      <w:r w:rsidRPr="005B0A13">
        <w:t xml:space="preserve">(k)), </w:t>
      </w:r>
      <w:r w:rsidR="00BF2A78">
        <w:rPr>
          <w:rFonts w:hint="eastAsia"/>
        </w:rPr>
        <w:t>abs(</w:t>
      </w:r>
      <w:hyperlink w:history="1" w:anchor="RadarSpeedMin">
        <w:r w:rsidRPr="005B0A13">
          <w:rPr>
            <w:rStyle w:val="ac"/>
          </w:rPr>
          <w:t>RadarSpeedMin</w:t>
        </w:r>
      </w:hyperlink>
      <w:r w:rsidRPr="005B0A13">
        <w:t>(k))</w:t>
      </w:r>
      <w:r w:rsidR="00BF2A78">
        <w:rPr>
          <w:rFonts w:hint="eastAsia"/>
        </w:rPr>
        <w:t>)</w:t>
      </w:r>
    </w:p>
    <w:p w:rsidRPr="005B0A13" w:rsidR="005B0A13" w:rsidP="005B0A13" w:rsidRDefault="005B0A13">
      <w:pPr>
        <w:pStyle w:val="af7"/>
      </w:pPr>
      <w:r w:rsidRPr="005B0A13">
        <w:lastRenderedPageBreak/>
        <w:t xml:space="preserve">                * sign(</w:t>
      </w:r>
      <w:hyperlink w:history="1" w:anchor="OverestimatedMotionMin">
        <w:hyperlink w:history="1" w:anchor="MinimumSScompensatedMotion">
          <w:r w:rsidRPr="00A02C85" w:rsidR="00A02C85">
            <w:rPr>
              <w:rStyle w:val="ac"/>
              <w:rFonts w:hint="eastAsia"/>
            </w:rPr>
            <w:t>MinimumSScompensatedMotion</w:t>
          </w:r>
        </w:hyperlink>
      </w:hyperlink>
      <w:r w:rsidRPr="005B0A13">
        <w:t>(k)))</w:t>
      </w:r>
    </w:p>
    <w:p w:rsidRPr="00262FD4" w:rsidR="00262FD4" w:rsidP="00262FD4" w:rsidRDefault="00262FD4">
      <w:pPr>
        <w:pStyle w:val="ReqtifyAltQ"/>
      </w:pPr>
      <w:r w:rsidRPr="00262FD4">
        <w:t>#Category=Functional</w:t>
      </w:r>
    </w:p>
    <w:p w:rsidRPr="00262FD4" w:rsidR="00262FD4" w:rsidP="00262FD4" w:rsidRDefault="00262FD4">
      <w:pPr>
        <w:pStyle w:val="ReqtifyAltQ"/>
      </w:pPr>
      <w:r w:rsidRPr="00262FD4">
        <w:t>#Contribution=SIL4</w:t>
      </w:r>
    </w:p>
    <w:p w:rsidR="009328EA" w:rsidP="00262FD4" w:rsidRDefault="00262FD4">
      <w:pPr>
        <w:pStyle w:val="ReqtifyAltQ"/>
        <w:rPr>
          <w:ins w:author="常鸣" w:date="2014-07-03T14:27:00Z" w:id="4856"/>
        </w:rPr>
      </w:pPr>
      <w:del w:author="常鸣" w:date="2014-07-03T14:27:00Z" w:id="4857">
        <w:r w:rsidRPr="00262FD4" w:rsidDel="009328EA">
          <w:delText>#S</w:delText>
        </w:r>
      </w:del>
      <w:ins w:author="常鸣" w:date="2014-07-03T14:27:00Z" w:id="4858">
        <w:r w:rsidR="009328EA">
          <w:t>#Allocation=ATP Software</w:t>
        </w:r>
      </w:ins>
    </w:p>
    <w:p w:rsidRPr="00262FD4" w:rsidR="00262FD4" w:rsidP="00262FD4" w:rsidRDefault="009328EA">
      <w:pPr>
        <w:pStyle w:val="ReqtifyAltQ"/>
      </w:pPr>
      <w:ins w:author="常鸣" w:date="2014-07-03T14:27:00Z" w:id="4859">
        <w:r>
          <w:t>#S</w:t>
        </w:r>
      </w:ins>
      <w:r w:rsidRPr="00262FD4" w:rsidR="00262FD4">
        <w:t>ource=</w:t>
      </w:r>
    </w:p>
    <w:p w:rsidRPr="00262FD4" w:rsidR="00262FD4" w:rsidP="00262FD4" w:rsidRDefault="00262FD4">
      <w:pPr>
        <w:pStyle w:val="ReqtifyAltQ"/>
      </w:pPr>
      <w:r w:rsidRPr="00262FD4">
        <w:t>[End]</w:t>
      </w:r>
    </w:p>
    <w:p w:rsidR="00262FD4" w:rsidP="00704491" w:rsidRDefault="00262FD4"/>
    <w:p w:rsidR="008334E2" w:rsidP="00704491" w:rsidRDefault="008334E2"/>
    <w:p w:rsidR="008334E2" w:rsidP="00704491" w:rsidRDefault="008334E2">
      <w:pPr>
        <w:pStyle w:val="ReqtifyAltR"/>
      </w:pPr>
      <w:r>
        <w:t>[iTC_CC_ATP-SwRS-0</w:t>
      </w:r>
      <w:r>
        <w:rPr>
          <w:rFonts w:hint="eastAsia"/>
        </w:rPr>
        <w:t>244</w:t>
      </w:r>
      <w:r>
        <w:t>]</w:t>
      </w:r>
    </w:p>
    <w:p w:rsidR="008334E2" w:rsidP="00C93484" w:rsidRDefault="00501C21">
      <w:pPr>
        <w:pStyle w:val="Reqtify"/>
      </w:pPr>
      <w:bookmarkStart w:name="TrainStopped" w:id="4860"/>
      <w:r w:rsidRPr="00501C21">
        <w:rPr>
          <w:rStyle w:val="aff2"/>
          <w:rFonts w:hint="eastAsia"/>
        </w:rPr>
        <w:t>TrainStopped</w:t>
      </w:r>
      <w:bookmarkEnd w:id="4860"/>
      <w:r>
        <w:rPr>
          <w:rFonts w:hint="eastAsia"/>
        </w:rPr>
        <w:t>, t</w:t>
      </w:r>
      <w:r w:rsidRPr="00634120" w:rsidR="008334E2">
        <w:t>rain shall consider strictly stopped if</w:t>
      </w:r>
      <w:r w:rsidR="00397BD9">
        <w:t xml:space="preserve"> and </w:t>
      </w:r>
      <w:r w:rsidRPr="00634120" w:rsidR="008334E2">
        <w:t>only if:</w:t>
      </w:r>
    </w:p>
    <w:p w:rsidR="008334E2" w:rsidP="00FA0FBB" w:rsidRDefault="008334E2">
      <w:pPr>
        <w:pStyle w:val="AltX"/>
      </w:pPr>
      <w:r w:rsidRPr="00634120">
        <w:t>wheel is detected strictly stopped,</w:t>
      </w:r>
    </w:p>
    <w:p w:rsidR="008334E2" w:rsidP="00FA0FBB" w:rsidRDefault="008334E2">
      <w:pPr>
        <w:pStyle w:val="AltX"/>
      </w:pPr>
      <w:r w:rsidRPr="00634120">
        <w:t>and train kinematic elaboration is valid,</w:t>
      </w:r>
    </w:p>
    <w:p w:rsidR="008334E2" w:rsidP="00FA0FBB" w:rsidRDefault="008334E2">
      <w:pPr>
        <w:pStyle w:val="AltX"/>
      </w:pPr>
      <w:r w:rsidRPr="00634120">
        <w:t>and wheel is not detected sliding.</w:t>
      </w:r>
    </w:p>
    <w:p w:rsidR="008334E2" w:rsidP="000431E0" w:rsidRDefault="00532AED">
      <w:pPr>
        <w:pStyle w:val="af7"/>
      </w:pPr>
      <w:hyperlink w:history="1" w:anchor="TrainStopped">
        <w:r w:rsidR="00F131C8">
          <w:rPr>
            <w:rStyle w:val="ac"/>
          </w:rPr>
          <w:t>TrainStopped</w:t>
        </w:r>
      </w:hyperlink>
      <w:r w:rsidR="008334E2">
        <w:rPr>
          <w:rFonts w:hint="eastAsia"/>
        </w:rPr>
        <w:t>(k)</w:t>
      </w:r>
    </w:p>
    <w:p w:rsidR="008334E2" w:rsidP="000431E0" w:rsidRDefault="008334E2">
      <w:pPr>
        <w:pStyle w:val="af7"/>
      </w:pPr>
      <w:r w:rsidRPr="00634120">
        <w:t xml:space="preserve"> = </w:t>
      </w:r>
      <w:r w:rsidR="001D594D">
        <w:rPr>
          <w:rFonts w:hint="eastAsia"/>
        </w:rPr>
        <w:t>(</w:t>
      </w:r>
      <w:r w:rsidRPr="00634120">
        <w:t>(</w:t>
      </w:r>
      <w:hyperlink w:history="1" w:anchor="WheelStopped">
        <w:r w:rsidR="00786D0B">
          <w:rPr>
            <w:rStyle w:val="ac"/>
          </w:rPr>
          <w:t>WheelStopped</w:t>
        </w:r>
      </w:hyperlink>
      <w:r>
        <w:rPr>
          <w:rFonts w:hint="eastAsia"/>
        </w:rPr>
        <w:t>(k)</w:t>
      </w:r>
      <w:r w:rsidRPr="00634120">
        <w:t xml:space="preserve"> =</w:t>
      </w:r>
      <w:r>
        <w:rPr>
          <w:rFonts w:hint="eastAsia"/>
        </w:rPr>
        <w:t>=</w:t>
      </w:r>
      <w:r w:rsidRPr="00634120">
        <w:t xml:space="preserve"> </w:t>
      </w:r>
      <w:r w:rsidRPr="00354FC4" w:rsidR="00397BD9">
        <w:rPr>
          <w:rStyle w:val="aff1"/>
        </w:rPr>
        <w:t>True</w:t>
      </w:r>
      <w:r>
        <w:t>)</w:t>
      </w:r>
    </w:p>
    <w:p w:rsidR="008334E2" w:rsidP="000431E0" w:rsidRDefault="008334E2">
      <w:pPr>
        <w:pStyle w:val="af7"/>
      </w:pPr>
      <w:r>
        <w:rPr>
          <w:rFonts w:hint="eastAsia"/>
        </w:rPr>
        <w:t xml:space="preserve">   </w:t>
      </w:r>
      <w:r w:rsidR="00397BD9">
        <w:rPr>
          <w:rFonts w:hint="eastAsia"/>
        </w:rPr>
        <w:t xml:space="preserve"> and </w:t>
      </w:r>
      <w:r w:rsidRPr="00634120">
        <w:t>((</w:t>
      </w:r>
      <w:hyperlink w:history="1" w:anchor="MotionOverEstimationState">
        <w:r w:rsidR="00B5344E">
          <w:rPr>
            <w:rStyle w:val="ac"/>
          </w:rPr>
          <w:t>MotionOverEstimationState</w:t>
        </w:r>
      </w:hyperlink>
      <w:r w:rsidR="00397BD9">
        <w:t xml:space="preserve"> =</w:t>
      </w:r>
      <w:r w:rsidR="001D594D">
        <w:rPr>
          <w:rFonts w:hint="eastAsia"/>
        </w:rPr>
        <w:t>=</w:t>
      </w:r>
      <w:r w:rsidR="00397BD9">
        <w:t xml:space="preserve"> </w:t>
      </w:r>
      <w:r w:rsidRPr="00265C44">
        <w:rPr>
          <w:rStyle w:val="aff1"/>
        </w:rPr>
        <w:t>COASTING</w:t>
      </w:r>
      <w:r>
        <w:t>)</w:t>
      </w:r>
    </w:p>
    <w:p w:rsidR="008334E2" w:rsidP="000431E0" w:rsidRDefault="008334E2">
      <w:pPr>
        <w:pStyle w:val="af7"/>
      </w:pPr>
      <w:r>
        <w:rPr>
          <w:rFonts w:hint="eastAsia"/>
        </w:rPr>
        <w:t xml:space="preserve">          </w:t>
      </w:r>
      <w:r w:rsidR="00397BD9">
        <w:rPr>
          <w:rFonts w:hint="eastAsia"/>
        </w:rPr>
        <w:t xml:space="preserve"> or </w:t>
      </w:r>
      <w:r w:rsidRPr="00634120">
        <w:t>(</w:t>
      </w:r>
      <w:hyperlink w:history="1" w:anchor="MotionOverEstimationState">
        <w:r w:rsidR="00B5344E">
          <w:rPr>
            <w:rStyle w:val="ac"/>
          </w:rPr>
          <w:t>MotionOverEstimationState</w:t>
        </w:r>
      </w:hyperlink>
      <w:r w:rsidR="00397BD9">
        <w:t xml:space="preserve"> </w:t>
      </w:r>
      <w:r w:rsidR="001D594D">
        <w:rPr>
          <w:rFonts w:hint="eastAsia"/>
        </w:rPr>
        <w:t>=</w:t>
      </w:r>
      <w:r w:rsidR="00397BD9">
        <w:t xml:space="preserve">= </w:t>
      </w:r>
      <w:r w:rsidRPr="00265C44">
        <w:rPr>
          <w:rStyle w:val="aff1"/>
        </w:rPr>
        <w:t>BRAKING</w:t>
      </w:r>
      <w:r>
        <w:t>)</w:t>
      </w:r>
      <w:r w:rsidRPr="00634120">
        <w:t>)</w:t>
      </w:r>
    </w:p>
    <w:p w:rsidR="008334E2" w:rsidP="000431E0" w:rsidRDefault="008334E2">
      <w:pPr>
        <w:pStyle w:val="af7"/>
      </w:pPr>
      <w:r>
        <w:rPr>
          <w:rFonts w:hint="eastAsia"/>
        </w:rPr>
        <w:t xml:space="preserve">   </w:t>
      </w:r>
      <w:r w:rsidR="00397BD9">
        <w:rPr>
          <w:rFonts w:hint="eastAsia"/>
        </w:rPr>
        <w:t xml:space="preserve"> and </w:t>
      </w:r>
      <w:r w:rsidRPr="00634120">
        <w:t>(</w:t>
      </w:r>
      <w:hyperlink w:history="1" w:anchor="ValidTrainKinematic">
        <w:r w:rsidR="008B283E">
          <w:rPr>
            <w:rStyle w:val="ac"/>
          </w:rPr>
          <w:t>ValidTrainKinematic</w:t>
        </w:r>
      </w:hyperlink>
      <w:r>
        <w:rPr>
          <w:rFonts w:hint="eastAsia"/>
        </w:rPr>
        <w:t>(k)</w:t>
      </w:r>
      <w:r w:rsidRPr="00634120">
        <w:t xml:space="preserve"> =</w:t>
      </w:r>
      <w:r>
        <w:rPr>
          <w:rFonts w:hint="eastAsia"/>
        </w:rPr>
        <w:t>=</w:t>
      </w:r>
      <w:r w:rsidRPr="00634120">
        <w:t xml:space="preserve"> </w:t>
      </w:r>
      <w:r w:rsidRPr="00354FC4" w:rsidR="00397BD9">
        <w:rPr>
          <w:rStyle w:val="aff1"/>
        </w:rPr>
        <w:t>True</w:t>
      </w:r>
      <w:r>
        <w:t>)</w:t>
      </w:r>
      <w:r w:rsidR="001D594D">
        <w:rPr>
          <w:rFonts w:hint="eastAsia"/>
        </w:rPr>
        <w:t>)</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861"/>
        </w:rPr>
      </w:pPr>
      <w:del w:author="常鸣" w:date="2014-07-03T14:27:00Z" w:id="4862">
        <w:r w:rsidRPr="008A1414" w:rsidDel="009328EA">
          <w:delText>#S</w:delText>
        </w:r>
      </w:del>
      <w:ins w:author="常鸣" w:date="2014-07-03T14:27:00Z" w:id="4863">
        <w:r w:rsidR="009328EA">
          <w:t>#Allocation=ATP Software</w:t>
        </w:r>
      </w:ins>
    </w:p>
    <w:p w:rsidRPr="008A1414" w:rsidR="008334E2" w:rsidP="000C0D62" w:rsidRDefault="009328EA">
      <w:pPr>
        <w:pStyle w:val="ReqtifyAltQ"/>
      </w:pPr>
      <w:ins w:author="常鸣" w:date="2014-07-03T14:27:00Z" w:id="4864">
        <w:r>
          <w:t>#S</w:t>
        </w:r>
      </w:ins>
      <w:r w:rsidRPr="008A1414" w:rsidR="008334E2">
        <w:t>ource=</w:t>
      </w:r>
      <w:r w:rsidR="008334E2">
        <w:rPr>
          <w:rFonts w:hint="eastAsia"/>
        </w:rPr>
        <w:t>[iTC_CC-SyAD-0150],</w:t>
      </w:r>
      <w:r w:rsidRPr="00441CD9" w:rsidR="008334E2">
        <w:t xml:space="preserve"> </w:t>
      </w:r>
      <w:r w:rsidRPr="003D2990" w:rsidR="008334E2">
        <w:t>[iTC_CC-SyAD-</w:t>
      </w:r>
      <w:r w:rsidRPr="003D2990" w:rsidR="008334E2">
        <w:rPr>
          <w:rFonts w:hint="eastAsia"/>
        </w:rPr>
        <w:t>0</w:t>
      </w:r>
      <w:r w:rsidR="008334E2">
        <w:rPr>
          <w:rFonts w:hint="eastAsia"/>
        </w:rPr>
        <w:t>364</w:t>
      </w:r>
      <w:r w:rsidRPr="003D2990" w:rsidR="008334E2">
        <w:rPr>
          <w:rFonts w:hint="eastAsia"/>
        </w:rPr>
        <w:t>]</w:t>
      </w:r>
      <w:r w:rsidRPr="00CA7F59" w:rsidR="008334E2">
        <w:rPr>
          <w:rFonts w:hint="eastAsia"/>
        </w:rPr>
        <w:t>, [</w:t>
      </w:r>
      <w:r w:rsidR="008334E2">
        <w:t>iTC_CC_ATP_SwHA-009</w:t>
      </w:r>
      <w:r w:rsidR="008334E2">
        <w:rPr>
          <w:rFonts w:hint="eastAsia"/>
        </w:rPr>
        <w:t>3</w:t>
      </w:r>
      <w:r w:rsidRPr="00CA7F59"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Pr="00A34059" w:rsidR="008334E2" w:rsidP="00704491" w:rsidRDefault="008334E2"/>
    <w:p w:rsidR="008334E2" w:rsidP="00704491" w:rsidRDefault="008334E2">
      <w:pPr>
        <w:pStyle w:val="ReqtifyAltR"/>
      </w:pPr>
      <w:r>
        <w:t>[iTC_CC_ATP-SwRS-0</w:t>
      </w:r>
      <w:r>
        <w:rPr>
          <w:rFonts w:hint="eastAsia"/>
        </w:rPr>
        <w:t>245</w:t>
      </w:r>
      <w:r>
        <w:t>]</w:t>
      </w:r>
    </w:p>
    <w:p w:rsidR="008334E2" w:rsidP="00C93484" w:rsidRDefault="008B283E">
      <w:pPr>
        <w:pStyle w:val="Reqtify"/>
      </w:pPr>
      <w:bookmarkStart w:name="TrainFilteredStopped" w:id="4865"/>
      <w:r w:rsidRPr="00501C21">
        <w:rPr>
          <w:rStyle w:val="aff2"/>
        </w:rPr>
        <w:t>TrainFilteredStopped</w:t>
      </w:r>
      <w:bookmarkEnd w:id="4865"/>
      <w:r w:rsidR="008334E2">
        <w:rPr>
          <w:rFonts w:hint="eastAsia"/>
        </w:rPr>
        <w:t>，列车准静止判断。</w:t>
      </w:r>
    </w:p>
    <w:p w:rsidR="008334E2" w:rsidP="00C93484" w:rsidRDefault="008334E2">
      <w:pPr>
        <w:pStyle w:val="Reqtify"/>
      </w:pPr>
      <w:r w:rsidRPr="00634120">
        <w:t>Train shall consider stopped with the tolerance of one cog detection if:</w:t>
      </w:r>
    </w:p>
    <w:p w:rsidR="008334E2" w:rsidP="00FA0FBB" w:rsidRDefault="008334E2">
      <w:pPr>
        <w:pStyle w:val="AltX"/>
      </w:pPr>
      <w:r w:rsidRPr="00634120">
        <w:t>wheel is detected at filtered stop,</w:t>
      </w:r>
    </w:p>
    <w:p w:rsidR="008334E2" w:rsidP="00FA0FBB" w:rsidRDefault="008334E2">
      <w:pPr>
        <w:pStyle w:val="AltX"/>
      </w:pPr>
      <w:r w:rsidRPr="00634120">
        <w:t>and train kinematic elaboration is valid,</w:t>
      </w:r>
    </w:p>
    <w:p w:rsidR="008334E2" w:rsidP="00FA0FBB" w:rsidRDefault="008334E2">
      <w:pPr>
        <w:pStyle w:val="AltX"/>
      </w:pPr>
      <w:r w:rsidRPr="00634120">
        <w:t>and wheel is not detected sliding.</w:t>
      </w:r>
    </w:p>
    <w:p w:rsidR="008334E2" w:rsidP="000431E0" w:rsidRDefault="00532AED">
      <w:pPr>
        <w:pStyle w:val="af7"/>
      </w:pPr>
      <w:hyperlink w:history="1" w:anchor="TrainFilteredStopped">
        <w:r w:rsidR="008B283E">
          <w:rPr>
            <w:rStyle w:val="ac"/>
          </w:rPr>
          <w:t>TrainFilteredStopped</w:t>
        </w:r>
      </w:hyperlink>
      <w:r w:rsidR="008334E2">
        <w:rPr>
          <w:rFonts w:hint="eastAsia"/>
        </w:rPr>
        <w:t>(k)</w:t>
      </w:r>
    </w:p>
    <w:p w:rsidR="008334E2" w:rsidP="000431E0" w:rsidRDefault="008334E2">
      <w:pPr>
        <w:pStyle w:val="af7"/>
      </w:pPr>
      <w:r w:rsidRPr="00634120">
        <w:t xml:space="preserve"> = </w:t>
      </w:r>
      <w:r w:rsidR="006E7CC0">
        <w:rPr>
          <w:rFonts w:hint="eastAsia"/>
        </w:rPr>
        <w:t>(</w:t>
      </w:r>
      <w:r w:rsidRPr="00634120">
        <w:t>(</w:t>
      </w:r>
      <w:hyperlink w:history="1" w:anchor="WheelFilteredStopped">
        <w:r w:rsidR="00B5344E">
          <w:rPr>
            <w:rStyle w:val="ac"/>
          </w:rPr>
          <w:t>WheelFilteredStopped</w:t>
        </w:r>
      </w:hyperlink>
      <w:r>
        <w:rPr>
          <w:rFonts w:hint="eastAsia"/>
        </w:rPr>
        <w:t>(k)</w:t>
      </w:r>
      <w:r w:rsidRPr="00634120">
        <w:t xml:space="preserve"> =</w:t>
      </w:r>
      <w:r>
        <w:rPr>
          <w:rFonts w:hint="eastAsia"/>
        </w:rPr>
        <w:t>=</w:t>
      </w:r>
      <w:r w:rsidRPr="00634120">
        <w:t xml:space="preserve"> </w:t>
      </w:r>
      <w:r w:rsidRPr="00354FC4" w:rsidR="00397BD9">
        <w:rPr>
          <w:rStyle w:val="aff1"/>
        </w:rPr>
        <w:t>True</w:t>
      </w:r>
      <w:r>
        <w:t>)</w:t>
      </w:r>
    </w:p>
    <w:p w:rsidR="008334E2" w:rsidP="000431E0" w:rsidRDefault="008334E2">
      <w:pPr>
        <w:pStyle w:val="af7"/>
      </w:pPr>
      <w:r>
        <w:rPr>
          <w:rFonts w:hint="eastAsia"/>
        </w:rPr>
        <w:t xml:space="preserve">   </w:t>
      </w:r>
      <w:r w:rsidR="00397BD9">
        <w:rPr>
          <w:rFonts w:hint="eastAsia"/>
        </w:rPr>
        <w:t xml:space="preserve"> and </w:t>
      </w:r>
      <w:r w:rsidRPr="00634120">
        <w:t>((</w:t>
      </w:r>
      <w:hyperlink w:history="1" w:anchor="MotionOverEstimationState">
        <w:r w:rsidR="00B5344E">
          <w:rPr>
            <w:rStyle w:val="ac"/>
          </w:rPr>
          <w:t>MotionOverEstimationState</w:t>
        </w:r>
      </w:hyperlink>
      <w:r w:rsidR="00397BD9">
        <w:t xml:space="preserve"> =</w:t>
      </w:r>
      <w:r w:rsidR="006E7CC0">
        <w:rPr>
          <w:rFonts w:hint="eastAsia"/>
        </w:rPr>
        <w:t>=</w:t>
      </w:r>
      <w:r w:rsidR="00397BD9">
        <w:t xml:space="preserve"> </w:t>
      </w:r>
      <w:r w:rsidRPr="00265C44">
        <w:rPr>
          <w:rStyle w:val="aff1"/>
        </w:rPr>
        <w:t>COASTING</w:t>
      </w:r>
      <w:r>
        <w:t>)</w:t>
      </w:r>
    </w:p>
    <w:p w:rsidR="008334E2" w:rsidP="000431E0" w:rsidRDefault="008334E2">
      <w:pPr>
        <w:pStyle w:val="af7"/>
      </w:pPr>
      <w:r>
        <w:rPr>
          <w:rFonts w:hint="eastAsia"/>
        </w:rPr>
        <w:t xml:space="preserve">         </w:t>
      </w:r>
      <w:r w:rsidR="00397BD9">
        <w:rPr>
          <w:rFonts w:hint="eastAsia"/>
        </w:rPr>
        <w:t xml:space="preserve"> or </w:t>
      </w:r>
      <w:r w:rsidRPr="00634120">
        <w:t>(</w:t>
      </w:r>
      <w:hyperlink w:history="1" w:anchor="MotionOverEstimationState">
        <w:r w:rsidR="00B5344E">
          <w:rPr>
            <w:rStyle w:val="ac"/>
          </w:rPr>
          <w:t>MotionOverEstimationState</w:t>
        </w:r>
      </w:hyperlink>
      <w:r w:rsidR="00397BD9">
        <w:t xml:space="preserve"> =</w:t>
      </w:r>
      <w:r w:rsidR="006E7CC0">
        <w:rPr>
          <w:rFonts w:hint="eastAsia"/>
        </w:rPr>
        <w:t>=</w:t>
      </w:r>
      <w:r w:rsidR="00397BD9">
        <w:t xml:space="preserve"> </w:t>
      </w:r>
      <w:r w:rsidRPr="00265C44">
        <w:rPr>
          <w:rStyle w:val="aff1"/>
        </w:rPr>
        <w:t>BRAKING</w:t>
      </w:r>
      <w:r>
        <w:t>)</w:t>
      </w:r>
      <w:r w:rsidRPr="00634120">
        <w:t>)</w:t>
      </w:r>
    </w:p>
    <w:p w:rsidR="008334E2" w:rsidP="000431E0" w:rsidRDefault="008334E2">
      <w:pPr>
        <w:pStyle w:val="af7"/>
      </w:pPr>
      <w:r>
        <w:rPr>
          <w:rFonts w:hint="eastAsia"/>
        </w:rPr>
        <w:t xml:space="preserve">   </w:t>
      </w:r>
      <w:r w:rsidR="00397BD9">
        <w:rPr>
          <w:rFonts w:hint="eastAsia"/>
        </w:rPr>
        <w:t xml:space="preserve"> and </w:t>
      </w:r>
      <w:r w:rsidRPr="00634120">
        <w:t>(</w:t>
      </w:r>
      <w:hyperlink w:history="1" w:anchor="ValidTrainKinematic">
        <w:r w:rsidR="008B283E">
          <w:rPr>
            <w:rStyle w:val="ac"/>
          </w:rPr>
          <w:t>ValidTrainKinematic</w:t>
        </w:r>
      </w:hyperlink>
      <w:r>
        <w:rPr>
          <w:rFonts w:hint="eastAsia"/>
        </w:rPr>
        <w:t>(k)</w:t>
      </w:r>
      <w:r w:rsidRPr="00634120">
        <w:t xml:space="preserve"> =</w:t>
      </w:r>
      <w:r>
        <w:rPr>
          <w:rFonts w:hint="eastAsia"/>
        </w:rPr>
        <w:t>=</w:t>
      </w:r>
      <w:r w:rsidRPr="00634120">
        <w:t xml:space="preserve"> </w:t>
      </w:r>
      <w:r w:rsidRPr="00354FC4" w:rsidR="00397BD9">
        <w:rPr>
          <w:rStyle w:val="aff1"/>
        </w:rPr>
        <w:t>True</w:t>
      </w:r>
      <w:r>
        <w:t>)</w:t>
      </w:r>
      <w:r w:rsidR="006E7CC0">
        <w:rPr>
          <w:rFonts w:hint="eastAsia"/>
        </w:rPr>
        <w:t>)</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866"/>
        </w:rPr>
      </w:pPr>
      <w:del w:author="常鸣" w:date="2014-07-03T14:27:00Z" w:id="4867">
        <w:r w:rsidRPr="008A1414" w:rsidDel="009328EA">
          <w:delText>#S</w:delText>
        </w:r>
      </w:del>
      <w:ins w:author="常鸣" w:date="2014-07-03T14:27:00Z" w:id="4868">
        <w:r w:rsidR="009328EA">
          <w:t>#Allocation=ATP Software</w:t>
        </w:r>
      </w:ins>
    </w:p>
    <w:p w:rsidRPr="008A1414" w:rsidR="008334E2" w:rsidP="000C0D62" w:rsidRDefault="009328EA">
      <w:pPr>
        <w:pStyle w:val="ReqtifyAltQ"/>
      </w:pPr>
      <w:ins w:author="常鸣" w:date="2014-07-03T14:27:00Z" w:id="4869">
        <w:r>
          <w:t>#S</w:t>
        </w:r>
      </w:ins>
      <w:r w:rsidRPr="008A1414" w:rsidR="008334E2">
        <w:t>ource=</w:t>
      </w:r>
      <w:r w:rsidR="008334E2">
        <w:rPr>
          <w:rFonts w:hint="eastAsia"/>
        </w:rPr>
        <w:t>[iTC_CC-SyAD-0151],</w:t>
      </w:r>
      <w:r w:rsidRPr="008E7A84" w:rsidR="008334E2">
        <w:rPr>
          <w:rFonts w:hint="eastAsia"/>
        </w:rPr>
        <w:t xml:space="preserve"> </w:t>
      </w:r>
      <w:r w:rsidR="008334E2">
        <w:rPr>
          <w:rFonts w:hint="eastAsia"/>
        </w:rPr>
        <w:t>[iTC_CC-SyAD-0214],</w:t>
      </w:r>
      <w:r w:rsidRPr="00441CD9" w:rsidR="008334E2">
        <w:t xml:space="preserve"> </w:t>
      </w:r>
      <w:r w:rsidRPr="003D2990" w:rsidR="008334E2">
        <w:t>[iTC_CC-SyAD-</w:t>
      </w:r>
      <w:r w:rsidRPr="003D2990" w:rsidR="008334E2">
        <w:rPr>
          <w:rFonts w:hint="eastAsia"/>
        </w:rPr>
        <w:t>0</w:t>
      </w:r>
      <w:r w:rsidR="008334E2">
        <w:rPr>
          <w:rFonts w:hint="eastAsia"/>
        </w:rPr>
        <w:t>364</w:t>
      </w:r>
      <w:r w:rsidRPr="003D2990" w:rsidR="008334E2">
        <w:rPr>
          <w:rFonts w:hint="eastAsia"/>
        </w:rPr>
        <w:t>]</w:t>
      </w:r>
      <w:r w:rsidR="008334E2">
        <w:rPr>
          <w:rFonts w:hint="eastAsia"/>
        </w:rPr>
        <w:t>,</w:t>
      </w:r>
      <w:r w:rsidRPr="00993D48" w:rsidR="008334E2">
        <w:t xml:space="preserve"> [iTC_CC-SyAD-0152]</w:t>
      </w:r>
      <w:r w:rsidR="008334E2">
        <w:rPr>
          <w:rFonts w:hint="eastAsia"/>
        </w:rPr>
        <w:t xml:space="preserve">, </w:t>
      </w:r>
      <w:r w:rsidRPr="00CA7F59" w:rsidR="008334E2">
        <w:rPr>
          <w:rFonts w:hint="eastAsia"/>
        </w:rPr>
        <w:t>[</w:t>
      </w:r>
      <w:r w:rsidR="008334E2">
        <w:t>iTC_CC_ATP_SwHA</w:t>
      </w:r>
      <w:r w:rsidRPr="00CA7F59" w:rsidR="008334E2">
        <w:t>-0094</w:t>
      </w:r>
      <w:r w:rsidRPr="00CA7F59"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8334E2" w:rsidP="00C93484" w:rsidRDefault="008334E2">
      <w:pPr>
        <w:pStyle w:val="Reqtify"/>
      </w:pPr>
    </w:p>
    <w:p w:rsidRPr="00D529B0" w:rsidR="00777B1D" w:rsidP="00D529B0" w:rsidRDefault="00777B1D">
      <w:pPr>
        <w:pStyle w:val="ReqtifyAltR"/>
      </w:pPr>
      <w:r w:rsidRPr="00D529B0">
        <w:t>[</w:t>
      </w:r>
      <w:r w:rsidR="0052393A">
        <w:t>iTC</w:t>
      </w:r>
      <w:r w:rsidRPr="00D529B0" w:rsidR="006A5C0D">
        <w:t>_CC_ATP-SwRS-06</w:t>
      </w:r>
      <w:r w:rsidR="00655979">
        <w:rPr>
          <w:rFonts w:hint="eastAsia"/>
        </w:rPr>
        <w:t>38</w:t>
      </w:r>
      <w:r w:rsidRPr="00D529B0">
        <w:t>]</w:t>
      </w:r>
    </w:p>
    <w:p w:rsidRPr="008C411D" w:rsidR="00777B1D" w:rsidP="00C93484" w:rsidRDefault="00B5344E">
      <w:pPr>
        <w:pStyle w:val="Reqtify"/>
      </w:pPr>
      <w:bookmarkStart w:name="TrainHasMoved" w:id="4870"/>
      <w:r w:rsidRPr="00B5344E">
        <w:rPr>
          <w:rStyle w:val="aff2"/>
          <w:bCs w:val="0"/>
          <w:iCs w:val="0"/>
        </w:rPr>
        <w:t>TrainHasMoved</w:t>
      </w:r>
      <w:bookmarkEnd w:id="4870"/>
      <w:r w:rsidR="00777B1D">
        <w:rPr>
          <w:rFonts w:hint="eastAsia"/>
        </w:rPr>
        <w:t>，</w:t>
      </w:r>
      <w:r w:rsidRPr="008C411D" w:rsidR="00777B1D">
        <w:rPr>
          <w:rFonts w:hint="eastAsia"/>
        </w:rPr>
        <w:t>表明自上电以后，列车是否移动过。</w:t>
      </w:r>
    </w:p>
    <w:p w:rsidR="006E7CC0" w:rsidP="000431E0" w:rsidRDefault="006E7CC0">
      <w:pPr>
        <w:pStyle w:val="af7"/>
      </w:pPr>
      <w:r>
        <w:t xml:space="preserve">def </w:t>
      </w:r>
      <w:hyperlink w:history="1" w:anchor="TrainHasMoved">
        <w:r w:rsidR="00B5344E">
          <w:rPr>
            <w:rStyle w:val="ac"/>
          </w:rPr>
          <w:t>TrainHasMoved</w:t>
        </w:r>
      </w:hyperlink>
      <w:r>
        <w:t>(k):</w:t>
      </w:r>
    </w:p>
    <w:p w:rsidR="006E7CC0" w:rsidP="000431E0" w:rsidRDefault="006E7CC0">
      <w:pPr>
        <w:pStyle w:val="af7"/>
      </w:pPr>
      <w:r>
        <w:t xml:space="preserve">    if (Initialization):</w:t>
      </w:r>
    </w:p>
    <w:p w:rsidR="006E7CC0" w:rsidP="000431E0" w:rsidRDefault="006E7CC0">
      <w:pPr>
        <w:pStyle w:val="af7"/>
      </w:pPr>
      <w:r>
        <w:t xml:space="preserve">        return </w:t>
      </w:r>
      <w:r w:rsidRPr="00354FC4">
        <w:rPr>
          <w:rStyle w:val="aff1"/>
        </w:rPr>
        <w:t>False</w:t>
      </w:r>
    </w:p>
    <w:p w:rsidR="006E7CC0" w:rsidP="000431E0" w:rsidRDefault="006E7CC0">
      <w:pPr>
        <w:pStyle w:val="af7"/>
      </w:pPr>
      <w:r>
        <w:t xml:space="preserve">    elif (not </w:t>
      </w:r>
      <w:hyperlink w:history="1" w:anchor="TrainHasMoved">
        <w:r w:rsidR="00B5344E">
          <w:rPr>
            <w:rStyle w:val="ac"/>
          </w:rPr>
          <w:t>TrainHasMoved</w:t>
        </w:r>
      </w:hyperlink>
      <w:r>
        <w:t>(k-1)</w:t>
      </w:r>
    </w:p>
    <w:p w:rsidR="006E7CC0" w:rsidP="000431E0" w:rsidRDefault="006E7CC0">
      <w:pPr>
        <w:pStyle w:val="af7"/>
      </w:pPr>
      <w:r>
        <w:t xml:space="preserve">          and not </w:t>
      </w:r>
      <w:hyperlink w:history="1" w:anchor="TrainFilteredStopped">
        <w:r w:rsidR="008B283E">
          <w:rPr>
            <w:rStyle w:val="ac"/>
          </w:rPr>
          <w:t>TrainFilteredStopped</w:t>
        </w:r>
      </w:hyperlink>
      <w:r>
        <w:t>(k)</w:t>
      </w:r>
    </w:p>
    <w:p w:rsidR="006E7CC0" w:rsidP="000431E0" w:rsidRDefault="006E7CC0">
      <w:pPr>
        <w:pStyle w:val="af7"/>
      </w:pPr>
      <w:r>
        <w:t xml:space="preserve">          and (</w:t>
      </w:r>
      <w:hyperlink w:history="1" w:anchor="TeethCounter">
        <w:r w:rsidR="00B5344E">
          <w:rPr>
            <w:rStyle w:val="ac"/>
          </w:rPr>
          <w:t>TeethCounter</w:t>
        </w:r>
      </w:hyperlink>
      <w:r>
        <w:t xml:space="preserve">(k) != </w:t>
      </w:r>
      <w:hyperlink w:history="1" w:anchor="TeethCounter">
        <w:r w:rsidR="00B5344E">
          <w:rPr>
            <w:rStyle w:val="ac"/>
          </w:rPr>
          <w:t>TeethCounter</w:t>
        </w:r>
      </w:hyperlink>
      <w:r>
        <w:t>(k-1))):</w:t>
      </w:r>
    </w:p>
    <w:p w:rsidR="006E7CC0" w:rsidP="000431E0" w:rsidRDefault="006E7CC0">
      <w:pPr>
        <w:pStyle w:val="af7"/>
      </w:pPr>
      <w:r>
        <w:t xml:space="preserve">        return </w:t>
      </w:r>
      <w:r w:rsidRPr="00354FC4">
        <w:rPr>
          <w:rStyle w:val="aff1"/>
        </w:rPr>
        <w:t>True</w:t>
      </w:r>
    </w:p>
    <w:p w:rsidR="006E7CC0" w:rsidP="000431E0" w:rsidRDefault="006E7CC0">
      <w:pPr>
        <w:pStyle w:val="af7"/>
      </w:pPr>
      <w:r>
        <w:t xml:space="preserve">    else:</w:t>
      </w:r>
    </w:p>
    <w:p w:rsidRPr="00340A21" w:rsidR="00777B1D" w:rsidP="000431E0" w:rsidRDefault="006E7CC0">
      <w:pPr>
        <w:pStyle w:val="af7"/>
      </w:pPr>
      <w:r>
        <w:t xml:space="preserve">        return </w:t>
      </w:r>
      <w:hyperlink w:history="1" w:anchor="TrainHasMoved">
        <w:r w:rsidR="00B5344E">
          <w:rPr>
            <w:rStyle w:val="ac"/>
          </w:rPr>
          <w:t>TrainHasMoved</w:t>
        </w:r>
      </w:hyperlink>
      <w:r>
        <w:t>(k-1)</w:t>
      </w:r>
    </w:p>
    <w:p w:rsidR="00777B1D" w:rsidP="000C0D62" w:rsidRDefault="00777B1D">
      <w:pPr>
        <w:pStyle w:val="ReqtifyAltQ"/>
      </w:pPr>
      <w:r w:rsidRPr="00340A21">
        <w:t>#Category=Functional</w:t>
      </w:r>
    </w:p>
    <w:p w:rsidRPr="008A1414" w:rsidR="00214EA1" w:rsidP="00214EA1" w:rsidRDefault="00214EA1">
      <w:pPr>
        <w:pStyle w:val="ReqtifyAltQ"/>
      </w:pPr>
      <w:r w:rsidRPr="00286007">
        <w:t>#Contribution=SIL</w:t>
      </w:r>
      <w:r>
        <w:rPr>
          <w:rFonts w:hint="eastAsia"/>
        </w:rPr>
        <w:t>4</w:t>
      </w:r>
    </w:p>
    <w:p w:rsidR="009328EA" w:rsidP="000C0D62" w:rsidRDefault="00777B1D">
      <w:pPr>
        <w:pStyle w:val="ReqtifyAltQ"/>
        <w:rPr>
          <w:ins w:author="常鸣" w:date="2014-07-03T14:27:00Z" w:id="4871"/>
        </w:rPr>
      </w:pPr>
      <w:del w:author="常鸣" w:date="2014-07-03T14:27:00Z" w:id="4872">
        <w:r w:rsidDel="009328EA">
          <w:delText>#S</w:delText>
        </w:r>
      </w:del>
      <w:ins w:author="常鸣" w:date="2014-07-03T14:27:00Z" w:id="4873">
        <w:r w:rsidR="009328EA">
          <w:t>#Allocation=ATP Software</w:t>
        </w:r>
      </w:ins>
    </w:p>
    <w:p w:rsidR="00777B1D" w:rsidP="000C0D62" w:rsidRDefault="009328EA">
      <w:pPr>
        <w:pStyle w:val="ReqtifyAltQ"/>
      </w:pPr>
      <w:ins w:author="常鸣" w:date="2014-07-03T14:27:00Z" w:id="4874">
        <w:r>
          <w:t>#S</w:t>
        </w:r>
      </w:ins>
      <w:r w:rsidR="00777B1D">
        <w:t>ource=[</w:t>
      </w:r>
      <w:r w:rsidR="0052393A">
        <w:t>iTC</w:t>
      </w:r>
      <w:r w:rsidR="006A5C0D">
        <w:t>_CC-Sy</w:t>
      </w:r>
      <w:r w:rsidR="006E24E1">
        <w:rPr>
          <w:rFonts w:hint="eastAsia"/>
        </w:rPr>
        <w:t>AD</w:t>
      </w:r>
      <w:r w:rsidR="00777B1D">
        <w:t>-</w:t>
      </w:r>
      <w:r w:rsidR="006E24E1">
        <w:rPr>
          <w:rFonts w:hint="eastAsia"/>
        </w:rPr>
        <w:t>1204</w:t>
      </w:r>
      <w:r w:rsidR="00777B1D">
        <w:t>]</w:t>
      </w:r>
      <w:r w:rsidR="00FE2FD7">
        <w:rPr>
          <w:rFonts w:hint="eastAsia"/>
        </w:rPr>
        <w:t>,</w:t>
      </w:r>
      <w:r w:rsidRPr="00FE2FD7" w:rsidR="00FE2FD7">
        <w:rPr>
          <w:rFonts w:hint="eastAsia"/>
        </w:rPr>
        <w:t xml:space="preserve"> </w:t>
      </w:r>
      <w:r w:rsidRPr="00CA7F59" w:rsidR="00FE2FD7">
        <w:rPr>
          <w:rFonts w:hint="eastAsia"/>
        </w:rPr>
        <w:t>[</w:t>
      </w:r>
      <w:r w:rsidR="00FE2FD7">
        <w:t>iTC_CC_ATP_SwHA-0</w:t>
      </w:r>
      <w:r w:rsidR="00FE2FD7">
        <w:rPr>
          <w:rFonts w:hint="eastAsia"/>
        </w:rPr>
        <w:t>239</w:t>
      </w:r>
      <w:r w:rsidRPr="00CA7F59" w:rsidR="00FE2FD7">
        <w:rPr>
          <w:rFonts w:hint="eastAsia"/>
        </w:rPr>
        <w:t>]</w:t>
      </w:r>
    </w:p>
    <w:p w:rsidRPr="00211ED3" w:rsidR="00777B1D" w:rsidP="000C0D62" w:rsidRDefault="009E172B">
      <w:pPr>
        <w:pStyle w:val="ReqtifyAltQ"/>
      </w:pPr>
      <w:r>
        <w:t>[End]</w:t>
      </w:r>
    </w:p>
    <w:p w:rsidR="00777B1D" w:rsidP="00C93484" w:rsidRDefault="00777B1D">
      <w:pPr>
        <w:pStyle w:val="Reqtify"/>
      </w:pPr>
    </w:p>
    <w:p w:rsidR="00777B1D" w:rsidP="00C93484" w:rsidRDefault="00777B1D">
      <w:pPr>
        <w:pStyle w:val="Reqtify"/>
      </w:pPr>
    </w:p>
    <w:p w:rsidRPr="00CC02D3" w:rsidR="00CC02D3" w:rsidP="00CC02D3" w:rsidRDefault="00CC02D3">
      <w:pPr>
        <w:pStyle w:val="ReqtifyAltR"/>
      </w:pPr>
      <w:r w:rsidRPr="00CC02D3">
        <w:t>[iTC_CC_ATP-SwRS-06</w:t>
      </w:r>
      <w:r w:rsidR="00655979">
        <w:rPr>
          <w:rFonts w:hint="eastAsia"/>
        </w:rPr>
        <w:t>39</w:t>
      </w:r>
      <w:r w:rsidRPr="00CC02D3">
        <w:t>]</w:t>
      </w:r>
    </w:p>
    <w:p w:rsidR="00CC02D3" w:rsidP="00C93484" w:rsidRDefault="00CC02D3">
      <w:pPr>
        <w:pStyle w:val="Reqtify"/>
      </w:pPr>
      <w:bookmarkStart w:name="TrainMinSpeed" w:id="4875"/>
      <w:r w:rsidRPr="00CC02D3">
        <w:rPr>
          <w:rStyle w:val="aff2"/>
        </w:rPr>
        <w:t>TrainMinSpeed</w:t>
      </w:r>
      <w:bookmarkEnd w:id="4875"/>
      <w:r>
        <w:rPr>
          <w:rFonts w:hint="eastAsia"/>
        </w:rPr>
        <w:t>，计算列车最小速度。</w:t>
      </w:r>
    </w:p>
    <w:p w:rsidR="00725EFC" w:rsidP="000431E0" w:rsidRDefault="00725EFC">
      <w:pPr>
        <w:pStyle w:val="af7"/>
      </w:pPr>
      <w:r>
        <w:t>def TrainMinSpeed</w:t>
      </w:r>
      <w:r>
        <w:rPr>
          <w:color w:val="FF8000"/>
        </w:rPr>
        <w:t>(</w:t>
      </w:r>
      <w:r>
        <w:t>k</w:t>
      </w:r>
      <w:r>
        <w:rPr>
          <w:color w:val="FF8000"/>
        </w:rPr>
        <w:t>)</w:t>
      </w:r>
      <w:r>
        <w:t>:</w:t>
      </w:r>
    </w:p>
    <w:p w:rsidR="00725EFC" w:rsidP="000431E0" w:rsidRDefault="00725EFC">
      <w:pPr>
        <w:pStyle w:val="af7"/>
      </w:pPr>
      <w:r>
        <w:t xml:space="preserve">    if </w:t>
      </w:r>
      <w:r>
        <w:rPr>
          <w:color w:val="FF8000"/>
        </w:rPr>
        <w:t>(</w:t>
      </w:r>
      <w:hyperlink w:history="1" w:anchor="OdometerSpeedAvailable">
        <w:r w:rsidR="00B5344E">
          <w:rPr>
            <w:rStyle w:val="ac"/>
          </w:rPr>
          <w:t>OdometerSpeedAvailable</w:t>
        </w:r>
      </w:hyperlink>
      <w:r>
        <w:rPr>
          <w:color w:val="FF8000"/>
        </w:rPr>
        <w:t>(</w:t>
      </w:r>
      <w:r>
        <w:t>k</w:t>
      </w:r>
      <w:r>
        <w:rPr>
          <w:color w:val="FF8000"/>
        </w:rPr>
        <w:t>))</w:t>
      </w:r>
      <w:r>
        <w:t>:</w:t>
      </w:r>
    </w:p>
    <w:p w:rsidR="00725EFC" w:rsidP="000431E0" w:rsidRDefault="00725EFC">
      <w:pPr>
        <w:pStyle w:val="af7"/>
      </w:pPr>
      <w:r>
        <w:t xml:space="preserve">        return </w:t>
      </w:r>
      <w:hyperlink w:history="1" w:anchor="max">
        <w:r w:rsidRPr="003B2B37" w:rsidR="003B2B37">
          <w:rPr>
            <w:rStyle w:val="ac"/>
            <w:rFonts w:hint="eastAsia"/>
          </w:rPr>
          <w:t>max</w:t>
        </w:r>
      </w:hyperlink>
      <w:r>
        <w:rPr>
          <w:color w:val="FF8000"/>
        </w:rPr>
        <w:t>(</w:t>
      </w:r>
      <w:r>
        <w:rPr>
          <w:color w:val="800000"/>
        </w:rPr>
        <w:t>0</w:t>
      </w:r>
      <w:r>
        <w:rPr>
          <w:color w:val="FF8000"/>
        </w:rPr>
        <w:t>,</w:t>
      </w:r>
      <w:r>
        <w:t xml:space="preserve"> </w:t>
      </w:r>
      <w:r>
        <w:rPr>
          <w:color w:val="FF8000"/>
        </w:rPr>
        <w:t>(</w:t>
      </w:r>
      <w:hyperlink w:history="1" w:anchor="roundfloor">
        <w:r w:rsidRPr="003B2B37" w:rsidR="003B2B37">
          <w:rPr>
            <w:rStyle w:val="ac"/>
          </w:rPr>
          <w:t>round.</w:t>
        </w:r>
        <w:r w:rsidRPr="003B2B37" w:rsidR="003B2B37">
          <w:rPr>
            <w:rStyle w:val="ac"/>
            <w:rFonts w:hint="eastAsia"/>
          </w:rPr>
          <w:t>f</w:t>
        </w:r>
        <w:r w:rsidRPr="003B2B37" w:rsidR="003B2B37">
          <w:rPr>
            <w:rStyle w:val="ac"/>
          </w:rPr>
          <w:t>loor</w:t>
        </w:r>
      </w:hyperlink>
      <w:r>
        <w:rPr>
          <w:color w:val="FF8000"/>
        </w:rPr>
        <w:t>(</w:t>
      </w:r>
      <w:hyperlink w:history="1" w:anchor="abs">
        <w:r w:rsidRPr="003B2B37" w:rsidR="003B2B37">
          <w:rPr>
            <w:rStyle w:val="ac"/>
          </w:rPr>
          <w:t>abs</w:t>
        </w:r>
      </w:hyperlink>
      <w:r w:rsidRPr="003B2B37">
        <w:t>(</w:t>
      </w:r>
      <w:hyperlink w:history="1" w:anchor="MinimumTrainMotion">
        <w:r w:rsidR="00B5344E">
          <w:rPr>
            <w:rStyle w:val="ac"/>
          </w:rPr>
          <w:t>MinimumTrainMotion</w:t>
        </w:r>
      </w:hyperlink>
      <w:r w:rsidRPr="003B2B37">
        <w:t>(</w:t>
      </w:r>
      <w:r>
        <w:t>k</w:t>
      </w:r>
      <w:r w:rsidRPr="003B2B37">
        <w:t>)</w:t>
      </w:r>
      <w:r>
        <w:t xml:space="preserve"> </w:t>
      </w:r>
      <w:r w:rsidRPr="003B2B37">
        <w:t>/</w:t>
      </w:r>
      <w:r>
        <w:t xml:space="preserve"> </w:t>
      </w:r>
      <w:r w:rsidRPr="003B2B37">
        <w:t>ATP_CYCLE_TIME))</w:t>
      </w:r>
    </w:p>
    <w:p w:rsidR="00725EFC" w:rsidP="000431E0" w:rsidRDefault="00725EFC">
      <w:pPr>
        <w:pStyle w:val="af7"/>
      </w:pPr>
      <w:r>
        <w:t xml:space="preserve">                       </w:t>
      </w:r>
      <w:r w:rsidRPr="003B2B37">
        <w:t>+</w:t>
      </w:r>
      <w:r>
        <w:t xml:space="preserve"> </w:t>
      </w:r>
      <w:r w:rsidRPr="003B2B37">
        <w:t>((</w:t>
      </w:r>
      <w:hyperlink w:history="1" w:anchor="ATPsetting">
        <w:r w:rsidR="00786D0B">
          <w:rPr>
            <w:rStyle w:val="ac"/>
          </w:rPr>
          <w:t>ATPsetting</w:t>
        </w:r>
      </w:hyperlink>
      <w:r>
        <w:t>.</w:t>
      </w:r>
      <w:r w:rsidR="006D1509">
        <w:t>BrakingMinAcc</w:t>
      </w:r>
      <w:r w:rsidR="006D1509">
        <w:rPr>
          <w:rFonts w:hint="eastAsia"/>
        </w:rPr>
        <w:t xml:space="preserve"> </w:t>
      </w:r>
      <w:r w:rsidRPr="003B2B37">
        <w:t>-</w:t>
      </w:r>
      <w:r>
        <w:t xml:space="preserve"> </w:t>
      </w:r>
      <w:hyperlink w:history="1" w:anchor="ATPsetting">
        <w:r w:rsidR="00786D0B">
          <w:rPr>
            <w:rStyle w:val="ac"/>
          </w:rPr>
          <w:t>ATPsetting</w:t>
        </w:r>
      </w:hyperlink>
      <w:r>
        <w:t>.</w:t>
      </w:r>
      <w:r w:rsidR="006D1509">
        <w:t>MaxGradientAcc</w:t>
      </w:r>
      <w:r w:rsidRPr="003B2B37">
        <w:t>)</w:t>
      </w:r>
    </w:p>
    <w:p w:rsidR="00725EFC" w:rsidP="000431E0" w:rsidRDefault="00725EFC">
      <w:pPr>
        <w:pStyle w:val="af7"/>
      </w:pPr>
      <w:r>
        <w:t xml:space="preserve">                          </w:t>
      </w:r>
      <w:r w:rsidR="006D1509">
        <w:rPr>
          <w:rFonts w:hint="eastAsia"/>
        </w:rPr>
        <w:t xml:space="preserve"> </w:t>
      </w:r>
      <w:r w:rsidRPr="003B2B37">
        <w:t>*</w:t>
      </w:r>
      <w:r>
        <w:t xml:space="preserve"> </w:t>
      </w:r>
      <w:r w:rsidRPr="003B2B37">
        <w:t>ATP_CYCLE_TIME</w:t>
      </w:r>
      <w:r>
        <w:t xml:space="preserve"> </w:t>
      </w:r>
      <w:r w:rsidRPr="003B2B37">
        <w:t>/</w:t>
      </w:r>
      <w:r>
        <w:t xml:space="preserve"> </w:t>
      </w:r>
      <w:r w:rsidRPr="003B2B37">
        <w:t>2)))</w:t>
      </w:r>
    </w:p>
    <w:p w:rsidR="00725EFC" w:rsidP="000431E0" w:rsidRDefault="00725EFC">
      <w:pPr>
        <w:pStyle w:val="af7"/>
      </w:pPr>
      <w:r>
        <w:t xml:space="preserve">    else:</w:t>
      </w:r>
    </w:p>
    <w:p w:rsidRPr="00CC02D3" w:rsidR="00CC02D3" w:rsidP="000431E0" w:rsidRDefault="00725EFC">
      <w:pPr>
        <w:pStyle w:val="af7"/>
      </w:pPr>
      <w:r>
        <w:t xml:space="preserve">        return </w:t>
      </w:r>
      <w:r w:rsidRPr="003B2B37">
        <w:t>0</w:t>
      </w:r>
    </w:p>
    <w:p w:rsidR="00CC02D3" w:rsidP="00C93484" w:rsidRDefault="00CC02D3">
      <w:pPr>
        <w:pStyle w:val="Reqtify"/>
      </w:pPr>
      <w:r>
        <w:rPr>
          <w:rFonts w:hint="eastAsia"/>
        </w:rPr>
        <w:t>其中：</w:t>
      </w:r>
    </w:p>
    <w:p w:rsidR="00CC02D3" w:rsidP="00FA0FBB" w:rsidRDefault="00532AED">
      <w:pPr>
        <w:pStyle w:val="AltX"/>
      </w:pPr>
      <w:hyperlink w:history="1" w:anchor="ATPsetting">
        <w:r w:rsidR="00786D0B">
          <w:rPr>
            <w:rStyle w:val="ac"/>
          </w:rPr>
          <w:t>ATPsetting</w:t>
        </w:r>
      </w:hyperlink>
      <w:r w:rsidRPr="00CC02D3" w:rsidR="00CC02D3">
        <w:t>.</w:t>
      </w:r>
      <w:r w:rsidR="006D1509">
        <w:t>BrakingMinAcc</w:t>
      </w:r>
      <w:r w:rsidR="00CC02D3">
        <w:rPr>
          <w:rFonts w:hint="eastAsia"/>
        </w:rPr>
        <w:t>，为列车制动最小减速度，为负值（即绝对值最大）</w:t>
      </w:r>
      <w:r w:rsidR="00E902EF">
        <w:rPr>
          <w:rFonts w:hint="eastAsia"/>
        </w:rPr>
        <w:t>；</w:t>
      </w:r>
    </w:p>
    <w:p w:rsidR="00CC02D3" w:rsidP="00FA0FBB" w:rsidRDefault="00532AED">
      <w:pPr>
        <w:pStyle w:val="AltX"/>
      </w:pPr>
      <w:hyperlink w:history="1" w:anchor="ATPsetting">
        <w:r w:rsidR="00786D0B">
          <w:rPr>
            <w:rStyle w:val="ac"/>
          </w:rPr>
          <w:t>ATPsetting</w:t>
        </w:r>
      </w:hyperlink>
      <w:r w:rsidRPr="00CC02D3" w:rsidR="00CC02D3">
        <w:t>.</w:t>
      </w:r>
      <w:r w:rsidR="006D1509">
        <w:t>MaxGradientAcc</w:t>
      </w:r>
      <w:r w:rsidR="00CC02D3">
        <w:rPr>
          <w:rFonts w:hint="eastAsia"/>
        </w:rPr>
        <w:t>，为线路中最大坡度加速度</w:t>
      </w:r>
      <w:r w:rsidR="00E902EF">
        <w:rPr>
          <w:rFonts w:hint="eastAsia"/>
        </w:rPr>
        <w:t>，为正值。</w:t>
      </w:r>
    </w:p>
    <w:p w:rsidR="00214EA1" w:rsidP="00214EA1" w:rsidRDefault="00214EA1">
      <w:pPr>
        <w:pStyle w:val="ReqtifyAltQ"/>
      </w:pPr>
      <w:r w:rsidRPr="008A1414">
        <w:t>#Category=Functional</w:t>
      </w:r>
    </w:p>
    <w:p w:rsidRPr="008A1414" w:rsidR="00214EA1" w:rsidP="00214EA1" w:rsidRDefault="00214EA1">
      <w:pPr>
        <w:pStyle w:val="ReqtifyAltQ"/>
      </w:pPr>
      <w:r w:rsidRPr="00286007">
        <w:t>#Contribution=SIL</w:t>
      </w:r>
      <w:r>
        <w:rPr>
          <w:rFonts w:hint="eastAsia"/>
        </w:rPr>
        <w:t>4</w:t>
      </w:r>
    </w:p>
    <w:p w:rsidR="009328EA" w:rsidP="00214EA1" w:rsidRDefault="00214EA1">
      <w:pPr>
        <w:pStyle w:val="ReqtifyAltQ"/>
        <w:rPr>
          <w:ins w:author="常鸣" w:date="2014-07-03T14:27:00Z" w:id="4876"/>
        </w:rPr>
      </w:pPr>
      <w:del w:author="常鸣" w:date="2014-07-03T14:27:00Z" w:id="4877">
        <w:r w:rsidRPr="00645181" w:rsidDel="009328EA">
          <w:delText>#</w:delText>
        </w:r>
        <w:r w:rsidDel="009328EA">
          <w:rPr>
            <w:rFonts w:hint="eastAsia"/>
          </w:rPr>
          <w:delText>S</w:delText>
        </w:r>
      </w:del>
      <w:ins w:author="常鸣" w:date="2014-07-03T14:27:00Z" w:id="4878">
        <w:r w:rsidR="009328EA">
          <w:t>#Allocation=ATP Software</w:t>
        </w:r>
      </w:ins>
      <w:ins w:author="常鸣" w:date="2014-07-03T14:53:00Z" w:id="4879">
        <w:r w:rsidR="00AA7E12">
          <w:rPr>
            <w:rFonts w:hint="eastAsia"/>
          </w:rPr>
          <w:t>, Vital Embedded Setting</w:t>
        </w:r>
      </w:ins>
    </w:p>
    <w:p w:rsidR="00214EA1" w:rsidP="00214EA1" w:rsidRDefault="009328EA">
      <w:pPr>
        <w:pStyle w:val="ReqtifyAltQ"/>
      </w:pPr>
      <w:ins w:author="常鸣" w:date="2014-07-03T14:27:00Z" w:id="4880">
        <w:r>
          <w:t>#S</w:t>
        </w:r>
      </w:ins>
      <w:r w:rsidR="00214EA1">
        <w:rPr>
          <w:rFonts w:hint="eastAsia"/>
        </w:rPr>
        <w:t>ource</w:t>
      </w:r>
      <w:r w:rsidRPr="00645181" w:rsidR="00214EA1">
        <w:t>=</w:t>
      </w:r>
      <w:r w:rsidRPr="003D2990" w:rsidR="00064877">
        <w:t>[iTC_CC-SyAD-</w:t>
      </w:r>
      <w:r w:rsidRPr="003D2990" w:rsidR="00064877">
        <w:rPr>
          <w:rFonts w:hint="eastAsia"/>
        </w:rPr>
        <w:t>0</w:t>
      </w:r>
      <w:r w:rsidR="00064877">
        <w:rPr>
          <w:rFonts w:hint="eastAsia"/>
        </w:rPr>
        <w:t>146</w:t>
      </w:r>
      <w:r w:rsidRPr="003D2990" w:rsidR="00064877">
        <w:rPr>
          <w:rFonts w:hint="eastAsia"/>
        </w:rPr>
        <w:t>]</w:t>
      </w:r>
    </w:p>
    <w:p w:rsidR="00CC02D3" w:rsidP="00214EA1" w:rsidRDefault="003642B2">
      <w:pPr>
        <w:pStyle w:val="ReqtifyAltQ"/>
      </w:pPr>
      <w:r>
        <w:t>[End]</w:t>
      </w:r>
    </w:p>
    <w:p w:rsidR="00CC02D3" w:rsidP="00C93484" w:rsidRDefault="00CC02D3">
      <w:pPr>
        <w:pStyle w:val="Reqtify"/>
      </w:pPr>
    </w:p>
    <w:p w:rsidR="00CC02D3" w:rsidP="00C93484" w:rsidRDefault="00CC02D3">
      <w:pPr>
        <w:pStyle w:val="Reqtify"/>
      </w:pPr>
    </w:p>
    <w:p w:rsidR="008334E2" w:rsidP="00704491" w:rsidRDefault="008334E2">
      <w:pPr>
        <w:pStyle w:val="ReqtifyAltR"/>
      </w:pPr>
      <w:r>
        <w:t>[iTC_CC_ATP-SwRS-0</w:t>
      </w:r>
      <w:r>
        <w:rPr>
          <w:rFonts w:hint="eastAsia"/>
        </w:rPr>
        <w:t>246</w:t>
      </w:r>
      <w:r>
        <w:t>]</w:t>
      </w:r>
    </w:p>
    <w:p w:rsidR="008334E2" w:rsidP="00C93484" w:rsidRDefault="00047F0A">
      <w:pPr>
        <w:pStyle w:val="Reqtify"/>
      </w:pPr>
      <w:bookmarkStart w:name="TrainMaxSpeed" w:id="4881"/>
      <w:r w:rsidRPr="003B2B37">
        <w:rPr>
          <w:rStyle w:val="aff2"/>
        </w:rPr>
        <w:t>TrainMaxSpeed</w:t>
      </w:r>
      <w:bookmarkEnd w:id="4881"/>
      <w:r w:rsidR="008334E2">
        <w:rPr>
          <w:rFonts w:hint="eastAsia"/>
        </w:rPr>
        <w:t>，考虑打滑过估补偿的列车最大速度，该速度为非负值。</w:t>
      </w:r>
    </w:p>
    <w:p w:rsidR="008334E2" w:rsidP="00C93484" w:rsidRDefault="008334E2">
      <w:pPr>
        <w:pStyle w:val="Reqtify"/>
      </w:pPr>
      <w:r w:rsidRPr="00634120">
        <w:lastRenderedPageBreak/>
        <w:t xml:space="preserve">According to </w:t>
      </w:r>
      <w:r>
        <w:rPr>
          <w:rFonts w:hint="eastAsia"/>
        </w:rPr>
        <w:t>the matching of odometer cog counter</w:t>
      </w:r>
      <w:r w:rsidR="00397BD9">
        <w:rPr>
          <w:rFonts w:hint="eastAsia"/>
        </w:rPr>
        <w:t xml:space="preserve"> and </w:t>
      </w:r>
      <w:r>
        <w:rPr>
          <w:rFonts w:hint="eastAsia"/>
        </w:rPr>
        <w:t>code</w:t>
      </w:r>
      <w:r w:rsidRPr="00634120">
        <w:t>, maximum train speed shall computed using the followings expressions:</w:t>
      </w:r>
    </w:p>
    <w:p w:rsidR="008334E2" w:rsidP="00C93484" w:rsidRDefault="008334E2">
      <w:pPr>
        <w:pStyle w:val="Reqtify"/>
      </w:pPr>
    </w:p>
    <w:p w:rsidR="00725EFC" w:rsidP="000431E0" w:rsidRDefault="00725EFC">
      <w:pPr>
        <w:pStyle w:val="af7"/>
      </w:pPr>
      <w:r>
        <w:t xml:space="preserve">def </w:t>
      </w:r>
      <w:hyperlink w:history="1" w:anchor="TrainMaxSpeed">
        <w:r w:rsidR="00047F0A">
          <w:rPr>
            <w:rStyle w:val="ac"/>
          </w:rPr>
          <w:t>TrainMaxSpeed</w:t>
        </w:r>
      </w:hyperlink>
      <w:r w:rsidRPr="003B2B37">
        <w:t>(</w:t>
      </w:r>
      <w:r>
        <w:t>k</w:t>
      </w:r>
      <w:r w:rsidRPr="003B2B37">
        <w:t>)</w:t>
      </w:r>
      <w:r>
        <w:t>:</w:t>
      </w:r>
    </w:p>
    <w:p w:rsidR="00725EFC" w:rsidP="000431E0" w:rsidRDefault="00725EFC">
      <w:pPr>
        <w:pStyle w:val="af7"/>
      </w:pPr>
      <w:r>
        <w:t xml:space="preserve">    if </w:t>
      </w:r>
      <w:r w:rsidRPr="003B2B37">
        <w:t>(</w:t>
      </w:r>
      <w:hyperlink w:history="1" w:anchor="OdometerSpeedAvailable">
        <w:r w:rsidR="00B5344E">
          <w:rPr>
            <w:rStyle w:val="ac"/>
          </w:rPr>
          <w:t>OdometerSpeedAvailable</w:t>
        </w:r>
      </w:hyperlink>
      <w:r w:rsidRPr="003B2B37">
        <w:t>(</w:t>
      </w:r>
      <w:r>
        <w:t>k</w:t>
      </w:r>
      <w:r w:rsidRPr="003B2B37">
        <w:t>))</w:t>
      </w:r>
      <w:r>
        <w:t>:</w:t>
      </w:r>
    </w:p>
    <w:p w:rsidR="00725EFC" w:rsidP="000431E0" w:rsidRDefault="00725EFC">
      <w:pPr>
        <w:pStyle w:val="af7"/>
      </w:pPr>
      <w:r>
        <w:t xml:space="preserve">        return </w:t>
      </w:r>
      <w:r w:rsidRPr="003B2B37">
        <w:t>(</w:t>
      </w:r>
      <w:hyperlink w:history="1" w:anchor="roundceil">
        <w:r w:rsidRPr="003B2B37" w:rsidR="003B2B37">
          <w:rPr>
            <w:rStyle w:val="ac"/>
          </w:rPr>
          <w:t>round.ceil</w:t>
        </w:r>
      </w:hyperlink>
      <w:r w:rsidRPr="003B2B37">
        <w:t>(</w:t>
      </w:r>
      <w:hyperlink w:history="1" w:anchor="abs">
        <w:r w:rsidRPr="003B2B37" w:rsidR="003B2B37">
          <w:rPr>
            <w:rStyle w:val="ac"/>
          </w:rPr>
          <w:t>abs</w:t>
        </w:r>
      </w:hyperlink>
      <w:r w:rsidRPr="003B2B37">
        <w:t>(</w:t>
      </w:r>
      <w:hyperlink w:history="1" w:anchor="MaximumTrainMotion">
        <w:r w:rsidR="007400C0">
          <w:rPr>
            <w:rStyle w:val="ac"/>
          </w:rPr>
          <w:t>MaximumTrainMotion</w:t>
        </w:r>
      </w:hyperlink>
      <w:r w:rsidRPr="003B2B37">
        <w:t>(</w:t>
      </w:r>
      <w:r>
        <w:t>k</w:t>
      </w:r>
      <w:r w:rsidRPr="003B2B37">
        <w:t>)</w:t>
      </w:r>
      <w:r>
        <w:t xml:space="preserve"> </w:t>
      </w:r>
      <w:r w:rsidRPr="003B2B37">
        <w:t>/</w:t>
      </w:r>
      <w:r>
        <w:t xml:space="preserve"> </w:t>
      </w:r>
      <w:r w:rsidRPr="00782AAB">
        <w:rPr>
          <w:rStyle w:val="aff1"/>
        </w:rPr>
        <w:t>ATP_CYCLE_TIM</w:t>
      </w:r>
      <w:r w:rsidRPr="003B2B37">
        <w:t>E))</w:t>
      </w:r>
    </w:p>
    <w:p w:rsidR="00725EFC" w:rsidP="000431E0" w:rsidRDefault="00725EFC">
      <w:pPr>
        <w:pStyle w:val="af7"/>
      </w:pPr>
      <w:r>
        <w:t xml:space="preserve">                </w:t>
      </w:r>
      <w:r w:rsidRPr="003B2B37">
        <w:t>+</w:t>
      </w:r>
      <w:r>
        <w:t xml:space="preserve"> </w:t>
      </w:r>
      <w:r w:rsidRPr="003B2B37">
        <w:t>((</w:t>
      </w:r>
      <w:hyperlink w:history="1" w:anchor="ATPsetting">
        <w:r w:rsidR="00786D0B">
          <w:rPr>
            <w:rStyle w:val="ac"/>
          </w:rPr>
          <w:t>ATPsetting</w:t>
        </w:r>
      </w:hyperlink>
      <w:r>
        <w:t>.</w:t>
      </w:r>
      <w:r w:rsidR="006D1509">
        <w:rPr>
          <w:rFonts w:hint="eastAsia"/>
        </w:rPr>
        <w:t>TractionMaxAcc</w:t>
      </w:r>
      <w:r w:rsidRPr="003B2B37">
        <w:t>[</w:t>
      </w:r>
      <w:hyperlink w:history="1" w:anchor="TrainMinSpeed">
        <w:r w:rsidRPr="00782AAB">
          <w:rPr>
            <w:rStyle w:val="ac"/>
          </w:rPr>
          <w:t>TrainMinSpeed</w:t>
        </w:r>
      </w:hyperlink>
      <w:r w:rsidRPr="003B2B37">
        <w:t>(</w:t>
      </w:r>
      <w:r>
        <w:t>k</w:t>
      </w:r>
      <w:r w:rsidRPr="003B2B37">
        <w:t>)]</w:t>
      </w:r>
      <w:r>
        <w:t xml:space="preserve"> </w:t>
      </w:r>
      <w:r w:rsidRPr="003B2B37">
        <w:t>+</w:t>
      </w:r>
      <w:r>
        <w:t xml:space="preserve"> </w:t>
      </w:r>
      <w:hyperlink w:history="1" w:anchor="ATPsetting">
        <w:r w:rsidR="00786D0B">
          <w:rPr>
            <w:rStyle w:val="ac"/>
          </w:rPr>
          <w:t>ATPsetting</w:t>
        </w:r>
      </w:hyperlink>
      <w:r>
        <w:t>.</w:t>
      </w:r>
      <w:r w:rsidR="006D1509">
        <w:t>MaxGradientAcc</w:t>
      </w:r>
      <w:r w:rsidRPr="003B2B37">
        <w:t>)</w:t>
      </w:r>
    </w:p>
    <w:p w:rsidR="00725EFC" w:rsidP="000431E0" w:rsidRDefault="00725EFC">
      <w:pPr>
        <w:pStyle w:val="af7"/>
      </w:pPr>
      <w:r>
        <w:t xml:space="preserve">                   </w:t>
      </w:r>
      <w:r w:rsidRPr="003B2B37">
        <w:t>*</w:t>
      </w:r>
      <w:r>
        <w:t xml:space="preserve"> </w:t>
      </w:r>
      <w:r w:rsidRPr="00782AAB">
        <w:rPr>
          <w:rStyle w:val="aff1"/>
        </w:rPr>
        <w:t>ATP_CYCLE_TIME</w:t>
      </w:r>
      <w:r>
        <w:t xml:space="preserve"> </w:t>
      </w:r>
      <w:r w:rsidRPr="003B2B37">
        <w:t>/</w:t>
      </w:r>
      <w:r>
        <w:t xml:space="preserve"> </w:t>
      </w:r>
      <w:r w:rsidRPr="003B2B37">
        <w:t>2))</w:t>
      </w:r>
    </w:p>
    <w:p w:rsidR="00725EFC" w:rsidP="000431E0" w:rsidRDefault="00725EFC">
      <w:pPr>
        <w:pStyle w:val="af7"/>
      </w:pPr>
      <w:r>
        <w:t xml:space="preserve">    else:</w:t>
      </w:r>
    </w:p>
    <w:p w:rsidR="008334E2" w:rsidP="000431E0" w:rsidRDefault="00725EFC">
      <w:pPr>
        <w:pStyle w:val="af7"/>
      </w:pPr>
      <w:r>
        <w:t xml:space="preserve">        return </w:t>
      </w:r>
      <w:hyperlink w:history="1" w:anchor="roundceil">
        <w:r w:rsidRPr="003B2B37" w:rsidR="003B2B37">
          <w:rPr>
            <w:rStyle w:val="ac"/>
          </w:rPr>
          <w:t>round.ceil</w:t>
        </w:r>
      </w:hyperlink>
      <w:r w:rsidRPr="003B2B37">
        <w:t>(</w:t>
      </w:r>
      <w:hyperlink w:history="1" w:anchor="abs">
        <w:r w:rsidRPr="003B2B37" w:rsidR="003B2B37">
          <w:rPr>
            <w:rStyle w:val="ac"/>
          </w:rPr>
          <w:t>abs</w:t>
        </w:r>
      </w:hyperlink>
      <w:r>
        <w:rPr>
          <w:color w:val="FF8000"/>
        </w:rPr>
        <w:t>(</w:t>
      </w:r>
      <w:hyperlink w:history="1" w:anchor="MaximumTrainMotion">
        <w:r w:rsidR="007400C0">
          <w:rPr>
            <w:rStyle w:val="ac"/>
          </w:rPr>
          <w:t>MaximumTrainMotion</w:t>
        </w:r>
      </w:hyperlink>
      <w:r>
        <w:rPr>
          <w:color w:val="FF8000"/>
        </w:rPr>
        <w:t>(</w:t>
      </w:r>
      <w:r>
        <w:t>k</w:t>
      </w:r>
      <w:r>
        <w:rPr>
          <w:color w:val="FF8000"/>
        </w:rPr>
        <w:t>))</w:t>
      </w:r>
      <w:r>
        <w:t xml:space="preserve"> </w:t>
      </w:r>
      <w:r>
        <w:rPr>
          <w:color w:val="FF8000"/>
        </w:rPr>
        <w:t>/</w:t>
      </w:r>
      <w:r>
        <w:t xml:space="preserve"> </w:t>
      </w:r>
      <w:r w:rsidRPr="00782AAB">
        <w:rPr>
          <w:rStyle w:val="aff1"/>
        </w:rPr>
        <w:t>ATP_CYCLE_TIME</w:t>
      </w:r>
      <w:r>
        <w:rPr>
          <w:color w:val="FF8000"/>
        </w:rPr>
        <w:t>)</w:t>
      </w:r>
    </w:p>
    <w:p w:rsidR="00E902EF" w:rsidP="00C93484" w:rsidRDefault="00E902EF">
      <w:pPr>
        <w:pStyle w:val="Reqtify"/>
      </w:pPr>
      <w:r>
        <w:rPr>
          <w:rFonts w:hint="eastAsia"/>
        </w:rPr>
        <w:t>其中：</w:t>
      </w:r>
    </w:p>
    <w:p w:rsidR="00E902EF" w:rsidP="00FA0FBB" w:rsidRDefault="00532AED">
      <w:pPr>
        <w:pStyle w:val="AltX"/>
      </w:pPr>
      <w:hyperlink w:history="1" w:anchor="ATPsetting">
        <w:r w:rsidR="00786D0B">
          <w:rPr>
            <w:rStyle w:val="ac"/>
          </w:rPr>
          <w:t>ATPsetting</w:t>
        </w:r>
      </w:hyperlink>
      <w:r w:rsidRPr="00E902EF" w:rsidR="00E902EF">
        <w:t>.</w:t>
      </w:r>
      <w:r w:rsidR="006D1509">
        <w:rPr>
          <w:rFonts w:hint="eastAsia"/>
        </w:rPr>
        <w:t>TractionMaxAcc</w:t>
      </w:r>
      <w:r w:rsidR="00E902EF">
        <w:rPr>
          <w:rFonts w:hint="eastAsia"/>
        </w:rPr>
        <w:t>，表示列车在不同车速下的最大牵引力加速度</w:t>
      </w:r>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4882"/>
        </w:rPr>
      </w:pPr>
      <w:del w:author="常鸣" w:date="2014-07-03T14:27:00Z" w:id="4883">
        <w:r w:rsidRPr="008A1414" w:rsidDel="009328EA">
          <w:delText>#S</w:delText>
        </w:r>
      </w:del>
      <w:ins w:author="常鸣" w:date="2014-07-03T14:27:00Z" w:id="4884">
        <w:r w:rsidR="009328EA">
          <w:t>#Allocation=ATP Software</w:t>
        </w:r>
      </w:ins>
      <w:ins w:author="常鸣" w:date="2014-07-03T14:53:00Z" w:id="4885">
        <w:r w:rsidR="00AA7E12">
          <w:rPr>
            <w:rFonts w:hint="eastAsia"/>
          </w:rPr>
          <w:t>, Vital Embedded Setting</w:t>
        </w:r>
      </w:ins>
    </w:p>
    <w:p w:rsidRPr="008A1414" w:rsidR="008334E2" w:rsidP="000C0D62" w:rsidRDefault="009328EA">
      <w:pPr>
        <w:pStyle w:val="ReqtifyAltQ"/>
      </w:pPr>
      <w:ins w:author="常鸣" w:date="2014-07-03T14:27:00Z" w:id="4886">
        <w:r>
          <w:t>#S</w:t>
        </w:r>
      </w:ins>
      <w:r w:rsidRPr="008A1414" w:rsidR="008334E2">
        <w:t>ource=</w:t>
      </w:r>
      <w:r w:rsidRPr="003D2990" w:rsidR="008334E2">
        <w:t>[iTC_CC-SyAD-</w:t>
      </w:r>
      <w:r w:rsidRPr="003D2990" w:rsidR="008334E2">
        <w:rPr>
          <w:rFonts w:hint="eastAsia"/>
        </w:rPr>
        <w:t>0</w:t>
      </w:r>
      <w:r w:rsidR="008334E2">
        <w:rPr>
          <w:rFonts w:hint="eastAsia"/>
        </w:rPr>
        <w:t>146</w:t>
      </w:r>
      <w:r w:rsidRPr="003D2990" w:rsidR="008334E2">
        <w:rPr>
          <w:rFonts w:hint="eastAsia"/>
        </w:rPr>
        <w:t>]</w:t>
      </w:r>
      <w:r w:rsidR="008334E2">
        <w:rPr>
          <w:rFonts w:hint="eastAsia"/>
        </w:rPr>
        <w:t>,</w:t>
      </w:r>
      <w:r w:rsidRPr="008E7A84" w:rsidR="008334E2">
        <w:rPr>
          <w:rFonts w:hint="eastAsia"/>
        </w:rPr>
        <w:t xml:space="preserve"> </w:t>
      </w:r>
      <w:r w:rsidR="008334E2">
        <w:rPr>
          <w:rFonts w:hint="eastAsia"/>
        </w:rPr>
        <w:t>[iTC_CC-SyAD-0217], [</w:t>
      </w:r>
      <w:r w:rsidR="008334E2">
        <w:t>iTC_CC_ATP_SwHA</w:t>
      </w:r>
      <w:r w:rsidRPr="009B3F4C" w:rsidR="008334E2">
        <w:t>-0095</w:t>
      </w:r>
      <w:r w:rsidR="008334E2">
        <w:rPr>
          <w:rFonts w:hint="eastAsia"/>
        </w:rPr>
        <w:t>]</w:t>
      </w:r>
    </w:p>
    <w:p w:rsidRPr="008A1414" w:rsidR="008334E2" w:rsidP="000C0D62" w:rsidRDefault="008334E2">
      <w:pPr>
        <w:pStyle w:val="ReqtifyAltQ"/>
      </w:pPr>
      <w:r w:rsidRPr="008A1414">
        <w:t>[End]</w:t>
      </w:r>
    </w:p>
    <w:p w:rsidR="008334E2" w:rsidP="00C93484" w:rsidRDefault="008334E2">
      <w:pPr>
        <w:pStyle w:val="Reqtify"/>
      </w:pPr>
    </w:p>
    <w:p w:rsidR="000D41FA" w:rsidP="00C93484" w:rsidRDefault="000D41FA">
      <w:pPr>
        <w:pStyle w:val="Reqtify"/>
      </w:pPr>
    </w:p>
    <w:p w:rsidRPr="000D41FA" w:rsidR="000D41FA" w:rsidP="00C93484" w:rsidRDefault="000D41FA">
      <w:pPr>
        <w:pStyle w:val="Reqtify"/>
        <w:rPr>
          <w:rStyle w:val="aff1"/>
        </w:rPr>
      </w:pPr>
      <w:r w:rsidRPr="000D41FA">
        <w:rPr>
          <w:rStyle w:val="aff1"/>
          <w:rFonts w:hint="eastAsia"/>
        </w:rPr>
        <w:t>NOTES:</w:t>
      </w:r>
    </w:p>
    <w:p w:rsidR="000D41FA" w:rsidP="00C93484" w:rsidRDefault="000D41FA">
      <w:pPr>
        <w:pStyle w:val="Reqtify"/>
      </w:pPr>
      <w:r>
        <w:rPr>
          <w:rFonts w:hint="eastAsia"/>
        </w:rPr>
        <w:t>如果</w:t>
      </w:r>
      <w:hyperlink w:history="1" w:anchor="TrainMinSpeed">
        <w:r w:rsidRPr="00782AAB">
          <w:rPr>
            <w:rStyle w:val="ac"/>
          </w:rPr>
          <w:t>TrainMinSpeed</w:t>
        </w:r>
      </w:hyperlink>
      <w:r>
        <w:rPr>
          <w:rFonts w:hint="eastAsia"/>
        </w:rPr>
        <w:t>已经大于配置数据</w:t>
      </w:r>
      <w:hyperlink w:history="1" w:anchor="ATPsetting">
        <w:r>
          <w:rPr>
            <w:rStyle w:val="ac"/>
          </w:rPr>
          <w:t>ATPsetting</w:t>
        </w:r>
      </w:hyperlink>
      <w:r w:rsidRPr="00E902EF">
        <w:t>.</w:t>
      </w:r>
      <w:r>
        <w:rPr>
          <w:rFonts w:hint="eastAsia"/>
        </w:rPr>
        <w:t>TractionMaxAcc</w:t>
      </w:r>
      <w:r>
        <w:rPr>
          <w:rFonts w:hint="eastAsia"/>
        </w:rPr>
        <w:t>表中的最大速度值，则应当取</w:t>
      </w:r>
      <w:hyperlink w:history="1" w:anchor="ATPsetting">
        <w:r>
          <w:rPr>
            <w:rStyle w:val="ac"/>
          </w:rPr>
          <w:t>ATPsetting</w:t>
        </w:r>
      </w:hyperlink>
      <w:r w:rsidRPr="00E902EF">
        <w:t>.</w:t>
      </w:r>
      <w:r>
        <w:rPr>
          <w:rFonts w:hint="eastAsia"/>
        </w:rPr>
        <w:t>TractionMaxAcc</w:t>
      </w:r>
      <w:r>
        <w:rPr>
          <w:rFonts w:hint="eastAsia"/>
        </w:rPr>
        <w:t>中设置的最大速度所对应的牵引加速度，作为当前计算使用的最大牵引加速度。根据车辆牵引特性，高速情况牵引能力随着速度的增加而减小，因此，取比当前车速低的速度所对应的牵引加速度是导向安全的。</w:t>
      </w:r>
    </w:p>
    <w:p w:rsidR="000D41FA" w:rsidP="00C93484" w:rsidRDefault="000D41FA">
      <w:pPr>
        <w:pStyle w:val="Reqtify"/>
      </w:pPr>
    </w:p>
    <w:p w:rsidR="0069194F" w:rsidP="00C93484" w:rsidRDefault="0069194F">
      <w:pPr>
        <w:pStyle w:val="Reqtify"/>
      </w:pPr>
    </w:p>
    <w:p w:rsidR="003A7FC8" w:rsidP="00704491" w:rsidRDefault="003A7FC8">
      <w:pPr>
        <w:pStyle w:val="ReqtifyAltR"/>
      </w:pPr>
      <w:r>
        <w:t>[iTC_CC_ATP-SwRS-0</w:t>
      </w:r>
      <w:r>
        <w:rPr>
          <w:rFonts w:hint="eastAsia"/>
        </w:rPr>
        <w:t>6</w:t>
      </w:r>
      <w:r w:rsidR="00655979">
        <w:rPr>
          <w:rFonts w:hint="eastAsia"/>
        </w:rPr>
        <w:t>40</w:t>
      </w:r>
      <w:r>
        <w:t>]</w:t>
      </w:r>
    </w:p>
    <w:p w:rsidR="003A7FC8" w:rsidP="00C93484" w:rsidRDefault="008B283E">
      <w:pPr>
        <w:pStyle w:val="Reqtify"/>
      </w:pPr>
      <w:bookmarkStart w:name="NewBeaconObtained" w:id="4887"/>
      <w:r w:rsidRPr="00501C21">
        <w:rPr>
          <w:rStyle w:val="aff2"/>
          <w:bCs w:val="0"/>
          <w:iCs w:val="0"/>
        </w:rPr>
        <w:t>NewBeaconObtained</w:t>
      </w:r>
      <w:bookmarkEnd w:id="4887"/>
      <w:r w:rsidR="003A7FC8">
        <w:rPr>
          <w:rFonts w:hint="eastAsia"/>
        </w:rPr>
        <w:t>，表明收到了可用的</w:t>
      </w:r>
      <w:r w:rsidR="003A7FC8">
        <w:rPr>
          <w:rFonts w:hint="eastAsia"/>
        </w:rPr>
        <w:t>RB</w:t>
      </w:r>
    </w:p>
    <w:p w:rsidRPr="003A7FC8" w:rsidR="003A7FC8" w:rsidP="000431E0" w:rsidRDefault="003A7FC8">
      <w:pPr>
        <w:pStyle w:val="af7"/>
      </w:pPr>
      <w:r w:rsidRPr="003A7FC8">
        <w:t xml:space="preserve">def </w:t>
      </w:r>
      <w:hyperlink w:history="1" w:anchor="NewBeaconObtained">
        <w:r w:rsidR="008B283E">
          <w:rPr>
            <w:rStyle w:val="ac"/>
          </w:rPr>
          <w:t>NewBeaconObtained</w:t>
        </w:r>
      </w:hyperlink>
      <w:r w:rsidRPr="003A7FC8">
        <w:t>(k):</w:t>
      </w:r>
    </w:p>
    <w:p w:rsidRPr="003A7FC8" w:rsidR="003A7FC8" w:rsidP="000431E0" w:rsidRDefault="003A7FC8">
      <w:pPr>
        <w:pStyle w:val="af7"/>
      </w:pPr>
      <w:r w:rsidRPr="003A7FC8">
        <w:t xml:space="preserve">    if (</w:t>
      </w:r>
      <w:hyperlink w:history="1" w:anchor="BeaconMessageReceive">
        <w:r w:rsidR="00047F0A">
          <w:rPr>
            <w:rStyle w:val="ac"/>
          </w:rPr>
          <w:t>BeaconMessageReceive</w:t>
        </w:r>
      </w:hyperlink>
      <w:r w:rsidRPr="003A7FC8">
        <w:t>(k)</w:t>
      </w:r>
    </w:p>
    <w:p w:rsidRPr="003A7FC8" w:rsidR="003A7FC8" w:rsidP="000431E0" w:rsidRDefault="003A7FC8">
      <w:pPr>
        <w:pStyle w:val="af7"/>
      </w:pPr>
      <w:r w:rsidRPr="003A7FC8">
        <w:t xml:space="preserve">        and </w:t>
      </w:r>
      <w:hyperlink w:history="1" w:anchor="ValidTrainKinematic">
        <w:r w:rsidR="008B283E">
          <w:rPr>
            <w:rStyle w:val="ac"/>
          </w:rPr>
          <w:t>ValidTrainKinematic</w:t>
        </w:r>
      </w:hyperlink>
      <w:r w:rsidRPr="003A7FC8">
        <w:t>(k)</w:t>
      </w:r>
    </w:p>
    <w:p w:rsidRPr="003A7FC8" w:rsidR="003A7FC8" w:rsidP="000431E0" w:rsidRDefault="003A7FC8">
      <w:pPr>
        <w:pStyle w:val="af7"/>
      </w:pPr>
      <w:r w:rsidRPr="003A7FC8">
        <w:t xml:space="preserve">        and not </w:t>
      </w:r>
      <w:hyperlink w:history="1" w:anchor="TrainFilteredStopped">
        <w:r w:rsidR="008B283E">
          <w:rPr>
            <w:rStyle w:val="ac"/>
          </w:rPr>
          <w:t>TrainFilteredStopped</w:t>
        </w:r>
      </w:hyperlink>
      <w:r w:rsidRPr="003A7FC8">
        <w:t>(k)</w:t>
      </w:r>
    </w:p>
    <w:p w:rsidRPr="003A7FC8" w:rsidR="003A7FC8" w:rsidP="000431E0" w:rsidRDefault="003A7FC8">
      <w:pPr>
        <w:pStyle w:val="af7"/>
      </w:pPr>
      <w:r w:rsidRPr="003A7FC8">
        <w:t xml:space="preserve">        and </w:t>
      </w:r>
      <w:hyperlink w:history="1" w:anchor="OdometerState">
        <w:r w:rsidR="008A3B7D">
          <w:rPr>
            <w:rStyle w:val="ac"/>
          </w:rPr>
          <w:t>OdometerState</w:t>
        </w:r>
      </w:hyperlink>
      <w:r w:rsidRPr="00634120" w:rsidR="008A3B7D">
        <w:t xml:space="preserve">(k) </w:t>
      </w:r>
      <w:r w:rsidR="008A3B7D">
        <w:rPr>
          <w:rFonts w:hint="eastAsia"/>
        </w:rPr>
        <w:t>is</w:t>
      </w:r>
      <w:r w:rsidRPr="00634120" w:rsidR="008A3B7D">
        <w:t xml:space="preserve"> </w:t>
      </w:r>
      <w:r w:rsidR="008A3B7D">
        <w:rPr>
          <w:rStyle w:val="aff1"/>
        </w:rPr>
        <w:t>INITIALIZED</w:t>
      </w:r>
      <w:r w:rsidRPr="003A7FC8">
        <w:t>):</w:t>
      </w:r>
    </w:p>
    <w:p w:rsidRPr="003A7FC8" w:rsidR="003A7FC8" w:rsidP="000431E0" w:rsidRDefault="003A7FC8">
      <w:pPr>
        <w:pStyle w:val="af7"/>
      </w:pPr>
      <w:r w:rsidRPr="003A7FC8">
        <w:t xml:space="preserve">        </w:t>
      </w:r>
      <w:hyperlink w:history="1" w:anchor="NewBeaconObtained">
        <w:r w:rsidR="008B283E">
          <w:rPr>
            <w:rStyle w:val="ac"/>
          </w:rPr>
          <w:t>NewBeaconObtained</w:t>
        </w:r>
      </w:hyperlink>
      <w:r w:rsidRPr="003A7FC8">
        <w:t xml:space="preserve"> = </w:t>
      </w:r>
      <w:r w:rsidRPr="00354FC4">
        <w:rPr>
          <w:rStyle w:val="aff1"/>
        </w:rPr>
        <w:t>True</w:t>
      </w:r>
    </w:p>
    <w:p w:rsidRPr="003A7FC8" w:rsidR="003A7FC8" w:rsidP="000431E0" w:rsidRDefault="003A7FC8">
      <w:pPr>
        <w:pStyle w:val="af7"/>
      </w:pPr>
      <w:r w:rsidRPr="003A7FC8">
        <w:t xml:space="preserve">    else:</w:t>
      </w:r>
    </w:p>
    <w:p w:rsidR="003A7FC8" w:rsidP="000431E0" w:rsidRDefault="003A7FC8">
      <w:pPr>
        <w:pStyle w:val="af7"/>
      </w:pPr>
      <w:r w:rsidRPr="003A7FC8">
        <w:t xml:space="preserve">        </w:t>
      </w:r>
      <w:hyperlink w:history="1" w:anchor="NewBeaconObtained">
        <w:r w:rsidR="008B283E">
          <w:rPr>
            <w:rStyle w:val="ac"/>
          </w:rPr>
          <w:t>NewBeaconObtained</w:t>
        </w:r>
      </w:hyperlink>
      <w:r w:rsidRPr="003A7FC8">
        <w:t xml:space="preserve"> = </w:t>
      </w:r>
      <w:r w:rsidRPr="00354FC4">
        <w:rPr>
          <w:rStyle w:val="aff1"/>
        </w:rPr>
        <w:t>False</w:t>
      </w:r>
    </w:p>
    <w:p w:rsidRPr="008A1414" w:rsidR="00782AAB" w:rsidP="00782AAB" w:rsidRDefault="00782AAB">
      <w:pPr>
        <w:pStyle w:val="ReqtifyAltQ"/>
      </w:pPr>
      <w:r w:rsidRPr="008A1414">
        <w:t>#Category=Functional</w:t>
      </w:r>
    </w:p>
    <w:p w:rsidRPr="008A1414" w:rsidR="00782AAB" w:rsidP="00782AAB" w:rsidRDefault="00782AAB">
      <w:pPr>
        <w:pStyle w:val="ReqtifyAltQ"/>
      </w:pPr>
      <w:r w:rsidRPr="008A1414">
        <w:t>#Contribution</w:t>
      </w:r>
      <w:r>
        <w:t>=SIL4</w:t>
      </w:r>
    </w:p>
    <w:p w:rsidR="009328EA" w:rsidP="00782AAB" w:rsidRDefault="00782AAB">
      <w:pPr>
        <w:pStyle w:val="ReqtifyAltQ"/>
        <w:rPr>
          <w:ins w:author="常鸣" w:date="2014-07-03T14:27:00Z" w:id="4888"/>
        </w:rPr>
      </w:pPr>
      <w:del w:author="常鸣" w:date="2014-07-03T14:27:00Z" w:id="4889">
        <w:r w:rsidRPr="008A1414" w:rsidDel="009328EA">
          <w:delText>#S</w:delText>
        </w:r>
      </w:del>
      <w:ins w:author="常鸣" w:date="2014-07-03T14:27:00Z" w:id="4890">
        <w:r w:rsidR="009328EA">
          <w:t>#Allocation=ATP Software</w:t>
        </w:r>
      </w:ins>
    </w:p>
    <w:p w:rsidR="00782AAB" w:rsidP="00782AAB" w:rsidRDefault="009328EA">
      <w:pPr>
        <w:pStyle w:val="ReqtifyAltQ"/>
      </w:pPr>
      <w:ins w:author="常鸣" w:date="2014-07-03T14:27:00Z" w:id="4891">
        <w:r>
          <w:t>#S</w:t>
        </w:r>
      </w:ins>
      <w:r w:rsidRPr="008A1414" w:rsidR="00782AAB">
        <w:t>ource=</w:t>
      </w:r>
      <w:r w:rsidR="003D3A04">
        <w:rPr>
          <w:rFonts w:hint="eastAsia"/>
        </w:rPr>
        <w:t>[iTC_CC-SyAD-0176], [iTC_CC-SyAD-0177],</w:t>
      </w:r>
      <w:r w:rsidRPr="003D3A04" w:rsidR="003D3A04">
        <w:rPr>
          <w:rFonts w:hint="eastAsia"/>
        </w:rPr>
        <w:t xml:space="preserve"> </w:t>
      </w:r>
      <w:r w:rsidR="003D3A04">
        <w:rPr>
          <w:rFonts w:hint="eastAsia"/>
        </w:rPr>
        <w:t>[iTC_CC-SyAD-0196]</w:t>
      </w:r>
    </w:p>
    <w:p w:rsidR="008334E2" w:rsidP="00782AAB" w:rsidRDefault="003A7FC8">
      <w:pPr>
        <w:pStyle w:val="ReqtifyAltQ"/>
      </w:pPr>
      <w:r>
        <w:rPr>
          <w:rFonts w:hint="eastAsia"/>
        </w:rPr>
        <w:t>[End]</w:t>
      </w:r>
    </w:p>
    <w:p w:rsidR="003A7FC8" w:rsidP="00C93484" w:rsidRDefault="003A7FC8">
      <w:pPr>
        <w:pStyle w:val="Reqtify"/>
      </w:pPr>
    </w:p>
    <w:p w:rsidR="008334E2" w:rsidP="00C93484" w:rsidRDefault="008334E2">
      <w:pPr>
        <w:pStyle w:val="Reqtify"/>
      </w:pPr>
    </w:p>
    <w:p w:rsidRPr="005C4FEE" w:rsidR="005C4FEE" w:rsidP="005C4FEE" w:rsidRDefault="005C4FEE">
      <w:pPr>
        <w:pStyle w:val="ReqtifyAltR"/>
      </w:pPr>
      <w:r w:rsidRPr="005C4FEE">
        <w:t>[iTC_CC_ATP-SwRS-06</w:t>
      </w:r>
      <w:r w:rsidR="00655979">
        <w:rPr>
          <w:rFonts w:hint="eastAsia"/>
        </w:rPr>
        <w:t>41</w:t>
      </w:r>
      <w:r w:rsidRPr="005C4FEE">
        <w:t>]</w:t>
      </w:r>
    </w:p>
    <w:p w:rsidRPr="005C4FEE" w:rsidR="005C4FEE" w:rsidP="00C93484" w:rsidRDefault="00B71D12">
      <w:pPr>
        <w:pStyle w:val="Reqtify"/>
      </w:pPr>
      <w:bookmarkStart w:name="BeaconBeforeLastObtained" w:id="4892"/>
      <w:r w:rsidRPr="00501C21">
        <w:rPr>
          <w:rStyle w:val="aff2"/>
          <w:bCs w:val="0"/>
          <w:iCs w:val="0"/>
        </w:rPr>
        <w:t>BeaconBeforeLastObtained</w:t>
      </w:r>
      <w:bookmarkEnd w:id="4892"/>
      <w:r w:rsidR="005C4FEE">
        <w:rPr>
          <w:rFonts w:hint="eastAsia"/>
        </w:rPr>
        <w:t>，</w:t>
      </w:r>
      <w:r w:rsidRPr="005C4FEE" w:rsidR="005C4FEE">
        <w:rPr>
          <w:rFonts w:hint="eastAsia"/>
        </w:rPr>
        <w:t>记录读到</w:t>
      </w:r>
      <w:r w:rsidR="004C392B">
        <w:rPr>
          <w:rFonts w:hint="eastAsia"/>
        </w:rPr>
        <w:t>的次新的</w:t>
      </w:r>
      <w:r w:rsidRPr="005C4FEE" w:rsidR="005C4FEE">
        <w:rPr>
          <w:rFonts w:hint="eastAsia"/>
        </w:rPr>
        <w:t>信标</w:t>
      </w:r>
    </w:p>
    <w:p w:rsidRPr="005C4FEE" w:rsidR="005C4FEE" w:rsidP="000431E0" w:rsidRDefault="005C4FEE">
      <w:pPr>
        <w:pStyle w:val="af7"/>
      </w:pPr>
      <w:r w:rsidRPr="005C4FEE">
        <w:t xml:space="preserve">def </w:t>
      </w:r>
      <w:hyperlink w:history="1" w:anchor="BeaconBeforeLastObtained">
        <w:r w:rsidR="00B71D12">
          <w:rPr>
            <w:rStyle w:val="ac"/>
          </w:rPr>
          <w:t>BeaconBeforeLastObtained</w:t>
        </w:r>
      </w:hyperlink>
      <w:r w:rsidRPr="005C4FEE">
        <w:t>(k):</w:t>
      </w:r>
    </w:p>
    <w:p w:rsidRPr="005C4FEE" w:rsidR="005C4FEE" w:rsidP="000431E0" w:rsidRDefault="005C4FEE">
      <w:pPr>
        <w:pStyle w:val="af7"/>
      </w:pPr>
      <w:r w:rsidRPr="005C4FEE">
        <w:t xml:space="preserve">    if (Initialization):</w:t>
      </w:r>
    </w:p>
    <w:p w:rsidRPr="005C4FEE" w:rsidR="005C4FEE" w:rsidP="000431E0" w:rsidRDefault="005C4FEE">
      <w:pPr>
        <w:pStyle w:val="af7"/>
      </w:pPr>
      <w:r w:rsidRPr="005C4FEE">
        <w:t xml:space="preserve">        </w:t>
      </w:r>
      <w:hyperlink w:history="1" w:anchor="BeaconBeforeLastObtained">
        <w:r w:rsidR="00B71D12">
          <w:rPr>
            <w:rStyle w:val="ac"/>
          </w:rPr>
          <w:t>BeaconBeforeLastObtained</w:t>
        </w:r>
      </w:hyperlink>
      <w:r w:rsidRPr="005C4FEE">
        <w:t xml:space="preserve"> = </w:t>
      </w:r>
      <w:r w:rsidRPr="00354FC4">
        <w:rPr>
          <w:rStyle w:val="aff1"/>
        </w:rPr>
        <w:t>None</w:t>
      </w:r>
    </w:p>
    <w:p w:rsidRPr="005C4FEE" w:rsidR="005C4FEE" w:rsidP="000431E0" w:rsidRDefault="005C4FEE">
      <w:pPr>
        <w:pStyle w:val="af7"/>
      </w:pPr>
      <w:r w:rsidRPr="005C4FEE">
        <w:t xml:space="preserve">    elif (</w:t>
      </w:r>
      <w:hyperlink w:history="1" w:anchor="NewBeaconObtained">
        <w:r w:rsidR="008B283E">
          <w:rPr>
            <w:rStyle w:val="ac"/>
          </w:rPr>
          <w:t>NewBeaconObtained</w:t>
        </w:r>
      </w:hyperlink>
      <w:r w:rsidRPr="005C4FEE">
        <w:t>(k)):</w:t>
      </w:r>
    </w:p>
    <w:p w:rsidRPr="005C4FEE" w:rsidR="005C4FEE" w:rsidP="000431E0" w:rsidRDefault="005C4FEE">
      <w:pPr>
        <w:pStyle w:val="af7"/>
      </w:pPr>
      <w:r w:rsidRPr="005C4FEE">
        <w:t xml:space="preserve">        </w:t>
      </w:r>
      <w:hyperlink w:history="1" w:anchor="BeaconBeforeLastObtained">
        <w:r w:rsidR="00B71D12">
          <w:rPr>
            <w:rStyle w:val="ac"/>
          </w:rPr>
          <w:t>BeaconBeforeLastObtained</w:t>
        </w:r>
      </w:hyperlink>
      <w:r w:rsidRPr="005C4FEE">
        <w:t xml:space="preserve"> = </w:t>
      </w:r>
      <w:hyperlink w:history="1" w:anchor="BeaconLastObtained">
        <w:r w:rsidR="00B71D12">
          <w:rPr>
            <w:rStyle w:val="ac"/>
          </w:rPr>
          <w:t>BeaconLastObtained</w:t>
        </w:r>
      </w:hyperlink>
      <w:r w:rsidRPr="005C4FEE">
        <w:t>(k-1)</w:t>
      </w:r>
    </w:p>
    <w:p w:rsidRPr="005C4FEE" w:rsidR="005C4FEE" w:rsidP="000431E0" w:rsidRDefault="005C4FEE">
      <w:pPr>
        <w:pStyle w:val="af7"/>
      </w:pPr>
      <w:r w:rsidRPr="005C4FEE">
        <w:t xml:space="preserve">    else:</w:t>
      </w:r>
    </w:p>
    <w:p w:rsidRPr="005C4FEE" w:rsidR="005C4FEE" w:rsidP="000431E0" w:rsidRDefault="005C4FEE">
      <w:pPr>
        <w:pStyle w:val="af7"/>
      </w:pPr>
      <w:r w:rsidRPr="005C4FEE">
        <w:t xml:space="preserve">        </w:t>
      </w:r>
      <w:hyperlink w:history="1" w:anchor="BeaconBeforeLastObtained">
        <w:r w:rsidR="00B71D12">
          <w:rPr>
            <w:rStyle w:val="ac"/>
          </w:rPr>
          <w:t>BeaconBeforeLastObtained</w:t>
        </w:r>
      </w:hyperlink>
      <w:r w:rsidRPr="005C4FEE">
        <w:t xml:space="preserve"> = </w:t>
      </w:r>
      <w:hyperlink w:history="1" w:anchor="BeaconBeforeLastObtained">
        <w:r w:rsidR="00B71D12">
          <w:rPr>
            <w:rStyle w:val="ac"/>
          </w:rPr>
          <w:t>BeaconBeforeLastObtained</w:t>
        </w:r>
      </w:hyperlink>
      <w:r w:rsidRPr="005C4FEE">
        <w:t>(k-1)</w:t>
      </w:r>
    </w:p>
    <w:p w:rsidRPr="005C4FEE" w:rsidR="005C4FEE" w:rsidP="000431E0" w:rsidRDefault="005C4FEE">
      <w:pPr>
        <w:pStyle w:val="af7"/>
      </w:pPr>
      <w:r w:rsidRPr="005C4FEE">
        <w:t xml:space="preserve">    return </w:t>
      </w:r>
      <w:hyperlink w:history="1" w:anchor="BeaconBeforeLastObtained">
        <w:r w:rsidR="00B71D12">
          <w:rPr>
            <w:rStyle w:val="ac"/>
          </w:rPr>
          <w:t>BeaconBeforeLastObtained</w:t>
        </w:r>
      </w:hyperlink>
    </w:p>
    <w:p w:rsidRPr="008A1414" w:rsidR="00782AAB" w:rsidP="00782AAB" w:rsidRDefault="00782AAB">
      <w:pPr>
        <w:pStyle w:val="ReqtifyAltQ"/>
      </w:pPr>
      <w:r w:rsidRPr="008A1414">
        <w:t>#Category=Functional</w:t>
      </w:r>
    </w:p>
    <w:p w:rsidRPr="008A1414" w:rsidR="00782AAB" w:rsidP="00782AAB" w:rsidRDefault="00782AAB">
      <w:pPr>
        <w:pStyle w:val="ReqtifyAltQ"/>
      </w:pPr>
      <w:r w:rsidRPr="008A1414">
        <w:t>#Contribution</w:t>
      </w:r>
      <w:r>
        <w:t>=SIL4</w:t>
      </w:r>
    </w:p>
    <w:p w:rsidR="009328EA" w:rsidP="00782AAB" w:rsidRDefault="00782AAB">
      <w:pPr>
        <w:pStyle w:val="ReqtifyAltQ"/>
        <w:rPr>
          <w:ins w:author="常鸣" w:date="2014-07-03T14:27:00Z" w:id="4893"/>
        </w:rPr>
      </w:pPr>
      <w:del w:author="常鸣" w:date="2014-07-03T14:27:00Z" w:id="4894">
        <w:r w:rsidRPr="008A1414" w:rsidDel="009328EA">
          <w:delText>#S</w:delText>
        </w:r>
      </w:del>
      <w:ins w:author="常鸣" w:date="2014-07-03T14:27:00Z" w:id="4895">
        <w:r w:rsidR="009328EA">
          <w:t>#Allocation=ATP Software</w:t>
        </w:r>
      </w:ins>
    </w:p>
    <w:p w:rsidR="00782AAB" w:rsidP="00782AAB" w:rsidRDefault="009328EA">
      <w:pPr>
        <w:pStyle w:val="ReqtifyAltQ"/>
      </w:pPr>
      <w:ins w:author="常鸣" w:date="2014-07-03T14:27:00Z" w:id="4896">
        <w:r>
          <w:t>#S</w:t>
        </w:r>
      </w:ins>
      <w:r w:rsidRPr="008A1414" w:rsidR="00782AAB">
        <w:t>ource=</w:t>
      </w:r>
      <w:r w:rsidR="003D3A04">
        <w:rPr>
          <w:rFonts w:hint="eastAsia"/>
        </w:rPr>
        <w:t>[iTC_CC-SyAD-0176], [iTC_CC-SyAD-0177],</w:t>
      </w:r>
      <w:r w:rsidRPr="003D3A04" w:rsidR="003D3A04">
        <w:rPr>
          <w:rFonts w:hint="eastAsia"/>
        </w:rPr>
        <w:t xml:space="preserve"> </w:t>
      </w:r>
      <w:r w:rsidR="003D3A04">
        <w:rPr>
          <w:rFonts w:hint="eastAsia"/>
        </w:rPr>
        <w:t>[iTC_CC-SyAD-0196]</w:t>
      </w:r>
    </w:p>
    <w:p w:rsidRPr="005C4FEE" w:rsidR="005C4FEE" w:rsidP="00782AAB" w:rsidRDefault="003642B2">
      <w:pPr>
        <w:pStyle w:val="ReqtifyAltQ"/>
      </w:pPr>
      <w:r>
        <w:t>[End]</w:t>
      </w:r>
    </w:p>
    <w:p w:rsidRPr="005C4FEE" w:rsidR="005C4FEE" w:rsidP="00C93484" w:rsidRDefault="005C4FEE">
      <w:pPr>
        <w:pStyle w:val="Reqtify"/>
      </w:pPr>
    </w:p>
    <w:p w:rsidRPr="005C4FEE" w:rsidR="005C4FEE" w:rsidP="00C93484" w:rsidRDefault="005C4FEE">
      <w:pPr>
        <w:pStyle w:val="Reqtify"/>
      </w:pPr>
    </w:p>
    <w:p w:rsidRPr="005C4FEE" w:rsidR="005C4FEE" w:rsidP="005C4FEE" w:rsidRDefault="005C4FEE">
      <w:pPr>
        <w:pStyle w:val="ReqtifyAltR"/>
      </w:pPr>
      <w:r w:rsidRPr="005C4FEE">
        <w:t>[iTC_CC_ATP-SwRS-06</w:t>
      </w:r>
      <w:r w:rsidR="00655979">
        <w:rPr>
          <w:rFonts w:hint="eastAsia"/>
        </w:rPr>
        <w:t>42</w:t>
      </w:r>
      <w:r w:rsidRPr="005C4FEE">
        <w:t>]</w:t>
      </w:r>
    </w:p>
    <w:p w:rsidRPr="005C4FEE" w:rsidR="005C4FEE" w:rsidP="00C93484" w:rsidRDefault="00B71D12">
      <w:pPr>
        <w:pStyle w:val="Reqtify"/>
      </w:pPr>
      <w:bookmarkStart w:name="BeaconLastObtained" w:id="4897"/>
      <w:r w:rsidRPr="00501C21">
        <w:rPr>
          <w:rStyle w:val="aff2"/>
          <w:bCs w:val="0"/>
          <w:iCs w:val="0"/>
        </w:rPr>
        <w:t>BeaconLastObtained</w:t>
      </w:r>
      <w:bookmarkEnd w:id="4897"/>
      <w:r w:rsidR="005C4FEE">
        <w:rPr>
          <w:rFonts w:hint="eastAsia"/>
        </w:rPr>
        <w:t>，</w:t>
      </w:r>
      <w:r w:rsidRPr="005C4FEE" w:rsidR="005C4FEE">
        <w:rPr>
          <w:rFonts w:hint="eastAsia"/>
        </w:rPr>
        <w:t>记录读到的</w:t>
      </w:r>
      <w:r w:rsidR="004C392B">
        <w:rPr>
          <w:rFonts w:hint="eastAsia"/>
        </w:rPr>
        <w:t>最新的</w:t>
      </w:r>
      <w:r w:rsidRPr="005C4FEE" w:rsidR="005C4FEE">
        <w:rPr>
          <w:rFonts w:hint="eastAsia"/>
        </w:rPr>
        <w:t>信标</w:t>
      </w:r>
    </w:p>
    <w:p w:rsidRPr="005C4FEE" w:rsidR="005C4FEE" w:rsidP="000431E0" w:rsidRDefault="005C4FEE">
      <w:pPr>
        <w:pStyle w:val="af7"/>
      </w:pPr>
      <w:r w:rsidRPr="005C4FEE">
        <w:t xml:space="preserve">def </w:t>
      </w:r>
      <w:hyperlink w:history="1" w:anchor="BeaconLastObtained">
        <w:r w:rsidR="00B71D12">
          <w:rPr>
            <w:rStyle w:val="ac"/>
          </w:rPr>
          <w:t>BeaconLastObtained</w:t>
        </w:r>
      </w:hyperlink>
      <w:r w:rsidRPr="005C4FEE">
        <w:t>(k):</w:t>
      </w:r>
    </w:p>
    <w:p w:rsidRPr="005C4FEE" w:rsidR="005C4FEE" w:rsidP="000431E0" w:rsidRDefault="005C4FEE">
      <w:pPr>
        <w:pStyle w:val="af7"/>
      </w:pPr>
      <w:r w:rsidRPr="005C4FEE">
        <w:t xml:space="preserve">    if (Initialization):</w:t>
      </w:r>
    </w:p>
    <w:p w:rsidRPr="005C4FEE" w:rsidR="005C4FEE" w:rsidP="000431E0" w:rsidRDefault="005C4FEE">
      <w:pPr>
        <w:pStyle w:val="af7"/>
      </w:pPr>
      <w:r w:rsidRPr="005C4FEE">
        <w:t xml:space="preserve">        </w:t>
      </w:r>
      <w:hyperlink w:history="1" w:anchor="BeaconLastObtained">
        <w:r w:rsidR="00B71D12">
          <w:rPr>
            <w:rStyle w:val="ac"/>
          </w:rPr>
          <w:t>BeaconLastObtained</w:t>
        </w:r>
      </w:hyperlink>
      <w:r w:rsidRPr="005C4FEE">
        <w:t xml:space="preserve"> = </w:t>
      </w:r>
      <w:r w:rsidRPr="00354FC4">
        <w:rPr>
          <w:rStyle w:val="aff1"/>
        </w:rPr>
        <w:t>None</w:t>
      </w:r>
    </w:p>
    <w:p w:rsidRPr="005C4FEE" w:rsidR="005C4FEE" w:rsidP="000431E0" w:rsidRDefault="005C4FEE">
      <w:pPr>
        <w:pStyle w:val="af7"/>
      </w:pPr>
      <w:r w:rsidRPr="005C4FEE">
        <w:t xml:space="preserve">    elif (</w:t>
      </w:r>
      <w:hyperlink w:history="1" w:anchor="NewBeaconObtained">
        <w:r w:rsidR="008B283E">
          <w:rPr>
            <w:rStyle w:val="ac"/>
          </w:rPr>
          <w:t>NewBeaconObtained</w:t>
        </w:r>
      </w:hyperlink>
      <w:r w:rsidRPr="005C4FEE">
        <w:t>(k)):</w:t>
      </w:r>
    </w:p>
    <w:p w:rsidRPr="005C4FEE" w:rsidR="005C4FEE" w:rsidP="000431E0" w:rsidRDefault="005C4FEE">
      <w:pPr>
        <w:pStyle w:val="af7"/>
      </w:pPr>
      <w:r w:rsidRPr="005C4FEE">
        <w:t xml:space="preserve">        </w:t>
      </w:r>
      <w:hyperlink w:history="1" w:anchor="BeaconLastObtained">
        <w:r w:rsidR="00B71D12">
          <w:rPr>
            <w:rStyle w:val="ac"/>
          </w:rPr>
          <w:t>BeaconLastObtained</w:t>
        </w:r>
      </w:hyperlink>
      <w:r w:rsidRPr="005C4FEE">
        <w:t xml:space="preserve"> = </w:t>
      </w:r>
      <w:hyperlink w:history="1" w:anchor="TrackMap">
        <w:r w:rsidR="00C64E92">
          <w:rPr>
            <w:rStyle w:val="ac"/>
          </w:rPr>
          <w:t>TrackMap</w:t>
        </w:r>
      </w:hyperlink>
      <w:r w:rsidR="00354F88">
        <w:t>.</w:t>
      </w:r>
      <w:hyperlink w:history="1" w:anchor="Beacons">
        <w:r w:rsidR="008E31D0">
          <w:rPr>
            <w:rStyle w:val="ac"/>
          </w:rPr>
          <w:t>Beacons</w:t>
        </w:r>
      </w:hyperlink>
      <w:r w:rsidRPr="005C4FEE">
        <w:t>[</w:t>
      </w:r>
      <w:hyperlink w:history="1" w:anchor="LockedBeaconMsgByte">
        <w:r w:rsidR="0096074C">
          <w:rPr>
            <w:rStyle w:val="ac"/>
          </w:rPr>
          <w:t>LockedBeaconMsgByte</w:t>
        </w:r>
      </w:hyperlink>
      <w:r w:rsidR="00354F88">
        <w:t>.I</w:t>
      </w:r>
      <w:r w:rsidRPr="005C4FEE">
        <w:t>d]</w:t>
      </w:r>
    </w:p>
    <w:p w:rsidRPr="005C4FEE" w:rsidR="005C4FEE" w:rsidP="000431E0" w:rsidRDefault="005C4FEE">
      <w:pPr>
        <w:pStyle w:val="af7"/>
      </w:pPr>
      <w:r w:rsidRPr="005C4FEE">
        <w:t xml:space="preserve">    else:</w:t>
      </w:r>
    </w:p>
    <w:p w:rsidRPr="005C4FEE" w:rsidR="005C4FEE" w:rsidP="000431E0" w:rsidRDefault="005C4FEE">
      <w:pPr>
        <w:pStyle w:val="af7"/>
      </w:pPr>
      <w:r w:rsidRPr="005C4FEE">
        <w:t xml:space="preserve">        </w:t>
      </w:r>
      <w:hyperlink w:history="1" w:anchor="BeaconLastObtained">
        <w:r w:rsidR="00B71D12">
          <w:rPr>
            <w:rStyle w:val="ac"/>
          </w:rPr>
          <w:t>BeaconLastObtained</w:t>
        </w:r>
      </w:hyperlink>
      <w:r w:rsidRPr="005C4FEE">
        <w:t xml:space="preserve"> = </w:t>
      </w:r>
      <w:hyperlink w:history="1" w:anchor="BeaconLastObtained">
        <w:r w:rsidR="00B71D12">
          <w:rPr>
            <w:rStyle w:val="ac"/>
          </w:rPr>
          <w:t>BeaconLastObtained</w:t>
        </w:r>
      </w:hyperlink>
      <w:r w:rsidRPr="005C4FEE">
        <w:t>(k-1)</w:t>
      </w:r>
    </w:p>
    <w:p w:rsidRPr="005C4FEE" w:rsidR="005C4FEE" w:rsidP="000431E0" w:rsidRDefault="005C4FEE">
      <w:pPr>
        <w:pStyle w:val="af7"/>
      </w:pPr>
      <w:r w:rsidRPr="005C4FEE">
        <w:t xml:space="preserve">    return </w:t>
      </w:r>
      <w:hyperlink w:history="1" w:anchor="BeaconLastObtained">
        <w:r w:rsidR="00B71D12">
          <w:rPr>
            <w:rStyle w:val="ac"/>
          </w:rPr>
          <w:t>BeaconLastObtained</w:t>
        </w:r>
      </w:hyperlink>
    </w:p>
    <w:p w:rsidRPr="008A1414" w:rsidR="00782AAB" w:rsidP="00782AAB" w:rsidRDefault="00782AAB">
      <w:pPr>
        <w:pStyle w:val="ReqtifyAltQ"/>
      </w:pPr>
      <w:r w:rsidRPr="008A1414">
        <w:t>#Category=Functional</w:t>
      </w:r>
    </w:p>
    <w:p w:rsidRPr="008A1414" w:rsidR="00782AAB" w:rsidP="00782AAB" w:rsidRDefault="00782AAB">
      <w:pPr>
        <w:pStyle w:val="ReqtifyAltQ"/>
      </w:pPr>
      <w:r w:rsidRPr="008A1414">
        <w:t>#Contribution</w:t>
      </w:r>
      <w:r>
        <w:t>=SIL4</w:t>
      </w:r>
    </w:p>
    <w:p w:rsidR="009328EA" w:rsidP="00782AAB" w:rsidRDefault="00782AAB">
      <w:pPr>
        <w:pStyle w:val="ReqtifyAltQ"/>
        <w:rPr>
          <w:ins w:author="常鸣" w:date="2014-07-03T14:27:00Z" w:id="4898"/>
        </w:rPr>
      </w:pPr>
      <w:del w:author="常鸣" w:date="2014-07-03T14:27:00Z" w:id="4899">
        <w:r w:rsidRPr="008A1414" w:rsidDel="009328EA">
          <w:delText>#S</w:delText>
        </w:r>
      </w:del>
      <w:ins w:author="常鸣" w:date="2014-07-03T14:27:00Z" w:id="4900">
        <w:r w:rsidR="009328EA">
          <w:t>#Allocation=ATP Software</w:t>
        </w:r>
      </w:ins>
      <w:ins w:author="常鸣" w:date="2014-07-03T14:53:00Z" w:id="4901">
        <w:r w:rsidR="00AA7E12">
          <w:rPr>
            <w:rFonts w:hint="eastAsia"/>
          </w:rPr>
          <w:t>, Vital Embedded Setting</w:t>
        </w:r>
      </w:ins>
    </w:p>
    <w:p w:rsidR="00782AAB" w:rsidP="00782AAB" w:rsidRDefault="009328EA">
      <w:pPr>
        <w:pStyle w:val="ReqtifyAltQ"/>
      </w:pPr>
      <w:ins w:author="常鸣" w:date="2014-07-03T14:27:00Z" w:id="4902">
        <w:r>
          <w:t>#S</w:t>
        </w:r>
      </w:ins>
      <w:r w:rsidRPr="008A1414" w:rsidR="00782AAB">
        <w:t>ource=</w:t>
      </w:r>
      <w:r w:rsidR="003D3A04">
        <w:rPr>
          <w:rFonts w:hint="eastAsia"/>
        </w:rPr>
        <w:t>[iTC_CC-SyAD-0176], [iTC_CC-SyAD-0177],</w:t>
      </w:r>
      <w:r w:rsidRPr="003D3A04" w:rsidR="003D3A04">
        <w:rPr>
          <w:rFonts w:hint="eastAsia"/>
        </w:rPr>
        <w:t xml:space="preserve"> </w:t>
      </w:r>
      <w:r w:rsidR="003D3A04">
        <w:rPr>
          <w:rFonts w:hint="eastAsia"/>
        </w:rPr>
        <w:t>[iTC_CC-SyAD-0196]</w:t>
      </w:r>
    </w:p>
    <w:p w:rsidR="00BD0F34" w:rsidP="000C0D62" w:rsidRDefault="003642B2">
      <w:pPr>
        <w:pStyle w:val="ReqtifyAltQ"/>
      </w:pPr>
      <w:r>
        <w:t>[End]</w:t>
      </w:r>
    </w:p>
    <w:p w:rsidR="00BD0F34" w:rsidP="00C93484" w:rsidRDefault="00BD0F34">
      <w:pPr>
        <w:pStyle w:val="Reqtify"/>
      </w:pPr>
    </w:p>
    <w:p w:rsidR="00BD0F34" w:rsidP="00C93484" w:rsidRDefault="00BD0F34">
      <w:pPr>
        <w:pStyle w:val="Reqtify"/>
      </w:pPr>
    </w:p>
    <w:p w:rsidR="00A32C2D" w:rsidP="00704491" w:rsidRDefault="00A32C2D">
      <w:pPr>
        <w:pStyle w:val="ReqtifyAltR"/>
      </w:pPr>
      <w:r>
        <w:t>[iTC_CC_ATP-SwRS-0</w:t>
      </w:r>
      <w:r>
        <w:rPr>
          <w:rFonts w:hint="eastAsia"/>
        </w:rPr>
        <w:t>247</w:t>
      </w:r>
      <w:r>
        <w:t>]</w:t>
      </w:r>
    </w:p>
    <w:p w:rsidR="00A32C2D" w:rsidP="00C93484" w:rsidRDefault="00A32C2D">
      <w:pPr>
        <w:pStyle w:val="Reqtify"/>
      </w:pPr>
      <w:r>
        <w:rPr>
          <w:rFonts w:hint="eastAsia"/>
        </w:rPr>
        <w:t>在本周期的里程计和测速信息有效的情况下，需要根据当前齿数和锁存的读到信标时的</w:t>
      </w:r>
      <w:r>
        <w:rPr>
          <w:rFonts w:hint="eastAsia"/>
        </w:rPr>
        <w:t>Top-loc</w:t>
      </w:r>
      <w:r>
        <w:rPr>
          <w:rFonts w:hint="eastAsia"/>
        </w:rPr>
        <w:t>信息，计算</w:t>
      </w:r>
      <w:bookmarkStart w:name="DistLastBeaconMax" w:id="4903"/>
      <w:r>
        <w:rPr>
          <w:rStyle w:val="aff2"/>
          <w:rFonts w:hint="eastAsia"/>
        </w:rPr>
        <w:t>DistLastBeaconMax</w:t>
      </w:r>
      <w:bookmarkEnd w:id="4903"/>
      <w:r>
        <w:rPr>
          <w:rFonts w:hint="eastAsia"/>
        </w:rPr>
        <w:t>和</w:t>
      </w:r>
      <w:bookmarkStart w:name="DistLastBeaconMin" w:id="4904"/>
      <w:r>
        <w:rPr>
          <w:rStyle w:val="aff2"/>
          <w:rFonts w:hint="eastAsia"/>
        </w:rPr>
        <w:t>DistLastBeaconMin</w:t>
      </w:r>
      <w:bookmarkEnd w:id="4904"/>
      <w:r>
        <w:rPr>
          <w:rFonts w:hint="eastAsia"/>
        </w:rPr>
        <w:t>，表示当前经过信标后已运行的最大最小距离。</w:t>
      </w:r>
    </w:p>
    <w:p w:rsidR="00A32C2D" w:rsidP="00C93484" w:rsidRDefault="00A32C2D">
      <w:pPr>
        <w:pStyle w:val="Reqtify"/>
      </w:pPr>
    </w:p>
    <w:p w:rsidR="00A32C2D" w:rsidP="00C93484" w:rsidRDefault="00A32C2D">
      <w:pPr>
        <w:pStyle w:val="Reqtify"/>
      </w:pPr>
      <w:r w:rsidRPr="00634120">
        <w:lastRenderedPageBreak/>
        <w:t>If</w:t>
      </w:r>
      <w:r>
        <w:rPr>
          <w:rFonts w:hint="eastAsia"/>
        </w:rPr>
        <w:t xml:space="preserve"> a valid beacon with top-loc received </w:t>
      </w:r>
      <w:r w:rsidRPr="00634120">
        <w:t>between cycle k-1</w:t>
      </w:r>
      <w:r>
        <w:t xml:space="preserve"> and </w:t>
      </w:r>
      <w:r w:rsidRPr="00634120">
        <w:t>k</w:t>
      </w:r>
      <w:r>
        <w:rPr>
          <w:rFonts w:hint="eastAsia"/>
        </w:rPr>
        <w:t>,</w:t>
      </w:r>
      <w:r w:rsidRPr="00634120">
        <w:t xml:space="preserve"> then minimum</w:t>
      </w:r>
      <w:r>
        <w:t xml:space="preserve"> and </w:t>
      </w:r>
      <w:r w:rsidRPr="00634120">
        <w:t>maximum distance ran since top</w:t>
      </w:r>
      <w:r>
        <w:rPr>
          <w:rFonts w:hint="eastAsia"/>
        </w:rPr>
        <w:t>-</w:t>
      </w:r>
      <w:r w:rsidRPr="00634120">
        <w:t xml:space="preserve">loc shall evaluate as </w:t>
      </w:r>
      <w:r>
        <w:rPr>
          <w:rFonts w:hint="eastAsia"/>
        </w:rPr>
        <w:t xml:space="preserve">the difference between current teeth counter and recorded cog position just before or after top-loc. If there is no beacon received, ATP </w:t>
      </w:r>
      <w:r>
        <w:t>updates</w:t>
      </w:r>
      <w:r>
        <w:rPr>
          <w:rFonts w:hint="eastAsia"/>
        </w:rPr>
        <w:t xml:space="preserve"> distances from last beacon using the train movements.</w:t>
      </w:r>
    </w:p>
    <w:p w:rsidR="00A32C2D" w:rsidP="00C93484" w:rsidRDefault="00A32C2D">
      <w:pPr>
        <w:pStyle w:val="Reqtify"/>
      </w:pPr>
    </w:p>
    <w:p w:rsidR="00A32C2D" w:rsidP="000431E0" w:rsidRDefault="00A32C2D">
      <w:pPr>
        <w:pStyle w:val="af7"/>
      </w:pPr>
      <w:r>
        <w:rPr>
          <w:rFonts w:hint="eastAsia"/>
        </w:rPr>
        <w:t xml:space="preserve">if </w:t>
      </w:r>
      <w:r w:rsidR="007B41A1">
        <w:rPr>
          <w:rFonts w:hint="eastAsia"/>
        </w:rPr>
        <w:t>(</w:t>
      </w:r>
      <w:hyperlink w:history="1" w:anchor="NewBeaconObtained">
        <w:r w:rsidRPr="007B41A1" w:rsidR="007B41A1">
          <w:rPr>
            <w:rStyle w:val="ac"/>
          </w:rPr>
          <w:t>NewBeaconObtained</w:t>
        </w:r>
      </w:hyperlink>
      <w:r w:rsidRPr="007B41A1" w:rsidR="007B41A1">
        <w:t>(k)</w:t>
      </w:r>
      <w:r w:rsidR="007B41A1">
        <w:rPr>
          <w:rFonts w:hint="eastAsia"/>
        </w:rPr>
        <w:t>)</w:t>
      </w:r>
      <w:r w:rsidRPr="007B41A1" w:rsidR="007B41A1">
        <w:t>:</w:t>
      </w:r>
    </w:p>
    <w:p w:rsidR="00A32C2D" w:rsidP="000431E0" w:rsidRDefault="00A32C2D">
      <w:pPr>
        <w:pStyle w:val="af7"/>
      </w:pPr>
      <w:r>
        <w:rPr>
          <w:rFonts w:hint="eastAsia"/>
        </w:rPr>
        <w:t xml:space="preserve"> </w:t>
      </w:r>
      <w:r w:rsidR="003928F2">
        <w:t xml:space="preserve">   </w:t>
      </w:r>
      <w:hyperlink w:history="1" w:anchor="DistLastBeaconMin">
        <w:r w:rsidR="00B71D12">
          <w:rPr>
            <w:rStyle w:val="ac"/>
          </w:rPr>
          <w:t>DistLastBeaconMin</w:t>
        </w:r>
      </w:hyperlink>
      <w:r>
        <w:rPr>
          <w:rFonts w:hint="eastAsia"/>
        </w:rPr>
        <w:t>(k)</w:t>
      </w:r>
      <w:r w:rsidRPr="00634120">
        <w:t xml:space="preserve">= </w:t>
      </w:r>
      <w:hyperlink w:history="1" w:anchor="MinCogCalibration">
        <w:r w:rsidR="007400C0">
          <w:rPr>
            <w:rStyle w:val="ac"/>
          </w:rPr>
          <w:t>MinCogCalibration</w:t>
        </w:r>
      </w:hyperlink>
      <w:r>
        <w:rPr>
          <w:rFonts w:hint="eastAsia"/>
        </w:rPr>
        <w:t>(k)</w:t>
      </w:r>
      <w:r w:rsidRPr="006274BE" w:rsidR="006274BE">
        <w:rPr>
          <w:rFonts w:hint="eastAsia"/>
        </w:rPr>
        <w:t xml:space="preserve"> </w:t>
      </w:r>
      <w:r w:rsidR="006274BE">
        <w:rPr>
          <w:rFonts w:hint="eastAsia"/>
        </w:rPr>
        <w:t>*</w:t>
      </w:r>
      <w:r w:rsidDel="006274BE" w:rsidR="006274BE">
        <w:rPr>
          <w:rFonts w:hint="eastAsia"/>
        </w:rPr>
        <w:t xml:space="preserve"> </w:t>
      </w:r>
      <w:r w:rsidRPr="00634120">
        <w:t>(</w:t>
      </w:r>
      <w:hyperlink w:history="1" w:anchor="TeethCounter">
        <w:r w:rsidR="00B5344E">
          <w:rPr>
            <w:rStyle w:val="ac"/>
          </w:rPr>
          <w:t>TeethCounter</w:t>
        </w:r>
      </w:hyperlink>
      <w:r w:rsidRPr="00634120">
        <w:t>(k)</w:t>
      </w:r>
      <w:r>
        <w:rPr>
          <w:rFonts w:hint="eastAsia"/>
        </w:rPr>
        <w:t xml:space="preserve">- </w:t>
      </w:r>
      <w:hyperlink w:history="1" w:anchor="CogPositionAfterTopLoc">
        <w:r w:rsidR="00047F0A">
          <w:rPr>
            <w:rStyle w:val="ac"/>
          </w:rPr>
          <w:t>CogPositionAfterTopLoc</w:t>
        </w:r>
      </w:hyperlink>
      <w:r w:rsidRPr="00634120">
        <w:t>(k))</w:t>
      </w:r>
    </w:p>
    <w:p w:rsidR="00A32C2D" w:rsidP="000431E0" w:rsidRDefault="00A32C2D">
      <w:pPr>
        <w:pStyle w:val="af7"/>
      </w:pPr>
      <w:r>
        <w:rPr>
          <w:rFonts w:hint="eastAsia"/>
        </w:rPr>
        <w:t xml:space="preserve"> </w:t>
      </w:r>
      <w:r w:rsidR="003928F2">
        <w:rPr>
          <w:rFonts w:hint="eastAsia"/>
        </w:rPr>
        <w:t xml:space="preserve">   </w:t>
      </w:r>
      <w:hyperlink w:history="1" w:anchor="DistLastBeaconMax">
        <w:r w:rsidR="00B71D12">
          <w:rPr>
            <w:rStyle w:val="ac"/>
          </w:rPr>
          <w:t>DistLastBeaconMax</w:t>
        </w:r>
      </w:hyperlink>
      <w:r>
        <w:rPr>
          <w:rFonts w:hint="eastAsia"/>
        </w:rPr>
        <w:t>(k)</w:t>
      </w:r>
      <w:r w:rsidRPr="00634120">
        <w:t xml:space="preserve">= </w:t>
      </w:r>
      <w:hyperlink w:history="1" w:anchor="MaxCogCalibration">
        <w:r w:rsidR="00B5344E">
          <w:rPr>
            <w:rStyle w:val="ac"/>
          </w:rPr>
          <w:t>MaxCogCalibration</w:t>
        </w:r>
      </w:hyperlink>
      <w:r>
        <w:rPr>
          <w:rFonts w:hint="eastAsia"/>
        </w:rPr>
        <w:t>(k)</w:t>
      </w:r>
      <w:r w:rsidRPr="006274BE" w:rsidR="006274BE">
        <w:rPr>
          <w:rFonts w:hint="eastAsia"/>
        </w:rPr>
        <w:t xml:space="preserve"> </w:t>
      </w:r>
      <w:r w:rsidR="006274BE">
        <w:rPr>
          <w:rFonts w:hint="eastAsia"/>
        </w:rPr>
        <w:t>*</w:t>
      </w:r>
      <w:r w:rsidDel="006274BE" w:rsidR="006274BE">
        <w:rPr>
          <w:rFonts w:hint="eastAsia"/>
        </w:rPr>
        <w:t xml:space="preserve"> </w:t>
      </w:r>
      <w:r w:rsidRPr="00634120">
        <w:t>(</w:t>
      </w:r>
      <w:hyperlink w:history="1" w:anchor="TeethCounter">
        <w:r w:rsidR="00B5344E">
          <w:rPr>
            <w:rStyle w:val="ac"/>
          </w:rPr>
          <w:t>TeethCounter</w:t>
        </w:r>
      </w:hyperlink>
      <w:r w:rsidRPr="00634120">
        <w:t>(k)</w:t>
      </w:r>
      <w:r>
        <w:rPr>
          <w:rFonts w:hint="eastAsia"/>
        </w:rPr>
        <w:t xml:space="preserve">- </w:t>
      </w:r>
      <w:hyperlink w:history="1" w:anchor="CogPositionBeforeTopLoc">
        <w:r w:rsidR="00047F0A">
          <w:rPr>
            <w:rStyle w:val="ac"/>
          </w:rPr>
          <w:t>CogPositionBeforeTopLoc</w:t>
        </w:r>
      </w:hyperlink>
      <w:r w:rsidRPr="00634120">
        <w:t>(k))</w:t>
      </w:r>
    </w:p>
    <w:p w:rsidR="00A32C2D" w:rsidP="000431E0" w:rsidRDefault="00A32C2D">
      <w:pPr>
        <w:pStyle w:val="af7"/>
      </w:pPr>
      <w:r>
        <w:rPr>
          <w:rFonts w:hint="eastAsia"/>
        </w:rPr>
        <w:t>else:</w:t>
      </w:r>
    </w:p>
    <w:p w:rsidR="00A32C2D" w:rsidP="000431E0" w:rsidRDefault="00A32C2D">
      <w:pPr>
        <w:pStyle w:val="af7"/>
      </w:pPr>
      <w:r>
        <w:rPr>
          <w:rFonts w:hint="eastAsia"/>
        </w:rPr>
        <w:t xml:space="preserve"> </w:t>
      </w:r>
      <w:r w:rsidR="003928F2">
        <w:rPr>
          <w:rFonts w:hint="eastAsia"/>
        </w:rPr>
        <w:t xml:space="preserve">   </w:t>
      </w:r>
      <w:hyperlink w:history="1" w:anchor="DistLastBeaconMin">
        <w:r w:rsidR="00B71D12">
          <w:rPr>
            <w:rStyle w:val="ac"/>
          </w:rPr>
          <w:t>DistLastBeaconMin</w:t>
        </w:r>
      </w:hyperlink>
      <w:r>
        <w:rPr>
          <w:rFonts w:hint="eastAsia"/>
        </w:rPr>
        <w:t xml:space="preserve"> = </w:t>
      </w:r>
      <w:hyperlink w:history="1" w:anchor="DistLastBeaconMin">
        <w:r w:rsidR="00B71D12">
          <w:rPr>
            <w:rStyle w:val="ac"/>
          </w:rPr>
          <w:t>DistLastBeaconMin</w:t>
        </w:r>
      </w:hyperlink>
      <w:r>
        <w:rPr>
          <w:rFonts w:hint="eastAsia"/>
        </w:rPr>
        <w:t xml:space="preserve">(k-1) + </w:t>
      </w:r>
      <w:hyperlink w:history="1" w:anchor="MinimumTrainMotion">
        <w:r w:rsidR="00B5344E">
          <w:rPr>
            <w:rStyle w:val="ac"/>
          </w:rPr>
          <w:t>MinimumTrainMotion</w:t>
        </w:r>
      </w:hyperlink>
      <w:r>
        <w:rPr>
          <w:rFonts w:hint="eastAsia"/>
        </w:rPr>
        <w:t>(k)</w:t>
      </w:r>
    </w:p>
    <w:p w:rsidR="00A32C2D" w:rsidP="000431E0" w:rsidRDefault="00A32C2D">
      <w:pPr>
        <w:pStyle w:val="af7"/>
      </w:pPr>
      <w:r>
        <w:rPr>
          <w:rFonts w:hint="eastAsia"/>
        </w:rPr>
        <w:t xml:space="preserve"> </w:t>
      </w:r>
      <w:r w:rsidR="003928F2">
        <w:rPr>
          <w:rFonts w:hint="eastAsia"/>
        </w:rPr>
        <w:t xml:space="preserve">   </w:t>
      </w:r>
      <w:hyperlink w:history="1" w:anchor="DistLastBeaconMax">
        <w:r w:rsidR="00B71D12">
          <w:rPr>
            <w:rStyle w:val="ac"/>
          </w:rPr>
          <w:t>DistLastBeaconMax</w:t>
        </w:r>
      </w:hyperlink>
      <w:r>
        <w:rPr>
          <w:rFonts w:hint="eastAsia"/>
        </w:rPr>
        <w:t xml:space="preserve"> = </w:t>
      </w:r>
      <w:hyperlink w:history="1" w:anchor="DistLastBeaconMax">
        <w:r w:rsidR="00B71D12">
          <w:rPr>
            <w:rStyle w:val="ac"/>
          </w:rPr>
          <w:t>DistLastBeaconMax</w:t>
        </w:r>
      </w:hyperlink>
      <w:r>
        <w:rPr>
          <w:rFonts w:hint="eastAsia"/>
        </w:rPr>
        <w:t xml:space="preserve">(k-1) + </w:t>
      </w:r>
      <w:hyperlink w:history="1" w:anchor="MaximumTrainMotion">
        <w:r w:rsidR="007400C0">
          <w:rPr>
            <w:rStyle w:val="ac"/>
          </w:rPr>
          <w:t>MaximumTrainMotion</w:t>
        </w:r>
      </w:hyperlink>
      <w:r>
        <w:rPr>
          <w:rFonts w:hint="eastAsia"/>
        </w:rPr>
        <w:t>(k)</w:t>
      </w:r>
    </w:p>
    <w:p w:rsidRPr="008A1414" w:rsidR="00A32C2D" w:rsidP="000C0D62" w:rsidRDefault="00A32C2D">
      <w:pPr>
        <w:pStyle w:val="ReqtifyAltQ"/>
      </w:pPr>
      <w:r w:rsidRPr="008A1414">
        <w:t>#Category=Functional</w:t>
      </w:r>
    </w:p>
    <w:p w:rsidRPr="008A1414" w:rsidR="00A32C2D" w:rsidP="000C0D62" w:rsidRDefault="00A32C2D">
      <w:pPr>
        <w:pStyle w:val="ReqtifyAltQ"/>
      </w:pPr>
      <w:r w:rsidRPr="008A1414">
        <w:t>#Contribution</w:t>
      </w:r>
      <w:r>
        <w:t>=SIL4</w:t>
      </w:r>
    </w:p>
    <w:p w:rsidR="009328EA" w:rsidP="000C0D62" w:rsidRDefault="00A32C2D">
      <w:pPr>
        <w:pStyle w:val="ReqtifyAltQ"/>
        <w:rPr>
          <w:ins w:author="常鸣" w:date="2014-07-03T14:27:00Z" w:id="4905"/>
        </w:rPr>
      </w:pPr>
      <w:del w:author="常鸣" w:date="2014-07-03T14:27:00Z" w:id="4906">
        <w:r w:rsidRPr="008A1414" w:rsidDel="009328EA">
          <w:delText>#S</w:delText>
        </w:r>
      </w:del>
      <w:ins w:author="常鸣" w:date="2014-07-03T14:27:00Z" w:id="4907">
        <w:r w:rsidR="009328EA">
          <w:t>#Allocation=ATP Software</w:t>
        </w:r>
      </w:ins>
    </w:p>
    <w:p w:rsidRPr="008A1414" w:rsidR="00A32C2D" w:rsidP="000C0D62" w:rsidRDefault="009328EA">
      <w:pPr>
        <w:pStyle w:val="ReqtifyAltQ"/>
      </w:pPr>
      <w:ins w:author="常鸣" w:date="2014-07-03T14:27:00Z" w:id="4908">
        <w:r>
          <w:t>#S</w:t>
        </w:r>
      </w:ins>
      <w:r w:rsidRPr="008A1414" w:rsidR="00A32C2D">
        <w:t>ource=</w:t>
      </w:r>
      <w:r w:rsidR="00A32C2D">
        <w:rPr>
          <w:rFonts w:hint="eastAsia"/>
        </w:rPr>
        <w:t>[iTC_CC-SyAD-0182], [</w:t>
      </w:r>
      <w:r w:rsidR="00A32C2D">
        <w:t>iTC_CC_ATP_SwHA</w:t>
      </w:r>
      <w:r w:rsidRPr="009B3F4C" w:rsidR="00A32C2D">
        <w:t>-0097</w:t>
      </w:r>
      <w:r w:rsidR="00A32C2D">
        <w:rPr>
          <w:rFonts w:hint="eastAsia"/>
        </w:rPr>
        <w:t>],</w:t>
      </w:r>
      <w:r w:rsidRPr="00D64E46" w:rsidR="00A32C2D">
        <w:t xml:space="preserve"> [iTC_CC-SyAD-0183]</w:t>
      </w:r>
    </w:p>
    <w:p w:rsidRPr="008A1414" w:rsidR="00A32C2D" w:rsidP="000C0D62" w:rsidRDefault="00A32C2D">
      <w:pPr>
        <w:pStyle w:val="ReqtifyAltQ"/>
      </w:pPr>
      <w:r w:rsidRPr="008A1414">
        <w:t>[End]</w:t>
      </w:r>
    </w:p>
    <w:p w:rsidR="003059A6" w:rsidP="00C93484" w:rsidRDefault="003059A6">
      <w:pPr>
        <w:pStyle w:val="Reqtify"/>
      </w:pPr>
    </w:p>
    <w:p w:rsidRPr="000152C8" w:rsidR="00E038D4" w:rsidP="00C93484" w:rsidRDefault="00E038D4">
      <w:pPr>
        <w:pStyle w:val="Reqtify"/>
        <w:rPr>
          <w:rStyle w:val="aff1"/>
        </w:rPr>
      </w:pPr>
      <w:r w:rsidRPr="000152C8">
        <w:rPr>
          <w:rStyle w:val="aff1"/>
          <w:rFonts w:hint="eastAsia"/>
        </w:rPr>
        <w:t>NOTES:</w:t>
      </w:r>
    </w:p>
    <w:p w:rsidR="00E038D4" w:rsidP="00C93484" w:rsidRDefault="00E038D4">
      <w:pPr>
        <w:pStyle w:val="Reqtify"/>
      </w:pPr>
      <w:r>
        <w:rPr>
          <w:rFonts w:hint="eastAsia"/>
        </w:rPr>
        <w:t>根据里程计状态和列车位移方向，对列车运行方向的判断如下：</w:t>
      </w:r>
    </w:p>
    <w:p w:rsidR="00E038D4" w:rsidP="00FA0FBB" w:rsidRDefault="00E038D4">
      <w:pPr>
        <w:pStyle w:val="AltX"/>
      </w:pPr>
      <w:r>
        <w:rPr>
          <w:rFonts w:hint="eastAsia"/>
        </w:rPr>
        <w:t>如果里程计还未初始化，则不能判断出正确的里程计转动方向，即认为列车既向</w:t>
      </w:r>
      <w:r w:rsidRPr="00451353">
        <w:rPr>
          <w:rStyle w:val="aff1"/>
          <w:rFonts w:hint="eastAsia"/>
        </w:rPr>
        <w:t>END_</w:t>
      </w:r>
      <w:r w:rsidRPr="00B21CB2">
        <w:rPr>
          <w:rStyle w:val="aff1"/>
          <w:rFonts w:hint="eastAsia"/>
        </w:rPr>
        <w:t>1</w:t>
      </w:r>
      <w:r>
        <w:rPr>
          <w:rFonts w:hint="eastAsia"/>
        </w:rPr>
        <w:t>也向</w:t>
      </w:r>
      <w:r w:rsidRPr="00451353">
        <w:rPr>
          <w:rStyle w:val="aff1"/>
          <w:rFonts w:hint="eastAsia"/>
        </w:rPr>
        <w:t>END_</w:t>
      </w:r>
      <w:r w:rsidRPr="00B21CB2">
        <w:rPr>
          <w:rStyle w:val="aff1"/>
          <w:rFonts w:hint="eastAsia"/>
        </w:rPr>
        <w:t>2</w:t>
      </w:r>
      <w:r>
        <w:rPr>
          <w:rFonts w:hint="eastAsia"/>
        </w:rPr>
        <w:t>方向运行；</w:t>
      </w:r>
    </w:p>
    <w:p w:rsidR="00E038D4" w:rsidP="00FA0FBB" w:rsidRDefault="00E038D4">
      <w:pPr>
        <w:pStyle w:val="AltX"/>
      </w:pPr>
      <w:r>
        <w:rPr>
          <w:rFonts w:hint="eastAsia"/>
        </w:rPr>
        <w:t>否则，当里程计初始化后：</w:t>
      </w:r>
    </w:p>
    <w:p w:rsidR="00E038D4" w:rsidP="00E038D4" w:rsidRDefault="00E038D4">
      <w:pPr>
        <w:pStyle w:val="AltZ"/>
      </w:pPr>
      <w:r>
        <w:rPr>
          <w:rFonts w:hint="eastAsia"/>
        </w:rPr>
        <w:t>如果列车最小位移为</w:t>
      </w:r>
      <w:r>
        <w:rPr>
          <w:rFonts w:hint="eastAsia"/>
        </w:rPr>
        <w:t>0</w:t>
      </w:r>
      <w:r>
        <w:rPr>
          <w:rFonts w:hint="eastAsia"/>
        </w:rPr>
        <w:t>，认为列车既不向</w:t>
      </w:r>
      <w:r w:rsidRPr="00451353">
        <w:rPr>
          <w:rStyle w:val="aff1"/>
          <w:rFonts w:hint="eastAsia"/>
        </w:rPr>
        <w:t>END_</w:t>
      </w:r>
      <w:r w:rsidRPr="00B21CB2">
        <w:rPr>
          <w:rStyle w:val="aff1"/>
          <w:rFonts w:hint="eastAsia"/>
        </w:rPr>
        <w:t>1</w:t>
      </w:r>
      <w:r>
        <w:rPr>
          <w:rFonts w:hint="eastAsia"/>
        </w:rPr>
        <w:t>也不向</w:t>
      </w:r>
      <w:r w:rsidRPr="00B21CB2">
        <w:rPr>
          <w:rStyle w:val="aff1"/>
          <w:rFonts w:hint="eastAsia"/>
        </w:rPr>
        <w:t>END_2</w:t>
      </w:r>
      <w:r>
        <w:rPr>
          <w:rFonts w:hint="eastAsia"/>
        </w:rPr>
        <w:t>方向运行；</w:t>
      </w:r>
    </w:p>
    <w:p w:rsidR="00E038D4" w:rsidP="00E038D4" w:rsidRDefault="00E038D4">
      <w:pPr>
        <w:pStyle w:val="AltZ"/>
      </w:pPr>
      <w:r>
        <w:rPr>
          <w:rFonts w:hint="eastAsia"/>
        </w:rPr>
        <w:t>如果列车最小位移大于</w:t>
      </w:r>
      <w:r>
        <w:rPr>
          <w:rFonts w:hint="eastAsia"/>
        </w:rPr>
        <w:t>0</w:t>
      </w:r>
      <w:r>
        <w:rPr>
          <w:rFonts w:hint="eastAsia"/>
        </w:rPr>
        <w:t>，则认为列车向</w:t>
      </w:r>
      <w:r w:rsidRPr="00451353">
        <w:rPr>
          <w:rStyle w:val="aff1"/>
          <w:rFonts w:hint="eastAsia"/>
        </w:rPr>
        <w:t>END_</w:t>
      </w:r>
      <w:r w:rsidRPr="00B21CB2">
        <w:rPr>
          <w:rStyle w:val="aff1"/>
          <w:rFonts w:hint="eastAsia"/>
        </w:rPr>
        <w:t>1</w:t>
      </w:r>
      <w:r>
        <w:rPr>
          <w:rFonts w:hint="eastAsia"/>
        </w:rPr>
        <w:t>方向运行；</w:t>
      </w:r>
    </w:p>
    <w:p w:rsidRPr="000152C8" w:rsidR="00E038D4" w:rsidP="00E038D4" w:rsidRDefault="00E038D4">
      <w:pPr>
        <w:pStyle w:val="AltZ"/>
      </w:pPr>
      <w:r>
        <w:rPr>
          <w:rFonts w:hint="eastAsia"/>
        </w:rPr>
        <w:t>如果列车最小位移小于</w:t>
      </w:r>
      <w:r>
        <w:rPr>
          <w:rFonts w:hint="eastAsia"/>
        </w:rPr>
        <w:t>0</w:t>
      </w:r>
      <w:r>
        <w:rPr>
          <w:rFonts w:hint="eastAsia"/>
        </w:rPr>
        <w:t>，则认为列车向</w:t>
      </w:r>
      <w:r w:rsidRPr="00451353">
        <w:rPr>
          <w:rStyle w:val="aff1"/>
          <w:rFonts w:hint="eastAsia"/>
        </w:rPr>
        <w:t>END_</w:t>
      </w:r>
      <w:r w:rsidRPr="00B21CB2">
        <w:rPr>
          <w:rStyle w:val="aff1"/>
          <w:rFonts w:hint="eastAsia"/>
        </w:rPr>
        <w:t>2</w:t>
      </w:r>
      <w:r>
        <w:rPr>
          <w:rFonts w:hint="eastAsia"/>
        </w:rPr>
        <w:t>方向运行。</w:t>
      </w:r>
    </w:p>
    <w:p w:rsidR="00E038D4" w:rsidP="00C93484" w:rsidRDefault="00E038D4">
      <w:pPr>
        <w:pStyle w:val="Reqtify"/>
      </w:pPr>
    </w:p>
    <w:p w:rsidRPr="000152C8" w:rsidR="00E038D4" w:rsidP="00C93484" w:rsidRDefault="00E038D4">
      <w:pPr>
        <w:pStyle w:val="Reqtify"/>
      </w:pPr>
    </w:p>
    <w:p w:rsidRPr="00E876E8" w:rsidR="00E038D4" w:rsidP="00E038D4" w:rsidRDefault="00E038D4">
      <w:pPr>
        <w:pStyle w:val="ReqtifyAltR"/>
      </w:pPr>
      <w:r w:rsidRPr="00E876E8">
        <w:t>[iTC_CC_ATP-SwRS-06</w:t>
      </w:r>
      <w:r>
        <w:rPr>
          <w:rFonts w:hint="eastAsia"/>
        </w:rPr>
        <w:t>35</w:t>
      </w:r>
      <w:r w:rsidRPr="00E876E8">
        <w:t>]</w:t>
      </w:r>
    </w:p>
    <w:p w:rsidRPr="00E876E8" w:rsidR="00E038D4" w:rsidP="00C93484" w:rsidRDefault="00E038D4">
      <w:pPr>
        <w:pStyle w:val="Reqtify"/>
      </w:pPr>
      <w:bookmarkStart w:name="End2RunningForward" w:id="4909"/>
      <w:r w:rsidRPr="00E038D4">
        <w:rPr>
          <w:rStyle w:val="aff2"/>
        </w:rPr>
        <w:t>End2RunningForward</w:t>
      </w:r>
      <w:bookmarkEnd w:id="4909"/>
      <w:r>
        <w:rPr>
          <w:rFonts w:hint="eastAsia"/>
        </w:rPr>
        <w:t>，</w:t>
      </w:r>
      <w:r w:rsidRPr="00E876E8">
        <w:rPr>
          <w:rFonts w:hint="eastAsia"/>
        </w:rPr>
        <w:t>根据</w:t>
      </w:r>
      <w:r>
        <w:rPr>
          <w:rFonts w:hint="eastAsia"/>
        </w:rPr>
        <w:t>车轮</w:t>
      </w:r>
      <w:r w:rsidRPr="00E876E8">
        <w:rPr>
          <w:rFonts w:hint="eastAsia"/>
        </w:rPr>
        <w:t>旋转方向，判断列车是否向</w:t>
      </w:r>
      <w:r w:rsidRPr="00451353">
        <w:rPr>
          <w:rStyle w:val="aff1"/>
          <w:rFonts w:hint="eastAsia"/>
        </w:rPr>
        <w:t>END_2</w:t>
      </w:r>
      <w:r w:rsidRPr="00E876E8">
        <w:rPr>
          <w:rFonts w:hint="eastAsia"/>
        </w:rPr>
        <w:t>方向运行</w:t>
      </w:r>
    </w:p>
    <w:p w:rsidR="00E038D4" w:rsidP="00E038D4" w:rsidRDefault="00E038D4">
      <w:pPr>
        <w:pStyle w:val="af7"/>
      </w:pPr>
      <w:r w:rsidRPr="00E876E8">
        <w:t xml:space="preserve">def </w:t>
      </w:r>
      <w:hyperlink w:history="1" w:anchor="End2RunningForward">
        <w:r>
          <w:rPr>
            <w:rStyle w:val="ac"/>
          </w:rPr>
          <w:t>End2RunningForward</w:t>
        </w:r>
      </w:hyperlink>
      <w:r w:rsidRPr="00E876E8">
        <w:t>(k):</w:t>
      </w:r>
    </w:p>
    <w:p w:rsidRPr="00E876E8" w:rsidR="00E038D4" w:rsidP="00E038D4" w:rsidRDefault="00E038D4">
      <w:pPr>
        <w:pStyle w:val="af7"/>
      </w:pPr>
      <w:r>
        <w:rPr>
          <w:rFonts w:hint="eastAsia"/>
        </w:rPr>
        <w:t xml:space="preserve">    if (</w:t>
      </w:r>
      <w:hyperlink w:history="1" w:anchor="OdometerState">
        <w:r>
          <w:rPr>
            <w:rStyle w:val="ac"/>
          </w:rPr>
          <w:t>OdometerState</w:t>
        </w:r>
      </w:hyperlink>
      <w:r w:rsidRPr="00634120">
        <w:t xml:space="preserve">(k) </w:t>
      </w:r>
      <w:r>
        <w:rPr>
          <w:rFonts w:hint="eastAsia"/>
        </w:rPr>
        <w:t>is</w:t>
      </w:r>
      <w:r w:rsidRPr="00634120">
        <w:t xml:space="preserve"> </w:t>
      </w:r>
      <w:r>
        <w:rPr>
          <w:rStyle w:val="aff1"/>
        </w:rPr>
        <w:t>INITIALIZED</w:t>
      </w:r>
      <w:r>
        <w:rPr>
          <w:rFonts w:hint="eastAsia"/>
        </w:rPr>
        <w:t>):</w:t>
      </w:r>
    </w:p>
    <w:p w:rsidR="00E038D4" w:rsidP="00E038D4" w:rsidRDefault="00E038D4">
      <w:pPr>
        <w:pStyle w:val="af7"/>
      </w:pPr>
      <w:r w:rsidRPr="00E876E8">
        <w:t xml:space="preserve">    </w:t>
      </w:r>
      <w:r>
        <w:rPr>
          <w:rFonts w:hint="eastAsia"/>
        </w:rPr>
        <w:t xml:space="preserve">    </w:t>
      </w:r>
      <w:r w:rsidRPr="00E876E8">
        <w:t>return (</w:t>
      </w:r>
      <w:del w:author="常鸣" w:date="2014-07-02T10:38:00Z" w:id="4910">
        <w:r w:rsidDel="0023294B" w:rsidR="00C456E1">
          <w:fldChar w:fldCharType="begin"/>
        </w:r>
        <w:r w:rsidDel="0023294B" w:rsidR="00C456E1">
          <w:delInstrText xml:space="preserve"> HYPERLINK \l "MinimumTrainMotion" </w:delInstrText>
        </w:r>
        <w:r w:rsidDel="0023294B" w:rsidR="00C456E1">
          <w:fldChar w:fldCharType="separate"/>
        </w:r>
        <w:r w:rsidDel="0023294B">
          <w:rPr>
            <w:rStyle w:val="ac"/>
          </w:rPr>
          <w:delText>MinimumTrainMotion</w:delText>
        </w:r>
        <w:r w:rsidDel="0023294B" w:rsidR="00C456E1">
          <w:rPr>
            <w:rStyle w:val="ac"/>
          </w:rPr>
          <w:fldChar w:fldCharType="end"/>
        </w:r>
      </w:del>
      <w:ins w:author="常鸣" w:date="2014-07-02T10:38:00Z" w:id="4911">
        <w:r w:rsidR="0023294B">
          <w:fldChar w:fldCharType="begin"/>
        </w:r>
        <w:r w:rsidR="0023294B">
          <w:instrText>HYPERLINK  \l "MaximumTrainMotion"</w:instrText>
        </w:r>
        <w:r w:rsidR="0023294B">
          <w:fldChar w:fldCharType="separate"/>
        </w:r>
        <w:r w:rsidR="0023294B">
          <w:rPr>
            <w:rStyle w:val="ac"/>
          </w:rPr>
          <w:t>M</w:t>
        </w:r>
        <w:r w:rsidR="0023294B">
          <w:rPr>
            <w:rStyle w:val="ac"/>
            <w:rFonts w:hint="eastAsia"/>
          </w:rPr>
          <w:t>ax</w:t>
        </w:r>
        <w:r w:rsidR="0023294B">
          <w:rPr>
            <w:rStyle w:val="ac"/>
          </w:rPr>
          <w:t>imumTrainMotion</w:t>
        </w:r>
        <w:r w:rsidR="0023294B">
          <w:rPr>
            <w:rStyle w:val="ac"/>
          </w:rPr>
          <w:fldChar w:fldCharType="end"/>
        </w:r>
      </w:ins>
      <w:r w:rsidRPr="00E876E8">
        <w:t>(k) &lt; 0)</w:t>
      </w:r>
    </w:p>
    <w:p w:rsidR="00E038D4" w:rsidP="00E038D4" w:rsidRDefault="00E038D4">
      <w:pPr>
        <w:pStyle w:val="af7"/>
      </w:pPr>
      <w:r>
        <w:rPr>
          <w:rFonts w:hint="eastAsia"/>
        </w:rPr>
        <w:t xml:space="preserve">    else:</w:t>
      </w:r>
    </w:p>
    <w:p w:rsidRPr="00E876E8" w:rsidR="00E038D4" w:rsidP="00E038D4" w:rsidRDefault="00E038D4">
      <w:pPr>
        <w:pStyle w:val="af7"/>
      </w:pPr>
      <w:r>
        <w:rPr>
          <w:rFonts w:hint="eastAsia"/>
        </w:rPr>
        <w:t xml:space="preserve">        return </w:t>
      </w:r>
      <w:r>
        <w:rPr>
          <w:rStyle w:val="aff1"/>
          <w:rFonts w:hint="eastAsia"/>
        </w:rPr>
        <w:t>True</w:t>
      </w:r>
    </w:p>
    <w:p w:rsidRPr="008A1414" w:rsidR="00E038D4" w:rsidP="00E038D4" w:rsidRDefault="00E038D4">
      <w:pPr>
        <w:pStyle w:val="ReqtifyAltQ"/>
      </w:pPr>
      <w:r w:rsidRPr="008A1414">
        <w:t>#Category=Functional</w:t>
      </w:r>
    </w:p>
    <w:p w:rsidRPr="008A1414" w:rsidR="00E038D4" w:rsidP="00E038D4" w:rsidRDefault="00E038D4">
      <w:pPr>
        <w:pStyle w:val="ReqtifyAltQ"/>
      </w:pPr>
      <w:r w:rsidRPr="008A1414">
        <w:t>#Contribution</w:t>
      </w:r>
      <w:r>
        <w:t>=SIL4</w:t>
      </w:r>
    </w:p>
    <w:p w:rsidR="009328EA" w:rsidP="00E038D4" w:rsidRDefault="00E038D4">
      <w:pPr>
        <w:pStyle w:val="ReqtifyAltQ"/>
        <w:rPr>
          <w:ins w:author="常鸣" w:date="2014-07-03T14:27:00Z" w:id="4912"/>
        </w:rPr>
      </w:pPr>
      <w:del w:author="常鸣" w:date="2014-07-03T14:27:00Z" w:id="4913">
        <w:r w:rsidRPr="008A1414" w:rsidDel="009328EA">
          <w:delText>#S</w:delText>
        </w:r>
      </w:del>
      <w:ins w:author="常鸣" w:date="2014-07-03T14:27:00Z" w:id="4914">
        <w:r w:rsidR="009328EA">
          <w:t>#Allocation=ATP Software</w:t>
        </w:r>
      </w:ins>
    </w:p>
    <w:p w:rsidRPr="008A1414" w:rsidR="00E038D4" w:rsidP="00E038D4" w:rsidRDefault="009328EA">
      <w:pPr>
        <w:pStyle w:val="ReqtifyAltQ"/>
      </w:pPr>
      <w:ins w:author="常鸣" w:date="2014-07-03T14:27:00Z" w:id="4915">
        <w:r>
          <w:t>#S</w:t>
        </w:r>
      </w:ins>
      <w:r w:rsidRPr="008A1414" w:rsidR="00E038D4">
        <w:t>ource=</w:t>
      </w:r>
      <w:r w:rsidRPr="006F0801" w:rsidR="00E038D4">
        <w:rPr>
          <w:rFonts w:hint="eastAsia"/>
        </w:rPr>
        <w:t>[</w:t>
      </w:r>
      <w:r w:rsidRPr="006F0801" w:rsidR="00E038D4">
        <w:t>iTC_CC_S</w:t>
      </w:r>
      <w:r w:rsidRPr="006F0801" w:rsidR="00E038D4">
        <w:rPr>
          <w:rFonts w:hint="eastAsia"/>
        </w:rPr>
        <w:t>yAD</w:t>
      </w:r>
      <w:r w:rsidRPr="006F0801" w:rsidR="00E038D4">
        <w:t>-0</w:t>
      </w:r>
      <w:r w:rsidR="00E038D4">
        <w:rPr>
          <w:rFonts w:hint="eastAsia"/>
        </w:rPr>
        <w:t>135</w:t>
      </w:r>
      <w:r w:rsidRPr="006F0801" w:rsidR="00E038D4">
        <w:rPr>
          <w:rFonts w:hint="eastAsia"/>
        </w:rPr>
        <w:t>]</w:t>
      </w:r>
      <w:r w:rsidR="00E038D4">
        <w:rPr>
          <w:rFonts w:hint="eastAsia"/>
        </w:rPr>
        <w:t>,</w:t>
      </w:r>
      <w:r w:rsidRPr="006F0801" w:rsidR="00E038D4">
        <w:rPr>
          <w:rFonts w:hint="eastAsia"/>
        </w:rPr>
        <w:t xml:space="preserve"> [</w:t>
      </w:r>
      <w:r w:rsidRPr="006F0801" w:rsidR="00E038D4">
        <w:t>iTC_CC</w:t>
      </w:r>
      <w:del w:author="常鸣" w:date="2014-07-03T17:11:00Z" w:id="4916">
        <w:r w:rsidRPr="006F0801" w:rsidDel="0014127F" w:rsidR="00E038D4">
          <w:delText xml:space="preserve"> </w:delText>
        </w:r>
      </w:del>
      <w:r w:rsidRPr="006F0801" w:rsidR="00E038D4">
        <w:t>_S</w:t>
      </w:r>
      <w:r w:rsidR="00E038D4">
        <w:rPr>
          <w:rFonts w:hint="eastAsia"/>
        </w:rPr>
        <w:t>yAD</w:t>
      </w:r>
      <w:r w:rsidRPr="006F0801" w:rsidR="00E038D4">
        <w:t>-0</w:t>
      </w:r>
      <w:r w:rsidR="00E038D4">
        <w:rPr>
          <w:rFonts w:hint="eastAsia"/>
        </w:rPr>
        <w:t>204</w:t>
      </w:r>
      <w:r w:rsidRPr="006F0801" w:rsidR="00E038D4">
        <w:rPr>
          <w:rFonts w:hint="eastAsia"/>
        </w:rPr>
        <w:t>]</w:t>
      </w:r>
      <w:r w:rsidR="00E038D4">
        <w:rPr>
          <w:rFonts w:hint="eastAsia"/>
        </w:rPr>
        <w:t>,</w:t>
      </w:r>
      <w:r w:rsidRPr="00BB16EE" w:rsidR="00E038D4">
        <w:rPr>
          <w:rFonts w:hint="eastAsia"/>
        </w:rPr>
        <w:t xml:space="preserve"> </w:t>
      </w:r>
      <w:r w:rsidRPr="00A208CF" w:rsidR="00E038D4">
        <w:rPr>
          <w:rFonts w:hint="eastAsia"/>
        </w:rPr>
        <w:t>[</w:t>
      </w:r>
      <w:r w:rsidRPr="00A208CF" w:rsidR="00E038D4">
        <w:t>iTC_CC_ATP_SwHA-0</w:t>
      </w:r>
      <w:r w:rsidRPr="00A208CF" w:rsidR="00E038D4">
        <w:rPr>
          <w:rFonts w:hint="eastAsia"/>
        </w:rPr>
        <w:t>27</w:t>
      </w:r>
      <w:r w:rsidR="00E038D4">
        <w:rPr>
          <w:rFonts w:hint="eastAsia"/>
        </w:rPr>
        <w:t>7</w:t>
      </w:r>
      <w:r w:rsidRPr="00A208CF" w:rsidR="00E038D4">
        <w:rPr>
          <w:rFonts w:hint="eastAsia"/>
        </w:rPr>
        <w:t>]</w:t>
      </w:r>
    </w:p>
    <w:p w:rsidR="00E038D4" w:rsidP="00E038D4" w:rsidRDefault="00E038D4">
      <w:pPr>
        <w:pStyle w:val="ReqtifyAltQ"/>
      </w:pPr>
      <w:r>
        <w:t>[End]</w:t>
      </w:r>
    </w:p>
    <w:p w:rsidR="00E038D4" w:rsidP="00C93484" w:rsidRDefault="00E038D4">
      <w:pPr>
        <w:pStyle w:val="Reqtify"/>
      </w:pPr>
    </w:p>
    <w:p w:rsidRPr="00434006" w:rsidR="00E038D4" w:rsidP="00E038D4" w:rsidRDefault="00E038D4">
      <w:pPr>
        <w:pStyle w:val="ReqtifyAltR"/>
      </w:pPr>
      <w:r w:rsidRPr="00434006">
        <w:t>[iTC_CC_ATP-SwRS-0</w:t>
      </w:r>
      <w:r>
        <w:rPr>
          <w:rFonts w:hint="eastAsia"/>
        </w:rPr>
        <w:t>758</w:t>
      </w:r>
      <w:r w:rsidRPr="00434006">
        <w:t>]</w:t>
      </w:r>
    </w:p>
    <w:p w:rsidRPr="00434006" w:rsidR="00E038D4" w:rsidP="00C93484" w:rsidRDefault="00E038D4">
      <w:pPr>
        <w:pStyle w:val="Reqtify"/>
      </w:pPr>
      <w:bookmarkStart w:name="End1RunningForward" w:id="4917"/>
      <w:r w:rsidRPr="00434006">
        <w:rPr>
          <w:rStyle w:val="aff2"/>
        </w:rPr>
        <w:t>End</w:t>
      </w:r>
      <w:r>
        <w:rPr>
          <w:rStyle w:val="aff2"/>
          <w:rFonts w:hint="eastAsia"/>
        </w:rPr>
        <w:t>1</w:t>
      </w:r>
      <w:r w:rsidRPr="00434006">
        <w:rPr>
          <w:rStyle w:val="aff2"/>
        </w:rPr>
        <w:t>RunningForward</w:t>
      </w:r>
      <w:bookmarkEnd w:id="4917"/>
      <w:r w:rsidRPr="00434006">
        <w:rPr>
          <w:rFonts w:hint="eastAsia"/>
        </w:rPr>
        <w:t>，根据车轮旋转方向，判断列车是否向</w:t>
      </w:r>
      <w:r w:rsidRPr="00434006">
        <w:rPr>
          <w:rStyle w:val="aff1"/>
          <w:rFonts w:hint="eastAsia"/>
        </w:rPr>
        <w:t>END_</w:t>
      </w:r>
      <w:r>
        <w:rPr>
          <w:rStyle w:val="aff1"/>
          <w:rFonts w:hint="eastAsia"/>
        </w:rPr>
        <w:t>1</w:t>
      </w:r>
      <w:r w:rsidRPr="00434006">
        <w:rPr>
          <w:rFonts w:hint="eastAsia"/>
        </w:rPr>
        <w:t>方向运行</w:t>
      </w:r>
    </w:p>
    <w:p w:rsidRPr="00434006" w:rsidR="00E038D4" w:rsidP="00E038D4" w:rsidRDefault="00E038D4">
      <w:pPr>
        <w:pStyle w:val="af7"/>
      </w:pPr>
      <w:r w:rsidRPr="00434006">
        <w:t xml:space="preserve">def </w:t>
      </w:r>
      <w:hyperlink w:history="1" w:anchor="End1RunningForward">
        <w:r w:rsidRPr="00434006">
          <w:rPr>
            <w:rStyle w:val="ac"/>
          </w:rPr>
          <w:t>End</w:t>
        </w:r>
        <w:r>
          <w:rPr>
            <w:rStyle w:val="ac"/>
            <w:rFonts w:hint="eastAsia"/>
          </w:rPr>
          <w:t>1</w:t>
        </w:r>
        <w:r w:rsidRPr="00434006">
          <w:rPr>
            <w:rStyle w:val="ac"/>
          </w:rPr>
          <w:t>RunningForward</w:t>
        </w:r>
      </w:hyperlink>
      <w:r w:rsidRPr="00434006">
        <w:t>(k):</w:t>
      </w:r>
    </w:p>
    <w:p w:rsidRPr="00434006" w:rsidR="00E038D4" w:rsidP="00E038D4" w:rsidRDefault="00E038D4">
      <w:pPr>
        <w:pStyle w:val="af7"/>
      </w:pPr>
      <w:r w:rsidRPr="00434006">
        <w:rPr>
          <w:rFonts w:hint="eastAsia"/>
        </w:rPr>
        <w:t xml:space="preserve">    if (</w:t>
      </w:r>
      <w:hyperlink w:history="1" w:anchor="OdometerState">
        <w:r>
          <w:rPr>
            <w:rStyle w:val="ac"/>
          </w:rPr>
          <w:t>OdometerState</w:t>
        </w:r>
      </w:hyperlink>
      <w:r w:rsidRPr="00634120">
        <w:t xml:space="preserve">(k) </w:t>
      </w:r>
      <w:r>
        <w:rPr>
          <w:rFonts w:hint="eastAsia"/>
        </w:rPr>
        <w:t>is</w:t>
      </w:r>
      <w:r w:rsidRPr="00634120">
        <w:t xml:space="preserve"> </w:t>
      </w:r>
      <w:r>
        <w:rPr>
          <w:rStyle w:val="aff1"/>
        </w:rPr>
        <w:t>INITIALIZED</w:t>
      </w:r>
      <w:r w:rsidRPr="00434006">
        <w:rPr>
          <w:rFonts w:hint="eastAsia"/>
        </w:rPr>
        <w:t>):</w:t>
      </w:r>
    </w:p>
    <w:p w:rsidRPr="00434006" w:rsidR="00E038D4" w:rsidP="00E038D4" w:rsidRDefault="00E038D4">
      <w:pPr>
        <w:pStyle w:val="af7"/>
      </w:pPr>
      <w:r w:rsidRPr="00434006">
        <w:t xml:space="preserve">    </w:t>
      </w:r>
      <w:r w:rsidRPr="00434006">
        <w:rPr>
          <w:rFonts w:hint="eastAsia"/>
        </w:rPr>
        <w:t xml:space="preserve">    </w:t>
      </w:r>
      <w:r w:rsidRPr="00434006">
        <w:t>return (</w:t>
      </w:r>
      <w:ins w:author="常鸣" w:date="2014-07-02T10:38:00Z" w:id="4918">
        <w:r w:rsidR="0023294B">
          <w:fldChar w:fldCharType="begin"/>
        </w:r>
        <w:r w:rsidR="0023294B">
          <w:instrText>HYPERLINK  \l "MaximumTrainMotion"</w:instrText>
        </w:r>
        <w:r w:rsidR="0023294B">
          <w:fldChar w:fldCharType="separate"/>
        </w:r>
        <w:r w:rsidR="0023294B">
          <w:rPr>
            <w:rStyle w:val="ac"/>
          </w:rPr>
          <w:t>M</w:t>
        </w:r>
        <w:r w:rsidR="0023294B">
          <w:rPr>
            <w:rStyle w:val="ac"/>
            <w:rFonts w:hint="eastAsia"/>
          </w:rPr>
          <w:t>ax</w:t>
        </w:r>
        <w:r w:rsidR="0023294B">
          <w:rPr>
            <w:rStyle w:val="ac"/>
          </w:rPr>
          <w:t>imumTrainMotion</w:t>
        </w:r>
        <w:r w:rsidR="0023294B">
          <w:rPr>
            <w:rStyle w:val="ac"/>
          </w:rPr>
          <w:fldChar w:fldCharType="end"/>
        </w:r>
      </w:ins>
      <w:del w:author="常鸣" w:date="2014-07-02T10:38:00Z" w:id="4919">
        <w:r w:rsidDel="0023294B" w:rsidR="00C456E1">
          <w:fldChar w:fldCharType="begin"/>
        </w:r>
        <w:r w:rsidDel="0023294B" w:rsidR="00C456E1">
          <w:delInstrText xml:space="preserve"> HYPERLINK \l "MinimumTrainMotion" </w:delInstrText>
        </w:r>
        <w:r w:rsidDel="0023294B" w:rsidR="00C456E1">
          <w:fldChar w:fldCharType="separate"/>
        </w:r>
        <w:r w:rsidRPr="00434006" w:rsidDel="0023294B">
          <w:rPr>
            <w:rStyle w:val="ac"/>
          </w:rPr>
          <w:delText>MinimumTrainMotion</w:delText>
        </w:r>
        <w:r w:rsidDel="0023294B" w:rsidR="00C456E1">
          <w:rPr>
            <w:rStyle w:val="ac"/>
          </w:rPr>
          <w:fldChar w:fldCharType="end"/>
        </w:r>
      </w:del>
      <w:r w:rsidRPr="00434006">
        <w:t xml:space="preserve">(k) </w:t>
      </w:r>
      <w:r>
        <w:rPr>
          <w:rFonts w:hint="eastAsia"/>
        </w:rPr>
        <w:t>&gt;</w:t>
      </w:r>
      <w:r w:rsidRPr="00434006">
        <w:t xml:space="preserve"> 0)</w:t>
      </w:r>
    </w:p>
    <w:p w:rsidRPr="00434006" w:rsidR="00E038D4" w:rsidP="00E038D4" w:rsidRDefault="00E038D4">
      <w:pPr>
        <w:pStyle w:val="af7"/>
      </w:pPr>
      <w:r w:rsidRPr="00434006">
        <w:rPr>
          <w:rFonts w:hint="eastAsia"/>
        </w:rPr>
        <w:t xml:space="preserve">    else:</w:t>
      </w:r>
    </w:p>
    <w:p w:rsidRPr="00434006" w:rsidR="00E038D4" w:rsidP="00E038D4" w:rsidRDefault="00E038D4">
      <w:pPr>
        <w:pStyle w:val="af7"/>
      </w:pPr>
      <w:r w:rsidRPr="00434006">
        <w:rPr>
          <w:rFonts w:hint="eastAsia"/>
        </w:rPr>
        <w:t xml:space="preserve">        return </w:t>
      </w:r>
      <w:r>
        <w:rPr>
          <w:rStyle w:val="aff1"/>
          <w:rFonts w:hint="eastAsia"/>
        </w:rPr>
        <w:t>True</w:t>
      </w:r>
    </w:p>
    <w:p w:rsidRPr="00434006" w:rsidR="00E038D4" w:rsidP="00E038D4" w:rsidRDefault="00E038D4">
      <w:pPr>
        <w:pStyle w:val="ReqtifyAltQ"/>
      </w:pPr>
      <w:r w:rsidRPr="00434006">
        <w:t>#Category=Functional</w:t>
      </w:r>
    </w:p>
    <w:p w:rsidRPr="00434006" w:rsidR="00E038D4" w:rsidP="00E038D4" w:rsidRDefault="00E038D4">
      <w:pPr>
        <w:pStyle w:val="ReqtifyAltQ"/>
      </w:pPr>
      <w:r w:rsidRPr="00434006">
        <w:t>#Contribution=SIL4</w:t>
      </w:r>
    </w:p>
    <w:p w:rsidR="009328EA" w:rsidP="00E038D4" w:rsidRDefault="00E038D4">
      <w:pPr>
        <w:pStyle w:val="ReqtifyAltQ"/>
        <w:rPr>
          <w:ins w:author="常鸣" w:date="2014-07-03T14:27:00Z" w:id="4920"/>
        </w:rPr>
      </w:pPr>
      <w:del w:author="常鸣" w:date="2014-07-03T14:27:00Z" w:id="4921">
        <w:r w:rsidRPr="00434006" w:rsidDel="009328EA">
          <w:delText>#S</w:delText>
        </w:r>
      </w:del>
      <w:ins w:author="常鸣" w:date="2014-07-03T14:27:00Z" w:id="4922">
        <w:r w:rsidR="009328EA">
          <w:t>#Allocation=ATP Software</w:t>
        </w:r>
      </w:ins>
    </w:p>
    <w:p w:rsidRPr="00434006" w:rsidR="00E038D4" w:rsidP="00E038D4" w:rsidRDefault="009328EA">
      <w:pPr>
        <w:pStyle w:val="ReqtifyAltQ"/>
      </w:pPr>
      <w:ins w:author="常鸣" w:date="2014-07-03T14:27:00Z" w:id="4923">
        <w:r>
          <w:t>#S</w:t>
        </w:r>
      </w:ins>
      <w:r w:rsidRPr="00434006" w:rsidR="00E038D4">
        <w:t>ource=</w:t>
      </w:r>
      <w:r w:rsidRPr="00434006" w:rsidR="00E038D4">
        <w:rPr>
          <w:rFonts w:hint="eastAsia"/>
        </w:rPr>
        <w:t>[</w:t>
      </w:r>
      <w:r w:rsidRPr="00434006" w:rsidR="00E038D4">
        <w:t>iTC_CC_S</w:t>
      </w:r>
      <w:r w:rsidRPr="00434006" w:rsidR="00E038D4">
        <w:rPr>
          <w:rFonts w:hint="eastAsia"/>
        </w:rPr>
        <w:t>yAD</w:t>
      </w:r>
      <w:r w:rsidRPr="00434006" w:rsidR="00E038D4">
        <w:t>-0</w:t>
      </w:r>
      <w:r w:rsidRPr="00434006" w:rsidR="00E038D4">
        <w:rPr>
          <w:rFonts w:hint="eastAsia"/>
        </w:rPr>
        <w:t>135], [</w:t>
      </w:r>
      <w:r w:rsidRPr="00434006" w:rsidR="00E038D4">
        <w:t>iTC_CC</w:t>
      </w:r>
      <w:del w:author="常鸣" w:date="2014-07-03T17:09:00Z" w:id="4924">
        <w:r w:rsidRPr="00434006" w:rsidDel="0014127F" w:rsidR="00E038D4">
          <w:delText xml:space="preserve"> </w:delText>
        </w:r>
      </w:del>
      <w:r w:rsidRPr="00434006" w:rsidR="00E038D4">
        <w:t>_S</w:t>
      </w:r>
      <w:r w:rsidRPr="00434006" w:rsidR="00E038D4">
        <w:rPr>
          <w:rFonts w:hint="eastAsia"/>
        </w:rPr>
        <w:t>yAD</w:t>
      </w:r>
      <w:r w:rsidRPr="00434006" w:rsidR="00E038D4">
        <w:t>-0</w:t>
      </w:r>
      <w:r w:rsidRPr="00434006" w:rsidR="00E038D4">
        <w:rPr>
          <w:rFonts w:hint="eastAsia"/>
        </w:rPr>
        <w:t>204]</w:t>
      </w:r>
      <w:r w:rsidR="00E038D4">
        <w:rPr>
          <w:rFonts w:hint="eastAsia"/>
        </w:rPr>
        <w:t>,</w:t>
      </w:r>
      <w:r w:rsidRPr="00BB16EE" w:rsidR="00E038D4">
        <w:rPr>
          <w:rFonts w:hint="eastAsia"/>
        </w:rPr>
        <w:t xml:space="preserve"> </w:t>
      </w:r>
      <w:r w:rsidRPr="00A208CF" w:rsidR="00E038D4">
        <w:rPr>
          <w:rFonts w:hint="eastAsia"/>
        </w:rPr>
        <w:t>[</w:t>
      </w:r>
      <w:r w:rsidRPr="00A208CF" w:rsidR="00E038D4">
        <w:t>iTC_CC_ATP_SwHA-0</w:t>
      </w:r>
      <w:r w:rsidRPr="00A208CF" w:rsidR="00E038D4">
        <w:rPr>
          <w:rFonts w:hint="eastAsia"/>
        </w:rPr>
        <w:t>27</w:t>
      </w:r>
      <w:r w:rsidR="00E038D4">
        <w:rPr>
          <w:rFonts w:hint="eastAsia"/>
        </w:rPr>
        <w:t>7</w:t>
      </w:r>
      <w:r w:rsidRPr="00A208CF" w:rsidR="00E038D4">
        <w:rPr>
          <w:rFonts w:hint="eastAsia"/>
        </w:rPr>
        <w:t>]</w:t>
      </w:r>
    </w:p>
    <w:p w:rsidRPr="00434006" w:rsidR="00E038D4" w:rsidP="00E038D4" w:rsidRDefault="00E038D4">
      <w:pPr>
        <w:pStyle w:val="ReqtifyAltQ"/>
      </w:pPr>
      <w:r w:rsidRPr="00434006">
        <w:t>[End]</w:t>
      </w:r>
    </w:p>
    <w:p w:rsidR="00E038D4" w:rsidP="00C93484" w:rsidRDefault="00E038D4">
      <w:pPr>
        <w:pStyle w:val="Reqtify"/>
      </w:pPr>
    </w:p>
    <w:p w:rsidR="00491655" w:rsidP="00934391" w:rsidRDefault="00491655">
      <w:pPr>
        <w:pStyle w:val="3"/>
      </w:pPr>
      <w:r>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387"/>
        <w:gridCol w:w="2123"/>
        <w:gridCol w:w="1811"/>
        <w:gridCol w:w="1965"/>
      </w:tblGrid>
      <w:tr w:rsidRPr="00785CC7" w:rsidR="00491655" w:rsidTr="002A1E4E">
        <w:tc>
          <w:tcPr>
            <w:tcW w:w="1824" w:type="pct"/>
            <w:tcBorders>
              <w:top w:val="single" w:color="000000" w:sz="12" w:space="0"/>
              <w:bottom w:val="single" w:color="000000" w:sz="4" w:space="0"/>
            </w:tcBorders>
            <w:shd w:val="clear" w:color="auto" w:fill="E0E0E0"/>
          </w:tcPr>
          <w:p w:rsidR="00491655" w:rsidP="00FA0FBB" w:rsidRDefault="00491655">
            <w:pPr>
              <w:pStyle w:val="af6"/>
            </w:pPr>
            <w:r w:rsidRPr="00B1730D">
              <w:t>Name</w:t>
            </w:r>
          </w:p>
        </w:tc>
        <w:tc>
          <w:tcPr>
            <w:tcW w:w="1143" w:type="pct"/>
            <w:tcBorders>
              <w:top w:val="single" w:color="000000" w:sz="12" w:space="0"/>
              <w:bottom w:val="single" w:color="000000" w:sz="4" w:space="0"/>
            </w:tcBorders>
            <w:shd w:val="clear" w:color="auto" w:fill="E0E0E0"/>
          </w:tcPr>
          <w:p w:rsidR="00491655" w:rsidP="00FA0FBB" w:rsidRDefault="00491655">
            <w:pPr>
              <w:pStyle w:val="af6"/>
            </w:pPr>
            <w:r>
              <w:rPr>
                <w:rFonts w:hint="eastAsia"/>
              </w:rPr>
              <w:t>Safety Critical</w:t>
            </w:r>
          </w:p>
        </w:tc>
        <w:tc>
          <w:tcPr>
            <w:tcW w:w="975" w:type="pct"/>
            <w:tcBorders>
              <w:top w:val="single" w:color="000000" w:sz="12" w:space="0"/>
              <w:bottom w:val="single" w:color="000000" w:sz="4" w:space="0"/>
            </w:tcBorders>
            <w:shd w:val="clear" w:color="auto" w:fill="E0E0E0"/>
          </w:tcPr>
          <w:p w:rsidR="00491655" w:rsidP="00FA0FBB" w:rsidRDefault="00491655">
            <w:pPr>
              <w:pStyle w:val="af6"/>
            </w:pPr>
            <w:r w:rsidRPr="00B1730D">
              <w:t>Observable</w:t>
            </w:r>
          </w:p>
        </w:tc>
        <w:tc>
          <w:tcPr>
            <w:tcW w:w="1058" w:type="pct"/>
            <w:tcBorders>
              <w:top w:val="single" w:color="000000" w:sz="12" w:space="0"/>
              <w:bottom w:val="single" w:color="000000" w:sz="4" w:space="0"/>
            </w:tcBorders>
            <w:shd w:val="clear" w:color="auto" w:fill="E0E0E0"/>
          </w:tcPr>
          <w:p w:rsidR="00491655" w:rsidP="00FA0FBB" w:rsidRDefault="00491655">
            <w:pPr>
              <w:pStyle w:val="af6"/>
            </w:pPr>
            <w:r w:rsidRPr="00B1730D">
              <w:t>Logical Type</w:t>
            </w:r>
          </w:p>
        </w:tc>
      </w:tr>
      <w:tr w:rsidR="00C16980" w:rsidTr="002A1E4E">
        <w:tc>
          <w:tcPr>
            <w:tcW w:w="1824" w:type="pct"/>
            <w:tcBorders>
              <w:top w:val="single" w:color="000000" w:sz="4" w:space="0"/>
            </w:tcBorders>
            <w:shd w:val="clear" w:color="auto" w:fill="auto"/>
          </w:tcPr>
          <w:p w:rsidR="00C16980" w:rsidP="00591D6B" w:rsidRDefault="00532AED">
            <w:pPr>
              <w:pStyle w:val="AltB0"/>
            </w:pPr>
            <w:hyperlink w:history="1" w:anchor="BeaconBeforeLastObtained">
              <w:r w:rsidR="00C16980">
                <w:rPr>
                  <w:rStyle w:val="ac"/>
                </w:rPr>
                <w:t>BeaconBeforeLastObtained</w:t>
              </w:r>
            </w:hyperlink>
          </w:p>
        </w:tc>
        <w:tc>
          <w:tcPr>
            <w:tcW w:w="1143" w:type="pct"/>
            <w:tcBorders>
              <w:top w:val="single" w:color="000000" w:sz="4" w:space="0"/>
            </w:tcBorders>
          </w:tcPr>
          <w:p w:rsidR="00C16980" w:rsidP="00591D6B" w:rsidRDefault="00C16980">
            <w:pPr>
              <w:pStyle w:val="AltB0"/>
            </w:pPr>
            <w:r>
              <w:rPr>
                <w:rFonts w:hint="eastAsia"/>
              </w:rPr>
              <w:t>√</w:t>
            </w:r>
          </w:p>
        </w:tc>
        <w:tc>
          <w:tcPr>
            <w:tcW w:w="975" w:type="pct"/>
            <w:tcBorders>
              <w:top w:val="single" w:color="000000" w:sz="4" w:space="0"/>
            </w:tcBorders>
            <w:shd w:val="clear" w:color="auto" w:fill="auto"/>
          </w:tcPr>
          <w:p w:rsidR="00C16980" w:rsidP="00591D6B" w:rsidRDefault="00C16980">
            <w:pPr>
              <w:pStyle w:val="AltB0"/>
            </w:pPr>
            <w:r>
              <w:rPr>
                <w:rFonts w:hint="eastAsia"/>
              </w:rPr>
              <w:t>√</w:t>
            </w:r>
          </w:p>
        </w:tc>
        <w:tc>
          <w:tcPr>
            <w:tcW w:w="1058" w:type="pct"/>
            <w:tcBorders>
              <w:top w:val="single" w:color="000000" w:sz="4" w:space="0"/>
            </w:tcBorders>
            <w:shd w:val="clear" w:color="auto" w:fill="auto"/>
          </w:tcPr>
          <w:p w:rsidR="00C16980" w:rsidP="00591D6B" w:rsidRDefault="002A1E4E">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C16980" w:rsidTr="002A1E4E">
        <w:tc>
          <w:tcPr>
            <w:tcW w:w="1824" w:type="pct"/>
            <w:tcBorders>
              <w:top w:val="single" w:color="000000" w:sz="4" w:space="0"/>
            </w:tcBorders>
            <w:shd w:val="clear" w:color="auto" w:fill="auto"/>
          </w:tcPr>
          <w:p w:rsidR="00C16980" w:rsidP="00591D6B" w:rsidRDefault="00532AED">
            <w:pPr>
              <w:pStyle w:val="AltB0"/>
            </w:pPr>
            <w:hyperlink w:history="1" w:anchor="BeaconLastObtained">
              <w:r w:rsidR="00C16980">
                <w:rPr>
                  <w:rStyle w:val="ac"/>
                </w:rPr>
                <w:t>BeaconLastObtained</w:t>
              </w:r>
            </w:hyperlink>
          </w:p>
        </w:tc>
        <w:tc>
          <w:tcPr>
            <w:tcW w:w="1143" w:type="pct"/>
            <w:tcBorders>
              <w:top w:val="single" w:color="000000" w:sz="4" w:space="0"/>
            </w:tcBorders>
          </w:tcPr>
          <w:p w:rsidR="00C16980" w:rsidP="00591D6B" w:rsidRDefault="00C16980">
            <w:pPr>
              <w:pStyle w:val="AltB0"/>
            </w:pPr>
            <w:r>
              <w:rPr>
                <w:rFonts w:hint="eastAsia"/>
              </w:rPr>
              <w:t>√</w:t>
            </w:r>
          </w:p>
        </w:tc>
        <w:tc>
          <w:tcPr>
            <w:tcW w:w="975" w:type="pct"/>
            <w:tcBorders>
              <w:top w:val="single" w:color="000000" w:sz="4" w:space="0"/>
            </w:tcBorders>
            <w:shd w:val="clear" w:color="auto" w:fill="auto"/>
          </w:tcPr>
          <w:p w:rsidR="00C16980" w:rsidP="00591D6B" w:rsidRDefault="00C16980">
            <w:pPr>
              <w:pStyle w:val="AltB0"/>
            </w:pPr>
            <w:r>
              <w:rPr>
                <w:rFonts w:hint="eastAsia"/>
              </w:rPr>
              <w:t>√</w:t>
            </w:r>
          </w:p>
        </w:tc>
        <w:tc>
          <w:tcPr>
            <w:tcW w:w="1058" w:type="pct"/>
            <w:tcBorders>
              <w:top w:val="single" w:color="000000" w:sz="4" w:space="0"/>
            </w:tcBorders>
            <w:shd w:val="clear" w:color="auto" w:fill="auto"/>
          </w:tcPr>
          <w:p w:rsidR="00C16980" w:rsidP="00591D6B" w:rsidRDefault="002A1E4E">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C16980" w:rsidTr="002A1E4E">
        <w:tc>
          <w:tcPr>
            <w:tcW w:w="1824" w:type="pct"/>
            <w:tcBorders>
              <w:top w:val="single" w:color="000000" w:sz="4" w:space="0"/>
            </w:tcBorders>
            <w:shd w:val="clear" w:color="auto" w:fill="auto"/>
          </w:tcPr>
          <w:p w:rsidR="00C16980" w:rsidP="00591D6B" w:rsidRDefault="00532AED">
            <w:pPr>
              <w:pStyle w:val="AltB0"/>
            </w:pPr>
            <w:hyperlink w:history="1" w:anchor="DistLastBeaconMax">
              <w:r w:rsidR="00C16980">
                <w:rPr>
                  <w:rStyle w:val="ac"/>
                </w:rPr>
                <w:t>DistLastBeaconMax</w:t>
              </w:r>
            </w:hyperlink>
          </w:p>
        </w:tc>
        <w:tc>
          <w:tcPr>
            <w:tcW w:w="1143" w:type="pct"/>
            <w:tcBorders>
              <w:top w:val="single" w:color="000000" w:sz="4" w:space="0"/>
            </w:tcBorders>
          </w:tcPr>
          <w:p w:rsidR="00C16980" w:rsidP="00591D6B" w:rsidRDefault="00C16980">
            <w:pPr>
              <w:pStyle w:val="AltB0"/>
            </w:pPr>
            <w:r>
              <w:rPr>
                <w:rFonts w:hint="eastAsia"/>
              </w:rPr>
              <w:t>√</w:t>
            </w:r>
          </w:p>
        </w:tc>
        <w:tc>
          <w:tcPr>
            <w:tcW w:w="975" w:type="pct"/>
            <w:tcBorders>
              <w:top w:val="single" w:color="000000" w:sz="4" w:space="0"/>
            </w:tcBorders>
            <w:shd w:val="clear" w:color="auto" w:fill="auto"/>
          </w:tcPr>
          <w:p w:rsidR="00C16980" w:rsidP="00591D6B" w:rsidRDefault="00C16980">
            <w:pPr>
              <w:pStyle w:val="AltB0"/>
            </w:pPr>
            <w:r>
              <w:rPr>
                <w:rFonts w:hint="eastAsia"/>
              </w:rPr>
              <w:t>√</w:t>
            </w:r>
          </w:p>
        </w:tc>
        <w:tc>
          <w:tcPr>
            <w:tcW w:w="1058" w:type="pct"/>
            <w:tcBorders>
              <w:top w:val="single" w:color="000000" w:sz="4" w:space="0"/>
            </w:tcBorders>
            <w:shd w:val="clear" w:color="auto" w:fill="auto"/>
          </w:tcPr>
          <w:p w:rsidR="00C16980" w:rsidP="00591D6B" w:rsidRDefault="002A1E4E">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C16980" w:rsidTr="002A1E4E">
        <w:tc>
          <w:tcPr>
            <w:tcW w:w="1824" w:type="pct"/>
            <w:tcBorders>
              <w:top w:val="single" w:color="000000" w:sz="4" w:space="0"/>
            </w:tcBorders>
            <w:shd w:val="clear" w:color="auto" w:fill="auto"/>
          </w:tcPr>
          <w:p w:rsidR="00C16980" w:rsidP="00591D6B" w:rsidRDefault="00532AED">
            <w:pPr>
              <w:pStyle w:val="AltB0"/>
            </w:pPr>
            <w:hyperlink w:history="1" w:anchor="DistLastBeaconMin">
              <w:r w:rsidR="00C16980">
                <w:rPr>
                  <w:rStyle w:val="ac"/>
                </w:rPr>
                <w:t>DistLastBeaconMin</w:t>
              </w:r>
            </w:hyperlink>
          </w:p>
        </w:tc>
        <w:tc>
          <w:tcPr>
            <w:tcW w:w="1143" w:type="pct"/>
            <w:tcBorders>
              <w:top w:val="single" w:color="000000" w:sz="4" w:space="0"/>
            </w:tcBorders>
          </w:tcPr>
          <w:p w:rsidR="00C16980" w:rsidP="00591D6B" w:rsidRDefault="00C16980">
            <w:pPr>
              <w:pStyle w:val="AltB0"/>
            </w:pPr>
            <w:r>
              <w:rPr>
                <w:rFonts w:hint="eastAsia"/>
              </w:rPr>
              <w:t>√</w:t>
            </w:r>
          </w:p>
        </w:tc>
        <w:tc>
          <w:tcPr>
            <w:tcW w:w="975" w:type="pct"/>
            <w:tcBorders>
              <w:top w:val="single" w:color="000000" w:sz="4" w:space="0"/>
            </w:tcBorders>
            <w:shd w:val="clear" w:color="auto" w:fill="auto"/>
          </w:tcPr>
          <w:p w:rsidR="00C16980" w:rsidP="00591D6B" w:rsidRDefault="00C16980">
            <w:pPr>
              <w:pStyle w:val="AltB0"/>
            </w:pPr>
            <w:r>
              <w:rPr>
                <w:rFonts w:hint="eastAsia"/>
              </w:rPr>
              <w:t>√</w:t>
            </w:r>
          </w:p>
        </w:tc>
        <w:tc>
          <w:tcPr>
            <w:tcW w:w="1058" w:type="pct"/>
            <w:tcBorders>
              <w:top w:val="single" w:color="000000" w:sz="4" w:space="0"/>
            </w:tcBorders>
            <w:shd w:val="clear" w:color="auto" w:fill="auto"/>
          </w:tcPr>
          <w:p w:rsidR="00C16980" w:rsidP="00591D6B" w:rsidRDefault="002A1E4E">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E2BD8" w:rsidTr="002A1E4E">
        <w:tc>
          <w:tcPr>
            <w:tcW w:w="1824" w:type="pct"/>
            <w:tcBorders>
              <w:top w:val="single" w:color="000000" w:sz="4" w:space="0"/>
            </w:tcBorders>
            <w:shd w:val="clear" w:color="auto" w:fill="auto"/>
          </w:tcPr>
          <w:p w:rsidR="006E2BD8" w:rsidP="00591D6B" w:rsidRDefault="00532AED">
            <w:pPr>
              <w:pStyle w:val="AltB0"/>
            </w:pPr>
            <w:hyperlink w:history="1" w:anchor="End1RunningForward">
              <w:r w:rsidRPr="00434006" w:rsidR="006E2BD8">
                <w:rPr>
                  <w:rStyle w:val="ac"/>
                </w:rPr>
                <w:t>End</w:t>
              </w:r>
              <w:r w:rsidR="006E2BD8">
                <w:rPr>
                  <w:rStyle w:val="ac"/>
                  <w:rFonts w:hint="eastAsia"/>
                </w:rPr>
                <w:t>1</w:t>
              </w:r>
              <w:r w:rsidRPr="00434006" w:rsidR="006E2BD8">
                <w:rPr>
                  <w:rStyle w:val="ac"/>
                </w:rPr>
                <w:t>RunningForward</w:t>
              </w:r>
            </w:hyperlink>
          </w:p>
        </w:tc>
        <w:tc>
          <w:tcPr>
            <w:tcW w:w="1143" w:type="pct"/>
            <w:tcBorders>
              <w:top w:val="single" w:color="000000" w:sz="4" w:space="0"/>
            </w:tcBorders>
          </w:tcPr>
          <w:p w:rsidR="006E2BD8" w:rsidP="00591D6B" w:rsidRDefault="006E2BD8">
            <w:pPr>
              <w:pStyle w:val="AltB0"/>
            </w:pPr>
            <w:r>
              <w:rPr>
                <w:rFonts w:hint="eastAsia"/>
              </w:rPr>
              <w:t>√</w:t>
            </w:r>
          </w:p>
        </w:tc>
        <w:tc>
          <w:tcPr>
            <w:tcW w:w="975" w:type="pct"/>
            <w:tcBorders>
              <w:top w:val="single" w:color="000000" w:sz="4" w:space="0"/>
            </w:tcBorders>
            <w:shd w:val="clear" w:color="auto" w:fill="auto"/>
          </w:tcPr>
          <w:p w:rsidR="006E2BD8" w:rsidP="00591D6B" w:rsidRDefault="006E2BD8">
            <w:pPr>
              <w:pStyle w:val="AltB0"/>
            </w:pPr>
            <w:r>
              <w:rPr>
                <w:rFonts w:hint="eastAsia"/>
              </w:rPr>
              <w:t>√</w:t>
            </w:r>
          </w:p>
        </w:tc>
        <w:tc>
          <w:tcPr>
            <w:tcW w:w="1058" w:type="pct"/>
            <w:tcBorders>
              <w:top w:val="single" w:color="000000" w:sz="4" w:space="0"/>
            </w:tcBorders>
            <w:shd w:val="clear" w:color="auto" w:fill="auto"/>
          </w:tcPr>
          <w:p w:rsidR="006E2BD8" w:rsidP="00591D6B" w:rsidRDefault="006E2BD8">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E2BD8" w:rsidTr="002A1E4E">
        <w:tc>
          <w:tcPr>
            <w:tcW w:w="1824" w:type="pct"/>
            <w:tcBorders>
              <w:top w:val="single" w:color="000000" w:sz="4" w:space="0"/>
            </w:tcBorders>
            <w:shd w:val="clear" w:color="auto" w:fill="auto"/>
          </w:tcPr>
          <w:p w:rsidR="006E2BD8" w:rsidP="00591D6B" w:rsidRDefault="00532AED">
            <w:pPr>
              <w:pStyle w:val="AltB0"/>
            </w:pPr>
            <w:hyperlink w:history="1" w:anchor="End2RunningForward">
              <w:r w:rsidRPr="00730F4F" w:rsidR="006E2BD8">
                <w:rPr>
                  <w:rStyle w:val="ac"/>
                </w:rPr>
                <w:t>End2RunningForward</w:t>
              </w:r>
            </w:hyperlink>
          </w:p>
        </w:tc>
        <w:tc>
          <w:tcPr>
            <w:tcW w:w="1143" w:type="pct"/>
            <w:tcBorders>
              <w:top w:val="single" w:color="000000" w:sz="4" w:space="0"/>
            </w:tcBorders>
          </w:tcPr>
          <w:p w:rsidR="006E2BD8" w:rsidP="00591D6B" w:rsidRDefault="006E2BD8">
            <w:pPr>
              <w:pStyle w:val="AltB0"/>
            </w:pPr>
            <w:r>
              <w:rPr>
                <w:rFonts w:hint="eastAsia"/>
              </w:rPr>
              <w:t>√</w:t>
            </w:r>
          </w:p>
        </w:tc>
        <w:tc>
          <w:tcPr>
            <w:tcW w:w="975" w:type="pct"/>
            <w:tcBorders>
              <w:top w:val="single" w:color="000000" w:sz="4" w:space="0"/>
            </w:tcBorders>
            <w:shd w:val="clear" w:color="auto" w:fill="auto"/>
          </w:tcPr>
          <w:p w:rsidR="006E2BD8" w:rsidP="00591D6B" w:rsidRDefault="006E2BD8">
            <w:pPr>
              <w:pStyle w:val="AltB0"/>
            </w:pPr>
            <w:r>
              <w:rPr>
                <w:rFonts w:hint="eastAsia"/>
              </w:rPr>
              <w:t>√</w:t>
            </w:r>
          </w:p>
        </w:tc>
        <w:tc>
          <w:tcPr>
            <w:tcW w:w="1058" w:type="pct"/>
            <w:tcBorders>
              <w:top w:val="single" w:color="000000" w:sz="4" w:space="0"/>
            </w:tcBorders>
            <w:shd w:val="clear" w:color="auto" w:fill="auto"/>
          </w:tcPr>
          <w:p w:rsidR="006E2BD8" w:rsidP="00591D6B" w:rsidRDefault="006E2BD8">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E2BD8" w:rsidTr="002A1E4E">
        <w:tc>
          <w:tcPr>
            <w:tcW w:w="1824" w:type="pct"/>
            <w:tcBorders>
              <w:top w:val="single" w:color="000000" w:sz="4" w:space="0"/>
            </w:tcBorders>
            <w:shd w:val="clear" w:color="auto" w:fill="auto"/>
          </w:tcPr>
          <w:p w:rsidR="006E2BD8" w:rsidP="00591D6B" w:rsidRDefault="00532AED">
            <w:pPr>
              <w:pStyle w:val="AltB0"/>
            </w:pPr>
            <w:hyperlink w:history="1" w:anchor="MaximumTrainMotion">
              <w:r w:rsidRPr="00730F4F" w:rsidR="006E2BD8">
                <w:rPr>
                  <w:rStyle w:val="ac"/>
                </w:rPr>
                <w:t>M</w:t>
              </w:r>
              <w:r w:rsidRPr="00730F4F" w:rsidR="006E2BD8">
                <w:rPr>
                  <w:rStyle w:val="ac"/>
                  <w:rFonts w:hint="eastAsia"/>
                </w:rPr>
                <w:t>ax</w:t>
              </w:r>
              <w:r w:rsidRPr="00730F4F" w:rsidR="006E2BD8">
                <w:rPr>
                  <w:rStyle w:val="ac"/>
                </w:rPr>
                <w:t>imumTrainMotion</w:t>
              </w:r>
            </w:hyperlink>
          </w:p>
        </w:tc>
        <w:tc>
          <w:tcPr>
            <w:tcW w:w="1143" w:type="pct"/>
            <w:tcBorders>
              <w:top w:val="single" w:color="000000" w:sz="4" w:space="0"/>
            </w:tcBorders>
          </w:tcPr>
          <w:p w:rsidR="006E2BD8" w:rsidP="00591D6B" w:rsidRDefault="006E2BD8">
            <w:pPr>
              <w:pStyle w:val="AltB0"/>
            </w:pPr>
            <w:r>
              <w:rPr>
                <w:rFonts w:hint="eastAsia"/>
              </w:rPr>
              <w:t>√</w:t>
            </w:r>
          </w:p>
        </w:tc>
        <w:tc>
          <w:tcPr>
            <w:tcW w:w="975" w:type="pct"/>
            <w:tcBorders>
              <w:top w:val="single" w:color="000000" w:sz="4" w:space="0"/>
            </w:tcBorders>
            <w:shd w:val="clear" w:color="auto" w:fill="auto"/>
          </w:tcPr>
          <w:p w:rsidR="006E2BD8" w:rsidP="00591D6B" w:rsidRDefault="006E2BD8">
            <w:pPr>
              <w:pStyle w:val="AltB0"/>
            </w:pPr>
            <w:r>
              <w:rPr>
                <w:rFonts w:hint="eastAsia"/>
              </w:rPr>
              <w:t>√</w:t>
            </w:r>
          </w:p>
        </w:tc>
        <w:tc>
          <w:tcPr>
            <w:tcW w:w="1058" w:type="pct"/>
            <w:tcBorders>
              <w:top w:val="single" w:color="000000" w:sz="4" w:space="0"/>
            </w:tcBorders>
            <w:shd w:val="clear" w:color="auto" w:fill="auto"/>
          </w:tcPr>
          <w:p w:rsidR="006E2BD8" w:rsidP="00591D6B" w:rsidRDefault="006E2BD8">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E2BD8" w:rsidTr="002A1E4E">
        <w:tc>
          <w:tcPr>
            <w:tcW w:w="1824" w:type="pct"/>
            <w:tcBorders>
              <w:top w:val="single" w:color="000000" w:sz="4" w:space="0"/>
            </w:tcBorders>
            <w:shd w:val="clear" w:color="auto" w:fill="auto"/>
          </w:tcPr>
          <w:p w:rsidR="006E2BD8" w:rsidP="00591D6B" w:rsidRDefault="00532AED">
            <w:pPr>
              <w:pStyle w:val="AltB0"/>
            </w:pPr>
            <w:hyperlink w:history="1" w:anchor="MinimumTrainMotion">
              <w:r w:rsidRPr="00730F4F" w:rsidR="006E2BD8">
                <w:rPr>
                  <w:rStyle w:val="ac"/>
                </w:rPr>
                <w:t>MinimumTrainMotion</w:t>
              </w:r>
            </w:hyperlink>
          </w:p>
        </w:tc>
        <w:tc>
          <w:tcPr>
            <w:tcW w:w="1143" w:type="pct"/>
            <w:tcBorders>
              <w:top w:val="single" w:color="000000" w:sz="4" w:space="0"/>
            </w:tcBorders>
          </w:tcPr>
          <w:p w:rsidR="006E2BD8" w:rsidP="00591D6B" w:rsidRDefault="006E2BD8">
            <w:pPr>
              <w:pStyle w:val="AltB0"/>
            </w:pPr>
            <w:r>
              <w:rPr>
                <w:rFonts w:hint="eastAsia"/>
              </w:rPr>
              <w:t>√</w:t>
            </w:r>
          </w:p>
        </w:tc>
        <w:tc>
          <w:tcPr>
            <w:tcW w:w="975" w:type="pct"/>
            <w:tcBorders>
              <w:top w:val="single" w:color="000000" w:sz="4" w:space="0"/>
            </w:tcBorders>
            <w:shd w:val="clear" w:color="auto" w:fill="auto"/>
          </w:tcPr>
          <w:p w:rsidR="006E2BD8" w:rsidP="00591D6B" w:rsidRDefault="006E2BD8">
            <w:pPr>
              <w:pStyle w:val="AltB0"/>
            </w:pPr>
            <w:r>
              <w:rPr>
                <w:rFonts w:hint="eastAsia"/>
              </w:rPr>
              <w:t>√</w:t>
            </w:r>
          </w:p>
        </w:tc>
        <w:tc>
          <w:tcPr>
            <w:tcW w:w="1058" w:type="pct"/>
            <w:tcBorders>
              <w:top w:val="single" w:color="000000" w:sz="4" w:space="0"/>
            </w:tcBorders>
            <w:shd w:val="clear" w:color="auto" w:fill="auto"/>
          </w:tcPr>
          <w:p w:rsidR="006E2BD8" w:rsidP="00591D6B" w:rsidRDefault="006E2BD8">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E2BD8" w:rsidTr="002A1E4E">
        <w:tc>
          <w:tcPr>
            <w:tcW w:w="1824" w:type="pct"/>
            <w:tcBorders>
              <w:top w:val="single" w:color="000000" w:sz="4" w:space="0"/>
            </w:tcBorders>
            <w:shd w:val="clear" w:color="auto" w:fill="auto"/>
          </w:tcPr>
          <w:p w:rsidR="006E2BD8" w:rsidP="00591D6B" w:rsidRDefault="00532AED">
            <w:pPr>
              <w:pStyle w:val="AltB0"/>
            </w:pPr>
            <w:hyperlink w:history="1" w:anchor="NewBeaconObtained">
              <w:r w:rsidR="006E2BD8">
                <w:rPr>
                  <w:rStyle w:val="ac"/>
                </w:rPr>
                <w:t>NewBeaconObtained</w:t>
              </w:r>
            </w:hyperlink>
          </w:p>
        </w:tc>
        <w:tc>
          <w:tcPr>
            <w:tcW w:w="1143" w:type="pct"/>
            <w:tcBorders>
              <w:top w:val="single" w:color="000000" w:sz="4" w:space="0"/>
            </w:tcBorders>
          </w:tcPr>
          <w:p w:rsidR="006E2BD8" w:rsidP="00591D6B" w:rsidRDefault="006E2BD8">
            <w:pPr>
              <w:pStyle w:val="AltB0"/>
            </w:pPr>
            <w:r>
              <w:rPr>
                <w:rFonts w:hint="eastAsia"/>
              </w:rPr>
              <w:t>√</w:t>
            </w:r>
          </w:p>
        </w:tc>
        <w:tc>
          <w:tcPr>
            <w:tcW w:w="975" w:type="pct"/>
            <w:tcBorders>
              <w:top w:val="single" w:color="000000" w:sz="4" w:space="0"/>
            </w:tcBorders>
            <w:shd w:val="clear" w:color="auto" w:fill="auto"/>
          </w:tcPr>
          <w:p w:rsidR="006E2BD8" w:rsidP="00591D6B" w:rsidRDefault="006E2BD8">
            <w:pPr>
              <w:pStyle w:val="AltB0"/>
            </w:pPr>
            <w:r>
              <w:rPr>
                <w:rFonts w:hint="eastAsia"/>
              </w:rPr>
              <w:t>√</w:t>
            </w:r>
          </w:p>
        </w:tc>
        <w:tc>
          <w:tcPr>
            <w:tcW w:w="1058" w:type="pct"/>
            <w:tcBorders>
              <w:top w:val="single" w:color="000000" w:sz="4" w:space="0"/>
            </w:tcBorders>
            <w:shd w:val="clear" w:color="auto" w:fill="auto"/>
          </w:tcPr>
          <w:p w:rsidR="006E2BD8"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E2BD8" w:rsidTr="002A1E4E">
        <w:tc>
          <w:tcPr>
            <w:tcW w:w="1824" w:type="pct"/>
            <w:tcBorders>
              <w:top w:val="single" w:color="000000" w:sz="4" w:space="0"/>
            </w:tcBorders>
            <w:shd w:val="clear" w:color="auto" w:fill="auto"/>
          </w:tcPr>
          <w:p w:rsidR="006E2BD8" w:rsidP="00591D6B" w:rsidRDefault="00532AED">
            <w:pPr>
              <w:pStyle w:val="AltB0"/>
            </w:pPr>
            <w:hyperlink w:history="1" w:anchor="TrainFilteredStopped">
              <w:r w:rsidR="006E2BD8">
                <w:rPr>
                  <w:rStyle w:val="ac"/>
                </w:rPr>
                <w:t>TrainFilteredStopped</w:t>
              </w:r>
            </w:hyperlink>
          </w:p>
        </w:tc>
        <w:tc>
          <w:tcPr>
            <w:tcW w:w="1143" w:type="pct"/>
            <w:tcBorders>
              <w:top w:val="single" w:color="000000" w:sz="4" w:space="0"/>
            </w:tcBorders>
          </w:tcPr>
          <w:p w:rsidR="006E2BD8" w:rsidP="00591D6B" w:rsidRDefault="006E2BD8">
            <w:pPr>
              <w:pStyle w:val="AltB0"/>
            </w:pPr>
            <w:r>
              <w:rPr>
                <w:rFonts w:hint="eastAsia"/>
              </w:rPr>
              <w:t>√</w:t>
            </w:r>
          </w:p>
        </w:tc>
        <w:tc>
          <w:tcPr>
            <w:tcW w:w="975" w:type="pct"/>
            <w:tcBorders>
              <w:top w:val="single" w:color="000000" w:sz="4" w:space="0"/>
            </w:tcBorders>
            <w:shd w:val="clear" w:color="auto" w:fill="auto"/>
          </w:tcPr>
          <w:p w:rsidR="006E2BD8" w:rsidP="00591D6B" w:rsidRDefault="006E2BD8">
            <w:pPr>
              <w:pStyle w:val="AltB0"/>
            </w:pPr>
            <w:r>
              <w:rPr>
                <w:rFonts w:hint="eastAsia"/>
              </w:rPr>
              <w:t>√</w:t>
            </w:r>
          </w:p>
        </w:tc>
        <w:tc>
          <w:tcPr>
            <w:tcW w:w="1058" w:type="pct"/>
            <w:tcBorders>
              <w:top w:val="single" w:color="000000" w:sz="4" w:space="0"/>
            </w:tcBorders>
            <w:shd w:val="clear" w:color="auto" w:fill="auto"/>
          </w:tcPr>
          <w:p w:rsidR="006E2BD8"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E2BD8" w:rsidTr="002A1E4E">
        <w:tc>
          <w:tcPr>
            <w:tcW w:w="1824" w:type="pct"/>
            <w:tcBorders>
              <w:top w:val="single" w:color="000000" w:sz="4" w:space="0"/>
            </w:tcBorders>
            <w:shd w:val="clear" w:color="auto" w:fill="auto"/>
          </w:tcPr>
          <w:p w:rsidR="006E2BD8" w:rsidP="00591D6B" w:rsidRDefault="00532AED">
            <w:pPr>
              <w:pStyle w:val="AltB0"/>
            </w:pPr>
            <w:hyperlink w:history="1" w:anchor="TrainHasMoved">
              <w:r w:rsidR="006E2BD8">
                <w:rPr>
                  <w:rStyle w:val="ac"/>
                </w:rPr>
                <w:t>TrainHasMoved</w:t>
              </w:r>
            </w:hyperlink>
          </w:p>
        </w:tc>
        <w:tc>
          <w:tcPr>
            <w:tcW w:w="1143" w:type="pct"/>
            <w:tcBorders>
              <w:top w:val="single" w:color="000000" w:sz="4" w:space="0"/>
            </w:tcBorders>
          </w:tcPr>
          <w:p w:rsidR="006E2BD8" w:rsidP="00591D6B" w:rsidRDefault="006E2BD8">
            <w:pPr>
              <w:pStyle w:val="AltB0"/>
            </w:pPr>
            <w:r>
              <w:rPr>
                <w:rFonts w:hint="eastAsia"/>
              </w:rPr>
              <w:t>√</w:t>
            </w:r>
          </w:p>
        </w:tc>
        <w:tc>
          <w:tcPr>
            <w:tcW w:w="975" w:type="pct"/>
            <w:tcBorders>
              <w:top w:val="single" w:color="000000" w:sz="4" w:space="0"/>
            </w:tcBorders>
            <w:shd w:val="clear" w:color="auto" w:fill="auto"/>
          </w:tcPr>
          <w:p w:rsidR="006E2BD8" w:rsidP="00591D6B" w:rsidRDefault="006E2BD8">
            <w:pPr>
              <w:pStyle w:val="AltB0"/>
            </w:pPr>
            <w:r>
              <w:rPr>
                <w:rFonts w:hint="eastAsia"/>
              </w:rPr>
              <w:t>√</w:t>
            </w:r>
          </w:p>
        </w:tc>
        <w:tc>
          <w:tcPr>
            <w:tcW w:w="1058" w:type="pct"/>
            <w:tcBorders>
              <w:top w:val="single" w:color="000000" w:sz="4" w:space="0"/>
            </w:tcBorders>
            <w:shd w:val="clear" w:color="auto" w:fill="auto"/>
          </w:tcPr>
          <w:p w:rsidR="006E2BD8"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E2BD8" w:rsidTr="002A1E4E">
        <w:tc>
          <w:tcPr>
            <w:tcW w:w="1824" w:type="pct"/>
            <w:tcBorders>
              <w:top w:val="single" w:color="000000" w:sz="4" w:space="0"/>
            </w:tcBorders>
            <w:shd w:val="clear" w:color="auto" w:fill="auto"/>
          </w:tcPr>
          <w:p w:rsidR="006E2BD8" w:rsidP="00591D6B" w:rsidRDefault="00532AED">
            <w:pPr>
              <w:pStyle w:val="AltB0"/>
            </w:pPr>
            <w:hyperlink w:history="1" w:anchor="TrainMaxSpeed">
              <w:r w:rsidR="006E2BD8">
                <w:rPr>
                  <w:rStyle w:val="ac"/>
                </w:rPr>
                <w:t>TrainMaxSpeed</w:t>
              </w:r>
            </w:hyperlink>
          </w:p>
        </w:tc>
        <w:tc>
          <w:tcPr>
            <w:tcW w:w="1143" w:type="pct"/>
            <w:tcBorders>
              <w:top w:val="single" w:color="000000" w:sz="4" w:space="0"/>
            </w:tcBorders>
          </w:tcPr>
          <w:p w:rsidR="006E2BD8" w:rsidP="00591D6B" w:rsidRDefault="006E2BD8">
            <w:pPr>
              <w:pStyle w:val="AltB0"/>
            </w:pPr>
            <w:r>
              <w:rPr>
                <w:rFonts w:hint="eastAsia"/>
              </w:rPr>
              <w:t>√</w:t>
            </w:r>
          </w:p>
        </w:tc>
        <w:tc>
          <w:tcPr>
            <w:tcW w:w="975" w:type="pct"/>
            <w:tcBorders>
              <w:top w:val="single" w:color="000000" w:sz="4" w:space="0"/>
            </w:tcBorders>
            <w:shd w:val="clear" w:color="auto" w:fill="auto"/>
          </w:tcPr>
          <w:p w:rsidR="006E2BD8" w:rsidP="00591D6B" w:rsidRDefault="006E2BD8">
            <w:pPr>
              <w:pStyle w:val="AltB0"/>
            </w:pPr>
            <w:r>
              <w:rPr>
                <w:rFonts w:hint="eastAsia"/>
              </w:rPr>
              <w:t>√</w:t>
            </w:r>
          </w:p>
        </w:tc>
        <w:tc>
          <w:tcPr>
            <w:tcW w:w="1058" w:type="pct"/>
            <w:tcBorders>
              <w:top w:val="single" w:color="000000" w:sz="4" w:space="0"/>
            </w:tcBorders>
            <w:shd w:val="clear" w:color="auto" w:fill="auto"/>
          </w:tcPr>
          <w:p w:rsidR="006E2BD8" w:rsidP="00591D6B" w:rsidRDefault="006E2BD8">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E2BD8" w:rsidTr="002A1E4E">
        <w:tc>
          <w:tcPr>
            <w:tcW w:w="1824" w:type="pct"/>
            <w:shd w:val="clear" w:color="auto" w:fill="auto"/>
          </w:tcPr>
          <w:p w:rsidR="006E2BD8" w:rsidP="00591D6B" w:rsidRDefault="00532AED">
            <w:pPr>
              <w:pStyle w:val="AltB0"/>
            </w:pPr>
            <w:hyperlink w:history="1" w:anchor="ValidTrainKinematic">
              <w:r w:rsidR="006E2BD8">
                <w:rPr>
                  <w:rStyle w:val="ac"/>
                </w:rPr>
                <w:t>ValidTrainKinematic</w:t>
              </w:r>
            </w:hyperlink>
          </w:p>
        </w:tc>
        <w:tc>
          <w:tcPr>
            <w:tcW w:w="1143" w:type="pct"/>
          </w:tcPr>
          <w:p w:rsidR="006E2BD8" w:rsidP="00591D6B" w:rsidRDefault="006E2BD8">
            <w:pPr>
              <w:pStyle w:val="AltB0"/>
            </w:pPr>
            <w:r>
              <w:rPr>
                <w:rFonts w:hint="eastAsia"/>
              </w:rPr>
              <w:t>√</w:t>
            </w:r>
          </w:p>
        </w:tc>
        <w:tc>
          <w:tcPr>
            <w:tcW w:w="975" w:type="pct"/>
            <w:shd w:val="clear" w:color="auto" w:fill="auto"/>
          </w:tcPr>
          <w:p w:rsidR="006E2BD8" w:rsidP="00591D6B" w:rsidRDefault="006E2BD8">
            <w:pPr>
              <w:pStyle w:val="AltB0"/>
            </w:pPr>
            <w:r>
              <w:rPr>
                <w:rFonts w:hint="eastAsia"/>
              </w:rPr>
              <w:t>√</w:t>
            </w:r>
          </w:p>
        </w:tc>
        <w:tc>
          <w:tcPr>
            <w:tcW w:w="1058" w:type="pct"/>
            <w:shd w:val="clear" w:color="auto" w:fill="auto"/>
          </w:tcPr>
          <w:p w:rsidR="006E2BD8"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Pr="00497688" w:rsidR="00497688" w:rsidP="00F23398" w:rsidRDefault="000A0A97">
      <w:pPr>
        <w:pStyle w:val="2"/>
        <w:ind w:left="756" w:hanging="756"/>
      </w:pPr>
      <w:bookmarkStart w:name="_Ref345055715" w:id="4925"/>
      <w:bookmarkStart w:name="_Toc348357048" w:id="4926"/>
      <w:bookmarkStart w:name="_Toc349030461" w:id="4927"/>
      <w:bookmarkStart w:name="_Toc347566594" w:id="4928"/>
      <w:bookmarkStart w:name="_Toc345689259" w:id="4929"/>
      <w:bookmarkStart w:name="_Toc376182960" w:id="4930"/>
      <w:bookmarkStart w:name="_Ref379966136" w:id="4931"/>
      <w:bookmarkStart w:name="_Toc392229940" w:id="4932"/>
      <w:r w:rsidRPr="00497688">
        <w:rPr>
          <w:rFonts w:hint="eastAsia"/>
        </w:rPr>
        <w:t>F</w:t>
      </w:r>
      <w:r>
        <w:rPr>
          <w:rFonts w:hint="eastAsia"/>
        </w:rPr>
        <w:t>28</w:t>
      </w:r>
      <w:r w:rsidRPr="00497688" w:rsidR="00497688">
        <w:rPr>
          <w:rFonts w:hint="eastAsia"/>
        </w:rPr>
        <w:t>-Calibrate Wheel Movement</w:t>
      </w:r>
      <w:bookmarkEnd w:id="4925"/>
      <w:bookmarkEnd w:id="4926"/>
      <w:bookmarkEnd w:id="4927"/>
      <w:bookmarkEnd w:id="4928"/>
      <w:bookmarkEnd w:id="4929"/>
      <w:bookmarkEnd w:id="4930"/>
      <w:bookmarkEnd w:id="4931"/>
      <w:bookmarkEnd w:id="4932"/>
    </w:p>
    <w:p w:rsidRPr="00497688" w:rsidR="00497688" w:rsidP="00C93484" w:rsidRDefault="00497688">
      <w:pPr>
        <w:pStyle w:val="Reqtify"/>
      </w:pPr>
      <w:r w:rsidRPr="00497688">
        <w:rPr>
          <w:rFonts w:hint="eastAsia"/>
        </w:rPr>
        <w:t>编码里程计安装在车轴上，其测试码盘外圈均匀分布着</w:t>
      </w:r>
      <w:r w:rsidRPr="00497688">
        <w:rPr>
          <w:rFonts w:hint="eastAsia"/>
        </w:rPr>
        <w:t>100</w:t>
      </w:r>
      <w:r w:rsidRPr="00497688">
        <w:rPr>
          <w:rFonts w:hint="eastAsia"/>
        </w:rPr>
        <w:t>个齿，</w:t>
      </w:r>
      <w:r w:rsidRPr="00497688">
        <w:rPr>
          <w:rFonts w:hint="eastAsia"/>
        </w:rPr>
        <w:t>ATP</w:t>
      </w:r>
      <w:r w:rsidRPr="00497688">
        <w:rPr>
          <w:rFonts w:hint="eastAsia"/>
        </w:rPr>
        <w:t>根据编码里程计传感器检测到齿数的脉冲，估算出列车的位移。在使用前，需对每个齿所代表的长度，即齿距进行校准。校准通过线路地图上相邻的一对固定间距的</w:t>
      </w:r>
      <w:r w:rsidRPr="00497688">
        <w:rPr>
          <w:rFonts w:hint="eastAsia"/>
        </w:rPr>
        <w:t>MTIB</w:t>
      </w:r>
      <w:r w:rsidRPr="00497688">
        <w:rPr>
          <w:rFonts w:hint="eastAsia"/>
        </w:rPr>
        <w:t>，及其后紧跟的验证</w:t>
      </w:r>
      <w:r w:rsidRPr="00497688">
        <w:rPr>
          <w:rFonts w:hint="eastAsia"/>
        </w:rPr>
        <w:t>RB</w:t>
      </w:r>
      <w:r w:rsidRPr="00497688">
        <w:rPr>
          <w:rFonts w:hint="eastAsia"/>
        </w:rPr>
        <w:t>完成。</w:t>
      </w:r>
    </w:p>
    <w:p w:rsidRPr="00497688" w:rsidR="00497688" w:rsidP="00C93484" w:rsidRDefault="00497688">
      <w:pPr>
        <w:pStyle w:val="Reqtify"/>
      </w:pPr>
      <w:r w:rsidRPr="00497688">
        <w:rPr>
          <w:rFonts w:hint="eastAsia"/>
        </w:rPr>
        <w:t xml:space="preserve">The coding </w:t>
      </w:r>
      <w:r w:rsidRPr="00497688">
        <w:t>odometer, assembled on axle, has</w:t>
      </w:r>
      <w:r w:rsidRPr="00497688">
        <w:rPr>
          <w:rFonts w:hint="eastAsia"/>
        </w:rPr>
        <w:t xml:space="preserve"> 100 cogs evenly distributed in the outer ring. According to the cog impulse detected by sensor from coded odometer, </w:t>
      </w:r>
      <w:r w:rsidRPr="00497688">
        <w:rPr>
          <w:rFonts w:hint="eastAsia"/>
        </w:rPr>
        <w:lastRenderedPageBreak/>
        <w:t xml:space="preserve">ATP will estimate the train movement. </w:t>
      </w:r>
      <w:r w:rsidRPr="00497688">
        <w:t>Therefore,</w:t>
      </w:r>
      <w:r w:rsidRPr="00497688">
        <w:rPr>
          <w:rFonts w:hint="eastAsia"/>
        </w:rPr>
        <w:t xml:space="preserve"> ATP </w:t>
      </w:r>
      <w:r w:rsidRPr="00497688">
        <w:t>needs</w:t>
      </w:r>
      <w:r w:rsidRPr="00497688">
        <w:rPr>
          <w:rFonts w:hint="eastAsia"/>
        </w:rPr>
        <w:t xml:space="preserve"> to </w:t>
      </w:r>
      <w:r w:rsidRPr="00497688">
        <w:t>calibrate</w:t>
      </w:r>
      <w:r w:rsidRPr="00497688">
        <w:rPr>
          <w:rFonts w:hint="eastAsia"/>
        </w:rPr>
        <w:t xml:space="preserve"> the cog length by the adjacent MTIB and a verification RB on the track.</w:t>
      </w:r>
    </w:p>
    <w:p w:rsidRPr="00497688" w:rsidR="00497688" w:rsidP="00934391" w:rsidRDefault="00497688">
      <w:pPr>
        <w:pStyle w:val="3"/>
      </w:pPr>
      <w:r w:rsidRPr="00497688">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523"/>
        <w:gridCol w:w="1278"/>
        <w:gridCol w:w="4485"/>
      </w:tblGrid>
      <w:tr w:rsidRPr="00785CC7" w:rsidR="00497688" w:rsidTr="00497688">
        <w:tc>
          <w:tcPr>
            <w:tcW w:w="1897" w:type="pct"/>
            <w:tcBorders>
              <w:top w:val="single" w:color="000000" w:sz="12" w:space="0"/>
              <w:bottom w:val="single" w:color="000000" w:sz="4" w:space="0"/>
            </w:tcBorders>
            <w:shd w:val="clear" w:color="auto" w:fill="E0E0E0"/>
          </w:tcPr>
          <w:p w:rsidRPr="00497688" w:rsidR="00497688" w:rsidP="00FA0FBB" w:rsidRDefault="00497688">
            <w:pPr>
              <w:pStyle w:val="af6"/>
            </w:pPr>
            <w:r w:rsidRPr="00497688">
              <w:t>Name</w:t>
            </w:r>
          </w:p>
        </w:tc>
        <w:tc>
          <w:tcPr>
            <w:tcW w:w="688" w:type="pct"/>
            <w:tcBorders>
              <w:top w:val="single" w:color="000000" w:sz="12" w:space="0"/>
              <w:bottom w:val="single" w:color="000000" w:sz="4" w:space="0"/>
            </w:tcBorders>
            <w:shd w:val="clear" w:color="auto" w:fill="E0E0E0"/>
          </w:tcPr>
          <w:p w:rsidRPr="00497688" w:rsidR="00497688" w:rsidP="00FA0FBB" w:rsidRDefault="00497688">
            <w:pPr>
              <w:pStyle w:val="af6"/>
            </w:pPr>
            <w:r w:rsidRPr="00497688">
              <w:t>Nature</w:t>
            </w:r>
          </w:p>
        </w:tc>
        <w:tc>
          <w:tcPr>
            <w:tcW w:w="2415" w:type="pct"/>
            <w:tcBorders>
              <w:top w:val="single" w:color="000000" w:sz="12" w:space="0"/>
              <w:bottom w:val="single" w:color="000000" w:sz="4" w:space="0"/>
            </w:tcBorders>
            <w:shd w:val="clear" w:color="auto" w:fill="E0E0E0"/>
          </w:tcPr>
          <w:p w:rsidRPr="00497688" w:rsidR="00497688" w:rsidP="00FA0FBB" w:rsidRDefault="00497688">
            <w:pPr>
              <w:pStyle w:val="af6"/>
            </w:pPr>
            <w:r w:rsidRPr="00497688">
              <w:t>Provided by</w:t>
            </w:r>
          </w:p>
        </w:tc>
      </w:tr>
      <w:tr w:rsidR="000733AC" w:rsidTr="00497688">
        <w:tc>
          <w:tcPr>
            <w:tcW w:w="1897" w:type="pct"/>
            <w:tcBorders>
              <w:top w:val="single" w:color="000000" w:sz="4" w:space="0"/>
            </w:tcBorders>
            <w:shd w:val="clear" w:color="auto" w:fill="auto"/>
          </w:tcPr>
          <w:p w:rsidRPr="00497688" w:rsidR="000733AC" w:rsidP="00591D6B" w:rsidRDefault="00532AED">
            <w:pPr>
              <w:pStyle w:val="AltB0"/>
            </w:pPr>
            <w:hyperlink w:history="1" w:anchor="ATPsetting">
              <w:r w:rsidR="000733AC">
                <w:rPr>
                  <w:rStyle w:val="ac"/>
                </w:rPr>
                <w:t>ATPsetting</w:t>
              </w:r>
            </w:hyperlink>
          </w:p>
        </w:tc>
        <w:tc>
          <w:tcPr>
            <w:tcW w:w="688" w:type="pct"/>
            <w:tcBorders>
              <w:top w:val="single" w:color="000000" w:sz="4" w:space="0"/>
            </w:tcBorders>
            <w:shd w:val="clear" w:color="auto" w:fill="auto"/>
          </w:tcPr>
          <w:p w:rsidR="000733AC" w:rsidP="00591D6B" w:rsidRDefault="000733AC">
            <w:pPr>
              <w:pStyle w:val="AltB0"/>
            </w:pPr>
            <w:r>
              <w:rPr>
                <w:rFonts w:hint="eastAsia"/>
              </w:rPr>
              <w:t>Internal</w:t>
            </w:r>
          </w:p>
        </w:tc>
        <w:tc>
          <w:tcPr>
            <w:tcW w:w="2415"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A5652B" w:rsidTr="00497688">
        <w:tc>
          <w:tcPr>
            <w:tcW w:w="1897" w:type="pct"/>
            <w:shd w:val="clear" w:color="auto" w:fill="auto"/>
          </w:tcPr>
          <w:p w:rsidRPr="00497688" w:rsidR="00A5652B" w:rsidP="00591D6B" w:rsidRDefault="00532AED">
            <w:pPr>
              <w:pStyle w:val="AltB0"/>
            </w:pPr>
            <w:hyperlink w:history="1" w:anchor="BeaconMessage">
              <w:r w:rsidR="00A5652B">
                <w:rPr>
                  <w:rStyle w:val="ac"/>
                </w:rPr>
                <w:t>BeaconMessage</w:t>
              </w:r>
            </w:hyperlink>
          </w:p>
        </w:tc>
        <w:tc>
          <w:tcPr>
            <w:tcW w:w="688" w:type="pct"/>
            <w:shd w:val="clear" w:color="auto" w:fill="auto"/>
          </w:tcPr>
          <w:p w:rsidR="00A5652B" w:rsidP="00591D6B" w:rsidRDefault="00A5652B">
            <w:pPr>
              <w:pStyle w:val="AltB0"/>
            </w:pPr>
            <w:r>
              <w:rPr>
                <w:rFonts w:hint="eastAsia"/>
              </w:rPr>
              <w:t>Internal</w:t>
            </w:r>
          </w:p>
        </w:tc>
        <w:tc>
          <w:tcPr>
            <w:tcW w:w="2415" w:type="pct"/>
            <w:shd w:val="clear" w:color="auto" w:fill="auto"/>
          </w:tcPr>
          <w:p w:rsidR="00A5652B" w:rsidP="00591D6B" w:rsidRDefault="00A5652B">
            <w:pPr>
              <w:pStyle w:val="AltB0"/>
            </w:pPr>
            <w:r>
              <w:fldChar w:fldCharType="begin"/>
            </w:r>
            <w:r>
              <w:instrText xml:space="preserve"> REF _Ref345055658 \h </w:instrText>
            </w:r>
            <w:r>
              <w:fldChar w:fldCharType="separate"/>
            </w:r>
            <w:r w:rsidR="00DE178B">
              <w:rPr>
                <w:rFonts w:hint="eastAsia"/>
              </w:rPr>
              <w:t xml:space="preserve">F21-Manage Interface with </w:t>
            </w:r>
            <w:r>
              <w:fldChar w:fldCharType="end"/>
            </w:r>
          </w:p>
        </w:tc>
      </w:tr>
      <w:tr w:rsidR="00A5652B" w:rsidTr="00497688">
        <w:tc>
          <w:tcPr>
            <w:tcW w:w="1897" w:type="pct"/>
            <w:shd w:val="clear" w:color="auto" w:fill="auto"/>
          </w:tcPr>
          <w:p w:rsidRPr="00497688" w:rsidR="00A5652B" w:rsidP="00591D6B" w:rsidRDefault="00532AED">
            <w:pPr>
              <w:pStyle w:val="AltB0"/>
            </w:pPr>
            <w:hyperlink w:history="1" w:anchor="CogPositionAfterTopLoc">
              <w:r w:rsidR="00A5652B">
                <w:rPr>
                  <w:rStyle w:val="ac"/>
                </w:rPr>
                <w:t>CogPositionAfterTopLoc</w:t>
              </w:r>
            </w:hyperlink>
          </w:p>
        </w:tc>
        <w:tc>
          <w:tcPr>
            <w:tcW w:w="688" w:type="pct"/>
            <w:shd w:val="clear" w:color="auto" w:fill="auto"/>
          </w:tcPr>
          <w:p w:rsidRPr="00C9091D" w:rsidR="00A5652B" w:rsidP="00591D6B" w:rsidRDefault="00A5652B">
            <w:pPr>
              <w:pStyle w:val="AltB0"/>
            </w:pPr>
            <w:r>
              <w:rPr>
                <w:rFonts w:hint="eastAsia"/>
              </w:rPr>
              <w:t>Internal</w:t>
            </w:r>
          </w:p>
        </w:tc>
        <w:tc>
          <w:tcPr>
            <w:tcW w:w="2415" w:type="pct"/>
            <w:shd w:val="clear" w:color="auto" w:fill="auto"/>
          </w:tcPr>
          <w:p w:rsidR="00A5652B" w:rsidP="00591D6B" w:rsidRDefault="00A5652B">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r w:rsidR="00A5652B" w:rsidTr="00497688">
        <w:tc>
          <w:tcPr>
            <w:tcW w:w="1897" w:type="pct"/>
            <w:shd w:val="clear" w:color="auto" w:fill="auto"/>
          </w:tcPr>
          <w:p w:rsidRPr="00497688" w:rsidR="00A5652B" w:rsidP="00591D6B" w:rsidRDefault="00532AED">
            <w:pPr>
              <w:pStyle w:val="AltB0"/>
            </w:pPr>
            <w:hyperlink w:history="1" w:anchor="CogPositionBeforeTopLoc">
              <w:r w:rsidR="00A5652B">
                <w:rPr>
                  <w:rStyle w:val="ac"/>
                </w:rPr>
                <w:t>CogPositionBeforeTopLoc</w:t>
              </w:r>
            </w:hyperlink>
          </w:p>
        </w:tc>
        <w:tc>
          <w:tcPr>
            <w:tcW w:w="688" w:type="pct"/>
            <w:shd w:val="clear" w:color="auto" w:fill="auto"/>
          </w:tcPr>
          <w:p w:rsidRPr="00C9091D" w:rsidR="00A5652B" w:rsidP="00591D6B" w:rsidRDefault="00A5652B">
            <w:pPr>
              <w:pStyle w:val="AltB0"/>
            </w:pPr>
            <w:r>
              <w:rPr>
                <w:rFonts w:hint="eastAsia"/>
              </w:rPr>
              <w:t>Internal</w:t>
            </w:r>
          </w:p>
        </w:tc>
        <w:tc>
          <w:tcPr>
            <w:tcW w:w="2415" w:type="pct"/>
            <w:shd w:val="clear" w:color="auto" w:fill="auto"/>
          </w:tcPr>
          <w:p w:rsidR="00A5652B" w:rsidP="00591D6B" w:rsidRDefault="00A5652B">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r w:rsidR="00C473F2" w:rsidTr="00497688">
        <w:tc>
          <w:tcPr>
            <w:tcW w:w="1897" w:type="pct"/>
            <w:shd w:val="clear" w:color="auto" w:fill="auto"/>
          </w:tcPr>
          <w:p w:rsidR="00C473F2" w:rsidP="00591D6B" w:rsidRDefault="00532AED">
            <w:pPr>
              <w:pStyle w:val="AltB0"/>
            </w:pPr>
            <w:hyperlink w:history="1" w:anchor="End2RunningForward">
              <w:hyperlink w:history="1" w:anchor="End1RunningForward">
                <w:r w:rsidRPr="00EA20D7" w:rsidR="00EA20D7">
                  <w:rPr>
                    <w:rStyle w:val="ac"/>
                  </w:rPr>
                  <w:t>End1RunningForward</w:t>
                </w:r>
              </w:hyperlink>
            </w:hyperlink>
          </w:p>
        </w:tc>
        <w:tc>
          <w:tcPr>
            <w:tcW w:w="688" w:type="pct"/>
            <w:shd w:val="clear" w:color="auto" w:fill="auto"/>
          </w:tcPr>
          <w:p w:rsidRPr="00C9091D" w:rsidR="00C473F2" w:rsidP="00591D6B" w:rsidRDefault="00C473F2">
            <w:pPr>
              <w:pStyle w:val="AltB0"/>
            </w:pPr>
            <w:r>
              <w:rPr>
                <w:rFonts w:hint="eastAsia"/>
              </w:rPr>
              <w:t>Internal</w:t>
            </w:r>
          </w:p>
        </w:tc>
        <w:tc>
          <w:tcPr>
            <w:tcW w:w="2415" w:type="pct"/>
            <w:shd w:val="clear" w:color="auto" w:fill="auto"/>
          </w:tcPr>
          <w:p w:rsidR="00C473F2" w:rsidP="00591D6B" w:rsidRDefault="00ED222A">
            <w:pPr>
              <w:pStyle w:val="AltB0"/>
            </w:pPr>
            <w:r w:rsidRPr="00DF7BFA">
              <w:fldChar w:fldCharType="begin"/>
            </w:r>
            <w:r w:rsidRPr="00DF7BFA">
              <w:instrText xml:space="preserve"> REF _Ref345055703 \h </w:instrText>
            </w:r>
            <w:r w:rsidRPr="00DF7BFA">
              <w:fldChar w:fldCharType="separate"/>
            </w:r>
            <w:r w:rsidR="00DE178B">
              <w:rPr>
                <w:rFonts w:hint="eastAsia"/>
              </w:rPr>
              <w:t>F27-Compute Train Kinematics</w:t>
            </w:r>
            <w:r w:rsidRPr="00DF7BFA">
              <w:fldChar w:fldCharType="end"/>
            </w:r>
          </w:p>
        </w:tc>
      </w:tr>
      <w:tr w:rsidR="00DF7BFA" w:rsidTr="00497688">
        <w:tc>
          <w:tcPr>
            <w:tcW w:w="1897" w:type="pct"/>
            <w:shd w:val="clear" w:color="auto" w:fill="auto"/>
          </w:tcPr>
          <w:p w:rsidRPr="00DF7BFA" w:rsidR="00DF7BFA" w:rsidP="00591D6B" w:rsidRDefault="00532AED">
            <w:pPr>
              <w:pStyle w:val="AltB0"/>
            </w:pPr>
            <w:hyperlink w:history="1" w:anchor="NewBeaconObtained">
              <w:r w:rsidRPr="00DF7BFA" w:rsidR="00DF7BFA">
                <w:rPr>
                  <w:rStyle w:val="ac"/>
                </w:rPr>
                <w:t>NewBeaconObtained</w:t>
              </w:r>
            </w:hyperlink>
          </w:p>
        </w:tc>
        <w:tc>
          <w:tcPr>
            <w:tcW w:w="688" w:type="pct"/>
            <w:shd w:val="clear" w:color="auto" w:fill="auto"/>
          </w:tcPr>
          <w:p w:rsidRPr="00DF7BFA" w:rsidR="00DF7BFA" w:rsidP="00591D6B" w:rsidRDefault="00DF7BFA">
            <w:pPr>
              <w:pStyle w:val="AltB0"/>
            </w:pPr>
            <w:r w:rsidRPr="00DF7BFA">
              <w:rPr>
                <w:rFonts w:hint="eastAsia"/>
              </w:rPr>
              <w:t>Internal</w:t>
            </w:r>
          </w:p>
        </w:tc>
        <w:tc>
          <w:tcPr>
            <w:tcW w:w="2415" w:type="pct"/>
            <w:shd w:val="clear" w:color="auto" w:fill="auto"/>
          </w:tcPr>
          <w:p w:rsidRPr="00DF7BFA" w:rsidR="00DF7BFA" w:rsidP="00591D6B" w:rsidRDefault="00DF7BFA">
            <w:pPr>
              <w:pStyle w:val="AltB0"/>
            </w:pPr>
            <w:r w:rsidRPr="00DF7BFA">
              <w:fldChar w:fldCharType="begin"/>
            </w:r>
            <w:r w:rsidRPr="00DF7BFA">
              <w:instrText xml:space="preserve"> REF _Ref345055703 \h </w:instrText>
            </w:r>
            <w:r w:rsidRPr="00DF7BFA">
              <w:fldChar w:fldCharType="separate"/>
            </w:r>
            <w:r w:rsidR="00DE178B">
              <w:rPr>
                <w:rFonts w:hint="eastAsia"/>
              </w:rPr>
              <w:t>F27-Compute Train Kinematics</w:t>
            </w:r>
            <w:r w:rsidRPr="00DF7BFA">
              <w:fldChar w:fldCharType="end"/>
            </w:r>
          </w:p>
        </w:tc>
      </w:tr>
      <w:tr w:rsidR="00DF7BFA" w:rsidTr="00497688">
        <w:tc>
          <w:tcPr>
            <w:tcW w:w="1897" w:type="pct"/>
            <w:shd w:val="clear" w:color="auto" w:fill="auto"/>
          </w:tcPr>
          <w:p w:rsidRPr="00DF7BFA" w:rsidR="00DF7BFA" w:rsidP="00591D6B" w:rsidRDefault="00532AED">
            <w:pPr>
              <w:pStyle w:val="AltB0"/>
            </w:pPr>
            <w:hyperlink w:history="1" w:anchor="SlipSlideDetected">
              <w:r w:rsidRPr="00DF7BFA" w:rsidR="00DF7BFA">
                <w:rPr>
                  <w:rStyle w:val="ac"/>
                </w:rPr>
                <w:t>SlipSlideDetected</w:t>
              </w:r>
            </w:hyperlink>
          </w:p>
        </w:tc>
        <w:tc>
          <w:tcPr>
            <w:tcW w:w="688" w:type="pct"/>
            <w:shd w:val="clear" w:color="auto" w:fill="auto"/>
          </w:tcPr>
          <w:p w:rsidRPr="00DF7BFA" w:rsidR="00DF7BFA" w:rsidP="00591D6B" w:rsidRDefault="00DF7BFA">
            <w:pPr>
              <w:pStyle w:val="AltB0"/>
            </w:pPr>
            <w:r w:rsidRPr="00DF7BFA">
              <w:rPr>
                <w:rFonts w:hint="eastAsia"/>
              </w:rPr>
              <w:t>Internal</w:t>
            </w:r>
          </w:p>
        </w:tc>
        <w:tc>
          <w:tcPr>
            <w:tcW w:w="2415" w:type="pct"/>
            <w:shd w:val="clear" w:color="auto" w:fill="auto"/>
          </w:tcPr>
          <w:p w:rsidRPr="00DF7BFA" w:rsidR="00DF7BFA" w:rsidP="00591D6B" w:rsidRDefault="00DF7BFA">
            <w:pPr>
              <w:pStyle w:val="AltB0"/>
            </w:pPr>
            <w:r w:rsidRPr="00DF7BFA">
              <w:fldChar w:fldCharType="begin"/>
            </w:r>
            <w:r w:rsidRPr="00DF7BFA">
              <w:instrText xml:space="preserve"> REF _Ref345055686 \h </w:instrText>
            </w:r>
            <w:r w:rsidRPr="00DF7BFA">
              <w:fldChar w:fldCharType="separate"/>
            </w:r>
            <w:r w:rsidR="00DE178B">
              <w:rPr>
                <w:rFonts w:hint="eastAsia"/>
              </w:rPr>
              <w:t>F24-Compensate Sliding Slipping Effect</w:t>
            </w:r>
            <w:r w:rsidRPr="00DF7BFA">
              <w:fldChar w:fldCharType="end"/>
            </w:r>
          </w:p>
        </w:tc>
      </w:tr>
      <w:tr w:rsidR="00DF7BFA" w:rsidTr="00497688">
        <w:tc>
          <w:tcPr>
            <w:tcW w:w="1897" w:type="pct"/>
            <w:shd w:val="clear" w:color="auto" w:fill="auto"/>
          </w:tcPr>
          <w:p w:rsidRPr="00DF7BFA" w:rsidR="00DF7BFA" w:rsidP="00591D6B" w:rsidRDefault="00532AED">
            <w:pPr>
              <w:pStyle w:val="AltB0"/>
            </w:pPr>
            <w:hyperlink w:history="1" w:anchor="TrackMap">
              <w:r w:rsidRPr="00DF7BFA" w:rsidR="00DF7BFA">
                <w:rPr>
                  <w:rStyle w:val="ac"/>
                </w:rPr>
                <w:t>TrackMap</w:t>
              </w:r>
            </w:hyperlink>
          </w:p>
        </w:tc>
        <w:tc>
          <w:tcPr>
            <w:tcW w:w="688" w:type="pct"/>
            <w:shd w:val="clear" w:color="auto" w:fill="auto"/>
          </w:tcPr>
          <w:p w:rsidRPr="00DF7BFA" w:rsidR="00DF7BFA" w:rsidP="00591D6B" w:rsidRDefault="00DF7BFA">
            <w:pPr>
              <w:pStyle w:val="AltB0"/>
            </w:pPr>
            <w:r w:rsidRPr="00DF7BFA">
              <w:rPr>
                <w:rFonts w:hint="eastAsia"/>
              </w:rPr>
              <w:t>Internal</w:t>
            </w:r>
          </w:p>
        </w:tc>
        <w:tc>
          <w:tcPr>
            <w:tcW w:w="2415" w:type="pct"/>
            <w:shd w:val="clear" w:color="auto" w:fill="auto"/>
          </w:tcPr>
          <w:p w:rsidRPr="00DF7BFA" w:rsidR="00DF7BFA" w:rsidP="00591D6B" w:rsidRDefault="00DF7BFA">
            <w:pPr>
              <w:pStyle w:val="AltB0"/>
            </w:pPr>
            <w:r w:rsidRPr="00DF7BFA">
              <w:fldChar w:fldCharType="begin"/>
            </w:r>
            <w:r w:rsidRPr="00DF7BFA">
              <w:instrText xml:space="preserve"> REF _Ref345055549 \h </w:instrText>
            </w:r>
            <w:r w:rsidRPr="00DF7BFA">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rsidRPr="00DF7BFA">
              <w:fldChar w:fldCharType="end"/>
            </w:r>
          </w:p>
        </w:tc>
      </w:tr>
      <w:tr w:rsidR="00DF7BFA" w:rsidTr="00497688">
        <w:tc>
          <w:tcPr>
            <w:tcW w:w="1897" w:type="pct"/>
            <w:shd w:val="clear" w:color="auto" w:fill="auto"/>
          </w:tcPr>
          <w:p w:rsidRPr="00DF7BFA" w:rsidR="00DF7BFA" w:rsidP="00591D6B" w:rsidRDefault="00532AED">
            <w:pPr>
              <w:pStyle w:val="AltB0"/>
            </w:pPr>
            <w:hyperlink w:history="1" w:anchor="TrainFilteredStopped">
              <w:r w:rsidRPr="00DF7BFA" w:rsidR="00DF7BFA">
                <w:rPr>
                  <w:rStyle w:val="ac"/>
                </w:rPr>
                <w:t>TrainFilteredStopped</w:t>
              </w:r>
            </w:hyperlink>
          </w:p>
        </w:tc>
        <w:tc>
          <w:tcPr>
            <w:tcW w:w="688" w:type="pct"/>
            <w:shd w:val="clear" w:color="auto" w:fill="auto"/>
          </w:tcPr>
          <w:p w:rsidRPr="00DF7BFA" w:rsidR="00DF7BFA" w:rsidP="00591D6B" w:rsidRDefault="00DF7BFA">
            <w:pPr>
              <w:pStyle w:val="AltB0"/>
            </w:pPr>
            <w:r w:rsidRPr="00DF7BFA">
              <w:rPr>
                <w:rFonts w:hint="eastAsia"/>
              </w:rPr>
              <w:t>Internal</w:t>
            </w:r>
          </w:p>
        </w:tc>
        <w:tc>
          <w:tcPr>
            <w:tcW w:w="2415" w:type="pct"/>
            <w:shd w:val="clear" w:color="auto" w:fill="auto"/>
          </w:tcPr>
          <w:p w:rsidRPr="00DF7BFA" w:rsidR="00DF7BFA" w:rsidP="00591D6B" w:rsidRDefault="00DF7BFA">
            <w:pPr>
              <w:pStyle w:val="AltB0"/>
            </w:pPr>
            <w:r w:rsidRPr="00DF7BFA">
              <w:fldChar w:fldCharType="begin"/>
            </w:r>
            <w:r w:rsidRPr="00DF7BFA">
              <w:instrText xml:space="preserve"> REF _Ref345055703 \h </w:instrText>
            </w:r>
            <w:r w:rsidRPr="00DF7BFA">
              <w:fldChar w:fldCharType="separate"/>
            </w:r>
            <w:r w:rsidR="00DE178B">
              <w:rPr>
                <w:rFonts w:hint="eastAsia"/>
              </w:rPr>
              <w:t>F27-Compute Train Kinematics</w:t>
            </w:r>
            <w:r w:rsidRPr="00DF7BFA">
              <w:fldChar w:fldCharType="end"/>
            </w:r>
          </w:p>
        </w:tc>
      </w:tr>
      <w:tr w:rsidR="00DF7BFA" w:rsidTr="00497688">
        <w:tc>
          <w:tcPr>
            <w:tcW w:w="1897" w:type="pct"/>
            <w:shd w:val="clear" w:color="auto" w:fill="auto"/>
          </w:tcPr>
          <w:p w:rsidRPr="00DF7BFA" w:rsidR="00DF7BFA" w:rsidP="00591D6B" w:rsidRDefault="00532AED">
            <w:pPr>
              <w:pStyle w:val="AltB0"/>
            </w:pPr>
            <w:hyperlink w:history="1" w:anchor="ValidTrainKinematic">
              <w:r w:rsidRPr="00DF7BFA" w:rsidR="00DF7BFA">
                <w:rPr>
                  <w:rStyle w:val="ac"/>
                </w:rPr>
                <w:t>ValidTrainKinematic</w:t>
              </w:r>
            </w:hyperlink>
          </w:p>
        </w:tc>
        <w:tc>
          <w:tcPr>
            <w:tcW w:w="688" w:type="pct"/>
            <w:shd w:val="clear" w:color="auto" w:fill="auto"/>
          </w:tcPr>
          <w:p w:rsidRPr="00DF7BFA" w:rsidR="00DF7BFA" w:rsidP="00591D6B" w:rsidRDefault="00DF7BFA">
            <w:pPr>
              <w:pStyle w:val="AltB0"/>
            </w:pPr>
            <w:r w:rsidRPr="00DF7BFA">
              <w:rPr>
                <w:rFonts w:hint="eastAsia"/>
              </w:rPr>
              <w:t>Internal</w:t>
            </w:r>
          </w:p>
        </w:tc>
        <w:tc>
          <w:tcPr>
            <w:tcW w:w="2415" w:type="pct"/>
            <w:shd w:val="clear" w:color="auto" w:fill="auto"/>
          </w:tcPr>
          <w:p w:rsidRPr="00DF7BFA" w:rsidR="00DF7BFA" w:rsidP="00591D6B" w:rsidRDefault="00DF7BFA">
            <w:pPr>
              <w:pStyle w:val="AltB0"/>
            </w:pPr>
            <w:r w:rsidRPr="00DF7BFA">
              <w:fldChar w:fldCharType="begin"/>
            </w:r>
            <w:r w:rsidRPr="00DF7BFA">
              <w:instrText xml:space="preserve"> REF _Ref345055703 \h </w:instrText>
            </w:r>
            <w:r w:rsidRPr="00DF7BFA">
              <w:fldChar w:fldCharType="separate"/>
            </w:r>
            <w:r w:rsidR="00DE178B">
              <w:rPr>
                <w:rFonts w:hint="eastAsia"/>
              </w:rPr>
              <w:t>F27-Compute Train Kinematics</w:t>
            </w:r>
            <w:r w:rsidRPr="00DF7BFA">
              <w:fldChar w:fldCharType="end"/>
            </w:r>
          </w:p>
        </w:tc>
      </w:tr>
    </w:tbl>
    <w:p w:rsidRPr="00497688" w:rsidR="00497688" w:rsidP="00934391" w:rsidRDefault="00497688">
      <w:pPr>
        <w:pStyle w:val="3"/>
      </w:pPr>
      <w:r w:rsidRPr="00497688">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84"/>
        <w:gridCol w:w="1817"/>
        <w:gridCol w:w="1549"/>
        <w:gridCol w:w="2736"/>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DC09A5" w:rsidTr="0063035C">
        <w:tc>
          <w:tcPr>
            <w:tcW w:w="1720" w:type="pct"/>
            <w:tcBorders>
              <w:top w:val="single" w:color="000000" w:sz="4" w:space="0"/>
            </w:tcBorders>
            <w:shd w:val="clear" w:color="auto" w:fill="auto"/>
          </w:tcPr>
          <w:p w:rsidR="00DC09A5" w:rsidP="00591D6B" w:rsidRDefault="00532AED">
            <w:pPr>
              <w:pStyle w:val="AltB0"/>
            </w:pPr>
            <w:hyperlink w:history="1" w:anchor="CalibrationState">
              <w:r w:rsidR="00040C85">
                <w:rPr>
                  <w:rStyle w:val="ac"/>
                </w:rPr>
                <w:t>CalibrationState</w:t>
              </w:r>
            </w:hyperlink>
          </w:p>
        </w:tc>
        <w:tc>
          <w:tcPr>
            <w:tcW w:w="984" w:type="pct"/>
            <w:tcBorders>
              <w:top w:val="single" w:color="000000" w:sz="4" w:space="0"/>
            </w:tcBorders>
          </w:tcPr>
          <w:p w:rsidR="00DC09A5" w:rsidP="00591D6B" w:rsidRDefault="00D32E5B">
            <w:pPr>
              <w:pStyle w:val="AltB0"/>
            </w:pPr>
            <w:r>
              <w:rPr>
                <w:rFonts w:hint="eastAsia"/>
              </w:rPr>
              <w:t>√</w:t>
            </w:r>
          </w:p>
        </w:tc>
        <w:tc>
          <w:tcPr>
            <w:tcW w:w="839" w:type="pct"/>
            <w:tcBorders>
              <w:top w:val="single" w:color="000000" w:sz="4" w:space="0"/>
            </w:tcBorders>
            <w:shd w:val="clear" w:color="auto" w:fill="auto"/>
          </w:tcPr>
          <w:p w:rsidR="00DC09A5" w:rsidP="00591D6B" w:rsidRDefault="00D32E5B">
            <w:pPr>
              <w:pStyle w:val="AltB0"/>
            </w:pPr>
            <w:r>
              <w:rPr>
                <w:rFonts w:hint="eastAsia"/>
              </w:rPr>
              <w:t>√</w:t>
            </w:r>
          </w:p>
        </w:tc>
        <w:tc>
          <w:tcPr>
            <w:tcW w:w="1457" w:type="pct"/>
            <w:tcBorders>
              <w:top w:val="single" w:color="000000" w:sz="4" w:space="0"/>
            </w:tcBorders>
            <w:shd w:val="clear" w:color="auto" w:fill="auto"/>
          </w:tcPr>
          <w:p w:rsidR="00DC09A5" w:rsidP="00591D6B" w:rsidRDefault="00D32E5B">
            <w:pPr>
              <w:pStyle w:val="AltB0"/>
            </w:pPr>
            <w:r w:rsidRPr="00D32E5B">
              <w:fldChar w:fldCharType="begin"/>
            </w:r>
            <w:r w:rsidRPr="00D32E5B">
              <w:instrText xml:space="preserve"> REF ENUM_CALIBRATION_STATE \h </w:instrText>
            </w:r>
            <w:r w:rsidRPr="00D32E5B">
              <w:fldChar w:fldCharType="separate"/>
            </w:r>
            <w:r w:rsidRPr="00190111" w:rsidR="00DE178B">
              <w:rPr>
                <w:rStyle w:val="DATATYPE"/>
                <w:rFonts w:hint="eastAsia"/>
              </w:rPr>
              <w:t>ENUM_CALIBRATION_STATE</w:t>
            </w:r>
            <w:r w:rsidRPr="00D32E5B">
              <w:fldChar w:fldCharType="end"/>
            </w:r>
          </w:p>
        </w:tc>
      </w:tr>
    </w:tbl>
    <w:p w:rsidRPr="00497688" w:rsidR="00497688" w:rsidP="00934391" w:rsidRDefault="00497688">
      <w:pPr>
        <w:pStyle w:val="3"/>
      </w:pPr>
      <w:r w:rsidRPr="00497688">
        <w:rPr>
          <w:rFonts w:hint="eastAsia"/>
        </w:rPr>
        <w:t>Processing</w:t>
      </w:r>
    </w:p>
    <w:p w:rsidRPr="00497688" w:rsidR="00497688" w:rsidP="00C93484" w:rsidRDefault="00497688">
      <w:pPr>
        <w:pStyle w:val="Reqtify"/>
      </w:pPr>
      <w:r w:rsidRPr="00497688">
        <w:rPr>
          <w:rFonts w:hint="eastAsia"/>
        </w:rPr>
        <w:t>里程计外圈均匀分布着</w:t>
      </w:r>
      <w:r w:rsidRPr="00497688">
        <w:rPr>
          <w:rFonts w:hint="eastAsia"/>
        </w:rPr>
        <w:t>100</w:t>
      </w:r>
      <w:r w:rsidRPr="00497688">
        <w:rPr>
          <w:rFonts w:hint="eastAsia"/>
        </w:rPr>
        <w:t>个齿，每个齿的齿距就代表着车轮周长的</w:t>
      </w:r>
      <w:r w:rsidRPr="00497688">
        <w:rPr>
          <w:rFonts w:hint="eastAsia"/>
        </w:rPr>
        <w:t>1/100</w:t>
      </w:r>
      <w:r w:rsidRPr="00497688">
        <w:rPr>
          <w:rFonts w:hint="eastAsia"/>
        </w:rPr>
        <w:t>，因此齿距可以通过列车车轮的轮径计算出来。车辆属性中理论的最大最小轮径值就对应着理论的最大最小齿距值。在刚上电时，</w:t>
      </w:r>
      <w:r w:rsidRPr="00497688">
        <w:rPr>
          <w:rFonts w:hint="eastAsia"/>
        </w:rPr>
        <w:t>ATP</w:t>
      </w:r>
      <w:r w:rsidRPr="00497688">
        <w:rPr>
          <w:rFonts w:hint="eastAsia"/>
        </w:rPr>
        <w:t>根据理论最大最小齿距计算列车位移。当列车通过线路上一对固定距离（该距离描述在线路地图中）的信标来对实际齿距进行计算，并将结果通过第三个信标进行检验。如果检验成功，则</w:t>
      </w:r>
      <w:r w:rsidRPr="00497688">
        <w:rPr>
          <w:rFonts w:hint="eastAsia"/>
        </w:rPr>
        <w:t>ATP</w:t>
      </w:r>
      <w:r w:rsidRPr="00497688">
        <w:rPr>
          <w:rFonts w:hint="eastAsia"/>
        </w:rPr>
        <w:t>使用该齿距值作为运动学计算的依据。</w:t>
      </w:r>
    </w:p>
    <w:p w:rsidRPr="00497688" w:rsidR="00497688" w:rsidP="00C93484" w:rsidRDefault="00497688">
      <w:pPr>
        <w:pStyle w:val="Reqtify"/>
      </w:pPr>
      <w:r w:rsidRPr="00497688">
        <w:rPr>
          <w:rFonts w:hint="eastAsia"/>
        </w:rPr>
        <w:t>There are 100 cogs evenly distributed in the outer ring of odometer, and each cog</w:t>
      </w:r>
      <w:r w:rsidRPr="00497688">
        <w:t>’</w:t>
      </w:r>
      <w:r w:rsidRPr="00497688">
        <w:rPr>
          <w:rFonts w:hint="eastAsia"/>
        </w:rPr>
        <w:t xml:space="preserve">s length represented the 1/100 of wheel </w:t>
      </w:r>
      <w:r w:rsidRPr="00497688">
        <w:t>perimeter</w:t>
      </w:r>
      <w:r w:rsidRPr="00497688">
        <w:rPr>
          <w:rFonts w:hint="eastAsia"/>
        </w:rPr>
        <w:t>, so we can calculate the cog</w:t>
      </w:r>
      <w:r w:rsidRPr="00497688">
        <w:t>’</w:t>
      </w:r>
      <w:r w:rsidRPr="00497688">
        <w:rPr>
          <w:rFonts w:hint="eastAsia"/>
        </w:rPr>
        <w:t>s length by the w</w:t>
      </w:r>
      <w:r w:rsidRPr="00497688">
        <w:t xml:space="preserve">heel diameter. </w:t>
      </w:r>
      <w:r w:rsidRPr="00497688">
        <w:rPr>
          <w:rFonts w:hint="eastAsia"/>
        </w:rPr>
        <w:t xml:space="preserve">Theoretically, the biggest and the smallest wheel diameter is </w:t>
      </w:r>
      <w:r w:rsidRPr="00497688" w:rsidR="00C83252">
        <w:t>corresponded</w:t>
      </w:r>
      <w:r w:rsidRPr="00497688">
        <w:rPr>
          <w:rFonts w:hint="eastAsia"/>
        </w:rPr>
        <w:t xml:space="preserve"> to the cog length. When ATP is powered up, it will calculate the train displacement according to the theoretical cog length. When the train passed the fixed distance </w:t>
      </w:r>
      <w:r w:rsidRPr="00497688">
        <w:t>(this</w:t>
      </w:r>
      <w:r w:rsidRPr="00497688">
        <w:rPr>
          <w:rFonts w:hint="eastAsia"/>
        </w:rPr>
        <w:t xml:space="preserve"> distance described in the track map), ATP will calibrate the real cog length according to the beacon of this fixed distance, and verify this calibration through the third beacon. If the calculation is correct, ATP will use this cog length for the kinematic calculation.</w:t>
      </w:r>
    </w:p>
    <w:p w:rsidRPr="00497688" w:rsidR="00497688" w:rsidP="00C93484" w:rsidRDefault="00497688">
      <w:pPr>
        <w:pStyle w:val="Reqtify"/>
      </w:pPr>
    </w:p>
    <w:p w:rsidRPr="00497688" w:rsidR="00497688" w:rsidP="00C93484" w:rsidRDefault="00497688">
      <w:pPr>
        <w:pStyle w:val="Reqtify"/>
      </w:pPr>
    </w:p>
    <w:p w:rsidRPr="00497688" w:rsidR="00497688" w:rsidP="00704491" w:rsidRDefault="00497688">
      <w:pPr>
        <w:pStyle w:val="ReqtifyAltR"/>
      </w:pPr>
      <w:r w:rsidRPr="00497688">
        <w:t>[iTC_CC_ATP-SwRS-0</w:t>
      </w:r>
      <w:r w:rsidRPr="00497688">
        <w:rPr>
          <w:rFonts w:hint="eastAsia"/>
        </w:rPr>
        <w:t>192</w:t>
      </w:r>
      <w:r w:rsidRPr="00497688">
        <w:t>]</w:t>
      </w:r>
    </w:p>
    <w:p w:rsidRPr="00497688" w:rsidR="00497688" w:rsidP="00C93484" w:rsidRDefault="00497688">
      <w:pPr>
        <w:pStyle w:val="Reqtify"/>
      </w:pPr>
      <w:r w:rsidRPr="00497688">
        <w:rPr>
          <w:rFonts w:hint="eastAsia"/>
        </w:rPr>
        <w:t>如</w:t>
      </w:r>
      <w:r w:rsidR="006F6F63">
        <w:fldChar w:fldCharType="begin"/>
      </w:r>
      <w:r w:rsidR="006F6F63">
        <w:instrText xml:space="preserve"> REF _Ref345064313 \h </w:instrText>
      </w:r>
      <w:r w:rsidR="006F6F63">
        <w:fldChar w:fldCharType="separate"/>
      </w:r>
      <w:r w:rsidRPr="00497688" w:rsidR="00DE178B">
        <w:t xml:space="preserve">Figure </w:t>
      </w:r>
      <w:r w:rsidR="00DE178B">
        <w:rPr>
          <w:noProof/>
        </w:rPr>
        <w:t>5</w:t>
      </w:r>
      <w:r w:rsidR="00DE178B">
        <w:noBreakHyphen/>
      </w:r>
      <w:r w:rsidR="00DE178B">
        <w:rPr>
          <w:noProof/>
        </w:rPr>
        <w:t>10</w:t>
      </w:r>
      <w:r w:rsidR="006F6F63">
        <w:fldChar w:fldCharType="end"/>
      </w:r>
      <w:r w:rsidRPr="00497688">
        <w:t>所示，</w:t>
      </w:r>
      <w:r w:rsidRPr="00497688">
        <w:rPr>
          <w:rFonts w:hint="eastAsia"/>
        </w:rPr>
        <w:t>里程计齿距校准</w:t>
      </w:r>
      <w:bookmarkStart w:name="CalibrationState" w:id="4933"/>
      <w:r w:rsidRPr="00497688">
        <w:rPr>
          <w:rStyle w:val="aff2"/>
        </w:rPr>
        <w:t>CalibrationState</w:t>
      </w:r>
      <w:bookmarkEnd w:id="4933"/>
      <w:r w:rsidRPr="00497688">
        <w:rPr>
          <w:rFonts w:hint="eastAsia"/>
        </w:rPr>
        <w:t>分为以下四个状态</w:t>
      </w:r>
      <w:r w:rsidRPr="00497688">
        <w:rPr>
          <w:rFonts w:hint="eastAsia"/>
        </w:rPr>
        <w:t>:</w:t>
      </w:r>
    </w:p>
    <w:p w:rsidRPr="00497688" w:rsidR="00497688" w:rsidP="00FA0FBB" w:rsidRDefault="00497688">
      <w:pPr>
        <w:pStyle w:val="AltX"/>
      </w:pPr>
      <w:r w:rsidRPr="00497688">
        <w:rPr>
          <w:rStyle w:val="aff1"/>
          <w:rFonts w:hint="eastAsia"/>
        </w:rPr>
        <w:t>CALI_WAITING</w:t>
      </w:r>
      <w:r w:rsidRPr="00497688">
        <w:rPr>
          <w:rFonts w:hint="eastAsia"/>
        </w:rPr>
        <w:t xml:space="preserve">, </w:t>
      </w:r>
      <w:r w:rsidRPr="00497688">
        <w:rPr>
          <w:rFonts w:hint="eastAsia"/>
        </w:rPr>
        <w:t>未校准或者未成功校准，等待经过</w:t>
      </w:r>
      <w:r w:rsidRPr="00497688">
        <w:rPr>
          <w:rFonts w:hint="eastAsia"/>
        </w:rPr>
        <w:t>MTIB1</w:t>
      </w:r>
      <w:r w:rsidRPr="00497688">
        <w:rPr>
          <w:rFonts w:hint="eastAsia"/>
        </w:rPr>
        <w:t>后进行校准的状态</w:t>
      </w:r>
      <w:r w:rsidRPr="00497688">
        <w:rPr>
          <w:rFonts w:hint="eastAsia"/>
        </w:rPr>
        <w:t>;</w:t>
      </w:r>
    </w:p>
    <w:p w:rsidRPr="00497688" w:rsidR="00497688" w:rsidP="00FA0FBB" w:rsidRDefault="00497688">
      <w:pPr>
        <w:pStyle w:val="AltX"/>
      </w:pPr>
      <w:r w:rsidRPr="00497688">
        <w:rPr>
          <w:rStyle w:val="aff1"/>
          <w:rFonts w:hint="eastAsia"/>
        </w:rPr>
        <w:t>CALI_MEASURING</w:t>
      </w:r>
      <w:r w:rsidRPr="00497688">
        <w:rPr>
          <w:rFonts w:hint="eastAsia"/>
        </w:rPr>
        <w:t xml:space="preserve">, </w:t>
      </w:r>
      <w:r w:rsidRPr="00497688">
        <w:rPr>
          <w:rFonts w:hint="eastAsia"/>
        </w:rPr>
        <w:t>经过</w:t>
      </w:r>
      <w:r w:rsidRPr="00497688">
        <w:rPr>
          <w:rFonts w:hint="eastAsia"/>
        </w:rPr>
        <w:t>MTIB1,</w:t>
      </w:r>
      <w:r w:rsidRPr="00497688">
        <w:rPr>
          <w:rFonts w:hint="eastAsia"/>
        </w:rPr>
        <w:t>还未到</w:t>
      </w:r>
      <w:r w:rsidRPr="00497688">
        <w:rPr>
          <w:rFonts w:hint="eastAsia"/>
        </w:rPr>
        <w:t xml:space="preserve">MTIB2, </w:t>
      </w:r>
      <w:r w:rsidRPr="00497688">
        <w:rPr>
          <w:rFonts w:hint="eastAsia"/>
        </w:rPr>
        <w:t>正在校准的状态；</w:t>
      </w:r>
    </w:p>
    <w:p w:rsidRPr="00497688" w:rsidR="00497688" w:rsidP="00FA0FBB" w:rsidRDefault="00497688">
      <w:pPr>
        <w:pStyle w:val="AltX"/>
      </w:pPr>
      <w:r w:rsidRPr="00497688">
        <w:rPr>
          <w:rStyle w:val="aff1"/>
          <w:rFonts w:hint="eastAsia"/>
        </w:rPr>
        <w:t>CALI_VALIDATING</w:t>
      </w:r>
      <w:r w:rsidRPr="00497688">
        <w:rPr>
          <w:rFonts w:hint="eastAsia"/>
        </w:rPr>
        <w:t xml:space="preserve">, </w:t>
      </w:r>
      <w:r w:rsidRPr="00497688">
        <w:rPr>
          <w:rFonts w:hint="eastAsia"/>
        </w:rPr>
        <w:t>经过</w:t>
      </w:r>
      <w:r w:rsidRPr="00497688">
        <w:rPr>
          <w:rFonts w:hint="eastAsia"/>
        </w:rPr>
        <w:t>MTIB2</w:t>
      </w:r>
      <w:r w:rsidRPr="00497688">
        <w:rPr>
          <w:rFonts w:hint="eastAsia"/>
        </w:rPr>
        <w:t>，还未到下个验证</w:t>
      </w:r>
      <w:r w:rsidRPr="00497688">
        <w:rPr>
          <w:rFonts w:hint="eastAsia"/>
        </w:rPr>
        <w:t>RB</w:t>
      </w:r>
      <w:r w:rsidRPr="00497688">
        <w:rPr>
          <w:rFonts w:hint="eastAsia"/>
        </w:rPr>
        <w:t>的状态；</w:t>
      </w:r>
    </w:p>
    <w:p w:rsidRPr="00497688" w:rsidR="00497688" w:rsidP="00FA0FBB" w:rsidRDefault="00497688">
      <w:pPr>
        <w:pStyle w:val="AltX"/>
      </w:pPr>
      <w:r w:rsidRPr="00497688">
        <w:rPr>
          <w:rStyle w:val="aff1"/>
          <w:rFonts w:hint="eastAsia"/>
        </w:rPr>
        <w:t>CALI_COMPLETED</w:t>
      </w:r>
      <w:r w:rsidRPr="00497688">
        <w:rPr>
          <w:rFonts w:hint="eastAsia"/>
        </w:rPr>
        <w:t xml:space="preserve">, </w:t>
      </w:r>
      <w:r w:rsidRPr="00497688">
        <w:rPr>
          <w:rFonts w:hint="eastAsia"/>
        </w:rPr>
        <w:t>经过验证信标</w:t>
      </w:r>
      <w:r w:rsidRPr="00497688">
        <w:rPr>
          <w:rFonts w:hint="eastAsia"/>
        </w:rPr>
        <w:t>RB</w:t>
      </w:r>
      <w:r w:rsidRPr="00497688">
        <w:rPr>
          <w:rFonts w:hint="eastAsia"/>
        </w:rPr>
        <w:t>，并验证成功，本次校准完成。</w:t>
      </w:r>
    </w:p>
    <w:p w:rsidRPr="00497688" w:rsidR="00497688" w:rsidP="00C93484" w:rsidRDefault="00497688">
      <w:pPr>
        <w:pStyle w:val="Reqtify"/>
      </w:pPr>
    </w:p>
    <w:p w:rsidRPr="00497688" w:rsidR="00497688" w:rsidP="00C93484" w:rsidRDefault="00497688">
      <w:pPr>
        <w:pStyle w:val="Reqtify"/>
      </w:pPr>
      <w:r w:rsidRPr="00497688">
        <w:rPr>
          <w:rFonts w:hint="eastAsia"/>
        </w:rPr>
        <w:t xml:space="preserve">As shown in </w:t>
      </w:r>
      <w:r w:rsidR="006F6F63">
        <w:fldChar w:fldCharType="begin"/>
      </w:r>
      <w:r w:rsidR="006F6F63">
        <w:instrText xml:space="preserve"> REF _Ref345064313 \h </w:instrText>
      </w:r>
      <w:r w:rsidR="006F6F63">
        <w:fldChar w:fldCharType="separate"/>
      </w:r>
      <w:r w:rsidRPr="00497688" w:rsidR="00DE178B">
        <w:t xml:space="preserve">Figure </w:t>
      </w:r>
      <w:r w:rsidR="00DE178B">
        <w:rPr>
          <w:noProof/>
        </w:rPr>
        <w:t>5</w:t>
      </w:r>
      <w:r w:rsidR="00DE178B">
        <w:noBreakHyphen/>
      </w:r>
      <w:r w:rsidR="00DE178B">
        <w:rPr>
          <w:noProof/>
        </w:rPr>
        <w:t>10</w:t>
      </w:r>
      <w:r w:rsidR="006F6F63">
        <w:fldChar w:fldCharType="end"/>
      </w:r>
      <w:r w:rsidRPr="00497688">
        <w:rPr>
          <w:rFonts w:hint="eastAsia"/>
        </w:rPr>
        <w:t>, the odometer calibration state divides into the following four states:</w:t>
      </w:r>
    </w:p>
    <w:p w:rsidRPr="00497688" w:rsidR="00497688" w:rsidP="00FA0FBB" w:rsidRDefault="00497688">
      <w:pPr>
        <w:pStyle w:val="AltX"/>
      </w:pPr>
      <w:r w:rsidRPr="00497688">
        <w:rPr>
          <w:rStyle w:val="aff1"/>
          <w:rFonts w:hint="eastAsia"/>
        </w:rPr>
        <w:t>CALI_WAITING</w:t>
      </w:r>
      <w:r w:rsidRPr="00497688">
        <w:rPr>
          <w:rFonts w:hint="eastAsia"/>
        </w:rPr>
        <w:t>, the state of not calibrated or calibration has failed, waiting for read the MTIB1 beacon.</w:t>
      </w:r>
    </w:p>
    <w:p w:rsidRPr="00497688" w:rsidR="00497688" w:rsidP="00FA0FBB" w:rsidRDefault="00497688">
      <w:pPr>
        <w:pStyle w:val="AltX"/>
      </w:pPr>
      <w:r w:rsidRPr="00497688">
        <w:rPr>
          <w:rStyle w:val="aff1"/>
          <w:rFonts w:hint="eastAsia"/>
        </w:rPr>
        <w:t>CALI_MEASURING</w:t>
      </w:r>
      <w:r w:rsidRPr="00497688">
        <w:rPr>
          <w:rFonts w:hint="eastAsia"/>
        </w:rPr>
        <w:t>, after read MTIB1 and waiting for read MTIB2.</w:t>
      </w:r>
    </w:p>
    <w:p w:rsidRPr="00497688" w:rsidR="00497688" w:rsidP="00FA0FBB" w:rsidRDefault="00497688">
      <w:pPr>
        <w:pStyle w:val="AltX"/>
      </w:pPr>
      <w:r w:rsidRPr="00497688">
        <w:rPr>
          <w:rStyle w:val="aff1"/>
          <w:rFonts w:hint="eastAsia"/>
        </w:rPr>
        <w:t>CALI_VALIDATING</w:t>
      </w:r>
      <w:r w:rsidRPr="00497688">
        <w:rPr>
          <w:rFonts w:hint="eastAsia"/>
        </w:rPr>
        <w:t xml:space="preserve">, after read MTIB2 and waiting for the </w:t>
      </w:r>
      <w:r w:rsidRPr="00497688" w:rsidR="00C83252">
        <w:t>verifying</w:t>
      </w:r>
      <w:r w:rsidRPr="00497688">
        <w:rPr>
          <w:rFonts w:hint="eastAsia"/>
        </w:rPr>
        <w:t xml:space="preserve"> RB.</w:t>
      </w:r>
    </w:p>
    <w:p w:rsidRPr="00497688" w:rsidR="00497688" w:rsidP="00FA0FBB" w:rsidRDefault="00497688">
      <w:pPr>
        <w:pStyle w:val="AltX"/>
      </w:pPr>
      <w:r w:rsidRPr="00497688">
        <w:rPr>
          <w:rStyle w:val="aff1"/>
          <w:rFonts w:hint="eastAsia"/>
        </w:rPr>
        <w:t>CALI_COMPLETED</w:t>
      </w:r>
      <w:r w:rsidRPr="00497688">
        <w:rPr>
          <w:rFonts w:hint="eastAsia"/>
        </w:rPr>
        <w:t>, calibration has been verified by the RB successfully.</w:t>
      </w:r>
    </w:p>
    <w:p w:rsidRPr="00497688" w:rsidR="00497688" w:rsidP="00C93484" w:rsidRDefault="00497688">
      <w:pPr>
        <w:pStyle w:val="Reqtify"/>
      </w:pPr>
    </w:p>
    <w:p w:rsidRPr="00497688" w:rsidR="00497688" w:rsidP="00C93484" w:rsidRDefault="00497688">
      <w:pPr>
        <w:pStyle w:val="Reqtify"/>
      </w:pPr>
      <w:r w:rsidRPr="00497688">
        <w:rPr>
          <w:rFonts w:hint="eastAsia"/>
        </w:rPr>
        <w:t>齿距校准过程中需更新下列信息：</w:t>
      </w:r>
    </w:p>
    <w:p w:rsidRPr="00497688" w:rsidR="00497688" w:rsidP="00FA0FBB" w:rsidRDefault="00B5344E">
      <w:pPr>
        <w:pStyle w:val="AltX"/>
      </w:pPr>
      <w:bookmarkStart w:name="MaxCogCalibration" w:id="4934"/>
      <w:r w:rsidRPr="00501C21">
        <w:rPr>
          <w:rStyle w:val="aff2"/>
          <w:bCs w:val="0"/>
          <w:iCs w:val="0"/>
        </w:rPr>
        <w:t>MaxCogCalibration</w:t>
      </w:r>
      <w:bookmarkEnd w:id="4934"/>
      <w:r w:rsidRPr="00497688" w:rsidR="00497688">
        <w:rPr>
          <w:rFonts w:hint="eastAsia"/>
        </w:rPr>
        <w:t xml:space="preserve">, </w:t>
      </w:r>
      <w:r w:rsidRPr="00497688" w:rsidR="00497688">
        <w:rPr>
          <w:rFonts w:hint="eastAsia"/>
        </w:rPr>
        <w:t>最大齿距</w:t>
      </w:r>
    </w:p>
    <w:p w:rsidRPr="00497688" w:rsidR="00497688" w:rsidP="00FA0FBB" w:rsidRDefault="007400C0">
      <w:pPr>
        <w:pStyle w:val="AltX"/>
      </w:pPr>
      <w:bookmarkStart w:name="MinCogCalibration" w:id="4935"/>
      <w:r w:rsidRPr="00501C21">
        <w:rPr>
          <w:rStyle w:val="aff2"/>
          <w:bCs w:val="0"/>
          <w:iCs w:val="0"/>
        </w:rPr>
        <w:t>MinCogCalibration</w:t>
      </w:r>
      <w:bookmarkEnd w:id="4935"/>
      <w:r w:rsidRPr="00497688" w:rsidR="00497688">
        <w:rPr>
          <w:rFonts w:hint="eastAsia"/>
        </w:rPr>
        <w:t xml:space="preserve">, </w:t>
      </w:r>
      <w:r w:rsidRPr="00497688" w:rsidR="00497688">
        <w:rPr>
          <w:rFonts w:hint="eastAsia"/>
        </w:rPr>
        <w:t>最小齿距</w:t>
      </w:r>
    </w:p>
    <w:p w:rsidRPr="00497688" w:rsidR="00497688" w:rsidP="00FA0FBB" w:rsidRDefault="00532AED">
      <w:pPr>
        <w:pStyle w:val="AltX"/>
      </w:pPr>
      <w:hyperlink w:history="1" w:anchor="CalibrationState">
        <w:r w:rsidR="00040C85">
          <w:rPr>
            <w:rStyle w:val="ac"/>
            <w:noProof/>
          </w:rPr>
          <w:t>CalibrationState</w:t>
        </w:r>
      </w:hyperlink>
      <w:r w:rsidRPr="00497688" w:rsidR="00497688">
        <w:rPr>
          <w:rFonts w:hint="eastAsia"/>
        </w:rPr>
        <w:t xml:space="preserve">, </w:t>
      </w:r>
      <w:r w:rsidRPr="00497688" w:rsidR="00497688">
        <w:rPr>
          <w:rFonts w:hint="eastAsia"/>
        </w:rPr>
        <w:t>齿距校准状态</w:t>
      </w:r>
    </w:p>
    <w:p w:rsidRPr="00497688" w:rsidR="00497688" w:rsidP="00C93484" w:rsidRDefault="00497688">
      <w:pPr>
        <w:pStyle w:val="Reqtify"/>
      </w:pPr>
    </w:p>
    <w:p w:rsidRPr="00497688" w:rsidR="00497688" w:rsidP="00C93484" w:rsidRDefault="00497688">
      <w:pPr>
        <w:pStyle w:val="Reqtify"/>
      </w:pPr>
      <w:r w:rsidRPr="00497688">
        <w:rPr>
          <w:rFonts w:hint="eastAsia"/>
        </w:rPr>
        <w:t>The following variables shall update during calibration:</w:t>
      </w:r>
    </w:p>
    <w:p w:rsidRPr="00497688" w:rsidR="00497688" w:rsidP="00FA0FBB" w:rsidRDefault="00532AED">
      <w:pPr>
        <w:pStyle w:val="AltX"/>
      </w:pPr>
      <w:hyperlink w:history="1" w:anchor="MaxCogCalibration">
        <w:r w:rsidR="00B5344E">
          <w:rPr>
            <w:rStyle w:val="ac"/>
            <w:noProof/>
          </w:rPr>
          <w:t>MaxCogCalibration</w:t>
        </w:r>
      </w:hyperlink>
      <w:r w:rsidRPr="00497688" w:rsidR="00497688">
        <w:rPr>
          <w:rFonts w:hint="eastAsia"/>
        </w:rPr>
        <w:t>, the overestimated calibration for each cog;</w:t>
      </w:r>
    </w:p>
    <w:p w:rsidRPr="00497688" w:rsidR="00497688" w:rsidP="00FA0FBB" w:rsidRDefault="00532AED">
      <w:pPr>
        <w:pStyle w:val="AltX"/>
      </w:pPr>
      <w:hyperlink w:history="1" w:anchor="MinCogCalibration">
        <w:r w:rsidR="007400C0">
          <w:rPr>
            <w:rStyle w:val="ac"/>
            <w:noProof/>
          </w:rPr>
          <w:t>MinCogCalibration</w:t>
        </w:r>
      </w:hyperlink>
      <w:r w:rsidRPr="00497688" w:rsidR="00497688">
        <w:rPr>
          <w:rFonts w:hint="eastAsia"/>
        </w:rPr>
        <w:t>, the underestimated calibration for each cog;</w:t>
      </w:r>
    </w:p>
    <w:p w:rsidRPr="00497688" w:rsidR="00497688" w:rsidP="00FA0FBB" w:rsidRDefault="00532AED">
      <w:pPr>
        <w:pStyle w:val="AltX"/>
      </w:pPr>
      <w:hyperlink w:history="1" w:anchor="CalibrationState">
        <w:r w:rsidR="00040C85">
          <w:rPr>
            <w:rStyle w:val="ac"/>
            <w:noProof/>
          </w:rPr>
          <w:t>CalibrationState</w:t>
        </w:r>
      </w:hyperlink>
      <w:r w:rsidRPr="00497688" w:rsidR="00497688">
        <w:rPr>
          <w:rFonts w:hint="eastAsia"/>
        </w:rPr>
        <w:t>, the state of calibration.</w:t>
      </w:r>
    </w:p>
    <w:p w:rsidRPr="00497688" w:rsidR="00497688" w:rsidP="00704491" w:rsidRDefault="00651E4E">
      <w:pPr>
        <w:pStyle w:val="affe"/>
      </w:pPr>
      <w:r>
        <w:drawing>
          <wp:inline distT="0" distB="0" distL="0" distR="0">
            <wp:extent cx="2833370" cy="2687955"/>
            <wp:effectExtent l="0" t="0" r="0" b="0"/>
            <wp:docPr id="63" name="图片 202" descr="说明: 说明: F421-calib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2" descr="说明: 说明: F421-calibration"/>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833370" cy="2687955"/>
                    </a:xfrm>
                    <a:prstGeom prst="rect">
                      <a:avLst/>
                    </a:prstGeom>
                    <a:noFill/>
                    <a:ln>
                      <a:noFill/>
                    </a:ln>
                  </pic:spPr>
                </pic:pic>
              </a:graphicData>
            </a:graphic>
          </wp:inline>
        </w:drawing>
      </w:r>
    </w:p>
    <w:p w:rsidRPr="00497688" w:rsidR="00497688" w:rsidP="00704491" w:rsidRDefault="00497688">
      <w:pPr>
        <w:pStyle w:val="affe"/>
      </w:pPr>
      <w:bookmarkStart w:name="_Ref346707181" w:id="4936"/>
      <w:bookmarkStart w:name="_Ref345064313" w:id="4937"/>
      <w:bookmarkStart w:name="_Ref346707180" w:id="4938"/>
      <w:bookmarkStart w:name="_Toc348357762" w:id="4939"/>
      <w:bookmarkStart w:name="_Toc349031197" w:id="4940"/>
      <w:bookmarkStart w:name="_Toc347567309" w:id="4941"/>
      <w:bookmarkStart w:name="_Toc345689787" w:id="4942"/>
      <w:bookmarkStart w:name="_Toc376183019" w:id="4943"/>
      <w:bookmarkStart w:name="_Toc392229990" w:id="4944"/>
      <w:r w:rsidRPr="00497688">
        <w:lastRenderedPageBreak/>
        <w:t xml:space="preserve">Figure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10</w:t>
      </w:r>
      <w:r w:rsidR="00DB1C8F">
        <w:fldChar w:fldCharType="end"/>
      </w:r>
      <w:bookmarkEnd w:id="4936"/>
      <w:bookmarkEnd w:id="4937"/>
      <w:r w:rsidRPr="00497688">
        <w:t xml:space="preserve"> Processing of </w:t>
      </w:r>
      <w:r w:rsidRPr="00497688">
        <w:rPr>
          <w:rFonts w:hint="eastAsia"/>
        </w:rPr>
        <w:t>calibration</w:t>
      </w:r>
      <w:bookmarkEnd w:id="4938"/>
      <w:bookmarkEnd w:id="4939"/>
      <w:bookmarkEnd w:id="4940"/>
      <w:bookmarkEnd w:id="4941"/>
      <w:bookmarkEnd w:id="4942"/>
      <w:bookmarkEnd w:id="4943"/>
      <w:bookmarkEnd w:id="4944"/>
    </w:p>
    <w:p w:rsidRPr="00497688" w:rsidR="00497688" w:rsidP="000C0D62" w:rsidRDefault="00497688">
      <w:pPr>
        <w:pStyle w:val="ReqtifyAltQ"/>
      </w:pPr>
      <w:r w:rsidRPr="00497688">
        <w:t>#Category=Functional</w:t>
      </w:r>
    </w:p>
    <w:p w:rsidRPr="00497688" w:rsidR="00497688" w:rsidP="000C0D62" w:rsidRDefault="00497688">
      <w:pPr>
        <w:pStyle w:val="ReqtifyAltQ"/>
      </w:pPr>
      <w:r w:rsidRPr="00497688">
        <w:t>#Contribution=SIL4</w:t>
      </w:r>
    </w:p>
    <w:p w:rsidR="009328EA" w:rsidP="000C0D62" w:rsidRDefault="00497688">
      <w:pPr>
        <w:pStyle w:val="ReqtifyAltQ"/>
        <w:rPr>
          <w:ins w:author="常鸣" w:date="2014-07-03T14:27:00Z" w:id="4945"/>
        </w:rPr>
      </w:pPr>
      <w:del w:author="常鸣" w:date="2014-07-03T14:27:00Z" w:id="4946">
        <w:r w:rsidRPr="00497688" w:rsidDel="009328EA">
          <w:delText>#S</w:delText>
        </w:r>
      </w:del>
      <w:ins w:author="常鸣" w:date="2014-07-03T14:27:00Z" w:id="4947">
        <w:r w:rsidR="009328EA">
          <w:t>#Allocation=ATP Software</w:t>
        </w:r>
      </w:ins>
    </w:p>
    <w:p w:rsidRPr="00497688" w:rsidR="00497688" w:rsidP="000C0D62" w:rsidRDefault="009328EA">
      <w:pPr>
        <w:pStyle w:val="ReqtifyAltQ"/>
      </w:pPr>
      <w:ins w:author="常鸣" w:date="2014-07-03T14:27:00Z" w:id="4948">
        <w:r>
          <w:t>#S</w:t>
        </w:r>
      </w:ins>
      <w:r w:rsidRPr="00497688" w:rsidR="00497688">
        <w:t>ource=[iTC_CC-SyAD-</w:t>
      </w:r>
      <w:r w:rsidRPr="00497688" w:rsidR="00497688">
        <w:rPr>
          <w:rFonts w:hint="eastAsia"/>
        </w:rPr>
        <w:t>0132], [</w:t>
      </w:r>
      <w:r w:rsidRPr="00497688" w:rsidR="00497688">
        <w:t>iTC_CC_ATP_SwHA-0067</w:t>
      </w:r>
      <w:r w:rsidRPr="00497688" w:rsidR="00497688">
        <w:rPr>
          <w:rFonts w:hint="eastAsia"/>
        </w:rPr>
        <w:t>]</w:t>
      </w:r>
    </w:p>
    <w:p w:rsidRPr="00497688" w:rsidR="00497688" w:rsidP="000C0D62" w:rsidRDefault="00497688">
      <w:pPr>
        <w:pStyle w:val="ReqtifyAltQ"/>
      </w:pPr>
      <w:r w:rsidRPr="00497688">
        <w:t>[End]</w:t>
      </w:r>
    </w:p>
    <w:p w:rsidRPr="00497688" w:rsidR="00497688" w:rsidP="00C93484" w:rsidRDefault="00497688">
      <w:pPr>
        <w:pStyle w:val="Reqtify"/>
      </w:pPr>
    </w:p>
    <w:p w:rsidRPr="00497688" w:rsidR="00497688" w:rsidP="0012674A" w:rsidRDefault="00497688">
      <w:pPr>
        <w:pStyle w:val="4"/>
      </w:pPr>
      <w:r w:rsidRPr="00497688">
        <w:rPr>
          <w:rFonts w:hint="eastAsia"/>
        </w:rPr>
        <w:t xml:space="preserve">State </w:t>
      </w:r>
      <w:r w:rsidRPr="00497688">
        <w:t>“</w:t>
      </w:r>
      <w:r w:rsidRPr="00497688">
        <w:rPr>
          <w:rStyle w:val="aff1"/>
          <w:rFonts w:hint="eastAsia"/>
        </w:rPr>
        <w:t>CALI_WAITING</w:t>
      </w:r>
      <w:r w:rsidRPr="00497688">
        <w:t>”</w:t>
      </w:r>
    </w:p>
    <w:p w:rsidRPr="00497688" w:rsidR="00497688" w:rsidP="00704491" w:rsidRDefault="00497688">
      <w:pPr>
        <w:pStyle w:val="ReqtifyAltR"/>
      </w:pPr>
    </w:p>
    <w:p w:rsidRPr="00497688" w:rsidR="00497688" w:rsidP="00704491" w:rsidRDefault="00497688">
      <w:pPr>
        <w:pStyle w:val="ReqtifyAltR"/>
      </w:pPr>
      <w:r w:rsidRPr="00497688">
        <w:t>[iTC_CC_ATP-SwRS-0</w:t>
      </w:r>
      <w:r w:rsidRPr="00497688">
        <w:rPr>
          <w:rFonts w:hint="eastAsia"/>
        </w:rPr>
        <w:t>193</w:t>
      </w:r>
      <w:r w:rsidRPr="00497688">
        <w:t>]</w:t>
      </w:r>
    </w:p>
    <w:p w:rsidRPr="00497688" w:rsidR="00497688" w:rsidP="00C93484" w:rsidRDefault="00497688">
      <w:pPr>
        <w:pStyle w:val="Reqtify"/>
      </w:pPr>
      <w:r w:rsidRPr="00497688">
        <w:rPr>
          <w:rFonts w:hint="eastAsia"/>
        </w:rPr>
        <w:t>在</w:t>
      </w:r>
      <w:r w:rsidRPr="00497688">
        <w:rPr>
          <w:rStyle w:val="aff1"/>
        </w:rPr>
        <w:t>CALI_WATING</w:t>
      </w:r>
      <w:r w:rsidRPr="00497688">
        <w:rPr>
          <w:rFonts w:hint="eastAsia"/>
        </w:rPr>
        <w:t>状态下使用默认齿距值</w:t>
      </w:r>
    </w:p>
    <w:p w:rsidRPr="00497688" w:rsidR="00497688" w:rsidP="00C93484" w:rsidRDefault="00497688">
      <w:pPr>
        <w:pStyle w:val="Reqtify"/>
      </w:pPr>
    </w:p>
    <w:p w:rsidRPr="00497688" w:rsidR="00497688" w:rsidP="00C93484" w:rsidRDefault="00497688">
      <w:pPr>
        <w:pStyle w:val="Reqtify"/>
      </w:pPr>
      <w:r w:rsidRPr="00497688">
        <w:t xml:space="preserve">From power-up and while calibration process is not </w:t>
      </w:r>
      <w:r w:rsidRPr="00497688" w:rsidR="00C83252">
        <w:t>successfully</w:t>
      </w:r>
      <w:r w:rsidRPr="00497688">
        <w:t xml:space="preserve"> performed, ATP shall use default calibration to compute train motion and shall consider itself in the state of waiting for the first beacon belonging to a couple of calibration.</w:t>
      </w:r>
    </w:p>
    <w:p w:rsidRPr="00497688" w:rsidR="00497688" w:rsidP="00C93484" w:rsidRDefault="00497688">
      <w:pPr>
        <w:pStyle w:val="Reqtify"/>
      </w:pPr>
    </w:p>
    <w:p w:rsidRPr="00497688" w:rsidR="00497688" w:rsidP="000431E0" w:rsidRDefault="00497688">
      <w:pPr>
        <w:pStyle w:val="af7"/>
      </w:pPr>
      <w:r w:rsidRPr="00497688">
        <w:rPr>
          <w:rFonts w:hint="eastAsia"/>
        </w:rPr>
        <w:t>if (</w:t>
      </w:r>
      <w:r w:rsidR="00C32EC4">
        <w:t>Initialization</w:t>
      </w:r>
      <w:r w:rsidRPr="00497688">
        <w:rPr>
          <w:rFonts w:hint="eastAsia"/>
        </w:rPr>
        <w:t>)</w:t>
      </w:r>
    </w:p>
    <w:p w:rsidRPr="00497688" w:rsidR="00497688" w:rsidP="000431E0" w:rsidRDefault="00497688">
      <w:pPr>
        <w:pStyle w:val="af7"/>
      </w:pPr>
      <w:r w:rsidRPr="00497688">
        <w:rPr>
          <w:rFonts w:hint="eastAsia"/>
        </w:rPr>
        <w:t xml:space="preserve"> </w:t>
      </w:r>
      <w:r w:rsidR="003928F2">
        <w:rPr>
          <w:rFonts w:hint="eastAsia"/>
        </w:rPr>
        <w:t xml:space="preserve">   </w:t>
      </w:r>
      <w:hyperlink w:history="1" w:anchor="CalibrationState">
        <w:r w:rsidR="00040C85">
          <w:rPr>
            <w:rStyle w:val="ac"/>
          </w:rPr>
          <w:t>CalibrationState</w:t>
        </w:r>
      </w:hyperlink>
      <w:r w:rsidRPr="00497688">
        <w:rPr>
          <w:rFonts w:hint="eastAsia"/>
        </w:rPr>
        <w:t xml:space="preserve"> = </w:t>
      </w:r>
      <w:r w:rsidRPr="00497688">
        <w:t xml:space="preserve"> </w:t>
      </w:r>
      <w:r w:rsidRPr="00497688">
        <w:rPr>
          <w:rStyle w:val="aff1"/>
        </w:rPr>
        <w:t>CALI_WAITING</w:t>
      </w:r>
    </w:p>
    <w:p w:rsidRPr="00497688" w:rsidR="00497688" w:rsidP="000431E0" w:rsidRDefault="00497688">
      <w:pPr>
        <w:pStyle w:val="af7"/>
      </w:pPr>
      <w:r w:rsidRPr="00497688">
        <w:t xml:space="preserve"> </w:t>
      </w:r>
      <w:r w:rsidR="003928F2">
        <w:t xml:space="preserve">   </w:t>
      </w:r>
      <w:hyperlink w:history="1" w:anchor="MinCogCalibration">
        <w:r w:rsidR="007400C0">
          <w:rPr>
            <w:rStyle w:val="ac"/>
          </w:rPr>
          <w:t>MinCogCalibration</w:t>
        </w:r>
      </w:hyperlink>
      <w:r w:rsidRPr="00497688">
        <w:rPr>
          <w:rFonts w:hint="eastAsia"/>
        </w:rPr>
        <w:t xml:space="preserve"> = </w:t>
      </w:r>
      <w:hyperlink w:history="1" w:anchor="ATPsetting">
        <w:r w:rsidR="00786D0B">
          <w:rPr>
            <w:rStyle w:val="ac"/>
          </w:rPr>
          <w:t>ATPsetting</w:t>
        </w:r>
      </w:hyperlink>
      <w:r w:rsidRPr="00497688">
        <w:t>.</w:t>
      </w:r>
      <w:r w:rsidR="008626E7">
        <w:t>OdoCaliDefaultCogLengthMin</w:t>
      </w:r>
    </w:p>
    <w:p w:rsidRPr="00497688" w:rsidR="00497688" w:rsidP="000431E0" w:rsidRDefault="00497688">
      <w:pPr>
        <w:pStyle w:val="af7"/>
      </w:pPr>
      <w:r w:rsidRPr="00497688">
        <w:rPr>
          <w:rFonts w:hint="eastAsia"/>
        </w:rPr>
        <w:t xml:space="preserve"> </w:t>
      </w:r>
      <w:r w:rsidR="003928F2">
        <w:rPr>
          <w:rFonts w:hint="eastAsia"/>
        </w:rPr>
        <w:t xml:space="preserve">   </w:t>
      </w:r>
      <w:hyperlink w:history="1" w:anchor="MaxCogCalibration">
        <w:r w:rsidR="00B5344E">
          <w:rPr>
            <w:rStyle w:val="ac"/>
          </w:rPr>
          <w:t>MaxCogCalibration</w:t>
        </w:r>
      </w:hyperlink>
      <w:r w:rsidRPr="00497688">
        <w:rPr>
          <w:rFonts w:hint="eastAsia"/>
        </w:rPr>
        <w:t xml:space="preserve"> = </w:t>
      </w:r>
      <w:hyperlink w:history="1" w:anchor="ATPsetting">
        <w:r w:rsidR="00786D0B">
          <w:rPr>
            <w:rStyle w:val="ac"/>
          </w:rPr>
          <w:t>ATPsetting</w:t>
        </w:r>
      </w:hyperlink>
      <w:r w:rsidRPr="00497688">
        <w:t>.</w:t>
      </w:r>
      <w:r w:rsidR="008626E7">
        <w:t>OdoCaliDefaultCogLengthMax</w:t>
      </w:r>
    </w:p>
    <w:p w:rsidRPr="00497688" w:rsidR="00497688" w:rsidP="000C0D62" w:rsidRDefault="00497688">
      <w:pPr>
        <w:pStyle w:val="ReqtifyAltQ"/>
      </w:pPr>
      <w:r w:rsidRPr="00497688">
        <w:t>#Category=Functional</w:t>
      </w:r>
    </w:p>
    <w:p w:rsidRPr="00497688" w:rsidR="00497688" w:rsidP="000C0D62" w:rsidRDefault="00497688">
      <w:pPr>
        <w:pStyle w:val="ReqtifyAltQ"/>
      </w:pPr>
      <w:r w:rsidRPr="00497688">
        <w:t>#Contribution=SIL4</w:t>
      </w:r>
    </w:p>
    <w:p w:rsidR="009328EA" w:rsidP="000C0D62" w:rsidRDefault="00497688">
      <w:pPr>
        <w:pStyle w:val="ReqtifyAltQ"/>
        <w:rPr>
          <w:ins w:author="常鸣" w:date="2014-07-03T14:27:00Z" w:id="4949"/>
        </w:rPr>
      </w:pPr>
      <w:del w:author="常鸣" w:date="2014-07-03T14:27:00Z" w:id="4950">
        <w:r w:rsidRPr="00497688" w:rsidDel="009328EA">
          <w:delText>#S</w:delText>
        </w:r>
      </w:del>
      <w:ins w:author="常鸣" w:date="2014-07-03T14:27:00Z" w:id="4951">
        <w:r w:rsidR="009328EA">
          <w:t>#Allocation=ATP Software</w:t>
        </w:r>
      </w:ins>
      <w:ins w:author="常鸣" w:date="2014-07-03T14:53:00Z" w:id="4952">
        <w:r w:rsidR="00AA7E12">
          <w:rPr>
            <w:rFonts w:hint="eastAsia"/>
          </w:rPr>
          <w:t>, Vital Embedded Setting</w:t>
        </w:r>
      </w:ins>
    </w:p>
    <w:p w:rsidRPr="00497688" w:rsidR="00497688" w:rsidP="000C0D62" w:rsidRDefault="009328EA">
      <w:pPr>
        <w:pStyle w:val="ReqtifyAltQ"/>
      </w:pPr>
      <w:ins w:author="常鸣" w:date="2014-07-03T14:27:00Z" w:id="4953">
        <w:r>
          <w:t>#S</w:t>
        </w:r>
      </w:ins>
      <w:r w:rsidRPr="00497688" w:rsidR="00497688">
        <w:t>ource=[iTC_CC-SyAD-</w:t>
      </w:r>
      <w:r w:rsidRPr="00497688" w:rsidR="00497688">
        <w:rPr>
          <w:rFonts w:hint="eastAsia"/>
        </w:rPr>
        <w:t>0132],</w:t>
      </w:r>
      <w:r w:rsidRPr="00497688" w:rsidR="00497688">
        <w:t xml:space="preserve"> [iTC_CC-SyAD-</w:t>
      </w:r>
      <w:r w:rsidRPr="00497688" w:rsidR="00497688">
        <w:rPr>
          <w:rFonts w:hint="eastAsia"/>
        </w:rPr>
        <w:t>0139],</w:t>
      </w:r>
      <w:r w:rsidRPr="00497688" w:rsidR="00497688">
        <w:t xml:space="preserve"> [iTC_CC_ATP_SwHA-0195]</w:t>
      </w:r>
    </w:p>
    <w:p w:rsidRPr="00497688" w:rsidR="00497688" w:rsidP="000C0D62" w:rsidRDefault="00497688">
      <w:pPr>
        <w:pStyle w:val="ReqtifyAltQ"/>
      </w:pPr>
      <w:r w:rsidRPr="00497688">
        <w:t>[End]</w:t>
      </w:r>
    </w:p>
    <w:p w:rsidRPr="00497688" w:rsidR="00497688" w:rsidP="00C93484" w:rsidRDefault="00497688">
      <w:pPr>
        <w:pStyle w:val="Reqtify"/>
      </w:pPr>
    </w:p>
    <w:p w:rsidRPr="00497688" w:rsidR="00497688" w:rsidP="00C93484" w:rsidRDefault="00497688">
      <w:pPr>
        <w:pStyle w:val="Reqtify"/>
      </w:pPr>
    </w:p>
    <w:p w:rsidRPr="00497688" w:rsidR="00497688" w:rsidP="00704491" w:rsidRDefault="00497688">
      <w:pPr>
        <w:pStyle w:val="ReqtifyAltR"/>
      </w:pPr>
      <w:r w:rsidRPr="00497688">
        <w:t>[iTC_CC_ATP-SwRS-0</w:t>
      </w:r>
      <w:r w:rsidRPr="00497688">
        <w:rPr>
          <w:rFonts w:hint="eastAsia"/>
        </w:rPr>
        <w:t>463</w:t>
      </w:r>
      <w:r w:rsidRPr="00497688">
        <w:t>]</w:t>
      </w:r>
    </w:p>
    <w:p w:rsidRPr="00497688" w:rsidR="00497688" w:rsidP="00C93484" w:rsidRDefault="00497688">
      <w:pPr>
        <w:pStyle w:val="Reqtify"/>
      </w:pPr>
      <w:r w:rsidRPr="00497688">
        <w:rPr>
          <w:rFonts w:hint="eastAsia"/>
        </w:rPr>
        <w:t>当读到线路地图中的</w:t>
      </w:r>
      <w:r w:rsidRPr="00497688">
        <w:rPr>
          <w:rFonts w:hint="eastAsia"/>
        </w:rPr>
        <w:t>MTIB1</w:t>
      </w:r>
      <w:r w:rsidRPr="00497688">
        <w:rPr>
          <w:rFonts w:hint="eastAsia"/>
        </w:rPr>
        <w:t>时，齿距校准状态从</w:t>
      </w:r>
      <w:r w:rsidRPr="00497688">
        <w:rPr>
          <w:rStyle w:val="aff1"/>
        </w:rPr>
        <w:t>CALI_WAITING</w:t>
      </w:r>
      <w:r w:rsidRPr="00497688">
        <w:rPr>
          <w:rFonts w:hint="eastAsia"/>
        </w:rPr>
        <w:t>转入</w:t>
      </w:r>
      <w:r w:rsidRPr="00497688">
        <w:rPr>
          <w:rStyle w:val="aff1"/>
        </w:rPr>
        <w:t>CALI_MEASUR</w:t>
      </w:r>
      <w:r w:rsidRPr="00497688">
        <w:rPr>
          <w:rStyle w:val="aff1"/>
          <w:rFonts w:hint="eastAsia"/>
        </w:rPr>
        <w:t>ING</w:t>
      </w:r>
      <w:r w:rsidRPr="00497688">
        <w:rPr>
          <w:rFonts w:hint="eastAsia"/>
        </w:rPr>
        <w:t>。</w:t>
      </w:r>
    </w:p>
    <w:p w:rsidRPr="00497688" w:rsidR="00497688" w:rsidP="00C93484" w:rsidRDefault="00497688">
      <w:pPr>
        <w:pStyle w:val="Reqtify"/>
      </w:pPr>
    </w:p>
    <w:p w:rsidRPr="00497688" w:rsidR="00497688" w:rsidP="00C93484" w:rsidRDefault="00497688">
      <w:pPr>
        <w:pStyle w:val="Reqtify"/>
      </w:pPr>
      <w:r w:rsidRPr="00497688">
        <w:t xml:space="preserve">If ATP is in the state of </w:t>
      </w:r>
      <w:r w:rsidRPr="00497688">
        <w:rPr>
          <w:rStyle w:val="aff1"/>
        </w:rPr>
        <w:t>CALI_WAITING</w:t>
      </w:r>
      <w:r w:rsidRPr="00497688">
        <w:t xml:space="preserve">, </w:t>
      </w:r>
      <w:r w:rsidRPr="00497688">
        <w:rPr>
          <w:rFonts w:hint="eastAsia"/>
        </w:rPr>
        <w:t xml:space="preserve">can </w:t>
      </w:r>
      <w:r w:rsidRPr="00497688" w:rsidR="00C83252">
        <w:t>transform</w:t>
      </w:r>
      <w:r w:rsidRPr="00497688">
        <w:rPr>
          <w:rFonts w:hint="eastAsia"/>
        </w:rPr>
        <w:t xml:space="preserve"> to the </w:t>
      </w:r>
      <w:r w:rsidRPr="00497688">
        <w:t>measur</w:t>
      </w:r>
      <w:r w:rsidRPr="00497688">
        <w:rPr>
          <w:rFonts w:hint="eastAsia"/>
        </w:rPr>
        <w:t xml:space="preserve">ing state if </w:t>
      </w:r>
      <w:r w:rsidRPr="00497688">
        <w:t xml:space="preserve">following conditions </w:t>
      </w:r>
      <w:r w:rsidRPr="00497688" w:rsidR="00C83252">
        <w:t>fulfilled</w:t>
      </w:r>
      <w:r w:rsidRPr="00497688">
        <w:t>:</w:t>
      </w:r>
    </w:p>
    <w:p w:rsidRPr="00497688" w:rsidR="00497688" w:rsidP="00FA0FBB" w:rsidRDefault="00497688">
      <w:pPr>
        <w:pStyle w:val="AltX"/>
      </w:pPr>
      <w:r w:rsidRPr="00497688">
        <w:t>a valid beacon has been received and this beacon belongs to a couple of calibration,</w:t>
      </w:r>
    </w:p>
    <w:p w:rsidRPr="00497688" w:rsidR="00497688" w:rsidP="00FA0FBB" w:rsidRDefault="00497688">
      <w:pPr>
        <w:pStyle w:val="AltX"/>
      </w:pPr>
      <w:r w:rsidRPr="00497688">
        <w:t>and train kinematic was valid,</w:t>
      </w:r>
    </w:p>
    <w:p w:rsidRPr="00497688" w:rsidR="00497688" w:rsidP="00FA0FBB" w:rsidRDefault="00497688">
      <w:pPr>
        <w:pStyle w:val="AltX"/>
      </w:pPr>
      <w:r w:rsidRPr="00497688">
        <w:t>and no excessive slip/slide effect was detected,</w:t>
      </w:r>
    </w:p>
    <w:p w:rsidRPr="00497688" w:rsidR="00497688" w:rsidP="00FA0FBB" w:rsidRDefault="00497688">
      <w:pPr>
        <w:pStyle w:val="AltX"/>
      </w:pPr>
      <w:r w:rsidRPr="00497688">
        <w:t xml:space="preserve">and </w:t>
      </w:r>
      <w:hyperlink w:history="1" w:anchor="WheelMinimumMovement">
        <w:r w:rsidR="00B5344E">
          <w:rPr>
            <w:rStyle w:val="ac"/>
          </w:rPr>
          <w:t>WheelMinimumMovement</w:t>
        </w:r>
      </w:hyperlink>
      <w:r w:rsidRPr="00497688">
        <w:t xml:space="preserve"> is not null,</w:t>
      </w:r>
    </w:p>
    <w:p w:rsidRPr="00497688" w:rsidR="00497688" w:rsidP="00C93484" w:rsidRDefault="00497688">
      <w:pPr>
        <w:pStyle w:val="Reqtify"/>
      </w:pPr>
      <w:r w:rsidRPr="00497688">
        <w:t>Then, ATP shall memorize:</w:t>
      </w:r>
    </w:p>
    <w:p w:rsidRPr="00497688" w:rsidR="00497688" w:rsidP="00FA0FBB" w:rsidRDefault="00497688">
      <w:pPr>
        <w:pStyle w:val="AltX"/>
      </w:pPr>
      <w:r w:rsidRPr="00497688">
        <w:lastRenderedPageBreak/>
        <w:t>position of the wheel before and after top location signal of received beacon</w:t>
      </w:r>
    </w:p>
    <w:p w:rsidRPr="00497688" w:rsidR="00497688" w:rsidP="00FA0FBB" w:rsidRDefault="00497688">
      <w:pPr>
        <w:pStyle w:val="AltX"/>
      </w:pPr>
      <w:r w:rsidRPr="00497688">
        <w:t xml:space="preserve">the </w:t>
      </w:r>
      <w:r w:rsidRPr="00497688">
        <w:rPr>
          <w:rFonts w:hint="eastAsia"/>
        </w:rPr>
        <w:t>ID</w:t>
      </w:r>
      <w:r w:rsidRPr="00497688">
        <w:t xml:space="preserve"> of received beacon,</w:t>
      </w:r>
    </w:p>
    <w:p w:rsidRPr="00497688" w:rsidR="00497688" w:rsidP="00FA0FBB" w:rsidRDefault="00497688">
      <w:pPr>
        <w:pStyle w:val="AltX"/>
      </w:pPr>
      <w:r w:rsidRPr="00497688">
        <w:t>the sign of the movement when crossing beacon,</w:t>
      </w:r>
    </w:p>
    <w:p w:rsidRPr="00497688" w:rsidR="00497688" w:rsidP="00FA0FBB" w:rsidRDefault="00497688">
      <w:pPr>
        <w:pStyle w:val="AltX"/>
      </w:pPr>
      <w:r w:rsidRPr="00497688">
        <w:t xml:space="preserve">and shall consider itself </w:t>
      </w:r>
      <w:r w:rsidRPr="00497688">
        <w:rPr>
          <w:rFonts w:hint="eastAsia"/>
        </w:rPr>
        <w:t>as</w:t>
      </w:r>
      <w:r w:rsidRPr="00497688">
        <w:t xml:space="preserve"> </w:t>
      </w:r>
      <w:r w:rsidRPr="00497688">
        <w:rPr>
          <w:rStyle w:val="aff1"/>
        </w:rPr>
        <w:t>CALI_MEASUR</w:t>
      </w:r>
      <w:r w:rsidRPr="00497688">
        <w:rPr>
          <w:rStyle w:val="aff1"/>
          <w:rFonts w:hint="eastAsia"/>
        </w:rPr>
        <w:t>ING</w:t>
      </w:r>
      <w:r w:rsidRPr="00497688">
        <w:t>.</w:t>
      </w:r>
    </w:p>
    <w:p w:rsidRPr="00497688" w:rsidR="00497688" w:rsidP="00C93484" w:rsidRDefault="00497688">
      <w:pPr>
        <w:pStyle w:val="Reqtify"/>
      </w:pPr>
    </w:p>
    <w:p w:rsidRPr="00497688" w:rsidR="00497688" w:rsidP="000431E0" w:rsidRDefault="00497688">
      <w:pPr>
        <w:pStyle w:val="af7"/>
      </w:pPr>
      <w:r w:rsidRPr="00497688">
        <w:rPr>
          <w:rFonts w:hint="eastAsia"/>
        </w:rPr>
        <w:t>if (</w:t>
      </w:r>
      <w:r w:rsidRPr="00497688">
        <w:t>(</w:t>
      </w:r>
      <w:hyperlink w:history="1" w:anchor="CalibrationState">
        <w:r w:rsidR="00040C85">
          <w:rPr>
            <w:rStyle w:val="ac"/>
          </w:rPr>
          <w:t>CalibrationState</w:t>
        </w:r>
      </w:hyperlink>
      <w:r w:rsidRPr="00497688">
        <w:t xml:space="preserve">(k-1) =  </w:t>
      </w:r>
      <w:r w:rsidRPr="00497688">
        <w:rPr>
          <w:rStyle w:val="aff1"/>
        </w:rPr>
        <w:t>CALI_WAITING</w:t>
      </w:r>
      <w:r w:rsidRPr="00497688">
        <w:t>)</w:t>
      </w:r>
    </w:p>
    <w:p w:rsidRPr="00497688" w:rsidR="00497688" w:rsidP="000431E0" w:rsidRDefault="00497688">
      <w:pPr>
        <w:pStyle w:val="af7"/>
      </w:pPr>
      <w:r w:rsidRPr="00497688">
        <w:rPr>
          <w:rFonts w:hint="eastAsia"/>
        </w:rPr>
        <w:t xml:space="preserve">    and </w:t>
      </w:r>
      <w:r w:rsidRPr="00497688">
        <w:t>(</w:t>
      </w:r>
      <w:hyperlink w:history="1" w:anchor="NewBeaconObtained">
        <w:r w:rsidRPr="00DF7BFA" w:rsidR="00DF7BFA">
          <w:rPr>
            <w:rStyle w:val="ac"/>
          </w:rPr>
          <w:t>NewBeaconObtained</w:t>
        </w:r>
      </w:hyperlink>
      <w:r w:rsidRPr="00497688">
        <w:t>(k) =</w:t>
      </w:r>
      <w:r w:rsidRPr="00497688">
        <w:rPr>
          <w:rFonts w:hint="eastAsia"/>
        </w:rPr>
        <w:t>=</w:t>
      </w:r>
      <w:r w:rsidRPr="00497688">
        <w:t xml:space="preserve"> </w:t>
      </w:r>
      <w:r w:rsidRPr="00354FC4">
        <w:rPr>
          <w:rStyle w:val="aff1"/>
        </w:rPr>
        <w:t>True</w:t>
      </w:r>
      <w:r w:rsidRPr="00497688">
        <w:t>)</w:t>
      </w:r>
    </w:p>
    <w:p w:rsidRPr="00497688" w:rsidR="00497688" w:rsidP="000431E0" w:rsidRDefault="00497688">
      <w:pPr>
        <w:pStyle w:val="af7"/>
      </w:pPr>
      <w:r w:rsidRPr="00497688">
        <w:rPr>
          <w:rFonts w:hint="eastAsia"/>
        </w:rPr>
        <w:t xml:space="preserve">    and (</w:t>
      </w:r>
      <w:hyperlink w:history="1" w:anchor="TrackMap">
        <w:r w:rsidR="00C64E92">
          <w:rPr>
            <w:rStyle w:val="ac"/>
          </w:rPr>
          <w:t>TrackMap</w:t>
        </w:r>
      </w:hyperlink>
      <w:r w:rsidR="00354F88">
        <w:rPr>
          <w:rFonts w:hint="eastAsia"/>
        </w:rPr>
        <w:t>.</w:t>
      </w:r>
      <w:hyperlink w:history="1" w:anchor="BeaconBelongsToCalibrationCouple">
        <w:r w:rsidR="009A1DAC">
          <w:rPr>
            <w:rStyle w:val="ac"/>
          </w:rPr>
          <w:t>BeaconBelongsToCalibrationCouple</w:t>
        </w:r>
      </w:hyperlink>
      <w:r w:rsidRPr="00497688">
        <w:rPr>
          <w:rFonts w:hint="eastAsia"/>
        </w:rPr>
        <w:t>(</w:t>
      </w:r>
      <w:hyperlink w:history="1" w:anchor="BeaconMessage">
        <w:r w:rsidR="00F42E76">
          <w:rPr>
            <w:rStyle w:val="ac"/>
          </w:rPr>
          <w:t>BeaconMessage</w:t>
        </w:r>
      </w:hyperlink>
      <w:r w:rsidRPr="00497688">
        <w:rPr>
          <w:rFonts w:hint="eastAsia"/>
        </w:rPr>
        <w:t>.</w:t>
      </w:r>
      <w:r w:rsidRPr="00497688">
        <w:t>Id(k))</w:t>
      </w:r>
      <w:r w:rsidRPr="00497688">
        <w:rPr>
          <w:rFonts w:hint="eastAsia"/>
        </w:rPr>
        <w:t xml:space="preserve"> </w:t>
      </w:r>
      <w:r w:rsidRPr="00497688">
        <w:t>=</w:t>
      </w:r>
      <w:r w:rsidRPr="00497688">
        <w:rPr>
          <w:rFonts w:hint="eastAsia"/>
        </w:rPr>
        <w:t>=</w:t>
      </w:r>
      <w:r w:rsidRPr="00497688">
        <w:t xml:space="preserve"> </w:t>
      </w:r>
      <w:r w:rsidRPr="00354FC4">
        <w:rPr>
          <w:rStyle w:val="aff1"/>
        </w:rPr>
        <w:t>True</w:t>
      </w:r>
      <w:r w:rsidRPr="00497688">
        <w:t>)</w:t>
      </w:r>
    </w:p>
    <w:p w:rsidRPr="00497688" w:rsidR="00497688" w:rsidP="000431E0" w:rsidRDefault="00497688">
      <w:pPr>
        <w:pStyle w:val="af7"/>
      </w:pPr>
      <w:r w:rsidRPr="00497688">
        <w:rPr>
          <w:rFonts w:hint="eastAsia"/>
        </w:rPr>
        <w:t xml:space="preserve">    and </w:t>
      </w:r>
      <w:r w:rsidRPr="00497688">
        <w:t>(</w:t>
      </w:r>
      <w:hyperlink w:history="1" w:anchor="SlipSlideDetected">
        <w:r w:rsidR="0096074C">
          <w:rPr>
            <w:rStyle w:val="ac"/>
          </w:rPr>
          <w:t>SlipSlideDetected</w:t>
        </w:r>
      </w:hyperlink>
      <w:r w:rsidRPr="00497688">
        <w:t xml:space="preserve">(k) </w:t>
      </w:r>
      <w:r w:rsidRPr="00497688">
        <w:rPr>
          <w:rFonts w:hint="eastAsia"/>
        </w:rPr>
        <w:t>=</w:t>
      </w:r>
      <w:r w:rsidRPr="00497688">
        <w:t xml:space="preserve">= </w:t>
      </w:r>
      <w:r w:rsidRPr="00354FC4">
        <w:rPr>
          <w:rStyle w:val="aff1"/>
        </w:rPr>
        <w:t>False</w:t>
      </w:r>
      <w:r w:rsidRPr="00497688">
        <w:t>)</w:t>
      </w:r>
      <w:r w:rsidRPr="00497688">
        <w:rPr>
          <w:rFonts w:hint="eastAsia"/>
        </w:rPr>
        <w:t>)</w:t>
      </w:r>
    </w:p>
    <w:p w:rsidRPr="00497688" w:rsidR="00497688" w:rsidP="000431E0" w:rsidRDefault="00497688">
      <w:pPr>
        <w:pStyle w:val="af7"/>
      </w:pPr>
      <w:r w:rsidRPr="00497688">
        <w:rPr>
          <w:rFonts w:hint="eastAsia"/>
        </w:rPr>
        <w:t xml:space="preserve"> </w:t>
      </w:r>
      <w:r w:rsidR="003928F2">
        <w:t xml:space="preserve">   </w:t>
      </w:r>
      <w:bookmarkStart w:name="CalibrationMeasurementStartPositionMin" w:id="4954"/>
      <w:r w:rsidR="00501C21">
        <w:rPr>
          <w:rFonts w:hint="eastAsia"/>
        </w:rPr>
        <w:t>C</w:t>
      </w:r>
      <w:r w:rsidRPr="00497688">
        <w:t>alibration</w:t>
      </w:r>
      <w:r w:rsidR="00354F88">
        <w:t>M</w:t>
      </w:r>
      <w:r w:rsidRPr="00497688">
        <w:t>e</w:t>
      </w:r>
      <w:r w:rsidRPr="00497688">
        <w:rPr>
          <w:rFonts w:hint="eastAsia"/>
        </w:rPr>
        <w:t>a</w:t>
      </w:r>
      <w:r w:rsidRPr="00497688">
        <w:t>surement</w:t>
      </w:r>
      <w:r w:rsidR="00354F88">
        <w:t>S</w:t>
      </w:r>
      <w:r w:rsidRPr="00497688">
        <w:t>tart</w:t>
      </w:r>
      <w:r w:rsidR="00354F88">
        <w:t>P</w:t>
      </w:r>
      <w:r w:rsidRPr="00497688">
        <w:t>osition</w:t>
      </w:r>
      <w:r w:rsidR="00354F88">
        <w:t>M</w:t>
      </w:r>
      <w:r w:rsidRPr="00497688">
        <w:t>in</w:t>
      </w:r>
      <w:bookmarkEnd w:id="4954"/>
      <w:r w:rsidR="00501C21">
        <w:rPr>
          <w:rFonts w:hint="eastAsia"/>
        </w:rPr>
        <w:t xml:space="preserve"> </w:t>
      </w:r>
      <w:r w:rsidRPr="00497688">
        <w:t xml:space="preserve">= </w:t>
      </w:r>
      <w:hyperlink w:history="1" w:anchor="CogPositionBeforeTopLoc">
        <w:r w:rsidR="00047F0A">
          <w:rPr>
            <w:rStyle w:val="ac"/>
          </w:rPr>
          <w:t>CogPositionBeforeTopLoc</w:t>
        </w:r>
      </w:hyperlink>
      <w:r w:rsidRPr="00497688">
        <w:rPr>
          <w:rFonts w:hint="eastAsia"/>
        </w:rPr>
        <w:t>(k)</w:t>
      </w:r>
    </w:p>
    <w:p w:rsidRPr="00497688" w:rsidR="00497688" w:rsidP="000431E0" w:rsidRDefault="00497688">
      <w:pPr>
        <w:pStyle w:val="af7"/>
      </w:pPr>
      <w:r w:rsidRPr="00497688">
        <w:rPr>
          <w:rFonts w:hint="eastAsia"/>
        </w:rPr>
        <w:t xml:space="preserve"> </w:t>
      </w:r>
      <w:r w:rsidR="003928F2">
        <w:t xml:space="preserve">   </w:t>
      </w:r>
      <w:bookmarkStart w:name="CalibrationMeasurementStartPositionMax" w:id="4955"/>
      <w:r w:rsidR="00501C21">
        <w:rPr>
          <w:rFonts w:hint="eastAsia"/>
        </w:rPr>
        <w:t>C</w:t>
      </w:r>
      <w:r w:rsidRPr="00497688">
        <w:t>alibration</w:t>
      </w:r>
      <w:r w:rsidR="00354F88">
        <w:rPr>
          <w:rFonts w:hint="eastAsia"/>
        </w:rPr>
        <w:t>M</w:t>
      </w:r>
      <w:r w:rsidRPr="00497688">
        <w:t>easurement</w:t>
      </w:r>
      <w:r w:rsidR="00354F88">
        <w:rPr>
          <w:rFonts w:hint="eastAsia"/>
        </w:rPr>
        <w:t>S</w:t>
      </w:r>
      <w:r w:rsidRPr="00497688">
        <w:t>tart</w:t>
      </w:r>
      <w:r w:rsidR="00354F88">
        <w:rPr>
          <w:rFonts w:hint="eastAsia"/>
        </w:rPr>
        <w:t>P</w:t>
      </w:r>
      <w:r w:rsidRPr="00497688">
        <w:t>osition</w:t>
      </w:r>
      <w:r w:rsidR="00354F88">
        <w:rPr>
          <w:rFonts w:hint="eastAsia"/>
        </w:rPr>
        <w:t>M</w:t>
      </w:r>
      <w:r w:rsidRPr="00497688">
        <w:rPr>
          <w:rFonts w:hint="eastAsia"/>
        </w:rPr>
        <w:t>ax</w:t>
      </w:r>
      <w:bookmarkEnd w:id="4955"/>
      <w:r w:rsidR="00501C21">
        <w:rPr>
          <w:rFonts w:hint="eastAsia"/>
        </w:rPr>
        <w:t xml:space="preserve"> </w:t>
      </w:r>
      <w:r w:rsidRPr="00497688">
        <w:t xml:space="preserve">= </w:t>
      </w:r>
      <w:hyperlink w:history="1" w:anchor="CogPositionAfterTopLoc">
        <w:r w:rsidR="00047F0A">
          <w:rPr>
            <w:rStyle w:val="ac"/>
          </w:rPr>
          <w:t>CogPositionAfterTopLoc</w:t>
        </w:r>
      </w:hyperlink>
      <w:r w:rsidRPr="00497688">
        <w:rPr>
          <w:rFonts w:hint="eastAsia"/>
        </w:rPr>
        <w:t>(k)</w:t>
      </w:r>
    </w:p>
    <w:p w:rsidRPr="00497688" w:rsidR="00497688" w:rsidP="000431E0" w:rsidRDefault="00497688">
      <w:pPr>
        <w:pStyle w:val="af7"/>
      </w:pPr>
      <w:r w:rsidRPr="00497688">
        <w:rPr>
          <w:rFonts w:hint="eastAsia"/>
        </w:rPr>
        <w:t xml:space="preserve"> </w:t>
      </w:r>
      <w:r w:rsidR="003928F2">
        <w:t xml:space="preserve">   </w:t>
      </w:r>
      <w:bookmarkStart w:name="CalibrationMeasurementStartBeacon" w:id="4956"/>
      <w:r w:rsidR="00501C21">
        <w:rPr>
          <w:rFonts w:hint="eastAsia"/>
        </w:rPr>
        <w:t>C</w:t>
      </w:r>
      <w:r w:rsidRPr="00497688">
        <w:t>alibration</w:t>
      </w:r>
      <w:r w:rsidR="00354F88">
        <w:t>M</w:t>
      </w:r>
      <w:r w:rsidRPr="00497688">
        <w:t>e</w:t>
      </w:r>
      <w:r w:rsidRPr="00497688">
        <w:rPr>
          <w:rFonts w:hint="eastAsia"/>
        </w:rPr>
        <w:t>a</w:t>
      </w:r>
      <w:r w:rsidRPr="00497688">
        <w:t>surement</w:t>
      </w:r>
      <w:r w:rsidR="00354F88">
        <w:t>S</w:t>
      </w:r>
      <w:r w:rsidRPr="00497688">
        <w:t>tart</w:t>
      </w:r>
      <w:r w:rsidR="00354F88">
        <w:t>B</w:t>
      </w:r>
      <w:r w:rsidRPr="00497688">
        <w:t>eacon</w:t>
      </w:r>
      <w:bookmarkEnd w:id="4956"/>
      <w:r w:rsidRPr="00497688">
        <w:t xml:space="preserve"> = </w:t>
      </w:r>
      <w:hyperlink w:history="1" w:anchor="BeaconMessage">
        <w:r w:rsidR="00F42E76">
          <w:rPr>
            <w:rStyle w:val="ac"/>
          </w:rPr>
          <w:t>BeaconMessage</w:t>
        </w:r>
      </w:hyperlink>
      <w:r w:rsidRPr="00497688">
        <w:rPr>
          <w:rFonts w:hint="eastAsia"/>
        </w:rPr>
        <w:t>.</w:t>
      </w:r>
      <w:r w:rsidRPr="00497688">
        <w:t>Id(k)</w:t>
      </w:r>
    </w:p>
    <w:p w:rsidRPr="00497688" w:rsidR="00497688" w:rsidP="000431E0" w:rsidRDefault="00497688">
      <w:pPr>
        <w:pStyle w:val="af7"/>
      </w:pPr>
      <w:r w:rsidRPr="00497688">
        <w:rPr>
          <w:rFonts w:hint="eastAsia"/>
        </w:rPr>
        <w:t xml:space="preserve"> </w:t>
      </w:r>
      <w:r w:rsidR="003928F2">
        <w:t xml:space="preserve">   </w:t>
      </w:r>
      <w:bookmarkStart w:name="CalibrationEnd1RunningForward" w:id="4957"/>
      <w:r w:rsidR="00501C21">
        <w:rPr>
          <w:rFonts w:hint="eastAsia"/>
        </w:rPr>
        <w:t>C</w:t>
      </w:r>
      <w:r w:rsidRPr="00497688">
        <w:t>alibration</w:t>
      </w:r>
      <w:r w:rsidR="00354F88">
        <w:t>E</w:t>
      </w:r>
      <w:r w:rsidRPr="00497688">
        <w:t>nd</w:t>
      </w:r>
      <w:r w:rsidRPr="00497688">
        <w:rPr>
          <w:rFonts w:hint="eastAsia"/>
        </w:rPr>
        <w:t>1</w:t>
      </w:r>
      <w:r w:rsidR="00354F88">
        <w:t>R</w:t>
      </w:r>
      <w:r w:rsidRPr="00497688">
        <w:t>unning</w:t>
      </w:r>
      <w:r w:rsidR="00354F88">
        <w:t>F</w:t>
      </w:r>
      <w:r w:rsidRPr="00497688">
        <w:t>orward</w:t>
      </w:r>
      <w:bookmarkEnd w:id="4957"/>
      <w:r w:rsidRPr="00497688">
        <w:t xml:space="preserve"> = </w:t>
      </w:r>
      <w:hyperlink w:history="1" w:anchor="End1RunningForward">
        <w:r w:rsidRPr="00EA20D7" w:rsidR="00EA20D7">
          <w:rPr>
            <w:rStyle w:val="ac"/>
          </w:rPr>
          <w:t>End1RunningForward</w:t>
        </w:r>
      </w:hyperlink>
      <w:r w:rsidRPr="005626DA" w:rsidR="005626DA">
        <w:t>(k)</w:t>
      </w:r>
    </w:p>
    <w:p w:rsidRPr="00497688" w:rsidR="00497688" w:rsidP="000431E0" w:rsidRDefault="00497688">
      <w:pPr>
        <w:pStyle w:val="af7"/>
      </w:pPr>
      <w:r w:rsidRPr="00497688">
        <w:rPr>
          <w:rFonts w:hint="eastAsia"/>
        </w:rPr>
        <w:t xml:space="preserve"> </w:t>
      </w:r>
      <w:r w:rsidR="003928F2">
        <w:t xml:space="preserve">   </w:t>
      </w:r>
      <w:hyperlink w:history="1" w:anchor="CalibrationState">
        <w:r w:rsidR="00040C85">
          <w:rPr>
            <w:rStyle w:val="ac"/>
          </w:rPr>
          <w:t>CalibrationState</w:t>
        </w:r>
      </w:hyperlink>
      <w:r w:rsidRPr="00497688">
        <w:t xml:space="preserve"> = </w:t>
      </w:r>
      <w:r w:rsidRPr="00497688">
        <w:rPr>
          <w:rStyle w:val="aff1"/>
        </w:rPr>
        <w:t>CALI_MEASURING</w:t>
      </w:r>
    </w:p>
    <w:p w:rsidRPr="00497688" w:rsidR="00497688" w:rsidP="000C0D62" w:rsidRDefault="00497688">
      <w:pPr>
        <w:pStyle w:val="ReqtifyAltQ"/>
      </w:pPr>
      <w:r w:rsidRPr="00497688">
        <w:t>#Category=Functional</w:t>
      </w:r>
    </w:p>
    <w:p w:rsidRPr="00497688" w:rsidR="00497688" w:rsidP="000C0D62" w:rsidRDefault="00497688">
      <w:pPr>
        <w:pStyle w:val="ReqtifyAltQ"/>
      </w:pPr>
      <w:r w:rsidRPr="00497688">
        <w:t>#Contribution=SIL4</w:t>
      </w:r>
    </w:p>
    <w:p w:rsidR="009328EA" w:rsidP="000C0D62" w:rsidRDefault="00497688">
      <w:pPr>
        <w:pStyle w:val="ReqtifyAltQ"/>
        <w:rPr>
          <w:ins w:author="常鸣" w:date="2014-07-03T14:27:00Z" w:id="4958"/>
        </w:rPr>
      </w:pPr>
      <w:del w:author="常鸣" w:date="2014-07-03T14:27:00Z" w:id="4959">
        <w:r w:rsidRPr="00497688" w:rsidDel="009328EA">
          <w:delText>#S</w:delText>
        </w:r>
      </w:del>
      <w:ins w:author="常鸣" w:date="2014-07-03T14:27:00Z" w:id="4960">
        <w:r w:rsidR="009328EA">
          <w:t>#Allocation=ATP Software</w:t>
        </w:r>
      </w:ins>
      <w:ins w:author="常鸣" w:date="2014-07-03T14:53:00Z" w:id="4961">
        <w:r w:rsidR="00AA7E12">
          <w:rPr>
            <w:rFonts w:hint="eastAsia"/>
          </w:rPr>
          <w:t>, Vital Embedded Setting</w:t>
        </w:r>
      </w:ins>
    </w:p>
    <w:p w:rsidRPr="00497688" w:rsidR="00497688" w:rsidP="000C0D62" w:rsidRDefault="009328EA">
      <w:pPr>
        <w:pStyle w:val="ReqtifyAltQ"/>
      </w:pPr>
      <w:ins w:author="常鸣" w:date="2014-07-03T14:27:00Z" w:id="4962">
        <w:r>
          <w:t>#S</w:t>
        </w:r>
      </w:ins>
      <w:r w:rsidRPr="00497688" w:rsidR="00497688">
        <w:t>ource=[iTC_CC-SyAD-</w:t>
      </w:r>
      <w:r w:rsidRPr="00497688" w:rsidR="00497688">
        <w:rPr>
          <w:rFonts w:hint="eastAsia"/>
        </w:rPr>
        <w:t>0140],</w:t>
      </w:r>
      <w:r w:rsidRPr="00497688" w:rsidR="00497688">
        <w:t xml:space="preserve"> [iTC_CC-SyAD-</w:t>
      </w:r>
      <w:r w:rsidRPr="00497688" w:rsidR="00497688">
        <w:rPr>
          <w:rFonts w:hint="eastAsia"/>
        </w:rPr>
        <w:t>0141],</w:t>
      </w:r>
      <w:r w:rsidRPr="00497688" w:rsidR="00497688">
        <w:t xml:space="preserve"> [iTC_CC-SyAD-</w:t>
      </w:r>
      <w:r w:rsidRPr="00497688" w:rsidR="00497688">
        <w:rPr>
          <w:rFonts w:hint="eastAsia"/>
        </w:rPr>
        <w:t>0145],</w:t>
      </w:r>
      <w:r w:rsidRPr="00497688" w:rsidR="00497688">
        <w:t xml:space="preserve"> [iTC_CC-SyAD-0183]</w:t>
      </w:r>
    </w:p>
    <w:p w:rsidRPr="00497688" w:rsidR="00497688" w:rsidP="000C0D62" w:rsidRDefault="00497688">
      <w:pPr>
        <w:pStyle w:val="ReqtifyAltQ"/>
      </w:pPr>
      <w:r w:rsidRPr="00497688">
        <w:t>[End]</w:t>
      </w:r>
    </w:p>
    <w:p w:rsidRPr="00497688" w:rsidR="00497688" w:rsidP="00C93484" w:rsidRDefault="00497688">
      <w:pPr>
        <w:pStyle w:val="Reqtify"/>
      </w:pPr>
    </w:p>
    <w:p w:rsidRPr="00497688" w:rsidR="00497688" w:rsidP="00C93484" w:rsidRDefault="00497688">
      <w:pPr>
        <w:pStyle w:val="Reqtify"/>
      </w:pPr>
    </w:p>
    <w:p w:rsidRPr="00497688" w:rsidR="00497688" w:rsidP="0012674A" w:rsidRDefault="00497688">
      <w:pPr>
        <w:pStyle w:val="4"/>
      </w:pPr>
      <w:r w:rsidRPr="00497688">
        <w:rPr>
          <w:rFonts w:hint="eastAsia"/>
        </w:rPr>
        <w:t xml:space="preserve">State </w:t>
      </w:r>
      <w:r w:rsidRPr="00497688">
        <w:t>“</w:t>
      </w:r>
      <w:r w:rsidRPr="00497688">
        <w:rPr>
          <w:rStyle w:val="aff1"/>
          <w:rFonts w:hint="eastAsia"/>
        </w:rPr>
        <w:t>CALI_MEASURING</w:t>
      </w:r>
      <w:r w:rsidRPr="00497688">
        <w:t>”</w:t>
      </w:r>
    </w:p>
    <w:p w:rsidRPr="00497688" w:rsidR="00497688" w:rsidP="00C93484" w:rsidRDefault="00497688">
      <w:pPr>
        <w:pStyle w:val="Reqtify"/>
      </w:pPr>
    </w:p>
    <w:p w:rsidRPr="00497688" w:rsidR="00497688" w:rsidP="00704491" w:rsidRDefault="00497688">
      <w:pPr>
        <w:pStyle w:val="ReqtifyAltR"/>
      </w:pPr>
      <w:r w:rsidRPr="00497688">
        <w:t>[iTC_CC_ATP-SwRS-0</w:t>
      </w:r>
      <w:r w:rsidRPr="00497688">
        <w:rPr>
          <w:rFonts w:hint="eastAsia"/>
        </w:rPr>
        <w:t>194</w:t>
      </w:r>
      <w:r w:rsidRPr="00497688">
        <w:t>]</w:t>
      </w:r>
    </w:p>
    <w:p w:rsidRPr="00497688" w:rsidR="00497688" w:rsidP="00C93484" w:rsidRDefault="00497688">
      <w:pPr>
        <w:pStyle w:val="Reqtify"/>
      </w:pPr>
      <w:r w:rsidRPr="00497688">
        <w:rPr>
          <w:rFonts w:hint="eastAsia"/>
        </w:rPr>
        <w:t>当读到线路地图中与之前</w:t>
      </w:r>
      <w:r w:rsidRPr="00497688">
        <w:rPr>
          <w:rFonts w:hint="eastAsia"/>
        </w:rPr>
        <w:t>MTIB1</w:t>
      </w:r>
      <w:r w:rsidRPr="00497688">
        <w:rPr>
          <w:rFonts w:hint="eastAsia"/>
        </w:rPr>
        <w:t>匹配的</w:t>
      </w:r>
      <w:r w:rsidRPr="00497688">
        <w:rPr>
          <w:rFonts w:hint="eastAsia"/>
        </w:rPr>
        <w:t>MTIB2</w:t>
      </w:r>
      <w:r w:rsidRPr="00497688">
        <w:rPr>
          <w:rFonts w:hint="eastAsia"/>
        </w:rPr>
        <w:t>时，根据经过的齿数值，在</w:t>
      </w:r>
      <w:hyperlink w:history="1" w:anchor="ATPsetting">
        <w:r w:rsidRPr="00AF7E32">
          <w:rPr>
            <w:rStyle w:val="ac"/>
          </w:rPr>
          <w:t>ATPsetting</w:t>
        </w:r>
      </w:hyperlink>
      <w:r w:rsidRPr="00497688">
        <w:rPr>
          <w:rFonts w:hint="eastAsia"/>
        </w:rPr>
        <w:t>中查表得到最大最小齿距，并比较测得的齿距结果：</w:t>
      </w:r>
    </w:p>
    <w:p w:rsidRPr="00497688" w:rsidR="00497688" w:rsidP="00FA0FBB" w:rsidRDefault="00497688">
      <w:pPr>
        <w:pStyle w:val="AltX"/>
      </w:pPr>
      <w:r w:rsidRPr="00497688">
        <w:rPr>
          <w:rFonts w:hint="eastAsia"/>
        </w:rPr>
        <w:t>如果测得的最大最小齿距在理论值范围内，则齿距校准状态从</w:t>
      </w:r>
      <w:r w:rsidRPr="00497688">
        <w:rPr>
          <w:rStyle w:val="aff1"/>
        </w:rPr>
        <w:t>CALI_MEASURING</w:t>
      </w:r>
      <w:r w:rsidRPr="00497688">
        <w:rPr>
          <w:rFonts w:hint="eastAsia"/>
        </w:rPr>
        <w:t>到</w:t>
      </w:r>
      <w:r w:rsidRPr="00497688">
        <w:rPr>
          <w:rStyle w:val="aff1"/>
        </w:rPr>
        <w:t>CALI_VALIDATING</w:t>
      </w:r>
      <w:r w:rsidRPr="00497688">
        <w:rPr>
          <w:rFonts w:hint="eastAsia"/>
        </w:rPr>
        <w:t>；</w:t>
      </w:r>
    </w:p>
    <w:p w:rsidRPr="00497688" w:rsidR="00497688" w:rsidP="00FA0FBB" w:rsidRDefault="00497688">
      <w:pPr>
        <w:pStyle w:val="AltX"/>
      </w:pPr>
      <w:r w:rsidRPr="00497688">
        <w:rPr>
          <w:rFonts w:hint="eastAsia"/>
        </w:rPr>
        <w:t>如果在理论范围外，则状态从</w:t>
      </w:r>
      <w:r w:rsidRPr="00497688">
        <w:rPr>
          <w:rStyle w:val="aff1"/>
        </w:rPr>
        <w:t>CALI_MEASURING</w:t>
      </w:r>
      <w:r w:rsidRPr="00497688">
        <w:rPr>
          <w:rFonts w:hint="eastAsia"/>
        </w:rPr>
        <w:t>转入</w:t>
      </w:r>
      <w:r w:rsidRPr="00497688">
        <w:rPr>
          <w:rStyle w:val="aff1"/>
        </w:rPr>
        <w:t>CALI_WAITING</w:t>
      </w:r>
      <w:r w:rsidRPr="00497688">
        <w:rPr>
          <w:rFonts w:hint="eastAsia"/>
        </w:rPr>
        <w:t>。</w:t>
      </w:r>
    </w:p>
    <w:p w:rsidRPr="00497688" w:rsidR="00497688" w:rsidP="00C93484" w:rsidRDefault="00497688">
      <w:pPr>
        <w:pStyle w:val="Reqtify"/>
      </w:pPr>
    </w:p>
    <w:p w:rsidRPr="00497688" w:rsidR="00497688" w:rsidP="00C93484" w:rsidRDefault="00497688">
      <w:pPr>
        <w:pStyle w:val="Reqtify"/>
      </w:pPr>
      <w:r w:rsidRPr="00497688">
        <w:t xml:space="preserve">If ATP is in the state of </w:t>
      </w:r>
      <w:r w:rsidRPr="00497688">
        <w:rPr>
          <w:rStyle w:val="aff1"/>
        </w:rPr>
        <w:t>CALI_MEASURING</w:t>
      </w:r>
      <w:r w:rsidRPr="00497688">
        <w:rPr>
          <w:rStyle w:val="aff1"/>
          <w:rFonts w:hint="eastAsia"/>
        </w:rPr>
        <w:t xml:space="preserve"> and </w:t>
      </w:r>
      <w:r w:rsidRPr="00497688">
        <w:t xml:space="preserve">following conditions </w:t>
      </w:r>
      <w:r w:rsidRPr="00497688" w:rsidR="00C83252">
        <w:t>fulfilled</w:t>
      </w:r>
      <w:r w:rsidRPr="00497688">
        <w:t>:</w:t>
      </w:r>
    </w:p>
    <w:p w:rsidRPr="00497688" w:rsidR="00497688" w:rsidP="00FA0FBB" w:rsidRDefault="00497688">
      <w:pPr>
        <w:pStyle w:val="AltX"/>
      </w:pPr>
      <w:r w:rsidRPr="00497688">
        <w:t>a valid beacon has been received and the beacon and first memorized calibration beacon is one of possible dedicated couple of calibration,</w:t>
      </w:r>
    </w:p>
    <w:p w:rsidRPr="00497688" w:rsidR="00497688" w:rsidP="00FA0FBB" w:rsidRDefault="00497688">
      <w:pPr>
        <w:pStyle w:val="AltX"/>
      </w:pPr>
      <w:r w:rsidRPr="00497688">
        <w:t>and train kinematic was valid,</w:t>
      </w:r>
    </w:p>
    <w:p w:rsidRPr="00497688" w:rsidR="00497688" w:rsidP="00FA0FBB" w:rsidRDefault="00497688">
      <w:pPr>
        <w:pStyle w:val="AltX"/>
      </w:pPr>
      <w:r w:rsidRPr="00497688">
        <w:t>and no excessive slip/slide effect was detected,</w:t>
      </w:r>
    </w:p>
    <w:p w:rsidRPr="00497688" w:rsidR="00497688" w:rsidP="00FA0FBB" w:rsidRDefault="00497688">
      <w:pPr>
        <w:pStyle w:val="AltX"/>
      </w:pPr>
      <w:r w:rsidRPr="00497688">
        <w:t xml:space="preserve">and sign of train motion is still identical to thus detected on first beacon </w:t>
      </w:r>
      <w:r w:rsidRPr="00497688" w:rsidR="00C83252">
        <w:t>signaling</w:t>
      </w:r>
      <w:r w:rsidRPr="00497688">
        <w:t>,</w:t>
      </w:r>
    </w:p>
    <w:p w:rsidRPr="00497688" w:rsidR="00497688" w:rsidP="00C93484" w:rsidRDefault="00497688">
      <w:pPr>
        <w:pStyle w:val="Reqtify"/>
      </w:pPr>
      <w:r w:rsidRPr="00497688">
        <w:t>Then,</w:t>
      </w:r>
    </w:p>
    <w:p w:rsidRPr="00497688" w:rsidR="00497688" w:rsidP="00FA0FBB" w:rsidRDefault="00497688">
      <w:pPr>
        <w:pStyle w:val="AltX"/>
      </w:pPr>
      <w:r w:rsidRPr="00497688">
        <w:t>if resulting calibration range is included in default calibration range, then ATP shall:</w:t>
      </w:r>
    </w:p>
    <w:p w:rsidRPr="00497688" w:rsidR="00497688" w:rsidP="00704491" w:rsidRDefault="00497688">
      <w:pPr>
        <w:pStyle w:val="AltZ"/>
      </w:pPr>
      <w:r w:rsidRPr="00497688">
        <w:lastRenderedPageBreak/>
        <w:t>memorize:</w:t>
      </w:r>
    </w:p>
    <w:p w:rsidRPr="00497688" w:rsidR="00497688" w:rsidP="00704491" w:rsidRDefault="00497688">
      <w:pPr>
        <w:pStyle w:val="AltZ"/>
      </w:pPr>
      <w:r w:rsidRPr="00497688">
        <w:t>position of the wheel before and after top location signal of received beacon,</w:t>
      </w:r>
    </w:p>
    <w:p w:rsidRPr="00497688" w:rsidR="00497688" w:rsidP="00704491" w:rsidRDefault="00497688">
      <w:pPr>
        <w:pStyle w:val="AltZ"/>
      </w:pPr>
      <w:r w:rsidRPr="00497688">
        <w:t>the id of received beacon,</w:t>
      </w:r>
    </w:p>
    <w:p w:rsidRPr="00497688" w:rsidR="00497688" w:rsidP="00704491" w:rsidRDefault="00497688">
      <w:pPr>
        <w:pStyle w:val="AltZ"/>
      </w:pPr>
      <w:r w:rsidRPr="00497688">
        <w:t xml:space="preserve">and shall consider itself </w:t>
      </w:r>
      <w:r w:rsidRPr="00497688">
        <w:rPr>
          <w:rFonts w:hint="eastAsia"/>
        </w:rPr>
        <w:t>as</w:t>
      </w:r>
      <w:r w:rsidRPr="00497688">
        <w:t xml:space="preserve"> </w:t>
      </w:r>
      <w:r w:rsidRPr="00497688">
        <w:rPr>
          <w:rStyle w:val="aff1"/>
        </w:rPr>
        <w:t>CALI_VALIDATING</w:t>
      </w:r>
      <w:r w:rsidRPr="00497688">
        <w:t>.</w:t>
      </w:r>
    </w:p>
    <w:p w:rsidRPr="00497688" w:rsidR="00497688" w:rsidP="00FA0FBB" w:rsidRDefault="00497688">
      <w:pPr>
        <w:pStyle w:val="AltX"/>
      </w:pPr>
      <w:r w:rsidRPr="00497688">
        <w:t xml:space="preserve">else: ATP shall consider that calibration process has </w:t>
      </w:r>
      <w:r w:rsidRPr="00497688">
        <w:rPr>
          <w:rFonts w:hint="eastAsia"/>
        </w:rPr>
        <w:t>failed and back to</w:t>
      </w:r>
      <w:r w:rsidRPr="00497688">
        <w:t xml:space="preserve"> </w:t>
      </w:r>
      <w:r w:rsidRPr="00497688">
        <w:rPr>
          <w:rStyle w:val="aff1"/>
        </w:rPr>
        <w:t>CALI_WAITING</w:t>
      </w:r>
      <w:r w:rsidRPr="00497688">
        <w:t>.</w:t>
      </w:r>
    </w:p>
    <w:p w:rsidRPr="00497688" w:rsidR="00497688" w:rsidP="000431E0" w:rsidRDefault="00497688">
      <w:pPr>
        <w:pStyle w:val="af7"/>
      </w:pPr>
      <w:r w:rsidRPr="00497688">
        <w:rPr>
          <w:rFonts w:hint="eastAsia"/>
        </w:rPr>
        <w:t>if (</w:t>
      </w:r>
      <w:r w:rsidRPr="00497688">
        <w:t>(</w:t>
      </w:r>
      <w:hyperlink w:history="1" w:anchor="CalibrationState">
        <w:r w:rsidR="00040C85">
          <w:rPr>
            <w:rStyle w:val="ac"/>
          </w:rPr>
          <w:t>CalibrationState</w:t>
        </w:r>
      </w:hyperlink>
      <w:r w:rsidRPr="00497688">
        <w:t>(k-1) =</w:t>
      </w:r>
      <w:r w:rsidRPr="00497688">
        <w:rPr>
          <w:rFonts w:hint="eastAsia"/>
        </w:rPr>
        <w:t>=</w:t>
      </w:r>
      <w:r w:rsidRPr="00497688">
        <w:t xml:space="preserve"> </w:t>
      </w:r>
      <w:r w:rsidRPr="00497688">
        <w:rPr>
          <w:rStyle w:val="aff1"/>
        </w:rPr>
        <w:t>CALI_MEASURING</w:t>
      </w:r>
      <w:r w:rsidRPr="00497688">
        <w:rPr>
          <w:rStyle w:val="aff1"/>
          <w:rFonts w:hint="eastAsia"/>
        </w:rPr>
        <w:t>)</w:t>
      </w:r>
    </w:p>
    <w:p w:rsidRPr="00497688" w:rsidR="00497688" w:rsidP="000431E0" w:rsidRDefault="00497688">
      <w:pPr>
        <w:pStyle w:val="af7"/>
      </w:pPr>
      <w:r w:rsidRPr="00497688">
        <w:rPr>
          <w:rFonts w:hint="eastAsia"/>
        </w:rPr>
        <w:t xml:space="preserve">     and </w:t>
      </w:r>
      <w:r w:rsidRPr="00497688">
        <w:t>(</w:t>
      </w:r>
      <w:hyperlink w:history="1" w:anchor="NewBeaconObtained">
        <w:r w:rsidRPr="00DF7BFA" w:rsidR="00DF7BFA">
          <w:rPr>
            <w:rStyle w:val="ac"/>
          </w:rPr>
          <w:t>NewBeaconObtained</w:t>
        </w:r>
      </w:hyperlink>
      <w:r w:rsidRPr="00497688">
        <w:t xml:space="preserve">(k) </w:t>
      </w:r>
      <w:r w:rsidRPr="00497688">
        <w:rPr>
          <w:rFonts w:hint="eastAsia"/>
        </w:rPr>
        <w:t>=</w:t>
      </w:r>
      <w:r w:rsidRPr="00497688">
        <w:t xml:space="preserve">= </w:t>
      </w:r>
      <w:r w:rsidRPr="00354FC4">
        <w:rPr>
          <w:rStyle w:val="aff1"/>
        </w:rPr>
        <w:t>True</w:t>
      </w:r>
      <w:r w:rsidRPr="00497688">
        <w:t>)</w:t>
      </w:r>
    </w:p>
    <w:p w:rsidRPr="00497688" w:rsidR="00497688" w:rsidP="000431E0" w:rsidRDefault="00497688">
      <w:pPr>
        <w:pStyle w:val="af7"/>
      </w:pPr>
      <w:r w:rsidRPr="00497688">
        <w:rPr>
          <w:rFonts w:hint="eastAsia"/>
        </w:rPr>
        <w:t xml:space="preserve">     and </w:t>
      </w:r>
      <w:r w:rsidRPr="00497688">
        <w:t>(</w:t>
      </w:r>
      <w:hyperlink w:history="1" w:anchor="TrackMap">
        <w:r w:rsidR="00C64E92">
          <w:rPr>
            <w:rStyle w:val="ac"/>
          </w:rPr>
          <w:t>TrackMap</w:t>
        </w:r>
      </w:hyperlink>
      <w:r w:rsidR="00354F88">
        <w:rPr>
          <w:rFonts w:hint="eastAsia"/>
        </w:rPr>
        <w:t>.</w:t>
      </w:r>
      <w:bookmarkStart w:name="_Hlt349027581" w:id="4963"/>
      <w:bookmarkStart w:name="_Hlt349027582" w:id="4964"/>
      <w:r w:rsidR="000A6437">
        <w:fldChar w:fldCharType="begin"/>
      </w:r>
      <w:bookmarkEnd w:id="4963"/>
      <w:bookmarkEnd w:id="4964"/>
      <w:r w:rsidR="000A6437">
        <w:instrText xml:space="preserve"> HYPERLINK  \l "AreNeighbouredBeacons" </w:instrText>
      </w:r>
      <w:r w:rsidR="000A6437">
        <w:fldChar w:fldCharType="separate"/>
      </w:r>
      <w:r w:rsidRPr="000A6437" w:rsidR="00354F88">
        <w:rPr>
          <w:rStyle w:val="ac"/>
          <w:rFonts w:hint="eastAsia"/>
        </w:rPr>
        <w:t>A</w:t>
      </w:r>
      <w:r w:rsidRPr="000A6437" w:rsidR="00260A01">
        <w:rPr>
          <w:rStyle w:val="ac"/>
        </w:rPr>
        <w:t>re</w:t>
      </w:r>
      <w:r w:rsidRPr="000A6437" w:rsidR="00354F88">
        <w:rPr>
          <w:rStyle w:val="ac"/>
        </w:rPr>
        <w:t>N</w:t>
      </w:r>
      <w:r w:rsidRPr="000A6437" w:rsidR="00260A01">
        <w:rPr>
          <w:rStyle w:val="ac"/>
        </w:rPr>
        <w:t>eighboured</w:t>
      </w:r>
      <w:r w:rsidRPr="000A6437" w:rsidR="00354F88">
        <w:rPr>
          <w:rStyle w:val="ac"/>
        </w:rPr>
        <w:t>B</w:t>
      </w:r>
      <w:r w:rsidRPr="000A6437" w:rsidR="00260A01">
        <w:rPr>
          <w:rStyle w:val="ac"/>
        </w:rPr>
        <w:t>eacons</w:t>
      </w:r>
      <w:r w:rsidR="000A6437">
        <w:fldChar w:fldCharType="end"/>
      </w:r>
      <w:r w:rsidRPr="00497688">
        <w:t>(</w:t>
      </w:r>
      <w:hyperlink w:history="1" w:anchor="BeaconMessage">
        <w:r w:rsidR="00F42E76">
          <w:rPr>
            <w:rStyle w:val="ac"/>
          </w:rPr>
          <w:t>BeaconMessage</w:t>
        </w:r>
      </w:hyperlink>
      <w:r w:rsidRPr="00497688">
        <w:rPr>
          <w:rFonts w:hint="eastAsia"/>
        </w:rPr>
        <w:t>.</w:t>
      </w:r>
      <w:r w:rsidRPr="00497688">
        <w:t>Id(k)</w:t>
      </w:r>
      <w:r w:rsidRPr="00497688">
        <w:rPr>
          <w:rFonts w:hint="eastAsia"/>
        </w:rPr>
        <w:t>,</w:t>
      </w:r>
    </w:p>
    <w:p w:rsidRPr="00497688" w:rsidR="00497688" w:rsidP="000431E0" w:rsidRDefault="00497688">
      <w:pPr>
        <w:pStyle w:val="af7"/>
      </w:pPr>
      <w:r w:rsidRPr="00497688">
        <w:rPr>
          <w:rFonts w:hint="eastAsia"/>
        </w:rPr>
        <w:t xml:space="preserve">           </w:t>
      </w:r>
      <w:r w:rsidR="00A17282">
        <w:rPr>
          <w:rFonts w:hint="eastAsia"/>
        </w:rPr>
        <w:t xml:space="preserve">                                     </w:t>
      </w:r>
      <w:r w:rsidR="00501C21">
        <w:rPr>
          <w:rFonts w:hint="eastAsia"/>
        </w:rPr>
        <w:t>C</w:t>
      </w:r>
      <w:r w:rsidRPr="00497688">
        <w:t>alibration</w:t>
      </w:r>
      <w:r w:rsidR="00354F88">
        <w:t>M</w:t>
      </w:r>
      <w:r w:rsidRPr="00497688">
        <w:t>e</w:t>
      </w:r>
      <w:r w:rsidRPr="00497688">
        <w:rPr>
          <w:rFonts w:hint="eastAsia"/>
        </w:rPr>
        <w:t>a</w:t>
      </w:r>
      <w:r w:rsidRPr="00497688">
        <w:t>surement</w:t>
      </w:r>
      <w:r w:rsidR="00354F88">
        <w:t>S</w:t>
      </w:r>
      <w:r w:rsidRPr="00497688">
        <w:t>tart</w:t>
      </w:r>
      <w:r w:rsidR="00354F88">
        <w:t>B</w:t>
      </w:r>
      <w:r w:rsidRPr="00497688">
        <w:t xml:space="preserve">eacon(k)) </w:t>
      </w:r>
      <w:r w:rsidRPr="00497688">
        <w:rPr>
          <w:rFonts w:hint="eastAsia"/>
        </w:rPr>
        <w:t>=</w:t>
      </w:r>
      <w:r w:rsidRPr="00497688">
        <w:t xml:space="preserve">= </w:t>
      </w:r>
      <w:r w:rsidRPr="00354FC4">
        <w:rPr>
          <w:rStyle w:val="aff1"/>
        </w:rPr>
        <w:t>True</w:t>
      </w:r>
      <w:r w:rsidRPr="00497688">
        <w:t>)</w:t>
      </w:r>
    </w:p>
    <w:p w:rsidRPr="00497688" w:rsidR="00497688" w:rsidP="000431E0" w:rsidRDefault="00497688">
      <w:pPr>
        <w:pStyle w:val="af7"/>
      </w:pPr>
      <w:r w:rsidRPr="00497688">
        <w:rPr>
          <w:rFonts w:hint="eastAsia"/>
        </w:rPr>
        <w:t xml:space="preserve">     and </w:t>
      </w:r>
      <w:r w:rsidRPr="00497688">
        <w:t>(</w:t>
      </w:r>
      <w:hyperlink w:history="1" w:anchor="SlipSlideDetected">
        <w:r w:rsidR="0096074C">
          <w:rPr>
            <w:rStyle w:val="ac"/>
          </w:rPr>
          <w:t>SlipSlideDetected</w:t>
        </w:r>
      </w:hyperlink>
      <w:r w:rsidRPr="00497688">
        <w:t xml:space="preserve">(k) </w:t>
      </w:r>
      <w:r w:rsidRPr="00497688">
        <w:rPr>
          <w:rFonts w:hint="eastAsia"/>
        </w:rPr>
        <w:t>=</w:t>
      </w:r>
      <w:r w:rsidRPr="00497688">
        <w:t xml:space="preserve">= </w:t>
      </w:r>
      <w:r w:rsidRPr="00354FC4">
        <w:rPr>
          <w:rStyle w:val="aff1"/>
        </w:rPr>
        <w:t>False</w:t>
      </w:r>
      <w:r w:rsidRPr="00497688">
        <w:t>)</w:t>
      </w:r>
    </w:p>
    <w:p w:rsidRPr="00497688" w:rsidR="00497688" w:rsidP="000431E0" w:rsidRDefault="00497688">
      <w:pPr>
        <w:pStyle w:val="af7"/>
      </w:pPr>
      <w:r w:rsidRPr="00497688">
        <w:rPr>
          <w:rFonts w:hint="eastAsia"/>
        </w:rPr>
        <w:t xml:space="preserve">     and </w:t>
      </w:r>
      <w:r w:rsidRPr="00497688">
        <w:t>(</w:t>
      </w:r>
      <w:hyperlink w:history="1" w:anchor="CalibrationEnd1RunningForward">
        <w:r w:rsidRPr="00AF7E32" w:rsidR="00501C21">
          <w:rPr>
            <w:rStyle w:val="ac"/>
            <w:rFonts w:hint="eastAsia"/>
          </w:rPr>
          <w:t>C</w:t>
        </w:r>
        <w:r w:rsidRPr="00AF7E32">
          <w:rPr>
            <w:rStyle w:val="ac"/>
          </w:rPr>
          <w:t>alibration</w:t>
        </w:r>
        <w:r w:rsidRPr="00AF7E32" w:rsidR="00354F88">
          <w:rPr>
            <w:rStyle w:val="ac"/>
          </w:rPr>
          <w:t>E</w:t>
        </w:r>
        <w:r w:rsidRPr="00AF7E32">
          <w:rPr>
            <w:rStyle w:val="ac"/>
          </w:rPr>
          <w:t>nd</w:t>
        </w:r>
        <w:r w:rsidRPr="00AF7E32">
          <w:rPr>
            <w:rStyle w:val="ac"/>
            <w:rFonts w:hint="eastAsia"/>
          </w:rPr>
          <w:t>1</w:t>
        </w:r>
        <w:r w:rsidRPr="00AF7E32" w:rsidR="00354F88">
          <w:rPr>
            <w:rStyle w:val="ac"/>
          </w:rPr>
          <w:t>R</w:t>
        </w:r>
        <w:r w:rsidRPr="00AF7E32">
          <w:rPr>
            <w:rStyle w:val="ac"/>
          </w:rPr>
          <w:t>unning</w:t>
        </w:r>
        <w:r w:rsidRPr="00AF7E32" w:rsidR="00354F88">
          <w:rPr>
            <w:rStyle w:val="ac"/>
          </w:rPr>
          <w:t>F</w:t>
        </w:r>
        <w:r w:rsidRPr="00AF7E32">
          <w:rPr>
            <w:rStyle w:val="ac"/>
          </w:rPr>
          <w:t>orward</w:t>
        </w:r>
      </w:hyperlink>
      <w:r w:rsidRPr="00497688">
        <w:t>(k-1)</w:t>
      </w:r>
      <w:r w:rsidRPr="00497688">
        <w:rPr>
          <w:rFonts w:hint="eastAsia"/>
        </w:rPr>
        <w:t xml:space="preserve"> =</w:t>
      </w:r>
      <w:r w:rsidRPr="00497688">
        <w:t>=</w:t>
      </w:r>
      <w:r w:rsidRPr="00497688">
        <w:rPr>
          <w:rFonts w:hint="eastAsia"/>
        </w:rPr>
        <w:t xml:space="preserve"> </w:t>
      </w:r>
      <w:hyperlink w:history="1" w:anchor="End1RunningForward">
        <w:r w:rsidRPr="00EA20D7" w:rsidR="00EA20D7">
          <w:rPr>
            <w:rStyle w:val="ac"/>
          </w:rPr>
          <w:t>End1RunningForward</w:t>
        </w:r>
      </w:hyperlink>
      <w:r w:rsidRPr="005626DA" w:rsidR="005626DA">
        <w:t>(k)</w:t>
      </w:r>
      <w:r w:rsidRPr="00497688">
        <w:t>)</w:t>
      </w:r>
      <w:r w:rsidRPr="00497688">
        <w:rPr>
          <w:rFonts w:hint="eastAsia"/>
        </w:rPr>
        <w:t>)</w:t>
      </w:r>
    </w:p>
    <w:p w:rsidRPr="00497688" w:rsidR="00497688" w:rsidP="000431E0" w:rsidRDefault="00497688">
      <w:pPr>
        <w:pStyle w:val="af7"/>
      </w:pPr>
      <w:r w:rsidRPr="00497688">
        <w:rPr>
          <w:rFonts w:hint="eastAsia"/>
        </w:rPr>
        <w:t xml:space="preserve"> </w:t>
      </w:r>
      <w:r w:rsidR="003928F2">
        <w:t xml:space="preserve">   </w:t>
      </w:r>
      <w:r w:rsidRPr="00497688">
        <w:rPr>
          <w:rFonts w:hint="eastAsia"/>
        </w:rPr>
        <w:t>if (</w:t>
      </w:r>
      <w:r w:rsidRPr="00497688">
        <w:t>(</w:t>
      </w:r>
      <w:hyperlink w:history="1" w:anchor="ATPsetting">
        <w:r w:rsidR="00786D0B">
          <w:rPr>
            <w:rStyle w:val="ac"/>
          </w:rPr>
          <w:t>ATPsetting</w:t>
        </w:r>
      </w:hyperlink>
      <w:r w:rsidRPr="00497688">
        <w:t>.</w:t>
      </w:r>
      <w:r w:rsidR="008626E7">
        <w:t>OdoCaliDefaultCogLengthMax</w:t>
      </w:r>
      <w:r w:rsidRPr="00497688">
        <w:rPr>
          <w:rFonts w:hint="eastAsia"/>
        </w:rPr>
        <w:t xml:space="preserve"> </w:t>
      </w:r>
      <w:r w:rsidRPr="00497688">
        <w:t>&gt;</w:t>
      </w:r>
      <w:r w:rsidRPr="00497688">
        <w:rPr>
          <w:rFonts w:hint="eastAsia"/>
        </w:rPr>
        <w:t>=</w:t>
      </w:r>
      <w:r w:rsidRPr="00497688">
        <w:t xml:space="preserve"> </w:t>
      </w:r>
      <w:hyperlink w:history="1" w:anchor="MaxCogCalibrationMeasured">
        <w:r w:rsidRPr="00A17282" w:rsidR="00E46F0A">
          <w:rPr>
            <w:rStyle w:val="ac"/>
            <w:rFonts w:hint="eastAsia"/>
          </w:rPr>
          <w:t>M</w:t>
        </w:r>
        <w:r w:rsidRPr="00A17282">
          <w:rPr>
            <w:rStyle w:val="ac"/>
          </w:rPr>
          <w:t>ax</w:t>
        </w:r>
        <w:r w:rsidRPr="00A17282" w:rsidR="00354F88">
          <w:rPr>
            <w:rStyle w:val="ac"/>
          </w:rPr>
          <w:t>C</w:t>
        </w:r>
        <w:r w:rsidRPr="00A17282">
          <w:rPr>
            <w:rStyle w:val="ac"/>
          </w:rPr>
          <w:t>og</w:t>
        </w:r>
        <w:r w:rsidRPr="00A17282" w:rsidR="00354F88">
          <w:rPr>
            <w:rStyle w:val="ac"/>
          </w:rPr>
          <w:t>C</w:t>
        </w:r>
        <w:r w:rsidRPr="00A17282">
          <w:rPr>
            <w:rStyle w:val="ac"/>
          </w:rPr>
          <w:t>alibration</w:t>
        </w:r>
        <w:r w:rsidRPr="00A17282" w:rsidR="00354F88">
          <w:rPr>
            <w:rStyle w:val="ac"/>
          </w:rPr>
          <w:t>M</w:t>
        </w:r>
        <w:r w:rsidRPr="00A17282">
          <w:rPr>
            <w:rStyle w:val="ac"/>
          </w:rPr>
          <w:t>easured</w:t>
        </w:r>
      </w:hyperlink>
      <w:r w:rsidRPr="00497688">
        <w:t>)</w:t>
      </w:r>
    </w:p>
    <w:p w:rsidRPr="00497688" w:rsidR="00497688" w:rsidP="000431E0" w:rsidRDefault="00497688">
      <w:pPr>
        <w:pStyle w:val="af7"/>
      </w:pPr>
      <w:r w:rsidRPr="00497688">
        <w:rPr>
          <w:rFonts w:hint="eastAsia"/>
        </w:rPr>
        <w:t xml:space="preserve">        and </w:t>
      </w:r>
      <w:r w:rsidRPr="00497688">
        <w:t>(</w:t>
      </w:r>
      <w:hyperlink w:history="1" w:anchor="ATPsetting">
        <w:r w:rsidR="00786D0B">
          <w:rPr>
            <w:rStyle w:val="ac"/>
          </w:rPr>
          <w:t>ATPsetting</w:t>
        </w:r>
      </w:hyperlink>
      <w:r w:rsidRPr="00497688">
        <w:t>.</w:t>
      </w:r>
      <w:r w:rsidR="008626E7">
        <w:t>OdoCaliDefaultCogLengthMin</w:t>
      </w:r>
      <w:r w:rsidRPr="00497688">
        <w:rPr>
          <w:rFonts w:hint="eastAsia"/>
        </w:rPr>
        <w:t xml:space="preserve"> </w:t>
      </w:r>
      <w:r w:rsidRPr="00497688">
        <w:t>&lt;</w:t>
      </w:r>
      <w:r w:rsidRPr="00497688">
        <w:rPr>
          <w:rFonts w:hint="eastAsia"/>
        </w:rPr>
        <w:t>=</w:t>
      </w:r>
      <w:r w:rsidRPr="00497688">
        <w:t xml:space="preserve"> </w:t>
      </w:r>
      <w:hyperlink w:history="1" w:anchor="MinCogCalibrationMeasured">
        <w:r w:rsidRPr="00A17282" w:rsidR="00E46F0A">
          <w:rPr>
            <w:rStyle w:val="ac"/>
            <w:rFonts w:hint="eastAsia"/>
          </w:rPr>
          <w:t>M</w:t>
        </w:r>
        <w:r w:rsidRPr="00A17282">
          <w:rPr>
            <w:rStyle w:val="ac"/>
          </w:rPr>
          <w:t>in</w:t>
        </w:r>
        <w:r w:rsidRPr="00A17282" w:rsidR="00354F88">
          <w:rPr>
            <w:rStyle w:val="ac"/>
          </w:rPr>
          <w:t>C</w:t>
        </w:r>
        <w:r w:rsidRPr="00A17282">
          <w:rPr>
            <w:rStyle w:val="ac"/>
          </w:rPr>
          <w:t>og</w:t>
        </w:r>
        <w:r w:rsidRPr="00A17282" w:rsidR="00354F88">
          <w:rPr>
            <w:rStyle w:val="ac"/>
          </w:rPr>
          <w:t>C</w:t>
        </w:r>
        <w:r w:rsidRPr="00A17282">
          <w:rPr>
            <w:rStyle w:val="ac"/>
          </w:rPr>
          <w:t>alibration</w:t>
        </w:r>
        <w:r w:rsidRPr="00A17282" w:rsidR="00354F88">
          <w:rPr>
            <w:rStyle w:val="ac"/>
          </w:rPr>
          <w:t>M</w:t>
        </w:r>
        <w:r w:rsidRPr="00A17282">
          <w:rPr>
            <w:rStyle w:val="ac"/>
          </w:rPr>
          <w:t>easured</w:t>
        </w:r>
      </w:hyperlink>
      <w:r w:rsidRPr="00497688">
        <w:t>)</w:t>
      </w:r>
      <w:r w:rsidRPr="00497688">
        <w:rPr>
          <w:rFonts w:hint="eastAsia"/>
        </w:rPr>
        <w:t>)</w:t>
      </w:r>
    </w:p>
    <w:p w:rsidRPr="00497688" w:rsidR="00497688" w:rsidP="000431E0" w:rsidRDefault="00497688">
      <w:pPr>
        <w:pStyle w:val="af7"/>
      </w:pPr>
      <w:r w:rsidRPr="00497688">
        <w:rPr>
          <w:rFonts w:hint="eastAsia"/>
        </w:rPr>
        <w:t xml:space="preserve">      </w:t>
      </w:r>
      <w:r w:rsidR="003928F2">
        <w:t xml:space="preserve">   </w:t>
      </w:r>
      <w:r w:rsidR="00501C21">
        <w:rPr>
          <w:rFonts w:hint="eastAsia"/>
        </w:rPr>
        <w:t>C</w:t>
      </w:r>
      <w:r w:rsidRPr="00497688">
        <w:t>alibration</w:t>
      </w:r>
      <w:r w:rsidR="00354F88">
        <w:t>V</w:t>
      </w:r>
      <w:r w:rsidRPr="00497688">
        <w:t>alidation</w:t>
      </w:r>
      <w:r w:rsidR="00354F88">
        <w:t>S</w:t>
      </w:r>
      <w:r w:rsidRPr="00497688">
        <w:t>tart</w:t>
      </w:r>
      <w:r w:rsidR="00354F88">
        <w:t>P</w:t>
      </w:r>
      <w:r w:rsidRPr="00497688">
        <w:t>osition</w:t>
      </w:r>
      <w:r w:rsidR="00354F88">
        <w:t>M</w:t>
      </w:r>
      <w:r w:rsidRPr="00497688">
        <w:t>in</w:t>
      </w:r>
      <w:r w:rsidRPr="00497688">
        <w:rPr>
          <w:rFonts w:hint="eastAsia"/>
        </w:rPr>
        <w:t xml:space="preserve"> </w:t>
      </w:r>
      <w:r w:rsidRPr="00497688">
        <w:t>=</w:t>
      </w:r>
      <w:r w:rsidRPr="00497688">
        <w:rPr>
          <w:rFonts w:hint="eastAsia"/>
        </w:rPr>
        <w:t xml:space="preserve"> </w:t>
      </w:r>
      <w:hyperlink w:history="1" w:anchor="CogPositionBeforeTopLoc">
        <w:r w:rsidR="00047F0A">
          <w:rPr>
            <w:rStyle w:val="ac"/>
          </w:rPr>
          <w:t>CogPositionBeforeTopLoc</w:t>
        </w:r>
      </w:hyperlink>
      <w:r w:rsidRPr="00497688">
        <w:rPr>
          <w:rFonts w:hint="eastAsia"/>
        </w:rPr>
        <w:t>(k</w:t>
      </w:r>
      <w:r w:rsidRPr="00497688">
        <w:t>)</w:t>
      </w:r>
    </w:p>
    <w:p w:rsidRPr="00497688" w:rsidR="00497688" w:rsidP="000431E0" w:rsidRDefault="00497688">
      <w:pPr>
        <w:pStyle w:val="af7"/>
      </w:pPr>
      <w:r w:rsidRPr="00497688">
        <w:rPr>
          <w:rFonts w:hint="eastAsia"/>
        </w:rPr>
        <w:t xml:space="preserve">      </w:t>
      </w:r>
      <w:r w:rsidR="003928F2">
        <w:t xml:space="preserve">   </w:t>
      </w:r>
      <w:r w:rsidR="00501C21">
        <w:rPr>
          <w:rFonts w:hint="eastAsia"/>
        </w:rPr>
        <w:t>C</w:t>
      </w:r>
      <w:r w:rsidRPr="00497688">
        <w:t>alibration</w:t>
      </w:r>
      <w:r w:rsidR="00354F88">
        <w:t>V</w:t>
      </w:r>
      <w:r w:rsidRPr="00497688">
        <w:t>alidation</w:t>
      </w:r>
      <w:r w:rsidR="00354F88">
        <w:t>S</w:t>
      </w:r>
      <w:r w:rsidRPr="00497688">
        <w:t>tart</w:t>
      </w:r>
      <w:r w:rsidR="00354F88">
        <w:t>P</w:t>
      </w:r>
      <w:r w:rsidRPr="00497688">
        <w:t>osition</w:t>
      </w:r>
      <w:r w:rsidR="00354F88">
        <w:t>M</w:t>
      </w:r>
      <w:r w:rsidRPr="00497688">
        <w:t>ax</w:t>
      </w:r>
      <w:r w:rsidRPr="00497688">
        <w:rPr>
          <w:rFonts w:hint="eastAsia"/>
        </w:rPr>
        <w:t xml:space="preserve"> </w:t>
      </w:r>
      <w:r w:rsidRPr="00497688">
        <w:t>=</w:t>
      </w:r>
      <w:r w:rsidRPr="00497688">
        <w:rPr>
          <w:rFonts w:hint="eastAsia"/>
        </w:rPr>
        <w:t xml:space="preserve"> </w:t>
      </w:r>
      <w:hyperlink w:history="1" w:anchor="CogPositionAfterTopLoc">
        <w:r w:rsidR="00047F0A">
          <w:rPr>
            <w:rStyle w:val="ac"/>
          </w:rPr>
          <w:t>CogPositionAfterTopLoc</w:t>
        </w:r>
      </w:hyperlink>
      <w:r w:rsidRPr="00497688">
        <w:rPr>
          <w:rFonts w:hint="eastAsia"/>
        </w:rPr>
        <w:t>(k</w:t>
      </w:r>
      <w:r w:rsidRPr="00497688">
        <w:t>)</w:t>
      </w:r>
    </w:p>
    <w:p w:rsidRPr="00497688" w:rsidR="00497688" w:rsidP="000431E0" w:rsidRDefault="00497688">
      <w:pPr>
        <w:pStyle w:val="af7"/>
      </w:pPr>
      <w:r w:rsidRPr="00497688">
        <w:rPr>
          <w:rFonts w:hint="eastAsia"/>
        </w:rPr>
        <w:t xml:space="preserve">      </w:t>
      </w:r>
      <w:r w:rsidR="003928F2">
        <w:rPr>
          <w:rFonts w:hint="eastAsia"/>
        </w:rPr>
        <w:t xml:space="preserve">   </w:t>
      </w:r>
      <w:bookmarkStart w:name="CalibrationValidationStartBeacon" w:id="4965"/>
      <w:r w:rsidR="00501C21">
        <w:rPr>
          <w:rFonts w:hint="eastAsia"/>
        </w:rPr>
        <w:t>C</w:t>
      </w:r>
      <w:r w:rsidRPr="00497688">
        <w:t>alibration</w:t>
      </w:r>
      <w:r w:rsidR="00354F88">
        <w:t>V</w:t>
      </w:r>
      <w:r w:rsidRPr="00497688">
        <w:t>alidation</w:t>
      </w:r>
      <w:r w:rsidR="00354F88">
        <w:t>S</w:t>
      </w:r>
      <w:r w:rsidRPr="00497688">
        <w:t>tart</w:t>
      </w:r>
      <w:r w:rsidR="00354F88">
        <w:t>B</w:t>
      </w:r>
      <w:r w:rsidRPr="00497688">
        <w:t>eacon</w:t>
      </w:r>
      <w:bookmarkEnd w:id="4965"/>
      <w:r w:rsidRPr="00497688">
        <w:t xml:space="preserve"> = </w:t>
      </w:r>
      <w:hyperlink w:history="1" w:anchor="BeaconMessage">
        <w:r w:rsidR="00F42E76">
          <w:rPr>
            <w:rStyle w:val="ac"/>
          </w:rPr>
          <w:t>BeaconMessage</w:t>
        </w:r>
      </w:hyperlink>
      <w:r w:rsidRPr="00497688">
        <w:t>.Id(k))</w:t>
      </w:r>
    </w:p>
    <w:p w:rsidRPr="00497688" w:rsidR="00497688" w:rsidP="000431E0" w:rsidRDefault="00497688">
      <w:pPr>
        <w:pStyle w:val="af7"/>
      </w:pPr>
      <w:r w:rsidRPr="00497688">
        <w:rPr>
          <w:rFonts w:hint="eastAsia"/>
        </w:rPr>
        <w:t xml:space="preserve">      </w:t>
      </w:r>
      <w:r w:rsidR="003928F2">
        <w:rPr>
          <w:rFonts w:hint="eastAsia"/>
        </w:rPr>
        <w:t xml:space="preserve">   </w:t>
      </w:r>
      <w:bookmarkStart w:name="CalibrationResultMin" w:id="4966"/>
      <w:r w:rsidR="00501C21">
        <w:rPr>
          <w:rFonts w:hint="eastAsia"/>
        </w:rPr>
        <w:t>C</w:t>
      </w:r>
      <w:r w:rsidRPr="00497688">
        <w:t>alibration</w:t>
      </w:r>
      <w:r w:rsidR="00354F88">
        <w:t>R</w:t>
      </w:r>
      <w:r w:rsidRPr="00497688">
        <w:t>esult</w:t>
      </w:r>
      <w:r w:rsidR="00354F88">
        <w:rPr>
          <w:rFonts w:hint="eastAsia"/>
        </w:rPr>
        <w:t>M</w:t>
      </w:r>
      <w:r w:rsidRPr="00497688">
        <w:t>in</w:t>
      </w:r>
      <w:bookmarkEnd w:id="4966"/>
      <w:r w:rsidRPr="00497688">
        <w:t xml:space="preserve"> = </w:t>
      </w:r>
      <w:hyperlink w:history="1" w:anchor="MinCogCalibrationMeasured">
        <w:r w:rsidRPr="00A17282" w:rsidR="00A17282">
          <w:rPr>
            <w:rStyle w:val="ac"/>
            <w:rFonts w:hint="eastAsia"/>
          </w:rPr>
          <w:t>M</w:t>
        </w:r>
        <w:r w:rsidRPr="00A17282" w:rsidR="00A17282">
          <w:rPr>
            <w:rStyle w:val="ac"/>
          </w:rPr>
          <w:t>inCogCalibrationMeasured</w:t>
        </w:r>
      </w:hyperlink>
    </w:p>
    <w:p w:rsidRPr="00497688" w:rsidR="00497688" w:rsidP="000431E0" w:rsidRDefault="00497688">
      <w:pPr>
        <w:pStyle w:val="af7"/>
      </w:pPr>
      <w:r w:rsidRPr="00497688">
        <w:rPr>
          <w:rFonts w:hint="eastAsia"/>
        </w:rPr>
        <w:t xml:space="preserve">      </w:t>
      </w:r>
      <w:r w:rsidR="003928F2">
        <w:rPr>
          <w:rFonts w:hint="eastAsia"/>
        </w:rPr>
        <w:t xml:space="preserve">   </w:t>
      </w:r>
      <w:bookmarkStart w:name="CalibrationResultMax" w:id="4967"/>
      <w:r w:rsidR="00501C21">
        <w:rPr>
          <w:rFonts w:hint="eastAsia"/>
        </w:rPr>
        <w:t>C</w:t>
      </w:r>
      <w:r w:rsidRPr="00497688">
        <w:t>alibration</w:t>
      </w:r>
      <w:r w:rsidR="00354F88">
        <w:t>R</w:t>
      </w:r>
      <w:r w:rsidRPr="00497688">
        <w:t>esult</w:t>
      </w:r>
      <w:r w:rsidR="00354F88">
        <w:rPr>
          <w:rFonts w:hint="eastAsia"/>
        </w:rPr>
        <w:t>M</w:t>
      </w:r>
      <w:r w:rsidRPr="00497688">
        <w:t>ax</w:t>
      </w:r>
      <w:bookmarkEnd w:id="4967"/>
      <w:r w:rsidRPr="00497688">
        <w:t xml:space="preserve"> = </w:t>
      </w:r>
      <w:hyperlink w:history="1" w:anchor="MaxCogCalibrationMeasured">
        <w:r w:rsidRPr="00A17282" w:rsidR="00A17282">
          <w:rPr>
            <w:rStyle w:val="ac"/>
            <w:rFonts w:hint="eastAsia"/>
          </w:rPr>
          <w:t>M</w:t>
        </w:r>
        <w:r w:rsidRPr="00A17282" w:rsidR="00A17282">
          <w:rPr>
            <w:rStyle w:val="ac"/>
          </w:rPr>
          <w:t>axCogCalibrationMeasured</w:t>
        </w:r>
      </w:hyperlink>
    </w:p>
    <w:p w:rsidRPr="00497688" w:rsidR="00497688" w:rsidP="000431E0" w:rsidRDefault="00497688">
      <w:pPr>
        <w:pStyle w:val="af7"/>
        <w:rPr>
          <w:rStyle w:val="aff1"/>
        </w:rPr>
      </w:pPr>
      <w:r w:rsidRPr="00497688">
        <w:rPr>
          <w:rFonts w:hint="eastAsia"/>
        </w:rPr>
        <w:t xml:space="preserve">      </w:t>
      </w:r>
      <w:r w:rsidR="003928F2">
        <w:rPr>
          <w:rFonts w:hint="eastAsia"/>
        </w:rPr>
        <w:t xml:space="preserve">   </w:t>
      </w:r>
      <w:hyperlink w:history="1" w:anchor="CalibrationState">
        <w:r w:rsidR="00040C85">
          <w:rPr>
            <w:rStyle w:val="ac"/>
          </w:rPr>
          <w:t>CalibrationState</w:t>
        </w:r>
      </w:hyperlink>
      <w:r w:rsidRPr="00497688">
        <w:t xml:space="preserve"> =  </w:t>
      </w:r>
      <w:r w:rsidRPr="00497688">
        <w:rPr>
          <w:rStyle w:val="aff1"/>
        </w:rPr>
        <w:t>CALI_VALIDATING</w:t>
      </w:r>
    </w:p>
    <w:p w:rsidRPr="00497688" w:rsidR="00497688" w:rsidP="000431E0" w:rsidRDefault="00497688">
      <w:pPr>
        <w:pStyle w:val="af7"/>
      </w:pPr>
      <w:r w:rsidRPr="00497688">
        <w:rPr>
          <w:rStyle w:val="aff1"/>
          <w:rFonts w:hint="eastAsia"/>
        </w:rPr>
        <w:t xml:space="preserve"> </w:t>
      </w:r>
      <w:r w:rsidR="003928F2">
        <w:rPr>
          <w:rFonts w:hint="eastAsia"/>
        </w:rPr>
        <w:t xml:space="preserve">   </w:t>
      </w:r>
      <w:r w:rsidRPr="00497688">
        <w:rPr>
          <w:rFonts w:hint="eastAsia"/>
        </w:rPr>
        <w:t>else:</w:t>
      </w:r>
    </w:p>
    <w:p w:rsidRPr="00497688" w:rsidR="00497688" w:rsidP="000431E0" w:rsidRDefault="00497688">
      <w:pPr>
        <w:pStyle w:val="af7"/>
      </w:pPr>
      <w:r w:rsidRPr="00497688">
        <w:rPr>
          <w:rFonts w:hint="eastAsia"/>
        </w:rPr>
        <w:t xml:space="preserve">      </w:t>
      </w:r>
      <w:r w:rsidR="003928F2">
        <w:t xml:space="preserve">   </w:t>
      </w:r>
      <w:hyperlink w:history="1" w:anchor="CalibrationState">
        <w:r w:rsidR="00040C85">
          <w:rPr>
            <w:rStyle w:val="ac"/>
          </w:rPr>
          <w:t>CalibrationState</w:t>
        </w:r>
      </w:hyperlink>
      <w:r w:rsidRPr="00497688">
        <w:t xml:space="preserve"> = </w:t>
      </w:r>
      <w:r w:rsidRPr="00497688">
        <w:rPr>
          <w:rStyle w:val="aff1"/>
        </w:rPr>
        <w:t>CALI_WAITING</w:t>
      </w:r>
    </w:p>
    <w:p w:rsidRPr="00497688" w:rsidR="00497688" w:rsidP="00C93484" w:rsidRDefault="00497688">
      <w:pPr>
        <w:pStyle w:val="Reqtify"/>
      </w:pPr>
      <w:r w:rsidRPr="00497688">
        <w:rPr>
          <w:rFonts w:hint="eastAsia"/>
        </w:rPr>
        <w:t>其中最大最小测得齿距是根据校准过程中测得齿数，在离线工具计算的齿数</w:t>
      </w:r>
      <w:r w:rsidRPr="00497688">
        <w:rPr>
          <w:rFonts w:hint="eastAsia"/>
        </w:rPr>
        <w:t>-</w:t>
      </w:r>
      <w:r w:rsidRPr="00497688">
        <w:rPr>
          <w:rFonts w:hint="eastAsia"/>
        </w:rPr>
        <w:t>齿距对照表中查到的：</w:t>
      </w:r>
    </w:p>
    <w:p w:rsidRPr="00497688" w:rsidR="00497688" w:rsidP="00C93484" w:rsidRDefault="00497688">
      <w:pPr>
        <w:pStyle w:val="Reqtify"/>
      </w:pPr>
      <w:r w:rsidRPr="00497688">
        <w:rPr>
          <w:rFonts w:hint="eastAsia"/>
        </w:rPr>
        <w:t xml:space="preserve">Among them, the measured maximum and minimum calibration fetches from the </w:t>
      </w:r>
      <w:r w:rsidRPr="00497688">
        <w:t>offline-generated</w:t>
      </w:r>
      <w:r w:rsidRPr="00497688">
        <w:rPr>
          <w:rFonts w:hint="eastAsia"/>
        </w:rPr>
        <w:t xml:space="preserve"> counter-calibration table, based on the calculated cog counter.</w:t>
      </w:r>
    </w:p>
    <w:p w:rsidRPr="00497688" w:rsidR="00497688" w:rsidP="000431E0" w:rsidRDefault="00047F0A">
      <w:pPr>
        <w:pStyle w:val="af7"/>
      </w:pPr>
      <w:bookmarkStart w:name="MinCogCalibrationMeasured" w:id="4968"/>
      <w:r>
        <w:rPr>
          <w:rFonts w:hint="eastAsia"/>
        </w:rPr>
        <w:t>M</w:t>
      </w:r>
      <w:r w:rsidRPr="00497688" w:rsidR="00497688">
        <w:t>in</w:t>
      </w:r>
      <w:r w:rsidR="00354F88">
        <w:t>C</w:t>
      </w:r>
      <w:r w:rsidRPr="00497688" w:rsidR="00497688">
        <w:t>og</w:t>
      </w:r>
      <w:r w:rsidR="00354F88">
        <w:t>C</w:t>
      </w:r>
      <w:r w:rsidRPr="00497688" w:rsidR="00497688">
        <w:t>alibration</w:t>
      </w:r>
      <w:r w:rsidR="00354F88">
        <w:t>M</w:t>
      </w:r>
      <w:r w:rsidRPr="00497688" w:rsidR="00497688">
        <w:t>easured</w:t>
      </w:r>
      <w:bookmarkEnd w:id="4968"/>
    </w:p>
    <w:p w:rsidRPr="00497688" w:rsidR="00497688" w:rsidP="000431E0" w:rsidRDefault="00497688">
      <w:pPr>
        <w:pStyle w:val="af7"/>
      </w:pPr>
      <w:r w:rsidRPr="00497688">
        <w:rPr>
          <w:rFonts w:hint="eastAsia"/>
        </w:rPr>
        <w:t xml:space="preserve"> = </w:t>
      </w:r>
      <w:r w:rsidR="00047F0A">
        <w:rPr>
          <w:rFonts w:hint="eastAsia"/>
        </w:rPr>
        <w:t>C</w:t>
      </w:r>
      <w:r w:rsidRPr="00497688">
        <w:rPr>
          <w:rFonts w:hint="eastAsia"/>
        </w:rPr>
        <w:t>ali</w:t>
      </w:r>
      <w:r w:rsidR="00354F88">
        <w:rPr>
          <w:rFonts w:hint="eastAsia"/>
        </w:rPr>
        <w:t>M</w:t>
      </w:r>
      <w:r w:rsidRPr="00497688">
        <w:rPr>
          <w:rFonts w:hint="eastAsia"/>
        </w:rPr>
        <w:t>in</w:t>
      </w:r>
      <w:r w:rsidR="00354F88">
        <w:rPr>
          <w:rFonts w:hint="eastAsia"/>
        </w:rPr>
        <w:t>R</w:t>
      </w:r>
      <w:r w:rsidRPr="00497688">
        <w:rPr>
          <w:rFonts w:hint="eastAsia"/>
        </w:rPr>
        <w:t xml:space="preserve">atio </w:t>
      </w:r>
      <w:r w:rsidR="006274BE">
        <w:rPr>
          <w:rFonts w:hint="eastAsia"/>
        </w:rPr>
        <w:t>*</w:t>
      </w:r>
      <w:r w:rsidRPr="00497688">
        <w:rPr>
          <w:rFonts w:hint="eastAsia"/>
        </w:rPr>
        <w:t xml:space="preserve"> </w:t>
      </w:r>
      <w:hyperlink w:history="1" w:anchor="ATPsetting">
        <w:r w:rsidR="00786D0B">
          <w:rPr>
            <w:rStyle w:val="ac"/>
          </w:rPr>
          <w:t>ATPsetting</w:t>
        </w:r>
      </w:hyperlink>
      <w:r w:rsidRPr="00497688">
        <w:rPr>
          <w:rFonts w:hint="eastAsia"/>
        </w:rPr>
        <w:t>.</w:t>
      </w:r>
      <w:r w:rsidRPr="006D1509" w:rsidR="006D1509">
        <w:t>MeterCaliMaxMinCalibration</w:t>
      </w:r>
      <w:r w:rsidR="006D1509">
        <w:rPr>
          <w:rFonts w:hint="eastAsia"/>
        </w:rPr>
        <w:t>[</w:t>
      </w:r>
      <w:r w:rsidR="00C60306">
        <w:rPr>
          <w:rFonts w:hint="eastAsia"/>
        </w:rPr>
        <w:t>1</w:t>
      </w:r>
      <w:r w:rsidR="006D1509">
        <w:rPr>
          <w:rFonts w:hint="eastAsia"/>
        </w:rPr>
        <w:t>]</w:t>
      </w:r>
    </w:p>
    <w:p w:rsidRPr="00497688" w:rsidR="00497688" w:rsidP="000431E0" w:rsidRDefault="00497688">
      <w:pPr>
        <w:pStyle w:val="af7"/>
      </w:pPr>
      <w:r w:rsidRPr="00497688">
        <w:rPr>
          <w:rFonts w:hint="eastAsia"/>
        </w:rPr>
        <w:t>[|</w:t>
      </w:r>
      <w:hyperlink w:history="1" w:anchor="CalibrationMeasurementStartPositionMin">
        <w:r w:rsidRPr="006D1509" w:rsidR="00047F0A">
          <w:rPr>
            <w:rStyle w:val="ac"/>
            <w:rFonts w:hint="eastAsia"/>
          </w:rPr>
          <w:t>C</w:t>
        </w:r>
        <w:r w:rsidRPr="006D1509">
          <w:rPr>
            <w:rStyle w:val="ac"/>
          </w:rPr>
          <w:t>alibration</w:t>
        </w:r>
        <w:r w:rsidRPr="006D1509" w:rsidR="00354F88">
          <w:rPr>
            <w:rStyle w:val="ac"/>
          </w:rPr>
          <w:t>M</w:t>
        </w:r>
        <w:r w:rsidRPr="006D1509">
          <w:rPr>
            <w:rStyle w:val="ac"/>
          </w:rPr>
          <w:t>e</w:t>
        </w:r>
        <w:r w:rsidRPr="006D1509">
          <w:rPr>
            <w:rStyle w:val="ac"/>
            <w:rFonts w:hint="eastAsia"/>
          </w:rPr>
          <w:t>a</w:t>
        </w:r>
        <w:r w:rsidRPr="006D1509">
          <w:rPr>
            <w:rStyle w:val="ac"/>
          </w:rPr>
          <w:t>surement</w:t>
        </w:r>
        <w:r w:rsidRPr="006D1509" w:rsidR="00354F88">
          <w:rPr>
            <w:rStyle w:val="ac"/>
          </w:rPr>
          <w:t>S</w:t>
        </w:r>
        <w:r w:rsidRPr="006D1509">
          <w:rPr>
            <w:rStyle w:val="ac"/>
          </w:rPr>
          <w:t>tart</w:t>
        </w:r>
        <w:r w:rsidRPr="006D1509" w:rsidR="00354F88">
          <w:rPr>
            <w:rStyle w:val="ac"/>
          </w:rPr>
          <w:t>P</w:t>
        </w:r>
        <w:r w:rsidRPr="006D1509">
          <w:rPr>
            <w:rStyle w:val="ac"/>
          </w:rPr>
          <w:t>osition</w:t>
        </w:r>
        <w:r w:rsidRPr="006D1509" w:rsidR="00354F88">
          <w:rPr>
            <w:rStyle w:val="ac"/>
          </w:rPr>
          <w:t>M</w:t>
        </w:r>
        <w:r w:rsidRPr="006D1509">
          <w:rPr>
            <w:rStyle w:val="ac"/>
            <w:rFonts w:hint="eastAsia"/>
          </w:rPr>
          <w:t>in</w:t>
        </w:r>
      </w:hyperlink>
      <w:r w:rsidRPr="00497688">
        <w:t>(k)</w:t>
      </w:r>
      <w:r w:rsidRPr="00497688">
        <w:rPr>
          <w:rFonts w:hint="eastAsia"/>
        </w:rPr>
        <w:t>-</w:t>
      </w:r>
      <w:hyperlink w:history="1" w:anchor="CogPositionAfterTopLoc">
        <w:r w:rsidR="00047F0A">
          <w:rPr>
            <w:rStyle w:val="ac"/>
          </w:rPr>
          <w:t>CogPositionAfterTopLoc</w:t>
        </w:r>
      </w:hyperlink>
      <w:r w:rsidRPr="00497688">
        <w:rPr>
          <w:rFonts w:hint="eastAsia"/>
        </w:rPr>
        <w:t>(k)|</w:t>
      </w:r>
    </w:p>
    <w:p w:rsidRPr="00497688" w:rsidR="00497688" w:rsidP="000431E0" w:rsidRDefault="00497688">
      <w:pPr>
        <w:pStyle w:val="af7"/>
      </w:pPr>
      <w:r w:rsidRPr="00497688">
        <w:rPr>
          <w:rFonts w:hint="eastAsia"/>
        </w:rPr>
        <w:t xml:space="preserve"> - </w:t>
      </w:r>
      <w:hyperlink w:history="1" w:anchor="ATPsetting">
        <w:r w:rsidR="00786D0B">
          <w:rPr>
            <w:rStyle w:val="ac"/>
          </w:rPr>
          <w:t>ATPsetting</w:t>
        </w:r>
      </w:hyperlink>
      <w:r w:rsidRPr="00497688">
        <w:rPr>
          <w:rFonts w:hint="eastAsia"/>
        </w:rPr>
        <w:t>.</w:t>
      </w:r>
      <w:r w:rsidRPr="006D1509" w:rsidR="006D1509">
        <w:t>OdoCaliCogCounterMin</w:t>
      </w:r>
      <w:r w:rsidRPr="00497688">
        <w:rPr>
          <w:rFonts w:hint="eastAsia"/>
        </w:rPr>
        <w:t>]</w:t>
      </w:r>
    </w:p>
    <w:p w:rsidRPr="00497688" w:rsidR="00497688" w:rsidP="000431E0" w:rsidRDefault="00047F0A">
      <w:pPr>
        <w:pStyle w:val="af7"/>
      </w:pPr>
      <w:bookmarkStart w:name="MaxCogCalibrationMeasured" w:id="4969"/>
      <w:r>
        <w:rPr>
          <w:rFonts w:hint="eastAsia"/>
        </w:rPr>
        <w:t>M</w:t>
      </w:r>
      <w:r w:rsidRPr="00497688" w:rsidR="00497688">
        <w:t>ax</w:t>
      </w:r>
      <w:r w:rsidR="00354F88">
        <w:t>C</w:t>
      </w:r>
      <w:r w:rsidRPr="00497688" w:rsidR="00497688">
        <w:t>og</w:t>
      </w:r>
      <w:r w:rsidR="00354F88">
        <w:t>C</w:t>
      </w:r>
      <w:r w:rsidRPr="00497688" w:rsidR="00497688">
        <w:t>alibration</w:t>
      </w:r>
      <w:r w:rsidR="00354F88">
        <w:t>M</w:t>
      </w:r>
      <w:r w:rsidRPr="00497688" w:rsidR="00497688">
        <w:t>easured</w:t>
      </w:r>
      <w:bookmarkEnd w:id="4969"/>
    </w:p>
    <w:p w:rsidRPr="00497688" w:rsidR="00497688" w:rsidP="000431E0" w:rsidRDefault="00497688">
      <w:pPr>
        <w:pStyle w:val="af7"/>
      </w:pPr>
      <w:r w:rsidRPr="00497688">
        <w:rPr>
          <w:rFonts w:hint="eastAsia"/>
        </w:rPr>
        <w:t xml:space="preserve"> = </w:t>
      </w:r>
      <w:r w:rsidR="00047F0A">
        <w:rPr>
          <w:rFonts w:hint="eastAsia"/>
        </w:rPr>
        <w:t>C</w:t>
      </w:r>
      <w:r w:rsidRPr="00497688">
        <w:rPr>
          <w:rFonts w:hint="eastAsia"/>
        </w:rPr>
        <w:t>ali</w:t>
      </w:r>
      <w:r w:rsidR="00354F88">
        <w:rPr>
          <w:rFonts w:hint="eastAsia"/>
        </w:rPr>
        <w:t>M</w:t>
      </w:r>
      <w:r w:rsidRPr="00497688">
        <w:rPr>
          <w:rFonts w:hint="eastAsia"/>
        </w:rPr>
        <w:t>ax</w:t>
      </w:r>
      <w:r w:rsidR="00354F88">
        <w:rPr>
          <w:rFonts w:hint="eastAsia"/>
        </w:rPr>
        <w:t>R</w:t>
      </w:r>
      <w:r w:rsidRPr="00497688">
        <w:rPr>
          <w:rFonts w:hint="eastAsia"/>
        </w:rPr>
        <w:t xml:space="preserve">atio </w:t>
      </w:r>
      <w:r w:rsidR="006274BE">
        <w:rPr>
          <w:rFonts w:hint="eastAsia"/>
        </w:rPr>
        <w:t>*</w:t>
      </w:r>
      <w:r w:rsidRPr="00497688">
        <w:rPr>
          <w:rFonts w:hint="eastAsia"/>
        </w:rPr>
        <w:t xml:space="preserve"> </w:t>
      </w:r>
      <w:hyperlink w:history="1" w:anchor="ATPsetting">
        <w:r w:rsidR="00786D0B">
          <w:rPr>
            <w:rStyle w:val="ac"/>
          </w:rPr>
          <w:t>ATPsetting</w:t>
        </w:r>
      </w:hyperlink>
      <w:r w:rsidRPr="00497688">
        <w:rPr>
          <w:rFonts w:hint="eastAsia"/>
        </w:rPr>
        <w:t>.</w:t>
      </w:r>
      <w:r w:rsidRPr="006D1509" w:rsidR="006D1509">
        <w:t>MeterCaliMaxMinCalibration</w:t>
      </w:r>
      <w:r w:rsidR="006D1509">
        <w:rPr>
          <w:rFonts w:hint="eastAsia"/>
        </w:rPr>
        <w:t>[</w:t>
      </w:r>
      <w:r w:rsidR="00C60306">
        <w:rPr>
          <w:rFonts w:hint="eastAsia"/>
        </w:rPr>
        <w:t>0</w:t>
      </w:r>
      <w:r w:rsidR="006D1509">
        <w:rPr>
          <w:rFonts w:hint="eastAsia"/>
        </w:rPr>
        <w:t>]</w:t>
      </w:r>
    </w:p>
    <w:p w:rsidRPr="00497688" w:rsidR="00497688" w:rsidP="000431E0" w:rsidRDefault="00497688">
      <w:pPr>
        <w:pStyle w:val="af7"/>
      </w:pPr>
      <w:r w:rsidRPr="00497688">
        <w:rPr>
          <w:rFonts w:hint="eastAsia"/>
        </w:rPr>
        <w:t>[|</w:t>
      </w:r>
      <w:hyperlink w:history="1" w:anchor="CalibrationMeasurementStartPositionMax">
        <w:r w:rsidRPr="006D1509" w:rsidR="00047F0A">
          <w:rPr>
            <w:rStyle w:val="ac"/>
            <w:rFonts w:hint="eastAsia"/>
          </w:rPr>
          <w:t>C</w:t>
        </w:r>
        <w:r w:rsidRPr="006D1509">
          <w:rPr>
            <w:rStyle w:val="ac"/>
          </w:rPr>
          <w:t>alibration</w:t>
        </w:r>
        <w:r w:rsidRPr="006D1509" w:rsidR="00354F88">
          <w:rPr>
            <w:rStyle w:val="ac"/>
          </w:rPr>
          <w:t>M</w:t>
        </w:r>
        <w:r w:rsidRPr="006D1509">
          <w:rPr>
            <w:rStyle w:val="ac"/>
          </w:rPr>
          <w:t>e</w:t>
        </w:r>
        <w:r w:rsidRPr="006D1509">
          <w:rPr>
            <w:rStyle w:val="ac"/>
            <w:rFonts w:hint="eastAsia"/>
          </w:rPr>
          <w:t>a</w:t>
        </w:r>
        <w:r w:rsidRPr="006D1509">
          <w:rPr>
            <w:rStyle w:val="ac"/>
          </w:rPr>
          <w:t>surement</w:t>
        </w:r>
        <w:r w:rsidRPr="006D1509" w:rsidR="00354F88">
          <w:rPr>
            <w:rStyle w:val="ac"/>
          </w:rPr>
          <w:t>S</w:t>
        </w:r>
        <w:r w:rsidRPr="006D1509">
          <w:rPr>
            <w:rStyle w:val="ac"/>
          </w:rPr>
          <w:t>tart</w:t>
        </w:r>
        <w:r w:rsidRPr="006D1509" w:rsidR="00354F88">
          <w:rPr>
            <w:rStyle w:val="ac"/>
          </w:rPr>
          <w:t>P</w:t>
        </w:r>
        <w:r w:rsidRPr="006D1509">
          <w:rPr>
            <w:rStyle w:val="ac"/>
          </w:rPr>
          <w:t>osition</w:t>
        </w:r>
        <w:r w:rsidRPr="006D1509" w:rsidR="00354F88">
          <w:rPr>
            <w:rStyle w:val="ac"/>
          </w:rPr>
          <w:t>M</w:t>
        </w:r>
        <w:r w:rsidRPr="006D1509">
          <w:rPr>
            <w:rStyle w:val="ac"/>
            <w:rFonts w:hint="eastAsia"/>
          </w:rPr>
          <w:t>ax</w:t>
        </w:r>
      </w:hyperlink>
      <w:r w:rsidRPr="00497688">
        <w:t>(k)</w:t>
      </w:r>
      <w:r w:rsidRPr="00497688">
        <w:rPr>
          <w:rFonts w:hint="eastAsia"/>
        </w:rPr>
        <w:t>-</w:t>
      </w:r>
      <w:hyperlink w:history="1" w:anchor="CogPositionBeforeTopLoc">
        <w:r w:rsidR="00047F0A">
          <w:rPr>
            <w:rStyle w:val="ac"/>
          </w:rPr>
          <w:t>CogPositionBeforeTopLoc</w:t>
        </w:r>
      </w:hyperlink>
      <w:r w:rsidRPr="00497688">
        <w:rPr>
          <w:rFonts w:hint="eastAsia"/>
        </w:rPr>
        <w:t>(k)|</w:t>
      </w:r>
    </w:p>
    <w:p w:rsidRPr="00497688" w:rsidR="00497688" w:rsidP="000431E0" w:rsidRDefault="00497688">
      <w:pPr>
        <w:pStyle w:val="af7"/>
      </w:pPr>
      <w:r w:rsidRPr="00497688">
        <w:rPr>
          <w:rFonts w:hint="eastAsia"/>
        </w:rPr>
        <w:t xml:space="preserve"> - </w:t>
      </w:r>
      <w:hyperlink w:history="1" w:anchor="ATPsetting">
        <w:r w:rsidR="00786D0B">
          <w:rPr>
            <w:rStyle w:val="ac"/>
          </w:rPr>
          <w:t>ATPsetting</w:t>
        </w:r>
      </w:hyperlink>
      <w:r w:rsidRPr="00497688">
        <w:rPr>
          <w:rFonts w:hint="eastAsia"/>
        </w:rPr>
        <w:t>.</w:t>
      </w:r>
      <w:del w:author="常鸣" w:date="2014-07-02T15:07:00Z" w:id="4970">
        <w:r w:rsidRPr="006D1509" w:rsidDel="00232A72" w:rsidR="006D1509">
          <w:delText>OdoCaliCogCounterMax</w:delText>
        </w:r>
      </w:del>
      <w:ins w:author="常鸣" w:date="2014-07-02T15:07:00Z" w:id="4971">
        <w:r w:rsidRPr="006D1509" w:rsidR="00232A72">
          <w:t>OdoCaliCogCounterM</w:t>
        </w:r>
        <w:r w:rsidR="00232A72">
          <w:rPr>
            <w:rFonts w:hint="eastAsia"/>
          </w:rPr>
          <w:t>in</w:t>
        </w:r>
      </w:ins>
      <w:r w:rsidRPr="00497688">
        <w:rPr>
          <w:rFonts w:hint="eastAsia"/>
        </w:rPr>
        <w:t>]</w:t>
      </w:r>
    </w:p>
    <w:p w:rsidRPr="00497688" w:rsidR="00497688" w:rsidP="00C93484" w:rsidRDefault="00497688">
      <w:pPr>
        <w:pStyle w:val="Reqtify"/>
      </w:pPr>
      <w:r w:rsidRPr="00497688">
        <w:rPr>
          <w:rFonts w:hint="eastAsia"/>
        </w:rPr>
        <w:t>其中</w:t>
      </w:r>
      <w:r w:rsidRPr="00E37ABE" w:rsidR="00501C21">
        <w:rPr>
          <w:rStyle w:val="aff2"/>
          <w:rFonts w:hint="eastAsia"/>
        </w:rPr>
        <w:t>C</w:t>
      </w:r>
      <w:r w:rsidRPr="00E37ABE">
        <w:rPr>
          <w:rStyle w:val="aff2"/>
          <w:rFonts w:hint="eastAsia"/>
        </w:rPr>
        <w:t>ali</w:t>
      </w:r>
      <w:r w:rsidRPr="00E37ABE" w:rsidR="00354F88">
        <w:rPr>
          <w:rStyle w:val="aff2"/>
          <w:rFonts w:hint="eastAsia"/>
        </w:rPr>
        <w:t>M</w:t>
      </w:r>
      <w:r w:rsidRPr="00E37ABE">
        <w:rPr>
          <w:rStyle w:val="aff2"/>
          <w:rFonts w:hint="eastAsia"/>
        </w:rPr>
        <w:t>in</w:t>
      </w:r>
      <w:r w:rsidRPr="00E37ABE" w:rsidR="00354F88">
        <w:rPr>
          <w:rStyle w:val="aff2"/>
          <w:rFonts w:hint="eastAsia"/>
        </w:rPr>
        <w:t>R</w:t>
      </w:r>
      <w:r w:rsidRPr="00E37ABE">
        <w:rPr>
          <w:rStyle w:val="aff2"/>
          <w:rFonts w:hint="eastAsia"/>
        </w:rPr>
        <w:t>atio</w:t>
      </w:r>
      <w:r w:rsidRPr="00497688">
        <w:rPr>
          <w:rFonts w:hint="eastAsia"/>
        </w:rPr>
        <w:t>和</w:t>
      </w:r>
      <w:r w:rsidRPr="00E37ABE" w:rsidR="00501C21">
        <w:rPr>
          <w:rStyle w:val="aff2"/>
          <w:rFonts w:hint="eastAsia"/>
        </w:rPr>
        <w:t>C</w:t>
      </w:r>
      <w:r w:rsidRPr="00E37ABE">
        <w:rPr>
          <w:rStyle w:val="aff2"/>
          <w:rFonts w:hint="eastAsia"/>
        </w:rPr>
        <w:t>ali</w:t>
      </w:r>
      <w:r w:rsidRPr="00E37ABE" w:rsidR="00354F88">
        <w:rPr>
          <w:rStyle w:val="aff2"/>
          <w:rFonts w:hint="eastAsia"/>
        </w:rPr>
        <w:t>M</w:t>
      </w:r>
      <w:r w:rsidRPr="00E37ABE">
        <w:rPr>
          <w:rStyle w:val="aff2"/>
          <w:rFonts w:hint="eastAsia"/>
        </w:rPr>
        <w:t>ax</w:t>
      </w:r>
      <w:r w:rsidRPr="00E37ABE" w:rsidR="00354F88">
        <w:rPr>
          <w:rStyle w:val="aff2"/>
          <w:rFonts w:hint="eastAsia"/>
        </w:rPr>
        <w:t>R</w:t>
      </w:r>
      <w:r w:rsidRPr="00E37ABE">
        <w:rPr>
          <w:rStyle w:val="aff2"/>
          <w:rFonts w:hint="eastAsia"/>
        </w:rPr>
        <w:t>atio</w:t>
      </w:r>
      <w:r w:rsidRPr="00497688">
        <w:rPr>
          <w:rFonts w:hint="eastAsia"/>
        </w:rPr>
        <w:t>是离线工具计算的该校准信标所对应的</w:t>
      </w:r>
      <w:r w:rsidR="00E37ABE">
        <w:rPr>
          <w:rStyle w:val="DATATYPE"/>
          <w:rFonts w:hint="eastAsia"/>
        </w:rPr>
        <w:t>MTIB</w:t>
      </w:r>
      <w:r w:rsidRPr="00497688">
        <w:rPr>
          <w:rFonts w:hint="eastAsia"/>
        </w:rPr>
        <w:t>结构的相关属性，</w:t>
      </w:r>
      <w:r w:rsidR="00E37ABE">
        <w:rPr>
          <w:rFonts w:hint="eastAsia"/>
        </w:rPr>
        <w:t>表示该对</w:t>
      </w:r>
      <w:r w:rsidR="00E37ABE">
        <w:rPr>
          <w:rFonts w:hint="eastAsia"/>
        </w:rPr>
        <w:t>MTIB</w:t>
      </w:r>
      <w:r w:rsidR="00E37ABE">
        <w:rPr>
          <w:rFonts w:hint="eastAsia"/>
        </w:rPr>
        <w:t>的间距与标准间距（</w:t>
      </w:r>
      <w:r w:rsidR="00E37ABE">
        <w:rPr>
          <w:rFonts w:hint="eastAsia"/>
        </w:rPr>
        <w:t>21</w:t>
      </w:r>
      <w:r w:rsidR="00E37ABE">
        <w:rPr>
          <w:rFonts w:hint="eastAsia"/>
        </w:rPr>
        <w:t>米）的比率，</w:t>
      </w:r>
      <w:r w:rsidRPr="00497688">
        <w:rPr>
          <w:rFonts w:hint="eastAsia"/>
        </w:rPr>
        <w:t>该结构定义见</w:t>
      </w:r>
      <w:r w:rsidRPr="00497688">
        <w:fldChar w:fldCharType="begin"/>
      </w:r>
      <w:r w:rsidRPr="00497688">
        <w:instrText xml:space="preserve"> </w:instrText>
      </w:r>
      <w:r w:rsidRPr="00497688">
        <w:rPr>
          <w:rFonts w:hint="eastAsia"/>
        </w:rPr>
        <w:instrText>REF _Ref305075755 \w \h</w:instrText>
      </w:r>
      <w:r w:rsidRPr="00497688">
        <w:instrText xml:space="preserve"> </w:instrText>
      </w:r>
      <w:r w:rsidRPr="00497688">
        <w:fldChar w:fldCharType="separate"/>
      </w:r>
      <w:r w:rsidR="00DE178B">
        <w:t>[REF11]</w:t>
      </w:r>
      <w:r w:rsidRPr="00497688">
        <w:fldChar w:fldCharType="end"/>
      </w:r>
      <w:r w:rsidRPr="00497688">
        <w:rPr>
          <w:rFonts w:hint="eastAsia"/>
        </w:rPr>
        <w:t>。</w:t>
      </w:r>
    </w:p>
    <w:p w:rsidRPr="00497688" w:rsidR="00497688" w:rsidP="00C93484" w:rsidRDefault="00497688">
      <w:pPr>
        <w:pStyle w:val="Reqtify"/>
      </w:pPr>
      <w:r w:rsidRPr="00497688">
        <w:rPr>
          <w:rFonts w:hint="eastAsia"/>
        </w:rPr>
        <w:t xml:space="preserve">The </w:t>
      </w:r>
      <w:r w:rsidR="00E37ABE">
        <w:rPr>
          <w:rStyle w:val="aff2"/>
          <w:rFonts w:hint="eastAsia"/>
        </w:rPr>
        <w:t>C</w:t>
      </w:r>
      <w:r w:rsidRPr="00E37ABE">
        <w:rPr>
          <w:rStyle w:val="aff2"/>
          <w:rFonts w:hint="eastAsia"/>
        </w:rPr>
        <w:t>ali</w:t>
      </w:r>
      <w:r w:rsidRPr="00E37ABE" w:rsidR="00354F88">
        <w:rPr>
          <w:rStyle w:val="aff2"/>
          <w:rFonts w:hint="eastAsia"/>
        </w:rPr>
        <w:t>M</w:t>
      </w:r>
      <w:r w:rsidRPr="00E37ABE">
        <w:rPr>
          <w:rStyle w:val="aff2"/>
          <w:rFonts w:hint="eastAsia"/>
        </w:rPr>
        <w:t>in</w:t>
      </w:r>
      <w:r w:rsidRPr="00E37ABE" w:rsidR="00354F88">
        <w:rPr>
          <w:rStyle w:val="aff2"/>
          <w:rFonts w:hint="eastAsia"/>
        </w:rPr>
        <w:t>R</w:t>
      </w:r>
      <w:r w:rsidRPr="00E37ABE">
        <w:rPr>
          <w:rStyle w:val="aff2"/>
          <w:rFonts w:hint="eastAsia"/>
        </w:rPr>
        <w:t>ation</w:t>
      </w:r>
      <w:r w:rsidRPr="00497688">
        <w:rPr>
          <w:rFonts w:hint="eastAsia"/>
        </w:rPr>
        <w:t xml:space="preserve"> and </w:t>
      </w:r>
      <w:r w:rsidR="00E37ABE">
        <w:rPr>
          <w:rStyle w:val="aff2"/>
          <w:rFonts w:hint="eastAsia"/>
        </w:rPr>
        <w:t>C</w:t>
      </w:r>
      <w:r w:rsidRPr="00E37ABE">
        <w:rPr>
          <w:rStyle w:val="aff2"/>
          <w:rFonts w:hint="eastAsia"/>
        </w:rPr>
        <w:t>ali</w:t>
      </w:r>
      <w:r w:rsidRPr="00E37ABE" w:rsidR="00354F88">
        <w:rPr>
          <w:rStyle w:val="aff2"/>
          <w:rFonts w:hint="eastAsia"/>
        </w:rPr>
        <w:t>M</w:t>
      </w:r>
      <w:r w:rsidRPr="00E37ABE">
        <w:rPr>
          <w:rStyle w:val="aff2"/>
          <w:rFonts w:hint="eastAsia"/>
        </w:rPr>
        <w:t>ax</w:t>
      </w:r>
      <w:r w:rsidRPr="00E37ABE" w:rsidR="00354F88">
        <w:rPr>
          <w:rStyle w:val="aff2"/>
          <w:rFonts w:hint="eastAsia"/>
        </w:rPr>
        <w:t>R</w:t>
      </w:r>
      <w:r w:rsidRPr="00E37ABE">
        <w:rPr>
          <w:rStyle w:val="aff2"/>
          <w:rFonts w:hint="eastAsia"/>
        </w:rPr>
        <w:t>ation</w:t>
      </w:r>
      <w:r w:rsidRPr="00497688">
        <w:rPr>
          <w:rFonts w:hint="eastAsia"/>
        </w:rPr>
        <w:t xml:space="preserve"> are elements of </w:t>
      </w:r>
      <w:r w:rsidRPr="00497688" w:rsidR="00C83252">
        <w:t>structure</w:t>
      </w:r>
      <w:r w:rsidRPr="00497688">
        <w:rPr>
          <w:rFonts w:hint="eastAsia"/>
        </w:rPr>
        <w:t xml:space="preserve"> </w:t>
      </w:r>
      <w:r w:rsidRPr="00497688">
        <w:rPr>
          <w:rStyle w:val="DATATYPE"/>
          <w:rFonts w:hint="eastAsia"/>
        </w:rPr>
        <w:t>MTIB</w:t>
      </w:r>
      <w:r w:rsidRPr="00497688" w:rsidDel="00340C99">
        <w:t xml:space="preserve"> </w:t>
      </w:r>
      <w:r w:rsidRPr="00497688">
        <w:rPr>
          <w:rFonts w:hint="eastAsia"/>
        </w:rPr>
        <w:t xml:space="preserve">generated by offline tool for each couple of calibration beacons. Refer to </w:t>
      </w:r>
      <w:r w:rsidRPr="00497688">
        <w:fldChar w:fldCharType="begin"/>
      </w:r>
      <w:r w:rsidRPr="00497688">
        <w:instrText xml:space="preserve"> </w:instrText>
      </w:r>
      <w:r w:rsidRPr="00497688">
        <w:rPr>
          <w:rFonts w:hint="eastAsia"/>
        </w:rPr>
        <w:instrText>REF _Ref305075755 \w \h</w:instrText>
      </w:r>
      <w:r w:rsidRPr="00497688">
        <w:instrText xml:space="preserve"> </w:instrText>
      </w:r>
      <w:r w:rsidRPr="00497688">
        <w:fldChar w:fldCharType="separate"/>
      </w:r>
      <w:r w:rsidR="00DE178B">
        <w:t>[REF11]</w:t>
      </w:r>
      <w:r w:rsidRPr="00497688">
        <w:fldChar w:fldCharType="end"/>
      </w:r>
      <w:r w:rsidRPr="00497688">
        <w:rPr>
          <w:rFonts w:hint="eastAsia"/>
        </w:rPr>
        <w:t xml:space="preserve"> for </w:t>
      </w:r>
      <w:r w:rsidRPr="00497688">
        <w:t>the</w:t>
      </w:r>
      <w:r w:rsidRPr="00497688">
        <w:rPr>
          <w:rFonts w:hint="eastAsia"/>
        </w:rPr>
        <w:t xml:space="preserve"> definition of </w:t>
      </w:r>
      <w:r w:rsidRPr="00497688">
        <w:rPr>
          <w:rStyle w:val="DATATYPE"/>
          <w:rFonts w:hint="eastAsia"/>
        </w:rPr>
        <w:t>MTIB</w:t>
      </w:r>
      <w:r w:rsidRPr="00497688">
        <w:rPr>
          <w:rFonts w:hint="eastAsia"/>
        </w:rPr>
        <w:t>.</w:t>
      </w:r>
    </w:p>
    <w:p w:rsidRPr="00497688" w:rsidR="00497688" w:rsidP="000C0D62" w:rsidRDefault="00497688">
      <w:pPr>
        <w:pStyle w:val="ReqtifyAltQ"/>
      </w:pPr>
      <w:r w:rsidRPr="00497688">
        <w:t>#Category=Functional</w:t>
      </w:r>
    </w:p>
    <w:p w:rsidRPr="00497688" w:rsidR="00497688" w:rsidP="000C0D62" w:rsidRDefault="00497688">
      <w:pPr>
        <w:pStyle w:val="ReqtifyAltQ"/>
      </w:pPr>
      <w:r w:rsidRPr="00497688">
        <w:lastRenderedPageBreak/>
        <w:t>#Contribution=SIL4</w:t>
      </w:r>
    </w:p>
    <w:p w:rsidR="009328EA" w:rsidP="000C0D62" w:rsidRDefault="00497688">
      <w:pPr>
        <w:pStyle w:val="ReqtifyAltQ"/>
        <w:rPr>
          <w:ins w:author="常鸣" w:date="2014-07-03T14:27:00Z" w:id="4972"/>
        </w:rPr>
      </w:pPr>
      <w:del w:author="常鸣" w:date="2014-07-03T14:27:00Z" w:id="4973">
        <w:r w:rsidRPr="00497688" w:rsidDel="009328EA">
          <w:delText>#S</w:delText>
        </w:r>
      </w:del>
      <w:ins w:author="常鸣" w:date="2014-07-03T14:27:00Z" w:id="4974">
        <w:r w:rsidR="009328EA">
          <w:t>#Allocation=ATP Software</w:t>
        </w:r>
      </w:ins>
      <w:ins w:author="常鸣" w:date="2014-07-03T14:53:00Z" w:id="4975">
        <w:r w:rsidR="00AA7E12">
          <w:rPr>
            <w:rFonts w:hint="eastAsia"/>
          </w:rPr>
          <w:t>, Vital Embedded Setting</w:t>
        </w:r>
      </w:ins>
    </w:p>
    <w:p w:rsidRPr="00497688" w:rsidR="00497688" w:rsidP="000C0D62" w:rsidRDefault="009328EA">
      <w:pPr>
        <w:pStyle w:val="ReqtifyAltQ"/>
      </w:pPr>
      <w:ins w:author="常鸣" w:date="2014-07-03T14:27:00Z" w:id="4976">
        <w:r>
          <w:t>#S</w:t>
        </w:r>
      </w:ins>
      <w:r w:rsidRPr="00497688" w:rsidR="00497688">
        <w:t>ource=[iTC_CC-SyAD-</w:t>
      </w:r>
      <w:r w:rsidRPr="00497688" w:rsidR="00497688">
        <w:rPr>
          <w:rFonts w:hint="eastAsia"/>
        </w:rPr>
        <w:t>0132</w:t>
      </w:r>
      <w:r w:rsidR="0081001C">
        <w:rPr>
          <w:rFonts w:hint="eastAsia"/>
        </w:rPr>
        <w:t>], [</w:t>
      </w:r>
      <w:r w:rsidRPr="00497688" w:rsidR="00497688">
        <w:t>iTC_CC-SyAD-</w:t>
      </w:r>
      <w:r w:rsidRPr="00497688" w:rsidR="00497688">
        <w:rPr>
          <w:rFonts w:hint="eastAsia"/>
        </w:rPr>
        <w:t>0143],</w:t>
      </w:r>
      <w:r w:rsidRPr="00497688" w:rsidR="00497688">
        <w:t xml:space="preserve"> [iTC_CC-SyAD-</w:t>
      </w:r>
      <w:r w:rsidRPr="00497688" w:rsidR="00497688">
        <w:rPr>
          <w:rFonts w:hint="eastAsia"/>
        </w:rPr>
        <w:t>0144],</w:t>
      </w:r>
      <w:r w:rsidRPr="00497688" w:rsidR="00497688">
        <w:t xml:space="preserve"> [iTC_CC-SyAD-</w:t>
      </w:r>
      <w:r w:rsidRPr="00497688" w:rsidR="00497688">
        <w:rPr>
          <w:rFonts w:hint="eastAsia"/>
        </w:rPr>
        <w:t>0145],</w:t>
      </w:r>
      <w:r w:rsidRPr="006F0801" w:rsidR="006F0801">
        <w:rPr>
          <w:rFonts w:hint="eastAsia"/>
        </w:rPr>
        <w:t xml:space="preserve"> </w:t>
      </w:r>
      <w:r w:rsidRPr="00497688" w:rsidR="006F0801">
        <w:t>[iTC_CC-SyAD-0183]</w:t>
      </w:r>
      <w:r w:rsidR="006F0801">
        <w:rPr>
          <w:rFonts w:hint="eastAsia"/>
        </w:rPr>
        <w:t>,</w:t>
      </w:r>
      <w:r w:rsidRPr="00497688" w:rsidR="00497688">
        <w:rPr>
          <w:rFonts w:hint="eastAsia"/>
        </w:rPr>
        <w:t xml:space="preserve"> [</w:t>
      </w:r>
      <w:r w:rsidRPr="00497688" w:rsidR="00497688">
        <w:t>iTC_CC_ATP_SwHA-0068</w:t>
      </w:r>
      <w:r w:rsidRPr="00497688" w:rsidR="00497688">
        <w:rPr>
          <w:rFonts w:hint="eastAsia"/>
        </w:rPr>
        <w:t>]</w:t>
      </w:r>
    </w:p>
    <w:p w:rsidRPr="00497688" w:rsidR="00497688" w:rsidP="000C0D62" w:rsidRDefault="00497688">
      <w:pPr>
        <w:pStyle w:val="ReqtifyAltQ"/>
      </w:pPr>
      <w:r w:rsidRPr="00497688">
        <w:t>[End]</w:t>
      </w:r>
    </w:p>
    <w:p w:rsidR="00497688" w:rsidP="00C93484" w:rsidRDefault="00497688">
      <w:pPr>
        <w:pStyle w:val="Reqtify"/>
      </w:pPr>
    </w:p>
    <w:p w:rsidRPr="00497688" w:rsidR="00497688" w:rsidP="00C93484" w:rsidRDefault="00497688">
      <w:pPr>
        <w:pStyle w:val="Reqtify"/>
      </w:pPr>
    </w:p>
    <w:p w:rsidRPr="00497688" w:rsidR="00497688" w:rsidP="00704491" w:rsidRDefault="00497688">
      <w:pPr>
        <w:pStyle w:val="ReqtifyAltR"/>
      </w:pPr>
      <w:r w:rsidRPr="00497688">
        <w:t>[iTC_CC_ATP-SwRS-0</w:t>
      </w:r>
      <w:r w:rsidRPr="00497688">
        <w:rPr>
          <w:rFonts w:hint="eastAsia"/>
        </w:rPr>
        <w:t>195</w:t>
      </w:r>
      <w:r w:rsidRPr="00497688">
        <w:t>]</w:t>
      </w:r>
    </w:p>
    <w:p w:rsidRPr="00497688" w:rsidR="00497688" w:rsidP="00C93484" w:rsidRDefault="00497688">
      <w:pPr>
        <w:pStyle w:val="Reqtify"/>
      </w:pPr>
      <w:r w:rsidRPr="00497688">
        <w:rPr>
          <w:rFonts w:hint="eastAsia"/>
        </w:rPr>
        <w:t>如果校准过程中发生下列情况，则从</w:t>
      </w:r>
      <w:r w:rsidRPr="00497688">
        <w:rPr>
          <w:rStyle w:val="aff1"/>
        </w:rPr>
        <w:t>CALI_</w:t>
      </w:r>
      <w:r w:rsidRPr="00497688">
        <w:rPr>
          <w:rStyle w:val="aff1"/>
          <w:rFonts w:hint="eastAsia"/>
        </w:rPr>
        <w:t>MEASURING</w:t>
      </w:r>
      <w:r w:rsidRPr="00497688">
        <w:rPr>
          <w:rFonts w:hint="eastAsia"/>
        </w:rPr>
        <w:t>回到</w:t>
      </w:r>
      <w:r w:rsidRPr="00497688">
        <w:rPr>
          <w:rStyle w:val="aff1"/>
        </w:rPr>
        <w:t>CALI_</w:t>
      </w:r>
      <w:r w:rsidRPr="00497688">
        <w:rPr>
          <w:rStyle w:val="aff1"/>
          <w:rFonts w:hint="eastAsia"/>
        </w:rPr>
        <w:t>WAITING</w:t>
      </w:r>
    </w:p>
    <w:p w:rsidRPr="00497688" w:rsidR="00497688" w:rsidP="00C93484" w:rsidRDefault="00497688">
      <w:pPr>
        <w:pStyle w:val="Reqtify"/>
      </w:pPr>
    </w:p>
    <w:p w:rsidRPr="00497688" w:rsidR="00497688" w:rsidP="00C93484" w:rsidRDefault="00497688">
      <w:pPr>
        <w:pStyle w:val="Reqtify"/>
      </w:pPr>
      <w:r w:rsidRPr="00497688">
        <w:t xml:space="preserve">If ATP is in the state of </w:t>
      </w:r>
      <w:r w:rsidRPr="00497688">
        <w:rPr>
          <w:rStyle w:val="aff1"/>
        </w:rPr>
        <w:t>CALI_</w:t>
      </w:r>
      <w:r w:rsidRPr="00497688">
        <w:rPr>
          <w:rStyle w:val="aff1"/>
          <w:rFonts w:hint="eastAsia"/>
        </w:rPr>
        <w:t xml:space="preserve">MEASURING and </w:t>
      </w:r>
      <w:r w:rsidRPr="00497688">
        <w:t xml:space="preserve">following conditions </w:t>
      </w:r>
      <w:r w:rsidRPr="00497688" w:rsidR="00C83252">
        <w:t>fulfilled</w:t>
      </w:r>
      <w:r w:rsidRPr="00497688">
        <w:t>:</w:t>
      </w:r>
    </w:p>
    <w:p w:rsidRPr="00497688" w:rsidR="00497688" w:rsidP="00FA0FBB" w:rsidRDefault="00497688">
      <w:pPr>
        <w:pStyle w:val="AltX"/>
      </w:pPr>
      <w:r w:rsidRPr="00497688">
        <w:t>train kinematic has been detected not valid,</w:t>
      </w:r>
    </w:p>
    <w:p w:rsidRPr="00497688" w:rsidR="00497688" w:rsidP="00FA0FBB" w:rsidRDefault="00497688">
      <w:pPr>
        <w:pStyle w:val="AltX"/>
      </w:pPr>
      <w:r w:rsidRPr="00497688">
        <w:t>or excessive slip/slide effect has been detected,</w:t>
      </w:r>
    </w:p>
    <w:p w:rsidRPr="00497688" w:rsidR="00497688" w:rsidP="00FA0FBB" w:rsidRDefault="00497688">
      <w:pPr>
        <w:pStyle w:val="AltX"/>
      </w:pPr>
      <w:r w:rsidRPr="00497688">
        <w:t xml:space="preserve">or </w:t>
      </w:r>
      <w:hyperlink w:history="1" w:anchor="WheelMinimumMovement">
        <w:r w:rsidR="00B5344E">
          <w:rPr>
            <w:rStyle w:val="ac"/>
          </w:rPr>
          <w:t>WheelMinimumMovement</w:t>
        </w:r>
      </w:hyperlink>
      <w:r w:rsidRPr="00497688">
        <w:t xml:space="preserve"> sign is in the opposite direction of thus observed on first beacon or becomes null,</w:t>
      </w:r>
    </w:p>
    <w:p w:rsidRPr="00497688" w:rsidR="00497688" w:rsidP="00FA0FBB" w:rsidRDefault="00497688">
      <w:pPr>
        <w:pStyle w:val="AltX"/>
      </w:pPr>
      <w:r w:rsidRPr="00497688">
        <w:t>or an unexpected beacon has been received. That is, a beacon not belonging calibration measurement couple.</w:t>
      </w:r>
    </w:p>
    <w:p w:rsidRPr="00497688" w:rsidR="00497688" w:rsidP="00C93484" w:rsidRDefault="00497688">
      <w:pPr>
        <w:pStyle w:val="Reqtify"/>
      </w:pPr>
      <w:r w:rsidRPr="00497688">
        <w:t xml:space="preserve">Then, ATP shall abort calibration process and </w:t>
      </w:r>
      <w:r w:rsidRPr="00497688">
        <w:rPr>
          <w:rFonts w:hint="eastAsia"/>
        </w:rPr>
        <w:t xml:space="preserve">back to </w:t>
      </w:r>
      <w:r w:rsidRPr="00497688">
        <w:rPr>
          <w:rStyle w:val="aff1"/>
        </w:rPr>
        <w:t>CALI_</w:t>
      </w:r>
      <w:r w:rsidRPr="00497688">
        <w:rPr>
          <w:rStyle w:val="aff1"/>
          <w:rFonts w:hint="eastAsia"/>
        </w:rPr>
        <w:t>WAITING</w:t>
      </w:r>
      <w:r w:rsidRPr="00497688">
        <w:t>.</w:t>
      </w:r>
    </w:p>
    <w:p w:rsidRPr="00497688" w:rsidR="00497688" w:rsidP="00C93484" w:rsidRDefault="00497688">
      <w:pPr>
        <w:pStyle w:val="Reqtify"/>
      </w:pPr>
    </w:p>
    <w:p w:rsidRPr="00497688" w:rsidR="00497688" w:rsidP="000431E0" w:rsidRDefault="00497688">
      <w:pPr>
        <w:pStyle w:val="af7"/>
      </w:pPr>
      <w:r w:rsidRPr="00497688">
        <w:rPr>
          <w:rFonts w:hint="eastAsia"/>
        </w:rPr>
        <w:t>if (</w:t>
      </w:r>
      <w:r w:rsidRPr="00497688">
        <w:t>(</w:t>
      </w:r>
      <w:hyperlink w:history="1" w:anchor="CalibrationState">
        <w:r w:rsidR="00040C85">
          <w:rPr>
            <w:rStyle w:val="ac"/>
          </w:rPr>
          <w:t>CalibrationState</w:t>
        </w:r>
      </w:hyperlink>
      <w:r w:rsidRPr="00497688">
        <w:t xml:space="preserve">(k-1) =  </w:t>
      </w:r>
      <w:r w:rsidRPr="00497688">
        <w:rPr>
          <w:rStyle w:val="aff1"/>
        </w:rPr>
        <w:t>CALI_MEASURING</w:t>
      </w:r>
      <w:r w:rsidRPr="00497688">
        <w:t>)</w:t>
      </w:r>
    </w:p>
    <w:p w:rsidR="00EA20D7" w:rsidP="000431E0" w:rsidRDefault="00497688">
      <w:pPr>
        <w:pStyle w:val="af7"/>
      </w:pPr>
      <w:r w:rsidRPr="00497688">
        <w:rPr>
          <w:rFonts w:hint="eastAsia"/>
        </w:rPr>
        <w:t xml:space="preserve">     and </w:t>
      </w:r>
      <w:r w:rsidRPr="00497688">
        <w:t>((</w:t>
      </w:r>
      <w:hyperlink w:history="1" w:anchor="ValidTrainKinematic">
        <w:r w:rsidR="008B283E">
          <w:rPr>
            <w:rStyle w:val="ac"/>
          </w:rPr>
          <w:t>ValidTrainKinematic</w:t>
        </w:r>
      </w:hyperlink>
      <w:r w:rsidRPr="00497688">
        <w:t>(k) =</w:t>
      </w:r>
      <w:r w:rsidRPr="00497688">
        <w:rPr>
          <w:rFonts w:hint="eastAsia"/>
        </w:rPr>
        <w:t>=</w:t>
      </w:r>
      <w:r w:rsidRPr="00497688">
        <w:t xml:space="preserve"> </w:t>
      </w:r>
      <w:r w:rsidRPr="00354FC4">
        <w:rPr>
          <w:rStyle w:val="aff1"/>
        </w:rPr>
        <w:t>False</w:t>
      </w:r>
      <w:r w:rsidRPr="00497688">
        <w:t>)</w:t>
      </w:r>
    </w:p>
    <w:p w:rsidRPr="00497688" w:rsidR="00497688" w:rsidP="000431E0" w:rsidRDefault="00EA20D7">
      <w:pPr>
        <w:pStyle w:val="af7"/>
      </w:pPr>
      <w:r>
        <w:rPr>
          <w:rFonts w:hint="eastAsia"/>
        </w:rPr>
        <w:t xml:space="preserve">          or (</w:t>
      </w:r>
      <w:hyperlink w:history="1" w:anchor="OdometerState">
        <w:r w:rsidR="008A3B7D">
          <w:rPr>
            <w:rStyle w:val="ac"/>
          </w:rPr>
          <w:t>OdometerState</w:t>
        </w:r>
      </w:hyperlink>
      <w:r w:rsidRPr="00634120" w:rsidR="008A3B7D">
        <w:t xml:space="preserve">(k) </w:t>
      </w:r>
      <w:r w:rsidR="008A3B7D">
        <w:rPr>
          <w:rFonts w:hint="eastAsia"/>
        </w:rPr>
        <w:t>is</w:t>
      </w:r>
      <w:r w:rsidRPr="00634120" w:rsidR="008A3B7D">
        <w:t xml:space="preserve"> </w:t>
      </w:r>
      <w:r w:rsidR="0048467E">
        <w:rPr>
          <w:rStyle w:val="aff1"/>
        </w:rPr>
        <w:t>IN</w:t>
      </w:r>
      <w:r w:rsidR="0048467E">
        <w:rPr>
          <w:rStyle w:val="aff1"/>
          <w:rFonts w:hint="eastAsia"/>
        </w:rPr>
        <w:t>VALID</w:t>
      </w:r>
      <w:r>
        <w:rPr>
          <w:rFonts w:hint="eastAsia"/>
        </w:rPr>
        <w:t>)</w:t>
      </w:r>
    </w:p>
    <w:p w:rsidRPr="00497688" w:rsidR="00497688" w:rsidP="000431E0" w:rsidRDefault="00497688">
      <w:pPr>
        <w:pStyle w:val="af7"/>
      </w:pPr>
      <w:r w:rsidRPr="00497688">
        <w:rPr>
          <w:rFonts w:hint="eastAsia"/>
        </w:rPr>
        <w:t xml:space="preserve">          or </w:t>
      </w:r>
      <w:r w:rsidRPr="00497688">
        <w:t>(</w:t>
      </w:r>
      <w:hyperlink w:history="1" w:anchor="SlipSlideDetected">
        <w:r w:rsidR="0096074C">
          <w:rPr>
            <w:rStyle w:val="ac"/>
          </w:rPr>
          <w:t>SlipSlideDetected</w:t>
        </w:r>
      </w:hyperlink>
      <w:r w:rsidRPr="00497688">
        <w:t>(k) =</w:t>
      </w:r>
      <w:r w:rsidRPr="00497688">
        <w:rPr>
          <w:rFonts w:hint="eastAsia"/>
        </w:rPr>
        <w:t>=</w:t>
      </w:r>
      <w:r w:rsidRPr="00497688">
        <w:t xml:space="preserve"> </w:t>
      </w:r>
      <w:r w:rsidRPr="00354FC4">
        <w:rPr>
          <w:rStyle w:val="aff1"/>
        </w:rPr>
        <w:t>True</w:t>
      </w:r>
      <w:r w:rsidRPr="00497688">
        <w:t>)</w:t>
      </w:r>
    </w:p>
    <w:p w:rsidRPr="00497688" w:rsidR="00497688" w:rsidP="000431E0" w:rsidRDefault="00497688">
      <w:pPr>
        <w:pStyle w:val="af7"/>
      </w:pPr>
      <w:r w:rsidRPr="00497688">
        <w:rPr>
          <w:rFonts w:hint="eastAsia"/>
        </w:rPr>
        <w:t xml:space="preserve">          or </w:t>
      </w:r>
      <w:r w:rsidRPr="00497688">
        <w:t>(</w:t>
      </w:r>
      <w:hyperlink w:history="1" w:anchor="CalibrationEnd1RunningForward">
        <w:r w:rsidRPr="00AF7E32" w:rsidR="00A17282">
          <w:rPr>
            <w:rStyle w:val="ac"/>
            <w:rFonts w:hint="eastAsia"/>
          </w:rPr>
          <w:t>C</w:t>
        </w:r>
        <w:r w:rsidRPr="00AF7E32">
          <w:rPr>
            <w:rStyle w:val="ac"/>
          </w:rPr>
          <w:t>alibration</w:t>
        </w:r>
        <w:r w:rsidRPr="00AF7E32" w:rsidR="00354F88">
          <w:rPr>
            <w:rStyle w:val="ac"/>
          </w:rPr>
          <w:t>E</w:t>
        </w:r>
        <w:r w:rsidRPr="00AF7E32">
          <w:rPr>
            <w:rStyle w:val="ac"/>
          </w:rPr>
          <w:t>nd</w:t>
        </w:r>
        <w:r w:rsidRPr="00AF7E32">
          <w:rPr>
            <w:rStyle w:val="ac"/>
            <w:rFonts w:hint="eastAsia"/>
          </w:rPr>
          <w:t>1</w:t>
        </w:r>
        <w:r w:rsidRPr="00AF7E32" w:rsidR="00354F88">
          <w:rPr>
            <w:rStyle w:val="ac"/>
          </w:rPr>
          <w:t>R</w:t>
        </w:r>
        <w:r w:rsidRPr="00AF7E32">
          <w:rPr>
            <w:rStyle w:val="ac"/>
          </w:rPr>
          <w:t>unning</w:t>
        </w:r>
        <w:r w:rsidRPr="00AF7E32" w:rsidR="00354F88">
          <w:rPr>
            <w:rStyle w:val="ac"/>
          </w:rPr>
          <w:t>F</w:t>
        </w:r>
        <w:r w:rsidRPr="00AF7E32">
          <w:rPr>
            <w:rStyle w:val="ac"/>
          </w:rPr>
          <w:t>orward</w:t>
        </w:r>
      </w:hyperlink>
      <w:r w:rsidRPr="00497688">
        <w:t>(k-1)</w:t>
      </w:r>
      <w:r w:rsidR="00C771A0">
        <w:rPr>
          <w:rFonts w:hint="eastAsia"/>
        </w:rPr>
        <w:t xml:space="preserve"> </w:t>
      </w:r>
      <w:r w:rsidR="00EA20D7">
        <w:rPr>
          <w:rFonts w:hint="eastAsia"/>
        </w:rPr>
        <w:t xml:space="preserve">!= </w:t>
      </w:r>
      <w:hyperlink w:history="1" w:anchor="End1RunningForward">
        <w:r w:rsidRPr="00EA20D7" w:rsidR="00EA20D7">
          <w:rPr>
            <w:rStyle w:val="ac"/>
          </w:rPr>
          <w:t>End1RunningForward</w:t>
        </w:r>
      </w:hyperlink>
      <w:r w:rsidR="00C771A0">
        <w:rPr>
          <w:rFonts w:hint="eastAsia"/>
        </w:rPr>
        <w:t>(k)</w:t>
      </w:r>
      <w:r w:rsidRPr="00497688">
        <w:t>)</w:t>
      </w:r>
    </w:p>
    <w:p w:rsidRPr="00497688" w:rsidR="00497688" w:rsidP="000431E0" w:rsidRDefault="00497688">
      <w:pPr>
        <w:pStyle w:val="af7"/>
      </w:pPr>
      <w:r w:rsidRPr="00497688">
        <w:rPr>
          <w:rFonts w:hint="eastAsia"/>
        </w:rPr>
        <w:t xml:space="preserve">          or </w:t>
      </w:r>
      <w:r w:rsidRPr="00497688">
        <w:t>(</w:t>
      </w:r>
      <w:hyperlink w:history="1" w:anchor="TrainFilteredStopped">
        <w:r w:rsidR="008B283E">
          <w:rPr>
            <w:rStyle w:val="ac"/>
          </w:rPr>
          <w:t>TrainFilteredStopped</w:t>
        </w:r>
      </w:hyperlink>
      <w:r w:rsidRPr="00497688">
        <w:rPr>
          <w:rFonts w:hint="eastAsia"/>
        </w:rPr>
        <w:t xml:space="preserve">(k) == </w:t>
      </w:r>
      <w:r w:rsidRPr="00354FC4">
        <w:rPr>
          <w:rStyle w:val="aff1"/>
          <w:rFonts w:hint="eastAsia"/>
        </w:rPr>
        <w:t>True</w:t>
      </w:r>
      <w:r w:rsidRPr="00497688">
        <w:t>)</w:t>
      </w:r>
    </w:p>
    <w:p w:rsidRPr="00497688" w:rsidR="00497688" w:rsidP="000431E0" w:rsidRDefault="00497688">
      <w:pPr>
        <w:pStyle w:val="af7"/>
      </w:pPr>
      <w:r w:rsidRPr="00497688">
        <w:rPr>
          <w:rFonts w:hint="eastAsia"/>
        </w:rPr>
        <w:t xml:space="preserve">          or </w:t>
      </w:r>
      <w:r w:rsidRPr="00497688">
        <w:t>((</w:t>
      </w:r>
      <w:hyperlink w:history="1" w:anchor="NewBeaconObtained">
        <w:r w:rsidRPr="00DF7BFA" w:rsidR="00DF7BFA">
          <w:rPr>
            <w:rStyle w:val="ac"/>
          </w:rPr>
          <w:t>NewBeaconObtained</w:t>
        </w:r>
      </w:hyperlink>
      <w:r w:rsidRPr="00497688">
        <w:t>(k) =</w:t>
      </w:r>
      <w:r w:rsidRPr="00497688">
        <w:rPr>
          <w:rFonts w:hint="eastAsia"/>
        </w:rPr>
        <w:t>=</w:t>
      </w:r>
      <w:r w:rsidRPr="00497688">
        <w:t xml:space="preserve"> </w:t>
      </w:r>
      <w:r w:rsidRPr="00354FC4">
        <w:rPr>
          <w:rStyle w:val="aff1"/>
        </w:rPr>
        <w:t>True</w:t>
      </w:r>
      <w:r w:rsidRPr="00497688">
        <w:t>)</w:t>
      </w:r>
    </w:p>
    <w:p w:rsidRPr="00497688" w:rsidR="00497688" w:rsidP="000431E0" w:rsidRDefault="00497688">
      <w:pPr>
        <w:pStyle w:val="af7"/>
      </w:pPr>
      <w:r w:rsidRPr="00497688">
        <w:rPr>
          <w:rFonts w:hint="eastAsia"/>
        </w:rPr>
        <w:t xml:space="preserve">              and </w:t>
      </w:r>
      <w:hyperlink w:history="1" w:anchor="TrackMap">
        <w:r w:rsidR="00C64E92">
          <w:rPr>
            <w:rStyle w:val="ac"/>
          </w:rPr>
          <w:t>TrackMap</w:t>
        </w:r>
      </w:hyperlink>
      <w:r w:rsidR="00354F88">
        <w:rPr>
          <w:rFonts w:hint="eastAsia"/>
        </w:rPr>
        <w:t>.B</w:t>
      </w:r>
      <w:r w:rsidRPr="00497688">
        <w:t>eacon</w:t>
      </w:r>
      <w:r w:rsidR="00354F88">
        <w:t>B</w:t>
      </w:r>
      <w:r w:rsidRPr="00497688">
        <w:t>elongs</w:t>
      </w:r>
      <w:r w:rsidR="00354F88">
        <w:t>T</w:t>
      </w:r>
      <w:r w:rsidRPr="00497688">
        <w:t>o</w:t>
      </w:r>
      <w:r w:rsidR="00354F88">
        <w:t>C</w:t>
      </w:r>
      <w:r w:rsidRPr="00497688">
        <w:t>alibration</w:t>
      </w:r>
      <w:r w:rsidR="00354F88">
        <w:t>C</w:t>
      </w:r>
      <w:r w:rsidRPr="00497688">
        <w:t>ouple</w:t>
      </w:r>
      <w:r w:rsidRPr="00497688">
        <w:rPr>
          <w:rFonts w:hint="eastAsia"/>
        </w:rPr>
        <w:t>(</w:t>
      </w:r>
      <w:hyperlink w:history="1" w:anchor="BeaconMessage">
        <w:r w:rsidR="00F42E76">
          <w:rPr>
            <w:rStyle w:val="ac"/>
          </w:rPr>
          <w:t>BeaconMessage</w:t>
        </w:r>
      </w:hyperlink>
      <w:r w:rsidRPr="00497688">
        <w:rPr>
          <w:rFonts w:hint="eastAsia"/>
        </w:rPr>
        <w:t>.</w:t>
      </w:r>
      <w:r w:rsidRPr="00497688">
        <w:t>Id(k))</w:t>
      </w:r>
      <w:r w:rsidRPr="00497688">
        <w:rPr>
          <w:rFonts w:hint="eastAsia"/>
        </w:rPr>
        <w:t xml:space="preserve"> </w:t>
      </w:r>
      <w:r w:rsidRPr="00497688">
        <w:t>=</w:t>
      </w:r>
      <w:r w:rsidRPr="00497688">
        <w:rPr>
          <w:rFonts w:hint="eastAsia"/>
        </w:rPr>
        <w:t>=</w:t>
      </w:r>
      <w:r w:rsidRPr="00497688">
        <w:t xml:space="preserve"> </w:t>
      </w:r>
      <w:r w:rsidRPr="00354FC4">
        <w:rPr>
          <w:rStyle w:val="aff1"/>
        </w:rPr>
        <w:t>False</w:t>
      </w:r>
      <w:r w:rsidRPr="00497688">
        <w:t>)))</w:t>
      </w:r>
    </w:p>
    <w:p w:rsidRPr="00497688" w:rsidR="00497688" w:rsidP="000431E0" w:rsidRDefault="00497688">
      <w:pPr>
        <w:pStyle w:val="af7"/>
      </w:pPr>
      <w:r w:rsidRPr="00497688">
        <w:rPr>
          <w:rFonts w:hint="eastAsia"/>
        </w:rPr>
        <w:t xml:space="preserve"> </w:t>
      </w:r>
      <w:r w:rsidR="003928F2">
        <w:t xml:space="preserve">   </w:t>
      </w:r>
      <w:hyperlink w:history="1" w:anchor="CalibrationState">
        <w:r w:rsidR="00040C85">
          <w:rPr>
            <w:rStyle w:val="ac"/>
          </w:rPr>
          <w:t>CalibrationState</w:t>
        </w:r>
      </w:hyperlink>
      <w:r w:rsidRPr="00497688">
        <w:t xml:space="preserve"> = </w:t>
      </w:r>
      <w:r w:rsidRPr="00497688">
        <w:rPr>
          <w:rStyle w:val="aff1"/>
        </w:rPr>
        <w:t>CALI_WAITING</w:t>
      </w:r>
    </w:p>
    <w:p w:rsidRPr="00497688" w:rsidR="00497688" w:rsidP="000C0D62" w:rsidRDefault="00497688">
      <w:pPr>
        <w:pStyle w:val="ReqtifyAltQ"/>
      </w:pPr>
      <w:r w:rsidRPr="00497688">
        <w:t>#Category=Functional</w:t>
      </w:r>
    </w:p>
    <w:p w:rsidRPr="00497688" w:rsidR="00497688" w:rsidP="000C0D62" w:rsidRDefault="00497688">
      <w:pPr>
        <w:pStyle w:val="ReqtifyAltQ"/>
      </w:pPr>
      <w:r w:rsidRPr="00497688">
        <w:t>#Contribution=SIL4</w:t>
      </w:r>
    </w:p>
    <w:p w:rsidR="009328EA" w:rsidP="000C0D62" w:rsidRDefault="00497688">
      <w:pPr>
        <w:pStyle w:val="ReqtifyAltQ"/>
        <w:rPr>
          <w:ins w:author="常鸣" w:date="2014-07-03T14:27:00Z" w:id="4977"/>
        </w:rPr>
      </w:pPr>
      <w:del w:author="常鸣" w:date="2014-07-03T14:27:00Z" w:id="4978">
        <w:r w:rsidRPr="00497688" w:rsidDel="009328EA">
          <w:delText>#S</w:delText>
        </w:r>
      </w:del>
      <w:ins w:author="常鸣" w:date="2014-07-03T14:27:00Z" w:id="4979">
        <w:r w:rsidR="009328EA">
          <w:t>#Allocation=ATP Software</w:t>
        </w:r>
      </w:ins>
      <w:ins w:author="常鸣" w:date="2014-07-03T14:54:00Z" w:id="4980">
        <w:r w:rsidR="00AA7E12">
          <w:rPr>
            <w:rFonts w:hint="eastAsia"/>
          </w:rPr>
          <w:t>, Vital Embedded Setting</w:t>
        </w:r>
      </w:ins>
    </w:p>
    <w:p w:rsidRPr="00497688" w:rsidR="00497688" w:rsidP="000C0D62" w:rsidRDefault="009328EA">
      <w:pPr>
        <w:pStyle w:val="ReqtifyAltQ"/>
      </w:pPr>
      <w:ins w:author="常鸣" w:date="2014-07-03T14:27:00Z" w:id="4981">
        <w:r>
          <w:t>#S</w:t>
        </w:r>
      </w:ins>
      <w:r w:rsidRPr="00497688" w:rsidR="00497688">
        <w:t>ource=[iTC_CC-SyAD-</w:t>
      </w:r>
      <w:r w:rsidRPr="00497688" w:rsidR="00497688">
        <w:rPr>
          <w:rFonts w:hint="eastAsia"/>
        </w:rPr>
        <w:t>0145],</w:t>
      </w:r>
      <w:r w:rsidRPr="00497688" w:rsidR="00497688">
        <w:t xml:space="preserve"> [iTC_CC-SyAD-0183]</w:t>
      </w:r>
    </w:p>
    <w:p w:rsidRPr="00497688" w:rsidR="00497688" w:rsidP="000C0D62" w:rsidRDefault="00497688">
      <w:pPr>
        <w:pStyle w:val="ReqtifyAltQ"/>
      </w:pPr>
      <w:r w:rsidRPr="00497688">
        <w:t>[End]</w:t>
      </w:r>
    </w:p>
    <w:p w:rsidRPr="00497688" w:rsidR="00497688" w:rsidP="00C93484" w:rsidRDefault="00497688">
      <w:pPr>
        <w:pStyle w:val="Reqtify"/>
      </w:pPr>
    </w:p>
    <w:p w:rsidRPr="00497688" w:rsidR="00497688" w:rsidP="00C93484" w:rsidRDefault="00497688">
      <w:pPr>
        <w:pStyle w:val="Reqtify"/>
      </w:pPr>
    </w:p>
    <w:p w:rsidRPr="00497688" w:rsidR="00497688" w:rsidP="0012674A" w:rsidRDefault="00497688">
      <w:pPr>
        <w:pStyle w:val="4"/>
      </w:pPr>
      <w:r w:rsidRPr="00497688">
        <w:rPr>
          <w:rFonts w:hint="eastAsia"/>
        </w:rPr>
        <w:t xml:space="preserve">State </w:t>
      </w:r>
      <w:r w:rsidRPr="00497688">
        <w:t>“</w:t>
      </w:r>
      <w:r w:rsidRPr="00497688">
        <w:rPr>
          <w:rStyle w:val="aff1"/>
          <w:rFonts w:hint="eastAsia"/>
        </w:rPr>
        <w:t>CALI_VALIDATING</w:t>
      </w:r>
      <w:r w:rsidRPr="00497688">
        <w:t>”</w:t>
      </w:r>
    </w:p>
    <w:p w:rsidRPr="00497688" w:rsidR="00497688" w:rsidP="00C93484" w:rsidRDefault="00497688">
      <w:pPr>
        <w:pStyle w:val="Reqtify"/>
      </w:pPr>
    </w:p>
    <w:p w:rsidRPr="00497688" w:rsidR="00497688" w:rsidP="00704491" w:rsidRDefault="00497688">
      <w:pPr>
        <w:pStyle w:val="ReqtifyAltR"/>
      </w:pPr>
      <w:r w:rsidRPr="00497688">
        <w:t>[iTC_CC_ATP-SwRS-0</w:t>
      </w:r>
      <w:r w:rsidRPr="00497688">
        <w:rPr>
          <w:rFonts w:hint="eastAsia"/>
        </w:rPr>
        <w:t>196</w:t>
      </w:r>
      <w:r w:rsidRPr="00497688">
        <w:t>]</w:t>
      </w:r>
    </w:p>
    <w:p w:rsidRPr="00497688" w:rsidR="00497688" w:rsidP="00C93484" w:rsidRDefault="00497688">
      <w:pPr>
        <w:pStyle w:val="Reqtify"/>
      </w:pPr>
      <w:r w:rsidRPr="00497688">
        <w:rPr>
          <w:rFonts w:hint="eastAsia"/>
        </w:rPr>
        <w:t>当发生以下情况时，认为校准失败，从</w:t>
      </w:r>
      <w:r w:rsidRPr="00497688">
        <w:rPr>
          <w:rStyle w:val="aff1"/>
        </w:rPr>
        <w:t>CALI_VALIDATING</w:t>
      </w:r>
      <w:r w:rsidRPr="00497688">
        <w:rPr>
          <w:rFonts w:hint="eastAsia"/>
        </w:rPr>
        <w:t>回到</w:t>
      </w:r>
      <w:r w:rsidRPr="00497688">
        <w:rPr>
          <w:rStyle w:val="aff1"/>
        </w:rPr>
        <w:t>CALI_WAITING</w:t>
      </w:r>
    </w:p>
    <w:p w:rsidRPr="00497688" w:rsidR="00497688" w:rsidP="00C93484" w:rsidRDefault="00497688">
      <w:pPr>
        <w:pStyle w:val="Reqtify"/>
      </w:pPr>
    </w:p>
    <w:p w:rsidRPr="00497688" w:rsidR="00497688" w:rsidP="00C93484" w:rsidRDefault="00497688">
      <w:pPr>
        <w:pStyle w:val="Reqtify"/>
      </w:pPr>
      <w:r w:rsidRPr="00497688">
        <w:lastRenderedPageBreak/>
        <w:t xml:space="preserve">If ATP is in the state of calibration validation in progress and following conditions </w:t>
      </w:r>
      <w:r w:rsidRPr="00497688" w:rsidR="00C83252">
        <w:t>fulfilled</w:t>
      </w:r>
      <w:r w:rsidRPr="00497688">
        <w:t>:</w:t>
      </w:r>
    </w:p>
    <w:p w:rsidRPr="00497688" w:rsidR="00497688" w:rsidP="00FA0FBB" w:rsidRDefault="00497688">
      <w:pPr>
        <w:pStyle w:val="AltX"/>
      </w:pPr>
      <w:r w:rsidRPr="00497688">
        <w:t>train kinematic has been detected not valid,</w:t>
      </w:r>
    </w:p>
    <w:p w:rsidRPr="00497688" w:rsidR="00497688" w:rsidP="00FA0FBB" w:rsidRDefault="00497688">
      <w:pPr>
        <w:pStyle w:val="AltX"/>
      </w:pPr>
      <w:r w:rsidRPr="00497688">
        <w:t>or excessive slip/slide effect has been detected,</w:t>
      </w:r>
    </w:p>
    <w:p w:rsidRPr="00497688" w:rsidR="00497688" w:rsidP="00FA0FBB" w:rsidRDefault="00497688">
      <w:pPr>
        <w:pStyle w:val="AltX"/>
      </w:pPr>
      <w:r w:rsidRPr="00497688">
        <w:t xml:space="preserve">or </w:t>
      </w:r>
      <w:hyperlink w:history="1" w:anchor="WheelMinimumMovement">
        <w:r w:rsidR="00B5344E">
          <w:rPr>
            <w:rStyle w:val="ac"/>
          </w:rPr>
          <w:t>WheelMinimumMovement</w:t>
        </w:r>
      </w:hyperlink>
      <w:r w:rsidRPr="00497688">
        <w:t xml:space="preserve"> sign is in the opposite direction of thus observed on first beacon or becomes null,</w:t>
      </w:r>
    </w:p>
    <w:p w:rsidRPr="00497688" w:rsidR="00497688" w:rsidP="00FA0FBB" w:rsidRDefault="00497688">
      <w:pPr>
        <w:pStyle w:val="AltX"/>
      </w:pPr>
      <w:r w:rsidRPr="00497688">
        <w:t>or an unexpected beacon has been received. That is, a beacon not belonging calibration validation couple.</w:t>
      </w:r>
    </w:p>
    <w:p w:rsidRPr="00497688" w:rsidR="00497688" w:rsidP="00C93484" w:rsidRDefault="00497688">
      <w:pPr>
        <w:pStyle w:val="Reqtify"/>
      </w:pPr>
      <w:r w:rsidRPr="00497688">
        <w:t xml:space="preserve">In such case, then ATP shall consider that calibration process as not sable and so </w:t>
      </w:r>
      <w:r w:rsidRPr="00497688">
        <w:rPr>
          <w:rFonts w:hint="eastAsia"/>
        </w:rPr>
        <w:t xml:space="preserve">back to </w:t>
      </w:r>
      <w:r w:rsidRPr="00497688">
        <w:rPr>
          <w:rStyle w:val="aff1"/>
        </w:rPr>
        <w:t>CALI_WAITING</w:t>
      </w:r>
      <w:r w:rsidRPr="00497688">
        <w:t>.</w:t>
      </w:r>
    </w:p>
    <w:p w:rsidRPr="00497688" w:rsidR="00497688" w:rsidP="00C93484" w:rsidRDefault="00497688">
      <w:pPr>
        <w:pStyle w:val="Reqtify"/>
      </w:pPr>
    </w:p>
    <w:p w:rsidRPr="00497688" w:rsidR="00497688" w:rsidP="000431E0" w:rsidRDefault="00497688">
      <w:pPr>
        <w:pStyle w:val="af7"/>
      </w:pPr>
      <w:r w:rsidRPr="00497688">
        <w:rPr>
          <w:rFonts w:hint="eastAsia"/>
        </w:rPr>
        <w:t>if (</w:t>
      </w:r>
      <w:r w:rsidRPr="00497688">
        <w:t>(</w:t>
      </w:r>
      <w:hyperlink w:history="1" w:anchor="CalibrationState">
        <w:r w:rsidR="00040C85">
          <w:rPr>
            <w:rStyle w:val="ac"/>
          </w:rPr>
          <w:t>CalibrationState</w:t>
        </w:r>
      </w:hyperlink>
      <w:r w:rsidRPr="00497688">
        <w:t xml:space="preserve">(k-1) =  </w:t>
      </w:r>
      <w:r w:rsidRPr="00497688">
        <w:rPr>
          <w:rStyle w:val="aff1"/>
        </w:rPr>
        <w:t>CALI_VALIDATING</w:t>
      </w:r>
      <w:r w:rsidRPr="00497688">
        <w:t>)</w:t>
      </w:r>
    </w:p>
    <w:p w:rsidR="00EA20D7" w:rsidP="000431E0" w:rsidRDefault="00497688">
      <w:pPr>
        <w:pStyle w:val="af7"/>
      </w:pPr>
      <w:r w:rsidRPr="00497688">
        <w:rPr>
          <w:rFonts w:hint="eastAsia"/>
        </w:rPr>
        <w:t xml:space="preserve">     and </w:t>
      </w:r>
      <w:r w:rsidRPr="00497688">
        <w:t>((</w:t>
      </w:r>
      <w:hyperlink w:history="1" w:anchor="ValidTrainKinematic">
        <w:r w:rsidR="008B283E">
          <w:rPr>
            <w:rStyle w:val="ac"/>
          </w:rPr>
          <w:t>ValidTrainKinematic</w:t>
        </w:r>
      </w:hyperlink>
      <w:r w:rsidRPr="00497688">
        <w:t>(k) =</w:t>
      </w:r>
      <w:r w:rsidRPr="00497688">
        <w:rPr>
          <w:rFonts w:hint="eastAsia"/>
        </w:rPr>
        <w:t>=</w:t>
      </w:r>
      <w:r w:rsidRPr="00497688">
        <w:t xml:space="preserve"> </w:t>
      </w:r>
      <w:r w:rsidRPr="00354FC4">
        <w:rPr>
          <w:rStyle w:val="aff1"/>
        </w:rPr>
        <w:t>False</w:t>
      </w:r>
      <w:r w:rsidRPr="00497688">
        <w:t>)</w:t>
      </w:r>
    </w:p>
    <w:p w:rsidR="00EA20D7" w:rsidP="000431E0" w:rsidRDefault="00EA20D7">
      <w:pPr>
        <w:pStyle w:val="af7"/>
      </w:pPr>
      <w:r>
        <w:rPr>
          <w:rFonts w:hint="eastAsia"/>
        </w:rPr>
        <w:t xml:space="preserve">           </w:t>
      </w:r>
      <w:r w:rsidRPr="00EA20D7">
        <w:rPr>
          <w:rFonts w:hint="eastAsia"/>
        </w:rPr>
        <w:t>or (</w:t>
      </w:r>
      <w:hyperlink w:history="1" w:anchor="OdometerState">
        <w:r w:rsidR="008A3B7D">
          <w:rPr>
            <w:rStyle w:val="ac"/>
          </w:rPr>
          <w:t>OdometerState</w:t>
        </w:r>
      </w:hyperlink>
      <w:r w:rsidRPr="00634120" w:rsidR="008A3B7D">
        <w:t xml:space="preserve">(k) </w:t>
      </w:r>
      <w:r w:rsidR="008A3B7D">
        <w:rPr>
          <w:rFonts w:hint="eastAsia"/>
        </w:rPr>
        <w:t>is</w:t>
      </w:r>
      <w:r w:rsidRPr="00634120" w:rsidR="008A3B7D">
        <w:t xml:space="preserve"> </w:t>
      </w:r>
      <w:r w:rsidR="0048467E">
        <w:rPr>
          <w:rStyle w:val="aff1"/>
        </w:rPr>
        <w:t>IN</w:t>
      </w:r>
      <w:r w:rsidR="0048467E">
        <w:rPr>
          <w:rStyle w:val="aff1"/>
          <w:rFonts w:hint="eastAsia"/>
        </w:rPr>
        <w:t>VALID</w:t>
      </w:r>
      <w:r w:rsidRPr="00EA20D7">
        <w:rPr>
          <w:rFonts w:hint="eastAsia"/>
        </w:rPr>
        <w:t>)</w:t>
      </w:r>
    </w:p>
    <w:p w:rsidRPr="00497688" w:rsidR="00497688" w:rsidP="000431E0" w:rsidRDefault="00497688">
      <w:pPr>
        <w:pStyle w:val="af7"/>
      </w:pPr>
      <w:r w:rsidRPr="00497688">
        <w:rPr>
          <w:rFonts w:hint="eastAsia"/>
        </w:rPr>
        <w:t xml:space="preserve">           or </w:t>
      </w:r>
      <w:r w:rsidRPr="00497688">
        <w:t>(</w:t>
      </w:r>
      <w:hyperlink w:history="1" w:anchor="SlipSlideDetected">
        <w:r w:rsidR="0096074C">
          <w:rPr>
            <w:rStyle w:val="ac"/>
          </w:rPr>
          <w:t>SlipSlideDetected</w:t>
        </w:r>
      </w:hyperlink>
      <w:r w:rsidRPr="00497688">
        <w:t>(k) =</w:t>
      </w:r>
      <w:r w:rsidRPr="00497688">
        <w:rPr>
          <w:rFonts w:hint="eastAsia"/>
        </w:rPr>
        <w:t>=</w:t>
      </w:r>
      <w:r w:rsidRPr="00497688">
        <w:t xml:space="preserve"> </w:t>
      </w:r>
      <w:r w:rsidRPr="00354FC4">
        <w:rPr>
          <w:rStyle w:val="aff1"/>
        </w:rPr>
        <w:t>True</w:t>
      </w:r>
      <w:r w:rsidRPr="00497688">
        <w:t>)</w:t>
      </w:r>
    </w:p>
    <w:p w:rsidRPr="00497688" w:rsidR="00497688" w:rsidP="000431E0" w:rsidRDefault="00497688">
      <w:pPr>
        <w:pStyle w:val="af7"/>
      </w:pPr>
      <w:r w:rsidRPr="00497688">
        <w:rPr>
          <w:rFonts w:hint="eastAsia"/>
        </w:rPr>
        <w:t xml:space="preserve">           or </w:t>
      </w:r>
      <w:r w:rsidRPr="00497688">
        <w:t>((</w:t>
      </w:r>
      <w:hyperlink w:history="1" w:anchor="CalibrationEnd1RunningForward">
        <w:r w:rsidRPr="00AF7E32" w:rsidR="00AF7E32">
          <w:rPr>
            <w:rStyle w:val="ac"/>
            <w:rFonts w:hint="eastAsia"/>
          </w:rPr>
          <w:t>C</w:t>
        </w:r>
        <w:r w:rsidRPr="00AF7E32" w:rsidR="00AF7E32">
          <w:rPr>
            <w:rStyle w:val="ac"/>
          </w:rPr>
          <w:t>alibrationEnd</w:t>
        </w:r>
        <w:r w:rsidRPr="00AF7E32" w:rsidR="00AF7E32">
          <w:rPr>
            <w:rStyle w:val="ac"/>
            <w:rFonts w:hint="eastAsia"/>
          </w:rPr>
          <w:t>1</w:t>
        </w:r>
        <w:r w:rsidRPr="00AF7E32" w:rsidR="00AF7E32">
          <w:rPr>
            <w:rStyle w:val="ac"/>
          </w:rPr>
          <w:t>RunningForward</w:t>
        </w:r>
      </w:hyperlink>
      <w:r w:rsidRPr="00497688">
        <w:t>(k-1)</w:t>
      </w:r>
      <w:r w:rsidR="00A17282">
        <w:rPr>
          <w:rFonts w:hint="eastAsia"/>
        </w:rPr>
        <w:t xml:space="preserve"> </w:t>
      </w:r>
      <w:r w:rsidRPr="00497688">
        <w:rPr>
          <w:rFonts w:hint="eastAsia"/>
        </w:rPr>
        <w:t>!</w:t>
      </w:r>
      <w:r w:rsidRPr="00497688">
        <w:t xml:space="preserve">= </w:t>
      </w:r>
      <w:hyperlink w:history="1" w:anchor="End1RunningForward">
        <w:r w:rsidRPr="00EA20D7" w:rsidR="00EA20D7">
          <w:rPr>
            <w:rStyle w:val="ac"/>
          </w:rPr>
          <w:t>End1RunningForward</w:t>
        </w:r>
      </w:hyperlink>
      <w:r w:rsidRPr="005626DA" w:rsidR="005626DA">
        <w:t>(k)</w:t>
      </w:r>
      <w:r w:rsidRPr="00497688">
        <w:t>)</w:t>
      </w:r>
    </w:p>
    <w:p w:rsidRPr="00497688" w:rsidR="00497688" w:rsidP="000431E0" w:rsidRDefault="00497688">
      <w:pPr>
        <w:pStyle w:val="af7"/>
      </w:pPr>
      <w:r w:rsidRPr="00497688">
        <w:rPr>
          <w:rFonts w:hint="eastAsia"/>
        </w:rPr>
        <w:t xml:space="preserve">           or </w:t>
      </w:r>
      <w:r w:rsidRPr="00497688">
        <w:t>(</w:t>
      </w:r>
      <w:hyperlink w:history="1" w:anchor="TrainFilteredStopped">
        <w:r w:rsidR="008B283E">
          <w:rPr>
            <w:rStyle w:val="ac"/>
          </w:rPr>
          <w:t>TrainFilteredStopped</w:t>
        </w:r>
      </w:hyperlink>
      <w:r w:rsidRPr="00497688">
        <w:rPr>
          <w:rFonts w:hint="eastAsia"/>
        </w:rPr>
        <w:t xml:space="preserve">(k) == </w:t>
      </w:r>
      <w:r w:rsidRPr="00354FC4">
        <w:rPr>
          <w:rStyle w:val="aff1"/>
          <w:rFonts w:hint="eastAsia"/>
        </w:rPr>
        <w:t>True</w:t>
      </w:r>
      <w:r w:rsidRPr="00497688">
        <w:t>)</w:t>
      </w:r>
    </w:p>
    <w:p w:rsidRPr="00497688" w:rsidR="00497688" w:rsidP="000431E0" w:rsidRDefault="00497688">
      <w:pPr>
        <w:pStyle w:val="af7"/>
      </w:pPr>
      <w:r w:rsidRPr="00497688">
        <w:rPr>
          <w:rFonts w:hint="eastAsia"/>
        </w:rPr>
        <w:t xml:space="preserve">           or </w:t>
      </w:r>
      <w:r w:rsidRPr="00497688">
        <w:t>((</w:t>
      </w:r>
      <w:hyperlink w:history="1" w:anchor="NewBeaconObtained">
        <w:r w:rsidRPr="00DF7BFA" w:rsidR="00DF7BFA">
          <w:rPr>
            <w:rStyle w:val="ac"/>
          </w:rPr>
          <w:t>NewBeaconObtained</w:t>
        </w:r>
      </w:hyperlink>
      <w:r w:rsidRPr="00497688">
        <w:t>(k) =</w:t>
      </w:r>
      <w:r w:rsidRPr="00497688">
        <w:rPr>
          <w:rFonts w:hint="eastAsia"/>
        </w:rPr>
        <w:t>=</w:t>
      </w:r>
      <w:r w:rsidRPr="00497688">
        <w:t xml:space="preserve"> </w:t>
      </w:r>
      <w:r w:rsidRPr="00354FC4">
        <w:rPr>
          <w:rStyle w:val="aff1"/>
        </w:rPr>
        <w:t>True</w:t>
      </w:r>
      <w:r w:rsidRPr="00497688">
        <w:t>)</w:t>
      </w:r>
    </w:p>
    <w:p w:rsidRPr="00497688" w:rsidR="00497688" w:rsidP="000431E0" w:rsidRDefault="00497688">
      <w:pPr>
        <w:pStyle w:val="af7"/>
      </w:pPr>
      <w:r w:rsidRPr="00497688">
        <w:rPr>
          <w:rFonts w:hint="eastAsia"/>
        </w:rPr>
        <w:t xml:space="preserve">               and </w:t>
      </w:r>
      <w:r w:rsidRPr="00497688">
        <w:t>(</w:t>
      </w:r>
      <w:hyperlink w:history="1" w:anchor="TrackMap">
        <w:r w:rsidR="00C64E92">
          <w:rPr>
            <w:rStyle w:val="ac"/>
          </w:rPr>
          <w:t>TrackMap</w:t>
        </w:r>
      </w:hyperlink>
      <w:r w:rsidR="00354F88">
        <w:t>.</w:t>
      </w:r>
      <w:hyperlink w:history="1" w:anchor="IsCalibrationValidationBeacon">
        <w:r w:rsidR="009A1DAC">
          <w:rPr>
            <w:rStyle w:val="ac"/>
          </w:rPr>
          <w:t>IsCalibrationValidationBeacon</w:t>
        </w:r>
      </w:hyperlink>
      <w:r w:rsidRPr="00497688">
        <w:t>(</w:t>
      </w:r>
      <w:hyperlink w:history="1" w:anchor="BeaconMessage">
        <w:r w:rsidR="00F42E76">
          <w:rPr>
            <w:rStyle w:val="ac"/>
          </w:rPr>
          <w:t>BeaconMessage</w:t>
        </w:r>
      </w:hyperlink>
      <w:r w:rsidRPr="00497688">
        <w:t>.Id(k)</w:t>
      </w:r>
      <w:r w:rsidRPr="00497688">
        <w:rPr>
          <w:rFonts w:hint="eastAsia"/>
        </w:rPr>
        <w:t>,</w:t>
      </w:r>
    </w:p>
    <w:p w:rsidRPr="00497688" w:rsidR="00497688" w:rsidP="000431E0" w:rsidRDefault="00497688">
      <w:pPr>
        <w:pStyle w:val="af7"/>
      </w:pPr>
      <w:r w:rsidRPr="00497688">
        <w:rPr>
          <w:rFonts w:hint="eastAsia"/>
        </w:rPr>
        <w:t xml:space="preserve">                </w:t>
      </w:r>
      <w:r w:rsidR="00DF7BFA">
        <w:rPr>
          <w:rFonts w:hint="eastAsia"/>
        </w:rPr>
        <w:t xml:space="preserve">                            </w:t>
      </w:r>
      <w:r w:rsidRPr="00497688">
        <w:rPr>
          <w:rFonts w:hint="eastAsia"/>
        </w:rPr>
        <w:t xml:space="preserve">          </w:t>
      </w:r>
      <w:hyperlink w:history="1" w:anchor="CalibrationValidationStartBeacon">
        <w:r w:rsidRPr="00DF7BFA" w:rsidR="00AF7E32">
          <w:rPr>
            <w:rStyle w:val="ac"/>
            <w:rFonts w:hint="eastAsia"/>
          </w:rPr>
          <w:t>C</w:t>
        </w:r>
        <w:r w:rsidRPr="00DF7BFA" w:rsidR="00AF7E32">
          <w:rPr>
            <w:rStyle w:val="ac"/>
          </w:rPr>
          <w:t>alibrationValidationStartBeacon</w:t>
        </w:r>
      </w:hyperlink>
      <w:r w:rsidRPr="00497688">
        <w:t xml:space="preserve">(k)) </w:t>
      </w:r>
      <w:r w:rsidRPr="00497688">
        <w:rPr>
          <w:rFonts w:hint="eastAsia"/>
        </w:rPr>
        <w:t>=</w:t>
      </w:r>
      <w:r w:rsidRPr="00497688">
        <w:t xml:space="preserve">= </w:t>
      </w:r>
      <w:r w:rsidRPr="00354FC4">
        <w:rPr>
          <w:rStyle w:val="aff1"/>
        </w:rPr>
        <w:t>False</w:t>
      </w:r>
      <w:r w:rsidRPr="00497688">
        <w:t>))</w:t>
      </w:r>
      <w:r w:rsidR="00DF7BFA">
        <w:rPr>
          <w:rFonts w:hint="eastAsia"/>
        </w:rPr>
        <w:t>))</w:t>
      </w:r>
    </w:p>
    <w:p w:rsidRPr="00497688" w:rsidR="00497688" w:rsidP="000431E0" w:rsidRDefault="00497688">
      <w:pPr>
        <w:pStyle w:val="af7"/>
      </w:pPr>
      <w:r w:rsidRPr="00497688">
        <w:rPr>
          <w:rFonts w:hint="eastAsia"/>
        </w:rPr>
        <w:t xml:space="preserve"> </w:t>
      </w:r>
      <w:r w:rsidR="003928F2">
        <w:t xml:space="preserve">   </w:t>
      </w:r>
      <w:hyperlink w:history="1" w:anchor="CalibrationState">
        <w:r w:rsidR="00040C85">
          <w:rPr>
            <w:rStyle w:val="ac"/>
          </w:rPr>
          <w:t>CalibrationState</w:t>
        </w:r>
      </w:hyperlink>
      <w:r w:rsidRPr="00497688">
        <w:t xml:space="preserve"> = </w:t>
      </w:r>
      <w:r w:rsidRPr="00497688">
        <w:rPr>
          <w:rStyle w:val="aff1"/>
        </w:rPr>
        <w:t>CALI_WAITING</w:t>
      </w:r>
    </w:p>
    <w:p w:rsidRPr="00497688" w:rsidR="00497688" w:rsidP="000C0D62" w:rsidRDefault="00497688">
      <w:pPr>
        <w:pStyle w:val="ReqtifyAltQ"/>
      </w:pPr>
      <w:r w:rsidRPr="00497688">
        <w:t>#Category=Functional</w:t>
      </w:r>
    </w:p>
    <w:p w:rsidRPr="00497688" w:rsidR="00497688" w:rsidP="000C0D62" w:rsidRDefault="00497688">
      <w:pPr>
        <w:pStyle w:val="ReqtifyAltQ"/>
      </w:pPr>
      <w:r w:rsidRPr="00497688">
        <w:t>#Contribution=SIL4</w:t>
      </w:r>
    </w:p>
    <w:p w:rsidR="009328EA" w:rsidP="000C0D62" w:rsidRDefault="00497688">
      <w:pPr>
        <w:pStyle w:val="ReqtifyAltQ"/>
        <w:rPr>
          <w:ins w:author="常鸣" w:date="2014-07-03T14:27:00Z" w:id="4982"/>
        </w:rPr>
      </w:pPr>
      <w:del w:author="常鸣" w:date="2014-07-03T14:27:00Z" w:id="4983">
        <w:r w:rsidRPr="00497688" w:rsidDel="009328EA">
          <w:delText>#S</w:delText>
        </w:r>
      </w:del>
      <w:ins w:author="常鸣" w:date="2014-07-03T14:27:00Z" w:id="4984">
        <w:r w:rsidR="009328EA">
          <w:t>#Allocation=ATP Software</w:t>
        </w:r>
      </w:ins>
      <w:ins w:author="常鸣" w:date="2014-07-03T14:54:00Z" w:id="4985">
        <w:r w:rsidR="00AA7E12">
          <w:rPr>
            <w:rFonts w:hint="eastAsia"/>
          </w:rPr>
          <w:t>, Vital Embedded Setting</w:t>
        </w:r>
      </w:ins>
    </w:p>
    <w:p w:rsidRPr="00497688" w:rsidR="00497688" w:rsidP="000C0D62" w:rsidRDefault="009328EA">
      <w:pPr>
        <w:pStyle w:val="ReqtifyAltQ"/>
      </w:pPr>
      <w:ins w:author="常鸣" w:date="2014-07-03T14:27:00Z" w:id="4986">
        <w:r>
          <w:t>#S</w:t>
        </w:r>
      </w:ins>
      <w:r w:rsidRPr="00497688" w:rsidR="00497688">
        <w:t>ource=[iTC_CC-SyAD-</w:t>
      </w:r>
      <w:r w:rsidRPr="00497688" w:rsidR="00497688">
        <w:rPr>
          <w:rFonts w:hint="eastAsia"/>
        </w:rPr>
        <w:t>0145]</w:t>
      </w:r>
    </w:p>
    <w:p w:rsidRPr="00497688" w:rsidR="00497688" w:rsidP="000C0D62" w:rsidRDefault="00497688">
      <w:pPr>
        <w:pStyle w:val="ReqtifyAltQ"/>
      </w:pPr>
      <w:r w:rsidRPr="00497688">
        <w:t>[End]</w:t>
      </w:r>
    </w:p>
    <w:p w:rsidRPr="00497688" w:rsidR="00497688" w:rsidP="00C93484" w:rsidRDefault="00497688">
      <w:pPr>
        <w:pStyle w:val="Reqtify"/>
      </w:pPr>
    </w:p>
    <w:p w:rsidRPr="00497688" w:rsidR="00497688" w:rsidP="00C93484" w:rsidRDefault="00497688">
      <w:pPr>
        <w:pStyle w:val="Reqtify"/>
      </w:pPr>
    </w:p>
    <w:p w:rsidRPr="00497688" w:rsidR="00497688" w:rsidP="00704491" w:rsidRDefault="00497688">
      <w:pPr>
        <w:pStyle w:val="ReqtifyAltR"/>
      </w:pPr>
      <w:r w:rsidRPr="00497688">
        <w:t>[iTC_CC_ATP-SwRS-0</w:t>
      </w:r>
      <w:r w:rsidRPr="00497688">
        <w:rPr>
          <w:rFonts w:hint="eastAsia"/>
        </w:rPr>
        <w:t>197</w:t>
      </w:r>
      <w:r w:rsidRPr="00497688">
        <w:t>]</w:t>
      </w:r>
    </w:p>
    <w:p w:rsidRPr="00497688" w:rsidR="00497688" w:rsidP="00C93484" w:rsidRDefault="00497688">
      <w:pPr>
        <w:pStyle w:val="Reqtify"/>
      </w:pPr>
      <w:r w:rsidRPr="00497688">
        <w:rPr>
          <w:rFonts w:hint="eastAsia"/>
        </w:rPr>
        <w:t>当读到有效的验证信标，并判断之前测得齿距在有效范围内时，认为校准成功，转入</w:t>
      </w:r>
      <w:r w:rsidRPr="00497688">
        <w:rPr>
          <w:rStyle w:val="aff1"/>
        </w:rPr>
        <w:t>CALI_COMPLETED</w:t>
      </w:r>
      <w:r w:rsidRPr="00497688">
        <w:rPr>
          <w:rFonts w:hint="eastAsia"/>
        </w:rPr>
        <w:t>状态；</w:t>
      </w:r>
    </w:p>
    <w:p w:rsidRPr="00497688" w:rsidR="00497688" w:rsidP="00C93484" w:rsidRDefault="00497688">
      <w:pPr>
        <w:pStyle w:val="Reqtify"/>
      </w:pPr>
      <w:r w:rsidRPr="00497688">
        <w:rPr>
          <w:rFonts w:hint="eastAsia"/>
        </w:rPr>
        <w:t>否则，校准失败，返回</w:t>
      </w:r>
      <w:r w:rsidRPr="00497688">
        <w:rPr>
          <w:rStyle w:val="aff1"/>
        </w:rPr>
        <w:t>CALI_WATING</w:t>
      </w:r>
      <w:r w:rsidRPr="00497688">
        <w:rPr>
          <w:rFonts w:hint="eastAsia"/>
        </w:rPr>
        <w:t>状态。</w:t>
      </w:r>
    </w:p>
    <w:p w:rsidRPr="00497688" w:rsidR="00497688" w:rsidP="00C93484" w:rsidRDefault="00497688">
      <w:pPr>
        <w:pStyle w:val="Reqtify"/>
      </w:pPr>
    </w:p>
    <w:p w:rsidRPr="00497688" w:rsidR="00497688" w:rsidP="00C93484" w:rsidRDefault="00497688">
      <w:pPr>
        <w:pStyle w:val="Reqtify"/>
      </w:pPr>
      <w:r w:rsidRPr="00497688">
        <w:t xml:space="preserve">If ATP is in the state of calibration validation in progress and following conditions </w:t>
      </w:r>
      <w:r w:rsidRPr="00497688" w:rsidR="00C83252">
        <w:t>fulfilled</w:t>
      </w:r>
      <w:r w:rsidRPr="00497688">
        <w:t>:</w:t>
      </w:r>
    </w:p>
    <w:p w:rsidRPr="00497688" w:rsidR="00497688" w:rsidP="00FA0FBB" w:rsidRDefault="00497688">
      <w:pPr>
        <w:pStyle w:val="AltX"/>
      </w:pPr>
      <w:r w:rsidRPr="00497688">
        <w:t xml:space="preserve">a valid beacon has been received and this beacon is one of possible confirmation beacons related to second beacon </w:t>
      </w:r>
      <w:r w:rsidRPr="00497688" w:rsidR="00C83252">
        <w:t>signaled</w:t>
      </w:r>
      <w:r w:rsidRPr="00497688">
        <w:t xml:space="preserve"> of calibration measurement,</w:t>
      </w:r>
    </w:p>
    <w:p w:rsidRPr="00497688" w:rsidR="00497688" w:rsidP="00FA0FBB" w:rsidRDefault="00497688">
      <w:pPr>
        <w:pStyle w:val="AltX"/>
      </w:pPr>
      <w:r w:rsidRPr="00497688">
        <w:t>and train kinematic was valid,</w:t>
      </w:r>
    </w:p>
    <w:p w:rsidRPr="00497688" w:rsidR="00497688" w:rsidP="00FA0FBB" w:rsidRDefault="00497688">
      <w:pPr>
        <w:pStyle w:val="AltX"/>
      </w:pPr>
      <w:r w:rsidRPr="00497688">
        <w:lastRenderedPageBreak/>
        <w:t>and no excessive slip/slide effect was detected,</w:t>
      </w:r>
    </w:p>
    <w:p w:rsidRPr="00497688" w:rsidR="00497688" w:rsidP="00FA0FBB" w:rsidRDefault="00497688">
      <w:pPr>
        <w:pStyle w:val="AltX"/>
      </w:pPr>
      <w:r w:rsidRPr="00497688">
        <w:t xml:space="preserve">and sign of train motion is still identical to thus detected on first beacon </w:t>
      </w:r>
      <w:r w:rsidRPr="00497688" w:rsidR="00C83252">
        <w:t>signaling</w:t>
      </w:r>
      <w:r w:rsidRPr="00497688">
        <w:t>,</w:t>
      </w:r>
    </w:p>
    <w:p w:rsidRPr="00497688" w:rsidR="00497688" w:rsidP="00FA0FBB" w:rsidRDefault="00497688">
      <w:pPr>
        <w:pStyle w:val="AltX"/>
      </w:pPr>
      <w:r w:rsidRPr="00497688">
        <w:t xml:space="preserve">and </w:t>
      </w:r>
      <w:hyperlink w:history="1" w:anchor="WheelMinimumMovement">
        <w:r w:rsidR="00B5344E">
          <w:rPr>
            <w:rStyle w:val="ac"/>
          </w:rPr>
          <w:t>WheelMinimumMovement</w:t>
        </w:r>
      </w:hyperlink>
      <w:r w:rsidRPr="00497688">
        <w:t xml:space="preserve"> is not null.</w:t>
      </w:r>
    </w:p>
    <w:p w:rsidRPr="00497688" w:rsidR="00497688" w:rsidP="00C93484" w:rsidRDefault="00497688">
      <w:pPr>
        <w:pStyle w:val="Reqtify"/>
      </w:pPr>
      <w:r w:rsidRPr="00497688">
        <w:rPr>
          <w:rFonts w:hint="eastAsia"/>
        </w:rPr>
        <w:t>Then,</w:t>
      </w:r>
    </w:p>
    <w:p w:rsidRPr="00497688" w:rsidR="00497688" w:rsidP="00FA0FBB" w:rsidRDefault="00497688">
      <w:pPr>
        <w:pStyle w:val="AltX"/>
      </w:pPr>
      <w:r w:rsidRPr="00497688">
        <w:t xml:space="preserve">if resulting calibration range </w:t>
      </w:r>
      <w:r w:rsidRPr="00497688">
        <w:rPr>
          <w:rStyle w:val="aff1"/>
          <w:rFonts w:hint="eastAsia"/>
        </w:rPr>
        <w:t>fully includes</w:t>
      </w:r>
      <w:r w:rsidRPr="00497688">
        <w:t xml:space="preserve"> </w:t>
      </w:r>
      <w:r w:rsidRPr="00497688">
        <w:rPr>
          <w:rFonts w:hint="eastAsia"/>
        </w:rPr>
        <w:t xml:space="preserve">the </w:t>
      </w:r>
      <w:r w:rsidRPr="00497688">
        <w:t>calibration range</w:t>
      </w:r>
      <w:r w:rsidRPr="00497688">
        <w:rPr>
          <w:rFonts w:hint="eastAsia"/>
        </w:rPr>
        <w:t xml:space="preserve"> in track map</w:t>
      </w:r>
      <w:r w:rsidRPr="00497688">
        <w:t>, then ATP shall:</w:t>
      </w:r>
    </w:p>
    <w:p w:rsidRPr="00497688" w:rsidR="00497688" w:rsidP="00704491" w:rsidRDefault="00497688">
      <w:pPr>
        <w:pStyle w:val="AltZ"/>
      </w:pPr>
      <w:r w:rsidRPr="00497688">
        <w:t>update</w:t>
      </w:r>
      <w:r w:rsidRPr="00497688">
        <w:rPr>
          <w:rFonts w:hint="eastAsia"/>
        </w:rPr>
        <w:t xml:space="preserve"> </w:t>
      </w:r>
      <w:r w:rsidRPr="00497688">
        <w:t>ATP minimum and maximum calibration with last calibration computed on beacons,</w:t>
      </w:r>
    </w:p>
    <w:p w:rsidRPr="00497688" w:rsidR="00497688" w:rsidP="00704491" w:rsidRDefault="00497688">
      <w:pPr>
        <w:pStyle w:val="AltZ"/>
      </w:pPr>
      <w:r w:rsidRPr="00497688">
        <w:t xml:space="preserve">and shall consider that calibration process is </w:t>
      </w:r>
      <w:r w:rsidRPr="00497688">
        <w:rPr>
          <w:rStyle w:val="aff1"/>
        </w:rPr>
        <w:t>CALI_COMPLETED</w:t>
      </w:r>
      <w:r w:rsidRPr="00497688">
        <w:t>.</w:t>
      </w:r>
    </w:p>
    <w:p w:rsidRPr="00497688" w:rsidR="00497688" w:rsidP="00FA0FBB" w:rsidRDefault="00497688">
      <w:pPr>
        <w:pStyle w:val="AltX"/>
      </w:pPr>
      <w:r w:rsidRPr="00497688">
        <w:t xml:space="preserve">else: ATP shall consider that calibration process is not usable and so </w:t>
      </w:r>
      <w:r w:rsidRPr="00497688">
        <w:rPr>
          <w:rFonts w:hint="eastAsia"/>
        </w:rPr>
        <w:t xml:space="preserve">back to </w:t>
      </w:r>
      <w:r w:rsidRPr="00497688">
        <w:rPr>
          <w:rStyle w:val="aff1"/>
        </w:rPr>
        <w:t>CALI_WATING</w:t>
      </w:r>
      <w:r w:rsidRPr="00497688">
        <w:rPr>
          <w:rStyle w:val="aff1"/>
          <w:rFonts w:hint="eastAsia"/>
        </w:rPr>
        <w:t xml:space="preserve"> </w:t>
      </w:r>
      <w:r w:rsidRPr="00497688">
        <w:t>wait</w:t>
      </w:r>
      <w:r w:rsidRPr="00497688">
        <w:rPr>
          <w:rFonts w:hint="eastAsia"/>
        </w:rPr>
        <w:t>ing</w:t>
      </w:r>
      <w:r w:rsidRPr="00497688">
        <w:t xml:space="preserve"> for new measurement calibration beacons.</w:t>
      </w:r>
    </w:p>
    <w:p w:rsidRPr="00497688" w:rsidR="00497688" w:rsidP="000431E0" w:rsidRDefault="00497688">
      <w:pPr>
        <w:pStyle w:val="af7"/>
      </w:pPr>
      <w:r w:rsidRPr="00497688">
        <w:rPr>
          <w:rFonts w:hint="eastAsia"/>
        </w:rPr>
        <w:t>if (</w:t>
      </w:r>
      <w:hyperlink w:history="1" w:anchor="CalibrationState">
        <w:r w:rsidR="00040C85">
          <w:rPr>
            <w:rStyle w:val="ac"/>
          </w:rPr>
          <w:t>CalibrationState</w:t>
        </w:r>
      </w:hyperlink>
      <w:r w:rsidRPr="00497688">
        <w:t xml:space="preserve">(k-1) =  </w:t>
      </w:r>
      <w:r w:rsidRPr="00497688">
        <w:rPr>
          <w:rStyle w:val="aff1"/>
        </w:rPr>
        <w:t>CALI_VALIDATING</w:t>
      </w:r>
      <w:r w:rsidRPr="00497688">
        <w:t>)</w:t>
      </w:r>
    </w:p>
    <w:p w:rsidRPr="00497688" w:rsidR="00497688" w:rsidP="000431E0" w:rsidRDefault="00497688">
      <w:pPr>
        <w:pStyle w:val="af7"/>
      </w:pPr>
      <w:r w:rsidRPr="00497688">
        <w:rPr>
          <w:rFonts w:hint="eastAsia"/>
        </w:rPr>
        <w:t xml:space="preserve">    and </w:t>
      </w:r>
      <w:r w:rsidRPr="00497688">
        <w:t>(</w:t>
      </w:r>
      <w:hyperlink w:history="1" w:anchor="BeaconMessageReceive">
        <w:hyperlink w:history="1" w:anchor="NewBeaconObtained">
          <w:r w:rsidRPr="00DF7BFA" w:rsidR="00DF7BFA">
            <w:rPr>
              <w:rStyle w:val="ac"/>
            </w:rPr>
            <w:t>NewBeaconObtained</w:t>
          </w:r>
        </w:hyperlink>
      </w:hyperlink>
      <w:r w:rsidRPr="00497688">
        <w:t xml:space="preserve">(k) </w:t>
      </w:r>
      <w:r w:rsidRPr="00497688">
        <w:rPr>
          <w:rFonts w:hint="eastAsia"/>
        </w:rPr>
        <w:t>=</w:t>
      </w:r>
      <w:r w:rsidRPr="00497688">
        <w:t xml:space="preserve">= </w:t>
      </w:r>
      <w:r w:rsidRPr="00354FC4">
        <w:rPr>
          <w:rStyle w:val="aff1"/>
        </w:rPr>
        <w:t>True</w:t>
      </w:r>
      <w:r w:rsidRPr="00497688">
        <w:t>)</w:t>
      </w:r>
    </w:p>
    <w:p w:rsidRPr="00497688" w:rsidR="00497688" w:rsidP="000431E0" w:rsidRDefault="00497688">
      <w:pPr>
        <w:pStyle w:val="af7"/>
      </w:pPr>
      <w:r w:rsidRPr="00497688">
        <w:rPr>
          <w:rFonts w:hint="eastAsia"/>
        </w:rPr>
        <w:t xml:space="preserve">    and </w:t>
      </w:r>
      <w:r w:rsidRPr="00497688">
        <w:t>(</w:t>
      </w:r>
      <w:hyperlink w:history="1" w:anchor="TrackMap">
        <w:r w:rsidR="00C64E92">
          <w:rPr>
            <w:rStyle w:val="ac"/>
          </w:rPr>
          <w:t>TrackMap</w:t>
        </w:r>
      </w:hyperlink>
      <w:r w:rsidR="00354F88">
        <w:t>.</w:t>
      </w:r>
      <w:hyperlink w:history="1" w:anchor="IsCalibrationValidationBeacon">
        <w:r w:rsidR="001227DE">
          <w:rPr>
            <w:rStyle w:val="ac"/>
          </w:rPr>
          <w:t>IsCalibrationValidationBeacon</w:t>
        </w:r>
      </w:hyperlink>
      <w:r w:rsidRPr="00497688">
        <w:t>(</w:t>
      </w:r>
      <w:hyperlink w:history="1" w:anchor="BeaconMessage">
        <w:r w:rsidR="00F42E76">
          <w:rPr>
            <w:rStyle w:val="ac"/>
          </w:rPr>
          <w:t>BeaconMessage</w:t>
        </w:r>
      </w:hyperlink>
      <w:r w:rsidRPr="00497688">
        <w:t>.Id(k)</w:t>
      </w:r>
      <w:r w:rsidRPr="00497688">
        <w:rPr>
          <w:rFonts w:hint="eastAsia"/>
        </w:rPr>
        <w:t>,</w:t>
      </w:r>
    </w:p>
    <w:p w:rsidRPr="00497688" w:rsidR="00497688" w:rsidP="000431E0" w:rsidRDefault="00497688">
      <w:pPr>
        <w:pStyle w:val="af7"/>
      </w:pPr>
      <w:r w:rsidRPr="00497688">
        <w:rPr>
          <w:rFonts w:hint="eastAsia"/>
        </w:rPr>
        <w:t xml:space="preserve">           </w:t>
      </w:r>
      <w:r w:rsidR="001227DE">
        <w:rPr>
          <w:rFonts w:hint="eastAsia"/>
        </w:rPr>
        <w:t xml:space="preserve">                                             </w:t>
      </w:r>
      <w:hyperlink w:history="1" w:anchor="CalibrationValidationStartBeacon">
        <w:r w:rsidRPr="00AF7E32" w:rsidR="001227DE">
          <w:rPr>
            <w:rStyle w:val="ac"/>
            <w:rFonts w:hint="eastAsia"/>
          </w:rPr>
          <w:t>C</w:t>
        </w:r>
        <w:r w:rsidRPr="00AF7E32" w:rsidR="001227DE">
          <w:rPr>
            <w:rStyle w:val="ac"/>
          </w:rPr>
          <w:t>alibrationValidationStartBeacon</w:t>
        </w:r>
      </w:hyperlink>
      <w:r w:rsidRPr="00497688">
        <w:t>(k)))</w:t>
      </w:r>
    </w:p>
    <w:p w:rsidRPr="00497688" w:rsidR="00497688" w:rsidP="000431E0" w:rsidRDefault="00497688">
      <w:pPr>
        <w:pStyle w:val="af7"/>
      </w:pPr>
      <w:r w:rsidRPr="00497688">
        <w:rPr>
          <w:rFonts w:hint="eastAsia"/>
        </w:rPr>
        <w:t xml:space="preserve">    and </w:t>
      </w:r>
      <w:r w:rsidRPr="00497688">
        <w:t>(</w:t>
      </w:r>
      <w:hyperlink w:history="1" w:anchor="SlipSlideDetected">
        <w:r w:rsidR="0096074C">
          <w:rPr>
            <w:rStyle w:val="ac"/>
          </w:rPr>
          <w:t>SlipSlideDetected</w:t>
        </w:r>
      </w:hyperlink>
      <w:r w:rsidRPr="00497688">
        <w:t>(k)</w:t>
      </w:r>
      <w:r w:rsidRPr="00497688">
        <w:rPr>
          <w:rFonts w:hint="eastAsia"/>
        </w:rPr>
        <w:t xml:space="preserve"> =</w:t>
      </w:r>
      <w:r w:rsidRPr="00497688">
        <w:t xml:space="preserve">= </w:t>
      </w:r>
      <w:r w:rsidRPr="00354FC4">
        <w:rPr>
          <w:rStyle w:val="aff1"/>
        </w:rPr>
        <w:t>False</w:t>
      </w:r>
      <w:r w:rsidRPr="00497688">
        <w:t>)</w:t>
      </w:r>
    </w:p>
    <w:p w:rsidRPr="00497688" w:rsidR="00497688" w:rsidP="000431E0" w:rsidRDefault="00497688">
      <w:pPr>
        <w:pStyle w:val="af7"/>
      </w:pPr>
      <w:r w:rsidRPr="00497688">
        <w:rPr>
          <w:rFonts w:hint="eastAsia"/>
        </w:rPr>
        <w:t xml:space="preserve">    and </w:t>
      </w:r>
      <w:r w:rsidRPr="00497688">
        <w:t>(</w:t>
      </w:r>
      <w:hyperlink w:history="1" w:anchor="CalibrationEnd1RunningForward">
        <w:r w:rsidRPr="00AF7E32" w:rsidR="00A17282">
          <w:rPr>
            <w:rStyle w:val="ac"/>
            <w:rFonts w:hint="eastAsia"/>
          </w:rPr>
          <w:t>C</w:t>
        </w:r>
        <w:r w:rsidRPr="00AF7E32">
          <w:rPr>
            <w:rStyle w:val="ac"/>
          </w:rPr>
          <w:t>alibration</w:t>
        </w:r>
        <w:r w:rsidRPr="00AF7E32" w:rsidR="00354F88">
          <w:rPr>
            <w:rStyle w:val="ac"/>
          </w:rPr>
          <w:t>E</w:t>
        </w:r>
        <w:r w:rsidRPr="00AF7E32">
          <w:rPr>
            <w:rStyle w:val="ac"/>
          </w:rPr>
          <w:t>nd</w:t>
        </w:r>
        <w:r w:rsidRPr="00AF7E32">
          <w:rPr>
            <w:rStyle w:val="ac"/>
            <w:rFonts w:hint="eastAsia"/>
          </w:rPr>
          <w:t>1</w:t>
        </w:r>
        <w:r w:rsidRPr="00AF7E32" w:rsidR="00354F88">
          <w:rPr>
            <w:rStyle w:val="ac"/>
          </w:rPr>
          <w:t>R</w:t>
        </w:r>
        <w:r w:rsidRPr="00AF7E32">
          <w:rPr>
            <w:rStyle w:val="ac"/>
          </w:rPr>
          <w:t>unning</w:t>
        </w:r>
        <w:r w:rsidRPr="00AF7E32" w:rsidR="00354F88">
          <w:rPr>
            <w:rStyle w:val="ac"/>
          </w:rPr>
          <w:t>F</w:t>
        </w:r>
        <w:r w:rsidRPr="00AF7E32">
          <w:rPr>
            <w:rStyle w:val="ac"/>
          </w:rPr>
          <w:t>orward</w:t>
        </w:r>
      </w:hyperlink>
      <w:r w:rsidRPr="00497688">
        <w:t>(k-1)</w:t>
      </w:r>
      <w:r w:rsidRPr="00497688">
        <w:rPr>
          <w:rFonts w:hint="eastAsia"/>
        </w:rPr>
        <w:t xml:space="preserve"> </w:t>
      </w:r>
      <w:r w:rsidRPr="00497688">
        <w:t>=</w:t>
      </w:r>
      <w:r w:rsidRPr="00497688">
        <w:rPr>
          <w:rFonts w:hint="eastAsia"/>
        </w:rPr>
        <w:t>=</w:t>
      </w:r>
      <w:r w:rsidRPr="00497688">
        <w:t xml:space="preserve"> </w:t>
      </w:r>
      <w:hyperlink w:history="1" w:anchor="End1RunningForward">
        <w:r w:rsidRPr="00EA20D7" w:rsidR="00EA20D7">
          <w:rPr>
            <w:rStyle w:val="ac"/>
          </w:rPr>
          <w:t>End1RunningForward</w:t>
        </w:r>
      </w:hyperlink>
      <w:r w:rsidRPr="006E7873" w:rsidR="006E7873">
        <w:t>(k)</w:t>
      </w:r>
      <w:r w:rsidRPr="00497688">
        <w:t>))</w:t>
      </w:r>
    </w:p>
    <w:p w:rsidRPr="00497688" w:rsidR="00497688" w:rsidP="000431E0" w:rsidRDefault="00497688">
      <w:pPr>
        <w:pStyle w:val="af7"/>
      </w:pPr>
      <w:r w:rsidRPr="00497688">
        <w:rPr>
          <w:rFonts w:hint="eastAsia"/>
        </w:rPr>
        <w:t xml:space="preserve"> </w:t>
      </w:r>
      <w:r w:rsidR="003928F2">
        <w:t xml:space="preserve">   </w:t>
      </w:r>
      <w:r w:rsidRPr="00497688">
        <w:rPr>
          <w:rFonts w:hint="eastAsia"/>
        </w:rPr>
        <w:t>if ((</w:t>
      </w:r>
      <w:hyperlink w:history="1" w:anchor="TrackMap">
        <w:r w:rsidR="00C64E92">
          <w:rPr>
            <w:rStyle w:val="ac"/>
          </w:rPr>
          <w:t>TrackMap</w:t>
        </w:r>
      </w:hyperlink>
      <w:r w:rsidR="00354F88">
        <w:t>.</w:t>
      </w:r>
      <w:hyperlink w:history="1" w:anchor="CalibrationCoupleMaxDistance">
        <w:r w:rsidR="009A1DAC">
          <w:rPr>
            <w:rStyle w:val="ac"/>
          </w:rPr>
          <w:t>CalibrationCoupleMaxDistance</w:t>
        </w:r>
      </w:hyperlink>
      <w:r w:rsidRPr="00497688">
        <w:t>(</w:t>
      </w:r>
      <w:hyperlink w:history="1" w:anchor="BeaconMessage">
        <w:r w:rsidR="00F42E76">
          <w:rPr>
            <w:rStyle w:val="ac"/>
          </w:rPr>
          <w:t>BeaconMessage</w:t>
        </w:r>
      </w:hyperlink>
      <w:r w:rsidRPr="00497688">
        <w:t>.Id(k)</w:t>
      </w:r>
      <w:r w:rsidRPr="00497688">
        <w:rPr>
          <w:rFonts w:hint="eastAsia"/>
        </w:rPr>
        <w:t>,</w:t>
      </w:r>
    </w:p>
    <w:p w:rsidRPr="00497688" w:rsidR="00497688" w:rsidP="000431E0" w:rsidRDefault="00497688">
      <w:pPr>
        <w:pStyle w:val="af7"/>
      </w:pPr>
      <w:r w:rsidRPr="00497688">
        <w:rPr>
          <w:rFonts w:hint="eastAsia"/>
        </w:rPr>
        <w:t xml:space="preserve">          </w:t>
      </w:r>
      <w:r w:rsidR="00EA20D7">
        <w:rPr>
          <w:rFonts w:hint="eastAsia"/>
        </w:rPr>
        <w:t xml:space="preserve">         </w:t>
      </w:r>
      <w:r w:rsidRPr="00497688">
        <w:rPr>
          <w:rFonts w:hint="eastAsia"/>
        </w:rPr>
        <w:t xml:space="preserve">           </w:t>
      </w:r>
      <w:hyperlink w:history="1" w:anchor="CalibrationValidationStartBeacon">
        <w:r w:rsidRPr="00AF7E32" w:rsidR="00AF7E32">
          <w:rPr>
            <w:rStyle w:val="ac"/>
            <w:rFonts w:hint="eastAsia"/>
          </w:rPr>
          <w:t>C</w:t>
        </w:r>
        <w:r w:rsidRPr="00AF7E32" w:rsidR="00AF7E32">
          <w:rPr>
            <w:rStyle w:val="ac"/>
          </w:rPr>
          <w:t>alibrationValidationStartBeacon</w:t>
        </w:r>
      </w:hyperlink>
      <w:r w:rsidRPr="00497688">
        <w:t>(k))</w:t>
      </w:r>
      <w:r w:rsidRPr="00497688">
        <w:rPr>
          <w:rFonts w:hint="eastAsia"/>
        </w:rPr>
        <w:t xml:space="preserve"> </w:t>
      </w:r>
      <w:r w:rsidRPr="00497688">
        <w:t xml:space="preserve">&lt;= </w:t>
      </w:r>
      <w:hyperlink w:history="1" w:anchor="MaxDistanceRanForValidation">
        <w:r w:rsidRPr="009612AB" w:rsidR="009612AB">
          <w:rPr>
            <w:rStyle w:val="ac"/>
            <w:rFonts w:hint="eastAsia"/>
          </w:rPr>
          <w:t>Max</w:t>
        </w:r>
        <w:r w:rsidRPr="009612AB" w:rsidR="009612AB">
          <w:rPr>
            <w:rStyle w:val="ac"/>
          </w:rPr>
          <w:t>DistanceRanForValidation</w:t>
        </w:r>
      </w:hyperlink>
      <w:r w:rsidRPr="00497688">
        <w:t>)</w:t>
      </w:r>
    </w:p>
    <w:p w:rsidRPr="00497688" w:rsidR="00497688" w:rsidP="000431E0" w:rsidRDefault="00497688">
      <w:pPr>
        <w:pStyle w:val="af7"/>
      </w:pPr>
      <w:r w:rsidRPr="00497688">
        <w:rPr>
          <w:rFonts w:hint="eastAsia"/>
        </w:rPr>
        <w:t xml:space="preserve">        and </w:t>
      </w:r>
      <w:hyperlink w:history="1" w:anchor="TrackMap">
        <w:r w:rsidR="00C64E92">
          <w:rPr>
            <w:rStyle w:val="ac"/>
          </w:rPr>
          <w:t>TrackMap</w:t>
        </w:r>
      </w:hyperlink>
      <w:r w:rsidR="00354F88">
        <w:t>.</w:t>
      </w:r>
      <w:hyperlink w:history="1" w:anchor="CalibrationCoupleMinDistance">
        <w:r w:rsidR="009A1DAC">
          <w:rPr>
            <w:rStyle w:val="ac"/>
          </w:rPr>
          <w:t>CalibrationCoupleMinDistance</w:t>
        </w:r>
      </w:hyperlink>
      <w:r w:rsidRPr="00497688">
        <w:t>(</w:t>
      </w:r>
      <w:hyperlink w:history="1" w:anchor="BeaconMessage">
        <w:r w:rsidR="00F42E76">
          <w:rPr>
            <w:rStyle w:val="ac"/>
          </w:rPr>
          <w:t>BeaconMessage</w:t>
        </w:r>
      </w:hyperlink>
      <w:r w:rsidRPr="00497688">
        <w:t>.Id(k),</w:t>
      </w:r>
    </w:p>
    <w:p w:rsidRPr="00497688" w:rsidR="00497688" w:rsidP="000431E0" w:rsidRDefault="00497688">
      <w:pPr>
        <w:pStyle w:val="af7"/>
      </w:pPr>
      <w:r w:rsidRPr="00497688">
        <w:rPr>
          <w:rFonts w:hint="eastAsia"/>
        </w:rPr>
        <w:t xml:space="preserve">               </w:t>
      </w:r>
      <w:r w:rsidR="00EA20D7">
        <w:rPr>
          <w:rFonts w:hint="eastAsia"/>
        </w:rPr>
        <w:t xml:space="preserve">      </w:t>
      </w:r>
      <w:r w:rsidRPr="00497688">
        <w:rPr>
          <w:rFonts w:hint="eastAsia"/>
        </w:rPr>
        <w:t xml:space="preserve">        </w:t>
      </w:r>
      <w:hyperlink w:history="1" w:anchor="CalibrationValidationStartBeacon">
        <w:r w:rsidRPr="00AF7E32" w:rsidR="001227DE">
          <w:rPr>
            <w:rStyle w:val="ac"/>
            <w:rFonts w:hint="eastAsia"/>
          </w:rPr>
          <w:t>C</w:t>
        </w:r>
        <w:r w:rsidRPr="00AF7E32" w:rsidR="001227DE">
          <w:rPr>
            <w:rStyle w:val="ac"/>
          </w:rPr>
          <w:t>alibrationValidationStartBeacon</w:t>
        </w:r>
      </w:hyperlink>
      <w:r w:rsidRPr="00497688">
        <w:t>(k))</w:t>
      </w:r>
      <w:r w:rsidRPr="00497688">
        <w:rPr>
          <w:rFonts w:hint="eastAsia"/>
        </w:rPr>
        <w:t xml:space="preserve"> </w:t>
      </w:r>
      <w:r w:rsidRPr="00497688">
        <w:t xml:space="preserve">&gt;= </w:t>
      </w:r>
      <w:hyperlink w:history="1" w:anchor="MinDistanceRanForValidation">
        <w:r w:rsidRPr="009612AB" w:rsidR="009612AB">
          <w:rPr>
            <w:rStyle w:val="ac"/>
            <w:rFonts w:hint="eastAsia"/>
          </w:rPr>
          <w:t>Min</w:t>
        </w:r>
        <w:r w:rsidRPr="009612AB" w:rsidR="009612AB">
          <w:rPr>
            <w:rStyle w:val="ac"/>
          </w:rPr>
          <w:t>DistanceRanForValidation</w:t>
        </w:r>
      </w:hyperlink>
      <w:r w:rsidRPr="00497688">
        <w:t>)</w:t>
      </w:r>
    </w:p>
    <w:p w:rsidRPr="00497688" w:rsidR="00497688" w:rsidP="000431E0" w:rsidRDefault="00497688">
      <w:pPr>
        <w:pStyle w:val="af7"/>
      </w:pPr>
      <w:r w:rsidRPr="00497688">
        <w:rPr>
          <w:rFonts w:hint="eastAsia"/>
        </w:rPr>
        <w:t xml:space="preserve">      </w:t>
      </w:r>
      <w:r w:rsidR="003928F2">
        <w:t xml:space="preserve">   </w:t>
      </w:r>
      <w:hyperlink w:history="1" w:anchor="MinCogCalibration">
        <w:r w:rsidR="007400C0">
          <w:rPr>
            <w:rStyle w:val="ac"/>
          </w:rPr>
          <w:t>MinCogCalibration</w:t>
        </w:r>
      </w:hyperlink>
      <w:r w:rsidRPr="00497688">
        <w:t xml:space="preserve"> = </w:t>
      </w:r>
      <w:hyperlink w:history="1" w:anchor="CalibrationResultMin">
        <w:r w:rsidRPr="009612AB" w:rsidR="009612AB">
          <w:rPr>
            <w:rStyle w:val="ac"/>
            <w:rFonts w:hint="eastAsia"/>
          </w:rPr>
          <w:t>C</w:t>
        </w:r>
        <w:r w:rsidRPr="009612AB" w:rsidR="009612AB">
          <w:rPr>
            <w:rStyle w:val="ac"/>
          </w:rPr>
          <w:t>alibrationResult</w:t>
        </w:r>
        <w:r w:rsidRPr="009612AB" w:rsidR="009612AB">
          <w:rPr>
            <w:rStyle w:val="ac"/>
            <w:rFonts w:hint="eastAsia"/>
          </w:rPr>
          <w:t>M</w:t>
        </w:r>
        <w:r w:rsidRPr="009612AB" w:rsidR="009612AB">
          <w:rPr>
            <w:rStyle w:val="ac"/>
          </w:rPr>
          <w:t>in</w:t>
        </w:r>
      </w:hyperlink>
      <w:r w:rsidRPr="00497688">
        <w:t>(k)</w:t>
      </w:r>
    </w:p>
    <w:p w:rsidRPr="00497688" w:rsidR="00497688" w:rsidP="000431E0" w:rsidRDefault="00497688">
      <w:pPr>
        <w:pStyle w:val="af7"/>
      </w:pPr>
      <w:r w:rsidRPr="00497688">
        <w:rPr>
          <w:rFonts w:hint="eastAsia"/>
        </w:rPr>
        <w:t xml:space="preserve">      </w:t>
      </w:r>
      <w:r w:rsidR="003928F2">
        <w:t xml:space="preserve">   </w:t>
      </w:r>
      <w:hyperlink w:history="1" w:anchor="MaxCogCalibration">
        <w:r w:rsidR="00B5344E">
          <w:rPr>
            <w:rStyle w:val="ac"/>
          </w:rPr>
          <w:t>MaxCogCalibration</w:t>
        </w:r>
      </w:hyperlink>
      <w:r w:rsidRPr="00497688">
        <w:t xml:space="preserve"> = </w:t>
      </w:r>
      <w:hyperlink w:history="1" w:anchor="CalibrationResultMax">
        <w:r w:rsidRPr="009612AB" w:rsidR="009612AB">
          <w:rPr>
            <w:rStyle w:val="ac"/>
            <w:rFonts w:hint="eastAsia"/>
          </w:rPr>
          <w:t>C</w:t>
        </w:r>
        <w:r w:rsidRPr="009612AB" w:rsidR="009612AB">
          <w:rPr>
            <w:rStyle w:val="ac"/>
          </w:rPr>
          <w:t>alibrationResult</w:t>
        </w:r>
        <w:r w:rsidRPr="009612AB" w:rsidR="009612AB">
          <w:rPr>
            <w:rStyle w:val="ac"/>
            <w:rFonts w:hint="eastAsia"/>
          </w:rPr>
          <w:t>M</w:t>
        </w:r>
        <w:r w:rsidRPr="009612AB" w:rsidR="009612AB">
          <w:rPr>
            <w:rStyle w:val="ac"/>
          </w:rPr>
          <w:t>ax</w:t>
        </w:r>
      </w:hyperlink>
      <w:r w:rsidRPr="00497688">
        <w:t>(k)</w:t>
      </w:r>
    </w:p>
    <w:p w:rsidRPr="00497688" w:rsidR="00497688" w:rsidP="000431E0" w:rsidRDefault="00497688">
      <w:pPr>
        <w:pStyle w:val="af7"/>
        <w:rPr>
          <w:rStyle w:val="aff1"/>
        </w:rPr>
      </w:pPr>
      <w:r w:rsidRPr="00497688">
        <w:rPr>
          <w:rStyle w:val="aff1"/>
          <w:rFonts w:hint="eastAsia"/>
        </w:rPr>
        <w:t xml:space="preserve">      </w:t>
      </w:r>
      <w:r w:rsidR="003928F2">
        <w:t xml:space="preserve">   </w:t>
      </w:r>
      <w:hyperlink w:history="1" w:anchor="CalibrationState">
        <w:r w:rsidR="00040C85">
          <w:rPr>
            <w:rStyle w:val="ac"/>
          </w:rPr>
          <w:t>CalibrationState</w:t>
        </w:r>
      </w:hyperlink>
      <w:r w:rsidRPr="00497688">
        <w:t xml:space="preserve"> = </w:t>
      </w:r>
      <w:r w:rsidRPr="00497688">
        <w:rPr>
          <w:rStyle w:val="aff1"/>
        </w:rPr>
        <w:t>CALI_COMPLETED</w:t>
      </w:r>
    </w:p>
    <w:p w:rsidRPr="00497688" w:rsidR="00497688" w:rsidP="000431E0" w:rsidRDefault="00497688">
      <w:pPr>
        <w:pStyle w:val="af7"/>
      </w:pPr>
      <w:r w:rsidRPr="00497688">
        <w:rPr>
          <w:rStyle w:val="aff1"/>
          <w:rFonts w:hint="eastAsia"/>
        </w:rPr>
        <w:t xml:space="preserve"> </w:t>
      </w:r>
      <w:r w:rsidR="003928F2">
        <w:t xml:space="preserve">   </w:t>
      </w:r>
      <w:r w:rsidRPr="00497688">
        <w:rPr>
          <w:rFonts w:hint="eastAsia"/>
        </w:rPr>
        <w:t>else:</w:t>
      </w:r>
    </w:p>
    <w:p w:rsidRPr="00497688" w:rsidR="00497688" w:rsidP="000431E0" w:rsidRDefault="00497688">
      <w:pPr>
        <w:pStyle w:val="af7"/>
      </w:pPr>
      <w:r w:rsidRPr="00497688">
        <w:rPr>
          <w:rFonts w:hint="eastAsia"/>
        </w:rPr>
        <w:t xml:space="preserve">      </w:t>
      </w:r>
      <w:r w:rsidR="003928F2">
        <w:t xml:space="preserve">   </w:t>
      </w:r>
      <w:hyperlink w:history="1" w:anchor="CalibrationState">
        <w:r w:rsidR="00040C85">
          <w:rPr>
            <w:rStyle w:val="ac"/>
          </w:rPr>
          <w:t>CalibrationState</w:t>
        </w:r>
      </w:hyperlink>
      <w:r w:rsidRPr="00497688">
        <w:t xml:space="preserve"> = </w:t>
      </w:r>
      <w:r w:rsidRPr="00497688">
        <w:rPr>
          <w:rStyle w:val="aff1"/>
        </w:rPr>
        <w:t>CALI_WAITING</w:t>
      </w:r>
    </w:p>
    <w:p w:rsidRPr="00497688" w:rsidR="00497688" w:rsidP="00C93484" w:rsidRDefault="00497688">
      <w:pPr>
        <w:pStyle w:val="Reqtify"/>
      </w:pPr>
      <w:r w:rsidRPr="00497688">
        <w:t>Where:</w:t>
      </w:r>
    </w:p>
    <w:p w:rsidRPr="00497688" w:rsidR="00497688" w:rsidP="000431E0" w:rsidRDefault="009612AB">
      <w:pPr>
        <w:pStyle w:val="af7"/>
      </w:pPr>
      <w:bookmarkStart w:name="MaxDistanceRanForValidation" w:id="4987"/>
      <w:r>
        <w:rPr>
          <w:rFonts w:hint="eastAsia"/>
        </w:rPr>
        <w:t>M</w:t>
      </w:r>
      <w:r w:rsidRPr="00497688">
        <w:rPr>
          <w:rFonts w:hint="eastAsia"/>
        </w:rPr>
        <w:t>ax</w:t>
      </w:r>
      <w:r>
        <w:t>D</w:t>
      </w:r>
      <w:r w:rsidRPr="00497688">
        <w:t>istance</w:t>
      </w:r>
      <w:r>
        <w:t>R</w:t>
      </w:r>
      <w:r w:rsidRPr="00497688">
        <w:t>an</w:t>
      </w:r>
      <w:r>
        <w:t>F</w:t>
      </w:r>
      <w:r w:rsidRPr="00497688">
        <w:t>or</w:t>
      </w:r>
      <w:r>
        <w:t>V</w:t>
      </w:r>
      <w:r w:rsidRPr="00497688">
        <w:t>alidation</w:t>
      </w:r>
      <w:bookmarkEnd w:id="4987"/>
    </w:p>
    <w:p w:rsidRPr="00497688" w:rsidR="00497688" w:rsidP="000431E0" w:rsidRDefault="00497688">
      <w:pPr>
        <w:pStyle w:val="af7"/>
      </w:pPr>
      <w:r w:rsidRPr="00497688">
        <w:t xml:space="preserve"> =(</w:t>
      </w:r>
      <w:hyperlink w:history="1" w:anchor="abs">
        <w:r w:rsidRPr="009612AB" w:rsidR="009612AB">
          <w:rPr>
            <w:rStyle w:val="ac"/>
            <w:rFonts w:hint="eastAsia"/>
          </w:rPr>
          <w:t>abs</w:t>
        </w:r>
      </w:hyperlink>
      <w:r w:rsidR="009612AB">
        <w:rPr>
          <w:rFonts w:hint="eastAsia"/>
        </w:rPr>
        <w:t>(</w:t>
      </w:r>
      <w:hyperlink w:history="1" w:anchor="CalibrationValidationStartPositionMin">
        <w:r w:rsidRPr="009612AB" w:rsidR="009612AB">
          <w:rPr>
            <w:rStyle w:val="ac"/>
            <w:rFonts w:hint="eastAsia"/>
          </w:rPr>
          <w:t>C</w:t>
        </w:r>
        <w:r w:rsidRPr="009612AB">
          <w:rPr>
            <w:rStyle w:val="ac"/>
          </w:rPr>
          <w:t>alibration</w:t>
        </w:r>
        <w:r w:rsidRPr="009612AB" w:rsidR="00354F88">
          <w:rPr>
            <w:rStyle w:val="ac"/>
          </w:rPr>
          <w:t>V</w:t>
        </w:r>
        <w:r w:rsidRPr="009612AB">
          <w:rPr>
            <w:rStyle w:val="ac"/>
          </w:rPr>
          <w:t>alidation</w:t>
        </w:r>
        <w:r w:rsidRPr="009612AB" w:rsidR="00354F88">
          <w:rPr>
            <w:rStyle w:val="ac"/>
          </w:rPr>
          <w:t>S</w:t>
        </w:r>
        <w:r w:rsidRPr="009612AB">
          <w:rPr>
            <w:rStyle w:val="ac"/>
          </w:rPr>
          <w:t>tart</w:t>
        </w:r>
        <w:r w:rsidRPr="009612AB" w:rsidR="00354F88">
          <w:rPr>
            <w:rStyle w:val="ac"/>
          </w:rPr>
          <w:t>P</w:t>
        </w:r>
        <w:r w:rsidRPr="009612AB">
          <w:rPr>
            <w:rStyle w:val="ac"/>
          </w:rPr>
          <w:t>osition</w:t>
        </w:r>
        <w:r w:rsidRPr="009612AB" w:rsidR="00354F88">
          <w:rPr>
            <w:rStyle w:val="ac"/>
          </w:rPr>
          <w:t>M</w:t>
        </w:r>
        <w:r w:rsidRPr="009612AB">
          <w:rPr>
            <w:rStyle w:val="ac"/>
          </w:rPr>
          <w:t>in</w:t>
        </w:r>
      </w:hyperlink>
      <w:r w:rsidRPr="00497688">
        <w:rPr>
          <w:rFonts w:hint="eastAsia"/>
        </w:rPr>
        <w:t>(k)</w:t>
      </w:r>
      <w:r w:rsidRPr="00497688">
        <w:t xml:space="preserve">— </w:t>
      </w:r>
      <w:hyperlink w:history="1" w:anchor="CogPositionAfterTopLoc">
        <w:r w:rsidR="00047F0A">
          <w:rPr>
            <w:rStyle w:val="ac"/>
          </w:rPr>
          <w:t>CogPositionAfterTopLoc</w:t>
        </w:r>
      </w:hyperlink>
      <w:r w:rsidRPr="00497688">
        <w:rPr>
          <w:rFonts w:hint="eastAsia"/>
        </w:rPr>
        <w:t>(k</w:t>
      </w:r>
      <w:r w:rsidRPr="00497688" w:rsidR="009612AB">
        <w:rPr>
          <w:rFonts w:hint="eastAsia"/>
        </w:rPr>
        <w:t>)</w:t>
      </w:r>
      <w:r w:rsidR="009612AB">
        <w:rPr>
          <w:rFonts w:hint="eastAsia"/>
        </w:rPr>
        <w:t>)</w:t>
      </w:r>
      <w:r w:rsidRPr="00497688" w:rsidR="009612AB">
        <w:rPr>
          <w:rFonts w:hint="eastAsia"/>
        </w:rPr>
        <w:t xml:space="preserve"> </w:t>
      </w:r>
      <w:r w:rsidRPr="00497688">
        <w:rPr>
          <w:rFonts w:hint="eastAsia"/>
        </w:rPr>
        <w:t>+</w:t>
      </w:r>
      <w:r w:rsidRPr="00497688">
        <w:t xml:space="preserve"> 1)</w:t>
      </w:r>
    </w:p>
    <w:p w:rsidRPr="00497688" w:rsidR="00497688" w:rsidP="000431E0" w:rsidRDefault="00497688">
      <w:pPr>
        <w:pStyle w:val="af7"/>
      </w:pPr>
      <w:r w:rsidRPr="00497688">
        <w:rPr>
          <w:rFonts w:hint="eastAsia"/>
        </w:rPr>
        <w:t xml:space="preserve"> </w:t>
      </w:r>
      <w:r w:rsidR="009612AB">
        <w:rPr>
          <w:rFonts w:hint="eastAsia"/>
        </w:rPr>
        <w:t xml:space="preserve">  *</w:t>
      </w:r>
      <w:r w:rsidRPr="00497688">
        <w:t xml:space="preserve"> </w:t>
      </w:r>
      <w:hyperlink w:history="1" w:anchor="CalibrationResultMax">
        <w:r w:rsidRPr="009612AB" w:rsidR="009612AB">
          <w:rPr>
            <w:rStyle w:val="ac"/>
            <w:rFonts w:hint="eastAsia"/>
          </w:rPr>
          <w:t>C</w:t>
        </w:r>
        <w:r w:rsidRPr="009612AB" w:rsidR="009612AB">
          <w:rPr>
            <w:rStyle w:val="ac"/>
          </w:rPr>
          <w:t>alibrationResult</w:t>
        </w:r>
        <w:r w:rsidRPr="009612AB" w:rsidR="009612AB">
          <w:rPr>
            <w:rStyle w:val="ac"/>
            <w:rFonts w:hint="eastAsia"/>
          </w:rPr>
          <w:t>Max</w:t>
        </w:r>
      </w:hyperlink>
      <w:r w:rsidRPr="00497688">
        <w:t>(k)</w:t>
      </w:r>
    </w:p>
    <w:p w:rsidRPr="00497688" w:rsidR="00497688" w:rsidP="000431E0" w:rsidRDefault="009612AB">
      <w:pPr>
        <w:pStyle w:val="af7"/>
      </w:pPr>
      <w:bookmarkStart w:name="MinDistanceRanForValidation" w:id="4988"/>
      <w:r>
        <w:rPr>
          <w:rFonts w:hint="eastAsia"/>
        </w:rPr>
        <w:t>M</w:t>
      </w:r>
      <w:r w:rsidRPr="00497688">
        <w:rPr>
          <w:rFonts w:hint="eastAsia"/>
        </w:rPr>
        <w:t>in</w:t>
      </w:r>
      <w:r>
        <w:t>D</w:t>
      </w:r>
      <w:r w:rsidRPr="00497688">
        <w:t>istance</w:t>
      </w:r>
      <w:r>
        <w:t>R</w:t>
      </w:r>
      <w:r w:rsidRPr="00497688">
        <w:t>an</w:t>
      </w:r>
      <w:r>
        <w:t>F</w:t>
      </w:r>
      <w:r w:rsidRPr="00497688">
        <w:t>or</w:t>
      </w:r>
      <w:r>
        <w:t>V</w:t>
      </w:r>
      <w:r w:rsidRPr="00497688">
        <w:t>alidation</w:t>
      </w:r>
      <w:bookmarkEnd w:id="4988"/>
    </w:p>
    <w:p w:rsidRPr="00497688" w:rsidR="00497688" w:rsidP="000431E0" w:rsidRDefault="00497688">
      <w:pPr>
        <w:pStyle w:val="af7"/>
      </w:pPr>
      <w:r w:rsidRPr="00497688">
        <w:rPr>
          <w:rFonts w:hint="eastAsia"/>
        </w:rPr>
        <w:t xml:space="preserve"> </w:t>
      </w:r>
      <w:r w:rsidRPr="00497688">
        <w:t>=(</w:t>
      </w:r>
      <w:hyperlink w:history="1" w:anchor="abs">
        <w:r w:rsidRPr="009612AB" w:rsidR="009612AB">
          <w:rPr>
            <w:rStyle w:val="ac"/>
            <w:rFonts w:hint="eastAsia"/>
          </w:rPr>
          <w:t>abs</w:t>
        </w:r>
      </w:hyperlink>
      <w:r w:rsidR="009612AB">
        <w:rPr>
          <w:rFonts w:hint="eastAsia"/>
        </w:rPr>
        <w:t>(</w:t>
      </w:r>
      <w:hyperlink w:history="1" w:anchor="CalibrationValidationStartPositionMax">
        <w:r w:rsidRPr="009612AB" w:rsidR="009612AB">
          <w:rPr>
            <w:rStyle w:val="ac"/>
            <w:rFonts w:hint="eastAsia"/>
          </w:rPr>
          <w:t>C</w:t>
        </w:r>
        <w:r w:rsidRPr="009612AB" w:rsidR="009612AB">
          <w:rPr>
            <w:rStyle w:val="ac"/>
          </w:rPr>
          <w:t>alibrationValidationStartPositionMax</w:t>
        </w:r>
      </w:hyperlink>
      <w:r w:rsidRPr="00497688">
        <w:rPr>
          <w:rFonts w:hint="eastAsia"/>
        </w:rPr>
        <w:t>(k)</w:t>
      </w:r>
      <w:r w:rsidRPr="00497688">
        <w:t>—</w:t>
      </w:r>
      <w:r w:rsidRPr="00497688">
        <w:rPr>
          <w:rFonts w:hint="eastAsia"/>
        </w:rPr>
        <w:t xml:space="preserve"> </w:t>
      </w:r>
      <w:hyperlink w:history="1" w:anchor="CogPositionBeforeTopLoc">
        <w:r w:rsidR="00047F0A">
          <w:rPr>
            <w:rStyle w:val="ac"/>
          </w:rPr>
          <w:t>CogPositionBeforeTopLoc</w:t>
        </w:r>
      </w:hyperlink>
      <w:r w:rsidRPr="00497688">
        <w:rPr>
          <w:rFonts w:hint="eastAsia"/>
        </w:rPr>
        <w:t>(k</w:t>
      </w:r>
      <w:r w:rsidRPr="00497688" w:rsidR="009612AB">
        <w:rPr>
          <w:rFonts w:hint="eastAsia"/>
        </w:rPr>
        <w:t>)</w:t>
      </w:r>
      <w:r w:rsidR="009612AB">
        <w:rPr>
          <w:rFonts w:hint="eastAsia"/>
        </w:rPr>
        <w:t>)</w:t>
      </w:r>
      <w:r w:rsidRPr="00497688" w:rsidR="009612AB">
        <w:t xml:space="preserve"> </w:t>
      </w:r>
      <w:r w:rsidRPr="00497688">
        <w:rPr>
          <w:rFonts w:hint="eastAsia"/>
        </w:rPr>
        <w:t>-</w:t>
      </w:r>
      <w:r w:rsidRPr="00497688">
        <w:t xml:space="preserve"> 1)</w:t>
      </w:r>
    </w:p>
    <w:p w:rsidRPr="00497688" w:rsidR="00497688" w:rsidP="000431E0" w:rsidRDefault="00497688">
      <w:pPr>
        <w:pStyle w:val="af7"/>
      </w:pPr>
      <w:r w:rsidRPr="00497688">
        <w:rPr>
          <w:rFonts w:hint="eastAsia"/>
        </w:rPr>
        <w:t xml:space="preserve"> </w:t>
      </w:r>
      <w:r w:rsidR="009612AB">
        <w:rPr>
          <w:rFonts w:hint="eastAsia"/>
        </w:rPr>
        <w:t xml:space="preserve">  *</w:t>
      </w:r>
      <w:r w:rsidRPr="00497688">
        <w:t xml:space="preserve"> </w:t>
      </w:r>
      <w:hyperlink w:history="1" w:anchor="CalibrationResultMin">
        <w:r w:rsidRPr="009612AB" w:rsidR="009612AB">
          <w:rPr>
            <w:rStyle w:val="ac"/>
            <w:rFonts w:hint="eastAsia"/>
          </w:rPr>
          <w:t>C</w:t>
        </w:r>
        <w:r w:rsidRPr="009612AB" w:rsidR="009612AB">
          <w:rPr>
            <w:rStyle w:val="ac"/>
          </w:rPr>
          <w:t>alibrationResult</w:t>
        </w:r>
        <w:r w:rsidRPr="009612AB" w:rsidR="009612AB">
          <w:rPr>
            <w:rStyle w:val="ac"/>
            <w:rFonts w:hint="eastAsia"/>
          </w:rPr>
          <w:t>Min</w:t>
        </w:r>
      </w:hyperlink>
      <w:r w:rsidRPr="00497688">
        <w:t>(k)</w:t>
      </w:r>
    </w:p>
    <w:p w:rsidRPr="00497688" w:rsidR="00497688" w:rsidP="000C0D62" w:rsidRDefault="00497688">
      <w:pPr>
        <w:pStyle w:val="ReqtifyAltQ"/>
      </w:pPr>
      <w:r w:rsidRPr="00497688">
        <w:t>#Category=Functional</w:t>
      </w:r>
    </w:p>
    <w:p w:rsidRPr="00497688" w:rsidR="00497688" w:rsidP="000C0D62" w:rsidRDefault="00497688">
      <w:pPr>
        <w:pStyle w:val="ReqtifyAltQ"/>
      </w:pPr>
      <w:r w:rsidRPr="00497688">
        <w:t>#Contribution=SIL4</w:t>
      </w:r>
    </w:p>
    <w:p w:rsidR="009328EA" w:rsidP="000C0D62" w:rsidRDefault="00497688">
      <w:pPr>
        <w:pStyle w:val="ReqtifyAltQ"/>
        <w:rPr>
          <w:ins w:author="常鸣" w:date="2014-07-03T14:27:00Z" w:id="4989"/>
        </w:rPr>
      </w:pPr>
      <w:del w:author="常鸣" w:date="2014-07-03T14:27:00Z" w:id="4990">
        <w:r w:rsidRPr="00497688" w:rsidDel="009328EA">
          <w:delText>#S</w:delText>
        </w:r>
      </w:del>
      <w:ins w:author="常鸣" w:date="2014-07-03T14:27:00Z" w:id="4991">
        <w:r w:rsidR="009328EA">
          <w:t>#Allocation=ATP Software</w:t>
        </w:r>
      </w:ins>
      <w:ins w:author="常鸣" w:date="2014-07-03T14:54:00Z" w:id="4992">
        <w:r w:rsidR="00AA7E12">
          <w:rPr>
            <w:rFonts w:hint="eastAsia"/>
          </w:rPr>
          <w:t>, Vital Embedded Setting</w:t>
        </w:r>
      </w:ins>
    </w:p>
    <w:p w:rsidRPr="00497688" w:rsidR="00497688" w:rsidP="000C0D62" w:rsidRDefault="009328EA">
      <w:pPr>
        <w:pStyle w:val="ReqtifyAltQ"/>
      </w:pPr>
      <w:ins w:author="常鸣" w:date="2014-07-03T14:27:00Z" w:id="4993">
        <w:r>
          <w:t>#S</w:t>
        </w:r>
      </w:ins>
      <w:r w:rsidRPr="00497688" w:rsidR="00497688">
        <w:t>ource=[iTC_CC-SyAD-</w:t>
      </w:r>
      <w:r w:rsidRPr="00497688" w:rsidR="00497688">
        <w:rPr>
          <w:rFonts w:hint="eastAsia"/>
        </w:rPr>
        <w:t>0132],</w:t>
      </w:r>
      <w:r w:rsidRPr="00497688" w:rsidR="00497688">
        <w:t xml:space="preserve"> [iTC_CC-SyAD-</w:t>
      </w:r>
      <w:r w:rsidRPr="00497688" w:rsidR="00497688">
        <w:rPr>
          <w:rFonts w:hint="eastAsia"/>
        </w:rPr>
        <w:t>0141],</w:t>
      </w:r>
      <w:r w:rsidRPr="00497688" w:rsidR="00497688">
        <w:t xml:space="preserve"> [iTC_CC-SyAD-</w:t>
      </w:r>
      <w:r w:rsidRPr="00497688" w:rsidR="00497688">
        <w:rPr>
          <w:rFonts w:hint="eastAsia"/>
        </w:rPr>
        <w:t>0142],</w:t>
      </w:r>
      <w:r w:rsidRPr="00497688" w:rsidR="00497688">
        <w:t xml:space="preserve"> [iTC_CC-SyAD-</w:t>
      </w:r>
      <w:r w:rsidRPr="00497688" w:rsidR="00497688">
        <w:rPr>
          <w:rFonts w:hint="eastAsia"/>
        </w:rPr>
        <w:t>0145], [</w:t>
      </w:r>
      <w:r w:rsidRPr="00497688" w:rsidR="00497688">
        <w:t>iTC_CC_ATP_SwHA-0069</w:t>
      </w:r>
      <w:r w:rsidRPr="00497688" w:rsidR="00497688">
        <w:rPr>
          <w:rFonts w:hint="eastAsia"/>
        </w:rPr>
        <w:t>],</w:t>
      </w:r>
      <w:r w:rsidRPr="00497688" w:rsidR="00497688">
        <w:t xml:space="preserve"> [iTC_CC-SyAD-0183]</w:t>
      </w:r>
    </w:p>
    <w:p w:rsidRPr="00497688" w:rsidR="00497688" w:rsidP="000C0D62" w:rsidRDefault="00497688">
      <w:pPr>
        <w:pStyle w:val="ReqtifyAltQ"/>
      </w:pPr>
      <w:r w:rsidRPr="00497688">
        <w:t>[End]</w:t>
      </w:r>
    </w:p>
    <w:p w:rsidRPr="00497688" w:rsidR="00497688" w:rsidP="00C93484" w:rsidRDefault="00497688">
      <w:pPr>
        <w:pStyle w:val="Reqtify"/>
      </w:pPr>
    </w:p>
    <w:p w:rsidRPr="00497688" w:rsidR="00497688" w:rsidP="00C93484" w:rsidRDefault="00497688">
      <w:pPr>
        <w:pStyle w:val="Reqtify"/>
      </w:pPr>
    </w:p>
    <w:p w:rsidRPr="00497688" w:rsidR="00497688" w:rsidP="0012674A" w:rsidRDefault="00497688">
      <w:pPr>
        <w:pStyle w:val="4"/>
      </w:pPr>
      <w:r w:rsidRPr="00497688">
        <w:rPr>
          <w:rFonts w:hint="eastAsia"/>
        </w:rPr>
        <w:lastRenderedPageBreak/>
        <w:t xml:space="preserve">State </w:t>
      </w:r>
      <w:r w:rsidRPr="00497688">
        <w:t>“</w:t>
      </w:r>
      <w:r w:rsidRPr="00497688">
        <w:rPr>
          <w:rStyle w:val="aff1"/>
          <w:rFonts w:hint="eastAsia"/>
        </w:rPr>
        <w:t>CALI_COMPLETED</w:t>
      </w:r>
      <w:r w:rsidRPr="00497688">
        <w:t>”</w:t>
      </w:r>
    </w:p>
    <w:p w:rsidRPr="00497688" w:rsidR="00497688" w:rsidP="00C93484" w:rsidRDefault="00497688">
      <w:pPr>
        <w:pStyle w:val="Reqtify"/>
      </w:pPr>
    </w:p>
    <w:p w:rsidRPr="00497688" w:rsidR="00497688" w:rsidP="00704491" w:rsidRDefault="00497688">
      <w:pPr>
        <w:pStyle w:val="ReqtifyAltR"/>
      </w:pPr>
      <w:r w:rsidRPr="00497688">
        <w:t>[iTC_CC_ATP-SwRS-0</w:t>
      </w:r>
      <w:r w:rsidRPr="00497688">
        <w:rPr>
          <w:rFonts w:hint="eastAsia"/>
        </w:rPr>
        <w:t>198</w:t>
      </w:r>
      <w:r w:rsidRPr="00497688">
        <w:t>]</w:t>
      </w:r>
    </w:p>
    <w:p w:rsidRPr="00497688" w:rsidR="00497688" w:rsidP="00C93484" w:rsidRDefault="00497688">
      <w:pPr>
        <w:pStyle w:val="Reqtify"/>
      </w:pPr>
      <w:r w:rsidRPr="00497688">
        <w:rPr>
          <w:rFonts w:hint="eastAsia"/>
        </w:rPr>
        <w:t>在</w:t>
      </w:r>
      <w:r w:rsidRPr="00497688">
        <w:rPr>
          <w:rStyle w:val="aff1"/>
          <w:rFonts w:hint="eastAsia"/>
        </w:rPr>
        <w:t>CALI_COMPLETED</w:t>
      </w:r>
      <w:r w:rsidRPr="00497688">
        <w:rPr>
          <w:rFonts w:hint="eastAsia"/>
        </w:rPr>
        <w:t>状态，最大最小齿距无需再次校准。</w:t>
      </w:r>
    </w:p>
    <w:p w:rsidRPr="00497688" w:rsidR="00497688" w:rsidP="00C93484" w:rsidRDefault="00497688">
      <w:pPr>
        <w:pStyle w:val="Reqtify"/>
      </w:pPr>
      <w:r w:rsidRPr="00497688">
        <w:rPr>
          <w:rFonts w:hint="eastAsia"/>
        </w:rPr>
        <w:t xml:space="preserve">If the calibration completed, ATP shall not calibrate when </w:t>
      </w:r>
      <w:r w:rsidRPr="00497688">
        <w:t>new calibrating beacons read</w:t>
      </w:r>
      <w:r w:rsidRPr="00497688">
        <w:rPr>
          <w:rFonts w:hint="eastAsia"/>
        </w:rPr>
        <w:t>.</w:t>
      </w:r>
    </w:p>
    <w:p w:rsidRPr="00497688" w:rsidR="00497688" w:rsidP="000C0D62" w:rsidRDefault="00497688">
      <w:pPr>
        <w:pStyle w:val="ReqtifyAltQ"/>
      </w:pPr>
      <w:r w:rsidRPr="00497688">
        <w:t>#Category=Functional</w:t>
      </w:r>
    </w:p>
    <w:p w:rsidRPr="00497688" w:rsidR="00497688" w:rsidP="000C0D62" w:rsidRDefault="00497688">
      <w:pPr>
        <w:pStyle w:val="ReqtifyAltQ"/>
      </w:pPr>
      <w:r w:rsidRPr="00497688">
        <w:t>#Contribution=SIL4</w:t>
      </w:r>
    </w:p>
    <w:p w:rsidR="009328EA" w:rsidP="000C0D62" w:rsidRDefault="00497688">
      <w:pPr>
        <w:pStyle w:val="ReqtifyAltQ"/>
        <w:rPr>
          <w:ins w:author="常鸣" w:date="2014-07-03T14:27:00Z" w:id="4994"/>
        </w:rPr>
      </w:pPr>
      <w:del w:author="常鸣" w:date="2014-07-03T14:27:00Z" w:id="4995">
        <w:r w:rsidRPr="00497688" w:rsidDel="009328EA">
          <w:delText>#S</w:delText>
        </w:r>
      </w:del>
      <w:ins w:author="常鸣" w:date="2014-07-03T14:27:00Z" w:id="4996">
        <w:r w:rsidR="009328EA">
          <w:t>#Allocation=ATP Software</w:t>
        </w:r>
      </w:ins>
    </w:p>
    <w:p w:rsidRPr="00497688" w:rsidR="00497688" w:rsidP="000C0D62" w:rsidRDefault="009328EA">
      <w:pPr>
        <w:pStyle w:val="ReqtifyAltQ"/>
      </w:pPr>
      <w:ins w:author="常鸣" w:date="2014-07-03T14:27:00Z" w:id="4997">
        <w:r>
          <w:t>#S</w:t>
        </w:r>
      </w:ins>
      <w:r w:rsidRPr="00497688" w:rsidR="00497688">
        <w:t>ource=[iTC_CC-SyAD-</w:t>
      </w:r>
      <w:r w:rsidRPr="00497688" w:rsidR="00497688">
        <w:rPr>
          <w:rFonts w:hint="eastAsia"/>
        </w:rPr>
        <w:t>0141]</w:t>
      </w:r>
    </w:p>
    <w:p w:rsidRPr="00497688" w:rsidR="00497688" w:rsidP="000C0D62" w:rsidRDefault="00497688">
      <w:pPr>
        <w:pStyle w:val="ReqtifyAltQ"/>
      </w:pPr>
      <w:r w:rsidRPr="00497688">
        <w:t>[End]</w:t>
      </w:r>
    </w:p>
    <w:p w:rsidRPr="00497688" w:rsidR="00497688" w:rsidP="00C93484" w:rsidRDefault="00497688">
      <w:pPr>
        <w:pStyle w:val="Reqtify"/>
      </w:pPr>
    </w:p>
    <w:p w:rsidR="000F5839" w:rsidP="00C93484" w:rsidRDefault="000F5839">
      <w:pPr>
        <w:pStyle w:val="Reqtify"/>
      </w:pPr>
    </w:p>
    <w:p w:rsidRPr="00A61D30" w:rsidR="000F5839" w:rsidP="00934391" w:rsidRDefault="000F5839">
      <w:pPr>
        <w:pStyle w:val="3"/>
      </w:pPr>
      <w:r w:rsidRPr="00A61D30">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321"/>
        <w:gridCol w:w="2321"/>
        <w:gridCol w:w="2322"/>
        <w:gridCol w:w="2322"/>
      </w:tblGrid>
      <w:tr w:rsidRPr="00785CC7" w:rsidR="000F5839" w:rsidTr="002A1E4E">
        <w:tc>
          <w:tcPr>
            <w:tcW w:w="1250" w:type="pct"/>
            <w:tcBorders>
              <w:top w:val="single" w:color="000000" w:sz="12" w:space="0"/>
              <w:bottom w:val="single" w:color="000000" w:sz="4" w:space="0"/>
            </w:tcBorders>
            <w:shd w:val="clear" w:color="auto" w:fill="E0E0E0"/>
          </w:tcPr>
          <w:p w:rsidR="000F5839" w:rsidP="00FA0FBB" w:rsidRDefault="000F5839">
            <w:pPr>
              <w:pStyle w:val="af6"/>
            </w:pPr>
            <w:r w:rsidRPr="00B1730D">
              <w:t>Name</w:t>
            </w:r>
          </w:p>
        </w:tc>
        <w:tc>
          <w:tcPr>
            <w:tcW w:w="1250" w:type="pct"/>
            <w:tcBorders>
              <w:top w:val="single" w:color="000000" w:sz="12" w:space="0"/>
              <w:bottom w:val="single" w:color="000000" w:sz="4" w:space="0"/>
            </w:tcBorders>
            <w:shd w:val="clear" w:color="auto" w:fill="E0E0E0"/>
          </w:tcPr>
          <w:p w:rsidR="000F5839" w:rsidP="00FA0FBB" w:rsidRDefault="000F5839">
            <w:pPr>
              <w:pStyle w:val="af6"/>
            </w:pPr>
            <w:r>
              <w:rPr>
                <w:rFonts w:hint="eastAsia"/>
              </w:rPr>
              <w:t>Safety Critical</w:t>
            </w:r>
          </w:p>
        </w:tc>
        <w:tc>
          <w:tcPr>
            <w:tcW w:w="1250" w:type="pct"/>
            <w:tcBorders>
              <w:top w:val="single" w:color="000000" w:sz="12" w:space="0"/>
              <w:bottom w:val="single" w:color="000000" w:sz="4" w:space="0"/>
            </w:tcBorders>
            <w:shd w:val="clear" w:color="auto" w:fill="E0E0E0"/>
          </w:tcPr>
          <w:p w:rsidR="000F5839" w:rsidP="00FA0FBB" w:rsidRDefault="000F5839">
            <w:pPr>
              <w:pStyle w:val="af6"/>
            </w:pPr>
            <w:r w:rsidRPr="00B1730D">
              <w:t>Observable</w:t>
            </w:r>
          </w:p>
        </w:tc>
        <w:tc>
          <w:tcPr>
            <w:tcW w:w="1250" w:type="pct"/>
            <w:tcBorders>
              <w:top w:val="single" w:color="000000" w:sz="12" w:space="0"/>
              <w:bottom w:val="single" w:color="000000" w:sz="4" w:space="0"/>
            </w:tcBorders>
            <w:shd w:val="clear" w:color="auto" w:fill="E0E0E0"/>
          </w:tcPr>
          <w:p w:rsidR="000F5839" w:rsidP="00FA0FBB" w:rsidRDefault="000F5839">
            <w:pPr>
              <w:pStyle w:val="af6"/>
            </w:pPr>
            <w:r w:rsidRPr="00B1730D">
              <w:t>Logical Type</w:t>
            </w:r>
          </w:p>
        </w:tc>
      </w:tr>
      <w:tr w:rsidR="002A1E4E" w:rsidTr="002A1E4E">
        <w:tc>
          <w:tcPr>
            <w:tcW w:w="1250" w:type="pct"/>
            <w:tcBorders>
              <w:top w:val="single" w:color="000000" w:sz="4" w:space="0"/>
            </w:tcBorders>
            <w:shd w:val="clear" w:color="auto" w:fill="auto"/>
          </w:tcPr>
          <w:p w:rsidR="002A1E4E" w:rsidP="00591D6B" w:rsidRDefault="00532AED">
            <w:pPr>
              <w:pStyle w:val="AltB0"/>
            </w:pPr>
            <w:hyperlink w:history="1" w:anchor="MaxCogCalibration">
              <w:r w:rsidR="002A1E4E">
                <w:rPr>
                  <w:rStyle w:val="ac"/>
                </w:rPr>
                <w:t>MaxCogCalibration</w:t>
              </w:r>
            </w:hyperlink>
          </w:p>
        </w:tc>
        <w:tc>
          <w:tcPr>
            <w:tcW w:w="1250" w:type="pct"/>
            <w:tcBorders>
              <w:top w:val="single" w:color="000000" w:sz="4" w:space="0"/>
            </w:tcBorders>
          </w:tcPr>
          <w:p w:rsidR="002A1E4E" w:rsidP="00591D6B" w:rsidRDefault="002A1E4E">
            <w:pPr>
              <w:pStyle w:val="AltB0"/>
            </w:pPr>
            <w:r>
              <w:rPr>
                <w:rFonts w:hint="eastAsia"/>
              </w:rPr>
              <w:t>√</w:t>
            </w:r>
          </w:p>
        </w:tc>
        <w:tc>
          <w:tcPr>
            <w:tcW w:w="1250" w:type="pct"/>
            <w:tcBorders>
              <w:top w:val="single" w:color="000000" w:sz="4" w:space="0"/>
            </w:tcBorders>
            <w:shd w:val="clear" w:color="auto" w:fill="auto"/>
          </w:tcPr>
          <w:p w:rsidR="002A1E4E" w:rsidP="00591D6B" w:rsidRDefault="002A1E4E">
            <w:pPr>
              <w:pStyle w:val="AltB0"/>
            </w:pPr>
            <w:r>
              <w:rPr>
                <w:rFonts w:hint="eastAsia"/>
              </w:rPr>
              <w:t>√</w:t>
            </w:r>
          </w:p>
        </w:tc>
        <w:tc>
          <w:tcPr>
            <w:tcW w:w="1250" w:type="pct"/>
            <w:tcBorders>
              <w:top w:val="single" w:color="000000" w:sz="4" w:space="0"/>
            </w:tcBorders>
            <w:shd w:val="clear" w:color="auto" w:fill="auto"/>
          </w:tcPr>
          <w:p w:rsidR="002A1E4E" w:rsidP="00591D6B" w:rsidRDefault="002A1E4E">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2A1E4E" w:rsidTr="002A1E4E">
        <w:tc>
          <w:tcPr>
            <w:tcW w:w="1250" w:type="pct"/>
            <w:tcBorders>
              <w:top w:val="single" w:color="000000" w:sz="4" w:space="0"/>
            </w:tcBorders>
            <w:shd w:val="clear" w:color="auto" w:fill="auto"/>
          </w:tcPr>
          <w:p w:rsidR="002A1E4E" w:rsidP="00591D6B" w:rsidRDefault="00532AED">
            <w:pPr>
              <w:pStyle w:val="AltB0"/>
            </w:pPr>
            <w:hyperlink w:history="1" w:anchor="MinCogCalibration">
              <w:r w:rsidR="002A1E4E">
                <w:rPr>
                  <w:rStyle w:val="ac"/>
                </w:rPr>
                <w:t>MinCogCalibration</w:t>
              </w:r>
            </w:hyperlink>
          </w:p>
        </w:tc>
        <w:tc>
          <w:tcPr>
            <w:tcW w:w="1250" w:type="pct"/>
            <w:tcBorders>
              <w:top w:val="single" w:color="000000" w:sz="4" w:space="0"/>
            </w:tcBorders>
          </w:tcPr>
          <w:p w:rsidR="002A1E4E" w:rsidP="00591D6B" w:rsidRDefault="002A1E4E">
            <w:pPr>
              <w:pStyle w:val="AltB0"/>
            </w:pPr>
            <w:r>
              <w:rPr>
                <w:rFonts w:hint="eastAsia"/>
              </w:rPr>
              <w:t>√</w:t>
            </w:r>
          </w:p>
        </w:tc>
        <w:tc>
          <w:tcPr>
            <w:tcW w:w="1250" w:type="pct"/>
            <w:tcBorders>
              <w:top w:val="single" w:color="000000" w:sz="4" w:space="0"/>
            </w:tcBorders>
            <w:shd w:val="clear" w:color="auto" w:fill="auto"/>
          </w:tcPr>
          <w:p w:rsidR="002A1E4E" w:rsidP="00591D6B" w:rsidRDefault="002A1E4E">
            <w:pPr>
              <w:pStyle w:val="AltB0"/>
            </w:pPr>
            <w:r>
              <w:rPr>
                <w:rFonts w:hint="eastAsia"/>
              </w:rPr>
              <w:t>√</w:t>
            </w:r>
          </w:p>
        </w:tc>
        <w:tc>
          <w:tcPr>
            <w:tcW w:w="1250" w:type="pct"/>
            <w:tcBorders>
              <w:top w:val="single" w:color="000000" w:sz="4" w:space="0"/>
            </w:tcBorders>
            <w:shd w:val="clear" w:color="auto" w:fill="auto"/>
          </w:tcPr>
          <w:p w:rsidR="002A1E4E" w:rsidP="00591D6B" w:rsidRDefault="002A1E4E">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000379DC" w:rsidP="00F23398" w:rsidRDefault="00491655">
      <w:pPr>
        <w:pStyle w:val="2"/>
        <w:ind w:left="756" w:hanging="756"/>
      </w:pPr>
      <w:bookmarkStart w:name="_Ref345055723" w:id="4998"/>
      <w:bookmarkStart w:name="_Toc348357049" w:id="4999"/>
      <w:bookmarkStart w:name="_Toc349030462" w:id="5000"/>
      <w:bookmarkStart w:name="_Toc347566595" w:id="5001"/>
      <w:bookmarkStart w:name="_Toc345689260" w:id="5002"/>
      <w:bookmarkStart w:name="_Toc376182961" w:id="5003"/>
      <w:bookmarkStart w:name="_Toc392229941" w:id="5004"/>
      <w:r>
        <w:rPr>
          <w:rFonts w:hint="eastAsia"/>
        </w:rPr>
        <w:t>F3</w:t>
      </w:r>
      <w:r w:rsidR="003059A6">
        <w:rPr>
          <w:rFonts w:hint="eastAsia"/>
        </w:rPr>
        <w:t>-</w:t>
      </w:r>
      <w:r w:rsidR="00C32829">
        <w:rPr>
          <w:rFonts w:hint="eastAsia"/>
        </w:rPr>
        <w:t>Locate the Train on Track Map</w:t>
      </w:r>
      <w:bookmarkEnd w:id="4998"/>
      <w:bookmarkEnd w:id="4999"/>
      <w:bookmarkEnd w:id="5000"/>
      <w:bookmarkEnd w:id="5001"/>
      <w:bookmarkEnd w:id="5002"/>
      <w:bookmarkEnd w:id="5003"/>
      <w:bookmarkEnd w:id="5004"/>
    </w:p>
    <w:p w:rsidR="00497688" w:rsidP="00C93484" w:rsidRDefault="00497688">
      <w:pPr>
        <w:pStyle w:val="Reqtify"/>
      </w:pPr>
    </w:p>
    <w:p w:rsidR="009C1A72" w:rsidP="009C1A72" w:rsidRDefault="00651E4E">
      <w:pPr>
        <w:pStyle w:val="affe"/>
      </w:pPr>
      <w:r>
        <w:drawing>
          <wp:inline distT="0" distB="0" distL="0" distR="0">
            <wp:extent cx="5763260" cy="3803015"/>
            <wp:effectExtent l="0" t="0" r="8890" b="0"/>
            <wp:docPr id="6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63260" cy="3803015"/>
                    </a:xfrm>
                    <a:prstGeom prst="rect">
                      <a:avLst/>
                    </a:prstGeom>
                    <a:noFill/>
                    <a:ln>
                      <a:noFill/>
                    </a:ln>
                  </pic:spPr>
                </pic:pic>
              </a:graphicData>
            </a:graphic>
          </wp:inline>
        </w:drawing>
      </w:r>
    </w:p>
    <w:p w:rsidRPr="00161B8C" w:rsidR="009C1A72" w:rsidP="009C1A72" w:rsidRDefault="009C1A72">
      <w:pPr>
        <w:pStyle w:val="affe"/>
      </w:pPr>
      <w:bookmarkStart w:name="_Toc348357763" w:id="5005"/>
      <w:bookmarkStart w:name="_Toc349031198" w:id="5006"/>
      <w:bookmarkStart w:name="_Toc347567310" w:id="5007"/>
      <w:bookmarkStart w:name="_Toc376183020" w:id="5008"/>
      <w:bookmarkStart w:name="_Toc392229991" w:id="5009"/>
      <w:r>
        <w:lastRenderedPageBreak/>
        <w:t xml:space="preserve">Figure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11</w:t>
      </w:r>
      <w:r w:rsidR="00DB1C8F">
        <w:fldChar w:fldCharType="end"/>
      </w:r>
      <w:r>
        <w:rPr>
          <w:rFonts w:hint="eastAsia"/>
        </w:rPr>
        <w:t xml:space="preserve"> SART modeling of function F3</w:t>
      </w:r>
      <w:bookmarkEnd w:id="5005"/>
      <w:bookmarkEnd w:id="5006"/>
      <w:bookmarkEnd w:id="5007"/>
      <w:bookmarkEnd w:id="5008"/>
      <w:bookmarkEnd w:id="5009"/>
    </w:p>
    <w:p w:rsidRPr="009C1A72" w:rsidR="00845C36" w:rsidP="00C93484" w:rsidRDefault="00845C36">
      <w:pPr>
        <w:pStyle w:val="Reqtify"/>
      </w:pPr>
    </w:p>
    <w:p w:rsidR="003059A6" w:rsidP="00F23398" w:rsidRDefault="009460C0">
      <w:pPr>
        <w:pStyle w:val="2"/>
        <w:ind w:left="756" w:hanging="756"/>
      </w:pPr>
      <w:bookmarkStart w:name="_Toc340990874" w:id="5010"/>
      <w:bookmarkStart w:name="_Toc340993577" w:id="5011"/>
      <w:bookmarkStart w:name="_Toc341012968" w:id="5012"/>
      <w:bookmarkStart w:name="_Toc341019898" w:id="5013"/>
      <w:bookmarkStart w:name="_Toc340990875" w:id="5014"/>
      <w:bookmarkStart w:name="_Toc340993578" w:id="5015"/>
      <w:bookmarkStart w:name="_Toc341012969" w:id="5016"/>
      <w:bookmarkStart w:name="_Toc341019899" w:id="5017"/>
      <w:bookmarkStart w:name="_Toc340990876" w:id="5018"/>
      <w:bookmarkStart w:name="_Toc340993579" w:id="5019"/>
      <w:bookmarkStart w:name="_Toc341012970" w:id="5020"/>
      <w:bookmarkStart w:name="_Toc341019900" w:id="5021"/>
      <w:bookmarkStart w:name="_Toc340990877" w:id="5022"/>
      <w:bookmarkStart w:name="_Toc340993580" w:id="5023"/>
      <w:bookmarkStart w:name="_Toc341012971" w:id="5024"/>
      <w:bookmarkStart w:name="_Toc341019901" w:id="5025"/>
      <w:bookmarkStart w:name="_Toc340990878" w:id="5026"/>
      <w:bookmarkStart w:name="_Toc340993581" w:id="5027"/>
      <w:bookmarkStart w:name="_Toc341012972" w:id="5028"/>
      <w:bookmarkStart w:name="_Toc341019902" w:id="5029"/>
      <w:bookmarkStart w:name="_Toc340990879" w:id="5030"/>
      <w:bookmarkStart w:name="_Toc340993582" w:id="5031"/>
      <w:bookmarkStart w:name="_Toc341012973" w:id="5032"/>
      <w:bookmarkStart w:name="_Toc341019903" w:id="5033"/>
      <w:bookmarkStart w:name="_Toc340990880" w:id="5034"/>
      <w:bookmarkStart w:name="_Toc340993583" w:id="5035"/>
      <w:bookmarkStart w:name="_Toc341012974" w:id="5036"/>
      <w:bookmarkStart w:name="_Toc341019904" w:id="5037"/>
      <w:bookmarkStart w:name="_Toc340990881" w:id="5038"/>
      <w:bookmarkStart w:name="_Toc340993584" w:id="5039"/>
      <w:bookmarkStart w:name="_Toc341012975" w:id="5040"/>
      <w:bookmarkStart w:name="_Toc341019905" w:id="5041"/>
      <w:bookmarkStart w:name="_Toc340990882" w:id="5042"/>
      <w:bookmarkStart w:name="_Toc340993585" w:id="5043"/>
      <w:bookmarkStart w:name="_Toc341012976" w:id="5044"/>
      <w:bookmarkStart w:name="_Toc341019906" w:id="5045"/>
      <w:bookmarkStart w:name="_Toc340990883" w:id="5046"/>
      <w:bookmarkStart w:name="_Toc340993586" w:id="5047"/>
      <w:bookmarkStart w:name="_Toc341012977" w:id="5048"/>
      <w:bookmarkStart w:name="_Toc341019907" w:id="5049"/>
      <w:bookmarkStart w:name="_Toc340990884" w:id="5050"/>
      <w:bookmarkStart w:name="_Toc340993587" w:id="5051"/>
      <w:bookmarkStart w:name="_Toc341012978" w:id="5052"/>
      <w:bookmarkStart w:name="_Toc341019908" w:id="5053"/>
      <w:bookmarkStart w:name="_Toc340990885" w:id="5054"/>
      <w:bookmarkStart w:name="_Toc340993588" w:id="5055"/>
      <w:bookmarkStart w:name="_Toc341012979" w:id="5056"/>
      <w:bookmarkStart w:name="_Toc341019909" w:id="5057"/>
      <w:bookmarkStart w:name="_Toc340990886" w:id="5058"/>
      <w:bookmarkStart w:name="_Toc340993589" w:id="5059"/>
      <w:bookmarkStart w:name="_Toc341012980" w:id="5060"/>
      <w:bookmarkStart w:name="_Toc341019910" w:id="5061"/>
      <w:bookmarkStart w:name="_Toc340990887" w:id="5062"/>
      <w:bookmarkStart w:name="_Toc340993590" w:id="5063"/>
      <w:bookmarkStart w:name="_Toc341012981" w:id="5064"/>
      <w:bookmarkStart w:name="_Toc341019911" w:id="5065"/>
      <w:bookmarkStart w:name="_Toc340990888" w:id="5066"/>
      <w:bookmarkStart w:name="_Toc340993591" w:id="5067"/>
      <w:bookmarkStart w:name="_Toc341012982" w:id="5068"/>
      <w:bookmarkStart w:name="_Toc341019912" w:id="5069"/>
      <w:bookmarkStart w:name="_Toc340990889" w:id="5070"/>
      <w:bookmarkStart w:name="_Toc340993592" w:id="5071"/>
      <w:bookmarkStart w:name="_Toc341012983" w:id="5072"/>
      <w:bookmarkStart w:name="_Toc341019913" w:id="5073"/>
      <w:bookmarkStart w:name="_Toc340990930" w:id="5074"/>
      <w:bookmarkStart w:name="_Toc340993633" w:id="5075"/>
      <w:bookmarkStart w:name="_Toc341013024" w:id="5076"/>
      <w:bookmarkStart w:name="_Toc341019954" w:id="5077"/>
      <w:bookmarkStart w:name="_Toc340990931" w:id="5078"/>
      <w:bookmarkStart w:name="_Toc340993634" w:id="5079"/>
      <w:bookmarkStart w:name="_Toc341013025" w:id="5080"/>
      <w:bookmarkStart w:name="_Toc341019955" w:id="5081"/>
      <w:bookmarkStart w:name="_Toc340990932" w:id="5082"/>
      <w:bookmarkStart w:name="_Toc340993635" w:id="5083"/>
      <w:bookmarkStart w:name="_Toc341013026" w:id="5084"/>
      <w:bookmarkStart w:name="_Toc341019956" w:id="5085"/>
      <w:bookmarkStart w:name="_Toc340990933" w:id="5086"/>
      <w:bookmarkStart w:name="_Toc340993636" w:id="5087"/>
      <w:bookmarkStart w:name="_Toc341013027" w:id="5088"/>
      <w:bookmarkStart w:name="_Toc341019957" w:id="5089"/>
      <w:bookmarkStart w:name="_Toc340990934" w:id="5090"/>
      <w:bookmarkStart w:name="_Toc340993637" w:id="5091"/>
      <w:bookmarkStart w:name="_Toc341013028" w:id="5092"/>
      <w:bookmarkStart w:name="_Toc341019958" w:id="5093"/>
      <w:bookmarkStart w:name="_Toc340990935" w:id="5094"/>
      <w:bookmarkStart w:name="_Toc340993638" w:id="5095"/>
      <w:bookmarkStart w:name="_Toc341013029" w:id="5096"/>
      <w:bookmarkStart w:name="_Toc341019959" w:id="5097"/>
      <w:bookmarkStart w:name="_Toc340990936" w:id="5098"/>
      <w:bookmarkStart w:name="_Toc340993639" w:id="5099"/>
      <w:bookmarkStart w:name="_Toc341013030" w:id="5100"/>
      <w:bookmarkStart w:name="_Toc341019960" w:id="5101"/>
      <w:bookmarkStart w:name="_Toc340990937" w:id="5102"/>
      <w:bookmarkStart w:name="_Toc340993640" w:id="5103"/>
      <w:bookmarkStart w:name="_Toc341013031" w:id="5104"/>
      <w:bookmarkStart w:name="_Toc341019961" w:id="5105"/>
      <w:bookmarkStart w:name="_Toc340990938" w:id="5106"/>
      <w:bookmarkStart w:name="_Toc340993641" w:id="5107"/>
      <w:bookmarkStart w:name="_Toc341013032" w:id="5108"/>
      <w:bookmarkStart w:name="_Toc341019962" w:id="5109"/>
      <w:bookmarkStart w:name="_Toc340990939" w:id="5110"/>
      <w:bookmarkStart w:name="_Toc340993642" w:id="5111"/>
      <w:bookmarkStart w:name="_Toc341013033" w:id="5112"/>
      <w:bookmarkStart w:name="_Toc341019963" w:id="5113"/>
      <w:bookmarkStart w:name="_Toc340990940" w:id="5114"/>
      <w:bookmarkStart w:name="_Toc340993643" w:id="5115"/>
      <w:bookmarkStart w:name="_Toc341013034" w:id="5116"/>
      <w:bookmarkStart w:name="_Toc341019964" w:id="5117"/>
      <w:bookmarkStart w:name="_Toc340990941" w:id="5118"/>
      <w:bookmarkStart w:name="_Toc340993644" w:id="5119"/>
      <w:bookmarkStart w:name="_Toc341013035" w:id="5120"/>
      <w:bookmarkStart w:name="_Toc341019965" w:id="5121"/>
      <w:bookmarkStart w:name="_Toc340990942" w:id="5122"/>
      <w:bookmarkStart w:name="_Toc340993645" w:id="5123"/>
      <w:bookmarkStart w:name="_Toc341013036" w:id="5124"/>
      <w:bookmarkStart w:name="_Toc341019966" w:id="5125"/>
      <w:bookmarkStart w:name="_Toc340990943" w:id="5126"/>
      <w:bookmarkStart w:name="_Toc340993646" w:id="5127"/>
      <w:bookmarkStart w:name="_Toc341013037" w:id="5128"/>
      <w:bookmarkStart w:name="_Toc341019967" w:id="5129"/>
      <w:bookmarkStart w:name="_Toc340990944" w:id="5130"/>
      <w:bookmarkStart w:name="_Toc340993647" w:id="5131"/>
      <w:bookmarkStart w:name="_Toc341013038" w:id="5132"/>
      <w:bookmarkStart w:name="_Toc341019968" w:id="5133"/>
      <w:bookmarkStart w:name="_Toc340990945" w:id="5134"/>
      <w:bookmarkStart w:name="_Toc340993648" w:id="5135"/>
      <w:bookmarkStart w:name="_Toc341013039" w:id="5136"/>
      <w:bookmarkStart w:name="_Toc341019969" w:id="5137"/>
      <w:bookmarkStart w:name="_Toc340990946" w:id="5138"/>
      <w:bookmarkStart w:name="_Toc340993649" w:id="5139"/>
      <w:bookmarkStart w:name="_Toc341013040" w:id="5140"/>
      <w:bookmarkStart w:name="_Toc341019970" w:id="5141"/>
      <w:bookmarkStart w:name="_Toc340990947" w:id="5142"/>
      <w:bookmarkStart w:name="_Toc340993650" w:id="5143"/>
      <w:bookmarkStart w:name="_Toc341013041" w:id="5144"/>
      <w:bookmarkStart w:name="_Toc341019971" w:id="5145"/>
      <w:bookmarkStart w:name="_Toc340990948" w:id="5146"/>
      <w:bookmarkStart w:name="_Toc340993651" w:id="5147"/>
      <w:bookmarkStart w:name="_Toc341013042" w:id="5148"/>
      <w:bookmarkStart w:name="_Toc341019972" w:id="5149"/>
      <w:bookmarkStart w:name="_Toc340990949" w:id="5150"/>
      <w:bookmarkStart w:name="_Toc340993652" w:id="5151"/>
      <w:bookmarkStart w:name="_Toc341013043" w:id="5152"/>
      <w:bookmarkStart w:name="_Toc341019973" w:id="5153"/>
      <w:bookmarkStart w:name="_Toc340990950" w:id="5154"/>
      <w:bookmarkStart w:name="_Toc340993653" w:id="5155"/>
      <w:bookmarkStart w:name="_Toc341013044" w:id="5156"/>
      <w:bookmarkStart w:name="_Toc341019974" w:id="5157"/>
      <w:bookmarkStart w:name="_Toc340990951" w:id="5158"/>
      <w:bookmarkStart w:name="_Toc340993654" w:id="5159"/>
      <w:bookmarkStart w:name="_Toc341013045" w:id="5160"/>
      <w:bookmarkStart w:name="_Toc341019975" w:id="5161"/>
      <w:bookmarkStart w:name="_Toc340990952" w:id="5162"/>
      <w:bookmarkStart w:name="_Toc340993655" w:id="5163"/>
      <w:bookmarkStart w:name="_Toc341013046" w:id="5164"/>
      <w:bookmarkStart w:name="_Toc341019976" w:id="5165"/>
      <w:bookmarkStart w:name="_Toc340990953" w:id="5166"/>
      <w:bookmarkStart w:name="_Toc340993656" w:id="5167"/>
      <w:bookmarkStart w:name="_Toc341013047" w:id="5168"/>
      <w:bookmarkStart w:name="_Toc341019977" w:id="5169"/>
      <w:bookmarkStart w:name="_Toc340990954" w:id="5170"/>
      <w:bookmarkStart w:name="_Toc340993657" w:id="5171"/>
      <w:bookmarkStart w:name="_Toc341013048" w:id="5172"/>
      <w:bookmarkStart w:name="_Toc341019978" w:id="5173"/>
      <w:bookmarkStart w:name="_Toc340990955" w:id="5174"/>
      <w:bookmarkStart w:name="_Toc340993658" w:id="5175"/>
      <w:bookmarkStart w:name="_Toc341013049" w:id="5176"/>
      <w:bookmarkStart w:name="_Toc341019979" w:id="5177"/>
      <w:bookmarkStart w:name="_Toc340990956" w:id="5178"/>
      <w:bookmarkStart w:name="_Toc340993659" w:id="5179"/>
      <w:bookmarkStart w:name="_Toc341013050" w:id="5180"/>
      <w:bookmarkStart w:name="_Toc341019980" w:id="5181"/>
      <w:bookmarkStart w:name="_Toc340990957" w:id="5182"/>
      <w:bookmarkStart w:name="_Toc340993660" w:id="5183"/>
      <w:bookmarkStart w:name="_Toc341013051" w:id="5184"/>
      <w:bookmarkStart w:name="_Toc341019981" w:id="5185"/>
      <w:bookmarkStart w:name="_Toc340990958" w:id="5186"/>
      <w:bookmarkStart w:name="_Toc340993661" w:id="5187"/>
      <w:bookmarkStart w:name="_Toc341013052" w:id="5188"/>
      <w:bookmarkStart w:name="_Toc341019982" w:id="5189"/>
      <w:bookmarkStart w:name="_Toc340990959" w:id="5190"/>
      <w:bookmarkStart w:name="_Toc340993662" w:id="5191"/>
      <w:bookmarkStart w:name="_Toc341013053" w:id="5192"/>
      <w:bookmarkStart w:name="_Toc341019983" w:id="5193"/>
      <w:bookmarkStart w:name="_Toc340990960" w:id="5194"/>
      <w:bookmarkStart w:name="_Toc340993663" w:id="5195"/>
      <w:bookmarkStart w:name="_Toc341013054" w:id="5196"/>
      <w:bookmarkStart w:name="_Toc341019984" w:id="5197"/>
      <w:bookmarkStart w:name="_Toc340990962" w:id="5198"/>
      <w:bookmarkStart w:name="_Toc340993665" w:id="5199"/>
      <w:bookmarkStart w:name="_Toc341013056" w:id="5200"/>
      <w:bookmarkStart w:name="_Toc341019986" w:id="5201"/>
      <w:bookmarkStart w:name="_Toc340990963" w:id="5202"/>
      <w:bookmarkStart w:name="_Toc340993666" w:id="5203"/>
      <w:bookmarkStart w:name="_Toc341013057" w:id="5204"/>
      <w:bookmarkStart w:name="_Toc341019987" w:id="5205"/>
      <w:bookmarkStart w:name="_Toc340990965" w:id="5206"/>
      <w:bookmarkStart w:name="_Toc340993668" w:id="5207"/>
      <w:bookmarkStart w:name="_Toc341013059" w:id="5208"/>
      <w:bookmarkStart w:name="_Toc341019989" w:id="5209"/>
      <w:bookmarkStart w:name="_Toc340990966" w:id="5210"/>
      <w:bookmarkStart w:name="_Toc340993669" w:id="5211"/>
      <w:bookmarkStart w:name="_Toc341013060" w:id="5212"/>
      <w:bookmarkStart w:name="_Toc341019990" w:id="5213"/>
      <w:bookmarkStart w:name="_Toc340990968" w:id="5214"/>
      <w:bookmarkStart w:name="_Toc340993671" w:id="5215"/>
      <w:bookmarkStart w:name="_Toc341013062" w:id="5216"/>
      <w:bookmarkStart w:name="_Toc341019992" w:id="5217"/>
      <w:bookmarkStart w:name="_Toc340990969" w:id="5218"/>
      <w:bookmarkStart w:name="_Toc340993672" w:id="5219"/>
      <w:bookmarkStart w:name="_Toc341013063" w:id="5220"/>
      <w:bookmarkStart w:name="_Toc341019993" w:id="5221"/>
      <w:bookmarkStart w:name="_Toc340990970" w:id="5222"/>
      <w:bookmarkStart w:name="_Toc340993673" w:id="5223"/>
      <w:bookmarkStart w:name="_Toc341013064" w:id="5224"/>
      <w:bookmarkStart w:name="_Toc341019994" w:id="5225"/>
      <w:bookmarkStart w:name="_Toc340990971" w:id="5226"/>
      <w:bookmarkStart w:name="_Toc340993674" w:id="5227"/>
      <w:bookmarkStart w:name="_Toc341013065" w:id="5228"/>
      <w:bookmarkStart w:name="_Toc341019995" w:id="5229"/>
      <w:bookmarkStart w:name="_Toc340990972" w:id="5230"/>
      <w:bookmarkStart w:name="_Toc340993675" w:id="5231"/>
      <w:bookmarkStart w:name="_Toc341013066" w:id="5232"/>
      <w:bookmarkStart w:name="_Toc341019996" w:id="5233"/>
      <w:bookmarkStart w:name="_Toc340990973" w:id="5234"/>
      <w:bookmarkStart w:name="_Toc340993676" w:id="5235"/>
      <w:bookmarkStart w:name="_Toc341013067" w:id="5236"/>
      <w:bookmarkStart w:name="_Toc341019997" w:id="5237"/>
      <w:bookmarkStart w:name="_Toc340990974" w:id="5238"/>
      <w:bookmarkStart w:name="_Toc340993677" w:id="5239"/>
      <w:bookmarkStart w:name="_Toc341013068" w:id="5240"/>
      <w:bookmarkStart w:name="_Toc341019998" w:id="5241"/>
      <w:bookmarkStart w:name="_Toc340990975" w:id="5242"/>
      <w:bookmarkStart w:name="_Toc340993678" w:id="5243"/>
      <w:bookmarkStart w:name="_Toc341013069" w:id="5244"/>
      <w:bookmarkStart w:name="_Toc341019999" w:id="5245"/>
      <w:bookmarkStart w:name="_Toc340990979" w:id="5246"/>
      <w:bookmarkStart w:name="_Toc340993682" w:id="5247"/>
      <w:bookmarkStart w:name="_Toc341013073" w:id="5248"/>
      <w:bookmarkStart w:name="_Toc341020003" w:id="5249"/>
      <w:bookmarkStart w:name="_Toc340990980" w:id="5250"/>
      <w:bookmarkStart w:name="_Toc340993683" w:id="5251"/>
      <w:bookmarkStart w:name="_Toc341013074" w:id="5252"/>
      <w:bookmarkStart w:name="_Toc341020004" w:id="5253"/>
      <w:bookmarkStart w:name="_Toc340990982" w:id="5254"/>
      <w:bookmarkStart w:name="_Toc340993685" w:id="5255"/>
      <w:bookmarkStart w:name="_Toc341013076" w:id="5256"/>
      <w:bookmarkStart w:name="_Toc341020006" w:id="5257"/>
      <w:bookmarkStart w:name="_Toc340990983" w:id="5258"/>
      <w:bookmarkStart w:name="_Toc340993686" w:id="5259"/>
      <w:bookmarkStart w:name="_Toc341013077" w:id="5260"/>
      <w:bookmarkStart w:name="_Toc341020007" w:id="5261"/>
      <w:bookmarkStart w:name="_Toc340990984" w:id="5262"/>
      <w:bookmarkStart w:name="_Toc340993687" w:id="5263"/>
      <w:bookmarkStart w:name="_Toc341013078" w:id="5264"/>
      <w:bookmarkStart w:name="_Toc341020008" w:id="5265"/>
      <w:bookmarkStart w:name="_Toc340990985" w:id="5266"/>
      <w:bookmarkStart w:name="_Toc340993688" w:id="5267"/>
      <w:bookmarkStart w:name="_Toc341013079" w:id="5268"/>
      <w:bookmarkStart w:name="_Toc341020009" w:id="5269"/>
      <w:bookmarkStart w:name="_Toc340990986" w:id="5270"/>
      <w:bookmarkStart w:name="_Toc340993689" w:id="5271"/>
      <w:bookmarkStart w:name="_Toc341013080" w:id="5272"/>
      <w:bookmarkStart w:name="_Toc341020010" w:id="5273"/>
      <w:bookmarkStart w:name="_Toc340990987" w:id="5274"/>
      <w:bookmarkStart w:name="_Toc340993690" w:id="5275"/>
      <w:bookmarkStart w:name="_Toc341013081" w:id="5276"/>
      <w:bookmarkStart w:name="_Toc341020011" w:id="5277"/>
      <w:bookmarkStart w:name="_Toc340990988" w:id="5278"/>
      <w:bookmarkStart w:name="_Toc340993691" w:id="5279"/>
      <w:bookmarkStart w:name="_Toc341013082" w:id="5280"/>
      <w:bookmarkStart w:name="_Toc341020012" w:id="5281"/>
      <w:bookmarkStart w:name="_Toc340990989" w:id="5282"/>
      <w:bookmarkStart w:name="_Toc340993692" w:id="5283"/>
      <w:bookmarkStart w:name="_Toc341013083" w:id="5284"/>
      <w:bookmarkStart w:name="_Toc341020013" w:id="5285"/>
      <w:bookmarkStart w:name="_Toc340990990" w:id="5286"/>
      <w:bookmarkStart w:name="_Toc340993693" w:id="5287"/>
      <w:bookmarkStart w:name="_Toc341013084" w:id="5288"/>
      <w:bookmarkStart w:name="_Toc341020014" w:id="5289"/>
      <w:bookmarkStart w:name="_Toc340990991" w:id="5290"/>
      <w:bookmarkStart w:name="_Toc340993694" w:id="5291"/>
      <w:bookmarkStart w:name="_Toc341013085" w:id="5292"/>
      <w:bookmarkStart w:name="_Toc341020015" w:id="5293"/>
      <w:bookmarkStart w:name="_Toc340990992" w:id="5294"/>
      <w:bookmarkStart w:name="_Toc340993695" w:id="5295"/>
      <w:bookmarkStart w:name="_Toc341013086" w:id="5296"/>
      <w:bookmarkStart w:name="_Toc341020016" w:id="5297"/>
      <w:bookmarkStart w:name="_Toc340990993" w:id="5298"/>
      <w:bookmarkStart w:name="_Toc340993696" w:id="5299"/>
      <w:bookmarkStart w:name="_Toc341013087" w:id="5300"/>
      <w:bookmarkStart w:name="_Toc341020017" w:id="5301"/>
      <w:bookmarkStart w:name="_Toc340990994" w:id="5302"/>
      <w:bookmarkStart w:name="_Toc340993697" w:id="5303"/>
      <w:bookmarkStart w:name="_Toc341013088" w:id="5304"/>
      <w:bookmarkStart w:name="_Toc341020018" w:id="5305"/>
      <w:bookmarkStart w:name="_Toc340990995" w:id="5306"/>
      <w:bookmarkStart w:name="_Toc340993698" w:id="5307"/>
      <w:bookmarkStart w:name="_Toc341013089" w:id="5308"/>
      <w:bookmarkStart w:name="_Toc341020019" w:id="5309"/>
      <w:bookmarkStart w:name="_Toc340990996" w:id="5310"/>
      <w:bookmarkStart w:name="_Toc340993699" w:id="5311"/>
      <w:bookmarkStart w:name="_Toc341013090" w:id="5312"/>
      <w:bookmarkStart w:name="_Toc341020020" w:id="5313"/>
      <w:bookmarkStart w:name="_Toc340990997" w:id="5314"/>
      <w:bookmarkStart w:name="_Toc340993700" w:id="5315"/>
      <w:bookmarkStart w:name="_Toc341013091" w:id="5316"/>
      <w:bookmarkStart w:name="_Toc341020021" w:id="5317"/>
      <w:bookmarkStart w:name="_Toc340991000" w:id="5318"/>
      <w:bookmarkStart w:name="_Toc340993703" w:id="5319"/>
      <w:bookmarkStart w:name="_Toc341013094" w:id="5320"/>
      <w:bookmarkStart w:name="_Toc341020024" w:id="5321"/>
      <w:bookmarkStart w:name="_Toc340991004" w:id="5322"/>
      <w:bookmarkStart w:name="_Toc340993707" w:id="5323"/>
      <w:bookmarkStart w:name="_Toc341013098" w:id="5324"/>
      <w:bookmarkStart w:name="_Toc341020028" w:id="5325"/>
      <w:bookmarkStart w:name="_Toc340991005" w:id="5326"/>
      <w:bookmarkStart w:name="_Toc340993708" w:id="5327"/>
      <w:bookmarkStart w:name="_Toc341013099" w:id="5328"/>
      <w:bookmarkStart w:name="_Toc341020029" w:id="5329"/>
      <w:bookmarkStart w:name="_Toc340991006" w:id="5330"/>
      <w:bookmarkStart w:name="_Toc340993709" w:id="5331"/>
      <w:bookmarkStart w:name="_Toc341013100" w:id="5332"/>
      <w:bookmarkStart w:name="_Toc341020030" w:id="5333"/>
      <w:bookmarkStart w:name="_Toc340991007" w:id="5334"/>
      <w:bookmarkStart w:name="_Toc340993710" w:id="5335"/>
      <w:bookmarkStart w:name="_Toc341013101" w:id="5336"/>
      <w:bookmarkStart w:name="_Toc341020031" w:id="5337"/>
      <w:bookmarkStart w:name="_Toc340991008" w:id="5338"/>
      <w:bookmarkStart w:name="_Toc340993711" w:id="5339"/>
      <w:bookmarkStart w:name="_Toc341013102" w:id="5340"/>
      <w:bookmarkStart w:name="_Toc341020032" w:id="5341"/>
      <w:bookmarkStart w:name="_Toc340991009" w:id="5342"/>
      <w:bookmarkStart w:name="_Toc340993712" w:id="5343"/>
      <w:bookmarkStart w:name="_Toc341013103" w:id="5344"/>
      <w:bookmarkStart w:name="_Toc341020033" w:id="5345"/>
      <w:bookmarkStart w:name="_Toc340991011" w:id="5346"/>
      <w:bookmarkStart w:name="_Toc340993714" w:id="5347"/>
      <w:bookmarkStart w:name="_Toc341013105" w:id="5348"/>
      <w:bookmarkStart w:name="_Toc341020035" w:id="5349"/>
      <w:bookmarkStart w:name="_Toc340991012" w:id="5350"/>
      <w:bookmarkStart w:name="_Toc340993715" w:id="5351"/>
      <w:bookmarkStart w:name="_Toc341013106" w:id="5352"/>
      <w:bookmarkStart w:name="_Toc341020036" w:id="5353"/>
      <w:bookmarkStart w:name="_Toc340991014" w:id="5354"/>
      <w:bookmarkStart w:name="_Toc340993717" w:id="5355"/>
      <w:bookmarkStart w:name="_Toc341013108" w:id="5356"/>
      <w:bookmarkStart w:name="_Toc341020038" w:id="5357"/>
      <w:bookmarkStart w:name="_Toc340991015" w:id="5358"/>
      <w:bookmarkStart w:name="_Toc340993718" w:id="5359"/>
      <w:bookmarkStart w:name="_Toc341013109" w:id="5360"/>
      <w:bookmarkStart w:name="_Toc341020039" w:id="5361"/>
      <w:bookmarkStart w:name="_Toc340991016" w:id="5362"/>
      <w:bookmarkStart w:name="_Toc340993719" w:id="5363"/>
      <w:bookmarkStart w:name="_Toc341013110" w:id="5364"/>
      <w:bookmarkStart w:name="_Toc341020040" w:id="5365"/>
      <w:bookmarkStart w:name="_Toc340991017" w:id="5366"/>
      <w:bookmarkStart w:name="_Toc340993720" w:id="5367"/>
      <w:bookmarkStart w:name="_Toc341013111" w:id="5368"/>
      <w:bookmarkStart w:name="_Toc341020041" w:id="5369"/>
      <w:bookmarkStart w:name="_Toc340991019" w:id="5370"/>
      <w:bookmarkStart w:name="_Toc340993722" w:id="5371"/>
      <w:bookmarkStart w:name="_Toc341013113" w:id="5372"/>
      <w:bookmarkStart w:name="_Toc341020043" w:id="5373"/>
      <w:bookmarkStart w:name="_Toc340991020" w:id="5374"/>
      <w:bookmarkStart w:name="_Toc340993723" w:id="5375"/>
      <w:bookmarkStart w:name="_Toc341013114" w:id="5376"/>
      <w:bookmarkStart w:name="_Toc341020044" w:id="5377"/>
      <w:bookmarkStart w:name="_Toc340991021" w:id="5378"/>
      <w:bookmarkStart w:name="_Toc340993724" w:id="5379"/>
      <w:bookmarkStart w:name="_Toc341013115" w:id="5380"/>
      <w:bookmarkStart w:name="_Toc341020045" w:id="5381"/>
      <w:bookmarkStart w:name="_Toc340991022" w:id="5382"/>
      <w:bookmarkStart w:name="_Toc340993725" w:id="5383"/>
      <w:bookmarkStart w:name="_Toc341013116" w:id="5384"/>
      <w:bookmarkStart w:name="_Toc341020046" w:id="5385"/>
      <w:bookmarkStart w:name="_Toc340991023" w:id="5386"/>
      <w:bookmarkStart w:name="_Toc340993726" w:id="5387"/>
      <w:bookmarkStart w:name="_Toc341013117" w:id="5388"/>
      <w:bookmarkStart w:name="_Toc341020047" w:id="5389"/>
      <w:bookmarkStart w:name="_Toc340991024" w:id="5390"/>
      <w:bookmarkStart w:name="_Toc340993727" w:id="5391"/>
      <w:bookmarkStart w:name="_Toc341013118" w:id="5392"/>
      <w:bookmarkStart w:name="_Toc341020048" w:id="5393"/>
      <w:bookmarkStart w:name="_Toc340991025" w:id="5394"/>
      <w:bookmarkStart w:name="_Toc340993728" w:id="5395"/>
      <w:bookmarkStart w:name="_Toc341013119" w:id="5396"/>
      <w:bookmarkStart w:name="_Toc341020049" w:id="5397"/>
      <w:bookmarkStart w:name="_Toc340991026" w:id="5398"/>
      <w:bookmarkStart w:name="_Toc340993729" w:id="5399"/>
      <w:bookmarkStart w:name="_Toc341013120" w:id="5400"/>
      <w:bookmarkStart w:name="_Toc341020050" w:id="5401"/>
      <w:bookmarkStart w:name="_Toc340991027" w:id="5402"/>
      <w:bookmarkStart w:name="_Toc340993730" w:id="5403"/>
      <w:bookmarkStart w:name="_Toc341013121" w:id="5404"/>
      <w:bookmarkStart w:name="_Toc341020051" w:id="5405"/>
      <w:bookmarkStart w:name="_Toc340991028" w:id="5406"/>
      <w:bookmarkStart w:name="_Toc340993731" w:id="5407"/>
      <w:bookmarkStart w:name="_Toc341013122" w:id="5408"/>
      <w:bookmarkStart w:name="_Toc341020052" w:id="5409"/>
      <w:bookmarkStart w:name="_Toc340991029" w:id="5410"/>
      <w:bookmarkStart w:name="_Toc340993732" w:id="5411"/>
      <w:bookmarkStart w:name="_Toc341013123" w:id="5412"/>
      <w:bookmarkStart w:name="_Toc341020053" w:id="5413"/>
      <w:bookmarkStart w:name="_Toc340991034" w:id="5414"/>
      <w:bookmarkStart w:name="_Toc340993737" w:id="5415"/>
      <w:bookmarkStart w:name="_Toc341013128" w:id="5416"/>
      <w:bookmarkStart w:name="_Toc341020058" w:id="5417"/>
      <w:bookmarkStart w:name="_Toc340991035" w:id="5418"/>
      <w:bookmarkStart w:name="_Toc340993738" w:id="5419"/>
      <w:bookmarkStart w:name="_Toc341013129" w:id="5420"/>
      <w:bookmarkStart w:name="_Toc341020059" w:id="5421"/>
      <w:bookmarkStart w:name="_Toc340991037" w:id="5422"/>
      <w:bookmarkStart w:name="_Toc340993740" w:id="5423"/>
      <w:bookmarkStart w:name="_Toc341013131" w:id="5424"/>
      <w:bookmarkStart w:name="_Toc341020061" w:id="5425"/>
      <w:bookmarkStart w:name="_Toc340991041" w:id="5426"/>
      <w:bookmarkStart w:name="_Toc340993744" w:id="5427"/>
      <w:bookmarkStart w:name="_Toc341013135" w:id="5428"/>
      <w:bookmarkStart w:name="_Toc341020065" w:id="5429"/>
      <w:bookmarkStart w:name="_Toc340991042" w:id="5430"/>
      <w:bookmarkStart w:name="_Toc340993745" w:id="5431"/>
      <w:bookmarkStart w:name="_Toc341013136" w:id="5432"/>
      <w:bookmarkStart w:name="_Toc341020066" w:id="5433"/>
      <w:bookmarkStart w:name="_Toc340991043" w:id="5434"/>
      <w:bookmarkStart w:name="_Toc340993746" w:id="5435"/>
      <w:bookmarkStart w:name="_Toc341013137" w:id="5436"/>
      <w:bookmarkStart w:name="_Toc341020067" w:id="5437"/>
      <w:bookmarkStart w:name="_Toc340991045" w:id="5438"/>
      <w:bookmarkStart w:name="_Toc340993748" w:id="5439"/>
      <w:bookmarkStart w:name="_Toc341013139" w:id="5440"/>
      <w:bookmarkStart w:name="_Toc341020069" w:id="5441"/>
      <w:bookmarkStart w:name="_Toc340991047" w:id="5442"/>
      <w:bookmarkStart w:name="_Toc340993750" w:id="5443"/>
      <w:bookmarkStart w:name="_Toc341013141" w:id="5444"/>
      <w:bookmarkStart w:name="_Toc341020071" w:id="5445"/>
      <w:bookmarkStart w:name="_Toc340991048" w:id="5446"/>
      <w:bookmarkStart w:name="_Toc340993751" w:id="5447"/>
      <w:bookmarkStart w:name="_Toc341013142" w:id="5448"/>
      <w:bookmarkStart w:name="_Toc341020072" w:id="5449"/>
      <w:bookmarkStart w:name="_Toc340991049" w:id="5450"/>
      <w:bookmarkStart w:name="_Toc340993752" w:id="5451"/>
      <w:bookmarkStart w:name="_Toc341013143" w:id="5452"/>
      <w:bookmarkStart w:name="_Toc341020073" w:id="5453"/>
      <w:bookmarkStart w:name="_Toc340991050" w:id="5454"/>
      <w:bookmarkStart w:name="_Toc340993753" w:id="5455"/>
      <w:bookmarkStart w:name="_Toc341013144" w:id="5456"/>
      <w:bookmarkStart w:name="_Toc341020074" w:id="5457"/>
      <w:bookmarkStart w:name="_Toc340991051" w:id="5458"/>
      <w:bookmarkStart w:name="_Toc340993754" w:id="5459"/>
      <w:bookmarkStart w:name="_Toc341013145" w:id="5460"/>
      <w:bookmarkStart w:name="_Toc341020075" w:id="5461"/>
      <w:bookmarkStart w:name="_Toc340991052" w:id="5462"/>
      <w:bookmarkStart w:name="_Toc340993755" w:id="5463"/>
      <w:bookmarkStart w:name="_Toc341013146" w:id="5464"/>
      <w:bookmarkStart w:name="_Toc341020076" w:id="5465"/>
      <w:bookmarkStart w:name="_Toc340991055" w:id="5466"/>
      <w:bookmarkStart w:name="_Toc340993758" w:id="5467"/>
      <w:bookmarkStart w:name="_Toc341013149" w:id="5468"/>
      <w:bookmarkStart w:name="_Toc341020079" w:id="5469"/>
      <w:bookmarkStart w:name="_Toc340991056" w:id="5470"/>
      <w:bookmarkStart w:name="_Toc340993759" w:id="5471"/>
      <w:bookmarkStart w:name="_Toc341013150" w:id="5472"/>
      <w:bookmarkStart w:name="_Toc341020080" w:id="5473"/>
      <w:bookmarkStart w:name="_Toc340991057" w:id="5474"/>
      <w:bookmarkStart w:name="_Toc340993760" w:id="5475"/>
      <w:bookmarkStart w:name="_Toc341013151" w:id="5476"/>
      <w:bookmarkStart w:name="_Toc341020081" w:id="5477"/>
      <w:bookmarkStart w:name="_Toc340991058" w:id="5478"/>
      <w:bookmarkStart w:name="_Toc340993761" w:id="5479"/>
      <w:bookmarkStart w:name="_Toc341013152" w:id="5480"/>
      <w:bookmarkStart w:name="_Toc341020082" w:id="5481"/>
      <w:bookmarkStart w:name="_Toc340991059" w:id="5482"/>
      <w:bookmarkStart w:name="_Toc340993762" w:id="5483"/>
      <w:bookmarkStart w:name="_Toc341013153" w:id="5484"/>
      <w:bookmarkStart w:name="_Toc341020083" w:id="5485"/>
      <w:bookmarkStart w:name="_Toc340991060" w:id="5486"/>
      <w:bookmarkStart w:name="_Toc340993763" w:id="5487"/>
      <w:bookmarkStart w:name="_Toc341013154" w:id="5488"/>
      <w:bookmarkStart w:name="_Toc341020084" w:id="5489"/>
      <w:bookmarkStart w:name="_Toc340991061" w:id="5490"/>
      <w:bookmarkStart w:name="_Toc340993764" w:id="5491"/>
      <w:bookmarkStart w:name="_Toc341013155" w:id="5492"/>
      <w:bookmarkStart w:name="_Toc341020085" w:id="5493"/>
      <w:bookmarkStart w:name="_Toc340991063" w:id="5494"/>
      <w:bookmarkStart w:name="_Toc340993766" w:id="5495"/>
      <w:bookmarkStart w:name="_Toc341013157" w:id="5496"/>
      <w:bookmarkStart w:name="_Toc341020087" w:id="5497"/>
      <w:bookmarkStart w:name="_Toc340991064" w:id="5498"/>
      <w:bookmarkStart w:name="_Toc340993767" w:id="5499"/>
      <w:bookmarkStart w:name="_Toc341013158" w:id="5500"/>
      <w:bookmarkStart w:name="_Toc341020088" w:id="5501"/>
      <w:bookmarkStart w:name="_Toc340991065" w:id="5502"/>
      <w:bookmarkStart w:name="_Toc340993768" w:id="5503"/>
      <w:bookmarkStart w:name="_Toc341013159" w:id="5504"/>
      <w:bookmarkStart w:name="_Toc341020089" w:id="5505"/>
      <w:bookmarkStart w:name="_Toc340991067" w:id="5506"/>
      <w:bookmarkStart w:name="_Toc340993770" w:id="5507"/>
      <w:bookmarkStart w:name="_Toc341013161" w:id="5508"/>
      <w:bookmarkStart w:name="_Toc341020091" w:id="5509"/>
      <w:bookmarkStart w:name="_Toc340991068" w:id="5510"/>
      <w:bookmarkStart w:name="_Toc340993771" w:id="5511"/>
      <w:bookmarkStart w:name="_Toc341013162" w:id="5512"/>
      <w:bookmarkStart w:name="_Toc341020092" w:id="5513"/>
      <w:bookmarkStart w:name="_Toc340991069" w:id="5514"/>
      <w:bookmarkStart w:name="_Toc340993772" w:id="5515"/>
      <w:bookmarkStart w:name="_Toc341013163" w:id="5516"/>
      <w:bookmarkStart w:name="_Toc341020093" w:id="5517"/>
      <w:bookmarkStart w:name="_Toc340991070" w:id="5518"/>
      <w:bookmarkStart w:name="_Toc340993773" w:id="5519"/>
      <w:bookmarkStart w:name="_Toc341013164" w:id="5520"/>
      <w:bookmarkStart w:name="_Toc341020094" w:id="5521"/>
      <w:bookmarkStart w:name="_Toc340991071" w:id="5522"/>
      <w:bookmarkStart w:name="_Toc340993774" w:id="5523"/>
      <w:bookmarkStart w:name="_Toc341013165" w:id="5524"/>
      <w:bookmarkStart w:name="_Toc341020095" w:id="5525"/>
      <w:bookmarkStart w:name="_Toc340991072" w:id="5526"/>
      <w:bookmarkStart w:name="_Toc340993775" w:id="5527"/>
      <w:bookmarkStart w:name="_Toc341013166" w:id="5528"/>
      <w:bookmarkStart w:name="_Toc341020096" w:id="5529"/>
      <w:bookmarkStart w:name="_Toc340991073" w:id="5530"/>
      <w:bookmarkStart w:name="_Toc340993776" w:id="5531"/>
      <w:bookmarkStart w:name="_Toc341013167" w:id="5532"/>
      <w:bookmarkStart w:name="_Toc341020097" w:id="5533"/>
      <w:bookmarkStart w:name="_Toc340991074" w:id="5534"/>
      <w:bookmarkStart w:name="_Toc340993777" w:id="5535"/>
      <w:bookmarkStart w:name="_Toc341013168" w:id="5536"/>
      <w:bookmarkStart w:name="_Toc341020098" w:id="5537"/>
      <w:bookmarkStart w:name="_Toc340991075" w:id="5538"/>
      <w:bookmarkStart w:name="_Toc340993778" w:id="5539"/>
      <w:bookmarkStart w:name="_Toc341013169" w:id="5540"/>
      <w:bookmarkStart w:name="_Toc341020099" w:id="5541"/>
      <w:bookmarkStart w:name="_Toc340991076" w:id="5542"/>
      <w:bookmarkStart w:name="_Toc340993779" w:id="5543"/>
      <w:bookmarkStart w:name="_Toc341013170" w:id="5544"/>
      <w:bookmarkStart w:name="_Toc341020100" w:id="5545"/>
      <w:bookmarkStart w:name="_Toc340991077" w:id="5546"/>
      <w:bookmarkStart w:name="_Toc340993780" w:id="5547"/>
      <w:bookmarkStart w:name="_Toc341013171" w:id="5548"/>
      <w:bookmarkStart w:name="_Toc341020101" w:id="5549"/>
      <w:bookmarkStart w:name="_Toc340991078" w:id="5550"/>
      <w:bookmarkStart w:name="_Toc340993781" w:id="5551"/>
      <w:bookmarkStart w:name="_Toc341013172" w:id="5552"/>
      <w:bookmarkStart w:name="_Toc341020102" w:id="5553"/>
      <w:bookmarkStart w:name="_Toc340991080" w:id="5554"/>
      <w:bookmarkStart w:name="_Toc340993783" w:id="5555"/>
      <w:bookmarkStart w:name="_Toc341013174" w:id="5556"/>
      <w:bookmarkStart w:name="_Toc341020104" w:id="5557"/>
      <w:bookmarkStart w:name="_Toc340991081" w:id="5558"/>
      <w:bookmarkStart w:name="_Toc340993784" w:id="5559"/>
      <w:bookmarkStart w:name="_Toc341013175" w:id="5560"/>
      <w:bookmarkStart w:name="_Toc341020105" w:id="5561"/>
      <w:bookmarkStart w:name="_Toc340991083" w:id="5562"/>
      <w:bookmarkStart w:name="_Toc340993786" w:id="5563"/>
      <w:bookmarkStart w:name="_Toc341013177" w:id="5564"/>
      <w:bookmarkStart w:name="_Toc341020107" w:id="5565"/>
      <w:bookmarkStart w:name="_Toc340991084" w:id="5566"/>
      <w:bookmarkStart w:name="_Toc340993787" w:id="5567"/>
      <w:bookmarkStart w:name="_Toc341013178" w:id="5568"/>
      <w:bookmarkStart w:name="_Toc341020108" w:id="5569"/>
      <w:bookmarkStart w:name="_Toc340991086" w:id="5570"/>
      <w:bookmarkStart w:name="_Toc340993789" w:id="5571"/>
      <w:bookmarkStart w:name="_Toc341013180" w:id="5572"/>
      <w:bookmarkStart w:name="_Toc341020110" w:id="5573"/>
      <w:bookmarkStart w:name="_Toc340991087" w:id="5574"/>
      <w:bookmarkStart w:name="_Toc340993790" w:id="5575"/>
      <w:bookmarkStart w:name="_Toc341013181" w:id="5576"/>
      <w:bookmarkStart w:name="_Toc341020111" w:id="5577"/>
      <w:bookmarkStart w:name="_Toc340991088" w:id="5578"/>
      <w:bookmarkStart w:name="_Toc340993791" w:id="5579"/>
      <w:bookmarkStart w:name="_Toc341013182" w:id="5580"/>
      <w:bookmarkStart w:name="_Toc341020112" w:id="5581"/>
      <w:bookmarkStart w:name="_Toc340991089" w:id="5582"/>
      <w:bookmarkStart w:name="_Toc340993792" w:id="5583"/>
      <w:bookmarkStart w:name="_Toc341013183" w:id="5584"/>
      <w:bookmarkStart w:name="_Toc341020113" w:id="5585"/>
      <w:bookmarkStart w:name="_Toc340991090" w:id="5586"/>
      <w:bookmarkStart w:name="_Toc340993793" w:id="5587"/>
      <w:bookmarkStart w:name="_Toc341013184" w:id="5588"/>
      <w:bookmarkStart w:name="_Toc341020114" w:id="5589"/>
      <w:bookmarkStart w:name="_Toc340991091" w:id="5590"/>
      <w:bookmarkStart w:name="_Toc340993794" w:id="5591"/>
      <w:bookmarkStart w:name="_Toc341013185" w:id="5592"/>
      <w:bookmarkStart w:name="_Toc341020115" w:id="5593"/>
      <w:bookmarkStart w:name="_Toc340991092" w:id="5594"/>
      <w:bookmarkStart w:name="_Toc340993795" w:id="5595"/>
      <w:bookmarkStart w:name="_Toc341013186" w:id="5596"/>
      <w:bookmarkStart w:name="_Toc341020116" w:id="5597"/>
      <w:bookmarkStart w:name="_Toc340991093" w:id="5598"/>
      <w:bookmarkStart w:name="_Toc340993796" w:id="5599"/>
      <w:bookmarkStart w:name="_Toc341013187" w:id="5600"/>
      <w:bookmarkStart w:name="_Toc341020117" w:id="5601"/>
      <w:bookmarkStart w:name="_Toc340991094" w:id="5602"/>
      <w:bookmarkStart w:name="_Toc340993797" w:id="5603"/>
      <w:bookmarkStart w:name="_Toc341013188" w:id="5604"/>
      <w:bookmarkStart w:name="_Toc341020118" w:id="5605"/>
      <w:bookmarkStart w:name="_Toc340991098" w:id="5606"/>
      <w:bookmarkStart w:name="_Toc340993801" w:id="5607"/>
      <w:bookmarkStart w:name="_Toc341013192" w:id="5608"/>
      <w:bookmarkStart w:name="_Toc341020122" w:id="5609"/>
      <w:bookmarkStart w:name="_Toc340991099" w:id="5610"/>
      <w:bookmarkStart w:name="_Toc340993802" w:id="5611"/>
      <w:bookmarkStart w:name="_Toc341013193" w:id="5612"/>
      <w:bookmarkStart w:name="_Toc341020123" w:id="5613"/>
      <w:bookmarkStart w:name="_Toc340991100" w:id="5614"/>
      <w:bookmarkStart w:name="_Toc340993803" w:id="5615"/>
      <w:bookmarkStart w:name="_Toc341013194" w:id="5616"/>
      <w:bookmarkStart w:name="_Toc341020124" w:id="5617"/>
      <w:bookmarkStart w:name="_Toc340991102" w:id="5618"/>
      <w:bookmarkStart w:name="_Toc340993805" w:id="5619"/>
      <w:bookmarkStart w:name="_Toc341013196" w:id="5620"/>
      <w:bookmarkStart w:name="_Toc341020126" w:id="5621"/>
      <w:bookmarkStart w:name="_Toc340991103" w:id="5622"/>
      <w:bookmarkStart w:name="_Toc340993806" w:id="5623"/>
      <w:bookmarkStart w:name="_Toc341013197" w:id="5624"/>
      <w:bookmarkStart w:name="_Toc341020127" w:id="5625"/>
      <w:bookmarkStart w:name="_Toc340991104" w:id="5626"/>
      <w:bookmarkStart w:name="_Toc340993807" w:id="5627"/>
      <w:bookmarkStart w:name="_Toc341013198" w:id="5628"/>
      <w:bookmarkStart w:name="_Toc341020128" w:id="5629"/>
      <w:bookmarkStart w:name="_Toc340991106" w:id="5630"/>
      <w:bookmarkStart w:name="_Toc340993809" w:id="5631"/>
      <w:bookmarkStart w:name="_Toc341013200" w:id="5632"/>
      <w:bookmarkStart w:name="_Toc341020130" w:id="5633"/>
      <w:bookmarkStart w:name="_Toc340991107" w:id="5634"/>
      <w:bookmarkStart w:name="_Toc340993810" w:id="5635"/>
      <w:bookmarkStart w:name="_Toc341013201" w:id="5636"/>
      <w:bookmarkStart w:name="_Toc341020131" w:id="5637"/>
      <w:bookmarkStart w:name="_Toc340991109" w:id="5638"/>
      <w:bookmarkStart w:name="_Toc340993812" w:id="5639"/>
      <w:bookmarkStart w:name="_Toc341013203" w:id="5640"/>
      <w:bookmarkStart w:name="_Toc341020133" w:id="5641"/>
      <w:bookmarkStart w:name="_Toc340991110" w:id="5642"/>
      <w:bookmarkStart w:name="_Toc340993813" w:id="5643"/>
      <w:bookmarkStart w:name="_Toc341013204" w:id="5644"/>
      <w:bookmarkStart w:name="_Toc341020134" w:id="5645"/>
      <w:bookmarkStart w:name="_Toc340991112" w:id="5646"/>
      <w:bookmarkStart w:name="_Toc340993815" w:id="5647"/>
      <w:bookmarkStart w:name="_Toc341013206" w:id="5648"/>
      <w:bookmarkStart w:name="_Toc341020136" w:id="5649"/>
      <w:bookmarkStart w:name="_Toc340991114" w:id="5650"/>
      <w:bookmarkStart w:name="_Toc340993817" w:id="5651"/>
      <w:bookmarkStart w:name="_Toc341013208" w:id="5652"/>
      <w:bookmarkStart w:name="_Toc341020138" w:id="5653"/>
      <w:bookmarkStart w:name="_Toc340991115" w:id="5654"/>
      <w:bookmarkStart w:name="_Toc340993818" w:id="5655"/>
      <w:bookmarkStart w:name="_Toc341013209" w:id="5656"/>
      <w:bookmarkStart w:name="_Toc341020139" w:id="5657"/>
      <w:bookmarkStart w:name="_Toc340991116" w:id="5658"/>
      <w:bookmarkStart w:name="_Toc340993819" w:id="5659"/>
      <w:bookmarkStart w:name="_Toc341013210" w:id="5660"/>
      <w:bookmarkStart w:name="_Toc341020140" w:id="5661"/>
      <w:bookmarkStart w:name="_Toc340991117" w:id="5662"/>
      <w:bookmarkStart w:name="_Toc340993820" w:id="5663"/>
      <w:bookmarkStart w:name="_Toc341013211" w:id="5664"/>
      <w:bookmarkStart w:name="_Toc341020141" w:id="5665"/>
      <w:bookmarkStart w:name="_Toc340991118" w:id="5666"/>
      <w:bookmarkStart w:name="_Toc340993821" w:id="5667"/>
      <w:bookmarkStart w:name="_Toc341013212" w:id="5668"/>
      <w:bookmarkStart w:name="_Toc341020142" w:id="5669"/>
      <w:bookmarkStart w:name="_Toc340991119" w:id="5670"/>
      <w:bookmarkStart w:name="_Toc340993822" w:id="5671"/>
      <w:bookmarkStart w:name="_Toc341013213" w:id="5672"/>
      <w:bookmarkStart w:name="_Toc341020143" w:id="5673"/>
      <w:bookmarkStart w:name="_Toc340991120" w:id="5674"/>
      <w:bookmarkStart w:name="_Toc340993823" w:id="5675"/>
      <w:bookmarkStart w:name="_Toc341013214" w:id="5676"/>
      <w:bookmarkStart w:name="_Toc341020144" w:id="5677"/>
      <w:bookmarkStart w:name="_Toc340991121" w:id="5678"/>
      <w:bookmarkStart w:name="_Toc340993824" w:id="5679"/>
      <w:bookmarkStart w:name="_Toc341013215" w:id="5680"/>
      <w:bookmarkStart w:name="_Toc341020145" w:id="5681"/>
      <w:bookmarkStart w:name="_Toc340991122" w:id="5682"/>
      <w:bookmarkStart w:name="_Toc340993825" w:id="5683"/>
      <w:bookmarkStart w:name="_Toc341013216" w:id="5684"/>
      <w:bookmarkStart w:name="_Toc341020146" w:id="5685"/>
      <w:bookmarkStart w:name="_Toc340991126" w:id="5686"/>
      <w:bookmarkStart w:name="_Toc340993829" w:id="5687"/>
      <w:bookmarkStart w:name="_Toc341013220" w:id="5688"/>
      <w:bookmarkStart w:name="_Toc341020150" w:id="5689"/>
      <w:bookmarkStart w:name="_Toc340991127" w:id="5690"/>
      <w:bookmarkStart w:name="_Toc340993830" w:id="5691"/>
      <w:bookmarkStart w:name="_Toc341013221" w:id="5692"/>
      <w:bookmarkStart w:name="_Toc341020151" w:id="5693"/>
      <w:bookmarkStart w:name="_Toc340991128" w:id="5694"/>
      <w:bookmarkStart w:name="_Toc340993831" w:id="5695"/>
      <w:bookmarkStart w:name="_Toc341013222" w:id="5696"/>
      <w:bookmarkStart w:name="_Toc341020152" w:id="5697"/>
      <w:bookmarkStart w:name="_Toc340991130" w:id="5698"/>
      <w:bookmarkStart w:name="_Toc340993833" w:id="5699"/>
      <w:bookmarkStart w:name="_Toc341013224" w:id="5700"/>
      <w:bookmarkStart w:name="_Toc341020154" w:id="5701"/>
      <w:bookmarkStart w:name="_Toc340991131" w:id="5702"/>
      <w:bookmarkStart w:name="_Toc340993834" w:id="5703"/>
      <w:bookmarkStart w:name="_Toc341013225" w:id="5704"/>
      <w:bookmarkStart w:name="_Toc341020155" w:id="5705"/>
      <w:bookmarkStart w:name="_Toc340991132" w:id="5706"/>
      <w:bookmarkStart w:name="_Toc340993835" w:id="5707"/>
      <w:bookmarkStart w:name="_Toc341013226" w:id="5708"/>
      <w:bookmarkStart w:name="_Toc341020156" w:id="5709"/>
      <w:bookmarkStart w:name="_Toc340991133" w:id="5710"/>
      <w:bookmarkStart w:name="_Toc340993836" w:id="5711"/>
      <w:bookmarkStart w:name="_Toc341013227" w:id="5712"/>
      <w:bookmarkStart w:name="_Toc341020157" w:id="5713"/>
      <w:bookmarkStart w:name="_Toc340991134" w:id="5714"/>
      <w:bookmarkStart w:name="_Toc340993837" w:id="5715"/>
      <w:bookmarkStart w:name="_Toc341013228" w:id="5716"/>
      <w:bookmarkStart w:name="_Toc341020158" w:id="5717"/>
      <w:bookmarkStart w:name="_Toc340991135" w:id="5718"/>
      <w:bookmarkStart w:name="_Toc340993838" w:id="5719"/>
      <w:bookmarkStart w:name="_Toc341013229" w:id="5720"/>
      <w:bookmarkStart w:name="_Toc341020159" w:id="5721"/>
      <w:bookmarkStart w:name="_Toc340991136" w:id="5722"/>
      <w:bookmarkStart w:name="_Toc340993839" w:id="5723"/>
      <w:bookmarkStart w:name="_Toc341013230" w:id="5724"/>
      <w:bookmarkStart w:name="_Toc341020160" w:id="5725"/>
      <w:bookmarkStart w:name="_Toc340991137" w:id="5726"/>
      <w:bookmarkStart w:name="_Toc340993840" w:id="5727"/>
      <w:bookmarkStart w:name="_Toc341013231" w:id="5728"/>
      <w:bookmarkStart w:name="_Toc341020161" w:id="5729"/>
      <w:bookmarkStart w:name="_Toc340991139" w:id="5730"/>
      <w:bookmarkStart w:name="_Toc340993842" w:id="5731"/>
      <w:bookmarkStart w:name="_Toc341013233" w:id="5732"/>
      <w:bookmarkStart w:name="_Toc341020163" w:id="5733"/>
      <w:bookmarkStart w:name="_Toc340991140" w:id="5734"/>
      <w:bookmarkStart w:name="_Toc340993843" w:id="5735"/>
      <w:bookmarkStart w:name="_Toc341013234" w:id="5736"/>
      <w:bookmarkStart w:name="_Toc341020164" w:id="5737"/>
      <w:bookmarkStart w:name="_Toc340991142" w:id="5738"/>
      <w:bookmarkStart w:name="_Toc340993845" w:id="5739"/>
      <w:bookmarkStart w:name="_Toc341013236" w:id="5740"/>
      <w:bookmarkStart w:name="_Toc341020166" w:id="5741"/>
      <w:bookmarkStart w:name="_Toc340991143" w:id="5742"/>
      <w:bookmarkStart w:name="_Toc340993846" w:id="5743"/>
      <w:bookmarkStart w:name="_Toc341013237" w:id="5744"/>
      <w:bookmarkStart w:name="_Toc341020167" w:id="5745"/>
      <w:bookmarkStart w:name="_Toc340991145" w:id="5746"/>
      <w:bookmarkStart w:name="_Toc340993848" w:id="5747"/>
      <w:bookmarkStart w:name="_Toc341013239" w:id="5748"/>
      <w:bookmarkStart w:name="_Toc341020169" w:id="5749"/>
      <w:bookmarkStart w:name="_Toc340991146" w:id="5750"/>
      <w:bookmarkStart w:name="_Toc340993849" w:id="5751"/>
      <w:bookmarkStart w:name="_Toc341013240" w:id="5752"/>
      <w:bookmarkStart w:name="_Toc341020170" w:id="5753"/>
      <w:bookmarkStart w:name="_Toc340991147" w:id="5754"/>
      <w:bookmarkStart w:name="_Toc340993850" w:id="5755"/>
      <w:bookmarkStart w:name="_Toc341013241" w:id="5756"/>
      <w:bookmarkStart w:name="_Toc341020171" w:id="5757"/>
      <w:bookmarkStart w:name="_Toc340991148" w:id="5758"/>
      <w:bookmarkStart w:name="_Toc340993851" w:id="5759"/>
      <w:bookmarkStart w:name="_Toc341013242" w:id="5760"/>
      <w:bookmarkStart w:name="_Toc341020172" w:id="5761"/>
      <w:bookmarkStart w:name="_Toc340991149" w:id="5762"/>
      <w:bookmarkStart w:name="_Toc340993852" w:id="5763"/>
      <w:bookmarkStart w:name="_Toc341013243" w:id="5764"/>
      <w:bookmarkStart w:name="_Toc341020173" w:id="5765"/>
      <w:bookmarkStart w:name="_Toc340991150" w:id="5766"/>
      <w:bookmarkStart w:name="_Toc340993853" w:id="5767"/>
      <w:bookmarkStart w:name="_Toc341013244" w:id="5768"/>
      <w:bookmarkStart w:name="_Toc341020174" w:id="5769"/>
      <w:bookmarkStart w:name="_Toc340991151" w:id="5770"/>
      <w:bookmarkStart w:name="_Toc340993854" w:id="5771"/>
      <w:bookmarkStart w:name="_Toc341013245" w:id="5772"/>
      <w:bookmarkStart w:name="_Toc341020175" w:id="5773"/>
      <w:bookmarkStart w:name="_Toc340991152" w:id="5774"/>
      <w:bookmarkStart w:name="_Toc340993855" w:id="5775"/>
      <w:bookmarkStart w:name="_Toc341013246" w:id="5776"/>
      <w:bookmarkStart w:name="_Toc341020176" w:id="5777"/>
      <w:bookmarkStart w:name="_Toc340991153" w:id="5778"/>
      <w:bookmarkStart w:name="_Toc340993856" w:id="5779"/>
      <w:bookmarkStart w:name="_Toc341013247" w:id="5780"/>
      <w:bookmarkStart w:name="_Toc341020177" w:id="5781"/>
      <w:bookmarkStart w:name="_Toc340991154" w:id="5782"/>
      <w:bookmarkStart w:name="_Toc340993857" w:id="5783"/>
      <w:bookmarkStart w:name="_Toc341013248" w:id="5784"/>
      <w:bookmarkStart w:name="_Toc341020178" w:id="5785"/>
      <w:bookmarkStart w:name="_Toc340991155" w:id="5786"/>
      <w:bookmarkStart w:name="_Toc340993858" w:id="5787"/>
      <w:bookmarkStart w:name="_Toc341013249" w:id="5788"/>
      <w:bookmarkStart w:name="_Toc341020179" w:id="5789"/>
      <w:bookmarkStart w:name="_Toc340991158" w:id="5790"/>
      <w:bookmarkStart w:name="_Toc340993861" w:id="5791"/>
      <w:bookmarkStart w:name="_Toc341013252" w:id="5792"/>
      <w:bookmarkStart w:name="_Toc341020182" w:id="5793"/>
      <w:bookmarkStart w:name="_Toc340991161" w:id="5794"/>
      <w:bookmarkStart w:name="_Toc340993864" w:id="5795"/>
      <w:bookmarkStart w:name="_Toc341013255" w:id="5796"/>
      <w:bookmarkStart w:name="_Toc341020185" w:id="5797"/>
      <w:bookmarkStart w:name="_Toc340991165" w:id="5798"/>
      <w:bookmarkStart w:name="_Toc340993868" w:id="5799"/>
      <w:bookmarkStart w:name="_Toc341013259" w:id="5800"/>
      <w:bookmarkStart w:name="_Toc341020189" w:id="5801"/>
      <w:bookmarkStart w:name="_Toc340991167" w:id="5802"/>
      <w:bookmarkStart w:name="_Toc340993870" w:id="5803"/>
      <w:bookmarkStart w:name="_Toc341013261" w:id="5804"/>
      <w:bookmarkStart w:name="_Toc341020191" w:id="5805"/>
      <w:bookmarkStart w:name="_Toc340991168" w:id="5806"/>
      <w:bookmarkStart w:name="_Toc340993871" w:id="5807"/>
      <w:bookmarkStart w:name="_Toc341013262" w:id="5808"/>
      <w:bookmarkStart w:name="_Toc341020192" w:id="5809"/>
      <w:bookmarkStart w:name="_Toc340991169" w:id="5810"/>
      <w:bookmarkStart w:name="_Toc340993872" w:id="5811"/>
      <w:bookmarkStart w:name="_Toc341013263" w:id="5812"/>
      <w:bookmarkStart w:name="_Toc341020193" w:id="5813"/>
      <w:bookmarkStart w:name="_Toc340991170" w:id="5814"/>
      <w:bookmarkStart w:name="_Toc340993873" w:id="5815"/>
      <w:bookmarkStart w:name="_Toc341013264" w:id="5816"/>
      <w:bookmarkStart w:name="_Toc341020194" w:id="5817"/>
      <w:bookmarkStart w:name="_Toc340991171" w:id="5818"/>
      <w:bookmarkStart w:name="_Toc340993874" w:id="5819"/>
      <w:bookmarkStart w:name="_Toc341013265" w:id="5820"/>
      <w:bookmarkStart w:name="_Toc341020195" w:id="5821"/>
      <w:bookmarkStart w:name="_Toc340991172" w:id="5822"/>
      <w:bookmarkStart w:name="_Toc340993875" w:id="5823"/>
      <w:bookmarkStart w:name="_Toc341013266" w:id="5824"/>
      <w:bookmarkStart w:name="_Toc341020196" w:id="5825"/>
      <w:bookmarkStart w:name="_Toc340991173" w:id="5826"/>
      <w:bookmarkStart w:name="_Toc340993876" w:id="5827"/>
      <w:bookmarkStart w:name="_Toc341013267" w:id="5828"/>
      <w:bookmarkStart w:name="_Toc341020197" w:id="5829"/>
      <w:bookmarkStart w:name="_Toc340991174" w:id="5830"/>
      <w:bookmarkStart w:name="_Toc340993877" w:id="5831"/>
      <w:bookmarkStart w:name="_Toc341013268" w:id="5832"/>
      <w:bookmarkStart w:name="_Toc341020198" w:id="5833"/>
      <w:bookmarkStart w:name="_Toc340991175" w:id="5834"/>
      <w:bookmarkStart w:name="_Toc340993878" w:id="5835"/>
      <w:bookmarkStart w:name="_Toc341013269" w:id="5836"/>
      <w:bookmarkStart w:name="_Toc341020199" w:id="5837"/>
      <w:bookmarkStart w:name="_Toc340991176" w:id="5838"/>
      <w:bookmarkStart w:name="_Toc340993879" w:id="5839"/>
      <w:bookmarkStart w:name="_Toc341013270" w:id="5840"/>
      <w:bookmarkStart w:name="_Toc341020200" w:id="5841"/>
      <w:bookmarkStart w:name="_Toc340991177" w:id="5842"/>
      <w:bookmarkStart w:name="_Toc340993880" w:id="5843"/>
      <w:bookmarkStart w:name="_Toc341013271" w:id="5844"/>
      <w:bookmarkStart w:name="_Toc341020201" w:id="5845"/>
      <w:bookmarkStart w:name="_Toc340991178" w:id="5846"/>
      <w:bookmarkStart w:name="_Toc340993881" w:id="5847"/>
      <w:bookmarkStart w:name="_Toc341013272" w:id="5848"/>
      <w:bookmarkStart w:name="_Toc341020202" w:id="5849"/>
      <w:bookmarkStart w:name="_Toc340991179" w:id="5850"/>
      <w:bookmarkStart w:name="_Toc340993882" w:id="5851"/>
      <w:bookmarkStart w:name="_Toc341013273" w:id="5852"/>
      <w:bookmarkStart w:name="_Toc341020203" w:id="5853"/>
      <w:bookmarkStart w:name="_Toc340991180" w:id="5854"/>
      <w:bookmarkStart w:name="_Toc340993883" w:id="5855"/>
      <w:bookmarkStart w:name="_Toc341013274" w:id="5856"/>
      <w:bookmarkStart w:name="_Toc341020204" w:id="5857"/>
      <w:bookmarkStart w:name="_Toc340991181" w:id="5858"/>
      <w:bookmarkStart w:name="_Toc340993884" w:id="5859"/>
      <w:bookmarkStart w:name="_Toc341013275" w:id="5860"/>
      <w:bookmarkStart w:name="_Toc341020205" w:id="5861"/>
      <w:bookmarkStart w:name="_Toc340991182" w:id="5862"/>
      <w:bookmarkStart w:name="_Toc340993885" w:id="5863"/>
      <w:bookmarkStart w:name="_Toc341013276" w:id="5864"/>
      <w:bookmarkStart w:name="_Toc341020206" w:id="5865"/>
      <w:bookmarkStart w:name="_Toc340991183" w:id="5866"/>
      <w:bookmarkStart w:name="_Toc340993886" w:id="5867"/>
      <w:bookmarkStart w:name="_Toc341013277" w:id="5868"/>
      <w:bookmarkStart w:name="_Toc341020207" w:id="5869"/>
      <w:bookmarkStart w:name="_Toc340991184" w:id="5870"/>
      <w:bookmarkStart w:name="_Toc340993887" w:id="5871"/>
      <w:bookmarkStart w:name="_Toc341013278" w:id="5872"/>
      <w:bookmarkStart w:name="_Toc341020208" w:id="5873"/>
      <w:bookmarkStart w:name="_Toc340991185" w:id="5874"/>
      <w:bookmarkStart w:name="_Toc340993888" w:id="5875"/>
      <w:bookmarkStart w:name="_Toc341013279" w:id="5876"/>
      <w:bookmarkStart w:name="_Toc341020209" w:id="5877"/>
      <w:bookmarkStart w:name="_Toc340991186" w:id="5878"/>
      <w:bookmarkStart w:name="_Toc340993889" w:id="5879"/>
      <w:bookmarkStart w:name="_Toc341013280" w:id="5880"/>
      <w:bookmarkStart w:name="_Toc341020210" w:id="5881"/>
      <w:bookmarkStart w:name="_Toc340991187" w:id="5882"/>
      <w:bookmarkStart w:name="_Toc340993890" w:id="5883"/>
      <w:bookmarkStart w:name="_Toc341013281" w:id="5884"/>
      <w:bookmarkStart w:name="_Toc341020211" w:id="5885"/>
      <w:bookmarkStart w:name="_Toc340991189" w:id="5886"/>
      <w:bookmarkStart w:name="_Toc340993892" w:id="5887"/>
      <w:bookmarkStart w:name="_Toc341013283" w:id="5888"/>
      <w:bookmarkStart w:name="_Toc341020213" w:id="5889"/>
      <w:bookmarkStart w:name="_Toc340991190" w:id="5890"/>
      <w:bookmarkStart w:name="_Toc340993893" w:id="5891"/>
      <w:bookmarkStart w:name="_Toc341013284" w:id="5892"/>
      <w:bookmarkStart w:name="_Toc341020214" w:id="5893"/>
      <w:bookmarkStart w:name="_Toc340991192" w:id="5894"/>
      <w:bookmarkStart w:name="_Toc340993895" w:id="5895"/>
      <w:bookmarkStart w:name="_Toc341013286" w:id="5896"/>
      <w:bookmarkStart w:name="_Toc341020216" w:id="5897"/>
      <w:bookmarkStart w:name="_Toc340991193" w:id="5898"/>
      <w:bookmarkStart w:name="_Toc340993896" w:id="5899"/>
      <w:bookmarkStart w:name="_Toc341013287" w:id="5900"/>
      <w:bookmarkStart w:name="_Toc341020217" w:id="5901"/>
      <w:bookmarkStart w:name="_Toc340991195" w:id="5902"/>
      <w:bookmarkStart w:name="_Toc340993898" w:id="5903"/>
      <w:bookmarkStart w:name="_Toc341013289" w:id="5904"/>
      <w:bookmarkStart w:name="_Toc341020219" w:id="5905"/>
      <w:bookmarkStart w:name="_Toc340991196" w:id="5906"/>
      <w:bookmarkStart w:name="_Toc340993899" w:id="5907"/>
      <w:bookmarkStart w:name="_Toc341013290" w:id="5908"/>
      <w:bookmarkStart w:name="_Toc341020220" w:id="5909"/>
      <w:bookmarkStart w:name="_Toc340991197" w:id="5910"/>
      <w:bookmarkStart w:name="_Toc340993900" w:id="5911"/>
      <w:bookmarkStart w:name="_Toc341013291" w:id="5912"/>
      <w:bookmarkStart w:name="_Toc341020221" w:id="5913"/>
      <w:bookmarkStart w:name="_Toc340991198" w:id="5914"/>
      <w:bookmarkStart w:name="_Toc340993901" w:id="5915"/>
      <w:bookmarkStart w:name="_Toc341013292" w:id="5916"/>
      <w:bookmarkStart w:name="_Toc341020222" w:id="5917"/>
      <w:bookmarkStart w:name="_Toc340991200" w:id="5918"/>
      <w:bookmarkStart w:name="_Toc340993903" w:id="5919"/>
      <w:bookmarkStart w:name="_Toc341013294" w:id="5920"/>
      <w:bookmarkStart w:name="_Toc341020224" w:id="5921"/>
      <w:bookmarkStart w:name="_Toc340991201" w:id="5922"/>
      <w:bookmarkStart w:name="_Toc340993904" w:id="5923"/>
      <w:bookmarkStart w:name="_Toc341013295" w:id="5924"/>
      <w:bookmarkStart w:name="_Toc341020225" w:id="5925"/>
      <w:bookmarkStart w:name="_Toc340991203" w:id="5926"/>
      <w:bookmarkStart w:name="_Toc340993906" w:id="5927"/>
      <w:bookmarkStart w:name="_Toc341013297" w:id="5928"/>
      <w:bookmarkStart w:name="_Toc341020227" w:id="5929"/>
      <w:bookmarkStart w:name="_Toc340991204" w:id="5930"/>
      <w:bookmarkStart w:name="_Toc340993907" w:id="5931"/>
      <w:bookmarkStart w:name="_Toc341013298" w:id="5932"/>
      <w:bookmarkStart w:name="_Toc341020228" w:id="5933"/>
      <w:bookmarkStart w:name="_Ref345055728" w:id="5934"/>
      <w:bookmarkStart w:name="_Toc348357050" w:id="5935"/>
      <w:bookmarkStart w:name="_Toc349030463" w:id="5936"/>
      <w:bookmarkStart w:name="_Toc347566596" w:id="5937"/>
      <w:bookmarkStart w:name="_Toc345689261" w:id="5938"/>
      <w:bookmarkStart w:name="_Toc376182962" w:id="5939"/>
      <w:bookmarkStart w:name="_Toc392229942" w:id="5940"/>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r>
        <w:rPr>
          <w:rFonts w:hint="eastAsia"/>
        </w:rPr>
        <w:t>F</w:t>
      </w:r>
      <w:r w:rsidR="00DF0FB4">
        <w:rPr>
          <w:rFonts w:hint="eastAsia"/>
        </w:rPr>
        <w:t>3</w:t>
      </w:r>
      <w:r w:rsidR="00497688">
        <w:rPr>
          <w:rFonts w:hint="eastAsia"/>
        </w:rPr>
        <w:t>1</w:t>
      </w:r>
      <w:r>
        <w:rPr>
          <w:rFonts w:hint="eastAsia"/>
        </w:rPr>
        <w:t>-</w:t>
      </w:r>
      <w:r w:rsidR="00A267F8">
        <w:rPr>
          <w:rFonts w:hint="eastAsia"/>
        </w:rPr>
        <w:t>Initialize</w:t>
      </w:r>
      <w:r w:rsidR="0077474C">
        <w:rPr>
          <w:rFonts w:hint="eastAsia"/>
        </w:rPr>
        <w:t xml:space="preserve"> Train Location</w:t>
      </w:r>
      <w:bookmarkEnd w:id="5934"/>
      <w:bookmarkEnd w:id="5935"/>
      <w:bookmarkEnd w:id="5936"/>
      <w:bookmarkEnd w:id="5937"/>
      <w:bookmarkEnd w:id="5938"/>
      <w:bookmarkEnd w:id="5939"/>
      <w:bookmarkEnd w:id="5940"/>
    </w:p>
    <w:p w:rsidR="00896D6D" w:rsidP="00934391" w:rsidRDefault="00896D6D">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254"/>
        <w:gridCol w:w="1137"/>
        <w:gridCol w:w="3895"/>
      </w:tblGrid>
      <w:tr w:rsidRPr="00785CC7" w:rsidR="00DC09A5" w:rsidTr="0063035C">
        <w:tc>
          <w:tcPr>
            <w:tcW w:w="2291"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612"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2097"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0733AC" w:rsidTr="0063035C">
        <w:tc>
          <w:tcPr>
            <w:tcW w:w="2291" w:type="pct"/>
            <w:tcBorders>
              <w:top w:val="single" w:color="000000" w:sz="4" w:space="0"/>
            </w:tcBorders>
            <w:shd w:val="clear" w:color="auto" w:fill="auto"/>
          </w:tcPr>
          <w:p w:rsidR="000733AC" w:rsidP="00591D6B" w:rsidRDefault="00532AED">
            <w:pPr>
              <w:pStyle w:val="AltB0"/>
            </w:pPr>
            <w:hyperlink w:history="1" w:anchor="ATPsetting">
              <w:r w:rsidR="000733AC">
                <w:rPr>
                  <w:rStyle w:val="ac"/>
                </w:rPr>
                <w:t>ATPsetting</w:t>
              </w:r>
            </w:hyperlink>
          </w:p>
        </w:tc>
        <w:tc>
          <w:tcPr>
            <w:tcW w:w="612" w:type="pct"/>
            <w:tcBorders>
              <w:top w:val="single" w:color="000000" w:sz="4" w:space="0"/>
            </w:tcBorders>
            <w:shd w:val="clear" w:color="auto" w:fill="auto"/>
          </w:tcPr>
          <w:p w:rsidR="000733AC" w:rsidP="00591D6B" w:rsidRDefault="000733AC">
            <w:pPr>
              <w:pStyle w:val="AltB0"/>
            </w:pPr>
            <w:r>
              <w:rPr>
                <w:rFonts w:hint="eastAsia"/>
              </w:rPr>
              <w:t>Internal</w:t>
            </w:r>
          </w:p>
        </w:tc>
        <w:tc>
          <w:tcPr>
            <w:tcW w:w="2097"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E56E8" w:rsidTr="0063035C">
        <w:tc>
          <w:tcPr>
            <w:tcW w:w="2291" w:type="pct"/>
            <w:shd w:val="clear" w:color="auto" w:fill="auto"/>
          </w:tcPr>
          <w:p w:rsidR="004E56E8" w:rsidP="00591D6B" w:rsidRDefault="00532AED">
            <w:pPr>
              <w:pStyle w:val="AltB0"/>
            </w:pPr>
            <w:hyperlink w:history="1" w:anchor="ATPtime">
              <w:r w:rsidR="004E56E8">
                <w:rPr>
                  <w:rStyle w:val="ac"/>
                </w:rPr>
                <w:t>ATPtime</w:t>
              </w:r>
            </w:hyperlink>
          </w:p>
        </w:tc>
        <w:tc>
          <w:tcPr>
            <w:tcW w:w="612" w:type="pct"/>
            <w:shd w:val="clear" w:color="auto" w:fill="auto"/>
          </w:tcPr>
          <w:p w:rsidR="004E56E8" w:rsidP="00591D6B" w:rsidRDefault="004E56E8">
            <w:pPr>
              <w:pStyle w:val="AltB0"/>
            </w:pPr>
            <w:r>
              <w:rPr>
                <w:rFonts w:hint="eastAsia"/>
              </w:rPr>
              <w:t>Internal</w:t>
            </w:r>
          </w:p>
        </w:tc>
        <w:tc>
          <w:tcPr>
            <w:tcW w:w="2097" w:type="pct"/>
            <w:shd w:val="clear" w:color="auto" w:fill="auto"/>
          </w:tcPr>
          <w:p w:rsidR="004E56E8" w:rsidP="00591D6B" w:rsidRDefault="004E56E8">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4E56E8" w:rsidTr="0063035C">
        <w:tc>
          <w:tcPr>
            <w:tcW w:w="2291" w:type="pct"/>
            <w:shd w:val="clear" w:color="auto" w:fill="auto"/>
          </w:tcPr>
          <w:p w:rsidR="004E56E8" w:rsidP="00591D6B" w:rsidRDefault="00532AED">
            <w:pPr>
              <w:pStyle w:val="AltB0"/>
            </w:pPr>
            <w:hyperlink w:history="1" w:anchor="BeaconBeforeLastObtained">
              <w:r w:rsidR="004E56E8">
                <w:rPr>
                  <w:rStyle w:val="ac"/>
                </w:rPr>
                <w:t>BeaconBeforeLastObtained</w:t>
              </w:r>
            </w:hyperlink>
          </w:p>
        </w:tc>
        <w:tc>
          <w:tcPr>
            <w:tcW w:w="612" w:type="pct"/>
            <w:shd w:val="clear" w:color="auto" w:fill="auto"/>
          </w:tcPr>
          <w:p w:rsidR="004E56E8" w:rsidP="00591D6B" w:rsidRDefault="00C16980">
            <w:pPr>
              <w:pStyle w:val="AltB0"/>
            </w:pPr>
            <w:r>
              <w:rPr>
                <w:rFonts w:hint="eastAsia"/>
              </w:rPr>
              <w:t>Internal</w:t>
            </w:r>
          </w:p>
        </w:tc>
        <w:tc>
          <w:tcPr>
            <w:tcW w:w="2097" w:type="pct"/>
            <w:shd w:val="clear" w:color="auto" w:fill="auto"/>
          </w:tcPr>
          <w:p w:rsidR="004E56E8" w:rsidP="00591D6B" w:rsidRDefault="00C16980">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C16980" w:rsidTr="0063035C">
        <w:tc>
          <w:tcPr>
            <w:tcW w:w="2291" w:type="pct"/>
            <w:shd w:val="clear" w:color="auto" w:fill="auto"/>
          </w:tcPr>
          <w:p w:rsidR="00C16980" w:rsidP="00591D6B" w:rsidRDefault="00532AED">
            <w:pPr>
              <w:pStyle w:val="AltB0"/>
            </w:pPr>
            <w:hyperlink w:history="1" w:anchor="BeaconLastObtained">
              <w:r w:rsidR="00C16980">
                <w:rPr>
                  <w:rStyle w:val="ac"/>
                </w:rPr>
                <w:t>BeaconLastObtained</w:t>
              </w:r>
            </w:hyperlink>
          </w:p>
        </w:tc>
        <w:tc>
          <w:tcPr>
            <w:tcW w:w="612" w:type="pct"/>
            <w:shd w:val="clear" w:color="auto" w:fill="auto"/>
          </w:tcPr>
          <w:p w:rsidR="00C16980" w:rsidP="00591D6B" w:rsidRDefault="00C16980">
            <w:pPr>
              <w:pStyle w:val="AltB0"/>
            </w:pPr>
            <w:r>
              <w:rPr>
                <w:rFonts w:hint="eastAsia"/>
              </w:rPr>
              <w:t>Internal</w:t>
            </w:r>
          </w:p>
        </w:tc>
        <w:tc>
          <w:tcPr>
            <w:tcW w:w="2097" w:type="pct"/>
            <w:shd w:val="clear" w:color="auto" w:fill="auto"/>
          </w:tcPr>
          <w:p w:rsidR="00C16980" w:rsidP="00591D6B" w:rsidRDefault="00C16980">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C16980" w:rsidTr="0063035C">
        <w:tc>
          <w:tcPr>
            <w:tcW w:w="2291" w:type="pct"/>
            <w:shd w:val="clear" w:color="auto" w:fill="auto"/>
          </w:tcPr>
          <w:p w:rsidR="00C16980" w:rsidP="00591D6B" w:rsidRDefault="00532AED">
            <w:pPr>
              <w:pStyle w:val="AltB0"/>
            </w:pPr>
            <w:hyperlink w:history="1" w:anchor="DistLastBeaconMax">
              <w:r w:rsidR="00C16980">
                <w:rPr>
                  <w:rStyle w:val="ac"/>
                </w:rPr>
                <w:t>DistLastBeaconMax</w:t>
              </w:r>
            </w:hyperlink>
          </w:p>
        </w:tc>
        <w:tc>
          <w:tcPr>
            <w:tcW w:w="612" w:type="pct"/>
            <w:shd w:val="clear" w:color="auto" w:fill="auto"/>
          </w:tcPr>
          <w:p w:rsidR="00C16980" w:rsidP="00591D6B" w:rsidRDefault="00C16980">
            <w:pPr>
              <w:pStyle w:val="AltB0"/>
            </w:pPr>
            <w:r>
              <w:rPr>
                <w:rFonts w:hint="eastAsia"/>
              </w:rPr>
              <w:t>Internal</w:t>
            </w:r>
          </w:p>
        </w:tc>
        <w:tc>
          <w:tcPr>
            <w:tcW w:w="2097" w:type="pct"/>
            <w:shd w:val="clear" w:color="auto" w:fill="auto"/>
          </w:tcPr>
          <w:p w:rsidR="00C16980" w:rsidP="00591D6B" w:rsidRDefault="00C16980">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C16980" w:rsidTr="0063035C">
        <w:tc>
          <w:tcPr>
            <w:tcW w:w="2291" w:type="pct"/>
            <w:shd w:val="clear" w:color="auto" w:fill="auto"/>
          </w:tcPr>
          <w:p w:rsidR="00C16980" w:rsidP="00591D6B" w:rsidRDefault="00532AED">
            <w:pPr>
              <w:pStyle w:val="AltB0"/>
            </w:pPr>
            <w:hyperlink w:history="1" w:anchor="DistLastBeaconMin">
              <w:r w:rsidR="00C16980">
                <w:rPr>
                  <w:rStyle w:val="ac"/>
                </w:rPr>
                <w:t>DistLastBeaconMin</w:t>
              </w:r>
            </w:hyperlink>
          </w:p>
        </w:tc>
        <w:tc>
          <w:tcPr>
            <w:tcW w:w="612" w:type="pct"/>
            <w:shd w:val="clear" w:color="auto" w:fill="auto"/>
          </w:tcPr>
          <w:p w:rsidR="00C16980" w:rsidP="00591D6B" w:rsidRDefault="00C16980">
            <w:pPr>
              <w:pStyle w:val="AltB0"/>
            </w:pPr>
            <w:r>
              <w:rPr>
                <w:rFonts w:hint="eastAsia"/>
              </w:rPr>
              <w:t>Internal</w:t>
            </w:r>
          </w:p>
        </w:tc>
        <w:tc>
          <w:tcPr>
            <w:tcW w:w="2097" w:type="pct"/>
            <w:shd w:val="clear" w:color="auto" w:fill="auto"/>
          </w:tcPr>
          <w:p w:rsidR="00C16980" w:rsidP="00591D6B" w:rsidRDefault="00C16980">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C473F2" w:rsidTr="0063035C">
        <w:tc>
          <w:tcPr>
            <w:tcW w:w="2291" w:type="pct"/>
            <w:shd w:val="clear" w:color="auto" w:fill="auto"/>
          </w:tcPr>
          <w:p w:rsidR="00C473F2" w:rsidP="00591D6B" w:rsidRDefault="00532AED">
            <w:pPr>
              <w:pStyle w:val="AltB0"/>
            </w:pPr>
            <w:hyperlink w:history="1" w:anchor="End2RunningForward">
              <w:r w:rsidR="00C473F2">
                <w:rPr>
                  <w:rStyle w:val="ac"/>
                </w:rPr>
                <w:t>End2RunningForward</w:t>
              </w:r>
            </w:hyperlink>
          </w:p>
        </w:tc>
        <w:tc>
          <w:tcPr>
            <w:tcW w:w="612" w:type="pct"/>
            <w:shd w:val="clear" w:color="auto" w:fill="auto"/>
          </w:tcPr>
          <w:p w:rsidRPr="00C9091D" w:rsidR="00C473F2" w:rsidP="00591D6B" w:rsidRDefault="00C473F2">
            <w:pPr>
              <w:pStyle w:val="AltB0"/>
            </w:pPr>
            <w:r>
              <w:rPr>
                <w:rFonts w:hint="eastAsia"/>
              </w:rPr>
              <w:t>Internal</w:t>
            </w:r>
          </w:p>
        </w:tc>
        <w:tc>
          <w:tcPr>
            <w:tcW w:w="2097" w:type="pct"/>
            <w:shd w:val="clear" w:color="auto" w:fill="auto"/>
          </w:tcPr>
          <w:p w:rsidR="00C473F2" w:rsidP="00591D6B" w:rsidRDefault="00ED222A">
            <w:pPr>
              <w:pStyle w:val="AltB0"/>
            </w:pPr>
            <w:r w:rsidRPr="00DF7BFA">
              <w:fldChar w:fldCharType="begin"/>
            </w:r>
            <w:r w:rsidRPr="00DF7BFA">
              <w:instrText xml:space="preserve"> REF _Ref345055703 \h </w:instrText>
            </w:r>
            <w:r w:rsidRPr="00DF7BFA">
              <w:fldChar w:fldCharType="separate"/>
            </w:r>
            <w:r w:rsidR="00DE178B">
              <w:rPr>
                <w:rFonts w:hint="eastAsia"/>
              </w:rPr>
              <w:t>F27-Compute Train Kinematics</w:t>
            </w:r>
            <w:r w:rsidRPr="00DF7BFA">
              <w:fldChar w:fldCharType="end"/>
            </w:r>
          </w:p>
        </w:tc>
      </w:tr>
      <w:tr w:rsidR="00C473F2" w:rsidTr="0063035C">
        <w:tc>
          <w:tcPr>
            <w:tcW w:w="2291" w:type="pct"/>
            <w:shd w:val="clear" w:color="auto" w:fill="auto"/>
          </w:tcPr>
          <w:p w:rsidR="00C473F2" w:rsidP="00591D6B" w:rsidRDefault="00532AED">
            <w:pPr>
              <w:pStyle w:val="AltB0"/>
            </w:pPr>
            <w:hyperlink w:history="1" w:anchor="MaximumTrainMotion">
              <w:r w:rsidR="00C473F2">
                <w:rPr>
                  <w:rStyle w:val="ac"/>
                </w:rPr>
                <w:t>MaximumTrainMotion</w:t>
              </w:r>
            </w:hyperlink>
          </w:p>
        </w:tc>
        <w:tc>
          <w:tcPr>
            <w:tcW w:w="612" w:type="pct"/>
            <w:shd w:val="clear" w:color="auto" w:fill="auto"/>
          </w:tcPr>
          <w:p w:rsidRPr="00C9091D" w:rsidR="00C473F2" w:rsidP="00591D6B" w:rsidRDefault="00C473F2">
            <w:pPr>
              <w:pStyle w:val="AltB0"/>
            </w:pPr>
            <w:r>
              <w:rPr>
                <w:rFonts w:hint="eastAsia"/>
              </w:rPr>
              <w:t>Internal</w:t>
            </w:r>
          </w:p>
        </w:tc>
        <w:tc>
          <w:tcPr>
            <w:tcW w:w="2097" w:type="pct"/>
            <w:shd w:val="clear" w:color="auto" w:fill="auto"/>
          </w:tcPr>
          <w:p w:rsidR="00C473F2" w:rsidP="00591D6B" w:rsidRDefault="00ED222A">
            <w:pPr>
              <w:pStyle w:val="AltB0"/>
            </w:pPr>
            <w:r w:rsidRPr="00DF7BFA">
              <w:fldChar w:fldCharType="begin"/>
            </w:r>
            <w:r w:rsidRPr="00DF7BFA">
              <w:instrText xml:space="preserve"> REF _Ref345055703 \h </w:instrText>
            </w:r>
            <w:r w:rsidRPr="00DF7BFA">
              <w:fldChar w:fldCharType="separate"/>
            </w:r>
            <w:r w:rsidR="00DE178B">
              <w:rPr>
                <w:rFonts w:hint="eastAsia"/>
              </w:rPr>
              <w:t>F27-Compute Train Kinematics</w:t>
            </w:r>
            <w:r w:rsidRPr="00DF7BFA">
              <w:fldChar w:fldCharType="end"/>
            </w:r>
          </w:p>
        </w:tc>
      </w:tr>
      <w:tr w:rsidR="00C473F2" w:rsidTr="0063035C">
        <w:tc>
          <w:tcPr>
            <w:tcW w:w="2291" w:type="pct"/>
            <w:shd w:val="clear" w:color="auto" w:fill="auto"/>
          </w:tcPr>
          <w:p w:rsidR="00C473F2" w:rsidP="00591D6B" w:rsidRDefault="00532AED">
            <w:pPr>
              <w:pStyle w:val="AltB0"/>
            </w:pPr>
            <w:hyperlink w:history="1" w:anchor="MemLocation">
              <w:r w:rsidR="00C473F2">
                <w:rPr>
                  <w:rStyle w:val="ac"/>
                </w:rPr>
                <w:t>MemLocation</w:t>
              </w:r>
            </w:hyperlink>
          </w:p>
        </w:tc>
        <w:tc>
          <w:tcPr>
            <w:tcW w:w="612" w:type="pct"/>
            <w:shd w:val="clear" w:color="auto" w:fill="auto"/>
          </w:tcPr>
          <w:p w:rsidR="00C473F2" w:rsidP="00591D6B" w:rsidRDefault="00C473F2">
            <w:pPr>
              <w:pStyle w:val="AltB0"/>
            </w:pPr>
            <w:r>
              <w:rPr>
                <w:rFonts w:hint="eastAsia"/>
              </w:rPr>
              <w:t>External</w:t>
            </w:r>
          </w:p>
        </w:tc>
        <w:tc>
          <w:tcPr>
            <w:tcW w:w="2097" w:type="pct"/>
            <w:shd w:val="clear" w:color="auto" w:fill="auto"/>
          </w:tcPr>
          <w:p w:rsidR="00C473F2" w:rsidP="00591D6B" w:rsidRDefault="00C473F2">
            <w:pPr>
              <w:pStyle w:val="AltB0"/>
            </w:pPr>
            <w:r>
              <w:fldChar w:fldCharType="begin"/>
            </w:r>
            <w:r>
              <w:instrText xml:space="preserve"> REF _Ref348811365 \h </w:instrText>
            </w:r>
            <w:r>
              <w:fldChar w:fldCharType="separate"/>
            </w:r>
            <w:r w:rsidR="00DE178B">
              <w:rPr>
                <w:rFonts w:hint="eastAsia"/>
              </w:rPr>
              <w:t>Interface with Memorized Location</w:t>
            </w:r>
            <w:r>
              <w:fldChar w:fldCharType="end"/>
            </w:r>
          </w:p>
        </w:tc>
      </w:tr>
      <w:tr w:rsidR="00C473F2" w:rsidTr="0063035C">
        <w:tc>
          <w:tcPr>
            <w:tcW w:w="2291" w:type="pct"/>
            <w:shd w:val="clear" w:color="auto" w:fill="auto"/>
          </w:tcPr>
          <w:p w:rsidR="00C473F2" w:rsidP="00591D6B" w:rsidRDefault="00532AED">
            <w:pPr>
              <w:pStyle w:val="AltB0"/>
            </w:pPr>
            <w:hyperlink w:history="1" w:anchor="NewBeaconObtained">
              <w:r w:rsidR="00C473F2">
                <w:rPr>
                  <w:rStyle w:val="ac"/>
                </w:rPr>
                <w:t>NewBeaconObtained</w:t>
              </w:r>
            </w:hyperlink>
          </w:p>
        </w:tc>
        <w:tc>
          <w:tcPr>
            <w:tcW w:w="612" w:type="pct"/>
            <w:shd w:val="clear" w:color="auto" w:fill="auto"/>
          </w:tcPr>
          <w:p w:rsidR="00C473F2" w:rsidP="00591D6B" w:rsidRDefault="00C473F2">
            <w:pPr>
              <w:pStyle w:val="AltB0"/>
            </w:pPr>
            <w:r>
              <w:rPr>
                <w:rFonts w:hint="eastAsia"/>
              </w:rPr>
              <w:t>Internal</w:t>
            </w:r>
          </w:p>
        </w:tc>
        <w:tc>
          <w:tcPr>
            <w:tcW w:w="2097" w:type="pct"/>
            <w:shd w:val="clear" w:color="auto" w:fill="auto"/>
          </w:tcPr>
          <w:p w:rsidR="00C473F2" w:rsidP="00591D6B" w:rsidRDefault="00C473F2">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C473F2" w:rsidTr="0063035C">
        <w:tc>
          <w:tcPr>
            <w:tcW w:w="2291" w:type="pct"/>
            <w:shd w:val="clear" w:color="auto" w:fill="auto"/>
          </w:tcPr>
          <w:p w:rsidR="00C473F2" w:rsidP="00591D6B" w:rsidRDefault="00532AED">
            <w:pPr>
              <w:pStyle w:val="AltB0"/>
            </w:pPr>
            <w:hyperlink w:history="1" w:anchor="OtherATP">
              <w:r w:rsidR="00C473F2">
                <w:rPr>
                  <w:rStyle w:val="ac"/>
                </w:rPr>
                <w:t>OtherATP</w:t>
              </w:r>
            </w:hyperlink>
          </w:p>
        </w:tc>
        <w:tc>
          <w:tcPr>
            <w:tcW w:w="612" w:type="pct"/>
            <w:shd w:val="clear" w:color="auto" w:fill="auto"/>
          </w:tcPr>
          <w:p w:rsidR="00C473F2" w:rsidP="00591D6B" w:rsidRDefault="00C473F2">
            <w:pPr>
              <w:pStyle w:val="AltB0"/>
            </w:pPr>
            <w:r>
              <w:rPr>
                <w:rFonts w:hint="eastAsia"/>
              </w:rPr>
              <w:t>Internal</w:t>
            </w:r>
          </w:p>
        </w:tc>
        <w:tc>
          <w:tcPr>
            <w:tcW w:w="2097" w:type="pct"/>
            <w:shd w:val="clear" w:color="auto" w:fill="auto"/>
          </w:tcPr>
          <w:p w:rsidR="00C473F2" w:rsidP="00591D6B" w:rsidRDefault="00C473F2">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C473F2" w:rsidTr="0063035C">
        <w:tc>
          <w:tcPr>
            <w:tcW w:w="2291" w:type="pct"/>
            <w:shd w:val="clear" w:color="auto" w:fill="auto"/>
          </w:tcPr>
          <w:p w:rsidR="00C473F2" w:rsidP="00591D6B" w:rsidRDefault="00532AED">
            <w:pPr>
              <w:pStyle w:val="AltB0"/>
            </w:pPr>
            <w:hyperlink w:history="1" w:anchor="SubSystemId">
              <w:r w:rsidR="00C473F2">
                <w:rPr>
                  <w:rStyle w:val="ac"/>
                </w:rPr>
                <w:t>SubSystemId</w:t>
              </w:r>
            </w:hyperlink>
          </w:p>
        </w:tc>
        <w:tc>
          <w:tcPr>
            <w:tcW w:w="612" w:type="pct"/>
            <w:shd w:val="clear" w:color="auto" w:fill="auto"/>
          </w:tcPr>
          <w:p w:rsidR="00C473F2" w:rsidP="00591D6B" w:rsidRDefault="00C473F2">
            <w:pPr>
              <w:pStyle w:val="AltB0"/>
            </w:pPr>
            <w:r>
              <w:rPr>
                <w:rFonts w:hint="eastAsia"/>
              </w:rPr>
              <w:t>Internal</w:t>
            </w:r>
          </w:p>
        </w:tc>
        <w:tc>
          <w:tcPr>
            <w:tcW w:w="2097" w:type="pct"/>
            <w:shd w:val="clear" w:color="auto" w:fill="auto"/>
          </w:tcPr>
          <w:p w:rsidR="00C473F2" w:rsidP="00591D6B" w:rsidRDefault="00C473F2">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C473F2" w:rsidTr="0063035C">
        <w:tc>
          <w:tcPr>
            <w:tcW w:w="2291" w:type="pct"/>
            <w:shd w:val="clear" w:color="auto" w:fill="auto"/>
          </w:tcPr>
          <w:p w:rsidR="00C473F2" w:rsidP="00591D6B" w:rsidRDefault="00532AED">
            <w:pPr>
              <w:pStyle w:val="AltB0"/>
            </w:pPr>
            <w:hyperlink w:history="1" w:anchor="TrackMap">
              <w:r w:rsidR="00C473F2">
                <w:rPr>
                  <w:rStyle w:val="ac"/>
                </w:rPr>
                <w:t>TrackMap</w:t>
              </w:r>
            </w:hyperlink>
          </w:p>
        </w:tc>
        <w:tc>
          <w:tcPr>
            <w:tcW w:w="612" w:type="pct"/>
            <w:shd w:val="clear" w:color="auto" w:fill="auto"/>
          </w:tcPr>
          <w:p w:rsidR="00C473F2" w:rsidP="00591D6B" w:rsidRDefault="00C473F2">
            <w:pPr>
              <w:pStyle w:val="AltB0"/>
            </w:pPr>
            <w:r>
              <w:rPr>
                <w:rFonts w:hint="eastAsia"/>
              </w:rPr>
              <w:t>Internal</w:t>
            </w:r>
          </w:p>
        </w:tc>
        <w:tc>
          <w:tcPr>
            <w:tcW w:w="2097" w:type="pct"/>
            <w:shd w:val="clear" w:color="auto" w:fill="auto"/>
          </w:tcPr>
          <w:p w:rsidR="00C473F2" w:rsidP="00591D6B" w:rsidRDefault="00C473F2">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C473F2" w:rsidTr="0063035C">
        <w:tc>
          <w:tcPr>
            <w:tcW w:w="2291" w:type="pct"/>
            <w:shd w:val="clear" w:color="auto" w:fill="auto"/>
          </w:tcPr>
          <w:p w:rsidR="00C473F2" w:rsidP="00591D6B" w:rsidRDefault="00532AED">
            <w:pPr>
              <w:pStyle w:val="AltB0"/>
            </w:pPr>
            <w:hyperlink w:history="1" w:anchor="TrainFilteredStopped">
              <w:r w:rsidR="00C473F2">
                <w:rPr>
                  <w:rStyle w:val="ac"/>
                </w:rPr>
                <w:t>TrainFilteredStopped</w:t>
              </w:r>
            </w:hyperlink>
          </w:p>
        </w:tc>
        <w:tc>
          <w:tcPr>
            <w:tcW w:w="612" w:type="pct"/>
            <w:shd w:val="clear" w:color="auto" w:fill="auto"/>
          </w:tcPr>
          <w:p w:rsidR="00C473F2" w:rsidP="00591D6B" w:rsidRDefault="00C473F2">
            <w:pPr>
              <w:pStyle w:val="AltB0"/>
            </w:pPr>
            <w:r>
              <w:rPr>
                <w:rFonts w:hint="eastAsia"/>
              </w:rPr>
              <w:t>Internal</w:t>
            </w:r>
          </w:p>
        </w:tc>
        <w:tc>
          <w:tcPr>
            <w:tcW w:w="2097" w:type="pct"/>
            <w:shd w:val="clear" w:color="auto" w:fill="auto"/>
          </w:tcPr>
          <w:p w:rsidR="00C473F2" w:rsidP="00591D6B" w:rsidRDefault="00C473F2">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C473F2" w:rsidTr="0063035C">
        <w:tc>
          <w:tcPr>
            <w:tcW w:w="2291" w:type="pct"/>
            <w:shd w:val="clear" w:color="auto" w:fill="auto"/>
          </w:tcPr>
          <w:p w:rsidR="00C473F2" w:rsidP="00591D6B" w:rsidRDefault="00532AED">
            <w:pPr>
              <w:pStyle w:val="AltB0"/>
            </w:pPr>
            <w:hyperlink w:history="1" w:anchor="TrainHasMoved">
              <w:r w:rsidR="00C473F2">
                <w:rPr>
                  <w:rStyle w:val="ac"/>
                </w:rPr>
                <w:t>TrainHasMoved</w:t>
              </w:r>
            </w:hyperlink>
          </w:p>
        </w:tc>
        <w:tc>
          <w:tcPr>
            <w:tcW w:w="612" w:type="pct"/>
            <w:shd w:val="clear" w:color="auto" w:fill="auto"/>
          </w:tcPr>
          <w:p w:rsidR="00C473F2" w:rsidP="00591D6B" w:rsidRDefault="00C473F2">
            <w:pPr>
              <w:pStyle w:val="AltB0"/>
            </w:pPr>
            <w:r>
              <w:rPr>
                <w:rFonts w:hint="eastAsia"/>
              </w:rPr>
              <w:t>Internal</w:t>
            </w:r>
          </w:p>
        </w:tc>
        <w:tc>
          <w:tcPr>
            <w:tcW w:w="2097" w:type="pct"/>
            <w:shd w:val="clear" w:color="auto" w:fill="auto"/>
          </w:tcPr>
          <w:p w:rsidR="00C473F2" w:rsidP="00591D6B" w:rsidRDefault="00C473F2">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C473F2" w:rsidTr="0063035C">
        <w:tc>
          <w:tcPr>
            <w:tcW w:w="2291" w:type="pct"/>
            <w:shd w:val="clear" w:color="auto" w:fill="auto"/>
          </w:tcPr>
          <w:p w:rsidR="00C473F2" w:rsidP="00591D6B" w:rsidRDefault="00532AED">
            <w:pPr>
              <w:pStyle w:val="AltB0"/>
            </w:pPr>
            <w:hyperlink w:history="1" w:anchor="TrainLocalized">
              <w:r w:rsidR="00C473F2">
                <w:rPr>
                  <w:rStyle w:val="ac"/>
                </w:rPr>
                <w:t>TrainLocalized</w:t>
              </w:r>
            </w:hyperlink>
          </w:p>
        </w:tc>
        <w:tc>
          <w:tcPr>
            <w:tcW w:w="612" w:type="pct"/>
            <w:shd w:val="clear" w:color="auto" w:fill="auto"/>
          </w:tcPr>
          <w:p w:rsidR="00C473F2" w:rsidP="00591D6B" w:rsidRDefault="00A57FC8">
            <w:pPr>
              <w:pStyle w:val="AltB0"/>
            </w:pPr>
            <w:r>
              <w:rPr>
                <w:rFonts w:hint="eastAsia"/>
              </w:rPr>
              <w:t>Internal</w:t>
            </w:r>
          </w:p>
        </w:tc>
        <w:tc>
          <w:tcPr>
            <w:tcW w:w="2097" w:type="pct"/>
            <w:shd w:val="clear" w:color="auto" w:fill="auto"/>
          </w:tcPr>
          <w:p w:rsidR="00C473F2" w:rsidP="00591D6B" w:rsidRDefault="00B1118D">
            <w:pPr>
              <w:pStyle w:val="AltB0"/>
            </w:pPr>
            <w:r>
              <w:fldChar w:fldCharType="begin"/>
            </w:r>
            <w:r>
              <w:instrText xml:space="preserve"> REF _Ref345055736 \h </w:instrText>
            </w:r>
            <w:r>
              <w:fldChar w:fldCharType="separate"/>
            </w:r>
            <w:r w:rsidR="00DE178B">
              <w:rPr>
                <w:rFonts w:hint="eastAsia"/>
              </w:rPr>
              <w:t>F32-Update Train Location</w:t>
            </w:r>
            <w:r>
              <w:fldChar w:fldCharType="end"/>
            </w:r>
          </w:p>
        </w:tc>
      </w:tr>
      <w:tr w:rsidR="00B1118D" w:rsidTr="0063035C">
        <w:tc>
          <w:tcPr>
            <w:tcW w:w="2291" w:type="pct"/>
            <w:shd w:val="clear" w:color="auto" w:fill="auto"/>
          </w:tcPr>
          <w:p w:rsidR="00B1118D" w:rsidP="00591D6B" w:rsidRDefault="00532AED">
            <w:pPr>
              <w:pStyle w:val="AltB0"/>
            </w:pPr>
            <w:hyperlink w:history="1" w:anchor="TrainLocatedOnKnownPath">
              <w:r w:rsidR="00B1118D">
                <w:rPr>
                  <w:rStyle w:val="ac"/>
                </w:rPr>
                <w:t>TrainLocatedOnKnownPath</w:t>
              </w:r>
            </w:hyperlink>
          </w:p>
        </w:tc>
        <w:tc>
          <w:tcPr>
            <w:tcW w:w="612" w:type="pct"/>
            <w:shd w:val="clear" w:color="auto" w:fill="auto"/>
          </w:tcPr>
          <w:p w:rsidR="00B1118D" w:rsidP="00591D6B" w:rsidRDefault="00B1118D">
            <w:pPr>
              <w:pStyle w:val="AltB0"/>
            </w:pPr>
            <w:r>
              <w:rPr>
                <w:rFonts w:hint="eastAsia"/>
              </w:rPr>
              <w:t>Internal</w:t>
            </w:r>
          </w:p>
        </w:tc>
        <w:tc>
          <w:tcPr>
            <w:tcW w:w="2097" w:type="pct"/>
            <w:shd w:val="clear" w:color="auto" w:fill="auto"/>
          </w:tcPr>
          <w:p w:rsidR="00B1118D" w:rsidP="00591D6B" w:rsidRDefault="00B1118D">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B1118D" w:rsidTr="0063035C">
        <w:tc>
          <w:tcPr>
            <w:tcW w:w="2291" w:type="pct"/>
            <w:shd w:val="clear" w:color="auto" w:fill="auto"/>
          </w:tcPr>
          <w:p w:rsidR="00B1118D" w:rsidP="00591D6B" w:rsidRDefault="00532AED">
            <w:pPr>
              <w:pStyle w:val="AltB0"/>
            </w:pPr>
            <w:hyperlink w:history="1" w:anchor="TrainRealignmentOnBeacon">
              <w:r w:rsidR="00B1118D">
                <w:rPr>
                  <w:rStyle w:val="ac"/>
                </w:rPr>
                <w:t>TrainRealignmentOnBeacon</w:t>
              </w:r>
            </w:hyperlink>
          </w:p>
        </w:tc>
        <w:tc>
          <w:tcPr>
            <w:tcW w:w="612" w:type="pct"/>
            <w:shd w:val="clear" w:color="auto" w:fill="auto"/>
          </w:tcPr>
          <w:p w:rsidR="00B1118D" w:rsidP="00591D6B" w:rsidRDefault="00B1118D">
            <w:pPr>
              <w:pStyle w:val="AltB0"/>
            </w:pPr>
            <w:r>
              <w:rPr>
                <w:rFonts w:hint="eastAsia"/>
              </w:rPr>
              <w:t>Internal</w:t>
            </w:r>
          </w:p>
        </w:tc>
        <w:tc>
          <w:tcPr>
            <w:tcW w:w="2097" w:type="pct"/>
            <w:shd w:val="clear" w:color="auto" w:fill="auto"/>
          </w:tcPr>
          <w:p w:rsidR="00B1118D" w:rsidP="00591D6B" w:rsidRDefault="00B1118D">
            <w:pPr>
              <w:pStyle w:val="AltB0"/>
            </w:pPr>
            <w:r>
              <w:fldChar w:fldCharType="begin"/>
            </w:r>
            <w:r>
              <w:instrText xml:space="preserve"> REF _Ref345055736 \h </w:instrText>
            </w:r>
            <w:r>
              <w:fldChar w:fldCharType="separate"/>
            </w:r>
            <w:r w:rsidR="00DE178B">
              <w:rPr>
                <w:rFonts w:hint="eastAsia"/>
              </w:rPr>
              <w:t>F32-Update Train Location</w:t>
            </w:r>
            <w:r>
              <w:fldChar w:fldCharType="end"/>
            </w:r>
          </w:p>
        </w:tc>
      </w:tr>
      <w:tr w:rsidR="00B1118D" w:rsidTr="0063035C">
        <w:tc>
          <w:tcPr>
            <w:tcW w:w="2291" w:type="pct"/>
            <w:shd w:val="clear" w:color="auto" w:fill="auto"/>
          </w:tcPr>
          <w:p w:rsidR="00B1118D" w:rsidP="00591D6B" w:rsidRDefault="00532AED">
            <w:pPr>
              <w:pStyle w:val="AltB0"/>
            </w:pPr>
            <w:hyperlink w:history="1" w:anchor="TrainType">
              <w:r w:rsidR="00B1118D">
                <w:rPr>
                  <w:rStyle w:val="ac"/>
                </w:rPr>
                <w:t>TrainType</w:t>
              </w:r>
            </w:hyperlink>
          </w:p>
        </w:tc>
        <w:tc>
          <w:tcPr>
            <w:tcW w:w="612" w:type="pct"/>
            <w:shd w:val="clear" w:color="auto" w:fill="auto"/>
          </w:tcPr>
          <w:p w:rsidR="00B1118D" w:rsidP="00591D6B" w:rsidRDefault="00B1118D">
            <w:pPr>
              <w:pStyle w:val="AltB0"/>
            </w:pPr>
            <w:r>
              <w:rPr>
                <w:rFonts w:hint="eastAsia"/>
              </w:rPr>
              <w:t>Internal</w:t>
            </w:r>
          </w:p>
        </w:tc>
        <w:tc>
          <w:tcPr>
            <w:tcW w:w="2097" w:type="pct"/>
            <w:shd w:val="clear" w:color="auto" w:fill="auto"/>
          </w:tcPr>
          <w:p w:rsidR="00B1118D" w:rsidP="00591D6B" w:rsidRDefault="00B1118D">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B1118D" w:rsidTr="0063035C">
        <w:tc>
          <w:tcPr>
            <w:tcW w:w="2291" w:type="pct"/>
            <w:shd w:val="clear" w:color="auto" w:fill="auto"/>
          </w:tcPr>
          <w:p w:rsidR="00B1118D" w:rsidP="00591D6B" w:rsidRDefault="00532AED">
            <w:pPr>
              <w:pStyle w:val="AltB0"/>
            </w:pPr>
            <w:hyperlink w:history="1" w:anchor="ValidTrainKinematic">
              <w:r w:rsidR="00B1118D">
                <w:rPr>
                  <w:rStyle w:val="ac"/>
                </w:rPr>
                <w:t>ValidTrainKinematic</w:t>
              </w:r>
            </w:hyperlink>
          </w:p>
        </w:tc>
        <w:tc>
          <w:tcPr>
            <w:tcW w:w="612" w:type="pct"/>
            <w:shd w:val="clear" w:color="auto" w:fill="auto"/>
          </w:tcPr>
          <w:p w:rsidR="00B1118D" w:rsidP="00591D6B" w:rsidRDefault="00B1118D">
            <w:pPr>
              <w:pStyle w:val="AltB0"/>
            </w:pPr>
            <w:r>
              <w:rPr>
                <w:rFonts w:hint="eastAsia"/>
              </w:rPr>
              <w:t>Internal</w:t>
            </w:r>
          </w:p>
        </w:tc>
        <w:tc>
          <w:tcPr>
            <w:tcW w:w="2097" w:type="pct"/>
            <w:shd w:val="clear" w:color="auto" w:fill="auto"/>
          </w:tcPr>
          <w:p w:rsidR="00B1118D" w:rsidP="00591D6B" w:rsidRDefault="00B1118D">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bl>
    <w:p w:rsidR="00896D6D" w:rsidP="00934391" w:rsidRDefault="00896D6D">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7"/>
        <w:gridCol w:w="1558"/>
        <w:gridCol w:w="2706"/>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DC09A5" w:rsidTr="0063035C">
        <w:tc>
          <w:tcPr>
            <w:tcW w:w="1720" w:type="pct"/>
            <w:tcBorders>
              <w:top w:val="single" w:color="000000" w:sz="4" w:space="0"/>
            </w:tcBorders>
            <w:shd w:val="clear" w:color="auto" w:fill="auto"/>
          </w:tcPr>
          <w:p w:rsidR="00DC09A5" w:rsidP="00591D6B" w:rsidRDefault="00532AED">
            <w:pPr>
              <w:pStyle w:val="AltB0"/>
            </w:pPr>
            <w:hyperlink w:history="1" w:anchor="End2OrientationByBeacon">
              <w:r w:rsidR="00040C85">
                <w:rPr>
                  <w:rStyle w:val="ac"/>
                </w:rPr>
                <w:t>End2OrientationByBeacon</w:t>
              </w:r>
            </w:hyperlink>
          </w:p>
        </w:tc>
        <w:tc>
          <w:tcPr>
            <w:tcW w:w="984" w:type="pct"/>
            <w:tcBorders>
              <w:top w:val="single" w:color="000000" w:sz="4" w:space="0"/>
            </w:tcBorders>
          </w:tcPr>
          <w:p w:rsidR="00DC09A5" w:rsidP="00591D6B" w:rsidRDefault="00936AAD">
            <w:pPr>
              <w:pStyle w:val="AltB0"/>
            </w:pPr>
            <w:r>
              <w:rPr>
                <w:rFonts w:hint="eastAsia"/>
              </w:rPr>
              <w:t>√</w:t>
            </w:r>
          </w:p>
        </w:tc>
        <w:tc>
          <w:tcPr>
            <w:tcW w:w="839" w:type="pct"/>
            <w:tcBorders>
              <w:top w:val="single" w:color="000000" w:sz="4" w:space="0"/>
            </w:tcBorders>
            <w:shd w:val="clear" w:color="auto" w:fill="auto"/>
          </w:tcPr>
          <w:p w:rsidR="00DC09A5" w:rsidP="00591D6B" w:rsidRDefault="00936AAD">
            <w:pPr>
              <w:pStyle w:val="AltB0"/>
            </w:pPr>
            <w:r>
              <w:rPr>
                <w:rFonts w:hint="eastAsia"/>
              </w:rPr>
              <w:t>√</w:t>
            </w:r>
          </w:p>
        </w:tc>
        <w:tc>
          <w:tcPr>
            <w:tcW w:w="1457" w:type="pct"/>
            <w:tcBorders>
              <w:top w:val="single" w:color="000000" w:sz="4" w:space="0"/>
            </w:tcBorders>
            <w:shd w:val="clear" w:color="auto" w:fill="auto"/>
          </w:tcPr>
          <w:p w:rsidR="00DC09A5" w:rsidP="00591D6B" w:rsidRDefault="00936AAD">
            <w:pPr>
              <w:pStyle w:val="AltB0"/>
            </w:pPr>
            <w:r>
              <w:fldChar w:fldCharType="begin"/>
            </w:r>
            <w:r>
              <w:instrText xml:space="preserve"> REF ENUM_DOT \h </w:instrText>
            </w:r>
            <w:r>
              <w:fldChar w:fldCharType="separate"/>
            </w:r>
            <w:r w:rsidRPr="00190111" w:rsidR="00DE178B">
              <w:rPr>
                <w:rStyle w:val="DATATYPE"/>
              </w:rPr>
              <w:t>ENUM_DOT</w:t>
            </w:r>
            <w: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MemorizedLocationAuthorized">
              <w:r w:rsidR="00E92EF5">
                <w:rPr>
                  <w:rStyle w:val="ac"/>
                </w:rPr>
                <w:t>MemorizedLocationAuthorized</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MemorizedLocationAvailable">
              <w:r w:rsidR="00E92EF5">
                <w:rPr>
                  <w:rStyle w:val="ac"/>
                </w:rPr>
                <w:t>MemorizedLocationAvailable</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MemorizedLocationEnable">
              <w:r w:rsidR="00E92EF5">
                <w:rPr>
                  <w:rStyle w:val="ac"/>
                </w:rPr>
                <w:t>MemorizedLocationEnable</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TrainStoppedStartTime">
              <w:r w:rsidR="00E92EF5">
                <w:rPr>
                  <w:rStyle w:val="ac"/>
                </w:rPr>
                <w:t>TrainStoppedStartTime</w:t>
              </w:r>
            </w:hyperlink>
          </w:p>
        </w:tc>
        <w:tc>
          <w:tcPr>
            <w:tcW w:w="984" w:type="pct"/>
            <w:tcBorders>
              <w:top w:val="single" w:color="000000" w:sz="4" w:space="0"/>
            </w:tcBorders>
          </w:tcPr>
          <w:p w:rsidR="00E92EF5" w:rsidP="00591D6B" w:rsidRDefault="00936AAD">
            <w:pPr>
              <w:pStyle w:val="AltB0"/>
            </w:pPr>
            <w:r>
              <w:rPr>
                <w:rFonts w:hint="eastAsia"/>
              </w:rPr>
              <w:t>√</w:t>
            </w:r>
          </w:p>
        </w:tc>
        <w:tc>
          <w:tcPr>
            <w:tcW w:w="839" w:type="pct"/>
            <w:tcBorders>
              <w:top w:val="single" w:color="000000" w:sz="4" w:space="0"/>
            </w:tcBorders>
            <w:shd w:val="clear" w:color="auto" w:fill="auto"/>
          </w:tcPr>
          <w:p w:rsidR="00E92EF5" w:rsidP="00591D6B" w:rsidRDefault="00936AAD">
            <w:pPr>
              <w:pStyle w:val="AltB0"/>
            </w:pPr>
            <w:r>
              <w:rPr>
                <w:rFonts w:hint="eastAsia"/>
              </w:rPr>
              <w:t>√</w:t>
            </w:r>
          </w:p>
        </w:tc>
        <w:tc>
          <w:tcPr>
            <w:tcW w:w="1457" w:type="pct"/>
            <w:tcBorders>
              <w:top w:val="single" w:color="000000" w:sz="4" w:space="0"/>
            </w:tcBorders>
            <w:shd w:val="clear" w:color="auto" w:fill="auto"/>
          </w:tcPr>
          <w:p w:rsidR="00E92EF5" w:rsidP="00591D6B" w:rsidRDefault="00936AAD">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00896D6D" w:rsidP="00C93484" w:rsidRDefault="00896D6D">
      <w:pPr>
        <w:pStyle w:val="Reqtify"/>
      </w:pPr>
    </w:p>
    <w:p w:rsidRPr="00003A18" w:rsidR="00896D6D" w:rsidP="00934391" w:rsidRDefault="00896D6D">
      <w:pPr>
        <w:pStyle w:val="3"/>
      </w:pPr>
      <w:r w:rsidRPr="00A61D30">
        <w:rPr>
          <w:rFonts w:hint="eastAsia"/>
        </w:rPr>
        <w:lastRenderedPageBreak/>
        <w:t>Processing</w:t>
      </w:r>
    </w:p>
    <w:p w:rsidR="00D03C25" w:rsidP="00C93484" w:rsidRDefault="00D03C25">
      <w:pPr>
        <w:pStyle w:val="Reqtify"/>
      </w:pPr>
      <w:r>
        <w:rPr>
          <w:rFonts w:hint="eastAsia"/>
        </w:rPr>
        <w:t>ATP</w:t>
      </w:r>
      <w:r>
        <w:rPr>
          <w:rFonts w:hint="eastAsia"/>
        </w:rPr>
        <w:t>可通过三种途径对列车定位进行初始化：</w:t>
      </w:r>
    </w:p>
    <w:p w:rsidR="00D03C25" w:rsidP="00FA0FBB" w:rsidRDefault="00D03C25">
      <w:pPr>
        <w:pStyle w:val="AltX"/>
      </w:pPr>
      <w:r>
        <w:rPr>
          <w:rFonts w:hint="eastAsia"/>
        </w:rPr>
        <w:t>读取信标。由于线路上的所有信标位置是存储在线路地图中的，因此当读到信标时，</w:t>
      </w:r>
      <w:r>
        <w:rPr>
          <w:rFonts w:hint="eastAsia"/>
        </w:rPr>
        <w:t>ATP</w:t>
      </w:r>
      <w:r>
        <w:rPr>
          <w:rFonts w:hint="eastAsia"/>
        </w:rPr>
        <w:t>就能知道列车在实际线路中的位置。对于非极性车（即列车车头在线路上的运营方向不定），需要读到连续的</w:t>
      </w:r>
      <w:r>
        <w:rPr>
          <w:rFonts w:hint="eastAsia"/>
        </w:rPr>
        <w:t>2</w:t>
      </w:r>
      <w:r>
        <w:rPr>
          <w:rFonts w:hint="eastAsia"/>
        </w:rPr>
        <w:t>个信标后确认列车位置和实际运营方向；而对于极性车（即指定车头仅能在线路的一个方向运营），读到一个信标即可判断出列车定位。</w:t>
      </w:r>
    </w:p>
    <w:p w:rsidR="00D03C25" w:rsidP="00FA0FBB" w:rsidRDefault="00D03C25">
      <w:pPr>
        <w:pStyle w:val="AltX"/>
      </w:pPr>
      <w:r>
        <w:rPr>
          <w:rFonts w:hint="eastAsia"/>
        </w:rPr>
        <w:t>记忆定位。对于允许记忆定位的项目，列车停在线路上指定的休眠区域内时，可记录当时的位置，</w:t>
      </w:r>
      <w:r>
        <w:rPr>
          <w:rFonts w:hint="eastAsia"/>
        </w:rPr>
        <w:t>ATP</w:t>
      </w:r>
      <w:r>
        <w:rPr>
          <w:rFonts w:hint="eastAsia"/>
        </w:rPr>
        <w:t>断电后不易失。当列车被唤醒后，可以通过之前记忆的位置进行定位初始化。为防止</w:t>
      </w:r>
      <w:r>
        <w:rPr>
          <w:rFonts w:hint="eastAsia"/>
        </w:rPr>
        <w:t>ATP</w:t>
      </w:r>
      <w:r>
        <w:rPr>
          <w:rFonts w:hint="eastAsia"/>
        </w:rPr>
        <w:t>断电期间列车移动，在使用记忆定位期间，需限制列车以一个很小的速度在一定范围内行驶，直至读到一个信标确认列车的位置与之前记忆的位置一致。</w:t>
      </w:r>
    </w:p>
    <w:p w:rsidR="00A267F8" w:rsidP="00FA0FBB" w:rsidRDefault="00D03C25">
      <w:pPr>
        <w:pStyle w:val="AltX"/>
      </w:pPr>
      <w:r>
        <w:rPr>
          <w:rFonts w:hint="eastAsia"/>
        </w:rPr>
        <w:t>通过远端</w:t>
      </w:r>
      <w:r>
        <w:rPr>
          <w:rFonts w:hint="eastAsia"/>
        </w:rPr>
        <w:t>ATP</w:t>
      </w:r>
      <w:r>
        <w:rPr>
          <w:rFonts w:hint="eastAsia"/>
        </w:rPr>
        <w:t>定位初始化。</w:t>
      </w:r>
      <w:r>
        <w:rPr>
          <w:rFonts w:hint="eastAsia"/>
        </w:rPr>
        <w:t>ATP</w:t>
      </w:r>
      <w:r>
        <w:rPr>
          <w:rFonts w:hint="eastAsia"/>
        </w:rPr>
        <w:t>与另一端车头的</w:t>
      </w:r>
      <w:r>
        <w:rPr>
          <w:rFonts w:hint="eastAsia"/>
        </w:rPr>
        <w:t>ATP</w:t>
      </w:r>
      <w:r>
        <w:rPr>
          <w:rFonts w:hint="eastAsia"/>
        </w:rPr>
        <w:t>之间始终进行定位同步，当两端都判断停车后，失位的一端可使用定位一端的位置进行初始化，以此提高效率。</w:t>
      </w:r>
    </w:p>
    <w:p w:rsidRPr="00F16E0C" w:rsidR="00F16E0C" w:rsidP="00C93484" w:rsidRDefault="00F16E0C">
      <w:pPr>
        <w:pStyle w:val="Reqtify"/>
      </w:pPr>
    </w:p>
    <w:p w:rsidR="00A267F8" w:rsidP="0012674A" w:rsidRDefault="0003360D">
      <w:pPr>
        <w:pStyle w:val="4"/>
      </w:pPr>
      <w:r>
        <w:rPr>
          <w:rFonts w:hint="eastAsia"/>
        </w:rPr>
        <w:t>Localization by beacon</w:t>
      </w:r>
      <w:r w:rsidR="0060474E">
        <w:rPr>
          <w:rFonts w:hint="eastAsia"/>
        </w:rPr>
        <w:t>s</w:t>
      </w:r>
    </w:p>
    <w:p w:rsidRPr="00784638" w:rsidR="00784638" w:rsidP="00C93484" w:rsidRDefault="00784638">
      <w:pPr>
        <w:pStyle w:val="Reqtify"/>
      </w:pPr>
    </w:p>
    <w:p w:rsidR="00951DA8" w:rsidP="00704491" w:rsidRDefault="00951DA8">
      <w:pPr>
        <w:pStyle w:val="ReqtifyAltR"/>
      </w:pPr>
      <w:r>
        <w:t>[iTC_CC_ATP-SwRS-0</w:t>
      </w:r>
      <w:r>
        <w:rPr>
          <w:rFonts w:hint="eastAsia"/>
        </w:rPr>
        <w:t>461</w:t>
      </w:r>
      <w:r>
        <w:t>]</w:t>
      </w:r>
    </w:p>
    <w:p w:rsidR="00951DA8" w:rsidP="00C93484" w:rsidRDefault="00040C85">
      <w:pPr>
        <w:pStyle w:val="Reqtify"/>
      </w:pPr>
      <w:bookmarkStart w:name="End2OrientationByBeacon" w:id="5941"/>
      <w:r w:rsidRPr="00A17282">
        <w:rPr>
          <w:rStyle w:val="aff2"/>
          <w:bCs w:val="0"/>
          <w:iCs w:val="0"/>
        </w:rPr>
        <w:t>End2OrientationByBeacon</w:t>
      </w:r>
      <w:bookmarkEnd w:id="5941"/>
      <w:r w:rsidR="00951DA8">
        <w:rPr>
          <w:rFonts w:hint="eastAsia"/>
        </w:rPr>
        <w:t>，</w:t>
      </w:r>
      <w:r w:rsidR="00D071CB">
        <w:rPr>
          <w:rFonts w:hint="eastAsia"/>
        </w:rPr>
        <w:t>当定位初始化时，</w:t>
      </w:r>
      <w:r w:rsidR="00951DA8">
        <w:rPr>
          <w:rFonts w:hint="eastAsia"/>
        </w:rPr>
        <w:t>通过经过的信标，判断</w:t>
      </w:r>
      <w:r w:rsidRPr="00451353" w:rsidR="00951DA8">
        <w:rPr>
          <w:rStyle w:val="aff1"/>
          <w:rFonts w:hint="eastAsia"/>
        </w:rPr>
        <w:t>END_2</w:t>
      </w:r>
      <w:r w:rsidR="00951DA8">
        <w:rPr>
          <w:rFonts w:hint="eastAsia"/>
        </w:rPr>
        <w:t>驾驶室所面对的运营方向。</w:t>
      </w:r>
    </w:p>
    <w:p w:rsidR="00951DA8" w:rsidP="00C93484" w:rsidRDefault="00951DA8">
      <w:pPr>
        <w:pStyle w:val="Reqtify"/>
      </w:pPr>
      <w:r>
        <w:rPr>
          <w:rFonts w:hint="eastAsia"/>
        </w:rPr>
        <w:t xml:space="preserve">The orientation of the </w:t>
      </w:r>
      <w:r w:rsidR="00C83252">
        <w:t>train</w:t>
      </w:r>
      <w:r>
        <w:rPr>
          <w:rFonts w:hint="eastAsia"/>
        </w:rPr>
        <w:t xml:space="preserve"> END means the </w:t>
      </w:r>
      <w:r w:rsidRPr="003E6A1A">
        <w:rPr>
          <w:rStyle w:val="aff1"/>
          <w:rFonts w:hint="eastAsia"/>
        </w:rPr>
        <w:t>UP</w:t>
      </w:r>
      <w:r>
        <w:rPr>
          <w:rFonts w:hint="eastAsia"/>
        </w:rPr>
        <w:t xml:space="preserve"> or </w:t>
      </w:r>
      <w:r w:rsidRPr="003E6A1A">
        <w:rPr>
          <w:rStyle w:val="aff1"/>
          <w:rFonts w:hint="eastAsia"/>
        </w:rPr>
        <w:t>DOWN</w:t>
      </w:r>
      <w:r>
        <w:rPr>
          <w:rFonts w:hint="eastAsia"/>
        </w:rPr>
        <w:t xml:space="preserve"> orientation which this END </w:t>
      </w:r>
      <w:r>
        <w:t>toward</w:t>
      </w:r>
      <w:r>
        <w:rPr>
          <w:rFonts w:hint="eastAsia"/>
        </w:rPr>
        <w:t xml:space="preserve"> to</w:t>
      </w:r>
      <w:r>
        <w:t>.</w:t>
      </w:r>
      <w:r>
        <w:rPr>
          <w:rFonts w:hint="eastAsia"/>
        </w:rPr>
        <w:t xml:space="preserve"> When a pair of consecutive </w:t>
      </w:r>
      <w:r w:rsidR="00C83252">
        <w:t>beacon</w:t>
      </w:r>
      <w:r>
        <w:rPr>
          <w:rFonts w:hint="eastAsia"/>
        </w:rPr>
        <w:t xml:space="preserve"> read, ATP can determine the orientation for each train END according to the direction of these beacons in track map and the direction of train movement.</w:t>
      </w:r>
    </w:p>
    <w:p w:rsidR="003E2BB4" w:rsidP="000431E0" w:rsidRDefault="003E2BB4">
      <w:pPr>
        <w:pStyle w:val="af7"/>
      </w:pPr>
      <w:r>
        <w:t xml:space="preserve">def </w:t>
      </w:r>
      <w:hyperlink w:history="1" w:anchor="End2OrientationByBeacon">
        <w:r w:rsidR="00040C85">
          <w:rPr>
            <w:rStyle w:val="ac"/>
          </w:rPr>
          <w:t>End2OrientationByBeacon</w:t>
        </w:r>
      </w:hyperlink>
      <w:r>
        <w:rPr>
          <w:color w:val="FF8000"/>
        </w:rPr>
        <w:t>(</w:t>
      </w:r>
      <w:r>
        <w:t>k</w:t>
      </w:r>
      <w:r>
        <w:rPr>
          <w:color w:val="FF8000"/>
        </w:rPr>
        <w:t>)</w:t>
      </w:r>
      <w:r>
        <w:t>:</w:t>
      </w:r>
    </w:p>
    <w:p w:rsidRPr="00B912B3" w:rsidR="00B912B3" w:rsidP="000431E0" w:rsidRDefault="003E2BB4">
      <w:pPr>
        <w:pStyle w:val="af7"/>
      </w:pPr>
      <w:r>
        <w:t xml:space="preserve">    if </w:t>
      </w:r>
      <w:r>
        <w:rPr>
          <w:color w:val="FF8000"/>
        </w:rPr>
        <w:t>(</w:t>
      </w:r>
      <w:r>
        <w:t>Initialization</w:t>
      </w:r>
    </w:p>
    <w:p w:rsidR="003E2BB4" w:rsidP="000431E0" w:rsidRDefault="00B912B3">
      <w:pPr>
        <w:pStyle w:val="af7"/>
      </w:pPr>
      <w:r w:rsidRPr="00B912B3">
        <w:t xml:space="preserve">        or not </w:t>
      </w:r>
      <w:hyperlink w:history="1" w:anchor="MovingInitialByBeacon">
        <w:r w:rsidRPr="00B912B3">
          <w:rPr>
            <w:rStyle w:val="ac"/>
          </w:rPr>
          <w:t>MovingInitialByBeacon</w:t>
        </w:r>
      </w:hyperlink>
      <w:r w:rsidRPr="00B912B3">
        <w:t>(k)</w:t>
      </w:r>
      <w:r w:rsidR="003E2BB4">
        <w:rPr>
          <w:color w:val="FF8000"/>
        </w:rPr>
        <w:t>)</w:t>
      </w:r>
      <w:r w:rsidR="003E2BB4">
        <w:t>:</w:t>
      </w:r>
    </w:p>
    <w:p w:rsidR="003E2BB4" w:rsidP="000431E0" w:rsidRDefault="003E2BB4">
      <w:pPr>
        <w:pStyle w:val="af7"/>
      </w:pPr>
      <w:r>
        <w:t xml:space="preserve">        return </w:t>
      </w:r>
      <w:r w:rsidRPr="000A6437" w:rsidR="000A6437">
        <w:rPr>
          <w:rStyle w:val="aff1"/>
          <w:rFonts w:hint="eastAsia"/>
        </w:rPr>
        <w:t>DOT_</w:t>
      </w:r>
      <w:r w:rsidRPr="000A6437">
        <w:rPr>
          <w:rStyle w:val="aff1"/>
        </w:rPr>
        <w:t>UNKNOWN</w:t>
      </w:r>
    </w:p>
    <w:p w:rsidR="003E2BB4" w:rsidP="000431E0" w:rsidRDefault="003E2BB4">
      <w:pPr>
        <w:pStyle w:val="af7"/>
      </w:pPr>
      <w:r>
        <w:t xml:space="preserve">    elif </w:t>
      </w:r>
      <w:r>
        <w:rPr>
          <w:color w:val="FF8000"/>
        </w:rPr>
        <w:t>(</w:t>
      </w:r>
      <w:hyperlink w:history="1" w:anchor="ATPsetting">
        <w:r w:rsidR="00786D0B">
          <w:rPr>
            <w:rStyle w:val="ac"/>
          </w:rPr>
          <w:t>ATPsetting</w:t>
        </w:r>
      </w:hyperlink>
      <w:r>
        <w:t>.</w:t>
      </w:r>
      <w:r w:rsidR="007F33AE">
        <w:t>PolarizedTrain</w:t>
      </w:r>
      <w:r>
        <w:rPr>
          <w:color w:val="FF8000"/>
        </w:rPr>
        <w:t>)</w:t>
      </w:r>
      <w:r>
        <w:t>:</w:t>
      </w:r>
    </w:p>
    <w:p w:rsidR="003E2BB4" w:rsidP="000431E0" w:rsidRDefault="003E2BB4">
      <w:pPr>
        <w:pStyle w:val="af7"/>
      </w:pPr>
      <w:r>
        <w:t xml:space="preserve">        return </w:t>
      </w:r>
      <w:hyperlink w:history="1" w:anchor="ATPsetting">
        <w:r w:rsidR="00786D0B">
          <w:rPr>
            <w:rStyle w:val="ac"/>
          </w:rPr>
          <w:t>ATPsetting</w:t>
        </w:r>
      </w:hyperlink>
      <w:r>
        <w:t>.</w:t>
      </w:r>
      <w:r w:rsidR="007F33AE">
        <w:t>End2Orientation</w:t>
      </w:r>
    </w:p>
    <w:p w:rsidR="00D071CB" w:rsidP="000431E0" w:rsidRDefault="003E2BB4">
      <w:pPr>
        <w:pStyle w:val="af7"/>
      </w:pPr>
      <w:r>
        <w:t xml:space="preserve">    elif </w:t>
      </w:r>
      <w:r>
        <w:rPr>
          <w:color w:val="FF8000"/>
        </w:rPr>
        <w:t>(</w:t>
      </w:r>
      <w:hyperlink w:history="1" w:anchor="NewBeaconObtained">
        <w:r w:rsidR="008B283E">
          <w:rPr>
            <w:rStyle w:val="ac"/>
          </w:rPr>
          <w:t>NewBeaconObtained</w:t>
        </w:r>
      </w:hyperlink>
      <w:r>
        <w:rPr>
          <w:color w:val="FF8000"/>
        </w:rPr>
        <w:t>(</w:t>
      </w:r>
      <w:r>
        <w:t>k</w:t>
      </w:r>
      <w:r>
        <w:rPr>
          <w:color w:val="FF8000"/>
        </w:rPr>
        <w:t>)</w:t>
      </w:r>
    </w:p>
    <w:p w:rsidR="003E2BB4" w:rsidP="000431E0" w:rsidRDefault="003E2BB4">
      <w:pPr>
        <w:pStyle w:val="af7"/>
      </w:pPr>
      <w:r>
        <w:t xml:space="preserve">          and </w:t>
      </w:r>
      <w:hyperlink w:history="1" w:anchor="TrackMap">
        <w:r w:rsidR="00C64E92">
          <w:rPr>
            <w:rStyle w:val="ac"/>
          </w:rPr>
          <w:t>TrackMap</w:t>
        </w:r>
      </w:hyperlink>
      <w:r w:rsidR="00354F88">
        <w:t>.</w:t>
      </w:r>
      <w:hyperlink w:history="1" w:anchor="AreNeighbouredBeacons">
        <w:r w:rsidR="008E31D0">
          <w:rPr>
            <w:rStyle w:val="ac"/>
          </w:rPr>
          <w:t>AreNeighbouredBeacons</w:t>
        </w:r>
      </w:hyperlink>
      <w:r>
        <w:rPr>
          <w:color w:val="FF8000"/>
        </w:rPr>
        <w:t>(</w:t>
      </w:r>
      <w:hyperlink w:history="1" w:anchor="BeaconBeforeLastObtained">
        <w:r w:rsidR="00B71D12">
          <w:rPr>
            <w:rStyle w:val="ac"/>
          </w:rPr>
          <w:t>BeaconBeforeLastObtained</w:t>
        </w:r>
      </w:hyperlink>
      <w:r>
        <w:rPr>
          <w:color w:val="FF8000"/>
        </w:rPr>
        <w:t>(</w:t>
      </w:r>
      <w:r>
        <w:t>k</w:t>
      </w:r>
      <w:r>
        <w:rPr>
          <w:color w:val="FF8000"/>
        </w:rPr>
        <w:t>),</w:t>
      </w:r>
    </w:p>
    <w:p w:rsidR="003E2BB4" w:rsidP="000431E0" w:rsidRDefault="003E2BB4">
      <w:pPr>
        <w:pStyle w:val="af7"/>
      </w:pPr>
      <w:r>
        <w:t xml:space="preserve">                                             </w:t>
      </w:r>
      <w:r w:rsidR="009C2DF6">
        <w:rPr>
          <w:rFonts w:hint="eastAsia"/>
        </w:rPr>
        <w:t xml:space="preserve">     </w:t>
      </w:r>
      <w:r>
        <w:t xml:space="preserve">  </w:t>
      </w:r>
      <w:hyperlink w:history="1" w:anchor="BeaconLastObtained">
        <w:r w:rsidR="00B71D12">
          <w:rPr>
            <w:rStyle w:val="ac"/>
          </w:rPr>
          <w:t>BeaconLastObtained</w:t>
        </w:r>
      </w:hyperlink>
      <w:r>
        <w:rPr>
          <w:color w:val="FF8000"/>
        </w:rPr>
        <w:t>(</w:t>
      </w:r>
      <w:r>
        <w:t>k</w:t>
      </w:r>
      <w:r>
        <w:rPr>
          <w:color w:val="FF8000"/>
        </w:rPr>
        <w:t>)))</w:t>
      </w:r>
      <w:r>
        <w:t>:</w:t>
      </w:r>
    </w:p>
    <w:p w:rsidR="003E2BB4" w:rsidP="000431E0" w:rsidRDefault="003E2BB4">
      <w:pPr>
        <w:pStyle w:val="af7"/>
      </w:pPr>
      <w:r>
        <w:t xml:space="preserve">        if </w:t>
      </w:r>
      <w:r>
        <w:rPr>
          <w:color w:val="FF8000"/>
        </w:rPr>
        <w:t>(</w:t>
      </w:r>
      <w:hyperlink w:history="1" w:anchor="End2RunningForward">
        <w:r w:rsidR="008B283E">
          <w:rPr>
            <w:rStyle w:val="ac"/>
          </w:rPr>
          <w:t>End2RunningForward</w:t>
        </w:r>
      </w:hyperlink>
      <w:r>
        <w:rPr>
          <w:color w:val="FF8000"/>
        </w:rPr>
        <w:t>(</w:t>
      </w:r>
      <w:r>
        <w:t>k</w:t>
      </w:r>
      <w:r>
        <w:rPr>
          <w:color w:val="FF8000"/>
        </w:rPr>
        <w:t>))</w:t>
      </w:r>
      <w:r>
        <w:t>:</w:t>
      </w:r>
    </w:p>
    <w:p w:rsidR="00B912B3" w:rsidP="000431E0" w:rsidRDefault="003E2BB4">
      <w:pPr>
        <w:pStyle w:val="af7"/>
      </w:pPr>
      <w:r>
        <w:t xml:space="preserve">            return </w:t>
      </w:r>
      <w:r>
        <w:rPr>
          <w:color w:val="FF8000"/>
        </w:rPr>
        <w:t>(</w:t>
      </w:r>
      <w:hyperlink w:history="1" w:anchor="TrackMap">
        <w:r w:rsidR="00C64E92">
          <w:rPr>
            <w:rStyle w:val="ac"/>
          </w:rPr>
          <w:t>TrackMap</w:t>
        </w:r>
      </w:hyperlink>
      <w:r w:rsidR="00354F88">
        <w:t>.</w:t>
      </w:r>
      <w:hyperlink w:history="1" w:anchor="OrientationOfNeighbouredBeacons">
        <w:r w:rsidR="009A1DAC">
          <w:rPr>
            <w:rStyle w:val="ac"/>
          </w:rPr>
          <w:t>OrientationOfNeighbouredBeacons</w:t>
        </w:r>
      </w:hyperlink>
      <w:r>
        <w:rPr>
          <w:color w:val="FF8000"/>
        </w:rPr>
        <w:t>(</w:t>
      </w:r>
      <w:hyperlink w:history="1" w:anchor="BeaconBeforeLastObtained">
        <w:r w:rsidR="00B71D12">
          <w:rPr>
            <w:rStyle w:val="ac"/>
          </w:rPr>
          <w:t>BeaconBeforeLastObtained</w:t>
        </w:r>
      </w:hyperlink>
      <w:r>
        <w:rPr>
          <w:color w:val="FF8000"/>
        </w:rPr>
        <w:t>(</w:t>
      </w:r>
      <w:r>
        <w:t>k</w:t>
      </w:r>
      <w:r>
        <w:rPr>
          <w:color w:val="FF8000"/>
        </w:rPr>
        <w:t>),</w:t>
      </w:r>
    </w:p>
    <w:p w:rsidR="003E2BB4" w:rsidP="000431E0" w:rsidRDefault="003E2BB4">
      <w:pPr>
        <w:pStyle w:val="af7"/>
      </w:pPr>
      <w:r>
        <w:t xml:space="preserve"> </w:t>
      </w:r>
      <w:r w:rsidRPr="00B912B3" w:rsidR="00B912B3">
        <w:t xml:space="preserve">                 </w:t>
      </w:r>
      <w:r w:rsidR="00B912B3">
        <w:rPr>
          <w:rFonts w:hint="eastAsia"/>
        </w:rPr>
        <w:t xml:space="preserve">                                                   </w:t>
      </w:r>
      <w:r w:rsidRPr="00B912B3" w:rsidR="00B912B3">
        <w:t xml:space="preserve"> </w:t>
      </w:r>
      <w:r w:rsidRPr="00B912B3" w:rsidR="00B912B3">
        <w:rPr>
          <w:rFonts w:hint="eastAsia"/>
        </w:rPr>
        <w:t xml:space="preserve"> </w:t>
      </w:r>
      <w:hyperlink w:history="1" w:anchor="BeaconLastObtained">
        <w:r w:rsidR="00B71D12">
          <w:rPr>
            <w:rStyle w:val="ac"/>
          </w:rPr>
          <w:t>BeaconLastObtained</w:t>
        </w:r>
      </w:hyperlink>
      <w:r>
        <w:rPr>
          <w:color w:val="FF8000"/>
        </w:rPr>
        <w:t>(</w:t>
      </w:r>
      <w:r>
        <w:t>k</w:t>
      </w:r>
      <w:r>
        <w:rPr>
          <w:color w:val="FF8000"/>
        </w:rPr>
        <w:t>)))</w:t>
      </w:r>
    </w:p>
    <w:p w:rsidR="003E2BB4" w:rsidP="000431E0" w:rsidRDefault="003E2BB4">
      <w:pPr>
        <w:pStyle w:val="af7"/>
      </w:pPr>
      <w:r>
        <w:t xml:space="preserve">        else:</w:t>
      </w:r>
    </w:p>
    <w:p w:rsidR="00B912B3" w:rsidP="000431E0" w:rsidRDefault="003E2BB4">
      <w:pPr>
        <w:pStyle w:val="af7"/>
      </w:pPr>
      <w:r>
        <w:t xml:space="preserve">            return </w:t>
      </w:r>
      <w:r>
        <w:rPr>
          <w:color w:val="FF8000"/>
        </w:rPr>
        <w:t>(</w:t>
      </w:r>
      <w:hyperlink w:history="1" w:anchor="TrackMap">
        <w:r w:rsidR="00C64E92">
          <w:rPr>
            <w:rStyle w:val="ac"/>
          </w:rPr>
          <w:t>TrackMap</w:t>
        </w:r>
      </w:hyperlink>
      <w:r w:rsidR="00354F88">
        <w:t>.</w:t>
      </w:r>
      <w:hyperlink w:history="1" w:anchor="OrientationOfNeighbouredBeacons">
        <w:r w:rsidR="009A1DAC">
          <w:rPr>
            <w:rStyle w:val="ac"/>
          </w:rPr>
          <w:t>OrientationOfNeighbouredBeacons</w:t>
        </w:r>
      </w:hyperlink>
      <w:r>
        <w:rPr>
          <w:color w:val="FF8000"/>
        </w:rPr>
        <w:t>(</w:t>
      </w:r>
      <w:hyperlink w:history="1" w:anchor="BeaconLastObtained">
        <w:r w:rsidR="00B71D12">
          <w:rPr>
            <w:rStyle w:val="ac"/>
          </w:rPr>
          <w:t>BeaconLastObtained</w:t>
        </w:r>
      </w:hyperlink>
      <w:r>
        <w:rPr>
          <w:color w:val="FF8000"/>
        </w:rPr>
        <w:t>(</w:t>
      </w:r>
      <w:r>
        <w:t>k</w:t>
      </w:r>
      <w:r>
        <w:rPr>
          <w:color w:val="FF8000"/>
        </w:rPr>
        <w:t>),</w:t>
      </w:r>
    </w:p>
    <w:p w:rsidR="003E2BB4" w:rsidP="000431E0" w:rsidRDefault="003E2BB4">
      <w:pPr>
        <w:pStyle w:val="af7"/>
      </w:pPr>
      <w:r>
        <w:lastRenderedPageBreak/>
        <w:t xml:space="preserve"> </w:t>
      </w:r>
      <w:r w:rsidR="00B912B3">
        <w:rPr>
          <w:rFonts w:hint="eastAsia"/>
        </w:rPr>
        <w:t xml:space="preserve">                                                                      </w:t>
      </w:r>
      <w:hyperlink w:history="1" w:anchor="BeaconBeforeLastObtained">
        <w:r w:rsidR="00B71D12">
          <w:rPr>
            <w:rStyle w:val="ac"/>
          </w:rPr>
          <w:t>BeaconBeforeLastObtained</w:t>
        </w:r>
      </w:hyperlink>
      <w:r>
        <w:rPr>
          <w:color w:val="FF8000"/>
        </w:rPr>
        <w:t>(</w:t>
      </w:r>
      <w:r>
        <w:t>k</w:t>
      </w:r>
      <w:r>
        <w:rPr>
          <w:color w:val="FF8000"/>
        </w:rPr>
        <w:t>)))</w:t>
      </w:r>
    </w:p>
    <w:p w:rsidR="003E2BB4" w:rsidP="000431E0" w:rsidRDefault="003E2BB4">
      <w:pPr>
        <w:pStyle w:val="af7"/>
      </w:pPr>
      <w:r>
        <w:t xml:space="preserve">    else:</w:t>
      </w:r>
    </w:p>
    <w:p w:rsidR="000D1A1B" w:rsidP="000431E0" w:rsidRDefault="003E2BB4">
      <w:pPr>
        <w:pStyle w:val="af7"/>
      </w:pPr>
      <w:r>
        <w:t xml:space="preserve">        return </w:t>
      </w:r>
      <w:hyperlink w:history="1" w:anchor="End2OrientationByBeacon">
        <w:r w:rsidR="00040C85">
          <w:rPr>
            <w:rStyle w:val="ac"/>
          </w:rPr>
          <w:t>End2OrientationByBeacon</w:t>
        </w:r>
      </w:hyperlink>
      <w:r>
        <w:rPr>
          <w:color w:val="FF8000"/>
        </w:rPr>
        <w:t>(</w:t>
      </w:r>
      <w:r>
        <w:t>k</w:t>
      </w:r>
      <w:r>
        <w:rPr>
          <w:color w:val="FF8000"/>
        </w:rPr>
        <w:t>-</w:t>
      </w:r>
      <w:r>
        <w:rPr>
          <w:color w:val="800000"/>
        </w:rPr>
        <w:t>1</w:t>
      </w:r>
      <w:r>
        <w:rPr>
          <w:color w:val="FF8000"/>
        </w:rPr>
        <w:t>)</w:t>
      </w:r>
    </w:p>
    <w:p w:rsidRPr="008A1414" w:rsidR="00951DA8" w:rsidP="000C0D62" w:rsidRDefault="00951DA8">
      <w:pPr>
        <w:pStyle w:val="ReqtifyAltQ"/>
      </w:pPr>
      <w:r w:rsidRPr="008A1414">
        <w:t>#Category=Functional</w:t>
      </w:r>
    </w:p>
    <w:p w:rsidRPr="008A1414" w:rsidR="00951DA8" w:rsidP="000C0D62" w:rsidRDefault="00951DA8">
      <w:pPr>
        <w:pStyle w:val="ReqtifyAltQ"/>
      </w:pPr>
      <w:r w:rsidRPr="008A1414">
        <w:t>#Contribution</w:t>
      </w:r>
      <w:r>
        <w:t>=SIL4</w:t>
      </w:r>
    </w:p>
    <w:p w:rsidR="009328EA" w:rsidP="000C0D62" w:rsidRDefault="00951DA8">
      <w:pPr>
        <w:pStyle w:val="ReqtifyAltQ"/>
        <w:rPr>
          <w:ins w:author="常鸣" w:date="2014-07-03T14:27:00Z" w:id="5942"/>
        </w:rPr>
      </w:pPr>
      <w:del w:author="常鸣" w:date="2014-07-03T14:27:00Z" w:id="5943">
        <w:r w:rsidRPr="008A1414" w:rsidDel="009328EA">
          <w:delText>#S</w:delText>
        </w:r>
      </w:del>
      <w:ins w:author="常鸣" w:date="2014-07-03T14:27:00Z" w:id="5944">
        <w:r w:rsidR="009328EA">
          <w:t>#Allocation=ATP Software</w:t>
        </w:r>
      </w:ins>
      <w:ins w:author="常鸣" w:date="2014-07-03T14:54:00Z" w:id="5945">
        <w:r w:rsidR="00AA7E12">
          <w:rPr>
            <w:rFonts w:hint="eastAsia"/>
          </w:rPr>
          <w:t>, Vital Embedded Setting</w:t>
        </w:r>
      </w:ins>
    </w:p>
    <w:p w:rsidRPr="008A1414" w:rsidR="00951DA8" w:rsidP="000C0D62" w:rsidRDefault="009328EA">
      <w:pPr>
        <w:pStyle w:val="ReqtifyAltQ"/>
      </w:pPr>
      <w:ins w:author="常鸣" w:date="2014-07-03T14:27:00Z" w:id="5946">
        <w:r>
          <w:t>#S</w:t>
        </w:r>
      </w:ins>
      <w:r w:rsidRPr="008A1414" w:rsidR="00951DA8">
        <w:t>ource=</w:t>
      </w:r>
      <w:r w:rsidR="00951DA8">
        <w:rPr>
          <w:rFonts w:hint="eastAsia"/>
        </w:rPr>
        <w:t>[iTC_CC-SyAD-0177],</w:t>
      </w:r>
      <w:r w:rsidRPr="00213B42" w:rsidR="00213B42">
        <w:rPr>
          <w:rFonts w:hint="eastAsia"/>
        </w:rPr>
        <w:t xml:space="preserve"> </w:t>
      </w:r>
      <w:r w:rsidRPr="006D2C2E" w:rsidR="00213B42">
        <w:rPr>
          <w:rFonts w:hint="eastAsia"/>
        </w:rPr>
        <w:t xml:space="preserve">[iTC_CC-SyAD-0180], </w:t>
      </w:r>
      <w:r w:rsidRPr="00DB0ED4" w:rsidR="00951DA8">
        <w:t>[</w:t>
      </w:r>
      <w:r w:rsidR="00951DA8">
        <w:t>iTC_CC-SyAD</w:t>
      </w:r>
      <w:r w:rsidRPr="00DB0ED4" w:rsidR="00951DA8">
        <w:t>-</w:t>
      </w:r>
      <w:r w:rsidR="00951DA8">
        <w:rPr>
          <w:rFonts w:hint="eastAsia"/>
        </w:rPr>
        <w:t>0211</w:t>
      </w:r>
      <w:r w:rsidRPr="00DB0ED4" w:rsidR="00951DA8">
        <w:rPr>
          <w:rFonts w:hint="eastAsia"/>
        </w:rPr>
        <w:t>]</w:t>
      </w:r>
      <w:r w:rsidR="00951DA8">
        <w:rPr>
          <w:rFonts w:hint="eastAsia"/>
        </w:rPr>
        <w:t>,</w:t>
      </w:r>
      <w:r w:rsidRPr="0009545E" w:rsidR="0009545E">
        <w:t xml:space="preserve"> </w:t>
      </w:r>
      <w:r w:rsidRPr="00340A21" w:rsidR="0009545E">
        <w:t>[</w:t>
      </w:r>
      <w:r w:rsidR="0009545E">
        <w:t>iTC_CC-Sy</w:t>
      </w:r>
      <w:r w:rsidR="0009545E">
        <w:rPr>
          <w:rFonts w:hint="eastAsia"/>
        </w:rPr>
        <w:t>AD</w:t>
      </w:r>
      <w:r w:rsidRPr="00340A21" w:rsidR="0009545E">
        <w:t>-</w:t>
      </w:r>
      <w:r w:rsidR="0009545E">
        <w:rPr>
          <w:rFonts w:hint="eastAsia"/>
        </w:rPr>
        <w:t>1197</w:t>
      </w:r>
      <w:r w:rsidRPr="00340A21" w:rsidR="0009545E">
        <w:t>]</w:t>
      </w:r>
      <w:r w:rsidR="0009545E">
        <w:rPr>
          <w:rFonts w:hint="eastAsia"/>
        </w:rPr>
        <w:t>,</w:t>
      </w:r>
      <w:r w:rsidRPr="0080480C" w:rsidR="00947C3D">
        <w:rPr>
          <w:rFonts w:hint="eastAsia"/>
        </w:rPr>
        <w:t xml:space="preserve"> </w:t>
      </w:r>
      <w:r w:rsidRPr="006D2C2E" w:rsidR="00947C3D">
        <w:rPr>
          <w:rFonts w:hint="eastAsia"/>
        </w:rPr>
        <w:t>[iTC_CC-SyAD-</w:t>
      </w:r>
      <w:r w:rsidR="00947C3D">
        <w:rPr>
          <w:rFonts w:hint="eastAsia"/>
        </w:rPr>
        <w:t>1198</w:t>
      </w:r>
      <w:r w:rsidRPr="006D2C2E" w:rsidR="00947C3D">
        <w:rPr>
          <w:rFonts w:hint="eastAsia"/>
        </w:rPr>
        <w:t>]</w:t>
      </w:r>
      <w:r w:rsidR="00947C3D">
        <w:rPr>
          <w:rFonts w:hint="eastAsia"/>
        </w:rPr>
        <w:t>,</w:t>
      </w:r>
      <w:r w:rsidR="00951DA8">
        <w:rPr>
          <w:rFonts w:hint="eastAsia"/>
        </w:rPr>
        <w:t xml:space="preserve"> </w:t>
      </w:r>
      <w:r w:rsidRPr="00D64E46" w:rsidR="00951DA8">
        <w:t>[iTC_CC-SyAD-0183]</w:t>
      </w:r>
      <w:r w:rsidR="00FE2FD7">
        <w:rPr>
          <w:rFonts w:hint="eastAsia"/>
        </w:rPr>
        <w:t>,</w:t>
      </w:r>
      <w:r w:rsidRPr="00FE2FD7" w:rsidR="00FE2FD7">
        <w:rPr>
          <w:rFonts w:hint="eastAsia"/>
        </w:rPr>
        <w:t xml:space="preserve"> </w:t>
      </w:r>
      <w:r w:rsidR="00FE2FD7">
        <w:rPr>
          <w:rFonts w:hint="eastAsia"/>
        </w:rPr>
        <w:t>[</w:t>
      </w:r>
      <w:r w:rsidR="00FE2FD7">
        <w:t>iTC_CC_ATP_SwHA</w:t>
      </w:r>
      <w:r w:rsidRPr="009B3F4C" w:rsidR="00FE2FD7">
        <w:t>-0102</w:t>
      </w:r>
      <w:r w:rsidR="00FE2FD7">
        <w:rPr>
          <w:rFonts w:hint="eastAsia"/>
        </w:rPr>
        <w:t>],</w:t>
      </w:r>
      <w:r w:rsidRPr="00CA7F59" w:rsidR="00FE2FD7">
        <w:rPr>
          <w:rFonts w:hint="eastAsia"/>
        </w:rPr>
        <w:t xml:space="preserve"> [</w:t>
      </w:r>
      <w:r w:rsidR="00FE2FD7">
        <w:t>iTC_CC_ATP_SwHA-0</w:t>
      </w:r>
      <w:r w:rsidR="00FE2FD7">
        <w:rPr>
          <w:rFonts w:hint="eastAsia"/>
        </w:rPr>
        <w:t>240</w:t>
      </w:r>
      <w:r w:rsidRPr="00CA7F59" w:rsidR="00FE2FD7">
        <w:rPr>
          <w:rFonts w:hint="eastAsia"/>
        </w:rPr>
        <w:t>]</w:t>
      </w:r>
    </w:p>
    <w:p w:rsidRPr="008A1414" w:rsidR="00951DA8" w:rsidP="000C0D62" w:rsidRDefault="00951DA8">
      <w:pPr>
        <w:pStyle w:val="ReqtifyAltQ"/>
      </w:pPr>
      <w:r w:rsidRPr="008A1414">
        <w:t>[End]</w:t>
      </w:r>
    </w:p>
    <w:p w:rsidR="00951DA8" w:rsidP="00C93484" w:rsidRDefault="00951DA8">
      <w:pPr>
        <w:pStyle w:val="Reqtify"/>
      </w:pPr>
    </w:p>
    <w:p w:rsidR="009B224E" w:rsidP="009B224E" w:rsidRDefault="00651E4E">
      <w:pPr>
        <w:pStyle w:val="affe"/>
      </w:pPr>
      <w:r>
        <w:drawing>
          <wp:inline distT="0" distB="0" distL="0" distR="0">
            <wp:extent cx="5486400" cy="796925"/>
            <wp:effectExtent l="0" t="0" r="0" b="0"/>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486400" cy="796925"/>
                    </a:xfrm>
                    <a:prstGeom prst="rect">
                      <a:avLst/>
                    </a:prstGeom>
                    <a:noFill/>
                    <a:ln>
                      <a:noFill/>
                    </a:ln>
                  </pic:spPr>
                </pic:pic>
              </a:graphicData>
            </a:graphic>
          </wp:inline>
        </w:drawing>
      </w:r>
    </w:p>
    <w:p w:rsidR="009B224E" w:rsidP="009B224E" w:rsidRDefault="009B224E">
      <w:pPr>
        <w:pStyle w:val="affe"/>
      </w:pPr>
      <w:bookmarkStart w:name="_Ref349029289" w:id="5947"/>
      <w:bookmarkStart w:name="_Toc348357764" w:id="5948"/>
      <w:bookmarkStart w:name="_Toc349031199" w:id="5949"/>
      <w:bookmarkStart w:name="_Toc376183021" w:id="5950"/>
      <w:bookmarkStart w:name="_Toc392229992" w:id="5951"/>
      <w:r>
        <w:t xml:space="preserve">Figure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12</w:t>
      </w:r>
      <w:r w:rsidR="00DB1C8F">
        <w:fldChar w:fldCharType="end"/>
      </w:r>
      <w:bookmarkEnd w:id="5947"/>
      <w:r>
        <w:rPr>
          <w:rFonts w:hint="eastAsia"/>
        </w:rPr>
        <w:t xml:space="preserve"> Determine orientation by two neighbor beacons</w:t>
      </w:r>
      <w:bookmarkEnd w:id="5948"/>
      <w:bookmarkEnd w:id="5949"/>
      <w:bookmarkEnd w:id="5950"/>
      <w:bookmarkEnd w:id="5951"/>
    </w:p>
    <w:p w:rsidR="00F923F0" w:rsidP="00C93484" w:rsidRDefault="00F923F0">
      <w:pPr>
        <w:pStyle w:val="Reqtify"/>
      </w:pPr>
    </w:p>
    <w:p w:rsidRPr="00E37ABE" w:rsidR="00E37ABE" w:rsidP="00C93484" w:rsidRDefault="00C20C15">
      <w:pPr>
        <w:pStyle w:val="Reqtify"/>
      </w:pPr>
      <w:r w:rsidRPr="00C20C15">
        <w:rPr>
          <w:rStyle w:val="aff1"/>
          <w:rFonts w:hint="eastAsia"/>
        </w:rPr>
        <w:t>NOTES</w:t>
      </w:r>
      <w:r w:rsidRPr="00C20C15">
        <w:rPr>
          <w:rStyle w:val="aff1"/>
          <w:rFonts w:hint="eastAsia"/>
        </w:rPr>
        <w:t>：</w:t>
      </w:r>
    </w:p>
    <w:p w:rsidR="00F923F0" w:rsidP="00C93484" w:rsidRDefault="00F923F0">
      <w:pPr>
        <w:pStyle w:val="Reqtify"/>
      </w:pPr>
      <w:r>
        <w:rPr>
          <w:rFonts w:hint="eastAsia"/>
        </w:rPr>
        <w:t>对于极性车，每个车头的运营方向是固定的，如</w:t>
      </w:r>
      <w:r w:rsidRPr="00451353" w:rsidR="00451353">
        <w:rPr>
          <w:rStyle w:val="aff1"/>
          <w:rFonts w:hint="eastAsia"/>
        </w:rPr>
        <w:t>END_1</w:t>
      </w:r>
      <w:r>
        <w:rPr>
          <w:rFonts w:hint="eastAsia"/>
        </w:rPr>
        <w:t>端车头只能向“上行”运营，作为项目配置存储在</w:t>
      </w:r>
      <w:r>
        <w:rPr>
          <w:rFonts w:hint="eastAsia"/>
        </w:rPr>
        <w:t>ATP</w:t>
      </w:r>
      <w:r>
        <w:rPr>
          <w:rFonts w:hint="eastAsia"/>
        </w:rPr>
        <w:t>数据中。</w:t>
      </w:r>
    </w:p>
    <w:p w:rsidR="00F03275" w:rsidP="00C93484" w:rsidRDefault="00F923F0">
      <w:pPr>
        <w:pStyle w:val="Reqtify"/>
      </w:pPr>
      <w:r>
        <w:rPr>
          <w:rFonts w:hint="eastAsia"/>
        </w:rPr>
        <w:t>对于对于非极性车，当读到信标时，</w:t>
      </w:r>
      <w:r>
        <w:rPr>
          <w:rFonts w:hint="eastAsia"/>
        </w:rPr>
        <w:t>ATP</w:t>
      </w:r>
      <w:r>
        <w:rPr>
          <w:rFonts w:hint="eastAsia"/>
        </w:rPr>
        <w:t>会根据列车运行方向（即向</w:t>
      </w:r>
      <w:r w:rsidRPr="00451353" w:rsidR="00451353">
        <w:rPr>
          <w:rStyle w:val="aff1"/>
          <w:rFonts w:hint="eastAsia"/>
        </w:rPr>
        <w:t>END_2</w:t>
      </w:r>
      <w:r>
        <w:rPr>
          <w:rFonts w:hint="eastAsia"/>
        </w:rPr>
        <w:t>方向运行或者</w:t>
      </w:r>
      <w:r w:rsidRPr="00451353" w:rsidR="00451353">
        <w:rPr>
          <w:rStyle w:val="aff1"/>
          <w:rFonts w:hint="eastAsia"/>
        </w:rPr>
        <w:t>END_1</w:t>
      </w:r>
      <w:r>
        <w:rPr>
          <w:rFonts w:hint="eastAsia"/>
        </w:rPr>
        <w:t>方向运行）和连续两个信标的“指向”来判断运行方向：</w:t>
      </w:r>
    </w:p>
    <w:p w:rsidR="008E02BC" w:rsidP="00FA0FBB" w:rsidRDefault="008E02BC">
      <w:pPr>
        <w:pStyle w:val="AltX"/>
      </w:pPr>
      <w:r>
        <w:rPr>
          <w:rFonts w:hint="eastAsia"/>
        </w:rPr>
        <w:t>对于两信标间没有灯泡线“极点”的情况</w:t>
      </w:r>
    </w:p>
    <w:p w:rsidR="00F923F0" w:rsidP="008E02BC" w:rsidRDefault="00F923F0">
      <w:pPr>
        <w:pStyle w:val="AltZ"/>
      </w:pPr>
      <w:r>
        <w:rPr>
          <w:rFonts w:hint="eastAsia"/>
        </w:rPr>
        <w:t>如果列车向</w:t>
      </w:r>
      <w:r w:rsidRPr="00451353" w:rsidR="00451353">
        <w:rPr>
          <w:rStyle w:val="aff1"/>
          <w:rFonts w:hint="eastAsia"/>
        </w:rPr>
        <w:t>END_2</w:t>
      </w:r>
      <w:r>
        <w:rPr>
          <w:rFonts w:hint="eastAsia"/>
        </w:rPr>
        <w:t>方向运行，而先后读到的信标从</w:t>
      </w:r>
      <w:r>
        <w:rPr>
          <w:rFonts w:hint="eastAsia"/>
        </w:rPr>
        <w:t>A</w:t>
      </w:r>
      <w:r>
        <w:rPr>
          <w:rFonts w:hint="eastAsia"/>
        </w:rPr>
        <w:t>到</w:t>
      </w:r>
      <w:r>
        <w:rPr>
          <w:rFonts w:hint="eastAsia"/>
        </w:rPr>
        <w:t>B</w:t>
      </w:r>
      <w:r>
        <w:rPr>
          <w:rFonts w:hint="eastAsia"/>
        </w:rPr>
        <w:t>为“上行”方向，则</w:t>
      </w:r>
      <w:r w:rsidRPr="00451353" w:rsidR="00451353">
        <w:rPr>
          <w:rStyle w:val="aff1"/>
          <w:rFonts w:hint="eastAsia"/>
        </w:rPr>
        <w:t>END_2</w:t>
      </w:r>
      <w:r>
        <w:rPr>
          <w:rFonts w:hint="eastAsia"/>
        </w:rPr>
        <w:t>端为“上行”</w:t>
      </w:r>
      <w:r w:rsidR="009B224E">
        <w:rPr>
          <w:rFonts w:hint="eastAsia"/>
        </w:rPr>
        <w:t>，如</w:t>
      </w:r>
      <w:r w:rsidR="009B224E">
        <w:fldChar w:fldCharType="begin"/>
      </w:r>
      <w:r w:rsidR="009B224E">
        <w:instrText xml:space="preserve"> </w:instrText>
      </w:r>
      <w:r w:rsidR="009B224E">
        <w:rPr>
          <w:rFonts w:hint="eastAsia"/>
        </w:rPr>
        <w:instrText>REF _Ref349029289 \h</w:instrText>
      </w:r>
      <w:r w:rsidR="009B224E">
        <w:instrText xml:space="preserve"> </w:instrText>
      </w:r>
      <w:r w:rsidR="009B224E">
        <w:fldChar w:fldCharType="separate"/>
      </w:r>
      <w:r w:rsidR="00DE178B">
        <w:t xml:space="preserve">Figure </w:t>
      </w:r>
      <w:r w:rsidR="00DE178B">
        <w:rPr>
          <w:noProof/>
        </w:rPr>
        <w:t>5</w:t>
      </w:r>
      <w:r w:rsidR="00DE178B">
        <w:noBreakHyphen/>
      </w:r>
      <w:r w:rsidR="00DE178B">
        <w:rPr>
          <w:noProof/>
        </w:rPr>
        <w:t>12</w:t>
      </w:r>
      <w:r w:rsidR="009B224E">
        <w:fldChar w:fldCharType="end"/>
      </w:r>
      <w:r w:rsidR="009B224E">
        <w:rPr>
          <w:rFonts w:hint="eastAsia"/>
        </w:rPr>
        <w:t>所示</w:t>
      </w:r>
      <w:r>
        <w:rPr>
          <w:rFonts w:hint="eastAsia"/>
        </w:rPr>
        <w:t>；</w:t>
      </w:r>
    </w:p>
    <w:p w:rsidR="00F923F0" w:rsidP="008E02BC" w:rsidRDefault="00F923F0">
      <w:pPr>
        <w:pStyle w:val="AltZ"/>
      </w:pPr>
      <w:r>
        <w:rPr>
          <w:rFonts w:hint="eastAsia"/>
        </w:rPr>
        <w:t>如果列车向</w:t>
      </w:r>
      <w:r w:rsidRPr="00451353" w:rsidR="00451353">
        <w:rPr>
          <w:rStyle w:val="aff1"/>
          <w:rFonts w:hint="eastAsia"/>
        </w:rPr>
        <w:t>END_2</w:t>
      </w:r>
      <w:r>
        <w:rPr>
          <w:rFonts w:hint="eastAsia"/>
        </w:rPr>
        <w:t>方向运行，而先后读到的信标从</w:t>
      </w:r>
      <w:r>
        <w:rPr>
          <w:rFonts w:hint="eastAsia"/>
        </w:rPr>
        <w:t>A</w:t>
      </w:r>
      <w:r>
        <w:rPr>
          <w:rFonts w:hint="eastAsia"/>
        </w:rPr>
        <w:t>到</w:t>
      </w:r>
      <w:r>
        <w:rPr>
          <w:rFonts w:hint="eastAsia"/>
        </w:rPr>
        <w:t>B</w:t>
      </w:r>
      <w:r>
        <w:rPr>
          <w:rFonts w:hint="eastAsia"/>
        </w:rPr>
        <w:t>为“下行”方向，则</w:t>
      </w:r>
      <w:r w:rsidRPr="00451353" w:rsidR="00451353">
        <w:rPr>
          <w:rStyle w:val="aff1"/>
          <w:rFonts w:hint="eastAsia"/>
        </w:rPr>
        <w:t>END_2</w:t>
      </w:r>
      <w:r>
        <w:rPr>
          <w:rFonts w:hint="eastAsia"/>
        </w:rPr>
        <w:t>端为“下行”；</w:t>
      </w:r>
    </w:p>
    <w:p w:rsidR="00F923F0" w:rsidP="008E02BC" w:rsidRDefault="00F923F0">
      <w:pPr>
        <w:pStyle w:val="AltZ"/>
      </w:pPr>
      <w:r>
        <w:rPr>
          <w:rFonts w:hint="eastAsia"/>
        </w:rPr>
        <w:t>如果列车向</w:t>
      </w:r>
      <w:r w:rsidRPr="00451353" w:rsidR="00451353">
        <w:rPr>
          <w:rStyle w:val="aff1"/>
          <w:rFonts w:hint="eastAsia"/>
        </w:rPr>
        <w:t>END_1</w:t>
      </w:r>
      <w:r>
        <w:rPr>
          <w:rFonts w:hint="eastAsia"/>
        </w:rPr>
        <w:t>方向运行，而先后读到的信标从</w:t>
      </w:r>
      <w:r>
        <w:rPr>
          <w:rFonts w:hint="eastAsia"/>
        </w:rPr>
        <w:t>A</w:t>
      </w:r>
      <w:r>
        <w:rPr>
          <w:rFonts w:hint="eastAsia"/>
        </w:rPr>
        <w:t>到</w:t>
      </w:r>
      <w:r>
        <w:rPr>
          <w:rFonts w:hint="eastAsia"/>
        </w:rPr>
        <w:t>B</w:t>
      </w:r>
      <w:r>
        <w:rPr>
          <w:rFonts w:hint="eastAsia"/>
        </w:rPr>
        <w:t>为“上行”方向，则</w:t>
      </w:r>
      <w:r w:rsidRPr="00451353" w:rsidR="00451353">
        <w:rPr>
          <w:rStyle w:val="aff1"/>
          <w:rFonts w:hint="eastAsia"/>
        </w:rPr>
        <w:t>END_2</w:t>
      </w:r>
      <w:r>
        <w:rPr>
          <w:rFonts w:hint="eastAsia"/>
        </w:rPr>
        <w:t>端为“下行”；</w:t>
      </w:r>
    </w:p>
    <w:p w:rsidR="00F923F0" w:rsidP="008E02BC" w:rsidRDefault="00F923F0">
      <w:pPr>
        <w:pStyle w:val="AltZ"/>
      </w:pPr>
      <w:r>
        <w:rPr>
          <w:rFonts w:hint="eastAsia"/>
        </w:rPr>
        <w:t>如果列车向</w:t>
      </w:r>
      <w:r w:rsidRPr="00451353" w:rsidR="00451353">
        <w:rPr>
          <w:rStyle w:val="aff1"/>
          <w:rFonts w:hint="eastAsia"/>
        </w:rPr>
        <w:t>END_1</w:t>
      </w:r>
      <w:r>
        <w:rPr>
          <w:rFonts w:hint="eastAsia"/>
        </w:rPr>
        <w:t>方向运行，而先后读到的信标从</w:t>
      </w:r>
      <w:r>
        <w:rPr>
          <w:rFonts w:hint="eastAsia"/>
        </w:rPr>
        <w:t>A</w:t>
      </w:r>
      <w:r>
        <w:rPr>
          <w:rFonts w:hint="eastAsia"/>
        </w:rPr>
        <w:t>到</w:t>
      </w:r>
      <w:r>
        <w:rPr>
          <w:rFonts w:hint="eastAsia"/>
        </w:rPr>
        <w:t>B</w:t>
      </w:r>
      <w:r>
        <w:rPr>
          <w:rFonts w:hint="eastAsia"/>
        </w:rPr>
        <w:t>为“下行”方向，则</w:t>
      </w:r>
      <w:r w:rsidRPr="00451353" w:rsidR="00451353">
        <w:rPr>
          <w:rStyle w:val="aff1"/>
          <w:rFonts w:hint="eastAsia"/>
        </w:rPr>
        <w:t>END_2</w:t>
      </w:r>
      <w:r>
        <w:rPr>
          <w:rFonts w:hint="eastAsia"/>
        </w:rPr>
        <w:t>端为“上行”；</w:t>
      </w:r>
    </w:p>
    <w:p w:rsidR="00D03C25" w:rsidP="00FA0FBB" w:rsidRDefault="008E02BC">
      <w:pPr>
        <w:pStyle w:val="AltX"/>
      </w:pPr>
      <w:r>
        <w:rPr>
          <w:rFonts w:hint="eastAsia"/>
        </w:rPr>
        <w:t>如果相邻两个信标之间有灯泡线的“极点”</w:t>
      </w:r>
      <w:r w:rsidR="00E37ABE">
        <w:rPr>
          <w:rFonts w:hint="eastAsia"/>
        </w:rPr>
        <w:t>，则该对信标不能用于方向判别，即无法通过该对信标进行列车定位初始化。</w:t>
      </w:r>
    </w:p>
    <w:p w:rsidR="0029073D" w:rsidP="00C93484" w:rsidRDefault="0029073D">
      <w:pPr>
        <w:pStyle w:val="Reqtify"/>
      </w:pPr>
    </w:p>
    <w:p w:rsidR="00CA57A7" w:rsidP="00C93484" w:rsidRDefault="00CA57A7">
      <w:pPr>
        <w:pStyle w:val="Reqtify"/>
      </w:pPr>
      <w:r w:rsidRPr="007F6855">
        <w:rPr>
          <w:rStyle w:val="aff1"/>
        </w:rPr>
        <w:t>NOTES</w:t>
      </w:r>
      <w:r w:rsidRPr="007F6855">
        <w:rPr>
          <w:rStyle w:val="aff1"/>
          <w:rFonts w:hint="eastAsia"/>
        </w:rPr>
        <w:t>：</w:t>
      </w:r>
    </w:p>
    <w:p w:rsidR="009B224E" w:rsidP="00C93484" w:rsidRDefault="009B224E">
      <w:pPr>
        <w:pStyle w:val="Reqtify"/>
      </w:pPr>
      <w:r>
        <w:rPr>
          <w:rFonts w:hint="eastAsia"/>
        </w:rPr>
        <w:t>所谓灯泡线，是指</w:t>
      </w:r>
      <w:r w:rsidR="00C41615">
        <w:rPr>
          <w:rFonts w:hint="eastAsia"/>
        </w:rPr>
        <w:t>列车无需折返更换驾驶室，即可完成运营方向由上行切换到下行（或反之）的作业线路。如</w:t>
      </w:r>
      <w:r w:rsidR="00C41615">
        <w:fldChar w:fldCharType="begin"/>
      </w:r>
      <w:r w:rsidR="00C41615">
        <w:instrText xml:space="preserve"> </w:instrText>
      </w:r>
      <w:r w:rsidR="00C41615">
        <w:rPr>
          <w:rFonts w:hint="eastAsia"/>
        </w:rPr>
        <w:instrText>REF _Ref349029834 \h</w:instrText>
      </w:r>
      <w:r w:rsidR="00C41615">
        <w:instrText xml:space="preserve"> </w:instrText>
      </w:r>
      <w:r w:rsidR="00C41615">
        <w:fldChar w:fldCharType="separate"/>
      </w:r>
      <w:r w:rsidR="00DE178B">
        <w:t xml:space="preserve">Figure </w:t>
      </w:r>
      <w:r w:rsidR="00DE178B">
        <w:rPr>
          <w:noProof/>
        </w:rPr>
        <w:t>5</w:t>
      </w:r>
      <w:r w:rsidR="00DE178B">
        <w:noBreakHyphen/>
      </w:r>
      <w:r w:rsidR="00DE178B">
        <w:rPr>
          <w:noProof/>
        </w:rPr>
        <w:t>13</w:t>
      </w:r>
      <w:r w:rsidR="00C41615">
        <w:fldChar w:fldCharType="end"/>
      </w:r>
      <w:r w:rsidR="00C41615">
        <w:rPr>
          <w:rFonts w:hint="eastAsia"/>
        </w:rPr>
        <w:t>所示，若列车车身跨</w:t>
      </w:r>
      <w:r w:rsidRPr="00C41615" w:rsidR="00C41615">
        <w:rPr>
          <w:rStyle w:val="aff1"/>
          <w:rFonts w:hint="eastAsia"/>
        </w:rPr>
        <w:t>UP</w:t>
      </w:r>
      <w:r w:rsidR="00C41615">
        <w:rPr>
          <w:rFonts w:hint="eastAsia"/>
        </w:rPr>
        <w:t>极点运行时，则</w:t>
      </w:r>
      <w:r w:rsidRPr="00451353" w:rsidR="00C41615">
        <w:rPr>
          <w:rStyle w:val="aff1"/>
          <w:rFonts w:hint="eastAsia"/>
        </w:rPr>
        <w:t>END_1</w:t>
      </w:r>
      <w:r w:rsidR="00C41615">
        <w:rPr>
          <w:rFonts w:hint="eastAsia"/>
        </w:rPr>
        <w:t>和</w:t>
      </w:r>
      <w:r w:rsidRPr="00451353" w:rsidR="00C41615">
        <w:rPr>
          <w:rStyle w:val="aff1"/>
          <w:rFonts w:hint="eastAsia"/>
        </w:rPr>
        <w:t>END_2</w:t>
      </w:r>
      <w:r w:rsidR="00C41615">
        <w:rPr>
          <w:rFonts w:hint="eastAsia"/>
        </w:rPr>
        <w:t>的方向均为</w:t>
      </w:r>
      <w:r w:rsidRPr="00C41615" w:rsidR="00C41615">
        <w:rPr>
          <w:rStyle w:val="aff1"/>
          <w:rFonts w:hint="eastAsia"/>
        </w:rPr>
        <w:t>DOWN</w:t>
      </w:r>
      <w:r w:rsidR="00C41615">
        <w:rPr>
          <w:rFonts w:hint="eastAsia"/>
        </w:rPr>
        <w:t>。</w:t>
      </w:r>
    </w:p>
    <w:p w:rsidR="00CA57A7" w:rsidP="00C93484" w:rsidRDefault="00CA57A7">
      <w:pPr>
        <w:pStyle w:val="Reqtify"/>
      </w:pPr>
      <w:r>
        <w:rPr>
          <w:rFonts w:hint="eastAsia"/>
        </w:rPr>
        <w:lastRenderedPageBreak/>
        <w:t xml:space="preserve">On a balloon loop, a train can run to the reverse direction without </w:t>
      </w:r>
      <w:r w:rsidR="00C83252">
        <w:t>having</w:t>
      </w:r>
      <w:r>
        <w:rPr>
          <w:rFonts w:hint="eastAsia"/>
        </w:rPr>
        <w:t xml:space="preserve"> to shunt or even stop, </w:t>
      </w:r>
      <w:r w:rsidR="00C41615">
        <w:rPr>
          <w:rFonts w:hint="eastAsia"/>
        </w:rPr>
        <w:t xml:space="preserve">refer to </w:t>
      </w:r>
      <w:r w:rsidR="00C41615">
        <w:fldChar w:fldCharType="begin"/>
      </w:r>
      <w:r w:rsidR="00C41615">
        <w:instrText xml:space="preserve"> </w:instrText>
      </w:r>
      <w:r w:rsidR="00C41615">
        <w:rPr>
          <w:rFonts w:hint="eastAsia"/>
        </w:rPr>
        <w:instrText>REF _Ref349029834 \h</w:instrText>
      </w:r>
      <w:r w:rsidR="00C41615">
        <w:instrText xml:space="preserve"> </w:instrText>
      </w:r>
      <w:r w:rsidR="00C41615">
        <w:fldChar w:fldCharType="separate"/>
      </w:r>
      <w:r w:rsidR="00DE178B">
        <w:t xml:space="preserve">Figure </w:t>
      </w:r>
      <w:r w:rsidR="00DE178B">
        <w:rPr>
          <w:noProof/>
        </w:rPr>
        <w:t>5</w:t>
      </w:r>
      <w:r w:rsidR="00DE178B">
        <w:noBreakHyphen/>
      </w:r>
      <w:r w:rsidR="00DE178B">
        <w:rPr>
          <w:noProof/>
        </w:rPr>
        <w:t>13</w:t>
      </w:r>
      <w:r w:rsidR="00C41615">
        <w:fldChar w:fldCharType="end"/>
      </w:r>
      <w:r w:rsidR="00C41615">
        <w:rPr>
          <w:rFonts w:hint="eastAsia"/>
        </w:rPr>
        <w:t>,</w:t>
      </w:r>
      <w:r>
        <w:rPr>
          <w:rFonts w:hint="eastAsia"/>
        </w:rPr>
        <w:t xml:space="preserve">which means there are </w:t>
      </w:r>
      <w:r w:rsidR="00C83252">
        <w:t>inconsistent</w:t>
      </w:r>
      <w:r>
        <w:rPr>
          <w:rFonts w:hint="eastAsia"/>
        </w:rPr>
        <w:t xml:space="preserve"> </w:t>
      </w:r>
      <w:r w:rsidR="00C83252">
        <w:t>orientations</w:t>
      </w:r>
      <w:r>
        <w:rPr>
          <w:rFonts w:hint="eastAsia"/>
        </w:rPr>
        <w:t xml:space="preserve"> for two train ENDs (both </w:t>
      </w:r>
      <w:r w:rsidRPr="00451353">
        <w:rPr>
          <w:rStyle w:val="aff1"/>
          <w:rFonts w:hint="eastAsia"/>
        </w:rPr>
        <w:t>END_1</w:t>
      </w:r>
      <w:r>
        <w:rPr>
          <w:rFonts w:hint="eastAsia"/>
        </w:rPr>
        <w:t xml:space="preserve"> and </w:t>
      </w:r>
      <w:r w:rsidRPr="00451353">
        <w:rPr>
          <w:rStyle w:val="aff1"/>
          <w:rFonts w:hint="eastAsia"/>
        </w:rPr>
        <w:t>END_2</w:t>
      </w:r>
      <w:r w:rsidRPr="00610A4C">
        <w:rPr>
          <w:rStyle w:val="aff1"/>
          <w:rFonts w:hint="eastAsia"/>
        </w:rPr>
        <w:t xml:space="preserve"> </w:t>
      </w:r>
      <w:r>
        <w:rPr>
          <w:rFonts w:hint="eastAsia"/>
        </w:rPr>
        <w:t xml:space="preserve">are toward to </w:t>
      </w:r>
      <w:r w:rsidRPr="00610A4C">
        <w:rPr>
          <w:rStyle w:val="aff1"/>
          <w:rFonts w:hint="eastAsia"/>
        </w:rPr>
        <w:t>UP</w:t>
      </w:r>
      <w:r>
        <w:rPr>
          <w:rFonts w:hint="eastAsia"/>
        </w:rPr>
        <w:t xml:space="preserve"> or </w:t>
      </w:r>
      <w:r w:rsidRPr="00610A4C">
        <w:rPr>
          <w:rStyle w:val="aff1"/>
          <w:rFonts w:hint="eastAsia"/>
        </w:rPr>
        <w:t>DOWN</w:t>
      </w:r>
      <w:r>
        <w:rPr>
          <w:rFonts w:hint="eastAsia"/>
        </w:rPr>
        <w:t>).</w:t>
      </w:r>
    </w:p>
    <w:p w:rsidR="0029073D" w:rsidP="00C93484" w:rsidRDefault="0029073D">
      <w:pPr>
        <w:pStyle w:val="Reqtify"/>
      </w:pPr>
    </w:p>
    <w:p w:rsidRPr="00CA57A7" w:rsidR="009B224E" w:rsidP="009B224E" w:rsidRDefault="00651E4E">
      <w:pPr>
        <w:pStyle w:val="affe"/>
      </w:pPr>
      <w:r>
        <w:drawing>
          <wp:inline distT="0" distB="0" distL="0" distR="0">
            <wp:extent cx="1828800" cy="1018540"/>
            <wp:effectExtent l="0" t="0" r="0" b="0"/>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018540"/>
                    </a:xfrm>
                    <a:prstGeom prst="rect">
                      <a:avLst/>
                    </a:prstGeom>
                    <a:noFill/>
                    <a:ln>
                      <a:noFill/>
                    </a:ln>
                  </pic:spPr>
                </pic:pic>
              </a:graphicData>
            </a:graphic>
          </wp:inline>
        </w:drawing>
      </w:r>
    </w:p>
    <w:p w:rsidR="00CA57A7" w:rsidP="00C41615" w:rsidRDefault="00C41615">
      <w:pPr>
        <w:pStyle w:val="affe"/>
      </w:pPr>
      <w:bookmarkStart w:name="_Ref349029834" w:id="5952"/>
      <w:bookmarkStart w:name="_Toc347567311" w:id="5953"/>
      <w:bookmarkStart w:name="_Toc349031200" w:id="5954"/>
      <w:bookmarkStart w:name="_Toc376183022" w:id="5955"/>
      <w:bookmarkStart w:name="_Toc392229993" w:id="5956"/>
      <w:r>
        <w:t xml:space="preserve">Figure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13</w:t>
      </w:r>
      <w:r w:rsidR="00DB1C8F">
        <w:fldChar w:fldCharType="end"/>
      </w:r>
      <w:bookmarkEnd w:id="5952"/>
      <w:bookmarkEnd w:id="5953"/>
      <w:r>
        <w:rPr>
          <w:rFonts w:hint="eastAsia"/>
        </w:rPr>
        <w:t xml:space="preserve"> The balloon loop</w:t>
      </w:r>
      <w:bookmarkEnd w:id="5954"/>
      <w:bookmarkEnd w:id="5955"/>
      <w:bookmarkEnd w:id="5956"/>
    </w:p>
    <w:p w:rsidRPr="007A35E5" w:rsidR="009B224E" w:rsidP="00C93484" w:rsidRDefault="009B224E">
      <w:pPr>
        <w:pStyle w:val="Reqtify"/>
      </w:pPr>
    </w:p>
    <w:p w:rsidRPr="006D2C2E" w:rsidR="006D2C2E" w:rsidP="00704491" w:rsidRDefault="006D2C2E">
      <w:pPr>
        <w:pStyle w:val="ReqtifyAltR"/>
      </w:pPr>
      <w:r w:rsidRPr="006D2C2E">
        <w:t>[iTC_CC_ATP-SwRS-0</w:t>
      </w:r>
      <w:r w:rsidRPr="006D2C2E">
        <w:rPr>
          <w:rFonts w:hint="eastAsia"/>
        </w:rPr>
        <w:t>248</w:t>
      </w:r>
      <w:r w:rsidRPr="006D2C2E">
        <w:t>]</w:t>
      </w:r>
    </w:p>
    <w:p w:rsidRPr="006D2C2E" w:rsidR="006D2C2E" w:rsidP="00C93484" w:rsidRDefault="008B4230">
      <w:pPr>
        <w:pStyle w:val="Reqtify"/>
      </w:pPr>
      <w:bookmarkStart w:name="BeaconLocation" w:id="5957"/>
      <w:r w:rsidRPr="00A17282">
        <w:rPr>
          <w:rStyle w:val="aff2"/>
          <w:bCs w:val="0"/>
          <w:iCs w:val="0"/>
        </w:rPr>
        <w:t>BeaconLocation</w:t>
      </w:r>
      <w:bookmarkEnd w:id="5957"/>
      <w:r w:rsidR="006D2C2E">
        <w:rPr>
          <w:rFonts w:hint="eastAsia"/>
        </w:rPr>
        <w:t>，</w:t>
      </w:r>
      <w:r w:rsidRPr="006D2C2E" w:rsidR="006D2C2E">
        <w:rPr>
          <w:rFonts w:hint="eastAsia"/>
        </w:rPr>
        <w:t>如果本周期读到了重定位信标</w:t>
      </w:r>
      <w:r w:rsidR="00FF42BD">
        <w:rPr>
          <w:rFonts w:hint="eastAsia"/>
        </w:rPr>
        <w:t>（无论是否已经在定位状态）</w:t>
      </w:r>
      <w:r w:rsidRPr="006D2C2E" w:rsidR="006D2C2E">
        <w:rPr>
          <w:rFonts w:hint="eastAsia"/>
        </w:rPr>
        <w:t>，则</w:t>
      </w:r>
      <w:r w:rsidRPr="006D2C2E" w:rsidR="006D2C2E">
        <w:rPr>
          <w:rFonts w:hint="eastAsia"/>
        </w:rPr>
        <w:t>ATP</w:t>
      </w:r>
      <w:r w:rsidRPr="006D2C2E" w:rsidR="006D2C2E">
        <w:rPr>
          <w:rFonts w:hint="eastAsia"/>
        </w:rPr>
        <w:t>需根据该信标在线路地图中的坐标计算读到信标时刻</w:t>
      </w:r>
      <w:r w:rsidRPr="00451353" w:rsidR="006D2C2E">
        <w:rPr>
          <w:rStyle w:val="aff1"/>
          <w:rFonts w:hint="eastAsia"/>
        </w:rPr>
        <w:t>END_2</w:t>
      </w:r>
      <w:r w:rsidRPr="006D2C2E" w:rsidR="006D2C2E">
        <w:rPr>
          <w:rFonts w:hint="eastAsia"/>
        </w:rPr>
        <w:t>车头的位置：</w:t>
      </w:r>
    </w:p>
    <w:p w:rsidRPr="006D2C2E" w:rsidR="006D2C2E" w:rsidP="00C93484" w:rsidRDefault="006D2C2E">
      <w:pPr>
        <w:pStyle w:val="Reqtify"/>
      </w:pPr>
      <w:r w:rsidRPr="006D2C2E">
        <w:rPr>
          <w:rFonts w:hint="eastAsia"/>
        </w:rPr>
        <w:t xml:space="preserve">If a valid beacon read, ATP shall calculate actual maximum and minimum location of the </w:t>
      </w:r>
      <w:r w:rsidRPr="00451353">
        <w:rPr>
          <w:rStyle w:val="aff1"/>
          <w:rFonts w:hint="eastAsia"/>
        </w:rPr>
        <w:t>END_2</w:t>
      </w:r>
      <w:r w:rsidRPr="006D2C2E">
        <w:rPr>
          <w:rFonts w:hint="eastAsia"/>
        </w:rPr>
        <w:t xml:space="preserve"> according to the beacon location in track map, the distance from beacon antenna to the </w:t>
      </w:r>
      <w:r w:rsidRPr="00451353">
        <w:rPr>
          <w:rStyle w:val="aff1"/>
          <w:rFonts w:hint="eastAsia"/>
        </w:rPr>
        <w:t>END_2</w:t>
      </w:r>
      <w:r w:rsidRPr="006D2C2E">
        <w:rPr>
          <w:rFonts w:hint="eastAsia"/>
        </w:rPr>
        <w:t xml:space="preserve">, the distance after top-loc, the orientation of </w:t>
      </w:r>
      <w:r w:rsidRPr="00451353">
        <w:rPr>
          <w:rStyle w:val="aff1"/>
          <w:rFonts w:hint="eastAsia"/>
        </w:rPr>
        <w:t>END_2</w:t>
      </w:r>
      <w:r w:rsidRPr="006D2C2E">
        <w:rPr>
          <w:rFonts w:hint="eastAsia"/>
        </w:rPr>
        <w:t xml:space="preserve"> and the direction of train </w:t>
      </w:r>
      <w:r w:rsidRPr="006D2C2E" w:rsidR="00C83252">
        <w:t>movement</w:t>
      </w:r>
      <w:r w:rsidRPr="006D2C2E">
        <w:t>.</w:t>
      </w:r>
      <w:r w:rsidRPr="006D2C2E">
        <w:rPr>
          <w:rFonts w:hint="eastAsia"/>
        </w:rPr>
        <w:t xml:space="preserve"> The </w:t>
      </w:r>
      <w:r w:rsidR="00C84046">
        <w:rPr>
          <w:rFonts w:hint="eastAsia"/>
        </w:rPr>
        <w:t xml:space="preserve">beacon location </w:t>
      </w:r>
      <w:r w:rsidRPr="006D2C2E">
        <w:t>indicate</w:t>
      </w:r>
      <w:r w:rsidRPr="006D2C2E">
        <w:rPr>
          <w:rFonts w:hint="eastAsia"/>
        </w:rPr>
        <w:t xml:space="preserve"> the actual external location of the </w:t>
      </w:r>
      <w:r w:rsidRPr="00451353">
        <w:rPr>
          <w:rStyle w:val="aff1"/>
          <w:rFonts w:hint="eastAsia"/>
        </w:rPr>
        <w:t>END_2</w:t>
      </w:r>
      <w:r w:rsidRPr="006D2C2E">
        <w:rPr>
          <w:rFonts w:hint="eastAsia"/>
        </w:rPr>
        <w:t>.</w:t>
      </w:r>
    </w:p>
    <w:p w:rsidRPr="006D2C2E" w:rsidR="006D2C2E" w:rsidP="00C93484" w:rsidRDefault="006D2C2E">
      <w:pPr>
        <w:pStyle w:val="Reqtify"/>
      </w:pPr>
    </w:p>
    <w:p w:rsidR="006B7945" w:rsidP="000431E0" w:rsidRDefault="006B7945">
      <w:pPr>
        <w:pStyle w:val="af7"/>
      </w:pPr>
      <w:r>
        <w:t xml:space="preserve">def </w:t>
      </w:r>
      <w:hyperlink w:history="1" w:anchor="BeaconLocation">
        <w:r w:rsidR="008B4230">
          <w:rPr>
            <w:rStyle w:val="ac"/>
          </w:rPr>
          <w:t>BeaconLocation</w:t>
        </w:r>
      </w:hyperlink>
      <w:r>
        <w:rPr>
          <w:color w:val="FF8000"/>
        </w:rPr>
        <w:t>(</w:t>
      </w:r>
      <w:r>
        <w:t>k</w:t>
      </w:r>
      <w:r>
        <w:rPr>
          <w:color w:val="FF8000"/>
        </w:rPr>
        <w:t>)</w:t>
      </w:r>
      <w:r>
        <w:t>:</w:t>
      </w:r>
    </w:p>
    <w:p w:rsidR="006B7945" w:rsidP="000431E0" w:rsidRDefault="006B7945">
      <w:pPr>
        <w:pStyle w:val="af7"/>
      </w:pPr>
      <w:r>
        <w:t xml:space="preserve">    if </w:t>
      </w:r>
      <w:r>
        <w:rPr>
          <w:color w:val="FF8000"/>
        </w:rPr>
        <w:t>(</w:t>
      </w:r>
      <w:hyperlink w:history="1" w:anchor="NewBeaconObtained">
        <w:r w:rsidR="008B283E">
          <w:rPr>
            <w:rStyle w:val="ac"/>
          </w:rPr>
          <w:t>NewBeaconObtained</w:t>
        </w:r>
      </w:hyperlink>
      <w:r>
        <w:rPr>
          <w:color w:val="FF8000"/>
        </w:rPr>
        <w:t>(</w:t>
      </w:r>
      <w:r>
        <w:t>k</w:t>
      </w:r>
      <w:r>
        <w:rPr>
          <w:color w:val="FF8000"/>
        </w:rPr>
        <w:t>)</w:t>
      </w:r>
      <w:r w:rsidR="00A60D8B">
        <w:rPr>
          <w:rFonts w:hint="eastAsia"/>
        </w:rPr>
        <w:t>):</w:t>
      </w:r>
    </w:p>
    <w:p w:rsidR="006B7945" w:rsidP="000431E0" w:rsidRDefault="006B7945">
      <w:pPr>
        <w:pStyle w:val="af7"/>
      </w:pPr>
      <w:r>
        <w:t xml:space="preserve">        </w:t>
      </w:r>
      <w:r w:rsidR="00A60D8B">
        <w:rPr>
          <w:rFonts w:hint="eastAsia"/>
        </w:rPr>
        <w:t>if</w:t>
      </w:r>
      <w:r w:rsidR="00A60D8B">
        <w:t xml:space="preserve"> </w:t>
      </w:r>
      <w:r w:rsidR="00A60D8B">
        <w:rPr>
          <w:rFonts w:hint="eastAsia"/>
        </w:rPr>
        <w:t>(</w:t>
      </w:r>
      <w:hyperlink w:history="1" w:anchor="End2OrientationByBeacon">
        <w:r w:rsidR="00040C85">
          <w:rPr>
            <w:rStyle w:val="ac"/>
          </w:rPr>
          <w:t>End2OrientationByBeacon</w:t>
        </w:r>
      </w:hyperlink>
      <w:r>
        <w:rPr>
          <w:color w:val="FF8000"/>
        </w:rPr>
        <w:t>(</w:t>
      </w:r>
      <w:r>
        <w:t>k</w:t>
      </w:r>
      <w:r>
        <w:rPr>
          <w:color w:val="FF8000"/>
        </w:rPr>
        <w:t>)</w:t>
      </w:r>
      <w:r>
        <w:t xml:space="preserve"> </w:t>
      </w:r>
      <w:r w:rsidRPr="00113E1C">
        <w:t>is</w:t>
      </w:r>
      <w:r>
        <w:t xml:space="preserve"> </w:t>
      </w:r>
      <w:r w:rsidRPr="00113E1C">
        <w:t>not</w:t>
      </w:r>
      <w:r>
        <w:t xml:space="preserve"> </w:t>
      </w:r>
      <w:r w:rsidRPr="00354FC4">
        <w:rPr>
          <w:rStyle w:val="aff1"/>
        </w:rPr>
        <w:t>None</w:t>
      </w:r>
      <w:r>
        <w:rPr>
          <w:color w:val="FF8000"/>
        </w:rPr>
        <w:t>)</w:t>
      </w:r>
      <w:r>
        <w:t>:</w:t>
      </w:r>
    </w:p>
    <w:p w:rsidRPr="00A60D8B" w:rsidR="00A60D8B" w:rsidP="000431E0" w:rsidRDefault="00A60D8B">
      <w:pPr>
        <w:pStyle w:val="af7"/>
      </w:pPr>
      <w:r w:rsidRPr="00A60D8B">
        <w:t xml:space="preserve">            </w:t>
      </w:r>
      <w:hyperlink w:history="1" w:anchor="BeaconLocation">
        <w:r w:rsidRPr="00A60D8B">
          <w:rPr>
            <w:rStyle w:val="ac"/>
          </w:rPr>
          <w:t>BeaconLocation</w:t>
        </w:r>
      </w:hyperlink>
      <w:r w:rsidRPr="00A60D8B">
        <w:t>.Ext2 = (</w:t>
      </w:r>
      <w:hyperlink w:history="1" w:anchor="LocationUpdateExt2">
        <w:r w:rsidRPr="006E3F60">
          <w:rPr>
            <w:rStyle w:val="ac"/>
          </w:rPr>
          <w:t>TrackMap.LocationUpdateExt2</w:t>
        </w:r>
      </w:hyperlink>
    </w:p>
    <w:p w:rsidRPr="00A60D8B" w:rsidR="00A60D8B" w:rsidP="000431E0" w:rsidRDefault="00A60D8B">
      <w:pPr>
        <w:pStyle w:val="af7"/>
      </w:pPr>
      <w:r w:rsidRPr="00A60D8B">
        <w:t xml:space="preserve">                                   </w:t>
      </w:r>
      <w:r w:rsidR="006E3F60">
        <w:rPr>
          <w:rFonts w:hint="eastAsia"/>
        </w:rPr>
        <w:t xml:space="preserve">    </w:t>
      </w:r>
      <w:r w:rsidRPr="00A60D8B">
        <w:t>(</w:t>
      </w:r>
      <w:hyperlink w:history="1" w:anchor="End2RunningForward">
        <w:r w:rsidRPr="00A60D8B">
          <w:rPr>
            <w:rStyle w:val="ac"/>
          </w:rPr>
          <w:t>End2RunningForward</w:t>
        </w:r>
      </w:hyperlink>
      <w:r w:rsidRPr="00A60D8B">
        <w:t>(k),</w:t>
      </w:r>
    </w:p>
    <w:p w:rsidRPr="00A60D8B" w:rsidR="00A60D8B" w:rsidP="000431E0" w:rsidRDefault="00A60D8B">
      <w:pPr>
        <w:pStyle w:val="af7"/>
      </w:pPr>
      <w:r w:rsidRPr="00A60D8B">
        <w:t xml:space="preserve">                                  </w:t>
      </w:r>
      <w:r w:rsidR="006E3F60">
        <w:rPr>
          <w:rFonts w:hint="eastAsia"/>
        </w:rPr>
        <w:t xml:space="preserve">    </w:t>
      </w:r>
      <w:r w:rsidRPr="00A60D8B">
        <w:t xml:space="preserve">  </w:t>
      </w:r>
      <w:hyperlink w:history="1" w:anchor="End2OrientationByBeacon">
        <w:r w:rsidRPr="00A60D8B">
          <w:rPr>
            <w:rStyle w:val="ac"/>
          </w:rPr>
          <w:t>End2OrientationByBeacon</w:t>
        </w:r>
      </w:hyperlink>
      <w:r w:rsidRPr="00A60D8B">
        <w:t>(k),</w:t>
      </w:r>
    </w:p>
    <w:p w:rsidRPr="00A60D8B" w:rsidR="00A60D8B" w:rsidP="000431E0" w:rsidRDefault="00A60D8B">
      <w:pPr>
        <w:pStyle w:val="af7"/>
      </w:pPr>
      <w:r w:rsidRPr="00A60D8B">
        <w:t xml:space="preserve">                                  </w:t>
      </w:r>
      <w:r w:rsidR="006E3F60">
        <w:rPr>
          <w:rFonts w:hint="eastAsia"/>
        </w:rPr>
        <w:t xml:space="preserve">    </w:t>
      </w:r>
      <w:r w:rsidRPr="00A60D8B">
        <w:t xml:space="preserve">  </w:t>
      </w:r>
      <w:hyperlink w:history="1" w:anchor="BeaconLastObtained">
        <w:r w:rsidRPr="00A60D8B">
          <w:rPr>
            <w:rStyle w:val="ac"/>
          </w:rPr>
          <w:t>BeaconLastObtained</w:t>
        </w:r>
      </w:hyperlink>
      <w:r w:rsidRPr="00A60D8B">
        <w:t>.Location(k),</w:t>
      </w:r>
    </w:p>
    <w:p w:rsidRPr="00A60D8B" w:rsidR="00A60D8B" w:rsidP="000431E0" w:rsidRDefault="00A60D8B">
      <w:pPr>
        <w:pStyle w:val="af7"/>
      </w:pPr>
      <w:r w:rsidRPr="00A60D8B">
        <w:t xml:space="preserve">                                 </w:t>
      </w:r>
      <w:r w:rsidR="006E3F60">
        <w:rPr>
          <w:rFonts w:hint="eastAsia"/>
        </w:rPr>
        <w:t xml:space="preserve">    </w:t>
      </w:r>
      <w:r w:rsidRPr="00A60D8B">
        <w:t xml:space="preserve">   </w:t>
      </w:r>
      <w:hyperlink w:history="1" w:anchor="MaxMotionOfEnd2">
        <w:r w:rsidRPr="00A60D8B">
          <w:rPr>
            <w:rStyle w:val="ac"/>
          </w:rPr>
          <w:t>MaxMotionOfEnd2</w:t>
        </w:r>
      </w:hyperlink>
      <w:r w:rsidRPr="00A60D8B">
        <w:t>(k),</w:t>
      </w:r>
    </w:p>
    <w:p w:rsidRPr="00A60D8B" w:rsidR="00A60D8B" w:rsidP="000431E0" w:rsidRDefault="00A60D8B">
      <w:pPr>
        <w:pStyle w:val="af7"/>
      </w:pPr>
      <w:r w:rsidRPr="00A60D8B">
        <w:t xml:space="preserve">                                  </w:t>
      </w:r>
      <w:r w:rsidR="006E3F60">
        <w:rPr>
          <w:rFonts w:hint="eastAsia"/>
        </w:rPr>
        <w:t xml:space="preserve">    </w:t>
      </w:r>
      <w:r w:rsidRPr="00A60D8B">
        <w:t xml:space="preserve">  </w:t>
      </w:r>
      <w:hyperlink w:history="1" w:anchor="MinMotionOfEnd2">
        <w:r w:rsidRPr="00A60D8B">
          <w:rPr>
            <w:rStyle w:val="ac"/>
          </w:rPr>
          <w:t>MinMotionOfEnd2</w:t>
        </w:r>
      </w:hyperlink>
      <w:r w:rsidRPr="00A60D8B">
        <w:t>(k)))</w:t>
      </w:r>
    </w:p>
    <w:p w:rsidRPr="00A60D8B" w:rsidR="00A60D8B" w:rsidP="000431E0" w:rsidRDefault="00A60D8B">
      <w:pPr>
        <w:pStyle w:val="af7"/>
      </w:pPr>
      <w:r w:rsidRPr="00A60D8B">
        <w:t xml:space="preserve">        elif (</w:t>
      </w:r>
      <w:hyperlink w:history="1" w:anchor="TrainLocalized">
        <w:r w:rsidRPr="00A60D8B">
          <w:rPr>
            <w:rStyle w:val="ac"/>
          </w:rPr>
          <w:t>TrainLocalized</w:t>
        </w:r>
      </w:hyperlink>
      <w:r w:rsidRPr="00A60D8B">
        <w:t>(k-1)):</w:t>
      </w:r>
    </w:p>
    <w:p w:rsidRPr="00A60D8B" w:rsidR="00A60D8B" w:rsidP="000431E0" w:rsidRDefault="00A60D8B">
      <w:pPr>
        <w:pStyle w:val="af7"/>
      </w:pPr>
      <w:r w:rsidRPr="00A60D8B">
        <w:t xml:space="preserve">            </w:t>
      </w:r>
      <w:hyperlink w:history="1" w:anchor="BeaconLocation">
        <w:r w:rsidRPr="00A60D8B">
          <w:rPr>
            <w:rStyle w:val="ac"/>
          </w:rPr>
          <w:t>BeaconLocation</w:t>
        </w:r>
      </w:hyperlink>
      <w:r w:rsidRPr="00A60D8B">
        <w:t>.Ext2 = (</w:t>
      </w:r>
      <w:hyperlink w:history="1" w:anchor="LocationUpdateExt2">
        <w:r w:rsidRPr="006E3F60">
          <w:rPr>
            <w:rStyle w:val="ac"/>
          </w:rPr>
          <w:t>TrackMap.LocationUpdateExt2</w:t>
        </w:r>
      </w:hyperlink>
    </w:p>
    <w:p w:rsidRPr="00A60D8B" w:rsidR="00A60D8B" w:rsidP="000431E0" w:rsidRDefault="00A60D8B">
      <w:pPr>
        <w:pStyle w:val="af7"/>
      </w:pPr>
      <w:r w:rsidRPr="00A60D8B">
        <w:t xml:space="preserve">                                </w:t>
      </w:r>
      <w:r w:rsidR="006E3F60">
        <w:rPr>
          <w:rFonts w:hint="eastAsia"/>
        </w:rPr>
        <w:t xml:space="preserve">    </w:t>
      </w:r>
      <w:r w:rsidRPr="00A60D8B">
        <w:t xml:space="preserve">   (</w:t>
      </w:r>
      <w:hyperlink w:history="1" w:anchor="End2RunningForward">
        <w:r w:rsidRPr="00A60D8B">
          <w:rPr>
            <w:rStyle w:val="ac"/>
          </w:rPr>
          <w:t>End2RunningForward</w:t>
        </w:r>
      </w:hyperlink>
      <w:r w:rsidRPr="00A60D8B">
        <w:t>(k),</w:t>
      </w:r>
    </w:p>
    <w:p w:rsidRPr="00A60D8B" w:rsidR="00A60D8B" w:rsidP="000431E0" w:rsidRDefault="00A60D8B">
      <w:pPr>
        <w:pStyle w:val="af7"/>
      </w:pPr>
      <w:r w:rsidRPr="00A60D8B">
        <w:t xml:space="preserve">                               </w:t>
      </w:r>
      <w:r w:rsidR="006E3F60">
        <w:rPr>
          <w:rFonts w:hint="eastAsia"/>
        </w:rPr>
        <w:t xml:space="preserve">    </w:t>
      </w:r>
      <w:r w:rsidRPr="00A60D8B">
        <w:t xml:space="preserve">     </w:t>
      </w:r>
      <w:hyperlink w:history="1" w:anchor="TrainLocation">
        <w:r w:rsidRPr="00A60D8B">
          <w:rPr>
            <w:rStyle w:val="ac"/>
          </w:rPr>
          <w:t>TrainLocation</w:t>
        </w:r>
      </w:hyperlink>
      <w:r w:rsidRPr="00A60D8B">
        <w:t>(k-1).Ext2</w:t>
      </w:r>
      <w:r>
        <w:rPr>
          <w:rFonts w:hint="eastAsia"/>
        </w:rPr>
        <w:t>.</w:t>
      </w:r>
      <w:r w:rsidRPr="00A60D8B">
        <w:t>Ort,</w:t>
      </w:r>
    </w:p>
    <w:p w:rsidRPr="00A60D8B" w:rsidR="00A60D8B" w:rsidP="000431E0" w:rsidRDefault="00A60D8B">
      <w:pPr>
        <w:pStyle w:val="af7"/>
      </w:pPr>
      <w:r w:rsidRPr="00A60D8B">
        <w:t xml:space="preserve">                                </w:t>
      </w:r>
      <w:r w:rsidR="006E3F60">
        <w:rPr>
          <w:rFonts w:hint="eastAsia"/>
        </w:rPr>
        <w:t xml:space="preserve">    </w:t>
      </w:r>
      <w:r w:rsidRPr="00A60D8B">
        <w:t xml:space="preserve">    </w:t>
      </w:r>
      <w:hyperlink w:history="1" w:anchor="BeaconLastObtained">
        <w:r w:rsidRPr="00A60D8B">
          <w:rPr>
            <w:rStyle w:val="ac"/>
          </w:rPr>
          <w:t>BeaconLastObtained</w:t>
        </w:r>
      </w:hyperlink>
      <w:r w:rsidRPr="00A60D8B">
        <w:t>.Location(k),</w:t>
      </w:r>
    </w:p>
    <w:p w:rsidRPr="00A60D8B" w:rsidR="00A60D8B" w:rsidP="000431E0" w:rsidRDefault="00A60D8B">
      <w:pPr>
        <w:pStyle w:val="af7"/>
      </w:pPr>
      <w:r w:rsidRPr="00A60D8B">
        <w:t xml:space="preserve">                                 </w:t>
      </w:r>
      <w:r w:rsidR="006E3F60">
        <w:rPr>
          <w:rFonts w:hint="eastAsia"/>
        </w:rPr>
        <w:t xml:space="preserve">    </w:t>
      </w:r>
      <w:r w:rsidRPr="00A60D8B">
        <w:t xml:space="preserve">   </w:t>
      </w:r>
      <w:hyperlink w:history="1" w:anchor="MaxMotionOfEnd2">
        <w:r w:rsidRPr="00A60D8B">
          <w:rPr>
            <w:rStyle w:val="ac"/>
          </w:rPr>
          <w:t>MaxMotionOfEnd2</w:t>
        </w:r>
      </w:hyperlink>
      <w:r w:rsidRPr="00A60D8B">
        <w:t>(k),</w:t>
      </w:r>
    </w:p>
    <w:p w:rsidRPr="00A60D8B" w:rsidR="00A60D8B" w:rsidP="000431E0" w:rsidRDefault="00A60D8B">
      <w:pPr>
        <w:pStyle w:val="af7"/>
      </w:pPr>
      <w:r w:rsidRPr="00A60D8B">
        <w:t xml:space="preserve">                                   </w:t>
      </w:r>
      <w:r w:rsidR="006E3F60">
        <w:rPr>
          <w:rFonts w:hint="eastAsia"/>
        </w:rPr>
        <w:t xml:space="preserve">    </w:t>
      </w:r>
      <w:r w:rsidRPr="00A60D8B">
        <w:t xml:space="preserve"> </w:t>
      </w:r>
      <w:hyperlink w:history="1" w:anchor="MinMotionOfEnd2">
        <w:r w:rsidRPr="00A60D8B">
          <w:rPr>
            <w:rStyle w:val="ac"/>
          </w:rPr>
          <w:t>MinMotionOfEnd2</w:t>
        </w:r>
      </w:hyperlink>
      <w:r w:rsidRPr="00A60D8B">
        <w:t>(k)))</w:t>
      </w:r>
    </w:p>
    <w:p w:rsidRPr="00A60D8B" w:rsidR="00A60D8B" w:rsidP="000431E0" w:rsidRDefault="00A60D8B">
      <w:pPr>
        <w:pStyle w:val="af7"/>
      </w:pPr>
      <w:r w:rsidRPr="00A60D8B">
        <w:t xml:space="preserve">        else:</w:t>
      </w:r>
    </w:p>
    <w:p w:rsidRPr="00A60D8B" w:rsidR="00A60D8B" w:rsidP="000431E0" w:rsidRDefault="00A60D8B">
      <w:pPr>
        <w:pStyle w:val="af7"/>
      </w:pPr>
      <w:r w:rsidRPr="00A60D8B">
        <w:t xml:space="preserve">            </w:t>
      </w:r>
      <w:hyperlink w:history="1" w:anchor="BeaconLocation">
        <w:r w:rsidRPr="00A60D8B">
          <w:rPr>
            <w:rStyle w:val="ac"/>
          </w:rPr>
          <w:t>BeaconLocation</w:t>
        </w:r>
      </w:hyperlink>
      <w:r w:rsidRPr="00A60D8B">
        <w:t xml:space="preserve">.Ext2 = </w:t>
      </w:r>
      <w:r w:rsidRPr="00A60D8B">
        <w:rPr>
          <w:rStyle w:val="aff1"/>
        </w:rPr>
        <w:t>None</w:t>
      </w:r>
    </w:p>
    <w:p w:rsidR="00A60D8B" w:rsidP="000431E0" w:rsidRDefault="00A60D8B">
      <w:pPr>
        <w:pStyle w:val="af7"/>
      </w:pPr>
      <w:r w:rsidRPr="00A60D8B">
        <w:t xml:space="preserve">            </w:t>
      </w:r>
    </w:p>
    <w:p w:rsidR="006B7945" w:rsidP="000431E0" w:rsidRDefault="006B7945">
      <w:pPr>
        <w:pStyle w:val="af7"/>
      </w:pPr>
      <w:r>
        <w:t xml:space="preserve">        </w:t>
      </w:r>
      <w:hyperlink w:history="1" w:anchor="BeaconLocation">
        <w:r w:rsidR="008B4230">
          <w:rPr>
            <w:rStyle w:val="ac"/>
          </w:rPr>
          <w:t>BeaconLocation</w:t>
        </w:r>
      </w:hyperlink>
      <w:r w:rsidR="00354F88">
        <w:t>.U</w:t>
      </w:r>
      <w:r>
        <w:t xml:space="preserve">ncertainty </w:t>
      </w:r>
      <w:r>
        <w:rPr>
          <w:color w:val="FF8000"/>
        </w:rPr>
        <w:t>=</w:t>
      </w:r>
      <w:r>
        <w:t xml:space="preserve"> </w:t>
      </w:r>
      <w:r>
        <w:rPr>
          <w:color w:val="FF8000"/>
        </w:rPr>
        <w:t>(</w:t>
      </w:r>
      <w:r>
        <w:rPr>
          <w:color w:val="800000"/>
        </w:rPr>
        <w:t>2</w:t>
      </w:r>
      <w:r>
        <w:t xml:space="preserve"> </w:t>
      </w:r>
      <w:r>
        <w:rPr>
          <w:color w:val="FF8000"/>
        </w:rPr>
        <w:t>*</w:t>
      </w:r>
      <w:r>
        <w:t xml:space="preserve"> </w:t>
      </w:r>
      <w:hyperlink w:history="1" w:anchor="BeaconLastObtained">
        <w:r w:rsidR="00B71D12">
          <w:rPr>
            <w:rStyle w:val="ac"/>
          </w:rPr>
          <w:t>BeaconLastObtained</w:t>
        </w:r>
      </w:hyperlink>
      <w:r>
        <w:rPr>
          <w:color w:val="FF8000"/>
        </w:rPr>
        <w:t>(</w:t>
      </w:r>
      <w:r>
        <w:t>k</w:t>
      </w:r>
      <w:r>
        <w:rPr>
          <w:color w:val="FF8000"/>
        </w:rPr>
        <w:t>)</w:t>
      </w:r>
      <w:r w:rsidR="00354F88">
        <w:t>.P</w:t>
      </w:r>
      <w:r>
        <w:t>osition</w:t>
      </w:r>
      <w:r w:rsidR="00354F88">
        <w:t>T</w:t>
      </w:r>
      <w:r>
        <w:t>olerance</w:t>
      </w:r>
    </w:p>
    <w:p w:rsidR="006B7945" w:rsidP="000431E0" w:rsidRDefault="006B7945">
      <w:pPr>
        <w:pStyle w:val="af7"/>
      </w:pPr>
      <w:r>
        <w:lastRenderedPageBreak/>
        <w:t xml:space="preserve">                                    </w:t>
      </w:r>
      <w:r w:rsidR="00A60D8B">
        <w:rPr>
          <w:rFonts w:hint="eastAsia"/>
        </w:rPr>
        <w:t xml:space="preserve">      </w:t>
      </w:r>
      <w:r>
        <w:t xml:space="preserve">  </w:t>
      </w:r>
      <w:r>
        <w:rPr>
          <w:color w:val="FF8000"/>
        </w:rPr>
        <w:t>+</w:t>
      </w:r>
      <w:r>
        <w:t xml:space="preserve"> </w:t>
      </w:r>
      <w:hyperlink w:history="1" w:anchor="abs">
        <w:r w:rsidRPr="003B2B37" w:rsidR="003B2B37">
          <w:rPr>
            <w:rStyle w:val="ac"/>
          </w:rPr>
          <w:t>abs</w:t>
        </w:r>
      </w:hyperlink>
      <w:r w:rsidR="003B2B37">
        <w:rPr>
          <w:rFonts w:hint="eastAsia"/>
        </w:rPr>
        <w:t>(</w:t>
      </w:r>
      <w:hyperlink w:history="1" w:anchor="DistLastBeaconMax">
        <w:r w:rsidR="00B71D12">
          <w:rPr>
            <w:rStyle w:val="ac"/>
          </w:rPr>
          <w:t>DistLastBeaconMax</w:t>
        </w:r>
      </w:hyperlink>
      <w:r w:rsidR="00D7725C">
        <w:rPr>
          <w:color w:val="FF8000"/>
        </w:rPr>
        <w:t>(</w:t>
      </w:r>
      <w:r w:rsidR="00D7725C">
        <w:t>k</w:t>
      </w:r>
      <w:r w:rsidR="00D7725C">
        <w:rPr>
          <w:color w:val="FF8000"/>
        </w:rPr>
        <w:t>)</w:t>
      </w:r>
      <w:r>
        <w:t xml:space="preserve"> </w:t>
      </w:r>
      <w:r>
        <w:rPr>
          <w:color w:val="FF8000"/>
        </w:rPr>
        <w:t>-</w:t>
      </w:r>
      <w:r>
        <w:t xml:space="preserve"> </w:t>
      </w:r>
      <w:hyperlink w:history="1" w:anchor="DistLastBeaconMin">
        <w:r w:rsidR="00B71D12">
          <w:rPr>
            <w:rStyle w:val="ac"/>
          </w:rPr>
          <w:t>DistLastBeaconMin</w:t>
        </w:r>
      </w:hyperlink>
      <w:r w:rsidR="00D7725C">
        <w:rPr>
          <w:color w:val="FF8000"/>
        </w:rPr>
        <w:t>(</w:t>
      </w:r>
      <w:r w:rsidR="00D7725C">
        <w:t>k</w:t>
      </w:r>
      <w:r w:rsidR="00D7725C">
        <w:rPr>
          <w:color w:val="FF8000"/>
        </w:rPr>
        <w:t>)</w:t>
      </w:r>
      <w:r>
        <w:rPr>
          <w:color w:val="FF8000"/>
        </w:rPr>
        <w:t>))</w:t>
      </w:r>
      <w:r>
        <w:t xml:space="preserve"> </w:t>
      </w:r>
    </w:p>
    <w:p w:rsidR="006B7945" w:rsidP="000431E0" w:rsidRDefault="006B7945">
      <w:pPr>
        <w:pStyle w:val="af7"/>
      </w:pPr>
      <w:r>
        <w:t xml:space="preserve">        </w:t>
      </w:r>
      <w:hyperlink w:history="1" w:anchor="BeaconLocation">
        <w:r w:rsidR="008B4230">
          <w:rPr>
            <w:rStyle w:val="ac"/>
          </w:rPr>
          <w:t>BeaconLocation</w:t>
        </w:r>
      </w:hyperlink>
      <w:r w:rsidR="00354F88">
        <w:t>.I</w:t>
      </w:r>
      <w:r>
        <w:t xml:space="preserve">nt2 </w:t>
      </w:r>
      <w:r>
        <w:rPr>
          <w:color w:val="FF8000"/>
        </w:rPr>
        <w:t>=</w:t>
      </w:r>
      <w:r w:rsidR="00DC6D71">
        <w:t xml:space="preserve"> </w:t>
      </w:r>
      <w:hyperlink w:history="1" w:anchor="UpdateInt2FromExt2">
        <w:r w:rsidRPr="00A17282" w:rsidR="00DC6D71">
          <w:rPr>
            <w:rStyle w:val="ac"/>
            <w:rFonts w:hint="eastAsia"/>
          </w:rPr>
          <w:t>U</w:t>
        </w:r>
        <w:r w:rsidRPr="00A17282">
          <w:rPr>
            <w:rStyle w:val="ac"/>
          </w:rPr>
          <w:t>pdate</w:t>
        </w:r>
        <w:r w:rsidRPr="00A17282" w:rsidR="00354F88">
          <w:rPr>
            <w:rStyle w:val="ac"/>
          </w:rPr>
          <w:t>I</w:t>
        </w:r>
        <w:r w:rsidRPr="00A17282">
          <w:rPr>
            <w:rStyle w:val="ac"/>
          </w:rPr>
          <w:t>nt2</w:t>
        </w:r>
        <w:r w:rsidRPr="00A17282" w:rsidR="00354F88">
          <w:rPr>
            <w:rStyle w:val="ac"/>
          </w:rPr>
          <w:t>F</w:t>
        </w:r>
        <w:r w:rsidRPr="00A17282">
          <w:rPr>
            <w:rStyle w:val="ac"/>
          </w:rPr>
          <w:t>rom</w:t>
        </w:r>
        <w:r w:rsidRPr="00A17282" w:rsidR="00354F88">
          <w:rPr>
            <w:rStyle w:val="ac"/>
          </w:rPr>
          <w:t>E</w:t>
        </w:r>
        <w:r w:rsidRPr="00A17282">
          <w:rPr>
            <w:rStyle w:val="ac"/>
          </w:rPr>
          <w:t>xt2</w:t>
        </w:r>
      </w:hyperlink>
    </w:p>
    <w:p w:rsidR="006B7945" w:rsidP="000431E0" w:rsidRDefault="006B7945">
      <w:pPr>
        <w:pStyle w:val="af7"/>
      </w:pPr>
      <w:r>
        <w:t xml:space="preserve">        </w:t>
      </w:r>
      <w:hyperlink w:history="1" w:anchor="BeaconLocation">
        <w:r w:rsidR="008B4230">
          <w:rPr>
            <w:rStyle w:val="ac"/>
          </w:rPr>
          <w:t>BeaconLocation</w:t>
        </w:r>
      </w:hyperlink>
      <w:r w:rsidR="00354F88">
        <w:t>.E</w:t>
      </w:r>
      <w:r>
        <w:t xml:space="preserve">xt1 </w:t>
      </w:r>
      <w:r>
        <w:rPr>
          <w:color w:val="FF8000"/>
        </w:rPr>
        <w:t>=</w:t>
      </w:r>
      <w:r>
        <w:t xml:space="preserve"> </w:t>
      </w:r>
      <w:hyperlink w:history="1" w:anchor="UpdateExt1FromExt2">
        <w:r w:rsidRPr="00A17282" w:rsidR="00DC6D71">
          <w:rPr>
            <w:rStyle w:val="ac"/>
            <w:rFonts w:hint="eastAsia"/>
          </w:rPr>
          <w:t>U</w:t>
        </w:r>
        <w:r w:rsidRPr="00A17282">
          <w:rPr>
            <w:rStyle w:val="ac"/>
          </w:rPr>
          <w:t>pdate</w:t>
        </w:r>
        <w:r w:rsidRPr="00A17282" w:rsidR="00354F88">
          <w:rPr>
            <w:rStyle w:val="ac"/>
          </w:rPr>
          <w:t>E</w:t>
        </w:r>
        <w:r w:rsidRPr="00A17282">
          <w:rPr>
            <w:rStyle w:val="ac"/>
          </w:rPr>
          <w:t>xt1</w:t>
        </w:r>
        <w:r w:rsidRPr="00A17282" w:rsidR="00354F88">
          <w:rPr>
            <w:rStyle w:val="ac"/>
          </w:rPr>
          <w:t>F</w:t>
        </w:r>
        <w:r w:rsidRPr="00A17282">
          <w:rPr>
            <w:rStyle w:val="ac"/>
          </w:rPr>
          <w:t>rom</w:t>
        </w:r>
        <w:r w:rsidRPr="00A17282" w:rsidR="00354F88">
          <w:rPr>
            <w:rStyle w:val="ac"/>
          </w:rPr>
          <w:t>E</w:t>
        </w:r>
        <w:r w:rsidRPr="00A17282">
          <w:rPr>
            <w:rStyle w:val="ac"/>
          </w:rPr>
          <w:t>xt2</w:t>
        </w:r>
      </w:hyperlink>
    </w:p>
    <w:p w:rsidR="006B7945" w:rsidP="000431E0" w:rsidRDefault="006B7945">
      <w:pPr>
        <w:pStyle w:val="af7"/>
      </w:pPr>
      <w:r>
        <w:t xml:space="preserve">        </w:t>
      </w:r>
      <w:hyperlink w:history="1" w:anchor="BeaconLocation">
        <w:r w:rsidR="008B4230">
          <w:rPr>
            <w:rStyle w:val="ac"/>
          </w:rPr>
          <w:t>BeaconLocation</w:t>
        </w:r>
      </w:hyperlink>
      <w:r w:rsidR="00354F88">
        <w:t>.I</w:t>
      </w:r>
      <w:r>
        <w:t xml:space="preserve">nt1 </w:t>
      </w:r>
      <w:r>
        <w:rPr>
          <w:color w:val="FF8000"/>
        </w:rPr>
        <w:t>=</w:t>
      </w:r>
      <w:r>
        <w:t xml:space="preserve"> </w:t>
      </w:r>
      <w:hyperlink w:history="1" w:anchor="UpdateInt1FromExt2">
        <w:r w:rsidRPr="00A17282" w:rsidR="00DC6D71">
          <w:rPr>
            <w:rStyle w:val="ac"/>
            <w:rFonts w:hint="eastAsia"/>
          </w:rPr>
          <w:t>U</w:t>
        </w:r>
        <w:r w:rsidRPr="00A17282">
          <w:rPr>
            <w:rStyle w:val="ac"/>
          </w:rPr>
          <w:t>pdate</w:t>
        </w:r>
        <w:r w:rsidRPr="00A17282" w:rsidR="00354F88">
          <w:rPr>
            <w:rStyle w:val="ac"/>
          </w:rPr>
          <w:t>I</w:t>
        </w:r>
        <w:r w:rsidRPr="00A17282">
          <w:rPr>
            <w:rStyle w:val="ac"/>
          </w:rPr>
          <w:t>nt1</w:t>
        </w:r>
        <w:r w:rsidRPr="00A17282" w:rsidR="00354F88">
          <w:rPr>
            <w:rStyle w:val="ac"/>
          </w:rPr>
          <w:t>F</w:t>
        </w:r>
        <w:r w:rsidRPr="00A17282">
          <w:rPr>
            <w:rStyle w:val="ac"/>
          </w:rPr>
          <w:t>rom</w:t>
        </w:r>
        <w:r w:rsidRPr="00A17282" w:rsidR="00354F88">
          <w:rPr>
            <w:rStyle w:val="ac"/>
          </w:rPr>
          <w:t>E</w:t>
        </w:r>
        <w:r w:rsidRPr="00A17282">
          <w:rPr>
            <w:rStyle w:val="ac"/>
          </w:rPr>
          <w:t>xt2</w:t>
        </w:r>
      </w:hyperlink>
    </w:p>
    <w:p w:rsidR="006B7945" w:rsidP="000431E0" w:rsidRDefault="006B7945">
      <w:pPr>
        <w:pStyle w:val="af7"/>
      </w:pPr>
      <w:r>
        <w:t xml:space="preserve">    else:</w:t>
      </w:r>
    </w:p>
    <w:p w:rsidR="006B7945" w:rsidP="000431E0" w:rsidRDefault="006B7945">
      <w:pPr>
        <w:pStyle w:val="af7"/>
      </w:pPr>
      <w:r>
        <w:t xml:space="preserve">        </w:t>
      </w:r>
      <w:hyperlink w:history="1" w:anchor="BeaconLocation">
        <w:r w:rsidR="008B4230">
          <w:rPr>
            <w:rStyle w:val="ac"/>
          </w:rPr>
          <w:t>BeaconLocation</w:t>
        </w:r>
      </w:hyperlink>
      <w:r>
        <w:t xml:space="preserve"> </w:t>
      </w:r>
      <w:r>
        <w:rPr>
          <w:color w:val="FF8000"/>
        </w:rPr>
        <w:t>=</w:t>
      </w:r>
      <w:r>
        <w:t xml:space="preserve"> </w:t>
      </w:r>
      <w:r w:rsidRPr="00354FC4">
        <w:rPr>
          <w:rStyle w:val="aff1"/>
        </w:rPr>
        <w:t>None</w:t>
      </w:r>
    </w:p>
    <w:p w:rsidRPr="000D1A1B" w:rsidR="00E50DF7" w:rsidP="000431E0" w:rsidRDefault="006B7945">
      <w:pPr>
        <w:pStyle w:val="af7"/>
      </w:pPr>
      <w:r>
        <w:t xml:space="preserve">    return </w:t>
      </w:r>
      <w:hyperlink w:history="1" w:anchor="BeaconLocation">
        <w:r w:rsidR="008B4230">
          <w:rPr>
            <w:rStyle w:val="ac"/>
          </w:rPr>
          <w:t>BeaconLocation</w:t>
        </w:r>
      </w:hyperlink>
    </w:p>
    <w:p w:rsidR="00E43145" w:rsidP="00C93484" w:rsidRDefault="00E43145">
      <w:pPr>
        <w:pStyle w:val="Reqtify"/>
      </w:pPr>
      <w:r>
        <w:rPr>
          <w:rFonts w:hint="eastAsia"/>
        </w:rPr>
        <w:t>其中，</w:t>
      </w:r>
      <w:r w:rsidR="00DC6D71">
        <w:rPr>
          <w:rFonts w:hint="eastAsia"/>
        </w:rPr>
        <w:t>所用到的内部函数</w:t>
      </w:r>
      <w:r>
        <w:rPr>
          <w:rFonts w:hint="eastAsia"/>
        </w:rPr>
        <w:t>分别为：</w:t>
      </w:r>
    </w:p>
    <w:p w:rsidR="00E43145" w:rsidP="000431E0" w:rsidRDefault="00E43145">
      <w:pPr>
        <w:pStyle w:val="af7"/>
      </w:pPr>
      <w:r>
        <w:t xml:space="preserve">def </w:t>
      </w:r>
      <w:bookmarkStart w:name="MaxMotionOfEnd2" w:id="5958"/>
      <w:r w:rsidR="00DC6D71">
        <w:rPr>
          <w:rFonts w:hint="eastAsia"/>
        </w:rPr>
        <w:t>M</w:t>
      </w:r>
      <w:r>
        <w:t>ax</w:t>
      </w:r>
      <w:r w:rsidR="00354F88">
        <w:t>M</w:t>
      </w:r>
      <w:r>
        <w:t>otion</w:t>
      </w:r>
      <w:r w:rsidR="00354F88">
        <w:t>O</w:t>
      </w:r>
      <w:r>
        <w:t>f</w:t>
      </w:r>
      <w:r w:rsidR="00354F88">
        <w:t>E</w:t>
      </w:r>
      <w:r>
        <w:t>nd2</w:t>
      </w:r>
      <w:bookmarkEnd w:id="5958"/>
      <w:r>
        <w:rPr>
          <w:color w:val="FF8000"/>
        </w:rPr>
        <w:t>(</w:t>
      </w:r>
      <w:r>
        <w:t>k</w:t>
      </w:r>
      <w:r>
        <w:rPr>
          <w:color w:val="FF8000"/>
        </w:rPr>
        <w:t>)</w:t>
      </w:r>
    </w:p>
    <w:p w:rsidR="00E43145" w:rsidP="000431E0" w:rsidRDefault="00E43145">
      <w:pPr>
        <w:pStyle w:val="af7"/>
      </w:pPr>
      <w:r>
        <w:t xml:space="preserve">    return </w:t>
      </w:r>
      <w:r>
        <w:rPr>
          <w:color w:val="FF8000"/>
        </w:rPr>
        <w:t>(</w:t>
      </w:r>
      <w:hyperlink w:history="1" w:anchor="DistLastBeaconMax">
        <w:r w:rsidR="00B71D12">
          <w:rPr>
            <w:rStyle w:val="ac"/>
          </w:rPr>
          <w:t>DistLastBeaconMax</w:t>
        </w:r>
      </w:hyperlink>
      <w:r>
        <w:rPr>
          <w:color w:val="FF8000"/>
        </w:rPr>
        <w:t>(</w:t>
      </w:r>
      <w:r>
        <w:t>k</w:t>
      </w:r>
      <w:r>
        <w:rPr>
          <w:color w:val="FF8000"/>
        </w:rPr>
        <w:t>)</w:t>
      </w:r>
    </w:p>
    <w:p w:rsidR="00E43145" w:rsidP="000431E0" w:rsidRDefault="00E43145">
      <w:pPr>
        <w:pStyle w:val="af7"/>
      </w:pPr>
      <w:r>
        <w:t xml:space="preserve">            </w:t>
      </w:r>
      <w:r>
        <w:rPr>
          <w:color w:val="FF8000"/>
        </w:rPr>
        <w:t>-</w:t>
      </w:r>
      <w:r>
        <w:t xml:space="preserve"> </w:t>
      </w:r>
      <w:hyperlink w:history="1" w:anchor="ATPsetting">
        <w:r w:rsidR="00786D0B">
          <w:rPr>
            <w:rStyle w:val="ac"/>
          </w:rPr>
          <w:t>ATPsetting</w:t>
        </w:r>
      </w:hyperlink>
      <w:r>
        <w:t>.</w:t>
      </w:r>
      <w:r w:rsidR="008626E7">
        <w:rPr>
          <w:rFonts w:hint="eastAsia"/>
        </w:rPr>
        <w:t>CCcoreEnd2BeaconAntennaDistance</w:t>
      </w:r>
      <w:r>
        <w:rPr>
          <w:color w:val="FF8000"/>
        </w:rPr>
        <w:t>[</w:t>
      </w:r>
      <w:hyperlink w:history="1" w:anchor="CoreId">
        <w:r w:rsidR="00B5344E">
          <w:rPr>
            <w:rStyle w:val="ac"/>
          </w:rPr>
          <w:t>CoreId</w:t>
        </w:r>
      </w:hyperlink>
      <w:r>
        <w:rPr>
          <w:color w:val="FF8000"/>
        </w:rPr>
        <w:t>(</w:t>
      </w:r>
      <w:r>
        <w:t>k</w:t>
      </w:r>
      <w:r>
        <w:rPr>
          <w:color w:val="FF8000"/>
        </w:rPr>
        <w:t>)]</w:t>
      </w:r>
    </w:p>
    <w:p w:rsidR="00E43145" w:rsidP="000431E0" w:rsidRDefault="00E43145">
      <w:pPr>
        <w:pStyle w:val="af7"/>
      </w:pPr>
      <w:r>
        <w:t xml:space="preserve">            </w:t>
      </w:r>
      <w:r>
        <w:rPr>
          <w:color w:val="FF8000"/>
        </w:rPr>
        <w:t>-</w:t>
      </w:r>
      <w:r>
        <w:t xml:space="preserve"> </w:t>
      </w:r>
      <w:hyperlink w:history="1" w:anchor="BeaconLastObtained">
        <w:r w:rsidR="00B71D12">
          <w:rPr>
            <w:rStyle w:val="ac"/>
          </w:rPr>
          <w:t>BeaconLastObtained</w:t>
        </w:r>
      </w:hyperlink>
      <w:r w:rsidR="003707E9">
        <w:rPr>
          <w:color w:val="FF8000"/>
        </w:rPr>
        <w:t>(</w:t>
      </w:r>
      <w:r w:rsidR="003707E9">
        <w:t>k</w:t>
      </w:r>
      <w:r w:rsidR="003707E9">
        <w:rPr>
          <w:color w:val="FF8000"/>
        </w:rPr>
        <w:t>)</w:t>
      </w:r>
      <w:r w:rsidR="00354F88">
        <w:t>.P</w:t>
      </w:r>
      <w:r>
        <w:t>osition</w:t>
      </w:r>
      <w:r w:rsidR="00354F88">
        <w:t>T</w:t>
      </w:r>
      <w:r>
        <w:t>olerance</w:t>
      </w:r>
      <w:r>
        <w:rPr>
          <w:color w:val="FF8000"/>
        </w:rPr>
        <w:t>)</w:t>
      </w:r>
    </w:p>
    <w:p w:rsidR="00E43145" w:rsidP="000431E0" w:rsidRDefault="00E43145">
      <w:pPr>
        <w:pStyle w:val="af7"/>
      </w:pPr>
      <w:r>
        <w:t xml:space="preserve">def </w:t>
      </w:r>
      <w:bookmarkStart w:name="MinMotionOfEnd2" w:id="5959"/>
      <w:r w:rsidR="00DC6D71">
        <w:rPr>
          <w:rFonts w:hint="eastAsia"/>
        </w:rPr>
        <w:t>M</w:t>
      </w:r>
      <w:r>
        <w:t>in</w:t>
      </w:r>
      <w:r w:rsidR="00354F88">
        <w:t>M</w:t>
      </w:r>
      <w:r>
        <w:t>otion</w:t>
      </w:r>
      <w:r w:rsidR="00354F88">
        <w:t>O</w:t>
      </w:r>
      <w:r>
        <w:t>f</w:t>
      </w:r>
      <w:r w:rsidR="00354F88">
        <w:t>E</w:t>
      </w:r>
      <w:r>
        <w:t>nd2</w:t>
      </w:r>
      <w:bookmarkEnd w:id="5959"/>
      <w:r>
        <w:rPr>
          <w:color w:val="FF8000"/>
        </w:rPr>
        <w:t>(</w:t>
      </w:r>
      <w:r>
        <w:t>k</w:t>
      </w:r>
      <w:r>
        <w:rPr>
          <w:color w:val="FF8000"/>
        </w:rPr>
        <w:t>)</w:t>
      </w:r>
    </w:p>
    <w:p w:rsidR="00E43145" w:rsidP="000431E0" w:rsidRDefault="00E43145">
      <w:pPr>
        <w:pStyle w:val="af7"/>
      </w:pPr>
      <w:r>
        <w:t xml:space="preserve">    return </w:t>
      </w:r>
      <w:r>
        <w:rPr>
          <w:color w:val="FF8000"/>
        </w:rPr>
        <w:t>(</w:t>
      </w:r>
      <w:hyperlink w:history="1" w:anchor="DistLastBeaconMin">
        <w:r w:rsidR="00B71D12">
          <w:rPr>
            <w:rStyle w:val="ac"/>
          </w:rPr>
          <w:t>DistLastBeaconMin</w:t>
        </w:r>
      </w:hyperlink>
      <w:r>
        <w:rPr>
          <w:color w:val="FF8000"/>
        </w:rPr>
        <w:t>(</w:t>
      </w:r>
      <w:r>
        <w:t>k</w:t>
      </w:r>
      <w:r>
        <w:rPr>
          <w:color w:val="FF8000"/>
        </w:rPr>
        <w:t>)</w:t>
      </w:r>
    </w:p>
    <w:p w:rsidR="00E43145" w:rsidP="000431E0" w:rsidRDefault="00E43145">
      <w:pPr>
        <w:pStyle w:val="af7"/>
      </w:pPr>
      <w:r>
        <w:t xml:space="preserve">            </w:t>
      </w:r>
      <w:r>
        <w:rPr>
          <w:color w:val="FF8000"/>
        </w:rPr>
        <w:t>-</w:t>
      </w:r>
      <w:r>
        <w:t xml:space="preserve"> </w:t>
      </w:r>
      <w:hyperlink w:history="1" w:anchor="ATPsetting">
        <w:r w:rsidR="00786D0B">
          <w:rPr>
            <w:rStyle w:val="ac"/>
          </w:rPr>
          <w:t>ATPsetting</w:t>
        </w:r>
      </w:hyperlink>
      <w:r>
        <w:t>.</w:t>
      </w:r>
      <w:r w:rsidR="008626E7">
        <w:rPr>
          <w:rFonts w:hint="eastAsia"/>
        </w:rPr>
        <w:t>CCcoreEnd2BeaconAntennaDistance</w:t>
      </w:r>
      <w:r>
        <w:rPr>
          <w:color w:val="FF8000"/>
        </w:rPr>
        <w:t>[</w:t>
      </w:r>
      <w:hyperlink w:history="1" w:anchor="CoreId">
        <w:r w:rsidR="00B5344E">
          <w:rPr>
            <w:rStyle w:val="ac"/>
          </w:rPr>
          <w:t>CoreId</w:t>
        </w:r>
      </w:hyperlink>
      <w:r>
        <w:rPr>
          <w:color w:val="FF8000"/>
        </w:rPr>
        <w:t>(</w:t>
      </w:r>
      <w:r>
        <w:t>k</w:t>
      </w:r>
      <w:r>
        <w:rPr>
          <w:color w:val="FF8000"/>
        </w:rPr>
        <w:t>)]</w:t>
      </w:r>
    </w:p>
    <w:p w:rsidR="00DC6D71" w:rsidP="000431E0" w:rsidRDefault="00E43145">
      <w:pPr>
        <w:pStyle w:val="af7"/>
      </w:pPr>
      <w:r>
        <w:t xml:space="preserve">            </w:t>
      </w:r>
      <w:r>
        <w:rPr>
          <w:color w:val="FF8000"/>
        </w:rPr>
        <w:t>-</w:t>
      </w:r>
      <w:r>
        <w:t xml:space="preserve"> </w:t>
      </w:r>
      <w:hyperlink w:history="1" w:anchor="BeaconLastObtained">
        <w:r w:rsidR="00B71D12">
          <w:rPr>
            <w:rStyle w:val="ac"/>
          </w:rPr>
          <w:t>BeaconLastObtained</w:t>
        </w:r>
      </w:hyperlink>
      <w:r w:rsidR="003707E9">
        <w:rPr>
          <w:color w:val="FF8000"/>
        </w:rPr>
        <w:t>(</w:t>
      </w:r>
      <w:r w:rsidR="003707E9">
        <w:t>k</w:t>
      </w:r>
      <w:r w:rsidR="003707E9">
        <w:rPr>
          <w:color w:val="FF8000"/>
        </w:rPr>
        <w:t>)</w:t>
      </w:r>
      <w:r w:rsidR="00354F88">
        <w:t>.P</w:t>
      </w:r>
      <w:r>
        <w:t>osition</w:t>
      </w:r>
      <w:r w:rsidR="00354F88">
        <w:t>T</w:t>
      </w:r>
      <w:r>
        <w:t>olerance</w:t>
      </w:r>
      <w:r>
        <w:rPr>
          <w:color w:val="FF8000"/>
        </w:rPr>
        <w:t>)</w:t>
      </w:r>
    </w:p>
    <w:p w:rsidR="00A07994" w:rsidP="00C93484" w:rsidRDefault="00A07994">
      <w:pPr>
        <w:pStyle w:val="Reqtify"/>
      </w:pPr>
    </w:p>
    <w:p w:rsidRPr="00CE23F3" w:rsidR="00DC6D71" w:rsidP="00C93484" w:rsidRDefault="00DC6D71">
      <w:pPr>
        <w:pStyle w:val="Reqtify"/>
      </w:pPr>
      <w:bookmarkStart w:name="UpdateInt2FromExt2" w:id="5960"/>
      <w:r w:rsidRPr="00A07994">
        <w:rPr>
          <w:rStyle w:val="aff2"/>
        </w:rPr>
        <w:t>UpdateInt2FromExt2</w:t>
      </w:r>
      <w:bookmarkEnd w:id="5960"/>
      <w:r w:rsidR="00CE23F3">
        <w:rPr>
          <w:rFonts w:hint="eastAsia"/>
        </w:rPr>
        <w:t>，根据</w:t>
      </w:r>
      <w:r w:rsidR="00266AAB">
        <w:fldChar w:fldCharType="begin"/>
      </w:r>
      <w:r w:rsidR="00266AAB">
        <w:instrText xml:space="preserve"> </w:instrText>
      </w:r>
      <w:r w:rsidR="00266AAB">
        <w:rPr>
          <w:rFonts w:hint="eastAsia"/>
        </w:rPr>
        <w:instrText>REF _Ref353107159 \h</w:instrText>
      </w:r>
      <w:r w:rsidR="00266AAB">
        <w:instrText xml:space="preserve"> </w:instrText>
      </w:r>
      <w:r w:rsidR="00266AAB">
        <w:fldChar w:fldCharType="separate"/>
      </w:r>
      <w:r w:rsidR="00DE178B">
        <w:t xml:space="preserve">Figure </w:t>
      </w:r>
      <w:r w:rsidR="00DE178B">
        <w:rPr>
          <w:noProof/>
        </w:rPr>
        <w:t>5</w:t>
      </w:r>
      <w:r w:rsidR="00DE178B">
        <w:noBreakHyphen/>
      </w:r>
      <w:r w:rsidR="00DE178B">
        <w:rPr>
          <w:noProof/>
        </w:rPr>
        <w:t>14</w:t>
      </w:r>
      <w:r w:rsidR="00266AAB">
        <w:fldChar w:fldCharType="end"/>
      </w:r>
      <w:r w:rsidR="00266AAB">
        <w:rPr>
          <w:rFonts w:hint="eastAsia"/>
        </w:rPr>
        <w:t>，通过</w:t>
      </w:r>
      <w:r w:rsidR="00CE23F3">
        <w:rPr>
          <w:rFonts w:hint="eastAsia"/>
        </w:rPr>
        <w:t>Ex</w:t>
      </w:r>
      <w:r w:rsidR="00A07994">
        <w:rPr>
          <w:rFonts w:hint="eastAsia"/>
        </w:rPr>
        <w:t>t</w:t>
      </w:r>
      <w:r w:rsidR="00CE23F3">
        <w:rPr>
          <w:rFonts w:hint="eastAsia"/>
        </w:rPr>
        <w:t>2</w:t>
      </w:r>
      <w:r w:rsidR="00266AAB">
        <w:rPr>
          <w:rFonts w:hint="eastAsia"/>
        </w:rPr>
        <w:t>定位</w:t>
      </w:r>
      <w:r w:rsidR="00CE23F3">
        <w:rPr>
          <w:rFonts w:hint="eastAsia"/>
        </w:rPr>
        <w:t>计算</w:t>
      </w:r>
      <w:r w:rsidR="00CE23F3">
        <w:rPr>
          <w:rFonts w:hint="eastAsia"/>
        </w:rPr>
        <w:t>End2</w:t>
      </w:r>
      <w:r w:rsidR="00CE23F3">
        <w:rPr>
          <w:rFonts w:hint="eastAsia"/>
        </w:rPr>
        <w:t>端的内侧定位</w:t>
      </w:r>
      <w:r w:rsidR="00266AAB">
        <w:rPr>
          <w:rFonts w:hint="eastAsia"/>
        </w:rPr>
        <w:t>Int2</w:t>
      </w:r>
      <w:r w:rsidR="00887151">
        <w:rPr>
          <w:rFonts w:hint="eastAsia"/>
        </w:rPr>
        <w:t>。如果计算范围内有非受控道岔或者轨道尽头，则</w:t>
      </w:r>
      <w:r w:rsidR="00887151">
        <w:rPr>
          <w:rFonts w:hint="eastAsia"/>
        </w:rPr>
        <w:t>Int2</w:t>
      </w:r>
      <w:r w:rsidR="00887151">
        <w:rPr>
          <w:rFonts w:hint="eastAsia"/>
        </w:rPr>
        <w:t>定位应设置为</w:t>
      </w:r>
      <w:r w:rsidRPr="00887151" w:rsidR="00887151">
        <w:rPr>
          <w:rStyle w:val="aff1"/>
          <w:rFonts w:hint="eastAsia"/>
        </w:rPr>
        <w:t>None</w:t>
      </w:r>
      <w:r w:rsidR="00887151">
        <w:rPr>
          <w:rFonts w:hint="eastAsia"/>
        </w:rPr>
        <w:t>。</w:t>
      </w:r>
      <w:r w:rsidR="00CF7532">
        <w:rPr>
          <w:rFonts w:hint="eastAsia"/>
        </w:rPr>
        <w:t>如果</w:t>
      </w:r>
      <w:r w:rsidR="00CF7532">
        <w:rPr>
          <w:rFonts w:hint="eastAsia"/>
        </w:rPr>
        <w:t>Int2</w:t>
      </w:r>
      <w:r w:rsidR="00CF7532">
        <w:rPr>
          <w:rFonts w:hint="eastAsia"/>
        </w:rPr>
        <w:t>与</w:t>
      </w:r>
      <w:r w:rsidR="00CF7532">
        <w:rPr>
          <w:rFonts w:hint="eastAsia"/>
        </w:rPr>
        <w:t>Ext2</w:t>
      </w:r>
      <w:r w:rsidR="00CF7532">
        <w:rPr>
          <w:rFonts w:hint="eastAsia"/>
        </w:rPr>
        <w:t>之间有灯泡线极点，则二者的方向将不同</w:t>
      </w:r>
      <w:r w:rsidR="00FD0F52">
        <w:rPr>
          <w:rFonts w:hint="eastAsia"/>
        </w:rPr>
        <w:t>。</w:t>
      </w:r>
    </w:p>
    <w:p w:rsidR="00A07994" w:rsidP="00C93484" w:rsidRDefault="00DC6D71">
      <w:pPr>
        <w:pStyle w:val="Reqtify"/>
      </w:pPr>
      <w:bookmarkStart w:name="UpdateExt1FromExt2" w:id="5961"/>
      <w:r w:rsidRPr="00A07994">
        <w:rPr>
          <w:rStyle w:val="aff2"/>
        </w:rPr>
        <w:t>UpdateExt1FromExt2</w:t>
      </w:r>
      <w:bookmarkEnd w:id="5961"/>
      <w:r w:rsidR="00A07994">
        <w:rPr>
          <w:rFonts w:hint="eastAsia"/>
        </w:rPr>
        <w:t>，根据</w:t>
      </w:r>
      <w:r w:rsidR="00A07994">
        <w:fldChar w:fldCharType="begin"/>
      </w:r>
      <w:r w:rsidR="00A07994">
        <w:instrText xml:space="preserve"> </w:instrText>
      </w:r>
      <w:r w:rsidR="00A07994">
        <w:rPr>
          <w:rFonts w:hint="eastAsia"/>
        </w:rPr>
        <w:instrText>REF _Ref353107159 \h</w:instrText>
      </w:r>
      <w:r w:rsidR="00A07994">
        <w:instrText xml:space="preserve"> </w:instrText>
      </w:r>
      <w:r w:rsidR="00A07994">
        <w:fldChar w:fldCharType="separate"/>
      </w:r>
      <w:r w:rsidR="00DE178B">
        <w:t xml:space="preserve">Figure </w:t>
      </w:r>
      <w:r w:rsidR="00DE178B">
        <w:rPr>
          <w:noProof/>
        </w:rPr>
        <w:t>5</w:t>
      </w:r>
      <w:r w:rsidR="00DE178B">
        <w:noBreakHyphen/>
      </w:r>
      <w:r w:rsidR="00DE178B">
        <w:rPr>
          <w:noProof/>
        </w:rPr>
        <w:t>14</w:t>
      </w:r>
      <w:r w:rsidR="00A07994">
        <w:fldChar w:fldCharType="end"/>
      </w:r>
      <w:r w:rsidR="00A07994">
        <w:rPr>
          <w:rFonts w:hint="eastAsia"/>
        </w:rPr>
        <w:t>，通过</w:t>
      </w:r>
      <w:r w:rsidR="00A07994">
        <w:rPr>
          <w:rFonts w:hint="eastAsia"/>
        </w:rPr>
        <w:t>Ext2</w:t>
      </w:r>
      <w:r w:rsidR="00A07994">
        <w:rPr>
          <w:rFonts w:hint="eastAsia"/>
        </w:rPr>
        <w:t>定位计算</w:t>
      </w:r>
      <w:r w:rsidR="00A07994">
        <w:rPr>
          <w:rFonts w:hint="eastAsia"/>
        </w:rPr>
        <w:t>End1</w:t>
      </w:r>
      <w:r w:rsidR="00A07994">
        <w:rPr>
          <w:rFonts w:hint="eastAsia"/>
        </w:rPr>
        <w:t>端的外侧定位</w:t>
      </w:r>
      <w:r w:rsidR="00A07994">
        <w:rPr>
          <w:rFonts w:hint="eastAsia"/>
        </w:rPr>
        <w:t>Ext1</w:t>
      </w:r>
      <w:r w:rsidR="00A07994">
        <w:rPr>
          <w:rFonts w:hint="eastAsia"/>
        </w:rPr>
        <w:t>。</w:t>
      </w:r>
      <w:r w:rsidRPr="00887151" w:rsidR="00887151">
        <w:rPr>
          <w:rFonts w:hint="eastAsia"/>
        </w:rPr>
        <w:t>如果计算范围内有非受控道岔或者轨道尽头，则</w:t>
      </w:r>
      <w:r w:rsidR="00887151">
        <w:rPr>
          <w:rFonts w:hint="eastAsia"/>
        </w:rPr>
        <w:t>Ext1</w:t>
      </w:r>
      <w:r w:rsidRPr="00887151" w:rsidR="00887151">
        <w:rPr>
          <w:rFonts w:hint="eastAsia"/>
        </w:rPr>
        <w:t>定位应设置为</w:t>
      </w:r>
      <w:r w:rsidRPr="00887151" w:rsidR="00887151">
        <w:rPr>
          <w:rStyle w:val="aff1"/>
          <w:rFonts w:hint="eastAsia"/>
        </w:rPr>
        <w:t>None</w:t>
      </w:r>
      <w:r w:rsidRPr="00887151" w:rsidR="00887151">
        <w:rPr>
          <w:rFonts w:hint="eastAsia"/>
        </w:rPr>
        <w:t>。</w:t>
      </w:r>
      <w:r w:rsidR="00FD0F52">
        <w:rPr>
          <w:rFonts w:hint="eastAsia"/>
        </w:rPr>
        <w:t>如果</w:t>
      </w:r>
      <w:r w:rsidR="00FD0F52">
        <w:rPr>
          <w:rFonts w:hint="eastAsia"/>
        </w:rPr>
        <w:t>Ext1</w:t>
      </w:r>
      <w:r w:rsidR="00FD0F52">
        <w:rPr>
          <w:rFonts w:hint="eastAsia"/>
        </w:rPr>
        <w:t>与</w:t>
      </w:r>
      <w:r w:rsidR="00FD0F52">
        <w:rPr>
          <w:rFonts w:hint="eastAsia"/>
        </w:rPr>
        <w:t>Ext2</w:t>
      </w:r>
      <w:r w:rsidR="00FD0F52">
        <w:rPr>
          <w:rFonts w:hint="eastAsia"/>
        </w:rPr>
        <w:t>之间有灯泡线极点，则二者的方向将相同。</w:t>
      </w:r>
    </w:p>
    <w:p w:rsidRPr="00CE23F3" w:rsidR="00DC6D71" w:rsidP="00C93484" w:rsidRDefault="00DC6D71">
      <w:pPr>
        <w:pStyle w:val="Reqtify"/>
      </w:pPr>
      <w:bookmarkStart w:name="UpdateInt1FromExt2" w:id="5962"/>
      <w:r w:rsidRPr="00A07994">
        <w:rPr>
          <w:rStyle w:val="aff2"/>
        </w:rPr>
        <w:t>UpdateInt1FromExt2</w:t>
      </w:r>
      <w:bookmarkEnd w:id="5962"/>
      <w:r w:rsidR="00A07994">
        <w:rPr>
          <w:rFonts w:hint="eastAsia"/>
        </w:rPr>
        <w:t>，根据</w:t>
      </w:r>
      <w:r w:rsidR="00A07994">
        <w:fldChar w:fldCharType="begin"/>
      </w:r>
      <w:r w:rsidR="00A07994">
        <w:instrText xml:space="preserve"> </w:instrText>
      </w:r>
      <w:r w:rsidR="00A07994">
        <w:rPr>
          <w:rFonts w:hint="eastAsia"/>
        </w:rPr>
        <w:instrText>REF _Ref353107159 \h</w:instrText>
      </w:r>
      <w:r w:rsidR="00A07994">
        <w:instrText xml:space="preserve"> </w:instrText>
      </w:r>
      <w:r w:rsidR="00A07994">
        <w:fldChar w:fldCharType="separate"/>
      </w:r>
      <w:r w:rsidR="00DE178B">
        <w:t xml:space="preserve">Figure </w:t>
      </w:r>
      <w:r w:rsidR="00DE178B">
        <w:rPr>
          <w:noProof/>
        </w:rPr>
        <w:t>5</w:t>
      </w:r>
      <w:r w:rsidR="00DE178B">
        <w:noBreakHyphen/>
      </w:r>
      <w:r w:rsidR="00DE178B">
        <w:rPr>
          <w:noProof/>
        </w:rPr>
        <w:t>14</w:t>
      </w:r>
      <w:r w:rsidR="00A07994">
        <w:fldChar w:fldCharType="end"/>
      </w:r>
      <w:r w:rsidR="00A07994">
        <w:rPr>
          <w:rFonts w:hint="eastAsia"/>
        </w:rPr>
        <w:t>，通过</w:t>
      </w:r>
      <w:r w:rsidR="00A07994">
        <w:rPr>
          <w:rFonts w:hint="eastAsia"/>
        </w:rPr>
        <w:t>Ext2</w:t>
      </w:r>
      <w:r w:rsidR="00A07994">
        <w:rPr>
          <w:rFonts w:hint="eastAsia"/>
        </w:rPr>
        <w:t>定位计算</w:t>
      </w:r>
      <w:r w:rsidR="00A07994">
        <w:rPr>
          <w:rFonts w:hint="eastAsia"/>
        </w:rPr>
        <w:t>End1</w:t>
      </w:r>
      <w:r w:rsidR="00A07994">
        <w:rPr>
          <w:rFonts w:hint="eastAsia"/>
        </w:rPr>
        <w:t>端的内侧定位</w:t>
      </w:r>
      <w:r w:rsidR="00A07994">
        <w:rPr>
          <w:rFonts w:hint="eastAsia"/>
        </w:rPr>
        <w:t>Int1</w:t>
      </w:r>
      <w:r w:rsidR="00A07994">
        <w:rPr>
          <w:rFonts w:hint="eastAsia"/>
        </w:rPr>
        <w:t>。</w:t>
      </w:r>
      <w:r w:rsidRPr="00887151" w:rsidR="00887151">
        <w:rPr>
          <w:rFonts w:hint="eastAsia"/>
        </w:rPr>
        <w:t>如果计算范围内有非受控道岔或者轨道尽头，则</w:t>
      </w:r>
      <w:r w:rsidR="00887151">
        <w:rPr>
          <w:rFonts w:hint="eastAsia"/>
        </w:rPr>
        <w:t>Int1</w:t>
      </w:r>
      <w:r w:rsidRPr="00887151" w:rsidR="00887151">
        <w:rPr>
          <w:rFonts w:hint="eastAsia"/>
        </w:rPr>
        <w:t>定位应设置为</w:t>
      </w:r>
      <w:r w:rsidRPr="00887151" w:rsidR="00887151">
        <w:rPr>
          <w:rStyle w:val="aff1"/>
          <w:rFonts w:hint="eastAsia"/>
        </w:rPr>
        <w:t>None</w:t>
      </w:r>
      <w:r w:rsidRPr="00887151" w:rsidR="00887151">
        <w:rPr>
          <w:rFonts w:hint="eastAsia"/>
        </w:rPr>
        <w:t>。</w:t>
      </w:r>
      <w:r w:rsidR="00FD0F52">
        <w:rPr>
          <w:rFonts w:hint="eastAsia"/>
        </w:rPr>
        <w:t>如果</w:t>
      </w:r>
      <w:r w:rsidR="00FD0F52">
        <w:rPr>
          <w:rFonts w:hint="eastAsia"/>
        </w:rPr>
        <w:t>Int1</w:t>
      </w:r>
      <w:r w:rsidR="00FD0F52">
        <w:rPr>
          <w:rFonts w:hint="eastAsia"/>
        </w:rPr>
        <w:t>与</w:t>
      </w:r>
      <w:r w:rsidR="00FD0F52">
        <w:rPr>
          <w:rFonts w:hint="eastAsia"/>
        </w:rPr>
        <w:t>Ext2</w:t>
      </w:r>
      <w:r w:rsidR="00FD0F52">
        <w:rPr>
          <w:rFonts w:hint="eastAsia"/>
        </w:rPr>
        <w:t>之间有灯泡线极点，则二者的方向将相同。</w:t>
      </w:r>
    </w:p>
    <w:p w:rsidRPr="006D2C2E" w:rsidR="006D2C2E" w:rsidP="000C0D62" w:rsidRDefault="006D2C2E">
      <w:pPr>
        <w:pStyle w:val="ReqtifyAltQ"/>
      </w:pPr>
      <w:r w:rsidRPr="006D2C2E">
        <w:t>#Category=Functional</w:t>
      </w:r>
    </w:p>
    <w:p w:rsidRPr="006D2C2E" w:rsidR="006D2C2E" w:rsidP="000C0D62" w:rsidRDefault="006D2C2E">
      <w:pPr>
        <w:pStyle w:val="ReqtifyAltQ"/>
      </w:pPr>
      <w:r w:rsidRPr="006D2C2E">
        <w:t>#Contribution=SIL4</w:t>
      </w:r>
    </w:p>
    <w:p w:rsidR="009328EA" w:rsidP="000C0D62" w:rsidRDefault="006D2C2E">
      <w:pPr>
        <w:pStyle w:val="ReqtifyAltQ"/>
        <w:rPr>
          <w:ins w:author="常鸣" w:date="2014-07-03T14:27:00Z" w:id="5963"/>
        </w:rPr>
      </w:pPr>
      <w:del w:author="常鸣" w:date="2014-07-03T14:27:00Z" w:id="5964">
        <w:r w:rsidRPr="006D2C2E" w:rsidDel="009328EA">
          <w:delText>#S</w:delText>
        </w:r>
      </w:del>
      <w:ins w:author="常鸣" w:date="2014-07-03T14:27:00Z" w:id="5965">
        <w:r w:rsidR="009328EA">
          <w:t>#Allocation=ATP Software</w:t>
        </w:r>
      </w:ins>
      <w:ins w:author="常鸣" w:date="2014-07-03T14:54:00Z" w:id="5966">
        <w:r w:rsidR="00AA7E12">
          <w:rPr>
            <w:rFonts w:hint="eastAsia"/>
          </w:rPr>
          <w:t>, Vital Embedded Setting</w:t>
        </w:r>
      </w:ins>
    </w:p>
    <w:p w:rsidRPr="006D2C2E" w:rsidR="006D2C2E" w:rsidP="000C0D62" w:rsidRDefault="009328EA">
      <w:pPr>
        <w:pStyle w:val="ReqtifyAltQ"/>
      </w:pPr>
      <w:ins w:author="常鸣" w:date="2014-07-03T14:27:00Z" w:id="5967">
        <w:r>
          <w:t>#S</w:t>
        </w:r>
      </w:ins>
      <w:r w:rsidRPr="006D2C2E" w:rsidR="006D2C2E">
        <w:t>ource=</w:t>
      </w:r>
      <w:r w:rsidRPr="006D2C2E" w:rsidR="006D2C2E">
        <w:rPr>
          <w:rFonts w:hint="eastAsia"/>
        </w:rPr>
        <w:t xml:space="preserve">[iTC_CC-SyAD-0176], [iTC_CC-SyAD-0178], </w:t>
      </w:r>
      <w:r w:rsidRPr="006D2C2E" w:rsidR="00213B42">
        <w:rPr>
          <w:rFonts w:hint="eastAsia"/>
        </w:rPr>
        <w:t xml:space="preserve">[iTC_CC-SyAD-0180], </w:t>
      </w:r>
      <w:r w:rsidRPr="006D2C2E" w:rsidR="006D2C2E">
        <w:rPr>
          <w:rFonts w:hint="eastAsia"/>
        </w:rPr>
        <w:t>[iTC_CC-SyAD-0182], [iTC_CC-SyAD-0196], [iTC_CC-SyAD-0197]</w:t>
      </w:r>
      <w:r w:rsidRPr="00F03275" w:rsidR="00144785">
        <w:rPr>
          <w:rFonts w:hint="eastAsia"/>
        </w:rPr>
        <w:t>, [iTC_CC-SyAD-0202]</w:t>
      </w:r>
      <w:r w:rsidR="0080480C">
        <w:rPr>
          <w:rFonts w:hint="eastAsia"/>
        </w:rPr>
        <w:t>,</w:t>
      </w:r>
      <w:r w:rsidRPr="006D2C2E" w:rsidR="006D2C2E">
        <w:rPr>
          <w:rFonts w:hint="eastAsia"/>
        </w:rPr>
        <w:t xml:space="preserve"> [</w:t>
      </w:r>
      <w:r w:rsidRPr="006D2C2E" w:rsidR="006D2C2E">
        <w:t>iTC_CC_ATP_SwHA-0098</w:t>
      </w:r>
      <w:r w:rsidRPr="006D2C2E" w:rsidR="006D2C2E">
        <w:rPr>
          <w:rFonts w:hint="eastAsia"/>
        </w:rPr>
        <w:t>],</w:t>
      </w:r>
      <w:r w:rsidRPr="006D2C2E" w:rsidR="006D2C2E">
        <w:t xml:space="preserve"> [iTC_CC-SyAD-0183]</w:t>
      </w:r>
    </w:p>
    <w:p w:rsidRPr="006D2C2E" w:rsidR="006D2C2E" w:rsidP="000C0D62" w:rsidRDefault="006D2C2E">
      <w:pPr>
        <w:pStyle w:val="ReqtifyAltQ"/>
      </w:pPr>
      <w:r w:rsidRPr="006D2C2E">
        <w:t>[End]</w:t>
      </w:r>
    </w:p>
    <w:p w:rsidR="00A267F8" w:rsidP="00C93484" w:rsidRDefault="00A267F8">
      <w:pPr>
        <w:pStyle w:val="Reqtify"/>
      </w:pPr>
    </w:p>
    <w:p w:rsidRPr="00A07994" w:rsidR="00A07994" w:rsidP="00C93484" w:rsidRDefault="00A07994">
      <w:pPr>
        <w:pStyle w:val="Reqtify"/>
        <w:rPr>
          <w:rStyle w:val="aff1"/>
        </w:rPr>
      </w:pPr>
      <w:r w:rsidRPr="00A07994">
        <w:rPr>
          <w:rStyle w:val="aff1"/>
          <w:rFonts w:hint="eastAsia"/>
        </w:rPr>
        <w:t>NOTES:</w:t>
      </w:r>
    </w:p>
    <w:p w:rsidR="00887151" w:rsidP="00C93484" w:rsidRDefault="00A07994">
      <w:pPr>
        <w:pStyle w:val="Reqtify"/>
      </w:pPr>
      <w:r>
        <w:rPr>
          <w:rFonts w:hint="eastAsia"/>
        </w:rPr>
        <w:t>如</w:t>
      </w:r>
      <w:r>
        <w:fldChar w:fldCharType="begin"/>
      </w:r>
      <w:r>
        <w:instrText xml:space="preserve"> </w:instrText>
      </w:r>
      <w:r>
        <w:rPr>
          <w:rFonts w:hint="eastAsia"/>
        </w:rPr>
        <w:instrText>REF _Ref353107159 \h</w:instrText>
      </w:r>
      <w:r>
        <w:instrText xml:space="preserve"> </w:instrText>
      </w:r>
      <w:r>
        <w:fldChar w:fldCharType="separate"/>
      </w:r>
      <w:r w:rsidR="00DE178B">
        <w:t xml:space="preserve">Figure </w:t>
      </w:r>
      <w:r w:rsidR="00DE178B">
        <w:rPr>
          <w:noProof/>
        </w:rPr>
        <w:t>5</w:t>
      </w:r>
      <w:r w:rsidR="00DE178B">
        <w:noBreakHyphen/>
      </w:r>
      <w:r w:rsidR="00DE178B">
        <w:rPr>
          <w:noProof/>
        </w:rPr>
        <w:t>14</w:t>
      </w:r>
      <w:r>
        <w:fldChar w:fldCharType="end"/>
      </w:r>
      <w:r>
        <w:rPr>
          <w:rFonts w:hint="eastAsia"/>
        </w:rPr>
        <w:t>所示，表示列车两端车头的内外侧四个定位的关系。</w:t>
      </w:r>
    </w:p>
    <w:p w:rsidR="00887151" w:rsidP="00FA0FBB" w:rsidRDefault="00A07994">
      <w:pPr>
        <w:pStyle w:val="AltX"/>
      </w:pPr>
      <w:r>
        <w:rPr>
          <w:rFonts w:hint="eastAsia"/>
        </w:rPr>
        <w:t>其中对于每一端车头的内外侧定位，其坐标相差</w:t>
      </w:r>
      <w:r w:rsidR="00887151">
        <w:rPr>
          <w:rFonts w:hint="eastAsia"/>
        </w:rPr>
        <w:t>一个定位误差长度。</w:t>
      </w:r>
    </w:p>
    <w:p w:rsidR="00887151" w:rsidP="00FA0FBB" w:rsidRDefault="00A07994">
      <w:pPr>
        <w:pStyle w:val="AltX"/>
      </w:pPr>
      <w:r>
        <w:rPr>
          <w:rFonts w:hint="eastAsia"/>
        </w:rPr>
        <w:t>而对于一端的外侧定位和另一端的内侧定位，其坐标相差配置数据中的列车长度。</w:t>
      </w:r>
    </w:p>
    <w:p w:rsidR="00A07994" w:rsidP="00FA0FBB" w:rsidRDefault="00A07994">
      <w:pPr>
        <w:pStyle w:val="AltX"/>
      </w:pPr>
      <w:r>
        <w:rPr>
          <w:rFonts w:hint="eastAsia"/>
        </w:rPr>
        <w:t>对于每一个定位，均有其相应的运营方向。</w:t>
      </w:r>
      <w:r w:rsidR="00B55A8F">
        <w:rPr>
          <w:rFonts w:hint="eastAsia"/>
        </w:rPr>
        <w:t>注意，如果车身范围内有灯泡线极点，则两端车头的运营方向可能相同。</w:t>
      </w:r>
    </w:p>
    <w:p w:rsidR="00A07994" w:rsidP="00C93484" w:rsidRDefault="00A07994">
      <w:pPr>
        <w:pStyle w:val="Reqtify"/>
      </w:pPr>
    </w:p>
    <w:p w:rsidR="00331F18" w:rsidP="00331F18" w:rsidRDefault="00651E4E">
      <w:pPr>
        <w:pStyle w:val="affe"/>
      </w:pPr>
      <w:r>
        <w:drawing>
          <wp:inline distT="0" distB="0" distL="0" distR="0">
            <wp:extent cx="4648200" cy="1690370"/>
            <wp:effectExtent l="0" t="0" r="0" b="0"/>
            <wp:docPr id="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648200" cy="1690370"/>
                    </a:xfrm>
                    <a:prstGeom prst="rect">
                      <a:avLst/>
                    </a:prstGeom>
                    <a:noFill/>
                    <a:ln>
                      <a:noFill/>
                    </a:ln>
                  </pic:spPr>
                </pic:pic>
              </a:graphicData>
            </a:graphic>
          </wp:inline>
        </w:drawing>
      </w:r>
    </w:p>
    <w:p w:rsidRPr="00331F18" w:rsidR="00331F18" w:rsidP="00331F18" w:rsidRDefault="00331F18">
      <w:pPr>
        <w:pStyle w:val="affe"/>
      </w:pPr>
      <w:bookmarkStart w:name="_Ref353107159" w:id="5968"/>
      <w:bookmarkStart w:name="_Toc376183023" w:id="5969"/>
      <w:bookmarkStart w:name="_Toc392229994" w:id="5970"/>
      <w:r>
        <w:t xml:space="preserve">Figure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14</w:t>
      </w:r>
      <w:r w:rsidR="00DB1C8F">
        <w:fldChar w:fldCharType="end"/>
      </w:r>
      <w:bookmarkEnd w:id="5968"/>
      <w:r>
        <w:rPr>
          <w:rFonts w:hint="eastAsia"/>
        </w:rPr>
        <w:t xml:space="preserve"> Train location with orientation</w:t>
      </w:r>
      <w:bookmarkEnd w:id="5969"/>
      <w:bookmarkEnd w:id="5970"/>
    </w:p>
    <w:p w:rsidRPr="009E05FB" w:rsidR="00331F18" w:rsidP="00C93484" w:rsidRDefault="00331F18">
      <w:pPr>
        <w:pStyle w:val="Reqtify"/>
      </w:pPr>
    </w:p>
    <w:p w:rsidR="00A267F8" w:rsidP="00C93484" w:rsidRDefault="00A267F8">
      <w:pPr>
        <w:pStyle w:val="Reqtify"/>
      </w:pPr>
    </w:p>
    <w:p w:rsidRPr="006D2C2E" w:rsidR="006D2C2E" w:rsidP="00704491" w:rsidRDefault="006D2C2E">
      <w:pPr>
        <w:pStyle w:val="ReqtifyAltR"/>
      </w:pPr>
      <w:r w:rsidRPr="006D2C2E">
        <w:t>[iTC_CC_ATP-S</w:t>
      </w:r>
      <w:r w:rsidRPr="006D2C2E">
        <w:rPr>
          <w:rFonts w:hint="eastAsia"/>
        </w:rPr>
        <w:t>wRS</w:t>
      </w:r>
      <w:r w:rsidRPr="006D2C2E">
        <w:t>-</w:t>
      </w:r>
      <w:r w:rsidRPr="006D2C2E">
        <w:rPr>
          <w:rFonts w:hint="eastAsia"/>
        </w:rPr>
        <w:t>0276</w:t>
      </w:r>
      <w:r w:rsidRPr="006D2C2E">
        <w:t>]</w:t>
      </w:r>
    </w:p>
    <w:p w:rsidRPr="006D2C2E" w:rsidR="006D2C2E" w:rsidP="00C93484" w:rsidRDefault="00040C85">
      <w:pPr>
        <w:pStyle w:val="Reqtify"/>
      </w:pPr>
      <w:bookmarkStart w:name="MovingInitialByBeacon" w:id="5971"/>
      <w:r w:rsidRPr="00A17282">
        <w:rPr>
          <w:rStyle w:val="aff2"/>
          <w:bCs w:val="0"/>
          <w:iCs w:val="0"/>
        </w:rPr>
        <w:t>MovingInitialByBeacon</w:t>
      </w:r>
      <w:bookmarkEnd w:id="5971"/>
      <w:r w:rsidRPr="006D2C2E" w:rsidR="006D2C2E">
        <w:rPr>
          <w:rFonts w:hint="eastAsia"/>
        </w:rPr>
        <w:t>，</w:t>
      </w:r>
      <w:r w:rsidR="006D2C2E">
        <w:rPr>
          <w:rFonts w:hint="eastAsia"/>
        </w:rPr>
        <w:t>是否在信标初始化定位过程中</w:t>
      </w:r>
      <w:r w:rsidRPr="006D2C2E" w:rsidR="006D2C2E">
        <w:rPr>
          <w:rFonts w:hint="eastAsia"/>
        </w:rPr>
        <w:t>。</w:t>
      </w:r>
    </w:p>
    <w:p w:rsidRPr="000D1A1B" w:rsidR="000D1A1B" w:rsidP="000431E0" w:rsidRDefault="000D1A1B">
      <w:pPr>
        <w:pStyle w:val="af7"/>
      </w:pPr>
      <w:r w:rsidRPr="000D1A1B">
        <w:t xml:space="preserve">def </w:t>
      </w:r>
      <w:hyperlink w:history="1" w:anchor="MovingInitialByBeacon">
        <w:r w:rsidR="00040C85">
          <w:rPr>
            <w:rStyle w:val="ac"/>
          </w:rPr>
          <w:t>MovingInitialByBeacon</w:t>
        </w:r>
      </w:hyperlink>
      <w:r w:rsidRPr="000D1A1B">
        <w:t>(k):</w:t>
      </w:r>
    </w:p>
    <w:p w:rsidRPr="000D1A1B" w:rsidR="000D1A1B" w:rsidP="000431E0" w:rsidRDefault="000D1A1B">
      <w:pPr>
        <w:pStyle w:val="af7"/>
      </w:pPr>
      <w:r w:rsidRPr="000D1A1B">
        <w:t xml:space="preserve">    if (Initialization</w:t>
      </w:r>
    </w:p>
    <w:p w:rsidRPr="000D1A1B" w:rsidR="000D1A1B" w:rsidP="000431E0" w:rsidRDefault="000D1A1B">
      <w:pPr>
        <w:pStyle w:val="af7"/>
      </w:pPr>
      <w:r w:rsidRPr="000D1A1B">
        <w:t xml:space="preserve">        or </w:t>
      </w:r>
      <w:hyperlink w:history="1" w:anchor="TrainLocalized">
        <w:r w:rsidR="00F9339C">
          <w:rPr>
            <w:rStyle w:val="ac"/>
          </w:rPr>
          <w:t>TrainLocalized</w:t>
        </w:r>
      </w:hyperlink>
      <w:r w:rsidRPr="000D1A1B">
        <w:t>(k-1)</w:t>
      </w:r>
    </w:p>
    <w:p w:rsidR="007D20DD" w:rsidP="000431E0" w:rsidRDefault="000D1A1B">
      <w:pPr>
        <w:pStyle w:val="af7"/>
      </w:pPr>
      <w:r w:rsidRPr="000D1A1B">
        <w:t xml:space="preserve">        or </w:t>
      </w:r>
      <w:hyperlink w:history="1" w:anchor="TrainFilteredStopped">
        <w:r w:rsidR="008B283E">
          <w:rPr>
            <w:rStyle w:val="ac"/>
          </w:rPr>
          <w:t>TrainFilteredStopped</w:t>
        </w:r>
      </w:hyperlink>
      <w:r w:rsidRPr="000D1A1B">
        <w:t>(k)</w:t>
      </w:r>
    </w:p>
    <w:p w:rsidRPr="000D1A1B" w:rsidR="000D1A1B" w:rsidP="000431E0" w:rsidRDefault="007D20DD">
      <w:pPr>
        <w:pStyle w:val="af7"/>
      </w:pPr>
      <w:r>
        <w:rPr>
          <w:rFonts w:hint="eastAsia"/>
        </w:rPr>
        <w:t xml:space="preserve">        or (</w:t>
      </w:r>
      <w:hyperlink w:history="1" w:anchor="End1RunningForward">
        <w:r w:rsidRPr="007D20DD">
          <w:rPr>
            <w:rStyle w:val="ac"/>
          </w:rPr>
          <w:t>End1RunningForward</w:t>
        </w:r>
      </w:hyperlink>
      <w:r>
        <w:rPr>
          <w:rFonts w:hint="eastAsia"/>
        </w:rPr>
        <w:t xml:space="preserve">(k) and not </w:t>
      </w:r>
      <w:hyperlink w:history="1" w:anchor="End1RunningForward">
        <w:r w:rsidRPr="007D20DD">
          <w:rPr>
            <w:rStyle w:val="ac"/>
          </w:rPr>
          <w:t>End1RunningForward</w:t>
        </w:r>
      </w:hyperlink>
      <w:r>
        <w:rPr>
          <w:rFonts w:hint="eastAsia"/>
        </w:rPr>
        <w:t>(k-1))</w:t>
      </w:r>
    </w:p>
    <w:p w:rsidR="00DA0C8E" w:rsidP="000431E0" w:rsidRDefault="000D1A1B">
      <w:pPr>
        <w:pStyle w:val="af7"/>
      </w:pPr>
      <w:r w:rsidRPr="000D1A1B">
        <w:t xml:space="preserve">        or (</w:t>
      </w:r>
      <w:hyperlink w:history="1" w:anchor="End2RunningForward">
        <w:r w:rsidR="008B283E">
          <w:rPr>
            <w:rStyle w:val="ac"/>
          </w:rPr>
          <w:t>End2RunningForward</w:t>
        </w:r>
      </w:hyperlink>
      <w:r w:rsidRPr="000D1A1B">
        <w:t xml:space="preserve">(k) </w:t>
      </w:r>
      <w:r w:rsidR="000A0B46">
        <w:rPr>
          <w:rFonts w:hint="eastAsia"/>
        </w:rPr>
        <w:t>and</w:t>
      </w:r>
      <w:r w:rsidRPr="000D1A1B" w:rsidR="000A0B46">
        <w:t xml:space="preserve"> </w:t>
      </w:r>
      <w:r w:rsidRPr="000D1A1B">
        <w:t xml:space="preserve">not </w:t>
      </w:r>
      <w:hyperlink w:history="1" w:anchor="End2RunningForward">
        <w:r w:rsidR="008B283E">
          <w:rPr>
            <w:rStyle w:val="ac"/>
          </w:rPr>
          <w:t>End2RunningForward</w:t>
        </w:r>
      </w:hyperlink>
      <w:r w:rsidRPr="000D1A1B">
        <w:t>(k-1))</w:t>
      </w:r>
    </w:p>
    <w:p w:rsidRPr="000D1A1B" w:rsidR="000D1A1B" w:rsidP="000431E0" w:rsidRDefault="00DA0C8E">
      <w:pPr>
        <w:pStyle w:val="af7"/>
      </w:pPr>
      <w:r w:rsidRPr="00DA0C8E">
        <w:t xml:space="preserve">        or </w:t>
      </w:r>
      <w:hyperlink w:history="1" w:anchor="abs">
        <w:r w:rsidRPr="009C7B64" w:rsidR="009C7B64">
          <w:rPr>
            <w:rStyle w:val="ac"/>
            <w:rFonts w:hint="eastAsia"/>
          </w:rPr>
          <w:t>abs</w:t>
        </w:r>
      </w:hyperlink>
      <w:r w:rsidR="009C7B64">
        <w:rPr>
          <w:rFonts w:hint="eastAsia"/>
        </w:rPr>
        <w:t>(</w:t>
      </w:r>
      <w:hyperlink w:history="1" w:anchor="DistLastBeaconMax">
        <w:r w:rsidRPr="00DA0C8E">
          <w:rPr>
            <w:rStyle w:val="ac"/>
          </w:rPr>
          <w:t>DistLastBeaconMax</w:t>
        </w:r>
      </w:hyperlink>
      <w:r w:rsidRPr="00DA0C8E">
        <w:t>(k)</w:t>
      </w:r>
      <w:r w:rsidR="009C7B64">
        <w:rPr>
          <w:rFonts w:hint="eastAsia"/>
        </w:rPr>
        <w:t>)</w:t>
      </w:r>
      <w:r w:rsidRPr="00DA0C8E">
        <w:t xml:space="preserve"> &gt;= </w:t>
      </w:r>
      <w:hyperlink w:history="1" w:anchor="ATPsetting">
        <w:r w:rsidRPr="00DA0C8E">
          <w:rPr>
            <w:rStyle w:val="ac"/>
          </w:rPr>
          <w:t>ATPsetting</w:t>
        </w:r>
      </w:hyperlink>
      <w:r w:rsidRPr="00DA0C8E">
        <w:t>.BeaconPairMaxDistance</w:t>
      </w:r>
      <w:r w:rsidRPr="000D1A1B" w:rsidR="000D1A1B">
        <w:t>):</w:t>
      </w:r>
    </w:p>
    <w:p w:rsidRPr="000D1A1B" w:rsidR="000D1A1B" w:rsidP="000431E0" w:rsidRDefault="000D1A1B">
      <w:pPr>
        <w:pStyle w:val="af7"/>
      </w:pPr>
      <w:r w:rsidRPr="000D1A1B">
        <w:t xml:space="preserve">        </w:t>
      </w:r>
      <w:r w:rsidR="00DA0C8E">
        <w:rPr>
          <w:rFonts w:hint="eastAsia"/>
        </w:rPr>
        <w:t xml:space="preserve">return </w:t>
      </w:r>
      <w:r w:rsidRPr="00354FC4">
        <w:rPr>
          <w:rStyle w:val="aff1"/>
        </w:rPr>
        <w:t>False</w:t>
      </w:r>
    </w:p>
    <w:p w:rsidRPr="000D1A1B" w:rsidR="000D1A1B" w:rsidP="000431E0" w:rsidRDefault="000D1A1B">
      <w:pPr>
        <w:pStyle w:val="af7"/>
      </w:pPr>
      <w:r w:rsidRPr="000D1A1B">
        <w:t xml:space="preserve">    elif (</w:t>
      </w:r>
      <w:hyperlink w:history="1" w:anchor="NewBeaconObtained">
        <w:r w:rsidR="008B283E">
          <w:rPr>
            <w:rStyle w:val="ac"/>
          </w:rPr>
          <w:t>NewBeaconObtained</w:t>
        </w:r>
      </w:hyperlink>
      <w:r w:rsidRPr="000D1A1B">
        <w:t>(k)):</w:t>
      </w:r>
    </w:p>
    <w:p w:rsidRPr="000D1A1B" w:rsidR="000D1A1B" w:rsidP="000431E0" w:rsidRDefault="000D1A1B">
      <w:pPr>
        <w:pStyle w:val="af7"/>
      </w:pPr>
      <w:r w:rsidRPr="000D1A1B">
        <w:t xml:space="preserve">        </w:t>
      </w:r>
      <w:r w:rsidR="00DA0C8E">
        <w:rPr>
          <w:rFonts w:hint="eastAsia"/>
        </w:rPr>
        <w:t xml:space="preserve">return </w:t>
      </w:r>
      <w:r w:rsidRPr="00354FC4">
        <w:rPr>
          <w:rStyle w:val="aff1"/>
        </w:rPr>
        <w:t>True</w:t>
      </w:r>
    </w:p>
    <w:p w:rsidRPr="000D1A1B" w:rsidR="000D1A1B" w:rsidP="000431E0" w:rsidRDefault="000D1A1B">
      <w:pPr>
        <w:pStyle w:val="af7"/>
      </w:pPr>
      <w:r w:rsidRPr="000D1A1B">
        <w:t xml:space="preserve">    else:</w:t>
      </w:r>
    </w:p>
    <w:p w:rsidR="006D2C2E" w:rsidP="000431E0" w:rsidRDefault="000D1A1B">
      <w:pPr>
        <w:pStyle w:val="af7"/>
      </w:pPr>
      <w:r w:rsidRPr="000D1A1B">
        <w:t xml:space="preserve">        </w:t>
      </w:r>
      <w:r w:rsidR="00DA0C8E">
        <w:rPr>
          <w:rFonts w:hint="eastAsia"/>
        </w:rPr>
        <w:t>return</w:t>
      </w:r>
      <w:r w:rsidRPr="000D1A1B">
        <w:t xml:space="preserve"> </w:t>
      </w:r>
      <w:hyperlink w:history="1" w:anchor="MovingInitialByBeacon">
        <w:r w:rsidR="00040C85">
          <w:rPr>
            <w:rStyle w:val="ac"/>
          </w:rPr>
          <w:t>MovingInitialByBeacon</w:t>
        </w:r>
      </w:hyperlink>
      <w:r w:rsidRPr="000D1A1B">
        <w:t>(k-1)</w:t>
      </w:r>
    </w:p>
    <w:p w:rsidRPr="006D2C2E" w:rsidR="006D2C2E" w:rsidP="000C0D62" w:rsidRDefault="006D2C2E">
      <w:pPr>
        <w:pStyle w:val="ReqtifyAltQ"/>
      </w:pPr>
      <w:r w:rsidRPr="006D2C2E">
        <w:t>#Category=Functional</w:t>
      </w:r>
    </w:p>
    <w:p w:rsidRPr="006D2C2E" w:rsidR="006D2C2E" w:rsidP="000C0D62" w:rsidRDefault="006D2C2E">
      <w:pPr>
        <w:pStyle w:val="ReqtifyAltQ"/>
      </w:pPr>
      <w:r w:rsidRPr="006D2C2E">
        <w:t>#Contribution=SIL4</w:t>
      </w:r>
    </w:p>
    <w:p w:rsidR="009328EA" w:rsidP="000C0D62" w:rsidRDefault="006D2C2E">
      <w:pPr>
        <w:pStyle w:val="ReqtifyAltQ"/>
        <w:rPr>
          <w:ins w:author="常鸣" w:date="2014-07-03T14:27:00Z" w:id="5972"/>
        </w:rPr>
      </w:pPr>
      <w:del w:author="常鸣" w:date="2014-07-03T14:27:00Z" w:id="5973">
        <w:r w:rsidRPr="006D2C2E" w:rsidDel="009328EA">
          <w:delText>#S</w:delText>
        </w:r>
      </w:del>
      <w:ins w:author="常鸣" w:date="2014-07-03T14:27:00Z" w:id="5974">
        <w:r w:rsidR="009328EA">
          <w:t>#Allocation=ATP Software</w:t>
        </w:r>
      </w:ins>
      <w:ins w:author="常鸣" w:date="2014-07-03T14:54:00Z" w:id="5975">
        <w:r w:rsidR="00AA7E12">
          <w:rPr>
            <w:rFonts w:hint="eastAsia"/>
          </w:rPr>
          <w:t>, Vital Embedded Setting</w:t>
        </w:r>
      </w:ins>
    </w:p>
    <w:p w:rsidRPr="006D2C2E" w:rsidR="006D2C2E" w:rsidP="000C0D62" w:rsidRDefault="009328EA">
      <w:pPr>
        <w:pStyle w:val="ReqtifyAltQ"/>
      </w:pPr>
      <w:ins w:author="常鸣" w:date="2014-07-03T14:27:00Z" w:id="5976">
        <w:r>
          <w:t>#S</w:t>
        </w:r>
      </w:ins>
      <w:r w:rsidRPr="006D2C2E" w:rsidR="006D2C2E">
        <w:t>ource=</w:t>
      </w:r>
      <w:r w:rsidRPr="006D2C2E" w:rsidR="006D2C2E">
        <w:rPr>
          <w:rFonts w:hint="eastAsia"/>
        </w:rPr>
        <w:t xml:space="preserve"> [iTC_CC-SyAD-0176], [iTC_CC-SyAD-0180], [iTC_CC-SyAD-0183]</w:t>
      </w:r>
    </w:p>
    <w:p w:rsidRPr="006D2C2E" w:rsidR="006D2C2E" w:rsidP="000C0D62" w:rsidRDefault="006D2C2E">
      <w:pPr>
        <w:pStyle w:val="ReqtifyAltQ"/>
      </w:pPr>
      <w:r w:rsidRPr="006D2C2E">
        <w:t>[End]</w:t>
      </w:r>
    </w:p>
    <w:p w:rsidR="006D2C2E" w:rsidP="00C93484" w:rsidRDefault="006D2C2E">
      <w:pPr>
        <w:pStyle w:val="Reqtify"/>
      </w:pPr>
    </w:p>
    <w:p w:rsidR="006D2C2E" w:rsidP="00C93484" w:rsidRDefault="006D2C2E">
      <w:pPr>
        <w:pStyle w:val="Reqtify"/>
      </w:pPr>
    </w:p>
    <w:p w:rsidRPr="006D2C2E" w:rsidR="006D2C2E" w:rsidP="00704491" w:rsidRDefault="006D2C2E">
      <w:pPr>
        <w:pStyle w:val="ReqtifyAltR"/>
      </w:pPr>
      <w:r w:rsidRPr="006D2C2E">
        <w:t>[iTC_CC_ATP-S</w:t>
      </w:r>
      <w:r w:rsidRPr="006D2C2E">
        <w:rPr>
          <w:rFonts w:hint="eastAsia"/>
        </w:rPr>
        <w:t>wRS</w:t>
      </w:r>
      <w:r w:rsidRPr="006D2C2E">
        <w:t>-</w:t>
      </w:r>
      <w:r w:rsidRPr="006D2C2E">
        <w:rPr>
          <w:rFonts w:hint="eastAsia"/>
        </w:rPr>
        <w:t>0280</w:t>
      </w:r>
      <w:r w:rsidRPr="006D2C2E">
        <w:t>]</w:t>
      </w:r>
    </w:p>
    <w:p w:rsidR="00B0787B" w:rsidP="00C93484" w:rsidRDefault="008B4230">
      <w:pPr>
        <w:pStyle w:val="Reqtify"/>
      </w:pPr>
      <w:bookmarkStart w:name="TrainLocatedOnBeacon" w:id="5977"/>
      <w:r w:rsidRPr="00A17282">
        <w:rPr>
          <w:rStyle w:val="aff2"/>
          <w:bCs w:val="0"/>
          <w:iCs w:val="0"/>
        </w:rPr>
        <w:t>TrainLocatedOnBeacon</w:t>
      </w:r>
      <w:bookmarkEnd w:id="5977"/>
      <w:r w:rsidR="00900076">
        <w:rPr>
          <w:rFonts w:hint="eastAsia"/>
        </w:rPr>
        <w:t>，列车通过信标进行</w:t>
      </w:r>
      <w:r w:rsidR="006D2C2E">
        <w:rPr>
          <w:rFonts w:hint="eastAsia"/>
        </w:rPr>
        <w:t>初始化</w:t>
      </w:r>
      <w:r w:rsidR="00900076">
        <w:rPr>
          <w:rFonts w:hint="eastAsia"/>
        </w:rPr>
        <w:t>定位</w:t>
      </w:r>
      <w:r w:rsidR="00610A4C">
        <w:rPr>
          <w:rFonts w:hint="eastAsia"/>
        </w:rPr>
        <w:t>（该值</w:t>
      </w:r>
      <w:r w:rsidR="00FF42BD">
        <w:rPr>
          <w:rFonts w:hint="eastAsia"/>
        </w:rPr>
        <w:t>仅在处理信标的周期为</w:t>
      </w:r>
      <w:r w:rsidRPr="00DD7EFC" w:rsidR="00FF42BD">
        <w:rPr>
          <w:rStyle w:val="aff1"/>
          <w:rFonts w:hint="eastAsia"/>
        </w:rPr>
        <w:t>True</w:t>
      </w:r>
      <w:r w:rsidR="00610A4C">
        <w:rPr>
          <w:rFonts w:hint="eastAsia"/>
        </w:rPr>
        <w:t>）</w:t>
      </w:r>
      <w:r w:rsidR="00FF42BD">
        <w:rPr>
          <w:rFonts w:hint="eastAsia"/>
        </w:rPr>
        <w:t>。</w:t>
      </w:r>
      <w:r w:rsidR="00B0787B">
        <w:rPr>
          <w:rFonts w:hint="eastAsia"/>
        </w:rPr>
        <w:t>如果在定位初始化阶段读到信标，且</w:t>
      </w:r>
      <w:r w:rsidR="00FC2010">
        <w:rPr>
          <w:rFonts w:hint="eastAsia"/>
        </w:rPr>
        <w:t>能够根据该信标的位置</w:t>
      </w:r>
      <w:r w:rsidR="00B0787B">
        <w:rPr>
          <w:rFonts w:hint="eastAsia"/>
        </w:rPr>
        <w:t>计算出</w:t>
      </w:r>
      <w:r w:rsidR="00FC2010">
        <w:rPr>
          <w:rFonts w:hint="eastAsia"/>
        </w:rPr>
        <w:t>列车的定位，</w:t>
      </w:r>
      <w:r w:rsidR="00DD7EFC">
        <w:rPr>
          <w:rFonts w:hint="eastAsia"/>
        </w:rPr>
        <w:t>（即车身范围内没有轨道边界或未知状态的道岔），即</w:t>
      </w:r>
      <w:r w:rsidR="00B0787B">
        <w:rPr>
          <w:rFonts w:hint="eastAsia"/>
        </w:rPr>
        <w:t>认为初始化定位成功</w:t>
      </w:r>
      <w:r w:rsidR="00DD7EFC">
        <w:rPr>
          <w:rFonts w:hint="eastAsia"/>
        </w:rPr>
        <w:t>。</w:t>
      </w:r>
    </w:p>
    <w:p w:rsidRPr="00900076" w:rsidR="00900076" w:rsidP="000431E0" w:rsidRDefault="00900076">
      <w:pPr>
        <w:pStyle w:val="af7"/>
      </w:pPr>
      <w:r w:rsidRPr="00900076">
        <w:t xml:space="preserve">def </w:t>
      </w:r>
      <w:hyperlink w:history="1" w:anchor="TrainLocatedOnBeacon">
        <w:r w:rsidR="008B4230">
          <w:rPr>
            <w:rStyle w:val="ac"/>
          </w:rPr>
          <w:t>TrainLocatedOnBeacon</w:t>
        </w:r>
      </w:hyperlink>
      <w:r w:rsidRPr="00900076">
        <w:t>(k):</w:t>
      </w:r>
    </w:p>
    <w:p w:rsidRPr="00900076" w:rsidR="00900076" w:rsidP="000431E0" w:rsidRDefault="00900076">
      <w:pPr>
        <w:pStyle w:val="af7"/>
      </w:pPr>
      <w:r w:rsidRPr="00900076">
        <w:t xml:space="preserve">    </w:t>
      </w:r>
      <w:r w:rsidR="00887151">
        <w:rPr>
          <w:rFonts w:hint="eastAsia"/>
        </w:rPr>
        <w:t xml:space="preserve">return </w:t>
      </w:r>
      <w:r w:rsidRPr="00900076">
        <w:t>(</w:t>
      </w:r>
      <w:hyperlink w:history="1" w:anchor="MovingInitialByBeacon">
        <w:r w:rsidR="00040C85">
          <w:rPr>
            <w:rStyle w:val="ac"/>
          </w:rPr>
          <w:t>MovingInitialByBeacon</w:t>
        </w:r>
      </w:hyperlink>
      <w:r w:rsidRPr="00900076">
        <w:t>(k)</w:t>
      </w:r>
    </w:p>
    <w:p w:rsidRPr="00900076" w:rsidR="00900076" w:rsidP="000431E0" w:rsidRDefault="00900076">
      <w:pPr>
        <w:pStyle w:val="af7"/>
      </w:pPr>
      <w:r w:rsidRPr="00900076">
        <w:t xml:space="preserve">        </w:t>
      </w:r>
      <w:r w:rsidR="00887151">
        <w:rPr>
          <w:rFonts w:hint="eastAsia"/>
        </w:rPr>
        <w:t xml:space="preserve">      </w:t>
      </w:r>
      <w:r w:rsidRPr="00900076">
        <w:t xml:space="preserve">and </w:t>
      </w:r>
      <w:hyperlink w:history="1" w:anchor="NewBeaconObtained">
        <w:r w:rsidR="008B283E">
          <w:rPr>
            <w:rStyle w:val="ac"/>
          </w:rPr>
          <w:t>NewBeaconObtained</w:t>
        </w:r>
      </w:hyperlink>
      <w:r w:rsidRPr="00900076">
        <w:t>(k)</w:t>
      </w:r>
    </w:p>
    <w:p w:rsidRPr="00900076" w:rsidR="00900076" w:rsidP="000431E0" w:rsidRDefault="00900076">
      <w:pPr>
        <w:pStyle w:val="af7"/>
      </w:pPr>
      <w:r w:rsidRPr="00900076">
        <w:lastRenderedPageBreak/>
        <w:t xml:space="preserve">       </w:t>
      </w:r>
      <w:r w:rsidR="00887151">
        <w:rPr>
          <w:rFonts w:hint="eastAsia"/>
        </w:rPr>
        <w:t xml:space="preserve">      </w:t>
      </w:r>
      <w:r w:rsidRPr="00900076">
        <w:t xml:space="preserve"> and (</w:t>
      </w:r>
      <w:hyperlink w:history="1" w:anchor="ATPsetting">
        <w:r w:rsidR="00786D0B">
          <w:rPr>
            <w:rStyle w:val="ac"/>
          </w:rPr>
          <w:t>ATPsetting</w:t>
        </w:r>
      </w:hyperlink>
      <w:r w:rsidRPr="00900076">
        <w:t>.</w:t>
      </w:r>
      <w:r w:rsidR="007F33AE">
        <w:t>PolarizedTrain</w:t>
      </w:r>
    </w:p>
    <w:p w:rsidRPr="00900076" w:rsidR="00900076" w:rsidP="000431E0" w:rsidRDefault="00900076">
      <w:pPr>
        <w:pStyle w:val="af7"/>
      </w:pPr>
      <w:r w:rsidRPr="00900076">
        <w:t xml:space="preserve">             </w:t>
      </w:r>
      <w:r w:rsidR="00887151">
        <w:rPr>
          <w:rFonts w:hint="eastAsia"/>
        </w:rPr>
        <w:t xml:space="preserve">       </w:t>
      </w:r>
      <w:r w:rsidRPr="00900076">
        <w:t>or (</w:t>
      </w:r>
      <w:hyperlink w:history="1" w:anchor="MovingInitialByBeacon">
        <w:r w:rsidR="00040C85">
          <w:rPr>
            <w:rStyle w:val="ac"/>
          </w:rPr>
          <w:t>MovingInitialByBeacon</w:t>
        </w:r>
      </w:hyperlink>
      <w:r w:rsidRPr="00900076">
        <w:t>(k-1)</w:t>
      </w:r>
    </w:p>
    <w:p w:rsidRPr="00900076" w:rsidR="00900076" w:rsidP="000431E0" w:rsidRDefault="00900076">
      <w:pPr>
        <w:pStyle w:val="af7"/>
      </w:pPr>
      <w:r w:rsidRPr="00900076">
        <w:t xml:space="preserve">                 </w:t>
      </w:r>
      <w:r w:rsidR="00887151">
        <w:rPr>
          <w:rFonts w:hint="eastAsia"/>
        </w:rPr>
        <w:t xml:space="preserve">        </w:t>
      </w:r>
      <w:r w:rsidRPr="00900076">
        <w:t xml:space="preserve">and </w:t>
      </w:r>
      <w:hyperlink w:history="1" w:anchor="TrackMap">
        <w:r w:rsidR="00C64E92">
          <w:rPr>
            <w:rStyle w:val="ac"/>
          </w:rPr>
          <w:t>TrackMap</w:t>
        </w:r>
      </w:hyperlink>
      <w:r w:rsidR="00354F88">
        <w:t>.</w:t>
      </w:r>
      <w:hyperlink w:history="1" w:anchor="AreNeighbouredBeacons">
        <w:r w:rsidR="008E31D0">
          <w:rPr>
            <w:rStyle w:val="ac"/>
          </w:rPr>
          <w:t>AreNeighbouredBeacons</w:t>
        </w:r>
      </w:hyperlink>
      <w:r w:rsidRPr="00900076">
        <w:t>(</w:t>
      </w:r>
      <w:hyperlink w:history="1" w:anchor="BeaconBeforeLastObtained">
        <w:r w:rsidR="00B71D12">
          <w:rPr>
            <w:rStyle w:val="ac"/>
          </w:rPr>
          <w:t>BeaconBeforeLastObtained</w:t>
        </w:r>
      </w:hyperlink>
      <w:r w:rsidRPr="00900076">
        <w:t>(k),</w:t>
      </w:r>
    </w:p>
    <w:p w:rsidR="00887151" w:rsidP="000431E0" w:rsidRDefault="00900076">
      <w:pPr>
        <w:pStyle w:val="af7"/>
      </w:pPr>
      <w:r w:rsidRPr="00900076">
        <w:t xml:space="preserve">                         </w:t>
      </w:r>
      <w:r w:rsidR="00887151">
        <w:rPr>
          <w:rFonts w:hint="eastAsia"/>
        </w:rPr>
        <w:t xml:space="preserve">        </w:t>
      </w:r>
      <w:r w:rsidRPr="00900076">
        <w:t xml:space="preserve">                       </w:t>
      </w:r>
      <w:r w:rsidR="001542DF">
        <w:rPr>
          <w:rFonts w:hint="eastAsia"/>
        </w:rPr>
        <w:t xml:space="preserve">     </w:t>
      </w:r>
      <w:r w:rsidRPr="00900076">
        <w:t xml:space="preserve">      </w:t>
      </w:r>
      <w:hyperlink w:history="1" w:anchor="BeaconLastObtained">
        <w:r w:rsidR="00B71D12">
          <w:rPr>
            <w:rStyle w:val="ac"/>
          </w:rPr>
          <w:t>BeaconLastObtained</w:t>
        </w:r>
      </w:hyperlink>
      <w:r w:rsidRPr="00900076">
        <w:t>(k))))</w:t>
      </w:r>
    </w:p>
    <w:p w:rsidR="00900076" w:rsidP="000431E0" w:rsidRDefault="00887151">
      <w:pPr>
        <w:pStyle w:val="af7"/>
      </w:pPr>
      <w:r>
        <w:rPr>
          <w:rFonts w:hint="eastAsia"/>
        </w:rPr>
        <w:t xml:space="preserve">              and </w:t>
      </w:r>
      <w:hyperlink w:history="1" w:anchor="BeaconLocation">
        <w:r w:rsidRPr="00887151">
          <w:rPr>
            <w:rStyle w:val="ac"/>
            <w:rFonts w:hint="eastAsia"/>
          </w:rPr>
          <w:t>BeaconLocation</w:t>
        </w:r>
      </w:hyperlink>
      <w:r>
        <w:rPr>
          <w:rFonts w:hint="eastAsia"/>
        </w:rPr>
        <w:t xml:space="preserve">(k) is not </w:t>
      </w:r>
      <w:r w:rsidRPr="00887151">
        <w:rPr>
          <w:rStyle w:val="aff1"/>
          <w:rFonts w:hint="eastAsia"/>
        </w:rPr>
        <w:t>None</w:t>
      </w:r>
      <w:r w:rsidRPr="00900076" w:rsidR="00900076">
        <w:t>)</w:t>
      </w:r>
    </w:p>
    <w:p w:rsidRPr="006D2C2E" w:rsidR="006D2C2E" w:rsidP="000C0D62" w:rsidRDefault="006D2C2E">
      <w:pPr>
        <w:pStyle w:val="ReqtifyAltQ"/>
      </w:pPr>
      <w:r w:rsidRPr="006D2C2E">
        <w:t>#Category=Functional</w:t>
      </w:r>
    </w:p>
    <w:p w:rsidRPr="006D2C2E" w:rsidR="006D2C2E" w:rsidP="000C0D62" w:rsidRDefault="006D2C2E">
      <w:pPr>
        <w:pStyle w:val="ReqtifyAltQ"/>
      </w:pPr>
      <w:r w:rsidRPr="006D2C2E">
        <w:t>#Contribution=SIL4</w:t>
      </w:r>
    </w:p>
    <w:p w:rsidR="009328EA" w:rsidP="000C0D62" w:rsidRDefault="006D2C2E">
      <w:pPr>
        <w:pStyle w:val="ReqtifyAltQ"/>
        <w:rPr>
          <w:ins w:author="常鸣" w:date="2014-07-03T14:27:00Z" w:id="5978"/>
        </w:rPr>
      </w:pPr>
      <w:del w:author="常鸣" w:date="2014-07-03T14:27:00Z" w:id="5979">
        <w:r w:rsidRPr="006D2C2E" w:rsidDel="009328EA">
          <w:delText>#S</w:delText>
        </w:r>
      </w:del>
      <w:ins w:author="常鸣" w:date="2014-07-03T14:27:00Z" w:id="5980">
        <w:r w:rsidR="009328EA">
          <w:t>#Allocation=ATP Software</w:t>
        </w:r>
      </w:ins>
      <w:ins w:author="常鸣" w:date="2014-07-03T14:54:00Z" w:id="5981">
        <w:r w:rsidR="00AA7E12">
          <w:rPr>
            <w:rFonts w:hint="eastAsia"/>
          </w:rPr>
          <w:t>, Vital Embedded Setting</w:t>
        </w:r>
      </w:ins>
    </w:p>
    <w:p w:rsidRPr="006D2C2E" w:rsidR="006D2C2E" w:rsidP="000C0D62" w:rsidRDefault="009328EA">
      <w:pPr>
        <w:pStyle w:val="ReqtifyAltQ"/>
      </w:pPr>
      <w:ins w:author="常鸣" w:date="2014-07-03T14:27:00Z" w:id="5982">
        <w:r>
          <w:t>#S</w:t>
        </w:r>
      </w:ins>
      <w:r w:rsidRPr="006D2C2E" w:rsidR="006D2C2E">
        <w:t>ource=</w:t>
      </w:r>
      <w:r w:rsidRPr="006D2C2E" w:rsidR="006D2C2E">
        <w:rPr>
          <w:rFonts w:hint="eastAsia"/>
        </w:rPr>
        <w:t xml:space="preserve"> [iTC_CC-SyAD-0176], [iTC_CC-SyAD-0177], [iTC_CC-SyAD-0180], [iTC_CC-SyAD-0183],</w:t>
      </w:r>
      <w:r w:rsidRPr="0009545E" w:rsidR="0009545E">
        <w:t xml:space="preserve"> </w:t>
      </w:r>
      <w:r w:rsidRPr="006D2C2E" w:rsidR="0009545E">
        <w:rPr>
          <w:rFonts w:hint="eastAsia"/>
        </w:rPr>
        <w:t>[iTC_CC-SyAD-</w:t>
      </w:r>
      <w:r w:rsidR="0009545E">
        <w:rPr>
          <w:rFonts w:hint="eastAsia"/>
        </w:rPr>
        <w:t>1197</w:t>
      </w:r>
      <w:r w:rsidRPr="006D2C2E" w:rsidR="0009545E">
        <w:rPr>
          <w:rFonts w:hint="eastAsia"/>
        </w:rPr>
        <w:t>]</w:t>
      </w:r>
      <w:r w:rsidRPr="006D2C2E" w:rsidR="00947C3D">
        <w:rPr>
          <w:rFonts w:hint="eastAsia"/>
        </w:rPr>
        <w:t>,</w:t>
      </w:r>
      <w:r w:rsidRPr="0080480C" w:rsidR="00947C3D">
        <w:rPr>
          <w:rFonts w:hint="eastAsia"/>
        </w:rPr>
        <w:t xml:space="preserve"> </w:t>
      </w:r>
      <w:r w:rsidRPr="006D2C2E" w:rsidR="00947C3D">
        <w:rPr>
          <w:rFonts w:hint="eastAsia"/>
        </w:rPr>
        <w:t>[iTC_CC-SyAD-</w:t>
      </w:r>
      <w:r w:rsidR="00947C3D">
        <w:rPr>
          <w:rFonts w:hint="eastAsia"/>
        </w:rPr>
        <w:t>1198</w:t>
      </w:r>
      <w:r w:rsidRPr="006D2C2E" w:rsidR="00947C3D">
        <w:rPr>
          <w:rFonts w:hint="eastAsia"/>
        </w:rPr>
        <w:t>]</w:t>
      </w:r>
      <w:r w:rsidR="0009545E">
        <w:rPr>
          <w:rFonts w:hint="eastAsia"/>
        </w:rPr>
        <w:t xml:space="preserve">, </w:t>
      </w:r>
      <w:r w:rsidRPr="006D2C2E" w:rsidR="006D2C2E">
        <w:rPr>
          <w:rFonts w:hint="eastAsia"/>
        </w:rPr>
        <w:t>[</w:t>
      </w:r>
      <w:r w:rsidRPr="006D2C2E" w:rsidR="006D2C2E">
        <w:t>iTC_CC_ATP_SwHA-0101</w:t>
      </w:r>
      <w:r w:rsidRPr="006D2C2E" w:rsidR="006D2C2E">
        <w:rPr>
          <w:rFonts w:hint="eastAsia"/>
        </w:rPr>
        <w:t>]</w:t>
      </w:r>
    </w:p>
    <w:p w:rsidRPr="006D2C2E" w:rsidR="006D2C2E" w:rsidP="000C0D62" w:rsidRDefault="006D2C2E">
      <w:pPr>
        <w:pStyle w:val="ReqtifyAltQ"/>
      </w:pPr>
      <w:r w:rsidRPr="006D2C2E">
        <w:t>[End]</w:t>
      </w:r>
    </w:p>
    <w:p w:rsidR="006D2C2E" w:rsidP="00C93484" w:rsidRDefault="006D2C2E">
      <w:pPr>
        <w:pStyle w:val="Reqtify"/>
      </w:pPr>
    </w:p>
    <w:p w:rsidR="006D2C2E" w:rsidP="00C93484" w:rsidRDefault="006D2C2E">
      <w:pPr>
        <w:pStyle w:val="Reqtify"/>
      </w:pPr>
    </w:p>
    <w:p w:rsidR="0003360D" w:rsidP="0012674A" w:rsidRDefault="0003360D">
      <w:pPr>
        <w:pStyle w:val="4"/>
      </w:pPr>
      <w:r>
        <w:rPr>
          <w:rFonts w:hint="eastAsia"/>
        </w:rPr>
        <w:t>Localization by memorized location</w:t>
      </w:r>
    </w:p>
    <w:p w:rsidR="00A267F8" w:rsidP="00C93484" w:rsidRDefault="0003360D">
      <w:pPr>
        <w:pStyle w:val="Reqtify"/>
      </w:pPr>
      <w:r>
        <w:t xml:space="preserve"> </w:t>
      </w:r>
    </w:p>
    <w:p w:rsidR="006D2C2E" w:rsidP="00704491" w:rsidRDefault="006D2C2E">
      <w:pPr>
        <w:pStyle w:val="ReqtifyAltR"/>
      </w:pPr>
      <w:r w:rsidRPr="006D2C2E">
        <w:t>[iTC_CC_ATP-SwRS-0597]</w:t>
      </w:r>
    </w:p>
    <w:p w:rsidRPr="006D2C2E" w:rsidR="00C075EA" w:rsidP="00C93484" w:rsidRDefault="008B283E">
      <w:pPr>
        <w:pStyle w:val="Reqtify"/>
      </w:pPr>
      <w:bookmarkStart w:name="MemorizedLocationAuthorized" w:id="5983"/>
      <w:r w:rsidRPr="00A17282">
        <w:rPr>
          <w:rStyle w:val="aff2"/>
          <w:bCs w:val="0"/>
          <w:iCs w:val="0"/>
        </w:rPr>
        <w:t>MemorizedLocationAuthorized</w:t>
      </w:r>
      <w:bookmarkEnd w:id="5983"/>
      <w:r w:rsidR="00C075EA">
        <w:rPr>
          <w:rFonts w:hint="eastAsia"/>
        </w:rPr>
        <w:t>，</w:t>
      </w:r>
      <w:r w:rsidR="007B288A">
        <w:rPr>
          <w:rFonts w:hint="eastAsia"/>
        </w:rPr>
        <w:t>项目配置</w:t>
      </w:r>
      <w:r w:rsidR="00C075EA">
        <w:rPr>
          <w:rFonts w:hint="eastAsia"/>
        </w:rPr>
        <w:t>是否授权使用记忆定位</w:t>
      </w:r>
    </w:p>
    <w:p w:rsidR="003707E9" w:rsidP="000431E0" w:rsidRDefault="003707E9">
      <w:pPr>
        <w:pStyle w:val="af7"/>
      </w:pPr>
      <w:r>
        <w:t xml:space="preserve">def </w:t>
      </w:r>
      <w:hyperlink w:history="1" w:anchor="MemorizedLocationAuthorized">
        <w:r w:rsidR="008B283E">
          <w:rPr>
            <w:rStyle w:val="ac"/>
          </w:rPr>
          <w:t>MemorizedLocationAuthorized</w:t>
        </w:r>
      </w:hyperlink>
      <w:r>
        <w:rPr>
          <w:color w:val="FF8000"/>
        </w:rPr>
        <w:t>(</w:t>
      </w:r>
      <w:r>
        <w:t>k</w:t>
      </w:r>
      <w:r>
        <w:rPr>
          <w:color w:val="FF8000"/>
        </w:rPr>
        <w:t>)</w:t>
      </w:r>
      <w:r>
        <w:t>:</w:t>
      </w:r>
    </w:p>
    <w:p w:rsidRPr="006D2C2E" w:rsidR="006D2C2E" w:rsidP="000431E0" w:rsidRDefault="003707E9">
      <w:pPr>
        <w:pStyle w:val="af7"/>
      </w:pPr>
      <w:r>
        <w:t xml:space="preserve">    return </w:t>
      </w:r>
      <w:hyperlink w:history="1" w:anchor="GetMemorizedLocationAuthorized">
        <w:r w:rsidRPr="00887151" w:rsidR="00813AB3">
          <w:rPr>
            <w:rStyle w:val="ac"/>
          </w:rPr>
          <w:t>Offline</w:t>
        </w:r>
        <w:r w:rsidRPr="00887151" w:rsidR="00155088">
          <w:rPr>
            <w:rStyle w:val="ac"/>
          </w:rPr>
          <w:t>.G</w:t>
        </w:r>
        <w:r w:rsidRPr="00887151">
          <w:rPr>
            <w:rStyle w:val="ac"/>
          </w:rPr>
          <w:t>etMemorizedLocationAuthorized</w:t>
        </w:r>
      </w:hyperlink>
      <w:r>
        <w:rPr>
          <w:color w:val="FF8000"/>
        </w:rPr>
        <w:t>(</w:t>
      </w:r>
      <w:r>
        <w:t>k</w:t>
      </w:r>
      <w:r>
        <w:rPr>
          <w:color w:val="FF8000"/>
        </w:rPr>
        <w:t>)</w:t>
      </w:r>
    </w:p>
    <w:p w:rsidRPr="008A1414" w:rsidR="00610A4C" w:rsidP="00610A4C" w:rsidRDefault="00610A4C">
      <w:pPr>
        <w:pStyle w:val="ReqtifyAltQ"/>
      </w:pPr>
      <w:r w:rsidRPr="008A1414">
        <w:t>#Category=Functional</w:t>
      </w:r>
    </w:p>
    <w:p w:rsidRPr="008A1414" w:rsidR="00610A4C" w:rsidP="00610A4C" w:rsidRDefault="00610A4C">
      <w:pPr>
        <w:pStyle w:val="ReqtifyAltQ"/>
      </w:pPr>
      <w:r w:rsidRPr="008A1414">
        <w:t>#Contribution</w:t>
      </w:r>
      <w:r>
        <w:t>=SIL4</w:t>
      </w:r>
    </w:p>
    <w:p w:rsidR="009328EA" w:rsidP="00610A4C" w:rsidRDefault="00610A4C">
      <w:pPr>
        <w:pStyle w:val="ReqtifyAltQ"/>
        <w:rPr>
          <w:ins w:author="常鸣" w:date="2014-07-03T14:27:00Z" w:id="5984"/>
        </w:rPr>
      </w:pPr>
      <w:del w:author="常鸣" w:date="2014-07-03T14:27:00Z" w:id="5985">
        <w:r w:rsidRPr="008A1414" w:rsidDel="009328EA">
          <w:delText>#S</w:delText>
        </w:r>
      </w:del>
      <w:ins w:author="常鸣" w:date="2014-07-03T14:27:00Z" w:id="5986">
        <w:r w:rsidR="009328EA">
          <w:t>#Allocation=ATP Software</w:t>
        </w:r>
      </w:ins>
      <w:ins w:author="常鸣" w:date="2014-07-03T14:54:00Z" w:id="5987">
        <w:r w:rsidR="00AA7E12">
          <w:rPr>
            <w:rFonts w:hint="eastAsia"/>
          </w:rPr>
          <w:t>, Vital Embedded Setting</w:t>
        </w:r>
      </w:ins>
    </w:p>
    <w:p w:rsidR="00610A4C" w:rsidP="00610A4C" w:rsidRDefault="009328EA">
      <w:pPr>
        <w:pStyle w:val="ReqtifyAltQ"/>
      </w:pPr>
      <w:ins w:author="常鸣" w:date="2014-07-03T14:27:00Z" w:id="5988">
        <w:r>
          <w:t>#S</w:t>
        </w:r>
      </w:ins>
      <w:r w:rsidRPr="008A1414" w:rsidR="00610A4C">
        <w:t>ource=</w:t>
      </w:r>
      <w:r w:rsidRPr="006D2C2E" w:rsidR="0080480C">
        <w:rPr>
          <w:rFonts w:hint="eastAsia"/>
        </w:rPr>
        <w:t>[iTC_CC-SyAD-</w:t>
      </w:r>
      <w:r w:rsidR="0080480C">
        <w:rPr>
          <w:rFonts w:hint="eastAsia"/>
        </w:rPr>
        <w:t>1206</w:t>
      </w:r>
      <w:r w:rsidRPr="006D2C2E" w:rsidR="0080480C">
        <w:rPr>
          <w:rFonts w:hint="eastAsia"/>
        </w:rPr>
        <w:t>]</w:t>
      </w:r>
    </w:p>
    <w:p w:rsidRPr="006D2C2E" w:rsidR="006D2C2E" w:rsidP="00610A4C" w:rsidRDefault="006D2C2E">
      <w:pPr>
        <w:pStyle w:val="ReqtifyAltQ"/>
      </w:pPr>
      <w:r w:rsidRPr="006D2C2E">
        <w:t>[End]</w:t>
      </w:r>
    </w:p>
    <w:p w:rsidRPr="006D2C2E" w:rsidR="006D2C2E" w:rsidP="00C93484" w:rsidRDefault="006D2C2E">
      <w:pPr>
        <w:pStyle w:val="Reqtify"/>
      </w:pPr>
    </w:p>
    <w:p w:rsidRPr="006D2C2E" w:rsidR="006D2C2E" w:rsidP="00C93484" w:rsidRDefault="006D2C2E">
      <w:pPr>
        <w:pStyle w:val="Reqtify"/>
      </w:pPr>
    </w:p>
    <w:p w:rsidRPr="006D2C2E" w:rsidR="006D2C2E" w:rsidP="00704491" w:rsidRDefault="006D2C2E">
      <w:pPr>
        <w:pStyle w:val="ReqtifyAltR"/>
      </w:pPr>
      <w:r w:rsidRPr="006D2C2E">
        <w:t>[</w:t>
      </w:r>
      <w:r w:rsidR="0052393A">
        <w:t>iTC</w:t>
      </w:r>
      <w:r w:rsidR="006A5C0D">
        <w:t>_CC_ATP-SwRS-06</w:t>
      </w:r>
      <w:r w:rsidR="00655979">
        <w:rPr>
          <w:rFonts w:hint="eastAsia"/>
        </w:rPr>
        <w:t>43</w:t>
      </w:r>
      <w:r w:rsidRPr="006D2C2E">
        <w:t>]</w:t>
      </w:r>
    </w:p>
    <w:p w:rsidRPr="006D2C2E" w:rsidR="006D2C2E" w:rsidP="00C93484" w:rsidRDefault="00040C85">
      <w:pPr>
        <w:pStyle w:val="Reqtify"/>
      </w:pPr>
      <w:bookmarkStart w:name="MemorizedLocationEnable" w:id="5989"/>
      <w:r w:rsidRPr="00A17282">
        <w:rPr>
          <w:rStyle w:val="aff2"/>
          <w:bCs w:val="0"/>
          <w:iCs w:val="0"/>
        </w:rPr>
        <w:t>MemorizedLocationEnable</w:t>
      </w:r>
      <w:bookmarkEnd w:id="5989"/>
      <w:r w:rsidR="00C075EA">
        <w:rPr>
          <w:rFonts w:hint="eastAsia"/>
        </w:rPr>
        <w:t>，</w:t>
      </w:r>
      <w:r w:rsidRPr="006D2C2E" w:rsidR="006D2C2E">
        <w:rPr>
          <w:rFonts w:hint="eastAsia"/>
        </w:rPr>
        <w:t>仅在刚上电车还未动时允许使用记忆定位</w:t>
      </w:r>
    </w:p>
    <w:p w:rsidR="003707E9" w:rsidP="000431E0" w:rsidRDefault="003707E9">
      <w:pPr>
        <w:pStyle w:val="af7"/>
      </w:pPr>
      <w:r>
        <w:t xml:space="preserve">def </w:t>
      </w:r>
      <w:hyperlink w:history="1" w:anchor="MemorizedLocationEnable">
        <w:r w:rsidR="00040C85">
          <w:rPr>
            <w:rStyle w:val="ac"/>
          </w:rPr>
          <w:t>MemorizedLocationEnable</w:t>
        </w:r>
      </w:hyperlink>
      <w:r>
        <w:rPr>
          <w:color w:val="FF8000"/>
        </w:rPr>
        <w:t>(</w:t>
      </w:r>
      <w:r>
        <w:t>k</w:t>
      </w:r>
      <w:r>
        <w:rPr>
          <w:color w:val="FF8000"/>
        </w:rPr>
        <w:t>)</w:t>
      </w:r>
      <w:r>
        <w:t>:</w:t>
      </w:r>
    </w:p>
    <w:p w:rsidRPr="006D2C2E" w:rsidR="006D2C2E" w:rsidP="000431E0" w:rsidRDefault="003707E9">
      <w:pPr>
        <w:pStyle w:val="af7"/>
      </w:pPr>
      <w:r>
        <w:t xml:space="preserve">    </w:t>
      </w:r>
      <w:r w:rsidR="005B002C">
        <w:rPr>
          <w:rFonts w:hint="eastAsia"/>
        </w:rPr>
        <w:t xml:space="preserve">return </w:t>
      </w:r>
      <w:r>
        <w:rPr>
          <w:color w:val="FF8000"/>
        </w:rPr>
        <w:t>(</w:t>
      </w:r>
      <w:r w:rsidR="005B002C">
        <w:rPr>
          <w:rFonts w:hint="eastAsia"/>
        </w:rPr>
        <w:t xml:space="preserve">not </w:t>
      </w:r>
      <w:hyperlink w:history="1" w:anchor="TrainHasMoved">
        <w:r w:rsidR="00B5344E">
          <w:rPr>
            <w:rStyle w:val="ac"/>
          </w:rPr>
          <w:t>TrainHasMoved</w:t>
        </w:r>
      </w:hyperlink>
      <w:r>
        <w:rPr>
          <w:color w:val="FF8000"/>
        </w:rPr>
        <w:t>(</w:t>
      </w:r>
      <w:r>
        <w:t>k</w:t>
      </w:r>
      <w:r>
        <w:rPr>
          <w:color w:val="FF8000"/>
        </w:rPr>
        <w:t>))</w:t>
      </w:r>
    </w:p>
    <w:p w:rsidRPr="008A1414" w:rsidR="00610A4C" w:rsidP="00610A4C" w:rsidRDefault="00610A4C">
      <w:pPr>
        <w:pStyle w:val="ReqtifyAltQ"/>
      </w:pPr>
      <w:r w:rsidRPr="008A1414">
        <w:t>#Category=Functional</w:t>
      </w:r>
    </w:p>
    <w:p w:rsidRPr="008A1414" w:rsidR="00610A4C" w:rsidP="00610A4C" w:rsidRDefault="00610A4C">
      <w:pPr>
        <w:pStyle w:val="ReqtifyAltQ"/>
      </w:pPr>
      <w:r w:rsidRPr="008A1414">
        <w:t>#Contribution</w:t>
      </w:r>
      <w:r>
        <w:t>=SIL4</w:t>
      </w:r>
    </w:p>
    <w:p w:rsidR="009328EA" w:rsidP="00610A4C" w:rsidRDefault="00610A4C">
      <w:pPr>
        <w:pStyle w:val="ReqtifyAltQ"/>
        <w:rPr>
          <w:ins w:author="常鸣" w:date="2014-07-03T14:27:00Z" w:id="5990"/>
        </w:rPr>
      </w:pPr>
      <w:del w:author="常鸣" w:date="2014-07-03T14:27:00Z" w:id="5991">
        <w:r w:rsidRPr="008A1414" w:rsidDel="009328EA">
          <w:delText>#S</w:delText>
        </w:r>
      </w:del>
      <w:ins w:author="常鸣" w:date="2014-07-03T14:27:00Z" w:id="5992">
        <w:r w:rsidR="009328EA">
          <w:t>#Allocation=ATP Software</w:t>
        </w:r>
      </w:ins>
    </w:p>
    <w:p w:rsidR="00610A4C" w:rsidP="00610A4C" w:rsidRDefault="009328EA">
      <w:pPr>
        <w:pStyle w:val="ReqtifyAltQ"/>
      </w:pPr>
      <w:ins w:author="常鸣" w:date="2014-07-03T14:27:00Z" w:id="5993">
        <w:r>
          <w:t>#S</w:t>
        </w:r>
      </w:ins>
      <w:r w:rsidRPr="008A1414" w:rsidR="00610A4C">
        <w:t>ource=</w:t>
      </w:r>
      <w:r w:rsidRPr="006D2C2E" w:rsidR="0080480C">
        <w:rPr>
          <w:rFonts w:hint="eastAsia"/>
        </w:rPr>
        <w:t>[iTC_CC-SyAD-</w:t>
      </w:r>
      <w:r w:rsidR="00F570CE">
        <w:rPr>
          <w:rFonts w:hint="eastAsia"/>
        </w:rPr>
        <w:t>1207</w:t>
      </w:r>
      <w:r w:rsidRPr="006D2C2E" w:rsidR="0080480C">
        <w:rPr>
          <w:rFonts w:hint="eastAsia"/>
        </w:rPr>
        <w:t>]</w:t>
      </w:r>
    </w:p>
    <w:p w:rsidRPr="006D2C2E" w:rsidR="006D2C2E" w:rsidP="00610A4C" w:rsidRDefault="006D2C2E">
      <w:pPr>
        <w:pStyle w:val="ReqtifyAltQ"/>
      </w:pPr>
      <w:r w:rsidRPr="006D2C2E">
        <w:t>[End]</w:t>
      </w:r>
    </w:p>
    <w:p w:rsidRPr="006D2C2E" w:rsidR="006D2C2E" w:rsidP="00C93484" w:rsidRDefault="006D2C2E">
      <w:pPr>
        <w:pStyle w:val="Reqtify"/>
      </w:pPr>
    </w:p>
    <w:p w:rsidRPr="006D2C2E" w:rsidR="006D2C2E" w:rsidP="00C93484" w:rsidRDefault="006D2C2E">
      <w:pPr>
        <w:pStyle w:val="Reqtify"/>
      </w:pPr>
    </w:p>
    <w:p w:rsidRPr="006D2C2E" w:rsidR="006D2C2E" w:rsidP="00704491" w:rsidRDefault="006D2C2E">
      <w:pPr>
        <w:pStyle w:val="ReqtifyAltR"/>
      </w:pPr>
      <w:r w:rsidRPr="006D2C2E">
        <w:t>[</w:t>
      </w:r>
      <w:r w:rsidR="0052393A">
        <w:t>iTC</w:t>
      </w:r>
      <w:r w:rsidR="006A5C0D">
        <w:t>_CC_ATP-SwRS-06</w:t>
      </w:r>
      <w:r w:rsidR="00655979">
        <w:rPr>
          <w:rFonts w:hint="eastAsia"/>
        </w:rPr>
        <w:t>44</w:t>
      </w:r>
      <w:r w:rsidRPr="006D2C2E">
        <w:t>]</w:t>
      </w:r>
    </w:p>
    <w:p w:rsidR="006D2C2E" w:rsidP="00C93484" w:rsidRDefault="00040C85">
      <w:pPr>
        <w:pStyle w:val="Reqtify"/>
      </w:pPr>
      <w:bookmarkStart w:name="MemorizedLocationAvailable" w:id="5994"/>
      <w:r w:rsidRPr="00A17282">
        <w:rPr>
          <w:rStyle w:val="aff2"/>
          <w:bCs w:val="0"/>
          <w:iCs w:val="0"/>
        </w:rPr>
        <w:t>MemorizedLocationAvailable</w:t>
      </w:r>
      <w:bookmarkEnd w:id="5994"/>
      <w:r w:rsidR="00C075EA">
        <w:rPr>
          <w:rFonts w:hint="eastAsia"/>
        </w:rPr>
        <w:t>，</w:t>
      </w:r>
      <w:r w:rsidR="00FF42BD">
        <w:rPr>
          <w:rFonts w:hint="eastAsia"/>
        </w:rPr>
        <w:t>记忆定位是否可用</w:t>
      </w:r>
    </w:p>
    <w:p w:rsidR="0060474E" w:rsidP="000431E0" w:rsidRDefault="0060474E">
      <w:pPr>
        <w:pStyle w:val="af7"/>
      </w:pPr>
      <w:r>
        <w:t xml:space="preserve">def </w:t>
      </w:r>
      <w:hyperlink w:history="1" w:anchor="MemorizedLocationAvailable">
        <w:r w:rsidR="00040C85">
          <w:rPr>
            <w:rStyle w:val="ac"/>
          </w:rPr>
          <w:t>MemorizedLocationAvailable</w:t>
        </w:r>
      </w:hyperlink>
      <w:r>
        <w:rPr>
          <w:color w:val="FF8000"/>
        </w:rPr>
        <w:t>(</w:t>
      </w:r>
      <w:r>
        <w:t>k</w:t>
      </w:r>
      <w:r>
        <w:rPr>
          <w:color w:val="FF8000"/>
        </w:rPr>
        <w:t>)</w:t>
      </w:r>
      <w:r>
        <w:t>:</w:t>
      </w:r>
    </w:p>
    <w:p w:rsidR="0060474E" w:rsidP="000431E0" w:rsidRDefault="0060474E">
      <w:pPr>
        <w:pStyle w:val="af7"/>
      </w:pPr>
      <w:r>
        <w:t xml:space="preserve">    return </w:t>
      </w:r>
      <w:r>
        <w:rPr>
          <w:color w:val="FF8000"/>
        </w:rPr>
        <w:t>(</w:t>
      </w:r>
      <w:hyperlink w:history="1" w:anchor="TrainFilteredStopped">
        <w:r w:rsidR="008B283E">
          <w:rPr>
            <w:rStyle w:val="ac"/>
          </w:rPr>
          <w:t>TrainFilteredStopped</w:t>
        </w:r>
      </w:hyperlink>
      <w:r>
        <w:rPr>
          <w:color w:val="FF8000"/>
        </w:rPr>
        <w:t>(</w:t>
      </w:r>
      <w:r>
        <w:t>k</w:t>
      </w:r>
      <w:r>
        <w:rPr>
          <w:color w:val="FF8000"/>
        </w:rPr>
        <w:t>)</w:t>
      </w:r>
    </w:p>
    <w:p w:rsidR="0042621B" w:rsidP="000431E0" w:rsidRDefault="0042621B">
      <w:pPr>
        <w:pStyle w:val="af7"/>
      </w:pPr>
      <w:r w:rsidRPr="0042621B">
        <w:lastRenderedPageBreak/>
        <w:t xml:space="preserve">            and </w:t>
      </w:r>
      <w:hyperlink w:history="1" w:anchor="ValidTrainKinematic">
        <w:r w:rsidRPr="0042621B">
          <w:rPr>
            <w:rStyle w:val="ac"/>
          </w:rPr>
          <w:t>ValidTrainKinematic</w:t>
        </w:r>
      </w:hyperlink>
      <w:r w:rsidRPr="0042621B">
        <w:t>(k)</w:t>
      </w:r>
    </w:p>
    <w:p w:rsidR="0060474E" w:rsidP="000431E0" w:rsidRDefault="0060474E">
      <w:pPr>
        <w:pStyle w:val="af7"/>
      </w:pPr>
      <w:r>
        <w:t xml:space="preserve">            and </w:t>
      </w:r>
      <w:hyperlink w:history="1" w:anchor="MemorizedLocationAuthorized">
        <w:r w:rsidR="008B283E">
          <w:rPr>
            <w:rStyle w:val="ac"/>
          </w:rPr>
          <w:t>MemorizedLocationAuthorized</w:t>
        </w:r>
      </w:hyperlink>
      <w:r>
        <w:rPr>
          <w:color w:val="FF8000"/>
        </w:rPr>
        <w:t>(</w:t>
      </w:r>
      <w:r>
        <w:t>k</w:t>
      </w:r>
      <w:r>
        <w:rPr>
          <w:color w:val="FF8000"/>
        </w:rPr>
        <w:t>)</w:t>
      </w:r>
    </w:p>
    <w:p w:rsidR="0060474E" w:rsidP="000431E0" w:rsidRDefault="0060474E">
      <w:pPr>
        <w:pStyle w:val="af7"/>
      </w:pPr>
      <w:r>
        <w:t xml:space="preserve">            and </w:t>
      </w:r>
      <w:hyperlink w:history="1" w:anchor="MemorizedLocationEnable">
        <w:r w:rsidR="00040C85">
          <w:rPr>
            <w:rStyle w:val="ac"/>
          </w:rPr>
          <w:t>MemorizedLocationEnable</w:t>
        </w:r>
      </w:hyperlink>
      <w:r>
        <w:rPr>
          <w:color w:val="FF8000"/>
        </w:rPr>
        <w:t>(</w:t>
      </w:r>
      <w:r>
        <w:t>k</w:t>
      </w:r>
      <w:r>
        <w:rPr>
          <w:color w:val="FF8000"/>
        </w:rPr>
        <w:t>)</w:t>
      </w:r>
    </w:p>
    <w:p w:rsidR="0060474E" w:rsidP="000431E0" w:rsidRDefault="0060474E">
      <w:pPr>
        <w:pStyle w:val="af7"/>
      </w:pPr>
      <w:r>
        <w:t xml:space="preserve">            and </w:t>
      </w:r>
      <w:r w:rsidR="00065280">
        <w:rPr>
          <w:rFonts w:hint="eastAsia"/>
        </w:rPr>
        <w:t>Message.</w:t>
      </w:r>
      <w:hyperlink w:history="1" w:anchor="VitalChecksumValid">
        <w:r w:rsidR="001C16B4">
          <w:rPr>
            <w:rStyle w:val="ac"/>
          </w:rPr>
          <w:t>VitalChecksumValid</w:t>
        </w:r>
      </w:hyperlink>
      <w:r>
        <w:rPr>
          <w:color w:val="FF8000"/>
        </w:rPr>
        <w:t>(</w:t>
      </w:r>
      <w:hyperlink w:history="1" w:anchor="MemLocation">
        <w:r w:rsidR="00040C85">
          <w:rPr>
            <w:rStyle w:val="ac"/>
          </w:rPr>
          <w:t>MemLocation</w:t>
        </w:r>
      </w:hyperlink>
      <w:r>
        <w:rPr>
          <w:color w:val="FF8000"/>
        </w:rPr>
        <w:t>)</w:t>
      </w:r>
    </w:p>
    <w:p w:rsidR="0060474E" w:rsidP="000431E0" w:rsidRDefault="0060474E">
      <w:pPr>
        <w:pStyle w:val="af7"/>
        <w:rPr>
          <w:u w:val="single"/>
        </w:rPr>
      </w:pPr>
      <w:r>
        <w:t xml:space="preserve">            and </w:t>
      </w:r>
      <w:hyperlink w:history="1" w:anchor="MemLocation">
        <w:r w:rsidR="00040C85">
          <w:rPr>
            <w:rStyle w:val="ac"/>
          </w:rPr>
          <w:t>MemLocation</w:t>
        </w:r>
      </w:hyperlink>
      <w:r w:rsidR="00354F88">
        <w:t>.M</w:t>
      </w:r>
      <w:r>
        <w:t>em</w:t>
      </w:r>
      <w:r w:rsidR="00354F88">
        <w:t>L</w:t>
      </w:r>
      <w:r>
        <w:t>oc</w:t>
      </w:r>
      <w:r w:rsidR="00354F88">
        <w:t>V</w:t>
      </w:r>
      <w:r>
        <w:t xml:space="preserve">ersion </w:t>
      </w:r>
      <w:r>
        <w:rPr>
          <w:color w:val="FF8000"/>
        </w:rPr>
        <w:t>==</w:t>
      </w:r>
      <w:r>
        <w:t xml:space="preserve"> </w:t>
      </w:r>
      <w:r w:rsidRPr="008B09EE">
        <w:rPr>
          <w:rStyle w:val="aff1"/>
        </w:rPr>
        <w:t>MEM_LOCATION_VERSION</w:t>
      </w:r>
    </w:p>
    <w:p w:rsidR="008B09EE" w:rsidP="000431E0" w:rsidRDefault="008B09EE">
      <w:pPr>
        <w:pStyle w:val="af7"/>
      </w:pPr>
      <w:r>
        <w:t xml:space="preserve">            and </w:t>
      </w:r>
      <w:hyperlink w:history="1" w:anchor="MemLocation">
        <w:r w:rsidR="00040C85">
          <w:rPr>
            <w:rStyle w:val="ac"/>
          </w:rPr>
          <w:t>MemLocation</w:t>
        </w:r>
      </w:hyperlink>
      <w:r w:rsidR="00354F88">
        <w:t>.</w:t>
      </w:r>
      <w:r w:rsidRPr="0080480C" w:rsidR="003B253D">
        <w:t>TrainType</w:t>
      </w:r>
      <w:r>
        <w:t xml:space="preserve"> </w:t>
      </w:r>
      <w:r w:rsidRPr="00561D0A">
        <w:t>==</w:t>
      </w:r>
      <w:r>
        <w:t xml:space="preserve"> </w:t>
      </w:r>
      <w:hyperlink w:history="1" w:anchor="TrainType">
        <w:r w:rsidR="003B253D">
          <w:rPr>
            <w:rStyle w:val="ac"/>
          </w:rPr>
          <w:t>TrainType</w:t>
        </w:r>
      </w:hyperlink>
      <w:r w:rsidRPr="00561D0A">
        <w:t>(</w:t>
      </w:r>
      <w:r>
        <w:t>k</w:t>
      </w:r>
      <w:r w:rsidRPr="00561D0A">
        <w:t>)</w:t>
      </w:r>
    </w:p>
    <w:p w:rsidR="008B09EE" w:rsidP="000431E0" w:rsidRDefault="008B09EE">
      <w:pPr>
        <w:pStyle w:val="af7"/>
      </w:pPr>
      <w:r>
        <w:t xml:space="preserve">            and </w:t>
      </w:r>
      <w:hyperlink w:history="1" w:anchor="MemLocation">
        <w:r w:rsidR="00040C85">
          <w:rPr>
            <w:rStyle w:val="ac"/>
          </w:rPr>
          <w:t>MemLocation</w:t>
        </w:r>
      </w:hyperlink>
      <w:r w:rsidR="00354F88">
        <w:t>.T</w:t>
      </w:r>
      <w:r>
        <w:t>rain</w:t>
      </w:r>
      <w:r w:rsidR="00354F88">
        <w:t>I</w:t>
      </w:r>
      <w:r>
        <w:t xml:space="preserve">d </w:t>
      </w:r>
      <w:r w:rsidRPr="002A167C">
        <w:t>==</w:t>
      </w:r>
      <w:r>
        <w:t xml:space="preserve"> </w:t>
      </w:r>
      <w:hyperlink w:history="1" w:anchor="SubSystemId">
        <w:r w:rsidR="00C64E92">
          <w:rPr>
            <w:rStyle w:val="ac"/>
          </w:rPr>
          <w:t>SubSystemId</w:t>
        </w:r>
      </w:hyperlink>
      <w:r>
        <w:rPr>
          <w:bCs/>
        </w:rPr>
        <w:t>(</w:t>
      </w:r>
      <w:r>
        <w:t>k</w:t>
      </w:r>
      <w:r>
        <w:rPr>
          <w:bCs/>
        </w:rPr>
        <w:t>)</w:t>
      </w:r>
    </w:p>
    <w:p w:rsidR="0060474E" w:rsidP="000431E0" w:rsidRDefault="0060474E">
      <w:pPr>
        <w:pStyle w:val="af7"/>
      </w:pPr>
      <w:r>
        <w:t xml:space="preserve">            and </w:t>
      </w:r>
      <w:hyperlink w:history="1" w:anchor="MemLocation">
        <w:r w:rsidR="00040C85">
          <w:rPr>
            <w:rStyle w:val="ac"/>
          </w:rPr>
          <w:t>MemLocation</w:t>
        </w:r>
      </w:hyperlink>
      <w:r w:rsidR="00354F88">
        <w:t>.S</w:t>
      </w:r>
      <w:r>
        <w:t>leep</w:t>
      </w:r>
      <w:r w:rsidR="00354F88">
        <w:t>A</w:t>
      </w:r>
      <w:r>
        <w:t>rea</w:t>
      </w:r>
      <w:r w:rsidR="00354F88">
        <w:t>I</w:t>
      </w:r>
      <w:r>
        <w:t xml:space="preserve">d </w:t>
      </w:r>
      <w:r>
        <w:rPr>
          <w:color w:val="FF8000"/>
        </w:rPr>
        <w:t>==</w:t>
      </w:r>
      <w:r>
        <w:t xml:space="preserve"> </w:t>
      </w:r>
      <w:r>
        <w:rPr>
          <w:color w:val="FF8000"/>
        </w:rPr>
        <w:t>(</w:t>
      </w:r>
      <w:hyperlink w:history="1" w:anchor="TrackMap">
        <w:r w:rsidR="00C64E92">
          <w:rPr>
            <w:rStyle w:val="ac"/>
          </w:rPr>
          <w:t>TrackMap</w:t>
        </w:r>
      </w:hyperlink>
      <w:r w:rsidR="00354F88">
        <w:t>.</w:t>
      </w:r>
      <w:hyperlink w:history="1" w:anchor="ExistZoneLocationIncluded">
        <w:r w:rsidR="008E31D0">
          <w:rPr>
            <w:rStyle w:val="ac"/>
          </w:rPr>
          <w:t>ExistZoneLocationIncluded</w:t>
        </w:r>
      </w:hyperlink>
    </w:p>
    <w:p w:rsidR="0060474E" w:rsidP="000431E0" w:rsidRDefault="0060474E">
      <w:pPr>
        <w:pStyle w:val="af7"/>
      </w:pPr>
      <w:r>
        <w:t xml:space="preserve">                                            </w:t>
      </w:r>
      <w:r w:rsidR="004F3456">
        <w:rPr>
          <w:rFonts w:hint="eastAsia"/>
        </w:rPr>
        <w:t xml:space="preserve">    </w:t>
      </w:r>
      <w:r>
        <w:t xml:space="preserve">  </w:t>
      </w:r>
      <w:r>
        <w:rPr>
          <w:color w:val="FF8000"/>
        </w:rPr>
        <w:t>(</w:t>
      </w:r>
      <w:r w:rsidR="00561C56">
        <w:rPr>
          <w:u w:val="single"/>
        </w:rPr>
        <w:fldChar w:fldCharType="begin"/>
      </w:r>
      <w:r w:rsidR="00561C56">
        <w:rPr>
          <w:color w:val="FF8000"/>
        </w:rPr>
        <w:instrText xml:space="preserve"> REF SGL_SLEEPING_ZONE \h </w:instrText>
      </w:r>
      <w:r w:rsidR="00561C56">
        <w:rPr>
          <w:u w:val="single"/>
        </w:rPr>
      </w:r>
      <w:r w:rsidR="00561C56">
        <w:rPr>
          <w:u w:val="single"/>
        </w:rPr>
        <w:fldChar w:fldCharType="separate"/>
      </w:r>
      <w:r w:rsidRPr="00190111" w:rsidR="00DE178B">
        <w:rPr>
          <w:rStyle w:val="aff1"/>
        </w:rPr>
        <w:t>SGL_S</w:t>
      </w:r>
      <w:r w:rsidR="00DE178B">
        <w:rPr>
          <w:rStyle w:val="aff1"/>
          <w:rFonts w:hint="eastAsia"/>
        </w:rPr>
        <w:t>LEEPING_ZONE</w:t>
      </w:r>
      <w:r w:rsidR="00561C56">
        <w:rPr>
          <w:u w:val="single"/>
        </w:rPr>
        <w:fldChar w:fldCharType="end"/>
      </w:r>
      <w:r>
        <w:rPr>
          <w:color w:val="FF8000"/>
        </w:rPr>
        <w:t>,</w:t>
      </w:r>
      <w:r w:rsidR="00561C56">
        <w:rPr>
          <w:rFonts w:hint="eastAsia"/>
        </w:rPr>
        <w:t xml:space="preserve"> </w:t>
      </w:r>
      <w:hyperlink w:history="1" w:anchor="MemLocation">
        <w:r w:rsidR="00040C85">
          <w:rPr>
            <w:rStyle w:val="ac"/>
          </w:rPr>
          <w:t>MemLocation</w:t>
        </w:r>
      </w:hyperlink>
      <w:r>
        <w:rPr>
          <w:color w:val="FF8000"/>
        </w:rPr>
        <w:t>(</w:t>
      </w:r>
      <w:r>
        <w:t>k</w:t>
      </w:r>
      <w:r>
        <w:rPr>
          <w:color w:val="FF8000"/>
        </w:rPr>
        <w:t>)</w:t>
      </w:r>
      <w:r w:rsidR="00354F88">
        <w:t>.E</w:t>
      </w:r>
      <w:r>
        <w:t>xt2</w:t>
      </w:r>
      <w:r>
        <w:rPr>
          <w:color w:val="FF8000"/>
        </w:rPr>
        <w:t>)</w:t>
      </w:r>
      <w:r w:rsidR="00354F88">
        <w:t>.I</w:t>
      </w:r>
      <w:r>
        <w:t>d</w:t>
      </w:r>
      <w:r>
        <w:rPr>
          <w:color w:val="FF8000"/>
        </w:rPr>
        <w:t>)</w:t>
      </w:r>
    </w:p>
    <w:p w:rsidR="0060474E" w:rsidP="000431E0" w:rsidRDefault="0060474E">
      <w:pPr>
        <w:pStyle w:val="af7"/>
      </w:pPr>
      <w:r>
        <w:t xml:space="preserve">            and </w:t>
      </w:r>
      <w:hyperlink w:history="1" w:anchor="MemLocation">
        <w:r w:rsidR="00040C85">
          <w:rPr>
            <w:rStyle w:val="ac"/>
          </w:rPr>
          <w:t>MemLocation</w:t>
        </w:r>
      </w:hyperlink>
      <w:r w:rsidR="00354F88">
        <w:t>.S</w:t>
      </w:r>
      <w:r>
        <w:t>leep</w:t>
      </w:r>
      <w:r w:rsidR="00354F88">
        <w:t>A</w:t>
      </w:r>
      <w:r>
        <w:t>rea</w:t>
      </w:r>
      <w:r w:rsidR="00354F88">
        <w:t>V</w:t>
      </w:r>
      <w:r>
        <w:t xml:space="preserve">ersion </w:t>
      </w:r>
      <w:r>
        <w:rPr>
          <w:color w:val="FF8000"/>
        </w:rPr>
        <w:t>==</w:t>
      </w:r>
      <w:r>
        <w:t xml:space="preserve"> </w:t>
      </w:r>
      <w:r>
        <w:rPr>
          <w:color w:val="FF8000"/>
        </w:rPr>
        <w:t>(</w:t>
      </w:r>
      <w:hyperlink w:history="1" w:anchor="TrackMap">
        <w:r w:rsidR="00C64E92">
          <w:rPr>
            <w:rStyle w:val="ac"/>
          </w:rPr>
          <w:t>TrackMap</w:t>
        </w:r>
      </w:hyperlink>
      <w:r w:rsidR="00354F88">
        <w:t>.</w:t>
      </w:r>
      <w:hyperlink w:history="1" w:anchor="ExistZoneLocationIncluded">
        <w:r w:rsidR="008E31D0">
          <w:rPr>
            <w:rStyle w:val="ac"/>
          </w:rPr>
          <w:t>ExistZoneLocationIncluded</w:t>
        </w:r>
      </w:hyperlink>
    </w:p>
    <w:p w:rsidR="00AA622F" w:rsidP="000431E0" w:rsidRDefault="0060474E">
      <w:pPr>
        <w:pStyle w:val="af7"/>
      </w:pPr>
      <w:r>
        <w:t xml:space="preserve">                                                   </w:t>
      </w:r>
      <w:r>
        <w:rPr>
          <w:color w:val="FF8000"/>
        </w:rPr>
        <w:t>(</w:t>
      </w:r>
      <w:r w:rsidRPr="00561C56" w:rsidR="00561C56">
        <w:fldChar w:fldCharType="begin"/>
      </w:r>
      <w:r w:rsidRPr="00561C56" w:rsidR="00561C56">
        <w:instrText xml:space="preserve"> REF SGL_SLEEPING_ZONE \h </w:instrText>
      </w:r>
      <w:r w:rsidRPr="00561C56" w:rsidR="00561C56">
        <w:fldChar w:fldCharType="separate"/>
      </w:r>
      <w:r w:rsidRPr="00190111" w:rsidR="00DE178B">
        <w:rPr>
          <w:rStyle w:val="aff1"/>
        </w:rPr>
        <w:t>SGL_S</w:t>
      </w:r>
      <w:r w:rsidR="00DE178B">
        <w:rPr>
          <w:rStyle w:val="aff1"/>
          <w:rFonts w:hint="eastAsia"/>
        </w:rPr>
        <w:t>LEEPING_ZONE</w:t>
      </w:r>
      <w:r w:rsidRPr="00561C56" w:rsidR="00561C56">
        <w:fldChar w:fldCharType="end"/>
      </w:r>
      <w:r>
        <w:rPr>
          <w:color w:val="FF8000"/>
        </w:rPr>
        <w:t>,</w:t>
      </w:r>
      <w:r w:rsidR="00561C56">
        <w:rPr>
          <w:rFonts w:hint="eastAsia"/>
        </w:rPr>
        <w:t xml:space="preserve"> </w:t>
      </w:r>
      <w:hyperlink w:history="1" w:anchor="MemLocation">
        <w:r w:rsidR="00040C85">
          <w:rPr>
            <w:rStyle w:val="ac"/>
          </w:rPr>
          <w:t>MemLocation</w:t>
        </w:r>
      </w:hyperlink>
      <w:r>
        <w:rPr>
          <w:color w:val="FF8000"/>
        </w:rPr>
        <w:t>(</w:t>
      </w:r>
      <w:r>
        <w:t>k</w:t>
      </w:r>
      <w:r>
        <w:rPr>
          <w:color w:val="FF8000"/>
        </w:rPr>
        <w:t>)</w:t>
      </w:r>
      <w:r w:rsidR="00354F88">
        <w:t>.E</w:t>
      </w:r>
      <w:r>
        <w:t>xt2</w:t>
      </w:r>
      <w:r>
        <w:rPr>
          <w:color w:val="FF8000"/>
        </w:rPr>
        <w:t>)</w:t>
      </w:r>
      <w:r w:rsidR="00354F88">
        <w:t>.V</w:t>
      </w:r>
      <w:r>
        <w:t>ersion</w:t>
      </w:r>
      <w:r>
        <w:rPr>
          <w:color w:val="FF8000"/>
        </w:rPr>
        <w:t>)</w:t>
      </w:r>
    </w:p>
    <w:p w:rsidRPr="006D2C2E" w:rsidR="006D2C2E" w:rsidP="000431E0" w:rsidRDefault="00AA622F">
      <w:pPr>
        <w:pStyle w:val="af7"/>
      </w:pPr>
      <w:r w:rsidRPr="00AA622F">
        <w:t xml:space="preserve">            and </w:t>
      </w:r>
      <w:hyperlink w:history="1" w:anchor="MemLocation">
        <w:r w:rsidRPr="00AA622F">
          <w:rPr>
            <w:rStyle w:val="ac"/>
          </w:rPr>
          <w:t>MemLocation</w:t>
        </w:r>
      </w:hyperlink>
      <w:r w:rsidRPr="00AA622F">
        <w:t xml:space="preserve">.TrainLength == </w:t>
      </w:r>
      <w:hyperlink w:history="1" w:anchor="ATPsetting">
        <w:r w:rsidRPr="00AA622F">
          <w:rPr>
            <w:rStyle w:val="ac"/>
          </w:rPr>
          <w:t>ATPsetting</w:t>
        </w:r>
      </w:hyperlink>
      <w:r w:rsidRPr="00AA622F">
        <w:t>.LocationTrainLength</w:t>
      </w:r>
      <w:r w:rsidR="0060474E">
        <w:rPr>
          <w:color w:val="FF8000"/>
        </w:rPr>
        <w:t>)</w:t>
      </w:r>
    </w:p>
    <w:p w:rsidRPr="008A1414" w:rsidR="00610A4C" w:rsidP="00610A4C" w:rsidRDefault="00610A4C">
      <w:pPr>
        <w:pStyle w:val="ReqtifyAltQ"/>
      </w:pPr>
      <w:r w:rsidRPr="008A1414">
        <w:t>#Category=Functional</w:t>
      </w:r>
    </w:p>
    <w:p w:rsidRPr="008A1414" w:rsidR="00610A4C" w:rsidP="00610A4C" w:rsidRDefault="00610A4C">
      <w:pPr>
        <w:pStyle w:val="ReqtifyAltQ"/>
      </w:pPr>
      <w:r w:rsidRPr="008A1414">
        <w:t>#Contribution</w:t>
      </w:r>
      <w:r>
        <w:t>=SIL4</w:t>
      </w:r>
    </w:p>
    <w:p w:rsidR="009328EA" w:rsidP="00610A4C" w:rsidRDefault="00610A4C">
      <w:pPr>
        <w:pStyle w:val="ReqtifyAltQ"/>
        <w:rPr>
          <w:ins w:author="常鸣" w:date="2014-07-03T14:27:00Z" w:id="5995"/>
        </w:rPr>
      </w:pPr>
      <w:del w:author="常鸣" w:date="2014-07-03T14:27:00Z" w:id="5996">
        <w:r w:rsidRPr="008A1414" w:rsidDel="009328EA">
          <w:delText>#S</w:delText>
        </w:r>
      </w:del>
      <w:ins w:author="常鸣" w:date="2014-07-03T14:27:00Z" w:id="5997">
        <w:r w:rsidR="009328EA">
          <w:t>#Allocation=ATP Software</w:t>
        </w:r>
      </w:ins>
      <w:ins w:author="常鸣" w:date="2014-07-03T14:54:00Z" w:id="5998">
        <w:r w:rsidR="00AA7E12">
          <w:rPr>
            <w:rFonts w:hint="eastAsia"/>
          </w:rPr>
          <w:t>, Vital Embedded Setting</w:t>
        </w:r>
      </w:ins>
    </w:p>
    <w:p w:rsidR="00610A4C" w:rsidP="00610A4C" w:rsidRDefault="009328EA">
      <w:pPr>
        <w:pStyle w:val="ReqtifyAltQ"/>
      </w:pPr>
      <w:ins w:author="常鸣" w:date="2014-07-03T14:27:00Z" w:id="5999">
        <w:r>
          <w:t>#S</w:t>
        </w:r>
      </w:ins>
      <w:r w:rsidRPr="008A1414" w:rsidR="00610A4C">
        <w:t>ource=</w:t>
      </w:r>
      <w:r w:rsidRPr="006D2C2E" w:rsidR="0080480C">
        <w:rPr>
          <w:rFonts w:hint="eastAsia"/>
        </w:rPr>
        <w:t>[iTC_CC-SyAD-</w:t>
      </w:r>
      <w:r w:rsidR="0080480C">
        <w:rPr>
          <w:rFonts w:hint="eastAsia"/>
        </w:rPr>
        <w:t>1202</w:t>
      </w:r>
      <w:r w:rsidRPr="006D2C2E" w:rsidR="0080480C">
        <w:rPr>
          <w:rFonts w:hint="eastAsia"/>
        </w:rPr>
        <w:t>]</w:t>
      </w:r>
      <w:r w:rsidR="0080480C">
        <w:rPr>
          <w:rFonts w:hint="eastAsia"/>
        </w:rPr>
        <w:t>,</w:t>
      </w:r>
      <w:r w:rsidRPr="0080480C" w:rsidR="0080480C">
        <w:rPr>
          <w:rFonts w:hint="eastAsia"/>
        </w:rPr>
        <w:t xml:space="preserve"> </w:t>
      </w:r>
      <w:r w:rsidRPr="006D2C2E" w:rsidR="0080480C">
        <w:rPr>
          <w:rFonts w:hint="eastAsia"/>
        </w:rPr>
        <w:t>[iTC_CC-SyAD-</w:t>
      </w:r>
      <w:r w:rsidR="0080480C">
        <w:rPr>
          <w:rFonts w:hint="eastAsia"/>
        </w:rPr>
        <w:t>1203</w:t>
      </w:r>
      <w:r w:rsidRPr="006D2C2E" w:rsidR="0080480C">
        <w:rPr>
          <w:rFonts w:hint="eastAsia"/>
        </w:rPr>
        <w:t>]</w:t>
      </w:r>
      <w:r w:rsidR="0080480C">
        <w:rPr>
          <w:rFonts w:hint="eastAsia"/>
        </w:rPr>
        <w:t>,</w:t>
      </w:r>
      <w:r w:rsidRPr="0080480C" w:rsidR="0080480C">
        <w:rPr>
          <w:rFonts w:hint="eastAsia"/>
        </w:rPr>
        <w:t xml:space="preserve"> </w:t>
      </w:r>
      <w:r w:rsidRPr="006D2C2E" w:rsidR="0080480C">
        <w:rPr>
          <w:rFonts w:hint="eastAsia"/>
        </w:rPr>
        <w:t>[iTC_CC-SyAD-</w:t>
      </w:r>
      <w:r w:rsidR="0080480C">
        <w:rPr>
          <w:rFonts w:hint="eastAsia"/>
        </w:rPr>
        <w:t>1205</w:t>
      </w:r>
      <w:r w:rsidRPr="006D2C2E" w:rsidR="0080480C">
        <w:rPr>
          <w:rFonts w:hint="eastAsia"/>
        </w:rPr>
        <w:t>]</w:t>
      </w:r>
      <w:r w:rsidR="0080480C">
        <w:rPr>
          <w:rFonts w:hint="eastAsia"/>
        </w:rPr>
        <w:t>,</w:t>
      </w:r>
      <w:r w:rsidRPr="0080480C" w:rsidR="0080480C">
        <w:rPr>
          <w:rFonts w:hint="eastAsia"/>
        </w:rPr>
        <w:t xml:space="preserve"> </w:t>
      </w:r>
      <w:r w:rsidRPr="006D2C2E" w:rsidR="0080480C">
        <w:rPr>
          <w:rFonts w:hint="eastAsia"/>
        </w:rPr>
        <w:t>[iTC_CC-SyAD-</w:t>
      </w:r>
      <w:r w:rsidR="0080480C">
        <w:rPr>
          <w:rFonts w:hint="eastAsia"/>
        </w:rPr>
        <w:t>1207</w:t>
      </w:r>
      <w:r w:rsidRPr="006D2C2E" w:rsidR="0080480C">
        <w:rPr>
          <w:rFonts w:hint="eastAsia"/>
        </w:rPr>
        <w:t>]</w:t>
      </w:r>
      <w:r w:rsidR="00FE2FD7">
        <w:rPr>
          <w:rFonts w:hint="eastAsia"/>
        </w:rPr>
        <w:t>,</w:t>
      </w:r>
      <w:r w:rsidRPr="00FE2FD7" w:rsidR="00FE2FD7">
        <w:rPr>
          <w:rFonts w:hint="eastAsia"/>
        </w:rPr>
        <w:t xml:space="preserve"> </w:t>
      </w:r>
      <w:r w:rsidR="00FE2FD7">
        <w:rPr>
          <w:rFonts w:hint="eastAsia"/>
        </w:rPr>
        <w:t>[</w:t>
      </w:r>
      <w:r w:rsidR="00FE2FD7">
        <w:t>iTC_CC_ATP_SwHA-0</w:t>
      </w:r>
      <w:r w:rsidR="00FE2FD7">
        <w:rPr>
          <w:rFonts w:hint="eastAsia"/>
        </w:rPr>
        <w:t>241],</w:t>
      </w:r>
      <w:r w:rsidRPr="00FE2FD7" w:rsidR="00FE2FD7">
        <w:rPr>
          <w:rFonts w:hint="eastAsia"/>
        </w:rPr>
        <w:t xml:space="preserve"> </w:t>
      </w:r>
      <w:r w:rsidR="00FE2FD7">
        <w:rPr>
          <w:rFonts w:hint="eastAsia"/>
        </w:rPr>
        <w:t>[</w:t>
      </w:r>
      <w:r w:rsidR="00FE2FD7">
        <w:t>iTC_CC_ATP_SwHA-0</w:t>
      </w:r>
      <w:r w:rsidR="00FE2FD7">
        <w:rPr>
          <w:rFonts w:hint="eastAsia"/>
        </w:rPr>
        <w:t>242]</w:t>
      </w:r>
    </w:p>
    <w:p w:rsidR="006D2C2E" w:rsidP="000C0D62" w:rsidRDefault="00C075EA">
      <w:pPr>
        <w:pStyle w:val="ReqtifyAltQ"/>
      </w:pPr>
      <w:r>
        <w:rPr>
          <w:rFonts w:hint="eastAsia"/>
        </w:rPr>
        <w:t>[End]</w:t>
      </w:r>
    </w:p>
    <w:p w:rsidR="006D2C2E" w:rsidP="00C93484" w:rsidRDefault="006D2C2E">
      <w:pPr>
        <w:pStyle w:val="Reqtify"/>
      </w:pPr>
    </w:p>
    <w:p w:rsidRPr="006D2C2E" w:rsidR="00C075EA" w:rsidP="00C93484" w:rsidRDefault="00C075EA">
      <w:pPr>
        <w:pStyle w:val="Reqtify"/>
      </w:pPr>
    </w:p>
    <w:p w:rsidRPr="006D2C2E" w:rsidR="006D2C2E" w:rsidP="00704491" w:rsidRDefault="006D2C2E">
      <w:pPr>
        <w:pStyle w:val="ReqtifyAltR"/>
      </w:pPr>
      <w:r w:rsidRPr="006D2C2E">
        <w:t>[</w:t>
      </w:r>
      <w:r>
        <w:rPr>
          <w:rFonts w:hint="eastAsia"/>
        </w:rPr>
        <w:t>iTC_</w:t>
      </w:r>
      <w:r w:rsidRPr="006D2C2E">
        <w:t>CC_ATP-SwRS-0</w:t>
      </w:r>
      <w:r>
        <w:rPr>
          <w:rFonts w:hint="eastAsia"/>
        </w:rPr>
        <w:t>6</w:t>
      </w:r>
      <w:r w:rsidR="00655979">
        <w:rPr>
          <w:rFonts w:hint="eastAsia"/>
        </w:rPr>
        <w:t>45</w:t>
      </w:r>
      <w:r w:rsidRPr="006D2C2E">
        <w:t>]</w:t>
      </w:r>
    </w:p>
    <w:p w:rsidR="006D2C2E" w:rsidP="00C93484" w:rsidRDefault="00040C85">
      <w:pPr>
        <w:pStyle w:val="Reqtify"/>
      </w:pPr>
      <w:bookmarkStart w:name="MotionSinceMemorizedLocation" w:id="6000"/>
      <w:r w:rsidRPr="00A17282">
        <w:rPr>
          <w:rStyle w:val="aff2"/>
          <w:bCs w:val="0"/>
          <w:iCs w:val="0"/>
        </w:rPr>
        <w:t>MotionSinceMemorizedLocation</w:t>
      </w:r>
      <w:bookmarkEnd w:id="6000"/>
      <w:r w:rsidR="00C075EA">
        <w:rPr>
          <w:rFonts w:hint="eastAsia"/>
        </w:rPr>
        <w:t>，</w:t>
      </w:r>
      <w:r w:rsidRPr="006D2C2E" w:rsidR="006D2C2E">
        <w:rPr>
          <w:rFonts w:hint="eastAsia"/>
        </w:rPr>
        <w:t>记录自唤醒后运行了多少距离</w:t>
      </w:r>
    </w:p>
    <w:p w:rsidR="00823468" w:rsidP="000431E0" w:rsidRDefault="00823468">
      <w:pPr>
        <w:pStyle w:val="af7"/>
      </w:pPr>
      <w:r>
        <w:t xml:space="preserve">def </w:t>
      </w:r>
      <w:hyperlink w:history="1" w:anchor="MotionSinceMemorizedLocation">
        <w:r w:rsidR="00040C85">
          <w:rPr>
            <w:rStyle w:val="ac"/>
          </w:rPr>
          <w:t>MotionSinceMemorizedLocation</w:t>
        </w:r>
      </w:hyperlink>
      <w:r>
        <w:rPr>
          <w:color w:val="FF8000"/>
        </w:rPr>
        <w:t>(</w:t>
      </w:r>
      <w:r>
        <w:t>k</w:t>
      </w:r>
      <w:r>
        <w:rPr>
          <w:color w:val="FF8000"/>
        </w:rPr>
        <w:t>)</w:t>
      </w:r>
      <w:r>
        <w:t>:</w:t>
      </w:r>
    </w:p>
    <w:p w:rsidRPr="002D3AA5" w:rsidR="002D3AA5" w:rsidP="000431E0" w:rsidRDefault="002D3AA5">
      <w:pPr>
        <w:pStyle w:val="af7"/>
      </w:pPr>
      <w:r w:rsidRPr="002D3AA5">
        <w:t xml:space="preserve">    if (</w:t>
      </w:r>
      <w:hyperlink w:history="1" w:anchor="TrainLocatedOnOtherATP">
        <w:r w:rsidRPr="002D3AA5">
          <w:rPr>
            <w:rStyle w:val="ac"/>
          </w:rPr>
          <w:t>TrainLocatedOnOtherATP</w:t>
        </w:r>
      </w:hyperlink>
      <w:r w:rsidRPr="002D3AA5">
        <w:t>(k-1)):</w:t>
      </w:r>
    </w:p>
    <w:p w:rsidRPr="002D3AA5" w:rsidR="002D3AA5" w:rsidP="000431E0" w:rsidRDefault="002D3AA5">
      <w:pPr>
        <w:pStyle w:val="af7"/>
      </w:pPr>
      <w:r w:rsidRPr="002D3AA5">
        <w:t xml:space="preserve">        return </w:t>
      </w:r>
      <w:hyperlink w:history="1" w:anchor="OtherATP">
        <w:r w:rsidRPr="002D3AA5">
          <w:rPr>
            <w:rStyle w:val="ac"/>
          </w:rPr>
          <w:t>OtherATP</w:t>
        </w:r>
      </w:hyperlink>
      <w:r w:rsidRPr="002D3AA5">
        <w:t>(k).MotionSinceMemLoc</w:t>
      </w:r>
    </w:p>
    <w:p w:rsidRPr="002D3AA5" w:rsidR="002D3AA5" w:rsidP="000431E0" w:rsidRDefault="002D3AA5">
      <w:pPr>
        <w:pStyle w:val="af7"/>
      </w:pPr>
      <w:r w:rsidRPr="002D3AA5">
        <w:t xml:space="preserve">    elif (</w:t>
      </w:r>
      <w:hyperlink w:history="1" w:anchor="MemorizedLocationAvailable">
        <w:r w:rsidRPr="002D3AA5">
          <w:rPr>
            <w:rStyle w:val="ac"/>
          </w:rPr>
          <w:t>MemorizedLocationAvailable</w:t>
        </w:r>
      </w:hyperlink>
      <w:r w:rsidRPr="002D3AA5">
        <w:t>(k)</w:t>
      </w:r>
    </w:p>
    <w:p w:rsidRPr="002D3AA5" w:rsidR="002D3AA5" w:rsidP="000431E0" w:rsidRDefault="002D3AA5">
      <w:pPr>
        <w:pStyle w:val="af7"/>
      </w:pPr>
      <w:r w:rsidRPr="002D3AA5">
        <w:t xml:space="preserve">          or not </w:t>
      </w:r>
      <w:hyperlink w:history="1" w:anchor="MemLocationNotConfirmed">
        <w:r w:rsidR="007C0E5B">
          <w:rPr>
            <w:rStyle w:val="ac"/>
          </w:rPr>
          <w:t>MemLocationNotConfirmed</w:t>
        </w:r>
      </w:hyperlink>
      <w:r w:rsidRPr="002D3AA5">
        <w:t>(k-1)):</w:t>
      </w:r>
    </w:p>
    <w:p w:rsidRPr="002D3AA5" w:rsidR="002D3AA5" w:rsidP="000431E0" w:rsidRDefault="002D3AA5">
      <w:pPr>
        <w:pStyle w:val="af7"/>
      </w:pPr>
      <w:r w:rsidRPr="002D3AA5">
        <w:t xml:space="preserve">        return 0</w:t>
      </w:r>
    </w:p>
    <w:p w:rsidRPr="002D3AA5" w:rsidR="002D3AA5" w:rsidP="000431E0" w:rsidRDefault="002D3AA5">
      <w:pPr>
        <w:pStyle w:val="af7"/>
      </w:pPr>
      <w:r w:rsidRPr="002D3AA5">
        <w:t xml:space="preserve">    else:</w:t>
      </w:r>
    </w:p>
    <w:p w:rsidR="002D3AA5" w:rsidP="000431E0" w:rsidRDefault="002D3AA5">
      <w:pPr>
        <w:pStyle w:val="af7"/>
      </w:pPr>
      <w:r w:rsidRPr="002D3AA5">
        <w:t xml:space="preserve">        return (</w:t>
      </w:r>
      <w:hyperlink w:history="1" w:anchor="MotionSinceMemorizedLocation">
        <w:r w:rsidRPr="002D3AA5">
          <w:rPr>
            <w:rStyle w:val="ac"/>
          </w:rPr>
          <w:t>MotionSinceMemorizedLocation</w:t>
        </w:r>
      </w:hyperlink>
      <w:r w:rsidRPr="002D3AA5">
        <w:t xml:space="preserve">(k-1) + </w:t>
      </w:r>
      <w:hyperlink w:history="1" w:anchor="MaximumTrainMotion">
        <w:r w:rsidRPr="002D3AA5">
          <w:rPr>
            <w:rStyle w:val="ac"/>
          </w:rPr>
          <w:t>MaximumTrainMotion</w:t>
        </w:r>
      </w:hyperlink>
      <w:r w:rsidRPr="002D3AA5">
        <w:t>(k))</w:t>
      </w:r>
      <w:r w:rsidRPr="002D3AA5" w:rsidDel="002D3AA5">
        <w:t xml:space="preserve"> </w:t>
      </w:r>
    </w:p>
    <w:p w:rsidRPr="008A1414" w:rsidR="00610A4C" w:rsidP="002D3AA5" w:rsidRDefault="00610A4C">
      <w:pPr>
        <w:pStyle w:val="ReqtifyAltQ"/>
      </w:pPr>
      <w:r w:rsidRPr="008A1414">
        <w:t>#Category=Functional</w:t>
      </w:r>
    </w:p>
    <w:p w:rsidRPr="008A1414" w:rsidR="00610A4C" w:rsidP="00610A4C" w:rsidRDefault="00610A4C">
      <w:pPr>
        <w:pStyle w:val="ReqtifyAltQ"/>
      </w:pPr>
      <w:r w:rsidRPr="008A1414">
        <w:t>#Contribution</w:t>
      </w:r>
      <w:r>
        <w:t>=SIL4</w:t>
      </w:r>
    </w:p>
    <w:p w:rsidR="009328EA" w:rsidP="00610A4C" w:rsidRDefault="00610A4C">
      <w:pPr>
        <w:pStyle w:val="ReqtifyAltQ"/>
        <w:rPr>
          <w:ins w:author="常鸣" w:date="2014-07-03T14:27:00Z" w:id="6001"/>
        </w:rPr>
      </w:pPr>
      <w:del w:author="常鸣" w:date="2014-07-03T14:27:00Z" w:id="6002">
        <w:r w:rsidRPr="008A1414" w:rsidDel="009328EA">
          <w:delText>#S</w:delText>
        </w:r>
      </w:del>
      <w:ins w:author="常鸣" w:date="2014-07-03T14:27:00Z" w:id="6003">
        <w:r w:rsidR="009328EA">
          <w:t>#Allocation=ATP Software</w:t>
        </w:r>
      </w:ins>
    </w:p>
    <w:p w:rsidR="00610A4C" w:rsidP="00610A4C" w:rsidRDefault="009328EA">
      <w:pPr>
        <w:pStyle w:val="ReqtifyAltQ"/>
      </w:pPr>
      <w:ins w:author="常鸣" w:date="2014-07-03T14:27:00Z" w:id="6004">
        <w:r>
          <w:t>#S</w:t>
        </w:r>
      </w:ins>
      <w:r w:rsidRPr="008A1414" w:rsidR="00610A4C">
        <w:t>ource=</w:t>
      </w:r>
      <w:r w:rsidRPr="006D2C2E" w:rsidR="0080480C">
        <w:rPr>
          <w:rFonts w:hint="eastAsia"/>
        </w:rPr>
        <w:t>[iTC_CC-SyAD-</w:t>
      </w:r>
      <w:r w:rsidR="0080480C">
        <w:rPr>
          <w:rFonts w:hint="eastAsia"/>
        </w:rPr>
        <w:t>1208</w:t>
      </w:r>
      <w:r w:rsidRPr="006D2C2E" w:rsidR="0080480C">
        <w:rPr>
          <w:rFonts w:hint="eastAsia"/>
        </w:rPr>
        <w:t>]</w:t>
      </w:r>
      <w:r w:rsidR="0080480C">
        <w:rPr>
          <w:rFonts w:hint="eastAsia"/>
        </w:rPr>
        <w:t>,</w:t>
      </w:r>
      <w:r w:rsidRPr="0080480C" w:rsidR="0080480C">
        <w:rPr>
          <w:rFonts w:hint="eastAsia"/>
        </w:rPr>
        <w:t xml:space="preserve"> </w:t>
      </w:r>
      <w:r w:rsidRPr="006D2C2E" w:rsidR="0080480C">
        <w:rPr>
          <w:rFonts w:hint="eastAsia"/>
        </w:rPr>
        <w:t>[iTC_CC-SyAD-</w:t>
      </w:r>
      <w:r w:rsidR="0080480C">
        <w:rPr>
          <w:rFonts w:hint="eastAsia"/>
        </w:rPr>
        <w:t>1209</w:t>
      </w:r>
      <w:r w:rsidRPr="006D2C2E" w:rsidR="0080480C">
        <w:rPr>
          <w:rFonts w:hint="eastAsia"/>
        </w:rPr>
        <w:t>]</w:t>
      </w:r>
    </w:p>
    <w:p w:rsidRPr="006D2C2E" w:rsidR="006D2C2E" w:rsidP="000C0D62" w:rsidRDefault="006D2C2E">
      <w:pPr>
        <w:pStyle w:val="ReqtifyAltQ"/>
      </w:pPr>
      <w:r>
        <w:rPr>
          <w:rFonts w:hint="eastAsia"/>
        </w:rPr>
        <w:t>[End]</w:t>
      </w:r>
    </w:p>
    <w:p w:rsidR="006D2C2E" w:rsidP="00C93484" w:rsidRDefault="006D2C2E">
      <w:pPr>
        <w:pStyle w:val="Reqtify"/>
      </w:pPr>
    </w:p>
    <w:p w:rsidRPr="006D2C2E" w:rsidR="00900076" w:rsidP="00C93484" w:rsidRDefault="00900076">
      <w:pPr>
        <w:pStyle w:val="Reqtify"/>
      </w:pPr>
    </w:p>
    <w:p w:rsidRPr="006D2C2E" w:rsidR="006D2C2E" w:rsidP="00704491" w:rsidRDefault="006D2C2E">
      <w:pPr>
        <w:pStyle w:val="ReqtifyAltR"/>
      </w:pPr>
      <w:r w:rsidRPr="006D2C2E">
        <w:t>[</w:t>
      </w:r>
      <w:r w:rsidR="0052393A">
        <w:t>iTC</w:t>
      </w:r>
      <w:r w:rsidR="006A5C0D">
        <w:t>_CC_ATP-SwRS-06</w:t>
      </w:r>
      <w:r w:rsidR="00655979">
        <w:rPr>
          <w:rFonts w:hint="eastAsia"/>
        </w:rPr>
        <w:t>46</w:t>
      </w:r>
      <w:r w:rsidRPr="006D2C2E">
        <w:t>]</w:t>
      </w:r>
    </w:p>
    <w:p w:rsidRPr="006D2C2E" w:rsidR="006D2C2E" w:rsidP="00C93484" w:rsidRDefault="00040C85">
      <w:pPr>
        <w:pStyle w:val="Reqtify"/>
      </w:pPr>
      <w:bookmarkStart w:name="TrainPresumablyLocalized" w:id="6005"/>
      <w:r w:rsidRPr="00A17282">
        <w:rPr>
          <w:rStyle w:val="aff2"/>
          <w:bCs w:val="0"/>
          <w:iCs w:val="0"/>
        </w:rPr>
        <w:t>TrainPresumablyLocalized</w:t>
      </w:r>
      <w:bookmarkEnd w:id="6005"/>
      <w:r w:rsidR="00C075EA">
        <w:rPr>
          <w:rFonts w:hint="eastAsia"/>
        </w:rPr>
        <w:t>，</w:t>
      </w:r>
      <w:r w:rsidRPr="006D2C2E" w:rsidR="006D2C2E">
        <w:rPr>
          <w:rFonts w:hint="eastAsia"/>
        </w:rPr>
        <w:t>列车使用记忆定位，但还未读到确认信标</w:t>
      </w:r>
      <w:r w:rsidR="00A81E61">
        <w:rPr>
          <w:rFonts w:hint="eastAsia"/>
        </w:rPr>
        <w:t>的状态。待已经通过信标重定位</w:t>
      </w:r>
      <w:r w:rsidR="006C1F02">
        <w:rPr>
          <w:rFonts w:hint="eastAsia"/>
        </w:rPr>
        <w:t>，或者失位</w:t>
      </w:r>
      <w:r w:rsidR="00A81E61">
        <w:rPr>
          <w:rFonts w:hint="eastAsia"/>
        </w:rPr>
        <w:t>后，清除该值。</w:t>
      </w:r>
    </w:p>
    <w:p w:rsidR="00EF2871" w:rsidP="000431E0" w:rsidRDefault="00EF2871">
      <w:pPr>
        <w:pStyle w:val="af7"/>
      </w:pPr>
      <w:r>
        <w:t xml:space="preserve">def </w:t>
      </w:r>
      <w:hyperlink w:history="1" w:anchor="TrainPresumablyLocalized">
        <w:r w:rsidR="00040C85">
          <w:rPr>
            <w:rStyle w:val="ac"/>
          </w:rPr>
          <w:t>TrainPresumablyLocalized</w:t>
        </w:r>
      </w:hyperlink>
      <w:r>
        <w:rPr>
          <w:color w:val="FF8000"/>
        </w:rPr>
        <w:t>(</w:t>
      </w:r>
      <w:r>
        <w:t>k</w:t>
      </w:r>
      <w:r>
        <w:rPr>
          <w:color w:val="FF8000"/>
        </w:rPr>
        <w:t>)</w:t>
      </w:r>
      <w:r>
        <w:t>:</w:t>
      </w:r>
    </w:p>
    <w:p w:rsidR="00EF2871" w:rsidP="000431E0" w:rsidRDefault="00EF2871">
      <w:pPr>
        <w:pStyle w:val="af7"/>
      </w:pPr>
      <w:r>
        <w:t xml:space="preserve">    if </w:t>
      </w:r>
      <w:r>
        <w:rPr>
          <w:color w:val="FF8000"/>
        </w:rPr>
        <w:t>(</w:t>
      </w:r>
      <w:hyperlink w:history="1" w:anchor="MemorizedLocationAvailable">
        <w:r w:rsidR="00040C85">
          <w:rPr>
            <w:rStyle w:val="ac"/>
          </w:rPr>
          <w:t>MemorizedLocationAvailable</w:t>
        </w:r>
      </w:hyperlink>
      <w:r>
        <w:rPr>
          <w:color w:val="FF8000"/>
        </w:rPr>
        <w:t>(</w:t>
      </w:r>
      <w:r>
        <w:t>k</w:t>
      </w:r>
      <w:r>
        <w:rPr>
          <w:color w:val="FF8000"/>
        </w:rPr>
        <w:t>)</w:t>
      </w:r>
    </w:p>
    <w:p w:rsidR="00EF2871" w:rsidP="000431E0" w:rsidRDefault="00EF2871">
      <w:pPr>
        <w:pStyle w:val="af7"/>
      </w:pPr>
      <w:r>
        <w:lastRenderedPageBreak/>
        <w:t xml:space="preserve">        and </w:t>
      </w:r>
      <w:r w:rsidRPr="00113E1C">
        <w:t>not</w:t>
      </w:r>
      <w:r>
        <w:t xml:space="preserve"> </w:t>
      </w:r>
      <w:hyperlink w:history="1" w:anchor="TrainPresumablyLocalized">
        <w:r w:rsidR="00040C85">
          <w:rPr>
            <w:rStyle w:val="ac"/>
          </w:rPr>
          <w:t>TrainPresumablyLocalized</w:t>
        </w:r>
      </w:hyperlink>
      <w:r>
        <w:rPr>
          <w:color w:val="FF8000"/>
        </w:rPr>
        <w:t>(</w:t>
      </w:r>
      <w:r>
        <w:t>k</w:t>
      </w:r>
      <w:r>
        <w:rPr>
          <w:color w:val="FF8000"/>
        </w:rPr>
        <w:t>-</w:t>
      </w:r>
      <w:r>
        <w:rPr>
          <w:color w:val="800000"/>
        </w:rPr>
        <w:t>1</w:t>
      </w:r>
      <w:r>
        <w:rPr>
          <w:color w:val="FF8000"/>
        </w:rPr>
        <w:t>))</w:t>
      </w:r>
      <w:r>
        <w:t>:</w:t>
      </w:r>
    </w:p>
    <w:p w:rsidR="00EF2871" w:rsidP="000431E0" w:rsidRDefault="00EF2871">
      <w:pPr>
        <w:pStyle w:val="af7"/>
      </w:pPr>
      <w:r>
        <w:t xml:space="preserve">        return </w:t>
      </w:r>
      <w:r w:rsidRPr="00354FC4">
        <w:rPr>
          <w:rStyle w:val="aff1"/>
        </w:rPr>
        <w:t>True</w:t>
      </w:r>
    </w:p>
    <w:p w:rsidR="00EF2871" w:rsidP="000431E0" w:rsidRDefault="00EF2871">
      <w:pPr>
        <w:pStyle w:val="af7"/>
      </w:pPr>
      <w:r>
        <w:t xml:space="preserve">    elif </w:t>
      </w:r>
      <w:r>
        <w:rPr>
          <w:color w:val="FF8000"/>
        </w:rPr>
        <w:t>(</w:t>
      </w:r>
      <w:hyperlink w:history="1" w:anchor="TrainPresumablyLocalized">
        <w:r w:rsidR="00040C85">
          <w:rPr>
            <w:rStyle w:val="ac"/>
          </w:rPr>
          <w:t>TrainPresumablyLocalized</w:t>
        </w:r>
      </w:hyperlink>
      <w:r>
        <w:rPr>
          <w:color w:val="FF8000"/>
        </w:rPr>
        <w:t>(</w:t>
      </w:r>
      <w:r>
        <w:t>k</w:t>
      </w:r>
      <w:r>
        <w:rPr>
          <w:color w:val="FF8000"/>
        </w:rPr>
        <w:t>-</w:t>
      </w:r>
      <w:r>
        <w:rPr>
          <w:color w:val="800000"/>
        </w:rPr>
        <w:t>1</w:t>
      </w:r>
      <w:r>
        <w:rPr>
          <w:color w:val="FF8000"/>
        </w:rPr>
        <w:t>)</w:t>
      </w:r>
    </w:p>
    <w:p w:rsidR="00EF2871" w:rsidP="000431E0" w:rsidRDefault="00EF2871">
      <w:pPr>
        <w:pStyle w:val="af7"/>
      </w:pPr>
      <w:r>
        <w:t xml:space="preserve">          and </w:t>
      </w:r>
      <w:r>
        <w:rPr>
          <w:color w:val="FF8000"/>
        </w:rPr>
        <w:t>(</w:t>
      </w:r>
      <w:r w:rsidRPr="00113E1C">
        <w:t>not</w:t>
      </w:r>
      <w:r>
        <w:t xml:space="preserve"> </w:t>
      </w:r>
      <w:hyperlink w:history="1" w:anchor="TrainLocalized">
        <w:r w:rsidR="006C1F02">
          <w:rPr>
            <w:rStyle w:val="ac"/>
          </w:rPr>
          <w:t>TrainLocalized</w:t>
        </w:r>
      </w:hyperlink>
      <w:r>
        <w:rPr>
          <w:color w:val="FF8000"/>
        </w:rPr>
        <w:t>(</w:t>
      </w:r>
      <w:r>
        <w:t>k</w:t>
      </w:r>
      <w:r w:rsidR="006C1F02">
        <w:rPr>
          <w:rFonts w:hint="eastAsia"/>
        </w:rPr>
        <w:t>-1</w:t>
      </w:r>
      <w:r>
        <w:rPr>
          <w:color w:val="FF8000"/>
        </w:rPr>
        <w:t>)</w:t>
      </w:r>
    </w:p>
    <w:p w:rsidR="00EF2871" w:rsidP="000431E0" w:rsidRDefault="00EF2871">
      <w:pPr>
        <w:pStyle w:val="af7"/>
      </w:pPr>
      <w:r>
        <w:t xml:space="preserve">               or </w:t>
      </w:r>
      <w:hyperlink w:history="1" w:anchor="TrainRealignmentOnBeacon">
        <w:r w:rsidR="00040C85">
          <w:rPr>
            <w:rStyle w:val="ac"/>
          </w:rPr>
          <w:t>TrainRealignmentOnBeacon</w:t>
        </w:r>
      </w:hyperlink>
      <w:r>
        <w:rPr>
          <w:color w:val="FF8000"/>
        </w:rPr>
        <w:t>(</w:t>
      </w:r>
      <w:r>
        <w:t>k</w:t>
      </w:r>
      <w:r>
        <w:rPr>
          <w:color w:val="FF8000"/>
        </w:rPr>
        <w:t>-</w:t>
      </w:r>
      <w:r>
        <w:rPr>
          <w:color w:val="800000"/>
        </w:rPr>
        <w:t>1</w:t>
      </w:r>
      <w:r>
        <w:rPr>
          <w:color w:val="FF8000"/>
        </w:rPr>
        <w:t>))</w:t>
      </w:r>
      <w:r>
        <w:t>:</w:t>
      </w:r>
    </w:p>
    <w:p w:rsidR="00EF2871" w:rsidP="000431E0" w:rsidRDefault="00EF2871">
      <w:pPr>
        <w:pStyle w:val="af7"/>
      </w:pPr>
      <w:r>
        <w:t xml:space="preserve">        </w:t>
      </w:r>
      <w:r w:rsidRPr="00A81E61">
        <w:t>return</w:t>
      </w:r>
      <w:r>
        <w:t xml:space="preserve"> </w:t>
      </w:r>
      <w:r w:rsidRPr="00354FC4">
        <w:rPr>
          <w:rStyle w:val="aff1"/>
        </w:rPr>
        <w:t>False</w:t>
      </w:r>
    </w:p>
    <w:p w:rsidR="00EF2871" w:rsidP="000431E0" w:rsidRDefault="00EF2871">
      <w:pPr>
        <w:pStyle w:val="af7"/>
      </w:pPr>
      <w:r>
        <w:t xml:space="preserve">    else:</w:t>
      </w:r>
    </w:p>
    <w:p w:rsidRPr="006D2C2E" w:rsidR="006D2C2E" w:rsidP="000431E0" w:rsidRDefault="00EF2871">
      <w:pPr>
        <w:pStyle w:val="af7"/>
      </w:pPr>
      <w:r>
        <w:t xml:space="preserve">        return </w:t>
      </w:r>
      <w:hyperlink w:history="1" w:anchor="TrainPresumablyLocalized">
        <w:r w:rsidR="00040C85">
          <w:rPr>
            <w:rStyle w:val="ac"/>
          </w:rPr>
          <w:t>TrainPresumablyLocalized</w:t>
        </w:r>
      </w:hyperlink>
      <w:r>
        <w:rPr>
          <w:color w:val="FF8000"/>
        </w:rPr>
        <w:t>(</w:t>
      </w:r>
      <w:r>
        <w:t>k</w:t>
      </w:r>
      <w:r>
        <w:rPr>
          <w:color w:val="FF8000"/>
        </w:rPr>
        <w:t>-</w:t>
      </w:r>
      <w:r>
        <w:rPr>
          <w:color w:val="800000"/>
        </w:rPr>
        <w:t>1</w:t>
      </w:r>
      <w:r>
        <w:rPr>
          <w:color w:val="FF8000"/>
        </w:rPr>
        <w:t>)</w:t>
      </w:r>
    </w:p>
    <w:p w:rsidRPr="008A1414" w:rsidR="00610A4C" w:rsidP="00610A4C" w:rsidRDefault="00610A4C">
      <w:pPr>
        <w:pStyle w:val="ReqtifyAltQ"/>
      </w:pPr>
      <w:r w:rsidRPr="008A1414">
        <w:t>#Category=Functional</w:t>
      </w:r>
    </w:p>
    <w:p w:rsidRPr="008A1414" w:rsidR="00610A4C" w:rsidP="00610A4C" w:rsidRDefault="00610A4C">
      <w:pPr>
        <w:pStyle w:val="ReqtifyAltQ"/>
      </w:pPr>
      <w:r w:rsidRPr="008A1414">
        <w:t>#Contribution</w:t>
      </w:r>
      <w:r>
        <w:t>=SIL4</w:t>
      </w:r>
    </w:p>
    <w:p w:rsidR="009328EA" w:rsidP="00610A4C" w:rsidRDefault="00610A4C">
      <w:pPr>
        <w:pStyle w:val="ReqtifyAltQ"/>
        <w:rPr>
          <w:ins w:author="常鸣" w:date="2014-07-03T14:27:00Z" w:id="6006"/>
        </w:rPr>
      </w:pPr>
      <w:del w:author="常鸣" w:date="2014-07-03T14:27:00Z" w:id="6007">
        <w:r w:rsidRPr="008A1414" w:rsidDel="009328EA">
          <w:delText>#S</w:delText>
        </w:r>
      </w:del>
      <w:ins w:author="常鸣" w:date="2014-07-03T14:27:00Z" w:id="6008">
        <w:r w:rsidR="009328EA">
          <w:t>#Allocation=ATP Software</w:t>
        </w:r>
      </w:ins>
    </w:p>
    <w:p w:rsidR="00610A4C" w:rsidP="00610A4C" w:rsidRDefault="009328EA">
      <w:pPr>
        <w:pStyle w:val="ReqtifyAltQ"/>
      </w:pPr>
      <w:ins w:author="常鸣" w:date="2014-07-03T14:27:00Z" w:id="6009">
        <w:r>
          <w:t>#S</w:t>
        </w:r>
      </w:ins>
      <w:r w:rsidRPr="008A1414" w:rsidR="00610A4C">
        <w:t>ource=</w:t>
      </w:r>
      <w:r w:rsidRPr="006D2C2E" w:rsidR="0080480C">
        <w:rPr>
          <w:rFonts w:hint="eastAsia"/>
        </w:rPr>
        <w:t>[iTC_CC-SyAD-</w:t>
      </w:r>
      <w:r w:rsidR="0080480C">
        <w:rPr>
          <w:rFonts w:hint="eastAsia"/>
        </w:rPr>
        <w:t>1207</w:t>
      </w:r>
      <w:r w:rsidRPr="006D2C2E" w:rsidR="0080480C">
        <w:rPr>
          <w:rFonts w:hint="eastAsia"/>
        </w:rPr>
        <w:t>]</w:t>
      </w:r>
      <w:r w:rsidR="0080480C">
        <w:rPr>
          <w:rFonts w:hint="eastAsia"/>
        </w:rPr>
        <w:t>,</w:t>
      </w:r>
      <w:r w:rsidRPr="0080480C" w:rsidR="0080480C">
        <w:rPr>
          <w:rFonts w:hint="eastAsia"/>
        </w:rPr>
        <w:t xml:space="preserve"> </w:t>
      </w:r>
      <w:r w:rsidRPr="006D2C2E" w:rsidR="0080480C">
        <w:rPr>
          <w:rFonts w:hint="eastAsia"/>
        </w:rPr>
        <w:t>[iTC_CC-SyAD-</w:t>
      </w:r>
      <w:r w:rsidR="0080480C">
        <w:rPr>
          <w:rFonts w:hint="eastAsia"/>
        </w:rPr>
        <w:t>1208</w:t>
      </w:r>
      <w:r w:rsidRPr="006D2C2E" w:rsidR="0080480C">
        <w:rPr>
          <w:rFonts w:hint="eastAsia"/>
        </w:rPr>
        <w:t>]</w:t>
      </w:r>
      <w:r w:rsidR="0080480C">
        <w:rPr>
          <w:rFonts w:hint="eastAsia"/>
        </w:rPr>
        <w:t>,</w:t>
      </w:r>
      <w:r w:rsidRPr="0080480C" w:rsidR="0080480C">
        <w:rPr>
          <w:rFonts w:hint="eastAsia"/>
        </w:rPr>
        <w:t xml:space="preserve"> </w:t>
      </w:r>
      <w:r w:rsidRPr="006D2C2E" w:rsidR="0080480C">
        <w:rPr>
          <w:rFonts w:hint="eastAsia"/>
        </w:rPr>
        <w:t>[iTC_CC-SyAD-</w:t>
      </w:r>
      <w:r w:rsidR="0080480C">
        <w:rPr>
          <w:rFonts w:hint="eastAsia"/>
        </w:rPr>
        <w:t>1209</w:t>
      </w:r>
      <w:r w:rsidRPr="006D2C2E" w:rsidR="0080480C">
        <w:rPr>
          <w:rFonts w:hint="eastAsia"/>
        </w:rPr>
        <w:t>]</w:t>
      </w:r>
    </w:p>
    <w:p w:rsidR="00A267F8" w:rsidP="000C0D62" w:rsidRDefault="006D2C2E">
      <w:pPr>
        <w:pStyle w:val="ReqtifyAltQ"/>
      </w:pPr>
      <w:r w:rsidRPr="006D2C2E">
        <w:t>[End]</w:t>
      </w:r>
    </w:p>
    <w:p w:rsidR="00A267F8" w:rsidP="00C93484" w:rsidRDefault="00A267F8">
      <w:pPr>
        <w:pStyle w:val="Reqtify"/>
      </w:pPr>
    </w:p>
    <w:p w:rsidR="00C075EA" w:rsidP="00C93484" w:rsidRDefault="00C075EA">
      <w:pPr>
        <w:pStyle w:val="Reqtify"/>
      </w:pPr>
    </w:p>
    <w:p w:rsidR="00A267F8" w:rsidP="0012674A" w:rsidRDefault="0003360D">
      <w:pPr>
        <w:pStyle w:val="4"/>
      </w:pPr>
      <w:r>
        <w:rPr>
          <w:rFonts w:hint="eastAsia"/>
        </w:rPr>
        <w:t>Localization by distant ATP location</w:t>
      </w:r>
    </w:p>
    <w:p w:rsidRPr="0003360D" w:rsidR="0003360D" w:rsidP="00C93484" w:rsidRDefault="0003360D">
      <w:pPr>
        <w:pStyle w:val="Reqtify"/>
      </w:pPr>
    </w:p>
    <w:p w:rsidRPr="004B3E11" w:rsidR="004B3E11" w:rsidP="004B3E11" w:rsidRDefault="004B3E11">
      <w:pPr>
        <w:pStyle w:val="ReqtifyAltR"/>
      </w:pPr>
      <w:r w:rsidRPr="004B3E11">
        <w:t>[iTC_CC_ATP-SwRS-06</w:t>
      </w:r>
      <w:r w:rsidR="00655979">
        <w:rPr>
          <w:rFonts w:hint="eastAsia"/>
        </w:rPr>
        <w:t>47</w:t>
      </w:r>
      <w:r w:rsidRPr="004B3E11">
        <w:t>]</w:t>
      </w:r>
    </w:p>
    <w:p w:rsidRPr="004B3E11" w:rsidR="004B3E11" w:rsidP="00C93484" w:rsidRDefault="00040C85">
      <w:pPr>
        <w:pStyle w:val="Reqtify"/>
      </w:pPr>
      <w:bookmarkStart w:name="TrainStoppedStartTime" w:id="6010"/>
      <w:r w:rsidRPr="00A17282">
        <w:rPr>
          <w:rStyle w:val="aff2"/>
          <w:bCs w:val="0"/>
          <w:iCs w:val="0"/>
        </w:rPr>
        <w:t>TrainStoppedStartTime</w:t>
      </w:r>
      <w:bookmarkEnd w:id="6010"/>
      <w:r w:rsidR="004B3E11">
        <w:rPr>
          <w:rFonts w:hint="eastAsia"/>
        </w:rPr>
        <w:t>，</w:t>
      </w:r>
      <w:r w:rsidRPr="004B3E11" w:rsidR="004B3E11">
        <w:rPr>
          <w:rFonts w:hint="eastAsia"/>
        </w:rPr>
        <w:t>记录开始停车的时间</w:t>
      </w:r>
    </w:p>
    <w:p w:rsidRPr="004B3E11" w:rsidR="004B3E11" w:rsidP="000431E0" w:rsidRDefault="004B3E11">
      <w:pPr>
        <w:pStyle w:val="af7"/>
      </w:pPr>
      <w:r w:rsidRPr="004B3E11">
        <w:t xml:space="preserve">def </w:t>
      </w:r>
      <w:hyperlink w:history="1" w:anchor="TrainStoppedStartTime">
        <w:r w:rsidR="00040C85">
          <w:rPr>
            <w:rStyle w:val="ac"/>
          </w:rPr>
          <w:t>TrainStoppedStartTime</w:t>
        </w:r>
      </w:hyperlink>
      <w:r w:rsidRPr="004B3E11">
        <w:t>(k):</w:t>
      </w:r>
    </w:p>
    <w:p w:rsidRPr="004B3E11" w:rsidR="004B3E11" w:rsidP="000431E0" w:rsidRDefault="004B3E11">
      <w:pPr>
        <w:pStyle w:val="af7"/>
      </w:pPr>
      <w:r w:rsidRPr="004B3E11">
        <w:t xml:space="preserve">    if (Initialization</w:t>
      </w:r>
    </w:p>
    <w:p w:rsidRPr="004B3E11" w:rsidR="004B3E11" w:rsidP="000431E0" w:rsidRDefault="004B3E11">
      <w:pPr>
        <w:pStyle w:val="af7"/>
      </w:pPr>
      <w:r w:rsidRPr="004B3E11">
        <w:t xml:space="preserve">        or (not </w:t>
      </w:r>
      <w:hyperlink w:history="1" w:anchor="TrainFilteredStopped">
        <w:r w:rsidR="008B283E">
          <w:rPr>
            <w:rStyle w:val="ac"/>
          </w:rPr>
          <w:t>TrainFilteredStopped</w:t>
        </w:r>
      </w:hyperlink>
      <w:r w:rsidRPr="004B3E11">
        <w:t>(k-1)</w:t>
      </w:r>
    </w:p>
    <w:p w:rsidRPr="004B3E11" w:rsidR="004B3E11" w:rsidP="000431E0" w:rsidRDefault="004B3E11">
      <w:pPr>
        <w:pStyle w:val="af7"/>
      </w:pPr>
      <w:r w:rsidRPr="004B3E11">
        <w:t xml:space="preserve">           </w:t>
      </w:r>
      <w:r w:rsidR="004F3456">
        <w:rPr>
          <w:rFonts w:hint="eastAsia"/>
        </w:rPr>
        <w:t xml:space="preserve"> </w:t>
      </w:r>
      <w:r w:rsidRPr="004B3E11">
        <w:t xml:space="preserve"> and </w:t>
      </w:r>
      <w:hyperlink w:history="1" w:anchor="TrainFilteredStopped">
        <w:r w:rsidR="008B283E">
          <w:rPr>
            <w:rStyle w:val="ac"/>
          </w:rPr>
          <w:t>TrainFilteredStopped</w:t>
        </w:r>
      </w:hyperlink>
      <w:r w:rsidRPr="004B3E11">
        <w:t>(k)):</w:t>
      </w:r>
    </w:p>
    <w:p w:rsidRPr="004B3E11" w:rsidR="004B3E11" w:rsidP="000431E0" w:rsidRDefault="004B3E11">
      <w:pPr>
        <w:pStyle w:val="af7"/>
      </w:pPr>
      <w:r w:rsidRPr="004B3E11">
        <w:t xml:space="preserve">        </w:t>
      </w:r>
      <w:r w:rsidR="0035575B">
        <w:rPr>
          <w:rFonts w:hint="eastAsia"/>
        </w:rPr>
        <w:t>return</w:t>
      </w:r>
      <w:r w:rsidRPr="004B3E11">
        <w:t xml:space="preserve"> </w:t>
      </w:r>
      <w:hyperlink w:history="1" w:anchor="ATPtime">
        <w:r w:rsidR="003B253D">
          <w:rPr>
            <w:rStyle w:val="ac"/>
          </w:rPr>
          <w:t>ATPtime</w:t>
        </w:r>
      </w:hyperlink>
      <w:r w:rsidR="00FC2B25">
        <w:t>(k)</w:t>
      </w:r>
    </w:p>
    <w:p w:rsidRPr="004B3E11" w:rsidR="004B3E11" w:rsidP="000431E0" w:rsidRDefault="004B3E11">
      <w:pPr>
        <w:pStyle w:val="af7"/>
      </w:pPr>
      <w:r w:rsidRPr="004B3E11">
        <w:t xml:space="preserve">    else:</w:t>
      </w:r>
    </w:p>
    <w:p w:rsidRPr="004B3E11" w:rsidR="004B3E11" w:rsidP="000431E0" w:rsidRDefault="004B3E11">
      <w:pPr>
        <w:pStyle w:val="af7"/>
      </w:pPr>
      <w:r w:rsidRPr="004B3E11">
        <w:t xml:space="preserve">        </w:t>
      </w:r>
      <w:r w:rsidR="0035575B">
        <w:rPr>
          <w:rFonts w:hint="eastAsia"/>
        </w:rPr>
        <w:t>return</w:t>
      </w:r>
      <w:r w:rsidRPr="004B3E11">
        <w:t xml:space="preserve"> </w:t>
      </w:r>
      <w:hyperlink w:history="1" w:anchor="TrainStoppedStartTime">
        <w:r w:rsidR="00040C85">
          <w:rPr>
            <w:rStyle w:val="ac"/>
          </w:rPr>
          <w:t>TrainStoppedStartTime</w:t>
        </w:r>
      </w:hyperlink>
      <w:r w:rsidRPr="004B3E11">
        <w:t>(k-1)</w:t>
      </w:r>
    </w:p>
    <w:p w:rsidRPr="008A1414" w:rsidR="00610A4C" w:rsidP="00610A4C" w:rsidRDefault="00610A4C">
      <w:pPr>
        <w:pStyle w:val="ReqtifyAltQ"/>
      </w:pPr>
      <w:r w:rsidRPr="008A1414">
        <w:t>#Category=Functional</w:t>
      </w:r>
    </w:p>
    <w:p w:rsidRPr="008A1414" w:rsidR="00610A4C" w:rsidP="00610A4C" w:rsidRDefault="00610A4C">
      <w:pPr>
        <w:pStyle w:val="ReqtifyAltQ"/>
      </w:pPr>
      <w:r w:rsidRPr="008A1414">
        <w:t>#Contribution</w:t>
      </w:r>
      <w:r>
        <w:t>=SIL4</w:t>
      </w:r>
    </w:p>
    <w:p w:rsidR="009328EA" w:rsidP="00610A4C" w:rsidRDefault="00610A4C">
      <w:pPr>
        <w:pStyle w:val="ReqtifyAltQ"/>
        <w:rPr>
          <w:ins w:author="常鸣" w:date="2014-07-03T14:27:00Z" w:id="6011"/>
        </w:rPr>
      </w:pPr>
      <w:del w:author="常鸣" w:date="2014-07-03T14:27:00Z" w:id="6012">
        <w:r w:rsidRPr="008A1414" w:rsidDel="009328EA">
          <w:delText>#S</w:delText>
        </w:r>
      </w:del>
      <w:ins w:author="常鸣" w:date="2014-07-03T14:27:00Z" w:id="6013">
        <w:r w:rsidR="009328EA">
          <w:t>#Allocation=ATP Software</w:t>
        </w:r>
      </w:ins>
    </w:p>
    <w:p w:rsidR="00610A4C" w:rsidP="00610A4C" w:rsidRDefault="009328EA">
      <w:pPr>
        <w:pStyle w:val="ReqtifyAltQ"/>
      </w:pPr>
      <w:ins w:author="常鸣" w:date="2014-07-03T14:27:00Z" w:id="6014">
        <w:r>
          <w:t>#S</w:t>
        </w:r>
      </w:ins>
      <w:r w:rsidRPr="008A1414" w:rsidR="00610A4C">
        <w:t>ource=</w:t>
      </w:r>
      <w:r w:rsidRPr="002E1210" w:rsidR="00162150">
        <w:t>[iTC_CC-SyAD-</w:t>
      </w:r>
      <w:r w:rsidR="00162150">
        <w:rPr>
          <w:rFonts w:hint="eastAsia"/>
        </w:rPr>
        <w:t>1211</w:t>
      </w:r>
      <w:r w:rsidRPr="002E1210" w:rsidR="00162150">
        <w:t>]</w:t>
      </w:r>
    </w:p>
    <w:p w:rsidR="004B3E11" w:rsidP="000C0D62" w:rsidRDefault="003642B2">
      <w:pPr>
        <w:pStyle w:val="ReqtifyAltQ"/>
      </w:pPr>
      <w:r>
        <w:t>[End]</w:t>
      </w:r>
    </w:p>
    <w:p w:rsidR="004B3E11" w:rsidP="00C93484" w:rsidRDefault="004B3E11">
      <w:pPr>
        <w:pStyle w:val="Reqtify"/>
      </w:pPr>
    </w:p>
    <w:p w:rsidR="004B3E11" w:rsidP="00C93484" w:rsidRDefault="004B3E11">
      <w:pPr>
        <w:pStyle w:val="Reqtify"/>
      </w:pPr>
    </w:p>
    <w:p w:rsidRPr="00C075EA" w:rsidR="00C075EA" w:rsidP="00704491" w:rsidRDefault="00C075EA">
      <w:pPr>
        <w:pStyle w:val="ReqtifyAltR"/>
      </w:pPr>
      <w:r w:rsidRPr="00C075EA">
        <w:t>[</w:t>
      </w:r>
      <w:r w:rsidR="006A5C0D">
        <w:rPr>
          <w:rFonts w:hint="eastAsia"/>
        </w:rPr>
        <w:t>iTC_CC_ATP-SwRS-06</w:t>
      </w:r>
      <w:r w:rsidR="00655979">
        <w:rPr>
          <w:rFonts w:hint="eastAsia"/>
        </w:rPr>
        <w:t>48</w:t>
      </w:r>
      <w:r w:rsidRPr="00C075EA">
        <w:t>]</w:t>
      </w:r>
    </w:p>
    <w:p w:rsidR="00C075EA" w:rsidP="00C93484" w:rsidRDefault="00040C85">
      <w:pPr>
        <w:pStyle w:val="Reqtify"/>
      </w:pPr>
      <w:bookmarkStart w:name="TrainLocatedOnOtherATP" w:id="6015"/>
      <w:r w:rsidRPr="00A17282">
        <w:rPr>
          <w:rStyle w:val="aff2"/>
          <w:bCs w:val="0"/>
          <w:iCs w:val="0"/>
        </w:rPr>
        <w:t>TrainLocatedOnOtherATP</w:t>
      </w:r>
      <w:bookmarkEnd w:id="6015"/>
      <w:r w:rsidR="00C075EA">
        <w:rPr>
          <w:rFonts w:hint="eastAsia"/>
        </w:rPr>
        <w:t>，</w:t>
      </w:r>
      <w:r w:rsidRPr="00C075EA" w:rsidR="00C075EA">
        <w:rPr>
          <w:rFonts w:hint="eastAsia"/>
        </w:rPr>
        <w:t>本端和远端都在停车状态时，才有可能使用远端定位</w:t>
      </w:r>
    </w:p>
    <w:p w:rsidRPr="00C075EA" w:rsidR="00193C2D" w:rsidP="00C93484" w:rsidRDefault="00193C2D">
      <w:pPr>
        <w:pStyle w:val="Reqtify"/>
      </w:pPr>
      <w:r w:rsidRPr="00193C2D">
        <w:t>Only when ATP and redundant ATP are all in filtered stopped state, can ATP use redundant ATP location for initialization.</w:t>
      </w:r>
    </w:p>
    <w:p w:rsidRPr="004B3E11" w:rsidR="004B3E11" w:rsidP="000431E0" w:rsidRDefault="004B3E11">
      <w:pPr>
        <w:pStyle w:val="af7"/>
      </w:pPr>
      <w:r w:rsidRPr="004B3E11">
        <w:t xml:space="preserve">def </w:t>
      </w:r>
      <w:hyperlink w:history="1" w:anchor="TrainLocatedOnOtherATP">
        <w:r w:rsidR="00040C85">
          <w:rPr>
            <w:rStyle w:val="ac"/>
          </w:rPr>
          <w:t>TrainLocatedOnOtherATP</w:t>
        </w:r>
      </w:hyperlink>
      <w:r w:rsidRPr="004B3E11">
        <w:t>(k):</w:t>
      </w:r>
    </w:p>
    <w:p w:rsidRPr="004B3E11" w:rsidR="004B3E11" w:rsidP="000431E0" w:rsidRDefault="004B3E11">
      <w:pPr>
        <w:pStyle w:val="af7"/>
      </w:pPr>
      <w:r w:rsidRPr="004B3E11">
        <w:t xml:space="preserve">    if (</w:t>
      </w:r>
      <w:hyperlink w:history="1" w:anchor="OtherATP">
        <w:r w:rsidR="0021381F">
          <w:rPr>
            <w:rStyle w:val="ac"/>
          </w:rPr>
          <w:t>OtherATP</w:t>
        </w:r>
      </w:hyperlink>
      <w:r w:rsidRPr="004B3E11">
        <w:t>(k)</w:t>
      </w:r>
      <w:r w:rsidR="00354F88">
        <w:t>.L</w:t>
      </w:r>
      <w:r w:rsidRPr="004B3E11">
        <w:t>ocated</w:t>
      </w:r>
      <w:r w:rsidR="00354F88">
        <w:t>O</w:t>
      </w:r>
      <w:r w:rsidRPr="004B3E11">
        <w:t>n</w:t>
      </w:r>
      <w:r w:rsidR="00354F88">
        <w:t>K</w:t>
      </w:r>
      <w:r w:rsidRPr="004B3E11">
        <w:t>nown</w:t>
      </w:r>
      <w:r w:rsidR="00354F88">
        <w:t>P</w:t>
      </w:r>
      <w:r w:rsidRPr="004B3E11">
        <w:t>ath</w:t>
      </w:r>
    </w:p>
    <w:p w:rsidRPr="004B3E11" w:rsidR="004B3E11" w:rsidP="000431E0" w:rsidRDefault="004B3E11">
      <w:pPr>
        <w:pStyle w:val="af7"/>
      </w:pPr>
      <w:r w:rsidRPr="004B3E11">
        <w:t xml:space="preserve">        and </w:t>
      </w:r>
      <w:hyperlink w:history="1" w:anchor="TrainFilteredStopped">
        <w:r w:rsidR="008B283E">
          <w:rPr>
            <w:rStyle w:val="ac"/>
          </w:rPr>
          <w:t>TrainFilteredStopped</w:t>
        </w:r>
      </w:hyperlink>
      <w:r w:rsidRPr="004B3E11">
        <w:t>(k)</w:t>
      </w:r>
    </w:p>
    <w:p w:rsidRPr="004B3E11" w:rsidR="004B3E11" w:rsidP="000431E0" w:rsidRDefault="004B3E11">
      <w:pPr>
        <w:pStyle w:val="af7"/>
      </w:pPr>
      <w:r w:rsidRPr="004B3E11">
        <w:t xml:space="preserve">        and </w:t>
      </w:r>
      <w:hyperlink w:history="1" w:anchor="OtherATP">
        <w:r w:rsidR="0021381F">
          <w:rPr>
            <w:rStyle w:val="ac"/>
          </w:rPr>
          <w:t>OtherATP</w:t>
        </w:r>
      </w:hyperlink>
      <w:r w:rsidRPr="004B3E11">
        <w:t>(k)</w:t>
      </w:r>
      <w:r w:rsidR="00354F88">
        <w:t>.</w:t>
      </w:r>
      <w:r w:rsidRPr="00DF6670" w:rsidR="008B283E">
        <w:t>TrainFilteredStopped</w:t>
      </w:r>
    </w:p>
    <w:p w:rsidRPr="004B3E11" w:rsidR="004B3E11" w:rsidP="000431E0" w:rsidRDefault="004B3E11">
      <w:pPr>
        <w:pStyle w:val="af7"/>
      </w:pPr>
      <w:r w:rsidRPr="004B3E11">
        <w:t xml:space="preserve">        and </w:t>
      </w:r>
      <w:hyperlink w:history="1" w:anchor="IsMoreRecent">
        <w:r w:rsidRPr="009F5AF4">
          <w:rPr>
            <w:rStyle w:val="ac"/>
          </w:rPr>
          <w:t>Message</w:t>
        </w:r>
        <w:r w:rsidRPr="009F5AF4" w:rsidR="00354F88">
          <w:rPr>
            <w:rStyle w:val="ac"/>
          </w:rPr>
          <w:t>.I</w:t>
        </w:r>
        <w:r w:rsidRPr="009F5AF4">
          <w:rPr>
            <w:rStyle w:val="ac"/>
          </w:rPr>
          <w:t>s</w:t>
        </w:r>
        <w:r w:rsidRPr="009F5AF4" w:rsidR="00354F88">
          <w:rPr>
            <w:rStyle w:val="ac"/>
          </w:rPr>
          <w:t>M</w:t>
        </w:r>
        <w:r w:rsidRPr="009F5AF4">
          <w:rPr>
            <w:rStyle w:val="ac"/>
          </w:rPr>
          <w:t>ore</w:t>
        </w:r>
        <w:r w:rsidRPr="009F5AF4" w:rsidR="00354F88">
          <w:rPr>
            <w:rStyle w:val="ac"/>
          </w:rPr>
          <w:t>R</w:t>
        </w:r>
        <w:r w:rsidRPr="009F5AF4">
          <w:rPr>
            <w:rStyle w:val="ac"/>
          </w:rPr>
          <w:t>ecent</w:t>
        </w:r>
      </w:hyperlink>
      <w:r w:rsidRPr="004B3E11">
        <w:t>(</w:t>
      </w:r>
      <w:hyperlink w:history="1" w:anchor="OtherATP">
        <w:r w:rsidR="0021381F">
          <w:rPr>
            <w:rStyle w:val="ac"/>
          </w:rPr>
          <w:t>OtherATP</w:t>
        </w:r>
      </w:hyperlink>
      <w:r w:rsidRPr="004B3E11">
        <w:t>(k)</w:t>
      </w:r>
      <w:r w:rsidR="00354F88">
        <w:t>.L</w:t>
      </w:r>
      <w:r w:rsidRPr="004B3E11">
        <w:t>atest</w:t>
      </w:r>
      <w:r w:rsidR="00354F88">
        <w:t>T</w:t>
      </w:r>
      <w:r w:rsidRPr="004B3E11">
        <w:t>ime</w:t>
      </w:r>
      <w:r w:rsidR="00354F88">
        <w:t>O</w:t>
      </w:r>
      <w:r w:rsidRPr="004B3E11">
        <w:t>ther</w:t>
      </w:r>
      <w:r w:rsidR="00354F88">
        <w:t>C</w:t>
      </w:r>
      <w:r w:rsidRPr="004B3E11">
        <w:t>ore,</w:t>
      </w:r>
      <w:r w:rsidR="008B6B4C">
        <w:rPr>
          <w:rFonts w:hint="eastAsia"/>
        </w:rPr>
        <w:t xml:space="preserve"> </w:t>
      </w:r>
      <w:hyperlink w:history="1" w:anchor="TrainStoppedStartTime">
        <w:r w:rsidR="00040C85">
          <w:rPr>
            <w:rStyle w:val="ac"/>
          </w:rPr>
          <w:t>TrainStoppedStartTime</w:t>
        </w:r>
      </w:hyperlink>
      <w:r w:rsidRPr="004B3E11">
        <w:t>(k))</w:t>
      </w:r>
    </w:p>
    <w:p w:rsidR="0039678D" w:rsidP="000431E0" w:rsidRDefault="004B3E11">
      <w:pPr>
        <w:pStyle w:val="af7"/>
      </w:pPr>
      <w:r w:rsidRPr="004B3E11">
        <w:lastRenderedPageBreak/>
        <w:t xml:space="preserve">        and not </w:t>
      </w:r>
      <w:hyperlink w:history="1" w:anchor="TrainLocatedOnKnownPath">
        <w:r w:rsidR="008B4230">
          <w:rPr>
            <w:rStyle w:val="ac"/>
          </w:rPr>
          <w:t>TrainLocatedOnKnownPath</w:t>
        </w:r>
      </w:hyperlink>
      <w:r w:rsidRPr="004B3E11">
        <w:t>(k-1)</w:t>
      </w:r>
    </w:p>
    <w:p w:rsidRPr="004B3E11" w:rsidR="004B3E11" w:rsidP="000431E0" w:rsidRDefault="004B3E11">
      <w:pPr>
        <w:pStyle w:val="af7"/>
      </w:pPr>
      <w:r w:rsidRPr="004B3E11">
        <w:t xml:space="preserve">        and not </w:t>
      </w:r>
      <w:hyperlink w:history="1" w:anchor="TrainPresumablyLocalized">
        <w:r w:rsidR="00040C85">
          <w:rPr>
            <w:rStyle w:val="ac"/>
          </w:rPr>
          <w:t>TrainPresumablyLocalized</w:t>
        </w:r>
      </w:hyperlink>
      <w:r w:rsidRPr="004B3E11">
        <w:t>(k)):</w:t>
      </w:r>
    </w:p>
    <w:p w:rsidRPr="004B3E11" w:rsidR="004B3E11" w:rsidP="000431E0" w:rsidRDefault="004B3E11">
      <w:pPr>
        <w:pStyle w:val="af7"/>
      </w:pPr>
      <w:r w:rsidRPr="004B3E11">
        <w:t xml:space="preserve">        </w:t>
      </w:r>
      <w:hyperlink w:history="1" w:anchor="TrainLocatedOnOtherATP">
        <w:r w:rsidR="00040C85">
          <w:rPr>
            <w:rStyle w:val="ac"/>
          </w:rPr>
          <w:t>TrainLocatedOnOtherATP</w:t>
        </w:r>
      </w:hyperlink>
      <w:r w:rsidRPr="004B3E11">
        <w:t xml:space="preserve"> = </w:t>
      </w:r>
      <w:r w:rsidRPr="00354FC4">
        <w:rPr>
          <w:rStyle w:val="aff1"/>
        </w:rPr>
        <w:t>True</w:t>
      </w:r>
    </w:p>
    <w:p w:rsidRPr="004B3E11" w:rsidR="004B3E11" w:rsidP="000431E0" w:rsidRDefault="004B3E11">
      <w:pPr>
        <w:pStyle w:val="af7"/>
      </w:pPr>
      <w:r w:rsidRPr="004B3E11">
        <w:t xml:space="preserve">    else:</w:t>
      </w:r>
    </w:p>
    <w:p w:rsidRPr="004B3E11" w:rsidR="004B3E11" w:rsidP="000431E0" w:rsidRDefault="004B3E11">
      <w:pPr>
        <w:pStyle w:val="af7"/>
      </w:pPr>
      <w:r w:rsidRPr="004B3E11">
        <w:t xml:space="preserve">        </w:t>
      </w:r>
      <w:hyperlink w:history="1" w:anchor="TrainLocatedOnOtherATP">
        <w:r w:rsidR="00040C85">
          <w:rPr>
            <w:rStyle w:val="ac"/>
          </w:rPr>
          <w:t>TrainLocatedOnOtherATP</w:t>
        </w:r>
      </w:hyperlink>
      <w:r w:rsidRPr="004B3E11">
        <w:t xml:space="preserve"> = </w:t>
      </w:r>
      <w:r w:rsidRPr="00354FC4">
        <w:rPr>
          <w:rStyle w:val="aff1"/>
        </w:rPr>
        <w:t>False</w:t>
      </w:r>
    </w:p>
    <w:p w:rsidRPr="00C075EA" w:rsidR="00C075EA" w:rsidP="000431E0" w:rsidRDefault="004B3E11">
      <w:pPr>
        <w:pStyle w:val="af7"/>
      </w:pPr>
      <w:r w:rsidRPr="004B3E11">
        <w:t xml:space="preserve">    return </w:t>
      </w:r>
      <w:hyperlink w:history="1" w:anchor="TrainLocatedOnOtherATP">
        <w:r w:rsidR="00040C85">
          <w:rPr>
            <w:rStyle w:val="ac"/>
          </w:rPr>
          <w:t>TrainLocatedOnOtherATP</w:t>
        </w:r>
      </w:hyperlink>
    </w:p>
    <w:p w:rsidRPr="008A1414" w:rsidR="00610A4C" w:rsidP="00610A4C" w:rsidRDefault="00610A4C">
      <w:pPr>
        <w:pStyle w:val="ReqtifyAltQ"/>
      </w:pPr>
      <w:r w:rsidRPr="008A1414">
        <w:t>#Category=Functional</w:t>
      </w:r>
    </w:p>
    <w:p w:rsidRPr="008A1414" w:rsidR="00610A4C" w:rsidP="00610A4C" w:rsidRDefault="00610A4C">
      <w:pPr>
        <w:pStyle w:val="ReqtifyAltQ"/>
      </w:pPr>
      <w:r w:rsidRPr="008A1414">
        <w:t>#Contribution</w:t>
      </w:r>
      <w:r>
        <w:t>=SIL4</w:t>
      </w:r>
    </w:p>
    <w:p w:rsidR="009328EA" w:rsidP="00610A4C" w:rsidRDefault="00610A4C">
      <w:pPr>
        <w:pStyle w:val="ReqtifyAltQ"/>
        <w:rPr>
          <w:ins w:author="常鸣" w:date="2014-07-03T14:27:00Z" w:id="6016"/>
        </w:rPr>
      </w:pPr>
      <w:del w:author="常鸣" w:date="2014-07-03T14:27:00Z" w:id="6017">
        <w:r w:rsidRPr="008A1414" w:rsidDel="009328EA">
          <w:delText>#S</w:delText>
        </w:r>
      </w:del>
      <w:ins w:author="常鸣" w:date="2014-07-03T14:27:00Z" w:id="6018">
        <w:r w:rsidR="009328EA">
          <w:t>#Allocation=ATP Software</w:t>
        </w:r>
      </w:ins>
    </w:p>
    <w:p w:rsidR="00610A4C" w:rsidP="00610A4C" w:rsidRDefault="009328EA">
      <w:pPr>
        <w:pStyle w:val="ReqtifyAltQ"/>
      </w:pPr>
      <w:ins w:author="常鸣" w:date="2014-07-03T14:27:00Z" w:id="6019">
        <w:r>
          <w:t>#S</w:t>
        </w:r>
      </w:ins>
      <w:r w:rsidRPr="008A1414" w:rsidR="00610A4C">
        <w:t>ource=</w:t>
      </w:r>
      <w:r w:rsidRPr="002E1210" w:rsidR="00162150">
        <w:t>[iTC_CC-SyAD-</w:t>
      </w:r>
      <w:r w:rsidR="00162150">
        <w:rPr>
          <w:rFonts w:hint="eastAsia"/>
        </w:rPr>
        <w:t>1211</w:t>
      </w:r>
      <w:r w:rsidRPr="002E1210" w:rsidR="00162150">
        <w:t>]</w:t>
      </w:r>
      <w:r w:rsidR="00193C2D">
        <w:rPr>
          <w:rFonts w:hint="eastAsia"/>
        </w:rPr>
        <w:t>,</w:t>
      </w:r>
      <w:r w:rsidRPr="00193C2D" w:rsidR="00193C2D">
        <w:rPr>
          <w:rFonts w:hint="eastAsia"/>
        </w:rPr>
        <w:t xml:space="preserve"> </w:t>
      </w:r>
      <w:r w:rsidR="00193C2D">
        <w:rPr>
          <w:rFonts w:hint="eastAsia"/>
        </w:rPr>
        <w:t>[</w:t>
      </w:r>
      <w:r w:rsidR="00193C2D">
        <w:t>iTC_CC_ATP_SwHA-0</w:t>
      </w:r>
      <w:r w:rsidR="00193C2D">
        <w:rPr>
          <w:rFonts w:hint="eastAsia"/>
        </w:rPr>
        <w:t>24</w:t>
      </w:r>
      <w:r w:rsidR="000A4C5C">
        <w:rPr>
          <w:rFonts w:hint="eastAsia"/>
        </w:rPr>
        <w:t>4</w:t>
      </w:r>
      <w:r w:rsidR="00193C2D">
        <w:rPr>
          <w:rFonts w:hint="eastAsia"/>
        </w:rPr>
        <w:t>]</w:t>
      </w:r>
    </w:p>
    <w:p w:rsidR="00A267F8" w:rsidP="000C0D62" w:rsidRDefault="003642B2">
      <w:pPr>
        <w:pStyle w:val="ReqtifyAltQ"/>
      </w:pPr>
      <w:r>
        <w:t>[End]</w:t>
      </w:r>
    </w:p>
    <w:p w:rsidR="00C075EA" w:rsidP="00C93484" w:rsidRDefault="00C075EA">
      <w:pPr>
        <w:pStyle w:val="Reqtify"/>
      </w:pPr>
    </w:p>
    <w:p w:rsidR="00A267F8" w:rsidP="0012674A" w:rsidRDefault="0003360D">
      <w:pPr>
        <w:pStyle w:val="4"/>
      </w:pPr>
      <w:r>
        <w:rPr>
          <w:rFonts w:hint="eastAsia"/>
        </w:rPr>
        <w:t>Initialize train location</w:t>
      </w:r>
    </w:p>
    <w:p w:rsidR="00A267F8" w:rsidP="00C93484" w:rsidRDefault="00A267F8">
      <w:pPr>
        <w:pStyle w:val="Reqtify"/>
      </w:pPr>
    </w:p>
    <w:p w:rsidRPr="00C075EA" w:rsidR="00C075EA" w:rsidP="00704491" w:rsidRDefault="00C075EA">
      <w:pPr>
        <w:pStyle w:val="ReqtifyAltR"/>
      </w:pPr>
      <w:r w:rsidRPr="00C075EA">
        <w:t>[iTC_CC_ATP-SwRS-06</w:t>
      </w:r>
      <w:r w:rsidR="00655979">
        <w:rPr>
          <w:rFonts w:hint="eastAsia"/>
        </w:rPr>
        <w:t>49</w:t>
      </w:r>
      <w:r w:rsidRPr="00C075EA">
        <w:t>]</w:t>
      </w:r>
    </w:p>
    <w:p w:rsidRPr="00900076" w:rsidR="00900076" w:rsidP="00C93484" w:rsidRDefault="008B4230">
      <w:pPr>
        <w:pStyle w:val="Reqtify"/>
      </w:pPr>
      <w:bookmarkStart w:name="TrainInitialLocation" w:id="6020"/>
      <w:r w:rsidRPr="00A17282">
        <w:rPr>
          <w:rStyle w:val="aff2"/>
          <w:bCs w:val="0"/>
          <w:iCs w:val="0"/>
        </w:rPr>
        <w:t>TrainInitialLocation</w:t>
      </w:r>
      <w:bookmarkEnd w:id="6020"/>
      <w:r w:rsidR="00C075EA">
        <w:rPr>
          <w:rFonts w:hint="eastAsia"/>
        </w:rPr>
        <w:t>，</w:t>
      </w:r>
      <w:r w:rsidRPr="00900076" w:rsidR="00900076">
        <w:rPr>
          <w:rFonts w:hint="eastAsia"/>
        </w:rPr>
        <w:t>记录列车通过远端</w:t>
      </w:r>
      <w:r w:rsidRPr="00900076" w:rsidR="00900076">
        <w:rPr>
          <w:rFonts w:hint="eastAsia"/>
        </w:rPr>
        <w:t>ATP</w:t>
      </w:r>
      <w:r w:rsidR="00900076">
        <w:rPr>
          <w:rFonts w:hint="eastAsia"/>
        </w:rPr>
        <w:t>、记忆定位、</w:t>
      </w:r>
      <w:r w:rsidRPr="00900076" w:rsidR="00900076">
        <w:rPr>
          <w:rFonts w:hint="eastAsia"/>
        </w:rPr>
        <w:t>或信标初始化</w:t>
      </w:r>
      <w:r w:rsidR="00900076">
        <w:rPr>
          <w:rFonts w:hint="eastAsia"/>
        </w:rPr>
        <w:t>时</w:t>
      </w:r>
      <w:r w:rsidRPr="00900076" w:rsidR="00900076">
        <w:rPr>
          <w:rFonts w:hint="eastAsia"/>
        </w:rPr>
        <w:t>的位置</w:t>
      </w:r>
      <w:r w:rsidR="00900076">
        <w:rPr>
          <w:rFonts w:hint="eastAsia"/>
        </w:rPr>
        <w:t>。</w:t>
      </w:r>
    </w:p>
    <w:p w:rsidRPr="00900076" w:rsidR="00900076" w:rsidP="00FA0FBB" w:rsidRDefault="00900076">
      <w:pPr>
        <w:pStyle w:val="AltX"/>
      </w:pPr>
      <w:r w:rsidRPr="00900076">
        <w:rPr>
          <w:rFonts w:hint="eastAsia"/>
        </w:rPr>
        <w:t>如果列车失位，则清除该位置</w:t>
      </w:r>
    </w:p>
    <w:p w:rsidR="00900076" w:rsidP="00FA0FBB" w:rsidRDefault="00900076">
      <w:pPr>
        <w:pStyle w:val="AltX"/>
      </w:pPr>
      <w:r w:rsidRPr="00900076">
        <w:rPr>
          <w:rFonts w:hint="eastAsia"/>
        </w:rPr>
        <w:t>如果列车保持定位，则保留该位置</w:t>
      </w:r>
    </w:p>
    <w:p w:rsidR="00193C2D" w:rsidP="00C93484" w:rsidRDefault="00193C2D">
      <w:pPr>
        <w:pStyle w:val="Reqtify"/>
      </w:pPr>
      <w:r w:rsidRPr="00193C2D">
        <w:t xml:space="preserve">ATP determine the initial train location by redundant ATP, memorized location and beacon location in order. If train delocalized, the train location should be </w:t>
      </w:r>
      <w:r w:rsidR="000A4C5C">
        <w:rPr>
          <w:rFonts w:hint="eastAsia"/>
        </w:rPr>
        <w:t>clear</w:t>
      </w:r>
      <w:r w:rsidRPr="00193C2D">
        <w:t>.</w:t>
      </w:r>
    </w:p>
    <w:p w:rsidR="00567914" w:rsidP="000431E0" w:rsidRDefault="00567914">
      <w:pPr>
        <w:pStyle w:val="af7"/>
      </w:pPr>
      <w:r>
        <w:t xml:space="preserve">def </w:t>
      </w:r>
      <w:hyperlink w:history="1" w:anchor="TrainInitialLocation">
        <w:r w:rsidR="008B4230">
          <w:rPr>
            <w:rStyle w:val="ac"/>
          </w:rPr>
          <w:t>TrainInitialLocation</w:t>
        </w:r>
      </w:hyperlink>
      <w:r>
        <w:rPr>
          <w:color w:val="FF8000"/>
        </w:rPr>
        <w:t>(</w:t>
      </w:r>
      <w:r>
        <w:t>k</w:t>
      </w:r>
      <w:r>
        <w:rPr>
          <w:color w:val="FF8000"/>
        </w:rPr>
        <w:t>)</w:t>
      </w:r>
      <w:r>
        <w:t>:</w:t>
      </w:r>
    </w:p>
    <w:p w:rsidR="00567914" w:rsidP="000431E0" w:rsidRDefault="00567914">
      <w:pPr>
        <w:pStyle w:val="af7"/>
      </w:pPr>
      <w:r>
        <w:t xml:space="preserve">    if </w:t>
      </w:r>
      <w:r w:rsidRPr="00086F6D">
        <w:t>(</w:t>
      </w:r>
      <w:hyperlink w:history="1" w:anchor="TrainLocatedOnOtherATP">
        <w:r w:rsidR="00040C85">
          <w:rPr>
            <w:rStyle w:val="ac"/>
          </w:rPr>
          <w:t>TrainLocatedOnOtherATP</w:t>
        </w:r>
      </w:hyperlink>
      <w:r w:rsidRPr="00086F6D">
        <w:t>(</w:t>
      </w:r>
      <w:r>
        <w:t>k</w:t>
      </w:r>
      <w:r w:rsidRPr="00086F6D">
        <w:t>))</w:t>
      </w:r>
      <w:r>
        <w:t>:</w:t>
      </w:r>
    </w:p>
    <w:p w:rsidR="00567914" w:rsidP="000431E0" w:rsidRDefault="00567914">
      <w:pPr>
        <w:pStyle w:val="af7"/>
      </w:pPr>
      <w:r>
        <w:t xml:space="preserve">        return </w:t>
      </w:r>
      <w:hyperlink w:history="1" w:anchor="OtherATP">
        <w:r w:rsidR="0021381F">
          <w:rPr>
            <w:rStyle w:val="ac"/>
          </w:rPr>
          <w:t>OtherATP</w:t>
        </w:r>
      </w:hyperlink>
      <w:r w:rsidRPr="00086F6D">
        <w:t>(</w:t>
      </w:r>
      <w:r>
        <w:t>k</w:t>
      </w:r>
      <w:r w:rsidRPr="00086F6D">
        <w:t>)</w:t>
      </w:r>
      <w:r w:rsidR="00354F88">
        <w:t>.L</w:t>
      </w:r>
      <w:r>
        <w:t>ocation</w:t>
      </w:r>
    </w:p>
    <w:p w:rsidR="00567914" w:rsidP="000431E0" w:rsidRDefault="00567914">
      <w:pPr>
        <w:pStyle w:val="af7"/>
      </w:pPr>
      <w:r>
        <w:t xml:space="preserve">    elif </w:t>
      </w:r>
      <w:r w:rsidRPr="00086F6D">
        <w:t>(</w:t>
      </w:r>
      <w:hyperlink w:history="1" w:anchor="TrainPresumablyLocalized">
        <w:r w:rsidR="00040C85">
          <w:rPr>
            <w:rStyle w:val="ac"/>
          </w:rPr>
          <w:t>TrainPresumablyLocalized</w:t>
        </w:r>
      </w:hyperlink>
      <w:r w:rsidRPr="00086F6D">
        <w:t>(</w:t>
      </w:r>
      <w:r>
        <w:t>k</w:t>
      </w:r>
      <w:r w:rsidRPr="00086F6D">
        <w:t>)</w:t>
      </w:r>
    </w:p>
    <w:p w:rsidR="00567914" w:rsidP="000431E0" w:rsidRDefault="00567914">
      <w:pPr>
        <w:pStyle w:val="af7"/>
      </w:pPr>
      <w:r>
        <w:t xml:space="preserve">          and </w:t>
      </w:r>
      <w:r w:rsidRPr="00113E1C">
        <w:t>not</w:t>
      </w:r>
      <w:r>
        <w:t xml:space="preserve"> </w:t>
      </w:r>
      <w:hyperlink w:history="1" w:anchor="TrainHasMoved">
        <w:r w:rsidR="00B5344E">
          <w:rPr>
            <w:rStyle w:val="ac"/>
          </w:rPr>
          <w:t>TrainHasMoved</w:t>
        </w:r>
      </w:hyperlink>
      <w:r w:rsidRPr="00086F6D">
        <w:t>(</w:t>
      </w:r>
      <w:r>
        <w:t>k</w:t>
      </w:r>
      <w:r w:rsidRPr="00086F6D">
        <w:t>))</w:t>
      </w:r>
      <w:r>
        <w:t>:</w:t>
      </w:r>
    </w:p>
    <w:p w:rsidR="00567914" w:rsidP="000431E0" w:rsidRDefault="00567914">
      <w:pPr>
        <w:pStyle w:val="af7"/>
      </w:pPr>
      <w:r>
        <w:t xml:space="preserve">        return </w:t>
      </w:r>
      <w:hyperlink w:history="1" w:anchor="MemLocation">
        <w:r w:rsidR="00040C85">
          <w:rPr>
            <w:rStyle w:val="ac"/>
          </w:rPr>
          <w:t>MemLocation</w:t>
        </w:r>
      </w:hyperlink>
      <w:r w:rsidRPr="00086F6D">
        <w:t>(</w:t>
      </w:r>
      <w:r>
        <w:t>k</w:t>
      </w:r>
      <w:r w:rsidRPr="00086F6D">
        <w:t>)</w:t>
      </w:r>
    </w:p>
    <w:p w:rsidR="00567914" w:rsidP="000431E0" w:rsidRDefault="00567914">
      <w:pPr>
        <w:pStyle w:val="af7"/>
      </w:pPr>
      <w:r>
        <w:t xml:space="preserve">    elif </w:t>
      </w:r>
      <w:r w:rsidRPr="00086F6D">
        <w:t>(</w:t>
      </w:r>
      <w:hyperlink w:history="1" w:anchor="TrainLocatedOnBeacon">
        <w:r w:rsidR="008B4230">
          <w:rPr>
            <w:rStyle w:val="ac"/>
          </w:rPr>
          <w:t>TrainLocatedOnBeacon</w:t>
        </w:r>
      </w:hyperlink>
      <w:r w:rsidRPr="00086F6D">
        <w:t>(</w:t>
      </w:r>
      <w:r>
        <w:t>k</w:t>
      </w:r>
      <w:r w:rsidRPr="00086F6D">
        <w:t>))</w:t>
      </w:r>
      <w:r>
        <w:t>:</w:t>
      </w:r>
    </w:p>
    <w:p w:rsidR="00567914" w:rsidP="000431E0" w:rsidRDefault="00567914">
      <w:pPr>
        <w:pStyle w:val="af7"/>
      </w:pPr>
      <w:r>
        <w:t xml:space="preserve">        return </w:t>
      </w:r>
      <w:hyperlink w:history="1" w:anchor="BeaconLocation">
        <w:r w:rsidR="008B4230">
          <w:rPr>
            <w:rStyle w:val="ac"/>
          </w:rPr>
          <w:t>BeaconLocation</w:t>
        </w:r>
      </w:hyperlink>
      <w:r w:rsidRPr="00086F6D">
        <w:t>(</w:t>
      </w:r>
      <w:r>
        <w:t>k</w:t>
      </w:r>
      <w:r w:rsidRPr="00086F6D">
        <w:t>)</w:t>
      </w:r>
    </w:p>
    <w:p w:rsidR="00567914" w:rsidP="000431E0" w:rsidRDefault="00567914">
      <w:pPr>
        <w:pStyle w:val="af7"/>
      </w:pPr>
      <w:r>
        <w:t xml:space="preserve">    elif </w:t>
      </w:r>
      <w:r w:rsidRPr="00086F6D">
        <w:t>(</w:t>
      </w:r>
      <w:hyperlink w:history="1" w:anchor="TrainLocalized">
        <w:r w:rsidR="00F9339C">
          <w:rPr>
            <w:rStyle w:val="ac"/>
            <w:b/>
            <w:bCs/>
          </w:rPr>
          <w:t>TrainLocalized</w:t>
        </w:r>
      </w:hyperlink>
      <w:r w:rsidRPr="00086F6D">
        <w:t>(</w:t>
      </w:r>
      <w:r>
        <w:t>k</w:t>
      </w:r>
      <w:r w:rsidRPr="00086F6D">
        <w:t>-</w:t>
      </w:r>
      <w:r>
        <w:rPr>
          <w:color w:val="800000"/>
        </w:rPr>
        <w:t>1</w:t>
      </w:r>
      <w:r w:rsidRPr="00086F6D">
        <w:t>))</w:t>
      </w:r>
      <w:r>
        <w:t>:</w:t>
      </w:r>
    </w:p>
    <w:p w:rsidR="00567914" w:rsidP="000431E0" w:rsidRDefault="00567914">
      <w:pPr>
        <w:pStyle w:val="af7"/>
      </w:pPr>
      <w:r>
        <w:t xml:space="preserve">        return </w:t>
      </w:r>
      <w:hyperlink w:history="1" w:anchor="TrainInitialLocation">
        <w:r w:rsidR="008B4230">
          <w:rPr>
            <w:rStyle w:val="ac"/>
          </w:rPr>
          <w:t>TrainInitialLocation</w:t>
        </w:r>
      </w:hyperlink>
      <w:r w:rsidRPr="00086F6D">
        <w:t>(</w:t>
      </w:r>
      <w:r>
        <w:t>k</w:t>
      </w:r>
      <w:r w:rsidRPr="00086F6D">
        <w:t>-</w:t>
      </w:r>
      <w:r>
        <w:rPr>
          <w:color w:val="800000"/>
        </w:rPr>
        <w:t>1</w:t>
      </w:r>
      <w:r w:rsidRPr="00086F6D">
        <w:t>)</w:t>
      </w:r>
    </w:p>
    <w:p w:rsidR="00567914" w:rsidP="000431E0" w:rsidRDefault="00567914">
      <w:pPr>
        <w:pStyle w:val="af7"/>
      </w:pPr>
      <w:r>
        <w:t xml:space="preserve">    else:</w:t>
      </w:r>
    </w:p>
    <w:p w:rsidRPr="00C075EA" w:rsidR="00C075EA" w:rsidP="000431E0" w:rsidRDefault="00567914">
      <w:pPr>
        <w:pStyle w:val="af7"/>
      </w:pPr>
      <w:r w:rsidRPr="005C3A1B">
        <w:t xml:space="preserve">        </w:t>
      </w:r>
      <w:r>
        <w:t>return</w:t>
      </w:r>
      <w:r w:rsidRPr="005C3A1B">
        <w:t xml:space="preserve"> </w:t>
      </w:r>
      <w:r w:rsidRPr="00354FC4">
        <w:rPr>
          <w:rStyle w:val="aff1"/>
        </w:rPr>
        <w:t>None</w:t>
      </w:r>
    </w:p>
    <w:p w:rsidRPr="008A1414" w:rsidR="00610A4C" w:rsidP="00610A4C" w:rsidRDefault="00610A4C">
      <w:pPr>
        <w:pStyle w:val="ReqtifyAltQ"/>
      </w:pPr>
      <w:r w:rsidRPr="008A1414">
        <w:t>#Category=Functional</w:t>
      </w:r>
    </w:p>
    <w:p w:rsidRPr="008A1414" w:rsidR="00610A4C" w:rsidP="00610A4C" w:rsidRDefault="00610A4C">
      <w:pPr>
        <w:pStyle w:val="ReqtifyAltQ"/>
      </w:pPr>
      <w:r w:rsidRPr="008A1414">
        <w:t>#Contribution</w:t>
      </w:r>
      <w:r>
        <w:t>=SIL4</w:t>
      </w:r>
    </w:p>
    <w:p w:rsidR="009328EA" w:rsidP="00610A4C" w:rsidRDefault="00610A4C">
      <w:pPr>
        <w:pStyle w:val="ReqtifyAltQ"/>
        <w:rPr>
          <w:ins w:author="常鸣" w:date="2014-07-03T14:27:00Z" w:id="6021"/>
        </w:rPr>
      </w:pPr>
      <w:del w:author="常鸣" w:date="2014-07-03T14:27:00Z" w:id="6022">
        <w:r w:rsidRPr="008A1414" w:rsidDel="009328EA">
          <w:delText>#S</w:delText>
        </w:r>
      </w:del>
      <w:ins w:author="常鸣" w:date="2014-07-03T14:27:00Z" w:id="6023">
        <w:r w:rsidR="009328EA">
          <w:t>#Allocation=ATP Software</w:t>
        </w:r>
      </w:ins>
    </w:p>
    <w:p w:rsidR="00610A4C" w:rsidP="00610A4C" w:rsidRDefault="009328EA">
      <w:pPr>
        <w:pStyle w:val="ReqtifyAltQ"/>
      </w:pPr>
      <w:ins w:author="常鸣" w:date="2014-07-03T14:27:00Z" w:id="6024">
        <w:r>
          <w:t>#S</w:t>
        </w:r>
      </w:ins>
      <w:r w:rsidRPr="008A1414" w:rsidR="00610A4C">
        <w:t>ource=</w:t>
      </w:r>
      <w:r w:rsidRPr="006D2C2E" w:rsidR="0080480C">
        <w:rPr>
          <w:rFonts w:hint="eastAsia"/>
        </w:rPr>
        <w:t>[iTC_CC-SyAD-</w:t>
      </w:r>
      <w:r w:rsidR="0080480C">
        <w:rPr>
          <w:rFonts w:hint="eastAsia"/>
        </w:rPr>
        <w:t>1207</w:t>
      </w:r>
      <w:r w:rsidRPr="006D2C2E" w:rsidR="0080480C">
        <w:rPr>
          <w:rFonts w:hint="eastAsia"/>
        </w:rPr>
        <w:t>]</w:t>
      </w:r>
      <w:r w:rsidR="00162150">
        <w:rPr>
          <w:rFonts w:hint="eastAsia"/>
        </w:rPr>
        <w:t>,</w:t>
      </w:r>
      <w:r w:rsidRPr="00162150" w:rsidR="00162150">
        <w:t xml:space="preserve"> </w:t>
      </w:r>
      <w:r w:rsidRPr="002E1210" w:rsidR="00162150">
        <w:t>[iTC_CC-SyAD-</w:t>
      </w:r>
      <w:r w:rsidR="00162150">
        <w:rPr>
          <w:rFonts w:hint="eastAsia"/>
        </w:rPr>
        <w:t>1212</w:t>
      </w:r>
      <w:r w:rsidRPr="002E1210" w:rsidR="00162150">
        <w:t>]</w:t>
      </w:r>
      <w:r w:rsidR="00193C2D">
        <w:rPr>
          <w:rFonts w:hint="eastAsia"/>
        </w:rPr>
        <w:t>, [</w:t>
      </w:r>
      <w:r w:rsidRPr="00193C2D" w:rsidR="00193C2D">
        <w:t>iTC_CC_ATP_SwHA-0245</w:t>
      </w:r>
      <w:r w:rsidR="00193C2D">
        <w:rPr>
          <w:rFonts w:hint="eastAsia"/>
        </w:rPr>
        <w:t>]</w:t>
      </w:r>
    </w:p>
    <w:p w:rsidR="00A267F8" w:rsidP="000C0D62" w:rsidRDefault="003642B2">
      <w:pPr>
        <w:pStyle w:val="ReqtifyAltQ"/>
      </w:pPr>
      <w:r>
        <w:t>[End]</w:t>
      </w:r>
    </w:p>
    <w:p w:rsidR="00933925" w:rsidP="00934391" w:rsidRDefault="00933925">
      <w:pPr>
        <w:pStyle w:val="3"/>
      </w:pPr>
      <w:r>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7"/>
        <w:gridCol w:w="1558"/>
        <w:gridCol w:w="2706"/>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C473F2" w:rsidTr="00B54350">
        <w:tc>
          <w:tcPr>
            <w:tcW w:w="1720" w:type="pct"/>
            <w:tcBorders>
              <w:top w:val="single" w:color="000000" w:sz="4" w:space="0"/>
            </w:tcBorders>
            <w:shd w:val="clear" w:color="auto" w:fill="auto"/>
          </w:tcPr>
          <w:p w:rsidR="00C473F2" w:rsidP="00591D6B" w:rsidRDefault="00532AED">
            <w:pPr>
              <w:pStyle w:val="AltB0"/>
            </w:pPr>
            <w:hyperlink w:history="1" w:anchor="BeaconLocation">
              <w:r w:rsidR="00C473F2">
                <w:rPr>
                  <w:rStyle w:val="ac"/>
                </w:rPr>
                <w:t>BeaconLocation</w:t>
              </w:r>
            </w:hyperlink>
          </w:p>
        </w:tc>
        <w:tc>
          <w:tcPr>
            <w:tcW w:w="984" w:type="pct"/>
            <w:tcBorders>
              <w:top w:val="single" w:color="000000" w:sz="4" w:space="0"/>
            </w:tcBorders>
          </w:tcPr>
          <w:p w:rsidR="00C473F2" w:rsidP="00591D6B" w:rsidRDefault="00C473F2">
            <w:pPr>
              <w:pStyle w:val="AltB0"/>
            </w:pPr>
            <w:r>
              <w:rPr>
                <w:rFonts w:hint="eastAsia"/>
              </w:rPr>
              <w:t>√</w:t>
            </w:r>
          </w:p>
        </w:tc>
        <w:tc>
          <w:tcPr>
            <w:tcW w:w="839" w:type="pct"/>
            <w:tcBorders>
              <w:top w:val="single" w:color="000000" w:sz="4" w:space="0"/>
            </w:tcBorders>
            <w:shd w:val="clear" w:color="auto" w:fill="auto"/>
          </w:tcPr>
          <w:p w:rsidR="00C473F2" w:rsidP="00591D6B" w:rsidRDefault="00C473F2">
            <w:pPr>
              <w:pStyle w:val="AltB0"/>
            </w:pPr>
            <w:r>
              <w:rPr>
                <w:rFonts w:hint="eastAsia"/>
              </w:rPr>
              <w:t>√</w:t>
            </w:r>
          </w:p>
        </w:tc>
        <w:tc>
          <w:tcPr>
            <w:tcW w:w="1457" w:type="pct"/>
            <w:tcBorders>
              <w:top w:val="single" w:color="000000" w:sz="4" w:space="0"/>
            </w:tcBorders>
            <w:shd w:val="clear" w:color="auto" w:fill="auto"/>
          </w:tcPr>
          <w:p w:rsidR="00C473F2" w:rsidP="00591D6B" w:rsidRDefault="000D080E">
            <w:pPr>
              <w:pStyle w:val="AltB0"/>
            </w:pPr>
            <w:r>
              <w:fldChar w:fldCharType="begin"/>
            </w:r>
            <w:r>
              <w:instrText xml:space="preserve"> REF ST_LOCATION_TRAIN \h </w:instrText>
            </w:r>
            <w:r>
              <w:fldChar w:fldCharType="separate"/>
            </w:r>
            <w:r w:rsidRPr="00190111" w:rsidR="00DE178B">
              <w:rPr>
                <w:rStyle w:val="DATATYPE"/>
              </w:rPr>
              <w:t>ST_</w:t>
            </w:r>
            <w:r w:rsidRPr="00190111" w:rsidR="00DE178B">
              <w:rPr>
                <w:rStyle w:val="DATATYPE"/>
                <w:rFonts w:hint="eastAsia"/>
              </w:rPr>
              <w:t>LOCATION</w:t>
            </w:r>
            <w:r w:rsidR="00DE178B">
              <w:rPr>
                <w:rStyle w:val="DATATYPE"/>
                <w:rFonts w:hint="eastAsia"/>
              </w:rPr>
              <w:t>_TRAIN</w:t>
            </w:r>
            <w:r>
              <w:fldChar w:fldCharType="end"/>
            </w:r>
          </w:p>
        </w:tc>
      </w:tr>
      <w:tr w:rsidR="00C473F2" w:rsidTr="00B54350">
        <w:tc>
          <w:tcPr>
            <w:tcW w:w="1720" w:type="pct"/>
            <w:tcBorders>
              <w:top w:val="single" w:color="000000" w:sz="4" w:space="0"/>
            </w:tcBorders>
            <w:shd w:val="clear" w:color="auto" w:fill="auto"/>
          </w:tcPr>
          <w:p w:rsidR="00C473F2" w:rsidP="00591D6B" w:rsidRDefault="00532AED">
            <w:pPr>
              <w:pStyle w:val="AltB0"/>
            </w:pPr>
            <w:hyperlink w:history="1" w:anchor="MotionSinceMemorizedLocation">
              <w:r w:rsidR="00C473F2">
                <w:rPr>
                  <w:rStyle w:val="ac"/>
                </w:rPr>
                <w:t>MotionSinceMemorizedLocation</w:t>
              </w:r>
            </w:hyperlink>
          </w:p>
        </w:tc>
        <w:tc>
          <w:tcPr>
            <w:tcW w:w="984" w:type="pct"/>
            <w:tcBorders>
              <w:top w:val="single" w:color="000000" w:sz="4" w:space="0"/>
            </w:tcBorders>
          </w:tcPr>
          <w:p w:rsidR="00C473F2" w:rsidP="00591D6B" w:rsidRDefault="00C473F2">
            <w:pPr>
              <w:pStyle w:val="AltB0"/>
            </w:pPr>
            <w:r>
              <w:rPr>
                <w:rFonts w:hint="eastAsia"/>
              </w:rPr>
              <w:t>√</w:t>
            </w:r>
          </w:p>
        </w:tc>
        <w:tc>
          <w:tcPr>
            <w:tcW w:w="839" w:type="pct"/>
            <w:tcBorders>
              <w:top w:val="single" w:color="000000" w:sz="4" w:space="0"/>
            </w:tcBorders>
            <w:shd w:val="clear" w:color="auto" w:fill="auto"/>
          </w:tcPr>
          <w:p w:rsidR="00C473F2" w:rsidP="00591D6B" w:rsidRDefault="00C473F2">
            <w:pPr>
              <w:pStyle w:val="AltB0"/>
            </w:pPr>
            <w:r>
              <w:rPr>
                <w:rFonts w:hint="eastAsia"/>
              </w:rPr>
              <w:t>√</w:t>
            </w:r>
          </w:p>
        </w:tc>
        <w:tc>
          <w:tcPr>
            <w:tcW w:w="1457" w:type="pct"/>
            <w:tcBorders>
              <w:top w:val="single" w:color="000000" w:sz="4" w:space="0"/>
            </w:tcBorders>
            <w:shd w:val="clear" w:color="auto" w:fill="auto"/>
          </w:tcPr>
          <w:p w:rsidR="00C473F2" w:rsidP="00591D6B" w:rsidRDefault="000D080E">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9164B" w:rsidTr="0069164B">
        <w:tc>
          <w:tcPr>
            <w:tcW w:w="1720" w:type="pct"/>
            <w:tcBorders>
              <w:top w:val="single" w:color="000000" w:sz="4" w:space="0"/>
            </w:tcBorders>
            <w:shd w:val="clear" w:color="auto" w:fill="auto"/>
          </w:tcPr>
          <w:p w:rsidR="0069164B" w:rsidP="00591D6B" w:rsidRDefault="00532AED">
            <w:pPr>
              <w:pStyle w:val="AltB0"/>
            </w:pPr>
            <w:hyperlink w:history="1" w:anchor="MovingInitialByBeacon">
              <w:r w:rsidR="0069164B">
                <w:rPr>
                  <w:rStyle w:val="ac"/>
                </w:rPr>
                <w:t>MovingInitialByBeacon</w:t>
              </w:r>
            </w:hyperlink>
          </w:p>
        </w:tc>
        <w:tc>
          <w:tcPr>
            <w:tcW w:w="984" w:type="pct"/>
            <w:tcBorders>
              <w:top w:val="single" w:color="000000" w:sz="4" w:space="0"/>
            </w:tcBorders>
          </w:tcPr>
          <w:p w:rsidR="0069164B" w:rsidP="00591D6B" w:rsidRDefault="0069164B">
            <w:pPr>
              <w:pStyle w:val="AltB0"/>
            </w:pPr>
            <w:r>
              <w:rPr>
                <w:rFonts w:hint="eastAsia"/>
              </w:rPr>
              <w:t>√</w:t>
            </w:r>
          </w:p>
        </w:tc>
        <w:tc>
          <w:tcPr>
            <w:tcW w:w="839" w:type="pct"/>
            <w:tcBorders>
              <w:top w:val="single" w:color="000000" w:sz="4" w:space="0"/>
            </w:tcBorders>
            <w:shd w:val="clear" w:color="auto" w:fill="auto"/>
          </w:tcPr>
          <w:p w:rsidR="0069164B" w:rsidP="00591D6B" w:rsidRDefault="0069164B">
            <w:pPr>
              <w:pStyle w:val="AltB0"/>
            </w:pPr>
            <w:r>
              <w:rPr>
                <w:rFonts w:hint="eastAsia"/>
              </w:rPr>
              <w:t>√</w:t>
            </w:r>
          </w:p>
        </w:tc>
        <w:tc>
          <w:tcPr>
            <w:tcW w:w="1457" w:type="pct"/>
            <w:tcBorders>
              <w:top w:val="single" w:color="000000" w:sz="4" w:space="0"/>
            </w:tcBorders>
            <w:shd w:val="clear" w:color="auto" w:fill="auto"/>
          </w:tcPr>
          <w:p w:rsidR="0069164B"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C473F2" w:rsidTr="00B54350">
        <w:tc>
          <w:tcPr>
            <w:tcW w:w="1720" w:type="pct"/>
            <w:tcBorders>
              <w:top w:val="single" w:color="000000" w:sz="4" w:space="0"/>
            </w:tcBorders>
            <w:shd w:val="clear" w:color="auto" w:fill="auto"/>
          </w:tcPr>
          <w:p w:rsidR="00C473F2" w:rsidP="00591D6B" w:rsidRDefault="00532AED">
            <w:pPr>
              <w:pStyle w:val="AltB0"/>
            </w:pPr>
            <w:hyperlink w:history="1" w:anchor="TrainInitialLocation">
              <w:r w:rsidR="00936AAD">
                <w:rPr>
                  <w:rStyle w:val="ac"/>
                </w:rPr>
                <w:t>TrainInitialLocation</w:t>
              </w:r>
            </w:hyperlink>
          </w:p>
        </w:tc>
        <w:tc>
          <w:tcPr>
            <w:tcW w:w="984" w:type="pct"/>
            <w:tcBorders>
              <w:top w:val="single" w:color="000000" w:sz="4" w:space="0"/>
            </w:tcBorders>
          </w:tcPr>
          <w:p w:rsidR="00C473F2" w:rsidP="00591D6B" w:rsidRDefault="00C473F2">
            <w:pPr>
              <w:pStyle w:val="AltB0"/>
            </w:pPr>
            <w:r>
              <w:rPr>
                <w:rFonts w:hint="eastAsia"/>
              </w:rPr>
              <w:t>√</w:t>
            </w:r>
          </w:p>
        </w:tc>
        <w:tc>
          <w:tcPr>
            <w:tcW w:w="839" w:type="pct"/>
            <w:tcBorders>
              <w:top w:val="single" w:color="000000" w:sz="4" w:space="0"/>
            </w:tcBorders>
            <w:shd w:val="clear" w:color="auto" w:fill="auto"/>
          </w:tcPr>
          <w:p w:rsidR="00C473F2" w:rsidP="00591D6B" w:rsidRDefault="00C473F2">
            <w:pPr>
              <w:pStyle w:val="AltB0"/>
            </w:pPr>
            <w:r>
              <w:rPr>
                <w:rFonts w:hint="eastAsia"/>
              </w:rPr>
              <w:t>√</w:t>
            </w:r>
          </w:p>
        </w:tc>
        <w:tc>
          <w:tcPr>
            <w:tcW w:w="1457" w:type="pct"/>
            <w:tcBorders>
              <w:top w:val="single" w:color="000000" w:sz="4" w:space="0"/>
            </w:tcBorders>
            <w:shd w:val="clear" w:color="auto" w:fill="auto"/>
          </w:tcPr>
          <w:p w:rsidR="00C473F2" w:rsidP="00591D6B" w:rsidRDefault="000D080E">
            <w:pPr>
              <w:pStyle w:val="AltB0"/>
            </w:pPr>
            <w:r>
              <w:fldChar w:fldCharType="begin"/>
            </w:r>
            <w:r>
              <w:instrText xml:space="preserve"> REF ST_LOCATION_TRAIN \h </w:instrText>
            </w:r>
            <w:r>
              <w:fldChar w:fldCharType="separate"/>
            </w:r>
            <w:r w:rsidRPr="00190111" w:rsidR="00DE178B">
              <w:rPr>
                <w:rStyle w:val="DATATYPE"/>
              </w:rPr>
              <w:t>ST_</w:t>
            </w:r>
            <w:r w:rsidRPr="00190111" w:rsidR="00DE178B">
              <w:rPr>
                <w:rStyle w:val="DATATYPE"/>
                <w:rFonts w:hint="eastAsia"/>
              </w:rPr>
              <w:t>LOCATION</w:t>
            </w:r>
            <w:r w:rsidR="00DE178B">
              <w:rPr>
                <w:rStyle w:val="DATATYPE"/>
                <w:rFonts w:hint="eastAsia"/>
              </w:rPr>
              <w:t>_TRAIN</w:t>
            </w:r>
            <w:r>
              <w:fldChar w:fldCharType="end"/>
            </w:r>
          </w:p>
        </w:tc>
      </w:tr>
      <w:tr w:rsidR="00C473F2" w:rsidTr="00B54350">
        <w:tc>
          <w:tcPr>
            <w:tcW w:w="1720" w:type="pct"/>
            <w:tcBorders>
              <w:top w:val="single" w:color="000000" w:sz="4" w:space="0"/>
            </w:tcBorders>
            <w:shd w:val="clear" w:color="auto" w:fill="auto"/>
          </w:tcPr>
          <w:p w:rsidR="00C473F2" w:rsidP="00591D6B" w:rsidRDefault="00532AED">
            <w:pPr>
              <w:pStyle w:val="AltB0"/>
            </w:pPr>
            <w:hyperlink w:history="1" w:anchor="TrainLocatedOnBeacon">
              <w:r w:rsidR="00C473F2">
                <w:rPr>
                  <w:rStyle w:val="ac"/>
                </w:rPr>
                <w:t>TrainLocatedOnBeacon</w:t>
              </w:r>
            </w:hyperlink>
          </w:p>
        </w:tc>
        <w:tc>
          <w:tcPr>
            <w:tcW w:w="984" w:type="pct"/>
            <w:tcBorders>
              <w:top w:val="single" w:color="000000" w:sz="4" w:space="0"/>
            </w:tcBorders>
          </w:tcPr>
          <w:p w:rsidR="00C473F2" w:rsidP="00591D6B" w:rsidRDefault="00C473F2">
            <w:pPr>
              <w:pStyle w:val="AltB0"/>
            </w:pPr>
            <w:r>
              <w:rPr>
                <w:rFonts w:hint="eastAsia"/>
              </w:rPr>
              <w:t>√</w:t>
            </w:r>
          </w:p>
        </w:tc>
        <w:tc>
          <w:tcPr>
            <w:tcW w:w="839" w:type="pct"/>
            <w:tcBorders>
              <w:top w:val="single" w:color="000000" w:sz="4" w:space="0"/>
            </w:tcBorders>
            <w:shd w:val="clear" w:color="auto" w:fill="auto"/>
          </w:tcPr>
          <w:p w:rsidR="00C473F2" w:rsidP="00591D6B" w:rsidRDefault="00C473F2">
            <w:pPr>
              <w:pStyle w:val="AltB0"/>
            </w:pPr>
            <w:r>
              <w:rPr>
                <w:rFonts w:hint="eastAsia"/>
              </w:rPr>
              <w:t>√</w:t>
            </w:r>
          </w:p>
        </w:tc>
        <w:tc>
          <w:tcPr>
            <w:tcW w:w="1457" w:type="pct"/>
            <w:tcBorders>
              <w:top w:val="single" w:color="000000" w:sz="4" w:space="0"/>
            </w:tcBorders>
            <w:shd w:val="clear" w:color="auto" w:fill="auto"/>
          </w:tcPr>
          <w:p w:rsidR="00C473F2"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C473F2" w:rsidTr="00B54350">
        <w:tc>
          <w:tcPr>
            <w:tcW w:w="1720" w:type="pct"/>
            <w:tcBorders>
              <w:top w:val="single" w:color="000000" w:sz="4" w:space="0"/>
            </w:tcBorders>
            <w:shd w:val="clear" w:color="auto" w:fill="auto"/>
          </w:tcPr>
          <w:p w:rsidR="00C473F2" w:rsidP="00591D6B" w:rsidRDefault="00532AED">
            <w:pPr>
              <w:pStyle w:val="AltB0"/>
            </w:pPr>
            <w:hyperlink w:history="1" w:anchor="TrainLocatedOnOtherATP">
              <w:r w:rsidR="00C473F2">
                <w:rPr>
                  <w:rStyle w:val="ac"/>
                </w:rPr>
                <w:t>TrainLocatedOnOtherATP</w:t>
              </w:r>
            </w:hyperlink>
          </w:p>
        </w:tc>
        <w:tc>
          <w:tcPr>
            <w:tcW w:w="984" w:type="pct"/>
            <w:tcBorders>
              <w:top w:val="single" w:color="000000" w:sz="4" w:space="0"/>
            </w:tcBorders>
          </w:tcPr>
          <w:p w:rsidR="00C473F2" w:rsidP="00591D6B" w:rsidRDefault="00C473F2">
            <w:pPr>
              <w:pStyle w:val="AltB0"/>
            </w:pPr>
            <w:r>
              <w:rPr>
                <w:rFonts w:hint="eastAsia"/>
              </w:rPr>
              <w:t>√</w:t>
            </w:r>
          </w:p>
        </w:tc>
        <w:tc>
          <w:tcPr>
            <w:tcW w:w="839" w:type="pct"/>
            <w:tcBorders>
              <w:top w:val="single" w:color="000000" w:sz="4" w:space="0"/>
            </w:tcBorders>
            <w:shd w:val="clear" w:color="auto" w:fill="auto"/>
          </w:tcPr>
          <w:p w:rsidR="00C473F2" w:rsidP="00591D6B" w:rsidRDefault="00C473F2">
            <w:pPr>
              <w:pStyle w:val="AltB0"/>
            </w:pPr>
            <w:r>
              <w:rPr>
                <w:rFonts w:hint="eastAsia"/>
              </w:rPr>
              <w:t>√</w:t>
            </w:r>
          </w:p>
        </w:tc>
        <w:tc>
          <w:tcPr>
            <w:tcW w:w="1457" w:type="pct"/>
            <w:tcBorders>
              <w:top w:val="single" w:color="000000" w:sz="4" w:space="0"/>
            </w:tcBorders>
            <w:shd w:val="clear" w:color="auto" w:fill="auto"/>
          </w:tcPr>
          <w:p w:rsidR="00C473F2"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C473F2" w:rsidTr="00B54350">
        <w:tc>
          <w:tcPr>
            <w:tcW w:w="1720" w:type="pct"/>
            <w:tcBorders>
              <w:top w:val="single" w:color="000000" w:sz="4" w:space="0"/>
            </w:tcBorders>
            <w:shd w:val="clear" w:color="auto" w:fill="auto"/>
          </w:tcPr>
          <w:p w:rsidR="00C473F2" w:rsidP="00591D6B" w:rsidRDefault="00532AED">
            <w:pPr>
              <w:pStyle w:val="AltB0"/>
            </w:pPr>
            <w:hyperlink w:history="1" w:anchor="TrainPresumablyLocalized">
              <w:r w:rsidR="00C473F2">
                <w:rPr>
                  <w:rStyle w:val="ac"/>
                </w:rPr>
                <w:t>TrainPresumablyLocalized</w:t>
              </w:r>
            </w:hyperlink>
          </w:p>
        </w:tc>
        <w:tc>
          <w:tcPr>
            <w:tcW w:w="984" w:type="pct"/>
            <w:tcBorders>
              <w:top w:val="single" w:color="000000" w:sz="4" w:space="0"/>
            </w:tcBorders>
          </w:tcPr>
          <w:p w:rsidR="00C473F2" w:rsidP="00591D6B" w:rsidRDefault="00C473F2">
            <w:pPr>
              <w:pStyle w:val="AltB0"/>
            </w:pPr>
            <w:r>
              <w:rPr>
                <w:rFonts w:hint="eastAsia"/>
              </w:rPr>
              <w:t>√</w:t>
            </w:r>
          </w:p>
        </w:tc>
        <w:tc>
          <w:tcPr>
            <w:tcW w:w="839" w:type="pct"/>
            <w:tcBorders>
              <w:top w:val="single" w:color="000000" w:sz="4" w:space="0"/>
            </w:tcBorders>
            <w:shd w:val="clear" w:color="auto" w:fill="auto"/>
          </w:tcPr>
          <w:p w:rsidR="00C473F2" w:rsidP="00591D6B" w:rsidRDefault="00C473F2">
            <w:pPr>
              <w:pStyle w:val="AltB0"/>
            </w:pPr>
            <w:r>
              <w:rPr>
                <w:rFonts w:hint="eastAsia"/>
              </w:rPr>
              <w:t>√</w:t>
            </w:r>
          </w:p>
        </w:tc>
        <w:tc>
          <w:tcPr>
            <w:tcW w:w="1457" w:type="pct"/>
            <w:tcBorders>
              <w:top w:val="single" w:color="000000" w:sz="4" w:space="0"/>
            </w:tcBorders>
            <w:shd w:val="clear" w:color="auto" w:fill="auto"/>
          </w:tcPr>
          <w:p w:rsidR="00C473F2"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933925" w:rsidP="00C93484" w:rsidRDefault="00933925">
      <w:pPr>
        <w:pStyle w:val="Reqtify"/>
      </w:pPr>
    </w:p>
    <w:p w:rsidRPr="00933925" w:rsidR="00933925" w:rsidP="00F23398" w:rsidRDefault="00933925">
      <w:pPr>
        <w:pStyle w:val="2"/>
        <w:ind w:left="756" w:hanging="756"/>
      </w:pPr>
      <w:bookmarkStart w:name="_Ref345055736" w:id="6025"/>
      <w:bookmarkStart w:name="_Toc348357051" w:id="6026"/>
      <w:bookmarkStart w:name="_Toc349030464" w:id="6027"/>
      <w:bookmarkStart w:name="_Toc347566597" w:id="6028"/>
      <w:bookmarkStart w:name="_Toc345689262" w:id="6029"/>
      <w:bookmarkStart w:name="_Toc376182963" w:id="6030"/>
      <w:bookmarkStart w:name="_Toc392229943" w:id="6031"/>
      <w:r>
        <w:rPr>
          <w:rFonts w:hint="eastAsia"/>
        </w:rPr>
        <w:t>F</w:t>
      </w:r>
      <w:r w:rsidR="00DF0FB4">
        <w:rPr>
          <w:rFonts w:hint="eastAsia"/>
        </w:rPr>
        <w:t>3</w:t>
      </w:r>
      <w:r>
        <w:rPr>
          <w:rFonts w:hint="eastAsia"/>
        </w:rPr>
        <w:t>2-</w:t>
      </w:r>
      <w:r w:rsidR="001E18B0">
        <w:rPr>
          <w:rFonts w:hint="eastAsia"/>
        </w:rPr>
        <w:t>Update Train Location</w:t>
      </w:r>
      <w:bookmarkEnd w:id="6025"/>
      <w:bookmarkEnd w:id="6026"/>
      <w:bookmarkEnd w:id="6027"/>
      <w:bookmarkEnd w:id="6028"/>
      <w:bookmarkEnd w:id="6029"/>
      <w:bookmarkEnd w:id="6030"/>
      <w:bookmarkEnd w:id="6031"/>
    </w:p>
    <w:p w:rsidR="00933925" w:rsidP="00C93484" w:rsidRDefault="00933925">
      <w:pPr>
        <w:pStyle w:val="Reqtify"/>
      </w:pPr>
    </w:p>
    <w:p w:rsidR="00933925" w:rsidP="00934391" w:rsidRDefault="00933925">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254"/>
        <w:gridCol w:w="1137"/>
        <w:gridCol w:w="3895"/>
      </w:tblGrid>
      <w:tr w:rsidRPr="00785CC7" w:rsidR="00DC09A5" w:rsidTr="0063035C">
        <w:tc>
          <w:tcPr>
            <w:tcW w:w="2291"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612"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2097"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0733AC" w:rsidTr="0063035C">
        <w:tc>
          <w:tcPr>
            <w:tcW w:w="2291" w:type="pct"/>
            <w:tcBorders>
              <w:top w:val="single" w:color="000000" w:sz="4" w:space="0"/>
            </w:tcBorders>
            <w:shd w:val="clear" w:color="auto" w:fill="auto"/>
          </w:tcPr>
          <w:p w:rsidR="000733AC" w:rsidP="00591D6B" w:rsidRDefault="00532AED">
            <w:pPr>
              <w:pStyle w:val="AltB0"/>
            </w:pPr>
            <w:hyperlink w:history="1" w:anchor="ATPsetting">
              <w:r w:rsidR="000733AC">
                <w:rPr>
                  <w:rStyle w:val="ac"/>
                </w:rPr>
                <w:t>ATPsetting</w:t>
              </w:r>
            </w:hyperlink>
          </w:p>
        </w:tc>
        <w:tc>
          <w:tcPr>
            <w:tcW w:w="612" w:type="pct"/>
            <w:tcBorders>
              <w:top w:val="single" w:color="000000" w:sz="4" w:space="0"/>
            </w:tcBorders>
            <w:shd w:val="clear" w:color="auto" w:fill="auto"/>
          </w:tcPr>
          <w:p w:rsidR="000733AC" w:rsidP="00591D6B" w:rsidRDefault="000733AC">
            <w:pPr>
              <w:pStyle w:val="AltB0"/>
            </w:pPr>
            <w:r>
              <w:rPr>
                <w:rFonts w:hint="eastAsia"/>
              </w:rPr>
              <w:t>Internal</w:t>
            </w:r>
          </w:p>
        </w:tc>
        <w:tc>
          <w:tcPr>
            <w:tcW w:w="2097"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0733AC" w:rsidTr="0063035C">
        <w:tc>
          <w:tcPr>
            <w:tcW w:w="2291" w:type="pct"/>
            <w:tcBorders>
              <w:top w:val="single" w:color="000000" w:sz="4" w:space="0"/>
            </w:tcBorders>
            <w:shd w:val="clear" w:color="auto" w:fill="auto"/>
          </w:tcPr>
          <w:p w:rsidR="000733AC" w:rsidP="00591D6B" w:rsidRDefault="00532AED">
            <w:pPr>
              <w:pStyle w:val="AltB0"/>
            </w:pPr>
            <w:hyperlink w:history="1" w:anchor="BeaconLocation">
              <w:r w:rsidR="000733AC">
                <w:rPr>
                  <w:rStyle w:val="ac"/>
                </w:rPr>
                <w:t>BeaconLocation</w:t>
              </w:r>
            </w:hyperlink>
          </w:p>
        </w:tc>
        <w:tc>
          <w:tcPr>
            <w:tcW w:w="612" w:type="pct"/>
            <w:tcBorders>
              <w:top w:val="single" w:color="000000" w:sz="4" w:space="0"/>
            </w:tcBorders>
            <w:shd w:val="clear" w:color="auto" w:fill="auto"/>
          </w:tcPr>
          <w:p w:rsidR="000733AC" w:rsidP="00591D6B" w:rsidRDefault="00C473F2">
            <w:pPr>
              <w:pStyle w:val="AltB0"/>
            </w:pPr>
            <w:r>
              <w:rPr>
                <w:rFonts w:hint="eastAsia"/>
              </w:rPr>
              <w:t>Internal</w:t>
            </w:r>
          </w:p>
        </w:tc>
        <w:tc>
          <w:tcPr>
            <w:tcW w:w="2097" w:type="pct"/>
            <w:tcBorders>
              <w:top w:val="single" w:color="000000" w:sz="4" w:space="0"/>
            </w:tcBorders>
            <w:shd w:val="clear" w:color="auto" w:fill="auto"/>
          </w:tcPr>
          <w:p w:rsidR="000733AC" w:rsidP="00591D6B" w:rsidRDefault="00C473F2">
            <w:pPr>
              <w:pStyle w:val="AltB0"/>
            </w:pPr>
            <w:r>
              <w:fldChar w:fldCharType="begin"/>
            </w:r>
            <w:r>
              <w:instrText xml:space="preserve"> REF _Ref345055728 \h </w:instrText>
            </w:r>
            <w:r>
              <w:fldChar w:fldCharType="separate"/>
            </w:r>
            <w:r w:rsidR="00DE178B">
              <w:rPr>
                <w:rFonts w:hint="eastAsia"/>
              </w:rPr>
              <w:t>F31-Initialize Train Location</w:t>
            </w:r>
            <w:r>
              <w:fldChar w:fldCharType="end"/>
            </w:r>
          </w:p>
        </w:tc>
      </w:tr>
      <w:tr w:rsidR="00575550" w:rsidTr="0063035C">
        <w:tc>
          <w:tcPr>
            <w:tcW w:w="2291" w:type="pct"/>
            <w:tcBorders>
              <w:top w:val="single" w:color="000000" w:sz="4" w:space="0"/>
            </w:tcBorders>
            <w:shd w:val="clear" w:color="auto" w:fill="auto"/>
          </w:tcPr>
          <w:p w:rsidR="00575550" w:rsidP="00591D6B" w:rsidRDefault="00532AED">
            <w:pPr>
              <w:pStyle w:val="AltB0"/>
            </w:pPr>
            <w:hyperlink w:history="1" w:anchor="BlockModeUsed">
              <w:r w:rsidR="00575550">
                <w:rPr>
                  <w:rStyle w:val="ac"/>
                </w:rPr>
                <w:t>BlockModeUsed</w:t>
              </w:r>
            </w:hyperlink>
          </w:p>
        </w:tc>
        <w:tc>
          <w:tcPr>
            <w:tcW w:w="612" w:type="pct"/>
            <w:tcBorders>
              <w:top w:val="single" w:color="000000" w:sz="4" w:space="0"/>
            </w:tcBorders>
            <w:shd w:val="clear" w:color="auto" w:fill="auto"/>
          </w:tcPr>
          <w:p w:rsidR="00575550" w:rsidP="00591D6B" w:rsidRDefault="00575550">
            <w:pPr>
              <w:pStyle w:val="AltB0"/>
            </w:pPr>
            <w:r>
              <w:rPr>
                <w:rFonts w:hint="eastAsia"/>
              </w:rPr>
              <w:t>Internal</w:t>
            </w:r>
          </w:p>
        </w:tc>
        <w:tc>
          <w:tcPr>
            <w:tcW w:w="2097" w:type="pct"/>
            <w:tcBorders>
              <w:top w:val="single" w:color="000000" w:sz="4" w:space="0"/>
            </w:tcBorders>
            <w:shd w:val="clear" w:color="auto" w:fill="auto"/>
          </w:tcPr>
          <w:p w:rsidR="00575550" w:rsidP="00591D6B" w:rsidRDefault="00575550">
            <w:pPr>
              <w:pStyle w:val="AltB0"/>
            </w:pPr>
            <w:r>
              <w:fldChar w:fldCharType="begin"/>
            </w:r>
            <w:r>
              <w:instrText xml:space="preserve"> REF _Ref345055584 \h </w:instrText>
            </w:r>
            <w:r>
              <w:fldChar w:fldCharType="separate"/>
            </w:r>
            <w:r w:rsidRPr="006E3B52" w:rsidR="00DE178B">
              <w:rPr>
                <w:rFonts w:hint="eastAsia"/>
              </w:rPr>
              <w:t>F</w:t>
            </w:r>
            <w:r w:rsidR="00DE178B">
              <w:rPr>
                <w:rFonts w:hint="eastAsia"/>
              </w:rPr>
              <w:t>14</w:t>
            </w:r>
            <w:r w:rsidRPr="006E3B52" w:rsidR="00DE178B">
              <w:rPr>
                <w:rFonts w:hint="eastAsia"/>
              </w:rPr>
              <w:t xml:space="preserve">-Manage </w:t>
            </w:r>
            <w:r w:rsidR="00DE178B">
              <w:rPr>
                <w:rFonts w:hint="eastAsia"/>
              </w:rPr>
              <w:t>Variants</w:t>
            </w:r>
            <w:r w:rsidRPr="006E3B52" w:rsidR="00DE178B">
              <w:rPr>
                <w:rFonts w:hint="eastAsia"/>
              </w:rPr>
              <w:t xml:space="preserve"> in Block Mode</w:t>
            </w:r>
            <w:r>
              <w:fldChar w:fldCharType="end"/>
            </w:r>
          </w:p>
        </w:tc>
      </w:tr>
      <w:tr w:rsidR="00C16980" w:rsidTr="0063035C">
        <w:tc>
          <w:tcPr>
            <w:tcW w:w="2291" w:type="pct"/>
            <w:tcBorders>
              <w:top w:val="single" w:color="000000" w:sz="4" w:space="0"/>
            </w:tcBorders>
            <w:shd w:val="clear" w:color="auto" w:fill="auto"/>
          </w:tcPr>
          <w:p w:rsidR="00C16980" w:rsidP="00591D6B" w:rsidRDefault="00532AED">
            <w:pPr>
              <w:pStyle w:val="AltB0"/>
            </w:pPr>
            <w:hyperlink w:history="1" w:anchor="DistLastBeaconMax">
              <w:r w:rsidR="00C16980">
                <w:rPr>
                  <w:rStyle w:val="ac"/>
                </w:rPr>
                <w:t>DistLastBeaconMax</w:t>
              </w:r>
            </w:hyperlink>
          </w:p>
        </w:tc>
        <w:tc>
          <w:tcPr>
            <w:tcW w:w="612" w:type="pct"/>
            <w:tcBorders>
              <w:top w:val="single" w:color="000000" w:sz="4" w:space="0"/>
            </w:tcBorders>
            <w:shd w:val="clear" w:color="auto" w:fill="auto"/>
          </w:tcPr>
          <w:p w:rsidR="00C16980" w:rsidP="00591D6B" w:rsidRDefault="00C16980">
            <w:pPr>
              <w:pStyle w:val="AltB0"/>
            </w:pPr>
            <w:r>
              <w:rPr>
                <w:rFonts w:hint="eastAsia"/>
              </w:rPr>
              <w:t>Internal</w:t>
            </w:r>
          </w:p>
        </w:tc>
        <w:tc>
          <w:tcPr>
            <w:tcW w:w="2097" w:type="pct"/>
            <w:tcBorders>
              <w:top w:val="single" w:color="000000" w:sz="4" w:space="0"/>
            </w:tcBorders>
            <w:shd w:val="clear" w:color="auto" w:fill="auto"/>
          </w:tcPr>
          <w:p w:rsidR="00C16980" w:rsidP="00591D6B" w:rsidRDefault="00C16980">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C16980" w:rsidTr="0063035C">
        <w:tc>
          <w:tcPr>
            <w:tcW w:w="2291" w:type="pct"/>
            <w:tcBorders>
              <w:top w:val="single" w:color="000000" w:sz="4" w:space="0"/>
            </w:tcBorders>
            <w:shd w:val="clear" w:color="auto" w:fill="auto"/>
          </w:tcPr>
          <w:p w:rsidR="00C16980" w:rsidP="00591D6B" w:rsidRDefault="00532AED">
            <w:pPr>
              <w:pStyle w:val="AltB0"/>
            </w:pPr>
            <w:hyperlink w:history="1" w:anchor="End2RunningForward">
              <w:r w:rsidR="00C16980">
                <w:rPr>
                  <w:rStyle w:val="ac"/>
                </w:rPr>
                <w:t>End2RunningForward</w:t>
              </w:r>
            </w:hyperlink>
          </w:p>
        </w:tc>
        <w:tc>
          <w:tcPr>
            <w:tcW w:w="612" w:type="pct"/>
            <w:tcBorders>
              <w:top w:val="single" w:color="000000" w:sz="4" w:space="0"/>
            </w:tcBorders>
            <w:shd w:val="clear" w:color="auto" w:fill="auto"/>
          </w:tcPr>
          <w:p w:rsidR="00C16980" w:rsidP="00591D6B" w:rsidRDefault="00C16980">
            <w:pPr>
              <w:pStyle w:val="AltB0"/>
            </w:pPr>
            <w:r>
              <w:rPr>
                <w:rFonts w:hint="eastAsia"/>
              </w:rPr>
              <w:t>Internal</w:t>
            </w:r>
          </w:p>
        </w:tc>
        <w:tc>
          <w:tcPr>
            <w:tcW w:w="2097" w:type="pct"/>
            <w:tcBorders>
              <w:top w:val="single" w:color="000000" w:sz="4" w:space="0"/>
            </w:tcBorders>
            <w:shd w:val="clear" w:color="auto" w:fill="auto"/>
          </w:tcPr>
          <w:p w:rsidR="00C16980" w:rsidP="00591D6B" w:rsidRDefault="00C16980">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C473F2" w:rsidTr="0063035C">
        <w:tc>
          <w:tcPr>
            <w:tcW w:w="2291" w:type="pct"/>
            <w:shd w:val="clear" w:color="auto" w:fill="auto"/>
          </w:tcPr>
          <w:p w:rsidR="00C473F2" w:rsidP="00591D6B" w:rsidRDefault="00532AED">
            <w:pPr>
              <w:pStyle w:val="AltB0"/>
            </w:pPr>
            <w:hyperlink w:history="1" w:anchor="MaximumTrainMotion">
              <w:r w:rsidR="00C473F2">
                <w:rPr>
                  <w:rStyle w:val="ac"/>
                </w:rPr>
                <w:t>MaximumTrainMotion</w:t>
              </w:r>
            </w:hyperlink>
          </w:p>
        </w:tc>
        <w:tc>
          <w:tcPr>
            <w:tcW w:w="612" w:type="pct"/>
            <w:shd w:val="clear" w:color="auto" w:fill="auto"/>
          </w:tcPr>
          <w:p w:rsidR="00C473F2" w:rsidP="00591D6B" w:rsidRDefault="00C473F2">
            <w:pPr>
              <w:pStyle w:val="AltB0"/>
            </w:pPr>
            <w:r>
              <w:rPr>
                <w:rFonts w:hint="eastAsia"/>
              </w:rPr>
              <w:t>Internal</w:t>
            </w:r>
          </w:p>
        </w:tc>
        <w:tc>
          <w:tcPr>
            <w:tcW w:w="2097" w:type="pct"/>
            <w:shd w:val="clear" w:color="auto" w:fill="auto"/>
          </w:tcPr>
          <w:p w:rsidR="00C473F2" w:rsidP="00591D6B" w:rsidRDefault="00C473F2">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C473F2" w:rsidTr="0063035C">
        <w:tc>
          <w:tcPr>
            <w:tcW w:w="2291" w:type="pct"/>
            <w:shd w:val="clear" w:color="auto" w:fill="auto"/>
          </w:tcPr>
          <w:p w:rsidR="00C473F2" w:rsidP="00591D6B" w:rsidRDefault="00532AED">
            <w:pPr>
              <w:pStyle w:val="AltB0"/>
            </w:pPr>
            <w:hyperlink w:history="1" w:anchor="MinimumTrainMotion">
              <w:r w:rsidR="00C473F2">
                <w:rPr>
                  <w:rStyle w:val="ac"/>
                </w:rPr>
                <w:t>MinimumTrainMotion</w:t>
              </w:r>
            </w:hyperlink>
          </w:p>
        </w:tc>
        <w:tc>
          <w:tcPr>
            <w:tcW w:w="612" w:type="pct"/>
            <w:shd w:val="clear" w:color="auto" w:fill="auto"/>
          </w:tcPr>
          <w:p w:rsidR="00C473F2" w:rsidP="00591D6B" w:rsidRDefault="00C473F2">
            <w:pPr>
              <w:pStyle w:val="AltB0"/>
            </w:pPr>
            <w:r>
              <w:rPr>
                <w:rFonts w:hint="eastAsia"/>
              </w:rPr>
              <w:t>Internal</w:t>
            </w:r>
          </w:p>
        </w:tc>
        <w:tc>
          <w:tcPr>
            <w:tcW w:w="2097" w:type="pct"/>
            <w:shd w:val="clear" w:color="auto" w:fill="auto"/>
          </w:tcPr>
          <w:p w:rsidR="00C473F2" w:rsidP="00591D6B" w:rsidRDefault="00C473F2">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C473F2" w:rsidTr="0063035C">
        <w:tc>
          <w:tcPr>
            <w:tcW w:w="2291" w:type="pct"/>
            <w:shd w:val="clear" w:color="auto" w:fill="auto"/>
          </w:tcPr>
          <w:p w:rsidR="00C473F2" w:rsidP="00591D6B" w:rsidRDefault="00532AED">
            <w:pPr>
              <w:pStyle w:val="AltB0"/>
            </w:pPr>
            <w:hyperlink w:history="1" w:anchor="NewBeaconObtained">
              <w:r w:rsidR="00C473F2">
                <w:rPr>
                  <w:rStyle w:val="ac"/>
                </w:rPr>
                <w:t>NewBeaconObtained</w:t>
              </w:r>
            </w:hyperlink>
          </w:p>
        </w:tc>
        <w:tc>
          <w:tcPr>
            <w:tcW w:w="612" w:type="pct"/>
            <w:shd w:val="clear" w:color="auto" w:fill="auto"/>
          </w:tcPr>
          <w:p w:rsidR="00C473F2" w:rsidP="00591D6B" w:rsidRDefault="00C473F2">
            <w:pPr>
              <w:pStyle w:val="AltB0"/>
            </w:pPr>
            <w:r>
              <w:rPr>
                <w:rFonts w:hint="eastAsia"/>
              </w:rPr>
              <w:t>Internal</w:t>
            </w:r>
          </w:p>
        </w:tc>
        <w:tc>
          <w:tcPr>
            <w:tcW w:w="2097" w:type="pct"/>
            <w:shd w:val="clear" w:color="auto" w:fill="auto"/>
          </w:tcPr>
          <w:p w:rsidR="00C473F2" w:rsidP="00591D6B" w:rsidRDefault="00C473F2">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B1118D" w:rsidTr="0063035C">
        <w:tc>
          <w:tcPr>
            <w:tcW w:w="2291" w:type="pct"/>
            <w:shd w:val="clear" w:color="auto" w:fill="auto"/>
          </w:tcPr>
          <w:p w:rsidR="00B1118D" w:rsidP="00591D6B" w:rsidRDefault="00532AED">
            <w:pPr>
              <w:pStyle w:val="AltB0"/>
            </w:pPr>
            <w:hyperlink w:history="1" w:anchor="Offline">
              <w:r w:rsidR="00B1118D">
                <w:rPr>
                  <w:rStyle w:val="ac"/>
                </w:rPr>
                <w:t>Offline</w:t>
              </w:r>
            </w:hyperlink>
          </w:p>
        </w:tc>
        <w:tc>
          <w:tcPr>
            <w:tcW w:w="612" w:type="pct"/>
            <w:shd w:val="clear" w:color="auto" w:fill="auto"/>
          </w:tcPr>
          <w:p w:rsidR="00B1118D" w:rsidP="00591D6B" w:rsidRDefault="00B1118D">
            <w:pPr>
              <w:pStyle w:val="AltB0"/>
            </w:pPr>
            <w:r>
              <w:rPr>
                <w:rFonts w:hint="eastAsia"/>
              </w:rPr>
              <w:t>Internal</w:t>
            </w:r>
          </w:p>
        </w:tc>
        <w:tc>
          <w:tcPr>
            <w:tcW w:w="2097" w:type="pct"/>
            <w:shd w:val="clear" w:color="auto" w:fill="auto"/>
          </w:tcPr>
          <w:p w:rsidR="00B1118D" w:rsidP="00591D6B" w:rsidRDefault="00B1118D">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B1118D" w:rsidTr="0063035C">
        <w:tc>
          <w:tcPr>
            <w:tcW w:w="2291" w:type="pct"/>
            <w:shd w:val="clear" w:color="auto" w:fill="auto"/>
          </w:tcPr>
          <w:p w:rsidR="00B1118D" w:rsidP="00591D6B" w:rsidRDefault="00532AED">
            <w:pPr>
              <w:pStyle w:val="AltB0"/>
            </w:pPr>
            <w:hyperlink w:history="1" w:anchor="OtherATP">
              <w:r w:rsidRPr="000C0D62" w:rsidR="00B1118D">
                <w:rPr>
                  <w:rStyle w:val="ac"/>
                  <w:rFonts w:hint="eastAsia"/>
                </w:rPr>
                <w:t>OtherATP</w:t>
              </w:r>
            </w:hyperlink>
          </w:p>
        </w:tc>
        <w:tc>
          <w:tcPr>
            <w:tcW w:w="612" w:type="pct"/>
            <w:shd w:val="clear" w:color="auto" w:fill="auto"/>
          </w:tcPr>
          <w:p w:rsidR="00B1118D" w:rsidP="00591D6B" w:rsidRDefault="00B1118D">
            <w:pPr>
              <w:pStyle w:val="AltB0"/>
            </w:pPr>
            <w:r>
              <w:rPr>
                <w:rFonts w:hint="eastAsia"/>
              </w:rPr>
              <w:t>Internal</w:t>
            </w:r>
          </w:p>
        </w:tc>
        <w:tc>
          <w:tcPr>
            <w:tcW w:w="2097" w:type="pct"/>
            <w:shd w:val="clear" w:color="auto" w:fill="auto"/>
          </w:tcPr>
          <w:p w:rsidR="00B1118D" w:rsidP="00591D6B" w:rsidRDefault="00B1118D">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B1118D" w:rsidTr="0063035C">
        <w:tc>
          <w:tcPr>
            <w:tcW w:w="2291" w:type="pct"/>
            <w:shd w:val="clear" w:color="auto" w:fill="auto"/>
          </w:tcPr>
          <w:p w:rsidR="00B1118D" w:rsidP="00591D6B" w:rsidRDefault="00532AED">
            <w:pPr>
              <w:pStyle w:val="AltB0"/>
            </w:pPr>
            <w:hyperlink w:history="1" w:anchor="TrackMap">
              <w:r w:rsidR="00B1118D">
                <w:rPr>
                  <w:rStyle w:val="ac"/>
                </w:rPr>
                <w:t>TrackMap</w:t>
              </w:r>
            </w:hyperlink>
          </w:p>
        </w:tc>
        <w:tc>
          <w:tcPr>
            <w:tcW w:w="612" w:type="pct"/>
            <w:shd w:val="clear" w:color="auto" w:fill="auto"/>
          </w:tcPr>
          <w:p w:rsidR="00B1118D" w:rsidP="00591D6B" w:rsidRDefault="00B1118D">
            <w:pPr>
              <w:pStyle w:val="AltB0"/>
            </w:pPr>
            <w:r>
              <w:rPr>
                <w:rFonts w:hint="eastAsia"/>
              </w:rPr>
              <w:t>Internal</w:t>
            </w:r>
          </w:p>
        </w:tc>
        <w:tc>
          <w:tcPr>
            <w:tcW w:w="2097" w:type="pct"/>
            <w:shd w:val="clear" w:color="auto" w:fill="auto"/>
          </w:tcPr>
          <w:p w:rsidR="00B1118D" w:rsidP="00591D6B" w:rsidRDefault="00B1118D">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B1118D" w:rsidTr="0063035C">
        <w:tc>
          <w:tcPr>
            <w:tcW w:w="2291" w:type="pct"/>
            <w:shd w:val="clear" w:color="auto" w:fill="auto"/>
          </w:tcPr>
          <w:p w:rsidR="00B1118D" w:rsidP="00591D6B" w:rsidRDefault="00532AED">
            <w:pPr>
              <w:pStyle w:val="AltB0"/>
            </w:pPr>
            <w:hyperlink w:history="1" w:anchor="TrainInitialLocation">
              <w:r w:rsidR="00B1118D">
                <w:rPr>
                  <w:rStyle w:val="ac"/>
                </w:rPr>
                <w:t>TrainInitialLocation</w:t>
              </w:r>
            </w:hyperlink>
          </w:p>
        </w:tc>
        <w:tc>
          <w:tcPr>
            <w:tcW w:w="612" w:type="pct"/>
            <w:shd w:val="clear" w:color="auto" w:fill="auto"/>
          </w:tcPr>
          <w:p w:rsidR="00B1118D" w:rsidP="00591D6B" w:rsidRDefault="00B1118D">
            <w:pPr>
              <w:pStyle w:val="AltB0"/>
            </w:pPr>
            <w:r>
              <w:rPr>
                <w:rFonts w:hint="eastAsia"/>
              </w:rPr>
              <w:t>Internal</w:t>
            </w:r>
          </w:p>
        </w:tc>
        <w:tc>
          <w:tcPr>
            <w:tcW w:w="2097" w:type="pct"/>
            <w:shd w:val="clear" w:color="auto" w:fill="auto"/>
          </w:tcPr>
          <w:p w:rsidR="00B1118D" w:rsidP="00591D6B" w:rsidRDefault="00B1118D">
            <w:pPr>
              <w:pStyle w:val="AltB0"/>
            </w:pPr>
            <w:r>
              <w:fldChar w:fldCharType="begin"/>
            </w:r>
            <w:r>
              <w:instrText xml:space="preserve"> REF _Ref345055728 \h </w:instrText>
            </w:r>
            <w:r>
              <w:fldChar w:fldCharType="separate"/>
            </w:r>
            <w:r w:rsidR="00DE178B">
              <w:rPr>
                <w:rFonts w:hint="eastAsia"/>
              </w:rPr>
              <w:t>F31-Initialize Train Location</w:t>
            </w:r>
            <w:r>
              <w:fldChar w:fldCharType="end"/>
            </w:r>
          </w:p>
        </w:tc>
      </w:tr>
      <w:tr w:rsidR="00B1118D" w:rsidTr="0063035C">
        <w:tc>
          <w:tcPr>
            <w:tcW w:w="2291" w:type="pct"/>
            <w:shd w:val="clear" w:color="auto" w:fill="auto"/>
          </w:tcPr>
          <w:p w:rsidR="00B1118D" w:rsidP="00591D6B" w:rsidRDefault="00532AED">
            <w:pPr>
              <w:pStyle w:val="AltB0"/>
            </w:pPr>
            <w:hyperlink w:history="1" w:anchor="TrainLocatedOnBeacon">
              <w:r w:rsidR="00B1118D">
                <w:rPr>
                  <w:rStyle w:val="ac"/>
                </w:rPr>
                <w:t>TrainLocatedOnBeacon</w:t>
              </w:r>
            </w:hyperlink>
          </w:p>
        </w:tc>
        <w:tc>
          <w:tcPr>
            <w:tcW w:w="612" w:type="pct"/>
            <w:shd w:val="clear" w:color="auto" w:fill="auto"/>
          </w:tcPr>
          <w:p w:rsidR="00B1118D" w:rsidP="00591D6B" w:rsidRDefault="00B1118D">
            <w:pPr>
              <w:pStyle w:val="AltB0"/>
            </w:pPr>
            <w:r>
              <w:rPr>
                <w:rFonts w:hint="eastAsia"/>
              </w:rPr>
              <w:t>Internal</w:t>
            </w:r>
          </w:p>
        </w:tc>
        <w:tc>
          <w:tcPr>
            <w:tcW w:w="2097" w:type="pct"/>
            <w:shd w:val="clear" w:color="auto" w:fill="auto"/>
          </w:tcPr>
          <w:p w:rsidR="00B1118D" w:rsidP="00591D6B" w:rsidRDefault="00B1118D">
            <w:pPr>
              <w:pStyle w:val="AltB0"/>
            </w:pPr>
            <w:r>
              <w:fldChar w:fldCharType="begin"/>
            </w:r>
            <w:r>
              <w:instrText xml:space="preserve"> REF _Ref345055728 \h </w:instrText>
            </w:r>
            <w:r>
              <w:fldChar w:fldCharType="separate"/>
            </w:r>
            <w:r w:rsidR="00DE178B">
              <w:rPr>
                <w:rFonts w:hint="eastAsia"/>
              </w:rPr>
              <w:t>F31-Initialize Train Location</w:t>
            </w:r>
            <w:r>
              <w:fldChar w:fldCharType="end"/>
            </w:r>
          </w:p>
        </w:tc>
      </w:tr>
      <w:tr w:rsidR="00B1118D" w:rsidTr="0063035C">
        <w:tc>
          <w:tcPr>
            <w:tcW w:w="2291" w:type="pct"/>
            <w:shd w:val="clear" w:color="auto" w:fill="auto"/>
          </w:tcPr>
          <w:p w:rsidR="00B1118D" w:rsidP="00591D6B" w:rsidRDefault="00532AED">
            <w:pPr>
              <w:pStyle w:val="AltB0"/>
            </w:pPr>
            <w:hyperlink w:history="1" w:anchor="TrainLocatedOnKnownPath">
              <w:r w:rsidR="00B1118D">
                <w:rPr>
                  <w:rStyle w:val="ac"/>
                </w:rPr>
                <w:t>TrainLocatedOnKnownPath</w:t>
              </w:r>
            </w:hyperlink>
          </w:p>
        </w:tc>
        <w:tc>
          <w:tcPr>
            <w:tcW w:w="612" w:type="pct"/>
            <w:shd w:val="clear" w:color="auto" w:fill="auto"/>
          </w:tcPr>
          <w:p w:rsidR="00B1118D" w:rsidP="00591D6B" w:rsidRDefault="00B1118D">
            <w:pPr>
              <w:pStyle w:val="AltB0"/>
            </w:pPr>
            <w:r>
              <w:rPr>
                <w:rFonts w:hint="eastAsia"/>
              </w:rPr>
              <w:t>Internal</w:t>
            </w:r>
          </w:p>
        </w:tc>
        <w:tc>
          <w:tcPr>
            <w:tcW w:w="2097" w:type="pct"/>
            <w:shd w:val="clear" w:color="auto" w:fill="auto"/>
          </w:tcPr>
          <w:p w:rsidR="00B1118D" w:rsidP="00591D6B" w:rsidRDefault="00B1118D">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B1118D" w:rsidTr="0063035C">
        <w:tc>
          <w:tcPr>
            <w:tcW w:w="2291" w:type="pct"/>
            <w:shd w:val="clear" w:color="auto" w:fill="auto"/>
          </w:tcPr>
          <w:p w:rsidR="00B1118D" w:rsidP="00591D6B" w:rsidRDefault="00532AED">
            <w:pPr>
              <w:pStyle w:val="AltB0"/>
            </w:pPr>
            <w:hyperlink w:history="1" w:anchor="TrainLocatedOnOtherATP">
              <w:r w:rsidR="00B1118D">
                <w:rPr>
                  <w:rStyle w:val="ac"/>
                </w:rPr>
                <w:t>TrainLocatedOnOtherATP</w:t>
              </w:r>
            </w:hyperlink>
          </w:p>
        </w:tc>
        <w:tc>
          <w:tcPr>
            <w:tcW w:w="612" w:type="pct"/>
            <w:shd w:val="clear" w:color="auto" w:fill="auto"/>
          </w:tcPr>
          <w:p w:rsidR="00B1118D" w:rsidP="00591D6B" w:rsidRDefault="00B1118D">
            <w:pPr>
              <w:pStyle w:val="AltB0"/>
            </w:pPr>
            <w:r>
              <w:rPr>
                <w:rFonts w:hint="eastAsia"/>
              </w:rPr>
              <w:t>Internal</w:t>
            </w:r>
          </w:p>
        </w:tc>
        <w:tc>
          <w:tcPr>
            <w:tcW w:w="2097" w:type="pct"/>
            <w:shd w:val="clear" w:color="auto" w:fill="auto"/>
          </w:tcPr>
          <w:p w:rsidR="00B1118D" w:rsidP="00591D6B" w:rsidRDefault="00B1118D">
            <w:pPr>
              <w:pStyle w:val="AltB0"/>
            </w:pPr>
            <w:r>
              <w:fldChar w:fldCharType="begin"/>
            </w:r>
            <w:r>
              <w:instrText xml:space="preserve"> REF _Ref345055728 \h </w:instrText>
            </w:r>
            <w:r>
              <w:fldChar w:fldCharType="separate"/>
            </w:r>
            <w:r w:rsidR="00DE178B">
              <w:rPr>
                <w:rFonts w:hint="eastAsia"/>
              </w:rPr>
              <w:t>F31-Initialize Train Location</w:t>
            </w:r>
            <w:r>
              <w:fldChar w:fldCharType="end"/>
            </w:r>
          </w:p>
        </w:tc>
      </w:tr>
      <w:tr w:rsidR="00B1118D" w:rsidTr="0063035C">
        <w:tc>
          <w:tcPr>
            <w:tcW w:w="2291" w:type="pct"/>
            <w:shd w:val="clear" w:color="auto" w:fill="auto"/>
          </w:tcPr>
          <w:p w:rsidR="00B1118D" w:rsidP="00591D6B" w:rsidRDefault="00532AED">
            <w:pPr>
              <w:pStyle w:val="AltB0"/>
            </w:pPr>
            <w:hyperlink w:history="1" w:anchor="TrainPresumablyLocalized">
              <w:r w:rsidR="00B1118D">
                <w:rPr>
                  <w:rStyle w:val="ac"/>
                </w:rPr>
                <w:t>TrainPresumablyLocalized</w:t>
              </w:r>
            </w:hyperlink>
          </w:p>
        </w:tc>
        <w:tc>
          <w:tcPr>
            <w:tcW w:w="612" w:type="pct"/>
            <w:shd w:val="clear" w:color="auto" w:fill="auto"/>
          </w:tcPr>
          <w:p w:rsidR="00B1118D" w:rsidP="00591D6B" w:rsidRDefault="00B1118D">
            <w:pPr>
              <w:pStyle w:val="AltB0"/>
            </w:pPr>
            <w:r>
              <w:rPr>
                <w:rFonts w:hint="eastAsia"/>
              </w:rPr>
              <w:t>Internal</w:t>
            </w:r>
          </w:p>
        </w:tc>
        <w:tc>
          <w:tcPr>
            <w:tcW w:w="2097" w:type="pct"/>
            <w:shd w:val="clear" w:color="auto" w:fill="auto"/>
          </w:tcPr>
          <w:p w:rsidR="00B1118D" w:rsidP="00591D6B" w:rsidRDefault="00B1118D">
            <w:pPr>
              <w:pStyle w:val="AltB0"/>
            </w:pPr>
            <w:r>
              <w:fldChar w:fldCharType="begin"/>
            </w:r>
            <w:r>
              <w:instrText xml:space="preserve"> REF _Ref345055728 \h </w:instrText>
            </w:r>
            <w:r>
              <w:fldChar w:fldCharType="separate"/>
            </w:r>
            <w:r w:rsidR="00DE178B">
              <w:rPr>
                <w:rFonts w:hint="eastAsia"/>
              </w:rPr>
              <w:t>F31-Initialize Train Location</w:t>
            </w:r>
            <w:r>
              <w:fldChar w:fldCharType="end"/>
            </w:r>
          </w:p>
        </w:tc>
      </w:tr>
      <w:tr w:rsidR="00B1118D" w:rsidTr="0063035C">
        <w:tc>
          <w:tcPr>
            <w:tcW w:w="2291" w:type="pct"/>
            <w:shd w:val="clear" w:color="auto" w:fill="auto"/>
          </w:tcPr>
          <w:p w:rsidR="00B1118D" w:rsidP="00591D6B" w:rsidRDefault="00532AED">
            <w:pPr>
              <w:pStyle w:val="AltB0"/>
            </w:pPr>
            <w:hyperlink w:history="1" w:anchor="ValidTrainKinematic">
              <w:r w:rsidR="00B1118D">
                <w:rPr>
                  <w:rStyle w:val="ac"/>
                </w:rPr>
                <w:t>ValidTrainKinematic</w:t>
              </w:r>
            </w:hyperlink>
          </w:p>
        </w:tc>
        <w:tc>
          <w:tcPr>
            <w:tcW w:w="612" w:type="pct"/>
            <w:shd w:val="clear" w:color="auto" w:fill="auto"/>
          </w:tcPr>
          <w:p w:rsidR="00B1118D" w:rsidP="00591D6B" w:rsidRDefault="00B1118D">
            <w:pPr>
              <w:pStyle w:val="AltB0"/>
            </w:pPr>
            <w:r>
              <w:rPr>
                <w:rFonts w:hint="eastAsia"/>
              </w:rPr>
              <w:t>Internal</w:t>
            </w:r>
          </w:p>
        </w:tc>
        <w:tc>
          <w:tcPr>
            <w:tcW w:w="2097" w:type="pct"/>
            <w:shd w:val="clear" w:color="auto" w:fill="auto"/>
          </w:tcPr>
          <w:p w:rsidR="00B1118D" w:rsidP="00591D6B" w:rsidRDefault="00B1118D">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bl>
    <w:p w:rsidR="00933925" w:rsidP="00C93484" w:rsidRDefault="00933925">
      <w:pPr>
        <w:pStyle w:val="Reqtify"/>
      </w:pPr>
    </w:p>
    <w:p w:rsidR="00933925" w:rsidP="00934391" w:rsidRDefault="00933925">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7"/>
        <w:gridCol w:w="1558"/>
        <w:gridCol w:w="2706"/>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CBTCwithoutKnownPath">
              <w:r w:rsidR="00E92EF5">
                <w:rPr>
                  <w:rStyle w:val="ac"/>
                </w:rPr>
                <w:t>CBTCwithoutKnownPath</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Pr="000D080E"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InverseLocation">
              <w:r w:rsidR="00E92EF5">
                <w:rPr>
                  <w:rStyle w:val="ac"/>
                </w:rPr>
                <w:t>InverseLocation</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LocalizationFault">
              <w:r w:rsidR="00E92EF5">
                <w:rPr>
                  <w:rStyle w:val="ac"/>
                </w:rPr>
                <w:t>LocalizationFault</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LocationAfterReloc">
              <w:r w:rsidR="000D080E">
                <w:rPr>
                  <w:rStyle w:val="ac"/>
                </w:rPr>
                <w:t>LocationAfterReloc</w:t>
              </w:r>
            </w:hyperlink>
          </w:p>
        </w:tc>
        <w:tc>
          <w:tcPr>
            <w:tcW w:w="984" w:type="pct"/>
            <w:tcBorders>
              <w:top w:val="single" w:color="000000" w:sz="4" w:space="0"/>
            </w:tcBorders>
          </w:tcPr>
          <w:p w:rsidR="00E92EF5" w:rsidP="00591D6B" w:rsidRDefault="000D080E">
            <w:pPr>
              <w:pStyle w:val="AltB0"/>
            </w:pPr>
            <w:r>
              <w:rPr>
                <w:rFonts w:hint="eastAsia"/>
              </w:rPr>
              <w:t>√</w:t>
            </w:r>
          </w:p>
        </w:tc>
        <w:tc>
          <w:tcPr>
            <w:tcW w:w="839" w:type="pct"/>
            <w:tcBorders>
              <w:top w:val="single" w:color="000000" w:sz="4" w:space="0"/>
            </w:tcBorders>
            <w:shd w:val="clear" w:color="auto" w:fill="auto"/>
          </w:tcPr>
          <w:p w:rsidR="00E92EF5" w:rsidP="00591D6B" w:rsidRDefault="000D080E">
            <w:pPr>
              <w:pStyle w:val="AltB0"/>
            </w:pPr>
            <w:r>
              <w:rPr>
                <w:rFonts w:hint="eastAsia"/>
              </w:rPr>
              <w:t>√</w:t>
            </w:r>
          </w:p>
        </w:tc>
        <w:tc>
          <w:tcPr>
            <w:tcW w:w="1457" w:type="pct"/>
            <w:tcBorders>
              <w:top w:val="single" w:color="000000" w:sz="4" w:space="0"/>
            </w:tcBorders>
            <w:shd w:val="clear" w:color="auto" w:fill="auto"/>
          </w:tcPr>
          <w:p w:rsidR="00E92EF5" w:rsidP="00591D6B" w:rsidRDefault="000D080E">
            <w:pPr>
              <w:pStyle w:val="AltB0"/>
            </w:pPr>
            <w:r>
              <w:fldChar w:fldCharType="begin"/>
            </w:r>
            <w:r>
              <w:instrText xml:space="preserve"> REF ST_LOCATION_TRAIN \h </w:instrText>
            </w:r>
            <w:r>
              <w:fldChar w:fldCharType="separate"/>
            </w:r>
            <w:r w:rsidRPr="00190111" w:rsidR="00DE178B">
              <w:rPr>
                <w:rStyle w:val="DATATYPE"/>
              </w:rPr>
              <w:t>ST_</w:t>
            </w:r>
            <w:r w:rsidRPr="00190111" w:rsidR="00DE178B">
              <w:rPr>
                <w:rStyle w:val="DATATYPE"/>
                <w:rFonts w:hint="eastAsia"/>
              </w:rPr>
              <w:t>LOCATION</w:t>
            </w:r>
            <w:r w:rsidR="00DE178B">
              <w:rPr>
                <w:rStyle w:val="DATATYPE"/>
                <w:rFonts w:hint="eastAsia"/>
              </w:rPr>
              <w:t>_TRAIN</w:t>
            </w:r>
            <w:r>
              <w:fldChar w:fldCharType="end"/>
            </w:r>
          </w:p>
        </w:tc>
      </w:tr>
      <w:tr w:rsidR="00E92EF5" w:rsidTr="0063035C">
        <w:tc>
          <w:tcPr>
            <w:tcW w:w="1720" w:type="pct"/>
            <w:shd w:val="clear" w:color="auto" w:fill="auto"/>
          </w:tcPr>
          <w:p w:rsidR="00E92EF5" w:rsidP="00591D6B" w:rsidRDefault="00532AED">
            <w:pPr>
              <w:pStyle w:val="AltB0"/>
            </w:pPr>
            <w:hyperlink w:history="1" w:anchor="LocationBeforeReloc">
              <w:r w:rsidR="00E92EF5">
                <w:rPr>
                  <w:rStyle w:val="ac"/>
                </w:rPr>
                <w:t>LocationBeforeReloc</w:t>
              </w:r>
            </w:hyperlink>
          </w:p>
        </w:tc>
        <w:tc>
          <w:tcPr>
            <w:tcW w:w="984" w:type="pct"/>
          </w:tcPr>
          <w:p w:rsidR="00E92EF5" w:rsidP="00591D6B" w:rsidRDefault="000D080E">
            <w:pPr>
              <w:pStyle w:val="AltB0"/>
            </w:pPr>
            <w:r>
              <w:rPr>
                <w:rFonts w:hint="eastAsia"/>
              </w:rPr>
              <w:t>√</w:t>
            </w:r>
          </w:p>
        </w:tc>
        <w:tc>
          <w:tcPr>
            <w:tcW w:w="839" w:type="pct"/>
            <w:shd w:val="clear" w:color="auto" w:fill="auto"/>
          </w:tcPr>
          <w:p w:rsidR="00E92EF5" w:rsidP="00591D6B" w:rsidRDefault="000D080E">
            <w:pPr>
              <w:pStyle w:val="AltB0"/>
            </w:pPr>
            <w:r>
              <w:rPr>
                <w:rFonts w:hint="eastAsia"/>
              </w:rPr>
              <w:t>√</w:t>
            </w:r>
          </w:p>
        </w:tc>
        <w:tc>
          <w:tcPr>
            <w:tcW w:w="1457" w:type="pct"/>
            <w:shd w:val="clear" w:color="auto" w:fill="auto"/>
          </w:tcPr>
          <w:p w:rsidR="00E92EF5" w:rsidP="00591D6B" w:rsidRDefault="000D080E">
            <w:pPr>
              <w:pStyle w:val="AltB0"/>
            </w:pPr>
            <w:r>
              <w:fldChar w:fldCharType="begin"/>
            </w:r>
            <w:r>
              <w:instrText xml:space="preserve"> REF ST_LOCATION_TRAIN \h </w:instrText>
            </w:r>
            <w:r>
              <w:fldChar w:fldCharType="separate"/>
            </w:r>
            <w:r w:rsidRPr="00190111" w:rsidR="00DE178B">
              <w:rPr>
                <w:rStyle w:val="DATATYPE"/>
              </w:rPr>
              <w:t>ST_</w:t>
            </w:r>
            <w:r w:rsidRPr="00190111" w:rsidR="00DE178B">
              <w:rPr>
                <w:rStyle w:val="DATATYPE"/>
                <w:rFonts w:hint="eastAsia"/>
              </w:rPr>
              <w:t>LOCATION</w:t>
            </w:r>
            <w:r w:rsidR="00DE178B">
              <w:rPr>
                <w:rStyle w:val="DATATYPE"/>
                <w:rFonts w:hint="eastAsia"/>
              </w:rPr>
              <w:t>_TRAIN</w:t>
            </w:r>
            <w:r>
              <w:fldChar w:fldCharType="end"/>
            </w:r>
          </w:p>
        </w:tc>
      </w:tr>
      <w:tr w:rsidR="00E92EF5" w:rsidTr="0063035C">
        <w:tc>
          <w:tcPr>
            <w:tcW w:w="1720" w:type="pct"/>
            <w:shd w:val="clear" w:color="auto" w:fill="auto"/>
          </w:tcPr>
          <w:p w:rsidR="00E92EF5" w:rsidP="00591D6B" w:rsidRDefault="00532AED">
            <w:pPr>
              <w:pStyle w:val="AltB0"/>
            </w:pPr>
            <w:hyperlink w:history="1" w:anchor="LocationUncertaintyExceed">
              <w:r w:rsidR="00E92EF5">
                <w:rPr>
                  <w:rStyle w:val="ac"/>
                </w:rPr>
                <w:t>LocationUncertaintyExceed</w:t>
              </w:r>
            </w:hyperlink>
          </w:p>
        </w:tc>
        <w:tc>
          <w:tcPr>
            <w:tcW w:w="984" w:type="pct"/>
          </w:tcPr>
          <w:p w:rsidR="00E92EF5" w:rsidP="00591D6B" w:rsidRDefault="00E92EF5">
            <w:pPr>
              <w:pStyle w:val="AltB0"/>
            </w:pPr>
            <w:r>
              <w:rPr>
                <w:rFonts w:hint="eastAsia"/>
              </w:rPr>
              <w:t>√</w:t>
            </w:r>
          </w:p>
        </w:tc>
        <w:tc>
          <w:tcPr>
            <w:tcW w:w="839" w:type="pct"/>
            <w:shd w:val="clear" w:color="auto" w:fill="auto"/>
          </w:tcPr>
          <w:p w:rsidR="00E92EF5" w:rsidP="00591D6B" w:rsidRDefault="00E92EF5">
            <w:pPr>
              <w:pStyle w:val="AltB0"/>
            </w:pPr>
            <w:r>
              <w:rPr>
                <w:rFonts w:hint="eastAsia"/>
              </w:rPr>
              <w:t>√</w:t>
            </w:r>
          </w:p>
        </w:tc>
        <w:tc>
          <w:tcPr>
            <w:tcW w:w="145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shd w:val="clear" w:color="auto" w:fill="auto"/>
          </w:tcPr>
          <w:p w:rsidR="00E92EF5" w:rsidP="00591D6B" w:rsidRDefault="00532AED">
            <w:pPr>
              <w:pStyle w:val="AltB0"/>
            </w:pPr>
            <w:hyperlink w:history="1" w:anchor="LocationUntravelable">
              <w:r w:rsidR="00E92EF5">
                <w:rPr>
                  <w:rStyle w:val="ac"/>
                </w:rPr>
                <w:t>LocationUntravelable</w:t>
              </w:r>
            </w:hyperlink>
          </w:p>
        </w:tc>
        <w:tc>
          <w:tcPr>
            <w:tcW w:w="984" w:type="pct"/>
          </w:tcPr>
          <w:p w:rsidR="00E92EF5" w:rsidP="00591D6B" w:rsidRDefault="00E92EF5">
            <w:pPr>
              <w:pStyle w:val="AltB0"/>
            </w:pPr>
            <w:r>
              <w:rPr>
                <w:rFonts w:hint="eastAsia"/>
              </w:rPr>
              <w:t>√</w:t>
            </w:r>
          </w:p>
        </w:tc>
        <w:tc>
          <w:tcPr>
            <w:tcW w:w="839" w:type="pct"/>
            <w:shd w:val="clear" w:color="auto" w:fill="auto"/>
          </w:tcPr>
          <w:p w:rsidR="00E92EF5" w:rsidP="00591D6B" w:rsidRDefault="00E92EF5">
            <w:pPr>
              <w:pStyle w:val="AltB0"/>
            </w:pPr>
            <w:r>
              <w:rPr>
                <w:rFonts w:hint="eastAsia"/>
              </w:rPr>
              <w:t>√</w:t>
            </w:r>
          </w:p>
        </w:tc>
        <w:tc>
          <w:tcPr>
            <w:tcW w:w="145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2848D6" w:rsidTr="0063035C">
        <w:tc>
          <w:tcPr>
            <w:tcW w:w="1720" w:type="pct"/>
            <w:shd w:val="clear" w:color="auto" w:fill="auto"/>
          </w:tcPr>
          <w:p w:rsidR="002848D6" w:rsidP="00591D6B" w:rsidRDefault="00532AED">
            <w:pPr>
              <w:pStyle w:val="AltB0"/>
            </w:pPr>
            <w:hyperlink w:history="1" w:anchor="MotionSinceLastReloc">
              <w:r w:rsidR="002848D6">
                <w:rPr>
                  <w:rStyle w:val="ac"/>
                </w:rPr>
                <w:t>MotionSinceLastReloc</w:t>
              </w:r>
            </w:hyperlink>
          </w:p>
        </w:tc>
        <w:tc>
          <w:tcPr>
            <w:tcW w:w="984" w:type="pct"/>
          </w:tcPr>
          <w:p w:rsidR="002848D6" w:rsidP="00591D6B" w:rsidRDefault="002848D6">
            <w:pPr>
              <w:pStyle w:val="AltB0"/>
            </w:pPr>
            <w:r>
              <w:rPr>
                <w:rFonts w:hint="eastAsia"/>
              </w:rPr>
              <w:t>√</w:t>
            </w:r>
          </w:p>
        </w:tc>
        <w:tc>
          <w:tcPr>
            <w:tcW w:w="839" w:type="pct"/>
            <w:shd w:val="clear" w:color="auto" w:fill="auto"/>
          </w:tcPr>
          <w:p w:rsidR="002848D6" w:rsidP="00591D6B" w:rsidRDefault="002848D6">
            <w:pPr>
              <w:pStyle w:val="AltB0"/>
            </w:pPr>
            <w:r>
              <w:rPr>
                <w:rFonts w:hint="eastAsia"/>
              </w:rPr>
              <w:t>√</w:t>
            </w:r>
          </w:p>
        </w:tc>
        <w:tc>
          <w:tcPr>
            <w:tcW w:w="1457" w:type="pct"/>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CD5792" w:rsidTr="0063035C">
        <w:tc>
          <w:tcPr>
            <w:tcW w:w="1720" w:type="pct"/>
            <w:shd w:val="clear" w:color="auto" w:fill="auto"/>
          </w:tcPr>
          <w:p w:rsidR="00CD5792" w:rsidP="00591D6B" w:rsidRDefault="00532AED">
            <w:pPr>
              <w:pStyle w:val="AltB0"/>
            </w:pPr>
            <w:hyperlink w:history="1" w:anchor="RealignmentFailed">
              <w:r w:rsidRPr="00A30469" w:rsidR="00CD5792">
                <w:rPr>
                  <w:rStyle w:val="ac"/>
                  <w:rFonts w:hint="eastAsia"/>
                </w:rPr>
                <w:t>RealignmentFailed</w:t>
              </w:r>
            </w:hyperlink>
          </w:p>
        </w:tc>
        <w:tc>
          <w:tcPr>
            <w:tcW w:w="984" w:type="pct"/>
          </w:tcPr>
          <w:p w:rsidR="00CD5792" w:rsidP="00591D6B" w:rsidRDefault="00CD5792">
            <w:pPr>
              <w:pStyle w:val="AltB0"/>
            </w:pPr>
            <w:r>
              <w:rPr>
                <w:rFonts w:hint="eastAsia"/>
              </w:rPr>
              <w:t>√</w:t>
            </w:r>
          </w:p>
        </w:tc>
        <w:tc>
          <w:tcPr>
            <w:tcW w:w="839" w:type="pct"/>
            <w:shd w:val="clear" w:color="auto" w:fill="auto"/>
          </w:tcPr>
          <w:p w:rsidR="00CD5792" w:rsidP="00591D6B" w:rsidRDefault="00CD5792">
            <w:pPr>
              <w:pStyle w:val="AltB0"/>
            </w:pPr>
            <w:r>
              <w:rPr>
                <w:rFonts w:hint="eastAsia"/>
              </w:rPr>
              <w:t>√</w:t>
            </w:r>
          </w:p>
        </w:tc>
        <w:tc>
          <w:tcPr>
            <w:tcW w:w="1457" w:type="pct"/>
            <w:shd w:val="clear" w:color="auto" w:fill="auto"/>
          </w:tcPr>
          <w:p w:rsidR="00CD5792"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2848D6" w:rsidTr="0063035C">
        <w:tc>
          <w:tcPr>
            <w:tcW w:w="1720" w:type="pct"/>
            <w:shd w:val="clear" w:color="auto" w:fill="auto"/>
          </w:tcPr>
          <w:p w:rsidR="002848D6" w:rsidP="00591D6B" w:rsidRDefault="00532AED">
            <w:pPr>
              <w:pStyle w:val="AltB0"/>
            </w:pPr>
            <w:hyperlink w:history="1" w:anchor="TrainUnitIntegrity">
              <w:r w:rsidR="002848D6">
                <w:rPr>
                  <w:rStyle w:val="ac"/>
                </w:rPr>
                <w:t>TrainUnitIntegrity</w:t>
              </w:r>
            </w:hyperlink>
          </w:p>
        </w:tc>
        <w:tc>
          <w:tcPr>
            <w:tcW w:w="984" w:type="pct"/>
          </w:tcPr>
          <w:p w:rsidR="002848D6" w:rsidP="00591D6B" w:rsidRDefault="002848D6">
            <w:pPr>
              <w:pStyle w:val="AltB0"/>
            </w:pPr>
            <w:r>
              <w:rPr>
                <w:rFonts w:hint="eastAsia"/>
              </w:rPr>
              <w:t>√</w:t>
            </w:r>
          </w:p>
        </w:tc>
        <w:tc>
          <w:tcPr>
            <w:tcW w:w="839" w:type="pct"/>
            <w:shd w:val="clear" w:color="auto" w:fill="auto"/>
          </w:tcPr>
          <w:p w:rsidR="002848D6" w:rsidP="00591D6B" w:rsidRDefault="002848D6">
            <w:pPr>
              <w:pStyle w:val="AltB0"/>
            </w:pPr>
            <w:r>
              <w:rPr>
                <w:rFonts w:hint="eastAsia"/>
              </w:rPr>
              <w:t>√</w:t>
            </w:r>
          </w:p>
        </w:tc>
        <w:tc>
          <w:tcPr>
            <w:tcW w:w="1457" w:type="pct"/>
            <w:shd w:val="clear" w:color="auto" w:fill="auto"/>
          </w:tcPr>
          <w:p w:rsidR="002848D6"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933925" w:rsidP="00C93484" w:rsidRDefault="00933925">
      <w:pPr>
        <w:pStyle w:val="Reqtify"/>
      </w:pPr>
    </w:p>
    <w:p w:rsidRPr="00003A18" w:rsidR="00933925" w:rsidP="00934391" w:rsidRDefault="00933925">
      <w:pPr>
        <w:pStyle w:val="3"/>
      </w:pPr>
      <w:r w:rsidRPr="00A61D30">
        <w:rPr>
          <w:rFonts w:hint="eastAsia"/>
        </w:rPr>
        <w:t>Processing</w:t>
      </w:r>
    </w:p>
    <w:p w:rsidR="001E18B0" w:rsidP="00C93484" w:rsidRDefault="001E18B0">
      <w:pPr>
        <w:pStyle w:val="Reqtify"/>
      </w:pPr>
    </w:p>
    <w:p w:rsidR="008334E2" w:rsidP="0012674A" w:rsidRDefault="00F81167">
      <w:pPr>
        <w:pStyle w:val="4"/>
      </w:pPr>
      <w:r>
        <w:rPr>
          <w:rFonts w:hint="eastAsia"/>
        </w:rPr>
        <w:t>Location calculating by movement</w:t>
      </w:r>
    </w:p>
    <w:p w:rsidR="006718AC" w:rsidP="00C93484" w:rsidRDefault="006718AC">
      <w:pPr>
        <w:pStyle w:val="Reqtify"/>
      </w:pPr>
    </w:p>
    <w:p w:rsidRPr="00972331" w:rsidR="008334E2" w:rsidP="00704491" w:rsidRDefault="008334E2">
      <w:pPr>
        <w:pStyle w:val="ReqtifyAltR"/>
      </w:pPr>
      <w:r>
        <w:t>[iTC_CC_ATP-SwRS-0</w:t>
      </w:r>
      <w:r>
        <w:rPr>
          <w:rFonts w:hint="eastAsia"/>
        </w:rPr>
        <w:t>259</w:t>
      </w:r>
      <w:r>
        <w:t>]</w:t>
      </w:r>
    </w:p>
    <w:p w:rsidRPr="00B17CE4" w:rsidR="008334E2" w:rsidP="00C93484" w:rsidRDefault="00BD3E90">
      <w:pPr>
        <w:pStyle w:val="Reqtify"/>
      </w:pPr>
      <w:bookmarkStart w:name="LocationBeforeReloc" w:id="6032"/>
      <w:r w:rsidRPr="00A17282">
        <w:rPr>
          <w:rStyle w:val="aff2"/>
          <w:bCs w:val="0"/>
          <w:iCs w:val="0"/>
        </w:rPr>
        <w:t>LocationBeforeReloc</w:t>
      </w:r>
      <w:bookmarkEnd w:id="6032"/>
      <w:r w:rsidR="00BA1D24">
        <w:rPr>
          <w:rFonts w:hint="eastAsia"/>
        </w:rPr>
        <w:t>，</w:t>
      </w:r>
      <w:r w:rsidR="008334E2">
        <w:rPr>
          <w:rFonts w:hint="eastAsia"/>
        </w:rPr>
        <w:t>上周期列车已定位的情况下，使用里程计测得的位移来更新列车定位</w:t>
      </w:r>
      <w:r w:rsidR="00544AD6">
        <w:rPr>
          <w:rFonts w:hint="eastAsia"/>
        </w:rPr>
        <w:t>。</w:t>
      </w:r>
    </w:p>
    <w:p w:rsidR="008334E2" w:rsidP="00C93484" w:rsidRDefault="008334E2">
      <w:pPr>
        <w:pStyle w:val="Reqtify"/>
      </w:pPr>
      <w:r>
        <w:rPr>
          <w:rFonts w:hint="eastAsia"/>
        </w:rPr>
        <w:t xml:space="preserve">If train has localized on the track map, according to the orientation of </w:t>
      </w:r>
      <w:r w:rsidRPr="00451353">
        <w:rPr>
          <w:rStyle w:val="aff1"/>
          <w:rFonts w:hint="eastAsia"/>
        </w:rPr>
        <w:t>END_2</w:t>
      </w:r>
      <w:r>
        <w:rPr>
          <w:rFonts w:hint="eastAsia"/>
        </w:rPr>
        <w:t>, ATP using the maximum</w:t>
      </w:r>
      <w:r w:rsidR="00397BD9">
        <w:rPr>
          <w:rFonts w:hint="eastAsia"/>
        </w:rPr>
        <w:t xml:space="preserve"> and </w:t>
      </w:r>
      <w:r>
        <w:rPr>
          <w:rFonts w:hint="eastAsia"/>
        </w:rPr>
        <w:t>minimum train motion to update the external</w:t>
      </w:r>
      <w:r w:rsidR="00397BD9">
        <w:rPr>
          <w:rFonts w:hint="eastAsia"/>
        </w:rPr>
        <w:t xml:space="preserve"> or </w:t>
      </w:r>
      <w:r>
        <w:rPr>
          <w:rFonts w:hint="eastAsia"/>
        </w:rPr>
        <w:t xml:space="preserve">internal location of the </w:t>
      </w:r>
      <w:r w:rsidRPr="00451353">
        <w:rPr>
          <w:rStyle w:val="aff1"/>
          <w:rFonts w:hint="eastAsia"/>
        </w:rPr>
        <w:t>END_2</w:t>
      </w:r>
      <w:r>
        <w:rPr>
          <w:rFonts w:hint="eastAsia"/>
        </w:rPr>
        <w:t>.</w:t>
      </w:r>
    </w:p>
    <w:p w:rsidR="0002592D" w:rsidP="000431E0" w:rsidRDefault="0002592D">
      <w:pPr>
        <w:pStyle w:val="af7"/>
      </w:pPr>
      <w:r>
        <w:t xml:space="preserve">def </w:t>
      </w:r>
      <w:hyperlink w:history="1" w:anchor="LocationBeforeReloc">
        <w:r w:rsidR="00BD3E90">
          <w:rPr>
            <w:rStyle w:val="ac"/>
          </w:rPr>
          <w:t>LocationBeforeReloc</w:t>
        </w:r>
      </w:hyperlink>
      <w:r>
        <w:rPr>
          <w:color w:val="FF8000"/>
        </w:rPr>
        <w:t>(</w:t>
      </w:r>
      <w:r>
        <w:t>k</w:t>
      </w:r>
      <w:r>
        <w:rPr>
          <w:color w:val="FF8000"/>
        </w:rPr>
        <w:t>)</w:t>
      </w:r>
      <w:r>
        <w:t>:</w:t>
      </w:r>
    </w:p>
    <w:p w:rsidR="008A299F" w:rsidP="000431E0" w:rsidRDefault="0002592D">
      <w:pPr>
        <w:pStyle w:val="af7"/>
      </w:pPr>
      <w:r>
        <w:t xml:space="preserve">    if </w:t>
      </w:r>
      <w:r>
        <w:rPr>
          <w:color w:val="FF8000"/>
        </w:rPr>
        <w:t>(</w:t>
      </w:r>
      <w:hyperlink w:history="1" w:anchor="TrainLocalized">
        <w:r w:rsidR="00F9339C">
          <w:rPr>
            <w:rStyle w:val="ac"/>
          </w:rPr>
          <w:t>TrainLocalized</w:t>
        </w:r>
      </w:hyperlink>
      <w:r>
        <w:rPr>
          <w:color w:val="FF8000"/>
        </w:rPr>
        <w:t>(</w:t>
      </w:r>
      <w:r>
        <w:t>k</w:t>
      </w:r>
      <w:r>
        <w:rPr>
          <w:color w:val="FF8000"/>
        </w:rPr>
        <w:t>-</w:t>
      </w:r>
      <w:r>
        <w:rPr>
          <w:color w:val="800000"/>
        </w:rPr>
        <w:t>1</w:t>
      </w:r>
      <w:r>
        <w:rPr>
          <w:color w:val="FF8000"/>
        </w:rPr>
        <w:t>)</w:t>
      </w:r>
      <w:r>
        <w:t xml:space="preserve"> </w:t>
      </w:r>
      <w:r w:rsidRPr="00113E1C">
        <w:t>and</w:t>
      </w:r>
      <w:r>
        <w:t xml:space="preserve"> </w:t>
      </w:r>
      <w:hyperlink w:history="1" w:anchor="ValidTrainKinematic">
        <w:r w:rsidR="008B283E">
          <w:rPr>
            <w:rStyle w:val="ac"/>
          </w:rPr>
          <w:t>ValidTrainKinematic</w:t>
        </w:r>
      </w:hyperlink>
      <w:r>
        <w:rPr>
          <w:color w:val="FF8000"/>
        </w:rPr>
        <w:t>(</w:t>
      </w:r>
      <w:r>
        <w:t>k</w:t>
      </w:r>
      <w:r>
        <w:rPr>
          <w:color w:val="FF8000"/>
        </w:rPr>
        <w:t>))</w:t>
      </w:r>
      <w:r>
        <w:t>:</w:t>
      </w:r>
    </w:p>
    <w:p w:rsidR="00424395" w:rsidP="000431E0" w:rsidRDefault="008A299F">
      <w:pPr>
        <w:pStyle w:val="af7"/>
      </w:pPr>
      <w:r>
        <w:rPr>
          <w:rFonts w:hint="eastAsia"/>
        </w:rPr>
        <w:t xml:space="preserve">        if </w:t>
      </w:r>
      <w:r w:rsidR="00424395">
        <w:rPr>
          <w:rFonts w:hint="eastAsia"/>
        </w:rPr>
        <w:t>(</w:t>
      </w:r>
      <w:hyperlink w:history="1" w:anchor="OdometerState">
        <w:r w:rsidR="008A3B7D">
          <w:rPr>
            <w:rStyle w:val="ac"/>
          </w:rPr>
          <w:t>OdometerState</w:t>
        </w:r>
      </w:hyperlink>
      <w:r w:rsidRPr="00634120" w:rsidR="008A3B7D">
        <w:t xml:space="preserve">(k) </w:t>
      </w:r>
      <w:r w:rsidR="008A3B7D">
        <w:rPr>
          <w:rFonts w:hint="eastAsia"/>
        </w:rPr>
        <w:t>is</w:t>
      </w:r>
      <w:r w:rsidRPr="00634120" w:rsidR="008A3B7D">
        <w:t xml:space="preserve"> </w:t>
      </w:r>
      <w:r w:rsidR="008A3B7D">
        <w:rPr>
          <w:rStyle w:val="aff1"/>
        </w:rPr>
        <w:t>INITIALIZED</w:t>
      </w:r>
      <w:r w:rsidR="00424395">
        <w:rPr>
          <w:rFonts w:hint="eastAsia"/>
        </w:rPr>
        <w:t>)</w:t>
      </w:r>
      <w:r>
        <w:rPr>
          <w:rFonts w:hint="eastAsia"/>
        </w:rPr>
        <w:t>:</w:t>
      </w:r>
    </w:p>
    <w:p w:rsidR="0002592D" w:rsidP="000431E0" w:rsidRDefault="00424395">
      <w:pPr>
        <w:pStyle w:val="af7"/>
      </w:pPr>
      <w:r>
        <w:rPr>
          <w:rFonts w:hint="eastAsia"/>
        </w:rPr>
        <w:t xml:space="preserve">            if (</w:t>
      </w:r>
      <w:hyperlink w:history="1" w:anchor="End2RunningForward">
        <w:r w:rsidRPr="007300F3">
          <w:rPr>
            <w:rStyle w:val="ac"/>
            <w:rFonts w:hint="eastAsia"/>
          </w:rPr>
          <w:t>End2RunningForward</w:t>
        </w:r>
      </w:hyperlink>
      <w:r>
        <w:rPr>
          <w:rFonts w:hint="eastAsia"/>
        </w:rPr>
        <w:t>(k)):</w:t>
      </w:r>
    </w:p>
    <w:p w:rsidR="0002592D" w:rsidP="000431E0" w:rsidRDefault="0002592D">
      <w:pPr>
        <w:pStyle w:val="af7"/>
      </w:pPr>
      <w:r>
        <w:t xml:space="preserve">        </w:t>
      </w:r>
      <w:r w:rsidR="008A299F">
        <w:rPr>
          <w:rFonts w:hint="eastAsia"/>
        </w:rPr>
        <w:t xml:space="preserve">    </w:t>
      </w:r>
      <w:r w:rsidR="00424395">
        <w:rPr>
          <w:rFonts w:hint="eastAsia"/>
        </w:rPr>
        <w:t xml:space="preserve">    </w:t>
      </w:r>
      <w:hyperlink w:history="1" w:anchor="LocationBeforeReloc">
        <w:r w:rsidR="00BD3E90">
          <w:rPr>
            <w:rStyle w:val="ac"/>
          </w:rPr>
          <w:t>LocationBeforeReloc</w:t>
        </w:r>
      </w:hyperlink>
      <w:r w:rsidR="00354F88">
        <w:t>.U</w:t>
      </w:r>
      <w:r>
        <w:t xml:space="preserve">ncertainty </w:t>
      </w:r>
      <w:r>
        <w:rPr>
          <w:color w:val="FF8000"/>
        </w:rPr>
        <w:t>=</w:t>
      </w:r>
      <w:r>
        <w:t xml:space="preserve"> </w:t>
      </w:r>
      <w:r>
        <w:rPr>
          <w:color w:val="FF8000"/>
        </w:rPr>
        <w:t>(</w:t>
      </w:r>
      <w:hyperlink w:history="1" w:anchor="TrainLocation">
        <w:r w:rsidR="00F9339C">
          <w:rPr>
            <w:rStyle w:val="ac"/>
          </w:rPr>
          <w:t>TrainLocation</w:t>
        </w:r>
      </w:hyperlink>
      <w:r>
        <w:rPr>
          <w:color w:val="FF8000"/>
        </w:rPr>
        <w:t>(</w:t>
      </w:r>
      <w:r>
        <w:t>k</w:t>
      </w:r>
      <w:r>
        <w:rPr>
          <w:color w:val="FF8000"/>
        </w:rPr>
        <w:t>-</w:t>
      </w:r>
      <w:r>
        <w:rPr>
          <w:color w:val="800000"/>
        </w:rPr>
        <w:t>1</w:t>
      </w:r>
      <w:r>
        <w:rPr>
          <w:color w:val="FF8000"/>
        </w:rPr>
        <w:t>)</w:t>
      </w:r>
      <w:r w:rsidR="00354F88">
        <w:t>.U</w:t>
      </w:r>
      <w:r>
        <w:t>ncertainty</w:t>
      </w:r>
    </w:p>
    <w:p w:rsidR="00424395" w:rsidP="000431E0" w:rsidRDefault="0002592D">
      <w:pPr>
        <w:pStyle w:val="af7"/>
      </w:pPr>
      <w:r>
        <w:t xml:space="preserve">                                             </w:t>
      </w:r>
      <w:r w:rsidR="008A299F">
        <w:rPr>
          <w:rFonts w:hint="eastAsia"/>
        </w:rPr>
        <w:t xml:space="preserve">   </w:t>
      </w:r>
      <w:r w:rsidR="00424395">
        <w:rPr>
          <w:rFonts w:hint="eastAsia"/>
        </w:rPr>
        <w:t xml:space="preserve">     </w:t>
      </w:r>
      <w:r w:rsidR="008A299F">
        <w:rPr>
          <w:rFonts w:hint="eastAsia"/>
        </w:rPr>
        <w:t>-</w:t>
      </w:r>
      <w:r w:rsidR="008A299F">
        <w:t xml:space="preserve"> </w:t>
      </w:r>
      <w:r>
        <w:rPr>
          <w:color w:val="FF8000"/>
        </w:rPr>
        <w:t>(</w:t>
      </w:r>
      <w:hyperlink w:history="1" w:anchor="MaximumTrainMotion">
        <w:r w:rsidR="007400C0">
          <w:rPr>
            <w:rStyle w:val="ac"/>
          </w:rPr>
          <w:t>MaximumTrainMotion</w:t>
        </w:r>
      </w:hyperlink>
      <w:r>
        <w:rPr>
          <w:color w:val="FF8000"/>
        </w:rPr>
        <w:t>(</w:t>
      </w:r>
      <w:r>
        <w:t>k</w:t>
      </w:r>
      <w:r>
        <w:rPr>
          <w:color w:val="FF8000"/>
        </w:rPr>
        <w:t>)</w:t>
      </w:r>
      <w:r w:rsidR="00424395">
        <w:rPr>
          <w:rFonts w:hint="eastAsia"/>
        </w:rPr>
        <w:t xml:space="preserve"> </w:t>
      </w:r>
      <w:r>
        <w:rPr>
          <w:color w:val="FF8000"/>
        </w:rPr>
        <w:t>-</w:t>
      </w:r>
      <w:r w:rsidR="003F7E1A">
        <w:rPr>
          <w:rFonts w:hint="eastAsia"/>
        </w:rPr>
        <w:t xml:space="preserve"> </w:t>
      </w:r>
      <w:hyperlink w:history="1" w:anchor="MinimumTrainMotion">
        <w:r w:rsidR="00B5344E">
          <w:rPr>
            <w:rStyle w:val="ac"/>
          </w:rPr>
          <w:t>MinimumTrainMotion</w:t>
        </w:r>
      </w:hyperlink>
      <w:r>
        <w:rPr>
          <w:color w:val="FF8000"/>
        </w:rPr>
        <w:t>(</w:t>
      </w:r>
      <w:r>
        <w:t>k</w:t>
      </w:r>
      <w:r>
        <w:rPr>
          <w:color w:val="FF8000"/>
        </w:rPr>
        <w:t>)))</w:t>
      </w:r>
    </w:p>
    <w:p w:rsidR="008A299F" w:rsidP="000431E0" w:rsidRDefault="008A299F">
      <w:pPr>
        <w:pStyle w:val="af7"/>
      </w:pPr>
      <w:r>
        <w:rPr>
          <w:rFonts w:hint="eastAsia"/>
        </w:rPr>
        <w:t xml:space="preserve">        </w:t>
      </w:r>
      <w:r w:rsidR="00600498">
        <w:rPr>
          <w:rFonts w:hint="eastAsia"/>
        </w:rPr>
        <w:t xml:space="preserve">    </w:t>
      </w:r>
      <w:r>
        <w:rPr>
          <w:rFonts w:hint="eastAsia"/>
        </w:rPr>
        <w:t>else:</w:t>
      </w:r>
    </w:p>
    <w:p w:rsidR="008A299F" w:rsidP="000431E0" w:rsidRDefault="008A299F">
      <w:pPr>
        <w:pStyle w:val="af7"/>
      </w:pPr>
      <w:r>
        <w:rPr>
          <w:rFonts w:hint="eastAsia"/>
        </w:rPr>
        <w:t xml:space="preserve"> </w:t>
      </w:r>
      <w:r>
        <w:t xml:space="preserve">       </w:t>
      </w:r>
      <w:r>
        <w:rPr>
          <w:rFonts w:hint="eastAsia"/>
        </w:rPr>
        <w:t xml:space="preserve">    </w:t>
      </w:r>
      <w:r w:rsidR="00600498">
        <w:rPr>
          <w:rFonts w:hint="eastAsia"/>
        </w:rPr>
        <w:t xml:space="preserve">    </w:t>
      </w:r>
      <w:hyperlink w:history="1" w:anchor="LocationBeforeReloc">
        <w:r>
          <w:rPr>
            <w:rStyle w:val="ac"/>
          </w:rPr>
          <w:t>LocationBeforeReloc</w:t>
        </w:r>
      </w:hyperlink>
      <w:r>
        <w:t xml:space="preserve">.Uncertainty </w:t>
      </w:r>
      <w:r w:rsidRPr="008A299F">
        <w:t>=</w:t>
      </w:r>
      <w:r>
        <w:t xml:space="preserve"> </w:t>
      </w:r>
      <w:r w:rsidRPr="008A299F">
        <w:t>(</w:t>
      </w:r>
      <w:hyperlink w:history="1" w:anchor="TrainLocation">
        <w:r>
          <w:rPr>
            <w:rStyle w:val="ac"/>
          </w:rPr>
          <w:t>TrainLocation</w:t>
        </w:r>
      </w:hyperlink>
      <w:r w:rsidRPr="008A299F">
        <w:t>(</w:t>
      </w:r>
      <w:r>
        <w:t>k</w:t>
      </w:r>
      <w:r w:rsidRPr="008A299F">
        <w:t>-1)</w:t>
      </w:r>
      <w:r>
        <w:t>.Uncertainty</w:t>
      </w:r>
    </w:p>
    <w:p w:rsidR="00600498" w:rsidP="000431E0" w:rsidRDefault="008A299F">
      <w:pPr>
        <w:pStyle w:val="af7"/>
      </w:pPr>
      <w:r>
        <w:t xml:space="preserve">                                  </w:t>
      </w:r>
      <w:r w:rsidR="00600498">
        <w:rPr>
          <w:rFonts w:hint="eastAsia"/>
        </w:rPr>
        <w:t xml:space="preserve">     </w:t>
      </w:r>
      <w:r>
        <w:t xml:space="preserve">           </w:t>
      </w:r>
      <w:r>
        <w:rPr>
          <w:rFonts w:hint="eastAsia"/>
        </w:rPr>
        <w:t xml:space="preserve">   +</w:t>
      </w:r>
      <w:r>
        <w:t xml:space="preserve"> </w:t>
      </w:r>
      <w:r w:rsidRPr="008A299F">
        <w:t>(</w:t>
      </w:r>
      <w:hyperlink w:history="1" w:anchor="MaximumTrainMotion">
        <w:r>
          <w:rPr>
            <w:rStyle w:val="ac"/>
          </w:rPr>
          <w:t>MaximumTrainMotion</w:t>
        </w:r>
      </w:hyperlink>
      <w:r w:rsidRPr="008A299F">
        <w:t>(</w:t>
      </w:r>
      <w:r>
        <w:t>k</w:t>
      </w:r>
      <w:r w:rsidRPr="008A299F">
        <w:t>)</w:t>
      </w:r>
      <w:r w:rsidR="00600498">
        <w:rPr>
          <w:rFonts w:hint="eastAsia"/>
        </w:rPr>
        <w:t xml:space="preserve"> </w:t>
      </w:r>
      <w:r w:rsidRPr="008A299F">
        <w:t>-</w:t>
      </w:r>
      <w:r>
        <w:rPr>
          <w:rFonts w:hint="eastAsia"/>
        </w:rPr>
        <w:t xml:space="preserve"> </w:t>
      </w:r>
      <w:hyperlink w:history="1" w:anchor="MinimumTrainMotion">
        <w:r>
          <w:rPr>
            <w:rStyle w:val="ac"/>
          </w:rPr>
          <w:t>MinimumTrainMotion</w:t>
        </w:r>
      </w:hyperlink>
      <w:r w:rsidRPr="008A299F">
        <w:t>(</w:t>
      </w:r>
      <w:r>
        <w:t>k</w:t>
      </w:r>
      <w:r w:rsidRPr="008A299F">
        <w:t>)))</w:t>
      </w:r>
    </w:p>
    <w:p w:rsidR="00600498" w:rsidP="000431E0" w:rsidRDefault="00600498">
      <w:pPr>
        <w:pStyle w:val="af7"/>
      </w:pPr>
      <w:r>
        <w:rPr>
          <w:rFonts w:hint="eastAsia"/>
        </w:rPr>
        <w:t xml:space="preserve">        else:</w:t>
      </w:r>
    </w:p>
    <w:p w:rsidR="009612AB" w:rsidP="000431E0" w:rsidRDefault="00600498">
      <w:pPr>
        <w:pStyle w:val="af7"/>
      </w:pPr>
      <w:r>
        <w:rPr>
          <w:rFonts w:hint="eastAsia"/>
        </w:rPr>
        <w:t xml:space="preserve">            </w:t>
      </w:r>
      <w:hyperlink w:history="1" w:anchor="LocationBeforeReloc">
        <w:r>
          <w:rPr>
            <w:rStyle w:val="ac"/>
          </w:rPr>
          <w:t>LocationBeforeReloc</w:t>
        </w:r>
      </w:hyperlink>
      <w:r>
        <w:t xml:space="preserve">.Uncertainty </w:t>
      </w:r>
      <w:r w:rsidRPr="008A299F">
        <w:t>=</w:t>
      </w:r>
      <w:r>
        <w:t xml:space="preserve"> </w:t>
      </w:r>
      <w:r w:rsidR="009612AB">
        <w:rPr>
          <w:rFonts w:hint="eastAsia"/>
        </w:rPr>
        <w:t>(</w:t>
      </w:r>
      <w:hyperlink w:history="1" w:anchor="TrainLocation">
        <w:r>
          <w:rPr>
            <w:rStyle w:val="ac"/>
          </w:rPr>
          <w:t>TrainLocation</w:t>
        </w:r>
      </w:hyperlink>
      <w:r w:rsidRPr="008A299F">
        <w:t>(</w:t>
      </w:r>
      <w:r>
        <w:t>k</w:t>
      </w:r>
      <w:r w:rsidRPr="008A299F">
        <w:t>-1)</w:t>
      </w:r>
      <w:r>
        <w:t>.Uncertainty</w:t>
      </w:r>
    </w:p>
    <w:p w:rsidR="009612AB" w:rsidP="000431E0" w:rsidRDefault="009612AB">
      <w:pPr>
        <w:pStyle w:val="af7"/>
      </w:pPr>
      <w:r>
        <w:rPr>
          <w:rFonts w:hint="eastAsia"/>
        </w:rPr>
        <w:t xml:space="preserve">                                                      + abs(</w:t>
      </w:r>
      <w:hyperlink w:history="1" w:anchor="MaximumTrainMotion">
        <w:r>
          <w:rPr>
            <w:rStyle w:val="ac"/>
          </w:rPr>
          <w:t>MaximumTrainMotion</w:t>
        </w:r>
      </w:hyperlink>
      <w:r w:rsidRPr="008A299F">
        <w:t>(</w:t>
      </w:r>
      <w:r>
        <w:t>k</w:t>
      </w:r>
      <w:r w:rsidRPr="008A299F">
        <w:t>)</w:t>
      </w:r>
      <w:r>
        <w:rPr>
          <w:rFonts w:hint="eastAsia"/>
        </w:rPr>
        <w:t>)</w:t>
      </w:r>
    </w:p>
    <w:p w:rsidR="0002592D" w:rsidP="000431E0" w:rsidRDefault="009612AB">
      <w:pPr>
        <w:pStyle w:val="af7"/>
      </w:pPr>
      <w:r>
        <w:rPr>
          <w:rFonts w:hint="eastAsia"/>
        </w:rPr>
        <w:t xml:space="preserve">                                                      + abs(</w:t>
      </w:r>
      <w:hyperlink w:history="1" w:anchor="MinimumTrainMotion">
        <w:r>
          <w:rPr>
            <w:rStyle w:val="ac"/>
          </w:rPr>
          <w:t>MinimumTrainMotion</w:t>
        </w:r>
      </w:hyperlink>
      <w:r w:rsidRPr="008A299F">
        <w:t>(</w:t>
      </w:r>
      <w:r>
        <w:t>k</w:t>
      </w:r>
      <w:r w:rsidRPr="008A299F">
        <w:t>))</w:t>
      </w:r>
      <w:r>
        <w:rPr>
          <w:rFonts w:hint="eastAsia"/>
        </w:rPr>
        <w:t xml:space="preserve">) </w:t>
      </w:r>
    </w:p>
    <w:p w:rsidR="00600498" w:rsidP="000431E0" w:rsidRDefault="00600498">
      <w:pPr>
        <w:pStyle w:val="af7"/>
      </w:pPr>
    </w:p>
    <w:p w:rsidR="0002592D" w:rsidP="000431E0" w:rsidRDefault="0002592D">
      <w:pPr>
        <w:pStyle w:val="af7"/>
      </w:pPr>
      <w:r>
        <w:t xml:space="preserve">        </w:t>
      </w:r>
      <w:hyperlink w:history="1" w:anchor="LocationBeforeReloc">
        <w:r w:rsidR="00BD3E90">
          <w:rPr>
            <w:rStyle w:val="ac"/>
          </w:rPr>
          <w:t>LocationBeforeReloc</w:t>
        </w:r>
      </w:hyperlink>
      <w:r w:rsidR="00354F88">
        <w:t>.E</w:t>
      </w:r>
      <w:r>
        <w:t xml:space="preserve">xt2 </w:t>
      </w:r>
      <w:r>
        <w:rPr>
          <w:color w:val="FF8000"/>
        </w:rPr>
        <w:t>=</w:t>
      </w:r>
      <w:r>
        <w:t xml:space="preserve"> </w:t>
      </w:r>
      <w:r>
        <w:rPr>
          <w:color w:val="FF8000"/>
        </w:rPr>
        <w:t>(</w:t>
      </w:r>
      <w:hyperlink w:history="1" w:anchor="LocationUpdateExt2">
        <w:r w:rsidRPr="00EB591F" w:rsidR="00C64E92">
          <w:rPr>
            <w:rStyle w:val="ac"/>
          </w:rPr>
          <w:t>TrackMap</w:t>
        </w:r>
        <w:r w:rsidRPr="00EB591F" w:rsidR="00354F88">
          <w:rPr>
            <w:rStyle w:val="ac"/>
          </w:rPr>
          <w:t>.</w:t>
        </w:r>
        <w:r w:rsidRPr="00EB591F" w:rsidR="00DE30C0">
          <w:rPr>
            <w:rStyle w:val="ac"/>
          </w:rPr>
          <w:t>LocationUpdateExt2</w:t>
        </w:r>
      </w:hyperlink>
      <w:r>
        <w:rPr>
          <w:color w:val="FF8000"/>
        </w:rPr>
        <w:t>(</w:t>
      </w:r>
      <w:hyperlink w:history="1" w:anchor="End2RunningForward">
        <w:r w:rsidR="008B283E">
          <w:rPr>
            <w:rStyle w:val="ac"/>
          </w:rPr>
          <w:t>End2RunningForward</w:t>
        </w:r>
      </w:hyperlink>
      <w:r>
        <w:rPr>
          <w:color w:val="FF8000"/>
        </w:rPr>
        <w:t>(</w:t>
      </w:r>
      <w:r>
        <w:t>k</w:t>
      </w:r>
      <w:r>
        <w:rPr>
          <w:color w:val="FF8000"/>
        </w:rPr>
        <w:t>),</w:t>
      </w:r>
    </w:p>
    <w:p w:rsidR="0002592D" w:rsidP="000431E0" w:rsidRDefault="0002592D">
      <w:pPr>
        <w:pStyle w:val="af7"/>
      </w:pPr>
      <w:r>
        <w:t xml:space="preserve">                                             </w:t>
      </w:r>
      <w:r w:rsidR="003F7E1A">
        <w:rPr>
          <w:rFonts w:hint="eastAsia"/>
        </w:rPr>
        <w:t xml:space="preserve">                            </w:t>
      </w:r>
      <w:r>
        <w:t xml:space="preserve">  </w:t>
      </w:r>
      <w:hyperlink w:history="1" w:anchor="TrainLocation">
        <w:r w:rsidR="00F9339C">
          <w:rPr>
            <w:rStyle w:val="ac"/>
          </w:rPr>
          <w:t>TrainLocation</w:t>
        </w:r>
      </w:hyperlink>
      <w:r>
        <w:rPr>
          <w:color w:val="FF8000"/>
        </w:rPr>
        <w:t>(</w:t>
      </w:r>
      <w:r>
        <w:t>k</w:t>
      </w:r>
      <w:r>
        <w:rPr>
          <w:color w:val="FF8000"/>
        </w:rPr>
        <w:t>-</w:t>
      </w:r>
      <w:r>
        <w:rPr>
          <w:color w:val="800000"/>
        </w:rPr>
        <w:t>1</w:t>
      </w:r>
      <w:r>
        <w:rPr>
          <w:color w:val="FF8000"/>
        </w:rPr>
        <w:t>)</w:t>
      </w:r>
      <w:r w:rsidR="00354F88">
        <w:t>.</w:t>
      </w:r>
      <w:r w:rsidR="003F7E1A">
        <w:t>E</w:t>
      </w:r>
      <w:r w:rsidR="003F7E1A">
        <w:rPr>
          <w:rFonts w:hint="eastAsia"/>
        </w:rPr>
        <w:t>xt</w:t>
      </w:r>
      <w:r w:rsidR="003F7E1A">
        <w:t>2</w:t>
      </w:r>
      <w:r w:rsidR="00F3376D">
        <w:rPr>
          <w:rFonts w:hint="eastAsia"/>
        </w:rPr>
        <w:t>.</w:t>
      </w:r>
      <w:r w:rsidR="003F7E1A">
        <w:t>Ort</w:t>
      </w:r>
      <w:r>
        <w:rPr>
          <w:color w:val="FF8000"/>
        </w:rPr>
        <w:t>,</w:t>
      </w:r>
    </w:p>
    <w:p w:rsidR="0002592D" w:rsidP="000431E0" w:rsidRDefault="0002592D">
      <w:pPr>
        <w:pStyle w:val="af7"/>
      </w:pPr>
      <w:r>
        <w:t xml:space="preserve">      </w:t>
      </w:r>
      <w:r w:rsidR="00EB591F">
        <w:rPr>
          <w:rFonts w:hint="eastAsia"/>
        </w:rPr>
        <w:t xml:space="preserve">                            </w:t>
      </w:r>
      <w:r>
        <w:t xml:space="preserve">                                         </w:t>
      </w:r>
      <w:hyperlink w:history="1" w:anchor="TrainLocation">
        <w:r w:rsidR="00F9339C">
          <w:rPr>
            <w:rStyle w:val="ac"/>
          </w:rPr>
          <w:t>TrainLocation</w:t>
        </w:r>
      </w:hyperlink>
      <w:r>
        <w:rPr>
          <w:color w:val="FF8000"/>
        </w:rPr>
        <w:t>(</w:t>
      </w:r>
      <w:r>
        <w:t>k</w:t>
      </w:r>
      <w:r>
        <w:rPr>
          <w:color w:val="FF8000"/>
        </w:rPr>
        <w:t>-</w:t>
      </w:r>
      <w:r>
        <w:rPr>
          <w:color w:val="800000"/>
        </w:rPr>
        <w:t>1</w:t>
      </w:r>
      <w:r>
        <w:rPr>
          <w:color w:val="FF8000"/>
        </w:rPr>
        <w:t>)</w:t>
      </w:r>
      <w:r w:rsidR="00354F88">
        <w:t>.E</w:t>
      </w:r>
      <w:r>
        <w:t>xt2</w:t>
      </w:r>
      <w:r>
        <w:rPr>
          <w:color w:val="FF8000"/>
        </w:rPr>
        <w:t>,</w:t>
      </w:r>
    </w:p>
    <w:p w:rsidR="0002592D" w:rsidP="000431E0" w:rsidRDefault="0002592D">
      <w:pPr>
        <w:pStyle w:val="af7"/>
      </w:pPr>
      <w:r>
        <w:t xml:space="preserve">                                               </w:t>
      </w:r>
      <w:r w:rsidRPr="00EB591F" w:rsidR="00EB591F">
        <w:t xml:space="preserve">                            </w:t>
      </w:r>
      <w:hyperlink w:history="1" w:anchor="MaximumTrainMotion">
        <w:r w:rsidR="007400C0">
          <w:rPr>
            <w:rStyle w:val="ac"/>
          </w:rPr>
          <w:t>MaximumTrainMotion</w:t>
        </w:r>
      </w:hyperlink>
      <w:r>
        <w:rPr>
          <w:color w:val="FF8000"/>
        </w:rPr>
        <w:t>(</w:t>
      </w:r>
      <w:r>
        <w:t>k</w:t>
      </w:r>
      <w:r>
        <w:rPr>
          <w:color w:val="FF8000"/>
        </w:rPr>
        <w:t>),</w:t>
      </w:r>
    </w:p>
    <w:p w:rsidR="0002592D" w:rsidP="000431E0" w:rsidRDefault="0002592D">
      <w:pPr>
        <w:pStyle w:val="af7"/>
      </w:pPr>
      <w:r>
        <w:t xml:space="preserve">                         </w:t>
      </w:r>
      <w:r w:rsidRPr="00EB591F" w:rsidR="00EB591F">
        <w:t xml:space="preserve">                            </w:t>
      </w:r>
      <w:r>
        <w:t xml:space="preserve">                      </w:t>
      </w:r>
      <w:hyperlink w:history="1" w:anchor="MinimumTrainMotion">
        <w:r w:rsidR="00B5344E">
          <w:rPr>
            <w:rStyle w:val="ac"/>
          </w:rPr>
          <w:t>MinimumTrainMotion</w:t>
        </w:r>
      </w:hyperlink>
      <w:r>
        <w:rPr>
          <w:color w:val="FF8000"/>
        </w:rPr>
        <w:t>(</w:t>
      </w:r>
      <w:r>
        <w:t>k</w:t>
      </w:r>
      <w:r>
        <w:rPr>
          <w:color w:val="FF8000"/>
        </w:rPr>
        <w:t>)))</w:t>
      </w:r>
    </w:p>
    <w:p w:rsidR="0002592D" w:rsidP="000431E0" w:rsidRDefault="0002592D">
      <w:pPr>
        <w:pStyle w:val="af7"/>
      </w:pPr>
      <w:r>
        <w:t xml:space="preserve">        </w:t>
      </w:r>
      <w:hyperlink w:history="1" w:anchor="LocationBeforeReloc">
        <w:r w:rsidR="00BD3E90">
          <w:rPr>
            <w:rStyle w:val="ac"/>
          </w:rPr>
          <w:t>LocationBeforeReloc</w:t>
        </w:r>
      </w:hyperlink>
      <w:r w:rsidR="00354F88">
        <w:t>.I</w:t>
      </w:r>
      <w:r>
        <w:t xml:space="preserve">nt2 </w:t>
      </w:r>
      <w:r>
        <w:rPr>
          <w:color w:val="FF8000"/>
        </w:rPr>
        <w:t>=</w:t>
      </w:r>
      <w:r>
        <w:t xml:space="preserve"> </w:t>
      </w:r>
      <w:hyperlink w:history="1" w:anchor="UpdateInt2FromExt2">
        <w:r w:rsidRPr="00EB591F" w:rsidR="00EB591F">
          <w:rPr>
            <w:rStyle w:val="ac"/>
            <w:rFonts w:hint="eastAsia"/>
          </w:rPr>
          <w:t>U</w:t>
        </w:r>
        <w:r w:rsidRPr="00EB591F" w:rsidR="00EB591F">
          <w:rPr>
            <w:rStyle w:val="ac"/>
          </w:rPr>
          <w:t>pdateInt2FromExt2</w:t>
        </w:r>
      </w:hyperlink>
    </w:p>
    <w:p w:rsidR="0002592D" w:rsidP="000431E0" w:rsidRDefault="0002592D">
      <w:pPr>
        <w:pStyle w:val="af7"/>
      </w:pPr>
      <w:r>
        <w:lastRenderedPageBreak/>
        <w:t xml:space="preserve">        </w:t>
      </w:r>
      <w:hyperlink w:history="1" w:anchor="LocationBeforeReloc">
        <w:r w:rsidR="00BD3E90">
          <w:rPr>
            <w:rStyle w:val="ac"/>
          </w:rPr>
          <w:t>LocationBeforeReloc</w:t>
        </w:r>
      </w:hyperlink>
      <w:r w:rsidR="00354F88">
        <w:t>.E</w:t>
      </w:r>
      <w:r>
        <w:t xml:space="preserve">xt1 </w:t>
      </w:r>
      <w:r>
        <w:rPr>
          <w:color w:val="FF8000"/>
        </w:rPr>
        <w:t>=</w:t>
      </w:r>
      <w:r>
        <w:t xml:space="preserve"> </w:t>
      </w:r>
      <w:hyperlink w:history="1" w:anchor="UpdateExt1FromExt2">
        <w:r w:rsidRPr="00EB591F" w:rsidR="00EB591F">
          <w:rPr>
            <w:rStyle w:val="ac"/>
            <w:rFonts w:hint="eastAsia"/>
          </w:rPr>
          <w:t>U</w:t>
        </w:r>
        <w:r w:rsidRPr="00EB591F" w:rsidR="00EB591F">
          <w:rPr>
            <w:rStyle w:val="ac"/>
          </w:rPr>
          <w:t>pdateExt1FromExt2</w:t>
        </w:r>
      </w:hyperlink>
    </w:p>
    <w:p w:rsidR="0002592D" w:rsidP="000431E0" w:rsidRDefault="0002592D">
      <w:pPr>
        <w:pStyle w:val="af7"/>
      </w:pPr>
      <w:r>
        <w:t xml:space="preserve">        </w:t>
      </w:r>
      <w:hyperlink w:history="1" w:anchor="LocationBeforeReloc">
        <w:r w:rsidR="00BD3E90">
          <w:rPr>
            <w:rStyle w:val="ac"/>
          </w:rPr>
          <w:t>LocationBeforeReloc</w:t>
        </w:r>
      </w:hyperlink>
      <w:r w:rsidR="00354F88">
        <w:t>.I</w:t>
      </w:r>
      <w:r>
        <w:t xml:space="preserve">nt1 </w:t>
      </w:r>
      <w:r>
        <w:rPr>
          <w:color w:val="FF8000"/>
        </w:rPr>
        <w:t>=</w:t>
      </w:r>
      <w:r>
        <w:t xml:space="preserve"> </w:t>
      </w:r>
      <w:hyperlink w:history="1" w:anchor="UpdateInt1FromExt2">
        <w:r w:rsidRPr="00EB591F" w:rsidR="00EB591F">
          <w:rPr>
            <w:rStyle w:val="ac"/>
            <w:rFonts w:hint="eastAsia"/>
          </w:rPr>
          <w:t>U</w:t>
        </w:r>
        <w:r w:rsidRPr="00EB591F" w:rsidR="00EB591F">
          <w:rPr>
            <w:rStyle w:val="ac"/>
          </w:rPr>
          <w:t>pdateInt1FromExt2</w:t>
        </w:r>
      </w:hyperlink>
    </w:p>
    <w:p w:rsidR="0002592D" w:rsidP="000431E0" w:rsidRDefault="0002592D">
      <w:pPr>
        <w:pStyle w:val="af7"/>
      </w:pPr>
      <w:r>
        <w:t xml:space="preserve">    else:</w:t>
      </w:r>
    </w:p>
    <w:p w:rsidR="0002592D" w:rsidP="000431E0" w:rsidRDefault="0002592D">
      <w:pPr>
        <w:pStyle w:val="af7"/>
      </w:pPr>
      <w:r>
        <w:t xml:space="preserve">        </w:t>
      </w:r>
      <w:hyperlink w:history="1" w:anchor="LocationBeforeReloc">
        <w:r w:rsidR="00BD3E90">
          <w:rPr>
            <w:rStyle w:val="ac"/>
          </w:rPr>
          <w:t>LocationBeforeReloc</w:t>
        </w:r>
      </w:hyperlink>
      <w:r>
        <w:t xml:space="preserve"> </w:t>
      </w:r>
      <w:r>
        <w:rPr>
          <w:color w:val="FF8000"/>
        </w:rPr>
        <w:t>=</w:t>
      </w:r>
      <w:r>
        <w:t xml:space="preserve"> </w:t>
      </w:r>
      <w:r w:rsidRPr="00354FC4">
        <w:rPr>
          <w:rStyle w:val="aff1"/>
        </w:rPr>
        <w:t>None</w:t>
      </w:r>
    </w:p>
    <w:p w:rsidR="008334E2" w:rsidP="000431E0" w:rsidRDefault="0002592D">
      <w:pPr>
        <w:pStyle w:val="af7"/>
      </w:pPr>
      <w:r>
        <w:t xml:space="preserve">    return </w:t>
      </w:r>
      <w:hyperlink w:history="1" w:anchor="LocationBeforeReloc">
        <w:r w:rsidR="00BD3E90">
          <w:rPr>
            <w:rStyle w:val="ac"/>
          </w:rPr>
          <w:t>LocationBeforeReloc</w:t>
        </w:r>
      </w:hyperlink>
    </w:p>
    <w:p w:rsidRPr="008A1414" w:rsidR="008334E2" w:rsidP="000C0D62" w:rsidRDefault="008334E2">
      <w:pPr>
        <w:pStyle w:val="ReqtifyAltQ"/>
      </w:pPr>
      <w:r w:rsidRPr="008A1414">
        <w:t>#Category=Functional</w:t>
      </w:r>
    </w:p>
    <w:p w:rsidRPr="008A1414" w:rsidR="008334E2" w:rsidP="000C0D62" w:rsidRDefault="008334E2">
      <w:pPr>
        <w:pStyle w:val="ReqtifyAltQ"/>
      </w:pPr>
      <w:r w:rsidRPr="008A1414">
        <w:t>#Contribution</w:t>
      </w:r>
      <w:r>
        <w:t>=SIL4</w:t>
      </w:r>
    </w:p>
    <w:p w:rsidR="009328EA" w:rsidP="000C0D62" w:rsidRDefault="008334E2">
      <w:pPr>
        <w:pStyle w:val="ReqtifyAltQ"/>
        <w:rPr>
          <w:ins w:author="常鸣" w:date="2014-07-03T14:27:00Z" w:id="6033"/>
        </w:rPr>
      </w:pPr>
      <w:del w:author="常鸣" w:date="2014-07-03T14:27:00Z" w:id="6034">
        <w:r w:rsidRPr="008A1414" w:rsidDel="009328EA">
          <w:delText>#S</w:delText>
        </w:r>
      </w:del>
      <w:ins w:author="常鸣" w:date="2014-07-03T14:27:00Z" w:id="6035">
        <w:r w:rsidR="009328EA">
          <w:t>#Allocation=ATP Software</w:t>
        </w:r>
      </w:ins>
    </w:p>
    <w:p w:rsidRPr="008A1414" w:rsidR="008334E2" w:rsidP="000C0D62" w:rsidRDefault="009328EA">
      <w:pPr>
        <w:pStyle w:val="ReqtifyAltQ"/>
      </w:pPr>
      <w:ins w:author="常鸣" w:date="2014-07-03T14:27:00Z" w:id="6036">
        <w:r>
          <w:t>#S</w:t>
        </w:r>
      </w:ins>
      <w:r w:rsidRPr="008A1414" w:rsidR="008334E2">
        <w:t>ource=</w:t>
      </w:r>
      <w:r w:rsidR="008334E2">
        <w:rPr>
          <w:rFonts w:hint="eastAsia"/>
        </w:rPr>
        <w:t>[iTC_CC-SyAD-0172],</w:t>
      </w:r>
      <w:r w:rsidRPr="00A91498" w:rsidR="008334E2">
        <w:rPr>
          <w:rFonts w:hint="eastAsia"/>
        </w:rPr>
        <w:t xml:space="preserve"> </w:t>
      </w:r>
      <w:r w:rsidR="008334E2">
        <w:rPr>
          <w:rFonts w:hint="eastAsia"/>
        </w:rPr>
        <w:t>[iTC_CC-SyAD-0184], [</w:t>
      </w:r>
      <w:r w:rsidR="008334E2">
        <w:t>iTC_CC_ATP_SwHA</w:t>
      </w:r>
      <w:r w:rsidRPr="009B3F4C" w:rsidR="008334E2">
        <w:t>-0096</w:t>
      </w:r>
      <w:r w:rsidR="008334E2">
        <w:rPr>
          <w:rFonts w:hint="eastAsia"/>
        </w:rPr>
        <w:t>]</w:t>
      </w:r>
    </w:p>
    <w:p w:rsidRPr="008A1414" w:rsidR="008334E2" w:rsidP="000C0D62" w:rsidRDefault="008334E2">
      <w:pPr>
        <w:pStyle w:val="ReqtifyAltQ"/>
      </w:pPr>
      <w:r w:rsidRPr="008A1414">
        <w:t>[End]</w:t>
      </w:r>
    </w:p>
    <w:p w:rsidR="00FF42BD" w:rsidP="00C93484" w:rsidRDefault="00FF42BD">
      <w:pPr>
        <w:pStyle w:val="Reqtify"/>
      </w:pPr>
    </w:p>
    <w:p w:rsidR="001E18B0" w:rsidP="0012674A" w:rsidRDefault="00F81167">
      <w:pPr>
        <w:pStyle w:val="4"/>
      </w:pPr>
      <w:r>
        <w:rPr>
          <w:rFonts w:hint="eastAsia"/>
        </w:rPr>
        <w:t>Delocalization detecting</w:t>
      </w:r>
    </w:p>
    <w:p w:rsidR="00DB4718" w:rsidP="00C93484" w:rsidRDefault="00DB4718">
      <w:pPr>
        <w:pStyle w:val="Reqtify"/>
      </w:pPr>
    </w:p>
    <w:p w:rsidRPr="00F03275" w:rsidR="00DB4718" w:rsidP="00C93484" w:rsidRDefault="00DB4718">
      <w:pPr>
        <w:pStyle w:val="Reqtify"/>
      </w:pPr>
    </w:p>
    <w:p w:rsidRPr="00886B23" w:rsidR="00886B23" w:rsidP="00704491" w:rsidRDefault="00886B23">
      <w:pPr>
        <w:pStyle w:val="ReqtifyAltR"/>
      </w:pPr>
      <w:r w:rsidRPr="00886B23">
        <w:t>[iTC_CC_ATP-SwRS-0</w:t>
      </w:r>
      <w:r w:rsidRPr="00886B23">
        <w:rPr>
          <w:rFonts w:hint="eastAsia"/>
        </w:rPr>
        <w:t>254</w:t>
      </w:r>
      <w:r w:rsidRPr="00886B23">
        <w:t>]</w:t>
      </w:r>
    </w:p>
    <w:p w:rsidRPr="00886B23" w:rsidR="00886B23" w:rsidP="00C93484" w:rsidRDefault="00BD3E90">
      <w:pPr>
        <w:pStyle w:val="Reqtify"/>
      </w:pPr>
      <w:bookmarkStart w:name="LocationUntravelable" w:id="6037"/>
      <w:r w:rsidRPr="00A17282">
        <w:rPr>
          <w:rStyle w:val="aff2"/>
          <w:bCs w:val="0"/>
          <w:iCs w:val="0"/>
        </w:rPr>
        <w:t>LocationUntravelable</w:t>
      </w:r>
      <w:bookmarkEnd w:id="6037"/>
      <w:r w:rsidRPr="00886B23" w:rsidR="00886B23">
        <w:rPr>
          <w:rFonts w:hint="eastAsia"/>
        </w:rPr>
        <w:t>，判断</w:t>
      </w:r>
      <w:r w:rsidR="00F03275">
        <w:rPr>
          <w:rFonts w:hint="eastAsia"/>
        </w:rPr>
        <w:t>车身范围内</w:t>
      </w:r>
      <w:r w:rsidRPr="00886B23" w:rsidR="00886B23">
        <w:rPr>
          <w:rFonts w:hint="eastAsia"/>
        </w:rPr>
        <w:t>是否</w:t>
      </w:r>
      <w:r w:rsidR="00F03275">
        <w:rPr>
          <w:rFonts w:hint="eastAsia"/>
        </w:rPr>
        <w:t>有线路边界或者状态不符的道岔</w:t>
      </w:r>
    </w:p>
    <w:p w:rsidRPr="00886B23" w:rsidR="00886B23" w:rsidP="00FA0FBB" w:rsidRDefault="00886B23">
      <w:pPr>
        <w:pStyle w:val="AltX"/>
      </w:pPr>
      <w:r w:rsidRPr="00886B23">
        <w:rPr>
          <w:rFonts w:hint="eastAsia"/>
        </w:rPr>
        <w:t>当上周期列车</w:t>
      </w:r>
      <w:r w:rsidR="003E4188">
        <w:rPr>
          <w:rFonts w:hint="eastAsia"/>
        </w:rPr>
        <w:t>定</w:t>
      </w:r>
      <w:r w:rsidRPr="00886B23">
        <w:rPr>
          <w:rFonts w:hint="eastAsia"/>
        </w:rPr>
        <w:t>位</w:t>
      </w:r>
      <w:r w:rsidR="003E4188">
        <w:rPr>
          <w:rFonts w:hint="eastAsia"/>
        </w:rPr>
        <w:t>，并满足以下条件</w:t>
      </w:r>
      <w:r w:rsidRPr="00886B23">
        <w:rPr>
          <w:rFonts w:hint="eastAsia"/>
        </w:rPr>
        <w:t>时，本周期设置为</w:t>
      </w:r>
      <w:r w:rsidR="003E4188">
        <w:rPr>
          <w:rStyle w:val="aff1"/>
          <w:rFonts w:hint="eastAsia"/>
        </w:rPr>
        <w:t>True</w:t>
      </w:r>
      <w:r w:rsidRPr="00886B23">
        <w:rPr>
          <w:rFonts w:hint="eastAsia"/>
        </w:rPr>
        <w:t>。</w:t>
      </w:r>
    </w:p>
    <w:p w:rsidRPr="00886B23" w:rsidR="00886B23" w:rsidP="003E4188" w:rsidRDefault="00886B23">
      <w:pPr>
        <w:pStyle w:val="AltZ"/>
      </w:pPr>
      <w:r w:rsidRPr="00886B23">
        <w:rPr>
          <w:rFonts w:hint="eastAsia"/>
        </w:rPr>
        <w:t>如果车尾最小定位到车头最大定位之间存在状态未知的道岔</w:t>
      </w:r>
      <w:r w:rsidRPr="00886B23">
        <w:rPr>
          <w:rFonts w:hint="eastAsia"/>
        </w:rPr>
        <w:t>(</w:t>
      </w:r>
      <w:r w:rsidRPr="00886B23">
        <w:rPr>
          <w:rFonts w:hint="eastAsia"/>
        </w:rPr>
        <w:t>包括发散或汇聚节点</w:t>
      </w:r>
      <w:r w:rsidRPr="00886B23">
        <w:rPr>
          <w:rFonts w:hint="eastAsia"/>
        </w:rPr>
        <w:t>)</w:t>
      </w:r>
      <w:r w:rsidRPr="00886B23">
        <w:rPr>
          <w:rFonts w:hint="eastAsia"/>
        </w:rPr>
        <w:t>；</w:t>
      </w:r>
    </w:p>
    <w:p w:rsidR="00886B23" w:rsidP="003E4188" w:rsidRDefault="00886B23">
      <w:pPr>
        <w:pStyle w:val="AltZ"/>
      </w:pPr>
      <w:r w:rsidRPr="00886B23">
        <w:rPr>
          <w:rFonts w:hint="eastAsia"/>
        </w:rPr>
        <w:t>或者，如果车尾最小定位到车头最大定位之间存在变量状态与</w:t>
      </w:r>
      <w:r w:rsidR="009A5F3E">
        <w:rPr>
          <w:rFonts w:hint="eastAsia"/>
        </w:rPr>
        <w:t>之前</w:t>
      </w:r>
      <w:r w:rsidRPr="00886B23">
        <w:rPr>
          <w:rFonts w:hint="eastAsia"/>
        </w:rPr>
        <w:t>列车位置不符的</w:t>
      </w:r>
      <w:r w:rsidR="00FF42BD">
        <w:rPr>
          <w:rFonts w:hint="eastAsia"/>
        </w:rPr>
        <w:t>发散</w:t>
      </w:r>
      <w:r w:rsidRPr="00886B23">
        <w:rPr>
          <w:rFonts w:hint="eastAsia"/>
        </w:rPr>
        <w:t>汇聚节点；</w:t>
      </w:r>
    </w:p>
    <w:p w:rsidRPr="00886B23" w:rsidR="00FF42BD" w:rsidP="003E4188" w:rsidRDefault="00FF42BD">
      <w:pPr>
        <w:pStyle w:val="AltZ"/>
      </w:pPr>
      <w:r>
        <w:rPr>
          <w:rFonts w:hint="eastAsia"/>
        </w:rPr>
        <w:t>或者，轨道边界在列车定位范围内；</w:t>
      </w:r>
    </w:p>
    <w:p w:rsidRPr="00886B23" w:rsidR="00886B23" w:rsidP="00FA0FBB" w:rsidRDefault="00886B23">
      <w:pPr>
        <w:pStyle w:val="AltX"/>
      </w:pPr>
      <w:r w:rsidRPr="00886B23">
        <w:rPr>
          <w:rFonts w:hint="eastAsia"/>
        </w:rPr>
        <w:t>否则，</w:t>
      </w:r>
      <w:r w:rsidR="003E4188">
        <w:rPr>
          <w:rFonts w:hint="eastAsia"/>
        </w:rPr>
        <w:t>设置</w:t>
      </w:r>
      <w:r w:rsidR="009A5F3E">
        <w:rPr>
          <w:rFonts w:hint="eastAsia"/>
        </w:rPr>
        <w:t>该值</w:t>
      </w:r>
      <w:r w:rsidR="003E4188">
        <w:rPr>
          <w:rFonts w:hint="eastAsia"/>
        </w:rPr>
        <w:t>为</w:t>
      </w:r>
      <w:r w:rsidRPr="003E4188" w:rsidR="00C83252">
        <w:rPr>
          <w:rStyle w:val="aff1"/>
        </w:rPr>
        <w:t>False</w:t>
      </w:r>
      <w:r w:rsidRPr="00886B23">
        <w:rPr>
          <w:rFonts w:hint="eastAsia"/>
        </w:rPr>
        <w:t>。</w:t>
      </w:r>
    </w:p>
    <w:p w:rsidRPr="00886B23" w:rsidR="00886B23" w:rsidP="00C93484" w:rsidRDefault="00886B23">
      <w:pPr>
        <w:pStyle w:val="Reqtify"/>
      </w:pPr>
      <w:r w:rsidRPr="00886B23">
        <w:rPr>
          <w:rFonts w:hint="eastAsia"/>
        </w:rPr>
        <w:t>ATP shall determine whether there is an unknown-status point intersecting with the train location.</w:t>
      </w:r>
    </w:p>
    <w:p w:rsidRPr="00886B23" w:rsidR="00886B23" w:rsidP="00FA0FBB" w:rsidRDefault="00430C4D">
      <w:pPr>
        <w:pStyle w:val="AltX"/>
      </w:pPr>
      <w:r>
        <w:rPr>
          <w:rFonts w:hint="eastAsia"/>
        </w:rPr>
        <w:t>If the train has localized at the previous cycle, and fulfills one of the following conditions:</w:t>
      </w:r>
    </w:p>
    <w:p w:rsidRPr="00886B23" w:rsidR="00886B23" w:rsidP="00430C4D" w:rsidRDefault="00430C4D">
      <w:pPr>
        <w:pStyle w:val="AltZ"/>
      </w:pPr>
      <w:r>
        <w:rPr>
          <w:rFonts w:hint="eastAsia"/>
        </w:rPr>
        <w:t>T</w:t>
      </w:r>
      <w:r w:rsidRPr="00886B23" w:rsidR="00886B23">
        <w:rPr>
          <w:rFonts w:hint="eastAsia"/>
        </w:rPr>
        <w:t xml:space="preserve">here is an unknown-status divergence of convergence located in the range from train tail to train head, then ATP shall set as </w:t>
      </w:r>
      <w:r w:rsidRPr="00354FC4" w:rsidR="00886B23">
        <w:rPr>
          <w:rStyle w:val="aff1"/>
          <w:rFonts w:hint="eastAsia"/>
        </w:rPr>
        <w:t>True</w:t>
      </w:r>
      <w:r w:rsidRPr="00886B23" w:rsidR="00886B23">
        <w:rPr>
          <w:rFonts w:hint="eastAsia"/>
        </w:rPr>
        <w:t>;</w:t>
      </w:r>
    </w:p>
    <w:p w:rsidR="00886B23" w:rsidP="00430C4D" w:rsidRDefault="00886B23">
      <w:pPr>
        <w:pStyle w:val="AltZ"/>
      </w:pPr>
      <w:r w:rsidRPr="00886B23">
        <w:rPr>
          <w:rFonts w:hint="eastAsia"/>
        </w:rPr>
        <w:t xml:space="preserve">Or else:, if there is a convergence with reverse route located in the range from train tail to train head, the ATP shall set as </w:t>
      </w:r>
      <w:r w:rsidRPr="00354FC4">
        <w:rPr>
          <w:rStyle w:val="aff1"/>
          <w:rFonts w:hint="eastAsia"/>
        </w:rPr>
        <w:t>True</w:t>
      </w:r>
      <w:r w:rsidRPr="00886B23">
        <w:rPr>
          <w:rFonts w:hint="eastAsia"/>
        </w:rPr>
        <w:t>;</w:t>
      </w:r>
    </w:p>
    <w:p w:rsidRPr="00886B23" w:rsidR="00FF42BD" w:rsidP="00430C4D" w:rsidRDefault="00FF42BD">
      <w:pPr>
        <w:pStyle w:val="AltZ"/>
      </w:pPr>
      <w:r>
        <w:rPr>
          <w:rFonts w:hint="eastAsia"/>
        </w:rPr>
        <w:t xml:space="preserve">Or else, train crossed the </w:t>
      </w:r>
      <w:r w:rsidR="00C83252">
        <w:t>boundary</w:t>
      </w:r>
      <w:r>
        <w:rPr>
          <w:rFonts w:hint="eastAsia"/>
        </w:rPr>
        <w:t xml:space="preserve"> of ATC area, shall set as </w:t>
      </w:r>
      <w:r w:rsidRPr="00354FC4">
        <w:rPr>
          <w:rStyle w:val="aff1"/>
          <w:rFonts w:hint="eastAsia"/>
        </w:rPr>
        <w:t>True</w:t>
      </w:r>
      <w:r>
        <w:rPr>
          <w:rFonts w:hint="eastAsia"/>
        </w:rPr>
        <w:t>.</w:t>
      </w:r>
    </w:p>
    <w:p w:rsidR="00886B23" w:rsidP="00FA0FBB" w:rsidRDefault="00886B23">
      <w:pPr>
        <w:pStyle w:val="AltX"/>
      </w:pPr>
      <w:r w:rsidRPr="00886B23">
        <w:rPr>
          <w:rFonts w:hint="eastAsia"/>
        </w:rPr>
        <w:t xml:space="preserve">Otherwise, </w:t>
      </w:r>
      <w:r w:rsidRPr="00886B23" w:rsidR="00430C4D">
        <w:rPr>
          <w:rFonts w:hint="eastAsia"/>
        </w:rPr>
        <w:t xml:space="preserve">set as </w:t>
      </w:r>
      <w:r w:rsidRPr="00354FC4" w:rsidR="00430C4D">
        <w:rPr>
          <w:rStyle w:val="aff1"/>
          <w:rFonts w:hint="eastAsia"/>
        </w:rPr>
        <w:t>False</w:t>
      </w:r>
      <w:r w:rsidRPr="00886B23">
        <w:rPr>
          <w:rFonts w:hint="eastAsia"/>
        </w:rPr>
        <w:t>.</w:t>
      </w:r>
    </w:p>
    <w:p w:rsidR="004B3929" w:rsidP="000431E0" w:rsidRDefault="004B3929">
      <w:pPr>
        <w:pStyle w:val="af7"/>
      </w:pPr>
      <w:r>
        <w:t xml:space="preserve">def </w:t>
      </w:r>
      <w:hyperlink w:history="1" w:anchor="LocationUntravelable">
        <w:r w:rsidR="00BD3E90">
          <w:rPr>
            <w:rStyle w:val="ac"/>
          </w:rPr>
          <w:t>LocationUntravelable</w:t>
        </w:r>
      </w:hyperlink>
      <w:r>
        <w:rPr>
          <w:color w:val="FF8000"/>
        </w:rPr>
        <w:t>(</w:t>
      </w:r>
      <w:r>
        <w:t>k</w:t>
      </w:r>
      <w:r>
        <w:rPr>
          <w:color w:val="FF8000"/>
        </w:rPr>
        <w:t>)</w:t>
      </w:r>
      <w:r>
        <w:t>:</w:t>
      </w:r>
    </w:p>
    <w:p w:rsidR="004B3929" w:rsidP="000431E0" w:rsidRDefault="004B3929">
      <w:pPr>
        <w:pStyle w:val="af7"/>
      </w:pPr>
      <w:r>
        <w:t xml:space="preserve">    </w:t>
      </w:r>
      <w:r w:rsidR="003E4188">
        <w:rPr>
          <w:rFonts w:hint="eastAsia"/>
        </w:rPr>
        <w:t>return</w:t>
      </w:r>
      <w:r>
        <w:t xml:space="preserve"> </w:t>
      </w:r>
      <w:r>
        <w:rPr>
          <w:color w:val="FF8000"/>
        </w:rPr>
        <w:t>(</w:t>
      </w:r>
      <w:hyperlink w:history="1" w:anchor="TrainLocalized">
        <w:r w:rsidR="00F9339C">
          <w:rPr>
            <w:rStyle w:val="ac"/>
          </w:rPr>
          <w:t>TrainLocalized</w:t>
        </w:r>
      </w:hyperlink>
      <w:r>
        <w:rPr>
          <w:color w:val="FF8000"/>
        </w:rPr>
        <w:t>(</w:t>
      </w:r>
      <w:r>
        <w:t>k</w:t>
      </w:r>
      <w:r>
        <w:rPr>
          <w:color w:val="FF8000"/>
        </w:rPr>
        <w:t>-</w:t>
      </w:r>
      <w:r>
        <w:rPr>
          <w:color w:val="800000"/>
        </w:rPr>
        <w:t>1</w:t>
      </w:r>
      <w:r>
        <w:rPr>
          <w:color w:val="FF8000"/>
        </w:rPr>
        <w:t>)</w:t>
      </w:r>
    </w:p>
    <w:p w:rsidR="004B3929" w:rsidP="000431E0" w:rsidRDefault="004B3929">
      <w:pPr>
        <w:pStyle w:val="af7"/>
      </w:pPr>
      <w:r>
        <w:t xml:space="preserve">        </w:t>
      </w:r>
      <w:r w:rsidR="003E4188">
        <w:rPr>
          <w:rFonts w:hint="eastAsia"/>
        </w:rPr>
        <w:t xml:space="preserve">     and </w:t>
      </w:r>
      <w:r>
        <w:rPr>
          <w:color w:val="FF8000"/>
        </w:rPr>
        <w:t>(</w:t>
      </w:r>
      <w:r w:rsidR="003E4188">
        <w:rPr>
          <w:rFonts w:hint="eastAsia"/>
        </w:rPr>
        <w:t xml:space="preserve">not </w:t>
      </w:r>
      <w:r>
        <w:rPr>
          <w:color w:val="FF8000"/>
        </w:rPr>
        <w:t>(</w:t>
      </w:r>
      <w:hyperlink w:history="1" w:anchor="TrackMap">
        <w:r w:rsidR="00C64E92">
          <w:rPr>
            <w:rStyle w:val="ac"/>
          </w:rPr>
          <w:t>TrackMap</w:t>
        </w:r>
      </w:hyperlink>
      <w:r w:rsidR="00354F88">
        <w:t>.R</w:t>
      </w:r>
      <w:r>
        <w:t>eachable</w:t>
      </w:r>
      <w:r w:rsidR="00354F88">
        <w:t>B</w:t>
      </w:r>
      <w:r>
        <w:t>etween</w:t>
      </w:r>
      <w:r w:rsidR="00354F88">
        <w:t>T</w:t>
      </w:r>
      <w:r>
        <w:t>wo</w:t>
      </w:r>
      <w:r w:rsidR="00354F88">
        <w:t>L</w:t>
      </w:r>
      <w:r>
        <w:t>ocation</w:t>
      </w:r>
      <w:r w:rsidR="00887151">
        <w:rPr>
          <w:rFonts w:hint="eastAsia"/>
        </w:rPr>
        <w:t>s</w:t>
      </w:r>
    </w:p>
    <w:p w:rsidR="004B3929" w:rsidP="000431E0" w:rsidRDefault="004B3929">
      <w:pPr>
        <w:pStyle w:val="af7"/>
      </w:pPr>
      <w:r>
        <w:t xml:space="preserve">             </w:t>
      </w:r>
      <w:r w:rsidR="003E4188">
        <w:rPr>
          <w:rFonts w:hint="eastAsia"/>
        </w:rPr>
        <w:t xml:space="preserve">          </w:t>
      </w:r>
      <w:r w:rsidR="00544AD6">
        <w:rPr>
          <w:rFonts w:hint="eastAsia"/>
        </w:rPr>
        <w:t xml:space="preserve">  </w:t>
      </w:r>
      <w:r>
        <w:rPr>
          <w:color w:val="FF8000"/>
        </w:rPr>
        <w:t>(</w:t>
      </w:r>
      <w:hyperlink w:history="1" w:anchor="LocationBeforeReloc">
        <w:r w:rsidR="00BD3E90">
          <w:rPr>
            <w:rStyle w:val="ac"/>
          </w:rPr>
          <w:t>LocationBeforeReloc</w:t>
        </w:r>
      </w:hyperlink>
      <w:r>
        <w:rPr>
          <w:color w:val="FF8000"/>
        </w:rPr>
        <w:t>(</w:t>
      </w:r>
      <w:r>
        <w:t>k</w:t>
      </w:r>
      <w:r>
        <w:rPr>
          <w:color w:val="FF8000"/>
        </w:rPr>
        <w:t>)</w:t>
      </w:r>
      <w:r w:rsidR="00354F88">
        <w:t>.E</w:t>
      </w:r>
      <w:r>
        <w:t>xt2</w:t>
      </w:r>
      <w:r>
        <w:rPr>
          <w:color w:val="FF8000"/>
        </w:rPr>
        <w:t>,</w:t>
      </w:r>
      <w:r>
        <w:t xml:space="preserve"> </w:t>
      </w:r>
      <w:hyperlink w:history="1" w:anchor="LocationBeforeReloc">
        <w:r w:rsidR="00544AD6">
          <w:rPr>
            <w:rStyle w:val="ac"/>
          </w:rPr>
          <w:t>LocationBeforeReloc</w:t>
        </w:r>
      </w:hyperlink>
      <w:r>
        <w:rPr>
          <w:color w:val="FF8000"/>
        </w:rPr>
        <w:t>(</w:t>
      </w:r>
      <w:r>
        <w:t>k</w:t>
      </w:r>
      <w:r>
        <w:rPr>
          <w:color w:val="FF8000"/>
        </w:rPr>
        <w:t>)</w:t>
      </w:r>
      <w:r w:rsidR="00354F88">
        <w:t>.E</w:t>
      </w:r>
      <w:r>
        <w:t>xt1</w:t>
      </w:r>
      <w:r>
        <w:rPr>
          <w:color w:val="FF8000"/>
        </w:rPr>
        <w:t>,</w:t>
      </w:r>
    </w:p>
    <w:p w:rsidR="004B3929" w:rsidP="000431E0" w:rsidRDefault="004B3929">
      <w:pPr>
        <w:pStyle w:val="af7"/>
      </w:pPr>
      <w:r>
        <w:t xml:space="preserve">              </w:t>
      </w:r>
      <w:r w:rsidR="003E4188">
        <w:rPr>
          <w:rFonts w:hint="eastAsia"/>
        </w:rPr>
        <w:t xml:space="preserve">           </w:t>
      </w:r>
      <w:r w:rsidR="00B17CE4">
        <w:rPr>
          <w:rFonts w:hint="eastAsia"/>
        </w:rPr>
        <w:t xml:space="preserve"> </w:t>
      </w:r>
      <w:r>
        <w:rPr>
          <w:color w:val="FF8000"/>
        </w:rPr>
        <w:t>(</w:t>
      </w:r>
      <w:hyperlink w:history="1" w:anchor="abs">
        <w:r w:rsidRPr="003B2B37" w:rsidR="003B2B37">
          <w:rPr>
            <w:rStyle w:val="ac"/>
          </w:rPr>
          <w:t>abs</w:t>
        </w:r>
      </w:hyperlink>
      <w:r>
        <w:rPr>
          <w:color w:val="FF8000"/>
        </w:rPr>
        <w:t>(</w:t>
      </w:r>
      <w:hyperlink w:history="1" w:anchor="MaximumTrainMotion">
        <w:r w:rsidR="007400C0">
          <w:rPr>
            <w:rStyle w:val="ac"/>
          </w:rPr>
          <w:t>MaximumTrainMotion</w:t>
        </w:r>
      </w:hyperlink>
      <w:r>
        <w:rPr>
          <w:color w:val="FF8000"/>
        </w:rPr>
        <w:t>)</w:t>
      </w:r>
      <w:r>
        <w:t xml:space="preserve"> </w:t>
      </w:r>
      <w:r>
        <w:rPr>
          <w:color w:val="FF8000"/>
        </w:rPr>
        <w:t>+</w:t>
      </w:r>
      <w:r>
        <w:t xml:space="preserve"> </w:t>
      </w:r>
      <w:hyperlink w:history="1" w:anchor="ATPsetting">
        <w:r w:rsidR="00786D0B">
          <w:rPr>
            <w:rStyle w:val="ac"/>
          </w:rPr>
          <w:t>ATPsetting</w:t>
        </w:r>
      </w:hyperlink>
      <w:r>
        <w:t>.</w:t>
      </w:r>
      <w:r w:rsidR="004735DB">
        <w:rPr>
          <w:rFonts w:hint="eastAsia"/>
        </w:rPr>
        <w:t>LocationTrainLength</w:t>
      </w:r>
    </w:p>
    <w:p w:rsidR="004B3929" w:rsidP="000431E0" w:rsidRDefault="004B3929">
      <w:pPr>
        <w:pStyle w:val="af7"/>
      </w:pPr>
      <w:r>
        <w:t xml:space="preserve">               </w:t>
      </w:r>
      <w:r w:rsidR="003E4188">
        <w:rPr>
          <w:rFonts w:hint="eastAsia"/>
        </w:rPr>
        <w:t xml:space="preserve">           </w:t>
      </w:r>
      <w:r w:rsidR="00B17CE4">
        <w:rPr>
          <w:rFonts w:hint="eastAsia"/>
        </w:rPr>
        <w:t xml:space="preserve"> </w:t>
      </w:r>
      <w:r w:rsidR="003E4188">
        <w:rPr>
          <w:rFonts w:hint="eastAsia"/>
        </w:rPr>
        <w:t xml:space="preserve"> </w:t>
      </w:r>
      <w:r w:rsidR="00544AD6">
        <w:rPr>
          <w:rFonts w:hint="eastAsia"/>
        </w:rPr>
        <w:t xml:space="preserve">    </w:t>
      </w:r>
      <w:r>
        <w:rPr>
          <w:color w:val="FF8000"/>
        </w:rPr>
        <w:t>+</w:t>
      </w:r>
      <w:r>
        <w:t xml:space="preserve"> </w:t>
      </w:r>
      <w:hyperlink w:history="1" w:anchor="LocationBeforeReloc">
        <w:r w:rsidR="00BD3E90">
          <w:rPr>
            <w:rStyle w:val="ac"/>
          </w:rPr>
          <w:t>LocationBeforeReloc</w:t>
        </w:r>
      </w:hyperlink>
      <w:r>
        <w:rPr>
          <w:color w:val="FF8000"/>
        </w:rPr>
        <w:t>(</w:t>
      </w:r>
      <w:r>
        <w:t>k</w:t>
      </w:r>
      <w:r>
        <w:rPr>
          <w:color w:val="FF8000"/>
        </w:rPr>
        <w:t>)</w:t>
      </w:r>
      <w:r w:rsidR="00354F88">
        <w:t>.U</w:t>
      </w:r>
      <w:r>
        <w:t>ncertainty</w:t>
      </w:r>
      <w:r>
        <w:rPr>
          <w:color w:val="FF8000"/>
        </w:rPr>
        <w:t>))</w:t>
      </w:r>
      <w:r w:rsidRPr="00544AD6" w:rsidR="00544AD6">
        <w:t>)</w:t>
      </w:r>
    </w:p>
    <w:p w:rsidR="004B3929" w:rsidP="000431E0" w:rsidRDefault="004B3929">
      <w:pPr>
        <w:pStyle w:val="af7"/>
      </w:pPr>
      <w:r>
        <w:t xml:space="preserve">            </w:t>
      </w:r>
      <w:r w:rsidR="003E4188">
        <w:rPr>
          <w:rFonts w:hint="eastAsia"/>
        </w:rPr>
        <w:t xml:space="preserve">       or not</w:t>
      </w:r>
      <w:r>
        <w:t xml:space="preserve"> </w:t>
      </w:r>
      <w:r>
        <w:rPr>
          <w:color w:val="FF8000"/>
        </w:rPr>
        <w:t>(</w:t>
      </w:r>
      <w:hyperlink w:history="1" w:anchor="TrackMap">
        <w:r w:rsidR="00C64E92">
          <w:rPr>
            <w:rStyle w:val="ac"/>
          </w:rPr>
          <w:t>TrackMap</w:t>
        </w:r>
      </w:hyperlink>
      <w:r w:rsidR="00354F88">
        <w:t>.R</w:t>
      </w:r>
      <w:r>
        <w:t>eachable</w:t>
      </w:r>
      <w:r w:rsidR="00354F88">
        <w:t>B</w:t>
      </w:r>
      <w:r>
        <w:t>etween</w:t>
      </w:r>
      <w:r w:rsidR="00354F88">
        <w:t>T</w:t>
      </w:r>
      <w:r>
        <w:t>wo</w:t>
      </w:r>
      <w:r w:rsidR="00354F88">
        <w:t>L</w:t>
      </w:r>
      <w:r>
        <w:t>ocation</w:t>
      </w:r>
      <w:r w:rsidR="00887151">
        <w:rPr>
          <w:rFonts w:hint="eastAsia"/>
        </w:rPr>
        <w:t>s</w:t>
      </w:r>
    </w:p>
    <w:p w:rsidR="004B3929" w:rsidP="000431E0" w:rsidRDefault="004B3929">
      <w:pPr>
        <w:pStyle w:val="af7"/>
      </w:pPr>
      <w:r>
        <w:t xml:space="preserve">                 </w:t>
      </w:r>
      <w:r w:rsidR="003E4188">
        <w:rPr>
          <w:rFonts w:hint="eastAsia"/>
        </w:rPr>
        <w:t xml:space="preserve">           </w:t>
      </w:r>
      <w:r>
        <w:rPr>
          <w:color w:val="FF8000"/>
        </w:rPr>
        <w:t>(</w:t>
      </w:r>
      <w:hyperlink w:history="1" w:anchor="LocationBeforeReloc">
        <w:r w:rsidR="00544AD6">
          <w:rPr>
            <w:rStyle w:val="ac"/>
          </w:rPr>
          <w:t>LocationBeforeReloc</w:t>
        </w:r>
      </w:hyperlink>
      <w:r>
        <w:rPr>
          <w:color w:val="FF8000"/>
        </w:rPr>
        <w:t>(</w:t>
      </w:r>
      <w:r>
        <w:t>k</w:t>
      </w:r>
      <w:r>
        <w:rPr>
          <w:color w:val="FF8000"/>
        </w:rPr>
        <w:t>)</w:t>
      </w:r>
      <w:r w:rsidR="00354F88">
        <w:t>.E</w:t>
      </w:r>
      <w:r>
        <w:t>xt1</w:t>
      </w:r>
      <w:r>
        <w:rPr>
          <w:color w:val="FF8000"/>
        </w:rPr>
        <w:t>,</w:t>
      </w:r>
      <w:r>
        <w:t xml:space="preserve"> </w:t>
      </w:r>
      <w:hyperlink w:history="1" w:anchor="LocationBeforeReloc">
        <w:r w:rsidR="00BD3E90">
          <w:rPr>
            <w:rStyle w:val="ac"/>
          </w:rPr>
          <w:t>LocationBeforeReloc</w:t>
        </w:r>
      </w:hyperlink>
      <w:r>
        <w:rPr>
          <w:color w:val="FF8000"/>
        </w:rPr>
        <w:t>(</w:t>
      </w:r>
      <w:r>
        <w:t>k</w:t>
      </w:r>
      <w:r>
        <w:rPr>
          <w:color w:val="FF8000"/>
        </w:rPr>
        <w:t>)</w:t>
      </w:r>
      <w:r w:rsidR="00354F88">
        <w:t>.E</w:t>
      </w:r>
      <w:r>
        <w:t>xt2</w:t>
      </w:r>
      <w:r>
        <w:rPr>
          <w:color w:val="FF8000"/>
        </w:rPr>
        <w:t>,</w:t>
      </w:r>
    </w:p>
    <w:p w:rsidR="004B3929" w:rsidP="000431E0" w:rsidRDefault="004B3929">
      <w:pPr>
        <w:pStyle w:val="af7"/>
      </w:pPr>
      <w:r>
        <w:lastRenderedPageBreak/>
        <w:t xml:space="preserve">                  </w:t>
      </w:r>
      <w:r w:rsidR="003E4188">
        <w:rPr>
          <w:rFonts w:hint="eastAsia"/>
        </w:rPr>
        <w:t xml:space="preserve">           </w:t>
      </w:r>
      <w:r>
        <w:rPr>
          <w:color w:val="FF8000"/>
        </w:rPr>
        <w:t>(</w:t>
      </w:r>
      <w:hyperlink w:history="1" w:anchor="abs">
        <w:r w:rsidRPr="003B2B37" w:rsidR="003B2B37">
          <w:rPr>
            <w:rStyle w:val="ac"/>
          </w:rPr>
          <w:t>abs</w:t>
        </w:r>
      </w:hyperlink>
      <w:r>
        <w:rPr>
          <w:color w:val="FF8000"/>
        </w:rPr>
        <w:t>(</w:t>
      </w:r>
      <w:hyperlink w:history="1" w:anchor="MaximumTrainMotion">
        <w:r w:rsidR="007400C0">
          <w:rPr>
            <w:rStyle w:val="ac"/>
          </w:rPr>
          <w:t>MaximumTrainMotion</w:t>
        </w:r>
      </w:hyperlink>
      <w:r>
        <w:rPr>
          <w:color w:val="FF8000"/>
        </w:rPr>
        <w:t>)</w:t>
      </w:r>
      <w:r>
        <w:t xml:space="preserve"> </w:t>
      </w:r>
      <w:r>
        <w:rPr>
          <w:color w:val="FF8000"/>
        </w:rPr>
        <w:t>+</w:t>
      </w:r>
      <w:r>
        <w:t xml:space="preserve"> </w:t>
      </w:r>
      <w:hyperlink w:history="1" w:anchor="ATPsetting">
        <w:r w:rsidR="00786D0B">
          <w:rPr>
            <w:rStyle w:val="ac"/>
          </w:rPr>
          <w:t>ATPsetting</w:t>
        </w:r>
      </w:hyperlink>
      <w:r>
        <w:t>.</w:t>
      </w:r>
      <w:r w:rsidR="004735DB">
        <w:rPr>
          <w:rFonts w:hint="eastAsia"/>
        </w:rPr>
        <w:t>LocationTrainLength</w:t>
      </w:r>
    </w:p>
    <w:p w:rsidR="004B3929" w:rsidP="000431E0" w:rsidRDefault="004B3929">
      <w:pPr>
        <w:pStyle w:val="af7"/>
      </w:pPr>
      <w:r>
        <w:t xml:space="preserve">                   </w:t>
      </w:r>
      <w:r w:rsidR="003E4188">
        <w:rPr>
          <w:rFonts w:hint="eastAsia"/>
        </w:rPr>
        <w:t xml:space="preserve">           </w:t>
      </w:r>
      <w:r>
        <w:rPr>
          <w:color w:val="FF8000"/>
        </w:rPr>
        <w:t>+</w:t>
      </w:r>
      <w:r>
        <w:t xml:space="preserve"> </w:t>
      </w:r>
      <w:hyperlink w:history="1" w:anchor="LocationBeforeReloc">
        <w:r w:rsidR="00BD3E90">
          <w:rPr>
            <w:rStyle w:val="ac"/>
          </w:rPr>
          <w:t>LocationBeforeReloc</w:t>
        </w:r>
      </w:hyperlink>
      <w:r>
        <w:rPr>
          <w:color w:val="FF8000"/>
        </w:rPr>
        <w:t>(</w:t>
      </w:r>
      <w:r>
        <w:t>k</w:t>
      </w:r>
      <w:r>
        <w:rPr>
          <w:color w:val="FF8000"/>
        </w:rPr>
        <w:t>)</w:t>
      </w:r>
      <w:r w:rsidR="00354F88">
        <w:t>.U</w:t>
      </w:r>
      <w:r>
        <w:t>ncertainty</w:t>
      </w:r>
      <w:r>
        <w:rPr>
          <w:color w:val="FF8000"/>
        </w:rPr>
        <w:t>)))))</w:t>
      </w:r>
    </w:p>
    <w:p w:rsidRPr="00886B23" w:rsidR="00886B23" w:rsidP="000C0D62" w:rsidRDefault="00886B23">
      <w:pPr>
        <w:pStyle w:val="ReqtifyAltQ"/>
      </w:pPr>
      <w:r w:rsidRPr="00886B23">
        <w:t>#Category=Functional</w:t>
      </w:r>
    </w:p>
    <w:p w:rsidRPr="00886B23" w:rsidR="00886B23" w:rsidP="000C0D62" w:rsidRDefault="00886B23">
      <w:pPr>
        <w:pStyle w:val="ReqtifyAltQ"/>
      </w:pPr>
      <w:r w:rsidRPr="00886B23">
        <w:t>#Contribution=SIL4</w:t>
      </w:r>
    </w:p>
    <w:p w:rsidR="009328EA" w:rsidP="000C0D62" w:rsidRDefault="00886B23">
      <w:pPr>
        <w:pStyle w:val="ReqtifyAltQ"/>
        <w:rPr>
          <w:ins w:author="常鸣" w:date="2014-07-03T14:27:00Z" w:id="6038"/>
        </w:rPr>
      </w:pPr>
      <w:del w:author="常鸣" w:date="2014-07-03T14:27:00Z" w:id="6039">
        <w:r w:rsidRPr="00886B23" w:rsidDel="009328EA">
          <w:delText>#S</w:delText>
        </w:r>
      </w:del>
      <w:ins w:author="常鸣" w:date="2014-07-03T14:27:00Z" w:id="6040">
        <w:r w:rsidR="009328EA">
          <w:t>#Allocation=ATP Software</w:t>
        </w:r>
      </w:ins>
      <w:ins w:author="常鸣" w:date="2014-07-03T14:55:00Z" w:id="6041">
        <w:r w:rsidR="00AA7E12">
          <w:rPr>
            <w:rFonts w:hint="eastAsia"/>
          </w:rPr>
          <w:t>, Vital Embedded Setting</w:t>
        </w:r>
      </w:ins>
    </w:p>
    <w:p w:rsidRPr="00886B23" w:rsidR="00886B23" w:rsidP="000C0D62" w:rsidRDefault="009328EA">
      <w:pPr>
        <w:pStyle w:val="ReqtifyAltQ"/>
      </w:pPr>
      <w:ins w:author="常鸣" w:date="2014-07-03T14:27:00Z" w:id="6042">
        <w:r>
          <w:t>#S</w:t>
        </w:r>
      </w:ins>
      <w:r w:rsidRPr="00886B23" w:rsidR="00886B23">
        <w:t>ource=</w:t>
      </w:r>
      <w:r w:rsidR="00144785">
        <w:rPr>
          <w:rFonts w:hint="eastAsia"/>
        </w:rPr>
        <w:t>[iTC_CC-SyAD-0190</w:t>
      </w:r>
      <w:r w:rsidRPr="00886B23" w:rsidR="00144785">
        <w:rPr>
          <w:rFonts w:hint="eastAsia"/>
        </w:rPr>
        <w:t>]</w:t>
      </w:r>
      <w:r w:rsidR="00144785">
        <w:rPr>
          <w:rFonts w:hint="eastAsia"/>
        </w:rPr>
        <w:t>,</w:t>
      </w:r>
      <w:r w:rsidRPr="00886B23" w:rsidR="00144785">
        <w:rPr>
          <w:rFonts w:hint="eastAsia"/>
        </w:rPr>
        <w:t xml:space="preserve"> </w:t>
      </w:r>
      <w:r w:rsidRPr="00886B23" w:rsidR="00886B23">
        <w:rPr>
          <w:rFonts w:hint="eastAsia"/>
        </w:rPr>
        <w:t>[iTC_CC-SyAD-0191],</w:t>
      </w:r>
      <w:r w:rsidRPr="0080480C" w:rsidR="0080480C">
        <w:rPr>
          <w:rFonts w:hint="eastAsia"/>
        </w:rPr>
        <w:t xml:space="preserve"> </w:t>
      </w:r>
      <w:r w:rsidRPr="006D2C2E" w:rsidR="0080480C">
        <w:rPr>
          <w:rFonts w:hint="eastAsia"/>
        </w:rPr>
        <w:t>[iTC_CC-SyAD-</w:t>
      </w:r>
      <w:r w:rsidR="0080480C">
        <w:rPr>
          <w:rFonts w:hint="eastAsia"/>
        </w:rPr>
        <w:t>1205</w:t>
      </w:r>
      <w:r w:rsidRPr="006D2C2E" w:rsidR="0080480C">
        <w:rPr>
          <w:rFonts w:hint="eastAsia"/>
        </w:rPr>
        <w:t>]</w:t>
      </w:r>
      <w:r w:rsidR="0080480C">
        <w:rPr>
          <w:rFonts w:hint="eastAsia"/>
        </w:rPr>
        <w:t>,</w:t>
      </w:r>
      <w:r w:rsidRPr="00886B23" w:rsidR="00886B23">
        <w:rPr>
          <w:rFonts w:hint="eastAsia"/>
        </w:rPr>
        <w:t xml:space="preserve"> [</w:t>
      </w:r>
      <w:r w:rsidRPr="00886B23" w:rsidR="00886B23">
        <w:t>iTC_CC_ATP_SwHA-0100</w:t>
      </w:r>
      <w:r w:rsidRPr="00886B23" w:rsidR="00886B23">
        <w:rPr>
          <w:rFonts w:hint="eastAsia"/>
        </w:rPr>
        <w:t>]</w:t>
      </w:r>
    </w:p>
    <w:p w:rsidRPr="00886B23" w:rsidR="00886B23" w:rsidP="000C0D62" w:rsidRDefault="00886B23">
      <w:pPr>
        <w:pStyle w:val="ReqtifyAltQ"/>
      </w:pPr>
      <w:r w:rsidRPr="00886B23">
        <w:t>[End]</w:t>
      </w:r>
    </w:p>
    <w:p w:rsidR="00886B23" w:rsidP="00C93484" w:rsidRDefault="00886B23">
      <w:pPr>
        <w:pStyle w:val="Reqtify"/>
      </w:pPr>
    </w:p>
    <w:p w:rsidR="001E18B0" w:rsidP="00C93484" w:rsidRDefault="001E18B0">
      <w:pPr>
        <w:pStyle w:val="Reqtify"/>
      </w:pPr>
    </w:p>
    <w:p w:rsidRPr="00F03275" w:rsidR="00F03275" w:rsidP="00704491" w:rsidRDefault="00F03275">
      <w:pPr>
        <w:pStyle w:val="ReqtifyAltR"/>
      </w:pPr>
      <w:r w:rsidRPr="00F03275">
        <w:t>[iTC_CC_ATP-SwRS-0</w:t>
      </w:r>
      <w:r w:rsidRPr="00F03275">
        <w:rPr>
          <w:rFonts w:hint="eastAsia"/>
        </w:rPr>
        <w:t>460</w:t>
      </w:r>
      <w:r w:rsidRPr="00F03275">
        <w:t>]</w:t>
      </w:r>
    </w:p>
    <w:p w:rsidRPr="00F03275" w:rsidR="00F03275" w:rsidP="00C93484" w:rsidRDefault="00BD3E90">
      <w:pPr>
        <w:pStyle w:val="Reqtify"/>
      </w:pPr>
      <w:bookmarkStart w:name="InverseLocation" w:id="6043"/>
      <w:r w:rsidRPr="00A17282">
        <w:rPr>
          <w:rStyle w:val="aff2"/>
          <w:bCs w:val="0"/>
          <w:iCs w:val="0"/>
        </w:rPr>
        <w:t>InverseLocation</w:t>
      </w:r>
      <w:bookmarkEnd w:id="6043"/>
      <w:r w:rsidRPr="00F03275" w:rsidR="00F03275">
        <w:rPr>
          <w:rFonts w:hint="eastAsia"/>
        </w:rPr>
        <w:t>，判断</w:t>
      </w:r>
      <w:r w:rsidRPr="00451353" w:rsidR="00F03275">
        <w:rPr>
          <w:rStyle w:val="aff1"/>
          <w:rFonts w:hint="eastAsia"/>
        </w:rPr>
        <w:t>END_2</w:t>
      </w:r>
      <w:r w:rsidRPr="00F03275" w:rsidR="00F03275">
        <w:rPr>
          <w:rFonts w:hint="eastAsia"/>
        </w:rPr>
        <w:t>车头的外侧和内侧定位顺序是否正确。</w:t>
      </w:r>
    </w:p>
    <w:p w:rsidRPr="00F03275" w:rsidR="00F03275" w:rsidP="00C93484" w:rsidRDefault="00F03275">
      <w:pPr>
        <w:pStyle w:val="Reqtify"/>
      </w:pPr>
      <w:r w:rsidRPr="00F03275">
        <w:rPr>
          <w:rFonts w:hint="eastAsia"/>
        </w:rPr>
        <w:t>ATP shall determine the correct order of the external and internal location of train END.</w:t>
      </w:r>
    </w:p>
    <w:p w:rsidRPr="00F03275" w:rsidR="00F03275" w:rsidP="000431E0" w:rsidRDefault="00F03275">
      <w:pPr>
        <w:pStyle w:val="af7"/>
      </w:pPr>
      <w:r w:rsidRPr="00F03275">
        <w:t xml:space="preserve">def </w:t>
      </w:r>
      <w:hyperlink w:history="1" w:anchor="InverseLocation">
        <w:r w:rsidR="00BD3E90">
          <w:rPr>
            <w:rStyle w:val="ac"/>
          </w:rPr>
          <w:t>InverseLocation</w:t>
        </w:r>
      </w:hyperlink>
      <w:r w:rsidRPr="00F03275">
        <w:t>(k):</w:t>
      </w:r>
    </w:p>
    <w:p w:rsidRPr="00F03275" w:rsidR="00F03275" w:rsidP="000431E0" w:rsidRDefault="00F03275">
      <w:pPr>
        <w:pStyle w:val="af7"/>
      </w:pPr>
      <w:r w:rsidRPr="00F03275">
        <w:t xml:space="preserve">    </w:t>
      </w:r>
      <w:r w:rsidR="00363523">
        <w:rPr>
          <w:rFonts w:hint="eastAsia"/>
        </w:rPr>
        <w:t>return</w:t>
      </w:r>
      <w:r w:rsidRPr="00F03275">
        <w:t xml:space="preserve"> (</w:t>
      </w:r>
      <w:hyperlink w:history="1" w:anchor="LocationBeforeReloc">
        <w:r w:rsidR="00BD3E90">
          <w:rPr>
            <w:rStyle w:val="ac"/>
          </w:rPr>
          <w:t>LocationBeforeReloc</w:t>
        </w:r>
      </w:hyperlink>
      <w:r w:rsidRPr="00F03275">
        <w:t>(k)</w:t>
      </w:r>
      <w:r w:rsidR="00354F88">
        <w:t>.U</w:t>
      </w:r>
      <w:r w:rsidRPr="00F03275">
        <w:t>ncertainty</w:t>
      </w:r>
      <w:r w:rsidR="008A299F">
        <w:rPr>
          <w:rFonts w:hint="eastAsia"/>
        </w:rPr>
        <w:t xml:space="preserve"> &lt; 0</w:t>
      </w:r>
      <w:r w:rsidRPr="00F03275">
        <w:t>)</w:t>
      </w:r>
    </w:p>
    <w:p w:rsidRPr="00F03275" w:rsidR="00F03275" w:rsidP="000C0D62" w:rsidRDefault="00F03275">
      <w:pPr>
        <w:pStyle w:val="ReqtifyAltQ"/>
      </w:pPr>
      <w:r w:rsidRPr="00F03275">
        <w:t>#Category=Functional</w:t>
      </w:r>
    </w:p>
    <w:p w:rsidRPr="00F03275" w:rsidR="00F03275" w:rsidP="000C0D62" w:rsidRDefault="00F03275">
      <w:pPr>
        <w:pStyle w:val="ReqtifyAltQ"/>
      </w:pPr>
      <w:r w:rsidRPr="00F03275">
        <w:t>#Contribution=SIL4</w:t>
      </w:r>
    </w:p>
    <w:p w:rsidR="009328EA" w:rsidP="000C0D62" w:rsidRDefault="00F03275">
      <w:pPr>
        <w:pStyle w:val="ReqtifyAltQ"/>
        <w:rPr>
          <w:ins w:author="常鸣" w:date="2014-07-03T14:27:00Z" w:id="6044"/>
        </w:rPr>
      </w:pPr>
      <w:del w:author="常鸣" w:date="2014-07-03T14:27:00Z" w:id="6045">
        <w:r w:rsidRPr="00F03275" w:rsidDel="009328EA">
          <w:delText>#S</w:delText>
        </w:r>
      </w:del>
      <w:ins w:author="常鸣" w:date="2014-07-03T14:27:00Z" w:id="6046">
        <w:r w:rsidR="009328EA">
          <w:t>#Allocation=ATP Software</w:t>
        </w:r>
      </w:ins>
    </w:p>
    <w:p w:rsidRPr="00F03275" w:rsidR="00F03275" w:rsidP="000C0D62" w:rsidRDefault="009328EA">
      <w:pPr>
        <w:pStyle w:val="ReqtifyAltQ"/>
      </w:pPr>
      <w:ins w:author="常鸣" w:date="2014-07-03T14:27:00Z" w:id="6047">
        <w:r>
          <w:t>#S</w:t>
        </w:r>
      </w:ins>
      <w:r w:rsidRPr="00F03275" w:rsidR="00F03275">
        <w:t>ource=</w:t>
      </w:r>
      <w:r w:rsidRPr="00F03275" w:rsidR="00F03275">
        <w:rPr>
          <w:rFonts w:hint="eastAsia"/>
        </w:rPr>
        <w:t>[iTC_CC-SyAD-0188]</w:t>
      </w:r>
    </w:p>
    <w:p w:rsidRPr="00F03275" w:rsidR="00F03275" w:rsidP="000C0D62" w:rsidRDefault="00F03275">
      <w:pPr>
        <w:pStyle w:val="ReqtifyAltQ"/>
      </w:pPr>
      <w:r w:rsidRPr="00F03275">
        <w:t>[End]</w:t>
      </w:r>
    </w:p>
    <w:p w:rsidR="00886B23" w:rsidP="00C93484" w:rsidRDefault="00886B23">
      <w:pPr>
        <w:pStyle w:val="Reqtify"/>
      </w:pPr>
    </w:p>
    <w:p w:rsidR="00166B28" w:rsidP="00C93484" w:rsidRDefault="00166B28">
      <w:pPr>
        <w:pStyle w:val="Reqtify"/>
      </w:pPr>
    </w:p>
    <w:p w:rsidRPr="00972331" w:rsidR="00166B28" w:rsidP="00704491" w:rsidRDefault="00166B28">
      <w:pPr>
        <w:pStyle w:val="ReqtifyAltR"/>
      </w:pPr>
      <w:r>
        <w:t>[iTC_CC_ATP-SwRS-0</w:t>
      </w:r>
      <w:r>
        <w:rPr>
          <w:rFonts w:hint="eastAsia"/>
        </w:rPr>
        <w:t>253</w:t>
      </w:r>
      <w:r>
        <w:t>]</w:t>
      </w:r>
    </w:p>
    <w:p w:rsidR="00166B28" w:rsidP="00C93484" w:rsidRDefault="00BD3E90">
      <w:pPr>
        <w:pStyle w:val="Reqtify"/>
      </w:pPr>
      <w:bookmarkStart w:name="LocationUncertaintyExceed" w:id="6048"/>
      <w:r w:rsidRPr="00A17282">
        <w:rPr>
          <w:rStyle w:val="aff2"/>
          <w:bCs w:val="0"/>
          <w:iCs w:val="0"/>
        </w:rPr>
        <w:t>LocationUncertaintyExceed</w:t>
      </w:r>
      <w:bookmarkEnd w:id="6048"/>
      <w:r w:rsidR="00166B28">
        <w:rPr>
          <w:rFonts w:hint="eastAsia"/>
        </w:rPr>
        <w:t>，列车定位状态下，每周期计算</w:t>
      </w:r>
      <w:r w:rsidR="00F03275">
        <w:rPr>
          <w:rFonts w:hint="eastAsia"/>
        </w:rPr>
        <w:t>列车</w:t>
      </w:r>
      <w:r w:rsidR="003E2BB4">
        <w:rPr>
          <w:rFonts w:hint="eastAsia"/>
        </w:rPr>
        <w:t>外侧</w:t>
      </w:r>
      <w:r w:rsidR="00166B28">
        <w:rPr>
          <w:rFonts w:hint="eastAsia"/>
        </w:rPr>
        <w:t>定位和内侧之间的距离</w:t>
      </w:r>
      <w:r w:rsidR="00F03275">
        <w:rPr>
          <w:rFonts w:hint="eastAsia"/>
        </w:rPr>
        <w:t>是否超过最大允许误差</w:t>
      </w:r>
      <w:r w:rsidR="00166B28">
        <w:rPr>
          <w:rFonts w:hint="eastAsia"/>
        </w:rPr>
        <w:t>。</w:t>
      </w:r>
    </w:p>
    <w:p w:rsidR="00166B28" w:rsidP="00C93484" w:rsidRDefault="00166B28">
      <w:pPr>
        <w:pStyle w:val="Reqtify"/>
      </w:pPr>
      <w:r>
        <w:rPr>
          <w:rFonts w:hint="eastAsia"/>
        </w:rPr>
        <w:t xml:space="preserve">ATP shall calculate the uncertain distance between the external and </w:t>
      </w:r>
      <w:r w:rsidR="00C83252">
        <w:t>internal</w:t>
      </w:r>
      <w:r>
        <w:rPr>
          <w:rFonts w:hint="eastAsia"/>
        </w:rPr>
        <w:t xml:space="preserve"> </w:t>
      </w:r>
      <w:r w:rsidR="00C83252">
        <w:t>locations</w:t>
      </w:r>
      <w:r>
        <w:rPr>
          <w:rFonts w:hint="eastAsia"/>
        </w:rPr>
        <w:t xml:space="preserve"> of train </w:t>
      </w:r>
      <w:r w:rsidRPr="00451353">
        <w:rPr>
          <w:rStyle w:val="aff1"/>
          <w:rFonts w:hint="eastAsia"/>
        </w:rPr>
        <w:t>END_2</w:t>
      </w:r>
      <w:r>
        <w:rPr>
          <w:rFonts w:hint="eastAsia"/>
        </w:rPr>
        <w:t>.</w:t>
      </w:r>
    </w:p>
    <w:p w:rsidRPr="00F03275" w:rsidR="00F03275" w:rsidP="000431E0" w:rsidRDefault="00F03275">
      <w:pPr>
        <w:pStyle w:val="af7"/>
      </w:pPr>
      <w:r w:rsidRPr="00F03275">
        <w:t xml:space="preserve">def </w:t>
      </w:r>
      <w:hyperlink w:history="1" w:anchor="LocationUncertaintyExceed">
        <w:r w:rsidR="00BD3E90">
          <w:rPr>
            <w:rStyle w:val="ac"/>
          </w:rPr>
          <w:t>LocationUncertaintyExceed</w:t>
        </w:r>
      </w:hyperlink>
      <w:r w:rsidRPr="00F03275">
        <w:t>(k):</w:t>
      </w:r>
    </w:p>
    <w:p w:rsidR="00166B28" w:rsidP="000431E0" w:rsidRDefault="00F03275">
      <w:pPr>
        <w:pStyle w:val="af7"/>
      </w:pPr>
      <w:r w:rsidRPr="00F03275">
        <w:t xml:space="preserve">    </w:t>
      </w:r>
      <w:r w:rsidR="00C15E0A">
        <w:rPr>
          <w:rFonts w:hint="eastAsia"/>
        </w:rPr>
        <w:t>return</w:t>
      </w:r>
      <w:r w:rsidRPr="00F03275">
        <w:t xml:space="preserve"> (</w:t>
      </w:r>
      <w:hyperlink w:history="1" w:anchor="LocationBeforeReloc">
        <w:r w:rsidR="00BD3E90">
          <w:rPr>
            <w:rStyle w:val="ac"/>
          </w:rPr>
          <w:t>LocationBeforeReloc</w:t>
        </w:r>
      </w:hyperlink>
      <w:r w:rsidRPr="00F03275">
        <w:t>(k)</w:t>
      </w:r>
      <w:r w:rsidR="00354F88">
        <w:t>.U</w:t>
      </w:r>
      <w:r w:rsidRPr="00F03275">
        <w:t xml:space="preserve">ncertainty &gt; </w:t>
      </w:r>
      <w:hyperlink w:history="1" w:anchor="ATPsetting">
        <w:r w:rsidR="00786D0B">
          <w:rPr>
            <w:rStyle w:val="ac"/>
          </w:rPr>
          <w:t>ATPsetting</w:t>
        </w:r>
      </w:hyperlink>
      <w:r w:rsidRPr="00F03275">
        <w:t>.</w:t>
      </w:r>
      <w:r w:rsidR="004735DB">
        <w:t>LocationMaxUncertaintyConfirmed</w:t>
      </w:r>
      <w:r w:rsidR="00C15E0A">
        <w:t>)</w:t>
      </w:r>
    </w:p>
    <w:p w:rsidRPr="008A1414" w:rsidR="00166B28" w:rsidP="000C0D62" w:rsidRDefault="00166B28">
      <w:pPr>
        <w:pStyle w:val="ReqtifyAltQ"/>
      </w:pPr>
      <w:r w:rsidRPr="008A1414">
        <w:t>#Category=Functional</w:t>
      </w:r>
    </w:p>
    <w:p w:rsidRPr="008A1414" w:rsidR="00166B28" w:rsidP="000C0D62" w:rsidRDefault="00166B28">
      <w:pPr>
        <w:pStyle w:val="ReqtifyAltQ"/>
      </w:pPr>
      <w:r w:rsidRPr="008A1414">
        <w:t>#Contribution</w:t>
      </w:r>
      <w:r>
        <w:t>=SIL4</w:t>
      </w:r>
    </w:p>
    <w:p w:rsidR="009328EA" w:rsidP="000C0D62" w:rsidRDefault="00166B28">
      <w:pPr>
        <w:pStyle w:val="ReqtifyAltQ"/>
        <w:rPr>
          <w:ins w:author="常鸣" w:date="2014-07-03T14:27:00Z" w:id="6049"/>
        </w:rPr>
      </w:pPr>
      <w:del w:author="常鸣" w:date="2014-07-03T14:27:00Z" w:id="6050">
        <w:r w:rsidRPr="008A1414" w:rsidDel="009328EA">
          <w:delText>#S</w:delText>
        </w:r>
      </w:del>
      <w:ins w:author="常鸣" w:date="2014-07-03T14:27:00Z" w:id="6051">
        <w:r w:rsidR="009328EA">
          <w:t>#Allocation=ATP Software</w:t>
        </w:r>
      </w:ins>
      <w:ins w:author="常鸣" w:date="2014-07-03T14:55:00Z" w:id="6052">
        <w:r w:rsidR="00AA7E12">
          <w:rPr>
            <w:rFonts w:hint="eastAsia"/>
          </w:rPr>
          <w:t>, Vital Embedded Setting</w:t>
        </w:r>
      </w:ins>
    </w:p>
    <w:p w:rsidRPr="008A1414" w:rsidR="00166B28" w:rsidP="000C0D62" w:rsidRDefault="009328EA">
      <w:pPr>
        <w:pStyle w:val="ReqtifyAltQ"/>
      </w:pPr>
      <w:ins w:author="常鸣" w:date="2014-07-03T14:27:00Z" w:id="6053">
        <w:r>
          <w:t>#S</w:t>
        </w:r>
      </w:ins>
      <w:r w:rsidRPr="008A1414" w:rsidR="00166B28">
        <w:t>ource=</w:t>
      </w:r>
      <w:r w:rsidR="00166B28">
        <w:rPr>
          <w:rFonts w:hint="eastAsia"/>
        </w:rPr>
        <w:t>[iTC_CC-SyAD-0189]</w:t>
      </w:r>
    </w:p>
    <w:p w:rsidRPr="008A1414" w:rsidR="00166B28" w:rsidP="000C0D62" w:rsidRDefault="00166B28">
      <w:pPr>
        <w:pStyle w:val="ReqtifyAltQ"/>
      </w:pPr>
      <w:r w:rsidRPr="008A1414">
        <w:t>[End]</w:t>
      </w:r>
    </w:p>
    <w:p w:rsidR="00166B28" w:rsidP="00C93484" w:rsidRDefault="00166B28">
      <w:pPr>
        <w:pStyle w:val="Reqtify"/>
      </w:pPr>
    </w:p>
    <w:p w:rsidR="00166B28" w:rsidP="00C93484" w:rsidRDefault="00166B28">
      <w:pPr>
        <w:pStyle w:val="Reqtify"/>
      </w:pPr>
    </w:p>
    <w:p w:rsidRPr="00F03275" w:rsidR="00F03275" w:rsidP="00704491" w:rsidRDefault="00F03275">
      <w:pPr>
        <w:pStyle w:val="ReqtifyAltR"/>
      </w:pPr>
      <w:r w:rsidRPr="00F03275">
        <w:t>[iTC_CC_ATP-SwRS-06</w:t>
      </w:r>
      <w:r w:rsidR="00655979">
        <w:rPr>
          <w:rFonts w:hint="eastAsia"/>
        </w:rPr>
        <w:t>50</w:t>
      </w:r>
      <w:r w:rsidRPr="00F03275">
        <w:t>]</w:t>
      </w:r>
    </w:p>
    <w:p w:rsidRPr="00F03275" w:rsidR="00F03275" w:rsidP="00C93484" w:rsidRDefault="00040C85">
      <w:pPr>
        <w:pStyle w:val="Reqtify"/>
      </w:pPr>
      <w:bookmarkStart w:name="TrainRealignmentOnBeacon" w:id="6054"/>
      <w:r w:rsidRPr="00A17282">
        <w:rPr>
          <w:rStyle w:val="aff2"/>
          <w:bCs w:val="0"/>
          <w:iCs w:val="0"/>
        </w:rPr>
        <w:t>TrainRealignmentOnBeacon</w:t>
      </w:r>
      <w:bookmarkEnd w:id="6054"/>
      <w:r w:rsidR="00F03275">
        <w:rPr>
          <w:rFonts w:hint="eastAsia"/>
        </w:rPr>
        <w:t>，</w:t>
      </w:r>
      <w:r w:rsidRPr="00F03275" w:rsidR="00F03275">
        <w:rPr>
          <w:rFonts w:hint="eastAsia"/>
        </w:rPr>
        <w:t>是否在信标上重定位成功</w:t>
      </w:r>
    </w:p>
    <w:p w:rsidR="00567914" w:rsidP="000431E0" w:rsidRDefault="00567914">
      <w:pPr>
        <w:pStyle w:val="af7"/>
      </w:pPr>
      <w:r>
        <w:t xml:space="preserve">def </w:t>
      </w:r>
      <w:hyperlink w:history="1" w:anchor="TrainRealignmentOnBeacon">
        <w:r w:rsidR="00040C85">
          <w:rPr>
            <w:rStyle w:val="ac"/>
          </w:rPr>
          <w:t>TrainRealignmentOnBeacon</w:t>
        </w:r>
      </w:hyperlink>
      <w:r>
        <w:rPr>
          <w:color w:val="FF8000"/>
        </w:rPr>
        <w:t>(</w:t>
      </w:r>
      <w:r>
        <w:t>k</w:t>
      </w:r>
      <w:r>
        <w:rPr>
          <w:color w:val="FF8000"/>
        </w:rPr>
        <w:t>)</w:t>
      </w:r>
      <w:r>
        <w:t>:</w:t>
      </w:r>
    </w:p>
    <w:p w:rsidR="00567914" w:rsidP="000431E0" w:rsidRDefault="00567914">
      <w:pPr>
        <w:pStyle w:val="af7"/>
      </w:pPr>
      <w:r>
        <w:t xml:space="preserve">    return </w:t>
      </w:r>
      <w:r>
        <w:rPr>
          <w:color w:val="FF8000"/>
        </w:rPr>
        <w:t>(</w:t>
      </w:r>
      <w:hyperlink w:history="1" w:anchor="TrainLocalized">
        <w:r w:rsidR="00F9339C">
          <w:rPr>
            <w:rStyle w:val="ac"/>
          </w:rPr>
          <w:t>TrainLocalized</w:t>
        </w:r>
      </w:hyperlink>
      <w:r>
        <w:rPr>
          <w:color w:val="FF8000"/>
        </w:rPr>
        <w:t>(</w:t>
      </w:r>
      <w:r>
        <w:t>k</w:t>
      </w:r>
      <w:r>
        <w:rPr>
          <w:color w:val="FF8000"/>
        </w:rPr>
        <w:t>-</w:t>
      </w:r>
      <w:r>
        <w:rPr>
          <w:color w:val="800000"/>
        </w:rPr>
        <w:t>1</w:t>
      </w:r>
      <w:r>
        <w:rPr>
          <w:color w:val="FF8000"/>
        </w:rPr>
        <w:t>)</w:t>
      </w:r>
    </w:p>
    <w:p w:rsidR="00567914" w:rsidP="000431E0" w:rsidRDefault="00567914">
      <w:pPr>
        <w:pStyle w:val="af7"/>
      </w:pPr>
      <w:r>
        <w:t xml:space="preserve">            and </w:t>
      </w:r>
      <w:hyperlink w:history="1" w:anchor="NewBeaconObtained">
        <w:r w:rsidR="008B283E">
          <w:rPr>
            <w:rStyle w:val="ac"/>
          </w:rPr>
          <w:t>NewBeaconObtained</w:t>
        </w:r>
      </w:hyperlink>
      <w:r>
        <w:rPr>
          <w:color w:val="FF8000"/>
        </w:rPr>
        <w:t>(</w:t>
      </w:r>
      <w:r>
        <w:t>k</w:t>
      </w:r>
      <w:r>
        <w:rPr>
          <w:color w:val="FF8000"/>
        </w:rPr>
        <w:t>)</w:t>
      </w:r>
    </w:p>
    <w:p w:rsidR="00567914" w:rsidP="000431E0" w:rsidRDefault="00567914">
      <w:pPr>
        <w:pStyle w:val="af7"/>
      </w:pPr>
      <w:r>
        <w:lastRenderedPageBreak/>
        <w:t xml:space="preserve">            and </w:t>
      </w:r>
      <w:r>
        <w:rPr>
          <w:color w:val="FF8000"/>
        </w:rPr>
        <w:t>(</w:t>
      </w:r>
      <w:hyperlink w:history="1" w:anchor="TrackMap">
        <w:r w:rsidR="00C64E92">
          <w:rPr>
            <w:rStyle w:val="ac"/>
          </w:rPr>
          <w:t>TrackMap</w:t>
        </w:r>
      </w:hyperlink>
      <w:r w:rsidR="00354F88">
        <w:t>.</w:t>
      </w:r>
      <w:hyperlink w:history="1" w:anchor="IntersectionOfTwoZones">
        <w:r w:rsidR="00DE30C0">
          <w:rPr>
            <w:rStyle w:val="ac"/>
          </w:rPr>
          <w:t>IntersectionOfTwoZones</w:t>
        </w:r>
      </w:hyperlink>
      <w:r>
        <w:rPr>
          <w:color w:val="FF8000"/>
        </w:rPr>
        <w:t>(</w:t>
      </w:r>
      <w:hyperlink w:history="1" w:anchor="BeaconLocation">
        <w:r w:rsidR="008B4230">
          <w:rPr>
            <w:rStyle w:val="ac"/>
          </w:rPr>
          <w:t>BeaconLocation</w:t>
        </w:r>
      </w:hyperlink>
      <w:r w:rsidR="00354F88">
        <w:t>.I</w:t>
      </w:r>
      <w:r>
        <w:t>nt2</w:t>
      </w:r>
      <w:r>
        <w:rPr>
          <w:color w:val="FF8000"/>
        </w:rPr>
        <w:t>,</w:t>
      </w:r>
      <w:r>
        <w:t xml:space="preserve"> </w:t>
      </w:r>
      <w:hyperlink w:history="1" w:anchor="BeaconLocation">
        <w:r w:rsidR="008B4230">
          <w:rPr>
            <w:rStyle w:val="ac"/>
          </w:rPr>
          <w:t>BeaconLocation</w:t>
        </w:r>
      </w:hyperlink>
      <w:r w:rsidR="00354F88">
        <w:t>.E</w:t>
      </w:r>
      <w:r>
        <w:t>xt2</w:t>
      </w:r>
      <w:r>
        <w:rPr>
          <w:color w:val="FF8000"/>
        </w:rPr>
        <w:t>,</w:t>
      </w:r>
    </w:p>
    <w:p w:rsidR="00F3376D" w:rsidP="000431E0" w:rsidRDefault="00567914">
      <w:pPr>
        <w:pStyle w:val="af7"/>
      </w:pPr>
      <w:r>
        <w:t xml:space="preserve">                 </w:t>
      </w:r>
      <w:r w:rsidR="00F3376D">
        <w:rPr>
          <w:rFonts w:hint="eastAsia"/>
        </w:rPr>
        <w:t xml:space="preserve">                                   </w:t>
      </w:r>
      <w:hyperlink w:history="1" w:anchor="LocationBeforeReloc">
        <w:r w:rsidR="00BD3E90">
          <w:rPr>
            <w:rStyle w:val="ac"/>
          </w:rPr>
          <w:t>LocationBeforeReloc</w:t>
        </w:r>
      </w:hyperlink>
      <w:r w:rsidR="00354F88">
        <w:t>.I</w:t>
      </w:r>
      <w:r>
        <w:t>nt2</w:t>
      </w:r>
      <w:r>
        <w:rPr>
          <w:color w:val="FF8000"/>
        </w:rPr>
        <w:t>,</w:t>
      </w:r>
      <w:r w:rsidR="00F3376D">
        <w:rPr>
          <w:rFonts w:hint="eastAsia"/>
        </w:rPr>
        <w:t xml:space="preserve"> </w:t>
      </w:r>
      <w:hyperlink w:history="1" w:anchor="LocationBeforeReloc">
        <w:r w:rsidR="00BD3E90">
          <w:rPr>
            <w:rStyle w:val="ac"/>
          </w:rPr>
          <w:t>LocationBeforeReloc</w:t>
        </w:r>
      </w:hyperlink>
      <w:r w:rsidR="00354F88">
        <w:t>.E</w:t>
      </w:r>
      <w:r>
        <w:t>xt2</w:t>
      </w:r>
      <w:r>
        <w:rPr>
          <w:color w:val="FF8000"/>
        </w:rPr>
        <w:t>)</w:t>
      </w:r>
    </w:p>
    <w:p w:rsidRPr="00F03275" w:rsidR="00F03275" w:rsidP="000431E0" w:rsidRDefault="00567914">
      <w:pPr>
        <w:pStyle w:val="af7"/>
      </w:pPr>
      <w:r>
        <w:t xml:space="preserve"> </w:t>
      </w:r>
      <w:r w:rsidR="00F3376D">
        <w:rPr>
          <w:rFonts w:hint="eastAsia"/>
        </w:rPr>
        <w:t xml:space="preserve">                 </w:t>
      </w:r>
      <w:r>
        <w:t xml:space="preserve">is </w:t>
      </w:r>
      <w:r w:rsidRPr="00113E1C">
        <w:t>not</w:t>
      </w:r>
      <w:r>
        <w:t xml:space="preserve"> </w:t>
      </w:r>
      <w:r w:rsidRPr="00354FC4">
        <w:rPr>
          <w:rStyle w:val="aff1"/>
        </w:rPr>
        <w:t>None</w:t>
      </w:r>
      <w:r>
        <w:rPr>
          <w:color w:val="FF8000"/>
        </w:rPr>
        <w:t>))</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6055"/>
        </w:rPr>
      </w:pPr>
      <w:del w:author="常鸣" w:date="2014-07-03T14:27:00Z" w:id="6056">
        <w:r w:rsidDel="009328EA">
          <w:delText>#S</w:delText>
        </w:r>
      </w:del>
      <w:ins w:author="常鸣" w:date="2014-07-03T14:27:00Z" w:id="6057">
        <w:r w:rsidR="009328EA">
          <w:t>#Allocation=ATP Software</w:t>
        </w:r>
      </w:ins>
      <w:ins w:author="常鸣" w:date="2014-07-03T14:55:00Z" w:id="6058">
        <w:r w:rsidR="00AA7E12">
          <w:rPr>
            <w:rFonts w:hint="eastAsia"/>
          </w:rPr>
          <w:t>, Vital Embedded Setting</w:t>
        </w:r>
      </w:ins>
    </w:p>
    <w:p w:rsidR="00610A4C" w:rsidP="000C0D62" w:rsidRDefault="009328EA">
      <w:pPr>
        <w:pStyle w:val="ReqtifyAltQ"/>
      </w:pPr>
      <w:ins w:author="常鸣" w:date="2014-07-03T14:27:00Z" w:id="6059">
        <w:r>
          <w:t>#S</w:t>
        </w:r>
      </w:ins>
      <w:r w:rsidR="00610A4C">
        <w:t>ource=</w:t>
      </w:r>
      <w:r w:rsidRPr="00F03275" w:rsidR="00144785">
        <w:rPr>
          <w:rFonts w:hint="eastAsia"/>
        </w:rPr>
        <w:t>[iTC_CC-SyAD-0202]</w:t>
      </w:r>
      <w:r w:rsidR="00144785">
        <w:rPr>
          <w:rFonts w:hint="eastAsia"/>
        </w:rPr>
        <w:t>,</w:t>
      </w:r>
      <w:r w:rsidRPr="006D2C2E" w:rsidR="00144785">
        <w:rPr>
          <w:rFonts w:hint="eastAsia"/>
        </w:rPr>
        <w:t xml:space="preserve"> </w:t>
      </w:r>
      <w:r w:rsidRPr="006D2C2E" w:rsidR="0080480C">
        <w:rPr>
          <w:rFonts w:hint="eastAsia"/>
        </w:rPr>
        <w:t>[iTC_CC-SyAD-</w:t>
      </w:r>
      <w:r w:rsidR="0080480C">
        <w:rPr>
          <w:rFonts w:hint="eastAsia"/>
        </w:rPr>
        <w:t>1208</w:t>
      </w:r>
      <w:r w:rsidRPr="006D2C2E" w:rsidR="0080480C">
        <w:rPr>
          <w:rFonts w:hint="eastAsia"/>
        </w:rPr>
        <w:t>]</w:t>
      </w:r>
      <w:r w:rsidR="00357047">
        <w:rPr>
          <w:rFonts w:hint="eastAsia"/>
        </w:rPr>
        <w:t>,</w:t>
      </w:r>
      <w:r w:rsidRPr="00357047" w:rsidR="00357047">
        <w:rPr>
          <w:rFonts w:hint="eastAsia"/>
        </w:rPr>
        <w:t xml:space="preserve"> </w:t>
      </w:r>
      <w:r w:rsidRPr="00F03275" w:rsidR="00357047">
        <w:rPr>
          <w:rFonts w:hint="eastAsia"/>
        </w:rPr>
        <w:t>[</w:t>
      </w:r>
      <w:r w:rsidRPr="00F03275" w:rsidR="00357047">
        <w:t>iTC_CC_ATP_SwHA-0099</w:t>
      </w:r>
      <w:r w:rsidRPr="00F03275" w:rsidR="00357047">
        <w:rPr>
          <w:rFonts w:hint="eastAsia"/>
        </w:rPr>
        <w:t>]</w:t>
      </w:r>
    </w:p>
    <w:p w:rsidR="00F03275" w:rsidP="000C0D62" w:rsidRDefault="00610A4C">
      <w:pPr>
        <w:pStyle w:val="ReqtifyAltQ"/>
      </w:pPr>
      <w:r>
        <w:t>[End]</w:t>
      </w:r>
    </w:p>
    <w:p w:rsidR="00F03275" w:rsidP="00C93484" w:rsidRDefault="00F03275">
      <w:pPr>
        <w:pStyle w:val="Reqtify"/>
      </w:pPr>
    </w:p>
    <w:p w:rsidRPr="00F03275" w:rsidR="00830C3C" w:rsidP="00830C3C" w:rsidRDefault="00830C3C">
      <w:pPr>
        <w:pStyle w:val="ReqtifyAltR"/>
      </w:pPr>
      <w:r w:rsidRPr="00F03275">
        <w:t>[iTC_CC_ATP-SwRS-0</w:t>
      </w:r>
      <w:r>
        <w:rPr>
          <w:rFonts w:hint="eastAsia"/>
        </w:rPr>
        <w:t>768</w:t>
      </w:r>
      <w:r w:rsidRPr="00F03275">
        <w:t>]</w:t>
      </w:r>
    </w:p>
    <w:p w:rsidRPr="00A30469" w:rsidR="00830C3C" w:rsidP="00C93484" w:rsidRDefault="00830C3C">
      <w:pPr>
        <w:pStyle w:val="Reqtify"/>
      </w:pPr>
      <w:bookmarkStart w:name="RealignmentFailed" w:id="6060"/>
      <w:r w:rsidRPr="00A30469">
        <w:rPr>
          <w:rStyle w:val="aff2"/>
        </w:rPr>
        <w:t>RealignmentFailed</w:t>
      </w:r>
      <w:bookmarkEnd w:id="6060"/>
      <w:r>
        <w:rPr>
          <w:rFonts w:hint="eastAsia"/>
        </w:rPr>
        <w:t>，上周期定位状态下，如果读到新的重定位信标，但</w:t>
      </w:r>
      <w:r>
        <w:rPr>
          <w:rFonts w:hint="eastAsia"/>
        </w:rPr>
        <w:t>ATP</w:t>
      </w:r>
      <w:r w:rsidRPr="00A30469">
        <w:rPr>
          <w:rFonts w:hint="eastAsia"/>
        </w:rPr>
        <w:t>根据位移计算的最大最小定位，与通过读到信标位置计算的最大最小定位之间没有交集，</w:t>
      </w:r>
      <w:r>
        <w:rPr>
          <w:rFonts w:hint="eastAsia"/>
        </w:rPr>
        <w:t>则认为重定位失败。</w:t>
      </w:r>
    </w:p>
    <w:p w:rsidRPr="00F03275" w:rsidR="00830C3C" w:rsidP="00830C3C" w:rsidRDefault="00830C3C">
      <w:pPr>
        <w:pStyle w:val="af7"/>
      </w:pPr>
      <w:r w:rsidRPr="00F03275">
        <w:t xml:space="preserve">def </w:t>
      </w:r>
      <w:hyperlink w:history="1" w:anchor="RealignmentFailed">
        <w:r w:rsidRPr="00A30469">
          <w:rPr>
            <w:rStyle w:val="ac"/>
            <w:rFonts w:hint="eastAsia"/>
          </w:rPr>
          <w:t>RealignmentFailed</w:t>
        </w:r>
      </w:hyperlink>
      <w:r w:rsidRPr="00F03275">
        <w:t>(k):</w:t>
      </w:r>
    </w:p>
    <w:p w:rsidRPr="00F03275" w:rsidR="00830C3C" w:rsidP="00830C3C" w:rsidRDefault="00830C3C">
      <w:pPr>
        <w:pStyle w:val="af7"/>
      </w:pPr>
      <w:r w:rsidRPr="00F03275">
        <w:t xml:space="preserve">    </w:t>
      </w:r>
      <w:r>
        <w:rPr>
          <w:rFonts w:hint="eastAsia"/>
        </w:rPr>
        <w:t xml:space="preserve">return </w:t>
      </w:r>
      <w:r w:rsidRPr="00F03275">
        <w:t>(</w:t>
      </w:r>
      <w:hyperlink w:history="1" w:anchor="TrainLocalized">
        <w:r>
          <w:rPr>
            <w:rStyle w:val="ac"/>
          </w:rPr>
          <w:t>TrainLocalized</w:t>
        </w:r>
      </w:hyperlink>
      <w:r w:rsidRPr="00F03275">
        <w:t>(k-1)</w:t>
      </w:r>
    </w:p>
    <w:p w:rsidRPr="00F03275" w:rsidR="00830C3C" w:rsidP="00830C3C" w:rsidRDefault="00830C3C">
      <w:pPr>
        <w:pStyle w:val="af7"/>
      </w:pPr>
      <w:r w:rsidRPr="00F03275">
        <w:t xml:space="preserve">          </w:t>
      </w:r>
      <w:r>
        <w:rPr>
          <w:rFonts w:hint="eastAsia"/>
        </w:rPr>
        <w:t xml:space="preserve">   </w:t>
      </w:r>
      <w:r w:rsidRPr="00F03275">
        <w:t xml:space="preserve">and </w:t>
      </w:r>
      <w:hyperlink w:history="1" w:anchor="NewBeaconObtained">
        <w:r>
          <w:rPr>
            <w:rStyle w:val="ac"/>
          </w:rPr>
          <w:t>NewBeaconObtained</w:t>
        </w:r>
      </w:hyperlink>
      <w:r w:rsidRPr="00F03275">
        <w:t>(k)</w:t>
      </w:r>
    </w:p>
    <w:p w:rsidR="00830C3C" w:rsidP="00830C3C" w:rsidRDefault="00830C3C">
      <w:pPr>
        <w:pStyle w:val="af7"/>
      </w:pPr>
      <w:r w:rsidRPr="00F03275">
        <w:t xml:space="preserve">          </w:t>
      </w:r>
      <w:r>
        <w:rPr>
          <w:rFonts w:hint="eastAsia"/>
        </w:rPr>
        <w:t xml:space="preserve">   </w:t>
      </w:r>
      <w:r w:rsidRPr="00F03275">
        <w:t xml:space="preserve">and </w:t>
      </w:r>
      <w:r w:rsidRPr="00830C3C">
        <w:t>(</w:t>
      </w:r>
      <w:hyperlink w:history="1" w:anchor="TrackMap">
        <w:r>
          <w:rPr>
            <w:rStyle w:val="ac"/>
          </w:rPr>
          <w:t>TrackMap</w:t>
        </w:r>
      </w:hyperlink>
      <w:r>
        <w:t>.</w:t>
      </w:r>
      <w:hyperlink w:history="1" w:anchor="IntersectionOfTwoZones">
        <w:r>
          <w:rPr>
            <w:rStyle w:val="ac"/>
          </w:rPr>
          <w:t>IntersectionOfTwoZones</w:t>
        </w:r>
      </w:hyperlink>
      <w:r w:rsidRPr="00830C3C">
        <w:t>(</w:t>
      </w:r>
      <w:hyperlink w:history="1" w:anchor="BeaconLocation">
        <w:r>
          <w:rPr>
            <w:rStyle w:val="ac"/>
          </w:rPr>
          <w:t>BeaconLocation</w:t>
        </w:r>
      </w:hyperlink>
      <w:r>
        <w:t>.Int2</w:t>
      </w:r>
      <w:r w:rsidRPr="00830C3C">
        <w:t>,</w:t>
      </w:r>
      <w:r>
        <w:t xml:space="preserve"> </w:t>
      </w:r>
      <w:hyperlink w:history="1" w:anchor="BeaconLocation">
        <w:r>
          <w:rPr>
            <w:rStyle w:val="ac"/>
          </w:rPr>
          <w:t>BeaconLocation</w:t>
        </w:r>
      </w:hyperlink>
      <w:r>
        <w:t>.Ext2</w:t>
      </w:r>
      <w:r w:rsidRPr="00830C3C">
        <w:t>,</w:t>
      </w:r>
    </w:p>
    <w:p w:rsidR="00830C3C" w:rsidP="00830C3C" w:rsidRDefault="00830C3C">
      <w:pPr>
        <w:pStyle w:val="af7"/>
      </w:pPr>
      <w:r>
        <w:t xml:space="preserve">                 </w:t>
      </w:r>
      <w:r>
        <w:rPr>
          <w:rFonts w:hint="eastAsia"/>
        </w:rPr>
        <w:t xml:space="preserve">                                   </w:t>
      </w:r>
      <w:hyperlink w:history="1" w:anchor="LocationBeforeReloc">
        <w:r>
          <w:rPr>
            <w:rStyle w:val="ac"/>
          </w:rPr>
          <w:t>LocationBeforeReloc</w:t>
        </w:r>
      </w:hyperlink>
      <w:r>
        <w:t>.Int2</w:t>
      </w:r>
      <w:r w:rsidRPr="00830C3C">
        <w:t>,</w:t>
      </w:r>
      <w:r>
        <w:rPr>
          <w:rFonts w:hint="eastAsia"/>
        </w:rPr>
        <w:t xml:space="preserve"> </w:t>
      </w:r>
      <w:hyperlink w:history="1" w:anchor="LocationBeforeReloc">
        <w:r>
          <w:rPr>
            <w:rStyle w:val="ac"/>
          </w:rPr>
          <w:t>LocationBeforeReloc</w:t>
        </w:r>
      </w:hyperlink>
      <w:r>
        <w:t>.Ext2</w:t>
      </w:r>
      <w:r w:rsidRPr="00830C3C">
        <w:t>)</w:t>
      </w:r>
    </w:p>
    <w:p w:rsidRPr="00F03275" w:rsidR="00830C3C" w:rsidP="00830C3C" w:rsidRDefault="00830C3C">
      <w:pPr>
        <w:pStyle w:val="af7"/>
      </w:pPr>
      <w:r>
        <w:t xml:space="preserve"> </w:t>
      </w:r>
      <w:r>
        <w:rPr>
          <w:rFonts w:hint="eastAsia"/>
        </w:rPr>
        <w:t xml:space="preserve">                 </w:t>
      </w:r>
      <w:r>
        <w:t xml:space="preserve">is </w:t>
      </w:r>
      <w:r w:rsidRPr="00354FC4">
        <w:rPr>
          <w:rStyle w:val="aff1"/>
        </w:rPr>
        <w:t>None</w:t>
      </w:r>
      <w:r w:rsidRPr="00830C3C">
        <w:t>)</w:t>
      </w:r>
      <w:r>
        <w:rPr>
          <w:rFonts w:hint="eastAsia"/>
        </w:rPr>
        <w:t>)</w:t>
      </w:r>
    </w:p>
    <w:p w:rsidRPr="00F03275" w:rsidR="00830C3C" w:rsidP="00830C3C" w:rsidRDefault="00830C3C">
      <w:pPr>
        <w:pStyle w:val="ReqtifyAltQ"/>
      </w:pPr>
      <w:r w:rsidRPr="00F03275">
        <w:t>#Category=Functional</w:t>
      </w:r>
    </w:p>
    <w:p w:rsidRPr="00F03275" w:rsidR="00830C3C" w:rsidP="00830C3C" w:rsidRDefault="00830C3C">
      <w:pPr>
        <w:pStyle w:val="ReqtifyAltQ"/>
      </w:pPr>
      <w:r w:rsidRPr="00F03275">
        <w:t>#Contribution=SIL4</w:t>
      </w:r>
    </w:p>
    <w:p w:rsidR="009328EA" w:rsidP="00830C3C" w:rsidRDefault="00830C3C">
      <w:pPr>
        <w:pStyle w:val="ReqtifyAltQ"/>
        <w:rPr>
          <w:ins w:author="常鸣" w:date="2014-07-03T14:27:00Z" w:id="6061"/>
        </w:rPr>
      </w:pPr>
      <w:del w:author="常鸣" w:date="2014-07-03T14:27:00Z" w:id="6062">
        <w:r w:rsidRPr="00F03275" w:rsidDel="009328EA">
          <w:delText>#S</w:delText>
        </w:r>
      </w:del>
      <w:ins w:author="常鸣" w:date="2014-07-03T14:27:00Z" w:id="6063">
        <w:r w:rsidR="009328EA">
          <w:t>#Allocation=ATP Software</w:t>
        </w:r>
      </w:ins>
      <w:ins w:author="常鸣" w:date="2014-07-03T14:55:00Z" w:id="6064">
        <w:r w:rsidR="00AA7E12">
          <w:rPr>
            <w:rFonts w:hint="eastAsia"/>
          </w:rPr>
          <w:t>, Vital Embedded Setting</w:t>
        </w:r>
      </w:ins>
    </w:p>
    <w:p w:rsidRPr="00F03275" w:rsidR="00830C3C" w:rsidP="00830C3C" w:rsidRDefault="009328EA">
      <w:pPr>
        <w:pStyle w:val="ReqtifyAltQ"/>
      </w:pPr>
      <w:ins w:author="常鸣" w:date="2014-07-03T14:27:00Z" w:id="6065">
        <w:r>
          <w:t>#S</w:t>
        </w:r>
      </w:ins>
      <w:r w:rsidRPr="00F03275" w:rsidR="00830C3C">
        <w:t>ource=</w:t>
      </w:r>
      <w:r w:rsidRPr="00F03275" w:rsidR="00830C3C">
        <w:rPr>
          <w:rFonts w:hint="eastAsia"/>
        </w:rPr>
        <w:t>[iTC_CC-SyAD-0176], [iTC_CC-SyAD-0196], [iTC_CC-SyAD-0197], [iTC_CC-SyAD-0198], [iTC_CC-SyAD-0199], [</w:t>
      </w:r>
      <w:r w:rsidRPr="00F03275" w:rsidR="00830C3C">
        <w:t>iTC_CC_ATP_SwHA-0099</w:t>
      </w:r>
      <w:r w:rsidRPr="00F03275" w:rsidR="00830C3C">
        <w:rPr>
          <w:rFonts w:hint="eastAsia"/>
        </w:rPr>
        <w:t>],</w:t>
      </w:r>
      <w:r w:rsidRPr="00F03275" w:rsidR="00830C3C">
        <w:t xml:space="preserve"> [iTC_CC-SyAD-0183]</w:t>
      </w:r>
    </w:p>
    <w:p w:rsidRPr="00F03275" w:rsidR="00830C3C" w:rsidP="00830C3C" w:rsidRDefault="00830C3C">
      <w:pPr>
        <w:pStyle w:val="ReqtifyAltQ"/>
      </w:pPr>
      <w:r w:rsidRPr="00F03275">
        <w:t>[End]</w:t>
      </w:r>
    </w:p>
    <w:p w:rsidR="00215B0B" w:rsidP="00C93484" w:rsidRDefault="00215B0B">
      <w:pPr>
        <w:pStyle w:val="Reqtify"/>
      </w:pPr>
    </w:p>
    <w:p w:rsidR="00830C3C" w:rsidP="00C93484" w:rsidRDefault="00830C3C">
      <w:pPr>
        <w:pStyle w:val="Reqtify"/>
      </w:pPr>
    </w:p>
    <w:p w:rsidRPr="00F03275" w:rsidR="00215B0B" w:rsidP="00215B0B" w:rsidRDefault="00215B0B">
      <w:pPr>
        <w:pStyle w:val="ReqtifyAltR"/>
      </w:pPr>
      <w:r w:rsidRPr="00F03275">
        <w:t>[iTC_CC_ATP-SwRS-0</w:t>
      </w:r>
      <w:r>
        <w:rPr>
          <w:rFonts w:hint="eastAsia"/>
        </w:rPr>
        <w:t>745</w:t>
      </w:r>
      <w:r w:rsidRPr="00F03275">
        <w:t>]</w:t>
      </w:r>
    </w:p>
    <w:p w:rsidR="00215B0B" w:rsidP="00C93484" w:rsidRDefault="00BF4172">
      <w:pPr>
        <w:pStyle w:val="Reqtify"/>
      </w:pPr>
      <w:bookmarkStart w:name="LocationAfterReloc" w:id="6066"/>
      <w:r w:rsidRPr="00BF4172">
        <w:rPr>
          <w:rStyle w:val="aff2"/>
          <w:bCs w:val="0"/>
          <w:iCs w:val="0"/>
        </w:rPr>
        <w:t>LocationAfterReloc</w:t>
      </w:r>
      <w:bookmarkEnd w:id="6066"/>
      <w:r w:rsidR="00215B0B">
        <w:rPr>
          <w:rFonts w:hint="eastAsia"/>
        </w:rPr>
        <w:t>，经过信标重定位后的列车定位</w:t>
      </w:r>
    </w:p>
    <w:p w:rsidR="00215B0B" w:rsidP="000431E0" w:rsidRDefault="00215B0B">
      <w:pPr>
        <w:pStyle w:val="af7"/>
      </w:pPr>
      <w:r>
        <w:t xml:space="preserve">def </w:t>
      </w:r>
      <w:hyperlink w:history="1" w:anchor="LocationAfterReloc">
        <w:r w:rsidR="00BF4172">
          <w:rPr>
            <w:rStyle w:val="ac"/>
          </w:rPr>
          <w:t>LocationAfterReloc</w:t>
        </w:r>
      </w:hyperlink>
      <w:r>
        <w:rPr>
          <w:color w:val="FF8000"/>
        </w:rPr>
        <w:t>(</w:t>
      </w:r>
      <w:r>
        <w:t>k</w:t>
      </w:r>
      <w:r>
        <w:rPr>
          <w:color w:val="FF8000"/>
        </w:rPr>
        <w:t>)</w:t>
      </w:r>
      <w:r>
        <w:t>:</w:t>
      </w:r>
    </w:p>
    <w:p w:rsidR="00215B0B" w:rsidP="000431E0" w:rsidRDefault="00215B0B">
      <w:pPr>
        <w:pStyle w:val="af7"/>
      </w:pPr>
      <w:r>
        <w:t xml:space="preserve">    if </w:t>
      </w:r>
      <w:r>
        <w:rPr>
          <w:color w:val="FF8000"/>
        </w:rPr>
        <w:t>(</w:t>
      </w:r>
      <w:hyperlink w:history="1" w:anchor="TrainRealignmentOnBeacon">
        <w:r w:rsidR="00040C85">
          <w:rPr>
            <w:rStyle w:val="ac"/>
          </w:rPr>
          <w:t>TrainRealignmentOnBeacon</w:t>
        </w:r>
      </w:hyperlink>
      <w:r>
        <w:rPr>
          <w:color w:val="FF8000"/>
        </w:rPr>
        <w:t>(</w:t>
      </w:r>
      <w:r>
        <w:t>k</w:t>
      </w:r>
      <w:r>
        <w:rPr>
          <w:color w:val="FF8000"/>
        </w:rPr>
        <w:t>))</w:t>
      </w:r>
      <w:r>
        <w:t>:</w:t>
      </w:r>
    </w:p>
    <w:p w:rsidR="00215B0B" w:rsidP="000431E0" w:rsidRDefault="00215B0B">
      <w:pPr>
        <w:pStyle w:val="af7"/>
      </w:pPr>
      <w:r>
        <w:t xml:space="preserve">        </w:t>
      </w:r>
      <w:r w:rsidR="00F86D58">
        <w:rPr>
          <w:rFonts w:hint="eastAsia"/>
        </w:rPr>
        <w:t>(</w:t>
      </w:r>
      <w:hyperlink w:history="1" w:anchor="LocationAfterReloc">
        <w:r w:rsidR="00BF4172">
          <w:rPr>
            <w:rStyle w:val="ac"/>
          </w:rPr>
          <w:t>LocationAfterReloc</w:t>
        </w:r>
      </w:hyperlink>
      <w:r w:rsidR="00354F88">
        <w:t>.I</w:t>
      </w:r>
      <w:r>
        <w:t>nt2</w:t>
      </w:r>
      <w:r>
        <w:rPr>
          <w:color w:val="FF8000"/>
        </w:rPr>
        <w:t>,</w:t>
      </w:r>
    </w:p>
    <w:p w:rsidR="00215B0B" w:rsidP="000431E0" w:rsidRDefault="00215B0B">
      <w:pPr>
        <w:pStyle w:val="af7"/>
      </w:pPr>
      <w:r>
        <w:t xml:space="preserve">      </w:t>
      </w:r>
      <w:r w:rsidR="00F86D58">
        <w:rPr>
          <w:rFonts w:hint="eastAsia"/>
        </w:rPr>
        <w:t xml:space="preserve"> </w:t>
      </w:r>
      <w:hyperlink w:history="1" w:anchor="LocationAfterReloc">
        <w:r w:rsidR="00BF4172">
          <w:rPr>
            <w:rStyle w:val="ac"/>
          </w:rPr>
          <w:t>LocationAfterReloc</w:t>
        </w:r>
      </w:hyperlink>
      <w:r w:rsidR="00354F88">
        <w:t>.E</w:t>
      </w:r>
      <w:r>
        <w:t>xt2</w:t>
      </w:r>
      <w:r w:rsidR="00F86D58">
        <w:rPr>
          <w:rFonts w:hint="eastAsia"/>
        </w:rPr>
        <w:t>)</w:t>
      </w:r>
      <w:r>
        <w:t xml:space="preserve"> </w:t>
      </w:r>
      <w:r>
        <w:rPr>
          <w:color w:val="FF8000"/>
        </w:rPr>
        <w:t>=</w:t>
      </w:r>
      <w:r>
        <w:t xml:space="preserve"> </w:t>
      </w:r>
      <w:r>
        <w:rPr>
          <w:color w:val="FF8000"/>
        </w:rPr>
        <w:t>(</w:t>
      </w:r>
      <w:hyperlink w:history="1" w:anchor="TrackMap">
        <w:r w:rsidR="00C64E92">
          <w:rPr>
            <w:rStyle w:val="ac"/>
          </w:rPr>
          <w:t>TrackMap</w:t>
        </w:r>
      </w:hyperlink>
      <w:r w:rsidR="00354F88">
        <w:t>.</w:t>
      </w:r>
      <w:hyperlink w:history="1" w:anchor="IntersectionOfTwoZones">
        <w:r w:rsidR="00DE30C0">
          <w:rPr>
            <w:rStyle w:val="ac"/>
          </w:rPr>
          <w:t>IntersectionOfTwoZones</w:t>
        </w:r>
      </w:hyperlink>
      <w:r>
        <w:rPr>
          <w:color w:val="FF8000"/>
        </w:rPr>
        <w:t>(</w:t>
      </w:r>
      <w:hyperlink w:history="1" w:anchor="LocationBeforeReloc">
        <w:r w:rsidR="00BD3E90">
          <w:rPr>
            <w:rStyle w:val="ac"/>
          </w:rPr>
          <w:t>LocationBeforeReloc</w:t>
        </w:r>
      </w:hyperlink>
      <w:r>
        <w:rPr>
          <w:color w:val="FF8000"/>
        </w:rPr>
        <w:t>(</w:t>
      </w:r>
      <w:r>
        <w:t>k</w:t>
      </w:r>
      <w:r>
        <w:rPr>
          <w:color w:val="FF8000"/>
        </w:rPr>
        <w:t>)</w:t>
      </w:r>
      <w:r w:rsidR="00354F88">
        <w:t>.I</w:t>
      </w:r>
      <w:r>
        <w:t>nt2</w:t>
      </w:r>
      <w:r>
        <w:rPr>
          <w:color w:val="FF8000"/>
        </w:rPr>
        <w:t>,</w:t>
      </w:r>
    </w:p>
    <w:p w:rsidR="00215B0B" w:rsidP="000431E0" w:rsidRDefault="00215B0B">
      <w:pPr>
        <w:pStyle w:val="af7"/>
      </w:pPr>
      <w:r>
        <w:t xml:space="preserve">                                   </w:t>
      </w:r>
      <w:r w:rsidR="006B7945">
        <w:t xml:space="preserve">       </w:t>
      </w:r>
      <w:r w:rsidR="00F3376D">
        <w:rPr>
          <w:rFonts w:hint="eastAsia"/>
        </w:rPr>
        <w:t xml:space="preserve">                                 </w:t>
      </w:r>
      <w:r w:rsidR="006B7945">
        <w:t xml:space="preserve">    </w:t>
      </w:r>
      <w:hyperlink w:history="1" w:anchor="LocationBeforeReloc">
        <w:r w:rsidR="00BD3E90">
          <w:rPr>
            <w:rStyle w:val="ac"/>
          </w:rPr>
          <w:t>LocationBeforeReloc</w:t>
        </w:r>
      </w:hyperlink>
      <w:r>
        <w:rPr>
          <w:color w:val="FF8000"/>
        </w:rPr>
        <w:t>(</w:t>
      </w:r>
      <w:r>
        <w:t>k</w:t>
      </w:r>
      <w:r>
        <w:rPr>
          <w:color w:val="FF8000"/>
        </w:rPr>
        <w:t>)</w:t>
      </w:r>
      <w:r w:rsidR="00354F88">
        <w:t>.E</w:t>
      </w:r>
      <w:r>
        <w:t>xt2</w:t>
      </w:r>
      <w:r>
        <w:rPr>
          <w:color w:val="FF8000"/>
        </w:rPr>
        <w:t>,</w:t>
      </w:r>
    </w:p>
    <w:p w:rsidR="00215B0B" w:rsidP="000431E0" w:rsidRDefault="00215B0B">
      <w:pPr>
        <w:pStyle w:val="af7"/>
      </w:pPr>
      <w:r>
        <w:t xml:space="preserve"> </w:t>
      </w:r>
      <w:r w:rsidR="00F3376D">
        <w:rPr>
          <w:rFonts w:hint="eastAsia"/>
        </w:rPr>
        <w:t xml:space="preserve">                                 </w:t>
      </w:r>
      <w:r>
        <w:t xml:space="preserve">                                  </w:t>
      </w:r>
      <w:r w:rsidR="006B7945">
        <w:t xml:space="preserve">           </w:t>
      </w:r>
      <w:hyperlink w:history="1" w:anchor="BeaconLocation">
        <w:r w:rsidR="008B4230">
          <w:rPr>
            <w:rStyle w:val="ac"/>
          </w:rPr>
          <w:t>BeaconLocation</w:t>
        </w:r>
      </w:hyperlink>
      <w:r>
        <w:rPr>
          <w:color w:val="FF8000"/>
        </w:rPr>
        <w:t>(</w:t>
      </w:r>
      <w:r>
        <w:t>k</w:t>
      </w:r>
      <w:r>
        <w:rPr>
          <w:color w:val="FF8000"/>
        </w:rPr>
        <w:t>)</w:t>
      </w:r>
      <w:r w:rsidR="00354F88">
        <w:t>.I</w:t>
      </w:r>
      <w:r>
        <w:t>nt2</w:t>
      </w:r>
      <w:r>
        <w:rPr>
          <w:color w:val="FF8000"/>
        </w:rPr>
        <w:t>,</w:t>
      </w:r>
    </w:p>
    <w:p w:rsidR="00215B0B" w:rsidP="000431E0" w:rsidRDefault="00215B0B">
      <w:pPr>
        <w:pStyle w:val="af7"/>
      </w:pPr>
      <w:r>
        <w:t xml:space="preserve">                                  </w:t>
      </w:r>
      <w:r w:rsidR="00F3376D">
        <w:rPr>
          <w:rFonts w:hint="eastAsia"/>
        </w:rPr>
        <w:t xml:space="preserve">                                 </w:t>
      </w:r>
      <w:r>
        <w:t xml:space="preserve"> </w:t>
      </w:r>
      <w:r w:rsidR="006B7945">
        <w:t xml:space="preserve">           </w:t>
      </w:r>
      <w:hyperlink w:history="1" w:anchor="BeaconLocation">
        <w:r w:rsidR="008B4230">
          <w:rPr>
            <w:rStyle w:val="ac"/>
          </w:rPr>
          <w:t>BeaconLocation</w:t>
        </w:r>
      </w:hyperlink>
      <w:r>
        <w:rPr>
          <w:color w:val="FF8000"/>
        </w:rPr>
        <w:t>(</w:t>
      </w:r>
      <w:r>
        <w:t>k</w:t>
      </w:r>
      <w:r>
        <w:rPr>
          <w:color w:val="FF8000"/>
        </w:rPr>
        <w:t>)</w:t>
      </w:r>
      <w:r w:rsidR="00354F88">
        <w:t>.E</w:t>
      </w:r>
      <w:r>
        <w:t>xt2</w:t>
      </w:r>
      <w:r>
        <w:rPr>
          <w:color w:val="FF8000"/>
        </w:rPr>
        <w:t>))</w:t>
      </w:r>
    </w:p>
    <w:p w:rsidR="00215B0B" w:rsidP="000431E0" w:rsidRDefault="00215B0B">
      <w:pPr>
        <w:pStyle w:val="af7"/>
      </w:pPr>
      <w:r>
        <w:t xml:space="preserve">        </w:t>
      </w:r>
      <w:hyperlink w:history="1" w:anchor="LocationAfterReloc">
        <w:r w:rsidR="00BF4172">
          <w:rPr>
            <w:rStyle w:val="ac"/>
          </w:rPr>
          <w:t>LocationAfterReloc</w:t>
        </w:r>
      </w:hyperlink>
      <w:r w:rsidR="00354F88">
        <w:t>.U</w:t>
      </w:r>
      <w:r>
        <w:t xml:space="preserve">ncertainty </w:t>
      </w:r>
      <w:r>
        <w:rPr>
          <w:color w:val="FF8000"/>
        </w:rPr>
        <w:t>=</w:t>
      </w:r>
      <w:r>
        <w:t xml:space="preserve"> </w:t>
      </w:r>
      <w:r>
        <w:rPr>
          <w:color w:val="FF8000"/>
        </w:rPr>
        <w:t>(</w:t>
      </w:r>
      <w:hyperlink w:history="1" w:anchor="TrackMap">
        <w:r w:rsidR="00C64E92">
          <w:rPr>
            <w:rStyle w:val="ac"/>
          </w:rPr>
          <w:t>TrackMap</w:t>
        </w:r>
      </w:hyperlink>
      <w:r w:rsidR="00354F88">
        <w:t>.</w:t>
      </w:r>
      <w:hyperlink w:history="1" w:anchor="DistanceBtwTwoLocs">
        <w:r w:rsidR="00DE30C0">
          <w:rPr>
            <w:rStyle w:val="ac"/>
          </w:rPr>
          <w:t>DistanceBtwTwoLocs</w:t>
        </w:r>
      </w:hyperlink>
      <w:r>
        <w:rPr>
          <w:color w:val="FF8000"/>
        </w:rPr>
        <w:t>(</w:t>
      </w:r>
      <w:hyperlink w:history="1" w:anchor="LocationAfterReloc">
        <w:r w:rsidR="00BF4172">
          <w:rPr>
            <w:rStyle w:val="ac"/>
          </w:rPr>
          <w:t>LocationAfterReloc</w:t>
        </w:r>
      </w:hyperlink>
      <w:r w:rsidR="00354F88">
        <w:t>.I</w:t>
      </w:r>
      <w:r>
        <w:t>nt2</w:t>
      </w:r>
      <w:r>
        <w:rPr>
          <w:color w:val="FF8000"/>
        </w:rPr>
        <w:t>,</w:t>
      </w:r>
    </w:p>
    <w:p w:rsidR="00215B0B" w:rsidP="000431E0" w:rsidRDefault="00215B0B">
      <w:pPr>
        <w:pStyle w:val="af7"/>
      </w:pPr>
      <w:r>
        <w:t xml:space="preserve">  </w:t>
      </w:r>
      <w:r w:rsidR="003D61AE">
        <w:rPr>
          <w:rFonts w:hint="eastAsia"/>
        </w:rPr>
        <w:t xml:space="preserve">                                   </w:t>
      </w:r>
      <w:r>
        <w:t xml:space="preserve">                                       </w:t>
      </w:r>
      <w:r w:rsidR="006B7945">
        <w:t xml:space="preserve">      </w:t>
      </w:r>
      <w:hyperlink w:history="1" w:anchor="LocationAfterReloc">
        <w:r w:rsidR="00BF4172">
          <w:rPr>
            <w:rStyle w:val="ac"/>
          </w:rPr>
          <w:t>LocationAfterReloc</w:t>
        </w:r>
      </w:hyperlink>
      <w:r w:rsidR="00354F88">
        <w:t>.E</w:t>
      </w:r>
      <w:r>
        <w:t>xt2</w:t>
      </w:r>
      <w:r>
        <w:rPr>
          <w:color w:val="FF8000"/>
        </w:rPr>
        <w:t>,</w:t>
      </w:r>
    </w:p>
    <w:p w:rsidR="00215B0B" w:rsidP="000431E0" w:rsidRDefault="00215B0B">
      <w:pPr>
        <w:pStyle w:val="af7"/>
      </w:pPr>
      <w:r>
        <w:t xml:space="preserve">      </w:t>
      </w:r>
      <w:r w:rsidR="006B7945">
        <w:t xml:space="preserve">     </w:t>
      </w:r>
      <w:r>
        <w:t xml:space="preserve">                                    </w:t>
      </w:r>
      <w:r w:rsidR="003D61AE">
        <w:rPr>
          <w:rFonts w:hint="eastAsia"/>
        </w:rPr>
        <w:t xml:space="preserve">           </w:t>
      </w:r>
      <w:r>
        <w:t xml:space="preserve"> </w:t>
      </w:r>
      <w:hyperlink w:history="1" w:anchor="ATPsetting">
        <w:r w:rsidR="00786D0B">
          <w:rPr>
            <w:rStyle w:val="ac"/>
          </w:rPr>
          <w:t>ATPsetting</w:t>
        </w:r>
      </w:hyperlink>
      <w:r>
        <w:t>.</w:t>
      </w:r>
      <w:r w:rsidR="004735DB">
        <w:t>LocationMaxUncertaintyConfirmed</w:t>
      </w:r>
      <w:r>
        <w:rPr>
          <w:color w:val="FF8000"/>
        </w:rPr>
        <w:t>))</w:t>
      </w:r>
    </w:p>
    <w:p w:rsidR="00215B0B" w:rsidP="000431E0" w:rsidRDefault="00215B0B">
      <w:pPr>
        <w:pStyle w:val="af7"/>
      </w:pPr>
      <w:r>
        <w:t xml:space="preserve">        </w:t>
      </w:r>
      <w:hyperlink w:history="1" w:anchor="LocationAfterReloc">
        <w:r w:rsidR="00BF4172">
          <w:rPr>
            <w:rStyle w:val="ac"/>
          </w:rPr>
          <w:t>LocationAfterReloc</w:t>
        </w:r>
      </w:hyperlink>
      <w:r w:rsidR="00354F88">
        <w:t>.I</w:t>
      </w:r>
      <w:r>
        <w:t xml:space="preserve">nt1 </w:t>
      </w:r>
      <w:r>
        <w:rPr>
          <w:color w:val="FF8000"/>
        </w:rPr>
        <w:t>=</w:t>
      </w:r>
      <w:r>
        <w:t xml:space="preserve"> </w:t>
      </w:r>
      <w:hyperlink w:history="1" w:anchor="UpdateInt1FromExt2">
        <w:r w:rsidRPr="003D61AE" w:rsidR="00A17282">
          <w:rPr>
            <w:rStyle w:val="ac"/>
            <w:rFonts w:hint="eastAsia"/>
          </w:rPr>
          <w:t>U</w:t>
        </w:r>
        <w:r w:rsidRPr="003D61AE">
          <w:rPr>
            <w:rStyle w:val="ac"/>
          </w:rPr>
          <w:t>pdate</w:t>
        </w:r>
        <w:r w:rsidRPr="003D61AE" w:rsidR="00354F88">
          <w:rPr>
            <w:rStyle w:val="ac"/>
          </w:rPr>
          <w:t>I</w:t>
        </w:r>
        <w:r w:rsidRPr="003D61AE">
          <w:rPr>
            <w:rStyle w:val="ac"/>
          </w:rPr>
          <w:t>nt1</w:t>
        </w:r>
        <w:r w:rsidRPr="003D61AE" w:rsidR="00354F88">
          <w:rPr>
            <w:rStyle w:val="ac"/>
          </w:rPr>
          <w:t>F</w:t>
        </w:r>
        <w:r w:rsidRPr="003D61AE">
          <w:rPr>
            <w:rStyle w:val="ac"/>
          </w:rPr>
          <w:t>rom</w:t>
        </w:r>
        <w:r w:rsidRPr="003D61AE" w:rsidR="00354F88">
          <w:rPr>
            <w:rStyle w:val="ac"/>
          </w:rPr>
          <w:t>E</w:t>
        </w:r>
        <w:r w:rsidRPr="003D61AE">
          <w:rPr>
            <w:rStyle w:val="ac"/>
          </w:rPr>
          <w:t>xt2</w:t>
        </w:r>
      </w:hyperlink>
    </w:p>
    <w:p w:rsidR="00215B0B" w:rsidP="000431E0" w:rsidRDefault="00215B0B">
      <w:pPr>
        <w:pStyle w:val="af7"/>
      </w:pPr>
      <w:r>
        <w:t xml:space="preserve">        </w:t>
      </w:r>
      <w:hyperlink w:history="1" w:anchor="LocationAfterReloc">
        <w:r w:rsidR="00BF4172">
          <w:rPr>
            <w:rStyle w:val="ac"/>
          </w:rPr>
          <w:t>LocationAfterReloc</w:t>
        </w:r>
      </w:hyperlink>
      <w:r w:rsidR="00354F88">
        <w:t>.E</w:t>
      </w:r>
      <w:r>
        <w:t xml:space="preserve">xt1 </w:t>
      </w:r>
      <w:r>
        <w:rPr>
          <w:color w:val="FF8000"/>
        </w:rPr>
        <w:t>=</w:t>
      </w:r>
      <w:r>
        <w:t xml:space="preserve"> </w:t>
      </w:r>
      <w:hyperlink w:history="1" w:anchor="UpdateExt1FromExt2">
        <w:r w:rsidRPr="003D61AE" w:rsidR="00A17282">
          <w:rPr>
            <w:rStyle w:val="ac"/>
            <w:rFonts w:hint="eastAsia"/>
          </w:rPr>
          <w:t>U</w:t>
        </w:r>
        <w:r w:rsidRPr="003D61AE">
          <w:rPr>
            <w:rStyle w:val="ac"/>
          </w:rPr>
          <w:t>pdate</w:t>
        </w:r>
        <w:r w:rsidRPr="003D61AE" w:rsidR="00354F88">
          <w:rPr>
            <w:rStyle w:val="ac"/>
          </w:rPr>
          <w:t>E</w:t>
        </w:r>
        <w:r w:rsidRPr="003D61AE">
          <w:rPr>
            <w:rStyle w:val="ac"/>
          </w:rPr>
          <w:t>xt1</w:t>
        </w:r>
        <w:r w:rsidRPr="003D61AE" w:rsidR="00354F88">
          <w:rPr>
            <w:rStyle w:val="ac"/>
          </w:rPr>
          <w:t>F</w:t>
        </w:r>
        <w:r w:rsidRPr="003D61AE">
          <w:rPr>
            <w:rStyle w:val="ac"/>
          </w:rPr>
          <w:t>rom</w:t>
        </w:r>
        <w:r w:rsidRPr="003D61AE" w:rsidR="00354F88">
          <w:rPr>
            <w:rStyle w:val="ac"/>
          </w:rPr>
          <w:t>E</w:t>
        </w:r>
        <w:r w:rsidRPr="003D61AE">
          <w:rPr>
            <w:rStyle w:val="ac"/>
          </w:rPr>
          <w:t>xt2</w:t>
        </w:r>
      </w:hyperlink>
    </w:p>
    <w:p w:rsidR="00215B0B" w:rsidP="000431E0" w:rsidRDefault="00215B0B">
      <w:pPr>
        <w:pStyle w:val="af7"/>
      </w:pPr>
      <w:r>
        <w:t xml:space="preserve">    elif </w:t>
      </w:r>
      <w:r>
        <w:rPr>
          <w:color w:val="FF8000"/>
        </w:rPr>
        <w:t>(</w:t>
      </w:r>
      <w:r w:rsidRPr="00113E1C">
        <w:t>not</w:t>
      </w:r>
      <w:r>
        <w:t xml:space="preserve"> </w:t>
      </w:r>
      <w:hyperlink w:history="1" w:anchor="TrainLocalized">
        <w:r w:rsidR="00F9339C">
          <w:rPr>
            <w:rStyle w:val="ac"/>
          </w:rPr>
          <w:t>TrainLocalized</w:t>
        </w:r>
      </w:hyperlink>
      <w:r>
        <w:rPr>
          <w:color w:val="FF8000"/>
        </w:rPr>
        <w:t>(</w:t>
      </w:r>
      <w:r>
        <w:t>k</w:t>
      </w:r>
      <w:r>
        <w:rPr>
          <w:color w:val="FF8000"/>
        </w:rPr>
        <w:t>-</w:t>
      </w:r>
      <w:r>
        <w:rPr>
          <w:color w:val="800000"/>
        </w:rPr>
        <w:t>1</w:t>
      </w:r>
      <w:r>
        <w:rPr>
          <w:color w:val="FF8000"/>
        </w:rPr>
        <w:t>))</w:t>
      </w:r>
      <w:r>
        <w:t>:</w:t>
      </w:r>
    </w:p>
    <w:p w:rsidR="00215B0B" w:rsidP="000431E0" w:rsidRDefault="00215B0B">
      <w:pPr>
        <w:pStyle w:val="af7"/>
      </w:pPr>
      <w:r>
        <w:lastRenderedPageBreak/>
        <w:t xml:space="preserve">        </w:t>
      </w:r>
      <w:hyperlink w:history="1" w:anchor="LocationAfterReloc">
        <w:r w:rsidR="00BF4172">
          <w:rPr>
            <w:rStyle w:val="ac"/>
          </w:rPr>
          <w:t>LocationAfterReloc</w:t>
        </w:r>
      </w:hyperlink>
      <w:r>
        <w:t xml:space="preserve"> </w:t>
      </w:r>
      <w:r>
        <w:rPr>
          <w:color w:val="FF8000"/>
        </w:rPr>
        <w:t>=</w:t>
      </w:r>
      <w:r>
        <w:t xml:space="preserve"> </w:t>
      </w:r>
      <w:r w:rsidRPr="00354FC4">
        <w:rPr>
          <w:rStyle w:val="aff1"/>
        </w:rPr>
        <w:t>None</w:t>
      </w:r>
    </w:p>
    <w:p w:rsidR="00215B0B" w:rsidP="000431E0" w:rsidRDefault="00215B0B">
      <w:pPr>
        <w:pStyle w:val="af7"/>
      </w:pPr>
      <w:r>
        <w:t xml:space="preserve">    else:</w:t>
      </w:r>
    </w:p>
    <w:p w:rsidR="00215B0B" w:rsidP="000431E0" w:rsidRDefault="00215B0B">
      <w:pPr>
        <w:pStyle w:val="af7"/>
      </w:pPr>
      <w:r>
        <w:t xml:space="preserve">        </w:t>
      </w:r>
      <w:hyperlink w:history="1" w:anchor="LocationAfterReloc">
        <w:r w:rsidR="00BF4172">
          <w:rPr>
            <w:rStyle w:val="ac"/>
          </w:rPr>
          <w:t>LocationAfterReloc</w:t>
        </w:r>
      </w:hyperlink>
      <w:r>
        <w:t xml:space="preserve"> </w:t>
      </w:r>
      <w:r>
        <w:rPr>
          <w:color w:val="FF8000"/>
        </w:rPr>
        <w:t>=</w:t>
      </w:r>
      <w:r>
        <w:t xml:space="preserve"> </w:t>
      </w:r>
      <w:hyperlink w:history="1" w:anchor="LocationAfterReloc">
        <w:r w:rsidR="00BF4172">
          <w:rPr>
            <w:rStyle w:val="ac"/>
          </w:rPr>
          <w:t>LocationAfterReloc</w:t>
        </w:r>
      </w:hyperlink>
      <w:r>
        <w:rPr>
          <w:color w:val="FF8000"/>
        </w:rPr>
        <w:t>(</w:t>
      </w:r>
      <w:r>
        <w:t>k</w:t>
      </w:r>
      <w:r>
        <w:rPr>
          <w:color w:val="FF8000"/>
        </w:rPr>
        <w:t>-</w:t>
      </w:r>
      <w:r>
        <w:rPr>
          <w:color w:val="800000"/>
        </w:rPr>
        <w:t>1</w:t>
      </w:r>
      <w:r>
        <w:rPr>
          <w:color w:val="FF8000"/>
        </w:rPr>
        <w:t>)</w:t>
      </w:r>
    </w:p>
    <w:p w:rsidR="00F03275" w:rsidP="000431E0" w:rsidRDefault="00215B0B">
      <w:pPr>
        <w:pStyle w:val="af7"/>
      </w:pPr>
      <w:r>
        <w:t xml:space="preserve">    return </w:t>
      </w:r>
      <w:hyperlink w:history="1" w:anchor="LocationAfterReloc">
        <w:r w:rsidR="00BF4172">
          <w:rPr>
            <w:rStyle w:val="ac"/>
          </w:rPr>
          <w:t>LocationAfterReloc</w:t>
        </w:r>
      </w:hyperlink>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6067"/>
        </w:rPr>
      </w:pPr>
      <w:del w:author="常鸣" w:date="2014-07-03T14:27:00Z" w:id="6068">
        <w:r w:rsidDel="009328EA">
          <w:delText>#S</w:delText>
        </w:r>
      </w:del>
      <w:ins w:author="常鸣" w:date="2014-07-03T14:27:00Z" w:id="6069">
        <w:r w:rsidR="009328EA">
          <w:t>#Allocation=ATP Software</w:t>
        </w:r>
      </w:ins>
      <w:ins w:author="常鸣" w:date="2014-07-03T14:55:00Z" w:id="6070">
        <w:r w:rsidR="00AA7E12">
          <w:rPr>
            <w:rFonts w:hint="eastAsia"/>
          </w:rPr>
          <w:t>, Vital Embedded Setting</w:t>
        </w:r>
      </w:ins>
    </w:p>
    <w:p w:rsidR="00610A4C" w:rsidP="000C0D62" w:rsidRDefault="009328EA">
      <w:pPr>
        <w:pStyle w:val="ReqtifyAltQ"/>
      </w:pPr>
      <w:ins w:author="常鸣" w:date="2014-07-03T14:27:00Z" w:id="6071">
        <w:r>
          <w:t>#S</w:t>
        </w:r>
      </w:ins>
      <w:r w:rsidR="00610A4C">
        <w:t>ource=</w:t>
      </w:r>
      <w:r w:rsidRPr="00B77C27" w:rsidR="00F56042">
        <w:rPr>
          <w:rFonts w:hint="eastAsia"/>
        </w:rPr>
        <w:t>[iTC_CC-SyAD-0176]</w:t>
      </w:r>
      <w:r w:rsidR="00F56042">
        <w:rPr>
          <w:rFonts w:hint="eastAsia"/>
        </w:rPr>
        <w:t xml:space="preserve">, </w:t>
      </w:r>
      <w:r w:rsidRPr="00B77C27" w:rsidR="00F56042">
        <w:rPr>
          <w:rFonts w:hint="eastAsia"/>
        </w:rPr>
        <w:t>[iTC_CC-SyAD-01</w:t>
      </w:r>
      <w:r w:rsidR="00F56042">
        <w:rPr>
          <w:rFonts w:hint="eastAsia"/>
        </w:rPr>
        <w:t>9</w:t>
      </w:r>
      <w:r w:rsidRPr="00B77C27" w:rsidR="00F56042">
        <w:rPr>
          <w:rFonts w:hint="eastAsia"/>
        </w:rPr>
        <w:t>6]</w:t>
      </w:r>
      <w:r w:rsidR="00357047">
        <w:rPr>
          <w:rFonts w:hint="eastAsia"/>
        </w:rPr>
        <w:t>,</w:t>
      </w:r>
      <w:r w:rsidRPr="00357047" w:rsidR="00357047">
        <w:rPr>
          <w:rFonts w:hint="eastAsia"/>
        </w:rPr>
        <w:t xml:space="preserve"> </w:t>
      </w:r>
      <w:r w:rsidRPr="00F03275" w:rsidR="00357047">
        <w:rPr>
          <w:rFonts w:hint="eastAsia"/>
        </w:rPr>
        <w:t>[</w:t>
      </w:r>
      <w:r w:rsidRPr="00F03275" w:rsidR="00357047">
        <w:t>iTC_CC_ATP_SwHA-0099</w:t>
      </w:r>
      <w:r w:rsidRPr="00F03275" w:rsidR="00357047">
        <w:rPr>
          <w:rFonts w:hint="eastAsia"/>
        </w:rPr>
        <w:t>]</w:t>
      </w:r>
    </w:p>
    <w:p w:rsidR="00215B0B" w:rsidP="000C0D62" w:rsidRDefault="00610A4C">
      <w:pPr>
        <w:pStyle w:val="ReqtifyAltQ"/>
      </w:pPr>
      <w:r>
        <w:t>[End]</w:t>
      </w:r>
    </w:p>
    <w:p w:rsidR="001B3562" w:rsidP="00C93484" w:rsidRDefault="001B3562">
      <w:pPr>
        <w:pStyle w:val="Reqtify"/>
      </w:pPr>
    </w:p>
    <w:p w:rsidR="00215B0B" w:rsidP="00C93484" w:rsidRDefault="00215B0B">
      <w:pPr>
        <w:pStyle w:val="Reqtify"/>
      </w:pPr>
    </w:p>
    <w:p w:rsidRPr="00F03275" w:rsidR="00F03275" w:rsidP="00704491" w:rsidRDefault="00F03275">
      <w:pPr>
        <w:pStyle w:val="ReqtifyAltR"/>
      </w:pPr>
      <w:r w:rsidRPr="00F03275">
        <w:t>[iTC_CC_ATP-SwRS-0</w:t>
      </w:r>
      <w:r w:rsidRPr="00F03275">
        <w:rPr>
          <w:rFonts w:hint="eastAsia"/>
        </w:rPr>
        <w:t>250</w:t>
      </w:r>
      <w:r w:rsidRPr="00F03275">
        <w:t>]</w:t>
      </w:r>
    </w:p>
    <w:p w:rsidRPr="00F03275" w:rsidR="00F03275" w:rsidP="00C93484" w:rsidRDefault="00BD3E90">
      <w:pPr>
        <w:pStyle w:val="Reqtify"/>
      </w:pPr>
      <w:bookmarkStart w:name="LocPermanentFailure" w:id="6072"/>
      <w:r w:rsidRPr="00BF4172">
        <w:rPr>
          <w:rStyle w:val="aff2"/>
          <w:bCs w:val="0"/>
          <w:iCs w:val="0"/>
        </w:rPr>
        <w:t>LocPermanentFailure</w:t>
      </w:r>
      <w:bookmarkEnd w:id="6072"/>
      <w:r w:rsidR="00F03275">
        <w:rPr>
          <w:rFonts w:hint="eastAsia"/>
        </w:rPr>
        <w:t>，</w:t>
      </w:r>
      <w:r w:rsidR="00086805">
        <w:rPr>
          <w:rFonts w:hint="eastAsia"/>
        </w:rPr>
        <w:t>在</w:t>
      </w:r>
      <w:r w:rsidRPr="00735CD3" w:rsidR="00086805">
        <w:rPr>
          <w:rFonts w:hint="eastAsia"/>
        </w:rPr>
        <w:t>列车</w:t>
      </w:r>
      <w:r w:rsidR="00086805">
        <w:rPr>
          <w:rFonts w:hint="eastAsia"/>
        </w:rPr>
        <w:t>已定位，且未使用非确认的</w:t>
      </w:r>
      <w:r w:rsidR="00086805">
        <w:rPr>
          <w:rFonts w:hint="eastAsia"/>
        </w:rPr>
        <w:t>BM</w:t>
      </w:r>
      <w:r w:rsidR="00086805">
        <w:rPr>
          <w:rFonts w:hint="eastAsia"/>
        </w:rPr>
        <w:t>变量情况下，若发生重定位失败，</w:t>
      </w:r>
      <w:r w:rsidR="00F03275">
        <w:rPr>
          <w:rFonts w:hint="eastAsia"/>
        </w:rPr>
        <w:t>则永久失位</w:t>
      </w:r>
      <w:r w:rsidR="00037EF1">
        <w:rPr>
          <w:rFonts w:hint="eastAsia"/>
        </w:rPr>
        <w:t>。</w:t>
      </w:r>
    </w:p>
    <w:p w:rsidRPr="00F03275" w:rsidR="00F03275" w:rsidP="000431E0" w:rsidRDefault="00F03275">
      <w:pPr>
        <w:pStyle w:val="af7"/>
      </w:pPr>
      <w:r w:rsidRPr="00F03275">
        <w:t xml:space="preserve">def </w:t>
      </w:r>
      <w:hyperlink w:history="1" w:anchor="LocPermanentFailure">
        <w:r w:rsidR="00BD3E90">
          <w:rPr>
            <w:rStyle w:val="ac"/>
          </w:rPr>
          <w:t>LocPermanentFailure</w:t>
        </w:r>
      </w:hyperlink>
      <w:r w:rsidRPr="00F03275">
        <w:t>(k):</w:t>
      </w:r>
    </w:p>
    <w:p w:rsidR="00993873" w:rsidP="000431E0" w:rsidRDefault="00F03275">
      <w:pPr>
        <w:pStyle w:val="af7"/>
      </w:pPr>
      <w:r w:rsidRPr="00F03275">
        <w:t xml:space="preserve">    </w:t>
      </w:r>
      <w:r w:rsidR="00037EF1">
        <w:rPr>
          <w:rFonts w:hint="eastAsia"/>
        </w:rPr>
        <w:t xml:space="preserve">return </w:t>
      </w:r>
      <w:r w:rsidRPr="00F03275">
        <w:t>(</w:t>
      </w:r>
      <w:hyperlink w:history="1" w:anchor="LocPermanentFailure">
        <w:r w:rsidR="00993873">
          <w:rPr>
            <w:rStyle w:val="ac"/>
          </w:rPr>
          <w:t>LocPermanentFailure</w:t>
        </w:r>
      </w:hyperlink>
      <w:r w:rsidRPr="00F03275" w:rsidR="00993873">
        <w:t>(k</w:t>
      </w:r>
      <w:r w:rsidR="00993873">
        <w:rPr>
          <w:rFonts w:hint="eastAsia"/>
        </w:rPr>
        <w:t>-1</w:t>
      </w:r>
      <w:r w:rsidRPr="00F03275" w:rsidR="00993873">
        <w:t>)</w:t>
      </w:r>
    </w:p>
    <w:p w:rsidRPr="00F03275" w:rsidR="00F03275" w:rsidP="000431E0" w:rsidRDefault="00993873">
      <w:pPr>
        <w:pStyle w:val="af7"/>
      </w:pPr>
      <w:r>
        <w:rPr>
          <w:rFonts w:hint="eastAsia"/>
        </w:rPr>
        <w:t xml:space="preserve">              or (</w:t>
      </w:r>
      <w:hyperlink w:history="1" w:anchor="TrainLocatedOnKnownPath">
        <w:r w:rsidR="00CD5792">
          <w:rPr>
            <w:rStyle w:val="ac"/>
          </w:rPr>
          <w:t>TrainLocatedOnKnownPath</w:t>
        </w:r>
      </w:hyperlink>
      <w:r w:rsidRPr="00F03275" w:rsidR="00F03275">
        <w:t>(k-1)</w:t>
      </w:r>
    </w:p>
    <w:p w:rsidRPr="00F03275" w:rsidR="00F03275" w:rsidP="00CD5792" w:rsidRDefault="00F03275">
      <w:pPr>
        <w:pStyle w:val="af7"/>
      </w:pPr>
      <w:r w:rsidRPr="00F03275">
        <w:t xml:space="preserve">          </w:t>
      </w:r>
      <w:r w:rsidR="00993873">
        <w:rPr>
          <w:rFonts w:hint="eastAsia"/>
        </w:rPr>
        <w:t xml:space="preserve">         </w:t>
      </w:r>
      <w:r w:rsidRPr="00F03275">
        <w:t xml:space="preserve">and </w:t>
      </w:r>
      <w:hyperlink w:history="1" w:anchor="RealignmentFailed">
        <w:r w:rsidRPr="00A30469" w:rsidR="00CD5792">
          <w:rPr>
            <w:rStyle w:val="ac"/>
            <w:rFonts w:hint="eastAsia"/>
          </w:rPr>
          <w:t>RealignmentFailed</w:t>
        </w:r>
      </w:hyperlink>
      <w:r w:rsidRPr="00F03275">
        <w:t>(k))</w:t>
      </w:r>
      <w:r w:rsidR="00993873">
        <w:rPr>
          <w:rFonts w:hint="eastAsia"/>
        </w:rPr>
        <w:t>)</w:t>
      </w:r>
    </w:p>
    <w:p w:rsidRPr="00F03275" w:rsidR="00F03275" w:rsidP="000C0D62" w:rsidRDefault="00F03275">
      <w:pPr>
        <w:pStyle w:val="ReqtifyAltQ"/>
      </w:pPr>
      <w:r w:rsidRPr="00F03275">
        <w:t>#Category=Functional</w:t>
      </w:r>
    </w:p>
    <w:p w:rsidRPr="00F03275" w:rsidR="00F03275" w:rsidP="000C0D62" w:rsidRDefault="00F03275">
      <w:pPr>
        <w:pStyle w:val="ReqtifyAltQ"/>
      </w:pPr>
      <w:r w:rsidRPr="00F03275">
        <w:t>#Contribution=SIL4</w:t>
      </w:r>
    </w:p>
    <w:p w:rsidR="009328EA" w:rsidP="000C0D62" w:rsidRDefault="00F03275">
      <w:pPr>
        <w:pStyle w:val="ReqtifyAltQ"/>
        <w:rPr>
          <w:ins w:author="常鸣" w:date="2014-07-03T14:27:00Z" w:id="6073"/>
        </w:rPr>
      </w:pPr>
      <w:del w:author="常鸣" w:date="2014-07-03T14:27:00Z" w:id="6074">
        <w:r w:rsidRPr="00F03275" w:rsidDel="009328EA">
          <w:delText>#S</w:delText>
        </w:r>
      </w:del>
      <w:ins w:author="常鸣" w:date="2014-07-03T14:27:00Z" w:id="6075">
        <w:r w:rsidR="009328EA">
          <w:t>#Allocation=ATP Software</w:t>
        </w:r>
      </w:ins>
    </w:p>
    <w:p w:rsidRPr="00F03275" w:rsidR="00F03275" w:rsidP="000C0D62" w:rsidRDefault="009328EA">
      <w:pPr>
        <w:pStyle w:val="ReqtifyAltQ"/>
      </w:pPr>
      <w:ins w:author="常鸣" w:date="2014-07-03T14:27:00Z" w:id="6076">
        <w:r>
          <w:t>#S</w:t>
        </w:r>
      </w:ins>
      <w:r w:rsidRPr="00F03275" w:rsidR="00F03275">
        <w:t>ource=</w:t>
      </w:r>
      <w:r w:rsidRPr="00F03275" w:rsidR="00F03275">
        <w:rPr>
          <w:rFonts w:hint="eastAsia"/>
        </w:rPr>
        <w:t>[iTC_CC-SyAD-0176], [iTC_CC-SyAD-0196], [iTC_CC-SyAD-0197], [iTC_CC-SyAD-0198], [iTC_CC-SyAD-0199], [</w:t>
      </w:r>
      <w:r w:rsidRPr="00F03275" w:rsidR="00F03275">
        <w:t>iTC_CC_ATP_SwHA-0099</w:t>
      </w:r>
      <w:r w:rsidRPr="00F03275" w:rsidR="00F03275">
        <w:rPr>
          <w:rFonts w:hint="eastAsia"/>
        </w:rPr>
        <w:t>],</w:t>
      </w:r>
      <w:r w:rsidRPr="00F03275" w:rsidR="00F03275">
        <w:t xml:space="preserve"> [iTC_CC-SyAD-0183]</w:t>
      </w:r>
    </w:p>
    <w:p w:rsidRPr="00F03275" w:rsidR="00F03275" w:rsidP="000C0D62" w:rsidRDefault="00F03275">
      <w:pPr>
        <w:pStyle w:val="ReqtifyAltQ"/>
      </w:pPr>
      <w:r w:rsidRPr="00F03275">
        <w:t>[End]</w:t>
      </w:r>
    </w:p>
    <w:p w:rsidR="00F03275" w:rsidP="00C93484" w:rsidRDefault="00F03275">
      <w:pPr>
        <w:pStyle w:val="Reqtify"/>
      </w:pPr>
    </w:p>
    <w:p w:rsidR="004437EC" w:rsidP="00C93484" w:rsidRDefault="004437EC">
      <w:pPr>
        <w:pStyle w:val="Reqtify"/>
      </w:pPr>
    </w:p>
    <w:p w:rsidR="004437EC" w:rsidP="004437EC" w:rsidRDefault="004437EC">
      <w:pPr>
        <w:pStyle w:val="ReqtifyAltR"/>
      </w:pPr>
      <w:r>
        <w:t>[iTC_CC_ATP-SwRS-06</w:t>
      </w:r>
      <w:r w:rsidR="00655979">
        <w:rPr>
          <w:rFonts w:hint="eastAsia"/>
        </w:rPr>
        <w:t>51</w:t>
      </w:r>
      <w:r>
        <w:t>]</w:t>
      </w:r>
    </w:p>
    <w:p w:rsidR="004437EC" w:rsidP="00C93484" w:rsidRDefault="00BD3E90">
      <w:pPr>
        <w:pStyle w:val="Reqtify"/>
      </w:pPr>
      <w:bookmarkStart w:name="MotionSinceLastReloc" w:id="6077"/>
      <w:r w:rsidRPr="00BF4172">
        <w:rPr>
          <w:rStyle w:val="aff2"/>
          <w:bCs w:val="0"/>
          <w:iCs w:val="0"/>
        </w:rPr>
        <w:t>MotionSinceLastReloc</w:t>
      </w:r>
      <w:bookmarkEnd w:id="6077"/>
      <w:r w:rsidR="004437EC">
        <w:rPr>
          <w:rFonts w:hint="eastAsia"/>
        </w:rPr>
        <w:t>，记录自上次信标重定位后的运行距离绝对值</w:t>
      </w:r>
    </w:p>
    <w:p w:rsidR="004437EC" w:rsidP="000431E0" w:rsidRDefault="004437EC">
      <w:pPr>
        <w:pStyle w:val="af7"/>
      </w:pPr>
      <w:r>
        <w:t xml:space="preserve">def </w:t>
      </w:r>
      <w:hyperlink w:history="1" w:anchor="MotionSinceLastReloc">
        <w:r w:rsidR="00BD3E90">
          <w:rPr>
            <w:rStyle w:val="ac"/>
          </w:rPr>
          <w:t>MotionSinceLastReloc</w:t>
        </w:r>
      </w:hyperlink>
      <w:r>
        <w:t>(k):</w:t>
      </w:r>
    </w:p>
    <w:p w:rsidR="004437EC" w:rsidP="000431E0" w:rsidRDefault="004437EC">
      <w:pPr>
        <w:pStyle w:val="af7"/>
      </w:pPr>
      <w:r>
        <w:t xml:space="preserve">    if (</w:t>
      </w:r>
      <w:hyperlink w:history="1" w:anchor="TrainLocatedOnOtherATP">
        <w:r w:rsidR="00040C85">
          <w:rPr>
            <w:rStyle w:val="ac"/>
          </w:rPr>
          <w:t>TrainLocatedOnOtherATP</w:t>
        </w:r>
      </w:hyperlink>
      <w:r>
        <w:t>(k)):</w:t>
      </w:r>
    </w:p>
    <w:p w:rsidR="004437EC" w:rsidP="000431E0" w:rsidRDefault="004437EC">
      <w:pPr>
        <w:pStyle w:val="af7"/>
      </w:pPr>
      <w:r>
        <w:t xml:space="preserve">        </w:t>
      </w:r>
      <w:r w:rsidR="003D3A04">
        <w:rPr>
          <w:rFonts w:hint="eastAsia"/>
        </w:rPr>
        <w:t>return</w:t>
      </w:r>
      <w:r>
        <w:t xml:space="preserve"> </w:t>
      </w:r>
      <w:hyperlink w:history="1" w:anchor="OtherATP">
        <w:r w:rsidR="0021381F">
          <w:rPr>
            <w:rStyle w:val="ac"/>
          </w:rPr>
          <w:t>OtherATP</w:t>
        </w:r>
      </w:hyperlink>
      <w:r>
        <w:t>(k)</w:t>
      </w:r>
      <w:r w:rsidR="00354F88">
        <w:t>.</w:t>
      </w:r>
      <w:hyperlink w:history="1" w:anchor="MotionSinceLastReloc">
        <w:r w:rsidR="00BD3E90">
          <w:rPr>
            <w:rStyle w:val="ac"/>
          </w:rPr>
          <w:t>MotionSinceLastReloc</w:t>
        </w:r>
      </w:hyperlink>
    </w:p>
    <w:p w:rsidR="004437EC" w:rsidP="000431E0" w:rsidRDefault="004437EC">
      <w:pPr>
        <w:pStyle w:val="af7"/>
      </w:pPr>
      <w:r>
        <w:t xml:space="preserve">    elif (</w:t>
      </w:r>
      <w:hyperlink w:history="1" w:anchor="TrainRealignmentOnBeacon">
        <w:r w:rsidR="00040C85">
          <w:rPr>
            <w:rStyle w:val="ac"/>
          </w:rPr>
          <w:t>TrainRealignmentOnBeacon</w:t>
        </w:r>
      </w:hyperlink>
      <w:r>
        <w:t>(k)):</w:t>
      </w:r>
    </w:p>
    <w:p w:rsidR="004437EC" w:rsidP="000431E0" w:rsidRDefault="004437EC">
      <w:pPr>
        <w:pStyle w:val="af7"/>
      </w:pPr>
      <w:r>
        <w:t xml:space="preserve">        </w:t>
      </w:r>
      <w:r w:rsidR="003D3A04">
        <w:rPr>
          <w:rFonts w:hint="eastAsia"/>
        </w:rPr>
        <w:t>return</w:t>
      </w:r>
      <w:r>
        <w:t xml:space="preserve"> </w:t>
      </w:r>
      <w:hyperlink w:history="1" w:anchor="abs">
        <w:r w:rsidRPr="003B2B37" w:rsidR="003B2B37">
          <w:rPr>
            <w:rStyle w:val="ac"/>
          </w:rPr>
          <w:t>abs</w:t>
        </w:r>
      </w:hyperlink>
      <w:r>
        <w:t>(</w:t>
      </w:r>
      <w:hyperlink w:history="1" w:anchor="DistLastBeaconMax">
        <w:r w:rsidR="00B71D12">
          <w:rPr>
            <w:rStyle w:val="ac"/>
          </w:rPr>
          <w:t>DistLastBeaconMax</w:t>
        </w:r>
      </w:hyperlink>
      <w:r>
        <w:t>(k))</w:t>
      </w:r>
    </w:p>
    <w:p w:rsidRPr="00CA354B" w:rsidR="00CA354B" w:rsidP="000431E0" w:rsidRDefault="00CA354B">
      <w:pPr>
        <w:pStyle w:val="af7"/>
      </w:pPr>
      <w:r w:rsidRPr="00CA354B">
        <w:t xml:space="preserve">    elif (not </w:t>
      </w:r>
      <w:hyperlink w:history="1" w:anchor="TrainLocalized">
        <w:r w:rsidRPr="00CA354B">
          <w:rPr>
            <w:rStyle w:val="ac"/>
          </w:rPr>
          <w:t>TrainLocalized</w:t>
        </w:r>
      </w:hyperlink>
      <w:r w:rsidRPr="00CA354B">
        <w:t>(k-1)):</w:t>
      </w:r>
    </w:p>
    <w:p w:rsidR="00CA354B" w:rsidP="000431E0" w:rsidRDefault="00CA354B">
      <w:pPr>
        <w:pStyle w:val="af7"/>
      </w:pPr>
      <w:r w:rsidRPr="00CA354B">
        <w:t xml:space="preserve">        return 0</w:t>
      </w:r>
    </w:p>
    <w:p w:rsidR="004437EC" w:rsidP="000431E0" w:rsidRDefault="004437EC">
      <w:pPr>
        <w:pStyle w:val="af7"/>
      </w:pPr>
      <w:r>
        <w:t xml:space="preserve">    else:</w:t>
      </w:r>
    </w:p>
    <w:p w:rsidR="004437EC" w:rsidP="000431E0" w:rsidRDefault="004437EC">
      <w:pPr>
        <w:pStyle w:val="af7"/>
      </w:pPr>
      <w:r>
        <w:t xml:space="preserve">        </w:t>
      </w:r>
      <w:r w:rsidR="003D3A04">
        <w:rPr>
          <w:rFonts w:hint="eastAsia"/>
        </w:rPr>
        <w:t>return</w:t>
      </w:r>
      <w:r>
        <w:t xml:space="preserve"> (</w:t>
      </w:r>
      <w:hyperlink w:history="1" w:anchor="MotionSinceLastReloc">
        <w:r w:rsidR="00CA354B">
          <w:rPr>
            <w:rStyle w:val="ac"/>
          </w:rPr>
          <w:t>MotionSinceLastReloc</w:t>
        </w:r>
      </w:hyperlink>
      <w:r>
        <w:t xml:space="preserve">(k-1) + </w:t>
      </w:r>
      <w:hyperlink w:history="1" w:anchor="abs">
        <w:r w:rsidRPr="003B2B37" w:rsidR="003B2B37">
          <w:rPr>
            <w:rStyle w:val="ac"/>
          </w:rPr>
          <w:t>abs</w:t>
        </w:r>
      </w:hyperlink>
      <w:r>
        <w:t>(</w:t>
      </w:r>
      <w:hyperlink w:history="1" w:anchor="MaximumTrainMotion">
        <w:r w:rsidR="007400C0">
          <w:rPr>
            <w:rStyle w:val="ac"/>
          </w:rPr>
          <w:t>MaximumTrainMotion</w:t>
        </w:r>
      </w:hyperlink>
      <w:r>
        <w:t>(k)))</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6078"/>
        </w:rPr>
      </w:pPr>
      <w:del w:author="常鸣" w:date="2014-07-03T14:27:00Z" w:id="6079">
        <w:r w:rsidDel="009328EA">
          <w:delText>#S</w:delText>
        </w:r>
      </w:del>
      <w:ins w:author="常鸣" w:date="2014-07-03T14:27:00Z" w:id="6080">
        <w:r w:rsidR="009328EA">
          <w:t>#Allocation=ATP Software</w:t>
        </w:r>
      </w:ins>
    </w:p>
    <w:p w:rsidR="00610A4C" w:rsidP="000C0D62" w:rsidRDefault="009328EA">
      <w:pPr>
        <w:pStyle w:val="ReqtifyAltQ"/>
      </w:pPr>
      <w:ins w:author="常鸣" w:date="2014-07-03T14:27:00Z" w:id="6081">
        <w:r>
          <w:t>#S</w:t>
        </w:r>
      </w:ins>
      <w:r w:rsidR="00610A4C">
        <w:t>ource=</w:t>
      </w:r>
      <w:r w:rsidR="001B49BB">
        <w:rPr>
          <w:rFonts w:hint="eastAsia"/>
        </w:rPr>
        <w:t>[iTC_CC-SyAD-0187]</w:t>
      </w:r>
    </w:p>
    <w:p w:rsidR="004437EC" w:rsidP="000C0D62" w:rsidRDefault="00610A4C">
      <w:pPr>
        <w:pStyle w:val="ReqtifyAltQ"/>
      </w:pPr>
      <w:r>
        <w:t>[End]</w:t>
      </w:r>
    </w:p>
    <w:p w:rsidR="00F03275" w:rsidP="00C93484" w:rsidRDefault="00F03275">
      <w:pPr>
        <w:pStyle w:val="Reqtify"/>
      </w:pPr>
    </w:p>
    <w:p w:rsidR="00DC1A34" w:rsidP="00C93484" w:rsidRDefault="00DC1A34">
      <w:pPr>
        <w:pStyle w:val="Reqtify"/>
      </w:pPr>
    </w:p>
    <w:p w:rsidRPr="00F03275" w:rsidR="00F03275" w:rsidP="006A5C0D" w:rsidRDefault="00F03275">
      <w:pPr>
        <w:pStyle w:val="ReqtifyAltR"/>
      </w:pPr>
      <w:r w:rsidRPr="00F03275">
        <w:t>[</w:t>
      </w:r>
      <w:r w:rsidR="006A5C0D">
        <w:rPr>
          <w:rFonts w:hint="eastAsia"/>
        </w:rPr>
        <w:t>iTC_CC_ATP-SwRS-06</w:t>
      </w:r>
      <w:r w:rsidR="00655979">
        <w:rPr>
          <w:rFonts w:hint="eastAsia"/>
        </w:rPr>
        <w:t>52</w:t>
      </w:r>
      <w:r w:rsidRPr="00F03275">
        <w:t>]</w:t>
      </w:r>
    </w:p>
    <w:p w:rsidRPr="00F03275" w:rsidR="00F03275" w:rsidP="00C93484" w:rsidRDefault="00BD3E90">
      <w:pPr>
        <w:pStyle w:val="Reqtify"/>
      </w:pPr>
      <w:bookmarkStart w:name="CBTCwithoutKnownPath" w:id="6082"/>
      <w:r w:rsidRPr="00BF4172">
        <w:rPr>
          <w:rStyle w:val="aff2"/>
          <w:bCs w:val="0"/>
          <w:iCs w:val="0"/>
        </w:rPr>
        <w:t>CBTCwithoutKnownPath</w:t>
      </w:r>
      <w:bookmarkEnd w:id="6082"/>
      <w:r w:rsidR="00F03275">
        <w:rPr>
          <w:rFonts w:hint="eastAsia"/>
        </w:rPr>
        <w:t>，</w:t>
      </w:r>
      <w:r w:rsidRPr="00F03275" w:rsidR="00F03275">
        <w:rPr>
          <w:rFonts w:hint="eastAsia"/>
        </w:rPr>
        <w:t>在</w:t>
      </w:r>
      <w:r w:rsidRPr="00F03275" w:rsidR="00F03275">
        <w:rPr>
          <w:rFonts w:hint="eastAsia"/>
        </w:rPr>
        <w:t>CBTC</w:t>
      </w:r>
      <w:r w:rsidRPr="00F03275" w:rsidR="00F03275">
        <w:rPr>
          <w:rFonts w:hint="eastAsia"/>
        </w:rPr>
        <w:t>下，若上周期定位</w:t>
      </w:r>
      <w:r w:rsidRPr="00F03275" w:rsidR="00F03275">
        <w:rPr>
          <w:rFonts w:hint="eastAsia"/>
        </w:rPr>
        <w:t>path</w:t>
      </w:r>
      <w:r w:rsidRPr="00F03275" w:rsidR="00F03275">
        <w:rPr>
          <w:rFonts w:hint="eastAsia"/>
        </w:rPr>
        <w:t>为假，则失位</w:t>
      </w:r>
    </w:p>
    <w:p w:rsidRPr="00F03275" w:rsidR="00F03275" w:rsidP="000431E0" w:rsidRDefault="00F03275">
      <w:pPr>
        <w:pStyle w:val="af7"/>
      </w:pPr>
      <w:r w:rsidRPr="00F03275">
        <w:t xml:space="preserve">def </w:t>
      </w:r>
      <w:hyperlink w:history="1" w:anchor="CBTCwithoutKnownPath">
        <w:r w:rsidR="00BD3E90">
          <w:rPr>
            <w:rStyle w:val="ac"/>
          </w:rPr>
          <w:t>CBTCwithoutKnownPath</w:t>
        </w:r>
      </w:hyperlink>
      <w:r w:rsidRPr="00F03275">
        <w:t>(k):</w:t>
      </w:r>
    </w:p>
    <w:p w:rsidRPr="00F03275" w:rsidR="00F03275" w:rsidP="000431E0" w:rsidRDefault="00F03275">
      <w:pPr>
        <w:pStyle w:val="af7"/>
      </w:pPr>
      <w:r w:rsidRPr="00F03275">
        <w:t xml:space="preserve">    </w:t>
      </w:r>
      <w:r w:rsidR="00CA354B">
        <w:rPr>
          <w:rFonts w:hint="eastAsia"/>
        </w:rPr>
        <w:t xml:space="preserve">return </w:t>
      </w:r>
      <w:r w:rsidRPr="00F03275">
        <w:t>(</w:t>
      </w:r>
      <w:hyperlink w:history="1" w:anchor="TrainLocalized">
        <w:r w:rsidR="00F9339C">
          <w:rPr>
            <w:rStyle w:val="ac"/>
          </w:rPr>
          <w:t>TrainLocalized</w:t>
        </w:r>
      </w:hyperlink>
      <w:r w:rsidRPr="00F03275">
        <w:t>(k-1)</w:t>
      </w:r>
    </w:p>
    <w:p w:rsidRPr="00F03275" w:rsidR="00F03275" w:rsidP="000431E0" w:rsidRDefault="00F03275">
      <w:pPr>
        <w:pStyle w:val="af7"/>
      </w:pPr>
      <w:r w:rsidRPr="00F03275">
        <w:t xml:space="preserve">        </w:t>
      </w:r>
      <w:r w:rsidR="00CA354B">
        <w:rPr>
          <w:rFonts w:hint="eastAsia"/>
        </w:rPr>
        <w:t xml:space="preserve">     </w:t>
      </w:r>
      <w:r w:rsidRPr="00F03275">
        <w:t xml:space="preserve">and not </w:t>
      </w:r>
      <w:hyperlink w:history="1" w:anchor="LocationPathKnown">
        <w:r w:rsidRPr="008A1EEB" w:rsidR="00BB5C85">
          <w:rPr>
            <w:rStyle w:val="ac"/>
            <w:rFonts w:hint="eastAsia"/>
          </w:rPr>
          <w:t>LocationPathKnown</w:t>
        </w:r>
      </w:hyperlink>
      <w:r w:rsidRPr="00F03275">
        <w:t>(k-1)</w:t>
      </w:r>
    </w:p>
    <w:p w:rsidRPr="00F03275" w:rsidR="00F03275" w:rsidP="000431E0" w:rsidRDefault="00F03275">
      <w:pPr>
        <w:pStyle w:val="af7"/>
      </w:pPr>
      <w:r w:rsidRPr="00F03275">
        <w:t xml:space="preserve">        </w:t>
      </w:r>
      <w:r w:rsidR="00CA354B">
        <w:rPr>
          <w:rFonts w:hint="eastAsia"/>
        </w:rPr>
        <w:t xml:space="preserve">     </w:t>
      </w:r>
      <w:r w:rsidRPr="00F03275">
        <w:t xml:space="preserve">and not </w:t>
      </w:r>
      <w:hyperlink w:history="1" w:anchor="BlockModeUsed">
        <w:r w:rsidR="0095165D">
          <w:rPr>
            <w:rStyle w:val="ac"/>
          </w:rPr>
          <w:t>BlockModeUsed</w:t>
        </w:r>
      </w:hyperlink>
      <w:r w:rsidRPr="00F03275">
        <w:t>(k))</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6083"/>
        </w:rPr>
      </w:pPr>
      <w:del w:author="常鸣" w:date="2014-07-03T14:27:00Z" w:id="6084">
        <w:r w:rsidDel="009328EA">
          <w:rPr>
            <w:rFonts w:hint="eastAsia"/>
          </w:rPr>
          <w:delText>#S</w:delText>
        </w:r>
      </w:del>
      <w:ins w:author="常鸣" w:date="2014-07-03T14:27:00Z" w:id="6085">
        <w:r w:rsidR="009328EA">
          <w:rPr>
            <w:rFonts w:hint="eastAsia"/>
          </w:rPr>
          <w:t>#Allocation=ATP Software</w:t>
        </w:r>
      </w:ins>
    </w:p>
    <w:p w:rsidR="00610A4C" w:rsidP="000C0D62" w:rsidRDefault="009328EA">
      <w:pPr>
        <w:pStyle w:val="ReqtifyAltQ"/>
      </w:pPr>
      <w:ins w:author="常鸣" w:date="2014-07-03T14:27:00Z" w:id="6086">
        <w:r>
          <w:rPr>
            <w:rFonts w:hint="eastAsia"/>
          </w:rPr>
          <w:t>#S</w:t>
        </w:r>
      </w:ins>
      <w:r w:rsidR="00610A4C">
        <w:rPr>
          <w:rFonts w:hint="eastAsia"/>
        </w:rPr>
        <w:t>ource=</w:t>
      </w:r>
      <w:r w:rsidRPr="002E1210" w:rsidR="00162150">
        <w:t>[iTC_CC-SyAD-</w:t>
      </w:r>
      <w:r w:rsidR="00162150">
        <w:rPr>
          <w:rFonts w:hint="eastAsia"/>
        </w:rPr>
        <w:t>1213</w:t>
      </w:r>
      <w:r w:rsidRPr="002E1210" w:rsidR="00162150">
        <w:t>]</w:t>
      </w:r>
    </w:p>
    <w:p w:rsidRPr="00F03275" w:rsidR="00F03275" w:rsidP="000C0D62" w:rsidRDefault="00610A4C">
      <w:pPr>
        <w:pStyle w:val="ReqtifyAltQ"/>
      </w:pPr>
      <w:r>
        <w:rPr>
          <w:rFonts w:hint="eastAsia"/>
        </w:rPr>
        <w:t>[End]</w:t>
      </w:r>
    </w:p>
    <w:p w:rsidR="00DC1A34" w:rsidP="00C93484" w:rsidRDefault="00DC1A34">
      <w:pPr>
        <w:pStyle w:val="Reqtify"/>
      </w:pPr>
    </w:p>
    <w:p w:rsidR="00BB31FF" w:rsidP="00C93484" w:rsidRDefault="00BB31FF">
      <w:pPr>
        <w:pStyle w:val="Reqtify"/>
      </w:pPr>
    </w:p>
    <w:p w:rsidR="00BB31FF" w:rsidP="00704491" w:rsidRDefault="00BB31FF">
      <w:pPr>
        <w:pStyle w:val="ReqtifyAltR"/>
      </w:pPr>
      <w:r>
        <w:t>[iTC_CC_ATP-SwRS-</w:t>
      </w:r>
      <w:r>
        <w:rPr>
          <w:rFonts w:hint="eastAsia"/>
        </w:rPr>
        <w:t>0074</w:t>
      </w:r>
      <w:r>
        <w:t>]</w:t>
      </w:r>
    </w:p>
    <w:p w:rsidR="00BB31FF" w:rsidP="00C93484" w:rsidRDefault="00BD3E90">
      <w:pPr>
        <w:pStyle w:val="Reqtify"/>
      </w:pPr>
      <w:bookmarkStart w:name="TrainUnitIntegrity" w:id="6087"/>
      <w:r w:rsidRPr="00BF4172">
        <w:rPr>
          <w:rStyle w:val="aff2"/>
          <w:bCs w:val="0"/>
          <w:iCs w:val="0"/>
        </w:rPr>
        <w:t>TrainUnitIntegrity</w:t>
      </w:r>
      <w:bookmarkEnd w:id="6087"/>
      <w:r w:rsidR="00BB31FF">
        <w:rPr>
          <w:rFonts w:hint="eastAsia"/>
        </w:rPr>
        <w:t>，任一端车头能保证列车完整性，则认为车辆完整性能被保证。如果该项目未配置列车完整性采集，则认为列车完整性已由车辆保证。其状态来自于项目可配置的列车输入采集。</w:t>
      </w:r>
    </w:p>
    <w:p w:rsidRPr="00775C55" w:rsidR="00BB31FF" w:rsidP="00C93484" w:rsidRDefault="00BB31FF">
      <w:pPr>
        <w:pStyle w:val="Reqtify"/>
      </w:pPr>
      <w:r w:rsidRPr="007D4B7D">
        <w:rPr>
          <w:rFonts w:hint="eastAsia"/>
        </w:rPr>
        <w:t>If either of end</w:t>
      </w:r>
      <w:r>
        <w:rPr>
          <w:rFonts w:hint="eastAsia"/>
        </w:rPr>
        <w:t>s</w:t>
      </w:r>
      <w:r w:rsidRPr="007D4B7D">
        <w:rPr>
          <w:rFonts w:hint="eastAsia"/>
        </w:rPr>
        <w:t xml:space="preserve"> can ensure the train integrity, </w:t>
      </w:r>
      <w:r>
        <w:rPr>
          <w:rFonts w:hint="eastAsia"/>
        </w:rPr>
        <w:t>ATP shall set</w:t>
      </w:r>
      <w:r w:rsidRPr="007D4B7D">
        <w:rPr>
          <w:rFonts w:hint="eastAsia"/>
        </w:rPr>
        <w:t xml:space="preserve"> </w:t>
      </w:r>
      <w:hyperlink w:history="1" w:anchor="TrainUnitIntegrity">
        <w:r w:rsidR="00BD3E90">
          <w:rPr>
            <w:rStyle w:val="ac"/>
          </w:rPr>
          <w:t>TrainUnitIntegrity</w:t>
        </w:r>
      </w:hyperlink>
      <w:r>
        <w:rPr>
          <w:rFonts w:hint="eastAsia"/>
        </w:rPr>
        <w:t xml:space="preserve"> as </w:t>
      </w:r>
      <w:r w:rsidRPr="00354FC4">
        <w:rPr>
          <w:rStyle w:val="aff1"/>
          <w:rFonts w:hint="eastAsia"/>
        </w:rPr>
        <w:t>True</w:t>
      </w:r>
      <w:r w:rsidRPr="007D4B7D">
        <w:rPr>
          <w:rFonts w:hint="eastAsia"/>
        </w:rPr>
        <w:t xml:space="preserve">. If the project is not </w:t>
      </w:r>
      <w:r w:rsidRPr="007D4B7D" w:rsidR="00C83252">
        <w:t>configured</w:t>
      </w:r>
      <w:r w:rsidRPr="007D4B7D">
        <w:rPr>
          <w:rFonts w:hint="eastAsia"/>
        </w:rPr>
        <w:t xml:space="preserve"> with the capture of train integrity, it is sure that the train </w:t>
      </w:r>
      <w:r>
        <w:rPr>
          <w:rFonts w:hint="eastAsia"/>
        </w:rPr>
        <w:t xml:space="preserve">can </w:t>
      </w:r>
      <w:r>
        <w:t xml:space="preserve">guarantees the </w:t>
      </w:r>
      <w:r w:rsidRPr="007D4B7D">
        <w:t>integrity</w:t>
      </w:r>
      <w:r>
        <w:rPr>
          <w:rFonts w:hint="eastAsia"/>
        </w:rPr>
        <w:t>.</w:t>
      </w:r>
    </w:p>
    <w:p w:rsidRPr="0077474C" w:rsidR="00BB31FF" w:rsidP="000431E0" w:rsidRDefault="00BB31FF">
      <w:pPr>
        <w:pStyle w:val="af7"/>
      </w:pPr>
      <w:r w:rsidRPr="0077474C">
        <w:t xml:space="preserve">def </w:t>
      </w:r>
      <w:hyperlink w:history="1" w:anchor="TrainUnitIntegrity">
        <w:r w:rsidR="00BD3E90">
          <w:rPr>
            <w:rStyle w:val="ac"/>
          </w:rPr>
          <w:t>TrainUnitIntegrity</w:t>
        </w:r>
      </w:hyperlink>
      <w:r w:rsidRPr="0077474C">
        <w:t>(k):</w:t>
      </w:r>
    </w:p>
    <w:p w:rsidRPr="0077474C" w:rsidR="00BB31FF" w:rsidP="000431E0" w:rsidRDefault="00BB31FF">
      <w:pPr>
        <w:pStyle w:val="af7"/>
      </w:pPr>
      <w:r w:rsidRPr="0077474C">
        <w:t xml:space="preserve">    </w:t>
      </w:r>
      <w:r w:rsidR="00081917">
        <w:rPr>
          <w:rFonts w:hint="eastAsia"/>
        </w:rPr>
        <w:t>return</w:t>
      </w:r>
      <w:r w:rsidRPr="0077474C">
        <w:t xml:space="preserve"> </w:t>
      </w:r>
      <w:hyperlink w:history="1" w:anchor="Offline">
        <w:r w:rsidR="00813AB3">
          <w:rPr>
            <w:rStyle w:val="ac"/>
          </w:rPr>
          <w:t>Offline</w:t>
        </w:r>
      </w:hyperlink>
      <w:r w:rsidR="00155088">
        <w:t>.</w:t>
      </w:r>
      <w:hyperlink w:history="1" w:anchor="GetTrainUnitIntegrity">
        <w:r w:rsidR="008B283E">
          <w:rPr>
            <w:rStyle w:val="ac"/>
          </w:rPr>
          <w:t>GetTrainUnitIntegrity</w:t>
        </w:r>
      </w:hyperlink>
      <w:r w:rsidRPr="0077474C">
        <w:t>(k)</w:t>
      </w:r>
    </w:p>
    <w:p w:rsidRPr="008A1414" w:rsidR="00BB31FF" w:rsidP="000C0D62" w:rsidRDefault="00BB31FF">
      <w:pPr>
        <w:pStyle w:val="ReqtifyAltQ"/>
      </w:pPr>
      <w:r w:rsidRPr="008A1414">
        <w:t>#Category=Functional</w:t>
      </w:r>
    </w:p>
    <w:p w:rsidRPr="008A1414" w:rsidR="00BB31FF" w:rsidP="000C0D62" w:rsidRDefault="00BB31FF">
      <w:pPr>
        <w:pStyle w:val="ReqtifyAltQ"/>
      </w:pPr>
      <w:r w:rsidRPr="008A1414">
        <w:t>#Contribution</w:t>
      </w:r>
      <w:r>
        <w:t>=SIL4</w:t>
      </w:r>
    </w:p>
    <w:p w:rsidR="009328EA" w:rsidP="000C0D62" w:rsidRDefault="00BB31FF">
      <w:pPr>
        <w:pStyle w:val="ReqtifyAltQ"/>
        <w:rPr>
          <w:ins w:author="常鸣" w:date="2014-07-03T14:27:00Z" w:id="6088"/>
        </w:rPr>
      </w:pPr>
      <w:del w:author="常鸣" w:date="2014-07-03T14:27:00Z" w:id="6089">
        <w:r w:rsidRPr="008A1414" w:rsidDel="009328EA">
          <w:delText>#S</w:delText>
        </w:r>
      </w:del>
      <w:ins w:author="常鸣" w:date="2014-07-03T14:27:00Z" w:id="6090">
        <w:r w:rsidR="009328EA">
          <w:t>#Allocation=ATP Software</w:t>
        </w:r>
      </w:ins>
      <w:ins w:author="常鸣" w:date="2014-07-03T14:55:00Z" w:id="6091">
        <w:r w:rsidR="00AA7E12">
          <w:rPr>
            <w:rFonts w:hint="eastAsia"/>
          </w:rPr>
          <w:t>, Vital Embedded Setting</w:t>
        </w:r>
      </w:ins>
    </w:p>
    <w:p w:rsidRPr="008A1414" w:rsidR="00BB31FF" w:rsidP="000C0D62" w:rsidRDefault="009328EA">
      <w:pPr>
        <w:pStyle w:val="ReqtifyAltQ"/>
      </w:pPr>
      <w:ins w:author="常鸣" w:date="2014-07-03T14:27:00Z" w:id="6092">
        <w:r>
          <w:t>#S</w:t>
        </w:r>
      </w:ins>
      <w:r w:rsidRPr="008A1414" w:rsidR="00BB31FF">
        <w:t>ource=</w:t>
      </w:r>
      <w:r w:rsidR="00BB31FF">
        <w:rPr>
          <w:rFonts w:hint="eastAsia"/>
        </w:rPr>
        <w:t>[iTC_CC-SyAD-0195],</w:t>
      </w:r>
      <w:r w:rsidRPr="000A0A49" w:rsidR="00BB31FF">
        <w:rPr>
          <w:rFonts w:hint="eastAsia"/>
        </w:rPr>
        <w:t xml:space="preserve"> </w:t>
      </w:r>
      <w:r w:rsidR="00BB31FF">
        <w:rPr>
          <w:rFonts w:hint="eastAsia"/>
        </w:rPr>
        <w:t>[iTC_CC-SyAD-0334],</w:t>
      </w:r>
      <w:r w:rsidRPr="000A0A49" w:rsidR="00BB31FF">
        <w:rPr>
          <w:rFonts w:hint="eastAsia"/>
        </w:rPr>
        <w:t xml:space="preserve"> </w:t>
      </w:r>
      <w:r w:rsidR="00BB31FF">
        <w:rPr>
          <w:rFonts w:hint="eastAsia"/>
        </w:rPr>
        <w:t>[iTC_CC-SyAD-0335],</w:t>
      </w:r>
      <w:r w:rsidRPr="000A0A49" w:rsidR="00BB31FF">
        <w:rPr>
          <w:rFonts w:hint="eastAsia"/>
        </w:rPr>
        <w:t xml:space="preserve"> </w:t>
      </w:r>
      <w:r w:rsidR="00BB31FF">
        <w:rPr>
          <w:rFonts w:hint="eastAsia"/>
        </w:rPr>
        <w:t>[iTC_CC-SyAD-0336],</w:t>
      </w:r>
      <w:r w:rsidRPr="00353C27" w:rsidR="00BB31FF">
        <w:t xml:space="preserve"> [iTC_CC-SyAD-</w:t>
      </w:r>
      <w:r w:rsidRPr="00353C27" w:rsidR="00BB31FF">
        <w:rPr>
          <w:rFonts w:hint="eastAsia"/>
        </w:rPr>
        <w:t>1003</w:t>
      </w:r>
      <w:r w:rsidRPr="00353C27" w:rsidR="00BB31FF">
        <w:t>]</w:t>
      </w:r>
      <w:r w:rsidR="000A4C5C">
        <w:rPr>
          <w:rFonts w:hint="eastAsia"/>
        </w:rPr>
        <w:t>,</w:t>
      </w:r>
      <w:r w:rsidRPr="000A4C5C" w:rsidR="000A4C5C">
        <w:t xml:space="preserve"> [</w:t>
      </w:r>
      <w:r w:rsidR="000A4C5C">
        <w:t>iTC_CC_ATP_SwHA-</w:t>
      </w:r>
      <w:r w:rsidRPr="006B396F" w:rsidR="00BB31FF">
        <w:t>0208</w:t>
      </w:r>
      <w:r w:rsidRPr="000A4C5C" w:rsidR="000A4C5C">
        <w:t>]</w:t>
      </w:r>
    </w:p>
    <w:p w:rsidRPr="008A1414" w:rsidR="00BB31FF" w:rsidP="000C0D62" w:rsidRDefault="00BB31FF">
      <w:pPr>
        <w:pStyle w:val="ReqtifyAltQ"/>
      </w:pPr>
      <w:r w:rsidRPr="008A1414">
        <w:t>[End]</w:t>
      </w:r>
    </w:p>
    <w:p w:rsidR="00BB31FF" w:rsidP="00704491" w:rsidRDefault="00BB31FF">
      <w:pPr>
        <w:pStyle w:val="ReqtifyAltR"/>
      </w:pPr>
    </w:p>
    <w:p w:rsidR="00DB4718" w:rsidP="00C93484" w:rsidRDefault="00DB4718">
      <w:pPr>
        <w:pStyle w:val="Reqtify"/>
      </w:pPr>
    </w:p>
    <w:p w:rsidRPr="00972331" w:rsidR="00166B28" w:rsidP="00704491" w:rsidRDefault="00166B28">
      <w:pPr>
        <w:pStyle w:val="ReqtifyAltR"/>
      </w:pPr>
      <w:r w:rsidRPr="00972331">
        <w:t>[</w:t>
      </w:r>
      <w:r>
        <w:t>iTC_CC_ATP</w:t>
      </w:r>
      <w:r w:rsidRPr="00972331">
        <w:t>-S</w:t>
      </w:r>
      <w:r w:rsidRPr="00972331">
        <w:rPr>
          <w:rFonts w:hint="eastAsia"/>
        </w:rPr>
        <w:t>wRS</w:t>
      </w:r>
      <w:r w:rsidRPr="00972331">
        <w:t>-</w:t>
      </w:r>
      <w:r>
        <w:rPr>
          <w:rFonts w:hint="eastAsia"/>
        </w:rPr>
        <w:t>0278</w:t>
      </w:r>
      <w:r w:rsidRPr="00972331">
        <w:t>]</w:t>
      </w:r>
    </w:p>
    <w:p w:rsidR="00166B28" w:rsidP="00C93484" w:rsidRDefault="00166B28">
      <w:pPr>
        <w:pStyle w:val="Reqtify"/>
      </w:pPr>
      <w:bookmarkStart w:name="LocalizationFault" w:id="6093"/>
      <w:r w:rsidRPr="00B0474E">
        <w:rPr>
          <w:rStyle w:val="aff2"/>
          <w:rFonts w:hint="eastAsia"/>
        </w:rPr>
        <w:t>LocalizationFault</w:t>
      </w:r>
      <w:bookmarkEnd w:id="6093"/>
      <w:r>
        <w:rPr>
          <w:rFonts w:hint="eastAsia"/>
        </w:rPr>
        <w:t>用于表明是否发生定位错误。判断条件如下</w:t>
      </w:r>
      <w:r>
        <w:rPr>
          <w:rFonts w:hint="eastAsia"/>
        </w:rPr>
        <w:t>:</w:t>
      </w:r>
    </w:p>
    <w:p w:rsidR="00166B28" w:rsidP="00C93484" w:rsidRDefault="00166B28">
      <w:pPr>
        <w:pStyle w:val="Reqtify"/>
      </w:pPr>
      <w:r>
        <w:rPr>
          <w:rFonts w:hint="eastAsia"/>
        </w:rPr>
        <w:t xml:space="preserve">If the localization state is not </w:t>
      </w:r>
      <w:r w:rsidRPr="00F47C98">
        <w:rPr>
          <w:rStyle w:val="aff1"/>
          <w:rFonts w:hint="eastAsia"/>
        </w:rPr>
        <w:t>NOT_LOCALIZED</w:t>
      </w:r>
      <w:r>
        <w:rPr>
          <w:rFonts w:hint="eastAsia"/>
        </w:rPr>
        <w:t xml:space="preserve">, ATP shall determine whether the localization </w:t>
      </w:r>
      <w:r>
        <w:t>fault happens</w:t>
      </w:r>
      <w:r>
        <w:rPr>
          <w:rFonts w:hint="eastAsia"/>
        </w:rPr>
        <w:t xml:space="preserve"> or not, according to the following </w:t>
      </w:r>
      <w:r w:rsidR="00C83252">
        <w:t>pseudo</w:t>
      </w:r>
      <w:r>
        <w:rPr>
          <w:rFonts w:hint="eastAsia"/>
        </w:rPr>
        <w:t>-codes:</w:t>
      </w:r>
    </w:p>
    <w:p w:rsidRPr="00F03275" w:rsidR="00F03275" w:rsidP="000431E0" w:rsidRDefault="00F03275">
      <w:pPr>
        <w:pStyle w:val="af7"/>
      </w:pPr>
      <w:r w:rsidRPr="00F03275">
        <w:t xml:space="preserve">def </w:t>
      </w:r>
      <w:hyperlink w:history="1" w:anchor="LocalizationFault">
        <w:r w:rsidR="00BD3E90">
          <w:rPr>
            <w:rStyle w:val="ac"/>
          </w:rPr>
          <w:t>LocalizationFault</w:t>
        </w:r>
      </w:hyperlink>
      <w:r w:rsidRPr="00F03275">
        <w:t>(k):</w:t>
      </w:r>
    </w:p>
    <w:p w:rsidRPr="00F03275" w:rsidR="00F03275" w:rsidP="000431E0" w:rsidRDefault="00F03275">
      <w:pPr>
        <w:pStyle w:val="af7"/>
      </w:pPr>
      <w:r w:rsidRPr="00F03275">
        <w:t xml:space="preserve">    </w:t>
      </w:r>
      <w:r w:rsidR="00DE6D47">
        <w:rPr>
          <w:rFonts w:hint="eastAsia"/>
        </w:rPr>
        <w:t>return</w:t>
      </w:r>
      <w:r w:rsidRPr="00F03275">
        <w:t xml:space="preserve"> (not </w:t>
      </w:r>
      <w:hyperlink w:history="1" w:anchor="TrainUnitIntegrity">
        <w:r w:rsidR="00BD3E90">
          <w:rPr>
            <w:rStyle w:val="ac"/>
          </w:rPr>
          <w:t>TrainUnitIntegrity</w:t>
        </w:r>
      </w:hyperlink>
      <w:r w:rsidRPr="00F03275">
        <w:t>(k)</w:t>
      </w:r>
    </w:p>
    <w:p w:rsidRPr="00F03275" w:rsidR="00F03275" w:rsidP="000431E0" w:rsidRDefault="00F03275">
      <w:pPr>
        <w:pStyle w:val="af7"/>
      </w:pPr>
      <w:r w:rsidRPr="00F03275">
        <w:t xml:space="preserve">          </w:t>
      </w:r>
      <w:r w:rsidR="00DE6D47">
        <w:rPr>
          <w:rFonts w:hint="eastAsia"/>
        </w:rPr>
        <w:t xml:space="preserve">   </w:t>
      </w:r>
      <w:r w:rsidRPr="00F03275">
        <w:t xml:space="preserve">or not </w:t>
      </w:r>
      <w:hyperlink w:history="1" w:anchor="ValidTrainKinematic">
        <w:r w:rsidR="008B283E">
          <w:rPr>
            <w:rStyle w:val="ac"/>
          </w:rPr>
          <w:t>ValidTrainKinematic</w:t>
        </w:r>
      </w:hyperlink>
      <w:r w:rsidRPr="00F03275">
        <w:t>(k)</w:t>
      </w:r>
    </w:p>
    <w:p w:rsidRPr="00F03275" w:rsidR="00F03275" w:rsidP="000431E0" w:rsidRDefault="00F03275">
      <w:pPr>
        <w:pStyle w:val="af7"/>
      </w:pPr>
      <w:r w:rsidRPr="00F03275">
        <w:t xml:space="preserve">          </w:t>
      </w:r>
      <w:r w:rsidR="00DE6D47">
        <w:rPr>
          <w:rFonts w:hint="eastAsia"/>
        </w:rPr>
        <w:t xml:space="preserve">   </w:t>
      </w:r>
      <w:r w:rsidRPr="00F03275">
        <w:t xml:space="preserve">or </w:t>
      </w:r>
      <w:hyperlink w:history="1" w:anchor="LocationUntravelable">
        <w:r w:rsidR="00BD3E90">
          <w:rPr>
            <w:rStyle w:val="ac"/>
          </w:rPr>
          <w:t>LocationUntravelable</w:t>
        </w:r>
      </w:hyperlink>
      <w:r w:rsidRPr="00F03275">
        <w:t>(k)</w:t>
      </w:r>
    </w:p>
    <w:p w:rsidRPr="00F03275" w:rsidR="00F03275" w:rsidP="000431E0" w:rsidRDefault="00F03275">
      <w:pPr>
        <w:pStyle w:val="af7"/>
      </w:pPr>
      <w:r w:rsidRPr="00F03275">
        <w:t xml:space="preserve">          </w:t>
      </w:r>
      <w:r w:rsidR="00DE6D47">
        <w:rPr>
          <w:rFonts w:hint="eastAsia"/>
        </w:rPr>
        <w:t xml:space="preserve">   </w:t>
      </w:r>
      <w:r w:rsidRPr="00F03275">
        <w:t xml:space="preserve">or </w:t>
      </w:r>
      <w:hyperlink w:history="1" w:anchor="InverseLocation">
        <w:r w:rsidR="00BD3E90">
          <w:rPr>
            <w:rStyle w:val="ac"/>
          </w:rPr>
          <w:t>InverseLocation</w:t>
        </w:r>
      </w:hyperlink>
      <w:r w:rsidRPr="00F03275">
        <w:t>(k)</w:t>
      </w:r>
    </w:p>
    <w:p w:rsidR="00CD5792" w:rsidP="000431E0" w:rsidRDefault="00F03275">
      <w:pPr>
        <w:pStyle w:val="af7"/>
      </w:pPr>
      <w:r w:rsidRPr="00F03275">
        <w:lastRenderedPageBreak/>
        <w:t xml:space="preserve">          </w:t>
      </w:r>
      <w:r w:rsidR="00DE6D47">
        <w:rPr>
          <w:rFonts w:hint="eastAsia"/>
        </w:rPr>
        <w:t xml:space="preserve">   </w:t>
      </w:r>
      <w:r w:rsidRPr="00F03275">
        <w:t xml:space="preserve">or </w:t>
      </w:r>
      <w:hyperlink w:history="1" w:anchor="LocationUncertaintyExceed">
        <w:r w:rsidR="00BD3E90">
          <w:rPr>
            <w:rStyle w:val="ac"/>
          </w:rPr>
          <w:t>LocationUncertaintyExceed</w:t>
        </w:r>
      </w:hyperlink>
      <w:r w:rsidRPr="00F03275">
        <w:t>(k)</w:t>
      </w:r>
    </w:p>
    <w:p w:rsidRPr="00F03275" w:rsidR="00F03275" w:rsidP="000431E0" w:rsidRDefault="00CD5792">
      <w:pPr>
        <w:pStyle w:val="af7"/>
      </w:pPr>
      <w:r>
        <w:rPr>
          <w:rFonts w:hint="eastAsia"/>
        </w:rPr>
        <w:t xml:space="preserve">             or </w:t>
      </w:r>
      <w:hyperlink w:history="1" w:anchor="RealignmentFailed">
        <w:r w:rsidRPr="00A30469">
          <w:rPr>
            <w:rStyle w:val="ac"/>
            <w:rFonts w:hint="eastAsia"/>
          </w:rPr>
          <w:t>RealignmentFailed</w:t>
        </w:r>
      </w:hyperlink>
      <w:r w:rsidRPr="00F03275">
        <w:t>(k)</w:t>
      </w:r>
    </w:p>
    <w:p w:rsidRPr="00F03275" w:rsidR="00F03275" w:rsidP="000431E0" w:rsidRDefault="00F03275">
      <w:pPr>
        <w:pStyle w:val="af7"/>
      </w:pPr>
      <w:r w:rsidRPr="00F03275">
        <w:t xml:space="preserve">          </w:t>
      </w:r>
      <w:r w:rsidR="00DE6D47">
        <w:rPr>
          <w:rFonts w:hint="eastAsia"/>
        </w:rPr>
        <w:t xml:space="preserve">   </w:t>
      </w:r>
      <w:r w:rsidRPr="00F03275">
        <w:t xml:space="preserve">or </w:t>
      </w:r>
      <w:hyperlink w:history="1" w:anchor="LocPermanentFailure">
        <w:r w:rsidR="00BD3E90">
          <w:rPr>
            <w:rStyle w:val="ac"/>
          </w:rPr>
          <w:t>LocPermanentFailure</w:t>
        </w:r>
      </w:hyperlink>
      <w:r w:rsidRPr="00F03275">
        <w:t>(k)</w:t>
      </w:r>
    </w:p>
    <w:p w:rsidR="004437EC" w:rsidP="000431E0" w:rsidRDefault="004437EC">
      <w:pPr>
        <w:pStyle w:val="af7"/>
      </w:pPr>
      <w:r w:rsidRPr="00F03275">
        <w:t xml:space="preserve">          </w:t>
      </w:r>
      <w:r w:rsidR="00DE6D47">
        <w:rPr>
          <w:rFonts w:hint="eastAsia"/>
        </w:rPr>
        <w:t xml:space="preserve">   </w:t>
      </w:r>
      <w:r w:rsidRPr="00F03275">
        <w:t>or (</w:t>
      </w:r>
      <w:hyperlink w:history="1" w:anchor="MotionSinceLastReloc">
        <w:r w:rsidR="00BD3E90">
          <w:rPr>
            <w:rStyle w:val="ac"/>
          </w:rPr>
          <w:t>MotionSinceLastReloc</w:t>
        </w:r>
      </w:hyperlink>
      <w:r w:rsidRPr="00F03275">
        <w:t>(k)</w:t>
      </w:r>
      <w:r>
        <w:rPr>
          <w:rFonts w:hint="eastAsia"/>
        </w:rPr>
        <w:t xml:space="preserve"> </w:t>
      </w:r>
      <w:r w:rsidRPr="00F03275">
        <w:t xml:space="preserve">&gt; </w:t>
      </w:r>
      <w:hyperlink w:history="1" w:anchor="ATPsetting">
        <w:r w:rsidR="00786D0B">
          <w:rPr>
            <w:rStyle w:val="ac"/>
          </w:rPr>
          <w:t>ATPsetting</w:t>
        </w:r>
      </w:hyperlink>
      <w:r w:rsidRPr="00F03275">
        <w:t>.</w:t>
      </w:r>
      <w:r w:rsidR="004735DB">
        <w:t>LocationBeaconValidityDistance</w:t>
      </w:r>
      <w:r w:rsidRPr="00F03275">
        <w:t>)</w:t>
      </w:r>
    </w:p>
    <w:p w:rsidR="00AE579E" w:rsidP="000431E0" w:rsidRDefault="002D3AA5">
      <w:pPr>
        <w:pStyle w:val="af7"/>
      </w:pPr>
      <w:r w:rsidRPr="002D3AA5">
        <w:t xml:space="preserve">          </w:t>
      </w:r>
      <w:r w:rsidR="00DE6D47">
        <w:rPr>
          <w:rFonts w:hint="eastAsia"/>
        </w:rPr>
        <w:t xml:space="preserve">   </w:t>
      </w:r>
      <w:r w:rsidRPr="002D3AA5">
        <w:t>or (</w:t>
      </w:r>
      <w:hyperlink w:history="1" w:anchor="MemLocationNotConfirmed">
        <w:r w:rsidR="0064551A">
          <w:rPr>
            <w:rStyle w:val="ac"/>
          </w:rPr>
          <w:t>MemLocationNotConfirmed</w:t>
        </w:r>
      </w:hyperlink>
      <w:r w:rsidR="00AE579E">
        <w:rPr>
          <w:rFonts w:hint="eastAsia"/>
        </w:rPr>
        <w:t>(k</w:t>
      </w:r>
      <w:r w:rsidR="00545DB1">
        <w:rPr>
          <w:rFonts w:hint="eastAsia"/>
        </w:rPr>
        <w:t>-1</w:t>
      </w:r>
      <w:r w:rsidR="00AE579E">
        <w:rPr>
          <w:rFonts w:hint="eastAsia"/>
        </w:rPr>
        <w:t>)</w:t>
      </w:r>
    </w:p>
    <w:p w:rsidRPr="00F03275" w:rsidR="002D3AA5" w:rsidP="000431E0" w:rsidRDefault="00AE579E">
      <w:pPr>
        <w:pStyle w:val="af7"/>
      </w:pPr>
      <w:r>
        <w:rPr>
          <w:rFonts w:hint="eastAsia"/>
        </w:rPr>
        <w:t xml:space="preserve">             </w:t>
      </w:r>
      <w:r w:rsidR="00DE6D47">
        <w:rPr>
          <w:rFonts w:hint="eastAsia"/>
        </w:rPr>
        <w:t xml:space="preserve">   </w:t>
      </w:r>
      <w:r>
        <w:rPr>
          <w:rFonts w:hint="eastAsia"/>
        </w:rPr>
        <w:t xml:space="preserve"> and </w:t>
      </w:r>
      <w:hyperlink w:history="1" w:anchor="abs">
        <w:r w:rsidRPr="002D3AA5" w:rsidR="002D3AA5">
          <w:rPr>
            <w:rStyle w:val="ac"/>
          </w:rPr>
          <w:t>abs</w:t>
        </w:r>
      </w:hyperlink>
      <w:r w:rsidRPr="002D3AA5" w:rsidR="002D3AA5">
        <w:t>(</w:t>
      </w:r>
      <w:hyperlink w:history="1" w:anchor="MotionSinceMemorizedLocation">
        <w:r w:rsidRPr="002D3AA5" w:rsidR="002D3AA5">
          <w:rPr>
            <w:rStyle w:val="ac"/>
          </w:rPr>
          <w:t>MotionSinceMemorizedLocation</w:t>
        </w:r>
      </w:hyperlink>
      <w:r w:rsidRPr="002D3AA5" w:rsidR="002D3AA5">
        <w:t xml:space="preserve">(k)) &gt;= </w:t>
      </w:r>
      <w:hyperlink w:history="1" w:anchor="ATPsetting">
        <w:r w:rsidRPr="002D3AA5" w:rsidR="002D3AA5">
          <w:rPr>
            <w:rStyle w:val="ac"/>
          </w:rPr>
          <w:t>ATPsetting</w:t>
        </w:r>
      </w:hyperlink>
      <w:r w:rsidRPr="002D3AA5" w:rsidR="002D3AA5">
        <w:t>.</w:t>
      </w:r>
      <w:r w:rsidR="00760278">
        <w:t>MemLocValidityDistance</w:t>
      </w:r>
      <w:r w:rsidRPr="002D3AA5" w:rsidR="002D3AA5">
        <w:t>)</w:t>
      </w:r>
    </w:p>
    <w:p w:rsidR="00766C34" w:rsidP="000431E0" w:rsidRDefault="00F03275">
      <w:pPr>
        <w:pStyle w:val="af7"/>
      </w:pPr>
      <w:r w:rsidRPr="00F03275">
        <w:t xml:space="preserve">          </w:t>
      </w:r>
      <w:r w:rsidR="00DE6D47">
        <w:rPr>
          <w:rFonts w:hint="eastAsia"/>
        </w:rPr>
        <w:t xml:space="preserve">   </w:t>
      </w:r>
      <w:r w:rsidRPr="00F03275">
        <w:t xml:space="preserve">or </w:t>
      </w:r>
      <w:hyperlink w:history="1" w:anchor="CBTCwithoutKnownPath">
        <w:r w:rsidR="00BD3E90">
          <w:rPr>
            <w:rStyle w:val="ac"/>
          </w:rPr>
          <w:t>CBTCwithoutKnownPath</w:t>
        </w:r>
      </w:hyperlink>
      <w:r w:rsidRPr="00F03275">
        <w:t>(k)</w:t>
      </w:r>
    </w:p>
    <w:p w:rsidRPr="00F03275" w:rsidR="00F03275" w:rsidP="000431E0" w:rsidRDefault="00766C34">
      <w:pPr>
        <w:pStyle w:val="af7"/>
      </w:pPr>
      <w:r>
        <w:rPr>
          <w:rFonts w:hint="eastAsia"/>
        </w:rPr>
        <w:t xml:space="preserve">             or </w:t>
      </w:r>
      <w:hyperlink w:history="1" w:anchor="CoupledTypeInconsistent">
        <w:r w:rsidRPr="00AB6920" w:rsidR="00AB6920">
          <w:rPr>
            <w:rStyle w:val="ac"/>
            <w:rFonts w:hint="eastAsia"/>
          </w:rPr>
          <w:t>CoupledTypeInconsistent</w:t>
        </w:r>
      </w:hyperlink>
      <w:r>
        <w:rPr>
          <w:rFonts w:hint="eastAsia"/>
        </w:rPr>
        <w:t>(k)</w:t>
      </w:r>
      <w:r w:rsidRPr="00F03275" w:rsidR="00F03275">
        <w:t>)</w:t>
      </w:r>
    </w:p>
    <w:p w:rsidRPr="008A1414" w:rsidR="00166B28" w:rsidP="000C0D62" w:rsidRDefault="00166B28">
      <w:pPr>
        <w:pStyle w:val="ReqtifyAltQ"/>
      </w:pPr>
      <w:r w:rsidRPr="008A1414">
        <w:t>#Category=Functional</w:t>
      </w:r>
    </w:p>
    <w:p w:rsidRPr="008A1414" w:rsidR="00166B28" w:rsidP="000C0D62" w:rsidRDefault="00166B28">
      <w:pPr>
        <w:pStyle w:val="ReqtifyAltQ"/>
      </w:pPr>
      <w:r w:rsidRPr="008A1414">
        <w:t>#Contribution</w:t>
      </w:r>
      <w:r>
        <w:t>=SIL4</w:t>
      </w:r>
    </w:p>
    <w:p w:rsidR="009328EA" w:rsidP="000C0D62" w:rsidRDefault="00166B28">
      <w:pPr>
        <w:pStyle w:val="ReqtifyAltQ"/>
        <w:rPr>
          <w:ins w:author="常鸣" w:date="2014-07-03T14:27:00Z" w:id="6094"/>
        </w:rPr>
      </w:pPr>
      <w:del w:author="常鸣" w:date="2014-07-03T14:27:00Z" w:id="6095">
        <w:r w:rsidRPr="008A1414" w:rsidDel="009328EA">
          <w:delText>#S</w:delText>
        </w:r>
      </w:del>
      <w:ins w:author="常鸣" w:date="2014-07-03T14:27:00Z" w:id="6096">
        <w:r w:rsidR="009328EA">
          <w:t>#Allocation=ATP Software</w:t>
        </w:r>
      </w:ins>
      <w:ins w:author="常鸣" w:date="2014-07-03T14:55:00Z" w:id="6097">
        <w:r w:rsidR="00AA7E12">
          <w:rPr>
            <w:rFonts w:hint="eastAsia"/>
          </w:rPr>
          <w:t>, Vital Embedded Setting</w:t>
        </w:r>
      </w:ins>
    </w:p>
    <w:p w:rsidRPr="008A1414" w:rsidR="00166B28" w:rsidP="000C0D62" w:rsidRDefault="009328EA">
      <w:pPr>
        <w:pStyle w:val="ReqtifyAltQ"/>
      </w:pPr>
      <w:ins w:author="常鸣" w:date="2014-07-03T14:27:00Z" w:id="6098">
        <w:r>
          <w:t>#S</w:t>
        </w:r>
      </w:ins>
      <w:r w:rsidRPr="008A1414" w:rsidR="00166B28">
        <w:t>ource=</w:t>
      </w:r>
      <w:r w:rsidRPr="0057574F" w:rsidR="00166B28">
        <w:rPr>
          <w:rFonts w:hint="eastAsia"/>
        </w:rPr>
        <w:t xml:space="preserve"> </w:t>
      </w:r>
      <w:r w:rsidR="00166B28">
        <w:rPr>
          <w:rFonts w:hint="eastAsia"/>
        </w:rPr>
        <w:t>[iTC_CC-SyAD-0186],</w:t>
      </w:r>
      <w:r w:rsidRPr="00A91498" w:rsidR="00166B28">
        <w:rPr>
          <w:rFonts w:hint="eastAsia"/>
        </w:rPr>
        <w:t xml:space="preserve"> </w:t>
      </w:r>
      <w:r w:rsidR="00166B28">
        <w:rPr>
          <w:rFonts w:hint="eastAsia"/>
        </w:rPr>
        <w:t>[iTC_CC-SyAD-0187],</w:t>
      </w:r>
      <w:r w:rsidRPr="00A91498" w:rsidR="00166B28">
        <w:rPr>
          <w:rFonts w:hint="eastAsia"/>
        </w:rPr>
        <w:t xml:space="preserve"> </w:t>
      </w:r>
      <w:r w:rsidR="00166B28">
        <w:rPr>
          <w:rFonts w:hint="eastAsia"/>
        </w:rPr>
        <w:t>[iTC_CC-SyAD-0188],</w:t>
      </w:r>
      <w:r w:rsidRPr="004923D8" w:rsidR="00166B28">
        <w:rPr>
          <w:rFonts w:hint="eastAsia"/>
        </w:rPr>
        <w:t xml:space="preserve"> </w:t>
      </w:r>
      <w:r w:rsidR="00166B28">
        <w:rPr>
          <w:rFonts w:hint="eastAsia"/>
        </w:rPr>
        <w:t>[iTC_CC-SyAD-0189],</w:t>
      </w:r>
      <w:r w:rsidRPr="004923D8" w:rsidR="00166B28">
        <w:rPr>
          <w:rFonts w:hint="eastAsia"/>
        </w:rPr>
        <w:t xml:space="preserve"> </w:t>
      </w:r>
      <w:r w:rsidR="00166B28">
        <w:rPr>
          <w:rFonts w:hint="eastAsia"/>
        </w:rPr>
        <w:t>[iTC_CC-SyAD-0190],</w:t>
      </w:r>
      <w:r w:rsidRPr="004923D8" w:rsidR="00166B28">
        <w:rPr>
          <w:rFonts w:hint="eastAsia"/>
        </w:rPr>
        <w:t xml:space="preserve"> </w:t>
      </w:r>
      <w:r w:rsidR="00166B28">
        <w:rPr>
          <w:rFonts w:hint="eastAsia"/>
        </w:rPr>
        <w:t>[iTC_CC-SyAD-0191],</w:t>
      </w:r>
      <w:r w:rsidRPr="004923D8" w:rsidR="00166B28">
        <w:rPr>
          <w:rFonts w:hint="eastAsia"/>
        </w:rPr>
        <w:t xml:space="preserve"> </w:t>
      </w:r>
      <w:r w:rsidR="00166B28">
        <w:rPr>
          <w:rFonts w:hint="eastAsia"/>
        </w:rPr>
        <w:t>[iTC_CC-SyAD-0192],</w:t>
      </w:r>
      <w:r w:rsidRPr="004923D8" w:rsidR="00166B28">
        <w:rPr>
          <w:rFonts w:hint="eastAsia"/>
        </w:rPr>
        <w:t xml:space="preserve"> </w:t>
      </w:r>
      <w:r w:rsidR="00166B28">
        <w:rPr>
          <w:rFonts w:hint="eastAsia"/>
        </w:rPr>
        <w:t>[iTC_CC-SyAD-0193],</w:t>
      </w:r>
      <w:r w:rsidRPr="004923D8" w:rsidR="00166B28">
        <w:rPr>
          <w:rFonts w:hint="eastAsia"/>
        </w:rPr>
        <w:t xml:space="preserve"> </w:t>
      </w:r>
      <w:r w:rsidR="00166B28">
        <w:rPr>
          <w:rFonts w:hint="eastAsia"/>
        </w:rPr>
        <w:t>[iTC_CC-SyAD-0195],</w:t>
      </w:r>
      <w:r w:rsidRPr="004923D8" w:rsidR="00166B28">
        <w:rPr>
          <w:rFonts w:hint="eastAsia"/>
        </w:rPr>
        <w:t xml:space="preserve"> </w:t>
      </w:r>
      <w:r w:rsidR="00166B28">
        <w:rPr>
          <w:rFonts w:hint="eastAsia"/>
        </w:rPr>
        <w:t>[iTC_CC-SyAD-0199],</w:t>
      </w:r>
      <w:r w:rsidRPr="00441CD9" w:rsidR="00166B28">
        <w:t xml:space="preserve"> </w:t>
      </w:r>
      <w:r w:rsidRPr="003D2990" w:rsidR="00166B28">
        <w:t>[iTC_CC-SyAD-</w:t>
      </w:r>
      <w:r w:rsidRPr="003D2990" w:rsidR="00166B28">
        <w:rPr>
          <w:rFonts w:hint="eastAsia"/>
        </w:rPr>
        <w:t>0</w:t>
      </w:r>
      <w:r w:rsidR="00166B28">
        <w:rPr>
          <w:rFonts w:hint="eastAsia"/>
        </w:rPr>
        <w:t>364</w:t>
      </w:r>
      <w:r w:rsidRPr="003D2990" w:rsidR="00166B28">
        <w:rPr>
          <w:rFonts w:hint="eastAsia"/>
        </w:rPr>
        <w:t>]</w:t>
      </w:r>
      <w:r w:rsidR="00166B28">
        <w:rPr>
          <w:rFonts w:hint="eastAsia"/>
        </w:rPr>
        <w:t>,</w:t>
      </w:r>
      <w:r w:rsidRPr="00E40224" w:rsidR="00166B28">
        <w:t xml:space="preserve"> </w:t>
      </w:r>
      <w:r w:rsidRPr="003D2990" w:rsidR="00166B28">
        <w:t>[iTC_CC-SyAD-</w:t>
      </w:r>
      <w:r w:rsidRPr="003D2990" w:rsidR="00166B28">
        <w:rPr>
          <w:rFonts w:hint="eastAsia"/>
        </w:rPr>
        <w:t>0</w:t>
      </w:r>
      <w:r w:rsidR="00166B28">
        <w:rPr>
          <w:rFonts w:hint="eastAsia"/>
        </w:rPr>
        <w:t>137</w:t>
      </w:r>
      <w:r w:rsidRPr="003D2990" w:rsidR="00166B28">
        <w:rPr>
          <w:rFonts w:hint="eastAsia"/>
        </w:rPr>
        <w:t>]</w:t>
      </w:r>
      <w:r w:rsidR="00166B28">
        <w:rPr>
          <w:rFonts w:hint="eastAsia"/>
        </w:rPr>
        <w:t>,</w:t>
      </w:r>
      <w:r w:rsidRPr="00F715F3" w:rsidR="00F715F3">
        <w:t xml:space="preserve"> [iTC_CC-SyAD-</w:t>
      </w:r>
      <w:r w:rsidR="00F715F3">
        <w:rPr>
          <w:rFonts w:hint="eastAsia"/>
        </w:rPr>
        <w:t>1209</w:t>
      </w:r>
      <w:r w:rsidRPr="00F715F3" w:rsidR="00F715F3">
        <w:rPr>
          <w:rFonts w:hint="eastAsia"/>
        </w:rPr>
        <w:t>]</w:t>
      </w:r>
      <w:r w:rsidR="00F715F3">
        <w:rPr>
          <w:rFonts w:hint="eastAsia"/>
        </w:rPr>
        <w:t>,</w:t>
      </w:r>
      <w:r w:rsidRPr="004A15FE" w:rsidR="00166B28">
        <w:t xml:space="preserve"> </w:t>
      </w:r>
      <w:r w:rsidR="00166B28">
        <w:rPr>
          <w:rFonts w:hint="eastAsia"/>
        </w:rPr>
        <w:t>[</w:t>
      </w:r>
      <w:r w:rsidRPr="004A15FE" w:rsidR="00166B28">
        <w:t>iTC_CC_ATP_SwHA-0194</w:t>
      </w:r>
      <w:r w:rsidR="00166B28">
        <w:rPr>
          <w:rFonts w:hint="eastAsia"/>
        </w:rPr>
        <w:t>]</w:t>
      </w:r>
    </w:p>
    <w:p w:rsidRPr="008A1414" w:rsidR="00166B28" w:rsidP="000C0D62" w:rsidRDefault="00166B28">
      <w:pPr>
        <w:pStyle w:val="ReqtifyAltQ"/>
      </w:pPr>
      <w:r w:rsidRPr="008A1414">
        <w:t>[End]</w:t>
      </w:r>
    </w:p>
    <w:p w:rsidR="008334E2" w:rsidP="00C93484" w:rsidRDefault="008334E2">
      <w:pPr>
        <w:pStyle w:val="Reqtify"/>
      </w:pPr>
    </w:p>
    <w:p w:rsidR="001E18B0" w:rsidP="00C93484" w:rsidRDefault="001E18B0">
      <w:pPr>
        <w:pStyle w:val="Reqtify"/>
      </w:pPr>
    </w:p>
    <w:p w:rsidR="001E18B0" w:rsidP="0012674A" w:rsidRDefault="00F81167">
      <w:pPr>
        <w:pStyle w:val="4"/>
      </w:pPr>
      <w:r>
        <w:rPr>
          <w:rFonts w:hint="eastAsia"/>
        </w:rPr>
        <w:t>Train location calculating</w:t>
      </w:r>
    </w:p>
    <w:p w:rsidR="009C51F3" w:rsidP="00C93484" w:rsidRDefault="009C51F3">
      <w:pPr>
        <w:pStyle w:val="Reqtify"/>
      </w:pPr>
    </w:p>
    <w:p w:rsidR="001E18B0" w:rsidP="00704491" w:rsidRDefault="001E18B0">
      <w:pPr>
        <w:pStyle w:val="ReqtifyAltR"/>
      </w:pPr>
      <w:r>
        <w:t>[iTC_CC_ATP-SwRS-0</w:t>
      </w:r>
      <w:r>
        <w:rPr>
          <w:rFonts w:hint="eastAsia"/>
        </w:rPr>
        <w:t>283</w:t>
      </w:r>
      <w:r>
        <w:t>]</w:t>
      </w:r>
    </w:p>
    <w:p w:rsidR="001E18B0" w:rsidP="00C93484" w:rsidRDefault="00F9339C">
      <w:pPr>
        <w:pStyle w:val="Reqtify"/>
      </w:pPr>
      <w:bookmarkStart w:name="TrainLocalized" w:id="6099"/>
      <w:r w:rsidRPr="00BF4172">
        <w:rPr>
          <w:rStyle w:val="aff2"/>
          <w:bCs w:val="0"/>
          <w:iCs w:val="0"/>
        </w:rPr>
        <w:t>TrainLocalized</w:t>
      </w:r>
      <w:bookmarkEnd w:id="6099"/>
      <w:r w:rsidR="001E18B0">
        <w:rPr>
          <w:rFonts w:hint="eastAsia"/>
        </w:rPr>
        <w:t>，表示当前列车是否定位。</w:t>
      </w:r>
    </w:p>
    <w:p w:rsidR="001E18B0" w:rsidP="00C93484" w:rsidRDefault="001E18B0">
      <w:pPr>
        <w:pStyle w:val="Reqtify"/>
      </w:pPr>
      <w:r>
        <w:rPr>
          <w:rFonts w:hint="eastAsia"/>
        </w:rPr>
        <w:t xml:space="preserve">Only the localization state is </w:t>
      </w:r>
      <w:r w:rsidRPr="00F47C98">
        <w:rPr>
          <w:rStyle w:val="aff1"/>
          <w:rFonts w:hint="eastAsia"/>
        </w:rPr>
        <w:t>LOCALIZED</w:t>
      </w:r>
      <w:r>
        <w:rPr>
          <w:rFonts w:hint="eastAsia"/>
        </w:rPr>
        <w:t xml:space="preserve">, ATP shall </w:t>
      </w:r>
      <w:r>
        <w:t>consider</w:t>
      </w:r>
      <w:r>
        <w:rPr>
          <w:rFonts w:hint="eastAsia"/>
        </w:rPr>
        <w:t xml:space="preserve"> the train has localized.</w:t>
      </w:r>
    </w:p>
    <w:p w:rsidRPr="00900076" w:rsidR="001E18B0" w:rsidP="000431E0" w:rsidRDefault="001E18B0">
      <w:pPr>
        <w:pStyle w:val="af7"/>
      </w:pPr>
      <w:r w:rsidRPr="00900076">
        <w:t xml:space="preserve">def </w:t>
      </w:r>
      <w:hyperlink w:history="1" w:anchor="TrainLocalized">
        <w:r w:rsidR="00F9339C">
          <w:rPr>
            <w:rStyle w:val="ac"/>
          </w:rPr>
          <w:t>TrainLocalized</w:t>
        </w:r>
      </w:hyperlink>
      <w:r w:rsidRPr="00900076">
        <w:t>(k):</w:t>
      </w:r>
    </w:p>
    <w:p w:rsidRPr="00900076" w:rsidR="001E18B0" w:rsidP="000431E0" w:rsidRDefault="001E18B0">
      <w:pPr>
        <w:pStyle w:val="af7"/>
      </w:pPr>
      <w:r w:rsidRPr="00900076">
        <w:t xml:space="preserve">    if (Initialization</w:t>
      </w:r>
    </w:p>
    <w:p w:rsidRPr="00900076" w:rsidR="001E18B0" w:rsidP="000431E0" w:rsidRDefault="001E18B0">
      <w:pPr>
        <w:pStyle w:val="af7"/>
      </w:pPr>
      <w:r w:rsidRPr="00900076">
        <w:t xml:space="preserve">        or </w:t>
      </w:r>
      <w:hyperlink w:history="1" w:anchor="LocalizationFault">
        <w:r w:rsidR="00BD3E90">
          <w:rPr>
            <w:rStyle w:val="ac"/>
          </w:rPr>
          <w:t>LocalizationFault</w:t>
        </w:r>
      </w:hyperlink>
      <w:r w:rsidRPr="00900076">
        <w:t>(k)):</w:t>
      </w:r>
    </w:p>
    <w:p w:rsidRPr="00900076" w:rsidR="001E18B0" w:rsidP="000431E0" w:rsidRDefault="001E18B0">
      <w:pPr>
        <w:pStyle w:val="af7"/>
      </w:pPr>
      <w:r w:rsidRPr="00900076">
        <w:t xml:space="preserve">        </w:t>
      </w:r>
      <w:r w:rsidR="0035575B">
        <w:rPr>
          <w:rFonts w:hint="eastAsia"/>
        </w:rPr>
        <w:t>return</w:t>
      </w:r>
      <w:r w:rsidRPr="00900076">
        <w:t xml:space="preserve"> </w:t>
      </w:r>
      <w:r w:rsidRPr="00354FC4">
        <w:rPr>
          <w:rStyle w:val="aff1"/>
        </w:rPr>
        <w:t>False</w:t>
      </w:r>
    </w:p>
    <w:p w:rsidRPr="00900076" w:rsidR="001E18B0" w:rsidP="000431E0" w:rsidRDefault="001E18B0">
      <w:pPr>
        <w:pStyle w:val="af7"/>
      </w:pPr>
      <w:r w:rsidRPr="00900076">
        <w:t xml:space="preserve">    elif (not </w:t>
      </w:r>
      <w:hyperlink w:history="1" w:anchor="TrainLocalized">
        <w:r w:rsidR="00F9339C">
          <w:rPr>
            <w:rStyle w:val="ac"/>
          </w:rPr>
          <w:t>TrainLocalized</w:t>
        </w:r>
      </w:hyperlink>
      <w:r w:rsidRPr="00900076">
        <w:t>(k-1)</w:t>
      </w:r>
    </w:p>
    <w:p w:rsidRPr="00900076" w:rsidR="001E18B0" w:rsidP="000431E0" w:rsidRDefault="001E18B0">
      <w:pPr>
        <w:pStyle w:val="af7"/>
      </w:pPr>
      <w:r w:rsidRPr="00900076">
        <w:t xml:space="preserve">          and (</w:t>
      </w:r>
      <w:hyperlink w:history="1" w:anchor="TrainPresumablyLocalized">
        <w:r w:rsidR="00040C85">
          <w:rPr>
            <w:rStyle w:val="ac"/>
          </w:rPr>
          <w:t>TrainPresumablyLocalized</w:t>
        </w:r>
      </w:hyperlink>
      <w:r w:rsidRPr="00900076">
        <w:t>(k)</w:t>
      </w:r>
    </w:p>
    <w:p w:rsidRPr="00900076" w:rsidR="001E18B0" w:rsidP="000431E0" w:rsidRDefault="001E18B0">
      <w:pPr>
        <w:pStyle w:val="af7"/>
      </w:pPr>
      <w:r w:rsidRPr="00900076">
        <w:t xml:space="preserve">               or </w:t>
      </w:r>
      <w:hyperlink w:history="1" w:anchor="TrainLocatedOnOtherATP">
        <w:r w:rsidR="00040C85">
          <w:rPr>
            <w:rStyle w:val="ac"/>
          </w:rPr>
          <w:t>TrainLocatedOnOtherATP</w:t>
        </w:r>
      </w:hyperlink>
      <w:r w:rsidRPr="00900076">
        <w:t>(k)</w:t>
      </w:r>
    </w:p>
    <w:p w:rsidRPr="00900076" w:rsidR="001E18B0" w:rsidP="000431E0" w:rsidRDefault="001E18B0">
      <w:pPr>
        <w:pStyle w:val="af7"/>
      </w:pPr>
      <w:r w:rsidRPr="00900076">
        <w:t xml:space="preserve">               or </w:t>
      </w:r>
      <w:hyperlink w:history="1" w:anchor="TrainLocatedOnBeacon">
        <w:r w:rsidR="008B4230">
          <w:rPr>
            <w:rStyle w:val="ac"/>
          </w:rPr>
          <w:t>TrainLocatedOnBeacon</w:t>
        </w:r>
      </w:hyperlink>
      <w:r w:rsidRPr="00900076">
        <w:t>(k))):</w:t>
      </w:r>
    </w:p>
    <w:p w:rsidRPr="00900076" w:rsidR="001E18B0" w:rsidP="000431E0" w:rsidRDefault="001E18B0">
      <w:pPr>
        <w:pStyle w:val="af7"/>
      </w:pPr>
      <w:r w:rsidRPr="00900076">
        <w:t xml:space="preserve">        </w:t>
      </w:r>
      <w:r w:rsidR="0035575B">
        <w:rPr>
          <w:rFonts w:hint="eastAsia"/>
        </w:rPr>
        <w:t>return</w:t>
      </w:r>
      <w:r w:rsidRPr="00900076">
        <w:t xml:space="preserve"> </w:t>
      </w:r>
      <w:r w:rsidRPr="00354FC4">
        <w:rPr>
          <w:rStyle w:val="aff1"/>
        </w:rPr>
        <w:t>True</w:t>
      </w:r>
    </w:p>
    <w:p w:rsidRPr="00900076" w:rsidR="001E18B0" w:rsidP="000431E0" w:rsidRDefault="001E18B0">
      <w:pPr>
        <w:pStyle w:val="af7"/>
      </w:pPr>
      <w:r w:rsidRPr="00900076">
        <w:t xml:space="preserve">    else:</w:t>
      </w:r>
    </w:p>
    <w:p w:rsidR="001E18B0" w:rsidP="000431E0" w:rsidRDefault="001E18B0">
      <w:pPr>
        <w:pStyle w:val="af7"/>
      </w:pPr>
      <w:r w:rsidRPr="00900076">
        <w:t xml:space="preserve">        </w:t>
      </w:r>
      <w:r w:rsidR="0035575B">
        <w:rPr>
          <w:rFonts w:hint="eastAsia"/>
        </w:rPr>
        <w:t>return</w:t>
      </w:r>
      <w:r w:rsidRPr="00900076">
        <w:t xml:space="preserve"> </w:t>
      </w:r>
      <w:hyperlink w:history="1" w:anchor="TrainLocalized">
        <w:r w:rsidR="00F9339C">
          <w:rPr>
            <w:rStyle w:val="ac"/>
          </w:rPr>
          <w:t>TrainLocalized</w:t>
        </w:r>
      </w:hyperlink>
      <w:r w:rsidRPr="00900076">
        <w:t>(k-1)</w:t>
      </w:r>
    </w:p>
    <w:p w:rsidRPr="008A1414" w:rsidR="001E18B0" w:rsidP="000C0D62" w:rsidRDefault="001E18B0">
      <w:pPr>
        <w:pStyle w:val="ReqtifyAltQ"/>
      </w:pPr>
      <w:r w:rsidRPr="008A1414">
        <w:t>#Category=Functional</w:t>
      </w:r>
    </w:p>
    <w:p w:rsidRPr="008A1414" w:rsidR="001E18B0" w:rsidP="000C0D62" w:rsidRDefault="001E18B0">
      <w:pPr>
        <w:pStyle w:val="ReqtifyAltQ"/>
      </w:pPr>
      <w:r w:rsidRPr="008A1414">
        <w:t>#Contribution</w:t>
      </w:r>
      <w:r>
        <w:t>=SIL4</w:t>
      </w:r>
    </w:p>
    <w:p w:rsidR="009328EA" w:rsidP="000C0D62" w:rsidRDefault="001E18B0">
      <w:pPr>
        <w:pStyle w:val="ReqtifyAltQ"/>
        <w:rPr>
          <w:ins w:author="常鸣" w:date="2014-07-03T14:27:00Z" w:id="6100"/>
        </w:rPr>
      </w:pPr>
      <w:del w:author="常鸣" w:date="2014-07-03T14:27:00Z" w:id="6101">
        <w:r w:rsidRPr="008A1414" w:rsidDel="009328EA">
          <w:delText>#S</w:delText>
        </w:r>
      </w:del>
      <w:ins w:author="常鸣" w:date="2014-07-03T14:27:00Z" w:id="6102">
        <w:r w:rsidR="009328EA">
          <w:t>#Allocation=ATP Software</w:t>
        </w:r>
      </w:ins>
    </w:p>
    <w:p w:rsidRPr="008A1414" w:rsidR="001E18B0" w:rsidP="000C0D62" w:rsidRDefault="009328EA">
      <w:pPr>
        <w:pStyle w:val="ReqtifyAltQ"/>
      </w:pPr>
      <w:ins w:author="常鸣" w:date="2014-07-03T14:27:00Z" w:id="6103">
        <w:r>
          <w:t>#S</w:t>
        </w:r>
      </w:ins>
      <w:r w:rsidRPr="008A1414" w:rsidR="001E18B0">
        <w:t>ource=</w:t>
      </w:r>
      <w:r w:rsidR="001E18B0">
        <w:rPr>
          <w:rFonts w:hint="eastAsia"/>
        </w:rPr>
        <w:t>[iTC_CC-SyAD-0213],</w:t>
      </w:r>
      <w:r w:rsidRPr="00E40224" w:rsidR="001E18B0">
        <w:t xml:space="preserve"> </w:t>
      </w:r>
      <w:r w:rsidRPr="003D2990" w:rsidR="001E18B0">
        <w:t>[iTC_CC-SyAD-</w:t>
      </w:r>
      <w:r w:rsidRPr="003D2990" w:rsidR="001E18B0">
        <w:rPr>
          <w:rFonts w:hint="eastAsia"/>
        </w:rPr>
        <w:t>0</w:t>
      </w:r>
      <w:r w:rsidR="001E18B0">
        <w:rPr>
          <w:rFonts w:hint="eastAsia"/>
        </w:rPr>
        <w:t>137</w:t>
      </w:r>
      <w:r w:rsidRPr="003D2990" w:rsidR="001E18B0">
        <w:rPr>
          <w:rFonts w:hint="eastAsia"/>
        </w:rPr>
        <w:t>]</w:t>
      </w:r>
    </w:p>
    <w:p w:rsidRPr="008A1414" w:rsidR="001E18B0" w:rsidP="000C0D62" w:rsidRDefault="001E18B0">
      <w:pPr>
        <w:pStyle w:val="ReqtifyAltQ"/>
      </w:pPr>
      <w:r w:rsidRPr="008A1414">
        <w:t>[End]</w:t>
      </w:r>
    </w:p>
    <w:p w:rsidR="001E18B0" w:rsidP="00C93484" w:rsidRDefault="001E18B0">
      <w:pPr>
        <w:pStyle w:val="Reqtify"/>
      </w:pPr>
    </w:p>
    <w:p w:rsidR="001E18B0" w:rsidP="00C93484" w:rsidRDefault="001E18B0">
      <w:pPr>
        <w:pStyle w:val="Reqtify"/>
      </w:pPr>
    </w:p>
    <w:p w:rsidRPr="00764553" w:rsidR="001E18B0" w:rsidP="00C93484" w:rsidRDefault="001E18B0">
      <w:pPr>
        <w:pStyle w:val="Reqtify"/>
      </w:pPr>
      <w:r>
        <w:rPr>
          <w:rFonts w:hint="eastAsia"/>
        </w:rPr>
        <w:lastRenderedPageBreak/>
        <w:t>当列车定位初始化后，</w:t>
      </w:r>
      <w:r>
        <w:rPr>
          <w:rFonts w:hint="eastAsia"/>
        </w:rPr>
        <w:t>ATP</w:t>
      </w:r>
      <w:r>
        <w:rPr>
          <w:rFonts w:hint="eastAsia"/>
        </w:rPr>
        <w:t>可根据里程计测得并经打滑补偿和轴锁判断处理的列车位移，每周期更新列车在线路地图中的位置。如果再读到信标，则</w:t>
      </w:r>
      <w:r>
        <w:rPr>
          <w:rFonts w:hint="eastAsia"/>
        </w:rPr>
        <w:t>ATP</w:t>
      </w:r>
      <w:r>
        <w:rPr>
          <w:rFonts w:hint="eastAsia"/>
        </w:rPr>
        <w:t>可根据该信标的位置对之前的定位进行重新校正。考虑到安全，</w:t>
      </w:r>
      <w:r>
        <w:rPr>
          <w:rFonts w:hint="eastAsia"/>
        </w:rPr>
        <w:t>ATP</w:t>
      </w:r>
      <w:r>
        <w:rPr>
          <w:rFonts w:hint="eastAsia"/>
        </w:rPr>
        <w:t>需维护列车每端车头的外侧和内侧两组定位信息。</w:t>
      </w:r>
    </w:p>
    <w:p w:rsidR="001E18B0" w:rsidP="00C93484" w:rsidRDefault="001E18B0">
      <w:pPr>
        <w:pStyle w:val="Reqtify"/>
      </w:pPr>
      <w:r w:rsidRPr="009549FC">
        <w:rPr>
          <w:rFonts w:hint="eastAsia"/>
        </w:rPr>
        <w:t>When the train passed the continuous two beaco</w:t>
      </w:r>
      <w:r>
        <w:rPr>
          <w:rFonts w:hint="eastAsia"/>
        </w:rPr>
        <w:t>ns, ATP can judge the initial</w:t>
      </w:r>
      <w:r w:rsidRPr="009549FC">
        <w:rPr>
          <w:rFonts w:hint="eastAsia"/>
        </w:rPr>
        <w:t xml:space="preserve"> location</w:t>
      </w:r>
      <w:r>
        <w:rPr>
          <w:rFonts w:hint="eastAsia"/>
        </w:rPr>
        <w:t xml:space="preserve"> and </w:t>
      </w:r>
      <w:r w:rsidRPr="009549FC">
        <w:rPr>
          <w:rFonts w:hint="eastAsia"/>
        </w:rPr>
        <w:t>direction according to the position</w:t>
      </w:r>
      <w:r>
        <w:rPr>
          <w:rFonts w:hint="eastAsia"/>
        </w:rPr>
        <w:t xml:space="preserve"> and </w:t>
      </w:r>
      <w:r w:rsidRPr="009549FC">
        <w:rPr>
          <w:rFonts w:hint="eastAsia"/>
        </w:rPr>
        <w:t xml:space="preserve">the sequences of </w:t>
      </w:r>
      <w:r w:rsidRPr="009549FC">
        <w:t>above-mentioned</w:t>
      </w:r>
      <w:r>
        <w:rPr>
          <w:rFonts w:hint="eastAsia"/>
        </w:rPr>
        <w:t xml:space="preserve"> beacons in track</w:t>
      </w:r>
      <w:r w:rsidRPr="009549FC">
        <w:rPr>
          <w:rFonts w:hint="eastAsia"/>
        </w:rPr>
        <w:t xml:space="preserve"> map. Later, ATP can update the train </w:t>
      </w:r>
      <w:r>
        <w:rPr>
          <w:rFonts w:hint="eastAsia"/>
        </w:rPr>
        <w:t>location</w:t>
      </w:r>
      <w:r w:rsidRPr="009549FC">
        <w:rPr>
          <w:rFonts w:hint="eastAsia"/>
        </w:rPr>
        <w:t xml:space="preserve"> in the </w:t>
      </w:r>
      <w:r>
        <w:rPr>
          <w:rFonts w:hint="eastAsia"/>
        </w:rPr>
        <w:t>track</w:t>
      </w:r>
      <w:r w:rsidRPr="009549FC">
        <w:rPr>
          <w:rFonts w:hint="eastAsia"/>
        </w:rPr>
        <w:t xml:space="preserve"> map in each cycle </w:t>
      </w:r>
      <w:r w:rsidRPr="009549FC">
        <w:t>based on</w:t>
      </w:r>
      <w:r w:rsidRPr="009549FC">
        <w:rPr>
          <w:rFonts w:hint="eastAsia"/>
        </w:rPr>
        <w:t xml:space="preserve"> the train </w:t>
      </w:r>
      <w:r>
        <w:rPr>
          <w:rFonts w:hint="eastAsia"/>
        </w:rPr>
        <w:t>movement</w:t>
      </w:r>
      <w:r w:rsidRPr="009549FC">
        <w:t xml:space="preserve"> </w:t>
      </w:r>
      <w:r>
        <w:rPr>
          <w:rFonts w:hint="eastAsia"/>
        </w:rPr>
        <w:t xml:space="preserve">combined with sliding </w:t>
      </w:r>
      <w:r w:rsidRPr="009549FC">
        <w:rPr>
          <w:rFonts w:hint="eastAsia"/>
        </w:rPr>
        <w:t>overestimation</w:t>
      </w:r>
      <w:r>
        <w:rPr>
          <w:rFonts w:hint="eastAsia"/>
        </w:rPr>
        <w:t xml:space="preserve"> and </w:t>
      </w:r>
      <w:r w:rsidRPr="009549FC">
        <w:rPr>
          <w:rFonts w:hint="eastAsia"/>
        </w:rPr>
        <w:t>wheel block consideration. If ATP receive</w:t>
      </w:r>
      <w:r>
        <w:rPr>
          <w:rFonts w:hint="eastAsia"/>
        </w:rPr>
        <w:t>d</w:t>
      </w:r>
      <w:r w:rsidRPr="009549FC">
        <w:rPr>
          <w:rFonts w:hint="eastAsia"/>
        </w:rPr>
        <w:t xml:space="preserve"> </w:t>
      </w:r>
      <w:r>
        <w:rPr>
          <w:rFonts w:hint="eastAsia"/>
        </w:rPr>
        <w:t>a new</w:t>
      </w:r>
      <w:r w:rsidRPr="009549FC">
        <w:rPr>
          <w:rFonts w:hint="eastAsia"/>
        </w:rPr>
        <w:t xml:space="preserve"> beacon, it will re</w:t>
      </w:r>
      <w:r>
        <w:rPr>
          <w:rFonts w:hint="eastAsia"/>
        </w:rPr>
        <w:t>align</w:t>
      </w:r>
      <w:r w:rsidRPr="009549FC">
        <w:rPr>
          <w:rFonts w:hint="eastAsia"/>
        </w:rPr>
        <w:t xml:space="preserve"> the train </w:t>
      </w:r>
      <w:r>
        <w:rPr>
          <w:rFonts w:hint="eastAsia"/>
        </w:rPr>
        <w:t>location</w:t>
      </w:r>
      <w:r w:rsidRPr="009549FC">
        <w:rPr>
          <w:rFonts w:hint="eastAsia"/>
        </w:rPr>
        <w:t xml:space="preserve"> according to this beacon. For </w:t>
      </w:r>
      <w:r>
        <w:rPr>
          <w:rFonts w:hint="eastAsia"/>
        </w:rPr>
        <w:t>safety</w:t>
      </w:r>
      <w:r w:rsidRPr="009549FC">
        <w:rPr>
          <w:rFonts w:hint="eastAsia"/>
        </w:rPr>
        <w:t>, ATP need</w:t>
      </w:r>
      <w:r>
        <w:rPr>
          <w:rFonts w:hint="eastAsia"/>
        </w:rPr>
        <w:t>s</w:t>
      </w:r>
      <w:r w:rsidRPr="009549FC">
        <w:rPr>
          <w:rFonts w:hint="eastAsia"/>
        </w:rPr>
        <w:t xml:space="preserve"> to maintain the location information from the external</w:t>
      </w:r>
      <w:r>
        <w:rPr>
          <w:rFonts w:hint="eastAsia"/>
        </w:rPr>
        <w:t xml:space="preserve"> and </w:t>
      </w:r>
      <w:r w:rsidRPr="009549FC">
        <w:rPr>
          <w:rFonts w:hint="eastAsia"/>
        </w:rPr>
        <w:t xml:space="preserve">internal side of each train </w:t>
      </w:r>
    </w:p>
    <w:p w:rsidRPr="009549FC" w:rsidR="001E18B0" w:rsidP="00C93484" w:rsidRDefault="001E18B0">
      <w:pPr>
        <w:pStyle w:val="Reqtify"/>
      </w:pPr>
      <w:r w:rsidRPr="009549FC">
        <w:rPr>
          <w:rFonts w:hint="eastAsia"/>
        </w:rPr>
        <w:t>end</w:t>
      </w:r>
      <w:r>
        <w:rPr>
          <w:rFonts w:hint="eastAsia"/>
        </w:rPr>
        <w:t>.</w:t>
      </w:r>
    </w:p>
    <w:p w:rsidR="001E18B0" w:rsidP="00C93484" w:rsidRDefault="001E18B0">
      <w:pPr>
        <w:pStyle w:val="Reqtify"/>
      </w:pPr>
    </w:p>
    <w:p w:rsidR="001E18B0" w:rsidP="00C93484" w:rsidRDefault="001E18B0">
      <w:pPr>
        <w:pStyle w:val="Reqtify"/>
      </w:pPr>
    </w:p>
    <w:p w:rsidRPr="00B77C27" w:rsidR="001E18B0" w:rsidP="00C93484" w:rsidRDefault="001E18B0">
      <w:pPr>
        <w:pStyle w:val="Reqtify"/>
      </w:pPr>
    </w:p>
    <w:p w:rsidRPr="00B77C27" w:rsidR="001E18B0" w:rsidP="00704491" w:rsidRDefault="001E18B0">
      <w:pPr>
        <w:pStyle w:val="ReqtifyAltR"/>
      </w:pPr>
      <w:r w:rsidRPr="00B77C27">
        <w:t>[iTC_CC_ATP-SwRS-0</w:t>
      </w:r>
      <w:r w:rsidRPr="00B77C27">
        <w:rPr>
          <w:rFonts w:hint="eastAsia"/>
        </w:rPr>
        <w:t>258</w:t>
      </w:r>
      <w:r w:rsidRPr="00B77C27">
        <w:t>]</w:t>
      </w:r>
    </w:p>
    <w:p w:rsidR="001E18B0" w:rsidP="00C93484" w:rsidRDefault="00F9339C">
      <w:pPr>
        <w:pStyle w:val="Reqtify"/>
      </w:pPr>
      <w:bookmarkStart w:name="TrainLocation" w:id="6104"/>
      <w:r w:rsidRPr="00BF4172">
        <w:rPr>
          <w:rStyle w:val="aff2"/>
        </w:rPr>
        <w:t>TrainLocation</w:t>
      </w:r>
      <w:bookmarkEnd w:id="6104"/>
      <w:r w:rsidR="001E18B0">
        <w:rPr>
          <w:rFonts w:hint="eastAsia"/>
        </w:rPr>
        <w:t>，列车</w:t>
      </w:r>
      <w:r w:rsidR="001E18B0">
        <w:rPr>
          <w:rFonts w:hint="eastAsia"/>
        </w:rPr>
        <w:t>End1</w:t>
      </w:r>
      <w:r w:rsidR="001E18B0">
        <w:rPr>
          <w:rFonts w:hint="eastAsia"/>
        </w:rPr>
        <w:t>和</w:t>
      </w:r>
      <w:r w:rsidR="001E18B0">
        <w:rPr>
          <w:rFonts w:hint="eastAsia"/>
        </w:rPr>
        <w:t>End2</w:t>
      </w:r>
      <w:r w:rsidR="001E18B0">
        <w:rPr>
          <w:rFonts w:hint="eastAsia"/>
        </w:rPr>
        <w:t>端定位。</w:t>
      </w:r>
    </w:p>
    <w:p w:rsidR="001E18B0" w:rsidP="00C93484" w:rsidRDefault="001E18B0">
      <w:pPr>
        <w:pStyle w:val="Reqtify"/>
      </w:pPr>
      <w:r>
        <w:rPr>
          <w:rFonts w:hint="eastAsia"/>
        </w:rPr>
        <w:t>分为以下四种情况：</w:t>
      </w:r>
    </w:p>
    <w:p w:rsidR="001E18B0" w:rsidP="00FA0FBB" w:rsidRDefault="001E18B0">
      <w:pPr>
        <w:pStyle w:val="AltX"/>
      </w:pPr>
      <w:r>
        <w:rPr>
          <w:rFonts w:hint="eastAsia"/>
        </w:rPr>
        <w:t>本周期非定位；</w:t>
      </w:r>
    </w:p>
    <w:p w:rsidR="001E18B0" w:rsidP="00FA0FBB" w:rsidRDefault="001E18B0">
      <w:pPr>
        <w:pStyle w:val="AltX"/>
      </w:pPr>
      <w:r>
        <w:rPr>
          <w:rFonts w:hint="eastAsia"/>
        </w:rPr>
        <w:t>本周期刚初始化；</w:t>
      </w:r>
    </w:p>
    <w:p w:rsidR="001E18B0" w:rsidP="00FA0FBB" w:rsidRDefault="001E18B0">
      <w:pPr>
        <w:pStyle w:val="AltX"/>
      </w:pPr>
      <w:r>
        <w:rPr>
          <w:rFonts w:hint="eastAsia"/>
        </w:rPr>
        <w:t>本周期经过信标重定位；</w:t>
      </w:r>
    </w:p>
    <w:p w:rsidRPr="00B77C27" w:rsidR="001E18B0" w:rsidP="00FA0FBB" w:rsidRDefault="001E18B0">
      <w:pPr>
        <w:pStyle w:val="AltX"/>
      </w:pPr>
      <w:r>
        <w:rPr>
          <w:rFonts w:hint="eastAsia"/>
        </w:rPr>
        <w:t>本周期使用位移累加定位。</w:t>
      </w:r>
    </w:p>
    <w:p w:rsidR="006B7945" w:rsidP="000431E0" w:rsidRDefault="006B7945">
      <w:pPr>
        <w:pStyle w:val="af7"/>
      </w:pPr>
      <w:r>
        <w:t xml:space="preserve">def </w:t>
      </w:r>
      <w:hyperlink w:history="1" w:anchor="TrainLocation">
        <w:r w:rsidR="00F9339C">
          <w:rPr>
            <w:rStyle w:val="ac"/>
          </w:rPr>
          <w:t>TrainLocation</w:t>
        </w:r>
      </w:hyperlink>
      <w:r>
        <w:rPr>
          <w:color w:val="FF8000"/>
        </w:rPr>
        <w:t>(</w:t>
      </w:r>
      <w:r>
        <w:t>k</w:t>
      </w:r>
      <w:r>
        <w:rPr>
          <w:color w:val="FF8000"/>
        </w:rPr>
        <w:t>)</w:t>
      </w:r>
      <w:r>
        <w:t>:</w:t>
      </w:r>
    </w:p>
    <w:p w:rsidR="006B7945" w:rsidP="000431E0" w:rsidRDefault="006B7945">
      <w:pPr>
        <w:pStyle w:val="af7"/>
      </w:pPr>
      <w:r>
        <w:t xml:space="preserve">    if </w:t>
      </w:r>
      <w:r w:rsidRPr="00086F6D">
        <w:t>(</w:t>
      </w:r>
      <w:r w:rsidRPr="00113E1C">
        <w:t>not</w:t>
      </w:r>
      <w:r>
        <w:t xml:space="preserve"> </w:t>
      </w:r>
      <w:hyperlink w:history="1" w:anchor="TrainLocalized">
        <w:r w:rsidR="00F9339C">
          <w:rPr>
            <w:rStyle w:val="ac"/>
          </w:rPr>
          <w:t>TrainLocalized</w:t>
        </w:r>
      </w:hyperlink>
      <w:r w:rsidRPr="00086F6D">
        <w:t>(</w:t>
      </w:r>
      <w:r>
        <w:t>k</w:t>
      </w:r>
      <w:r w:rsidRPr="00086F6D">
        <w:t>))</w:t>
      </w:r>
      <w:r>
        <w:t>:</w:t>
      </w:r>
    </w:p>
    <w:p w:rsidR="006B7945" w:rsidP="000431E0" w:rsidRDefault="006B7945">
      <w:pPr>
        <w:pStyle w:val="af7"/>
      </w:pPr>
      <w:r w:rsidRPr="00B81838">
        <w:t xml:space="preserve">        </w:t>
      </w:r>
      <w:r w:rsidRPr="006B7945">
        <w:t>return</w:t>
      </w:r>
      <w:r w:rsidRPr="00B81838">
        <w:t xml:space="preserve"> </w:t>
      </w:r>
      <w:r w:rsidRPr="00354FC4">
        <w:rPr>
          <w:rStyle w:val="aff1"/>
        </w:rPr>
        <w:t>None</w:t>
      </w:r>
    </w:p>
    <w:p w:rsidR="006B7945" w:rsidP="000431E0" w:rsidRDefault="006B7945">
      <w:pPr>
        <w:pStyle w:val="af7"/>
      </w:pPr>
      <w:r>
        <w:t xml:space="preserve">    elif </w:t>
      </w:r>
      <w:r w:rsidRPr="00086F6D">
        <w:t>(</w:t>
      </w:r>
      <w:r w:rsidRPr="00113E1C">
        <w:t>not</w:t>
      </w:r>
      <w:r>
        <w:t xml:space="preserve"> </w:t>
      </w:r>
      <w:hyperlink w:history="1" w:anchor="TrainLocalized">
        <w:r w:rsidR="00F9339C">
          <w:rPr>
            <w:rStyle w:val="ac"/>
          </w:rPr>
          <w:t>TrainLocalized</w:t>
        </w:r>
      </w:hyperlink>
      <w:r w:rsidRPr="00086F6D">
        <w:t>(</w:t>
      </w:r>
      <w:r>
        <w:t>k</w:t>
      </w:r>
      <w:r w:rsidRPr="00086F6D">
        <w:t>-</w:t>
      </w:r>
      <w:r>
        <w:rPr>
          <w:color w:val="800000"/>
        </w:rPr>
        <w:t>1</w:t>
      </w:r>
      <w:r w:rsidRPr="00086F6D">
        <w:t>))</w:t>
      </w:r>
      <w:r>
        <w:t>:</w:t>
      </w:r>
    </w:p>
    <w:p w:rsidR="006B7945" w:rsidP="000431E0" w:rsidRDefault="006B7945">
      <w:pPr>
        <w:pStyle w:val="af7"/>
      </w:pPr>
      <w:r>
        <w:t xml:space="preserve">        return </w:t>
      </w:r>
      <w:hyperlink w:history="1" w:anchor="TrainInitialLocation">
        <w:r w:rsidR="008B4230">
          <w:rPr>
            <w:rStyle w:val="ac"/>
          </w:rPr>
          <w:t>TrainInitialLocation</w:t>
        </w:r>
      </w:hyperlink>
      <w:r w:rsidRPr="00086F6D">
        <w:t>(</w:t>
      </w:r>
      <w:r>
        <w:t>k</w:t>
      </w:r>
      <w:r w:rsidRPr="00086F6D">
        <w:t>)</w:t>
      </w:r>
    </w:p>
    <w:p w:rsidR="006B7945" w:rsidP="000431E0" w:rsidRDefault="006B7945">
      <w:pPr>
        <w:pStyle w:val="af7"/>
      </w:pPr>
      <w:r>
        <w:t xml:space="preserve">    elif </w:t>
      </w:r>
      <w:r w:rsidRPr="00086F6D">
        <w:t>(</w:t>
      </w:r>
      <w:hyperlink w:history="1" w:anchor="TrainRealignmentOnBeacon">
        <w:r w:rsidR="00040C85">
          <w:rPr>
            <w:rStyle w:val="ac"/>
          </w:rPr>
          <w:t>TrainRealignmentOnBeacon</w:t>
        </w:r>
      </w:hyperlink>
      <w:r w:rsidRPr="00086F6D">
        <w:t>(</w:t>
      </w:r>
      <w:r>
        <w:t>k</w:t>
      </w:r>
      <w:r w:rsidRPr="00086F6D">
        <w:t>))</w:t>
      </w:r>
      <w:r>
        <w:t>:</w:t>
      </w:r>
    </w:p>
    <w:p w:rsidR="006B7945" w:rsidP="000431E0" w:rsidRDefault="006B7945">
      <w:pPr>
        <w:pStyle w:val="af7"/>
      </w:pPr>
      <w:r>
        <w:t xml:space="preserve">        return </w:t>
      </w:r>
      <w:hyperlink w:history="1" w:anchor="LocationAfterReloc">
        <w:r w:rsidR="00BF4172">
          <w:rPr>
            <w:rStyle w:val="ac"/>
          </w:rPr>
          <w:t>LocationAfterReloc</w:t>
        </w:r>
      </w:hyperlink>
      <w:r w:rsidRPr="00086F6D">
        <w:t>(</w:t>
      </w:r>
      <w:r>
        <w:t>k</w:t>
      </w:r>
      <w:r w:rsidRPr="00086F6D">
        <w:t>)</w:t>
      </w:r>
    </w:p>
    <w:p w:rsidR="006B7945" w:rsidP="000431E0" w:rsidRDefault="006B7945">
      <w:pPr>
        <w:pStyle w:val="af7"/>
      </w:pPr>
      <w:r>
        <w:t xml:space="preserve">    else:</w:t>
      </w:r>
    </w:p>
    <w:p w:rsidRPr="00B77C27" w:rsidR="001E18B0" w:rsidP="000431E0" w:rsidRDefault="006B7945">
      <w:pPr>
        <w:pStyle w:val="af7"/>
      </w:pPr>
      <w:r>
        <w:t xml:space="preserve">        return </w:t>
      </w:r>
      <w:hyperlink w:history="1" w:anchor="LocationBeforeReloc">
        <w:r w:rsidR="00BD3E90">
          <w:rPr>
            <w:rStyle w:val="ac"/>
          </w:rPr>
          <w:t>LocationBeforeReloc</w:t>
        </w:r>
      </w:hyperlink>
      <w:r w:rsidRPr="00086F6D">
        <w:t>(</w:t>
      </w:r>
      <w:r>
        <w:t>k</w:t>
      </w:r>
      <w:r w:rsidRPr="00086F6D">
        <w:t>)</w:t>
      </w:r>
    </w:p>
    <w:p w:rsidRPr="00B77C27" w:rsidR="001E18B0" w:rsidP="000C0D62" w:rsidRDefault="001E18B0">
      <w:pPr>
        <w:pStyle w:val="ReqtifyAltQ"/>
      </w:pPr>
      <w:r w:rsidRPr="00B77C27">
        <w:t>#Category=Functional</w:t>
      </w:r>
    </w:p>
    <w:p w:rsidRPr="00B77C27" w:rsidR="001E18B0" w:rsidP="000C0D62" w:rsidRDefault="001E18B0">
      <w:pPr>
        <w:pStyle w:val="ReqtifyAltQ"/>
      </w:pPr>
      <w:r w:rsidRPr="00B77C27">
        <w:t>#Contribution=SIL4</w:t>
      </w:r>
    </w:p>
    <w:p w:rsidR="009328EA" w:rsidP="000C0D62" w:rsidRDefault="001E18B0">
      <w:pPr>
        <w:pStyle w:val="ReqtifyAltQ"/>
        <w:rPr>
          <w:ins w:author="常鸣" w:date="2014-07-03T14:27:00Z" w:id="6105"/>
        </w:rPr>
      </w:pPr>
      <w:del w:author="常鸣" w:date="2014-07-03T14:27:00Z" w:id="6106">
        <w:r w:rsidRPr="00B77C27" w:rsidDel="009328EA">
          <w:delText>#S</w:delText>
        </w:r>
      </w:del>
      <w:ins w:author="常鸣" w:date="2014-07-03T14:27:00Z" w:id="6107">
        <w:r w:rsidR="009328EA">
          <w:t>#Allocation=ATP Software</w:t>
        </w:r>
      </w:ins>
    </w:p>
    <w:p w:rsidRPr="00B77C27" w:rsidR="001E18B0" w:rsidP="000C0D62" w:rsidRDefault="009328EA">
      <w:pPr>
        <w:pStyle w:val="ReqtifyAltQ"/>
      </w:pPr>
      <w:ins w:author="常鸣" w:date="2014-07-03T14:27:00Z" w:id="6108">
        <w:r>
          <w:t>#S</w:t>
        </w:r>
      </w:ins>
      <w:r w:rsidRPr="00B77C27" w:rsidR="001E18B0">
        <w:t>ource=</w:t>
      </w:r>
      <w:r w:rsidRPr="00B77C27" w:rsidR="001E18B0">
        <w:rPr>
          <w:rFonts w:hint="eastAsia"/>
        </w:rPr>
        <w:t>[iTC_CC-SyAD-0172], [iTC_CC-SyAD-0176], [iTC_CC-SyAD-0185], [iTC_CC-SyAD-0196]</w:t>
      </w:r>
      <w:r w:rsidR="00025556">
        <w:rPr>
          <w:rFonts w:hint="eastAsia"/>
        </w:rPr>
        <w:t>,</w:t>
      </w:r>
      <w:r w:rsidRPr="00025556" w:rsidR="00025556">
        <w:rPr>
          <w:rFonts w:hint="eastAsia"/>
        </w:rPr>
        <w:t xml:space="preserve"> </w:t>
      </w:r>
      <w:r w:rsidRPr="00F03275" w:rsidR="00025556">
        <w:rPr>
          <w:rFonts w:hint="eastAsia"/>
        </w:rPr>
        <w:t>[</w:t>
      </w:r>
      <w:r w:rsidRPr="00F03275" w:rsidR="00025556">
        <w:t>iTC_CC_ATP_SwHA-0099</w:t>
      </w:r>
      <w:r w:rsidRPr="00F03275" w:rsidR="00025556">
        <w:rPr>
          <w:rFonts w:hint="eastAsia"/>
        </w:rPr>
        <w:t>]</w:t>
      </w:r>
    </w:p>
    <w:p w:rsidRPr="00B77C27" w:rsidR="001E18B0" w:rsidP="000C0D62" w:rsidRDefault="001E18B0">
      <w:pPr>
        <w:pStyle w:val="ReqtifyAltQ"/>
      </w:pPr>
      <w:r w:rsidRPr="00B77C27">
        <w:t>[End]</w:t>
      </w:r>
    </w:p>
    <w:p w:rsidR="001E18B0" w:rsidP="00C93484" w:rsidRDefault="001E18B0">
      <w:pPr>
        <w:pStyle w:val="Reqtify"/>
      </w:pPr>
    </w:p>
    <w:p w:rsidR="001E18B0" w:rsidP="00C93484" w:rsidRDefault="001E18B0">
      <w:pPr>
        <w:pStyle w:val="Reqtify"/>
      </w:pPr>
    </w:p>
    <w:p w:rsidR="005D65A8" w:rsidP="00934391" w:rsidRDefault="005D65A8">
      <w:pPr>
        <w:pStyle w:val="3"/>
      </w:pPr>
      <w:r>
        <w:rPr>
          <w:rFonts w:hint="eastAsia"/>
        </w:rPr>
        <w:lastRenderedPageBreak/>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7"/>
        <w:gridCol w:w="1558"/>
        <w:gridCol w:w="2706"/>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E92EF5" w:rsidTr="00B54350">
        <w:tc>
          <w:tcPr>
            <w:tcW w:w="1720" w:type="pct"/>
            <w:tcBorders>
              <w:top w:val="single" w:color="000000" w:sz="4" w:space="0"/>
            </w:tcBorders>
            <w:shd w:val="clear" w:color="auto" w:fill="auto"/>
          </w:tcPr>
          <w:p w:rsidR="00E92EF5" w:rsidP="00591D6B" w:rsidRDefault="00532AED">
            <w:pPr>
              <w:pStyle w:val="AltB0"/>
            </w:pPr>
            <w:hyperlink w:history="1" w:anchor="LocPermanentFailure">
              <w:r w:rsidR="00E92EF5">
                <w:rPr>
                  <w:rStyle w:val="ac"/>
                </w:rPr>
                <w:t>LocPermanentFailure</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B54350">
        <w:tc>
          <w:tcPr>
            <w:tcW w:w="1720" w:type="pct"/>
            <w:shd w:val="clear" w:color="auto" w:fill="auto"/>
          </w:tcPr>
          <w:p w:rsidR="00E92EF5" w:rsidP="00591D6B" w:rsidRDefault="00532AED">
            <w:pPr>
              <w:pStyle w:val="AltB0"/>
            </w:pPr>
            <w:hyperlink w:history="1" w:anchor="TrainLocalized">
              <w:r w:rsidR="00A57FC8">
                <w:rPr>
                  <w:rStyle w:val="ac"/>
                </w:rPr>
                <w:t>TrainLocalized</w:t>
              </w:r>
            </w:hyperlink>
          </w:p>
        </w:tc>
        <w:tc>
          <w:tcPr>
            <w:tcW w:w="984" w:type="pct"/>
          </w:tcPr>
          <w:p w:rsidR="00E92EF5" w:rsidP="00591D6B" w:rsidRDefault="00E92EF5">
            <w:pPr>
              <w:pStyle w:val="AltB0"/>
            </w:pPr>
            <w:r>
              <w:rPr>
                <w:rFonts w:hint="eastAsia"/>
              </w:rPr>
              <w:t>√</w:t>
            </w:r>
          </w:p>
        </w:tc>
        <w:tc>
          <w:tcPr>
            <w:tcW w:w="839" w:type="pct"/>
            <w:shd w:val="clear" w:color="auto" w:fill="auto"/>
          </w:tcPr>
          <w:p w:rsidR="00E92EF5" w:rsidP="00591D6B" w:rsidRDefault="00E92EF5">
            <w:pPr>
              <w:pStyle w:val="AltB0"/>
            </w:pPr>
            <w:r>
              <w:rPr>
                <w:rFonts w:hint="eastAsia"/>
              </w:rPr>
              <w:t>√</w:t>
            </w:r>
          </w:p>
        </w:tc>
        <w:tc>
          <w:tcPr>
            <w:tcW w:w="145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1118D" w:rsidTr="00B54350">
        <w:tc>
          <w:tcPr>
            <w:tcW w:w="1720" w:type="pct"/>
            <w:shd w:val="clear" w:color="auto" w:fill="auto"/>
          </w:tcPr>
          <w:p w:rsidR="00B1118D" w:rsidP="00591D6B" w:rsidRDefault="00532AED">
            <w:pPr>
              <w:pStyle w:val="AltB0"/>
            </w:pPr>
            <w:hyperlink w:history="1" w:anchor="TrainLocation">
              <w:r w:rsidR="00B1118D">
                <w:rPr>
                  <w:rStyle w:val="ac"/>
                </w:rPr>
                <w:t>TrainLocation</w:t>
              </w:r>
            </w:hyperlink>
          </w:p>
        </w:tc>
        <w:tc>
          <w:tcPr>
            <w:tcW w:w="984" w:type="pct"/>
          </w:tcPr>
          <w:p w:rsidR="00B1118D" w:rsidP="00591D6B" w:rsidRDefault="00B1118D">
            <w:pPr>
              <w:pStyle w:val="AltB0"/>
            </w:pPr>
            <w:r>
              <w:rPr>
                <w:rFonts w:hint="eastAsia"/>
              </w:rPr>
              <w:t>√</w:t>
            </w:r>
          </w:p>
        </w:tc>
        <w:tc>
          <w:tcPr>
            <w:tcW w:w="839" w:type="pct"/>
            <w:shd w:val="clear" w:color="auto" w:fill="auto"/>
          </w:tcPr>
          <w:p w:rsidR="00B1118D" w:rsidP="00591D6B" w:rsidRDefault="00B1118D">
            <w:pPr>
              <w:pStyle w:val="AltB0"/>
            </w:pPr>
            <w:r>
              <w:rPr>
                <w:rFonts w:hint="eastAsia"/>
              </w:rPr>
              <w:t>√</w:t>
            </w:r>
          </w:p>
        </w:tc>
        <w:tc>
          <w:tcPr>
            <w:tcW w:w="1457" w:type="pct"/>
            <w:shd w:val="clear" w:color="auto" w:fill="auto"/>
          </w:tcPr>
          <w:p w:rsidR="00B1118D" w:rsidP="00591D6B" w:rsidRDefault="000D080E">
            <w:pPr>
              <w:pStyle w:val="AltB0"/>
            </w:pPr>
            <w:r>
              <w:fldChar w:fldCharType="begin"/>
            </w:r>
            <w:r>
              <w:instrText xml:space="preserve"> REF ST_LOCATION_TRAIN \h </w:instrText>
            </w:r>
            <w:r>
              <w:fldChar w:fldCharType="separate"/>
            </w:r>
            <w:r w:rsidRPr="00190111" w:rsidR="00DE178B">
              <w:rPr>
                <w:rStyle w:val="DATATYPE"/>
              </w:rPr>
              <w:t>ST_</w:t>
            </w:r>
            <w:r w:rsidRPr="00190111" w:rsidR="00DE178B">
              <w:rPr>
                <w:rStyle w:val="DATATYPE"/>
                <w:rFonts w:hint="eastAsia"/>
              </w:rPr>
              <w:t>LOCATION</w:t>
            </w:r>
            <w:r w:rsidR="00DE178B">
              <w:rPr>
                <w:rStyle w:val="DATATYPE"/>
                <w:rFonts w:hint="eastAsia"/>
              </w:rPr>
              <w:t>_TRAIN</w:t>
            </w:r>
            <w:r>
              <w:fldChar w:fldCharType="end"/>
            </w:r>
          </w:p>
        </w:tc>
      </w:tr>
      <w:tr w:rsidR="00B1118D" w:rsidTr="00B54350">
        <w:tc>
          <w:tcPr>
            <w:tcW w:w="1720" w:type="pct"/>
            <w:shd w:val="clear" w:color="auto" w:fill="auto"/>
          </w:tcPr>
          <w:p w:rsidR="00B1118D" w:rsidP="00591D6B" w:rsidRDefault="00532AED">
            <w:pPr>
              <w:pStyle w:val="AltB0"/>
            </w:pPr>
            <w:hyperlink w:history="1" w:anchor="TrainRealignmentOnBeacon">
              <w:r w:rsidR="00B1118D">
                <w:rPr>
                  <w:rStyle w:val="ac"/>
                </w:rPr>
                <w:t>TrainRealignmentOnBeacon</w:t>
              </w:r>
            </w:hyperlink>
          </w:p>
        </w:tc>
        <w:tc>
          <w:tcPr>
            <w:tcW w:w="984" w:type="pct"/>
          </w:tcPr>
          <w:p w:rsidR="00B1118D" w:rsidP="00591D6B" w:rsidRDefault="00B1118D">
            <w:pPr>
              <w:pStyle w:val="AltB0"/>
            </w:pPr>
            <w:r>
              <w:rPr>
                <w:rFonts w:hint="eastAsia"/>
              </w:rPr>
              <w:t>√</w:t>
            </w:r>
          </w:p>
        </w:tc>
        <w:tc>
          <w:tcPr>
            <w:tcW w:w="839" w:type="pct"/>
            <w:shd w:val="clear" w:color="auto" w:fill="auto"/>
          </w:tcPr>
          <w:p w:rsidR="00B1118D" w:rsidP="00591D6B" w:rsidRDefault="00B1118D">
            <w:pPr>
              <w:pStyle w:val="AltB0"/>
            </w:pPr>
            <w:r>
              <w:rPr>
                <w:rFonts w:hint="eastAsia"/>
              </w:rPr>
              <w:t>√</w:t>
            </w:r>
          </w:p>
        </w:tc>
        <w:tc>
          <w:tcPr>
            <w:tcW w:w="1457" w:type="pct"/>
            <w:shd w:val="clear" w:color="auto" w:fill="auto"/>
          </w:tcPr>
          <w:p w:rsidR="00B1118D"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E318FF" w:rsidP="00C93484" w:rsidRDefault="00E318FF">
      <w:pPr>
        <w:pStyle w:val="Reqtify"/>
      </w:pPr>
    </w:p>
    <w:p w:rsidR="008334E2" w:rsidP="00F23398" w:rsidRDefault="009460C0">
      <w:pPr>
        <w:pStyle w:val="2"/>
        <w:ind w:left="756" w:hanging="756"/>
      </w:pPr>
      <w:bookmarkStart w:name="_Toc348357052" w:id="6109"/>
      <w:bookmarkStart w:name="_Ref345055747" w:id="6110"/>
      <w:bookmarkStart w:name="_Toc349030465" w:id="6111"/>
      <w:bookmarkStart w:name="_Toc347566598" w:id="6112"/>
      <w:bookmarkStart w:name="_Toc345689263" w:id="6113"/>
      <w:bookmarkStart w:name="_Toc376182964" w:id="6114"/>
      <w:bookmarkStart w:name="_Toc392229944" w:id="6115"/>
      <w:r>
        <w:rPr>
          <w:rFonts w:hint="eastAsia"/>
        </w:rPr>
        <w:t>F</w:t>
      </w:r>
      <w:r w:rsidR="00DF0FB4">
        <w:rPr>
          <w:rFonts w:hint="eastAsia"/>
        </w:rPr>
        <w:t>3</w:t>
      </w:r>
      <w:r w:rsidR="00BD66EF">
        <w:rPr>
          <w:rFonts w:hint="eastAsia"/>
        </w:rPr>
        <w:t>3</w:t>
      </w:r>
      <w:r>
        <w:rPr>
          <w:rFonts w:hint="eastAsia"/>
        </w:rPr>
        <w:t>-</w:t>
      </w:r>
      <w:r w:rsidR="004B5A9A">
        <w:rPr>
          <w:rFonts w:hint="eastAsia"/>
        </w:rPr>
        <w:t>Confirm Train</w:t>
      </w:r>
      <w:r w:rsidR="0077474C">
        <w:rPr>
          <w:rFonts w:hint="eastAsia"/>
        </w:rPr>
        <w:t xml:space="preserve"> Localization</w:t>
      </w:r>
      <w:bookmarkEnd w:id="6109"/>
      <w:bookmarkEnd w:id="6110"/>
      <w:bookmarkEnd w:id="6111"/>
      <w:bookmarkEnd w:id="6112"/>
      <w:bookmarkEnd w:id="6113"/>
      <w:bookmarkEnd w:id="6114"/>
      <w:bookmarkEnd w:id="6115"/>
    </w:p>
    <w:p w:rsidR="00896D6D" w:rsidP="00C93484" w:rsidRDefault="00896D6D">
      <w:pPr>
        <w:pStyle w:val="Reqtify"/>
      </w:pPr>
    </w:p>
    <w:p w:rsidR="00896D6D" w:rsidP="00934391" w:rsidRDefault="00896D6D">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254"/>
        <w:gridCol w:w="1137"/>
        <w:gridCol w:w="3895"/>
      </w:tblGrid>
      <w:tr w:rsidRPr="00785CC7" w:rsidR="00DC09A5" w:rsidTr="0063035C">
        <w:tc>
          <w:tcPr>
            <w:tcW w:w="2291"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612"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2097"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447660" w:rsidTr="0063035C">
        <w:tc>
          <w:tcPr>
            <w:tcW w:w="2291" w:type="pct"/>
            <w:tcBorders>
              <w:top w:val="single" w:color="000000" w:sz="4" w:space="0"/>
            </w:tcBorders>
            <w:shd w:val="clear" w:color="auto" w:fill="auto"/>
          </w:tcPr>
          <w:p w:rsidR="00447660" w:rsidP="00591D6B" w:rsidRDefault="00532AED">
            <w:pPr>
              <w:pStyle w:val="AltB0"/>
            </w:pPr>
            <w:hyperlink w:history="1" w:anchor="ATOcontrolTimeValid">
              <w:r w:rsidR="00447660">
                <w:rPr>
                  <w:rStyle w:val="ac"/>
                </w:rPr>
                <w:t>ATOcontrolTimeValid</w:t>
              </w:r>
            </w:hyperlink>
          </w:p>
        </w:tc>
        <w:tc>
          <w:tcPr>
            <w:tcW w:w="612" w:type="pct"/>
            <w:tcBorders>
              <w:top w:val="single" w:color="000000" w:sz="4" w:space="0"/>
            </w:tcBorders>
            <w:shd w:val="clear" w:color="auto" w:fill="auto"/>
          </w:tcPr>
          <w:p w:rsidR="00447660" w:rsidP="00591D6B" w:rsidRDefault="00447660">
            <w:pPr>
              <w:pStyle w:val="AltB0"/>
            </w:pPr>
            <w:r>
              <w:rPr>
                <w:rFonts w:hint="eastAsia"/>
              </w:rPr>
              <w:t>Internal</w:t>
            </w:r>
          </w:p>
        </w:tc>
        <w:tc>
          <w:tcPr>
            <w:tcW w:w="2097" w:type="pct"/>
            <w:tcBorders>
              <w:top w:val="single" w:color="000000" w:sz="4" w:space="0"/>
            </w:tcBorders>
            <w:shd w:val="clear" w:color="auto" w:fill="auto"/>
          </w:tcPr>
          <w:p w:rsidR="00447660" w:rsidP="00591D6B" w:rsidRDefault="00447660">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69164B" w:rsidTr="0063035C">
        <w:tc>
          <w:tcPr>
            <w:tcW w:w="2291" w:type="pct"/>
            <w:shd w:val="clear" w:color="auto" w:fill="auto"/>
          </w:tcPr>
          <w:p w:rsidR="0069164B" w:rsidP="00591D6B" w:rsidRDefault="00532AED">
            <w:pPr>
              <w:pStyle w:val="AltB0"/>
            </w:pPr>
            <w:hyperlink w:history="1" w:anchor="ATPsetting">
              <w:r w:rsidR="0069164B">
                <w:rPr>
                  <w:rStyle w:val="ac"/>
                </w:rPr>
                <w:t>ATPsetting</w:t>
              </w:r>
            </w:hyperlink>
          </w:p>
        </w:tc>
        <w:tc>
          <w:tcPr>
            <w:tcW w:w="612" w:type="pct"/>
            <w:shd w:val="clear" w:color="auto" w:fill="auto"/>
          </w:tcPr>
          <w:p w:rsidR="0069164B" w:rsidP="00591D6B" w:rsidRDefault="0069164B">
            <w:pPr>
              <w:pStyle w:val="AltB0"/>
            </w:pPr>
            <w:r>
              <w:rPr>
                <w:rFonts w:hint="eastAsia"/>
              </w:rPr>
              <w:t>Internal</w:t>
            </w:r>
          </w:p>
        </w:tc>
        <w:tc>
          <w:tcPr>
            <w:tcW w:w="2097" w:type="pct"/>
            <w:shd w:val="clear" w:color="auto" w:fill="auto"/>
          </w:tcPr>
          <w:p w:rsidR="0069164B" w:rsidP="00591D6B" w:rsidRDefault="0069164B">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69164B" w:rsidTr="0063035C">
        <w:tc>
          <w:tcPr>
            <w:tcW w:w="2291" w:type="pct"/>
            <w:shd w:val="clear" w:color="auto" w:fill="auto"/>
          </w:tcPr>
          <w:p w:rsidR="0069164B" w:rsidP="00591D6B" w:rsidRDefault="00532AED">
            <w:pPr>
              <w:pStyle w:val="AltB0"/>
            </w:pPr>
            <w:hyperlink w:history="1" w:anchor="ATPtime">
              <w:r w:rsidR="0069164B">
                <w:rPr>
                  <w:rStyle w:val="ac"/>
                </w:rPr>
                <w:t>ATPtime</w:t>
              </w:r>
            </w:hyperlink>
          </w:p>
        </w:tc>
        <w:tc>
          <w:tcPr>
            <w:tcW w:w="612" w:type="pct"/>
            <w:shd w:val="clear" w:color="auto" w:fill="auto"/>
          </w:tcPr>
          <w:p w:rsidR="0069164B" w:rsidP="00591D6B" w:rsidRDefault="0069164B">
            <w:pPr>
              <w:pStyle w:val="AltB0"/>
            </w:pPr>
            <w:r>
              <w:rPr>
                <w:rFonts w:hint="eastAsia"/>
              </w:rPr>
              <w:t>Internal</w:t>
            </w:r>
          </w:p>
        </w:tc>
        <w:tc>
          <w:tcPr>
            <w:tcW w:w="2097" w:type="pct"/>
            <w:shd w:val="clear" w:color="auto" w:fill="auto"/>
          </w:tcPr>
          <w:p w:rsidR="0069164B" w:rsidP="00591D6B" w:rsidRDefault="0069164B">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BE1A2B" w:rsidTr="0063035C">
        <w:tc>
          <w:tcPr>
            <w:tcW w:w="2291" w:type="pct"/>
            <w:shd w:val="clear" w:color="auto" w:fill="auto"/>
          </w:tcPr>
          <w:p w:rsidR="00BE1A2B" w:rsidP="00591D6B" w:rsidRDefault="00532AED">
            <w:pPr>
              <w:pStyle w:val="AltB0"/>
            </w:pPr>
            <w:hyperlink w:history="1" w:anchor="BlockModeEOAvalid">
              <w:r w:rsidRPr="00BE1A2B" w:rsidR="00BE1A2B">
                <w:rPr>
                  <w:rStyle w:val="ac"/>
                </w:rPr>
                <w:t>BlockModeEOAvalid</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_Ref345055764 \h </w:instrText>
            </w:r>
            <w:r>
              <w:fldChar w:fldCharType="separate"/>
            </w:r>
            <w:r w:rsidR="00DE178B">
              <w:rPr>
                <w:rFonts w:hint="eastAsia"/>
              </w:rPr>
              <w:t>F41-Determine the EOA</w:t>
            </w:r>
            <w:r>
              <w:fldChar w:fldCharType="end"/>
            </w:r>
          </w:p>
        </w:tc>
      </w:tr>
      <w:tr w:rsidR="00BE1A2B" w:rsidTr="0063035C">
        <w:tc>
          <w:tcPr>
            <w:tcW w:w="2291" w:type="pct"/>
            <w:shd w:val="clear" w:color="auto" w:fill="auto"/>
          </w:tcPr>
          <w:p w:rsidR="00BE1A2B" w:rsidP="00591D6B" w:rsidRDefault="00532AED">
            <w:pPr>
              <w:pStyle w:val="AltB0"/>
            </w:pPr>
            <w:hyperlink w:history="1" w:anchor="BlockModeUsed">
              <w:r w:rsidR="00BE1A2B">
                <w:rPr>
                  <w:rStyle w:val="ac"/>
                </w:rPr>
                <w:t>BlockModeUsed</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_Ref345055584 \h </w:instrText>
            </w:r>
            <w:r>
              <w:fldChar w:fldCharType="separate"/>
            </w:r>
            <w:r w:rsidRPr="006E3B52" w:rsidR="00DE178B">
              <w:rPr>
                <w:rFonts w:hint="eastAsia"/>
              </w:rPr>
              <w:t>F</w:t>
            </w:r>
            <w:r w:rsidR="00DE178B">
              <w:rPr>
                <w:rFonts w:hint="eastAsia"/>
              </w:rPr>
              <w:t>14</w:t>
            </w:r>
            <w:r w:rsidRPr="006E3B52" w:rsidR="00DE178B">
              <w:rPr>
                <w:rFonts w:hint="eastAsia"/>
              </w:rPr>
              <w:t xml:space="preserve">-Manage </w:t>
            </w:r>
            <w:r w:rsidR="00DE178B">
              <w:rPr>
                <w:rFonts w:hint="eastAsia"/>
              </w:rPr>
              <w:t>Variants</w:t>
            </w:r>
            <w:r w:rsidRPr="006E3B52" w:rsidR="00DE178B">
              <w:rPr>
                <w:rFonts w:hint="eastAsia"/>
              </w:rPr>
              <w:t xml:space="preserve"> in Block Mode</w:t>
            </w:r>
            <w:r>
              <w:fldChar w:fldCharType="end"/>
            </w:r>
          </w:p>
        </w:tc>
      </w:tr>
      <w:tr w:rsidR="00BE1A2B" w:rsidTr="0063035C">
        <w:tc>
          <w:tcPr>
            <w:tcW w:w="2291" w:type="pct"/>
            <w:shd w:val="clear" w:color="auto" w:fill="auto"/>
          </w:tcPr>
          <w:p w:rsidR="00BE1A2B" w:rsidP="00591D6B" w:rsidRDefault="00532AED">
            <w:pPr>
              <w:pStyle w:val="AltB0"/>
            </w:pPr>
            <w:hyperlink w:history="1" w:anchor="End2RunningForward">
              <w:r w:rsidR="00BE1A2B">
                <w:rPr>
                  <w:rStyle w:val="ac"/>
                </w:rPr>
                <w:t>End2RunningForward</w:t>
              </w:r>
            </w:hyperlink>
          </w:p>
        </w:tc>
        <w:tc>
          <w:tcPr>
            <w:tcW w:w="612" w:type="pct"/>
            <w:shd w:val="clear" w:color="auto" w:fill="auto"/>
          </w:tcPr>
          <w:p w:rsidRPr="00C9091D" w:rsidR="00BE1A2B" w:rsidP="00591D6B" w:rsidRDefault="00BE1A2B">
            <w:pPr>
              <w:pStyle w:val="AltB0"/>
            </w:pPr>
            <w:r>
              <w:rPr>
                <w:rFonts w:hint="eastAsia"/>
              </w:rPr>
              <w:t>Internal</w:t>
            </w:r>
          </w:p>
        </w:tc>
        <w:tc>
          <w:tcPr>
            <w:tcW w:w="2097" w:type="pct"/>
            <w:shd w:val="clear" w:color="auto" w:fill="auto"/>
          </w:tcPr>
          <w:p w:rsidR="00BE1A2B" w:rsidP="00591D6B" w:rsidRDefault="00ED222A">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BE1A2B" w:rsidTr="0063035C">
        <w:tc>
          <w:tcPr>
            <w:tcW w:w="2291" w:type="pct"/>
            <w:shd w:val="clear" w:color="auto" w:fill="auto"/>
          </w:tcPr>
          <w:p w:rsidR="00BE1A2B" w:rsidP="00591D6B" w:rsidRDefault="00532AED">
            <w:pPr>
              <w:pStyle w:val="AltB0"/>
            </w:pPr>
            <w:hyperlink w:history="1" w:anchor="MovingInitialByBeacon">
              <w:r w:rsidR="00BE1A2B">
                <w:rPr>
                  <w:rStyle w:val="ac"/>
                </w:rPr>
                <w:t>MovingInitialByBeacon</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_Ref345055728 \h </w:instrText>
            </w:r>
            <w:r>
              <w:fldChar w:fldCharType="separate"/>
            </w:r>
            <w:r w:rsidR="00DE178B">
              <w:rPr>
                <w:rFonts w:hint="eastAsia"/>
              </w:rPr>
              <w:t>F31-Initialize Train Location</w:t>
            </w:r>
            <w:r>
              <w:fldChar w:fldCharType="end"/>
            </w:r>
          </w:p>
        </w:tc>
      </w:tr>
      <w:tr w:rsidR="00BE1A2B" w:rsidTr="0063035C">
        <w:tc>
          <w:tcPr>
            <w:tcW w:w="2291" w:type="pct"/>
            <w:shd w:val="clear" w:color="auto" w:fill="auto"/>
          </w:tcPr>
          <w:p w:rsidR="00BE1A2B" w:rsidP="00591D6B" w:rsidRDefault="00532AED">
            <w:pPr>
              <w:pStyle w:val="AltB0"/>
            </w:pPr>
            <w:hyperlink w:history="1" w:anchor="NonVitalRequest">
              <w:r w:rsidR="00BE1A2B">
                <w:rPr>
                  <w:rStyle w:val="ac"/>
                </w:rPr>
                <w:t>NonVitalRequest</w:t>
              </w:r>
            </w:hyperlink>
          </w:p>
        </w:tc>
        <w:tc>
          <w:tcPr>
            <w:tcW w:w="612" w:type="pct"/>
            <w:shd w:val="clear" w:color="auto" w:fill="auto"/>
          </w:tcPr>
          <w:p w:rsidR="00BE1A2B" w:rsidP="00591D6B" w:rsidRDefault="00BE1A2B">
            <w:pPr>
              <w:pStyle w:val="AltB0"/>
            </w:pPr>
            <w:r>
              <w:rPr>
                <w:rFonts w:hint="eastAsia"/>
              </w:rPr>
              <w:t>External</w:t>
            </w:r>
          </w:p>
        </w:tc>
        <w:tc>
          <w:tcPr>
            <w:tcW w:w="2097" w:type="pct"/>
            <w:shd w:val="clear" w:color="auto" w:fill="auto"/>
          </w:tcPr>
          <w:p w:rsidR="00BE1A2B" w:rsidP="00591D6B" w:rsidRDefault="00BE1A2B">
            <w:pPr>
              <w:pStyle w:val="AltB0"/>
            </w:pPr>
            <w:r>
              <w:fldChar w:fldCharType="begin"/>
            </w:r>
            <w:r>
              <w:instrText xml:space="preserve"> REF _Ref348357813 \h </w:instrText>
            </w:r>
            <w:r>
              <w:fldChar w:fldCharType="separate"/>
            </w:r>
            <w:r w:rsidR="00DE178B">
              <w:rPr>
                <w:rFonts w:hint="eastAsia"/>
              </w:rPr>
              <w:t>Interface with CC Non Vital</w:t>
            </w:r>
            <w:r>
              <w:fldChar w:fldCharType="end"/>
            </w:r>
          </w:p>
        </w:tc>
      </w:tr>
      <w:tr w:rsidR="00BE1A2B" w:rsidTr="0063035C">
        <w:tc>
          <w:tcPr>
            <w:tcW w:w="2291" w:type="pct"/>
            <w:shd w:val="clear" w:color="auto" w:fill="auto"/>
          </w:tcPr>
          <w:p w:rsidR="00BE1A2B" w:rsidP="00591D6B" w:rsidRDefault="00532AED">
            <w:pPr>
              <w:pStyle w:val="AltB0"/>
            </w:pPr>
            <w:hyperlink w:history="1" w:anchor="Offline">
              <w:r w:rsidR="00BE1A2B">
                <w:rPr>
                  <w:rStyle w:val="ac"/>
                </w:rPr>
                <w:t>Offline</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BE1A2B" w:rsidTr="0063035C">
        <w:tc>
          <w:tcPr>
            <w:tcW w:w="2291" w:type="pct"/>
            <w:shd w:val="clear" w:color="auto" w:fill="auto"/>
          </w:tcPr>
          <w:p w:rsidR="00BE1A2B" w:rsidP="00591D6B" w:rsidRDefault="00532AED">
            <w:pPr>
              <w:pStyle w:val="AltB0"/>
            </w:pPr>
            <w:hyperlink w:history="1" w:anchor="OtherATP">
              <w:r w:rsidR="00BE1A2B">
                <w:rPr>
                  <w:rStyle w:val="ac"/>
                </w:rPr>
                <w:t>OtherATP</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BE1A2B" w:rsidTr="0063035C">
        <w:tc>
          <w:tcPr>
            <w:tcW w:w="2291" w:type="pct"/>
            <w:shd w:val="clear" w:color="auto" w:fill="auto"/>
          </w:tcPr>
          <w:p w:rsidR="00BE1A2B" w:rsidP="00591D6B" w:rsidRDefault="00532AED">
            <w:pPr>
              <w:pStyle w:val="AltB0"/>
            </w:pPr>
            <w:hyperlink w:history="1" w:anchor="SubSystemId">
              <w:r w:rsidR="00BE1A2B">
                <w:rPr>
                  <w:rStyle w:val="ac"/>
                </w:rPr>
                <w:t>SubSystemId</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BE1A2B" w:rsidTr="0063035C">
        <w:tc>
          <w:tcPr>
            <w:tcW w:w="2291" w:type="pct"/>
            <w:shd w:val="clear" w:color="auto" w:fill="auto"/>
          </w:tcPr>
          <w:p w:rsidR="00BE1A2B" w:rsidP="00591D6B" w:rsidRDefault="00532AED">
            <w:pPr>
              <w:pStyle w:val="AltB0"/>
            </w:pPr>
            <w:hyperlink w:history="1" w:anchor="TrackMap">
              <w:r w:rsidR="00BE1A2B">
                <w:rPr>
                  <w:rStyle w:val="ac"/>
                </w:rPr>
                <w:t>TrackMap</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BE1A2B" w:rsidTr="0063035C">
        <w:tc>
          <w:tcPr>
            <w:tcW w:w="2291" w:type="pct"/>
            <w:shd w:val="clear" w:color="auto" w:fill="auto"/>
          </w:tcPr>
          <w:p w:rsidR="00BE1A2B" w:rsidP="00591D6B" w:rsidRDefault="00532AED">
            <w:pPr>
              <w:pStyle w:val="AltB0"/>
            </w:pPr>
            <w:hyperlink w:history="1" w:anchor="TrainFilteredStopped">
              <w:r w:rsidR="00BE1A2B">
                <w:rPr>
                  <w:rStyle w:val="ac"/>
                </w:rPr>
                <w:t>TrainFilteredStopped</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BE1A2B" w:rsidTr="0063035C">
        <w:tc>
          <w:tcPr>
            <w:tcW w:w="2291" w:type="pct"/>
            <w:shd w:val="clear" w:color="auto" w:fill="auto"/>
          </w:tcPr>
          <w:p w:rsidR="00BE1A2B" w:rsidP="00591D6B" w:rsidRDefault="00532AED">
            <w:pPr>
              <w:pStyle w:val="AltB0"/>
            </w:pPr>
            <w:hyperlink w:history="1" w:anchor="TrainHasMoved">
              <w:r w:rsidR="00BE1A2B">
                <w:rPr>
                  <w:rStyle w:val="ac"/>
                </w:rPr>
                <w:t>TrainHasMoved</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BE1A2B" w:rsidTr="0063035C">
        <w:tc>
          <w:tcPr>
            <w:tcW w:w="2291" w:type="pct"/>
            <w:shd w:val="clear" w:color="auto" w:fill="auto"/>
          </w:tcPr>
          <w:p w:rsidR="00BE1A2B" w:rsidP="00591D6B" w:rsidRDefault="00532AED">
            <w:pPr>
              <w:pStyle w:val="AltB0"/>
            </w:pPr>
            <w:hyperlink w:history="1" w:anchor="TrainLocalized">
              <w:r w:rsidR="00BE1A2B">
                <w:rPr>
                  <w:rStyle w:val="ac"/>
                </w:rPr>
                <w:t>TrainLocalized</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_Ref345055736 \h </w:instrText>
            </w:r>
            <w:r>
              <w:fldChar w:fldCharType="separate"/>
            </w:r>
            <w:r w:rsidR="00DE178B">
              <w:rPr>
                <w:rFonts w:hint="eastAsia"/>
              </w:rPr>
              <w:t>F32-Update Train Location</w:t>
            </w:r>
            <w:r>
              <w:fldChar w:fldCharType="end"/>
            </w:r>
          </w:p>
        </w:tc>
      </w:tr>
      <w:tr w:rsidR="00BE1A2B" w:rsidTr="0063035C">
        <w:tc>
          <w:tcPr>
            <w:tcW w:w="2291" w:type="pct"/>
            <w:shd w:val="clear" w:color="auto" w:fill="auto"/>
          </w:tcPr>
          <w:p w:rsidR="00BE1A2B" w:rsidP="00591D6B" w:rsidRDefault="00532AED">
            <w:pPr>
              <w:pStyle w:val="AltB0"/>
            </w:pPr>
            <w:hyperlink w:history="1" w:anchor="TrainLocatedOnBeacon">
              <w:r w:rsidR="00BE1A2B">
                <w:rPr>
                  <w:rStyle w:val="ac"/>
                </w:rPr>
                <w:t>TrainLocatedOnBeacon</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_Ref345055728 \h </w:instrText>
            </w:r>
            <w:r>
              <w:fldChar w:fldCharType="separate"/>
            </w:r>
            <w:r w:rsidR="00DE178B">
              <w:rPr>
                <w:rFonts w:hint="eastAsia"/>
              </w:rPr>
              <w:t>F31-Initialize Train Location</w:t>
            </w:r>
            <w:r>
              <w:fldChar w:fldCharType="end"/>
            </w:r>
          </w:p>
        </w:tc>
      </w:tr>
      <w:tr w:rsidR="00BE1A2B" w:rsidTr="0063035C">
        <w:tc>
          <w:tcPr>
            <w:tcW w:w="2291" w:type="pct"/>
            <w:shd w:val="clear" w:color="auto" w:fill="auto"/>
          </w:tcPr>
          <w:p w:rsidR="00BE1A2B" w:rsidP="00591D6B" w:rsidRDefault="00532AED">
            <w:pPr>
              <w:pStyle w:val="AltB0"/>
            </w:pPr>
            <w:hyperlink w:history="1" w:anchor="TrainLocatedOnOtherATP">
              <w:r w:rsidR="00BE1A2B">
                <w:rPr>
                  <w:rStyle w:val="ac"/>
                </w:rPr>
                <w:t>TrainLocatedOnOtherATP</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_Ref345055728 \h </w:instrText>
            </w:r>
            <w:r>
              <w:fldChar w:fldCharType="separate"/>
            </w:r>
            <w:r w:rsidR="00DE178B">
              <w:rPr>
                <w:rFonts w:hint="eastAsia"/>
              </w:rPr>
              <w:t>F31-Initialize Train Location</w:t>
            </w:r>
            <w:r>
              <w:fldChar w:fldCharType="end"/>
            </w:r>
          </w:p>
        </w:tc>
      </w:tr>
      <w:tr w:rsidR="00BE1A2B" w:rsidTr="0063035C">
        <w:tc>
          <w:tcPr>
            <w:tcW w:w="2291" w:type="pct"/>
            <w:shd w:val="clear" w:color="auto" w:fill="auto"/>
          </w:tcPr>
          <w:p w:rsidR="00BE1A2B" w:rsidP="00591D6B" w:rsidRDefault="00532AED">
            <w:pPr>
              <w:pStyle w:val="AltB0"/>
            </w:pPr>
            <w:hyperlink w:history="1" w:anchor="TrainLocation">
              <w:r w:rsidR="00BE1A2B">
                <w:rPr>
                  <w:rStyle w:val="ac"/>
                </w:rPr>
                <w:t>TrainLocation</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_Ref345055736 \h </w:instrText>
            </w:r>
            <w:r>
              <w:fldChar w:fldCharType="separate"/>
            </w:r>
            <w:r w:rsidR="00DE178B">
              <w:rPr>
                <w:rFonts w:hint="eastAsia"/>
              </w:rPr>
              <w:t>F32-Update Train Location</w:t>
            </w:r>
            <w:r>
              <w:fldChar w:fldCharType="end"/>
            </w:r>
          </w:p>
        </w:tc>
      </w:tr>
      <w:tr w:rsidR="00BE1A2B" w:rsidTr="0063035C">
        <w:tc>
          <w:tcPr>
            <w:tcW w:w="2291" w:type="pct"/>
            <w:shd w:val="clear" w:color="auto" w:fill="auto"/>
          </w:tcPr>
          <w:p w:rsidR="00BE1A2B" w:rsidP="00591D6B" w:rsidRDefault="00532AED">
            <w:pPr>
              <w:pStyle w:val="AltB0"/>
            </w:pPr>
            <w:hyperlink w:history="1" w:anchor="TrainPresumablyLocalized">
              <w:r w:rsidR="00BE1A2B">
                <w:rPr>
                  <w:rStyle w:val="ac"/>
                </w:rPr>
                <w:t>TrainPresumablyLocalized</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_Ref345055728 \h </w:instrText>
            </w:r>
            <w:r>
              <w:fldChar w:fldCharType="separate"/>
            </w:r>
            <w:r w:rsidR="00DE178B">
              <w:rPr>
                <w:rFonts w:hint="eastAsia"/>
              </w:rPr>
              <w:t>F31-Initialize Train Location</w:t>
            </w:r>
            <w:r>
              <w:fldChar w:fldCharType="end"/>
            </w:r>
          </w:p>
        </w:tc>
      </w:tr>
      <w:tr w:rsidR="00BE1A2B" w:rsidTr="0063035C">
        <w:tc>
          <w:tcPr>
            <w:tcW w:w="2291" w:type="pct"/>
            <w:shd w:val="clear" w:color="auto" w:fill="auto"/>
          </w:tcPr>
          <w:p w:rsidR="00BE1A2B" w:rsidP="00591D6B" w:rsidRDefault="00532AED">
            <w:pPr>
              <w:pStyle w:val="AltB0"/>
            </w:pPr>
            <w:hyperlink w:history="1" w:anchor="TrainRealignmentOnBeacon">
              <w:r w:rsidR="00BE1A2B">
                <w:rPr>
                  <w:rStyle w:val="ac"/>
                </w:rPr>
                <w:t>TrainRealignmentOnBeacon</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_Ref345055736 \h </w:instrText>
            </w:r>
            <w:r>
              <w:fldChar w:fldCharType="separate"/>
            </w:r>
            <w:r w:rsidR="00DE178B">
              <w:rPr>
                <w:rFonts w:hint="eastAsia"/>
              </w:rPr>
              <w:t>F32-Update Train Location</w:t>
            </w:r>
            <w:r>
              <w:fldChar w:fldCharType="end"/>
            </w:r>
          </w:p>
        </w:tc>
      </w:tr>
      <w:tr w:rsidR="00BE1A2B" w:rsidTr="0063035C">
        <w:tc>
          <w:tcPr>
            <w:tcW w:w="2291" w:type="pct"/>
            <w:shd w:val="clear" w:color="auto" w:fill="auto"/>
          </w:tcPr>
          <w:p w:rsidR="00BE1A2B" w:rsidP="00591D6B" w:rsidRDefault="00532AED">
            <w:pPr>
              <w:pStyle w:val="AltB0"/>
            </w:pPr>
            <w:hyperlink w:history="1" w:anchor="TrainType">
              <w:r w:rsidR="00BE1A2B">
                <w:rPr>
                  <w:rStyle w:val="ac"/>
                </w:rPr>
                <w:t>TrainType</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BE1A2B" w:rsidTr="0063035C">
        <w:tc>
          <w:tcPr>
            <w:tcW w:w="2291" w:type="pct"/>
            <w:shd w:val="clear" w:color="auto" w:fill="auto"/>
          </w:tcPr>
          <w:p w:rsidR="00BE1A2B" w:rsidP="00591D6B" w:rsidRDefault="00532AED">
            <w:pPr>
              <w:pStyle w:val="AltB0"/>
            </w:pPr>
            <w:hyperlink w:history="1" w:anchor="WheelFilteredStopped">
              <w:r w:rsidR="00BE1A2B">
                <w:rPr>
                  <w:rStyle w:val="ac"/>
                </w:rPr>
                <w:t>WheelFilteredStopped</w:t>
              </w:r>
            </w:hyperlink>
          </w:p>
        </w:tc>
        <w:tc>
          <w:tcPr>
            <w:tcW w:w="612" w:type="pct"/>
            <w:shd w:val="clear" w:color="auto" w:fill="auto"/>
          </w:tcPr>
          <w:p w:rsidRPr="00C9091D"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_Ref345055668 \h </w:instrText>
            </w:r>
            <w:r>
              <w:fldChar w:fldCharType="separate"/>
            </w:r>
            <w:r w:rsidR="00DE178B">
              <w:rPr>
                <w:rFonts w:hint="eastAsia"/>
              </w:rPr>
              <w:t>F22-Monitor the Odometer</w:t>
            </w:r>
            <w:r>
              <w:fldChar w:fldCharType="end"/>
            </w:r>
          </w:p>
        </w:tc>
      </w:tr>
    </w:tbl>
    <w:p w:rsidR="00896D6D" w:rsidP="00C93484" w:rsidRDefault="00896D6D">
      <w:pPr>
        <w:pStyle w:val="Reqtify"/>
      </w:pPr>
    </w:p>
    <w:p w:rsidR="00896D6D" w:rsidP="00934391" w:rsidRDefault="00896D6D">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7"/>
        <w:gridCol w:w="1558"/>
        <w:gridCol w:w="2706"/>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ClearingMemLocRequest">
              <w:r w:rsidR="00E92EF5">
                <w:rPr>
                  <w:rStyle w:val="ac"/>
                </w:rPr>
                <w:t>ClearingMemLocRequest</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DriverInCab_1">
              <w:r w:rsidR="00E92EF5">
                <w:rPr>
                  <w:rStyle w:val="ac"/>
                </w:rPr>
                <w:t>DriverInCab_1</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DriverInCab_2">
              <w:r w:rsidR="00E92EF5">
                <w:rPr>
                  <w:rStyle w:val="ac"/>
                </w:rPr>
                <w:t>DriverInCab_2</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DriverInTrain">
              <w:r w:rsidR="00E92EF5">
                <w:rPr>
                  <w:rStyle w:val="ac"/>
                </w:rPr>
                <w:t>DriverInTrain</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5070A5" w:rsidTr="0063035C">
        <w:tc>
          <w:tcPr>
            <w:tcW w:w="1720" w:type="pct"/>
            <w:tcBorders>
              <w:top w:val="single" w:color="000000" w:sz="4" w:space="0"/>
            </w:tcBorders>
            <w:shd w:val="clear" w:color="auto" w:fill="auto"/>
          </w:tcPr>
          <w:p w:rsidR="005070A5" w:rsidP="00591D6B" w:rsidRDefault="00532AED">
            <w:pPr>
              <w:pStyle w:val="AltB0"/>
            </w:pPr>
            <w:hyperlink w:history="1" w:anchor="LocationPathKnown">
              <w:r w:rsidRPr="008A1EEB" w:rsidR="005070A5">
                <w:rPr>
                  <w:rStyle w:val="ac"/>
                  <w:rFonts w:hint="eastAsia"/>
                </w:rPr>
                <w:t>LocationPathKnown</w:t>
              </w:r>
            </w:hyperlink>
          </w:p>
        </w:tc>
        <w:tc>
          <w:tcPr>
            <w:tcW w:w="984" w:type="pct"/>
            <w:tcBorders>
              <w:top w:val="single" w:color="000000" w:sz="4" w:space="0"/>
            </w:tcBorders>
          </w:tcPr>
          <w:p w:rsidR="005070A5" w:rsidP="00591D6B" w:rsidRDefault="005070A5">
            <w:pPr>
              <w:pStyle w:val="AltB0"/>
            </w:pPr>
            <w:r>
              <w:rPr>
                <w:rFonts w:hint="eastAsia"/>
              </w:rPr>
              <w:t>√</w:t>
            </w:r>
          </w:p>
        </w:tc>
        <w:tc>
          <w:tcPr>
            <w:tcW w:w="839" w:type="pct"/>
            <w:tcBorders>
              <w:top w:val="single" w:color="000000" w:sz="4" w:space="0"/>
            </w:tcBorders>
            <w:shd w:val="clear" w:color="auto" w:fill="auto"/>
          </w:tcPr>
          <w:p w:rsidR="005070A5" w:rsidP="00591D6B" w:rsidRDefault="005070A5">
            <w:pPr>
              <w:pStyle w:val="AltB0"/>
            </w:pPr>
            <w:r>
              <w:rPr>
                <w:rFonts w:hint="eastAsia"/>
              </w:rPr>
              <w:t>√</w:t>
            </w:r>
          </w:p>
        </w:tc>
        <w:tc>
          <w:tcPr>
            <w:tcW w:w="1457" w:type="pct"/>
            <w:tcBorders>
              <w:top w:val="single" w:color="000000" w:sz="4" w:space="0"/>
            </w:tcBorders>
            <w:shd w:val="clear" w:color="auto" w:fill="auto"/>
          </w:tcPr>
          <w:p w:rsidR="005070A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5070A5" w:rsidTr="0063035C">
        <w:tc>
          <w:tcPr>
            <w:tcW w:w="1720" w:type="pct"/>
            <w:tcBorders>
              <w:top w:val="single" w:color="000000" w:sz="4" w:space="0"/>
            </w:tcBorders>
            <w:shd w:val="clear" w:color="auto" w:fill="auto"/>
          </w:tcPr>
          <w:p w:rsidR="005070A5" w:rsidP="00591D6B" w:rsidRDefault="00532AED">
            <w:pPr>
              <w:pStyle w:val="AltB0"/>
            </w:pPr>
            <w:hyperlink w:history="1" w:anchor="LocationUncertaintyExceedTime">
              <w:r w:rsidR="005070A5">
                <w:rPr>
                  <w:rStyle w:val="ac"/>
                </w:rPr>
                <w:t>LocationUncertaintyExceedTime</w:t>
              </w:r>
            </w:hyperlink>
          </w:p>
        </w:tc>
        <w:tc>
          <w:tcPr>
            <w:tcW w:w="984" w:type="pct"/>
            <w:tcBorders>
              <w:top w:val="single" w:color="000000" w:sz="4" w:space="0"/>
            </w:tcBorders>
          </w:tcPr>
          <w:p w:rsidR="005070A5" w:rsidP="00591D6B" w:rsidRDefault="005070A5">
            <w:pPr>
              <w:pStyle w:val="AltB0"/>
            </w:pPr>
            <w:r>
              <w:rPr>
                <w:rFonts w:hint="eastAsia"/>
              </w:rPr>
              <w:t>√</w:t>
            </w:r>
          </w:p>
        </w:tc>
        <w:tc>
          <w:tcPr>
            <w:tcW w:w="839" w:type="pct"/>
            <w:tcBorders>
              <w:top w:val="single" w:color="000000" w:sz="4" w:space="0"/>
            </w:tcBorders>
            <w:shd w:val="clear" w:color="auto" w:fill="auto"/>
          </w:tcPr>
          <w:p w:rsidR="005070A5" w:rsidP="00591D6B" w:rsidRDefault="005070A5">
            <w:pPr>
              <w:pStyle w:val="AltB0"/>
            </w:pPr>
            <w:r>
              <w:rPr>
                <w:rFonts w:hint="eastAsia"/>
              </w:rPr>
              <w:t>√</w:t>
            </w:r>
          </w:p>
        </w:tc>
        <w:tc>
          <w:tcPr>
            <w:tcW w:w="1457" w:type="pct"/>
            <w:tcBorders>
              <w:top w:val="single" w:color="000000" w:sz="4" w:space="0"/>
            </w:tcBorders>
            <w:shd w:val="clear" w:color="auto" w:fill="auto"/>
          </w:tcPr>
          <w:p w:rsidR="005070A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5070A5" w:rsidTr="0063035C">
        <w:tc>
          <w:tcPr>
            <w:tcW w:w="1720" w:type="pct"/>
            <w:tcBorders>
              <w:top w:val="single" w:color="000000" w:sz="4" w:space="0"/>
            </w:tcBorders>
            <w:shd w:val="clear" w:color="auto" w:fill="auto"/>
          </w:tcPr>
          <w:p w:rsidR="005070A5" w:rsidP="00591D6B" w:rsidRDefault="00532AED">
            <w:pPr>
              <w:pStyle w:val="AltB0"/>
            </w:pPr>
            <w:hyperlink w:history="1" w:anchor="MemLocWritten">
              <w:r w:rsidR="005070A5">
                <w:rPr>
                  <w:rStyle w:val="ac"/>
                </w:rPr>
                <w:t>MemLocWritten</w:t>
              </w:r>
            </w:hyperlink>
          </w:p>
        </w:tc>
        <w:tc>
          <w:tcPr>
            <w:tcW w:w="984" w:type="pct"/>
            <w:tcBorders>
              <w:top w:val="single" w:color="000000" w:sz="4" w:space="0"/>
            </w:tcBorders>
          </w:tcPr>
          <w:p w:rsidR="005070A5" w:rsidP="00591D6B" w:rsidRDefault="005070A5">
            <w:pPr>
              <w:pStyle w:val="AltB0"/>
            </w:pPr>
            <w:r>
              <w:rPr>
                <w:rFonts w:hint="eastAsia"/>
              </w:rPr>
              <w:t>√</w:t>
            </w:r>
          </w:p>
        </w:tc>
        <w:tc>
          <w:tcPr>
            <w:tcW w:w="839" w:type="pct"/>
            <w:tcBorders>
              <w:top w:val="single" w:color="000000" w:sz="4" w:space="0"/>
            </w:tcBorders>
            <w:shd w:val="clear" w:color="auto" w:fill="auto"/>
          </w:tcPr>
          <w:p w:rsidR="005070A5" w:rsidP="00591D6B" w:rsidRDefault="005070A5">
            <w:pPr>
              <w:pStyle w:val="AltB0"/>
            </w:pPr>
            <w:r>
              <w:rPr>
                <w:rFonts w:hint="eastAsia"/>
              </w:rPr>
              <w:t>√</w:t>
            </w:r>
          </w:p>
        </w:tc>
        <w:tc>
          <w:tcPr>
            <w:tcW w:w="1457" w:type="pct"/>
            <w:tcBorders>
              <w:top w:val="single" w:color="000000" w:sz="4" w:space="0"/>
            </w:tcBorders>
            <w:shd w:val="clear" w:color="auto" w:fill="auto"/>
          </w:tcPr>
          <w:p w:rsidR="005070A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5070A5" w:rsidTr="0063035C">
        <w:tc>
          <w:tcPr>
            <w:tcW w:w="1720" w:type="pct"/>
            <w:tcBorders>
              <w:top w:val="single" w:color="000000" w:sz="4" w:space="0"/>
            </w:tcBorders>
            <w:shd w:val="clear" w:color="auto" w:fill="auto"/>
          </w:tcPr>
          <w:p w:rsidR="005070A5" w:rsidP="00591D6B" w:rsidRDefault="00532AED">
            <w:pPr>
              <w:pStyle w:val="AltB0"/>
            </w:pPr>
            <w:hyperlink w:history="1" w:anchor="NonVitalSelectedFrontEnd">
              <w:r w:rsidR="005070A5">
                <w:rPr>
                  <w:rStyle w:val="ac"/>
                </w:rPr>
                <w:t>NonVitalSelectedFrontEnd</w:t>
              </w:r>
            </w:hyperlink>
          </w:p>
        </w:tc>
        <w:tc>
          <w:tcPr>
            <w:tcW w:w="984" w:type="pct"/>
            <w:tcBorders>
              <w:top w:val="single" w:color="000000" w:sz="4" w:space="0"/>
            </w:tcBorders>
          </w:tcPr>
          <w:p w:rsidR="005070A5" w:rsidP="00591D6B" w:rsidRDefault="005070A5">
            <w:pPr>
              <w:pStyle w:val="AltB0"/>
            </w:pPr>
            <w:r>
              <w:rPr>
                <w:rFonts w:hint="eastAsia"/>
              </w:rPr>
              <w:t>×</w:t>
            </w:r>
          </w:p>
        </w:tc>
        <w:tc>
          <w:tcPr>
            <w:tcW w:w="839" w:type="pct"/>
            <w:tcBorders>
              <w:top w:val="single" w:color="000000" w:sz="4" w:space="0"/>
            </w:tcBorders>
            <w:shd w:val="clear" w:color="auto" w:fill="auto"/>
          </w:tcPr>
          <w:p w:rsidR="005070A5" w:rsidP="00591D6B" w:rsidRDefault="005070A5">
            <w:pPr>
              <w:pStyle w:val="AltB0"/>
            </w:pPr>
            <w:r>
              <w:rPr>
                <w:rFonts w:hint="eastAsia"/>
              </w:rPr>
              <w:t>√</w:t>
            </w:r>
          </w:p>
        </w:tc>
        <w:tc>
          <w:tcPr>
            <w:tcW w:w="1457" w:type="pct"/>
            <w:tcBorders>
              <w:top w:val="single" w:color="000000" w:sz="4" w:space="0"/>
            </w:tcBorders>
            <w:shd w:val="clear" w:color="auto" w:fill="auto"/>
          </w:tcPr>
          <w:p w:rsidR="005070A5" w:rsidP="00591D6B" w:rsidRDefault="005070A5">
            <w:pPr>
              <w:pStyle w:val="AltB0"/>
            </w:pPr>
            <w:r>
              <w:fldChar w:fldCharType="begin"/>
            </w:r>
            <w:r>
              <w:instrText xml:space="preserve"> REF ENUM_CAB_ID \h </w:instrText>
            </w:r>
            <w:r>
              <w:fldChar w:fldCharType="separate"/>
            </w:r>
            <w:r w:rsidRPr="00190111" w:rsidR="00DE178B">
              <w:rPr>
                <w:rStyle w:val="DATATYPE"/>
                <w:rFonts w:hint="eastAsia"/>
              </w:rPr>
              <w:t>ENUM_CAB_ID</w:t>
            </w:r>
            <w:r>
              <w:fldChar w:fldCharType="end"/>
            </w:r>
          </w:p>
        </w:tc>
      </w:tr>
      <w:tr w:rsidR="005070A5" w:rsidTr="0063035C">
        <w:tc>
          <w:tcPr>
            <w:tcW w:w="1720" w:type="pct"/>
            <w:shd w:val="clear" w:color="auto" w:fill="auto"/>
          </w:tcPr>
          <w:p w:rsidR="005070A5" w:rsidP="00591D6B" w:rsidRDefault="00532AED">
            <w:pPr>
              <w:pStyle w:val="AltB0"/>
            </w:pPr>
            <w:hyperlink w:history="1" w:anchor="WritingMemLocRequest">
              <w:r w:rsidR="005070A5">
                <w:rPr>
                  <w:rStyle w:val="ac"/>
                </w:rPr>
                <w:t>WritingMemLocRequest</w:t>
              </w:r>
            </w:hyperlink>
          </w:p>
        </w:tc>
        <w:tc>
          <w:tcPr>
            <w:tcW w:w="984" w:type="pct"/>
          </w:tcPr>
          <w:p w:rsidR="005070A5" w:rsidP="00591D6B" w:rsidRDefault="005070A5">
            <w:pPr>
              <w:pStyle w:val="AltB0"/>
            </w:pPr>
            <w:r>
              <w:rPr>
                <w:rFonts w:hint="eastAsia"/>
              </w:rPr>
              <w:t>√</w:t>
            </w:r>
          </w:p>
        </w:tc>
        <w:tc>
          <w:tcPr>
            <w:tcW w:w="839" w:type="pct"/>
            <w:shd w:val="clear" w:color="auto" w:fill="auto"/>
          </w:tcPr>
          <w:p w:rsidR="005070A5" w:rsidP="00591D6B" w:rsidRDefault="005070A5">
            <w:pPr>
              <w:pStyle w:val="AltB0"/>
            </w:pPr>
            <w:r>
              <w:rPr>
                <w:rFonts w:hint="eastAsia"/>
              </w:rPr>
              <w:t>√</w:t>
            </w:r>
          </w:p>
        </w:tc>
        <w:tc>
          <w:tcPr>
            <w:tcW w:w="1457" w:type="pct"/>
            <w:shd w:val="clear" w:color="auto" w:fill="auto"/>
          </w:tcPr>
          <w:p w:rsidR="005070A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896D6D" w:rsidP="00C93484" w:rsidRDefault="00896D6D">
      <w:pPr>
        <w:pStyle w:val="Reqtify"/>
      </w:pPr>
    </w:p>
    <w:p w:rsidR="00C04248" w:rsidP="00934391" w:rsidRDefault="00896D6D">
      <w:pPr>
        <w:pStyle w:val="3"/>
      </w:pPr>
      <w:r w:rsidRPr="00A61D30">
        <w:rPr>
          <w:rFonts w:hint="eastAsia"/>
        </w:rPr>
        <w:t>Processing</w:t>
      </w:r>
    </w:p>
    <w:p w:rsidR="00B77C27" w:rsidP="00C93484" w:rsidRDefault="00B77C27">
      <w:pPr>
        <w:pStyle w:val="Reqtify"/>
      </w:pPr>
    </w:p>
    <w:p w:rsidR="00BD66EF" w:rsidP="0012674A" w:rsidRDefault="00BD66EF">
      <w:pPr>
        <w:pStyle w:val="4"/>
      </w:pPr>
      <w:r>
        <w:rPr>
          <w:rFonts w:hint="eastAsia"/>
        </w:rPr>
        <w:t>Determine the train front</w:t>
      </w:r>
    </w:p>
    <w:p w:rsidR="00BD66EF" w:rsidP="00C93484" w:rsidRDefault="00BD66EF">
      <w:pPr>
        <w:pStyle w:val="Reqtify"/>
      </w:pPr>
      <w:r>
        <w:rPr>
          <w:rFonts w:hint="eastAsia"/>
        </w:rPr>
        <w:t>ATP</w:t>
      </w:r>
      <w:r>
        <w:rPr>
          <w:rFonts w:hint="eastAsia"/>
        </w:rPr>
        <w:t>根据项目配置参数，在指定端口获取司机激活的驾驶室状态，据此来判断车头方向。如果司机未激活任意一端驾驶室，则</w:t>
      </w:r>
      <w:r>
        <w:rPr>
          <w:rFonts w:hint="eastAsia"/>
        </w:rPr>
        <w:t>ATP</w:t>
      </w:r>
      <w:r>
        <w:rPr>
          <w:rFonts w:hint="eastAsia"/>
        </w:rPr>
        <w:t>应当根据</w:t>
      </w:r>
      <w:r>
        <w:rPr>
          <w:rFonts w:hint="eastAsia"/>
        </w:rPr>
        <w:t>CCNV</w:t>
      </w:r>
      <w:r>
        <w:rPr>
          <w:rFonts w:hint="eastAsia"/>
        </w:rPr>
        <w:t>送来的驾驶室进行车头判断。</w:t>
      </w:r>
    </w:p>
    <w:p w:rsidRPr="00775C55" w:rsidR="00BD66EF" w:rsidP="00C93484" w:rsidRDefault="00BD66EF">
      <w:pPr>
        <w:pStyle w:val="Reqtify"/>
      </w:pPr>
      <w:r w:rsidRPr="00775C55">
        <w:rPr>
          <w:rFonts w:hint="eastAsia"/>
        </w:rPr>
        <w:t xml:space="preserve">ATP </w:t>
      </w:r>
      <w:r>
        <w:rPr>
          <w:rFonts w:hint="eastAsia"/>
        </w:rPr>
        <w:t xml:space="preserve">shall determine the train front by </w:t>
      </w:r>
      <w:r w:rsidRPr="00775C55">
        <w:rPr>
          <w:rFonts w:hint="eastAsia"/>
        </w:rPr>
        <w:t xml:space="preserve">cab </w:t>
      </w:r>
      <w:r>
        <w:rPr>
          <w:rFonts w:hint="eastAsia"/>
        </w:rPr>
        <w:t>activation</w:t>
      </w:r>
      <w:r w:rsidRPr="00775C55">
        <w:rPr>
          <w:rFonts w:hint="eastAsia"/>
        </w:rPr>
        <w:t xml:space="preserve"> </w:t>
      </w:r>
      <w:r>
        <w:rPr>
          <w:rFonts w:hint="eastAsia"/>
        </w:rPr>
        <w:t xml:space="preserve">from project configured </w:t>
      </w:r>
      <w:r w:rsidRPr="00982155">
        <w:rPr>
          <w:rFonts w:hint="eastAsia"/>
        </w:rPr>
        <w:t xml:space="preserve">VIOM input </w:t>
      </w:r>
      <w:r w:rsidRPr="00B22C49">
        <w:t>port</w:t>
      </w:r>
      <w:r w:rsidRPr="00775C55">
        <w:rPr>
          <w:rFonts w:hint="eastAsia"/>
        </w:rPr>
        <w:t xml:space="preserve">. If the driver did not activate either end of the cab, ATP </w:t>
      </w:r>
      <w:r>
        <w:rPr>
          <w:rFonts w:hint="eastAsia"/>
        </w:rPr>
        <w:t>shall</w:t>
      </w:r>
      <w:r w:rsidRPr="00775C55">
        <w:rPr>
          <w:rFonts w:hint="eastAsia"/>
        </w:rPr>
        <w:t xml:space="preserve"> judge the train front a</w:t>
      </w:r>
      <w:r>
        <w:rPr>
          <w:rFonts w:hint="eastAsia"/>
        </w:rPr>
        <w:t>ccording to the info from CCNV.</w:t>
      </w:r>
    </w:p>
    <w:p w:rsidR="00BD66EF" w:rsidP="00C93484" w:rsidRDefault="00BD66EF">
      <w:pPr>
        <w:pStyle w:val="Reqtify"/>
      </w:pPr>
    </w:p>
    <w:p w:rsidR="00BD66EF" w:rsidP="00C93484" w:rsidRDefault="00BD66EF">
      <w:pPr>
        <w:pStyle w:val="Reqtify"/>
      </w:pPr>
    </w:p>
    <w:p w:rsidRPr="00634120" w:rsidR="00BD66EF" w:rsidP="00704491" w:rsidRDefault="00BD66EF">
      <w:pPr>
        <w:pStyle w:val="ReqtifyAltR"/>
      </w:pPr>
      <w:r>
        <w:t>[iTC_CC_ATP-SwRS-</w:t>
      </w:r>
      <w:r>
        <w:rPr>
          <w:rFonts w:hint="eastAsia"/>
        </w:rPr>
        <w:t>0076</w:t>
      </w:r>
      <w:r>
        <w:t>]</w:t>
      </w:r>
    </w:p>
    <w:p w:rsidR="00BD66EF" w:rsidP="00C93484" w:rsidRDefault="00B5344E">
      <w:pPr>
        <w:pStyle w:val="Reqtify"/>
      </w:pPr>
      <w:bookmarkStart w:name="DriverInCab_1" w:id="6116"/>
      <w:r w:rsidRPr="00BF4172">
        <w:rPr>
          <w:rStyle w:val="aff2"/>
          <w:bCs w:val="0"/>
          <w:iCs w:val="0"/>
        </w:rPr>
        <w:t>DriverInCab_1</w:t>
      </w:r>
      <w:bookmarkEnd w:id="6116"/>
      <w:r w:rsidR="00BD66EF">
        <w:rPr>
          <w:rFonts w:hint="eastAsia"/>
        </w:rPr>
        <w:t>或</w:t>
      </w:r>
      <w:bookmarkStart w:name="DriverInCab_2" w:id="6117"/>
      <w:r w:rsidRPr="00BF4172">
        <w:rPr>
          <w:rStyle w:val="aff2"/>
          <w:bCs w:val="0"/>
          <w:iCs w:val="0"/>
        </w:rPr>
        <w:t>DriverInCab_2</w:t>
      </w:r>
      <w:bookmarkEnd w:id="6117"/>
      <w:r w:rsidR="00BD66EF">
        <w:rPr>
          <w:rFonts w:hint="eastAsia"/>
        </w:rPr>
        <w:t>，如果采集到某端的驾驶室被激活，则</w:t>
      </w:r>
      <w:r w:rsidR="00BD66EF">
        <w:rPr>
          <w:rFonts w:hint="eastAsia"/>
        </w:rPr>
        <w:t>ATP</w:t>
      </w:r>
      <w:r w:rsidR="00BD66EF">
        <w:rPr>
          <w:rFonts w:hint="eastAsia"/>
        </w:rPr>
        <w:t>认为司机在该端驾驶室。其状态来自于项目可配置的列车输入采集。</w:t>
      </w:r>
    </w:p>
    <w:p w:rsidRPr="007D4B7D" w:rsidR="00BD66EF" w:rsidP="00C93484" w:rsidRDefault="00BD66EF">
      <w:pPr>
        <w:pStyle w:val="Reqtify"/>
      </w:pPr>
      <w:r w:rsidRPr="00775C55">
        <w:rPr>
          <w:rFonts w:hint="eastAsia"/>
        </w:rPr>
        <w:t xml:space="preserve">ATP shall consider the driver is in this cab if it captures that either end of cab </w:t>
      </w:r>
      <w:r w:rsidRPr="00775C55">
        <w:t>activated, which</w:t>
      </w:r>
      <w:r w:rsidRPr="00775C55">
        <w:rPr>
          <w:rFonts w:hint="eastAsia"/>
        </w:rPr>
        <w:t xml:space="preserve"> shown by the data </w:t>
      </w:r>
      <w:r w:rsidRPr="007D4B7D">
        <w:rPr>
          <w:rFonts w:hint="eastAsia"/>
        </w:rPr>
        <w:t xml:space="preserve">from </w:t>
      </w:r>
      <w:hyperlink w:history="1" w:anchor="DriverInCab_1">
        <w:r w:rsidR="00B5344E">
          <w:rPr>
            <w:rStyle w:val="ac"/>
            <w:noProof/>
          </w:rPr>
          <w:t>DriverInCab_1</w:t>
        </w:r>
      </w:hyperlink>
      <w:r>
        <w:rPr>
          <w:rFonts w:hint="eastAsia"/>
        </w:rPr>
        <w:t xml:space="preserve"> or </w:t>
      </w:r>
      <w:hyperlink w:history="1" w:anchor="DriverInCab_2">
        <w:r w:rsidR="00B5344E">
          <w:rPr>
            <w:rStyle w:val="ac"/>
            <w:noProof/>
          </w:rPr>
          <w:t>DriverInCab_2</w:t>
        </w:r>
      </w:hyperlink>
      <w:r>
        <w:rPr>
          <w:rFonts w:hint="eastAsia"/>
        </w:rPr>
        <w:t>.</w:t>
      </w:r>
    </w:p>
    <w:p w:rsidRPr="007D4B7D" w:rsidR="00BD66EF" w:rsidP="00C93484" w:rsidRDefault="00BD66EF">
      <w:pPr>
        <w:pStyle w:val="Reqtify"/>
      </w:pPr>
    </w:p>
    <w:p w:rsidRPr="00735CD3" w:rsidR="00735CD3" w:rsidP="000431E0" w:rsidRDefault="00735CD3">
      <w:pPr>
        <w:pStyle w:val="af7"/>
      </w:pPr>
      <w:r w:rsidRPr="00735CD3">
        <w:t xml:space="preserve">def </w:t>
      </w:r>
      <w:hyperlink w:history="1" w:anchor="DriverInCab_1">
        <w:r w:rsidR="00B5344E">
          <w:rPr>
            <w:rStyle w:val="ac"/>
          </w:rPr>
          <w:t>DriverInCab_1</w:t>
        </w:r>
      </w:hyperlink>
      <w:r w:rsidRPr="00735CD3">
        <w:t>(k):</w:t>
      </w:r>
    </w:p>
    <w:p w:rsidRPr="00735CD3" w:rsidR="00735CD3" w:rsidP="000431E0" w:rsidRDefault="00735CD3">
      <w:pPr>
        <w:pStyle w:val="af7"/>
      </w:pPr>
      <w:r w:rsidRPr="00735CD3">
        <w:t xml:space="preserve">    </w:t>
      </w:r>
      <w:r w:rsidR="00081917">
        <w:rPr>
          <w:rFonts w:hint="eastAsia"/>
        </w:rPr>
        <w:t>return</w:t>
      </w:r>
      <w:r w:rsidRPr="00735CD3">
        <w:t xml:space="preserve"> </w:t>
      </w:r>
      <w:hyperlink w:history="1" w:anchor="Offline">
        <w:r w:rsidR="00813AB3">
          <w:rPr>
            <w:rStyle w:val="ac"/>
          </w:rPr>
          <w:t>Offline</w:t>
        </w:r>
      </w:hyperlink>
      <w:r w:rsidR="00155088">
        <w:t>.</w:t>
      </w:r>
      <w:hyperlink w:history="1" w:anchor="GetDriverInCab_1">
        <w:r w:rsidRPr="006B63AA" w:rsidR="00155088">
          <w:rPr>
            <w:rStyle w:val="ac"/>
          </w:rPr>
          <w:t>G</w:t>
        </w:r>
        <w:r w:rsidRPr="006B63AA">
          <w:rPr>
            <w:rStyle w:val="ac"/>
          </w:rPr>
          <w:t>et</w:t>
        </w:r>
        <w:r w:rsidRPr="006B63AA" w:rsidR="00B5344E">
          <w:rPr>
            <w:rStyle w:val="ac"/>
          </w:rPr>
          <w:t>DriverInCab_1</w:t>
        </w:r>
      </w:hyperlink>
      <w:r w:rsidRPr="00735CD3">
        <w:t>(k)</w:t>
      </w:r>
    </w:p>
    <w:p w:rsidRPr="00735CD3" w:rsidR="00735CD3" w:rsidP="00C93484" w:rsidRDefault="00735CD3">
      <w:pPr>
        <w:pStyle w:val="Reqtify"/>
      </w:pPr>
    </w:p>
    <w:p w:rsidRPr="00735CD3" w:rsidR="00735CD3" w:rsidP="000431E0" w:rsidRDefault="00735CD3">
      <w:pPr>
        <w:pStyle w:val="af7"/>
      </w:pPr>
      <w:r w:rsidRPr="00735CD3">
        <w:t xml:space="preserve">def </w:t>
      </w:r>
      <w:hyperlink w:history="1" w:anchor="DriverInCab_2">
        <w:r w:rsidR="00B5344E">
          <w:rPr>
            <w:rStyle w:val="ac"/>
          </w:rPr>
          <w:t>DriverInCab_2</w:t>
        </w:r>
      </w:hyperlink>
      <w:r w:rsidRPr="00735CD3">
        <w:t>(k):</w:t>
      </w:r>
    </w:p>
    <w:p w:rsidRPr="00735CD3" w:rsidR="00735CD3" w:rsidP="000431E0" w:rsidRDefault="00735CD3">
      <w:pPr>
        <w:pStyle w:val="af7"/>
      </w:pPr>
      <w:r w:rsidRPr="00735CD3">
        <w:t xml:space="preserve">    </w:t>
      </w:r>
      <w:r w:rsidR="00081917">
        <w:rPr>
          <w:rFonts w:hint="eastAsia"/>
        </w:rPr>
        <w:t>return</w:t>
      </w:r>
      <w:r w:rsidRPr="00735CD3">
        <w:t xml:space="preserve"> </w:t>
      </w:r>
      <w:hyperlink w:history="1" w:anchor="Offline">
        <w:r w:rsidR="00813AB3">
          <w:rPr>
            <w:rStyle w:val="ac"/>
          </w:rPr>
          <w:t>Offline</w:t>
        </w:r>
      </w:hyperlink>
      <w:r w:rsidR="00155088">
        <w:t>.</w:t>
      </w:r>
      <w:hyperlink w:history="1" w:anchor="GetDriverInCab_2">
        <w:r w:rsidRPr="006B63AA" w:rsidR="00155088">
          <w:rPr>
            <w:rStyle w:val="ac"/>
          </w:rPr>
          <w:t>G</w:t>
        </w:r>
        <w:r w:rsidRPr="006B63AA">
          <w:rPr>
            <w:rStyle w:val="ac"/>
          </w:rPr>
          <w:t>et</w:t>
        </w:r>
        <w:r w:rsidRPr="006B63AA" w:rsidR="00B5344E">
          <w:rPr>
            <w:rStyle w:val="ac"/>
          </w:rPr>
          <w:t>DriverInCab_2</w:t>
        </w:r>
      </w:hyperlink>
      <w:r w:rsidRPr="00735CD3">
        <w:t>(k)</w:t>
      </w:r>
    </w:p>
    <w:p w:rsidRPr="008A1414" w:rsidR="00BD66EF" w:rsidP="000C0D62" w:rsidRDefault="00BD66EF">
      <w:pPr>
        <w:pStyle w:val="ReqtifyAltQ"/>
      </w:pPr>
      <w:r w:rsidRPr="008A1414">
        <w:t>#Category=Functional</w:t>
      </w:r>
    </w:p>
    <w:p w:rsidRPr="008A1414" w:rsidR="00BD66EF" w:rsidP="000C0D62" w:rsidRDefault="00BD66EF">
      <w:pPr>
        <w:pStyle w:val="ReqtifyAltQ"/>
      </w:pPr>
      <w:r w:rsidRPr="008A1414">
        <w:lastRenderedPageBreak/>
        <w:t>#Contribution</w:t>
      </w:r>
      <w:r>
        <w:t>=SIL4</w:t>
      </w:r>
    </w:p>
    <w:p w:rsidR="009328EA" w:rsidP="000C0D62" w:rsidRDefault="00BD66EF">
      <w:pPr>
        <w:pStyle w:val="ReqtifyAltQ"/>
        <w:rPr>
          <w:ins w:author="常鸣" w:date="2014-07-03T14:27:00Z" w:id="6118"/>
        </w:rPr>
      </w:pPr>
      <w:del w:author="常鸣" w:date="2014-07-03T14:27:00Z" w:id="6119">
        <w:r w:rsidRPr="008A1414" w:rsidDel="009328EA">
          <w:delText>#S</w:delText>
        </w:r>
      </w:del>
      <w:ins w:author="常鸣" w:date="2014-07-03T14:27:00Z" w:id="6120">
        <w:r w:rsidR="009328EA">
          <w:t>#Allocation=ATP Software</w:t>
        </w:r>
      </w:ins>
      <w:ins w:author="常鸣" w:date="2014-07-03T14:55:00Z" w:id="6121">
        <w:r w:rsidR="00AA7E12">
          <w:rPr>
            <w:rFonts w:hint="eastAsia"/>
          </w:rPr>
          <w:t>, Vital Embedded Setting</w:t>
        </w:r>
      </w:ins>
    </w:p>
    <w:p w:rsidRPr="008A1414" w:rsidR="00BD66EF" w:rsidP="000C0D62" w:rsidRDefault="009328EA">
      <w:pPr>
        <w:pStyle w:val="ReqtifyAltQ"/>
      </w:pPr>
      <w:ins w:author="常鸣" w:date="2014-07-03T14:27:00Z" w:id="6122">
        <w:r>
          <w:t>#S</w:t>
        </w:r>
      </w:ins>
      <w:r w:rsidRPr="008A1414" w:rsidR="00BD66EF">
        <w:t>ource=</w:t>
      </w:r>
      <w:r w:rsidR="00BD66EF">
        <w:rPr>
          <w:rFonts w:hint="eastAsia"/>
        </w:rPr>
        <w:t>[iTC_CC-SyAD-0346],</w:t>
      </w:r>
      <w:r w:rsidRPr="00353C27" w:rsidR="00BD66EF">
        <w:t xml:space="preserve"> [iTC_CC-SyAD-</w:t>
      </w:r>
      <w:r w:rsidRPr="00353C27" w:rsidR="00BD66EF">
        <w:rPr>
          <w:rFonts w:hint="eastAsia"/>
        </w:rPr>
        <w:t>1003</w:t>
      </w:r>
      <w:r w:rsidR="0081001C">
        <w:t>], [</w:t>
      </w:r>
      <w:r w:rsidRPr="004D550A" w:rsidR="00BD66EF">
        <w:t>iTC_CC_ATP_SwHA-0190</w:t>
      </w:r>
      <w:r w:rsidR="00BD66EF">
        <w:rPr>
          <w:rFonts w:hint="eastAsia"/>
        </w:rPr>
        <w:t>]</w:t>
      </w:r>
    </w:p>
    <w:p w:rsidRPr="008A1414" w:rsidR="00BD66EF" w:rsidP="000C0D62" w:rsidRDefault="00BD66EF">
      <w:pPr>
        <w:pStyle w:val="ReqtifyAltQ"/>
      </w:pPr>
      <w:r w:rsidRPr="008A1414">
        <w:t>[End]</w:t>
      </w:r>
    </w:p>
    <w:p w:rsidR="00BD66EF" w:rsidP="00C93484" w:rsidRDefault="00BD66EF">
      <w:pPr>
        <w:pStyle w:val="Reqtify"/>
      </w:pPr>
    </w:p>
    <w:p w:rsidR="00BD66EF" w:rsidP="00C93484" w:rsidRDefault="00BD66EF">
      <w:pPr>
        <w:pStyle w:val="Reqtify"/>
      </w:pPr>
    </w:p>
    <w:p w:rsidR="00BD66EF" w:rsidP="00704491" w:rsidRDefault="00BD66EF">
      <w:pPr>
        <w:pStyle w:val="ReqtifyAltR"/>
      </w:pPr>
      <w:r>
        <w:t>[iTC_CC_ATP-SwRS-0</w:t>
      </w:r>
      <w:r>
        <w:rPr>
          <w:rFonts w:hint="eastAsia"/>
        </w:rPr>
        <w:t>139</w:t>
      </w:r>
      <w:r>
        <w:t>]</w:t>
      </w:r>
    </w:p>
    <w:p w:rsidR="00BD66EF" w:rsidP="00C93484" w:rsidRDefault="0095165D">
      <w:pPr>
        <w:pStyle w:val="Reqtify"/>
      </w:pPr>
      <w:bookmarkStart w:name="DriverInTrain" w:id="6123"/>
      <w:r w:rsidRPr="00BF4172">
        <w:rPr>
          <w:rStyle w:val="aff2"/>
          <w:bCs w:val="0"/>
          <w:iCs w:val="0"/>
        </w:rPr>
        <w:t>DriverInTrain</w:t>
      </w:r>
      <w:bookmarkEnd w:id="6123"/>
      <w:r w:rsidR="00BD66EF">
        <w:rPr>
          <w:rFonts w:hint="eastAsia"/>
        </w:rPr>
        <w:t>，当前是否有司机在车内</w:t>
      </w:r>
    </w:p>
    <w:p w:rsidR="00BD66EF" w:rsidP="00C93484" w:rsidRDefault="00BD66EF">
      <w:pPr>
        <w:pStyle w:val="Reqtify"/>
      </w:pPr>
      <w:r>
        <w:rPr>
          <w:rFonts w:hint="eastAsia"/>
        </w:rPr>
        <w:t>If the active status is different between two ENDs of the train, ATP consider there is a driver in train.</w:t>
      </w:r>
    </w:p>
    <w:p w:rsidRPr="00735CD3" w:rsidR="00735CD3" w:rsidP="000431E0" w:rsidRDefault="00735CD3">
      <w:pPr>
        <w:pStyle w:val="af7"/>
      </w:pPr>
      <w:r w:rsidRPr="00735CD3">
        <w:t xml:space="preserve">def </w:t>
      </w:r>
      <w:hyperlink w:history="1" w:anchor="DriverInTrain">
        <w:r w:rsidR="0095165D">
          <w:rPr>
            <w:rStyle w:val="ac"/>
          </w:rPr>
          <w:t>DriverInTrain</w:t>
        </w:r>
      </w:hyperlink>
      <w:r w:rsidRPr="00735CD3">
        <w:t>(k):</w:t>
      </w:r>
    </w:p>
    <w:p w:rsidRPr="00735CD3" w:rsidR="00735CD3" w:rsidP="000431E0" w:rsidRDefault="00735CD3">
      <w:pPr>
        <w:pStyle w:val="af7"/>
      </w:pPr>
      <w:r w:rsidRPr="00735CD3">
        <w:t xml:space="preserve">    </w:t>
      </w:r>
      <w:r w:rsidR="00192A81">
        <w:rPr>
          <w:rFonts w:hint="eastAsia"/>
        </w:rPr>
        <w:t>return</w:t>
      </w:r>
      <w:r w:rsidRPr="00735CD3">
        <w:t xml:space="preserve"> (</w:t>
      </w:r>
      <w:hyperlink w:history="1" w:anchor="DriverInCab_1">
        <w:r w:rsidR="00B5344E">
          <w:rPr>
            <w:rStyle w:val="ac"/>
          </w:rPr>
          <w:t>DriverInCab_1</w:t>
        </w:r>
      </w:hyperlink>
      <w:r w:rsidR="00192A81">
        <w:t xml:space="preserve">(k) is not </w:t>
      </w:r>
      <w:hyperlink w:history="1" w:anchor="DriverInCab_2">
        <w:r w:rsidR="00B5344E">
          <w:rPr>
            <w:rStyle w:val="ac"/>
          </w:rPr>
          <w:t>DriverInCab_2</w:t>
        </w:r>
      </w:hyperlink>
      <w:r w:rsidR="00192A81">
        <w:t>(k))</w:t>
      </w:r>
    </w:p>
    <w:p w:rsidRPr="008A1414" w:rsidR="00BD66EF" w:rsidP="000C0D62" w:rsidRDefault="00BD66EF">
      <w:pPr>
        <w:pStyle w:val="ReqtifyAltQ"/>
      </w:pPr>
      <w:r w:rsidRPr="008A1414">
        <w:t>#Category=Functional</w:t>
      </w:r>
    </w:p>
    <w:p w:rsidRPr="008A1414" w:rsidR="00BD66EF" w:rsidP="000C0D62" w:rsidRDefault="00BD66EF">
      <w:pPr>
        <w:pStyle w:val="ReqtifyAltQ"/>
      </w:pPr>
      <w:r w:rsidRPr="008A1414">
        <w:t>#Contribution</w:t>
      </w:r>
      <w:r>
        <w:t>=SIL4</w:t>
      </w:r>
    </w:p>
    <w:p w:rsidR="009328EA" w:rsidP="000C0D62" w:rsidRDefault="00BD66EF">
      <w:pPr>
        <w:pStyle w:val="ReqtifyAltQ"/>
        <w:rPr>
          <w:ins w:author="常鸣" w:date="2014-07-03T14:27:00Z" w:id="6124"/>
        </w:rPr>
      </w:pPr>
      <w:del w:author="常鸣" w:date="2014-07-03T14:27:00Z" w:id="6125">
        <w:r w:rsidRPr="008A1414" w:rsidDel="009328EA">
          <w:delText>#S</w:delText>
        </w:r>
      </w:del>
      <w:ins w:author="常鸣" w:date="2014-07-03T14:27:00Z" w:id="6126">
        <w:r w:rsidR="009328EA">
          <w:t>#Allocation=ATP Software</w:t>
        </w:r>
      </w:ins>
    </w:p>
    <w:p w:rsidRPr="008A1414" w:rsidR="00BD66EF" w:rsidP="000C0D62" w:rsidRDefault="009328EA">
      <w:pPr>
        <w:pStyle w:val="ReqtifyAltQ"/>
      </w:pPr>
      <w:ins w:author="常鸣" w:date="2014-07-03T14:27:00Z" w:id="6127">
        <w:r>
          <w:t>#S</w:t>
        </w:r>
      </w:ins>
      <w:r w:rsidRPr="008A1414" w:rsidR="00BD66EF">
        <w:t>ource=</w:t>
      </w:r>
      <w:r w:rsidRPr="008E2DF3" w:rsidR="00BD66EF">
        <w:rPr>
          <w:rFonts w:hint="eastAsia"/>
        </w:rPr>
        <w:t xml:space="preserve"> </w:t>
      </w:r>
      <w:r w:rsidR="00BD66EF">
        <w:rPr>
          <w:rFonts w:hint="eastAsia"/>
        </w:rPr>
        <w:t>[iTC_CC-SyAD-0348], [</w:t>
      </w:r>
      <w:r w:rsidR="00BD66EF">
        <w:t>iTC_CC_ATP_SwHA</w:t>
      </w:r>
      <w:r w:rsidRPr="00CA7F59" w:rsidR="00BD66EF">
        <w:t>-0038</w:t>
      </w:r>
      <w:r w:rsidR="00BD66EF">
        <w:rPr>
          <w:rFonts w:hint="eastAsia"/>
        </w:rPr>
        <w:t>]</w:t>
      </w:r>
    </w:p>
    <w:p w:rsidRPr="008A1414" w:rsidR="00BD66EF" w:rsidP="000C0D62" w:rsidRDefault="00BD66EF">
      <w:pPr>
        <w:pStyle w:val="ReqtifyAltQ"/>
      </w:pPr>
      <w:r w:rsidRPr="008A1414">
        <w:t>[End]</w:t>
      </w:r>
    </w:p>
    <w:p w:rsidR="00BD66EF" w:rsidP="00C93484" w:rsidRDefault="00BD66EF">
      <w:pPr>
        <w:pStyle w:val="Reqtify"/>
      </w:pPr>
    </w:p>
    <w:p w:rsidR="00BD66EF" w:rsidP="00C93484" w:rsidRDefault="00BD66EF">
      <w:pPr>
        <w:pStyle w:val="Reqtify"/>
      </w:pPr>
    </w:p>
    <w:p w:rsidR="00BD66EF" w:rsidP="00C93484" w:rsidRDefault="00BD66EF">
      <w:pPr>
        <w:pStyle w:val="Reqtify"/>
      </w:pPr>
    </w:p>
    <w:p w:rsidR="00BD66EF" w:rsidP="00704491" w:rsidRDefault="00BD66EF">
      <w:pPr>
        <w:pStyle w:val="ReqtifyAltR"/>
      </w:pPr>
      <w:r>
        <w:t>[iTC_CC_ATP-SwRS-</w:t>
      </w:r>
      <w:r>
        <w:rPr>
          <w:rFonts w:hint="eastAsia"/>
        </w:rPr>
        <w:t>0127</w:t>
      </w:r>
      <w:r>
        <w:t>]</w:t>
      </w:r>
    </w:p>
    <w:p w:rsidR="00BD66EF" w:rsidP="00C93484" w:rsidRDefault="0095165D">
      <w:pPr>
        <w:pStyle w:val="Reqtify"/>
      </w:pPr>
      <w:bookmarkStart w:name="NonVitalSelectedFrontEnd" w:id="6128"/>
      <w:r w:rsidRPr="00BF4172">
        <w:rPr>
          <w:rStyle w:val="aff2"/>
          <w:bCs w:val="0"/>
          <w:iCs w:val="0"/>
        </w:rPr>
        <w:t>NonVitalSelectedFrontEnd</w:t>
      </w:r>
      <w:bookmarkEnd w:id="6128"/>
      <w:r w:rsidR="00BD66EF">
        <w:rPr>
          <w:rFonts w:hint="eastAsia"/>
        </w:rPr>
        <w:t>，来自</w:t>
      </w:r>
      <w:r w:rsidR="00BD66EF">
        <w:rPr>
          <w:rFonts w:hint="eastAsia"/>
        </w:rPr>
        <w:t>CCNV</w:t>
      </w:r>
      <w:r w:rsidR="00BD66EF">
        <w:rPr>
          <w:rFonts w:hint="eastAsia"/>
        </w:rPr>
        <w:t>的车头选择信息</w:t>
      </w:r>
    </w:p>
    <w:p w:rsidRPr="00775C55" w:rsidR="00BD66EF" w:rsidP="00C93484" w:rsidRDefault="00532AED">
      <w:pPr>
        <w:pStyle w:val="Reqtify"/>
      </w:pPr>
      <w:hyperlink w:history="1" w:anchor="NonVitalSelectedFrontEnd">
        <w:r w:rsidR="0095165D">
          <w:rPr>
            <w:rStyle w:val="ac"/>
            <w:noProof/>
          </w:rPr>
          <w:t>NonVitalSelectedFrontEnd</w:t>
        </w:r>
      </w:hyperlink>
      <w:r w:rsidRPr="00775C55" w:rsidR="00BD66EF">
        <w:rPr>
          <w:rFonts w:hint="eastAsia"/>
        </w:rPr>
        <w:t xml:space="preserve"> represents the </w:t>
      </w:r>
      <w:r w:rsidR="00BD66EF">
        <w:rPr>
          <w:rFonts w:hint="eastAsia"/>
        </w:rPr>
        <w:t xml:space="preserve">train front choice </w:t>
      </w:r>
      <w:r w:rsidRPr="00775C55" w:rsidR="00BD66EF">
        <w:rPr>
          <w:rFonts w:hint="eastAsia"/>
        </w:rPr>
        <w:t xml:space="preserve">from CCNV. </w:t>
      </w:r>
    </w:p>
    <w:p w:rsidR="00BD66EF" w:rsidP="000431E0" w:rsidRDefault="00BD66EF">
      <w:pPr>
        <w:pStyle w:val="af7"/>
      </w:pPr>
      <w:r>
        <w:rPr>
          <w:rFonts w:hint="eastAsia"/>
        </w:rPr>
        <w:t>if (</w:t>
      </w:r>
      <w:hyperlink w:history="1" w:anchor="ATOcontrolTimeValid">
        <w:r w:rsidR="00C64E92">
          <w:rPr>
            <w:rStyle w:val="ac"/>
          </w:rPr>
          <w:t>ATOcontrolTimeValid</w:t>
        </w:r>
      </w:hyperlink>
      <w:r>
        <w:rPr>
          <w:rFonts w:hint="eastAsia"/>
        </w:rPr>
        <w:t xml:space="preserve">(k) == </w:t>
      </w:r>
      <w:r w:rsidRPr="00354FC4">
        <w:rPr>
          <w:rStyle w:val="aff1"/>
          <w:rFonts w:hint="eastAsia"/>
        </w:rPr>
        <w:t>True</w:t>
      </w:r>
      <w:r>
        <w:rPr>
          <w:rFonts w:hint="eastAsia"/>
        </w:rPr>
        <w:t>)</w:t>
      </w:r>
    </w:p>
    <w:p w:rsidR="00BD66EF" w:rsidP="000431E0" w:rsidRDefault="00BD66EF">
      <w:pPr>
        <w:pStyle w:val="af7"/>
      </w:pPr>
      <w:r>
        <w:rPr>
          <w:rFonts w:hint="eastAsia"/>
        </w:rPr>
        <w:t xml:space="preserve"> </w:t>
      </w:r>
      <w:r w:rsidR="003928F2">
        <w:rPr>
          <w:rFonts w:hint="eastAsia"/>
        </w:rPr>
        <w:t xml:space="preserve">   </w:t>
      </w:r>
      <w:hyperlink w:history="1" w:anchor="NonVitalSelectedFrontEnd">
        <w:r w:rsidR="0095165D">
          <w:rPr>
            <w:rStyle w:val="ac"/>
          </w:rPr>
          <w:t>NonVitalSelectedFrontEnd</w:t>
        </w:r>
      </w:hyperlink>
      <w:r>
        <w:t xml:space="preserve"> = </w:t>
      </w:r>
      <w:hyperlink w:history="1" w:anchor="NonVitalRequest">
        <w:r w:rsidR="00840F21">
          <w:rPr>
            <w:rStyle w:val="ac"/>
          </w:rPr>
          <w:t>NonVitalRequest</w:t>
        </w:r>
      </w:hyperlink>
      <w:r w:rsidR="00354F88">
        <w:t>.S</w:t>
      </w:r>
      <w:r w:rsidRPr="00634120">
        <w:t>elected</w:t>
      </w:r>
      <w:r w:rsidR="00354F88">
        <w:t>F</w:t>
      </w:r>
      <w:r w:rsidRPr="00634120">
        <w:t>ront</w:t>
      </w:r>
      <w:r w:rsidR="00354F88">
        <w:t>E</w:t>
      </w:r>
      <w:r>
        <w:t>nd(k)</w:t>
      </w:r>
    </w:p>
    <w:p w:rsidR="00BD66EF" w:rsidP="000431E0" w:rsidRDefault="00BD66EF">
      <w:pPr>
        <w:pStyle w:val="af7"/>
      </w:pPr>
      <w:r>
        <w:rPr>
          <w:rFonts w:hint="eastAsia"/>
        </w:rPr>
        <w:t>else:</w:t>
      </w:r>
    </w:p>
    <w:p w:rsidR="00BD66EF" w:rsidP="000431E0" w:rsidRDefault="00BD66EF">
      <w:pPr>
        <w:pStyle w:val="af7"/>
      </w:pPr>
      <w:r>
        <w:rPr>
          <w:rFonts w:hint="eastAsia"/>
        </w:rPr>
        <w:t xml:space="preserve"> </w:t>
      </w:r>
      <w:r w:rsidR="003928F2">
        <w:rPr>
          <w:rFonts w:hint="eastAsia"/>
        </w:rPr>
        <w:t xml:space="preserve">   </w:t>
      </w:r>
      <w:hyperlink w:history="1" w:anchor="NonVitalSelectedFrontEnd">
        <w:r w:rsidR="0095165D">
          <w:rPr>
            <w:rStyle w:val="ac"/>
          </w:rPr>
          <w:t>NonVitalSelectedFrontEnd</w:t>
        </w:r>
      </w:hyperlink>
      <w:r>
        <w:t xml:space="preserve"> = </w:t>
      </w:r>
      <w:r w:rsidRPr="00452DBE">
        <w:rPr>
          <w:rStyle w:val="aff1"/>
          <w:rFonts w:hint="eastAsia"/>
        </w:rPr>
        <w:t>UNKNOW</w:t>
      </w:r>
    </w:p>
    <w:p w:rsidR="00BD66EF" w:rsidP="000C0D62" w:rsidRDefault="00BD66EF">
      <w:pPr>
        <w:pStyle w:val="ReqtifyAltQ"/>
      </w:pPr>
      <w:r w:rsidRPr="008A1414">
        <w:t>#Category=</w:t>
      </w:r>
      <w:r w:rsidRPr="00C36276">
        <w:t xml:space="preserve"> </w:t>
      </w:r>
      <w:r w:rsidRPr="008A1414">
        <w:t>Functional</w:t>
      </w:r>
    </w:p>
    <w:p w:rsidRPr="008A1414" w:rsidR="00BD66EF" w:rsidP="000C0D62" w:rsidRDefault="00BD66EF">
      <w:pPr>
        <w:pStyle w:val="ReqtifyAltQ"/>
      </w:pPr>
      <w:r w:rsidRPr="00A17BA5">
        <w:t>#Contribution=SIL</w:t>
      </w:r>
      <w:r w:rsidR="003F0289">
        <w:rPr>
          <w:rFonts w:hint="eastAsia"/>
        </w:rPr>
        <w:t>0</w:t>
      </w:r>
    </w:p>
    <w:p w:rsidR="009328EA" w:rsidP="000C0D62" w:rsidRDefault="00BD66EF">
      <w:pPr>
        <w:pStyle w:val="ReqtifyAltQ"/>
        <w:rPr>
          <w:ins w:author="常鸣" w:date="2014-07-03T14:27:00Z" w:id="6129"/>
        </w:rPr>
      </w:pPr>
      <w:del w:author="常鸣" w:date="2014-07-03T14:27:00Z" w:id="6130">
        <w:r w:rsidDel="009328EA">
          <w:rPr>
            <w:rFonts w:hint="eastAsia"/>
          </w:rPr>
          <w:delText>#S</w:delText>
        </w:r>
      </w:del>
      <w:ins w:author="常鸣" w:date="2014-07-03T14:27:00Z" w:id="6131">
        <w:r w:rsidR="009328EA">
          <w:rPr>
            <w:rFonts w:hint="eastAsia"/>
          </w:rPr>
          <w:t>#Allocation=ATP Software</w:t>
        </w:r>
      </w:ins>
    </w:p>
    <w:p w:rsidRPr="008A1414" w:rsidR="00BD66EF" w:rsidP="000C0D62" w:rsidRDefault="009328EA">
      <w:pPr>
        <w:pStyle w:val="ReqtifyAltQ"/>
      </w:pPr>
      <w:ins w:author="常鸣" w:date="2014-07-03T14:27:00Z" w:id="6132">
        <w:r>
          <w:rPr>
            <w:rFonts w:hint="eastAsia"/>
          </w:rPr>
          <w:t>#S</w:t>
        </w:r>
      </w:ins>
      <w:r w:rsidR="00BD66EF">
        <w:rPr>
          <w:rFonts w:hint="eastAsia"/>
        </w:rPr>
        <w:t>ource=</w:t>
      </w:r>
      <w:r w:rsidRPr="008C132F" w:rsidR="00BD66EF">
        <w:t>[iTC_CC-SyAD-1044]</w:t>
      </w:r>
    </w:p>
    <w:p w:rsidRPr="008A1414" w:rsidR="00BD66EF" w:rsidP="000C0D62" w:rsidRDefault="00BD66EF">
      <w:pPr>
        <w:pStyle w:val="ReqtifyAltQ"/>
      </w:pPr>
      <w:r w:rsidRPr="008A1414">
        <w:t>[End]</w:t>
      </w:r>
    </w:p>
    <w:p w:rsidR="00BD66EF" w:rsidP="00C93484" w:rsidRDefault="00BD66EF">
      <w:pPr>
        <w:pStyle w:val="Reqtify"/>
      </w:pPr>
    </w:p>
    <w:p w:rsidR="00BD66EF" w:rsidP="00C93484" w:rsidRDefault="00BD66EF">
      <w:pPr>
        <w:pStyle w:val="Reqtify"/>
      </w:pPr>
    </w:p>
    <w:p w:rsidR="00BD66EF" w:rsidP="00704491" w:rsidRDefault="00BD66EF">
      <w:pPr>
        <w:pStyle w:val="ReqtifyAltR"/>
      </w:pPr>
      <w:r>
        <w:t>[iTC_CC_ATP-SwRS-0</w:t>
      </w:r>
      <w:r>
        <w:rPr>
          <w:rFonts w:hint="eastAsia"/>
        </w:rPr>
        <w:t>138</w:t>
      </w:r>
      <w:r>
        <w:t>]</w:t>
      </w:r>
    </w:p>
    <w:p w:rsidR="00BD66EF" w:rsidP="00C93484" w:rsidRDefault="00813AB3">
      <w:pPr>
        <w:pStyle w:val="Reqtify"/>
      </w:pPr>
      <w:bookmarkStart w:name="TrainFrontEnd" w:id="6133"/>
      <w:r w:rsidRPr="00BF4172">
        <w:rPr>
          <w:rStyle w:val="aff2"/>
          <w:bCs w:val="0"/>
          <w:iCs w:val="0"/>
        </w:rPr>
        <w:t>TrainFrontEnd</w:t>
      </w:r>
      <w:bookmarkEnd w:id="6133"/>
      <w:r w:rsidR="00BD66EF">
        <w:rPr>
          <w:rFonts w:hint="eastAsia"/>
        </w:rPr>
        <w:t>，判断司机在</w:t>
      </w:r>
      <w:r w:rsidRPr="00451353" w:rsidR="00BD66EF">
        <w:rPr>
          <w:rStyle w:val="aff1"/>
          <w:rFonts w:hint="eastAsia"/>
        </w:rPr>
        <w:t>END_1</w:t>
      </w:r>
      <w:r w:rsidR="00BD66EF">
        <w:rPr>
          <w:rFonts w:hint="eastAsia"/>
        </w:rPr>
        <w:t>还是</w:t>
      </w:r>
      <w:r w:rsidRPr="00451353" w:rsidR="00BD66EF">
        <w:rPr>
          <w:rStyle w:val="aff1"/>
          <w:rFonts w:hint="eastAsia"/>
        </w:rPr>
        <w:t>END_2</w:t>
      </w:r>
      <w:r w:rsidR="00BD66EF">
        <w:rPr>
          <w:rFonts w:hint="eastAsia"/>
        </w:rPr>
        <w:t>还是由</w:t>
      </w:r>
      <w:r w:rsidR="00BD66EF">
        <w:rPr>
          <w:rFonts w:hint="eastAsia"/>
        </w:rPr>
        <w:t>CCNV</w:t>
      </w:r>
      <w:r w:rsidR="00BD66EF">
        <w:rPr>
          <w:rFonts w:hint="eastAsia"/>
        </w:rPr>
        <w:t>选择。</w:t>
      </w:r>
    </w:p>
    <w:p w:rsidR="00325C82" w:rsidP="00FA0FBB" w:rsidRDefault="00BD66EF">
      <w:pPr>
        <w:pStyle w:val="AltX"/>
      </w:pPr>
      <w:r>
        <w:rPr>
          <w:rFonts w:hint="eastAsia"/>
        </w:rPr>
        <w:t xml:space="preserve">If there is a driver in the train, the train front is the </w:t>
      </w:r>
      <w:r w:rsidR="00C83252">
        <w:t>activated</w:t>
      </w:r>
      <w:r>
        <w:rPr>
          <w:rFonts w:hint="eastAsia"/>
        </w:rPr>
        <w:t xml:space="preserve"> END. or else: the front determined by CCNV.</w:t>
      </w:r>
    </w:p>
    <w:p w:rsidR="00BD66EF" w:rsidP="00FA0FBB" w:rsidRDefault="00BD66EF">
      <w:pPr>
        <w:pStyle w:val="AltX"/>
      </w:pPr>
      <w:r>
        <w:rPr>
          <w:rFonts w:hint="eastAsia"/>
        </w:rPr>
        <w:t xml:space="preserve"> Otherwise, the train front is the default one or the front one when train is moving.</w:t>
      </w:r>
    </w:p>
    <w:p w:rsidRPr="00735CD3" w:rsidR="00735CD3" w:rsidP="000431E0" w:rsidRDefault="00735CD3">
      <w:pPr>
        <w:pStyle w:val="af7"/>
      </w:pPr>
      <w:r w:rsidRPr="00735CD3">
        <w:t xml:space="preserve">def </w:t>
      </w:r>
      <w:hyperlink w:history="1" w:anchor="TrainFrontEnd">
        <w:r w:rsidR="00813AB3">
          <w:rPr>
            <w:rStyle w:val="ac"/>
          </w:rPr>
          <w:t>TrainFrontEnd</w:t>
        </w:r>
      </w:hyperlink>
      <w:r w:rsidRPr="00735CD3">
        <w:t>(k):</w:t>
      </w:r>
    </w:p>
    <w:p w:rsidRPr="00735CD3" w:rsidR="00735CD3" w:rsidP="000431E0" w:rsidRDefault="00735CD3">
      <w:pPr>
        <w:pStyle w:val="af7"/>
      </w:pPr>
      <w:r w:rsidRPr="00735CD3">
        <w:lastRenderedPageBreak/>
        <w:t xml:space="preserve">    if (Initialization):</w:t>
      </w:r>
    </w:p>
    <w:p w:rsidRPr="00735CD3" w:rsidR="00735CD3" w:rsidP="000431E0" w:rsidRDefault="00735CD3">
      <w:pPr>
        <w:pStyle w:val="af7"/>
      </w:pPr>
      <w:r w:rsidRPr="00735CD3">
        <w:t xml:space="preserve">       </w:t>
      </w:r>
      <w:r w:rsidR="00394D47">
        <w:rPr>
          <w:rFonts w:hint="eastAsia"/>
        </w:rPr>
        <w:t xml:space="preserve">return </w:t>
      </w:r>
      <w:r w:rsidRPr="00451353">
        <w:rPr>
          <w:rStyle w:val="aff1"/>
        </w:rPr>
        <w:t>END_2</w:t>
      </w:r>
    </w:p>
    <w:p w:rsidRPr="00735CD3" w:rsidR="00735CD3" w:rsidP="000431E0" w:rsidRDefault="00735CD3">
      <w:pPr>
        <w:pStyle w:val="af7"/>
      </w:pPr>
      <w:r w:rsidRPr="00735CD3">
        <w:t xml:space="preserve">    elif (</w:t>
      </w:r>
      <w:hyperlink w:history="1" w:anchor="DriverInTrain">
        <w:r w:rsidR="0095165D">
          <w:rPr>
            <w:rStyle w:val="ac"/>
          </w:rPr>
          <w:t>DriverInTrain</w:t>
        </w:r>
      </w:hyperlink>
      <w:r w:rsidRPr="00735CD3">
        <w:t>(k)):</w:t>
      </w:r>
    </w:p>
    <w:p w:rsidRPr="00735CD3" w:rsidR="00735CD3" w:rsidP="000431E0" w:rsidRDefault="00735CD3">
      <w:pPr>
        <w:pStyle w:val="af7"/>
      </w:pPr>
      <w:r w:rsidRPr="00735CD3">
        <w:t xml:space="preserve">        if (</w:t>
      </w:r>
      <w:hyperlink w:history="1" w:anchor="DriverInCab_1">
        <w:r w:rsidR="00B5344E">
          <w:rPr>
            <w:rStyle w:val="ac"/>
          </w:rPr>
          <w:t>DriverInCab_1</w:t>
        </w:r>
      </w:hyperlink>
      <w:r w:rsidRPr="00735CD3">
        <w:t>(k)):</w:t>
      </w:r>
    </w:p>
    <w:p w:rsidRPr="00735CD3" w:rsidR="00735CD3" w:rsidP="000431E0" w:rsidRDefault="00735CD3">
      <w:pPr>
        <w:pStyle w:val="af7"/>
      </w:pPr>
      <w:r w:rsidRPr="00735CD3">
        <w:t xml:space="preserve">            </w:t>
      </w:r>
      <w:r w:rsidR="00394D47">
        <w:rPr>
          <w:rFonts w:hint="eastAsia"/>
        </w:rPr>
        <w:t>return</w:t>
      </w:r>
      <w:r w:rsidRPr="00735CD3">
        <w:t xml:space="preserve"> </w:t>
      </w:r>
      <w:r w:rsidRPr="00451353">
        <w:rPr>
          <w:rStyle w:val="aff1"/>
        </w:rPr>
        <w:t>END_1</w:t>
      </w:r>
    </w:p>
    <w:p w:rsidRPr="00735CD3" w:rsidR="00735CD3" w:rsidP="000431E0" w:rsidRDefault="00735CD3">
      <w:pPr>
        <w:pStyle w:val="af7"/>
      </w:pPr>
      <w:r w:rsidRPr="00735CD3">
        <w:t xml:space="preserve">        else:</w:t>
      </w:r>
    </w:p>
    <w:p w:rsidRPr="00735CD3" w:rsidR="00735CD3" w:rsidP="000431E0" w:rsidRDefault="00735CD3">
      <w:pPr>
        <w:pStyle w:val="af7"/>
      </w:pPr>
      <w:r w:rsidRPr="00735CD3">
        <w:t xml:space="preserve">            </w:t>
      </w:r>
      <w:r w:rsidR="00394D47">
        <w:rPr>
          <w:rFonts w:hint="eastAsia"/>
        </w:rPr>
        <w:t>return</w:t>
      </w:r>
      <w:r w:rsidRPr="00735CD3">
        <w:t xml:space="preserve"> </w:t>
      </w:r>
      <w:r w:rsidRPr="00451353">
        <w:rPr>
          <w:rStyle w:val="aff1"/>
        </w:rPr>
        <w:t>END_2</w:t>
      </w:r>
    </w:p>
    <w:p w:rsidRPr="00735CD3" w:rsidR="00735CD3" w:rsidP="000431E0" w:rsidRDefault="00735CD3">
      <w:pPr>
        <w:pStyle w:val="af7"/>
      </w:pPr>
      <w:r w:rsidRPr="00735CD3">
        <w:t xml:space="preserve">    elif (</w:t>
      </w:r>
      <w:hyperlink w:history="1" w:anchor="NonVitalSelectedFrontEnd">
        <w:r w:rsidR="0095165D">
          <w:rPr>
            <w:rStyle w:val="ac"/>
          </w:rPr>
          <w:t>NonVitalSelectedFrontEnd</w:t>
        </w:r>
      </w:hyperlink>
      <w:r w:rsidRPr="00735CD3">
        <w:t xml:space="preserve">(k) is </w:t>
      </w:r>
      <w:r w:rsidRPr="00451353">
        <w:rPr>
          <w:rStyle w:val="aff1"/>
        </w:rPr>
        <w:t>END_1</w:t>
      </w:r>
    </w:p>
    <w:p w:rsidRPr="00735CD3" w:rsidR="00735CD3" w:rsidP="000431E0" w:rsidRDefault="00735CD3">
      <w:pPr>
        <w:pStyle w:val="af7"/>
      </w:pPr>
      <w:r w:rsidRPr="00735CD3">
        <w:t xml:space="preserve">          or </w:t>
      </w:r>
      <w:hyperlink w:history="1" w:anchor="NonVitalSelectedFrontEnd">
        <w:r w:rsidR="0095165D">
          <w:rPr>
            <w:rStyle w:val="ac"/>
          </w:rPr>
          <w:t>NonVitalSelectedFrontEnd</w:t>
        </w:r>
      </w:hyperlink>
      <w:r w:rsidRPr="00735CD3">
        <w:t xml:space="preserve">(k) is </w:t>
      </w:r>
      <w:r w:rsidRPr="00451353">
        <w:rPr>
          <w:rStyle w:val="aff1"/>
        </w:rPr>
        <w:t>END_2</w:t>
      </w:r>
      <w:r w:rsidRPr="00735CD3">
        <w:t>):</w:t>
      </w:r>
    </w:p>
    <w:p w:rsidRPr="00735CD3" w:rsidR="00735CD3" w:rsidP="000431E0" w:rsidRDefault="00735CD3">
      <w:pPr>
        <w:pStyle w:val="af7"/>
      </w:pPr>
      <w:r w:rsidRPr="00735CD3">
        <w:t xml:space="preserve">        </w:t>
      </w:r>
      <w:r w:rsidR="00394D47">
        <w:rPr>
          <w:rFonts w:hint="eastAsia"/>
        </w:rPr>
        <w:t>return</w:t>
      </w:r>
      <w:r w:rsidRPr="00735CD3">
        <w:t xml:space="preserve"> </w:t>
      </w:r>
      <w:hyperlink w:history="1" w:anchor="NonVitalSelectedFrontEnd">
        <w:r w:rsidR="0095165D">
          <w:rPr>
            <w:rStyle w:val="ac"/>
          </w:rPr>
          <w:t>NonVitalSelectedFrontEnd</w:t>
        </w:r>
      </w:hyperlink>
      <w:r w:rsidRPr="00735CD3">
        <w:t>(k)</w:t>
      </w:r>
    </w:p>
    <w:p w:rsidRPr="00735CD3" w:rsidR="00735CD3" w:rsidP="000431E0" w:rsidRDefault="00735CD3">
      <w:pPr>
        <w:pStyle w:val="af7"/>
      </w:pPr>
      <w:r w:rsidRPr="00735CD3">
        <w:t xml:space="preserve">  </w:t>
      </w:r>
      <w:r w:rsidR="0079793B">
        <w:t xml:space="preserve">  elif (</w:t>
      </w:r>
      <w:hyperlink w:history="1" w:anchor="WheelFilteredStopped">
        <w:r w:rsidR="00B5344E">
          <w:rPr>
            <w:rStyle w:val="ac"/>
          </w:rPr>
          <w:t>WheelFilteredStopped</w:t>
        </w:r>
      </w:hyperlink>
      <w:r w:rsidR="0079793B">
        <w:t>(k</w:t>
      </w:r>
      <w:r w:rsidRPr="00735CD3">
        <w:t>)):</w:t>
      </w:r>
    </w:p>
    <w:p w:rsidRPr="00735CD3" w:rsidR="00735CD3" w:rsidP="000431E0" w:rsidRDefault="00735CD3">
      <w:pPr>
        <w:pStyle w:val="af7"/>
      </w:pPr>
      <w:r w:rsidRPr="00735CD3">
        <w:t xml:space="preserve">        </w:t>
      </w:r>
      <w:r w:rsidR="00394D47">
        <w:rPr>
          <w:rFonts w:hint="eastAsia"/>
        </w:rPr>
        <w:t>return</w:t>
      </w:r>
      <w:r w:rsidRPr="00735CD3">
        <w:t xml:space="preserve"> </w:t>
      </w:r>
      <w:hyperlink w:history="1" w:anchor="TrainFrontEnd">
        <w:r w:rsidR="00813AB3">
          <w:rPr>
            <w:rStyle w:val="ac"/>
          </w:rPr>
          <w:t>TrainFrontEnd</w:t>
        </w:r>
      </w:hyperlink>
      <w:r w:rsidRPr="00735CD3">
        <w:t>(k-1)</w:t>
      </w:r>
    </w:p>
    <w:p w:rsidRPr="00735CD3" w:rsidR="00735CD3" w:rsidDel="00325C82" w:rsidP="000431E0" w:rsidRDefault="0079793B">
      <w:pPr>
        <w:pStyle w:val="af7"/>
      </w:pPr>
      <w:r w:rsidDel="00325C82">
        <w:t xml:space="preserve">    elif (</w:t>
      </w:r>
      <w:r w:rsidRPr="007A6111" w:rsidDel="00325C82" w:rsidR="007A6111">
        <w:t xml:space="preserve">not </w:t>
      </w:r>
      <w:hyperlink w:history="1" w:anchor="End2RunningForward">
        <w:r w:rsidDel="00325C82" w:rsidR="008B283E">
          <w:rPr>
            <w:rStyle w:val="ac"/>
          </w:rPr>
          <w:t>End2RunningForward</w:t>
        </w:r>
      </w:hyperlink>
      <w:r w:rsidRPr="007A6111" w:rsidDel="00325C82" w:rsidR="007A6111">
        <w:t>(k)</w:t>
      </w:r>
      <w:r w:rsidRPr="00735CD3" w:rsidDel="00325C82" w:rsidR="00735CD3">
        <w:t>):</w:t>
      </w:r>
    </w:p>
    <w:p w:rsidRPr="00735CD3" w:rsidR="00735CD3" w:rsidDel="00325C82" w:rsidP="000431E0" w:rsidRDefault="00735CD3">
      <w:pPr>
        <w:pStyle w:val="af7"/>
      </w:pPr>
      <w:r w:rsidRPr="00735CD3" w:rsidDel="00325C82">
        <w:t xml:space="preserve">        </w:t>
      </w:r>
      <w:r w:rsidDel="00325C82" w:rsidR="00394D47">
        <w:rPr>
          <w:rFonts w:hint="eastAsia"/>
        </w:rPr>
        <w:t>return</w:t>
      </w:r>
      <w:r w:rsidRPr="00735CD3" w:rsidDel="00325C82">
        <w:t xml:space="preserve"> </w:t>
      </w:r>
      <w:r w:rsidRPr="00451353" w:rsidDel="00325C82">
        <w:rPr>
          <w:rStyle w:val="aff1"/>
        </w:rPr>
        <w:t>END_1</w:t>
      </w:r>
    </w:p>
    <w:p w:rsidRPr="00735CD3" w:rsidR="00735CD3" w:rsidP="000431E0" w:rsidRDefault="00735CD3">
      <w:pPr>
        <w:pStyle w:val="af7"/>
      </w:pPr>
      <w:r w:rsidRPr="00735CD3">
        <w:t xml:space="preserve">    else:</w:t>
      </w:r>
    </w:p>
    <w:p w:rsidRPr="00735CD3" w:rsidR="00735CD3" w:rsidP="000431E0" w:rsidRDefault="00735CD3">
      <w:pPr>
        <w:pStyle w:val="af7"/>
      </w:pPr>
      <w:r w:rsidRPr="00735CD3">
        <w:t xml:space="preserve">        </w:t>
      </w:r>
      <w:r w:rsidR="00394D47">
        <w:rPr>
          <w:rFonts w:hint="eastAsia"/>
        </w:rPr>
        <w:t>return</w:t>
      </w:r>
      <w:r w:rsidRPr="00735CD3">
        <w:t xml:space="preserve"> </w:t>
      </w:r>
      <w:r w:rsidRPr="00451353">
        <w:rPr>
          <w:rStyle w:val="aff1"/>
        </w:rPr>
        <w:t>END_2</w:t>
      </w:r>
    </w:p>
    <w:p w:rsidRPr="00735CD3" w:rsidR="00735CD3" w:rsidP="000C0D62" w:rsidRDefault="00735CD3">
      <w:pPr>
        <w:pStyle w:val="ReqtifyAltQ"/>
      </w:pPr>
      <w:r w:rsidRPr="00735CD3">
        <w:t>#Category=Functional</w:t>
      </w:r>
    </w:p>
    <w:p w:rsidRPr="00735CD3" w:rsidR="00735CD3" w:rsidP="000C0D62" w:rsidRDefault="00735CD3">
      <w:pPr>
        <w:pStyle w:val="ReqtifyAltQ"/>
      </w:pPr>
      <w:r w:rsidRPr="00735CD3">
        <w:t>#Contribution=SIL4</w:t>
      </w:r>
    </w:p>
    <w:p w:rsidR="009328EA" w:rsidP="000C0D62" w:rsidRDefault="00735CD3">
      <w:pPr>
        <w:pStyle w:val="ReqtifyAltQ"/>
        <w:rPr>
          <w:ins w:author="常鸣" w:date="2014-07-03T14:27:00Z" w:id="6134"/>
        </w:rPr>
      </w:pPr>
      <w:del w:author="常鸣" w:date="2014-07-03T14:27:00Z" w:id="6135">
        <w:r w:rsidRPr="00735CD3" w:rsidDel="009328EA">
          <w:delText>#S</w:delText>
        </w:r>
      </w:del>
      <w:ins w:author="常鸣" w:date="2014-07-03T14:27:00Z" w:id="6136">
        <w:r w:rsidR="009328EA">
          <w:t>#Allocation=ATP Software</w:t>
        </w:r>
      </w:ins>
    </w:p>
    <w:p w:rsidRPr="00735CD3" w:rsidR="00735CD3" w:rsidP="000C0D62" w:rsidRDefault="009328EA">
      <w:pPr>
        <w:pStyle w:val="ReqtifyAltQ"/>
      </w:pPr>
      <w:ins w:author="常鸣" w:date="2014-07-03T14:27:00Z" w:id="6137">
        <w:r>
          <w:t>#S</w:t>
        </w:r>
      </w:ins>
      <w:r w:rsidRPr="00735CD3" w:rsidR="00735CD3">
        <w:t>ource=</w:t>
      </w:r>
      <w:r w:rsidRPr="00735CD3" w:rsidR="00735CD3">
        <w:rPr>
          <w:rFonts w:hint="eastAsia"/>
        </w:rPr>
        <w:t>[iTC_CC-SyAD-0203], [iTC_CC-SyAD-0204], [iTC_CC-SyAD-0345],</w:t>
      </w:r>
      <w:r w:rsidRPr="00FC5120" w:rsidR="00FC5120">
        <w:rPr>
          <w:rFonts w:hint="eastAsia"/>
        </w:rPr>
        <w:t xml:space="preserve"> </w:t>
      </w:r>
      <w:r w:rsidRPr="00735CD3" w:rsidR="00FC5120">
        <w:rPr>
          <w:rFonts w:hint="eastAsia"/>
        </w:rPr>
        <w:t>[iTC_CC-SyAD-</w:t>
      </w:r>
      <w:r w:rsidR="00FC5120">
        <w:rPr>
          <w:rFonts w:hint="eastAsia"/>
        </w:rPr>
        <w:t>1176</w:t>
      </w:r>
      <w:r w:rsidRPr="00735CD3" w:rsidR="00FC5120">
        <w:rPr>
          <w:rFonts w:hint="eastAsia"/>
        </w:rPr>
        <w:t>]</w:t>
      </w:r>
      <w:r w:rsidR="00FC5120">
        <w:rPr>
          <w:rFonts w:hint="eastAsia"/>
        </w:rPr>
        <w:t>,</w:t>
      </w:r>
      <w:r w:rsidRPr="00735CD3" w:rsidR="00735CD3">
        <w:rPr>
          <w:rFonts w:hint="eastAsia"/>
        </w:rPr>
        <w:t xml:space="preserve"> [</w:t>
      </w:r>
      <w:r w:rsidRPr="00735CD3" w:rsidR="00735CD3">
        <w:t>iTC_CC_ATP_SwHA-0191</w:t>
      </w:r>
      <w:r w:rsidRPr="00735CD3" w:rsidR="00735CD3">
        <w:rPr>
          <w:rFonts w:hint="eastAsia"/>
        </w:rPr>
        <w:t>]</w:t>
      </w:r>
    </w:p>
    <w:p w:rsidRPr="00735CD3" w:rsidR="00735CD3" w:rsidP="000C0D62" w:rsidRDefault="00735CD3">
      <w:pPr>
        <w:pStyle w:val="ReqtifyAltQ"/>
      </w:pPr>
      <w:r w:rsidRPr="00735CD3">
        <w:t>[End]</w:t>
      </w:r>
    </w:p>
    <w:p w:rsidRPr="00735CD3" w:rsidR="00735CD3" w:rsidP="00C93484" w:rsidRDefault="00735CD3">
      <w:pPr>
        <w:pStyle w:val="Reqtify"/>
      </w:pPr>
    </w:p>
    <w:p w:rsidRPr="00735CD3" w:rsidR="00735CD3" w:rsidP="00C93484" w:rsidRDefault="00735CD3">
      <w:pPr>
        <w:pStyle w:val="Reqtify"/>
      </w:pPr>
    </w:p>
    <w:p w:rsidRPr="00735CD3" w:rsidR="00735CD3" w:rsidP="00735CD3" w:rsidRDefault="00735CD3">
      <w:pPr>
        <w:pStyle w:val="ReqtifyAltR"/>
      </w:pPr>
      <w:r w:rsidRPr="00735CD3">
        <w:t>[iTC_CC_ATP-SwRS-0</w:t>
      </w:r>
      <w:r w:rsidRPr="00735CD3">
        <w:rPr>
          <w:rFonts w:hint="eastAsia"/>
        </w:rPr>
        <w:t>281</w:t>
      </w:r>
      <w:r w:rsidRPr="00735CD3">
        <w:t>]</w:t>
      </w:r>
    </w:p>
    <w:p w:rsidRPr="00735CD3" w:rsidR="00735CD3" w:rsidP="00C93484" w:rsidRDefault="0095165D">
      <w:pPr>
        <w:pStyle w:val="Reqtify"/>
      </w:pPr>
      <w:bookmarkStart w:name="TrainFrontOrientation" w:id="6138"/>
      <w:r w:rsidRPr="00BF4172">
        <w:rPr>
          <w:rStyle w:val="aff2"/>
          <w:bCs w:val="0"/>
          <w:iCs w:val="0"/>
        </w:rPr>
        <w:t>TrainFrontOrientation</w:t>
      </w:r>
      <w:bookmarkEnd w:id="6138"/>
      <w:r w:rsidRPr="00735CD3" w:rsidR="00735CD3">
        <w:rPr>
          <w:rFonts w:hint="eastAsia"/>
        </w:rPr>
        <w:t>，列车运营方向</w:t>
      </w:r>
      <w:r w:rsidRPr="00735CD3" w:rsidR="00735CD3">
        <w:rPr>
          <w:rFonts w:hint="eastAsia"/>
        </w:rPr>
        <w:t>.</w:t>
      </w:r>
    </w:p>
    <w:p w:rsidRPr="00735CD3" w:rsidR="00735CD3" w:rsidP="00C93484" w:rsidRDefault="00735CD3">
      <w:pPr>
        <w:pStyle w:val="Reqtify"/>
      </w:pPr>
      <w:r w:rsidRPr="00735CD3">
        <w:rPr>
          <w:rFonts w:hint="eastAsia"/>
        </w:rPr>
        <w:t>The train front orientation is the orientation of the active train END.</w:t>
      </w:r>
    </w:p>
    <w:p w:rsidRPr="00735CD3" w:rsidR="00735CD3" w:rsidP="000431E0" w:rsidRDefault="00735CD3">
      <w:pPr>
        <w:pStyle w:val="af7"/>
      </w:pPr>
      <w:r w:rsidRPr="00735CD3">
        <w:t xml:space="preserve">def </w:t>
      </w:r>
      <w:hyperlink w:history="1" w:anchor="TrainFrontOrientation">
        <w:r w:rsidR="0095165D">
          <w:rPr>
            <w:rStyle w:val="ac"/>
          </w:rPr>
          <w:t>TrainFrontOrientation</w:t>
        </w:r>
      </w:hyperlink>
      <w:r w:rsidRPr="00735CD3">
        <w:t>(k):</w:t>
      </w:r>
    </w:p>
    <w:p w:rsidRPr="00735CD3" w:rsidR="00735CD3" w:rsidP="000431E0" w:rsidRDefault="00735CD3">
      <w:pPr>
        <w:pStyle w:val="af7"/>
      </w:pPr>
      <w:r w:rsidRPr="00735CD3">
        <w:t xml:space="preserve">    if (</w:t>
      </w:r>
      <w:hyperlink w:history="1" w:anchor="TrainFrontEnd">
        <w:r w:rsidR="00813AB3">
          <w:rPr>
            <w:rStyle w:val="ac"/>
          </w:rPr>
          <w:t>TrainFrontEnd</w:t>
        </w:r>
      </w:hyperlink>
      <w:r w:rsidRPr="00735CD3">
        <w:t xml:space="preserve">(k) is </w:t>
      </w:r>
      <w:r w:rsidRPr="00451353">
        <w:rPr>
          <w:rStyle w:val="aff1"/>
        </w:rPr>
        <w:t>END_2</w:t>
      </w:r>
      <w:r w:rsidRPr="00735CD3">
        <w:t>):</w:t>
      </w:r>
    </w:p>
    <w:p w:rsidRPr="00735CD3" w:rsidR="00735CD3" w:rsidP="000431E0" w:rsidRDefault="00735CD3">
      <w:pPr>
        <w:pStyle w:val="af7"/>
      </w:pPr>
      <w:r w:rsidRPr="00735CD3">
        <w:t xml:space="preserve">        </w:t>
      </w:r>
      <w:r w:rsidR="00F1712B">
        <w:rPr>
          <w:rFonts w:hint="eastAsia"/>
        </w:rPr>
        <w:t>return</w:t>
      </w:r>
      <w:r w:rsidRPr="00735CD3">
        <w:t xml:space="preserve"> </w:t>
      </w:r>
      <w:hyperlink w:history="1" w:anchor="TrainLocation">
        <w:r w:rsidR="00F9339C">
          <w:rPr>
            <w:rStyle w:val="ac"/>
          </w:rPr>
          <w:t>TrainLocation</w:t>
        </w:r>
      </w:hyperlink>
      <w:r w:rsidR="00354F88">
        <w:t>.</w:t>
      </w:r>
      <w:r w:rsidR="006E3F60">
        <w:t>Ext2.O</w:t>
      </w:r>
      <w:r w:rsidRPr="00735CD3">
        <w:t>rt(k)</w:t>
      </w:r>
    </w:p>
    <w:p w:rsidRPr="00735CD3" w:rsidR="00735CD3" w:rsidP="000431E0" w:rsidRDefault="00735CD3">
      <w:pPr>
        <w:pStyle w:val="af7"/>
      </w:pPr>
      <w:r w:rsidRPr="00735CD3">
        <w:t xml:space="preserve">    else:</w:t>
      </w:r>
    </w:p>
    <w:p w:rsidRPr="00735CD3" w:rsidR="00735CD3" w:rsidP="000431E0" w:rsidRDefault="00735CD3">
      <w:pPr>
        <w:pStyle w:val="af7"/>
      </w:pPr>
      <w:r w:rsidRPr="00735CD3">
        <w:t xml:space="preserve">        </w:t>
      </w:r>
      <w:r w:rsidR="00F1712B">
        <w:rPr>
          <w:rFonts w:hint="eastAsia"/>
        </w:rPr>
        <w:t>return</w:t>
      </w:r>
      <w:r w:rsidRPr="00735CD3">
        <w:t xml:space="preserve"> </w:t>
      </w:r>
      <w:hyperlink w:history="1" w:anchor="TrainLocation">
        <w:r w:rsidR="00F9339C">
          <w:rPr>
            <w:rStyle w:val="ac"/>
          </w:rPr>
          <w:t>TrainLocation</w:t>
        </w:r>
      </w:hyperlink>
      <w:r w:rsidR="00354F88">
        <w:t>.</w:t>
      </w:r>
      <w:r w:rsidR="00581DDC">
        <w:t>Ext1.O</w:t>
      </w:r>
      <w:r w:rsidRPr="00735CD3">
        <w:t>rt(k)</w:t>
      </w:r>
    </w:p>
    <w:p w:rsidRPr="00735CD3" w:rsidR="00735CD3" w:rsidP="000C0D62" w:rsidRDefault="00735CD3">
      <w:pPr>
        <w:pStyle w:val="ReqtifyAltQ"/>
      </w:pPr>
      <w:r w:rsidRPr="00735CD3">
        <w:t>#Category=Functional</w:t>
      </w:r>
    </w:p>
    <w:p w:rsidRPr="00735CD3" w:rsidR="00735CD3" w:rsidP="000C0D62" w:rsidRDefault="00735CD3">
      <w:pPr>
        <w:pStyle w:val="ReqtifyAltQ"/>
      </w:pPr>
      <w:r w:rsidRPr="00735CD3">
        <w:t>#Contribution=SIL4</w:t>
      </w:r>
    </w:p>
    <w:p w:rsidR="009328EA" w:rsidP="000C0D62" w:rsidRDefault="00735CD3">
      <w:pPr>
        <w:pStyle w:val="ReqtifyAltQ"/>
        <w:rPr>
          <w:ins w:author="常鸣" w:date="2014-07-03T14:27:00Z" w:id="6139"/>
        </w:rPr>
      </w:pPr>
      <w:del w:author="常鸣" w:date="2014-07-03T14:27:00Z" w:id="6140">
        <w:r w:rsidRPr="00735CD3" w:rsidDel="009328EA">
          <w:delText>#S</w:delText>
        </w:r>
      </w:del>
      <w:ins w:author="常鸣" w:date="2014-07-03T14:27:00Z" w:id="6141">
        <w:r w:rsidR="009328EA">
          <w:t>#Allocation=ATP Software</w:t>
        </w:r>
      </w:ins>
    </w:p>
    <w:p w:rsidRPr="00735CD3" w:rsidR="00735CD3" w:rsidP="000C0D62" w:rsidRDefault="009328EA">
      <w:pPr>
        <w:pStyle w:val="ReqtifyAltQ"/>
      </w:pPr>
      <w:ins w:author="常鸣" w:date="2014-07-03T14:27:00Z" w:id="6142">
        <w:r>
          <w:t>#S</w:t>
        </w:r>
      </w:ins>
      <w:r w:rsidRPr="00735CD3" w:rsidR="00735CD3">
        <w:t>ource=</w:t>
      </w:r>
      <w:r w:rsidRPr="00735CD3" w:rsidR="00735CD3">
        <w:rPr>
          <w:rFonts w:hint="eastAsia"/>
        </w:rPr>
        <w:t xml:space="preserve"> [iTC_CC-SyAD-0177],</w:t>
      </w:r>
      <w:r w:rsidRPr="00735CD3" w:rsidR="00735CD3">
        <w:t xml:space="preserve"> [iTC_CC-SyAD-</w:t>
      </w:r>
      <w:r w:rsidRPr="00735CD3" w:rsidR="00735CD3">
        <w:rPr>
          <w:rFonts w:hint="eastAsia"/>
        </w:rPr>
        <w:t>0211]</w:t>
      </w:r>
    </w:p>
    <w:p w:rsidRPr="00735CD3" w:rsidR="00735CD3" w:rsidP="000C0D62" w:rsidRDefault="00735CD3">
      <w:pPr>
        <w:pStyle w:val="ReqtifyAltQ"/>
      </w:pPr>
      <w:r w:rsidRPr="00735CD3">
        <w:t>[End]</w:t>
      </w:r>
    </w:p>
    <w:p w:rsidRPr="00735CD3" w:rsidR="00735CD3" w:rsidP="00C93484" w:rsidRDefault="00735CD3">
      <w:pPr>
        <w:pStyle w:val="Reqtify"/>
      </w:pPr>
    </w:p>
    <w:p w:rsidRPr="00735CD3" w:rsidR="00735CD3" w:rsidP="00C93484" w:rsidRDefault="00735CD3">
      <w:pPr>
        <w:pStyle w:val="Reqtify"/>
      </w:pPr>
    </w:p>
    <w:p w:rsidRPr="00735CD3" w:rsidR="00735CD3" w:rsidP="00735CD3" w:rsidRDefault="00735CD3">
      <w:pPr>
        <w:pStyle w:val="ReqtifyAltR"/>
      </w:pPr>
      <w:r w:rsidRPr="00735CD3">
        <w:t>[iTC_CC_ATP-SwRS-0</w:t>
      </w:r>
      <w:r w:rsidRPr="00735CD3">
        <w:rPr>
          <w:rFonts w:hint="eastAsia"/>
        </w:rPr>
        <w:t>249</w:t>
      </w:r>
      <w:r w:rsidRPr="00735CD3">
        <w:t>]</w:t>
      </w:r>
    </w:p>
    <w:p w:rsidRPr="00735CD3" w:rsidR="00735CD3" w:rsidP="00C93484" w:rsidRDefault="0095165D">
      <w:pPr>
        <w:pStyle w:val="Reqtify"/>
      </w:pPr>
      <w:bookmarkStart w:name="TrainFrontLocation" w:id="6143"/>
      <w:r w:rsidRPr="00BF4172">
        <w:rPr>
          <w:rStyle w:val="aff2"/>
          <w:bCs w:val="0"/>
          <w:iCs w:val="0"/>
        </w:rPr>
        <w:t>TrainFrontLocation</w:t>
      </w:r>
      <w:bookmarkEnd w:id="6143"/>
      <w:r w:rsidRPr="00735CD3" w:rsidR="00735CD3">
        <w:rPr>
          <w:rFonts w:hint="eastAsia"/>
        </w:rPr>
        <w:t>，车头定位的更新</w:t>
      </w:r>
      <w:r w:rsidRPr="00735CD3" w:rsidR="00735CD3">
        <w:rPr>
          <w:rFonts w:hint="eastAsia"/>
        </w:rPr>
        <w:t>:</w:t>
      </w:r>
    </w:p>
    <w:p w:rsidRPr="00735CD3" w:rsidR="00735CD3" w:rsidP="00C93484" w:rsidRDefault="00735CD3">
      <w:pPr>
        <w:pStyle w:val="Reqtify"/>
      </w:pPr>
      <w:r w:rsidRPr="00735CD3">
        <w:rPr>
          <w:rFonts w:hint="eastAsia"/>
        </w:rPr>
        <w:t>ATP updates the train front location according to the active train END.</w:t>
      </w:r>
    </w:p>
    <w:p w:rsidRPr="00735CD3" w:rsidR="00735CD3" w:rsidP="000431E0" w:rsidRDefault="00735CD3">
      <w:pPr>
        <w:pStyle w:val="af7"/>
      </w:pPr>
      <w:r w:rsidRPr="00735CD3">
        <w:lastRenderedPageBreak/>
        <w:t xml:space="preserve">def </w:t>
      </w:r>
      <w:hyperlink w:history="1" w:anchor="TrainFrontLocation">
        <w:r w:rsidR="0095165D">
          <w:rPr>
            <w:rStyle w:val="ac"/>
          </w:rPr>
          <w:t>TrainFrontLocation</w:t>
        </w:r>
      </w:hyperlink>
      <w:r w:rsidRPr="00735CD3">
        <w:t>(k):</w:t>
      </w:r>
    </w:p>
    <w:p w:rsidRPr="00735CD3" w:rsidR="00735CD3" w:rsidP="000431E0" w:rsidRDefault="00735CD3">
      <w:pPr>
        <w:pStyle w:val="af7"/>
      </w:pPr>
      <w:r w:rsidRPr="00735CD3">
        <w:t xml:space="preserve">    if (</w:t>
      </w:r>
      <w:hyperlink w:history="1" w:anchor="TrainFrontEnd">
        <w:r w:rsidR="00813AB3">
          <w:rPr>
            <w:rStyle w:val="ac"/>
          </w:rPr>
          <w:t>TrainFrontEnd</w:t>
        </w:r>
      </w:hyperlink>
      <w:r w:rsidRPr="00735CD3">
        <w:t xml:space="preserve">(k) is </w:t>
      </w:r>
      <w:r w:rsidRPr="00451353">
        <w:rPr>
          <w:rStyle w:val="aff1"/>
        </w:rPr>
        <w:t>END_1</w:t>
      </w:r>
      <w:r w:rsidRPr="00735CD3">
        <w:t>):</w:t>
      </w:r>
    </w:p>
    <w:p w:rsidRPr="00735CD3" w:rsidR="00735CD3" w:rsidP="000431E0" w:rsidRDefault="00735CD3">
      <w:pPr>
        <w:pStyle w:val="af7"/>
      </w:pPr>
      <w:r w:rsidRPr="00735CD3">
        <w:t xml:space="preserve">        </w:t>
      </w:r>
      <w:hyperlink w:history="1" w:anchor="TrainFrontLocation">
        <w:r w:rsidR="0095165D">
          <w:rPr>
            <w:rStyle w:val="ac"/>
          </w:rPr>
          <w:t>TrainFrontLocation</w:t>
        </w:r>
      </w:hyperlink>
      <w:r w:rsidR="00354F88">
        <w:t>.M</w:t>
      </w:r>
      <w:r w:rsidRPr="00735CD3">
        <w:t xml:space="preserve">ax = </w:t>
      </w:r>
      <w:hyperlink w:history="1" w:anchor="TrainLocation">
        <w:r w:rsidR="00F9339C">
          <w:rPr>
            <w:rStyle w:val="ac"/>
          </w:rPr>
          <w:t>TrainLocation</w:t>
        </w:r>
      </w:hyperlink>
      <w:r w:rsidR="00354F88">
        <w:t>.E</w:t>
      </w:r>
      <w:r w:rsidRPr="00735CD3">
        <w:t>xt1</w:t>
      </w:r>
    </w:p>
    <w:p w:rsidRPr="00735CD3" w:rsidR="00735CD3" w:rsidP="000431E0" w:rsidRDefault="00735CD3">
      <w:pPr>
        <w:pStyle w:val="af7"/>
      </w:pPr>
      <w:r w:rsidRPr="00735CD3">
        <w:t xml:space="preserve">        </w:t>
      </w:r>
      <w:hyperlink w:history="1" w:anchor="TrainFrontLocation">
        <w:r w:rsidR="0095165D">
          <w:rPr>
            <w:rStyle w:val="ac"/>
          </w:rPr>
          <w:t>TrainFrontLocation</w:t>
        </w:r>
      </w:hyperlink>
      <w:r w:rsidR="00354F88">
        <w:t>.M</w:t>
      </w:r>
      <w:r w:rsidRPr="00735CD3">
        <w:t xml:space="preserve">in = </w:t>
      </w:r>
      <w:hyperlink w:history="1" w:anchor="TrainLocation">
        <w:r w:rsidR="00F9339C">
          <w:rPr>
            <w:rStyle w:val="ac"/>
          </w:rPr>
          <w:t>TrainLocation</w:t>
        </w:r>
      </w:hyperlink>
      <w:r w:rsidR="00354F88">
        <w:t>.I</w:t>
      </w:r>
      <w:r w:rsidRPr="00735CD3">
        <w:t>nt1</w:t>
      </w:r>
    </w:p>
    <w:p w:rsidRPr="00735CD3" w:rsidR="00735CD3" w:rsidP="000431E0" w:rsidRDefault="00735CD3">
      <w:pPr>
        <w:pStyle w:val="af7"/>
      </w:pPr>
      <w:r w:rsidRPr="00735CD3">
        <w:t xml:space="preserve">    else:</w:t>
      </w:r>
    </w:p>
    <w:p w:rsidRPr="00735CD3" w:rsidR="00735CD3" w:rsidP="000431E0" w:rsidRDefault="00735CD3">
      <w:pPr>
        <w:pStyle w:val="af7"/>
      </w:pPr>
      <w:r w:rsidRPr="00735CD3">
        <w:t xml:space="preserve">        </w:t>
      </w:r>
      <w:hyperlink w:history="1" w:anchor="TrainFrontLocation">
        <w:r w:rsidR="0095165D">
          <w:rPr>
            <w:rStyle w:val="ac"/>
          </w:rPr>
          <w:t>TrainFrontLocation</w:t>
        </w:r>
      </w:hyperlink>
      <w:r w:rsidR="00354F88">
        <w:t>.M</w:t>
      </w:r>
      <w:r w:rsidRPr="00735CD3">
        <w:t xml:space="preserve">ax = </w:t>
      </w:r>
      <w:hyperlink w:history="1" w:anchor="TrainLocation">
        <w:r w:rsidR="00F9339C">
          <w:rPr>
            <w:rStyle w:val="ac"/>
          </w:rPr>
          <w:t>TrainLocation</w:t>
        </w:r>
      </w:hyperlink>
      <w:r w:rsidR="00354F88">
        <w:t>.E</w:t>
      </w:r>
      <w:r w:rsidRPr="00735CD3">
        <w:t>xt2</w:t>
      </w:r>
    </w:p>
    <w:p w:rsidR="00735CD3" w:rsidP="000431E0" w:rsidRDefault="00735CD3">
      <w:pPr>
        <w:pStyle w:val="af7"/>
      </w:pPr>
      <w:r w:rsidRPr="00735CD3">
        <w:t xml:space="preserve">        </w:t>
      </w:r>
      <w:hyperlink w:history="1" w:anchor="TrainFrontLocation">
        <w:r w:rsidR="0095165D">
          <w:rPr>
            <w:rStyle w:val="ac"/>
          </w:rPr>
          <w:t>TrainFrontLocation</w:t>
        </w:r>
      </w:hyperlink>
      <w:r w:rsidR="00354F88">
        <w:t>.M</w:t>
      </w:r>
      <w:r w:rsidRPr="00735CD3">
        <w:t xml:space="preserve">in = </w:t>
      </w:r>
      <w:hyperlink w:history="1" w:anchor="TrainLocation">
        <w:r w:rsidR="00F9339C">
          <w:rPr>
            <w:rStyle w:val="ac"/>
          </w:rPr>
          <w:t>TrainLocation</w:t>
        </w:r>
      </w:hyperlink>
      <w:r w:rsidR="00354F88">
        <w:t>.I</w:t>
      </w:r>
      <w:r w:rsidRPr="00735CD3">
        <w:t>nt2</w:t>
      </w:r>
    </w:p>
    <w:p w:rsidRPr="00735CD3" w:rsidR="00F1712B" w:rsidP="000431E0" w:rsidRDefault="00F1712B">
      <w:pPr>
        <w:pStyle w:val="af7"/>
      </w:pPr>
      <w:r w:rsidRPr="00F1712B">
        <w:t xml:space="preserve">    return </w:t>
      </w:r>
      <w:hyperlink w:history="1" w:anchor="TrainFrontLocation">
        <w:r w:rsidR="0095165D">
          <w:rPr>
            <w:rStyle w:val="ac"/>
          </w:rPr>
          <w:t>TrainFrontLocation</w:t>
        </w:r>
      </w:hyperlink>
    </w:p>
    <w:p w:rsidRPr="00735CD3" w:rsidR="00735CD3" w:rsidP="000C0D62" w:rsidRDefault="00735CD3">
      <w:pPr>
        <w:pStyle w:val="ReqtifyAltQ"/>
      </w:pPr>
      <w:r w:rsidRPr="00735CD3">
        <w:t>#Category=Functional</w:t>
      </w:r>
    </w:p>
    <w:p w:rsidRPr="00735CD3" w:rsidR="00735CD3" w:rsidP="000C0D62" w:rsidRDefault="00735CD3">
      <w:pPr>
        <w:pStyle w:val="ReqtifyAltQ"/>
      </w:pPr>
      <w:r w:rsidRPr="00735CD3">
        <w:t>#Contribution=SIL4</w:t>
      </w:r>
    </w:p>
    <w:p w:rsidR="009328EA" w:rsidP="000C0D62" w:rsidRDefault="00735CD3">
      <w:pPr>
        <w:pStyle w:val="ReqtifyAltQ"/>
        <w:rPr>
          <w:ins w:author="常鸣" w:date="2014-07-03T14:27:00Z" w:id="6144"/>
        </w:rPr>
      </w:pPr>
      <w:del w:author="常鸣" w:date="2014-07-03T14:27:00Z" w:id="6145">
        <w:r w:rsidRPr="00735CD3" w:rsidDel="009328EA">
          <w:delText>#S</w:delText>
        </w:r>
      </w:del>
      <w:ins w:author="常鸣" w:date="2014-07-03T14:27:00Z" w:id="6146">
        <w:r w:rsidR="009328EA">
          <w:t>#Allocation=ATP Software</w:t>
        </w:r>
      </w:ins>
    </w:p>
    <w:p w:rsidRPr="00735CD3" w:rsidR="00735CD3" w:rsidP="000C0D62" w:rsidRDefault="009328EA">
      <w:pPr>
        <w:pStyle w:val="ReqtifyAltQ"/>
      </w:pPr>
      <w:ins w:author="常鸣" w:date="2014-07-03T14:27:00Z" w:id="6147">
        <w:r>
          <w:t>#S</w:t>
        </w:r>
      </w:ins>
      <w:r w:rsidRPr="00735CD3" w:rsidR="00735CD3">
        <w:t>ource=[iTC_CC-SyAD-</w:t>
      </w:r>
      <w:r w:rsidRPr="00735CD3" w:rsidR="00735CD3">
        <w:rPr>
          <w:rFonts w:hint="eastAsia"/>
        </w:rPr>
        <w:t>0211]</w:t>
      </w:r>
    </w:p>
    <w:p w:rsidRPr="00735CD3" w:rsidR="00735CD3" w:rsidP="000C0D62" w:rsidRDefault="00735CD3">
      <w:pPr>
        <w:pStyle w:val="ReqtifyAltQ"/>
      </w:pPr>
      <w:r w:rsidRPr="00735CD3">
        <w:t>[End]</w:t>
      </w:r>
    </w:p>
    <w:p w:rsidRPr="00735CD3" w:rsidR="00735CD3" w:rsidP="00C93484" w:rsidRDefault="00735CD3">
      <w:pPr>
        <w:pStyle w:val="Reqtify"/>
      </w:pPr>
    </w:p>
    <w:p w:rsidRPr="00735CD3" w:rsidR="00735CD3" w:rsidP="00C93484" w:rsidRDefault="00735CD3">
      <w:pPr>
        <w:pStyle w:val="Reqtify"/>
      </w:pPr>
    </w:p>
    <w:p w:rsidRPr="00735CD3" w:rsidR="00735CD3" w:rsidP="00735CD3" w:rsidRDefault="00735CD3">
      <w:pPr>
        <w:pStyle w:val="ReqtifyAltR"/>
      </w:pPr>
      <w:r w:rsidRPr="00735CD3">
        <w:t>[iTC_CC_ATP-SwRS-0</w:t>
      </w:r>
      <w:r w:rsidRPr="00735CD3">
        <w:rPr>
          <w:rFonts w:hint="eastAsia"/>
        </w:rPr>
        <w:t>255</w:t>
      </w:r>
      <w:r w:rsidRPr="00735CD3">
        <w:t>]</w:t>
      </w:r>
    </w:p>
    <w:p w:rsidRPr="00735CD3" w:rsidR="00735CD3" w:rsidP="00C93484" w:rsidRDefault="00BD3E90">
      <w:pPr>
        <w:pStyle w:val="Reqtify"/>
      </w:pPr>
      <w:bookmarkStart w:name="TrainRearLocation" w:id="6148"/>
      <w:r w:rsidRPr="00BF4172">
        <w:rPr>
          <w:rStyle w:val="aff2"/>
          <w:bCs w:val="0"/>
          <w:iCs w:val="0"/>
        </w:rPr>
        <w:t>TrainRearLocation</w:t>
      </w:r>
      <w:bookmarkEnd w:id="6148"/>
      <w:r w:rsidRPr="00735CD3" w:rsidR="00735CD3">
        <w:rPr>
          <w:rFonts w:hint="eastAsia"/>
        </w:rPr>
        <w:t>，车尾定位的更新</w:t>
      </w:r>
      <w:r w:rsidRPr="00735CD3" w:rsidR="00735CD3">
        <w:rPr>
          <w:rFonts w:hint="eastAsia"/>
        </w:rPr>
        <w:t>:</w:t>
      </w:r>
    </w:p>
    <w:p w:rsidRPr="00735CD3" w:rsidR="00735CD3" w:rsidP="00C93484" w:rsidRDefault="00735CD3">
      <w:pPr>
        <w:pStyle w:val="Reqtify"/>
      </w:pPr>
      <w:r w:rsidRPr="00735CD3">
        <w:rPr>
          <w:rFonts w:hint="eastAsia"/>
        </w:rPr>
        <w:t>ATP updates the train rear locations according to the active train END.</w:t>
      </w:r>
    </w:p>
    <w:p w:rsidRPr="00735CD3" w:rsidR="00735CD3" w:rsidP="000431E0" w:rsidRDefault="00735CD3">
      <w:pPr>
        <w:pStyle w:val="af7"/>
      </w:pPr>
      <w:r w:rsidRPr="00735CD3">
        <w:t xml:space="preserve">def </w:t>
      </w:r>
      <w:hyperlink w:history="1" w:anchor="TrainRearLocation">
        <w:r w:rsidR="00BD3E90">
          <w:rPr>
            <w:rStyle w:val="ac"/>
          </w:rPr>
          <w:t>TrainRearLocation</w:t>
        </w:r>
      </w:hyperlink>
      <w:r w:rsidRPr="00735CD3">
        <w:t>(k):</w:t>
      </w:r>
    </w:p>
    <w:p w:rsidRPr="00735CD3" w:rsidR="00735CD3" w:rsidP="000431E0" w:rsidRDefault="00735CD3">
      <w:pPr>
        <w:pStyle w:val="af7"/>
      </w:pPr>
      <w:r w:rsidRPr="00735CD3">
        <w:t xml:space="preserve">    if (</w:t>
      </w:r>
      <w:hyperlink w:history="1" w:anchor="TrainFrontEnd">
        <w:r w:rsidR="00813AB3">
          <w:rPr>
            <w:rStyle w:val="ac"/>
          </w:rPr>
          <w:t>TrainFrontEnd</w:t>
        </w:r>
      </w:hyperlink>
      <w:r w:rsidRPr="00735CD3">
        <w:t xml:space="preserve">(k) is </w:t>
      </w:r>
      <w:r w:rsidRPr="00451353">
        <w:rPr>
          <w:rStyle w:val="aff1"/>
        </w:rPr>
        <w:t>END_1</w:t>
      </w:r>
      <w:r w:rsidRPr="00735CD3">
        <w:t>):</w:t>
      </w:r>
    </w:p>
    <w:p w:rsidRPr="00735CD3" w:rsidR="00735CD3" w:rsidP="000431E0" w:rsidRDefault="00735CD3">
      <w:pPr>
        <w:pStyle w:val="af7"/>
      </w:pPr>
      <w:r w:rsidRPr="00735CD3">
        <w:t xml:space="preserve">        </w:t>
      </w:r>
      <w:hyperlink w:history="1" w:anchor="TrainRearLocation">
        <w:r w:rsidR="00BF4172">
          <w:rPr>
            <w:rStyle w:val="ac"/>
          </w:rPr>
          <w:t>TrainRearLocation</w:t>
        </w:r>
      </w:hyperlink>
      <w:r w:rsidR="00354F88">
        <w:t>.M</w:t>
      </w:r>
      <w:r w:rsidRPr="00735CD3">
        <w:t xml:space="preserve">ax = </w:t>
      </w:r>
      <w:hyperlink w:history="1" w:anchor="TrainLocation">
        <w:r w:rsidR="00F9339C">
          <w:rPr>
            <w:rStyle w:val="ac"/>
          </w:rPr>
          <w:t>TrainLocation</w:t>
        </w:r>
      </w:hyperlink>
      <w:r w:rsidR="00354F88">
        <w:t>.I</w:t>
      </w:r>
      <w:r w:rsidRPr="00735CD3">
        <w:t>nt2</w:t>
      </w:r>
    </w:p>
    <w:p w:rsidRPr="00735CD3" w:rsidR="00735CD3" w:rsidP="000431E0" w:rsidRDefault="00735CD3">
      <w:pPr>
        <w:pStyle w:val="af7"/>
      </w:pPr>
      <w:r w:rsidRPr="00735CD3">
        <w:t xml:space="preserve">        </w:t>
      </w:r>
      <w:hyperlink w:history="1" w:anchor="TrainRearLocation">
        <w:r w:rsidR="00BD3E90">
          <w:rPr>
            <w:rStyle w:val="ac"/>
          </w:rPr>
          <w:t>TrainRearLocation</w:t>
        </w:r>
      </w:hyperlink>
      <w:r w:rsidR="00354F88">
        <w:t>.M</w:t>
      </w:r>
      <w:r w:rsidRPr="00735CD3">
        <w:t xml:space="preserve">in = </w:t>
      </w:r>
      <w:hyperlink w:history="1" w:anchor="TrainLocation">
        <w:r w:rsidR="00F9339C">
          <w:rPr>
            <w:rStyle w:val="ac"/>
          </w:rPr>
          <w:t>TrainLocation</w:t>
        </w:r>
      </w:hyperlink>
      <w:r w:rsidR="00354F88">
        <w:t>.E</w:t>
      </w:r>
      <w:r w:rsidRPr="00735CD3">
        <w:t>xt2</w:t>
      </w:r>
    </w:p>
    <w:p w:rsidRPr="00735CD3" w:rsidR="00735CD3" w:rsidP="000431E0" w:rsidRDefault="00735CD3">
      <w:pPr>
        <w:pStyle w:val="af7"/>
      </w:pPr>
      <w:r w:rsidRPr="00735CD3">
        <w:t xml:space="preserve">    else:</w:t>
      </w:r>
    </w:p>
    <w:p w:rsidRPr="00735CD3" w:rsidR="00735CD3" w:rsidP="000431E0" w:rsidRDefault="00735CD3">
      <w:pPr>
        <w:pStyle w:val="af7"/>
      </w:pPr>
      <w:r w:rsidRPr="00735CD3">
        <w:t xml:space="preserve">        </w:t>
      </w:r>
      <w:hyperlink w:history="1" w:anchor="TrainRearLocation">
        <w:r w:rsidR="00BD3E90">
          <w:rPr>
            <w:rStyle w:val="ac"/>
          </w:rPr>
          <w:t>TrainRearLocation</w:t>
        </w:r>
      </w:hyperlink>
      <w:r w:rsidR="00354F88">
        <w:t>.M</w:t>
      </w:r>
      <w:r w:rsidRPr="00735CD3">
        <w:t xml:space="preserve">ax = </w:t>
      </w:r>
      <w:hyperlink w:history="1" w:anchor="TrainLocation">
        <w:r w:rsidR="00F9339C">
          <w:rPr>
            <w:rStyle w:val="ac"/>
          </w:rPr>
          <w:t>TrainLocation</w:t>
        </w:r>
      </w:hyperlink>
      <w:r w:rsidR="00354F88">
        <w:t>.I</w:t>
      </w:r>
      <w:r w:rsidRPr="00735CD3">
        <w:t>nt1</w:t>
      </w:r>
    </w:p>
    <w:p w:rsidR="00735CD3" w:rsidP="000431E0" w:rsidRDefault="00735CD3">
      <w:pPr>
        <w:pStyle w:val="af7"/>
      </w:pPr>
      <w:r w:rsidRPr="00735CD3">
        <w:t xml:space="preserve">        </w:t>
      </w:r>
      <w:hyperlink w:history="1" w:anchor="TrainRearLocation">
        <w:r w:rsidR="00BD3E90">
          <w:rPr>
            <w:rStyle w:val="ac"/>
          </w:rPr>
          <w:t>TrainRearLocation</w:t>
        </w:r>
      </w:hyperlink>
      <w:r w:rsidR="00354F88">
        <w:t>.M</w:t>
      </w:r>
      <w:r w:rsidRPr="00735CD3">
        <w:t xml:space="preserve">in = </w:t>
      </w:r>
      <w:hyperlink w:history="1" w:anchor="TrainLocation">
        <w:r w:rsidR="00F9339C">
          <w:rPr>
            <w:rStyle w:val="ac"/>
          </w:rPr>
          <w:t>TrainLocation</w:t>
        </w:r>
      </w:hyperlink>
      <w:r w:rsidR="00354F88">
        <w:t>.E</w:t>
      </w:r>
      <w:r w:rsidR="00F1712B">
        <w:t>xt1</w:t>
      </w:r>
    </w:p>
    <w:p w:rsidRPr="00735CD3" w:rsidR="00F1712B" w:rsidP="000431E0" w:rsidRDefault="00F1712B">
      <w:pPr>
        <w:pStyle w:val="af7"/>
      </w:pPr>
      <w:r w:rsidRPr="00F1712B">
        <w:t xml:space="preserve">    return </w:t>
      </w:r>
      <w:hyperlink w:history="1" w:anchor="TrainRearLocation">
        <w:r w:rsidR="00BD3E90">
          <w:rPr>
            <w:rStyle w:val="ac"/>
          </w:rPr>
          <w:t>TrainRearLocation</w:t>
        </w:r>
      </w:hyperlink>
    </w:p>
    <w:p w:rsidRPr="00735CD3" w:rsidR="00735CD3" w:rsidP="000C0D62" w:rsidRDefault="00735CD3">
      <w:pPr>
        <w:pStyle w:val="ReqtifyAltQ"/>
      </w:pPr>
      <w:r w:rsidRPr="00735CD3">
        <w:t>#Category=Functional</w:t>
      </w:r>
    </w:p>
    <w:p w:rsidRPr="00735CD3" w:rsidR="00735CD3" w:rsidP="000C0D62" w:rsidRDefault="00735CD3">
      <w:pPr>
        <w:pStyle w:val="ReqtifyAltQ"/>
      </w:pPr>
      <w:r w:rsidRPr="00735CD3">
        <w:t>#Contribution=SIL4</w:t>
      </w:r>
    </w:p>
    <w:p w:rsidR="009328EA" w:rsidP="000C0D62" w:rsidRDefault="00735CD3">
      <w:pPr>
        <w:pStyle w:val="ReqtifyAltQ"/>
        <w:rPr>
          <w:ins w:author="常鸣" w:date="2014-07-03T14:27:00Z" w:id="6149"/>
        </w:rPr>
      </w:pPr>
      <w:del w:author="常鸣" w:date="2014-07-03T14:27:00Z" w:id="6150">
        <w:r w:rsidRPr="00735CD3" w:rsidDel="009328EA">
          <w:delText>#S</w:delText>
        </w:r>
      </w:del>
      <w:ins w:author="常鸣" w:date="2014-07-03T14:27:00Z" w:id="6151">
        <w:r w:rsidR="009328EA">
          <w:t>#Allocation=ATP Software</w:t>
        </w:r>
      </w:ins>
    </w:p>
    <w:p w:rsidRPr="00735CD3" w:rsidR="00735CD3" w:rsidP="000C0D62" w:rsidRDefault="009328EA">
      <w:pPr>
        <w:pStyle w:val="ReqtifyAltQ"/>
      </w:pPr>
      <w:ins w:author="常鸣" w:date="2014-07-03T14:27:00Z" w:id="6152">
        <w:r>
          <w:t>#S</w:t>
        </w:r>
      </w:ins>
      <w:r w:rsidRPr="00735CD3" w:rsidR="00735CD3">
        <w:t>ource=[iTC_CC-SyAD-</w:t>
      </w:r>
      <w:r w:rsidRPr="00735CD3" w:rsidR="00735CD3">
        <w:rPr>
          <w:rFonts w:hint="eastAsia"/>
        </w:rPr>
        <w:t>0211]</w:t>
      </w:r>
    </w:p>
    <w:p w:rsidRPr="00735CD3" w:rsidR="00735CD3" w:rsidP="000C0D62" w:rsidRDefault="00735CD3">
      <w:pPr>
        <w:pStyle w:val="ReqtifyAltQ"/>
      </w:pPr>
      <w:r w:rsidRPr="00735CD3">
        <w:t>[End]</w:t>
      </w:r>
    </w:p>
    <w:p w:rsidR="00BD66EF" w:rsidP="00C93484" w:rsidRDefault="00BD66EF">
      <w:pPr>
        <w:pStyle w:val="Reqtify"/>
      </w:pPr>
    </w:p>
    <w:p w:rsidR="00BD66EF" w:rsidP="00C93484" w:rsidRDefault="00BD66EF">
      <w:pPr>
        <w:pStyle w:val="Reqtify"/>
      </w:pPr>
    </w:p>
    <w:p w:rsidR="00E6498A" w:rsidP="0012674A" w:rsidRDefault="00E6498A">
      <w:pPr>
        <w:pStyle w:val="4"/>
      </w:pPr>
      <w:r>
        <w:rPr>
          <w:rFonts w:hint="eastAsia"/>
        </w:rPr>
        <w:t xml:space="preserve">Location </w:t>
      </w:r>
      <w:r w:rsidR="00A60B80">
        <w:rPr>
          <w:rFonts w:hint="eastAsia"/>
        </w:rPr>
        <w:t>p</w:t>
      </w:r>
      <w:r>
        <w:rPr>
          <w:rFonts w:hint="eastAsia"/>
        </w:rPr>
        <w:t xml:space="preserve">ath </w:t>
      </w:r>
      <w:r w:rsidR="00A60B80">
        <w:rPr>
          <w:rFonts w:hint="eastAsia"/>
        </w:rPr>
        <w:t>k</w:t>
      </w:r>
      <w:r>
        <w:rPr>
          <w:rFonts w:hint="eastAsia"/>
        </w:rPr>
        <w:t xml:space="preserve">nown </w:t>
      </w:r>
      <w:r w:rsidR="00A60B80">
        <w:rPr>
          <w:rFonts w:hint="eastAsia"/>
        </w:rPr>
        <w:t>s</w:t>
      </w:r>
      <w:r>
        <w:rPr>
          <w:rFonts w:hint="eastAsia"/>
        </w:rPr>
        <w:t>tatus</w:t>
      </w:r>
    </w:p>
    <w:p w:rsidR="009F23D0" w:rsidP="00C93484" w:rsidRDefault="009F23D0">
      <w:pPr>
        <w:pStyle w:val="Reqtify"/>
      </w:pPr>
    </w:p>
    <w:p w:rsidRPr="00D529B0" w:rsidR="009F23D0" w:rsidP="009F23D0" w:rsidRDefault="009F23D0">
      <w:pPr>
        <w:pStyle w:val="ReqtifyAltR"/>
      </w:pPr>
      <w:r w:rsidRPr="00D529B0">
        <w:t>[</w:t>
      </w:r>
      <w:r>
        <w:t>iTC_CC_ATP-SwRS-0</w:t>
      </w:r>
      <w:r>
        <w:rPr>
          <w:rFonts w:hint="eastAsia"/>
        </w:rPr>
        <w:t>757</w:t>
      </w:r>
      <w:r w:rsidRPr="00D529B0">
        <w:t>]</w:t>
      </w:r>
    </w:p>
    <w:p w:rsidR="009F23D0" w:rsidP="00C93484" w:rsidRDefault="009F23D0">
      <w:pPr>
        <w:pStyle w:val="Reqtify"/>
      </w:pPr>
      <w:bookmarkStart w:name="LocationPathKnown" w:id="6153"/>
      <w:r w:rsidRPr="00501EB4">
        <w:rPr>
          <w:rStyle w:val="aff2"/>
          <w:rFonts w:hint="eastAsia"/>
        </w:rPr>
        <w:t>LocationPathKnown</w:t>
      </w:r>
      <w:bookmarkEnd w:id="6153"/>
      <w:r>
        <w:rPr>
          <w:rFonts w:hint="eastAsia"/>
        </w:rPr>
        <w:t>，判断列车在</w:t>
      </w:r>
      <w:r>
        <w:rPr>
          <w:rFonts w:hint="eastAsia"/>
        </w:rPr>
        <w:t>Block</w:t>
      </w:r>
      <w:r>
        <w:rPr>
          <w:rFonts w:hint="eastAsia"/>
        </w:rPr>
        <w:t>模式没有移动授权条件下是否经过道岔导致非确认定位。</w:t>
      </w:r>
    </w:p>
    <w:p w:rsidR="000A4C5C" w:rsidP="00C93484" w:rsidRDefault="000A4C5C">
      <w:pPr>
        <w:pStyle w:val="Reqtify"/>
      </w:pPr>
      <w:r w:rsidRPr="000A4C5C">
        <w:t xml:space="preserve">In BM mode, if </w:t>
      </w:r>
      <w:r>
        <w:rPr>
          <w:rFonts w:hint="eastAsia"/>
        </w:rPr>
        <w:t xml:space="preserve">train localized but </w:t>
      </w:r>
      <w:r w:rsidRPr="000A4C5C">
        <w:t xml:space="preserve">EOA is invalid, </w:t>
      </w:r>
      <w:hyperlink w:history="1" w:anchor="LocationPathKnown">
        <w:r w:rsidRPr="000A4C5C">
          <w:rPr>
            <w:rStyle w:val="ac"/>
            <w:rFonts w:hint="eastAsia"/>
          </w:rPr>
          <w:t>LocationPathKnown</w:t>
        </w:r>
      </w:hyperlink>
      <w:r>
        <w:rPr>
          <w:rFonts w:hint="eastAsia"/>
        </w:rPr>
        <w:t xml:space="preserve"> </w:t>
      </w:r>
      <w:r w:rsidRPr="000A4C5C" w:rsidR="00C83252">
        <w:t>cannot</w:t>
      </w:r>
      <w:r w:rsidRPr="000A4C5C">
        <w:t xml:space="preserve"> be </w:t>
      </w:r>
      <w:r w:rsidRPr="000A4C5C">
        <w:rPr>
          <w:rStyle w:val="aff1"/>
        </w:rPr>
        <w:t>TRUE</w:t>
      </w:r>
      <w:r w:rsidRPr="000A4C5C">
        <w:t xml:space="preserve"> when train cross switch. After train cross</w:t>
      </w:r>
      <w:r>
        <w:rPr>
          <w:rFonts w:hint="eastAsia"/>
        </w:rPr>
        <w:t>ed</w:t>
      </w:r>
      <w:r w:rsidRPr="000A4C5C">
        <w:t xml:space="preserve"> switch and relocalize</w:t>
      </w:r>
      <w:r>
        <w:rPr>
          <w:rFonts w:hint="eastAsia"/>
        </w:rPr>
        <w:t>d by beacon</w:t>
      </w:r>
      <w:r w:rsidRPr="000A4C5C">
        <w:t xml:space="preserve"> successfully, </w:t>
      </w:r>
      <w:hyperlink w:history="1" w:anchor="LocationPathKnown">
        <w:r w:rsidRPr="000A4C5C">
          <w:rPr>
            <w:rStyle w:val="ac"/>
            <w:rFonts w:hint="eastAsia"/>
          </w:rPr>
          <w:t>LocationPathKnown</w:t>
        </w:r>
      </w:hyperlink>
      <w:r>
        <w:rPr>
          <w:rFonts w:hint="eastAsia"/>
        </w:rPr>
        <w:t xml:space="preserve"> </w:t>
      </w:r>
      <w:r w:rsidRPr="000A4C5C">
        <w:t xml:space="preserve">can be set to </w:t>
      </w:r>
      <w:r w:rsidRPr="000A4C5C">
        <w:rPr>
          <w:rStyle w:val="aff1"/>
        </w:rPr>
        <w:t>TRUE</w:t>
      </w:r>
      <w:r w:rsidRPr="000A4C5C">
        <w:t>.</w:t>
      </w:r>
    </w:p>
    <w:p w:rsidR="00501EB4" w:rsidP="000431E0" w:rsidRDefault="00501EB4">
      <w:pPr>
        <w:pStyle w:val="af7"/>
      </w:pPr>
      <w:r w:rsidRPr="00216FE7">
        <w:lastRenderedPageBreak/>
        <w:t>def</w:t>
      </w:r>
      <w:r>
        <w:t xml:space="preserve"> </w:t>
      </w:r>
      <w:hyperlink w:history="1" w:anchor="LocationPathKnown">
        <w:r w:rsidRPr="008A1EEB" w:rsidR="008A1EEB">
          <w:rPr>
            <w:rStyle w:val="ac"/>
            <w:rFonts w:hint="eastAsia"/>
          </w:rPr>
          <w:t>LocationPathKnown</w:t>
        </w:r>
      </w:hyperlink>
      <w:r>
        <w:t>(k):</w:t>
      </w:r>
    </w:p>
    <w:p w:rsidR="00501EB4" w:rsidP="000431E0" w:rsidRDefault="00501EB4">
      <w:pPr>
        <w:pStyle w:val="af7"/>
      </w:pPr>
      <w:r>
        <w:t xml:space="preserve">    </w:t>
      </w:r>
      <w:r w:rsidRPr="00216FE7">
        <w:t>if</w:t>
      </w:r>
      <w:r>
        <w:t xml:space="preserve"> (Initialization </w:t>
      </w:r>
    </w:p>
    <w:p w:rsidR="00501EB4" w:rsidP="000431E0" w:rsidRDefault="00501EB4">
      <w:pPr>
        <w:pStyle w:val="af7"/>
      </w:pPr>
      <w:r>
        <w:t xml:space="preserve">        </w:t>
      </w:r>
      <w:r w:rsidRPr="00216FE7">
        <w:t>or</w:t>
      </w:r>
      <w:r>
        <w:t xml:space="preserve"> (</w:t>
      </w:r>
      <w:hyperlink w:history="1" w:anchor="BlockModeUsed">
        <w:r>
          <w:rPr>
            <w:rStyle w:val="ac"/>
          </w:rPr>
          <w:t>BlockModeUsed</w:t>
        </w:r>
      </w:hyperlink>
      <w:r>
        <w:t>(k)</w:t>
      </w:r>
    </w:p>
    <w:p w:rsidR="00501EB4" w:rsidP="000431E0" w:rsidRDefault="00501EB4">
      <w:pPr>
        <w:pStyle w:val="af7"/>
      </w:pPr>
      <w:r>
        <w:t xml:space="preserve">            </w:t>
      </w:r>
      <w:r w:rsidRPr="00216FE7">
        <w:t>and</w:t>
      </w:r>
      <w:r w:rsidRPr="00501EB4">
        <w:t xml:space="preserve"> </w:t>
      </w:r>
      <w:hyperlink w:history="1" w:anchor="TrainLocalized">
        <w:r>
          <w:rPr>
            <w:rStyle w:val="ac"/>
          </w:rPr>
          <w:t>TrainLocalized</w:t>
        </w:r>
      </w:hyperlink>
      <w:r>
        <w:t>(k)</w:t>
      </w:r>
    </w:p>
    <w:p w:rsidR="00501EB4" w:rsidP="000431E0" w:rsidRDefault="00501EB4">
      <w:pPr>
        <w:pStyle w:val="af7"/>
      </w:pPr>
      <w:r>
        <w:t xml:space="preserve">            </w:t>
      </w:r>
      <w:r w:rsidRPr="00216FE7">
        <w:t>and</w:t>
      </w:r>
      <w:r>
        <w:t xml:space="preserve"> </w:t>
      </w:r>
      <w:r w:rsidRPr="00113E1C">
        <w:t>not</w:t>
      </w:r>
      <w:r>
        <w:t xml:space="preserve"> </w:t>
      </w:r>
      <w:hyperlink w:history="1" w:anchor="BlockModeEOAvalid">
        <w:r>
          <w:rPr>
            <w:rStyle w:val="ac"/>
          </w:rPr>
          <w:t>BlockModeEOAvalid</w:t>
        </w:r>
      </w:hyperlink>
      <w:r>
        <w:t>(k-1)</w:t>
      </w:r>
    </w:p>
    <w:p w:rsidR="00501EB4" w:rsidP="000431E0" w:rsidRDefault="00501EB4">
      <w:pPr>
        <w:pStyle w:val="af7"/>
      </w:pPr>
      <w:r>
        <w:t xml:space="preserve">            </w:t>
      </w:r>
      <w:r w:rsidRPr="00216FE7">
        <w:t>and</w:t>
      </w:r>
      <w:r>
        <w:t xml:space="preserve"> </w:t>
      </w:r>
      <w:r w:rsidRPr="00113E1C">
        <w:t>not</w:t>
      </w:r>
      <w:r>
        <w:t xml:space="preserve"> </w:t>
      </w:r>
      <w:hyperlink w:history="1" w:anchor="TrainFilteredStopped">
        <w:r>
          <w:rPr>
            <w:rStyle w:val="ac"/>
          </w:rPr>
          <w:t>TrainFilteredStopped</w:t>
        </w:r>
      </w:hyperlink>
      <w:r>
        <w:t>(k)</w:t>
      </w:r>
    </w:p>
    <w:p w:rsidR="00501EB4" w:rsidP="000431E0" w:rsidRDefault="00501EB4">
      <w:pPr>
        <w:pStyle w:val="af7"/>
      </w:pPr>
      <w:r>
        <w:t xml:space="preserve">            </w:t>
      </w:r>
      <w:r w:rsidRPr="00216FE7">
        <w:t>and</w:t>
      </w:r>
      <w:r>
        <w:t xml:space="preserve"> </w:t>
      </w:r>
      <w:hyperlink w:history="1" w:anchor="ExistSwitchBtwTwoLocs">
        <w:r w:rsidRPr="007756D1">
          <w:rPr>
            <w:rStyle w:val="ac"/>
          </w:rPr>
          <w:t>TrackMap.ExistSwitchBtwTwoLocs</w:t>
        </w:r>
      </w:hyperlink>
      <w:r>
        <w:t>(</w:t>
      </w:r>
      <w:hyperlink w:history="1" w:anchor="TrainRearLocation">
        <w:r>
          <w:rPr>
            <w:rStyle w:val="ac"/>
          </w:rPr>
          <w:t>TrainRearLocation</w:t>
        </w:r>
      </w:hyperlink>
      <w:r>
        <w:t>(k).Min,</w:t>
      </w:r>
    </w:p>
    <w:p w:rsidR="00501EB4" w:rsidP="000431E0" w:rsidRDefault="00501EB4">
      <w:pPr>
        <w:pStyle w:val="af7"/>
      </w:pPr>
      <w:r>
        <w:t xml:space="preserve">                                                   </w:t>
      </w:r>
      <w:r w:rsidR="007756D1">
        <w:rPr>
          <w:rFonts w:hint="eastAsia"/>
        </w:rPr>
        <w:t xml:space="preserve">   </w:t>
      </w:r>
      <w:hyperlink w:history="1" w:anchor="TrainFrontLocation">
        <w:r>
          <w:rPr>
            <w:rStyle w:val="ac"/>
          </w:rPr>
          <w:t>TrainFrontLocation</w:t>
        </w:r>
      </w:hyperlink>
      <w:r>
        <w:t>(k).Max))):</w:t>
      </w:r>
    </w:p>
    <w:p w:rsidR="00501EB4" w:rsidP="000431E0" w:rsidRDefault="00501EB4">
      <w:pPr>
        <w:pStyle w:val="af7"/>
      </w:pPr>
      <w:r>
        <w:t xml:space="preserve">        </w:t>
      </w:r>
      <w:r w:rsidRPr="006F490C">
        <w:t>return</w:t>
      </w:r>
      <w:r>
        <w:t xml:space="preserve"> </w:t>
      </w:r>
      <w:r w:rsidRPr="00354FC4">
        <w:rPr>
          <w:rStyle w:val="aff1"/>
        </w:rPr>
        <w:t>False</w:t>
      </w:r>
    </w:p>
    <w:p w:rsidR="00501EB4" w:rsidP="000431E0" w:rsidRDefault="00501EB4">
      <w:pPr>
        <w:pStyle w:val="af7"/>
      </w:pPr>
      <w:r>
        <w:t xml:space="preserve">    </w:t>
      </w:r>
      <w:r w:rsidRPr="00216FE7">
        <w:t>elif</w:t>
      </w:r>
      <w:r>
        <w:t xml:space="preserve"> (</w:t>
      </w:r>
      <w:hyperlink w:history="1" w:anchor="TrainLocatedOnBeacon">
        <w:r>
          <w:rPr>
            <w:rStyle w:val="ac"/>
          </w:rPr>
          <w:t>TrainLocatedOnBeacon</w:t>
        </w:r>
      </w:hyperlink>
      <w:r>
        <w:t>(k)</w:t>
      </w:r>
    </w:p>
    <w:p w:rsidR="00501EB4" w:rsidP="000431E0" w:rsidRDefault="00501EB4">
      <w:pPr>
        <w:pStyle w:val="af7"/>
      </w:pPr>
      <w:r>
        <w:t xml:space="preserve">          </w:t>
      </w:r>
      <w:r w:rsidRPr="00216FE7">
        <w:t>or</w:t>
      </w:r>
      <w:r>
        <w:t xml:space="preserve"> </w:t>
      </w:r>
      <w:hyperlink w:history="1" w:anchor="TrainRealignmentOnBeacon">
        <w:r>
          <w:rPr>
            <w:rStyle w:val="ac"/>
          </w:rPr>
          <w:t>TrainRealignmentOnBeacon</w:t>
        </w:r>
      </w:hyperlink>
      <w:r>
        <w:t>(k)</w:t>
      </w:r>
    </w:p>
    <w:p w:rsidR="00501EB4" w:rsidP="000431E0" w:rsidRDefault="00501EB4">
      <w:pPr>
        <w:pStyle w:val="af7"/>
      </w:pPr>
      <w:r>
        <w:t xml:space="preserve">          </w:t>
      </w:r>
      <w:r w:rsidRPr="00216FE7">
        <w:t>or</w:t>
      </w:r>
      <w:r>
        <w:t xml:space="preserve"> </w:t>
      </w:r>
      <w:hyperlink w:history="1" w:anchor="TrainLocatedOnOtherATP">
        <w:r>
          <w:rPr>
            <w:rStyle w:val="ac"/>
          </w:rPr>
          <w:t>TrainLocatedOnOtherATP</w:t>
        </w:r>
      </w:hyperlink>
      <w:r>
        <w:t>(k)</w:t>
      </w:r>
    </w:p>
    <w:p w:rsidR="00501EB4" w:rsidP="000431E0" w:rsidRDefault="00501EB4">
      <w:pPr>
        <w:pStyle w:val="af7"/>
      </w:pPr>
      <w:r>
        <w:t xml:space="preserve">          </w:t>
      </w:r>
      <w:r w:rsidRPr="00216FE7">
        <w:t>or</w:t>
      </w:r>
      <w:r>
        <w:t xml:space="preserve"> (</w:t>
      </w:r>
      <w:hyperlink w:history="1" w:anchor="TrainPresumablyLocalized">
        <w:r>
          <w:rPr>
            <w:rStyle w:val="ac"/>
          </w:rPr>
          <w:t>TrainPresumablyLocalized</w:t>
        </w:r>
      </w:hyperlink>
      <w:r>
        <w:t xml:space="preserve">(k) </w:t>
      </w:r>
      <w:r w:rsidRPr="00216FE7">
        <w:t>and</w:t>
      </w:r>
      <w:r>
        <w:t xml:space="preserve"> </w:t>
      </w:r>
      <w:r w:rsidRPr="00113E1C">
        <w:t>not</w:t>
      </w:r>
      <w:r>
        <w:t xml:space="preserve"> </w:t>
      </w:r>
      <w:hyperlink w:history="1" w:anchor="TrainHasMoved">
        <w:r>
          <w:rPr>
            <w:rStyle w:val="ac"/>
          </w:rPr>
          <w:t>TrainHasMoved</w:t>
        </w:r>
      </w:hyperlink>
      <w:r>
        <w:t>(k))):</w:t>
      </w:r>
    </w:p>
    <w:p w:rsidR="00501EB4" w:rsidP="000431E0" w:rsidRDefault="00501EB4">
      <w:pPr>
        <w:pStyle w:val="af7"/>
      </w:pPr>
      <w:r>
        <w:t xml:space="preserve">        </w:t>
      </w:r>
      <w:r w:rsidRPr="00216FE7">
        <w:t>return</w:t>
      </w:r>
      <w:r>
        <w:t xml:space="preserve"> </w:t>
      </w:r>
      <w:r w:rsidRPr="00354FC4">
        <w:rPr>
          <w:rStyle w:val="aff1"/>
        </w:rPr>
        <w:t>True</w:t>
      </w:r>
    </w:p>
    <w:p w:rsidR="00501EB4" w:rsidP="000431E0" w:rsidRDefault="00501EB4">
      <w:pPr>
        <w:pStyle w:val="af7"/>
      </w:pPr>
      <w:r>
        <w:t xml:space="preserve">    </w:t>
      </w:r>
      <w:r w:rsidRPr="00216FE7">
        <w:t>else</w:t>
      </w:r>
      <w:r>
        <w:t>:</w:t>
      </w:r>
    </w:p>
    <w:p w:rsidR="009F23D0" w:rsidP="000431E0" w:rsidRDefault="00501EB4">
      <w:pPr>
        <w:pStyle w:val="af7"/>
      </w:pPr>
      <w:r>
        <w:t xml:space="preserve">        </w:t>
      </w:r>
      <w:r w:rsidRPr="00216FE7">
        <w:t>return</w:t>
      </w:r>
      <w:r>
        <w:t xml:space="preserve"> </w:t>
      </w:r>
      <w:hyperlink w:history="1" w:anchor="LocationPathKnown">
        <w:r w:rsidRPr="008A1EEB" w:rsidR="008A1EEB">
          <w:rPr>
            <w:rStyle w:val="ac"/>
            <w:rFonts w:hint="eastAsia"/>
          </w:rPr>
          <w:t>LocationPathKnown</w:t>
        </w:r>
      </w:hyperlink>
      <w:r>
        <w:t>(k-1)</w:t>
      </w:r>
    </w:p>
    <w:p w:rsidRPr="00735CD3" w:rsidR="009F23D0" w:rsidP="009F23D0" w:rsidRDefault="009F23D0">
      <w:pPr>
        <w:pStyle w:val="ReqtifyAltQ"/>
      </w:pPr>
      <w:r w:rsidRPr="00735CD3">
        <w:t>#Category=Functional</w:t>
      </w:r>
    </w:p>
    <w:p w:rsidR="00213B42" w:rsidP="009F23D0" w:rsidRDefault="00062487">
      <w:pPr>
        <w:pStyle w:val="ReqtifyAltQ"/>
      </w:pPr>
      <w:r w:rsidRPr="00735CD3">
        <w:t>#Contribution=SIL4</w:t>
      </w:r>
    </w:p>
    <w:p w:rsidR="009328EA" w:rsidP="009F23D0" w:rsidRDefault="009F23D0">
      <w:pPr>
        <w:pStyle w:val="ReqtifyAltQ"/>
        <w:rPr>
          <w:ins w:author="常鸣" w:date="2014-07-03T14:27:00Z" w:id="6154"/>
        </w:rPr>
      </w:pPr>
      <w:del w:author="常鸣" w:date="2014-07-03T14:27:00Z" w:id="6155">
        <w:r w:rsidRPr="00735CD3" w:rsidDel="009328EA">
          <w:delText>#S</w:delText>
        </w:r>
      </w:del>
      <w:ins w:author="常鸣" w:date="2014-07-03T14:27:00Z" w:id="6156">
        <w:r w:rsidR="009328EA">
          <w:t>#Allocation=ATP Software</w:t>
        </w:r>
      </w:ins>
      <w:ins w:author="常鸣" w:date="2014-07-03T14:55:00Z" w:id="6157">
        <w:r w:rsidR="00AA7E12">
          <w:rPr>
            <w:rFonts w:hint="eastAsia"/>
          </w:rPr>
          <w:t>, Vital Embedded Setting</w:t>
        </w:r>
      </w:ins>
    </w:p>
    <w:p w:rsidRPr="00735CD3" w:rsidR="009F23D0" w:rsidP="009F23D0" w:rsidRDefault="009328EA">
      <w:pPr>
        <w:pStyle w:val="ReqtifyAltQ"/>
      </w:pPr>
      <w:ins w:author="常鸣" w:date="2014-07-03T14:27:00Z" w:id="6158">
        <w:r>
          <w:t>#S</w:t>
        </w:r>
      </w:ins>
      <w:r w:rsidRPr="00735CD3" w:rsidR="009F23D0">
        <w:t>ource=[</w:t>
      </w:r>
      <w:r w:rsidR="009F23D0">
        <w:t>iTC</w:t>
      </w:r>
      <w:r w:rsidRPr="00735CD3" w:rsidR="009F23D0">
        <w:t>_CC-Sy</w:t>
      </w:r>
      <w:r w:rsidR="009F23D0">
        <w:rPr>
          <w:rFonts w:hint="eastAsia"/>
        </w:rPr>
        <w:t>AD</w:t>
      </w:r>
      <w:r w:rsidRPr="00735CD3" w:rsidR="009F23D0">
        <w:t>-</w:t>
      </w:r>
      <w:r w:rsidR="009F23D0">
        <w:rPr>
          <w:rFonts w:hint="eastAsia"/>
        </w:rPr>
        <w:t>1196</w:t>
      </w:r>
      <w:r w:rsidRPr="00735CD3" w:rsidR="009F23D0">
        <w:t>]</w:t>
      </w:r>
      <w:r w:rsidR="000A4C5C">
        <w:rPr>
          <w:rFonts w:hint="eastAsia"/>
        </w:rPr>
        <w:t>, [</w:t>
      </w:r>
      <w:r w:rsidRPr="000A4C5C" w:rsidR="000A4C5C">
        <w:t>iTC_CC_ATP_SwHA-0248</w:t>
      </w:r>
      <w:r w:rsidR="000A4C5C">
        <w:rPr>
          <w:rFonts w:hint="eastAsia"/>
        </w:rPr>
        <w:t>]</w:t>
      </w:r>
    </w:p>
    <w:p w:rsidRPr="00735CD3" w:rsidR="009F23D0" w:rsidP="009F23D0" w:rsidRDefault="009F23D0">
      <w:pPr>
        <w:pStyle w:val="ReqtifyAltQ"/>
      </w:pPr>
      <w:r>
        <w:t>[End]</w:t>
      </w:r>
    </w:p>
    <w:p w:rsidR="009F23D0" w:rsidP="00C93484" w:rsidRDefault="009F23D0">
      <w:pPr>
        <w:pStyle w:val="Reqtify"/>
      </w:pPr>
    </w:p>
    <w:p w:rsidRPr="00A02820" w:rsidR="00A02820" w:rsidP="00C93484" w:rsidRDefault="00A02820">
      <w:pPr>
        <w:pStyle w:val="Reqtify"/>
      </w:pPr>
    </w:p>
    <w:p w:rsidRPr="00D529B0" w:rsidR="00735CD3" w:rsidP="00D529B0" w:rsidRDefault="00735CD3">
      <w:pPr>
        <w:pStyle w:val="ReqtifyAltR"/>
      </w:pPr>
      <w:r w:rsidRPr="00D529B0">
        <w:t>[</w:t>
      </w:r>
      <w:r w:rsidR="0052393A">
        <w:t>iTC</w:t>
      </w:r>
      <w:r w:rsidRPr="00D529B0">
        <w:t>_CC_ATP-SwRS-06</w:t>
      </w:r>
      <w:r w:rsidR="00655979">
        <w:rPr>
          <w:rFonts w:hint="eastAsia"/>
        </w:rPr>
        <w:t>53</w:t>
      </w:r>
      <w:r w:rsidRPr="00D529B0">
        <w:t>]</w:t>
      </w:r>
    </w:p>
    <w:p w:rsidRPr="00735CD3" w:rsidR="00735CD3" w:rsidP="00C93484" w:rsidRDefault="008B4230">
      <w:pPr>
        <w:pStyle w:val="Reqtify"/>
      </w:pPr>
      <w:bookmarkStart w:name="TrainLocatedOnKnownPath" w:id="6159"/>
      <w:r w:rsidRPr="00BF4172">
        <w:rPr>
          <w:rStyle w:val="aff2"/>
          <w:bCs w:val="0"/>
          <w:iCs w:val="0"/>
        </w:rPr>
        <w:t>TrainLocatedOnKnownPath</w:t>
      </w:r>
      <w:bookmarkEnd w:id="6159"/>
      <w:r w:rsidRPr="00735CD3" w:rsidR="00735CD3">
        <w:rPr>
          <w:rFonts w:hint="eastAsia"/>
        </w:rPr>
        <w:t>，判断列车</w:t>
      </w:r>
      <w:r w:rsidR="00D134C2">
        <w:rPr>
          <w:rFonts w:hint="eastAsia"/>
        </w:rPr>
        <w:t>是否定位并已知</w:t>
      </w:r>
      <w:hyperlink w:history="1" w:anchor="LocationPathKnown">
        <w:r w:rsidRPr="00D134C2" w:rsidR="00D134C2">
          <w:rPr>
            <w:rStyle w:val="ac"/>
            <w:rFonts w:hint="eastAsia"/>
          </w:rPr>
          <w:t>LocationPathKnown</w:t>
        </w:r>
      </w:hyperlink>
      <w:r w:rsidR="00D134C2">
        <w:rPr>
          <w:rFonts w:hint="eastAsia"/>
        </w:rPr>
        <w:t>。</w:t>
      </w:r>
    </w:p>
    <w:p w:rsidR="00216FE7" w:rsidP="000431E0" w:rsidRDefault="00216FE7">
      <w:pPr>
        <w:pStyle w:val="af7"/>
      </w:pPr>
      <w:r w:rsidRPr="00216FE7">
        <w:t>def</w:t>
      </w:r>
      <w:r>
        <w:t xml:space="preserve"> </w:t>
      </w:r>
      <w:hyperlink w:history="1" w:anchor="TrainLocatedOnKnownPath">
        <w:r w:rsidR="008B4230">
          <w:rPr>
            <w:rStyle w:val="ac"/>
          </w:rPr>
          <w:t>TrainLocatedOnKnownPath</w:t>
        </w:r>
      </w:hyperlink>
      <w:r>
        <w:t>(k):</w:t>
      </w:r>
    </w:p>
    <w:p w:rsidR="00216FE7" w:rsidP="000431E0" w:rsidRDefault="00216FE7">
      <w:pPr>
        <w:pStyle w:val="af7"/>
      </w:pPr>
      <w:r>
        <w:t xml:space="preserve">    </w:t>
      </w:r>
      <w:r w:rsidR="00501EB4">
        <w:rPr>
          <w:rFonts w:hint="eastAsia"/>
        </w:rPr>
        <w:t>return (</w:t>
      </w:r>
      <w:hyperlink w:history="1" w:anchor="TrainLocalized">
        <w:r w:rsidR="00F9339C">
          <w:rPr>
            <w:rStyle w:val="ac"/>
          </w:rPr>
          <w:t>TrainLocalized</w:t>
        </w:r>
      </w:hyperlink>
      <w:r>
        <w:t>(k)</w:t>
      </w:r>
    </w:p>
    <w:p w:rsidRPr="00735CD3" w:rsidR="00735CD3" w:rsidP="000431E0" w:rsidRDefault="00216FE7">
      <w:pPr>
        <w:pStyle w:val="af7"/>
      </w:pPr>
      <w:r>
        <w:t xml:space="preserve">        </w:t>
      </w:r>
      <w:r w:rsidR="00501EB4">
        <w:rPr>
          <w:rFonts w:hint="eastAsia"/>
        </w:rPr>
        <w:t xml:space="preserve">     and </w:t>
      </w:r>
      <w:hyperlink w:history="1" w:anchor="LocationPathKnown">
        <w:r w:rsidRPr="008A1EEB" w:rsidR="008A1EEB">
          <w:rPr>
            <w:rStyle w:val="ac"/>
            <w:rFonts w:hint="eastAsia"/>
          </w:rPr>
          <w:t>LocationPathKnown</w:t>
        </w:r>
      </w:hyperlink>
      <w:r>
        <w:t>(k)</w:t>
      </w:r>
      <w:r w:rsidR="00E27272">
        <w:rPr>
          <w:rFonts w:hint="eastAsia"/>
        </w:rPr>
        <w:t>)</w:t>
      </w:r>
    </w:p>
    <w:p w:rsidR="00735CD3" w:rsidP="000C0D62" w:rsidRDefault="00735CD3">
      <w:pPr>
        <w:pStyle w:val="ReqtifyAltQ"/>
      </w:pPr>
      <w:r w:rsidRPr="00735CD3">
        <w:t>#Category=Functional</w:t>
      </w:r>
    </w:p>
    <w:p w:rsidRPr="00735CD3" w:rsidR="00062487" w:rsidP="000C0D62" w:rsidRDefault="00062487">
      <w:pPr>
        <w:pStyle w:val="ReqtifyAltQ"/>
      </w:pPr>
      <w:r w:rsidRPr="00735CD3">
        <w:t>#Contribution=SIL4</w:t>
      </w:r>
    </w:p>
    <w:p w:rsidR="009328EA" w:rsidP="000C0D62" w:rsidRDefault="00735CD3">
      <w:pPr>
        <w:pStyle w:val="ReqtifyAltQ"/>
        <w:rPr>
          <w:ins w:author="常鸣" w:date="2014-07-03T14:27:00Z" w:id="6160"/>
        </w:rPr>
      </w:pPr>
      <w:del w:author="常鸣" w:date="2014-07-03T14:27:00Z" w:id="6161">
        <w:r w:rsidRPr="00735CD3" w:rsidDel="009328EA">
          <w:delText>#S</w:delText>
        </w:r>
      </w:del>
      <w:ins w:author="常鸣" w:date="2014-07-03T14:27:00Z" w:id="6162">
        <w:r w:rsidR="009328EA">
          <w:t>#Allocation=ATP Software</w:t>
        </w:r>
      </w:ins>
    </w:p>
    <w:p w:rsidRPr="00735CD3" w:rsidR="00735CD3" w:rsidP="000C0D62" w:rsidRDefault="009328EA">
      <w:pPr>
        <w:pStyle w:val="ReqtifyAltQ"/>
      </w:pPr>
      <w:ins w:author="常鸣" w:date="2014-07-03T14:27:00Z" w:id="6163">
        <w:r>
          <w:t>#S</w:t>
        </w:r>
      </w:ins>
      <w:r w:rsidRPr="00735CD3" w:rsidR="00735CD3">
        <w:t>ource=[</w:t>
      </w:r>
      <w:r w:rsidR="0052393A">
        <w:t>iTC</w:t>
      </w:r>
      <w:r w:rsidRPr="00735CD3" w:rsidR="00735CD3">
        <w:t>_CC-Sy</w:t>
      </w:r>
      <w:r w:rsidR="0009545E">
        <w:rPr>
          <w:rFonts w:hint="eastAsia"/>
        </w:rPr>
        <w:t>AD</w:t>
      </w:r>
      <w:r w:rsidRPr="00735CD3" w:rsidR="00735CD3">
        <w:t>-</w:t>
      </w:r>
      <w:r w:rsidR="0009545E">
        <w:rPr>
          <w:rFonts w:hint="eastAsia"/>
        </w:rPr>
        <w:t>1196</w:t>
      </w:r>
      <w:r w:rsidRPr="00735CD3" w:rsidR="00735CD3">
        <w:t>]</w:t>
      </w:r>
    </w:p>
    <w:p w:rsidRPr="00735CD3" w:rsidR="00735CD3" w:rsidP="000C0D62" w:rsidRDefault="009E172B">
      <w:pPr>
        <w:pStyle w:val="ReqtifyAltQ"/>
      </w:pPr>
      <w:r>
        <w:t>[End]</w:t>
      </w:r>
    </w:p>
    <w:p w:rsidR="005070A5" w:rsidP="00C93484" w:rsidRDefault="005070A5">
      <w:pPr>
        <w:pStyle w:val="Reqtify"/>
      </w:pPr>
    </w:p>
    <w:p w:rsidR="005070A5" w:rsidP="00C93484" w:rsidRDefault="005070A5">
      <w:pPr>
        <w:pStyle w:val="Reqtify"/>
      </w:pPr>
    </w:p>
    <w:p w:rsidRPr="00034DCA" w:rsidR="005070A5" w:rsidP="00C93484" w:rsidRDefault="005070A5">
      <w:pPr>
        <w:pStyle w:val="Reqtify"/>
        <w:rPr>
          <w:rStyle w:val="aff1"/>
        </w:rPr>
      </w:pPr>
      <w:r w:rsidRPr="00034DCA">
        <w:rPr>
          <w:rStyle w:val="aff1"/>
          <w:rFonts w:hint="eastAsia"/>
        </w:rPr>
        <w:t>NOTES:</w:t>
      </w:r>
    </w:p>
    <w:p w:rsidR="005070A5" w:rsidP="00C93484" w:rsidRDefault="005070A5">
      <w:pPr>
        <w:pStyle w:val="Reqtify"/>
      </w:pPr>
      <w:r w:rsidRPr="008B1B57">
        <w:rPr>
          <w:rFonts w:hint="eastAsia"/>
        </w:rPr>
        <w:t>BM</w:t>
      </w:r>
      <w:r w:rsidRPr="008B1B57">
        <w:rPr>
          <w:rFonts w:hint="eastAsia"/>
        </w:rPr>
        <w:t>下</w:t>
      </w:r>
      <w:r>
        <w:rPr>
          <w:rFonts w:hint="eastAsia"/>
        </w:rPr>
        <w:t>的</w:t>
      </w:r>
      <w:r>
        <w:rPr>
          <w:rFonts w:hint="eastAsia"/>
        </w:rPr>
        <w:t>EOA</w:t>
      </w:r>
      <w:r>
        <w:rPr>
          <w:rFonts w:hint="eastAsia"/>
        </w:rPr>
        <w:t>与</w:t>
      </w:r>
      <w:hyperlink w:history="1" w:anchor="LocationPathKnown">
        <w:r w:rsidRPr="008A1EEB">
          <w:rPr>
            <w:rStyle w:val="ac"/>
            <w:rFonts w:hint="eastAsia"/>
          </w:rPr>
          <w:t>LocationPathKnown</w:t>
        </w:r>
      </w:hyperlink>
      <w:r>
        <w:rPr>
          <w:rFonts w:hint="eastAsia"/>
        </w:rPr>
        <w:t>和</w:t>
      </w:r>
      <w:hyperlink w:history="1" w:anchor="TrainLocatedOnKnownPath">
        <w:r>
          <w:rPr>
            <w:rStyle w:val="ac"/>
          </w:rPr>
          <w:t>TrainLocatedOnKnownPath</w:t>
        </w:r>
      </w:hyperlink>
      <w:r>
        <w:rPr>
          <w:rFonts w:hint="eastAsia"/>
        </w:rPr>
        <w:t>的关系如下：</w:t>
      </w:r>
    </w:p>
    <w:p w:rsidR="005070A5" w:rsidP="00FA0FBB" w:rsidRDefault="005070A5">
      <w:pPr>
        <w:pStyle w:val="AltX"/>
      </w:pPr>
      <w:r>
        <w:rPr>
          <w:rFonts w:hint="eastAsia"/>
        </w:rPr>
        <w:t>BM</w:t>
      </w:r>
      <w:r>
        <w:rPr>
          <w:rFonts w:hint="eastAsia"/>
        </w:rPr>
        <w:t>模式下，只要是之前</w:t>
      </w:r>
      <w:r>
        <w:rPr>
          <w:rFonts w:hint="eastAsia"/>
        </w:rPr>
        <w:t>BM</w:t>
      </w:r>
      <w:r>
        <w:rPr>
          <w:rFonts w:hint="eastAsia"/>
        </w:rPr>
        <w:t>的</w:t>
      </w:r>
      <w:r>
        <w:rPr>
          <w:rFonts w:hint="eastAsia"/>
        </w:rPr>
        <w:t>EOA</w:t>
      </w:r>
      <w:r>
        <w:rPr>
          <w:rFonts w:hint="eastAsia"/>
        </w:rPr>
        <w:t>无效，那么在岔区肯定不能使得</w:t>
      </w:r>
      <w:hyperlink w:history="1" w:anchor="LocationPathKnown">
        <w:r w:rsidRPr="008A1EEB">
          <w:rPr>
            <w:rStyle w:val="ac"/>
            <w:rFonts w:hint="eastAsia"/>
          </w:rPr>
          <w:t>LocationPathKnown</w:t>
        </w:r>
      </w:hyperlink>
      <w:r>
        <w:rPr>
          <w:rFonts w:hint="eastAsia"/>
        </w:rPr>
        <w:t>为</w:t>
      </w:r>
      <w:r w:rsidRPr="009F23D0">
        <w:rPr>
          <w:rStyle w:val="aff1"/>
          <w:rFonts w:hint="eastAsia"/>
        </w:rPr>
        <w:t>True</w:t>
      </w:r>
      <w:r>
        <w:rPr>
          <w:rFonts w:hint="eastAsia"/>
        </w:rPr>
        <w:t>；从而</w:t>
      </w:r>
      <w:hyperlink w:history="1" w:anchor="TrainLocatedOnKnownPath">
        <w:r>
          <w:rPr>
            <w:rStyle w:val="ac"/>
          </w:rPr>
          <w:t>TrainLocatedOnKnownPath</w:t>
        </w:r>
      </w:hyperlink>
      <w:r>
        <w:rPr>
          <w:rFonts w:hint="eastAsia"/>
        </w:rPr>
        <w:t>为</w:t>
      </w:r>
      <w:r w:rsidRPr="005070A5">
        <w:rPr>
          <w:rStyle w:val="aff1"/>
          <w:rFonts w:hint="eastAsia"/>
        </w:rPr>
        <w:t>False</w:t>
      </w:r>
      <w:r>
        <w:rPr>
          <w:rFonts w:hint="eastAsia"/>
        </w:rPr>
        <w:t>，</w:t>
      </w:r>
      <w:r>
        <w:rPr>
          <w:rFonts w:hint="eastAsia"/>
        </w:rPr>
        <w:t>BM</w:t>
      </w:r>
      <w:r>
        <w:rPr>
          <w:rFonts w:hint="eastAsia"/>
        </w:rPr>
        <w:t>的</w:t>
      </w:r>
      <w:r>
        <w:rPr>
          <w:rFonts w:hint="eastAsia"/>
        </w:rPr>
        <w:t>EOA</w:t>
      </w:r>
      <w:r>
        <w:rPr>
          <w:rFonts w:hint="eastAsia"/>
        </w:rPr>
        <w:t>也不可能有效；</w:t>
      </w:r>
    </w:p>
    <w:p w:rsidR="005070A5" w:rsidP="00FA0FBB" w:rsidRDefault="005070A5">
      <w:pPr>
        <w:pStyle w:val="AltX"/>
      </w:pPr>
      <w:r>
        <w:rPr>
          <w:rFonts w:hint="eastAsia"/>
        </w:rPr>
        <w:lastRenderedPageBreak/>
        <w:t>当出了岔区，又读到信标进行重定位，或者通过记忆定位或远端定位初始化后，</w:t>
      </w:r>
      <w:hyperlink w:history="1" w:anchor="LocationPathKnown">
        <w:r w:rsidRPr="008A1EEB">
          <w:rPr>
            <w:rStyle w:val="ac"/>
            <w:rFonts w:hint="eastAsia"/>
          </w:rPr>
          <w:t>LocationPathKnown</w:t>
        </w:r>
      </w:hyperlink>
      <w:r>
        <w:rPr>
          <w:rFonts w:hint="eastAsia"/>
        </w:rPr>
        <w:t>才能重新变为</w:t>
      </w:r>
      <w:r w:rsidRPr="009F23D0">
        <w:rPr>
          <w:rStyle w:val="aff1"/>
          <w:rFonts w:hint="eastAsia"/>
        </w:rPr>
        <w:t>True</w:t>
      </w:r>
      <w:r>
        <w:rPr>
          <w:rFonts w:hint="eastAsia"/>
        </w:rPr>
        <w:t xml:space="preserve"> </w:t>
      </w:r>
      <w:r>
        <w:rPr>
          <w:rFonts w:hint="eastAsia"/>
        </w:rPr>
        <w:t>；</w:t>
      </w:r>
    </w:p>
    <w:p w:rsidR="005070A5" w:rsidP="00FA0FBB" w:rsidRDefault="005070A5">
      <w:pPr>
        <w:pStyle w:val="AltX"/>
      </w:pPr>
      <w:r>
        <w:rPr>
          <w:rFonts w:hint="eastAsia"/>
        </w:rPr>
        <w:t>而如果之前</w:t>
      </w:r>
      <w:r>
        <w:rPr>
          <w:rFonts w:hint="eastAsia"/>
        </w:rPr>
        <w:t>BM</w:t>
      </w:r>
      <w:r>
        <w:rPr>
          <w:rFonts w:hint="eastAsia"/>
        </w:rPr>
        <w:t>的</w:t>
      </w:r>
      <w:r>
        <w:rPr>
          <w:rFonts w:hint="eastAsia"/>
        </w:rPr>
        <w:t>EOA</w:t>
      </w:r>
      <w:r>
        <w:rPr>
          <w:rFonts w:hint="eastAsia"/>
        </w:rPr>
        <w:t>是有效的，那么进入岔区时</w:t>
      </w:r>
      <w:hyperlink w:history="1" w:anchor="LocationPathKnown">
        <w:r w:rsidRPr="008A1EEB">
          <w:rPr>
            <w:rStyle w:val="ac"/>
            <w:rFonts w:hint="eastAsia"/>
          </w:rPr>
          <w:t>LocationPathKnown</w:t>
        </w:r>
      </w:hyperlink>
      <w:r>
        <w:rPr>
          <w:rFonts w:hint="eastAsia"/>
        </w:rPr>
        <w:t>也不会变为无效。</w:t>
      </w:r>
    </w:p>
    <w:p w:rsidR="008B1B57" w:rsidP="00C93484" w:rsidRDefault="008B1B57">
      <w:pPr>
        <w:pStyle w:val="Reqtify"/>
      </w:pPr>
    </w:p>
    <w:p w:rsidR="00034DCA" w:rsidP="00C93484" w:rsidRDefault="00034DCA">
      <w:pPr>
        <w:pStyle w:val="Reqtify"/>
      </w:pPr>
    </w:p>
    <w:p w:rsidRPr="00034DCA" w:rsidR="00034DCA" w:rsidP="00BC1656" w:rsidRDefault="00651E4E">
      <w:pPr>
        <w:pStyle w:val="affe"/>
      </w:pPr>
      <w:r>
        <w:drawing>
          <wp:inline distT="0" distB="0" distL="0" distR="0">
            <wp:extent cx="5057140" cy="2950845"/>
            <wp:effectExtent l="0" t="0" r="0" b="0"/>
            <wp:docPr id="6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057140" cy="2950845"/>
                    </a:xfrm>
                    <a:prstGeom prst="rect">
                      <a:avLst/>
                    </a:prstGeom>
                    <a:noFill/>
                    <a:ln>
                      <a:noFill/>
                    </a:ln>
                  </pic:spPr>
                </pic:pic>
              </a:graphicData>
            </a:graphic>
          </wp:inline>
        </w:drawing>
      </w:r>
    </w:p>
    <w:p w:rsidRPr="00034DCA" w:rsidR="00034DCA" w:rsidP="00EB0BD1" w:rsidRDefault="0064596B">
      <w:pPr>
        <w:pStyle w:val="affe"/>
      </w:pPr>
      <w:bookmarkStart w:name="_Ref347479578" w:id="6164"/>
      <w:bookmarkStart w:name="_Ref347737026" w:id="6165"/>
      <w:bookmarkStart w:name="_Toc337459869" w:id="6166"/>
      <w:bookmarkStart w:name="_Ref347479579" w:id="6167"/>
      <w:bookmarkStart w:name="_Toc348357765" w:id="6168"/>
      <w:bookmarkStart w:name="_Toc349031201" w:id="6169"/>
      <w:bookmarkStart w:name="_Toc347567312" w:id="6170"/>
      <w:bookmarkStart w:name="_Toc376183024" w:id="6171"/>
      <w:bookmarkStart w:name="_Toc392229995" w:id="6172"/>
      <w:r>
        <w:t>Figure</w:t>
      </w:r>
      <w:bookmarkEnd w:id="6164"/>
      <w:r>
        <w:t xml:space="preserv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15</w:t>
      </w:r>
      <w:r w:rsidR="00DB1C8F">
        <w:fldChar w:fldCharType="end"/>
      </w:r>
      <w:bookmarkEnd w:id="6165"/>
      <w:r w:rsidR="00EB0BD1">
        <w:rPr>
          <w:rFonts w:hint="eastAsia"/>
        </w:rPr>
        <w:t xml:space="preserve"> </w:t>
      </w:r>
      <w:r w:rsidRPr="00034DCA" w:rsidR="00034DCA">
        <w:rPr>
          <w:rFonts w:hint="eastAsia"/>
        </w:rPr>
        <w:t>Train localization state</w:t>
      </w:r>
      <w:bookmarkEnd w:id="6166"/>
      <w:bookmarkEnd w:id="6167"/>
      <w:bookmarkEnd w:id="6168"/>
      <w:bookmarkEnd w:id="6169"/>
      <w:bookmarkEnd w:id="6170"/>
      <w:bookmarkEnd w:id="6171"/>
      <w:bookmarkEnd w:id="6172"/>
    </w:p>
    <w:p w:rsidRPr="008E4AFB" w:rsidR="00BC1656" w:rsidP="00C93484" w:rsidRDefault="00BC1656">
      <w:pPr>
        <w:pStyle w:val="Reqtify"/>
      </w:pPr>
      <w:r w:rsidRPr="008E4AFB">
        <w:rPr>
          <w:rFonts w:hint="eastAsia"/>
        </w:rPr>
        <w:t>列车的定位状态及其相关需求编号，如</w:t>
      </w:r>
      <w:r w:rsidRPr="008E4AFB">
        <w:fldChar w:fldCharType="begin"/>
      </w:r>
      <w:r w:rsidRPr="008E4AFB">
        <w:instrText xml:space="preserve"> REF _Ref347479579 \h </w:instrText>
      </w:r>
      <w:r w:rsidRPr="008E4AFB">
        <w:fldChar w:fldCharType="separate"/>
      </w:r>
      <w:r w:rsidR="00DE178B">
        <w:t xml:space="preserve">Figure </w:t>
      </w:r>
      <w:r w:rsidR="00DE178B">
        <w:rPr>
          <w:noProof/>
        </w:rPr>
        <w:t>5</w:t>
      </w:r>
      <w:r w:rsidR="00DE178B">
        <w:noBreakHyphen/>
      </w:r>
      <w:r w:rsidR="00DE178B">
        <w:rPr>
          <w:noProof/>
        </w:rPr>
        <w:t>15</w:t>
      </w:r>
      <w:r w:rsidR="00DE178B">
        <w:rPr>
          <w:rFonts w:hint="eastAsia"/>
        </w:rPr>
        <w:t xml:space="preserve"> </w:t>
      </w:r>
      <w:r w:rsidRPr="00034DCA" w:rsidR="00DE178B">
        <w:rPr>
          <w:rFonts w:hint="eastAsia"/>
        </w:rPr>
        <w:t>Train localization state</w:t>
      </w:r>
      <w:r w:rsidRPr="008E4AFB">
        <w:fldChar w:fldCharType="end"/>
      </w:r>
      <w:r w:rsidRPr="008E4AFB" w:rsidR="00BB0F25">
        <w:rPr>
          <w:rFonts w:hint="eastAsia"/>
        </w:rPr>
        <w:t>所示，有以下四种状态：</w:t>
      </w:r>
      <w:r w:rsidRPr="008E4AFB" w:rsidR="00BB0F25">
        <w:rPr>
          <w:rFonts w:hint="eastAsia"/>
        </w:rPr>
        <w:t xml:space="preserve"> </w:t>
      </w:r>
    </w:p>
    <w:p w:rsidR="00BC1656" w:rsidP="00FA0FBB" w:rsidRDefault="00BC1656">
      <w:pPr>
        <w:pStyle w:val="AltX"/>
      </w:pPr>
      <w:r w:rsidRPr="00034DCA">
        <w:rPr>
          <w:rStyle w:val="aff1"/>
          <w:rFonts w:hint="eastAsia"/>
        </w:rPr>
        <w:t>NOT_LOCALIZED</w:t>
      </w:r>
      <w:r>
        <w:rPr>
          <w:rFonts w:hint="eastAsia"/>
        </w:rPr>
        <w:t>，初始非定位状态。</w:t>
      </w:r>
    </w:p>
    <w:p w:rsidR="00BC1656" w:rsidP="00FA0FBB" w:rsidRDefault="00BC1656">
      <w:pPr>
        <w:pStyle w:val="AltX"/>
      </w:pPr>
      <w:r w:rsidRPr="00034DCA">
        <w:rPr>
          <w:rStyle w:val="aff1"/>
          <w:rFonts w:hint="eastAsia"/>
        </w:rPr>
        <w:t>MOVING_INIT</w:t>
      </w:r>
      <w:r>
        <w:rPr>
          <w:rFonts w:hint="eastAsia"/>
        </w:rPr>
        <w:t>，读到一个信标，进入定位初始化状态。</w:t>
      </w:r>
    </w:p>
    <w:p w:rsidR="00BC1656" w:rsidP="00FA0FBB" w:rsidRDefault="00BC1656">
      <w:pPr>
        <w:pStyle w:val="AltX"/>
      </w:pPr>
      <w:r w:rsidRPr="00034DCA">
        <w:rPr>
          <w:rStyle w:val="aff1"/>
          <w:rFonts w:hint="eastAsia"/>
        </w:rPr>
        <w:t>LOCALIZED_</w:t>
      </w:r>
      <w:r>
        <w:rPr>
          <w:rStyle w:val="aff1"/>
          <w:rFonts w:hint="eastAsia"/>
        </w:rPr>
        <w:t>NO</w:t>
      </w:r>
      <w:r w:rsidRPr="00034DCA">
        <w:rPr>
          <w:rStyle w:val="aff1"/>
          <w:rFonts w:hint="eastAsia"/>
        </w:rPr>
        <w:t>T_CONFIRMED</w:t>
      </w:r>
      <w:r>
        <w:rPr>
          <w:rFonts w:hint="eastAsia"/>
        </w:rPr>
        <w:t>，已定位，但未确认状态。</w:t>
      </w:r>
    </w:p>
    <w:p w:rsidR="00034DCA" w:rsidP="00FA0FBB" w:rsidRDefault="00BC1656">
      <w:pPr>
        <w:pStyle w:val="AltX"/>
      </w:pPr>
      <w:r w:rsidRPr="00034DCA">
        <w:rPr>
          <w:rStyle w:val="aff1"/>
          <w:rFonts w:hint="eastAsia"/>
        </w:rPr>
        <w:t>LOCALIZED_CONFIRMED</w:t>
      </w:r>
      <w:r>
        <w:rPr>
          <w:rFonts w:hint="eastAsia"/>
        </w:rPr>
        <w:t>，已定位，且已确认定位。</w:t>
      </w:r>
    </w:p>
    <w:p w:rsidRPr="00BB0F25" w:rsidR="00BC1656" w:rsidP="00C93484" w:rsidRDefault="00BC1656">
      <w:pPr>
        <w:pStyle w:val="Reqtify"/>
      </w:pPr>
    </w:p>
    <w:p w:rsidRPr="00BB0F25" w:rsidR="00034DCA" w:rsidP="00BB0F25" w:rsidRDefault="00034DCA">
      <w:pPr>
        <w:pStyle w:val="ReqtifyAltR"/>
      </w:pPr>
      <w:r w:rsidRPr="00BB0F25">
        <w:t>[iTC_CC_ATP-SwRS-0</w:t>
      </w:r>
      <w:r w:rsidRPr="00BB0F25">
        <w:rPr>
          <w:rFonts w:hint="eastAsia"/>
        </w:rPr>
        <w:t>275</w:t>
      </w:r>
      <w:r w:rsidRPr="00BB0F25">
        <w:t>]</w:t>
      </w:r>
    </w:p>
    <w:p w:rsidRPr="008E4AFB" w:rsidR="00BC1656" w:rsidDel="00034DCA" w:rsidP="00C93484" w:rsidRDefault="00034DCA">
      <w:pPr>
        <w:pStyle w:val="Reqtify"/>
      </w:pPr>
      <w:bookmarkStart w:name="LocalizationState" w:id="6173"/>
      <w:r w:rsidRPr="008E4AFB">
        <w:rPr>
          <w:rStyle w:val="aff2"/>
        </w:rPr>
        <w:t>LocalizationState</w:t>
      </w:r>
      <w:bookmarkEnd w:id="6173"/>
      <w:r w:rsidRPr="008E4AFB">
        <w:rPr>
          <w:rFonts w:hint="eastAsia"/>
        </w:rPr>
        <w:t>，列车的定位状态</w:t>
      </w:r>
      <w:r w:rsidRPr="008E4AFB" w:rsidR="00BB0F25">
        <w:rPr>
          <w:rFonts w:hint="eastAsia"/>
        </w:rPr>
        <w:t>，用于用于维护诊断功能。</w:t>
      </w:r>
    </w:p>
    <w:p w:rsidRPr="00BB0F25" w:rsidR="00BB0F25" w:rsidP="000431E0" w:rsidRDefault="00BB0F25">
      <w:pPr>
        <w:pStyle w:val="af7"/>
      </w:pPr>
      <w:r w:rsidRPr="00BB0F25">
        <w:t xml:space="preserve">def </w:t>
      </w:r>
      <w:hyperlink w:history="1" w:anchor="LocalizationState">
        <w:r w:rsidR="00BD3E90">
          <w:rPr>
            <w:rStyle w:val="ac"/>
          </w:rPr>
          <w:t>LocalizationState</w:t>
        </w:r>
      </w:hyperlink>
      <w:r w:rsidRPr="00BB0F25">
        <w:t>(k):</w:t>
      </w:r>
    </w:p>
    <w:p w:rsidRPr="00BB0F25" w:rsidR="00BB0F25" w:rsidP="000431E0" w:rsidRDefault="00BB0F25">
      <w:pPr>
        <w:pStyle w:val="af7"/>
      </w:pPr>
      <w:r w:rsidRPr="00BB0F25">
        <w:t xml:space="preserve">    if (</w:t>
      </w:r>
      <w:hyperlink w:history="1" w:anchor="TrainLocatedOnKnownPath">
        <w:r w:rsidR="008B4230">
          <w:rPr>
            <w:rStyle w:val="ac"/>
          </w:rPr>
          <w:t>TrainLocatedOnKnownPath</w:t>
        </w:r>
      </w:hyperlink>
      <w:r w:rsidRPr="00BB0F25">
        <w:t>(k)</w:t>
      </w:r>
    </w:p>
    <w:p w:rsidRPr="00BB0F25" w:rsidR="00BB0F25" w:rsidP="000431E0" w:rsidRDefault="00BB0F25">
      <w:pPr>
        <w:pStyle w:val="af7"/>
      </w:pPr>
      <w:r w:rsidRPr="00BB0F25">
        <w:t xml:space="preserve">        and </w:t>
      </w:r>
      <w:r w:rsidRPr="00113E1C">
        <w:t>not</w:t>
      </w:r>
      <w:r w:rsidRPr="00BB0F25">
        <w:t xml:space="preserve"> </w:t>
      </w:r>
      <w:hyperlink w:history="1" w:anchor="MemLocationNotConfirmed">
        <w:r w:rsidR="00BF4172">
          <w:rPr>
            <w:rStyle w:val="ac"/>
          </w:rPr>
          <w:t>MemLocationNotConfirmed</w:t>
        </w:r>
      </w:hyperlink>
      <w:r w:rsidRPr="00BB0F25">
        <w:t>(k)):</w:t>
      </w:r>
    </w:p>
    <w:p w:rsidRPr="00BB0F25" w:rsidR="00BB0F25" w:rsidP="000431E0" w:rsidRDefault="00BB0F25">
      <w:pPr>
        <w:pStyle w:val="af7"/>
      </w:pPr>
      <w:r w:rsidRPr="00BB0F25">
        <w:t xml:space="preserve">        return </w:t>
      </w:r>
      <w:r w:rsidRPr="00BB0F25">
        <w:rPr>
          <w:rStyle w:val="aff1"/>
        </w:rPr>
        <w:t>LOCALIZED_CONFIRMED</w:t>
      </w:r>
    </w:p>
    <w:p w:rsidRPr="00BB0F25" w:rsidR="00BB0F25" w:rsidP="000431E0" w:rsidRDefault="00BB0F25">
      <w:pPr>
        <w:pStyle w:val="af7"/>
      </w:pPr>
      <w:r w:rsidRPr="00BB0F25">
        <w:t xml:space="preserve">    elif (</w:t>
      </w:r>
      <w:hyperlink w:history="1" w:anchor="TrainLocalized">
        <w:r w:rsidR="00F9339C">
          <w:rPr>
            <w:rStyle w:val="ac"/>
          </w:rPr>
          <w:t>TrainLocalized</w:t>
        </w:r>
      </w:hyperlink>
      <w:r w:rsidRPr="00BB0F25">
        <w:t>(k)):</w:t>
      </w:r>
    </w:p>
    <w:p w:rsidRPr="00BB0F25" w:rsidR="00BB0F25" w:rsidP="000431E0" w:rsidRDefault="00BB0F25">
      <w:pPr>
        <w:pStyle w:val="af7"/>
      </w:pPr>
      <w:r w:rsidRPr="00BB0F25">
        <w:t xml:space="preserve">        return </w:t>
      </w:r>
      <w:r w:rsidRPr="00BB0F25">
        <w:rPr>
          <w:rStyle w:val="aff1"/>
        </w:rPr>
        <w:t>LOCALIZED_NOT_CONFIRMED</w:t>
      </w:r>
    </w:p>
    <w:p w:rsidRPr="00BB0F25" w:rsidR="00BB0F25" w:rsidP="000431E0" w:rsidRDefault="00BB0F25">
      <w:pPr>
        <w:pStyle w:val="af7"/>
      </w:pPr>
      <w:r w:rsidRPr="00BB0F25">
        <w:t xml:space="preserve">    elif (</w:t>
      </w:r>
      <w:hyperlink w:history="1" w:anchor="MovingInitialByBeacon">
        <w:r w:rsidR="00040C85">
          <w:rPr>
            <w:rStyle w:val="ac"/>
          </w:rPr>
          <w:t>MovingInitialByBeacon</w:t>
        </w:r>
      </w:hyperlink>
      <w:r w:rsidRPr="00BB0F25">
        <w:t>(k)):</w:t>
      </w:r>
    </w:p>
    <w:p w:rsidRPr="00BB0F25" w:rsidR="00BB0F25" w:rsidP="000431E0" w:rsidRDefault="00BB0F25">
      <w:pPr>
        <w:pStyle w:val="af7"/>
      </w:pPr>
      <w:r w:rsidRPr="00BB0F25">
        <w:t xml:space="preserve">        return </w:t>
      </w:r>
      <w:r w:rsidRPr="00BB0F25">
        <w:rPr>
          <w:rStyle w:val="aff1"/>
        </w:rPr>
        <w:t>MOVING_INIT</w:t>
      </w:r>
    </w:p>
    <w:p w:rsidRPr="00BB0F25" w:rsidR="00BB0F25" w:rsidP="000431E0" w:rsidRDefault="00BB0F25">
      <w:pPr>
        <w:pStyle w:val="af7"/>
      </w:pPr>
      <w:r w:rsidRPr="00BB0F25">
        <w:t xml:space="preserve">    else:</w:t>
      </w:r>
    </w:p>
    <w:p w:rsidRPr="0033795D" w:rsidR="00034DCA" w:rsidP="000431E0" w:rsidRDefault="00BB0F25">
      <w:pPr>
        <w:pStyle w:val="af7"/>
      </w:pPr>
      <w:r w:rsidRPr="00BB0F25">
        <w:t xml:space="preserve">        return </w:t>
      </w:r>
      <w:r w:rsidRPr="00BB0F25">
        <w:rPr>
          <w:rStyle w:val="aff1"/>
        </w:rPr>
        <w:t>NOT_LOCALIZED</w:t>
      </w:r>
    </w:p>
    <w:p w:rsidRPr="00BB0F25" w:rsidR="00034DCA" w:rsidP="000C0D62" w:rsidRDefault="00034DCA">
      <w:pPr>
        <w:pStyle w:val="ReqtifyAltQ"/>
      </w:pPr>
      <w:r w:rsidRPr="00BB0F25">
        <w:lastRenderedPageBreak/>
        <w:t>#Category=Functional</w:t>
      </w:r>
    </w:p>
    <w:p w:rsidRPr="00BB0F25" w:rsidR="00034DCA" w:rsidP="000C0D62" w:rsidRDefault="00034DCA">
      <w:pPr>
        <w:pStyle w:val="ReqtifyAltQ"/>
      </w:pPr>
      <w:r w:rsidRPr="00BB0F25">
        <w:t>#Contribution=SIL</w:t>
      </w:r>
      <w:r w:rsidR="003F0289">
        <w:rPr>
          <w:rFonts w:hint="eastAsia"/>
        </w:rPr>
        <w:t>0</w:t>
      </w:r>
    </w:p>
    <w:p w:rsidR="009328EA" w:rsidP="000C0D62" w:rsidRDefault="00034DCA">
      <w:pPr>
        <w:pStyle w:val="ReqtifyAltQ"/>
        <w:rPr>
          <w:ins w:author="常鸣" w:date="2014-07-03T14:27:00Z" w:id="6174"/>
        </w:rPr>
      </w:pPr>
      <w:del w:author="常鸣" w:date="2014-07-03T14:27:00Z" w:id="6175">
        <w:r w:rsidRPr="00BB0F25" w:rsidDel="009328EA">
          <w:delText>#S</w:delText>
        </w:r>
      </w:del>
      <w:ins w:author="常鸣" w:date="2014-07-03T14:27:00Z" w:id="6176">
        <w:r w:rsidR="009328EA">
          <w:t>#Allocation=ATP Software</w:t>
        </w:r>
      </w:ins>
    </w:p>
    <w:p w:rsidRPr="00BB0F25" w:rsidR="00034DCA" w:rsidP="000C0D62" w:rsidRDefault="009328EA">
      <w:pPr>
        <w:pStyle w:val="ReqtifyAltQ"/>
      </w:pPr>
      <w:ins w:author="常鸣" w:date="2014-07-03T14:27:00Z" w:id="6177">
        <w:r>
          <w:t>#S</w:t>
        </w:r>
      </w:ins>
      <w:r w:rsidRPr="00BB0F25" w:rsidR="00034DCA">
        <w:t>ource=</w:t>
      </w:r>
      <w:r w:rsidRPr="00BB0F25" w:rsidR="00034DCA">
        <w:rPr>
          <w:rFonts w:hint="eastAsia"/>
        </w:rPr>
        <w:t>[iTC_CC-SyAD-0</w:t>
      </w:r>
      <w:r w:rsidR="003F0289">
        <w:rPr>
          <w:rFonts w:hint="eastAsia"/>
        </w:rPr>
        <w:t>408</w:t>
      </w:r>
      <w:r w:rsidRPr="00BB0F25" w:rsidR="00034DCA">
        <w:rPr>
          <w:rFonts w:hint="eastAsia"/>
        </w:rPr>
        <w:t>]</w:t>
      </w:r>
    </w:p>
    <w:p w:rsidRPr="00BB0F25" w:rsidR="00034DCA" w:rsidP="000C0D62" w:rsidRDefault="00034DCA">
      <w:pPr>
        <w:pStyle w:val="ReqtifyAltQ"/>
      </w:pPr>
      <w:r w:rsidRPr="00BB0F25">
        <w:t>[End]</w:t>
      </w:r>
    </w:p>
    <w:p w:rsidR="00735CD3" w:rsidP="00C93484" w:rsidRDefault="00735CD3">
      <w:pPr>
        <w:pStyle w:val="Reqtify"/>
      </w:pPr>
    </w:p>
    <w:p w:rsidRPr="00735CD3" w:rsidR="00034DCA" w:rsidP="00C93484" w:rsidRDefault="00034DCA">
      <w:pPr>
        <w:pStyle w:val="Reqtify"/>
      </w:pPr>
    </w:p>
    <w:p w:rsidRPr="00735CD3" w:rsidR="00735CD3" w:rsidP="0012674A" w:rsidRDefault="00F81167">
      <w:pPr>
        <w:pStyle w:val="4"/>
      </w:pPr>
      <w:r>
        <w:rPr>
          <w:rFonts w:hint="eastAsia"/>
        </w:rPr>
        <w:t xml:space="preserve">Location confirmation for </w:t>
      </w:r>
      <w:r w:rsidRPr="000A7C78" w:rsidR="00DE30C0">
        <w:t>ZC</w:t>
      </w:r>
    </w:p>
    <w:p w:rsidRPr="00735CD3" w:rsidR="00735CD3" w:rsidP="00C93484" w:rsidRDefault="00735CD3">
      <w:pPr>
        <w:pStyle w:val="Reqtify"/>
      </w:pPr>
    </w:p>
    <w:p w:rsidRPr="00735CD3" w:rsidR="00735CD3" w:rsidP="00735CD3" w:rsidRDefault="00735CD3">
      <w:pPr>
        <w:pStyle w:val="ReqtifyAltR"/>
      </w:pPr>
      <w:r w:rsidRPr="00735CD3">
        <w:t>[</w:t>
      </w:r>
      <w:r w:rsidR="0052393A">
        <w:t>iTC</w:t>
      </w:r>
      <w:r w:rsidRPr="00735CD3">
        <w:t>_CC_ATP-SwRS-06</w:t>
      </w:r>
      <w:r w:rsidR="00655979">
        <w:rPr>
          <w:rFonts w:hint="eastAsia"/>
        </w:rPr>
        <w:t>54</w:t>
      </w:r>
      <w:r w:rsidRPr="00735CD3">
        <w:t>]</w:t>
      </w:r>
    </w:p>
    <w:p w:rsidRPr="00735CD3" w:rsidR="00735CD3" w:rsidP="00C93484" w:rsidRDefault="0095165D">
      <w:pPr>
        <w:pStyle w:val="Reqtify"/>
      </w:pPr>
      <w:bookmarkStart w:name="MemLocationNotConfirmed" w:id="6178"/>
      <w:r w:rsidRPr="00BF4172">
        <w:rPr>
          <w:rStyle w:val="aff2"/>
          <w:bCs w:val="0"/>
          <w:iCs w:val="0"/>
        </w:rPr>
        <w:t>MemLocationNotConfirmed</w:t>
      </w:r>
      <w:bookmarkEnd w:id="6178"/>
      <w:r w:rsidRPr="00735CD3" w:rsidR="00735CD3">
        <w:rPr>
          <w:rFonts w:hint="eastAsia"/>
        </w:rPr>
        <w:t>，是否通过本端或远端的记忆定位初始化列车定位</w:t>
      </w:r>
      <w:r w:rsidR="006F490C">
        <w:rPr>
          <w:rFonts w:hint="eastAsia"/>
        </w:rPr>
        <w:t>，但还未通过重定位信标确认定位。</w:t>
      </w:r>
    </w:p>
    <w:p w:rsidR="006F490C" w:rsidP="000431E0" w:rsidRDefault="006F490C">
      <w:pPr>
        <w:pStyle w:val="af7"/>
      </w:pPr>
      <w:r w:rsidRPr="006F490C">
        <w:t>def</w:t>
      </w:r>
      <w:r>
        <w:t xml:space="preserve"> </w:t>
      </w:r>
      <w:hyperlink w:history="1" w:anchor="MemLocationNotConfirmed">
        <w:r w:rsidR="0095165D">
          <w:rPr>
            <w:rStyle w:val="ac"/>
          </w:rPr>
          <w:t>MemLocationNotConfirmed</w:t>
        </w:r>
      </w:hyperlink>
      <w:r>
        <w:t>(k):</w:t>
      </w:r>
    </w:p>
    <w:p w:rsidR="006F490C" w:rsidP="000431E0" w:rsidRDefault="006F490C">
      <w:pPr>
        <w:pStyle w:val="af7"/>
      </w:pPr>
      <w:r>
        <w:t xml:space="preserve">    </w:t>
      </w:r>
      <w:r w:rsidRPr="006F490C">
        <w:t>if</w:t>
      </w:r>
      <w:r>
        <w:t xml:space="preserve"> (Initialization</w:t>
      </w:r>
    </w:p>
    <w:p w:rsidR="006F490C" w:rsidP="000431E0" w:rsidRDefault="006F490C">
      <w:pPr>
        <w:pStyle w:val="af7"/>
      </w:pPr>
      <w:r>
        <w:t xml:space="preserve">        </w:t>
      </w:r>
      <w:r w:rsidRPr="006F490C">
        <w:t>or</w:t>
      </w:r>
      <w:r>
        <w:t xml:space="preserve"> </w:t>
      </w:r>
      <w:r w:rsidRPr="00113E1C">
        <w:t>not</w:t>
      </w:r>
      <w:r>
        <w:t xml:space="preserve"> </w:t>
      </w:r>
      <w:hyperlink w:history="1" w:anchor="TrainLocalized">
        <w:r w:rsidR="00F9339C">
          <w:rPr>
            <w:rStyle w:val="ac"/>
          </w:rPr>
          <w:t>TrainLocalized</w:t>
        </w:r>
      </w:hyperlink>
      <w:r>
        <w:t>(k)</w:t>
      </w:r>
    </w:p>
    <w:p w:rsidR="006F490C" w:rsidP="000431E0" w:rsidRDefault="006F490C">
      <w:pPr>
        <w:pStyle w:val="af7"/>
      </w:pPr>
      <w:r>
        <w:t xml:space="preserve">        </w:t>
      </w:r>
      <w:r w:rsidRPr="006F490C">
        <w:t>or</w:t>
      </w:r>
      <w:r>
        <w:t xml:space="preserve"> </w:t>
      </w:r>
      <w:hyperlink w:history="1" w:anchor="TrainRealignmentOnBeacon">
        <w:r w:rsidR="00040C85">
          <w:rPr>
            <w:rStyle w:val="ac"/>
          </w:rPr>
          <w:t>TrainRealignmentOnBeacon</w:t>
        </w:r>
      </w:hyperlink>
      <w:r>
        <w:t>(k)):</w:t>
      </w:r>
    </w:p>
    <w:p w:rsidR="006F490C" w:rsidP="000431E0" w:rsidRDefault="006F490C">
      <w:pPr>
        <w:pStyle w:val="af7"/>
      </w:pPr>
      <w:r>
        <w:t xml:space="preserve">        </w:t>
      </w:r>
      <w:r w:rsidRPr="006F490C">
        <w:t>return</w:t>
      </w:r>
      <w:r>
        <w:t xml:space="preserve"> </w:t>
      </w:r>
      <w:r w:rsidRPr="00354FC4">
        <w:rPr>
          <w:rStyle w:val="aff1"/>
        </w:rPr>
        <w:t>False</w:t>
      </w:r>
    </w:p>
    <w:p w:rsidR="006F490C" w:rsidP="000431E0" w:rsidRDefault="006F490C">
      <w:pPr>
        <w:pStyle w:val="af7"/>
      </w:pPr>
      <w:r>
        <w:t xml:space="preserve">    </w:t>
      </w:r>
      <w:r w:rsidRPr="006F490C">
        <w:t>elif</w:t>
      </w:r>
      <w:r>
        <w:t xml:space="preserve"> (</w:t>
      </w:r>
      <w:hyperlink w:history="1" w:anchor="TrainPresumablyLocalized">
        <w:r w:rsidR="00040C85">
          <w:rPr>
            <w:rStyle w:val="ac"/>
          </w:rPr>
          <w:t>TrainPresumablyLocalized</w:t>
        </w:r>
      </w:hyperlink>
      <w:r>
        <w:t>(k)):</w:t>
      </w:r>
    </w:p>
    <w:p w:rsidR="006F490C" w:rsidP="000431E0" w:rsidRDefault="006F490C">
      <w:pPr>
        <w:pStyle w:val="af7"/>
      </w:pPr>
      <w:r>
        <w:t xml:space="preserve">        </w:t>
      </w:r>
      <w:r w:rsidRPr="006F490C">
        <w:t>return</w:t>
      </w:r>
      <w:r>
        <w:t xml:space="preserve"> </w:t>
      </w:r>
      <w:r w:rsidRPr="00354FC4">
        <w:rPr>
          <w:rStyle w:val="aff1"/>
        </w:rPr>
        <w:t>True</w:t>
      </w:r>
    </w:p>
    <w:p w:rsidR="006F490C" w:rsidP="000431E0" w:rsidRDefault="006F490C">
      <w:pPr>
        <w:pStyle w:val="af7"/>
      </w:pPr>
      <w:r>
        <w:t xml:space="preserve">    </w:t>
      </w:r>
      <w:r w:rsidRPr="006F490C">
        <w:t>elif</w:t>
      </w:r>
      <w:r>
        <w:t xml:space="preserve"> (</w:t>
      </w:r>
      <w:hyperlink w:history="1" w:anchor="TrainLocatedOnOtherATP">
        <w:r w:rsidR="00040C85">
          <w:rPr>
            <w:rStyle w:val="ac"/>
          </w:rPr>
          <w:t>TrainLocatedOnOtherATP</w:t>
        </w:r>
      </w:hyperlink>
      <w:r>
        <w:t>(k)):</w:t>
      </w:r>
    </w:p>
    <w:p w:rsidR="006F490C" w:rsidP="000431E0" w:rsidRDefault="006F490C">
      <w:pPr>
        <w:pStyle w:val="af7"/>
      </w:pPr>
      <w:r>
        <w:t xml:space="preserve">        </w:t>
      </w:r>
      <w:r w:rsidRPr="006F490C">
        <w:t>return</w:t>
      </w:r>
      <w:r>
        <w:t xml:space="preserve"> </w:t>
      </w:r>
      <w:hyperlink w:history="1" w:anchor="OtherATP">
        <w:r w:rsidR="0021381F">
          <w:rPr>
            <w:rStyle w:val="ac"/>
          </w:rPr>
          <w:t>OtherATP</w:t>
        </w:r>
      </w:hyperlink>
      <w:r w:rsidR="00354F88">
        <w:t>.L</w:t>
      </w:r>
      <w:r>
        <w:t>ocated</w:t>
      </w:r>
      <w:r w:rsidR="00354F88">
        <w:t>W</w:t>
      </w:r>
      <w:r>
        <w:t>ith</w:t>
      </w:r>
      <w:r w:rsidR="00354F88">
        <w:t>M</w:t>
      </w:r>
      <w:r>
        <w:t>em</w:t>
      </w:r>
      <w:r w:rsidR="00354F88">
        <w:t>L</w:t>
      </w:r>
      <w:r>
        <w:t>ocation(k)</w:t>
      </w:r>
    </w:p>
    <w:p w:rsidR="006F490C" w:rsidP="000431E0" w:rsidRDefault="006F490C">
      <w:pPr>
        <w:pStyle w:val="af7"/>
      </w:pPr>
      <w:r>
        <w:t xml:space="preserve">    </w:t>
      </w:r>
      <w:r w:rsidRPr="006F490C">
        <w:t>else</w:t>
      </w:r>
      <w:r>
        <w:t>:</w:t>
      </w:r>
    </w:p>
    <w:p w:rsidRPr="00735CD3" w:rsidR="00735CD3" w:rsidP="000431E0" w:rsidRDefault="006F490C">
      <w:pPr>
        <w:pStyle w:val="af7"/>
      </w:pPr>
      <w:r>
        <w:t xml:space="preserve">        </w:t>
      </w:r>
      <w:r w:rsidRPr="006F490C">
        <w:t>return</w:t>
      </w:r>
      <w:r>
        <w:t xml:space="preserve"> </w:t>
      </w:r>
      <w:hyperlink w:history="1" w:anchor="MemLocationNotConfirmed">
        <w:r w:rsidR="00416AAC">
          <w:rPr>
            <w:rStyle w:val="ac"/>
            <w:rFonts w:hint="eastAsia"/>
          </w:rPr>
          <w:t>MemLocationNotConfirmed</w:t>
        </w:r>
      </w:hyperlink>
      <w:r>
        <w:t>(k-1)</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6179"/>
        </w:rPr>
      </w:pPr>
      <w:del w:author="常鸣" w:date="2014-07-03T14:27:00Z" w:id="6180">
        <w:r w:rsidDel="009328EA">
          <w:delText>#S</w:delText>
        </w:r>
      </w:del>
      <w:ins w:author="常鸣" w:date="2014-07-03T14:27:00Z" w:id="6181">
        <w:r w:rsidR="009328EA">
          <w:t>#Allocation=ATP Software</w:t>
        </w:r>
      </w:ins>
    </w:p>
    <w:p w:rsidR="00610A4C" w:rsidP="000C0D62" w:rsidRDefault="009328EA">
      <w:pPr>
        <w:pStyle w:val="ReqtifyAltQ"/>
      </w:pPr>
      <w:ins w:author="常鸣" w:date="2014-07-03T14:27:00Z" w:id="6182">
        <w:r>
          <w:t>#S</w:t>
        </w:r>
      </w:ins>
      <w:r w:rsidR="00610A4C">
        <w:t>ource=</w:t>
      </w:r>
      <w:r w:rsidRPr="00992448" w:rsidR="00992448">
        <w:rPr>
          <w:rFonts w:hint="eastAsia"/>
        </w:rPr>
        <w:t>[iTC_CC-SyAD-0213]</w:t>
      </w:r>
      <w:r w:rsidR="00992448">
        <w:rPr>
          <w:rFonts w:hint="eastAsia"/>
        </w:rPr>
        <w:t>,</w:t>
      </w:r>
      <w:r w:rsidRPr="00992448" w:rsidR="00992448">
        <w:t xml:space="preserve"> </w:t>
      </w:r>
      <w:r w:rsidRPr="002E1210" w:rsidR="00162150">
        <w:t>[iTC_CC-SyAD-</w:t>
      </w:r>
      <w:r w:rsidR="00162150">
        <w:rPr>
          <w:rFonts w:hint="eastAsia"/>
        </w:rPr>
        <w:t>1208</w:t>
      </w:r>
      <w:r w:rsidRPr="002E1210" w:rsidR="00162150">
        <w:t>]</w:t>
      </w:r>
    </w:p>
    <w:p w:rsidRPr="00735CD3" w:rsidR="00735CD3" w:rsidP="000C0D62" w:rsidRDefault="00610A4C">
      <w:pPr>
        <w:pStyle w:val="ReqtifyAltQ"/>
      </w:pPr>
      <w:r>
        <w:t>[End]</w:t>
      </w:r>
    </w:p>
    <w:p w:rsidRPr="00735CD3" w:rsidR="00735CD3" w:rsidP="00C93484" w:rsidRDefault="00735CD3">
      <w:pPr>
        <w:pStyle w:val="Reqtify"/>
      </w:pPr>
    </w:p>
    <w:p w:rsidRPr="00735CD3" w:rsidR="00735CD3" w:rsidP="00C93484" w:rsidRDefault="00735CD3">
      <w:pPr>
        <w:pStyle w:val="Reqtify"/>
      </w:pPr>
    </w:p>
    <w:p w:rsidRPr="00D529B0" w:rsidR="00735CD3" w:rsidP="00D529B0" w:rsidRDefault="00735CD3">
      <w:pPr>
        <w:pStyle w:val="ReqtifyAltR"/>
      </w:pPr>
      <w:r w:rsidRPr="00D529B0">
        <w:t>[</w:t>
      </w:r>
      <w:r w:rsidR="0052393A">
        <w:t>iTC</w:t>
      </w:r>
      <w:r w:rsidRPr="00D529B0">
        <w:t>_CC_ATP-SwRS-06</w:t>
      </w:r>
      <w:r w:rsidR="00655979">
        <w:rPr>
          <w:rFonts w:hint="eastAsia"/>
        </w:rPr>
        <w:t>55</w:t>
      </w:r>
      <w:r w:rsidRPr="00D529B0">
        <w:t>]</w:t>
      </w:r>
    </w:p>
    <w:p w:rsidRPr="00735CD3" w:rsidR="00735CD3" w:rsidP="00C93484" w:rsidRDefault="0095165D">
      <w:pPr>
        <w:pStyle w:val="Reqtify"/>
      </w:pPr>
      <w:bookmarkStart w:name="LocationUncertaintyExceedTime" w:id="6183"/>
      <w:r w:rsidRPr="00BF4172">
        <w:rPr>
          <w:rStyle w:val="aff2"/>
          <w:bCs w:val="0"/>
          <w:iCs w:val="0"/>
        </w:rPr>
        <w:t>LocationUncertaintyExceedTime</w:t>
      </w:r>
      <w:bookmarkEnd w:id="6183"/>
      <w:r w:rsidRPr="00735CD3" w:rsidR="00735CD3">
        <w:rPr>
          <w:rFonts w:hint="eastAsia"/>
        </w:rPr>
        <w:t>，记录超过最大定位误差的时间</w:t>
      </w:r>
    </w:p>
    <w:p w:rsidRPr="00735CD3" w:rsidR="00735CD3" w:rsidP="000431E0" w:rsidRDefault="00735CD3">
      <w:pPr>
        <w:pStyle w:val="af7"/>
      </w:pPr>
      <w:r w:rsidRPr="00735CD3">
        <w:t xml:space="preserve">def </w:t>
      </w:r>
      <w:hyperlink w:history="1" w:anchor="LocationUncertaintyExceedTime">
        <w:r w:rsidR="0095165D">
          <w:rPr>
            <w:rStyle w:val="ac"/>
          </w:rPr>
          <w:t>LocationUncertaintyExceedTime</w:t>
        </w:r>
      </w:hyperlink>
      <w:r w:rsidRPr="00735CD3">
        <w:t>(k):</w:t>
      </w:r>
    </w:p>
    <w:p w:rsidRPr="00735CD3" w:rsidR="00735CD3" w:rsidP="000431E0" w:rsidRDefault="00735CD3">
      <w:pPr>
        <w:pStyle w:val="af7"/>
      </w:pPr>
      <w:r w:rsidRPr="00735CD3">
        <w:t xml:space="preserve">    if (Initialization):</w:t>
      </w:r>
    </w:p>
    <w:p w:rsidRPr="00735CD3" w:rsidR="00735CD3" w:rsidP="000431E0" w:rsidRDefault="00735CD3">
      <w:pPr>
        <w:pStyle w:val="af7"/>
      </w:pPr>
      <w:r w:rsidRPr="00735CD3">
        <w:t xml:space="preserve">        </w:t>
      </w:r>
      <w:r w:rsidR="004C392B">
        <w:rPr>
          <w:rFonts w:hint="eastAsia"/>
        </w:rPr>
        <w:t>return</w:t>
      </w:r>
      <w:r w:rsidRPr="00C753E5" w:rsidR="004C392B">
        <w:t xml:space="preserve"> </w:t>
      </w:r>
      <w:r w:rsidRPr="00735CD3">
        <w:t>0</w:t>
      </w:r>
    </w:p>
    <w:p w:rsidRPr="00735CD3" w:rsidR="00735CD3" w:rsidP="000431E0" w:rsidRDefault="00735CD3">
      <w:pPr>
        <w:pStyle w:val="af7"/>
      </w:pPr>
      <w:r w:rsidRPr="00735CD3">
        <w:t xml:space="preserve">    elif (</w:t>
      </w:r>
      <w:hyperlink w:history="1" w:anchor="TrainLocalized">
        <w:r w:rsidR="00F9339C">
          <w:rPr>
            <w:rStyle w:val="ac"/>
          </w:rPr>
          <w:t>TrainLocalized</w:t>
        </w:r>
      </w:hyperlink>
      <w:r w:rsidRPr="00735CD3">
        <w:t>(k)</w:t>
      </w:r>
    </w:p>
    <w:p w:rsidRPr="00735CD3" w:rsidR="00735CD3" w:rsidP="000431E0" w:rsidRDefault="00735CD3">
      <w:pPr>
        <w:pStyle w:val="af7"/>
      </w:pPr>
      <w:r w:rsidRPr="00735CD3">
        <w:t xml:space="preserve">          and ((</w:t>
      </w:r>
      <w:hyperlink w:history="1" w:anchor="MemLocationNotConfirmed">
        <w:r w:rsidR="0095165D">
          <w:rPr>
            <w:rStyle w:val="ac"/>
          </w:rPr>
          <w:t>MemLocationNotConfirmed</w:t>
        </w:r>
      </w:hyperlink>
      <w:r w:rsidRPr="00735CD3">
        <w:t>(k)</w:t>
      </w:r>
      <w:r w:rsidR="00D134C2">
        <w:rPr>
          <w:rFonts w:hint="eastAsia"/>
        </w:rPr>
        <w:t xml:space="preserve"> or not </w:t>
      </w:r>
      <w:hyperlink w:history="1" w:anchor="LocationPathKnown">
        <w:r w:rsidRPr="008A1EEB" w:rsidR="00D134C2">
          <w:rPr>
            <w:rStyle w:val="ac"/>
            <w:rFonts w:hint="eastAsia"/>
          </w:rPr>
          <w:t>LocationPathKnown</w:t>
        </w:r>
      </w:hyperlink>
      <w:r w:rsidR="00D134C2">
        <w:rPr>
          <w:rFonts w:hint="eastAsia"/>
        </w:rPr>
        <w:t>(k))</w:t>
      </w:r>
    </w:p>
    <w:p w:rsidRPr="00735CD3" w:rsidR="00735CD3" w:rsidP="000431E0" w:rsidRDefault="00735CD3">
      <w:pPr>
        <w:pStyle w:val="af7"/>
      </w:pPr>
      <w:r w:rsidRPr="00735CD3">
        <w:t xml:space="preserve">                and (</w:t>
      </w:r>
      <w:hyperlink w:history="1" w:anchor="TrainLocation">
        <w:r w:rsidR="00F9339C">
          <w:rPr>
            <w:rStyle w:val="ac"/>
          </w:rPr>
          <w:t>TrainLocation</w:t>
        </w:r>
      </w:hyperlink>
      <w:r w:rsidRPr="00735CD3">
        <w:t>(k)</w:t>
      </w:r>
      <w:r w:rsidR="00354F88">
        <w:t>.U</w:t>
      </w:r>
      <w:r w:rsidRPr="00735CD3">
        <w:t>ncertainty</w:t>
      </w:r>
    </w:p>
    <w:p w:rsidRPr="00735CD3" w:rsidR="00735CD3" w:rsidP="000431E0" w:rsidRDefault="00735CD3">
      <w:pPr>
        <w:pStyle w:val="af7"/>
      </w:pPr>
      <w:r w:rsidRPr="00735CD3">
        <w:t xml:space="preserve">                     &gt; </w:t>
      </w:r>
      <w:hyperlink w:history="1" w:anchor="ATPsetting">
        <w:r w:rsidR="00786D0B">
          <w:rPr>
            <w:rStyle w:val="ac"/>
          </w:rPr>
          <w:t>ATPsetting</w:t>
        </w:r>
      </w:hyperlink>
      <w:r w:rsidRPr="00735CD3">
        <w:t>.</w:t>
      </w:r>
      <w:r w:rsidR="004735DB">
        <w:t>LocationMaxUncertaintyNotConfirmed</w:t>
      </w:r>
      <w:r w:rsidRPr="00735CD3">
        <w:t>))):</w:t>
      </w:r>
    </w:p>
    <w:p w:rsidRPr="00735CD3" w:rsidR="00735CD3" w:rsidP="000431E0" w:rsidRDefault="00735CD3">
      <w:pPr>
        <w:pStyle w:val="af7"/>
      </w:pPr>
      <w:r w:rsidRPr="00735CD3">
        <w:t xml:space="preserve">        </w:t>
      </w:r>
      <w:r w:rsidR="004C392B">
        <w:rPr>
          <w:rFonts w:hint="eastAsia"/>
        </w:rPr>
        <w:t>return</w:t>
      </w:r>
      <w:r w:rsidRPr="00C753E5" w:rsidR="004C392B">
        <w:t xml:space="preserve"> </w:t>
      </w:r>
      <w:r w:rsidR="004C392B">
        <w:rPr>
          <w:rFonts w:hint="eastAsia"/>
        </w:rPr>
        <w:t>(</w:t>
      </w:r>
      <w:hyperlink w:history="1" w:anchor="ATPtime">
        <w:r w:rsidR="003B253D">
          <w:rPr>
            <w:rStyle w:val="ac"/>
          </w:rPr>
          <w:t>ATPtime</w:t>
        </w:r>
      </w:hyperlink>
      <w:r w:rsidR="00FC2B25">
        <w:t>(k)</w:t>
      </w:r>
      <w:r w:rsidRPr="00735CD3">
        <w:t xml:space="preserve"> + </w:t>
      </w:r>
      <w:hyperlink w:history="1" w:anchor="ATPsetting">
        <w:r w:rsidR="00786D0B">
          <w:rPr>
            <w:rStyle w:val="ac"/>
          </w:rPr>
          <w:t>ATPsetting</w:t>
        </w:r>
      </w:hyperlink>
      <w:r w:rsidRPr="00735CD3">
        <w:t>.</w:t>
      </w:r>
      <w:r w:rsidRPr="007F33AE" w:rsidR="008F5BD4">
        <w:t>LocReport</w:t>
      </w:r>
      <w:r w:rsidRPr="00735CD3">
        <w:t>V</w:t>
      </w:r>
      <w:r w:rsidR="007F33AE">
        <w:rPr>
          <w:rFonts w:hint="eastAsia"/>
        </w:rPr>
        <w:t>alidityTime</w:t>
      </w:r>
      <w:r w:rsidR="004C392B">
        <w:rPr>
          <w:rFonts w:hint="eastAsia"/>
        </w:rPr>
        <w:t>)</w:t>
      </w:r>
    </w:p>
    <w:p w:rsidRPr="00735CD3" w:rsidR="00735CD3" w:rsidP="000431E0" w:rsidRDefault="00735CD3">
      <w:pPr>
        <w:pStyle w:val="af7"/>
      </w:pPr>
      <w:r w:rsidRPr="00735CD3">
        <w:t xml:space="preserve">    else:</w:t>
      </w:r>
    </w:p>
    <w:p w:rsidRPr="00735CD3" w:rsidR="00735CD3" w:rsidP="000431E0" w:rsidRDefault="00735CD3">
      <w:pPr>
        <w:pStyle w:val="af7"/>
      </w:pPr>
      <w:r w:rsidRPr="00735CD3">
        <w:t xml:space="preserve">        </w:t>
      </w:r>
      <w:r w:rsidR="004C392B">
        <w:rPr>
          <w:rFonts w:hint="eastAsia"/>
        </w:rPr>
        <w:t>return</w:t>
      </w:r>
      <w:r w:rsidRPr="00C753E5" w:rsidR="004C392B">
        <w:t xml:space="preserve"> </w:t>
      </w:r>
      <w:hyperlink w:history="1" w:anchor="LocationUncertaintyExceedTime">
        <w:r w:rsidR="0095165D">
          <w:rPr>
            <w:rStyle w:val="ac"/>
          </w:rPr>
          <w:t>LocationUncertaintyExceedTime</w:t>
        </w:r>
      </w:hyperlink>
      <w:r w:rsidRPr="00735CD3">
        <w:t>(k</w:t>
      </w:r>
      <w:r w:rsidR="004C392B">
        <w:rPr>
          <w:rFonts w:hint="eastAsia"/>
        </w:rPr>
        <w:t>-1</w:t>
      </w:r>
      <w:r w:rsidRPr="00735CD3">
        <w:t>)</w:t>
      </w:r>
    </w:p>
    <w:p w:rsidR="00610A4C" w:rsidP="000C0D62" w:rsidRDefault="00610A4C">
      <w:pPr>
        <w:pStyle w:val="ReqtifyAltQ"/>
      </w:pPr>
      <w:r>
        <w:lastRenderedPageBreak/>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6184"/>
        </w:rPr>
      </w:pPr>
      <w:del w:author="常鸣" w:date="2014-07-03T14:27:00Z" w:id="6185">
        <w:r w:rsidDel="009328EA">
          <w:delText>#S</w:delText>
        </w:r>
      </w:del>
      <w:ins w:author="常鸣" w:date="2014-07-03T14:27:00Z" w:id="6186">
        <w:r w:rsidR="009328EA">
          <w:t>#Allocation=ATP Software</w:t>
        </w:r>
      </w:ins>
      <w:ins w:author="常鸣" w:date="2014-07-03T14:55:00Z" w:id="6187">
        <w:r w:rsidR="00AA7E12">
          <w:rPr>
            <w:rFonts w:hint="eastAsia"/>
          </w:rPr>
          <w:t>, Vital Embedded Setting</w:t>
        </w:r>
      </w:ins>
    </w:p>
    <w:p w:rsidR="00610A4C" w:rsidP="000C0D62" w:rsidRDefault="009328EA">
      <w:pPr>
        <w:pStyle w:val="ReqtifyAltQ"/>
      </w:pPr>
      <w:ins w:author="常鸣" w:date="2014-07-03T14:27:00Z" w:id="6188">
        <w:r>
          <w:t>#S</w:t>
        </w:r>
      </w:ins>
      <w:r w:rsidR="00610A4C">
        <w:t>ource=</w:t>
      </w:r>
      <w:r w:rsidRPr="00992448" w:rsidR="00992448">
        <w:rPr>
          <w:rFonts w:hint="eastAsia"/>
        </w:rPr>
        <w:t>[iTC_CC-SyAD-0213]</w:t>
      </w:r>
      <w:r w:rsidR="00992448">
        <w:rPr>
          <w:rFonts w:hint="eastAsia"/>
        </w:rPr>
        <w:t>,</w:t>
      </w:r>
      <w:r w:rsidRPr="00992448" w:rsidR="00992448">
        <w:t xml:space="preserve"> </w:t>
      </w:r>
      <w:r w:rsidRPr="002E1210" w:rsidR="00162150">
        <w:t>[iTC_CC-SyAD-</w:t>
      </w:r>
      <w:r w:rsidR="00162150">
        <w:rPr>
          <w:rFonts w:hint="eastAsia"/>
        </w:rPr>
        <w:t>1215</w:t>
      </w:r>
      <w:r w:rsidRPr="002E1210" w:rsidR="00162150">
        <w:t>]</w:t>
      </w:r>
    </w:p>
    <w:p w:rsidRPr="00735CD3" w:rsidR="00735CD3" w:rsidP="000C0D62" w:rsidRDefault="00610A4C">
      <w:pPr>
        <w:pStyle w:val="ReqtifyAltQ"/>
      </w:pPr>
      <w:r>
        <w:t>[End]</w:t>
      </w:r>
    </w:p>
    <w:p w:rsidRPr="00D529B0" w:rsidR="00735CD3" w:rsidP="00D529B0" w:rsidRDefault="00735CD3">
      <w:pPr>
        <w:pStyle w:val="ReqtifyAltR"/>
      </w:pPr>
    </w:p>
    <w:p w:rsidRPr="00D529B0" w:rsidR="00735CD3" w:rsidP="00D529B0" w:rsidRDefault="00735CD3">
      <w:pPr>
        <w:pStyle w:val="ReqtifyAltR"/>
      </w:pPr>
    </w:p>
    <w:p w:rsidRPr="00735CD3" w:rsidR="00735CD3" w:rsidP="00C93484" w:rsidRDefault="00735CD3">
      <w:pPr>
        <w:pStyle w:val="Reqtify"/>
      </w:pPr>
      <w:r w:rsidRPr="00735CD3">
        <w:rPr>
          <w:rFonts w:hint="eastAsia"/>
        </w:rPr>
        <w:t>计算在误差超过最大范围后，是否经过了</w:t>
      </w:r>
      <w:hyperlink w:history="1" w:anchor="LocReport">
        <w:r w:rsidRPr="00FF4CE6">
          <w:rPr>
            <w:rStyle w:val="ac"/>
            <w:rFonts w:hint="eastAsia"/>
          </w:rPr>
          <w:t>LocReport</w:t>
        </w:r>
      </w:hyperlink>
      <w:r w:rsidRPr="00735CD3">
        <w:rPr>
          <w:rFonts w:hint="eastAsia"/>
        </w:rPr>
        <w:t>有效期</w:t>
      </w:r>
      <w:r w:rsidR="00BF5E48">
        <w:rPr>
          <w:rFonts w:hint="eastAsia"/>
        </w:rPr>
        <w:t>。</w:t>
      </w:r>
      <w:r w:rsidRPr="00735CD3">
        <w:rPr>
          <w:rFonts w:hint="eastAsia"/>
        </w:rPr>
        <w:t>即表明</w:t>
      </w:r>
      <w:r w:rsidRPr="00735CD3">
        <w:rPr>
          <w:rFonts w:hint="eastAsia"/>
        </w:rPr>
        <w:t>ZC</w:t>
      </w:r>
      <w:r w:rsidRPr="00735CD3">
        <w:rPr>
          <w:rFonts w:hint="eastAsia"/>
        </w:rPr>
        <w:t>那边已确保不会再用旧的定位信息</w:t>
      </w:r>
    </w:p>
    <w:p w:rsidR="00C753E5" w:rsidP="00D529B0" w:rsidRDefault="00C753E5">
      <w:pPr>
        <w:pStyle w:val="ReqtifyAltR"/>
      </w:pPr>
    </w:p>
    <w:p w:rsidRPr="00D529B0" w:rsidR="00735CD3" w:rsidP="00D529B0" w:rsidRDefault="00D9475C">
      <w:pPr>
        <w:pStyle w:val="ReqtifyAltR"/>
      </w:pPr>
      <w:r w:rsidRPr="00D9475C">
        <w:t>[iTC_CC_ATP-SwRS-06</w:t>
      </w:r>
      <w:r w:rsidR="00655979">
        <w:rPr>
          <w:rFonts w:hint="eastAsia"/>
        </w:rPr>
        <w:t>56</w:t>
      </w:r>
      <w:r w:rsidRPr="00D9475C">
        <w:t>]</w:t>
      </w:r>
    </w:p>
    <w:p w:rsidRPr="00735CD3" w:rsidR="00735CD3" w:rsidP="00C93484" w:rsidRDefault="00BD3E90">
      <w:pPr>
        <w:pStyle w:val="Reqtify"/>
      </w:pPr>
      <w:bookmarkStart w:name="LocationNotUncertaintyExceed" w:id="6189"/>
      <w:r w:rsidRPr="00BF0DBC">
        <w:rPr>
          <w:rStyle w:val="aff2"/>
          <w:bCs w:val="0"/>
          <w:iCs w:val="0"/>
        </w:rPr>
        <w:t>LocationNotUncertaintyExceed</w:t>
      </w:r>
      <w:bookmarkEnd w:id="6189"/>
      <w:r w:rsidRPr="00735CD3" w:rsidR="00735CD3">
        <w:rPr>
          <w:rFonts w:hint="eastAsia"/>
        </w:rPr>
        <w:t>，判断是否还处在最大定位误差的确认时间内</w:t>
      </w:r>
    </w:p>
    <w:p w:rsidRPr="00C753E5" w:rsidR="00C753E5" w:rsidP="000431E0" w:rsidRDefault="00C753E5">
      <w:pPr>
        <w:pStyle w:val="af7"/>
      </w:pPr>
      <w:r w:rsidRPr="00C753E5">
        <w:t xml:space="preserve">def </w:t>
      </w:r>
      <w:hyperlink w:history="1" w:anchor="LocationNotUncertaintyExceed">
        <w:r w:rsidR="00BD3E90">
          <w:rPr>
            <w:rStyle w:val="ac"/>
          </w:rPr>
          <w:t>LocationNotUncertaintyExceed</w:t>
        </w:r>
      </w:hyperlink>
      <w:r w:rsidRPr="00C753E5">
        <w:t>(k):</w:t>
      </w:r>
    </w:p>
    <w:p w:rsidRPr="00C753E5" w:rsidR="00C753E5" w:rsidP="000431E0" w:rsidRDefault="00C753E5">
      <w:pPr>
        <w:pStyle w:val="af7"/>
      </w:pPr>
      <w:r w:rsidRPr="00C753E5">
        <w:t xml:space="preserve">    if (Initialization):</w:t>
      </w:r>
    </w:p>
    <w:p w:rsidRPr="00C753E5" w:rsidR="00C753E5" w:rsidP="000431E0" w:rsidRDefault="00C753E5">
      <w:pPr>
        <w:pStyle w:val="af7"/>
      </w:pPr>
      <w:r w:rsidRPr="00C753E5">
        <w:t xml:space="preserve">        </w:t>
      </w:r>
      <w:r w:rsidR="004C392B">
        <w:rPr>
          <w:rFonts w:hint="eastAsia"/>
        </w:rPr>
        <w:t>return</w:t>
      </w:r>
      <w:r w:rsidRPr="00C753E5" w:rsidR="004C392B">
        <w:t xml:space="preserve"> </w:t>
      </w:r>
      <w:r w:rsidRPr="00354FC4">
        <w:rPr>
          <w:rStyle w:val="aff1"/>
        </w:rPr>
        <w:t>False</w:t>
      </w:r>
    </w:p>
    <w:p w:rsidRPr="00C753E5" w:rsidR="00C753E5" w:rsidP="000431E0" w:rsidRDefault="00C753E5">
      <w:pPr>
        <w:pStyle w:val="af7"/>
      </w:pPr>
      <w:r w:rsidRPr="00C753E5">
        <w:t xml:space="preserve">    elif (</w:t>
      </w:r>
      <w:hyperlink w:history="1" w:anchor="TrainLocalized">
        <w:r w:rsidR="002C0685">
          <w:rPr>
            <w:rStyle w:val="ac"/>
          </w:rPr>
          <w:t>TrainLocalized</w:t>
        </w:r>
      </w:hyperlink>
      <w:r w:rsidRPr="00735CD3" w:rsidR="002C0685">
        <w:t>(k)</w:t>
      </w:r>
      <w:r w:rsidRPr="00C753E5">
        <w:t>):</w:t>
      </w:r>
    </w:p>
    <w:p w:rsidRPr="00C753E5" w:rsidR="00C753E5" w:rsidP="000431E0" w:rsidRDefault="00C753E5">
      <w:pPr>
        <w:pStyle w:val="af7"/>
      </w:pPr>
      <w:r w:rsidRPr="00C753E5">
        <w:t xml:space="preserve">        </w:t>
      </w:r>
      <w:r w:rsidR="004C392B">
        <w:rPr>
          <w:rFonts w:hint="eastAsia"/>
        </w:rPr>
        <w:t>return</w:t>
      </w:r>
      <w:r w:rsidRPr="00C753E5" w:rsidR="004C392B">
        <w:t xml:space="preserve"> </w:t>
      </w:r>
      <w:hyperlink w:history="1" w:anchor="IsMoreRecent">
        <w:r w:rsidRPr="00A06495" w:rsidR="002C0685">
          <w:rPr>
            <w:rStyle w:val="ac"/>
          </w:rPr>
          <w:t>Message.IsMoreRecent</w:t>
        </w:r>
      </w:hyperlink>
      <w:r w:rsidRPr="00C753E5" w:rsidR="002C0685">
        <w:t>(</w:t>
      </w:r>
      <w:hyperlink w:history="1" w:anchor="ATPtime">
        <w:r w:rsidR="002C0685">
          <w:rPr>
            <w:rStyle w:val="ac"/>
          </w:rPr>
          <w:t>ATPtime</w:t>
        </w:r>
      </w:hyperlink>
      <w:r w:rsidR="002C0685">
        <w:t>(k)</w:t>
      </w:r>
      <w:r w:rsidRPr="00C753E5" w:rsidR="002C0685">
        <w:t xml:space="preserve">, </w:t>
      </w:r>
      <w:hyperlink w:history="1" w:anchor="LocationUncertaintyExceedTime">
        <w:r w:rsidR="002C0685">
          <w:rPr>
            <w:rStyle w:val="ac"/>
          </w:rPr>
          <w:t>LocationUncertaintyExceedTime</w:t>
        </w:r>
      </w:hyperlink>
      <w:r w:rsidRPr="00C753E5" w:rsidR="002C0685">
        <w:t>(k))</w:t>
      </w:r>
    </w:p>
    <w:p w:rsidRPr="00C753E5" w:rsidR="00C753E5" w:rsidP="000431E0" w:rsidRDefault="00C753E5">
      <w:pPr>
        <w:pStyle w:val="af7"/>
      </w:pPr>
      <w:r w:rsidRPr="00C753E5">
        <w:t xml:space="preserve">    else:</w:t>
      </w:r>
    </w:p>
    <w:p w:rsidRPr="00C753E5" w:rsidR="00C753E5" w:rsidP="000431E0" w:rsidRDefault="00C753E5">
      <w:pPr>
        <w:pStyle w:val="af7"/>
      </w:pPr>
      <w:r w:rsidRPr="00C753E5">
        <w:t xml:space="preserve">        </w:t>
      </w:r>
      <w:r w:rsidR="004C392B">
        <w:rPr>
          <w:rFonts w:hint="eastAsia"/>
        </w:rPr>
        <w:t>return</w:t>
      </w:r>
      <w:r w:rsidRPr="00C753E5" w:rsidR="004C392B">
        <w:t xml:space="preserve"> </w:t>
      </w:r>
      <w:hyperlink w:history="1" w:anchor="LocationNotUncertaintyExceed">
        <w:r w:rsidR="00BD3E90">
          <w:rPr>
            <w:rStyle w:val="ac"/>
          </w:rPr>
          <w:t>LocationNotUncertaintyExceed</w:t>
        </w:r>
      </w:hyperlink>
      <w:r w:rsidRPr="00C753E5">
        <w:t>(k-1)</w:t>
      </w:r>
    </w:p>
    <w:p w:rsidR="00735CD3" w:rsidP="000C0D62" w:rsidRDefault="00735CD3">
      <w:pPr>
        <w:pStyle w:val="ReqtifyAltQ"/>
      </w:pPr>
      <w:r w:rsidRPr="00735CD3">
        <w:t>#Category=Functional</w:t>
      </w:r>
    </w:p>
    <w:p w:rsidRPr="00735CD3" w:rsidR="00610A4C" w:rsidP="000C0D62" w:rsidRDefault="00610A4C">
      <w:pPr>
        <w:pStyle w:val="ReqtifyAltQ"/>
      </w:pPr>
      <w:r>
        <w:rPr>
          <w:rFonts w:hint="eastAsia"/>
        </w:rPr>
        <w:t>#Contribution=SIL4</w:t>
      </w:r>
    </w:p>
    <w:p w:rsidR="009328EA" w:rsidP="000C0D62" w:rsidRDefault="00735CD3">
      <w:pPr>
        <w:pStyle w:val="ReqtifyAltQ"/>
        <w:rPr>
          <w:ins w:author="常鸣" w:date="2014-07-03T14:27:00Z" w:id="6190"/>
        </w:rPr>
      </w:pPr>
      <w:del w:author="常鸣" w:date="2014-07-03T14:27:00Z" w:id="6191">
        <w:r w:rsidRPr="00735CD3" w:rsidDel="009328EA">
          <w:delText>#S</w:delText>
        </w:r>
      </w:del>
      <w:ins w:author="常鸣" w:date="2014-07-03T14:27:00Z" w:id="6192">
        <w:r w:rsidR="009328EA">
          <w:t>#Allocation=ATP Software</w:t>
        </w:r>
      </w:ins>
    </w:p>
    <w:p w:rsidRPr="00735CD3" w:rsidR="00735CD3" w:rsidP="000C0D62" w:rsidRDefault="009328EA">
      <w:pPr>
        <w:pStyle w:val="ReqtifyAltQ"/>
      </w:pPr>
      <w:ins w:author="常鸣" w:date="2014-07-03T14:27:00Z" w:id="6193">
        <w:r>
          <w:t>#S</w:t>
        </w:r>
      </w:ins>
      <w:r w:rsidRPr="00735CD3" w:rsidR="00735CD3">
        <w:t>ource=</w:t>
      </w:r>
      <w:r w:rsidRPr="00992448" w:rsidR="00992448">
        <w:rPr>
          <w:rFonts w:hint="eastAsia"/>
        </w:rPr>
        <w:t>[iTC_CC-SyAD-0213]</w:t>
      </w:r>
      <w:r w:rsidR="00992448">
        <w:rPr>
          <w:rFonts w:hint="eastAsia"/>
        </w:rPr>
        <w:t>,</w:t>
      </w:r>
      <w:r w:rsidRPr="00992448" w:rsidR="00992448">
        <w:t xml:space="preserve"> </w:t>
      </w:r>
      <w:r w:rsidRPr="002E1210" w:rsidR="00162150">
        <w:t>[iTC_CC-SyAD-</w:t>
      </w:r>
      <w:r w:rsidR="00162150">
        <w:rPr>
          <w:rFonts w:hint="eastAsia"/>
        </w:rPr>
        <w:t>1215</w:t>
      </w:r>
      <w:r w:rsidRPr="002E1210" w:rsidR="00162150">
        <w:t>]</w:t>
      </w:r>
    </w:p>
    <w:p w:rsidRPr="00735CD3" w:rsidR="00735CD3" w:rsidP="000C0D62" w:rsidRDefault="009E172B">
      <w:pPr>
        <w:pStyle w:val="ReqtifyAltQ"/>
      </w:pPr>
      <w:r>
        <w:t>[End]</w:t>
      </w:r>
    </w:p>
    <w:p w:rsidR="00E6498A" w:rsidP="00C93484" w:rsidRDefault="00E6498A">
      <w:pPr>
        <w:pStyle w:val="Reqtify"/>
      </w:pPr>
    </w:p>
    <w:p w:rsidR="002E0232" w:rsidP="00C93484" w:rsidRDefault="002E0232">
      <w:pPr>
        <w:pStyle w:val="Reqtify"/>
      </w:pPr>
    </w:p>
    <w:p w:rsidR="002E0232" w:rsidP="002E0232" w:rsidRDefault="002E0232">
      <w:pPr>
        <w:pStyle w:val="ReqtifyAltR"/>
      </w:pPr>
      <w:r>
        <w:t>[iTC_CC_ATP-SwRS-0</w:t>
      </w:r>
      <w:r>
        <w:rPr>
          <w:rFonts w:hint="eastAsia"/>
        </w:rPr>
        <w:t>411</w:t>
      </w:r>
      <w:r>
        <w:t>]</w:t>
      </w:r>
    </w:p>
    <w:p w:rsidR="002E0232" w:rsidP="00C93484" w:rsidRDefault="002E0232">
      <w:pPr>
        <w:pStyle w:val="Reqtify"/>
      </w:pPr>
      <w:bookmarkStart w:name="LocalizedAuthorizationForSweepping" w:id="6194"/>
      <w:r w:rsidRPr="0062233B">
        <w:rPr>
          <w:rStyle w:val="aff2"/>
        </w:rPr>
        <w:t>LocalizedAuthorizationForSweepping</w:t>
      </w:r>
      <w:bookmarkEnd w:id="6194"/>
      <w:r w:rsidRPr="00A13598">
        <w:rPr>
          <w:rFonts w:hint="eastAsia"/>
        </w:rPr>
        <w:t>，</w:t>
      </w:r>
      <w:r w:rsidR="00BF5E48">
        <w:rPr>
          <w:rFonts w:hint="eastAsia"/>
        </w:rPr>
        <w:t>发给</w:t>
      </w:r>
      <w:r w:rsidR="00BF5E48">
        <w:rPr>
          <w:rFonts w:hint="eastAsia"/>
        </w:rPr>
        <w:t>ZC</w:t>
      </w:r>
      <w:r w:rsidR="00BF5E48">
        <w:rPr>
          <w:rFonts w:hint="eastAsia"/>
        </w:rPr>
        <w:t>的</w:t>
      </w:r>
      <w:r w:rsidRPr="00A13598">
        <w:rPr>
          <w:rFonts w:hint="eastAsia"/>
        </w:rPr>
        <w:t>是否定位</w:t>
      </w:r>
      <w:r w:rsidR="00BF5E48">
        <w:rPr>
          <w:rFonts w:hint="eastAsia"/>
        </w:rPr>
        <w:t>信息。</w:t>
      </w:r>
    </w:p>
    <w:p w:rsidRPr="000C6CF3" w:rsidR="002E0232" w:rsidP="00C93484" w:rsidRDefault="002E0232">
      <w:pPr>
        <w:pStyle w:val="Reqtify"/>
      </w:pPr>
      <w:r>
        <w:rPr>
          <w:rFonts w:hint="eastAsia"/>
        </w:rPr>
        <w:t xml:space="preserve">ATP shall send the current localization status to the </w:t>
      </w:r>
      <w:hyperlink w:history="1" w:anchor="ZC">
        <w:r>
          <w:rPr>
            <w:rStyle w:val="ac"/>
          </w:rPr>
          <w:t>ZC</w:t>
        </w:r>
      </w:hyperlink>
      <w:r>
        <w:rPr>
          <w:rFonts w:hint="eastAsia"/>
        </w:rPr>
        <w:t>.</w:t>
      </w:r>
    </w:p>
    <w:p w:rsidRPr="0035378C" w:rsidR="002E0232" w:rsidP="000431E0" w:rsidRDefault="002E0232">
      <w:pPr>
        <w:pStyle w:val="af7"/>
      </w:pPr>
      <w:r w:rsidRPr="0035378C">
        <w:t xml:space="preserve">def </w:t>
      </w:r>
      <w:hyperlink w:history="1" w:anchor="LocalizedAuthorizationForSweepping">
        <w:r>
          <w:rPr>
            <w:rStyle w:val="ac"/>
          </w:rPr>
          <w:t>LocalizedAuthorizationForSweepping</w:t>
        </w:r>
      </w:hyperlink>
      <w:r w:rsidRPr="0035378C">
        <w:t>(k):</w:t>
      </w:r>
    </w:p>
    <w:p w:rsidRPr="0035378C" w:rsidR="002E0232" w:rsidP="000431E0" w:rsidRDefault="002E0232">
      <w:pPr>
        <w:pStyle w:val="af7"/>
      </w:pPr>
      <w:r w:rsidRPr="0035378C">
        <w:t xml:space="preserve">    return (</w:t>
      </w:r>
      <w:hyperlink w:history="1" w:anchor="TrainLocalized">
        <w:r>
          <w:rPr>
            <w:rStyle w:val="ac"/>
          </w:rPr>
          <w:t>TrainLocalized</w:t>
        </w:r>
      </w:hyperlink>
      <w:r w:rsidRPr="0035378C">
        <w:t>(k)</w:t>
      </w:r>
    </w:p>
    <w:p w:rsidR="002E0232" w:rsidP="000431E0" w:rsidRDefault="002E0232">
      <w:pPr>
        <w:pStyle w:val="af7"/>
      </w:pPr>
      <w:r w:rsidRPr="0035378C">
        <w:t xml:space="preserve">            and </w:t>
      </w:r>
      <w:hyperlink w:history="1" w:anchor="LocationNotUncertaintyExceed">
        <w:r>
          <w:rPr>
            <w:rStyle w:val="ac"/>
          </w:rPr>
          <w:t>LocationNotUncertaintyExceed</w:t>
        </w:r>
      </w:hyperlink>
      <w:r>
        <w:t>(k))</w:t>
      </w:r>
    </w:p>
    <w:p w:rsidRPr="008A1414" w:rsidR="002E0232" w:rsidP="002E0232" w:rsidRDefault="002E0232">
      <w:pPr>
        <w:pStyle w:val="ReqtifyAltQ"/>
      </w:pPr>
      <w:r w:rsidRPr="008A1414">
        <w:t>#Category=Functional</w:t>
      </w:r>
    </w:p>
    <w:p w:rsidRPr="008A1414" w:rsidR="002E0232" w:rsidP="002E0232" w:rsidRDefault="002E0232">
      <w:pPr>
        <w:pStyle w:val="ReqtifyAltQ"/>
      </w:pPr>
      <w:r w:rsidRPr="008A1414">
        <w:t>#Contribution</w:t>
      </w:r>
      <w:r>
        <w:t>=SIL4</w:t>
      </w:r>
    </w:p>
    <w:p w:rsidR="009328EA" w:rsidP="002E0232" w:rsidRDefault="002E0232">
      <w:pPr>
        <w:pStyle w:val="ReqtifyAltQ"/>
        <w:rPr>
          <w:ins w:author="常鸣" w:date="2014-07-03T14:27:00Z" w:id="6195"/>
        </w:rPr>
      </w:pPr>
      <w:del w:author="常鸣" w:date="2014-07-03T14:27:00Z" w:id="6196">
        <w:r w:rsidRPr="008A1414" w:rsidDel="009328EA">
          <w:delText>#S</w:delText>
        </w:r>
      </w:del>
      <w:ins w:author="常鸣" w:date="2014-07-03T14:27:00Z" w:id="6197">
        <w:r w:rsidR="009328EA">
          <w:t>#Allocation=ATP Software</w:t>
        </w:r>
      </w:ins>
    </w:p>
    <w:p w:rsidRPr="008A1414" w:rsidR="002E0232" w:rsidP="002E0232" w:rsidRDefault="009328EA">
      <w:pPr>
        <w:pStyle w:val="ReqtifyAltQ"/>
      </w:pPr>
      <w:ins w:author="常鸣" w:date="2014-07-03T14:27:00Z" w:id="6198">
        <w:r>
          <w:t>#S</w:t>
        </w:r>
      </w:ins>
      <w:r w:rsidRPr="008A1414" w:rsidR="002E0232">
        <w:t>ource=</w:t>
      </w:r>
      <w:r w:rsidR="002E0232">
        <w:rPr>
          <w:rFonts w:hint="eastAsia"/>
        </w:rPr>
        <w:t>[iTC_CC-SyAD-0207],</w:t>
      </w:r>
      <w:r w:rsidRPr="008E7A84" w:rsidR="002E0232">
        <w:rPr>
          <w:rFonts w:hint="eastAsia"/>
        </w:rPr>
        <w:t xml:space="preserve"> </w:t>
      </w:r>
      <w:r w:rsidR="002E0232">
        <w:rPr>
          <w:rFonts w:hint="eastAsia"/>
        </w:rPr>
        <w:t>[iTC_CC-SyAD-0213],</w:t>
      </w:r>
      <w:r w:rsidRPr="006B396F" w:rsidR="002E0232">
        <w:t xml:space="preserve"> [iTC_CC_ATP_SwHA-0211]</w:t>
      </w:r>
    </w:p>
    <w:p w:rsidRPr="008A1414" w:rsidR="002E0232" w:rsidP="002E0232" w:rsidRDefault="002E0232">
      <w:pPr>
        <w:pStyle w:val="ReqtifyAltQ"/>
      </w:pPr>
      <w:r w:rsidRPr="008A1414">
        <w:t>[End]</w:t>
      </w:r>
    </w:p>
    <w:p w:rsidR="002E0232" w:rsidP="00C93484" w:rsidRDefault="002E0232">
      <w:pPr>
        <w:pStyle w:val="Reqtify"/>
      </w:pPr>
    </w:p>
    <w:p w:rsidR="002E0232" w:rsidP="00C93484" w:rsidRDefault="002E0232">
      <w:pPr>
        <w:pStyle w:val="Reqtify"/>
      </w:pPr>
    </w:p>
    <w:p w:rsidRPr="00972331" w:rsidR="002E0232" w:rsidP="002E0232" w:rsidRDefault="002E0232">
      <w:pPr>
        <w:pStyle w:val="ReqtifyAltR"/>
      </w:pPr>
      <w:r>
        <w:t>[iTC_CC_ATP-SwRS-0</w:t>
      </w:r>
      <w:r>
        <w:rPr>
          <w:rFonts w:hint="eastAsia"/>
        </w:rPr>
        <w:t>412</w:t>
      </w:r>
      <w:r>
        <w:t>]</w:t>
      </w:r>
    </w:p>
    <w:p w:rsidR="002E0232" w:rsidP="00C93484" w:rsidRDefault="002E0232">
      <w:pPr>
        <w:pStyle w:val="Reqtify"/>
      </w:pPr>
      <w:bookmarkStart w:name="TrainConfirmedLocalized" w:id="6199"/>
      <w:r w:rsidRPr="0035378C">
        <w:rPr>
          <w:rStyle w:val="aff2"/>
        </w:rPr>
        <w:t>TrainConfirmedLocalized</w:t>
      </w:r>
      <w:bookmarkEnd w:id="6199"/>
      <w:r>
        <w:rPr>
          <w:rFonts w:hint="eastAsia"/>
        </w:rPr>
        <w:t>，</w:t>
      </w:r>
      <w:r w:rsidR="00BF5E48">
        <w:rPr>
          <w:rFonts w:hint="eastAsia"/>
        </w:rPr>
        <w:t>发给</w:t>
      </w:r>
      <w:r w:rsidR="00BF5E48">
        <w:rPr>
          <w:rFonts w:hint="eastAsia"/>
        </w:rPr>
        <w:t>ZC</w:t>
      </w:r>
      <w:r w:rsidR="00BF5E48">
        <w:rPr>
          <w:rFonts w:hint="eastAsia"/>
        </w:rPr>
        <w:t>的</w:t>
      </w:r>
      <w:r>
        <w:rPr>
          <w:rFonts w:hint="eastAsia"/>
        </w:rPr>
        <w:t>是否确认定位</w:t>
      </w:r>
      <w:r w:rsidR="00BF5E48">
        <w:rPr>
          <w:rFonts w:hint="eastAsia"/>
        </w:rPr>
        <w:t>信息。</w:t>
      </w:r>
    </w:p>
    <w:p w:rsidR="002E0232" w:rsidP="00C93484" w:rsidRDefault="002E0232">
      <w:pPr>
        <w:pStyle w:val="Reqtify"/>
      </w:pPr>
      <w:r>
        <w:lastRenderedPageBreak/>
        <w:softHyphen/>
      </w:r>
      <w:r>
        <w:rPr>
          <w:rFonts w:hint="eastAsia"/>
        </w:rPr>
        <w:softHyphen/>
        <w:t>ATP shall send the status of the localization status whether confirmed.</w:t>
      </w:r>
    </w:p>
    <w:p w:rsidRPr="0035378C" w:rsidR="002E0232" w:rsidP="000431E0" w:rsidRDefault="002E0232">
      <w:pPr>
        <w:pStyle w:val="af7"/>
      </w:pPr>
      <w:r w:rsidRPr="0035378C">
        <w:t xml:space="preserve">def </w:t>
      </w:r>
      <w:hyperlink w:history="1" w:anchor="TrainConfirmedLocalized">
        <w:r>
          <w:rPr>
            <w:rStyle w:val="ac"/>
          </w:rPr>
          <w:t>TrainConfirmedLocalized</w:t>
        </w:r>
      </w:hyperlink>
      <w:r w:rsidRPr="0035378C">
        <w:t>(k):</w:t>
      </w:r>
    </w:p>
    <w:p w:rsidRPr="0035378C" w:rsidR="002E0232" w:rsidP="000431E0" w:rsidRDefault="002E0232">
      <w:pPr>
        <w:pStyle w:val="af7"/>
      </w:pPr>
      <w:r w:rsidRPr="0035378C">
        <w:t xml:space="preserve">    return (</w:t>
      </w:r>
      <w:hyperlink w:history="1" w:anchor="LocationPathKnown">
        <w:r w:rsidRPr="008A1EEB">
          <w:rPr>
            <w:rStyle w:val="ac"/>
            <w:rFonts w:hint="eastAsia"/>
          </w:rPr>
          <w:t>LocationPathKnown</w:t>
        </w:r>
      </w:hyperlink>
      <w:r w:rsidRPr="0035378C">
        <w:t>(k)</w:t>
      </w:r>
    </w:p>
    <w:p w:rsidR="002E0232" w:rsidP="000431E0" w:rsidRDefault="002E0232">
      <w:pPr>
        <w:pStyle w:val="af7"/>
      </w:pPr>
      <w:r w:rsidRPr="0035378C">
        <w:t xml:space="preserve">            and not </w:t>
      </w:r>
      <w:hyperlink w:history="1" w:anchor="MemLocationNotConfirmed">
        <w:r>
          <w:rPr>
            <w:rStyle w:val="ac"/>
          </w:rPr>
          <w:t>MemLocationNotConfirmed</w:t>
        </w:r>
      </w:hyperlink>
      <w:r w:rsidRPr="0035378C">
        <w:t>(k))</w:t>
      </w:r>
    </w:p>
    <w:p w:rsidRPr="008A1414" w:rsidR="002E0232" w:rsidP="002E0232" w:rsidRDefault="002E0232">
      <w:pPr>
        <w:pStyle w:val="ReqtifyAltQ"/>
      </w:pPr>
      <w:r w:rsidRPr="008A1414">
        <w:t>#Category=Functional</w:t>
      </w:r>
    </w:p>
    <w:p w:rsidRPr="008A1414" w:rsidR="002E0232" w:rsidP="002E0232" w:rsidRDefault="002E0232">
      <w:pPr>
        <w:pStyle w:val="ReqtifyAltQ"/>
      </w:pPr>
      <w:r w:rsidRPr="008A1414">
        <w:t>#Contribution</w:t>
      </w:r>
      <w:r>
        <w:t>=SIL4</w:t>
      </w:r>
    </w:p>
    <w:p w:rsidR="009328EA" w:rsidP="002E0232" w:rsidRDefault="002E0232">
      <w:pPr>
        <w:pStyle w:val="ReqtifyAltQ"/>
        <w:rPr>
          <w:ins w:author="常鸣" w:date="2014-07-03T14:27:00Z" w:id="6200"/>
        </w:rPr>
      </w:pPr>
      <w:del w:author="常鸣" w:date="2014-07-03T14:27:00Z" w:id="6201">
        <w:r w:rsidRPr="008A1414" w:rsidDel="009328EA">
          <w:delText>#S</w:delText>
        </w:r>
      </w:del>
      <w:ins w:author="常鸣" w:date="2014-07-03T14:27:00Z" w:id="6202">
        <w:r w:rsidR="009328EA">
          <w:t>#Allocation=ATP Software</w:t>
        </w:r>
      </w:ins>
    </w:p>
    <w:p w:rsidR="002E0232" w:rsidP="002E0232" w:rsidRDefault="009328EA">
      <w:pPr>
        <w:pStyle w:val="ReqtifyAltQ"/>
      </w:pPr>
      <w:ins w:author="常鸣" w:date="2014-07-03T14:27:00Z" w:id="6203">
        <w:r>
          <w:t>#S</w:t>
        </w:r>
      </w:ins>
      <w:r w:rsidRPr="008A1414" w:rsidR="002E0232">
        <w:t>ource=</w:t>
      </w:r>
      <w:r w:rsidR="002E0232">
        <w:rPr>
          <w:rFonts w:hint="eastAsia"/>
        </w:rPr>
        <w:t>[iTC_CC-SyAD-0207], [iTC_CC-SyAD-1097]</w:t>
      </w:r>
    </w:p>
    <w:p w:rsidRPr="008A1414" w:rsidR="002E0232" w:rsidP="002E0232" w:rsidRDefault="002E0232">
      <w:pPr>
        <w:pStyle w:val="ReqtifyAltQ"/>
      </w:pPr>
      <w:r w:rsidRPr="008A1414">
        <w:t>[End]</w:t>
      </w:r>
    </w:p>
    <w:p w:rsidRPr="00A13598" w:rsidR="002E0232" w:rsidP="00C93484" w:rsidRDefault="002E0232">
      <w:pPr>
        <w:pStyle w:val="Reqtify"/>
      </w:pPr>
    </w:p>
    <w:p w:rsidR="00B114A4" w:rsidP="00C93484" w:rsidRDefault="00B114A4">
      <w:pPr>
        <w:pStyle w:val="Reqtify"/>
      </w:pPr>
    </w:p>
    <w:p w:rsidRPr="00735CD3" w:rsidR="00735CD3" w:rsidP="0012674A" w:rsidRDefault="00F81167">
      <w:pPr>
        <w:pStyle w:val="4"/>
      </w:pPr>
      <w:r>
        <w:rPr>
          <w:rFonts w:hint="eastAsia"/>
        </w:rPr>
        <w:t>Memorizing train location</w:t>
      </w:r>
    </w:p>
    <w:p w:rsidRPr="00735CD3" w:rsidR="00735CD3" w:rsidP="00C93484" w:rsidRDefault="00735CD3">
      <w:pPr>
        <w:pStyle w:val="Reqtify"/>
      </w:pPr>
    </w:p>
    <w:p w:rsidRPr="00735CD3" w:rsidR="00735CD3" w:rsidP="00735CD3" w:rsidRDefault="00735CD3">
      <w:pPr>
        <w:pStyle w:val="ReqtifyAltR"/>
      </w:pPr>
      <w:r w:rsidRPr="00735CD3">
        <w:t>[iTC_CC_ATP-SwRS-06</w:t>
      </w:r>
      <w:r w:rsidR="00655979">
        <w:rPr>
          <w:rFonts w:hint="eastAsia"/>
        </w:rPr>
        <w:t>57</w:t>
      </w:r>
      <w:r w:rsidRPr="00735CD3">
        <w:t>]</w:t>
      </w:r>
    </w:p>
    <w:p w:rsidRPr="00735CD3" w:rsidR="00735CD3" w:rsidP="00C93484" w:rsidRDefault="00F9339C">
      <w:pPr>
        <w:pStyle w:val="Reqtify"/>
      </w:pPr>
      <w:bookmarkStart w:name="TrainIncludedInSleepingZone" w:id="6204"/>
      <w:r w:rsidRPr="00BF0DBC">
        <w:rPr>
          <w:rStyle w:val="aff2"/>
          <w:bCs w:val="0"/>
          <w:iCs w:val="0"/>
        </w:rPr>
        <w:t>TrainIncludedInSleepingZone</w:t>
      </w:r>
      <w:bookmarkEnd w:id="6204"/>
      <w:r w:rsidRPr="00735CD3" w:rsidR="00735CD3">
        <w:rPr>
          <w:rFonts w:hint="eastAsia"/>
        </w:rPr>
        <w:t>，</w:t>
      </w:r>
      <w:r w:rsidR="00A570C9">
        <w:rPr>
          <w:rFonts w:hint="eastAsia"/>
        </w:rPr>
        <w:t>列车</w:t>
      </w:r>
      <w:r w:rsidR="006970F5">
        <w:rPr>
          <w:rFonts w:hint="eastAsia"/>
        </w:rPr>
        <w:t>停车后</w:t>
      </w:r>
      <w:r w:rsidR="00A570C9">
        <w:rPr>
          <w:rFonts w:hint="eastAsia"/>
        </w:rPr>
        <w:t>定位完全</w:t>
      </w:r>
      <w:r w:rsidRPr="00735CD3" w:rsidR="00735CD3">
        <w:rPr>
          <w:rFonts w:hint="eastAsia"/>
        </w:rPr>
        <w:t>所在</w:t>
      </w:r>
      <w:r w:rsidR="00A570C9">
        <w:rPr>
          <w:rFonts w:hint="eastAsia"/>
        </w:rPr>
        <w:t>的</w:t>
      </w:r>
      <w:r w:rsidRPr="00735CD3" w:rsidR="00735CD3">
        <w:rPr>
          <w:rFonts w:hint="eastAsia"/>
        </w:rPr>
        <w:t>Sleeping zone</w:t>
      </w:r>
    </w:p>
    <w:p w:rsidR="004707F1" w:rsidP="000431E0" w:rsidRDefault="00A570C9">
      <w:pPr>
        <w:pStyle w:val="af7"/>
      </w:pPr>
      <w:r w:rsidRPr="00A570C9">
        <w:t>def</w:t>
      </w:r>
      <w:r>
        <w:t xml:space="preserve"> </w:t>
      </w:r>
      <w:hyperlink w:history="1" w:anchor="TrainIncludedInSleepingZone">
        <w:r w:rsidR="00F9339C">
          <w:rPr>
            <w:rStyle w:val="ac"/>
          </w:rPr>
          <w:t>TrainIncludedInSleepingZone</w:t>
        </w:r>
      </w:hyperlink>
      <w:r>
        <w:t>(k):</w:t>
      </w:r>
    </w:p>
    <w:p w:rsidR="004707F1" w:rsidP="000431E0" w:rsidRDefault="004707F1">
      <w:pPr>
        <w:pStyle w:val="af7"/>
      </w:pPr>
      <w:r>
        <w:rPr>
          <w:rFonts w:hint="eastAsia"/>
        </w:rPr>
        <w:t xml:space="preserve">    if (not </w:t>
      </w:r>
      <w:hyperlink w:history="1" w:anchor="TrainFilteredStopped">
        <w:r>
          <w:rPr>
            <w:rStyle w:val="ac"/>
          </w:rPr>
          <w:t>TrainFilteredStopped</w:t>
        </w:r>
      </w:hyperlink>
      <w:r>
        <w:t>(k)</w:t>
      </w:r>
      <w:r>
        <w:rPr>
          <w:rFonts w:hint="eastAsia"/>
        </w:rPr>
        <w:t>):</w:t>
      </w:r>
    </w:p>
    <w:p w:rsidR="004707F1" w:rsidP="000431E0" w:rsidRDefault="004707F1">
      <w:pPr>
        <w:pStyle w:val="af7"/>
      </w:pPr>
      <w:r>
        <w:rPr>
          <w:rFonts w:hint="eastAsia"/>
        </w:rPr>
        <w:t xml:space="preserve">        return </w:t>
      </w:r>
      <w:r w:rsidRPr="004707F1">
        <w:rPr>
          <w:rStyle w:val="aff1"/>
          <w:rFonts w:hint="eastAsia"/>
        </w:rPr>
        <w:t>None</w:t>
      </w:r>
    </w:p>
    <w:p w:rsidR="004707F1" w:rsidP="000431E0" w:rsidRDefault="004707F1">
      <w:pPr>
        <w:pStyle w:val="af7"/>
      </w:pPr>
      <w:r>
        <w:rPr>
          <w:rFonts w:hint="eastAsia"/>
        </w:rPr>
        <w:t xml:space="preserve">    else:</w:t>
      </w:r>
    </w:p>
    <w:p w:rsidR="00CE26CD" w:rsidP="000431E0" w:rsidRDefault="00A570C9">
      <w:pPr>
        <w:pStyle w:val="af7"/>
      </w:pPr>
      <w:r>
        <w:t xml:space="preserve">    </w:t>
      </w:r>
      <w:r w:rsidR="004707F1">
        <w:rPr>
          <w:rFonts w:hint="eastAsia"/>
        </w:rPr>
        <w:t xml:space="preserve">    </w:t>
      </w:r>
      <w:r w:rsidRPr="00A570C9">
        <w:t>for</w:t>
      </w:r>
      <w:r>
        <w:t xml:space="preserve"> SleepZone </w:t>
      </w:r>
      <w:r w:rsidRPr="00113E1C">
        <w:t>in</w:t>
      </w:r>
      <w:r>
        <w:t xml:space="preserve"> (</w:t>
      </w:r>
      <w:hyperlink w:history="1" w:anchor="TrackMap">
        <w:r w:rsidR="00C64E92">
          <w:rPr>
            <w:rStyle w:val="ac"/>
          </w:rPr>
          <w:t>TrackMap</w:t>
        </w:r>
      </w:hyperlink>
      <w:r w:rsidR="00354F88">
        <w:t>.</w:t>
      </w:r>
      <w:hyperlink w:history="1" w:anchor="AllSingsBtwTwoLocs">
        <w:r w:rsidR="008E31D0">
          <w:rPr>
            <w:rStyle w:val="ac"/>
          </w:rPr>
          <w:t>AllSingsBtwTwoLocs</w:t>
        </w:r>
      </w:hyperlink>
      <w:r>
        <w:t>(</w:t>
      </w:r>
      <w:r w:rsidR="007756D1">
        <w:fldChar w:fldCharType="begin"/>
      </w:r>
      <w:r w:rsidR="007756D1">
        <w:instrText xml:space="preserve"> REF SGL_SLEEPING_ZONE \h </w:instrText>
      </w:r>
      <w:r w:rsidR="007756D1">
        <w:fldChar w:fldCharType="separate"/>
      </w:r>
      <w:r w:rsidRPr="00190111" w:rsidR="00DE178B">
        <w:rPr>
          <w:rStyle w:val="aff1"/>
        </w:rPr>
        <w:t>SGL_S</w:t>
      </w:r>
      <w:r w:rsidR="00DE178B">
        <w:rPr>
          <w:rStyle w:val="aff1"/>
          <w:rFonts w:hint="eastAsia"/>
        </w:rPr>
        <w:t>LEEPING_ZONE</w:t>
      </w:r>
      <w:r w:rsidR="007756D1">
        <w:fldChar w:fldCharType="end"/>
      </w:r>
      <w:r>
        <w:t>,</w:t>
      </w:r>
    </w:p>
    <w:p w:rsidR="00A570C9" w:rsidP="000431E0" w:rsidRDefault="007756D1">
      <w:pPr>
        <w:pStyle w:val="af7"/>
      </w:pPr>
      <w:r>
        <w:rPr>
          <w:rFonts w:hint="eastAsia"/>
        </w:rPr>
        <w:t xml:space="preserve"> </w:t>
      </w:r>
      <w:r w:rsidR="00CE26CD">
        <w:rPr>
          <w:rFonts w:hint="eastAsia"/>
        </w:rPr>
        <w:t xml:space="preserve">                                                      </w:t>
      </w:r>
      <w:hyperlink w:history="1" w:anchor="BlockOrigin">
        <w:r w:rsidRPr="007756D1" w:rsidR="00C64E92">
          <w:rPr>
            <w:rStyle w:val="ac"/>
          </w:rPr>
          <w:t>TrackMap</w:t>
        </w:r>
        <w:r w:rsidRPr="007756D1" w:rsidR="00354F88">
          <w:rPr>
            <w:rStyle w:val="ac"/>
          </w:rPr>
          <w:t>.</w:t>
        </w:r>
        <w:r w:rsidRPr="007756D1" w:rsidR="00525362">
          <w:rPr>
            <w:rStyle w:val="ac"/>
          </w:rPr>
          <w:t>BlockOrigin</w:t>
        </w:r>
      </w:hyperlink>
      <w:r w:rsidR="00A570C9">
        <w:t>(</w:t>
      </w:r>
      <w:hyperlink w:history="1" w:anchor="TrainRearLocation">
        <w:r w:rsidR="00BD3E90">
          <w:rPr>
            <w:rStyle w:val="ac"/>
          </w:rPr>
          <w:t>TrainRearLocation</w:t>
        </w:r>
      </w:hyperlink>
      <w:r w:rsidR="00A570C9">
        <w:t>(k)</w:t>
      </w:r>
      <w:r w:rsidR="00354F88">
        <w:t>.M</w:t>
      </w:r>
      <w:r w:rsidR="00A570C9">
        <w:t>in),</w:t>
      </w:r>
    </w:p>
    <w:p w:rsidR="00A570C9" w:rsidP="000431E0" w:rsidRDefault="00A570C9">
      <w:pPr>
        <w:pStyle w:val="af7"/>
      </w:pPr>
      <w:r>
        <w:t xml:space="preserve">                       </w:t>
      </w:r>
      <w:r w:rsidR="002E0232">
        <w:rPr>
          <w:rFonts w:hint="eastAsia"/>
        </w:rPr>
        <w:t xml:space="preserve">   </w:t>
      </w:r>
      <w:r w:rsidR="00CE26CD">
        <w:rPr>
          <w:rFonts w:hint="eastAsia"/>
        </w:rPr>
        <w:t xml:space="preserve">                             </w:t>
      </w:r>
      <w:hyperlink w:history="1" w:anchor="TrainFrontLocation">
        <w:r w:rsidR="0095165D">
          <w:rPr>
            <w:rStyle w:val="ac"/>
          </w:rPr>
          <w:t>TrainFrontLocation</w:t>
        </w:r>
      </w:hyperlink>
      <w:r>
        <w:t>(k)</w:t>
      </w:r>
      <w:r w:rsidR="00354F88">
        <w:t>.M</w:t>
      </w:r>
      <w:r>
        <w:t>ax)):</w:t>
      </w:r>
    </w:p>
    <w:p w:rsidR="00A570C9" w:rsidP="000431E0" w:rsidRDefault="00A570C9">
      <w:pPr>
        <w:pStyle w:val="af7"/>
      </w:pPr>
      <w:r>
        <w:t xml:space="preserve">        </w:t>
      </w:r>
      <w:r w:rsidR="004707F1">
        <w:rPr>
          <w:rFonts w:hint="eastAsia"/>
        </w:rPr>
        <w:t xml:space="preserve">    </w:t>
      </w:r>
      <w:r w:rsidRPr="00A570C9">
        <w:t>if</w:t>
      </w:r>
      <w:r>
        <w:t xml:space="preserve"> (</w:t>
      </w:r>
      <w:hyperlink w:history="1" w:anchor="TrackMap">
        <w:r w:rsidR="00C64E92">
          <w:rPr>
            <w:rStyle w:val="ac"/>
          </w:rPr>
          <w:t>TrackMap</w:t>
        </w:r>
      </w:hyperlink>
      <w:r w:rsidR="00354F88">
        <w:t>.</w:t>
      </w:r>
      <w:hyperlink w:history="1" w:anchor="LocationInZone">
        <w:r w:rsidR="00DE30C0">
          <w:rPr>
            <w:rStyle w:val="ac"/>
          </w:rPr>
          <w:t>LocationInZone</w:t>
        </w:r>
      </w:hyperlink>
      <w:r>
        <w:t>(</w:t>
      </w:r>
      <w:hyperlink w:history="1" w:anchor="TrainFrontLocation">
        <w:r w:rsidR="0095165D">
          <w:rPr>
            <w:rStyle w:val="ac"/>
          </w:rPr>
          <w:t>TrainFrontLocation</w:t>
        </w:r>
      </w:hyperlink>
      <w:r>
        <w:t>(k)</w:t>
      </w:r>
      <w:r w:rsidR="00354F88">
        <w:t>.M</w:t>
      </w:r>
      <w:r>
        <w:t>ax,</w:t>
      </w:r>
    </w:p>
    <w:p w:rsidR="00A570C9" w:rsidP="000431E0" w:rsidRDefault="00A570C9">
      <w:pPr>
        <w:pStyle w:val="af7"/>
      </w:pPr>
      <w:r>
        <w:t xml:space="preserve">            </w:t>
      </w:r>
      <w:r w:rsidR="004707F1">
        <w:rPr>
          <w:rFonts w:hint="eastAsia"/>
        </w:rPr>
        <w:t xml:space="preserve">    </w:t>
      </w:r>
      <w:r>
        <w:t xml:space="preserve">                          </w:t>
      </w:r>
      <w:r w:rsidR="002E0232">
        <w:rPr>
          <w:rFonts w:hint="eastAsia"/>
        </w:rPr>
        <w:t xml:space="preserve">   </w:t>
      </w:r>
      <w:r>
        <w:t>SleepZone</w:t>
      </w:r>
      <w:r w:rsidR="00354F88">
        <w:t>.L</w:t>
      </w:r>
      <w:r>
        <w:t>ocation,</w:t>
      </w:r>
    </w:p>
    <w:p w:rsidR="00A570C9" w:rsidP="000431E0" w:rsidRDefault="00A570C9">
      <w:pPr>
        <w:pStyle w:val="af7"/>
      </w:pPr>
      <w:r>
        <w:t xml:space="preserve">                </w:t>
      </w:r>
      <w:r w:rsidR="004707F1">
        <w:rPr>
          <w:rFonts w:hint="eastAsia"/>
        </w:rPr>
        <w:t xml:space="preserve">    </w:t>
      </w:r>
      <w:r>
        <w:t xml:space="preserve">                      </w:t>
      </w:r>
      <w:r w:rsidR="002E0232">
        <w:rPr>
          <w:rFonts w:hint="eastAsia"/>
        </w:rPr>
        <w:t xml:space="preserve">   </w:t>
      </w:r>
      <w:r>
        <w:t>SleepZone</w:t>
      </w:r>
      <w:r w:rsidR="00354F88">
        <w:t>.L</w:t>
      </w:r>
      <w:r>
        <w:t>ength,</w:t>
      </w:r>
    </w:p>
    <w:p w:rsidR="00A570C9" w:rsidP="000431E0" w:rsidRDefault="00A570C9">
      <w:pPr>
        <w:pStyle w:val="af7"/>
      </w:pPr>
      <w:r>
        <w:t xml:space="preserve">                    </w:t>
      </w:r>
      <w:r w:rsidR="004707F1">
        <w:rPr>
          <w:rFonts w:hint="eastAsia"/>
        </w:rPr>
        <w:t xml:space="preserve">    </w:t>
      </w:r>
      <w:r>
        <w:t xml:space="preserve">                  </w:t>
      </w:r>
      <w:r w:rsidR="002E0232">
        <w:rPr>
          <w:rFonts w:hint="eastAsia"/>
        </w:rPr>
        <w:t xml:space="preserve">   </w:t>
      </w:r>
      <w:r>
        <w:t>SleepZone</w:t>
      </w:r>
      <w:r w:rsidR="00354F88">
        <w:t>.O</w:t>
      </w:r>
      <w:r>
        <w:t>rientation)</w:t>
      </w:r>
    </w:p>
    <w:p w:rsidR="00A570C9" w:rsidP="000431E0" w:rsidRDefault="00A570C9">
      <w:pPr>
        <w:pStyle w:val="af7"/>
      </w:pPr>
      <w:r>
        <w:t xml:space="preserve">            </w:t>
      </w:r>
      <w:r w:rsidR="004707F1">
        <w:rPr>
          <w:rFonts w:hint="eastAsia"/>
        </w:rPr>
        <w:t xml:space="preserve">    </w:t>
      </w:r>
      <w:r w:rsidRPr="00A570C9">
        <w:t>and</w:t>
      </w:r>
      <w:r>
        <w:t xml:space="preserve"> </w:t>
      </w:r>
      <w:hyperlink w:history="1" w:anchor="TrackMap">
        <w:r w:rsidR="00C64E92">
          <w:rPr>
            <w:rStyle w:val="ac"/>
          </w:rPr>
          <w:t>TrackMap</w:t>
        </w:r>
      </w:hyperlink>
      <w:r w:rsidR="00354F88">
        <w:t>.</w:t>
      </w:r>
      <w:hyperlink w:history="1" w:anchor="LocationInZone">
        <w:r w:rsidR="00DE30C0">
          <w:rPr>
            <w:rStyle w:val="ac"/>
          </w:rPr>
          <w:t>LocationInZone</w:t>
        </w:r>
      </w:hyperlink>
      <w:r>
        <w:t>(</w:t>
      </w:r>
      <w:hyperlink w:history="1" w:anchor="TrainRearLocation">
        <w:r w:rsidR="00BD3E90">
          <w:rPr>
            <w:rStyle w:val="ac"/>
          </w:rPr>
          <w:t>TrainRearLocation</w:t>
        </w:r>
      </w:hyperlink>
      <w:r>
        <w:t>(k)</w:t>
      </w:r>
      <w:r w:rsidR="00354F88">
        <w:t>.M</w:t>
      </w:r>
      <w:r>
        <w:t>in,</w:t>
      </w:r>
    </w:p>
    <w:p w:rsidR="00A570C9" w:rsidP="000431E0" w:rsidRDefault="00A570C9">
      <w:pPr>
        <w:pStyle w:val="af7"/>
      </w:pPr>
      <w:r>
        <w:t xml:space="preserve">                </w:t>
      </w:r>
      <w:r w:rsidR="004707F1">
        <w:rPr>
          <w:rFonts w:hint="eastAsia"/>
        </w:rPr>
        <w:t xml:space="preserve">    </w:t>
      </w:r>
      <w:r>
        <w:t xml:space="preserve">                          </w:t>
      </w:r>
      <w:r w:rsidR="002E0232">
        <w:rPr>
          <w:rFonts w:hint="eastAsia"/>
        </w:rPr>
        <w:t xml:space="preserve">   </w:t>
      </w:r>
      <w:r>
        <w:t>SleepZone</w:t>
      </w:r>
      <w:r w:rsidR="00354F88">
        <w:t>.L</w:t>
      </w:r>
      <w:r>
        <w:t>ocation,</w:t>
      </w:r>
    </w:p>
    <w:p w:rsidR="00A570C9" w:rsidP="000431E0" w:rsidRDefault="00A570C9">
      <w:pPr>
        <w:pStyle w:val="af7"/>
      </w:pPr>
      <w:r>
        <w:t xml:space="preserve">                    </w:t>
      </w:r>
      <w:r w:rsidR="004707F1">
        <w:rPr>
          <w:rFonts w:hint="eastAsia"/>
        </w:rPr>
        <w:t xml:space="preserve">    </w:t>
      </w:r>
      <w:r>
        <w:t xml:space="preserve">                     </w:t>
      </w:r>
      <w:r w:rsidR="002E0232">
        <w:rPr>
          <w:rFonts w:hint="eastAsia"/>
        </w:rPr>
        <w:t xml:space="preserve">   </w:t>
      </w:r>
      <w:r>
        <w:t xml:space="preserve"> SleepZone</w:t>
      </w:r>
      <w:r w:rsidR="00354F88">
        <w:t>.L</w:t>
      </w:r>
      <w:r>
        <w:t>ength,</w:t>
      </w:r>
    </w:p>
    <w:p w:rsidR="00A570C9" w:rsidP="000431E0" w:rsidRDefault="00A570C9">
      <w:pPr>
        <w:pStyle w:val="af7"/>
      </w:pPr>
      <w:r>
        <w:t xml:space="preserve">                        </w:t>
      </w:r>
      <w:r w:rsidR="004707F1">
        <w:rPr>
          <w:rFonts w:hint="eastAsia"/>
        </w:rPr>
        <w:t xml:space="preserve">    </w:t>
      </w:r>
      <w:r>
        <w:t xml:space="preserve">                 </w:t>
      </w:r>
      <w:r w:rsidR="002E0232">
        <w:rPr>
          <w:rFonts w:hint="eastAsia"/>
        </w:rPr>
        <w:t xml:space="preserve">   </w:t>
      </w:r>
      <w:r>
        <w:t xml:space="preserve"> SleepZone</w:t>
      </w:r>
      <w:r w:rsidR="00354F88">
        <w:t>.O</w:t>
      </w:r>
      <w:r>
        <w:t>rientation)):</w:t>
      </w:r>
    </w:p>
    <w:p w:rsidR="00A570C9" w:rsidP="000431E0" w:rsidRDefault="00A570C9">
      <w:pPr>
        <w:pStyle w:val="af7"/>
      </w:pPr>
      <w:r>
        <w:t xml:space="preserve">            </w:t>
      </w:r>
      <w:r w:rsidR="004707F1">
        <w:rPr>
          <w:rFonts w:hint="eastAsia"/>
        </w:rPr>
        <w:t xml:space="preserve">    </w:t>
      </w:r>
      <w:r w:rsidRPr="00A570C9">
        <w:t>return</w:t>
      </w:r>
      <w:r>
        <w:t xml:space="preserve"> SleepZone</w:t>
      </w:r>
    </w:p>
    <w:p w:rsidR="00A570C9" w:rsidP="000431E0" w:rsidRDefault="00A570C9">
      <w:pPr>
        <w:pStyle w:val="af7"/>
      </w:pPr>
      <w:r>
        <w:t xml:space="preserve">        </w:t>
      </w:r>
      <w:r w:rsidR="004707F1">
        <w:rPr>
          <w:rFonts w:hint="eastAsia"/>
        </w:rPr>
        <w:t xml:space="preserve">    </w:t>
      </w:r>
      <w:r w:rsidRPr="00A570C9">
        <w:t>else</w:t>
      </w:r>
      <w:r>
        <w:t>:</w:t>
      </w:r>
    </w:p>
    <w:p w:rsidR="00A570C9" w:rsidP="000431E0" w:rsidRDefault="00A570C9">
      <w:pPr>
        <w:pStyle w:val="af7"/>
      </w:pPr>
      <w:r>
        <w:t xml:space="preserve">            </w:t>
      </w:r>
      <w:r w:rsidR="004707F1">
        <w:rPr>
          <w:rFonts w:hint="eastAsia"/>
        </w:rPr>
        <w:t xml:space="preserve">    </w:t>
      </w:r>
      <w:r w:rsidRPr="00A570C9">
        <w:t>continue</w:t>
      </w:r>
      <w:r>
        <w:t>:</w:t>
      </w:r>
    </w:p>
    <w:p w:rsidRPr="00735CD3" w:rsidR="00735CD3" w:rsidP="000431E0" w:rsidRDefault="00A570C9">
      <w:pPr>
        <w:pStyle w:val="af7"/>
      </w:pPr>
      <w:r>
        <w:t xml:space="preserve">    </w:t>
      </w:r>
      <w:r w:rsidR="004707F1">
        <w:rPr>
          <w:rFonts w:hint="eastAsia"/>
        </w:rPr>
        <w:t xml:space="preserve">    </w:t>
      </w:r>
      <w:r w:rsidRPr="00A570C9">
        <w:t>return</w:t>
      </w:r>
      <w:r>
        <w:t xml:space="preserve"> </w:t>
      </w:r>
      <w:r w:rsidRPr="00354FC4">
        <w:rPr>
          <w:rStyle w:val="aff1"/>
        </w:rPr>
        <w:t>None</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6205"/>
        </w:rPr>
      </w:pPr>
      <w:del w:author="常鸣" w:date="2014-07-03T14:27:00Z" w:id="6206">
        <w:r w:rsidDel="009328EA">
          <w:delText>#S</w:delText>
        </w:r>
      </w:del>
      <w:ins w:author="常鸣" w:date="2014-07-03T14:27:00Z" w:id="6207">
        <w:r w:rsidR="009328EA">
          <w:t>#Allocation=ATP Software</w:t>
        </w:r>
      </w:ins>
      <w:ins w:author="常鸣" w:date="2014-07-03T14:55:00Z" w:id="6208">
        <w:r w:rsidR="00AA7E12">
          <w:rPr>
            <w:rFonts w:hint="eastAsia"/>
          </w:rPr>
          <w:t>, Vital Embedded Setting</w:t>
        </w:r>
      </w:ins>
    </w:p>
    <w:p w:rsidR="00610A4C" w:rsidP="000C0D62" w:rsidRDefault="009328EA">
      <w:pPr>
        <w:pStyle w:val="ReqtifyAltQ"/>
      </w:pPr>
      <w:ins w:author="常鸣" w:date="2014-07-03T14:27:00Z" w:id="6209">
        <w:r>
          <w:t>#S</w:t>
        </w:r>
      </w:ins>
      <w:r w:rsidR="00610A4C">
        <w:t>ource=</w:t>
      </w:r>
      <w:r w:rsidRPr="006D2C2E" w:rsidR="0080480C">
        <w:rPr>
          <w:rFonts w:hint="eastAsia"/>
        </w:rPr>
        <w:t>[iTC_CC-SyAD-</w:t>
      </w:r>
      <w:r w:rsidR="0080480C">
        <w:rPr>
          <w:rFonts w:hint="eastAsia"/>
        </w:rPr>
        <w:t>1199</w:t>
      </w:r>
      <w:r w:rsidRPr="006D2C2E" w:rsidR="0080480C">
        <w:rPr>
          <w:rFonts w:hint="eastAsia"/>
        </w:rPr>
        <w:t>]</w:t>
      </w:r>
    </w:p>
    <w:p w:rsidRPr="00735CD3" w:rsidR="00735CD3" w:rsidP="000C0D62" w:rsidRDefault="00610A4C">
      <w:pPr>
        <w:pStyle w:val="ReqtifyAltQ"/>
      </w:pPr>
      <w:r>
        <w:t>[End]</w:t>
      </w:r>
    </w:p>
    <w:p w:rsidRPr="00735CD3" w:rsidR="00735CD3" w:rsidP="00C93484" w:rsidRDefault="00735CD3">
      <w:pPr>
        <w:pStyle w:val="Reqtify"/>
      </w:pPr>
    </w:p>
    <w:p w:rsidRPr="00475400" w:rsidR="00735CD3" w:rsidP="00C93484" w:rsidRDefault="00221B7D">
      <w:pPr>
        <w:pStyle w:val="Reqtify"/>
        <w:rPr>
          <w:rStyle w:val="aff1"/>
        </w:rPr>
      </w:pPr>
      <w:r w:rsidRPr="00475400">
        <w:rPr>
          <w:rStyle w:val="aff1"/>
          <w:rFonts w:hint="eastAsia"/>
        </w:rPr>
        <w:t>NOTES</w:t>
      </w:r>
      <w:r w:rsidRPr="00475400">
        <w:rPr>
          <w:rStyle w:val="aff1"/>
          <w:rFonts w:hint="eastAsia"/>
        </w:rPr>
        <w:t>：</w:t>
      </w:r>
    </w:p>
    <w:p w:rsidR="00735CD3" w:rsidP="00C93484" w:rsidRDefault="00221B7D">
      <w:pPr>
        <w:pStyle w:val="Reqtify"/>
      </w:pPr>
      <w:r>
        <w:rPr>
          <w:rFonts w:hint="eastAsia"/>
        </w:rPr>
        <w:lastRenderedPageBreak/>
        <w:t>为避免重复写入记忆定位导致存储空间寿命缩短，由设计保证</w:t>
      </w:r>
      <w:r>
        <w:rPr>
          <w:rFonts w:hint="eastAsia"/>
        </w:rPr>
        <w:t>ATP</w:t>
      </w:r>
      <w:r w:rsidRPr="00134BBE" w:rsidR="00134BBE">
        <w:rPr>
          <w:rFonts w:hint="eastAsia"/>
        </w:rPr>
        <w:t>仅在完全进入休眠区并停车后写一次</w:t>
      </w:r>
      <w:r w:rsidR="00134BBE">
        <w:rPr>
          <w:rFonts w:hint="eastAsia"/>
        </w:rPr>
        <w:t>记忆定位</w:t>
      </w:r>
      <w:r w:rsidR="0031065F">
        <w:rPr>
          <w:rFonts w:hint="eastAsia"/>
        </w:rPr>
        <w:t>（反之，不满足该条件时，也只清除一次记忆定位）</w:t>
      </w:r>
      <w:r w:rsidR="00134BBE">
        <w:rPr>
          <w:rFonts w:hint="eastAsia"/>
        </w:rPr>
        <w:t>。</w:t>
      </w:r>
      <w:r w:rsidR="00475400">
        <w:rPr>
          <w:rFonts w:hint="eastAsia"/>
        </w:rPr>
        <w:t>此外，在列车上电后还未移动时，无需重新写入记忆定位（因为此时用的还是原来记忆的定位）。</w:t>
      </w:r>
    </w:p>
    <w:p w:rsidRPr="00475400" w:rsidR="00475400" w:rsidP="00C93484" w:rsidRDefault="00475400">
      <w:pPr>
        <w:pStyle w:val="Reqtify"/>
      </w:pPr>
    </w:p>
    <w:p w:rsidRPr="00134BBE" w:rsidR="00134BBE" w:rsidP="00C93484" w:rsidRDefault="00134BBE">
      <w:pPr>
        <w:pStyle w:val="Reqtify"/>
      </w:pPr>
    </w:p>
    <w:p w:rsidRPr="00735CD3" w:rsidR="00735CD3" w:rsidP="00735CD3" w:rsidRDefault="00735CD3">
      <w:pPr>
        <w:pStyle w:val="ReqtifyAltR"/>
      </w:pPr>
      <w:r w:rsidRPr="00735CD3">
        <w:t>[iTC_CC_ATP-SwRS-06</w:t>
      </w:r>
      <w:r w:rsidR="00655979">
        <w:rPr>
          <w:rFonts w:hint="eastAsia"/>
        </w:rPr>
        <w:t>59</w:t>
      </w:r>
      <w:r w:rsidRPr="00735CD3">
        <w:t>]</w:t>
      </w:r>
    </w:p>
    <w:p w:rsidR="00735CD3" w:rsidP="00C93484" w:rsidRDefault="0095165D">
      <w:pPr>
        <w:pStyle w:val="Reqtify"/>
      </w:pPr>
      <w:bookmarkStart w:name="WritingMemLocRequest" w:id="6210"/>
      <w:r w:rsidRPr="00BF0DBC">
        <w:rPr>
          <w:rStyle w:val="aff2"/>
          <w:bCs w:val="0"/>
          <w:iCs w:val="0"/>
        </w:rPr>
        <w:t>WritingMemLocRequest</w:t>
      </w:r>
      <w:bookmarkEnd w:id="6210"/>
      <w:r w:rsidRPr="00735CD3" w:rsidR="00735CD3">
        <w:rPr>
          <w:rFonts w:hint="eastAsia"/>
        </w:rPr>
        <w:t>，是否写入记忆定位</w:t>
      </w:r>
      <w:r w:rsidR="00F14DD3">
        <w:rPr>
          <w:rFonts w:hint="eastAsia"/>
        </w:rPr>
        <w:t>。</w:t>
      </w:r>
    </w:p>
    <w:p w:rsidRPr="00735CD3" w:rsidR="000A4C5C" w:rsidP="00C93484" w:rsidRDefault="000A4C5C">
      <w:pPr>
        <w:pStyle w:val="Reqtify"/>
      </w:pPr>
      <w:r w:rsidRPr="000A4C5C">
        <w:t xml:space="preserve">Only when train </w:t>
      </w:r>
      <w:r w:rsidR="00922789">
        <w:rPr>
          <w:rFonts w:hint="eastAsia"/>
        </w:rPr>
        <w:t xml:space="preserve">has moved and </w:t>
      </w:r>
      <w:r w:rsidRPr="000A4C5C">
        <w:t>filtered stopped in sleeping zone, can ATP writing memorized location information.</w:t>
      </w:r>
    </w:p>
    <w:p w:rsidR="00A570C9" w:rsidP="000431E0" w:rsidRDefault="00A570C9">
      <w:pPr>
        <w:pStyle w:val="af7"/>
      </w:pPr>
      <w:r w:rsidRPr="00A570C9">
        <w:t>def</w:t>
      </w:r>
      <w:r>
        <w:t xml:space="preserve"> </w:t>
      </w:r>
      <w:hyperlink w:history="1" w:anchor="WritingMemLocRequest">
        <w:r w:rsidR="0095165D">
          <w:rPr>
            <w:rStyle w:val="ac"/>
          </w:rPr>
          <w:t>WritingMemLocRequest</w:t>
        </w:r>
      </w:hyperlink>
      <w:r>
        <w:t>(k):</w:t>
      </w:r>
    </w:p>
    <w:p w:rsidR="00475400" w:rsidP="000431E0" w:rsidRDefault="00A570C9">
      <w:pPr>
        <w:pStyle w:val="af7"/>
      </w:pPr>
      <w:r>
        <w:t xml:space="preserve">    </w:t>
      </w:r>
      <w:r w:rsidRPr="00A570C9">
        <w:t>return</w:t>
      </w:r>
      <w:r>
        <w:t xml:space="preserve"> (</w:t>
      </w:r>
      <w:hyperlink w:history="1" w:anchor="TrainHasMoved">
        <w:r w:rsidR="00475400">
          <w:rPr>
            <w:rStyle w:val="ac"/>
          </w:rPr>
          <w:t>TrainHasMoved</w:t>
        </w:r>
      </w:hyperlink>
      <w:r w:rsidR="00475400">
        <w:rPr>
          <w:rFonts w:hint="eastAsia"/>
        </w:rPr>
        <w:t>(k)</w:t>
      </w:r>
    </w:p>
    <w:p w:rsidR="00A570C9" w:rsidP="000431E0" w:rsidRDefault="00475400">
      <w:pPr>
        <w:pStyle w:val="af7"/>
      </w:pPr>
      <w:r>
        <w:rPr>
          <w:rFonts w:hint="eastAsia"/>
        </w:rPr>
        <w:t xml:space="preserve">              and </w:t>
      </w:r>
      <w:hyperlink w:history="1" w:anchor="TrainIncludedInSleepingZone">
        <w:r w:rsidR="00F9339C">
          <w:rPr>
            <w:rStyle w:val="ac"/>
          </w:rPr>
          <w:t>TrainIncludedInSleepingZone</w:t>
        </w:r>
      </w:hyperlink>
      <w:r w:rsidR="00A570C9">
        <w:t xml:space="preserve">(k) </w:t>
      </w:r>
      <w:r w:rsidRPr="00113E1C" w:rsidR="00A570C9">
        <w:t>is</w:t>
      </w:r>
      <w:r w:rsidR="00A570C9">
        <w:t xml:space="preserve"> </w:t>
      </w:r>
      <w:r w:rsidRPr="00113E1C" w:rsidR="00A570C9">
        <w:t>not</w:t>
      </w:r>
      <w:r w:rsidR="00A570C9">
        <w:t xml:space="preserve"> </w:t>
      </w:r>
      <w:r w:rsidRPr="00354FC4" w:rsidR="00A570C9">
        <w:rPr>
          <w:rStyle w:val="aff1"/>
        </w:rPr>
        <w:t>None</w:t>
      </w:r>
    </w:p>
    <w:p w:rsidRPr="00735CD3" w:rsidR="00735CD3" w:rsidP="000431E0" w:rsidRDefault="00862301">
      <w:pPr>
        <w:pStyle w:val="af7"/>
      </w:pPr>
      <w:r w:rsidRPr="00862301">
        <w:t xml:space="preserve">            </w:t>
      </w:r>
      <w:r w:rsidR="00475400">
        <w:rPr>
          <w:rFonts w:hint="eastAsia"/>
        </w:rPr>
        <w:t xml:space="preserve">  </w:t>
      </w:r>
      <w:r w:rsidRPr="00862301">
        <w:t xml:space="preserve">and </w:t>
      </w:r>
      <w:hyperlink w:history="1" w:anchor="TrainLocatedOnKnownPath">
        <w:r w:rsidRPr="00862301">
          <w:rPr>
            <w:rStyle w:val="ac"/>
          </w:rPr>
          <w:t>TrainLocatedOnKnownPath</w:t>
        </w:r>
      </w:hyperlink>
      <w:r w:rsidRPr="00862301">
        <w:t>(k)</w:t>
      </w:r>
      <w:r w:rsidR="00A570C9">
        <w:t>)</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6211"/>
        </w:rPr>
      </w:pPr>
      <w:del w:author="常鸣" w:date="2014-07-03T14:27:00Z" w:id="6212">
        <w:r w:rsidDel="009328EA">
          <w:delText>#S</w:delText>
        </w:r>
      </w:del>
      <w:ins w:author="常鸣" w:date="2014-07-03T14:27:00Z" w:id="6213">
        <w:r w:rsidR="009328EA">
          <w:t>#Allocation=ATP Software</w:t>
        </w:r>
      </w:ins>
    </w:p>
    <w:p w:rsidR="00610A4C" w:rsidP="000C0D62" w:rsidRDefault="009328EA">
      <w:pPr>
        <w:pStyle w:val="ReqtifyAltQ"/>
      </w:pPr>
      <w:ins w:author="常鸣" w:date="2014-07-03T14:27:00Z" w:id="6214">
        <w:r>
          <w:t>#S</w:t>
        </w:r>
      </w:ins>
      <w:r w:rsidR="00610A4C">
        <w:t>ource=</w:t>
      </w:r>
      <w:r w:rsidRPr="006D2C2E" w:rsidR="0080480C">
        <w:rPr>
          <w:rFonts w:hint="eastAsia"/>
        </w:rPr>
        <w:t>[iTC_CC-SyAD-</w:t>
      </w:r>
      <w:r w:rsidR="0080480C">
        <w:rPr>
          <w:rFonts w:hint="eastAsia"/>
        </w:rPr>
        <w:t>1199</w:t>
      </w:r>
      <w:r w:rsidRPr="006D2C2E" w:rsidR="0080480C">
        <w:rPr>
          <w:rFonts w:hint="eastAsia"/>
        </w:rPr>
        <w:t>]</w:t>
      </w:r>
      <w:r w:rsidR="000A4C5C">
        <w:rPr>
          <w:rFonts w:hint="eastAsia"/>
        </w:rPr>
        <w:t>, [</w:t>
      </w:r>
      <w:r w:rsidRPr="000A4C5C" w:rsidR="000A4C5C">
        <w:t>iTC_CC_ATP_SwHA-0249</w:t>
      </w:r>
      <w:r w:rsidR="000A4C5C">
        <w:rPr>
          <w:rFonts w:hint="eastAsia"/>
        </w:rPr>
        <w:t>]</w:t>
      </w:r>
    </w:p>
    <w:p w:rsidRPr="00735CD3" w:rsidR="00735CD3" w:rsidP="000C0D62" w:rsidRDefault="00610A4C">
      <w:pPr>
        <w:pStyle w:val="ReqtifyAltQ"/>
      </w:pPr>
      <w:r>
        <w:t>[End]</w:t>
      </w:r>
    </w:p>
    <w:p w:rsidRPr="00735CD3" w:rsidR="00735CD3" w:rsidP="00C93484" w:rsidRDefault="00735CD3">
      <w:pPr>
        <w:pStyle w:val="Reqtify"/>
      </w:pPr>
    </w:p>
    <w:p w:rsidRPr="00735CD3" w:rsidR="00735CD3" w:rsidP="00C93484" w:rsidRDefault="00735CD3">
      <w:pPr>
        <w:pStyle w:val="Reqtify"/>
      </w:pPr>
    </w:p>
    <w:p w:rsidRPr="00735CD3" w:rsidR="00735CD3" w:rsidP="00735CD3" w:rsidRDefault="00735CD3">
      <w:pPr>
        <w:pStyle w:val="ReqtifyAltR"/>
      </w:pPr>
      <w:r w:rsidRPr="00735CD3">
        <w:t>[iTC_CC_ATP-SwRS-06</w:t>
      </w:r>
      <w:r w:rsidR="00655979">
        <w:rPr>
          <w:rFonts w:hint="eastAsia"/>
        </w:rPr>
        <w:t>60</w:t>
      </w:r>
      <w:r w:rsidRPr="00735CD3">
        <w:t>]</w:t>
      </w:r>
    </w:p>
    <w:p w:rsidR="00735CD3" w:rsidP="00C93484" w:rsidRDefault="00B5344E">
      <w:pPr>
        <w:pStyle w:val="Reqtify"/>
      </w:pPr>
      <w:bookmarkStart w:name="ClearingMemLocRequest" w:id="6215"/>
      <w:r w:rsidRPr="00BF0DBC">
        <w:rPr>
          <w:rStyle w:val="aff2"/>
          <w:bCs w:val="0"/>
          <w:iCs w:val="0"/>
        </w:rPr>
        <w:t>ClearingMemLocRequest</w:t>
      </w:r>
      <w:bookmarkEnd w:id="6215"/>
      <w:r w:rsidRPr="00735CD3" w:rsidR="00735CD3">
        <w:rPr>
          <w:rFonts w:hint="eastAsia"/>
        </w:rPr>
        <w:t>，是否清除记忆定位</w:t>
      </w:r>
    </w:p>
    <w:p w:rsidRPr="00735CD3" w:rsidR="000A4C5C" w:rsidP="00C93484" w:rsidRDefault="000A4C5C">
      <w:pPr>
        <w:pStyle w:val="Reqtify"/>
      </w:pPr>
      <w:r w:rsidRPr="000A4C5C">
        <w:t xml:space="preserve">When train </w:t>
      </w:r>
      <w:r w:rsidR="00922789">
        <w:rPr>
          <w:rFonts w:hint="eastAsia"/>
        </w:rPr>
        <w:t xml:space="preserve">has moved and </w:t>
      </w:r>
      <w:r w:rsidR="00CE65DE">
        <w:rPr>
          <w:rFonts w:hint="eastAsia"/>
        </w:rPr>
        <w:t>does</w:t>
      </w:r>
      <w:r w:rsidRPr="000A4C5C">
        <w:t xml:space="preserve"> not </w:t>
      </w:r>
      <w:r w:rsidR="00C83252">
        <w:t>fulfill</w:t>
      </w:r>
      <w:r w:rsidR="00922789">
        <w:rPr>
          <w:rFonts w:hint="eastAsia"/>
        </w:rPr>
        <w:t xml:space="preserve"> the condition of writing memory location</w:t>
      </w:r>
      <w:r w:rsidRPr="000A4C5C">
        <w:t>, ATP sh</w:t>
      </w:r>
      <w:r w:rsidR="00922789">
        <w:rPr>
          <w:rFonts w:hint="eastAsia"/>
        </w:rPr>
        <w:t>all</w:t>
      </w:r>
      <w:r w:rsidRPr="000A4C5C">
        <w:t xml:space="preserve"> clear memorized location information.</w:t>
      </w:r>
    </w:p>
    <w:p w:rsidRPr="00735CD3" w:rsidR="00735CD3" w:rsidP="000431E0" w:rsidRDefault="00735CD3">
      <w:pPr>
        <w:pStyle w:val="af7"/>
      </w:pPr>
      <w:r w:rsidRPr="00735CD3">
        <w:t xml:space="preserve">def </w:t>
      </w:r>
      <w:hyperlink w:history="1" w:anchor="ClearingMemLocRequest">
        <w:r w:rsidR="00B5344E">
          <w:rPr>
            <w:rStyle w:val="ac"/>
          </w:rPr>
          <w:t>ClearingMemLocRequest</w:t>
        </w:r>
      </w:hyperlink>
      <w:r w:rsidRPr="00735CD3">
        <w:t>(k):</w:t>
      </w:r>
    </w:p>
    <w:p w:rsidRPr="00735CD3" w:rsidR="00735CD3" w:rsidP="000431E0" w:rsidRDefault="00735CD3">
      <w:pPr>
        <w:pStyle w:val="af7"/>
      </w:pPr>
      <w:r w:rsidRPr="00735CD3">
        <w:t xml:space="preserve">    </w:t>
      </w:r>
      <w:r w:rsidR="00862301">
        <w:rPr>
          <w:rFonts w:hint="eastAsia"/>
        </w:rPr>
        <w:t>return</w:t>
      </w:r>
      <w:r w:rsidRPr="00735CD3">
        <w:t xml:space="preserve"> (</w:t>
      </w:r>
      <w:r w:rsidR="00CE65DE">
        <w:rPr>
          <w:rFonts w:hint="eastAsia"/>
        </w:rPr>
        <w:t xml:space="preserve">not </w:t>
      </w:r>
      <w:hyperlink w:history="1" w:anchor="WritingMemLocRequest">
        <w:r w:rsidR="00CE65DE">
          <w:rPr>
            <w:rStyle w:val="ac"/>
          </w:rPr>
          <w:t>WritingMemLocRequest</w:t>
        </w:r>
      </w:hyperlink>
      <w:r w:rsidR="00862301">
        <w:t>(k)</w:t>
      </w:r>
      <w:r w:rsidR="00221B7D">
        <w:rPr>
          <w:rFonts w:hint="eastAsia"/>
        </w:rPr>
        <w:t xml:space="preserve"> and </w:t>
      </w:r>
      <w:hyperlink w:history="1" w:anchor="TrainHasMoved">
        <w:r w:rsidR="00221B7D">
          <w:rPr>
            <w:rStyle w:val="ac"/>
          </w:rPr>
          <w:t>TrainHasMoved</w:t>
        </w:r>
      </w:hyperlink>
      <w:r w:rsidR="00221B7D">
        <w:rPr>
          <w:rFonts w:hint="eastAsia"/>
        </w:rPr>
        <w:t>(k)</w:t>
      </w:r>
      <w:r w:rsidR="00862301">
        <w:t>)</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6216"/>
        </w:rPr>
      </w:pPr>
      <w:del w:author="常鸣" w:date="2014-07-03T14:27:00Z" w:id="6217">
        <w:r w:rsidDel="009328EA">
          <w:delText>#S</w:delText>
        </w:r>
      </w:del>
      <w:ins w:author="常鸣" w:date="2014-07-03T14:27:00Z" w:id="6218">
        <w:r w:rsidR="009328EA">
          <w:t>#Allocation=ATP Software</w:t>
        </w:r>
      </w:ins>
    </w:p>
    <w:p w:rsidR="00610A4C" w:rsidP="000C0D62" w:rsidRDefault="009328EA">
      <w:pPr>
        <w:pStyle w:val="ReqtifyAltQ"/>
      </w:pPr>
      <w:ins w:author="常鸣" w:date="2014-07-03T14:27:00Z" w:id="6219">
        <w:r>
          <w:t>#S</w:t>
        </w:r>
      </w:ins>
      <w:r w:rsidR="00610A4C">
        <w:t>ource=</w:t>
      </w:r>
      <w:r w:rsidRPr="006D2C2E" w:rsidR="0080480C">
        <w:rPr>
          <w:rFonts w:hint="eastAsia"/>
        </w:rPr>
        <w:t>[iTC_CC-SyAD-</w:t>
      </w:r>
      <w:r w:rsidR="0080480C">
        <w:rPr>
          <w:rFonts w:hint="eastAsia"/>
        </w:rPr>
        <w:t>1199</w:t>
      </w:r>
      <w:r w:rsidRPr="006D2C2E" w:rsidR="0080480C">
        <w:rPr>
          <w:rFonts w:hint="eastAsia"/>
        </w:rPr>
        <w:t>]</w:t>
      </w:r>
      <w:r w:rsidR="00CB0DD0">
        <w:rPr>
          <w:rFonts w:hint="eastAsia"/>
        </w:rPr>
        <w:t>,</w:t>
      </w:r>
      <w:r w:rsidRPr="009B7717" w:rsidR="009B7717">
        <w:rPr>
          <w:rFonts w:hint="eastAsia"/>
        </w:rPr>
        <w:t xml:space="preserve"> </w:t>
      </w:r>
      <w:r w:rsidRPr="006D2C2E" w:rsidR="009B7717">
        <w:rPr>
          <w:rFonts w:hint="eastAsia"/>
        </w:rPr>
        <w:t>[iTC_CC-SyAD-</w:t>
      </w:r>
      <w:r w:rsidR="009B7717">
        <w:rPr>
          <w:rFonts w:hint="eastAsia"/>
        </w:rPr>
        <w:t>1204</w:t>
      </w:r>
      <w:r w:rsidRPr="006D2C2E" w:rsidR="009B7717">
        <w:rPr>
          <w:rFonts w:hint="eastAsia"/>
        </w:rPr>
        <w:t>]</w:t>
      </w:r>
      <w:r w:rsidR="009B7717">
        <w:rPr>
          <w:rFonts w:hint="eastAsia"/>
        </w:rPr>
        <w:t>,</w:t>
      </w:r>
      <w:r w:rsidRPr="00CB0DD0" w:rsidR="00CB0DD0">
        <w:rPr>
          <w:rFonts w:hint="eastAsia"/>
        </w:rPr>
        <w:t xml:space="preserve"> [</w:t>
      </w:r>
      <w:r w:rsidRPr="00CB0DD0" w:rsidR="00CB0DD0">
        <w:t>iTC_CC_ATP_SwHA-0</w:t>
      </w:r>
      <w:r w:rsidRPr="00CB0DD0" w:rsidR="00CB0DD0">
        <w:rPr>
          <w:rFonts w:hint="eastAsia"/>
        </w:rPr>
        <w:t>2</w:t>
      </w:r>
      <w:r w:rsidR="00CB0DD0">
        <w:rPr>
          <w:rFonts w:hint="eastAsia"/>
        </w:rPr>
        <w:t>50</w:t>
      </w:r>
      <w:r w:rsidRPr="00CB0DD0" w:rsidR="00CB0DD0">
        <w:rPr>
          <w:rFonts w:hint="eastAsia"/>
        </w:rPr>
        <w:t>]</w:t>
      </w:r>
    </w:p>
    <w:p w:rsidRPr="00735CD3" w:rsidR="00735CD3" w:rsidP="000C0D62" w:rsidRDefault="00610A4C">
      <w:pPr>
        <w:pStyle w:val="ReqtifyAltQ"/>
      </w:pPr>
      <w:r>
        <w:t>[End]</w:t>
      </w:r>
    </w:p>
    <w:p w:rsidRPr="00735CD3" w:rsidR="00735CD3" w:rsidP="00C93484" w:rsidRDefault="00735CD3">
      <w:pPr>
        <w:pStyle w:val="Reqtify"/>
      </w:pPr>
    </w:p>
    <w:p w:rsidRPr="00735CD3" w:rsidR="00735CD3" w:rsidP="00C93484" w:rsidRDefault="00735CD3">
      <w:pPr>
        <w:pStyle w:val="Reqtify"/>
      </w:pPr>
    </w:p>
    <w:p w:rsidRPr="00735CD3" w:rsidR="00735CD3" w:rsidP="00735CD3" w:rsidRDefault="00735CD3">
      <w:pPr>
        <w:pStyle w:val="ReqtifyAltR"/>
      </w:pPr>
      <w:r w:rsidRPr="00735CD3">
        <w:t>[iTC_CC_ATP-SwRS-06</w:t>
      </w:r>
      <w:r w:rsidR="00655979">
        <w:rPr>
          <w:rFonts w:hint="eastAsia"/>
        </w:rPr>
        <w:t>61</w:t>
      </w:r>
      <w:r w:rsidRPr="00735CD3">
        <w:t>]</w:t>
      </w:r>
    </w:p>
    <w:p w:rsidRPr="00735CD3" w:rsidR="00735CD3" w:rsidP="00C93484" w:rsidRDefault="00735CD3">
      <w:pPr>
        <w:pStyle w:val="Reqtify"/>
      </w:pPr>
      <w:bookmarkStart w:name="MemLocWritten" w:id="6220"/>
      <w:r w:rsidRPr="00735CD3">
        <w:rPr>
          <w:rStyle w:val="aff2"/>
        </w:rPr>
        <w:t>MemLoc</w:t>
      </w:r>
      <w:r w:rsidR="00DC05E3">
        <w:rPr>
          <w:rStyle w:val="aff2"/>
          <w:rFonts w:hint="eastAsia"/>
        </w:rPr>
        <w:t>Written</w:t>
      </w:r>
      <w:bookmarkEnd w:id="6220"/>
      <w:r w:rsidRPr="00735CD3">
        <w:rPr>
          <w:rFonts w:hint="eastAsia"/>
        </w:rPr>
        <w:t>，写入记忆定位的内容</w:t>
      </w:r>
    </w:p>
    <w:p w:rsidR="00955837" w:rsidP="000431E0" w:rsidRDefault="00955837">
      <w:pPr>
        <w:pStyle w:val="af7"/>
      </w:pPr>
      <w:r>
        <w:t xml:space="preserve">def </w:t>
      </w:r>
      <w:hyperlink w:history="1" w:anchor="MemLocWritten">
        <w:r w:rsidR="0095165D">
          <w:rPr>
            <w:rStyle w:val="ac"/>
          </w:rPr>
          <w:t>MemLocWritten</w:t>
        </w:r>
      </w:hyperlink>
      <w:r>
        <w:rPr>
          <w:color w:val="FF8000"/>
        </w:rPr>
        <w:t>(</w:t>
      </w:r>
      <w:r>
        <w:t>k</w:t>
      </w:r>
      <w:r>
        <w:rPr>
          <w:color w:val="FF8000"/>
        </w:rPr>
        <w:t>)</w:t>
      </w:r>
      <w:r>
        <w:t>:</w:t>
      </w:r>
    </w:p>
    <w:p w:rsidR="00955837" w:rsidP="000431E0" w:rsidRDefault="00955837">
      <w:pPr>
        <w:pStyle w:val="af7"/>
      </w:pPr>
      <w:r>
        <w:t xml:space="preserve">    if </w:t>
      </w:r>
      <w:r>
        <w:rPr>
          <w:color w:val="FF8000"/>
        </w:rPr>
        <w:t>(</w:t>
      </w:r>
      <w:hyperlink w:history="1" w:anchor="WritingMemLocRequest">
        <w:r w:rsidR="0095165D">
          <w:rPr>
            <w:rStyle w:val="ac"/>
          </w:rPr>
          <w:t>WritingMemLocRequest</w:t>
        </w:r>
      </w:hyperlink>
      <w:r>
        <w:rPr>
          <w:color w:val="FF8000"/>
        </w:rPr>
        <w:t>(</w:t>
      </w:r>
      <w:r>
        <w:t>k</w:t>
      </w:r>
      <w:r>
        <w:rPr>
          <w:color w:val="FF8000"/>
        </w:rPr>
        <w:t>))</w:t>
      </w:r>
      <w:r>
        <w:t>:</w:t>
      </w:r>
    </w:p>
    <w:p w:rsidR="00955837" w:rsidP="000431E0" w:rsidRDefault="00955837">
      <w:pPr>
        <w:pStyle w:val="af7"/>
      </w:pPr>
      <w:r>
        <w:t xml:space="preserve">        </w:t>
      </w:r>
      <w:hyperlink w:history="1" w:anchor="MemLocWritten">
        <w:r w:rsidR="0095165D">
          <w:rPr>
            <w:rStyle w:val="ac"/>
          </w:rPr>
          <w:t>MemLocWritten</w:t>
        </w:r>
      </w:hyperlink>
      <w:r w:rsidR="00354F88">
        <w:t>.M</w:t>
      </w:r>
      <w:r>
        <w:t>em</w:t>
      </w:r>
      <w:r w:rsidR="00354F88">
        <w:t>L</w:t>
      </w:r>
      <w:r>
        <w:t>oc</w:t>
      </w:r>
      <w:r w:rsidR="00354F88">
        <w:t>V</w:t>
      </w:r>
      <w:r>
        <w:t xml:space="preserve">ersion </w:t>
      </w:r>
      <w:r>
        <w:rPr>
          <w:color w:val="FF8000"/>
        </w:rPr>
        <w:t>=</w:t>
      </w:r>
      <w:r>
        <w:t xml:space="preserve"> </w:t>
      </w:r>
      <w:r w:rsidRPr="0060474E">
        <w:rPr>
          <w:rStyle w:val="aff1"/>
        </w:rPr>
        <w:t>MEM_LOCATION_VERSION</w:t>
      </w:r>
    </w:p>
    <w:p w:rsidR="00955837" w:rsidP="000431E0" w:rsidRDefault="00955837">
      <w:pPr>
        <w:pStyle w:val="af7"/>
      </w:pPr>
      <w:r>
        <w:t xml:space="preserve">        </w:t>
      </w:r>
      <w:hyperlink w:history="1" w:anchor="MemLocWritten">
        <w:r w:rsidR="0095165D">
          <w:rPr>
            <w:rStyle w:val="ac"/>
          </w:rPr>
          <w:t>MemLocWritten</w:t>
        </w:r>
      </w:hyperlink>
      <w:r w:rsidR="00354F88">
        <w:t>.S</w:t>
      </w:r>
      <w:r>
        <w:t>leep</w:t>
      </w:r>
      <w:r w:rsidR="00354F88">
        <w:t>A</w:t>
      </w:r>
      <w:r>
        <w:t>rea</w:t>
      </w:r>
      <w:r w:rsidR="00354F88">
        <w:t>I</w:t>
      </w:r>
      <w:r>
        <w:t xml:space="preserve">d </w:t>
      </w:r>
      <w:r>
        <w:rPr>
          <w:color w:val="FF8000"/>
        </w:rPr>
        <w:t>=</w:t>
      </w:r>
      <w:r>
        <w:t xml:space="preserve"> </w:t>
      </w:r>
      <w:hyperlink w:history="1" w:anchor="TrainIncludedInSleepingZone">
        <w:r w:rsidR="00F9339C">
          <w:rPr>
            <w:rStyle w:val="ac"/>
          </w:rPr>
          <w:t>TrainIncludedInSleepingZone</w:t>
        </w:r>
      </w:hyperlink>
      <w:r>
        <w:rPr>
          <w:color w:val="FF8000"/>
        </w:rPr>
        <w:t>(</w:t>
      </w:r>
      <w:r>
        <w:t>k</w:t>
      </w:r>
      <w:r>
        <w:rPr>
          <w:color w:val="FF8000"/>
        </w:rPr>
        <w:t>)</w:t>
      </w:r>
      <w:r w:rsidR="00354F88">
        <w:t>.I</w:t>
      </w:r>
      <w:r>
        <w:t>d</w:t>
      </w:r>
    </w:p>
    <w:p w:rsidR="00955837" w:rsidP="000431E0" w:rsidRDefault="00955837">
      <w:pPr>
        <w:pStyle w:val="af7"/>
      </w:pPr>
      <w:r>
        <w:t xml:space="preserve">        </w:t>
      </w:r>
      <w:hyperlink w:history="1" w:anchor="MemLocWritten">
        <w:r w:rsidR="0095165D">
          <w:rPr>
            <w:rStyle w:val="ac"/>
          </w:rPr>
          <w:t>MemLocWritten</w:t>
        </w:r>
      </w:hyperlink>
      <w:r w:rsidR="00354F88">
        <w:t>.S</w:t>
      </w:r>
      <w:r>
        <w:t>leep</w:t>
      </w:r>
      <w:r w:rsidR="00354F88">
        <w:t>A</w:t>
      </w:r>
      <w:r>
        <w:t>rea</w:t>
      </w:r>
      <w:r w:rsidR="00354F88">
        <w:t>V</w:t>
      </w:r>
      <w:r>
        <w:t xml:space="preserve">ersion </w:t>
      </w:r>
      <w:r>
        <w:rPr>
          <w:color w:val="FF8000"/>
        </w:rPr>
        <w:t>=</w:t>
      </w:r>
      <w:r>
        <w:t xml:space="preserve"> </w:t>
      </w:r>
      <w:hyperlink w:history="1" w:anchor="TrainIncludedInSleepingZone">
        <w:r w:rsidR="00F9339C">
          <w:rPr>
            <w:rStyle w:val="ac"/>
          </w:rPr>
          <w:t>TrainIncludedInSleepingZone</w:t>
        </w:r>
      </w:hyperlink>
      <w:r>
        <w:rPr>
          <w:color w:val="FF8000"/>
        </w:rPr>
        <w:t>(</w:t>
      </w:r>
      <w:r>
        <w:t>k</w:t>
      </w:r>
      <w:r>
        <w:rPr>
          <w:color w:val="FF8000"/>
        </w:rPr>
        <w:t>)</w:t>
      </w:r>
      <w:r w:rsidR="00354F88">
        <w:t>.V</w:t>
      </w:r>
      <w:r>
        <w:t>ersion</w:t>
      </w:r>
    </w:p>
    <w:p w:rsidR="00955837" w:rsidP="000431E0" w:rsidRDefault="00955837">
      <w:pPr>
        <w:pStyle w:val="af7"/>
      </w:pPr>
      <w:r>
        <w:lastRenderedPageBreak/>
        <w:t xml:space="preserve">        </w:t>
      </w:r>
      <w:hyperlink w:history="1" w:anchor="MemLocWritten">
        <w:r w:rsidR="0095165D">
          <w:rPr>
            <w:rStyle w:val="ac"/>
          </w:rPr>
          <w:t>MemLocWritten</w:t>
        </w:r>
      </w:hyperlink>
      <w:r w:rsidR="00354F88">
        <w:t>.</w:t>
      </w:r>
      <w:r w:rsidRPr="000507A1" w:rsidR="003B253D">
        <w:t>TrainType</w:t>
      </w:r>
      <w:r>
        <w:t xml:space="preserve"> </w:t>
      </w:r>
      <w:r>
        <w:rPr>
          <w:color w:val="FF8000"/>
        </w:rPr>
        <w:t>=</w:t>
      </w:r>
      <w:r>
        <w:t xml:space="preserve"> </w:t>
      </w:r>
      <w:hyperlink w:history="1" w:anchor="TrainType">
        <w:r w:rsidR="003B253D">
          <w:rPr>
            <w:rStyle w:val="ac"/>
          </w:rPr>
          <w:t>TrainType</w:t>
        </w:r>
      </w:hyperlink>
      <w:r>
        <w:rPr>
          <w:color w:val="FF8000"/>
        </w:rPr>
        <w:t>(</w:t>
      </w:r>
      <w:r>
        <w:t>k</w:t>
      </w:r>
      <w:r>
        <w:rPr>
          <w:color w:val="FF8000"/>
        </w:rPr>
        <w:t>)</w:t>
      </w:r>
    </w:p>
    <w:p w:rsidR="00955837" w:rsidP="000431E0" w:rsidRDefault="00955837">
      <w:pPr>
        <w:pStyle w:val="af7"/>
      </w:pPr>
      <w:r>
        <w:t xml:space="preserve">        </w:t>
      </w:r>
      <w:hyperlink w:history="1" w:anchor="MemLocWritten">
        <w:r w:rsidR="0095165D">
          <w:rPr>
            <w:rStyle w:val="ac"/>
          </w:rPr>
          <w:t>MemLocWritten</w:t>
        </w:r>
      </w:hyperlink>
      <w:r w:rsidR="00354F88">
        <w:t>.T</w:t>
      </w:r>
      <w:r>
        <w:t>rain</w:t>
      </w:r>
      <w:r w:rsidR="00354F88">
        <w:t>I</w:t>
      </w:r>
      <w:r>
        <w:t xml:space="preserve">d </w:t>
      </w:r>
      <w:r>
        <w:rPr>
          <w:color w:val="FF8000"/>
        </w:rPr>
        <w:t>=</w:t>
      </w:r>
      <w:r>
        <w:t xml:space="preserve"> </w:t>
      </w:r>
      <w:hyperlink w:history="1" w:anchor="SubSystemId">
        <w:r w:rsidR="00C64E92">
          <w:rPr>
            <w:rStyle w:val="ac"/>
          </w:rPr>
          <w:t>SubSystemId</w:t>
        </w:r>
      </w:hyperlink>
      <w:r>
        <w:rPr>
          <w:color w:val="FF8000"/>
        </w:rPr>
        <w:t>(</w:t>
      </w:r>
      <w:r>
        <w:t>k</w:t>
      </w:r>
      <w:r>
        <w:rPr>
          <w:color w:val="FF8000"/>
        </w:rPr>
        <w:t>)</w:t>
      </w:r>
    </w:p>
    <w:p w:rsidR="00955837" w:rsidP="000431E0" w:rsidRDefault="00955837">
      <w:pPr>
        <w:pStyle w:val="af7"/>
      </w:pPr>
      <w:r>
        <w:t xml:space="preserve">        </w:t>
      </w:r>
      <w:hyperlink w:history="1" w:anchor="MemLocWritten">
        <w:r w:rsidR="0095165D">
          <w:rPr>
            <w:rStyle w:val="ac"/>
          </w:rPr>
          <w:t>MemLocWritten</w:t>
        </w:r>
      </w:hyperlink>
      <w:r w:rsidR="00354F88">
        <w:t>.E</w:t>
      </w:r>
      <w:r>
        <w:t xml:space="preserve">xt2 </w:t>
      </w:r>
      <w:r>
        <w:rPr>
          <w:color w:val="FF8000"/>
        </w:rPr>
        <w:t>=</w:t>
      </w:r>
      <w:r>
        <w:t xml:space="preserve"> </w:t>
      </w:r>
      <w:hyperlink w:history="1" w:anchor="TrainLocation">
        <w:r w:rsidR="00F9339C">
          <w:rPr>
            <w:rStyle w:val="ac"/>
          </w:rPr>
          <w:t>TrainLocation</w:t>
        </w:r>
      </w:hyperlink>
      <w:r w:rsidR="00354F88">
        <w:t>.E</w:t>
      </w:r>
      <w:r>
        <w:t>xt2</w:t>
      </w:r>
    </w:p>
    <w:p w:rsidR="00955837" w:rsidP="000431E0" w:rsidRDefault="00955837">
      <w:pPr>
        <w:pStyle w:val="af7"/>
      </w:pPr>
      <w:r>
        <w:t xml:space="preserve">        </w:t>
      </w:r>
      <w:hyperlink w:history="1" w:anchor="MemLocWritten">
        <w:r w:rsidR="0095165D">
          <w:rPr>
            <w:rStyle w:val="ac"/>
          </w:rPr>
          <w:t>MemLocWritten</w:t>
        </w:r>
      </w:hyperlink>
      <w:r w:rsidR="00354F88">
        <w:t>.E</w:t>
      </w:r>
      <w:r>
        <w:t xml:space="preserve">xt1 </w:t>
      </w:r>
      <w:r>
        <w:rPr>
          <w:color w:val="FF8000"/>
        </w:rPr>
        <w:t>=</w:t>
      </w:r>
      <w:r>
        <w:t xml:space="preserve"> </w:t>
      </w:r>
      <w:hyperlink w:history="1" w:anchor="TrainLocation">
        <w:r w:rsidR="00F9339C">
          <w:rPr>
            <w:rStyle w:val="ac"/>
          </w:rPr>
          <w:t>TrainLocation</w:t>
        </w:r>
      </w:hyperlink>
      <w:r w:rsidR="00354F88">
        <w:t>.E</w:t>
      </w:r>
      <w:r>
        <w:t>xt1</w:t>
      </w:r>
    </w:p>
    <w:p w:rsidR="00DC05E3" w:rsidP="000431E0" w:rsidRDefault="00955837">
      <w:pPr>
        <w:pStyle w:val="af7"/>
      </w:pPr>
      <w:r>
        <w:t xml:space="preserve">        </w:t>
      </w:r>
      <w:hyperlink w:history="1" w:anchor="MemLocWritten">
        <w:r w:rsidR="0095165D">
          <w:rPr>
            <w:rStyle w:val="ac"/>
          </w:rPr>
          <w:t>MemLocWritten</w:t>
        </w:r>
      </w:hyperlink>
      <w:r w:rsidR="00354F88">
        <w:t>.U</w:t>
      </w:r>
      <w:r>
        <w:t xml:space="preserve">ncertainty </w:t>
      </w:r>
      <w:r>
        <w:rPr>
          <w:color w:val="FF8000"/>
        </w:rPr>
        <w:t>=</w:t>
      </w:r>
      <w:r>
        <w:t xml:space="preserve"> </w:t>
      </w:r>
      <w:hyperlink w:history="1" w:anchor="TrainLocation">
        <w:r w:rsidR="00F9339C">
          <w:rPr>
            <w:rStyle w:val="ac"/>
          </w:rPr>
          <w:t>TrainLocation</w:t>
        </w:r>
      </w:hyperlink>
      <w:r w:rsidR="00354F88">
        <w:t>.U</w:t>
      </w:r>
      <w:r>
        <w:t>ncertainty</w:t>
      </w:r>
    </w:p>
    <w:p w:rsidR="00955837" w:rsidP="000431E0" w:rsidRDefault="00DC05E3">
      <w:pPr>
        <w:pStyle w:val="af7"/>
      </w:pPr>
      <w:r>
        <w:rPr>
          <w:rFonts w:hint="eastAsia"/>
        </w:rPr>
        <w:t xml:space="preserve">        </w:t>
      </w:r>
      <w:hyperlink w:history="1" w:anchor="MemLocWritten">
        <w:r>
          <w:rPr>
            <w:rStyle w:val="ac"/>
          </w:rPr>
          <w:t>MemLocWritten</w:t>
        </w:r>
      </w:hyperlink>
      <w:r>
        <w:t>.</w:t>
      </w:r>
      <w:r>
        <w:rPr>
          <w:rFonts w:hint="eastAsia"/>
        </w:rPr>
        <w:t xml:space="preserve">TrainLength = </w:t>
      </w:r>
      <w:hyperlink w:history="1" w:anchor="ATPsetting">
        <w:r>
          <w:rPr>
            <w:rStyle w:val="ac"/>
          </w:rPr>
          <w:t>ATPsetting</w:t>
        </w:r>
      </w:hyperlink>
      <w:r>
        <w:t>.</w:t>
      </w:r>
      <w:r>
        <w:rPr>
          <w:rFonts w:hint="eastAsia"/>
        </w:rPr>
        <w:t>LocationTrainLength</w:t>
      </w:r>
    </w:p>
    <w:p w:rsidR="00955837" w:rsidP="000431E0" w:rsidRDefault="00955837">
      <w:pPr>
        <w:pStyle w:val="af7"/>
      </w:pPr>
      <w:r>
        <w:t xml:space="preserve">    elif </w:t>
      </w:r>
      <w:r>
        <w:rPr>
          <w:color w:val="FF8000"/>
        </w:rPr>
        <w:t>(</w:t>
      </w:r>
      <w:hyperlink w:history="1" w:anchor="ClearingMemLocRequest">
        <w:r w:rsidR="00B5344E">
          <w:rPr>
            <w:rStyle w:val="ac"/>
          </w:rPr>
          <w:t>ClearingMemLocRequest</w:t>
        </w:r>
      </w:hyperlink>
      <w:r>
        <w:rPr>
          <w:color w:val="FF8000"/>
        </w:rPr>
        <w:t>(</w:t>
      </w:r>
      <w:r>
        <w:t>k</w:t>
      </w:r>
      <w:r>
        <w:rPr>
          <w:color w:val="FF8000"/>
        </w:rPr>
        <w:t>))</w:t>
      </w:r>
      <w:r>
        <w:t>:</w:t>
      </w:r>
    </w:p>
    <w:p w:rsidR="00955837" w:rsidP="000431E0" w:rsidRDefault="00955837">
      <w:pPr>
        <w:pStyle w:val="af7"/>
      </w:pPr>
      <w:r>
        <w:t xml:space="preserve">        </w:t>
      </w:r>
      <w:hyperlink w:history="1" w:anchor="MemLocWritten">
        <w:r w:rsidR="0095165D">
          <w:rPr>
            <w:rStyle w:val="ac"/>
          </w:rPr>
          <w:t>MemLocWritten</w:t>
        </w:r>
      </w:hyperlink>
      <w:r w:rsidR="00354F88">
        <w:t>.M</w:t>
      </w:r>
      <w:r>
        <w:t>em</w:t>
      </w:r>
      <w:r w:rsidR="00354F88">
        <w:t>L</w:t>
      </w:r>
      <w:r>
        <w:t>oc</w:t>
      </w:r>
      <w:r w:rsidR="00354F88">
        <w:t>V</w:t>
      </w:r>
      <w:r>
        <w:t xml:space="preserve">ersion </w:t>
      </w:r>
      <w:r>
        <w:rPr>
          <w:color w:val="FF8000"/>
        </w:rPr>
        <w:t>=</w:t>
      </w:r>
      <w:r>
        <w:t xml:space="preserve"> </w:t>
      </w:r>
      <w:r w:rsidRPr="00354FC4">
        <w:rPr>
          <w:rStyle w:val="aff1"/>
        </w:rPr>
        <w:t>None</w:t>
      </w:r>
    </w:p>
    <w:p w:rsidR="00955837" w:rsidP="000431E0" w:rsidRDefault="00955837">
      <w:pPr>
        <w:pStyle w:val="af7"/>
      </w:pPr>
      <w:r>
        <w:t xml:space="preserve">        </w:t>
      </w:r>
      <w:hyperlink w:history="1" w:anchor="MemLocWritten">
        <w:r w:rsidR="0095165D">
          <w:rPr>
            <w:rStyle w:val="ac"/>
          </w:rPr>
          <w:t>MemLocWritten</w:t>
        </w:r>
      </w:hyperlink>
      <w:r w:rsidR="00354F88">
        <w:t>.S</w:t>
      </w:r>
      <w:r>
        <w:t>leep</w:t>
      </w:r>
      <w:r w:rsidR="00354F88">
        <w:t>A</w:t>
      </w:r>
      <w:r>
        <w:t>rea</w:t>
      </w:r>
      <w:r w:rsidR="00354F88">
        <w:t>I</w:t>
      </w:r>
      <w:r>
        <w:t xml:space="preserve">d </w:t>
      </w:r>
      <w:r>
        <w:rPr>
          <w:color w:val="FF8000"/>
        </w:rPr>
        <w:t>=</w:t>
      </w:r>
      <w:r>
        <w:t xml:space="preserve"> </w:t>
      </w:r>
      <w:r w:rsidRPr="00354FC4">
        <w:rPr>
          <w:rStyle w:val="aff1"/>
        </w:rPr>
        <w:t>None</w:t>
      </w:r>
    </w:p>
    <w:p w:rsidR="00955837" w:rsidP="000431E0" w:rsidRDefault="00955837">
      <w:pPr>
        <w:pStyle w:val="af7"/>
      </w:pPr>
      <w:r>
        <w:t xml:space="preserve">        </w:t>
      </w:r>
      <w:hyperlink w:history="1" w:anchor="MemLocWritten">
        <w:r w:rsidR="0095165D">
          <w:rPr>
            <w:rStyle w:val="ac"/>
          </w:rPr>
          <w:t>MemLocWritten</w:t>
        </w:r>
      </w:hyperlink>
      <w:r w:rsidR="00354F88">
        <w:t>.S</w:t>
      </w:r>
      <w:r>
        <w:t>leep</w:t>
      </w:r>
      <w:r w:rsidR="00354F88">
        <w:t>A</w:t>
      </w:r>
      <w:r>
        <w:t>rea</w:t>
      </w:r>
      <w:r w:rsidR="00354F88">
        <w:t>V</w:t>
      </w:r>
      <w:r>
        <w:t xml:space="preserve">ersion </w:t>
      </w:r>
      <w:r>
        <w:rPr>
          <w:color w:val="FF8000"/>
        </w:rPr>
        <w:t>=</w:t>
      </w:r>
      <w:r>
        <w:t xml:space="preserve"> </w:t>
      </w:r>
      <w:r w:rsidRPr="00354FC4">
        <w:rPr>
          <w:rStyle w:val="aff1"/>
        </w:rPr>
        <w:t>None</w:t>
      </w:r>
    </w:p>
    <w:p w:rsidR="00955837" w:rsidP="000431E0" w:rsidRDefault="00955837">
      <w:pPr>
        <w:pStyle w:val="af7"/>
      </w:pPr>
      <w:r>
        <w:t xml:space="preserve">        </w:t>
      </w:r>
      <w:hyperlink w:history="1" w:anchor="MemLocWritten">
        <w:r w:rsidR="0095165D">
          <w:rPr>
            <w:rStyle w:val="ac"/>
          </w:rPr>
          <w:t>MemLocWritten</w:t>
        </w:r>
      </w:hyperlink>
      <w:r w:rsidR="00354F88">
        <w:t>.</w:t>
      </w:r>
      <w:r w:rsidRPr="000507A1" w:rsidR="003B253D">
        <w:t>TrainType</w:t>
      </w:r>
      <w:r>
        <w:t xml:space="preserve"> </w:t>
      </w:r>
      <w:r>
        <w:rPr>
          <w:color w:val="FF8000"/>
        </w:rPr>
        <w:t>=</w:t>
      </w:r>
      <w:r>
        <w:t xml:space="preserve"> </w:t>
      </w:r>
      <w:r w:rsidRPr="00354FC4">
        <w:rPr>
          <w:rStyle w:val="aff1"/>
        </w:rPr>
        <w:t>None</w:t>
      </w:r>
    </w:p>
    <w:p w:rsidR="00955837" w:rsidP="000431E0" w:rsidRDefault="00955837">
      <w:pPr>
        <w:pStyle w:val="af7"/>
      </w:pPr>
      <w:r>
        <w:t xml:space="preserve">        </w:t>
      </w:r>
      <w:hyperlink w:history="1" w:anchor="MemLocWritten">
        <w:r w:rsidR="0095165D">
          <w:rPr>
            <w:rStyle w:val="ac"/>
          </w:rPr>
          <w:t>MemLocWritten</w:t>
        </w:r>
      </w:hyperlink>
      <w:r w:rsidR="00354F88">
        <w:t>.T</w:t>
      </w:r>
      <w:r>
        <w:t>rain</w:t>
      </w:r>
      <w:r w:rsidR="00354F88">
        <w:t>I</w:t>
      </w:r>
      <w:r>
        <w:t xml:space="preserve">d </w:t>
      </w:r>
      <w:r>
        <w:rPr>
          <w:color w:val="FF8000"/>
        </w:rPr>
        <w:t>=</w:t>
      </w:r>
      <w:r>
        <w:t xml:space="preserve"> </w:t>
      </w:r>
      <w:r w:rsidRPr="00354FC4">
        <w:rPr>
          <w:rStyle w:val="aff1"/>
        </w:rPr>
        <w:t>None</w:t>
      </w:r>
    </w:p>
    <w:p w:rsidR="00955837" w:rsidP="000431E0" w:rsidRDefault="00955837">
      <w:pPr>
        <w:pStyle w:val="af7"/>
      </w:pPr>
      <w:r>
        <w:t xml:space="preserve">        </w:t>
      </w:r>
      <w:hyperlink w:history="1" w:anchor="MemLocWritten">
        <w:r w:rsidR="0095165D">
          <w:rPr>
            <w:rStyle w:val="ac"/>
          </w:rPr>
          <w:t>MemLocWritten</w:t>
        </w:r>
      </w:hyperlink>
      <w:r w:rsidR="00354F88">
        <w:t>.E</w:t>
      </w:r>
      <w:r>
        <w:t xml:space="preserve">xt2 </w:t>
      </w:r>
      <w:r>
        <w:rPr>
          <w:color w:val="FF8000"/>
        </w:rPr>
        <w:t>=</w:t>
      </w:r>
      <w:r>
        <w:t xml:space="preserve"> </w:t>
      </w:r>
      <w:r w:rsidRPr="00354FC4">
        <w:rPr>
          <w:rStyle w:val="aff1"/>
        </w:rPr>
        <w:t>None</w:t>
      </w:r>
    </w:p>
    <w:p w:rsidR="00955837" w:rsidP="000431E0" w:rsidRDefault="00955837">
      <w:pPr>
        <w:pStyle w:val="af7"/>
      </w:pPr>
      <w:r>
        <w:t xml:space="preserve">        </w:t>
      </w:r>
      <w:hyperlink w:history="1" w:anchor="MemLocWritten">
        <w:r w:rsidR="0095165D">
          <w:rPr>
            <w:rStyle w:val="ac"/>
          </w:rPr>
          <w:t>MemLocWritten</w:t>
        </w:r>
      </w:hyperlink>
      <w:r w:rsidR="00354F88">
        <w:t>.E</w:t>
      </w:r>
      <w:r>
        <w:t xml:space="preserve">xt1 </w:t>
      </w:r>
      <w:r>
        <w:rPr>
          <w:color w:val="FF8000"/>
        </w:rPr>
        <w:t>=</w:t>
      </w:r>
      <w:r>
        <w:t xml:space="preserve"> </w:t>
      </w:r>
      <w:r w:rsidRPr="00354FC4">
        <w:rPr>
          <w:rStyle w:val="aff1"/>
        </w:rPr>
        <w:t>None</w:t>
      </w:r>
    </w:p>
    <w:p w:rsidR="00955837" w:rsidP="000431E0" w:rsidRDefault="00955837">
      <w:pPr>
        <w:pStyle w:val="af7"/>
      </w:pPr>
      <w:r>
        <w:t xml:space="preserve">        </w:t>
      </w:r>
      <w:hyperlink w:history="1" w:anchor="MemLocWritten">
        <w:r w:rsidR="0095165D">
          <w:rPr>
            <w:rStyle w:val="ac"/>
          </w:rPr>
          <w:t>MemLocWritten</w:t>
        </w:r>
      </w:hyperlink>
      <w:r w:rsidR="00354F88">
        <w:t>.U</w:t>
      </w:r>
      <w:r>
        <w:t xml:space="preserve">ncertainty </w:t>
      </w:r>
      <w:r>
        <w:rPr>
          <w:color w:val="FF8000"/>
        </w:rPr>
        <w:t>=</w:t>
      </w:r>
      <w:r>
        <w:t xml:space="preserve"> </w:t>
      </w:r>
      <w:r w:rsidRPr="00354FC4">
        <w:rPr>
          <w:rStyle w:val="aff1"/>
        </w:rPr>
        <w:t>None</w:t>
      </w:r>
    </w:p>
    <w:p w:rsidR="00DC05E3" w:rsidP="000431E0" w:rsidRDefault="00DC05E3">
      <w:pPr>
        <w:pStyle w:val="af7"/>
      </w:pPr>
      <w:r>
        <w:rPr>
          <w:rFonts w:hint="eastAsia"/>
        </w:rPr>
        <w:t xml:space="preserve">        </w:t>
      </w:r>
      <w:hyperlink w:history="1" w:anchor="MemLocWritten">
        <w:r>
          <w:rPr>
            <w:rStyle w:val="ac"/>
          </w:rPr>
          <w:t>MemLocWritten</w:t>
        </w:r>
      </w:hyperlink>
      <w:r>
        <w:t>.</w:t>
      </w:r>
      <w:r>
        <w:rPr>
          <w:rFonts w:hint="eastAsia"/>
        </w:rPr>
        <w:t>TrainLength = None</w:t>
      </w:r>
    </w:p>
    <w:p w:rsidR="00955837" w:rsidP="000431E0" w:rsidRDefault="00955837">
      <w:pPr>
        <w:pStyle w:val="af7"/>
      </w:pPr>
      <w:r>
        <w:t xml:space="preserve">    else:</w:t>
      </w:r>
    </w:p>
    <w:p w:rsidR="00955837" w:rsidP="000431E0" w:rsidRDefault="00955837">
      <w:pPr>
        <w:pStyle w:val="af7"/>
      </w:pPr>
      <w:r>
        <w:t xml:space="preserve">        </w:t>
      </w:r>
      <w:hyperlink w:history="1" w:anchor="MemLocWritten">
        <w:r w:rsidR="0095165D">
          <w:rPr>
            <w:rStyle w:val="ac"/>
          </w:rPr>
          <w:t>MemLocWritten</w:t>
        </w:r>
      </w:hyperlink>
      <w:r>
        <w:t xml:space="preserve"> </w:t>
      </w:r>
      <w:r>
        <w:rPr>
          <w:color w:val="FF8000"/>
        </w:rPr>
        <w:t>=</w:t>
      </w:r>
      <w:r>
        <w:t xml:space="preserve"> </w:t>
      </w:r>
      <w:hyperlink w:history="1" w:anchor="MemLocWritten">
        <w:r w:rsidR="0095165D">
          <w:rPr>
            <w:rStyle w:val="ac"/>
          </w:rPr>
          <w:t>MemLocWritten</w:t>
        </w:r>
      </w:hyperlink>
      <w:r>
        <w:rPr>
          <w:color w:val="FF8000"/>
        </w:rPr>
        <w:t>(</w:t>
      </w:r>
      <w:r>
        <w:t>k</w:t>
      </w:r>
      <w:r>
        <w:rPr>
          <w:color w:val="FF8000"/>
        </w:rPr>
        <w:t>-</w:t>
      </w:r>
      <w:r>
        <w:rPr>
          <w:color w:val="800000"/>
        </w:rPr>
        <w:t>1</w:t>
      </w:r>
      <w:r>
        <w:rPr>
          <w:color w:val="FF8000"/>
        </w:rPr>
        <w:t>)</w:t>
      </w:r>
    </w:p>
    <w:p w:rsidRPr="00735CD3" w:rsidR="00735CD3" w:rsidP="000431E0" w:rsidRDefault="00955837">
      <w:pPr>
        <w:pStyle w:val="af7"/>
      </w:pPr>
      <w:r>
        <w:t xml:space="preserve">    return </w:t>
      </w:r>
      <w:hyperlink w:history="1" w:anchor="MemLocWritten">
        <w:r w:rsidR="0095165D">
          <w:rPr>
            <w:rStyle w:val="ac"/>
          </w:rPr>
          <w:t>MemLocWritten</w:t>
        </w:r>
      </w:hyperlink>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6221"/>
        </w:rPr>
      </w:pPr>
      <w:del w:author="常鸣" w:date="2014-07-03T14:27:00Z" w:id="6222">
        <w:r w:rsidDel="009328EA">
          <w:delText>#S</w:delText>
        </w:r>
      </w:del>
      <w:ins w:author="常鸣" w:date="2014-07-03T14:27:00Z" w:id="6223">
        <w:r w:rsidR="009328EA">
          <w:t>#Allocation=ATP Software</w:t>
        </w:r>
      </w:ins>
      <w:ins w:author="常鸣" w:date="2014-07-03T14:56:00Z" w:id="6224">
        <w:r w:rsidR="00AA7E12">
          <w:rPr>
            <w:rFonts w:hint="eastAsia"/>
          </w:rPr>
          <w:t>, Vital Embedded Setting</w:t>
        </w:r>
      </w:ins>
    </w:p>
    <w:p w:rsidR="00610A4C" w:rsidP="000C0D62" w:rsidRDefault="009328EA">
      <w:pPr>
        <w:pStyle w:val="ReqtifyAltQ"/>
      </w:pPr>
      <w:ins w:author="常鸣" w:date="2014-07-03T14:27:00Z" w:id="6225">
        <w:r>
          <w:t>#S</w:t>
        </w:r>
      </w:ins>
      <w:r w:rsidR="00610A4C">
        <w:t>ource=</w:t>
      </w:r>
      <w:r w:rsidRPr="006D2C2E" w:rsidR="0080480C">
        <w:rPr>
          <w:rFonts w:hint="eastAsia"/>
        </w:rPr>
        <w:t>[iTC_CC-SyAD-</w:t>
      </w:r>
      <w:r w:rsidR="0080480C">
        <w:rPr>
          <w:rFonts w:hint="eastAsia"/>
        </w:rPr>
        <w:t>1201</w:t>
      </w:r>
      <w:r w:rsidRPr="006D2C2E" w:rsidR="0080480C">
        <w:rPr>
          <w:rFonts w:hint="eastAsia"/>
        </w:rPr>
        <w:t>]</w:t>
      </w:r>
      <w:r w:rsidR="00CB0DD0">
        <w:rPr>
          <w:rFonts w:hint="eastAsia"/>
        </w:rPr>
        <w:t>,</w:t>
      </w:r>
      <w:r w:rsidRPr="00CB0DD0" w:rsidR="00CB0DD0">
        <w:rPr>
          <w:rFonts w:hint="eastAsia"/>
        </w:rPr>
        <w:t xml:space="preserve"> </w:t>
      </w:r>
      <w:r w:rsidRPr="000A4C5C" w:rsidR="000A4C5C">
        <w:rPr>
          <w:rFonts w:hint="eastAsia"/>
        </w:rPr>
        <w:t>[</w:t>
      </w:r>
      <w:r w:rsidRPr="000A4C5C" w:rsidR="000A4C5C">
        <w:t>iTC_CC_ATP_SwHA-0</w:t>
      </w:r>
      <w:r w:rsidRPr="000A4C5C" w:rsidR="000A4C5C">
        <w:rPr>
          <w:rFonts w:hint="eastAsia"/>
        </w:rPr>
        <w:t>2</w:t>
      </w:r>
      <w:r w:rsidR="000A4C5C">
        <w:rPr>
          <w:rFonts w:hint="eastAsia"/>
        </w:rPr>
        <w:t>49</w:t>
      </w:r>
      <w:r w:rsidRPr="000A4C5C" w:rsidR="000A4C5C">
        <w:rPr>
          <w:rFonts w:hint="eastAsia"/>
        </w:rPr>
        <w:t>]</w:t>
      </w:r>
      <w:r w:rsidR="000A4C5C">
        <w:rPr>
          <w:rFonts w:hint="eastAsia"/>
        </w:rPr>
        <w:t xml:space="preserve">, </w:t>
      </w:r>
      <w:r w:rsidRPr="00CB0DD0" w:rsidR="00CB0DD0">
        <w:rPr>
          <w:rFonts w:hint="eastAsia"/>
        </w:rPr>
        <w:t>[</w:t>
      </w:r>
      <w:r w:rsidRPr="00CB0DD0" w:rsidR="00CB0DD0">
        <w:t>iTC_CC_ATP_SwHA-0</w:t>
      </w:r>
      <w:r w:rsidRPr="00CB0DD0" w:rsidR="00CB0DD0">
        <w:rPr>
          <w:rFonts w:hint="eastAsia"/>
        </w:rPr>
        <w:t>2</w:t>
      </w:r>
      <w:r w:rsidR="00CB0DD0">
        <w:rPr>
          <w:rFonts w:hint="eastAsia"/>
        </w:rPr>
        <w:t>50</w:t>
      </w:r>
      <w:r w:rsidRPr="00CB0DD0" w:rsidR="00CB0DD0">
        <w:rPr>
          <w:rFonts w:hint="eastAsia"/>
        </w:rPr>
        <w:t>]</w:t>
      </w:r>
    </w:p>
    <w:p w:rsidRPr="00735CD3" w:rsidR="00735CD3" w:rsidP="000C0D62" w:rsidRDefault="00610A4C">
      <w:pPr>
        <w:pStyle w:val="ReqtifyAltQ"/>
      </w:pPr>
      <w:r>
        <w:t>[End]</w:t>
      </w:r>
    </w:p>
    <w:p w:rsidR="001F6922" w:rsidP="00C93484" w:rsidRDefault="001F6922">
      <w:pPr>
        <w:pStyle w:val="Reqtify"/>
      </w:pPr>
    </w:p>
    <w:p w:rsidRPr="00211ED3" w:rsidR="00211ED3" w:rsidP="00934391" w:rsidRDefault="00211ED3">
      <w:pPr>
        <w:pStyle w:val="3"/>
      </w:pPr>
      <w:bookmarkStart w:name="_Toc340991223" w:id="6226"/>
      <w:bookmarkStart w:name="_Toc340993926" w:id="6227"/>
      <w:bookmarkStart w:name="_Toc340991224" w:id="6228"/>
      <w:bookmarkStart w:name="_Toc340993927" w:id="6229"/>
      <w:bookmarkStart w:name="_Toc340991225" w:id="6230"/>
      <w:bookmarkStart w:name="_Toc340993928" w:id="6231"/>
      <w:bookmarkStart w:name="_Toc340991226" w:id="6232"/>
      <w:bookmarkStart w:name="_Toc340993929" w:id="6233"/>
      <w:bookmarkStart w:name="_Toc340991227" w:id="6234"/>
      <w:bookmarkStart w:name="_Toc340993930" w:id="6235"/>
      <w:bookmarkStart w:name="_Toc340991228" w:id="6236"/>
      <w:bookmarkStart w:name="_Toc340993931" w:id="6237"/>
      <w:bookmarkStart w:name="_Toc340991229" w:id="6238"/>
      <w:bookmarkStart w:name="_Toc340993932" w:id="6239"/>
      <w:bookmarkStart w:name="_Toc340991230" w:id="6240"/>
      <w:bookmarkStart w:name="_Toc340993933" w:id="6241"/>
      <w:bookmarkStart w:name="_Toc340991231" w:id="6242"/>
      <w:bookmarkStart w:name="_Toc340993934" w:id="6243"/>
      <w:bookmarkStart w:name="_Toc340991232" w:id="6244"/>
      <w:bookmarkStart w:name="_Toc340993935" w:id="6245"/>
      <w:bookmarkStart w:name="_Toc340991233" w:id="6246"/>
      <w:bookmarkStart w:name="_Toc340993936" w:id="6247"/>
      <w:bookmarkStart w:name="_Toc340991234" w:id="6248"/>
      <w:bookmarkStart w:name="_Toc340993937" w:id="6249"/>
      <w:bookmarkStart w:name="_Toc340991235" w:id="6250"/>
      <w:bookmarkStart w:name="_Toc340993938" w:id="6251"/>
      <w:bookmarkStart w:name="_Toc340991236" w:id="6252"/>
      <w:bookmarkStart w:name="_Toc340993939" w:id="6253"/>
      <w:bookmarkStart w:name="_Toc340991238" w:id="6254"/>
      <w:bookmarkStart w:name="_Toc340993941" w:id="6255"/>
      <w:bookmarkStart w:name="_Toc340991239" w:id="6256"/>
      <w:bookmarkStart w:name="_Toc340993942" w:id="6257"/>
      <w:bookmarkStart w:name="_Toc340991241" w:id="6258"/>
      <w:bookmarkStart w:name="_Toc340993944" w:id="6259"/>
      <w:bookmarkStart w:name="_Toc340991242" w:id="6260"/>
      <w:bookmarkStart w:name="_Toc340993945" w:id="6261"/>
      <w:bookmarkStart w:name="_Toc340991244" w:id="6262"/>
      <w:bookmarkStart w:name="_Toc340993947" w:id="6263"/>
      <w:bookmarkStart w:name="_Toc340991245" w:id="6264"/>
      <w:bookmarkStart w:name="_Toc340993948" w:id="6265"/>
      <w:bookmarkStart w:name="_Toc340991247" w:id="6266"/>
      <w:bookmarkStart w:name="_Toc340993950" w:id="6267"/>
      <w:bookmarkStart w:name="_Toc340991248" w:id="6268"/>
      <w:bookmarkStart w:name="_Toc340993951" w:id="6269"/>
      <w:bookmarkStart w:name="_Toc340991249" w:id="6270"/>
      <w:bookmarkStart w:name="_Toc340993952" w:id="6271"/>
      <w:bookmarkStart w:name="_Toc340991250" w:id="6272"/>
      <w:bookmarkStart w:name="_Toc340993953" w:id="6273"/>
      <w:bookmarkStart w:name="_Toc340991251" w:id="6274"/>
      <w:bookmarkStart w:name="_Toc340993954" w:id="6275"/>
      <w:bookmarkStart w:name="_Toc340991253" w:id="6276"/>
      <w:bookmarkStart w:name="_Toc340993956" w:id="6277"/>
      <w:bookmarkStart w:name="_Toc340991255" w:id="6278"/>
      <w:bookmarkStart w:name="_Toc340993958" w:id="6279"/>
      <w:bookmarkStart w:name="_Toc340991256" w:id="6280"/>
      <w:bookmarkStart w:name="_Toc340993959" w:id="6281"/>
      <w:bookmarkStart w:name="_Toc340991257" w:id="6282"/>
      <w:bookmarkStart w:name="_Toc340993960" w:id="6283"/>
      <w:bookmarkStart w:name="_Toc340991258" w:id="6284"/>
      <w:bookmarkStart w:name="_Toc340993961" w:id="6285"/>
      <w:bookmarkStart w:name="_Toc340991260" w:id="6286"/>
      <w:bookmarkStart w:name="_Toc340993963" w:id="6287"/>
      <w:bookmarkStart w:name="_Toc340991261" w:id="6288"/>
      <w:bookmarkStart w:name="_Toc340993964" w:id="6289"/>
      <w:bookmarkStart w:name="_Toc340991263" w:id="6290"/>
      <w:bookmarkStart w:name="_Toc340993966" w:id="6291"/>
      <w:bookmarkStart w:name="_Toc340991264" w:id="6292"/>
      <w:bookmarkStart w:name="_Toc340993967" w:id="6293"/>
      <w:bookmarkStart w:name="_Toc340991266" w:id="6294"/>
      <w:bookmarkStart w:name="_Toc340993969" w:id="6295"/>
      <w:bookmarkStart w:name="_Toc340991267" w:id="6296"/>
      <w:bookmarkStart w:name="_Toc340993970" w:id="6297"/>
      <w:bookmarkStart w:name="_Toc340991268" w:id="6298"/>
      <w:bookmarkStart w:name="_Toc340993971" w:id="6299"/>
      <w:bookmarkStart w:name="_Toc340991269" w:id="6300"/>
      <w:bookmarkStart w:name="_Toc340993972" w:id="6301"/>
      <w:bookmarkStart w:name="_Toc340991270" w:id="6302"/>
      <w:bookmarkStart w:name="_Toc340993973" w:id="6303"/>
      <w:bookmarkStart w:name="_Toc340991271" w:id="6304"/>
      <w:bookmarkStart w:name="_Toc340993974" w:id="6305"/>
      <w:bookmarkStart w:name="_Toc340991272" w:id="6306"/>
      <w:bookmarkStart w:name="_Toc340993975" w:id="6307"/>
      <w:bookmarkStart w:name="_Toc340991273" w:id="6308"/>
      <w:bookmarkStart w:name="_Toc340993976" w:id="6309"/>
      <w:bookmarkStart w:name="_Toc340991274" w:id="6310"/>
      <w:bookmarkStart w:name="_Toc340993977" w:id="6311"/>
      <w:bookmarkStart w:name="_Toc340991275" w:id="6312"/>
      <w:bookmarkStart w:name="_Toc340993978" w:id="6313"/>
      <w:bookmarkStart w:name="_Toc340991276" w:id="6314"/>
      <w:bookmarkStart w:name="_Toc340993979" w:id="6315"/>
      <w:bookmarkStart w:name="_Toc340991277" w:id="6316"/>
      <w:bookmarkStart w:name="_Toc340993980" w:id="6317"/>
      <w:bookmarkStart w:name="_Toc340991278" w:id="6318"/>
      <w:bookmarkStart w:name="_Toc340993981" w:id="6319"/>
      <w:bookmarkStart w:name="_Toc340991279" w:id="6320"/>
      <w:bookmarkStart w:name="_Toc340993982" w:id="6321"/>
      <w:bookmarkStart w:name="_Toc340991280" w:id="6322"/>
      <w:bookmarkStart w:name="_Toc340993983" w:id="6323"/>
      <w:bookmarkStart w:name="_Toc340991281" w:id="6324"/>
      <w:bookmarkStart w:name="_Toc340993984" w:id="6325"/>
      <w:bookmarkStart w:name="_Toc340991282" w:id="6326"/>
      <w:bookmarkStart w:name="_Toc340993985" w:id="6327"/>
      <w:bookmarkStart w:name="_Toc340991284" w:id="6328"/>
      <w:bookmarkStart w:name="_Toc340993987" w:id="6329"/>
      <w:bookmarkStart w:name="_Toc340991285" w:id="6330"/>
      <w:bookmarkStart w:name="_Toc340993988" w:id="6331"/>
      <w:bookmarkStart w:name="_Toc340991287" w:id="6332"/>
      <w:bookmarkStart w:name="_Toc340993990" w:id="6333"/>
      <w:bookmarkStart w:name="_Toc340991288" w:id="6334"/>
      <w:bookmarkStart w:name="_Toc340993991" w:id="6335"/>
      <w:bookmarkStart w:name="_Toc340991290" w:id="6336"/>
      <w:bookmarkStart w:name="_Toc340993993" w:id="6337"/>
      <w:bookmarkStart w:name="_Toc340991291" w:id="6338"/>
      <w:bookmarkStart w:name="_Toc340993994" w:id="6339"/>
      <w:bookmarkStart w:name="_Toc340991292" w:id="6340"/>
      <w:bookmarkStart w:name="_Toc340993995" w:id="6341"/>
      <w:bookmarkStart w:name="_Toc340991293" w:id="6342"/>
      <w:bookmarkStart w:name="_Toc340993996" w:id="6343"/>
      <w:bookmarkStart w:name="_Toc340991294" w:id="6344"/>
      <w:bookmarkStart w:name="_Toc340993997" w:id="6345"/>
      <w:bookmarkStart w:name="_Toc340991295" w:id="6346"/>
      <w:bookmarkStart w:name="_Toc340993998" w:id="6347"/>
      <w:bookmarkStart w:name="_Toc340991297" w:id="6348"/>
      <w:bookmarkStart w:name="_Toc340994000" w:id="6349"/>
      <w:bookmarkStart w:name="_Toc340991298" w:id="6350"/>
      <w:bookmarkStart w:name="_Toc340994001" w:id="6351"/>
      <w:bookmarkStart w:name="_Toc340991300" w:id="6352"/>
      <w:bookmarkStart w:name="_Toc340994003" w:id="6353"/>
      <w:bookmarkStart w:name="_Toc340991301" w:id="6354"/>
      <w:bookmarkStart w:name="_Toc340994004" w:id="6355"/>
      <w:bookmarkStart w:name="_Toc340991303" w:id="6356"/>
      <w:bookmarkStart w:name="_Toc340994006" w:id="6357"/>
      <w:bookmarkStart w:name="_Toc340991304" w:id="6358"/>
      <w:bookmarkStart w:name="_Toc340994007" w:id="6359"/>
      <w:bookmarkStart w:name="_Toc340991305" w:id="6360"/>
      <w:bookmarkStart w:name="_Toc340994008" w:id="6361"/>
      <w:bookmarkStart w:name="_Toc340991306" w:id="6362"/>
      <w:bookmarkStart w:name="_Toc340994009" w:id="6363"/>
      <w:bookmarkStart w:name="_Toc340991307" w:id="6364"/>
      <w:bookmarkStart w:name="_Toc340994010" w:id="6365"/>
      <w:bookmarkStart w:name="_Toc340991308" w:id="6366"/>
      <w:bookmarkStart w:name="_Toc340994011" w:id="6367"/>
      <w:bookmarkStart w:name="_Toc340991309" w:id="6368"/>
      <w:bookmarkStart w:name="_Toc340994012" w:id="6369"/>
      <w:bookmarkStart w:name="_Toc340991310" w:id="6370"/>
      <w:bookmarkStart w:name="_Toc340994013" w:id="6371"/>
      <w:bookmarkStart w:name="_Toc340991311" w:id="6372"/>
      <w:bookmarkStart w:name="_Toc340994014" w:id="6373"/>
      <w:bookmarkStart w:name="_Toc340991312" w:id="6374"/>
      <w:bookmarkStart w:name="_Toc340994015" w:id="6375"/>
      <w:bookmarkStart w:name="_Toc340991313" w:id="6376"/>
      <w:bookmarkStart w:name="_Toc340994016" w:id="6377"/>
      <w:bookmarkStart w:name="_Toc340991314" w:id="6378"/>
      <w:bookmarkStart w:name="_Toc340994017" w:id="6379"/>
      <w:bookmarkStart w:name="_Toc340991315" w:id="6380"/>
      <w:bookmarkStart w:name="_Toc340994018" w:id="6381"/>
      <w:bookmarkStart w:name="_Toc340991316" w:id="6382"/>
      <w:bookmarkStart w:name="_Toc340994019" w:id="6383"/>
      <w:bookmarkStart w:name="_Toc340991317" w:id="6384"/>
      <w:bookmarkStart w:name="_Toc340994020" w:id="6385"/>
      <w:bookmarkStart w:name="_Toc340991318" w:id="6386"/>
      <w:bookmarkStart w:name="_Toc340994021" w:id="6387"/>
      <w:bookmarkStart w:name="_Toc340991320" w:id="6388"/>
      <w:bookmarkStart w:name="_Toc340994023" w:id="6389"/>
      <w:bookmarkStart w:name="_Toc340991321" w:id="6390"/>
      <w:bookmarkStart w:name="_Toc340994024" w:id="6391"/>
      <w:bookmarkStart w:name="_Toc340991323" w:id="6392"/>
      <w:bookmarkStart w:name="_Toc340994026" w:id="6393"/>
      <w:bookmarkStart w:name="_Toc340991324" w:id="6394"/>
      <w:bookmarkStart w:name="_Toc340994027" w:id="6395"/>
      <w:bookmarkStart w:name="_Toc340991326" w:id="6396"/>
      <w:bookmarkStart w:name="_Toc340994029" w:id="6397"/>
      <w:bookmarkStart w:name="_Toc340991327" w:id="6398"/>
      <w:bookmarkStart w:name="_Toc340994030" w:id="6399"/>
      <w:bookmarkStart w:name="_Toc340991328" w:id="6400"/>
      <w:bookmarkStart w:name="_Toc340994031" w:id="6401"/>
      <w:bookmarkStart w:name="_Toc340991329" w:id="6402"/>
      <w:bookmarkStart w:name="_Toc340994032" w:id="6403"/>
      <w:bookmarkStart w:name="_Toc340991330" w:id="6404"/>
      <w:bookmarkStart w:name="_Toc340994033" w:id="6405"/>
      <w:bookmarkStart w:name="_Toc340991331" w:id="6406"/>
      <w:bookmarkStart w:name="_Toc340994034" w:id="6407"/>
      <w:bookmarkStart w:name="_Toc340991332" w:id="6408"/>
      <w:bookmarkStart w:name="_Toc340994035" w:id="6409"/>
      <w:bookmarkStart w:name="_Toc340991333" w:id="6410"/>
      <w:bookmarkStart w:name="_Toc340994036" w:id="6411"/>
      <w:bookmarkStart w:name="_Toc340991334" w:id="6412"/>
      <w:bookmarkStart w:name="_Toc340994037" w:id="6413"/>
      <w:bookmarkStart w:name="_Toc340991335" w:id="6414"/>
      <w:bookmarkStart w:name="_Toc340994038" w:id="6415"/>
      <w:bookmarkStart w:name="_Toc340991336" w:id="6416"/>
      <w:bookmarkStart w:name="_Toc340994039" w:id="6417"/>
      <w:bookmarkStart w:name="_Toc340991337" w:id="6418"/>
      <w:bookmarkStart w:name="_Toc340994040" w:id="6419"/>
      <w:bookmarkStart w:name="_Toc340991338" w:id="6420"/>
      <w:bookmarkStart w:name="_Toc340994041" w:id="6421"/>
      <w:bookmarkStart w:name="_Toc340991339" w:id="6422"/>
      <w:bookmarkStart w:name="_Toc340994042" w:id="6423"/>
      <w:bookmarkStart w:name="_Toc340991340" w:id="6424"/>
      <w:bookmarkStart w:name="_Toc340994043" w:id="6425"/>
      <w:bookmarkStart w:name="_Toc340991342" w:id="6426"/>
      <w:bookmarkStart w:name="_Toc340994045" w:id="6427"/>
      <w:bookmarkStart w:name="_Toc340991343" w:id="6428"/>
      <w:bookmarkStart w:name="_Toc340994046" w:id="6429"/>
      <w:bookmarkStart w:name="_Toc340991345" w:id="6430"/>
      <w:bookmarkStart w:name="_Toc340994048" w:id="6431"/>
      <w:bookmarkStart w:name="_Toc340991346" w:id="6432"/>
      <w:bookmarkStart w:name="_Toc340994049" w:id="6433"/>
      <w:bookmarkStart w:name="_Toc340991348" w:id="6434"/>
      <w:bookmarkStart w:name="_Toc340994051" w:id="6435"/>
      <w:bookmarkStart w:name="_Toc340991349" w:id="6436"/>
      <w:bookmarkStart w:name="_Toc340994052" w:id="6437"/>
      <w:bookmarkStart w:name="_Toc340991350" w:id="6438"/>
      <w:bookmarkStart w:name="_Toc340994053" w:id="6439"/>
      <w:bookmarkStart w:name="_Toc340991351" w:id="6440"/>
      <w:bookmarkStart w:name="_Toc340994054" w:id="6441"/>
      <w:bookmarkStart w:name="_Toc340991352" w:id="6442"/>
      <w:bookmarkStart w:name="_Toc340994055" w:id="6443"/>
      <w:bookmarkStart w:name="_Toc340991353" w:id="6444"/>
      <w:bookmarkStart w:name="_Toc340994056" w:id="6445"/>
      <w:bookmarkStart w:name="_Toc340991354" w:id="6446"/>
      <w:bookmarkStart w:name="_Toc340994057" w:id="6447"/>
      <w:bookmarkStart w:name="_Toc340991355" w:id="6448"/>
      <w:bookmarkStart w:name="_Toc340994058" w:id="6449"/>
      <w:bookmarkStart w:name="_Toc340991357" w:id="6450"/>
      <w:bookmarkStart w:name="_Toc340994060" w:id="6451"/>
      <w:bookmarkStart w:name="_Toc340991358" w:id="6452"/>
      <w:bookmarkStart w:name="_Toc340994061" w:id="6453"/>
      <w:bookmarkStart w:name="_Toc340991360" w:id="6454"/>
      <w:bookmarkStart w:name="_Toc340994063" w:id="6455"/>
      <w:bookmarkStart w:name="_Toc340991361" w:id="6456"/>
      <w:bookmarkStart w:name="_Toc340994064" w:id="6457"/>
      <w:bookmarkStart w:name="_Toc340991363" w:id="6458"/>
      <w:bookmarkStart w:name="_Toc340994066" w:id="6459"/>
      <w:bookmarkStart w:name="_Toc340991364" w:id="6460"/>
      <w:bookmarkStart w:name="_Toc340994067" w:id="6461"/>
      <w:bookmarkStart w:name="_Toc340991366" w:id="6462"/>
      <w:bookmarkStart w:name="_Toc340994069" w:id="6463"/>
      <w:bookmarkStart w:name="_Toc340991367" w:id="6464"/>
      <w:bookmarkStart w:name="_Toc340994070" w:id="646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r>
        <w:rPr>
          <w:rFonts w:hint="eastAsia"/>
        </w:rPr>
        <w:t>Outputs</w:t>
      </w:r>
    </w:p>
    <w:tbl>
      <w:tblPr>
        <w:tblW w:w="0" w:type="auto"/>
        <w:tblBorders>
          <w:top w:val="single" w:color="000000" w:sz="12" w:space="0"/>
          <w:bottom w:val="single" w:color="000000" w:sz="12" w:space="0"/>
          <w:insideH w:val="single" w:color="000000" w:sz="4" w:space="0"/>
        </w:tblBorders>
        <w:tblLayout w:type="fixed"/>
        <w:tblLook w:val="04A0" w:firstRow="1" w:lastRow="0" w:firstColumn="1" w:lastColumn="0" w:noHBand="0" w:noVBand="1"/>
      </w:tblPr>
      <w:tblGrid>
        <w:gridCol w:w="3085"/>
        <w:gridCol w:w="1417"/>
        <w:gridCol w:w="1418"/>
        <w:gridCol w:w="3366"/>
      </w:tblGrid>
      <w:tr w:rsidRPr="00785CC7" w:rsidR="00B54350" w:rsidTr="002E0232">
        <w:tc>
          <w:tcPr>
            <w:tcW w:w="3085" w:type="dxa"/>
            <w:tcBorders>
              <w:top w:val="single" w:color="000000" w:sz="12" w:space="0"/>
              <w:bottom w:val="single" w:color="000000" w:sz="4" w:space="0"/>
            </w:tcBorders>
            <w:shd w:val="clear" w:color="auto" w:fill="E0E0E0"/>
          </w:tcPr>
          <w:p w:rsidR="00B54350" w:rsidP="00FA0FBB" w:rsidRDefault="00B54350">
            <w:pPr>
              <w:pStyle w:val="af6"/>
            </w:pPr>
            <w:r>
              <w:t>Name</w:t>
            </w:r>
          </w:p>
        </w:tc>
        <w:tc>
          <w:tcPr>
            <w:tcW w:w="1417" w:type="dxa"/>
            <w:tcBorders>
              <w:top w:val="single" w:color="000000" w:sz="12" w:space="0"/>
              <w:bottom w:val="single" w:color="000000" w:sz="4" w:space="0"/>
            </w:tcBorders>
            <w:shd w:val="clear" w:color="auto" w:fill="E0E0E0"/>
          </w:tcPr>
          <w:p w:rsidR="00B54350" w:rsidP="00FA0FBB" w:rsidRDefault="00B54350">
            <w:pPr>
              <w:pStyle w:val="af6"/>
            </w:pPr>
            <w:r>
              <w:rPr>
                <w:rFonts w:hint="eastAsia"/>
              </w:rPr>
              <w:t>Safety Critical</w:t>
            </w:r>
          </w:p>
        </w:tc>
        <w:tc>
          <w:tcPr>
            <w:tcW w:w="1418" w:type="dxa"/>
            <w:tcBorders>
              <w:top w:val="single" w:color="000000" w:sz="12" w:space="0"/>
              <w:bottom w:val="single" w:color="000000" w:sz="4" w:space="0"/>
            </w:tcBorders>
            <w:shd w:val="clear" w:color="auto" w:fill="E0E0E0"/>
          </w:tcPr>
          <w:p w:rsidR="00B54350" w:rsidP="00FA0FBB" w:rsidRDefault="00B54350">
            <w:pPr>
              <w:pStyle w:val="af6"/>
            </w:pPr>
            <w:r>
              <w:t>Observable</w:t>
            </w:r>
          </w:p>
        </w:tc>
        <w:tc>
          <w:tcPr>
            <w:tcW w:w="3366" w:type="dxa"/>
            <w:tcBorders>
              <w:top w:val="single" w:color="000000" w:sz="12" w:space="0"/>
              <w:bottom w:val="single" w:color="000000" w:sz="4" w:space="0"/>
            </w:tcBorders>
            <w:shd w:val="clear" w:color="auto" w:fill="E0E0E0"/>
          </w:tcPr>
          <w:p w:rsidR="00B54350" w:rsidP="00FA0FBB" w:rsidRDefault="00B54350">
            <w:pPr>
              <w:pStyle w:val="af6"/>
            </w:pPr>
            <w:r>
              <w:t>Logical Type</w:t>
            </w:r>
          </w:p>
        </w:tc>
      </w:tr>
      <w:tr w:rsidR="00B1118D" w:rsidTr="002E0232">
        <w:tc>
          <w:tcPr>
            <w:tcW w:w="3085" w:type="dxa"/>
            <w:tcBorders>
              <w:top w:val="single" w:color="000000" w:sz="4" w:space="0"/>
            </w:tcBorders>
            <w:shd w:val="clear" w:color="auto" w:fill="auto"/>
          </w:tcPr>
          <w:p w:rsidR="00B1118D" w:rsidP="00591D6B" w:rsidRDefault="00532AED">
            <w:pPr>
              <w:pStyle w:val="AltB0"/>
            </w:pPr>
            <w:hyperlink w:history="1" w:anchor="LocalizationState">
              <w:r w:rsidR="00B1118D">
                <w:rPr>
                  <w:rStyle w:val="ac"/>
                </w:rPr>
                <w:t>LocalizationState</w:t>
              </w:r>
            </w:hyperlink>
          </w:p>
        </w:tc>
        <w:tc>
          <w:tcPr>
            <w:tcW w:w="1417" w:type="dxa"/>
            <w:tcBorders>
              <w:top w:val="single" w:color="000000" w:sz="4" w:space="0"/>
            </w:tcBorders>
          </w:tcPr>
          <w:p w:rsidR="00B1118D" w:rsidP="00591D6B" w:rsidRDefault="00B1118D">
            <w:pPr>
              <w:pStyle w:val="AltB0"/>
            </w:pPr>
            <w:r>
              <w:rPr>
                <w:rFonts w:hint="eastAsia"/>
              </w:rPr>
              <w:t>√</w:t>
            </w:r>
          </w:p>
        </w:tc>
        <w:tc>
          <w:tcPr>
            <w:tcW w:w="1418" w:type="dxa"/>
            <w:tcBorders>
              <w:top w:val="single" w:color="000000" w:sz="4" w:space="0"/>
            </w:tcBorders>
            <w:shd w:val="clear" w:color="auto" w:fill="auto"/>
          </w:tcPr>
          <w:p w:rsidR="00B1118D" w:rsidP="00591D6B" w:rsidRDefault="00B1118D">
            <w:pPr>
              <w:pStyle w:val="AltB0"/>
            </w:pPr>
            <w:r>
              <w:rPr>
                <w:rFonts w:hint="eastAsia"/>
              </w:rPr>
              <w:t>√</w:t>
            </w:r>
          </w:p>
        </w:tc>
        <w:tc>
          <w:tcPr>
            <w:tcW w:w="3366" w:type="dxa"/>
            <w:tcBorders>
              <w:top w:val="single" w:color="000000" w:sz="4" w:space="0"/>
            </w:tcBorders>
            <w:shd w:val="clear" w:color="auto" w:fill="auto"/>
          </w:tcPr>
          <w:p w:rsidR="00B1118D" w:rsidP="00591D6B" w:rsidRDefault="009256F8">
            <w:pPr>
              <w:pStyle w:val="AltB0"/>
            </w:pPr>
            <w:r>
              <w:fldChar w:fldCharType="begin"/>
            </w:r>
            <w:r>
              <w:instrText xml:space="preserve"> REF ENUM_LOCALIZATION_STATE \h </w:instrText>
            </w:r>
            <w:r>
              <w:fldChar w:fldCharType="separate"/>
            </w:r>
            <w:r w:rsidRPr="00190111" w:rsidR="00DE178B">
              <w:rPr>
                <w:rStyle w:val="DATATYPE"/>
              </w:rPr>
              <w:t>ENUM_</w:t>
            </w:r>
            <w:r w:rsidR="00DE178B">
              <w:rPr>
                <w:rStyle w:val="DATATYPE"/>
                <w:rFonts w:hint="eastAsia"/>
              </w:rPr>
              <w:t>LOCALIZATION_STATE</w:t>
            </w:r>
            <w:r>
              <w:fldChar w:fldCharType="end"/>
            </w:r>
          </w:p>
        </w:tc>
      </w:tr>
      <w:tr w:rsidR="002E0232" w:rsidTr="002E0232">
        <w:tc>
          <w:tcPr>
            <w:tcW w:w="3085" w:type="dxa"/>
            <w:shd w:val="clear" w:color="auto" w:fill="auto"/>
          </w:tcPr>
          <w:p w:rsidR="002E0232" w:rsidP="00591D6B" w:rsidRDefault="00532AED">
            <w:pPr>
              <w:pStyle w:val="AltB0"/>
            </w:pPr>
            <w:hyperlink w:history="1" w:anchor="LocalizedAuthorizationForSweepping">
              <w:r w:rsidR="002E0232">
                <w:rPr>
                  <w:rStyle w:val="ac"/>
                </w:rPr>
                <w:t>LocalizedAuthorizationForSweepping</w:t>
              </w:r>
            </w:hyperlink>
          </w:p>
        </w:tc>
        <w:tc>
          <w:tcPr>
            <w:tcW w:w="1417" w:type="dxa"/>
          </w:tcPr>
          <w:p w:rsidR="002E0232" w:rsidP="00591D6B" w:rsidRDefault="002E0232">
            <w:pPr>
              <w:pStyle w:val="AltB0"/>
            </w:pPr>
            <w:r>
              <w:rPr>
                <w:rFonts w:hint="eastAsia"/>
              </w:rPr>
              <w:t>√</w:t>
            </w:r>
          </w:p>
        </w:tc>
        <w:tc>
          <w:tcPr>
            <w:tcW w:w="1418" w:type="dxa"/>
            <w:shd w:val="clear" w:color="auto" w:fill="auto"/>
          </w:tcPr>
          <w:p w:rsidR="002E0232" w:rsidP="00591D6B" w:rsidRDefault="002E0232">
            <w:pPr>
              <w:pStyle w:val="AltB0"/>
            </w:pPr>
            <w:r>
              <w:rPr>
                <w:rFonts w:hint="eastAsia"/>
              </w:rPr>
              <w:t>√</w:t>
            </w:r>
          </w:p>
        </w:tc>
        <w:tc>
          <w:tcPr>
            <w:tcW w:w="3366" w:type="dxa"/>
            <w:shd w:val="clear" w:color="auto" w:fill="auto"/>
          </w:tcPr>
          <w:p w:rsidR="002E0232"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1118D" w:rsidTr="002E0232">
        <w:tc>
          <w:tcPr>
            <w:tcW w:w="3085" w:type="dxa"/>
            <w:tcBorders>
              <w:top w:val="single" w:color="000000" w:sz="4" w:space="0"/>
            </w:tcBorders>
            <w:shd w:val="clear" w:color="auto" w:fill="auto"/>
          </w:tcPr>
          <w:p w:rsidR="00B1118D" w:rsidP="00591D6B" w:rsidRDefault="00532AED">
            <w:pPr>
              <w:pStyle w:val="AltB0"/>
            </w:pPr>
            <w:hyperlink w:history="1" w:anchor="LocationNotUncertaintyExceed">
              <w:r w:rsidR="00B1118D">
                <w:rPr>
                  <w:rStyle w:val="ac"/>
                </w:rPr>
                <w:t>LocationNotUncertaintyExceed</w:t>
              </w:r>
            </w:hyperlink>
          </w:p>
        </w:tc>
        <w:tc>
          <w:tcPr>
            <w:tcW w:w="1417" w:type="dxa"/>
            <w:tcBorders>
              <w:top w:val="single" w:color="000000" w:sz="4" w:space="0"/>
            </w:tcBorders>
          </w:tcPr>
          <w:p w:rsidR="00B1118D" w:rsidP="00591D6B" w:rsidRDefault="00B1118D">
            <w:pPr>
              <w:pStyle w:val="AltB0"/>
            </w:pPr>
            <w:r>
              <w:rPr>
                <w:rFonts w:hint="eastAsia"/>
              </w:rPr>
              <w:t>√</w:t>
            </w:r>
          </w:p>
        </w:tc>
        <w:tc>
          <w:tcPr>
            <w:tcW w:w="1418" w:type="dxa"/>
            <w:tcBorders>
              <w:top w:val="single" w:color="000000" w:sz="4" w:space="0"/>
            </w:tcBorders>
            <w:shd w:val="clear" w:color="auto" w:fill="auto"/>
          </w:tcPr>
          <w:p w:rsidR="00B1118D" w:rsidP="00591D6B" w:rsidRDefault="00B1118D">
            <w:pPr>
              <w:pStyle w:val="AltB0"/>
            </w:pPr>
            <w:r>
              <w:rPr>
                <w:rFonts w:hint="eastAsia"/>
              </w:rPr>
              <w:t>√</w:t>
            </w:r>
          </w:p>
        </w:tc>
        <w:tc>
          <w:tcPr>
            <w:tcW w:w="3366" w:type="dxa"/>
            <w:tcBorders>
              <w:top w:val="single" w:color="000000" w:sz="4" w:space="0"/>
            </w:tcBorders>
            <w:shd w:val="clear" w:color="auto" w:fill="auto"/>
          </w:tcPr>
          <w:p w:rsidR="00B1118D"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2E0232" w:rsidTr="002E0232">
        <w:tc>
          <w:tcPr>
            <w:tcW w:w="3085" w:type="dxa"/>
            <w:tcBorders>
              <w:top w:val="single" w:color="000000" w:sz="4" w:space="0"/>
            </w:tcBorders>
            <w:shd w:val="clear" w:color="auto" w:fill="auto"/>
          </w:tcPr>
          <w:p w:rsidR="002E0232" w:rsidP="00591D6B" w:rsidRDefault="00532AED">
            <w:pPr>
              <w:pStyle w:val="AltB0"/>
            </w:pPr>
            <w:hyperlink w:history="1" w:anchor="MemLocationNotConfirmed">
              <w:r w:rsidR="002E0232">
                <w:rPr>
                  <w:rStyle w:val="ac"/>
                </w:rPr>
                <w:t>MemLocationNotConfirmed</w:t>
              </w:r>
            </w:hyperlink>
          </w:p>
        </w:tc>
        <w:tc>
          <w:tcPr>
            <w:tcW w:w="1417" w:type="dxa"/>
            <w:tcBorders>
              <w:top w:val="single" w:color="000000" w:sz="4" w:space="0"/>
            </w:tcBorders>
          </w:tcPr>
          <w:p w:rsidR="002E0232" w:rsidP="00591D6B" w:rsidRDefault="002E0232">
            <w:pPr>
              <w:pStyle w:val="AltB0"/>
            </w:pPr>
            <w:r>
              <w:rPr>
                <w:rFonts w:hint="eastAsia"/>
              </w:rPr>
              <w:t>√</w:t>
            </w:r>
          </w:p>
        </w:tc>
        <w:tc>
          <w:tcPr>
            <w:tcW w:w="1418" w:type="dxa"/>
            <w:tcBorders>
              <w:top w:val="single" w:color="000000" w:sz="4" w:space="0"/>
            </w:tcBorders>
            <w:shd w:val="clear" w:color="auto" w:fill="auto"/>
          </w:tcPr>
          <w:p w:rsidR="002E0232" w:rsidP="00591D6B" w:rsidRDefault="002E0232">
            <w:pPr>
              <w:pStyle w:val="AltB0"/>
            </w:pPr>
            <w:r>
              <w:rPr>
                <w:rFonts w:hint="eastAsia"/>
              </w:rPr>
              <w:t>√</w:t>
            </w:r>
          </w:p>
        </w:tc>
        <w:tc>
          <w:tcPr>
            <w:tcW w:w="3366" w:type="dxa"/>
            <w:tcBorders>
              <w:top w:val="single" w:color="000000" w:sz="4" w:space="0"/>
            </w:tcBorders>
            <w:shd w:val="clear" w:color="auto" w:fill="auto"/>
          </w:tcPr>
          <w:p w:rsidR="002E0232"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2E0232" w:rsidTr="002E0232">
        <w:tc>
          <w:tcPr>
            <w:tcW w:w="3085" w:type="dxa"/>
            <w:shd w:val="clear" w:color="auto" w:fill="auto"/>
          </w:tcPr>
          <w:p w:rsidR="002E0232" w:rsidP="00591D6B" w:rsidRDefault="00532AED">
            <w:pPr>
              <w:pStyle w:val="AltB0"/>
            </w:pPr>
            <w:hyperlink w:history="1" w:anchor="TrainConfirmedLocalized">
              <w:r w:rsidR="002E0232">
                <w:rPr>
                  <w:rStyle w:val="ac"/>
                </w:rPr>
                <w:t>TrainConfirmedLocalized</w:t>
              </w:r>
            </w:hyperlink>
          </w:p>
        </w:tc>
        <w:tc>
          <w:tcPr>
            <w:tcW w:w="1417" w:type="dxa"/>
          </w:tcPr>
          <w:p w:rsidR="002E0232" w:rsidP="00591D6B" w:rsidRDefault="002E0232">
            <w:pPr>
              <w:pStyle w:val="AltB0"/>
            </w:pPr>
            <w:r>
              <w:rPr>
                <w:rFonts w:hint="eastAsia"/>
              </w:rPr>
              <w:t>√</w:t>
            </w:r>
          </w:p>
        </w:tc>
        <w:tc>
          <w:tcPr>
            <w:tcW w:w="1418" w:type="dxa"/>
            <w:shd w:val="clear" w:color="auto" w:fill="auto"/>
          </w:tcPr>
          <w:p w:rsidR="002E0232" w:rsidP="00591D6B" w:rsidRDefault="002E0232">
            <w:pPr>
              <w:pStyle w:val="AltB0"/>
            </w:pPr>
            <w:r>
              <w:rPr>
                <w:rFonts w:hint="eastAsia"/>
              </w:rPr>
              <w:t>√</w:t>
            </w:r>
          </w:p>
        </w:tc>
        <w:tc>
          <w:tcPr>
            <w:tcW w:w="3366" w:type="dxa"/>
            <w:shd w:val="clear" w:color="auto" w:fill="auto"/>
          </w:tcPr>
          <w:p w:rsidR="002E0232"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1118D" w:rsidTr="002E0232">
        <w:tc>
          <w:tcPr>
            <w:tcW w:w="3085" w:type="dxa"/>
            <w:tcBorders>
              <w:top w:val="single" w:color="000000" w:sz="4" w:space="0"/>
            </w:tcBorders>
            <w:shd w:val="clear" w:color="auto" w:fill="auto"/>
          </w:tcPr>
          <w:p w:rsidR="00B1118D" w:rsidP="00591D6B" w:rsidRDefault="00532AED">
            <w:pPr>
              <w:pStyle w:val="AltB0"/>
            </w:pPr>
            <w:hyperlink w:history="1" w:anchor="TrainFrontEnd">
              <w:r w:rsidR="00B1118D">
                <w:rPr>
                  <w:rStyle w:val="ac"/>
                </w:rPr>
                <w:t>TrainFrontEnd</w:t>
              </w:r>
            </w:hyperlink>
          </w:p>
        </w:tc>
        <w:tc>
          <w:tcPr>
            <w:tcW w:w="1417" w:type="dxa"/>
            <w:tcBorders>
              <w:top w:val="single" w:color="000000" w:sz="4" w:space="0"/>
            </w:tcBorders>
          </w:tcPr>
          <w:p w:rsidR="00B1118D" w:rsidP="00591D6B" w:rsidRDefault="00B1118D">
            <w:pPr>
              <w:pStyle w:val="AltB0"/>
            </w:pPr>
            <w:r>
              <w:rPr>
                <w:rFonts w:hint="eastAsia"/>
              </w:rPr>
              <w:t>√</w:t>
            </w:r>
          </w:p>
        </w:tc>
        <w:tc>
          <w:tcPr>
            <w:tcW w:w="1418" w:type="dxa"/>
            <w:tcBorders>
              <w:top w:val="single" w:color="000000" w:sz="4" w:space="0"/>
            </w:tcBorders>
            <w:shd w:val="clear" w:color="auto" w:fill="auto"/>
          </w:tcPr>
          <w:p w:rsidR="00B1118D" w:rsidP="00591D6B" w:rsidRDefault="00B1118D">
            <w:pPr>
              <w:pStyle w:val="AltB0"/>
            </w:pPr>
            <w:r>
              <w:rPr>
                <w:rFonts w:hint="eastAsia"/>
              </w:rPr>
              <w:t>√</w:t>
            </w:r>
          </w:p>
        </w:tc>
        <w:tc>
          <w:tcPr>
            <w:tcW w:w="3366" w:type="dxa"/>
            <w:tcBorders>
              <w:top w:val="single" w:color="000000" w:sz="4" w:space="0"/>
            </w:tcBorders>
            <w:shd w:val="clear" w:color="auto" w:fill="auto"/>
          </w:tcPr>
          <w:p w:rsidR="00B1118D" w:rsidP="00591D6B" w:rsidRDefault="009256F8">
            <w:pPr>
              <w:pStyle w:val="AltB0"/>
            </w:pPr>
            <w:r>
              <w:fldChar w:fldCharType="begin"/>
            </w:r>
            <w:r>
              <w:instrText xml:space="preserve"> REF ENUM_CAB_ID \h </w:instrText>
            </w:r>
            <w:r>
              <w:fldChar w:fldCharType="separate"/>
            </w:r>
            <w:r w:rsidRPr="00190111" w:rsidR="00DE178B">
              <w:rPr>
                <w:rStyle w:val="DATATYPE"/>
                <w:rFonts w:hint="eastAsia"/>
              </w:rPr>
              <w:t>ENUM_CAB_ID</w:t>
            </w:r>
            <w:r>
              <w:fldChar w:fldCharType="end"/>
            </w:r>
          </w:p>
        </w:tc>
      </w:tr>
      <w:tr w:rsidR="00B1118D" w:rsidTr="002E0232">
        <w:tc>
          <w:tcPr>
            <w:tcW w:w="3085" w:type="dxa"/>
            <w:tcBorders>
              <w:top w:val="single" w:color="000000" w:sz="4" w:space="0"/>
            </w:tcBorders>
            <w:shd w:val="clear" w:color="auto" w:fill="auto"/>
          </w:tcPr>
          <w:p w:rsidR="00B1118D" w:rsidP="00591D6B" w:rsidRDefault="00532AED">
            <w:pPr>
              <w:pStyle w:val="AltB0"/>
            </w:pPr>
            <w:hyperlink w:history="1" w:anchor="TrainFrontLocation">
              <w:r w:rsidR="00B1118D">
                <w:rPr>
                  <w:rStyle w:val="ac"/>
                </w:rPr>
                <w:t>TrainFrontLocation</w:t>
              </w:r>
            </w:hyperlink>
          </w:p>
        </w:tc>
        <w:tc>
          <w:tcPr>
            <w:tcW w:w="1417" w:type="dxa"/>
            <w:tcBorders>
              <w:top w:val="single" w:color="000000" w:sz="4" w:space="0"/>
            </w:tcBorders>
          </w:tcPr>
          <w:p w:rsidR="00B1118D" w:rsidP="00591D6B" w:rsidRDefault="00B1118D">
            <w:pPr>
              <w:pStyle w:val="AltB0"/>
            </w:pPr>
            <w:r>
              <w:rPr>
                <w:rFonts w:hint="eastAsia"/>
              </w:rPr>
              <w:t>√</w:t>
            </w:r>
          </w:p>
        </w:tc>
        <w:tc>
          <w:tcPr>
            <w:tcW w:w="1418" w:type="dxa"/>
            <w:tcBorders>
              <w:top w:val="single" w:color="000000" w:sz="4" w:space="0"/>
            </w:tcBorders>
            <w:shd w:val="clear" w:color="auto" w:fill="auto"/>
          </w:tcPr>
          <w:p w:rsidR="00B1118D" w:rsidP="00591D6B" w:rsidRDefault="00B1118D">
            <w:pPr>
              <w:pStyle w:val="AltB0"/>
            </w:pPr>
            <w:r>
              <w:rPr>
                <w:rFonts w:hint="eastAsia"/>
              </w:rPr>
              <w:t>√</w:t>
            </w:r>
          </w:p>
        </w:tc>
        <w:tc>
          <w:tcPr>
            <w:tcW w:w="3366" w:type="dxa"/>
            <w:tcBorders>
              <w:top w:val="single" w:color="000000" w:sz="4" w:space="0"/>
            </w:tcBorders>
            <w:shd w:val="clear" w:color="auto" w:fill="auto"/>
          </w:tcPr>
          <w:p w:rsidR="00B1118D" w:rsidP="00591D6B" w:rsidRDefault="009256F8">
            <w:pPr>
              <w:pStyle w:val="AltB0"/>
            </w:pPr>
            <w:r>
              <w:fldChar w:fldCharType="begin"/>
            </w:r>
            <w:r>
              <w:instrText xml:space="preserve"> REF ST_LOCATION_UNIT \h </w:instrText>
            </w:r>
            <w:r>
              <w:fldChar w:fldCharType="separate"/>
            </w:r>
            <w:r w:rsidRPr="00936AAD" w:rsidR="00DE178B">
              <w:rPr>
                <w:rStyle w:val="DATATYPE"/>
              </w:rPr>
              <w:t>ST_</w:t>
            </w:r>
            <w:r w:rsidRPr="00936AAD" w:rsidR="00DE178B">
              <w:rPr>
                <w:rStyle w:val="DATATYPE"/>
                <w:rFonts w:hint="eastAsia"/>
              </w:rPr>
              <w:t>LOCATION_UNIT</w:t>
            </w:r>
            <w:r>
              <w:fldChar w:fldCharType="end"/>
            </w:r>
          </w:p>
        </w:tc>
      </w:tr>
      <w:tr w:rsidR="00B1118D" w:rsidTr="002E0232">
        <w:tc>
          <w:tcPr>
            <w:tcW w:w="3085" w:type="dxa"/>
            <w:tcBorders>
              <w:top w:val="single" w:color="000000" w:sz="4" w:space="0"/>
            </w:tcBorders>
            <w:shd w:val="clear" w:color="auto" w:fill="auto"/>
          </w:tcPr>
          <w:p w:rsidR="00B1118D" w:rsidP="00591D6B" w:rsidRDefault="00532AED">
            <w:pPr>
              <w:pStyle w:val="AltB0"/>
            </w:pPr>
            <w:hyperlink w:history="1" w:anchor="TrainFrontOrientation">
              <w:r w:rsidR="00B1118D">
                <w:rPr>
                  <w:rStyle w:val="ac"/>
                </w:rPr>
                <w:t>TrainFrontOrientation</w:t>
              </w:r>
            </w:hyperlink>
          </w:p>
        </w:tc>
        <w:tc>
          <w:tcPr>
            <w:tcW w:w="1417" w:type="dxa"/>
            <w:tcBorders>
              <w:top w:val="single" w:color="000000" w:sz="4" w:space="0"/>
            </w:tcBorders>
          </w:tcPr>
          <w:p w:rsidR="00B1118D" w:rsidP="00591D6B" w:rsidRDefault="00B1118D">
            <w:pPr>
              <w:pStyle w:val="AltB0"/>
            </w:pPr>
            <w:r>
              <w:rPr>
                <w:rFonts w:hint="eastAsia"/>
              </w:rPr>
              <w:t>√</w:t>
            </w:r>
          </w:p>
        </w:tc>
        <w:tc>
          <w:tcPr>
            <w:tcW w:w="1418" w:type="dxa"/>
            <w:tcBorders>
              <w:top w:val="single" w:color="000000" w:sz="4" w:space="0"/>
            </w:tcBorders>
            <w:shd w:val="clear" w:color="auto" w:fill="auto"/>
          </w:tcPr>
          <w:p w:rsidR="00B1118D" w:rsidP="00591D6B" w:rsidRDefault="00B1118D">
            <w:pPr>
              <w:pStyle w:val="AltB0"/>
            </w:pPr>
            <w:r>
              <w:rPr>
                <w:rFonts w:hint="eastAsia"/>
              </w:rPr>
              <w:t>√</w:t>
            </w:r>
          </w:p>
        </w:tc>
        <w:tc>
          <w:tcPr>
            <w:tcW w:w="3366" w:type="dxa"/>
            <w:tcBorders>
              <w:top w:val="single" w:color="000000" w:sz="4" w:space="0"/>
            </w:tcBorders>
            <w:shd w:val="clear" w:color="auto" w:fill="auto"/>
          </w:tcPr>
          <w:p w:rsidR="00B1118D" w:rsidP="00591D6B" w:rsidRDefault="009256F8">
            <w:pPr>
              <w:pStyle w:val="AltB0"/>
            </w:pPr>
            <w:r>
              <w:fldChar w:fldCharType="begin"/>
            </w:r>
            <w:r>
              <w:instrText xml:space="preserve"> REF ENUM_DOT \h </w:instrText>
            </w:r>
            <w:r>
              <w:fldChar w:fldCharType="separate"/>
            </w:r>
            <w:r w:rsidRPr="00190111" w:rsidR="00DE178B">
              <w:rPr>
                <w:rStyle w:val="DATATYPE"/>
              </w:rPr>
              <w:t>ENUM_DOT</w:t>
            </w:r>
            <w:r>
              <w:fldChar w:fldCharType="end"/>
            </w:r>
          </w:p>
        </w:tc>
      </w:tr>
      <w:tr w:rsidR="00B1118D" w:rsidTr="002E0232">
        <w:tc>
          <w:tcPr>
            <w:tcW w:w="3085" w:type="dxa"/>
            <w:tcBorders>
              <w:top w:val="single" w:color="000000" w:sz="4" w:space="0"/>
            </w:tcBorders>
            <w:shd w:val="clear" w:color="auto" w:fill="auto"/>
          </w:tcPr>
          <w:p w:rsidR="00B1118D" w:rsidP="00591D6B" w:rsidRDefault="00532AED">
            <w:pPr>
              <w:pStyle w:val="AltB0"/>
            </w:pPr>
            <w:hyperlink w:history="1" w:anchor="TrainIncludedInSleepingZone">
              <w:r w:rsidR="00B1118D">
                <w:rPr>
                  <w:rStyle w:val="ac"/>
                </w:rPr>
                <w:t>TrainIncludedInSleepingZone</w:t>
              </w:r>
            </w:hyperlink>
          </w:p>
        </w:tc>
        <w:tc>
          <w:tcPr>
            <w:tcW w:w="1417" w:type="dxa"/>
            <w:tcBorders>
              <w:top w:val="single" w:color="000000" w:sz="4" w:space="0"/>
            </w:tcBorders>
          </w:tcPr>
          <w:p w:rsidR="00B1118D" w:rsidP="00591D6B" w:rsidRDefault="00B1118D">
            <w:pPr>
              <w:pStyle w:val="AltB0"/>
            </w:pPr>
            <w:r>
              <w:rPr>
                <w:rFonts w:hint="eastAsia"/>
              </w:rPr>
              <w:t>√</w:t>
            </w:r>
          </w:p>
        </w:tc>
        <w:tc>
          <w:tcPr>
            <w:tcW w:w="1418" w:type="dxa"/>
            <w:tcBorders>
              <w:top w:val="single" w:color="000000" w:sz="4" w:space="0"/>
            </w:tcBorders>
            <w:shd w:val="clear" w:color="auto" w:fill="auto"/>
          </w:tcPr>
          <w:p w:rsidR="00B1118D" w:rsidP="00591D6B" w:rsidRDefault="00B1118D">
            <w:pPr>
              <w:pStyle w:val="AltB0"/>
            </w:pPr>
            <w:r>
              <w:rPr>
                <w:rFonts w:hint="eastAsia"/>
              </w:rPr>
              <w:t>√</w:t>
            </w:r>
          </w:p>
        </w:tc>
        <w:tc>
          <w:tcPr>
            <w:tcW w:w="3366" w:type="dxa"/>
            <w:tcBorders>
              <w:top w:val="single" w:color="000000" w:sz="4" w:space="0"/>
            </w:tcBorders>
            <w:shd w:val="clear" w:color="auto" w:fill="auto"/>
          </w:tcPr>
          <w:p w:rsidR="00B1118D"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1118D" w:rsidTr="002E0232">
        <w:tc>
          <w:tcPr>
            <w:tcW w:w="3085" w:type="dxa"/>
            <w:tcBorders>
              <w:top w:val="single" w:color="000000" w:sz="4" w:space="0"/>
            </w:tcBorders>
            <w:shd w:val="clear" w:color="auto" w:fill="auto"/>
          </w:tcPr>
          <w:p w:rsidR="00B1118D" w:rsidP="00591D6B" w:rsidRDefault="00532AED">
            <w:pPr>
              <w:pStyle w:val="AltB0"/>
            </w:pPr>
            <w:hyperlink w:history="1" w:anchor="TrainLocatedOnKnownPath">
              <w:r w:rsidR="00B1118D">
                <w:rPr>
                  <w:rStyle w:val="ac"/>
                </w:rPr>
                <w:t>TrainLocatedOnKnownPath</w:t>
              </w:r>
            </w:hyperlink>
          </w:p>
        </w:tc>
        <w:tc>
          <w:tcPr>
            <w:tcW w:w="1417" w:type="dxa"/>
            <w:tcBorders>
              <w:top w:val="single" w:color="000000" w:sz="4" w:space="0"/>
            </w:tcBorders>
          </w:tcPr>
          <w:p w:rsidR="00B1118D" w:rsidP="00591D6B" w:rsidRDefault="00B1118D">
            <w:pPr>
              <w:pStyle w:val="AltB0"/>
            </w:pPr>
            <w:r>
              <w:rPr>
                <w:rFonts w:hint="eastAsia"/>
              </w:rPr>
              <w:t>√</w:t>
            </w:r>
          </w:p>
        </w:tc>
        <w:tc>
          <w:tcPr>
            <w:tcW w:w="1418" w:type="dxa"/>
            <w:tcBorders>
              <w:top w:val="single" w:color="000000" w:sz="4" w:space="0"/>
            </w:tcBorders>
            <w:shd w:val="clear" w:color="auto" w:fill="auto"/>
          </w:tcPr>
          <w:p w:rsidR="00B1118D" w:rsidP="00591D6B" w:rsidRDefault="00B1118D">
            <w:pPr>
              <w:pStyle w:val="AltB0"/>
            </w:pPr>
            <w:r>
              <w:rPr>
                <w:rFonts w:hint="eastAsia"/>
              </w:rPr>
              <w:t>√</w:t>
            </w:r>
          </w:p>
        </w:tc>
        <w:tc>
          <w:tcPr>
            <w:tcW w:w="3366" w:type="dxa"/>
            <w:tcBorders>
              <w:top w:val="single" w:color="000000" w:sz="4" w:space="0"/>
            </w:tcBorders>
            <w:shd w:val="clear" w:color="auto" w:fill="auto"/>
          </w:tcPr>
          <w:p w:rsidR="00B1118D"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1118D" w:rsidTr="002E0232">
        <w:tc>
          <w:tcPr>
            <w:tcW w:w="3085" w:type="dxa"/>
            <w:tcBorders>
              <w:top w:val="single" w:color="000000" w:sz="4" w:space="0"/>
            </w:tcBorders>
            <w:shd w:val="clear" w:color="auto" w:fill="auto"/>
          </w:tcPr>
          <w:p w:rsidR="00B1118D" w:rsidP="00591D6B" w:rsidRDefault="00532AED">
            <w:pPr>
              <w:pStyle w:val="AltB0"/>
            </w:pPr>
            <w:hyperlink w:history="1" w:anchor="TrainRearLocation">
              <w:r w:rsidR="00B1118D">
                <w:rPr>
                  <w:rStyle w:val="ac"/>
                </w:rPr>
                <w:t>TrainRearLocation</w:t>
              </w:r>
            </w:hyperlink>
          </w:p>
        </w:tc>
        <w:tc>
          <w:tcPr>
            <w:tcW w:w="1417" w:type="dxa"/>
            <w:tcBorders>
              <w:top w:val="single" w:color="000000" w:sz="4" w:space="0"/>
            </w:tcBorders>
          </w:tcPr>
          <w:p w:rsidR="00B1118D" w:rsidP="00591D6B" w:rsidRDefault="00B1118D">
            <w:pPr>
              <w:pStyle w:val="AltB0"/>
            </w:pPr>
            <w:r>
              <w:rPr>
                <w:rFonts w:hint="eastAsia"/>
              </w:rPr>
              <w:t>√</w:t>
            </w:r>
          </w:p>
        </w:tc>
        <w:tc>
          <w:tcPr>
            <w:tcW w:w="1418" w:type="dxa"/>
            <w:tcBorders>
              <w:top w:val="single" w:color="000000" w:sz="4" w:space="0"/>
            </w:tcBorders>
            <w:shd w:val="clear" w:color="auto" w:fill="auto"/>
          </w:tcPr>
          <w:p w:rsidR="00B1118D" w:rsidP="00591D6B" w:rsidRDefault="00B1118D">
            <w:pPr>
              <w:pStyle w:val="AltB0"/>
            </w:pPr>
            <w:r>
              <w:rPr>
                <w:rFonts w:hint="eastAsia"/>
              </w:rPr>
              <w:t>√</w:t>
            </w:r>
          </w:p>
        </w:tc>
        <w:tc>
          <w:tcPr>
            <w:tcW w:w="3366" w:type="dxa"/>
            <w:tcBorders>
              <w:top w:val="single" w:color="000000" w:sz="4" w:space="0"/>
            </w:tcBorders>
            <w:shd w:val="clear" w:color="auto" w:fill="auto"/>
          </w:tcPr>
          <w:p w:rsidR="00B1118D" w:rsidP="00591D6B" w:rsidRDefault="009256F8">
            <w:pPr>
              <w:pStyle w:val="AltB0"/>
            </w:pPr>
            <w:r>
              <w:fldChar w:fldCharType="begin"/>
            </w:r>
            <w:r>
              <w:instrText xml:space="preserve"> REF ST_LOCATION_UNIT \h </w:instrText>
            </w:r>
            <w:r>
              <w:fldChar w:fldCharType="separate"/>
            </w:r>
            <w:r w:rsidRPr="00936AAD" w:rsidR="00DE178B">
              <w:rPr>
                <w:rStyle w:val="DATATYPE"/>
              </w:rPr>
              <w:t>ST_</w:t>
            </w:r>
            <w:r w:rsidRPr="00936AAD" w:rsidR="00DE178B">
              <w:rPr>
                <w:rStyle w:val="DATATYPE"/>
                <w:rFonts w:hint="eastAsia"/>
              </w:rPr>
              <w:t>LOCATION_UNIT</w:t>
            </w:r>
            <w:r>
              <w:fldChar w:fldCharType="end"/>
            </w:r>
          </w:p>
        </w:tc>
      </w:tr>
    </w:tbl>
    <w:p w:rsidR="00655E9F" w:rsidP="00C93484" w:rsidRDefault="00655E9F">
      <w:pPr>
        <w:pStyle w:val="Reqtify"/>
      </w:pPr>
    </w:p>
    <w:p w:rsidR="00003A18" w:rsidP="00F23398" w:rsidRDefault="00003A18">
      <w:pPr>
        <w:pStyle w:val="2"/>
        <w:ind w:left="756" w:hanging="756"/>
      </w:pPr>
      <w:bookmarkStart w:name="_Toc340991369" w:id="6466"/>
      <w:bookmarkStart w:name="_Toc340994072" w:id="6467"/>
      <w:bookmarkStart w:name="_Toc341005212" w:id="6468"/>
      <w:bookmarkStart w:name="_Toc341013302" w:id="6469"/>
      <w:bookmarkStart w:name="_Toc341020232" w:id="6470"/>
      <w:bookmarkStart w:name="_Toc340991370" w:id="6471"/>
      <w:bookmarkStart w:name="_Toc340994073" w:id="6472"/>
      <w:bookmarkStart w:name="_Toc341005213" w:id="6473"/>
      <w:bookmarkStart w:name="_Toc341013303" w:id="6474"/>
      <w:bookmarkStart w:name="_Toc341020233" w:id="6475"/>
      <w:bookmarkStart w:name="_Toc340991371" w:id="6476"/>
      <w:bookmarkStart w:name="_Toc340994074" w:id="6477"/>
      <w:bookmarkStart w:name="_Toc341005214" w:id="6478"/>
      <w:bookmarkStart w:name="_Toc341013304" w:id="6479"/>
      <w:bookmarkStart w:name="_Toc341020234" w:id="6480"/>
      <w:bookmarkStart w:name="_Toc340991372" w:id="6481"/>
      <w:bookmarkStart w:name="_Toc340994075" w:id="6482"/>
      <w:bookmarkStart w:name="_Toc341005215" w:id="6483"/>
      <w:bookmarkStart w:name="_Toc341013305" w:id="6484"/>
      <w:bookmarkStart w:name="_Toc341020235" w:id="6485"/>
      <w:bookmarkStart w:name="_Toc340991373" w:id="6486"/>
      <w:bookmarkStart w:name="_Toc340994076" w:id="6487"/>
      <w:bookmarkStart w:name="_Toc341005216" w:id="6488"/>
      <w:bookmarkStart w:name="_Toc341013306" w:id="6489"/>
      <w:bookmarkStart w:name="_Toc341020236" w:id="6490"/>
      <w:bookmarkStart w:name="_Toc340991374" w:id="6491"/>
      <w:bookmarkStart w:name="_Toc340994077" w:id="6492"/>
      <w:bookmarkStart w:name="_Toc341005217" w:id="6493"/>
      <w:bookmarkStart w:name="_Toc341013307" w:id="6494"/>
      <w:bookmarkStart w:name="_Toc341020237" w:id="6495"/>
      <w:bookmarkStart w:name="_Toc340991375" w:id="6496"/>
      <w:bookmarkStart w:name="_Toc340994078" w:id="6497"/>
      <w:bookmarkStart w:name="_Toc341005218" w:id="6498"/>
      <w:bookmarkStart w:name="_Toc341013308" w:id="6499"/>
      <w:bookmarkStart w:name="_Toc341020238" w:id="6500"/>
      <w:bookmarkStart w:name="_Toc340991376" w:id="6501"/>
      <w:bookmarkStart w:name="_Toc340994079" w:id="6502"/>
      <w:bookmarkStart w:name="_Toc341005219" w:id="6503"/>
      <w:bookmarkStart w:name="_Toc341013309" w:id="6504"/>
      <w:bookmarkStart w:name="_Toc341020239" w:id="6505"/>
      <w:bookmarkStart w:name="_Toc340991377" w:id="6506"/>
      <w:bookmarkStart w:name="_Toc340994080" w:id="6507"/>
      <w:bookmarkStart w:name="_Toc341005220" w:id="6508"/>
      <w:bookmarkStart w:name="_Toc341013310" w:id="6509"/>
      <w:bookmarkStart w:name="_Toc341020240" w:id="6510"/>
      <w:bookmarkStart w:name="_Toc340991378" w:id="6511"/>
      <w:bookmarkStart w:name="_Toc340994081" w:id="6512"/>
      <w:bookmarkStart w:name="_Toc341005221" w:id="6513"/>
      <w:bookmarkStart w:name="_Toc341013311" w:id="6514"/>
      <w:bookmarkStart w:name="_Toc341020241" w:id="6515"/>
      <w:bookmarkStart w:name="_Toc340991379" w:id="6516"/>
      <w:bookmarkStart w:name="_Toc340994082" w:id="6517"/>
      <w:bookmarkStart w:name="_Toc341005222" w:id="6518"/>
      <w:bookmarkStart w:name="_Toc341013312" w:id="6519"/>
      <w:bookmarkStart w:name="_Toc341020242" w:id="6520"/>
      <w:bookmarkStart w:name="_Toc340991380" w:id="6521"/>
      <w:bookmarkStart w:name="_Toc340994083" w:id="6522"/>
      <w:bookmarkStart w:name="_Toc341005223" w:id="6523"/>
      <w:bookmarkStart w:name="_Toc341013313" w:id="6524"/>
      <w:bookmarkStart w:name="_Toc341020243" w:id="6525"/>
      <w:bookmarkStart w:name="_Toc340991381" w:id="6526"/>
      <w:bookmarkStart w:name="_Toc340994084" w:id="6527"/>
      <w:bookmarkStart w:name="_Toc341005224" w:id="6528"/>
      <w:bookmarkStart w:name="_Toc341013314" w:id="6529"/>
      <w:bookmarkStart w:name="_Toc341020244" w:id="6530"/>
      <w:bookmarkStart w:name="_Toc340991382" w:id="6531"/>
      <w:bookmarkStart w:name="_Toc340994085" w:id="6532"/>
      <w:bookmarkStart w:name="_Toc341005225" w:id="6533"/>
      <w:bookmarkStart w:name="_Toc341013315" w:id="6534"/>
      <w:bookmarkStart w:name="_Toc341020245" w:id="6535"/>
      <w:bookmarkStart w:name="_Toc340991383" w:id="6536"/>
      <w:bookmarkStart w:name="_Toc340994086" w:id="6537"/>
      <w:bookmarkStart w:name="_Toc341005226" w:id="6538"/>
      <w:bookmarkStart w:name="_Toc341013316" w:id="6539"/>
      <w:bookmarkStart w:name="_Toc341020246" w:id="6540"/>
      <w:bookmarkStart w:name="_Toc340991384" w:id="6541"/>
      <w:bookmarkStart w:name="_Toc340994087" w:id="6542"/>
      <w:bookmarkStart w:name="_Toc341005227" w:id="6543"/>
      <w:bookmarkStart w:name="_Toc341013317" w:id="6544"/>
      <w:bookmarkStart w:name="_Toc341020247" w:id="6545"/>
      <w:bookmarkStart w:name="_Toc340991385" w:id="6546"/>
      <w:bookmarkStart w:name="_Toc340994088" w:id="6547"/>
      <w:bookmarkStart w:name="_Toc341005228" w:id="6548"/>
      <w:bookmarkStart w:name="_Toc341013318" w:id="6549"/>
      <w:bookmarkStart w:name="_Toc341020248" w:id="6550"/>
      <w:bookmarkStart w:name="_Toc340991386" w:id="6551"/>
      <w:bookmarkStart w:name="_Toc340994089" w:id="6552"/>
      <w:bookmarkStart w:name="_Toc341005229" w:id="6553"/>
      <w:bookmarkStart w:name="_Toc341013319" w:id="6554"/>
      <w:bookmarkStart w:name="_Toc341020249" w:id="6555"/>
      <w:bookmarkStart w:name="_Toc340991387" w:id="6556"/>
      <w:bookmarkStart w:name="_Toc340994090" w:id="6557"/>
      <w:bookmarkStart w:name="_Toc341005230" w:id="6558"/>
      <w:bookmarkStart w:name="_Toc341013320" w:id="6559"/>
      <w:bookmarkStart w:name="_Toc341020250" w:id="6560"/>
      <w:bookmarkStart w:name="_Toc340991388" w:id="6561"/>
      <w:bookmarkStart w:name="_Toc340994091" w:id="6562"/>
      <w:bookmarkStart w:name="_Toc341005231" w:id="6563"/>
      <w:bookmarkStart w:name="_Toc341013321" w:id="6564"/>
      <w:bookmarkStart w:name="_Toc341020251" w:id="6565"/>
      <w:bookmarkStart w:name="_Toc340991389" w:id="6566"/>
      <w:bookmarkStart w:name="_Toc340994092" w:id="6567"/>
      <w:bookmarkStart w:name="_Toc341005232" w:id="6568"/>
      <w:bookmarkStart w:name="_Toc341013322" w:id="6569"/>
      <w:bookmarkStart w:name="_Toc341020252" w:id="6570"/>
      <w:bookmarkStart w:name="_Toc340991390" w:id="6571"/>
      <w:bookmarkStart w:name="_Toc340994093" w:id="6572"/>
      <w:bookmarkStart w:name="_Toc341005233" w:id="6573"/>
      <w:bookmarkStart w:name="_Toc341013323" w:id="6574"/>
      <w:bookmarkStart w:name="_Toc341020253" w:id="6575"/>
      <w:bookmarkStart w:name="_Toc340991391" w:id="6576"/>
      <w:bookmarkStart w:name="_Toc340994094" w:id="6577"/>
      <w:bookmarkStart w:name="_Toc341005234" w:id="6578"/>
      <w:bookmarkStart w:name="_Toc341013324" w:id="6579"/>
      <w:bookmarkStart w:name="_Toc341020254" w:id="6580"/>
      <w:bookmarkStart w:name="_Toc340991392" w:id="6581"/>
      <w:bookmarkStart w:name="_Toc340994095" w:id="6582"/>
      <w:bookmarkStart w:name="_Toc341005235" w:id="6583"/>
      <w:bookmarkStart w:name="_Toc341013325" w:id="6584"/>
      <w:bookmarkStart w:name="_Toc341020255" w:id="6585"/>
      <w:bookmarkStart w:name="_Toc340991393" w:id="6586"/>
      <w:bookmarkStart w:name="_Toc340994096" w:id="6587"/>
      <w:bookmarkStart w:name="_Toc341005236" w:id="6588"/>
      <w:bookmarkStart w:name="_Toc341013326" w:id="6589"/>
      <w:bookmarkStart w:name="_Toc341020256" w:id="6590"/>
      <w:bookmarkStart w:name="_Toc340991394" w:id="6591"/>
      <w:bookmarkStart w:name="_Toc340994097" w:id="6592"/>
      <w:bookmarkStart w:name="_Toc341005237" w:id="6593"/>
      <w:bookmarkStart w:name="_Toc341013327" w:id="6594"/>
      <w:bookmarkStart w:name="_Toc341020257" w:id="6595"/>
      <w:bookmarkStart w:name="_Toc340991395" w:id="6596"/>
      <w:bookmarkStart w:name="_Toc340994098" w:id="6597"/>
      <w:bookmarkStart w:name="_Toc341005238" w:id="6598"/>
      <w:bookmarkStart w:name="_Toc341013328" w:id="6599"/>
      <w:bookmarkStart w:name="_Toc341020258" w:id="6600"/>
      <w:bookmarkStart w:name="_Toc340991396" w:id="6601"/>
      <w:bookmarkStart w:name="_Toc340994099" w:id="6602"/>
      <w:bookmarkStart w:name="_Toc341005239" w:id="6603"/>
      <w:bookmarkStart w:name="_Toc341013329" w:id="6604"/>
      <w:bookmarkStart w:name="_Toc341020259" w:id="6605"/>
      <w:bookmarkStart w:name="_Toc340991397" w:id="6606"/>
      <w:bookmarkStart w:name="_Toc340994100" w:id="6607"/>
      <w:bookmarkStart w:name="_Toc341005240" w:id="6608"/>
      <w:bookmarkStart w:name="_Toc341013330" w:id="6609"/>
      <w:bookmarkStart w:name="_Toc341020260" w:id="6610"/>
      <w:bookmarkStart w:name="_Toc340991398" w:id="6611"/>
      <w:bookmarkStart w:name="_Toc340994101" w:id="6612"/>
      <w:bookmarkStart w:name="_Toc341005241" w:id="6613"/>
      <w:bookmarkStart w:name="_Toc341013331" w:id="6614"/>
      <w:bookmarkStart w:name="_Toc341020261" w:id="6615"/>
      <w:bookmarkStart w:name="_Toc340991399" w:id="6616"/>
      <w:bookmarkStart w:name="_Toc340994102" w:id="6617"/>
      <w:bookmarkStart w:name="_Toc341005242" w:id="6618"/>
      <w:bookmarkStart w:name="_Toc341013332" w:id="6619"/>
      <w:bookmarkStart w:name="_Toc341020262" w:id="6620"/>
      <w:bookmarkStart w:name="_Toc340991400" w:id="6621"/>
      <w:bookmarkStart w:name="_Toc340994103" w:id="6622"/>
      <w:bookmarkStart w:name="_Toc341005243" w:id="6623"/>
      <w:bookmarkStart w:name="_Toc341013333" w:id="6624"/>
      <w:bookmarkStart w:name="_Toc341020263" w:id="6625"/>
      <w:bookmarkStart w:name="_Toc340991401" w:id="6626"/>
      <w:bookmarkStart w:name="_Toc340994104" w:id="6627"/>
      <w:bookmarkStart w:name="_Toc341005244" w:id="6628"/>
      <w:bookmarkStart w:name="_Toc341013334" w:id="6629"/>
      <w:bookmarkStart w:name="_Toc341020264" w:id="6630"/>
      <w:bookmarkStart w:name="_Toc340991402" w:id="6631"/>
      <w:bookmarkStart w:name="_Toc340994105" w:id="6632"/>
      <w:bookmarkStart w:name="_Toc341005245" w:id="6633"/>
      <w:bookmarkStart w:name="_Toc341013335" w:id="6634"/>
      <w:bookmarkStart w:name="_Toc341020265" w:id="6635"/>
      <w:bookmarkStart w:name="_Toc340991403" w:id="6636"/>
      <w:bookmarkStart w:name="_Toc340994106" w:id="6637"/>
      <w:bookmarkStart w:name="_Toc341005246" w:id="6638"/>
      <w:bookmarkStart w:name="_Toc341013336" w:id="6639"/>
      <w:bookmarkStart w:name="_Toc341020266" w:id="6640"/>
      <w:bookmarkStart w:name="_Toc340991404" w:id="6641"/>
      <w:bookmarkStart w:name="_Toc340994107" w:id="6642"/>
      <w:bookmarkStart w:name="_Toc341005247" w:id="6643"/>
      <w:bookmarkStart w:name="_Toc341013337" w:id="6644"/>
      <w:bookmarkStart w:name="_Toc341020267" w:id="6645"/>
      <w:bookmarkStart w:name="_Toc340991405" w:id="6646"/>
      <w:bookmarkStart w:name="_Toc340994108" w:id="6647"/>
      <w:bookmarkStart w:name="_Toc341005248" w:id="6648"/>
      <w:bookmarkStart w:name="_Toc341013338" w:id="6649"/>
      <w:bookmarkStart w:name="_Toc341020268" w:id="6650"/>
      <w:bookmarkStart w:name="_Toc340991406" w:id="6651"/>
      <w:bookmarkStart w:name="_Toc340994109" w:id="6652"/>
      <w:bookmarkStart w:name="_Toc341005249" w:id="6653"/>
      <w:bookmarkStart w:name="_Toc341013339" w:id="6654"/>
      <w:bookmarkStart w:name="_Toc341020269" w:id="6655"/>
      <w:bookmarkStart w:name="_Toc340991407" w:id="6656"/>
      <w:bookmarkStart w:name="_Toc340994110" w:id="6657"/>
      <w:bookmarkStart w:name="_Toc341005250" w:id="6658"/>
      <w:bookmarkStart w:name="_Toc341013340" w:id="6659"/>
      <w:bookmarkStart w:name="_Toc341020270" w:id="6660"/>
      <w:bookmarkStart w:name="_Toc340991408" w:id="6661"/>
      <w:bookmarkStart w:name="_Toc340994111" w:id="6662"/>
      <w:bookmarkStart w:name="_Toc341005251" w:id="6663"/>
      <w:bookmarkStart w:name="_Toc341013341" w:id="6664"/>
      <w:bookmarkStart w:name="_Toc341020271" w:id="6665"/>
      <w:bookmarkStart w:name="_Toc340991409" w:id="6666"/>
      <w:bookmarkStart w:name="_Toc340994112" w:id="6667"/>
      <w:bookmarkStart w:name="_Toc341005252" w:id="6668"/>
      <w:bookmarkStart w:name="_Toc341013342" w:id="6669"/>
      <w:bookmarkStart w:name="_Toc341020272" w:id="6670"/>
      <w:bookmarkStart w:name="_Toc340991410" w:id="6671"/>
      <w:bookmarkStart w:name="_Toc340994113" w:id="6672"/>
      <w:bookmarkStart w:name="_Toc341005253" w:id="6673"/>
      <w:bookmarkStart w:name="_Toc341013343" w:id="6674"/>
      <w:bookmarkStart w:name="_Toc341020273" w:id="6675"/>
      <w:bookmarkStart w:name="_Toc340991411" w:id="6676"/>
      <w:bookmarkStart w:name="_Toc340994114" w:id="6677"/>
      <w:bookmarkStart w:name="_Toc341005254" w:id="6678"/>
      <w:bookmarkStart w:name="_Toc341013344" w:id="6679"/>
      <w:bookmarkStart w:name="_Toc341020274" w:id="6680"/>
      <w:bookmarkStart w:name="_Toc340991412" w:id="6681"/>
      <w:bookmarkStart w:name="_Toc340994115" w:id="6682"/>
      <w:bookmarkStart w:name="_Toc341005255" w:id="6683"/>
      <w:bookmarkStart w:name="_Toc341013345" w:id="6684"/>
      <w:bookmarkStart w:name="_Toc341020275" w:id="6685"/>
      <w:bookmarkStart w:name="_Toc340991413" w:id="6686"/>
      <w:bookmarkStart w:name="_Toc340994116" w:id="6687"/>
      <w:bookmarkStart w:name="_Toc341005256" w:id="6688"/>
      <w:bookmarkStart w:name="_Toc341013346" w:id="6689"/>
      <w:bookmarkStart w:name="_Toc341020276" w:id="6690"/>
      <w:bookmarkStart w:name="_Toc340991414" w:id="6691"/>
      <w:bookmarkStart w:name="_Toc340994117" w:id="6692"/>
      <w:bookmarkStart w:name="_Toc341005257" w:id="6693"/>
      <w:bookmarkStart w:name="_Toc341013347" w:id="6694"/>
      <w:bookmarkStart w:name="_Toc341020277" w:id="6695"/>
      <w:bookmarkStart w:name="_Toc340991415" w:id="6696"/>
      <w:bookmarkStart w:name="_Toc340994118" w:id="6697"/>
      <w:bookmarkStart w:name="_Toc341005258" w:id="6698"/>
      <w:bookmarkStart w:name="_Toc341013348" w:id="6699"/>
      <w:bookmarkStart w:name="_Toc341020278" w:id="6700"/>
      <w:bookmarkStart w:name="_Toc340991416" w:id="6701"/>
      <w:bookmarkStart w:name="_Toc340994119" w:id="6702"/>
      <w:bookmarkStart w:name="_Toc341005259" w:id="6703"/>
      <w:bookmarkStart w:name="_Toc341013349" w:id="6704"/>
      <w:bookmarkStart w:name="_Toc341020279" w:id="6705"/>
      <w:bookmarkStart w:name="_Toc340991417" w:id="6706"/>
      <w:bookmarkStart w:name="_Toc340994120" w:id="6707"/>
      <w:bookmarkStart w:name="_Toc341005260" w:id="6708"/>
      <w:bookmarkStart w:name="_Toc341013350" w:id="6709"/>
      <w:bookmarkStart w:name="_Toc341020280" w:id="6710"/>
      <w:bookmarkStart w:name="_Toc340991418" w:id="6711"/>
      <w:bookmarkStart w:name="_Toc340994121" w:id="6712"/>
      <w:bookmarkStart w:name="_Toc341005261" w:id="6713"/>
      <w:bookmarkStart w:name="_Toc341013351" w:id="6714"/>
      <w:bookmarkStart w:name="_Toc341020281" w:id="6715"/>
      <w:bookmarkStart w:name="_Toc340991419" w:id="6716"/>
      <w:bookmarkStart w:name="_Toc340994122" w:id="6717"/>
      <w:bookmarkStart w:name="_Toc341005262" w:id="6718"/>
      <w:bookmarkStart w:name="_Toc341013352" w:id="6719"/>
      <w:bookmarkStart w:name="_Toc341020282" w:id="6720"/>
      <w:bookmarkStart w:name="_Toc340991420" w:id="6721"/>
      <w:bookmarkStart w:name="_Toc340994123" w:id="6722"/>
      <w:bookmarkStart w:name="_Toc341005263" w:id="6723"/>
      <w:bookmarkStart w:name="_Toc341013353" w:id="6724"/>
      <w:bookmarkStart w:name="_Toc341020283" w:id="6725"/>
      <w:bookmarkStart w:name="_Toc340991421" w:id="6726"/>
      <w:bookmarkStart w:name="_Toc340994124" w:id="6727"/>
      <w:bookmarkStart w:name="_Toc341005264" w:id="6728"/>
      <w:bookmarkStart w:name="_Toc341013354" w:id="6729"/>
      <w:bookmarkStart w:name="_Toc341020284" w:id="6730"/>
      <w:bookmarkStart w:name="_Toc340991422" w:id="6731"/>
      <w:bookmarkStart w:name="_Toc340994125" w:id="6732"/>
      <w:bookmarkStart w:name="_Toc341005265" w:id="6733"/>
      <w:bookmarkStart w:name="_Toc341013355" w:id="6734"/>
      <w:bookmarkStart w:name="_Toc341020285" w:id="6735"/>
      <w:bookmarkStart w:name="_Toc340991423" w:id="6736"/>
      <w:bookmarkStart w:name="_Toc340994126" w:id="6737"/>
      <w:bookmarkStart w:name="_Toc341005266" w:id="6738"/>
      <w:bookmarkStart w:name="_Toc341013356" w:id="6739"/>
      <w:bookmarkStart w:name="_Toc341020286" w:id="6740"/>
      <w:bookmarkStart w:name="_Toc340991424" w:id="6741"/>
      <w:bookmarkStart w:name="_Toc340994127" w:id="6742"/>
      <w:bookmarkStart w:name="_Toc341005267" w:id="6743"/>
      <w:bookmarkStart w:name="_Toc341013357" w:id="6744"/>
      <w:bookmarkStart w:name="_Toc341020287" w:id="6745"/>
      <w:bookmarkStart w:name="_Toc340991425" w:id="6746"/>
      <w:bookmarkStart w:name="_Toc340994128" w:id="6747"/>
      <w:bookmarkStart w:name="_Toc341005268" w:id="6748"/>
      <w:bookmarkStart w:name="_Toc341013358" w:id="6749"/>
      <w:bookmarkStart w:name="_Toc341020288" w:id="6750"/>
      <w:bookmarkStart w:name="_Toc340991426" w:id="6751"/>
      <w:bookmarkStart w:name="_Toc340994129" w:id="6752"/>
      <w:bookmarkStart w:name="_Toc341005269" w:id="6753"/>
      <w:bookmarkStart w:name="_Toc341013359" w:id="6754"/>
      <w:bookmarkStart w:name="_Toc341020289" w:id="6755"/>
      <w:bookmarkStart w:name="_Toc340991427" w:id="6756"/>
      <w:bookmarkStart w:name="_Toc340994130" w:id="6757"/>
      <w:bookmarkStart w:name="_Toc341005270" w:id="6758"/>
      <w:bookmarkStart w:name="_Toc341013360" w:id="6759"/>
      <w:bookmarkStart w:name="_Toc341020290" w:id="6760"/>
      <w:bookmarkStart w:name="_Toc340991428" w:id="6761"/>
      <w:bookmarkStart w:name="_Toc340994131" w:id="6762"/>
      <w:bookmarkStart w:name="_Toc341005271" w:id="6763"/>
      <w:bookmarkStart w:name="_Toc341013361" w:id="6764"/>
      <w:bookmarkStart w:name="_Toc341020291" w:id="6765"/>
      <w:bookmarkStart w:name="_Toc340991429" w:id="6766"/>
      <w:bookmarkStart w:name="_Toc340994132" w:id="6767"/>
      <w:bookmarkStart w:name="_Toc341005272" w:id="6768"/>
      <w:bookmarkStart w:name="_Toc341013362" w:id="6769"/>
      <w:bookmarkStart w:name="_Toc341020292" w:id="6770"/>
      <w:bookmarkStart w:name="_Toc340991430" w:id="6771"/>
      <w:bookmarkStart w:name="_Toc340994133" w:id="6772"/>
      <w:bookmarkStart w:name="_Toc341005273" w:id="6773"/>
      <w:bookmarkStart w:name="_Toc341013363" w:id="6774"/>
      <w:bookmarkStart w:name="_Toc341020293" w:id="6775"/>
      <w:bookmarkStart w:name="_Toc340991431" w:id="6776"/>
      <w:bookmarkStart w:name="_Toc340994134" w:id="6777"/>
      <w:bookmarkStart w:name="_Toc341005274" w:id="6778"/>
      <w:bookmarkStart w:name="_Toc341013364" w:id="6779"/>
      <w:bookmarkStart w:name="_Toc341020294" w:id="6780"/>
      <w:bookmarkStart w:name="_Toc340991432" w:id="6781"/>
      <w:bookmarkStart w:name="_Toc340994135" w:id="6782"/>
      <w:bookmarkStart w:name="_Toc341005275" w:id="6783"/>
      <w:bookmarkStart w:name="_Toc341013365" w:id="6784"/>
      <w:bookmarkStart w:name="_Toc341020295" w:id="6785"/>
      <w:bookmarkStart w:name="_Toc340991433" w:id="6786"/>
      <w:bookmarkStart w:name="_Toc340994136" w:id="6787"/>
      <w:bookmarkStart w:name="_Toc341005276" w:id="6788"/>
      <w:bookmarkStart w:name="_Toc341013366" w:id="6789"/>
      <w:bookmarkStart w:name="_Toc341020296" w:id="6790"/>
      <w:bookmarkStart w:name="_Toc340991434" w:id="6791"/>
      <w:bookmarkStart w:name="_Toc340994137" w:id="6792"/>
      <w:bookmarkStart w:name="_Toc341005277" w:id="6793"/>
      <w:bookmarkStart w:name="_Toc341013367" w:id="6794"/>
      <w:bookmarkStart w:name="_Toc341020297" w:id="6795"/>
      <w:bookmarkStart w:name="_Toc340991435" w:id="6796"/>
      <w:bookmarkStart w:name="_Toc340994138" w:id="6797"/>
      <w:bookmarkStart w:name="_Toc341005278" w:id="6798"/>
      <w:bookmarkStart w:name="_Toc341013368" w:id="6799"/>
      <w:bookmarkStart w:name="_Toc341020298" w:id="6800"/>
      <w:bookmarkStart w:name="_Toc340991436" w:id="6801"/>
      <w:bookmarkStart w:name="_Toc340994139" w:id="6802"/>
      <w:bookmarkStart w:name="_Toc341005279" w:id="6803"/>
      <w:bookmarkStart w:name="_Toc341013369" w:id="6804"/>
      <w:bookmarkStart w:name="_Toc341020299" w:id="6805"/>
      <w:bookmarkStart w:name="_Toc340991437" w:id="6806"/>
      <w:bookmarkStart w:name="_Toc340994140" w:id="6807"/>
      <w:bookmarkStart w:name="_Toc341005280" w:id="6808"/>
      <w:bookmarkStart w:name="_Toc341013370" w:id="6809"/>
      <w:bookmarkStart w:name="_Toc341020300" w:id="6810"/>
      <w:bookmarkStart w:name="_Toc340991438" w:id="6811"/>
      <w:bookmarkStart w:name="_Toc340994141" w:id="6812"/>
      <w:bookmarkStart w:name="_Toc341005281" w:id="6813"/>
      <w:bookmarkStart w:name="_Toc341013371" w:id="6814"/>
      <w:bookmarkStart w:name="_Toc341020301" w:id="6815"/>
      <w:bookmarkStart w:name="_Toc340991439" w:id="6816"/>
      <w:bookmarkStart w:name="_Toc340994142" w:id="6817"/>
      <w:bookmarkStart w:name="_Toc341005282" w:id="6818"/>
      <w:bookmarkStart w:name="_Toc341013372" w:id="6819"/>
      <w:bookmarkStart w:name="_Toc341020302" w:id="6820"/>
      <w:bookmarkStart w:name="_Toc340991440" w:id="6821"/>
      <w:bookmarkStart w:name="_Toc340994143" w:id="6822"/>
      <w:bookmarkStart w:name="_Toc341005283" w:id="6823"/>
      <w:bookmarkStart w:name="_Toc341013373" w:id="6824"/>
      <w:bookmarkStart w:name="_Toc341020303" w:id="6825"/>
      <w:bookmarkStart w:name="_Toc340991441" w:id="6826"/>
      <w:bookmarkStart w:name="_Toc340994144" w:id="6827"/>
      <w:bookmarkStart w:name="_Toc341005284" w:id="6828"/>
      <w:bookmarkStart w:name="_Toc341013374" w:id="6829"/>
      <w:bookmarkStart w:name="_Toc341020304" w:id="6830"/>
      <w:bookmarkStart w:name="_Toc340991442" w:id="6831"/>
      <w:bookmarkStart w:name="_Toc340994145" w:id="6832"/>
      <w:bookmarkStart w:name="_Toc341005285" w:id="6833"/>
      <w:bookmarkStart w:name="_Toc341013375" w:id="6834"/>
      <w:bookmarkStart w:name="_Toc341020305" w:id="6835"/>
      <w:bookmarkStart w:name="_Toc340991443" w:id="6836"/>
      <w:bookmarkStart w:name="_Toc340994146" w:id="6837"/>
      <w:bookmarkStart w:name="_Toc341005286" w:id="6838"/>
      <w:bookmarkStart w:name="_Toc341013376" w:id="6839"/>
      <w:bookmarkStart w:name="_Toc341020306" w:id="6840"/>
      <w:bookmarkStart w:name="_Toc340991444" w:id="6841"/>
      <w:bookmarkStart w:name="_Toc340994147" w:id="6842"/>
      <w:bookmarkStart w:name="_Toc341005287" w:id="6843"/>
      <w:bookmarkStart w:name="_Toc341013377" w:id="6844"/>
      <w:bookmarkStart w:name="_Toc341020307" w:id="6845"/>
      <w:bookmarkStart w:name="_Toc340991445" w:id="6846"/>
      <w:bookmarkStart w:name="_Toc340994148" w:id="6847"/>
      <w:bookmarkStart w:name="_Toc341005288" w:id="6848"/>
      <w:bookmarkStart w:name="_Toc341013378" w:id="6849"/>
      <w:bookmarkStart w:name="_Toc341020308" w:id="6850"/>
      <w:bookmarkStart w:name="_Toc340991446" w:id="6851"/>
      <w:bookmarkStart w:name="_Toc340994149" w:id="6852"/>
      <w:bookmarkStart w:name="_Toc341005289" w:id="6853"/>
      <w:bookmarkStart w:name="_Toc341013379" w:id="6854"/>
      <w:bookmarkStart w:name="_Toc341020309" w:id="6855"/>
      <w:bookmarkStart w:name="_Toc340991447" w:id="6856"/>
      <w:bookmarkStart w:name="_Toc340994150" w:id="6857"/>
      <w:bookmarkStart w:name="_Toc341005290" w:id="6858"/>
      <w:bookmarkStart w:name="_Toc341013380" w:id="6859"/>
      <w:bookmarkStart w:name="_Toc341020310" w:id="6860"/>
      <w:bookmarkStart w:name="_Toc340991448" w:id="6861"/>
      <w:bookmarkStart w:name="_Toc340994151" w:id="6862"/>
      <w:bookmarkStart w:name="_Toc341005291" w:id="6863"/>
      <w:bookmarkStart w:name="_Toc341013381" w:id="6864"/>
      <w:bookmarkStart w:name="_Toc341020311" w:id="6865"/>
      <w:bookmarkStart w:name="_Toc340991449" w:id="6866"/>
      <w:bookmarkStart w:name="_Toc340994152" w:id="6867"/>
      <w:bookmarkStart w:name="_Toc341005292" w:id="6868"/>
      <w:bookmarkStart w:name="_Toc341013382" w:id="6869"/>
      <w:bookmarkStart w:name="_Toc341020312" w:id="6870"/>
      <w:bookmarkStart w:name="_Toc340991450" w:id="6871"/>
      <w:bookmarkStart w:name="_Toc340994153" w:id="6872"/>
      <w:bookmarkStart w:name="_Toc341005293" w:id="6873"/>
      <w:bookmarkStart w:name="_Toc341013383" w:id="6874"/>
      <w:bookmarkStart w:name="_Toc341020313" w:id="6875"/>
      <w:bookmarkStart w:name="_Toc340991451" w:id="6876"/>
      <w:bookmarkStart w:name="_Toc340994154" w:id="6877"/>
      <w:bookmarkStart w:name="_Toc341005294" w:id="6878"/>
      <w:bookmarkStart w:name="_Toc341013384" w:id="6879"/>
      <w:bookmarkStart w:name="_Toc341020314" w:id="6880"/>
      <w:bookmarkStart w:name="_Toc340991452" w:id="6881"/>
      <w:bookmarkStart w:name="_Toc340994155" w:id="6882"/>
      <w:bookmarkStart w:name="_Toc341005295" w:id="6883"/>
      <w:bookmarkStart w:name="_Toc341013385" w:id="6884"/>
      <w:bookmarkStart w:name="_Toc341020315" w:id="6885"/>
      <w:bookmarkStart w:name="_Toc340991453" w:id="6886"/>
      <w:bookmarkStart w:name="_Toc340994156" w:id="6887"/>
      <w:bookmarkStart w:name="_Toc341005296" w:id="6888"/>
      <w:bookmarkStart w:name="_Toc341013386" w:id="6889"/>
      <w:bookmarkStart w:name="_Toc341020316" w:id="6890"/>
      <w:bookmarkStart w:name="_Toc340991454" w:id="6891"/>
      <w:bookmarkStart w:name="_Toc340994157" w:id="6892"/>
      <w:bookmarkStart w:name="_Toc341005297" w:id="6893"/>
      <w:bookmarkStart w:name="_Toc341013387" w:id="6894"/>
      <w:bookmarkStart w:name="_Toc341020317" w:id="6895"/>
      <w:bookmarkStart w:name="_Toc340991455" w:id="6896"/>
      <w:bookmarkStart w:name="_Toc340994158" w:id="6897"/>
      <w:bookmarkStart w:name="_Toc341005298" w:id="6898"/>
      <w:bookmarkStart w:name="_Toc341013388" w:id="6899"/>
      <w:bookmarkStart w:name="_Toc341020318" w:id="6900"/>
      <w:bookmarkStart w:name="_Toc340991456" w:id="6901"/>
      <w:bookmarkStart w:name="_Toc340994159" w:id="6902"/>
      <w:bookmarkStart w:name="_Toc341005299" w:id="6903"/>
      <w:bookmarkStart w:name="_Toc341013389" w:id="6904"/>
      <w:bookmarkStart w:name="_Toc341020319" w:id="6905"/>
      <w:bookmarkStart w:name="_Toc340991457" w:id="6906"/>
      <w:bookmarkStart w:name="_Toc340994160" w:id="6907"/>
      <w:bookmarkStart w:name="_Toc341005300" w:id="6908"/>
      <w:bookmarkStart w:name="_Toc341013390" w:id="6909"/>
      <w:bookmarkStart w:name="_Toc341020320" w:id="6910"/>
      <w:bookmarkStart w:name="_Toc340991458" w:id="6911"/>
      <w:bookmarkStart w:name="_Toc340994161" w:id="6912"/>
      <w:bookmarkStart w:name="_Toc341005301" w:id="6913"/>
      <w:bookmarkStart w:name="_Toc341013391" w:id="6914"/>
      <w:bookmarkStart w:name="_Toc341020321" w:id="6915"/>
      <w:bookmarkStart w:name="_Toc340991459" w:id="6916"/>
      <w:bookmarkStart w:name="_Toc340994162" w:id="6917"/>
      <w:bookmarkStart w:name="_Toc341005302" w:id="6918"/>
      <w:bookmarkStart w:name="_Toc341013392" w:id="6919"/>
      <w:bookmarkStart w:name="_Toc341020322" w:id="6920"/>
      <w:bookmarkStart w:name="_Toc340991460" w:id="6921"/>
      <w:bookmarkStart w:name="_Toc340994163" w:id="6922"/>
      <w:bookmarkStart w:name="_Toc341005303" w:id="6923"/>
      <w:bookmarkStart w:name="_Toc341013393" w:id="6924"/>
      <w:bookmarkStart w:name="_Toc341020323" w:id="6925"/>
      <w:bookmarkStart w:name="_Toc340991461" w:id="6926"/>
      <w:bookmarkStart w:name="_Toc340994164" w:id="6927"/>
      <w:bookmarkStart w:name="_Toc341005304" w:id="6928"/>
      <w:bookmarkStart w:name="_Toc341013394" w:id="6929"/>
      <w:bookmarkStart w:name="_Toc341020324" w:id="6930"/>
      <w:bookmarkStart w:name="_Toc340991462" w:id="6931"/>
      <w:bookmarkStart w:name="_Toc340994165" w:id="6932"/>
      <w:bookmarkStart w:name="_Toc341005305" w:id="6933"/>
      <w:bookmarkStart w:name="_Toc341013395" w:id="6934"/>
      <w:bookmarkStart w:name="_Toc341020325" w:id="6935"/>
      <w:bookmarkStart w:name="_Toc340991463" w:id="6936"/>
      <w:bookmarkStart w:name="_Toc340994166" w:id="6937"/>
      <w:bookmarkStart w:name="_Toc341005306" w:id="6938"/>
      <w:bookmarkStart w:name="_Toc341013396" w:id="6939"/>
      <w:bookmarkStart w:name="_Toc341020326" w:id="6940"/>
      <w:bookmarkStart w:name="_Toc340991464" w:id="6941"/>
      <w:bookmarkStart w:name="_Toc340994167" w:id="6942"/>
      <w:bookmarkStart w:name="_Toc341005307" w:id="6943"/>
      <w:bookmarkStart w:name="_Toc341013397" w:id="6944"/>
      <w:bookmarkStart w:name="_Toc341020327" w:id="6945"/>
      <w:bookmarkStart w:name="_Toc340991465" w:id="6946"/>
      <w:bookmarkStart w:name="_Toc340994168" w:id="6947"/>
      <w:bookmarkStart w:name="_Toc341005308" w:id="6948"/>
      <w:bookmarkStart w:name="_Toc341013398" w:id="6949"/>
      <w:bookmarkStart w:name="_Toc341020328" w:id="6950"/>
      <w:bookmarkStart w:name="_Toc340991466" w:id="6951"/>
      <w:bookmarkStart w:name="_Toc340994169" w:id="6952"/>
      <w:bookmarkStart w:name="_Toc341005309" w:id="6953"/>
      <w:bookmarkStart w:name="_Toc341013399" w:id="6954"/>
      <w:bookmarkStart w:name="_Toc341020329" w:id="6955"/>
      <w:bookmarkStart w:name="_Toc340991467" w:id="6956"/>
      <w:bookmarkStart w:name="_Toc340994170" w:id="6957"/>
      <w:bookmarkStart w:name="_Toc341005310" w:id="6958"/>
      <w:bookmarkStart w:name="_Toc341013400" w:id="6959"/>
      <w:bookmarkStart w:name="_Toc341020330" w:id="6960"/>
      <w:bookmarkStart w:name="_Toc340991468" w:id="6961"/>
      <w:bookmarkStart w:name="_Toc340994171" w:id="6962"/>
      <w:bookmarkStart w:name="_Toc341005311" w:id="6963"/>
      <w:bookmarkStart w:name="_Toc341013401" w:id="6964"/>
      <w:bookmarkStart w:name="_Toc341020331" w:id="6965"/>
      <w:bookmarkStart w:name="_Toc340991469" w:id="6966"/>
      <w:bookmarkStart w:name="_Toc340994172" w:id="6967"/>
      <w:bookmarkStart w:name="_Toc341005312" w:id="6968"/>
      <w:bookmarkStart w:name="_Toc341013402" w:id="6969"/>
      <w:bookmarkStart w:name="_Toc341020332" w:id="6970"/>
      <w:bookmarkStart w:name="_Toc340991470" w:id="6971"/>
      <w:bookmarkStart w:name="_Toc340994173" w:id="6972"/>
      <w:bookmarkStart w:name="_Toc341005313" w:id="6973"/>
      <w:bookmarkStart w:name="_Toc341013403" w:id="6974"/>
      <w:bookmarkStart w:name="_Toc341020333" w:id="6975"/>
      <w:bookmarkStart w:name="_Toc340991471" w:id="6976"/>
      <w:bookmarkStart w:name="_Toc340994174" w:id="6977"/>
      <w:bookmarkStart w:name="_Toc341005314" w:id="6978"/>
      <w:bookmarkStart w:name="_Toc341013404" w:id="6979"/>
      <w:bookmarkStart w:name="_Toc341020334" w:id="6980"/>
      <w:bookmarkStart w:name="_Toc340991472" w:id="6981"/>
      <w:bookmarkStart w:name="_Toc340994175" w:id="6982"/>
      <w:bookmarkStart w:name="_Toc341005315" w:id="6983"/>
      <w:bookmarkStart w:name="_Toc341013405" w:id="6984"/>
      <w:bookmarkStart w:name="_Toc341020335" w:id="6985"/>
      <w:bookmarkStart w:name="_Toc340991473" w:id="6986"/>
      <w:bookmarkStart w:name="_Toc340994176" w:id="6987"/>
      <w:bookmarkStart w:name="_Toc341005316" w:id="6988"/>
      <w:bookmarkStart w:name="_Toc341013406" w:id="6989"/>
      <w:bookmarkStart w:name="_Toc341020336" w:id="6990"/>
      <w:bookmarkStart w:name="_Toc340991474" w:id="6991"/>
      <w:bookmarkStart w:name="_Toc340994177" w:id="6992"/>
      <w:bookmarkStart w:name="_Toc341005317" w:id="6993"/>
      <w:bookmarkStart w:name="_Toc341013407" w:id="6994"/>
      <w:bookmarkStart w:name="_Toc341020337" w:id="6995"/>
      <w:bookmarkStart w:name="_Toc340991475" w:id="6996"/>
      <w:bookmarkStart w:name="_Toc340994178" w:id="6997"/>
      <w:bookmarkStart w:name="_Toc341005318" w:id="6998"/>
      <w:bookmarkStart w:name="_Toc341013408" w:id="6999"/>
      <w:bookmarkStart w:name="_Toc341020338" w:id="7000"/>
      <w:bookmarkStart w:name="_Toc340991476" w:id="7001"/>
      <w:bookmarkStart w:name="_Toc340994179" w:id="7002"/>
      <w:bookmarkStart w:name="_Toc341005319" w:id="7003"/>
      <w:bookmarkStart w:name="_Toc341013409" w:id="7004"/>
      <w:bookmarkStart w:name="_Toc341020339" w:id="7005"/>
      <w:bookmarkStart w:name="_Toc340991477" w:id="7006"/>
      <w:bookmarkStart w:name="_Toc340994180" w:id="7007"/>
      <w:bookmarkStart w:name="_Toc341005320" w:id="7008"/>
      <w:bookmarkStart w:name="_Toc341013410" w:id="7009"/>
      <w:bookmarkStart w:name="_Toc341020340" w:id="7010"/>
      <w:bookmarkStart w:name="_Toc340991478" w:id="7011"/>
      <w:bookmarkStart w:name="_Toc340994181" w:id="7012"/>
      <w:bookmarkStart w:name="_Toc341005321" w:id="7013"/>
      <w:bookmarkStart w:name="_Toc341013411" w:id="7014"/>
      <w:bookmarkStart w:name="_Toc341020341" w:id="7015"/>
      <w:bookmarkStart w:name="_Toc340991479" w:id="7016"/>
      <w:bookmarkStart w:name="_Toc340994182" w:id="7017"/>
      <w:bookmarkStart w:name="_Toc341005322" w:id="7018"/>
      <w:bookmarkStart w:name="_Toc341013412" w:id="7019"/>
      <w:bookmarkStart w:name="_Toc341020342" w:id="7020"/>
      <w:bookmarkStart w:name="_Toc340991480" w:id="7021"/>
      <w:bookmarkStart w:name="_Toc340994183" w:id="7022"/>
      <w:bookmarkStart w:name="_Toc341005323" w:id="7023"/>
      <w:bookmarkStart w:name="_Toc341013413" w:id="7024"/>
      <w:bookmarkStart w:name="_Toc341020343" w:id="7025"/>
      <w:bookmarkStart w:name="_Toc340991481" w:id="7026"/>
      <w:bookmarkStart w:name="_Toc340994184" w:id="7027"/>
      <w:bookmarkStart w:name="_Toc341005324" w:id="7028"/>
      <w:bookmarkStart w:name="_Toc341013414" w:id="7029"/>
      <w:bookmarkStart w:name="_Toc341020344" w:id="7030"/>
      <w:bookmarkStart w:name="_Ref345055758" w:id="7031"/>
      <w:bookmarkStart w:name="_Toc348357053" w:id="7032"/>
      <w:bookmarkStart w:name="_Toc349030466" w:id="7033"/>
      <w:bookmarkStart w:name="_Toc347566599" w:id="7034"/>
      <w:bookmarkStart w:name="_Toc345689264" w:id="7035"/>
      <w:bookmarkStart w:name="_Toc376182965" w:id="7036"/>
      <w:bookmarkStart w:name="_Toc392229945" w:id="7037"/>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r>
        <w:rPr>
          <w:rFonts w:hint="eastAsia"/>
        </w:rPr>
        <w:t>F</w:t>
      </w:r>
      <w:r w:rsidR="00DF0FB4">
        <w:rPr>
          <w:rFonts w:hint="eastAsia"/>
        </w:rPr>
        <w:t>4</w:t>
      </w:r>
      <w:r>
        <w:rPr>
          <w:rFonts w:hint="eastAsia"/>
        </w:rPr>
        <w:t>-</w:t>
      </w:r>
      <w:r w:rsidR="005463DC">
        <w:rPr>
          <w:rFonts w:hint="eastAsia"/>
        </w:rPr>
        <w:t>Monitor Train Energy</w:t>
      </w:r>
      <w:bookmarkEnd w:id="7031"/>
      <w:bookmarkEnd w:id="7032"/>
      <w:bookmarkEnd w:id="7033"/>
      <w:bookmarkEnd w:id="7034"/>
      <w:bookmarkEnd w:id="7035"/>
      <w:bookmarkEnd w:id="7036"/>
      <w:bookmarkEnd w:id="7037"/>
    </w:p>
    <w:p w:rsidR="005958C2" w:rsidP="00C93484" w:rsidRDefault="005958C2">
      <w:pPr>
        <w:pStyle w:val="Reqtify"/>
      </w:pPr>
    </w:p>
    <w:p w:rsidR="009C1A72" w:rsidP="009C1A72" w:rsidRDefault="00651E4E">
      <w:pPr>
        <w:pStyle w:val="affe"/>
      </w:pPr>
      <w:r>
        <w:drawing>
          <wp:inline distT="0" distB="0" distL="0" distR="0">
            <wp:extent cx="5763260" cy="4419600"/>
            <wp:effectExtent l="0" t="0" r="0" b="0"/>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63260" cy="4419600"/>
                    </a:xfrm>
                    <a:prstGeom prst="rect">
                      <a:avLst/>
                    </a:prstGeom>
                    <a:noFill/>
                    <a:ln>
                      <a:noFill/>
                    </a:ln>
                  </pic:spPr>
                </pic:pic>
              </a:graphicData>
            </a:graphic>
          </wp:inline>
        </w:drawing>
      </w:r>
    </w:p>
    <w:p w:rsidRPr="00161B8C" w:rsidR="009C1A72" w:rsidP="009C1A72" w:rsidRDefault="009C1A72">
      <w:pPr>
        <w:pStyle w:val="affe"/>
      </w:pPr>
      <w:bookmarkStart w:name="_Ref362858459" w:id="7038"/>
      <w:bookmarkStart w:name="_Toc348357766" w:id="7039"/>
      <w:bookmarkStart w:name="_Toc349031202" w:id="7040"/>
      <w:bookmarkStart w:name="_Toc347567313" w:id="7041"/>
      <w:bookmarkStart w:name="_Toc376183025" w:id="7042"/>
      <w:bookmarkStart w:name="_Toc392229996" w:id="7043"/>
      <w:r>
        <w:t xml:space="preserve">Figure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16</w:t>
      </w:r>
      <w:r w:rsidR="00DB1C8F">
        <w:fldChar w:fldCharType="end"/>
      </w:r>
      <w:bookmarkEnd w:id="7038"/>
      <w:r>
        <w:rPr>
          <w:rFonts w:hint="eastAsia"/>
        </w:rPr>
        <w:t xml:space="preserve"> SART modeling of function F4</w:t>
      </w:r>
      <w:bookmarkEnd w:id="7039"/>
      <w:bookmarkEnd w:id="7040"/>
      <w:bookmarkEnd w:id="7041"/>
      <w:bookmarkEnd w:id="7042"/>
      <w:bookmarkEnd w:id="7043"/>
    </w:p>
    <w:p w:rsidRPr="009C1A72" w:rsidR="009C1A72" w:rsidP="00C93484" w:rsidRDefault="009C1A72">
      <w:pPr>
        <w:pStyle w:val="Reqtify"/>
      </w:pPr>
    </w:p>
    <w:p w:rsidR="00BC2283" w:rsidP="00F23398" w:rsidRDefault="009D39FE">
      <w:pPr>
        <w:pStyle w:val="2"/>
        <w:ind w:left="756" w:hanging="756"/>
      </w:pPr>
      <w:bookmarkStart w:name="_Ref345055764" w:id="7044"/>
      <w:bookmarkStart w:name="_Toc348357054" w:id="7045"/>
      <w:bookmarkStart w:name="_Toc349030467" w:id="7046"/>
      <w:bookmarkStart w:name="_Toc347566600" w:id="7047"/>
      <w:bookmarkStart w:name="_Toc345689265" w:id="7048"/>
      <w:bookmarkStart w:name="_Toc376182966" w:id="7049"/>
      <w:bookmarkStart w:name="_Toc392229946" w:id="7050"/>
      <w:r>
        <w:rPr>
          <w:rFonts w:hint="eastAsia"/>
        </w:rPr>
        <w:t>F</w:t>
      </w:r>
      <w:r w:rsidR="005463DC">
        <w:rPr>
          <w:rFonts w:hint="eastAsia"/>
        </w:rPr>
        <w:t>4</w:t>
      </w:r>
      <w:r>
        <w:rPr>
          <w:rFonts w:hint="eastAsia"/>
        </w:rPr>
        <w:t>1</w:t>
      </w:r>
      <w:r w:rsidR="006F29D1">
        <w:rPr>
          <w:rFonts w:hint="eastAsia"/>
        </w:rPr>
        <w:t>-</w:t>
      </w:r>
      <w:r w:rsidR="00524AFF">
        <w:rPr>
          <w:rFonts w:hint="eastAsia"/>
        </w:rPr>
        <w:t>Determine the EOA</w:t>
      </w:r>
      <w:bookmarkEnd w:id="7044"/>
      <w:bookmarkEnd w:id="7045"/>
      <w:bookmarkEnd w:id="7046"/>
      <w:bookmarkEnd w:id="7047"/>
      <w:bookmarkEnd w:id="7048"/>
      <w:bookmarkEnd w:id="7049"/>
      <w:bookmarkEnd w:id="7050"/>
    </w:p>
    <w:p w:rsidR="009D39FE" w:rsidP="00C93484" w:rsidRDefault="009D39FE">
      <w:pPr>
        <w:pStyle w:val="Reqtify"/>
      </w:pPr>
    </w:p>
    <w:p w:rsidR="009D39FE" w:rsidP="00934391" w:rsidRDefault="009D39FE">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438"/>
        <w:gridCol w:w="2080"/>
        <w:gridCol w:w="3768"/>
      </w:tblGrid>
      <w:tr w:rsidRPr="00785CC7" w:rsidR="00DC09A5" w:rsidTr="00BE1A2B">
        <w:tc>
          <w:tcPr>
            <w:tcW w:w="1735"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1178"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2087"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0733AC" w:rsidTr="00BE1A2B">
        <w:tc>
          <w:tcPr>
            <w:tcW w:w="1735" w:type="pct"/>
            <w:tcBorders>
              <w:top w:val="single" w:color="000000" w:sz="4" w:space="0"/>
            </w:tcBorders>
            <w:shd w:val="clear" w:color="auto" w:fill="auto"/>
          </w:tcPr>
          <w:p w:rsidR="000733AC" w:rsidP="00591D6B" w:rsidRDefault="00532AED">
            <w:pPr>
              <w:pStyle w:val="AltB0"/>
            </w:pPr>
            <w:hyperlink w:history="1" w:anchor="ATPsetting">
              <w:r w:rsidR="000733AC">
                <w:rPr>
                  <w:rStyle w:val="ac"/>
                </w:rPr>
                <w:t>ATPsetting</w:t>
              </w:r>
            </w:hyperlink>
          </w:p>
        </w:tc>
        <w:tc>
          <w:tcPr>
            <w:tcW w:w="1178" w:type="pct"/>
            <w:tcBorders>
              <w:top w:val="single" w:color="000000" w:sz="4" w:space="0"/>
            </w:tcBorders>
            <w:shd w:val="clear" w:color="auto" w:fill="auto"/>
          </w:tcPr>
          <w:p w:rsidR="000733AC" w:rsidP="00591D6B" w:rsidRDefault="000733AC">
            <w:pPr>
              <w:pStyle w:val="AltB0"/>
            </w:pPr>
            <w:r>
              <w:rPr>
                <w:rFonts w:hint="eastAsia"/>
              </w:rPr>
              <w:t>Internal</w:t>
            </w:r>
          </w:p>
        </w:tc>
        <w:tc>
          <w:tcPr>
            <w:tcW w:w="2087"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E56E8" w:rsidTr="00BE1A2B">
        <w:tc>
          <w:tcPr>
            <w:tcW w:w="1735" w:type="pct"/>
            <w:tcBorders>
              <w:top w:val="single" w:color="000000" w:sz="4" w:space="0"/>
            </w:tcBorders>
            <w:shd w:val="clear" w:color="auto" w:fill="auto"/>
          </w:tcPr>
          <w:p w:rsidR="004E56E8" w:rsidP="00591D6B" w:rsidRDefault="00532AED">
            <w:pPr>
              <w:pStyle w:val="AltB0"/>
            </w:pPr>
            <w:hyperlink w:history="1" w:anchor="ATPtime">
              <w:r w:rsidR="004E56E8">
                <w:rPr>
                  <w:rStyle w:val="ac"/>
                </w:rPr>
                <w:t>ATPtime</w:t>
              </w:r>
            </w:hyperlink>
          </w:p>
        </w:tc>
        <w:tc>
          <w:tcPr>
            <w:tcW w:w="1178" w:type="pct"/>
            <w:tcBorders>
              <w:top w:val="single" w:color="000000" w:sz="4" w:space="0"/>
            </w:tcBorders>
            <w:shd w:val="clear" w:color="auto" w:fill="auto"/>
          </w:tcPr>
          <w:p w:rsidR="004E56E8" w:rsidP="00591D6B" w:rsidRDefault="004E56E8">
            <w:pPr>
              <w:pStyle w:val="AltB0"/>
            </w:pPr>
            <w:r>
              <w:rPr>
                <w:rFonts w:hint="eastAsia"/>
              </w:rPr>
              <w:t>Internal</w:t>
            </w:r>
          </w:p>
        </w:tc>
        <w:tc>
          <w:tcPr>
            <w:tcW w:w="2087" w:type="pct"/>
            <w:tcBorders>
              <w:top w:val="single" w:color="000000" w:sz="4" w:space="0"/>
            </w:tcBorders>
            <w:shd w:val="clear" w:color="auto" w:fill="auto"/>
          </w:tcPr>
          <w:p w:rsidR="004E56E8" w:rsidP="00591D6B" w:rsidRDefault="004E56E8">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575550" w:rsidTr="00BE1A2B">
        <w:tc>
          <w:tcPr>
            <w:tcW w:w="1735" w:type="pct"/>
            <w:tcBorders>
              <w:top w:val="single" w:color="000000" w:sz="4" w:space="0"/>
            </w:tcBorders>
            <w:shd w:val="clear" w:color="auto" w:fill="auto"/>
          </w:tcPr>
          <w:p w:rsidR="00575550" w:rsidP="00591D6B" w:rsidRDefault="00532AED">
            <w:pPr>
              <w:pStyle w:val="AltB0"/>
            </w:pPr>
            <w:hyperlink w:history="1" w:anchor="BlockModeUsed">
              <w:r w:rsidR="00575550">
                <w:rPr>
                  <w:rStyle w:val="ac"/>
                </w:rPr>
                <w:t>BlockModeUsed</w:t>
              </w:r>
            </w:hyperlink>
          </w:p>
        </w:tc>
        <w:tc>
          <w:tcPr>
            <w:tcW w:w="1178" w:type="pct"/>
            <w:tcBorders>
              <w:top w:val="single" w:color="000000" w:sz="4" w:space="0"/>
            </w:tcBorders>
            <w:shd w:val="clear" w:color="auto" w:fill="auto"/>
          </w:tcPr>
          <w:p w:rsidR="00575550" w:rsidP="00591D6B" w:rsidRDefault="00575550">
            <w:pPr>
              <w:pStyle w:val="AltB0"/>
            </w:pPr>
            <w:r>
              <w:rPr>
                <w:rFonts w:hint="eastAsia"/>
              </w:rPr>
              <w:t>Internal</w:t>
            </w:r>
          </w:p>
        </w:tc>
        <w:tc>
          <w:tcPr>
            <w:tcW w:w="2087" w:type="pct"/>
            <w:tcBorders>
              <w:top w:val="single" w:color="000000" w:sz="4" w:space="0"/>
            </w:tcBorders>
            <w:shd w:val="clear" w:color="auto" w:fill="auto"/>
          </w:tcPr>
          <w:p w:rsidR="00575550" w:rsidP="00591D6B" w:rsidRDefault="00575550">
            <w:pPr>
              <w:pStyle w:val="AltB0"/>
            </w:pPr>
            <w:r>
              <w:fldChar w:fldCharType="begin"/>
            </w:r>
            <w:r>
              <w:instrText xml:space="preserve"> REF _Ref345055584 \h </w:instrText>
            </w:r>
            <w:r>
              <w:fldChar w:fldCharType="separate"/>
            </w:r>
            <w:r w:rsidRPr="006E3B52" w:rsidR="00DE178B">
              <w:rPr>
                <w:rFonts w:hint="eastAsia"/>
              </w:rPr>
              <w:t>F</w:t>
            </w:r>
            <w:r w:rsidR="00DE178B">
              <w:rPr>
                <w:rFonts w:hint="eastAsia"/>
              </w:rPr>
              <w:t>14</w:t>
            </w:r>
            <w:r w:rsidRPr="006E3B52" w:rsidR="00DE178B">
              <w:rPr>
                <w:rFonts w:hint="eastAsia"/>
              </w:rPr>
              <w:t xml:space="preserve">-Manage </w:t>
            </w:r>
            <w:r w:rsidR="00DE178B">
              <w:rPr>
                <w:rFonts w:hint="eastAsia"/>
              </w:rPr>
              <w:t>Variants</w:t>
            </w:r>
            <w:r w:rsidRPr="006E3B52" w:rsidR="00DE178B">
              <w:rPr>
                <w:rFonts w:hint="eastAsia"/>
              </w:rPr>
              <w:t xml:space="preserve"> in Block Mode</w:t>
            </w:r>
            <w:r>
              <w:fldChar w:fldCharType="end"/>
            </w:r>
          </w:p>
        </w:tc>
      </w:tr>
      <w:tr w:rsidR="00575550" w:rsidTr="00BE1A2B">
        <w:tc>
          <w:tcPr>
            <w:tcW w:w="1735" w:type="pct"/>
            <w:tcBorders>
              <w:top w:val="single" w:color="000000" w:sz="4" w:space="0"/>
            </w:tcBorders>
            <w:shd w:val="clear" w:color="auto" w:fill="auto"/>
          </w:tcPr>
          <w:p w:rsidR="00575550" w:rsidP="00591D6B" w:rsidRDefault="00532AED">
            <w:pPr>
              <w:pStyle w:val="AltB0"/>
            </w:pPr>
            <w:hyperlink w:history="1" w:anchor="BMbeaconReadAge">
              <w:r w:rsidR="00575550">
                <w:rPr>
                  <w:rStyle w:val="ac"/>
                </w:rPr>
                <w:t>BMbeaconReadAge</w:t>
              </w:r>
            </w:hyperlink>
          </w:p>
        </w:tc>
        <w:tc>
          <w:tcPr>
            <w:tcW w:w="1178" w:type="pct"/>
            <w:tcBorders>
              <w:top w:val="single" w:color="000000" w:sz="4" w:space="0"/>
            </w:tcBorders>
            <w:shd w:val="clear" w:color="auto" w:fill="auto"/>
          </w:tcPr>
          <w:p w:rsidR="00575550" w:rsidP="00591D6B" w:rsidRDefault="00575550">
            <w:pPr>
              <w:pStyle w:val="AltB0"/>
            </w:pPr>
            <w:r>
              <w:rPr>
                <w:rFonts w:hint="eastAsia"/>
              </w:rPr>
              <w:t>Internal</w:t>
            </w:r>
          </w:p>
        </w:tc>
        <w:tc>
          <w:tcPr>
            <w:tcW w:w="2087" w:type="pct"/>
            <w:tcBorders>
              <w:top w:val="single" w:color="000000" w:sz="4" w:space="0"/>
            </w:tcBorders>
            <w:shd w:val="clear" w:color="auto" w:fill="auto"/>
          </w:tcPr>
          <w:p w:rsidR="00575550" w:rsidP="00591D6B" w:rsidRDefault="00575550">
            <w:pPr>
              <w:pStyle w:val="AltB0"/>
            </w:pPr>
            <w:r>
              <w:fldChar w:fldCharType="begin"/>
            </w:r>
            <w:r>
              <w:instrText xml:space="preserve"> REF _Ref345055584 \h </w:instrText>
            </w:r>
            <w:r>
              <w:fldChar w:fldCharType="separate"/>
            </w:r>
            <w:r w:rsidRPr="006E3B52" w:rsidR="00DE178B">
              <w:rPr>
                <w:rFonts w:hint="eastAsia"/>
              </w:rPr>
              <w:t>F</w:t>
            </w:r>
            <w:r w:rsidR="00DE178B">
              <w:rPr>
                <w:rFonts w:hint="eastAsia"/>
              </w:rPr>
              <w:t>14</w:t>
            </w:r>
            <w:r w:rsidRPr="006E3B52" w:rsidR="00DE178B">
              <w:rPr>
                <w:rFonts w:hint="eastAsia"/>
              </w:rPr>
              <w:t xml:space="preserve">-Manage </w:t>
            </w:r>
            <w:r w:rsidR="00DE178B">
              <w:rPr>
                <w:rFonts w:hint="eastAsia"/>
              </w:rPr>
              <w:t>Variants</w:t>
            </w:r>
            <w:r w:rsidRPr="006E3B52" w:rsidR="00DE178B">
              <w:rPr>
                <w:rFonts w:hint="eastAsia"/>
              </w:rPr>
              <w:t xml:space="preserve"> in Block Mode</w:t>
            </w:r>
            <w:r>
              <w:fldChar w:fldCharType="end"/>
            </w:r>
          </w:p>
        </w:tc>
      </w:tr>
      <w:tr w:rsidR="00575550" w:rsidTr="00BE1A2B">
        <w:tc>
          <w:tcPr>
            <w:tcW w:w="1735" w:type="pct"/>
            <w:tcBorders>
              <w:top w:val="single" w:color="000000" w:sz="4" w:space="0"/>
            </w:tcBorders>
            <w:shd w:val="clear" w:color="auto" w:fill="auto"/>
          </w:tcPr>
          <w:p w:rsidR="00575550" w:rsidP="00591D6B" w:rsidRDefault="00532AED">
            <w:pPr>
              <w:pStyle w:val="AltB0"/>
            </w:pPr>
            <w:hyperlink w:history="1" w:anchor="BMvariantRemainingTime">
              <w:r w:rsidR="00575550">
                <w:rPr>
                  <w:rStyle w:val="ac"/>
                </w:rPr>
                <w:t>BMvariantRemainingTime</w:t>
              </w:r>
            </w:hyperlink>
          </w:p>
        </w:tc>
        <w:tc>
          <w:tcPr>
            <w:tcW w:w="1178" w:type="pct"/>
            <w:tcBorders>
              <w:top w:val="single" w:color="000000" w:sz="4" w:space="0"/>
            </w:tcBorders>
            <w:shd w:val="clear" w:color="auto" w:fill="auto"/>
          </w:tcPr>
          <w:p w:rsidR="00575550" w:rsidP="00591D6B" w:rsidRDefault="00575550">
            <w:pPr>
              <w:pStyle w:val="AltB0"/>
            </w:pPr>
            <w:r>
              <w:rPr>
                <w:rFonts w:hint="eastAsia"/>
              </w:rPr>
              <w:t>Internal</w:t>
            </w:r>
          </w:p>
        </w:tc>
        <w:tc>
          <w:tcPr>
            <w:tcW w:w="2087" w:type="pct"/>
            <w:tcBorders>
              <w:top w:val="single" w:color="000000" w:sz="4" w:space="0"/>
            </w:tcBorders>
            <w:shd w:val="clear" w:color="auto" w:fill="auto"/>
          </w:tcPr>
          <w:p w:rsidR="00575550" w:rsidP="00591D6B" w:rsidRDefault="00575550">
            <w:pPr>
              <w:pStyle w:val="AltB0"/>
            </w:pPr>
            <w:r>
              <w:fldChar w:fldCharType="begin"/>
            </w:r>
            <w:r>
              <w:instrText xml:space="preserve"> REF _Ref345055584 \h </w:instrText>
            </w:r>
            <w:r>
              <w:fldChar w:fldCharType="separate"/>
            </w:r>
            <w:r w:rsidRPr="006E3B52" w:rsidR="00DE178B">
              <w:rPr>
                <w:rFonts w:hint="eastAsia"/>
              </w:rPr>
              <w:t>F</w:t>
            </w:r>
            <w:r w:rsidR="00DE178B">
              <w:rPr>
                <w:rFonts w:hint="eastAsia"/>
              </w:rPr>
              <w:t>14</w:t>
            </w:r>
            <w:r w:rsidRPr="006E3B52" w:rsidR="00DE178B">
              <w:rPr>
                <w:rFonts w:hint="eastAsia"/>
              </w:rPr>
              <w:t xml:space="preserve">-Manage </w:t>
            </w:r>
            <w:r w:rsidR="00DE178B">
              <w:rPr>
                <w:rFonts w:hint="eastAsia"/>
              </w:rPr>
              <w:t>Variants</w:t>
            </w:r>
            <w:r w:rsidRPr="006E3B52" w:rsidR="00DE178B">
              <w:rPr>
                <w:rFonts w:hint="eastAsia"/>
              </w:rPr>
              <w:t xml:space="preserve"> in Block Mode</w:t>
            </w:r>
            <w:r>
              <w:fldChar w:fldCharType="end"/>
            </w:r>
          </w:p>
        </w:tc>
      </w:tr>
      <w:tr w:rsidR="00575550" w:rsidTr="00BE1A2B">
        <w:tc>
          <w:tcPr>
            <w:tcW w:w="1735" w:type="pct"/>
            <w:tcBorders>
              <w:top w:val="single" w:color="000000" w:sz="4" w:space="0"/>
            </w:tcBorders>
            <w:shd w:val="clear" w:color="auto" w:fill="auto"/>
          </w:tcPr>
          <w:p w:rsidR="00575550" w:rsidP="00591D6B" w:rsidRDefault="00532AED">
            <w:pPr>
              <w:pStyle w:val="AltB0"/>
            </w:pPr>
            <w:hyperlink w:history="1" w:anchor="BMvariantValue">
              <w:r w:rsidR="00575550">
                <w:rPr>
                  <w:rStyle w:val="ac"/>
                </w:rPr>
                <w:t>BMvariantValue</w:t>
              </w:r>
            </w:hyperlink>
          </w:p>
        </w:tc>
        <w:tc>
          <w:tcPr>
            <w:tcW w:w="1178" w:type="pct"/>
            <w:tcBorders>
              <w:top w:val="single" w:color="000000" w:sz="4" w:space="0"/>
            </w:tcBorders>
            <w:shd w:val="clear" w:color="auto" w:fill="auto"/>
          </w:tcPr>
          <w:p w:rsidR="00575550" w:rsidP="00591D6B" w:rsidRDefault="00575550">
            <w:pPr>
              <w:pStyle w:val="AltB0"/>
            </w:pPr>
            <w:r>
              <w:rPr>
                <w:rFonts w:hint="eastAsia"/>
              </w:rPr>
              <w:t>Internal</w:t>
            </w:r>
          </w:p>
        </w:tc>
        <w:tc>
          <w:tcPr>
            <w:tcW w:w="2087" w:type="pct"/>
            <w:tcBorders>
              <w:top w:val="single" w:color="000000" w:sz="4" w:space="0"/>
            </w:tcBorders>
            <w:shd w:val="clear" w:color="auto" w:fill="auto"/>
          </w:tcPr>
          <w:p w:rsidR="00575550" w:rsidP="00591D6B" w:rsidRDefault="00575550">
            <w:pPr>
              <w:pStyle w:val="AltB0"/>
            </w:pPr>
            <w:r>
              <w:fldChar w:fldCharType="begin"/>
            </w:r>
            <w:r>
              <w:instrText xml:space="preserve"> REF _Ref345055584 \h </w:instrText>
            </w:r>
            <w:r>
              <w:fldChar w:fldCharType="separate"/>
            </w:r>
            <w:r w:rsidRPr="006E3B52" w:rsidR="00DE178B">
              <w:rPr>
                <w:rFonts w:hint="eastAsia"/>
              </w:rPr>
              <w:t>F</w:t>
            </w:r>
            <w:r w:rsidR="00DE178B">
              <w:rPr>
                <w:rFonts w:hint="eastAsia"/>
              </w:rPr>
              <w:t>14</w:t>
            </w:r>
            <w:r w:rsidRPr="006E3B52" w:rsidR="00DE178B">
              <w:rPr>
                <w:rFonts w:hint="eastAsia"/>
              </w:rPr>
              <w:t xml:space="preserve">-Manage </w:t>
            </w:r>
            <w:r w:rsidR="00DE178B">
              <w:rPr>
                <w:rFonts w:hint="eastAsia"/>
              </w:rPr>
              <w:t>Variants</w:t>
            </w:r>
            <w:r w:rsidRPr="006E3B52" w:rsidR="00DE178B">
              <w:rPr>
                <w:rFonts w:hint="eastAsia"/>
              </w:rPr>
              <w:t xml:space="preserve"> in Block Mode</w:t>
            </w:r>
            <w:r>
              <w:fldChar w:fldCharType="end"/>
            </w:r>
          </w:p>
        </w:tc>
      </w:tr>
      <w:tr w:rsidR="00575550" w:rsidTr="00BE1A2B">
        <w:tc>
          <w:tcPr>
            <w:tcW w:w="1735" w:type="pct"/>
            <w:tcBorders>
              <w:top w:val="single" w:color="000000" w:sz="4" w:space="0"/>
            </w:tcBorders>
            <w:shd w:val="clear" w:color="auto" w:fill="auto"/>
          </w:tcPr>
          <w:p w:rsidR="00575550" w:rsidP="00591D6B" w:rsidRDefault="00532AED">
            <w:pPr>
              <w:pStyle w:val="AltB0"/>
            </w:pPr>
            <w:hyperlink w:history="1" w:anchor="BMvariantValidWhileTemporallyValid">
              <w:r w:rsidR="00575550">
                <w:rPr>
                  <w:rStyle w:val="ac"/>
                </w:rPr>
                <w:t>BMvariantValidWhileTem</w:t>
              </w:r>
              <w:r w:rsidR="00575550">
                <w:rPr>
                  <w:rStyle w:val="ac"/>
                  <w:rFonts w:hint="eastAsia"/>
                </w:rPr>
                <w:t>p</w:t>
              </w:r>
              <w:r w:rsidR="00575550">
                <w:rPr>
                  <w:rStyle w:val="ac"/>
                </w:rPr>
                <w:t>orallyValid</w:t>
              </w:r>
            </w:hyperlink>
          </w:p>
        </w:tc>
        <w:tc>
          <w:tcPr>
            <w:tcW w:w="1178" w:type="pct"/>
            <w:tcBorders>
              <w:top w:val="single" w:color="000000" w:sz="4" w:space="0"/>
            </w:tcBorders>
            <w:shd w:val="clear" w:color="auto" w:fill="auto"/>
          </w:tcPr>
          <w:p w:rsidR="00575550" w:rsidP="00591D6B" w:rsidRDefault="00575550">
            <w:pPr>
              <w:pStyle w:val="AltB0"/>
            </w:pPr>
            <w:r>
              <w:rPr>
                <w:rFonts w:hint="eastAsia"/>
              </w:rPr>
              <w:t>Internal</w:t>
            </w:r>
          </w:p>
        </w:tc>
        <w:tc>
          <w:tcPr>
            <w:tcW w:w="2087" w:type="pct"/>
            <w:tcBorders>
              <w:top w:val="single" w:color="000000" w:sz="4" w:space="0"/>
            </w:tcBorders>
            <w:shd w:val="clear" w:color="auto" w:fill="auto"/>
          </w:tcPr>
          <w:p w:rsidR="00575550" w:rsidP="00591D6B" w:rsidRDefault="00575550">
            <w:pPr>
              <w:pStyle w:val="AltB0"/>
            </w:pPr>
            <w:r>
              <w:fldChar w:fldCharType="begin"/>
            </w:r>
            <w:r>
              <w:instrText xml:space="preserve"> REF _Ref345055584 \h </w:instrText>
            </w:r>
            <w:r>
              <w:fldChar w:fldCharType="separate"/>
            </w:r>
            <w:r w:rsidRPr="006E3B52" w:rsidR="00DE178B">
              <w:rPr>
                <w:rFonts w:hint="eastAsia"/>
              </w:rPr>
              <w:t>F</w:t>
            </w:r>
            <w:r w:rsidR="00DE178B">
              <w:rPr>
                <w:rFonts w:hint="eastAsia"/>
              </w:rPr>
              <w:t>14</w:t>
            </w:r>
            <w:r w:rsidRPr="006E3B52" w:rsidR="00DE178B">
              <w:rPr>
                <w:rFonts w:hint="eastAsia"/>
              </w:rPr>
              <w:t xml:space="preserve">-Manage </w:t>
            </w:r>
            <w:r w:rsidR="00DE178B">
              <w:rPr>
                <w:rFonts w:hint="eastAsia"/>
              </w:rPr>
              <w:t>Variants</w:t>
            </w:r>
            <w:r w:rsidRPr="006E3B52" w:rsidR="00DE178B">
              <w:rPr>
                <w:rFonts w:hint="eastAsia"/>
              </w:rPr>
              <w:t xml:space="preserve"> in Block Mode</w:t>
            </w:r>
            <w:r>
              <w:fldChar w:fldCharType="end"/>
            </w:r>
          </w:p>
        </w:tc>
      </w:tr>
      <w:tr w:rsidR="00575550" w:rsidDel="003F473F" w:rsidTr="00BE1A2B">
        <w:tc>
          <w:tcPr>
            <w:tcW w:w="1735" w:type="pct"/>
            <w:shd w:val="clear" w:color="auto" w:fill="auto"/>
          </w:tcPr>
          <w:p w:rsidR="00575550" w:rsidDel="003F473F" w:rsidP="00591D6B" w:rsidRDefault="00532AED">
            <w:pPr>
              <w:pStyle w:val="AltB0"/>
            </w:pPr>
            <w:hyperlink w:history="1" w:anchor="CBIvariantMoreAvailableThanBeacon">
              <w:r w:rsidDel="003F473F" w:rsidR="00575550">
                <w:rPr>
                  <w:rStyle w:val="ac"/>
                </w:rPr>
                <w:t>CBIvariantMoreAvailableThanBeacon</w:t>
              </w:r>
            </w:hyperlink>
          </w:p>
        </w:tc>
        <w:tc>
          <w:tcPr>
            <w:tcW w:w="1178" w:type="pct"/>
            <w:shd w:val="clear" w:color="auto" w:fill="auto"/>
          </w:tcPr>
          <w:p w:rsidR="00575550" w:rsidDel="003F473F" w:rsidP="00591D6B" w:rsidRDefault="00575550">
            <w:pPr>
              <w:pStyle w:val="AltB0"/>
            </w:pPr>
            <w:r w:rsidDel="003F473F">
              <w:rPr>
                <w:rFonts w:hint="eastAsia"/>
              </w:rPr>
              <w:t>Internal</w:t>
            </w:r>
          </w:p>
        </w:tc>
        <w:tc>
          <w:tcPr>
            <w:tcW w:w="2087" w:type="pct"/>
            <w:shd w:val="clear" w:color="auto" w:fill="auto"/>
          </w:tcPr>
          <w:p w:rsidR="00575550" w:rsidDel="003F473F" w:rsidP="00591D6B" w:rsidRDefault="00575550">
            <w:pPr>
              <w:pStyle w:val="AltB0"/>
            </w:pPr>
            <w:r w:rsidDel="003F473F">
              <w:fldChar w:fldCharType="begin"/>
            </w:r>
            <w:r w:rsidDel="003F473F">
              <w:instrText xml:space="preserve"> REF _Ref345055584 \h </w:instrText>
            </w:r>
            <w:r w:rsidDel="003F473F">
              <w:fldChar w:fldCharType="separate"/>
            </w:r>
            <w:r w:rsidRPr="006E3B52" w:rsidR="00DE178B">
              <w:rPr>
                <w:rFonts w:hint="eastAsia"/>
              </w:rPr>
              <w:t>F</w:t>
            </w:r>
            <w:r w:rsidR="00DE178B">
              <w:rPr>
                <w:rFonts w:hint="eastAsia"/>
              </w:rPr>
              <w:t>14</w:t>
            </w:r>
            <w:r w:rsidRPr="006E3B52" w:rsidR="00DE178B">
              <w:rPr>
                <w:rFonts w:hint="eastAsia"/>
              </w:rPr>
              <w:t xml:space="preserve">-Manage </w:t>
            </w:r>
            <w:r w:rsidR="00DE178B">
              <w:rPr>
                <w:rFonts w:hint="eastAsia"/>
              </w:rPr>
              <w:t>Variants</w:t>
            </w:r>
            <w:r w:rsidRPr="006E3B52" w:rsidR="00DE178B">
              <w:rPr>
                <w:rFonts w:hint="eastAsia"/>
              </w:rPr>
              <w:t xml:space="preserve"> in Block Mode</w:t>
            </w:r>
            <w:r w:rsidDel="003F473F">
              <w:fldChar w:fldCharType="end"/>
            </w:r>
          </w:p>
        </w:tc>
      </w:tr>
      <w:tr w:rsidR="00BE1A2B" w:rsidTr="00BE1A2B">
        <w:tc>
          <w:tcPr>
            <w:tcW w:w="1735" w:type="pct"/>
            <w:shd w:val="clear" w:color="auto" w:fill="auto"/>
          </w:tcPr>
          <w:p w:rsidR="00BE1A2B" w:rsidP="00591D6B" w:rsidRDefault="00532AED">
            <w:pPr>
              <w:pStyle w:val="AltB0"/>
            </w:pPr>
            <w:hyperlink w:history="1" w:anchor="CBIvariantReportLastAge">
              <w:r w:rsidR="00BE1A2B">
                <w:rPr>
                  <w:rStyle w:val="ac"/>
                </w:rPr>
                <w:t>CBIvariantReportLastAge</w:t>
              </w:r>
            </w:hyperlink>
          </w:p>
        </w:tc>
        <w:tc>
          <w:tcPr>
            <w:tcW w:w="1178" w:type="pct"/>
            <w:shd w:val="clear" w:color="auto" w:fill="auto"/>
          </w:tcPr>
          <w:p w:rsidR="00BE1A2B" w:rsidP="00591D6B" w:rsidRDefault="00BE1A2B">
            <w:pPr>
              <w:pStyle w:val="AltB0"/>
            </w:pPr>
            <w:r>
              <w:rPr>
                <w:rFonts w:hint="eastAsia"/>
              </w:rPr>
              <w:t>Internal</w:t>
            </w:r>
          </w:p>
        </w:tc>
        <w:tc>
          <w:tcPr>
            <w:tcW w:w="2087" w:type="pct"/>
            <w:shd w:val="clear" w:color="auto" w:fill="auto"/>
          </w:tcPr>
          <w:p w:rsidR="00BE1A2B" w:rsidP="00591D6B" w:rsidRDefault="00BE1A2B">
            <w:pPr>
              <w:pStyle w:val="AltB0"/>
            </w:pPr>
            <w:r>
              <w:fldChar w:fldCharType="begin"/>
            </w:r>
            <w:r>
              <w:instrText xml:space="preserve"> REF _Ref345055584 \h </w:instrText>
            </w:r>
            <w:r>
              <w:fldChar w:fldCharType="separate"/>
            </w:r>
            <w:r w:rsidRPr="006E3B52" w:rsidR="00DE178B">
              <w:rPr>
                <w:rFonts w:hint="eastAsia"/>
              </w:rPr>
              <w:t>F</w:t>
            </w:r>
            <w:r w:rsidR="00DE178B">
              <w:rPr>
                <w:rFonts w:hint="eastAsia"/>
              </w:rPr>
              <w:t>14</w:t>
            </w:r>
            <w:r w:rsidRPr="006E3B52" w:rsidR="00DE178B">
              <w:rPr>
                <w:rFonts w:hint="eastAsia"/>
              </w:rPr>
              <w:t xml:space="preserve">-Manage </w:t>
            </w:r>
            <w:r w:rsidR="00DE178B">
              <w:rPr>
                <w:rFonts w:hint="eastAsia"/>
              </w:rPr>
              <w:t>Variants</w:t>
            </w:r>
            <w:r w:rsidRPr="006E3B52" w:rsidR="00DE178B">
              <w:rPr>
                <w:rFonts w:hint="eastAsia"/>
              </w:rPr>
              <w:t xml:space="preserve"> in Block Mode</w:t>
            </w:r>
            <w:r>
              <w:fldChar w:fldCharType="end"/>
            </w:r>
          </w:p>
        </w:tc>
      </w:tr>
      <w:tr w:rsidR="00BE1A2B" w:rsidTr="00BE1A2B">
        <w:tc>
          <w:tcPr>
            <w:tcW w:w="1735" w:type="pct"/>
            <w:shd w:val="clear" w:color="auto" w:fill="auto"/>
          </w:tcPr>
          <w:p w:rsidR="00BE1A2B" w:rsidP="00591D6B" w:rsidRDefault="00532AED">
            <w:pPr>
              <w:pStyle w:val="AltB0"/>
            </w:pPr>
            <w:hyperlink w:history="1" w:anchor="CoreId">
              <w:r w:rsidR="00BE1A2B">
                <w:rPr>
                  <w:rStyle w:val="ac"/>
                </w:rPr>
                <w:t>CoreId</w:t>
              </w:r>
            </w:hyperlink>
          </w:p>
        </w:tc>
        <w:tc>
          <w:tcPr>
            <w:tcW w:w="1178" w:type="pct"/>
            <w:shd w:val="clear" w:color="auto" w:fill="auto"/>
          </w:tcPr>
          <w:p w:rsidR="00BE1A2B" w:rsidP="00591D6B" w:rsidRDefault="00BE1A2B">
            <w:pPr>
              <w:pStyle w:val="AltB0"/>
            </w:pPr>
            <w:r>
              <w:rPr>
                <w:rFonts w:hint="eastAsia"/>
              </w:rPr>
              <w:t>Internal</w:t>
            </w:r>
          </w:p>
        </w:tc>
        <w:tc>
          <w:tcPr>
            <w:tcW w:w="2087" w:type="pct"/>
            <w:shd w:val="clear" w:color="auto" w:fill="auto"/>
          </w:tcPr>
          <w:p w:rsidR="00BE1A2B" w:rsidP="00591D6B" w:rsidRDefault="00BE1A2B">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BE1A2B" w:rsidTr="00BE1A2B">
        <w:tc>
          <w:tcPr>
            <w:tcW w:w="1735" w:type="pct"/>
            <w:shd w:val="clear" w:color="auto" w:fill="auto"/>
          </w:tcPr>
          <w:p w:rsidR="00BE1A2B" w:rsidP="00591D6B" w:rsidRDefault="00532AED">
            <w:pPr>
              <w:pStyle w:val="AltB0"/>
            </w:pPr>
            <w:hyperlink w:history="1" w:anchor="End2RunningForward">
              <w:r w:rsidRPr="0069164B" w:rsidR="00BE1A2B">
                <w:rPr>
                  <w:rStyle w:val="ac"/>
                </w:rPr>
                <w:t>End2RunningForward</w:t>
              </w:r>
            </w:hyperlink>
          </w:p>
        </w:tc>
        <w:tc>
          <w:tcPr>
            <w:tcW w:w="1178" w:type="pct"/>
            <w:shd w:val="clear" w:color="auto" w:fill="auto"/>
          </w:tcPr>
          <w:p w:rsidRPr="00C9091D" w:rsidR="00BE1A2B" w:rsidP="00591D6B" w:rsidRDefault="00BE1A2B">
            <w:pPr>
              <w:pStyle w:val="AltB0"/>
            </w:pPr>
            <w:r>
              <w:rPr>
                <w:rFonts w:hint="eastAsia"/>
              </w:rPr>
              <w:t>Internal</w:t>
            </w:r>
          </w:p>
        </w:tc>
        <w:tc>
          <w:tcPr>
            <w:tcW w:w="2087" w:type="pct"/>
            <w:shd w:val="clear" w:color="auto" w:fill="auto"/>
          </w:tcPr>
          <w:p w:rsidR="00BE1A2B" w:rsidP="00591D6B" w:rsidRDefault="00ED222A">
            <w:pPr>
              <w:pStyle w:val="AltB0"/>
            </w:pPr>
            <w:r w:rsidRPr="00DF7BFA">
              <w:fldChar w:fldCharType="begin"/>
            </w:r>
            <w:r w:rsidRPr="00DF7BFA">
              <w:instrText xml:space="preserve"> REF _Ref345055703 \h </w:instrText>
            </w:r>
            <w:r w:rsidRPr="00DF7BFA">
              <w:fldChar w:fldCharType="separate"/>
            </w:r>
            <w:r w:rsidR="00DE178B">
              <w:rPr>
                <w:rFonts w:hint="eastAsia"/>
              </w:rPr>
              <w:t>F27-Compute Train Kinematics</w:t>
            </w:r>
            <w:r w:rsidRPr="00DF7BFA">
              <w:fldChar w:fldCharType="end"/>
            </w:r>
          </w:p>
        </w:tc>
      </w:tr>
      <w:tr w:rsidR="00BE1A2B" w:rsidTr="00BE1A2B">
        <w:tc>
          <w:tcPr>
            <w:tcW w:w="1735" w:type="pct"/>
            <w:shd w:val="clear" w:color="auto" w:fill="auto"/>
          </w:tcPr>
          <w:p w:rsidR="00BE1A2B" w:rsidP="00591D6B" w:rsidRDefault="00532AED">
            <w:pPr>
              <w:pStyle w:val="AltB0"/>
            </w:pPr>
            <w:hyperlink w:history="1" w:anchor="HazardousMotionOnNonExclusiveRoute">
              <w:r w:rsidR="00BE1A2B">
                <w:rPr>
                  <w:rStyle w:val="ac"/>
                </w:rPr>
                <w:t>HazardousMotionOnNonExclusiveRoute</w:t>
              </w:r>
            </w:hyperlink>
          </w:p>
        </w:tc>
        <w:tc>
          <w:tcPr>
            <w:tcW w:w="1178" w:type="pct"/>
            <w:shd w:val="clear" w:color="auto" w:fill="auto"/>
          </w:tcPr>
          <w:p w:rsidR="00BE1A2B" w:rsidP="00591D6B" w:rsidRDefault="00BE1A2B">
            <w:pPr>
              <w:pStyle w:val="AltB0"/>
            </w:pPr>
            <w:r>
              <w:rPr>
                <w:rFonts w:hint="eastAsia"/>
              </w:rPr>
              <w:t>Internal</w:t>
            </w:r>
          </w:p>
        </w:tc>
        <w:tc>
          <w:tcPr>
            <w:tcW w:w="2087" w:type="pct"/>
            <w:shd w:val="clear" w:color="auto" w:fill="auto"/>
          </w:tcPr>
          <w:p w:rsidR="00BE1A2B" w:rsidP="00591D6B" w:rsidRDefault="00BE1A2B">
            <w:pPr>
              <w:pStyle w:val="AltB0"/>
            </w:pPr>
            <w:r>
              <w:fldChar w:fldCharType="begin"/>
            </w:r>
            <w:r>
              <w:instrText xml:space="preserve"> REF _Ref345055830 \h </w:instrText>
            </w:r>
            <w:r>
              <w:fldChar w:fldCharType="separate"/>
            </w:r>
            <w:r w:rsidR="00DE178B">
              <w:rPr>
                <w:rFonts w:hint="eastAsia"/>
              </w:rPr>
              <w:t>F51-</w:t>
            </w:r>
            <w:r w:rsidRPr="00EE1350" w:rsidR="00DE178B">
              <w:t>M</w:t>
            </w:r>
            <w:r w:rsidR="00DE178B">
              <w:rPr>
                <w:rFonts w:hint="eastAsia"/>
              </w:rPr>
              <w:t xml:space="preserve">oral Time </w:t>
            </w:r>
            <w:r>
              <w:fldChar w:fldCharType="end"/>
            </w:r>
          </w:p>
        </w:tc>
      </w:tr>
      <w:tr w:rsidR="00BE1A2B" w:rsidTr="00BE1A2B">
        <w:tc>
          <w:tcPr>
            <w:tcW w:w="1735" w:type="pct"/>
            <w:shd w:val="clear" w:color="auto" w:fill="auto"/>
          </w:tcPr>
          <w:p w:rsidR="00BE1A2B" w:rsidP="00591D6B" w:rsidRDefault="00532AED">
            <w:pPr>
              <w:pStyle w:val="AltB0"/>
            </w:pPr>
            <w:hyperlink w:history="1" w:anchor="OtherATPmaxTime">
              <w:r w:rsidR="00BE1A2B">
                <w:rPr>
                  <w:rStyle w:val="ac"/>
                </w:rPr>
                <w:t>OtherATPmaxTime</w:t>
              </w:r>
            </w:hyperlink>
          </w:p>
        </w:tc>
        <w:tc>
          <w:tcPr>
            <w:tcW w:w="1178" w:type="pct"/>
            <w:shd w:val="clear" w:color="auto" w:fill="auto"/>
          </w:tcPr>
          <w:p w:rsidR="00BE1A2B" w:rsidP="00591D6B" w:rsidRDefault="00BE1A2B">
            <w:pPr>
              <w:pStyle w:val="AltB0"/>
            </w:pPr>
            <w:r>
              <w:rPr>
                <w:rFonts w:hint="eastAsia"/>
              </w:rPr>
              <w:t>Internal</w:t>
            </w:r>
          </w:p>
        </w:tc>
        <w:tc>
          <w:tcPr>
            <w:tcW w:w="2087" w:type="pct"/>
            <w:shd w:val="clear" w:color="auto" w:fill="auto"/>
          </w:tcPr>
          <w:p w:rsidR="00BE1A2B" w:rsidP="00591D6B" w:rsidRDefault="00BE1A2B">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BE1A2B" w:rsidTr="00BE1A2B">
        <w:tc>
          <w:tcPr>
            <w:tcW w:w="1735" w:type="pct"/>
            <w:shd w:val="clear" w:color="auto" w:fill="auto"/>
          </w:tcPr>
          <w:p w:rsidR="00BE1A2B" w:rsidP="00591D6B" w:rsidRDefault="00532AED">
            <w:pPr>
              <w:pStyle w:val="AltB0"/>
            </w:pPr>
            <w:hyperlink w:history="1" w:anchor="OtherATPminTime">
              <w:r w:rsidR="00BE1A2B">
                <w:rPr>
                  <w:rStyle w:val="ac"/>
                </w:rPr>
                <w:t>OtherATPminTime</w:t>
              </w:r>
            </w:hyperlink>
          </w:p>
        </w:tc>
        <w:tc>
          <w:tcPr>
            <w:tcW w:w="1178" w:type="pct"/>
            <w:shd w:val="clear" w:color="auto" w:fill="auto"/>
          </w:tcPr>
          <w:p w:rsidR="00BE1A2B" w:rsidP="00591D6B" w:rsidRDefault="00BE1A2B">
            <w:pPr>
              <w:pStyle w:val="AltB0"/>
            </w:pPr>
            <w:r>
              <w:rPr>
                <w:rFonts w:hint="eastAsia"/>
              </w:rPr>
              <w:t>Internal</w:t>
            </w:r>
          </w:p>
        </w:tc>
        <w:tc>
          <w:tcPr>
            <w:tcW w:w="2087" w:type="pct"/>
            <w:shd w:val="clear" w:color="auto" w:fill="auto"/>
          </w:tcPr>
          <w:p w:rsidR="00BE1A2B" w:rsidP="00591D6B" w:rsidRDefault="00BE1A2B">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BE1A2B" w:rsidTr="00BE1A2B">
        <w:tc>
          <w:tcPr>
            <w:tcW w:w="1735" w:type="pct"/>
            <w:shd w:val="clear" w:color="auto" w:fill="auto"/>
          </w:tcPr>
          <w:p w:rsidR="00BE1A2B" w:rsidP="00591D6B" w:rsidRDefault="00532AED">
            <w:pPr>
              <w:pStyle w:val="AltB0"/>
            </w:pPr>
            <w:hyperlink w:history="1" w:anchor="ReceivedEOAreport">
              <w:r w:rsidR="00BE1A2B">
                <w:rPr>
                  <w:rStyle w:val="ac"/>
                </w:rPr>
                <w:t>ReceivedEOAreport</w:t>
              </w:r>
            </w:hyperlink>
          </w:p>
        </w:tc>
        <w:tc>
          <w:tcPr>
            <w:tcW w:w="1178" w:type="pct"/>
            <w:shd w:val="clear" w:color="auto" w:fill="auto"/>
          </w:tcPr>
          <w:p w:rsidR="00BE1A2B" w:rsidP="00591D6B" w:rsidRDefault="00BE1A2B">
            <w:pPr>
              <w:pStyle w:val="AltB0"/>
            </w:pPr>
            <w:r>
              <w:rPr>
                <w:rFonts w:hint="eastAsia"/>
              </w:rPr>
              <w:t>Internal</w:t>
            </w:r>
          </w:p>
        </w:tc>
        <w:tc>
          <w:tcPr>
            <w:tcW w:w="2087" w:type="pct"/>
            <w:shd w:val="clear" w:color="auto" w:fill="auto"/>
          </w:tcPr>
          <w:p w:rsidR="00BE1A2B" w:rsidP="00591D6B" w:rsidRDefault="00BE1A2B">
            <w:pPr>
              <w:pStyle w:val="AltB0"/>
            </w:pPr>
            <w:r>
              <w:fldChar w:fldCharType="begin"/>
            </w:r>
            <w:r>
              <w:instrText xml:space="preserve"> REF _Ref345055594 \h </w:instrText>
            </w:r>
            <w:r>
              <w:fldChar w:fldCharType="separate"/>
            </w:r>
            <w:r w:rsidRPr="00A61D30" w:rsidR="00DE178B">
              <w:rPr>
                <w:rFonts w:hint="eastAsia"/>
              </w:rPr>
              <w:t>F</w:t>
            </w:r>
            <w:r w:rsidR="00DE178B">
              <w:rPr>
                <w:rFonts w:hint="eastAsia"/>
              </w:rPr>
              <w:t>15</w:t>
            </w:r>
            <w:r w:rsidRPr="00CF6CBE" w:rsidR="00DE178B">
              <w:rPr>
                <w:rFonts w:hint="eastAsia"/>
              </w:rPr>
              <w:t>-</w:t>
            </w:r>
            <w:r w:rsidR="00DE178B">
              <w:rPr>
                <w:rFonts w:hint="eastAsia"/>
              </w:rPr>
              <w:t>Manage Variants in CBTC Mode</w:t>
            </w:r>
            <w:r>
              <w:fldChar w:fldCharType="end"/>
            </w:r>
          </w:p>
        </w:tc>
      </w:tr>
      <w:tr w:rsidR="00BE1A2B" w:rsidTr="00BE1A2B">
        <w:tc>
          <w:tcPr>
            <w:tcW w:w="1735" w:type="pct"/>
            <w:shd w:val="clear" w:color="auto" w:fill="auto"/>
          </w:tcPr>
          <w:p w:rsidR="00BE1A2B" w:rsidP="00591D6B" w:rsidRDefault="00532AED">
            <w:pPr>
              <w:pStyle w:val="AltB0"/>
            </w:pPr>
            <w:hyperlink w:history="1" w:anchor="TrackMap">
              <w:r w:rsidR="00BE1A2B">
                <w:rPr>
                  <w:rStyle w:val="ac"/>
                </w:rPr>
                <w:t>TrackMap</w:t>
              </w:r>
            </w:hyperlink>
          </w:p>
        </w:tc>
        <w:tc>
          <w:tcPr>
            <w:tcW w:w="1178" w:type="pct"/>
            <w:shd w:val="clear" w:color="auto" w:fill="auto"/>
          </w:tcPr>
          <w:p w:rsidR="00BE1A2B" w:rsidP="00591D6B" w:rsidRDefault="00BE1A2B">
            <w:pPr>
              <w:pStyle w:val="AltB0"/>
            </w:pPr>
            <w:r>
              <w:rPr>
                <w:rFonts w:hint="eastAsia"/>
              </w:rPr>
              <w:t>Internal</w:t>
            </w:r>
          </w:p>
        </w:tc>
        <w:tc>
          <w:tcPr>
            <w:tcW w:w="2087" w:type="pct"/>
            <w:shd w:val="clear" w:color="auto" w:fill="auto"/>
          </w:tcPr>
          <w:p w:rsidR="00BE1A2B" w:rsidP="00591D6B" w:rsidRDefault="00BE1A2B">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BE1A2B" w:rsidTr="00BE1A2B">
        <w:tc>
          <w:tcPr>
            <w:tcW w:w="1735" w:type="pct"/>
            <w:shd w:val="clear" w:color="auto" w:fill="auto"/>
          </w:tcPr>
          <w:p w:rsidR="00BE1A2B" w:rsidP="00591D6B" w:rsidRDefault="00532AED">
            <w:pPr>
              <w:pStyle w:val="AltB0"/>
            </w:pPr>
            <w:hyperlink w:history="1" w:anchor="TrainFrontEnd">
              <w:r w:rsidR="00BE1A2B">
                <w:rPr>
                  <w:rStyle w:val="ac"/>
                </w:rPr>
                <w:t>TrainFrontEnd</w:t>
              </w:r>
            </w:hyperlink>
          </w:p>
        </w:tc>
        <w:tc>
          <w:tcPr>
            <w:tcW w:w="1178" w:type="pct"/>
            <w:shd w:val="clear" w:color="auto" w:fill="auto"/>
          </w:tcPr>
          <w:p w:rsidR="00BE1A2B" w:rsidP="00591D6B" w:rsidRDefault="00BE1A2B">
            <w:pPr>
              <w:pStyle w:val="AltB0"/>
            </w:pPr>
            <w:r>
              <w:rPr>
                <w:rFonts w:hint="eastAsia"/>
              </w:rPr>
              <w:t>Internal</w:t>
            </w:r>
          </w:p>
        </w:tc>
        <w:tc>
          <w:tcPr>
            <w:tcW w:w="2087" w:type="pct"/>
            <w:shd w:val="clear" w:color="auto" w:fill="auto"/>
          </w:tcPr>
          <w:p w:rsidR="00BE1A2B" w:rsidP="00591D6B" w:rsidRDefault="00BE1A2B">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BE1A2B" w:rsidTr="00BE1A2B">
        <w:tc>
          <w:tcPr>
            <w:tcW w:w="1735" w:type="pct"/>
            <w:shd w:val="clear" w:color="auto" w:fill="auto"/>
          </w:tcPr>
          <w:p w:rsidR="00BE1A2B" w:rsidP="00591D6B" w:rsidRDefault="00532AED">
            <w:pPr>
              <w:pStyle w:val="AltB0"/>
            </w:pPr>
            <w:hyperlink w:history="1" w:anchor="TrainFrontLocation">
              <w:r w:rsidR="00BE1A2B">
                <w:rPr>
                  <w:rStyle w:val="ac"/>
                </w:rPr>
                <w:t>TrainFrontLocation</w:t>
              </w:r>
            </w:hyperlink>
          </w:p>
        </w:tc>
        <w:tc>
          <w:tcPr>
            <w:tcW w:w="1178" w:type="pct"/>
            <w:shd w:val="clear" w:color="auto" w:fill="auto"/>
          </w:tcPr>
          <w:p w:rsidR="00BE1A2B" w:rsidP="00591D6B" w:rsidRDefault="00BE1A2B">
            <w:pPr>
              <w:pStyle w:val="AltB0"/>
            </w:pPr>
            <w:r>
              <w:rPr>
                <w:rFonts w:hint="eastAsia"/>
              </w:rPr>
              <w:t>Internal</w:t>
            </w:r>
          </w:p>
        </w:tc>
        <w:tc>
          <w:tcPr>
            <w:tcW w:w="2087" w:type="pct"/>
            <w:shd w:val="clear" w:color="auto" w:fill="auto"/>
          </w:tcPr>
          <w:p w:rsidR="00BE1A2B" w:rsidP="00591D6B" w:rsidRDefault="00BE1A2B">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BE1A2B" w:rsidTr="00BE1A2B">
        <w:tc>
          <w:tcPr>
            <w:tcW w:w="1735" w:type="pct"/>
            <w:shd w:val="clear" w:color="auto" w:fill="auto"/>
          </w:tcPr>
          <w:p w:rsidR="00BE1A2B" w:rsidP="00591D6B" w:rsidRDefault="00532AED">
            <w:pPr>
              <w:pStyle w:val="AltB0"/>
            </w:pPr>
            <w:hyperlink w:history="1" w:anchor="TrainLocalized">
              <w:r w:rsidR="00BE1A2B">
                <w:rPr>
                  <w:rStyle w:val="ac"/>
                </w:rPr>
                <w:t>TrainLocalized</w:t>
              </w:r>
            </w:hyperlink>
          </w:p>
        </w:tc>
        <w:tc>
          <w:tcPr>
            <w:tcW w:w="1178" w:type="pct"/>
            <w:shd w:val="clear" w:color="auto" w:fill="auto"/>
          </w:tcPr>
          <w:p w:rsidR="00BE1A2B" w:rsidP="00591D6B" w:rsidRDefault="00BE1A2B">
            <w:pPr>
              <w:pStyle w:val="AltB0"/>
            </w:pPr>
            <w:r>
              <w:rPr>
                <w:rFonts w:hint="eastAsia"/>
              </w:rPr>
              <w:t>Internal</w:t>
            </w:r>
          </w:p>
        </w:tc>
        <w:tc>
          <w:tcPr>
            <w:tcW w:w="2087" w:type="pct"/>
            <w:shd w:val="clear" w:color="auto" w:fill="auto"/>
          </w:tcPr>
          <w:p w:rsidR="00BE1A2B" w:rsidP="00591D6B" w:rsidRDefault="00BE1A2B">
            <w:pPr>
              <w:pStyle w:val="AltB0"/>
            </w:pPr>
            <w:r>
              <w:fldChar w:fldCharType="begin"/>
            </w:r>
            <w:r>
              <w:instrText xml:space="preserve"> REF _Ref345055736 \h </w:instrText>
            </w:r>
            <w:r>
              <w:fldChar w:fldCharType="separate"/>
            </w:r>
            <w:r w:rsidR="00DE178B">
              <w:rPr>
                <w:rFonts w:hint="eastAsia"/>
              </w:rPr>
              <w:t>F32-Update Train Location</w:t>
            </w:r>
            <w:r>
              <w:fldChar w:fldCharType="end"/>
            </w:r>
          </w:p>
        </w:tc>
      </w:tr>
      <w:tr w:rsidR="00BE1A2B" w:rsidTr="00BE1A2B">
        <w:tc>
          <w:tcPr>
            <w:tcW w:w="1735" w:type="pct"/>
            <w:shd w:val="clear" w:color="auto" w:fill="auto"/>
          </w:tcPr>
          <w:p w:rsidR="00BE1A2B" w:rsidP="00591D6B" w:rsidRDefault="00532AED">
            <w:pPr>
              <w:pStyle w:val="AltB0"/>
            </w:pPr>
            <w:hyperlink w:history="1" w:anchor="TrainLocatedOnKnownPath">
              <w:r w:rsidR="00BE1A2B">
                <w:rPr>
                  <w:rStyle w:val="ac"/>
                </w:rPr>
                <w:t>TrainLocatedOnKnownPath</w:t>
              </w:r>
            </w:hyperlink>
          </w:p>
        </w:tc>
        <w:tc>
          <w:tcPr>
            <w:tcW w:w="1178" w:type="pct"/>
            <w:shd w:val="clear" w:color="auto" w:fill="auto"/>
          </w:tcPr>
          <w:p w:rsidR="00BE1A2B" w:rsidP="00591D6B" w:rsidRDefault="00BE1A2B">
            <w:pPr>
              <w:pStyle w:val="AltB0"/>
            </w:pPr>
            <w:r>
              <w:rPr>
                <w:rFonts w:hint="eastAsia"/>
              </w:rPr>
              <w:t>Internal</w:t>
            </w:r>
          </w:p>
        </w:tc>
        <w:tc>
          <w:tcPr>
            <w:tcW w:w="2087" w:type="pct"/>
            <w:shd w:val="clear" w:color="auto" w:fill="auto"/>
          </w:tcPr>
          <w:p w:rsidR="00BE1A2B" w:rsidP="00591D6B" w:rsidRDefault="00BE1A2B">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BE1A2B" w:rsidTr="00BE1A2B">
        <w:tc>
          <w:tcPr>
            <w:tcW w:w="1735" w:type="pct"/>
            <w:shd w:val="clear" w:color="auto" w:fill="auto"/>
          </w:tcPr>
          <w:p w:rsidR="00BE1A2B" w:rsidP="00591D6B" w:rsidRDefault="00532AED">
            <w:pPr>
              <w:pStyle w:val="AltB0"/>
            </w:pPr>
            <w:hyperlink w:history="1" w:anchor="TrainMaxSpeed">
              <w:r w:rsidR="00BE1A2B">
                <w:rPr>
                  <w:rStyle w:val="ac"/>
                </w:rPr>
                <w:t>TrainMaxSpeed</w:t>
              </w:r>
            </w:hyperlink>
          </w:p>
        </w:tc>
        <w:tc>
          <w:tcPr>
            <w:tcW w:w="1178" w:type="pct"/>
            <w:shd w:val="clear" w:color="auto" w:fill="auto"/>
          </w:tcPr>
          <w:p w:rsidR="00BE1A2B" w:rsidP="00591D6B" w:rsidRDefault="00BE1A2B">
            <w:pPr>
              <w:pStyle w:val="AltB0"/>
            </w:pPr>
            <w:r>
              <w:rPr>
                <w:rFonts w:hint="eastAsia"/>
              </w:rPr>
              <w:t>Internal</w:t>
            </w:r>
          </w:p>
        </w:tc>
        <w:tc>
          <w:tcPr>
            <w:tcW w:w="2087" w:type="pct"/>
            <w:shd w:val="clear" w:color="auto" w:fill="auto"/>
          </w:tcPr>
          <w:p w:rsidR="00BE1A2B" w:rsidP="00591D6B" w:rsidRDefault="00BE1A2B">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bl>
    <w:p w:rsidR="009D39FE" w:rsidP="00C93484" w:rsidRDefault="009D39FE">
      <w:pPr>
        <w:pStyle w:val="Reqtify"/>
      </w:pPr>
    </w:p>
    <w:p w:rsidR="009D39FE" w:rsidP="00934391" w:rsidRDefault="009D39FE">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038"/>
        <w:gridCol w:w="1649"/>
        <w:gridCol w:w="1408"/>
        <w:gridCol w:w="2191"/>
      </w:tblGrid>
      <w:tr w:rsidRPr="00785CC7" w:rsidR="00DC09A5" w:rsidTr="003B2D1B">
        <w:tc>
          <w:tcPr>
            <w:tcW w:w="2174"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888"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758"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180"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E92EF5" w:rsidTr="003B2D1B">
        <w:tc>
          <w:tcPr>
            <w:tcW w:w="2174" w:type="pct"/>
            <w:tcBorders>
              <w:top w:val="single" w:color="000000" w:sz="4" w:space="0"/>
            </w:tcBorders>
            <w:shd w:val="clear" w:color="auto" w:fill="auto"/>
          </w:tcPr>
          <w:p w:rsidR="00E92EF5" w:rsidP="00591D6B" w:rsidRDefault="00532AED">
            <w:pPr>
              <w:pStyle w:val="AltB0"/>
            </w:pPr>
            <w:hyperlink w:history="1" w:anchor="BlockModeEOAvalid">
              <w:r w:rsidR="00E92EF5">
                <w:rPr>
                  <w:rStyle w:val="ac"/>
                </w:rPr>
                <w:t>BlockModeEOAvalid</w:t>
              </w:r>
            </w:hyperlink>
          </w:p>
        </w:tc>
        <w:tc>
          <w:tcPr>
            <w:tcW w:w="888" w:type="pct"/>
            <w:tcBorders>
              <w:top w:val="single" w:color="000000" w:sz="4" w:space="0"/>
            </w:tcBorders>
          </w:tcPr>
          <w:p w:rsidR="00E92EF5" w:rsidP="00591D6B" w:rsidRDefault="00E92EF5">
            <w:pPr>
              <w:pStyle w:val="AltB0"/>
            </w:pPr>
            <w:r>
              <w:rPr>
                <w:rFonts w:hint="eastAsia"/>
              </w:rPr>
              <w:t>√</w:t>
            </w:r>
          </w:p>
        </w:tc>
        <w:tc>
          <w:tcPr>
            <w:tcW w:w="758" w:type="pct"/>
            <w:tcBorders>
              <w:top w:val="single" w:color="000000" w:sz="4" w:space="0"/>
            </w:tcBorders>
            <w:shd w:val="clear" w:color="auto" w:fill="auto"/>
          </w:tcPr>
          <w:p w:rsidR="00E92EF5" w:rsidP="00591D6B" w:rsidRDefault="00E92EF5">
            <w:pPr>
              <w:pStyle w:val="AltB0"/>
            </w:pPr>
            <w:r>
              <w:rPr>
                <w:rFonts w:hint="eastAsia"/>
              </w:rPr>
              <w:t>√</w:t>
            </w:r>
          </w:p>
        </w:tc>
        <w:tc>
          <w:tcPr>
            <w:tcW w:w="1180"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95EF1" w:rsidTr="003B2D1B">
        <w:tc>
          <w:tcPr>
            <w:tcW w:w="2174" w:type="pct"/>
            <w:shd w:val="clear" w:color="auto" w:fill="auto"/>
          </w:tcPr>
          <w:p w:rsidR="00695EF1" w:rsidP="00591D6B" w:rsidRDefault="00532AED">
            <w:pPr>
              <w:pStyle w:val="AltB0"/>
            </w:pPr>
            <w:hyperlink w:history="1" w:anchor="CBIminProductionAgeSinceSSAcrossing">
              <w:r w:rsidRPr="00B92999" w:rsidR="00695EF1">
                <w:rPr>
                  <w:rStyle w:val="ac"/>
                </w:rPr>
                <w:t>CBIminProductionAgeSinceSSAcrossing</w:t>
              </w:r>
            </w:hyperlink>
          </w:p>
        </w:tc>
        <w:tc>
          <w:tcPr>
            <w:tcW w:w="888" w:type="pct"/>
          </w:tcPr>
          <w:p w:rsidR="00695EF1" w:rsidP="00591D6B" w:rsidRDefault="00695EF1">
            <w:pPr>
              <w:pStyle w:val="AltB0"/>
            </w:pPr>
            <w:r>
              <w:rPr>
                <w:rFonts w:hint="eastAsia"/>
              </w:rPr>
              <w:t>√</w:t>
            </w:r>
          </w:p>
        </w:tc>
        <w:tc>
          <w:tcPr>
            <w:tcW w:w="758" w:type="pct"/>
            <w:shd w:val="clear" w:color="auto" w:fill="auto"/>
          </w:tcPr>
          <w:p w:rsidR="00695EF1" w:rsidP="00591D6B" w:rsidRDefault="00695EF1">
            <w:pPr>
              <w:pStyle w:val="AltB0"/>
            </w:pPr>
            <w:r>
              <w:rPr>
                <w:rFonts w:hint="eastAsia"/>
              </w:rPr>
              <w:t>√</w:t>
            </w:r>
          </w:p>
        </w:tc>
        <w:tc>
          <w:tcPr>
            <w:tcW w:w="1180" w:type="pct"/>
            <w:shd w:val="clear" w:color="auto" w:fill="auto"/>
          </w:tcPr>
          <w:p w:rsidR="00695EF1" w:rsidP="00591D6B" w:rsidRDefault="00695EF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95EF1" w:rsidTr="003B2D1B">
        <w:tc>
          <w:tcPr>
            <w:tcW w:w="2174" w:type="pct"/>
            <w:shd w:val="clear" w:color="auto" w:fill="auto"/>
          </w:tcPr>
          <w:p w:rsidR="00695EF1" w:rsidP="00591D6B" w:rsidRDefault="00532AED">
            <w:pPr>
              <w:pStyle w:val="AltB0"/>
            </w:pPr>
            <w:hyperlink w:history="1" w:anchor="ReceivedVariantsAfterEnteredBMinitialZon">
              <w:r w:rsidR="003B46B0">
                <w:rPr>
                  <w:rStyle w:val="ac"/>
                </w:rPr>
                <w:t>ReceivedVariantsAfterEnteredBMinitialZone</w:t>
              </w:r>
            </w:hyperlink>
          </w:p>
        </w:tc>
        <w:tc>
          <w:tcPr>
            <w:tcW w:w="888" w:type="pct"/>
          </w:tcPr>
          <w:p w:rsidR="00695EF1" w:rsidP="00591D6B" w:rsidRDefault="00695EF1">
            <w:pPr>
              <w:pStyle w:val="AltB0"/>
            </w:pPr>
            <w:r>
              <w:rPr>
                <w:rFonts w:hint="eastAsia"/>
              </w:rPr>
              <w:t>√</w:t>
            </w:r>
          </w:p>
        </w:tc>
        <w:tc>
          <w:tcPr>
            <w:tcW w:w="758" w:type="pct"/>
            <w:shd w:val="clear" w:color="auto" w:fill="auto"/>
          </w:tcPr>
          <w:p w:rsidR="00695EF1" w:rsidP="00591D6B" w:rsidRDefault="00695EF1">
            <w:pPr>
              <w:pStyle w:val="AltB0"/>
            </w:pPr>
            <w:r>
              <w:rPr>
                <w:rFonts w:hint="eastAsia"/>
              </w:rPr>
              <w:t>√</w:t>
            </w:r>
          </w:p>
        </w:tc>
        <w:tc>
          <w:tcPr>
            <w:tcW w:w="1180" w:type="pct"/>
            <w:shd w:val="clear" w:color="auto" w:fill="auto"/>
          </w:tcPr>
          <w:p w:rsidR="00695EF1"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95EF1" w:rsidTr="003B2D1B">
        <w:tc>
          <w:tcPr>
            <w:tcW w:w="2174" w:type="pct"/>
            <w:shd w:val="clear" w:color="auto" w:fill="auto"/>
          </w:tcPr>
          <w:p w:rsidR="00695EF1" w:rsidP="00591D6B" w:rsidRDefault="00532AED">
            <w:pPr>
              <w:pStyle w:val="AltB0"/>
            </w:pPr>
            <w:hyperlink w:history="1" w:anchor="RestrictiveSignalOverrun">
              <w:r w:rsidR="00695EF1">
                <w:rPr>
                  <w:rStyle w:val="ac"/>
                </w:rPr>
                <w:t>RestrictiveSignalOverrun</w:t>
              </w:r>
            </w:hyperlink>
          </w:p>
        </w:tc>
        <w:tc>
          <w:tcPr>
            <w:tcW w:w="888" w:type="pct"/>
          </w:tcPr>
          <w:p w:rsidR="00695EF1" w:rsidP="00591D6B" w:rsidRDefault="00695EF1">
            <w:pPr>
              <w:pStyle w:val="AltB0"/>
            </w:pPr>
            <w:r>
              <w:rPr>
                <w:rFonts w:hint="eastAsia"/>
              </w:rPr>
              <w:t>√</w:t>
            </w:r>
          </w:p>
        </w:tc>
        <w:tc>
          <w:tcPr>
            <w:tcW w:w="758" w:type="pct"/>
            <w:shd w:val="clear" w:color="auto" w:fill="auto"/>
          </w:tcPr>
          <w:p w:rsidR="00695EF1" w:rsidP="00591D6B" w:rsidRDefault="00695EF1">
            <w:pPr>
              <w:pStyle w:val="AltB0"/>
            </w:pPr>
            <w:r>
              <w:rPr>
                <w:rFonts w:hint="eastAsia"/>
              </w:rPr>
              <w:t>√</w:t>
            </w:r>
          </w:p>
        </w:tc>
        <w:tc>
          <w:tcPr>
            <w:tcW w:w="1180" w:type="pct"/>
            <w:shd w:val="clear" w:color="auto" w:fill="auto"/>
          </w:tcPr>
          <w:p w:rsidR="00695EF1"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95EF1" w:rsidTr="003B2D1B">
        <w:tc>
          <w:tcPr>
            <w:tcW w:w="2174" w:type="pct"/>
            <w:shd w:val="clear" w:color="auto" w:fill="auto"/>
          </w:tcPr>
          <w:p w:rsidR="00695EF1" w:rsidP="00591D6B" w:rsidRDefault="00532AED">
            <w:pPr>
              <w:pStyle w:val="AltB0"/>
            </w:pPr>
            <w:hyperlink w:history="1" w:anchor="StopAssuredPointCrossed">
              <w:r w:rsidR="00695EF1">
                <w:rPr>
                  <w:rStyle w:val="ac"/>
                </w:rPr>
                <w:t>StopAssuredPointCrossed</w:t>
              </w:r>
            </w:hyperlink>
          </w:p>
        </w:tc>
        <w:tc>
          <w:tcPr>
            <w:tcW w:w="888" w:type="pct"/>
          </w:tcPr>
          <w:p w:rsidR="00695EF1" w:rsidP="00591D6B" w:rsidRDefault="00695EF1">
            <w:pPr>
              <w:pStyle w:val="AltB0"/>
            </w:pPr>
            <w:r>
              <w:rPr>
                <w:rFonts w:hint="eastAsia"/>
              </w:rPr>
              <w:t>√</w:t>
            </w:r>
          </w:p>
        </w:tc>
        <w:tc>
          <w:tcPr>
            <w:tcW w:w="758" w:type="pct"/>
            <w:shd w:val="clear" w:color="auto" w:fill="auto"/>
          </w:tcPr>
          <w:p w:rsidR="00695EF1" w:rsidP="00591D6B" w:rsidRDefault="00695EF1">
            <w:pPr>
              <w:pStyle w:val="AltB0"/>
            </w:pPr>
            <w:r>
              <w:rPr>
                <w:rFonts w:hint="eastAsia"/>
              </w:rPr>
              <w:t>√</w:t>
            </w:r>
          </w:p>
        </w:tc>
        <w:tc>
          <w:tcPr>
            <w:tcW w:w="1180" w:type="pct"/>
            <w:shd w:val="clear" w:color="auto" w:fill="auto"/>
          </w:tcPr>
          <w:p w:rsidR="00695EF1"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95EF1" w:rsidTr="003B2D1B">
        <w:tc>
          <w:tcPr>
            <w:tcW w:w="2174" w:type="pct"/>
            <w:shd w:val="clear" w:color="auto" w:fill="auto"/>
          </w:tcPr>
          <w:p w:rsidR="00695EF1" w:rsidP="00591D6B" w:rsidRDefault="00532AED">
            <w:pPr>
              <w:pStyle w:val="AltB0"/>
            </w:pPr>
            <w:hyperlink w:history="1" w:anchor="TrainEnteredInBMinitialZoneAge">
              <w:r w:rsidR="00695EF1">
                <w:rPr>
                  <w:rStyle w:val="ac"/>
                </w:rPr>
                <w:t>TrainEnteredInBMinitialZoneAge</w:t>
              </w:r>
            </w:hyperlink>
          </w:p>
        </w:tc>
        <w:tc>
          <w:tcPr>
            <w:tcW w:w="888" w:type="pct"/>
          </w:tcPr>
          <w:p w:rsidR="00695EF1" w:rsidP="00591D6B" w:rsidRDefault="00695EF1">
            <w:pPr>
              <w:pStyle w:val="AltB0"/>
            </w:pPr>
            <w:r>
              <w:rPr>
                <w:rFonts w:hint="eastAsia"/>
              </w:rPr>
              <w:t>√</w:t>
            </w:r>
          </w:p>
        </w:tc>
        <w:tc>
          <w:tcPr>
            <w:tcW w:w="758" w:type="pct"/>
            <w:shd w:val="clear" w:color="auto" w:fill="auto"/>
          </w:tcPr>
          <w:p w:rsidR="00695EF1" w:rsidP="00591D6B" w:rsidRDefault="00695EF1">
            <w:pPr>
              <w:pStyle w:val="AltB0"/>
            </w:pPr>
            <w:r>
              <w:rPr>
                <w:rFonts w:hint="eastAsia"/>
              </w:rPr>
              <w:t>√</w:t>
            </w:r>
          </w:p>
        </w:tc>
        <w:tc>
          <w:tcPr>
            <w:tcW w:w="1180" w:type="pct"/>
            <w:shd w:val="clear" w:color="auto" w:fill="auto"/>
          </w:tcPr>
          <w:p w:rsidR="00695EF1" w:rsidP="00591D6B" w:rsidRDefault="00695EF1">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95EF1" w:rsidTr="003B2D1B">
        <w:tc>
          <w:tcPr>
            <w:tcW w:w="2174" w:type="pct"/>
            <w:shd w:val="clear" w:color="auto" w:fill="auto"/>
          </w:tcPr>
          <w:p w:rsidR="00695EF1" w:rsidP="00591D6B" w:rsidRDefault="00532AED">
            <w:pPr>
              <w:pStyle w:val="AltB0"/>
            </w:pPr>
            <w:hyperlink w:history="1" w:anchor="TrainInBMinitialZone">
              <w:r w:rsidR="00695EF1">
                <w:rPr>
                  <w:rStyle w:val="ac"/>
                </w:rPr>
                <w:t>TrainInBMinitialZone</w:t>
              </w:r>
            </w:hyperlink>
          </w:p>
        </w:tc>
        <w:tc>
          <w:tcPr>
            <w:tcW w:w="888" w:type="pct"/>
          </w:tcPr>
          <w:p w:rsidR="00695EF1" w:rsidP="00591D6B" w:rsidRDefault="00695EF1">
            <w:pPr>
              <w:pStyle w:val="AltB0"/>
            </w:pPr>
            <w:r>
              <w:rPr>
                <w:rFonts w:hint="eastAsia"/>
              </w:rPr>
              <w:t>√</w:t>
            </w:r>
          </w:p>
        </w:tc>
        <w:tc>
          <w:tcPr>
            <w:tcW w:w="758" w:type="pct"/>
            <w:shd w:val="clear" w:color="auto" w:fill="auto"/>
          </w:tcPr>
          <w:p w:rsidR="00695EF1" w:rsidP="00591D6B" w:rsidRDefault="00695EF1">
            <w:pPr>
              <w:pStyle w:val="AltB0"/>
            </w:pPr>
            <w:r>
              <w:rPr>
                <w:rFonts w:hint="eastAsia"/>
              </w:rPr>
              <w:t>√</w:t>
            </w:r>
          </w:p>
        </w:tc>
        <w:tc>
          <w:tcPr>
            <w:tcW w:w="1180" w:type="pct"/>
            <w:shd w:val="clear" w:color="auto" w:fill="auto"/>
          </w:tcPr>
          <w:p w:rsidR="00695EF1"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695EF1" w:rsidTr="003B2D1B">
        <w:tc>
          <w:tcPr>
            <w:tcW w:w="2174" w:type="pct"/>
            <w:shd w:val="clear" w:color="auto" w:fill="auto"/>
          </w:tcPr>
          <w:p w:rsidR="00695EF1" w:rsidP="00591D6B" w:rsidRDefault="00532AED">
            <w:pPr>
              <w:pStyle w:val="AltB0"/>
            </w:pPr>
            <w:hyperlink w:history="1" w:anchor="TrainInSMIzone">
              <w:r w:rsidR="00695EF1">
                <w:rPr>
                  <w:rStyle w:val="ac"/>
                </w:rPr>
                <w:t>TrainInSMIzone</w:t>
              </w:r>
            </w:hyperlink>
          </w:p>
        </w:tc>
        <w:tc>
          <w:tcPr>
            <w:tcW w:w="888" w:type="pct"/>
          </w:tcPr>
          <w:p w:rsidR="00695EF1" w:rsidP="00591D6B" w:rsidRDefault="00695EF1">
            <w:pPr>
              <w:pStyle w:val="AltB0"/>
            </w:pPr>
            <w:r>
              <w:rPr>
                <w:rFonts w:hint="eastAsia"/>
              </w:rPr>
              <w:t>√</w:t>
            </w:r>
          </w:p>
        </w:tc>
        <w:tc>
          <w:tcPr>
            <w:tcW w:w="758" w:type="pct"/>
            <w:shd w:val="clear" w:color="auto" w:fill="auto"/>
          </w:tcPr>
          <w:p w:rsidR="00695EF1" w:rsidP="00591D6B" w:rsidRDefault="00695EF1">
            <w:pPr>
              <w:pStyle w:val="AltB0"/>
            </w:pPr>
            <w:r>
              <w:rPr>
                <w:rFonts w:hint="eastAsia"/>
              </w:rPr>
              <w:t>√</w:t>
            </w:r>
          </w:p>
        </w:tc>
        <w:tc>
          <w:tcPr>
            <w:tcW w:w="1180" w:type="pct"/>
            <w:shd w:val="clear" w:color="auto" w:fill="auto"/>
          </w:tcPr>
          <w:p w:rsidR="00695EF1"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9D39FE" w:rsidP="00C93484" w:rsidRDefault="009D39FE">
      <w:pPr>
        <w:pStyle w:val="Reqtify"/>
      </w:pPr>
    </w:p>
    <w:p w:rsidRPr="00003A18" w:rsidR="009D39FE" w:rsidP="00934391" w:rsidRDefault="009D39FE">
      <w:pPr>
        <w:pStyle w:val="3"/>
      </w:pPr>
      <w:r w:rsidRPr="00A61D30">
        <w:rPr>
          <w:rFonts w:hint="eastAsia"/>
        </w:rPr>
        <w:t>Processing</w:t>
      </w:r>
    </w:p>
    <w:p w:rsidR="004C5E68" w:rsidP="00C93484" w:rsidRDefault="004C5E68">
      <w:pPr>
        <w:pStyle w:val="Reqtify"/>
      </w:pPr>
    </w:p>
    <w:p w:rsidR="00B31CC4" w:rsidP="00C93484" w:rsidRDefault="00B31CC4">
      <w:pPr>
        <w:pStyle w:val="Reqtify"/>
      </w:pPr>
      <w:r>
        <w:rPr>
          <w:rFonts w:hint="eastAsia"/>
        </w:rPr>
        <w:t>ATP</w:t>
      </w:r>
      <w:r>
        <w:rPr>
          <w:rFonts w:hint="eastAsia"/>
        </w:rPr>
        <w:t>有</w:t>
      </w:r>
      <w:r>
        <w:rPr>
          <w:rFonts w:hint="eastAsia"/>
        </w:rPr>
        <w:t>CBTC</w:t>
      </w:r>
      <w:r>
        <w:rPr>
          <w:rFonts w:hint="eastAsia"/>
        </w:rPr>
        <w:t>和</w:t>
      </w:r>
      <w:r>
        <w:rPr>
          <w:rFonts w:hint="eastAsia"/>
        </w:rPr>
        <w:t>BLOCK</w:t>
      </w:r>
      <w:r>
        <w:rPr>
          <w:rFonts w:hint="eastAsia"/>
        </w:rPr>
        <w:t>两种运营模式，当采集到</w:t>
      </w:r>
      <w:r>
        <w:rPr>
          <w:rFonts w:hint="eastAsia"/>
        </w:rPr>
        <w:t>BM</w:t>
      </w:r>
      <w:r>
        <w:rPr>
          <w:rFonts w:hint="eastAsia"/>
        </w:rPr>
        <w:t>输入时，应用</w:t>
      </w:r>
      <w:r>
        <w:rPr>
          <w:rFonts w:hint="eastAsia"/>
        </w:rPr>
        <w:t>BM</w:t>
      </w:r>
      <w:r>
        <w:rPr>
          <w:rFonts w:hint="eastAsia"/>
        </w:rPr>
        <w:t>模式；否则，就应用</w:t>
      </w:r>
      <w:r>
        <w:rPr>
          <w:rFonts w:hint="eastAsia"/>
        </w:rPr>
        <w:t>CBTC</w:t>
      </w:r>
      <w:r>
        <w:rPr>
          <w:rFonts w:hint="eastAsia"/>
        </w:rPr>
        <w:t>模式。</w:t>
      </w:r>
    </w:p>
    <w:p w:rsidR="00B31CC4" w:rsidP="00C93484" w:rsidRDefault="00B31CC4">
      <w:pPr>
        <w:pStyle w:val="Reqtify"/>
      </w:pPr>
      <w:r>
        <w:rPr>
          <w:rFonts w:hint="eastAsia"/>
        </w:rPr>
        <w:lastRenderedPageBreak/>
        <w:t>There are two operational modes of ATP, BLOCK mode</w:t>
      </w:r>
      <w:r w:rsidR="00397BD9">
        <w:rPr>
          <w:rFonts w:hint="eastAsia"/>
        </w:rPr>
        <w:t xml:space="preserve"> and </w:t>
      </w:r>
      <w:r>
        <w:rPr>
          <w:rFonts w:hint="eastAsia"/>
        </w:rPr>
        <w:t>CBTC. When ATP acquired BM input, it applies BM mode; otherwise, it applies CBTC mode.</w:t>
      </w:r>
    </w:p>
    <w:p w:rsidR="005B699D" w:rsidP="00C93484" w:rsidRDefault="005B699D">
      <w:pPr>
        <w:pStyle w:val="Reqtify"/>
      </w:pPr>
    </w:p>
    <w:p w:rsidR="00DF0FB4" w:rsidP="00C93484" w:rsidRDefault="00DF0FB4">
      <w:pPr>
        <w:pStyle w:val="Reqtify"/>
      </w:pPr>
      <w:r>
        <w:rPr>
          <w:rFonts w:hint="eastAsia"/>
        </w:rPr>
        <w:t>ATP</w:t>
      </w:r>
      <w:r>
        <w:rPr>
          <w:rFonts w:hint="eastAsia"/>
        </w:rPr>
        <w:t>在</w:t>
      </w:r>
      <w:r>
        <w:rPr>
          <w:rFonts w:hint="eastAsia"/>
        </w:rPr>
        <w:t>BLOCK</w:t>
      </w:r>
      <w:r>
        <w:rPr>
          <w:rFonts w:hint="eastAsia"/>
        </w:rPr>
        <w:t>模式和</w:t>
      </w:r>
      <w:r>
        <w:rPr>
          <w:rFonts w:hint="eastAsia"/>
        </w:rPr>
        <w:t>CBTC</w:t>
      </w:r>
      <w:r>
        <w:rPr>
          <w:rFonts w:hint="eastAsia"/>
        </w:rPr>
        <w:t>模式下，对于</w:t>
      </w:r>
      <w:r>
        <w:rPr>
          <w:rFonts w:hint="eastAsia"/>
        </w:rPr>
        <w:t>EOA</w:t>
      </w:r>
      <w:r>
        <w:rPr>
          <w:rFonts w:hint="eastAsia"/>
        </w:rPr>
        <w:t>的处理方式不同。在</w:t>
      </w:r>
      <w:r>
        <w:rPr>
          <w:rFonts w:hint="eastAsia"/>
        </w:rPr>
        <w:t>CBTC</w:t>
      </w:r>
      <w:r>
        <w:rPr>
          <w:rFonts w:hint="eastAsia"/>
        </w:rPr>
        <w:t>模式，</w:t>
      </w:r>
      <w:r>
        <w:rPr>
          <w:rFonts w:hint="eastAsia"/>
        </w:rPr>
        <w:t>EOA</w:t>
      </w:r>
      <w:r>
        <w:rPr>
          <w:rFonts w:hint="eastAsia"/>
        </w:rPr>
        <w:t>来自</w:t>
      </w:r>
      <w:r>
        <w:rPr>
          <w:rFonts w:hint="eastAsia"/>
        </w:rPr>
        <w:t>ZC</w:t>
      </w:r>
      <w:r>
        <w:rPr>
          <w:rFonts w:hint="eastAsia"/>
        </w:rPr>
        <w:t>消息。而在</w:t>
      </w:r>
      <w:r>
        <w:rPr>
          <w:rFonts w:hint="eastAsia"/>
        </w:rPr>
        <w:t>BLOCK</w:t>
      </w:r>
      <w:r>
        <w:rPr>
          <w:rFonts w:hint="eastAsia"/>
        </w:rPr>
        <w:t>运营模式，</w:t>
      </w:r>
      <w:r>
        <w:rPr>
          <w:rFonts w:hint="eastAsia"/>
        </w:rPr>
        <w:t>ATP</w:t>
      </w:r>
      <w:r>
        <w:rPr>
          <w:rFonts w:hint="eastAsia"/>
        </w:rPr>
        <w:t>根据收到的</w:t>
      </w:r>
      <w:r>
        <w:rPr>
          <w:rFonts w:hint="eastAsia"/>
        </w:rPr>
        <w:t>BM</w:t>
      </w:r>
      <w:r>
        <w:rPr>
          <w:rFonts w:hint="eastAsia"/>
        </w:rPr>
        <w:t>变量状态，从列车所在定位位置，向下游进行搜索，当遇到第一个限制状态的变量或线路边界时，就将其作为本周期列车的</w:t>
      </w:r>
      <w:r>
        <w:rPr>
          <w:rFonts w:hint="eastAsia"/>
        </w:rPr>
        <w:t>EOA</w:t>
      </w:r>
      <w:r>
        <w:rPr>
          <w:rFonts w:hint="eastAsia"/>
        </w:rPr>
        <w:t>，该</w:t>
      </w:r>
      <w:r>
        <w:rPr>
          <w:rFonts w:hint="eastAsia"/>
        </w:rPr>
        <w:t>EOA</w:t>
      </w:r>
      <w:r>
        <w:rPr>
          <w:rFonts w:hint="eastAsia"/>
        </w:rPr>
        <w:t>的有效期也应当与该</w:t>
      </w:r>
      <w:r>
        <w:rPr>
          <w:rFonts w:hint="eastAsia"/>
        </w:rPr>
        <w:t>BM</w:t>
      </w:r>
      <w:r>
        <w:rPr>
          <w:rFonts w:hint="eastAsia"/>
        </w:rPr>
        <w:t>变量的有效期相同。</w:t>
      </w:r>
    </w:p>
    <w:p w:rsidRPr="00F01578" w:rsidR="00DF0FB4" w:rsidP="00C93484" w:rsidRDefault="00DF0FB4">
      <w:pPr>
        <w:pStyle w:val="Reqtify"/>
      </w:pPr>
      <w:r w:rsidRPr="00775C55">
        <w:rPr>
          <w:rFonts w:hint="eastAsia"/>
        </w:rPr>
        <w:t>In the block model</w:t>
      </w:r>
      <w:r>
        <w:rPr>
          <w:rFonts w:hint="eastAsia"/>
        </w:rPr>
        <w:t xml:space="preserve"> and </w:t>
      </w:r>
      <w:r w:rsidRPr="00775C55">
        <w:rPr>
          <w:rFonts w:hint="eastAsia"/>
        </w:rPr>
        <w:t xml:space="preserve">CBTC model ATP have different processing mode for EOA. In the CBTC mode, EOA is coming from </w:t>
      </w:r>
      <w:r w:rsidRPr="000013C4" w:rsidR="00DE30C0">
        <w:t>ZC</w:t>
      </w:r>
      <w:r>
        <w:rPr>
          <w:rFonts w:hint="eastAsia"/>
        </w:rPr>
        <w:t xml:space="preserve"> message. </w:t>
      </w:r>
      <w:r w:rsidRPr="00775C55">
        <w:rPr>
          <w:rFonts w:hint="eastAsia"/>
        </w:rPr>
        <w:t xml:space="preserve">In block mode, according to the BM </w:t>
      </w:r>
      <w:r>
        <w:rPr>
          <w:rFonts w:hint="eastAsia"/>
        </w:rPr>
        <w:t>variant</w:t>
      </w:r>
      <w:r w:rsidRPr="00775C55">
        <w:rPr>
          <w:rFonts w:hint="eastAsia"/>
        </w:rPr>
        <w:t xml:space="preserve"> status, ATP </w:t>
      </w:r>
      <w:r w:rsidRPr="00775C55" w:rsidR="00C83252">
        <w:t>search</w:t>
      </w:r>
      <w:r w:rsidR="00C83252">
        <w:t>es</w:t>
      </w:r>
      <w:r w:rsidRPr="00775C55">
        <w:rPr>
          <w:rFonts w:hint="eastAsia"/>
        </w:rPr>
        <w:t xml:space="preserve"> the</w:t>
      </w:r>
      <w:r>
        <w:rPr>
          <w:rFonts w:hint="eastAsia"/>
        </w:rPr>
        <w:t xml:space="preserve"> </w:t>
      </w:r>
      <w:r w:rsidRPr="00775C55">
        <w:rPr>
          <w:rFonts w:hint="eastAsia"/>
        </w:rPr>
        <w:t xml:space="preserve">target from </w:t>
      </w:r>
      <w:r>
        <w:rPr>
          <w:rFonts w:hint="eastAsia"/>
        </w:rPr>
        <w:t xml:space="preserve">downstream of </w:t>
      </w:r>
      <w:r w:rsidRPr="00775C55">
        <w:rPr>
          <w:rFonts w:hint="eastAsia"/>
        </w:rPr>
        <w:t xml:space="preserve">the train </w:t>
      </w:r>
      <w:r>
        <w:rPr>
          <w:rFonts w:hint="eastAsia"/>
        </w:rPr>
        <w:t>front location</w:t>
      </w:r>
      <w:r w:rsidRPr="00775C55">
        <w:rPr>
          <w:rFonts w:hint="eastAsia"/>
        </w:rPr>
        <w:t xml:space="preserve">. When it </w:t>
      </w:r>
      <w:r w:rsidRPr="00775C55">
        <w:t>gets</w:t>
      </w:r>
      <w:r w:rsidRPr="00775C55">
        <w:rPr>
          <w:rFonts w:hint="eastAsia"/>
        </w:rPr>
        <w:t xml:space="preserve"> the first restricted </w:t>
      </w:r>
      <w:r>
        <w:rPr>
          <w:rFonts w:hint="eastAsia"/>
        </w:rPr>
        <w:t>variant or track border,</w:t>
      </w:r>
      <w:r w:rsidRPr="00775C55">
        <w:rPr>
          <w:rFonts w:hint="eastAsia"/>
        </w:rPr>
        <w:t xml:space="preserve"> ATP </w:t>
      </w:r>
      <w:r>
        <w:rPr>
          <w:rFonts w:hint="eastAsia"/>
        </w:rPr>
        <w:t>shall</w:t>
      </w:r>
      <w:r w:rsidRPr="00775C55">
        <w:rPr>
          <w:rFonts w:hint="eastAsia"/>
        </w:rPr>
        <w:t xml:space="preserve"> regard it at the EOA for this cycle</w:t>
      </w:r>
      <w:r>
        <w:rPr>
          <w:rFonts w:hint="eastAsia"/>
        </w:rPr>
        <w:t>, and the validity of EOA shall</w:t>
      </w:r>
      <w:r w:rsidRPr="00775C55">
        <w:rPr>
          <w:rFonts w:hint="eastAsia"/>
        </w:rPr>
        <w:t xml:space="preserve"> be</w:t>
      </w:r>
      <w:r>
        <w:rPr>
          <w:rFonts w:hint="eastAsia"/>
        </w:rPr>
        <w:t xml:space="preserve"> the same as the BM variants.</w:t>
      </w:r>
    </w:p>
    <w:p w:rsidRPr="00DF0FB4" w:rsidR="005B699D" w:rsidP="00C93484" w:rsidRDefault="005B699D">
      <w:pPr>
        <w:pStyle w:val="Reqtify"/>
      </w:pPr>
    </w:p>
    <w:p w:rsidR="00256988" w:rsidP="0012674A" w:rsidRDefault="00F81167">
      <w:pPr>
        <w:pStyle w:val="4"/>
      </w:pPr>
      <w:r>
        <w:rPr>
          <w:rFonts w:hint="eastAsia"/>
        </w:rPr>
        <w:t>Determing EOA in block mode</w:t>
      </w:r>
    </w:p>
    <w:p w:rsidR="00A12EE0" w:rsidP="00C93484" w:rsidRDefault="00A12EE0">
      <w:pPr>
        <w:pStyle w:val="Reqtify"/>
      </w:pPr>
    </w:p>
    <w:p w:rsidRPr="00972331" w:rsidR="004240E8" w:rsidP="00704491" w:rsidRDefault="004240E8">
      <w:pPr>
        <w:pStyle w:val="ReqtifyAltR"/>
      </w:pPr>
      <w:r w:rsidRPr="004240E8">
        <w:t>[</w:t>
      </w:r>
      <w:r w:rsidR="0052393A">
        <w:t>iTC</w:t>
      </w:r>
      <w:r w:rsidR="006A5C0D">
        <w:t>_CC_ATP-SwRS-0</w:t>
      </w:r>
      <w:r w:rsidR="009D4F5D">
        <w:rPr>
          <w:rFonts w:hint="eastAsia"/>
        </w:rPr>
        <w:t>270</w:t>
      </w:r>
      <w:r w:rsidRPr="004240E8">
        <w:t>]</w:t>
      </w:r>
    </w:p>
    <w:p w:rsidR="004240E8" w:rsidP="00C93484" w:rsidRDefault="00BD3E90">
      <w:pPr>
        <w:pStyle w:val="Reqtify"/>
      </w:pPr>
      <w:bookmarkStart w:name="RestrictiveSignalOverrun" w:id="7051"/>
      <w:r w:rsidRPr="00BF0DBC">
        <w:rPr>
          <w:rStyle w:val="aff2"/>
          <w:bCs w:val="0"/>
          <w:iCs w:val="0"/>
        </w:rPr>
        <w:t>RestrictiveSignalOverrun</w:t>
      </w:r>
      <w:bookmarkEnd w:id="7051"/>
      <w:r w:rsidRPr="007F6855" w:rsidR="004240E8">
        <w:rPr>
          <w:rFonts w:hint="eastAsia"/>
        </w:rPr>
        <w:t>，</w:t>
      </w:r>
      <w:r w:rsidR="004240E8">
        <w:rPr>
          <w:rFonts w:hint="eastAsia"/>
        </w:rPr>
        <w:t>BM</w:t>
      </w:r>
      <w:r w:rsidR="004240E8">
        <w:rPr>
          <w:rFonts w:hint="eastAsia"/>
        </w:rPr>
        <w:t>模式下，本周期列车车头最大定位是否冒进限制状态的信号机。</w:t>
      </w:r>
    </w:p>
    <w:p w:rsidR="004240E8" w:rsidP="00FA0FBB" w:rsidRDefault="004240E8">
      <w:pPr>
        <w:pStyle w:val="AltX"/>
      </w:pPr>
      <w:r>
        <w:rPr>
          <w:rFonts w:hint="eastAsia"/>
        </w:rPr>
        <w:t>当满足以下所有条件时，</w:t>
      </w:r>
      <w:r>
        <w:rPr>
          <w:rFonts w:hint="eastAsia"/>
        </w:rPr>
        <w:t>ATP</w:t>
      </w:r>
      <w:r>
        <w:rPr>
          <w:rFonts w:hint="eastAsia"/>
        </w:rPr>
        <w:t>认为列车冒进了限制状态的信号机，需设置</w:t>
      </w:r>
      <w:r w:rsidRPr="005F5DA7" w:rsidR="00D52448">
        <w:rPr>
          <w:rStyle w:val="aff2"/>
        </w:rPr>
        <w:t>RestrictiveSignalOverrun</w:t>
      </w:r>
      <w:r>
        <w:rPr>
          <w:rFonts w:hint="eastAsia"/>
        </w:rPr>
        <w:t>为</w:t>
      </w:r>
      <w:r>
        <w:rPr>
          <w:rStyle w:val="aff1"/>
        </w:rPr>
        <w:t>True</w:t>
      </w:r>
      <w:r>
        <w:rPr>
          <w:rFonts w:hint="eastAsia"/>
        </w:rPr>
        <w:t>。</w:t>
      </w:r>
    </w:p>
    <w:p w:rsidR="004240E8" w:rsidP="00704491" w:rsidRDefault="004240E8">
      <w:pPr>
        <w:pStyle w:val="AltZ"/>
      </w:pPr>
      <w:r>
        <w:rPr>
          <w:rFonts w:hint="eastAsia"/>
        </w:rPr>
        <w:t>本周期列车已定位，即</w:t>
      </w:r>
      <w:hyperlink w:history="1" w:anchor="TrainLocalized">
        <w:r w:rsidRPr="0069164B">
          <w:rPr>
            <w:rStyle w:val="ac"/>
          </w:rPr>
          <w:t>TrainLocalized</w:t>
        </w:r>
      </w:hyperlink>
      <w:r>
        <w:rPr>
          <w:rFonts w:hint="eastAsia"/>
        </w:rPr>
        <w:t>为</w:t>
      </w:r>
      <w:r>
        <w:rPr>
          <w:rStyle w:val="aff1"/>
          <w:rFonts w:hint="eastAsia"/>
        </w:rPr>
        <w:t>True</w:t>
      </w:r>
      <w:r>
        <w:rPr>
          <w:rFonts w:hint="eastAsia"/>
        </w:rPr>
        <w:t>；</w:t>
      </w:r>
    </w:p>
    <w:p w:rsidR="004240E8" w:rsidP="00704491" w:rsidRDefault="004240E8">
      <w:pPr>
        <w:pStyle w:val="AltZ"/>
      </w:pPr>
      <w:r>
        <w:rPr>
          <w:rFonts w:hint="eastAsia"/>
        </w:rPr>
        <w:t>本周期</w:t>
      </w:r>
      <w:r w:rsidR="000F3C1F">
        <w:rPr>
          <w:rFonts w:hint="eastAsia"/>
        </w:rPr>
        <w:t>使用</w:t>
      </w:r>
      <w:r w:rsidR="000F3C1F">
        <w:rPr>
          <w:rFonts w:hint="eastAsia"/>
        </w:rPr>
        <w:t>BM</w:t>
      </w:r>
      <w:r w:rsidR="000F3C1F">
        <w:rPr>
          <w:rFonts w:hint="eastAsia"/>
        </w:rPr>
        <w:t>变量</w:t>
      </w:r>
      <w:r>
        <w:rPr>
          <w:rFonts w:hint="eastAsia"/>
        </w:rPr>
        <w:t>；</w:t>
      </w:r>
    </w:p>
    <w:p w:rsidR="004240E8" w:rsidP="00704491" w:rsidRDefault="004240E8">
      <w:pPr>
        <w:pStyle w:val="AltZ"/>
      </w:pPr>
      <w:r>
        <w:rPr>
          <w:rFonts w:hint="eastAsia"/>
        </w:rPr>
        <w:t>上周期</w:t>
      </w:r>
      <w:r w:rsidRPr="005F5DA7" w:rsidR="00D52448">
        <w:rPr>
          <w:rStyle w:val="aff2"/>
        </w:rPr>
        <w:t>RestrictiveSignalOverrun</w:t>
      </w:r>
      <w:r>
        <w:rPr>
          <w:rFonts w:hint="eastAsia"/>
        </w:rPr>
        <w:t>为</w:t>
      </w:r>
      <w:r>
        <w:rPr>
          <w:rStyle w:val="aff1"/>
          <w:rFonts w:hint="eastAsia"/>
        </w:rPr>
        <w:t>False</w:t>
      </w:r>
      <w:r>
        <w:rPr>
          <w:rFonts w:hint="eastAsia"/>
        </w:rPr>
        <w:t>；</w:t>
      </w:r>
    </w:p>
    <w:p w:rsidR="004240E8" w:rsidP="00704491" w:rsidRDefault="004240E8">
      <w:pPr>
        <w:pStyle w:val="AltZ"/>
      </w:pPr>
      <w:r>
        <w:rPr>
          <w:rFonts w:hint="eastAsia"/>
        </w:rPr>
        <w:t>本周期列车位移</w:t>
      </w:r>
      <w:hyperlink w:history="1" w:anchor="MaximumTrainMotion">
        <w:r w:rsidRPr="0069164B">
          <w:rPr>
            <w:rStyle w:val="ac"/>
          </w:rPr>
          <w:t>MaximumTrainMotion</w:t>
        </w:r>
      </w:hyperlink>
      <w:r>
        <w:rPr>
          <w:rFonts w:hint="eastAsia"/>
        </w:rPr>
        <w:t>向激活的驾驶室方向运行；</w:t>
      </w:r>
    </w:p>
    <w:p w:rsidR="004240E8" w:rsidP="00704491" w:rsidRDefault="004240E8">
      <w:pPr>
        <w:pStyle w:val="AltZ"/>
      </w:pPr>
      <w:r>
        <w:rPr>
          <w:rFonts w:hint="eastAsia"/>
        </w:rPr>
        <w:t>本周期列车车头最大定位</w:t>
      </w:r>
      <w:hyperlink w:history="1" w:anchor="TrainFrontLocation">
        <w:r w:rsidRPr="0069164B">
          <w:rPr>
            <w:rStyle w:val="ac"/>
          </w:rPr>
          <w:t>TrainFrontLocation</w:t>
        </w:r>
      </w:hyperlink>
      <w:r>
        <w:rPr>
          <w:rFonts w:hint="eastAsia"/>
        </w:rPr>
        <w:t>经过了一个信号机奇点；</w:t>
      </w:r>
    </w:p>
    <w:p w:rsidR="004240E8" w:rsidP="00704491" w:rsidRDefault="004240E8">
      <w:pPr>
        <w:pStyle w:val="AltZ"/>
      </w:pPr>
      <w:r>
        <w:rPr>
          <w:rFonts w:hint="eastAsia"/>
        </w:rPr>
        <w:t>该信号机为限制状态，或者建立了</w:t>
      </w:r>
      <w:r>
        <w:rPr>
          <w:rFonts w:hint="eastAsia"/>
        </w:rPr>
        <w:t>Overlap</w:t>
      </w:r>
      <w:r>
        <w:rPr>
          <w:rFonts w:hint="eastAsia"/>
        </w:rPr>
        <w:t>的状态。</w:t>
      </w:r>
    </w:p>
    <w:p w:rsidR="004240E8" w:rsidP="00FA0FBB" w:rsidRDefault="004240E8">
      <w:pPr>
        <w:pStyle w:val="AltX"/>
      </w:pPr>
      <w:r>
        <w:rPr>
          <w:rFonts w:hint="eastAsia"/>
        </w:rPr>
        <w:t>否则，设置</w:t>
      </w:r>
      <w:r w:rsidRPr="005F5DA7" w:rsidR="00D52448">
        <w:rPr>
          <w:rStyle w:val="aff2"/>
        </w:rPr>
        <w:t>RestrictiveSignalOverrun</w:t>
      </w:r>
      <w:r>
        <w:rPr>
          <w:rFonts w:hint="eastAsia"/>
        </w:rPr>
        <w:t>为</w:t>
      </w:r>
      <w:r>
        <w:rPr>
          <w:rStyle w:val="aff1"/>
          <w:rFonts w:hint="eastAsia"/>
        </w:rPr>
        <w:t>False</w:t>
      </w:r>
      <w:r>
        <w:rPr>
          <w:rFonts w:hint="eastAsia"/>
        </w:rPr>
        <w:t>。</w:t>
      </w:r>
    </w:p>
    <w:p w:rsidR="004240E8" w:rsidP="00C93484" w:rsidRDefault="004240E8">
      <w:pPr>
        <w:pStyle w:val="Reqtify"/>
      </w:pPr>
    </w:p>
    <w:p w:rsidR="004240E8" w:rsidP="00C93484" w:rsidRDefault="00532AED">
      <w:pPr>
        <w:pStyle w:val="Reqtify"/>
      </w:pPr>
      <w:hyperlink w:history="1" w:anchor="RestrictiveSignalOverrun">
        <w:r w:rsidR="00BD3E90">
          <w:rPr>
            <w:rStyle w:val="ac"/>
            <w:noProof/>
          </w:rPr>
          <w:t>RestrictiveSignalOverrun</w:t>
        </w:r>
      </w:hyperlink>
      <w:r w:rsidR="004240E8">
        <w:rPr>
          <w:rFonts w:hint="eastAsia"/>
        </w:rPr>
        <w:t>, ATP shall determine whether the location of maximum train head overruns a restricted signal in BLOCK mode.</w:t>
      </w:r>
    </w:p>
    <w:p w:rsidR="004240E8" w:rsidP="00FA0FBB" w:rsidRDefault="004240E8">
      <w:pPr>
        <w:pStyle w:val="AltX"/>
      </w:pPr>
      <w:r>
        <w:rPr>
          <w:rFonts w:hint="eastAsia"/>
        </w:rPr>
        <w:t xml:space="preserve">When all of the following conditions fulfilled, ATP considers the train has overrun a restricted signal in this cycle, and set </w:t>
      </w:r>
      <w:hyperlink w:history="1" w:anchor="RestrictiveSignalOverrun">
        <w:r w:rsidR="00BD3E90">
          <w:rPr>
            <w:rStyle w:val="ac"/>
          </w:rPr>
          <w:t>RestrictiveSignalOverrun</w:t>
        </w:r>
      </w:hyperlink>
      <w:r w:rsidR="00D52448">
        <w:rPr>
          <w:rFonts w:hint="eastAsia"/>
        </w:rPr>
        <w:t xml:space="preserve"> </w:t>
      </w:r>
      <w:r>
        <w:rPr>
          <w:rFonts w:hint="eastAsia"/>
        </w:rPr>
        <w:t xml:space="preserve">as </w:t>
      </w:r>
      <w:r w:rsidRPr="00354FC4">
        <w:rPr>
          <w:rStyle w:val="aff1"/>
          <w:rFonts w:hint="eastAsia"/>
        </w:rPr>
        <w:t>True</w:t>
      </w:r>
      <w:r>
        <w:rPr>
          <w:rFonts w:hint="eastAsia"/>
        </w:rPr>
        <w:t>.</w:t>
      </w:r>
    </w:p>
    <w:p w:rsidR="004240E8" w:rsidP="00704491" w:rsidRDefault="004240E8">
      <w:pPr>
        <w:pStyle w:val="AltZ"/>
      </w:pPr>
      <w:r>
        <w:rPr>
          <w:rFonts w:hint="eastAsia"/>
        </w:rPr>
        <w:t>Train has localized;</w:t>
      </w:r>
    </w:p>
    <w:p w:rsidR="004240E8" w:rsidP="00704491" w:rsidRDefault="004240E8">
      <w:pPr>
        <w:pStyle w:val="AltZ"/>
      </w:pPr>
      <w:r>
        <w:t>A</w:t>
      </w:r>
      <w:r>
        <w:rPr>
          <w:rFonts w:hint="eastAsia"/>
        </w:rPr>
        <w:t xml:space="preserve">nd the current type of EOA is </w:t>
      </w:r>
      <w:r w:rsidRPr="006A2C7B">
        <w:rPr>
          <w:rStyle w:val="aff1"/>
          <w:rFonts w:hint="eastAsia"/>
        </w:rPr>
        <w:t>BLOCK_MODE_EOA</w:t>
      </w:r>
      <w:r>
        <w:rPr>
          <w:rFonts w:hint="eastAsia"/>
        </w:rPr>
        <w:t>;</w:t>
      </w:r>
    </w:p>
    <w:p w:rsidR="004240E8" w:rsidP="00704491" w:rsidRDefault="004240E8">
      <w:pPr>
        <w:pStyle w:val="AltZ"/>
      </w:pPr>
      <w:r w:rsidRPr="00C079FA">
        <w:t>A</w:t>
      </w:r>
      <w:r w:rsidRPr="00C079FA">
        <w:rPr>
          <w:rFonts w:hint="eastAsia"/>
        </w:rPr>
        <w:t xml:space="preserve">nd </w:t>
      </w:r>
      <w:hyperlink w:history="1" w:anchor="RestrictiveSignalOverrun">
        <w:r w:rsidR="00BD3E90">
          <w:rPr>
            <w:rStyle w:val="ac"/>
            <w:rFonts w:cs="宋体"/>
            <w:noProof/>
          </w:rPr>
          <w:t>RestrictiveSignalOverrun</w:t>
        </w:r>
      </w:hyperlink>
      <w:r w:rsidR="00D52448">
        <w:rPr>
          <w:rFonts w:hint="eastAsia"/>
        </w:rPr>
        <w:t xml:space="preserve"> </w:t>
      </w:r>
      <w:r>
        <w:rPr>
          <w:rFonts w:hint="eastAsia"/>
        </w:rPr>
        <w:t xml:space="preserve">was </w:t>
      </w:r>
      <w:r w:rsidRPr="00354FC4">
        <w:rPr>
          <w:rStyle w:val="aff1"/>
          <w:rFonts w:hint="eastAsia"/>
        </w:rPr>
        <w:t>False</w:t>
      </w:r>
      <w:r>
        <w:rPr>
          <w:rFonts w:hint="eastAsia"/>
        </w:rPr>
        <w:t xml:space="preserve"> at the last cycle;</w:t>
      </w:r>
    </w:p>
    <w:p w:rsidR="004240E8" w:rsidP="00704491" w:rsidRDefault="004240E8">
      <w:pPr>
        <w:pStyle w:val="AltZ"/>
      </w:pPr>
      <w:r>
        <w:t>A</w:t>
      </w:r>
      <w:r>
        <w:rPr>
          <w:rFonts w:hint="eastAsia"/>
        </w:rPr>
        <w:t>nd the moving direction in current cycle is toward on the train front end;</w:t>
      </w:r>
    </w:p>
    <w:p w:rsidR="004240E8" w:rsidP="00704491" w:rsidRDefault="004240E8">
      <w:pPr>
        <w:pStyle w:val="AltZ"/>
      </w:pPr>
      <w:r>
        <w:t>A</w:t>
      </w:r>
      <w:r>
        <w:rPr>
          <w:rFonts w:hint="eastAsia"/>
        </w:rPr>
        <w:t xml:space="preserve">nd the maximum location of train front end passes the position of the signal in </w:t>
      </w:r>
      <w:r>
        <w:rPr>
          <w:rFonts w:hint="eastAsia"/>
        </w:rPr>
        <w:lastRenderedPageBreak/>
        <w:t>this cycle;</w:t>
      </w:r>
    </w:p>
    <w:p w:rsidR="004240E8" w:rsidP="00704491" w:rsidRDefault="004240E8">
      <w:pPr>
        <w:pStyle w:val="AltZ"/>
      </w:pPr>
      <w:r>
        <w:t>A</w:t>
      </w:r>
      <w:r>
        <w:rPr>
          <w:rFonts w:hint="eastAsia"/>
        </w:rPr>
        <w:t>nd the status of the signal is restriction or overlap established.</w:t>
      </w:r>
    </w:p>
    <w:p w:rsidR="004240E8" w:rsidP="00FA0FBB" w:rsidRDefault="004240E8">
      <w:pPr>
        <w:pStyle w:val="AltX"/>
      </w:pPr>
      <w:r>
        <w:rPr>
          <w:rFonts w:hint="eastAsia"/>
        </w:rPr>
        <w:t xml:space="preserve">Otherwise, ATP set </w:t>
      </w:r>
      <w:hyperlink w:history="1" w:anchor="RestrictiveSignalOverrun">
        <w:r w:rsidR="00BD3E90">
          <w:rPr>
            <w:rStyle w:val="ac"/>
            <w:noProof/>
          </w:rPr>
          <w:t>RestrictiveSignalOverrun</w:t>
        </w:r>
      </w:hyperlink>
      <w:r w:rsidR="00D52448">
        <w:rPr>
          <w:rFonts w:hint="eastAsia"/>
        </w:rPr>
        <w:t xml:space="preserve"> </w:t>
      </w:r>
      <w:r>
        <w:rPr>
          <w:rFonts w:hint="eastAsia"/>
        </w:rPr>
        <w:t xml:space="preserve">as </w:t>
      </w:r>
      <w:r w:rsidRPr="00354FC4">
        <w:rPr>
          <w:rStyle w:val="aff1"/>
          <w:rFonts w:hint="eastAsia"/>
        </w:rPr>
        <w:t>False</w:t>
      </w:r>
      <w:r>
        <w:rPr>
          <w:rFonts w:hint="eastAsia"/>
        </w:rPr>
        <w:t>.</w:t>
      </w:r>
    </w:p>
    <w:p w:rsidR="004240E8" w:rsidP="00C93484" w:rsidRDefault="004240E8">
      <w:pPr>
        <w:pStyle w:val="Reqtify"/>
      </w:pPr>
    </w:p>
    <w:p w:rsidR="001234AC" w:rsidP="000431E0" w:rsidRDefault="001234AC">
      <w:pPr>
        <w:pStyle w:val="af7"/>
      </w:pPr>
      <w:r>
        <w:t xml:space="preserve">def </w:t>
      </w:r>
      <w:hyperlink w:history="1" w:anchor="RestrictiveSignalOverrun">
        <w:r w:rsidR="00BD3E90">
          <w:rPr>
            <w:rStyle w:val="ac"/>
          </w:rPr>
          <w:t>RestrictiveSignalOverrun</w:t>
        </w:r>
      </w:hyperlink>
      <w:r>
        <w:rPr>
          <w:color w:val="FF8000"/>
        </w:rPr>
        <w:t>(</w:t>
      </w:r>
      <w:r>
        <w:t>k</w:t>
      </w:r>
      <w:r>
        <w:rPr>
          <w:color w:val="FF8000"/>
        </w:rPr>
        <w:t>)</w:t>
      </w:r>
      <w:r>
        <w:t>:</w:t>
      </w:r>
    </w:p>
    <w:p w:rsidR="001234AC" w:rsidP="000431E0" w:rsidRDefault="001234AC">
      <w:pPr>
        <w:pStyle w:val="af7"/>
      </w:pPr>
      <w:r>
        <w:t xml:space="preserve">    sing </w:t>
      </w:r>
      <w:r>
        <w:rPr>
          <w:color w:val="FF8000"/>
        </w:rPr>
        <w:t>=</w:t>
      </w:r>
      <w:r>
        <w:t xml:space="preserve"> </w:t>
      </w:r>
      <w:hyperlink w:history="1" w:anchor="TrackMap">
        <w:r w:rsidR="00C64E92">
          <w:rPr>
            <w:rStyle w:val="ac"/>
          </w:rPr>
          <w:t>TrackMap</w:t>
        </w:r>
      </w:hyperlink>
      <w:r w:rsidR="00354F88">
        <w:t>.</w:t>
      </w:r>
      <w:hyperlink w:history="1" w:anchor="ExistSingBtwTwoLocs">
        <w:r w:rsidR="008E31D0">
          <w:rPr>
            <w:rStyle w:val="ac"/>
          </w:rPr>
          <w:t>ExistSingBtwTwoLocs</w:t>
        </w:r>
      </w:hyperlink>
      <w:r>
        <w:rPr>
          <w:color w:val="FF8000"/>
        </w:rPr>
        <w:t>(</w:t>
      </w:r>
      <w:r w:rsidR="00647875">
        <w:rPr>
          <w:u w:val="single"/>
        </w:rPr>
        <w:fldChar w:fldCharType="begin"/>
      </w:r>
      <w:r w:rsidR="00647875">
        <w:rPr>
          <w:color w:val="FF8000"/>
        </w:rPr>
        <w:instrText xml:space="preserve"> REF SGL_SIGNAL \h </w:instrText>
      </w:r>
      <w:r w:rsidR="00647875">
        <w:rPr>
          <w:u w:val="single"/>
        </w:rPr>
      </w:r>
      <w:r w:rsidR="00647875">
        <w:rPr>
          <w:u w:val="single"/>
        </w:rPr>
        <w:fldChar w:fldCharType="separate"/>
      </w:r>
      <w:r w:rsidRPr="00190111" w:rsidR="00DE178B">
        <w:rPr>
          <w:rStyle w:val="aff1"/>
        </w:rPr>
        <w:t>SGL_SIGNAL</w:t>
      </w:r>
      <w:r w:rsidR="00647875">
        <w:rPr>
          <w:u w:val="single"/>
        </w:rPr>
        <w:fldChar w:fldCharType="end"/>
      </w:r>
      <w:r>
        <w:rPr>
          <w:color w:val="FF8000"/>
        </w:rPr>
        <w:t>,</w:t>
      </w:r>
      <w:r>
        <w:t xml:space="preserve"> </w:t>
      </w:r>
      <w:hyperlink w:history="1" w:anchor="TrainFrontLocation">
        <w:r w:rsidR="0095165D">
          <w:rPr>
            <w:rStyle w:val="ac"/>
          </w:rPr>
          <w:t>TrainFrontLocation</w:t>
        </w:r>
      </w:hyperlink>
      <w:r>
        <w:rPr>
          <w:color w:val="FF8000"/>
        </w:rPr>
        <w:t>(</w:t>
      </w:r>
      <w:r>
        <w:t>k</w:t>
      </w:r>
      <w:r>
        <w:rPr>
          <w:color w:val="FF8000"/>
        </w:rPr>
        <w:t>-</w:t>
      </w:r>
      <w:r>
        <w:rPr>
          <w:color w:val="800000"/>
        </w:rPr>
        <w:t>1</w:t>
      </w:r>
      <w:r>
        <w:rPr>
          <w:color w:val="FF8000"/>
        </w:rPr>
        <w:t>)</w:t>
      </w:r>
      <w:r w:rsidR="00354F88">
        <w:t>.M</w:t>
      </w:r>
      <w:r>
        <w:t>ax</w:t>
      </w:r>
      <w:r>
        <w:rPr>
          <w:color w:val="FF8000"/>
        </w:rPr>
        <w:t>,</w:t>
      </w:r>
    </w:p>
    <w:p w:rsidR="001234AC" w:rsidP="000431E0" w:rsidRDefault="001234AC">
      <w:pPr>
        <w:pStyle w:val="af7"/>
      </w:pPr>
      <w:r>
        <w:t xml:space="preserve">                                            </w:t>
      </w:r>
      <w:r w:rsidR="00647875">
        <w:rPr>
          <w:rFonts w:hint="eastAsia"/>
        </w:rPr>
        <w:t xml:space="preserve">   </w:t>
      </w:r>
      <w:hyperlink w:history="1" w:anchor="TrainFrontLocation">
        <w:r w:rsidR="0095165D">
          <w:rPr>
            <w:rStyle w:val="ac"/>
          </w:rPr>
          <w:t>TrainFrontLocation</w:t>
        </w:r>
      </w:hyperlink>
      <w:r>
        <w:rPr>
          <w:color w:val="FF8000"/>
        </w:rPr>
        <w:t>(</w:t>
      </w:r>
      <w:r>
        <w:t>k</w:t>
      </w:r>
      <w:r>
        <w:rPr>
          <w:color w:val="FF8000"/>
        </w:rPr>
        <w:t>)</w:t>
      </w:r>
      <w:r w:rsidR="00354F88">
        <w:t>.M</w:t>
      </w:r>
      <w:r>
        <w:t>ax</w:t>
      </w:r>
      <w:r>
        <w:rPr>
          <w:color w:val="FF8000"/>
        </w:rPr>
        <w:t>)</w:t>
      </w:r>
    </w:p>
    <w:p w:rsidR="001234AC" w:rsidP="000431E0" w:rsidRDefault="001234AC">
      <w:pPr>
        <w:pStyle w:val="af7"/>
      </w:pPr>
      <w:r>
        <w:t xml:space="preserve">    return </w:t>
      </w:r>
      <w:r>
        <w:rPr>
          <w:color w:val="FF8000"/>
        </w:rPr>
        <w:t>(</w:t>
      </w:r>
      <w:r>
        <w:t xml:space="preserve">sing is not </w:t>
      </w:r>
      <w:r w:rsidRPr="00354FC4">
        <w:rPr>
          <w:rStyle w:val="aff1"/>
        </w:rPr>
        <w:t>None</w:t>
      </w:r>
    </w:p>
    <w:p w:rsidR="001234AC" w:rsidP="000431E0" w:rsidRDefault="001234AC">
      <w:pPr>
        <w:pStyle w:val="af7"/>
      </w:pPr>
      <w:r>
        <w:t xml:space="preserve">            and </w:t>
      </w:r>
      <w:hyperlink w:history="1" w:anchor="BMvariantValidWhileTemporallyValid">
        <w:r w:rsidR="00497151">
          <w:rPr>
            <w:rStyle w:val="ac"/>
          </w:rPr>
          <w:t>BMvariantValidWhileTemporallyValid</w:t>
        </w:r>
      </w:hyperlink>
      <w:r>
        <w:rPr>
          <w:color w:val="FF8000"/>
        </w:rPr>
        <w:t>(</w:t>
      </w:r>
      <w:r>
        <w:t>k</w:t>
      </w:r>
      <w:r>
        <w:rPr>
          <w:color w:val="FF8000"/>
        </w:rPr>
        <w:t>)</w:t>
      </w:r>
    </w:p>
    <w:p w:rsidRPr="0069164B" w:rsidR="0069164B" w:rsidP="000431E0" w:rsidRDefault="001234AC">
      <w:pPr>
        <w:pStyle w:val="af7"/>
      </w:pPr>
      <w:r>
        <w:t xml:space="preserve">            and </w:t>
      </w:r>
      <w:r w:rsidRPr="00561D0A" w:rsidR="0069164B">
        <w:t>((</w:t>
      </w:r>
      <w:hyperlink w:history="1" w:anchor="TrainFrontEnd">
        <w:r w:rsidRPr="0069164B" w:rsidR="0069164B">
          <w:rPr>
            <w:rStyle w:val="ac"/>
          </w:rPr>
          <w:t>TrainFrontEnd</w:t>
        </w:r>
      </w:hyperlink>
      <w:r w:rsidRPr="00561D0A" w:rsidR="0069164B">
        <w:t>(</w:t>
      </w:r>
      <w:r w:rsidRPr="0069164B" w:rsidR="0069164B">
        <w:t>k</w:t>
      </w:r>
      <w:r w:rsidRPr="00561D0A" w:rsidR="0069164B">
        <w:t>)</w:t>
      </w:r>
      <w:r w:rsidRPr="0069164B" w:rsidR="0069164B">
        <w:t xml:space="preserve"> is </w:t>
      </w:r>
      <w:r w:rsidRPr="00556AF6" w:rsidR="00556AF6">
        <w:rPr>
          <w:rStyle w:val="aff1"/>
          <w:rFonts w:hint="eastAsia"/>
        </w:rPr>
        <w:t>END_2</w:t>
      </w:r>
      <w:r w:rsidRPr="0069164B" w:rsidR="00556AF6">
        <w:t xml:space="preserve"> </w:t>
      </w:r>
      <w:r w:rsidRPr="0069164B" w:rsidR="0069164B">
        <w:t xml:space="preserve">and </w:t>
      </w:r>
      <w:hyperlink w:history="1" w:anchor="End2RunningForward">
        <w:r w:rsidRPr="0069164B" w:rsidR="0069164B">
          <w:rPr>
            <w:rStyle w:val="ac"/>
          </w:rPr>
          <w:t>End2RunningForward</w:t>
        </w:r>
      </w:hyperlink>
      <w:r w:rsidRPr="00561D0A" w:rsidR="0069164B">
        <w:t>(</w:t>
      </w:r>
      <w:r w:rsidRPr="0069164B" w:rsidR="0069164B">
        <w:t>k</w:t>
      </w:r>
      <w:r w:rsidRPr="00561D0A" w:rsidR="0069164B">
        <w:t>))</w:t>
      </w:r>
    </w:p>
    <w:p w:rsidR="001234AC" w:rsidP="000431E0" w:rsidRDefault="0069164B">
      <w:pPr>
        <w:pStyle w:val="af7"/>
      </w:pPr>
      <w:r w:rsidRPr="0069164B">
        <w:t xml:space="preserve">                 or </w:t>
      </w:r>
      <w:r w:rsidRPr="00561D0A">
        <w:t>(</w:t>
      </w:r>
      <w:hyperlink w:history="1" w:anchor="TrainFrontEnd">
        <w:r w:rsidRPr="0069164B">
          <w:rPr>
            <w:rStyle w:val="ac"/>
          </w:rPr>
          <w:t>TrainFrontEnd</w:t>
        </w:r>
      </w:hyperlink>
      <w:r w:rsidRPr="00561D0A">
        <w:t>(</w:t>
      </w:r>
      <w:r w:rsidRPr="0069164B">
        <w:t>k</w:t>
      </w:r>
      <w:r w:rsidRPr="00561D0A">
        <w:t>)</w:t>
      </w:r>
      <w:r w:rsidRPr="0069164B">
        <w:t xml:space="preserve"> is </w:t>
      </w:r>
      <w:r w:rsidRPr="00556AF6" w:rsidR="00556AF6">
        <w:rPr>
          <w:rStyle w:val="aff1"/>
          <w:rFonts w:hint="eastAsia"/>
        </w:rPr>
        <w:t>END_1</w:t>
      </w:r>
      <w:r w:rsidRPr="0069164B">
        <w:t xml:space="preserve"> and </w:t>
      </w:r>
      <w:hyperlink w:history="1" w:anchor="End1RunningForward">
        <w:r w:rsidRPr="00231080" w:rsidR="00231080">
          <w:rPr>
            <w:rStyle w:val="ac"/>
          </w:rPr>
          <w:t>End1RunningForward</w:t>
        </w:r>
      </w:hyperlink>
      <w:r w:rsidRPr="00561D0A">
        <w:t>(</w:t>
      </w:r>
      <w:r w:rsidRPr="0069164B">
        <w:t>k</w:t>
      </w:r>
      <w:r w:rsidRPr="00561D0A">
        <w:t>)))</w:t>
      </w:r>
    </w:p>
    <w:p w:rsidRPr="00B41BBB" w:rsidR="00B41BBB" w:rsidP="000431E0" w:rsidRDefault="001234AC">
      <w:pPr>
        <w:pStyle w:val="af7"/>
      </w:pPr>
      <w:r>
        <w:t xml:space="preserve">            and </w:t>
      </w:r>
      <w:r w:rsidRPr="00113E1C">
        <w:t>not</w:t>
      </w:r>
      <w:r>
        <w:t xml:space="preserve"> </w:t>
      </w:r>
      <w:hyperlink w:history="1" w:anchor="BMvariantValue">
        <w:r w:rsidR="00497151">
          <w:rPr>
            <w:rStyle w:val="ac"/>
          </w:rPr>
          <w:t>BMvariantValue</w:t>
        </w:r>
      </w:hyperlink>
      <w:r>
        <w:rPr>
          <w:color w:val="FF8000"/>
        </w:rPr>
        <w:t>(</w:t>
      </w:r>
      <w:r>
        <w:t>sing</w:t>
      </w:r>
      <w:r w:rsidR="00354F88">
        <w:t>.V</w:t>
      </w:r>
      <w:r>
        <w:t>ariant</w:t>
      </w:r>
      <w:r>
        <w:rPr>
          <w:color w:val="FF8000"/>
        </w:rPr>
        <w:t>,</w:t>
      </w:r>
      <w:r>
        <w:t xml:space="preserve"> k</w:t>
      </w:r>
      <w:r>
        <w:rPr>
          <w:color w:val="FF8000"/>
        </w:rPr>
        <w:t>))</w:t>
      </w:r>
    </w:p>
    <w:p w:rsidR="004240E8" w:rsidP="000C0D62" w:rsidRDefault="004240E8">
      <w:pPr>
        <w:pStyle w:val="ReqtifyAltQ"/>
      </w:pPr>
      <w:r w:rsidRPr="008A1414">
        <w:t>#Category=Functional</w:t>
      </w:r>
    </w:p>
    <w:p w:rsidR="004240E8" w:rsidP="000C0D62" w:rsidRDefault="004240E8">
      <w:pPr>
        <w:pStyle w:val="ReqtifyAltQ"/>
      </w:pPr>
      <w:r w:rsidRPr="008A1414">
        <w:t>#Contribution</w:t>
      </w:r>
      <w:r>
        <w:t>=SIL4</w:t>
      </w:r>
    </w:p>
    <w:p w:rsidR="009328EA" w:rsidP="000C0D62" w:rsidRDefault="004240E8">
      <w:pPr>
        <w:pStyle w:val="ReqtifyAltQ"/>
        <w:rPr>
          <w:ins w:author="常鸣" w:date="2014-07-03T14:27:00Z" w:id="7052"/>
        </w:rPr>
      </w:pPr>
      <w:del w:author="常鸣" w:date="2014-07-03T14:27:00Z" w:id="7053">
        <w:r w:rsidRPr="008A1414" w:rsidDel="009328EA">
          <w:delText>#S</w:delText>
        </w:r>
      </w:del>
      <w:ins w:author="常鸣" w:date="2014-07-03T14:27:00Z" w:id="7054">
        <w:r w:rsidR="009328EA">
          <w:t>#Allocation=ATP Software</w:t>
        </w:r>
      </w:ins>
      <w:ins w:author="常鸣" w:date="2014-07-03T14:56:00Z" w:id="7055">
        <w:r w:rsidR="00AA7E12">
          <w:rPr>
            <w:rFonts w:hint="eastAsia"/>
          </w:rPr>
          <w:t>, Vital Embedded Setting</w:t>
        </w:r>
      </w:ins>
    </w:p>
    <w:p w:rsidR="004240E8" w:rsidP="000C0D62" w:rsidRDefault="009328EA">
      <w:pPr>
        <w:pStyle w:val="ReqtifyAltQ"/>
      </w:pPr>
      <w:ins w:author="常鸣" w:date="2014-07-03T14:27:00Z" w:id="7056">
        <w:r>
          <w:t>#S</w:t>
        </w:r>
      </w:ins>
      <w:r w:rsidRPr="008A1414" w:rsidR="004240E8">
        <w:t>ource=</w:t>
      </w:r>
      <w:r w:rsidRPr="004240E8" w:rsidR="006E24E1">
        <w:t>[</w:t>
      </w:r>
      <w:r w:rsidR="006E24E1">
        <w:t>iTC_CC-Sy</w:t>
      </w:r>
      <w:r w:rsidR="006E24E1">
        <w:rPr>
          <w:rFonts w:hint="eastAsia"/>
        </w:rPr>
        <w:t>AD</w:t>
      </w:r>
      <w:r w:rsidRPr="004240E8" w:rsidR="006E24E1">
        <w:t>-</w:t>
      </w:r>
      <w:r w:rsidR="006E24E1">
        <w:rPr>
          <w:rFonts w:hint="eastAsia"/>
        </w:rPr>
        <w:t>0290</w:t>
      </w:r>
      <w:r w:rsidRPr="004240E8" w:rsidR="006E24E1">
        <w:t>]</w:t>
      </w:r>
      <w:r w:rsidR="006E24E1">
        <w:rPr>
          <w:rFonts w:hint="eastAsia"/>
        </w:rPr>
        <w:t>,</w:t>
      </w:r>
      <w:r w:rsidRPr="00C66828" w:rsidR="004240E8">
        <w:rPr>
          <w:rFonts w:hint="eastAsia"/>
        </w:rPr>
        <w:t xml:space="preserve"> </w:t>
      </w:r>
      <w:r w:rsidR="004240E8">
        <w:rPr>
          <w:rFonts w:hint="eastAsia"/>
        </w:rPr>
        <w:t>[</w:t>
      </w:r>
      <w:r w:rsidR="004240E8">
        <w:t>iTC_CC_ATP_SwHA-0</w:t>
      </w:r>
      <w:r w:rsidR="004240E8">
        <w:rPr>
          <w:rFonts w:hint="eastAsia"/>
        </w:rPr>
        <w:t>182]</w:t>
      </w:r>
    </w:p>
    <w:p w:rsidR="004240E8" w:rsidP="000C0D62" w:rsidRDefault="004240E8">
      <w:pPr>
        <w:pStyle w:val="ReqtifyAltQ"/>
      </w:pPr>
      <w:r w:rsidRPr="008A1414">
        <w:t>[End]</w:t>
      </w:r>
    </w:p>
    <w:p w:rsidR="004240E8" w:rsidP="00C93484" w:rsidRDefault="004240E8">
      <w:pPr>
        <w:pStyle w:val="Reqtify"/>
      </w:pPr>
    </w:p>
    <w:p w:rsidR="00BC31F2" w:rsidP="008751D5" w:rsidRDefault="00166133">
      <w:pPr>
        <w:pStyle w:val="affe"/>
      </w:pPr>
      <w:r>
        <w:object w:dxaOrig="8100" w:dyaOrig="3074">
          <v:shape id="_x0000_i1078" style="width:405pt;height:153.75pt" o:bordertopcolor="black" o:borderleftcolor="black" o:borderbottomcolor="black" o:borderrightcolor="black" o:ole="" type="#_x0000_t75">
            <v:imagedata o:title="" r:id="rId216"/>
            <w10:bordertop type="single" width="4"/>
            <w10:borderleft type="single" width="4"/>
            <w10:borderbottom type="single" width="4"/>
            <w10:borderright type="single" width="4"/>
          </v:shape>
          <o:OLEObject Type="Embed" ProgID="Word.Picture.8" ShapeID="_x0000_i1078" DrawAspect="Content" ObjectID="_1493800008" r:id="rId217"/>
        </w:object>
      </w:r>
    </w:p>
    <w:p w:rsidR="008751D5" w:rsidP="008751D5" w:rsidRDefault="008751D5">
      <w:pPr>
        <w:pStyle w:val="affe"/>
      </w:pPr>
      <w:bookmarkStart w:name="_Toc376183026" w:id="7057"/>
      <w:bookmarkStart w:name="_Toc392229997" w:id="7058"/>
      <w:r>
        <w:t xml:space="preserve">Figure </w:t>
      </w:r>
      <w:r w:rsidR="00DB1C8F">
        <w:fldChar w:fldCharType="begin"/>
      </w:r>
      <w:r w:rsidR="00DB1C8F">
        <w:instrText xml:space="preserve"> STYLEREF 1 \s </w:instrText>
      </w:r>
      <w:r w:rsidR="00DB1C8F">
        <w:fldChar w:fldCharType="separate"/>
      </w:r>
      <w:r w:rsidR="00DE178B">
        <w:t>5</w:t>
      </w:r>
      <w:r w:rsidR="00DB1C8F">
        <w:fldChar w:fldCharType="end"/>
      </w:r>
      <w:r w:rsidR="00DB1C8F">
        <w:noBreakHyphen/>
      </w:r>
      <w:r w:rsidR="00DB1C8F">
        <w:fldChar w:fldCharType="begin"/>
      </w:r>
      <w:r w:rsidR="00DB1C8F">
        <w:instrText xml:space="preserve"> SEQ Figure \* ARABIC \s 1 </w:instrText>
      </w:r>
      <w:r w:rsidR="00DB1C8F">
        <w:fldChar w:fldCharType="separate"/>
      </w:r>
      <w:r w:rsidR="00DE178B">
        <w:t>17</w:t>
      </w:r>
      <w:r w:rsidR="00DB1C8F">
        <w:fldChar w:fldCharType="end"/>
      </w:r>
      <w:r>
        <w:rPr>
          <w:rFonts w:hint="eastAsia"/>
        </w:rPr>
        <w:t xml:space="preserve"> Train located in BM initialZone</w:t>
      </w:r>
      <w:bookmarkEnd w:id="7057"/>
      <w:bookmarkEnd w:id="7058"/>
    </w:p>
    <w:p w:rsidR="00D7044F" w:rsidP="00C93484" w:rsidRDefault="00166133">
      <w:pPr>
        <w:pStyle w:val="Reqtify"/>
      </w:pPr>
      <w:r>
        <w:rPr>
          <w:rFonts w:hint="eastAsia"/>
        </w:rPr>
        <w:t>BM</w:t>
      </w:r>
      <w:r>
        <w:rPr>
          <w:rFonts w:hint="eastAsia"/>
        </w:rPr>
        <w:t>模式的列车只有在</w:t>
      </w:r>
      <w:r>
        <w:rPr>
          <w:rFonts w:hint="eastAsia"/>
        </w:rPr>
        <w:t>BM</w:t>
      </w:r>
      <w:r>
        <w:rPr>
          <w:rFonts w:hint="eastAsia"/>
        </w:rPr>
        <w:t>初始化区域内才能获得移动授权</w:t>
      </w:r>
      <w:r w:rsidR="00902D23">
        <w:rPr>
          <w:rFonts w:hint="eastAsia"/>
        </w:rPr>
        <w:t>，主要为防止列车下游到计轴边界范围内有未被</w:t>
      </w:r>
      <w:r w:rsidR="00902D23">
        <w:rPr>
          <w:rFonts w:hint="eastAsia"/>
        </w:rPr>
        <w:t>ATP</w:t>
      </w:r>
      <w:r w:rsidR="00902D23">
        <w:rPr>
          <w:rFonts w:hint="eastAsia"/>
        </w:rPr>
        <w:t>检测到的其他车辆。该区域定义为带</w:t>
      </w:r>
      <w:r w:rsidR="00902D23">
        <w:rPr>
          <w:rFonts w:hint="eastAsia"/>
        </w:rPr>
        <w:t>BM</w:t>
      </w:r>
      <w:r w:rsidR="00902D23">
        <w:rPr>
          <w:rFonts w:hint="eastAsia"/>
        </w:rPr>
        <w:t>初始化属性的信号机下游第一个</w:t>
      </w:r>
      <w:r w:rsidR="00902D23">
        <w:rPr>
          <w:rFonts w:hint="eastAsia"/>
        </w:rPr>
        <w:t>Block</w:t>
      </w:r>
      <w:r w:rsidR="00902D23">
        <w:rPr>
          <w:rFonts w:hint="eastAsia"/>
        </w:rPr>
        <w:t>边界，至边界上游</w:t>
      </w:r>
      <w:hyperlink w:history="1" w:anchor="ATPsetting">
        <w:r w:rsidR="00902D23">
          <w:rPr>
            <w:rStyle w:val="ac"/>
          </w:rPr>
          <w:t>ATPsetting</w:t>
        </w:r>
      </w:hyperlink>
      <w:r w:rsidR="00902D23">
        <w:t>.BMinitAreaLength</w:t>
      </w:r>
      <w:r w:rsidR="00902D23">
        <w:rPr>
          <w:rFonts w:hint="eastAsia"/>
        </w:rPr>
        <w:t>长度的区域，如</w:t>
      </w:r>
      <w:r w:rsidR="00902D23">
        <w:rPr>
          <w:rFonts w:hint="eastAsia"/>
        </w:rPr>
        <w:t>F</w:t>
      </w:r>
      <w:r w:rsidR="00902D23">
        <w:t>i</w:t>
      </w:r>
      <w:r w:rsidR="00902D23">
        <w:rPr>
          <w:rFonts w:hint="eastAsia"/>
        </w:rPr>
        <w:t>gure5-15</w:t>
      </w:r>
      <w:r w:rsidR="00902D23">
        <w:rPr>
          <w:rFonts w:hint="eastAsia"/>
        </w:rPr>
        <w:t>所示。</w:t>
      </w:r>
    </w:p>
    <w:p w:rsidR="00D7044F" w:rsidP="00C93484" w:rsidRDefault="00D7044F">
      <w:pPr>
        <w:pStyle w:val="Reqtify"/>
      </w:pPr>
    </w:p>
    <w:p w:rsidR="008751D5" w:rsidP="00C93484" w:rsidRDefault="00D7044F">
      <w:pPr>
        <w:pStyle w:val="Reqtify"/>
      </w:pPr>
      <w:r>
        <w:rPr>
          <w:rFonts w:hint="eastAsia"/>
        </w:rPr>
        <w:t>注意，项目设计时，带有</w:t>
      </w:r>
      <w:r>
        <w:rPr>
          <w:rFonts w:hint="eastAsia"/>
        </w:rPr>
        <w:t>BM</w:t>
      </w:r>
      <w:r>
        <w:rPr>
          <w:rFonts w:hint="eastAsia"/>
        </w:rPr>
        <w:t>初始化属性的信号机奇点不能设置在运营方向的</w:t>
      </w:r>
      <w:r>
        <w:rPr>
          <w:rFonts w:hint="eastAsia"/>
        </w:rPr>
        <w:t>Block</w:t>
      </w:r>
      <w:r>
        <w:rPr>
          <w:rFonts w:hint="eastAsia"/>
        </w:rPr>
        <w:t>起始点处，而应设置在其上游</w:t>
      </w:r>
      <w:r>
        <w:rPr>
          <w:rFonts w:hint="eastAsia"/>
        </w:rPr>
        <w:t>Block</w:t>
      </w:r>
      <w:r>
        <w:rPr>
          <w:rFonts w:hint="eastAsia"/>
        </w:rPr>
        <w:t>的末端（实际上这两点是同一位置），就是说：</w:t>
      </w:r>
    </w:p>
    <w:p w:rsidR="00D7044F" w:rsidP="00FA0FBB" w:rsidRDefault="00D7044F">
      <w:pPr>
        <w:pStyle w:val="AltX"/>
      </w:pPr>
      <w:r>
        <w:rPr>
          <w:rFonts w:hint="eastAsia"/>
        </w:rPr>
        <w:t>对于</w:t>
      </w:r>
      <w:r>
        <w:rPr>
          <w:rFonts w:hint="eastAsia"/>
        </w:rPr>
        <w:t>UP</w:t>
      </w:r>
      <w:r>
        <w:rPr>
          <w:rFonts w:hint="eastAsia"/>
        </w:rPr>
        <w:t>方向，</w:t>
      </w:r>
      <w:r>
        <w:rPr>
          <w:rFonts w:hint="eastAsia"/>
        </w:rPr>
        <w:t>BM</w:t>
      </w:r>
      <w:r>
        <w:rPr>
          <w:rFonts w:hint="eastAsia"/>
        </w:rPr>
        <w:t>初始化信号机不应设置在某</w:t>
      </w:r>
      <w:r>
        <w:rPr>
          <w:rFonts w:hint="eastAsia"/>
        </w:rPr>
        <w:t>Block</w:t>
      </w:r>
      <w:r>
        <w:rPr>
          <w:rFonts w:hint="eastAsia"/>
        </w:rPr>
        <w:t>的坐标</w:t>
      </w:r>
      <w:r>
        <w:rPr>
          <w:rFonts w:hint="eastAsia"/>
        </w:rPr>
        <w:t>0</w:t>
      </w:r>
      <w:r>
        <w:rPr>
          <w:rFonts w:hint="eastAsia"/>
        </w:rPr>
        <w:t>点处；</w:t>
      </w:r>
    </w:p>
    <w:p w:rsidRPr="00D7044F" w:rsidR="00D7044F" w:rsidP="00FA0FBB" w:rsidRDefault="00D7044F">
      <w:pPr>
        <w:pStyle w:val="AltX"/>
      </w:pPr>
      <w:r>
        <w:rPr>
          <w:rFonts w:hint="eastAsia"/>
        </w:rPr>
        <w:t>对于</w:t>
      </w:r>
      <w:r>
        <w:rPr>
          <w:rFonts w:hint="eastAsia"/>
        </w:rPr>
        <w:t>Down</w:t>
      </w:r>
      <w:r>
        <w:rPr>
          <w:rFonts w:hint="eastAsia"/>
        </w:rPr>
        <w:t>方向，</w:t>
      </w:r>
      <w:r>
        <w:rPr>
          <w:rFonts w:hint="eastAsia"/>
        </w:rPr>
        <w:t>BM</w:t>
      </w:r>
      <w:r>
        <w:rPr>
          <w:rFonts w:hint="eastAsia"/>
        </w:rPr>
        <w:t>初始化信号机不应设置在某</w:t>
      </w:r>
      <w:r>
        <w:rPr>
          <w:rFonts w:hint="eastAsia"/>
        </w:rPr>
        <w:t>Block</w:t>
      </w:r>
      <w:r>
        <w:rPr>
          <w:rFonts w:hint="eastAsia"/>
        </w:rPr>
        <w:t>的最大坐标（即坐标为</w:t>
      </w:r>
      <w:r>
        <w:rPr>
          <w:rFonts w:hint="eastAsia"/>
        </w:rPr>
        <w:t>Block</w:t>
      </w:r>
      <w:r>
        <w:rPr>
          <w:rFonts w:hint="eastAsia"/>
        </w:rPr>
        <w:t>长度）处。</w:t>
      </w:r>
    </w:p>
    <w:p w:rsidR="00902D23" w:rsidP="00C93484" w:rsidRDefault="00902D23">
      <w:pPr>
        <w:pStyle w:val="Reqtify"/>
      </w:pPr>
    </w:p>
    <w:p w:rsidRPr="00BC31F2" w:rsidR="00B41BBB" w:rsidP="00704491" w:rsidRDefault="00B41BBB">
      <w:pPr>
        <w:pStyle w:val="ReqtifyAltR"/>
      </w:pPr>
      <w:r w:rsidRPr="00BC31F2">
        <w:lastRenderedPageBreak/>
        <w:t>[</w:t>
      </w:r>
      <w:r>
        <w:t>iTC_CC_ATP-SwRS-06</w:t>
      </w:r>
      <w:r>
        <w:rPr>
          <w:rFonts w:hint="eastAsia"/>
        </w:rPr>
        <w:t>62</w:t>
      </w:r>
      <w:r w:rsidRPr="00BC31F2">
        <w:t>]</w:t>
      </w:r>
    </w:p>
    <w:p w:rsidRPr="00BC31F2" w:rsidR="00B41BBB" w:rsidP="00C93484" w:rsidRDefault="00BD3E90">
      <w:pPr>
        <w:pStyle w:val="Reqtify"/>
      </w:pPr>
      <w:bookmarkStart w:name="TrainInBMinitialZone" w:id="7059"/>
      <w:r w:rsidRPr="00BF0DBC">
        <w:rPr>
          <w:rStyle w:val="aff2"/>
          <w:bCs w:val="0"/>
          <w:iCs w:val="0"/>
        </w:rPr>
        <w:t>TrainInBMinitialZone</w:t>
      </w:r>
      <w:bookmarkEnd w:id="7059"/>
      <w:r w:rsidR="00B41BBB">
        <w:rPr>
          <w:rFonts w:hint="eastAsia"/>
        </w:rPr>
        <w:t>，</w:t>
      </w:r>
      <w:r w:rsidRPr="00BC31F2" w:rsidR="00B41BBB">
        <w:rPr>
          <w:rFonts w:hint="eastAsia"/>
        </w:rPr>
        <w:t>车头最小定位</w:t>
      </w:r>
      <w:r w:rsidR="00B41BBB">
        <w:rPr>
          <w:rFonts w:hint="eastAsia"/>
        </w:rPr>
        <w:t>在在</w:t>
      </w:r>
      <w:r w:rsidRPr="00BC31F2" w:rsidR="00B41BBB">
        <w:rPr>
          <w:rFonts w:hint="eastAsia"/>
        </w:rPr>
        <w:t>BM</w:t>
      </w:r>
      <w:r w:rsidRPr="00BC31F2" w:rsidR="00B41BBB">
        <w:rPr>
          <w:rFonts w:hint="eastAsia"/>
        </w:rPr>
        <w:t>初始化</w:t>
      </w:r>
      <w:r w:rsidR="00474A5C">
        <w:rPr>
          <w:rFonts w:hint="eastAsia"/>
        </w:rPr>
        <w:t>区域</w:t>
      </w:r>
      <w:r w:rsidR="00B41BBB">
        <w:rPr>
          <w:rFonts w:hint="eastAsia"/>
        </w:rPr>
        <w:t>内。</w:t>
      </w:r>
    </w:p>
    <w:p w:rsidR="007A4F26" w:rsidP="000431E0" w:rsidRDefault="007A4F26">
      <w:pPr>
        <w:pStyle w:val="af7"/>
      </w:pPr>
      <w:r>
        <w:t xml:space="preserve">def </w:t>
      </w:r>
      <w:hyperlink w:history="1" w:anchor="TrainInBMinitialZone">
        <w:r w:rsidR="00BD3E90">
          <w:rPr>
            <w:rStyle w:val="ac"/>
          </w:rPr>
          <w:t>TrainInBMinitialZone</w:t>
        </w:r>
      </w:hyperlink>
      <w:r>
        <w:rPr>
          <w:color w:val="FF8000"/>
        </w:rPr>
        <w:t>(</w:t>
      </w:r>
      <w:r>
        <w:t>k</w:t>
      </w:r>
      <w:r>
        <w:rPr>
          <w:color w:val="FF8000"/>
        </w:rPr>
        <w:t>)</w:t>
      </w:r>
      <w:r>
        <w:t>:</w:t>
      </w:r>
    </w:p>
    <w:p w:rsidR="001F39B5" w:rsidP="000431E0" w:rsidRDefault="001F39B5">
      <w:pPr>
        <w:pStyle w:val="af7"/>
      </w:pPr>
      <w:r w:rsidRPr="00E1355B">
        <w:t xml:space="preserve">    </w:t>
      </w:r>
      <w:r w:rsidR="0027596A">
        <w:rPr>
          <w:rFonts w:hint="eastAsia"/>
        </w:rPr>
        <w:t>New</w:t>
      </w:r>
      <w:r>
        <w:rPr>
          <w:rFonts w:hint="eastAsia"/>
        </w:rPr>
        <w:t>Block</w:t>
      </w:r>
      <w:r w:rsidRPr="00E1355B">
        <w:t xml:space="preserve"> </w:t>
      </w:r>
      <w:r>
        <w:rPr>
          <w:rFonts w:hint="eastAsia"/>
        </w:rPr>
        <w:t xml:space="preserve">= </w:t>
      </w:r>
      <w:hyperlink w:history="1" w:anchor="ExistSingularityInZone">
        <w:r w:rsidRPr="00E1355B">
          <w:rPr>
            <w:rStyle w:val="ac"/>
          </w:rPr>
          <w:t>TrackMap.ExistSingularityInZone</w:t>
        </w:r>
      </w:hyperlink>
      <w:r w:rsidRPr="00E1355B">
        <w:t>(</w:t>
      </w:r>
      <w:r>
        <w:fldChar w:fldCharType="begin"/>
      </w:r>
      <w:r>
        <w:instrText xml:space="preserve"> REF SGL_NEW_BLOCK \h </w:instrText>
      </w:r>
      <w:r>
        <w:fldChar w:fldCharType="separate"/>
      </w:r>
      <w:r w:rsidR="00DE178B">
        <w:rPr>
          <w:rStyle w:val="aff1"/>
          <w:rFonts w:hint="eastAsia"/>
        </w:rPr>
        <w:t>SGL_NEW_BLOCK</w:t>
      </w:r>
      <w:r>
        <w:fldChar w:fldCharType="end"/>
      </w:r>
      <w:r w:rsidRPr="00E1355B">
        <w:t>, TrainFrontLocation</w:t>
      </w:r>
      <w:r>
        <w:rPr>
          <w:rFonts w:hint="eastAsia"/>
        </w:rPr>
        <w:t>(k)</w:t>
      </w:r>
      <w:r w:rsidRPr="00E1355B">
        <w:t>.</w:t>
      </w:r>
      <w:r>
        <w:rPr>
          <w:rFonts w:hint="eastAsia"/>
        </w:rPr>
        <w:t>Min</w:t>
      </w:r>
      <w:r w:rsidRPr="00E1355B">
        <w:t>,</w:t>
      </w:r>
    </w:p>
    <w:p w:rsidRPr="00E1355B" w:rsidR="001F39B5" w:rsidP="000431E0" w:rsidRDefault="001F39B5">
      <w:pPr>
        <w:pStyle w:val="af7"/>
      </w:pPr>
      <w:r w:rsidRPr="00E1355B">
        <w:t xml:space="preserve"> </w:t>
      </w:r>
      <w:r>
        <w:rPr>
          <w:rFonts w:hint="eastAsia"/>
        </w:rPr>
        <w:t xml:space="preserve">                </w:t>
      </w:r>
      <w:r w:rsidR="00850049">
        <w:rPr>
          <w:rFonts w:hint="eastAsia"/>
        </w:rPr>
        <w:t xml:space="preserve">       </w:t>
      </w:r>
      <w:r>
        <w:rPr>
          <w:rFonts w:hint="eastAsia"/>
        </w:rPr>
        <w:t xml:space="preserve">                                   </w:t>
      </w:r>
      <w:hyperlink w:history="1" w:anchor="ATPsetting">
        <w:r w:rsidRPr="00E1355B">
          <w:rPr>
            <w:rStyle w:val="ac"/>
          </w:rPr>
          <w:t>ATPsetting</w:t>
        </w:r>
      </w:hyperlink>
      <w:r w:rsidRPr="00E1355B">
        <w:t>.BMinitAreaLength)</w:t>
      </w:r>
    </w:p>
    <w:p w:rsidR="001F39B5" w:rsidP="000431E0" w:rsidRDefault="007A4F26">
      <w:pPr>
        <w:pStyle w:val="af7"/>
      </w:pPr>
      <w:r>
        <w:t xml:space="preserve">    </w:t>
      </w:r>
      <w:r w:rsidR="00E1355B">
        <w:rPr>
          <w:rFonts w:hint="eastAsia"/>
        </w:rPr>
        <w:t>S</w:t>
      </w:r>
      <w:r w:rsidR="00E1355B">
        <w:t xml:space="preserve">ignal </w:t>
      </w:r>
      <w:r>
        <w:rPr>
          <w:color w:val="FF8000"/>
        </w:rPr>
        <w:t>=</w:t>
      </w:r>
      <w:r>
        <w:t xml:space="preserve"> </w:t>
      </w:r>
      <w:r w:rsidR="001F39B5">
        <w:rPr>
          <w:rFonts w:hint="eastAsia"/>
        </w:rPr>
        <w:t>(</w:t>
      </w:r>
      <w:hyperlink w:history="1" w:anchor="ExistSingularityInReverseZone">
        <w:r w:rsidRPr="00CF7532" w:rsidR="0027596A">
          <w:rPr>
            <w:rStyle w:val="ac"/>
          </w:rPr>
          <w:t>TrackMap.ExistSingularityIn</w:t>
        </w:r>
        <w:r w:rsidRPr="00CF7532" w:rsidR="0027596A">
          <w:rPr>
            <w:rStyle w:val="ac"/>
            <w:rFonts w:hint="eastAsia"/>
          </w:rPr>
          <w:t>Reverse</w:t>
        </w:r>
        <w:r w:rsidRPr="00CF7532" w:rsidR="0027596A">
          <w:rPr>
            <w:rStyle w:val="ac"/>
          </w:rPr>
          <w:t>Zone</w:t>
        </w:r>
      </w:hyperlink>
      <w:r w:rsidR="001F39B5">
        <w:rPr>
          <w:rFonts w:hint="eastAsia"/>
        </w:rPr>
        <w:t>(</w:t>
      </w:r>
      <w:r w:rsidR="00E1355B">
        <w:rPr>
          <w:u w:val="single"/>
        </w:rPr>
        <w:fldChar w:fldCharType="begin"/>
      </w:r>
      <w:r w:rsidR="00E1355B">
        <w:rPr>
          <w:color w:val="FF8000"/>
        </w:rPr>
        <w:instrText xml:space="preserve"> REF SGL_SIGNAL \h </w:instrText>
      </w:r>
      <w:r w:rsidR="00E1355B">
        <w:rPr>
          <w:u w:val="single"/>
        </w:rPr>
      </w:r>
      <w:r w:rsidR="00E1355B">
        <w:rPr>
          <w:u w:val="single"/>
        </w:rPr>
        <w:fldChar w:fldCharType="separate"/>
      </w:r>
      <w:r w:rsidRPr="00190111" w:rsidR="00DE178B">
        <w:rPr>
          <w:rStyle w:val="aff1"/>
        </w:rPr>
        <w:t>SGL_SIGNAL</w:t>
      </w:r>
      <w:r w:rsidR="00E1355B">
        <w:rPr>
          <w:u w:val="single"/>
        </w:rPr>
        <w:fldChar w:fldCharType="end"/>
      </w:r>
      <w:r>
        <w:rPr>
          <w:color w:val="FF8000"/>
        </w:rPr>
        <w:t>,</w:t>
      </w:r>
    </w:p>
    <w:p w:rsidR="007A4F26" w:rsidP="000431E0" w:rsidRDefault="007A4F26">
      <w:pPr>
        <w:pStyle w:val="af7"/>
      </w:pPr>
      <w:r>
        <w:t xml:space="preserve"> </w:t>
      </w:r>
      <w:r w:rsidR="001F39B5">
        <w:rPr>
          <w:rFonts w:hint="eastAsia"/>
        </w:rPr>
        <w:t xml:space="preserve">                 </w:t>
      </w:r>
      <w:r w:rsidR="0027596A">
        <w:rPr>
          <w:rFonts w:hint="eastAsia"/>
        </w:rPr>
        <w:t xml:space="preserve">                                            NewBlock</w:t>
      </w:r>
      <w:r w:rsidR="00850049">
        <w:rPr>
          <w:rFonts w:hint="eastAsia"/>
        </w:rPr>
        <w:t>.Location</w:t>
      </w:r>
      <w:r>
        <w:rPr>
          <w:color w:val="FF8000"/>
        </w:rPr>
        <w:t>,</w:t>
      </w:r>
    </w:p>
    <w:p w:rsidR="007A4F26" w:rsidP="000431E0" w:rsidRDefault="007A4F26">
      <w:pPr>
        <w:pStyle w:val="af7"/>
      </w:pPr>
      <w:r>
        <w:t xml:space="preserve"> </w:t>
      </w:r>
      <w:r w:rsidR="0027596A">
        <w:rPr>
          <w:rFonts w:hint="eastAsia"/>
        </w:rPr>
        <w:t xml:space="preserve">                                            </w:t>
      </w:r>
      <w:r>
        <w:t xml:space="preserve">                 </w:t>
      </w:r>
      <w:hyperlink w:history="1" w:anchor="ATPsetting">
        <w:r w:rsidR="00786D0B">
          <w:rPr>
            <w:rStyle w:val="ac"/>
          </w:rPr>
          <w:t>ATPsetting</w:t>
        </w:r>
      </w:hyperlink>
      <w:r>
        <w:t>.</w:t>
      </w:r>
      <w:r w:rsidR="00760278">
        <w:t>BMinitAreaLength</w:t>
      </w:r>
      <w:r>
        <w:t>)</w:t>
      </w:r>
      <w:r w:rsidR="001F39B5">
        <w:rPr>
          <w:rFonts w:hint="eastAsia"/>
        </w:rPr>
        <w:t>)</w:t>
      </w:r>
    </w:p>
    <w:p w:rsidR="007A4F26" w:rsidP="000431E0" w:rsidRDefault="007A4F26">
      <w:pPr>
        <w:pStyle w:val="af7"/>
      </w:pPr>
      <w:r>
        <w:t xml:space="preserve">    if </w:t>
      </w:r>
      <w:r>
        <w:rPr>
          <w:color w:val="FF8000"/>
        </w:rPr>
        <w:t>(</w:t>
      </w:r>
      <w:r w:rsidR="00E1355B">
        <w:rPr>
          <w:rFonts w:hint="eastAsia"/>
        </w:rPr>
        <w:t>S</w:t>
      </w:r>
      <w:r w:rsidR="00E1355B">
        <w:t xml:space="preserve">ignal </w:t>
      </w:r>
      <w:r w:rsidRPr="00113E1C">
        <w:t>is</w:t>
      </w:r>
      <w:r>
        <w:t xml:space="preserve"> </w:t>
      </w:r>
      <w:r w:rsidRPr="00113E1C">
        <w:t>not</w:t>
      </w:r>
      <w:r>
        <w:t xml:space="preserve"> </w:t>
      </w:r>
      <w:r w:rsidRPr="00354FC4">
        <w:rPr>
          <w:rStyle w:val="aff1"/>
        </w:rPr>
        <w:t>None</w:t>
      </w:r>
    </w:p>
    <w:p w:rsidR="007A4F26" w:rsidP="000431E0" w:rsidRDefault="007A4F26">
      <w:pPr>
        <w:pStyle w:val="af7"/>
      </w:pPr>
      <w:r>
        <w:t xml:space="preserve">        and </w:t>
      </w:r>
      <w:r w:rsidR="00E1355B">
        <w:rPr>
          <w:rFonts w:hint="eastAsia"/>
        </w:rPr>
        <w:t>S</w:t>
      </w:r>
      <w:r w:rsidR="00E1355B">
        <w:t>ignal</w:t>
      </w:r>
      <w:r w:rsidR="00354F88">
        <w:t>.B</w:t>
      </w:r>
      <w:r>
        <w:t>m</w:t>
      </w:r>
      <w:r w:rsidR="00354F88">
        <w:t>I</w:t>
      </w:r>
      <w:r>
        <w:t>nitialization</w:t>
      </w:r>
      <w:r>
        <w:rPr>
          <w:color w:val="FF8000"/>
        </w:rPr>
        <w:t>)</w:t>
      </w:r>
      <w:r>
        <w:t>:</w:t>
      </w:r>
    </w:p>
    <w:p w:rsidR="007A4F26" w:rsidP="000431E0" w:rsidRDefault="007A4F26">
      <w:pPr>
        <w:pStyle w:val="af7"/>
      </w:pPr>
      <w:r>
        <w:t xml:space="preserve">        return </w:t>
      </w:r>
      <w:r w:rsidR="00E1355B">
        <w:rPr>
          <w:rFonts w:hint="eastAsia"/>
        </w:rPr>
        <w:t>S</w:t>
      </w:r>
      <w:r w:rsidR="00E1355B">
        <w:t>ignal</w:t>
      </w:r>
    </w:p>
    <w:p w:rsidR="007A4F26" w:rsidP="000431E0" w:rsidRDefault="007A4F26">
      <w:pPr>
        <w:pStyle w:val="af7"/>
      </w:pPr>
      <w:r>
        <w:t xml:space="preserve">    else:</w:t>
      </w:r>
    </w:p>
    <w:p w:rsidRPr="00BC31F2" w:rsidR="00B41BBB" w:rsidP="000431E0" w:rsidRDefault="007A4F26">
      <w:pPr>
        <w:pStyle w:val="af7"/>
      </w:pPr>
      <w:r>
        <w:t xml:space="preserve">        return </w:t>
      </w:r>
      <w:r w:rsidRPr="00354FC4">
        <w:rPr>
          <w:rStyle w:val="aff1"/>
        </w:rPr>
        <w:t>None</w:t>
      </w:r>
    </w:p>
    <w:p w:rsidR="00850049" w:rsidP="00850049" w:rsidRDefault="00850049">
      <w:pPr>
        <w:pStyle w:val="Reqtify"/>
      </w:pPr>
      <w:r>
        <w:rPr>
          <w:rFonts w:hint="eastAsia"/>
        </w:rPr>
        <w:t>其中</w:t>
      </w:r>
      <w:r>
        <w:rPr>
          <w:rFonts w:hint="eastAsia"/>
        </w:rPr>
        <w:t>NewBlock.Location</w:t>
      </w:r>
      <w:r>
        <w:rPr>
          <w:rFonts w:hint="eastAsia"/>
        </w:rPr>
        <w:t>表示</w:t>
      </w:r>
      <w:r>
        <w:rPr>
          <w:rFonts w:hint="eastAsia"/>
        </w:rPr>
        <w:t>block</w:t>
      </w:r>
      <w:r>
        <w:rPr>
          <w:rFonts w:hint="eastAsia"/>
        </w:rPr>
        <w:t>的起始位置。</w:t>
      </w:r>
    </w:p>
    <w:p w:rsidR="00B41BBB" w:rsidP="000C0D62" w:rsidRDefault="00B41BBB">
      <w:pPr>
        <w:pStyle w:val="ReqtifyAltQ"/>
      </w:pPr>
      <w:r w:rsidRPr="00BC31F2">
        <w:t>#Category=Functional</w:t>
      </w:r>
    </w:p>
    <w:p w:rsidRPr="00BC31F2" w:rsidR="00610A4C" w:rsidP="000C0D62" w:rsidRDefault="00610A4C">
      <w:pPr>
        <w:pStyle w:val="ReqtifyAltQ"/>
      </w:pPr>
      <w:r>
        <w:rPr>
          <w:rFonts w:hint="eastAsia"/>
        </w:rPr>
        <w:t>#Contribution=SIL4</w:t>
      </w:r>
    </w:p>
    <w:p w:rsidR="009328EA" w:rsidP="000C0D62" w:rsidRDefault="00B41BBB">
      <w:pPr>
        <w:pStyle w:val="ReqtifyAltQ"/>
        <w:rPr>
          <w:ins w:author="常鸣" w:date="2014-07-03T14:27:00Z" w:id="7060"/>
        </w:rPr>
      </w:pPr>
      <w:del w:author="常鸣" w:date="2014-07-03T14:27:00Z" w:id="7061">
        <w:r w:rsidRPr="00BC31F2" w:rsidDel="009328EA">
          <w:delText>#S</w:delText>
        </w:r>
      </w:del>
      <w:ins w:author="常鸣" w:date="2014-07-03T14:27:00Z" w:id="7062">
        <w:r w:rsidR="009328EA">
          <w:t>#Allocation=ATP Software</w:t>
        </w:r>
      </w:ins>
      <w:ins w:author="常鸣" w:date="2014-07-03T14:56:00Z" w:id="7063">
        <w:r w:rsidR="00AA7E12">
          <w:rPr>
            <w:rFonts w:hint="eastAsia"/>
          </w:rPr>
          <w:t>, Vital Embedded Setting</w:t>
        </w:r>
      </w:ins>
    </w:p>
    <w:p w:rsidRPr="00BC31F2" w:rsidR="00B41BBB" w:rsidP="000C0D62" w:rsidRDefault="009328EA">
      <w:pPr>
        <w:pStyle w:val="ReqtifyAltQ"/>
      </w:pPr>
      <w:ins w:author="常鸣" w:date="2014-07-03T14:27:00Z" w:id="7064">
        <w:r>
          <w:t>#S</w:t>
        </w:r>
      </w:ins>
      <w:r w:rsidRPr="00BC31F2" w:rsidR="00B41BBB">
        <w:t>ource=</w:t>
      </w:r>
      <w:r w:rsidR="00EE0038">
        <w:rPr>
          <w:rFonts w:hint="eastAsia"/>
        </w:rPr>
        <w:t>[iTC_CC-SyAD-1284],</w:t>
      </w:r>
      <w:r w:rsidRPr="008C132F" w:rsidR="00EE0038">
        <w:t xml:space="preserve"> </w:t>
      </w:r>
      <w:r w:rsidR="00EE0038">
        <w:rPr>
          <w:rFonts w:hint="eastAsia"/>
        </w:rPr>
        <w:t>[iTC_CC-SyAD-0291]</w:t>
      </w:r>
    </w:p>
    <w:p w:rsidR="00BC31F2" w:rsidP="000C0D62" w:rsidRDefault="009E172B">
      <w:pPr>
        <w:pStyle w:val="ReqtifyAltQ"/>
      </w:pPr>
      <w:r>
        <w:t>[End]</w:t>
      </w:r>
    </w:p>
    <w:p w:rsidR="00A12EE0" w:rsidP="00C93484" w:rsidRDefault="00A12EE0">
      <w:pPr>
        <w:pStyle w:val="Reqtify"/>
      </w:pPr>
    </w:p>
    <w:p w:rsidR="00BC31F2" w:rsidP="00C93484" w:rsidRDefault="00BC31F2">
      <w:pPr>
        <w:pStyle w:val="Reqtify"/>
      </w:pPr>
    </w:p>
    <w:p w:rsidRPr="00BC31F2" w:rsidR="00B41BBB" w:rsidP="00B41BBB" w:rsidRDefault="00B41BBB">
      <w:pPr>
        <w:pStyle w:val="ReqtifyAltR"/>
      </w:pPr>
      <w:r w:rsidRPr="00BC31F2">
        <w:t>[</w:t>
      </w:r>
      <w:r>
        <w:t>iTC_CC_ATP-SwRS-06</w:t>
      </w:r>
      <w:r>
        <w:rPr>
          <w:rFonts w:hint="eastAsia"/>
        </w:rPr>
        <w:t>63</w:t>
      </w:r>
      <w:r w:rsidRPr="00BC31F2">
        <w:t>]</w:t>
      </w:r>
    </w:p>
    <w:p w:rsidRPr="0035595C" w:rsidR="00B41BBB" w:rsidP="00C93484" w:rsidRDefault="00BD3E90">
      <w:pPr>
        <w:pStyle w:val="Reqtify"/>
      </w:pPr>
      <w:bookmarkStart w:name="TrainEnteredInBMinitialZoneAge" w:id="7065"/>
      <w:r w:rsidRPr="00BF0DBC">
        <w:rPr>
          <w:rStyle w:val="aff2"/>
          <w:bCs w:val="0"/>
          <w:iCs w:val="0"/>
        </w:rPr>
        <w:t>TrainEnteredInBMinitialZoneAge</w:t>
      </w:r>
      <w:bookmarkEnd w:id="7065"/>
      <w:r w:rsidR="00B41BBB">
        <w:rPr>
          <w:rFonts w:hint="eastAsia"/>
        </w:rPr>
        <w:t>，</w:t>
      </w:r>
      <w:r w:rsidRPr="00BC31F2" w:rsidDel="0035595C" w:rsidR="00B41BBB">
        <w:rPr>
          <w:rFonts w:hint="eastAsia"/>
        </w:rPr>
        <w:t xml:space="preserve"> </w:t>
      </w:r>
      <w:r w:rsidRPr="0035595C" w:rsidR="00B41BBB">
        <w:rPr>
          <w:rFonts w:hint="eastAsia"/>
        </w:rPr>
        <w:t>如果列车在</w:t>
      </w:r>
      <w:r w:rsidRPr="0035595C" w:rsidR="00B41BBB">
        <w:rPr>
          <w:rFonts w:hint="eastAsia"/>
        </w:rPr>
        <w:t>BM</w:t>
      </w:r>
      <w:r w:rsidRPr="0035595C" w:rsidR="00B41BBB">
        <w:rPr>
          <w:rFonts w:hint="eastAsia"/>
        </w:rPr>
        <w:t>初始化区域内，则记录已在该区域内运行的时间</w:t>
      </w:r>
    </w:p>
    <w:p w:rsidRPr="0035595C" w:rsidR="00B41BBB" w:rsidP="000431E0" w:rsidRDefault="00B41BBB">
      <w:pPr>
        <w:pStyle w:val="af7"/>
      </w:pPr>
      <w:r w:rsidRPr="0035595C">
        <w:t xml:space="preserve">def </w:t>
      </w:r>
      <w:hyperlink w:history="1" w:anchor="TrainEnteredInBMinitialZoneAge">
        <w:r w:rsidR="00BD3E90">
          <w:rPr>
            <w:rStyle w:val="ac"/>
          </w:rPr>
          <w:t>TrainEnteredInBMinitialZoneAge</w:t>
        </w:r>
      </w:hyperlink>
      <w:r w:rsidRPr="0035595C">
        <w:t>(k):</w:t>
      </w:r>
    </w:p>
    <w:p w:rsidRPr="0035595C" w:rsidR="00B41BBB" w:rsidP="000431E0" w:rsidRDefault="00B41BBB">
      <w:pPr>
        <w:pStyle w:val="af7"/>
      </w:pPr>
      <w:r w:rsidRPr="0035595C">
        <w:t xml:space="preserve">    if (</w:t>
      </w:r>
      <w:hyperlink w:history="1" w:anchor="TrainInBMinitialZone">
        <w:r w:rsidR="00BD3E90">
          <w:rPr>
            <w:rStyle w:val="ac"/>
          </w:rPr>
          <w:t>TrainInBMinitialZone</w:t>
        </w:r>
      </w:hyperlink>
      <w:r w:rsidRPr="0035595C">
        <w:t xml:space="preserve">(k) is </w:t>
      </w:r>
      <w:r w:rsidRPr="00354FC4">
        <w:rPr>
          <w:rStyle w:val="aff1"/>
        </w:rPr>
        <w:t>None</w:t>
      </w:r>
      <w:r w:rsidRPr="0035595C">
        <w:t>):</w:t>
      </w:r>
    </w:p>
    <w:p w:rsidRPr="0035595C" w:rsidR="00B41BBB" w:rsidP="000431E0" w:rsidRDefault="00B41BBB">
      <w:pPr>
        <w:pStyle w:val="af7"/>
      </w:pPr>
      <w:r w:rsidRPr="0035595C">
        <w:t xml:space="preserve">        </w:t>
      </w:r>
      <w:hyperlink w:history="1" w:anchor="TrainEnteredInBMinitialZoneAge">
        <w:r w:rsidR="00BD3E90">
          <w:rPr>
            <w:rStyle w:val="ac"/>
          </w:rPr>
          <w:t>TrainEnteredInBMinitialZoneAge</w:t>
        </w:r>
      </w:hyperlink>
      <w:r w:rsidRPr="0035595C">
        <w:t xml:space="preserve"> = 0</w:t>
      </w:r>
    </w:p>
    <w:p w:rsidRPr="0035595C" w:rsidR="00B41BBB" w:rsidP="000431E0" w:rsidRDefault="00B41BBB">
      <w:pPr>
        <w:pStyle w:val="af7"/>
      </w:pPr>
      <w:r w:rsidRPr="0035595C">
        <w:t xml:space="preserve">    else:</w:t>
      </w:r>
    </w:p>
    <w:p w:rsidRPr="0035595C" w:rsidR="00B41BBB" w:rsidP="000431E0" w:rsidRDefault="00B41BBB">
      <w:pPr>
        <w:pStyle w:val="af7"/>
      </w:pPr>
      <w:r w:rsidRPr="0035595C">
        <w:t xml:space="preserve">        </w:t>
      </w:r>
      <w:hyperlink w:history="1" w:anchor="TrainEnteredInBMinitialZoneAge">
        <w:r w:rsidR="00BD3E90">
          <w:rPr>
            <w:rStyle w:val="ac"/>
          </w:rPr>
          <w:t>TrainEnteredInBMinitialZoneAge</w:t>
        </w:r>
      </w:hyperlink>
      <w:r w:rsidRPr="0035595C">
        <w:t xml:space="preserve"> = </w:t>
      </w:r>
      <w:hyperlink w:history="1" w:anchor="TrainEnteredInBMinitialZoneAge">
        <w:r w:rsidR="00BD3E90">
          <w:rPr>
            <w:rStyle w:val="ac"/>
          </w:rPr>
          <w:t>TrainEnteredInBMinitialZoneAge</w:t>
        </w:r>
      </w:hyperlink>
      <w:r w:rsidRPr="0035595C">
        <w:t>(k-1) + 1</w:t>
      </w:r>
    </w:p>
    <w:p w:rsidRPr="00BC31F2" w:rsidR="00B41BBB" w:rsidP="000431E0" w:rsidRDefault="00B41BBB">
      <w:pPr>
        <w:pStyle w:val="af7"/>
      </w:pPr>
      <w:r w:rsidRPr="0035595C">
        <w:t xml:space="preserve">    return </w:t>
      </w:r>
      <w:hyperlink w:history="1" w:anchor="TrainEnteredInBMinitialZoneAge">
        <w:r w:rsidR="00BD3E90">
          <w:rPr>
            <w:rStyle w:val="ac"/>
          </w:rPr>
          <w:t>TrainEnteredInBMinitialZoneAge</w:t>
        </w:r>
      </w:hyperlink>
      <w:r w:rsidRPr="0035595C" w:rsidDel="0035595C">
        <w:t xml:space="preserve"> </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7066"/>
        </w:rPr>
      </w:pPr>
      <w:del w:author="常鸣" w:date="2014-07-03T14:27:00Z" w:id="7067">
        <w:r w:rsidDel="009328EA">
          <w:delText>#S</w:delText>
        </w:r>
      </w:del>
      <w:ins w:author="常鸣" w:date="2014-07-03T14:27:00Z" w:id="7068">
        <w:r w:rsidR="009328EA">
          <w:t>#Allocation=ATP Software</w:t>
        </w:r>
      </w:ins>
    </w:p>
    <w:p w:rsidR="00610A4C" w:rsidP="000C0D62" w:rsidRDefault="009328EA">
      <w:pPr>
        <w:pStyle w:val="ReqtifyAltQ"/>
      </w:pPr>
      <w:ins w:author="常鸣" w:date="2014-07-03T14:27:00Z" w:id="7069">
        <w:r>
          <w:t>#S</w:t>
        </w:r>
      </w:ins>
      <w:r w:rsidR="00610A4C">
        <w:t>ource=</w:t>
      </w:r>
      <w:r w:rsidR="00EE0038">
        <w:rPr>
          <w:rFonts w:hint="eastAsia"/>
        </w:rPr>
        <w:t>[iTC_CC-SyAD-1284]</w:t>
      </w:r>
    </w:p>
    <w:p w:rsidR="00B41BBB" w:rsidP="000C0D62" w:rsidRDefault="00610A4C">
      <w:pPr>
        <w:pStyle w:val="ReqtifyAltQ"/>
      </w:pPr>
      <w:r>
        <w:t>[End]</w:t>
      </w:r>
    </w:p>
    <w:p w:rsidR="00BC31F2" w:rsidP="00C93484" w:rsidRDefault="00BC31F2">
      <w:pPr>
        <w:pStyle w:val="Reqtify"/>
      </w:pPr>
    </w:p>
    <w:p w:rsidR="00BC31F2" w:rsidP="00C93484" w:rsidRDefault="00BC31F2">
      <w:pPr>
        <w:pStyle w:val="Reqtify"/>
      </w:pPr>
    </w:p>
    <w:p w:rsidRPr="00604C66" w:rsidR="00B41BBB" w:rsidP="00B41BBB" w:rsidRDefault="00B41BBB">
      <w:pPr>
        <w:pStyle w:val="ReqtifyAltR"/>
      </w:pPr>
      <w:r w:rsidRPr="00604C66">
        <w:t>[</w:t>
      </w:r>
      <w:r>
        <w:t>iTC_CC_ATP-SwRS-06</w:t>
      </w:r>
      <w:r>
        <w:rPr>
          <w:rFonts w:hint="eastAsia"/>
        </w:rPr>
        <w:t>64</w:t>
      </w:r>
      <w:r w:rsidRPr="00604C66">
        <w:t>]</w:t>
      </w:r>
    </w:p>
    <w:p w:rsidRPr="00604C66" w:rsidR="00B41BBB" w:rsidP="00C93484" w:rsidRDefault="00BD3E90">
      <w:pPr>
        <w:pStyle w:val="Reqtify"/>
      </w:pPr>
      <w:bookmarkStart w:name="StopAssuredPointCrossed" w:id="7070"/>
      <w:r w:rsidRPr="00BF0DBC">
        <w:rPr>
          <w:rStyle w:val="aff2"/>
          <w:bCs w:val="0"/>
          <w:iCs w:val="0"/>
        </w:rPr>
        <w:t>StopAssuredPointCrossed</w:t>
      </w:r>
      <w:bookmarkEnd w:id="7070"/>
      <w:r w:rsidRPr="00604C66" w:rsidR="00B41BBB">
        <w:rPr>
          <w:rFonts w:hint="eastAsia"/>
        </w:rPr>
        <w:t>，本周期是否通过了</w:t>
      </w:r>
      <w:r w:rsidR="00B41BBB">
        <w:rPr>
          <w:rFonts w:hint="eastAsia"/>
        </w:rPr>
        <w:t>信号机前方的</w:t>
      </w:r>
      <w:r w:rsidR="00B41BBB">
        <w:rPr>
          <w:rFonts w:hint="eastAsia"/>
        </w:rPr>
        <w:t>BMCP</w:t>
      </w:r>
      <w:r w:rsidR="00B41BBB">
        <w:rPr>
          <w:rFonts w:hint="eastAsia"/>
        </w:rPr>
        <w:t>点</w:t>
      </w:r>
    </w:p>
    <w:p w:rsidR="00B8109E" w:rsidP="000431E0" w:rsidRDefault="00B8109E">
      <w:pPr>
        <w:pStyle w:val="af7"/>
      </w:pPr>
      <w:r>
        <w:t xml:space="preserve">def </w:t>
      </w:r>
      <w:hyperlink w:history="1" w:anchor="StopAssuredPointCrossed">
        <w:r w:rsidR="00BD3E90">
          <w:rPr>
            <w:rStyle w:val="ac"/>
          </w:rPr>
          <w:t>StopAssuredPointCrossed</w:t>
        </w:r>
      </w:hyperlink>
      <w:r>
        <w:rPr>
          <w:color w:val="FF8000"/>
        </w:rPr>
        <w:t>(</w:t>
      </w:r>
      <w:r w:rsidR="00174081">
        <w:rPr>
          <w:rFonts w:hint="eastAsia"/>
        </w:rPr>
        <w:t xml:space="preserve">Cbi, </w:t>
      </w:r>
      <w:r>
        <w:t>k</w:t>
      </w:r>
      <w:r>
        <w:rPr>
          <w:color w:val="FF8000"/>
        </w:rPr>
        <w:t>)</w:t>
      </w:r>
      <w:r>
        <w:t>:</w:t>
      </w:r>
    </w:p>
    <w:p w:rsidR="00B8109E" w:rsidP="000431E0" w:rsidRDefault="00B8109E">
      <w:pPr>
        <w:pStyle w:val="af7"/>
      </w:pPr>
      <w:r>
        <w:t xml:space="preserve">    </w:t>
      </w:r>
      <w:r w:rsidR="00174081">
        <w:rPr>
          <w:rFonts w:hint="eastAsia"/>
        </w:rPr>
        <w:t>Bmcp =</w:t>
      </w:r>
      <w:r w:rsidR="00174081">
        <w:t xml:space="preserve"> </w:t>
      </w:r>
      <w:hyperlink w:history="1" w:anchor="ExistSingBtwTwoLocs">
        <w:r w:rsidRPr="00647875" w:rsidR="00C64E92">
          <w:rPr>
            <w:rStyle w:val="ac"/>
          </w:rPr>
          <w:t>TrackMap</w:t>
        </w:r>
        <w:r w:rsidRPr="00647875" w:rsidR="00354F88">
          <w:rPr>
            <w:rStyle w:val="ac"/>
          </w:rPr>
          <w:t>.</w:t>
        </w:r>
        <w:r w:rsidRPr="00647875" w:rsidR="008E31D0">
          <w:rPr>
            <w:rStyle w:val="ac"/>
          </w:rPr>
          <w:t>ExistSingBtwTwoLocs</w:t>
        </w:r>
      </w:hyperlink>
      <w:r>
        <w:rPr>
          <w:color w:val="FF8000"/>
        </w:rPr>
        <w:t>(</w:t>
      </w:r>
      <w:r w:rsidR="00647875">
        <w:rPr>
          <w:iCs/>
          <w:u w:val="single"/>
        </w:rPr>
        <w:fldChar w:fldCharType="begin"/>
      </w:r>
      <w:r w:rsidR="00647875">
        <w:rPr>
          <w:color w:val="FF8000"/>
        </w:rPr>
        <w:instrText xml:space="preserve"> REF SGL_BMCP \h </w:instrText>
      </w:r>
      <w:r w:rsidR="00647875">
        <w:rPr>
          <w:iCs/>
          <w:u w:val="single"/>
        </w:rPr>
      </w:r>
      <w:r w:rsidR="00647875">
        <w:rPr>
          <w:iCs/>
          <w:u w:val="single"/>
        </w:rPr>
        <w:fldChar w:fldCharType="separate"/>
      </w:r>
      <w:r w:rsidRPr="00190111" w:rsidR="00DE178B">
        <w:rPr>
          <w:rStyle w:val="aff1"/>
        </w:rPr>
        <w:t>SGL_</w:t>
      </w:r>
      <w:r w:rsidR="00DE178B">
        <w:rPr>
          <w:rStyle w:val="aff1"/>
          <w:rFonts w:hint="eastAsia"/>
        </w:rPr>
        <w:t>BMCP</w:t>
      </w:r>
      <w:r w:rsidR="00647875">
        <w:rPr>
          <w:iCs/>
          <w:u w:val="single"/>
        </w:rPr>
        <w:fldChar w:fldCharType="end"/>
      </w:r>
      <w:r>
        <w:rPr>
          <w:color w:val="FF8000"/>
        </w:rPr>
        <w:t>,</w:t>
      </w:r>
      <w:r w:rsidR="00647875">
        <w:rPr>
          <w:rFonts w:hint="eastAsia"/>
        </w:rPr>
        <w:t xml:space="preserve"> </w:t>
      </w:r>
      <w:hyperlink w:history="1" w:anchor="TrainFrontLocation">
        <w:r w:rsidR="0095165D">
          <w:rPr>
            <w:rStyle w:val="ac"/>
          </w:rPr>
          <w:t>TrainFrontLocation</w:t>
        </w:r>
      </w:hyperlink>
      <w:r>
        <w:rPr>
          <w:color w:val="FF8000"/>
        </w:rPr>
        <w:t>(</w:t>
      </w:r>
      <w:r>
        <w:t>k</w:t>
      </w:r>
      <w:r>
        <w:rPr>
          <w:color w:val="FF8000"/>
        </w:rPr>
        <w:t>-</w:t>
      </w:r>
      <w:r>
        <w:rPr>
          <w:color w:val="800000"/>
        </w:rPr>
        <w:t>1</w:t>
      </w:r>
      <w:r>
        <w:rPr>
          <w:color w:val="FF8000"/>
        </w:rPr>
        <w:t>)</w:t>
      </w:r>
      <w:r w:rsidR="00647875">
        <w:rPr>
          <w:rFonts w:hint="eastAsia"/>
        </w:rPr>
        <w:t>.Max</w:t>
      </w:r>
      <w:r>
        <w:rPr>
          <w:color w:val="FF8000"/>
        </w:rPr>
        <w:t>,</w:t>
      </w:r>
    </w:p>
    <w:p w:rsidR="00174081" w:rsidP="000431E0" w:rsidRDefault="00B8109E">
      <w:pPr>
        <w:pStyle w:val="af7"/>
      </w:pPr>
      <w:r>
        <w:t xml:space="preserve">                                               </w:t>
      </w:r>
      <w:hyperlink w:history="1" w:anchor="TrainFrontLocation">
        <w:r w:rsidR="0095165D">
          <w:rPr>
            <w:rStyle w:val="ac"/>
          </w:rPr>
          <w:t>TrainFrontLocation</w:t>
        </w:r>
      </w:hyperlink>
      <w:r>
        <w:rPr>
          <w:color w:val="FF8000"/>
        </w:rPr>
        <w:t>(</w:t>
      </w:r>
      <w:r>
        <w:t>k</w:t>
      </w:r>
      <w:r>
        <w:rPr>
          <w:color w:val="FF8000"/>
        </w:rPr>
        <w:t>)</w:t>
      </w:r>
      <w:r w:rsidR="00647875">
        <w:rPr>
          <w:rFonts w:hint="eastAsia"/>
        </w:rPr>
        <w:t>.Max</w:t>
      </w:r>
      <w:r>
        <w:rPr>
          <w:color w:val="FF8000"/>
        </w:rPr>
        <w:t>)</w:t>
      </w:r>
    </w:p>
    <w:p w:rsidRPr="00174081" w:rsidR="00174081" w:rsidP="000431E0" w:rsidRDefault="00174081">
      <w:pPr>
        <w:pStyle w:val="af7"/>
      </w:pPr>
      <w:r w:rsidRPr="00174081">
        <w:lastRenderedPageBreak/>
        <w:t xml:space="preserve">    return (Bmcp is not </w:t>
      </w:r>
      <w:r w:rsidRPr="00834791">
        <w:rPr>
          <w:rStyle w:val="aff1"/>
        </w:rPr>
        <w:t>None</w:t>
      </w:r>
    </w:p>
    <w:p w:rsidRPr="00604C66" w:rsidR="00B41BBB" w:rsidP="000431E0" w:rsidRDefault="00174081">
      <w:pPr>
        <w:pStyle w:val="af7"/>
      </w:pPr>
      <w:r w:rsidRPr="00174081">
        <w:t xml:space="preserve">            </w:t>
      </w:r>
      <w:r w:rsidR="00834791">
        <w:rPr>
          <w:rFonts w:hint="eastAsia"/>
        </w:rPr>
        <w:t xml:space="preserve"> </w:t>
      </w:r>
      <w:r w:rsidRPr="00174081">
        <w:t>and cbi == Bmcp.CbiId)</w:t>
      </w:r>
    </w:p>
    <w:p w:rsidR="00B41BBB" w:rsidP="000C0D62" w:rsidRDefault="00B41BBB">
      <w:pPr>
        <w:pStyle w:val="ReqtifyAltQ"/>
      </w:pPr>
      <w:r w:rsidRPr="00604C66">
        <w:t>#Category=Functional</w:t>
      </w:r>
    </w:p>
    <w:p w:rsidRPr="00604C66" w:rsidR="00610A4C" w:rsidP="000C0D62" w:rsidRDefault="00610A4C">
      <w:pPr>
        <w:pStyle w:val="ReqtifyAltQ"/>
      </w:pPr>
      <w:r>
        <w:rPr>
          <w:rFonts w:hint="eastAsia"/>
        </w:rPr>
        <w:t>#Contribution=SIL4</w:t>
      </w:r>
    </w:p>
    <w:p w:rsidR="009328EA" w:rsidP="000C0D62" w:rsidRDefault="00B41BBB">
      <w:pPr>
        <w:pStyle w:val="ReqtifyAltQ"/>
        <w:rPr>
          <w:ins w:author="常鸣" w:date="2014-07-03T14:27:00Z" w:id="7071"/>
        </w:rPr>
      </w:pPr>
      <w:del w:author="常鸣" w:date="2014-07-03T14:27:00Z" w:id="7072">
        <w:r w:rsidRPr="00604C66" w:rsidDel="009328EA">
          <w:delText>#S</w:delText>
        </w:r>
      </w:del>
      <w:ins w:author="常鸣" w:date="2014-07-03T14:27:00Z" w:id="7073">
        <w:r w:rsidR="009328EA">
          <w:t>#Allocation=ATP Software</w:t>
        </w:r>
      </w:ins>
      <w:ins w:author="常鸣" w:date="2014-07-03T14:56:00Z" w:id="7074">
        <w:r w:rsidR="00AA7E12">
          <w:rPr>
            <w:rFonts w:hint="eastAsia"/>
          </w:rPr>
          <w:t>, Vital Embedded Setting</w:t>
        </w:r>
      </w:ins>
    </w:p>
    <w:p w:rsidRPr="00604C66" w:rsidR="00B41BBB" w:rsidP="000C0D62" w:rsidRDefault="009328EA">
      <w:pPr>
        <w:pStyle w:val="ReqtifyAltQ"/>
      </w:pPr>
      <w:ins w:author="常鸣" w:date="2014-07-03T14:27:00Z" w:id="7075">
        <w:r>
          <w:t>#S</w:t>
        </w:r>
      </w:ins>
      <w:r w:rsidRPr="00604C66" w:rsidR="00B41BBB">
        <w:t>ource=</w:t>
      </w:r>
      <w:r w:rsidRPr="00645181" w:rsidR="007875FB">
        <w:t>[</w:t>
      </w:r>
      <w:r w:rsidR="007875FB">
        <w:rPr>
          <w:rFonts w:hint="eastAsia"/>
        </w:rPr>
        <w:t>i</w:t>
      </w:r>
      <w:r w:rsidRPr="00645181" w:rsidR="007875FB">
        <w:t>TC_CC-Sy</w:t>
      </w:r>
      <w:r w:rsidR="007875FB">
        <w:rPr>
          <w:rFonts w:hint="eastAsia"/>
        </w:rPr>
        <w:t>AD</w:t>
      </w:r>
      <w:r w:rsidRPr="00645181" w:rsidR="007875FB">
        <w:t>-11</w:t>
      </w:r>
      <w:r w:rsidR="007875FB">
        <w:rPr>
          <w:rFonts w:hint="eastAsia"/>
        </w:rPr>
        <w:t>77</w:t>
      </w:r>
      <w:r w:rsidRPr="00645181" w:rsidR="007875FB">
        <w:t>]</w:t>
      </w:r>
    </w:p>
    <w:p w:rsidRPr="00604C66" w:rsidR="00B41BBB" w:rsidP="000C0D62" w:rsidRDefault="00B41BBB">
      <w:pPr>
        <w:pStyle w:val="ReqtifyAltQ"/>
      </w:pPr>
      <w:r>
        <w:t>[End]</w:t>
      </w:r>
    </w:p>
    <w:p w:rsidRPr="00604C66" w:rsidR="00A556E9" w:rsidP="00C93484" w:rsidRDefault="00A556E9">
      <w:pPr>
        <w:pStyle w:val="Reqtify"/>
      </w:pPr>
    </w:p>
    <w:p w:rsidRPr="00604C66" w:rsidR="00A556E9" w:rsidP="00C93484" w:rsidRDefault="00A556E9">
      <w:pPr>
        <w:pStyle w:val="Reqtify"/>
      </w:pPr>
    </w:p>
    <w:p w:rsidRPr="00604C66" w:rsidR="00B41BBB" w:rsidP="00B41BBB" w:rsidRDefault="00B41BBB">
      <w:pPr>
        <w:pStyle w:val="ReqtifyAltR"/>
      </w:pPr>
      <w:r w:rsidRPr="00604C66">
        <w:t>[</w:t>
      </w:r>
      <w:r>
        <w:t>iTC_CC_ATP-SwRS-06</w:t>
      </w:r>
      <w:r>
        <w:rPr>
          <w:rFonts w:hint="eastAsia"/>
        </w:rPr>
        <w:t>65</w:t>
      </w:r>
      <w:r w:rsidRPr="00604C66">
        <w:t>]</w:t>
      </w:r>
    </w:p>
    <w:p w:rsidRPr="0035595C" w:rsidR="00B41BBB" w:rsidP="00C93484" w:rsidRDefault="00B41BBB">
      <w:pPr>
        <w:pStyle w:val="Reqtify"/>
      </w:pPr>
      <w:bookmarkStart w:name="CBIminProductionAgeSinceSSAcrossing" w:id="7076"/>
      <w:r w:rsidRPr="00604C66">
        <w:rPr>
          <w:rStyle w:val="aff2"/>
          <w:rFonts w:hint="eastAsia"/>
        </w:rPr>
        <w:t>CBIminProduction</w:t>
      </w:r>
      <w:r>
        <w:rPr>
          <w:rStyle w:val="aff2"/>
          <w:rFonts w:hint="eastAsia"/>
        </w:rPr>
        <w:t>AgeSince</w:t>
      </w:r>
      <w:r w:rsidRPr="00604C66">
        <w:rPr>
          <w:rStyle w:val="aff2"/>
          <w:rFonts w:hint="eastAsia"/>
        </w:rPr>
        <w:t>SSAcrossing</w:t>
      </w:r>
      <w:bookmarkEnd w:id="7076"/>
      <w:r w:rsidRPr="00604C66">
        <w:rPr>
          <w:rFonts w:hint="eastAsia"/>
        </w:rPr>
        <w:t>，</w:t>
      </w:r>
      <w:r w:rsidRPr="0035595C">
        <w:rPr>
          <w:rFonts w:hint="eastAsia"/>
        </w:rPr>
        <w:t>记录从通过上个</w:t>
      </w:r>
      <w:r>
        <w:rPr>
          <w:rFonts w:hint="eastAsia"/>
        </w:rPr>
        <w:t>BMCP</w:t>
      </w:r>
      <w:r>
        <w:rPr>
          <w:rFonts w:hint="eastAsia"/>
        </w:rPr>
        <w:t>点</w:t>
      </w:r>
      <w:r w:rsidRPr="0035595C">
        <w:rPr>
          <w:rFonts w:hint="eastAsia"/>
        </w:rPr>
        <w:t>开始到现在已经过了多长时间</w:t>
      </w:r>
    </w:p>
    <w:p w:rsidRPr="0035595C" w:rsidR="00B41BBB" w:rsidP="000431E0" w:rsidRDefault="00B41BBB">
      <w:pPr>
        <w:pStyle w:val="af7"/>
      </w:pPr>
      <w:r w:rsidRPr="0035595C">
        <w:t xml:space="preserve">def </w:t>
      </w:r>
      <w:hyperlink w:history="1" w:anchor="CBIminProductionAgeSinceSSAcrossing">
        <w:r w:rsidRPr="00B92999">
          <w:rPr>
            <w:rStyle w:val="ac"/>
          </w:rPr>
          <w:t>CBIminProductionAgeSinceSSAcrossing</w:t>
        </w:r>
      </w:hyperlink>
      <w:r w:rsidRPr="0035595C">
        <w:t>(</w:t>
      </w:r>
      <w:r w:rsidR="00834791">
        <w:rPr>
          <w:rFonts w:hint="eastAsia"/>
        </w:rPr>
        <w:t xml:space="preserve">Cbi, </w:t>
      </w:r>
      <w:r w:rsidRPr="0035595C">
        <w:t>k):</w:t>
      </w:r>
    </w:p>
    <w:p w:rsidR="00FE185B" w:rsidP="000431E0" w:rsidRDefault="00B41BBB">
      <w:pPr>
        <w:pStyle w:val="af7"/>
      </w:pPr>
      <w:r w:rsidRPr="0035595C">
        <w:t xml:space="preserve">    if (Initialization</w:t>
      </w:r>
    </w:p>
    <w:p w:rsidRPr="0035595C" w:rsidR="00B41BBB" w:rsidP="000431E0" w:rsidRDefault="00FE185B">
      <w:pPr>
        <w:pStyle w:val="af7"/>
      </w:pPr>
      <w:r>
        <w:rPr>
          <w:rFonts w:hint="eastAsia"/>
        </w:rPr>
        <w:t xml:space="preserve">        or </w:t>
      </w:r>
      <w:hyperlink w:history="1" w:anchor="CBIminProductionAgeSinceSSAcrossing">
        <w:r w:rsidRPr="00B92999">
          <w:rPr>
            <w:rStyle w:val="ac"/>
          </w:rPr>
          <w:t>CBIminProductionAgeSinceSSAcrossing</w:t>
        </w:r>
      </w:hyperlink>
      <w:r>
        <w:rPr>
          <w:rFonts w:hint="eastAsia"/>
        </w:rPr>
        <w:t>(</w:t>
      </w:r>
      <w:r w:rsidRPr="0035595C">
        <w:t>k-1)</w:t>
      </w:r>
      <w:r>
        <w:rPr>
          <w:rFonts w:hint="eastAsia"/>
        </w:rPr>
        <w:t xml:space="preserve">&gt;= </w:t>
      </w:r>
      <w:r>
        <w:rPr>
          <w:rStyle w:val="aff1"/>
        </w:rPr>
        <w:fldChar w:fldCharType="begin"/>
      </w:r>
      <w:r>
        <w:instrText xml:space="preserve"> REF REPORT_AGE_MAX \h </w:instrText>
      </w:r>
      <w:r>
        <w:rPr>
          <w:rStyle w:val="aff1"/>
        </w:rPr>
      </w:r>
      <w:r>
        <w:rPr>
          <w:rStyle w:val="aff1"/>
        </w:rPr>
        <w:fldChar w:fldCharType="separate"/>
      </w:r>
      <w:r w:rsidRPr="0094616C" w:rsidR="00DE178B">
        <w:rPr>
          <w:rStyle w:val="aff1"/>
          <w:rFonts w:hint="eastAsia"/>
        </w:rPr>
        <w:t>REPORT_AGE_MAX</w:t>
      </w:r>
      <w:r>
        <w:rPr>
          <w:rStyle w:val="aff1"/>
        </w:rPr>
        <w:fldChar w:fldCharType="end"/>
      </w:r>
      <w:r w:rsidRPr="0035595C" w:rsidR="00B41BBB">
        <w:t>):</w:t>
      </w:r>
    </w:p>
    <w:p w:rsidRPr="0035595C" w:rsidR="00B41BBB" w:rsidP="000431E0" w:rsidRDefault="00B41BBB">
      <w:pPr>
        <w:pStyle w:val="af7"/>
      </w:pPr>
      <w:r w:rsidRPr="0035595C">
        <w:t xml:space="preserve">        </w:t>
      </w:r>
      <w:r w:rsidR="00B92999">
        <w:rPr>
          <w:rFonts w:hint="eastAsia"/>
        </w:rPr>
        <w:t>return</w:t>
      </w:r>
      <w:r w:rsidRPr="0035595C">
        <w:t xml:space="preserve"> </w:t>
      </w:r>
      <w:r w:rsidR="00683E47">
        <w:rPr>
          <w:rStyle w:val="aff1"/>
        </w:rPr>
        <w:fldChar w:fldCharType="begin"/>
      </w:r>
      <w:r w:rsidR="00683E47">
        <w:instrText xml:space="preserve"> REF REPORT_AGE_MAX \h </w:instrText>
      </w:r>
      <w:r w:rsidR="00683E47">
        <w:rPr>
          <w:rStyle w:val="aff1"/>
        </w:rPr>
      </w:r>
      <w:r w:rsidR="00683E47">
        <w:rPr>
          <w:rStyle w:val="aff1"/>
        </w:rPr>
        <w:fldChar w:fldCharType="separate"/>
      </w:r>
      <w:r w:rsidRPr="0094616C" w:rsidR="00DE178B">
        <w:rPr>
          <w:rStyle w:val="aff1"/>
          <w:rFonts w:hint="eastAsia"/>
        </w:rPr>
        <w:t>REPORT_AGE_MAX</w:t>
      </w:r>
      <w:r w:rsidR="00683E47">
        <w:rPr>
          <w:rStyle w:val="aff1"/>
        </w:rPr>
        <w:fldChar w:fldCharType="end"/>
      </w:r>
    </w:p>
    <w:p w:rsidRPr="0035595C" w:rsidR="00B41BBB" w:rsidP="000431E0" w:rsidRDefault="00B41BBB">
      <w:pPr>
        <w:pStyle w:val="af7"/>
      </w:pPr>
      <w:r w:rsidRPr="0035595C">
        <w:t xml:space="preserve">    elif (</w:t>
      </w:r>
      <w:hyperlink w:history="1" w:anchor="StopAssuredPointCrossed">
        <w:r w:rsidR="00BD3E90">
          <w:rPr>
            <w:rStyle w:val="ac"/>
          </w:rPr>
          <w:t>StopAssuredPointCrossed</w:t>
        </w:r>
      </w:hyperlink>
      <w:r w:rsidRPr="0035595C">
        <w:t>(</w:t>
      </w:r>
      <w:r w:rsidR="00834791">
        <w:rPr>
          <w:rFonts w:hint="eastAsia"/>
        </w:rPr>
        <w:t xml:space="preserve">Cbi, </w:t>
      </w:r>
      <w:r w:rsidRPr="0035595C">
        <w:t>k)):</w:t>
      </w:r>
    </w:p>
    <w:p w:rsidRPr="0035595C" w:rsidR="00B41BBB" w:rsidP="000431E0" w:rsidRDefault="00B41BBB">
      <w:pPr>
        <w:pStyle w:val="af7"/>
      </w:pPr>
      <w:r w:rsidRPr="0035595C">
        <w:t xml:space="preserve">        </w:t>
      </w:r>
      <w:r w:rsidR="00B92999">
        <w:rPr>
          <w:rFonts w:hint="eastAsia"/>
        </w:rPr>
        <w:t>return</w:t>
      </w:r>
      <w:r w:rsidRPr="0035595C">
        <w:t xml:space="preserve"> </w:t>
      </w:r>
      <w:hyperlink w:history="1" w:anchor="ATPsetting">
        <w:r w:rsidR="00786D0B">
          <w:rPr>
            <w:rStyle w:val="ac"/>
          </w:rPr>
          <w:t>ATPsetting</w:t>
        </w:r>
      </w:hyperlink>
      <w:r w:rsidRPr="0035595C">
        <w:t>.</w:t>
      </w:r>
      <w:r w:rsidR="006D1509">
        <w:t>VariantsBMALSpresenceTimer</w:t>
      </w:r>
    </w:p>
    <w:p w:rsidRPr="0035595C" w:rsidR="00B41BBB" w:rsidP="000431E0" w:rsidRDefault="00B41BBB">
      <w:pPr>
        <w:pStyle w:val="af7"/>
      </w:pPr>
      <w:r w:rsidRPr="0035595C">
        <w:t xml:space="preserve">    else:</w:t>
      </w:r>
    </w:p>
    <w:p w:rsidRPr="0035595C" w:rsidR="00B41BBB" w:rsidP="000431E0" w:rsidRDefault="00B41BBB">
      <w:pPr>
        <w:pStyle w:val="af7"/>
      </w:pPr>
      <w:r w:rsidRPr="0035595C">
        <w:t xml:space="preserve">        </w:t>
      </w:r>
      <w:r w:rsidR="00B92999">
        <w:rPr>
          <w:rFonts w:hint="eastAsia"/>
        </w:rPr>
        <w:t>return</w:t>
      </w:r>
      <w:r w:rsidRPr="0035595C">
        <w:t xml:space="preserve"> </w:t>
      </w:r>
      <w:r w:rsidR="00B92999">
        <w:rPr>
          <w:rFonts w:hint="eastAsia"/>
        </w:rPr>
        <w:t>(</w:t>
      </w:r>
      <w:hyperlink w:history="1" w:anchor="CBIminProductionAgeSinceSSAcrossing">
        <w:r w:rsidRPr="00B92999">
          <w:rPr>
            <w:rStyle w:val="ac"/>
          </w:rPr>
          <w:t>CBIminProductionAgeSinceSSAcrossing</w:t>
        </w:r>
      </w:hyperlink>
      <w:r w:rsidRPr="0035595C">
        <w:t>(</w:t>
      </w:r>
      <w:r w:rsidR="00834791">
        <w:rPr>
          <w:rFonts w:hint="eastAsia"/>
        </w:rPr>
        <w:t xml:space="preserve">Cbi, </w:t>
      </w:r>
      <w:r w:rsidRPr="0035595C">
        <w:t>k-1) + 1</w:t>
      </w:r>
      <w:r w:rsidR="00B92999">
        <w:rPr>
          <w:rFonts w:hint="eastAsia"/>
        </w:rPr>
        <w:t>)</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7077"/>
        </w:rPr>
      </w:pPr>
      <w:del w:author="常鸣" w:date="2014-07-03T14:27:00Z" w:id="7078">
        <w:r w:rsidDel="009328EA">
          <w:rPr>
            <w:rFonts w:hint="eastAsia"/>
          </w:rPr>
          <w:delText>#S</w:delText>
        </w:r>
      </w:del>
      <w:ins w:author="常鸣" w:date="2014-07-03T14:27:00Z" w:id="7079">
        <w:r w:rsidR="009328EA">
          <w:rPr>
            <w:rFonts w:hint="eastAsia"/>
          </w:rPr>
          <w:t>#Allocation=ATP Software</w:t>
        </w:r>
      </w:ins>
      <w:ins w:author="常鸣" w:date="2014-07-03T14:56:00Z" w:id="7080">
        <w:r w:rsidR="00AA7E12">
          <w:rPr>
            <w:rFonts w:hint="eastAsia"/>
          </w:rPr>
          <w:t>, Vital Embedded Setting</w:t>
        </w:r>
      </w:ins>
    </w:p>
    <w:p w:rsidR="00610A4C" w:rsidP="000C0D62" w:rsidRDefault="009328EA">
      <w:pPr>
        <w:pStyle w:val="ReqtifyAltQ"/>
      </w:pPr>
      <w:ins w:author="常鸣" w:date="2014-07-03T14:27:00Z" w:id="7081">
        <w:r>
          <w:rPr>
            <w:rFonts w:hint="eastAsia"/>
          </w:rPr>
          <w:t>#S</w:t>
        </w:r>
      </w:ins>
      <w:r w:rsidR="00610A4C">
        <w:rPr>
          <w:rFonts w:hint="eastAsia"/>
        </w:rPr>
        <w:t>ource=</w:t>
      </w:r>
      <w:r w:rsidRPr="00645181" w:rsidR="007875FB">
        <w:t>[</w:t>
      </w:r>
      <w:r w:rsidR="007875FB">
        <w:rPr>
          <w:rFonts w:hint="eastAsia"/>
        </w:rPr>
        <w:t>i</w:t>
      </w:r>
      <w:r w:rsidRPr="00645181" w:rsidR="007875FB">
        <w:t>TC_CC-Sy</w:t>
      </w:r>
      <w:r w:rsidR="007875FB">
        <w:rPr>
          <w:rFonts w:hint="eastAsia"/>
        </w:rPr>
        <w:t>AD</w:t>
      </w:r>
      <w:r w:rsidRPr="00645181" w:rsidR="007875FB">
        <w:t>-11</w:t>
      </w:r>
      <w:r w:rsidR="007875FB">
        <w:rPr>
          <w:rFonts w:hint="eastAsia"/>
        </w:rPr>
        <w:t>77</w:t>
      </w:r>
      <w:r w:rsidRPr="00645181" w:rsidR="007875FB">
        <w:t>]</w:t>
      </w:r>
    </w:p>
    <w:p w:rsidRPr="00604C66" w:rsidR="00B41BBB" w:rsidP="000C0D62" w:rsidRDefault="00610A4C">
      <w:pPr>
        <w:pStyle w:val="ReqtifyAltQ"/>
      </w:pPr>
      <w:r>
        <w:rPr>
          <w:rFonts w:hint="eastAsia"/>
        </w:rPr>
        <w:t>[End]</w:t>
      </w:r>
    </w:p>
    <w:p w:rsidRPr="00604C66" w:rsidR="00A556E9" w:rsidP="00C93484" w:rsidRDefault="00A556E9">
      <w:pPr>
        <w:pStyle w:val="Reqtify"/>
      </w:pPr>
    </w:p>
    <w:p w:rsidRPr="00604C66" w:rsidR="00A556E9" w:rsidP="00C93484" w:rsidRDefault="00A556E9">
      <w:pPr>
        <w:pStyle w:val="Reqtify"/>
      </w:pPr>
    </w:p>
    <w:p w:rsidRPr="00604C66" w:rsidR="00B41BBB" w:rsidP="00B41BBB" w:rsidRDefault="00B41BBB">
      <w:pPr>
        <w:pStyle w:val="ReqtifyAltR"/>
      </w:pPr>
      <w:r w:rsidRPr="00604C66">
        <w:t>[</w:t>
      </w:r>
      <w:r>
        <w:t>iTC_CC_ATP-SwRS-06</w:t>
      </w:r>
      <w:r>
        <w:rPr>
          <w:rFonts w:hint="eastAsia"/>
        </w:rPr>
        <w:t>66</w:t>
      </w:r>
      <w:r w:rsidRPr="00604C66">
        <w:t>]</w:t>
      </w:r>
    </w:p>
    <w:p w:rsidRPr="00604C66" w:rsidR="00492172" w:rsidP="00C93484" w:rsidRDefault="00BD3E90">
      <w:pPr>
        <w:pStyle w:val="Reqtify"/>
      </w:pPr>
      <w:bookmarkStart w:name="CBIminProductionAge" w:id="7082"/>
      <w:r w:rsidRPr="00BF0DBC">
        <w:rPr>
          <w:rStyle w:val="aff2"/>
          <w:bCs w:val="0"/>
          <w:iCs w:val="0"/>
        </w:rPr>
        <w:t>CBIminProductionAge</w:t>
      </w:r>
      <w:bookmarkEnd w:id="7082"/>
      <w:r w:rsidRPr="00604C66" w:rsidR="00B41BBB">
        <w:rPr>
          <w:rFonts w:hint="eastAsia"/>
        </w:rPr>
        <w:t>，</w:t>
      </w:r>
      <w:r w:rsidR="00492172">
        <w:rPr>
          <w:rFonts w:hint="eastAsia"/>
        </w:rPr>
        <w:t>对于每个联锁，</w:t>
      </w:r>
      <w:r w:rsidR="00492172">
        <w:rPr>
          <w:rFonts w:hint="eastAsia"/>
        </w:rPr>
        <w:t>ATP</w:t>
      </w:r>
      <w:r w:rsidRPr="0035595C" w:rsidR="00B41BBB">
        <w:rPr>
          <w:rFonts w:hint="eastAsia"/>
        </w:rPr>
        <w:t>维护最后收到</w:t>
      </w:r>
      <w:r w:rsidR="00492172">
        <w:rPr>
          <w:rFonts w:hint="eastAsia"/>
        </w:rPr>
        <w:t>其变量</w:t>
      </w:r>
      <w:r w:rsidRPr="0035595C" w:rsidR="00B41BBB">
        <w:rPr>
          <w:rFonts w:hint="eastAsia"/>
        </w:rPr>
        <w:t>消息</w:t>
      </w:r>
      <w:r w:rsidR="00B41BBB">
        <w:rPr>
          <w:rFonts w:hint="eastAsia"/>
        </w:rPr>
        <w:t>时</w:t>
      </w:r>
      <w:r w:rsidRPr="0035595C" w:rsidR="00B41BBB">
        <w:rPr>
          <w:rFonts w:hint="eastAsia"/>
        </w:rPr>
        <w:t>联锁</w:t>
      </w:r>
      <w:r w:rsidR="00B41BBB">
        <w:rPr>
          <w:rFonts w:hint="eastAsia"/>
        </w:rPr>
        <w:t>的最小</w:t>
      </w:r>
      <w:r w:rsidRPr="0035595C" w:rsidR="00B41BBB">
        <w:rPr>
          <w:rFonts w:hint="eastAsia"/>
        </w:rPr>
        <w:t>时间</w:t>
      </w:r>
      <w:r w:rsidR="00B41BBB">
        <w:rPr>
          <w:rFonts w:hint="eastAsia"/>
        </w:rPr>
        <w:t>，</w:t>
      </w:r>
      <w:r w:rsidRPr="0035595C" w:rsidR="00B41BBB">
        <w:rPr>
          <w:rFonts w:hint="eastAsia"/>
        </w:rPr>
        <w:t>到现在经过的时间</w:t>
      </w:r>
      <w:r w:rsidRPr="00604C66" w:rsidR="00B41BBB">
        <w:rPr>
          <w:rFonts w:hint="eastAsia"/>
        </w:rPr>
        <w:t>。</w:t>
      </w:r>
    </w:p>
    <w:p w:rsidRPr="0035595C" w:rsidR="00B41BBB" w:rsidP="000431E0" w:rsidRDefault="00B41BBB">
      <w:pPr>
        <w:pStyle w:val="af7"/>
      </w:pPr>
      <w:r w:rsidRPr="0035595C">
        <w:t xml:space="preserve">def </w:t>
      </w:r>
      <w:hyperlink w:history="1" w:anchor="CBIminProductionAge">
        <w:r w:rsidR="00BD3E90">
          <w:rPr>
            <w:rStyle w:val="ac"/>
          </w:rPr>
          <w:t>CBIminProductionAge</w:t>
        </w:r>
      </w:hyperlink>
      <w:r w:rsidRPr="0035595C">
        <w:t>(cbi, k):</w:t>
      </w:r>
    </w:p>
    <w:p w:rsidRPr="004911B0" w:rsidR="00B41BBB" w:rsidP="000431E0" w:rsidRDefault="00B41BBB">
      <w:pPr>
        <w:pStyle w:val="af7"/>
      </w:pPr>
      <w:r w:rsidRPr="004911B0">
        <w:t xml:space="preserve">    return </w:t>
      </w:r>
      <w:hyperlink w:history="1" w:anchor="min">
        <w:r w:rsidRPr="003B2B37" w:rsidR="003B2B37">
          <w:rPr>
            <w:rStyle w:val="ac"/>
          </w:rPr>
          <w:t>min</w:t>
        </w:r>
      </w:hyperlink>
      <w:r w:rsidRPr="004911B0">
        <w:t>(</w:t>
      </w:r>
      <w:hyperlink w:history="1" w:anchor="CBIminProductionAgeSinceSSAcrossing">
        <w:r w:rsidRPr="00B92999">
          <w:rPr>
            <w:rStyle w:val="ac"/>
          </w:rPr>
          <w:t>CBIminProductionAgeSinceSSAcrossing</w:t>
        </w:r>
      </w:hyperlink>
      <w:r w:rsidRPr="004911B0">
        <w:t>(</w:t>
      </w:r>
      <w:r w:rsidR="00F06448">
        <w:rPr>
          <w:rFonts w:hint="eastAsia"/>
        </w:rPr>
        <w:t xml:space="preserve">Cbi, </w:t>
      </w:r>
      <w:r w:rsidRPr="004911B0">
        <w:t>k),</w:t>
      </w:r>
    </w:p>
    <w:p w:rsidRPr="00604C66" w:rsidR="00B41BBB" w:rsidP="000431E0" w:rsidRDefault="00B41BBB">
      <w:pPr>
        <w:pStyle w:val="af7"/>
      </w:pPr>
      <w:r w:rsidRPr="004911B0">
        <w:t xml:space="preserve">               </w:t>
      </w:r>
      <w:r w:rsidR="0011734E">
        <w:rPr>
          <w:rFonts w:hint="eastAsia"/>
        </w:rPr>
        <w:t xml:space="preserve">  </w:t>
      </w:r>
      <w:hyperlink w:history="1" w:anchor="CBIvariantReportLastAge">
        <w:r w:rsidR="00497151">
          <w:rPr>
            <w:rStyle w:val="ac"/>
          </w:rPr>
          <w:t>CBIvariantReportLastAge</w:t>
        </w:r>
      </w:hyperlink>
      <w:r w:rsidRPr="004911B0">
        <w:t>(</w:t>
      </w:r>
      <w:r w:rsidR="005031E3">
        <w:rPr>
          <w:rFonts w:hint="eastAsia"/>
        </w:rPr>
        <w:t>C</w:t>
      </w:r>
      <w:r w:rsidRPr="004911B0" w:rsidR="005031E3">
        <w:t>bi</w:t>
      </w:r>
      <w:r w:rsidRPr="004911B0">
        <w:t>, k))</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7083"/>
        </w:rPr>
      </w:pPr>
      <w:del w:author="常鸣" w:date="2014-07-03T14:27:00Z" w:id="7084">
        <w:r w:rsidDel="009328EA">
          <w:rPr>
            <w:rFonts w:hint="eastAsia"/>
          </w:rPr>
          <w:delText>#S</w:delText>
        </w:r>
      </w:del>
      <w:ins w:author="常鸣" w:date="2014-07-03T14:27:00Z" w:id="7085">
        <w:r w:rsidR="009328EA">
          <w:rPr>
            <w:rFonts w:hint="eastAsia"/>
          </w:rPr>
          <w:t>#Allocation=ATP Software</w:t>
        </w:r>
      </w:ins>
    </w:p>
    <w:p w:rsidR="00610A4C" w:rsidP="000C0D62" w:rsidRDefault="009328EA">
      <w:pPr>
        <w:pStyle w:val="ReqtifyAltQ"/>
      </w:pPr>
      <w:ins w:author="常鸣" w:date="2014-07-03T14:27:00Z" w:id="7086">
        <w:r>
          <w:rPr>
            <w:rFonts w:hint="eastAsia"/>
          </w:rPr>
          <w:t>#S</w:t>
        </w:r>
      </w:ins>
      <w:r w:rsidR="00610A4C">
        <w:rPr>
          <w:rFonts w:hint="eastAsia"/>
        </w:rPr>
        <w:t>ource=</w:t>
      </w:r>
      <w:r w:rsidRPr="00604C66" w:rsidR="00610A4C">
        <w:rPr>
          <w:rFonts w:hint="eastAsia"/>
        </w:rPr>
        <w:t>[</w:t>
      </w:r>
      <w:r w:rsidR="00610A4C">
        <w:t>iTC_CC-Sy</w:t>
      </w:r>
      <w:r w:rsidR="00CC1AF0">
        <w:rPr>
          <w:rFonts w:hint="eastAsia"/>
        </w:rPr>
        <w:t>AD</w:t>
      </w:r>
      <w:r w:rsidRPr="00604C66" w:rsidR="00610A4C">
        <w:t>-1</w:t>
      </w:r>
      <w:r w:rsidR="007875FB">
        <w:rPr>
          <w:rFonts w:hint="eastAsia"/>
        </w:rPr>
        <w:t>175</w:t>
      </w:r>
      <w:r w:rsidRPr="00604C66" w:rsidR="00610A4C">
        <w:rPr>
          <w:rFonts w:hint="eastAsia"/>
        </w:rPr>
        <w:t>]</w:t>
      </w:r>
    </w:p>
    <w:p w:rsidRPr="00604C66" w:rsidR="00B41BBB" w:rsidP="000C0D62" w:rsidRDefault="00610A4C">
      <w:pPr>
        <w:pStyle w:val="ReqtifyAltQ"/>
      </w:pPr>
      <w:r>
        <w:rPr>
          <w:rFonts w:hint="eastAsia"/>
        </w:rPr>
        <w:t>[End]</w:t>
      </w:r>
    </w:p>
    <w:p w:rsidR="00B41BBB" w:rsidP="00C93484" w:rsidRDefault="00B41BBB">
      <w:pPr>
        <w:pStyle w:val="Reqtify"/>
      </w:pPr>
    </w:p>
    <w:p w:rsidR="00B41BBB" w:rsidP="00C93484" w:rsidRDefault="00B41BBB">
      <w:pPr>
        <w:pStyle w:val="Reqtify"/>
      </w:pPr>
    </w:p>
    <w:p w:rsidRPr="00BC31F2" w:rsidR="00B41BBB" w:rsidP="00B41BBB" w:rsidRDefault="00B41BBB">
      <w:pPr>
        <w:pStyle w:val="ReqtifyAltR"/>
      </w:pPr>
      <w:r w:rsidRPr="00BC31F2">
        <w:t>[</w:t>
      </w:r>
      <w:r>
        <w:t>iTC_CC_ATP-SwRS-06</w:t>
      </w:r>
      <w:r>
        <w:rPr>
          <w:rFonts w:hint="eastAsia"/>
        </w:rPr>
        <w:t>67</w:t>
      </w:r>
      <w:r w:rsidRPr="00BC31F2">
        <w:t>]</w:t>
      </w:r>
    </w:p>
    <w:p w:rsidRPr="00BC31F2" w:rsidR="00B41BBB" w:rsidP="00C93484" w:rsidRDefault="00BD3E90">
      <w:pPr>
        <w:pStyle w:val="Reqtify"/>
      </w:pPr>
      <w:bookmarkStart w:name="ReceivedVariantsAfterEnteredBMinitialZon" w:id="7087"/>
      <w:r w:rsidRPr="00BF0DBC">
        <w:rPr>
          <w:rStyle w:val="aff2"/>
          <w:bCs w:val="0"/>
          <w:iCs w:val="0"/>
        </w:rPr>
        <w:lastRenderedPageBreak/>
        <w:t>ReceivedVariantsAfterEnteredBMinitialZone</w:t>
      </w:r>
      <w:bookmarkEnd w:id="7087"/>
      <w:r w:rsidR="00B41BBB">
        <w:rPr>
          <w:rFonts w:hint="eastAsia"/>
        </w:rPr>
        <w:t>，</w:t>
      </w:r>
      <w:r w:rsidRPr="00BC31F2" w:rsidR="00B41BBB">
        <w:rPr>
          <w:rFonts w:hint="eastAsia"/>
        </w:rPr>
        <w:t>先进入</w:t>
      </w:r>
      <w:r w:rsidRPr="00BC31F2" w:rsidR="00B41BBB">
        <w:rPr>
          <w:rFonts w:hint="eastAsia"/>
        </w:rPr>
        <w:t>BM</w:t>
      </w:r>
      <w:r w:rsidRPr="00BC31F2" w:rsidR="00B41BBB">
        <w:rPr>
          <w:rFonts w:hint="eastAsia"/>
        </w:rPr>
        <w:t>初始化区，再收到无线或者信标的变量</w:t>
      </w:r>
    </w:p>
    <w:p w:rsidR="008619D6" w:rsidP="000431E0" w:rsidRDefault="009C12E5">
      <w:pPr>
        <w:pStyle w:val="af7"/>
      </w:pPr>
      <w:r>
        <w:t xml:space="preserve">def </w:t>
      </w:r>
      <w:hyperlink w:history="1" w:anchor="ReceivedVariantsAfterEnteredBMinitialZon">
        <w:r w:rsidR="003B46B0">
          <w:rPr>
            <w:rStyle w:val="ac"/>
          </w:rPr>
          <w:t>ReceivedVariantsAfterEnteredBMinitialZone</w:t>
        </w:r>
      </w:hyperlink>
      <w:r>
        <w:rPr>
          <w:color w:val="FF8000"/>
        </w:rPr>
        <w:t>(</w:t>
      </w:r>
      <w:r>
        <w:t>k</w:t>
      </w:r>
      <w:r>
        <w:rPr>
          <w:color w:val="FF8000"/>
        </w:rPr>
        <w:t>)</w:t>
      </w:r>
      <w:r>
        <w:t>:</w:t>
      </w:r>
    </w:p>
    <w:p w:rsidR="008619D6" w:rsidP="000431E0" w:rsidRDefault="008619D6">
      <w:pPr>
        <w:pStyle w:val="af7"/>
      </w:pPr>
      <w:r>
        <w:rPr>
          <w:rFonts w:hint="eastAsia"/>
        </w:rPr>
        <w:t xml:space="preserve">    CbiId = </w:t>
      </w:r>
      <w:hyperlink w:history="1" w:anchor="CbiId">
        <w:r w:rsidRPr="005031E3">
          <w:rPr>
            <w:rStyle w:val="ac"/>
          </w:rPr>
          <w:t>TrackMap.CbiId</w:t>
        </w:r>
      </w:hyperlink>
      <w:r w:rsidRPr="008619D6">
        <w:t>(</w:t>
      </w:r>
      <w:hyperlink w:history="1" w:anchor="TrainInBMinitialZone">
        <w:r>
          <w:rPr>
            <w:rStyle w:val="ac"/>
          </w:rPr>
          <w:t>TrainInBMinitialZone</w:t>
        </w:r>
      </w:hyperlink>
      <w:r w:rsidRPr="008619D6">
        <w:t>(</w:t>
      </w:r>
      <w:r>
        <w:t>k</w:t>
      </w:r>
      <w:r w:rsidRPr="008619D6">
        <w:t>)</w:t>
      </w:r>
      <w:r>
        <w:t>.Block</w:t>
      </w:r>
      <w:r w:rsidRPr="008619D6">
        <w:t>)</w:t>
      </w:r>
    </w:p>
    <w:p w:rsidR="009C12E5" w:rsidP="000431E0" w:rsidRDefault="009C12E5">
      <w:pPr>
        <w:pStyle w:val="af7"/>
      </w:pPr>
      <w:r>
        <w:t xml:space="preserve">    return </w:t>
      </w:r>
      <w:r>
        <w:rPr>
          <w:color w:val="FF8000"/>
        </w:rPr>
        <w:t>(</w:t>
      </w:r>
      <w:hyperlink w:history="1" w:anchor="TrainInBMinitialZone">
        <w:r w:rsidR="00BD3E90">
          <w:rPr>
            <w:rStyle w:val="ac"/>
          </w:rPr>
          <w:t>TrainInBMinitialZone</w:t>
        </w:r>
      </w:hyperlink>
      <w:r>
        <w:rPr>
          <w:color w:val="FF8000"/>
        </w:rPr>
        <w:t>(</w:t>
      </w:r>
      <w:r>
        <w:t>k</w:t>
      </w:r>
      <w:r>
        <w:rPr>
          <w:color w:val="FF8000"/>
        </w:rPr>
        <w:t>)</w:t>
      </w:r>
      <w:r>
        <w:t xml:space="preserve"> </w:t>
      </w:r>
      <w:r w:rsidRPr="00113E1C">
        <w:t>is</w:t>
      </w:r>
      <w:r>
        <w:t xml:space="preserve"> </w:t>
      </w:r>
      <w:r w:rsidRPr="00113E1C">
        <w:t>not</w:t>
      </w:r>
      <w:r>
        <w:t xml:space="preserve"> </w:t>
      </w:r>
      <w:r w:rsidRPr="00354FC4">
        <w:rPr>
          <w:rStyle w:val="aff1"/>
        </w:rPr>
        <w:t>None</w:t>
      </w:r>
    </w:p>
    <w:p w:rsidR="009C12E5" w:rsidP="000431E0" w:rsidRDefault="009C12E5">
      <w:pPr>
        <w:pStyle w:val="af7"/>
      </w:pPr>
      <w:r>
        <w:t xml:space="preserve">            and </w:t>
      </w:r>
      <w:r>
        <w:rPr>
          <w:color w:val="FF8000"/>
        </w:rPr>
        <w:t>((</w:t>
      </w:r>
      <w:hyperlink w:history="1" w:anchor="CBIvariantMoreAvailableThanBeacon">
        <w:r w:rsidR="00497151">
          <w:rPr>
            <w:rStyle w:val="ac"/>
          </w:rPr>
          <w:t>CBIvariantMoreAvailableThanBeacon</w:t>
        </w:r>
      </w:hyperlink>
      <w:r>
        <w:rPr>
          <w:color w:val="FF8000"/>
        </w:rPr>
        <w:t>(</w:t>
      </w:r>
      <w:r w:rsidR="008619D6">
        <w:rPr>
          <w:rFonts w:hint="eastAsia"/>
        </w:rPr>
        <w:t>CbiId</w:t>
      </w:r>
      <w:r w:rsidRPr="008619D6" w:rsidR="008619D6">
        <w:t>,</w:t>
      </w:r>
      <w:r w:rsidR="008619D6">
        <w:rPr>
          <w:rFonts w:hint="eastAsia"/>
        </w:rPr>
        <w:t xml:space="preserve"> </w:t>
      </w:r>
      <w:r>
        <w:t>k</w:t>
      </w:r>
      <w:r>
        <w:rPr>
          <w:color w:val="FF8000"/>
        </w:rPr>
        <w:t>)</w:t>
      </w:r>
    </w:p>
    <w:p w:rsidR="009C12E5" w:rsidP="000431E0" w:rsidRDefault="009C12E5">
      <w:pPr>
        <w:pStyle w:val="af7"/>
      </w:pPr>
      <w:r>
        <w:t xml:space="preserve">                  and </w:t>
      </w:r>
      <w:r>
        <w:rPr>
          <w:color w:val="FF8000"/>
        </w:rPr>
        <w:t>((</w:t>
      </w:r>
      <w:hyperlink w:history="1" w:anchor="CBIvariantReportLastAge">
        <w:r w:rsidR="007B14A2">
          <w:rPr>
            <w:rStyle w:val="ac"/>
          </w:rPr>
          <w:t>CBIvariantReportLastAge</w:t>
        </w:r>
      </w:hyperlink>
      <w:r>
        <w:rPr>
          <w:color w:val="FF8000"/>
        </w:rPr>
        <w:t>(</w:t>
      </w:r>
      <w:r w:rsidR="008619D6">
        <w:rPr>
          <w:rFonts w:hint="eastAsia"/>
        </w:rPr>
        <w:t>CbiId</w:t>
      </w:r>
      <w:r>
        <w:rPr>
          <w:color w:val="FF8000"/>
        </w:rPr>
        <w:t>,</w:t>
      </w:r>
      <w:r>
        <w:t xml:space="preserve"> k</w:t>
      </w:r>
      <w:r>
        <w:rPr>
          <w:color w:val="FF8000"/>
        </w:rPr>
        <w:t>)</w:t>
      </w:r>
    </w:p>
    <w:p w:rsidR="009C12E5" w:rsidP="000431E0" w:rsidRDefault="009C12E5">
      <w:pPr>
        <w:pStyle w:val="af7"/>
      </w:pPr>
      <w:r>
        <w:t xml:space="preserve">                        </w:t>
      </w:r>
      <w:r w:rsidR="00F06448">
        <w:rPr>
          <w:rFonts w:hint="eastAsia"/>
        </w:rPr>
        <w:t xml:space="preserve"> </w:t>
      </w:r>
      <w:r>
        <w:rPr>
          <w:color w:val="FF8000"/>
        </w:rPr>
        <w:t>+</w:t>
      </w:r>
      <w:r>
        <w:t xml:space="preserve"> </w:t>
      </w:r>
      <w:hyperlink w:history="1" w:anchor="ATPsetting">
        <w:r w:rsidR="00786D0B">
          <w:rPr>
            <w:rStyle w:val="ac"/>
          </w:rPr>
          <w:t>ATPsetting</w:t>
        </w:r>
      </w:hyperlink>
      <w:r>
        <w:t>.</w:t>
      </w:r>
      <w:r w:rsidR="0059345C">
        <w:t>VariantsBMproductionLatencyRadio</w:t>
      </w:r>
      <w:r>
        <w:rPr>
          <w:color w:val="FF8000"/>
        </w:rPr>
        <w:t>)</w:t>
      </w:r>
    </w:p>
    <w:p w:rsidR="009C12E5" w:rsidP="000431E0" w:rsidRDefault="009C12E5">
      <w:pPr>
        <w:pStyle w:val="af7"/>
      </w:pPr>
      <w:r>
        <w:t xml:space="preserve">                       </w:t>
      </w:r>
      <w:r>
        <w:rPr>
          <w:color w:val="FF8000"/>
        </w:rPr>
        <w:t>&lt;</w:t>
      </w:r>
      <w:r>
        <w:t xml:space="preserve"> </w:t>
      </w:r>
      <w:hyperlink w:history="1" w:anchor="TrainEnteredInBMinitialZoneAge">
        <w:r w:rsidR="00BD3E90">
          <w:rPr>
            <w:rStyle w:val="ac"/>
          </w:rPr>
          <w:t>TrainEnteredInBMinitialZoneAge</w:t>
        </w:r>
      </w:hyperlink>
      <w:r>
        <w:rPr>
          <w:color w:val="FF8000"/>
        </w:rPr>
        <w:t>(</w:t>
      </w:r>
      <w:r>
        <w:t>k</w:t>
      </w:r>
      <w:r>
        <w:rPr>
          <w:color w:val="FF8000"/>
        </w:rPr>
        <w:t>)))</w:t>
      </w:r>
    </w:p>
    <w:p w:rsidR="009C12E5" w:rsidP="000431E0" w:rsidRDefault="009C12E5">
      <w:pPr>
        <w:pStyle w:val="af7"/>
      </w:pPr>
      <w:r>
        <w:t xml:space="preserve">                 or </w:t>
      </w:r>
      <w:r>
        <w:rPr>
          <w:color w:val="FF8000"/>
        </w:rPr>
        <w:t>(</w:t>
      </w:r>
      <w:hyperlink w:history="1" w:anchor="BMbeaconReadAge">
        <w:r w:rsidR="008B4230">
          <w:rPr>
            <w:rStyle w:val="ac"/>
          </w:rPr>
          <w:t>BMbeaconReadAge</w:t>
        </w:r>
      </w:hyperlink>
      <w:r>
        <w:rPr>
          <w:color w:val="FF8000"/>
        </w:rPr>
        <w:t>(</w:t>
      </w:r>
      <w:r>
        <w:t>k</w:t>
      </w:r>
      <w:r>
        <w:rPr>
          <w:color w:val="FF8000"/>
        </w:rPr>
        <w:t>)</w:t>
      </w:r>
      <w:r>
        <w:t xml:space="preserve"> </w:t>
      </w:r>
      <w:r>
        <w:rPr>
          <w:color w:val="FF8000"/>
        </w:rPr>
        <w:t>+</w:t>
      </w:r>
      <w:r>
        <w:t xml:space="preserve"> </w:t>
      </w:r>
      <w:hyperlink w:history="1" w:anchor="ATPsetting">
        <w:r w:rsidR="00786D0B">
          <w:rPr>
            <w:rStyle w:val="ac"/>
          </w:rPr>
          <w:t>ATPsetting</w:t>
        </w:r>
      </w:hyperlink>
      <w:r>
        <w:t>.</w:t>
      </w:r>
      <w:r w:rsidR="0059345C">
        <w:t>VariantsBMproductionLatencyBeacon</w:t>
      </w:r>
    </w:p>
    <w:p w:rsidRPr="00BC31F2" w:rsidR="00B41BBB" w:rsidP="000431E0" w:rsidRDefault="009C12E5">
      <w:pPr>
        <w:pStyle w:val="af7"/>
      </w:pPr>
      <w:r>
        <w:t xml:space="preserve">                     </w:t>
      </w:r>
      <w:r>
        <w:rPr>
          <w:color w:val="FF8000"/>
        </w:rPr>
        <w:t>&lt;</w:t>
      </w:r>
      <w:r>
        <w:t xml:space="preserve"> </w:t>
      </w:r>
      <w:hyperlink w:history="1" w:anchor="TrainEnteredInBMinitialZoneAge">
        <w:r w:rsidR="00BD3E90">
          <w:rPr>
            <w:rStyle w:val="ac"/>
          </w:rPr>
          <w:t>TrainEnteredInBMinitialZoneAge</w:t>
        </w:r>
      </w:hyperlink>
      <w:r>
        <w:rPr>
          <w:color w:val="FF8000"/>
        </w:rPr>
        <w:t>(</w:t>
      </w:r>
      <w:r>
        <w:t>k</w:t>
      </w:r>
      <w:r>
        <w:rPr>
          <w:color w:val="FF8000"/>
        </w:rPr>
        <w:t>))))</w:t>
      </w:r>
    </w:p>
    <w:p w:rsidR="00B41BBB" w:rsidP="000C0D62" w:rsidRDefault="00B41BBB">
      <w:pPr>
        <w:pStyle w:val="ReqtifyAltQ"/>
      </w:pPr>
      <w:r w:rsidRPr="00BC31F2">
        <w:t>#Category=Functional</w:t>
      </w:r>
    </w:p>
    <w:p w:rsidRPr="00BC31F2" w:rsidR="00610A4C" w:rsidP="000C0D62" w:rsidRDefault="00610A4C">
      <w:pPr>
        <w:pStyle w:val="ReqtifyAltQ"/>
      </w:pPr>
      <w:r>
        <w:rPr>
          <w:rFonts w:hint="eastAsia"/>
        </w:rPr>
        <w:t>#Contribution=SIL4</w:t>
      </w:r>
    </w:p>
    <w:p w:rsidR="009328EA" w:rsidP="000C0D62" w:rsidRDefault="00B41BBB">
      <w:pPr>
        <w:pStyle w:val="ReqtifyAltQ"/>
        <w:rPr>
          <w:ins w:author="常鸣" w:date="2014-07-03T14:27:00Z" w:id="7088"/>
        </w:rPr>
      </w:pPr>
      <w:del w:author="常鸣" w:date="2014-07-03T14:27:00Z" w:id="7089">
        <w:r w:rsidRPr="00BC31F2" w:rsidDel="009328EA">
          <w:delText>#S</w:delText>
        </w:r>
      </w:del>
      <w:ins w:author="常鸣" w:date="2014-07-03T14:27:00Z" w:id="7090">
        <w:r w:rsidR="009328EA">
          <w:t>#Allocation=ATP Software</w:t>
        </w:r>
      </w:ins>
      <w:ins w:author="常鸣" w:date="2014-07-03T14:56:00Z" w:id="7091">
        <w:r w:rsidR="00AA7E12">
          <w:rPr>
            <w:rFonts w:hint="eastAsia"/>
          </w:rPr>
          <w:t>, Vital Embedded Setting</w:t>
        </w:r>
      </w:ins>
    </w:p>
    <w:p w:rsidRPr="00BC31F2" w:rsidR="00B41BBB" w:rsidP="000C0D62" w:rsidRDefault="009328EA">
      <w:pPr>
        <w:pStyle w:val="ReqtifyAltQ"/>
      </w:pPr>
      <w:ins w:author="常鸣" w:date="2014-07-03T14:27:00Z" w:id="7092">
        <w:r>
          <w:t>#S</w:t>
        </w:r>
      </w:ins>
      <w:r w:rsidRPr="00BC31F2" w:rsidR="00B41BBB">
        <w:t>ource=[</w:t>
      </w:r>
      <w:r w:rsidR="00B41BBB">
        <w:t>iTC_CC-Sy</w:t>
      </w:r>
      <w:r w:rsidR="007D6630">
        <w:rPr>
          <w:rFonts w:hint="eastAsia"/>
        </w:rPr>
        <w:t>AD-1284</w:t>
      </w:r>
      <w:r w:rsidRPr="00BC31F2" w:rsidR="00B41BBB">
        <w:t>]</w:t>
      </w:r>
    </w:p>
    <w:p w:rsidR="00B41BBB" w:rsidP="000C0D62" w:rsidRDefault="00B41BBB">
      <w:pPr>
        <w:pStyle w:val="ReqtifyAltQ"/>
      </w:pPr>
      <w:r>
        <w:t>[End]</w:t>
      </w:r>
    </w:p>
    <w:p w:rsidR="00BC31F2" w:rsidP="00C93484" w:rsidRDefault="00BC31F2">
      <w:pPr>
        <w:pStyle w:val="Reqtify"/>
      </w:pPr>
    </w:p>
    <w:p w:rsidR="00BC31F2" w:rsidP="00C93484" w:rsidRDefault="00BC31F2">
      <w:pPr>
        <w:pStyle w:val="Reqtify"/>
      </w:pPr>
    </w:p>
    <w:p w:rsidR="00A12EE0" w:rsidP="00704491" w:rsidRDefault="00A12EE0">
      <w:pPr>
        <w:pStyle w:val="ReqtifyAltR"/>
      </w:pPr>
      <w:r>
        <w:t>[iTC_CC_ATP-SwRS-</w:t>
      </w:r>
      <w:r>
        <w:rPr>
          <w:rFonts w:hint="eastAsia"/>
        </w:rPr>
        <w:t>0504</w:t>
      </w:r>
      <w:r>
        <w:t>]</w:t>
      </w:r>
    </w:p>
    <w:p w:rsidRPr="00BC31F2" w:rsidR="00BC31F2" w:rsidP="00C93484" w:rsidRDefault="00DE27C8">
      <w:pPr>
        <w:pStyle w:val="Reqtify"/>
      </w:pPr>
      <w:bookmarkStart w:name="BlockModeEOAvalid" w:id="7093"/>
      <w:r w:rsidRPr="00BF0DBC">
        <w:rPr>
          <w:rStyle w:val="aff2"/>
          <w:bCs w:val="0"/>
          <w:iCs w:val="0"/>
        </w:rPr>
        <w:t>BlockModeEOAvalid</w:t>
      </w:r>
      <w:bookmarkEnd w:id="7093"/>
      <w:r w:rsidR="00BC31F2">
        <w:rPr>
          <w:rFonts w:hint="eastAsia"/>
        </w:rPr>
        <w:t>，</w:t>
      </w:r>
      <w:r w:rsidRPr="00BC31F2" w:rsidR="00BC31F2">
        <w:rPr>
          <w:rFonts w:hint="eastAsia"/>
        </w:rPr>
        <w:t>BM</w:t>
      </w:r>
      <w:r w:rsidRPr="00BC31F2" w:rsidR="00BC31F2">
        <w:rPr>
          <w:rFonts w:hint="eastAsia"/>
        </w:rPr>
        <w:t>下的</w:t>
      </w:r>
      <w:r w:rsidR="008A70D7">
        <w:rPr>
          <w:rFonts w:hint="eastAsia"/>
        </w:rPr>
        <w:t>移动授权</w:t>
      </w:r>
      <w:r w:rsidR="00A556E9">
        <w:rPr>
          <w:rFonts w:hint="eastAsia"/>
        </w:rPr>
        <w:t>是否</w:t>
      </w:r>
      <w:r w:rsidRPr="00BC31F2" w:rsidR="00BC31F2">
        <w:rPr>
          <w:rFonts w:hint="eastAsia"/>
        </w:rPr>
        <w:t>可用</w:t>
      </w:r>
    </w:p>
    <w:p w:rsidR="00E520EF" w:rsidP="000431E0" w:rsidRDefault="00E520EF">
      <w:pPr>
        <w:pStyle w:val="af7"/>
      </w:pPr>
      <w:r>
        <w:t xml:space="preserve">def </w:t>
      </w:r>
      <w:hyperlink w:history="1" w:anchor="BlockModeEOAvalid">
        <w:r w:rsidR="00DE27C8">
          <w:rPr>
            <w:rStyle w:val="ac"/>
          </w:rPr>
          <w:t>BlockModeEOAvalid</w:t>
        </w:r>
      </w:hyperlink>
      <w:r>
        <w:t>(k):</w:t>
      </w:r>
    </w:p>
    <w:p w:rsidR="00E520EF" w:rsidP="000431E0" w:rsidRDefault="00E520EF">
      <w:pPr>
        <w:pStyle w:val="af7"/>
      </w:pPr>
      <w:r>
        <w:t xml:space="preserve">    if (Initialization</w:t>
      </w:r>
    </w:p>
    <w:p w:rsidR="00E520EF" w:rsidP="000431E0" w:rsidRDefault="00E520EF">
      <w:pPr>
        <w:pStyle w:val="af7"/>
      </w:pPr>
      <w:r>
        <w:t xml:space="preserve">        or not </w:t>
      </w:r>
      <w:hyperlink w:history="1" w:anchor="BlockModeUsed">
        <w:r w:rsidR="0095165D">
          <w:rPr>
            <w:rStyle w:val="ac"/>
          </w:rPr>
          <w:t>BlockModeUsed</w:t>
        </w:r>
      </w:hyperlink>
      <w:r>
        <w:t>(k)</w:t>
      </w:r>
    </w:p>
    <w:p w:rsidR="00E520EF" w:rsidP="000431E0" w:rsidRDefault="00E520EF">
      <w:pPr>
        <w:pStyle w:val="af7"/>
      </w:pPr>
      <w:r>
        <w:t xml:space="preserve">        or </w:t>
      </w:r>
      <w:hyperlink w:history="1" w:anchor="TrainFrontEnd">
        <w:r w:rsidR="00813AB3">
          <w:rPr>
            <w:rStyle w:val="ac"/>
          </w:rPr>
          <w:t>TrainFrontEnd</w:t>
        </w:r>
      </w:hyperlink>
      <w:r>
        <w:t xml:space="preserve">(k) is not </w:t>
      </w:r>
      <w:hyperlink w:history="1" w:anchor="TrainFrontEnd">
        <w:r w:rsidR="00E74F88">
          <w:rPr>
            <w:rStyle w:val="ac"/>
          </w:rPr>
          <w:t>TrainFrontEnd</w:t>
        </w:r>
      </w:hyperlink>
      <w:r>
        <w:t>(k</w:t>
      </w:r>
      <w:r w:rsidR="00E74F88">
        <w:rPr>
          <w:rFonts w:hint="eastAsia"/>
        </w:rPr>
        <w:t>-1</w:t>
      </w:r>
      <w:r>
        <w:t>)</w:t>
      </w:r>
    </w:p>
    <w:p w:rsidR="00E520EF" w:rsidP="000431E0" w:rsidRDefault="00E520EF">
      <w:pPr>
        <w:pStyle w:val="af7"/>
      </w:pPr>
      <w:r>
        <w:t xml:space="preserve">        or not </w:t>
      </w:r>
      <w:hyperlink w:history="1" w:anchor="TrainLocatedOnKnownPath">
        <w:r w:rsidR="008B4230">
          <w:rPr>
            <w:rStyle w:val="ac"/>
          </w:rPr>
          <w:t>TrainLocatedOnKnownPath</w:t>
        </w:r>
      </w:hyperlink>
      <w:r>
        <w:t>(k)</w:t>
      </w:r>
    </w:p>
    <w:p w:rsidR="00E520EF" w:rsidP="000431E0" w:rsidRDefault="00E520EF">
      <w:pPr>
        <w:pStyle w:val="af7"/>
      </w:pPr>
      <w:r>
        <w:t xml:space="preserve">        or </w:t>
      </w:r>
      <w:hyperlink w:history="1" w:anchor="HazardousMotionOnNonExclusiveRoute">
        <w:r w:rsidR="00497151">
          <w:rPr>
            <w:rStyle w:val="ac"/>
          </w:rPr>
          <w:t>HazardousMotionOnNonExclusiveRoute</w:t>
        </w:r>
      </w:hyperlink>
      <w:r>
        <w:t>(k)</w:t>
      </w:r>
    </w:p>
    <w:p w:rsidR="00E520EF" w:rsidP="000431E0" w:rsidRDefault="00E520EF">
      <w:pPr>
        <w:pStyle w:val="af7"/>
      </w:pPr>
      <w:r>
        <w:t xml:space="preserve">        or </w:t>
      </w:r>
      <w:hyperlink w:history="1" w:anchor="RestrictiveSignalOverrun">
        <w:r w:rsidR="00BD3E90">
          <w:rPr>
            <w:rStyle w:val="ac"/>
          </w:rPr>
          <w:t>RestrictiveSignalOverrun</w:t>
        </w:r>
      </w:hyperlink>
      <w:r>
        <w:t>(k)):</w:t>
      </w:r>
    </w:p>
    <w:p w:rsidR="00E520EF" w:rsidP="000431E0" w:rsidRDefault="00E520EF">
      <w:pPr>
        <w:pStyle w:val="af7"/>
      </w:pPr>
      <w:r>
        <w:t xml:space="preserve">        return </w:t>
      </w:r>
      <w:r w:rsidRPr="00354FC4">
        <w:rPr>
          <w:rStyle w:val="aff1"/>
        </w:rPr>
        <w:t>False</w:t>
      </w:r>
    </w:p>
    <w:p w:rsidR="00E520EF" w:rsidP="000431E0" w:rsidRDefault="00E520EF">
      <w:pPr>
        <w:pStyle w:val="af7"/>
      </w:pPr>
      <w:r>
        <w:t xml:space="preserve">    elif (not </w:t>
      </w:r>
      <w:hyperlink w:history="1" w:anchor="BlockModeEOAvalid">
        <w:r w:rsidR="00DE27C8">
          <w:rPr>
            <w:rStyle w:val="ac"/>
          </w:rPr>
          <w:t>BlockModeEOAvalid</w:t>
        </w:r>
      </w:hyperlink>
      <w:r>
        <w:t>(k-1)</w:t>
      </w:r>
    </w:p>
    <w:p w:rsidR="00E520EF" w:rsidP="000431E0" w:rsidRDefault="00E520EF">
      <w:pPr>
        <w:pStyle w:val="af7"/>
      </w:pPr>
      <w:r>
        <w:t xml:space="preserve">          and </w:t>
      </w:r>
      <w:hyperlink w:history="1" w:anchor="TrainInBMinitialZone">
        <w:r w:rsidR="00BD3E90">
          <w:rPr>
            <w:rStyle w:val="ac"/>
          </w:rPr>
          <w:t>TrainInBMinitialZone</w:t>
        </w:r>
      </w:hyperlink>
      <w:r>
        <w:t xml:space="preserve">(k) is not </w:t>
      </w:r>
      <w:r w:rsidRPr="00354FC4">
        <w:rPr>
          <w:rStyle w:val="aff1"/>
        </w:rPr>
        <w:t>None</w:t>
      </w:r>
    </w:p>
    <w:p w:rsidR="00E520EF" w:rsidP="000431E0" w:rsidRDefault="00E520EF">
      <w:pPr>
        <w:pStyle w:val="af7"/>
      </w:pPr>
      <w:r>
        <w:t xml:space="preserve">          and </w:t>
      </w:r>
      <w:hyperlink w:history="1" w:anchor="BMvariantValue">
        <w:r w:rsidR="00497151">
          <w:rPr>
            <w:rStyle w:val="ac"/>
          </w:rPr>
          <w:t>BMvariantValue</w:t>
        </w:r>
      </w:hyperlink>
      <w:r>
        <w:t>(</w:t>
      </w:r>
      <w:hyperlink w:history="1" w:anchor="TrainInBMinitialZone">
        <w:r w:rsidR="00BD3E90">
          <w:rPr>
            <w:rStyle w:val="ac"/>
          </w:rPr>
          <w:t>TrainInBMinitialZone</w:t>
        </w:r>
      </w:hyperlink>
      <w:r>
        <w:t>.Variant(k), k)</w:t>
      </w:r>
    </w:p>
    <w:p w:rsidR="00E520EF" w:rsidP="000431E0" w:rsidRDefault="00E520EF">
      <w:pPr>
        <w:pStyle w:val="af7"/>
      </w:pPr>
      <w:r>
        <w:t xml:space="preserve">          and </w:t>
      </w:r>
      <w:hyperlink w:history="1" w:anchor="ReceivedVariantsAfterEnteredBMinitialZon">
        <w:r w:rsidR="003B46B0">
          <w:rPr>
            <w:rStyle w:val="ac"/>
          </w:rPr>
          <w:t>ReceivedVariantsAfterEnteredBMinitialZone</w:t>
        </w:r>
      </w:hyperlink>
      <w:r>
        <w:t>(k)):</w:t>
      </w:r>
    </w:p>
    <w:p w:rsidR="00E520EF" w:rsidP="000431E0" w:rsidRDefault="00E520EF">
      <w:pPr>
        <w:pStyle w:val="af7"/>
      </w:pPr>
      <w:r>
        <w:t xml:space="preserve">        return </w:t>
      </w:r>
      <w:r w:rsidRPr="00354FC4">
        <w:rPr>
          <w:rStyle w:val="aff1"/>
        </w:rPr>
        <w:t>True</w:t>
      </w:r>
    </w:p>
    <w:p w:rsidR="00E520EF" w:rsidP="000431E0" w:rsidRDefault="00E520EF">
      <w:pPr>
        <w:pStyle w:val="af7"/>
      </w:pPr>
      <w:r>
        <w:t xml:space="preserve">    else:</w:t>
      </w:r>
    </w:p>
    <w:p w:rsidRPr="00BC31F2" w:rsidR="00BC31F2" w:rsidP="000431E0" w:rsidRDefault="00E520EF">
      <w:pPr>
        <w:pStyle w:val="af7"/>
      </w:pPr>
      <w:r>
        <w:t xml:space="preserve">        return </w:t>
      </w:r>
      <w:hyperlink w:history="1" w:anchor="BlockModeEOAvalid">
        <w:r w:rsidR="00DE27C8">
          <w:rPr>
            <w:rStyle w:val="ac"/>
          </w:rPr>
          <w:t>BlockModeEOAvalid</w:t>
        </w:r>
      </w:hyperlink>
      <w:r>
        <w:t>(k-1)</w:t>
      </w:r>
    </w:p>
    <w:p w:rsidRPr="008A1414" w:rsidR="00A12EE0" w:rsidP="000C0D62" w:rsidRDefault="00A12EE0">
      <w:pPr>
        <w:pStyle w:val="ReqtifyAltQ"/>
      </w:pPr>
      <w:r w:rsidRPr="008A1414">
        <w:t>#Category=Functional</w:t>
      </w:r>
    </w:p>
    <w:p w:rsidRPr="008A1414" w:rsidR="00A12EE0" w:rsidP="000C0D62" w:rsidRDefault="00A12EE0">
      <w:pPr>
        <w:pStyle w:val="ReqtifyAltQ"/>
      </w:pPr>
      <w:r w:rsidRPr="008A1414">
        <w:t>#Contribution</w:t>
      </w:r>
      <w:r>
        <w:t>=SIL4</w:t>
      </w:r>
    </w:p>
    <w:p w:rsidR="009328EA" w:rsidP="00610A4C" w:rsidRDefault="00A12EE0">
      <w:pPr>
        <w:pStyle w:val="ReqtifyAltQ"/>
        <w:rPr>
          <w:ins w:author="常鸣" w:date="2014-07-03T14:27:00Z" w:id="7094"/>
        </w:rPr>
      </w:pPr>
      <w:del w:author="常鸣" w:date="2014-07-03T14:27:00Z" w:id="7095">
        <w:r w:rsidRPr="008A1414" w:rsidDel="009328EA">
          <w:delText>#S</w:delText>
        </w:r>
      </w:del>
      <w:ins w:author="常鸣" w:date="2014-07-03T14:27:00Z" w:id="7096">
        <w:r w:rsidR="009328EA">
          <w:t>#Allocation=ATP Software</w:t>
        </w:r>
      </w:ins>
    </w:p>
    <w:p w:rsidR="00A556E9" w:rsidP="00610A4C" w:rsidRDefault="009328EA">
      <w:pPr>
        <w:pStyle w:val="ReqtifyAltQ"/>
      </w:pPr>
      <w:ins w:author="常鸣" w:date="2014-07-03T14:27:00Z" w:id="7097">
        <w:r>
          <w:t>#S</w:t>
        </w:r>
      </w:ins>
      <w:r w:rsidRPr="008A1414" w:rsidR="00A12EE0">
        <w:t>ource=</w:t>
      </w:r>
      <w:r w:rsidR="00A12EE0">
        <w:rPr>
          <w:rFonts w:hint="eastAsia"/>
        </w:rPr>
        <w:t xml:space="preserve">[iTC_CC-SyAD-0290], </w:t>
      </w:r>
      <w:r w:rsidRPr="00AD72AE" w:rsidR="00AD72AE">
        <w:rPr>
          <w:rFonts w:hint="eastAsia"/>
        </w:rPr>
        <w:t>[iTC_CC-SyAD-0293]</w:t>
      </w:r>
      <w:r w:rsidR="00AD72AE">
        <w:rPr>
          <w:rFonts w:hint="eastAsia"/>
        </w:rPr>
        <w:t>,</w:t>
      </w:r>
      <w:r w:rsidRPr="00AD72AE" w:rsidR="00AD72AE">
        <w:t xml:space="preserve"> </w:t>
      </w:r>
      <w:r w:rsidRPr="008C132F" w:rsidR="00A12EE0">
        <w:t>[iTC_CC-SyAD-1037]</w:t>
      </w:r>
      <w:r w:rsidR="00A12EE0">
        <w:rPr>
          <w:rFonts w:hint="eastAsia"/>
        </w:rPr>
        <w:t>,</w:t>
      </w:r>
      <w:r w:rsidR="00610A4C">
        <w:rPr>
          <w:rFonts w:hint="eastAsia"/>
        </w:rPr>
        <w:t xml:space="preserve"> </w:t>
      </w:r>
      <w:r w:rsidRPr="00BC31F2" w:rsidR="00A556E9">
        <w:t>[</w:t>
      </w:r>
      <w:r w:rsidR="0052393A">
        <w:t>iTC</w:t>
      </w:r>
      <w:r w:rsidR="006A5C0D">
        <w:t>_CC-Sy</w:t>
      </w:r>
      <w:r w:rsidR="007D6630">
        <w:rPr>
          <w:rFonts w:hint="eastAsia"/>
        </w:rPr>
        <w:t>AD</w:t>
      </w:r>
      <w:r w:rsidRPr="00BC31F2" w:rsidR="00A556E9">
        <w:t>-</w:t>
      </w:r>
      <w:r w:rsidR="007D6630">
        <w:rPr>
          <w:rFonts w:hint="eastAsia"/>
        </w:rPr>
        <w:t>0291</w:t>
      </w:r>
      <w:r w:rsidRPr="00BC31F2" w:rsidR="00A556E9">
        <w:t>]</w:t>
      </w:r>
      <w:r w:rsidR="007D6630">
        <w:rPr>
          <w:rFonts w:hint="eastAsia"/>
        </w:rPr>
        <w:t>,</w:t>
      </w:r>
      <w:r w:rsidRPr="00EE0038" w:rsidR="00EE0038">
        <w:rPr>
          <w:rFonts w:hint="eastAsia"/>
        </w:rPr>
        <w:t xml:space="preserve"> </w:t>
      </w:r>
      <w:r w:rsidR="00EE0038">
        <w:rPr>
          <w:rFonts w:hint="eastAsia"/>
        </w:rPr>
        <w:t>[iTC_CC-SyAD-0292]</w:t>
      </w:r>
      <w:r w:rsidR="006B46D4">
        <w:rPr>
          <w:rFonts w:hint="eastAsia"/>
        </w:rPr>
        <w:t>,</w:t>
      </w:r>
      <w:r w:rsidRPr="006B46D4" w:rsidR="006B46D4">
        <w:rPr>
          <w:rFonts w:hint="eastAsia"/>
        </w:rPr>
        <w:t xml:space="preserve"> </w:t>
      </w:r>
      <w:r w:rsidR="006B46D4">
        <w:rPr>
          <w:rFonts w:hint="eastAsia"/>
        </w:rPr>
        <w:t>[</w:t>
      </w:r>
      <w:r w:rsidR="006B46D4">
        <w:t>iTC_CC_ATP_SwHA-004</w:t>
      </w:r>
      <w:r w:rsidR="006B46D4">
        <w:rPr>
          <w:rFonts w:hint="eastAsia"/>
        </w:rPr>
        <w:t>7], [</w:t>
      </w:r>
      <w:r w:rsidR="006B46D4">
        <w:t>iTC_CC_ATP_SwHA</w:t>
      </w:r>
      <w:r w:rsidRPr="00CA7F59" w:rsidR="006B46D4">
        <w:t>-0048</w:t>
      </w:r>
      <w:r w:rsidR="006B46D4">
        <w:rPr>
          <w:rFonts w:hint="eastAsia"/>
        </w:rPr>
        <w:t>],</w:t>
      </w:r>
      <w:r w:rsidRPr="006B46D4" w:rsidR="006B46D4">
        <w:rPr>
          <w:rFonts w:hint="eastAsia"/>
        </w:rPr>
        <w:t xml:space="preserve"> </w:t>
      </w:r>
      <w:r w:rsidR="006B46D4">
        <w:rPr>
          <w:rFonts w:hint="eastAsia"/>
        </w:rPr>
        <w:t>[</w:t>
      </w:r>
      <w:r w:rsidR="006B46D4">
        <w:t>iTC_CC_ATP_SwHA-00</w:t>
      </w:r>
      <w:r w:rsidR="006B46D4">
        <w:rPr>
          <w:rFonts w:hint="eastAsia"/>
        </w:rPr>
        <w:t>50]</w:t>
      </w:r>
    </w:p>
    <w:p w:rsidRPr="008A1414" w:rsidR="00A12EE0" w:rsidP="000C0D62" w:rsidRDefault="00A12EE0">
      <w:pPr>
        <w:pStyle w:val="ReqtifyAltQ"/>
      </w:pPr>
      <w:r w:rsidRPr="008A1414">
        <w:t>[End]</w:t>
      </w:r>
    </w:p>
    <w:p w:rsidR="00A12EE0" w:rsidP="00C93484" w:rsidRDefault="00A12EE0">
      <w:pPr>
        <w:pStyle w:val="Reqtify"/>
      </w:pPr>
    </w:p>
    <w:p w:rsidRPr="002E0EBB" w:rsidR="00133223" w:rsidP="00704491" w:rsidRDefault="00133223"/>
    <w:p w:rsidR="004C1226" w:rsidP="0012674A" w:rsidRDefault="00F81167">
      <w:pPr>
        <w:pStyle w:val="4"/>
      </w:pPr>
      <w:r>
        <w:rPr>
          <w:rFonts w:hint="eastAsia"/>
        </w:rPr>
        <w:t xml:space="preserve">Determing EOA in </w:t>
      </w:r>
      <w:r w:rsidR="005463DC">
        <w:rPr>
          <w:rFonts w:hint="eastAsia"/>
        </w:rPr>
        <w:t xml:space="preserve">CBTC </w:t>
      </w:r>
      <w:r>
        <w:rPr>
          <w:rFonts w:hint="eastAsia"/>
        </w:rPr>
        <w:t>mode</w:t>
      </w:r>
    </w:p>
    <w:p w:rsidR="00754FB1" w:rsidP="00C93484" w:rsidRDefault="00754FB1">
      <w:pPr>
        <w:pStyle w:val="Reqtify"/>
      </w:pPr>
    </w:p>
    <w:p w:rsidR="00754FB1" w:rsidP="00754FB1" w:rsidRDefault="00754FB1">
      <w:pPr>
        <w:pStyle w:val="ReqtifyAltR"/>
      </w:pPr>
      <w:r>
        <w:t>[iTC_CC_ATP-SwRS-06</w:t>
      </w:r>
      <w:r w:rsidR="009D4F5D">
        <w:rPr>
          <w:rFonts w:hint="eastAsia"/>
        </w:rPr>
        <w:t>69</w:t>
      </w:r>
      <w:r>
        <w:t>]</w:t>
      </w:r>
    </w:p>
    <w:p w:rsidR="00754FB1" w:rsidP="00C93484" w:rsidRDefault="00BD3E90">
      <w:pPr>
        <w:pStyle w:val="Reqtify"/>
      </w:pPr>
      <w:bookmarkStart w:name="TrainInSMIzone" w:id="7098"/>
      <w:r w:rsidRPr="00BF0DBC">
        <w:rPr>
          <w:rStyle w:val="aff2"/>
          <w:bCs w:val="0"/>
          <w:iCs w:val="0"/>
        </w:rPr>
        <w:t>TrainInSMIzone</w:t>
      </w:r>
      <w:bookmarkEnd w:id="7098"/>
      <w:r w:rsidR="00754FB1">
        <w:rPr>
          <w:rFonts w:hint="eastAsia"/>
        </w:rPr>
        <w:t>，判断当车头最大定位在</w:t>
      </w:r>
      <w:r w:rsidR="00754FB1">
        <w:rPr>
          <w:rFonts w:hint="eastAsia"/>
        </w:rPr>
        <w:t>SMI</w:t>
      </w:r>
      <w:r w:rsidR="00754FB1">
        <w:rPr>
          <w:rFonts w:hint="eastAsia"/>
        </w:rPr>
        <w:t>区域内，且车速小于</w:t>
      </w:r>
      <w:r w:rsidR="00754FB1">
        <w:rPr>
          <w:rFonts w:hint="eastAsia"/>
        </w:rPr>
        <w:t>SMI</w:t>
      </w:r>
      <w:r w:rsidR="00754FB1">
        <w:rPr>
          <w:rFonts w:hint="eastAsia"/>
        </w:rPr>
        <w:t>限速时，可使用</w:t>
      </w:r>
      <w:r w:rsidR="00754FB1">
        <w:rPr>
          <w:rFonts w:hint="eastAsia"/>
        </w:rPr>
        <w:t>ZC</w:t>
      </w:r>
      <w:r w:rsidR="00754FB1">
        <w:rPr>
          <w:rFonts w:hint="eastAsia"/>
        </w:rPr>
        <w:t>的</w:t>
      </w:r>
      <w:r w:rsidR="00754FB1">
        <w:rPr>
          <w:rFonts w:hint="eastAsia"/>
        </w:rPr>
        <w:t>EOA</w:t>
      </w:r>
      <w:r w:rsidR="00754FB1">
        <w:rPr>
          <w:rFonts w:hint="eastAsia"/>
        </w:rPr>
        <w:t>消息中的</w:t>
      </w:r>
      <w:r w:rsidR="00E171AC">
        <w:rPr>
          <w:rFonts w:hint="eastAsia"/>
        </w:rPr>
        <w:t>W</w:t>
      </w:r>
      <w:r w:rsidR="00AD4814">
        <w:rPr>
          <w:rFonts w:hint="eastAsia"/>
        </w:rPr>
        <w:t>ithout</w:t>
      </w:r>
      <w:r w:rsidR="00354F88">
        <w:rPr>
          <w:rFonts w:hint="eastAsia"/>
        </w:rPr>
        <w:t>S</w:t>
      </w:r>
      <w:r w:rsidR="00AD4814">
        <w:rPr>
          <w:rFonts w:hint="eastAsia"/>
        </w:rPr>
        <w:t>pacing</w:t>
      </w:r>
      <w:r w:rsidR="00354F88">
        <w:rPr>
          <w:rFonts w:hint="eastAsia"/>
        </w:rPr>
        <w:t>E</w:t>
      </w:r>
      <w:r w:rsidR="00AD4814">
        <w:rPr>
          <w:rFonts w:hint="eastAsia"/>
        </w:rPr>
        <w:t>oa</w:t>
      </w:r>
      <w:r w:rsidR="00AD4814">
        <w:rPr>
          <w:rFonts w:hint="eastAsia"/>
        </w:rPr>
        <w:t>进行监控。</w:t>
      </w:r>
    </w:p>
    <w:p w:rsidR="00EE1A08" w:rsidP="000431E0" w:rsidRDefault="00EE1A08">
      <w:pPr>
        <w:pStyle w:val="af7"/>
      </w:pPr>
      <w:r>
        <w:t xml:space="preserve">def </w:t>
      </w:r>
      <w:hyperlink w:history="1" w:anchor="TrainInSMIzone">
        <w:r w:rsidR="00BD3E90">
          <w:rPr>
            <w:rStyle w:val="ac"/>
          </w:rPr>
          <w:t>TrainInSMIzone</w:t>
        </w:r>
      </w:hyperlink>
      <w:r>
        <w:rPr>
          <w:color w:val="FF8000"/>
        </w:rPr>
        <w:t>(</w:t>
      </w:r>
      <w:r>
        <w:t>k</w:t>
      </w:r>
      <w:r>
        <w:rPr>
          <w:color w:val="FF8000"/>
        </w:rPr>
        <w:t>)</w:t>
      </w:r>
      <w:r>
        <w:t>:</w:t>
      </w:r>
    </w:p>
    <w:p w:rsidR="00EE1A08" w:rsidP="000431E0" w:rsidRDefault="00EE1A08">
      <w:pPr>
        <w:pStyle w:val="af7"/>
      </w:pPr>
      <w:r>
        <w:t xml:space="preserve">    </w:t>
      </w:r>
      <w:r w:rsidR="00561C56">
        <w:rPr>
          <w:rFonts w:hint="eastAsia"/>
        </w:rPr>
        <w:t>S</w:t>
      </w:r>
      <w:r w:rsidR="00561C56">
        <w:t xml:space="preserve">mi </w:t>
      </w:r>
      <w:r>
        <w:rPr>
          <w:color w:val="FF8000"/>
        </w:rPr>
        <w:t>=</w:t>
      </w:r>
      <w:r>
        <w:t xml:space="preserve"> </w:t>
      </w:r>
      <w:hyperlink w:history="1" w:anchor="TrackMap">
        <w:r w:rsidR="00C64E92">
          <w:rPr>
            <w:rStyle w:val="ac"/>
          </w:rPr>
          <w:t>TrackMap</w:t>
        </w:r>
      </w:hyperlink>
      <w:r w:rsidR="00354F88">
        <w:t>.</w:t>
      </w:r>
      <w:hyperlink w:history="1" w:anchor="ExistZoneLocationIncluded">
        <w:r w:rsidR="008E31D0">
          <w:rPr>
            <w:rStyle w:val="ac"/>
          </w:rPr>
          <w:t>ExistZoneLocationIncluded</w:t>
        </w:r>
      </w:hyperlink>
      <w:r>
        <w:rPr>
          <w:color w:val="FF8000"/>
        </w:rPr>
        <w:t>(</w:t>
      </w:r>
      <w:r w:rsidR="00561C56">
        <w:rPr>
          <w:u w:val="single"/>
        </w:rPr>
        <w:fldChar w:fldCharType="begin"/>
      </w:r>
      <w:r w:rsidR="00561C56">
        <w:rPr>
          <w:color w:val="FF8000"/>
        </w:rPr>
        <w:instrText xml:space="preserve"> REF SGL_SMI_ZONE \h </w:instrText>
      </w:r>
      <w:r w:rsidR="00561C56">
        <w:rPr>
          <w:u w:val="single"/>
        </w:rPr>
      </w:r>
      <w:r w:rsidR="00561C56">
        <w:rPr>
          <w:u w:val="single"/>
        </w:rPr>
        <w:fldChar w:fldCharType="separate"/>
      </w:r>
      <w:r w:rsidRPr="00190111" w:rsidR="00DE178B">
        <w:rPr>
          <w:rStyle w:val="aff1"/>
        </w:rPr>
        <w:t>SGL_S</w:t>
      </w:r>
      <w:r w:rsidR="00DE178B">
        <w:rPr>
          <w:rStyle w:val="aff1"/>
          <w:rFonts w:hint="eastAsia"/>
        </w:rPr>
        <w:t>MI_ZONE</w:t>
      </w:r>
      <w:r w:rsidR="00561C56">
        <w:rPr>
          <w:u w:val="single"/>
        </w:rPr>
        <w:fldChar w:fldCharType="end"/>
      </w:r>
      <w:r>
        <w:rPr>
          <w:color w:val="FF8000"/>
        </w:rPr>
        <w:t>,</w:t>
      </w:r>
      <w:r>
        <w:t xml:space="preserve"> </w:t>
      </w:r>
      <w:hyperlink w:history="1" w:anchor="TrainFrontEnd">
        <w:r w:rsidR="00813AB3">
          <w:rPr>
            <w:rStyle w:val="ac"/>
          </w:rPr>
          <w:t>TrainFrontEnd</w:t>
        </w:r>
      </w:hyperlink>
      <w:r>
        <w:rPr>
          <w:color w:val="FF8000"/>
        </w:rPr>
        <w:t>(</w:t>
      </w:r>
      <w:r>
        <w:t>k</w:t>
      </w:r>
      <w:r>
        <w:rPr>
          <w:color w:val="FF8000"/>
        </w:rPr>
        <w:t>)</w:t>
      </w:r>
      <w:r w:rsidR="00354F88">
        <w:t>.M</w:t>
      </w:r>
      <w:r>
        <w:t>ax</w:t>
      </w:r>
      <w:r>
        <w:rPr>
          <w:color w:val="FF8000"/>
        </w:rPr>
        <w:t>)</w:t>
      </w:r>
    </w:p>
    <w:p w:rsidR="00EE1A08" w:rsidP="000431E0" w:rsidRDefault="00EE1A08">
      <w:pPr>
        <w:pStyle w:val="af7"/>
      </w:pPr>
      <w:r>
        <w:t xml:space="preserve">    return </w:t>
      </w:r>
      <w:r>
        <w:rPr>
          <w:color w:val="FF8000"/>
        </w:rPr>
        <w:t>(</w:t>
      </w:r>
      <w:r w:rsidR="00561C56">
        <w:rPr>
          <w:rFonts w:hint="eastAsia"/>
        </w:rPr>
        <w:t>S</w:t>
      </w:r>
      <w:r w:rsidR="00561C56">
        <w:t xml:space="preserve">mi </w:t>
      </w:r>
      <w:r>
        <w:t xml:space="preserve">is not </w:t>
      </w:r>
      <w:r w:rsidRPr="00354FC4">
        <w:rPr>
          <w:rStyle w:val="aff1"/>
        </w:rPr>
        <w:t>None</w:t>
      </w:r>
    </w:p>
    <w:p w:rsidR="00754FB1" w:rsidP="000431E0" w:rsidRDefault="00EE1A08">
      <w:pPr>
        <w:pStyle w:val="af7"/>
      </w:pPr>
      <w:r>
        <w:t xml:space="preserve">            and </w:t>
      </w:r>
      <w:hyperlink w:history="1" w:anchor="TrainMaxSpeed">
        <w:r w:rsidR="00047F0A">
          <w:rPr>
            <w:rStyle w:val="ac"/>
          </w:rPr>
          <w:t>TrainMaxSpeed</w:t>
        </w:r>
      </w:hyperlink>
      <w:r>
        <w:rPr>
          <w:color w:val="FF8000"/>
        </w:rPr>
        <w:t>(</w:t>
      </w:r>
      <w:r>
        <w:t>k</w:t>
      </w:r>
      <w:r>
        <w:rPr>
          <w:color w:val="FF8000"/>
        </w:rPr>
        <w:t>)</w:t>
      </w:r>
      <w:r>
        <w:t xml:space="preserve"> </w:t>
      </w:r>
      <w:r>
        <w:rPr>
          <w:color w:val="FF8000"/>
        </w:rPr>
        <w:t>&lt;</w:t>
      </w:r>
      <w:r>
        <w:t xml:space="preserve"> </w:t>
      </w:r>
      <w:r w:rsidR="00561C56">
        <w:rPr>
          <w:rFonts w:hint="eastAsia"/>
        </w:rPr>
        <w:t>S</w:t>
      </w:r>
      <w:r w:rsidR="00561C56">
        <w:t>mi</w:t>
      </w:r>
      <w:r w:rsidR="00354F88">
        <w:t>.S</w:t>
      </w:r>
      <w:r>
        <w:t>peed</w:t>
      </w:r>
      <w:r w:rsidR="00354F88">
        <w:t>L</w:t>
      </w:r>
      <w:r>
        <w:t>imit</w:t>
      </w:r>
      <w:r>
        <w:rPr>
          <w:color w:val="FF8000"/>
        </w:rPr>
        <w:t>(</w:t>
      </w:r>
      <w:r>
        <w:t>k</w:t>
      </w:r>
      <w:r>
        <w:rPr>
          <w:color w:val="FF8000"/>
        </w:rPr>
        <w:t>))</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7099"/>
        </w:rPr>
      </w:pPr>
      <w:del w:author="常鸣" w:date="2014-07-03T14:27:00Z" w:id="7100">
        <w:r w:rsidDel="009328EA">
          <w:delText>#S</w:delText>
        </w:r>
      </w:del>
      <w:ins w:author="常鸣" w:date="2014-07-03T14:27:00Z" w:id="7101">
        <w:r w:rsidR="009328EA">
          <w:t>#Allocation=ATP Software</w:t>
        </w:r>
      </w:ins>
      <w:ins w:author="常鸣" w:date="2014-07-03T14:56:00Z" w:id="7102">
        <w:r w:rsidR="00AA7E12">
          <w:rPr>
            <w:rFonts w:hint="eastAsia"/>
          </w:rPr>
          <w:t>, Vital Embedded Setting</w:t>
        </w:r>
      </w:ins>
    </w:p>
    <w:p w:rsidR="00610A4C" w:rsidP="000C0D62" w:rsidRDefault="009328EA">
      <w:pPr>
        <w:pStyle w:val="ReqtifyAltQ"/>
      </w:pPr>
      <w:ins w:author="常鸣" w:date="2014-07-03T14:27:00Z" w:id="7103">
        <w:r>
          <w:t>#S</w:t>
        </w:r>
      </w:ins>
      <w:r w:rsidR="00610A4C">
        <w:t>ource=</w:t>
      </w:r>
      <w:del w:author="常鸣" w:date="2014-07-04T08:50:00Z" w:id="7104">
        <w:r w:rsidDel="00730817" w:rsidR="00595459">
          <w:rPr>
            <w:rFonts w:hint="eastAsia"/>
          </w:rPr>
          <w:delText>[iTC_CC-SyAD-1280],</w:delText>
        </w:r>
        <w:r w:rsidRPr="00595459" w:rsidDel="00730817" w:rsidR="00595459">
          <w:rPr>
            <w:rFonts w:hint="eastAsia"/>
          </w:rPr>
          <w:delText xml:space="preserve"> </w:delText>
        </w:r>
      </w:del>
      <w:r w:rsidR="00595459">
        <w:rPr>
          <w:rFonts w:hint="eastAsia"/>
        </w:rPr>
        <w:t>[iTC_CC-SyAD-1281],</w:t>
      </w:r>
      <w:r w:rsidRPr="00595459" w:rsidR="00595459">
        <w:rPr>
          <w:rFonts w:hint="eastAsia"/>
        </w:rPr>
        <w:t xml:space="preserve"> </w:t>
      </w:r>
      <w:r w:rsidR="00595459">
        <w:rPr>
          <w:rFonts w:hint="eastAsia"/>
        </w:rPr>
        <w:t>[iTC_CC-SyAD-1282],</w:t>
      </w:r>
      <w:r w:rsidRPr="00595459" w:rsidR="00595459">
        <w:rPr>
          <w:rFonts w:hint="eastAsia"/>
        </w:rPr>
        <w:t xml:space="preserve"> </w:t>
      </w:r>
      <w:r w:rsidR="00595459">
        <w:rPr>
          <w:rFonts w:hint="eastAsia"/>
        </w:rPr>
        <w:t>[iTC_CC-SyAD-1283]</w:t>
      </w:r>
    </w:p>
    <w:p w:rsidR="00754FB1" w:rsidP="000C0D62" w:rsidRDefault="00610A4C">
      <w:pPr>
        <w:pStyle w:val="ReqtifyAltQ"/>
      </w:pPr>
      <w:r>
        <w:t>[End]</w:t>
      </w:r>
    </w:p>
    <w:p w:rsidR="00754FB1" w:rsidP="00C93484" w:rsidRDefault="00754FB1">
      <w:pPr>
        <w:pStyle w:val="Reqtify"/>
      </w:pPr>
    </w:p>
    <w:p w:rsidR="00A12EE0" w:rsidP="00C93484" w:rsidRDefault="00A12EE0">
      <w:pPr>
        <w:pStyle w:val="Reqtify"/>
      </w:pPr>
    </w:p>
    <w:p w:rsidR="00A12EE0" w:rsidP="00704491" w:rsidRDefault="00A12EE0">
      <w:pPr>
        <w:pStyle w:val="ReqtifyAltR"/>
      </w:pPr>
      <w:r>
        <w:t>[iTC_CC_ATP-SwRS-0</w:t>
      </w:r>
      <w:r>
        <w:rPr>
          <w:rFonts w:hint="eastAsia"/>
        </w:rPr>
        <w:t>160</w:t>
      </w:r>
      <w:r>
        <w:t>]</w:t>
      </w:r>
    </w:p>
    <w:p w:rsidR="0091772B" w:rsidP="00C93484" w:rsidRDefault="00754FB1">
      <w:pPr>
        <w:pStyle w:val="Reqtify"/>
      </w:pPr>
      <w:bookmarkStart w:name="CBTCmodeEOAvalid" w:id="7105"/>
      <w:r w:rsidRPr="00754FB1">
        <w:rPr>
          <w:rStyle w:val="aff2"/>
        </w:rPr>
        <w:t>CBTCmodeEOAvalid</w:t>
      </w:r>
      <w:bookmarkEnd w:id="7105"/>
      <w:r>
        <w:rPr>
          <w:rFonts w:hint="eastAsia"/>
        </w:rPr>
        <w:t>，</w:t>
      </w:r>
      <w:r>
        <w:rPr>
          <w:rFonts w:hint="eastAsia"/>
        </w:rPr>
        <w:t>CBTC</w:t>
      </w:r>
      <w:r>
        <w:rPr>
          <w:rFonts w:hint="eastAsia"/>
        </w:rPr>
        <w:t>模式下判断来自</w:t>
      </w:r>
      <w:r>
        <w:rPr>
          <w:rFonts w:hint="eastAsia"/>
        </w:rPr>
        <w:t>ZC</w:t>
      </w:r>
      <w:r>
        <w:rPr>
          <w:rFonts w:hint="eastAsia"/>
        </w:rPr>
        <w:t>的</w:t>
      </w:r>
      <w:r>
        <w:rPr>
          <w:rFonts w:hint="eastAsia"/>
        </w:rPr>
        <w:t>EOA</w:t>
      </w:r>
      <w:r>
        <w:rPr>
          <w:rFonts w:hint="eastAsia"/>
        </w:rPr>
        <w:t>是否有效。</w:t>
      </w:r>
    </w:p>
    <w:p w:rsidR="00754FB1" w:rsidP="00FA0FBB" w:rsidRDefault="00754FB1">
      <w:pPr>
        <w:pStyle w:val="AltX"/>
      </w:pPr>
      <w:r>
        <w:rPr>
          <w:rFonts w:hint="eastAsia"/>
        </w:rPr>
        <w:t>如果在</w:t>
      </w:r>
      <w:r>
        <w:rPr>
          <w:rFonts w:hint="eastAsia"/>
        </w:rPr>
        <w:t>SMI</w:t>
      </w:r>
      <w:r>
        <w:rPr>
          <w:rFonts w:hint="eastAsia"/>
        </w:rPr>
        <w:t>区域内</w:t>
      </w:r>
      <w:r w:rsidR="00595459">
        <w:rPr>
          <w:rFonts w:hint="eastAsia"/>
        </w:rPr>
        <w:t>且车速小于</w:t>
      </w:r>
      <w:r w:rsidR="00595459">
        <w:rPr>
          <w:rFonts w:hint="eastAsia"/>
        </w:rPr>
        <w:t>SMI</w:t>
      </w:r>
      <w:r w:rsidR="00595459">
        <w:rPr>
          <w:rFonts w:hint="eastAsia"/>
        </w:rPr>
        <w:t>限速</w:t>
      </w:r>
      <w:r>
        <w:rPr>
          <w:rFonts w:hint="eastAsia"/>
        </w:rPr>
        <w:t>，</w:t>
      </w:r>
      <w:r w:rsidR="00595459">
        <w:rPr>
          <w:rFonts w:hint="eastAsia"/>
        </w:rPr>
        <w:t>则</w:t>
      </w:r>
      <w:r>
        <w:rPr>
          <w:rFonts w:hint="eastAsia"/>
        </w:rPr>
        <w:t>应当使用</w:t>
      </w:r>
      <w:r w:rsidR="00595459">
        <w:rPr>
          <w:rFonts w:hint="eastAsia"/>
        </w:rPr>
        <w:t>W</w:t>
      </w:r>
      <w:r>
        <w:rPr>
          <w:rFonts w:hint="eastAsia"/>
        </w:rPr>
        <w:t>ithou</w:t>
      </w:r>
      <w:r w:rsidR="00595459">
        <w:rPr>
          <w:rFonts w:hint="eastAsia"/>
        </w:rPr>
        <w:t>t</w:t>
      </w:r>
      <w:r w:rsidR="00354F88">
        <w:rPr>
          <w:rFonts w:hint="eastAsia"/>
        </w:rPr>
        <w:t>S</w:t>
      </w:r>
      <w:r>
        <w:rPr>
          <w:rFonts w:hint="eastAsia"/>
        </w:rPr>
        <w:t>pacing</w:t>
      </w:r>
      <w:r w:rsidR="00354F88">
        <w:rPr>
          <w:rFonts w:hint="eastAsia"/>
        </w:rPr>
        <w:t>E</w:t>
      </w:r>
      <w:r w:rsidR="00595459">
        <w:rPr>
          <w:rFonts w:hint="eastAsia"/>
        </w:rPr>
        <w:t>OA</w:t>
      </w:r>
      <w:r>
        <w:rPr>
          <w:rFonts w:hint="eastAsia"/>
        </w:rPr>
        <w:t>；</w:t>
      </w:r>
    </w:p>
    <w:p w:rsidRPr="00754FB1" w:rsidR="00754FB1" w:rsidP="00FA0FBB" w:rsidRDefault="00754FB1">
      <w:pPr>
        <w:pStyle w:val="AltX"/>
      </w:pPr>
      <w:r>
        <w:rPr>
          <w:rFonts w:hint="eastAsia"/>
        </w:rPr>
        <w:t>否则，应当使用普通的</w:t>
      </w:r>
      <w:r>
        <w:rPr>
          <w:rFonts w:hint="eastAsia"/>
        </w:rPr>
        <w:t>EOA</w:t>
      </w:r>
    </w:p>
    <w:p w:rsidR="00886E1F" w:rsidP="000431E0" w:rsidRDefault="00886E1F">
      <w:pPr>
        <w:pStyle w:val="af7"/>
      </w:pPr>
      <w:r>
        <w:t xml:space="preserve">def </w:t>
      </w:r>
      <w:hyperlink w:history="1" w:anchor="CBTCmodeEOAvalid">
        <w:r w:rsidRPr="00CF7532">
          <w:rPr>
            <w:rStyle w:val="ac"/>
          </w:rPr>
          <w:t>CBTCmodeEOAvalid</w:t>
        </w:r>
      </w:hyperlink>
      <w:r>
        <w:rPr>
          <w:color w:val="FF8000"/>
        </w:rPr>
        <w:t>(</w:t>
      </w:r>
      <w:r>
        <w:t>k</w:t>
      </w:r>
      <w:r>
        <w:rPr>
          <w:color w:val="FF8000"/>
        </w:rPr>
        <w:t>)</w:t>
      </w:r>
      <w:r>
        <w:t>:</w:t>
      </w:r>
    </w:p>
    <w:p w:rsidR="00AE13C8" w:rsidP="000431E0" w:rsidRDefault="00886E1F">
      <w:pPr>
        <w:pStyle w:val="af7"/>
      </w:pPr>
      <w:r>
        <w:t xml:space="preserve">    return </w:t>
      </w:r>
      <w:r w:rsidRPr="00561D0A">
        <w:t>(</w:t>
      </w:r>
      <w:r w:rsidR="00AE13C8">
        <w:rPr>
          <w:rFonts w:hint="eastAsia"/>
        </w:rPr>
        <w:t xml:space="preserve">not </w:t>
      </w:r>
      <w:hyperlink w:history="1" w:anchor="BlockModeUsed">
        <w:r w:rsidR="00AE13C8">
          <w:rPr>
            <w:rStyle w:val="ac"/>
          </w:rPr>
          <w:t>BlockModeUsed</w:t>
        </w:r>
      </w:hyperlink>
      <w:r w:rsidR="00AE13C8">
        <w:rPr>
          <w:rFonts w:hint="eastAsia"/>
        </w:rPr>
        <w:t>(k)</w:t>
      </w:r>
    </w:p>
    <w:p w:rsidR="00886E1F" w:rsidP="000431E0" w:rsidRDefault="00AE13C8">
      <w:pPr>
        <w:pStyle w:val="af7"/>
      </w:pPr>
      <w:r>
        <w:rPr>
          <w:rFonts w:hint="eastAsia"/>
        </w:rPr>
        <w:t xml:space="preserve">            and </w:t>
      </w:r>
      <w:hyperlink w:history="1" w:anchor="ReceivedEOAreport">
        <w:r w:rsidR="002C5397">
          <w:rPr>
            <w:rStyle w:val="ac"/>
            <w:b/>
            <w:bCs/>
          </w:rPr>
          <w:t>ReceivedEOAreport</w:t>
        </w:r>
      </w:hyperlink>
      <w:r w:rsidR="00354F88">
        <w:t>.</w:t>
      </w:r>
      <w:r w:rsidRPr="00595459" w:rsidR="00813AB3">
        <w:t>TrainFrontEnd</w:t>
      </w:r>
      <w:r w:rsidR="00886E1F">
        <w:t xml:space="preserve"> </w:t>
      </w:r>
      <w:r w:rsidRPr="00561D0A" w:rsidR="00886E1F">
        <w:t>==</w:t>
      </w:r>
      <w:r w:rsidR="00886E1F">
        <w:t xml:space="preserve"> </w:t>
      </w:r>
      <w:hyperlink w:history="1" w:anchor="TrainFrontEnd">
        <w:r w:rsidR="00813AB3">
          <w:rPr>
            <w:rStyle w:val="ac"/>
          </w:rPr>
          <w:t>TrainFrontEnd</w:t>
        </w:r>
      </w:hyperlink>
      <w:r w:rsidRPr="00561D0A" w:rsidR="00886E1F">
        <w:t>(</w:t>
      </w:r>
      <w:r w:rsidR="00886E1F">
        <w:t>k</w:t>
      </w:r>
      <w:r w:rsidRPr="00561D0A" w:rsidR="00886E1F">
        <w:t>)</w:t>
      </w:r>
    </w:p>
    <w:p w:rsidR="00886E1F" w:rsidP="000431E0" w:rsidRDefault="00886E1F">
      <w:pPr>
        <w:pStyle w:val="af7"/>
      </w:pPr>
      <w:r>
        <w:t xml:space="preserve">            and </w:t>
      </w:r>
      <w:r w:rsidRPr="00561D0A">
        <w:t>((</w:t>
      </w:r>
      <w:hyperlink w:history="1" w:anchor="TrainInSMIzone">
        <w:r w:rsidR="00BD3E90">
          <w:rPr>
            <w:rStyle w:val="ac"/>
          </w:rPr>
          <w:t>TrainInSMIzone</w:t>
        </w:r>
      </w:hyperlink>
      <w:r w:rsidRPr="00561D0A">
        <w:t>(</w:t>
      </w:r>
      <w:r>
        <w:t>k</w:t>
      </w:r>
      <w:r w:rsidRPr="00561D0A">
        <w:t>)</w:t>
      </w:r>
    </w:p>
    <w:p w:rsidR="003D61AE" w:rsidP="000431E0" w:rsidRDefault="00886E1F">
      <w:pPr>
        <w:pStyle w:val="af7"/>
      </w:pPr>
      <w:r>
        <w:t xml:space="preserve">                  and </w:t>
      </w:r>
      <w:r w:rsidRPr="00561D0A">
        <w:t>(</w:t>
      </w:r>
      <w:hyperlink w:history="1" w:anchor="IsMoreRecent">
        <w:r w:rsidRPr="003D61AE">
          <w:rPr>
            <w:rStyle w:val="ac"/>
          </w:rPr>
          <w:t>Message</w:t>
        </w:r>
        <w:r w:rsidRPr="003D61AE" w:rsidR="00354F88">
          <w:rPr>
            <w:rStyle w:val="ac"/>
          </w:rPr>
          <w:t>.I</w:t>
        </w:r>
        <w:r w:rsidRPr="003D61AE">
          <w:rPr>
            <w:rStyle w:val="ac"/>
          </w:rPr>
          <w:t>s</w:t>
        </w:r>
        <w:r w:rsidRPr="003D61AE" w:rsidR="00354F88">
          <w:rPr>
            <w:rStyle w:val="ac"/>
          </w:rPr>
          <w:t>M</w:t>
        </w:r>
        <w:r w:rsidRPr="003D61AE">
          <w:rPr>
            <w:rStyle w:val="ac"/>
          </w:rPr>
          <w:t>ore</w:t>
        </w:r>
        <w:r w:rsidRPr="003D61AE" w:rsidR="00354F88">
          <w:rPr>
            <w:rStyle w:val="ac"/>
          </w:rPr>
          <w:t>R</w:t>
        </w:r>
        <w:r w:rsidRPr="003D61AE">
          <w:rPr>
            <w:rStyle w:val="ac"/>
          </w:rPr>
          <w:t>ecent</w:t>
        </w:r>
      </w:hyperlink>
      <w:r w:rsidRPr="00561D0A">
        <w:t>(</w:t>
      </w:r>
      <w:hyperlink w:history="1" w:anchor="ReceivedEOAreport">
        <w:r w:rsidR="002C5397">
          <w:rPr>
            <w:rStyle w:val="ac"/>
          </w:rPr>
          <w:t>ReceivedEOAreport</w:t>
        </w:r>
      </w:hyperlink>
      <w:r w:rsidRPr="00561D0A">
        <w:t>(</w:t>
      </w:r>
      <w:r>
        <w:t>k</w:t>
      </w:r>
      <w:r w:rsidRPr="00561D0A">
        <w:t>)</w:t>
      </w:r>
      <w:r w:rsidR="00354F88">
        <w:t>.W</w:t>
      </w:r>
      <w:r>
        <w:t>ithout</w:t>
      </w:r>
      <w:r w:rsidR="00354F88">
        <w:t>S</w:t>
      </w:r>
      <w:r>
        <w:t>pacing</w:t>
      </w:r>
      <w:r w:rsidR="00354F88">
        <w:t>.V</w:t>
      </w:r>
      <w:r>
        <w:t>alidity</w:t>
      </w:r>
      <w:r w:rsidR="00354F88">
        <w:t>T</w:t>
      </w:r>
      <w:r>
        <w:t>ime</w:t>
      </w:r>
      <w:r w:rsidRPr="00561D0A">
        <w:t>,</w:t>
      </w:r>
    </w:p>
    <w:p w:rsidR="00886E1F" w:rsidP="000431E0" w:rsidRDefault="00886E1F">
      <w:pPr>
        <w:pStyle w:val="af7"/>
      </w:pPr>
      <w:r>
        <w:t xml:space="preserve"> </w:t>
      </w:r>
      <w:r w:rsidR="003D61AE">
        <w:rPr>
          <w:rFonts w:hint="eastAsia"/>
        </w:rPr>
        <w:t xml:space="preserve">                                                </w:t>
      </w:r>
      <w:hyperlink w:history="1" w:anchor="ATPtime">
        <w:r w:rsidR="003B253D">
          <w:rPr>
            <w:rStyle w:val="ac"/>
          </w:rPr>
          <w:t>ATPtime</w:t>
        </w:r>
      </w:hyperlink>
      <w:r w:rsidRPr="00561D0A" w:rsidR="00FC2B25">
        <w:t>(k)</w:t>
      </w:r>
      <w:r w:rsidRPr="00561D0A">
        <w:t>))</w:t>
      </w:r>
    </w:p>
    <w:p w:rsidR="00886E1F" w:rsidP="000431E0" w:rsidRDefault="00886E1F">
      <w:pPr>
        <w:pStyle w:val="af7"/>
      </w:pPr>
      <w:r>
        <w:t xml:space="preserve">                  and </w:t>
      </w:r>
      <w:r w:rsidRPr="00561D0A">
        <w:t>(</w:t>
      </w:r>
      <w:hyperlink w:history="1" w:anchor="ReceivedEOAreport">
        <w:r w:rsidR="002C5397">
          <w:rPr>
            <w:rStyle w:val="ac"/>
          </w:rPr>
          <w:t>ReceivedEOAreport</w:t>
        </w:r>
      </w:hyperlink>
      <w:r w:rsidRPr="00561D0A">
        <w:t>(</w:t>
      </w:r>
      <w:r>
        <w:t>k</w:t>
      </w:r>
      <w:r w:rsidRPr="00561D0A">
        <w:t>)</w:t>
      </w:r>
      <w:r w:rsidR="00354F88">
        <w:t>.W</w:t>
      </w:r>
      <w:r>
        <w:t>ithout</w:t>
      </w:r>
      <w:r w:rsidR="00354F88">
        <w:t>S</w:t>
      </w:r>
      <w:r>
        <w:t>pacing</w:t>
      </w:r>
      <w:r w:rsidR="00354F88">
        <w:t>.L</w:t>
      </w:r>
      <w:r>
        <w:t>ocation</w:t>
      </w:r>
      <w:r w:rsidR="00354F88">
        <w:t>.B</w:t>
      </w:r>
      <w:r>
        <w:t xml:space="preserve">lock </w:t>
      </w:r>
      <w:r w:rsidRPr="00561D0A">
        <w:t>!=</w:t>
      </w:r>
      <w:r>
        <w:t xml:space="preserve"> </w:t>
      </w:r>
      <w:r>
        <w:rPr>
          <w:color w:val="800000"/>
        </w:rPr>
        <w:t>0</w:t>
      </w:r>
      <w:r w:rsidRPr="00561D0A">
        <w:t>)</w:t>
      </w:r>
    </w:p>
    <w:p w:rsidR="00886E1F" w:rsidP="000431E0" w:rsidRDefault="00886E1F">
      <w:pPr>
        <w:pStyle w:val="af7"/>
      </w:pPr>
      <w:r>
        <w:t xml:space="preserve">                  and </w:t>
      </w:r>
      <w:r w:rsidRPr="00086F6D">
        <w:t>(</w:t>
      </w:r>
      <w:hyperlink w:history="1" w:anchor="TrackMap">
        <w:r w:rsidR="00C64E92">
          <w:rPr>
            <w:rStyle w:val="ac"/>
            <w:b/>
            <w:bCs/>
          </w:rPr>
          <w:t>TrackMap</w:t>
        </w:r>
      </w:hyperlink>
      <w:r w:rsidR="00354F88">
        <w:t>.</w:t>
      </w:r>
      <w:hyperlink w:history="1" w:anchor="DistanceBtwTwoLocs">
        <w:r w:rsidR="00DE30C0">
          <w:rPr>
            <w:rStyle w:val="ac"/>
          </w:rPr>
          <w:t>DistanceBtwTwoLocs</w:t>
        </w:r>
      </w:hyperlink>
      <w:r w:rsidRPr="00086F6D">
        <w:t>(</w:t>
      </w:r>
      <w:hyperlink w:history="1" w:anchor="TrainFrontLocation">
        <w:r w:rsidR="0095165D">
          <w:rPr>
            <w:rStyle w:val="ac"/>
            <w:b/>
            <w:bCs/>
          </w:rPr>
          <w:t>TrainFrontLocation</w:t>
        </w:r>
      </w:hyperlink>
      <w:r w:rsidRPr="00086F6D">
        <w:t>(</w:t>
      </w:r>
      <w:r>
        <w:t>k</w:t>
      </w:r>
      <w:r w:rsidRPr="00086F6D">
        <w:t>)</w:t>
      </w:r>
      <w:r w:rsidR="00354F88">
        <w:t>.M</w:t>
      </w:r>
      <w:r>
        <w:t>in</w:t>
      </w:r>
      <w:r w:rsidRPr="00086F6D">
        <w:t>,</w:t>
      </w:r>
    </w:p>
    <w:p w:rsidR="00886E1F" w:rsidP="000431E0" w:rsidRDefault="00886E1F">
      <w:pPr>
        <w:pStyle w:val="af7"/>
      </w:pPr>
      <w:r>
        <w:t xml:space="preserve">                        </w:t>
      </w:r>
      <w:r w:rsidR="003D61AE">
        <w:rPr>
          <w:rFonts w:hint="eastAsia"/>
        </w:rPr>
        <w:t xml:space="preserve">                                 </w:t>
      </w:r>
      <w:hyperlink w:history="1" w:anchor="ReceivedEOAreport">
        <w:r w:rsidR="002C5397">
          <w:rPr>
            <w:rStyle w:val="ac"/>
          </w:rPr>
          <w:t>ReceivedEOAreport</w:t>
        </w:r>
      </w:hyperlink>
      <w:r w:rsidRPr="00561D0A">
        <w:t>(</w:t>
      </w:r>
      <w:r>
        <w:t>k</w:t>
      </w:r>
      <w:r w:rsidRPr="00561D0A">
        <w:t>)</w:t>
      </w:r>
      <w:r w:rsidR="00354F88">
        <w:t>.W</w:t>
      </w:r>
      <w:r>
        <w:t>ithout</w:t>
      </w:r>
      <w:r w:rsidR="00354F88">
        <w:t>S</w:t>
      </w:r>
      <w:r>
        <w:t>pacing</w:t>
      </w:r>
      <w:r w:rsidR="00354F88">
        <w:t>.L</w:t>
      </w:r>
      <w:r>
        <w:t>ocation</w:t>
      </w:r>
      <w:r w:rsidRPr="00561D0A">
        <w:t>,</w:t>
      </w:r>
    </w:p>
    <w:p w:rsidR="00886E1F" w:rsidP="000431E0" w:rsidRDefault="00886E1F">
      <w:pPr>
        <w:pStyle w:val="af7"/>
      </w:pPr>
      <w:r>
        <w:t xml:space="preserve">                        </w:t>
      </w:r>
      <w:r w:rsidR="00717229">
        <w:rPr>
          <w:rFonts w:hint="eastAsia"/>
        </w:rPr>
        <w:t xml:space="preserve"> </w:t>
      </w:r>
      <w:r w:rsidR="003D61AE">
        <w:rPr>
          <w:rFonts w:hint="eastAsia"/>
        </w:rPr>
        <w:t xml:space="preserve">                                </w:t>
      </w:r>
      <w:hyperlink w:history="1" w:anchor="ATPsetting">
        <w:r w:rsidR="00786D0B">
          <w:rPr>
            <w:rStyle w:val="ac"/>
          </w:rPr>
          <w:t>ATPsetting</w:t>
        </w:r>
      </w:hyperlink>
      <w:r>
        <w:t>.</w:t>
      </w:r>
      <w:r w:rsidRPr="007F33AE" w:rsidR="007F33AE">
        <w:t>EOAmaxDistance</w:t>
      </w:r>
      <w:r w:rsidRPr="00561D0A">
        <w:t>)</w:t>
      </w:r>
      <w:r>
        <w:t xml:space="preserve"> is </w:t>
      </w:r>
      <w:r w:rsidRPr="00113E1C">
        <w:t>not</w:t>
      </w:r>
      <w:r>
        <w:t xml:space="preserve"> </w:t>
      </w:r>
      <w:r w:rsidRPr="00354FC4">
        <w:rPr>
          <w:rStyle w:val="aff1"/>
        </w:rPr>
        <w:t>None</w:t>
      </w:r>
      <w:r w:rsidRPr="00561D0A">
        <w:t>))</w:t>
      </w:r>
    </w:p>
    <w:p w:rsidR="00886E1F" w:rsidP="000431E0" w:rsidRDefault="00886E1F">
      <w:pPr>
        <w:pStyle w:val="af7"/>
      </w:pPr>
      <w:r>
        <w:t xml:space="preserve">                 or </w:t>
      </w:r>
      <w:r w:rsidRPr="00086F6D">
        <w:t>(</w:t>
      </w:r>
      <w:r w:rsidRPr="00113E1C">
        <w:t>not</w:t>
      </w:r>
      <w:r>
        <w:t xml:space="preserve"> </w:t>
      </w:r>
      <w:hyperlink w:history="1" w:anchor="TrainInSMIzone">
        <w:r w:rsidR="00BD3E90">
          <w:rPr>
            <w:rStyle w:val="ac"/>
          </w:rPr>
          <w:t>TrainInSMIzone</w:t>
        </w:r>
      </w:hyperlink>
      <w:r w:rsidRPr="00086F6D">
        <w:t>(</w:t>
      </w:r>
      <w:r>
        <w:t>k</w:t>
      </w:r>
      <w:r w:rsidRPr="00086F6D">
        <w:t>)</w:t>
      </w:r>
    </w:p>
    <w:p w:rsidR="00E171AC" w:rsidP="000431E0" w:rsidRDefault="00886E1F">
      <w:pPr>
        <w:pStyle w:val="af7"/>
      </w:pPr>
      <w:r>
        <w:t xml:space="preserve">                     </w:t>
      </w:r>
      <w:r w:rsidR="00E171AC">
        <w:rPr>
          <w:rFonts w:hint="eastAsia"/>
        </w:rPr>
        <w:t xml:space="preserve">and </w:t>
      </w:r>
      <w:hyperlink w:history="1" w:anchor="TrainLocatedOnKnownPath">
        <w:r w:rsidR="00E171AC">
          <w:rPr>
            <w:rStyle w:val="ac"/>
          </w:rPr>
          <w:t>TrainLocatedOnKnownPath</w:t>
        </w:r>
      </w:hyperlink>
      <w:r w:rsidR="00E171AC">
        <w:rPr>
          <w:rFonts w:hint="eastAsia"/>
        </w:rPr>
        <w:t>(k)</w:t>
      </w:r>
    </w:p>
    <w:p w:rsidR="003D61AE" w:rsidP="000431E0" w:rsidRDefault="00E171AC">
      <w:pPr>
        <w:pStyle w:val="af7"/>
      </w:pPr>
      <w:r>
        <w:t xml:space="preserve">                     </w:t>
      </w:r>
      <w:r w:rsidR="00886E1F">
        <w:t xml:space="preserve">and </w:t>
      </w:r>
      <w:r w:rsidRPr="00561D0A" w:rsidR="00886E1F">
        <w:t>(</w:t>
      </w:r>
      <w:hyperlink w:history="1" w:anchor="IsMoreRecent">
        <w:r w:rsidRPr="003D61AE" w:rsidR="003D61AE">
          <w:rPr>
            <w:rStyle w:val="ac"/>
          </w:rPr>
          <w:t>Message.IsMoreRecent</w:t>
        </w:r>
      </w:hyperlink>
      <w:r w:rsidRPr="00561D0A" w:rsidR="00886E1F">
        <w:t>(</w:t>
      </w:r>
      <w:hyperlink w:history="1" w:anchor="ReceivedEOAreport">
        <w:r w:rsidR="002C5397">
          <w:rPr>
            <w:rStyle w:val="ac"/>
          </w:rPr>
          <w:t>ReceivedEOAreport</w:t>
        </w:r>
      </w:hyperlink>
      <w:r w:rsidRPr="00561D0A" w:rsidR="00886E1F">
        <w:t>(</w:t>
      </w:r>
      <w:r w:rsidR="00886E1F">
        <w:t>k</w:t>
      </w:r>
      <w:r w:rsidRPr="00561D0A" w:rsidR="00886E1F">
        <w:t>)</w:t>
      </w:r>
      <w:r w:rsidR="00354F88">
        <w:t>.C</w:t>
      </w:r>
      <w:r w:rsidR="00886E1F">
        <w:t>lassic</w:t>
      </w:r>
      <w:r w:rsidR="00354F88">
        <w:t>.V</w:t>
      </w:r>
      <w:r w:rsidR="00886E1F">
        <w:t>alidity</w:t>
      </w:r>
      <w:r w:rsidR="00354F88">
        <w:t>T</w:t>
      </w:r>
      <w:r w:rsidR="00886E1F">
        <w:t>ime</w:t>
      </w:r>
      <w:r w:rsidRPr="00561D0A" w:rsidR="00886E1F">
        <w:t>,</w:t>
      </w:r>
    </w:p>
    <w:p w:rsidR="00886E1F" w:rsidP="000431E0" w:rsidRDefault="00886E1F">
      <w:pPr>
        <w:pStyle w:val="af7"/>
      </w:pPr>
      <w:r>
        <w:t xml:space="preserve"> </w:t>
      </w:r>
      <w:r w:rsidR="003D61AE">
        <w:rPr>
          <w:rFonts w:hint="eastAsia"/>
        </w:rPr>
        <w:t xml:space="preserve">                                                   </w:t>
      </w:r>
      <w:hyperlink w:history="1" w:anchor="ATPtime">
        <w:r w:rsidR="003B253D">
          <w:rPr>
            <w:rStyle w:val="ac"/>
          </w:rPr>
          <w:t>ATPtime</w:t>
        </w:r>
      </w:hyperlink>
      <w:r w:rsidRPr="00561D0A" w:rsidR="00FC2B25">
        <w:t>(k)</w:t>
      </w:r>
      <w:r w:rsidRPr="00561D0A">
        <w:t>))</w:t>
      </w:r>
    </w:p>
    <w:p w:rsidR="00886E1F" w:rsidP="000431E0" w:rsidRDefault="00886E1F">
      <w:pPr>
        <w:pStyle w:val="af7"/>
      </w:pPr>
      <w:r>
        <w:t xml:space="preserve">                     and </w:t>
      </w:r>
      <w:r w:rsidRPr="00561D0A">
        <w:t>(</w:t>
      </w:r>
      <w:hyperlink w:history="1" w:anchor="ReceivedEOAreport">
        <w:r w:rsidR="002C5397">
          <w:rPr>
            <w:rStyle w:val="ac"/>
          </w:rPr>
          <w:t>ReceivedEOAreport</w:t>
        </w:r>
      </w:hyperlink>
      <w:r w:rsidRPr="00561D0A">
        <w:t>(</w:t>
      </w:r>
      <w:r>
        <w:t>k</w:t>
      </w:r>
      <w:r w:rsidRPr="00561D0A">
        <w:t>)</w:t>
      </w:r>
      <w:r w:rsidR="00354F88">
        <w:t>.C</w:t>
      </w:r>
      <w:r>
        <w:t>lassic</w:t>
      </w:r>
      <w:r w:rsidR="00354F88">
        <w:t>.L</w:t>
      </w:r>
      <w:r>
        <w:t>ocation</w:t>
      </w:r>
      <w:r w:rsidR="00354F88">
        <w:t>.B</w:t>
      </w:r>
      <w:r>
        <w:t>lock</w:t>
      </w:r>
      <w:r w:rsidR="00354F88">
        <w:t>I</w:t>
      </w:r>
      <w:r>
        <w:t xml:space="preserve">d </w:t>
      </w:r>
      <w:r w:rsidRPr="00561D0A">
        <w:t>!=</w:t>
      </w:r>
      <w:r>
        <w:t xml:space="preserve"> </w:t>
      </w:r>
      <w:r>
        <w:rPr>
          <w:color w:val="800000"/>
        </w:rPr>
        <w:t>0</w:t>
      </w:r>
      <w:r w:rsidRPr="00561D0A">
        <w:t>)</w:t>
      </w:r>
    </w:p>
    <w:p w:rsidR="003D61AE" w:rsidP="000431E0" w:rsidRDefault="00886E1F">
      <w:pPr>
        <w:pStyle w:val="af7"/>
      </w:pPr>
      <w:r>
        <w:t xml:space="preserve">                     and </w:t>
      </w:r>
      <w:r w:rsidRPr="00086F6D">
        <w:t>(</w:t>
      </w:r>
      <w:hyperlink w:history="1" w:anchor="TrackMap">
        <w:r w:rsidR="00C64E92">
          <w:rPr>
            <w:rStyle w:val="ac"/>
            <w:b/>
            <w:bCs/>
          </w:rPr>
          <w:t>TrackMap</w:t>
        </w:r>
      </w:hyperlink>
      <w:r w:rsidR="00354F88">
        <w:t>.</w:t>
      </w:r>
      <w:hyperlink w:history="1" w:anchor="DistanceBtwTwoLocs">
        <w:r w:rsidR="00DE30C0">
          <w:rPr>
            <w:rStyle w:val="ac"/>
          </w:rPr>
          <w:t>DistanceBtwTwoLocs</w:t>
        </w:r>
      </w:hyperlink>
      <w:r w:rsidRPr="00086F6D">
        <w:t>(</w:t>
      </w:r>
      <w:hyperlink w:history="1" w:anchor="TrainFrontLocation">
        <w:r w:rsidR="0095165D">
          <w:rPr>
            <w:rStyle w:val="ac"/>
            <w:b/>
            <w:bCs/>
          </w:rPr>
          <w:t>TrainFrontLocation</w:t>
        </w:r>
      </w:hyperlink>
      <w:r w:rsidRPr="00086F6D">
        <w:t>(</w:t>
      </w:r>
      <w:r>
        <w:t>k</w:t>
      </w:r>
      <w:r w:rsidRPr="00086F6D">
        <w:t>)</w:t>
      </w:r>
      <w:r w:rsidR="00354F88">
        <w:t>.M</w:t>
      </w:r>
      <w:r>
        <w:t>in</w:t>
      </w:r>
      <w:r w:rsidRPr="00086F6D">
        <w:t>,</w:t>
      </w:r>
    </w:p>
    <w:p w:rsidR="00886E1F" w:rsidP="000431E0" w:rsidRDefault="00886E1F">
      <w:pPr>
        <w:pStyle w:val="af7"/>
      </w:pPr>
      <w:r>
        <w:t xml:space="preserve"> </w:t>
      </w:r>
      <w:r w:rsidR="003D61AE">
        <w:rPr>
          <w:rFonts w:hint="eastAsia"/>
        </w:rPr>
        <w:t xml:space="preserve">                                                            </w:t>
      </w:r>
      <w:hyperlink w:history="1" w:anchor="ReceivedEOAreport">
        <w:r w:rsidR="002C5397">
          <w:rPr>
            <w:rStyle w:val="ac"/>
          </w:rPr>
          <w:t>ReceivedEOAreport</w:t>
        </w:r>
      </w:hyperlink>
      <w:r w:rsidRPr="00086F6D">
        <w:t>(</w:t>
      </w:r>
      <w:r>
        <w:t>k</w:t>
      </w:r>
      <w:r w:rsidRPr="00086F6D">
        <w:t>)</w:t>
      </w:r>
      <w:r w:rsidR="00354F88">
        <w:t>.E</w:t>
      </w:r>
      <w:r>
        <w:t>oa</w:t>
      </w:r>
      <w:r w:rsidR="00354F88">
        <w:t>.L</w:t>
      </w:r>
      <w:r>
        <w:t>ocation</w:t>
      </w:r>
      <w:r w:rsidRPr="00086F6D">
        <w:t>,</w:t>
      </w:r>
    </w:p>
    <w:p w:rsidR="0091772B" w:rsidP="000431E0" w:rsidRDefault="00886E1F">
      <w:pPr>
        <w:pStyle w:val="af7"/>
      </w:pPr>
      <w:r>
        <w:t xml:space="preserve">                           </w:t>
      </w:r>
      <w:r w:rsidR="00717229">
        <w:rPr>
          <w:rFonts w:hint="eastAsia"/>
        </w:rPr>
        <w:t xml:space="preserve"> </w:t>
      </w:r>
      <w:r w:rsidR="003D61AE">
        <w:rPr>
          <w:rFonts w:hint="eastAsia"/>
        </w:rPr>
        <w:t xml:space="preserve">                                 </w:t>
      </w:r>
      <w:hyperlink w:history="1" w:anchor="ATPsetting">
        <w:r w:rsidR="00786D0B">
          <w:rPr>
            <w:rStyle w:val="ac"/>
          </w:rPr>
          <w:t>ATPsetting</w:t>
        </w:r>
      </w:hyperlink>
      <w:r>
        <w:t>.</w:t>
      </w:r>
      <w:r w:rsidRPr="007F33AE" w:rsidR="007F33AE">
        <w:t>EOAmaxDistance</w:t>
      </w:r>
      <w:r w:rsidRPr="00561D0A">
        <w:t>)</w:t>
      </w:r>
      <w:r>
        <w:t xml:space="preserve"> is </w:t>
      </w:r>
      <w:r w:rsidRPr="00113E1C">
        <w:t>not</w:t>
      </w:r>
      <w:r>
        <w:t xml:space="preserve"> </w:t>
      </w:r>
      <w:r w:rsidRPr="00354FC4">
        <w:rPr>
          <w:rStyle w:val="aff1"/>
        </w:rPr>
        <w:t>None</w:t>
      </w:r>
      <w:r w:rsidRPr="00561D0A">
        <w:t>))))</w:t>
      </w:r>
    </w:p>
    <w:p w:rsidRPr="008A1414" w:rsidR="00A12EE0" w:rsidP="000C0D62" w:rsidRDefault="00A12EE0">
      <w:pPr>
        <w:pStyle w:val="ReqtifyAltQ"/>
      </w:pPr>
      <w:r w:rsidRPr="008A1414">
        <w:t>#Category=Functional</w:t>
      </w:r>
    </w:p>
    <w:p w:rsidRPr="008A1414" w:rsidR="00A12EE0" w:rsidP="000C0D62" w:rsidRDefault="00A12EE0">
      <w:pPr>
        <w:pStyle w:val="ReqtifyAltQ"/>
      </w:pPr>
      <w:r w:rsidRPr="008A1414">
        <w:t>#Contribution</w:t>
      </w:r>
      <w:r>
        <w:t>=SIL4</w:t>
      </w:r>
    </w:p>
    <w:p w:rsidR="009328EA" w:rsidP="000C0D62" w:rsidRDefault="00A12EE0">
      <w:pPr>
        <w:pStyle w:val="ReqtifyAltQ"/>
        <w:rPr>
          <w:ins w:author="常鸣" w:date="2014-07-03T14:27:00Z" w:id="7106"/>
        </w:rPr>
      </w:pPr>
      <w:del w:author="常鸣" w:date="2014-07-03T14:27:00Z" w:id="7107">
        <w:r w:rsidRPr="008A1414" w:rsidDel="009328EA">
          <w:delText>#S</w:delText>
        </w:r>
      </w:del>
      <w:ins w:author="常鸣" w:date="2014-07-03T14:27:00Z" w:id="7108">
        <w:r w:rsidR="009328EA">
          <w:t>#Allocation=ATP Software</w:t>
        </w:r>
      </w:ins>
      <w:ins w:author="常鸣" w:date="2014-07-03T14:56:00Z" w:id="7109">
        <w:r w:rsidR="00AA7E12">
          <w:rPr>
            <w:rFonts w:hint="eastAsia"/>
          </w:rPr>
          <w:t>, Vital Embedded Setting</w:t>
        </w:r>
      </w:ins>
    </w:p>
    <w:p w:rsidRPr="008A1414" w:rsidR="00A12EE0" w:rsidP="000C0D62" w:rsidRDefault="009328EA">
      <w:pPr>
        <w:pStyle w:val="ReqtifyAltQ"/>
      </w:pPr>
      <w:ins w:author="常鸣" w:date="2014-07-03T14:27:00Z" w:id="7110">
        <w:r>
          <w:lastRenderedPageBreak/>
          <w:t>#S</w:t>
        </w:r>
      </w:ins>
      <w:r w:rsidRPr="008A1414" w:rsidR="00A12EE0">
        <w:t>ource=</w:t>
      </w:r>
      <w:r w:rsidR="00A12EE0">
        <w:rPr>
          <w:rFonts w:hint="eastAsia"/>
        </w:rPr>
        <w:t>[iTC_CC-SyAD-0154], [iTC_CC-SyAD-0157],</w:t>
      </w:r>
      <w:r w:rsidRPr="00595459" w:rsidR="00595459">
        <w:rPr>
          <w:rFonts w:hint="eastAsia"/>
        </w:rPr>
        <w:t xml:space="preserve"> </w:t>
      </w:r>
      <w:r w:rsidR="00595459">
        <w:rPr>
          <w:rFonts w:hint="eastAsia"/>
        </w:rPr>
        <w:t>[iTC_CC-SyAD-0287],</w:t>
      </w:r>
      <w:r w:rsidRPr="000A0F6E" w:rsidR="00A12EE0">
        <w:rPr>
          <w:rFonts w:hint="eastAsia"/>
        </w:rPr>
        <w:t xml:space="preserve"> </w:t>
      </w:r>
      <w:r w:rsidR="00A12EE0">
        <w:rPr>
          <w:rFonts w:hint="eastAsia"/>
        </w:rPr>
        <w:t>[iTC_CC-SyAD-0288],</w:t>
      </w:r>
      <w:r w:rsidRPr="000A0F6E" w:rsidR="00A12EE0">
        <w:rPr>
          <w:rFonts w:hint="eastAsia"/>
        </w:rPr>
        <w:t xml:space="preserve"> </w:t>
      </w:r>
      <w:r w:rsidR="00595459">
        <w:rPr>
          <w:rFonts w:hint="eastAsia"/>
        </w:rPr>
        <w:t xml:space="preserve">[iTC_CC-SyAD-0289], </w:t>
      </w:r>
      <w:r w:rsidR="00A12EE0">
        <w:rPr>
          <w:rFonts w:hint="eastAsia"/>
        </w:rPr>
        <w:t>[iTC_CC-SyAD-0293],</w:t>
      </w:r>
      <w:r w:rsidRPr="000A0F6E" w:rsidR="00A12EE0">
        <w:rPr>
          <w:rFonts w:hint="eastAsia"/>
        </w:rPr>
        <w:t xml:space="preserve"> </w:t>
      </w:r>
      <w:r w:rsidR="00A12EE0">
        <w:rPr>
          <w:rFonts w:hint="eastAsia"/>
        </w:rPr>
        <w:t>[iTC_CC-SyAD-0299],</w:t>
      </w:r>
      <w:r w:rsidRPr="00FA4AD8" w:rsidR="00A12EE0">
        <w:t xml:space="preserve"> [iTC_CC-SyAD-0842]</w:t>
      </w:r>
      <w:r w:rsidR="00A12EE0">
        <w:rPr>
          <w:rFonts w:hint="eastAsia"/>
        </w:rPr>
        <w:t>,</w:t>
      </w:r>
      <w:r w:rsidRPr="00595459" w:rsidR="00595459">
        <w:rPr>
          <w:rFonts w:hint="eastAsia"/>
        </w:rPr>
        <w:t xml:space="preserve"> </w:t>
      </w:r>
      <w:r w:rsidR="00595459">
        <w:rPr>
          <w:rFonts w:hint="eastAsia"/>
        </w:rPr>
        <w:t>[iTC_CC-SyAD-1282],</w:t>
      </w:r>
      <w:r w:rsidRPr="00C22696" w:rsidR="00C22696">
        <w:rPr>
          <w:rFonts w:hint="eastAsia"/>
        </w:rPr>
        <w:t xml:space="preserve"> </w:t>
      </w:r>
      <w:r w:rsidR="00C22696">
        <w:rPr>
          <w:rFonts w:hint="eastAsia"/>
        </w:rPr>
        <w:t>[</w:t>
      </w:r>
      <w:r w:rsidR="00C22696">
        <w:t>iTC_CC_ATP_SwHA</w:t>
      </w:r>
      <w:r w:rsidRPr="00CA7F59" w:rsidR="00C22696">
        <w:t>-0028</w:t>
      </w:r>
      <w:r w:rsidR="00C22696">
        <w:rPr>
          <w:rFonts w:hint="eastAsia"/>
        </w:rPr>
        <w:t>],</w:t>
      </w:r>
      <w:r w:rsidRPr="006B46D4" w:rsidR="006B46D4">
        <w:rPr>
          <w:rFonts w:hint="eastAsia"/>
        </w:rPr>
        <w:t xml:space="preserve"> </w:t>
      </w:r>
      <w:r w:rsidR="006B46D4">
        <w:rPr>
          <w:rFonts w:hint="eastAsia"/>
        </w:rPr>
        <w:t>[</w:t>
      </w:r>
      <w:r w:rsidR="006B46D4">
        <w:t>iTC_CC_ATP_SwHA</w:t>
      </w:r>
      <w:r w:rsidRPr="00CA7F59" w:rsidR="006B46D4">
        <w:t>-004</w:t>
      </w:r>
      <w:r w:rsidR="006B46D4">
        <w:rPr>
          <w:rFonts w:hint="eastAsia"/>
        </w:rPr>
        <w:t>7],</w:t>
      </w:r>
      <w:r w:rsidR="00A12EE0">
        <w:rPr>
          <w:rFonts w:hint="eastAsia"/>
        </w:rPr>
        <w:t xml:space="preserve"> [</w:t>
      </w:r>
      <w:r w:rsidR="00A12EE0">
        <w:t>iTC_CC_ATP_SwHA</w:t>
      </w:r>
      <w:r w:rsidRPr="00CA7F59" w:rsidR="00A12EE0">
        <w:t>-0052</w:t>
      </w:r>
      <w:r w:rsidR="00A12EE0">
        <w:rPr>
          <w:rFonts w:hint="eastAsia"/>
        </w:rPr>
        <w:t>]</w:t>
      </w:r>
      <w:r w:rsidR="00CB0DD0">
        <w:rPr>
          <w:rFonts w:hint="eastAsia"/>
        </w:rPr>
        <w:t>,</w:t>
      </w:r>
      <w:r w:rsidRPr="00CB0DD0" w:rsidR="00CB0DD0">
        <w:rPr>
          <w:rFonts w:hint="eastAsia"/>
        </w:rPr>
        <w:t xml:space="preserve"> [</w:t>
      </w:r>
      <w:r w:rsidRPr="00CB0DD0" w:rsidR="00CB0DD0">
        <w:t>iTC_CC_ATP_SwHA-0</w:t>
      </w:r>
      <w:r w:rsidRPr="00CB0DD0" w:rsidR="00CB0DD0">
        <w:rPr>
          <w:rFonts w:hint="eastAsia"/>
        </w:rPr>
        <w:t>2</w:t>
      </w:r>
      <w:r w:rsidR="00CB0DD0">
        <w:rPr>
          <w:rFonts w:hint="eastAsia"/>
        </w:rPr>
        <w:t>52</w:t>
      </w:r>
      <w:r w:rsidRPr="00CB0DD0" w:rsidR="00CB0DD0">
        <w:rPr>
          <w:rFonts w:hint="eastAsia"/>
        </w:rPr>
        <w:t>]</w:t>
      </w:r>
    </w:p>
    <w:p w:rsidRPr="008A1414" w:rsidR="00A12EE0" w:rsidP="000C0D62" w:rsidRDefault="00A12EE0">
      <w:pPr>
        <w:pStyle w:val="ReqtifyAltQ"/>
      </w:pPr>
      <w:r w:rsidRPr="008A1414">
        <w:t>[End]</w:t>
      </w:r>
    </w:p>
    <w:p w:rsidR="008219DE" w:rsidP="00C93484" w:rsidRDefault="008219DE">
      <w:pPr>
        <w:pStyle w:val="Reqtify"/>
      </w:pPr>
    </w:p>
    <w:p w:rsidR="008219DE" w:rsidP="00C93484" w:rsidRDefault="008219DE">
      <w:pPr>
        <w:pStyle w:val="Reqtify"/>
      </w:pPr>
    </w:p>
    <w:p w:rsidRPr="00F56042" w:rsidR="00F56042" w:rsidP="00C93484" w:rsidRDefault="00F56042">
      <w:pPr>
        <w:pStyle w:val="Reqtify"/>
        <w:rPr>
          <w:rStyle w:val="aff1"/>
        </w:rPr>
      </w:pPr>
      <w:r w:rsidRPr="00F56042">
        <w:rPr>
          <w:rStyle w:val="aff1"/>
          <w:rFonts w:hint="eastAsia"/>
        </w:rPr>
        <w:t>NOTES:</w:t>
      </w:r>
    </w:p>
    <w:p w:rsidRPr="00F56042" w:rsidR="00F56042" w:rsidP="00C93484" w:rsidRDefault="00F56042">
      <w:pPr>
        <w:pStyle w:val="Reqtify"/>
      </w:pPr>
      <w:r>
        <w:rPr>
          <w:rFonts w:hint="eastAsia"/>
        </w:rPr>
        <w:t>对于普通</w:t>
      </w:r>
      <w:r>
        <w:rPr>
          <w:rFonts w:hint="eastAsia"/>
        </w:rPr>
        <w:t>EOA</w:t>
      </w:r>
      <w:r>
        <w:rPr>
          <w:rFonts w:hint="eastAsia"/>
        </w:rPr>
        <w:t>，</w:t>
      </w:r>
      <w:r>
        <w:rPr>
          <w:rFonts w:hint="eastAsia"/>
        </w:rPr>
        <w:t>ZC</w:t>
      </w:r>
      <w:r>
        <w:rPr>
          <w:rFonts w:hint="eastAsia"/>
        </w:rPr>
        <w:t>会检查发送的</w:t>
      </w:r>
      <w:r>
        <w:rPr>
          <w:rFonts w:hint="eastAsia"/>
        </w:rPr>
        <w:t>EOA</w:t>
      </w:r>
      <w:r>
        <w:rPr>
          <w:rFonts w:hint="eastAsia"/>
        </w:rPr>
        <w:t>坐标，确保其在</w:t>
      </w:r>
      <w:r>
        <w:rPr>
          <w:rFonts w:hint="eastAsia"/>
        </w:rPr>
        <w:t>Block</w:t>
      </w:r>
      <w:r>
        <w:rPr>
          <w:rFonts w:hint="eastAsia"/>
        </w:rPr>
        <w:t>长度范围内。而对于布置了</w:t>
      </w:r>
      <w:r>
        <w:rPr>
          <w:rFonts w:hint="eastAsia"/>
        </w:rPr>
        <w:t>SMI</w:t>
      </w:r>
      <w:r>
        <w:rPr>
          <w:rFonts w:hint="eastAsia"/>
        </w:rPr>
        <w:t>区的项目，为使得列车能尽量靠近轨道末端的车档停车，</w:t>
      </w:r>
      <w:r>
        <w:rPr>
          <w:rFonts w:hint="eastAsia"/>
        </w:rPr>
        <w:t>WithoutSpacing</w:t>
      </w:r>
      <w:r>
        <w:rPr>
          <w:rFonts w:hint="eastAsia"/>
        </w:rPr>
        <w:t>类型的</w:t>
      </w:r>
      <w:r>
        <w:rPr>
          <w:rFonts w:hint="eastAsia"/>
        </w:rPr>
        <w:t>EOA</w:t>
      </w:r>
      <w:r>
        <w:rPr>
          <w:rFonts w:hint="eastAsia"/>
        </w:rPr>
        <w:t>坐标可能为负值，或者大于所在</w:t>
      </w:r>
      <w:r>
        <w:rPr>
          <w:rFonts w:hint="eastAsia"/>
        </w:rPr>
        <w:t>Block</w:t>
      </w:r>
      <w:r>
        <w:rPr>
          <w:rFonts w:hint="eastAsia"/>
        </w:rPr>
        <w:t>长度，而其所在</w:t>
      </w:r>
      <w:r>
        <w:rPr>
          <w:rFonts w:hint="eastAsia"/>
        </w:rPr>
        <w:t>BlockID</w:t>
      </w:r>
      <w:r>
        <w:rPr>
          <w:rFonts w:hint="eastAsia"/>
        </w:rPr>
        <w:t>仍为轨道末端的</w:t>
      </w:r>
      <w:r>
        <w:rPr>
          <w:rFonts w:hint="eastAsia"/>
        </w:rPr>
        <w:t>Block</w:t>
      </w:r>
      <w:r>
        <w:rPr>
          <w:rFonts w:hint="eastAsia"/>
        </w:rPr>
        <w:t>。</w:t>
      </w:r>
    </w:p>
    <w:p w:rsidR="00F56042" w:rsidP="00C93484" w:rsidRDefault="00F56042">
      <w:pPr>
        <w:pStyle w:val="Reqtify"/>
      </w:pPr>
    </w:p>
    <w:p w:rsidR="00AD4814" w:rsidP="00AD4814" w:rsidRDefault="00AD4814">
      <w:pPr>
        <w:pStyle w:val="ReqtifyAltR"/>
      </w:pPr>
      <w:r>
        <w:t>[iTC_CC_ATP-SwRS-06</w:t>
      </w:r>
      <w:r w:rsidR="00655979">
        <w:rPr>
          <w:rFonts w:hint="eastAsia"/>
        </w:rPr>
        <w:t>7</w:t>
      </w:r>
      <w:r w:rsidR="009D4F5D">
        <w:rPr>
          <w:rFonts w:hint="eastAsia"/>
        </w:rPr>
        <w:t>0</w:t>
      </w:r>
      <w:r>
        <w:t>]</w:t>
      </w:r>
    </w:p>
    <w:p w:rsidRPr="00595459" w:rsidR="00AD4814" w:rsidP="00C93484" w:rsidRDefault="00AD4814">
      <w:pPr>
        <w:pStyle w:val="Reqtify"/>
      </w:pPr>
      <w:bookmarkStart w:name="CBTCmodeEOAlocation" w:id="7111"/>
      <w:r w:rsidRPr="00AD4814">
        <w:rPr>
          <w:rStyle w:val="aff2"/>
        </w:rPr>
        <w:t>CBTCmodeEOAlocation</w:t>
      </w:r>
      <w:bookmarkEnd w:id="7111"/>
      <w:r>
        <w:rPr>
          <w:rFonts w:hint="eastAsia"/>
        </w:rPr>
        <w:t>，</w:t>
      </w:r>
      <w:r>
        <w:rPr>
          <w:rFonts w:hint="eastAsia"/>
        </w:rPr>
        <w:t>CBTC</w:t>
      </w:r>
      <w:r>
        <w:rPr>
          <w:rFonts w:hint="eastAsia"/>
        </w:rPr>
        <w:t>下的</w:t>
      </w:r>
      <w:r>
        <w:rPr>
          <w:rFonts w:hint="eastAsia"/>
        </w:rPr>
        <w:t>EOA</w:t>
      </w:r>
      <w:r>
        <w:rPr>
          <w:rFonts w:hint="eastAsia"/>
        </w:rPr>
        <w:t>位置</w:t>
      </w:r>
      <w:r w:rsidR="00595459">
        <w:rPr>
          <w:rFonts w:hint="eastAsia"/>
        </w:rPr>
        <w:t>。</w:t>
      </w:r>
    </w:p>
    <w:p w:rsidR="00AD4814" w:rsidP="000431E0" w:rsidRDefault="00AD4814">
      <w:pPr>
        <w:pStyle w:val="af7"/>
      </w:pPr>
      <w:r>
        <w:t xml:space="preserve">def </w:t>
      </w:r>
      <w:hyperlink w:history="1" w:anchor="CBTCmodeEOAlocation">
        <w:r w:rsidRPr="00CF7532">
          <w:rPr>
            <w:rStyle w:val="ac"/>
          </w:rPr>
          <w:t>CBTCmodeEOAlocation</w:t>
        </w:r>
      </w:hyperlink>
      <w:r>
        <w:t>(k):</w:t>
      </w:r>
    </w:p>
    <w:p w:rsidR="00AD4814" w:rsidP="000431E0" w:rsidRDefault="00AD4814">
      <w:pPr>
        <w:pStyle w:val="af7"/>
      </w:pPr>
      <w:r>
        <w:t xml:space="preserve">    if (</w:t>
      </w:r>
      <w:hyperlink w:history="1" w:anchor="CBTCmodeEOAvalid">
        <w:r w:rsidRPr="00595459">
          <w:rPr>
            <w:rStyle w:val="ac"/>
          </w:rPr>
          <w:t>CBTCmodeEOAvalid</w:t>
        </w:r>
      </w:hyperlink>
      <w:r>
        <w:t>(k)):</w:t>
      </w:r>
    </w:p>
    <w:p w:rsidR="00AD4814" w:rsidP="000431E0" w:rsidRDefault="00AD4814">
      <w:pPr>
        <w:pStyle w:val="af7"/>
      </w:pPr>
      <w:r>
        <w:t xml:space="preserve">        if (</w:t>
      </w:r>
      <w:hyperlink w:history="1" w:anchor="TrainInSMIzone">
        <w:r w:rsidR="00BD3E90">
          <w:rPr>
            <w:rStyle w:val="ac"/>
          </w:rPr>
          <w:t>TrainInSMIzone</w:t>
        </w:r>
      </w:hyperlink>
      <w:r>
        <w:t>(k)):</w:t>
      </w:r>
    </w:p>
    <w:p w:rsidR="00AD4814" w:rsidP="000431E0" w:rsidRDefault="00AD4814">
      <w:pPr>
        <w:pStyle w:val="af7"/>
      </w:pPr>
      <w:r>
        <w:t xml:space="preserve">            </w:t>
      </w:r>
      <w:r w:rsidR="00595459">
        <w:rPr>
          <w:rFonts w:hint="eastAsia"/>
        </w:rPr>
        <w:t>return</w:t>
      </w:r>
      <w:r>
        <w:t xml:space="preserve"> </w:t>
      </w:r>
      <w:hyperlink w:history="1" w:anchor="ReceivedEOAreport">
        <w:r w:rsidR="002C5397">
          <w:rPr>
            <w:rStyle w:val="ac"/>
          </w:rPr>
          <w:t>ReceivedEOAreport</w:t>
        </w:r>
      </w:hyperlink>
      <w:r w:rsidR="00354F88">
        <w:t>.W</w:t>
      </w:r>
      <w:r w:rsidR="00EB5021">
        <w:t>ithout</w:t>
      </w:r>
      <w:r w:rsidR="00354F88">
        <w:t>S</w:t>
      </w:r>
      <w:r w:rsidR="00EB5021">
        <w:t>pacing</w:t>
      </w:r>
      <w:r w:rsidR="00354F88">
        <w:t>.L</w:t>
      </w:r>
      <w:r>
        <w:t>ocation</w:t>
      </w:r>
    </w:p>
    <w:p w:rsidR="00AD4814" w:rsidP="000431E0" w:rsidRDefault="00AD4814">
      <w:pPr>
        <w:pStyle w:val="af7"/>
      </w:pPr>
      <w:r>
        <w:t xml:space="preserve">        else:</w:t>
      </w:r>
    </w:p>
    <w:p w:rsidR="00AD4814" w:rsidP="000431E0" w:rsidRDefault="00AD4814">
      <w:pPr>
        <w:pStyle w:val="af7"/>
      </w:pPr>
      <w:r>
        <w:t xml:space="preserve">            </w:t>
      </w:r>
      <w:r w:rsidR="00595459">
        <w:rPr>
          <w:rFonts w:hint="eastAsia"/>
        </w:rPr>
        <w:t>return</w:t>
      </w:r>
      <w:r>
        <w:t xml:space="preserve"> </w:t>
      </w:r>
      <w:hyperlink w:history="1" w:anchor="ReceivedEOAreport">
        <w:r w:rsidR="002C5397">
          <w:rPr>
            <w:rStyle w:val="ac"/>
          </w:rPr>
          <w:t>ReceivedEOAreport</w:t>
        </w:r>
      </w:hyperlink>
      <w:r w:rsidR="00354F88">
        <w:t>.C</w:t>
      </w:r>
      <w:r w:rsidR="005C17DD">
        <w:t>lassic</w:t>
      </w:r>
      <w:r w:rsidR="00354F88">
        <w:t>.L</w:t>
      </w:r>
      <w:r>
        <w:t>ocation</w:t>
      </w:r>
    </w:p>
    <w:p w:rsidR="00AD4814" w:rsidP="000431E0" w:rsidRDefault="00AD4814">
      <w:pPr>
        <w:pStyle w:val="af7"/>
      </w:pPr>
      <w:r>
        <w:t xml:space="preserve">    else:</w:t>
      </w:r>
    </w:p>
    <w:p w:rsidR="00AD4814" w:rsidP="000431E0" w:rsidRDefault="00AD4814">
      <w:pPr>
        <w:pStyle w:val="af7"/>
      </w:pPr>
      <w:r>
        <w:t xml:space="preserve">        </w:t>
      </w:r>
      <w:r w:rsidR="00595459">
        <w:rPr>
          <w:rFonts w:hint="eastAsia"/>
        </w:rPr>
        <w:t>return</w:t>
      </w:r>
      <w:r>
        <w:t xml:space="preserve"> </w:t>
      </w:r>
      <w:r w:rsidRPr="00354FC4">
        <w:rPr>
          <w:rStyle w:val="aff1"/>
        </w:rPr>
        <w:t>None</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7112"/>
        </w:rPr>
      </w:pPr>
      <w:del w:author="常鸣" w:date="2014-07-03T14:27:00Z" w:id="7113">
        <w:r w:rsidDel="009328EA">
          <w:delText>#S</w:delText>
        </w:r>
      </w:del>
      <w:ins w:author="常鸣" w:date="2014-07-03T14:27:00Z" w:id="7114">
        <w:r w:rsidR="009328EA">
          <w:t>#Allocation=ATP Software</w:t>
        </w:r>
      </w:ins>
    </w:p>
    <w:p w:rsidR="00610A4C" w:rsidP="000C0D62" w:rsidRDefault="009328EA">
      <w:pPr>
        <w:pStyle w:val="ReqtifyAltQ"/>
      </w:pPr>
      <w:ins w:author="常鸣" w:date="2014-07-03T14:27:00Z" w:id="7115">
        <w:r>
          <w:t>#S</w:t>
        </w:r>
      </w:ins>
      <w:r w:rsidR="00610A4C">
        <w:t>ource=</w:t>
      </w:r>
      <w:r w:rsidR="00595459">
        <w:rPr>
          <w:rFonts w:hint="eastAsia"/>
        </w:rPr>
        <w:t>[iTC_CC-SyAD-1282], [iTC_CC-SyAD-1289]</w:t>
      </w:r>
      <w:r w:rsidR="00CB0DD0">
        <w:rPr>
          <w:rFonts w:hint="eastAsia"/>
        </w:rPr>
        <w:t>,</w:t>
      </w:r>
      <w:r w:rsidRPr="00CB0DD0" w:rsidR="00CB0DD0">
        <w:rPr>
          <w:rFonts w:hint="eastAsia"/>
        </w:rPr>
        <w:t xml:space="preserve"> [</w:t>
      </w:r>
      <w:r w:rsidRPr="00CB0DD0" w:rsidR="00CB0DD0">
        <w:t>iTC_CC_ATP_SwHA-0</w:t>
      </w:r>
      <w:r w:rsidRPr="00CB0DD0" w:rsidR="00CB0DD0">
        <w:rPr>
          <w:rFonts w:hint="eastAsia"/>
        </w:rPr>
        <w:t>2</w:t>
      </w:r>
      <w:r w:rsidR="00CB0DD0">
        <w:rPr>
          <w:rFonts w:hint="eastAsia"/>
        </w:rPr>
        <w:t>52</w:t>
      </w:r>
      <w:r w:rsidRPr="00CB0DD0" w:rsidR="00CB0DD0">
        <w:rPr>
          <w:rFonts w:hint="eastAsia"/>
        </w:rPr>
        <w:t>]</w:t>
      </w:r>
    </w:p>
    <w:p w:rsidR="008219DE" w:rsidP="000C0D62" w:rsidRDefault="00610A4C">
      <w:pPr>
        <w:pStyle w:val="ReqtifyAltQ"/>
      </w:pPr>
      <w:r>
        <w:t>[End]</w:t>
      </w:r>
    </w:p>
    <w:p w:rsidR="00AD4814" w:rsidP="00C93484" w:rsidRDefault="00AD4814">
      <w:pPr>
        <w:pStyle w:val="Reqtify"/>
      </w:pPr>
    </w:p>
    <w:p w:rsidR="00AD4814" w:rsidP="00C93484" w:rsidRDefault="00AD4814">
      <w:pPr>
        <w:pStyle w:val="Reqtify"/>
      </w:pPr>
    </w:p>
    <w:p w:rsidR="00AD4814" w:rsidP="0012674A" w:rsidRDefault="00AD4814">
      <w:pPr>
        <w:pStyle w:val="4"/>
      </w:pPr>
      <w:r>
        <w:rPr>
          <w:rFonts w:hint="eastAsia"/>
        </w:rPr>
        <w:t>End of authority</w:t>
      </w:r>
      <w:r w:rsidR="00F81167">
        <w:rPr>
          <w:rFonts w:hint="eastAsia"/>
        </w:rPr>
        <w:t xml:space="preserve"> for train</w:t>
      </w:r>
    </w:p>
    <w:p w:rsidRPr="00CC1EA3" w:rsidR="00CC1EA3" w:rsidP="00C93484" w:rsidRDefault="00CC1EA3">
      <w:pPr>
        <w:pStyle w:val="Reqtify"/>
      </w:pPr>
    </w:p>
    <w:p w:rsidR="00AD4814" w:rsidP="00AD4814" w:rsidRDefault="00AD4814">
      <w:pPr>
        <w:pStyle w:val="ReqtifyAltR"/>
      </w:pPr>
      <w:r>
        <w:t>[iTC_CC_ATP-SwRS-06</w:t>
      </w:r>
      <w:r w:rsidR="00655979">
        <w:rPr>
          <w:rFonts w:hint="eastAsia"/>
        </w:rPr>
        <w:t>7</w:t>
      </w:r>
      <w:r w:rsidR="009D4F5D">
        <w:rPr>
          <w:rFonts w:hint="eastAsia"/>
        </w:rPr>
        <w:t>1</w:t>
      </w:r>
      <w:r>
        <w:t>]</w:t>
      </w:r>
    </w:p>
    <w:p w:rsidRPr="00F43005" w:rsidR="008219DE" w:rsidP="00C93484" w:rsidRDefault="00BD3E90">
      <w:pPr>
        <w:pStyle w:val="Reqtify"/>
        <w:rPr>
          <w:rStyle w:val="aff2"/>
        </w:rPr>
      </w:pPr>
      <w:bookmarkStart w:name="EndOfAuthorityValid" w:id="7116"/>
      <w:r w:rsidRPr="00BF0DBC">
        <w:rPr>
          <w:rStyle w:val="aff2"/>
          <w:bCs w:val="0"/>
          <w:iCs w:val="0"/>
        </w:rPr>
        <w:t>EndOfAuthorityValid</w:t>
      </w:r>
      <w:bookmarkEnd w:id="7116"/>
      <w:r w:rsidRPr="00AD4814" w:rsidR="00B27CD4">
        <w:rPr>
          <w:rFonts w:hint="eastAsia"/>
        </w:rPr>
        <w:t>，统一</w:t>
      </w:r>
      <w:r w:rsidRPr="00AD4814" w:rsidR="00B27CD4">
        <w:rPr>
          <w:rFonts w:hint="eastAsia"/>
        </w:rPr>
        <w:t>BM</w:t>
      </w:r>
      <w:r w:rsidRPr="00AD4814" w:rsidR="00B27CD4">
        <w:rPr>
          <w:rFonts w:hint="eastAsia"/>
        </w:rPr>
        <w:t>或</w:t>
      </w:r>
      <w:r w:rsidRPr="00AD4814" w:rsidR="00B27CD4">
        <w:rPr>
          <w:rFonts w:hint="eastAsia"/>
        </w:rPr>
        <w:t>CBTC</w:t>
      </w:r>
      <w:r w:rsidRPr="00AD4814" w:rsidR="00B27CD4">
        <w:rPr>
          <w:rFonts w:hint="eastAsia"/>
        </w:rPr>
        <w:t>下的</w:t>
      </w:r>
      <w:r w:rsidRPr="00AD4814" w:rsidR="00B27CD4">
        <w:rPr>
          <w:rFonts w:hint="eastAsia"/>
        </w:rPr>
        <w:t>EOA</w:t>
      </w:r>
      <w:r w:rsidRPr="00AD4814" w:rsidR="00B27CD4">
        <w:rPr>
          <w:rFonts w:hint="eastAsia"/>
        </w:rPr>
        <w:t>是否可用。</w:t>
      </w:r>
    </w:p>
    <w:p w:rsidR="00AD4814" w:rsidP="000431E0" w:rsidRDefault="00AD4814">
      <w:pPr>
        <w:pStyle w:val="af7"/>
      </w:pPr>
      <w:r>
        <w:t xml:space="preserve">def </w:t>
      </w:r>
      <w:hyperlink w:history="1" w:anchor="EndOfAuthorityValid">
        <w:r w:rsidR="00BD3E90">
          <w:rPr>
            <w:rStyle w:val="ac"/>
          </w:rPr>
          <w:t>EndOfAuthorityValid</w:t>
        </w:r>
      </w:hyperlink>
      <w:r>
        <w:t>(k):</w:t>
      </w:r>
    </w:p>
    <w:p w:rsidR="00AD4814" w:rsidP="000431E0" w:rsidRDefault="00AD4814">
      <w:pPr>
        <w:pStyle w:val="af7"/>
      </w:pPr>
      <w:r>
        <w:t xml:space="preserve">    if (</w:t>
      </w:r>
      <w:hyperlink w:history="1" w:anchor="BlockModeUsed">
        <w:r w:rsidR="0095165D">
          <w:rPr>
            <w:rStyle w:val="ac"/>
          </w:rPr>
          <w:t>BlockModeUsed</w:t>
        </w:r>
      </w:hyperlink>
      <w:r>
        <w:t>(k)):</w:t>
      </w:r>
    </w:p>
    <w:p w:rsidR="00AD4814" w:rsidP="000431E0" w:rsidRDefault="00AD4814">
      <w:pPr>
        <w:pStyle w:val="af7"/>
      </w:pPr>
      <w:r>
        <w:t xml:space="preserve">        </w:t>
      </w:r>
      <w:r w:rsidR="00595459">
        <w:rPr>
          <w:rFonts w:hint="eastAsia"/>
        </w:rPr>
        <w:t>return</w:t>
      </w:r>
      <w:r>
        <w:t xml:space="preserve"> </w:t>
      </w:r>
      <w:hyperlink w:history="1" w:anchor="BlockModeEOAvalid">
        <w:r w:rsidR="00DE27C8">
          <w:rPr>
            <w:rStyle w:val="ac"/>
          </w:rPr>
          <w:t>BlockModeEOAvalid</w:t>
        </w:r>
      </w:hyperlink>
      <w:r>
        <w:t>(k)</w:t>
      </w:r>
    </w:p>
    <w:p w:rsidR="00AD4814" w:rsidP="000431E0" w:rsidRDefault="00AD4814">
      <w:pPr>
        <w:pStyle w:val="af7"/>
      </w:pPr>
      <w:r>
        <w:t xml:space="preserve">    else:</w:t>
      </w:r>
    </w:p>
    <w:p w:rsidR="00AD4814" w:rsidP="000431E0" w:rsidRDefault="00AD4814">
      <w:pPr>
        <w:pStyle w:val="af7"/>
      </w:pPr>
      <w:r>
        <w:t xml:space="preserve">        </w:t>
      </w:r>
      <w:r w:rsidR="00595459">
        <w:rPr>
          <w:rFonts w:hint="eastAsia"/>
        </w:rPr>
        <w:t>return</w:t>
      </w:r>
      <w:r>
        <w:t xml:space="preserve"> </w:t>
      </w:r>
      <w:hyperlink w:history="1" w:anchor="CBTCmodeEOAvalid">
        <w:r w:rsidRPr="00BF0DBC">
          <w:rPr>
            <w:rStyle w:val="ac"/>
          </w:rPr>
          <w:t>CBTCmodeEOAvalid</w:t>
        </w:r>
      </w:hyperlink>
      <w:r>
        <w:t>(k)</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7117"/>
        </w:rPr>
      </w:pPr>
      <w:del w:author="常鸣" w:date="2014-07-03T14:27:00Z" w:id="7118">
        <w:r w:rsidDel="009328EA">
          <w:lastRenderedPageBreak/>
          <w:delText>#S</w:delText>
        </w:r>
      </w:del>
      <w:ins w:author="常鸣" w:date="2014-07-03T14:27:00Z" w:id="7119">
        <w:r w:rsidR="009328EA">
          <w:t>#Allocation=ATP Software</w:t>
        </w:r>
      </w:ins>
    </w:p>
    <w:p w:rsidR="00610A4C" w:rsidP="000C0D62" w:rsidRDefault="009328EA">
      <w:pPr>
        <w:pStyle w:val="ReqtifyAltQ"/>
      </w:pPr>
      <w:ins w:author="常鸣" w:date="2014-07-03T14:27:00Z" w:id="7120">
        <w:r>
          <w:t>#S</w:t>
        </w:r>
      </w:ins>
      <w:r w:rsidR="00610A4C">
        <w:t>ource=</w:t>
      </w:r>
      <w:r w:rsidRPr="00662E26" w:rsidR="00662E26">
        <w:rPr>
          <w:rFonts w:hint="eastAsia"/>
        </w:rPr>
        <w:t>[iTC_CC-SyAD-0289]</w:t>
      </w:r>
      <w:r w:rsidR="00662E26">
        <w:rPr>
          <w:rFonts w:hint="eastAsia"/>
        </w:rPr>
        <w:t>,</w:t>
      </w:r>
      <w:r w:rsidRPr="00662E26" w:rsidR="00662E26">
        <w:rPr>
          <w:rFonts w:hint="eastAsia"/>
        </w:rPr>
        <w:t xml:space="preserve"> </w:t>
      </w:r>
      <w:r w:rsidR="00EE0038">
        <w:rPr>
          <w:rFonts w:hint="eastAsia"/>
        </w:rPr>
        <w:t>[iTC_CC-SyAD-0292]</w:t>
      </w:r>
      <w:r w:rsidR="00AD72AE">
        <w:rPr>
          <w:rFonts w:hint="eastAsia"/>
        </w:rPr>
        <w:t>,</w:t>
      </w:r>
      <w:r w:rsidRPr="00AD72AE" w:rsidR="00AD72AE">
        <w:rPr>
          <w:rFonts w:hint="eastAsia"/>
        </w:rPr>
        <w:t xml:space="preserve"> [iTC_CC-SyAD-0293]</w:t>
      </w:r>
      <w:r w:rsidR="00A4425F">
        <w:rPr>
          <w:rFonts w:hint="eastAsia"/>
        </w:rPr>
        <w:t>,</w:t>
      </w:r>
      <w:r w:rsidRPr="00A4425F" w:rsidR="00A4425F">
        <w:t xml:space="preserve"> </w:t>
      </w:r>
      <w:r w:rsidRPr="001E11D3" w:rsidR="00A4425F">
        <w:t>[iTC_CC-SyAD-0913]</w:t>
      </w:r>
    </w:p>
    <w:p w:rsidR="00AD4814" w:rsidP="000C0D62" w:rsidRDefault="00610A4C">
      <w:pPr>
        <w:pStyle w:val="ReqtifyAltQ"/>
      </w:pPr>
      <w:r>
        <w:t>[End]</w:t>
      </w:r>
    </w:p>
    <w:p w:rsidR="00AD4814" w:rsidP="00C93484" w:rsidRDefault="00AD4814">
      <w:pPr>
        <w:pStyle w:val="Reqtify"/>
      </w:pPr>
    </w:p>
    <w:p w:rsidR="00A12EE0" w:rsidP="00C93484" w:rsidRDefault="00A12EE0">
      <w:pPr>
        <w:pStyle w:val="Reqtify"/>
      </w:pPr>
    </w:p>
    <w:p w:rsidR="00A5053B" w:rsidP="0012674A" w:rsidRDefault="00A5053B">
      <w:pPr>
        <w:pStyle w:val="4"/>
      </w:pPr>
      <w:r>
        <w:rPr>
          <w:rFonts w:hint="eastAsia"/>
        </w:rPr>
        <w:t>Traction authorized direction</w:t>
      </w:r>
    </w:p>
    <w:p w:rsidRPr="007820D7" w:rsidR="00A5053B" w:rsidP="00C93484" w:rsidRDefault="00A5053B">
      <w:pPr>
        <w:pStyle w:val="Reqtify"/>
      </w:pPr>
    </w:p>
    <w:p w:rsidRPr="007820D7" w:rsidR="00A5053B" w:rsidP="00A5053B" w:rsidRDefault="00A5053B">
      <w:pPr>
        <w:pStyle w:val="ReqtifyAltR"/>
      </w:pPr>
      <w:r w:rsidRPr="007820D7">
        <w:t>[iTC_CC_ATP-SwRS-0</w:t>
      </w:r>
      <w:r w:rsidRPr="007820D7">
        <w:rPr>
          <w:rFonts w:hint="eastAsia"/>
        </w:rPr>
        <w:t>141</w:t>
      </w:r>
      <w:r w:rsidRPr="007820D7">
        <w:t>]</w:t>
      </w:r>
    </w:p>
    <w:p w:rsidRPr="007820D7" w:rsidR="00A5053B" w:rsidP="00C93484" w:rsidRDefault="00F42E76">
      <w:pPr>
        <w:pStyle w:val="Reqtify"/>
      </w:pPr>
      <w:bookmarkStart w:name="TractionAuthorisedSenseEnd1" w:id="7121"/>
      <w:r w:rsidRPr="00BF0DBC">
        <w:rPr>
          <w:rStyle w:val="aff2"/>
          <w:bCs w:val="0"/>
          <w:iCs w:val="0"/>
        </w:rPr>
        <w:t>TractionAuthorisedSenseEnd1</w:t>
      </w:r>
      <w:bookmarkEnd w:id="7121"/>
      <w:r w:rsidRPr="007820D7" w:rsidR="00A5053B">
        <w:rPr>
          <w:rFonts w:hint="eastAsia"/>
        </w:rPr>
        <w:t>，如果</w:t>
      </w:r>
      <w:r w:rsidRPr="007820D7" w:rsidR="00A5053B">
        <w:rPr>
          <w:rFonts w:hint="eastAsia"/>
        </w:rPr>
        <w:t>EOA</w:t>
      </w:r>
      <w:r w:rsidRPr="007820D7" w:rsidR="00A5053B">
        <w:rPr>
          <w:rFonts w:hint="eastAsia"/>
        </w:rPr>
        <w:t>有效且在</w:t>
      </w:r>
      <w:r w:rsidRPr="00451353" w:rsidR="00A5053B">
        <w:rPr>
          <w:rStyle w:val="aff1"/>
          <w:rFonts w:hint="eastAsia"/>
        </w:rPr>
        <w:t>END_1</w:t>
      </w:r>
      <w:r w:rsidRPr="007820D7" w:rsidR="00A5053B">
        <w:rPr>
          <w:rFonts w:hint="eastAsia"/>
        </w:rPr>
        <w:t>方向，则</w:t>
      </w:r>
      <w:r w:rsidRPr="007820D7" w:rsidR="00A5053B">
        <w:rPr>
          <w:rFonts w:hint="eastAsia"/>
        </w:rPr>
        <w:t>ATP</w:t>
      </w:r>
      <w:r w:rsidRPr="007820D7" w:rsidR="00A5053B">
        <w:rPr>
          <w:rFonts w:hint="eastAsia"/>
        </w:rPr>
        <w:t>授权列车向</w:t>
      </w:r>
      <w:r w:rsidRPr="00451353" w:rsidR="00A5053B">
        <w:rPr>
          <w:rStyle w:val="aff1"/>
          <w:rFonts w:hint="eastAsia"/>
        </w:rPr>
        <w:t>END_1</w:t>
      </w:r>
      <w:r w:rsidRPr="007820D7" w:rsidR="00A5053B">
        <w:rPr>
          <w:rFonts w:hint="eastAsia"/>
        </w:rPr>
        <w:t>方向运行。</w:t>
      </w:r>
    </w:p>
    <w:p w:rsidRPr="007820D7" w:rsidR="00A5053B" w:rsidP="00C93484" w:rsidRDefault="00A5053B">
      <w:pPr>
        <w:pStyle w:val="Reqtify"/>
      </w:pPr>
    </w:p>
    <w:p w:rsidRPr="007820D7" w:rsidR="00A5053B" w:rsidP="00C93484" w:rsidRDefault="00A5053B">
      <w:pPr>
        <w:pStyle w:val="Reqtify"/>
      </w:pPr>
      <w:r w:rsidRPr="007820D7">
        <w:rPr>
          <w:rFonts w:hint="eastAsia"/>
        </w:rPr>
        <w:t xml:space="preserve">If current EOA is valid and whose orientation is </w:t>
      </w:r>
      <w:r w:rsidRPr="00451353">
        <w:rPr>
          <w:rStyle w:val="aff1"/>
          <w:rFonts w:hint="eastAsia"/>
        </w:rPr>
        <w:t>END_1</w:t>
      </w:r>
      <w:r w:rsidRPr="007820D7">
        <w:rPr>
          <w:rFonts w:hint="eastAsia"/>
        </w:rPr>
        <w:t xml:space="preserve">, ATP shall authorize the train can move toward </w:t>
      </w:r>
      <w:r w:rsidRPr="00451353">
        <w:rPr>
          <w:rStyle w:val="aff1"/>
          <w:rFonts w:hint="eastAsia"/>
        </w:rPr>
        <w:t>END_1</w:t>
      </w:r>
      <w:r w:rsidRPr="007820D7">
        <w:rPr>
          <w:rFonts w:hint="eastAsia"/>
        </w:rPr>
        <w:t>.</w:t>
      </w:r>
    </w:p>
    <w:p w:rsidRPr="007820D7" w:rsidR="00A5053B" w:rsidP="00C93484" w:rsidRDefault="00A5053B">
      <w:pPr>
        <w:pStyle w:val="Reqtify"/>
      </w:pPr>
    </w:p>
    <w:p w:rsidRPr="00FB5702" w:rsidR="00A5053B" w:rsidP="000431E0" w:rsidRDefault="00A5053B">
      <w:pPr>
        <w:pStyle w:val="af7"/>
      </w:pPr>
      <w:r w:rsidRPr="00FB5702">
        <w:t xml:space="preserve">def </w:t>
      </w:r>
      <w:hyperlink w:history="1" w:anchor="TractionAuthorisedSenseEnd1">
        <w:r w:rsidR="00F42E76">
          <w:rPr>
            <w:rStyle w:val="ac"/>
          </w:rPr>
          <w:t>TractionAuthorisedSenseEnd1</w:t>
        </w:r>
      </w:hyperlink>
      <w:r w:rsidRPr="00FB5702">
        <w:t>(k):</w:t>
      </w:r>
    </w:p>
    <w:p w:rsidRPr="00FB5702" w:rsidR="00A5053B" w:rsidP="000431E0" w:rsidRDefault="00A5053B">
      <w:pPr>
        <w:pStyle w:val="af7"/>
      </w:pPr>
      <w:r w:rsidRPr="00FB5702">
        <w:t xml:space="preserve">    if (</w:t>
      </w:r>
      <w:hyperlink w:history="1" w:anchor="EndOfAuthorityValid">
        <w:r w:rsidR="00BD3E90">
          <w:rPr>
            <w:rStyle w:val="ac"/>
          </w:rPr>
          <w:t>EndOfAuthorityValid</w:t>
        </w:r>
      </w:hyperlink>
      <w:r w:rsidRPr="00FB5702">
        <w:t>(k)</w:t>
      </w:r>
    </w:p>
    <w:p w:rsidRPr="00FB5702" w:rsidR="00A5053B" w:rsidP="000431E0" w:rsidRDefault="00A5053B">
      <w:pPr>
        <w:pStyle w:val="af7"/>
      </w:pPr>
      <w:r w:rsidRPr="00FB5702">
        <w:t xml:space="preserve">        and </w:t>
      </w:r>
      <w:hyperlink w:history="1" w:anchor="TrainFrontEnd">
        <w:r w:rsidR="00813AB3">
          <w:rPr>
            <w:rStyle w:val="ac"/>
          </w:rPr>
          <w:t>TrainFrontEnd</w:t>
        </w:r>
      </w:hyperlink>
      <w:r w:rsidRPr="00FB5702">
        <w:t xml:space="preserve">(k) is </w:t>
      </w:r>
      <w:r w:rsidRPr="00451353" w:rsidR="00451353">
        <w:rPr>
          <w:rStyle w:val="aff1"/>
        </w:rPr>
        <w:t>END_1</w:t>
      </w:r>
      <w:r w:rsidRPr="00FB5702">
        <w:t>):</w:t>
      </w:r>
    </w:p>
    <w:p w:rsidRPr="00FB5702" w:rsidR="00A5053B" w:rsidP="000431E0" w:rsidRDefault="00A5053B">
      <w:pPr>
        <w:pStyle w:val="af7"/>
      </w:pPr>
      <w:r w:rsidRPr="00FB5702">
        <w:t xml:space="preserve">        </w:t>
      </w:r>
      <w:hyperlink w:history="1" w:anchor="TractionAuthorisedSenseEnd1">
        <w:r w:rsidR="00F42E76">
          <w:rPr>
            <w:rStyle w:val="ac"/>
          </w:rPr>
          <w:t>TractionAuthorisedSenseEnd1</w:t>
        </w:r>
      </w:hyperlink>
      <w:r w:rsidRPr="00FB5702">
        <w:t xml:space="preserve"> = </w:t>
      </w:r>
      <w:r w:rsidRPr="00354FC4">
        <w:rPr>
          <w:rStyle w:val="aff1"/>
        </w:rPr>
        <w:t>True</w:t>
      </w:r>
    </w:p>
    <w:p w:rsidRPr="00FB5702" w:rsidR="00A5053B" w:rsidP="000431E0" w:rsidRDefault="00A5053B">
      <w:pPr>
        <w:pStyle w:val="af7"/>
      </w:pPr>
      <w:r w:rsidRPr="00FB5702">
        <w:t xml:space="preserve">    else:</w:t>
      </w:r>
    </w:p>
    <w:p w:rsidRPr="00FB5702" w:rsidR="00A5053B" w:rsidP="000431E0" w:rsidRDefault="00A5053B">
      <w:pPr>
        <w:pStyle w:val="af7"/>
      </w:pPr>
      <w:r w:rsidRPr="00FB5702">
        <w:t xml:space="preserve">        </w:t>
      </w:r>
      <w:hyperlink w:history="1" w:anchor="TractionAuthorisedSenseEnd1">
        <w:r w:rsidR="00F42E76">
          <w:rPr>
            <w:rStyle w:val="ac"/>
          </w:rPr>
          <w:t>TractionAuthorisedSenseEnd1</w:t>
        </w:r>
      </w:hyperlink>
      <w:r w:rsidRPr="00FB5702">
        <w:t xml:space="preserve"> = </w:t>
      </w:r>
      <w:r w:rsidRPr="00354FC4">
        <w:rPr>
          <w:rStyle w:val="aff1"/>
        </w:rPr>
        <w:t>False</w:t>
      </w:r>
    </w:p>
    <w:p w:rsidRPr="007820D7" w:rsidR="00A5053B" w:rsidP="000431E0" w:rsidRDefault="00A5053B">
      <w:pPr>
        <w:pStyle w:val="af7"/>
      </w:pPr>
      <w:r w:rsidRPr="00FB5702">
        <w:t xml:space="preserve">    return </w:t>
      </w:r>
      <w:hyperlink w:history="1" w:anchor="TractionAuthorisedSenseEnd1">
        <w:r w:rsidR="00F42E76">
          <w:rPr>
            <w:rStyle w:val="ac"/>
          </w:rPr>
          <w:t>TractionAuthorisedSenseEnd1</w:t>
        </w:r>
      </w:hyperlink>
    </w:p>
    <w:p w:rsidRPr="007820D7" w:rsidR="00A5053B" w:rsidP="000C0D62" w:rsidRDefault="00A5053B">
      <w:pPr>
        <w:pStyle w:val="ReqtifyAltQ"/>
      </w:pPr>
      <w:r w:rsidRPr="007820D7">
        <w:t>#Category=Functional</w:t>
      </w:r>
    </w:p>
    <w:p w:rsidRPr="007820D7" w:rsidR="00A5053B" w:rsidP="000C0D62" w:rsidRDefault="00A5053B">
      <w:pPr>
        <w:pStyle w:val="ReqtifyAltQ"/>
      </w:pPr>
      <w:r w:rsidRPr="007820D7">
        <w:t>#Contribution=SIL4</w:t>
      </w:r>
    </w:p>
    <w:p w:rsidR="009328EA" w:rsidP="000C0D62" w:rsidRDefault="00A5053B">
      <w:pPr>
        <w:pStyle w:val="ReqtifyAltQ"/>
        <w:rPr>
          <w:ins w:author="常鸣" w:date="2014-07-03T14:27:00Z" w:id="7122"/>
        </w:rPr>
      </w:pPr>
      <w:del w:author="常鸣" w:date="2014-07-03T14:27:00Z" w:id="7123">
        <w:r w:rsidRPr="007820D7" w:rsidDel="009328EA">
          <w:delText>#S</w:delText>
        </w:r>
      </w:del>
      <w:ins w:author="常鸣" w:date="2014-07-03T14:27:00Z" w:id="7124">
        <w:r w:rsidR="009328EA">
          <w:t>#Allocation=ATP Software</w:t>
        </w:r>
      </w:ins>
    </w:p>
    <w:p w:rsidRPr="007820D7" w:rsidR="00A5053B" w:rsidP="000C0D62" w:rsidRDefault="009328EA">
      <w:pPr>
        <w:pStyle w:val="ReqtifyAltQ"/>
      </w:pPr>
      <w:ins w:author="常鸣" w:date="2014-07-03T14:27:00Z" w:id="7125">
        <w:r>
          <w:t>#S</w:t>
        </w:r>
      </w:ins>
      <w:r w:rsidRPr="007820D7" w:rsidR="00A5053B">
        <w:t>ource=</w:t>
      </w:r>
      <w:r w:rsidRPr="007820D7" w:rsidR="00A5053B">
        <w:rPr>
          <w:rFonts w:hint="eastAsia"/>
        </w:rPr>
        <w:t>[iTC_CC-SyAD-0772]</w:t>
      </w:r>
    </w:p>
    <w:p w:rsidRPr="007820D7" w:rsidR="00A5053B" w:rsidP="000C0D62" w:rsidRDefault="00A5053B">
      <w:pPr>
        <w:pStyle w:val="ReqtifyAltQ"/>
      </w:pPr>
      <w:r w:rsidRPr="007820D7">
        <w:t>[End]</w:t>
      </w:r>
    </w:p>
    <w:p w:rsidRPr="007820D7" w:rsidR="00A5053B" w:rsidP="00C93484" w:rsidRDefault="00A5053B">
      <w:pPr>
        <w:pStyle w:val="Reqtify"/>
      </w:pPr>
    </w:p>
    <w:p w:rsidRPr="007820D7" w:rsidR="00A5053B" w:rsidP="00A5053B" w:rsidRDefault="00A5053B">
      <w:pPr>
        <w:pStyle w:val="ReqtifyAltR"/>
      </w:pPr>
      <w:r w:rsidRPr="007820D7">
        <w:t>[iTC_CC_ATP-SwRS-0</w:t>
      </w:r>
      <w:r w:rsidRPr="007820D7">
        <w:rPr>
          <w:rFonts w:hint="eastAsia"/>
        </w:rPr>
        <w:t>142</w:t>
      </w:r>
      <w:r w:rsidRPr="007820D7">
        <w:t>]</w:t>
      </w:r>
    </w:p>
    <w:p w:rsidRPr="007820D7" w:rsidR="00A5053B" w:rsidP="00C93484" w:rsidRDefault="00F42E76">
      <w:pPr>
        <w:pStyle w:val="Reqtify"/>
      </w:pPr>
      <w:bookmarkStart w:name="TractionAuthorisedSenseEnd2" w:id="7126"/>
      <w:r w:rsidRPr="00BF0DBC">
        <w:rPr>
          <w:rStyle w:val="aff2"/>
          <w:bCs w:val="0"/>
          <w:iCs w:val="0"/>
        </w:rPr>
        <w:t>TractionAuthorisedSenseEnd2</w:t>
      </w:r>
      <w:bookmarkEnd w:id="7126"/>
      <w:r w:rsidRPr="007820D7" w:rsidR="00A5053B">
        <w:rPr>
          <w:rFonts w:hint="eastAsia"/>
        </w:rPr>
        <w:t>，如果</w:t>
      </w:r>
      <w:r w:rsidRPr="007820D7" w:rsidR="00A5053B">
        <w:rPr>
          <w:rFonts w:hint="eastAsia"/>
        </w:rPr>
        <w:t>EOA</w:t>
      </w:r>
      <w:r w:rsidRPr="007820D7" w:rsidR="00A5053B">
        <w:rPr>
          <w:rFonts w:hint="eastAsia"/>
        </w:rPr>
        <w:t>有效且在</w:t>
      </w:r>
      <w:r w:rsidRPr="00451353" w:rsidR="00A5053B">
        <w:rPr>
          <w:rStyle w:val="aff1"/>
          <w:rFonts w:hint="eastAsia"/>
        </w:rPr>
        <w:t>END_2</w:t>
      </w:r>
      <w:r w:rsidRPr="007820D7" w:rsidR="00A5053B">
        <w:rPr>
          <w:rFonts w:hint="eastAsia"/>
        </w:rPr>
        <w:t>方向，则</w:t>
      </w:r>
      <w:r w:rsidRPr="007820D7" w:rsidR="00A5053B">
        <w:rPr>
          <w:rFonts w:hint="eastAsia"/>
        </w:rPr>
        <w:t>ATP</w:t>
      </w:r>
      <w:r w:rsidRPr="007820D7" w:rsidR="00A5053B">
        <w:rPr>
          <w:rFonts w:hint="eastAsia"/>
        </w:rPr>
        <w:t>授权向驾驶室</w:t>
      </w:r>
      <w:r w:rsidRPr="007820D7" w:rsidR="00A5053B">
        <w:rPr>
          <w:rFonts w:hint="eastAsia"/>
        </w:rPr>
        <w:t>2</w:t>
      </w:r>
      <w:r w:rsidRPr="007820D7" w:rsidR="00A5053B">
        <w:rPr>
          <w:rFonts w:hint="eastAsia"/>
        </w:rPr>
        <w:t>方向运行。</w:t>
      </w:r>
    </w:p>
    <w:p w:rsidRPr="007820D7" w:rsidR="00A5053B" w:rsidP="00C93484" w:rsidRDefault="00A5053B">
      <w:pPr>
        <w:pStyle w:val="Reqtify"/>
      </w:pPr>
    </w:p>
    <w:p w:rsidRPr="007820D7" w:rsidR="00A5053B" w:rsidP="00C93484" w:rsidRDefault="00A5053B">
      <w:pPr>
        <w:pStyle w:val="Reqtify"/>
      </w:pPr>
      <w:r w:rsidRPr="007820D7">
        <w:rPr>
          <w:rFonts w:hint="eastAsia"/>
        </w:rPr>
        <w:t xml:space="preserve">If current EOA is valid and whose orientation is </w:t>
      </w:r>
      <w:r w:rsidRPr="00451353">
        <w:rPr>
          <w:rStyle w:val="aff1"/>
          <w:rFonts w:hint="eastAsia"/>
        </w:rPr>
        <w:t>END_2</w:t>
      </w:r>
      <w:r w:rsidRPr="007820D7">
        <w:rPr>
          <w:rFonts w:hint="eastAsia"/>
        </w:rPr>
        <w:t xml:space="preserve">, ATP shall authorize the train can move toward </w:t>
      </w:r>
      <w:r w:rsidRPr="00451353">
        <w:rPr>
          <w:rStyle w:val="aff1"/>
          <w:rFonts w:hint="eastAsia"/>
        </w:rPr>
        <w:t>END_2</w:t>
      </w:r>
      <w:r w:rsidRPr="007820D7">
        <w:rPr>
          <w:rFonts w:hint="eastAsia"/>
        </w:rPr>
        <w:t>.</w:t>
      </w:r>
    </w:p>
    <w:p w:rsidRPr="007820D7" w:rsidR="00A5053B" w:rsidP="00C93484" w:rsidRDefault="00A5053B">
      <w:pPr>
        <w:pStyle w:val="Reqtify"/>
      </w:pPr>
    </w:p>
    <w:p w:rsidRPr="00FB5702" w:rsidR="00A5053B" w:rsidP="000431E0" w:rsidRDefault="00A5053B">
      <w:pPr>
        <w:pStyle w:val="af7"/>
      </w:pPr>
      <w:r w:rsidRPr="00FB5702">
        <w:t xml:space="preserve">def </w:t>
      </w:r>
      <w:hyperlink w:history="1" w:anchor="TractionAuthorisedSenseEnd2">
        <w:r w:rsidR="00F42E76">
          <w:rPr>
            <w:rStyle w:val="ac"/>
          </w:rPr>
          <w:t>TractionAuthorisedSenseEnd2</w:t>
        </w:r>
      </w:hyperlink>
      <w:r w:rsidRPr="00FB5702">
        <w:t>(k):</w:t>
      </w:r>
    </w:p>
    <w:p w:rsidRPr="00FB5702" w:rsidR="00A5053B" w:rsidP="000431E0" w:rsidRDefault="00A5053B">
      <w:pPr>
        <w:pStyle w:val="af7"/>
      </w:pPr>
      <w:r w:rsidRPr="00FB5702">
        <w:t xml:space="preserve">    if (</w:t>
      </w:r>
      <w:hyperlink w:history="1" w:anchor="EndOfAuthorityValid">
        <w:r w:rsidR="00BD3E90">
          <w:rPr>
            <w:rStyle w:val="ac"/>
          </w:rPr>
          <w:t>EndOfAuthorityValid</w:t>
        </w:r>
      </w:hyperlink>
      <w:r w:rsidRPr="00FB5702">
        <w:t>(k)</w:t>
      </w:r>
    </w:p>
    <w:p w:rsidRPr="00FB5702" w:rsidR="00A5053B" w:rsidP="000431E0" w:rsidRDefault="00A5053B">
      <w:pPr>
        <w:pStyle w:val="af7"/>
      </w:pPr>
      <w:r w:rsidRPr="00FB5702">
        <w:t xml:space="preserve">        and </w:t>
      </w:r>
      <w:hyperlink w:history="1" w:anchor="TrainFrontEnd">
        <w:r w:rsidR="00813AB3">
          <w:rPr>
            <w:rStyle w:val="ac"/>
          </w:rPr>
          <w:t>TrainFrontEnd</w:t>
        </w:r>
      </w:hyperlink>
      <w:r w:rsidRPr="00FB5702">
        <w:t xml:space="preserve">(k) is </w:t>
      </w:r>
      <w:r w:rsidRPr="00451353" w:rsidR="00451353">
        <w:rPr>
          <w:rStyle w:val="aff1"/>
        </w:rPr>
        <w:t>END_2</w:t>
      </w:r>
      <w:r w:rsidRPr="00FB5702">
        <w:t>):</w:t>
      </w:r>
    </w:p>
    <w:p w:rsidRPr="00FB5702" w:rsidR="00A5053B" w:rsidP="000431E0" w:rsidRDefault="00A5053B">
      <w:pPr>
        <w:pStyle w:val="af7"/>
      </w:pPr>
      <w:r w:rsidRPr="00FB5702">
        <w:t xml:space="preserve">        </w:t>
      </w:r>
      <w:hyperlink w:history="1" w:anchor="TractionAuthorisedSenseEnd2">
        <w:r w:rsidR="00F42E76">
          <w:rPr>
            <w:rStyle w:val="ac"/>
          </w:rPr>
          <w:t>TractionAuthorisedSenseEnd2</w:t>
        </w:r>
      </w:hyperlink>
      <w:r w:rsidRPr="00FB5702">
        <w:t xml:space="preserve"> = </w:t>
      </w:r>
      <w:r w:rsidRPr="00354FC4">
        <w:rPr>
          <w:rStyle w:val="aff1"/>
        </w:rPr>
        <w:t>True</w:t>
      </w:r>
    </w:p>
    <w:p w:rsidRPr="00FB5702" w:rsidR="00A5053B" w:rsidP="000431E0" w:rsidRDefault="00A5053B">
      <w:pPr>
        <w:pStyle w:val="af7"/>
      </w:pPr>
      <w:r w:rsidRPr="00FB5702">
        <w:t xml:space="preserve">    else:</w:t>
      </w:r>
    </w:p>
    <w:p w:rsidRPr="00FB5702" w:rsidR="00A5053B" w:rsidP="000431E0" w:rsidRDefault="00A5053B">
      <w:pPr>
        <w:pStyle w:val="af7"/>
      </w:pPr>
      <w:r w:rsidRPr="00FB5702">
        <w:t xml:space="preserve">        </w:t>
      </w:r>
      <w:hyperlink w:history="1" w:anchor="TractionAuthorisedSenseEnd2">
        <w:r w:rsidR="00F42E76">
          <w:rPr>
            <w:rStyle w:val="ac"/>
          </w:rPr>
          <w:t>TractionAuthorisedSenseEnd2</w:t>
        </w:r>
      </w:hyperlink>
      <w:r w:rsidRPr="00FB5702">
        <w:t xml:space="preserve"> = </w:t>
      </w:r>
      <w:r w:rsidRPr="00354FC4">
        <w:rPr>
          <w:rStyle w:val="aff1"/>
        </w:rPr>
        <w:t>False</w:t>
      </w:r>
    </w:p>
    <w:p w:rsidRPr="007820D7" w:rsidR="00A5053B" w:rsidP="000431E0" w:rsidRDefault="00A5053B">
      <w:pPr>
        <w:pStyle w:val="af7"/>
      </w:pPr>
      <w:r w:rsidRPr="00FB5702">
        <w:t xml:space="preserve">    return </w:t>
      </w:r>
      <w:hyperlink w:history="1" w:anchor="TractionAuthorisedSenseEnd2">
        <w:r w:rsidR="00F42E76">
          <w:rPr>
            <w:rStyle w:val="ac"/>
          </w:rPr>
          <w:t>TractionAuthorisedSenseEnd2</w:t>
        </w:r>
      </w:hyperlink>
    </w:p>
    <w:p w:rsidRPr="007820D7" w:rsidR="00A5053B" w:rsidP="000C0D62" w:rsidRDefault="00A5053B">
      <w:pPr>
        <w:pStyle w:val="ReqtifyAltQ"/>
      </w:pPr>
      <w:r w:rsidRPr="007820D7">
        <w:lastRenderedPageBreak/>
        <w:t>#Category=Functional</w:t>
      </w:r>
    </w:p>
    <w:p w:rsidRPr="007820D7" w:rsidR="00A5053B" w:rsidP="000C0D62" w:rsidRDefault="00A5053B">
      <w:pPr>
        <w:pStyle w:val="ReqtifyAltQ"/>
      </w:pPr>
      <w:r w:rsidRPr="007820D7">
        <w:t>#Contribution=SIL4</w:t>
      </w:r>
    </w:p>
    <w:p w:rsidR="009328EA" w:rsidP="000C0D62" w:rsidRDefault="00A5053B">
      <w:pPr>
        <w:pStyle w:val="ReqtifyAltQ"/>
        <w:rPr>
          <w:ins w:author="常鸣" w:date="2014-07-03T14:27:00Z" w:id="7127"/>
        </w:rPr>
      </w:pPr>
      <w:del w:author="常鸣" w:date="2014-07-03T14:27:00Z" w:id="7128">
        <w:r w:rsidRPr="007820D7" w:rsidDel="009328EA">
          <w:delText>#S</w:delText>
        </w:r>
      </w:del>
      <w:ins w:author="常鸣" w:date="2014-07-03T14:27:00Z" w:id="7129">
        <w:r w:rsidR="009328EA">
          <w:t>#Allocation=ATP Software</w:t>
        </w:r>
      </w:ins>
    </w:p>
    <w:p w:rsidRPr="007820D7" w:rsidR="00A5053B" w:rsidP="000C0D62" w:rsidRDefault="009328EA">
      <w:pPr>
        <w:pStyle w:val="ReqtifyAltQ"/>
      </w:pPr>
      <w:ins w:author="常鸣" w:date="2014-07-03T14:27:00Z" w:id="7130">
        <w:r>
          <w:t>#S</w:t>
        </w:r>
      </w:ins>
      <w:r w:rsidRPr="007820D7" w:rsidR="00A5053B">
        <w:t>ource=</w:t>
      </w:r>
      <w:r w:rsidRPr="007820D7" w:rsidR="00A5053B">
        <w:rPr>
          <w:rFonts w:hint="eastAsia"/>
        </w:rPr>
        <w:t>[iTC_CC-SyAD-0772]</w:t>
      </w:r>
    </w:p>
    <w:p w:rsidRPr="007820D7" w:rsidR="00A5053B" w:rsidP="000C0D62" w:rsidRDefault="00A5053B">
      <w:pPr>
        <w:pStyle w:val="ReqtifyAltQ"/>
      </w:pPr>
      <w:r w:rsidRPr="007820D7">
        <w:t>[End]</w:t>
      </w:r>
    </w:p>
    <w:p w:rsidR="00A5053B" w:rsidP="00C93484" w:rsidRDefault="00A5053B">
      <w:pPr>
        <w:pStyle w:val="Reqtify"/>
      </w:pPr>
    </w:p>
    <w:p w:rsidR="005463DC" w:rsidP="00934391" w:rsidRDefault="005463DC">
      <w:pPr>
        <w:pStyle w:val="3"/>
      </w:pPr>
      <w:r>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3"/>
        <w:gridCol w:w="301"/>
        <w:gridCol w:w="1527"/>
        <w:gridCol w:w="199"/>
        <w:gridCol w:w="1458"/>
        <w:gridCol w:w="2608"/>
      </w:tblGrid>
      <w:tr w:rsidRPr="00785CC7" w:rsidR="00DC09A5" w:rsidTr="00151335">
        <w:tc>
          <w:tcPr>
            <w:tcW w:w="1719"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gridSpan w:val="2"/>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92" w:type="pct"/>
            <w:gridSpan w:val="2"/>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04"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BE1A2B" w:rsidTr="00151335">
        <w:tc>
          <w:tcPr>
            <w:tcW w:w="1881" w:type="pct"/>
            <w:gridSpan w:val="2"/>
            <w:tcBorders>
              <w:top w:val="single" w:color="000000" w:sz="4" w:space="0"/>
            </w:tcBorders>
            <w:shd w:val="clear" w:color="auto" w:fill="auto"/>
          </w:tcPr>
          <w:p w:rsidR="00BE1A2B" w:rsidP="00591D6B" w:rsidRDefault="00532AED">
            <w:pPr>
              <w:pStyle w:val="AltB0"/>
            </w:pPr>
            <w:hyperlink w:history="1" w:anchor="BlockModeEOAvalid">
              <w:r w:rsidR="00BE1A2B">
                <w:rPr>
                  <w:rStyle w:val="ac"/>
                </w:rPr>
                <w:t>BlockModeEOAvalid</w:t>
              </w:r>
            </w:hyperlink>
          </w:p>
        </w:tc>
        <w:tc>
          <w:tcPr>
            <w:tcW w:w="929" w:type="pct"/>
            <w:gridSpan w:val="2"/>
            <w:tcBorders>
              <w:top w:val="single" w:color="000000" w:sz="4" w:space="0"/>
            </w:tcBorders>
          </w:tcPr>
          <w:p w:rsidR="00BE1A2B" w:rsidP="00591D6B" w:rsidRDefault="00BE1A2B">
            <w:pPr>
              <w:pStyle w:val="AltB0"/>
            </w:pPr>
            <w:r>
              <w:rPr>
                <w:rFonts w:hint="eastAsia"/>
              </w:rPr>
              <w:t>√</w:t>
            </w:r>
          </w:p>
        </w:tc>
        <w:tc>
          <w:tcPr>
            <w:tcW w:w="785" w:type="pct"/>
            <w:tcBorders>
              <w:top w:val="single" w:color="000000" w:sz="4" w:space="0"/>
            </w:tcBorders>
            <w:shd w:val="clear" w:color="auto" w:fill="auto"/>
          </w:tcPr>
          <w:p w:rsidR="00BE1A2B" w:rsidP="00591D6B" w:rsidRDefault="00BE1A2B">
            <w:pPr>
              <w:pStyle w:val="AltB0"/>
            </w:pPr>
            <w:r>
              <w:rPr>
                <w:rFonts w:hint="eastAsia"/>
              </w:rPr>
              <w:t>√</w:t>
            </w:r>
          </w:p>
        </w:tc>
        <w:tc>
          <w:tcPr>
            <w:tcW w:w="1404" w:type="pct"/>
            <w:tcBorders>
              <w:top w:val="single" w:color="000000" w:sz="4" w:space="0"/>
            </w:tcBorders>
            <w:shd w:val="clear" w:color="auto" w:fill="auto"/>
          </w:tcPr>
          <w:p w:rsidR="00BE1A2B" w:rsidP="00591D6B" w:rsidRDefault="004A3D6B">
            <w:pPr>
              <w:pStyle w:val="AltB0"/>
            </w:pPr>
            <w:r>
              <w:rPr>
                <w:rFonts w:ascii="Times New Roman" w:hAnsi="Times New Roman" w:eastAsia="宋体"/>
                <w:sz w:val="21"/>
              </w:rPr>
              <w:fldChar w:fldCharType="begin"/>
            </w:r>
            <w:r>
              <w:instrText xml:space="preserve"> REF BOOLEAN </w:instrText>
            </w:r>
            <w:r w:rsidR="008565F1">
              <w:instrText xml:space="preserve"> \* MERGEFORMAT </w:instrText>
            </w:r>
            <w:r>
              <w:rPr>
                <w:rFonts w:ascii="Times New Roman" w:hAnsi="Times New Roman" w:eastAsia="宋体"/>
                <w:sz w:val="21"/>
              </w:rPr>
              <w:fldChar w:fldCharType="separate"/>
            </w:r>
            <w:r w:rsidRPr="00190111" w:rsidR="00DE178B">
              <w:rPr>
                <w:rStyle w:val="DATATYPE"/>
              </w:rPr>
              <w:t>BOOLEAN</w:t>
            </w:r>
            <w:r>
              <w:rPr>
                <w:rStyle w:val="DATATYPE"/>
              </w:rPr>
              <w:fldChar w:fldCharType="end"/>
            </w:r>
          </w:p>
        </w:tc>
      </w:tr>
      <w:tr w:rsidR="00070107" w:rsidTr="00151335">
        <w:tc>
          <w:tcPr>
            <w:tcW w:w="1881" w:type="pct"/>
            <w:gridSpan w:val="2"/>
            <w:tcBorders>
              <w:top w:val="single" w:color="000000" w:sz="4" w:space="0"/>
            </w:tcBorders>
            <w:shd w:val="clear" w:color="auto" w:fill="auto"/>
          </w:tcPr>
          <w:p w:rsidR="00070107" w:rsidP="00591D6B" w:rsidRDefault="00532AED">
            <w:pPr>
              <w:pStyle w:val="AltB0"/>
            </w:pPr>
            <w:hyperlink w:history="1" w:anchor="CBIminProductionAge">
              <w:r w:rsidR="00070107">
                <w:rPr>
                  <w:rStyle w:val="ac"/>
                </w:rPr>
                <w:t>CBIminProductionAge</w:t>
              </w:r>
            </w:hyperlink>
          </w:p>
        </w:tc>
        <w:tc>
          <w:tcPr>
            <w:tcW w:w="929" w:type="pct"/>
            <w:gridSpan w:val="2"/>
            <w:tcBorders>
              <w:top w:val="single" w:color="000000" w:sz="4" w:space="0"/>
            </w:tcBorders>
          </w:tcPr>
          <w:p w:rsidR="00070107" w:rsidP="00591D6B" w:rsidRDefault="00070107">
            <w:pPr>
              <w:pStyle w:val="AltB0"/>
            </w:pPr>
            <w:r>
              <w:rPr>
                <w:rFonts w:hint="eastAsia"/>
              </w:rPr>
              <w:t>√</w:t>
            </w:r>
          </w:p>
        </w:tc>
        <w:tc>
          <w:tcPr>
            <w:tcW w:w="785" w:type="pct"/>
            <w:tcBorders>
              <w:top w:val="single" w:color="000000" w:sz="4" w:space="0"/>
            </w:tcBorders>
            <w:shd w:val="clear" w:color="auto" w:fill="auto"/>
          </w:tcPr>
          <w:p w:rsidR="00070107" w:rsidP="00591D6B" w:rsidRDefault="00070107">
            <w:pPr>
              <w:pStyle w:val="AltB0"/>
            </w:pPr>
            <w:r>
              <w:rPr>
                <w:rFonts w:hint="eastAsia"/>
              </w:rPr>
              <w:t>√</w:t>
            </w:r>
          </w:p>
        </w:tc>
        <w:tc>
          <w:tcPr>
            <w:tcW w:w="1404" w:type="pct"/>
            <w:tcBorders>
              <w:top w:val="single" w:color="000000" w:sz="4" w:space="0"/>
            </w:tcBorders>
            <w:shd w:val="clear" w:color="auto" w:fill="auto"/>
          </w:tcPr>
          <w:p w:rsidR="00070107" w:rsidP="00591D6B" w:rsidRDefault="00070107">
            <w:pPr>
              <w:pStyle w:val="AltB0"/>
            </w:pPr>
            <w:r>
              <w:fldChar w:fldCharType="begin"/>
            </w:r>
            <w:r>
              <w:instrText xml:space="preserve"> REF NUMERIC_32 \h </w:instrText>
            </w:r>
            <w:r w:rsidR="008565F1">
              <w:instrText xml:space="preserve"> \* MERGEFORMAT </w:instrText>
            </w:r>
            <w:r>
              <w:fldChar w:fldCharType="separate"/>
            </w:r>
            <w:r w:rsidRPr="00190111" w:rsidR="00DE178B">
              <w:rPr>
                <w:rStyle w:val="DATATYPE"/>
              </w:rPr>
              <w:t>NUMERIC_32</w:t>
            </w:r>
            <w:r>
              <w:fldChar w:fldCharType="end"/>
            </w:r>
          </w:p>
        </w:tc>
      </w:tr>
      <w:tr w:rsidR="00BE1A2B" w:rsidTr="00151335">
        <w:tc>
          <w:tcPr>
            <w:tcW w:w="1881" w:type="pct"/>
            <w:gridSpan w:val="2"/>
            <w:tcBorders>
              <w:top w:val="single" w:color="000000" w:sz="4" w:space="0"/>
            </w:tcBorders>
            <w:shd w:val="clear" w:color="auto" w:fill="auto"/>
          </w:tcPr>
          <w:p w:rsidR="00BE1A2B" w:rsidP="00591D6B" w:rsidRDefault="00532AED">
            <w:pPr>
              <w:pStyle w:val="AltB0"/>
            </w:pPr>
            <w:hyperlink w:history="1" w:anchor="CBTCmodeEOAlocation">
              <w:r w:rsidRPr="00CF7532" w:rsidR="00CF7532">
                <w:rPr>
                  <w:rStyle w:val="ac"/>
                </w:rPr>
                <w:t>CBTCmodeEOAlocation</w:t>
              </w:r>
            </w:hyperlink>
          </w:p>
        </w:tc>
        <w:tc>
          <w:tcPr>
            <w:tcW w:w="929" w:type="pct"/>
            <w:gridSpan w:val="2"/>
            <w:tcBorders>
              <w:top w:val="single" w:color="000000" w:sz="4" w:space="0"/>
            </w:tcBorders>
          </w:tcPr>
          <w:p w:rsidR="00BE1A2B" w:rsidP="00591D6B" w:rsidRDefault="00BE1A2B">
            <w:pPr>
              <w:pStyle w:val="AltB0"/>
            </w:pPr>
            <w:r>
              <w:rPr>
                <w:rFonts w:hint="eastAsia"/>
              </w:rPr>
              <w:t>√</w:t>
            </w:r>
          </w:p>
        </w:tc>
        <w:tc>
          <w:tcPr>
            <w:tcW w:w="785" w:type="pct"/>
            <w:tcBorders>
              <w:top w:val="single" w:color="000000" w:sz="4" w:space="0"/>
            </w:tcBorders>
            <w:shd w:val="clear" w:color="auto" w:fill="auto"/>
          </w:tcPr>
          <w:p w:rsidR="00BE1A2B" w:rsidP="00591D6B" w:rsidRDefault="00BE1A2B">
            <w:pPr>
              <w:pStyle w:val="AltB0"/>
            </w:pPr>
            <w:r>
              <w:rPr>
                <w:rFonts w:hint="eastAsia"/>
              </w:rPr>
              <w:t>√</w:t>
            </w:r>
          </w:p>
        </w:tc>
        <w:tc>
          <w:tcPr>
            <w:tcW w:w="1404" w:type="pct"/>
            <w:tcBorders>
              <w:top w:val="single" w:color="000000" w:sz="4" w:space="0"/>
            </w:tcBorders>
            <w:shd w:val="clear" w:color="auto" w:fill="auto"/>
          </w:tcPr>
          <w:p w:rsidR="00BE1A2B" w:rsidP="00591D6B" w:rsidRDefault="009256F8">
            <w:pPr>
              <w:pStyle w:val="AltB0"/>
            </w:pPr>
            <w:r>
              <w:fldChar w:fldCharType="begin"/>
            </w:r>
            <w:r>
              <w:instrText xml:space="preserve"> REF ST_LOCATION_UNIT \h </w:instrText>
            </w:r>
            <w:r w:rsidR="008565F1">
              <w:instrText xml:space="preserve"> \* MERGEFORMAT </w:instrText>
            </w:r>
            <w:r>
              <w:fldChar w:fldCharType="separate"/>
            </w:r>
            <w:r w:rsidRPr="00936AAD" w:rsidR="00DE178B">
              <w:rPr>
                <w:rStyle w:val="DATATYPE"/>
              </w:rPr>
              <w:t>ST_</w:t>
            </w:r>
            <w:r w:rsidRPr="00936AAD" w:rsidR="00DE178B">
              <w:rPr>
                <w:rStyle w:val="DATATYPE"/>
                <w:rFonts w:hint="eastAsia"/>
              </w:rPr>
              <w:t>LOCATION_UNIT</w:t>
            </w:r>
            <w:r>
              <w:fldChar w:fldCharType="end"/>
            </w:r>
          </w:p>
        </w:tc>
      </w:tr>
      <w:tr w:rsidR="00151335" w:rsidTr="00151335">
        <w:tc>
          <w:tcPr>
            <w:tcW w:w="1881" w:type="pct"/>
            <w:gridSpan w:val="2"/>
            <w:shd w:val="clear" w:color="auto" w:fill="auto"/>
          </w:tcPr>
          <w:p w:rsidR="00151335" w:rsidP="00591D6B" w:rsidRDefault="00532AED">
            <w:pPr>
              <w:pStyle w:val="AltB0"/>
            </w:pPr>
            <w:hyperlink w:history="1" w:anchor="CBTCmodeEOAvalid">
              <w:r w:rsidRPr="00BF0DBC" w:rsidR="00151335">
                <w:rPr>
                  <w:rStyle w:val="ac"/>
                </w:rPr>
                <w:t>CBTCmodeEOAvalid</w:t>
              </w:r>
            </w:hyperlink>
          </w:p>
        </w:tc>
        <w:tc>
          <w:tcPr>
            <w:tcW w:w="929" w:type="pct"/>
            <w:gridSpan w:val="2"/>
          </w:tcPr>
          <w:p w:rsidR="00151335" w:rsidP="00591D6B" w:rsidRDefault="00151335">
            <w:pPr>
              <w:pStyle w:val="AltB0"/>
            </w:pPr>
            <w:r>
              <w:rPr>
                <w:rFonts w:hint="eastAsia"/>
              </w:rPr>
              <w:t>√</w:t>
            </w:r>
          </w:p>
        </w:tc>
        <w:tc>
          <w:tcPr>
            <w:tcW w:w="785" w:type="pct"/>
            <w:shd w:val="clear" w:color="auto" w:fill="auto"/>
          </w:tcPr>
          <w:p w:rsidR="00151335" w:rsidP="00591D6B" w:rsidRDefault="00151335">
            <w:pPr>
              <w:pStyle w:val="AltB0"/>
            </w:pPr>
            <w:r>
              <w:rPr>
                <w:rFonts w:hint="eastAsia"/>
              </w:rPr>
              <w:t>√</w:t>
            </w:r>
          </w:p>
        </w:tc>
        <w:tc>
          <w:tcPr>
            <w:tcW w:w="1404" w:type="pct"/>
            <w:shd w:val="clear" w:color="auto" w:fill="auto"/>
          </w:tcPr>
          <w:p w:rsidRPr="00151335" w:rsidR="00151335" w:rsidP="00591D6B" w:rsidRDefault="004E6C7B">
            <w:pPr>
              <w:pStyle w:val="AltB0"/>
            </w:pPr>
            <w:fldSimple w:instr=" REF BOOLEAN  \* MERGEFORMAT ">
              <w:r w:rsidRPr="00190111" w:rsidR="00DE178B">
                <w:rPr>
                  <w:rStyle w:val="DATATYPE"/>
                </w:rPr>
                <w:t>BOOLEAN</w:t>
              </w:r>
            </w:fldSimple>
          </w:p>
        </w:tc>
      </w:tr>
      <w:tr w:rsidR="00151335" w:rsidTr="00151335">
        <w:tc>
          <w:tcPr>
            <w:tcW w:w="1881" w:type="pct"/>
            <w:gridSpan w:val="2"/>
            <w:shd w:val="clear" w:color="auto" w:fill="auto"/>
          </w:tcPr>
          <w:p w:rsidRPr="00151335" w:rsidR="00151335" w:rsidP="00591D6B" w:rsidRDefault="00532AED">
            <w:pPr>
              <w:pStyle w:val="AltB0"/>
            </w:pPr>
            <w:hyperlink w:history="1" w:anchor="EndOfAuthorityValid">
              <w:r w:rsidRPr="00151335" w:rsidR="00151335">
                <w:rPr>
                  <w:rStyle w:val="ac"/>
                </w:rPr>
                <w:t>EndOfAuthorityValid</w:t>
              </w:r>
            </w:hyperlink>
          </w:p>
        </w:tc>
        <w:tc>
          <w:tcPr>
            <w:tcW w:w="929" w:type="pct"/>
            <w:gridSpan w:val="2"/>
          </w:tcPr>
          <w:p w:rsidRPr="00151335" w:rsidR="00151335" w:rsidP="00591D6B" w:rsidRDefault="00151335">
            <w:pPr>
              <w:pStyle w:val="AltB0"/>
            </w:pPr>
            <w:r>
              <w:rPr>
                <w:rFonts w:hint="eastAsia"/>
              </w:rPr>
              <w:t>√</w:t>
            </w:r>
          </w:p>
        </w:tc>
        <w:tc>
          <w:tcPr>
            <w:tcW w:w="785" w:type="pct"/>
            <w:shd w:val="clear" w:color="auto" w:fill="auto"/>
          </w:tcPr>
          <w:p w:rsidRPr="00151335" w:rsidR="00151335" w:rsidP="00591D6B" w:rsidRDefault="00151335">
            <w:pPr>
              <w:pStyle w:val="AltB0"/>
            </w:pPr>
            <w:r>
              <w:rPr>
                <w:rFonts w:hint="eastAsia"/>
              </w:rPr>
              <w:t>√</w:t>
            </w:r>
          </w:p>
        </w:tc>
        <w:tc>
          <w:tcPr>
            <w:tcW w:w="1404" w:type="pct"/>
            <w:shd w:val="clear" w:color="auto" w:fill="auto"/>
          </w:tcPr>
          <w:p w:rsidRPr="00151335" w:rsidR="00151335" w:rsidP="00591D6B" w:rsidRDefault="004E6C7B">
            <w:pPr>
              <w:pStyle w:val="AltB0"/>
            </w:pPr>
            <w:fldSimple w:instr=" REF BOOLEAN  \* MERGEFORMAT ">
              <w:r w:rsidRPr="00190111" w:rsidR="00DE178B">
                <w:rPr>
                  <w:rStyle w:val="DATATYPE"/>
                </w:rPr>
                <w:t>BOOLEAN</w:t>
              </w:r>
            </w:fldSimple>
          </w:p>
        </w:tc>
      </w:tr>
      <w:tr w:rsidR="00151335" w:rsidTr="00151335">
        <w:tc>
          <w:tcPr>
            <w:tcW w:w="1881" w:type="pct"/>
            <w:gridSpan w:val="2"/>
            <w:shd w:val="clear" w:color="auto" w:fill="auto"/>
          </w:tcPr>
          <w:p w:rsidRPr="00151335" w:rsidR="00151335" w:rsidP="00591D6B" w:rsidRDefault="00532AED">
            <w:pPr>
              <w:pStyle w:val="AltB0"/>
            </w:pPr>
            <w:hyperlink w:history="1" w:anchor="TractionAuthorisedSenseEnd1">
              <w:r w:rsidRPr="00151335" w:rsidR="00151335">
                <w:rPr>
                  <w:rStyle w:val="ac"/>
                </w:rPr>
                <w:t>TractionAuthorisedSenseEnd1</w:t>
              </w:r>
            </w:hyperlink>
          </w:p>
        </w:tc>
        <w:tc>
          <w:tcPr>
            <w:tcW w:w="929" w:type="pct"/>
            <w:gridSpan w:val="2"/>
          </w:tcPr>
          <w:p w:rsidRPr="00151335" w:rsidR="00151335" w:rsidP="00591D6B" w:rsidRDefault="00151335">
            <w:pPr>
              <w:pStyle w:val="AltB0"/>
            </w:pPr>
            <w:r>
              <w:rPr>
                <w:rFonts w:hint="eastAsia"/>
              </w:rPr>
              <w:t>√</w:t>
            </w:r>
          </w:p>
        </w:tc>
        <w:tc>
          <w:tcPr>
            <w:tcW w:w="785" w:type="pct"/>
            <w:shd w:val="clear" w:color="auto" w:fill="auto"/>
          </w:tcPr>
          <w:p w:rsidRPr="00151335" w:rsidR="00151335" w:rsidP="00591D6B" w:rsidRDefault="00151335">
            <w:pPr>
              <w:pStyle w:val="AltB0"/>
            </w:pPr>
            <w:r>
              <w:rPr>
                <w:rFonts w:hint="eastAsia"/>
              </w:rPr>
              <w:t>√</w:t>
            </w:r>
          </w:p>
        </w:tc>
        <w:tc>
          <w:tcPr>
            <w:tcW w:w="1404" w:type="pct"/>
            <w:shd w:val="clear" w:color="auto" w:fill="auto"/>
          </w:tcPr>
          <w:p w:rsidRPr="00151335" w:rsidR="00151335" w:rsidP="00591D6B" w:rsidRDefault="004E6C7B">
            <w:pPr>
              <w:pStyle w:val="AltB0"/>
            </w:pPr>
            <w:fldSimple w:instr=" REF BOOLEAN  \* MERGEFORMAT ">
              <w:r w:rsidRPr="00190111" w:rsidR="00DE178B">
                <w:rPr>
                  <w:rStyle w:val="DATATYPE"/>
                </w:rPr>
                <w:t>BOOLEAN</w:t>
              </w:r>
            </w:fldSimple>
          </w:p>
        </w:tc>
      </w:tr>
      <w:tr w:rsidR="00151335" w:rsidTr="00151335">
        <w:tc>
          <w:tcPr>
            <w:tcW w:w="1881" w:type="pct"/>
            <w:gridSpan w:val="2"/>
            <w:shd w:val="clear" w:color="auto" w:fill="auto"/>
          </w:tcPr>
          <w:p w:rsidRPr="00151335" w:rsidR="00151335" w:rsidP="00591D6B" w:rsidRDefault="00532AED">
            <w:pPr>
              <w:pStyle w:val="AltB0"/>
            </w:pPr>
            <w:hyperlink w:history="1" w:anchor="TractionAuthorisedSenseEnd2">
              <w:r w:rsidRPr="00151335" w:rsidR="00151335">
                <w:rPr>
                  <w:rStyle w:val="ac"/>
                </w:rPr>
                <w:t>TractionAuthorisedSenseEnd2</w:t>
              </w:r>
            </w:hyperlink>
          </w:p>
        </w:tc>
        <w:tc>
          <w:tcPr>
            <w:tcW w:w="929" w:type="pct"/>
            <w:gridSpan w:val="2"/>
          </w:tcPr>
          <w:p w:rsidRPr="00151335" w:rsidR="00151335" w:rsidP="00591D6B" w:rsidRDefault="00151335">
            <w:pPr>
              <w:pStyle w:val="AltB0"/>
            </w:pPr>
            <w:r>
              <w:rPr>
                <w:rFonts w:hint="eastAsia"/>
              </w:rPr>
              <w:t>√</w:t>
            </w:r>
          </w:p>
        </w:tc>
        <w:tc>
          <w:tcPr>
            <w:tcW w:w="785" w:type="pct"/>
            <w:shd w:val="clear" w:color="auto" w:fill="auto"/>
          </w:tcPr>
          <w:p w:rsidRPr="00151335" w:rsidR="00151335" w:rsidP="00591D6B" w:rsidRDefault="00151335">
            <w:pPr>
              <w:pStyle w:val="AltB0"/>
            </w:pPr>
            <w:r>
              <w:rPr>
                <w:rFonts w:hint="eastAsia"/>
              </w:rPr>
              <w:t>√</w:t>
            </w:r>
          </w:p>
        </w:tc>
        <w:tc>
          <w:tcPr>
            <w:tcW w:w="1404" w:type="pct"/>
            <w:shd w:val="clear" w:color="auto" w:fill="auto"/>
          </w:tcPr>
          <w:p w:rsidRPr="00151335" w:rsidR="00151335" w:rsidP="00591D6B" w:rsidRDefault="004E6C7B">
            <w:pPr>
              <w:pStyle w:val="AltB0"/>
            </w:pPr>
            <w:fldSimple w:instr=" REF BOOLEAN  \* MERGEFORMAT ">
              <w:r w:rsidRPr="00190111" w:rsidR="00DE178B">
                <w:rPr>
                  <w:rStyle w:val="DATATYPE"/>
                </w:rPr>
                <w:t>BOOLEAN</w:t>
              </w:r>
            </w:fldSimple>
          </w:p>
        </w:tc>
      </w:tr>
    </w:tbl>
    <w:p w:rsidR="00B33052" w:rsidP="00C93484" w:rsidRDefault="00B33052">
      <w:pPr>
        <w:pStyle w:val="Reqtify"/>
      </w:pPr>
    </w:p>
    <w:p w:rsidR="00063010" w:rsidP="00F23398" w:rsidRDefault="00063010">
      <w:pPr>
        <w:pStyle w:val="2"/>
        <w:ind w:left="756" w:hanging="756"/>
      </w:pPr>
      <w:bookmarkStart w:name="_Toc341013417" w:id="7131"/>
      <w:bookmarkStart w:name="_Toc341020347" w:id="7132"/>
      <w:bookmarkStart w:name="_Toc341013418" w:id="7133"/>
      <w:bookmarkStart w:name="_Toc341020348" w:id="7134"/>
      <w:bookmarkStart w:name="_Toc341013419" w:id="7135"/>
      <w:bookmarkStart w:name="_Toc341020349" w:id="7136"/>
      <w:bookmarkStart w:name="_Toc341013420" w:id="7137"/>
      <w:bookmarkStart w:name="_Toc341020350" w:id="7138"/>
      <w:bookmarkStart w:name="_Toc341013421" w:id="7139"/>
      <w:bookmarkStart w:name="_Toc341020351" w:id="7140"/>
      <w:bookmarkStart w:name="_Toc341013422" w:id="7141"/>
      <w:bookmarkStart w:name="_Toc341020352" w:id="7142"/>
      <w:bookmarkStart w:name="_Toc341013423" w:id="7143"/>
      <w:bookmarkStart w:name="_Toc341020353" w:id="7144"/>
      <w:bookmarkStart w:name="_Toc341013424" w:id="7145"/>
      <w:bookmarkStart w:name="_Toc341020354" w:id="7146"/>
      <w:bookmarkStart w:name="_Toc341013425" w:id="7147"/>
      <w:bookmarkStart w:name="_Toc341020355" w:id="7148"/>
      <w:bookmarkStart w:name="_Toc341013426" w:id="7149"/>
      <w:bookmarkStart w:name="_Toc341020356" w:id="7150"/>
      <w:bookmarkStart w:name="_Toc341013427" w:id="7151"/>
      <w:bookmarkStart w:name="_Toc341020357" w:id="7152"/>
      <w:bookmarkStart w:name="_Toc341013428" w:id="7153"/>
      <w:bookmarkStart w:name="_Toc341020358" w:id="7154"/>
      <w:bookmarkStart w:name="_Toc341013429" w:id="7155"/>
      <w:bookmarkStart w:name="_Toc341020359" w:id="7156"/>
      <w:bookmarkStart w:name="_Toc341013430" w:id="7157"/>
      <w:bookmarkStart w:name="_Toc341020360" w:id="7158"/>
      <w:bookmarkStart w:name="_Toc341013431" w:id="7159"/>
      <w:bookmarkStart w:name="_Toc341020361" w:id="7160"/>
      <w:bookmarkStart w:name="_Toc341013432" w:id="7161"/>
      <w:bookmarkStart w:name="_Toc341020362" w:id="7162"/>
      <w:bookmarkStart w:name="_Toc341013433" w:id="7163"/>
      <w:bookmarkStart w:name="_Toc341020363" w:id="7164"/>
      <w:bookmarkStart w:name="_Toc341013434" w:id="7165"/>
      <w:bookmarkStart w:name="_Toc341020364" w:id="7166"/>
      <w:bookmarkStart w:name="_Toc341013435" w:id="7167"/>
      <w:bookmarkStart w:name="_Toc341020365" w:id="7168"/>
      <w:bookmarkStart w:name="_Toc341013436" w:id="7169"/>
      <w:bookmarkStart w:name="_Toc341020366" w:id="7170"/>
      <w:bookmarkStart w:name="_Toc341013437" w:id="7171"/>
      <w:bookmarkStart w:name="_Toc341020367" w:id="7172"/>
      <w:bookmarkStart w:name="_Toc341013438" w:id="7173"/>
      <w:bookmarkStart w:name="_Toc341020368" w:id="7174"/>
      <w:bookmarkStart w:name="_Toc341013439" w:id="7175"/>
      <w:bookmarkStart w:name="_Toc341020369" w:id="7176"/>
      <w:bookmarkStart w:name="_Toc341013440" w:id="7177"/>
      <w:bookmarkStart w:name="_Toc341020370" w:id="7178"/>
      <w:bookmarkStart w:name="_Toc341013441" w:id="7179"/>
      <w:bookmarkStart w:name="_Toc341020371" w:id="7180"/>
      <w:bookmarkStart w:name="_Toc341013442" w:id="7181"/>
      <w:bookmarkStart w:name="_Toc341020372" w:id="7182"/>
      <w:bookmarkStart w:name="_Toc341013451" w:id="7183"/>
      <w:bookmarkStart w:name="_Toc341020381" w:id="7184"/>
      <w:bookmarkStart w:name="_Toc341013457" w:id="7185"/>
      <w:bookmarkStart w:name="_Toc341020387" w:id="7186"/>
      <w:bookmarkStart w:name="_Toc341013463" w:id="7187"/>
      <w:bookmarkStart w:name="_Toc341020393" w:id="7188"/>
      <w:bookmarkStart w:name="_Toc341013469" w:id="7189"/>
      <w:bookmarkStart w:name="_Toc341020399" w:id="7190"/>
      <w:bookmarkStart w:name="_Toc341013470" w:id="7191"/>
      <w:bookmarkStart w:name="_Toc341020400" w:id="7192"/>
      <w:bookmarkStart w:name="_Toc341013471" w:id="7193"/>
      <w:bookmarkStart w:name="_Toc341020401" w:id="7194"/>
      <w:bookmarkStart w:name="_Toc341013472" w:id="7195"/>
      <w:bookmarkStart w:name="_Toc341020402" w:id="7196"/>
      <w:bookmarkStart w:name="_Toc341013473" w:id="7197"/>
      <w:bookmarkStart w:name="_Toc341020403" w:id="7198"/>
      <w:bookmarkStart w:name="_Toc341013474" w:id="7199"/>
      <w:bookmarkStart w:name="_Toc341020404" w:id="7200"/>
      <w:bookmarkStart w:name="_Toc341013475" w:id="7201"/>
      <w:bookmarkStart w:name="_Toc341020405" w:id="7202"/>
      <w:bookmarkStart w:name="_Toc341013476" w:id="7203"/>
      <w:bookmarkStart w:name="_Toc341020406" w:id="7204"/>
      <w:bookmarkStart w:name="_Toc341013477" w:id="7205"/>
      <w:bookmarkStart w:name="_Toc341020407" w:id="7206"/>
      <w:bookmarkStart w:name="_Toc341013478" w:id="7207"/>
      <w:bookmarkStart w:name="_Toc341020408" w:id="7208"/>
      <w:bookmarkStart w:name="_Toc341013479" w:id="7209"/>
      <w:bookmarkStart w:name="_Toc341020409" w:id="7210"/>
      <w:bookmarkStart w:name="_Toc341013480" w:id="7211"/>
      <w:bookmarkStart w:name="_Toc341020410" w:id="7212"/>
      <w:bookmarkStart w:name="_Toc341013481" w:id="7213"/>
      <w:bookmarkStart w:name="_Toc341020411" w:id="7214"/>
      <w:bookmarkStart w:name="_Toc341013482" w:id="7215"/>
      <w:bookmarkStart w:name="_Toc341020412" w:id="7216"/>
      <w:bookmarkStart w:name="_Toc341013483" w:id="7217"/>
      <w:bookmarkStart w:name="_Toc341020413" w:id="7218"/>
      <w:bookmarkStart w:name="_Toc341013484" w:id="7219"/>
      <w:bookmarkStart w:name="_Toc341020414" w:id="7220"/>
      <w:bookmarkStart w:name="_Toc341013485" w:id="7221"/>
      <w:bookmarkStart w:name="_Toc341020415" w:id="7222"/>
      <w:bookmarkStart w:name="_Toc341013486" w:id="7223"/>
      <w:bookmarkStart w:name="_Toc341020416" w:id="7224"/>
      <w:bookmarkStart w:name="_Toc341013487" w:id="7225"/>
      <w:bookmarkStart w:name="_Toc341020417" w:id="7226"/>
      <w:bookmarkStart w:name="_Toc341013488" w:id="7227"/>
      <w:bookmarkStart w:name="_Toc341020418" w:id="7228"/>
      <w:bookmarkStart w:name="_Toc341013489" w:id="7229"/>
      <w:bookmarkStart w:name="_Toc341020419" w:id="7230"/>
      <w:bookmarkStart w:name="_Toc341013490" w:id="7231"/>
      <w:bookmarkStart w:name="_Toc341020420" w:id="7232"/>
      <w:bookmarkStart w:name="_Toc341013499" w:id="7233"/>
      <w:bookmarkStart w:name="_Toc341020429" w:id="7234"/>
      <w:bookmarkStart w:name="_Toc341013504" w:id="7235"/>
      <w:bookmarkStart w:name="_Toc341020434" w:id="7236"/>
      <w:bookmarkStart w:name="_Toc341013509" w:id="7237"/>
      <w:bookmarkStart w:name="_Toc341020439" w:id="7238"/>
      <w:bookmarkStart w:name="_Toc341013514" w:id="7239"/>
      <w:bookmarkStart w:name="_Toc341020444" w:id="7240"/>
      <w:bookmarkStart w:name="_Toc341013519" w:id="7241"/>
      <w:bookmarkStart w:name="_Toc341020449" w:id="7242"/>
      <w:bookmarkStart w:name="_Toc341013524" w:id="7243"/>
      <w:bookmarkStart w:name="_Toc341020454" w:id="7244"/>
      <w:bookmarkStart w:name="_Toc341013529" w:id="7245"/>
      <w:bookmarkStart w:name="_Toc341020459" w:id="7246"/>
      <w:bookmarkStart w:name="_Toc341013530" w:id="7247"/>
      <w:bookmarkStart w:name="_Toc341020460" w:id="7248"/>
      <w:bookmarkStart w:name="_Toc341013531" w:id="7249"/>
      <w:bookmarkStart w:name="_Toc341020461" w:id="7250"/>
      <w:bookmarkStart w:name="_Toc341013532" w:id="7251"/>
      <w:bookmarkStart w:name="_Toc341020462" w:id="7252"/>
      <w:bookmarkStart w:name="_Toc341013533" w:id="7253"/>
      <w:bookmarkStart w:name="_Toc341020463" w:id="7254"/>
      <w:bookmarkStart w:name="_Toc341013534" w:id="7255"/>
      <w:bookmarkStart w:name="_Toc341020464" w:id="7256"/>
      <w:bookmarkStart w:name="_Toc341013535" w:id="7257"/>
      <w:bookmarkStart w:name="_Toc341020465" w:id="7258"/>
      <w:bookmarkStart w:name="_Toc341013536" w:id="7259"/>
      <w:bookmarkStart w:name="_Toc341020466" w:id="7260"/>
      <w:bookmarkStart w:name="_Toc341013537" w:id="7261"/>
      <w:bookmarkStart w:name="_Toc341020467" w:id="7262"/>
      <w:bookmarkStart w:name="_Toc341013538" w:id="7263"/>
      <w:bookmarkStart w:name="_Toc341020468" w:id="7264"/>
      <w:bookmarkStart w:name="_Toc341013539" w:id="7265"/>
      <w:bookmarkStart w:name="_Toc341020469" w:id="7266"/>
      <w:bookmarkStart w:name="_Toc341013540" w:id="7267"/>
      <w:bookmarkStart w:name="_Toc341020470" w:id="7268"/>
      <w:bookmarkStart w:name="_Toc341013541" w:id="7269"/>
      <w:bookmarkStart w:name="_Toc341020471" w:id="7270"/>
      <w:bookmarkStart w:name="_Toc341013542" w:id="7271"/>
      <w:bookmarkStart w:name="_Toc341020472" w:id="7272"/>
      <w:bookmarkStart w:name="_Toc341013543" w:id="7273"/>
      <w:bookmarkStart w:name="_Toc341020473" w:id="7274"/>
      <w:bookmarkStart w:name="_Toc341013544" w:id="7275"/>
      <w:bookmarkStart w:name="_Toc341020474" w:id="7276"/>
      <w:bookmarkStart w:name="_Toc341013545" w:id="7277"/>
      <w:bookmarkStart w:name="_Toc341020475" w:id="7278"/>
      <w:bookmarkStart w:name="_Toc341013546" w:id="7279"/>
      <w:bookmarkStart w:name="_Toc341020476" w:id="7280"/>
      <w:bookmarkStart w:name="_Toc341013547" w:id="7281"/>
      <w:bookmarkStart w:name="_Toc341020477" w:id="7282"/>
      <w:bookmarkStart w:name="_Toc341013548" w:id="7283"/>
      <w:bookmarkStart w:name="_Toc341020478" w:id="7284"/>
      <w:bookmarkStart w:name="_Toc341013549" w:id="7285"/>
      <w:bookmarkStart w:name="_Toc341020479" w:id="7286"/>
      <w:bookmarkStart w:name="_Toc341013550" w:id="7287"/>
      <w:bookmarkStart w:name="_Toc341020480" w:id="7288"/>
      <w:bookmarkStart w:name="_Toc341013551" w:id="7289"/>
      <w:bookmarkStart w:name="_Toc341020481" w:id="7290"/>
      <w:bookmarkStart w:name="_Toc341013552" w:id="7291"/>
      <w:bookmarkStart w:name="_Toc341020482" w:id="7292"/>
      <w:bookmarkStart w:name="_Toc341013553" w:id="7293"/>
      <w:bookmarkStart w:name="_Toc341020483" w:id="7294"/>
      <w:bookmarkStart w:name="_Toc341013554" w:id="7295"/>
      <w:bookmarkStart w:name="_Toc341020484" w:id="7296"/>
      <w:bookmarkStart w:name="_Toc341013555" w:id="7297"/>
      <w:bookmarkStart w:name="_Toc341020485" w:id="7298"/>
      <w:bookmarkStart w:name="_Toc341013556" w:id="7299"/>
      <w:bookmarkStart w:name="_Toc341020486" w:id="7300"/>
      <w:bookmarkStart w:name="_Toc341013557" w:id="7301"/>
      <w:bookmarkStart w:name="_Toc341020487" w:id="7302"/>
      <w:bookmarkStart w:name="_Toc341013558" w:id="7303"/>
      <w:bookmarkStart w:name="_Toc341020488" w:id="7304"/>
      <w:bookmarkStart w:name="_Toc341013559" w:id="7305"/>
      <w:bookmarkStart w:name="_Toc341020489" w:id="7306"/>
      <w:bookmarkStart w:name="_Toc341013560" w:id="7307"/>
      <w:bookmarkStart w:name="_Toc341020490" w:id="7308"/>
      <w:bookmarkStart w:name="_Toc341013561" w:id="7309"/>
      <w:bookmarkStart w:name="_Toc341020491" w:id="7310"/>
      <w:bookmarkStart w:name="_Toc341013562" w:id="7311"/>
      <w:bookmarkStart w:name="_Toc341020492" w:id="7312"/>
      <w:bookmarkStart w:name="_Toc341013563" w:id="7313"/>
      <w:bookmarkStart w:name="_Toc341020493" w:id="7314"/>
      <w:bookmarkStart w:name="_Toc341013564" w:id="7315"/>
      <w:bookmarkStart w:name="_Toc341020494" w:id="7316"/>
      <w:bookmarkStart w:name="_Toc341013565" w:id="7317"/>
      <w:bookmarkStart w:name="_Toc341020495" w:id="7318"/>
      <w:bookmarkStart w:name="_Toc341013566" w:id="7319"/>
      <w:bookmarkStart w:name="_Toc341020496" w:id="7320"/>
      <w:bookmarkStart w:name="_Toc341013567" w:id="7321"/>
      <w:bookmarkStart w:name="_Toc341020497" w:id="7322"/>
      <w:bookmarkStart w:name="_Toc341013568" w:id="7323"/>
      <w:bookmarkStart w:name="_Toc341020498" w:id="7324"/>
      <w:bookmarkStart w:name="_Toc341013569" w:id="7325"/>
      <w:bookmarkStart w:name="_Toc341020499" w:id="7326"/>
      <w:bookmarkStart w:name="_Toc341013570" w:id="7327"/>
      <w:bookmarkStart w:name="_Toc341020500" w:id="7328"/>
      <w:bookmarkStart w:name="_Toc341013571" w:id="7329"/>
      <w:bookmarkStart w:name="_Toc341020501" w:id="7330"/>
      <w:bookmarkStart w:name="_Toc341013572" w:id="7331"/>
      <w:bookmarkStart w:name="_Toc341020502" w:id="7332"/>
      <w:bookmarkStart w:name="_Toc341013573" w:id="7333"/>
      <w:bookmarkStart w:name="_Toc341020503" w:id="7334"/>
      <w:bookmarkStart w:name="_Toc341013574" w:id="7335"/>
      <w:bookmarkStart w:name="_Toc341020504" w:id="7336"/>
      <w:bookmarkStart w:name="_Toc341013575" w:id="7337"/>
      <w:bookmarkStart w:name="_Toc341020505" w:id="7338"/>
      <w:bookmarkStart w:name="_Toc341013576" w:id="7339"/>
      <w:bookmarkStart w:name="_Toc341020506" w:id="7340"/>
      <w:bookmarkStart w:name="_Toc341013577" w:id="7341"/>
      <w:bookmarkStart w:name="_Toc341020507" w:id="7342"/>
      <w:bookmarkStart w:name="_Toc341013578" w:id="7343"/>
      <w:bookmarkStart w:name="_Toc341020508" w:id="7344"/>
      <w:bookmarkStart w:name="_Toc341013579" w:id="7345"/>
      <w:bookmarkStart w:name="_Toc341020509" w:id="7346"/>
      <w:bookmarkStart w:name="_Toc341013580" w:id="7347"/>
      <w:bookmarkStart w:name="_Toc341020510" w:id="7348"/>
      <w:bookmarkStart w:name="_Toc341013581" w:id="7349"/>
      <w:bookmarkStart w:name="_Toc341020511" w:id="7350"/>
      <w:bookmarkStart w:name="_Toc341013582" w:id="7351"/>
      <w:bookmarkStart w:name="_Toc341020512" w:id="7352"/>
      <w:bookmarkStart w:name="_Toc341013583" w:id="7353"/>
      <w:bookmarkStart w:name="_Toc341020513" w:id="7354"/>
      <w:bookmarkStart w:name="_Toc341013584" w:id="7355"/>
      <w:bookmarkStart w:name="_Toc341020514" w:id="7356"/>
      <w:bookmarkStart w:name="_Toc341013585" w:id="7357"/>
      <w:bookmarkStart w:name="_Toc341020515" w:id="7358"/>
      <w:bookmarkStart w:name="_Toc341013586" w:id="7359"/>
      <w:bookmarkStart w:name="_Toc341020516" w:id="7360"/>
      <w:bookmarkStart w:name="_Toc341013587" w:id="7361"/>
      <w:bookmarkStart w:name="_Toc341020517" w:id="7362"/>
      <w:bookmarkStart w:name="_Toc341013588" w:id="7363"/>
      <w:bookmarkStart w:name="_Toc341020518" w:id="7364"/>
      <w:bookmarkStart w:name="_Toc341013589" w:id="7365"/>
      <w:bookmarkStart w:name="_Toc341020519" w:id="7366"/>
      <w:bookmarkStart w:name="_Toc341013590" w:id="7367"/>
      <w:bookmarkStart w:name="_Toc341020520" w:id="7368"/>
      <w:bookmarkStart w:name="_Toc341013591" w:id="7369"/>
      <w:bookmarkStart w:name="_Toc341020521" w:id="7370"/>
      <w:bookmarkStart w:name="_Toc341013592" w:id="7371"/>
      <w:bookmarkStart w:name="_Toc341020522" w:id="7372"/>
      <w:bookmarkStart w:name="_Toc341013593" w:id="7373"/>
      <w:bookmarkStart w:name="_Toc341020523" w:id="7374"/>
      <w:bookmarkStart w:name="_Toc341013594" w:id="7375"/>
      <w:bookmarkStart w:name="_Toc341020524" w:id="7376"/>
      <w:bookmarkStart w:name="_Toc341013595" w:id="7377"/>
      <w:bookmarkStart w:name="_Toc341020525" w:id="7378"/>
      <w:bookmarkStart w:name="_Toc341013596" w:id="7379"/>
      <w:bookmarkStart w:name="_Toc341020526" w:id="7380"/>
      <w:bookmarkStart w:name="_Toc341013597" w:id="7381"/>
      <w:bookmarkStart w:name="_Toc341020527" w:id="7382"/>
      <w:bookmarkStart w:name="_Toc341013598" w:id="7383"/>
      <w:bookmarkStart w:name="_Toc341020528" w:id="7384"/>
      <w:bookmarkStart w:name="_Toc341013599" w:id="7385"/>
      <w:bookmarkStart w:name="_Toc341020529" w:id="7386"/>
      <w:bookmarkStart w:name="_Toc341013600" w:id="7387"/>
      <w:bookmarkStart w:name="_Toc341020530" w:id="7388"/>
      <w:bookmarkStart w:name="_Toc341013601" w:id="7389"/>
      <w:bookmarkStart w:name="_Toc341020531" w:id="7390"/>
      <w:bookmarkStart w:name="_Toc341013602" w:id="7391"/>
      <w:bookmarkStart w:name="_Toc341020532" w:id="7392"/>
      <w:bookmarkStart w:name="_Toc341013603" w:id="7393"/>
      <w:bookmarkStart w:name="_Toc341020533" w:id="7394"/>
      <w:bookmarkStart w:name="_Toc341013604" w:id="7395"/>
      <w:bookmarkStart w:name="_Toc341020534" w:id="7396"/>
      <w:bookmarkStart w:name="_Toc341013605" w:id="7397"/>
      <w:bookmarkStart w:name="_Toc341020535" w:id="7398"/>
      <w:bookmarkStart w:name="_Toc341013606" w:id="7399"/>
      <w:bookmarkStart w:name="_Toc341020536" w:id="7400"/>
      <w:bookmarkStart w:name="_Toc341013607" w:id="7401"/>
      <w:bookmarkStart w:name="_Toc341020537" w:id="7402"/>
      <w:bookmarkStart w:name="_Toc341013608" w:id="7403"/>
      <w:bookmarkStart w:name="_Toc341020538" w:id="7404"/>
      <w:bookmarkStart w:name="_Toc341013609" w:id="7405"/>
      <w:bookmarkStart w:name="_Toc341020539" w:id="7406"/>
      <w:bookmarkStart w:name="_Toc341013610" w:id="7407"/>
      <w:bookmarkStart w:name="_Toc341020540" w:id="7408"/>
      <w:bookmarkStart w:name="_Toc341013611" w:id="7409"/>
      <w:bookmarkStart w:name="_Toc341020541" w:id="7410"/>
      <w:bookmarkStart w:name="_Toc341013612" w:id="7411"/>
      <w:bookmarkStart w:name="_Toc341020542" w:id="7412"/>
      <w:bookmarkStart w:name="_Toc341013613" w:id="7413"/>
      <w:bookmarkStart w:name="_Toc341020543" w:id="7414"/>
      <w:bookmarkStart w:name="_Toc341013614" w:id="7415"/>
      <w:bookmarkStart w:name="_Toc341020544" w:id="7416"/>
      <w:bookmarkStart w:name="_Toc341013615" w:id="7417"/>
      <w:bookmarkStart w:name="_Toc341020545" w:id="7418"/>
      <w:bookmarkStart w:name="_Toc341013616" w:id="7419"/>
      <w:bookmarkStart w:name="_Toc341020546" w:id="7420"/>
      <w:bookmarkStart w:name="_Toc341013617" w:id="7421"/>
      <w:bookmarkStart w:name="_Toc341020547" w:id="7422"/>
      <w:bookmarkStart w:name="_Toc341013618" w:id="7423"/>
      <w:bookmarkStart w:name="_Toc341020548" w:id="7424"/>
      <w:bookmarkStart w:name="_Toc341013619" w:id="7425"/>
      <w:bookmarkStart w:name="_Toc341020549" w:id="7426"/>
      <w:bookmarkStart w:name="_Toc341013620" w:id="7427"/>
      <w:bookmarkStart w:name="_Toc341020550" w:id="7428"/>
      <w:bookmarkStart w:name="_Toc341013621" w:id="7429"/>
      <w:bookmarkStart w:name="_Toc341020551" w:id="7430"/>
      <w:bookmarkStart w:name="_Toc341013622" w:id="7431"/>
      <w:bookmarkStart w:name="_Toc341020552" w:id="7432"/>
      <w:bookmarkStart w:name="_Toc341013623" w:id="7433"/>
      <w:bookmarkStart w:name="_Toc341020553" w:id="7434"/>
      <w:bookmarkStart w:name="_Toc341013624" w:id="7435"/>
      <w:bookmarkStart w:name="_Toc341020554" w:id="7436"/>
      <w:bookmarkStart w:name="_Toc341013625" w:id="7437"/>
      <w:bookmarkStart w:name="_Toc341020555" w:id="7438"/>
      <w:bookmarkStart w:name="_Toc341013626" w:id="7439"/>
      <w:bookmarkStart w:name="_Toc341020556" w:id="7440"/>
      <w:bookmarkStart w:name="_Toc341013627" w:id="7441"/>
      <w:bookmarkStart w:name="_Toc341020557" w:id="7442"/>
      <w:bookmarkStart w:name="_Toc341013628" w:id="7443"/>
      <w:bookmarkStart w:name="_Toc341020558" w:id="7444"/>
      <w:bookmarkStart w:name="_Toc341013629" w:id="7445"/>
      <w:bookmarkStart w:name="_Toc341020559" w:id="7446"/>
      <w:bookmarkStart w:name="_Toc341013630" w:id="7447"/>
      <w:bookmarkStart w:name="_Toc341020560" w:id="7448"/>
      <w:bookmarkStart w:name="_Toc341013631" w:id="7449"/>
      <w:bookmarkStart w:name="_Toc341020561" w:id="7450"/>
      <w:bookmarkStart w:name="_Toc341013632" w:id="7451"/>
      <w:bookmarkStart w:name="_Toc341020562" w:id="7452"/>
      <w:bookmarkStart w:name="_Toc341013633" w:id="7453"/>
      <w:bookmarkStart w:name="_Toc341020563" w:id="7454"/>
      <w:bookmarkStart w:name="_Toc341013634" w:id="7455"/>
      <w:bookmarkStart w:name="_Toc341020564" w:id="7456"/>
      <w:bookmarkStart w:name="_Toc341013635" w:id="7457"/>
      <w:bookmarkStart w:name="_Toc341020565" w:id="7458"/>
      <w:bookmarkStart w:name="_Toc341013636" w:id="7459"/>
      <w:bookmarkStart w:name="_Toc341020566" w:id="7460"/>
      <w:bookmarkStart w:name="_Toc341013637" w:id="7461"/>
      <w:bookmarkStart w:name="_Toc341020567" w:id="7462"/>
      <w:bookmarkStart w:name="_Toc341013638" w:id="7463"/>
      <w:bookmarkStart w:name="_Toc341020568" w:id="7464"/>
      <w:bookmarkStart w:name="_Toc341013639" w:id="7465"/>
      <w:bookmarkStart w:name="_Toc341020569" w:id="7466"/>
      <w:bookmarkStart w:name="_Toc341013640" w:id="7467"/>
      <w:bookmarkStart w:name="_Toc341020570" w:id="7468"/>
      <w:bookmarkStart w:name="_Toc341013641" w:id="7469"/>
      <w:bookmarkStart w:name="_Toc341020571" w:id="7470"/>
      <w:bookmarkStart w:name="_Toc341013642" w:id="7471"/>
      <w:bookmarkStart w:name="_Toc341020572" w:id="7472"/>
      <w:bookmarkStart w:name="_Toc341013643" w:id="7473"/>
      <w:bookmarkStart w:name="_Toc341020573" w:id="7474"/>
      <w:bookmarkStart w:name="_Toc341013644" w:id="7475"/>
      <w:bookmarkStart w:name="_Toc341020574" w:id="7476"/>
      <w:bookmarkStart w:name="_Toc341013645" w:id="7477"/>
      <w:bookmarkStart w:name="_Toc341020575" w:id="7478"/>
      <w:bookmarkStart w:name="_Toc341013646" w:id="7479"/>
      <w:bookmarkStart w:name="_Toc341020576" w:id="7480"/>
      <w:bookmarkStart w:name="_Toc341013647" w:id="7481"/>
      <w:bookmarkStart w:name="_Toc341020577" w:id="7482"/>
      <w:bookmarkStart w:name="_Toc341013648" w:id="7483"/>
      <w:bookmarkStart w:name="_Toc341020578" w:id="7484"/>
      <w:bookmarkStart w:name="_Toc341013649" w:id="7485"/>
      <w:bookmarkStart w:name="_Toc341020579" w:id="7486"/>
      <w:bookmarkStart w:name="_Toc341013650" w:id="7487"/>
      <w:bookmarkStart w:name="_Toc341020580" w:id="7488"/>
      <w:bookmarkStart w:name="_Toc341013651" w:id="7489"/>
      <w:bookmarkStart w:name="_Toc341020581" w:id="7490"/>
      <w:bookmarkStart w:name="_Toc341013652" w:id="7491"/>
      <w:bookmarkStart w:name="_Toc341020582" w:id="7492"/>
      <w:bookmarkStart w:name="_Toc341013653" w:id="7493"/>
      <w:bookmarkStart w:name="_Toc341020583" w:id="7494"/>
      <w:bookmarkStart w:name="_Toc341013654" w:id="7495"/>
      <w:bookmarkStart w:name="_Toc341020584" w:id="7496"/>
      <w:bookmarkStart w:name="_Toc341013655" w:id="7497"/>
      <w:bookmarkStart w:name="_Toc341020585" w:id="7498"/>
      <w:bookmarkStart w:name="_Toc341013656" w:id="7499"/>
      <w:bookmarkStart w:name="_Toc341020586" w:id="7500"/>
      <w:bookmarkStart w:name="_Toc341013657" w:id="7501"/>
      <w:bookmarkStart w:name="_Toc341020587" w:id="7502"/>
      <w:bookmarkStart w:name="_Toc341013658" w:id="7503"/>
      <w:bookmarkStart w:name="_Toc341020588" w:id="7504"/>
      <w:bookmarkStart w:name="_Toc341013659" w:id="7505"/>
      <w:bookmarkStart w:name="_Toc341020589" w:id="7506"/>
      <w:bookmarkStart w:name="_Toc341013660" w:id="7507"/>
      <w:bookmarkStart w:name="_Toc341020590" w:id="7508"/>
      <w:bookmarkStart w:name="_Toc341013661" w:id="7509"/>
      <w:bookmarkStart w:name="_Toc341020591" w:id="7510"/>
      <w:bookmarkStart w:name="_Toc341013662" w:id="7511"/>
      <w:bookmarkStart w:name="_Toc341020592" w:id="7512"/>
      <w:bookmarkStart w:name="_Toc341013663" w:id="7513"/>
      <w:bookmarkStart w:name="_Toc341020593" w:id="7514"/>
      <w:bookmarkStart w:name="_Toc341013664" w:id="7515"/>
      <w:bookmarkStart w:name="_Toc341020594" w:id="7516"/>
      <w:bookmarkStart w:name="_Toc341013665" w:id="7517"/>
      <w:bookmarkStart w:name="_Toc341020595" w:id="7518"/>
      <w:bookmarkStart w:name="_Toc341013666" w:id="7519"/>
      <w:bookmarkStart w:name="_Toc341020596" w:id="7520"/>
      <w:bookmarkStart w:name="_Toc341013667" w:id="7521"/>
      <w:bookmarkStart w:name="_Toc341020597" w:id="7522"/>
      <w:bookmarkStart w:name="_Toc341013668" w:id="7523"/>
      <w:bookmarkStart w:name="_Toc341020598" w:id="7524"/>
      <w:bookmarkStart w:name="_Toc341013669" w:id="7525"/>
      <w:bookmarkStart w:name="_Toc341020599" w:id="7526"/>
      <w:bookmarkStart w:name="_Toc341013670" w:id="7527"/>
      <w:bookmarkStart w:name="_Toc341020600" w:id="7528"/>
      <w:bookmarkStart w:name="_Toc341013671" w:id="7529"/>
      <w:bookmarkStart w:name="_Toc341020601" w:id="7530"/>
      <w:bookmarkStart w:name="_Toc341013672" w:id="7531"/>
      <w:bookmarkStart w:name="_Toc341020602" w:id="7532"/>
      <w:bookmarkStart w:name="_Toc341013673" w:id="7533"/>
      <w:bookmarkStart w:name="_Toc341020603" w:id="7534"/>
      <w:bookmarkStart w:name="_Toc341013674" w:id="7535"/>
      <w:bookmarkStart w:name="_Toc341020604" w:id="7536"/>
      <w:bookmarkStart w:name="_Toc341013675" w:id="7537"/>
      <w:bookmarkStart w:name="_Toc341020605" w:id="7538"/>
      <w:bookmarkStart w:name="_Toc341013676" w:id="7539"/>
      <w:bookmarkStart w:name="_Toc341020606" w:id="7540"/>
      <w:bookmarkStart w:name="_Toc341013677" w:id="7541"/>
      <w:bookmarkStart w:name="_Toc341020607" w:id="7542"/>
      <w:bookmarkStart w:name="_Toc341013678" w:id="7543"/>
      <w:bookmarkStart w:name="_Toc341020608" w:id="7544"/>
      <w:bookmarkStart w:name="_Toc341013679" w:id="7545"/>
      <w:bookmarkStart w:name="_Toc341020609" w:id="7546"/>
      <w:bookmarkStart w:name="_Toc341013680" w:id="7547"/>
      <w:bookmarkStart w:name="_Toc341020610" w:id="7548"/>
      <w:bookmarkStart w:name="_Toc341013681" w:id="7549"/>
      <w:bookmarkStart w:name="_Toc341020611" w:id="7550"/>
      <w:bookmarkStart w:name="_Toc341013682" w:id="7551"/>
      <w:bookmarkStart w:name="_Toc341020612" w:id="7552"/>
      <w:bookmarkStart w:name="_Toc341013683" w:id="7553"/>
      <w:bookmarkStart w:name="_Toc341020613" w:id="7554"/>
      <w:bookmarkStart w:name="_Toc341013684" w:id="7555"/>
      <w:bookmarkStart w:name="_Toc341020614" w:id="7556"/>
      <w:bookmarkStart w:name="_Toc341013685" w:id="7557"/>
      <w:bookmarkStart w:name="_Toc341020615" w:id="7558"/>
      <w:bookmarkStart w:name="_Toc341013686" w:id="7559"/>
      <w:bookmarkStart w:name="_Toc341020616" w:id="7560"/>
      <w:bookmarkStart w:name="_Toc341013687" w:id="7561"/>
      <w:bookmarkStart w:name="_Toc341020617" w:id="7562"/>
      <w:bookmarkStart w:name="_Toc341013688" w:id="7563"/>
      <w:bookmarkStart w:name="_Toc341020618" w:id="7564"/>
      <w:bookmarkStart w:name="_Toc341013689" w:id="7565"/>
      <w:bookmarkStart w:name="_Toc341020619" w:id="7566"/>
      <w:bookmarkStart w:name="_Toc341013690" w:id="7567"/>
      <w:bookmarkStart w:name="_Toc341020620" w:id="7568"/>
      <w:bookmarkStart w:name="_Toc341013691" w:id="7569"/>
      <w:bookmarkStart w:name="_Toc341020621" w:id="7570"/>
      <w:bookmarkStart w:name="_Toc341013692" w:id="7571"/>
      <w:bookmarkStart w:name="_Toc341020622" w:id="7572"/>
      <w:bookmarkStart w:name="_Toc341013693" w:id="7573"/>
      <w:bookmarkStart w:name="_Toc341020623" w:id="7574"/>
      <w:bookmarkStart w:name="_Toc341013694" w:id="7575"/>
      <w:bookmarkStart w:name="_Toc341020624" w:id="7576"/>
      <w:bookmarkStart w:name="_Toc341013695" w:id="7577"/>
      <w:bookmarkStart w:name="_Toc341020625" w:id="7578"/>
      <w:bookmarkStart w:name="_Toc341013696" w:id="7579"/>
      <w:bookmarkStart w:name="_Toc341020626" w:id="7580"/>
      <w:bookmarkStart w:name="_Toc341013697" w:id="7581"/>
      <w:bookmarkStart w:name="_Toc341020627" w:id="7582"/>
      <w:bookmarkStart w:name="_Toc341013698" w:id="7583"/>
      <w:bookmarkStart w:name="_Toc341020628" w:id="7584"/>
      <w:bookmarkStart w:name="_Toc341013699" w:id="7585"/>
      <w:bookmarkStart w:name="_Toc341020629" w:id="7586"/>
      <w:bookmarkStart w:name="_Toc341013700" w:id="7587"/>
      <w:bookmarkStart w:name="_Toc341020630" w:id="7588"/>
      <w:bookmarkStart w:name="_Toc341013701" w:id="7589"/>
      <w:bookmarkStart w:name="_Toc341020631" w:id="7590"/>
      <w:bookmarkStart w:name="_Toc341013702" w:id="7591"/>
      <w:bookmarkStart w:name="_Toc341020632" w:id="7592"/>
      <w:bookmarkStart w:name="_Toc341013751" w:id="7593"/>
      <w:bookmarkStart w:name="_Toc341020681" w:id="7594"/>
      <w:bookmarkStart w:name="_Toc341013792" w:id="7595"/>
      <w:bookmarkStart w:name="_Toc341020722" w:id="7596"/>
      <w:bookmarkStart w:name="_Toc341013793" w:id="7597"/>
      <w:bookmarkStart w:name="_Toc341020723" w:id="7598"/>
      <w:bookmarkStart w:name="_Toc341013794" w:id="7599"/>
      <w:bookmarkStart w:name="_Toc341020724" w:id="7600"/>
      <w:bookmarkStart w:name="_Toc341013795" w:id="7601"/>
      <w:bookmarkStart w:name="_Toc341020725" w:id="7602"/>
      <w:bookmarkStart w:name="_Toc341013796" w:id="7603"/>
      <w:bookmarkStart w:name="_Toc341020726" w:id="7604"/>
      <w:bookmarkStart w:name="_Toc341013797" w:id="7605"/>
      <w:bookmarkStart w:name="_Toc341020727" w:id="7606"/>
      <w:bookmarkStart w:name="_Toc341013798" w:id="7607"/>
      <w:bookmarkStart w:name="_Toc341020728" w:id="7608"/>
      <w:bookmarkStart w:name="_Toc341013799" w:id="7609"/>
      <w:bookmarkStart w:name="_Toc341020729" w:id="7610"/>
      <w:bookmarkStart w:name="_Toc341013800" w:id="7611"/>
      <w:bookmarkStart w:name="_Toc341020730" w:id="7612"/>
      <w:bookmarkStart w:name="_Toc341013801" w:id="7613"/>
      <w:bookmarkStart w:name="_Toc341020731" w:id="7614"/>
      <w:bookmarkStart w:name="_Toc341013802" w:id="7615"/>
      <w:bookmarkStart w:name="_Toc341020732" w:id="7616"/>
      <w:bookmarkStart w:name="_Toc341013803" w:id="7617"/>
      <w:bookmarkStart w:name="_Toc341020733" w:id="7618"/>
      <w:bookmarkStart w:name="_Toc341013804" w:id="7619"/>
      <w:bookmarkStart w:name="_Toc341020734" w:id="7620"/>
      <w:bookmarkStart w:name="_Toc341013805" w:id="7621"/>
      <w:bookmarkStart w:name="_Toc341020735" w:id="7622"/>
      <w:bookmarkStart w:name="_Toc341013806" w:id="7623"/>
      <w:bookmarkStart w:name="_Toc341020736" w:id="7624"/>
      <w:bookmarkStart w:name="_Toc341013807" w:id="7625"/>
      <w:bookmarkStart w:name="_Toc341020737" w:id="7626"/>
      <w:bookmarkStart w:name="_Toc341013808" w:id="7627"/>
      <w:bookmarkStart w:name="_Toc341020738" w:id="7628"/>
      <w:bookmarkStart w:name="_Toc341013809" w:id="7629"/>
      <w:bookmarkStart w:name="_Toc341020739" w:id="7630"/>
      <w:bookmarkStart w:name="_Toc341013810" w:id="7631"/>
      <w:bookmarkStart w:name="_Toc341020740" w:id="7632"/>
      <w:bookmarkStart w:name="_Toc341013811" w:id="7633"/>
      <w:bookmarkStart w:name="_Toc341020741" w:id="7634"/>
      <w:bookmarkStart w:name="_Toc341013812" w:id="7635"/>
      <w:bookmarkStart w:name="_Toc341020742" w:id="7636"/>
      <w:bookmarkStart w:name="_Toc341013813" w:id="7637"/>
      <w:bookmarkStart w:name="_Toc341020743" w:id="7638"/>
      <w:bookmarkStart w:name="_Toc341013814" w:id="7639"/>
      <w:bookmarkStart w:name="_Toc341020744" w:id="7640"/>
      <w:bookmarkStart w:name="_Toc341013815" w:id="7641"/>
      <w:bookmarkStart w:name="_Toc341020745" w:id="7642"/>
      <w:bookmarkStart w:name="_Toc341013816" w:id="7643"/>
      <w:bookmarkStart w:name="_Toc341020746" w:id="7644"/>
      <w:bookmarkStart w:name="_Toc341013817" w:id="7645"/>
      <w:bookmarkStart w:name="_Toc341020747" w:id="7646"/>
      <w:bookmarkStart w:name="_Toc341013818" w:id="7647"/>
      <w:bookmarkStart w:name="_Toc341020748" w:id="7648"/>
      <w:bookmarkStart w:name="_Toc341013819" w:id="7649"/>
      <w:bookmarkStart w:name="_Toc341020749" w:id="7650"/>
      <w:bookmarkStart w:name="_Toc341013820" w:id="7651"/>
      <w:bookmarkStart w:name="_Toc341020750" w:id="7652"/>
      <w:bookmarkStart w:name="_Toc341013821" w:id="7653"/>
      <w:bookmarkStart w:name="_Toc341020751" w:id="7654"/>
      <w:bookmarkStart w:name="_Toc341013822" w:id="7655"/>
      <w:bookmarkStart w:name="_Toc341020752" w:id="7656"/>
      <w:bookmarkStart w:name="_Toc341013823" w:id="7657"/>
      <w:bookmarkStart w:name="_Toc341020753" w:id="7658"/>
      <w:bookmarkStart w:name="_Toc341013824" w:id="7659"/>
      <w:bookmarkStart w:name="_Toc341020754" w:id="7660"/>
      <w:bookmarkStart w:name="_Toc341013825" w:id="7661"/>
      <w:bookmarkStart w:name="_Toc341020755" w:id="7662"/>
      <w:bookmarkStart w:name="_Toc341013826" w:id="7663"/>
      <w:bookmarkStart w:name="_Toc341020756" w:id="7664"/>
      <w:bookmarkStart w:name="_Toc341013827" w:id="7665"/>
      <w:bookmarkStart w:name="_Toc341020757" w:id="7666"/>
      <w:bookmarkStart w:name="_Toc341013828" w:id="7667"/>
      <w:bookmarkStart w:name="_Toc341020758" w:id="7668"/>
      <w:bookmarkStart w:name="_Toc341013829" w:id="7669"/>
      <w:bookmarkStart w:name="_Toc341020759" w:id="7670"/>
      <w:bookmarkStart w:name="_Toc341013830" w:id="7671"/>
      <w:bookmarkStart w:name="_Toc341020760" w:id="7672"/>
      <w:bookmarkStart w:name="_Toc341013831" w:id="7673"/>
      <w:bookmarkStart w:name="_Toc341020761" w:id="7674"/>
      <w:bookmarkStart w:name="_Toc341013832" w:id="7675"/>
      <w:bookmarkStart w:name="_Toc341020762" w:id="7676"/>
      <w:bookmarkStart w:name="_Toc341013833" w:id="7677"/>
      <w:bookmarkStart w:name="_Toc341020763" w:id="7678"/>
      <w:bookmarkStart w:name="_Toc341013834" w:id="7679"/>
      <w:bookmarkStart w:name="_Toc341020764" w:id="7680"/>
      <w:bookmarkStart w:name="_Toc341013835" w:id="7681"/>
      <w:bookmarkStart w:name="_Toc341020765" w:id="7682"/>
      <w:bookmarkStart w:name="_Toc341013836" w:id="7683"/>
      <w:bookmarkStart w:name="_Toc341020766" w:id="7684"/>
      <w:bookmarkStart w:name="_Toc341013837" w:id="7685"/>
      <w:bookmarkStart w:name="_Toc341020767" w:id="7686"/>
      <w:bookmarkStart w:name="_Toc341013838" w:id="7687"/>
      <w:bookmarkStart w:name="_Toc341020768" w:id="7688"/>
      <w:bookmarkStart w:name="_Toc341013839" w:id="7689"/>
      <w:bookmarkStart w:name="_Toc341020769" w:id="7690"/>
      <w:bookmarkStart w:name="_Toc341013840" w:id="7691"/>
      <w:bookmarkStart w:name="_Toc341020770" w:id="7692"/>
      <w:bookmarkStart w:name="_Toc341013841" w:id="7693"/>
      <w:bookmarkStart w:name="_Toc341020771" w:id="7694"/>
      <w:bookmarkStart w:name="_Toc341013842" w:id="7695"/>
      <w:bookmarkStart w:name="_Toc341020772" w:id="7696"/>
      <w:bookmarkStart w:name="_Toc341013843" w:id="7697"/>
      <w:bookmarkStart w:name="_Toc341020773" w:id="7698"/>
      <w:bookmarkStart w:name="_Toc341013844" w:id="7699"/>
      <w:bookmarkStart w:name="_Toc341020774" w:id="7700"/>
      <w:bookmarkStart w:name="_Toc341013845" w:id="7701"/>
      <w:bookmarkStart w:name="_Toc341020775" w:id="7702"/>
      <w:bookmarkStart w:name="_Toc341013846" w:id="7703"/>
      <w:bookmarkStart w:name="_Toc341020776" w:id="7704"/>
      <w:bookmarkStart w:name="_Toc341013847" w:id="7705"/>
      <w:bookmarkStart w:name="_Toc341020777" w:id="7706"/>
      <w:bookmarkStart w:name="_Toc341013848" w:id="7707"/>
      <w:bookmarkStart w:name="_Toc341020778" w:id="7708"/>
      <w:bookmarkStart w:name="_Toc341013849" w:id="7709"/>
      <w:bookmarkStart w:name="_Toc341020779" w:id="7710"/>
      <w:bookmarkStart w:name="_Toc341013850" w:id="7711"/>
      <w:bookmarkStart w:name="_Toc341020780" w:id="7712"/>
      <w:bookmarkStart w:name="_Toc341013851" w:id="7713"/>
      <w:bookmarkStart w:name="_Toc341020781" w:id="7714"/>
      <w:bookmarkStart w:name="_Toc341013852" w:id="7715"/>
      <w:bookmarkStart w:name="_Toc341020782" w:id="7716"/>
      <w:bookmarkStart w:name="_Toc341013853" w:id="7717"/>
      <w:bookmarkStart w:name="_Toc341020783" w:id="7718"/>
      <w:bookmarkStart w:name="_Toc341013854" w:id="7719"/>
      <w:bookmarkStart w:name="_Toc341020784" w:id="7720"/>
      <w:bookmarkStart w:name="_Toc341013855" w:id="7721"/>
      <w:bookmarkStart w:name="_Toc341020785" w:id="7722"/>
      <w:bookmarkStart w:name="_Toc341013856" w:id="7723"/>
      <w:bookmarkStart w:name="_Toc341020786" w:id="7724"/>
      <w:bookmarkStart w:name="_Toc341013857" w:id="7725"/>
      <w:bookmarkStart w:name="_Toc341020787" w:id="7726"/>
      <w:bookmarkStart w:name="_Toc341013858" w:id="7727"/>
      <w:bookmarkStart w:name="_Toc341020788" w:id="7728"/>
      <w:bookmarkStart w:name="_Toc341013859" w:id="7729"/>
      <w:bookmarkStart w:name="_Toc341020789" w:id="7730"/>
      <w:bookmarkStart w:name="_Toc341013860" w:id="7731"/>
      <w:bookmarkStart w:name="_Toc341020790" w:id="7732"/>
      <w:bookmarkStart w:name="_Toc341013861" w:id="7733"/>
      <w:bookmarkStart w:name="_Toc341020791" w:id="7734"/>
      <w:bookmarkStart w:name="_Toc341013862" w:id="7735"/>
      <w:bookmarkStart w:name="_Toc341020792" w:id="7736"/>
      <w:bookmarkStart w:name="_Toc341013863" w:id="7737"/>
      <w:bookmarkStart w:name="_Toc341020793" w:id="7738"/>
      <w:bookmarkStart w:name="_Toc341013864" w:id="7739"/>
      <w:bookmarkStart w:name="_Toc341020794" w:id="7740"/>
      <w:bookmarkStart w:name="_Toc341013865" w:id="7741"/>
      <w:bookmarkStart w:name="_Toc341020795" w:id="7742"/>
      <w:bookmarkStart w:name="_Toc341013866" w:id="7743"/>
      <w:bookmarkStart w:name="_Toc341020796" w:id="7744"/>
      <w:bookmarkStart w:name="_Toc341013867" w:id="7745"/>
      <w:bookmarkStart w:name="_Toc341020797" w:id="7746"/>
      <w:bookmarkStart w:name="_Toc341013868" w:id="7747"/>
      <w:bookmarkStart w:name="_Toc341020798" w:id="7748"/>
      <w:bookmarkStart w:name="_Toc341013869" w:id="7749"/>
      <w:bookmarkStart w:name="_Toc341020799" w:id="7750"/>
      <w:bookmarkStart w:name="_Toc341013870" w:id="7751"/>
      <w:bookmarkStart w:name="_Toc341020800" w:id="7752"/>
      <w:bookmarkStart w:name="_Toc341013871" w:id="7753"/>
      <w:bookmarkStart w:name="_Toc341020801" w:id="7754"/>
      <w:bookmarkStart w:name="_Toc341013872" w:id="7755"/>
      <w:bookmarkStart w:name="_Toc341020802" w:id="7756"/>
      <w:bookmarkStart w:name="_Toc341013873" w:id="7757"/>
      <w:bookmarkStart w:name="_Toc341020803" w:id="7758"/>
      <w:bookmarkStart w:name="_Toc341013874" w:id="7759"/>
      <w:bookmarkStart w:name="_Toc341020804" w:id="7760"/>
      <w:bookmarkStart w:name="_Toc341013875" w:id="7761"/>
      <w:bookmarkStart w:name="_Toc341020805" w:id="7762"/>
      <w:bookmarkStart w:name="_Toc341013876" w:id="7763"/>
      <w:bookmarkStart w:name="_Toc341020806" w:id="7764"/>
      <w:bookmarkStart w:name="_Toc341013877" w:id="7765"/>
      <w:bookmarkStart w:name="_Toc341020807" w:id="7766"/>
      <w:bookmarkStart w:name="_Toc341013878" w:id="7767"/>
      <w:bookmarkStart w:name="_Toc341020808" w:id="7768"/>
      <w:bookmarkStart w:name="_Toc341013879" w:id="7769"/>
      <w:bookmarkStart w:name="_Toc341020809" w:id="7770"/>
      <w:bookmarkStart w:name="_Toc341013880" w:id="7771"/>
      <w:bookmarkStart w:name="_Toc341020810" w:id="7772"/>
      <w:bookmarkStart w:name="_Toc341013881" w:id="7773"/>
      <w:bookmarkStart w:name="_Toc341020811" w:id="7774"/>
      <w:bookmarkStart w:name="_Toc341013882" w:id="7775"/>
      <w:bookmarkStart w:name="_Toc341020812" w:id="7776"/>
      <w:bookmarkStart w:name="_Toc341013883" w:id="7777"/>
      <w:bookmarkStart w:name="_Toc341020813" w:id="7778"/>
      <w:bookmarkStart w:name="_Toc341013884" w:id="7779"/>
      <w:bookmarkStart w:name="_Toc341020814" w:id="7780"/>
      <w:bookmarkStart w:name="_Toc341013885" w:id="7781"/>
      <w:bookmarkStart w:name="_Toc341020815" w:id="7782"/>
      <w:bookmarkStart w:name="_Toc341013886" w:id="7783"/>
      <w:bookmarkStart w:name="_Toc341020816" w:id="7784"/>
      <w:bookmarkStart w:name="_Toc341013887" w:id="7785"/>
      <w:bookmarkStart w:name="_Toc341020817" w:id="7786"/>
      <w:bookmarkStart w:name="_Toc341013888" w:id="7787"/>
      <w:bookmarkStart w:name="_Toc341020818" w:id="7788"/>
      <w:bookmarkStart w:name="_Toc341013889" w:id="7789"/>
      <w:bookmarkStart w:name="_Toc341020819" w:id="7790"/>
      <w:bookmarkStart w:name="_Toc341013890" w:id="7791"/>
      <w:bookmarkStart w:name="_Toc341020820" w:id="7792"/>
      <w:bookmarkStart w:name="_Toc341013891" w:id="7793"/>
      <w:bookmarkStart w:name="_Toc341020821" w:id="7794"/>
      <w:bookmarkStart w:name="_Toc341013892" w:id="7795"/>
      <w:bookmarkStart w:name="_Toc341020822" w:id="7796"/>
      <w:bookmarkStart w:name="_Toc341013893" w:id="7797"/>
      <w:bookmarkStart w:name="_Toc341020823" w:id="7798"/>
      <w:bookmarkStart w:name="_Toc341013894" w:id="7799"/>
      <w:bookmarkStart w:name="_Toc341020824" w:id="7800"/>
      <w:bookmarkStart w:name="_Toc341013895" w:id="7801"/>
      <w:bookmarkStart w:name="_Toc341020825" w:id="7802"/>
      <w:bookmarkStart w:name="_Toc341013896" w:id="7803"/>
      <w:bookmarkStart w:name="_Toc341020826" w:id="7804"/>
      <w:bookmarkStart w:name="_Toc341013897" w:id="7805"/>
      <w:bookmarkStart w:name="_Toc341020827" w:id="7806"/>
      <w:bookmarkStart w:name="_Toc341013898" w:id="7807"/>
      <w:bookmarkStart w:name="_Toc341020828" w:id="7808"/>
      <w:bookmarkStart w:name="_Toc341013899" w:id="7809"/>
      <w:bookmarkStart w:name="_Toc341020829" w:id="7810"/>
      <w:bookmarkStart w:name="_Toc341013900" w:id="7811"/>
      <w:bookmarkStart w:name="_Toc341020830" w:id="7812"/>
      <w:bookmarkStart w:name="_Toc341013901" w:id="7813"/>
      <w:bookmarkStart w:name="_Toc341020831" w:id="7814"/>
      <w:bookmarkStart w:name="_Toc341013902" w:id="7815"/>
      <w:bookmarkStart w:name="_Toc341020832" w:id="7816"/>
      <w:bookmarkStart w:name="_Toc341013903" w:id="7817"/>
      <w:bookmarkStart w:name="_Toc341020833" w:id="7818"/>
      <w:bookmarkStart w:name="_Toc341013904" w:id="7819"/>
      <w:bookmarkStart w:name="_Toc341020834" w:id="7820"/>
      <w:bookmarkStart w:name="_Toc341013905" w:id="7821"/>
      <w:bookmarkStart w:name="_Toc341020835" w:id="7822"/>
      <w:bookmarkStart w:name="_Toc341013906" w:id="7823"/>
      <w:bookmarkStart w:name="_Toc341020836" w:id="7824"/>
      <w:bookmarkStart w:name="_Toc341013907" w:id="7825"/>
      <w:bookmarkStart w:name="_Toc341020837" w:id="7826"/>
      <w:bookmarkStart w:name="_Toc341013908" w:id="7827"/>
      <w:bookmarkStart w:name="_Toc341020838" w:id="7828"/>
      <w:bookmarkStart w:name="_Toc341013909" w:id="7829"/>
      <w:bookmarkStart w:name="_Toc341020839" w:id="7830"/>
      <w:bookmarkStart w:name="_Toc341013910" w:id="7831"/>
      <w:bookmarkStart w:name="_Toc341020840" w:id="7832"/>
      <w:bookmarkStart w:name="_Toc341013911" w:id="7833"/>
      <w:bookmarkStart w:name="_Toc341020841" w:id="7834"/>
      <w:bookmarkStart w:name="_Toc341013912" w:id="7835"/>
      <w:bookmarkStart w:name="_Toc341020842" w:id="7836"/>
      <w:bookmarkStart w:name="_Toc341013913" w:id="7837"/>
      <w:bookmarkStart w:name="_Toc341020843" w:id="7838"/>
      <w:bookmarkStart w:name="_Toc341013914" w:id="7839"/>
      <w:bookmarkStart w:name="_Toc341020844" w:id="7840"/>
      <w:bookmarkStart w:name="_Toc341013915" w:id="7841"/>
      <w:bookmarkStart w:name="_Toc341020845" w:id="7842"/>
      <w:bookmarkStart w:name="_Toc341013916" w:id="7843"/>
      <w:bookmarkStart w:name="_Toc341020846" w:id="7844"/>
      <w:bookmarkStart w:name="_Toc341013917" w:id="7845"/>
      <w:bookmarkStart w:name="_Toc341020847" w:id="7846"/>
      <w:bookmarkStart w:name="_Toc341013918" w:id="7847"/>
      <w:bookmarkStart w:name="_Toc341020848" w:id="7848"/>
      <w:bookmarkStart w:name="_Toc341013919" w:id="7849"/>
      <w:bookmarkStart w:name="_Toc341020849" w:id="7850"/>
      <w:bookmarkStart w:name="_Toc341013920" w:id="7851"/>
      <w:bookmarkStart w:name="_Toc341020850" w:id="7852"/>
      <w:bookmarkStart w:name="_Toc341013921" w:id="7853"/>
      <w:bookmarkStart w:name="_Toc341020851" w:id="7854"/>
      <w:bookmarkStart w:name="_Toc341013922" w:id="7855"/>
      <w:bookmarkStart w:name="_Toc341020852" w:id="7856"/>
      <w:bookmarkStart w:name="_Toc341013923" w:id="7857"/>
      <w:bookmarkStart w:name="_Toc341020853" w:id="7858"/>
      <w:bookmarkStart w:name="_Toc341013924" w:id="7859"/>
      <w:bookmarkStart w:name="_Toc341020854" w:id="7860"/>
      <w:bookmarkStart w:name="_Toc341013925" w:id="7861"/>
      <w:bookmarkStart w:name="_Toc341020855" w:id="7862"/>
      <w:bookmarkStart w:name="_Toc341013926" w:id="7863"/>
      <w:bookmarkStart w:name="_Toc341020856" w:id="7864"/>
      <w:bookmarkStart w:name="_Toc341013927" w:id="7865"/>
      <w:bookmarkStart w:name="_Toc341020857" w:id="7866"/>
      <w:bookmarkStart w:name="_Toc341013928" w:id="7867"/>
      <w:bookmarkStart w:name="_Toc341020858" w:id="7868"/>
      <w:bookmarkStart w:name="_Toc341013929" w:id="7869"/>
      <w:bookmarkStart w:name="_Toc341020859" w:id="7870"/>
      <w:bookmarkStart w:name="_Toc341013930" w:id="7871"/>
      <w:bookmarkStart w:name="_Toc341020860" w:id="7872"/>
      <w:bookmarkStart w:name="_Toc341013931" w:id="7873"/>
      <w:bookmarkStart w:name="_Toc341020861" w:id="7874"/>
      <w:bookmarkStart w:name="_Toc341013932" w:id="7875"/>
      <w:bookmarkStart w:name="_Toc341020862" w:id="7876"/>
      <w:bookmarkStart w:name="_Toc341013933" w:id="7877"/>
      <w:bookmarkStart w:name="_Toc341020863" w:id="7878"/>
      <w:bookmarkStart w:name="_Toc341013934" w:id="7879"/>
      <w:bookmarkStart w:name="_Toc341020864" w:id="7880"/>
      <w:bookmarkStart w:name="_Toc341013935" w:id="7881"/>
      <w:bookmarkStart w:name="_Toc341020865" w:id="7882"/>
      <w:bookmarkStart w:name="_Toc341013936" w:id="7883"/>
      <w:bookmarkStart w:name="_Toc341020866" w:id="7884"/>
      <w:bookmarkStart w:name="_Toc341013937" w:id="7885"/>
      <w:bookmarkStart w:name="_Toc341020867" w:id="7886"/>
      <w:bookmarkStart w:name="_Toc341013938" w:id="7887"/>
      <w:bookmarkStart w:name="_Toc341020868" w:id="7888"/>
      <w:bookmarkStart w:name="_Toc341013939" w:id="7889"/>
      <w:bookmarkStart w:name="_Toc341020869" w:id="7890"/>
      <w:bookmarkStart w:name="_Toc341013940" w:id="7891"/>
      <w:bookmarkStart w:name="_Toc341020870" w:id="7892"/>
      <w:bookmarkStart w:name="_Toc341013941" w:id="7893"/>
      <w:bookmarkStart w:name="_Toc341020871" w:id="7894"/>
      <w:bookmarkStart w:name="_Toc341013942" w:id="7895"/>
      <w:bookmarkStart w:name="_Toc341020872" w:id="7896"/>
      <w:bookmarkStart w:name="_Toc341013943" w:id="7897"/>
      <w:bookmarkStart w:name="_Toc341020873" w:id="7898"/>
      <w:bookmarkStart w:name="_Toc341013944" w:id="7899"/>
      <w:bookmarkStart w:name="_Toc341020874" w:id="7900"/>
      <w:bookmarkStart w:name="_Toc341013945" w:id="7901"/>
      <w:bookmarkStart w:name="_Toc341020875" w:id="7902"/>
      <w:bookmarkStart w:name="_Toc341013946" w:id="7903"/>
      <w:bookmarkStart w:name="_Toc341020876" w:id="7904"/>
      <w:bookmarkStart w:name="_Toc341013947" w:id="7905"/>
      <w:bookmarkStart w:name="_Toc341020877" w:id="7906"/>
      <w:bookmarkStart w:name="_Toc341013948" w:id="7907"/>
      <w:bookmarkStart w:name="_Toc341020878" w:id="7908"/>
      <w:bookmarkStart w:name="_Toc341013949" w:id="7909"/>
      <w:bookmarkStart w:name="_Toc341020879" w:id="7910"/>
      <w:bookmarkStart w:name="_Toc341013950" w:id="7911"/>
      <w:bookmarkStart w:name="_Toc341020880" w:id="7912"/>
      <w:bookmarkStart w:name="_Toc341013951" w:id="7913"/>
      <w:bookmarkStart w:name="_Toc341020881" w:id="7914"/>
      <w:bookmarkStart w:name="_Toc341013952" w:id="7915"/>
      <w:bookmarkStart w:name="_Toc341020882" w:id="7916"/>
      <w:bookmarkStart w:name="_Toc341013953" w:id="7917"/>
      <w:bookmarkStart w:name="_Toc341020883" w:id="7918"/>
      <w:bookmarkStart w:name="_Toc341013954" w:id="7919"/>
      <w:bookmarkStart w:name="_Toc341020884" w:id="7920"/>
      <w:bookmarkStart w:name="_Toc341013955" w:id="7921"/>
      <w:bookmarkStart w:name="_Toc341020885" w:id="7922"/>
      <w:bookmarkStart w:name="_Toc341013956" w:id="7923"/>
      <w:bookmarkStart w:name="_Toc341020886" w:id="7924"/>
      <w:bookmarkStart w:name="_Ref345055772" w:id="7925"/>
      <w:bookmarkStart w:name="_Toc348357055" w:id="7926"/>
      <w:bookmarkStart w:name="_Toc349030468" w:id="7927"/>
      <w:bookmarkStart w:name="_Toc347566601" w:id="7928"/>
      <w:bookmarkStart w:name="_Toc345689266" w:id="7929"/>
      <w:bookmarkStart w:name="_Toc376182967" w:id="7930"/>
      <w:bookmarkStart w:name="_Toc392229947" w:id="7931"/>
      <w:bookmarkStart w:name="_Ref279742643" w:id="7932"/>
      <w:bookmarkStart w:name="_Ref287453289" w:id="7933"/>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r>
        <w:rPr>
          <w:rFonts w:hint="eastAsia"/>
        </w:rPr>
        <w:t>F4</w:t>
      </w:r>
      <w:r w:rsidR="00680604">
        <w:rPr>
          <w:rFonts w:hint="eastAsia"/>
        </w:rPr>
        <w:t>2</w:t>
      </w:r>
      <w:r>
        <w:rPr>
          <w:rFonts w:hint="eastAsia"/>
        </w:rPr>
        <w:t>-Manage Coerced Permissive or Restr</w:t>
      </w:r>
      <w:r w:rsidR="002F5731">
        <w:rPr>
          <w:rFonts w:hint="eastAsia"/>
        </w:rPr>
        <w:t>i</w:t>
      </w:r>
      <w:r>
        <w:rPr>
          <w:rFonts w:hint="eastAsia"/>
        </w:rPr>
        <w:t>ctive</w:t>
      </w:r>
      <w:bookmarkEnd w:id="7925"/>
      <w:bookmarkEnd w:id="7926"/>
      <w:bookmarkEnd w:id="7927"/>
      <w:bookmarkEnd w:id="7928"/>
      <w:bookmarkEnd w:id="7929"/>
      <w:bookmarkEnd w:id="7930"/>
      <w:bookmarkEnd w:id="7931"/>
    </w:p>
    <w:p w:rsidR="00063010" w:rsidP="00C93484" w:rsidRDefault="00063010">
      <w:pPr>
        <w:pStyle w:val="Reqtify"/>
      </w:pPr>
    </w:p>
    <w:p w:rsidR="00063010" w:rsidP="00934391" w:rsidRDefault="00063010">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254"/>
        <w:gridCol w:w="1137"/>
        <w:gridCol w:w="3895"/>
      </w:tblGrid>
      <w:tr w:rsidRPr="00785CC7" w:rsidR="00DC09A5" w:rsidTr="0063035C">
        <w:tc>
          <w:tcPr>
            <w:tcW w:w="2291"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612"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2097"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BE1A2B" w:rsidTr="0063035C">
        <w:tc>
          <w:tcPr>
            <w:tcW w:w="2291" w:type="pct"/>
            <w:shd w:val="clear" w:color="auto" w:fill="auto"/>
          </w:tcPr>
          <w:p w:rsidR="00BE1A2B" w:rsidP="00591D6B" w:rsidRDefault="00532AED">
            <w:pPr>
              <w:pStyle w:val="AltB0"/>
            </w:pPr>
            <w:hyperlink w:history="1" w:anchor="BlockModeEOAvalid">
              <w:r w:rsidR="00BE1A2B">
                <w:rPr>
                  <w:rStyle w:val="ac"/>
                </w:rPr>
                <w:t>BlockModeEOAvalid</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_Ref345055764 \h </w:instrText>
            </w:r>
            <w:r>
              <w:fldChar w:fldCharType="separate"/>
            </w:r>
            <w:r w:rsidR="00DE178B">
              <w:rPr>
                <w:rFonts w:hint="eastAsia"/>
              </w:rPr>
              <w:t>F41-Determine the EOA</w:t>
            </w:r>
            <w:r>
              <w:fldChar w:fldCharType="end"/>
            </w:r>
          </w:p>
        </w:tc>
      </w:tr>
      <w:tr w:rsidR="00BE1A2B" w:rsidTr="0063035C">
        <w:tc>
          <w:tcPr>
            <w:tcW w:w="2291" w:type="pct"/>
            <w:shd w:val="clear" w:color="auto" w:fill="auto"/>
          </w:tcPr>
          <w:p w:rsidR="00BE1A2B" w:rsidP="00591D6B" w:rsidRDefault="00532AED">
            <w:pPr>
              <w:pStyle w:val="AltB0"/>
            </w:pPr>
            <w:hyperlink w:history="1" w:anchor="BMvariantRemainingTime">
              <w:r w:rsidR="005F586E">
                <w:rPr>
                  <w:rStyle w:val="ac"/>
                </w:rPr>
                <w:t>BMvariantRemain</w:t>
              </w:r>
              <w:r w:rsidR="005F586E">
                <w:rPr>
                  <w:rStyle w:val="ac"/>
                  <w:rFonts w:hint="eastAsia"/>
                </w:rPr>
                <w:t>in</w:t>
              </w:r>
              <w:r w:rsidR="005F586E">
                <w:rPr>
                  <w:rStyle w:val="ac"/>
                </w:rPr>
                <w:t>gTime</w:t>
              </w:r>
            </w:hyperlink>
          </w:p>
        </w:tc>
        <w:tc>
          <w:tcPr>
            <w:tcW w:w="612" w:type="pct"/>
            <w:shd w:val="clear" w:color="auto" w:fill="auto"/>
          </w:tcPr>
          <w:p w:rsidR="00BE1A2B" w:rsidP="00591D6B" w:rsidRDefault="00BE1A2B">
            <w:pPr>
              <w:pStyle w:val="AltB0"/>
            </w:pPr>
            <w:r>
              <w:rPr>
                <w:rFonts w:hint="eastAsia"/>
              </w:rPr>
              <w:t>Internal</w:t>
            </w:r>
          </w:p>
        </w:tc>
        <w:tc>
          <w:tcPr>
            <w:tcW w:w="2097" w:type="pct"/>
            <w:shd w:val="clear" w:color="auto" w:fill="auto"/>
          </w:tcPr>
          <w:p w:rsidR="00BE1A2B" w:rsidP="00591D6B" w:rsidRDefault="00BE1A2B">
            <w:pPr>
              <w:pStyle w:val="AltB0"/>
            </w:pPr>
            <w:r>
              <w:fldChar w:fldCharType="begin"/>
            </w:r>
            <w:r>
              <w:instrText xml:space="preserve"> REF _Ref345055584 \h </w:instrText>
            </w:r>
            <w:r>
              <w:fldChar w:fldCharType="separate"/>
            </w:r>
            <w:r w:rsidRPr="006E3B52" w:rsidR="00DE178B">
              <w:rPr>
                <w:rFonts w:hint="eastAsia"/>
              </w:rPr>
              <w:t>F</w:t>
            </w:r>
            <w:r w:rsidR="00DE178B">
              <w:rPr>
                <w:rFonts w:hint="eastAsia"/>
              </w:rPr>
              <w:t>14</w:t>
            </w:r>
            <w:r w:rsidRPr="006E3B52" w:rsidR="00DE178B">
              <w:rPr>
                <w:rFonts w:hint="eastAsia"/>
              </w:rPr>
              <w:t xml:space="preserve">-Manage </w:t>
            </w:r>
            <w:r w:rsidR="00DE178B">
              <w:rPr>
                <w:rFonts w:hint="eastAsia"/>
              </w:rPr>
              <w:t>Variants</w:t>
            </w:r>
            <w:r w:rsidRPr="006E3B52" w:rsidR="00DE178B">
              <w:rPr>
                <w:rFonts w:hint="eastAsia"/>
              </w:rPr>
              <w:t xml:space="preserve"> in Block Mode</w:t>
            </w:r>
            <w:r>
              <w:fldChar w:fldCharType="end"/>
            </w:r>
          </w:p>
        </w:tc>
      </w:tr>
      <w:tr w:rsidR="00724FD4" w:rsidTr="0063035C">
        <w:tc>
          <w:tcPr>
            <w:tcW w:w="2291" w:type="pct"/>
            <w:shd w:val="clear" w:color="auto" w:fill="auto"/>
          </w:tcPr>
          <w:p w:rsidRPr="00724FD4" w:rsidR="00724FD4" w:rsidP="00591D6B" w:rsidRDefault="00532AED">
            <w:pPr>
              <w:pStyle w:val="AltB0"/>
            </w:pPr>
            <w:hyperlink w:history="1" w:anchor="BMvariantValidWhileTemporallyValid">
              <w:r w:rsidRPr="00724FD4" w:rsidR="00724FD4">
                <w:rPr>
                  <w:rStyle w:val="ac"/>
                </w:rPr>
                <w:t>BMvariantValidWhileTemporallyValid</w:t>
              </w:r>
            </w:hyperlink>
          </w:p>
        </w:tc>
        <w:tc>
          <w:tcPr>
            <w:tcW w:w="612" w:type="pct"/>
            <w:shd w:val="clear" w:color="auto" w:fill="auto"/>
          </w:tcPr>
          <w:p w:rsidRPr="00724FD4" w:rsidR="00724FD4" w:rsidP="00591D6B" w:rsidRDefault="00724FD4">
            <w:pPr>
              <w:pStyle w:val="AltB0"/>
            </w:pPr>
            <w:r w:rsidRPr="00724FD4">
              <w:rPr>
                <w:rFonts w:hint="eastAsia"/>
              </w:rPr>
              <w:t>Internal</w:t>
            </w:r>
          </w:p>
        </w:tc>
        <w:tc>
          <w:tcPr>
            <w:tcW w:w="2097" w:type="pct"/>
            <w:shd w:val="clear" w:color="auto" w:fill="auto"/>
          </w:tcPr>
          <w:p w:rsidRPr="00724FD4" w:rsidR="00724FD4" w:rsidP="00591D6B" w:rsidRDefault="00724FD4">
            <w:pPr>
              <w:pStyle w:val="AltB0"/>
            </w:pPr>
            <w:r w:rsidRPr="00724FD4">
              <w:fldChar w:fldCharType="begin"/>
            </w:r>
            <w:r w:rsidRPr="00724FD4">
              <w:instrText xml:space="preserve"> REF _Ref345055584 \h </w:instrText>
            </w:r>
            <w:r w:rsidRPr="00724FD4">
              <w:fldChar w:fldCharType="separate"/>
            </w:r>
            <w:r w:rsidRPr="006E3B52" w:rsidR="00DE178B">
              <w:rPr>
                <w:rFonts w:hint="eastAsia"/>
              </w:rPr>
              <w:t>F</w:t>
            </w:r>
            <w:r w:rsidR="00DE178B">
              <w:rPr>
                <w:rFonts w:hint="eastAsia"/>
              </w:rPr>
              <w:t>14</w:t>
            </w:r>
            <w:r w:rsidRPr="006E3B52" w:rsidR="00DE178B">
              <w:rPr>
                <w:rFonts w:hint="eastAsia"/>
              </w:rPr>
              <w:t xml:space="preserve">-Manage </w:t>
            </w:r>
            <w:r w:rsidR="00DE178B">
              <w:rPr>
                <w:rFonts w:hint="eastAsia"/>
              </w:rPr>
              <w:t>Variants</w:t>
            </w:r>
            <w:r w:rsidRPr="006E3B52" w:rsidR="00DE178B">
              <w:rPr>
                <w:rFonts w:hint="eastAsia"/>
              </w:rPr>
              <w:t xml:space="preserve"> in Block Mode</w:t>
            </w:r>
            <w:r w:rsidRPr="00724FD4">
              <w:fldChar w:fldCharType="end"/>
            </w:r>
          </w:p>
        </w:tc>
      </w:tr>
      <w:tr w:rsidR="00724FD4" w:rsidTr="0063035C">
        <w:tc>
          <w:tcPr>
            <w:tcW w:w="2291" w:type="pct"/>
            <w:shd w:val="clear" w:color="auto" w:fill="auto"/>
          </w:tcPr>
          <w:p w:rsidRPr="00724FD4" w:rsidR="00724FD4" w:rsidP="00591D6B" w:rsidRDefault="00532AED">
            <w:pPr>
              <w:pStyle w:val="AltB0"/>
            </w:pPr>
            <w:hyperlink w:history="1" w:anchor="NonVitalRequest">
              <w:r w:rsidRPr="00724FD4" w:rsidR="00724FD4">
                <w:rPr>
                  <w:rStyle w:val="ac"/>
                </w:rPr>
                <w:t>NonVitalRequest</w:t>
              </w:r>
            </w:hyperlink>
          </w:p>
        </w:tc>
        <w:tc>
          <w:tcPr>
            <w:tcW w:w="612" w:type="pct"/>
            <w:shd w:val="clear" w:color="auto" w:fill="auto"/>
          </w:tcPr>
          <w:p w:rsidRPr="00724FD4" w:rsidR="00724FD4" w:rsidP="00591D6B" w:rsidRDefault="00724FD4">
            <w:pPr>
              <w:pStyle w:val="AltB0"/>
            </w:pPr>
            <w:r w:rsidRPr="00724FD4">
              <w:rPr>
                <w:rFonts w:hint="eastAsia"/>
              </w:rPr>
              <w:t>External</w:t>
            </w:r>
          </w:p>
        </w:tc>
        <w:tc>
          <w:tcPr>
            <w:tcW w:w="2097" w:type="pct"/>
            <w:shd w:val="clear" w:color="auto" w:fill="auto"/>
          </w:tcPr>
          <w:p w:rsidRPr="00724FD4" w:rsidR="00724FD4" w:rsidP="00591D6B" w:rsidRDefault="00724FD4">
            <w:pPr>
              <w:pStyle w:val="AltB0"/>
            </w:pPr>
            <w:r w:rsidRPr="00724FD4">
              <w:fldChar w:fldCharType="begin"/>
            </w:r>
            <w:r w:rsidRPr="00724FD4">
              <w:instrText xml:space="preserve"> REF _Ref348357813 \h </w:instrText>
            </w:r>
            <w:r w:rsidRPr="00724FD4">
              <w:fldChar w:fldCharType="separate"/>
            </w:r>
            <w:r w:rsidR="00DE178B">
              <w:rPr>
                <w:rFonts w:hint="eastAsia"/>
              </w:rPr>
              <w:t>Interface with CC Non Vital</w:t>
            </w:r>
            <w:r w:rsidRPr="00724FD4">
              <w:fldChar w:fldCharType="end"/>
            </w:r>
          </w:p>
        </w:tc>
      </w:tr>
      <w:tr w:rsidR="00724FD4" w:rsidTr="0063035C">
        <w:tc>
          <w:tcPr>
            <w:tcW w:w="2291" w:type="pct"/>
            <w:shd w:val="clear" w:color="auto" w:fill="auto"/>
          </w:tcPr>
          <w:p w:rsidRPr="00724FD4" w:rsidR="00724FD4" w:rsidP="00591D6B" w:rsidRDefault="00532AED">
            <w:pPr>
              <w:pStyle w:val="AltB0"/>
            </w:pPr>
            <w:hyperlink w:history="1" w:anchor="Offline">
              <w:r w:rsidRPr="00724FD4" w:rsidR="00724FD4">
                <w:rPr>
                  <w:rStyle w:val="ac"/>
                </w:rPr>
                <w:t>Offline</w:t>
              </w:r>
            </w:hyperlink>
          </w:p>
        </w:tc>
        <w:tc>
          <w:tcPr>
            <w:tcW w:w="612" w:type="pct"/>
            <w:shd w:val="clear" w:color="auto" w:fill="auto"/>
          </w:tcPr>
          <w:p w:rsidRPr="00724FD4" w:rsidR="00724FD4" w:rsidP="00591D6B" w:rsidRDefault="00724FD4">
            <w:pPr>
              <w:pStyle w:val="AltB0"/>
            </w:pPr>
            <w:r w:rsidRPr="00724FD4">
              <w:rPr>
                <w:rFonts w:hint="eastAsia"/>
              </w:rPr>
              <w:t>Internal</w:t>
            </w:r>
          </w:p>
        </w:tc>
        <w:tc>
          <w:tcPr>
            <w:tcW w:w="2097" w:type="pct"/>
            <w:shd w:val="clear" w:color="auto" w:fill="auto"/>
          </w:tcPr>
          <w:p w:rsidRPr="00724FD4" w:rsidR="00724FD4" w:rsidP="00591D6B" w:rsidRDefault="00724FD4">
            <w:pPr>
              <w:pStyle w:val="AltB0"/>
            </w:pPr>
            <w:r w:rsidRPr="00724FD4">
              <w:fldChar w:fldCharType="begin"/>
            </w:r>
            <w:r w:rsidRPr="00724FD4">
              <w:instrText xml:space="preserve"> REF _Ref345055549 \h </w:instrText>
            </w:r>
            <w:r w:rsidRPr="00724FD4">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rsidRPr="00724FD4">
              <w:fldChar w:fldCharType="end"/>
            </w:r>
          </w:p>
        </w:tc>
      </w:tr>
      <w:tr w:rsidR="00724FD4" w:rsidTr="0063035C">
        <w:tc>
          <w:tcPr>
            <w:tcW w:w="2291" w:type="pct"/>
            <w:shd w:val="clear" w:color="auto" w:fill="auto"/>
          </w:tcPr>
          <w:p w:rsidRPr="00724FD4" w:rsidR="00724FD4" w:rsidP="00591D6B" w:rsidRDefault="00532AED">
            <w:pPr>
              <w:pStyle w:val="AltB0"/>
            </w:pPr>
            <w:hyperlink w:history="1" w:anchor="TrackMap">
              <w:r w:rsidRPr="00724FD4" w:rsidR="00724FD4">
                <w:rPr>
                  <w:rStyle w:val="ac"/>
                </w:rPr>
                <w:t>TrackMap</w:t>
              </w:r>
            </w:hyperlink>
          </w:p>
        </w:tc>
        <w:tc>
          <w:tcPr>
            <w:tcW w:w="612" w:type="pct"/>
            <w:shd w:val="clear" w:color="auto" w:fill="auto"/>
          </w:tcPr>
          <w:p w:rsidRPr="00724FD4" w:rsidR="00724FD4" w:rsidP="00591D6B" w:rsidRDefault="00724FD4">
            <w:pPr>
              <w:pStyle w:val="AltB0"/>
            </w:pPr>
            <w:r w:rsidRPr="00724FD4">
              <w:rPr>
                <w:rFonts w:hint="eastAsia"/>
              </w:rPr>
              <w:t>Internal</w:t>
            </w:r>
          </w:p>
        </w:tc>
        <w:tc>
          <w:tcPr>
            <w:tcW w:w="2097" w:type="pct"/>
            <w:shd w:val="clear" w:color="auto" w:fill="auto"/>
          </w:tcPr>
          <w:p w:rsidRPr="00724FD4" w:rsidR="00724FD4" w:rsidP="00591D6B" w:rsidRDefault="00724FD4">
            <w:pPr>
              <w:pStyle w:val="AltB0"/>
            </w:pPr>
            <w:r w:rsidRPr="00724FD4">
              <w:fldChar w:fldCharType="begin"/>
            </w:r>
            <w:r w:rsidRPr="00724FD4">
              <w:instrText xml:space="preserve"> REF _Ref345055549 \h </w:instrText>
            </w:r>
            <w:r w:rsidRPr="00724FD4">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rsidRPr="00724FD4">
              <w:fldChar w:fldCharType="end"/>
            </w:r>
          </w:p>
        </w:tc>
      </w:tr>
      <w:tr w:rsidR="00724FD4" w:rsidTr="0063035C">
        <w:tc>
          <w:tcPr>
            <w:tcW w:w="2291" w:type="pct"/>
            <w:shd w:val="clear" w:color="auto" w:fill="auto"/>
          </w:tcPr>
          <w:p w:rsidRPr="00724FD4" w:rsidR="00724FD4" w:rsidP="00591D6B" w:rsidRDefault="00532AED">
            <w:pPr>
              <w:pStyle w:val="AltB0"/>
            </w:pPr>
            <w:hyperlink w:history="1" w:anchor="TrainFilteredStopped">
              <w:r w:rsidRPr="00724FD4" w:rsidR="00724FD4">
                <w:rPr>
                  <w:rStyle w:val="ac"/>
                </w:rPr>
                <w:t>TrainFilteredStopped</w:t>
              </w:r>
            </w:hyperlink>
          </w:p>
        </w:tc>
        <w:tc>
          <w:tcPr>
            <w:tcW w:w="612" w:type="pct"/>
            <w:shd w:val="clear" w:color="auto" w:fill="auto"/>
          </w:tcPr>
          <w:p w:rsidRPr="00724FD4" w:rsidR="00724FD4" w:rsidP="00591D6B" w:rsidRDefault="00724FD4">
            <w:pPr>
              <w:pStyle w:val="AltB0"/>
            </w:pPr>
            <w:r w:rsidRPr="00724FD4">
              <w:rPr>
                <w:rFonts w:hint="eastAsia"/>
              </w:rPr>
              <w:t>Internal</w:t>
            </w:r>
          </w:p>
        </w:tc>
        <w:tc>
          <w:tcPr>
            <w:tcW w:w="2097" w:type="pct"/>
            <w:shd w:val="clear" w:color="auto" w:fill="auto"/>
          </w:tcPr>
          <w:p w:rsidRPr="00724FD4" w:rsidR="00724FD4" w:rsidP="00591D6B" w:rsidRDefault="00724FD4">
            <w:pPr>
              <w:pStyle w:val="AltB0"/>
            </w:pPr>
            <w:r w:rsidRPr="00724FD4">
              <w:fldChar w:fldCharType="begin"/>
            </w:r>
            <w:r w:rsidRPr="00724FD4">
              <w:instrText xml:space="preserve"> REF _Ref345055703 \h </w:instrText>
            </w:r>
            <w:r w:rsidRPr="00724FD4">
              <w:fldChar w:fldCharType="separate"/>
            </w:r>
            <w:r w:rsidR="00DE178B">
              <w:rPr>
                <w:rFonts w:hint="eastAsia"/>
              </w:rPr>
              <w:t>F27-Compute Train Kinematics</w:t>
            </w:r>
            <w:r w:rsidRPr="00724FD4">
              <w:fldChar w:fldCharType="end"/>
            </w:r>
          </w:p>
        </w:tc>
      </w:tr>
      <w:tr w:rsidR="00724FD4" w:rsidTr="0063035C">
        <w:tc>
          <w:tcPr>
            <w:tcW w:w="2291" w:type="pct"/>
            <w:shd w:val="clear" w:color="auto" w:fill="auto"/>
          </w:tcPr>
          <w:p w:rsidRPr="00724FD4" w:rsidR="00724FD4" w:rsidP="00591D6B" w:rsidRDefault="00532AED">
            <w:pPr>
              <w:pStyle w:val="AltB0"/>
            </w:pPr>
            <w:hyperlink w:history="1" w:anchor="TrainFrontLocation">
              <w:r w:rsidRPr="00724FD4" w:rsidR="00724FD4">
                <w:rPr>
                  <w:rStyle w:val="ac"/>
                </w:rPr>
                <w:t>TrainFrontLocation</w:t>
              </w:r>
            </w:hyperlink>
          </w:p>
        </w:tc>
        <w:tc>
          <w:tcPr>
            <w:tcW w:w="612" w:type="pct"/>
            <w:shd w:val="clear" w:color="auto" w:fill="auto"/>
          </w:tcPr>
          <w:p w:rsidRPr="00724FD4" w:rsidR="00724FD4" w:rsidP="00591D6B" w:rsidRDefault="00724FD4">
            <w:pPr>
              <w:pStyle w:val="AltB0"/>
            </w:pPr>
            <w:r w:rsidRPr="00724FD4">
              <w:rPr>
                <w:rFonts w:hint="eastAsia"/>
              </w:rPr>
              <w:t>Internal</w:t>
            </w:r>
          </w:p>
        </w:tc>
        <w:tc>
          <w:tcPr>
            <w:tcW w:w="2097" w:type="pct"/>
            <w:shd w:val="clear" w:color="auto" w:fill="auto"/>
          </w:tcPr>
          <w:p w:rsidRPr="00724FD4" w:rsidR="00724FD4" w:rsidP="00591D6B" w:rsidRDefault="00724FD4">
            <w:pPr>
              <w:pStyle w:val="AltB0"/>
            </w:pPr>
            <w:r w:rsidRPr="00724FD4">
              <w:fldChar w:fldCharType="begin"/>
            </w:r>
            <w:r w:rsidRPr="00724FD4">
              <w:instrText xml:space="preserve"> REF _Ref345055747 \h </w:instrText>
            </w:r>
            <w:r w:rsidRPr="00724FD4">
              <w:fldChar w:fldCharType="separate"/>
            </w:r>
            <w:r w:rsidR="00DE178B">
              <w:rPr>
                <w:rFonts w:hint="eastAsia"/>
              </w:rPr>
              <w:t>F33-Confirm Train Localization</w:t>
            </w:r>
            <w:r w:rsidRPr="00724FD4">
              <w:fldChar w:fldCharType="end"/>
            </w:r>
          </w:p>
        </w:tc>
      </w:tr>
    </w:tbl>
    <w:p w:rsidR="00063010" w:rsidP="00C93484" w:rsidRDefault="00063010">
      <w:pPr>
        <w:pStyle w:val="Reqtify"/>
      </w:pPr>
    </w:p>
    <w:p w:rsidR="00063010" w:rsidP="00934391" w:rsidRDefault="00063010">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7"/>
        <w:gridCol w:w="1558"/>
        <w:gridCol w:w="2706"/>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CoercedPermissive_1">
              <w:r w:rsidR="00E92EF5">
                <w:rPr>
                  <w:rStyle w:val="ac"/>
                </w:rPr>
                <w:t>CoercedPermissive_1</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CoercedPermissive_2">
              <w:r w:rsidR="00E92EF5">
                <w:rPr>
                  <w:rStyle w:val="ac"/>
                </w:rPr>
                <w:t>CoercedPermissive_2</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CoercedPermissive_3">
              <w:r w:rsidR="00E92EF5">
                <w:rPr>
                  <w:rStyle w:val="ac"/>
                </w:rPr>
                <w:t>CoercedPermissive_3</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CoercedPermissive_4">
              <w:r w:rsidR="00E92EF5">
                <w:rPr>
                  <w:rStyle w:val="ac"/>
                </w:rPr>
                <w:t>CoercedPermissive_4</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CrossedOverlapTimerInitialSignal">
              <w:r w:rsidR="00E92EF5">
                <w:rPr>
                  <w:rStyle w:val="ac"/>
                </w:rPr>
                <w:t>CrossedOverlapTimerInitialSignal</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NotCoercedRestrictive_1">
              <w:r w:rsidRPr="007B1F8D" w:rsidR="00E92EF5">
                <w:rPr>
                  <w:rStyle w:val="ac"/>
                </w:rPr>
                <w:t>NotCoercedRestrictive</w:t>
              </w:r>
              <w:r w:rsidRPr="007B1F8D" w:rsidR="00E92EF5">
                <w:rPr>
                  <w:rStyle w:val="ac"/>
                  <w:rFonts w:hint="eastAsia"/>
                </w:rPr>
                <w:t>_1</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NotCoercedRestrictive_2">
              <w:r w:rsidRPr="007B1F8D" w:rsidR="00E92EF5">
                <w:rPr>
                  <w:rStyle w:val="ac"/>
                </w:rPr>
                <w:t>NotCoercedRestrictive</w:t>
              </w:r>
              <w:r w:rsidRPr="007B1F8D" w:rsidR="00E92EF5">
                <w:rPr>
                  <w:rStyle w:val="ac"/>
                  <w:rFonts w:hint="eastAsia"/>
                </w:rPr>
                <w:t>_2</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shd w:val="clear" w:color="auto" w:fill="auto"/>
          </w:tcPr>
          <w:p w:rsidR="00E92EF5" w:rsidP="00591D6B" w:rsidRDefault="00532AED">
            <w:pPr>
              <w:pStyle w:val="AltB0"/>
            </w:pPr>
            <w:hyperlink w:history="1" w:anchor="NotCoercedRestrictive_3">
              <w:r w:rsidRPr="007B1F8D" w:rsidR="00E92EF5">
                <w:rPr>
                  <w:rStyle w:val="ac"/>
                </w:rPr>
                <w:t>NotCoercedRestrictive</w:t>
              </w:r>
              <w:r w:rsidRPr="007B1F8D" w:rsidR="00E92EF5">
                <w:rPr>
                  <w:rStyle w:val="ac"/>
                  <w:rFonts w:hint="eastAsia"/>
                </w:rPr>
                <w:t>_3</w:t>
              </w:r>
            </w:hyperlink>
          </w:p>
        </w:tc>
        <w:tc>
          <w:tcPr>
            <w:tcW w:w="984" w:type="pct"/>
          </w:tcPr>
          <w:p w:rsidR="00E92EF5" w:rsidP="00591D6B" w:rsidRDefault="00E92EF5">
            <w:pPr>
              <w:pStyle w:val="AltB0"/>
            </w:pPr>
            <w:r>
              <w:rPr>
                <w:rFonts w:hint="eastAsia"/>
              </w:rPr>
              <w:t>√</w:t>
            </w:r>
          </w:p>
        </w:tc>
        <w:tc>
          <w:tcPr>
            <w:tcW w:w="839" w:type="pct"/>
            <w:shd w:val="clear" w:color="auto" w:fill="auto"/>
          </w:tcPr>
          <w:p w:rsidR="00E92EF5" w:rsidP="00591D6B" w:rsidRDefault="00E92EF5">
            <w:pPr>
              <w:pStyle w:val="AltB0"/>
            </w:pPr>
            <w:r>
              <w:rPr>
                <w:rFonts w:hint="eastAsia"/>
              </w:rPr>
              <w:t>√</w:t>
            </w:r>
          </w:p>
        </w:tc>
        <w:tc>
          <w:tcPr>
            <w:tcW w:w="145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shd w:val="clear" w:color="auto" w:fill="auto"/>
          </w:tcPr>
          <w:p w:rsidR="00E92EF5" w:rsidP="00591D6B" w:rsidRDefault="00532AED">
            <w:pPr>
              <w:pStyle w:val="AltB0"/>
            </w:pPr>
            <w:hyperlink w:history="1" w:anchor="NotCoercedRestrictive_4">
              <w:r w:rsidRPr="007B1F8D" w:rsidR="00E92EF5">
                <w:rPr>
                  <w:rStyle w:val="ac"/>
                </w:rPr>
                <w:t>NotCoercedRestrictive</w:t>
              </w:r>
              <w:r w:rsidRPr="007B1F8D" w:rsidR="00E92EF5">
                <w:rPr>
                  <w:rStyle w:val="ac"/>
                  <w:rFonts w:hint="eastAsia"/>
                </w:rPr>
                <w:t>_4</w:t>
              </w:r>
            </w:hyperlink>
          </w:p>
        </w:tc>
        <w:tc>
          <w:tcPr>
            <w:tcW w:w="984" w:type="pct"/>
          </w:tcPr>
          <w:p w:rsidR="00E92EF5" w:rsidP="00591D6B" w:rsidRDefault="00E92EF5">
            <w:pPr>
              <w:pStyle w:val="AltB0"/>
            </w:pPr>
            <w:r>
              <w:rPr>
                <w:rFonts w:hint="eastAsia"/>
              </w:rPr>
              <w:t>√</w:t>
            </w:r>
          </w:p>
        </w:tc>
        <w:tc>
          <w:tcPr>
            <w:tcW w:w="839" w:type="pct"/>
            <w:shd w:val="clear" w:color="auto" w:fill="auto"/>
          </w:tcPr>
          <w:p w:rsidR="00E92EF5" w:rsidP="00591D6B" w:rsidRDefault="00E92EF5">
            <w:pPr>
              <w:pStyle w:val="AltB0"/>
            </w:pPr>
            <w:r>
              <w:rPr>
                <w:rFonts w:hint="eastAsia"/>
              </w:rPr>
              <w:t>√</w:t>
            </w:r>
          </w:p>
        </w:tc>
        <w:tc>
          <w:tcPr>
            <w:tcW w:w="145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2848D6" w:rsidTr="0063035C">
        <w:tc>
          <w:tcPr>
            <w:tcW w:w="1720" w:type="pct"/>
            <w:shd w:val="clear" w:color="auto" w:fill="auto"/>
          </w:tcPr>
          <w:p w:rsidR="002848D6" w:rsidP="00591D6B" w:rsidRDefault="00532AED">
            <w:pPr>
              <w:pStyle w:val="AltB0"/>
            </w:pPr>
            <w:hyperlink w:history="1" w:anchor="OverlapTimer">
              <w:r w:rsidR="002848D6">
                <w:rPr>
                  <w:rStyle w:val="ac"/>
                </w:rPr>
                <w:t>OverlapTimer</w:t>
              </w:r>
            </w:hyperlink>
          </w:p>
        </w:tc>
        <w:tc>
          <w:tcPr>
            <w:tcW w:w="984" w:type="pct"/>
          </w:tcPr>
          <w:p w:rsidR="002848D6" w:rsidP="00591D6B" w:rsidRDefault="002848D6">
            <w:pPr>
              <w:pStyle w:val="AltB0"/>
            </w:pPr>
            <w:r>
              <w:rPr>
                <w:rFonts w:hint="eastAsia"/>
              </w:rPr>
              <w:t>√</w:t>
            </w:r>
          </w:p>
        </w:tc>
        <w:tc>
          <w:tcPr>
            <w:tcW w:w="839" w:type="pct"/>
            <w:shd w:val="clear" w:color="auto" w:fill="auto"/>
          </w:tcPr>
          <w:p w:rsidR="002848D6" w:rsidP="00591D6B" w:rsidRDefault="002848D6">
            <w:pPr>
              <w:pStyle w:val="AltB0"/>
            </w:pPr>
            <w:r>
              <w:rPr>
                <w:rFonts w:hint="eastAsia"/>
              </w:rPr>
              <w:t>√</w:t>
            </w:r>
          </w:p>
        </w:tc>
        <w:tc>
          <w:tcPr>
            <w:tcW w:w="1457" w:type="pct"/>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2848D6" w:rsidTr="0063035C">
        <w:tc>
          <w:tcPr>
            <w:tcW w:w="1720" w:type="pct"/>
            <w:shd w:val="clear" w:color="auto" w:fill="auto"/>
          </w:tcPr>
          <w:p w:rsidR="002848D6" w:rsidP="00591D6B" w:rsidRDefault="00532AED">
            <w:pPr>
              <w:pStyle w:val="AltB0"/>
            </w:pPr>
            <w:hyperlink w:history="1" w:anchor="OverlapTimerPermissive">
              <w:r w:rsidR="002848D6">
                <w:rPr>
                  <w:rStyle w:val="ac"/>
                </w:rPr>
                <w:t>OverlapTimerPermissive</w:t>
              </w:r>
            </w:hyperlink>
          </w:p>
        </w:tc>
        <w:tc>
          <w:tcPr>
            <w:tcW w:w="984" w:type="pct"/>
          </w:tcPr>
          <w:p w:rsidR="002848D6" w:rsidP="00591D6B" w:rsidRDefault="002848D6">
            <w:pPr>
              <w:pStyle w:val="AltB0"/>
            </w:pPr>
            <w:r>
              <w:rPr>
                <w:rFonts w:hint="eastAsia"/>
              </w:rPr>
              <w:t>√</w:t>
            </w:r>
          </w:p>
        </w:tc>
        <w:tc>
          <w:tcPr>
            <w:tcW w:w="839" w:type="pct"/>
            <w:shd w:val="clear" w:color="auto" w:fill="auto"/>
          </w:tcPr>
          <w:p w:rsidR="002848D6" w:rsidP="00591D6B" w:rsidRDefault="002848D6">
            <w:pPr>
              <w:pStyle w:val="AltB0"/>
            </w:pPr>
            <w:r>
              <w:rPr>
                <w:rFonts w:hint="eastAsia"/>
              </w:rPr>
              <w:t>√</w:t>
            </w:r>
          </w:p>
        </w:tc>
        <w:tc>
          <w:tcPr>
            <w:tcW w:w="1457" w:type="pct"/>
            <w:shd w:val="clear" w:color="auto" w:fill="auto"/>
          </w:tcPr>
          <w:p w:rsidR="002848D6"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063010" w:rsidP="00C93484" w:rsidRDefault="00063010">
      <w:pPr>
        <w:pStyle w:val="Reqtify"/>
      </w:pPr>
    </w:p>
    <w:p w:rsidRPr="00003A18" w:rsidR="00063010" w:rsidP="00934391" w:rsidRDefault="00063010">
      <w:pPr>
        <w:pStyle w:val="3"/>
      </w:pPr>
      <w:r w:rsidRPr="00A61D30">
        <w:rPr>
          <w:rFonts w:hint="eastAsia"/>
        </w:rPr>
        <w:t>Processing</w:t>
      </w:r>
    </w:p>
    <w:p w:rsidR="00D652F3" w:rsidP="00C93484" w:rsidRDefault="00D652F3">
      <w:pPr>
        <w:pStyle w:val="Reqtify"/>
      </w:pPr>
    </w:p>
    <w:p w:rsidR="00063010" w:rsidP="0012674A" w:rsidRDefault="00063010">
      <w:pPr>
        <w:pStyle w:val="4"/>
      </w:pPr>
      <w:r>
        <w:rPr>
          <w:rFonts w:hint="eastAsia"/>
        </w:rPr>
        <w:t>Overlap releasable</w:t>
      </w:r>
    </w:p>
    <w:p w:rsidRPr="00353A55" w:rsidR="00063010" w:rsidP="00FA0FBB" w:rsidRDefault="00063010">
      <w:pPr>
        <w:pStyle w:val="a2"/>
        <w:numPr>
          <w:ilvl w:val="0"/>
          <w:numId w:val="13"/>
        </w:numPr>
      </w:pPr>
      <w:r w:rsidRPr="00353A55">
        <w:rPr>
          <w:rFonts w:hint="eastAsia"/>
        </w:rPr>
        <w:t>Overlap</w:t>
      </w:r>
      <w:r w:rsidRPr="00353A55">
        <w:rPr>
          <w:rFonts w:hint="eastAsia"/>
        </w:rPr>
        <w:t>状态管理</w:t>
      </w:r>
    </w:p>
    <w:p w:rsidRPr="00353A55" w:rsidR="00063010" w:rsidP="00063010" w:rsidRDefault="00063010">
      <w:pPr>
        <w:pStyle w:val="AltZ"/>
      </w:pPr>
      <w:r w:rsidRPr="00353A55">
        <w:rPr>
          <w:rFonts w:hint="eastAsia"/>
        </w:rPr>
        <w:t>当选择</w:t>
      </w:r>
      <w:r w:rsidRPr="00353A55">
        <w:rPr>
          <w:rFonts w:hint="eastAsia"/>
        </w:rPr>
        <w:t>BM</w:t>
      </w:r>
      <w:r w:rsidRPr="00353A55">
        <w:rPr>
          <w:rFonts w:hint="eastAsia"/>
        </w:rPr>
        <w:t>模式，若</w:t>
      </w:r>
      <w:hyperlink w:history="1" w:anchor="OverlapTimer">
        <w:r w:rsidRPr="00561E40" w:rsidR="00561E40">
          <w:rPr>
            <w:rStyle w:val="ac"/>
            <w:rFonts w:hint="eastAsia"/>
          </w:rPr>
          <w:t>O</w:t>
        </w:r>
        <w:r w:rsidRPr="00561E40">
          <w:rPr>
            <w:rStyle w:val="ac"/>
            <w:rFonts w:hint="eastAsia"/>
          </w:rPr>
          <w:t>verlap</w:t>
        </w:r>
        <w:r w:rsidRPr="00561E40" w:rsidR="00354F88">
          <w:rPr>
            <w:rStyle w:val="ac"/>
            <w:rFonts w:hint="eastAsia"/>
          </w:rPr>
          <w:t>T</w:t>
        </w:r>
        <w:r w:rsidRPr="00561E40">
          <w:rPr>
            <w:rStyle w:val="ac"/>
            <w:rFonts w:hint="eastAsia"/>
          </w:rPr>
          <w:t>imer</w:t>
        </w:r>
      </w:hyperlink>
      <w:r w:rsidRPr="00353A55">
        <w:rPr>
          <w:rFonts w:hint="eastAsia"/>
        </w:rPr>
        <w:t>大于</w:t>
      </w:r>
      <w:r w:rsidRPr="00353A55">
        <w:rPr>
          <w:rFonts w:hint="eastAsia"/>
        </w:rPr>
        <w:t>0</w:t>
      </w:r>
      <w:r w:rsidRPr="00353A55">
        <w:rPr>
          <w:rFonts w:hint="eastAsia"/>
        </w:rPr>
        <w:t>，则设置</w:t>
      </w:r>
      <w:hyperlink w:history="1" w:anchor="OverlapTimerPermissive">
        <w:r w:rsidRPr="00561E40" w:rsidR="00354F88">
          <w:rPr>
            <w:rStyle w:val="ac"/>
            <w:rFonts w:hint="eastAsia" w:cs="宋体"/>
            <w:noProof/>
          </w:rPr>
          <w:t>O</w:t>
        </w:r>
        <w:r w:rsidRPr="00561E40">
          <w:rPr>
            <w:rStyle w:val="ac"/>
            <w:rFonts w:hint="eastAsia" w:cs="宋体"/>
            <w:noProof/>
          </w:rPr>
          <w:t>verlap</w:t>
        </w:r>
        <w:r w:rsidRPr="00561E40" w:rsidR="00561E40">
          <w:rPr>
            <w:rStyle w:val="ac"/>
            <w:rFonts w:hint="eastAsia" w:cs="宋体"/>
            <w:noProof/>
          </w:rPr>
          <w:t>Timer</w:t>
        </w:r>
        <w:r w:rsidRPr="00561E40" w:rsidR="00354F88">
          <w:rPr>
            <w:rStyle w:val="ac"/>
            <w:rFonts w:hint="eastAsia" w:cs="宋体"/>
            <w:noProof/>
          </w:rPr>
          <w:t>P</w:t>
        </w:r>
        <w:r w:rsidRPr="00561E40">
          <w:rPr>
            <w:rStyle w:val="ac"/>
            <w:rFonts w:hint="eastAsia" w:cs="宋体"/>
            <w:noProof/>
          </w:rPr>
          <w:t>ermissive</w:t>
        </w:r>
      </w:hyperlink>
      <w:r w:rsidRPr="00353A55">
        <w:rPr>
          <w:rFonts w:hint="eastAsia"/>
        </w:rPr>
        <w:t>为</w:t>
      </w:r>
      <w:r w:rsidRPr="00353A55">
        <w:rPr>
          <w:rFonts w:hint="eastAsia"/>
        </w:rPr>
        <w:t>True</w:t>
      </w:r>
    </w:p>
    <w:p w:rsidRPr="00353A55" w:rsidR="00063010" w:rsidP="00063010" w:rsidRDefault="00063010">
      <w:pPr>
        <w:pStyle w:val="AltZ"/>
      </w:pPr>
      <w:r w:rsidRPr="00353A55">
        <w:rPr>
          <w:rFonts w:hint="eastAsia"/>
        </w:rPr>
        <w:t>若</w:t>
      </w:r>
      <w:hyperlink w:history="1" w:anchor="OverlapTimerPermissive">
        <w:r w:rsidRPr="00561E40" w:rsidR="00561E40">
          <w:rPr>
            <w:rStyle w:val="ac"/>
            <w:rFonts w:hint="eastAsia" w:cs="宋体"/>
            <w:noProof/>
          </w:rPr>
          <w:t>OverlapTimerPermissive</w:t>
        </w:r>
      </w:hyperlink>
      <w:r w:rsidRPr="00353A55">
        <w:rPr>
          <w:rFonts w:hint="eastAsia"/>
        </w:rPr>
        <w:t>为</w:t>
      </w:r>
      <w:r w:rsidRPr="00CE2C28">
        <w:rPr>
          <w:rStyle w:val="aff1"/>
          <w:rFonts w:hint="eastAsia"/>
        </w:rPr>
        <w:t>True</w:t>
      </w:r>
      <w:r w:rsidRPr="00353A55">
        <w:rPr>
          <w:rFonts w:hint="eastAsia"/>
        </w:rPr>
        <w:t>，则所有信号机的</w:t>
      </w:r>
      <w:r w:rsidRPr="00353A55">
        <w:rPr>
          <w:rFonts w:hint="eastAsia"/>
        </w:rPr>
        <w:t>overlap</w:t>
      </w:r>
      <w:r w:rsidRPr="00353A55">
        <w:rPr>
          <w:rFonts w:hint="eastAsia"/>
        </w:rPr>
        <w:t>强制建立</w:t>
      </w:r>
    </w:p>
    <w:p w:rsidRPr="00353A55" w:rsidR="00063010" w:rsidP="00FA0FBB" w:rsidRDefault="00063010">
      <w:pPr>
        <w:pStyle w:val="a2"/>
      </w:pPr>
      <w:r>
        <w:rPr>
          <w:rFonts w:hint="eastAsia"/>
        </w:rPr>
        <w:t>Overlap</w:t>
      </w:r>
      <w:r w:rsidR="00BC5196">
        <w:rPr>
          <w:rFonts w:hint="eastAsia"/>
        </w:rPr>
        <w:t xml:space="preserve"> </w:t>
      </w:r>
      <w:r w:rsidRPr="00353A55">
        <w:rPr>
          <w:rFonts w:hint="eastAsia"/>
        </w:rPr>
        <w:t>timer</w:t>
      </w:r>
      <w:r w:rsidRPr="00353A55">
        <w:rPr>
          <w:rFonts w:hint="eastAsia"/>
        </w:rPr>
        <w:t>管理</w:t>
      </w:r>
    </w:p>
    <w:p w:rsidRPr="00353A55" w:rsidR="00063010" w:rsidP="00063010" w:rsidRDefault="00063010">
      <w:pPr>
        <w:pStyle w:val="AltZ"/>
      </w:pPr>
      <w:r w:rsidRPr="00353A55">
        <w:rPr>
          <w:rFonts w:hint="eastAsia"/>
        </w:rPr>
        <w:t>BM</w:t>
      </w:r>
      <w:r w:rsidRPr="00353A55">
        <w:rPr>
          <w:rFonts w:hint="eastAsia"/>
        </w:rPr>
        <w:t>模式下，车头最大定位通过具有</w:t>
      </w:r>
      <w:hyperlink w:history="1" w:anchor="OverlapTimer">
        <w:r w:rsidRPr="00561E40" w:rsidR="00561E40">
          <w:rPr>
            <w:rStyle w:val="ac"/>
            <w:rFonts w:hint="eastAsia"/>
          </w:rPr>
          <w:t>OverlapTimer</w:t>
        </w:r>
      </w:hyperlink>
      <w:r w:rsidR="00561E40">
        <w:rPr>
          <w:rFonts w:hint="eastAsia"/>
        </w:rPr>
        <w:t>初始化</w:t>
      </w:r>
      <w:r w:rsidRPr="00353A55">
        <w:rPr>
          <w:rFonts w:hint="eastAsia"/>
        </w:rPr>
        <w:t>属性的信号机，则设置</w:t>
      </w:r>
      <w:hyperlink w:history="1" w:anchor="OverlapTimer">
        <w:r w:rsidRPr="00561E40" w:rsidR="00561E40">
          <w:rPr>
            <w:rStyle w:val="ac"/>
            <w:rFonts w:hint="eastAsia"/>
          </w:rPr>
          <w:t>OverlapTimer</w:t>
        </w:r>
      </w:hyperlink>
      <w:r w:rsidRPr="00353A55">
        <w:rPr>
          <w:rFonts w:hint="eastAsia"/>
        </w:rPr>
        <w:t>为该信号机的变量有效期，并倒计时；当</w:t>
      </w:r>
      <w:r w:rsidRPr="00353A55">
        <w:rPr>
          <w:rFonts w:hint="eastAsia"/>
        </w:rPr>
        <w:t>CC</w:t>
      </w:r>
      <w:r w:rsidRPr="00353A55">
        <w:rPr>
          <w:rFonts w:hint="eastAsia"/>
        </w:rPr>
        <w:t>发送</w:t>
      </w:r>
      <w:hyperlink w:history="1" w:anchor="OverlapReleasable">
        <w:r w:rsidRPr="00561E40">
          <w:rPr>
            <w:rStyle w:val="ac"/>
            <w:rFonts w:hint="eastAsia"/>
          </w:rPr>
          <w:t>OverlapReleasable</w:t>
        </w:r>
      </w:hyperlink>
      <w:r w:rsidRPr="00353A55">
        <w:rPr>
          <w:rFonts w:hint="eastAsia"/>
        </w:rPr>
        <w:t>为允许状态时，</w:t>
      </w:r>
      <w:r w:rsidR="00561E40">
        <w:rPr>
          <w:rFonts w:hint="eastAsia"/>
        </w:rPr>
        <w:t>并</w:t>
      </w:r>
      <w:r w:rsidRPr="00353A55">
        <w:rPr>
          <w:rFonts w:hint="eastAsia"/>
        </w:rPr>
        <w:t>设置</w:t>
      </w:r>
      <w:hyperlink w:history="1" w:anchor="OverlapTimer">
        <w:r w:rsidRPr="00561E40" w:rsidR="00561E40">
          <w:rPr>
            <w:rStyle w:val="ac"/>
            <w:rFonts w:hint="eastAsia"/>
          </w:rPr>
          <w:t>OverlapTimer</w:t>
        </w:r>
      </w:hyperlink>
      <w:r w:rsidRPr="00353A55">
        <w:rPr>
          <w:rFonts w:hint="eastAsia"/>
        </w:rPr>
        <w:t>为</w:t>
      </w:r>
      <w:r w:rsidRPr="00353A55">
        <w:rPr>
          <w:rFonts w:hint="eastAsia"/>
        </w:rPr>
        <w:t>0</w:t>
      </w:r>
      <w:r w:rsidRPr="00353A55">
        <w:rPr>
          <w:rFonts w:hint="eastAsia"/>
        </w:rPr>
        <w:t>；当</w:t>
      </w:r>
      <w:r w:rsidRPr="00353A55">
        <w:rPr>
          <w:rFonts w:hint="eastAsia"/>
        </w:rPr>
        <w:t>CC</w:t>
      </w:r>
      <w:r w:rsidRPr="00353A55">
        <w:rPr>
          <w:rFonts w:hint="eastAsia"/>
        </w:rPr>
        <w:t>未授权在</w:t>
      </w:r>
      <w:r w:rsidRPr="00353A55">
        <w:rPr>
          <w:rFonts w:hint="eastAsia"/>
        </w:rPr>
        <w:t>BM</w:t>
      </w:r>
      <w:r w:rsidRPr="00353A55">
        <w:rPr>
          <w:rFonts w:hint="eastAsia"/>
        </w:rPr>
        <w:t>下运行时，也设置</w:t>
      </w:r>
      <w:hyperlink w:history="1" w:anchor="OverlapTimer">
        <w:r w:rsidRPr="00561E40" w:rsidR="00561E40">
          <w:rPr>
            <w:rStyle w:val="ac"/>
            <w:rFonts w:hint="eastAsia"/>
          </w:rPr>
          <w:t>OverlapTimer</w:t>
        </w:r>
      </w:hyperlink>
      <w:r w:rsidRPr="00353A55">
        <w:rPr>
          <w:rFonts w:hint="eastAsia"/>
        </w:rPr>
        <w:t>为</w:t>
      </w:r>
      <w:r w:rsidRPr="00353A55">
        <w:rPr>
          <w:rFonts w:hint="eastAsia"/>
        </w:rPr>
        <w:t>0</w:t>
      </w:r>
    </w:p>
    <w:p w:rsidR="00063010" w:rsidP="00C93484" w:rsidRDefault="00063010">
      <w:pPr>
        <w:pStyle w:val="Reqtify"/>
      </w:pPr>
    </w:p>
    <w:p w:rsidRPr="00F15013" w:rsidR="00063010" w:rsidP="00063010" w:rsidRDefault="00063010">
      <w:pPr>
        <w:pStyle w:val="ReqtifyAltR"/>
      </w:pPr>
      <w:r w:rsidRPr="00F15013">
        <w:t>[iTC_CC_ATP-SwRS-</w:t>
      </w:r>
      <w:r w:rsidRPr="00F15013">
        <w:rPr>
          <w:rFonts w:hint="eastAsia"/>
        </w:rPr>
        <w:t>0600</w:t>
      </w:r>
      <w:r w:rsidRPr="00F15013">
        <w:t>]</w:t>
      </w:r>
    </w:p>
    <w:p w:rsidRPr="00F15013" w:rsidR="00063010" w:rsidP="00C93484" w:rsidRDefault="0084563E">
      <w:pPr>
        <w:pStyle w:val="Reqtify"/>
      </w:pPr>
      <w:bookmarkStart w:name="BMoverlapReleasableSendable" w:id="7934"/>
      <w:r w:rsidRPr="00561E40">
        <w:rPr>
          <w:rStyle w:val="aff2"/>
          <w:bCs w:val="0"/>
          <w:iCs w:val="0"/>
        </w:rPr>
        <w:t>BMoverlapReleasableSendable</w:t>
      </w:r>
      <w:bookmarkEnd w:id="7934"/>
      <w:r w:rsidRPr="00F15013" w:rsidR="00063010">
        <w:rPr>
          <w:rFonts w:hint="eastAsia"/>
        </w:rPr>
        <w:t>，在</w:t>
      </w:r>
      <w:r w:rsidRPr="00F15013" w:rsidR="00063010">
        <w:rPr>
          <w:rFonts w:hint="eastAsia"/>
        </w:rPr>
        <w:t>BM</w:t>
      </w:r>
      <w:r w:rsidRPr="00F15013" w:rsidR="00063010">
        <w:rPr>
          <w:rFonts w:hint="eastAsia"/>
        </w:rPr>
        <w:t>下且未被</w:t>
      </w:r>
      <w:r w:rsidRPr="00F15013" w:rsidR="00063010">
        <w:rPr>
          <w:rFonts w:hint="eastAsia"/>
        </w:rPr>
        <w:t>ATC</w:t>
      </w:r>
      <w:r w:rsidRPr="00F15013" w:rsidR="00063010">
        <w:rPr>
          <w:rFonts w:hint="eastAsia"/>
        </w:rPr>
        <w:t>切除状态下，通过无线发给</w:t>
      </w:r>
      <w:r w:rsidRPr="00F15013" w:rsidR="00063010">
        <w:rPr>
          <w:rFonts w:hint="eastAsia"/>
        </w:rPr>
        <w:t>CI</w:t>
      </w:r>
      <w:r w:rsidRPr="00F15013" w:rsidR="00063010">
        <w:rPr>
          <w:rFonts w:hint="eastAsia"/>
        </w:rPr>
        <w:t>解锁信息。</w:t>
      </w:r>
    </w:p>
    <w:p w:rsidRPr="00F15013" w:rsidR="00063010" w:rsidP="000431E0" w:rsidRDefault="00063010">
      <w:pPr>
        <w:pStyle w:val="af7"/>
      </w:pPr>
      <w:r w:rsidRPr="00F15013">
        <w:t xml:space="preserve">def </w:t>
      </w:r>
      <w:hyperlink w:history="1" w:anchor="BMoverlapReleasableSendable">
        <w:r w:rsidR="0084563E">
          <w:rPr>
            <w:rStyle w:val="ac"/>
          </w:rPr>
          <w:t>BMoverlapReleasableSendable</w:t>
        </w:r>
      </w:hyperlink>
      <w:r w:rsidRPr="00F15013">
        <w:t>(k):</w:t>
      </w:r>
    </w:p>
    <w:p w:rsidRPr="00F15013" w:rsidR="00063010" w:rsidP="000431E0" w:rsidRDefault="00063010">
      <w:pPr>
        <w:pStyle w:val="af7"/>
      </w:pPr>
      <w:r w:rsidRPr="00F15013">
        <w:t xml:space="preserve">    </w:t>
      </w:r>
      <w:r w:rsidRPr="00F15013" w:rsidR="00B476ED">
        <w:t>return</w:t>
      </w:r>
      <w:r w:rsidRPr="00F15013">
        <w:t xml:space="preserve"> </w:t>
      </w:r>
      <w:hyperlink w:history="1" w:anchor="GetBMoverlapReleasableSendable">
        <w:r w:rsidRPr="00B476ED" w:rsidR="00813AB3">
          <w:rPr>
            <w:rStyle w:val="ac"/>
          </w:rPr>
          <w:t>Offline</w:t>
        </w:r>
        <w:r w:rsidRPr="00B476ED" w:rsidR="00155088">
          <w:rPr>
            <w:rStyle w:val="ac"/>
          </w:rPr>
          <w:t>.G</w:t>
        </w:r>
        <w:r w:rsidRPr="00B476ED">
          <w:rPr>
            <w:rStyle w:val="ac"/>
          </w:rPr>
          <w:t>etBMoverlapReleasableSendable</w:t>
        </w:r>
      </w:hyperlink>
      <w:r w:rsidRPr="00F15013">
        <w:t>(k)</w:t>
      </w:r>
    </w:p>
    <w:p w:rsidRPr="00F15013" w:rsidR="00063010" w:rsidP="000C0D62" w:rsidRDefault="00063010">
      <w:pPr>
        <w:pStyle w:val="ReqtifyAltQ"/>
      </w:pPr>
      <w:r w:rsidRPr="00F15013">
        <w:t>#Category=Functional</w:t>
      </w:r>
    </w:p>
    <w:p w:rsidRPr="00F15013" w:rsidR="00063010" w:rsidP="000C0D62" w:rsidRDefault="00063010">
      <w:pPr>
        <w:pStyle w:val="ReqtifyAltQ"/>
      </w:pPr>
      <w:r w:rsidRPr="00F15013">
        <w:t>#Contribution=SIL4</w:t>
      </w:r>
    </w:p>
    <w:p w:rsidR="009328EA" w:rsidP="000C0D62" w:rsidRDefault="00063010">
      <w:pPr>
        <w:pStyle w:val="ReqtifyAltQ"/>
        <w:rPr>
          <w:ins w:author="常鸣" w:date="2014-07-03T14:27:00Z" w:id="7935"/>
        </w:rPr>
      </w:pPr>
      <w:del w:author="常鸣" w:date="2014-07-03T14:27:00Z" w:id="7936">
        <w:r w:rsidRPr="00F15013" w:rsidDel="009328EA">
          <w:delText>#S</w:delText>
        </w:r>
      </w:del>
      <w:ins w:author="常鸣" w:date="2014-07-03T14:27:00Z" w:id="7937">
        <w:r w:rsidR="009328EA">
          <w:t>#Allocation=ATP Software</w:t>
        </w:r>
      </w:ins>
      <w:ins w:author="常鸣" w:date="2014-07-03T14:56:00Z" w:id="7938">
        <w:r w:rsidR="00AA7E12">
          <w:rPr>
            <w:rFonts w:hint="eastAsia"/>
          </w:rPr>
          <w:t>, Vital Embedded Setting</w:t>
        </w:r>
      </w:ins>
    </w:p>
    <w:p w:rsidRPr="00F15013" w:rsidR="00063010" w:rsidP="000C0D62" w:rsidRDefault="009328EA">
      <w:pPr>
        <w:pStyle w:val="ReqtifyAltQ"/>
      </w:pPr>
      <w:ins w:author="常鸣" w:date="2014-07-03T14:27:00Z" w:id="7939">
        <w:r>
          <w:t>#S</w:t>
        </w:r>
      </w:ins>
      <w:r w:rsidRPr="00F15013" w:rsidR="00063010">
        <w:t>ource=</w:t>
      </w:r>
      <w:r w:rsidRPr="00F15013" w:rsidR="006252D3">
        <w:t>[</w:t>
      </w:r>
      <w:r w:rsidR="006252D3">
        <w:t>iTC_CC-Sy</w:t>
      </w:r>
      <w:r w:rsidR="006E24E1">
        <w:rPr>
          <w:rFonts w:hint="eastAsia"/>
        </w:rPr>
        <w:t>AD</w:t>
      </w:r>
      <w:r w:rsidRPr="00F15013" w:rsidR="006252D3">
        <w:t>-1</w:t>
      </w:r>
      <w:r w:rsidR="006252D3">
        <w:rPr>
          <w:rFonts w:hint="eastAsia"/>
        </w:rPr>
        <w:t>313</w:t>
      </w:r>
      <w:r w:rsidRPr="00F15013" w:rsidR="006252D3">
        <w:t>]</w:t>
      </w:r>
      <w:r w:rsidR="00CB0DD0">
        <w:rPr>
          <w:rFonts w:hint="eastAsia"/>
        </w:rPr>
        <w:t>,</w:t>
      </w:r>
      <w:r w:rsidRPr="00CB0DD0" w:rsidR="00CB0DD0">
        <w:rPr>
          <w:rFonts w:hint="eastAsia"/>
        </w:rPr>
        <w:t xml:space="preserve"> [</w:t>
      </w:r>
      <w:r w:rsidRPr="00CB0DD0" w:rsidR="00CB0DD0">
        <w:t>iTC_CC_ATP_SwHA-0</w:t>
      </w:r>
      <w:r w:rsidRPr="00CB0DD0" w:rsidR="00CB0DD0">
        <w:rPr>
          <w:rFonts w:hint="eastAsia"/>
        </w:rPr>
        <w:t>2</w:t>
      </w:r>
      <w:r w:rsidR="00CB0DD0">
        <w:rPr>
          <w:rFonts w:hint="eastAsia"/>
        </w:rPr>
        <w:t>53</w:t>
      </w:r>
      <w:r w:rsidRPr="00CB0DD0" w:rsidR="00CB0DD0">
        <w:rPr>
          <w:rFonts w:hint="eastAsia"/>
        </w:rPr>
        <w:t>]</w:t>
      </w:r>
    </w:p>
    <w:p w:rsidRPr="00F15013" w:rsidR="00063010" w:rsidP="000C0D62" w:rsidRDefault="00063010">
      <w:pPr>
        <w:pStyle w:val="ReqtifyAltQ"/>
      </w:pPr>
      <w:r w:rsidRPr="00F15013">
        <w:t>[End]</w:t>
      </w:r>
    </w:p>
    <w:p w:rsidRPr="001712DC" w:rsidR="00063010" w:rsidP="00C93484" w:rsidRDefault="00063010">
      <w:pPr>
        <w:pStyle w:val="Reqtify"/>
      </w:pPr>
    </w:p>
    <w:p w:rsidR="00063010" w:rsidP="00C93484" w:rsidRDefault="00063010">
      <w:pPr>
        <w:pStyle w:val="Reqtify"/>
      </w:pPr>
    </w:p>
    <w:p w:rsidRPr="00D529B0" w:rsidR="00063010" w:rsidP="00D529B0" w:rsidRDefault="00063010">
      <w:pPr>
        <w:pStyle w:val="ReqtifyAltR"/>
      </w:pPr>
      <w:r w:rsidRPr="00D529B0">
        <w:t>[</w:t>
      </w:r>
      <w:r w:rsidR="0052393A">
        <w:t>iTC</w:t>
      </w:r>
      <w:r w:rsidRPr="00D529B0">
        <w:t>_CC_ATP-SwRS-06</w:t>
      </w:r>
      <w:r w:rsidR="00655979">
        <w:rPr>
          <w:rFonts w:hint="eastAsia"/>
        </w:rPr>
        <w:t>7</w:t>
      </w:r>
      <w:r w:rsidR="009D4F5D">
        <w:rPr>
          <w:rFonts w:hint="eastAsia"/>
        </w:rPr>
        <w:t>3</w:t>
      </w:r>
      <w:r w:rsidRPr="00D529B0">
        <w:t>]</w:t>
      </w:r>
    </w:p>
    <w:p w:rsidRPr="00F15013" w:rsidR="00063010" w:rsidP="00C93484" w:rsidRDefault="0084563E">
      <w:pPr>
        <w:pStyle w:val="Reqtify"/>
      </w:pPr>
      <w:bookmarkStart w:name="OverlapReleasable" w:id="7940"/>
      <w:r w:rsidRPr="00561E40">
        <w:rPr>
          <w:rStyle w:val="aff2"/>
          <w:bCs w:val="0"/>
          <w:iCs w:val="0"/>
        </w:rPr>
        <w:t>OverlapReleasable</w:t>
      </w:r>
      <w:bookmarkEnd w:id="7940"/>
      <w:r w:rsidRPr="00F15013" w:rsidR="00063010">
        <w:rPr>
          <w:rFonts w:hint="eastAsia"/>
        </w:rPr>
        <w:t>，可发送</w:t>
      </w:r>
      <w:r w:rsidRPr="00F15013" w:rsidR="00063010">
        <w:rPr>
          <w:rFonts w:hint="eastAsia"/>
        </w:rPr>
        <w:t>Overlap</w:t>
      </w:r>
      <w:r w:rsidRPr="00F15013" w:rsidR="00063010">
        <w:rPr>
          <w:rFonts w:hint="eastAsia"/>
        </w:rPr>
        <w:t>解锁信息</w:t>
      </w:r>
    </w:p>
    <w:p w:rsidRPr="00391BFC" w:rsidR="00391BFC" w:rsidP="000431E0" w:rsidRDefault="00391BFC">
      <w:pPr>
        <w:pStyle w:val="af7"/>
      </w:pPr>
      <w:r w:rsidRPr="00391BFC">
        <w:lastRenderedPageBreak/>
        <w:t xml:space="preserve">def </w:t>
      </w:r>
      <w:hyperlink w:history="1" w:anchor="OverlapReleasable">
        <w:r w:rsidR="0084563E">
          <w:rPr>
            <w:rStyle w:val="ac"/>
          </w:rPr>
          <w:t>OverlapReleasable</w:t>
        </w:r>
      </w:hyperlink>
      <w:r w:rsidRPr="00391BFC">
        <w:t>(k):</w:t>
      </w:r>
    </w:p>
    <w:p w:rsidRPr="00391BFC" w:rsidR="00391BFC" w:rsidP="000431E0" w:rsidRDefault="00391BFC">
      <w:pPr>
        <w:pStyle w:val="af7"/>
      </w:pPr>
      <w:r w:rsidRPr="00391BFC">
        <w:t xml:space="preserve">    return (</w:t>
      </w:r>
      <w:hyperlink w:history="1" w:anchor="BMoverlapReleasableSendable">
        <w:r w:rsidR="0084563E">
          <w:rPr>
            <w:rStyle w:val="ac"/>
          </w:rPr>
          <w:t>BMoverlapReleasableSendable</w:t>
        </w:r>
      </w:hyperlink>
      <w:r w:rsidRPr="00391BFC">
        <w:t>(k)</w:t>
      </w:r>
    </w:p>
    <w:p w:rsidRPr="00391BFC" w:rsidR="00391BFC" w:rsidP="000431E0" w:rsidRDefault="00391BFC">
      <w:pPr>
        <w:pStyle w:val="af7"/>
      </w:pPr>
      <w:r w:rsidRPr="00391BFC">
        <w:t xml:space="preserve">            and </w:t>
      </w:r>
      <w:hyperlink w:history="1" w:anchor="TrainFilteredStopped">
        <w:r w:rsidR="008B283E">
          <w:rPr>
            <w:rStyle w:val="ac"/>
          </w:rPr>
          <w:t>TrainFilteredStopped</w:t>
        </w:r>
      </w:hyperlink>
      <w:r w:rsidRPr="00391BFC">
        <w:t>(k)</w:t>
      </w:r>
    </w:p>
    <w:p w:rsidRPr="00391BFC" w:rsidR="00391BFC" w:rsidP="000431E0" w:rsidRDefault="00391BFC">
      <w:pPr>
        <w:pStyle w:val="af7"/>
      </w:pPr>
      <w:r w:rsidRPr="00391BFC">
        <w:t xml:space="preserve">            and </w:t>
      </w:r>
      <w:hyperlink w:history="1" w:anchor="BlockModeEOAvalid">
        <w:r w:rsidR="00DE27C8">
          <w:rPr>
            <w:rStyle w:val="ac"/>
          </w:rPr>
          <w:t>BlockModeEOAvalid</w:t>
        </w:r>
      </w:hyperlink>
      <w:r w:rsidRPr="00391BFC">
        <w:t>(k)</w:t>
      </w:r>
    </w:p>
    <w:p w:rsidR="00063010" w:rsidP="000431E0" w:rsidRDefault="00391BFC">
      <w:pPr>
        <w:pStyle w:val="af7"/>
      </w:pPr>
      <w:r w:rsidRPr="00391BFC">
        <w:t xml:space="preserve">            and </w:t>
      </w:r>
      <w:hyperlink w:history="1" w:anchor="NonVitalRequest">
        <w:r w:rsidR="00875DE9">
          <w:rPr>
            <w:rStyle w:val="ac"/>
          </w:rPr>
          <w:t>NonVitalRequest</w:t>
        </w:r>
      </w:hyperlink>
      <w:r w:rsidR="00354F88">
        <w:t>.O</w:t>
      </w:r>
      <w:r w:rsidRPr="00391BFC">
        <w:t>verlap</w:t>
      </w:r>
      <w:r w:rsidR="00354F88">
        <w:t>R</w:t>
      </w:r>
      <w:r w:rsidRPr="00391BFC">
        <w:t>elease(k))</w:t>
      </w:r>
    </w:p>
    <w:p w:rsidR="00063010" w:rsidP="000C0D62" w:rsidRDefault="00063010">
      <w:pPr>
        <w:pStyle w:val="ReqtifyAltQ"/>
      </w:pPr>
      <w:r w:rsidRPr="001712DC">
        <w:t>#Category=Functional</w:t>
      </w:r>
    </w:p>
    <w:p w:rsidRPr="001712DC" w:rsidR="00610A4C" w:rsidP="000C0D62" w:rsidRDefault="00610A4C">
      <w:pPr>
        <w:pStyle w:val="ReqtifyAltQ"/>
      </w:pPr>
      <w:r>
        <w:rPr>
          <w:rFonts w:hint="eastAsia"/>
        </w:rPr>
        <w:t>#Contribution=SIL4</w:t>
      </w:r>
    </w:p>
    <w:p w:rsidR="009328EA" w:rsidP="000C0D62" w:rsidRDefault="00063010">
      <w:pPr>
        <w:pStyle w:val="ReqtifyAltQ"/>
        <w:rPr>
          <w:ins w:author="常鸣" w:date="2014-07-03T14:27:00Z" w:id="7941"/>
        </w:rPr>
      </w:pPr>
      <w:del w:author="常鸣" w:date="2014-07-03T14:27:00Z" w:id="7942">
        <w:r w:rsidRPr="001712DC" w:rsidDel="009328EA">
          <w:delText>#S</w:delText>
        </w:r>
      </w:del>
      <w:ins w:author="常鸣" w:date="2014-07-03T14:27:00Z" w:id="7943">
        <w:r w:rsidR="009328EA">
          <w:t>#Allocation=ATP Software</w:t>
        </w:r>
      </w:ins>
    </w:p>
    <w:p w:rsidRPr="001712DC" w:rsidR="00063010" w:rsidP="000C0D62" w:rsidRDefault="009328EA">
      <w:pPr>
        <w:pStyle w:val="ReqtifyAltQ"/>
      </w:pPr>
      <w:ins w:author="常鸣" w:date="2014-07-03T14:27:00Z" w:id="7944">
        <w:r>
          <w:t>#S</w:t>
        </w:r>
      </w:ins>
      <w:r w:rsidRPr="001712DC" w:rsidR="00063010">
        <w:t>ource=[</w:t>
      </w:r>
      <w:r w:rsidR="0052393A">
        <w:t>iTC</w:t>
      </w:r>
      <w:r w:rsidR="00063010">
        <w:t>_CC-Sy</w:t>
      </w:r>
      <w:r w:rsidR="00260537">
        <w:rPr>
          <w:rFonts w:hint="eastAsia"/>
        </w:rPr>
        <w:t>AD</w:t>
      </w:r>
      <w:r w:rsidRPr="001712DC" w:rsidR="00063010">
        <w:t>-</w:t>
      </w:r>
      <w:r w:rsidR="00260537">
        <w:rPr>
          <w:rFonts w:hint="eastAsia"/>
        </w:rPr>
        <w:t>1292</w:t>
      </w:r>
      <w:r w:rsidRPr="001712DC" w:rsidR="00063010">
        <w:t>]</w:t>
      </w:r>
      <w:r w:rsidR="00CB0DD0">
        <w:rPr>
          <w:rFonts w:hint="eastAsia"/>
        </w:rPr>
        <w:t>,</w:t>
      </w:r>
      <w:r w:rsidRPr="00CB0DD0" w:rsidR="00CB0DD0">
        <w:rPr>
          <w:rFonts w:hint="eastAsia"/>
        </w:rPr>
        <w:t xml:space="preserve"> [</w:t>
      </w:r>
      <w:r w:rsidRPr="00CB0DD0" w:rsidR="00CB0DD0">
        <w:t>iTC_CC_ATP_SwHA-0</w:t>
      </w:r>
      <w:r w:rsidRPr="00CB0DD0" w:rsidR="00CB0DD0">
        <w:rPr>
          <w:rFonts w:hint="eastAsia"/>
        </w:rPr>
        <w:t>2</w:t>
      </w:r>
      <w:r w:rsidR="00CB0DD0">
        <w:rPr>
          <w:rFonts w:hint="eastAsia"/>
        </w:rPr>
        <w:t>54</w:t>
      </w:r>
      <w:r w:rsidRPr="00CB0DD0" w:rsidR="00CB0DD0">
        <w:rPr>
          <w:rFonts w:hint="eastAsia"/>
        </w:rPr>
        <w:t>]</w:t>
      </w:r>
    </w:p>
    <w:p w:rsidRPr="001712DC" w:rsidR="00063010" w:rsidP="000C0D62" w:rsidRDefault="009E172B">
      <w:pPr>
        <w:pStyle w:val="ReqtifyAltQ"/>
      </w:pPr>
      <w:r>
        <w:t>[End]</w:t>
      </w:r>
    </w:p>
    <w:p w:rsidR="00063010" w:rsidP="00C93484" w:rsidRDefault="00063010">
      <w:pPr>
        <w:pStyle w:val="Reqtify"/>
      </w:pPr>
    </w:p>
    <w:p w:rsidR="00063010" w:rsidP="00C93484" w:rsidRDefault="00063010">
      <w:pPr>
        <w:pStyle w:val="Reqtify"/>
      </w:pPr>
    </w:p>
    <w:p w:rsidRPr="00D529B0" w:rsidR="00063010" w:rsidP="00D529B0" w:rsidRDefault="00063010">
      <w:pPr>
        <w:pStyle w:val="ReqtifyAltR"/>
      </w:pPr>
      <w:r w:rsidRPr="00D529B0">
        <w:t>[</w:t>
      </w:r>
      <w:r w:rsidR="0052393A">
        <w:t>iTC</w:t>
      </w:r>
      <w:r w:rsidRPr="00D529B0">
        <w:t>_CC_ATP-SwRS-06</w:t>
      </w:r>
      <w:r w:rsidR="00655979">
        <w:rPr>
          <w:rFonts w:hint="eastAsia"/>
        </w:rPr>
        <w:t>7</w:t>
      </w:r>
      <w:r w:rsidR="009D4F5D">
        <w:rPr>
          <w:rFonts w:hint="eastAsia"/>
        </w:rPr>
        <w:t>4</w:t>
      </w:r>
      <w:r w:rsidRPr="00D529B0">
        <w:t>]</w:t>
      </w:r>
    </w:p>
    <w:p w:rsidRPr="00D25C04" w:rsidR="00063010" w:rsidP="00C93484" w:rsidRDefault="006A4000">
      <w:pPr>
        <w:pStyle w:val="Reqtify"/>
      </w:pPr>
      <w:bookmarkStart w:name="CrossedOverlapTimerInitialSignal" w:id="7945"/>
      <w:r w:rsidRPr="00561E40">
        <w:rPr>
          <w:rStyle w:val="aff2"/>
          <w:bCs w:val="0"/>
          <w:iCs w:val="0"/>
        </w:rPr>
        <w:t>CrossedOverlapTimerInitialSignal</w:t>
      </w:r>
      <w:bookmarkEnd w:id="7945"/>
      <w:r w:rsidR="00063010">
        <w:rPr>
          <w:rFonts w:hint="eastAsia"/>
        </w:rPr>
        <w:t>，</w:t>
      </w:r>
      <w:r w:rsidRPr="00D25C04" w:rsidR="00063010">
        <w:rPr>
          <w:rFonts w:hint="eastAsia"/>
        </w:rPr>
        <w:t>即本周期通过一个</w:t>
      </w:r>
      <w:r w:rsidRPr="00D25C04" w:rsidR="00063010">
        <w:rPr>
          <w:rFonts w:hint="eastAsia"/>
        </w:rPr>
        <w:t>overlap timer</w:t>
      </w:r>
      <w:r w:rsidRPr="00D25C04" w:rsidR="00063010">
        <w:rPr>
          <w:rFonts w:hint="eastAsia"/>
        </w:rPr>
        <w:t>初始化信号机时，返回该信号机奇点</w:t>
      </w:r>
    </w:p>
    <w:p w:rsidR="00886E1F" w:rsidP="000431E0" w:rsidRDefault="00886E1F">
      <w:pPr>
        <w:pStyle w:val="af7"/>
      </w:pPr>
      <w:r>
        <w:t xml:space="preserve">def </w:t>
      </w:r>
      <w:hyperlink w:history="1" w:anchor="CrossedOverlapTimerInitialSignal">
        <w:r w:rsidR="006A4000">
          <w:rPr>
            <w:rStyle w:val="ac"/>
          </w:rPr>
          <w:t>CrossedOverlapTimerInitialSignal</w:t>
        </w:r>
      </w:hyperlink>
      <w:r>
        <w:rPr>
          <w:color w:val="FF8000"/>
        </w:rPr>
        <w:t>(</w:t>
      </w:r>
      <w:r>
        <w:t>k</w:t>
      </w:r>
      <w:r>
        <w:rPr>
          <w:color w:val="FF8000"/>
        </w:rPr>
        <w:t>)</w:t>
      </w:r>
      <w:r>
        <w:t>:</w:t>
      </w:r>
    </w:p>
    <w:p w:rsidR="00886E1F" w:rsidP="000431E0" w:rsidRDefault="00886E1F">
      <w:pPr>
        <w:pStyle w:val="af7"/>
      </w:pPr>
      <w:r>
        <w:t xml:space="preserve">    </w:t>
      </w:r>
      <w:r w:rsidR="00647875">
        <w:rPr>
          <w:rFonts w:hint="eastAsia"/>
        </w:rPr>
        <w:t>S</w:t>
      </w:r>
      <w:r w:rsidR="00647875">
        <w:t xml:space="preserve">ignal </w:t>
      </w:r>
      <w:r>
        <w:rPr>
          <w:color w:val="FF8000"/>
        </w:rPr>
        <w:t>=</w:t>
      </w:r>
      <w:r>
        <w:t xml:space="preserve"> </w:t>
      </w:r>
      <w:hyperlink w:history="1" w:anchor="ExistSingBtwTwoLocs">
        <w:r w:rsidRPr="00647875" w:rsidR="00C64E92">
          <w:rPr>
            <w:rStyle w:val="ac"/>
          </w:rPr>
          <w:t>TrackMap</w:t>
        </w:r>
        <w:r w:rsidRPr="00647875" w:rsidR="00354F88">
          <w:rPr>
            <w:rStyle w:val="ac"/>
          </w:rPr>
          <w:t>.</w:t>
        </w:r>
        <w:r w:rsidRPr="00647875" w:rsidR="008E31D0">
          <w:rPr>
            <w:rStyle w:val="ac"/>
          </w:rPr>
          <w:t>ExistSingBtwTwoLocs</w:t>
        </w:r>
      </w:hyperlink>
      <w:r>
        <w:rPr>
          <w:color w:val="FF8000"/>
        </w:rPr>
        <w:t>(</w:t>
      </w:r>
      <w:r w:rsidR="00647875">
        <w:rPr>
          <w:u w:val="single"/>
        </w:rPr>
        <w:fldChar w:fldCharType="begin"/>
      </w:r>
      <w:r w:rsidR="00647875">
        <w:rPr>
          <w:color w:val="FF8000"/>
        </w:rPr>
        <w:instrText xml:space="preserve"> REF SGL_SIGNAL \h </w:instrText>
      </w:r>
      <w:r w:rsidR="00647875">
        <w:rPr>
          <w:u w:val="single"/>
        </w:rPr>
      </w:r>
      <w:r w:rsidR="00647875">
        <w:rPr>
          <w:u w:val="single"/>
        </w:rPr>
        <w:fldChar w:fldCharType="separate"/>
      </w:r>
      <w:r w:rsidRPr="00190111" w:rsidR="00DE178B">
        <w:rPr>
          <w:rStyle w:val="aff1"/>
        </w:rPr>
        <w:t>SGL_SIGNAL</w:t>
      </w:r>
      <w:r w:rsidR="00647875">
        <w:rPr>
          <w:u w:val="single"/>
        </w:rPr>
        <w:fldChar w:fldCharType="end"/>
      </w:r>
      <w:r>
        <w:rPr>
          <w:color w:val="FF8000"/>
        </w:rPr>
        <w:t>,</w:t>
      </w:r>
      <w:r>
        <w:t xml:space="preserve"> </w:t>
      </w:r>
      <w:hyperlink w:history="1" w:anchor="TrainFrontLocation">
        <w:r w:rsidR="0095165D">
          <w:rPr>
            <w:rStyle w:val="ac"/>
          </w:rPr>
          <w:t>TrainFrontLocation</w:t>
        </w:r>
      </w:hyperlink>
      <w:r>
        <w:rPr>
          <w:color w:val="FF8000"/>
        </w:rPr>
        <w:t>(</w:t>
      </w:r>
      <w:r>
        <w:t>k</w:t>
      </w:r>
      <w:r>
        <w:rPr>
          <w:color w:val="FF8000"/>
        </w:rPr>
        <w:t>-</w:t>
      </w:r>
      <w:r>
        <w:rPr>
          <w:color w:val="800000"/>
        </w:rPr>
        <w:t>1</w:t>
      </w:r>
      <w:r>
        <w:rPr>
          <w:color w:val="FF8000"/>
        </w:rPr>
        <w:t>)</w:t>
      </w:r>
      <w:r w:rsidR="00647875">
        <w:rPr>
          <w:rFonts w:hint="eastAsia"/>
        </w:rPr>
        <w:t>.Max</w:t>
      </w:r>
      <w:r>
        <w:rPr>
          <w:color w:val="FF8000"/>
        </w:rPr>
        <w:t>,</w:t>
      </w:r>
    </w:p>
    <w:p w:rsidR="00886E1F" w:rsidP="000431E0" w:rsidRDefault="00886E1F">
      <w:pPr>
        <w:pStyle w:val="af7"/>
      </w:pPr>
      <w:r>
        <w:t xml:space="preserve">                       </w:t>
      </w:r>
      <w:r w:rsidR="00553647">
        <w:t xml:space="preserve">                           </w:t>
      </w:r>
      <w:hyperlink w:history="1" w:anchor="TrainFrontLocation">
        <w:r w:rsidR="0095165D">
          <w:rPr>
            <w:rStyle w:val="ac"/>
          </w:rPr>
          <w:t>TrainFrontLocation</w:t>
        </w:r>
      </w:hyperlink>
      <w:r>
        <w:rPr>
          <w:color w:val="FF8000"/>
        </w:rPr>
        <w:t>(</w:t>
      </w:r>
      <w:r>
        <w:t>k</w:t>
      </w:r>
      <w:r>
        <w:rPr>
          <w:color w:val="FF8000"/>
        </w:rPr>
        <w:t>)</w:t>
      </w:r>
      <w:r w:rsidR="00647875">
        <w:rPr>
          <w:rFonts w:hint="eastAsia"/>
        </w:rPr>
        <w:t>.Max</w:t>
      </w:r>
      <w:r>
        <w:rPr>
          <w:color w:val="FF8000"/>
        </w:rPr>
        <w:t>)</w:t>
      </w:r>
    </w:p>
    <w:p w:rsidR="00886E1F" w:rsidP="000431E0" w:rsidRDefault="00886E1F">
      <w:pPr>
        <w:pStyle w:val="af7"/>
      </w:pPr>
      <w:r>
        <w:t xml:space="preserve">    if </w:t>
      </w:r>
      <w:r>
        <w:rPr>
          <w:color w:val="FF8000"/>
        </w:rPr>
        <w:t>(</w:t>
      </w:r>
      <w:r w:rsidR="00647875">
        <w:rPr>
          <w:rFonts w:hint="eastAsia"/>
        </w:rPr>
        <w:t>S</w:t>
      </w:r>
      <w:r w:rsidR="00647875">
        <w:t xml:space="preserve">ignal </w:t>
      </w:r>
      <w:r w:rsidRPr="00113E1C">
        <w:t>is</w:t>
      </w:r>
      <w:r>
        <w:t xml:space="preserve"> </w:t>
      </w:r>
      <w:r w:rsidRPr="00113E1C">
        <w:t>not</w:t>
      </w:r>
      <w:r>
        <w:t xml:space="preserve"> </w:t>
      </w:r>
      <w:r w:rsidRPr="00354FC4">
        <w:rPr>
          <w:rStyle w:val="aff1"/>
        </w:rPr>
        <w:t>None</w:t>
      </w:r>
    </w:p>
    <w:p w:rsidR="00886E1F" w:rsidP="000431E0" w:rsidRDefault="00886E1F">
      <w:pPr>
        <w:pStyle w:val="af7"/>
      </w:pPr>
      <w:r>
        <w:t xml:space="preserve">        and </w:t>
      </w:r>
      <w:r w:rsidR="00647875">
        <w:rPr>
          <w:rFonts w:hint="eastAsia"/>
        </w:rPr>
        <w:t>S</w:t>
      </w:r>
      <w:r w:rsidR="00647875">
        <w:t>ignal</w:t>
      </w:r>
      <w:r w:rsidR="00354F88">
        <w:t>.B</w:t>
      </w:r>
      <w:r>
        <w:t>m</w:t>
      </w:r>
      <w:r w:rsidR="00354F88">
        <w:t>O</w:t>
      </w:r>
      <w:r>
        <w:t>verlap</w:t>
      </w:r>
      <w:r w:rsidR="00354F88">
        <w:t>T</w:t>
      </w:r>
      <w:r>
        <w:t>imer</w:t>
      </w:r>
      <w:r w:rsidR="00354F88">
        <w:t>I</w:t>
      </w:r>
      <w:r>
        <w:t>nit</w:t>
      </w:r>
      <w:r>
        <w:rPr>
          <w:color w:val="FF8000"/>
        </w:rPr>
        <w:t>)</w:t>
      </w:r>
      <w:r>
        <w:t>:</w:t>
      </w:r>
    </w:p>
    <w:p w:rsidR="00886E1F" w:rsidP="000431E0" w:rsidRDefault="00886E1F">
      <w:pPr>
        <w:pStyle w:val="af7"/>
      </w:pPr>
      <w:r>
        <w:t xml:space="preserve">        return </w:t>
      </w:r>
      <w:r w:rsidR="00647875">
        <w:rPr>
          <w:rFonts w:hint="eastAsia"/>
        </w:rPr>
        <w:t>S</w:t>
      </w:r>
      <w:r w:rsidR="00647875">
        <w:t>ignal</w:t>
      </w:r>
    </w:p>
    <w:p w:rsidR="00886E1F" w:rsidP="000431E0" w:rsidRDefault="00886E1F">
      <w:pPr>
        <w:pStyle w:val="af7"/>
      </w:pPr>
      <w:r>
        <w:t xml:space="preserve">    else:</w:t>
      </w:r>
    </w:p>
    <w:p w:rsidRPr="00D25C04" w:rsidR="00063010" w:rsidP="000431E0" w:rsidRDefault="00886E1F">
      <w:pPr>
        <w:pStyle w:val="af7"/>
      </w:pPr>
      <w:r>
        <w:t xml:space="preserve">        return </w:t>
      </w:r>
      <w:r w:rsidRPr="00354FC4">
        <w:rPr>
          <w:rStyle w:val="aff1"/>
        </w:rPr>
        <w:t>None</w:t>
      </w:r>
    </w:p>
    <w:p w:rsidR="00063010" w:rsidP="000C0D62" w:rsidRDefault="00063010">
      <w:pPr>
        <w:pStyle w:val="ReqtifyAltQ"/>
      </w:pPr>
      <w:r w:rsidRPr="001712DC">
        <w:t>#Category=Functional</w:t>
      </w:r>
    </w:p>
    <w:p w:rsidR="00610A4C" w:rsidP="000C0D62" w:rsidRDefault="00610A4C">
      <w:pPr>
        <w:pStyle w:val="ReqtifyAltQ"/>
      </w:pPr>
      <w:r>
        <w:rPr>
          <w:rFonts w:hint="eastAsia"/>
        </w:rPr>
        <w:t>#Contribution=SIL4</w:t>
      </w:r>
    </w:p>
    <w:p w:rsidR="009328EA" w:rsidP="00610A4C" w:rsidRDefault="00610A4C">
      <w:pPr>
        <w:pStyle w:val="ReqtifyAltQ"/>
        <w:rPr>
          <w:ins w:author="常鸣" w:date="2014-07-03T14:27:00Z" w:id="7946"/>
        </w:rPr>
      </w:pPr>
      <w:del w:author="常鸣" w:date="2014-07-03T14:27:00Z" w:id="7947">
        <w:r w:rsidRPr="00D25C04" w:rsidDel="009328EA">
          <w:delText>#S</w:delText>
        </w:r>
      </w:del>
      <w:ins w:author="常鸣" w:date="2014-07-03T14:27:00Z" w:id="7948">
        <w:r w:rsidR="009328EA">
          <w:t>#Allocation=ATP Software</w:t>
        </w:r>
      </w:ins>
    </w:p>
    <w:p w:rsidRPr="00D25C04" w:rsidR="00610A4C" w:rsidP="00610A4C" w:rsidRDefault="009328EA">
      <w:pPr>
        <w:pStyle w:val="ReqtifyAltQ"/>
      </w:pPr>
      <w:ins w:author="常鸣" w:date="2014-07-03T14:27:00Z" w:id="7949">
        <w:r>
          <w:t>#S</w:t>
        </w:r>
      </w:ins>
      <w:r w:rsidRPr="00D25C04" w:rsidR="00610A4C">
        <w:t>ource=</w:t>
      </w:r>
      <w:r w:rsidRPr="00340A21" w:rsidR="00B476ED">
        <w:t>[</w:t>
      </w:r>
      <w:r w:rsidR="00B476ED">
        <w:t>iTC_CC-Sy</w:t>
      </w:r>
      <w:r w:rsidR="00B476ED">
        <w:rPr>
          <w:rFonts w:hint="eastAsia"/>
        </w:rPr>
        <w:t>AD</w:t>
      </w:r>
      <w:r w:rsidRPr="00340A21" w:rsidR="00B476ED">
        <w:t>-</w:t>
      </w:r>
      <w:r w:rsidR="00B476ED">
        <w:rPr>
          <w:rFonts w:hint="eastAsia"/>
        </w:rPr>
        <w:t>1189</w:t>
      </w:r>
      <w:r w:rsidRPr="00340A21" w:rsidR="00B476ED">
        <w:t>]</w:t>
      </w:r>
    </w:p>
    <w:p w:rsidRPr="001712DC" w:rsidR="00063010" w:rsidP="000C0D62" w:rsidRDefault="009E172B">
      <w:pPr>
        <w:pStyle w:val="ReqtifyAltQ"/>
      </w:pPr>
      <w:r>
        <w:t>[End]</w:t>
      </w:r>
    </w:p>
    <w:p w:rsidRPr="003855ED" w:rsidR="00063010" w:rsidP="00063010" w:rsidRDefault="00063010"/>
    <w:p w:rsidRPr="004D016B" w:rsidR="00D529B0" w:rsidP="00C93484" w:rsidRDefault="00D529B0">
      <w:pPr>
        <w:pStyle w:val="Reqtify"/>
      </w:pPr>
    </w:p>
    <w:p w:rsidRPr="00D529B0" w:rsidR="00063010" w:rsidP="00D529B0" w:rsidRDefault="00063010">
      <w:pPr>
        <w:pStyle w:val="ReqtifyAltR"/>
      </w:pPr>
      <w:r w:rsidRPr="00D529B0">
        <w:t>[</w:t>
      </w:r>
      <w:r w:rsidR="0052393A">
        <w:t>iTC</w:t>
      </w:r>
      <w:r w:rsidRPr="00D529B0">
        <w:t>_CC_ATP-SwRS-06</w:t>
      </w:r>
      <w:r w:rsidR="00655979">
        <w:rPr>
          <w:rFonts w:hint="eastAsia"/>
        </w:rPr>
        <w:t>7</w:t>
      </w:r>
      <w:r w:rsidR="009D4F5D">
        <w:rPr>
          <w:rFonts w:hint="eastAsia"/>
        </w:rPr>
        <w:t>5</w:t>
      </w:r>
      <w:r w:rsidRPr="00D529B0">
        <w:t>]</w:t>
      </w:r>
    </w:p>
    <w:p w:rsidRPr="00D25C04" w:rsidR="00063010" w:rsidP="00C93484" w:rsidRDefault="00187DC6">
      <w:pPr>
        <w:pStyle w:val="Reqtify"/>
        <w:rPr>
          <w:rStyle w:val="aff2"/>
        </w:rPr>
      </w:pPr>
      <w:bookmarkStart w:name="OverlapTimer" w:id="7950"/>
      <w:r w:rsidRPr="00561E40">
        <w:rPr>
          <w:rStyle w:val="aff2"/>
          <w:bCs w:val="0"/>
          <w:iCs w:val="0"/>
        </w:rPr>
        <w:t>OverlapTimer</w:t>
      </w:r>
      <w:bookmarkEnd w:id="7950"/>
      <w:r w:rsidR="00063010">
        <w:rPr>
          <w:rFonts w:hint="eastAsia"/>
        </w:rPr>
        <w:t>，</w:t>
      </w:r>
      <w:r w:rsidRPr="00D25C04" w:rsidR="00063010">
        <w:rPr>
          <w:rFonts w:hint="eastAsia"/>
        </w:rPr>
        <w:t>当经过具有</w:t>
      </w:r>
      <w:r w:rsidRPr="00D25C04" w:rsidR="00063010">
        <w:rPr>
          <w:rFonts w:hint="eastAsia"/>
        </w:rPr>
        <w:t>Overlap</w:t>
      </w:r>
      <w:r w:rsidRPr="00D25C04" w:rsidR="00063010">
        <w:rPr>
          <w:rFonts w:hint="eastAsia"/>
        </w:rPr>
        <w:t>初始化属性的信号机时，将</w:t>
      </w:r>
      <w:r w:rsidRPr="00D25C04" w:rsidR="00063010">
        <w:rPr>
          <w:rFonts w:hint="eastAsia"/>
        </w:rPr>
        <w:t>OverlapTimer</w:t>
      </w:r>
      <w:r w:rsidRPr="00D25C04" w:rsidR="00063010">
        <w:rPr>
          <w:rFonts w:hint="eastAsia"/>
        </w:rPr>
        <w:t>设置为当时信号机的变量有效期</w:t>
      </w:r>
      <w:r w:rsidR="00610A4C">
        <w:rPr>
          <w:rFonts w:hint="eastAsia"/>
        </w:rPr>
        <w:t>。</w:t>
      </w:r>
    </w:p>
    <w:p w:rsidR="00886E1F" w:rsidP="000431E0" w:rsidRDefault="00886E1F">
      <w:pPr>
        <w:pStyle w:val="af7"/>
      </w:pPr>
      <w:r>
        <w:t xml:space="preserve">def </w:t>
      </w:r>
      <w:hyperlink w:history="1" w:anchor="OverlapTimer">
        <w:r w:rsidR="00187DC6">
          <w:rPr>
            <w:rStyle w:val="ac"/>
          </w:rPr>
          <w:t>OverlapTimer</w:t>
        </w:r>
      </w:hyperlink>
      <w:r>
        <w:rPr>
          <w:color w:val="FF8000"/>
        </w:rPr>
        <w:t>(</w:t>
      </w:r>
      <w:r>
        <w:t>k</w:t>
      </w:r>
      <w:r>
        <w:rPr>
          <w:color w:val="FF8000"/>
        </w:rPr>
        <w:t>)</w:t>
      </w:r>
      <w:r>
        <w:t>:</w:t>
      </w:r>
    </w:p>
    <w:p w:rsidR="00886E1F" w:rsidP="000431E0" w:rsidRDefault="00886E1F">
      <w:pPr>
        <w:pStyle w:val="af7"/>
      </w:pPr>
      <w:r>
        <w:t xml:space="preserve">    if </w:t>
      </w:r>
      <w:r>
        <w:rPr>
          <w:color w:val="FF8000"/>
        </w:rPr>
        <w:t>(</w:t>
      </w:r>
      <w:r w:rsidRPr="00113E1C">
        <w:t>not</w:t>
      </w:r>
      <w:r>
        <w:t xml:space="preserve"> </w:t>
      </w:r>
      <w:hyperlink w:history="1" w:anchor="BlockModeEOAvalid">
        <w:r w:rsidR="00DE27C8">
          <w:rPr>
            <w:rStyle w:val="ac"/>
          </w:rPr>
          <w:t>BlockModeEOAvalid</w:t>
        </w:r>
      </w:hyperlink>
      <w:r>
        <w:rPr>
          <w:color w:val="FF8000"/>
        </w:rPr>
        <w:t>(</w:t>
      </w:r>
      <w:r>
        <w:t>k</w:t>
      </w:r>
      <w:r>
        <w:rPr>
          <w:color w:val="FF8000"/>
        </w:rPr>
        <w:t>)</w:t>
      </w:r>
    </w:p>
    <w:p w:rsidR="00886E1F" w:rsidP="000431E0" w:rsidRDefault="00886E1F">
      <w:pPr>
        <w:pStyle w:val="af7"/>
      </w:pPr>
      <w:r>
        <w:t xml:space="preserve">        or </w:t>
      </w:r>
      <w:hyperlink w:history="1" w:anchor="OverlapReleasable">
        <w:r w:rsidR="0084563E">
          <w:rPr>
            <w:rStyle w:val="ac"/>
          </w:rPr>
          <w:t>OverlapReleasable</w:t>
        </w:r>
      </w:hyperlink>
      <w:r>
        <w:rPr>
          <w:color w:val="FF8000"/>
        </w:rPr>
        <w:t>(</w:t>
      </w:r>
      <w:r>
        <w:t>k</w:t>
      </w:r>
      <w:r>
        <w:rPr>
          <w:color w:val="FF8000"/>
        </w:rPr>
        <w:t>))</w:t>
      </w:r>
      <w:r>
        <w:t>:</w:t>
      </w:r>
    </w:p>
    <w:p w:rsidR="00886E1F" w:rsidP="000431E0" w:rsidRDefault="00886E1F">
      <w:pPr>
        <w:pStyle w:val="af7"/>
      </w:pPr>
      <w:r>
        <w:t xml:space="preserve">        return </w:t>
      </w:r>
      <w:r>
        <w:rPr>
          <w:color w:val="800000"/>
        </w:rPr>
        <w:t>0</w:t>
      </w:r>
    </w:p>
    <w:p w:rsidRPr="00724FD4" w:rsidR="00724FD4" w:rsidP="000431E0" w:rsidRDefault="00886E1F">
      <w:pPr>
        <w:pStyle w:val="af7"/>
      </w:pPr>
      <w:r>
        <w:t xml:space="preserve">    elif </w:t>
      </w:r>
      <w:r>
        <w:rPr>
          <w:color w:val="FF8000"/>
        </w:rPr>
        <w:t>(</w:t>
      </w:r>
      <w:hyperlink w:history="1" w:anchor="BMvariantValidWhileTemporallyValid">
        <w:r w:rsidRPr="00724FD4" w:rsidR="00724FD4">
          <w:rPr>
            <w:rStyle w:val="ac"/>
          </w:rPr>
          <w:t>BMvariantValidWhileTemporallyValid</w:t>
        </w:r>
      </w:hyperlink>
      <w:r w:rsidRPr="00724FD4" w:rsidR="00724FD4">
        <w:t>(k)</w:t>
      </w:r>
    </w:p>
    <w:p w:rsidR="00886E1F" w:rsidP="000431E0" w:rsidRDefault="00724FD4">
      <w:pPr>
        <w:pStyle w:val="af7"/>
      </w:pPr>
      <w:r w:rsidRPr="00724FD4">
        <w:t xml:space="preserve">          and</w:t>
      </w:r>
      <w:r>
        <w:rPr>
          <w:rFonts w:hint="eastAsia"/>
        </w:rPr>
        <w:t xml:space="preserve"> </w:t>
      </w:r>
      <w:hyperlink w:history="1" w:anchor="CrossedOverlapTimerInitialSignal">
        <w:r w:rsidR="006A4000">
          <w:rPr>
            <w:rStyle w:val="ac"/>
          </w:rPr>
          <w:t>CrossedOverlapTimerInitialSignal</w:t>
        </w:r>
      </w:hyperlink>
      <w:r w:rsidR="00886E1F">
        <w:rPr>
          <w:color w:val="FF8000"/>
        </w:rPr>
        <w:t>(</w:t>
      </w:r>
      <w:r w:rsidR="00886E1F">
        <w:t>k</w:t>
      </w:r>
      <w:r w:rsidR="00886E1F">
        <w:rPr>
          <w:color w:val="FF8000"/>
        </w:rPr>
        <w:t>)</w:t>
      </w:r>
      <w:r w:rsidR="00886E1F">
        <w:t xml:space="preserve"> </w:t>
      </w:r>
      <w:r w:rsidRPr="00113E1C" w:rsidR="00886E1F">
        <w:t>is</w:t>
      </w:r>
      <w:r w:rsidR="00886E1F">
        <w:t xml:space="preserve"> </w:t>
      </w:r>
      <w:r w:rsidRPr="00113E1C" w:rsidR="00886E1F">
        <w:t>not</w:t>
      </w:r>
      <w:r w:rsidR="00886E1F">
        <w:t xml:space="preserve"> </w:t>
      </w:r>
      <w:r w:rsidRPr="00354FC4" w:rsidR="00886E1F">
        <w:rPr>
          <w:rStyle w:val="aff1"/>
        </w:rPr>
        <w:t>None</w:t>
      </w:r>
      <w:r w:rsidR="00886E1F">
        <w:rPr>
          <w:color w:val="FF8000"/>
        </w:rPr>
        <w:t>)</w:t>
      </w:r>
      <w:r w:rsidR="00886E1F">
        <w:t>:</w:t>
      </w:r>
    </w:p>
    <w:p w:rsidR="00886E1F" w:rsidP="000431E0" w:rsidRDefault="00886E1F">
      <w:pPr>
        <w:pStyle w:val="af7"/>
      </w:pPr>
      <w:r>
        <w:t xml:space="preserve">        return </w:t>
      </w:r>
      <w:hyperlink w:history="1" w:anchor="BMvariantRemaingTime">
        <w:hyperlink w:history="1" w:anchor="BMvariantRemainingTime">
          <w:r w:rsidR="005F586E">
            <w:rPr>
              <w:rStyle w:val="ac"/>
            </w:rPr>
            <w:t>BMvariantRemain</w:t>
          </w:r>
          <w:r w:rsidR="005F586E">
            <w:rPr>
              <w:rStyle w:val="ac"/>
              <w:rFonts w:hint="eastAsia"/>
            </w:rPr>
            <w:t>in</w:t>
          </w:r>
          <w:r w:rsidR="005F586E">
            <w:rPr>
              <w:rStyle w:val="ac"/>
            </w:rPr>
            <w:t>gTime</w:t>
          </w:r>
        </w:hyperlink>
      </w:hyperlink>
      <w:r>
        <w:rPr>
          <w:color w:val="FF8000"/>
        </w:rPr>
        <w:t>(</w:t>
      </w:r>
      <w:hyperlink w:history="1" w:anchor="CrossedOverlapTimerInitialSignal">
        <w:r w:rsidR="006A4000">
          <w:rPr>
            <w:rStyle w:val="ac"/>
          </w:rPr>
          <w:t>CrossedOverlapTimerInitialSignal</w:t>
        </w:r>
      </w:hyperlink>
      <w:r>
        <w:rPr>
          <w:color w:val="FF8000"/>
        </w:rPr>
        <w:t>(</w:t>
      </w:r>
      <w:r>
        <w:t>k</w:t>
      </w:r>
      <w:r>
        <w:rPr>
          <w:color w:val="FF8000"/>
        </w:rPr>
        <w:t>)</w:t>
      </w:r>
      <w:r w:rsidR="00354F88">
        <w:t>.</w:t>
      </w:r>
      <w:r w:rsidR="006527B7">
        <w:rPr>
          <w:rFonts w:hint="eastAsia"/>
        </w:rPr>
        <w:t>C</w:t>
      </w:r>
      <w:r w:rsidR="00354F88">
        <w:t>B</w:t>
      </w:r>
      <w:r w:rsidR="006527B7">
        <w:rPr>
          <w:rFonts w:hint="eastAsia"/>
        </w:rPr>
        <w:t>Ivariant.Id</w:t>
      </w:r>
      <w:r>
        <w:rPr>
          <w:color w:val="FF8000"/>
        </w:rPr>
        <w:t>,</w:t>
      </w:r>
      <w:r>
        <w:t xml:space="preserve"> k</w:t>
      </w:r>
      <w:r>
        <w:rPr>
          <w:color w:val="FF8000"/>
        </w:rPr>
        <w:t>)</w:t>
      </w:r>
    </w:p>
    <w:p w:rsidR="00886E1F" w:rsidP="000431E0" w:rsidRDefault="00886E1F">
      <w:pPr>
        <w:pStyle w:val="af7"/>
      </w:pPr>
      <w:r>
        <w:t xml:space="preserve">    else:</w:t>
      </w:r>
    </w:p>
    <w:p w:rsidR="00063010" w:rsidP="000431E0" w:rsidRDefault="00886E1F">
      <w:pPr>
        <w:pStyle w:val="af7"/>
      </w:pPr>
      <w:r>
        <w:t xml:space="preserve">        return </w:t>
      </w:r>
      <w:hyperlink w:history="1" w:anchor="OverlapTimer">
        <w:r w:rsidR="00187DC6">
          <w:rPr>
            <w:rStyle w:val="ac"/>
          </w:rPr>
          <w:t>OverlapTimer</w:t>
        </w:r>
      </w:hyperlink>
      <w:r>
        <w:rPr>
          <w:color w:val="FF8000"/>
        </w:rPr>
        <w:t>(</w:t>
      </w:r>
      <w:r>
        <w:t>k</w:t>
      </w:r>
      <w:r>
        <w:rPr>
          <w:color w:val="FF8000"/>
        </w:rPr>
        <w:t>-</w:t>
      </w:r>
      <w:r>
        <w:rPr>
          <w:color w:val="800000"/>
        </w:rPr>
        <w:t>1</w:t>
      </w:r>
      <w:r>
        <w:rPr>
          <w:color w:val="FF8000"/>
        </w:rPr>
        <w:t>)</w:t>
      </w:r>
      <w:r>
        <w:t xml:space="preserve"> </w:t>
      </w:r>
      <w:r>
        <w:rPr>
          <w:color w:val="FF8000"/>
        </w:rPr>
        <w:t>-</w:t>
      </w:r>
      <w:r>
        <w:t xml:space="preserve"> </w:t>
      </w:r>
      <w:r>
        <w:rPr>
          <w:color w:val="800000"/>
        </w:rPr>
        <w:t>1</w:t>
      </w:r>
    </w:p>
    <w:p w:rsidR="00063010" w:rsidP="000C0D62" w:rsidRDefault="00063010">
      <w:pPr>
        <w:pStyle w:val="ReqtifyAltQ"/>
      </w:pPr>
      <w:r w:rsidRPr="00340A21">
        <w:lastRenderedPageBreak/>
        <w:t>#Category=Functional</w:t>
      </w:r>
    </w:p>
    <w:p w:rsidRPr="00340A21" w:rsidR="00610A4C" w:rsidP="000C0D62" w:rsidRDefault="00610A4C">
      <w:pPr>
        <w:pStyle w:val="ReqtifyAltQ"/>
      </w:pPr>
      <w:r>
        <w:rPr>
          <w:rFonts w:hint="eastAsia"/>
        </w:rPr>
        <w:t>#Contribution=SIL4</w:t>
      </w:r>
    </w:p>
    <w:p w:rsidR="009328EA" w:rsidP="000C0D62" w:rsidRDefault="00063010">
      <w:pPr>
        <w:pStyle w:val="ReqtifyAltQ"/>
        <w:rPr>
          <w:ins w:author="常鸣" w:date="2014-07-03T14:27:00Z" w:id="7951"/>
        </w:rPr>
      </w:pPr>
      <w:del w:author="常鸣" w:date="2014-07-03T14:27:00Z" w:id="7952">
        <w:r w:rsidRPr="00340A21" w:rsidDel="009328EA">
          <w:delText>#S</w:delText>
        </w:r>
      </w:del>
      <w:ins w:author="常鸣" w:date="2014-07-03T14:27:00Z" w:id="7953">
        <w:r w:rsidR="009328EA">
          <w:t>#Allocation=ATP Software</w:t>
        </w:r>
      </w:ins>
    </w:p>
    <w:p w:rsidR="00063010" w:rsidP="000C0D62" w:rsidRDefault="009328EA">
      <w:pPr>
        <w:pStyle w:val="ReqtifyAltQ"/>
      </w:pPr>
      <w:ins w:author="常鸣" w:date="2014-07-03T14:27:00Z" w:id="7954">
        <w:r>
          <w:t>#S</w:t>
        </w:r>
      </w:ins>
      <w:r w:rsidRPr="00340A21" w:rsidR="00063010">
        <w:t>ource=</w:t>
      </w:r>
      <w:r w:rsidRPr="009F3AC5" w:rsidR="009F3AC5">
        <w:t>[iTC_CC-Sy</w:t>
      </w:r>
      <w:r w:rsidRPr="009F3AC5" w:rsidR="009F3AC5">
        <w:rPr>
          <w:rFonts w:hint="eastAsia"/>
        </w:rPr>
        <w:t>AD</w:t>
      </w:r>
      <w:r w:rsidRPr="009F3AC5" w:rsidR="009F3AC5">
        <w:t>-</w:t>
      </w:r>
      <w:r w:rsidRPr="009F3AC5" w:rsidR="009F3AC5">
        <w:rPr>
          <w:rFonts w:hint="eastAsia"/>
        </w:rPr>
        <w:t>1185</w:t>
      </w:r>
      <w:r w:rsidRPr="009F3AC5" w:rsidR="009F3AC5">
        <w:t>]</w:t>
      </w:r>
      <w:r w:rsidR="009F3AC5">
        <w:rPr>
          <w:rFonts w:hint="eastAsia"/>
        </w:rPr>
        <w:t xml:space="preserve">, </w:t>
      </w:r>
      <w:r w:rsidRPr="00340A21" w:rsidR="00063010">
        <w:t>[</w:t>
      </w:r>
      <w:r w:rsidR="0052393A">
        <w:t>iTC</w:t>
      </w:r>
      <w:r w:rsidR="00063010">
        <w:t>_CC-Sy</w:t>
      </w:r>
      <w:r w:rsidR="00B476ED">
        <w:rPr>
          <w:rFonts w:hint="eastAsia"/>
        </w:rPr>
        <w:t>AD</w:t>
      </w:r>
      <w:r w:rsidRPr="00340A21" w:rsidR="00063010">
        <w:t>-</w:t>
      </w:r>
      <w:r w:rsidR="00B476ED">
        <w:rPr>
          <w:rFonts w:hint="eastAsia"/>
        </w:rPr>
        <w:t>1189</w:t>
      </w:r>
      <w:r w:rsidRPr="00340A21" w:rsidR="00063010">
        <w:t>]</w:t>
      </w:r>
      <w:r w:rsidR="00B476ED">
        <w:rPr>
          <w:rFonts w:hint="eastAsia"/>
        </w:rPr>
        <w:t>,</w:t>
      </w:r>
      <w:r w:rsidRPr="00B476ED" w:rsidR="00B476ED">
        <w:t xml:space="preserve"> </w:t>
      </w:r>
      <w:r w:rsidRPr="00340A21" w:rsidR="00B476ED">
        <w:t>[</w:t>
      </w:r>
      <w:r w:rsidR="00B476ED">
        <w:t>iTC_CC-Sy</w:t>
      </w:r>
      <w:r w:rsidR="00B476ED">
        <w:rPr>
          <w:rFonts w:hint="eastAsia"/>
        </w:rPr>
        <w:t>AD</w:t>
      </w:r>
      <w:r w:rsidRPr="00340A21" w:rsidR="00B476ED">
        <w:t>-</w:t>
      </w:r>
      <w:r w:rsidR="00B476ED">
        <w:rPr>
          <w:rFonts w:hint="eastAsia"/>
        </w:rPr>
        <w:t>1191</w:t>
      </w:r>
      <w:r w:rsidR="000C0185">
        <w:rPr>
          <w:rFonts w:hint="eastAsia"/>
        </w:rPr>
        <w:t>]</w:t>
      </w:r>
      <w:r w:rsidR="00B476ED">
        <w:rPr>
          <w:rFonts w:hint="eastAsia"/>
        </w:rPr>
        <w:t>,</w:t>
      </w:r>
      <w:r w:rsidRPr="00B476ED" w:rsidR="00B476ED">
        <w:t xml:space="preserve"> </w:t>
      </w:r>
      <w:r w:rsidRPr="00340A21" w:rsidR="00B476ED">
        <w:t>[</w:t>
      </w:r>
      <w:r w:rsidR="00B476ED">
        <w:t>iTC_CC-Sy</w:t>
      </w:r>
      <w:r w:rsidR="00B476ED">
        <w:rPr>
          <w:rFonts w:hint="eastAsia"/>
        </w:rPr>
        <w:t>AD</w:t>
      </w:r>
      <w:r w:rsidRPr="00340A21" w:rsidR="00B476ED">
        <w:t>-</w:t>
      </w:r>
      <w:r w:rsidR="00B476ED">
        <w:rPr>
          <w:rFonts w:hint="eastAsia"/>
        </w:rPr>
        <w:t>1192</w:t>
      </w:r>
      <w:r w:rsidRPr="00340A21" w:rsidR="00B476ED">
        <w:t>]</w:t>
      </w:r>
      <w:r w:rsidR="00CB0DD0">
        <w:rPr>
          <w:rFonts w:hint="eastAsia"/>
        </w:rPr>
        <w:t>,</w:t>
      </w:r>
      <w:r w:rsidRPr="00CB0DD0" w:rsidR="00CB0DD0">
        <w:rPr>
          <w:rFonts w:hint="eastAsia"/>
        </w:rPr>
        <w:t xml:space="preserve"> [</w:t>
      </w:r>
      <w:r w:rsidRPr="00CB0DD0" w:rsidR="00CB0DD0">
        <w:t>iTC_CC_ATP_SwHA-0</w:t>
      </w:r>
      <w:r w:rsidRPr="00CB0DD0" w:rsidR="00CB0DD0">
        <w:rPr>
          <w:rFonts w:hint="eastAsia"/>
        </w:rPr>
        <w:t>2</w:t>
      </w:r>
      <w:r w:rsidR="00CB0DD0">
        <w:rPr>
          <w:rFonts w:hint="eastAsia"/>
        </w:rPr>
        <w:t>55</w:t>
      </w:r>
      <w:r w:rsidRPr="00CB0DD0" w:rsidR="00CB0DD0">
        <w:rPr>
          <w:rFonts w:hint="eastAsia"/>
        </w:rPr>
        <w:t>]</w:t>
      </w:r>
    </w:p>
    <w:p w:rsidRPr="006C4F88" w:rsidR="00063010" w:rsidP="000C0D62" w:rsidRDefault="009E172B">
      <w:pPr>
        <w:pStyle w:val="ReqtifyAltQ"/>
      </w:pPr>
      <w:r>
        <w:t>[End]</w:t>
      </w:r>
    </w:p>
    <w:p w:rsidR="00063010" w:rsidP="00C93484" w:rsidRDefault="00063010">
      <w:pPr>
        <w:pStyle w:val="Reqtify"/>
      </w:pPr>
    </w:p>
    <w:p w:rsidRPr="008B5B6F" w:rsidR="00610A4C" w:rsidP="00C93484" w:rsidRDefault="00610A4C">
      <w:pPr>
        <w:pStyle w:val="Reqtify"/>
      </w:pPr>
    </w:p>
    <w:p w:rsidRPr="00D529B0" w:rsidR="00063010" w:rsidP="00D529B0" w:rsidRDefault="00063010">
      <w:pPr>
        <w:pStyle w:val="ReqtifyAltR"/>
      </w:pPr>
      <w:r w:rsidRPr="00D529B0">
        <w:t>[</w:t>
      </w:r>
      <w:r w:rsidR="0052393A">
        <w:t>iTC</w:t>
      </w:r>
      <w:r w:rsidRPr="00D529B0">
        <w:t>_CC_ATP-SwRS-06</w:t>
      </w:r>
      <w:r w:rsidR="00655979">
        <w:rPr>
          <w:rFonts w:hint="eastAsia"/>
        </w:rPr>
        <w:t>7</w:t>
      </w:r>
      <w:r w:rsidR="009D4F5D">
        <w:rPr>
          <w:rFonts w:hint="eastAsia"/>
        </w:rPr>
        <w:t>6</w:t>
      </w:r>
      <w:r w:rsidRPr="00D529B0">
        <w:t>]</w:t>
      </w:r>
    </w:p>
    <w:p w:rsidR="00063010" w:rsidP="00C93484" w:rsidRDefault="00187DC6">
      <w:pPr>
        <w:pStyle w:val="Reqtify"/>
      </w:pPr>
      <w:bookmarkStart w:name="OverlapTimerPermissive" w:id="7955"/>
      <w:r w:rsidRPr="00561E40">
        <w:rPr>
          <w:rStyle w:val="aff2"/>
          <w:bCs w:val="0"/>
          <w:iCs w:val="0"/>
        </w:rPr>
        <w:t>OverlapTimerPermissive</w:t>
      </w:r>
      <w:bookmarkEnd w:id="7955"/>
      <w:r w:rsidR="00063010">
        <w:rPr>
          <w:rFonts w:hint="eastAsia"/>
        </w:rPr>
        <w:t>，用于判断是否在</w:t>
      </w:r>
      <w:r w:rsidR="00063010">
        <w:rPr>
          <w:rFonts w:hint="eastAsia"/>
        </w:rPr>
        <w:t>BM</w:t>
      </w:r>
      <w:r w:rsidR="00063010">
        <w:rPr>
          <w:rFonts w:hint="eastAsia"/>
        </w:rPr>
        <w:t>下强制</w:t>
      </w:r>
      <w:r w:rsidR="00063010">
        <w:rPr>
          <w:rFonts w:hint="eastAsia"/>
        </w:rPr>
        <w:t>Overlap</w:t>
      </w:r>
      <w:r w:rsidR="00063010">
        <w:rPr>
          <w:rFonts w:hint="eastAsia"/>
        </w:rPr>
        <w:t>状态建立</w:t>
      </w:r>
      <w:r w:rsidR="00610A4C">
        <w:rPr>
          <w:rFonts w:hint="eastAsia"/>
        </w:rPr>
        <w:t>.</w:t>
      </w:r>
    </w:p>
    <w:p w:rsidR="0047458E" w:rsidP="000431E0" w:rsidRDefault="0047458E">
      <w:pPr>
        <w:pStyle w:val="af7"/>
      </w:pPr>
      <w:r>
        <w:rPr>
          <w:rFonts w:hint="eastAsia"/>
        </w:rPr>
        <w:t xml:space="preserve">def </w:t>
      </w:r>
      <w:hyperlink w:history="1" w:anchor="OverlapTimerPermissive">
        <w:r w:rsidR="00187DC6">
          <w:rPr>
            <w:rStyle w:val="ac"/>
          </w:rPr>
          <w:t>OverlapTimerPermissive</w:t>
        </w:r>
      </w:hyperlink>
      <w:r>
        <w:rPr>
          <w:rFonts w:hint="eastAsia"/>
        </w:rPr>
        <w:t>(k):</w:t>
      </w:r>
    </w:p>
    <w:p w:rsidRPr="00340A21" w:rsidR="00063010" w:rsidP="000431E0" w:rsidRDefault="00063010">
      <w:pPr>
        <w:pStyle w:val="af7"/>
      </w:pPr>
      <w:r w:rsidRPr="00001C9D">
        <w:t xml:space="preserve">    </w:t>
      </w:r>
      <w:r w:rsidR="0047458E">
        <w:rPr>
          <w:rFonts w:hint="eastAsia"/>
        </w:rPr>
        <w:t>return</w:t>
      </w:r>
      <w:r w:rsidRPr="00001C9D">
        <w:t xml:space="preserve"> (</w:t>
      </w:r>
      <w:hyperlink w:history="1" w:anchor="OverlapTimer">
        <w:r w:rsidR="00187DC6">
          <w:rPr>
            <w:rStyle w:val="ac"/>
          </w:rPr>
          <w:t>OverlapTimer</w:t>
        </w:r>
      </w:hyperlink>
      <w:r w:rsidRPr="00001C9D">
        <w:t>(k) &gt; 0)</w:t>
      </w:r>
    </w:p>
    <w:p w:rsidR="00063010" w:rsidP="000C0D62" w:rsidRDefault="00063010">
      <w:pPr>
        <w:pStyle w:val="ReqtifyAltQ"/>
      </w:pPr>
      <w:r w:rsidRPr="00340A21">
        <w:t>#Category=Functional</w:t>
      </w:r>
    </w:p>
    <w:p w:rsidRPr="00340A21" w:rsidR="00610A4C" w:rsidP="000C0D62" w:rsidRDefault="00610A4C">
      <w:pPr>
        <w:pStyle w:val="ReqtifyAltQ"/>
      </w:pPr>
      <w:r>
        <w:rPr>
          <w:rFonts w:hint="eastAsia"/>
        </w:rPr>
        <w:t>#Contribution=SIL4</w:t>
      </w:r>
    </w:p>
    <w:p w:rsidR="009328EA" w:rsidP="000C0D62" w:rsidRDefault="00063010">
      <w:pPr>
        <w:pStyle w:val="ReqtifyAltQ"/>
        <w:rPr>
          <w:ins w:author="常鸣" w:date="2014-07-03T14:27:00Z" w:id="7956"/>
        </w:rPr>
      </w:pPr>
      <w:del w:author="常鸣" w:date="2014-07-03T14:27:00Z" w:id="7957">
        <w:r w:rsidRPr="00340A21" w:rsidDel="009328EA">
          <w:delText>#S</w:delText>
        </w:r>
      </w:del>
      <w:ins w:author="常鸣" w:date="2014-07-03T14:27:00Z" w:id="7958">
        <w:r w:rsidR="009328EA">
          <w:t>#Allocation=ATP Software</w:t>
        </w:r>
      </w:ins>
    </w:p>
    <w:p w:rsidRPr="003855ED" w:rsidR="00063010" w:rsidP="000C0D62" w:rsidRDefault="009328EA">
      <w:pPr>
        <w:pStyle w:val="ReqtifyAltQ"/>
      </w:pPr>
      <w:ins w:author="常鸣" w:date="2014-07-03T14:27:00Z" w:id="7959">
        <w:r>
          <w:t>#S</w:t>
        </w:r>
      </w:ins>
      <w:r w:rsidRPr="00340A21" w:rsidR="00063010">
        <w:t>ource=</w:t>
      </w:r>
      <w:r w:rsidRPr="00340A21" w:rsidR="00B476ED">
        <w:t>[</w:t>
      </w:r>
      <w:r w:rsidR="00B476ED">
        <w:t>iTC_CC-Sy</w:t>
      </w:r>
      <w:r w:rsidR="00B476ED">
        <w:rPr>
          <w:rFonts w:hint="eastAsia"/>
        </w:rPr>
        <w:t>AD</w:t>
      </w:r>
      <w:r w:rsidRPr="00340A21" w:rsidR="00B476ED">
        <w:t>-</w:t>
      </w:r>
      <w:r w:rsidR="00B476ED">
        <w:rPr>
          <w:rFonts w:hint="eastAsia"/>
        </w:rPr>
        <w:t>1185</w:t>
      </w:r>
      <w:r w:rsidRPr="00340A21" w:rsidR="00B476ED">
        <w:t>]</w:t>
      </w:r>
      <w:r w:rsidR="00CB0DD0">
        <w:rPr>
          <w:rFonts w:hint="eastAsia"/>
        </w:rPr>
        <w:t>,</w:t>
      </w:r>
      <w:r w:rsidRPr="00CB0DD0" w:rsidR="00CB0DD0">
        <w:rPr>
          <w:rFonts w:hint="eastAsia"/>
        </w:rPr>
        <w:t xml:space="preserve"> [</w:t>
      </w:r>
      <w:r w:rsidRPr="00CB0DD0" w:rsidR="00CB0DD0">
        <w:t>iTC_CC_ATP_SwHA-0</w:t>
      </w:r>
      <w:r w:rsidRPr="00CB0DD0" w:rsidR="00CB0DD0">
        <w:rPr>
          <w:rFonts w:hint="eastAsia"/>
        </w:rPr>
        <w:t>2</w:t>
      </w:r>
      <w:r w:rsidR="00CB0DD0">
        <w:rPr>
          <w:rFonts w:hint="eastAsia"/>
        </w:rPr>
        <w:t>55</w:t>
      </w:r>
      <w:r w:rsidRPr="00CB0DD0" w:rsidR="00CB0DD0">
        <w:rPr>
          <w:rFonts w:hint="eastAsia"/>
        </w:rPr>
        <w:t>]</w:t>
      </w:r>
    </w:p>
    <w:p w:rsidRPr="003855ED" w:rsidR="00063010" w:rsidP="000C0D62" w:rsidRDefault="009E172B">
      <w:pPr>
        <w:pStyle w:val="ReqtifyAltQ"/>
      </w:pPr>
      <w:r>
        <w:t>[End]</w:t>
      </w:r>
    </w:p>
    <w:p w:rsidR="00063010" w:rsidP="00C93484" w:rsidRDefault="00063010">
      <w:pPr>
        <w:pStyle w:val="Reqtify"/>
      </w:pPr>
    </w:p>
    <w:p w:rsidR="00063010" w:rsidP="00C93484" w:rsidRDefault="00063010">
      <w:pPr>
        <w:pStyle w:val="Reqtify"/>
      </w:pPr>
    </w:p>
    <w:p w:rsidR="00063010" w:rsidP="0012674A" w:rsidRDefault="00063010">
      <w:pPr>
        <w:pStyle w:val="4"/>
      </w:pPr>
      <w:r>
        <w:rPr>
          <w:rFonts w:hint="eastAsia"/>
        </w:rPr>
        <w:t>Coerced restrictive</w:t>
      </w:r>
    </w:p>
    <w:p w:rsidR="00D652F3" w:rsidP="00C93484" w:rsidRDefault="00D652F3">
      <w:pPr>
        <w:pStyle w:val="Reqtify"/>
      </w:pPr>
    </w:p>
    <w:p w:rsidR="00D652F3" w:rsidP="00C93484" w:rsidRDefault="00D652F3">
      <w:pPr>
        <w:pStyle w:val="Reqtify"/>
      </w:pPr>
      <w:r>
        <w:rPr>
          <w:rFonts w:hint="eastAsia"/>
        </w:rPr>
        <w:t>在项目中可以在线路上的部分区域内配置“非强制限制”属性，来要求</w:t>
      </w:r>
      <w:r>
        <w:rPr>
          <w:rFonts w:hint="eastAsia"/>
        </w:rPr>
        <w:t>ATP</w:t>
      </w:r>
      <w:r>
        <w:rPr>
          <w:rFonts w:hint="eastAsia"/>
        </w:rPr>
        <w:t>在满足相应输入条件的情况下认为该区域是限制状态的。“非强制限制”状态的优先级要高于来自该区域变量的实际状态。非强制限制所支持的属性如</w:t>
      </w:r>
      <w:r>
        <w:fldChar w:fldCharType="begin"/>
      </w:r>
      <w:r>
        <w:instrText xml:space="preserve"> REF _Ref345236578 \h </w:instrText>
      </w:r>
      <w:r>
        <w:fldChar w:fldCharType="separate"/>
      </w:r>
      <w:r w:rsidR="00DE178B">
        <w:t xml:space="preserve">Table </w:t>
      </w:r>
      <w:r w:rsidR="00DE178B">
        <w:rPr>
          <w:noProof/>
        </w:rPr>
        <w:t>5</w:t>
      </w:r>
      <w:r w:rsidR="00DE178B">
        <w:noBreakHyphen/>
      </w:r>
      <w:r w:rsidR="00DE178B">
        <w:rPr>
          <w:noProof/>
        </w:rPr>
        <w:t>7</w:t>
      </w:r>
      <w:r>
        <w:fldChar w:fldCharType="end"/>
      </w:r>
      <w:r>
        <w:rPr>
          <w:rFonts w:hint="eastAsia"/>
        </w:rPr>
        <w:t>所示。</w:t>
      </w:r>
    </w:p>
    <w:p w:rsidR="00D652F3" w:rsidP="00C93484" w:rsidRDefault="00D652F3">
      <w:pPr>
        <w:pStyle w:val="Reqtify"/>
      </w:pPr>
    </w:p>
    <w:p w:rsidR="00D652F3" w:rsidP="00D652F3" w:rsidRDefault="00D652F3">
      <w:pPr>
        <w:pStyle w:val="affc"/>
      </w:pPr>
      <w:bookmarkStart w:name="_Ref358194017" w:id="7960"/>
      <w:bookmarkStart w:name="_Ref345236576" w:id="7961"/>
      <w:bookmarkStart w:name="_Ref345236578" w:id="7962"/>
      <w:bookmarkStart w:name="_Toc349031241" w:id="7963"/>
      <w:bookmarkStart w:name="_Toc347567352" w:id="7964"/>
      <w:bookmarkStart w:name="_Toc376183073" w:id="7965"/>
      <w:bookmarkStart w:name="_Toc392230046" w:id="7966"/>
      <w:r>
        <w:t xml:space="preserve">Table </w:t>
      </w:r>
      <w:r w:rsidR="00FA0FBB">
        <w:fldChar w:fldCharType="begin"/>
      </w:r>
      <w:r w:rsidR="00FA0FBB">
        <w:instrText xml:space="preserve"> STYLEREF 1 \s </w:instrText>
      </w:r>
      <w:r w:rsidR="00FA0FBB">
        <w:fldChar w:fldCharType="separate"/>
      </w:r>
      <w:r w:rsidR="00DE178B">
        <w:t>5</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7</w:t>
      </w:r>
      <w:r w:rsidR="00FA0FBB">
        <w:fldChar w:fldCharType="end"/>
      </w:r>
      <w:bookmarkEnd w:id="7960"/>
      <w:bookmarkEnd w:id="7961"/>
      <w:bookmarkEnd w:id="7962"/>
      <w:r w:rsidR="00E057C4">
        <w:rPr>
          <w:rFonts w:hint="eastAsia"/>
        </w:rPr>
        <w:t xml:space="preserve"> Configurable not coerced restrictive identification</w:t>
      </w:r>
      <w:bookmarkEnd w:id="7963"/>
      <w:bookmarkEnd w:id="7964"/>
      <w:bookmarkEnd w:id="7965"/>
      <w:bookmarkEnd w:id="7966"/>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006"/>
        <w:gridCol w:w="5280"/>
      </w:tblGrid>
      <w:tr w:rsidRPr="007820D7" w:rsidR="00D652F3" w:rsidTr="00D652F3">
        <w:tc>
          <w:tcPr>
            <w:tcW w:w="2157" w:type="pct"/>
            <w:tcBorders>
              <w:top w:val="single" w:color="000000" w:sz="12" w:space="0"/>
              <w:bottom w:val="single" w:color="000000" w:sz="4" w:space="0"/>
            </w:tcBorders>
            <w:shd w:val="clear" w:color="auto" w:fill="E0E0E0"/>
          </w:tcPr>
          <w:p w:rsidRPr="007820D7" w:rsidR="00D652F3" w:rsidP="00FA0FBB" w:rsidRDefault="00D652F3">
            <w:pPr>
              <w:pStyle w:val="af6"/>
            </w:pPr>
            <w:r>
              <w:rPr>
                <w:rFonts w:hint="eastAsia"/>
              </w:rPr>
              <w:t>Not Coerced Restrictive</w:t>
            </w:r>
          </w:p>
        </w:tc>
        <w:tc>
          <w:tcPr>
            <w:tcW w:w="2843" w:type="pct"/>
            <w:tcBorders>
              <w:top w:val="single" w:color="000000" w:sz="12" w:space="0"/>
              <w:bottom w:val="single" w:color="000000" w:sz="4" w:space="0"/>
            </w:tcBorders>
            <w:shd w:val="clear" w:color="auto" w:fill="E0E0E0"/>
          </w:tcPr>
          <w:p w:rsidRPr="007820D7" w:rsidR="00D652F3" w:rsidP="00FA0FBB" w:rsidRDefault="00D652F3">
            <w:pPr>
              <w:pStyle w:val="af6"/>
            </w:pPr>
            <w:r>
              <w:rPr>
                <w:rFonts w:hint="eastAsia"/>
              </w:rPr>
              <w:t>Functional Description</w:t>
            </w:r>
          </w:p>
        </w:tc>
      </w:tr>
      <w:tr w:rsidRPr="007820D7" w:rsidR="00D652F3" w:rsidTr="00D652F3">
        <w:tc>
          <w:tcPr>
            <w:tcW w:w="2157" w:type="pct"/>
            <w:tcBorders>
              <w:top w:val="single" w:color="000000" w:sz="4" w:space="0"/>
            </w:tcBorders>
            <w:shd w:val="clear" w:color="auto" w:fill="auto"/>
          </w:tcPr>
          <w:p w:rsidRPr="007820D7" w:rsidR="00D652F3" w:rsidP="00591D6B" w:rsidRDefault="00D652F3">
            <w:pPr>
              <w:pStyle w:val="AltB0"/>
            </w:pPr>
            <w:r w:rsidRPr="009761BC">
              <w:rPr>
                <w:rStyle w:val="aff1"/>
              </w:rPr>
              <w:t>VARIANTS_RECEIVED_FROM_CBI_I</w:t>
            </w:r>
            <w:r>
              <w:rPr>
                <w:rStyle w:val="aff1"/>
                <w:rFonts w:hint="eastAsia"/>
              </w:rPr>
              <w:t>D</w:t>
            </w:r>
          </w:p>
        </w:tc>
        <w:tc>
          <w:tcPr>
            <w:tcW w:w="2843" w:type="pct"/>
            <w:tcBorders>
              <w:top w:val="single" w:color="000000" w:sz="4" w:space="0"/>
            </w:tcBorders>
          </w:tcPr>
          <w:p w:rsidRPr="00E057C4" w:rsidR="00D652F3" w:rsidP="00591D6B" w:rsidRDefault="00E057C4">
            <w:pPr>
              <w:pStyle w:val="AltB0"/>
            </w:pPr>
            <w:r>
              <w:rPr>
                <w:rFonts w:hint="eastAsia"/>
              </w:rPr>
              <w:t>用于索引相关联锁的</w:t>
            </w:r>
            <w:r>
              <w:rPr>
                <w:rFonts w:hint="eastAsia"/>
              </w:rPr>
              <w:t>id</w:t>
            </w:r>
            <w:r>
              <w:rPr>
                <w:rFonts w:hint="eastAsia"/>
              </w:rPr>
              <w:t>，取值范围</w:t>
            </w:r>
            <w:r>
              <w:rPr>
                <w:rFonts w:hint="eastAsia"/>
              </w:rPr>
              <w:t>1~32</w:t>
            </w:r>
          </w:p>
        </w:tc>
      </w:tr>
      <w:tr w:rsidRPr="007820D7" w:rsidR="00D652F3" w:rsidTr="00D652F3">
        <w:tc>
          <w:tcPr>
            <w:tcW w:w="2157" w:type="pct"/>
            <w:shd w:val="clear" w:color="auto" w:fill="auto"/>
          </w:tcPr>
          <w:p w:rsidRPr="007820D7" w:rsidR="00D652F3" w:rsidP="00591D6B" w:rsidRDefault="00D652F3">
            <w:pPr>
              <w:pStyle w:val="AltB0"/>
            </w:pPr>
            <w:r w:rsidRPr="009761BC">
              <w:rPr>
                <w:rStyle w:val="aff1"/>
              </w:rPr>
              <w:t>NOT_COERCED_RESTRICTIVE_</w:t>
            </w:r>
            <w:r>
              <w:rPr>
                <w:rStyle w:val="aff1"/>
                <w:rFonts w:hint="eastAsia"/>
              </w:rPr>
              <w:t>1</w:t>
            </w:r>
          </w:p>
        </w:tc>
        <w:tc>
          <w:tcPr>
            <w:tcW w:w="2843" w:type="pct"/>
          </w:tcPr>
          <w:p w:rsidRPr="00E057C4" w:rsidR="00D652F3" w:rsidP="00591D6B" w:rsidRDefault="00E057C4">
            <w:pPr>
              <w:pStyle w:val="AltB0"/>
            </w:pPr>
            <w:r w:rsidRPr="00E057C4">
              <w:rPr>
                <w:rFonts w:hint="eastAsia"/>
              </w:rPr>
              <w:t>项目配置</w:t>
            </w:r>
            <w:r>
              <w:rPr>
                <w:rFonts w:hint="eastAsia"/>
              </w:rPr>
              <w:t>的非强制限制组合输入</w:t>
            </w:r>
            <w:r>
              <w:rPr>
                <w:rFonts w:hint="eastAsia"/>
              </w:rPr>
              <w:t>1</w:t>
            </w:r>
          </w:p>
        </w:tc>
      </w:tr>
      <w:tr w:rsidRPr="007820D7" w:rsidR="00D652F3" w:rsidTr="00D652F3">
        <w:tc>
          <w:tcPr>
            <w:tcW w:w="2157" w:type="pct"/>
            <w:shd w:val="clear" w:color="auto" w:fill="auto"/>
          </w:tcPr>
          <w:p w:rsidRPr="007820D7" w:rsidR="00D652F3" w:rsidP="00591D6B" w:rsidRDefault="00D652F3">
            <w:pPr>
              <w:pStyle w:val="AltB0"/>
            </w:pPr>
            <w:r w:rsidRPr="009761BC">
              <w:rPr>
                <w:rStyle w:val="aff1"/>
              </w:rPr>
              <w:t>NOT_COERCED_RESTRICTIVE_</w:t>
            </w:r>
            <w:r>
              <w:rPr>
                <w:rStyle w:val="aff1"/>
                <w:rFonts w:hint="eastAsia"/>
              </w:rPr>
              <w:t>2</w:t>
            </w:r>
          </w:p>
        </w:tc>
        <w:tc>
          <w:tcPr>
            <w:tcW w:w="2843" w:type="pct"/>
          </w:tcPr>
          <w:p w:rsidRPr="00E057C4" w:rsidR="00D652F3" w:rsidP="00591D6B" w:rsidRDefault="00E057C4">
            <w:pPr>
              <w:pStyle w:val="AltB0"/>
            </w:pPr>
            <w:r w:rsidRPr="00E057C4">
              <w:rPr>
                <w:rFonts w:hint="eastAsia"/>
              </w:rPr>
              <w:t>项目配置</w:t>
            </w:r>
            <w:r>
              <w:rPr>
                <w:rFonts w:hint="eastAsia"/>
              </w:rPr>
              <w:t>的非强制限制组合输入</w:t>
            </w:r>
            <w:r>
              <w:rPr>
                <w:rFonts w:hint="eastAsia"/>
              </w:rPr>
              <w:t>2</w:t>
            </w:r>
          </w:p>
        </w:tc>
      </w:tr>
      <w:tr w:rsidRPr="007820D7" w:rsidR="00D652F3" w:rsidTr="00D652F3">
        <w:tc>
          <w:tcPr>
            <w:tcW w:w="2157" w:type="pct"/>
            <w:shd w:val="clear" w:color="auto" w:fill="auto"/>
          </w:tcPr>
          <w:p w:rsidRPr="007820D7" w:rsidR="00D652F3" w:rsidP="00591D6B" w:rsidRDefault="00D652F3">
            <w:pPr>
              <w:pStyle w:val="AltB0"/>
            </w:pPr>
            <w:r w:rsidRPr="009761BC">
              <w:rPr>
                <w:rStyle w:val="aff1"/>
              </w:rPr>
              <w:t>NOT_COERCED_RESTRICTIVE_</w:t>
            </w:r>
            <w:r>
              <w:rPr>
                <w:rStyle w:val="aff1"/>
                <w:rFonts w:hint="eastAsia"/>
              </w:rPr>
              <w:t>3</w:t>
            </w:r>
          </w:p>
        </w:tc>
        <w:tc>
          <w:tcPr>
            <w:tcW w:w="2843" w:type="pct"/>
          </w:tcPr>
          <w:p w:rsidRPr="00E057C4" w:rsidR="00D652F3" w:rsidP="00591D6B" w:rsidRDefault="00E057C4">
            <w:pPr>
              <w:pStyle w:val="AltB0"/>
            </w:pPr>
            <w:r w:rsidRPr="00E057C4">
              <w:rPr>
                <w:rFonts w:hint="eastAsia"/>
              </w:rPr>
              <w:t>项目配置</w:t>
            </w:r>
            <w:r>
              <w:rPr>
                <w:rFonts w:hint="eastAsia"/>
              </w:rPr>
              <w:t>的非强制限制组合输入</w:t>
            </w:r>
            <w:r>
              <w:rPr>
                <w:rFonts w:hint="eastAsia"/>
              </w:rPr>
              <w:t>3</w:t>
            </w:r>
          </w:p>
        </w:tc>
      </w:tr>
      <w:tr w:rsidRPr="007820D7" w:rsidR="00D652F3" w:rsidTr="00D652F3">
        <w:tc>
          <w:tcPr>
            <w:tcW w:w="2157" w:type="pct"/>
            <w:shd w:val="clear" w:color="auto" w:fill="auto"/>
          </w:tcPr>
          <w:p w:rsidRPr="007820D7" w:rsidR="00D652F3" w:rsidP="00591D6B" w:rsidRDefault="00D652F3">
            <w:pPr>
              <w:pStyle w:val="AltB0"/>
            </w:pPr>
            <w:r w:rsidRPr="009761BC">
              <w:rPr>
                <w:rStyle w:val="aff1"/>
              </w:rPr>
              <w:t>NOT_COERCED_RESTRICTIVE_</w:t>
            </w:r>
            <w:r>
              <w:rPr>
                <w:rStyle w:val="aff1"/>
                <w:rFonts w:hint="eastAsia"/>
              </w:rPr>
              <w:t>4</w:t>
            </w:r>
          </w:p>
        </w:tc>
        <w:tc>
          <w:tcPr>
            <w:tcW w:w="2843" w:type="pct"/>
          </w:tcPr>
          <w:p w:rsidRPr="00E057C4" w:rsidR="00D652F3" w:rsidP="00591D6B" w:rsidRDefault="00E057C4">
            <w:pPr>
              <w:pStyle w:val="AltB0"/>
            </w:pPr>
            <w:r w:rsidRPr="00E057C4">
              <w:rPr>
                <w:rFonts w:hint="eastAsia"/>
              </w:rPr>
              <w:t>项目配置</w:t>
            </w:r>
            <w:r>
              <w:rPr>
                <w:rFonts w:hint="eastAsia"/>
              </w:rPr>
              <w:t>的非强制限制组合输入</w:t>
            </w:r>
            <w:r>
              <w:rPr>
                <w:rFonts w:hint="eastAsia"/>
              </w:rPr>
              <w:t>4</w:t>
            </w:r>
          </w:p>
        </w:tc>
      </w:tr>
    </w:tbl>
    <w:p w:rsidRPr="00D652F3" w:rsidR="00D652F3" w:rsidP="00C93484" w:rsidRDefault="00D652F3">
      <w:pPr>
        <w:pStyle w:val="Reqtify"/>
      </w:pPr>
    </w:p>
    <w:p w:rsidR="00063010" w:rsidP="00063010" w:rsidRDefault="00E9764D">
      <w:pPr>
        <w:pStyle w:val="ReqtifyAltR"/>
      </w:pPr>
      <w:r>
        <w:t>[iTC</w:t>
      </w:r>
      <w:r w:rsidR="00063010">
        <w:t>_CC_ATP-SwRS-06</w:t>
      </w:r>
      <w:r w:rsidR="00655979">
        <w:rPr>
          <w:rFonts w:hint="eastAsia"/>
        </w:rPr>
        <w:t>7</w:t>
      </w:r>
      <w:r w:rsidR="009D4F5D">
        <w:rPr>
          <w:rFonts w:hint="eastAsia"/>
        </w:rPr>
        <w:t>7</w:t>
      </w:r>
      <w:r w:rsidR="00063010">
        <w:t>]</w:t>
      </w:r>
    </w:p>
    <w:p w:rsidR="002D71DA" w:rsidP="00C93484" w:rsidRDefault="00C02146">
      <w:pPr>
        <w:pStyle w:val="Reqtify"/>
      </w:pPr>
      <w:bookmarkStart w:name="NotCoercedRestrictive_1" w:id="7967"/>
      <w:r w:rsidRPr="00C25B74">
        <w:rPr>
          <w:rStyle w:val="aff2"/>
          <w:bCs w:val="0"/>
          <w:iCs w:val="0"/>
        </w:rPr>
        <w:t>NotCoercedRestrictive</w:t>
      </w:r>
      <w:r w:rsidR="00C25B74">
        <w:rPr>
          <w:rStyle w:val="aff2"/>
          <w:rFonts w:hint="eastAsia"/>
          <w:bCs w:val="0"/>
          <w:iCs w:val="0"/>
        </w:rPr>
        <w:t>_1</w:t>
      </w:r>
      <w:bookmarkEnd w:id="7967"/>
      <w:r w:rsidR="002D71DA">
        <w:rPr>
          <w:rFonts w:hint="eastAsia"/>
        </w:rPr>
        <w:t>，非强制限制</w:t>
      </w:r>
      <w:r w:rsidR="002D71DA">
        <w:rPr>
          <w:rFonts w:hint="eastAsia"/>
        </w:rPr>
        <w:t>1</w:t>
      </w:r>
    </w:p>
    <w:p w:rsidR="00063010" w:rsidP="000431E0" w:rsidRDefault="00063010">
      <w:pPr>
        <w:pStyle w:val="af7"/>
      </w:pPr>
      <w:r>
        <w:t xml:space="preserve">def </w:t>
      </w:r>
      <w:r w:rsidRPr="00C25B74" w:rsidR="00C02146">
        <w:t>NotCoercedRestrictive</w:t>
      </w:r>
      <w:r w:rsidR="00C25B74">
        <w:rPr>
          <w:rFonts w:hint="eastAsia"/>
        </w:rPr>
        <w:t>_1</w:t>
      </w:r>
      <w:r>
        <w:t>(k):</w:t>
      </w:r>
    </w:p>
    <w:p w:rsidR="00063010" w:rsidP="000431E0" w:rsidRDefault="00063010">
      <w:pPr>
        <w:pStyle w:val="af7"/>
      </w:pPr>
      <w:r>
        <w:t xml:space="preserve">    </w:t>
      </w:r>
      <w:r w:rsidRPr="00C25B74" w:rsidR="00C25B74">
        <w:rPr>
          <w:rFonts w:hint="eastAsia"/>
        </w:rPr>
        <w:t>return</w:t>
      </w:r>
      <w:r>
        <w:t xml:space="preserve"> </w:t>
      </w:r>
      <w:hyperlink w:history="1" w:anchor="Offline">
        <w:r w:rsidR="00813AB3">
          <w:rPr>
            <w:rStyle w:val="ac"/>
          </w:rPr>
          <w:t>Offline</w:t>
        </w:r>
      </w:hyperlink>
      <w:r w:rsidR="00155088">
        <w:t>.</w:t>
      </w:r>
      <w:hyperlink w:history="1" w:anchor="GetNotCoercedRestrictive">
        <w:r w:rsidRPr="007B1F8D" w:rsidR="00155088">
          <w:rPr>
            <w:rStyle w:val="ac"/>
          </w:rPr>
          <w:t>G</w:t>
        </w:r>
        <w:r w:rsidRPr="007B1F8D">
          <w:rPr>
            <w:rStyle w:val="ac"/>
          </w:rPr>
          <w:t>et</w:t>
        </w:r>
        <w:r w:rsidRPr="007B1F8D" w:rsidR="00C02146">
          <w:rPr>
            <w:rStyle w:val="ac"/>
          </w:rPr>
          <w:t>NotCoercedRestrictive</w:t>
        </w:r>
        <w:r w:rsidRPr="007B1F8D" w:rsidR="00C25B74">
          <w:rPr>
            <w:rStyle w:val="ac"/>
            <w:rFonts w:hint="eastAsia"/>
          </w:rPr>
          <w:t>_1</w:t>
        </w:r>
      </w:hyperlink>
      <w:r>
        <w:t>(k)</w:t>
      </w:r>
    </w:p>
    <w:p w:rsidR="00063010" w:rsidP="000C0D62" w:rsidRDefault="00063010">
      <w:pPr>
        <w:pStyle w:val="ReqtifyAltQ"/>
      </w:pPr>
      <w:r>
        <w:t>#Category=Functional</w:t>
      </w:r>
    </w:p>
    <w:p w:rsidR="00063010" w:rsidP="000C0D62" w:rsidRDefault="00063010">
      <w:pPr>
        <w:pStyle w:val="ReqtifyAltQ"/>
      </w:pPr>
      <w:r>
        <w:t>#Contribution=SIL4</w:t>
      </w:r>
    </w:p>
    <w:p w:rsidR="009328EA" w:rsidP="000C0D62" w:rsidRDefault="00063010">
      <w:pPr>
        <w:pStyle w:val="ReqtifyAltQ"/>
        <w:rPr>
          <w:ins w:author="常鸣" w:date="2014-07-03T14:27:00Z" w:id="7968"/>
        </w:rPr>
      </w:pPr>
      <w:del w:author="常鸣" w:date="2014-07-03T14:27:00Z" w:id="7969">
        <w:r w:rsidDel="009328EA">
          <w:delText>#S</w:delText>
        </w:r>
      </w:del>
      <w:ins w:author="常鸣" w:date="2014-07-03T14:27:00Z" w:id="7970">
        <w:r w:rsidR="009328EA">
          <w:t>#Allocation=ATP Software</w:t>
        </w:r>
      </w:ins>
      <w:ins w:author="常鸣" w:date="2014-07-03T14:56:00Z" w:id="7971">
        <w:r w:rsidR="00AA7E12">
          <w:rPr>
            <w:rFonts w:hint="eastAsia"/>
          </w:rPr>
          <w:t>, Vital Embedded Setting</w:t>
        </w:r>
      </w:ins>
    </w:p>
    <w:p w:rsidR="00063010" w:rsidP="000C0D62" w:rsidRDefault="009328EA">
      <w:pPr>
        <w:pStyle w:val="ReqtifyAltQ"/>
      </w:pPr>
      <w:ins w:author="常鸣" w:date="2014-07-03T14:27:00Z" w:id="7972">
        <w:r>
          <w:lastRenderedPageBreak/>
          <w:t>#S</w:t>
        </w:r>
      </w:ins>
      <w:r w:rsidR="00063010">
        <w:t>ource=</w:t>
      </w:r>
      <w:r w:rsidR="00B71564">
        <w:rPr>
          <w:rFonts w:hint="eastAsia"/>
        </w:rPr>
        <w:t>[iTC_CC-SyAD-1275]</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w:t>
      </w:r>
      <w:r w:rsidR="008F5A16">
        <w:rPr>
          <w:rFonts w:hint="eastAsia"/>
        </w:rPr>
        <w:t>56</w:t>
      </w:r>
      <w:r w:rsidRPr="008F5A16" w:rsidR="008F5A16">
        <w:rPr>
          <w:rFonts w:hint="eastAsia"/>
        </w:rPr>
        <w:t>]</w:t>
      </w:r>
    </w:p>
    <w:p w:rsidR="00063010" w:rsidP="000C0D62" w:rsidRDefault="009E172B">
      <w:pPr>
        <w:pStyle w:val="ReqtifyAltQ"/>
      </w:pPr>
      <w:r>
        <w:t>[End]</w:t>
      </w:r>
    </w:p>
    <w:p w:rsidR="00063010" w:rsidP="000C0D62" w:rsidRDefault="00063010">
      <w:pPr>
        <w:pStyle w:val="ReqtifyAltQ"/>
      </w:pPr>
    </w:p>
    <w:p w:rsidR="00063010" w:rsidP="000C0D62" w:rsidRDefault="00063010">
      <w:pPr>
        <w:pStyle w:val="ReqtifyAltQ"/>
      </w:pPr>
    </w:p>
    <w:p w:rsidR="00063010" w:rsidP="00063010" w:rsidRDefault="00E9764D">
      <w:pPr>
        <w:pStyle w:val="ReqtifyAltR"/>
      </w:pPr>
      <w:r>
        <w:t>[iTC</w:t>
      </w:r>
      <w:r w:rsidR="00063010">
        <w:t>_CC_ATP-SwRS-06</w:t>
      </w:r>
      <w:r w:rsidR="00655979">
        <w:rPr>
          <w:rFonts w:hint="eastAsia"/>
        </w:rPr>
        <w:t>7</w:t>
      </w:r>
      <w:r w:rsidR="009D4F5D">
        <w:rPr>
          <w:rFonts w:hint="eastAsia"/>
        </w:rPr>
        <w:t>8</w:t>
      </w:r>
      <w:r w:rsidR="00063010">
        <w:t>]</w:t>
      </w:r>
    </w:p>
    <w:p w:rsidR="002D71DA" w:rsidP="00C93484" w:rsidRDefault="00C02146">
      <w:pPr>
        <w:pStyle w:val="Reqtify"/>
      </w:pPr>
      <w:bookmarkStart w:name="NotCoercedRestrictive_2" w:id="7973"/>
      <w:r w:rsidRPr="00C25B74">
        <w:rPr>
          <w:rStyle w:val="aff2"/>
          <w:bCs w:val="0"/>
          <w:iCs w:val="0"/>
        </w:rPr>
        <w:t>NotCoercedRestrictive</w:t>
      </w:r>
      <w:r w:rsidRPr="00C25B74" w:rsidR="00C25B74">
        <w:rPr>
          <w:rStyle w:val="aff2"/>
          <w:rFonts w:hint="eastAsia"/>
        </w:rPr>
        <w:t>_2</w:t>
      </w:r>
      <w:bookmarkEnd w:id="7973"/>
      <w:r w:rsidR="002D71DA">
        <w:rPr>
          <w:rFonts w:hint="eastAsia"/>
        </w:rPr>
        <w:t>，非强制限制</w:t>
      </w:r>
      <w:r w:rsidR="002D71DA">
        <w:rPr>
          <w:rFonts w:hint="eastAsia"/>
        </w:rPr>
        <w:t>2</w:t>
      </w:r>
    </w:p>
    <w:p w:rsidR="00063010" w:rsidP="000431E0" w:rsidRDefault="00063010">
      <w:pPr>
        <w:pStyle w:val="af7"/>
      </w:pPr>
      <w:r>
        <w:t xml:space="preserve">def </w:t>
      </w:r>
      <w:r w:rsidRPr="00C25B74" w:rsidR="00C02146">
        <w:t>NotCoercedRestrictive</w:t>
      </w:r>
      <w:r w:rsidR="00C25B74">
        <w:rPr>
          <w:rFonts w:hint="eastAsia"/>
        </w:rPr>
        <w:t>_2</w:t>
      </w:r>
      <w:r>
        <w:t>(k):</w:t>
      </w:r>
    </w:p>
    <w:p w:rsidR="00063010" w:rsidP="000431E0" w:rsidRDefault="00063010">
      <w:pPr>
        <w:pStyle w:val="af7"/>
      </w:pPr>
      <w:r>
        <w:t xml:space="preserve">    </w:t>
      </w:r>
      <w:r w:rsidRPr="00C25B74" w:rsidR="00C25B74">
        <w:rPr>
          <w:rFonts w:hint="eastAsia"/>
        </w:rPr>
        <w:t>return</w:t>
      </w:r>
      <w:r>
        <w:t xml:space="preserve"> </w:t>
      </w:r>
      <w:hyperlink w:history="1" w:anchor="Offline">
        <w:r w:rsidR="00813AB3">
          <w:rPr>
            <w:rStyle w:val="ac"/>
          </w:rPr>
          <w:t>Offline</w:t>
        </w:r>
      </w:hyperlink>
      <w:r w:rsidR="00155088">
        <w:t>.</w:t>
      </w:r>
      <w:hyperlink w:history="1" w:anchor="GetNotCoercedRestrictive">
        <w:r w:rsidRPr="007B1F8D" w:rsidR="00155088">
          <w:rPr>
            <w:rStyle w:val="ac"/>
          </w:rPr>
          <w:t>G</w:t>
        </w:r>
        <w:r w:rsidRPr="007B1F8D">
          <w:rPr>
            <w:rStyle w:val="ac"/>
          </w:rPr>
          <w:t>et</w:t>
        </w:r>
        <w:r w:rsidRPr="007B1F8D" w:rsidR="00C02146">
          <w:rPr>
            <w:rStyle w:val="ac"/>
          </w:rPr>
          <w:t>NotCoercedRestrictive</w:t>
        </w:r>
        <w:r w:rsidRPr="007B1F8D" w:rsidR="00C25B74">
          <w:rPr>
            <w:rStyle w:val="ac"/>
            <w:rFonts w:hint="eastAsia"/>
          </w:rPr>
          <w:t>_2</w:t>
        </w:r>
      </w:hyperlink>
      <w:r>
        <w:t>(k)</w:t>
      </w:r>
    </w:p>
    <w:p w:rsidR="00063010" w:rsidP="000C0D62" w:rsidRDefault="00063010">
      <w:pPr>
        <w:pStyle w:val="ReqtifyAltQ"/>
      </w:pPr>
      <w:r>
        <w:t>#Category=Functional</w:t>
      </w:r>
    </w:p>
    <w:p w:rsidR="00063010" w:rsidP="000C0D62" w:rsidRDefault="00063010">
      <w:pPr>
        <w:pStyle w:val="ReqtifyAltQ"/>
      </w:pPr>
      <w:r>
        <w:t>#Contribution=SIL4</w:t>
      </w:r>
    </w:p>
    <w:p w:rsidR="009328EA" w:rsidP="000C0D62" w:rsidRDefault="00063010">
      <w:pPr>
        <w:pStyle w:val="ReqtifyAltQ"/>
        <w:rPr>
          <w:ins w:author="常鸣" w:date="2014-07-03T14:27:00Z" w:id="7974"/>
        </w:rPr>
      </w:pPr>
      <w:del w:author="常鸣" w:date="2014-07-03T14:27:00Z" w:id="7975">
        <w:r w:rsidDel="009328EA">
          <w:delText>#S</w:delText>
        </w:r>
      </w:del>
      <w:ins w:author="常鸣" w:date="2014-07-03T14:27:00Z" w:id="7976">
        <w:r w:rsidR="009328EA">
          <w:t>#Allocation=ATP Software</w:t>
        </w:r>
      </w:ins>
      <w:ins w:author="常鸣" w:date="2014-07-03T14:56:00Z" w:id="7977">
        <w:r w:rsidR="00AA7E12">
          <w:rPr>
            <w:rFonts w:hint="eastAsia"/>
          </w:rPr>
          <w:t>, Vital Embedded Setting</w:t>
        </w:r>
      </w:ins>
    </w:p>
    <w:p w:rsidR="00063010" w:rsidP="000C0D62" w:rsidRDefault="009328EA">
      <w:pPr>
        <w:pStyle w:val="ReqtifyAltQ"/>
      </w:pPr>
      <w:ins w:author="常鸣" w:date="2014-07-03T14:27:00Z" w:id="7978">
        <w:r>
          <w:t>#S</w:t>
        </w:r>
      </w:ins>
      <w:r w:rsidR="00063010">
        <w:t>ource=</w:t>
      </w:r>
      <w:r w:rsidR="00B71564">
        <w:rPr>
          <w:rFonts w:hint="eastAsia"/>
        </w:rPr>
        <w:t>[iTC_CC-SyAD-1275]</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w:t>
      </w:r>
      <w:r w:rsidR="008F5A16">
        <w:rPr>
          <w:rFonts w:hint="eastAsia"/>
        </w:rPr>
        <w:t>56</w:t>
      </w:r>
      <w:r w:rsidRPr="008F5A16" w:rsidR="008F5A16">
        <w:rPr>
          <w:rFonts w:hint="eastAsia"/>
        </w:rPr>
        <w:t>]</w:t>
      </w:r>
    </w:p>
    <w:p w:rsidR="00063010" w:rsidP="000C0D62" w:rsidRDefault="009E172B">
      <w:pPr>
        <w:pStyle w:val="ReqtifyAltQ"/>
      </w:pPr>
      <w:r>
        <w:t>[End]</w:t>
      </w:r>
    </w:p>
    <w:p w:rsidR="00063010" w:rsidP="000C0D62" w:rsidRDefault="00063010">
      <w:pPr>
        <w:pStyle w:val="ReqtifyAltQ"/>
      </w:pPr>
    </w:p>
    <w:p w:rsidR="00063010" w:rsidP="000C0D62" w:rsidRDefault="00063010">
      <w:pPr>
        <w:pStyle w:val="ReqtifyAltQ"/>
      </w:pPr>
    </w:p>
    <w:p w:rsidR="00063010" w:rsidP="00063010" w:rsidRDefault="00E9764D">
      <w:pPr>
        <w:pStyle w:val="ReqtifyAltR"/>
      </w:pPr>
      <w:r>
        <w:t>[iTC</w:t>
      </w:r>
      <w:r w:rsidR="00063010">
        <w:t>_CC_ATP-SwRS-06</w:t>
      </w:r>
      <w:r w:rsidR="009D4F5D">
        <w:rPr>
          <w:rFonts w:hint="eastAsia"/>
        </w:rPr>
        <w:t>79</w:t>
      </w:r>
      <w:r w:rsidR="00063010">
        <w:t>]</w:t>
      </w:r>
    </w:p>
    <w:p w:rsidR="002D71DA" w:rsidP="00C93484" w:rsidRDefault="00C02146">
      <w:pPr>
        <w:pStyle w:val="Reqtify"/>
      </w:pPr>
      <w:bookmarkStart w:name="NotCoercedRestrictive_3" w:id="7979"/>
      <w:r w:rsidRPr="00C25B74">
        <w:rPr>
          <w:rStyle w:val="aff2"/>
          <w:bCs w:val="0"/>
          <w:iCs w:val="0"/>
        </w:rPr>
        <w:t>NotCoercedRestrictive</w:t>
      </w:r>
      <w:r w:rsidRPr="00C25B74" w:rsidR="00C25B74">
        <w:rPr>
          <w:rStyle w:val="aff2"/>
          <w:rFonts w:hint="eastAsia"/>
        </w:rPr>
        <w:t>_3</w:t>
      </w:r>
      <w:bookmarkEnd w:id="7979"/>
      <w:r w:rsidR="002D71DA">
        <w:rPr>
          <w:rFonts w:hint="eastAsia"/>
        </w:rPr>
        <w:t>，非强制限制</w:t>
      </w:r>
      <w:r w:rsidR="002D71DA">
        <w:rPr>
          <w:rFonts w:hint="eastAsia"/>
        </w:rPr>
        <w:t>3</w:t>
      </w:r>
    </w:p>
    <w:p w:rsidR="00063010" w:rsidP="000431E0" w:rsidRDefault="00063010">
      <w:pPr>
        <w:pStyle w:val="af7"/>
      </w:pPr>
      <w:r>
        <w:t xml:space="preserve">def </w:t>
      </w:r>
      <w:r w:rsidRPr="00C25B74" w:rsidR="00C02146">
        <w:t>NotCoercedRestrictive</w:t>
      </w:r>
      <w:r w:rsidR="00C25B74">
        <w:rPr>
          <w:rFonts w:hint="eastAsia"/>
        </w:rPr>
        <w:t>_3</w:t>
      </w:r>
      <w:r>
        <w:t>(k):</w:t>
      </w:r>
    </w:p>
    <w:p w:rsidR="00063010" w:rsidP="000431E0" w:rsidRDefault="00063010">
      <w:pPr>
        <w:pStyle w:val="af7"/>
      </w:pPr>
      <w:r>
        <w:t xml:space="preserve">    </w:t>
      </w:r>
      <w:r w:rsidRPr="00C25B74" w:rsidR="00C25B74">
        <w:rPr>
          <w:rFonts w:hint="eastAsia"/>
        </w:rPr>
        <w:t>return</w:t>
      </w:r>
      <w:r>
        <w:t xml:space="preserve"> </w:t>
      </w:r>
      <w:hyperlink w:history="1" w:anchor="Offline">
        <w:r w:rsidR="00813AB3">
          <w:rPr>
            <w:rStyle w:val="ac"/>
          </w:rPr>
          <w:t>Offline</w:t>
        </w:r>
      </w:hyperlink>
      <w:r w:rsidR="00155088">
        <w:t>.</w:t>
      </w:r>
      <w:hyperlink w:history="1" w:anchor="GetNotCoercedRestrictive">
        <w:r w:rsidRPr="007B1F8D" w:rsidR="00155088">
          <w:rPr>
            <w:rStyle w:val="ac"/>
          </w:rPr>
          <w:t>G</w:t>
        </w:r>
        <w:r w:rsidRPr="007B1F8D">
          <w:rPr>
            <w:rStyle w:val="ac"/>
          </w:rPr>
          <w:t>et</w:t>
        </w:r>
        <w:r w:rsidRPr="007B1F8D" w:rsidR="00C02146">
          <w:rPr>
            <w:rStyle w:val="ac"/>
          </w:rPr>
          <w:t>NotCoercedRestrictive</w:t>
        </w:r>
        <w:r w:rsidRPr="007B1F8D" w:rsidR="00C25B74">
          <w:rPr>
            <w:rStyle w:val="ac"/>
            <w:rFonts w:hint="eastAsia"/>
          </w:rPr>
          <w:t>_3</w:t>
        </w:r>
      </w:hyperlink>
      <w:r>
        <w:t>(k)</w:t>
      </w:r>
    </w:p>
    <w:p w:rsidR="00063010" w:rsidP="000C0D62" w:rsidRDefault="00063010">
      <w:pPr>
        <w:pStyle w:val="ReqtifyAltQ"/>
      </w:pPr>
      <w:r>
        <w:t>#Category=Functional</w:t>
      </w:r>
    </w:p>
    <w:p w:rsidR="00063010" w:rsidP="000C0D62" w:rsidRDefault="00063010">
      <w:pPr>
        <w:pStyle w:val="ReqtifyAltQ"/>
      </w:pPr>
      <w:r>
        <w:t>#Contribution=SIL4</w:t>
      </w:r>
    </w:p>
    <w:p w:rsidR="009328EA" w:rsidP="000C0D62" w:rsidRDefault="00063010">
      <w:pPr>
        <w:pStyle w:val="ReqtifyAltQ"/>
        <w:rPr>
          <w:ins w:author="常鸣" w:date="2014-07-03T14:27:00Z" w:id="7980"/>
        </w:rPr>
      </w:pPr>
      <w:del w:author="常鸣" w:date="2014-07-03T14:27:00Z" w:id="7981">
        <w:r w:rsidDel="009328EA">
          <w:delText>#S</w:delText>
        </w:r>
      </w:del>
      <w:ins w:author="常鸣" w:date="2014-07-03T14:27:00Z" w:id="7982">
        <w:r w:rsidR="009328EA">
          <w:t>#Allocation=ATP Software</w:t>
        </w:r>
      </w:ins>
      <w:ins w:author="常鸣" w:date="2014-07-03T14:57:00Z" w:id="7983">
        <w:r w:rsidR="00AA7E12">
          <w:rPr>
            <w:rFonts w:hint="eastAsia"/>
          </w:rPr>
          <w:t>, Vital Embedded Setting</w:t>
        </w:r>
      </w:ins>
    </w:p>
    <w:p w:rsidR="00063010" w:rsidP="000C0D62" w:rsidRDefault="009328EA">
      <w:pPr>
        <w:pStyle w:val="ReqtifyAltQ"/>
      </w:pPr>
      <w:ins w:author="常鸣" w:date="2014-07-03T14:27:00Z" w:id="7984">
        <w:r>
          <w:t>#S</w:t>
        </w:r>
      </w:ins>
      <w:r w:rsidR="00063010">
        <w:t>ource=</w:t>
      </w:r>
      <w:r w:rsidR="00B71564">
        <w:rPr>
          <w:rFonts w:hint="eastAsia"/>
        </w:rPr>
        <w:t>[iTC_CC-SyAD-1275]</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w:t>
      </w:r>
      <w:r w:rsidR="008F5A16">
        <w:rPr>
          <w:rFonts w:hint="eastAsia"/>
        </w:rPr>
        <w:t>56</w:t>
      </w:r>
      <w:r w:rsidRPr="008F5A16" w:rsidR="008F5A16">
        <w:rPr>
          <w:rFonts w:hint="eastAsia"/>
        </w:rPr>
        <w:t>]</w:t>
      </w:r>
    </w:p>
    <w:p w:rsidR="00063010" w:rsidP="000C0D62" w:rsidRDefault="009E172B">
      <w:pPr>
        <w:pStyle w:val="ReqtifyAltQ"/>
      </w:pPr>
      <w:r>
        <w:t>[End]</w:t>
      </w:r>
    </w:p>
    <w:p w:rsidR="00063010" w:rsidP="000C0D62" w:rsidRDefault="00063010">
      <w:pPr>
        <w:pStyle w:val="ReqtifyAltQ"/>
      </w:pPr>
    </w:p>
    <w:p w:rsidR="00063010" w:rsidP="000C0D62" w:rsidRDefault="00063010">
      <w:pPr>
        <w:pStyle w:val="ReqtifyAltQ"/>
      </w:pPr>
    </w:p>
    <w:p w:rsidR="00063010" w:rsidP="00063010" w:rsidRDefault="00063010">
      <w:pPr>
        <w:pStyle w:val="ReqtifyAltR"/>
      </w:pPr>
      <w:r>
        <w:t>[iTC_CC_ATP-SwRS-06</w:t>
      </w:r>
      <w:r w:rsidR="00655979">
        <w:rPr>
          <w:rFonts w:hint="eastAsia"/>
        </w:rPr>
        <w:t>8</w:t>
      </w:r>
      <w:r w:rsidR="009D4F5D">
        <w:rPr>
          <w:rFonts w:hint="eastAsia"/>
        </w:rPr>
        <w:t>0</w:t>
      </w:r>
      <w:r>
        <w:t>]</w:t>
      </w:r>
    </w:p>
    <w:p w:rsidR="002D71DA" w:rsidP="00C93484" w:rsidRDefault="00C02146">
      <w:pPr>
        <w:pStyle w:val="Reqtify"/>
      </w:pPr>
      <w:bookmarkStart w:name="NotCoercedRestrictive_4" w:id="7985"/>
      <w:r w:rsidRPr="00C25B74">
        <w:rPr>
          <w:rStyle w:val="aff2"/>
          <w:bCs w:val="0"/>
          <w:iCs w:val="0"/>
        </w:rPr>
        <w:t>NotCoercedRestrictive</w:t>
      </w:r>
      <w:r w:rsidRPr="00C25B74" w:rsidR="00C25B74">
        <w:rPr>
          <w:rStyle w:val="aff2"/>
          <w:rFonts w:hint="eastAsia"/>
        </w:rPr>
        <w:t>_4</w:t>
      </w:r>
      <w:bookmarkEnd w:id="7985"/>
      <w:r w:rsidR="002D71DA">
        <w:rPr>
          <w:rFonts w:hint="eastAsia"/>
        </w:rPr>
        <w:t>，非强制限制</w:t>
      </w:r>
      <w:r w:rsidR="00C25B74">
        <w:rPr>
          <w:rFonts w:hint="eastAsia"/>
        </w:rPr>
        <w:t>4</w:t>
      </w:r>
    </w:p>
    <w:p w:rsidR="00063010" w:rsidP="000431E0" w:rsidRDefault="00063010">
      <w:pPr>
        <w:pStyle w:val="af7"/>
      </w:pPr>
      <w:r>
        <w:t xml:space="preserve">def </w:t>
      </w:r>
      <w:r w:rsidRPr="00C25B74" w:rsidR="00C02146">
        <w:t>NotCoercedRestrictive</w:t>
      </w:r>
      <w:r w:rsidR="00C25B74">
        <w:rPr>
          <w:rFonts w:hint="eastAsia"/>
        </w:rPr>
        <w:t>_4</w:t>
      </w:r>
      <w:r>
        <w:t>(k):</w:t>
      </w:r>
    </w:p>
    <w:p w:rsidR="00063010" w:rsidP="000431E0" w:rsidRDefault="00063010">
      <w:pPr>
        <w:pStyle w:val="af7"/>
      </w:pPr>
      <w:r>
        <w:t xml:space="preserve">    </w:t>
      </w:r>
      <w:r w:rsidRPr="00C25B74" w:rsidR="00C25B74">
        <w:rPr>
          <w:rFonts w:hint="eastAsia"/>
        </w:rPr>
        <w:t>return</w:t>
      </w:r>
      <w:r>
        <w:t xml:space="preserve"> </w:t>
      </w:r>
      <w:hyperlink w:history="1" w:anchor="Offline">
        <w:r w:rsidR="00813AB3">
          <w:rPr>
            <w:rStyle w:val="ac"/>
          </w:rPr>
          <w:t>Offline</w:t>
        </w:r>
      </w:hyperlink>
      <w:r w:rsidR="00155088">
        <w:t>.</w:t>
      </w:r>
      <w:hyperlink w:history="1" w:anchor="GetNotCoercedRestrictive">
        <w:r w:rsidRPr="007B1F8D" w:rsidR="00155088">
          <w:rPr>
            <w:rStyle w:val="ac"/>
          </w:rPr>
          <w:t>G</w:t>
        </w:r>
        <w:r w:rsidRPr="007B1F8D">
          <w:rPr>
            <w:rStyle w:val="ac"/>
          </w:rPr>
          <w:t>et</w:t>
        </w:r>
        <w:r w:rsidRPr="007B1F8D" w:rsidR="00C02146">
          <w:rPr>
            <w:rStyle w:val="ac"/>
          </w:rPr>
          <w:t>NotCoercedRestrictive</w:t>
        </w:r>
        <w:r w:rsidRPr="007B1F8D" w:rsidR="00C25B74">
          <w:rPr>
            <w:rStyle w:val="ac"/>
            <w:rFonts w:hint="eastAsia"/>
          </w:rPr>
          <w:t>_4</w:t>
        </w:r>
      </w:hyperlink>
      <w:r>
        <w:t>(k)</w:t>
      </w:r>
    </w:p>
    <w:p w:rsidR="00063010" w:rsidP="000C0D62" w:rsidRDefault="00063010">
      <w:pPr>
        <w:pStyle w:val="ReqtifyAltQ"/>
      </w:pPr>
      <w:r>
        <w:t>#Category=Functional</w:t>
      </w:r>
    </w:p>
    <w:p w:rsidR="00063010" w:rsidP="000C0D62" w:rsidRDefault="00063010">
      <w:pPr>
        <w:pStyle w:val="ReqtifyAltQ"/>
      </w:pPr>
      <w:r>
        <w:t>#Contribution=SIL4</w:t>
      </w:r>
    </w:p>
    <w:p w:rsidR="009328EA" w:rsidP="000C0D62" w:rsidRDefault="00063010">
      <w:pPr>
        <w:pStyle w:val="ReqtifyAltQ"/>
        <w:rPr>
          <w:ins w:author="常鸣" w:date="2014-07-03T14:27:00Z" w:id="7986"/>
        </w:rPr>
      </w:pPr>
      <w:del w:author="常鸣" w:date="2014-07-03T14:27:00Z" w:id="7987">
        <w:r w:rsidDel="009328EA">
          <w:delText>#S</w:delText>
        </w:r>
      </w:del>
      <w:ins w:author="常鸣" w:date="2014-07-03T14:27:00Z" w:id="7988">
        <w:r w:rsidR="009328EA">
          <w:t>#Allocation=ATP Software</w:t>
        </w:r>
      </w:ins>
      <w:ins w:author="常鸣" w:date="2014-07-03T14:57:00Z" w:id="7989">
        <w:r w:rsidR="00AA7E12">
          <w:rPr>
            <w:rFonts w:hint="eastAsia"/>
          </w:rPr>
          <w:t>, Vital Embedded Setting</w:t>
        </w:r>
      </w:ins>
    </w:p>
    <w:p w:rsidR="00063010" w:rsidP="000C0D62" w:rsidRDefault="009328EA">
      <w:pPr>
        <w:pStyle w:val="ReqtifyAltQ"/>
      </w:pPr>
      <w:ins w:author="常鸣" w:date="2014-07-03T14:27:00Z" w:id="7990">
        <w:r>
          <w:t>#S</w:t>
        </w:r>
      </w:ins>
      <w:r w:rsidR="00063010">
        <w:t>ource=</w:t>
      </w:r>
      <w:r w:rsidR="00B71564">
        <w:rPr>
          <w:rFonts w:hint="eastAsia"/>
        </w:rPr>
        <w:t>[iTC_CC-SyAD-1275]</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w:t>
      </w:r>
      <w:r w:rsidR="008F5A16">
        <w:rPr>
          <w:rFonts w:hint="eastAsia"/>
        </w:rPr>
        <w:t>56</w:t>
      </w:r>
      <w:r w:rsidRPr="008F5A16" w:rsidR="008F5A16">
        <w:rPr>
          <w:rFonts w:hint="eastAsia"/>
        </w:rPr>
        <w:t>]</w:t>
      </w:r>
    </w:p>
    <w:p w:rsidR="00063010" w:rsidP="000C0D62" w:rsidRDefault="009E172B">
      <w:pPr>
        <w:pStyle w:val="ReqtifyAltQ"/>
      </w:pPr>
      <w:r>
        <w:t>[End]</w:t>
      </w:r>
    </w:p>
    <w:p w:rsidR="00063010" w:rsidP="00C93484" w:rsidRDefault="00063010">
      <w:pPr>
        <w:pStyle w:val="Reqtify"/>
      </w:pPr>
    </w:p>
    <w:p w:rsidR="00063010" w:rsidP="00C93484" w:rsidRDefault="00063010">
      <w:pPr>
        <w:pStyle w:val="Reqtify"/>
      </w:pPr>
    </w:p>
    <w:p w:rsidR="00063010" w:rsidP="00063010" w:rsidRDefault="00063010">
      <w:pPr>
        <w:pStyle w:val="ReqtifyAltR"/>
      </w:pPr>
      <w:r>
        <w:t>[</w:t>
      </w:r>
      <w:r w:rsidR="00655979">
        <w:t>iTC_CC_ATP-SwRS-0</w:t>
      </w:r>
      <w:r w:rsidR="009D4F5D">
        <w:rPr>
          <w:rFonts w:hint="eastAsia"/>
        </w:rPr>
        <w:t>681</w:t>
      </w:r>
      <w:r>
        <w:t>]</w:t>
      </w:r>
    </w:p>
    <w:p w:rsidR="00063010" w:rsidP="00C93484" w:rsidRDefault="00187DC6">
      <w:pPr>
        <w:pStyle w:val="Reqtify"/>
      </w:pPr>
      <w:bookmarkStart w:name="CoercedRestrictive" w:id="7991"/>
      <w:r w:rsidRPr="00BF0DBC">
        <w:rPr>
          <w:rStyle w:val="aff2"/>
        </w:rPr>
        <w:t>CoercedRestrictive</w:t>
      </w:r>
      <w:bookmarkEnd w:id="7991"/>
      <w:r w:rsidR="00063010">
        <w:rPr>
          <w:rFonts w:hint="eastAsia"/>
        </w:rPr>
        <w:t>，等于相应的</w:t>
      </w:r>
      <w:r w:rsidR="00E8184D">
        <w:rPr>
          <w:rFonts w:hint="eastAsia"/>
        </w:rPr>
        <w:t>“非强制限制”</w:t>
      </w:r>
      <w:r w:rsidR="00063010">
        <w:rPr>
          <w:rFonts w:hint="eastAsia"/>
        </w:rPr>
        <w:t>取反。</w:t>
      </w:r>
    </w:p>
    <w:p w:rsidR="00063010" w:rsidP="000431E0" w:rsidRDefault="00063010">
      <w:pPr>
        <w:pStyle w:val="af7"/>
      </w:pPr>
      <w:r>
        <w:t xml:space="preserve">def </w:t>
      </w:r>
      <w:hyperlink w:history="1" w:anchor="CoercedRestrictive">
        <w:r w:rsidR="00187DC6">
          <w:rPr>
            <w:rStyle w:val="ac"/>
          </w:rPr>
          <w:t>CoercedRestrictive</w:t>
        </w:r>
      </w:hyperlink>
      <w:r>
        <w:t>(ncr, k):</w:t>
      </w:r>
    </w:p>
    <w:p w:rsidR="00063010" w:rsidP="000431E0" w:rsidRDefault="00063010">
      <w:pPr>
        <w:pStyle w:val="af7"/>
      </w:pPr>
      <w:r>
        <w:t xml:space="preserve">    if (ncr is </w:t>
      </w:r>
      <w:r w:rsidRPr="009761BC">
        <w:rPr>
          <w:rStyle w:val="aff1"/>
        </w:rPr>
        <w:t>NOT_COERCED_RESTRICTIVE_1</w:t>
      </w:r>
      <w:r>
        <w:t>):</w:t>
      </w:r>
    </w:p>
    <w:p w:rsidR="00063010" w:rsidP="000431E0" w:rsidRDefault="00063010">
      <w:pPr>
        <w:pStyle w:val="af7"/>
      </w:pPr>
      <w:r>
        <w:t xml:space="preserve">        </w:t>
      </w:r>
      <w:hyperlink w:history="1" w:anchor="CoercedRestrictive">
        <w:r w:rsidR="00187DC6">
          <w:rPr>
            <w:rStyle w:val="ac"/>
          </w:rPr>
          <w:t>CoercedRestrictive</w:t>
        </w:r>
      </w:hyperlink>
      <w:r>
        <w:t xml:space="preserve"> = not </w:t>
      </w:r>
      <w:hyperlink w:history="1" w:anchor="NotCoercedRestrictive_1">
        <w:r w:rsidRPr="007B1F8D" w:rsidR="00C02146">
          <w:rPr>
            <w:rStyle w:val="ac"/>
          </w:rPr>
          <w:t>NotCoercedRestrictive</w:t>
        </w:r>
        <w:r w:rsidRPr="007B1F8D" w:rsidR="00C25B74">
          <w:rPr>
            <w:rStyle w:val="ac"/>
            <w:rFonts w:hint="eastAsia"/>
          </w:rPr>
          <w:t>_1</w:t>
        </w:r>
      </w:hyperlink>
      <w:r w:rsidR="002E6462">
        <w:rPr>
          <w:rFonts w:hint="eastAsia"/>
        </w:rPr>
        <w:t>(k)</w:t>
      </w:r>
    </w:p>
    <w:p w:rsidR="00063010" w:rsidP="000431E0" w:rsidRDefault="00063010">
      <w:pPr>
        <w:pStyle w:val="af7"/>
      </w:pPr>
      <w:r>
        <w:lastRenderedPageBreak/>
        <w:t xml:space="preserve">    elif (ncr is </w:t>
      </w:r>
      <w:r w:rsidRPr="009761BC">
        <w:rPr>
          <w:rStyle w:val="aff1"/>
        </w:rPr>
        <w:t>NOT_COERCED_RESTRICTIVE_2</w:t>
      </w:r>
      <w:r>
        <w:t>):</w:t>
      </w:r>
    </w:p>
    <w:p w:rsidR="00063010" w:rsidP="000431E0" w:rsidRDefault="00063010">
      <w:pPr>
        <w:pStyle w:val="af7"/>
      </w:pPr>
      <w:r>
        <w:t xml:space="preserve">        </w:t>
      </w:r>
      <w:hyperlink w:history="1" w:anchor="CoercedRestrictive">
        <w:r w:rsidR="00187DC6">
          <w:rPr>
            <w:rStyle w:val="ac"/>
          </w:rPr>
          <w:t>CoercedRestrictive</w:t>
        </w:r>
      </w:hyperlink>
      <w:r>
        <w:t xml:space="preserve"> = not </w:t>
      </w:r>
      <w:hyperlink w:history="1" w:anchor="NotCoercedRestrictive_2">
        <w:r w:rsidRPr="007B1F8D" w:rsidR="00C02146">
          <w:rPr>
            <w:rStyle w:val="ac"/>
          </w:rPr>
          <w:t>NotCoercedRestrictive</w:t>
        </w:r>
        <w:r w:rsidRPr="007B1F8D" w:rsidR="00C25B74">
          <w:rPr>
            <w:rStyle w:val="ac"/>
            <w:rFonts w:hint="eastAsia"/>
          </w:rPr>
          <w:t>_2</w:t>
        </w:r>
      </w:hyperlink>
      <w:r w:rsidR="002E6462">
        <w:rPr>
          <w:rFonts w:hint="eastAsia"/>
        </w:rPr>
        <w:t>(k)</w:t>
      </w:r>
    </w:p>
    <w:p w:rsidR="00063010" w:rsidP="000431E0" w:rsidRDefault="00063010">
      <w:pPr>
        <w:pStyle w:val="af7"/>
      </w:pPr>
      <w:r>
        <w:t xml:space="preserve">    elif (ncr is </w:t>
      </w:r>
      <w:r w:rsidRPr="009761BC">
        <w:rPr>
          <w:rStyle w:val="aff1"/>
        </w:rPr>
        <w:t>NOT_COERCED_RESTRICTIVE_3</w:t>
      </w:r>
      <w:r>
        <w:t>):</w:t>
      </w:r>
    </w:p>
    <w:p w:rsidR="00063010" w:rsidP="000431E0" w:rsidRDefault="00063010">
      <w:pPr>
        <w:pStyle w:val="af7"/>
      </w:pPr>
      <w:r>
        <w:t xml:space="preserve">        </w:t>
      </w:r>
      <w:hyperlink w:history="1" w:anchor="CoercedRestrictive">
        <w:r w:rsidR="00187DC6">
          <w:rPr>
            <w:rStyle w:val="ac"/>
          </w:rPr>
          <w:t>CoercedRestrictive</w:t>
        </w:r>
      </w:hyperlink>
      <w:r>
        <w:t xml:space="preserve"> = not </w:t>
      </w:r>
      <w:hyperlink w:history="1" w:anchor="NotCoercedRestrictive_3">
        <w:r w:rsidRPr="007B1F8D" w:rsidR="00C02146">
          <w:rPr>
            <w:rStyle w:val="ac"/>
          </w:rPr>
          <w:t>NotCoercedRestrictive</w:t>
        </w:r>
        <w:r w:rsidRPr="007B1F8D" w:rsidR="00C25B74">
          <w:rPr>
            <w:rStyle w:val="ac"/>
            <w:rFonts w:hint="eastAsia"/>
          </w:rPr>
          <w:t>_3</w:t>
        </w:r>
      </w:hyperlink>
      <w:r w:rsidR="002E6462">
        <w:rPr>
          <w:rFonts w:hint="eastAsia"/>
        </w:rPr>
        <w:t>(k)</w:t>
      </w:r>
    </w:p>
    <w:p w:rsidR="00063010" w:rsidP="000431E0" w:rsidRDefault="00063010">
      <w:pPr>
        <w:pStyle w:val="af7"/>
      </w:pPr>
      <w:r>
        <w:t xml:space="preserve">    elif (ncr is </w:t>
      </w:r>
      <w:r w:rsidRPr="009761BC">
        <w:rPr>
          <w:rStyle w:val="aff1"/>
        </w:rPr>
        <w:t>NOT_COERCED_RESTRICTIVE_4</w:t>
      </w:r>
      <w:r>
        <w:t>):</w:t>
      </w:r>
    </w:p>
    <w:p w:rsidR="00063010" w:rsidP="000431E0" w:rsidRDefault="00063010">
      <w:pPr>
        <w:pStyle w:val="af7"/>
      </w:pPr>
      <w:r>
        <w:t xml:space="preserve">        </w:t>
      </w:r>
      <w:hyperlink w:history="1" w:anchor="CoercedRestrictive">
        <w:r w:rsidR="00187DC6">
          <w:rPr>
            <w:rStyle w:val="ac"/>
          </w:rPr>
          <w:t>CoercedRestrictive</w:t>
        </w:r>
      </w:hyperlink>
      <w:r>
        <w:t xml:space="preserve"> = not </w:t>
      </w:r>
      <w:hyperlink w:history="1" w:anchor="NotCoercedRestrictive_4">
        <w:r w:rsidRPr="007B1F8D" w:rsidR="00C02146">
          <w:rPr>
            <w:rStyle w:val="ac"/>
          </w:rPr>
          <w:t>NotCoercedRestrictive</w:t>
        </w:r>
        <w:r w:rsidRPr="007B1F8D" w:rsidR="00C25B74">
          <w:rPr>
            <w:rStyle w:val="ac"/>
            <w:rFonts w:hint="eastAsia"/>
          </w:rPr>
          <w:t>_4</w:t>
        </w:r>
      </w:hyperlink>
      <w:r w:rsidR="002E6462">
        <w:rPr>
          <w:rFonts w:hint="eastAsia"/>
        </w:rPr>
        <w:t>(k)</w:t>
      </w:r>
    </w:p>
    <w:p w:rsidR="00063010" w:rsidP="000431E0" w:rsidRDefault="00063010">
      <w:pPr>
        <w:pStyle w:val="af7"/>
      </w:pPr>
      <w:r>
        <w:t xml:space="preserve">    elif (ncr is </w:t>
      </w:r>
      <w:r w:rsidRPr="009761BC">
        <w:rPr>
          <w:rStyle w:val="aff1"/>
        </w:rPr>
        <w:t>VARIANTS_RECEIVED_FROM_CBI_I</w:t>
      </w:r>
      <w:r w:rsidR="0047458E">
        <w:rPr>
          <w:rStyle w:val="aff1"/>
          <w:rFonts w:hint="eastAsia"/>
        </w:rPr>
        <w:t>D</w:t>
      </w:r>
      <w:r>
        <w:t>)</w:t>
      </w:r>
      <w:r w:rsidR="00E27272">
        <w:rPr>
          <w:rFonts w:hint="eastAsia"/>
        </w:rPr>
        <w:t>:</w:t>
      </w:r>
    </w:p>
    <w:p w:rsidR="00063010" w:rsidP="000431E0" w:rsidRDefault="00063010">
      <w:pPr>
        <w:pStyle w:val="af7"/>
      </w:pPr>
      <w:r>
        <w:t xml:space="preserve">        </w:t>
      </w:r>
      <w:hyperlink w:history="1" w:anchor="CoercedRestrictive">
        <w:r w:rsidR="00187DC6">
          <w:rPr>
            <w:rStyle w:val="ac"/>
          </w:rPr>
          <w:t>CoercedRestrictive</w:t>
        </w:r>
      </w:hyperlink>
      <w:r>
        <w:t xml:space="preserve"> = not </w:t>
      </w:r>
      <w:hyperlink w:history="1" w:anchor="CBIvariantLowValidity">
        <w:r w:rsidR="00C64E92">
          <w:rPr>
            <w:rStyle w:val="ac"/>
          </w:rPr>
          <w:t>CBIvariantLowValidity</w:t>
        </w:r>
      </w:hyperlink>
      <w:r>
        <w:t>(</w:t>
      </w:r>
      <w:r w:rsidRPr="009761BC">
        <w:rPr>
          <w:rStyle w:val="aff1"/>
        </w:rPr>
        <w:t>VARIANTS_RECEIVED_FROM_CBI_I</w:t>
      </w:r>
      <w:r w:rsidR="0047458E">
        <w:rPr>
          <w:rStyle w:val="aff1"/>
          <w:rFonts w:hint="eastAsia"/>
        </w:rPr>
        <w:t>D</w:t>
      </w:r>
      <w:r w:rsidR="008D05FF">
        <w:rPr>
          <w:rFonts w:hint="eastAsia"/>
        </w:rPr>
        <w:t>, k</w:t>
      </w:r>
      <w:r>
        <w:t>)</w:t>
      </w:r>
    </w:p>
    <w:p w:rsidR="00063010" w:rsidP="000431E0" w:rsidRDefault="00063010">
      <w:pPr>
        <w:pStyle w:val="af7"/>
      </w:pPr>
      <w:r>
        <w:t xml:space="preserve">    else:</w:t>
      </w:r>
    </w:p>
    <w:p w:rsidR="00063010" w:rsidP="000431E0" w:rsidRDefault="00063010">
      <w:pPr>
        <w:pStyle w:val="af7"/>
      </w:pPr>
      <w:r>
        <w:t xml:space="preserve">        </w:t>
      </w:r>
      <w:hyperlink w:history="1" w:anchor="CoercedRestrictive">
        <w:r w:rsidR="00187DC6">
          <w:rPr>
            <w:rStyle w:val="ac"/>
          </w:rPr>
          <w:t>CoercedRestrictive</w:t>
        </w:r>
      </w:hyperlink>
      <w:r>
        <w:t xml:space="preserve"> = </w:t>
      </w:r>
      <w:r w:rsidRPr="00354FC4">
        <w:rPr>
          <w:rStyle w:val="aff1"/>
        </w:rPr>
        <w:t>False</w:t>
      </w:r>
    </w:p>
    <w:p w:rsidR="00063010" w:rsidP="000431E0" w:rsidRDefault="00063010">
      <w:pPr>
        <w:pStyle w:val="af7"/>
      </w:pPr>
      <w:r>
        <w:t xml:space="preserve">    return </w:t>
      </w:r>
      <w:hyperlink w:history="1" w:anchor="CoercedRestrictive">
        <w:r w:rsidR="00187DC6">
          <w:rPr>
            <w:rStyle w:val="ac"/>
          </w:rPr>
          <w:t>CoercedRestrictive</w:t>
        </w:r>
      </w:hyperlink>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7992"/>
        </w:rPr>
      </w:pPr>
      <w:del w:author="常鸣" w:date="2014-07-03T14:27:00Z" w:id="7993">
        <w:r w:rsidDel="009328EA">
          <w:delText>#S</w:delText>
        </w:r>
      </w:del>
      <w:ins w:author="常鸣" w:date="2014-07-03T14:27:00Z" w:id="7994">
        <w:r w:rsidR="009328EA">
          <w:t>#Allocation=ATP Software</w:t>
        </w:r>
      </w:ins>
    </w:p>
    <w:p w:rsidR="00610A4C" w:rsidP="000C0D62" w:rsidRDefault="009328EA">
      <w:pPr>
        <w:pStyle w:val="ReqtifyAltQ"/>
      </w:pPr>
      <w:ins w:author="常鸣" w:date="2014-07-03T14:27:00Z" w:id="7995">
        <w:r>
          <w:t>#S</w:t>
        </w:r>
      </w:ins>
      <w:r w:rsidR="00610A4C">
        <w:t>ource=</w:t>
      </w:r>
      <w:r w:rsidR="00B71564">
        <w:rPr>
          <w:rFonts w:hint="eastAsia"/>
        </w:rPr>
        <w:t>[iTC_CC-SyAD-1275]</w:t>
      </w:r>
      <w:r w:rsidR="00CB0DD0">
        <w:rPr>
          <w:rFonts w:hint="eastAsia"/>
        </w:rPr>
        <w:t>,</w:t>
      </w:r>
      <w:r w:rsidRPr="00CB0DD0" w:rsidR="00CB0DD0">
        <w:rPr>
          <w:rFonts w:hint="eastAsia"/>
        </w:rPr>
        <w:t xml:space="preserve"> [</w:t>
      </w:r>
      <w:r w:rsidRPr="00CB0DD0" w:rsidR="00CB0DD0">
        <w:t>iTC_CC_ATP_SwHA-0</w:t>
      </w:r>
      <w:r w:rsidRPr="00CB0DD0" w:rsidR="00CB0DD0">
        <w:rPr>
          <w:rFonts w:hint="eastAsia"/>
        </w:rPr>
        <w:t>2</w:t>
      </w:r>
      <w:r w:rsidR="00CB0DD0">
        <w:rPr>
          <w:rFonts w:hint="eastAsia"/>
        </w:rPr>
        <w:t>56</w:t>
      </w:r>
      <w:r w:rsidRPr="00CB0DD0" w:rsidR="00CB0DD0">
        <w:rPr>
          <w:rFonts w:hint="eastAsia"/>
        </w:rPr>
        <w:t>]</w:t>
      </w:r>
    </w:p>
    <w:p w:rsidR="00063010" w:rsidP="000C0D62" w:rsidRDefault="00610A4C">
      <w:pPr>
        <w:pStyle w:val="ReqtifyAltQ"/>
      </w:pPr>
      <w:r>
        <w:t>[End]</w:t>
      </w:r>
    </w:p>
    <w:p w:rsidR="00063010" w:rsidP="00C93484" w:rsidRDefault="00063010">
      <w:pPr>
        <w:pStyle w:val="Reqtify"/>
      </w:pPr>
    </w:p>
    <w:p w:rsidR="00AC0ED7" w:rsidP="00C93484" w:rsidRDefault="00AC0ED7">
      <w:pPr>
        <w:pStyle w:val="Reqtify"/>
      </w:pPr>
    </w:p>
    <w:p w:rsidR="00063010" w:rsidP="0012674A" w:rsidRDefault="00063010">
      <w:pPr>
        <w:pStyle w:val="4"/>
      </w:pPr>
      <w:r>
        <w:rPr>
          <w:rFonts w:hint="eastAsia"/>
        </w:rPr>
        <w:t>Coerced permissive</w:t>
      </w:r>
    </w:p>
    <w:p w:rsidR="00063010" w:rsidP="00C93484" w:rsidRDefault="00063010">
      <w:pPr>
        <w:pStyle w:val="Reqtify"/>
      </w:pPr>
    </w:p>
    <w:p w:rsidR="00E8184D" w:rsidP="00C93484" w:rsidRDefault="00E8184D">
      <w:pPr>
        <w:pStyle w:val="Reqtify"/>
      </w:pPr>
      <w:r>
        <w:rPr>
          <w:rFonts w:hint="eastAsia"/>
        </w:rPr>
        <w:t>在项目上可以将线路上的部分区域（或点）设置“强制允许”属性，使得</w:t>
      </w:r>
      <w:r>
        <w:rPr>
          <w:rFonts w:hint="eastAsia"/>
        </w:rPr>
        <w:t>ATP</w:t>
      </w:r>
      <w:r>
        <w:rPr>
          <w:rFonts w:hint="eastAsia"/>
        </w:rPr>
        <w:t>判断在满足相应条件下，认为该区域（或点）为“强制允许”状态。“强制允许”的优先级要高于“非强制限制”和该区域（或点）对应的变量状态。可配置的“强制允许”属性如</w:t>
      </w:r>
      <w:r>
        <w:fldChar w:fldCharType="begin"/>
      </w:r>
      <w:r>
        <w:instrText xml:space="preserve"> </w:instrText>
      </w:r>
      <w:r>
        <w:rPr>
          <w:rFonts w:hint="eastAsia"/>
        </w:rPr>
        <w:instrText>REF _Ref345237726 \h</w:instrText>
      </w:r>
      <w:r>
        <w:instrText xml:space="preserve"> </w:instrText>
      </w:r>
      <w:r>
        <w:fldChar w:fldCharType="separate"/>
      </w:r>
      <w:r w:rsidR="00DE178B">
        <w:t xml:space="preserve">Table </w:t>
      </w:r>
      <w:r w:rsidR="00DE178B">
        <w:rPr>
          <w:noProof/>
        </w:rPr>
        <w:t>5</w:t>
      </w:r>
      <w:r w:rsidR="00DE178B">
        <w:noBreakHyphen/>
      </w:r>
      <w:r w:rsidR="00DE178B">
        <w:rPr>
          <w:noProof/>
        </w:rPr>
        <w:t>8</w:t>
      </w:r>
      <w:r>
        <w:fldChar w:fldCharType="end"/>
      </w:r>
      <w:r>
        <w:rPr>
          <w:rFonts w:hint="eastAsia"/>
        </w:rPr>
        <w:t>所示。</w:t>
      </w:r>
    </w:p>
    <w:p w:rsidRPr="00E8184D" w:rsidR="00E8184D" w:rsidP="00C93484" w:rsidRDefault="00E8184D">
      <w:pPr>
        <w:pStyle w:val="Reqtify"/>
      </w:pPr>
    </w:p>
    <w:p w:rsidR="00E057C4" w:rsidP="00E057C4" w:rsidRDefault="00E057C4">
      <w:pPr>
        <w:pStyle w:val="affc"/>
      </w:pPr>
      <w:bookmarkStart w:name="_Ref345237726" w:id="7996"/>
      <w:bookmarkStart w:name="_Toc349031242" w:id="7997"/>
      <w:bookmarkStart w:name="_Toc347567353" w:id="7998"/>
      <w:bookmarkStart w:name="_Toc345689825" w:id="7999"/>
      <w:bookmarkStart w:name="_Toc376183074" w:id="8000"/>
      <w:bookmarkStart w:name="_Toc392230047" w:id="8001"/>
      <w:r>
        <w:t xml:space="preserve">Table </w:t>
      </w:r>
      <w:r w:rsidR="00FA0FBB">
        <w:fldChar w:fldCharType="begin"/>
      </w:r>
      <w:r w:rsidR="00FA0FBB">
        <w:instrText xml:space="preserve"> STYLEREF 1 \s </w:instrText>
      </w:r>
      <w:r w:rsidR="00FA0FBB">
        <w:fldChar w:fldCharType="separate"/>
      </w:r>
      <w:r w:rsidR="00DE178B">
        <w:t>5</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8</w:t>
      </w:r>
      <w:r w:rsidR="00FA0FBB">
        <w:fldChar w:fldCharType="end"/>
      </w:r>
      <w:bookmarkEnd w:id="7996"/>
      <w:r>
        <w:rPr>
          <w:rFonts w:hint="eastAsia"/>
        </w:rPr>
        <w:t xml:space="preserve"> Configurable </w:t>
      </w:r>
      <w:r w:rsidR="00E8184D">
        <w:rPr>
          <w:rFonts w:hint="eastAsia"/>
        </w:rPr>
        <w:t xml:space="preserve">coerced </w:t>
      </w:r>
      <w:r>
        <w:rPr>
          <w:rFonts w:hint="eastAsia"/>
        </w:rPr>
        <w:t>permissive identification</w:t>
      </w:r>
      <w:bookmarkEnd w:id="7997"/>
      <w:bookmarkEnd w:id="7998"/>
      <w:bookmarkEnd w:id="7999"/>
      <w:bookmarkEnd w:id="8000"/>
      <w:bookmarkEnd w:id="8001"/>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006"/>
        <w:gridCol w:w="5280"/>
      </w:tblGrid>
      <w:tr w:rsidRPr="007820D7" w:rsidR="00E057C4" w:rsidTr="00E057C4">
        <w:tc>
          <w:tcPr>
            <w:tcW w:w="2157" w:type="pct"/>
            <w:tcBorders>
              <w:top w:val="single" w:color="000000" w:sz="12" w:space="0"/>
              <w:bottom w:val="single" w:color="000000" w:sz="4" w:space="0"/>
            </w:tcBorders>
            <w:shd w:val="clear" w:color="auto" w:fill="E0E0E0"/>
          </w:tcPr>
          <w:p w:rsidRPr="007820D7" w:rsidR="00E057C4" w:rsidP="00FA0FBB" w:rsidRDefault="00E057C4">
            <w:pPr>
              <w:pStyle w:val="af6"/>
            </w:pPr>
            <w:r>
              <w:rPr>
                <w:rFonts w:hint="eastAsia"/>
              </w:rPr>
              <w:t>Not Coerced Restrictive</w:t>
            </w:r>
          </w:p>
        </w:tc>
        <w:tc>
          <w:tcPr>
            <w:tcW w:w="2843" w:type="pct"/>
            <w:tcBorders>
              <w:top w:val="single" w:color="000000" w:sz="12" w:space="0"/>
              <w:bottom w:val="single" w:color="000000" w:sz="4" w:space="0"/>
            </w:tcBorders>
            <w:shd w:val="clear" w:color="auto" w:fill="E0E0E0"/>
          </w:tcPr>
          <w:p w:rsidRPr="007820D7" w:rsidR="00E057C4" w:rsidP="00FA0FBB" w:rsidRDefault="00E057C4">
            <w:pPr>
              <w:pStyle w:val="af6"/>
            </w:pPr>
            <w:r>
              <w:rPr>
                <w:rFonts w:hint="eastAsia"/>
              </w:rPr>
              <w:t>Functional Description</w:t>
            </w:r>
          </w:p>
        </w:tc>
      </w:tr>
      <w:tr w:rsidRPr="007820D7" w:rsidR="00E057C4" w:rsidTr="00E057C4">
        <w:tc>
          <w:tcPr>
            <w:tcW w:w="2157" w:type="pct"/>
            <w:tcBorders>
              <w:top w:val="single" w:color="000000" w:sz="4" w:space="0"/>
            </w:tcBorders>
            <w:shd w:val="clear" w:color="auto" w:fill="auto"/>
          </w:tcPr>
          <w:p w:rsidRPr="007820D7" w:rsidR="00E057C4" w:rsidP="00591D6B" w:rsidRDefault="00E057C4">
            <w:pPr>
              <w:pStyle w:val="AltB0"/>
            </w:pPr>
            <w:r>
              <w:rPr>
                <w:rStyle w:val="aff1"/>
                <w:rFonts w:hint="eastAsia"/>
              </w:rPr>
              <w:t>VARIANTS_OVERLAP_PERMISSIVE</w:t>
            </w:r>
          </w:p>
        </w:tc>
        <w:tc>
          <w:tcPr>
            <w:tcW w:w="2843" w:type="pct"/>
            <w:tcBorders>
              <w:top w:val="single" w:color="000000" w:sz="4" w:space="0"/>
            </w:tcBorders>
          </w:tcPr>
          <w:p w:rsidRPr="00E057C4" w:rsidR="00E057C4" w:rsidP="00591D6B" w:rsidRDefault="00E8184D">
            <w:pPr>
              <w:pStyle w:val="AltB0"/>
            </w:pPr>
            <w:r>
              <w:rPr>
                <w:rFonts w:hint="eastAsia"/>
              </w:rPr>
              <w:t>用于在</w:t>
            </w:r>
            <w:r>
              <w:rPr>
                <w:rFonts w:hint="eastAsia"/>
              </w:rPr>
              <w:t>BM</w:t>
            </w:r>
            <w:r>
              <w:rPr>
                <w:rFonts w:hint="eastAsia"/>
              </w:rPr>
              <w:t>模式下强制建立信号机的</w:t>
            </w:r>
            <w:r>
              <w:rPr>
                <w:rFonts w:hint="eastAsia"/>
              </w:rPr>
              <w:t>Overlap</w:t>
            </w:r>
          </w:p>
        </w:tc>
      </w:tr>
      <w:tr w:rsidRPr="007820D7" w:rsidR="00E057C4" w:rsidTr="00E057C4">
        <w:tc>
          <w:tcPr>
            <w:tcW w:w="2157" w:type="pct"/>
            <w:shd w:val="clear" w:color="auto" w:fill="auto"/>
          </w:tcPr>
          <w:p w:rsidRPr="007820D7" w:rsidR="00E057C4" w:rsidP="00591D6B" w:rsidRDefault="00E057C4">
            <w:pPr>
              <w:pStyle w:val="AltB0"/>
            </w:pPr>
            <w:r w:rsidRPr="009761BC">
              <w:rPr>
                <w:rStyle w:val="aff1"/>
              </w:rPr>
              <w:t>COERCED_</w:t>
            </w:r>
            <w:r>
              <w:rPr>
                <w:rStyle w:val="aff1"/>
                <w:rFonts w:hint="eastAsia"/>
              </w:rPr>
              <w:t>PERMISSIVE</w:t>
            </w:r>
            <w:r w:rsidRPr="009761BC">
              <w:rPr>
                <w:rStyle w:val="aff1"/>
              </w:rPr>
              <w:t>_</w:t>
            </w:r>
            <w:r>
              <w:rPr>
                <w:rStyle w:val="aff1"/>
                <w:rFonts w:hint="eastAsia"/>
              </w:rPr>
              <w:t>1</w:t>
            </w:r>
          </w:p>
        </w:tc>
        <w:tc>
          <w:tcPr>
            <w:tcW w:w="2843" w:type="pct"/>
          </w:tcPr>
          <w:p w:rsidRPr="00E057C4" w:rsidR="00E057C4" w:rsidP="00591D6B" w:rsidRDefault="00E057C4">
            <w:pPr>
              <w:pStyle w:val="AltB0"/>
            </w:pPr>
            <w:r w:rsidRPr="00E057C4">
              <w:rPr>
                <w:rFonts w:hint="eastAsia"/>
              </w:rPr>
              <w:t>项目配置</w:t>
            </w:r>
            <w:r>
              <w:rPr>
                <w:rFonts w:hint="eastAsia"/>
              </w:rPr>
              <w:t>的强制允许组合输入</w:t>
            </w:r>
            <w:r>
              <w:rPr>
                <w:rFonts w:hint="eastAsia"/>
              </w:rPr>
              <w:t>1</w:t>
            </w:r>
          </w:p>
        </w:tc>
      </w:tr>
      <w:tr w:rsidRPr="007820D7" w:rsidR="00E057C4" w:rsidTr="00E057C4">
        <w:tc>
          <w:tcPr>
            <w:tcW w:w="2157" w:type="pct"/>
            <w:shd w:val="clear" w:color="auto" w:fill="auto"/>
          </w:tcPr>
          <w:p w:rsidRPr="007820D7" w:rsidR="00E057C4" w:rsidP="00591D6B" w:rsidRDefault="00E057C4">
            <w:pPr>
              <w:pStyle w:val="AltB0"/>
            </w:pPr>
            <w:r w:rsidRPr="009761BC">
              <w:rPr>
                <w:rStyle w:val="aff1"/>
              </w:rPr>
              <w:t>COERCED_</w:t>
            </w:r>
            <w:r>
              <w:rPr>
                <w:rStyle w:val="aff1"/>
                <w:rFonts w:hint="eastAsia"/>
              </w:rPr>
              <w:t>PERMISSIVE</w:t>
            </w:r>
            <w:r w:rsidRPr="009761BC">
              <w:rPr>
                <w:rStyle w:val="aff1"/>
              </w:rPr>
              <w:t>_</w:t>
            </w:r>
            <w:r>
              <w:rPr>
                <w:rStyle w:val="aff1"/>
                <w:rFonts w:hint="eastAsia"/>
              </w:rPr>
              <w:t>2</w:t>
            </w:r>
          </w:p>
        </w:tc>
        <w:tc>
          <w:tcPr>
            <w:tcW w:w="2843" w:type="pct"/>
          </w:tcPr>
          <w:p w:rsidRPr="00E057C4" w:rsidR="00E057C4" w:rsidP="00591D6B" w:rsidRDefault="00E057C4">
            <w:pPr>
              <w:pStyle w:val="AltB0"/>
            </w:pPr>
            <w:r w:rsidRPr="00E057C4">
              <w:rPr>
                <w:rFonts w:hint="eastAsia"/>
              </w:rPr>
              <w:t>项目配置</w:t>
            </w:r>
            <w:r>
              <w:rPr>
                <w:rFonts w:hint="eastAsia"/>
              </w:rPr>
              <w:t>的强制允许组合输入</w:t>
            </w:r>
            <w:r>
              <w:rPr>
                <w:rFonts w:hint="eastAsia"/>
              </w:rPr>
              <w:t>2</w:t>
            </w:r>
          </w:p>
        </w:tc>
      </w:tr>
      <w:tr w:rsidRPr="007820D7" w:rsidR="00E057C4" w:rsidTr="00E057C4">
        <w:tc>
          <w:tcPr>
            <w:tcW w:w="2157" w:type="pct"/>
            <w:shd w:val="clear" w:color="auto" w:fill="auto"/>
          </w:tcPr>
          <w:p w:rsidRPr="007820D7" w:rsidR="00E057C4" w:rsidP="00591D6B" w:rsidRDefault="00E057C4">
            <w:pPr>
              <w:pStyle w:val="AltB0"/>
            </w:pPr>
            <w:r w:rsidRPr="009761BC">
              <w:rPr>
                <w:rStyle w:val="aff1"/>
              </w:rPr>
              <w:t>COERCED_</w:t>
            </w:r>
            <w:r>
              <w:rPr>
                <w:rStyle w:val="aff1"/>
                <w:rFonts w:hint="eastAsia"/>
              </w:rPr>
              <w:t>PERMISSIVE</w:t>
            </w:r>
            <w:r w:rsidRPr="009761BC">
              <w:rPr>
                <w:rStyle w:val="aff1"/>
              </w:rPr>
              <w:t>_</w:t>
            </w:r>
            <w:r>
              <w:rPr>
                <w:rStyle w:val="aff1"/>
                <w:rFonts w:hint="eastAsia"/>
              </w:rPr>
              <w:t>3</w:t>
            </w:r>
          </w:p>
        </w:tc>
        <w:tc>
          <w:tcPr>
            <w:tcW w:w="2843" w:type="pct"/>
          </w:tcPr>
          <w:p w:rsidRPr="00E057C4" w:rsidR="00E057C4" w:rsidP="00591D6B" w:rsidRDefault="00E057C4">
            <w:pPr>
              <w:pStyle w:val="AltB0"/>
            </w:pPr>
            <w:r w:rsidRPr="00E057C4">
              <w:rPr>
                <w:rFonts w:hint="eastAsia"/>
              </w:rPr>
              <w:t>项目配置</w:t>
            </w:r>
            <w:r>
              <w:rPr>
                <w:rFonts w:hint="eastAsia"/>
              </w:rPr>
              <w:t>的强制允许组合输入</w:t>
            </w:r>
            <w:r>
              <w:rPr>
                <w:rFonts w:hint="eastAsia"/>
              </w:rPr>
              <w:t>3</w:t>
            </w:r>
          </w:p>
        </w:tc>
      </w:tr>
      <w:tr w:rsidRPr="007820D7" w:rsidR="00E057C4" w:rsidTr="00E057C4">
        <w:tc>
          <w:tcPr>
            <w:tcW w:w="2157" w:type="pct"/>
            <w:shd w:val="clear" w:color="auto" w:fill="auto"/>
          </w:tcPr>
          <w:p w:rsidRPr="007820D7" w:rsidR="00E057C4" w:rsidP="00591D6B" w:rsidRDefault="00E057C4">
            <w:pPr>
              <w:pStyle w:val="AltB0"/>
            </w:pPr>
            <w:r w:rsidRPr="009761BC">
              <w:rPr>
                <w:rStyle w:val="aff1"/>
              </w:rPr>
              <w:t>COERCED_</w:t>
            </w:r>
            <w:r>
              <w:rPr>
                <w:rStyle w:val="aff1"/>
                <w:rFonts w:hint="eastAsia"/>
              </w:rPr>
              <w:t>PERMISSIVE</w:t>
            </w:r>
            <w:r w:rsidRPr="009761BC">
              <w:rPr>
                <w:rStyle w:val="aff1"/>
              </w:rPr>
              <w:t>_</w:t>
            </w:r>
            <w:r>
              <w:rPr>
                <w:rStyle w:val="aff1"/>
                <w:rFonts w:hint="eastAsia"/>
              </w:rPr>
              <w:t>4</w:t>
            </w:r>
          </w:p>
        </w:tc>
        <w:tc>
          <w:tcPr>
            <w:tcW w:w="2843" w:type="pct"/>
          </w:tcPr>
          <w:p w:rsidRPr="00E057C4" w:rsidR="00E057C4" w:rsidP="00591D6B" w:rsidRDefault="00E057C4">
            <w:pPr>
              <w:pStyle w:val="AltB0"/>
            </w:pPr>
            <w:r w:rsidRPr="00E057C4">
              <w:rPr>
                <w:rFonts w:hint="eastAsia"/>
              </w:rPr>
              <w:t>项目配置</w:t>
            </w:r>
            <w:r>
              <w:rPr>
                <w:rFonts w:hint="eastAsia"/>
              </w:rPr>
              <w:t>的强制允许组合输入</w:t>
            </w:r>
            <w:r>
              <w:rPr>
                <w:rFonts w:hint="eastAsia"/>
              </w:rPr>
              <w:t>4</w:t>
            </w:r>
          </w:p>
        </w:tc>
      </w:tr>
    </w:tbl>
    <w:p w:rsidRPr="00E057C4" w:rsidR="00E057C4" w:rsidP="00C93484" w:rsidRDefault="00E057C4">
      <w:pPr>
        <w:pStyle w:val="Reqtify"/>
      </w:pPr>
    </w:p>
    <w:p w:rsidR="00063010" w:rsidP="00063010" w:rsidRDefault="00E9764D">
      <w:pPr>
        <w:pStyle w:val="ReqtifyAltR"/>
      </w:pPr>
      <w:r>
        <w:t>[iTC</w:t>
      </w:r>
      <w:r w:rsidR="00063010">
        <w:t>_CC_ATP-SwRS-06</w:t>
      </w:r>
      <w:r w:rsidR="00655979">
        <w:rPr>
          <w:rFonts w:hint="eastAsia"/>
        </w:rPr>
        <w:t>82</w:t>
      </w:r>
      <w:r w:rsidR="00063010">
        <w:t>]</w:t>
      </w:r>
    </w:p>
    <w:p w:rsidR="00D649E9" w:rsidP="00C93484" w:rsidRDefault="006A4000">
      <w:pPr>
        <w:pStyle w:val="Reqtify"/>
      </w:pPr>
      <w:bookmarkStart w:name="CoercedPermissive_1" w:id="8002"/>
      <w:r w:rsidRPr="00806759">
        <w:rPr>
          <w:rStyle w:val="aff2"/>
          <w:bCs w:val="0"/>
          <w:iCs w:val="0"/>
        </w:rPr>
        <w:t>CoercedPermissive_1</w:t>
      </w:r>
      <w:bookmarkEnd w:id="8002"/>
      <w:r w:rsidR="00D649E9">
        <w:rPr>
          <w:rFonts w:hint="eastAsia"/>
        </w:rPr>
        <w:t>，强制允许输入</w:t>
      </w:r>
      <w:r w:rsidR="00D649E9">
        <w:rPr>
          <w:rFonts w:hint="eastAsia"/>
        </w:rPr>
        <w:t>1</w:t>
      </w:r>
    </w:p>
    <w:p w:rsidR="00063010" w:rsidP="000431E0" w:rsidRDefault="00063010">
      <w:pPr>
        <w:pStyle w:val="af7"/>
      </w:pPr>
      <w:r>
        <w:t xml:space="preserve">def </w:t>
      </w:r>
      <w:hyperlink w:history="1" w:anchor="CoercedPermissive_1">
        <w:r w:rsidR="006A4000">
          <w:rPr>
            <w:rStyle w:val="ac"/>
          </w:rPr>
          <w:t>CoercedPermissive_1</w:t>
        </w:r>
      </w:hyperlink>
      <w:r w:rsidR="006A4000">
        <w:t xml:space="preserve"> </w:t>
      </w:r>
      <w:r>
        <w:t>(k):</w:t>
      </w:r>
    </w:p>
    <w:p w:rsidR="00063010" w:rsidP="000431E0" w:rsidRDefault="00063010">
      <w:pPr>
        <w:pStyle w:val="af7"/>
      </w:pPr>
      <w:r>
        <w:t xml:space="preserve">    </w:t>
      </w:r>
      <w:hyperlink w:history="1" w:anchor="CoercedPermissive_1">
        <w:r w:rsidR="006A4000">
          <w:rPr>
            <w:rStyle w:val="ac"/>
          </w:rPr>
          <w:t>CoercedPermissive_1</w:t>
        </w:r>
      </w:hyperlink>
      <w:r>
        <w:t xml:space="preserve"> = </w:t>
      </w:r>
      <w:hyperlink w:history="1" w:anchor="Offline">
        <w:r w:rsidR="00813AB3">
          <w:rPr>
            <w:rStyle w:val="ac"/>
          </w:rPr>
          <w:t>Offline</w:t>
        </w:r>
      </w:hyperlink>
      <w:r w:rsidR="00155088">
        <w:t>.</w:t>
      </w:r>
      <w:hyperlink w:history="1" w:anchor="GetCoercedPermissive">
        <w:r w:rsidRPr="00C25B74" w:rsidR="00155088">
          <w:rPr>
            <w:rStyle w:val="ac"/>
          </w:rPr>
          <w:t>G</w:t>
        </w:r>
        <w:r w:rsidRPr="00C25B74">
          <w:rPr>
            <w:rStyle w:val="ac"/>
          </w:rPr>
          <w:t>et</w:t>
        </w:r>
        <w:r w:rsidRPr="00C25B74" w:rsidR="006A4000">
          <w:rPr>
            <w:rStyle w:val="ac"/>
          </w:rPr>
          <w:t>CoercedPermissive_1</w:t>
        </w:r>
      </w:hyperlink>
      <w:r>
        <w:t>(k)</w:t>
      </w:r>
    </w:p>
    <w:p w:rsidR="00063010" w:rsidP="000431E0" w:rsidRDefault="00063010">
      <w:pPr>
        <w:pStyle w:val="af7"/>
      </w:pPr>
      <w:r>
        <w:t xml:space="preserve">    return </w:t>
      </w:r>
      <w:hyperlink w:history="1" w:anchor="CoercedPermissive_1">
        <w:r w:rsidR="006A4000">
          <w:rPr>
            <w:rStyle w:val="ac"/>
          </w:rPr>
          <w:t>CoercedPermissive_1</w:t>
        </w:r>
      </w:hyperlink>
    </w:p>
    <w:p w:rsidR="00063010" w:rsidP="000C0D62" w:rsidRDefault="00063010">
      <w:pPr>
        <w:pStyle w:val="ReqtifyAltQ"/>
      </w:pPr>
      <w:r>
        <w:t>#Category=Functional</w:t>
      </w:r>
    </w:p>
    <w:p w:rsidR="00063010" w:rsidP="000C0D62" w:rsidRDefault="00063010">
      <w:pPr>
        <w:pStyle w:val="ReqtifyAltQ"/>
      </w:pPr>
      <w:r>
        <w:t>#Contribution=SIL4</w:t>
      </w:r>
    </w:p>
    <w:p w:rsidR="009328EA" w:rsidP="000C0D62" w:rsidRDefault="00063010">
      <w:pPr>
        <w:pStyle w:val="ReqtifyAltQ"/>
        <w:rPr>
          <w:ins w:author="常鸣" w:date="2014-07-03T14:27:00Z" w:id="8003"/>
        </w:rPr>
      </w:pPr>
      <w:del w:author="常鸣" w:date="2014-07-03T14:27:00Z" w:id="8004">
        <w:r w:rsidDel="009328EA">
          <w:lastRenderedPageBreak/>
          <w:delText>#S</w:delText>
        </w:r>
      </w:del>
      <w:ins w:author="常鸣" w:date="2014-07-03T14:27:00Z" w:id="8005">
        <w:r w:rsidR="009328EA">
          <w:t>#Allocation=ATP Software</w:t>
        </w:r>
      </w:ins>
      <w:ins w:author="常鸣" w:date="2014-07-03T14:57:00Z" w:id="8006">
        <w:r w:rsidR="00AA7E12">
          <w:rPr>
            <w:rFonts w:hint="eastAsia"/>
          </w:rPr>
          <w:t>, Vital Embedded Setting</w:t>
        </w:r>
      </w:ins>
    </w:p>
    <w:p w:rsidR="00063010" w:rsidP="000C0D62" w:rsidRDefault="009328EA">
      <w:pPr>
        <w:pStyle w:val="ReqtifyAltQ"/>
      </w:pPr>
      <w:ins w:author="常鸣" w:date="2014-07-03T14:27:00Z" w:id="8007">
        <w:r>
          <w:t>#S</w:t>
        </w:r>
      </w:ins>
      <w:r w:rsidR="00063010">
        <w:t>ource=</w:t>
      </w:r>
      <w:r w:rsidR="00B71564">
        <w:rPr>
          <w:rFonts w:hint="eastAsia"/>
        </w:rPr>
        <w:t>[iTC_CC-SyAD-1276]</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w:t>
      </w:r>
      <w:r w:rsidR="008F5A16">
        <w:rPr>
          <w:rFonts w:hint="eastAsia"/>
        </w:rPr>
        <w:t>57</w:t>
      </w:r>
      <w:r w:rsidRPr="008F5A16" w:rsidR="008F5A16">
        <w:rPr>
          <w:rFonts w:hint="eastAsia"/>
        </w:rPr>
        <w:t>]</w:t>
      </w:r>
    </w:p>
    <w:p w:rsidR="00063010" w:rsidP="000C0D62" w:rsidRDefault="009E172B">
      <w:pPr>
        <w:pStyle w:val="ReqtifyAltQ"/>
      </w:pPr>
      <w:r>
        <w:t>[End]</w:t>
      </w:r>
    </w:p>
    <w:p w:rsidR="00063010" w:rsidP="000C0D62" w:rsidRDefault="00063010">
      <w:pPr>
        <w:pStyle w:val="ReqtifyAltQ"/>
      </w:pPr>
    </w:p>
    <w:p w:rsidR="00063010" w:rsidP="000C0D62" w:rsidRDefault="00063010">
      <w:pPr>
        <w:pStyle w:val="ReqtifyAltQ"/>
      </w:pPr>
    </w:p>
    <w:p w:rsidR="00063010" w:rsidP="00063010" w:rsidRDefault="00E9764D">
      <w:pPr>
        <w:pStyle w:val="ReqtifyAltR"/>
      </w:pPr>
      <w:r>
        <w:t>[iTC</w:t>
      </w:r>
      <w:r w:rsidR="00063010">
        <w:t>_CC_ATP-SwRS-06</w:t>
      </w:r>
      <w:r w:rsidR="00655979">
        <w:rPr>
          <w:rFonts w:hint="eastAsia"/>
        </w:rPr>
        <w:t>83</w:t>
      </w:r>
      <w:r w:rsidR="00063010">
        <w:t>]</w:t>
      </w:r>
    </w:p>
    <w:p w:rsidR="00D649E9" w:rsidP="00C93484" w:rsidRDefault="006A4000">
      <w:pPr>
        <w:pStyle w:val="Reqtify"/>
      </w:pPr>
      <w:bookmarkStart w:name="CoercedPermissive_2" w:id="8008"/>
      <w:r w:rsidRPr="00806759">
        <w:rPr>
          <w:rStyle w:val="aff2"/>
          <w:bCs w:val="0"/>
          <w:iCs w:val="0"/>
        </w:rPr>
        <w:t>CoercedPermissive_2</w:t>
      </w:r>
      <w:bookmarkEnd w:id="8008"/>
      <w:r w:rsidR="00D649E9">
        <w:rPr>
          <w:rFonts w:hint="eastAsia"/>
        </w:rPr>
        <w:t>，强制允许输入</w:t>
      </w:r>
      <w:r w:rsidR="00D649E9">
        <w:rPr>
          <w:rFonts w:hint="eastAsia"/>
        </w:rPr>
        <w:t>2</w:t>
      </w:r>
    </w:p>
    <w:p w:rsidR="00063010" w:rsidP="000431E0" w:rsidRDefault="00063010">
      <w:pPr>
        <w:pStyle w:val="af7"/>
      </w:pPr>
      <w:r>
        <w:t xml:space="preserve">def </w:t>
      </w:r>
      <w:hyperlink w:history="1" w:anchor="CoercedPermissive_2">
        <w:r w:rsidR="006A4000">
          <w:rPr>
            <w:rStyle w:val="ac"/>
          </w:rPr>
          <w:t>CoercedPermissive_2</w:t>
        </w:r>
      </w:hyperlink>
      <w:r>
        <w:t>(k):</w:t>
      </w:r>
    </w:p>
    <w:p w:rsidR="00063010" w:rsidP="000431E0" w:rsidRDefault="00063010">
      <w:pPr>
        <w:pStyle w:val="af7"/>
      </w:pPr>
      <w:r>
        <w:t xml:space="preserve">    </w:t>
      </w:r>
      <w:hyperlink w:history="1" w:anchor="CoercedPermissive_2">
        <w:r w:rsidR="006A4000">
          <w:rPr>
            <w:rStyle w:val="ac"/>
          </w:rPr>
          <w:t>CoercedPermissive_2</w:t>
        </w:r>
      </w:hyperlink>
      <w:r>
        <w:t xml:space="preserve"> = </w:t>
      </w:r>
      <w:hyperlink w:history="1" w:anchor="Offline">
        <w:r w:rsidR="00813AB3">
          <w:rPr>
            <w:rStyle w:val="ac"/>
          </w:rPr>
          <w:t>Offline</w:t>
        </w:r>
      </w:hyperlink>
      <w:r w:rsidR="00155088">
        <w:t>.</w:t>
      </w:r>
      <w:hyperlink w:history="1" w:anchor="GetCoercedPermissive">
        <w:r w:rsidRPr="00C25B74" w:rsidR="00155088">
          <w:rPr>
            <w:rStyle w:val="ac"/>
          </w:rPr>
          <w:t>G</w:t>
        </w:r>
        <w:r w:rsidRPr="00C25B74">
          <w:rPr>
            <w:rStyle w:val="ac"/>
          </w:rPr>
          <w:t>et</w:t>
        </w:r>
        <w:r w:rsidRPr="00C25B74" w:rsidR="006A4000">
          <w:rPr>
            <w:rStyle w:val="ac"/>
          </w:rPr>
          <w:t>CoercedPermissive_2</w:t>
        </w:r>
      </w:hyperlink>
      <w:r>
        <w:t>(k)</w:t>
      </w:r>
    </w:p>
    <w:p w:rsidR="00063010" w:rsidP="000431E0" w:rsidRDefault="00063010">
      <w:pPr>
        <w:pStyle w:val="af7"/>
      </w:pPr>
      <w:r>
        <w:t xml:space="preserve">    return </w:t>
      </w:r>
      <w:hyperlink w:history="1" w:anchor="CoercedPermissive_2">
        <w:r w:rsidR="006A4000">
          <w:rPr>
            <w:rStyle w:val="ac"/>
          </w:rPr>
          <w:t>CoercedPermissive_2</w:t>
        </w:r>
      </w:hyperlink>
    </w:p>
    <w:p w:rsidR="00063010" w:rsidP="000C0D62" w:rsidRDefault="00063010">
      <w:pPr>
        <w:pStyle w:val="ReqtifyAltQ"/>
      </w:pPr>
      <w:r>
        <w:t>#Category=Functional</w:t>
      </w:r>
    </w:p>
    <w:p w:rsidR="00063010" w:rsidP="000C0D62" w:rsidRDefault="00063010">
      <w:pPr>
        <w:pStyle w:val="ReqtifyAltQ"/>
      </w:pPr>
      <w:r>
        <w:t>#Contribution=SIL4</w:t>
      </w:r>
    </w:p>
    <w:p w:rsidR="009328EA" w:rsidP="000C0D62" w:rsidRDefault="00063010">
      <w:pPr>
        <w:pStyle w:val="ReqtifyAltQ"/>
        <w:rPr>
          <w:ins w:author="常鸣" w:date="2014-07-03T14:27:00Z" w:id="8009"/>
        </w:rPr>
      </w:pPr>
      <w:del w:author="常鸣" w:date="2014-07-03T14:27:00Z" w:id="8010">
        <w:r w:rsidDel="009328EA">
          <w:delText>#S</w:delText>
        </w:r>
      </w:del>
      <w:ins w:author="常鸣" w:date="2014-07-03T14:27:00Z" w:id="8011">
        <w:r w:rsidR="009328EA">
          <w:t>#Allocation=ATP Software</w:t>
        </w:r>
      </w:ins>
      <w:ins w:author="常鸣" w:date="2014-07-03T14:57:00Z" w:id="8012">
        <w:r w:rsidR="00AA7E12">
          <w:rPr>
            <w:rFonts w:hint="eastAsia"/>
          </w:rPr>
          <w:t>, Vital Embedded Setting</w:t>
        </w:r>
      </w:ins>
    </w:p>
    <w:p w:rsidR="00063010" w:rsidP="000C0D62" w:rsidRDefault="009328EA">
      <w:pPr>
        <w:pStyle w:val="ReqtifyAltQ"/>
      </w:pPr>
      <w:ins w:author="常鸣" w:date="2014-07-03T14:27:00Z" w:id="8013">
        <w:r>
          <w:t>#S</w:t>
        </w:r>
      </w:ins>
      <w:r w:rsidR="00063010">
        <w:t>ource=</w:t>
      </w:r>
      <w:r w:rsidR="00B71564">
        <w:rPr>
          <w:rFonts w:hint="eastAsia"/>
        </w:rPr>
        <w:t>[iTC_CC-SyAD-1276]</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w:t>
      </w:r>
      <w:r w:rsidR="008F5A16">
        <w:rPr>
          <w:rFonts w:hint="eastAsia"/>
        </w:rPr>
        <w:t>57</w:t>
      </w:r>
      <w:r w:rsidRPr="008F5A16" w:rsidR="008F5A16">
        <w:rPr>
          <w:rFonts w:hint="eastAsia"/>
        </w:rPr>
        <w:t>]</w:t>
      </w:r>
    </w:p>
    <w:p w:rsidR="00063010" w:rsidP="000C0D62" w:rsidRDefault="009E172B">
      <w:pPr>
        <w:pStyle w:val="ReqtifyAltQ"/>
      </w:pPr>
      <w:r>
        <w:t>[End]</w:t>
      </w:r>
    </w:p>
    <w:p w:rsidR="00063010" w:rsidP="000C0D62" w:rsidRDefault="00063010">
      <w:pPr>
        <w:pStyle w:val="ReqtifyAltQ"/>
      </w:pPr>
    </w:p>
    <w:p w:rsidR="00063010" w:rsidP="000C0D62" w:rsidRDefault="00063010">
      <w:pPr>
        <w:pStyle w:val="ReqtifyAltQ"/>
      </w:pPr>
    </w:p>
    <w:p w:rsidR="00063010" w:rsidP="00063010" w:rsidRDefault="00E9764D">
      <w:pPr>
        <w:pStyle w:val="ReqtifyAltR"/>
      </w:pPr>
      <w:r>
        <w:t>[iTC</w:t>
      </w:r>
      <w:r w:rsidR="00063010">
        <w:t>_CC_ATP-SwRS-06</w:t>
      </w:r>
      <w:r w:rsidR="00655979">
        <w:rPr>
          <w:rFonts w:hint="eastAsia"/>
        </w:rPr>
        <w:t>84</w:t>
      </w:r>
      <w:r w:rsidR="00063010">
        <w:t>]</w:t>
      </w:r>
    </w:p>
    <w:p w:rsidR="00D649E9" w:rsidP="00C93484" w:rsidRDefault="006A4000">
      <w:pPr>
        <w:pStyle w:val="Reqtify"/>
      </w:pPr>
      <w:bookmarkStart w:name="CoercedPermissive_3" w:id="8014"/>
      <w:r w:rsidRPr="00806759">
        <w:rPr>
          <w:rStyle w:val="aff2"/>
          <w:bCs w:val="0"/>
          <w:iCs w:val="0"/>
        </w:rPr>
        <w:t>CoercedPermissive_3</w:t>
      </w:r>
      <w:bookmarkEnd w:id="8014"/>
      <w:r w:rsidR="00D649E9">
        <w:rPr>
          <w:rFonts w:hint="eastAsia"/>
        </w:rPr>
        <w:t>，强制允许输入</w:t>
      </w:r>
      <w:r w:rsidR="00D649E9">
        <w:rPr>
          <w:rFonts w:hint="eastAsia"/>
        </w:rPr>
        <w:t>3</w:t>
      </w:r>
    </w:p>
    <w:p w:rsidR="00063010" w:rsidP="000431E0" w:rsidRDefault="00063010">
      <w:pPr>
        <w:pStyle w:val="af7"/>
      </w:pPr>
      <w:r>
        <w:t xml:space="preserve">def </w:t>
      </w:r>
      <w:hyperlink w:history="1" w:anchor="CoercedPermissive_3">
        <w:r w:rsidR="006A4000">
          <w:rPr>
            <w:rStyle w:val="ac"/>
          </w:rPr>
          <w:t>CoercedPermissive_3</w:t>
        </w:r>
      </w:hyperlink>
      <w:r>
        <w:t>(k):</w:t>
      </w:r>
    </w:p>
    <w:p w:rsidR="00063010" w:rsidP="000431E0" w:rsidRDefault="00063010">
      <w:pPr>
        <w:pStyle w:val="af7"/>
      </w:pPr>
      <w:r>
        <w:t xml:space="preserve">    </w:t>
      </w:r>
      <w:hyperlink w:history="1" w:anchor="CoercedPermissive_3">
        <w:r w:rsidR="006A4000">
          <w:rPr>
            <w:rStyle w:val="ac"/>
          </w:rPr>
          <w:t>CoercedPermissive_3</w:t>
        </w:r>
      </w:hyperlink>
      <w:r>
        <w:t xml:space="preserve"> = </w:t>
      </w:r>
      <w:hyperlink w:history="1" w:anchor="Offline">
        <w:r w:rsidR="00813AB3">
          <w:rPr>
            <w:rStyle w:val="ac"/>
          </w:rPr>
          <w:t>Offline</w:t>
        </w:r>
      </w:hyperlink>
      <w:r w:rsidR="00155088">
        <w:t>.</w:t>
      </w:r>
      <w:hyperlink w:history="1" w:anchor="GetCoercedPermissive">
        <w:r w:rsidRPr="00C25B74" w:rsidR="00155088">
          <w:rPr>
            <w:rStyle w:val="ac"/>
          </w:rPr>
          <w:t>G</w:t>
        </w:r>
        <w:r w:rsidRPr="00C25B74">
          <w:rPr>
            <w:rStyle w:val="ac"/>
          </w:rPr>
          <w:t>et</w:t>
        </w:r>
        <w:r w:rsidRPr="00C25B74" w:rsidR="006A4000">
          <w:rPr>
            <w:rStyle w:val="ac"/>
          </w:rPr>
          <w:t>CoercedPermissive_3</w:t>
        </w:r>
      </w:hyperlink>
      <w:r>
        <w:t>(k)</w:t>
      </w:r>
    </w:p>
    <w:p w:rsidR="00063010" w:rsidP="000431E0" w:rsidRDefault="00063010">
      <w:pPr>
        <w:pStyle w:val="af7"/>
      </w:pPr>
      <w:r>
        <w:t xml:space="preserve">    return </w:t>
      </w:r>
      <w:hyperlink w:history="1" w:anchor="CoercedPermissive_3">
        <w:r w:rsidR="006A4000">
          <w:rPr>
            <w:rStyle w:val="ac"/>
          </w:rPr>
          <w:t>CoercedPermissive_3</w:t>
        </w:r>
      </w:hyperlink>
    </w:p>
    <w:p w:rsidR="00063010" w:rsidP="000C0D62" w:rsidRDefault="00063010">
      <w:pPr>
        <w:pStyle w:val="ReqtifyAltQ"/>
      </w:pPr>
      <w:r>
        <w:t>#Category=Functional</w:t>
      </w:r>
    </w:p>
    <w:p w:rsidR="00063010" w:rsidP="000C0D62" w:rsidRDefault="00063010">
      <w:pPr>
        <w:pStyle w:val="ReqtifyAltQ"/>
      </w:pPr>
      <w:r>
        <w:t>#Contribution=SIL4</w:t>
      </w:r>
    </w:p>
    <w:p w:rsidR="009328EA" w:rsidP="000C0D62" w:rsidRDefault="00063010">
      <w:pPr>
        <w:pStyle w:val="ReqtifyAltQ"/>
        <w:rPr>
          <w:ins w:author="常鸣" w:date="2014-07-03T14:27:00Z" w:id="8015"/>
        </w:rPr>
      </w:pPr>
      <w:del w:author="常鸣" w:date="2014-07-03T14:27:00Z" w:id="8016">
        <w:r w:rsidDel="009328EA">
          <w:delText>#S</w:delText>
        </w:r>
      </w:del>
      <w:ins w:author="常鸣" w:date="2014-07-03T14:27:00Z" w:id="8017">
        <w:r w:rsidR="009328EA">
          <w:t>#Allocation=ATP Software</w:t>
        </w:r>
      </w:ins>
      <w:ins w:author="常鸣" w:date="2014-07-03T14:57:00Z" w:id="8018">
        <w:r w:rsidR="00AA7E12">
          <w:rPr>
            <w:rFonts w:hint="eastAsia"/>
          </w:rPr>
          <w:t>, Vital Embedded Setting</w:t>
        </w:r>
      </w:ins>
    </w:p>
    <w:p w:rsidR="00063010" w:rsidP="000C0D62" w:rsidRDefault="009328EA">
      <w:pPr>
        <w:pStyle w:val="ReqtifyAltQ"/>
      </w:pPr>
      <w:ins w:author="常鸣" w:date="2014-07-03T14:27:00Z" w:id="8019">
        <w:r>
          <w:t>#S</w:t>
        </w:r>
      </w:ins>
      <w:r w:rsidR="00063010">
        <w:t>ource=</w:t>
      </w:r>
      <w:r w:rsidR="00B71564">
        <w:rPr>
          <w:rFonts w:hint="eastAsia"/>
        </w:rPr>
        <w:t>[iTC_CC-SyAD-1276]</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w:t>
      </w:r>
      <w:r w:rsidR="008F5A16">
        <w:rPr>
          <w:rFonts w:hint="eastAsia"/>
        </w:rPr>
        <w:t>57</w:t>
      </w:r>
      <w:r w:rsidRPr="008F5A16" w:rsidR="008F5A16">
        <w:rPr>
          <w:rFonts w:hint="eastAsia"/>
        </w:rPr>
        <w:t>]</w:t>
      </w:r>
    </w:p>
    <w:p w:rsidR="00063010" w:rsidP="000C0D62" w:rsidRDefault="009E172B">
      <w:pPr>
        <w:pStyle w:val="ReqtifyAltQ"/>
      </w:pPr>
      <w:r>
        <w:t>[End]</w:t>
      </w:r>
    </w:p>
    <w:p w:rsidR="00063010" w:rsidP="000C0D62" w:rsidRDefault="00063010">
      <w:pPr>
        <w:pStyle w:val="ReqtifyAltQ"/>
      </w:pPr>
    </w:p>
    <w:p w:rsidRPr="00E9764D" w:rsidR="00063010" w:rsidP="000C0D62" w:rsidRDefault="00063010">
      <w:pPr>
        <w:pStyle w:val="ReqtifyAltQ"/>
      </w:pPr>
    </w:p>
    <w:p w:rsidR="00063010" w:rsidP="00063010" w:rsidRDefault="00E9764D">
      <w:pPr>
        <w:pStyle w:val="ReqtifyAltR"/>
      </w:pPr>
      <w:r>
        <w:t>[iTC</w:t>
      </w:r>
      <w:r w:rsidR="00063010">
        <w:t>_CC_ATP-SwRS-06</w:t>
      </w:r>
      <w:r w:rsidR="00655979">
        <w:rPr>
          <w:rFonts w:hint="eastAsia"/>
        </w:rPr>
        <w:t>85</w:t>
      </w:r>
      <w:r w:rsidR="00063010">
        <w:t>]</w:t>
      </w:r>
    </w:p>
    <w:p w:rsidR="00D649E9" w:rsidP="00C93484" w:rsidRDefault="006A4000">
      <w:pPr>
        <w:pStyle w:val="Reqtify"/>
      </w:pPr>
      <w:bookmarkStart w:name="CoercedPermissive_4" w:id="8020"/>
      <w:r w:rsidRPr="00806759">
        <w:rPr>
          <w:rStyle w:val="aff2"/>
          <w:bCs w:val="0"/>
          <w:iCs w:val="0"/>
        </w:rPr>
        <w:t>CoercedPermissive_4</w:t>
      </w:r>
      <w:bookmarkEnd w:id="8020"/>
      <w:r w:rsidR="00D649E9">
        <w:rPr>
          <w:rFonts w:hint="eastAsia"/>
        </w:rPr>
        <w:t>，强制允许输入</w:t>
      </w:r>
      <w:r w:rsidR="00D649E9">
        <w:rPr>
          <w:rFonts w:hint="eastAsia"/>
        </w:rPr>
        <w:t>4</w:t>
      </w:r>
    </w:p>
    <w:p w:rsidR="00063010" w:rsidP="000431E0" w:rsidRDefault="00063010">
      <w:pPr>
        <w:pStyle w:val="af7"/>
      </w:pPr>
      <w:r>
        <w:t xml:space="preserve">def </w:t>
      </w:r>
      <w:hyperlink w:history="1" w:anchor="CoercedPermissive_4">
        <w:r w:rsidR="006A4000">
          <w:rPr>
            <w:rStyle w:val="ac"/>
          </w:rPr>
          <w:t>CoercedPermissive_4</w:t>
        </w:r>
      </w:hyperlink>
      <w:r>
        <w:t>(k):</w:t>
      </w:r>
    </w:p>
    <w:p w:rsidR="00063010" w:rsidP="000431E0" w:rsidRDefault="00063010">
      <w:pPr>
        <w:pStyle w:val="af7"/>
      </w:pPr>
      <w:r>
        <w:t xml:space="preserve">    </w:t>
      </w:r>
      <w:hyperlink w:history="1" w:anchor="CoercedPermissive_4">
        <w:r w:rsidR="006A4000">
          <w:rPr>
            <w:rStyle w:val="ac"/>
          </w:rPr>
          <w:t>CoercedPermissive_4</w:t>
        </w:r>
      </w:hyperlink>
      <w:r>
        <w:t xml:space="preserve"> = </w:t>
      </w:r>
      <w:hyperlink w:history="1" w:anchor="Offline">
        <w:r w:rsidR="00813AB3">
          <w:rPr>
            <w:rStyle w:val="ac"/>
          </w:rPr>
          <w:t>Offline</w:t>
        </w:r>
      </w:hyperlink>
      <w:r w:rsidR="00155088">
        <w:t>.</w:t>
      </w:r>
      <w:hyperlink w:history="1" w:anchor="GetCoercedPermissive">
        <w:r w:rsidRPr="00C25B74" w:rsidR="00155088">
          <w:rPr>
            <w:rStyle w:val="ac"/>
          </w:rPr>
          <w:t>G</w:t>
        </w:r>
        <w:r w:rsidRPr="00C25B74">
          <w:rPr>
            <w:rStyle w:val="ac"/>
          </w:rPr>
          <w:t>et</w:t>
        </w:r>
        <w:r w:rsidRPr="00C25B74" w:rsidR="006A4000">
          <w:rPr>
            <w:rStyle w:val="ac"/>
          </w:rPr>
          <w:t>CoercedPermissive_4</w:t>
        </w:r>
      </w:hyperlink>
      <w:r>
        <w:t>(k)</w:t>
      </w:r>
    </w:p>
    <w:p w:rsidR="00063010" w:rsidP="000431E0" w:rsidRDefault="00063010">
      <w:pPr>
        <w:pStyle w:val="af7"/>
      </w:pPr>
      <w:r>
        <w:t xml:space="preserve">    return </w:t>
      </w:r>
      <w:hyperlink w:history="1" w:anchor="CoercedPermissive_4">
        <w:r w:rsidR="006A4000">
          <w:rPr>
            <w:rStyle w:val="ac"/>
          </w:rPr>
          <w:t>CoercedPermissive_4</w:t>
        </w:r>
      </w:hyperlink>
    </w:p>
    <w:p w:rsidR="00063010" w:rsidP="000C0D62" w:rsidRDefault="00063010">
      <w:pPr>
        <w:pStyle w:val="ReqtifyAltQ"/>
      </w:pPr>
      <w:r>
        <w:t>#Category=Functional</w:t>
      </w:r>
    </w:p>
    <w:p w:rsidR="00063010" w:rsidP="000C0D62" w:rsidRDefault="00063010">
      <w:pPr>
        <w:pStyle w:val="ReqtifyAltQ"/>
      </w:pPr>
      <w:r>
        <w:t>#Contribution=SIL4</w:t>
      </w:r>
    </w:p>
    <w:p w:rsidR="009328EA" w:rsidP="000C0D62" w:rsidRDefault="00063010">
      <w:pPr>
        <w:pStyle w:val="ReqtifyAltQ"/>
        <w:rPr>
          <w:ins w:author="常鸣" w:date="2014-07-03T14:27:00Z" w:id="8021"/>
        </w:rPr>
      </w:pPr>
      <w:del w:author="常鸣" w:date="2014-07-03T14:27:00Z" w:id="8022">
        <w:r w:rsidDel="009328EA">
          <w:delText>#S</w:delText>
        </w:r>
      </w:del>
      <w:ins w:author="常鸣" w:date="2014-07-03T14:27:00Z" w:id="8023">
        <w:r w:rsidR="009328EA">
          <w:t>#Allocation=ATP Software</w:t>
        </w:r>
      </w:ins>
      <w:ins w:author="常鸣" w:date="2014-07-03T14:57:00Z" w:id="8024">
        <w:r w:rsidR="00AA7E12">
          <w:rPr>
            <w:rFonts w:hint="eastAsia"/>
          </w:rPr>
          <w:t>, Vital Embedded Setting</w:t>
        </w:r>
      </w:ins>
    </w:p>
    <w:p w:rsidR="00063010" w:rsidP="000C0D62" w:rsidRDefault="009328EA">
      <w:pPr>
        <w:pStyle w:val="ReqtifyAltQ"/>
      </w:pPr>
      <w:ins w:author="常鸣" w:date="2014-07-03T14:27:00Z" w:id="8025">
        <w:r>
          <w:t>#S</w:t>
        </w:r>
      </w:ins>
      <w:r w:rsidR="00063010">
        <w:t>ource=</w:t>
      </w:r>
      <w:r w:rsidR="00B71564">
        <w:rPr>
          <w:rFonts w:hint="eastAsia"/>
        </w:rPr>
        <w:t>[iTC_CC-SyAD-1276]</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w:t>
      </w:r>
      <w:r w:rsidR="008F5A16">
        <w:rPr>
          <w:rFonts w:hint="eastAsia"/>
        </w:rPr>
        <w:t>57</w:t>
      </w:r>
      <w:r w:rsidRPr="008F5A16" w:rsidR="008F5A16">
        <w:rPr>
          <w:rFonts w:hint="eastAsia"/>
        </w:rPr>
        <w:t>]</w:t>
      </w:r>
    </w:p>
    <w:p w:rsidR="00063010" w:rsidP="000C0D62" w:rsidRDefault="009E172B">
      <w:pPr>
        <w:pStyle w:val="ReqtifyAltQ"/>
      </w:pPr>
      <w:r>
        <w:t>[End]</w:t>
      </w:r>
    </w:p>
    <w:p w:rsidR="00063010" w:rsidP="00C93484" w:rsidRDefault="00063010">
      <w:pPr>
        <w:pStyle w:val="Reqtify"/>
      </w:pPr>
    </w:p>
    <w:p w:rsidR="00063010" w:rsidP="00C93484" w:rsidRDefault="00063010">
      <w:pPr>
        <w:pStyle w:val="Reqtify"/>
      </w:pPr>
    </w:p>
    <w:p w:rsidR="00063010" w:rsidP="00063010" w:rsidRDefault="00063010">
      <w:pPr>
        <w:pStyle w:val="ReqtifyAltR"/>
      </w:pPr>
      <w:r>
        <w:t>[</w:t>
      </w:r>
      <w:r w:rsidR="00655979">
        <w:rPr>
          <w:rFonts w:hint="eastAsia"/>
        </w:rPr>
        <w:t>iTC_CC</w:t>
      </w:r>
      <w:r>
        <w:t>_ATP-SwRS-</w:t>
      </w:r>
      <w:r w:rsidR="00655979">
        <w:rPr>
          <w:rFonts w:hint="eastAsia"/>
        </w:rPr>
        <w:t>0686</w:t>
      </w:r>
      <w:r>
        <w:t>]</w:t>
      </w:r>
    </w:p>
    <w:p w:rsidR="00063010" w:rsidP="00C93484" w:rsidRDefault="00C64E92">
      <w:pPr>
        <w:pStyle w:val="Reqtify"/>
      </w:pPr>
      <w:bookmarkStart w:name="CoercedPermissive" w:id="8026"/>
      <w:r w:rsidRPr="00E15E6E">
        <w:rPr>
          <w:rStyle w:val="aff2"/>
          <w:bCs w:val="0"/>
          <w:iCs w:val="0"/>
        </w:rPr>
        <w:lastRenderedPageBreak/>
        <w:t>CoercedPermissive</w:t>
      </w:r>
      <w:bookmarkEnd w:id="8026"/>
      <w:r w:rsidR="00063010">
        <w:rPr>
          <w:rFonts w:hint="eastAsia"/>
        </w:rPr>
        <w:t>，返回采集到的</w:t>
      </w:r>
      <w:r w:rsidR="00E8184D">
        <w:rPr>
          <w:rFonts w:hint="eastAsia"/>
        </w:rPr>
        <w:t>“强制允许”</w:t>
      </w:r>
      <w:r w:rsidR="00063010">
        <w:rPr>
          <w:rFonts w:hint="eastAsia"/>
        </w:rPr>
        <w:t>结果</w:t>
      </w:r>
    </w:p>
    <w:p w:rsidR="00063010" w:rsidP="000431E0" w:rsidRDefault="00063010">
      <w:pPr>
        <w:pStyle w:val="af7"/>
      </w:pPr>
      <w:r>
        <w:t xml:space="preserve">def </w:t>
      </w:r>
      <w:hyperlink w:history="1" w:anchor="CoercedPermissive">
        <w:r w:rsidR="00C64E92">
          <w:rPr>
            <w:rStyle w:val="ac"/>
          </w:rPr>
          <w:t>CoercedPermissive</w:t>
        </w:r>
      </w:hyperlink>
      <w:r>
        <w:t>(cr, k):</w:t>
      </w:r>
    </w:p>
    <w:p w:rsidR="00063010" w:rsidP="000431E0" w:rsidRDefault="00063010">
      <w:pPr>
        <w:pStyle w:val="af7"/>
      </w:pPr>
      <w:r>
        <w:t xml:space="preserve">    if (cr is </w:t>
      </w:r>
      <w:r w:rsidRPr="0047458E">
        <w:rPr>
          <w:rStyle w:val="aff1"/>
        </w:rPr>
        <w:t>COERCED_PERMISSIVE_1</w:t>
      </w:r>
      <w:r>
        <w:t>):</w:t>
      </w:r>
    </w:p>
    <w:p w:rsidR="00063010" w:rsidP="000431E0" w:rsidRDefault="00063010">
      <w:pPr>
        <w:pStyle w:val="af7"/>
      </w:pPr>
      <w:r>
        <w:t xml:space="preserve">        </w:t>
      </w:r>
      <w:hyperlink w:history="1" w:anchor="CoercedPermissive">
        <w:r w:rsidR="00C64E92">
          <w:rPr>
            <w:rStyle w:val="ac"/>
          </w:rPr>
          <w:t>CoercedPermissive</w:t>
        </w:r>
      </w:hyperlink>
      <w:r>
        <w:t xml:space="preserve"> = </w:t>
      </w:r>
      <w:hyperlink w:history="1" w:anchor="CoercedPermissive_1">
        <w:r w:rsidR="006A4000">
          <w:rPr>
            <w:rStyle w:val="ac"/>
          </w:rPr>
          <w:t>CoercedPermissive_1</w:t>
        </w:r>
      </w:hyperlink>
      <w:r w:rsidR="0047458E">
        <w:rPr>
          <w:rFonts w:hint="eastAsia"/>
        </w:rPr>
        <w:t>(k)</w:t>
      </w:r>
    </w:p>
    <w:p w:rsidR="00063010" w:rsidP="000431E0" w:rsidRDefault="00063010">
      <w:pPr>
        <w:pStyle w:val="af7"/>
      </w:pPr>
      <w:r>
        <w:t xml:space="preserve">    elif (cr is </w:t>
      </w:r>
      <w:r w:rsidRPr="0047458E">
        <w:rPr>
          <w:rStyle w:val="aff1"/>
        </w:rPr>
        <w:t>COERCED_PERMISSIVE_2</w:t>
      </w:r>
      <w:r>
        <w:t>):</w:t>
      </w:r>
    </w:p>
    <w:p w:rsidR="00063010" w:rsidP="000431E0" w:rsidRDefault="00063010">
      <w:pPr>
        <w:pStyle w:val="af7"/>
      </w:pPr>
      <w:r>
        <w:t xml:space="preserve">        </w:t>
      </w:r>
      <w:hyperlink w:history="1" w:anchor="CoercedPermissive">
        <w:r w:rsidR="00C64E92">
          <w:rPr>
            <w:rStyle w:val="ac"/>
          </w:rPr>
          <w:t>CoercedPermissive</w:t>
        </w:r>
      </w:hyperlink>
      <w:r>
        <w:t xml:space="preserve"> = </w:t>
      </w:r>
      <w:hyperlink w:history="1" w:anchor="CoercedPermissive_2">
        <w:r w:rsidR="006A4000">
          <w:rPr>
            <w:rStyle w:val="ac"/>
          </w:rPr>
          <w:t>CoercedPermissive_2</w:t>
        </w:r>
      </w:hyperlink>
      <w:r w:rsidR="0047458E">
        <w:rPr>
          <w:rFonts w:hint="eastAsia"/>
        </w:rPr>
        <w:t>(k)</w:t>
      </w:r>
    </w:p>
    <w:p w:rsidR="00063010" w:rsidP="000431E0" w:rsidRDefault="00063010">
      <w:pPr>
        <w:pStyle w:val="af7"/>
      </w:pPr>
      <w:r>
        <w:t xml:space="preserve">    elif (cr is </w:t>
      </w:r>
      <w:r w:rsidRPr="0047458E">
        <w:rPr>
          <w:rStyle w:val="aff1"/>
        </w:rPr>
        <w:t>COERCED_PERMISSIVE_3</w:t>
      </w:r>
      <w:r>
        <w:t>):</w:t>
      </w:r>
    </w:p>
    <w:p w:rsidR="00063010" w:rsidP="000431E0" w:rsidRDefault="00063010">
      <w:pPr>
        <w:pStyle w:val="af7"/>
      </w:pPr>
      <w:r>
        <w:t xml:space="preserve">        </w:t>
      </w:r>
      <w:hyperlink w:history="1" w:anchor="CoercedPermissive">
        <w:r w:rsidR="00C64E92">
          <w:rPr>
            <w:rStyle w:val="ac"/>
          </w:rPr>
          <w:t>CoercedPermissive</w:t>
        </w:r>
      </w:hyperlink>
      <w:r>
        <w:t xml:space="preserve"> = </w:t>
      </w:r>
      <w:hyperlink w:history="1" w:anchor="CoercedPermissive_3">
        <w:r w:rsidR="006A4000">
          <w:rPr>
            <w:rStyle w:val="ac"/>
          </w:rPr>
          <w:t>CoercedPermissive_3</w:t>
        </w:r>
      </w:hyperlink>
      <w:r w:rsidR="0047458E">
        <w:rPr>
          <w:rFonts w:hint="eastAsia"/>
        </w:rPr>
        <w:t>(k)</w:t>
      </w:r>
    </w:p>
    <w:p w:rsidR="00063010" w:rsidP="000431E0" w:rsidRDefault="00063010">
      <w:pPr>
        <w:pStyle w:val="af7"/>
      </w:pPr>
      <w:r>
        <w:t xml:space="preserve">    elif (cr is </w:t>
      </w:r>
      <w:r w:rsidRPr="0047458E">
        <w:rPr>
          <w:rStyle w:val="aff1"/>
        </w:rPr>
        <w:t>COERCED_PERMISSIVE_4</w:t>
      </w:r>
      <w:r>
        <w:t>):</w:t>
      </w:r>
    </w:p>
    <w:p w:rsidR="00063010" w:rsidP="000431E0" w:rsidRDefault="00063010">
      <w:pPr>
        <w:pStyle w:val="af7"/>
      </w:pPr>
      <w:r>
        <w:t xml:space="preserve">        </w:t>
      </w:r>
      <w:hyperlink w:history="1" w:anchor="CoercedPermissive">
        <w:r w:rsidR="00C64E92">
          <w:rPr>
            <w:rStyle w:val="ac"/>
          </w:rPr>
          <w:t>CoercedPermissive</w:t>
        </w:r>
      </w:hyperlink>
      <w:r>
        <w:t xml:space="preserve"> = </w:t>
      </w:r>
      <w:hyperlink w:history="1" w:anchor="CoercedPermissive_4">
        <w:r w:rsidR="006A4000">
          <w:rPr>
            <w:rStyle w:val="ac"/>
          </w:rPr>
          <w:t>CoercedPermissive_4</w:t>
        </w:r>
      </w:hyperlink>
      <w:r w:rsidR="0047458E">
        <w:rPr>
          <w:rFonts w:hint="eastAsia"/>
        </w:rPr>
        <w:t>(k)</w:t>
      </w:r>
    </w:p>
    <w:p w:rsidR="00063010" w:rsidP="000431E0" w:rsidRDefault="00063010">
      <w:pPr>
        <w:pStyle w:val="af7"/>
      </w:pPr>
      <w:r>
        <w:t xml:space="preserve">    elif (cr is </w:t>
      </w:r>
      <w:r w:rsidRPr="0047458E">
        <w:rPr>
          <w:rStyle w:val="aff1"/>
        </w:rPr>
        <w:t>VARIANTS_OVERLAP_PERMISSIVE</w:t>
      </w:r>
      <w:r>
        <w:t>):</w:t>
      </w:r>
    </w:p>
    <w:p w:rsidR="00063010" w:rsidP="000431E0" w:rsidRDefault="00063010">
      <w:pPr>
        <w:pStyle w:val="af7"/>
      </w:pPr>
      <w:r>
        <w:t xml:space="preserve">        </w:t>
      </w:r>
      <w:hyperlink w:history="1" w:anchor="CoercedPermissive">
        <w:r w:rsidR="00C64E92">
          <w:rPr>
            <w:rStyle w:val="ac"/>
          </w:rPr>
          <w:t>CoercedPermissive</w:t>
        </w:r>
      </w:hyperlink>
      <w:r>
        <w:t xml:space="preserve"> = </w:t>
      </w:r>
      <w:hyperlink w:history="1" w:anchor="OverlapTimerPermissive">
        <w:r w:rsidR="00187DC6">
          <w:rPr>
            <w:rStyle w:val="ac"/>
          </w:rPr>
          <w:t>OverlapTimerPermissive</w:t>
        </w:r>
      </w:hyperlink>
      <w:r>
        <w:rPr>
          <w:rFonts w:hint="eastAsia"/>
        </w:rPr>
        <w:t>(k)</w:t>
      </w:r>
    </w:p>
    <w:p w:rsidR="00063010" w:rsidP="000431E0" w:rsidRDefault="00063010">
      <w:pPr>
        <w:pStyle w:val="af7"/>
      </w:pPr>
      <w:r>
        <w:t xml:space="preserve">    else:</w:t>
      </w:r>
    </w:p>
    <w:p w:rsidR="00063010" w:rsidP="000431E0" w:rsidRDefault="00063010">
      <w:pPr>
        <w:pStyle w:val="af7"/>
      </w:pPr>
      <w:r>
        <w:t xml:space="preserve">        </w:t>
      </w:r>
      <w:hyperlink w:history="1" w:anchor="CoercedPermissive">
        <w:r w:rsidR="00C64E92">
          <w:rPr>
            <w:rStyle w:val="ac"/>
          </w:rPr>
          <w:t>CoercedPermissive</w:t>
        </w:r>
      </w:hyperlink>
      <w:r>
        <w:t xml:space="preserve"> = </w:t>
      </w:r>
      <w:r w:rsidRPr="00354FC4">
        <w:rPr>
          <w:rStyle w:val="aff1"/>
        </w:rPr>
        <w:t>False</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8027"/>
        </w:rPr>
      </w:pPr>
      <w:del w:author="常鸣" w:date="2014-07-03T14:27:00Z" w:id="8028">
        <w:r w:rsidDel="009328EA">
          <w:delText>#S</w:delText>
        </w:r>
      </w:del>
      <w:ins w:author="常鸣" w:date="2014-07-03T14:27:00Z" w:id="8029">
        <w:r w:rsidR="009328EA">
          <w:t>#Allocation=ATP Software</w:t>
        </w:r>
      </w:ins>
    </w:p>
    <w:p w:rsidR="00610A4C" w:rsidP="000C0D62" w:rsidRDefault="009328EA">
      <w:pPr>
        <w:pStyle w:val="ReqtifyAltQ"/>
      </w:pPr>
      <w:ins w:author="常鸣" w:date="2014-07-03T14:27:00Z" w:id="8030">
        <w:r>
          <w:t>#S</w:t>
        </w:r>
      </w:ins>
      <w:r w:rsidR="00610A4C">
        <w:t>ource=</w:t>
      </w:r>
      <w:r w:rsidRPr="00340A21" w:rsidR="00B476ED">
        <w:t>[</w:t>
      </w:r>
      <w:r w:rsidR="00B476ED">
        <w:t>iTC_CC-Sy</w:t>
      </w:r>
      <w:r w:rsidR="00B476ED">
        <w:rPr>
          <w:rFonts w:hint="eastAsia"/>
        </w:rPr>
        <w:t>AD</w:t>
      </w:r>
      <w:r w:rsidRPr="00340A21" w:rsidR="00B476ED">
        <w:t>-</w:t>
      </w:r>
      <w:r w:rsidR="00B476ED">
        <w:rPr>
          <w:rFonts w:hint="eastAsia"/>
        </w:rPr>
        <w:t>1187</w:t>
      </w:r>
      <w:r w:rsidRPr="00340A21" w:rsidR="00B476ED">
        <w:t>]</w:t>
      </w:r>
      <w:r w:rsidR="00B71564">
        <w:rPr>
          <w:rFonts w:hint="eastAsia"/>
        </w:rPr>
        <w:t>,</w:t>
      </w:r>
      <w:r w:rsidRPr="00B71564" w:rsidR="00B71564">
        <w:rPr>
          <w:rFonts w:hint="eastAsia"/>
        </w:rPr>
        <w:t xml:space="preserve"> </w:t>
      </w:r>
      <w:r w:rsidR="00B71564">
        <w:rPr>
          <w:rFonts w:hint="eastAsia"/>
        </w:rPr>
        <w:t>[iTC_CC-SyAD-1276]</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w:t>
      </w:r>
      <w:r w:rsidR="008F5A16">
        <w:rPr>
          <w:rFonts w:hint="eastAsia"/>
        </w:rPr>
        <w:t>57</w:t>
      </w:r>
      <w:r w:rsidRPr="008F5A16" w:rsidR="008F5A16">
        <w:rPr>
          <w:rFonts w:hint="eastAsia"/>
        </w:rPr>
        <w:t>]</w:t>
      </w:r>
      <w:r w:rsidR="000A620A">
        <w:rPr>
          <w:rFonts w:hint="eastAsia"/>
        </w:rPr>
        <w:t>,</w:t>
      </w:r>
      <w:r w:rsidRPr="000A620A" w:rsidR="000A620A">
        <w:rPr>
          <w:rFonts w:hint="eastAsia"/>
        </w:rPr>
        <w:t xml:space="preserve"> </w:t>
      </w:r>
      <w:r w:rsidRPr="00CB0DD0" w:rsidR="000A620A">
        <w:rPr>
          <w:rFonts w:hint="eastAsia"/>
        </w:rPr>
        <w:t>[</w:t>
      </w:r>
      <w:r w:rsidRPr="00CB0DD0" w:rsidR="000A620A">
        <w:t>iTC_CC_ATP_SwHA-0</w:t>
      </w:r>
      <w:r w:rsidRPr="00CB0DD0" w:rsidR="000A620A">
        <w:rPr>
          <w:rFonts w:hint="eastAsia"/>
        </w:rPr>
        <w:t>2</w:t>
      </w:r>
      <w:r w:rsidR="000A620A">
        <w:rPr>
          <w:rFonts w:hint="eastAsia"/>
        </w:rPr>
        <w:t>55</w:t>
      </w:r>
      <w:r w:rsidRPr="00CB0DD0" w:rsidR="000A620A">
        <w:rPr>
          <w:rFonts w:hint="eastAsia"/>
        </w:rPr>
        <w:t>]</w:t>
      </w:r>
    </w:p>
    <w:p w:rsidRPr="007B2139" w:rsidR="00063010" w:rsidP="000C0D62" w:rsidRDefault="00610A4C">
      <w:pPr>
        <w:pStyle w:val="ReqtifyAltQ"/>
      </w:pPr>
      <w:r>
        <w:t>[End]</w:t>
      </w:r>
    </w:p>
    <w:p w:rsidR="00063010" w:rsidP="00C93484" w:rsidRDefault="00063010">
      <w:pPr>
        <w:pStyle w:val="Reqtify"/>
      </w:pPr>
    </w:p>
    <w:p w:rsidR="00063010" w:rsidP="00C93484" w:rsidRDefault="00063010">
      <w:pPr>
        <w:pStyle w:val="Reqtify"/>
      </w:pPr>
    </w:p>
    <w:p w:rsidRPr="00A61D30" w:rsidR="00063010" w:rsidP="00934391" w:rsidRDefault="00063010">
      <w:pPr>
        <w:pStyle w:val="3"/>
      </w:pPr>
      <w:r w:rsidRPr="00A61D30">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388"/>
        <w:gridCol w:w="806"/>
        <w:gridCol w:w="1681"/>
        <w:gridCol w:w="147"/>
        <w:gridCol w:w="1558"/>
        <w:gridCol w:w="409"/>
        <w:gridCol w:w="2297"/>
      </w:tblGrid>
      <w:tr w:rsidRPr="00785CC7" w:rsidR="00063010" w:rsidTr="00063010">
        <w:tc>
          <w:tcPr>
            <w:tcW w:w="1286" w:type="pct"/>
            <w:tcBorders>
              <w:top w:val="single" w:color="000000" w:sz="12" w:space="0"/>
              <w:bottom w:val="single" w:color="000000" w:sz="4" w:space="0"/>
            </w:tcBorders>
            <w:shd w:val="clear" w:color="auto" w:fill="E0E0E0"/>
          </w:tcPr>
          <w:p w:rsidR="00063010" w:rsidP="00FA0FBB" w:rsidRDefault="00063010">
            <w:pPr>
              <w:pStyle w:val="af6"/>
            </w:pPr>
            <w:r w:rsidRPr="00B1730D">
              <w:t>Name</w:t>
            </w:r>
          </w:p>
        </w:tc>
        <w:tc>
          <w:tcPr>
            <w:tcW w:w="1339" w:type="pct"/>
            <w:gridSpan w:val="2"/>
            <w:tcBorders>
              <w:top w:val="single" w:color="000000" w:sz="12" w:space="0"/>
              <w:bottom w:val="single" w:color="000000" w:sz="4" w:space="0"/>
            </w:tcBorders>
            <w:shd w:val="clear" w:color="auto" w:fill="E0E0E0"/>
          </w:tcPr>
          <w:p w:rsidR="00063010" w:rsidP="00FA0FBB" w:rsidRDefault="00063010">
            <w:pPr>
              <w:pStyle w:val="af6"/>
            </w:pPr>
            <w:r>
              <w:rPr>
                <w:rFonts w:hint="eastAsia"/>
              </w:rPr>
              <w:t>Safety Critical</w:t>
            </w:r>
          </w:p>
        </w:tc>
        <w:tc>
          <w:tcPr>
            <w:tcW w:w="1138" w:type="pct"/>
            <w:gridSpan w:val="3"/>
            <w:tcBorders>
              <w:top w:val="single" w:color="000000" w:sz="12" w:space="0"/>
              <w:bottom w:val="single" w:color="000000" w:sz="4" w:space="0"/>
            </w:tcBorders>
            <w:shd w:val="clear" w:color="auto" w:fill="E0E0E0"/>
          </w:tcPr>
          <w:p w:rsidR="00063010" w:rsidP="00FA0FBB" w:rsidRDefault="00063010">
            <w:pPr>
              <w:pStyle w:val="af6"/>
            </w:pPr>
            <w:r w:rsidRPr="00B1730D">
              <w:t>Observable</w:t>
            </w:r>
          </w:p>
        </w:tc>
        <w:tc>
          <w:tcPr>
            <w:tcW w:w="1237" w:type="pct"/>
            <w:tcBorders>
              <w:top w:val="single" w:color="000000" w:sz="12" w:space="0"/>
              <w:bottom w:val="single" w:color="000000" w:sz="4" w:space="0"/>
            </w:tcBorders>
            <w:shd w:val="clear" w:color="auto" w:fill="E0E0E0"/>
          </w:tcPr>
          <w:p w:rsidR="00063010" w:rsidP="00FA0FBB" w:rsidRDefault="00063010">
            <w:pPr>
              <w:pStyle w:val="af6"/>
            </w:pPr>
            <w:r w:rsidRPr="00B1730D">
              <w:t>Logical Type</w:t>
            </w:r>
          </w:p>
        </w:tc>
      </w:tr>
      <w:tr w:rsidR="00E92EF5" w:rsidTr="00B54350">
        <w:tc>
          <w:tcPr>
            <w:tcW w:w="1720" w:type="pct"/>
            <w:gridSpan w:val="2"/>
            <w:tcBorders>
              <w:top w:val="single" w:color="000000" w:sz="4" w:space="0"/>
            </w:tcBorders>
            <w:shd w:val="clear" w:color="auto" w:fill="auto"/>
          </w:tcPr>
          <w:p w:rsidR="00E92EF5" w:rsidP="00591D6B" w:rsidRDefault="00532AED">
            <w:pPr>
              <w:pStyle w:val="AltB0"/>
            </w:pPr>
            <w:hyperlink w:history="1" w:anchor="BMoverlapReleasableSendable">
              <w:r w:rsidR="00E92EF5">
                <w:rPr>
                  <w:rStyle w:val="ac"/>
                </w:rPr>
                <w:t>BMoverlapReleasableSendable</w:t>
              </w:r>
            </w:hyperlink>
          </w:p>
        </w:tc>
        <w:tc>
          <w:tcPr>
            <w:tcW w:w="984" w:type="pct"/>
            <w:gridSpan w:val="2"/>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gridSpan w:val="2"/>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B54350">
        <w:tc>
          <w:tcPr>
            <w:tcW w:w="1720" w:type="pct"/>
            <w:gridSpan w:val="2"/>
            <w:tcBorders>
              <w:top w:val="single" w:color="000000" w:sz="4" w:space="0"/>
            </w:tcBorders>
            <w:shd w:val="clear" w:color="auto" w:fill="auto"/>
          </w:tcPr>
          <w:p w:rsidR="00E92EF5" w:rsidP="00591D6B" w:rsidRDefault="00532AED">
            <w:pPr>
              <w:pStyle w:val="AltB0"/>
            </w:pPr>
            <w:hyperlink w:history="1" w:anchor="CoercedPermissive">
              <w:r w:rsidR="00E92EF5">
                <w:rPr>
                  <w:rStyle w:val="ac"/>
                </w:rPr>
                <w:t>CoercedPermissive</w:t>
              </w:r>
            </w:hyperlink>
          </w:p>
        </w:tc>
        <w:tc>
          <w:tcPr>
            <w:tcW w:w="984" w:type="pct"/>
            <w:gridSpan w:val="2"/>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gridSpan w:val="2"/>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B54350">
        <w:tc>
          <w:tcPr>
            <w:tcW w:w="1720" w:type="pct"/>
            <w:gridSpan w:val="2"/>
            <w:tcBorders>
              <w:top w:val="single" w:color="000000" w:sz="4" w:space="0"/>
            </w:tcBorders>
            <w:shd w:val="clear" w:color="auto" w:fill="auto"/>
          </w:tcPr>
          <w:p w:rsidR="00E92EF5" w:rsidP="00591D6B" w:rsidRDefault="00532AED">
            <w:pPr>
              <w:pStyle w:val="AltB0"/>
            </w:pPr>
            <w:hyperlink w:history="1" w:anchor="CoercedRestrictive">
              <w:r w:rsidR="00E92EF5">
                <w:rPr>
                  <w:rStyle w:val="ac"/>
                </w:rPr>
                <w:t>CoercedRestrictive</w:t>
              </w:r>
            </w:hyperlink>
          </w:p>
        </w:tc>
        <w:tc>
          <w:tcPr>
            <w:tcW w:w="984" w:type="pct"/>
            <w:gridSpan w:val="2"/>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gridSpan w:val="2"/>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B54350">
        <w:tc>
          <w:tcPr>
            <w:tcW w:w="1720" w:type="pct"/>
            <w:gridSpan w:val="2"/>
            <w:shd w:val="clear" w:color="auto" w:fill="auto"/>
          </w:tcPr>
          <w:p w:rsidR="00E92EF5" w:rsidP="00591D6B" w:rsidRDefault="00532AED">
            <w:pPr>
              <w:pStyle w:val="AltB0"/>
            </w:pPr>
            <w:hyperlink w:history="1" w:anchor="OverlapReleasable">
              <w:r w:rsidR="00E92EF5">
                <w:rPr>
                  <w:rStyle w:val="ac"/>
                </w:rPr>
                <w:t>OverlapReleasable</w:t>
              </w:r>
            </w:hyperlink>
          </w:p>
        </w:tc>
        <w:tc>
          <w:tcPr>
            <w:tcW w:w="984" w:type="pct"/>
            <w:gridSpan w:val="2"/>
          </w:tcPr>
          <w:p w:rsidR="00E92EF5" w:rsidP="00591D6B" w:rsidRDefault="00E92EF5">
            <w:pPr>
              <w:pStyle w:val="AltB0"/>
            </w:pPr>
            <w:r>
              <w:rPr>
                <w:rFonts w:hint="eastAsia"/>
              </w:rPr>
              <w:t>√</w:t>
            </w:r>
          </w:p>
        </w:tc>
        <w:tc>
          <w:tcPr>
            <w:tcW w:w="839" w:type="pct"/>
            <w:shd w:val="clear" w:color="auto" w:fill="auto"/>
          </w:tcPr>
          <w:p w:rsidR="00E92EF5" w:rsidP="00591D6B" w:rsidRDefault="00E92EF5">
            <w:pPr>
              <w:pStyle w:val="AltB0"/>
            </w:pPr>
            <w:r>
              <w:rPr>
                <w:rFonts w:hint="eastAsia"/>
              </w:rPr>
              <w:t>√</w:t>
            </w:r>
          </w:p>
        </w:tc>
        <w:tc>
          <w:tcPr>
            <w:tcW w:w="1457" w:type="pct"/>
            <w:gridSpan w:val="2"/>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063010" w:rsidP="00C93484" w:rsidRDefault="00063010">
      <w:pPr>
        <w:pStyle w:val="Reqtify"/>
      </w:pPr>
    </w:p>
    <w:p w:rsidR="006A5251" w:rsidP="00F23398" w:rsidRDefault="006A5251">
      <w:pPr>
        <w:pStyle w:val="2"/>
        <w:ind w:left="756" w:hanging="756"/>
      </w:pPr>
      <w:bookmarkStart w:name="_Ref345055780" w:id="8031"/>
      <w:bookmarkStart w:name="_Toc348357056" w:id="8032"/>
      <w:bookmarkStart w:name="_Toc349030469" w:id="8033"/>
      <w:bookmarkStart w:name="_Toc347566602" w:id="8034"/>
      <w:bookmarkStart w:name="_Toc345689267" w:id="8035"/>
      <w:bookmarkStart w:name="_Toc376182968" w:id="8036"/>
      <w:bookmarkStart w:name="_Toc392229948" w:id="8037"/>
      <w:r>
        <w:rPr>
          <w:rFonts w:hint="eastAsia"/>
        </w:rPr>
        <w:t>F4</w:t>
      </w:r>
      <w:r w:rsidR="00680604">
        <w:rPr>
          <w:rFonts w:hint="eastAsia"/>
        </w:rPr>
        <w:t>3</w:t>
      </w:r>
      <w:r>
        <w:rPr>
          <w:rFonts w:hint="eastAsia"/>
        </w:rPr>
        <w:t>-Manage Temporary Speed Restriction</w:t>
      </w:r>
      <w:bookmarkEnd w:id="8031"/>
      <w:bookmarkEnd w:id="8032"/>
      <w:bookmarkEnd w:id="8033"/>
      <w:bookmarkEnd w:id="8034"/>
      <w:bookmarkEnd w:id="8035"/>
      <w:bookmarkEnd w:id="8036"/>
      <w:bookmarkEnd w:id="8037"/>
    </w:p>
    <w:p w:rsidRPr="006A5251" w:rsidR="006A5251" w:rsidP="00C93484" w:rsidRDefault="006A5251">
      <w:pPr>
        <w:pStyle w:val="Reqtify"/>
      </w:pPr>
    </w:p>
    <w:p w:rsidRPr="006A5251" w:rsidR="006A5251" w:rsidP="00934391" w:rsidRDefault="006A5251">
      <w:pPr>
        <w:pStyle w:val="3"/>
      </w:pPr>
      <w:r w:rsidRPr="006A5251">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254"/>
        <w:gridCol w:w="1137"/>
        <w:gridCol w:w="3895"/>
      </w:tblGrid>
      <w:tr w:rsidRPr="00785CC7" w:rsidR="00DC09A5" w:rsidTr="0063035C">
        <w:tc>
          <w:tcPr>
            <w:tcW w:w="2291"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612"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2097"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0733AC" w:rsidTr="0063035C">
        <w:tc>
          <w:tcPr>
            <w:tcW w:w="2291" w:type="pct"/>
            <w:tcBorders>
              <w:top w:val="single" w:color="000000" w:sz="4" w:space="0"/>
            </w:tcBorders>
            <w:shd w:val="clear" w:color="auto" w:fill="auto"/>
          </w:tcPr>
          <w:p w:rsidR="000733AC" w:rsidP="00591D6B" w:rsidRDefault="00532AED">
            <w:pPr>
              <w:pStyle w:val="AltB0"/>
            </w:pPr>
            <w:hyperlink w:history="1" w:anchor="ATPsetting">
              <w:r w:rsidR="000733AC">
                <w:rPr>
                  <w:rStyle w:val="ac"/>
                </w:rPr>
                <w:t>ATPsetting</w:t>
              </w:r>
            </w:hyperlink>
          </w:p>
        </w:tc>
        <w:tc>
          <w:tcPr>
            <w:tcW w:w="612" w:type="pct"/>
            <w:tcBorders>
              <w:top w:val="single" w:color="000000" w:sz="4" w:space="0"/>
            </w:tcBorders>
            <w:shd w:val="clear" w:color="auto" w:fill="auto"/>
          </w:tcPr>
          <w:p w:rsidR="000733AC" w:rsidP="00591D6B" w:rsidRDefault="000733AC">
            <w:pPr>
              <w:pStyle w:val="AltB0"/>
            </w:pPr>
            <w:r>
              <w:rPr>
                <w:rFonts w:hint="eastAsia"/>
              </w:rPr>
              <w:t>Internal</w:t>
            </w:r>
          </w:p>
        </w:tc>
        <w:tc>
          <w:tcPr>
            <w:tcW w:w="2097"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E56E8" w:rsidTr="0063035C">
        <w:tc>
          <w:tcPr>
            <w:tcW w:w="2291" w:type="pct"/>
            <w:tcBorders>
              <w:top w:val="single" w:color="000000" w:sz="4" w:space="0"/>
            </w:tcBorders>
            <w:shd w:val="clear" w:color="auto" w:fill="auto"/>
          </w:tcPr>
          <w:p w:rsidR="004E56E8" w:rsidP="00591D6B" w:rsidRDefault="00532AED">
            <w:pPr>
              <w:pStyle w:val="AltB0"/>
            </w:pPr>
            <w:hyperlink w:history="1" w:anchor="ATPtime">
              <w:r w:rsidR="004E56E8">
                <w:rPr>
                  <w:rStyle w:val="ac"/>
                </w:rPr>
                <w:t>ATPtime</w:t>
              </w:r>
            </w:hyperlink>
          </w:p>
        </w:tc>
        <w:tc>
          <w:tcPr>
            <w:tcW w:w="612" w:type="pct"/>
            <w:tcBorders>
              <w:top w:val="single" w:color="000000" w:sz="4" w:space="0"/>
            </w:tcBorders>
            <w:shd w:val="clear" w:color="auto" w:fill="auto"/>
          </w:tcPr>
          <w:p w:rsidR="004E56E8" w:rsidP="00591D6B" w:rsidRDefault="004E56E8">
            <w:pPr>
              <w:pStyle w:val="AltB0"/>
            </w:pPr>
            <w:r>
              <w:rPr>
                <w:rFonts w:hint="eastAsia"/>
              </w:rPr>
              <w:t>Internal</w:t>
            </w:r>
          </w:p>
        </w:tc>
        <w:tc>
          <w:tcPr>
            <w:tcW w:w="2097" w:type="pct"/>
            <w:tcBorders>
              <w:top w:val="single" w:color="000000" w:sz="4" w:space="0"/>
            </w:tcBorders>
            <w:shd w:val="clear" w:color="auto" w:fill="auto"/>
          </w:tcPr>
          <w:p w:rsidR="004E56E8" w:rsidP="00591D6B" w:rsidRDefault="004E56E8">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B92999" w:rsidTr="0063035C">
        <w:tc>
          <w:tcPr>
            <w:tcW w:w="2291" w:type="pct"/>
            <w:shd w:val="clear" w:color="auto" w:fill="auto"/>
          </w:tcPr>
          <w:p w:rsidR="00B92999" w:rsidP="00591D6B" w:rsidRDefault="00532AED">
            <w:pPr>
              <w:pStyle w:val="AltB0"/>
            </w:pPr>
            <w:hyperlink w:history="1" w:anchor="DateSynchronizationReport">
              <w:r w:rsidR="00B92999">
                <w:rPr>
                  <w:rStyle w:val="ac"/>
                </w:rPr>
                <w:t>DateSynchronizationReport</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B92999">
            <w:pPr>
              <w:pStyle w:val="AltB0"/>
            </w:pPr>
            <w:r>
              <w:fldChar w:fldCharType="begin"/>
            </w:r>
            <w:r>
              <w:instrText xml:space="preserve"> REF _Ref348814411 \h </w:instrText>
            </w:r>
            <w:r>
              <w:fldChar w:fldCharType="separate"/>
            </w:r>
            <w:r w:rsidR="00DE178B">
              <w:rPr>
                <w:rFonts w:hint="eastAsia"/>
              </w:rPr>
              <w:t>Interface with LC</w:t>
            </w:r>
            <w:r>
              <w:fldChar w:fldCharType="end"/>
            </w:r>
          </w:p>
        </w:tc>
      </w:tr>
      <w:tr w:rsidR="00B92999" w:rsidTr="0063035C">
        <w:tc>
          <w:tcPr>
            <w:tcW w:w="2291" w:type="pct"/>
            <w:shd w:val="clear" w:color="auto" w:fill="auto"/>
          </w:tcPr>
          <w:p w:rsidR="00B92999" w:rsidP="00591D6B" w:rsidRDefault="00532AED">
            <w:pPr>
              <w:pStyle w:val="AltB0"/>
            </w:pPr>
            <w:hyperlink w:history="1" w:anchor="OtherATPmaxTime">
              <w:r w:rsidR="00B92999">
                <w:rPr>
                  <w:rStyle w:val="ac"/>
                </w:rPr>
                <w:t>OtherATPmaxTime</w:t>
              </w:r>
            </w:hyperlink>
          </w:p>
        </w:tc>
        <w:tc>
          <w:tcPr>
            <w:tcW w:w="612" w:type="pct"/>
            <w:shd w:val="clear" w:color="auto" w:fill="auto"/>
          </w:tcPr>
          <w:p w:rsidR="00B92999" w:rsidP="00591D6B" w:rsidRDefault="00B92999">
            <w:pPr>
              <w:pStyle w:val="AltB0"/>
            </w:pPr>
            <w:r>
              <w:rPr>
                <w:rFonts w:hint="eastAsia"/>
              </w:rPr>
              <w:t>Internal</w:t>
            </w:r>
          </w:p>
        </w:tc>
        <w:tc>
          <w:tcPr>
            <w:tcW w:w="2097" w:type="pct"/>
            <w:shd w:val="clear" w:color="auto" w:fill="auto"/>
          </w:tcPr>
          <w:p w:rsidR="00B92999" w:rsidP="00591D6B" w:rsidRDefault="00B92999">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B92999" w:rsidTr="0063035C">
        <w:tc>
          <w:tcPr>
            <w:tcW w:w="2291" w:type="pct"/>
            <w:shd w:val="clear" w:color="auto" w:fill="auto"/>
          </w:tcPr>
          <w:p w:rsidR="00B92999" w:rsidP="00591D6B" w:rsidRDefault="00532AED">
            <w:pPr>
              <w:pStyle w:val="AltB0"/>
            </w:pPr>
            <w:hyperlink w:history="1" w:anchor="OtherATPminTime">
              <w:r w:rsidR="00B92999">
                <w:rPr>
                  <w:rStyle w:val="ac"/>
                </w:rPr>
                <w:t>OtherATPminTime</w:t>
              </w:r>
            </w:hyperlink>
          </w:p>
        </w:tc>
        <w:tc>
          <w:tcPr>
            <w:tcW w:w="612" w:type="pct"/>
            <w:shd w:val="clear" w:color="auto" w:fill="auto"/>
          </w:tcPr>
          <w:p w:rsidR="00B92999" w:rsidP="00591D6B" w:rsidRDefault="00B92999">
            <w:pPr>
              <w:pStyle w:val="AltB0"/>
            </w:pPr>
            <w:r>
              <w:rPr>
                <w:rFonts w:hint="eastAsia"/>
              </w:rPr>
              <w:t>Internal</w:t>
            </w:r>
          </w:p>
        </w:tc>
        <w:tc>
          <w:tcPr>
            <w:tcW w:w="2097" w:type="pct"/>
            <w:shd w:val="clear" w:color="auto" w:fill="auto"/>
          </w:tcPr>
          <w:p w:rsidR="00B92999" w:rsidP="00591D6B" w:rsidRDefault="00B92999">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B92999" w:rsidTr="0063035C">
        <w:tc>
          <w:tcPr>
            <w:tcW w:w="2291" w:type="pct"/>
            <w:shd w:val="clear" w:color="auto" w:fill="auto"/>
          </w:tcPr>
          <w:p w:rsidR="00B92999" w:rsidP="00591D6B" w:rsidRDefault="00532AED">
            <w:pPr>
              <w:pStyle w:val="AltB0"/>
            </w:pPr>
            <w:hyperlink w:history="1" w:anchor="TrackMap">
              <w:r w:rsidR="00B92999">
                <w:rPr>
                  <w:rStyle w:val="ac"/>
                </w:rPr>
                <w:t>TrackMap</w:t>
              </w:r>
            </w:hyperlink>
          </w:p>
        </w:tc>
        <w:tc>
          <w:tcPr>
            <w:tcW w:w="612" w:type="pct"/>
            <w:shd w:val="clear" w:color="auto" w:fill="auto"/>
          </w:tcPr>
          <w:p w:rsidR="00B92999" w:rsidP="00591D6B" w:rsidRDefault="00B92999">
            <w:pPr>
              <w:pStyle w:val="AltB0"/>
            </w:pPr>
            <w:r>
              <w:rPr>
                <w:rFonts w:hint="eastAsia"/>
              </w:rPr>
              <w:t>Internal</w:t>
            </w:r>
          </w:p>
        </w:tc>
        <w:tc>
          <w:tcPr>
            <w:tcW w:w="2097" w:type="pct"/>
            <w:shd w:val="clear" w:color="auto" w:fill="auto"/>
          </w:tcPr>
          <w:p w:rsidR="00B92999" w:rsidP="00591D6B" w:rsidRDefault="00B92999">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B92999" w:rsidTr="0063035C">
        <w:tc>
          <w:tcPr>
            <w:tcW w:w="2291" w:type="pct"/>
            <w:shd w:val="clear" w:color="auto" w:fill="auto"/>
          </w:tcPr>
          <w:p w:rsidR="00B92999" w:rsidP="00591D6B" w:rsidRDefault="00532AED">
            <w:pPr>
              <w:pStyle w:val="AltB0"/>
            </w:pPr>
            <w:hyperlink w:history="1" w:anchor="TSRdownloadContent">
              <w:r w:rsidR="00B92999">
                <w:rPr>
                  <w:rStyle w:val="ac"/>
                </w:rPr>
                <w:t>TSRdownloadContent</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B92999">
            <w:pPr>
              <w:pStyle w:val="AltB0"/>
            </w:pPr>
            <w:r>
              <w:fldChar w:fldCharType="begin"/>
            </w:r>
            <w:r>
              <w:instrText xml:space="preserve"> REF _Ref348814411 \h </w:instrText>
            </w:r>
            <w:r>
              <w:fldChar w:fldCharType="separate"/>
            </w:r>
            <w:r w:rsidR="00DE178B">
              <w:rPr>
                <w:rFonts w:hint="eastAsia"/>
              </w:rPr>
              <w:t>Interface with LC</w:t>
            </w:r>
            <w:r>
              <w:fldChar w:fldCharType="end"/>
            </w:r>
          </w:p>
        </w:tc>
      </w:tr>
      <w:tr w:rsidR="00B92999" w:rsidTr="0063035C">
        <w:tc>
          <w:tcPr>
            <w:tcW w:w="2291" w:type="pct"/>
            <w:shd w:val="clear" w:color="auto" w:fill="auto"/>
          </w:tcPr>
          <w:p w:rsidR="00B92999" w:rsidP="00591D6B" w:rsidRDefault="00532AED">
            <w:pPr>
              <w:pStyle w:val="AltB0"/>
            </w:pPr>
            <w:hyperlink w:history="1" w:anchor="VersionAuthorization">
              <w:r w:rsidR="00B92999">
                <w:rPr>
                  <w:rStyle w:val="ac"/>
                </w:rPr>
                <w:t>VersionAuthorization</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B92999">
            <w:pPr>
              <w:pStyle w:val="AltB0"/>
            </w:pPr>
            <w:r>
              <w:fldChar w:fldCharType="begin"/>
            </w:r>
            <w:r>
              <w:instrText xml:space="preserve"> REF _Ref348814411 \h </w:instrText>
            </w:r>
            <w:r>
              <w:fldChar w:fldCharType="separate"/>
            </w:r>
            <w:r w:rsidR="00DE178B">
              <w:rPr>
                <w:rFonts w:hint="eastAsia"/>
              </w:rPr>
              <w:t>Interface with LC</w:t>
            </w:r>
            <w:r>
              <w:fldChar w:fldCharType="end"/>
            </w:r>
          </w:p>
        </w:tc>
      </w:tr>
    </w:tbl>
    <w:p w:rsidRPr="006A5251" w:rsidR="006A5251" w:rsidP="00C93484" w:rsidRDefault="006A5251">
      <w:pPr>
        <w:pStyle w:val="Reqtify"/>
      </w:pPr>
    </w:p>
    <w:p w:rsidRPr="006A5251" w:rsidR="006A5251" w:rsidP="00934391" w:rsidRDefault="006A5251">
      <w:pPr>
        <w:pStyle w:val="3"/>
      </w:pPr>
      <w:r w:rsidRPr="006A5251">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7"/>
        <w:gridCol w:w="1558"/>
        <w:gridCol w:w="2706"/>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2848D6" w:rsidTr="0063035C">
        <w:tc>
          <w:tcPr>
            <w:tcW w:w="1720" w:type="pct"/>
            <w:tcBorders>
              <w:top w:val="single" w:color="000000" w:sz="4" w:space="0"/>
            </w:tcBorders>
            <w:shd w:val="clear" w:color="auto" w:fill="auto"/>
          </w:tcPr>
          <w:p w:rsidR="002848D6" w:rsidP="00591D6B" w:rsidRDefault="00532AED">
            <w:pPr>
              <w:pStyle w:val="AltB0"/>
            </w:pPr>
            <w:hyperlink w:history="1" w:anchor="LastTSRreportAge">
              <w:r w:rsidR="002848D6">
                <w:rPr>
                  <w:rStyle w:val="ac"/>
                </w:rPr>
                <w:t>LastTSRreportAge</w:t>
              </w:r>
            </w:hyperlink>
          </w:p>
        </w:tc>
        <w:tc>
          <w:tcPr>
            <w:tcW w:w="984" w:type="pct"/>
            <w:tcBorders>
              <w:top w:val="single" w:color="000000" w:sz="4" w:space="0"/>
            </w:tcBorders>
          </w:tcPr>
          <w:p w:rsidR="002848D6" w:rsidP="00591D6B" w:rsidRDefault="002848D6">
            <w:pPr>
              <w:pStyle w:val="AltB0"/>
            </w:pPr>
            <w:r>
              <w:rPr>
                <w:rFonts w:hint="eastAsia"/>
              </w:rPr>
              <w:t>√</w:t>
            </w:r>
          </w:p>
        </w:tc>
        <w:tc>
          <w:tcPr>
            <w:tcW w:w="839" w:type="pct"/>
            <w:tcBorders>
              <w:top w:val="single" w:color="000000" w:sz="4" w:space="0"/>
            </w:tcBorders>
            <w:shd w:val="clear" w:color="auto" w:fill="auto"/>
          </w:tcPr>
          <w:p w:rsidR="002848D6" w:rsidP="00591D6B" w:rsidRDefault="002848D6">
            <w:pPr>
              <w:pStyle w:val="AltB0"/>
            </w:pPr>
            <w:r>
              <w:rPr>
                <w:rFonts w:hint="eastAsia"/>
              </w:rPr>
              <w:t>√</w:t>
            </w:r>
          </w:p>
        </w:tc>
        <w:tc>
          <w:tcPr>
            <w:tcW w:w="1457" w:type="pct"/>
            <w:tcBorders>
              <w:top w:val="single" w:color="000000" w:sz="4" w:space="0"/>
            </w:tcBorders>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2848D6" w:rsidTr="0063035C">
        <w:tc>
          <w:tcPr>
            <w:tcW w:w="1720" w:type="pct"/>
            <w:tcBorders>
              <w:top w:val="single" w:color="000000" w:sz="4" w:space="0"/>
            </w:tcBorders>
            <w:shd w:val="clear" w:color="auto" w:fill="auto"/>
          </w:tcPr>
          <w:p w:rsidR="002848D6" w:rsidP="00591D6B" w:rsidRDefault="00532AED">
            <w:pPr>
              <w:pStyle w:val="AltB0"/>
            </w:pPr>
            <w:hyperlink w:history="1" w:anchor="TSRreportAvailable">
              <w:r w:rsidR="002848D6">
                <w:rPr>
                  <w:rStyle w:val="ac"/>
                </w:rPr>
                <w:t>TSRreportAvailable</w:t>
              </w:r>
            </w:hyperlink>
          </w:p>
        </w:tc>
        <w:tc>
          <w:tcPr>
            <w:tcW w:w="984" w:type="pct"/>
            <w:tcBorders>
              <w:top w:val="single" w:color="000000" w:sz="4" w:space="0"/>
            </w:tcBorders>
          </w:tcPr>
          <w:p w:rsidR="002848D6" w:rsidP="00591D6B" w:rsidRDefault="002848D6">
            <w:pPr>
              <w:pStyle w:val="AltB0"/>
            </w:pPr>
            <w:r>
              <w:rPr>
                <w:rFonts w:hint="eastAsia"/>
              </w:rPr>
              <w:t>√</w:t>
            </w:r>
          </w:p>
        </w:tc>
        <w:tc>
          <w:tcPr>
            <w:tcW w:w="839" w:type="pct"/>
            <w:tcBorders>
              <w:top w:val="single" w:color="000000" w:sz="4" w:space="0"/>
            </w:tcBorders>
            <w:shd w:val="clear" w:color="auto" w:fill="auto"/>
          </w:tcPr>
          <w:p w:rsidR="002848D6" w:rsidP="00591D6B" w:rsidRDefault="002848D6">
            <w:pPr>
              <w:pStyle w:val="AltB0"/>
            </w:pPr>
            <w:r>
              <w:rPr>
                <w:rFonts w:hint="eastAsia"/>
              </w:rPr>
              <w:t>√</w:t>
            </w:r>
          </w:p>
        </w:tc>
        <w:tc>
          <w:tcPr>
            <w:tcW w:w="1457" w:type="pct"/>
            <w:tcBorders>
              <w:top w:val="single" w:color="000000" w:sz="4" w:space="0"/>
            </w:tcBorders>
            <w:shd w:val="clear" w:color="auto" w:fill="auto"/>
          </w:tcPr>
          <w:p w:rsidR="002848D6"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2848D6" w:rsidTr="0063035C">
        <w:tc>
          <w:tcPr>
            <w:tcW w:w="1720" w:type="pct"/>
            <w:tcBorders>
              <w:top w:val="single" w:color="000000" w:sz="4" w:space="0"/>
            </w:tcBorders>
            <w:shd w:val="clear" w:color="auto" w:fill="auto"/>
          </w:tcPr>
          <w:p w:rsidR="002848D6" w:rsidP="00591D6B" w:rsidRDefault="00532AED">
            <w:pPr>
              <w:pStyle w:val="AltB0"/>
            </w:pPr>
            <w:hyperlink w:history="1" w:anchor="TSRreportReceived">
              <w:r w:rsidR="002848D6">
                <w:rPr>
                  <w:rStyle w:val="ac"/>
                </w:rPr>
                <w:t>TSRreportReceived</w:t>
              </w:r>
            </w:hyperlink>
          </w:p>
        </w:tc>
        <w:tc>
          <w:tcPr>
            <w:tcW w:w="984" w:type="pct"/>
            <w:tcBorders>
              <w:top w:val="single" w:color="000000" w:sz="4" w:space="0"/>
            </w:tcBorders>
          </w:tcPr>
          <w:p w:rsidR="002848D6" w:rsidP="00591D6B" w:rsidRDefault="002848D6">
            <w:pPr>
              <w:pStyle w:val="AltB0"/>
            </w:pPr>
            <w:r>
              <w:rPr>
                <w:rFonts w:hint="eastAsia"/>
              </w:rPr>
              <w:t>√</w:t>
            </w:r>
          </w:p>
        </w:tc>
        <w:tc>
          <w:tcPr>
            <w:tcW w:w="839" w:type="pct"/>
            <w:tcBorders>
              <w:top w:val="single" w:color="000000" w:sz="4" w:space="0"/>
            </w:tcBorders>
            <w:shd w:val="clear" w:color="auto" w:fill="auto"/>
          </w:tcPr>
          <w:p w:rsidR="002848D6" w:rsidP="00591D6B" w:rsidRDefault="002848D6">
            <w:pPr>
              <w:pStyle w:val="AltB0"/>
            </w:pPr>
            <w:r>
              <w:rPr>
                <w:rFonts w:hint="eastAsia"/>
              </w:rPr>
              <w:t>√</w:t>
            </w:r>
          </w:p>
        </w:tc>
        <w:tc>
          <w:tcPr>
            <w:tcW w:w="1457" w:type="pct"/>
            <w:tcBorders>
              <w:top w:val="single" w:color="000000" w:sz="4" w:space="0"/>
            </w:tcBorders>
            <w:shd w:val="clear" w:color="auto" w:fill="auto"/>
          </w:tcPr>
          <w:p w:rsidR="002848D6"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Pr="006A5251" w:rsidR="006A5251" w:rsidP="00C93484" w:rsidRDefault="006A5251">
      <w:pPr>
        <w:pStyle w:val="Reqtify"/>
      </w:pPr>
    </w:p>
    <w:p w:rsidRPr="006A5251" w:rsidR="006A5251" w:rsidP="00934391" w:rsidRDefault="006A5251">
      <w:pPr>
        <w:pStyle w:val="3"/>
      </w:pPr>
      <w:r w:rsidRPr="006A5251">
        <w:rPr>
          <w:rFonts w:hint="eastAsia"/>
        </w:rPr>
        <w:t>Processing</w:t>
      </w:r>
    </w:p>
    <w:p w:rsidR="006A5251" w:rsidP="0012674A" w:rsidRDefault="00F81167">
      <w:pPr>
        <w:pStyle w:val="4"/>
      </w:pPr>
      <w:r>
        <w:rPr>
          <w:rFonts w:hint="eastAsia"/>
        </w:rPr>
        <w:t>Receiving TSR message</w:t>
      </w:r>
    </w:p>
    <w:p w:rsidR="00695E5B" w:rsidP="00C93484" w:rsidRDefault="00695E5B">
      <w:pPr>
        <w:pStyle w:val="Reqtify"/>
      </w:pPr>
    </w:p>
    <w:p w:rsidRPr="0059457A" w:rsidR="00695E5B" w:rsidP="00695E5B" w:rsidRDefault="00695E5B">
      <w:pPr>
        <w:pStyle w:val="ReqtifyAltR"/>
      </w:pPr>
      <w:r w:rsidRPr="0059457A">
        <w:t>[iTC_CC_ATP-SwRS-06</w:t>
      </w:r>
      <w:r w:rsidR="00655979">
        <w:rPr>
          <w:rFonts w:hint="eastAsia"/>
        </w:rPr>
        <w:t>87</w:t>
      </w:r>
      <w:r w:rsidRPr="0059457A">
        <w:t>]</w:t>
      </w:r>
    </w:p>
    <w:p w:rsidRPr="0059457A" w:rsidR="00695E5B" w:rsidP="00C93484" w:rsidRDefault="0084563E">
      <w:pPr>
        <w:pStyle w:val="Reqtify"/>
      </w:pPr>
      <w:bookmarkStart w:name="TSRreportReceived" w:id="8038"/>
      <w:r w:rsidRPr="00E15E6E">
        <w:rPr>
          <w:rStyle w:val="aff2"/>
          <w:bCs w:val="0"/>
          <w:iCs w:val="0"/>
        </w:rPr>
        <w:t>TSRreportReceived</w:t>
      </w:r>
      <w:bookmarkEnd w:id="8038"/>
      <w:r w:rsidR="00695E5B">
        <w:rPr>
          <w:rFonts w:hint="eastAsia"/>
        </w:rPr>
        <w:t>，</w:t>
      </w:r>
      <w:r w:rsidRPr="0059457A" w:rsidR="00695E5B">
        <w:rPr>
          <w:rFonts w:hint="eastAsia"/>
        </w:rPr>
        <w:t>收到</w:t>
      </w:r>
      <w:r w:rsidRPr="0059457A" w:rsidR="00695E5B">
        <w:rPr>
          <w:rFonts w:hint="eastAsia"/>
        </w:rPr>
        <w:t>TSR</w:t>
      </w:r>
      <w:r w:rsidRPr="0059457A" w:rsidR="00695E5B">
        <w:rPr>
          <w:rFonts w:hint="eastAsia"/>
        </w:rPr>
        <w:t>消息</w:t>
      </w:r>
    </w:p>
    <w:p w:rsidRPr="007245E9" w:rsidR="007245E9" w:rsidP="000431E0" w:rsidRDefault="007245E9">
      <w:pPr>
        <w:pStyle w:val="af7"/>
      </w:pPr>
      <w:r w:rsidRPr="007245E9">
        <w:t xml:space="preserve">def </w:t>
      </w:r>
      <w:hyperlink w:history="1" w:anchor="TSRreportReceived">
        <w:r w:rsidR="0084563E">
          <w:rPr>
            <w:rStyle w:val="ac"/>
          </w:rPr>
          <w:t>TSRreportReceived</w:t>
        </w:r>
      </w:hyperlink>
      <w:r w:rsidRPr="007245E9">
        <w:t>(lc</w:t>
      </w:r>
      <w:r w:rsidR="00354F88">
        <w:t>I</w:t>
      </w:r>
      <w:r w:rsidRPr="007245E9">
        <w:t>d, k):</w:t>
      </w:r>
    </w:p>
    <w:p w:rsidRPr="0059457A" w:rsidR="00695E5B" w:rsidP="000431E0" w:rsidRDefault="007245E9">
      <w:pPr>
        <w:pStyle w:val="af7"/>
      </w:pPr>
      <w:r w:rsidRPr="007245E9">
        <w:t xml:space="preserve">    return </w:t>
      </w:r>
      <w:hyperlink w:history="1" w:anchor="Received">
        <w:r w:rsidRPr="00A04216">
          <w:rPr>
            <w:rStyle w:val="ac"/>
          </w:rPr>
          <w:t>Message</w:t>
        </w:r>
        <w:r w:rsidRPr="00A04216" w:rsidR="00354F88">
          <w:rPr>
            <w:rStyle w:val="ac"/>
          </w:rPr>
          <w:t>.R</w:t>
        </w:r>
        <w:r w:rsidRPr="00A04216">
          <w:rPr>
            <w:rStyle w:val="ac"/>
          </w:rPr>
          <w:t>eceived</w:t>
        </w:r>
      </w:hyperlink>
      <w:r w:rsidRPr="007245E9">
        <w:t>(</w:t>
      </w:r>
      <w:hyperlink w:history="1" w:anchor="TSRdownloadContent">
        <w:r w:rsidR="0084563E">
          <w:rPr>
            <w:rStyle w:val="ac"/>
          </w:rPr>
          <w:t>TSRdownloadContent</w:t>
        </w:r>
      </w:hyperlink>
      <w:r w:rsidRPr="007245E9">
        <w:t>(lc</w:t>
      </w:r>
      <w:r w:rsidR="00354F88">
        <w:t>I</w:t>
      </w:r>
      <w:r w:rsidRPr="007245E9">
        <w:t>d), k)</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8039"/>
        </w:rPr>
      </w:pPr>
      <w:del w:author="常鸣" w:date="2014-07-03T14:27:00Z" w:id="8040">
        <w:r w:rsidDel="009328EA">
          <w:delText>#S</w:delText>
        </w:r>
      </w:del>
      <w:ins w:author="常鸣" w:date="2014-07-03T14:27:00Z" w:id="8041">
        <w:r w:rsidR="009328EA">
          <w:t>#Allocation=ATP Software</w:t>
        </w:r>
      </w:ins>
    </w:p>
    <w:p w:rsidR="00610A4C" w:rsidP="000C0D62" w:rsidRDefault="009328EA">
      <w:pPr>
        <w:pStyle w:val="ReqtifyAltQ"/>
      </w:pPr>
      <w:ins w:author="常鸣" w:date="2014-07-03T14:27:00Z" w:id="8042">
        <w:r>
          <w:t>#S</w:t>
        </w:r>
      </w:ins>
      <w:r w:rsidR="00610A4C">
        <w:t>ource=</w:t>
      </w:r>
      <w:r w:rsidRPr="006A5251" w:rsidR="001E67BB">
        <w:rPr>
          <w:rFonts w:hint="eastAsia"/>
        </w:rPr>
        <w:t>[iTC_CC-SyAD-0282]</w:t>
      </w:r>
    </w:p>
    <w:p w:rsidR="00695E5B" w:rsidP="000C0D62" w:rsidRDefault="00610A4C">
      <w:pPr>
        <w:pStyle w:val="ReqtifyAltQ"/>
      </w:pPr>
      <w:r>
        <w:t>[End]</w:t>
      </w:r>
    </w:p>
    <w:p w:rsidR="006A5251" w:rsidP="00C93484" w:rsidRDefault="006A5251">
      <w:pPr>
        <w:pStyle w:val="Reqtify"/>
      </w:pPr>
    </w:p>
    <w:p w:rsidRPr="006A5251" w:rsidR="00695E5B" w:rsidP="00C93484" w:rsidRDefault="00695E5B">
      <w:pPr>
        <w:pStyle w:val="Reqtify"/>
      </w:pPr>
    </w:p>
    <w:p w:rsidRPr="006A5251" w:rsidR="006A5251" w:rsidP="006A5251" w:rsidRDefault="006A5251">
      <w:pPr>
        <w:pStyle w:val="ReqtifyAltR"/>
      </w:pPr>
      <w:r w:rsidRPr="006A5251">
        <w:t>[iTC_CC_ATP-SwRS-</w:t>
      </w:r>
      <w:r w:rsidRPr="006A5251">
        <w:rPr>
          <w:rFonts w:hint="eastAsia"/>
        </w:rPr>
        <w:t>0099</w:t>
      </w:r>
      <w:r w:rsidRPr="006A5251">
        <w:t>]</w:t>
      </w:r>
    </w:p>
    <w:p w:rsidRPr="006A5251" w:rsidR="006A5251" w:rsidP="00C93484" w:rsidRDefault="0084563E">
      <w:pPr>
        <w:pStyle w:val="Reqtify"/>
      </w:pPr>
      <w:bookmarkStart w:name="TSRreportAvailable" w:id="8043"/>
      <w:r w:rsidRPr="00E15E6E">
        <w:rPr>
          <w:rStyle w:val="aff2"/>
          <w:bCs w:val="0"/>
          <w:iCs w:val="0"/>
        </w:rPr>
        <w:t>TSRreportAvailable</w:t>
      </w:r>
      <w:bookmarkEnd w:id="8043"/>
      <w:r w:rsidRPr="006A5251" w:rsidR="006A5251">
        <w:rPr>
          <w:rFonts w:hint="eastAsia"/>
        </w:rPr>
        <w:t>，</w:t>
      </w:r>
      <w:r w:rsidRPr="006A5251" w:rsidR="006A5251">
        <w:rPr>
          <w:rFonts w:hint="eastAsia"/>
        </w:rPr>
        <w:t>TSR</w:t>
      </w:r>
      <w:r w:rsidRPr="006A5251" w:rsidR="006A5251">
        <w:rPr>
          <w:rFonts w:hint="eastAsia"/>
        </w:rPr>
        <w:t>消息可用</w:t>
      </w:r>
    </w:p>
    <w:p w:rsidRPr="00883471" w:rsidR="00883471" w:rsidP="000431E0" w:rsidRDefault="006A5251">
      <w:pPr>
        <w:pStyle w:val="af7"/>
      </w:pPr>
      <w:r w:rsidRPr="006A5251">
        <w:t xml:space="preserve">def </w:t>
      </w:r>
      <w:hyperlink w:history="1" w:anchor="TSRreportAvailable">
        <w:r w:rsidR="0084563E">
          <w:rPr>
            <w:rStyle w:val="ac"/>
          </w:rPr>
          <w:t>TSRreportAvailable</w:t>
        </w:r>
      </w:hyperlink>
      <w:r w:rsidRPr="00883471" w:rsidR="00883471">
        <w:t>(lc</w:t>
      </w:r>
      <w:r w:rsidR="00354F88">
        <w:t>I</w:t>
      </w:r>
      <w:r w:rsidRPr="00883471" w:rsidR="00883471">
        <w:t>d, k):</w:t>
      </w:r>
    </w:p>
    <w:p w:rsidRPr="00883471" w:rsidR="00883471" w:rsidP="000431E0" w:rsidRDefault="00883471">
      <w:pPr>
        <w:pStyle w:val="af7"/>
      </w:pPr>
      <w:r w:rsidRPr="00883471">
        <w:t xml:space="preserve">    return Message</w:t>
      </w:r>
      <w:r w:rsidR="00354F88">
        <w:t>.</w:t>
      </w:r>
      <w:hyperlink w:history="1" w:anchor="Available">
        <w:r w:rsidR="00783A38">
          <w:rPr>
            <w:rStyle w:val="ac"/>
          </w:rPr>
          <w:t>Available</w:t>
        </w:r>
      </w:hyperlink>
      <w:r w:rsidRPr="00883471">
        <w:t>(</w:t>
      </w:r>
      <w:hyperlink w:history="1" w:anchor="TSRreportReceived">
        <w:r w:rsidR="0084563E">
          <w:rPr>
            <w:rStyle w:val="ac"/>
          </w:rPr>
          <w:t>TSRreportReceived</w:t>
        </w:r>
      </w:hyperlink>
      <w:r w:rsidRPr="00883471">
        <w:t>(lc</w:t>
      </w:r>
      <w:r w:rsidR="00354F88">
        <w:t>I</w:t>
      </w:r>
      <w:r w:rsidRPr="00883471">
        <w:t>d, k),</w:t>
      </w:r>
    </w:p>
    <w:p w:rsidRPr="00883471" w:rsidR="00883471" w:rsidP="000431E0" w:rsidRDefault="00883471">
      <w:pPr>
        <w:pStyle w:val="af7"/>
      </w:pPr>
      <w:r w:rsidRPr="00883471">
        <w:t xml:space="preserve">                             </w:t>
      </w:r>
      <w:hyperlink w:history="1" w:anchor="TSRdownloadContent">
        <w:r w:rsidR="0084563E">
          <w:rPr>
            <w:rStyle w:val="ac"/>
          </w:rPr>
          <w:t>TSRdownloadContent</w:t>
        </w:r>
      </w:hyperlink>
      <w:r w:rsidR="00354F88">
        <w:t>.C</w:t>
      </w:r>
      <w:r w:rsidRPr="00883471">
        <w:t>c</w:t>
      </w:r>
      <w:r w:rsidR="00354F88">
        <w:t>L</w:t>
      </w:r>
      <w:r w:rsidRPr="00883471">
        <w:t>oop</w:t>
      </w:r>
      <w:r w:rsidR="00354F88">
        <w:t>H</w:t>
      </w:r>
      <w:r w:rsidRPr="00883471">
        <w:t>our,</w:t>
      </w:r>
    </w:p>
    <w:p w:rsidRPr="00883471" w:rsidR="00883471" w:rsidP="000431E0" w:rsidRDefault="00883471">
      <w:pPr>
        <w:pStyle w:val="af7"/>
      </w:pPr>
      <w:r w:rsidRPr="00883471">
        <w:t xml:space="preserve">                             </w:t>
      </w:r>
      <w:hyperlink w:history="1" w:anchor="ATPsetting">
        <w:r w:rsidR="00786D0B">
          <w:rPr>
            <w:rStyle w:val="ac"/>
          </w:rPr>
          <w:t>ATPsetting</w:t>
        </w:r>
      </w:hyperlink>
      <w:r w:rsidRPr="00883471">
        <w:t>.</w:t>
      </w:r>
      <w:r w:rsidR="0059345C">
        <w:t>TSRvalidityTime</w:t>
      </w:r>
      <w:r w:rsidRPr="00883471">
        <w:t>,</w:t>
      </w:r>
    </w:p>
    <w:p w:rsidRPr="00883471" w:rsidR="00883471" w:rsidP="000431E0" w:rsidRDefault="00883471">
      <w:pPr>
        <w:pStyle w:val="af7"/>
      </w:pPr>
      <w:r w:rsidRPr="00883471">
        <w:t xml:space="preserve">                             </w:t>
      </w:r>
      <w:hyperlink w:history="1" w:anchor="LastTSRreportAge">
        <w:r w:rsidR="0084563E">
          <w:rPr>
            <w:rStyle w:val="ac"/>
          </w:rPr>
          <w:t>LastTSRreportAge</w:t>
        </w:r>
      </w:hyperlink>
      <w:r w:rsidRPr="00883471">
        <w:t>(lc</w:t>
      </w:r>
      <w:r w:rsidR="00354F88">
        <w:t>I</w:t>
      </w:r>
      <w:r w:rsidRPr="00883471">
        <w:t>d, k-1)</w:t>
      </w:r>
      <w:r w:rsidR="00F958DB">
        <w:rPr>
          <w:rFonts w:hint="eastAsia"/>
        </w:rPr>
        <w:t>,</w:t>
      </w:r>
    </w:p>
    <w:p w:rsidR="00883471" w:rsidP="000431E0" w:rsidRDefault="00883471">
      <w:pPr>
        <w:pStyle w:val="af7"/>
      </w:pPr>
      <w:r w:rsidRPr="00883471">
        <w:t xml:space="preserve">                             k)</w:t>
      </w:r>
    </w:p>
    <w:p w:rsidRPr="006A5251" w:rsidR="006A5251" w:rsidP="000C0D62" w:rsidRDefault="006A5251">
      <w:pPr>
        <w:pStyle w:val="ReqtifyAltQ"/>
      </w:pPr>
      <w:r w:rsidRPr="006A5251">
        <w:t>#Category=Functional</w:t>
      </w:r>
    </w:p>
    <w:p w:rsidRPr="006A5251" w:rsidR="006A5251" w:rsidP="000C0D62" w:rsidRDefault="006A5251">
      <w:pPr>
        <w:pStyle w:val="ReqtifyAltQ"/>
      </w:pPr>
      <w:r w:rsidRPr="006A5251">
        <w:t>#Contribution=SIL4</w:t>
      </w:r>
    </w:p>
    <w:p w:rsidR="009328EA" w:rsidP="000C0D62" w:rsidRDefault="006A5251">
      <w:pPr>
        <w:pStyle w:val="ReqtifyAltQ"/>
        <w:rPr>
          <w:ins w:author="常鸣" w:date="2014-07-03T14:27:00Z" w:id="8044"/>
        </w:rPr>
      </w:pPr>
      <w:del w:author="常鸣" w:date="2014-07-03T14:27:00Z" w:id="8045">
        <w:r w:rsidRPr="006A5251" w:rsidDel="009328EA">
          <w:delText>#S</w:delText>
        </w:r>
      </w:del>
      <w:ins w:author="常鸣" w:date="2014-07-03T14:27:00Z" w:id="8046">
        <w:r w:rsidR="009328EA">
          <w:t>#Allocation=ATP Software</w:t>
        </w:r>
      </w:ins>
      <w:ins w:author="常鸣" w:date="2014-07-03T14:57:00Z" w:id="8047">
        <w:r w:rsidR="00AA7E12">
          <w:rPr>
            <w:rFonts w:hint="eastAsia"/>
          </w:rPr>
          <w:t>, Vital Embedded Setting</w:t>
        </w:r>
      </w:ins>
    </w:p>
    <w:p w:rsidRPr="006A5251" w:rsidR="006A5251" w:rsidP="000C0D62" w:rsidRDefault="009328EA">
      <w:pPr>
        <w:pStyle w:val="ReqtifyAltQ"/>
      </w:pPr>
      <w:ins w:author="常鸣" w:date="2014-07-03T14:27:00Z" w:id="8048">
        <w:r>
          <w:lastRenderedPageBreak/>
          <w:t>#S</w:t>
        </w:r>
      </w:ins>
      <w:r w:rsidRPr="006A5251" w:rsidR="006A5251">
        <w:t>ource=</w:t>
      </w:r>
      <w:r w:rsidRPr="006A5251" w:rsidR="006A5251">
        <w:rPr>
          <w:rFonts w:hint="eastAsia"/>
        </w:rPr>
        <w:t>[iTC_CC-SyAD-0282],</w:t>
      </w:r>
      <w:r w:rsidRPr="006A5251" w:rsidR="006A5251">
        <w:t xml:space="preserve"> [iTC_CC-SyAD-</w:t>
      </w:r>
      <w:r w:rsidRPr="006A5251" w:rsidR="006A5251">
        <w:rPr>
          <w:rFonts w:hint="eastAsia"/>
        </w:rPr>
        <w:t>0391]</w:t>
      </w:r>
      <w:r w:rsidR="00951B2F">
        <w:rPr>
          <w:rFonts w:hint="eastAsia"/>
        </w:rPr>
        <w:t>,</w:t>
      </w:r>
      <w:r w:rsidRPr="007245E9" w:rsidR="00951B2F">
        <w:rPr>
          <w:rFonts w:hint="eastAsia"/>
        </w:rPr>
        <w:t xml:space="preserve"> [</w:t>
      </w:r>
      <w:r w:rsidRPr="007245E9" w:rsidR="00951B2F">
        <w:t>iTC_CC_ATP_SwHA-0019</w:t>
      </w:r>
      <w:r w:rsidRPr="007245E9" w:rsidR="00951B2F">
        <w:rPr>
          <w:rFonts w:hint="eastAsia"/>
        </w:rPr>
        <w:t>]</w:t>
      </w:r>
    </w:p>
    <w:p w:rsidRPr="006A5251" w:rsidR="006A5251" w:rsidP="000C0D62" w:rsidRDefault="006A5251">
      <w:pPr>
        <w:pStyle w:val="ReqtifyAltQ"/>
      </w:pPr>
      <w:r w:rsidRPr="006A5251">
        <w:t>[End]</w:t>
      </w:r>
    </w:p>
    <w:p w:rsidR="006A5251" w:rsidP="00C93484" w:rsidRDefault="006A5251">
      <w:pPr>
        <w:pStyle w:val="Reqtify"/>
      </w:pPr>
    </w:p>
    <w:p w:rsidR="00883471" w:rsidP="00C93484" w:rsidRDefault="00883471">
      <w:pPr>
        <w:pStyle w:val="Reqtify"/>
      </w:pPr>
    </w:p>
    <w:p w:rsidRPr="00883471" w:rsidR="00883471" w:rsidP="00883471" w:rsidRDefault="00883471">
      <w:pPr>
        <w:pStyle w:val="ReqtifyAltR"/>
      </w:pPr>
      <w:r w:rsidRPr="00883471">
        <w:t>[iTC_CC_ATP-SwRS-06</w:t>
      </w:r>
      <w:r w:rsidR="00655979">
        <w:rPr>
          <w:rFonts w:hint="eastAsia"/>
        </w:rPr>
        <w:t>88</w:t>
      </w:r>
      <w:r w:rsidRPr="00883471">
        <w:t>]</w:t>
      </w:r>
    </w:p>
    <w:p w:rsidR="00224208" w:rsidP="00C93484" w:rsidRDefault="0084563E">
      <w:pPr>
        <w:pStyle w:val="Reqtify"/>
      </w:pPr>
      <w:bookmarkStart w:name="LastTSRreportAge" w:id="8049"/>
      <w:r w:rsidRPr="00E15E6E">
        <w:rPr>
          <w:rStyle w:val="aff2"/>
          <w:bCs w:val="0"/>
          <w:iCs w:val="0"/>
        </w:rPr>
        <w:t>LastTSRreportAge</w:t>
      </w:r>
      <w:bookmarkEnd w:id="8049"/>
      <w:r w:rsidR="00224208">
        <w:rPr>
          <w:rFonts w:hint="eastAsia"/>
        </w:rPr>
        <w:t>，记录当前使用的</w:t>
      </w:r>
      <w:r w:rsidR="00224208">
        <w:rPr>
          <w:rFonts w:hint="eastAsia"/>
        </w:rPr>
        <w:t>TSR</w:t>
      </w:r>
      <w:r w:rsidR="00224208">
        <w:rPr>
          <w:rFonts w:hint="eastAsia"/>
        </w:rPr>
        <w:t>消息已经过了多长时间。</w:t>
      </w:r>
    </w:p>
    <w:p w:rsidRPr="00883471" w:rsidR="00883471" w:rsidP="000431E0" w:rsidRDefault="00883471">
      <w:pPr>
        <w:pStyle w:val="af7"/>
      </w:pPr>
      <w:r w:rsidRPr="00883471">
        <w:t xml:space="preserve">def </w:t>
      </w:r>
      <w:hyperlink w:history="1" w:anchor="LastTSRreportAge">
        <w:r w:rsidR="0084563E">
          <w:rPr>
            <w:rStyle w:val="ac"/>
          </w:rPr>
          <w:t>LastTSRreportAge</w:t>
        </w:r>
      </w:hyperlink>
      <w:r w:rsidRPr="00883471">
        <w:t>(lc</w:t>
      </w:r>
      <w:r w:rsidR="00354F88">
        <w:t>I</w:t>
      </w:r>
      <w:r w:rsidRPr="00883471">
        <w:t>d, k):</w:t>
      </w:r>
    </w:p>
    <w:p w:rsidRPr="00883471" w:rsidR="00883471" w:rsidP="000431E0" w:rsidRDefault="00883471">
      <w:pPr>
        <w:pStyle w:val="af7"/>
      </w:pPr>
      <w:r w:rsidRPr="00883471">
        <w:t xml:space="preserve">    return Message</w:t>
      </w:r>
      <w:r w:rsidR="00354F88">
        <w:t>.</w:t>
      </w:r>
      <w:hyperlink w:history="1" w:anchor="LastAge">
        <w:r w:rsidR="00783A38">
          <w:rPr>
            <w:rStyle w:val="ac"/>
          </w:rPr>
          <w:t>LastAge</w:t>
        </w:r>
      </w:hyperlink>
      <w:r w:rsidRPr="00883471">
        <w:t>(</w:t>
      </w:r>
      <w:hyperlink w:history="1" w:anchor="TSRreportAvailable">
        <w:r w:rsidR="0084563E">
          <w:rPr>
            <w:rStyle w:val="ac"/>
          </w:rPr>
          <w:t>TSRreportAvailable</w:t>
        </w:r>
      </w:hyperlink>
      <w:r w:rsidRPr="00883471">
        <w:t>(lc</w:t>
      </w:r>
      <w:r w:rsidR="00354F88">
        <w:t>I</w:t>
      </w:r>
      <w:r w:rsidRPr="00883471">
        <w:t>d, k),</w:t>
      </w:r>
    </w:p>
    <w:p w:rsidRPr="00883471" w:rsidR="00883471" w:rsidP="000431E0" w:rsidRDefault="00883471">
      <w:pPr>
        <w:pStyle w:val="af7"/>
      </w:pPr>
      <w:r w:rsidRPr="00883471">
        <w:t xml:space="preserve">                            </w:t>
      </w:r>
      <w:hyperlink w:history="1" w:anchor="TSRdownloadContent">
        <w:r w:rsidR="0084563E">
          <w:rPr>
            <w:rStyle w:val="ac"/>
          </w:rPr>
          <w:t>TSRdownloadContent</w:t>
        </w:r>
      </w:hyperlink>
      <w:r w:rsidR="00354F88">
        <w:t>.C</w:t>
      </w:r>
      <w:r w:rsidRPr="00883471">
        <w:t>c</w:t>
      </w:r>
      <w:r w:rsidR="00354F88">
        <w:t>L</w:t>
      </w:r>
      <w:r w:rsidRPr="00883471">
        <w:t>oop</w:t>
      </w:r>
      <w:r w:rsidR="00354F88">
        <w:t>H</w:t>
      </w:r>
      <w:r w:rsidRPr="00883471">
        <w:t>our,</w:t>
      </w:r>
    </w:p>
    <w:p w:rsidRPr="00883471" w:rsidR="00883471" w:rsidP="000431E0" w:rsidRDefault="00883471">
      <w:pPr>
        <w:pStyle w:val="af7"/>
      </w:pPr>
      <w:r w:rsidRPr="00883471">
        <w:t xml:space="preserve">                            </w:t>
      </w:r>
      <w:hyperlink w:history="1" w:anchor="LastTSRreportAge">
        <w:r w:rsidR="0084563E">
          <w:rPr>
            <w:rStyle w:val="ac"/>
          </w:rPr>
          <w:t>LastTSRreportAge</w:t>
        </w:r>
      </w:hyperlink>
      <w:r w:rsidRPr="00883471">
        <w:t>(lc</w:t>
      </w:r>
      <w:r w:rsidR="00354F88">
        <w:t>I</w:t>
      </w:r>
      <w:r w:rsidRPr="00883471">
        <w:t>d, k-1)</w:t>
      </w:r>
      <w:r w:rsidR="00F958DB">
        <w:rPr>
          <w:rFonts w:hint="eastAsia"/>
        </w:rPr>
        <w:t>,</w:t>
      </w:r>
    </w:p>
    <w:p w:rsidRPr="00883471" w:rsidR="00883471" w:rsidP="000431E0" w:rsidRDefault="00883471">
      <w:pPr>
        <w:pStyle w:val="af7"/>
      </w:pPr>
      <w:r w:rsidRPr="00883471">
        <w:t xml:space="preserve">                            k)</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8050"/>
        </w:rPr>
      </w:pPr>
      <w:del w:author="常鸣" w:date="2014-07-03T14:27:00Z" w:id="8051">
        <w:r w:rsidDel="009328EA">
          <w:delText>#S</w:delText>
        </w:r>
      </w:del>
      <w:ins w:author="常鸣" w:date="2014-07-03T14:27:00Z" w:id="8052">
        <w:r w:rsidR="009328EA">
          <w:t>#Allocation=ATP Software</w:t>
        </w:r>
      </w:ins>
    </w:p>
    <w:p w:rsidR="00610A4C" w:rsidP="000C0D62" w:rsidRDefault="009328EA">
      <w:pPr>
        <w:pStyle w:val="ReqtifyAltQ"/>
      </w:pPr>
      <w:ins w:author="常鸣" w:date="2014-07-03T14:27:00Z" w:id="8053">
        <w:r>
          <w:t>#S</w:t>
        </w:r>
      </w:ins>
      <w:r w:rsidR="00610A4C">
        <w:t>ource=</w:t>
      </w:r>
      <w:r w:rsidRPr="006A5251" w:rsidR="001E67BB">
        <w:rPr>
          <w:rFonts w:hint="eastAsia"/>
        </w:rPr>
        <w:t>[iTC_CC-SyAD-0282]</w:t>
      </w:r>
    </w:p>
    <w:p w:rsidR="00883471" w:rsidP="000C0D62" w:rsidRDefault="00610A4C">
      <w:pPr>
        <w:pStyle w:val="ReqtifyAltQ"/>
      </w:pPr>
      <w:r>
        <w:t>[End]</w:t>
      </w:r>
    </w:p>
    <w:p w:rsidR="00883471" w:rsidP="00C93484" w:rsidRDefault="00883471">
      <w:pPr>
        <w:pStyle w:val="Reqtify"/>
      </w:pPr>
    </w:p>
    <w:p w:rsidRPr="00462502" w:rsidR="00887EFE" w:rsidP="00C93484" w:rsidRDefault="00887EFE">
      <w:pPr>
        <w:pStyle w:val="Reqtify"/>
        <w:rPr>
          <w:rStyle w:val="aff1"/>
        </w:rPr>
      </w:pPr>
      <w:r w:rsidRPr="00462502">
        <w:rPr>
          <w:rStyle w:val="aff1"/>
          <w:rFonts w:hint="eastAsia"/>
        </w:rPr>
        <w:t>NOTES</w:t>
      </w:r>
      <w:r w:rsidRPr="00462502">
        <w:rPr>
          <w:rStyle w:val="aff1"/>
          <w:rFonts w:hint="eastAsia"/>
        </w:rPr>
        <w:t>：</w:t>
      </w:r>
    </w:p>
    <w:p w:rsidRPr="00887EFE" w:rsidR="00887EFE" w:rsidP="00C93484" w:rsidRDefault="00462502">
      <w:pPr>
        <w:pStyle w:val="Reqtify"/>
      </w:pPr>
      <w:r>
        <w:rPr>
          <w:rFonts w:hint="eastAsia"/>
        </w:rPr>
        <w:t>由于</w:t>
      </w:r>
      <w:r>
        <w:rPr>
          <w:rFonts w:hint="eastAsia"/>
        </w:rPr>
        <w:t>TSR</w:t>
      </w:r>
      <w:r>
        <w:rPr>
          <w:rFonts w:hint="eastAsia"/>
        </w:rPr>
        <w:t>的</w:t>
      </w:r>
      <w:r w:rsidRPr="00887EFE" w:rsidR="00887EFE">
        <w:rPr>
          <w:rFonts w:hint="eastAsia"/>
        </w:rPr>
        <w:t>解析</w:t>
      </w:r>
      <w:r>
        <w:rPr>
          <w:rFonts w:hint="eastAsia"/>
        </w:rPr>
        <w:t>和校核字计算需要一段时间，</w:t>
      </w:r>
      <w:r w:rsidRPr="00462502">
        <w:rPr>
          <w:rFonts w:hint="eastAsia"/>
        </w:rPr>
        <w:t>正常情况下，</w:t>
      </w:r>
      <w:r w:rsidRPr="00462502">
        <w:rPr>
          <w:rFonts w:hint="eastAsia"/>
        </w:rPr>
        <w:t>CCNV</w:t>
      </w:r>
      <w:r w:rsidRPr="00462502">
        <w:rPr>
          <w:rFonts w:hint="eastAsia"/>
        </w:rPr>
        <w:t>给</w:t>
      </w:r>
      <w:r w:rsidRPr="00462502">
        <w:rPr>
          <w:rFonts w:hint="eastAsia"/>
        </w:rPr>
        <w:t>LC</w:t>
      </w:r>
      <w:r w:rsidRPr="00462502">
        <w:rPr>
          <w:rFonts w:hint="eastAsia"/>
        </w:rPr>
        <w:t>消息发送的间隔应当大于</w:t>
      </w:r>
      <w:r w:rsidRPr="00462502">
        <w:rPr>
          <w:rFonts w:hint="eastAsia"/>
        </w:rPr>
        <w:t>TSR</w:t>
      </w:r>
      <w:r>
        <w:rPr>
          <w:rFonts w:hint="eastAsia"/>
        </w:rPr>
        <w:t>消息解析时间，确保在收到新消息时之前消息已解析完成。但</w:t>
      </w:r>
      <w:r w:rsidRPr="00462502">
        <w:rPr>
          <w:rFonts w:hint="eastAsia"/>
        </w:rPr>
        <w:t>如果在解析过程中</w:t>
      </w:r>
      <w:r>
        <w:rPr>
          <w:rFonts w:hint="eastAsia"/>
        </w:rPr>
        <w:t>又</w:t>
      </w:r>
      <w:r w:rsidRPr="00887EFE" w:rsidR="00887EFE">
        <w:rPr>
          <w:rFonts w:hint="eastAsia"/>
        </w:rPr>
        <w:t>收到新的</w:t>
      </w:r>
      <w:r>
        <w:rPr>
          <w:rFonts w:hint="eastAsia"/>
        </w:rPr>
        <w:t>TSR</w:t>
      </w:r>
      <w:r>
        <w:rPr>
          <w:rFonts w:hint="eastAsia"/>
        </w:rPr>
        <w:t>消息时，应当遵循以下优先级处理</w:t>
      </w:r>
      <w:r w:rsidRPr="00887EFE" w:rsidR="00887EFE">
        <w:rPr>
          <w:rFonts w:hint="eastAsia"/>
        </w:rPr>
        <w:t>：</w:t>
      </w:r>
    </w:p>
    <w:p w:rsidRPr="00887EFE" w:rsidR="00887EFE" w:rsidP="00FA0FBB" w:rsidRDefault="00462502">
      <w:pPr>
        <w:pStyle w:val="AltX"/>
      </w:pPr>
      <w:r>
        <w:rPr>
          <w:rFonts w:hint="eastAsia"/>
        </w:rPr>
        <w:t>应当继续</w:t>
      </w:r>
      <w:r w:rsidRPr="00887EFE" w:rsidR="00887EFE">
        <w:rPr>
          <w:rFonts w:hint="eastAsia"/>
        </w:rPr>
        <w:t>解析当前的消息</w:t>
      </w:r>
      <w:r>
        <w:rPr>
          <w:rFonts w:hint="eastAsia"/>
        </w:rPr>
        <w:t>直至完成；</w:t>
      </w:r>
    </w:p>
    <w:p w:rsidRPr="00887EFE" w:rsidR="00887EFE" w:rsidP="00FA0FBB" w:rsidRDefault="00462502">
      <w:pPr>
        <w:pStyle w:val="AltX"/>
      </w:pPr>
      <w:r>
        <w:rPr>
          <w:rFonts w:hint="eastAsia"/>
        </w:rPr>
        <w:t>之后，选择与之前处理完成</w:t>
      </w:r>
      <w:r w:rsidRPr="00887EFE" w:rsidR="00887EFE">
        <w:rPr>
          <w:rFonts w:hint="eastAsia"/>
        </w:rPr>
        <w:t>的</w:t>
      </w:r>
      <w:r>
        <w:rPr>
          <w:rFonts w:hint="eastAsia"/>
        </w:rPr>
        <w:t>消息所在</w:t>
      </w:r>
      <w:r w:rsidRPr="00887EFE" w:rsidR="00887EFE">
        <w:rPr>
          <w:rFonts w:hint="eastAsia"/>
        </w:rPr>
        <w:t>不同的</w:t>
      </w:r>
      <w:r w:rsidRPr="00887EFE" w:rsidR="00887EFE">
        <w:rPr>
          <w:rFonts w:hint="eastAsia"/>
        </w:rPr>
        <w:t>LC</w:t>
      </w:r>
      <w:r>
        <w:rPr>
          <w:rFonts w:hint="eastAsia"/>
        </w:rPr>
        <w:t>的消息进行解析；</w:t>
      </w:r>
    </w:p>
    <w:p w:rsidRPr="00887EFE" w:rsidR="00887EFE" w:rsidP="00FA0FBB" w:rsidRDefault="00887EFE">
      <w:pPr>
        <w:pStyle w:val="AltX"/>
      </w:pPr>
      <w:r w:rsidRPr="00887EFE">
        <w:rPr>
          <w:rFonts w:hint="eastAsia"/>
        </w:rPr>
        <w:t>对于每个</w:t>
      </w:r>
      <w:r w:rsidRPr="00887EFE">
        <w:rPr>
          <w:rFonts w:hint="eastAsia"/>
        </w:rPr>
        <w:t>LC</w:t>
      </w:r>
      <w:r w:rsidRPr="00887EFE">
        <w:rPr>
          <w:rFonts w:hint="eastAsia"/>
        </w:rPr>
        <w:t>里，只保留最新的一条消息</w:t>
      </w:r>
      <w:r w:rsidR="00462502">
        <w:rPr>
          <w:rFonts w:hint="eastAsia"/>
        </w:rPr>
        <w:t>，使用新消息覆盖旧的。</w:t>
      </w:r>
    </w:p>
    <w:p w:rsidRPr="00887EFE" w:rsidR="00887EFE" w:rsidP="00C93484" w:rsidRDefault="00887EFE">
      <w:pPr>
        <w:pStyle w:val="Reqtify"/>
      </w:pPr>
    </w:p>
    <w:p w:rsidR="00887EFE" w:rsidP="00C93484" w:rsidRDefault="00887EFE">
      <w:pPr>
        <w:pStyle w:val="Reqtify"/>
      </w:pPr>
    </w:p>
    <w:p w:rsidR="00883471" w:rsidP="0012674A" w:rsidRDefault="003A029E">
      <w:pPr>
        <w:pStyle w:val="4"/>
      </w:pPr>
      <w:r>
        <w:rPr>
          <w:rFonts w:hint="eastAsia"/>
        </w:rPr>
        <w:t>Parsing</w:t>
      </w:r>
      <w:r w:rsidR="00F81167">
        <w:rPr>
          <w:rFonts w:hint="eastAsia"/>
        </w:rPr>
        <w:t xml:space="preserve"> </w:t>
      </w:r>
      <w:r w:rsidR="00883471">
        <w:rPr>
          <w:rFonts w:hint="eastAsia"/>
        </w:rPr>
        <w:t>TSR</w:t>
      </w:r>
    </w:p>
    <w:p w:rsidR="00883471" w:rsidP="00C93484" w:rsidRDefault="00883471">
      <w:pPr>
        <w:pStyle w:val="Reqtify"/>
      </w:pPr>
    </w:p>
    <w:p w:rsidR="00680604" w:rsidP="00C93484" w:rsidRDefault="00680604">
      <w:pPr>
        <w:pStyle w:val="Reqtify"/>
      </w:pPr>
      <w:r w:rsidRPr="00C21819">
        <w:rPr>
          <w:rStyle w:val="aff1"/>
          <w:rFonts w:hint="eastAsia"/>
        </w:rPr>
        <w:t>NOTES</w:t>
      </w:r>
      <w:r>
        <w:rPr>
          <w:rFonts w:hint="eastAsia"/>
        </w:rPr>
        <w:t>:</w:t>
      </w:r>
    </w:p>
    <w:p w:rsidR="00680604" w:rsidP="00C93484" w:rsidRDefault="00680604">
      <w:pPr>
        <w:pStyle w:val="Reqtify"/>
      </w:pPr>
      <w:r>
        <w:rPr>
          <w:rFonts w:hint="eastAsia"/>
        </w:rPr>
        <w:t>根据</w:t>
      </w:r>
      <w:r>
        <w:fldChar w:fldCharType="begin"/>
      </w:r>
      <w:r>
        <w:instrText xml:space="preserve"> </w:instrText>
      </w:r>
      <w:r>
        <w:rPr>
          <w:rFonts w:hint="eastAsia"/>
        </w:rPr>
        <w:instrText>REF _Ref277776148 \w \h</w:instrText>
      </w:r>
      <w:r>
        <w:instrText xml:space="preserve"> </w:instrText>
      </w:r>
      <w:r>
        <w:fldChar w:fldCharType="separate"/>
      </w:r>
      <w:r w:rsidR="00DE178B">
        <w:t>[REF5]</w:t>
      </w:r>
      <w:r>
        <w:fldChar w:fldCharType="end"/>
      </w:r>
      <w:r>
        <w:rPr>
          <w:rFonts w:hint="eastAsia"/>
        </w:rPr>
        <w:t>，</w:t>
      </w:r>
      <w:r>
        <w:rPr>
          <w:rFonts w:hint="eastAsia"/>
        </w:rPr>
        <w:t>LC</w:t>
      </w:r>
      <w:r>
        <w:rPr>
          <w:rFonts w:hint="eastAsia"/>
        </w:rPr>
        <w:t>发送的</w:t>
      </w:r>
      <w:r>
        <w:rPr>
          <w:rFonts w:hint="eastAsia"/>
        </w:rPr>
        <w:t>TSR</w:t>
      </w:r>
      <w:r>
        <w:rPr>
          <w:rFonts w:hint="eastAsia"/>
        </w:rPr>
        <w:t>消息按照</w:t>
      </w:r>
      <w:r>
        <w:fldChar w:fldCharType="begin"/>
      </w:r>
      <w:r>
        <w:instrText xml:space="preserve"> </w:instrText>
      </w:r>
      <w:r>
        <w:rPr>
          <w:rFonts w:hint="eastAsia"/>
        </w:rPr>
        <w:instrText>REF ST_TSR_DOWN_CONTENT \h</w:instrText>
      </w:r>
      <w:r>
        <w:instrText xml:space="preserve"> </w:instrText>
      </w:r>
      <w:r>
        <w:fldChar w:fldCharType="separate"/>
      </w:r>
      <w:r w:rsidRPr="00666190" w:rsidR="00DE178B">
        <w:rPr>
          <w:rStyle w:val="DATATYPE"/>
          <w:rFonts w:hint="eastAsia"/>
        </w:rPr>
        <w:t>ST_TSR_DOWN_CONTENT</w:t>
      </w:r>
      <w:r>
        <w:fldChar w:fldCharType="end"/>
      </w:r>
      <w:r>
        <w:rPr>
          <w:rFonts w:hint="eastAsia"/>
        </w:rPr>
        <w:t>组织，但进行存储和</w:t>
      </w:r>
      <w:r>
        <w:rPr>
          <w:rFonts w:hint="eastAsia"/>
        </w:rPr>
        <w:t>SACEM</w:t>
      </w:r>
      <w:r>
        <w:rPr>
          <w:rFonts w:hint="eastAsia"/>
        </w:rPr>
        <w:t>校核时，需按照</w:t>
      </w:r>
      <w:r>
        <w:fldChar w:fldCharType="begin"/>
      </w:r>
      <w:r>
        <w:instrText xml:space="preserve"> </w:instrText>
      </w:r>
      <w:r>
        <w:rPr>
          <w:rFonts w:hint="eastAsia"/>
        </w:rPr>
        <w:instrText>REF ST_TSR_BLOCK \h</w:instrText>
      </w:r>
      <w:r>
        <w:instrText xml:space="preserve"> </w:instrText>
      </w:r>
      <w:r>
        <w:fldChar w:fldCharType="separate"/>
      </w:r>
      <w:r w:rsidRPr="00190111" w:rsidR="00DE178B">
        <w:rPr>
          <w:rStyle w:val="DATATYPE"/>
          <w:rFonts w:hint="eastAsia"/>
        </w:rPr>
        <w:t>ST_TSR_BLOCK</w:t>
      </w:r>
      <w:r>
        <w:fldChar w:fldCharType="end"/>
      </w:r>
      <w:r>
        <w:rPr>
          <w:rFonts w:hint="eastAsia"/>
        </w:rPr>
        <w:t>格式映射到线路地图上的每个</w:t>
      </w:r>
      <w:r>
        <w:rPr>
          <w:rFonts w:hint="eastAsia"/>
        </w:rPr>
        <w:t>BLOCK</w:t>
      </w:r>
      <w:r>
        <w:rPr>
          <w:rFonts w:hint="eastAsia"/>
        </w:rPr>
        <w:t>中。</w:t>
      </w:r>
    </w:p>
    <w:p w:rsidR="00680604" w:rsidP="00FA0FBB" w:rsidRDefault="00680604">
      <w:pPr>
        <w:pStyle w:val="AltX"/>
      </w:pPr>
      <w:r>
        <w:rPr>
          <w:rFonts w:hint="eastAsia"/>
        </w:rPr>
        <w:t>对于每条</w:t>
      </w:r>
      <w:r>
        <w:rPr>
          <w:rFonts w:hint="eastAsia"/>
        </w:rPr>
        <w:t>TSR</w:t>
      </w:r>
      <w:r>
        <w:rPr>
          <w:rFonts w:hint="eastAsia"/>
        </w:rPr>
        <w:t>消息的中间</w:t>
      </w:r>
      <w:r>
        <w:rPr>
          <w:rFonts w:hint="eastAsia"/>
        </w:rPr>
        <w:t>BLOCK</w:t>
      </w:r>
      <w:r>
        <w:rPr>
          <w:rFonts w:hint="eastAsia"/>
        </w:rPr>
        <w:t>，其最小最大坐标分别为</w:t>
      </w:r>
      <w:r>
        <w:rPr>
          <w:rFonts w:hint="eastAsia"/>
        </w:rPr>
        <w:t>0</w:t>
      </w:r>
      <w:r>
        <w:rPr>
          <w:rFonts w:hint="eastAsia"/>
        </w:rPr>
        <w:t>和</w:t>
      </w:r>
      <w:r>
        <w:rPr>
          <w:rFonts w:hint="eastAsia"/>
        </w:rPr>
        <w:t>BLOCK</w:t>
      </w:r>
      <w:r>
        <w:rPr>
          <w:rFonts w:hint="eastAsia"/>
        </w:rPr>
        <w:t>长度值；</w:t>
      </w:r>
    </w:p>
    <w:p w:rsidR="00680604" w:rsidP="00FA0FBB" w:rsidRDefault="00680604">
      <w:pPr>
        <w:pStyle w:val="AltX"/>
      </w:pPr>
      <w:r>
        <w:rPr>
          <w:rFonts w:hint="eastAsia"/>
        </w:rPr>
        <w:t>对于每条</w:t>
      </w:r>
      <w:r>
        <w:rPr>
          <w:rFonts w:hint="eastAsia"/>
        </w:rPr>
        <w:t>TSR</w:t>
      </w:r>
      <w:r>
        <w:rPr>
          <w:rFonts w:hint="eastAsia"/>
        </w:rPr>
        <w:t>消息的起始</w:t>
      </w:r>
      <w:r>
        <w:rPr>
          <w:rFonts w:hint="eastAsia"/>
        </w:rPr>
        <w:t>BLOCK</w:t>
      </w:r>
      <w:r>
        <w:rPr>
          <w:rFonts w:hint="eastAsia"/>
        </w:rPr>
        <w:t>：</w:t>
      </w:r>
    </w:p>
    <w:p w:rsidR="00680604" w:rsidP="00680604" w:rsidRDefault="00680604">
      <w:pPr>
        <w:pStyle w:val="AltZ"/>
      </w:pPr>
      <w:r>
        <w:rPr>
          <w:rFonts w:hint="eastAsia"/>
        </w:rPr>
        <w:t>如果该</w:t>
      </w:r>
      <w:r>
        <w:rPr>
          <w:rFonts w:hint="eastAsia"/>
        </w:rPr>
        <w:t>TSR</w:t>
      </w:r>
      <w:r>
        <w:rPr>
          <w:rFonts w:hint="eastAsia"/>
        </w:rPr>
        <w:t>区域是按照</w:t>
      </w:r>
      <w:r w:rsidRPr="002A1DD1">
        <w:rPr>
          <w:rStyle w:val="aff1"/>
          <w:rFonts w:hint="eastAsia"/>
        </w:rPr>
        <w:t>UP</w:t>
      </w:r>
      <w:r>
        <w:rPr>
          <w:rFonts w:hint="eastAsia"/>
        </w:rPr>
        <w:t>方向设置的，则转换后该</w:t>
      </w:r>
      <w:r>
        <w:rPr>
          <w:rFonts w:hint="eastAsia"/>
        </w:rPr>
        <w:t>BLOCK</w:t>
      </w:r>
      <w:r>
        <w:rPr>
          <w:rFonts w:hint="eastAsia"/>
        </w:rPr>
        <w:t>的最小坐标对应</w:t>
      </w:r>
      <w:r>
        <w:rPr>
          <w:rFonts w:hint="eastAsia"/>
        </w:rPr>
        <w:t>TSR</w:t>
      </w:r>
      <w:r>
        <w:rPr>
          <w:rFonts w:hint="eastAsia"/>
        </w:rPr>
        <w:t>的起始坐标；而最大坐标对应为该</w:t>
      </w:r>
      <w:r>
        <w:rPr>
          <w:rFonts w:hint="eastAsia"/>
        </w:rPr>
        <w:t>BLOCK</w:t>
      </w:r>
      <w:r>
        <w:rPr>
          <w:rFonts w:hint="eastAsia"/>
        </w:rPr>
        <w:t>长度值，或者</w:t>
      </w:r>
      <w:r>
        <w:rPr>
          <w:rFonts w:hint="eastAsia"/>
        </w:rPr>
        <w:t>TSR</w:t>
      </w:r>
      <w:r>
        <w:rPr>
          <w:rFonts w:hint="eastAsia"/>
        </w:rPr>
        <w:t>结束坐标（如果该</w:t>
      </w:r>
      <w:r>
        <w:rPr>
          <w:rFonts w:hint="eastAsia"/>
        </w:rPr>
        <w:t>TSR</w:t>
      </w:r>
      <w:r>
        <w:rPr>
          <w:rFonts w:hint="eastAsia"/>
        </w:rPr>
        <w:t>区域只包括这一个</w:t>
      </w:r>
      <w:r>
        <w:rPr>
          <w:rFonts w:hint="eastAsia"/>
        </w:rPr>
        <w:t>BLOCK</w:t>
      </w:r>
      <w:r>
        <w:rPr>
          <w:rFonts w:hint="eastAsia"/>
        </w:rPr>
        <w:t>）；</w:t>
      </w:r>
    </w:p>
    <w:p w:rsidR="00680604" w:rsidP="00680604" w:rsidRDefault="00680604">
      <w:pPr>
        <w:pStyle w:val="AltZ"/>
      </w:pPr>
      <w:r>
        <w:rPr>
          <w:rFonts w:hint="eastAsia"/>
        </w:rPr>
        <w:t>如果该</w:t>
      </w:r>
      <w:r>
        <w:rPr>
          <w:rFonts w:hint="eastAsia"/>
        </w:rPr>
        <w:t>TSR</w:t>
      </w:r>
      <w:r>
        <w:rPr>
          <w:rFonts w:hint="eastAsia"/>
        </w:rPr>
        <w:t>区域是按照</w:t>
      </w:r>
      <w:r w:rsidRPr="002A1DD1">
        <w:rPr>
          <w:rStyle w:val="aff1"/>
          <w:rFonts w:hint="eastAsia"/>
        </w:rPr>
        <w:t>DOWN</w:t>
      </w:r>
      <w:r>
        <w:rPr>
          <w:rFonts w:hint="eastAsia"/>
        </w:rPr>
        <w:t>方向设置的，则转换后该</w:t>
      </w:r>
      <w:r>
        <w:rPr>
          <w:rFonts w:hint="eastAsia"/>
        </w:rPr>
        <w:t>BLOCK</w:t>
      </w:r>
      <w:r>
        <w:rPr>
          <w:rFonts w:hint="eastAsia"/>
        </w:rPr>
        <w:t>的最小坐标对应为</w:t>
      </w:r>
      <w:r>
        <w:rPr>
          <w:rFonts w:hint="eastAsia"/>
        </w:rPr>
        <w:t>0</w:t>
      </w:r>
      <w:r>
        <w:rPr>
          <w:rFonts w:hint="eastAsia"/>
        </w:rPr>
        <w:t>，或</w:t>
      </w:r>
      <w:r>
        <w:rPr>
          <w:rFonts w:hint="eastAsia"/>
        </w:rPr>
        <w:t>TSR</w:t>
      </w:r>
      <w:r>
        <w:rPr>
          <w:rFonts w:hint="eastAsia"/>
        </w:rPr>
        <w:t>的结束坐标（如果该</w:t>
      </w:r>
      <w:r>
        <w:rPr>
          <w:rFonts w:hint="eastAsia"/>
        </w:rPr>
        <w:t>TSR</w:t>
      </w:r>
      <w:r>
        <w:rPr>
          <w:rFonts w:hint="eastAsia"/>
        </w:rPr>
        <w:t>区域只包括这一个</w:t>
      </w:r>
      <w:r>
        <w:rPr>
          <w:rFonts w:hint="eastAsia"/>
        </w:rPr>
        <w:t>BLOCK</w:t>
      </w:r>
      <w:r>
        <w:rPr>
          <w:rFonts w:hint="eastAsia"/>
        </w:rPr>
        <w:t>）；而最大坐标对应</w:t>
      </w:r>
      <w:r>
        <w:rPr>
          <w:rFonts w:hint="eastAsia"/>
        </w:rPr>
        <w:t>TSR</w:t>
      </w:r>
      <w:r>
        <w:rPr>
          <w:rFonts w:hint="eastAsia"/>
        </w:rPr>
        <w:t>的起始坐标。</w:t>
      </w:r>
    </w:p>
    <w:p w:rsidR="00680604" w:rsidP="00FA0FBB" w:rsidRDefault="00680604">
      <w:pPr>
        <w:pStyle w:val="AltX"/>
      </w:pPr>
      <w:r>
        <w:rPr>
          <w:rFonts w:hint="eastAsia"/>
        </w:rPr>
        <w:lastRenderedPageBreak/>
        <w:t>对于每条</w:t>
      </w:r>
      <w:r>
        <w:rPr>
          <w:rFonts w:hint="eastAsia"/>
        </w:rPr>
        <w:t>TSR</w:t>
      </w:r>
      <w:r>
        <w:rPr>
          <w:rFonts w:hint="eastAsia"/>
        </w:rPr>
        <w:t>消息的结束</w:t>
      </w:r>
      <w:r>
        <w:rPr>
          <w:rFonts w:hint="eastAsia"/>
        </w:rPr>
        <w:t>BLOCK</w:t>
      </w:r>
      <w:r>
        <w:rPr>
          <w:rFonts w:hint="eastAsia"/>
        </w:rPr>
        <w:t>：</w:t>
      </w:r>
    </w:p>
    <w:p w:rsidR="00680604" w:rsidP="00680604" w:rsidRDefault="00680604">
      <w:pPr>
        <w:pStyle w:val="AltZ"/>
      </w:pPr>
      <w:r>
        <w:rPr>
          <w:rFonts w:hint="eastAsia"/>
        </w:rPr>
        <w:t>如果该</w:t>
      </w:r>
      <w:r>
        <w:rPr>
          <w:rFonts w:hint="eastAsia"/>
        </w:rPr>
        <w:t>TSR</w:t>
      </w:r>
      <w:r>
        <w:rPr>
          <w:rFonts w:hint="eastAsia"/>
        </w:rPr>
        <w:t>区域是按照</w:t>
      </w:r>
      <w:r w:rsidRPr="002A1DD1">
        <w:rPr>
          <w:rStyle w:val="aff1"/>
          <w:rFonts w:hint="eastAsia"/>
        </w:rPr>
        <w:t>UP</w:t>
      </w:r>
      <w:r>
        <w:rPr>
          <w:rFonts w:hint="eastAsia"/>
        </w:rPr>
        <w:t>方向设置的，则转换后该</w:t>
      </w:r>
      <w:r>
        <w:rPr>
          <w:rFonts w:hint="eastAsia"/>
        </w:rPr>
        <w:t>BLOCK</w:t>
      </w:r>
      <w:r>
        <w:rPr>
          <w:rFonts w:hint="eastAsia"/>
        </w:rPr>
        <w:t>的最小坐标对应为</w:t>
      </w:r>
      <w:r>
        <w:rPr>
          <w:rFonts w:hint="eastAsia"/>
        </w:rPr>
        <w:t>0</w:t>
      </w:r>
      <w:r>
        <w:rPr>
          <w:rFonts w:hint="eastAsia"/>
        </w:rPr>
        <w:t>，或</w:t>
      </w:r>
      <w:r>
        <w:rPr>
          <w:rFonts w:hint="eastAsia"/>
        </w:rPr>
        <w:t>TSR</w:t>
      </w:r>
      <w:r>
        <w:rPr>
          <w:rFonts w:hint="eastAsia"/>
        </w:rPr>
        <w:t>的起始坐标（如果该</w:t>
      </w:r>
      <w:r>
        <w:rPr>
          <w:rFonts w:hint="eastAsia"/>
        </w:rPr>
        <w:t>TSR</w:t>
      </w:r>
      <w:r>
        <w:rPr>
          <w:rFonts w:hint="eastAsia"/>
        </w:rPr>
        <w:t>区域只包括这一个</w:t>
      </w:r>
      <w:r>
        <w:rPr>
          <w:rFonts w:hint="eastAsia"/>
        </w:rPr>
        <w:t>BLOCK</w:t>
      </w:r>
      <w:r>
        <w:rPr>
          <w:rFonts w:hint="eastAsia"/>
        </w:rPr>
        <w:t>）；而最大坐标对应</w:t>
      </w:r>
      <w:r>
        <w:rPr>
          <w:rFonts w:hint="eastAsia"/>
        </w:rPr>
        <w:t>TSR</w:t>
      </w:r>
      <w:r>
        <w:rPr>
          <w:rFonts w:hint="eastAsia"/>
        </w:rPr>
        <w:t>的结束坐标。</w:t>
      </w:r>
    </w:p>
    <w:p w:rsidR="00680604" w:rsidP="00680604" w:rsidRDefault="00680604">
      <w:pPr>
        <w:pStyle w:val="AltZ"/>
      </w:pPr>
      <w:r>
        <w:rPr>
          <w:rFonts w:hint="eastAsia"/>
        </w:rPr>
        <w:t>如果该</w:t>
      </w:r>
      <w:r>
        <w:rPr>
          <w:rFonts w:hint="eastAsia"/>
        </w:rPr>
        <w:t>TSR</w:t>
      </w:r>
      <w:r>
        <w:rPr>
          <w:rFonts w:hint="eastAsia"/>
        </w:rPr>
        <w:t>区域是按照</w:t>
      </w:r>
      <w:r w:rsidRPr="002A1DD1">
        <w:rPr>
          <w:rStyle w:val="aff1"/>
          <w:rFonts w:hint="eastAsia"/>
        </w:rPr>
        <w:t>DOWN</w:t>
      </w:r>
      <w:r>
        <w:rPr>
          <w:rFonts w:hint="eastAsia"/>
        </w:rPr>
        <w:t>方向设置的，则转换后该</w:t>
      </w:r>
      <w:r>
        <w:rPr>
          <w:rFonts w:hint="eastAsia"/>
        </w:rPr>
        <w:t>BLOCK</w:t>
      </w:r>
      <w:r>
        <w:rPr>
          <w:rFonts w:hint="eastAsia"/>
        </w:rPr>
        <w:t>的最小坐标对应</w:t>
      </w:r>
      <w:r>
        <w:rPr>
          <w:rFonts w:hint="eastAsia"/>
        </w:rPr>
        <w:t>TSR</w:t>
      </w:r>
      <w:r>
        <w:rPr>
          <w:rFonts w:hint="eastAsia"/>
        </w:rPr>
        <w:t>的结束坐标；而最大坐标对应为该</w:t>
      </w:r>
      <w:r>
        <w:rPr>
          <w:rFonts w:hint="eastAsia"/>
        </w:rPr>
        <w:t>BLOCK</w:t>
      </w:r>
      <w:r>
        <w:rPr>
          <w:rFonts w:hint="eastAsia"/>
        </w:rPr>
        <w:t>长度值，或者</w:t>
      </w:r>
      <w:r>
        <w:rPr>
          <w:rFonts w:hint="eastAsia"/>
        </w:rPr>
        <w:t>TSR</w:t>
      </w:r>
      <w:r>
        <w:rPr>
          <w:rFonts w:hint="eastAsia"/>
        </w:rPr>
        <w:t>起始坐标（如果该</w:t>
      </w:r>
      <w:r>
        <w:rPr>
          <w:rFonts w:hint="eastAsia"/>
        </w:rPr>
        <w:t>TSR</w:t>
      </w:r>
      <w:r>
        <w:rPr>
          <w:rFonts w:hint="eastAsia"/>
        </w:rPr>
        <w:t>区域只包括这一个</w:t>
      </w:r>
      <w:r>
        <w:rPr>
          <w:rFonts w:hint="eastAsia"/>
        </w:rPr>
        <w:t>BLOCK</w:t>
      </w:r>
      <w:r>
        <w:rPr>
          <w:rFonts w:hint="eastAsia"/>
        </w:rPr>
        <w:t>）。</w:t>
      </w:r>
    </w:p>
    <w:p w:rsidRPr="00680604" w:rsidR="00012F85" w:rsidP="00C93484" w:rsidRDefault="00012F85">
      <w:pPr>
        <w:pStyle w:val="Reqtify"/>
      </w:pPr>
    </w:p>
    <w:p w:rsidRPr="006A5251" w:rsidR="006A5251" w:rsidP="006A5251" w:rsidRDefault="006A5251">
      <w:pPr>
        <w:pStyle w:val="ReqtifyAltR"/>
      </w:pPr>
      <w:r w:rsidRPr="006A5251">
        <w:t>[iTC_CC_ATP-SwRS-</w:t>
      </w:r>
      <w:r w:rsidRPr="006A5251">
        <w:rPr>
          <w:rFonts w:hint="eastAsia"/>
        </w:rPr>
        <w:t>0102</w:t>
      </w:r>
      <w:r w:rsidRPr="006A5251">
        <w:t>]</w:t>
      </w:r>
    </w:p>
    <w:p w:rsidR="006A5251" w:rsidP="00C93484" w:rsidRDefault="0084563E">
      <w:pPr>
        <w:pStyle w:val="Reqtify"/>
      </w:pPr>
      <w:bookmarkStart w:name="ReceivedTSRdatabase" w:id="8054"/>
      <w:r w:rsidRPr="00E15E6E">
        <w:rPr>
          <w:rStyle w:val="aff2"/>
          <w:bCs w:val="0"/>
          <w:iCs w:val="0"/>
        </w:rPr>
        <w:t>ReceivedTSRdatabase</w:t>
      </w:r>
      <w:bookmarkEnd w:id="8054"/>
      <w:r w:rsidRPr="006A5251" w:rsidR="006A5251">
        <w:rPr>
          <w:rFonts w:hint="eastAsia"/>
        </w:rPr>
        <w:t>，将</w:t>
      </w:r>
      <w:r w:rsidRPr="006A5251" w:rsidR="006A5251">
        <w:rPr>
          <w:rFonts w:hint="eastAsia"/>
        </w:rPr>
        <w:t>LC</w:t>
      </w:r>
      <w:r w:rsidRPr="006A5251" w:rsidR="006A5251">
        <w:rPr>
          <w:rFonts w:hint="eastAsia"/>
        </w:rPr>
        <w:t>发送的</w:t>
      </w:r>
      <w:r w:rsidRPr="006A5251" w:rsidR="006A5251">
        <w:rPr>
          <w:rFonts w:hint="eastAsia"/>
        </w:rPr>
        <w:t>TSR</w:t>
      </w:r>
      <w:r w:rsidRPr="006A5251" w:rsidR="006A5251">
        <w:rPr>
          <w:rFonts w:hint="eastAsia"/>
        </w:rPr>
        <w:t>消息报文映射到</w:t>
      </w:r>
      <w:r w:rsidR="00E17458">
        <w:rPr>
          <w:rFonts w:hint="eastAsia"/>
        </w:rPr>
        <w:t>BLOCK</w:t>
      </w:r>
      <w:r w:rsidRPr="006A5251" w:rsidR="006A5251">
        <w:rPr>
          <w:rFonts w:hint="eastAsia"/>
        </w:rPr>
        <w:t>数组中。对于线路上的每个</w:t>
      </w:r>
      <w:r w:rsidRPr="006A5251" w:rsidR="006A5251">
        <w:rPr>
          <w:rFonts w:hint="eastAsia"/>
        </w:rPr>
        <w:t>BLOCK</w:t>
      </w:r>
      <w:r w:rsidRPr="006A5251" w:rsidR="006A5251">
        <w:rPr>
          <w:rFonts w:hint="eastAsia"/>
        </w:rPr>
        <w:t>，判断其是否有对应的</w:t>
      </w:r>
      <w:r w:rsidRPr="006A5251" w:rsidR="006A5251">
        <w:rPr>
          <w:rFonts w:hint="eastAsia"/>
        </w:rPr>
        <w:t>TSR</w:t>
      </w:r>
      <w:r w:rsidRPr="006A5251" w:rsidR="006A5251">
        <w:rPr>
          <w:rFonts w:hint="eastAsia"/>
        </w:rPr>
        <w:t>，若有，则更新其首末点坐标和限速值，其中需将</w:t>
      </w:r>
      <w:r w:rsidRPr="006A5251" w:rsidR="006A5251">
        <w:rPr>
          <w:rFonts w:hint="eastAsia"/>
        </w:rPr>
        <w:t>TSR</w:t>
      </w:r>
      <w:r w:rsidRPr="006A5251" w:rsidR="006A5251">
        <w:rPr>
          <w:rFonts w:hint="eastAsia"/>
        </w:rPr>
        <w:t>消息中的坐标和速度单位转化为</w:t>
      </w:r>
      <w:r w:rsidRPr="006A5251" w:rsidR="006A5251">
        <w:rPr>
          <w:rFonts w:hint="eastAsia"/>
        </w:rPr>
        <w:t>ATP</w:t>
      </w:r>
      <w:r w:rsidRPr="006A5251" w:rsidR="006A5251">
        <w:rPr>
          <w:rFonts w:hint="eastAsia"/>
        </w:rPr>
        <w:t>软件使用的坐标和速度单位。</w:t>
      </w:r>
    </w:p>
    <w:p w:rsidR="00E17458" w:rsidP="00C93484" w:rsidRDefault="00A523AC">
      <w:pPr>
        <w:pStyle w:val="Reqtify"/>
      </w:pPr>
      <w:r>
        <w:rPr>
          <w:rFonts w:hint="eastAsia"/>
        </w:rPr>
        <w:t>ATP shall map</w:t>
      </w:r>
      <w:r w:rsidRPr="007D4B7D">
        <w:rPr>
          <w:rFonts w:hint="eastAsia"/>
        </w:rPr>
        <w:t xml:space="preserve"> the TSR message </w:t>
      </w:r>
      <w:r>
        <w:rPr>
          <w:rFonts w:hint="eastAsia"/>
        </w:rPr>
        <w:t xml:space="preserve">received from </w:t>
      </w:r>
      <w:r w:rsidRPr="007D4B7D">
        <w:rPr>
          <w:rFonts w:hint="eastAsia"/>
        </w:rPr>
        <w:t xml:space="preserve">LC </w:t>
      </w:r>
      <w:r>
        <w:rPr>
          <w:rFonts w:hint="eastAsia"/>
        </w:rPr>
        <w:t>to structure</w:t>
      </w:r>
      <w:r w:rsidRPr="007D4B7D">
        <w:rPr>
          <w:rFonts w:hint="eastAsia"/>
        </w:rPr>
        <w:t xml:space="preserve"> </w:t>
      </w:r>
      <w:r>
        <w:rPr>
          <w:rFonts w:hint="eastAsia"/>
        </w:rPr>
        <w:t>of block</w:t>
      </w:r>
      <w:r w:rsidRPr="007D4B7D">
        <w:rPr>
          <w:rFonts w:hint="eastAsia"/>
        </w:rPr>
        <w:t xml:space="preserve">. It need to judge whether there is corresponding TSR for each BLOCK in the </w:t>
      </w:r>
      <w:r>
        <w:rPr>
          <w:rFonts w:hint="eastAsia"/>
        </w:rPr>
        <w:t>track map</w:t>
      </w:r>
      <w:r w:rsidRPr="007D4B7D">
        <w:rPr>
          <w:rFonts w:hint="eastAsia"/>
        </w:rPr>
        <w:t xml:space="preserve">. If yes, ATP </w:t>
      </w:r>
      <w:r>
        <w:rPr>
          <w:rFonts w:hint="eastAsia"/>
        </w:rPr>
        <w:t>shall</w:t>
      </w:r>
      <w:r w:rsidRPr="007D4B7D">
        <w:rPr>
          <w:rFonts w:hint="eastAsia"/>
        </w:rPr>
        <w:t xml:space="preserve"> update the </w:t>
      </w:r>
      <w:r>
        <w:rPr>
          <w:rFonts w:hint="eastAsia"/>
        </w:rPr>
        <w:t>abscissa</w:t>
      </w:r>
      <w:r w:rsidRPr="007D4B7D">
        <w:rPr>
          <w:rFonts w:hint="eastAsia"/>
        </w:rPr>
        <w:t xml:space="preserve"> of </w:t>
      </w:r>
      <w:r>
        <w:rPr>
          <w:rFonts w:hint="eastAsia"/>
        </w:rPr>
        <w:t>the starting</w:t>
      </w:r>
      <w:r w:rsidRPr="007D4B7D">
        <w:rPr>
          <w:rFonts w:hint="eastAsia"/>
        </w:rPr>
        <w:t xml:space="preserve"> and </w:t>
      </w:r>
      <w:r w:rsidRPr="007D4B7D">
        <w:t>end</w:t>
      </w:r>
      <w:r>
        <w:rPr>
          <w:rFonts w:hint="eastAsia"/>
        </w:rPr>
        <w:t>ing points,</w:t>
      </w:r>
      <w:r w:rsidRPr="007D4B7D">
        <w:rPr>
          <w:rFonts w:hint="eastAsia"/>
        </w:rPr>
        <w:t xml:space="preserve"> </w:t>
      </w:r>
      <w:r>
        <w:rPr>
          <w:rFonts w:hint="eastAsia"/>
        </w:rPr>
        <w:t>as well as</w:t>
      </w:r>
      <w:r w:rsidRPr="007D4B7D">
        <w:rPr>
          <w:rFonts w:hint="eastAsia"/>
        </w:rPr>
        <w:t xml:space="preserve"> the </w:t>
      </w:r>
      <w:r>
        <w:rPr>
          <w:rFonts w:hint="eastAsia"/>
        </w:rPr>
        <w:t>restriction speed</w:t>
      </w:r>
      <w:r w:rsidRPr="007D4B7D">
        <w:rPr>
          <w:rFonts w:hint="eastAsia"/>
        </w:rPr>
        <w:t xml:space="preserve">. During the process, it need to transfer the </w:t>
      </w:r>
      <w:r>
        <w:rPr>
          <w:rFonts w:hint="eastAsia"/>
        </w:rPr>
        <w:t>abscissa</w:t>
      </w:r>
      <w:r w:rsidRPr="007D4B7D">
        <w:rPr>
          <w:rFonts w:hint="eastAsia"/>
        </w:rPr>
        <w:t xml:space="preserve"> and speed unit of TSR message to the corresponding one used </w:t>
      </w:r>
      <w:r>
        <w:rPr>
          <w:rFonts w:hint="eastAsia"/>
        </w:rPr>
        <w:t>in ATP.</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69"/>
        <w:gridCol w:w="2970"/>
        <w:gridCol w:w="1931"/>
        <w:gridCol w:w="4116"/>
      </w:tblGrid>
      <w:tr w:rsidRPr="00D749BB" w:rsidR="00E17458" w:rsidTr="00E17458">
        <w:tc>
          <w:tcPr>
            <w:tcW w:w="1744" w:type="pct"/>
            <w:gridSpan w:val="2"/>
            <w:tcBorders>
              <w:top w:val="single" w:color="000000" w:sz="12" w:space="0"/>
              <w:bottom w:val="single" w:color="000000" w:sz="4" w:space="0"/>
            </w:tcBorders>
            <w:shd w:val="clear" w:color="auto" w:fill="E0E0E0"/>
          </w:tcPr>
          <w:p w:rsidRPr="00014ECC" w:rsidR="00E17458" w:rsidP="00FA0FBB" w:rsidRDefault="00E17458">
            <w:pPr>
              <w:pStyle w:val="af6"/>
            </w:pPr>
            <w:r w:rsidRPr="00014ECC">
              <w:rPr>
                <w:rFonts w:hint="eastAsia"/>
              </w:rPr>
              <w:t>Identification</w:t>
            </w:r>
          </w:p>
        </w:tc>
        <w:tc>
          <w:tcPr>
            <w:tcW w:w="1040" w:type="pct"/>
            <w:tcBorders>
              <w:top w:val="single" w:color="000000" w:sz="12" w:space="0"/>
              <w:bottom w:val="single" w:color="000000" w:sz="4" w:space="0"/>
            </w:tcBorders>
            <w:shd w:val="clear" w:color="auto" w:fill="E0E0E0"/>
          </w:tcPr>
          <w:p w:rsidRPr="00014ECC" w:rsidR="00E17458" w:rsidP="00FA0FBB" w:rsidRDefault="00E17458">
            <w:pPr>
              <w:pStyle w:val="af6"/>
            </w:pPr>
            <w:r w:rsidRPr="00014ECC">
              <w:t>Logical Type</w:t>
            </w:r>
          </w:p>
        </w:tc>
        <w:tc>
          <w:tcPr>
            <w:tcW w:w="2216" w:type="pct"/>
            <w:tcBorders>
              <w:top w:val="single" w:color="000000" w:sz="12" w:space="0"/>
              <w:bottom w:val="single" w:color="000000" w:sz="4" w:space="0"/>
            </w:tcBorders>
            <w:shd w:val="clear" w:color="auto" w:fill="E0E0E0"/>
          </w:tcPr>
          <w:p w:rsidRPr="00014ECC" w:rsidR="00E17458" w:rsidP="00FA0FBB" w:rsidRDefault="00E17458">
            <w:pPr>
              <w:pStyle w:val="af6"/>
            </w:pPr>
            <w:r w:rsidRPr="00014ECC">
              <w:rPr>
                <w:rFonts w:hint="eastAsia"/>
              </w:rPr>
              <w:t>Description</w:t>
            </w:r>
          </w:p>
        </w:tc>
      </w:tr>
      <w:tr w:rsidRPr="00D749BB" w:rsidR="00E17458" w:rsidTr="00E17458">
        <w:tc>
          <w:tcPr>
            <w:tcW w:w="1744" w:type="pct"/>
            <w:gridSpan w:val="2"/>
            <w:tcBorders>
              <w:top w:val="single" w:color="000000" w:sz="4" w:space="0"/>
            </w:tcBorders>
          </w:tcPr>
          <w:p w:rsidRPr="00E17458" w:rsidR="00E17458" w:rsidP="00591D6B" w:rsidRDefault="00E17458">
            <w:pPr>
              <w:pStyle w:val="AltB0"/>
              <w:rPr>
                <w:rStyle w:val="aff2"/>
              </w:rPr>
            </w:pPr>
            <w:r w:rsidRPr="00E17458">
              <w:rPr>
                <w:rStyle w:val="aff2"/>
                <w:rFonts w:hint="eastAsia"/>
              </w:rPr>
              <w:t>ReceivedTSRdatabase</w:t>
            </w:r>
          </w:p>
        </w:tc>
        <w:tc>
          <w:tcPr>
            <w:tcW w:w="1040" w:type="pct"/>
            <w:tcBorders>
              <w:top w:val="single" w:color="000000" w:sz="4" w:space="0"/>
            </w:tcBorders>
            <w:shd w:val="clear" w:color="auto" w:fill="auto"/>
          </w:tcPr>
          <w:p w:rsidRPr="00D749BB" w:rsidR="00E17458" w:rsidP="00591D6B" w:rsidRDefault="00E17458">
            <w:pPr>
              <w:pStyle w:val="AltB0"/>
            </w:pPr>
          </w:p>
        </w:tc>
        <w:tc>
          <w:tcPr>
            <w:tcW w:w="2216" w:type="pct"/>
            <w:tcBorders>
              <w:top w:val="single" w:color="000000" w:sz="4" w:space="0"/>
            </w:tcBorders>
            <w:shd w:val="clear" w:color="auto" w:fill="auto"/>
          </w:tcPr>
          <w:p w:rsidRPr="00D749BB" w:rsidR="00E17458" w:rsidP="00591D6B" w:rsidRDefault="00E17458">
            <w:pPr>
              <w:pStyle w:val="AltB0"/>
            </w:pPr>
          </w:p>
        </w:tc>
      </w:tr>
      <w:tr w:rsidRPr="00D749BB" w:rsidR="00E17458" w:rsidTr="00E17458">
        <w:tc>
          <w:tcPr>
            <w:tcW w:w="145" w:type="pct"/>
          </w:tcPr>
          <w:p w:rsidRPr="00D749BB" w:rsidR="00E17458" w:rsidP="00591D6B" w:rsidRDefault="00E17458">
            <w:pPr>
              <w:pStyle w:val="AltB0"/>
            </w:pPr>
          </w:p>
        </w:tc>
        <w:tc>
          <w:tcPr>
            <w:tcW w:w="1599" w:type="pct"/>
            <w:shd w:val="clear" w:color="auto" w:fill="auto"/>
          </w:tcPr>
          <w:p w:rsidRPr="00D749BB" w:rsidR="00E17458" w:rsidP="00591D6B" w:rsidRDefault="00E17458">
            <w:pPr>
              <w:pStyle w:val="AltB0"/>
            </w:pPr>
            <w:r w:rsidRPr="00D749BB">
              <w:rPr>
                <w:rFonts w:hint="eastAsia"/>
              </w:rPr>
              <w:t>ValidityTime</w:t>
            </w:r>
          </w:p>
        </w:tc>
        <w:tc>
          <w:tcPr>
            <w:tcW w:w="1040" w:type="pct"/>
            <w:shd w:val="clear" w:color="auto" w:fill="auto"/>
          </w:tcPr>
          <w:p w:rsidRPr="00D749BB" w:rsidR="00E17458" w:rsidP="00591D6B" w:rsidRDefault="00E17458">
            <w:pPr>
              <w:pStyle w:val="AltB0"/>
            </w:pPr>
            <w:r w:rsidRPr="00D749BB">
              <w:fldChar w:fldCharType="begin"/>
            </w:r>
            <w:r w:rsidRPr="00D749BB">
              <w:instrText xml:space="preserve"> </w:instrText>
            </w:r>
            <w:r w:rsidRPr="00D749BB">
              <w:rPr>
                <w:rFonts w:hint="eastAsia"/>
              </w:rPr>
              <w:instrText>REF NUMERIC_32 \h</w:instrText>
            </w:r>
            <w:r w:rsidRPr="00D749BB">
              <w:instrText xml:space="preserve"> </w:instrText>
            </w:r>
            <w:r>
              <w:instrText xml:space="preserve"> \* MERGEFORMAT </w:instrText>
            </w:r>
            <w:r w:rsidRPr="00D749BB">
              <w:fldChar w:fldCharType="separate"/>
            </w:r>
            <w:r w:rsidRPr="00190111" w:rsidR="00DE178B">
              <w:rPr>
                <w:rStyle w:val="DATATYPE"/>
              </w:rPr>
              <w:t>NUMERIC_32</w:t>
            </w:r>
            <w:r w:rsidRPr="00D749BB">
              <w:fldChar w:fldCharType="end"/>
            </w:r>
          </w:p>
        </w:tc>
        <w:tc>
          <w:tcPr>
            <w:tcW w:w="2216" w:type="pct"/>
            <w:shd w:val="clear" w:color="auto" w:fill="auto"/>
          </w:tcPr>
          <w:p w:rsidRPr="00D749BB" w:rsidR="00E17458" w:rsidP="00591D6B" w:rsidRDefault="00E17458">
            <w:pPr>
              <w:pStyle w:val="AltB0"/>
            </w:pPr>
            <w:r>
              <w:rPr>
                <w:rFonts w:hint="eastAsia"/>
              </w:rPr>
              <w:t>Expiration time for the TSR message</w:t>
            </w:r>
          </w:p>
        </w:tc>
      </w:tr>
      <w:tr w:rsidRPr="00D749BB" w:rsidR="00E17458" w:rsidTr="00E17458">
        <w:tc>
          <w:tcPr>
            <w:tcW w:w="145" w:type="pct"/>
          </w:tcPr>
          <w:p w:rsidRPr="00D749BB" w:rsidR="00E17458" w:rsidP="00591D6B" w:rsidRDefault="00E17458">
            <w:pPr>
              <w:pStyle w:val="AltB0"/>
            </w:pPr>
          </w:p>
        </w:tc>
        <w:tc>
          <w:tcPr>
            <w:tcW w:w="1599" w:type="pct"/>
            <w:shd w:val="clear" w:color="auto" w:fill="auto"/>
          </w:tcPr>
          <w:p w:rsidRPr="00D749BB" w:rsidR="00E17458" w:rsidP="00591D6B" w:rsidRDefault="00E17458">
            <w:pPr>
              <w:pStyle w:val="AltB0"/>
            </w:pPr>
            <w:r>
              <w:rPr>
                <w:rFonts w:hint="eastAsia"/>
              </w:rPr>
              <w:t>Blocks</w:t>
            </w:r>
            <w:r w:rsidRPr="00D749BB">
              <w:rPr>
                <w:rFonts w:hint="eastAsia"/>
              </w:rPr>
              <w:t>[</w:t>
            </w:r>
            <w:r>
              <w:fldChar w:fldCharType="begin"/>
            </w:r>
            <w:r>
              <w:instrText xml:space="preserve"> </w:instrText>
            </w:r>
            <w:r>
              <w:rPr>
                <w:rFonts w:hint="eastAsia"/>
              </w:rPr>
              <w:instrText>REF MAX_BLOCK_NB \h</w:instrText>
            </w:r>
            <w:r>
              <w:instrText xml:space="preserve"> </w:instrText>
            </w:r>
            <w:r>
              <w:fldChar w:fldCharType="separate"/>
            </w:r>
            <w:r w:rsidRPr="00190111" w:rsidR="00DE178B">
              <w:rPr>
                <w:rStyle w:val="aff1"/>
              </w:rPr>
              <w:t>MAX_BLOCK_NB</w:t>
            </w:r>
            <w:r>
              <w:fldChar w:fldCharType="end"/>
            </w:r>
            <w:r w:rsidRPr="00D749BB">
              <w:rPr>
                <w:rFonts w:hint="eastAsia"/>
              </w:rPr>
              <w:t>]</w:t>
            </w:r>
          </w:p>
        </w:tc>
        <w:tc>
          <w:tcPr>
            <w:tcW w:w="1040" w:type="pct"/>
            <w:shd w:val="clear" w:color="auto" w:fill="auto"/>
          </w:tcPr>
          <w:p w:rsidRPr="00D749BB" w:rsidR="00E17458" w:rsidP="00591D6B" w:rsidRDefault="00E17458">
            <w:pPr>
              <w:pStyle w:val="AltB0"/>
            </w:pPr>
            <w:r w:rsidRPr="006A5251">
              <w:fldChar w:fldCharType="begin"/>
            </w:r>
            <w:r w:rsidRPr="006A5251">
              <w:instrText xml:space="preserve"> </w:instrText>
            </w:r>
            <w:r w:rsidRPr="006A5251">
              <w:rPr>
                <w:rFonts w:hint="eastAsia"/>
              </w:rPr>
              <w:instrText>REF ST_TSR_BLOCK \h</w:instrText>
            </w:r>
            <w:r w:rsidRPr="006A5251">
              <w:instrText xml:space="preserve"> </w:instrText>
            </w:r>
            <w:r w:rsidRPr="006A5251">
              <w:fldChar w:fldCharType="separate"/>
            </w:r>
            <w:r w:rsidRPr="00190111" w:rsidR="00DE178B">
              <w:rPr>
                <w:rStyle w:val="DATATYPE"/>
                <w:rFonts w:hint="eastAsia"/>
              </w:rPr>
              <w:t>ST_TSR_BLOCK</w:t>
            </w:r>
            <w:r w:rsidRPr="006A5251">
              <w:fldChar w:fldCharType="end"/>
            </w:r>
          </w:p>
        </w:tc>
        <w:tc>
          <w:tcPr>
            <w:tcW w:w="2216" w:type="pct"/>
            <w:shd w:val="clear" w:color="auto" w:fill="auto"/>
          </w:tcPr>
          <w:p w:rsidRPr="00D749BB" w:rsidR="00E17458" w:rsidP="00591D6B" w:rsidRDefault="00E17458">
            <w:pPr>
              <w:pStyle w:val="AltB0"/>
            </w:pPr>
            <w:r>
              <w:rPr>
                <w:rFonts w:hint="eastAsia"/>
              </w:rPr>
              <w:t>TSR for each block</w:t>
            </w:r>
          </w:p>
        </w:tc>
      </w:tr>
    </w:tbl>
    <w:p w:rsidRPr="006A5251" w:rsidR="00E17458" w:rsidP="00C93484" w:rsidRDefault="00E17458">
      <w:pPr>
        <w:pStyle w:val="Reqtify"/>
      </w:pPr>
    </w:p>
    <w:p w:rsidR="00D57C9F" w:rsidP="000431E0" w:rsidRDefault="00D57C9F">
      <w:pPr>
        <w:pStyle w:val="af7"/>
      </w:pPr>
      <w:r>
        <w:t xml:space="preserve">def </w:t>
      </w:r>
      <w:hyperlink w:history="1" w:anchor="ReceivedTSRdatabase">
        <w:r w:rsidR="0084563E">
          <w:rPr>
            <w:rStyle w:val="ac"/>
          </w:rPr>
          <w:t>ReceivedTSRdatabase</w:t>
        </w:r>
      </w:hyperlink>
      <w:r>
        <w:rPr>
          <w:color w:val="FF8000"/>
        </w:rPr>
        <w:t>(</w:t>
      </w:r>
      <w:r>
        <w:t>lc</w:t>
      </w:r>
      <w:r>
        <w:rPr>
          <w:color w:val="FF8000"/>
        </w:rPr>
        <w:t>,</w:t>
      </w:r>
      <w:r>
        <w:t xml:space="preserve"> k</w:t>
      </w:r>
      <w:r>
        <w:rPr>
          <w:color w:val="FF8000"/>
        </w:rPr>
        <w:t>)</w:t>
      </w:r>
      <w:r>
        <w:t>:</w:t>
      </w:r>
    </w:p>
    <w:p w:rsidR="00D57C9F" w:rsidP="000431E0" w:rsidRDefault="00D57C9F">
      <w:pPr>
        <w:pStyle w:val="af7"/>
      </w:pPr>
      <w:r>
        <w:t xml:space="preserve">    if </w:t>
      </w:r>
      <w:r>
        <w:rPr>
          <w:color w:val="FF8000"/>
        </w:rPr>
        <w:t>(</w:t>
      </w:r>
      <w:r>
        <w:t>Initialization</w:t>
      </w:r>
    </w:p>
    <w:p w:rsidR="00D57C9F" w:rsidP="000431E0" w:rsidRDefault="00D57C9F">
      <w:pPr>
        <w:pStyle w:val="af7"/>
      </w:pPr>
      <w:r>
        <w:t xml:space="preserve">        or </w:t>
      </w:r>
      <w:r>
        <w:rPr>
          <w:color w:val="FF8000"/>
        </w:rPr>
        <w:t>(</w:t>
      </w:r>
      <w:r>
        <w:t>Message</w:t>
      </w:r>
      <w:r w:rsidR="00481903">
        <w:t>.</w:t>
      </w:r>
      <w:hyperlink w:history="1" w:anchor="Exists">
        <w:r w:rsidR="001C16B4">
          <w:rPr>
            <w:rStyle w:val="ac"/>
          </w:rPr>
          <w:t>Exists</w:t>
        </w:r>
      </w:hyperlink>
      <w:r w:rsidR="00481903">
        <w:t>(</w:t>
      </w:r>
      <w:hyperlink w:history="1" w:anchor="DateSynchronizationReport">
        <w:r w:rsidR="0084563E">
          <w:rPr>
            <w:rStyle w:val="ac"/>
          </w:rPr>
          <w:t>DateSynchronizationReport</w:t>
        </w:r>
      </w:hyperlink>
      <w:r>
        <w:rPr>
          <w:color w:val="FF8000"/>
        </w:rPr>
        <w:t>(</w:t>
      </w:r>
      <w:r>
        <w:t>lc</w:t>
      </w:r>
      <w:r>
        <w:rPr>
          <w:color w:val="FF8000"/>
        </w:rPr>
        <w:t>),</w:t>
      </w:r>
      <w:r>
        <w:t xml:space="preserve"> k</w:t>
      </w:r>
      <w:r>
        <w:rPr>
          <w:color w:val="FF8000"/>
        </w:rPr>
        <w:t>)</w:t>
      </w:r>
    </w:p>
    <w:p w:rsidR="00D57C9F" w:rsidP="000431E0" w:rsidRDefault="00D57C9F">
      <w:pPr>
        <w:pStyle w:val="af7"/>
      </w:pPr>
      <w:r>
        <w:t xml:space="preserve">            and </w:t>
      </w:r>
      <w:r>
        <w:rPr>
          <w:u w:val="single"/>
        </w:rPr>
        <w:t>Message</w:t>
      </w:r>
      <w:r w:rsidR="00481903">
        <w:t>.</w:t>
      </w:r>
      <w:hyperlink w:history="1" w:anchor="Exists">
        <w:r w:rsidR="001C16B4">
          <w:rPr>
            <w:rStyle w:val="ac"/>
          </w:rPr>
          <w:t>Exists</w:t>
        </w:r>
      </w:hyperlink>
      <w:r w:rsidR="00481903">
        <w:t>(</w:t>
      </w:r>
      <w:hyperlink w:history="1" w:anchor="VersionAuthorization">
        <w:r w:rsidR="002C5397">
          <w:rPr>
            <w:rStyle w:val="ac"/>
          </w:rPr>
          <w:t>VersionAuthorization</w:t>
        </w:r>
      </w:hyperlink>
      <w:r>
        <w:rPr>
          <w:color w:val="FF8000"/>
        </w:rPr>
        <w:t>(</w:t>
      </w:r>
      <w:r>
        <w:t>lc</w:t>
      </w:r>
      <w:r>
        <w:rPr>
          <w:color w:val="FF8000"/>
        </w:rPr>
        <w:t>),</w:t>
      </w:r>
      <w:r>
        <w:t xml:space="preserve"> k</w:t>
      </w:r>
      <w:r>
        <w:rPr>
          <w:color w:val="FF8000"/>
        </w:rPr>
        <w:t>)</w:t>
      </w:r>
    </w:p>
    <w:p w:rsidR="00D57C9F" w:rsidP="000431E0" w:rsidRDefault="00D57C9F">
      <w:pPr>
        <w:pStyle w:val="af7"/>
      </w:pPr>
      <w:r>
        <w:t xml:space="preserve">            and </w:t>
      </w:r>
      <w:r w:rsidRPr="00113E1C">
        <w:t>not</w:t>
      </w:r>
      <w:r>
        <w:t xml:space="preserve"> </w:t>
      </w:r>
      <w:r>
        <w:rPr>
          <w:u w:val="single"/>
        </w:rPr>
        <w:t>Message</w:t>
      </w:r>
      <w:r w:rsidR="00481903">
        <w:t>.</w:t>
      </w:r>
      <w:hyperlink w:history="1" w:anchor="Exists">
        <w:r w:rsidR="001C16B4">
          <w:rPr>
            <w:rStyle w:val="ac"/>
          </w:rPr>
          <w:t>Exists</w:t>
        </w:r>
      </w:hyperlink>
      <w:r w:rsidR="00481903">
        <w:t>(</w:t>
      </w:r>
      <w:hyperlink w:history="1" w:anchor="TSRdownloadContent">
        <w:r w:rsidR="0084563E">
          <w:rPr>
            <w:rStyle w:val="ac"/>
          </w:rPr>
          <w:t>TSRdownloadContent</w:t>
        </w:r>
      </w:hyperlink>
      <w:r>
        <w:rPr>
          <w:color w:val="FF8000"/>
        </w:rPr>
        <w:t>(</w:t>
      </w:r>
      <w:r>
        <w:t>lc</w:t>
      </w:r>
      <w:r>
        <w:rPr>
          <w:color w:val="FF8000"/>
        </w:rPr>
        <w:t>),</w:t>
      </w:r>
      <w:r>
        <w:t xml:space="preserve"> k</w:t>
      </w:r>
      <w:r>
        <w:rPr>
          <w:color w:val="FF8000"/>
        </w:rPr>
        <w:t>))</w:t>
      </w:r>
    </w:p>
    <w:p w:rsidR="00D57C9F" w:rsidP="000431E0" w:rsidRDefault="00D57C9F">
      <w:pPr>
        <w:pStyle w:val="af7"/>
      </w:pPr>
      <w:r>
        <w:t xml:space="preserve">        or </w:t>
      </w:r>
      <w:r>
        <w:rPr>
          <w:color w:val="FF8000"/>
        </w:rPr>
        <w:t>(</w:t>
      </w:r>
      <w:r w:rsidRPr="00113E1C">
        <w:t>not</w:t>
      </w:r>
      <w:r>
        <w:t xml:space="preserve"> </w:t>
      </w:r>
      <w:r>
        <w:rPr>
          <w:u w:val="single"/>
        </w:rPr>
        <w:t>Message</w:t>
      </w:r>
      <w:r w:rsidR="00354F88">
        <w:t>.</w:t>
      </w:r>
      <w:hyperlink w:history="1" w:anchor="IsMoreRecent">
        <w:r w:rsidRPr="00BF0DBC" w:rsidR="00354F88">
          <w:rPr>
            <w:rStyle w:val="ac"/>
          </w:rPr>
          <w:t>I</w:t>
        </w:r>
        <w:r w:rsidRPr="00BF0DBC">
          <w:rPr>
            <w:rStyle w:val="ac"/>
          </w:rPr>
          <w:t>s</w:t>
        </w:r>
        <w:r w:rsidRPr="00BF0DBC" w:rsidR="00354F88">
          <w:rPr>
            <w:rStyle w:val="ac"/>
          </w:rPr>
          <w:t>M</w:t>
        </w:r>
        <w:r w:rsidRPr="00BF0DBC">
          <w:rPr>
            <w:rStyle w:val="ac"/>
          </w:rPr>
          <w:t>ore</w:t>
        </w:r>
        <w:r w:rsidRPr="00BF0DBC" w:rsidR="00354F88">
          <w:rPr>
            <w:rStyle w:val="ac"/>
          </w:rPr>
          <w:t>R</w:t>
        </w:r>
        <w:r w:rsidRPr="00BF0DBC">
          <w:rPr>
            <w:rStyle w:val="ac"/>
          </w:rPr>
          <w:t>ecent</w:t>
        </w:r>
      </w:hyperlink>
      <w:r>
        <w:rPr>
          <w:color w:val="FF8000"/>
        </w:rPr>
        <w:t>(</w:t>
      </w:r>
      <w:hyperlink w:history="1" w:anchor="ReceivedTSRdatabase">
        <w:r w:rsidR="0084563E">
          <w:rPr>
            <w:rStyle w:val="ac"/>
          </w:rPr>
          <w:t>ReceivedTSRdatabase</w:t>
        </w:r>
      </w:hyperlink>
      <w:r>
        <w:rPr>
          <w:color w:val="FF8000"/>
        </w:rPr>
        <w:t>(</w:t>
      </w:r>
      <w:r>
        <w:t>lc</w:t>
      </w:r>
      <w:r>
        <w:rPr>
          <w:color w:val="FF8000"/>
        </w:rPr>
        <w:t>,</w:t>
      </w:r>
      <w:r>
        <w:t xml:space="preserve"> k</w:t>
      </w:r>
      <w:r>
        <w:rPr>
          <w:color w:val="FF8000"/>
        </w:rPr>
        <w:t>-</w:t>
      </w:r>
      <w:r>
        <w:rPr>
          <w:color w:val="800000"/>
        </w:rPr>
        <w:t>1</w:t>
      </w:r>
      <w:r>
        <w:rPr>
          <w:color w:val="FF8000"/>
        </w:rPr>
        <w:t>)</w:t>
      </w:r>
      <w:r w:rsidR="00354F88">
        <w:t>.V</w:t>
      </w:r>
      <w:r>
        <w:t>alidity</w:t>
      </w:r>
      <w:r w:rsidR="00354F88">
        <w:t>T</w:t>
      </w:r>
      <w:r>
        <w:t>ime</w:t>
      </w:r>
      <w:r>
        <w:rPr>
          <w:color w:val="FF8000"/>
        </w:rPr>
        <w:t>,</w:t>
      </w:r>
      <w:r>
        <w:t xml:space="preserve"> </w:t>
      </w:r>
      <w:hyperlink w:history="1" w:anchor="ATPtime">
        <w:r w:rsidR="003B253D">
          <w:rPr>
            <w:rStyle w:val="ac"/>
          </w:rPr>
          <w:t>ATPtime</w:t>
        </w:r>
      </w:hyperlink>
      <w:r w:rsidR="00FC2B25">
        <w:rPr>
          <w:color w:val="FF8000"/>
        </w:rPr>
        <w:t>(k)</w:t>
      </w:r>
      <w:r>
        <w:rPr>
          <w:color w:val="FF8000"/>
        </w:rPr>
        <w:t>)</w:t>
      </w:r>
    </w:p>
    <w:p w:rsidR="00D57C9F" w:rsidP="000431E0" w:rsidRDefault="00D57C9F">
      <w:pPr>
        <w:pStyle w:val="af7"/>
      </w:pPr>
      <w:r>
        <w:t xml:space="preserve">            and </w:t>
      </w:r>
      <w:r w:rsidRPr="00113E1C">
        <w:t>not</w:t>
      </w:r>
      <w:r>
        <w:t xml:space="preserve"> </w:t>
      </w:r>
      <w:hyperlink w:history="1" w:anchor="TSRreportAvailable">
        <w:r w:rsidR="0084563E">
          <w:rPr>
            <w:rStyle w:val="ac"/>
          </w:rPr>
          <w:t>TSRreportAvailable</w:t>
        </w:r>
      </w:hyperlink>
      <w:r>
        <w:rPr>
          <w:color w:val="FF8000"/>
        </w:rPr>
        <w:t>(</w:t>
      </w:r>
      <w:r>
        <w:t>k</w:t>
      </w:r>
      <w:r>
        <w:rPr>
          <w:color w:val="FF8000"/>
        </w:rPr>
        <w:t>)))</w:t>
      </w:r>
      <w:r>
        <w:t>:</w:t>
      </w:r>
    </w:p>
    <w:p w:rsidR="00D57C9F" w:rsidP="000431E0" w:rsidRDefault="00D57C9F">
      <w:pPr>
        <w:pStyle w:val="af7"/>
      </w:pPr>
      <w:r>
        <w:t xml:space="preserve">            </w:t>
      </w:r>
      <w:hyperlink w:history="1" w:anchor="SetAllBlockAsDefaultTsr">
        <w:r w:rsidRPr="00BF0DBC" w:rsidR="00BF0DBC">
          <w:rPr>
            <w:rStyle w:val="ac"/>
            <w:rFonts w:hint="eastAsia"/>
          </w:rPr>
          <w:t>S</w:t>
        </w:r>
        <w:r w:rsidRPr="00BF0DBC">
          <w:rPr>
            <w:rStyle w:val="ac"/>
          </w:rPr>
          <w:t>et</w:t>
        </w:r>
        <w:r w:rsidRPr="00BF0DBC" w:rsidR="00354F88">
          <w:rPr>
            <w:rStyle w:val="ac"/>
          </w:rPr>
          <w:t>A</w:t>
        </w:r>
        <w:r w:rsidRPr="00BF0DBC">
          <w:rPr>
            <w:rStyle w:val="ac"/>
          </w:rPr>
          <w:t>ll</w:t>
        </w:r>
        <w:r w:rsidRPr="00BF0DBC" w:rsidR="00354F88">
          <w:rPr>
            <w:rStyle w:val="ac"/>
          </w:rPr>
          <w:t>B</w:t>
        </w:r>
        <w:r w:rsidRPr="00BF0DBC">
          <w:rPr>
            <w:rStyle w:val="ac"/>
          </w:rPr>
          <w:t>lock</w:t>
        </w:r>
        <w:r w:rsidRPr="00BF0DBC" w:rsidR="00354F88">
          <w:rPr>
            <w:rStyle w:val="ac"/>
          </w:rPr>
          <w:t>A</w:t>
        </w:r>
        <w:r w:rsidRPr="00BF0DBC">
          <w:rPr>
            <w:rStyle w:val="ac"/>
          </w:rPr>
          <w:t>s</w:t>
        </w:r>
        <w:r w:rsidRPr="00BF0DBC" w:rsidR="00354F88">
          <w:rPr>
            <w:rStyle w:val="ac"/>
          </w:rPr>
          <w:t>D</w:t>
        </w:r>
        <w:r w:rsidRPr="00BF0DBC">
          <w:rPr>
            <w:rStyle w:val="ac"/>
          </w:rPr>
          <w:t>efault</w:t>
        </w:r>
        <w:r w:rsidRPr="00BF0DBC" w:rsidR="00354F88">
          <w:rPr>
            <w:rStyle w:val="ac"/>
          </w:rPr>
          <w:t>T</w:t>
        </w:r>
        <w:r w:rsidRPr="00BF0DBC">
          <w:rPr>
            <w:rStyle w:val="ac"/>
          </w:rPr>
          <w:t>sr</w:t>
        </w:r>
      </w:hyperlink>
    </w:p>
    <w:p w:rsidR="00D57C9F" w:rsidP="000431E0" w:rsidRDefault="00D57C9F">
      <w:pPr>
        <w:pStyle w:val="af7"/>
      </w:pPr>
      <w:r>
        <w:t xml:space="preserve">    elif </w:t>
      </w:r>
      <w:r>
        <w:rPr>
          <w:color w:val="FF8000"/>
        </w:rPr>
        <w:t>(</w:t>
      </w:r>
      <w:hyperlink w:history="1" w:anchor="TSRreportAvailable">
        <w:r w:rsidR="0084563E">
          <w:rPr>
            <w:rStyle w:val="ac"/>
          </w:rPr>
          <w:t>TSRreportAvailable</w:t>
        </w:r>
      </w:hyperlink>
      <w:r>
        <w:rPr>
          <w:color w:val="FF8000"/>
        </w:rPr>
        <w:t>(</w:t>
      </w:r>
      <w:r>
        <w:t>lc</w:t>
      </w:r>
      <w:r>
        <w:rPr>
          <w:color w:val="FF8000"/>
        </w:rPr>
        <w:t>,</w:t>
      </w:r>
      <w:r>
        <w:t xml:space="preserve"> k</w:t>
      </w:r>
      <w:r>
        <w:rPr>
          <w:color w:val="FF8000"/>
        </w:rPr>
        <w:t>))</w:t>
      </w:r>
      <w:r>
        <w:t>:</w:t>
      </w:r>
    </w:p>
    <w:p w:rsidR="00D57C9F" w:rsidP="000431E0" w:rsidRDefault="00D57C9F">
      <w:pPr>
        <w:pStyle w:val="af7"/>
      </w:pPr>
      <w:r>
        <w:t xml:space="preserve">        </w:t>
      </w:r>
      <w:r w:rsidR="00A55A98">
        <w:rPr>
          <w:rFonts w:hint="eastAsia"/>
        </w:rPr>
        <w:t>N</w:t>
      </w:r>
      <w:r>
        <w:t>ew</w:t>
      </w:r>
      <w:r w:rsidR="00354F88">
        <w:t>V</w:t>
      </w:r>
      <w:r>
        <w:t xml:space="preserve">alidity </w:t>
      </w:r>
      <w:r>
        <w:rPr>
          <w:color w:val="FF8000"/>
        </w:rPr>
        <w:t>=</w:t>
      </w:r>
      <w:r>
        <w:t xml:space="preserve"> </w:t>
      </w:r>
      <w:r>
        <w:rPr>
          <w:color w:val="800000"/>
        </w:rPr>
        <w:t>0</w:t>
      </w:r>
    </w:p>
    <w:p w:rsidR="00D57C9F" w:rsidP="000431E0" w:rsidRDefault="00D57C9F">
      <w:pPr>
        <w:pStyle w:val="af7"/>
      </w:pPr>
      <w:r>
        <w:t xml:space="preserve">        if </w:t>
      </w:r>
      <w:r>
        <w:rPr>
          <w:color w:val="FF8000"/>
        </w:rPr>
        <w:t>(</w:t>
      </w:r>
      <w:hyperlink w:history="1" w:anchor="ReplyLocalCC">
        <w:r w:rsidRPr="00291346">
          <w:rPr>
            <w:rStyle w:val="ac"/>
          </w:rPr>
          <w:t>Message.</w:t>
        </w:r>
        <w:r w:rsidRPr="00291346" w:rsidR="001C16B4">
          <w:rPr>
            <w:rStyle w:val="ac"/>
          </w:rPr>
          <w:t>ReplyLocalCC</w:t>
        </w:r>
      </w:hyperlink>
      <w:r>
        <w:rPr>
          <w:color w:val="FF8000"/>
        </w:rPr>
        <w:t>(</w:t>
      </w:r>
      <w:hyperlink w:history="1" w:anchor="TSRdownloadContent">
        <w:r w:rsidR="0084563E">
          <w:rPr>
            <w:rStyle w:val="ac"/>
          </w:rPr>
          <w:t>TSRdownloadContent</w:t>
        </w:r>
      </w:hyperlink>
      <w:r>
        <w:rPr>
          <w:color w:val="FF8000"/>
        </w:rPr>
        <w:t>(</w:t>
      </w:r>
      <w:r>
        <w:t>lc</w:t>
      </w:r>
      <w:r>
        <w:rPr>
          <w:color w:val="FF8000"/>
        </w:rPr>
        <w:t>)</w:t>
      </w:r>
      <w:r w:rsidR="00354F88">
        <w:t>.C</w:t>
      </w:r>
      <w:r>
        <w:t>c</w:t>
      </w:r>
      <w:r w:rsidR="00354F88">
        <w:t>L</w:t>
      </w:r>
      <w:r>
        <w:t>oop</w:t>
      </w:r>
      <w:r w:rsidR="00354F88">
        <w:t>H</w:t>
      </w:r>
      <w:r>
        <w:t>our</w:t>
      </w:r>
      <w:r>
        <w:rPr>
          <w:color w:val="FF8000"/>
        </w:rPr>
        <w:t>))</w:t>
      </w:r>
      <w:r>
        <w:t>:</w:t>
      </w:r>
    </w:p>
    <w:p w:rsidR="00D57C9F" w:rsidP="000431E0" w:rsidRDefault="00D57C9F">
      <w:pPr>
        <w:pStyle w:val="af7"/>
      </w:pPr>
      <w:r>
        <w:t xml:space="preserve">            </w:t>
      </w:r>
      <w:r w:rsidR="00A55A98">
        <w:rPr>
          <w:rFonts w:hint="eastAsia"/>
        </w:rPr>
        <w:t>N</w:t>
      </w:r>
      <w:r>
        <w:t>ew</w:t>
      </w:r>
      <w:r w:rsidR="00354F88">
        <w:t>V</w:t>
      </w:r>
      <w:r>
        <w:t xml:space="preserve">alidity </w:t>
      </w:r>
      <w:r>
        <w:rPr>
          <w:color w:val="FF8000"/>
        </w:rPr>
        <w:t>=</w:t>
      </w:r>
      <w:r>
        <w:t xml:space="preserve"> </w:t>
      </w:r>
      <w:r>
        <w:rPr>
          <w:color w:val="FF8000"/>
        </w:rPr>
        <w:t>(</w:t>
      </w:r>
      <w:hyperlink w:history="1" w:anchor="TSRdownloadContent">
        <w:r w:rsidR="0084563E">
          <w:rPr>
            <w:rStyle w:val="ac"/>
          </w:rPr>
          <w:t>TSRdownloadContent</w:t>
        </w:r>
      </w:hyperlink>
      <w:r>
        <w:rPr>
          <w:color w:val="FF8000"/>
        </w:rPr>
        <w:t>(</w:t>
      </w:r>
      <w:r>
        <w:t>lc</w:t>
      </w:r>
      <w:r>
        <w:rPr>
          <w:color w:val="FF8000"/>
        </w:rPr>
        <w:t>)</w:t>
      </w:r>
      <w:r w:rsidR="00354F88">
        <w:t>.C</w:t>
      </w:r>
      <w:r>
        <w:t>c</w:t>
      </w:r>
      <w:r w:rsidR="00354F88">
        <w:t>L</w:t>
      </w:r>
      <w:r>
        <w:t>oop</w:t>
      </w:r>
      <w:r w:rsidR="00354F88">
        <w:t>H</w:t>
      </w:r>
      <w:r>
        <w:t>our</w:t>
      </w:r>
      <w:r w:rsidR="00AE7DEA">
        <w:rPr>
          <w:rFonts w:hint="eastAsia"/>
        </w:rPr>
        <w:t xml:space="preserve"> </w:t>
      </w:r>
      <w:r>
        <w:rPr>
          <w:color w:val="FF8000"/>
        </w:rPr>
        <w:t>+</w:t>
      </w:r>
      <w:r>
        <w:t xml:space="preserve"> </w:t>
      </w:r>
      <w:hyperlink w:history="1" w:anchor="ATPsetting">
        <w:r w:rsidR="00786D0B">
          <w:rPr>
            <w:rStyle w:val="ac"/>
          </w:rPr>
          <w:t>ATPsetting</w:t>
        </w:r>
      </w:hyperlink>
      <w:r>
        <w:t>.</w:t>
      </w:r>
      <w:r w:rsidR="0059345C">
        <w:t>TSRvalidityTime</w:t>
      </w:r>
      <w:r>
        <w:rPr>
          <w:color w:val="FF8000"/>
        </w:rPr>
        <w:t>)</w:t>
      </w:r>
    </w:p>
    <w:p w:rsidR="00D57C9F" w:rsidP="000431E0" w:rsidRDefault="00D57C9F">
      <w:pPr>
        <w:pStyle w:val="af7"/>
      </w:pPr>
      <w:r>
        <w:t xml:space="preserve">        else:</w:t>
      </w:r>
    </w:p>
    <w:p w:rsidR="00D57C9F" w:rsidP="000431E0" w:rsidRDefault="00D57C9F">
      <w:pPr>
        <w:pStyle w:val="af7"/>
      </w:pPr>
      <w:r>
        <w:t xml:space="preserve">            </w:t>
      </w:r>
      <w:r w:rsidR="00A55A98">
        <w:rPr>
          <w:rFonts w:hint="eastAsia"/>
        </w:rPr>
        <w:t>N</w:t>
      </w:r>
      <w:r>
        <w:t>ew</w:t>
      </w:r>
      <w:r w:rsidR="00354F88">
        <w:t>V</w:t>
      </w:r>
      <w:r>
        <w:t xml:space="preserve">alidity </w:t>
      </w:r>
      <w:r>
        <w:rPr>
          <w:color w:val="FF8000"/>
        </w:rPr>
        <w:t>=</w:t>
      </w:r>
      <w:r>
        <w:t xml:space="preserve"> </w:t>
      </w:r>
      <w:r>
        <w:rPr>
          <w:color w:val="FF8000"/>
        </w:rPr>
        <w:t>(</w:t>
      </w:r>
      <w:hyperlink w:history="1" w:anchor="ATPtime">
        <w:r w:rsidR="003B253D">
          <w:rPr>
            <w:rStyle w:val="ac"/>
          </w:rPr>
          <w:t>ATPtime</w:t>
        </w:r>
      </w:hyperlink>
      <w:r w:rsidR="00FC2B25">
        <w:rPr>
          <w:color w:val="FF8000"/>
        </w:rPr>
        <w:t>(k)</w:t>
      </w:r>
      <w:r>
        <w:t xml:space="preserve"> </w:t>
      </w:r>
      <w:r>
        <w:rPr>
          <w:color w:val="FF8000"/>
        </w:rPr>
        <w:t>+</w:t>
      </w:r>
      <w:r>
        <w:t xml:space="preserve"> </w:t>
      </w:r>
      <w:hyperlink w:history="1" w:anchor="ATPsetting">
        <w:r w:rsidR="00786D0B">
          <w:rPr>
            <w:rStyle w:val="ac"/>
          </w:rPr>
          <w:t>ATPsetting</w:t>
        </w:r>
      </w:hyperlink>
      <w:r>
        <w:t>.</w:t>
      </w:r>
      <w:r w:rsidR="0059345C">
        <w:rPr>
          <w:rFonts w:hint="eastAsia"/>
        </w:rPr>
        <w:t>TSRvalidityTime</w:t>
      </w:r>
    </w:p>
    <w:p w:rsidR="00887442" w:rsidP="000431E0" w:rsidRDefault="00D57C9F">
      <w:pPr>
        <w:pStyle w:val="af7"/>
      </w:pPr>
      <w:r>
        <w:t xml:space="preserve">                            </w:t>
      </w:r>
      <w:r>
        <w:rPr>
          <w:color w:val="FF8000"/>
        </w:rPr>
        <w:t>-</w:t>
      </w:r>
      <w:r>
        <w:t xml:space="preserve"> </w:t>
      </w:r>
      <w:r>
        <w:rPr>
          <w:color w:val="FF8000"/>
        </w:rPr>
        <w:t>(</w:t>
      </w:r>
      <w:hyperlink w:history="1" w:anchor="OtherATPmaxTime">
        <w:r w:rsidR="00497151">
          <w:rPr>
            <w:rStyle w:val="ac"/>
          </w:rPr>
          <w:t>OtherATPmaxTime</w:t>
        </w:r>
      </w:hyperlink>
      <w:r>
        <w:rPr>
          <w:color w:val="FF8000"/>
        </w:rPr>
        <w:t>(</w:t>
      </w:r>
      <w:r>
        <w:t>k</w:t>
      </w:r>
      <w:r>
        <w:rPr>
          <w:color w:val="FF8000"/>
        </w:rPr>
        <w:t>)</w:t>
      </w:r>
      <w:r>
        <w:t xml:space="preserve"> </w:t>
      </w:r>
      <w:r>
        <w:rPr>
          <w:color w:val="FF8000"/>
        </w:rPr>
        <w:t>-</w:t>
      </w:r>
      <w:r>
        <w:t xml:space="preserve"> </w:t>
      </w:r>
      <w:hyperlink w:history="1" w:anchor="TSRdownloadContent">
        <w:r w:rsidR="0084563E">
          <w:rPr>
            <w:rStyle w:val="ac"/>
          </w:rPr>
          <w:t>TSRdownloadContent</w:t>
        </w:r>
      </w:hyperlink>
      <w:r>
        <w:rPr>
          <w:color w:val="FF8000"/>
        </w:rPr>
        <w:t>(</w:t>
      </w:r>
      <w:r>
        <w:t>lc</w:t>
      </w:r>
      <w:r>
        <w:rPr>
          <w:color w:val="FF8000"/>
        </w:rPr>
        <w:t>)</w:t>
      </w:r>
      <w:r w:rsidR="00354F88">
        <w:t>.C</w:t>
      </w:r>
      <w:r>
        <w:t>c</w:t>
      </w:r>
      <w:r w:rsidR="00354F88">
        <w:t>L</w:t>
      </w:r>
      <w:r>
        <w:t>oop</w:t>
      </w:r>
      <w:r w:rsidR="00354F88">
        <w:t>H</w:t>
      </w:r>
      <w:r>
        <w:t>our</w:t>
      </w:r>
      <w:r>
        <w:rPr>
          <w:color w:val="FF8000"/>
        </w:rPr>
        <w:t>))</w:t>
      </w:r>
    </w:p>
    <w:p w:rsidR="00D57C9F" w:rsidP="000431E0" w:rsidRDefault="00887442">
      <w:pPr>
        <w:pStyle w:val="af7"/>
      </w:pPr>
      <w:r>
        <w:rPr>
          <w:rFonts w:hint="eastAsia"/>
        </w:rPr>
        <w:t xml:space="preserve">        </w:t>
      </w:r>
      <w:hyperlink w:history="1" w:anchor="ReceivedTSRdatabase">
        <w:r>
          <w:rPr>
            <w:rStyle w:val="ac"/>
          </w:rPr>
          <w:t>ReceivedTSRdatabase</w:t>
        </w:r>
      </w:hyperlink>
      <w:r>
        <w:t xml:space="preserve">.ValidityTime </w:t>
      </w:r>
      <w:r w:rsidRPr="00887442">
        <w:t>=</w:t>
      </w:r>
      <w:r>
        <w:t xml:space="preserve"> </w:t>
      </w:r>
      <w:r>
        <w:rPr>
          <w:rFonts w:hint="eastAsia"/>
        </w:rPr>
        <w:t>N</w:t>
      </w:r>
      <w:r>
        <w:t>ewValidity</w:t>
      </w:r>
    </w:p>
    <w:p w:rsidR="00887442" w:rsidP="000431E0" w:rsidRDefault="00887442">
      <w:pPr>
        <w:pStyle w:val="af7"/>
      </w:pPr>
    </w:p>
    <w:p w:rsidR="00D57C9F" w:rsidP="000431E0" w:rsidRDefault="00D57C9F">
      <w:pPr>
        <w:pStyle w:val="af7"/>
      </w:pPr>
      <w:r>
        <w:t xml:space="preserve">        for tsr </w:t>
      </w:r>
      <w:r w:rsidRPr="00113E1C">
        <w:t>in</w:t>
      </w:r>
      <w:r>
        <w:t xml:space="preserve"> </w:t>
      </w:r>
      <w:hyperlink w:history="1" w:anchor="range">
        <w:r w:rsidRPr="003B2B37" w:rsidR="003B2B37">
          <w:rPr>
            <w:rStyle w:val="ac"/>
          </w:rPr>
          <w:t>range</w:t>
        </w:r>
      </w:hyperlink>
      <w:r w:rsidRPr="003B2B37">
        <w:t>(0,</w:t>
      </w:r>
      <w:r>
        <w:t xml:space="preserve"> </w:t>
      </w:r>
      <w:hyperlink w:history="1" w:anchor="TSRdownloadContent">
        <w:r w:rsidR="0084563E">
          <w:rPr>
            <w:rStyle w:val="ac"/>
          </w:rPr>
          <w:t>TSRdownloadContent</w:t>
        </w:r>
      </w:hyperlink>
      <w:r w:rsidRPr="003B2B37">
        <w:t>(</w:t>
      </w:r>
      <w:r>
        <w:t>lc</w:t>
      </w:r>
      <w:r w:rsidRPr="003B2B37">
        <w:t>)</w:t>
      </w:r>
      <w:r w:rsidR="00354F88">
        <w:t>.N</w:t>
      </w:r>
      <w:r>
        <w:t>umber</w:t>
      </w:r>
      <w:r w:rsidR="00354F88">
        <w:t>O</w:t>
      </w:r>
      <w:r>
        <w:t>f</w:t>
      </w:r>
      <w:r w:rsidR="00354F88">
        <w:t>T</w:t>
      </w:r>
      <w:r>
        <w:t>sr</w:t>
      </w:r>
      <w:r w:rsidRPr="003B2B37">
        <w:t>)</w:t>
      </w:r>
      <w:r>
        <w:t>:</w:t>
      </w:r>
    </w:p>
    <w:p w:rsidR="00887442" w:rsidP="00887442" w:rsidRDefault="00887442">
      <w:pPr>
        <w:pStyle w:val="af7"/>
      </w:pPr>
      <w:r>
        <w:lastRenderedPageBreak/>
        <w:t xml:space="preserve">           </w:t>
      </w:r>
      <w:r>
        <w:rPr>
          <w:rFonts w:hint="eastAsia"/>
        </w:rPr>
        <w:t xml:space="preserve"> </w:t>
      </w:r>
      <w:hyperlink w:history="1" w:anchor="SetTsrInFirstBlock">
        <w:r w:rsidRPr="00BF0DBC">
          <w:rPr>
            <w:rStyle w:val="ac"/>
            <w:rFonts w:hint="eastAsia"/>
          </w:rPr>
          <w:t>S</w:t>
        </w:r>
        <w:r w:rsidRPr="00BF0DBC">
          <w:rPr>
            <w:rStyle w:val="ac"/>
          </w:rPr>
          <w:t>etTsrInFirstBlock</w:t>
        </w:r>
      </w:hyperlink>
    </w:p>
    <w:p w:rsidR="00887442" w:rsidP="00887442" w:rsidRDefault="00887442">
      <w:pPr>
        <w:pStyle w:val="af7"/>
      </w:pPr>
      <w:r>
        <w:t xml:space="preserve">           </w:t>
      </w:r>
      <w:r>
        <w:rPr>
          <w:rFonts w:hint="eastAsia"/>
        </w:rPr>
        <w:t xml:space="preserve"> </w:t>
      </w:r>
      <w:hyperlink w:history="1" w:anchor="SetTsrInLastBlock">
        <w:r w:rsidRPr="00BF0DBC">
          <w:rPr>
            <w:rStyle w:val="ac"/>
            <w:rFonts w:hint="eastAsia"/>
          </w:rPr>
          <w:t>S</w:t>
        </w:r>
        <w:r w:rsidRPr="00BF0DBC">
          <w:rPr>
            <w:rStyle w:val="ac"/>
          </w:rPr>
          <w:t>etTsrInLastBlock</w:t>
        </w:r>
      </w:hyperlink>
    </w:p>
    <w:p w:rsidR="00D57C9F" w:rsidP="000431E0" w:rsidRDefault="00D57C9F">
      <w:pPr>
        <w:pStyle w:val="af7"/>
      </w:pPr>
      <w:r>
        <w:t xml:space="preserve">            for </w:t>
      </w:r>
      <w:r w:rsidRPr="003B2B37">
        <w:t>blk</w:t>
      </w:r>
      <w:r>
        <w:t xml:space="preserve"> </w:t>
      </w:r>
      <w:r w:rsidRPr="00113E1C">
        <w:t>in</w:t>
      </w:r>
      <w:r>
        <w:t xml:space="preserve"> </w:t>
      </w:r>
      <w:hyperlink w:history="1" w:anchor="range">
        <w:r w:rsidRPr="003B2B37" w:rsidR="003B2B37">
          <w:rPr>
            <w:rStyle w:val="ac"/>
          </w:rPr>
          <w:t>range</w:t>
        </w:r>
      </w:hyperlink>
      <w:r w:rsidRPr="003B2B37">
        <w:t>(</w:t>
      </w:r>
      <w:hyperlink w:history="1" w:anchor="TSRdownloadContent">
        <w:r w:rsidR="0084563E">
          <w:rPr>
            <w:rStyle w:val="ac"/>
          </w:rPr>
          <w:t>TSRdownloadContent</w:t>
        </w:r>
      </w:hyperlink>
      <w:r>
        <w:rPr>
          <w:color w:val="FF8000"/>
        </w:rPr>
        <w:t>(</w:t>
      </w:r>
      <w:r>
        <w:t>lc</w:t>
      </w:r>
      <w:r>
        <w:rPr>
          <w:color w:val="FF8000"/>
        </w:rPr>
        <w:t>)</w:t>
      </w:r>
      <w:r w:rsidR="00354F88">
        <w:t>.T</w:t>
      </w:r>
      <w:r>
        <w:t>sr</w:t>
      </w:r>
      <w:r>
        <w:rPr>
          <w:color w:val="FF8000"/>
        </w:rPr>
        <w:t>[</w:t>
      </w:r>
      <w:r>
        <w:t>tsr</w:t>
      </w:r>
      <w:r>
        <w:rPr>
          <w:color w:val="FF8000"/>
        </w:rPr>
        <w:t>]</w:t>
      </w:r>
      <w:r w:rsidR="00354F88">
        <w:t>.F</w:t>
      </w:r>
      <w:r>
        <w:t>irst</w:t>
      </w:r>
      <w:r w:rsidR="00354F88">
        <w:t>B</w:t>
      </w:r>
      <w:r>
        <w:t>lock</w:t>
      </w:r>
      <w:r w:rsidR="00354F88">
        <w:t>I</w:t>
      </w:r>
      <w:r>
        <w:t xml:space="preserve">d </w:t>
      </w:r>
      <w:r>
        <w:rPr>
          <w:color w:val="FF8000"/>
        </w:rPr>
        <w:t>+</w:t>
      </w:r>
      <w:r>
        <w:t xml:space="preserve"> </w:t>
      </w:r>
      <w:r>
        <w:rPr>
          <w:color w:val="800000"/>
        </w:rPr>
        <w:t>1</w:t>
      </w:r>
      <w:r>
        <w:rPr>
          <w:color w:val="FF8000"/>
        </w:rPr>
        <w:t>,</w:t>
      </w:r>
    </w:p>
    <w:p w:rsidR="00D57C9F" w:rsidP="00887442" w:rsidRDefault="00D57C9F">
      <w:pPr>
        <w:pStyle w:val="af7"/>
        <w:ind w:firstLine="160" w:firstLineChars="100"/>
      </w:pPr>
      <w:r>
        <w:t xml:space="preserve">                              </w:t>
      </w:r>
      <w:hyperlink w:history="1" w:anchor="TSRdownloadContent">
        <w:r w:rsidR="0084563E">
          <w:rPr>
            <w:rStyle w:val="ac"/>
          </w:rPr>
          <w:t>TSRdownloadContent</w:t>
        </w:r>
      </w:hyperlink>
      <w:r>
        <w:rPr>
          <w:color w:val="FF8000"/>
        </w:rPr>
        <w:t>(</w:t>
      </w:r>
      <w:r>
        <w:t>lc</w:t>
      </w:r>
      <w:r>
        <w:rPr>
          <w:color w:val="FF8000"/>
        </w:rPr>
        <w:t>)</w:t>
      </w:r>
      <w:r w:rsidR="00354F88">
        <w:t>.T</w:t>
      </w:r>
      <w:r>
        <w:t>sr</w:t>
      </w:r>
      <w:r>
        <w:rPr>
          <w:color w:val="FF8000"/>
        </w:rPr>
        <w:t>[</w:t>
      </w:r>
      <w:r>
        <w:t>tsr</w:t>
      </w:r>
      <w:r>
        <w:rPr>
          <w:color w:val="FF8000"/>
        </w:rPr>
        <w:t>]</w:t>
      </w:r>
      <w:r w:rsidR="00354F88">
        <w:t>.L</w:t>
      </w:r>
      <w:r>
        <w:t>ast</w:t>
      </w:r>
      <w:r w:rsidR="00354F88">
        <w:t>B</w:t>
      </w:r>
      <w:r>
        <w:t>lock</w:t>
      </w:r>
      <w:r w:rsidR="00354F88">
        <w:t>I</w:t>
      </w:r>
      <w:r>
        <w:t>d</w:t>
      </w:r>
      <w:r>
        <w:rPr>
          <w:color w:val="FF8000"/>
        </w:rPr>
        <w:t>)</w:t>
      </w:r>
      <w:r>
        <w:t>:</w:t>
      </w:r>
    </w:p>
    <w:p w:rsidR="00D57C9F" w:rsidP="000431E0" w:rsidRDefault="00D57C9F">
      <w:pPr>
        <w:pStyle w:val="af7"/>
      </w:pPr>
      <w:r>
        <w:t xml:space="preserve">                </w:t>
      </w:r>
      <w:hyperlink w:history="1" w:anchor="SetTsrInIntermediateBlock">
        <w:r w:rsidRPr="00BF0DBC" w:rsidR="00BF0DBC">
          <w:rPr>
            <w:rStyle w:val="ac"/>
            <w:rFonts w:hint="eastAsia"/>
          </w:rPr>
          <w:t>S</w:t>
        </w:r>
        <w:r w:rsidRPr="00BF0DBC">
          <w:rPr>
            <w:rStyle w:val="ac"/>
          </w:rPr>
          <w:t>et</w:t>
        </w:r>
        <w:r w:rsidRPr="00BF0DBC" w:rsidR="00354F88">
          <w:rPr>
            <w:rStyle w:val="ac"/>
          </w:rPr>
          <w:t>T</w:t>
        </w:r>
        <w:r w:rsidRPr="00BF0DBC">
          <w:rPr>
            <w:rStyle w:val="ac"/>
          </w:rPr>
          <w:t>sr</w:t>
        </w:r>
        <w:r w:rsidRPr="00BF0DBC" w:rsidR="00354F88">
          <w:rPr>
            <w:rStyle w:val="ac"/>
          </w:rPr>
          <w:t>I</w:t>
        </w:r>
        <w:r w:rsidRPr="00BF0DBC">
          <w:rPr>
            <w:rStyle w:val="ac"/>
          </w:rPr>
          <w:t>n</w:t>
        </w:r>
        <w:r w:rsidRPr="00BF0DBC" w:rsidR="00354F88">
          <w:rPr>
            <w:rStyle w:val="ac"/>
          </w:rPr>
          <w:t>I</w:t>
        </w:r>
        <w:r w:rsidRPr="00BF0DBC">
          <w:rPr>
            <w:rStyle w:val="ac"/>
          </w:rPr>
          <w:t>ntermediate</w:t>
        </w:r>
        <w:r w:rsidRPr="00BF0DBC" w:rsidR="00354F88">
          <w:rPr>
            <w:rStyle w:val="ac"/>
          </w:rPr>
          <w:t>B</w:t>
        </w:r>
        <w:r w:rsidRPr="00BF0DBC">
          <w:rPr>
            <w:rStyle w:val="ac"/>
          </w:rPr>
          <w:t>lock</w:t>
        </w:r>
      </w:hyperlink>
    </w:p>
    <w:p w:rsidR="00D57C9F" w:rsidP="00887442" w:rsidRDefault="00D57C9F">
      <w:pPr>
        <w:pStyle w:val="af7"/>
      </w:pPr>
    </w:p>
    <w:p w:rsidR="00D57C9F" w:rsidP="000431E0" w:rsidRDefault="00D57C9F">
      <w:pPr>
        <w:pStyle w:val="af7"/>
      </w:pPr>
      <w:r>
        <w:t xml:space="preserve">    else:</w:t>
      </w:r>
    </w:p>
    <w:p w:rsidR="00D57C9F" w:rsidP="000431E0" w:rsidRDefault="00D57C9F">
      <w:pPr>
        <w:pStyle w:val="af7"/>
      </w:pPr>
      <w:r>
        <w:t xml:space="preserve">        </w:t>
      </w:r>
      <w:hyperlink w:history="1" w:anchor="ReceivedTSRdatabase">
        <w:r w:rsidR="0084563E">
          <w:rPr>
            <w:rStyle w:val="ac"/>
          </w:rPr>
          <w:t>ReceivedTSRdatabase</w:t>
        </w:r>
      </w:hyperlink>
      <w:r>
        <w:t xml:space="preserve"> </w:t>
      </w:r>
      <w:r>
        <w:rPr>
          <w:color w:val="FF8000"/>
        </w:rPr>
        <w:t>=</w:t>
      </w:r>
      <w:r>
        <w:t xml:space="preserve"> </w:t>
      </w:r>
      <w:hyperlink w:history="1" w:anchor="ReceivedTSRdatabase">
        <w:r w:rsidR="0084563E">
          <w:rPr>
            <w:rStyle w:val="ac"/>
          </w:rPr>
          <w:t>ReceivedTSRdatabase</w:t>
        </w:r>
      </w:hyperlink>
      <w:r>
        <w:rPr>
          <w:color w:val="FF8000"/>
        </w:rPr>
        <w:t>(</w:t>
      </w:r>
      <w:r>
        <w:t>lc</w:t>
      </w:r>
      <w:r>
        <w:rPr>
          <w:color w:val="FF8000"/>
        </w:rPr>
        <w:t>,</w:t>
      </w:r>
      <w:r>
        <w:t xml:space="preserve"> k</w:t>
      </w:r>
      <w:r>
        <w:rPr>
          <w:color w:val="FF8000"/>
        </w:rPr>
        <w:t>-</w:t>
      </w:r>
      <w:r>
        <w:rPr>
          <w:color w:val="800000"/>
        </w:rPr>
        <w:t>1</w:t>
      </w:r>
      <w:r>
        <w:rPr>
          <w:color w:val="FF8000"/>
        </w:rPr>
        <w:t>)</w:t>
      </w:r>
    </w:p>
    <w:p w:rsidRPr="006A5251" w:rsidR="006A5251" w:rsidP="000431E0" w:rsidRDefault="00D57C9F">
      <w:pPr>
        <w:pStyle w:val="af7"/>
      </w:pPr>
      <w:r>
        <w:t xml:space="preserve">    return </w:t>
      </w:r>
      <w:hyperlink w:history="1" w:anchor="ReceivedTSRdatabase">
        <w:r w:rsidR="0084563E">
          <w:rPr>
            <w:rStyle w:val="ac"/>
          </w:rPr>
          <w:t>ReceivedTSRdatabase</w:t>
        </w:r>
      </w:hyperlink>
    </w:p>
    <w:p w:rsidR="006A5251" w:rsidP="00C93484" w:rsidRDefault="006A5251">
      <w:pPr>
        <w:pStyle w:val="Reqtify"/>
      </w:pPr>
    </w:p>
    <w:p w:rsidR="006A5251" w:rsidP="00C93484" w:rsidRDefault="006A5251">
      <w:pPr>
        <w:pStyle w:val="Reqtify"/>
      </w:pPr>
      <w:r>
        <w:rPr>
          <w:rFonts w:hint="eastAsia"/>
        </w:rPr>
        <w:t>其中，</w:t>
      </w:r>
      <w:bookmarkStart w:name="SetAllBlockAsDefaultTsr" w:id="8055"/>
      <w:r w:rsidRPr="00BF0DBC" w:rsidR="00E15E6E">
        <w:rPr>
          <w:rStyle w:val="aff2"/>
          <w:rFonts w:hint="eastAsia"/>
        </w:rPr>
        <w:t>S</w:t>
      </w:r>
      <w:r w:rsidRPr="00BF0DBC">
        <w:rPr>
          <w:rStyle w:val="aff2"/>
        </w:rPr>
        <w:t>et</w:t>
      </w:r>
      <w:r w:rsidRPr="00BF0DBC" w:rsidR="00354F88">
        <w:rPr>
          <w:rStyle w:val="aff2"/>
        </w:rPr>
        <w:t>A</w:t>
      </w:r>
      <w:r w:rsidRPr="00BF0DBC">
        <w:rPr>
          <w:rStyle w:val="aff2"/>
        </w:rPr>
        <w:t>ll</w:t>
      </w:r>
      <w:r w:rsidRPr="00BF0DBC" w:rsidR="00354F88">
        <w:rPr>
          <w:rStyle w:val="aff2"/>
        </w:rPr>
        <w:t>B</w:t>
      </w:r>
      <w:r w:rsidRPr="00BF0DBC">
        <w:rPr>
          <w:rStyle w:val="aff2"/>
        </w:rPr>
        <w:t>lock</w:t>
      </w:r>
      <w:r w:rsidRPr="00BF0DBC" w:rsidR="00354F88">
        <w:rPr>
          <w:rStyle w:val="aff2"/>
        </w:rPr>
        <w:t>A</w:t>
      </w:r>
      <w:r w:rsidRPr="00BF0DBC">
        <w:rPr>
          <w:rStyle w:val="aff2"/>
        </w:rPr>
        <w:t>s</w:t>
      </w:r>
      <w:r w:rsidRPr="00BF0DBC" w:rsidR="00354F88">
        <w:rPr>
          <w:rStyle w:val="aff2"/>
        </w:rPr>
        <w:t>D</w:t>
      </w:r>
      <w:r w:rsidRPr="00BF0DBC">
        <w:rPr>
          <w:rStyle w:val="aff2"/>
        </w:rPr>
        <w:t>efault</w:t>
      </w:r>
      <w:r w:rsidRPr="00BF0DBC" w:rsidR="00354F88">
        <w:rPr>
          <w:rStyle w:val="aff2"/>
        </w:rPr>
        <w:t>T</w:t>
      </w:r>
      <w:r w:rsidRPr="00BF0DBC">
        <w:rPr>
          <w:rStyle w:val="aff2"/>
        </w:rPr>
        <w:t>sr</w:t>
      </w:r>
      <w:bookmarkEnd w:id="8055"/>
      <w:r>
        <w:rPr>
          <w:rFonts w:hint="eastAsia"/>
        </w:rPr>
        <w:t>表示将线路</w:t>
      </w:r>
      <w:r w:rsidRPr="006347EB">
        <w:rPr>
          <w:rStyle w:val="aff1"/>
          <w:rFonts w:hint="eastAsia"/>
        </w:rPr>
        <w:t>所有</w:t>
      </w:r>
      <w:r w:rsidRPr="006347EB" w:rsidR="00226B26">
        <w:rPr>
          <w:rStyle w:val="aff1"/>
          <w:rFonts w:hint="eastAsia"/>
        </w:rPr>
        <w:t>该</w:t>
      </w:r>
      <w:r w:rsidRPr="006347EB" w:rsidR="00226B26">
        <w:rPr>
          <w:rStyle w:val="aff1"/>
          <w:rFonts w:hint="eastAsia"/>
        </w:rPr>
        <w:t>LC</w:t>
      </w:r>
      <w:r w:rsidRPr="006347EB" w:rsidR="00226B26">
        <w:rPr>
          <w:rStyle w:val="aff1"/>
          <w:rFonts w:hint="eastAsia"/>
        </w:rPr>
        <w:t>管辖的</w:t>
      </w:r>
      <w:r w:rsidRPr="006347EB">
        <w:rPr>
          <w:rStyle w:val="aff1"/>
          <w:rFonts w:hint="eastAsia"/>
        </w:rPr>
        <w:t>Block</w:t>
      </w:r>
      <w:r>
        <w:rPr>
          <w:rFonts w:hint="eastAsia"/>
        </w:rPr>
        <w:t>均设置为默认的</w:t>
      </w:r>
      <w:r>
        <w:rPr>
          <w:rFonts w:hint="eastAsia"/>
        </w:rPr>
        <w:t>TSR</w:t>
      </w:r>
      <w:r>
        <w:rPr>
          <w:rFonts w:hint="eastAsia"/>
        </w:rPr>
        <w:t>限速值</w:t>
      </w:r>
      <w:hyperlink w:history="1" w:anchor="ATPsetting">
        <w:r w:rsidRPr="00291346" w:rsidR="00291346">
          <w:rPr>
            <w:rStyle w:val="ac"/>
            <w:rFonts w:hint="eastAsia"/>
          </w:rPr>
          <w:t>ATPsetting</w:t>
        </w:r>
      </w:hyperlink>
      <w:r w:rsidR="00291346">
        <w:rPr>
          <w:rFonts w:hint="eastAsia"/>
        </w:rPr>
        <w:t>.TSRdefaultLimitSpeed</w:t>
      </w:r>
      <w:r>
        <w:rPr>
          <w:rFonts w:hint="eastAsia"/>
        </w:rPr>
        <w:t>；</w:t>
      </w:r>
      <w:r w:rsidR="005916A9">
        <w:t xml:space="preserve"> </w:t>
      </w:r>
    </w:p>
    <w:p w:rsidR="006A5251" w:rsidP="00C93484" w:rsidRDefault="00E15E6E">
      <w:pPr>
        <w:pStyle w:val="Reqtify"/>
      </w:pPr>
      <w:bookmarkStart w:name="SetTsrInFirstBlock" w:id="8056"/>
      <w:r w:rsidRPr="00BF0DBC">
        <w:rPr>
          <w:rStyle w:val="aff2"/>
          <w:rFonts w:hint="eastAsia"/>
        </w:rPr>
        <w:t>S</w:t>
      </w:r>
      <w:r w:rsidRPr="00BF0DBC" w:rsidR="006A5251">
        <w:rPr>
          <w:rStyle w:val="aff2"/>
        </w:rPr>
        <w:t>et</w:t>
      </w:r>
      <w:r w:rsidRPr="00BF0DBC" w:rsidR="00354F88">
        <w:rPr>
          <w:rStyle w:val="aff2"/>
        </w:rPr>
        <w:t>T</w:t>
      </w:r>
      <w:r w:rsidRPr="00BF0DBC" w:rsidR="006A5251">
        <w:rPr>
          <w:rStyle w:val="aff2"/>
        </w:rPr>
        <w:t>sr</w:t>
      </w:r>
      <w:r w:rsidRPr="00BF0DBC" w:rsidR="00354F88">
        <w:rPr>
          <w:rStyle w:val="aff2"/>
        </w:rPr>
        <w:t>I</w:t>
      </w:r>
      <w:r w:rsidRPr="00BF0DBC" w:rsidR="006A5251">
        <w:rPr>
          <w:rStyle w:val="aff2"/>
        </w:rPr>
        <w:t>n</w:t>
      </w:r>
      <w:r w:rsidRPr="00BF0DBC" w:rsidR="00354F88">
        <w:rPr>
          <w:rStyle w:val="aff2"/>
        </w:rPr>
        <w:t>F</w:t>
      </w:r>
      <w:r w:rsidRPr="00BF0DBC" w:rsidR="006A5251">
        <w:rPr>
          <w:rStyle w:val="aff2"/>
        </w:rPr>
        <w:t>irst</w:t>
      </w:r>
      <w:r w:rsidRPr="00BF0DBC" w:rsidR="00354F88">
        <w:rPr>
          <w:rStyle w:val="aff2"/>
        </w:rPr>
        <w:t>B</w:t>
      </w:r>
      <w:r w:rsidRPr="00BF0DBC" w:rsidR="006A5251">
        <w:rPr>
          <w:rStyle w:val="aff2"/>
        </w:rPr>
        <w:t>lock</w:t>
      </w:r>
      <w:bookmarkEnd w:id="8056"/>
      <w:r w:rsidR="006A5251">
        <w:rPr>
          <w:rFonts w:hint="eastAsia"/>
        </w:rPr>
        <w:t>表示</w:t>
      </w:r>
      <w:r w:rsidR="006A5251">
        <w:rPr>
          <w:rFonts w:hint="eastAsia"/>
        </w:rPr>
        <w:t>TSR</w:t>
      </w:r>
      <w:r w:rsidR="006A5251">
        <w:rPr>
          <w:rFonts w:hint="eastAsia"/>
        </w:rPr>
        <w:t>消息中首个</w:t>
      </w:r>
      <w:r w:rsidR="006A5251">
        <w:rPr>
          <w:rFonts w:hint="eastAsia"/>
        </w:rPr>
        <w:t>Block</w:t>
      </w:r>
      <w:r w:rsidR="006A5251">
        <w:rPr>
          <w:rFonts w:hint="eastAsia"/>
        </w:rPr>
        <w:t>的</w:t>
      </w:r>
      <w:r w:rsidR="006A5251">
        <w:rPr>
          <w:rFonts w:hint="eastAsia"/>
        </w:rPr>
        <w:t>TSR</w:t>
      </w:r>
      <w:r w:rsidR="006A5251">
        <w:rPr>
          <w:rFonts w:hint="eastAsia"/>
        </w:rPr>
        <w:t>设置；</w:t>
      </w:r>
    </w:p>
    <w:p w:rsidR="006A5251" w:rsidP="00C93484" w:rsidRDefault="00E15E6E">
      <w:pPr>
        <w:pStyle w:val="Reqtify"/>
      </w:pPr>
      <w:bookmarkStart w:name="SetTsrInIntermediateBlock" w:id="8057"/>
      <w:r w:rsidRPr="00BF0DBC">
        <w:rPr>
          <w:rStyle w:val="aff2"/>
          <w:rFonts w:hint="eastAsia"/>
        </w:rPr>
        <w:t>S</w:t>
      </w:r>
      <w:r w:rsidRPr="00BF0DBC" w:rsidR="006A5251">
        <w:rPr>
          <w:rStyle w:val="aff2"/>
        </w:rPr>
        <w:t>et</w:t>
      </w:r>
      <w:r w:rsidRPr="00BF0DBC" w:rsidR="00354F88">
        <w:rPr>
          <w:rStyle w:val="aff2"/>
        </w:rPr>
        <w:t>T</w:t>
      </w:r>
      <w:r w:rsidRPr="00BF0DBC" w:rsidR="006A5251">
        <w:rPr>
          <w:rStyle w:val="aff2"/>
        </w:rPr>
        <w:t>sr</w:t>
      </w:r>
      <w:r w:rsidRPr="00BF0DBC" w:rsidR="00354F88">
        <w:rPr>
          <w:rStyle w:val="aff2"/>
        </w:rPr>
        <w:t>I</w:t>
      </w:r>
      <w:r w:rsidRPr="00BF0DBC" w:rsidR="006A5251">
        <w:rPr>
          <w:rStyle w:val="aff2"/>
        </w:rPr>
        <w:t>n</w:t>
      </w:r>
      <w:r w:rsidRPr="00BF0DBC" w:rsidR="00354F88">
        <w:rPr>
          <w:rStyle w:val="aff2"/>
        </w:rPr>
        <w:t>I</w:t>
      </w:r>
      <w:r w:rsidRPr="00BF0DBC" w:rsidR="006A5251">
        <w:rPr>
          <w:rStyle w:val="aff2"/>
        </w:rPr>
        <w:t>ntermediate</w:t>
      </w:r>
      <w:r w:rsidRPr="00BF0DBC" w:rsidR="00354F88">
        <w:rPr>
          <w:rStyle w:val="aff2"/>
        </w:rPr>
        <w:t>B</w:t>
      </w:r>
      <w:r w:rsidRPr="00BF0DBC" w:rsidR="006A5251">
        <w:rPr>
          <w:rStyle w:val="aff2"/>
        </w:rPr>
        <w:t>lock</w:t>
      </w:r>
      <w:bookmarkEnd w:id="8057"/>
      <w:r w:rsidR="006A5251">
        <w:rPr>
          <w:rFonts w:hint="eastAsia"/>
        </w:rPr>
        <w:t>表示</w:t>
      </w:r>
      <w:r w:rsidR="006A5251">
        <w:rPr>
          <w:rFonts w:hint="eastAsia"/>
        </w:rPr>
        <w:t>TSR</w:t>
      </w:r>
      <w:r w:rsidR="006A5251">
        <w:rPr>
          <w:rFonts w:hint="eastAsia"/>
        </w:rPr>
        <w:t>消息里中间</w:t>
      </w:r>
      <w:r w:rsidR="006A5251">
        <w:rPr>
          <w:rFonts w:hint="eastAsia"/>
        </w:rPr>
        <w:t>Block</w:t>
      </w:r>
      <w:r w:rsidR="006A5251">
        <w:rPr>
          <w:rFonts w:hint="eastAsia"/>
        </w:rPr>
        <w:t>的</w:t>
      </w:r>
      <w:r w:rsidR="006A5251">
        <w:rPr>
          <w:rFonts w:hint="eastAsia"/>
        </w:rPr>
        <w:t>TSR</w:t>
      </w:r>
      <w:r w:rsidR="006A5251">
        <w:rPr>
          <w:rFonts w:hint="eastAsia"/>
        </w:rPr>
        <w:t>设置。</w:t>
      </w:r>
    </w:p>
    <w:p w:rsidRPr="006A5251" w:rsidR="006A5251" w:rsidP="00C93484" w:rsidRDefault="00E15E6E">
      <w:pPr>
        <w:pStyle w:val="Reqtify"/>
      </w:pPr>
      <w:bookmarkStart w:name="SetTsrInLastBlock" w:id="8058"/>
      <w:r w:rsidRPr="00BF0DBC">
        <w:rPr>
          <w:rStyle w:val="aff2"/>
          <w:rFonts w:hint="eastAsia"/>
        </w:rPr>
        <w:t>S</w:t>
      </w:r>
      <w:r w:rsidRPr="00BF0DBC" w:rsidR="006A5251">
        <w:rPr>
          <w:rStyle w:val="aff2"/>
        </w:rPr>
        <w:t>et</w:t>
      </w:r>
      <w:r w:rsidRPr="00BF0DBC" w:rsidR="00354F88">
        <w:rPr>
          <w:rStyle w:val="aff2"/>
        </w:rPr>
        <w:t>T</w:t>
      </w:r>
      <w:r w:rsidRPr="00BF0DBC" w:rsidR="006A5251">
        <w:rPr>
          <w:rStyle w:val="aff2"/>
        </w:rPr>
        <w:t>sr</w:t>
      </w:r>
      <w:r w:rsidRPr="00BF0DBC" w:rsidR="00354F88">
        <w:rPr>
          <w:rStyle w:val="aff2"/>
        </w:rPr>
        <w:t>I</w:t>
      </w:r>
      <w:r w:rsidRPr="00BF0DBC" w:rsidR="006A5251">
        <w:rPr>
          <w:rStyle w:val="aff2"/>
        </w:rPr>
        <w:t>n</w:t>
      </w:r>
      <w:r w:rsidRPr="00BF0DBC" w:rsidR="00354F88">
        <w:rPr>
          <w:rStyle w:val="aff2"/>
        </w:rPr>
        <w:t>L</w:t>
      </w:r>
      <w:r w:rsidRPr="00BF0DBC" w:rsidR="006A5251">
        <w:rPr>
          <w:rStyle w:val="aff2"/>
          <w:rFonts w:hint="eastAsia"/>
        </w:rPr>
        <w:t>ast</w:t>
      </w:r>
      <w:r w:rsidRPr="00BF0DBC" w:rsidR="00354F88">
        <w:rPr>
          <w:rStyle w:val="aff2"/>
        </w:rPr>
        <w:t>B</w:t>
      </w:r>
      <w:r w:rsidRPr="00BF0DBC" w:rsidR="006A5251">
        <w:rPr>
          <w:rStyle w:val="aff2"/>
        </w:rPr>
        <w:t>lock</w:t>
      </w:r>
      <w:bookmarkEnd w:id="8058"/>
      <w:r w:rsidRPr="006A5251" w:rsidR="006A5251">
        <w:rPr>
          <w:rFonts w:hint="eastAsia"/>
        </w:rPr>
        <w:t>表示</w:t>
      </w:r>
      <w:r w:rsidRPr="006A5251" w:rsidR="006A5251">
        <w:rPr>
          <w:rFonts w:hint="eastAsia"/>
        </w:rPr>
        <w:t>TSR</w:t>
      </w:r>
      <w:r w:rsidRPr="006A5251" w:rsidR="006A5251">
        <w:rPr>
          <w:rFonts w:hint="eastAsia"/>
        </w:rPr>
        <w:t>消息中</w:t>
      </w:r>
      <w:r w:rsidR="006A5251">
        <w:rPr>
          <w:rFonts w:hint="eastAsia"/>
        </w:rPr>
        <w:t>末尾</w:t>
      </w:r>
      <w:r w:rsidRPr="006A5251" w:rsidR="006A5251">
        <w:rPr>
          <w:rFonts w:hint="eastAsia"/>
        </w:rPr>
        <w:t>Block</w:t>
      </w:r>
      <w:r w:rsidRPr="006A5251" w:rsidR="006A5251">
        <w:rPr>
          <w:rFonts w:hint="eastAsia"/>
        </w:rPr>
        <w:t>的</w:t>
      </w:r>
      <w:r w:rsidRPr="006A5251" w:rsidR="006A5251">
        <w:rPr>
          <w:rFonts w:hint="eastAsia"/>
        </w:rPr>
        <w:t>TSR</w:t>
      </w:r>
      <w:r w:rsidRPr="006A5251" w:rsidR="006A5251">
        <w:rPr>
          <w:rFonts w:hint="eastAsia"/>
        </w:rPr>
        <w:t>设置</w:t>
      </w:r>
      <w:r w:rsidR="006A5251">
        <w:rPr>
          <w:rFonts w:hint="eastAsia"/>
        </w:rPr>
        <w:t>。</w:t>
      </w:r>
    </w:p>
    <w:p w:rsidRPr="006A5251" w:rsidR="006A5251" w:rsidP="000C0D62" w:rsidRDefault="006A5251">
      <w:pPr>
        <w:pStyle w:val="ReqtifyAltQ"/>
      </w:pPr>
      <w:r w:rsidRPr="006A5251">
        <w:t>#Category=Functional</w:t>
      </w:r>
    </w:p>
    <w:p w:rsidRPr="006A5251" w:rsidR="006A5251" w:rsidP="000C0D62" w:rsidRDefault="006A5251">
      <w:pPr>
        <w:pStyle w:val="ReqtifyAltQ"/>
      </w:pPr>
      <w:r w:rsidRPr="006A5251">
        <w:t>#Contribution=SIL4</w:t>
      </w:r>
    </w:p>
    <w:p w:rsidR="009328EA" w:rsidP="000C0D62" w:rsidRDefault="006A5251">
      <w:pPr>
        <w:pStyle w:val="ReqtifyAltQ"/>
        <w:rPr>
          <w:ins w:author="常鸣" w:date="2014-07-03T14:27:00Z" w:id="8059"/>
        </w:rPr>
      </w:pPr>
      <w:del w:author="常鸣" w:date="2014-07-03T14:27:00Z" w:id="8060">
        <w:r w:rsidRPr="006A5251" w:rsidDel="009328EA">
          <w:delText>#S</w:delText>
        </w:r>
      </w:del>
      <w:ins w:author="常鸣" w:date="2014-07-03T14:27:00Z" w:id="8061">
        <w:r w:rsidR="009328EA">
          <w:t>#Allocation=ATP Software</w:t>
        </w:r>
      </w:ins>
      <w:ins w:author="常鸣" w:date="2014-07-03T14:57:00Z" w:id="8062">
        <w:r w:rsidR="00AA7E12">
          <w:rPr>
            <w:rFonts w:hint="eastAsia"/>
          </w:rPr>
          <w:t>, Vital Embedded Setting</w:t>
        </w:r>
      </w:ins>
    </w:p>
    <w:p w:rsidRPr="006A5251" w:rsidR="006A5251" w:rsidP="000C0D62" w:rsidRDefault="009328EA">
      <w:pPr>
        <w:pStyle w:val="ReqtifyAltQ"/>
      </w:pPr>
      <w:ins w:author="常鸣" w:date="2014-07-03T14:27:00Z" w:id="8063">
        <w:r>
          <w:t>#S</w:t>
        </w:r>
      </w:ins>
      <w:r w:rsidRPr="006A5251" w:rsidR="006A5251">
        <w:t>ource=</w:t>
      </w:r>
      <w:r w:rsidRPr="006A5251" w:rsidR="006A5251">
        <w:rPr>
          <w:rFonts w:hint="eastAsia"/>
        </w:rPr>
        <w:t>[iTC_CC-SyAD-0281], [iTC_CC-SyAD-0283],</w:t>
      </w:r>
      <w:r w:rsidRPr="006A5251" w:rsidR="006A5251">
        <w:t xml:space="preserve"> [iTC_CC-SyAD-</w:t>
      </w:r>
      <w:r w:rsidRPr="006A5251" w:rsidR="006A5251">
        <w:rPr>
          <w:rFonts w:hint="eastAsia"/>
        </w:rPr>
        <w:t>0390],</w:t>
      </w:r>
      <w:r w:rsidRPr="006A5251" w:rsidR="006A5251">
        <w:t xml:space="preserve"> [iTC_CC-SyAD-</w:t>
      </w:r>
      <w:r w:rsidRPr="006A5251" w:rsidR="006A5251">
        <w:rPr>
          <w:rFonts w:hint="eastAsia"/>
        </w:rPr>
        <w:t>0392],</w:t>
      </w:r>
      <w:r w:rsidRPr="006A5251" w:rsidR="006A5251">
        <w:t xml:space="preserve"> [iTC_CC-SyAD-</w:t>
      </w:r>
      <w:r w:rsidRPr="006A5251" w:rsidR="006A5251">
        <w:rPr>
          <w:rFonts w:hint="eastAsia"/>
        </w:rPr>
        <w:t>0393],</w:t>
      </w:r>
      <w:r w:rsidRPr="006A5251" w:rsidR="006A5251">
        <w:t xml:space="preserve"> [iTC_CC-SyAD-0914]</w:t>
      </w:r>
      <w:r w:rsidRPr="006A5251" w:rsidR="006A5251">
        <w:rPr>
          <w:rFonts w:hint="eastAsia"/>
        </w:rPr>
        <w:t>, [</w:t>
      </w:r>
      <w:r w:rsidRPr="006A5251" w:rsidR="006A5251">
        <w:t>iTC_CC</w:t>
      </w:r>
      <w:r w:rsidRPr="006A5251" w:rsidR="006A5251">
        <w:rPr>
          <w:rFonts w:hint="eastAsia"/>
        </w:rPr>
        <w:t>-SyAD</w:t>
      </w:r>
      <w:r w:rsidRPr="006A5251" w:rsidR="006A5251">
        <w:t>-</w:t>
      </w:r>
      <w:r w:rsidRPr="006A5251" w:rsidR="006A5251">
        <w:rPr>
          <w:rFonts w:hint="eastAsia"/>
        </w:rPr>
        <w:t>1005],</w:t>
      </w:r>
      <w:r w:rsidRPr="006347EB" w:rsidR="006347EB">
        <w:rPr>
          <w:rFonts w:hint="eastAsia"/>
        </w:rPr>
        <w:t xml:space="preserve"> </w:t>
      </w:r>
      <w:r w:rsidRPr="006A5251" w:rsidR="006347EB">
        <w:rPr>
          <w:rFonts w:hint="eastAsia"/>
        </w:rPr>
        <w:t>[</w:t>
      </w:r>
      <w:r w:rsidRPr="006A5251" w:rsidR="006347EB">
        <w:t>iTC_CC_ATP_SwHA-0022</w:t>
      </w:r>
      <w:r w:rsidRPr="006A5251" w:rsidR="006347EB">
        <w:rPr>
          <w:rFonts w:hint="eastAsia"/>
        </w:rPr>
        <w:t>],</w:t>
      </w:r>
      <w:r w:rsidRPr="006A5251" w:rsidR="006A5251">
        <w:rPr>
          <w:rFonts w:hint="eastAsia"/>
        </w:rPr>
        <w:t xml:space="preserve"> [</w:t>
      </w:r>
      <w:r w:rsidRPr="006A5251" w:rsidR="006A5251">
        <w:t>iTC_CC_ATP_SwHA-0</w:t>
      </w:r>
      <w:r w:rsidRPr="006A5251" w:rsidR="006A5251">
        <w:rPr>
          <w:rFonts w:hint="eastAsia"/>
        </w:rPr>
        <w:t>177]</w:t>
      </w:r>
      <w:r w:rsidR="006347EB">
        <w:rPr>
          <w:rFonts w:hint="eastAsia"/>
        </w:rPr>
        <w:t>,</w:t>
      </w:r>
      <w:r w:rsidRPr="006347EB" w:rsidR="006347EB">
        <w:rPr>
          <w:rFonts w:hint="eastAsia"/>
        </w:rPr>
        <w:t xml:space="preserve"> </w:t>
      </w:r>
      <w:r w:rsidR="006347EB">
        <w:rPr>
          <w:rFonts w:hint="eastAsia"/>
        </w:rPr>
        <w:t>[</w:t>
      </w:r>
      <w:r w:rsidR="006347EB">
        <w:t>iTC_CC_ATP_SwHA-0</w:t>
      </w:r>
      <w:r w:rsidR="006347EB">
        <w:rPr>
          <w:rFonts w:hint="eastAsia"/>
        </w:rPr>
        <w:t>178]</w:t>
      </w:r>
    </w:p>
    <w:p w:rsidRPr="006A5251" w:rsidR="006A5251" w:rsidP="000C0D62" w:rsidRDefault="006A5251">
      <w:pPr>
        <w:pStyle w:val="ReqtifyAltQ"/>
      </w:pPr>
      <w:r w:rsidRPr="006A5251">
        <w:t>[End]</w:t>
      </w:r>
    </w:p>
    <w:p w:rsidRPr="006A5251" w:rsidR="006A5251" w:rsidP="00C93484" w:rsidRDefault="006A5251">
      <w:pPr>
        <w:pStyle w:val="Reqtify"/>
      </w:pPr>
    </w:p>
    <w:p w:rsidRPr="006A5251" w:rsidR="00887EFE" w:rsidP="00C93484" w:rsidRDefault="00887EFE">
      <w:pPr>
        <w:pStyle w:val="Reqtify"/>
      </w:pPr>
    </w:p>
    <w:p w:rsidRPr="006A5251" w:rsidR="006A5251" w:rsidP="00C93484" w:rsidRDefault="006A5251">
      <w:pPr>
        <w:pStyle w:val="Reqtify"/>
      </w:pPr>
      <w:r w:rsidRPr="006A5251">
        <w:rPr>
          <w:rStyle w:val="aff1"/>
        </w:rPr>
        <w:t>NOTES</w:t>
      </w:r>
      <w:r w:rsidRPr="006A5251">
        <w:rPr>
          <w:rFonts w:hint="eastAsia"/>
        </w:rPr>
        <w:t>：</w:t>
      </w:r>
    </w:p>
    <w:p w:rsidRPr="006A5251" w:rsidR="006A5251" w:rsidP="00C93484" w:rsidRDefault="006A5251">
      <w:pPr>
        <w:pStyle w:val="Reqtify"/>
      </w:pPr>
      <w:r w:rsidRPr="006A5251">
        <w:rPr>
          <w:rFonts w:hint="eastAsia"/>
        </w:rPr>
        <w:t>对于</w:t>
      </w:r>
      <w:r w:rsidRPr="006A5251">
        <w:rPr>
          <w:rFonts w:hint="eastAsia"/>
        </w:rPr>
        <w:t>TSR</w:t>
      </w:r>
      <w:r w:rsidRPr="006A5251">
        <w:rPr>
          <w:rFonts w:hint="eastAsia"/>
        </w:rPr>
        <w:t>的处理，仅支持一个</w:t>
      </w:r>
      <w:r w:rsidRPr="006A5251">
        <w:rPr>
          <w:rFonts w:hint="eastAsia"/>
        </w:rPr>
        <w:t>BLOCK</w:t>
      </w:r>
      <w:r w:rsidRPr="006A5251">
        <w:rPr>
          <w:rFonts w:hint="eastAsia"/>
        </w:rPr>
        <w:t>上至多有一个</w:t>
      </w:r>
      <w:r w:rsidRPr="006A5251">
        <w:rPr>
          <w:rFonts w:hint="eastAsia"/>
        </w:rPr>
        <w:t>TSR</w:t>
      </w:r>
      <w:r w:rsidRPr="006A5251">
        <w:rPr>
          <w:rFonts w:hint="eastAsia"/>
        </w:rPr>
        <w:t>的情况，其开始和结束点可以在该</w:t>
      </w:r>
      <w:r w:rsidRPr="006A5251">
        <w:rPr>
          <w:rFonts w:hint="eastAsia"/>
        </w:rPr>
        <w:t>BLOCK</w:t>
      </w:r>
      <w:r w:rsidRPr="006A5251">
        <w:rPr>
          <w:rFonts w:hint="eastAsia"/>
        </w:rPr>
        <w:t>上的任何位置。不支持一个</w:t>
      </w:r>
      <w:r w:rsidRPr="006A5251">
        <w:rPr>
          <w:rFonts w:hint="eastAsia"/>
        </w:rPr>
        <w:t>BLOCK</w:t>
      </w:r>
      <w:r w:rsidRPr="006A5251">
        <w:rPr>
          <w:rFonts w:hint="eastAsia"/>
        </w:rPr>
        <w:t>上有多个</w:t>
      </w:r>
      <w:r w:rsidRPr="006A5251">
        <w:rPr>
          <w:rFonts w:hint="eastAsia"/>
        </w:rPr>
        <w:t>TSR</w:t>
      </w:r>
      <w:r w:rsidRPr="006A5251">
        <w:rPr>
          <w:rFonts w:hint="eastAsia"/>
        </w:rPr>
        <w:t>。</w:t>
      </w:r>
    </w:p>
    <w:p w:rsidRPr="006A5251" w:rsidR="006A5251" w:rsidP="00C93484" w:rsidRDefault="006A5251">
      <w:pPr>
        <w:pStyle w:val="Reqtify"/>
      </w:pPr>
      <w:r w:rsidRPr="006A5251">
        <w:rPr>
          <w:rFonts w:hint="eastAsia"/>
        </w:rPr>
        <w:t xml:space="preserve">For TSR processing, the iTC system supports only one TSR at one BLOCK at most. The beginning and the termination point of the TSR can be set any position in this block. </w:t>
      </w:r>
      <w:r w:rsidRPr="006A5251">
        <w:t>However,</w:t>
      </w:r>
      <w:r w:rsidRPr="006A5251">
        <w:rPr>
          <w:rFonts w:hint="eastAsia"/>
        </w:rPr>
        <w:t xml:space="preserve"> it never </w:t>
      </w:r>
      <w:r w:rsidRPr="006A5251">
        <w:t>sustains</w:t>
      </w:r>
      <w:r w:rsidRPr="006A5251">
        <w:rPr>
          <w:rFonts w:hint="eastAsia"/>
        </w:rPr>
        <w:t xml:space="preserve"> the </w:t>
      </w:r>
      <w:r w:rsidRPr="006A5251">
        <w:t>situation that</w:t>
      </w:r>
      <w:r w:rsidRPr="006A5251">
        <w:rPr>
          <w:rFonts w:hint="eastAsia"/>
        </w:rPr>
        <w:t xml:space="preserve"> there are more than one TSR in one block.</w:t>
      </w:r>
    </w:p>
    <w:p w:rsidRPr="006A5251" w:rsidR="006A5251" w:rsidP="00C93484" w:rsidRDefault="006A5251">
      <w:pPr>
        <w:pStyle w:val="Reqtify"/>
      </w:pPr>
    </w:p>
    <w:p w:rsidRPr="006A5251" w:rsidR="006A5251" w:rsidP="00C93484" w:rsidRDefault="006A5251">
      <w:pPr>
        <w:pStyle w:val="Reqtify"/>
      </w:pPr>
    </w:p>
    <w:p w:rsidRPr="006A5251" w:rsidR="006A5251" w:rsidP="00934391" w:rsidRDefault="006A5251">
      <w:pPr>
        <w:pStyle w:val="3"/>
      </w:pPr>
      <w:r w:rsidRPr="006A5251">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321"/>
        <w:gridCol w:w="2321"/>
        <w:gridCol w:w="2322"/>
        <w:gridCol w:w="2322"/>
      </w:tblGrid>
      <w:tr w:rsidRPr="00785CC7" w:rsidR="006A5251" w:rsidTr="009256F8">
        <w:tc>
          <w:tcPr>
            <w:tcW w:w="1250" w:type="pct"/>
            <w:tcBorders>
              <w:top w:val="single" w:color="000000" w:sz="12" w:space="0"/>
              <w:bottom w:val="single" w:color="000000" w:sz="4" w:space="0"/>
            </w:tcBorders>
            <w:shd w:val="clear" w:color="auto" w:fill="E0E0E0"/>
          </w:tcPr>
          <w:p w:rsidRPr="006A5251" w:rsidR="006A5251" w:rsidP="00FA0FBB" w:rsidRDefault="006A5251">
            <w:pPr>
              <w:pStyle w:val="af6"/>
            </w:pPr>
            <w:r w:rsidRPr="006A5251">
              <w:t>Name</w:t>
            </w:r>
          </w:p>
        </w:tc>
        <w:tc>
          <w:tcPr>
            <w:tcW w:w="1250" w:type="pct"/>
            <w:tcBorders>
              <w:top w:val="single" w:color="000000" w:sz="12" w:space="0"/>
              <w:bottom w:val="single" w:color="000000" w:sz="4" w:space="0"/>
            </w:tcBorders>
            <w:shd w:val="clear" w:color="auto" w:fill="E0E0E0"/>
          </w:tcPr>
          <w:p w:rsidRPr="006A5251" w:rsidR="006A5251" w:rsidP="00FA0FBB" w:rsidRDefault="006A5251">
            <w:pPr>
              <w:pStyle w:val="af6"/>
            </w:pPr>
            <w:r w:rsidRPr="006A5251">
              <w:rPr>
                <w:rFonts w:hint="eastAsia"/>
              </w:rPr>
              <w:t>Safety Critical</w:t>
            </w:r>
          </w:p>
        </w:tc>
        <w:tc>
          <w:tcPr>
            <w:tcW w:w="1250" w:type="pct"/>
            <w:tcBorders>
              <w:top w:val="single" w:color="000000" w:sz="12" w:space="0"/>
              <w:bottom w:val="single" w:color="000000" w:sz="4" w:space="0"/>
            </w:tcBorders>
            <w:shd w:val="clear" w:color="auto" w:fill="E0E0E0"/>
          </w:tcPr>
          <w:p w:rsidRPr="006A5251" w:rsidR="006A5251" w:rsidP="00FA0FBB" w:rsidRDefault="006A5251">
            <w:pPr>
              <w:pStyle w:val="af6"/>
            </w:pPr>
            <w:r w:rsidRPr="006A5251">
              <w:t>Observable</w:t>
            </w:r>
          </w:p>
        </w:tc>
        <w:tc>
          <w:tcPr>
            <w:tcW w:w="1250" w:type="pct"/>
            <w:tcBorders>
              <w:top w:val="single" w:color="000000" w:sz="12" w:space="0"/>
              <w:bottom w:val="single" w:color="000000" w:sz="4" w:space="0"/>
            </w:tcBorders>
            <w:shd w:val="clear" w:color="auto" w:fill="E0E0E0"/>
          </w:tcPr>
          <w:p w:rsidRPr="006A5251" w:rsidR="006A5251" w:rsidP="00FA0FBB" w:rsidRDefault="006A5251">
            <w:pPr>
              <w:pStyle w:val="af6"/>
            </w:pPr>
            <w:r w:rsidRPr="006A5251">
              <w:t>Logical Type</w:t>
            </w:r>
          </w:p>
        </w:tc>
      </w:tr>
      <w:tr w:rsidR="00070107" w:rsidTr="009256F8">
        <w:tc>
          <w:tcPr>
            <w:tcW w:w="1250" w:type="pct"/>
            <w:tcBorders>
              <w:top w:val="single" w:color="000000" w:sz="4" w:space="0"/>
            </w:tcBorders>
            <w:shd w:val="clear" w:color="auto" w:fill="auto"/>
          </w:tcPr>
          <w:p w:rsidR="00070107" w:rsidP="00591D6B" w:rsidRDefault="00532AED">
            <w:pPr>
              <w:pStyle w:val="AltB0"/>
            </w:pPr>
            <w:hyperlink w:history="1" w:anchor="ReceivedTSRdatabase">
              <w:r w:rsidR="00070107">
                <w:rPr>
                  <w:rStyle w:val="ac"/>
                </w:rPr>
                <w:t>ReceivedTSRdatabase</w:t>
              </w:r>
            </w:hyperlink>
          </w:p>
        </w:tc>
        <w:tc>
          <w:tcPr>
            <w:tcW w:w="1250" w:type="pct"/>
            <w:tcBorders>
              <w:top w:val="single" w:color="000000" w:sz="4" w:space="0"/>
            </w:tcBorders>
          </w:tcPr>
          <w:p w:rsidR="00070107" w:rsidP="00591D6B" w:rsidRDefault="00070107">
            <w:pPr>
              <w:pStyle w:val="AltB0"/>
            </w:pPr>
            <w:r>
              <w:rPr>
                <w:rFonts w:hint="eastAsia"/>
              </w:rPr>
              <w:t>√</w:t>
            </w:r>
          </w:p>
        </w:tc>
        <w:tc>
          <w:tcPr>
            <w:tcW w:w="1250" w:type="pct"/>
            <w:tcBorders>
              <w:top w:val="single" w:color="000000" w:sz="4" w:space="0"/>
            </w:tcBorders>
            <w:shd w:val="clear" w:color="auto" w:fill="auto"/>
          </w:tcPr>
          <w:p w:rsidR="00070107" w:rsidP="00591D6B" w:rsidRDefault="009256F8">
            <w:pPr>
              <w:pStyle w:val="AltB0"/>
            </w:pPr>
            <w:r>
              <w:rPr>
                <w:rFonts w:hint="eastAsia"/>
              </w:rPr>
              <w:t>×</w:t>
            </w:r>
          </w:p>
        </w:tc>
        <w:tc>
          <w:tcPr>
            <w:tcW w:w="1250" w:type="pct"/>
            <w:tcBorders>
              <w:top w:val="single" w:color="000000" w:sz="4" w:space="0"/>
            </w:tcBorders>
            <w:shd w:val="clear" w:color="auto" w:fill="auto"/>
          </w:tcPr>
          <w:p w:rsidR="00070107" w:rsidP="00591D6B" w:rsidRDefault="009256F8">
            <w:pPr>
              <w:pStyle w:val="AltB0"/>
            </w:pPr>
            <w:r w:rsidRPr="009256F8">
              <w:fldChar w:fldCharType="begin"/>
            </w:r>
            <w:r w:rsidRPr="009256F8">
              <w:instrText xml:space="preserve"> </w:instrText>
            </w:r>
            <w:r w:rsidRPr="009256F8">
              <w:rPr>
                <w:rFonts w:hint="eastAsia"/>
              </w:rPr>
              <w:instrText>REF ST_TSR_BLOCK \h</w:instrText>
            </w:r>
            <w:r w:rsidRPr="009256F8">
              <w:instrText xml:space="preserve"> </w:instrText>
            </w:r>
            <w:r w:rsidRPr="009256F8">
              <w:fldChar w:fldCharType="separate"/>
            </w:r>
            <w:r w:rsidRPr="00190111" w:rsidR="00DE178B">
              <w:rPr>
                <w:rStyle w:val="DATATYPE"/>
                <w:rFonts w:hint="eastAsia"/>
              </w:rPr>
              <w:t>ST_TSR_BLOCK</w:t>
            </w:r>
            <w:r w:rsidRPr="009256F8">
              <w:fldChar w:fldCharType="end"/>
            </w:r>
          </w:p>
        </w:tc>
      </w:tr>
    </w:tbl>
    <w:p w:rsidRPr="00680604" w:rsidR="00680604" w:rsidP="00F23398" w:rsidRDefault="00680604">
      <w:pPr>
        <w:pStyle w:val="2"/>
        <w:ind w:left="756" w:hanging="756"/>
      </w:pPr>
      <w:bookmarkStart w:name="_Ref345055788" w:id="8064"/>
      <w:bookmarkStart w:name="_Toc348357057" w:id="8065"/>
      <w:bookmarkStart w:name="_Toc349030470" w:id="8066"/>
      <w:bookmarkStart w:name="_Toc347566603" w:id="8067"/>
      <w:bookmarkStart w:name="_Toc345689268" w:id="8068"/>
      <w:bookmarkStart w:name="_Toc376182969" w:id="8069"/>
      <w:bookmarkStart w:name="_Toc392229949" w:id="8070"/>
      <w:r>
        <w:rPr>
          <w:rFonts w:hint="eastAsia"/>
        </w:rPr>
        <w:lastRenderedPageBreak/>
        <w:t>F</w:t>
      </w:r>
      <w:r w:rsidRPr="00680604">
        <w:rPr>
          <w:rFonts w:hint="eastAsia"/>
        </w:rPr>
        <w:t>4</w:t>
      </w:r>
      <w:r>
        <w:rPr>
          <w:rFonts w:hint="eastAsia"/>
        </w:rPr>
        <w:t>4</w:t>
      </w:r>
      <w:r w:rsidRPr="00680604">
        <w:rPr>
          <w:rFonts w:hint="eastAsia"/>
        </w:rPr>
        <w:t xml:space="preserve">-Compute </w:t>
      </w:r>
      <w:r w:rsidR="00C3260F">
        <w:rPr>
          <w:rFonts w:hint="eastAsia"/>
        </w:rPr>
        <w:t>T</w:t>
      </w:r>
      <w:r w:rsidRPr="00680604">
        <w:rPr>
          <w:rFonts w:hint="eastAsia"/>
        </w:rPr>
        <w:t xml:space="preserve">rain </w:t>
      </w:r>
      <w:r w:rsidR="00C3260F">
        <w:rPr>
          <w:rFonts w:hint="eastAsia"/>
        </w:rPr>
        <w:t>E</w:t>
      </w:r>
      <w:r w:rsidRPr="00680604">
        <w:rPr>
          <w:rFonts w:hint="eastAsia"/>
        </w:rPr>
        <w:t>nergy</w:t>
      </w:r>
      <w:bookmarkEnd w:id="8064"/>
      <w:bookmarkEnd w:id="8065"/>
      <w:bookmarkEnd w:id="8066"/>
      <w:bookmarkEnd w:id="8067"/>
      <w:bookmarkEnd w:id="8068"/>
      <w:bookmarkEnd w:id="8069"/>
      <w:bookmarkEnd w:id="8070"/>
    </w:p>
    <w:p w:rsidR="00680604" w:rsidP="00C93484" w:rsidRDefault="00680604">
      <w:pPr>
        <w:pStyle w:val="Reqtify"/>
      </w:pPr>
      <w:r>
        <w:rPr>
          <w:rFonts w:hint="eastAsia"/>
        </w:rPr>
        <w:t>本模块用于计算列车的能量。</w:t>
      </w:r>
    </w:p>
    <w:p w:rsidR="00680604" w:rsidP="00C93484" w:rsidRDefault="00680604">
      <w:pPr>
        <w:pStyle w:val="Reqtify"/>
      </w:pPr>
      <w:r w:rsidRPr="00471246">
        <w:rPr>
          <w:rFonts w:hint="eastAsia"/>
        </w:rPr>
        <w:t>This module calculat</w:t>
      </w:r>
      <w:r>
        <w:rPr>
          <w:rFonts w:hint="eastAsia"/>
        </w:rPr>
        <w:t>es</w:t>
      </w:r>
      <w:r w:rsidRPr="00471246">
        <w:rPr>
          <w:rFonts w:hint="eastAsia"/>
        </w:rPr>
        <w:t xml:space="preserve"> the train energy.</w:t>
      </w:r>
    </w:p>
    <w:p w:rsidRPr="001872D7" w:rsidR="00680604" w:rsidP="00C93484" w:rsidRDefault="00680604">
      <w:pPr>
        <w:pStyle w:val="Reqtify"/>
      </w:pPr>
    </w:p>
    <w:p w:rsidRPr="00A61D30" w:rsidR="00680604" w:rsidP="00934391" w:rsidRDefault="00680604">
      <w:pPr>
        <w:pStyle w:val="3"/>
      </w:pPr>
      <w:r w:rsidRPr="00A61D30">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970"/>
        <w:gridCol w:w="1465"/>
        <w:gridCol w:w="4851"/>
      </w:tblGrid>
      <w:tr w:rsidRPr="00785CC7" w:rsidR="00680604" w:rsidTr="007D683C">
        <w:tc>
          <w:tcPr>
            <w:tcW w:w="1599" w:type="pct"/>
            <w:tcBorders>
              <w:top w:val="single" w:color="000000" w:sz="12" w:space="0"/>
              <w:bottom w:val="single" w:color="000000" w:sz="4" w:space="0"/>
            </w:tcBorders>
            <w:shd w:val="clear" w:color="auto" w:fill="E0E0E0"/>
          </w:tcPr>
          <w:p w:rsidRPr="00680604" w:rsidR="00680604" w:rsidP="00FA0FBB" w:rsidRDefault="00680604">
            <w:pPr>
              <w:pStyle w:val="af6"/>
            </w:pPr>
            <w:r w:rsidRPr="00B1730D">
              <w:t>Name</w:t>
            </w:r>
          </w:p>
        </w:tc>
        <w:tc>
          <w:tcPr>
            <w:tcW w:w="789" w:type="pct"/>
            <w:tcBorders>
              <w:top w:val="single" w:color="000000" w:sz="12" w:space="0"/>
              <w:bottom w:val="single" w:color="000000" w:sz="4" w:space="0"/>
            </w:tcBorders>
            <w:shd w:val="clear" w:color="auto" w:fill="E0E0E0"/>
          </w:tcPr>
          <w:p w:rsidRPr="00680604" w:rsidR="00680604" w:rsidP="00FA0FBB" w:rsidRDefault="00680604">
            <w:pPr>
              <w:pStyle w:val="af6"/>
            </w:pPr>
            <w:r w:rsidRPr="00B1730D">
              <w:t>Nature</w:t>
            </w:r>
          </w:p>
        </w:tc>
        <w:tc>
          <w:tcPr>
            <w:tcW w:w="2612" w:type="pct"/>
            <w:tcBorders>
              <w:top w:val="single" w:color="000000" w:sz="12" w:space="0"/>
              <w:bottom w:val="single" w:color="000000" w:sz="4" w:space="0"/>
            </w:tcBorders>
            <w:shd w:val="clear" w:color="auto" w:fill="E0E0E0"/>
          </w:tcPr>
          <w:p w:rsidRPr="00680604" w:rsidR="00680604" w:rsidP="00FA0FBB" w:rsidRDefault="00680604">
            <w:pPr>
              <w:pStyle w:val="af6"/>
            </w:pPr>
            <w:r w:rsidRPr="00B1730D">
              <w:t>Provided by</w:t>
            </w:r>
          </w:p>
        </w:tc>
      </w:tr>
      <w:tr w:rsidR="000733AC" w:rsidTr="007D683C">
        <w:tc>
          <w:tcPr>
            <w:tcW w:w="1599" w:type="pct"/>
            <w:tcBorders>
              <w:top w:val="single" w:color="000000" w:sz="4" w:space="0"/>
            </w:tcBorders>
            <w:shd w:val="clear" w:color="auto" w:fill="auto"/>
          </w:tcPr>
          <w:p w:rsidRPr="00680604" w:rsidR="000733AC" w:rsidP="00591D6B" w:rsidRDefault="00532AED">
            <w:pPr>
              <w:pStyle w:val="AltB0"/>
            </w:pPr>
            <w:hyperlink w:history="1" w:anchor="ATPsetting">
              <w:r w:rsidR="000733AC">
                <w:rPr>
                  <w:rStyle w:val="ac"/>
                </w:rPr>
                <w:t>ATPsetting</w:t>
              </w:r>
            </w:hyperlink>
          </w:p>
        </w:tc>
        <w:tc>
          <w:tcPr>
            <w:tcW w:w="789" w:type="pct"/>
            <w:tcBorders>
              <w:top w:val="single" w:color="000000" w:sz="4" w:space="0"/>
            </w:tcBorders>
            <w:shd w:val="clear" w:color="auto" w:fill="auto"/>
          </w:tcPr>
          <w:p w:rsidR="000733AC" w:rsidP="00591D6B" w:rsidRDefault="000733AC">
            <w:pPr>
              <w:pStyle w:val="AltB0"/>
            </w:pPr>
            <w:r>
              <w:rPr>
                <w:rFonts w:hint="eastAsia"/>
              </w:rPr>
              <w:t>Internal</w:t>
            </w:r>
          </w:p>
        </w:tc>
        <w:tc>
          <w:tcPr>
            <w:tcW w:w="2612"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0733AC" w:rsidTr="007D683C">
        <w:tc>
          <w:tcPr>
            <w:tcW w:w="1599" w:type="pct"/>
            <w:shd w:val="clear" w:color="auto" w:fill="auto"/>
          </w:tcPr>
          <w:p w:rsidRPr="00680604" w:rsidR="000733AC" w:rsidP="00591D6B" w:rsidRDefault="00532AED">
            <w:pPr>
              <w:pStyle w:val="AltB0"/>
            </w:pPr>
            <w:hyperlink w:history="1" w:anchor="TrackMap">
              <w:r w:rsidR="000733AC">
                <w:rPr>
                  <w:rStyle w:val="ac"/>
                </w:rPr>
                <w:t>TrackMap</w:t>
              </w:r>
            </w:hyperlink>
          </w:p>
        </w:tc>
        <w:tc>
          <w:tcPr>
            <w:tcW w:w="789" w:type="pct"/>
            <w:shd w:val="clear" w:color="auto" w:fill="auto"/>
          </w:tcPr>
          <w:p w:rsidR="000733AC" w:rsidP="00591D6B" w:rsidRDefault="000733AC">
            <w:pPr>
              <w:pStyle w:val="AltB0"/>
            </w:pPr>
            <w:r>
              <w:rPr>
                <w:rFonts w:hint="eastAsia"/>
              </w:rPr>
              <w:t>Internal</w:t>
            </w:r>
          </w:p>
        </w:tc>
        <w:tc>
          <w:tcPr>
            <w:tcW w:w="2612" w:type="pct"/>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35480" w:rsidTr="007D683C">
        <w:tc>
          <w:tcPr>
            <w:tcW w:w="1599" w:type="pct"/>
            <w:shd w:val="clear" w:color="auto" w:fill="auto"/>
          </w:tcPr>
          <w:p w:rsidRPr="00680604" w:rsidR="00435480" w:rsidP="00591D6B" w:rsidRDefault="00532AED">
            <w:pPr>
              <w:pStyle w:val="AltB0"/>
            </w:pPr>
            <w:hyperlink w:history="1" w:anchor="TrainFrontLocation">
              <w:r w:rsidR="00435480">
                <w:rPr>
                  <w:rStyle w:val="ac"/>
                </w:rPr>
                <w:t>TrainFrontLocation</w:t>
              </w:r>
            </w:hyperlink>
          </w:p>
        </w:tc>
        <w:tc>
          <w:tcPr>
            <w:tcW w:w="789" w:type="pct"/>
            <w:shd w:val="clear" w:color="auto" w:fill="auto"/>
          </w:tcPr>
          <w:p w:rsidR="00435480" w:rsidP="00591D6B" w:rsidRDefault="00435480">
            <w:pPr>
              <w:pStyle w:val="AltB0"/>
            </w:pPr>
            <w:r>
              <w:rPr>
                <w:rFonts w:hint="eastAsia"/>
              </w:rPr>
              <w:t>Internal</w:t>
            </w:r>
          </w:p>
        </w:tc>
        <w:tc>
          <w:tcPr>
            <w:tcW w:w="2612" w:type="pct"/>
            <w:shd w:val="clear" w:color="auto" w:fill="auto"/>
          </w:tcPr>
          <w:p w:rsidR="00435480" w:rsidP="00591D6B" w:rsidRDefault="00435480">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435480" w:rsidTr="007D683C">
        <w:tc>
          <w:tcPr>
            <w:tcW w:w="1599" w:type="pct"/>
            <w:shd w:val="clear" w:color="auto" w:fill="auto"/>
          </w:tcPr>
          <w:p w:rsidRPr="00680604" w:rsidR="00435480" w:rsidP="00591D6B" w:rsidRDefault="00532AED">
            <w:pPr>
              <w:pStyle w:val="AltB0"/>
            </w:pPr>
            <w:hyperlink w:history="1" w:anchor="TrainLocalized">
              <w:r w:rsidR="00435480">
                <w:rPr>
                  <w:rStyle w:val="ac"/>
                </w:rPr>
                <w:t>TrainLocalized</w:t>
              </w:r>
            </w:hyperlink>
          </w:p>
        </w:tc>
        <w:tc>
          <w:tcPr>
            <w:tcW w:w="789" w:type="pct"/>
            <w:shd w:val="clear" w:color="auto" w:fill="auto"/>
          </w:tcPr>
          <w:p w:rsidR="00435480" w:rsidP="00591D6B" w:rsidRDefault="00435480">
            <w:pPr>
              <w:pStyle w:val="AltB0"/>
            </w:pPr>
            <w:r>
              <w:rPr>
                <w:rFonts w:hint="eastAsia"/>
              </w:rPr>
              <w:t>Internal</w:t>
            </w:r>
          </w:p>
        </w:tc>
        <w:tc>
          <w:tcPr>
            <w:tcW w:w="2612" w:type="pct"/>
            <w:shd w:val="clear" w:color="auto" w:fill="auto"/>
          </w:tcPr>
          <w:p w:rsidR="00435480" w:rsidP="00591D6B" w:rsidRDefault="00435480">
            <w:pPr>
              <w:pStyle w:val="AltB0"/>
            </w:pPr>
            <w:r>
              <w:fldChar w:fldCharType="begin"/>
            </w:r>
            <w:r>
              <w:instrText xml:space="preserve"> REF _Ref345055736 \h </w:instrText>
            </w:r>
            <w:r>
              <w:fldChar w:fldCharType="separate"/>
            </w:r>
            <w:r w:rsidR="00DE178B">
              <w:rPr>
                <w:rFonts w:hint="eastAsia"/>
              </w:rPr>
              <w:t>F32-Update Train Location</w:t>
            </w:r>
            <w:r>
              <w:fldChar w:fldCharType="end"/>
            </w:r>
          </w:p>
        </w:tc>
      </w:tr>
      <w:tr w:rsidR="00435480" w:rsidTr="007D683C">
        <w:tc>
          <w:tcPr>
            <w:tcW w:w="1599" w:type="pct"/>
            <w:shd w:val="clear" w:color="auto" w:fill="auto"/>
          </w:tcPr>
          <w:p w:rsidRPr="00680604" w:rsidR="00435480" w:rsidP="00591D6B" w:rsidRDefault="00532AED">
            <w:pPr>
              <w:pStyle w:val="AltB0"/>
            </w:pPr>
            <w:hyperlink w:history="1" w:anchor="TrainMaxSpeed">
              <w:r w:rsidR="00435480">
                <w:rPr>
                  <w:rStyle w:val="ac"/>
                </w:rPr>
                <w:t>TrainMaxSpeed</w:t>
              </w:r>
            </w:hyperlink>
          </w:p>
        </w:tc>
        <w:tc>
          <w:tcPr>
            <w:tcW w:w="789" w:type="pct"/>
            <w:shd w:val="clear" w:color="auto" w:fill="auto"/>
          </w:tcPr>
          <w:p w:rsidR="00435480" w:rsidP="00591D6B" w:rsidRDefault="00435480">
            <w:pPr>
              <w:pStyle w:val="AltB0"/>
            </w:pPr>
            <w:r>
              <w:rPr>
                <w:rFonts w:hint="eastAsia"/>
              </w:rPr>
              <w:t>Internal</w:t>
            </w:r>
          </w:p>
        </w:tc>
        <w:tc>
          <w:tcPr>
            <w:tcW w:w="2612" w:type="pct"/>
            <w:shd w:val="clear" w:color="auto" w:fill="auto"/>
          </w:tcPr>
          <w:p w:rsidR="00435480" w:rsidP="00591D6B" w:rsidRDefault="00435480">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435480" w:rsidTr="007D683C">
        <w:tc>
          <w:tcPr>
            <w:tcW w:w="1599" w:type="pct"/>
            <w:shd w:val="clear" w:color="auto" w:fill="auto"/>
          </w:tcPr>
          <w:p w:rsidRPr="00680604" w:rsidR="00435480" w:rsidP="00591D6B" w:rsidRDefault="00532AED">
            <w:pPr>
              <w:pStyle w:val="AltB0"/>
            </w:pPr>
            <w:hyperlink w:history="1" w:anchor="TrainRearLocation">
              <w:r w:rsidR="00435480">
                <w:rPr>
                  <w:rStyle w:val="ac"/>
                </w:rPr>
                <w:t>TrainRearLocation</w:t>
              </w:r>
            </w:hyperlink>
          </w:p>
        </w:tc>
        <w:tc>
          <w:tcPr>
            <w:tcW w:w="789" w:type="pct"/>
            <w:shd w:val="clear" w:color="auto" w:fill="auto"/>
          </w:tcPr>
          <w:p w:rsidR="00435480" w:rsidP="00591D6B" w:rsidRDefault="00435480">
            <w:pPr>
              <w:pStyle w:val="AltB0"/>
            </w:pPr>
            <w:r>
              <w:rPr>
                <w:rFonts w:hint="eastAsia"/>
              </w:rPr>
              <w:t>Internal</w:t>
            </w:r>
          </w:p>
        </w:tc>
        <w:tc>
          <w:tcPr>
            <w:tcW w:w="2612" w:type="pct"/>
            <w:shd w:val="clear" w:color="auto" w:fill="auto"/>
          </w:tcPr>
          <w:p w:rsidR="00435480" w:rsidP="00591D6B" w:rsidRDefault="00435480">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bl>
    <w:p w:rsidR="00680604" w:rsidP="00934391" w:rsidRDefault="00680604">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962"/>
        <w:gridCol w:w="2281"/>
        <w:gridCol w:w="1937"/>
        <w:gridCol w:w="2106"/>
      </w:tblGrid>
      <w:tr w:rsidRPr="00785CC7" w:rsidR="00680604" w:rsidTr="007D683C">
        <w:tc>
          <w:tcPr>
            <w:tcW w:w="1595" w:type="pct"/>
            <w:tcBorders>
              <w:top w:val="single" w:color="000000" w:sz="12" w:space="0"/>
              <w:bottom w:val="single" w:color="000000" w:sz="4" w:space="0"/>
            </w:tcBorders>
            <w:shd w:val="clear" w:color="auto" w:fill="E0E0E0"/>
          </w:tcPr>
          <w:p w:rsidRPr="00680604" w:rsidR="00680604" w:rsidP="00FA0FBB" w:rsidRDefault="00680604">
            <w:pPr>
              <w:pStyle w:val="af6"/>
            </w:pPr>
            <w:r w:rsidRPr="00B1730D">
              <w:t>Name</w:t>
            </w:r>
          </w:p>
        </w:tc>
        <w:tc>
          <w:tcPr>
            <w:tcW w:w="1228" w:type="pct"/>
            <w:tcBorders>
              <w:top w:val="single" w:color="000000" w:sz="12" w:space="0"/>
              <w:bottom w:val="single" w:color="000000" w:sz="4" w:space="0"/>
            </w:tcBorders>
            <w:shd w:val="clear" w:color="auto" w:fill="E0E0E0"/>
          </w:tcPr>
          <w:p w:rsidRPr="00680604" w:rsidR="00680604" w:rsidP="00FA0FBB" w:rsidRDefault="00680604">
            <w:pPr>
              <w:pStyle w:val="af6"/>
            </w:pPr>
            <w:r>
              <w:rPr>
                <w:rFonts w:hint="eastAsia"/>
              </w:rPr>
              <w:t>Safety Critical</w:t>
            </w:r>
          </w:p>
        </w:tc>
        <w:tc>
          <w:tcPr>
            <w:tcW w:w="1043" w:type="pct"/>
            <w:tcBorders>
              <w:top w:val="single" w:color="000000" w:sz="12" w:space="0"/>
              <w:bottom w:val="single" w:color="000000" w:sz="4" w:space="0"/>
            </w:tcBorders>
            <w:shd w:val="clear" w:color="auto" w:fill="E0E0E0"/>
          </w:tcPr>
          <w:p w:rsidRPr="00680604" w:rsidR="00680604" w:rsidP="00FA0FBB" w:rsidRDefault="00680604">
            <w:pPr>
              <w:pStyle w:val="af6"/>
            </w:pPr>
            <w:r w:rsidRPr="00B1730D">
              <w:t>Observable</w:t>
            </w:r>
          </w:p>
        </w:tc>
        <w:tc>
          <w:tcPr>
            <w:tcW w:w="1134" w:type="pct"/>
            <w:tcBorders>
              <w:top w:val="single" w:color="000000" w:sz="12" w:space="0"/>
              <w:bottom w:val="single" w:color="000000" w:sz="4" w:space="0"/>
            </w:tcBorders>
            <w:shd w:val="clear" w:color="auto" w:fill="E0E0E0"/>
          </w:tcPr>
          <w:p w:rsidRPr="00680604" w:rsidR="00680604" w:rsidP="00FA0FBB" w:rsidRDefault="00680604">
            <w:pPr>
              <w:pStyle w:val="af6"/>
            </w:pPr>
            <w:r w:rsidRPr="00B1730D">
              <w:t>Logical Type</w:t>
            </w:r>
          </w:p>
        </w:tc>
      </w:tr>
      <w:tr w:rsidR="002848D6" w:rsidTr="007D683C">
        <w:tc>
          <w:tcPr>
            <w:tcW w:w="1595" w:type="pct"/>
            <w:shd w:val="clear" w:color="auto" w:fill="auto"/>
          </w:tcPr>
          <w:p w:rsidRPr="00680604" w:rsidR="002848D6" w:rsidP="00591D6B" w:rsidRDefault="00532AED">
            <w:pPr>
              <w:pStyle w:val="AltB0"/>
            </w:pPr>
            <w:hyperlink w:history="1" w:anchor="V1TractionCutoff">
              <w:r w:rsidR="002848D6">
                <w:rPr>
                  <w:rStyle w:val="ac"/>
                </w:rPr>
                <w:t>V1TractionCutoff</w:t>
              </w:r>
            </w:hyperlink>
          </w:p>
        </w:tc>
        <w:tc>
          <w:tcPr>
            <w:tcW w:w="1228" w:type="pct"/>
          </w:tcPr>
          <w:p w:rsidR="002848D6" w:rsidP="00591D6B" w:rsidRDefault="002848D6">
            <w:pPr>
              <w:pStyle w:val="AltB0"/>
            </w:pPr>
            <w:r>
              <w:rPr>
                <w:rFonts w:hint="eastAsia"/>
              </w:rPr>
              <w:t>√</w:t>
            </w:r>
          </w:p>
        </w:tc>
        <w:tc>
          <w:tcPr>
            <w:tcW w:w="1043" w:type="pct"/>
            <w:shd w:val="clear" w:color="auto" w:fill="auto"/>
          </w:tcPr>
          <w:p w:rsidR="002848D6" w:rsidP="00591D6B" w:rsidRDefault="002848D6">
            <w:pPr>
              <w:pStyle w:val="AltB0"/>
            </w:pPr>
            <w:r>
              <w:rPr>
                <w:rFonts w:hint="eastAsia"/>
              </w:rPr>
              <w:t>√</w:t>
            </w:r>
          </w:p>
        </w:tc>
        <w:tc>
          <w:tcPr>
            <w:tcW w:w="1134" w:type="pct"/>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2848D6" w:rsidTr="007D683C">
        <w:tc>
          <w:tcPr>
            <w:tcW w:w="1595" w:type="pct"/>
            <w:shd w:val="clear" w:color="auto" w:fill="auto"/>
          </w:tcPr>
          <w:p w:rsidRPr="00680604" w:rsidR="002848D6" w:rsidP="00591D6B" w:rsidRDefault="00532AED">
            <w:pPr>
              <w:pStyle w:val="AltB0"/>
            </w:pPr>
            <w:hyperlink w:history="1" w:anchor="V2EbApplied">
              <w:r w:rsidR="002848D6">
                <w:rPr>
                  <w:rStyle w:val="ac"/>
                </w:rPr>
                <w:t>V2EbApplied</w:t>
              </w:r>
            </w:hyperlink>
          </w:p>
        </w:tc>
        <w:tc>
          <w:tcPr>
            <w:tcW w:w="1228" w:type="pct"/>
          </w:tcPr>
          <w:p w:rsidR="002848D6" w:rsidP="00591D6B" w:rsidRDefault="002848D6">
            <w:pPr>
              <w:pStyle w:val="AltB0"/>
            </w:pPr>
            <w:r>
              <w:rPr>
                <w:rFonts w:hint="eastAsia"/>
              </w:rPr>
              <w:t>√</w:t>
            </w:r>
          </w:p>
        </w:tc>
        <w:tc>
          <w:tcPr>
            <w:tcW w:w="1043" w:type="pct"/>
            <w:shd w:val="clear" w:color="auto" w:fill="auto"/>
          </w:tcPr>
          <w:p w:rsidR="002848D6" w:rsidP="00591D6B" w:rsidRDefault="002848D6">
            <w:pPr>
              <w:pStyle w:val="AltB0"/>
            </w:pPr>
            <w:r>
              <w:rPr>
                <w:rFonts w:hint="eastAsia"/>
              </w:rPr>
              <w:t>√</w:t>
            </w:r>
          </w:p>
        </w:tc>
        <w:tc>
          <w:tcPr>
            <w:tcW w:w="1134" w:type="pct"/>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2848D6" w:rsidTr="007D683C">
        <w:tc>
          <w:tcPr>
            <w:tcW w:w="1595" w:type="pct"/>
            <w:shd w:val="clear" w:color="auto" w:fill="auto"/>
          </w:tcPr>
          <w:p w:rsidRPr="00680604" w:rsidR="002848D6" w:rsidP="00591D6B" w:rsidRDefault="00532AED">
            <w:pPr>
              <w:pStyle w:val="AltB0"/>
            </w:pPr>
            <w:hyperlink w:history="1" w:anchor="X1TractionCutoff">
              <w:r w:rsidR="002848D6">
                <w:rPr>
                  <w:rStyle w:val="ac"/>
                </w:rPr>
                <w:t>X1TractionCutoff</w:t>
              </w:r>
            </w:hyperlink>
          </w:p>
        </w:tc>
        <w:tc>
          <w:tcPr>
            <w:tcW w:w="1228" w:type="pct"/>
          </w:tcPr>
          <w:p w:rsidR="002848D6" w:rsidP="00591D6B" w:rsidRDefault="002848D6">
            <w:pPr>
              <w:pStyle w:val="AltB0"/>
            </w:pPr>
            <w:r>
              <w:rPr>
                <w:rFonts w:hint="eastAsia"/>
              </w:rPr>
              <w:t>√</w:t>
            </w:r>
          </w:p>
        </w:tc>
        <w:tc>
          <w:tcPr>
            <w:tcW w:w="1043" w:type="pct"/>
            <w:shd w:val="clear" w:color="auto" w:fill="auto"/>
          </w:tcPr>
          <w:p w:rsidR="002848D6" w:rsidP="00591D6B" w:rsidRDefault="002848D6">
            <w:pPr>
              <w:pStyle w:val="AltB0"/>
            </w:pPr>
            <w:r>
              <w:rPr>
                <w:rFonts w:hint="eastAsia"/>
              </w:rPr>
              <w:t>√</w:t>
            </w:r>
          </w:p>
        </w:tc>
        <w:tc>
          <w:tcPr>
            <w:tcW w:w="1134" w:type="pct"/>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Pr="00A61D30" w:rsidR="00680604" w:rsidP="00934391" w:rsidRDefault="00680604">
      <w:pPr>
        <w:pStyle w:val="3"/>
      </w:pPr>
      <w:r w:rsidRPr="00A61D30">
        <w:rPr>
          <w:rFonts w:hint="eastAsia"/>
        </w:rPr>
        <w:t>Processing</w:t>
      </w:r>
    </w:p>
    <w:p w:rsidRPr="00655E9F" w:rsidR="00680604" w:rsidP="00C93484" w:rsidRDefault="00680604">
      <w:pPr>
        <w:pStyle w:val="Reqtify"/>
      </w:pPr>
      <w:r w:rsidRPr="00655E9F">
        <w:rPr>
          <w:rFonts w:hint="eastAsia"/>
        </w:rPr>
        <w:t>文档</w:t>
      </w:r>
      <w:r w:rsidRPr="00655E9F">
        <w:fldChar w:fldCharType="begin"/>
      </w:r>
      <w:r w:rsidRPr="00655E9F">
        <w:instrText xml:space="preserve"> REF _Ref291169202 \w \h </w:instrText>
      </w:r>
      <w:r w:rsidRPr="00655E9F">
        <w:fldChar w:fldCharType="separate"/>
      </w:r>
      <w:r w:rsidR="00DE178B">
        <w:t>[REF10]</w:t>
      </w:r>
      <w:r w:rsidRPr="00655E9F">
        <w:fldChar w:fldCharType="end"/>
      </w:r>
      <w:r w:rsidRPr="00655E9F">
        <w:rPr>
          <w:rFonts w:hint="eastAsia"/>
        </w:rPr>
        <w:t>描述了列车能量的监控原理与实现方法</w:t>
      </w:r>
      <w:r w:rsidR="002307BC">
        <w:rPr>
          <w:rFonts w:hint="eastAsia"/>
        </w:rPr>
        <w:t>，</w:t>
      </w:r>
      <w:r w:rsidRPr="00655E9F">
        <w:rPr>
          <w:rFonts w:hint="eastAsia"/>
        </w:rPr>
        <w:t>在</w:t>
      </w:r>
      <w:r w:rsidRPr="00655E9F">
        <w:rPr>
          <w:rFonts w:hint="eastAsia"/>
        </w:rPr>
        <w:t>EOA</w:t>
      </w:r>
      <w:r w:rsidRPr="00655E9F">
        <w:rPr>
          <w:rFonts w:hint="eastAsia"/>
        </w:rPr>
        <w:t>有效前提下，</w:t>
      </w:r>
      <w:r>
        <w:rPr>
          <w:rFonts w:hint="eastAsia"/>
        </w:rPr>
        <w:t>ATP</w:t>
      </w:r>
      <w:r w:rsidRPr="00655E9F">
        <w:rPr>
          <w:rFonts w:hint="eastAsia"/>
        </w:rPr>
        <w:t>根据过估的线路坡度和运动学属性，计算列车以当前速度和最大加速度条件下牵引切除紧急制动施加瞬间的速度和位置，作为列车的最大能量点。并以该点的能量，依次与车身范围及下游限制点的能量进行比较，判断列车是否超能。即如果列车超能，则</w:t>
      </w:r>
      <w:r w:rsidRPr="00655E9F">
        <w:rPr>
          <w:rFonts w:hint="eastAsia"/>
        </w:rPr>
        <w:t>ATP</w:t>
      </w:r>
      <w:r w:rsidRPr="00655E9F">
        <w:rPr>
          <w:rFonts w:hint="eastAsia"/>
        </w:rPr>
        <w:t>应当输出紧急制动，确保列车在最恶劣条件下不会超出线路限制速度以及冒进下游的</w:t>
      </w:r>
      <w:r w:rsidRPr="00655E9F">
        <w:rPr>
          <w:rFonts w:hint="eastAsia"/>
        </w:rPr>
        <w:t>EOA</w:t>
      </w:r>
      <w:r w:rsidRPr="00655E9F">
        <w:rPr>
          <w:rFonts w:hint="eastAsia"/>
        </w:rPr>
        <w:t>。</w:t>
      </w:r>
    </w:p>
    <w:p w:rsidR="00680604" w:rsidP="00C93484" w:rsidRDefault="00680604">
      <w:pPr>
        <w:pStyle w:val="Reqtify"/>
      </w:pPr>
      <w:r>
        <w:rPr>
          <w:rFonts w:hint="eastAsia"/>
        </w:rPr>
        <w:t xml:space="preserve">Document </w:t>
      </w:r>
      <w:r>
        <w:fldChar w:fldCharType="begin"/>
      </w:r>
      <w:r>
        <w:instrText xml:space="preserve"> REF _Ref291169202 \w \h </w:instrText>
      </w:r>
      <w:r>
        <w:fldChar w:fldCharType="separate"/>
      </w:r>
      <w:r w:rsidR="00DE178B">
        <w:t>[REF10]</w:t>
      </w:r>
      <w:r>
        <w:fldChar w:fldCharType="end"/>
      </w:r>
      <w:r>
        <w:rPr>
          <w:rFonts w:hint="eastAsia"/>
        </w:rPr>
        <w:t xml:space="preserve"> describes the </w:t>
      </w:r>
      <w:r>
        <w:t>principle</w:t>
      </w:r>
      <w:r>
        <w:rPr>
          <w:rFonts w:hint="eastAsia"/>
        </w:rPr>
        <w:t xml:space="preserve"> and implementation of the train energy monitoring. When the EOA is valid, ATP calculates the maximum energy position, where the traction </w:t>
      </w:r>
      <w:r>
        <w:t>has</w:t>
      </w:r>
      <w:r>
        <w:rPr>
          <w:rFonts w:hint="eastAsia"/>
        </w:rPr>
        <w:t xml:space="preserve"> cut off and the brake begin to effect, based on the overestimated gradient and train kinematics. According to the principle of conservation of energy, ATP uses the train maximum energy to compare with the restricted energy of the vital zones train located or the downstream constraint points, to determine whether the current train energy </w:t>
      </w:r>
      <w:r>
        <w:t>exceeded</w:t>
      </w:r>
      <w:r>
        <w:rPr>
          <w:rFonts w:hint="eastAsia"/>
        </w:rPr>
        <w:t xml:space="preserve"> the environment limits. If the over energy was detected, ATP shall request emergency braking to ensure that in </w:t>
      </w:r>
      <w:r>
        <w:rPr>
          <w:rFonts w:hint="eastAsia"/>
        </w:rPr>
        <w:lastRenderedPageBreak/>
        <w:t>the worst conditions, the train will not exceed the vital zone's speed limits or will not overrun the downstream EOA.</w:t>
      </w:r>
    </w:p>
    <w:p w:rsidR="00680604" w:rsidP="00C93484" w:rsidRDefault="00680604">
      <w:pPr>
        <w:pStyle w:val="Reqtify"/>
      </w:pPr>
    </w:p>
    <w:p w:rsidRPr="004779B7" w:rsidR="00680604" w:rsidP="00C93484" w:rsidRDefault="00680604">
      <w:pPr>
        <w:pStyle w:val="Reqtify"/>
      </w:pPr>
    </w:p>
    <w:p w:rsidRPr="00655E9F" w:rsidR="00680604" w:rsidP="00C93484" w:rsidRDefault="00680604">
      <w:pPr>
        <w:pStyle w:val="Reqtify"/>
      </w:pPr>
    </w:p>
    <w:p w:rsidRPr="00655E9F" w:rsidR="00680604" w:rsidP="00680604" w:rsidRDefault="00680604">
      <w:pPr>
        <w:pStyle w:val="ReqtifyAltR"/>
      </w:pPr>
      <w:r w:rsidRPr="00655E9F">
        <w:t>[iTC_CC_ATP-SwRS-0</w:t>
      </w:r>
      <w:r w:rsidRPr="00655E9F">
        <w:rPr>
          <w:rFonts w:hint="eastAsia"/>
        </w:rPr>
        <w:t>309</w:t>
      </w:r>
      <w:r w:rsidRPr="00655E9F">
        <w:t>]</w:t>
      </w:r>
    </w:p>
    <w:p w:rsidRPr="00655E9F" w:rsidR="00680604" w:rsidP="00C93484" w:rsidRDefault="002561DA">
      <w:pPr>
        <w:pStyle w:val="Reqtify"/>
      </w:pPr>
      <w:bookmarkStart w:name="X1TractionCutoff" w:id="8071"/>
      <w:r w:rsidRPr="00E15E6E">
        <w:rPr>
          <w:rStyle w:val="aff2"/>
          <w:bCs w:val="0"/>
          <w:iCs w:val="0"/>
        </w:rPr>
        <w:t>X1TractionCutoff</w:t>
      </w:r>
      <w:bookmarkEnd w:id="8071"/>
      <w:r w:rsidRPr="00655E9F" w:rsidR="00680604">
        <w:rPr>
          <w:rFonts w:hint="eastAsia"/>
        </w:rPr>
        <w:t>，</w:t>
      </w:r>
      <w:bookmarkStart w:name="V1TractionCutoff" w:id="8072"/>
      <w:r w:rsidRPr="00BF0DBC">
        <w:rPr>
          <w:rStyle w:val="aff2"/>
        </w:rPr>
        <w:t>V1TractionCutoff</w:t>
      </w:r>
      <w:bookmarkEnd w:id="8072"/>
      <w:r w:rsidRPr="00655E9F" w:rsidR="00680604">
        <w:rPr>
          <w:rFonts w:hint="eastAsia"/>
        </w:rPr>
        <w:t>，在</w:t>
      </w:r>
      <w:hyperlink w:history="1" w:anchor="EndOfAuthorityValid">
        <w:r w:rsidRPr="00BF0DBC" w:rsidR="00BF0DBC">
          <w:rPr>
            <w:rStyle w:val="ac"/>
          </w:rPr>
          <w:t>EndOfAuthority</w:t>
        </w:r>
        <w:r w:rsidRPr="00BF0DBC" w:rsidR="00BF0DBC">
          <w:rPr>
            <w:rStyle w:val="ac"/>
            <w:rFonts w:hint="eastAsia"/>
          </w:rPr>
          <w:t>Valid</w:t>
        </w:r>
      </w:hyperlink>
      <w:r w:rsidRPr="00655E9F" w:rsidR="00680604">
        <w:rPr>
          <w:rFonts w:hint="eastAsia"/>
        </w:rPr>
        <w:t>为</w:t>
      </w:r>
      <w:r w:rsidR="00680604">
        <w:rPr>
          <w:rStyle w:val="aff1"/>
        </w:rPr>
        <w:t>True</w:t>
      </w:r>
      <w:r w:rsidRPr="00655E9F" w:rsidR="00680604">
        <w:rPr>
          <w:rFonts w:hint="eastAsia"/>
        </w:rPr>
        <w:t>前提下，</w:t>
      </w:r>
      <w:r w:rsidRPr="00655E9F" w:rsidR="00680604">
        <w:rPr>
          <w:rFonts w:hint="eastAsia"/>
        </w:rPr>
        <w:t>ATP</w:t>
      </w:r>
      <w:r w:rsidRPr="00655E9F" w:rsidR="00680604">
        <w:rPr>
          <w:rFonts w:hint="eastAsia"/>
        </w:rPr>
        <w:t>根据列车当前最大速度</w:t>
      </w:r>
      <w:hyperlink w:history="1" w:anchor="TrainMaxSpeed">
        <w:r w:rsidRPr="00E15E6E" w:rsidR="00680604">
          <w:rPr>
            <w:rStyle w:val="ac"/>
          </w:rPr>
          <w:t>TrainMaxSpeed</w:t>
        </w:r>
      </w:hyperlink>
      <w:r w:rsidRPr="00655E9F" w:rsidR="00680604">
        <w:rPr>
          <w:rFonts w:hint="eastAsia"/>
        </w:rPr>
        <w:t>，当前速度下的最大牵引力加速度</w:t>
      </w:r>
      <w:r w:rsidR="00B56A93">
        <w:rPr>
          <w:rFonts w:hint="eastAsia"/>
        </w:rPr>
        <w:t>（使用列车最小速度</w:t>
      </w:r>
      <w:hyperlink w:history="1" w:anchor="TrainMinSpeed">
        <w:r w:rsidRPr="00782AAB" w:rsidR="00B56A93">
          <w:rPr>
            <w:rStyle w:val="ac"/>
          </w:rPr>
          <w:t>TrainMinSpeed</w:t>
        </w:r>
      </w:hyperlink>
      <w:r w:rsidR="00B56A93">
        <w:rPr>
          <w:rFonts w:hint="eastAsia"/>
        </w:rPr>
        <w:t>在配置数据中查找）</w:t>
      </w:r>
      <w:r w:rsidRPr="00655E9F" w:rsidR="00680604">
        <w:rPr>
          <w:rFonts w:hint="eastAsia"/>
        </w:rPr>
        <w:t>，车头最大定位所在</w:t>
      </w:r>
      <w:r w:rsidRPr="00655E9F" w:rsidR="00680604">
        <w:rPr>
          <w:rFonts w:hint="eastAsia"/>
        </w:rPr>
        <w:t>Block</w:t>
      </w:r>
      <w:r w:rsidRPr="00655E9F" w:rsidR="00680604">
        <w:rPr>
          <w:rFonts w:hint="eastAsia"/>
        </w:rPr>
        <w:t>的坡度最大加速度</w:t>
      </w:r>
      <w:r w:rsidR="00B56A93">
        <w:rPr>
          <w:rFonts w:hint="eastAsia"/>
        </w:rPr>
        <w:t>（来自配置数据）</w:t>
      </w:r>
      <w:r w:rsidRPr="00655E9F" w:rsidR="00680604">
        <w:rPr>
          <w:rFonts w:hint="eastAsia"/>
        </w:rPr>
        <w:t>，计算出经过</w:t>
      </w:r>
      <w:r w:rsidRPr="00655E9F" w:rsidR="00680604">
        <w:object w:dxaOrig="220" w:dyaOrig="340">
          <v:shape id="_x0000_i1079" style="width:10.5pt;height:15pt" o:ole="" type="#_x0000_t75">
            <v:imagedata croptop="10941f" o:title="" r:id="rId218"/>
          </v:shape>
          <o:OLEObject Type="Embed" ProgID="Equation.3" ShapeID="_x0000_i1079" DrawAspect="Content" ObjectID="_1493800009" r:id="rId219"/>
        </w:object>
      </w:r>
      <w:r w:rsidRPr="00655E9F" w:rsidR="00680604">
        <w:rPr>
          <w:rFonts w:hint="eastAsia"/>
        </w:rPr>
        <w:t>时间后列车行驶的距离和所达到的速度。</w:t>
      </w:r>
    </w:p>
    <w:p w:rsidRPr="00655E9F" w:rsidR="00680604" w:rsidP="00C93484" w:rsidRDefault="00680604">
      <w:pPr>
        <w:pStyle w:val="Reqtify"/>
      </w:pPr>
    </w:p>
    <w:p w:rsidR="00680604" w:rsidP="00C93484" w:rsidRDefault="00680604">
      <w:pPr>
        <w:pStyle w:val="Reqtify"/>
      </w:pPr>
      <w:r>
        <w:rPr>
          <w:rFonts w:hint="eastAsia"/>
        </w:rPr>
        <w:t xml:space="preserve">If EOA is valid, ATP shall </w:t>
      </w:r>
      <w:r>
        <w:t>calculate</w:t>
      </w:r>
      <w:r>
        <w:rPr>
          <w:rFonts w:hint="eastAsia"/>
        </w:rPr>
        <w:t xml:space="preserve"> the distance and the speed of the train moved after traction cutoff period (</w:t>
      </w:r>
      <w:r w:rsidRPr="003D2455">
        <w:object w:dxaOrig="220" w:dyaOrig="340">
          <v:shape id="_x0000_i1080" style="width:10.5pt;height:15pt" o:ole="" type="#_x0000_t75">
            <v:imagedata cropbottom="10941f" o:title="" r:id="rId218"/>
          </v:shape>
          <o:OLEObject Type="Embed" ProgID="Equation.3" ShapeID="_x0000_i1080" DrawAspect="Content" ObjectID="_1493800010" r:id="rId220"/>
        </w:object>
      </w:r>
      <w:r>
        <w:rPr>
          <w:rFonts w:hint="eastAsia"/>
        </w:rPr>
        <w:t>), according to the current train maximum speed, the maximum acceleration of traction and the maximum acceleration of the gradient.</w:t>
      </w:r>
    </w:p>
    <w:p w:rsidRPr="00655E9F" w:rsidR="00680604" w:rsidP="00C93484" w:rsidRDefault="00680604">
      <w:pPr>
        <w:pStyle w:val="Reqtify"/>
      </w:pPr>
    </w:p>
    <w:p w:rsidR="00680604" w:rsidP="000431E0" w:rsidRDefault="00680604">
      <w:pPr>
        <w:pStyle w:val="af7"/>
      </w:pPr>
      <w:r w:rsidRPr="002B440C">
        <w:object w:dxaOrig="6080" w:dyaOrig="1660">
          <v:shape id="_x0000_i1081" style="width:303.75pt;height:83.25pt" o:ole="" type="#_x0000_t75">
            <v:imagedata o:title="" r:id="rId221"/>
          </v:shape>
          <o:OLEObject Type="Embed" ProgID="Equation.3" ShapeID="_x0000_i1081" DrawAspect="Content" ObjectID="_1493800011" r:id="rId222"/>
        </w:object>
      </w:r>
    </w:p>
    <w:p w:rsidR="00680604" w:rsidP="000431E0" w:rsidRDefault="00680604">
      <w:pPr>
        <w:pStyle w:val="af7"/>
      </w:pPr>
      <w:r w:rsidRPr="006567F7">
        <w:object w:dxaOrig="7119" w:dyaOrig="720">
          <v:shape id="_x0000_i1082" style="width:336pt;height:34.5pt" o:ole="" type="#_x0000_t75">
            <v:imagedata o:title="" r:id="rId223"/>
          </v:shape>
          <o:OLEObject Type="Embed" ProgID="Equation.3" ShapeID="_x0000_i1082" DrawAspect="Content" ObjectID="_1493800012" r:id="rId224"/>
        </w:object>
      </w:r>
    </w:p>
    <w:p w:rsidR="00680604" w:rsidP="00C93484" w:rsidRDefault="00680604">
      <w:pPr>
        <w:pStyle w:val="Reqtify"/>
      </w:pPr>
      <w:r w:rsidRPr="002B440C">
        <w:rPr>
          <w:rFonts w:hint="eastAsia"/>
        </w:rPr>
        <w:t>其中，</w:t>
      </w:r>
    </w:p>
    <w:p w:rsidR="00680604" w:rsidP="00FA0FBB" w:rsidRDefault="00680604">
      <w:pPr>
        <w:pStyle w:val="AltX"/>
      </w:pPr>
      <w:r w:rsidRPr="003D2455">
        <w:object w:dxaOrig="220" w:dyaOrig="340">
          <v:shape id="_x0000_i1083" style="width:10.5pt;height:15pt" o:ole="" type="#_x0000_t75">
            <v:imagedata cropbottom="10941f" o:title="" r:id="rId218"/>
          </v:shape>
          <o:OLEObject Type="Embed" ProgID="Equation.3" ShapeID="_x0000_i1083" DrawAspect="Content" ObjectID="_1493800013" r:id="rId225"/>
        </w:object>
      </w:r>
      <w:r>
        <w:rPr>
          <w:rFonts w:hint="eastAsia"/>
        </w:rPr>
        <w:t>，从</w:t>
      </w:r>
      <w:r>
        <w:rPr>
          <w:rFonts w:hint="eastAsia"/>
        </w:rPr>
        <w:t>ATP</w:t>
      </w:r>
      <w:r>
        <w:rPr>
          <w:rFonts w:hint="eastAsia"/>
        </w:rPr>
        <w:t>发出</w:t>
      </w:r>
      <w:r>
        <w:rPr>
          <w:rFonts w:hint="eastAsia"/>
        </w:rPr>
        <w:t>EB</w:t>
      </w:r>
      <w:r>
        <w:rPr>
          <w:rFonts w:hint="eastAsia"/>
        </w:rPr>
        <w:t>指令到列车牵引切除的时间</w:t>
      </w:r>
      <w:hyperlink w:history="1" w:anchor="ATPsetting">
        <w:r w:rsidRPr="00E708CA" w:rsidR="00E708CA">
          <w:rPr>
            <w:rStyle w:val="ac"/>
          </w:rPr>
          <w:t>ATPsetting</w:t>
        </w:r>
      </w:hyperlink>
      <w:r w:rsidRPr="00655E9F">
        <w:rPr>
          <w:rFonts w:hint="eastAsia"/>
        </w:rPr>
        <w:t>.</w:t>
      </w:r>
      <w:r w:rsidR="00BA16F4">
        <w:t>EBtractionCutoffLatency</w:t>
      </w:r>
    </w:p>
    <w:p w:rsidR="00680604" w:rsidP="00FA0FBB" w:rsidRDefault="008240E8">
      <w:pPr>
        <w:pStyle w:val="AltX"/>
      </w:pPr>
      <w:r w:rsidRPr="002B440C">
        <w:object w:dxaOrig="1340" w:dyaOrig="360">
          <v:shape id="_x0000_i1084" style="width:65.25pt;height:18.75pt" o:ole="" type="#_x0000_t75">
            <v:imagedata cropbottom="10321f" o:title="" r:id="rId226"/>
          </v:shape>
          <o:OLEObject Type="Embed" ProgID="Equation.3" ShapeID="_x0000_i1084" DrawAspect="Content" ObjectID="_1493800014" r:id="rId227"/>
        </w:object>
      </w:r>
      <w:r w:rsidRPr="002B440C" w:rsidR="00680604">
        <w:rPr>
          <w:rFonts w:hint="eastAsia"/>
        </w:rPr>
        <w:t>来自配置数据，是</w:t>
      </w:r>
      <w:r w:rsidR="00680604">
        <w:rPr>
          <w:rFonts w:hint="eastAsia"/>
        </w:rPr>
        <w:t>当前</w:t>
      </w:r>
      <w:r w:rsidRPr="002B440C" w:rsidR="00680604">
        <w:rPr>
          <w:rFonts w:hint="eastAsia"/>
        </w:rPr>
        <w:t>速度为</w:t>
      </w:r>
      <w:r w:rsidRPr="00655E9F">
        <w:object w:dxaOrig="279" w:dyaOrig="360">
          <v:shape id="_x0000_i1085" style="width:14.25pt;height:18.75pt" o:ole="" type="#_x0000_t75">
            <v:imagedata cropbottom="10330f" o:title="" r:id="rId228"/>
          </v:shape>
          <o:OLEObject Type="Embed" ProgID="Equation.3" ShapeID="_x0000_i1085" DrawAspect="Content" ObjectID="_1493800015" r:id="rId229"/>
        </w:object>
      </w:r>
      <w:r w:rsidRPr="002B440C" w:rsidR="00680604">
        <w:rPr>
          <w:rFonts w:hint="eastAsia"/>
        </w:rPr>
        <w:t>时，列车牵引力所能提供的最大加速度</w:t>
      </w:r>
      <w:hyperlink w:history="1" w:anchor="ATPsetting">
        <w:r w:rsidRPr="00E708CA" w:rsidR="00680604">
          <w:rPr>
            <w:rStyle w:val="ac"/>
          </w:rPr>
          <w:t>ATPsetting</w:t>
        </w:r>
      </w:hyperlink>
      <w:r w:rsidRPr="00655E9F" w:rsidR="00680604">
        <w:rPr>
          <w:rFonts w:hint="eastAsia"/>
        </w:rPr>
        <w:t>.</w:t>
      </w:r>
      <w:r w:rsidRPr="00655E9F" w:rsidR="00680604">
        <w:t xml:space="preserve"> </w:t>
      </w:r>
      <w:r w:rsidR="00276BC1">
        <w:t>TractionMaxAcc</w:t>
      </w:r>
      <w:r w:rsidRPr="002B440C" w:rsidR="00680604">
        <w:rPr>
          <w:rFonts w:hint="eastAsia"/>
        </w:rPr>
        <w:t>；</w:t>
      </w:r>
    </w:p>
    <w:p w:rsidRPr="002B440C" w:rsidR="00680604" w:rsidP="00FA0FBB" w:rsidRDefault="008240E8">
      <w:pPr>
        <w:pStyle w:val="AltX"/>
      </w:pPr>
      <w:r w:rsidRPr="008240E8">
        <w:rPr>
          <w:position w:val="-12"/>
        </w:rPr>
        <w:object w:dxaOrig="2200" w:dyaOrig="380">
          <v:shape id="_x0000_i1086" style="width:109.5pt;height:22.5pt" o:ole="" type="#_x0000_t75">
            <v:imagedata o:title="" r:id="rId230"/>
          </v:shape>
          <o:OLEObject Type="Embed" ProgID="Equation.3" ShapeID="_x0000_i1086" DrawAspect="Content" ObjectID="_1493800016" r:id="rId231"/>
        </w:object>
      </w:r>
      <w:r w:rsidR="00680604">
        <w:rPr>
          <w:rFonts w:hint="eastAsia"/>
        </w:rPr>
        <w:t>来自线路地图，</w:t>
      </w:r>
      <w:r w:rsidRPr="002B440C" w:rsidR="00680604">
        <w:rPr>
          <w:rFonts w:hint="eastAsia"/>
        </w:rPr>
        <w:t>是</w:t>
      </w:r>
      <w:r w:rsidR="00680604">
        <w:rPr>
          <w:rFonts w:hint="eastAsia"/>
        </w:rPr>
        <w:t>离线工具</w:t>
      </w:r>
      <w:r w:rsidRPr="002B440C" w:rsidR="00680604">
        <w:rPr>
          <w:rFonts w:hint="eastAsia"/>
        </w:rPr>
        <w:t>从</w:t>
      </w:r>
      <w:r w:rsidR="00680604">
        <w:rPr>
          <w:rFonts w:hint="eastAsia"/>
        </w:rPr>
        <w:t>当前</w:t>
      </w:r>
      <w:r w:rsidRPr="002B440C" w:rsidR="00680604">
        <w:rPr>
          <w:rFonts w:hint="eastAsia"/>
        </w:rPr>
        <w:t>所在</w:t>
      </w:r>
      <w:r w:rsidRPr="002B440C" w:rsidR="00680604">
        <w:rPr>
          <w:rFonts w:hint="eastAsia"/>
        </w:rPr>
        <w:t>block</w:t>
      </w:r>
      <w:r w:rsidRPr="002B440C" w:rsidR="00680604">
        <w:rPr>
          <w:rFonts w:hint="eastAsia"/>
        </w:rPr>
        <w:t>起始点</w:t>
      </w:r>
      <w:r>
        <w:rPr>
          <w:rFonts w:hint="eastAsia"/>
        </w:rPr>
        <w:t>上游</w:t>
      </w:r>
      <w:hyperlink w:history="1" w:anchor="ATPsetting">
        <w:r w:rsidRPr="00E708CA">
          <w:rPr>
            <w:rStyle w:val="ac"/>
          </w:rPr>
          <w:t>ATPsetting</w:t>
        </w:r>
      </w:hyperlink>
      <w:r>
        <w:rPr>
          <w:rFonts w:hint="eastAsia"/>
        </w:rPr>
        <w:t>.</w:t>
      </w:r>
      <w:r w:rsidRPr="008240E8">
        <w:rPr>
          <w:rFonts w:hint="eastAsia"/>
        </w:rPr>
        <w:t xml:space="preserve"> </w:t>
      </w:r>
      <w:r>
        <w:rPr>
          <w:rFonts w:hint="eastAsia"/>
        </w:rPr>
        <w:t>LocationMaxUncertaintyConfirmed</w:t>
      </w:r>
      <w:r w:rsidRPr="002B440C" w:rsidR="00680604">
        <w:rPr>
          <w:rFonts w:hint="eastAsia"/>
        </w:rPr>
        <w:t>开始，</w:t>
      </w:r>
      <w:r w:rsidR="00680604">
        <w:rPr>
          <w:rFonts w:hint="eastAsia"/>
        </w:rPr>
        <w:t>记录的</w:t>
      </w:r>
      <w:r w:rsidRPr="002B440C" w:rsidR="00680604">
        <w:rPr>
          <w:rFonts w:hint="eastAsia"/>
        </w:rPr>
        <w:t>长度为（</w:t>
      </w:r>
      <w:r w:rsidRPr="008240E8">
        <w:rPr>
          <w:position w:val="-12"/>
        </w:rPr>
        <w:object w:dxaOrig="5740" w:dyaOrig="380">
          <v:shape id="_x0000_i1087" style="width:287.25pt;height:20.25pt" o:ole="" type="#_x0000_t75">
            <v:imagedata o:title="" r:id="rId232"/>
          </v:shape>
          <o:OLEObject Type="Embed" ProgID="Equation.3" ShapeID="_x0000_i1087" DrawAspect="Content" ObjectID="_1493800017" r:id="rId233"/>
        </w:object>
      </w:r>
      <w:r w:rsidRPr="002B440C" w:rsidR="00680604">
        <w:rPr>
          <w:rFonts w:hint="eastAsia"/>
        </w:rPr>
        <w:t>）的轨道区域内的</w:t>
      </w:r>
      <w:r w:rsidR="00680604">
        <w:rPr>
          <w:rFonts w:hint="eastAsia"/>
        </w:rPr>
        <w:t>坡度</w:t>
      </w:r>
      <w:r w:rsidRPr="002B440C" w:rsidR="00680604">
        <w:rPr>
          <w:rFonts w:hint="eastAsia"/>
        </w:rPr>
        <w:t>变化点中最大的</w:t>
      </w:r>
      <w:r w:rsidR="00680604">
        <w:rPr>
          <w:rFonts w:hint="eastAsia"/>
        </w:rPr>
        <w:t>坡度加速度</w:t>
      </w:r>
      <w:r w:rsidRPr="002B440C" w:rsidR="00680604">
        <w:rPr>
          <w:rFonts w:hint="eastAsia"/>
        </w:rPr>
        <w:t>。</w:t>
      </w:r>
    </w:p>
    <w:p w:rsidRPr="008240E8" w:rsidR="00680604" w:rsidP="00C93484" w:rsidRDefault="00680604">
      <w:pPr>
        <w:pStyle w:val="Reqtify"/>
      </w:pPr>
    </w:p>
    <w:p w:rsidR="00680604" w:rsidP="00C93484" w:rsidRDefault="00680604">
      <w:pPr>
        <w:pStyle w:val="Reqtify"/>
      </w:pPr>
      <w:r>
        <w:rPr>
          <w:rFonts w:hint="eastAsia"/>
        </w:rPr>
        <w:t>Where,</w:t>
      </w:r>
    </w:p>
    <w:p w:rsidR="00680604" w:rsidP="00FA0FBB" w:rsidRDefault="00680604">
      <w:pPr>
        <w:pStyle w:val="AltX"/>
      </w:pPr>
      <w:r w:rsidRPr="00FF4A1D">
        <w:object w:dxaOrig="220" w:dyaOrig="340">
          <v:shape id="_x0000_i1088" style="width:10.5pt;height:15pt" o:ole="" type="#_x0000_t75">
            <v:imagedata cropbottom="10941f" o:title="" r:id="rId218"/>
          </v:shape>
          <o:OLEObject Type="Embed" ProgID="Equation.3" ShapeID="_x0000_i1088" DrawAspect="Content" ObjectID="_1493800018" r:id="rId234"/>
        </w:object>
      </w:r>
      <w:r>
        <w:rPr>
          <w:rFonts w:hint="eastAsia"/>
        </w:rPr>
        <w:t>，</w:t>
      </w:r>
      <w:r>
        <w:rPr>
          <w:rFonts w:hint="eastAsia"/>
        </w:rPr>
        <w:t>the latency from ATP trigger EB command to the traction cut off.</w:t>
      </w:r>
    </w:p>
    <w:p w:rsidR="00680604" w:rsidP="00FA0FBB" w:rsidRDefault="00680604">
      <w:pPr>
        <w:pStyle w:val="AltX"/>
      </w:pPr>
      <w:r w:rsidRPr="002B440C">
        <w:object w:dxaOrig="1340" w:dyaOrig="360">
          <v:shape id="_x0000_i1089" style="width:65.25pt;height:18.75pt" o:ole="" type="#_x0000_t75">
            <v:imagedata cropbottom="10321f" o:title="" r:id="rId226"/>
          </v:shape>
          <o:OLEObject Type="Embed" ProgID="Equation.3" ShapeID="_x0000_i1089" DrawAspect="Content" ObjectID="_1493800019" r:id="rId235"/>
        </w:object>
      </w:r>
      <w:r>
        <w:rPr>
          <w:rFonts w:hint="eastAsia"/>
        </w:rPr>
        <w:t xml:space="preserve">, from </w:t>
      </w:r>
      <w:hyperlink w:history="1" w:anchor="ATPsetting">
        <w:r w:rsidR="00786D0B">
          <w:rPr>
            <w:rStyle w:val="ac"/>
          </w:rPr>
          <w:t>ATPsetting</w:t>
        </w:r>
      </w:hyperlink>
      <w:r>
        <w:rPr>
          <w:rFonts w:hint="eastAsia"/>
        </w:rPr>
        <w:t>, is the maximum acceleration of traction at current speed.</w:t>
      </w:r>
      <w:r>
        <w:t xml:space="preserve"> </w:t>
      </w:r>
    </w:p>
    <w:p w:rsidRPr="002B440C" w:rsidR="00680604" w:rsidP="00FA0FBB" w:rsidRDefault="00680604">
      <w:pPr>
        <w:pStyle w:val="AltX"/>
      </w:pPr>
      <w:r w:rsidRPr="003D2455">
        <w:object w:dxaOrig="2040" w:dyaOrig="380">
          <v:shape id="_x0000_i1090" style="width:102pt;height:14.25pt" o:ole="" type="#_x0000_t75">
            <v:imagedata croptop="9777f" cropbottom="9777f" o:title="" r:id="rId236"/>
          </v:shape>
          <o:OLEObject Type="Embed" ProgID="Equation.3" ShapeID="_x0000_i1090" DrawAspect="Content" ObjectID="_1493800020" r:id="rId237"/>
        </w:object>
      </w:r>
      <w:r>
        <w:rPr>
          <w:rFonts w:hint="eastAsia"/>
        </w:rPr>
        <w:t xml:space="preserve">, from </w:t>
      </w:r>
      <w:hyperlink w:history="1" w:anchor="TrackMap">
        <w:r w:rsidR="00C64E92">
          <w:rPr>
            <w:rStyle w:val="ac"/>
          </w:rPr>
          <w:t>TrackMap</w:t>
        </w:r>
      </w:hyperlink>
      <w:r>
        <w:rPr>
          <w:rFonts w:hint="eastAsia"/>
        </w:rPr>
        <w:t>, is the maximum acceleration of the gradient in the block start point train front end located plus to the distance (</w:t>
      </w:r>
      <w:r w:rsidRPr="00655E9F" w:rsidR="008240E8">
        <w:object w:dxaOrig="3360" w:dyaOrig="380">
          <v:shape id="_x0000_i1091" style="width:167.25pt;height:15pt" o:ole="" type="#_x0000_t75">
            <v:imagedata cropbottom="9777f" o:title="" r:id="rId238"/>
          </v:shape>
          <o:OLEObject Type="Embed" ProgID="Equation.3" ShapeID="_x0000_i1091" DrawAspect="Content" ObjectID="_1493800021" r:id="rId239"/>
        </w:object>
      </w:r>
      <w:r>
        <w:rPr>
          <w:rFonts w:hint="eastAsia"/>
        </w:rPr>
        <w:t>)</w:t>
      </w:r>
    </w:p>
    <w:p w:rsidRPr="00E34809" w:rsidR="00680604" w:rsidP="00C93484" w:rsidRDefault="00680604">
      <w:pPr>
        <w:pStyle w:val="Reqtify"/>
      </w:pPr>
    </w:p>
    <w:p w:rsidRPr="008A1414" w:rsidR="00680604" w:rsidP="000C0D62" w:rsidRDefault="00680604">
      <w:pPr>
        <w:pStyle w:val="ReqtifyAltQ"/>
      </w:pPr>
      <w:r w:rsidRPr="008A1414">
        <w:t>#Category=Functional</w:t>
      </w:r>
    </w:p>
    <w:p w:rsidRPr="008A1414" w:rsidR="00680604" w:rsidP="000C0D62" w:rsidRDefault="00680604">
      <w:pPr>
        <w:pStyle w:val="ReqtifyAltQ"/>
      </w:pPr>
      <w:r w:rsidRPr="008A1414">
        <w:t>#Contribution</w:t>
      </w:r>
      <w:r>
        <w:t>=SIL4</w:t>
      </w:r>
    </w:p>
    <w:p w:rsidR="009328EA" w:rsidP="000C0D62" w:rsidRDefault="00680604">
      <w:pPr>
        <w:pStyle w:val="ReqtifyAltQ"/>
        <w:rPr>
          <w:ins w:author="常鸣" w:date="2014-07-03T14:27:00Z" w:id="8073"/>
        </w:rPr>
      </w:pPr>
      <w:del w:author="常鸣" w:date="2014-07-03T14:27:00Z" w:id="8074">
        <w:r w:rsidRPr="008A1414" w:rsidDel="009328EA">
          <w:delText>#S</w:delText>
        </w:r>
      </w:del>
      <w:ins w:author="常鸣" w:date="2014-07-03T14:27:00Z" w:id="8075">
        <w:r w:rsidR="009328EA">
          <w:t>#Allocation=ATP Software</w:t>
        </w:r>
      </w:ins>
      <w:ins w:author="常鸣" w:date="2014-07-03T14:57:00Z" w:id="8076">
        <w:r w:rsidR="00AA7E12">
          <w:rPr>
            <w:rFonts w:hint="eastAsia"/>
          </w:rPr>
          <w:t>, Vital Embedded Setting</w:t>
        </w:r>
      </w:ins>
    </w:p>
    <w:p w:rsidRPr="008A1414" w:rsidR="00680604" w:rsidP="000C0D62" w:rsidRDefault="009328EA">
      <w:pPr>
        <w:pStyle w:val="ReqtifyAltQ"/>
      </w:pPr>
      <w:ins w:author="常鸣" w:date="2014-07-03T14:27:00Z" w:id="8077">
        <w:r>
          <w:t>#S</w:t>
        </w:r>
      </w:ins>
      <w:r w:rsidRPr="008A1414" w:rsidR="00680604">
        <w:t>ource=</w:t>
      </w:r>
      <w:r w:rsidR="00680604">
        <w:rPr>
          <w:rFonts w:hint="eastAsia"/>
        </w:rPr>
        <w:t>[iTC_CC-SyAD-0275],</w:t>
      </w:r>
      <w:r w:rsidRPr="00CC2BD2" w:rsidR="00680604">
        <w:rPr>
          <w:rFonts w:hint="eastAsia"/>
        </w:rPr>
        <w:t xml:space="preserve"> </w:t>
      </w:r>
      <w:r w:rsidR="00680604">
        <w:rPr>
          <w:rFonts w:hint="eastAsia"/>
        </w:rPr>
        <w:t>[iTC_CC-SyAD-0306],</w:t>
      </w:r>
      <w:r w:rsidRPr="00CC2BD2" w:rsidR="00680604">
        <w:rPr>
          <w:rFonts w:hint="eastAsia"/>
        </w:rPr>
        <w:t xml:space="preserve"> </w:t>
      </w:r>
      <w:r w:rsidR="00680604">
        <w:rPr>
          <w:rFonts w:hint="eastAsia"/>
        </w:rPr>
        <w:t>[iTC_CC-SyAD-0307],</w:t>
      </w:r>
      <w:r w:rsidRPr="002D0B94" w:rsidR="00680604">
        <w:rPr>
          <w:rFonts w:hint="eastAsia"/>
        </w:rPr>
        <w:t xml:space="preserve"> </w:t>
      </w:r>
      <w:r w:rsidR="00680604">
        <w:rPr>
          <w:rFonts w:hint="eastAsia"/>
        </w:rPr>
        <w:t>[iTC_CC-SyAD-0315], [</w:t>
      </w:r>
      <w:r w:rsidR="00680604">
        <w:t>iTC_CC_ATP_SwHA</w:t>
      </w:r>
      <w:r w:rsidRPr="009B3F4C" w:rsidR="00680604">
        <w:t>-0127</w:t>
      </w:r>
      <w:r w:rsidR="00680604">
        <w:rPr>
          <w:rFonts w:hint="eastAsia"/>
        </w:rPr>
        <w:t xml:space="preserve">], </w:t>
      </w:r>
      <w:r w:rsidRPr="00DB0ED4" w:rsidR="00680604">
        <w:t>[</w:t>
      </w:r>
      <w:r w:rsidR="00680604">
        <w:t>iTC_CC-SyAD</w:t>
      </w:r>
      <w:r w:rsidRPr="00DB0ED4" w:rsidR="00680604">
        <w:t>-</w:t>
      </w:r>
      <w:r w:rsidR="00680604">
        <w:rPr>
          <w:rFonts w:hint="eastAsia"/>
        </w:rPr>
        <w:t>1004</w:t>
      </w:r>
      <w:r w:rsidRPr="00DB0ED4" w:rsidR="00680604">
        <w:rPr>
          <w:rFonts w:hint="eastAsia"/>
        </w:rPr>
        <w:t>]</w:t>
      </w:r>
      <w:r w:rsidR="00680604">
        <w:rPr>
          <w:rFonts w:hint="eastAsia"/>
        </w:rPr>
        <w:t>,</w:t>
      </w:r>
      <w:r w:rsidRPr="006D5981" w:rsidR="00680604">
        <w:rPr>
          <w:rFonts w:hint="eastAsia"/>
        </w:rPr>
        <w:t xml:space="preserve"> </w:t>
      </w:r>
      <w:r w:rsidR="00680604">
        <w:rPr>
          <w:rFonts w:hint="eastAsia"/>
        </w:rPr>
        <w:t>[iTC_CC-SyAD-0308]</w:t>
      </w:r>
    </w:p>
    <w:p w:rsidRPr="008A1414" w:rsidR="00680604" w:rsidP="000C0D62" w:rsidRDefault="00680604">
      <w:pPr>
        <w:pStyle w:val="ReqtifyAltQ"/>
      </w:pPr>
      <w:r w:rsidRPr="008A1414">
        <w:t>[End]</w:t>
      </w:r>
    </w:p>
    <w:p w:rsidR="00680604" w:rsidP="00C93484" w:rsidRDefault="00680604">
      <w:pPr>
        <w:pStyle w:val="Reqtify"/>
      </w:pPr>
    </w:p>
    <w:p w:rsidRPr="00655E9F" w:rsidR="00680604" w:rsidP="00C93484" w:rsidRDefault="00680604">
      <w:pPr>
        <w:pStyle w:val="Reqtify"/>
      </w:pPr>
    </w:p>
    <w:p w:rsidRPr="00655E9F" w:rsidR="00680604" w:rsidP="00680604" w:rsidRDefault="00680604">
      <w:pPr>
        <w:pStyle w:val="ReqtifyAltR"/>
      </w:pPr>
      <w:r w:rsidRPr="00655E9F">
        <w:t>[iTC_CC_ATP-SwRS-0</w:t>
      </w:r>
      <w:r w:rsidRPr="00655E9F">
        <w:rPr>
          <w:rFonts w:hint="eastAsia"/>
        </w:rPr>
        <w:t>310</w:t>
      </w:r>
      <w:r w:rsidRPr="00655E9F">
        <w:t>]</w:t>
      </w:r>
    </w:p>
    <w:p w:rsidRPr="00655E9F" w:rsidR="00680604" w:rsidP="00C93484" w:rsidRDefault="002561DA">
      <w:pPr>
        <w:pStyle w:val="Reqtify"/>
      </w:pPr>
      <w:bookmarkStart w:name="X2EbApplied" w:id="8078"/>
      <w:r w:rsidRPr="00BF0DBC">
        <w:rPr>
          <w:rStyle w:val="aff2"/>
          <w:rFonts w:hint="eastAsia"/>
        </w:rPr>
        <w:t>X2EbApplied</w:t>
      </w:r>
      <w:bookmarkEnd w:id="8078"/>
      <w:r w:rsidRPr="00655E9F" w:rsidR="00680604">
        <w:rPr>
          <w:rFonts w:hint="eastAsia"/>
        </w:rPr>
        <w:t>，</w:t>
      </w:r>
      <w:bookmarkStart w:name="V2EbApplied" w:id="8079"/>
      <w:r w:rsidRPr="00BF0DBC">
        <w:rPr>
          <w:rStyle w:val="aff2"/>
        </w:rPr>
        <w:t>V2EbApplied</w:t>
      </w:r>
      <w:bookmarkEnd w:id="8079"/>
      <w:r w:rsidRPr="00655E9F" w:rsidR="00680604">
        <w:rPr>
          <w:rFonts w:hint="eastAsia"/>
        </w:rPr>
        <w:t>，在</w:t>
      </w:r>
      <w:hyperlink w:history="1" w:anchor="EndOfAuthorityValid">
        <w:r w:rsidRPr="00BF0DBC" w:rsidR="00680604">
          <w:rPr>
            <w:rStyle w:val="ac"/>
          </w:rPr>
          <w:t>EndOfAuthority</w:t>
        </w:r>
        <w:r w:rsidRPr="00BF0DBC" w:rsidR="00354F88">
          <w:rPr>
            <w:rStyle w:val="ac"/>
            <w:rFonts w:hint="eastAsia"/>
          </w:rPr>
          <w:t>V</w:t>
        </w:r>
        <w:r w:rsidRPr="00BF0DBC" w:rsidR="00680604">
          <w:rPr>
            <w:rStyle w:val="ac"/>
            <w:rFonts w:hint="eastAsia"/>
          </w:rPr>
          <w:t>alid</w:t>
        </w:r>
      </w:hyperlink>
      <w:r w:rsidRPr="00655E9F" w:rsidR="00680604">
        <w:rPr>
          <w:rFonts w:hint="eastAsia"/>
        </w:rPr>
        <w:t>为</w:t>
      </w:r>
      <w:r w:rsidR="00680604">
        <w:rPr>
          <w:rStyle w:val="aff1"/>
        </w:rPr>
        <w:t>True</w:t>
      </w:r>
      <w:r w:rsidRPr="00655E9F" w:rsidR="00680604">
        <w:rPr>
          <w:rFonts w:hint="eastAsia"/>
        </w:rPr>
        <w:t>前提下，根据车头最大定位所在</w:t>
      </w:r>
      <w:r w:rsidRPr="00655E9F" w:rsidR="00680604">
        <w:rPr>
          <w:rFonts w:hint="eastAsia"/>
        </w:rPr>
        <w:t>Block</w:t>
      </w:r>
      <w:r w:rsidRPr="00655E9F" w:rsidR="00680604">
        <w:rPr>
          <w:rFonts w:hint="eastAsia"/>
        </w:rPr>
        <w:t>的坡度最大加速度，计算出</w:t>
      </w:r>
      <w:r w:rsidR="00680604">
        <w:rPr>
          <w:rFonts w:hint="eastAsia"/>
        </w:rPr>
        <w:t>经过</w:t>
      </w:r>
      <w:r w:rsidRPr="00655E9F" w:rsidR="00680604">
        <w:rPr>
          <w:rFonts w:hint="eastAsia"/>
        </w:rPr>
        <w:t>牵引切除</w:t>
      </w:r>
      <w:r w:rsidRPr="00655E9F" w:rsidR="00680604">
        <w:rPr>
          <w:rFonts w:hint="eastAsia"/>
        </w:rPr>
        <w:t>(t1)</w:t>
      </w:r>
      <w:r w:rsidR="00680604">
        <w:rPr>
          <w:rFonts w:hint="eastAsia"/>
        </w:rPr>
        <w:t>和</w:t>
      </w:r>
      <w:r w:rsidRPr="00655E9F" w:rsidR="00680604">
        <w:rPr>
          <w:rFonts w:hint="eastAsia"/>
        </w:rPr>
        <w:t>EB</w:t>
      </w:r>
      <w:r w:rsidR="00680604">
        <w:rPr>
          <w:rFonts w:hint="eastAsia"/>
        </w:rPr>
        <w:t>施加</w:t>
      </w:r>
      <w:r w:rsidRPr="00655E9F" w:rsidR="00680604">
        <w:rPr>
          <w:rFonts w:hint="eastAsia"/>
        </w:rPr>
        <w:t>(t2)</w:t>
      </w:r>
      <w:r w:rsidR="00680604">
        <w:rPr>
          <w:rFonts w:hint="eastAsia"/>
        </w:rPr>
        <w:t>两部分</w:t>
      </w:r>
      <w:r w:rsidRPr="00655E9F" w:rsidR="00680604">
        <w:rPr>
          <w:rFonts w:hint="eastAsia"/>
        </w:rPr>
        <w:t>时间后列车行驶的距离</w:t>
      </w:r>
      <w:r w:rsidRPr="00655E9F" w:rsidR="00680604">
        <w:rPr>
          <w:rStyle w:val="aff2"/>
          <w:rFonts w:hint="eastAsia"/>
        </w:rPr>
        <w:t>X2</w:t>
      </w:r>
      <w:r w:rsidR="00354F88">
        <w:rPr>
          <w:rStyle w:val="aff2"/>
          <w:rFonts w:hint="eastAsia"/>
        </w:rPr>
        <w:t>E</w:t>
      </w:r>
      <w:r w:rsidRPr="00655E9F" w:rsidR="00680604">
        <w:rPr>
          <w:rStyle w:val="aff2"/>
          <w:rFonts w:hint="eastAsia"/>
        </w:rPr>
        <w:t>b</w:t>
      </w:r>
      <w:r w:rsidR="00354F88">
        <w:rPr>
          <w:rStyle w:val="aff2"/>
          <w:rFonts w:hint="eastAsia"/>
        </w:rPr>
        <w:t>A</w:t>
      </w:r>
      <w:r w:rsidRPr="00655E9F" w:rsidR="00680604">
        <w:rPr>
          <w:rStyle w:val="aff2"/>
          <w:rFonts w:hint="eastAsia"/>
        </w:rPr>
        <w:t>pplied</w:t>
      </w:r>
      <w:r w:rsidRPr="00655E9F" w:rsidR="00680604">
        <w:rPr>
          <w:rFonts w:hint="eastAsia"/>
        </w:rPr>
        <w:t>和达到的速度</w:t>
      </w:r>
      <w:r w:rsidRPr="00655E9F" w:rsidR="00680604">
        <w:rPr>
          <w:rStyle w:val="aff2"/>
          <w:rFonts w:hint="eastAsia"/>
        </w:rPr>
        <w:t>V2</w:t>
      </w:r>
      <w:r w:rsidR="00354F88">
        <w:rPr>
          <w:rStyle w:val="aff2"/>
          <w:rFonts w:hint="eastAsia"/>
        </w:rPr>
        <w:t>E</w:t>
      </w:r>
      <w:r w:rsidRPr="00655E9F" w:rsidR="00680604">
        <w:rPr>
          <w:rStyle w:val="aff2"/>
        </w:rPr>
        <w:t>b</w:t>
      </w:r>
      <w:r w:rsidR="00354F88">
        <w:rPr>
          <w:rStyle w:val="aff2"/>
          <w:rFonts w:hint="eastAsia"/>
        </w:rPr>
        <w:t>A</w:t>
      </w:r>
      <w:r w:rsidRPr="00655E9F" w:rsidR="00680604">
        <w:rPr>
          <w:rStyle w:val="aff2"/>
          <w:rFonts w:hint="eastAsia"/>
        </w:rPr>
        <w:t>pplied</w:t>
      </w:r>
      <w:r w:rsidRPr="00655E9F" w:rsidR="00680604">
        <w:rPr>
          <w:rFonts w:hint="eastAsia"/>
        </w:rPr>
        <w:t>。</w:t>
      </w:r>
    </w:p>
    <w:p w:rsidRPr="00BF0DBC" w:rsidR="00680604" w:rsidP="00C93484" w:rsidRDefault="00680604">
      <w:pPr>
        <w:pStyle w:val="Reqtify"/>
      </w:pPr>
    </w:p>
    <w:p w:rsidRPr="006460D7" w:rsidR="00680604" w:rsidP="00C93484" w:rsidRDefault="00680604">
      <w:pPr>
        <w:pStyle w:val="Reqtify"/>
      </w:pPr>
      <w:r>
        <w:rPr>
          <w:rFonts w:hint="eastAsia"/>
        </w:rPr>
        <w:t xml:space="preserve">If EOA is valid, ATP shall </w:t>
      </w:r>
      <w:r>
        <w:t>calculate</w:t>
      </w:r>
      <w:r>
        <w:rPr>
          <w:rFonts w:hint="eastAsia"/>
        </w:rPr>
        <w:t xml:space="preserve"> the distance and the speed of the train moved after the traction cutoff period plus emergency brake applied period (</w:t>
      </w:r>
      <w:r w:rsidRPr="00655E9F">
        <w:object w:dxaOrig="620" w:dyaOrig="340">
          <v:shape id="_x0000_i1092" style="width:30pt;height:15pt" o:ole="" type="#_x0000_t75">
            <v:imagedata croptop="10941f" o:title="" r:id="rId240"/>
          </v:shape>
          <o:OLEObject Type="Embed" ProgID="Equation.3" ShapeID="_x0000_i1092" DrawAspect="Content" ObjectID="_1493800022" r:id="rId241"/>
        </w:object>
      </w:r>
      <w:r>
        <w:rPr>
          <w:rFonts w:hint="eastAsia"/>
        </w:rPr>
        <w:t>), according to the current train maximum speed, the maximum acceleration of traction and the maximum acceleration of the gradient.</w:t>
      </w:r>
    </w:p>
    <w:p w:rsidRPr="006460D7" w:rsidR="00680604" w:rsidP="00C93484" w:rsidRDefault="00680604">
      <w:pPr>
        <w:pStyle w:val="Reqtify"/>
      </w:pPr>
    </w:p>
    <w:p w:rsidRPr="006567F7" w:rsidR="00680604" w:rsidP="000431E0" w:rsidRDefault="00680604">
      <w:pPr>
        <w:pStyle w:val="af7"/>
      </w:pPr>
      <w:r w:rsidRPr="009F5C78">
        <w:object w:dxaOrig="8680" w:dyaOrig="4700">
          <v:shape id="_x0000_i1093" style="width:423pt;height:230.25pt" o:ole="" type="#_x0000_t75">
            <v:imagedata o:title="" r:id="rId242"/>
          </v:shape>
          <o:OLEObject Type="Embed" ProgID="Equation.3" ShapeID="_x0000_i1093" DrawAspect="Content" ObjectID="_1493800023" r:id="rId243"/>
        </w:object>
      </w:r>
      <w:r w:rsidRPr="00655E9F">
        <w:object w:dxaOrig="6540" w:dyaOrig="1440">
          <v:shape id="_x0000_i1094" style="width:326.25pt;height:1in" o:ole="" type="#_x0000_t75">
            <v:imagedata o:title="" r:id="rId244"/>
          </v:shape>
          <o:OLEObject Type="Embed" ProgID="Equation.3" ShapeID="_x0000_i1094" DrawAspect="Content" ObjectID="_1493800024" r:id="rId245"/>
        </w:object>
      </w:r>
    </w:p>
    <w:p w:rsidR="00680604" w:rsidP="00C93484" w:rsidRDefault="00680604">
      <w:pPr>
        <w:pStyle w:val="Reqtify"/>
      </w:pPr>
    </w:p>
    <w:p w:rsidRPr="006567F7" w:rsidR="00680604" w:rsidP="00C93484" w:rsidRDefault="00680604">
      <w:pPr>
        <w:pStyle w:val="Reqtify"/>
      </w:pPr>
      <w:r>
        <w:rPr>
          <w:rFonts w:hint="eastAsia"/>
        </w:rPr>
        <w:t>Where,</w:t>
      </w:r>
    </w:p>
    <w:p w:rsidRPr="006567F7" w:rsidR="00680604" w:rsidP="000431E0" w:rsidRDefault="00680604">
      <w:pPr>
        <w:pStyle w:val="af7"/>
      </w:pPr>
      <w:r w:rsidRPr="006567F7">
        <w:object w:dxaOrig="3780" w:dyaOrig="380">
          <v:shape id="_x0000_i1095" style="width:193.5pt;height:18pt" o:ole="" type="#_x0000_t75">
            <v:imagedata o:title="" r:id="rId246"/>
          </v:shape>
          <o:OLEObject Type="Embed" ProgID="Equation.3" ShapeID="_x0000_i1095" DrawAspect="Content" ObjectID="_1493800025" r:id="rId247"/>
        </w:object>
      </w:r>
    </w:p>
    <w:p w:rsidRPr="00AF606E" w:rsidR="00680604" w:rsidP="00FA0FBB" w:rsidRDefault="00680604">
      <w:pPr>
        <w:pStyle w:val="AltX"/>
      </w:pPr>
      <w:r w:rsidRPr="00655E9F">
        <w:object w:dxaOrig="220" w:dyaOrig="340">
          <v:shape id="_x0000_i1096" style="width:10.5pt;height:18.75pt" o:ole="" type="#_x0000_t75">
            <v:imagedata o:title="" r:id="rId248"/>
          </v:shape>
          <o:OLEObject Type="Embed" ProgID="Equation.3" ShapeID="_x0000_i1096" DrawAspect="Content" ObjectID="_1493800026" r:id="rId249"/>
        </w:object>
      </w:r>
      <w:r>
        <w:rPr>
          <w:rFonts w:hint="eastAsia"/>
        </w:rPr>
        <w:t>，</w:t>
      </w:r>
      <w:r>
        <w:rPr>
          <w:rFonts w:hint="eastAsia"/>
        </w:rPr>
        <w:t xml:space="preserve">the </w:t>
      </w:r>
      <w:hyperlink w:history="1" w:anchor="ATPsetting">
        <w:r w:rsidRPr="00994700" w:rsidR="00994700">
          <w:rPr>
            <w:rStyle w:val="ac"/>
            <w:rFonts w:hint="eastAsia"/>
          </w:rPr>
          <w:t>ATPsetting</w:t>
        </w:r>
      </w:hyperlink>
      <w:r w:rsidR="00994700">
        <w:rPr>
          <w:rFonts w:hint="eastAsia"/>
        </w:rPr>
        <w:t>.</w:t>
      </w:r>
      <w:r w:rsidR="00BA16F4">
        <w:t>EBtractionToBrakingLatency</w:t>
      </w:r>
      <w:r w:rsidR="00994700">
        <w:rPr>
          <w:rFonts w:hint="eastAsia"/>
        </w:rPr>
        <w:t xml:space="preserve"> </w:t>
      </w:r>
      <w:r>
        <w:rPr>
          <w:rFonts w:hint="eastAsia"/>
        </w:rPr>
        <w:t>latency from RS cut off the traction to the emergency braking applied.</w:t>
      </w:r>
    </w:p>
    <w:p w:rsidRPr="008A1414" w:rsidR="00680604" w:rsidP="000C0D62" w:rsidRDefault="00680604">
      <w:pPr>
        <w:pStyle w:val="ReqtifyAltQ"/>
      </w:pPr>
      <w:r w:rsidRPr="008A1414">
        <w:t>#Category=Functional</w:t>
      </w:r>
    </w:p>
    <w:p w:rsidRPr="008A1414" w:rsidR="00680604" w:rsidP="000C0D62" w:rsidRDefault="00680604">
      <w:pPr>
        <w:pStyle w:val="ReqtifyAltQ"/>
      </w:pPr>
      <w:r w:rsidRPr="008A1414">
        <w:t>#Contribution</w:t>
      </w:r>
      <w:r>
        <w:t>=SIL4</w:t>
      </w:r>
    </w:p>
    <w:p w:rsidR="009328EA" w:rsidP="000C0D62" w:rsidRDefault="00680604">
      <w:pPr>
        <w:pStyle w:val="ReqtifyAltQ"/>
        <w:rPr>
          <w:ins w:author="常鸣" w:date="2014-07-03T14:27:00Z" w:id="8080"/>
        </w:rPr>
      </w:pPr>
      <w:del w:author="常鸣" w:date="2014-07-03T14:27:00Z" w:id="8081">
        <w:r w:rsidRPr="008A1414" w:rsidDel="009328EA">
          <w:delText>#S</w:delText>
        </w:r>
      </w:del>
      <w:ins w:author="常鸣" w:date="2014-07-03T14:27:00Z" w:id="8082">
        <w:r w:rsidR="009328EA">
          <w:t>#Allocation=ATP Software</w:t>
        </w:r>
      </w:ins>
      <w:ins w:author="常鸣" w:date="2014-07-03T14:58:00Z" w:id="8083">
        <w:r w:rsidR="00AA7E12">
          <w:rPr>
            <w:rFonts w:hint="eastAsia"/>
          </w:rPr>
          <w:t>, Vital Embedded Setting</w:t>
        </w:r>
      </w:ins>
    </w:p>
    <w:p w:rsidRPr="008A1414" w:rsidR="00680604" w:rsidP="000C0D62" w:rsidRDefault="009328EA">
      <w:pPr>
        <w:pStyle w:val="ReqtifyAltQ"/>
      </w:pPr>
      <w:ins w:author="常鸣" w:date="2014-07-03T14:27:00Z" w:id="8084">
        <w:r>
          <w:t>#S</w:t>
        </w:r>
      </w:ins>
      <w:r w:rsidRPr="008A1414" w:rsidR="00680604">
        <w:t>ource=</w:t>
      </w:r>
      <w:r w:rsidR="00680604">
        <w:rPr>
          <w:rFonts w:hint="eastAsia"/>
        </w:rPr>
        <w:t>[iTC_CC-SyAD-0275],</w:t>
      </w:r>
      <w:r w:rsidRPr="00CC2BD2" w:rsidR="00680604">
        <w:rPr>
          <w:rFonts w:hint="eastAsia"/>
        </w:rPr>
        <w:t xml:space="preserve"> </w:t>
      </w:r>
      <w:r w:rsidR="00680604">
        <w:rPr>
          <w:rFonts w:hint="eastAsia"/>
        </w:rPr>
        <w:t>[iTC_CC-SyAD-0306],</w:t>
      </w:r>
      <w:r w:rsidRPr="002D0B94" w:rsidR="00680604">
        <w:rPr>
          <w:rFonts w:hint="eastAsia"/>
        </w:rPr>
        <w:t xml:space="preserve"> </w:t>
      </w:r>
      <w:r w:rsidR="00680604">
        <w:rPr>
          <w:rFonts w:hint="eastAsia"/>
        </w:rPr>
        <w:t>[iTC_CC-SyAD-0315], [</w:t>
      </w:r>
      <w:r w:rsidR="00680604">
        <w:t>iTC_CC_ATP_SwHA</w:t>
      </w:r>
      <w:r w:rsidRPr="009B3F4C" w:rsidR="00680604">
        <w:t>-0127</w:t>
      </w:r>
      <w:r w:rsidR="00680604">
        <w:rPr>
          <w:rFonts w:hint="eastAsia"/>
        </w:rPr>
        <w:t xml:space="preserve">], </w:t>
      </w:r>
      <w:r w:rsidRPr="00DB0ED4" w:rsidR="00680604">
        <w:t>[</w:t>
      </w:r>
      <w:r w:rsidR="00680604">
        <w:t>iTC_CC-SyAD</w:t>
      </w:r>
      <w:r w:rsidRPr="00DB0ED4" w:rsidR="00680604">
        <w:t>-</w:t>
      </w:r>
      <w:r w:rsidR="00680604">
        <w:rPr>
          <w:rFonts w:hint="eastAsia"/>
        </w:rPr>
        <w:t>1004</w:t>
      </w:r>
      <w:r w:rsidRPr="00DB0ED4" w:rsidR="00680604">
        <w:rPr>
          <w:rFonts w:hint="eastAsia"/>
        </w:rPr>
        <w:t>]</w:t>
      </w:r>
      <w:r w:rsidR="00680604">
        <w:rPr>
          <w:rFonts w:hint="eastAsia"/>
        </w:rPr>
        <w:t>,</w:t>
      </w:r>
      <w:r w:rsidRPr="006D5981" w:rsidR="00680604">
        <w:rPr>
          <w:rFonts w:hint="eastAsia"/>
        </w:rPr>
        <w:t xml:space="preserve"> </w:t>
      </w:r>
      <w:r w:rsidR="00680604">
        <w:rPr>
          <w:rFonts w:hint="eastAsia"/>
        </w:rPr>
        <w:t>[iTC_CC-SyAD-0308]</w:t>
      </w:r>
    </w:p>
    <w:p w:rsidRPr="008A1414" w:rsidR="00680604" w:rsidP="000C0D62" w:rsidRDefault="00680604">
      <w:pPr>
        <w:pStyle w:val="ReqtifyAltQ"/>
      </w:pPr>
      <w:r w:rsidRPr="008A1414">
        <w:t>[End]</w:t>
      </w:r>
    </w:p>
    <w:p w:rsidRPr="00655E9F" w:rsidR="00680604" w:rsidP="00C93484" w:rsidRDefault="00680604">
      <w:pPr>
        <w:pStyle w:val="Reqtify"/>
      </w:pPr>
    </w:p>
    <w:p w:rsidRPr="00655E9F" w:rsidR="00680604" w:rsidP="00C93484" w:rsidRDefault="00680604">
      <w:pPr>
        <w:pStyle w:val="Reqtify"/>
      </w:pPr>
    </w:p>
    <w:p w:rsidRPr="00655E9F" w:rsidR="00680604" w:rsidP="00680604" w:rsidRDefault="00680604">
      <w:pPr>
        <w:pStyle w:val="ReqtifyAltR"/>
      </w:pPr>
      <w:r w:rsidRPr="00655E9F">
        <w:t>[iTC_CC_ATP-SwRS-0</w:t>
      </w:r>
      <w:r w:rsidRPr="00655E9F">
        <w:rPr>
          <w:rFonts w:hint="eastAsia"/>
        </w:rPr>
        <w:t>312</w:t>
      </w:r>
      <w:r w:rsidRPr="00655E9F">
        <w:t>]</w:t>
      </w:r>
    </w:p>
    <w:p w:rsidRPr="00655E9F" w:rsidR="00680604" w:rsidP="00C93484" w:rsidRDefault="007D683C">
      <w:pPr>
        <w:pStyle w:val="Reqtify"/>
      </w:pPr>
      <w:bookmarkStart w:name="TrainEnergy" w:id="8085"/>
      <w:r>
        <w:rPr>
          <w:rStyle w:val="aff2"/>
          <w:rFonts w:hint="eastAsia"/>
        </w:rPr>
        <w:t>TrainEnergy</w:t>
      </w:r>
      <w:bookmarkEnd w:id="8085"/>
      <w:r w:rsidRPr="00655E9F" w:rsidR="00680604">
        <w:rPr>
          <w:rFonts w:hint="eastAsia"/>
        </w:rPr>
        <w:t>，</w:t>
      </w:r>
      <w:r w:rsidR="00680604">
        <w:rPr>
          <w:rFonts w:hint="eastAsia"/>
        </w:rPr>
        <w:t>计算</w:t>
      </w:r>
      <w:r w:rsidR="006724CD">
        <w:rPr>
          <w:rFonts w:hint="eastAsia"/>
        </w:rPr>
        <w:t>EB</w:t>
      </w:r>
      <w:r w:rsidR="006724CD">
        <w:rPr>
          <w:rFonts w:hint="eastAsia"/>
        </w:rPr>
        <w:t>施加</w:t>
      </w:r>
      <w:r w:rsidR="00680604">
        <w:rPr>
          <w:rFonts w:hint="eastAsia"/>
        </w:rPr>
        <w:t>时刻的列车</w:t>
      </w:r>
      <w:r w:rsidR="006724CD">
        <w:rPr>
          <w:rFonts w:hint="eastAsia"/>
        </w:rPr>
        <w:t>动能，作为能量监控使用的列车能量。</w:t>
      </w:r>
    </w:p>
    <w:p w:rsidRPr="00655E9F" w:rsidR="00680604" w:rsidP="00C93484" w:rsidRDefault="00680604">
      <w:pPr>
        <w:pStyle w:val="Reqtify"/>
      </w:pPr>
      <w:r w:rsidRPr="00655E9F">
        <w:rPr>
          <w:rFonts w:hint="eastAsia"/>
        </w:rPr>
        <w:t xml:space="preserve">ATP shall calculate the train energy where EB indeed applied. </w:t>
      </w:r>
      <w:r>
        <w:rPr>
          <w:rFonts w:hint="eastAsia"/>
        </w:rPr>
        <w:t xml:space="preserve">The calculation shall consider the kinetic energy and the error of the </w:t>
      </w:r>
      <w:r>
        <w:t>potential</w:t>
      </w:r>
      <w:r>
        <w:rPr>
          <w:rFonts w:hint="eastAsia"/>
        </w:rPr>
        <w:t xml:space="preserve"> energy.</w:t>
      </w:r>
      <w:r w:rsidRPr="00655E9F">
        <w:rPr>
          <w:rFonts w:hint="eastAsia"/>
        </w:rPr>
        <w:t xml:space="preserve"> </w:t>
      </w:r>
    </w:p>
    <w:p w:rsidRPr="00655E9F" w:rsidR="00680604" w:rsidP="00C93484" w:rsidRDefault="00680604">
      <w:pPr>
        <w:pStyle w:val="Reqtify"/>
      </w:pPr>
    </w:p>
    <w:p w:rsidRPr="001E3573" w:rsidR="00680604" w:rsidP="000431E0" w:rsidRDefault="00532AED">
      <w:pPr>
        <w:pStyle w:val="af7"/>
      </w:pPr>
      <w:hyperlink w:history="1" w:anchor="TrainEnergy">
        <w:r w:rsidR="00C64E92">
          <w:rPr>
            <w:rStyle w:val="ac"/>
          </w:rPr>
          <w:t>TrainEnergy</w:t>
        </w:r>
      </w:hyperlink>
      <w:r w:rsidRPr="001E3573" w:rsidR="007D683C">
        <w:rPr>
          <w:rFonts w:hint="eastAsia"/>
        </w:rPr>
        <w:t xml:space="preserve"> </w:t>
      </w:r>
      <w:r w:rsidRPr="001E3573" w:rsidR="00680604">
        <w:rPr>
          <w:rFonts w:hint="eastAsia"/>
        </w:rPr>
        <w:t xml:space="preserve">= </w:t>
      </w:r>
      <w:hyperlink w:history="1" w:anchor="V2EbApplied">
        <w:r w:rsidR="002561DA">
          <w:rPr>
            <w:rStyle w:val="ac"/>
          </w:rPr>
          <w:t>V2EbApplied</w:t>
        </w:r>
      </w:hyperlink>
      <w:r w:rsidRPr="001E3573" w:rsidR="00680604">
        <w:rPr>
          <w:rFonts w:hint="eastAsia"/>
        </w:rPr>
        <w:t xml:space="preserve"> </w:t>
      </w:r>
      <w:r w:rsidR="009612AB">
        <w:rPr>
          <w:rFonts w:hint="eastAsia"/>
        </w:rPr>
        <w:t>*</w:t>
      </w:r>
      <w:r w:rsidRPr="001E3573" w:rsidR="00680604">
        <w:rPr>
          <w:rFonts w:hint="eastAsia"/>
        </w:rPr>
        <w:t xml:space="preserve"> </w:t>
      </w:r>
      <w:hyperlink w:history="1" w:anchor="V2EbApplied">
        <w:r w:rsidRPr="00BF0DBC" w:rsidR="00680604">
          <w:rPr>
            <w:rStyle w:val="ac"/>
            <w:rFonts w:hint="eastAsia"/>
          </w:rPr>
          <w:t>V2</w:t>
        </w:r>
        <w:r w:rsidRPr="00BF0DBC" w:rsidR="00354F88">
          <w:rPr>
            <w:rStyle w:val="ac"/>
            <w:rFonts w:hint="eastAsia"/>
          </w:rPr>
          <w:t>E</w:t>
        </w:r>
        <w:r w:rsidRPr="00BF0DBC" w:rsidR="00680604">
          <w:rPr>
            <w:rStyle w:val="ac"/>
            <w:rFonts w:hint="eastAsia"/>
          </w:rPr>
          <w:t>b</w:t>
        </w:r>
        <w:r w:rsidRPr="00BF0DBC" w:rsidR="00354F88">
          <w:rPr>
            <w:rStyle w:val="ac"/>
            <w:rFonts w:hint="eastAsia"/>
          </w:rPr>
          <w:t>A</w:t>
        </w:r>
        <w:r w:rsidRPr="00BF0DBC" w:rsidR="00680604">
          <w:rPr>
            <w:rStyle w:val="ac"/>
            <w:rFonts w:hint="eastAsia"/>
          </w:rPr>
          <w:t>pplied</w:t>
        </w:r>
      </w:hyperlink>
    </w:p>
    <w:p w:rsidRPr="00655E9F" w:rsidR="00680604" w:rsidP="000431E0" w:rsidRDefault="00680604">
      <w:pPr>
        <w:pStyle w:val="af7"/>
      </w:pPr>
      <w:r w:rsidRPr="00655E9F">
        <w:rPr>
          <w:rFonts w:hint="eastAsia"/>
        </w:rPr>
        <w:t xml:space="preserve">               + </w:t>
      </w:r>
      <w:hyperlink w:history="1" w:anchor="ATPsetting">
        <w:r w:rsidR="00786D0B">
          <w:rPr>
            <w:rStyle w:val="ac"/>
          </w:rPr>
          <w:t>ATPsetting</w:t>
        </w:r>
      </w:hyperlink>
      <w:r w:rsidRPr="00655E9F">
        <w:rPr>
          <w:rFonts w:hint="eastAsia"/>
        </w:rPr>
        <w:t>.</w:t>
      </w:r>
      <w:r w:rsidR="004735DB">
        <w:rPr>
          <w:rFonts w:hint="eastAsia"/>
        </w:rPr>
        <w:t>MPauthAltitudeMaxErrorEnergy</w:t>
      </w:r>
    </w:p>
    <w:p w:rsidRPr="00655E9F" w:rsidR="00680604" w:rsidP="00C93484" w:rsidRDefault="00680604">
      <w:pPr>
        <w:pStyle w:val="Reqtify"/>
      </w:pPr>
      <w:r>
        <w:t xml:space="preserve">The </w:t>
      </w:r>
      <w:hyperlink w:history="1" w:anchor="ATPsetting">
        <w:r w:rsidR="00786D0B">
          <w:rPr>
            <w:rStyle w:val="ac"/>
          </w:rPr>
          <w:t>ATPsetting</w:t>
        </w:r>
      </w:hyperlink>
      <w:r w:rsidRPr="00EE5E36">
        <w:rPr>
          <w:rFonts w:hint="eastAsia"/>
        </w:rPr>
        <w:t>.</w:t>
      </w:r>
      <w:r w:rsidR="004735DB">
        <w:rPr>
          <w:rFonts w:hint="eastAsia"/>
        </w:rPr>
        <w:t>MPauthAltitudeMaxErrorEnergy</w:t>
      </w:r>
      <w:r>
        <w:rPr>
          <w:rFonts w:hint="eastAsia"/>
        </w:rPr>
        <w:t xml:space="preserve"> means an algorithm error caused by offline tool to </w:t>
      </w:r>
      <w:r>
        <w:t>calculate</w:t>
      </w:r>
      <w:r>
        <w:rPr>
          <w:rFonts w:hint="eastAsia"/>
        </w:rPr>
        <w:t xml:space="preserve"> the </w:t>
      </w:r>
      <w:r>
        <w:t>compensat</w:t>
      </w:r>
      <w:r>
        <w:rPr>
          <w:rFonts w:hint="eastAsia"/>
        </w:rPr>
        <w:t>ion gradients.</w:t>
      </w:r>
    </w:p>
    <w:p w:rsidRPr="00655E9F" w:rsidR="00680604" w:rsidP="000C0D62" w:rsidRDefault="00680604">
      <w:pPr>
        <w:pStyle w:val="ReqtifyAltQ"/>
      </w:pPr>
      <w:r w:rsidRPr="00655E9F">
        <w:t>#Category=Functional</w:t>
      </w:r>
    </w:p>
    <w:p w:rsidRPr="00655E9F" w:rsidR="00680604" w:rsidP="000C0D62" w:rsidRDefault="00680604">
      <w:pPr>
        <w:pStyle w:val="ReqtifyAltQ"/>
      </w:pPr>
      <w:r w:rsidRPr="00655E9F">
        <w:t>#Contribution=SIL4</w:t>
      </w:r>
    </w:p>
    <w:p w:rsidR="009328EA" w:rsidP="000C0D62" w:rsidRDefault="00680604">
      <w:pPr>
        <w:pStyle w:val="ReqtifyAltQ"/>
        <w:rPr>
          <w:ins w:author="常鸣" w:date="2014-07-03T14:27:00Z" w:id="8086"/>
        </w:rPr>
      </w:pPr>
      <w:del w:author="常鸣" w:date="2014-07-03T14:27:00Z" w:id="8087">
        <w:r w:rsidRPr="008A1414" w:rsidDel="009328EA">
          <w:delText>#S</w:delText>
        </w:r>
      </w:del>
      <w:ins w:author="常鸣" w:date="2014-07-03T14:27:00Z" w:id="8088">
        <w:r w:rsidR="009328EA">
          <w:t>#Allocation=ATP Software</w:t>
        </w:r>
      </w:ins>
      <w:ins w:author="常鸣" w:date="2014-07-03T14:58:00Z" w:id="8089">
        <w:r w:rsidR="00AA7E12">
          <w:rPr>
            <w:rFonts w:hint="eastAsia"/>
          </w:rPr>
          <w:t>, Vital Embedded Setting</w:t>
        </w:r>
      </w:ins>
    </w:p>
    <w:p w:rsidRPr="008A1414" w:rsidR="00680604" w:rsidP="000C0D62" w:rsidRDefault="009328EA">
      <w:pPr>
        <w:pStyle w:val="ReqtifyAltQ"/>
      </w:pPr>
      <w:ins w:author="常鸣" w:date="2014-07-03T14:27:00Z" w:id="8090">
        <w:r>
          <w:t>#S</w:t>
        </w:r>
      </w:ins>
      <w:r w:rsidRPr="008A1414" w:rsidR="00680604">
        <w:t>ource=</w:t>
      </w:r>
      <w:r w:rsidR="00680604">
        <w:rPr>
          <w:rFonts w:hint="eastAsia"/>
        </w:rPr>
        <w:t>[iTC_CC-SyAD-0275],</w:t>
      </w:r>
      <w:r w:rsidRPr="00932CC9" w:rsidR="00932CC9">
        <w:rPr>
          <w:rFonts w:hint="eastAsia"/>
        </w:rPr>
        <w:t xml:space="preserve"> </w:t>
      </w:r>
      <w:r w:rsidR="00932CC9">
        <w:rPr>
          <w:rFonts w:hint="eastAsia"/>
        </w:rPr>
        <w:t>[iTC_CC-SyAD-0305],</w:t>
      </w:r>
      <w:r w:rsidR="00680604">
        <w:rPr>
          <w:rFonts w:hint="eastAsia"/>
        </w:rPr>
        <w:t xml:space="preserve"> [iTC_CC-SyAD-0306],</w:t>
      </w:r>
      <w:r w:rsidRPr="00CC2BD2" w:rsidR="00680604">
        <w:rPr>
          <w:rFonts w:hint="eastAsia"/>
        </w:rPr>
        <w:t xml:space="preserve"> </w:t>
      </w:r>
      <w:r w:rsidR="00680604">
        <w:rPr>
          <w:rFonts w:hint="eastAsia"/>
        </w:rPr>
        <w:t>[iTC_CC-SyAD-0312],</w:t>
      </w:r>
      <w:r w:rsidRPr="00CC2BD2" w:rsidR="00680604">
        <w:rPr>
          <w:rFonts w:hint="eastAsia"/>
        </w:rPr>
        <w:t xml:space="preserve"> </w:t>
      </w:r>
      <w:r w:rsidR="00680604">
        <w:rPr>
          <w:rFonts w:hint="eastAsia"/>
        </w:rPr>
        <w:t>[iTC_CC-SyAD-0313], [</w:t>
      </w:r>
      <w:r w:rsidR="00680604">
        <w:t>iTC_CC_ATP_SwHA</w:t>
      </w:r>
      <w:r w:rsidRPr="009B3F4C" w:rsidR="00680604">
        <w:t>-0127</w:t>
      </w:r>
      <w:r w:rsidR="00680604">
        <w:rPr>
          <w:rFonts w:hint="eastAsia"/>
        </w:rPr>
        <w:t>]</w:t>
      </w:r>
    </w:p>
    <w:p w:rsidRPr="008A1414" w:rsidR="00680604" w:rsidP="000C0D62" w:rsidRDefault="00680604">
      <w:pPr>
        <w:pStyle w:val="ReqtifyAltQ"/>
      </w:pPr>
      <w:r w:rsidRPr="008A1414">
        <w:t>[End]</w:t>
      </w:r>
    </w:p>
    <w:p w:rsidR="00680604" w:rsidP="00C93484" w:rsidRDefault="00680604">
      <w:pPr>
        <w:pStyle w:val="Reqtify"/>
      </w:pPr>
    </w:p>
    <w:p w:rsidR="00680604" w:rsidP="00C93484" w:rsidRDefault="00680604">
      <w:pPr>
        <w:pStyle w:val="Reqtify"/>
      </w:pPr>
    </w:p>
    <w:p w:rsidRPr="00A61D30" w:rsidR="00680604" w:rsidP="00934391" w:rsidRDefault="00680604">
      <w:pPr>
        <w:pStyle w:val="3"/>
      </w:pPr>
      <w:r w:rsidRPr="00A61D30">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320"/>
        <w:gridCol w:w="2190"/>
        <w:gridCol w:w="1868"/>
        <w:gridCol w:w="2908"/>
      </w:tblGrid>
      <w:tr w:rsidRPr="00785CC7" w:rsidR="00680604" w:rsidTr="006724CD">
        <w:tc>
          <w:tcPr>
            <w:tcW w:w="1249" w:type="pct"/>
            <w:tcBorders>
              <w:top w:val="single" w:color="000000" w:sz="12" w:space="0"/>
              <w:bottom w:val="single" w:color="000000" w:sz="4" w:space="0"/>
            </w:tcBorders>
            <w:shd w:val="clear" w:color="auto" w:fill="E0E0E0"/>
          </w:tcPr>
          <w:p w:rsidRPr="00680604" w:rsidR="00680604" w:rsidP="00FA0FBB" w:rsidRDefault="00680604">
            <w:pPr>
              <w:pStyle w:val="af6"/>
            </w:pPr>
            <w:r w:rsidRPr="00B1730D">
              <w:t>Name</w:t>
            </w:r>
          </w:p>
        </w:tc>
        <w:tc>
          <w:tcPr>
            <w:tcW w:w="1179" w:type="pct"/>
            <w:tcBorders>
              <w:top w:val="single" w:color="000000" w:sz="12" w:space="0"/>
              <w:bottom w:val="single" w:color="000000" w:sz="4" w:space="0"/>
            </w:tcBorders>
            <w:shd w:val="clear" w:color="auto" w:fill="E0E0E0"/>
          </w:tcPr>
          <w:p w:rsidRPr="00680604" w:rsidR="00680604" w:rsidP="00FA0FBB" w:rsidRDefault="00680604">
            <w:pPr>
              <w:pStyle w:val="af6"/>
            </w:pPr>
            <w:r>
              <w:rPr>
                <w:rFonts w:hint="eastAsia"/>
              </w:rPr>
              <w:t>Safety Critical</w:t>
            </w:r>
          </w:p>
        </w:tc>
        <w:tc>
          <w:tcPr>
            <w:tcW w:w="1006" w:type="pct"/>
            <w:tcBorders>
              <w:top w:val="single" w:color="000000" w:sz="12" w:space="0"/>
              <w:bottom w:val="single" w:color="000000" w:sz="4" w:space="0"/>
            </w:tcBorders>
            <w:shd w:val="clear" w:color="auto" w:fill="E0E0E0"/>
          </w:tcPr>
          <w:p w:rsidRPr="00680604" w:rsidR="00680604" w:rsidP="00FA0FBB" w:rsidRDefault="00680604">
            <w:pPr>
              <w:pStyle w:val="af6"/>
            </w:pPr>
            <w:r w:rsidRPr="00B1730D">
              <w:t>Observable</w:t>
            </w:r>
          </w:p>
        </w:tc>
        <w:tc>
          <w:tcPr>
            <w:tcW w:w="1566" w:type="pct"/>
            <w:tcBorders>
              <w:top w:val="single" w:color="000000" w:sz="12" w:space="0"/>
              <w:bottom w:val="single" w:color="000000" w:sz="4" w:space="0"/>
            </w:tcBorders>
            <w:shd w:val="clear" w:color="auto" w:fill="E0E0E0"/>
          </w:tcPr>
          <w:p w:rsidRPr="00680604" w:rsidR="00680604" w:rsidP="00FA0FBB" w:rsidRDefault="00680604">
            <w:pPr>
              <w:pStyle w:val="af6"/>
            </w:pPr>
            <w:r w:rsidRPr="00B1730D">
              <w:t xml:space="preserve">Logical </w:t>
            </w:r>
            <w:r w:rsidRPr="00680604">
              <w:t>Type</w:t>
            </w:r>
          </w:p>
        </w:tc>
      </w:tr>
      <w:tr w:rsidR="00070107" w:rsidTr="006724CD">
        <w:tc>
          <w:tcPr>
            <w:tcW w:w="1249" w:type="pct"/>
            <w:shd w:val="clear" w:color="auto" w:fill="auto"/>
          </w:tcPr>
          <w:p w:rsidRPr="00680604" w:rsidR="00070107" w:rsidP="00591D6B" w:rsidRDefault="00532AED">
            <w:pPr>
              <w:pStyle w:val="AltB0"/>
            </w:pPr>
            <w:hyperlink w:history="1" w:anchor="TrainEnergy">
              <w:r w:rsidR="00070107">
                <w:rPr>
                  <w:rStyle w:val="ac"/>
                </w:rPr>
                <w:t>TrainEnergy</w:t>
              </w:r>
            </w:hyperlink>
          </w:p>
        </w:tc>
        <w:tc>
          <w:tcPr>
            <w:tcW w:w="1179" w:type="pct"/>
          </w:tcPr>
          <w:p w:rsidR="00070107" w:rsidP="00591D6B" w:rsidRDefault="00070107">
            <w:pPr>
              <w:pStyle w:val="AltB0"/>
            </w:pPr>
            <w:r>
              <w:rPr>
                <w:rFonts w:hint="eastAsia"/>
              </w:rPr>
              <w:t>√</w:t>
            </w:r>
          </w:p>
        </w:tc>
        <w:tc>
          <w:tcPr>
            <w:tcW w:w="1006" w:type="pct"/>
            <w:shd w:val="clear" w:color="auto" w:fill="auto"/>
          </w:tcPr>
          <w:p w:rsidR="00070107" w:rsidP="00591D6B" w:rsidRDefault="00070107">
            <w:pPr>
              <w:pStyle w:val="AltB0"/>
            </w:pPr>
            <w:r>
              <w:rPr>
                <w:rFonts w:hint="eastAsia"/>
              </w:rPr>
              <w:t>√</w:t>
            </w:r>
          </w:p>
        </w:tc>
        <w:tc>
          <w:tcPr>
            <w:tcW w:w="1566" w:type="pct"/>
            <w:shd w:val="clear" w:color="auto" w:fill="auto"/>
          </w:tcPr>
          <w:p w:rsidR="00070107" w:rsidP="00591D6B" w:rsidRDefault="00070107">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6724CD" w:rsidTr="006724CD">
        <w:tc>
          <w:tcPr>
            <w:tcW w:w="1249" w:type="pct"/>
            <w:shd w:val="clear" w:color="auto" w:fill="auto"/>
          </w:tcPr>
          <w:p w:rsidRPr="00680604" w:rsidR="006724CD" w:rsidP="00591D6B" w:rsidRDefault="00532AED">
            <w:pPr>
              <w:pStyle w:val="AltB0"/>
            </w:pPr>
            <w:hyperlink w:history="1" w:anchor="X2EbApplied">
              <w:r w:rsidRPr="002561DA" w:rsidR="006724CD">
                <w:rPr>
                  <w:rStyle w:val="ac"/>
                  <w:rFonts w:hint="eastAsia"/>
                </w:rPr>
                <w:t>X2EbApplied</w:t>
              </w:r>
            </w:hyperlink>
          </w:p>
        </w:tc>
        <w:tc>
          <w:tcPr>
            <w:tcW w:w="1179" w:type="pct"/>
          </w:tcPr>
          <w:p w:rsidR="006724CD" w:rsidP="00591D6B" w:rsidRDefault="006724CD">
            <w:pPr>
              <w:pStyle w:val="AltB0"/>
            </w:pPr>
            <w:r>
              <w:rPr>
                <w:rFonts w:hint="eastAsia"/>
              </w:rPr>
              <w:t>√</w:t>
            </w:r>
          </w:p>
        </w:tc>
        <w:tc>
          <w:tcPr>
            <w:tcW w:w="1006" w:type="pct"/>
            <w:shd w:val="clear" w:color="auto" w:fill="auto"/>
          </w:tcPr>
          <w:p w:rsidR="006724CD" w:rsidP="00591D6B" w:rsidRDefault="006724CD">
            <w:pPr>
              <w:pStyle w:val="AltB0"/>
            </w:pPr>
            <w:r>
              <w:rPr>
                <w:rFonts w:hint="eastAsia"/>
              </w:rPr>
              <w:t>√</w:t>
            </w:r>
          </w:p>
        </w:tc>
        <w:tc>
          <w:tcPr>
            <w:tcW w:w="1566" w:type="pct"/>
            <w:shd w:val="clear" w:color="auto" w:fill="auto"/>
          </w:tcPr>
          <w:p w:rsidR="006724CD" w:rsidP="00591D6B" w:rsidRDefault="006724CD">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Pr="00063010" w:rsidR="006A5251" w:rsidP="00C93484" w:rsidRDefault="006A5251">
      <w:pPr>
        <w:pStyle w:val="Reqtify"/>
      </w:pPr>
    </w:p>
    <w:p w:rsidR="005463DC" w:rsidP="00F23398" w:rsidRDefault="005463DC">
      <w:pPr>
        <w:pStyle w:val="2"/>
        <w:ind w:left="756" w:hanging="756"/>
      </w:pPr>
      <w:bookmarkStart w:name="_Ref345055794" w:id="8091"/>
      <w:bookmarkStart w:name="_Toc348357058" w:id="8092"/>
      <w:bookmarkStart w:name="_Toc349030471" w:id="8093"/>
      <w:bookmarkStart w:name="_Toc347566604" w:id="8094"/>
      <w:bookmarkStart w:name="_Toc345689269" w:id="8095"/>
      <w:bookmarkStart w:name="_Toc376182970" w:id="8096"/>
      <w:bookmarkStart w:name="_Toc392229950" w:id="8097"/>
      <w:r>
        <w:rPr>
          <w:rFonts w:hint="eastAsia"/>
        </w:rPr>
        <w:t>F4</w:t>
      </w:r>
      <w:r w:rsidR="006A5251">
        <w:rPr>
          <w:rFonts w:hint="eastAsia"/>
        </w:rPr>
        <w:t>5</w:t>
      </w:r>
      <w:r>
        <w:rPr>
          <w:rFonts w:hint="eastAsia"/>
        </w:rPr>
        <w:t>-Process Singularities</w:t>
      </w:r>
      <w:bookmarkEnd w:id="8091"/>
      <w:bookmarkEnd w:id="8092"/>
      <w:bookmarkEnd w:id="8093"/>
      <w:bookmarkEnd w:id="8094"/>
      <w:bookmarkEnd w:id="8095"/>
      <w:bookmarkEnd w:id="8096"/>
      <w:bookmarkEnd w:id="8097"/>
    </w:p>
    <w:p w:rsidR="005463DC" w:rsidP="00C93484" w:rsidRDefault="005463DC">
      <w:pPr>
        <w:pStyle w:val="Reqtify"/>
      </w:pPr>
      <w:r>
        <w:rPr>
          <w:rFonts w:hint="eastAsia"/>
        </w:rPr>
        <w:t>对于已定位状态的列车，</w:t>
      </w:r>
      <w:r>
        <w:rPr>
          <w:rFonts w:hint="eastAsia"/>
        </w:rPr>
        <w:t>ATP</w:t>
      </w:r>
      <w:r>
        <w:rPr>
          <w:rFonts w:hint="eastAsia"/>
        </w:rPr>
        <w:t>需要根据车头或车尾所在的位置，处理线路上与列车位置有关奇点。例如判断列车是否在车站开门授权区域内，是否与</w:t>
      </w:r>
      <w:r>
        <w:rPr>
          <w:rFonts w:hint="eastAsia"/>
        </w:rPr>
        <w:t>PSD</w:t>
      </w:r>
      <w:r>
        <w:rPr>
          <w:rFonts w:hint="eastAsia"/>
        </w:rPr>
        <w:t>区域有交集，或者是否越过了限制状态的信号机等。</w:t>
      </w:r>
    </w:p>
    <w:p w:rsidRPr="00471246" w:rsidR="005463DC" w:rsidP="00C93484" w:rsidRDefault="005463DC">
      <w:pPr>
        <w:pStyle w:val="Reqtify"/>
      </w:pPr>
      <w:r w:rsidRPr="00471246">
        <w:rPr>
          <w:rFonts w:hint="eastAsia"/>
        </w:rPr>
        <w:t xml:space="preserve">For the </w:t>
      </w:r>
      <w:r>
        <w:rPr>
          <w:rFonts w:hint="eastAsia"/>
        </w:rPr>
        <w:t xml:space="preserve">localized </w:t>
      </w:r>
      <w:r w:rsidRPr="00471246">
        <w:rPr>
          <w:rFonts w:hint="eastAsia"/>
        </w:rPr>
        <w:t xml:space="preserve">train, ATP </w:t>
      </w:r>
      <w:r>
        <w:rPr>
          <w:rFonts w:hint="eastAsia"/>
        </w:rPr>
        <w:t>shall</w:t>
      </w:r>
      <w:r w:rsidRPr="00471246">
        <w:rPr>
          <w:rFonts w:hint="eastAsia"/>
        </w:rPr>
        <w:t xml:space="preserve"> consider the </w:t>
      </w:r>
      <w:r>
        <w:rPr>
          <w:rFonts w:hint="eastAsia"/>
        </w:rPr>
        <w:t>singularities</w:t>
      </w:r>
      <w:r w:rsidRPr="00471246">
        <w:rPr>
          <w:rFonts w:hint="eastAsia"/>
        </w:rPr>
        <w:t xml:space="preserve"> </w:t>
      </w:r>
      <w:r>
        <w:rPr>
          <w:rFonts w:hint="eastAsia"/>
        </w:rPr>
        <w:t>within the range of train locations from</w:t>
      </w:r>
      <w:r w:rsidRPr="00471246">
        <w:rPr>
          <w:rFonts w:hint="eastAsia"/>
        </w:rPr>
        <w:t xml:space="preserve"> </w:t>
      </w:r>
      <w:r>
        <w:rPr>
          <w:rFonts w:hint="eastAsia"/>
        </w:rPr>
        <w:t>the head END to the tail</w:t>
      </w:r>
      <w:r w:rsidRPr="00471246">
        <w:rPr>
          <w:rFonts w:hint="eastAsia"/>
        </w:rPr>
        <w:t>. For instance, ATP need to estimate whether the train is in the authorized area for opening the door in station,</w:t>
      </w:r>
      <w:r>
        <w:rPr>
          <w:rFonts w:hint="eastAsia"/>
        </w:rPr>
        <w:t xml:space="preserve"> or whether the train location intersects</w:t>
      </w:r>
      <w:r w:rsidRPr="00471246">
        <w:rPr>
          <w:rFonts w:hint="eastAsia"/>
        </w:rPr>
        <w:t xml:space="preserve"> with the PSD,</w:t>
      </w:r>
      <w:r>
        <w:rPr>
          <w:rFonts w:hint="eastAsia"/>
        </w:rPr>
        <w:t xml:space="preserve"> or </w:t>
      </w:r>
      <w:r w:rsidRPr="00471246">
        <w:rPr>
          <w:rFonts w:hint="eastAsia"/>
        </w:rPr>
        <w:t>whether the train location e</w:t>
      </w:r>
      <w:r>
        <w:rPr>
          <w:rFonts w:hint="eastAsia"/>
        </w:rPr>
        <w:t>xceeds the signal with restricted status.</w:t>
      </w:r>
    </w:p>
    <w:p w:rsidR="005463DC" w:rsidP="00C93484" w:rsidRDefault="005463DC">
      <w:pPr>
        <w:pStyle w:val="Reqtify"/>
      </w:pPr>
    </w:p>
    <w:p w:rsidR="005463DC" w:rsidP="00934391" w:rsidRDefault="005463DC">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256"/>
        <w:gridCol w:w="1137"/>
        <w:gridCol w:w="3893"/>
      </w:tblGrid>
      <w:tr w:rsidRPr="00785CC7" w:rsidR="00DC09A5" w:rsidTr="006724CD">
        <w:tc>
          <w:tcPr>
            <w:tcW w:w="2292"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612"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2096"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0733AC" w:rsidTr="006724CD">
        <w:tc>
          <w:tcPr>
            <w:tcW w:w="2292" w:type="pct"/>
            <w:tcBorders>
              <w:top w:val="single" w:color="000000" w:sz="4" w:space="0"/>
            </w:tcBorders>
            <w:shd w:val="clear" w:color="auto" w:fill="auto"/>
          </w:tcPr>
          <w:p w:rsidR="000733AC" w:rsidP="00591D6B" w:rsidRDefault="00532AED">
            <w:pPr>
              <w:pStyle w:val="AltB0"/>
            </w:pPr>
            <w:hyperlink w:history="1" w:anchor="ATPsetting">
              <w:r w:rsidR="000733AC">
                <w:rPr>
                  <w:rStyle w:val="ac"/>
                </w:rPr>
                <w:t>ATPsetting</w:t>
              </w:r>
            </w:hyperlink>
          </w:p>
        </w:tc>
        <w:tc>
          <w:tcPr>
            <w:tcW w:w="612" w:type="pct"/>
            <w:tcBorders>
              <w:top w:val="single" w:color="000000" w:sz="4" w:space="0"/>
            </w:tcBorders>
            <w:shd w:val="clear" w:color="auto" w:fill="auto"/>
          </w:tcPr>
          <w:p w:rsidR="000733AC" w:rsidP="00591D6B" w:rsidRDefault="000733AC">
            <w:pPr>
              <w:pStyle w:val="AltB0"/>
            </w:pPr>
            <w:r>
              <w:rPr>
                <w:rFonts w:hint="eastAsia"/>
              </w:rPr>
              <w:t>Internal</w:t>
            </w:r>
          </w:p>
        </w:tc>
        <w:tc>
          <w:tcPr>
            <w:tcW w:w="2096"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575550" w:rsidTr="006724CD">
        <w:tc>
          <w:tcPr>
            <w:tcW w:w="2292" w:type="pct"/>
            <w:shd w:val="clear" w:color="auto" w:fill="auto"/>
          </w:tcPr>
          <w:p w:rsidR="00575550" w:rsidP="00591D6B" w:rsidRDefault="00532AED">
            <w:pPr>
              <w:pStyle w:val="AltB0"/>
            </w:pPr>
            <w:hyperlink w:history="1" w:anchor="BlockModeUsed">
              <w:r w:rsidRPr="00575550" w:rsidR="00575550">
                <w:rPr>
                  <w:rStyle w:val="ac"/>
                  <w:rFonts w:hint="eastAsia"/>
                </w:rPr>
                <w:t>BlockModeUsed</w:t>
              </w:r>
            </w:hyperlink>
          </w:p>
        </w:tc>
        <w:tc>
          <w:tcPr>
            <w:tcW w:w="612" w:type="pct"/>
            <w:shd w:val="clear" w:color="auto" w:fill="auto"/>
          </w:tcPr>
          <w:p w:rsidR="00575550" w:rsidP="00591D6B" w:rsidRDefault="00575550">
            <w:pPr>
              <w:pStyle w:val="AltB0"/>
            </w:pPr>
            <w:r>
              <w:rPr>
                <w:rFonts w:hint="eastAsia"/>
              </w:rPr>
              <w:t>Internal</w:t>
            </w:r>
          </w:p>
        </w:tc>
        <w:tc>
          <w:tcPr>
            <w:tcW w:w="2096" w:type="pct"/>
            <w:shd w:val="clear" w:color="auto" w:fill="auto"/>
          </w:tcPr>
          <w:p w:rsidR="00575550" w:rsidP="00591D6B" w:rsidRDefault="00575550">
            <w:pPr>
              <w:pStyle w:val="AltB0"/>
            </w:pPr>
            <w:r>
              <w:fldChar w:fldCharType="begin"/>
            </w:r>
            <w:r>
              <w:instrText xml:space="preserve"> REF _Ref345055584 \h </w:instrText>
            </w:r>
            <w:r>
              <w:fldChar w:fldCharType="separate"/>
            </w:r>
            <w:r w:rsidRPr="006E3B52" w:rsidR="00DE178B">
              <w:rPr>
                <w:rFonts w:hint="eastAsia"/>
              </w:rPr>
              <w:t>F</w:t>
            </w:r>
            <w:r w:rsidR="00DE178B">
              <w:rPr>
                <w:rFonts w:hint="eastAsia"/>
              </w:rPr>
              <w:t>14</w:t>
            </w:r>
            <w:r w:rsidRPr="006E3B52" w:rsidR="00DE178B">
              <w:rPr>
                <w:rFonts w:hint="eastAsia"/>
              </w:rPr>
              <w:t xml:space="preserve">-Manage </w:t>
            </w:r>
            <w:r w:rsidR="00DE178B">
              <w:rPr>
                <w:rFonts w:hint="eastAsia"/>
              </w:rPr>
              <w:t>Variants</w:t>
            </w:r>
            <w:r w:rsidRPr="006E3B52" w:rsidR="00DE178B">
              <w:rPr>
                <w:rFonts w:hint="eastAsia"/>
              </w:rPr>
              <w:t xml:space="preserve"> in Block Mode</w:t>
            </w:r>
            <w:r>
              <w:fldChar w:fldCharType="end"/>
            </w:r>
          </w:p>
        </w:tc>
      </w:tr>
      <w:tr w:rsidR="00435480" w:rsidTr="006724CD">
        <w:tc>
          <w:tcPr>
            <w:tcW w:w="2292" w:type="pct"/>
            <w:shd w:val="clear" w:color="auto" w:fill="auto"/>
          </w:tcPr>
          <w:p w:rsidR="00435480" w:rsidP="00591D6B" w:rsidRDefault="00532AED">
            <w:pPr>
              <w:pStyle w:val="AltB0"/>
            </w:pPr>
            <w:hyperlink w:history="1" w:anchor="CoercedPermissive">
              <w:r w:rsidR="00435480">
                <w:rPr>
                  <w:rStyle w:val="ac"/>
                </w:rPr>
                <w:t>CoercedPermissive</w:t>
              </w:r>
            </w:hyperlink>
          </w:p>
        </w:tc>
        <w:tc>
          <w:tcPr>
            <w:tcW w:w="612" w:type="pct"/>
            <w:shd w:val="clear" w:color="auto" w:fill="auto"/>
          </w:tcPr>
          <w:p w:rsidR="00435480" w:rsidP="00591D6B" w:rsidRDefault="00435480">
            <w:pPr>
              <w:pStyle w:val="AltB0"/>
            </w:pPr>
            <w:r>
              <w:rPr>
                <w:rFonts w:hint="eastAsia"/>
              </w:rPr>
              <w:t>Internal</w:t>
            </w:r>
          </w:p>
        </w:tc>
        <w:tc>
          <w:tcPr>
            <w:tcW w:w="2096" w:type="pct"/>
            <w:shd w:val="clear" w:color="auto" w:fill="auto"/>
          </w:tcPr>
          <w:p w:rsidR="00435480" w:rsidP="00591D6B" w:rsidRDefault="00435480">
            <w:pPr>
              <w:pStyle w:val="AltB0"/>
            </w:pPr>
            <w:r>
              <w:fldChar w:fldCharType="begin"/>
            </w:r>
            <w:r>
              <w:instrText xml:space="preserve"> REF _Ref345055772 \h </w:instrText>
            </w:r>
            <w:r>
              <w:fldChar w:fldCharType="separate"/>
            </w:r>
            <w:r w:rsidR="00DE178B">
              <w:rPr>
                <w:rFonts w:hint="eastAsia"/>
              </w:rPr>
              <w:t>F42-Manage Coerced Permissive or Restrictive</w:t>
            </w:r>
            <w:r>
              <w:fldChar w:fldCharType="end"/>
            </w:r>
          </w:p>
        </w:tc>
      </w:tr>
      <w:tr w:rsidR="00B5079A" w:rsidTr="006724CD">
        <w:tc>
          <w:tcPr>
            <w:tcW w:w="2292" w:type="pct"/>
            <w:shd w:val="clear" w:color="auto" w:fill="auto"/>
          </w:tcPr>
          <w:p w:rsidR="00B5079A" w:rsidP="00591D6B" w:rsidRDefault="00532AED">
            <w:pPr>
              <w:pStyle w:val="AltB0"/>
            </w:pPr>
            <w:hyperlink w:history="1" w:anchor="CoercedRestrictive">
              <w:r w:rsidR="00B5079A">
                <w:rPr>
                  <w:rStyle w:val="ac"/>
                </w:rPr>
                <w:t>CoercedRestrictive</w:t>
              </w:r>
            </w:hyperlink>
          </w:p>
        </w:tc>
        <w:tc>
          <w:tcPr>
            <w:tcW w:w="612" w:type="pct"/>
            <w:shd w:val="clear" w:color="auto" w:fill="auto"/>
          </w:tcPr>
          <w:p w:rsidR="00B5079A" w:rsidP="00591D6B" w:rsidRDefault="00B5079A">
            <w:pPr>
              <w:pStyle w:val="AltB0"/>
            </w:pPr>
            <w:r>
              <w:rPr>
                <w:rFonts w:hint="eastAsia"/>
              </w:rPr>
              <w:t>Internal</w:t>
            </w:r>
          </w:p>
        </w:tc>
        <w:tc>
          <w:tcPr>
            <w:tcW w:w="2096" w:type="pct"/>
            <w:shd w:val="clear" w:color="auto" w:fill="auto"/>
          </w:tcPr>
          <w:p w:rsidR="00B5079A" w:rsidP="00591D6B" w:rsidRDefault="00B5079A">
            <w:pPr>
              <w:pStyle w:val="AltB0"/>
            </w:pPr>
            <w:r>
              <w:fldChar w:fldCharType="begin"/>
            </w:r>
            <w:r>
              <w:instrText xml:space="preserve"> REF _Ref345055772 \h </w:instrText>
            </w:r>
            <w:r>
              <w:fldChar w:fldCharType="separate"/>
            </w:r>
            <w:r w:rsidR="00DE178B">
              <w:rPr>
                <w:rFonts w:hint="eastAsia"/>
              </w:rPr>
              <w:t>F42-Manage Coerced Permissive or Restrictive</w:t>
            </w:r>
            <w:r>
              <w:fldChar w:fldCharType="end"/>
            </w:r>
          </w:p>
        </w:tc>
      </w:tr>
      <w:tr w:rsidR="00B5079A" w:rsidTr="006724CD">
        <w:tc>
          <w:tcPr>
            <w:tcW w:w="2292" w:type="pct"/>
            <w:shd w:val="clear" w:color="auto" w:fill="auto"/>
          </w:tcPr>
          <w:p w:rsidR="00B5079A" w:rsidP="00591D6B" w:rsidRDefault="00532AED">
            <w:pPr>
              <w:pStyle w:val="AltB0"/>
            </w:pPr>
            <w:hyperlink w:history="1" w:anchor="EndOfAuthorityValid">
              <w:r w:rsidR="00B5079A">
                <w:rPr>
                  <w:rStyle w:val="ac"/>
                </w:rPr>
                <w:t>EndOfAuthorityValid</w:t>
              </w:r>
            </w:hyperlink>
          </w:p>
        </w:tc>
        <w:tc>
          <w:tcPr>
            <w:tcW w:w="612" w:type="pct"/>
            <w:shd w:val="clear" w:color="auto" w:fill="auto"/>
          </w:tcPr>
          <w:p w:rsidR="00B5079A" w:rsidP="00591D6B" w:rsidRDefault="00B5079A">
            <w:pPr>
              <w:pStyle w:val="AltB0"/>
            </w:pPr>
            <w:r>
              <w:rPr>
                <w:rFonts w:hint="eastAsia"/>
              </w:rPr>
              <w:t>Internal</w:t>
            </w:r>
          </w:p>
        </w:tc>
        <w:tc>
          <w:tcPr>
            <w:tcW w:w="2096" w:type="pct"/>
            <w:shd w:val="clear" w:color="auto" w:fill="auto"/>
          </w:tcPr>
          <w:p w:rsidR="00B5079A" w:rsidP="00591D6B" w:rsidRDefault="00B5079A">
            <w:pPr>
              <w:pStyle w:val="AltB0"/>
            </w:pPr>
            <w:r>
              <w:fldChar w:fldCharType="begin"/>
            </w:r>
            <w:r>
              <w:instrText xml:space="preserve"> REF _Ref345055764 \h </w:instrText>
            </w:r>
            <w:r>
              <w:fldChar w:fldCharType="separate"/>
            </w:r>
            <w:r w:rsidR="00DE178B">
              <w:rPr>
                <w:rFonts w:hint="eastAsia"/>
              </w:rPr>
              <w:t>F41-Determine the EOA</w:t>
            </w:r>
            <w:r>
              <w:fldChar w:fldCharType="end"/>
            </w:r>
          </w:p>
        </w:tc>
      </w:tr>
      <w:tr w:rsidR="00B5079A" w:rsidTr="006724CD">
        <w:tc>
          <w:tcPr>
            <w:tcW w:w="2292" w:type="pct"/>
            <w:shd w:val="clear" w:color="auto" w:fill="auto"/>
          </w:tcPr>
          <w:p w:rsidR="00B5079A" w:rsidP="00591D6B" w:rsidRDefault="00532AED">
            <w:pPr>
              <w:pStyle w:val="AltB0"/>
            </w:pPr>
            <w:hyperlink w:history="1" w:anchor="EOAlocation">
              <w:hyperlink w:history="1" w:anchor="CBTCmodeEOAlocation">
                <w:r w:rsidRPr="00CF7532" w:rsidR="00CF7532">
                  <w:rPr>
                    <w:rStyle w:val="ac"/>
                  </w:rPr>
                  <w:t>CBTCmodeEOAlocation</w:t>
                </w:r>
              </w:hyperlink>
            </w:hyperlink>
          </w:p>
        </w:tc>
        <w:tc>
          <w:tcPr>
            <w:tcW w:w="612" w:type="pct"/>
            <w:shd w:val="clear" w:color="auto" w:fill="auto"/>
          </w:tcPr>
          <w:p w:rsidR="00B5079A" w:rsidP="00591D6B" w:rsidRDefault="00B5079A">
            <w:pPr>
              <w:pStyle w:val="AltB0"/>
            </w:pPr>
            <w:r>
              <w:rPr>
                <w:rFonts w:hint="eastAsia"/>
              </w:rPr>
              <w:t>Internal</w:t>
            </w:r>
          </w:p>
        </w:tc>
        <w:tc>
          <w:tcPr>
            <w:tcW w:w="2096" w:type="pct"/>
            <w:shd w:val="clear" w:color="auto" w:fill="auto"/>
          </w:tcPr>
          <w:p w:rsidR="00B5079A" w:rsidP="00591D6B" w:rsidRDefault="00B5079A">
            <w:pPr>
              <w:pStyle w:val="AltB0"/>
            </w:pPr>
            <w:r>
              <w:fldChar w:fldCharType="begin"/>
            </w:r>
            <w:r>
              <w:instrText xml:space="preserve"> REF _Ref345055764 \h </w:instrText>
            </w:r>
            <w:r>
              <w:fldChar w:fldCharType="separate"/>
            </w:r>
            <w:r w:rsidR="00DE178B">
              <w:rPr>
                <w:rFonts w:hint="eastAsia"/>
              </w:rPr>
              <w:t>F41-Determine the EOA</w:t>
            </w:r>
            <w:r>
              <w:fldChar w:fldCharType="end"/>
            </w:r>
          </w:p>
        </w:tc>
      </w:tr>
      <w:tr w:rsidR="00B5079A" w:rsidTr="006724CD">
        <w:tc>
          <w:tcPr>
            <w:tcW w:w="2292" w:type="pct"/>
            <w:shd w:val="clear" w:color="auto" w:fill="auto"/>
          </w:tcPr>
          <w:p w:rsidR="00B5079A" w:rsidP="00591D6B" w:rsidRDefault="00532AED">
            <w:pPr>
              <w:pStyle w:val="AltB0"/>
            </w:pPr>
            <w:hyperlink w:history="1" w:anchor="Offline">
              <w:r w:rsidR="00B5079A">
                <w:rPr>
                  <w:rStyle w:val="ac"/>
                </w:rPr>
                <w:t>Offline</w:t>
              </w:r>
            </w:hyperlink>
          </w:p>
        </w:tc>
        <w:tc>
          <w:tcPr>
            <w:tcW w:w="612" w:type="pct"/>
            <w:shd w:val="clear" w:color="auto" w:fill="auto"/>
          </w:tcPr>
          <w:p w:rsidR="00B5079A" w:rsidP="00591D6B" w:rsidRDefault="00B5079A">
            <w:pPr>
              <w:pStyle w:val="AltB0"/>
            </w:pPr>
            <w:r>
              <w:rPr>
                <w:rFonts w:hint="eastAsia"/>
              </w:rPr>
              <w:t>Internal</w:t>
            </w:r>
          </w:p>
        </w:tc>
        <w:tc>
          <w:tcPr>
            <w:tcW w:w="2096" w:type="pct"/>
            <w:shd w:val="clear" w:color="auto" w:fill="auto"/>
          </w:tcPr>
          <w:p w:rsidRPr="00B9101D" w:rsidR="00B5079A" w:rsidP="00591D6B" w:rsidRDefault="00B5079A">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B5079A" w:rsidTr="006724CD">
        <w:tc>
          <w:tcPr>
            <w:tcW w:w="2292" w:type="pct"/>
            <w:shd w:val="clear" w:color="auto" w:fill="auto"/>
          </w:tcPr>
          <w:p w:rsidR="00B5079A" w:rsidP="00591D6B" w:rsidRDefault="00532AED">
            <w:pPr>
              <w:pStyle w:val="AltB0"/>
            </w:pPr>
            <w:hyperlink w:history="1" w:anchor="ReceivedTSRdatabase">
              <w:r w:rsidR="00B5079A">
                <w:rPr>
                  <w:rStyle w:val="ac"/>
                </w:rPr>
                <w:t>ReceivedTSRdatabase</w:t>
              </w:r>
            </w:hyperlink>
          </w:p>
        </w:tc>
        <w:tc>
          <w:tcPr>
            <w:tcW w:w="612" w:type="pct"/>
            <w:shd w:val="clear" w:color="auto" w:fill="auto"/>
          </w:tcPr>
          <w:p w:rsidR="00B5079A" w:rsidP="00591D6B" w:rsidRDefault="00B5079A">
            <w:pPr>
              <w:pStyle w:val="AltB0"/>
            </w:pPr>
            <w:r>
              <w:rPr>
                <w:rFonts w:hint="eastAsia"/>
              </w:rPr>
              <w:t>Internal</w:t>
            </w:r>
          </w:p>
        </w:tc>
        <w:tc>
          <w:tcPr>
            <w:tcW w:w="2096" w:type="pct"/>
            <w:shd w:val="clear" w:color="auto" w:fill="auto"/>
          </w:tcPr>
          <w:p w:rsidRPr="00B9101D" w:rsidR="00B5079A" w:rsidP="00591D6B" w:rsidRDefault="00B5079A">
            <w:pPr>
              <w:pStyle w:val="AltB0"/>
            </w:pPr>
            <w:r>
              <w:fldChar w:fldCharType="begin"/>
            </w:r>
            <w:r>
              <w:instrText xml:space="preserve"> REF _Ref345055780 \h </w:instrText>
            </w:r>
            <w:r>
              <w:fldChar w:fldCharType="separate"/>
            </w:r>
            <w:r w:rsidR="00DE178B">
              <w:rPr>
                <w:rFonts w:hint="eastAsia"/>
              </w:rPr>
              <w:t>F43-Manage Temporary Speed Restriction</w:t>
            </w:r>
            <w:r>
              <w:fldChar w:fldCharType="end"/>
            </w:r>
          </w:p>
        </w:tc>
      </w:tr>
      <w:tr w:rsidR="00B5079A" w:rsidTr="006724CD">
        <w:tc>
          <w:tcPr>
            <w:tcW w:w="2292" w:type="pct"/>
            <w:shd w:val="clear" w:color="auto" w:fill="auto"/>
          </w:tcPr>
          <w:p w:rsidR="00B5079A" w:rsidP="00591D6B" w:rsidRDefault="00532AED">
            <w:pPr>
              <w:pStyle w:val="AltB0"/>
            </w:pPr>
            <w:hyperlink w:history="1" w:anchor="TrackMap">
              <w:r w:rsidR="00B5079A">
                <w:rPr>
                  <w:rStyle w:val="ac"/>
                </w:rPr>
                <w:t>TrackMap</w:t>
              </w:r>
            </w:hyperlink>
          </w:p>
        </w:tc>
        <w:tc>
          <w:tcPr>
            <w:tcW w:w="612" w:type="pct"/>
            <w:shd w:val="clear" w:color="auto" w:fill="auto"/>
          </w:tcPr>
          <w:p w:rsidR="00B5079A" w:rsidP="00591D6B" w:rsidRDefault="00B5079A">
            <w:pPr>
              <w:pStyle w:val="AltB0"/>
            </w:pPr>
            <w:r>
              <w:rPr>
                <w:rFonts w:hint="eastAsia"/>
              </w:rPr>
              <w:t>Internal</w:t>
            </w:r>
          </w:p>
        </w:tc>
        <w:tc>
          <w:tcPr>
            <w:tcW w:w="2096" w:type="pct"/>
            <w:shd w:val="clear" w:color="auto" w:fill="auto"/>
          </w:tcPr>
          <w:p w:rsidR="00B5079A" w:rsidP="00591D6B" w:rsidRDefault="00B5079A">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B5079A" w:rsidTr="006724CD">
        <w:tc>
          <w:tcPr>
            <w:tcW w:w="2292" w:type="pct"/>
            <w:shd w:val="clear" w:color="auto" w:fill="auto"/>
          </w:tcPr>
          <w:p w:rsidR="00B5079A" w:rsidP="00591D6B" w:rsidRDefault="00532AED">
            <w:pPr>
              <w:pStyle w:val="AltB0"/>
            </w:pPr>
            <w:hyperlink w:history="1" w:anchor="TrainEnergy">
              <w:r w:rsidR="00B5079A">
                <w:rPr>
                  <w:rStyle w:val="ac"/>
                </w:rPr>
                <w:t>TrainEnergy</w:t>
              </w:r>
            </w:hyperlink>
          </w:p>
        </w:tc>
        <w:tc>
          <w:tcPr>
            <w:tcW w:w="612" w:type="pct"/>
            <w:shd w:val="clear" w:color="auto" w:fill="auto"/>
          </w:tcPr>
          <w:p w:rsidR="00B5079A" w:rsidP="00591D6B" w:rsidRDefault="00B5079A">
            <w:pPr>
              <w:pStyle w:val="AltB0"/>
            </w:pPr>
            <w:r>
              <w:rPr>
                <w:rFonts w:hint="eastAsia"/>
              </w:rPr>
              <w:t>Internal</w:t>
            </w:r>
          </w:p>
        </w:tc>
        <w:tc>
          <w:tcPr>
            <w:tcW w:w="2096" w:type="pct"/>
            <w:shd w:val="clear" w:color="auto" w:fill="auto"/>
          </w:tcPr>
          <w:p w:rsidR="00B5079A" w:rsidP="00591D6B" w:rsidRDefault="00B5079A">
            <w:pPr>
              <w:pStyle w:val="AltB0"/>
            </w:pPr>
            <w:r>
              <w:fldChar w:fldCharType="begin"/>
            </w:r>
            <w:r>
              <w:instrText xml:space="preserve"> REF _Ref345055788 \h </w:instrText>
            </w:r>
            <w:r>
              <w:fldChar w:fldCharType="separate"/>
            </w:r>
            <w:r w:rsidR="00DE178B">
              <w:rPr>
                <w:rFonts w:hint="eastAsia"/>
              </w:rPr>
              <w:t>F</w:t>
            </w:r>
            <w:r w:rsidRPr="00680604" w:rsidR="00DE178B">
              <w:rPr>
                <w:rFonts w:hint="eastAsia"/>
              </w:rPr>
              <w:t>4</w:t>
            </w:r>
            <w:r w:rsidR="00DE178B">
              <w:rPr>
                <w:rFonts w:hint="eastAsia"/>
              </w:rPr>
              <w:t>4</w:t>
            </w:r>
            <w:r w:rsidRPr="00680604" w:rsidR="00DE178B">
              <w:rPr>
                <w:rFonts w:hint="eastAsia"/>
              </w:rPr>
              <w:t xml:space="preserve">-Compute </w:t>
            </w:r>
            <w:r w:rsidR="00DE178B">
              <w:rPr>
                <w:rFonts w:hint="eastAsia"/>
              </w:rPr>
              <w:t>T</w:t>
            </w:r>
            <w:r w:rsidRPr="00680604" w:rsidR="00DE178B">
              <w:rPr>
                <w:rFonts w:hint="eastAsia"/>
              </w:rPr>
              <w:t xml:space="preserve">rain </w:t>
            </w:r>
            <w:r w:rsidR="00DE178B">
              <w:rPr>
                <w:rFonts w:hint="eastAsia"/>
              </w:rPr>
              <w:t>E</w:t>
            </w:r>
            <w:r w:rsidRPr="00680604" w:rsidR="00DE178B">
              <w:rPr>
                <w:rFonts w:hint="eastAsia"/>
              </w:rPr>
              <w:t>nergy</w:t>
            </w:r>
            <w:r>
              <w:fldChar w:fldCharType="end"/>
            </w:r>
          </w:p>
        </w:tc>
      </w:tr>
      <w:tr w:rsidR="00B5079A" w:rsidTr="006724CD">
        <w:tc>
          <w:tcPr>
            <w:tcW w:w="2292" w:type="pct"/>
            <w:shd w:val="clear" w:color="auto" w:fill="auto"/>
          </w:tcPr>
          <w:p w:rsidR="00B5079A" w:rsidP="00591D6B" w:rsidRDefault="00532AED">
            <w:pPr>
              <w:pStyle w:val="AltB0"/>
            </w:pPr>
            <w:hyperlink w:history="1" w:anchor="TrainFrontOrientation">
              <w:r w:rsidR="00B5079A">
                <w:rPr>
                  <w:rStyle w:val="ac"/>
                </w:rPr>
                <w:t>TrainFrontOrientation</w:t>
              </w:r>
            </w:hyperlink>
          </w:p>
        </w:tc>
        <w:tc>
          <w:tcPr>
            <w:tcW w:w="612" w:type="pct"/>
            <w:shd w:val="clear" w:color="auto" w:fill="auto"/>
          </w:tcPr>
          <w:p w:rsidR="00B5079A" w:rsidP="00591D6B" w:rsidRDefault="00B5079A">
            <w:pPr>
              <w:pStyle w:val="AltB0"/>
            </w:pPr>
            <w:r>
              <w:rPr>
                <w:rFonts w:hint="eastAsia"/>
              </w:rPr>
              <w:t>Internal</w:t>
            </w:r>
          </w:p>
        </w:tc>
        <w:tc>
          <w:tcPr>
            <w:tcW w:w="2096" w:type="pct"/>
            <w:shd w:val="clear" w:color="auto" w:fill="auto"/>
          </w:tcPr>
          <w:p w:rsidR="00B5079A" w:rsidP="00591D6B" w:rsidRDefault="00B5079A">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B5079A" w:rsidTr="006724CD">
        <w:tc>
          <w:tcPr>
            <w:tcW w:w="2292" w:type="pct"/>
            <w:shd w:val="clear" w:color="auto" w:fill="auto"/>
          </w:tcPr>
          <w:p w:rsidR="00B5079A" w:rsidP="00591D6B" w:rsidRDefault="00532AED">
            <w:pPr>
              <w:pStyle w:val="AltB0"/>
            </w:pPr>
            <w:hyperlink w:history="1" w:anchor="TrainRearLocation">
              <w:r w:rsidR="00B5079A">
                <w:rPr>
                  <w:rStyle w:val="ac"/>
                </w:rPr>
                <w:t>TrainRearLocation</w:t>
              </w:r>
            </w:hyperlink>
          </w:p>
        </w:tc>
        <w:tc>
          <w:tcPr>
            <w:tcW w:w="612" w:type="pct"/>
            <w:shd w:val="clear" w:color="auto" w:fill="auto"/>
          </w:tcPr>
          <w:p w:rsidR="00B5079A" w:rsidP="00591D6B" w:rsidRDefault="00B5079A">
            <w:pPr>
              <w:pStyle w:val="AltB0"/>
            </w:pPr>
            <w:r>
              <w:rPr>
                <w:rFonts w:hint="eastAsia"/>
              </w:rPr>
              <w:t>Internal</w:t>
            </w:r>
          </w:p>
        </w:tc>
        <w:tc>
          <w:tcPr>
            <w:tcW w:w="2096" w:type="pct"/>
            <w:shd w:val="clear" w:color="auto" w:fill="auto"/>
          </w:tcPr>
          <w:p w:rsidR="00B5079A" w:rsidP="00591D6B" w:rsidRDefault="00B5079A">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B5079A" w:rsidTr="006724CD">
        <w:tc>
          <w:tcPr>
            <w:tcW w:w="2292" w:type="pct"/>
            <w:shd w:val="clear" w:color="auto" w:fill="auto"/>
          </w:tcPr>
          <w:p w:rsidR="00B5079A" w:rsidP="00591D6B" w:rsidRDefault="00532AED">
            <w:pPr>
              <w:pStyle w:val="AltB0"/>
            </w:pPr>
            <w:hyperlink w:history="1" w:anchor="VariantValue">
              <w:r w:rsidR="00B5079A">
                <w:rPr>
                  <w:rStyle w:val="ac"/>
                </w:rPr>
                <w:t>VariantValue</w:t>
              </w:r>
            </w:hyperlink>
          </w:p>
        </w:tc>
        <w:tc>
          <w:tcPr>
            <w:tcW w:w="612" w:type="pct"/>
            <w:shd w:val="clear" w:color="auto" w:fill="auto"/>
          </w:tcPr>
          <w:p w:rsidR="00B5079A" w:rsidP="00591D6B" w:rsidRDefault="00B5079A">
            <w:pPr>
              <w:pStyle w:val="AltB0"/>
            </w:pPr>
            <w:r>
              <w:rPr>
                <w:rFonts w:hint="eastAsia"/>
              </w:rPr>
              <w:t>Internal</w:t>
            </w:r>
          </w:p>
        </w:tc>
        <w:tc>
          <w:tcPr>
            <w:tcW w:w="2096" w:type="pct"/>
            <w:shd w:val="clear" w:color="auto" w:fill="auto"/>
          </w:tcPr>
          <w:p w:rsidR="00B5079A" w:rsidP="00591D6B" w:rsidRDefault="00B5079A">
            <w:pPr>
              <w:pStyle w:val="AltB0"/>
            </w:pPr>
            <w:r>
              <w:fldChar w:fldCharType="begin"/>
            </w:r>
            <w:r>
              <w:instrText xml:space="preserve"> REF _Ref345055594 \h </w:instrText>
            </w:r>
            <w:r>
              <w:fldChar w:fldCharType="separate"/>
            </w:r>
            <w:r w:rsidRPr="00A61D30" w:rsidR="00DE178B">
              <w:rPr>
                <w:rFonts w:hint="eastAsia"/>
              </w:rPr>
              <w:t>F</w:t>
            </w:r>
            <w:r w:rsidR="00DE178B">
              <w:rPr>
                <w:rFonts w:hint="eastAsia"/>
              </w:rPr>
              <w:t>15</w:t>
            </w:r>
            <w:r w:rsidRPr="00CF6CBE" w:rsidR="00DE178B">
              <w:rPr>
                <w:rFonts w:hint="eastAsia"/>
              </w:rPr>
              <w:t>-</w:t>
            </w:r>
            <w:r w:rsidR="00DE178B">
              <w:rPr>
                <w:rFonts w:hint="eastAsia"/>
              </w:rPr>
              <w:t>Manage Variants in CBTC Mode</w:t>
            </w:r>
            <w:r>
              <w:fldChar w:fldCharType="end"/>
            </w:r>
          </w:p>
        </w:tc>
      </w:tr>
      <w:tr w:rsidR="00B5079A" w:rsidTr="006724CD">
        <w:tc>
          <w:tcPr>
            <w:tcW w:w="2292" w:type="pct"/>
            <w:shd w:val="clear" w:color="auto" w:fill="auto"/>
          </w:tcPr>
          <w:p w:rsidR="00B5079A" w:rsidP="00591D6B" w:rsidRDefault="00532AED">
            <w:pPr>
              <w:pStyle w:val="AltB0"/>
            </w:pPr>
            <w:hyperlink w:history="1" w:anchor="VersionAuthorizedByLC">
              <w:r w:rsidR="00B5079A">
                <w:rPr>
                  <w:rStyle w:val="ac"/>
                </w:rPr>
                <w:t>VersionAuthorizedByLC</w:t>
              </w:r>
            </w:hyperlink>
          </w:p>
        </w:tc>
        <w:tc>
          <w:tcPr>
            <w:tcW w:w="612" w:type="pct"/>
            <w:shd w:val="clear" w:color="auto" w:fill="auto"/>
          </w:tcPr>
          <w:p w:rsidR="00B5079A" w:rsidP="00591D6B" w:rsidRDefault="00B5079A">
            <w:pPr>
              <w:pStyle w:val="AltB0"/>
            </w:pPr>
            <w:r>
              <w:rPr>
                <w:rFonts w:hint="eastAsia"/>
              </w:rPr>
              <w:t>Internal</w:t>
            </w:r>
          </w:p>
        </w:tc>
        <w:tc>
          <w:tcPr>
            <w:tcW w:w="2096" w:type="pct"/>
            <w:shd w:val="clear" w:color="auto" w:fill="auto"/>
          </w:tcPr>
          <w:p w:rsidR="00B5079A" w:rsidP="00591D6B" w:rsidRDefault="00B5079A">
            <w:pPr>
              <w:pStyle w:val="AltB0"/>
            </w:pPr>
            <w:r>
              <w:fldChar w:fldCharType="begin"/>
            </w:r>
            <w:r>
              <w:instrText xml:space="preserve"> REF _Ref345055594 \h </w:instrText>
            </w:r>
            <w:r>
              <w:fldChar w:fldCharType="separate"/>
            </w:r>
            <w:r w:rsidRPr="00A61D30" w:rsidR="00DE178B">
              <w:rPr>
                <w:rFonts w:hint="eastAsia"/>
              </w:rPr>
              <w:t>F</w:t>
            </w:r>
            <w:r w:rsidR="00DE178B">
              <w:rPr>
                <w:rFonts w:hint="eastAsia"/>
              </w:rPr>
              <w:t>15</w:t>
            </w:r>
            <w:r w:rsidRPr="00CF6CBE" w:rsidR="00DE178B">
              <w:rPr>
                <w:rFonts w:hint="eastAsia"/>
              </w:rPr>
              <w:t>-</w:t>
            </w:r>
            <w:r w:rsidR="00DE178B">
              <w:rPr>
                <w:rFonts w:hint="eastAsia"/>
              </w:rPr>
              <w:t>Manage Variants in CBTC Mode</w:t>
            </w:r>
            <w:r>
              <w:fldChar w:fldCharType="end"/>
            </w:r>
          </w:p>
        </w:tc>
      </w:tr>
      <w:tr w:rsidR="006724CD" w:rsidTr="006724CD">
        <w:tc>
          <w:tcPr>
            <w:tcW w:w="2292" w:type="pct"/>
            <w:shd w:val="clear" w:color="auto" w:fill="auto"/>
          </w:tcPr>
          <w:p w:rsidR="006724CD" w:rsidP="00591D6B" w:rsidRDefault="00532AED">
            <w:pPr>
              <w:pStyle w:val="AltB0"/>
            </w:pPr>
            <w:hyperlink w:history="1" w:anchor="X2EbApplied">
              <w:r w:rsidRPr="002561DA" w:rsidR="006724CD">
                <w:rPr>
                  <w:rStyle w:val="ac"/>
                  <w:rFonts w:hint="eastAsia"/>
                </w:rPr>
                <w:t>X2EbApplied</w:t>
              </w:r>
            </w:hyperlink>
          </w:p>
        </w:tc>
        <w:tc>
          <w:tcPr>
            <w:tcW w:w="612" w:type="pct"/>
            <w:shd w:val="clear" w:color="auto" w:fill="auto"/>
          </w:tcPr>
          <w:p w:rsidR="006724CD" w:rsidP="00591D6B" w:rsidRDefault="006724CD">
            <w:pPr>
              <w:pStyle w:val="AltB0"/>
            </w:pPr>
            <w:r>
              <w:rPr>
                <w:rFonts w:hint="eastAsia"/>
              </w:rPr>
              <w:t>Internal</w:t>
            </w:r>
          </w:p>
        </w:tc>
        <w:tc>
          <w:tcPr>
            <w:tcW w:w="2096" w:type="pct"/>
            <w:shd w:val="clear" w:color="auto" w:fill="auto"/>
          </w:tcPr>
          <w:p w:rsidR="006724CD" w:rsidP="00591D6B" w:rsidRDefault="006724CD">
            <w:pPr>
              <w:pStyle w:val="AltB0"/>
            </w:pPr>
            <w:r>
              <w:fldChar w:fldCharType="begin"/>
            </w:r>
            <w:r>
              <w:instrText xml:space="preserve"> REF _Ref345055788 \h </w:instrText>
            </w:r>
            <w:r>
              <w:fldChar w:fldCharType="separate"/>
            </w:r>
            <w:r w:rsidR="00DE178B">
              <w:rPr>
                <w:rFonts w:hint="eastAsia"/>
              </w:rPr>
              <w:t>F</w:t>
            </w:r>
            <w:r w:rsidRPr="00680604" w:rsidR="00DE178B">
              <w:rPr>
                <w:rFonts w:hint="eastAsia"/>
              </w:rPr>
              <w:t>4</w:t>
            </w:r>
            <w:r w:rsidR="00DE178B">
              <w:rPr>
                <w:rFonts w:hint="eastAsia"/>
              </w:rPr>
              <w:t>4</w:t>
            </w:r>
            <w:r w:rsidRPr="00680604" w:rsidR="00DE178B">
              <w:rPr>
                <w:rFonts w:hint="eastAsia"/>
              </w:rPr>
              <w:t xml:space="preserve">-Compute </w:t>
            </w:r>
            <w:r w:rsidR="00DE178B">
              <w:rPr>
                <w:rFonts w:hint="eastAsia"/>
              </w:rPr>
              <w:t>T</w:t>
            </w:r>
            <w:r w:rsidRPr="00680604" w:rsidR="00DE178B">
              <w:rPr>
                <w:rFonts w:hint="eastAsia"/>
              </w:rPr>
              <w:t xml:space="preserve">rain </w:t>
            </w:r>
            <w:r w:rsidR="00DE178B">
              <w:rPr>
                <w:rFonts w:hint="eastAsia"/>
              </w:rPr>
              <w:t>E</w:t>
            </w:r>
            <w:r w:rsidRPr="00680604" w:rsidR="00DE178B">
              <w:rPr>
                <w:rFonts w:hint="eastAsia"/>
              </w:rPr>
              <w:t>nergy</w:t>
            </w:r>
            <w:r>
              <w:fldChar w:fldCharType="end"/>
            </w:r>
          </w:p>
        </w:tc>
      </w:tr>
    </w:tbl>
    <w:p w:rsidR="005463DC" w:rsidP="00C93484" w:rsidRDefault="005463DC">
      <w:pPr>
        <w:pStyle w:val="Reqtify"/>
      </w:pPr>
    </w:p>
    <w:p w:rsidR="005463DC" w:rsidP="00934391" w:rsidRDefault="005463DC">
      <w:pPr>
        <w:pStyle w:val="3"/>
      </w:pPr>
      <w:r>
        <w:rPr>
          <w:rFonts w:hint="eastAsia"/>
        </w:rPr>
        <w:lastRenderedPageBreak/>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925"/>
        <w:gridCol w:w="1944"/>
        <w:gridCol w:w="1660"/>
        <w:gridCol w:w="1757"/>
      </w:tblGrid>
      <w:tr w:rsidRPr="00785CC7" w:rsidR="00DC09A5" w:rsidTr="00E92EF5">
        <w:tc>
          <w:tcPr>
            <w:tcW w:w="2113"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1047"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94"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946"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PointVSLNotExceedBSR">
              <w:r w:rsidR="00E92EF5">
                <w:rPr>
                  <w:rStyle w:val="ac"/>
                </w:rPr>
                <w:t>PointVSLNotExceedBSR</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PointVSLNotExceedCTE">
              <w:r w:rsidR="00E92EF5">
                <w:rPr>
                  <w:rStyle w:val="ac"/>
                </w:rPr>
                <w:t>PointVSLNotExceedCTE</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PointVSLNotExceedEOA">
              <w:r w:rsidR="00E92EF5">
                <w:rPr>
                  <w:rStyle w:val="ac"/>
                </w:rPr>
                <w:t>PointVSLNotExceedEOA</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PointVSLNotExceedOTE">
              <w:r w:rsidR="00E92EF5">
                <w:rPr>
                  <w:rStyle w:val="ac"/>
                </w:rPr>
                <w:t>PointVSLNotExceedOTE</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PointVSLNotExceedOverlap">
              <w:r w:rsidR="00E92EF5">
                <w:rPr>
                  <w:rStyle w:val="ac"/>
                </w:rPr>
                <w:t>PointVSLNotExceedOverlap</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PointVSLNotExceedPSD">
              <w:r w:rsidR="00E92EF5">
                <w:rPr>
                  <w:rStyle w:val="ac"/>
                </w:rPr>
                <w:t>PointVSLNotExceedPSD</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PointVSLNotExceedPZ">
              <w:r w:rsidR="00E92EF5">
                <w:rPr>
                  <w:rStyle w:val="ac"/>
                </w:rPr>
                <w:t>PointVSLNotExceedPZ</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PointVSLNotExceedSignal">
              <w:r w:rsidR="00E92EF5">
                <w:rPr>
                  <w:rStyle w:val="ac"/>
                </w:rPr>
                <w:t>PointVSLNotExceedSignal</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PointVSLNotExceedSwitch">
              <w:r w:rsidR="00E92EF5">
                <w:rPr>
                  <w:rStyle w:val="ac"/>
                </w:rPr>
                <w:t>PointVSLNotExceedSwitch</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PointVSLNotExceedTSR">
              <w:r w:rsidR="00E92EF5">
                <w:rPr>
                  <w:rStyle w:val="ac"/>
                </w:rPr>
                <w:t>PointVSLNotExceedTSR</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PointVSLNotExceedZC">
              <w:r w:rsidR="00E92EF5">
                <w:rPr>
                  <w:rStyle w:val="ac"/>
                </w:rPr>
                <w:t>PointVSLNotExceedZC</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TSRcontrolInhibition">
              <w:r w:rsidR="00E92EF5">
                <w:rPr>
                  <w:rStyle w:val="ac"/>
                </w:rPr>
                <w:t>TSRcontrolInhibition</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ZoneVSLNotExceedTrainSpeedLimit">
              <w:r w:rsidR="00E92EF5">
                <w:rPr>
                  <w:rStyle w:val="ac"/>
                </w:rPr>
                <w:t>ZoneVSLNotExceedTrainSpeedLimit</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ZoneVSLNotExceedBSR">
              <w:r w:rsidR="00E92EF5">
                <w:rPr>
                  <w:rStyle w:val="ac"/>
                </w:rPr>
                <w:t>ZoneVSLNotExceedBSR</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ZoneVSLNotExceedCTE">
              <w:r w:rsidR="00E92EF5">
                <w:rPr>
                  <w:rStyle w:val="ac"/>
                </w:rPr>
                <w:t>ZoneVSLNotExceedCTE</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ZoneVSLNotExceedEOA">
              <w:r w:rsidR="00E92EF5">
                <w:rPr>
                  <w:rStyle w:val="ac"/>
                </w:rPr>
                <w:t>ZoneVSLNotExceedEOA</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ZoneVSLNotExceedOTE">
              <w:r w:rsidR="00E92EF5">
                <w:rPr>
                  <w:rStyle w:val="ac"/>
                </w:rPr>
                <w:t>ZoneVSLNotExceedOTE</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ZoneVSLNotExceedOverlap">
              <w:r w:rsidR="00E92EF5">
                <w:rPr>
                  <w:rStyle w:val="ac"/>
                </w:rPr>
                <w:t>ZoneVSLNotExceedOverlap</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ZoneVSLNotExceedPSD">
              <w:r w:rsidR="00E92EF5">
                <w:rPr>
                  <w:rStyle w:val="ac"/>
                </w:rPr>
                <w:t>ZoneVSLNotExceedPSD</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ZoneVSLNotExceedPSR">
              <w:r w:rsidR="00E92EF5">
                <w:rPr>
                  <w:rStyle w:val="ac"/>
                </w:rPr>
                <w:t>ZoneVSLNotExceedPSR</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ZoneVSLNotExceedPZ">
              <w:r w:rsidR="00E92EF5">
                <w:rPr>
                  <w:rStyle w:val="ac"/>
                </w:rPr>
                <w:t>ZoneVSLNotExceedPZ</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ZoneVSLNotExceedSignal">
              <w:r w:rsidR="00E92EF5">
                <w:rPr>
                  <w:rStyle w:val="ac"/>
                </w:rPr>
                <w:t>ZoneVSLNotExceedSignal</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ZoneVSLNotExceedSwitch">
              <w:r w:rsidR="00E92EF5">
                <w:rPr>
                  <w:rStyle w:val="ac"/>
                </w:rPr>
                <w:t>ZoneVSLNotExceedSwitch</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ZoneVSLNotExceedTSR">
              <w:r w:rsidR="00E92EF5">
                <w:rPr>
                  <w:rStyle w:val="ac"/>
                </w:rPr>
                <w:t>ZoneVSLNotExceedTSR</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113" w:type="pct"/>
            <w:tcBorders>
              <w:top w:val="single" w:color="000000" w:sz="4" w:space="0"/>
            </w:tcBorders>
            <w:shd w:val="clear" w:color="auto" w:fill="auto"/>
          </w:tcPr>
          <w:p w:rsidR="00E92EF5" w:rsidP="00591D6B" w:rsidRDefault="00532AED">
            <w:pPr>
              <w:pStyle w:val="AltB0"/>
            </w:pPr>
            <w:hyperlink w:history="1" w:anchor="ZoneVSLNotExceedZC">
              <w:r w:rsidR="00E92EF5">
                <w:rPr>
                  <w:rStyle w:val="ac"/>
                </w:rPr>
                <w:t>ZoneVSLNotExceedZC</w:t>
              </w:r>
            </w:hyperlink>
          </w:p>
        </w:tc>
        <w:tc>
          <w:tcPr>
            <w:tcW w:w="1047" w:type="pct"/>
            <w:tcBorders>
              <w:top w:val="single" w:color="000000" w:sz="4" w:space="0"/>
            </w:tcBorders>
          </w:tcPr>
          <w:p w:rsidR="00E92EF5" w:rsidP="00591D6B" w:rsidRDefault="00E92EF5">
            <w:pPr>
              <w:pStyle w:val="AltB0"/>
            </w:pPr>
            <w:r>
              <w:rPr>
                <w:rFonts w:hint="eastAsia"/>
              </w:rPr>
              <w:t>√</w:t>
            </w:r>
          </w:p>
        </w:tc>
        <w:tc>
          <w:tcPr>
            <w:tcW w:w="894" w:type="pct"/>
            <w:tcBorders>
              <w:top w:val="single" w:color="000000" w:sz="4" w:space="0"/>
            </w:tcBorders>
            <w:shd w:val="clear" w:color="auto" w:fill="auto"/>
          </w:tcPr>
          <w:p w:rsidR="00E92EF5" w:rsidP="00591D6B" w:rsidRDefault="00E92EF5">
            <w:pPr>
              <w:pStyle w:val="AltB0"/>
            </w:pPr>
            <w:r>
              <w:rPr>
                <w:rFonts w:hint="eastAsia"/>
              </w:rPr>
              <w:t>√</w:t>
            </w:r>
          </w:p>
        </w:tc>
        <w:tc>
          <w:tcPr>
            <w:tcW w:w="94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5463DC" w:rsidP="00C93484" w:rsidRDefault="005463DC">
      <w:pPr>
        <w:pStyle w:val="Reqtify"/>
      </w:pPr>
    </w:p>
    <w:p w:rsidRPr="00003A18" w:rsidR="005463DC" w:rsidP="00934391" w:rsidRDefault="005463DC">
      <w:pPr>
        <w:pStyle w:val="3"/>
      </w:pPr>
      <w:r w:rsidRPr="00A61D30">
        <w:rPr>
          <w:rFonts w:hint="eastAsia"/>
        </w:rPr>
        <w:t>Processing</w:t>
      </w:r>
    </w:p>
    <w:p w:rsidR="00AD26FA" w:rsidP="00C93484" w:rsidRDefault="00AD26FA">
      <w:pPr>
        <w:pStyle w:val="Reqtify"/>
      </w:pPr>
      <w:r>
        <w:rPr>
          <w:rFonts w:hint="eastAsia"/>
        </w:rPr>
        <w:t>对于与列车车身范围有交集的限制区域，例如</w:t>
      </w:r>
      <w:r>
        <w:rPr>
          <w:rFonts w:hint="eastAsia"/>
        </w:rPr>
        <w:t>PSR</w:t>
      </w:r>
      <w:r>
        <w:rPr>
          <w:rFonts w:hint="eastAsia"/>
        </w:rPr>
        <w:t>、</w:t>
      </w:r>
      <w:r>
        <w:rPr>
          <w:rFonts w:hint="eastAsia"/>
        </w:rPr>
        <w:t>TSR</w:t>
      </w:r>
      <w:r>
        <w:rPr>
          <w:rFonts w:hint="eastAsia"/>
        </w:rPr>
        <w:t>、限制状态的</w:t>
      </w:r>
      <w:r>
        <w:rPr>
          <w:rFonts w:hint="eastAsia"/>
        </w:rPr>
        <w:t>PSD</w:t>
      </w:r>
      <w:r>
        <w:rPr>
          <w:rFonts w:hint="eastAsia"/>
        </w:rPr>
        <w:t>或</w:t>
      </w:r>
      <w:r>
        <w:rPr>
          <w:rFonts w:hint="eastAsia"/>
        </w:rPr>
        <w:t>PZ</w:t>
      </w:r>
      <w:r>
        <w:rPr>
          <w:rFonts w:hint="eastAsia"/>
        </w:rPr>
        <w:t>等，</w:t>
      </w:r>
      <w:r>
        <w:rPr>
          <w:rFonts w:hint="eastAsia"/>
        </w:rPr>
        <w:t>ATP</w:t>
      </w:r>
      <w:r>
        <w:rPr>
          <w:rFonts w:hint="eastAsia"/>
        </w:rPr>
        <w:t>需保证列车的瞬时速度不超过该限制区域的限制值。此外，</w:t>
      </w:r>
      <w:r>
        <w:rPr>
          <w:rFonts w:hint="eastAsia"/>
        </w:rPr>
        <w:t>ATP</w:t>
      </w:r>
      <w:r>
        <w:rPr>
          <w:rFonts w:hint="eastAsia"/>
        </w:rPr>
        <w:t>还需保证列车车身范围不能与</w:t>
      </w:r>
      <w:r>
        <w:rPr>
          <w:rFonts w:hint="eastAsia"/>
        </w:rPr>
        <w:t>EOA</w:t>
      </w:r>
      <w:r>
        <w:rPr>
          <w:rFonts w:hint="eastAsia"/>
        </w:rPr>
        <w:t>、非受控道岔、轨道末端等有交集，否则将输出</w:t>
      </w:r>
      <w:r>
        <w:rPr>
          <w:rFonts w:hint="eastAsia"/>
        </w:rPr>
        <w:t>EB</w:t>
      </w:r>
      <w:r>
        <w:rPr>
          <w:rFonts w:hint="eastAsia"/>
        </w:rPr>
        <w:t>。</w:t>
      </w:r>
    </w:p>
    <w:p w:rsidR="00AD26FA" w:rsidP="00C93484" w:rsidRDefault="00AD26FA">
      <w:pPr>
        <w:pStyle w:val="Reqtify"/>
      </w:pPr>
      <w:r>
        <w:rPr>
          <w:rFonts w:hint="eastAsia"/>
        </w:rPr>
        <w:t xml:space="preserve">For the vital zone intersected with the train location, such as PSR, TSR, restricted PSD or Protection Zone etc., ATP shall inhibit the instantaneous velocity of the train </w:t>
      </w:r>
      <w:r>
        <w:rPr>
          <w:rFonts w:hint="eastAsia"/>
        </w:rPr>
        <w:lastRenderedPageBreak/>
        <w:t>will not greater than the limit. In addition, ATP shall request EB if the train location intersected with the EOA, uncontrolled point or track end.</w:t>
      </w:r>
    </w:p>
    <w:p w:rsidR="007B2139" w:rsidP="00C93484" w:rsidRDefault="007B2139">
      <w:pPr>
        <w:pStyle w:val="Reqtify"/>
      </w:pPr>
    </w:p>
    <w:p w:rsidR="00AD26FA" w:rsidP="00C93484" w:rsidRDefault="00AD26FA">
      <w:pPr>
        <w:pStyle w:val="Reqtify"/>
      </w:pPr>
      <w:r>
        <w:rPr>
          <w:rFonts w:hint="eastAsia"/>
        </w:rPr>
        <w:t>ATP</w:t>
      </w:r>
      <w:r>
        <w:rPr>
          <w:rFonts w:hint="eastAsia"/>
        </w:rPr>
        <w:t>应当保证在最恶劣情况下，能使得列车停在下游的限制点前，即不会冒进</w:t>
      </w:r>
      <w:r>
        <w:rPr>
          <w:rFonts w:hint="eastAsia"/>
        </w:rPr>
        <w:t>EOA</w:t>
      </w:r>
      <w:r>
        <w:rPr>
          <w:rFonts w:hint="eastAsia"/>
        </w:rPr>
        <w:t>。同时，如果下游有降低的</w:t>
      </w:r>
      <w:r>
        <w:rPr>
          <w:rFonts w:hint="eastAsia"/>
        </w:rPr>
        <w:t>PSR</w:t>
      </w:r>
      <w:r>
        <w:rPr>
          <w:rFonts w:hint="eastAsia"/>
        </w:rPr>
        <w:t>或者</w:t>
      </w:r>
      <w:r>
        <w:rPr>
          <w:rFonts w:hint="eastAsia"/>
        </w:rPr>
        <w:t>TSR</w:t>
      </w:r>
      <w:r>
        <w:rPr>
          <w:rFonts w:hint="eastAsia"/>
        </w:rPr>
        <w:t>区域，</w:t>
      </w:r>
      <w:r>
        <w:rPr>
          <w:rFonts w:hint="eastAsia"/>
        </w:rPr>
        <w:t>ATP</w:t>
      </w:r>
      <w:r>
        <w:rPr>
          <w:rFonts w:hint="eastAsia"/>
        </w:rPr>
        <w:t>也应当能够保证列车以低于该限速的速度进入上述区域。为此，</w:t>
      </w:r>
      <w:r>
        <w:rPr>
          <w:rFonts w:hint="eastAsia"/>
        </w:rPr>
        <w:t>ATP</w:t>
      </w:r>
      <w:r>
        <w:rPr>
          <w:rFonts w:hint="eastAsia"/>
        </w:rPr>
        <w:t>需要计算下游各潜在限制点的动能和势能，确保当前列车能量低于限制点能量要求。</w:t>
      </w:r>
    </w:p>
    <w:p w:rsidRPr="00AD26FA" w:rsidR="00AD26FA" w:rsidP="00C93484" w:rsidRDefault="00AD26FA">
      <w:pPr>
        <w:pStyle w:val="Reqtify"/>
      </w:pPr>
      <w:r w:rsidRPr="001872D7">
        <w:rPr>
          <w:rFonts w:hint="eastAsia"/>
        </w:rPr>
        <w:t xml:space="preserve">Even in </w:t>
      </w:r>
      <w:r w:rsidRPr="001872D7">
        <w:t xml:space="preserve">the worst cases, </w:t>
      </w:r>
      <w:r w:rsidRPr="001872D7">
        <w:rPr>
          <w:rFonts w:hint="eastAsia"/>
        </w:rPr>
        <w:t>ATP should ensure that</w:t>
      </w:r>
      <w:r w:rsidRPr="001872D7">
        <w:t xml:space="preserve"> the train </w:t>
      </w:r>
      <w:r>
        <w:t>could</w:t>
      </w:r>
      <w:r>
        <w:rPr>
          <w:rFonts w:hint="eastAsia"/>
        </w:rPr>
        <w:t xml:space="preserve"> </w:t>
      </w:r>
      <w:r w:rsidRPr="001872D7">
        <w:t xml:space="preserve">stop in the </w:t>
      </w:r>
      <w:r>
        <w:rPr>
          <w:rFonts w:hint="eastAsia"/>
        </w:rPr>
        <w:t>ups</w:t>
      </w:r>
      <w:r w:rsidRPr="001872D7">
        <w:t xml:space="preserve">tream of the </w:t>
      </w:r>
      <w:r>
        <w:rPr>
          <w:rFonts w:hint="eastAsia"/>
        </w:rPr>
        <w:t>constraint point</w:t>
      </w:r>
      <w:r w:rsidRPr="001872D7">
        <w:t xml:space="preserve">, </w:t>
      </w:r>
      <w:r w:rsidRPr="001872D7">
        <w:rPr>
          <w:rFonts w:hint="eastAsia"/>
        </w:rPr>
        <w:t>i.e. not exceeding EOA. Meanwhile,</w:t>
      </w:r>
      <w:r w:rsidRPr="001872D7">
        <w:t xml:space="preserve"> if </w:t>
      </w:r>
      <w:r w:rsidRPr="001872D7">
        <w:rPr>
          <w:rFonts w:hint="eastAsia"/>
        </w:rPr>
        <w:t>there is</w:t>
      </w:r>
      <w:r w:rsidRPr="001872D7">
        <w:t xml:space="preserve"> PSR</w:t>
      </w:r>
      <w:r>
        <w:rPr>
          <w:rFonts w:hint="eastAsia"/>
        </w:rPr>
        <w:t xml:space="preserve"> or </w:t>
      </w:r>
      <w:r w:rsidRPr="001872D7">
        <w:t xml:space="preserve">TSR area </w:t>
      </w:r>
      <w:r w:rsidRPr="001872D7">
        <w:rPr>
          <w:rFonts w:hint="eastAsia"/>
        </w:rPr>
        <w:t xml:space="preserve">in the </w:t>
      </w:r>
      <w:r w:rsidRPr="001872D7">
        <w:t xml:space="preserve">downstream, </w:t>
      </w:r>
      <w:r w:rsidRPr="001872D7">
        <w:rPr>
          <w:rFonts w:hint="eastAsia"/>
        </w:rPr>
        <w:t xml:space="preserve">ATP </w:t>
      </w:r>
      <w:r w:rsidRPr="001872D7">
        <w:t>also should ensure trains</w:t>
      </w:r>
      <w:r w:rsidRPr="001872D7">
        <w:rPr>
          <w:rFonts w:hint="eastAsia"/>
        </w:rPr>
        <w:t xml:space="preserve"> </w:t>
      </w:r>
      <w:r w:rsidRPr="001872D7">
        <w:t xml:space="preserve">enter the area below the speed </w:t>
      </w:r>
      <w:r>
        <w:rPr>
          <w:rFonts w:hint="eastAsia"/>
        </w:rPr>
        <w:t>restriction</w:t>
      </w:r>
      <w:r w:rsidRPr="001872D7">
        <w:rPr>
          <w:rFonts w:hint="eastAsia"/>
        </w:rPr>
        <w:t xml:space="preserve">. </w:t>
      </w:r>
      <w:r w:rsidRPr="001872D7">
        <w:t>Therefore, ATP needs to calculate kinetic energy</w:t>
      </w:r>
      <w:r>
        <w:t xml:space="preserve"> and </w:t>
      </w:r>
      <w:r w:rsidRPr="001872D7">
        <w:rPr>
          <w:rFonts w:hint="eastAsia"/>
        </w:rPr>
        <w:t xml:space="preserve">static </w:t>
      </w:r>
      <w:r w:rsidRPr="001872D7">
        <w:t>energy</w:t>
      </w:r>
      <w:r w:rsidRPr="001872D7">
        <w:rPr>
          <w:rFonts w:hint="eastAsia"/>
        </w:rPr>
        <w:t xml:space="preserve"> of each </w:t>
      </w:r>
      <w:r w:rsidRPr="001872D7">
        <w:t>potential limit</w:t>
      </w:r>
      <w:r w:rsidRPr="001872D7">
        <w:rPr>
          <w:rFonts w:hint="eastAsia"/>
        </w:rPr>
        <w:t>ation</w:t>
      </w:r>
      <w:r w:rsidRPr="001872D7">
        <w:t xml:space="preserve"> to</w:t>
      </w:r>
      <w:r w:rsidRPr="001872D7">
        <w:rPr>
          <w:rFonts w:hint="eastAsia"/>
        </w:rPr>
        <w:t xml:space="preserve"> </w:t>
      </w:r>
      <w:r w:rsidRPr="001872D7">
        <w:t xml:space="preserve">ensure that the current </w:t>
      </w:r>
      <w:r w:rsidRPr="001872D7">
        <w:rPr>
          <w:rFonts w:hint="eastAsia"/>
        </w:rPr>
        <w:t>train energy is lower than the limitation energy.</w:t>
      </w:r>
    </w:p>
    <w:p w:rsidR="00D41CE0" w:rsidP="00C93484" w:rsidRDefault="00D41CE0">
      <w:pPr>
        <w:pStyle w:val="Reqtify"/>
      </w:pPr>
    </w:p>
    <w:p w:rsidRPr="002C6214" w:rsidR="002C6214" w:rsidP="00C93484" w:rsidRDefault="002C6214">
      <w:pPr>
        <w:pStyle w:val="Reqtify"/>
        <w:rPr>
          <w:rStyle w:val="aff1"/>
        </w:rPr>
      </w:pPr>
      <w:r w:rsidRPr="002C6214">
        <w:rPr>
          <w:rStyle w:val="aff1"/>
          <w:rFonts w:hint="eastAsia"/>
        </w:rPr>
        <w:t>NOTES</w:t>
      </w:r>
      <w:r w:rsidRPr="002C6214">
        <w:rPr>
          <w:rStyle w:val="aff1"/>
          <w:rFonts w:hint="eastAsia"/>
        </w:rPr>
        <w:t>：</w:t>
      </w:r>
    </w:p>
    <w:p w:rsidR="002C6214" w:rsidP="00C93484" w:rsidRDefault="002C6214">
      <w:pPr>
        <w:pStyle w:val="Reqtify"/>
      </w:pPr>
      <w:r>
        <w:rPr>
          <w:rFonts w:hint="eastAsia"/>
        </w:rPr>
        <w:t>考虑到软件执行效率，</w:t>
      </w:r>
      <w:r>
        <w:rPr>
          <w:rFonts w:hint="eastAsia"/>
        </w:rPr>
        <w:t>ATP</w:t>
      </w:r>
      <w:r>
        <w:rPr>
          <w:rFonts w:hint="eastAsia"/>
        </w:rPr>
        <w:t>在比较车身范围限制区或下游限制点的能量时</w:t>
      </w:r>
      <w:r w:rsidR="00FC07A1">
        <w:rPr>
          <w:rFonts w:hint="eastAsia"/>
        </w:rPr>
        <w:t>，当</w:t>
      </w:r>
      <w:r w:rsidR="00B42FED">
        <w:rPr>
          <w:rFonts w:hint="eastAsia"/>
        </w:rPr>
        <w:t>发现列车能量已经大于某限制区或限制点的能量时，</w:t>
      </w:r>
      <w:r w:rsidR="00FC07A1">
        <w:rPr>
          <w:rFonts w:hint="eastAsia"/>
        </w:rPr>
        <w:t>可</w:t>
      </w:r>
      <w:r w:rsidR="00B42FED">
        <w:rPr>
          <w:rFonts w:hint="eastAsia"/>
        </w:rPr>
        <w:t>停止计算下游的奇点能量，直接返回超能结果。就是说，</w:t>
      </w:r>
      <w:r w:rsidR="00FC07A1">
        <w:rPr>
          <w:rFonts w:hint="eastAsia"/>
        </w:rPr>
        <w:t>如果</w:t>
      </w:r>
      <w:r w:rsidR="00B42FED">
        <w:rPr>
          <w:rFonts w:hint="eastAsia"/>
        </w:rPr>
        <w:t>列车能量同时超过多个限制区或限制点</w:t>
      </w:r>
      <w:r w:rsidR="00FC07A1">
        <w:rPr>
          <w:rFonts w:hint="eastAsia"/>
        </w:rPr>
        <w:t>时</w:t>
      </w:r>
      <w:r w:rsidR="00B42FED">
        <w:rPr>
          <w:rFonts w:hint="eastAsia"/>
        </w:rPr>
        <w:t>，</w:t>
      </w:r>
      <w:r w:rsidR="00B42FED">
        <w:rPr>
          <w:rFonts w:hint="eastAsia"/>
        </w:rPr>
        <w:t>ATP</w:t>
      </w:r>
      <w:r w:rsidR="00B42FED">
        <w:rPr>
          <w:rFonts w:hint="eastAsia"/>
        </w:rPr>
        <w:t>可能只会报出超过最近的一个限制区或限制点的</w:t>
      </w:r>
      <w:r w:rsidR="00FC07A1">
        <w:rPr>
          <w:rFonts w:hint="eastAsia"/>
        </w:rPr>
        <w:t>能量</w:t>
      </w:r>
      <w:r w:rsidR="00B42FED">
        <w:rPr>
          <w:rFonts w:hint="eastAsia"/>
        </w:rPr>
        <w:t>。</w:t>
      </w:r>
      <w:r w:rsidR="00FC07A1">
        <w:rPr>
          <w:rFonts w:hint="eastAsia"/>
        </w:rPr>
        <w:t>实际上</w:t>
      </w:r>
      <w:r w:rsidR="00B42FED">
        <w:rPr>
          <w:rFonts w:hint="eastAsia"/>
        </w:rPr>
        <w:t>，只要</w:t>
      </w:r>
      <w:r w:rsidR="00B42FED">
        <w:rPr>
          <w:rFonts w:hint="eastAsia"/>
        </w:rPr>
        <w:t>ATP</w:t>
      </w:r>
      <w:r w:rsidR="00B42FED">
        <w:rPr>
          <w:rFonts w:hint="eastAsia"/>
        </w:rPr>
        <w:t>检测出列车能量大于任意一个限制点或限制区，在非</w:t>
      </w:r>
      <w:hyperlink w:history="1" w:anchor="MotionProtectionInhibition">
        <w:r w:rsidRPr="00416AAC" w:rsidR="00B42FED">
          <w:rPr>
            <w:rStyle w:val="ac"/>
            <w:rFonts w:hint="eastAsia"/>
          </w:rPr>
          <w:t>MotionProtectionInhibition</w:t>
        </w:r>
      </w:hyperlink>
      <w:r w:rsidR="00B42FED">
        <w:rPr>
          <w:rFonts w:hint="eastAsia"/>
        </w:rPr>
        <w:t>模式下，都将触发</w:t>
      </w:r>
      <w:r w:rsidR="00B42FED">
        <w:rPr>
          <w:rFonts w:hint="eastAsia"/>
        </w:rPr>
        <w:t>EB</w:t>
      </w:r>
      <w:r w:rsidR="00B42FED">
        <w:rPr>
          <w:rFonts w:hint="eastAsia"/>
        </w:rPr>
        <w:t>，致使列车</w:t>
      </w:r>
      <w:r w:rsidR="004E13E6">
        <w:rPr>
          <w:rFonts w:hint="eastAsia"/>
        </w:rPr>
        <w:t>停止</w:t>
      </w:r>
      <w:r w:rsidR="00B42FED">
        <w:rPr>
          <w:rFonts w:hint="eastAsia"/>
        </w:rPr>
        <w:t>。</w:t>
      </w:r>
    </w:p>
    <w:p w:rsidRPr="002C6214" w:rsidR="002C6214" w:rsidP="00C93484" w:rsidRDefault="002C6214">
      <w:pPr>
        <w:pStyle w:val="Reqtify"/>
      </w:pPr>
    </w:p>
    <w:p w:rsidR="005463DC" w:rsidP="0012674A" w:rsidRDefault="006E7D3F">
      <w:pPr>
        <w:pStyle w:val="4"/>
      </w:pPr>
      <w:r>
        <w:rPr>
          <w:rFonts w:hint="eastAsia"/>
        </w:rPr>
        <w:t>Train speed limit</w:t>
      </w:r>
    </w:p>
    <w:p w:rsidR="005463DC" w:rsidP="00C93484" w:rsidRDefault="005463DC">
      <w:pPr>
        <w:pStyle w:val="Reqtify"/>
      </w:pPr>
    </w:p>
    <w:p w:rsidR="006E7D3F" w:rsidP="006E7D3F" w:rsidRDefault="006E7D3F">
      <w:pPr>
        <w:pStyle w:val="ReqtifyAltR"/>
      </w:pPr>
      <w:r>
        <w:t>[iTC_CC_ATP-SwRS</w:t>
      </w:r>
      <w:r>
        <w:rPr>
          <w:rFonts w:hint="eastAsia"/>
        </w:rPr>
        <w:t>-06</w:t>
      </w:r>
      <w:r w:rsidR="00655979">
        <w:rPr>
          <w:rFonts w:hint="eastAsia"/>
        </w:rPr>
        <w:t>90</w:t>
      </w:r>
      <w:r>
        <w:rPr>
          <w:rFonts w:hint="eastAsia"/>
        </w:rPr>
        <w:t>]</w:t>
      </w:r>
    </w:p>
    <w:p w:rsidR="006E7D3F" w:rsidP="00C93484" w:rsidRDefault="00E45DB2">
      <w:pPr>
        <w:pStyle w:val="Reqtify"/>
      </w:pPr>
      <w:bookmarkStart w:name="ZoneVSLNotExceedTrainSpeedLimit" w:id="8098"/>
      <w:r w:rsidRPr="00E15E6E">
        <w:rPr>
          <w:rStyle w:val="aff2"/>
          <w:bCs w:val="0"/>
          <w:iCs w:val="0"/>
        </w:rPr>
        <w:t>ZoneVSLNotExceedTrainSpeedLimit</w:t>
      </w:r>
      <w:bookmarkEnd w:id="8098"/>
      <w:r w:rsidR="00495C50">
        <w:rPr>
          <w:rFonts w:hint="eastAsia"/>
        </w:rPr>
        <w:t>，</w:t>
      </w:r>
      <w:r w:rsidR="006E7D3F">
        <w:rPr>
          <w:rFonts w:hint="eastAsia"/>
        </w:rPr>
        <w:t>ATP</w:t>
      </w:r>
      <w:r w:rsidR="006E7D3F">
        <w:rPr>
          <w:rFonts w:hint="eastAsia"/>
        </w:rPr>
        <w:t>应始终将项目配置的限速值为</w:t>
      </w:r>
      <w:hyperlink w:history="1" w:anchor="ATPsetting">
        <w:r w:rsidRPr="00E15E6E" w:rsidR="00E15E6E">
          <w:rPr>
            <w:rStyle w:val="ac"/>
          </w:rPr>
          <w:t>ATPsetting</w:t>
        </w:r>
      </w:hyperlink>
      <w:r w:rsidR="006E7D3F">
        <w:rPr>
          <w:rFonts w:hint="eastAsia"/>
        </w:rPr>
        <w:t>.</w:t>
      </w:r>
      <w:r w:rsidR="004735DB">
        <w:rPr>
          <w:rFonts w:hint="eastAsia"/>
        </w:rPr>
        <w:t>MPauthLimitSpeed</w:t>
      </w:r>
      <w:r w:rsidR="006E7D3F">
        <w:rPr>
          <w:rFonts w:hint="eastAsia"/>
        </w:rPr>
        <w:t>作为安全速度限制区域。</w:t>
      </w:r>
    </w:p>
    <w:p w:rsidR="006E7D3F" w:rsidP="00FA0FBB" w:rsidRDefault="006E7D3F">
      <w:pPr>
        <w:pStyle w:val="AltX"/>
      </w:pPr>
      <w:r>
        <w:rPr>
          <w:rFonts w:hint="eastAsia"/>
        </w:rPr>
        <w:t>限制区能量</w:t>
      </w:r>
    </w:p>
    <w:p w:rsidR="000013C4" w:rsidP="000431E0" w:rsidRDefault="00520D1A">
      <w:pPr>
        <w:pStyle w:val="af7"/>
      </w:pPr>
      <w:r>
        <w:t xml:space="preserve">def </w:t>
      </w:r>
      <w:hyperlink w:history="1" w:anchor="ZoneVSLNotExceedTrainSpeedLimit">
        <w:r w:rsidR="00E45DB2">
          <w:rPr>
            <w:rStyle w:val="ac"/>
          </w:rPr>
          <w:t>ZoneVSLNotExceedTrainSpeedLimit</w:t>
        </w:r>
      </w:hyperlink>
      <w:r>
        <w:t>(k):</w:t>
      </w:r>
    </w:p>
    <w:p w:rsidRPr="00561D0A" w:rsidR="0078195A" w:rsidP="000431E0" w:rsidRDefault="000013C4">
      <w:pPr>
        <w:pStyle w:val="af7"/>
      </w:pPr>
      <w:r>
        <w:rPr>
          <w:rFonts w:hint="eastAsia"/>
        </w:rPr>
        <w:t xml:space="preserve">    </w:t>
      </w:r>
      <w:r w:rsidRPr="000F6968" w:rsidR="000F6968">
        <w:t xml:space="preserve">return </w:t>
      </w:r>
      <w:r w:rsidRPr="00561D0A" w:rsidR="000F6968">
        <w:t>(</w:t>
      </w:r>
      <w:hyperlink w:history="1" w:anchor="TrainEnergy">
        <w:r w:rsidR="00C64E92">
          <w:rPr>
            <w:rStyle w:val="ac"/>
            <w:b/>
            <w:bCs/>
          </w:rPr>
          <w:t>TrainEnergy</w:t>
        </w:r>
      </w:hyperlink>
      <w:r w:rsidRPr="00561D0A" w:rsidR="000F6968">
        <w:t>(</w:t>
      </w:r>
      <w:r w:rsidRPr="000F6968" w:rsidR="000F6968">
        <w:t>k</w:t>
      </w:r>
      <w:r w:rsidRPr="00561D0A" w:rsidR="000F6968">
        <w:t>)</w:t>
      </w:r>
      <w:r w:rsidRPr="000F6968" w:rsidR="000F6968">
        <w:t xml:space="preserve"> </w:t>
      </w:r>
      <w:r w:rsidRPr="00561D0A" w:rsidR="000F6968">
        <w:t>&lt;</w:t>
      </w:r>
      <w:r w:rsidRPr="000F6968" w:rsidR="000F6968">
        <w:t xml:space="preserve"> </w:t>
      </w:r>
      <w:hyperlink w:history="1" w:anchor="pow">
        <w:r w:rsidRPr="00193A0C" w:rsidR="00EC49AE">
          <w:rPr>
            <w:rStyle w:val="ac"/>
          </w:rPr>
          <w:t>pow</w:t>
        </w:r>
      </w:hyperlink>
      <w:r w:rsidRPr="00561D0A" w:rsidR="000F6968">
        <w:t>(</w:t>
      </w:r>
      <w:hyperlink w:history="1" w:anchor="ATPsetting">
        <w:r w:rsidR="00786D0B">
          <w:rPr>
            <w:rStyle w:val="ac"/>
            <w:b/>
            <w:bCs/>
          </w:rPr>
          <w:t>ATPsetting</w:t>
        </w:r>
      </w:hyperlink>
      <w:r w:rsidRPr="000F6968" w:rsidR="000F6968">
        <w:t>.</w:t>
      </w:r>
      <w:r w:rsidR="004735DB">
        <w:t>MPauthLimitSpeed</w:t>
      </w:r>
      <w:r w:rsidRPr="00561D0A" w:rsidR="000F6968">
        <w:t>))</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099"/>
        </w:rPr>
      </w:pPr>
      <w:del w:author="常鸣" w:date="2014-07-03T14:27:00Z" w:id="8100">
        <w:r w:rsidDel="009328EA">
          <w:rPr>
            <w:rFonts w:hint="eastAsia"/>
          </w:rPr>
          <w:delText>#S</w:delText>
        </w:r>
      </w:del>
      <w:ins w:author="常鸣" w:date="2014-07-03T14:27:00Z" w:id="8101">
        <w:r w:rsidR="009328EA">
          <w:rPr>
            <w:rFonts w:hint="eastAsia"/>
          </w:rPr>
          <w:t>#Allocation=ATP Software</w:t>
        </w:r>
      </w:ins>
      <w:ins w:author="常鸣" w:date="2014-07-03T14:58:00Z" w:id="8102">
        <w:r w:rsidR="00AA7E12">
          <w:rPr>
            <w:rFonts w:hint="eastAsia"/>
          </w:rPr>
          <w:t>, Vital Embedded Setting</w:t>
        </w:r>
      </w:ins>
    </w:p>
    <w:p w:rsidR="00610A4C" w:rsidP="000C0D62" w:rsidRDefault="009328EA">
      <w:pPr>
        <w:pStyle w:val="ReqtifyAltQ"/>
      </w:pPr>
      <w:ins w:author="常鸣" w:date="2014-07-03T14:27:00Z" w:id="8103">
        <w:r>
          <w:rPr>
            <w:rFonts w:hint="eastAsia"/>
          </w:rPr>
          <w:t>#S</w:t>
        </w:r>
      </w:ins>
      <w:r w:rsidR="00610A4C">
        <w:rPr>
          <w:rFonts w:hint="eastAsia"/>
        </w:rPr>
        <w:t>ource=</w:t>
      </w:r>
      <w:r w:rsidRPr="00B91F59" w:rsidR="00B91F59">
        <w:t>[iTC_CC-SyAD-</w:t>
      </w:r>
      <w:r w:rsidR="00B91F59">
        <w:rPr>
          <w:rFonts w:hint="eastAsia"/>
        </w:rPr>
        <w:t>0276</w:t>
      </w:r>
      <w:r w:rsidRPr="00B91F59" w:rsidR="00B91F59">
        <w:t>]</w:t>
      </w:r>
      <w:r w:rsidR="00932CC9">
        <w:rPr>
          <w:rFonts w:hint="eastAsia"/>
        </w:rPr>
        <w:t>,</w:t>
      </w:r>
      <w:r w:rsidRPr="00932CC9" w:rsidR="00932CC9">
        <w:rPr>
          <w:rFonts w:hint="eastAsia"/>
        </w:rPr>
        <w:t xml:space="preserve"> </w:t>
      </w:r>
      <w:r w:rsidR="00932CC9">
        <w:rPr>
          <w:rFonts w:hint="eastAsia"/>
        </w:rPr>
        <w:t>[iTC_CC-SyAD-0300]</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w:t>
      </w:r>
      <w:r w:rsidR="008F5A16">
        <w:rPr>
          <w:rFonts w:hint="eastAsia"/>
        </w:rPr>
        <w:t>64</w:t>
      </w:r>
      <w:r w:rsidRPr="008F5A16" w:rsidR="008F5A16">
        <w:rPr>
          <w:rFonts w:hint="eastAsia"/>
        </w:rPr>
        <w:t>]</w:t>
      </w:r>
    </w:p>
    <w:p w:rsidR="005463DC" w:rsidP="000C0D62" w:rsidRDefault="00610A4C">
      <w:pPr>
        <w:pStyle w:val="ReqtifyAltQ"/>
      </w:pPr>
      <w:r>
        <w:rPr>
          <w:rFonts w:hint="eastAsia"/>
        </w:rPr>
        <w:t>[End]</w:t>
      </w:r>
    </w:p>
    <w:p w:rsidR="006E7D3F" w:rsidP="00C93484" w:rsidRDefault="006E7D3F">
      <w:pPr>
        <w:pStyle w:val="Reqtify"/>
      </w:pPr>
    </w:p>
    <w:p w:rsidR="006A40EF" w:rsidP="00C93484" w:rsidRDefault="006A40EF">
      <w:pPr>
        <w:pStyle w:val="Reqtify"/>
      </w:pPr>
    </w:p>
    <w:p w:rsidR="005463DC" w:rsidP="0012674A" w:rsidRDefault="005463DC">
      <w:pPr>
        <w:pStyle w:val="4"/>
      </w:pPr>
      <w:r>
        <w:rPr>
          <w:rFonts w:hint="eastAsia"/>
        </w:rPr>
        <w:t>PSR</w:t>
      </w:r>
    </w:p>
    <w:p w:rsidR="006E7D3F" w:rsidP="00C93484" w:rsidRDefault="006E7D3F">
      <w:pPr>
        <w:pStyle w:val="Reqtify"/>
      </w:pPr>
      <w:r w:rsidRPr="00CC53B8">
        <w:lastRenderedPageBreak/>
        <w:t>P</w:t>
      </w:r>
      <w:r>
        <w:rPr>
          <w:rFonts w:hint="eastAsia"/>
        </w:rPr>
        <w:t>SR</w:t>
      </w:r>
      <w:r w:rsidR="00DA16CB">
        <w:rPr>
          <w:rFonts w:hint="eastAsia"/>
        </w:rPr>
        <w:t>作为限制区域</w:t>
      </w:r>
      <w:r>
        <w:rPr>
          <w:rFonts w:hint="eastAsia"/>
        </w:rPr>
        <w:t>：列车车尾最小定位到</w:t>
      </w:r>
      <w:r w:rsidR="006724CD">
        <w:rPr>
          <w:rFonts w:hint="eastAsia"/>
        </w:rPr>
        <w:t>EB</w:t>
      </w:r>
      <w:r w:rsidR="006724CD">
        <w:rPr>
          <w:rFonts w:hint="eastAsia"/>
        </w:rPr>
        <w:t>实际施加位置的</w:t>
      </w:r>
      <w:r>
        <w:rPr>
          <w:rFonts w:hint="eastAsia"/>
        </w:rPr>
        <w:t>范围内</w:t>
      </w:r>
      <w:r w:rsidR="00DA16CB">
        <w:rPr>
          <w:rFonts w:hint="eastAsia"/>
        </w:rPr>
        <w:t>的</w:t>
      </w:r>
      <w:r>
        <w:rPr>
          <w:rFonts w:hint="eastAsia"/>
        </w:rPr>
        <w:t>线路永久限速，需作为安全速度限制区域，其限速值为该</w:t>
      </w:r>
      <w:r>
        <w:rPr>
          <w:rFonts w:hint="eastAsia"/>
        </w:rPr>
        <w:t>PSR</w:t>
      </w:r>
      <w:r>
        <w:rPr>
          <w:rFonts w:hint="eastAsia"/>
        </w:rPr>
        <w:t>奇点中的属性值。</w:t>
      </w:r>
    </w:p>
    <w:p w:rsidR="005463DC" w:rsidP="00C93484" w:rsidRDefault="00DC168B">
      <w:pPr>
        <w:pStyle w:val="Reqtify"/>
      </w:pPr>
      <w:r>
        <w:rPr>
          <w:rFonts w:hint="eastAsia"/>
        </w:rPr>
        <w:t>PSR</w:t>
      </w:r>
      <w:r w:rsidR="00DA16CB">
        <w:rPr>
          <w:rFonts w:hint="eastAsia"/>
        </w:rPr>
        <w:t>作为限制点</w:t>
      </w:r>
      <w:r>
        <w:rPr>
          <w:rFonts w:hint="eastAsia"/>
        </w:rPr>
        <w:t>：限速减小的</w:t>
      </w:r>
      <w:r>
        <w:rPr>
          <w:rFonts w:hint="eastAsia"/>
        </w:rPr>
        <w:t>PSR</w:t>
      </w:r>
      <w:r>
        <w:rPr>
          <w:rFonts w:hint="eastAsia"/>
        </w:rPr>
        <w:t>起始点，其限速值为线路地图中该</w:t>
      </w:r>
      <w:r>
        <w:rPr>
          <w:rFonts w:hint="eastAsia"/>
        </w:rPr>
        <w:t>PSR</w:t>
      </w:r>
      <w:r>
        <w:rPr>
          <w:rFonts w:hint="eastAsia"/>
        </w:rPr>
        <w:t>奇点的属性值。</w:t>
      </w:r>
    </w:p>
    <w:p w:rsidR="006E7D3F" w:rsidP="00FA0FBB" w:rsidRDefault="006E7D3F">
      <w:pPr>
        <w:pStyle w:val="AltX"/>
      </w:pPr>
      <w:r>
        <w:rPr>
          <w:rFonts w:hint="eastAsia"/>
        </w:rPr>
        <w:t>限制区能量</w:t>
      </w:r>
    </w:p>
    <w:p w:rsidR="0089353A" w:rsidP="00FA0FBB" w:rsidRDefault="006E7D3F">
      <w:pPr>
        <w:pStyle w:val="AltX"/>
      </w:pPr>
      <w:r>
        <w:rPr>
          <w:rFonts w:hint="eastAsia"/>
        </w:rPr>
        <w:t>限制点能量</w:t>
      </w:r>
    </w:p>
    <w:p w:rsidR="0034384C" w:rsidP="000C0D62" w:rsidRDefault="0034384C">
      <w:pPr>
        <w:pStyle w:val="ReqtifyAltQ"/>
      </w:pPr>
    </w:p>
    <w:p w:rsidR="0034384C" w:rsidP="0034384C" w:rsidRDefault="005D75D4">
      <w:pPr>
        <w:pStyle w:val="affe"/>
      </w:pPr>
      <w:r>
        <w:object w:dxaOrig="12646" w:dyaOrig="3911">
          <v:shape id="_x0000_i1097" style="width:428.25pt;height:132.75pt" o:ole="" type="#_x0000_t75">
            <v:imagedata o:title="" r:id="rId250"/>
          </v:shape>
          <o:OLEObject Type="Embed" ProgID="Visio.Drawing.11" ShapeID="_x0000_i1097" DrawAspect="Content" ObjectID="_1493800027" r:id="rId251"/>
        </w:object>
      </w:r>
    </w:p>
    <w:p w:rsidR="0034384C" w:rsidP="007F7D95" w:rsidRDefault="007F7D95">
      <w:pPr>
        <w:pStyle w:val="affe"/>
      </w:pPr>
      <w:bookmarkStart w:name="_Ref371080545" w:id="8104"/>
      <w:bookmarkStart w:name="_Toc376183027" w:id="8105"/>
      <w:bookmarkStart w:name="_Toc392229998" w:id="8106"/>
      <w:r>
        <w:t xml:space="preserve">Figure </w:t>
      </w:r>
      <w:ins w:author="常鸣" w:date="2014-06-24T10:22:00Z" w:id="8107">
        <w:r w:rsidR="00DB1C8F">
          <w:fldChar w:fldCharType="begin"/>
        </w:r>
        <w:r w:rsidR="00DB1C8F">
          <w:instrText xml:space="preserve"> STYLEREF 1 \s </w:instrText>
        </w:r>
      </w:ins>
      <w:r w:rsidR="00DB1C8F">
        <w:fldChar w:fldCharType="separate"/>
      </w:r>
      <w:r w:rsidR="00DE178B">
        <w:t>5</w:t>
      </w:r>
      <w:ins w:author="常鸣" w:date="2014-06-24T10:22:00Z" w:id="8108">
        <w:r w:rsidR="00DB1C8F">
          <w:fldChar w:fldCharType="end"/>
        </w:r>
        <w:r w:rsidR="00DB1C8F">
          <w:noBreakHyphen/>
        </w:r>
        <w:r w:rsidR="00DB1C8F">
          <w:fldChar w:fldCharType="begin"/>
        </w:r>
        <w:r w:rsidR="00DB1C8F">
          <w:instrText xml:space="preserve"> SEQ Figure \* ARABIC \s 1 </w:instrText>
        </w:r>
      </w:ins>
      <w:r w:rsidR="00DB1C8F">
        <w:fldChar w:fldCharType="separate"/>
      </w:r>
      <w:r w:rsidR="00DE178B">
        <w:t>18</w:t>
      </w:r>
      <w:ins w:author="常鸣" w:date="2014-06-24T10:22:00Z" w:id="8109">
        <w:r w:rsidR="00DB1C8F">
          <w:fldChar w:fldCharType="end"/>
        </w:r>
      </w:ins>
      <w:del w:author="常鸣" w:date="2014-06-24T10:22:00Z" w:id="8110">
        <w:r w:rsidDel="00DB1C8F" w:rsidR="005A0C1F">
          <w:fldChar w:fldCharType="begin"/>
        </w:r>
        <w:r w:rsidDel="00DB1C8F" w:rsidR="005A0C1F">
          <w:delInstrText xml:space="preserve"> STYLEREF 1 \s </w:delInstrText>
        </w:r>
        <w:r w:rsidDel="00DB1C8F" w:rsidR="005A0C1F">
          <w:fldChar w:fldCharType="separate"/>
        </w:r>
        <w:r w:rsidDel="00DB1C8F" w:rsidR="00423916">
          <w:delText>5</w:delText>
        </w:r>
        <w:r w:rsidDel="00DB1C8F" w:rsidR="005A0C1F">
          <w:fldChar w:fldCharType="end"/>
        </w:r>
        <w:r w:rsidDel="00DB1C8F" w:rsidR="005A0C1F">
          <w:noBreakHyphen/>
        </w:r>
        <w:r w:rsidDel="00DB1C8F" w:rsidR="005A0C1F">
          <w:fldChar w:fldCharType="begin"/>
        </w:r>
        <w:r w:rsidDel="00DB1C8F" w:rsidR="005A0C1F">
          <w:delInstrText xml:space="preserve"> SEQ Figure \* ARABIC \s 1 </w:delInstrText>
        </w:r>
        <w:r w:rsidDel="00DB1C8F" w:rsidR="005A0C1F">
          <w:fldChar w:fldCharType="separate"/>
        </w:r>
        <w:r w:rsidDel="00DB1C8F" w:rsidR="00423916">
          <w:delText>18</w:delText>
        </w:r>
        <w:r w:rsidDel="00DB1C8F" w:rsidR="005A0C1F">
          <w:fldChar w:fldCharType="end"/>
        </w:r>
      </w:del>
      <w:bookmarkEnd w:id="8104"/>
      <w:r>
        <w:rPr>
          <w:rFonts w:hint="eastAsia"/>
        </w:rPr>
        <w:t xml:space="preserve"> </w:t>
      </w:r>
      <w:r w:rsidR="005D75D4">
        <w:rPr>
          <w:rFonts w:hint="eastAsia"/>
        </w:rPr>
        <w:t>PSR as vital speed limit zone</w:t>
      </w:r>
      <w:bookmarkEnd w:id="8105"/>
      <w:bookmarkEnd w:id="8106"/>
    </w:p>
    <w:p w:rsidR="0089353A" w:rsidP="000C0D62" w:rsidRDefault="0089353A">
      <w:pPr>
        <w:pStyle w:val="ReqtifyAltQ"/>
      </w:pPr>
    </w:p>
    <w:p w:rsidR="0089353A" w:rsidP="0089353A" w:rsidRDefault="0089353A">
      <w:pPr>
        <w:pStyle w:val="ReqtifyAltR"/>
      </w:pPr>
      <w:r>
        <w:t>[iTC_CC_ATP-SwRS</w:t>
      </w:r>
      <w:r>
        <w:rPr>
          <w:rFonts w:hint="eastAsia"/>
        </w:rPr>
        <w:t>-06</w:t>
      </w:r>
      <w:r w:rsidR="00655979">
        <w:rPr>
          <w:rFonts w:hint="eastAsia"/>
        </w:rPr>
        <w:t>91</w:t>
      </w:r>
      <w:r>
        <w:rPr>
          <w:rFonts w:hint="eastAsia"/>
        </w:rPr>
        <w:t>]</w:t>
      </w:r>
    </w:p>
    <w:p w:rsidR="00380FC5" w:rsidP="00C93484" w:rsidRDefault="00520D1A">
      <w:pPr>
        <w:pStyle w:val="Reqtify"/>
      </w:pPr>
      <w:bookmarkStart w:name="ZoneVSLnotExceedPSR" w:id="8111"/>
      <w:r>
        <w:rPr>
          <w:rStyle w:val="aff2"/>
        </w:rPr>
        <w:t>ZoneVSLnot</w:t>
      </w:r>
      <w:r w:rsidRPr="0089353A" w:rsidR="0089353A">
        <w:rPr>
          <w:rStyle w:val="aff2"/>
        </w:rPr>
        <w:t>ExceedPSR</w:t>
      </w:r>
      <w:bookmarkEnd w:id="8111"/>
      <w:r w:rsidR="0089353A">
        <w:rPr>
          <w:rFonts w:hint="eastAsia"/>
        </w:rPr>
        <w:t>，</w:t>
      </w:r>
      <w:r w:rsidR="0089353A">
        <w:rPr>
          <w:rFonts w:hint="eastAsia"/>
        </w:rPr>
        <w:t>PSR</w:t>
      </w:r>
      <w:r w:rsidR="0089353A">
        <w:rPr>
          <w:rFonts w:hint="eastAsia"/>
        </w:rPr>
        <w:t>作为区域型限速的情形</w:t>
      </w:r>
      <w:r w:rsidR="00380FC5">
        <w:rPr>
          <w:rFonts w:hint="eastAsia"/>
        </w:rPr>
        <w:t>，</w:t>
      </w:r>
      <w:r w:rsidR="00380FC5">
        <w:rPr>
          <w:rFonts w:hint="eastAsia"/>
        </w:rPr>
        <w:t>ATP</w:t>
      </w:r>
      <w:r w:rsidR="00380FC5">
        <w:rPr>
          <w:rFonts w:hint="eastAsia"/>
        </w:rPr>
        <w:t>应将以下两种类型的</w:t>
      </w:r>
      <w:r w:rsidR="00380FC5">
        <w:rPr>
          <w:rFonts w:hint="eastAsia"/>
        </w:rPr>
        <w:t>PSR</w:t>
      </w:r>
      <w:r w:rsidR="00380FC5">
        <w:rPr>
          <w:rFonts w:hint="eastAsia"/>
        </w:rPr>
        <w:t>作</w:t>
      </w:r>
      <w:r w:rsidR="00A23F25">
        <w:rPr>
          <w:rFonts w:hint="eastAsia"/>
        </w:rPr>
        <w:t>F</w:t>
      </w:r>
      <w:r w:rsidR="00380FC5">
        <w:rPr>
          <w:rFonts w:hint="eastAsia"/>
        </w:rPr>
        <w:t>为限制区域进行监控：</w:t>
      </w:r>
    </w:p>
    <w:p w:rsidR="00193A0C" w:rsidP="00FA0FBB" w:rsidRDefault="00380FC5">
      <w:pPr>
        <w:pStyle w:val="AltX"/>
      </w:pPr>
      <w:r>
        <w:rPr>
          <w:rFonts w:hint="eastAsia"/>
        </w:rPr>
        <w:t>该</w:t>
      </w:r>
      <w:r>
        <w:rPr>
          <w:rFonts w:hint="eastAsia"/>
        </w:rPr>
        <w:t>PSR</w:t>
      </w:r>
      <w:r w:rsidR="00193A0C">
        <w:rPr>
          <w:rFonts w:hint="eastAsia"/>
        </w:rPr>
        <w:t>是</w:t>
      </w:r>
      <w:r>
        <w:rPr>
          <w:rFonts w:hint="eastAsia"/>
        </w:rPr>
        <w:t>车尾最小定位</w:t>
      </w:r>
      <w:r w:rsidR="00193A0C">
        <w:rPr>
          <w:rFonts w:hint="eastAsia"/>
        </w:rPr>
        <w:t>上游的第一个</w:t>
      </w:r>
      <w:r w:rsidR="00193A0C">
        <w:rPr>
          <w:rFonts w:hint="eastAsia"/>
        </w:rPr>
        <w:t>PSR</w:t>
      </w:r>
      <w:r w:rsidR="00193A0C">
        <w:rPr>
          <w:rFonts w:hint="eastAsia"/>
        </w:rPr>
        <w:t>（即从该</w:t>
      </w:r>
      <w:r w:rsidR="00193A0C">
        <w:rPr>
          <w:rFonts w:hint="eastAsia"/>
        </w:rPr>
        <w:t>PSR</w:t>
      </w:r>
      <w:r w:rsidR="00193A0C">
        <w:rPr>
          <w:rFonts w:hint="eastAsia"/>
        </w:rPr>
        <w:t>所在位置到车尾最小定位之间没有其他</w:t>
      </w:r>
      <w:r w:rsidR="00193A0C">
        <w:rPr>
          <w:rFonts w:hint="eastAsia"/>
        </w:rPr>
        <w:t>PSR</w:t>
      </w:r>
      <w:r w:rsidR="00193A0C">
        <w:rPr>
          <w:rFonts w:hint="eastAsia"/>
        </w:rPr>
        <w:t>）</w:t>
      </w:r>
      <w:r w:rsidR="005D75D4">
        <w:rPr>
          <w:rFonts w:hint="eastAsia"/>
        </w:rPr>
        <w:t>，如</w:t>
      </w:r>
      <w:r w:rsidR="005D75D4">
        <w:fldChar w:fldCharType="begin"/>
      </w:r>
      <w:r w:rsidR="005D75D4">
        <w:instrText xml:space="preserve"> </w:instrText>
      </w:r>
      <w:r w:rsidR="005D75D4">
        <w:rPr>
          <w:rFonts w:hint="eastAsia"/>
        </w:rPr>
        <w:instrText>REF _Ref371080545 \h</w:instrText>
      </w:r>
      <w:r w:rsidR="005D75D4">
        <w:instrText xml:space="preserve"> </w:instrText>
      </w:r>
      <w:r w:rsidR="005D75D4">
        <w:fldChar w:fldCharType="separate"/>
      </w:r>
      <w:r w:rsidR="00DE178B">
        <w:t xml:space="preserve">Figure </w:t>
      </w:r>
      <w:r w:rsidR="00DE178B">
        <w:rPr>
          <w:noProof/>
        </w:rPr>
        <w:t>5</w:t>
      </w:r>
      <w:ins w:author="常鸣" w:date="2014-06-24T10:22:00Z" w:id="8112">
        <w:r w:rsidR="00DE178B">
          <w:noBreakHyphen/>
        </w:r>
      </w:ins>
      <w:r w:rsidR="00DE178B">
        <w:rPr>
          <w:noProof/>
        </w:rPr>
        <w:t>18</w:t>
      </w:r>
      <w:r w:rsidR="005D75D4">
        <w:fldChar w:fldCharType="end"/>
      </w:r>
      <w:r w:rsidR="005D75D4">
        <w:rPr>
          <w:rFonts w:hint="eastAsia"/>
        </w:rPr>
        <w:t>中的</w:t>
      </w:r>
      <w:r w:rsidR="005D75D4">
        <w:rPr>
          <w:rFonts w:hint="eastAsia"/>
        </w:rPr>
        <w:t>PSR2</w:t>
      </w:r>
      <w:r w:rsidR="00193A0C">
        <w:rPr>
          <w:rFonts w:hint="eastAsia"/>
        </w:rPr>
        <w:t>；</w:t>
      </w:r>
    </w:p>
    <w:p w:rsidR="0089353A" w:rsidP="00FA0FBB" w:rsidRDefault="00193A0C">
      <w:pPr>
        <w:pStyle w:val="AltX"/>
      </w:pPr>
      <w:r>
        <w:rPr>
          <w:rFonts w:hint="eastAsia"/>
        </w:rPr>
        <w:t>该</w:t>
      </w:r>
      <w:r>
        <w:rPr>
          <w:rFonts w:hint="eastAsia"/>
        </w:rPr>
        <w:t>PSR</w:t>
      </w:r>
      <w:r>
        <w:rPr>
          <w:rFonts w:hint="eastAsia"/>
        </w:rPr>
        <w:t>位于车尾最小定位下游到</w:t>
      </w:r>
      <w:r>
        <w:rPr>
          <w:rFonts w:hint="eastAsia"/>
        </w:rPr>
        <w:t>EB</w:t>
      </w:r>
      <w:r>
        <w:rPr>
          <w:rFonts w:hint="eastAsia"/>
        </w:rPr>
        <w:t>实际位置之间</w:t>
      </w:r>
      <w:r w:rsidR="005D75D4">
        <w:rPr>
          <w:rFonts w:hint="eastAsia"/>
        </w:rPr>
        <w:t>，如</w:t>
      </w:r>
      <w:r w:rsidR="005D75D4">
        <w:fldChar w:fldCharType="begin"/>
      </w:r>
      <w:r w:rsidR="005D75D4">
        <w:instrText xml:space="preserve"> </w:instrText>
      </w:r>
      <w:r w:rsidR="005D75D4">
        <w:rPr>
          <w:rFonts w:hint="eastAsia"/>
        </w:rPr>
        <w:instrText>REF _Ref371080545 \h</w:instrText>
      </w:r>
      <w:r w:rsidR="005D75D4">
        <w:instrText xml:space="preserve"> </w:instrText>
      </w:r>
      <w:r w:rsidR="005D75D4">
        <w:fldChar w:fldCharType="separate"/>
      </w:r>
      <w:r w:rsidR="00DE178B">
        <w:t xml:space="preserve">Figure </w:t>
      </w:r>
      <w:r w:rsidR="00DE178B">
        <w:rPr>
          <w:noProof/>
        </w:rPr>
        <w:t>5</w:t>
      </w:r>
      <w:ins w:author="常鸣" w:date="2014-06-24T10:22:00Z" w:id="8113">
        <w:r w:rsidR="00DE178B">
          <w:noBreakHyphen/>
        </w:r>
      </w:ins>
      <w:r w:rsidR="00DE178B">
        <w:rPr>
          <w:noProof/>
        </w:rPr>
        <w:t>18</w:t>
      </w:r>
      <w:r w:rsidR="005D75D4">
        <w:fldChar w:fldCharType="end"/>
      </w:r>
      <w:r w:rsidR="005D75D4">
        <w:rPr>
          <w:rFonts w:hint="eastAsia"/>
        </w:rPr>
        <w:t>中的</w:t>
      </w:r>
      <w:r w:rsidR="005D75D4">
        <w:rPr>
          <w:rFonts w:hint="eastAsia"/>
        </w:rPr>
        <w:t>PSR2,PSR3</w:t>
      </w:r>
      <w:r w:rsidR="005D75D4">
        <w:rPr>
          <w:rFonts w:hint="eastAsia"/>
        </w:rPr>
        <w:t>和</w:t>
      </w:r>
      <w:r w:rsidR="005D75D4">
        <w:rPr>
          <w:rFonts w:hint="eastAsia"/>
        </w:rPr>
        <w:t>PSR4</w:t>
      </w:r>
      <w:r>
        <w:rPr>
          <w:rFonts w:hint="eastAsia"/>
        </w:rPr>
        <w:t>。</w:t>
      </w:r>
    </w:p>
    <w:p w:rsidRPr="00A00236" w:rsidR="00A00236" w:rsidP="000431E0" w:rsidRDefault="00A00236">
      <w:pPr>
        <w:pStyle w:val="af7"/>
      </w:pPr>
      <w:r w:rsidRPr="00A00236">
        <w:t xml:space="preserve">def </w:t>
      </w:r>
      <w:hyperlink w:history="1" w:anchor="ZoneVSLnotExceedPSR">
        <w:r w:rsidRPr="00193A0C">
          <w:rPr>
            <w:rStyle w:val="ac"/>
          </w:rPr>
          <w:t>ZoneVSLnotExceedPSR</w:t>
        </w:r>
      </w:hyperlink>
      <w:r w:rsidRPr="00A00236">
        <w:t>(k):</w:t>
      </w:r>
    </w:p>
    <w:p w:rsidR="00193A0C" w:rsidP="000431E0" w:rsidRDefault="00A00236">
      <w:pPr>
        <w:pStyle w:val="af7"/>
      </w:pPr>
      <w:r w:rsidRPr="00A00236">
        <w:t xml:space="preserve">    </w:t>
      </w:r>
      <w:r w:rsidR="000F6968">
        <w:t xml:space="preserve">for </w:t>
      </w:r>
      <w:r w:rsidR="00193A0C">
        <w:rPr>
          <w:rFonts w:hint="eastAsia"/>
        </w:rPr>
        <w:t>P</w:t>
      </w:r>
      <w:r w:rsidR="00193A0C">
        <w:t xml:space="preserve">sr </w:t>
      </w:r>
      <w:r w:rsidRPr="00113E1C" w:rsidR="000F6968">
        <w:t>in</w:t>
      </w:r>
      <w:r w:rsidR="000F6968">
        <w:t xml:space="preserve"> </w:t>
      </w:r>
      <w:hyperlink w:history="1" w:anchor="AllSingsBtwTwoLocs">
        <w:r w:rsidRPr="001D742A" w:rsidR="00C64E92">
          <w:rPr>
            <w:rStyle w:val="ac"/>
          </w:rPr>
          <w:t>TrackMap</w:t>
        </w:r>
        <w:r w:rsidRPr="001D742A" w:rsidR="00354F88">
          <w:rPr>
            <w:rStyle w:val="ac"/>
          </w:rPr>
          <w:t>.</w:t>
        </w:r>
        <w:r w:rsidRPr="001D742A" w:rsidR="008E31D0">
          <w:rPr>
            <w:rStyle w:val="ac"/>
          </w:rPr>
          <w:t>AllSingsBtwTwoLocs</w:t>
        </w:r>
      </w:hyperlink>
      <w:r w:rsidRPr="00561D0A" w:rsidR="000F6968">
        <w:t>(</w:t>
      </w:r>
      <w:r w:rsidR="000507A1">
        <w:rPr>
          <w:u w:val="single"/>
        </w:rPr>
        <w:fldChar w:fldCharType="begin"/>
      </w:r>
      <w:r w:rsidR="000507A1">
        <w:rPr>
          <w:b/>
          <w:bCs/>
          <w:color w:val="FF8000"/>
        </w:rPr>
        <w:instrText xml:space="preserve"> REF SGL_PSR \h </w:instrText>
      </w:r>
      <w:r w:rsidR="000507A1">
        <w:rPr>
          <w:u w:val="single"/>
        </w:rPr>
      </w:r>
      <w:r w:rsidR="000507A1">
        <w:rPr>
          <w:u w:val="single"/>
        </w:rPr>
        <w:fldChar w:fldCharType="separate"/>
      </w:r>
      <w:r w:rsidRPr="00190111" w:rsidR="00DE178B">
        <w:rPr>
          <w:rStyle w:val="aff1"/>
        </w:rPr>
        <w:t>SGL_PSR</w:t>
      </w:r>
      <w:r w:rsidR="000507A1">
        <w:rPr>
          <w:u w:val="single"/>
        </w:rPr>
        <w:fldChar w:fldCharType="end"/>
      </w:r>
      <w:r w:rsidRPr="00561D0A" w:rsidR="000F6968">
        <w:t>,</w:t>
      </w:r>
    </w:p>
    <w:p w:rsidR="002E2178" w:rsidP="000431E0" w:rsidRDefault="000F6968">
      <w:pPr>
        <w:pStyle w:val="af7"/>
      </w:pPr>
      <w:r>
        <w:t xml:space="preserve"> </w:t>
      </w:r>
      <w:r w:rsidR="00193A0C">
        <w:rPr>
          <w:rFonts w:hint="eastAsia"/>
        </w:rPr>
        <w:t xml:space="preserve">                                                  </w:t>
      </w:r>
      <w:hyperlink w:history="1" w:anchor="TrackMap.BlockOrigin">
        <w:r w:rsidRPr="00EC49AE" w:rsidR="00193A0C">
          <w:rPr>
            <w:rStyle w:val="ac"/>
            <w:rFonts w:hint="eastAsia"/>
          </w:rPr>
          <w:t>TrackMap.BlockOrigin</w:t>
        </w:r>
      </w:hyperlink>
      <w:r w:rsidR="00193A0C">
        <w:rPr>
          <w:rFonts w:hint="eastAsia"/>
        </w:rPr>
        <w:t>(</w:t>
      </w:r>
      <w:hyperlink w:history="1" w:anchor="TrainRearLocation">
        <w:r w:rsidR="00BD3E90">
          <w:rPr>
            <w:rStyle w:val="ac"/>
          </w:rPr>
          <w:t>TrainRearLocation</w:t>
        </w:r>
      </w:hyperlink>
      <w:r w:rsidRPr="00561D0A">
        <w:t>(</w:t>
      </w:r>
      <w:r>
        <w:t>k</w:t>
      </w:r>
      <w:r w:rsidRPr="00561D0A">
        <w:t>)</w:t>
      </w:r>
      <w:r w:rsidR="00354F88">
        <w:t>.M</w:t>
      </w:r>
      <w:r>
        <w:t>in</w:t>
      </w:r>
      <w:r w:rsidR="00193A0C">
        <w:rPr>
          <w:rFonts w:hint="eastAsia"/>
        </w:rPr>
        <w:t>)</w:t>
      </w:r>
      <w:r w:rsidRPr="00561D0A">
        <w:t>,</w:t>
      </w:r>
    </w:p>
    <w:p w:rsidR="00193A0C" w:rsidP="000431E0" w:rsidRDefault="001D742A">
      <w:pPr>
        <w:pStyle w:val="af7"/>
      </w:pPr>
      <w:r>
        <w:rPr>
          <w:rFonts w:hint="eastAsia"/>
        </w:rPr>
        <w:t xml:space="preserve"> </w:t>
      </w:r>
      <w:r w:rsidR="00193A0C">
        <w:rPr>
          <w:rFonts w:hint="eastAsia"/>
        </w:rPr>
        <w:t xml:space="preserve">               </w:t>
      </w:r>
      <w:r w:rsidR="009D1FB6">
        <w:rPr>
          <w:rFonts w:hint="eastAsia"/>
        </w:rPr>
        <w:t xml:space="preserve"> </w:t>
      </w:r>
      <w:r w:rsidR="002E2178">
        <w:rPr>
          <w:rFonts w:hint="eastAsia"/>
        </w:rPr>
        <w:t xml:space="preserve">     </w:t>
      </w:r>
      <w:r w:rsidR="00193A0C">
        <w:rPr>
          <w:rFonts w:hint="eastAsia"/>
        </w:rPr>
        <w:t xml:space="preserve">      </w:t>
      </w:r>
      <w:r w:rsidR="002E2178">
        <w:rPr>
          <w:rFonts w:hint="eastAsia"/>
        </w:rPr>
        <w:t xml:space="preserve">                       </w:t>
      </w:r>
      <w:hyperlink w:history="1" w:anchor="CalculateZoneBorder">
        <w:r w:rsidRPr="008D1CCB" w:rsidR="009D1FB6">
          <w:rPr>
            <w:rStyle w:val="ac"/>
          </w:rPr>
          <w:t>TrackMap.CalculateZoneBorder</w:t>
        </w:r>
      </w:hyperlink>
      <w:r w:rsidRPr="009D1FB6" w:rsidR="009D1FB6">
        <w:t>(</w:t>
      </w:r>
      <w:hyperlink w:history="1" w:anchor="TrainFrontEnd">
        <w:r w:rsidRPr="0057086C" w:rsidR="009D1FB6">
          <w:rPr>
            <w:rStyle w:val="ac"/>
          </w:rPr>
          <w:t>TrainFrontEnd</w:t>
        </w:r>
      </w:hyperlink>
      <w:r w:rsidRPr="009D1FB6" w:rsidR="009D1FB6">
        <w:t>(k).Max,</w:t>
      </w:r>
    </w:p>
    <w:p w:rsidR="000F6968" w:rsidP="000431E0" w:rsidRDefault="009D1FB6">
      <w:pPr>
        <w:pStyle w:val="af7"/>
      </w:pPr>
      <w:r w:rsidRPr="009D1FB6">
        <w:t xml:space="preserve"> </w:t>
      </w:r>
      <w:r w:rsidR="00193A0C">
        <w:rPr>
          <w:rFonts w:hint="eastAsia"/>
        </w:rPr>
        <w:t xml:space="preserve">                                                                        </w:t>
      </w:r>
      <w:r w:rsidR="00EC49AE">
        <w:rPr>
          <w:rFonts w:hint="eastAsia"/>
        </w:rPr>
        <w:t xml:space="preserve"> </w:t>
      </w:r>
      <w:r w:rsidR="00193A0C">
        <w:rPr>
          <w:rFonts w:hint="eastAsia"/>
        </w:rPr>
        <w:t xml:space="preserve">            </w:t>
      </w:r>
      <w:hyperlink w:history="1" w:anchor="X2EbApplied">
        <w:r w:rsidRPr="002561DA" w:rsidR="0057086C">
          <w:rPr>
            <w:rStyle w:val="ac"/>
            <w:rFonts w:hint="eastAsia"/>
          </w:rPr>
          <w:t>X2EbApplied</w:t>
        </w:r>
      </w:hyperlink>
      <w:r w:rsidRPr="009D1FB6">
        <w:t>(k)</w:t>
      </w:r>
      <w:r w:rsidRPr="00561D0A" w:rsidR="000F6968">
        <w:t>))</w:t>
      </w:r>
      <w:r w:rsidR="000F6968">
        <w:t>:</w:t>
      </w:r>
    </w:p>
    <w:p w:rsidR="00193A0C" w:rsidP="000431E0" w:rsidRDefault="000F6968">
      <w:pPr>
        <w:pStyle w:val="af7"/>
      </w:pPr>
      <w:r>
        <w:t xml:space="preserve">        if </w:t>
      </w:r>
      <w:r w:rsidRPr="00086F6D">
        <w:t>(</w:t>
      </w:r>
      <w:hyperlink w:history="1" w:anchor="TrainEnergy">
        <w:r w:rsidR="00C64E92">
          <w:rPr>
            <w:rStyle w:val="ac"/>
            <w:b/>
            <w:bCs/>
          </w:rPr>
          <w:t>TrainEnergy</w:t>
        </w:r>
      </w:hyperlink>
      <w:r w:rsidRPr="00086F6D">
        <w:t>(</w:t>
      </w:r>
      <w:r>
        <w:t>k</w:t>
      </w:r>
      <w:r w:rsidRPr="00086F6D">
        <w:t>)</w:t>
      </w:r>
      <w:r>
        <w:t xml:space="preserve"> </w:t>
      </w:r>
      <w:r w:rsidRPr="00086F6D">
        <w:t>&gt;</w:t>
      </w:r>
      <w:r w:rsidRPr="00086F6D" w:rsidR="000013C4">
        <w:rPr>
          <w:rFonts w:hint="eastAsia"/>
        </w:rPr>
        <w:t>=</w:t>
      </w:r>
      <w:r>
        <w:t xml:space="preserve"> </w:t>
      </w:r>
      <w:hyperlink w:history="1" w:anchor="pow">
        <w:r w:rsidRPr="00193A0C">
          <w:rPr>
            <w:rStyle w:val="ac"/>
          </w:rPr>
          <w:t>pow</w:t>
        </w:r>
      </w:hyperlink>
      <w:r w:rsidRPr="00086F6D">
        <w:t>(</w:t>
      </w:r>
      <w:r w:rsidR="00193A0C">
        <w:rPr>
          <w:rFonts w:hint="eastAsia"/>
        </w:rPr>
        <w:t>P</w:t>
      </w:r>
      <w:r w:rsidR="00193A0C">
        <w:t>sr</w:t>
      </w:r>
      <w:r w:rsidR="00354F88">
        <w:t>.S</w:t>
      </w:r>
      <w:r>
        <w:t>peed</w:t>
      </w:r>
      <w:r w:rsidR="00354F88">
        <w:t>L</w:t>
      </w:r>
      <w:r>
        <w:t>imit</w:t>
      </w:r>
      <w:r w:rsidRPr="00086F6D">
        <w:t>)</w:t>
      </w:r>
    </w:p>
    <w:p w:rsidR="00193A0C" w:rsidP="000431E0" w:rsidRDefault="00193A0C">
      <w:pPr>
        <w:pStyle w:val="af7"/>
      </w:pPr>
      <w:r>
        <w:rPr>
          <w:rFonts w:hint="eastAsia"/>
        </w:rPr>
        <w:t xml:space="preserve">             and (not </w:t>
      </w:r>
      <w:hyperlink w:history="1" w:anchor="LocationBtwTwoLocs">
        <w:r w:rsidRPr="00193A0C">
          <w:rPr>
            <w:rStyle w:val="ac"/>
            <w:rFonts w:hint="eastAsia"/>
          </w:rPr>
          <w:t>TrackMap.LocationBtwTwoLocs</w:t>
        </w:r>
      </w:hyperlink>
      <w:r>
        <w:rPr>
          <w:rFonts w:hint="eastAsia"/>
        </w:rPr>
        <w:t>(Psr.Location,</w:t>
      </w:r>
    </w:p>
    <w:p w:rsidR="00193A0C" w:rsidP="000431E0" w:rsidRDefault="00193A0C">
      <w:pPr>
        <w:pStyle w:val="af7"/>
      </w:pPr>
      <w:r>
        <w:rPr>
          <w:rFonts w:hint="eastAsia"/>
        </w:rPr>
        <w:t xml:space="preserve">                                                        </w:t>
      </w:r>
      <w:hyperlink w:history="1" w:anchor="BlockOrigin">
        <w:r w:rsidRPr="00EC49AE">
          <w:rPr>
            <w:rStyle w:val="ac"/>
            <w:rFonts w:hint="eastAsia"/>
          </w:rPr>
          <w:t>TrackMap.BlockOrigin</w:t>
        </w:r>
      </w:hyperlink>
      <w:r>
        <w:rPr>
          <w:rFonts w:hint="eastAsia"/>
        </w:rPr>
        <w:t>(</w:t>
      </w:r>
      <w:hyperlink w:history="1" w:anchor="TrainRearLocation">
        <w:r w:rsidRPr="00EC49AE" w:rsidR="00EC49AE">
          <w:rPr>
            <w:rStyle w:val="ac"/>
            <w:rFonts w:hint="eastAsia"/>
          </w:rPr>
          <w:t>TrainRearLocation</w:t>
        </w:r>
      </w:hyperlink>
      <w:r>
        <w:rPr>
          <w:rFonts w:hint="eastAsia"/>
        </w:rPr>
        <w:t>(k).Min),</w:t>
      </w:r>
    </w:p>
    <w:p w:rsidR="00193A0C" w:rsidP="000431E0" w:rsidRDefault="00193A0C">
      <w:pPr>
        <w:pStyle w:val="af7"/>
      </w:pPr>
      <w:r>
        <w:rPr>
          <w:rFonts w:hint="eastAsia"/>
        </w:rPr>
        <w:t xml:space="preserve">                                                        </w:t>
      </w:r>
      <w:hyperlink w:history="1" w:anchor="TrainRearLocation">
        <w:r w:rsidRPr="00EC49AE">
          <w:rPr>
            <w:rStyle w:val="ac"/>
            <w:rFonts w:hint="eastAsia"/>
          </w:rPr>
          <w:t>TrainRearLocation</w:t>
        </w:r>
      </w:hyperlink>
      <w:r>
        <w:rPr>
          <w:rFonts w:hint="eastAsia"/>
        </w:rPr>
        <w:t>(k).Min)</w:t>
      </w:r>
    </w:p>
    <w:p w:rsidR="00193A0C" w:rsidP="000431E0" w:rsidRDefault="00193A0C">
      <w:pPr>
        <w:pStyle w:val="af7"/>
      </w:pPr>
      <w:r>
        <w:rPr>
          <w:rFonts w:hint="eastAsia"/>
        </w:rPr>
        <w:t xml:space="preserve">                   or (</w:t>
      </w:r>
      <w:hyperlink w:history="1" w:anchor="ExistSingBtwTwoLocs">
        <w:r w:rsidRPr="00193A0C">
          <w:rPr>
            <w:rStyle w:val="ac"/>
            <w:rFonts w:hint="eastAsia"/>
          </w:rPr>
          <w:t>TrackMap.ExistSingBtwTwoLocs</w:t>
        </w:r>
      </w:hyperlink>
      <w:r>
        <w:rPr>
          <w:rFonts w:hint="eastAsia"/>
        </w:rPr>
        <w:t>(</w:t>
      </w:r>
      <w:r w:rsidRPr="00EC49AE" w:rsidR="00EC49AE">
        <w:fldChar w:fldCharType="begin"/>
      </w:r>
      <w:r w:rsidRPr="00EC49AE" w:rsidR="00EC49AE">
        <w:instrText xml:space="preserve"> REF SGL_PSR \h </w:instrText>
      </w:r>
      <w:r w:rsidRPr="00EC49AE" w:rsidR="00EC49AE">
        <w:fldChar w:fldCharType="separate"/>
      </w:r>
      <w:r w:rsidRPr="00190111" w:rsidR="00DE178B">
        <w:rPr>
          <w:rStyle w:val="aff1"/>
        </w:rPr>
        <w:t>SGL_PSR</w:t>
      </w:r>
      <w:r w:rsidRPr="00EC49AE" w:rsidR="00EC49AE">
        <w:fldChar w:fldCharType="end"/>
      </w:r>
      <w:r>
        <w:rPr>
          <w:rFonts w:hint="eastAsia"/>
        </w:rPr>
        <w:t>, Psr.Location,</w:t>
      </w:r>
    </w:p>
    <w:p w:rsidR="000F6968" w:rsidP="000431E0" w:rsidRDefault="00193A0C">
      <w:pPr>
        <w:pStyle w:val="af7"/>
      </w:pPr>
      <w:r>
        <w:rPr>
          <w:rFonts w:hint="eastAsia"/>
        </w:rPr>
        <w:t xml:space="preserve">                                                          </w:t>
      </w:r>
      <w:hyperlink w:history="1" w:anchor="TrainRearLocation">
        <w:r w:rsidRPr="00EC49AE" w:rsidR="00EC49AE">
          <w:rPr>
            <w:rStyle w:val="ac"/>
            <w:rFonts w:hint="eastAsia"/>
          </w:rPr>
          <w:t>TrainRearLocation</w:t>
        </w:r>
      </w:hyperlink>
      <w:r>
        <w:rPr>
          <w:rFonts w:hint="eastAsia"/>
        </w:rPr>
        <w:t xml:space="preserve">(k).Min) is </w:t>
      </w:r>
      <w:r w:rsidRPr="00EC49AE">
        <w:rPr>
          <w:rStyle w:val="aff1"/>
          <w:rFonts w:hint="eastAsia"/>
        </w:rPr>
        <w:t>None</w:t>
      </w:r>
      <w:r>
        <w:rPr>
          <w:rFonts w:hint="eastAsia"/>
        </w:rPr>
        <w:t>))</w:t>
      </w:r>
      <w:r w:rsidRPr="00086F6D" w:rsidR="000F6968">
        <w:t>)</w:t>
      </w:r>
      <w:r w:rsidR="000F6968">
        <w:t>:</w:t>
      </w:r>
    </w:p>
    <w:p w:rsidR="000F6968" w:rsidP="000431E0" w:rsidRDefault="000F6968">
      <w:pPr>
        <w:pStyle w:val="af7"/>
      </w:pPr>
      <w:r>
        <w:t xml:space="preserve">            return </w:t>
      </w:r>
      <w:r w:rsidRPr="00354FC4">
        <w:rPr>
          <w:rStyle w:val="aff1"/>
        </w:rPr>
        <w:t>False</w:t>
      </w:r>
    </w:p>
    <w:p w:rsidR="000F6968" w:rsidP="000431E0" w:rsidRDefault="000F6968">
      <w:pPr>
        <w:pStyle w:val="af7"/>
      </w:pPr>
      <w:r>
        <w:t xml:space="preserve">        else:</w:t>
      </w:r>
    </w:p>
    <w:p w:rsidR="000F6968" w:rsidP="000431E0" w:rsidRDefault="000F6968">
      <w:pPr>
        <w:pStyle w:val="af7"/>
      </w:pPr>
      <w:r>
        <w:t xml:space="preserve">            continue</w:t>
      </w:r>
    </w:p>
    <w:p w:rsidRPr="0089353A" w:rsidR="0089353A" w:rsidP="000431E0" w:rsidRDefault="000F6968">
      <w:pPr>
        <w:pStyle w:val="af7"/>
      </w:pPr>
      <w:r>
        <w:t xml:space="preserve">    return </w:t>
      </w:r>
      <w:r w:rsidRPr="00354FC4">
        <w:rPr>
          <w:rStyle w:val="aff1"/>
        </w:rPr>
        <w:t>True</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lastRenderedPageBreak/>
        <w:t>#Contribution=SIL4</w:t>
      </w:r>
    </w:p>
    <w:p w:rsidR="009328EA" w:rsidP="000C0D62" w:rsidRDefault="00610A4C">
      <w:pPr>
        <w:pStyle w:val="ReqtifyAltQ"/>
        <w:rPr>
          <w:ins w:author="常鸣" w:date="2014-07-03T14:27:00Z" w:id="8114"/>
        </w:rPr>
      </w:pPr>
      <w:del w:author="常鸣" w:date="2014-07-03T14:27:00Z" w:id="8115">
        <w:r w:rsidDel="009328EA">
          <w:rPr>
            <w:rFonts w:hint="eastAsia"/>
          </w:rPr>
          <w:delText>#S</w:delText>
        </w:r>
      </w:del>
      <w:ins w:author="常鸣" w:date="2014-07-03T14:27:00Z" w:id="8116">
        <w:r w:rsidR="009328EA">
          <w:rPr>
            <w:rFonts w:hint="eastAsia"/>
          </w:rPr>
          <w:t>#Allocation=ATP Software</w:t>
        </w:r>
      </w:ins>
      <w:ins w:author="常鸣" w:date="2014-07-03T14:58:00Z" w:id="8117">
        <w:r w:rsidR="00AA7E12">
          <w:rPr>
            <w:rFonts w:hint="eastAsia"/>
          </w:rPr>
          <w:t>, Vital Embedded Setting</w:t>
        </w:r>
      </w:ins>
    </w:p>
    <w:p w:rsidR="00610A4C" w:rsidP="000C0D62" w:rsidRDefault="009328EA">
      <w:pPr>
        <w:pStyle w:val="ReqtifyAltQ"/>
      </w:pPr>
      <w:ins w:author="常鸣" w:date="2014-07-03T14:27:00Z" w:id="8118">
        <w:r>
          <w:rPr>
            <w:rFonts w:hint="eastAsia"/>
          </w:rPr>
          <w:t>#S</w:t>
        </w:r>
      </w:ins>
      <w:r w:rsidR="00610A4C">
        <w:rPr>
          <w:rFonts w:hint="eastAsia"/>
        </w:rPr>
        <w:t>ource=</w:t>
      </w:r>
      <w:r w:rsidR="001F3266">
        <w:rPr>
          <w:rFonts w:hint="eastAsia"/>
        </w:rPr>
        <w:t>[iTC_CC-SyAD-0284]</w:t>
      </w:r>
      <w:del w:author="常鸣" w:date="2014-07-04T08:55:00Z" w:id="8119">
        <w:r w:rsidDel="00B71FC0" w:rsidR="001F3266">
          <w:rPr>
            <w:rFonts w:hint="eastAsia"/>
          </w:rPr>
          <w:delText>,</w:delText>
        </w:r>
        <w:r w:rsidRPr="001F3266" w:rsidDel="00B71FC0" w:rsidR="001F3266">
          <w:rPr>
            <w:rFonts w:hint="eastAsia"/>
          </w:rPr>
          <w:delText xml:space="preserve"> </w:delText>
        </w:r>
        <w:r w:rsidDel="00B71FC0" w:rsidR="001F3266">
          <w:rPr>
            <w:rFonts w:hint="eastAsia"/>
          </w:rPr>
          <w:delText>[iTC_CC-SyAD-1271]</w:delText>
        </w:r>
      </w:del>
      <w:r w:rsidR="00B71564">
        <w:rPr>
          <w:rFonts w:hint="eastAsia"/>
        </w:rPr>
        <w:t>,</w:t>
      </w:r>
      <w:r w:rsidRPr="00B71564" w:rsidR="00B71564">
        <w:rPr>
          <w:rFonts w:hint="eastAsia"/>
        </w:rPr>
        <w:t xml:space="preserve"> </w:t>
      </w:r>
      <w:r w:rsidR="00B71564">
        <w:rPr>
          <w:rFonts w:hint="eastAsia"/>
        </w:rPr>
        <w:t>[iTC_CC-SyAD-0285]</w:t>
      </w:r>
      <w:r w:rsidR="00932CC9">
        <w:rPr>
          <w:rFonts w:hint="eastAsia"/>
        </w:rPr>
        <w:t>,</w:t>
      </w:r>
      <w:r w:rsidRPr="00932CC9" w:rsidR="00932CC9">
        <w:rPr>
          <w:rFonts w:hint="eastAsia"/>
        </w:rPr>
        <w:t xml:space="preserve"> </w:t>
      </w:r>
      <w:r w:rsidR="00932CC9">
        <w:rPr>
          <w:rFonts w:hint="eastAsia"/>
        </w:rPr>
        <w:t>[iTC_CC-SyAD-0300]</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w:t>
      </w:r>
      <w:r w:rsidR="008F5A16">
        <w:rPr>
          <w:rFonts w:hint="eastAsia"/>
        </w:rPr>
        <w:t>61</w:t>
      </w:r>
      <w:r w:rsidRPr="008F5A16" w:rsidR="008F5A16">
        <w:rPr>
          <w:rFonts w:hint="eastAsia"/>
        </w:rPr>
        <w:t>]</w:t>
      </w:r>
    </w:p>
    <w:p w:rsidR="006E7D3F" w:rsidP="000C0D62" w:rsidRDefault="00610A4C">
      <w:pPr>
        <w:pStyle w:val="ReqtifyAltQ"/>
      </w:pPr>
      <w:r>
        <w:rPr>
          <w:rFonts w:hint="eastAsia"/>
        </w:rPr>
        <w:t>[End]</w:t>
      </w:r>
    </w:p>
    <w:p w:rsidR="005463DC" w:rsidP="00C93484" w:rsidRDefault="005463DC">
      <w:pPr>
        <w:pStyle w:val="Reqtify"/>
      </w:pPr>
    </w:p>
    <w:p w:rsidR="0042620F" w:rsidP="00C93484" w:rsidRDefault="0042620F">
      <w:pPr>
        <w:pStyle w:val="Reqtify"/>
      </w:pPr>
    </w:p>
    <w:p w:rsidR="00522251" w:rsidP="00522251" w:rsidRDefault="00522251">
      <w:pPr>
        <w:pStyle w:val="ReqtifyAltR"/>
      </w:pPr>
      <w:r>
        <w:t>[iTC_CC_ATP-SwRS-06</w:t>
      </w:r>
      <w:r w:rsidR="00655979">
        <w:rPr>
          <w:rFonts w:hint="eastAsia"/>
        </w:rPr>
        <w:t>92</w:t>
      </w:r>
      <w:r>
        <w:t>]</w:t>
      </w:r>
    </w:p>
    <w:p w:rsidR="00522251" w:rsidP="00C93484" w:rsidRDefault="00520D1A">
      <w:pPr>
        <w:pStyle w:val="Reqtify"/>
      </w:pPr>
      <w:bookmarkStart w:name="PointVSLnotExceedPSR" w:id="8120"/>
      <w:r>
        <w:rPr>
          <w:rStyle w:val="aff2"/>
        </w:rPr>
        <w:t>PointVSLnot</w:t>
      </w:r>
      <w:r w:rsidRPr="00522251" w:rsidR="00522251">
        <w:rPr>
          <w:rStyle w:val="aff2"/>
        </w:rPr>
        <w:t>ExceedPSR</w:t>
      </w:r>
      <w:bookmarkEnd w:id="8120"/>
      <w:r w:rsidR="00522251">
        <w:rPr>
          <w:rFonts w:hint="eastAsia"/>
        </w:rPr>
        <w:t>，</w:t>
      </w:r>
      <w:r w:rsidR="00522251">
        <w:rPr>
          <w:rFonts w:hint="eastAsia"/>
        </w:rPr>
        <w:t>PSR</w:t>
      </w:r>
      <w:r w:rsidR="00522251">
        <w:rPr>
          <w:rFonts w:hint="eastAsia"/>
        </w:rPr>
        <w:t>作为点型限速的情形</w:t>
      </w:r>
    </w:p>
    <w:p w:rsidRPr="00A00236" w:rsidR="00A00236" w:rsidP="000431E0" w:rsidRDefault="00A00236">
      <w:pPr>
        <w:pStyle w:val="af7"/>
      </w:pPr>
      <w:r w:rsidRPr="00C377D1">
        <w:t>def</w:t>
      </w:r>
      <w:r w:rsidRPr="00A00236">
        <w:t xml:space="preserve"> PointVSLnotExceedPSR(k):</w:t>
      </w:r>
    </w:p>
    <w:p w:rsidR="002E2178" w:rsidP="000431E0" w:rsidRDefault="00A00236">
      <w:pPr>
        <w:pStyle w:val="af7"/>
      </w:pPr>
      <w:r w:rsidRPr="00A00236">
        <w:t xml:space="preserve">    </w:t>
      </w:r>
      <w:r w:rsidR="000F6968">
        <w:t xml:space="preserve">for </w:t>
      </w:r>
      <w:r w:rsidR="00574EF6">
        <w:rPr>
          <w:rFonts w:hint="eastAsia"/>
        </w:rPr>
        <w:t>P</w:t>
      </w:r>
      <w:r w:rsidR="00574EF6">
        <w:t xml:space="preserve">sr </w:t>
      </w:r>
      <w:r w:rsidRPr="00113E1C" w:rsidR="000F6968">
        <w:t>in</w:t>
      </w:r>
      <w:r w:rsidR="000F6968">
        <w:t xml:space="preserve"> </w:t>
      </w:r>
      <w:r w:rsidRPr="00086F6D" w:rsidR="000F6968">
        <w:t>(</w:t>
      </w:r>
      <w:hyperlink w:history="1" w:anchor="AllSingsInZone">
        <w:r w:rsidRPr="001D742A" w:rsidR="001D742A">
          <w:rPr>
            <w:rStyle w:val="ac"/>
          </w:rPr>
          <w:t>TrackMap.AllSing</w:t>
        </w:r>
        <w:r w:rsidRPr="001D742A" w:rsidR="001D742A">
          <w:rPr>
            <w:rStyle w:val="ac"/>
            <w:rFonts w:hint="eastAsia"/>
          </w:rPr>
          <w:t>sInZone</w:t>
        </w:r>
      </w:hyperlink>
      <w:r w:rsidR="000F6968">
        <w:rPr>
          <w:color w:val="FF8000"/>
        </w:rPr>
        <w:t>(</w:t>
      </w:r>
      <w:r w:rsidRPr="008D1CCB" w:rsidR="000F6968">
        <w:rPr>
          <w:rStyle w:val="aff1"/>
        </w:rPr>
        <w:t>SGL_PSR</w:t>
      </w:r>
      <w:r w:rsidR="000F6968">
        <w:rPr>
          <w:color w:val="FF8000"/>
        </w:rPr>
        <w:t>,</w:t>
      </w:r>
    </w:p>
    <w:p w:rsidR="008D1CCB" w:rsidP="000431E0" w:rsidRDefault="000F6968">
      <w:pPr>
        <w:pStyle w:val="af7"/>
      </w:pPr>
      <w:r>
        <w:t xml:space="preserve"> </w:t>
      </w:r>
      <w:r w:rsidR="002E2178">
        <w:rPr>
          <w:rFonts w:hint="eastAsia"/>
        </w:rPr>
        <w:t xml:space="preserve">                             </w:t>
      </w:r>
      <w:r w:rsidR="00201279">
        <w:rPr>
          <w:rFonts w:hint="eastAsia"/>
        </w:rPr>
        <w:t xml:space="preserve">  </w:t>
      </w:r>
      <w:hyperlink w:history="1" w:anchor="CalculateZoneBorder">
        <w:r w:rsidRPr="008D1CCB" w:rsidR="008D1CCB">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w:t>
      </w:r>
      <w:r w:rsidR="008D1CCB">
        <w:rPr>
          <w:rFonts w:hint="eastAsia"/>
        </w:rPr>
        <w:t xml:space="preserve"> </w:t>
      </w:r>
      <w:hyperlink w:history="1" w:anchor="X2EbApplied">
        <w:r w:rsidRPr="002561DA" w:rsidR="0057086C">
          <w:rPr>
            <w:rStyle w:val="ac"/>
            <w:rFonts w:hint="eastAsia"/>
          </w:rPr>
          <w:t>X2EbApplied</w:t>
        </w:r>
      </w:hyperlink>
      <w:r w:rsidRPr="009D1FB6" w:rsidR="0057086C">
        <w:t>(k)</w:t>
      </w:r>
      <w:r w:rsidRPr="008D1CCB" w:rsidR="008D1CCB">
        <w:t>)</w:t>
      </w:r>
      <w:r w:rsidRPr="00086F6D">
        <w:t>,</w:t>
      </w:r>
    </w:p>
    <w:p w:rsidR="000F6968" w:rsidP="000431E0" w:rsidRDefault="000F6968">
      <w:pPr>
        <w:pStyle w:val="af7"/>
      </w:pPr>
      <w:r>
        <w:t xml:space="preserve"> </w:t>
      </w:r>
      <w:r w:rsidR="008D1CCB">
        <w:t xml:space="preserve">                   </w:t>
      </w:r>
      <w:r w:rsidR="002E2178">
        <w:rPr>
          <w:rFonts w:hint="eastAsia"/>
        </w:rPr>
        <w:t xml:space="preserve">          </w:t>
      </w:r>
      <w:r w:rsidR="00201279">
        <w:rPr>
          <w:rFonts w:hint="eastAsia"/>
        </w:rPr>
        <w:t xml:space="preserve">  </w:t>
      </w:r>
      <w:r w:rsidR="001D742A">
        <w:rPr>
          <w:rFonts w:hint="eastAsia"/>
        </w:rPr>
        <w:t>ATPsetting.EOAmaxDistance</w:t>
      </w:r>
      <w:r w:rsidRPr="00561D0A">
        <w:t>))</w:t>
      </w:r>
      <w:r>
        <w:t>:</w:t>
      </w:r>
    </w:p>
    <w:p w:rsidR="000F6968" w:rsidP="000431E0" w:rsidRDefault="000F6968">
      <w:pPr>
        <w:pStyle w:val="af7"/>
      </w:pPr>
      <w:r>
        <w:t xml:space="preserve">        if </w:t>
      </w:r>
      <w:r w:rsidRPr="00086F6D">
        <w:t>(</w:t>
      </w:r>
      <w:hyperlink w:history="1" w:anchor="TrainEnergy">
        <w:r w:rsidR="00C64E92">
          <w:rPr>
            <w:rStyle w:val="ac"/>
            <w:b/>
            <w:bCs/>
          </w:rPr>
          <w:t>TrainEnergy</w:t>
        </w:r>
      </w:hyperlink>
      <w:r w:rsidRPr="00086F6D">
        <w:t>(</w:t>
      </w:r>
      <w:r>
        <w:t>k</w:t>
      </w:r>
      <w:r w:rsidRPr="00086F6D">
        <w:t>)</w:t>
      </w:r>
      <w:r>
        <w:t xml:space="preserve"> </w:t>
      </w:r>
      <w:r w:rsidRPr="00086F6D">
        <w:t>&gt;</w:t>
      </w:r>
      <w:r w:rsidRPr="00086F6D" w:rsidR="000013C4">
        <w:rPr>
          <w:rFonts w:hint="eastAsia"/>
        </w:rPr>
        <w:t>=</w:t>
      </w:r>
      <w:r>
        <w:t xml:space="preserve"> </w:t>
      </w:r>
      <w:r w:rsidRPr="00086F6D">
        <w:t>(</w:t>
      </w:r>
      <w:hyperlink w:history="1" w:anchor="pow">
        <w:r w:rsidRPr="00193A0C" w:rsidR="00EC49AE">
          <w:rPr>
            <w:rStyle w:val="ac"/>
          </w:rPr>
          <w:t>pow</w:t>
        </w:r>
      </w:hyperlink>
      <w:r w:rsidRPr="00086F6D">
        <w:t>(</w:t>
      </w:r>
      <w:r w:rsidR="00574EF6">
        <w:rPr>
          <w:rFonts w:hint="eastAsia"/>
        </w:rPr>
        <w:t>P</w:t>
      </w:r>
      <w:r w:rsidR="00574EF6">
        <w:t>sr</w:t>
      </w:r>
      <w:r w:rsidR="00354F88">
        <w:t>.S</w:t>
      </w:r>
      <w:r>
        <w:t>peed</w:t>
      </w:r>
      <w:r w:rsidR="00354F88">
        <w:t>L</w:t>
      </w:r>
      <w:r>
        <w:t>imit</w:t>
      </w:r>
      <w:r w:rsidRPr="00086F6D">
        <w:t>)</w:t>
      </w:r>
    </w:p>
    <w:p w:rsidR="000F6968" w:rsidP="000431E0" w:rsidRDefault="000F6968">
      <w:pPr>
        <w:pStyle w:val="af7"/>
      </w:pPr>
      <w:r>
        <w:t xml:space="preserve">                         </w:t>
      </w:r>
      <w:r w:rsidR="00574EF6">
        <w:rPr>
          <w:rFonts w:hint="eastAsia"/>
        </w:rPr>
        <w:t xml:space="preserve">     </w:t>
      </w:r>
      <w:r>
        <w:t xml:space="preserve">     </w:t>
      </w:r>
      <w:r w:rsidRPr="00561D0A">
        <w:t>+</w:t>
      </w:r>
      <w:r>
        <w:t xml:space="preserve"> </w:t>
      </w:r>
      <w:r w:rsidRPr="00561D0A">
        <w:t>(</w:t>
      </w:r>
      <w:hyperlink w:history="1" w:anchor="AccumulationPotentialEnergy">
        <w:hyperlink w:history="1" w:anchor="AccumulationPotentialEnergy">
          <w:r w:rsidRPr="002307BC" w:rsidR="002307BC">
            <w:rPr>
              <w:rStyle w:val="ac"/>
            </w:rPr>
            <w:t>Energy.AccumulationPotentialEnergy</w:t>
          </w:r>
        </w:hyperlink>
      </w:hyperlink>
    </w:p>
    <w:p w:rsidRPr="008D1CCB" w:rsidR="008D1CCB" w:rsidP="000431E0" w:rsidRDefault="000F6968">
      <w:pPr>
        <w:pStyle w:val="af7"/>
      </w:pPr>
      <w:r>
        <w:t xml:space="preserve">                            </w:t>
      </w:r>
      <w:r w:rsidR="00574EF6">
        <w:rPr>
          <w:rFonts w:hint="eastAsia"/>
        </w:rPr>
        <w:t xml:space="preserve">      </w:t>
      </w:r>
      <w:r>
        <w:t xml:space="preserve">     </w:t>
      </w:r>
      <w:r w:rsidRPr="00561D0A">
        <w:t>(</w:t>
      </w:r>
      <w:hyperlink w:history="1" w:anchor="CalculateZoneBorder">
        <w:r w:rsidRPr="008D1CCB" w:rsidR="008D1CCB">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w:t>
      </w:r>
    </w:p>
    <w:p w:rsidR="009D1FB6" w:rsidP="000431E0" w:rsidRDefault="008D1CCB">
      <w:pPr>
        <w:pStyle w:val="af7"/>
      </w:pPr>
      <w:r w:rsidRPr="008D1CCB">
        <w:t xml:space="preserve">                                                                     </w:t>
      </w:r>
      <w:r w:rsidR="00574EF6">
        <w:rPr>
          <w:rFonts w:hint="eastAsia"/>
        </w:rPr>
        <w:t xml:space="preserve">      </w:t>
      </w:r>
      <w:hyperlink w:history="1" w:anchor="X2EbApplied">
        <w:r w:rsidRPr="002561DA" w:rsidR="0057086C">
          <w:rPr>
            <w:rStyle w:val="ac"/>
            <w:rFonts w:hint="eastAsia"/>
          </w:rPr>
          <w:t>X2EbApplied</w:t>
        </w:r>
      </w:hyperlink>
      <w:r w:rsidRPr="009D1FB6" w:rsidR="0057086C">
        <w:t>(k)</w:t>
      </w:r>
      <w:r w:rsidRPr="008D1CCB">
        <w:t>)</w:t>
      </w:r>
      <w:r w:rsidRPr="00561D0A" w:rsidR="000F6968">
        <w:t>,</w:t>
      </w:r>
    </w:p>
    <w:p w:rsidR="000F6968" w:rsidP="000431E0" w:rsidRDefault="009D1FB6">
      <w:pPr>
        <w:pStyle w:val="af7"/>
      </w:pPr>
      <w:r w:rsidRPr="009D1FB6">
        <w:t xml:space="preserve">                           </w:t>
      </w:r>
      <w:r w:rsidR="00574EF6">
        <w:rPr>
          <w:rFonts w:hint="eastAsia"/>
        </w:rPr>
        <w:t xml:space="preserve">      </w:t>
      </w:r>
      <w:r w:rsidRPr="009D1FB6">
        <w:t xml:space="preserve">      </w:t>
      </w:r>
      <w:r w:rsidR="000F6968">
        <w:t xml:space="preserve"> </w:t>
      </w:r>
      <w:r w:rsidR="00574EF6">
        <w:rPr>
          <w:rFonts w:hint="eastAsia"/>
        </w:rPr>
        <w:t>P</w:t>
      </w:r>
      <w:r w:rsidR="00574EF6">
        <w:t>sr</w:t>
      </w:r>
      <w:r w:rsidR="00354F88">
        <w:t>.L</w:t>
      </w:r>
      <w:r w:rsidR="000F6968">
        <w:t>ocation</w:t>
      </w:r>
      <w:r w:rsidRPr="00561D0A" w:rsidR="000F6968">
        <w:t>))))</w:t>
      </w:r>
      <w:r w:rsidR="000F6968">
        <w:t>:</w:t>
      </w:r>
    </w:p>
    <w:p w:rsidR="000F6968" w:rsidP="000431E0" w:rsidRDefault="000F6968">
      <w:pPr>
        <w:pStyle w:val="af7"/>
      </w:pPr>
      <w:r>
        <w:t xml:space="preserve">            return </w:t>
      </w:r>
      <w:r w:rsidRPr="00354FC4">
        <w:rPr>
          <w:rStyle w:val="aff1"/>
        </w:rPr>
        <w:t>False</w:t>
      </w:r>
      <w:r>
        <w:t xml:space="preserve"> </w:t>
      </w:r>
    </w:p>
    <w:p w:rsidR="000F6968" w:rsidP="000431E0" w:rsidRDefault="000F6968">
      <w:pPr>
        <w:pStyle w:val="af7"/>
      </w:pPr>
      <w:r>
        <w:t xml:space="preserve">        else:</w:t>
      </w:r>
    </w:p>
    <w:p w:rsidR="000F6968" w:rsidP="000431E0" w:rsidRDefault="000F6968">
      <w:pPr>
        <w:pStyle w:val="af7"/>
      </w:pPr>
      <w:r>
        <w:t xml:space="preserve">            continue</w:t>
      </w:r>
    </w:p>
    <w:p w:rsidR="00522251" w:rsidP="000431E0" w:rsidRDefault="000F6968">
      <w:pPr>
        <w:pStyle w:val="af7"/>
      </w:pPr>
      <w:r>
        <w:t xml:space="preserve">    return </w:t>
      </w:r>
      <w:r w:rsidRPr="00354FC4">
        <w:rPr>
          <w:rStyle w:val="aff1"/>
        </w:rPr>
        <w:t>True</w:t>
      </w:r>
    </w:p>
    <w:p w:rsidR="00A44B36" w:rsidP="00C93484" w:rsidRDefault="00A44B36">
      <w:pPr>
        <w:pStyle w:val="Reqtify"/>
      </w:pPr>
      <w:r>
        <w:rPr>
          <w:rFonts w:hint="eastAsia"/>
        </w:rPr>
        <w:t>其中</w:t>
      </w:r>
      <w:r w:rsidR="002307BC">
        <w:rPr>
          <w:rFonts w:hint="eastAsia"/>
        </w:rPr>
        <w:t>，</w:t>
      </w:r>
      <w:bookmarkStart w:name="AccumulationPotentialEnergy" w:id="8121"/>
      <w:r w:rsidRPr="002307BC">
        <w:rPr>
          <w:rStyle w:val="aff2"/>
          <w:rFonts w:hint="eastAsia"/>
        </w:rPr>
        <w:t>Energy.AccumulationPotentialEnergy</w:t>
      </w:r>
      <w:bookmarkEnd w:id="8121"/>
      <w:r w:rsidR="002307BC">
        <w:rPr>
          <w:rFonts w:hint="eastAsia"/>
        </w:rPr>
        <w:t>表示</w:t>
      </w:r>
      <w:r w:rsidR="00231EA0">
        <w:rPr>
          <w:rFonts w:hint="eastAsia"/>
        </w:rPr>
        <w:t>根据限制点所在坡度或</w:t>
      </w:r>
      <w:r w:rsidR="00231EA0">
        <w:rPr>
          <w:rFonts w:hint="eastAsia"/>
        </w:rPr>
        <w:t>EB</w:t>
      </w:r>
      <w:r w:rsidR="00231EA0">
        <w:rPr>
          <w:rFonts w:hint="eastAsia"/>
        </w:rPr>
        <w:t>最小保障率</w:t>
      </w:r>
      <w:r w:rsidR="002307BC">
        <w:rPr>
          <w:rFonts w:hint="eastAsia"/>
        </w:rPr>
        <w:t>累加计算目标位置的势能，</w:t>
      </w:r>
      <w:r w:rsidR="002307BC">
        <w:rPr>
          <w:rFonts w:hint="eastAsia"/>
        </w:rPr>
        <w:t>EB</w:t>
      </w:r>
      <w:r w:rsidR="002307BC">
        <w:rPr>
          <w:rFonts w:hint="eastAsia"/>
        </w:rPr>
        <w:t>最小保障率应根据所在位置的</w:t>
      </w:r>
      <w:r w:rsidR="002307BC">
        <w:rPr>
          <w:rFonts w:hint="eastAsia"/>
        </w:rPr>
        <w:t>Grip</w:t>
      </w:r>
      <w:r w:rsidR="002307BC">
        <w:rPr>
          <w:rFonts w:hint="eastAsia"/>
        </w:rPr>
        <w:t>值（</w:t>
      </w:r>
      <w:r w:rsidR="002307BC">
        <w:rPr>
          <w:rFonts w:hint="eastAsia"/>
        </w:rPr>
        <w:t>Normal</w:t>
      </w:r>
      <w:r w:rsidR="002307BC">
        <w:rPr>
          <w:rFonts w:hint="eastAsia"/>
        </w:rPr>
        <w:t>或</w:t>
      </w:r>
      <w:r w:rsidR="002307BC">
        <w:rPr>
          <w:rFonts w:hint="eastAsia"/>
        </w:rPr>
        <w:t>Reduce</w:t>
      </w:r>
      <w:r w:rsidR="002307BC">
        <w:rPr>
          <w:rFonts w:hint="eastAsia"/>
        </w:rPr>
        <w:t>）选取</w:t>
      </w:r>
      <w:hyperlink w:history="1" w:anchor="ATPsetting">
        <w:r w:rsidRPr="002307BC" w:rsidR="002307BC">
          <w:rPr>
            <w:rStyle w:val="ac"/>
            <w:rFonts w:hint="eastAsia"/>
          </w:rPr>
          <w:t>ATPsetting</w:t>
        </w:r>
      </w:hyperlink>
      <w:r w:rsidR="002307BC">
        <w:rPr>
          <w:rFonts w:hint="eastAsia"/>
        </w:rPr>
        <w:t>.</w:t>
      </w:r>
      <w:r w:rsidR="00BA16F4">
        <w:rPr>
          <w:rFonts w:hint="eastAsia"/>
        </w:rPr>
        <w:t>EB</w:t>
      </w:r>
      <w:r w:rsidR="008626E7">
        <w:rPr>
          <w:rFonts w:hint="eastAsia"/>
        </w:rPr>
        <w:t>guaranteedAccNormalGrip</w:t>
      </w:r>
      <w:r w:rsidR="008626E7">
        <w:rPr>
          <w:rFonts w:hint="eastAsia"/>
        </w:rPr>
        <w:t>或</w:t>
      </w:r>
      <w:hyperlink w:history="1" w:anchor="ATPsetting">
        <w:r w:rsidRPr="002307BC" w:rsidR="008626E7">
          <w:rPr>
            <w:rStyle w:val="ac"/>
            <w:rFonts w:hint="eastAsia"/>
          </w:rPr>
          <w:t>ATPsetting</w:t>
        </w:r>
      </w:hyperlink>
      <w:r w:rsidR="008626E7">
        <w:rPr>
          <w:rFonts w:hint="eastAsia"/>
        </w:rPr>
        <w:t>.EBguaranteedAccReducedGrip</w:t>
      </w:r>
      <w:r w:rsidR="002307BC">
        <w:rPr>
          <w:rFonts w:hint="eastAsia"/>
        </w:rPr>
        <w:t>。能量计算的原理和方法见</w:t>
      </w:r>
      <w:r w:rsidR="002307BC">
        <w:fldChar w:fldCharType="begin"/>
      </w:r>
      <w:r w:rsidR="002307BC">
        <w:instrText xml:space="preserve"> REF _Ref291169202 \w \h </w:instrText>
      </w:r>
      <w:r w:rsidR="002307BC">
        <w:fldChar w:fldCharType="separate"/>
      </w:r>
      <w:r w:rsidR="00DE178B">
        <w:t>[REF10]</w:t>
      </w:r>
      <w:r w:rsidR="002307BC">
        <w:fldChar w:fldCharType="end"/>
      </w:r>
      <w:r w:rsidR="002307BC">
        <w:rPr>
          <w:rFonts w:hint="eastAsia"/>
        </w:rPr>
        <w:t>。</w:t>
      </w:r>
    </w:p>
    <w:p w:rsidR="00A44B36" w:rsidP="000C0D62" w:rsidRDefault="00A44B36">
      <w:pPr>
        <w:pStyle w:val="ReqtifyAltQ"/>
      </w:pP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8122"/>
        </w:rPr>
      </w:pPr>
      <w:del w:author="常鸣" w:date="2014-07-03T14:27:00Z" w:id="8123">
        <w:r w:rsidDel="009328EA">
          <w:delText>#S</w:delText>
        </w:r>
      </w:del>
      <w:ins w:author="常鸣" w:date="2014-07-03T14:27:00Z" w:id="8124">
        <w:r w:rsidR="009328EA">
          <w:t>#Allocation=ATP Software</w:t>
        </w:r>
      </w:ins>
      <w:ins w:author="常鸣" w:date="2014-07-03T14:58:00Z" w:id="8125">
        <w:r w:rsidR="00AA7E12">
          <w:rPr>
            <w:rFonts w:hint="eastAsia"/>
          </w:rPr>
          <w:t>, Vital Embedded Setting</w:t>
        </w:r>
      </w:ins>
    </w:p>
    <w:p w:rsidR="00610A4C" w:rsidP="000C0D62" w:rsidRDefault="009328EA">
      <w:pPr>
        <w:pStyle w:val="ReqtifyAltQ"/>
      </w:pPr>
      <w:ins w:author="常鸣" w:date="2014-07-03T14:27:00Z" w:id="8126">
        <w:r>
          <w:t>#S</w:t>
        </w:r>
      </w:ins>
      <w:r w:rsidR="00610A4C">
        <w:t>ource=</w:t>
      </w:r>
      <w:r w:rsidR="001F3266">
        <w:rPr>
          <w:rFonts w:hint="eastAsia"/>
        </w:rPr>
        <w:t>[iTC_CC-SyAD-0284],</w:t>
      </w:r>
      <w:r w:rsidRPr="00932CC9" w:rsidR="00932CC9">
        <w:rPr>
          <w:rFonts w:hint="eastAsia"/>
        </w:rPr>
        <w:t xml:space="preserve"> </w:t>
      </w:r>
      <w:r w:rsidR="00932CC9">
        <w:rPr>
          <w:rFonts w:hint="eastAsia"/>
        </w:rPr>
        <w:t>[iTC_CC-SyAD-0300],</w:t>
      </w:r>
      <w:r w:rsidRPr="00231EA0" w:rsidR="00231EA0">
        <w:rPr>
          <w:rFonts w:hint="eastAsia"/>
        </w:rPr>
        <w:t xml:space="preserve"> </w:t>
      </w:r>
      <w:r w:rsidR="00231EA0">
        <w:rPr>
          <w:rFonts w:hint="eastAsia"/>
        </w:rPr>
        <w:t>[iTC_CC-SyAD-0311],</w:t>
      </w:r>
      <w:r w:rsidRPr="00231EA0" w:rsidR="00231EA0">
        <w:rPr>
          <w:rFonts w:hint="eastAsia"/>
        </w:rPr>
        <w:t xml:space="preserve"> </w:t>
      </w:r>
      <w:r w:rsidR="00231EA0">
        <w:rPr>
          <w:rFonts w:hint="eastAsia"/>
        </w:rPr>
        <w:t>[iTC_CC-SyAD-0314]</w:t>
      </w:r>
      <w:del w:author="常鸣" w:date="2014-07-04T08:55:00Z" w:id="8127">
        <w:r w:rsidDel="00B71FC0" w:rsidR="00231EA0">
          <w:rPr>
            <w:rFonts w:hint="eastAsia"/>
          </w:rPr>
          <w:delText>,</w:delText>
        </w:r>
        <w:r w:rsidRPr="001F3266" w:rsidDel="00B71FC0" w:rsidR="001F3266">
          <w:rPr>
            <w:rFonts w:hint="eastAsia"/>
          </w:rPr>
          <w:delText xml:space="preserve"> </w:delText>
        </w:r>
        <w:r w:rsidDel="00B71FC0" w:rsidR="001F3266">
          <w:rPr>
            <w:rFonts w:hint="eastAsia"/>
          </w:rPr>
          <w:delText>[iTC_CC-SyAD-1271]</w:delText>
        </w:r>
      </w:del>
      <w:r w:rsidR="00B71564">
        <w:rPr>
          <w:rFonts w:hint="eastAsia"/>
        </w:rPr>
        <w:t>,</w:t>
      </w:r>
      <w:r w:rsidRPr="00B71564" w:rsidR="00B71564">
        <w:rPr>
          <w:rFonts w:hint="eastAsia"/>
        </w:rPr>
        <w:t xml:space="preserve"> </w:t>
      </w:r>
      <w:r w:rsidR="00B71564">
        <w:rPr>
          <w:rFonts w:hint="eastAsia"/>
        </w:rPr>
        <w:t>[iTC_CC-SyAD-0285]</w:t>
      </w:r>
      <w:del w:author="常鸣" w:date="2014-07-04T08:51:00Z" w:id="8128">
        <w:r w:rsidDel="00B71FC0" w:rsidR="00231EA0">
          <w:rPr>
            <w:rFonts w:hint="eastAsia"/>
          </w:rPr>
          <w:delText>,</w:delText>
        </w:r>
        <w:r w:rsidRPr="00231EA0" w:rsidDel="00B71FC0" w:rsidR="00231EA0">
          <w:rPr>
            <w:rFonts w:hint="eastAsia"/>
          </w:rPr>
          <w:delText xml:space="preserve"> </w:delText>
        </w:r>
        <w:r w:rsidDel="00B71FC0" w:rsidR="00231EA0">
          <w:rPr>
            <w:rFonts w:hint="eastAsia"/>
          </w:rPr>
          <w:delText>[iTC_CC-SyAD-1291]</w:delText>
        </w:r>
      </w:del>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261]</w:t>
      </w:r>
    </w:p>
    <w:p w:rsidR="00522251" w:rsidP="000C0D62" w:rsidRDefault="00610A4C">
      <w:pPr>
        <w:pStyle w:val="ReqtifyAltQ"/>
      </w:pPr>
      <w:r>
        <w:t>[End]</w:t>
      </w:r>
    </w:p>
    <w:p w:rsidR="0042620F" w:rsidP="00C93484" w:rsidRDefault="0042620F">
      <w:pPr>
        <w:pStyle w:val="Reqtify"/>
      </w:pPr>
    </w:p>
    <w:p w:rsidR="00522251" w:rsidP="00C93484" w:rsidRDefault="00522251">
      <w:pPr>
        <w:pStyle w:val="Reqtify"/>
      </w:pPr>
    </w:p>
    <w:p w:rsidR="0042620F" w:rsidP="00C93484" w:rsidRDefault="0042620F">
      <w:pPr>
        <w:pStyle w:val="Reqtify"/>
      </w:pPr>
      <w:r w:rsidRPr="00B44697">
        <w:rPr>
          <w:rStyle w:val="aff1"/>
          <w:rFonts w:hint="eastAsia"/>
        </w:rPr>
        <w:t>NOTES:</w:t>
      </w:r>
    </w:p>
    <w:p w:rsidR="0042620F" w:rsidP="00C93484" w:rsidRDefault="0042620F">
      <w:pPr>
        <w:pStyle w:val="Reqtify"/>
      </w:pPr>
      <w:r>
        <w:rPr>
          <w:rFonts w:hint="eastAsia"/>
        </w:rPr>
        <w:t>当车尾在一个较低的</w:t>
      </w:r>
      <w:r>
        <w:rPr>
          <w:rFonts w:hint="eastAsia"/>
        </w:rPr>
        <w:t>PSR</w:t>
      </w:r>
      <w:r>
        <w:rPr>
          <w:rFonts w:hint="eastAsia"/>
        </w:rPr>
        <w:t>（或</w:t>
      </w:r>
      <w:r>
        <w:rPr>
          <w:rFonts w:hint="eastAsia"/>
        </w:rPr>
        <w:t>TSR</w:t>
      </w:r>
      <w:r>
        <w:rPr>
          <w:rFonts w:hint="eastAsia"/>
        </w:rPr>
        <w:t>）中时，若当前车速小于该</w:t>
      </w:r>
      <w:r>
        <w:rPr>
          <w:rFonts w:hint="eastAsia"/>
        </w:rPr>
        <w:t>PSR</w:t>
      </w:r>
      <w:r>
        <w:rPr>
          <w:rFonts w:hint="eastAsia"/>
        </w:rPr>
        <w:t>限速，而计算出的</w:t>
      </w:r>
      <w:r>
        <w:rPr>
          <w:rFonts w:hint="eastAsia"/>
        </w:rPr>
        <w:t>V2</w:t>
      </w:r>
      <w:r>
        <w:rPr>
          <w:rFonts w:hint="eastAsia"/>
        </w:rPr>
        <w:t>速度大于该</w:t>
      </w:r>
      <w:r>
        <w:rPr>
          <w:rFonts w:hint="eastAsia"/>
        </w:rPr>
        <w:t>PSR</w:t>
      </w:r>
      <w:r>
        <w:rPr>
          <w:rFonts w:hint="eastAsia"/>
        </w:rPr>
        <w:t>限速，按照上述处理方式，也会导致</w:t>
      </w:r>
      <w:r>
        <w:rPr>
          <w:rFonts w:hint="eastAsia"/>
        </w:rPr>
        <w:t>EB</w:t>
      </w:r>
      <w:r>
        <w:rPr>
          <w:rFonts w:hint="eastAsia"/>
        </w:rPr>
        <w:t>，尽管当列车运行到</w:t>
      </w:r>
      <w:r>
        <w:rPr>
          <w:rFonts w:hint="eastAsia"/>
        </w:rPr>
        <w:t>X2</w:t>
      </w:r>
      <w:r>
        <w:rPr>
          <w:rFonts w:hint="eastAsia"/>
        </w:rPr>
        <w:t>位置时，列车也许已经离开了该</w:t>
      </w:r>
      <w:r>
        <w:rPr>
          <w:rFonts w:hint="eastAsia"/>
        </w:rPr>
        <w:t>PSR</w:t>
      </w:r>
      <w:r>
        <w:rPr>
          <w:rFonts w:hint="eastAsia"/>
        </w:rPr>
        <w:t>区域。</w:t>
      </w:r>
    </w:p>
    <w:p w:rsidR="0042620F" w:rsidP="00C93484" w:rsidRDefault="0042620F">
      <w:pPr>
        <w:pStyle w:val="Reqtify"/>
      </w:pPr>
      <w:r>
        <w:rPr>
          <w:rFonts w:hint="eastAsia"/>
        </w:rPr>
        <w:t xml:space="preserve">If the train tail intersected with a PSR (or TSR) area, and the speed of train is lower but the </w:t>
      </w:r>
      <w:hyperlink w:history="1" w:anchor="V2EbApplied">
        <w:r w:rsidRPr="00CA6CE9">
          <w:rPr>
            <w:rStyle w:val="ac"/>
          </w:rPr>
          <w:t>V2</w:t>
        </w:r>
        <w:r w:rsidRPr="00CA6CE9" w:rsidR="00354F88">
          <w:rPr>
            <w:rStyle w:val="ac"/>
          </w:rPr>
          <w:t>E</w:t>
        </w:r>
        <w:r w:rsidRPr="00CA6CE9">
          <w:rPr>
            <w:rStyle w:val="ac"/>
          </w:rPr>
          <w:t>b</w:t>
        </w:r>
        <w:r w:rsidRPr="00CA6CE9" w:rsidR="00354F88">
          <w:rPr>
            <w:rStyle w:val="ac"/>
          </w:rPr>
          <w:t>A</w:t>
        </w:r>
        <w:r w:rsidRPr="00CA6CE9">
          <w:rPr>
            <w:rStyle w:val="ac"/>
          </w:rPr>
          <w:t>pplied</w:t>
        </w:r>
      </w:hyperlink>
      <w:r w:rsidR="00CA6CE9">
        <w:rPr>
          <w:rFonts w:hint="eastAsia"/>
        </w:rPr>
        <w:t xml:space="preserve"> </w:t>
      </w:r>
      <w:r>
        <w:rPr>
          <w:rFonts w:hint="eastAsia"/>
        </w:rPr>
        <w:t xml:space="preserve">is higher than the </w:t>
      </w:r>
      <w:r>
        <w:t>limitation</w:t>
      </w:r>
      <w:r>
        <w:rPr>
          <w:rFonts w:hint="eastAsia"/>
        </w:rPr>
        <w:t xml:space="preserve">. </w:t>
      </w:r>
      <w:r>
        <w:t>In</w:t>
      </w:r>
      <w:r>
        <w:rPr>
          <w:rFonts w:hint="eastAsia"/>
        </w:rPr>
        <w:t xml:space="preserve"> accordance with the above </w:t>
      </w:r>
      <w:r>
        <w:rPr>
          <w:rFonts w:hint="eastAsia"/>
        </w:rPr>
        <w:lastRenderedPageBreak/>
        <w:t>approach will result in EB, although when the train runs to the</w:t>
      </w:r>
      <w:r w:rsidR="006724CD">
        <w:rPr>
          <w:rFonts w:hint="eastAsia"/>
        </w:rPr>
        <w:t xml:space="preserve"> EB applied position</w:t>
      </w:r>
      <w:r>
        <w:rPr>
          <w:rFonts w:hint="eastAsia"/>
        </w:rPr>
        <w:t>, the train may have left the PSR area.</w:t>
      </w:r>
    </w:p>
    <w:p w:rsidRPr="00CA6CE9" w:rsidR="006E7D3F" w:rsidP="00C93484" w:rsidRDefault="006E7D3F">
      <w:pPr>
        <w:pStyle w:val="Reqtify"/>
      </w:pPr>
    </w:p>
    <w:p w:rsidRPr="0042620F" w:rsidR="00765F61" w:rsidP="00C93484" w:rsidRDefault="00765F61">
      <w:pPr>
        <w:pStyle w:val="Reqtify"/>
      </w:pPr>
    </w:p>
    <w:p w:rsidR="00765F61" w:rsidP="0012674A" w:rsidRDefault="00765F61">
      <w:pPr>
        <w:pStyle w:val="4"/>
      </w:pPr>
      <w:r>
        <w:rPr>
          <w:rFonts w:hint="eastAsia"/>
        </w:rPr>
        <w:t>BSR</w:t>
      </w:r>
    </w:p>
    <w:p w:rsidR="00765F61" w:rsidP="00C93484" w:rsidRDefault="00765F61">
      <w:pPr>
        <w:pStyle w:val="Reqtify"/>
      </w:pPr>
      <w:r>
        <w:rPr>
          <w:rFonts w:hint="eastAsia"/>
        </w:rPr>
        <w:t>当</w:t>
      </w:r>
      <w:r>
        <w:rPr>
          <w:rFonts w:hint="eastAsia"/>
        </w:rPr>
        <w:t>ZC</w:t>
      </w:r>
      <w:r>
        <w:rPr>
          <w:rFonts w:hint="eastAsia"/>
        </w:rPr>
        <w:t>检测到计轴故障时，会自动激活该故障计轴所在的</w:t>
      </w:r>
      <w:r>
        <w:rPr>
          <w:rFonts w:hint="eastAsia"/>
        </w:rPr>
        <w:t>Block</w:t>
      </w:r>
      <w:r>
        <w:rPr>
          <w:rFonts w:hint="eastAsia"/>
        </w:rPr>
        <w:t>上的限速。</w:t>
      </w:r>
      <w:r>
        <w:rPr>
          <w:rFonts w:hint="eastAsia"/>
        </w:rPr>
        <w:t>ATP</w:t>
      </w:r>
      <w:r>
        <w:rPr>
          <w:rFonts w:hint="eastAsia"/>
        </w:rPr>
        <w:t>应检测车身范围及其下游</w:t>
      </w:r>
      <w:r>
        <w:rPr>
          <w:rFonts w:hint="eastAsia"/>
        </w:rPr>
        <w:t>Block</w:t>
      </w:r>
      <w:r>
        <w:rPr>
          <w:rFonts w:hint="eastAsia"/>
        </w:rPr>
        <w:t>的</w:t>
      </w:r>
      <w:r>
        <w:rPr>
          <w:rFonts w:hint="eastAsia"/>
        </w:rPr>
        <w:t>BSR</w:t>
      </w:r>
      <w:r>
        <w:rPr>
          <w:rFonts w:hint="eastAsia"/>
        </w:rPr>
        <w:t>变量，如果存在该变量且为限制状态，则认为该</w:t>
      </w:r>
      <w:r>
        <w:rPr>
          <w:rFonts w:hint="eastAsia"/>
        </w:rPr>
        <w:t>Block</w:t>
      </w:r>
      <w:r>
        <w:rPr>
          <w:rFonts w:hint="eastAsia"/>
        </w:rPr>
        <w:t>上的</w:t>
      </w:r>
      <w:r>
        <w:rPr>
          <w:rFonts w:hint="eastAsia"/>
        </w:rPr>
        <w:t>BSR</w:t>
      </w:r>
      <w:r>
        <w:rPr>
          <w:rFonts w:hint="eastAsia"/>
        </w:rPr>
        <w:t>激活，</w:t>
      </w:r>
      <w:r>
        <w:rPr>
          <w:rFonts w:hint="eastAsia"/>
        </w:rPr>
        <w:t>ATP</w:t>
      </w:r>
      <w:r>
        <w:rPr>
          <w:rFonts w:hint="eastAsia"/>
        </w:rPr>
        <w:t>应确保列车速度低于该限速。</w:t>
      </w:r>
    </w:p>
    <w:p w:rsidR="00765F61" w:rsidP="00C93484" w:rsidRDefault="00765F61">
      <w:pPr>
        <w:pStyle w:val="Reqtify"/>
      </w:pPr>
    </w:p>
    <w:p w:rsidRPr="003625F5" w:rsidR="003625F5" w:rsidP="003625F5" w:rsidRDefault="003625F5">
      <w:pPr>
        <w:pStyle w:val="ReqtifyAltR"/>
      </w:pPr>
      <w:r w:rsidRPr="003625F5">
        <w:t>[iTC_CC_ATP-SwRS-06</w:t>
      </w:r>
      <w:r w:rsidR="00655979">
        <w:rPr>
          <w:rFonts w:hint="eastAsia"/>
        </w:rPr>
        <w:t>93</w:t>
      </w:r>
      <w:r w:rsidRPr="003625F5">
        <w:t>]</w:t>
      </w:r>
    </w:p>
    <w:p w:rsidR="003625F5" w:rsidP="00C93484" w:rsidRDefault="003625F5">
      <w:pPr>
        <w:pStyle w:val="Reqtify"/>
      </w:pPr>
      <w:bookmarkStart w:name="ZoneVSLnotExceedBSR" w:id="8129"/>
      <w:r w:rsidRPr="003625F5">
        <w:rPr>
          <w:rStyle w:val="aff2"/>
        </w:rPr>
        <w:t>ZoneVSLnotExceedBSR</w:t>
      </w:r>
      <w:bookmarkEnd w:id="8129"/>
      <w:r>
        <w:rPr>
          <w:rFonts w:hint="eastAsia"/>
        </w:rPr>
        <w:t>，车身范围内有</w:t>
      </w:r>
      <w:r>
        <w:rPr>
          <w:rFonts w:hint="eastAsia"/>
        </w:rPr>
        <w:t>BSR</w:t>
      </w:r>
      <w:r>
        <w:rPr>
          <w:rFonts w:hint="eastAsia"/>
        </w:rPr>
        <w:t>的情形</w:t>
      </w:r>
    </w:p>
    <w:p w:rsidR="00CF035B" w:rsidP="000431E0" w:rsidRDefault="00CF035B">
      <w:pPr>
        <w:pStyle w:val="af7"/>
      </w:pPr>
      <w:r>
        <w:t>def ZoneVSLnotExceedBSR</w:t>
      </w:r>
      <w:r>
        <w:rPr>
          <w:color w:val="FF8000"/>
        </w:rPr>
        <w:t>(</w:t>
      </w:r>
      <w:r>
        <w:t>k</w:t>
      </w:r>
      <w:r>
        <w:rPr>
          <w:color w:val="FF8000"/>
        </w:rPr>
        <w:t>)</w:t>
      </w:r>
      <w:r>
        <w:t>:</w:t>
      </w:r>
    </w:p>
    <w:p w:rsidR="00D0573F" w:rsidP="000431E0" w:rsidRDefault="00CF035B">
      <w:pPr>
        <w:pStyle w:val="af7"/>
      </w:pPr>
      <w:r>
        <w:t xml:space="preserve">    for </w:t>
      </w:r>
      <w:r w:rsidR="00FF342C">
        <w:rPr>
          <w:rFonts w:hint="eastAsia"/>
        </w:rPr>
        <w:t>B</w:t>
      </w:r>
      <w:r>
        <w:t xml:space="preserve">lock </w:t>
      </w:r>
      <w:r w:rsidRPr="00113E1C">
        <w:t>in</w:t>
      </w:r>
      <w:r>
        <w:t xml:space="preserve"> </w:t>
      </w:r>
      <w:r>
        <w:rPr>
          <w:color w:val="FF8000"/>
        </w:rPr>
        <w:t>(</w:t>
      </w:r>
      <w:hyperlink w:history="1" w:anchor="TrackMap">
        <w:r w:rsidR="00C64E92">
          <w:rPr>
            <w:rStyle w:val="ac"/>
          </w:rPr>
          <w:t>TrackMap</w:t>
        </w:r>
      </w:hyperlink>
      <w:r w:rsidR="00354F88">
        <w:t>.</w:t>
      </w:r>
      <w:hyperlink w:history="1" w:anchor="AllSingsBtwTwoLocs">
        <w:r w:rsidR="008E31D0">
          <w:rPr>
            <w:rStyle w:val="ac"/>
          </w:rPr>
          <w:t>AllSingsBtwTwoLocs</w:t>
        </w:r>
      </w:hyperlink>
      <w:r>
        <w:rPr>
          <w:color w:val="FF8000"/>
        </w:rPr>
        <w:t>(</w:t>
      </w:r>
      <w:r w:rsidR="00D0573F">
        <w:rPr>
          <w:u w:val="single"/>
        </w:rPr>
        <w:fldChar w:fldCharType="begin"/>
      </w:r>
      <w:r w:rsidR="00D0573F">
        <w:rPr>
          <w:color w:val="FF8000"/>
        </w:rPr>
        <w:instrText xml:space="preserve"> REF SGL_NEW_BLOCK \h </w:instrText>
      </w:r>
      <w:r w:rsidR="00D0573F">
        <w:rPr>
          <w:u w:val="single"/>
        </w:rPr>
      </w:r>
      <w:r w:rsidR="00D0573F">
        <w:rPr>
          <w:u w:val="single"/>
        </w:rPr>
        <w:fldChar w:fldCharType="separate"/>
      </w:r>
      <w:r w:rsidR="00DE178B">
        <w:rPr>
          <w:rStyle w:val="aff1"/>
          <w:rFonts w:hint="eastAsia"/>
        </w:rPr>
        <w:t>SGL_NEW_BLOCK</w:t>
      </w:r>
      <w:r w:rsidR="00D0573F">
        <w:rPr>
          <w:u w:val="single"/>
        </w:rPr>
        <w:fldChar w:fldCharType="end"/>
      </w:r>
      <w:r>
        <w:rPr>
          <w:color w:val="FF8000"/>
        </w:rPr>
        <w:t>,</w:t>
      </w:r>
    </w:p>
    <w:p w:rsidR="00CF035B" w:rsidP="000431E0" w:rsidRDefault="00CF035B">
      <w:pPr>
        <w:pStyle w:val="af7"/>
      </w:pPr>
      <w:r>
        <w:t xml:space="preserve"> </w:t>
      </w:r>
      <w:r w:rsidR="00D0573F">
        <w:rPr>
          <w:rFonts w:hint="eastAsia"/>
        </w:rPr>
        <w:t xml:space="preserve">                            </w:t>
      </w:r>
      <w:hyperlink w:history="1" w:anchor="TrackMap">
        <w:r w:rsidR="00D0573F">
          <w:rPr>
            <w:rStyle w:val="ac"/>
          </w:rPr>
          <w:t>TrackMap</w:t>
        </w:r>
      </w:hyperlink>
      <w:r w:rsidR="00D0573F">
        <w:t>.</w:t>
      </w:r>
      <w:hyperlink w:history="1" w:anchor="BlockOrigin">
        <w:r w:rsidR="00D0573F">
          <w:rPr>
            <w:rStyle w:val="ac"/>
          </w:rPr>
          <w:t>BlockOrigin</w:t>
        </w:r>
      </w:hyperlink>
      <w:r w:rsidRPr="00D0573F" w:rsidR="00D0573F">
        <w:t>(</w:t>
      </w:r>
      <w:hyperlink w:history="1" w:anchor="TrainRearLocation">
        <w:r w:rsidR="00BD3E90">
          <w:rPr>
            <w:rStyle w:val="ac"/>
          </w:rPr>
          <w:t>TrainRearLocation</w:t>
        </w:r>
      </w:hyperlink>
      <w:r>
        <w:rPr>
          <w:color w:val="FF8000"/>
        </w:rPr>
        <w:t>(</w:t>
      </w:r>
      <w:r>
        <w:t>k</w:t>
      </w:r>
      <w:r>
        <w:rPr>
          <w:color w:val="FF8000"/>
        </w:rPr>
        <w:t>)</w:t>
      </w:r>
      <w:r w:rsidR="00354F88">
        <w:t>.M</w:t>
      </w:r>
      <w:r>
        <w:t>in</w:t>
      </w:r>
      <w:r w:rsidRPr="00D0573F" w:rsidR="00D0573F">
        <w:t>)</w:t>
      </w:r>
      <w:r>
        <w:rPr>
          <w:color w:val="FF8000"/>
        </w:rPr>
        <w:t>,</w:t>
      </w:r>
    </w:p>
    <w:p w:rsidR="00CF035B" w:rsidP="000431E0" w:rsidRDefault="00CF035B">
      <w:pPr>
        <w:pStyle w:val="af7"/>
      </w:pPr>
      <w:r w:rsidRPr="008D1CCB">
        <w:t xml:space="preserve">                  </w:t>
      </w:r>
      <w:r w:rsidR="002E2178">
        <w:rPr>
          <w:rFonts w:hint="eastAsia"/>
        </w:rPr>
        <w:t xml:space="preserve">      </w:t>
      </w:r>
      <w:r w:rsidRPr="008D1CCB">
        <w:t xml:space="preserve">     </w:t>
      </w:r>
      <w:hyperlink w:history="1" w:anchor="CalculateZoneBorder">
        <w:r w:rsidRPr="008D1CCB" w:rsidR="008D1CCB">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w:t>
      </w:r>
      <w:r w:rsidR="008D1CCB">
        <w:rPr>
          <w:rFonts w:hint="eastAsia"/>
        </w:rPr>
        <w:t xml:space="preserve"> </w:t>
      </w:r>
      <w:hyperlink w:history="1" w:anchor="X2EbApplied">
        <w:r w:rsidRPr="002561DA" w:rsidR="0057086C">
          <w:rPr>
            <w:rStyle w:val="ac"/>
            <w:rFonts w:hint="eastAsia"/>
          </w:rPr>
          <w:t>X2EbApplied</w:t>
        </w:r>
      </w:hyperlink>
      <w:r w:rsidRPr="009D1FB6" w:rsidR="0057086C">
        <w:t>(k)</w:t>
      </w:r>
      <w:r w:rsidRPr="008D1CCB" w:rsidR="008D1CCB">
        <w:t>)</w:t>
      </w:r>
      <w:r>
        <w:rPr>
          <w:color w:val="FF8000"/>
        </w:rPr>
        <w:t>))</w:t>
      </w:r>
      <w:r>
        <w:t>:</w:t>
      </w:r>
    </w:p>
    <w:p w:rsidR="00CF035B" w:rsidP="000431E0" w:rsidRDefault="00CF035B">
      <w:pPr>
        <w:pStyle w:val="af7"/>
      </w:pPr>
      <w:r>
        <w:t xml:space="preserve">        if </w:t>
      </w:r>
      <w:r>
        <w:rPr>
          <w:color w:val="FF8000"/>
        </w:rPr>
        <w:t>(</w:t>
      </w:r>
      <w:r w:rsidR="00FF342C">
        <w:rPr>
          <w:rFonts w:hint="eastAsia"/>
        </w:rPr>
        <w:t>B</w:t>
      </w:r>
      <w:r>
        <w:t>lock</w:t>
      </w:r>
      <w:r w:rsidR="00354F88">
        <w:t>.B</w:t>
      </w:r>
      <w:r>
        <w:t xml:space="preserve">sr </w:t>
      </w:r>
      <w:r w:rsidRPr="00113E1C">
        <w:t>is</w:t>
      </w:r>
      <w:r>
        <w:t xml:space="preserve"> </w:t>
      </w:r>
      <w:r w:rsidRPr="00113E1C">
        <w:t>not</w:t>
      </w:r>
      <w:r>
        <w:t xml:space="preserve"> </w:t>
      </w:r>
      <w:r w:rsidRPr="00354FC4">
        <w:rPr>
          <w:rStyle w:val="aff1"/>
        </w:rPr>
        <w:t>None</w:t>
      </w:r>
    </w:p>
    <w:p w:rsidR="00CF035B" w:rsidP="000431E0" w:rsidRDefault="00CF035B">
      <w:pPr>
        <w:pStyle w:val="af7"/>
      </w:pPr>
      <w:r>
        <w:t xml:space="preserve">            and </w:t>
      </w:r>
      <w:r w:rsidRPr="00113E1C">
        <w:t>not</w:t>
      </w:r>
      <w:r>
        <w:t xml:space="preserve"> </w:t>
      </w:r>
      <w:hyperlink w:history="1" w:anchor="CoercedPermissive">
        <w:r w:rsidR="00C64E92">
          <w:rPr>
            <w:rStyle w:val="ac"/>
          </w:rPr>
          <w:t>CoercedPermissive</w:t>
        </w:r>
      </w:hyperlink>
      <w:r>
        <w:rPr>
          <w:color w:val="FF8000"/>
        </w:rPr>
        <w:t>(</w:t>
      </w:r>
      <w:r w:rsidR="00D0573F">
        <w:rPr>
          <w:rFonts w:hint="eastAsia"/>
        </w:rPr>
        <w:t>B</w:t>
      </w:r>
      <w:r w:rsidR="00D0573F">
        <w:t>lock</w:t>
      </w:r>
      <w:r w:rsidR="00354F88">
        <w:t>.</w:t>
      </w:r>
      <w:hyperlink w:history="1" w:anchor="CoercedPermissive">
        <w:r w:rsidR="00C64E92">
          <w:rPr>
            <w:rStyle w:val="ac"/>
          </w:rPr>
          <w:t>CoercedPermissive</w:t>
        </w:r>
      </w:hyperlink>
      <w:r>
        <w:rPr>
          <w:color w:val="FF8000"/>
        </w:rPr>
        <w:t>,</w:t>
      </w:r>
      <w:r>
        <w:t xml:space="preserve"> k</w:t>
      </w:r>
      <w:r>
        <w:rPr>
          <w:color w:val="FF8000"/>
        </w:rPr>
        <w:t>)</w:t>
      </w:r>
    </w:p>
    <w:p w:rsidR="00CF035B" w:rsidP="000431E0" w:rsidRDefault="00CF035B">
      <w:pPr>
        <w:pStyle w:val="af7"/>
      </w:pPr>
      <w:r>
        <w:t xml:space="preserve">            and </w:t>
      </w:r>
      <w:r w:rsidRPr="00113E1C">
        <w:t>not</w:t>
      </w:r>
      <w:r>
        <w:t xml:space="preserve"> </w:t>
      </w:r>
      <w:hyperlink w:history="1" w:anchor="VariantValue">
        <w:r w:rsidR="00C64E92">
          <w:rPr>
            <w:rStyle w:val="ac"/>
          </w:rPr>
          <w:t>VariantValue</w:t>
        </w:r>
      </w:hyperlink>
      <w:r>
        <w:rPr>
          <w:color w:val="FF8000"/>
        </w:rPr>
        <w:t>(</w:t>
      </w:r>
      <w:r w:rsidR="00FF342C">
        <w:rPr>
          <w:rFonts w:hint="eastAsia"/>
        </w:rPr>
        <w:t>B</w:t>
      </w:r>
      <w:r>
        <w:t>lock</w:t>
      </w:r>
      <w:r w:rsidR="00354F88">
        <w:t>.B</w:t>
      </w:r>
      <w:r>
        <w:t>sr</w:t>
      </w:r>
      <w:r w:rsidR="00354F88">
        <w:t>.V</w:t>
      </w:r>
      <w:r>
        <w:t>ariant</w:t>
      </w:r>
      <w:r>
        <w:rPr>
          <w:color w:val="FF8000"/>
        </w:rPr>
        <w:t>,</w:t>
      </w:r>
      <w:r>
        <w:t xml:space="preserve"> k</w:t>
      </w:r>
      <w:r>
        <w:rPr>
          <w:color w:val="FF8000"/>
        </w:rPr>
        <w:t>)</w:t>
      </w:r>
    </w:p>
    <w:p w:rsidR="00CF035B" w:rsidP="000431E0" w:rsidRDefault="00CF035B">
      <w:pPr>
        <w:pStyle w:val="af7"/>
      </w:pPr>
      <w:r>
        <w:t xml:space="preserve">            and </w:t>
      </w:r>
      <w:hyperlink w:history="1" w:anchor="TrainEnergy">
        <w:r w:rsidR="00C64E92">
          <w:rPr>
            <w:rStyle w:val="ac"/>
          </w:rPr>
          <w:t>TrainEnergy</w:t>
        </w:r>
      </w:hyperlink>
      <w:r>
        <w:rPr>
          <w:color w:val="FF8000"/>
        </w:rPr>
        <w:t>(</w:t>
      </w:r>
      <w:r>
        <w:t>k</w:t>
      </w:r>
      <w:r>
        <w:rPr>
          <w:color w:val="FF8000"/>
        </w:rPr>
        <w:t>)</w:t>
      </w:r>
      <w:r>
        <w:t xml:space="preserve"> </w:t>
      </w:r>
      <w:r>
        <w:rPr>
          <w:color w:val="FF8000"/>
        </w:rPr>
        <w:t>&gt;</w:t>
      </w:r>
      <w:r w:rsidR="000013C4">
        <w:rPr>
          <w:rFonts w:hint="eastAsia"/>
          <w:color w:val="FF8000"/>
        </w:rPr>
        <w:t>=</w:t>
      </w:r>
      <w:r>
        <w:t xml:space="preserve"> </w:t>
      </w:r>
      <w:hyperlink w:history="1" w:anchor="pow">
        <w:r w:rsidRPr="00193A0C" w:rsidR="00EC49AE">
          <w:rPr>
            <w:rStyle w:val="ac"/>
          </w:rPr>
          <w:t>pow</w:t>
        </w:r>
      </w:hyperlink>
      <w:r>
        <w:rPr>
          <w:color w:val="FF8000"/>
        </w:rPr>
        <w:t>(</w:t>
      </w:r>
      <w:r w:rsidR="00FF342C">
        <w:rPr>
          <w:rFonts w:hint="eastAsia"/>
        </w:rPr>
        <w:t>B</w:t>
      </w:r>
      <w:r>
        <w:t>lock</w:t>
      </w:r>
      <w:r w:rsidR="00354F88">
        <w:t>.B</w:t>
      </w:r>
      <w:r>
        <w:t>sr</w:t>
      </w:r>
      <w:r w:rsidR="00354F88">
        <w:t>.S</w:t>
      </w:r>
      <w:r>
        <w:t>peed</w:t>
      </w:r>
      <w:r>
        <w:rPr>
          <w:color w:val="FF8000"/>
        </w:rPr>
        <w:t>))</w:t>
      </w:r>
      <w:r>
        <w:t>:</w:t>
      </w:r>
    </w:p>
    <w:p w:rsidR="00CF035B" w:rsidP="000431E0" w:rsidRDefault="00CF035B">
      <w:pPr>
        <w:pStyle w:val="af7"/>
      </w:pPr>
      <w:r>
        <w:t xml:space="preserve">            return </w:t>
      </w:r>
      <w:r w:rsidRPr="00354FC4">
        <w:rPr>
          <w:rStyle w:val="aff1"/>
        </w:rPr>
        <w:t>False</w:t>
      </w:r>
    </w:p>
    <w:p w:rsidR="00CF035B" w:rsidP="000431E0" w:rsidRDefault="00CF035B">
      <w:pPr>
        <w:pStyle w:val="af7"/>
      </w:pPr>
      <w:r>
        <w:t xml:space="preserve">        else:</w:t>
      </w:r>
    </w:p>
    <w:p w:rsidR="00CF035B" w:rsidP="000431E0" w:rsidRDefault="00CF035B">
      <w:pPr>
        <w:pStyle w:val="af7"/>
      </w:pPr>
      <w:r>
        <w:t xml:space="preserve">            continue</w:t>
      </w:r>
    </w:p>
    <w:p w:rsidRPr="003625F5" w:rsidR="003625F5" w:rsidP="000431E0" w:rsidRDefault="00CF035B">
      <w:pPr>
        <w:pStyle w:val="af7"/>
      </w:pPr>
      <w:r>
        <w:t xml:space="preserve">    return </w:t>
      </w:r>
      <w:r w:rsidRPr="00354FC4">
        <w:rPr>
          <w:rStyle w:val="aff1"/>
        </w:rPr>
        <w:t>True</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8130"/>
        </w:rPr>
      </w:pPr>
      <w:del w:author="常鸣" w:date="2014-07-03T14:27:00Z" w:id="8131">
        <w:r w:rsidDel="009328EA">
          <w:delText>#S</w:delText>
        </w:r>
      </w:del>
      <w:ins w:author="常鸣" w:date="2014-07-03T14:27:00Z" w:id="8132">
        <w:r w:rsidR="009328EA">
          <w:t>#Allocation=ATP Software</w:t>
        </w:r>
      </w:ins>
      <w:ins w:author="常鸣" w:date="2014-07-03T14:58:00Z" w:id="8133">
        <w:r w:rsidR="00AA7E12">
          <w:rPr>
            <w:rFonts w:hint="eastAsia"/>
          </w:rPr>
          <w:t>, Vital Embedded Setting</w:t>
        </w:r>
      </w:ins>
    </w:p>
    <w:p w:rsidR="00610A4C" w:rsidP="000C0D62" w:rsidRDefault="009328EA">
      <w:pPr>
        <w:pStyle w:val="ReqtifyAltQ"/>
      </w:pPr>
      <w:ins w:author="常鸣" w:date="2014-07-03T14:27:00Z" w:id="8134">
        <w:r>
          <w:t>#S</w:t>
        </w:r>
      </w:ins>
      <w:r w:rsidR="00610A4C">
        <w:t>ource=</w:t>
      </w:r>
      <w:r w:rsidR="00932CC9">
        <w:rPr>
          <w:rFonts w:hint="eastAsia"/>
        </w:rPr>
        <w:t xml:space="preserve">[iTC_CC-SyAD-0300], </w:t>
      </w:r>
      <w:r w:rsidR="001F3266">
        <w:rPr>
          <w:rFonts w:hint="eastAsia"/>
        </w:rPr>
        <w:t>[iTC_CC-SyAD-1267],</w:t>
      </w:r>
      <w:r w:rsidRPr="001F3266" w:rsidR="001F3266">
        <w:rPr>
          <w:rFonts w:hint="eastAsia"/>
        </w:rPr>
        <w:t xml:space="preserve"> </w:t>
      </w:r>
      <w:r w:rsidR="001F3266">
        <w:rPr>
          <w:rFonts w:hint="eastAsia"/>
        </w:rPr>
        <w:t>[iTC_CC-SyAD-1268]</w:t>
      </w:r>
      <w:del w:author="常鸣" w:date="2014-07-04T08:53:00Z" w:id="8135">
        <w:r w:rsidDel="00B71FC0" w:rsidR="001F3266">
          <w:rPr>
            <w:rFonts w:hint="eastAsia"/>
          </w:rPr>
          <w:delText>,</w:delText>
        </w:r>
        <w:r w:rsidRPr="001F3266" w:rsidDel="00B71FC0" w:rsidR="001F3266">
          <w:rPr>
            <w:rFonts w:hint="eastAsia"/>
          </w:rPr>
          <w:delText xml:space="preserve"> </w:delText>
        </w:r>
        <w:r w:rsidDel="00B71FC0" w:rsidR="001F3266">
          <w:rPr>
            <w:rFonts w:hint="eastAsia"/>
          </w:rPr>
          <w:delText>[iTC_CC-SyAD-1269]</w:delText>
        </w:r>
      </w:del>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261]</w:t>
      </w:r>
    </w:p>
    <w:p w:rsidRPr="003625F5" w:rsidR="003625F5" w:rsidP="000C0D62" w:rsidRDefault="00610A4C">
      <w:pPr>
        <w:pStyle w:val="ReqtifyAltQ"/>
      </w:pPr>
      <w:r>
        <w:t>[End]</w:t>
      </w:r>
    </w:p>
    <w:p w:rsidR="003625F5" w:rsidP="00C93484" w:rsidRDefault="003625F5">
      <w:pPr>
        <w:pStyle w:val="Reqtify"/>
      </w:pPr>
    </w:p>
    <w:p w:rsidRPr="003625F5" w:rsidR="00987262" w:rsidP="00C93484" w:rsidRDefault="00987262">
      <w:pPr>
        <w:pStyle w:val="Reqtify"/>
      </w:pPr>
    </w:p>
    <w:p w:rsidR="003625F5" w:rsidP="003625F5" w:rsidRDefault="003625F5">
      <w:pPr>
        <w:pStyle w:val="ReqtifyAltR"/>
      </w:pPr>
      <w:r w:rsidRPr="003625F5">
        <w:t>[iTC_CC_ATP-SwRS-06</w:t>
      </w:r>
      <w:r w:rsidR="00655979">
        <w:rPr>
          <w:rFonts w:hint="eastAsia"/>
        </w:rPr>
        <w:t>94</w:t>
      </w:r>
      <w:r w:rsidRPr="003625F5">
        <w:t>]</w:t>
      </w:r>
    </w:p>
    <w:p w:rsidRPr="003625F5" w:rsidR="003625F5" w:rsidP="00C93484" w:rsidRDefault="00C64E92">
      <w:pPr>
        <w:pStyle w:val="Reqtify"/>
      </w:pPr>
      <w:bookmarkStart w:name="PointVSLnotExceedBSR" w:id="8136"/>
      <w:r w:rsidRPr="00E15E6E">
        <w:rPr>
          <w:rStyle w:val="aff2"/>
          <w:bCs w:val="0"/>
          <w:iCs w:val="0"/>
        </w:rPr>
        <w:t>PointVSLnotExceedBSR</w:t>
      </w:r>
      <w:bookmarkEnd w:id="8136"/>
      <w:r w:rsidR="003625F5">
        <w:rPr>
          <w:rFonts w:hint="eastAsia"/>
        </w:rPr>
        <w:t>，列车下游有</w:t>
      </w:r>
      <w:r w:rsidR="003625F5">
        <w:rPr>
          <w:rFonts w:hint="eastAsia"/>
        </w:rPr>
        <w:t>BSR</w:t>
      </w:r>
      <w:r w:rsidR="003625F5">
        <w:rPr>
          <w:rFonts w:hint="eastAsia"/>
        </w:rPr>
        <w:t>的情形</w:t>
      </w:r>
    </w:p>
    <w:p w:rsidR="00893186" w:rsidP="000431E0" w:rsidRDefault="00893186">
      <w:pPr>
        <w:pStyle w:val="af7"/>
      </w:pPr>
      <w:r>
        <w:t xml:space="preserve">def </w:t>
      </w:r>
      <w:hyperlink w:history="1" w:anchor="PointVSLnotExceedBSR">
        <w:r w:rsidR="00C64E92">
          <w:rPr>
            <w:rStyle w:val="ac"/>
          </w:rPr>
          <w:t>PointVSLnotExceedBSR</w:t>
        </w:r>
      </w:hyperlink>
      <w:r>
        <w:rPr>
          <w:color w:val="FF8000"/>
        </w:rPr>
        <w:t>(</w:t>
      </w:r>
      <w:r>
        <w:t>k</w:t>
      </w:r>
      <w:r>
        <w:rPr>
          <w:color w:val="FF8000"/>
        </w:rPr>
        <w:t>)</w:t>
      </w:r>
      <w:r>
        <w:t>:</w:t>
      </w:r>
    </w:p>
    <w:p w:rsidR="002E2178" w:rsidP="000431E0" w:rsidRDefault="00893186">
      <w:pPr>
        <w:pStyle w:val="af7"/>
      </w:pPr>
      <w:r>
        <w:t xml:space="preserve">    for </w:t>
      </w:r>
      <w:r w:rsidR="00FF342C">
        <w:rPr>
          <w:rFonts w:hint="eastAsia"/>
        </w:rPr>
        <w:t>B</w:t>
      </w:r>
      <w:r>
        <w:t xml:space="preserve">lock </w:t>
      </w:r>
      <w:r w:rsidRPr="00113E1C">
        <w:t>in</w:t>
      </w:r>
      <w:r>
        <w:t xml:space="preserve"> </w:t>
      </w:r>
      <w:r>
        <w:rPr>
          <w:color w:val="FF8000"/>
        </w:rPr>
        <w:t>(</w:t>
      </w:r>
      <w:hyperlink w:history="1" w:anchor="AllSingsInZone">
        <w:r w:rsidRPr="001D742A" w:rsidR="002E2178">
          <w:rPr>
            <w:rStyle w:val="ac"/>
          </w:rPr>
          <w:t>TrackMap.AllSing</w:t>
        </w:r>
        <w:r w:rsidRPr="001D742A" w:rsidR="002E2178">
          <w:rPr>
            <w:rStyle w:val="ac"/>
            <w:rFonts w:hint="eastAsia"/>
          </w:rPr>
          <w:t>sInZone</w:t>
        </w:r>
      </w:hyperlink>
      <w:r>
        <w:rPr>
          <w:color w:val="FF8000"/>
        </w:rPr>
        <w:t>(</w:t>
      </w:r>
      <w:r w:rsidRPr="00D0573F" w:rsidR="00D0573F">
        <w:fldChar w:fldCharType="begin"/>
      </w:r>
      <w:r w:rsidRPr="00D0573F" w:rsidR="00D0573F">
        <w:instrText xml:space="preserve"> REF SGL_NEW_BLOCK \h </w:instrText>
      </w:r>
      <w:r w:rsidRPr="00D0573F" w:rsidR="00D0573F">
        <w:fldChar w:fldCharType="separate"/>
      </w:r>
      <w:r w:rsidR="00DE178B">
        <w:rPr>
          <w:rStyle w:val="aff1"/>
          <w:rFonts w:hint="eastAsia"/>
        </w:rPr>
        <w:t>SGL_NEW_BLOCK</w:t>
      </w:r>
      <w:r w:rsidRPr="00D0573F" w:rsidR="00D0573F">
        <w:fldChar w:fldCharType="end"/>
      </w:r>
      <w:r>
        <w:rPr>
          <w:color w:val="FF8000"/>
        </w:rPr>
        <w:t>,</w:t>
      </w:r>
    </w:p>
    <w:p w:rsidR="009D1FB6" w:rsidP="000431E0" w:rsidRDefault="00893186">
      <w:pPr>
        <w:pStyle w:val="af7"/>
      </w:pPr>
      <w:r>
        <w:t xml:space="preserve"> </w:t>
      </w:r>
      <w:r w:rsidR="002E2178">
        <w:rPr>
          <w:rFonts w:hint="eastAsia"/>
        </w:rPr>
        <w:t xml:space="preserve">                              </w:t>
      </w:r>
      <w:hyperlink w:history="1" w:anchor="CalculateZoneBorder">
        <w:r w:rsidRPr="008D1CCB" w:rsidR="008D1CCB">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w:t>
      </w:r>
      <w:r w:rsidR="007756D1">
        <w:rPr>
          <w:rFonts w:hint="eastAsia"/>
        </w:rPr>
        <w:t xml:space="preserve"> </w:t>
      </w:r>
      <w:hyperlink w:history="1" w:anchor="X2EbApplied">
        <w:r w:rsidRPr="002561DA" w:rsidR="0057086C">
          <w:rPr>
            <w:rStyle w:val="ac"/>
            <w:rFonts w:hint="eastAsia"/>
          </w:rPr>
          <w:t>X2EbApplied</w:t>
        </w:r>
      </w:hyperlink>
      <w:r w:rsidRPr="009D1FB6" w:rsidR="0057086C">
        <w:t>(k)</w:t>
      </w:r>
      <w:r w:rsidRPr="008D1CCB" w:rsidR="008D1CCB">
        <w:t>)</w:t>
      </w:r>
      <w:r>
        <w:rPr>
          <w:color w:val="FF8000"/>
        </w:rPr>
        <w:t>,</w:t>
      </w:r>
    </w:p>
    <w:p w:rsidR="00893186" w:rsidP="000431E0" w:rsidRDefault="009D1FB6">
      <w:pPr>
        <w:pStyle w:val="af7"/>
      </w:pPr>
      <w:r w:rsidRPr="009D1FB6">
        <w:t xml:space="preserve">                    </w:t>
      </w:r>
      <w:r>
        <w:rPr>
          <w:rFonts w:hint="eastAsia"/>
        </w:rPr>
        <w:t xml:space="preserve"> </w:t>
      </w:r>
      <w:r w:rsidR="00893186">
        <w:t xml:space="preserve"> </w:t>
      </w:r>
      <w:r w:rsidR="002E2178">
        <w:rPr>
          <w:rFonts w:hint="eastAsia"/>
        </w:rPr>
        <w:t xml:space="preserve">         ATPsetting.EOAmaxDistance</w:t>
      </w:r>
      <w:r w:rsidR="00893186">
        <w:rPr>
          <w:color w:val="FF8000"/>
        </w:rPr>
        <w:t>))</w:t>
      </w:r>
      <w:r w:rsidR="00893186">
        <w:t>:</w:t>
      </w:r>
    </w:p>
    <w:p w:rsidR="00893186" w:rsidP="000431E0" w:rsidRDefault="00893186">
      <w:pPr>
        <w:pStyle w:val="af7"/>
      </w:pPr>
      <w:r>
        <w:t xml:space="preserve">        if </w:t>
      </w:r>
      <w:r>
        <w:rPr>
          <w:color w:val="FF8000"/>
        </w:rPr>
        <w:t>(</w:t>
      </w:r>
      <w:r w:rsidR="00FF342C">
        <w:rPr>
          <w:rFonts w:hint="eastAsia"/>
        </w:rPr>
        <w:t>B</w:t>
      </w:r>
      <w:r>
        <w:t>lock</w:t>
      </w:r>
      <w:r w:rsidR="00354F88">
        <w:t>.B</w:t>
      </w:r>
      <w:r>
        <w:t xml:space="preserve">sr </w:t>
      </w:r>
      <w:r w:rsidRPr="00113E1C">
        <w:t>is</w:t>
      </w:r>
      <w:r>
        <w:t xml:space="preserve"> </w:t>
      </w:r>
      <w:r w:rsidRPr="00113E1C">
        <w:t>not</w:t>
      </w:r>
      <w:r>
        <w:t xml:space="preserve"> </w:t>
      </w:r>
      <w:r w:rsidRPr="00354FC4">
        <w:rPr>
          <w:rStyle w:val="aff1"/>
        </w:rPr>
        <w:t>None</w:t>
      </w:r>
    </w:p>
    <w:p w:rsidR="00893186" w:rsidP="000431E0" w:rsidRDefault="00893186">
      <w:pPr>
        <w:pStyle w:val="af7"/>
      </w:pPr>
      <w:r>
        <w:t xml:space="preserve">            and </w:t>
      </w:r>
      <w:r w:rsidRPr="00113E1C">
        <w:t>not</w:t>
      </w:r>
      <w:r>
        <w:t xml:space="preserve"> </w:t>
      </w:r>
      <w:hyperlink w:history="1" w:anchor="CoercedPermissive">
        <w:r w:rsidR="00C64E92">
          <w:rPr>
            <w:rStyle w:val="ac"/>
          </w:rPr>
          <w:t>CoercedPermissive</w:t>
        </w:r>
      </w:hyperlink>
      <w:r>
        <w:rPr>
          <w:color w:val="FF8000"/>
        </w:rPr>
        <w:t>(</w:t>
      </w:r>
      <w:r w:rsidR="00FF342C">
        <w:rPr>
          <w:rFonts w:hint="eastAsia"/>
        </w:rPr>
        <w:t>B</w:t>
      </w:r>
      <w:r>
        <w:t>lock</w:t>
      </w:r>
      <w:r w:rsidR="00354F88">
        <w:t>.B</w:t>
      </w:r>
      <w:r>
        <w:t>sr</w:t>
      </w:r>
      <w:r w:rsidR="00354F88">
        <w:t>.</w:t>
      </w:r>
      <w:hyperlink w:history="1" w:anchor="CoercedPermissive">
        <w:r w:rsidR="00C64E92">
          <w:rPr>
            <w:rStyle w:val="ac"/>
          </w:rPr>
          <w:t>CoercedPermissive</w:t>
        </w:r>
      </w:hyperlink>
      <w:r>
        <w:rPr>
          <w:color w:val="FF8000"/>
        </w:rPr>
        <w:t>,</w:t>
      </w:r>
      <w:r>
        <w:t xml:space="preserve"> k</w:t>
      </w:r>
      <w:r>
        <w:rPr>
          <w:color w:val="FF8000"/>
        </w:rPr>
        <w:t>)</w:t>
      </w:r>
    </w:p>
    <w:p w:rsidR="00893186" w:rsidP="000431E0" w:rsidRDefault="00893186">
      <w:pPr>
        <w:pStyle w:val="af7"/>
      </w:pPr>
      <w:r>
        <w:t xml:space="preserve">            and </w:t>
      </w:r>
      <w:r w:rsidRPr="00113E1C">
        <w:t>not</w:t>
      </w:r>
      <w:r>
        <w:t xml:space="preserve"> </w:t>
      </w:r>
      <w:hyperlink w:history="1" w:anchor="VariantValue">
        <w:r w:rsidR="00C64E92">
          <w:rPr>
            <w:rStyle w:val="ac"/>
          </w:rPr>
          <w:t>VariantValue</w:t>
        </w:r>
      </w:hyperlink>
      <w:r>
        <w:rPr>
          <w:color w:val="FF8000"/>
        </w:rPr>
        <w:t>(</w:t>
      </w:r>
      <w:r w:rsidR="00FF342C">
        <w:rPr>
          <w:rFonts w:hint="eastAsia"/>
        </w:rPr>
        <w:t>B</w:t>
      </w:r>
      <w:r>
        <w:t>lock</w:t>
      </w:r>
      <w:r w:rsidR="00354F88">
        <w:t>.B</w:t>
      </w:r>
      <w:r>
        <w:t>sr</w:t>
      </w:r>
      <w:r w:rsidR="00354F88">
        <w:t>.V</w:t>
      </w:r>
      <w:r>
        <w:t>ariant</w:t>
      </w:r>
      <w:r>
        <w:rPr>
          <w:color w:val="FF8000"/>
        </w:rPr>
        <w:t>,</w:t>
      </w:r>
      <w:r>
        <w:t xml:space="preserve"> k</w:t>
      </w:r>
      <w:r>
        <w:rPr>
          <w:color w:val="FF8000"/>
        </w:rPr>
        <w:t>)</w:t>
      </w:r>
    </w:p>
    <w:p w:rsidR="00893186" w:rsidP="000431E0" w:rsidRDefault="00893186">
      <w:pPr>
        <w:pStyle w:val="af7"/>
      </w:pPr>
      <w:r>
        <w:t xml:space="preserve">            and </w:t>
      </w:r>
      <w:hyperlink w:history="1" w:anchor="TrainEnergy">
        <w:r w:rsidR="00C64E92">
          <w:rPr>
            <w:rStyle w:val="ac"/>
          </w:rPr>
          <w:t>TrainEnergy</w:t>
        </w:r>
      </w:hyperlink>
      <w:r>
        <w:rPr>
          <w:color w:val="FF8000"/>
        </w:rPr>
        <w:t>(</w:t>
      </w:r>
      <w:r>
        <w:t>k</w:t>
      </w:r>
      <w:r>
        <w:rPr>
          <w:color w:val="FF8000"/>
        </w:rPr>
        <w:t>)</w:t>
      </w:r>
      <w:r>
        <w:t xml:space="preserve"> </w:t>
      </w:r>
      <w:r>
        <w:rPr>
          <w:color w:val="FF8000"/>
        </w:rPr>
        <w:t>&gt;</w:t>
      </w:r>
      <w:r w:rsidR="000013C4">
        <w:rPr>
          <w:rFonts w:hint="eastAsia"/>
          <w:color w:val="FF8000"/>
        </w:rPr>
        <w:t>=</w:t>
      </w:r>
      <w:r>
        <w:t xml:space="preserve"> </w:t>
      </w:r>
      <w:r>
        <w:rPr>
          <w:color w:val="FF8000"/>
        </w:rPr>
        <w:t>(</w:t>
      </w:r>
      <w:hyperlink w:history="1" w:anchor="pow">
        <w:r w:rsidRPr="00193A0C" w:rsidR="00EC49AE">
          <w:rPr>
            <w:rStyle w:val="ac"/>
          </w:rPr>
          <w:t>pow</w:t>
        </w:r>
      </w:hyperlink>
      <w:r>
        <w:rPr>
          <w:color w:val="FF8000"/>
        </w:rPr>
        <w:t>(</w:t>
      </w:r>
      <w:r w:rsidR="00FF342C">
        <w:rPr>
          <w:rFonts w:hint="eastAsia"/>
        </w:rPr>
        <w:t>B</w:t>
      </w:r>
      <w:r>
        <w:t>lock</w:t>
      </w:r>
      <w:r w:rsidR="00354F88">
        <w:t>.B</w:t>
      </w:r>
      <w:r>
        <w:t>sr</w:t>
      </w:r>
      <w:r w:rsidR="00354F88">
        <w:t>.S</w:t>
      </w:r>
      <w:r>
        <w:t>peed</w:t>
      </w:r>
      <w:r>
        <w:rPr>
          <w:color w:val="FF8000"/>
        </w:rPr>
        <w:t>)</w:t>
      </w:r>
    </w:p>
    <w:p w:rsidR="00893186" w:rsidP="000431E0" w:rsidRDefault="00893186">
      <w:pPr>
        <w:pStyle w:val="af7"/>
      </w:pPr>
      <w:r>
        <w:t xml:space="preserve">                           </w:t>
      </w:r>
      <w:r w:rsidR="00574EF6">
        <w:rPr>
          <w:rFonts w:hint="eastAsia"/>
        </w:rPr>
        <w:t xml:space="preserve">     </w:t>
      </w:r>
      <w:r>
        <w:t xml:space="preserve">       </w:t>
      </w:r>
      <w:r>
        <w:rPr>
          <w:color w:val="FF8000"/>
        </w:rPr>
        <w:t>+</w:t>
      </w:r>
      <w:r>
        <w:t xml:space="preserve"> </w:t>
      </w:r>
      <w:r>
        <w:rPr>
          <w:color w:val="FF8000"/>
        </w:rPr>
        <w:t>(</w:t>
      </w:r>
      <w:hyperlink w:history="1" w:anchor="AccumulationPotentialEnergy">
        <w:r w:rsidRPr="002307BC" w:rsidR="002307BC">
          <w:rPr>
            <w:rStyle w:val="ac"/>
          </w:rPr>
          <w:t>Energy.AccumulationPotentialEnergy</w:t>
        </w:r>
      </w:hyperlink>
    </w:p>
    <w:p w:rsidRPr="008D1CCB" w:rsidR="008D1CCB" w:rsidP="000431E0" w:rsidRDefault="00893186">
      <w:pPr>
        <w:pStyle w:val="af7"/>
      </w:pPr>
      <w:r>
        <w:lastRenderedPageBreak/>
        <w:t xml:space="preserve">                                 </w:t>
      </w:r>
      <w:r w:rsidR="00574EF6">
        <w:rPr>
          <w:rFonts w:hint="eastAsia"/>
        </w:rPr>
        <w:t xml:space="preserve">     </w:t>
      </w:r>
      <w:r>
        <w:t xml:space="preserve">    </w:t>
      </w:r>
      <w:r>
        <w:rPr>
          <w:color w:val="FF8000"/>
        </w:rPr>
        <w:t>(</w:t>
      </w:r>
      <w:hyperlink w:history="1" w:anchor="CalculateZoneBorder">
        <w:r w:rsidRPr="008D1CCB" w:rsidR="0057086C">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w:t>
      </w:r>
    </w:p>
    <w:p w:rsidR="009D1FB6" w:rsidP="000431E0" w:rsidRDefault="008D1CCB">
      <w:pPr>
        <w:pStyle w:val="af7"/>
      </w:pPr>
      <w:r w:rsidRPr="008D1CCB">
        <w:t xml:space="preserve">  </w:t>
      </w:r>
      <w:r w:rsidRPr="008D1CCB">
        <w:rPr>
          <w:rFonts w:hint="eastAsia"/>
        </w:rPr>
        <w:t xml:space="preserve">         </w:t>
      </w:r>
      <w:r w:rsidRPr="008D1CCB">
        <w:t xml:space="preserve">                      </w:t>
      </w:r>
      <w:r w:rsidR="00574EF6">
        <w:rPr>
          <w:rFonts w:hint="eastAsia"/>
        </w:rPr>
        <w:t xml:space="preserve">     </w:t>
      </w:r>
      <w:r w:rsidRPr="008D1CCB">
        <w:t xml:space="preserve">                        </w:t>
      </w:r>
      <w:r>
        <w:rPr>
          <w:rFonts w:hint="eastAsia"/>
        </w:rPr>
        <w:t xml:space="preserve">                </w:t>
      </w:r>
      <w:hyperlink w:history="1" w:anchor="X2EbApplied">
        <w:r w:rsidRPr="002561DA" w:rsidR="0057086C">
          <w:rPr>
            <w:rStyle w:val="ac"/>
            <w:rFonts w:hint="eastAsia"/>
          </w:rPr>
          <w:t>X2EbApplied</w:t>
        </w:r>
      </w:hyperlink>
      <w:r w:rsidRPr="009D1FB6" w:rsidR="0057086C">
        <w:t>(k)</w:t>
      </w:r>
      <w:r w:rsidRPr="008D1CCB">
        <w:t>)</w:t>
      </w:r>
      <w:r w:rsidR="00893186">
        <w:rPr>
          <w:color w:val="FF8000"/>
        </w:rPr>
        <w:t>,</w:t>
      </w:r>
    </w:p>
    <w:p w:rsidR="00893186" w:rsidP="000431E0" w:rsidRDefault="009D1FB6">
      <w:pPr>
        <w:pStyle w:val="af7"/>
      </w:pPr>
      <w:r w:rsidRPr="009D1FB6">
        <w:t xml:space="preserve">                                    </w:t>
      </w:r>
      <w:r w:rsidR="00574EF6">
        <w:rPr>
          <w:rFonts w:hint="eastAsia"/>
        </w:rPr>
        <w:t xml:space="preserve">      </w:t>
      </w:r>
      <w:r w:rsidR="00893186">
        <w:t xml:space="preserve"> </w:t>
      </w:r>
      <w:r w:rsidR="00FF342C">
        <w:rPr>
          <w:rFonts w:hint="eastAsia"/>
        </w:rPr>
        <w:t>Block.</w:t>
      </w:r>
      <w:r w:rsidR="008D1CCB">
        <w:rPr>
          <w:rFonts w:hint="eastAsia"/>
        </w:rPr>
        <w:t>B</w:t>
      </w:r>
      <w:r w:rsidRPr="008D1CCB" w:rsidR="00893186">
        <w:t>sr</w:t>
      </w:r>
      <w:r w:rsidR="00354F88">
        <w:t>.P</w:t>
      </w:r>
      <w:r w:rsidR="00893186">
        <w:t>osition</w:t>
      </w:r>
      <w:r w:rsidR="00893186">
        <w:rPr>
          <w:color w:val="FF8000"/>
        </w:rPr>
        <w:t>))))</w:t>
      </w:r>
      <w:r w:rsidR="00893186">
        <w:t>:</w:t>
      </w:r>
    </w:p>
    <w:p w:rsidR="00893186" w:rsidP="000431E0" w:rsidRDefault="00893186">
      <w:pPr>
        <w:pStyle w:val="af7"/>
      </w:pPr>
      <w:r>
        <w:t xml:space="preserve">            return </w:t>
      </w:r>
      <w:r w:rsidRPr="00354FC4">
        <w:rPr>
          <w:rStyle w:val="aff1"/>
        </w:rPr>
        <w:t>False</w:t>
      </w:r>
      <w:r>
        <w:t xml:space="preserve"> </w:t>
      </w:r>
    </w:p>
    <w:p w:rsidR="00893186" w:rsidP="000431E0" w:rsidRDefault="00893186">
      <w:pPr>
        <w:pStyle w:val="af7"/>
      </w:pPr>
      <w:r>
        <w:t xml:space="preserve">        else:</w:t>
      </w:r>
    </w:p>
    <w:p w:rsidR="00893186" w:rsidP="000431E0" w:rsidRDefault="00893186">
      <w:pPr>
        <w:pStyle w:val="af7"/>
      </w:pPr>
      <w:r>
        <w:t xml:space="preserve">            continue</w:t>
      </w:r>
    </w:p>
    <w:p w:rsidR="00893186" w:rsidP="000431E0" w:rsidRDefault="00893186">
      <w:pPr>
        <w:pStyle w:val="af7"/>
      </w:pPr>
      <w:r>
        <w:t xml:space="preserve">    else:</w:t>
      </w:r>
    </w:p>
    <w:p w:rsidR="003625F5" w:rsidP="000431E0" w:rsidRDefault="00893186">
      <w:pPr>
        <w:pStyle w:val="af7"/>
      </w:pPr>
      <w:r>
        <w:t xml:space="preserve">        return </w:t>
      </w:r>
      <w:r w:rsidRPr="00354FC4">
        <w:rPr>
          <w:rStyle w:val="aff1"/>
        </w:rPr>
        <w:t>True</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8137"/>
        </w:rPr>
      </w:pPr>
      <w:del w:author="常鸣" w:date="2014-07-03T14:27:00Z" w:id="8138">
        <w:r w:rsidDel="009328EA">
          <w:delText>#S</w:delText>
        </w:r>
      </w:del>
      <w:ins w:author="常鸣" w:date="2014-07-03T14:27:00Z" w:id="8139">
        <w:r w:rsidR="009328EA">
          <w:t>#Allocation=ATP Software</w:t>
        </w:r>
      </w:ins>
      <w:ins w:author="常鸣" w:date="2014-07-03T14:58:00Z" w:id="8140">
        <w:r w:rsidR="00AA7E12">
          <w:rPr>
            <w:rFonts w:hint="eastAsia"/>
          </w:rPr>
          <w:t>, Vital Embedded Setting</w:t>
        </w:r>
      </w:ins>
    </w:p>
    <w:p w:rsidR="00610A4C" w:rsidP="000C0D62" w:rsidRDefault="009328EA">
      <w:pPr>
        <w:pStyle w:val="ReqtifyAltQ"/>
      </w:pPr>
      <w:ins w:author="常鸣" w:date="2014-07-03T14:27:00Z" w:id="8141">
        <w:r>
          <w:t>#S</w:t>
        </w:r>
      </w:ins>
      <w:r w:rsidR="00610A4C">
        <w:t>ource=</w:t>
      </w:r>
      <w:r w:rsidR="00932CC9">
        <w:rPr>
          <w:rFonts w:hint="eastAsia"/>
        </w:rPr>
        <w:t xml:space="preserve">[iTC_CC-SyAD-0300], </w:t>
      </w:r>
      <w:r w:rsidR="00231EA0">
        <w:rPr>
          <w:rFonts w:hint="eastAsia"/>
        </w:rPr>
        <w:t xml:space="preserve">[iTC_CC-SyAD-0311], [iTC_CC-SyAD-0314], </w:t>
      </w:r>
      <w:r w:rsidR="001F3266">
        <w:rPr>
          <w:rFonts w:hint="eastAsia"/>
        </w:rPr>
        <w:t>[iTC_CC-SyAD-1267],</w:t>
      </w:r>
      <w:r w:rsidRPr="001F3266" w:rsidR="001F3266">
        <w:rPr>
          <w:rFonts w:hint="eastAsia"/>
        </w:rPr>
        <w:t xml:space="preserve"> </w:t>
      </w:r>
      <w:r w:rsidR="001F3266">
        <w:rPr>
          <w:rFonts w:hint="eastAsia"/>
        </w:rPr>
        <w:t>[iTC_CC-SyAD-1268]</w:t>
      </w:r>
      <w:del w:author="常鸣" w:date="2014-07-04T08:53:00Z" w:id="8142">
        <w:r w:rsidDel="00B71FC0" w:rsidR="001F3266">
          <w:rPr>
            <w:rFonts w:hint="eastAsia"/>
          </w:rPr>
          <w:delText>,</w:delText>
        </w:r>
        <w:r w:rsidRPr="001F3266" w:rsidDel="00B71FC0" w:rsidR="001F3266">
          <w:rPr>
            <w:rFonts w:hint="eastAsia"/>
          </w:rPr>
          <w:delText xml:space="preserve"> </w:delText>
        </w:r>
        <w:r w:rsidDel="00B71FC0" w:rsidR="001F3266">
          <w:rPr>
            <w:rFonts w:hint="eastAsia"/>
          </w:rPr>
          <w:delText>[iTC_CC-SyAD-1269]</w:delText>
        </w:r>
      </w:del>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261]</w:t>
      </w:r>
    </w:p>
    <w:p w:rsidRPr="00765F61" w:rsidR="00765F61" w:rsidP="000C0D62" w:rsidRDefault="00610A4C">
      <w:pPr>
        <w:pStyle w:val="ReqtifyAltQ"/>
      </w:pPr>
      <w:r>
        <w:t>[End]</w:t>
      </w:r>
    </w:p>
    <w:p w:rsidRPr="00765F61" w:rsidR="00765F61" w:rsidP="00C93484" w:rsidRDefault="00765F61">
      <w:pPr>
        <w:pStyle w:val="Reqtify"/>
      </w:pPr>
    </w:p>
    <w:p w:rsidR="005463DC" w:rsidP="0012674A" w:rsidRDefault="005463DC">
      <w:pPr>
        <w:pStyle w:val="4"/>
      </w:pPr>
      <w:r>
        <w:rPr>
          <w:rFonts w:hint="eastAsia"/>
        </w:rPr>
        <w:t>TSR</w:t>
      </w:r>
    </w:p>
    <w:p w:rsidR="00204D29" w:rsidP="00C93484" w:rsidRDefault="00204D29">
      <w:pPr>
        <w:pStyle w:val="Reqtify"/>
      </w:pPr>
    </w:p>
    <w:p w:rsidR="00987262" w:rsidP="00C93484" w:rsidRDefault="00987262">
      <w:pPr>
        <w:pStyle w:val="Reqtify"/>
      </w:pPr>
      <w:r>
        <w:rPr>
          <w:rFonts w:hint="eastAsia"/>
        </w:rPr>
        <w:t>临时限速：</w:t>
      </w:r>
    </w:p>
    <w:p w:rsidR="006E7D3F" w:rsidP="00FA0FBB" w:rsidRDefault="006E7D3F">
      <w:pPr>
        <w:pStyle w:val="AltX"/>
      </w:pPr>
      <w:r>
        <w:rPr>
          <w:rFonts w:hint="eastAsia"/>
        </w:rPr>
        <w:t>如果从列车车尾最小定位到</w:t>
      </w:r>
      <w:r w:rsidR="006724CD">
        <w:rPr>
          <w:rFonts w:hint="eastAsia"/>
        </w:rPr>
        <w:t>EB</w:t>
      </w:r>
      <w:r w:rsidR="006724CD">
        <w:rPr>
          <w:rFonts w:hint="eastAsia"/>
        </w:rPr>
        <w:t>实际施加位置的</w:t>
      </w:r>
      <w:r>
        <w:rPr>
          <w:rFonts w:hint="eastAsia"/>
        </w:rPr>
        <w:t>范围内存在临时限速，需作为安全速度限制区域，其限速值为从</w:t>
      </w:r>
      <w:r>
        <w:rPr>
          <w:rFonts w:hint="eastAsia"/>
        </w:rPr>
        <w:t>LC</w:t>
      </w:r>
      <w:r>
        <w:rPr>
          <w:rFonts w:hint="eastAsia"/>
        </w:rPr>
        <w:t>收到</w:t>
      </w:r>
      <w:r>
        <w:rPr>
          <w:rFonts w:hint="eastAsia"/>
        </w:rPr>
        <w:t>TSR</w:t>
      </w:r>
      <w:r>
        <w:rPr>
          <w:rFonts w:hint="eastAsia"/>
        </w:rPr>
        <w:t>消息中相应的速度值</w:t>
      </w:r>
      <w:r w:rsidR="00987262">
        <w:rPr>
          <w:rFonts w:hint="eastAsia"/>
        </w:rPr>
        <w:t>；</w:t>
      </w:r>
    </w:p>
    <w:p w:rsidR="00DC168B" w:rsidP="00FA0FBB" w:rsidRDefault="00987262">
      <w:pPr>
        <w:pStyle w:val="AltX"/>
      </w:pPr>
      <w:r>
        <w:rPr>
          <w:rFonts w:hint="eastAsia"/>
        </w:rPr>
        <w:t>如果在</w:t>
      </w:r>
      <w:r>
        <w:rPr>
          <w:rFonts w:hint="eastAsia"/>
        </w:rPr>
        <w:t>EBA</w:t>
      </w:r>
      <w:r>
        <w:rPr>
          <w:rFonts w:hint="eastAsia"/>
        </w:rPr>
        <w:t>点下游存在</w:t>
      </w:r>
      <w:r w:rsidR="00DC168B">
        <w:rPr>
          <w:rFonts w:hint="eastAsia"/>
        </w:rPr>
        <w:t>限速减小的</w:t>
      </w:r>
      <w:r w:rsidR="00DC168B">
        <w:rPr>
          <w:rFonts w:hint="eastAsia"/>
        </w:rPr>
        <w:t>TSR</w:t>
      </w:r>
      <w:r>
        <w:rPr>
          <w:rFonts w:hint="eastAsia"/>
        </w:rPr>
        <w:t>，则</w:t>
      </w:r>
      <w:r>
        <w:rPr>
          <w:rFonts w:hint="eastAsia"/>
        </w:rPr>
        <w:t>ATP</w:t>
      </w:r>
      <w:r>
        <w:rPr>
          <w:rFonts w:hint="eastAsia"/>
        </w:rPr>
        <w:t>将其</w:t>
      </w:r>
      <w:r w:rsidR="00DC168B">
        <w:rPr>
          <w:rFonts w:hint="eastAsia"/>
        </w:rPr>
        <w:t>起始点</w:t>
      </w:r>
      <w:r>
        <w:rPr>
          <w:rFonts w:hint="eastAsia"/>
        </w:rPr>
        <w:t>作为安全限速点</w:t>
      </w:r>
      <w:r w:rsidR="00DC168B">
        <w:rPr>
          <w:rFonts w:hint="eastAsia"/>
        </w:rPr>
        <w:t>，其限速值</w:t>
      </w:r>
      <w:r>
        <w:rPr>
          <w:rFonts w:hint="eastAsia"/>
        </w:rPr>
        <w:t>为从</w:t>
      </w:r>
      <w:r>
        <w:rPr>
          <w:rFonts w:hint="eastAsia"/>
        </w:rPr>
        <w:t>LC</w:t>
      </w:r>
      <w:r>
        <w:rPr>
          <w:rFonts w:hint="eastAsia"/>
        </w:rPr>
        <w:t>收到</w:t>
      </w:r>
      <w:r>
        <w:rPr>
          <w:rFonts w:hint="eastAsia"/>
        </w:rPr>
        <w:t>TSR</w:t>
      </w:r>
      <w:r>
        <w:rPr>
          <w:rFonts w:hint="eastAsia"/>
        </w:rPr>
        <w:t>消息中相应的速度值。</w:t>
      </w:r>
    </w:p>
    <w:p w:rsidR="00DC168B" w:rsidP="00C93484" w:rsidRDefault="00DC168B">
      <w:pPr>
        <w:pStyle w:val="Reqtify"/>
      </w:pPr>
    </w:p>
    <w:p w:rsidR="00204D29" w:rsidP="00C93484" w:rsidRDefault="00204D29">
      <w:pPr>
        <w:pStyle w:val="Reqtify"/>
      </w:pPr>
    </w:p>
    <w:p w:rsidR="00204D29" w:rsidP="00204D29" w:rsidRDefault="00204D29">
      <w:pPr>
        <w:pStyle w:val="ReqtifyAltR"/>
      </w:pPr>
      <w:r>
        <w:t>[iTC_CC_ATP-SwRS-</w:t>
      </w:r>
      <w:r>
        <w:rPr>
          <w:rFonts w:hint="eastAsia"/>
        </w:rPr>
        <w:t>0069</w:t>
      </w:r>
      <w:r>
        <w:t>]</w:t>
      </w:r>
    </w:p>
    <w:p w:rsidR="00204D29" w:rsidP="00C93484" w:rsidRDefault="00C64E92">
      <w:pPr>
        <w:pStyle w:val="Reqtify"/>
      </w:pPr>
      <w:bookmarkStart w:name="TSRcontrolInhibition" w:id="8143"/>
      <w:r w:rsidRPr="00E15E6E">
        <w:rPr>
          <w:rStyle w:val="aff2"/>
        </w:rPr>
        <w:t>TSRcontrolInhibition</w:t>
      </w:r>
      <w:bookmarkEnd w:id="8143"/>
      <w:r w:rsidR="00204D29">
        <w:rPr>
          <w:rFonts w:hint="eastAsia"/>
        </w:rPr>
        <w:t>，不处理</w:t>
      </w:r>
      <w:r w:rsidR="00204D29">
        <w:rPr>
          <w:rFonts w:hint="eastAsia"/>
        </w:rPr>
        <w:t>TSR</w:t>
      </w:r>
      <w:r w:rsidR="00204D29">
        <w:rPr>
          <w:rFonts w:hint="eastAsia"/>
        </w:rPr>
        <w:t>信息。其状态来自于项目可配置的列车输入采集。</w:t>
      </w:r>
    </w:p>
    <w:p w:rsidRPr="00110B42" w:rsidR="00204D29" w:rsidP="00C93484" w:rsidRDefault="00204D29">
      <w:pPr>
        <w:pStyle w:val="Reqtify"/>
      </w:pPr>
      <w:r w:rsidRPr="00110B42">
        <w:rPr>
          <w:rFonts w:hint="eastAsia"/>
        </w:rPr>
        <w:t xml:space="preserve">According to the status of </w:t>
      </w:r>
      <w:r>
        <w:rPr>
          <w:rStyle w:val="aff2"/>
          <w:rFonts w:hint="eastAsia"/>
        </w:rPr>
        <w:t>TSRcontrollinhibition</w:t>
      </w:r>
      <w:r w:rsidRPr="00110B42">
        <w:rPr>
          <w:rFonts w:hint="eastAsia"/>
        </w:rPr>
        <w:t xml:space="preserve">, ATP can judge whether it is necessary to </w:t>
      </w:r>
      <w:r>
        <w:rPr>
          <w:rFonts w:hint="eastAsia"/>
        </w:rPr>
        <w:t>handle TSR information.</w:t>
      </w:r>
    </w:p>
    <w:p w:rsidR="000F6968" w:rsidP="000431E0" w:rsidRDefault="000F6968">
      <w:pPr>
        <w:pStyle w:val="af7"/>
      </w:pPr>
      <w:r>
        <w:t xml:space="preserve">def </w:t>
      </w:r>
      <w:hyperlink w:history="1" w:anchor="TSRcontrolInhibition">
        <w:r w:rsidR="00C64E92">
          <w:rPr>
            <w:rStyle w:val="ac"/>
          </w:rPr>
          <w:t>TSRcontrolInhibition</w:t>
        </w:r>
      </w:hyperlink>
      <w:r w:rsidRPr="00086F6D">
        <w:t>(</w:t>
      </w:r>
      <w:r>
        <w:t>k</w:t>
      </w:r>
      <w:r w:rsidRPr="00086F6D">
        <w:t>)</w:t>
      </w:r>
      <w:r>
        <w:t>:</w:t>
      </w:r>
    </w:p>
    <w:p w:rsidRPr="00110B42" w:rsidR="00204D29" w:rsidP="000431E0" w:rsidRDefault="000F6968">
      <w:pPr>
        <w:pStyle w:val="af7"/>
      </w:pPr>
      <w:r>
        <w:t xml:space="preserve">    return </w:t>
      </w:r>
      <w:hyperlink w:history="1" w:anchor="GetTSRcontrolInhibition">
        <w:r w:rsidRPr="00CA6CE9" w:rsidR="00813AB3">
          <w:rPr>
            <w:rStyle w:val="ac"/>
          </w:rPr>
          <w:t>Offline</w:t>
        </w:r>
        <w:r w:rsidRPr="00CA6CE9" w:rsidR="00155088">
          <w:rPr>
            <w:rStyle w:val="ac"/>
          </w:rPr>
          <w:t>.</w:t>
        </w:r>
        <w:r w:rsidRPr="00CA6CE9" w:rsidR="00C64E92">
          <w:rPr>
            <w:rStyle w:val="ac"/>
          </w:rPr>
          <w:t>GetTSRcontrolInhibition</w:t>
        </w:r>
      </w:hyperlink>
      <w:r w:rsidRPr="00086F6D">
        <w:t>(</w:t>
      </w:r>
      <w:r>
        <w:t>k</w:t>
      </w:r>
      <w:r w:rsidRPr="00086F6D">
        <w:t>)</w:t>
      </w:r>
    </w:p>
    <w:p w:rsidRPr="008A1414" w:rsidR="00204D29" w:rsidP="000C0D62" w:rsidRDefault="00204D29">
      <w:pPr>
        <w:pStyle w:val="ReqtifyAltQ"/>
      </w:pPr>
      <w:r w:rsidRPr="008A1414">
        <w:t>#Category=Functional</w:t>
      </w:r>
    </w:p>
    <w:p w:rsidRPr="008A1414" w:rsidR="00204D29" w:rsidP="000C0D62" w:rsidRDefault="00204D29">
      <w:pPr>
        <w:pStyle w:val="ReqtifyAltQ"/>
      </w:pPr>
      <w:r w:rsidRPr="008A1414">
        <w:t>#Contribution</w:t>
      </w:r>
      <w:r>
        <w:t>=SIL4</w:t>
      </w:r>
    </w:p>
    <w:p w:rsidR="009328EA" w:rsidP="000C0D62" w:rsidRDefault="00204D29">
      <w:pPr>
        <w:pStyle w:val="ReqtifyAltQ"/>
        <w:rPr>
          <w:ins w:author="常鸣" w:date="2014-07-03T14:27:00Z" w:id="8144"/>
        </w:rPr>
      </w:pPr>
      <w:del w:author="常鸣" w:date="2014-07-03T14:27:00Z" w:id="8145">
        <w:r w:rsidRPr="008A1414" w:rsidDel="009328EA">
          <w:delText>#S</w:delText>
        </w:r>
      </w:del>
      <w:ins w:author="常鸣" w:date="2014-07-03T14:27:00Z" w:id="8146">
        <w:r w:rsidR="009328EA">
          <w:t>#Allocation=ATP Software</w:t>
        </w:r>
      </w:ins>
      <w:ins w:author="常鸣" w:date="2014-07-03T14:58:00Z" w:id="8147">
        <w:r w:rsidR="00AA7E12">
          <w:rPr>
            <w:rFonts w:hint="eastAsia"/>
          </w:rPr>
          <w:t>, Vital Embedded Setting</w:t>
        </w:r>
      </w:ins>
    </w:p>
    <w:p w:rsidRPr="008A1414" w:rsidR="00204D29" w:rsidP="000C0D62" w:rsidRDefault="009328EA">
      <w:pPr>
        <w:pStyle w:val="ReqtifyAltQ"/>
      </w:pPr>
      <w:ins w:author="常鸣" w:date="2014-07-03T14:27:00Z" w:id="8148">
        <w:r>
          <w:t>#S</w:t>
        </w:r>
      </w:ins>
      <w:r w:rsidRPr="008A1414" w:rsidR="00204D29">
        <w:t>ource=</w:t>
      </w:r>
      <w:r w:rsidR="00662E26">
        <w:rPr>
          <w:rFonts w:hint="eastAsia"/>
        </w:rPr>
        <w:t>[iTC_CC-SyAD-0281</w:t>
      </w:r>
      <w:r w:rsidRPr="00662E26" w:rsidR="00662E26">
        <w:rPr>
          <w:rFonts w:hint="eastAsia"/>
        </w:rPr>
        <w:t>]</w:t>
      </w:r>
      <w:r w:rsidR="00662E26">
        <w:rPr>
          <w:rFonts w:hint="eastAsia"/>
        </w:rPr>
        <w:t>,</w:t>
      </w:r>
      <w:r w:rsidRPr="00662E26" w:rsidDel="00A85924" w:rsidR="00662E26">
        <w:rPr>
          <w:rFonts w:hint="eastAsia"/>
        </w:rPr>
        <w:t xml:space="preserve"> </w:t>
      </w:r>
      <w:r w:rsidR="00932CC9">
        <w:rPr>
          <w:rFonts w:hint="eastAsia"/>
        </w:rPr>
        <w:t>[iTC_CC-SyAD-0300],</w:t>
      </w:r>
      <w:r w:rsidRPr="00353C27" w:rsidR="00204D29">
        <w:t xml:space="preserve"> [iTC_CC-SyAD-</w:t>
      </w:r>
      <w:r w:rsidRPr="00353C27" w:rsidR="00204D29">
        <w:rPr>
          <w:rFonts w:hint="eastAsia"/>
        </w:rPr>
        <w:t>1003</w:t>
      </w:r>
      <w:r w:rsidRPr="00353C27" w:rsidR="00204D29">
        <w:t>]</w:t>
      </w:r>
      <w:r w:rsidR="00204D29">
        <w:rPr>
          <w:rFonts w:hint="eastAsia"/>
        </w:rPr>
        <w:t>,</w:t>
      </w:r>
      <w:r w:rsidRPr="006252D3" w:rsidR="006252D3">
        <w:rPr>
          <w:rFonts w:hint="eastAsia"/>
        </w:rPr>
        <w:t xml:space="preserve"> </w:t>
      </w:r>
      <w:r w:rsidRPr="002B683E" w:rsidR="006252D3">
        <w:rPr>
          <w:rFonts w:hint="eastAsia"/>
        </w:rPr>
        <w:t>[</w:t>
      </w:r>
      <w:r w:rsidRPr="002B683E" w:rsidR="006252D3">
        <w:t>iTC_CC-SyAD-</w:t>
      </w:r>
      <w:r w:rsidR="006252D3">
        <w:rPr>
          <w:rFonts w:hint="eastAsia"/>
        </w:rPr>
        <w:t>1310</w:t>
      </w:r>
      <w:r w:rsidRPr="002B683E" w:rsidR="006252D3">
        <w:rPr>
          <w:rFonts w:hint="eastAsia"/>
        </w:rPr>
        <w:t>]</w:t>
      </w:r>
      <w:r w:rsidR="008F5A16">
        <w:rPr>
          <w:rFonts w:hint="eastAsia"/>
        </w:rPr>
        <w:t>,</w:t>
      </w:r>
      <w:r w:rsidRPr="00662E26" w:rsidR="00662E26">
        <w:t xml:space="preserve"> [iTC_CC_ATP_SwHA-0205]</w:t>
      </w:r>
      <w:r w:rsidRPr="00662E26" w:rsidR="00662E26">
        <w:rPr>
          <w:rFonts w:hint="eastAsia"/>
        </w:rPr>
        <w:t>,</w:t>
      </w:r>
      <w:r w:rsidRPr="008F5A16" w:rsidR="008F5A16">
        <w:rPr>
          <w:rFonts w:hint="eastAsia"/>
        </w:rPr>
        <w:t xml:space="preserve"> [</w:t>
      </w:r>
      <w:r w:rsidRPr="008F5A16" w:rsidR="008F5A16">
        <w:t>iTC_CC_ATP_SwHA-0</w:t>
      </w:r>
      <w:r w:rsidRPr="008F5A16" w:rsidR="008F5A16">
        <w:rPr>
          <w:rFonts w:hint="eastAsia"/>
        </w:rPr>
        <w:t>261]</w:t>
      </w:r>
    </w:p>
    <w:p w:rsidRPr="008A1414" w:rsidR="00204D29" w:rsidP="000C0D62" w:rsidRDefault="00204D29">
      <w:pPr>
        <w:pStyle w:val="ReqtifyAltQ"/>
      </w:pPr>
      <w:r w:rsidRPr="008A1414">
        <w:t>[End]</w:t>
      </w:r>
    </w:p>
    <w:p w:rsidR="00204D29" w:rsidP="00C93484" w:rsidRDefault="00204D29">
      <w:pPr>
        <w:pStyle w:val="Reqtify"/>
      </w:pPr>
    </w:p>
    <w:p w:rsidRPr="00735CD3" w:rsidR="00735CD3" w:rsidP="00C93484" w:rsidRDefault="00735CD3">
      <w:pPr>
        <w:pStyle w:val="Reqtify"/>
      </w:pPr>
    </w:p>
    <w:p w:rsidRPr="00735CD3" w:rsidR="00735CD3" w:rsidP="00735CD3" w:rsidRDefault="00735CD3">
      <w:pPr>
        <w:pStyle w:val="ReqtifyAltR"/>
      </w:pPr>
      <w:r w:rsidRPr="00735CD3">
        <w:t>[iTC_CC_ATP-SwRS</w:t>
      </w:r>
      <w:r w:rsidRPr="00735CD3">
        <w:rPr>
          <w:rFonts w:hint="eastAsia"/>
        </w:rPr>
        <w:t>-06</w:t>
      </w:r>
      <w:r w:rsidR="00655979">
        <w:rPr>
          <w:rFonts w:hint="eastAsia"/>
        </w:rPr>
        <w:t>95</w:t>
      </w:r>
      <w:r w:rsidRPr="00735CD3">
        <w:rPr>
          <w:rFonts w:hint="eastAsia"/>
        </w:rPr>
        <w:t>]</w:t>
      </w:r>
    </w:p>
    <w:p w:rsidR="00735CD3" w:rsidP="00C93484" w:rsidRDefault="00735CD3">
      <w:pPr>
        <w:pStyle w:val="Reqtify"/>
      </w:pPr>
      <w:bookmarkStart w:name="ZoneVSLnotExceedTSR" w:id="8149"/>
      <w:r w:rsidRPr="00735CD3">
        <w:rPr>
          <w:rStyle w:val="aff2"/>
        </w:rPr>
        <w:lastRenderedPageBreak/>
        <w:t>ZoneVSLnotExceedTSR</w:t>
      </w:r>
      <w:bookmarkEnd w:id="8149"/>
      <w:r w:rsidRPr="00735CD3">
        <w:rPr>
          <w:rFonts w:hint="eastAsia"/>
        </w:rPr>
        <w:t>，</w:t>
      </w:r>
      <w:r w:rsidRPr="00735CD3">
        <w:rPr>
          <w:rFonts w:hint="eastAsia"/>
        </w:rPr>
        <w:t>TSR</w:t>
      </w:r>
      <w:r w:rsidRPr="00735CD3">
        <w:rPr>
          <w:rFonts w:hint="eastAsia"/>
        </w:rPr>
        <w:t>作为区域型限速的情形</w:t>
      </w:r>
      <w:r w:rsidR="00F80437">
        <w:rPr>
          <w:rFonts w:hint="eastAsia"/>
        </w:rPr>
        <w:t>。</w:t>
      </w:r>
      <w:r w:rsidR="00AD1FB9">
        <w:rPr>
          <w:rFonts w:hint="eastAsia"/>
        </w:rPr>
        <w:t>即对于</w:t>
      </w:r>
      <w:r w:rsidR="00F80437">
        <w:rPr>
          <w:rFonts w:hint="eastAsia"/>
        </w:rPr>
        <w:t>从车尾所在</w:t>
      </w:r>
      <w:r w:rsidR="00F80437">
        <w:rPr>
          <w:rFonts w:hint="eastAsia"/>
        </w:rPr>
        <w:t>Block</w:t>
      </w:r>
      <w:r w:rsidR="00F80437">
        <w:rPr>
          <w:rFonts w:hint="eastAsia"/>
        </w:rPr>
        <w:t>起始点到</w:t>
      </w:r>
      <w:r w:rsidR="00F80437">
        <w:rPr>
          <w:rFonts w:hint="eastAsia"/>
        </w:rPr>
        <w:t>EB</w:t>
      </w:r>
      <w:r w:rsidR="00F80437">
        <w:rPr>
          <w:rFonts w:hint="eastAsia"/>
        </w:rPr>
        <w:t>施加位置内的所有</w:t>
      </w:r>
      <w:r w:rsidR="00F80437">
        <w:rPr>
          <w:rFonts w:hint="eastAsia"/>
        </w:rPr>
        <w:t>Block</w:t>
      </w:r>
      <w:r w:rsidR="00F80437">
        <w:rPr>
          <w:rFonts w:hint="eastAsia"/>
        </w:rPr>
        <w:t>，当满足以下条件时，认为列车超过了</w:t>
      </w:r>
      <w:r w:rsidR="00F80437">
        <w:rPr>
          <w:rFonts w:hint="eastAsia"/>
        </w:rPr>
        <w:t>TSR</w:t>
      </w:r>
      <w:r w:rsidR="00F80437">
        <w:rPr>
          <w:rFonts w:hint="eastAsia"/>
        </w:rPr>
        <w:t>限速：</w:t>
      </w:r>
    </w:p>
    <w:p w:rsidR="00F80437" w:rsidP="00FA0FBB" w:rsidRDefault="00F80437">
      <w:pPr>
        <w:pStyle w:val="AltX"/>
      </w:pPr>
      <w:r>
        <w:rPr>
          <w:rFonts w:hint="eastAsia"/>
        </w:rPr>
        <w:t>未禁止处理</w:t>
      </w:r>
      <w:r>
        <w:rPr>
          <w:rFonts w:hint="eastAsia"/>
        </w:rPr>
        <w:t>TSR</w:t>
      </w:r>
      <w:r>
        <w:rPr>
          <w:rFonts w:hint="eastAsia"/>
        </w:rPr>
        <w:t>信息；</w:t>
      </w:r>
    </w:p>
    <w:p w:rsidR="00F80437" w:rsidP="00FA0FBB" w:rsidRDefault="00F80437">
      <w:pPr>
        <w:pStyle w:val="AltX"/>
      </w:pPr>
      <w:r>
        <w:rPr>
          <w:rFonts w:hint="eastAsia"/>
        </w:rPr>
        <w:t>且该</w:t>
      </w:r>
      <w:r>
        <w:rPr>
          <w:rFonts w:hint="eastAsia"/>
        </w:rPr>
        <w:t>Block</w:t>
      </w:r>
      <w:r>
        <w:rPr>
          <w:rFonts w:hint="eastAsia"/>
        </w:rPr>
        <w:t>存在</w:t>
      </w:r>
      <w:r>
        <w:rPr>
          <w:rFonts w:hint="eastAsia"/>
        </w:rPr>
        <w:t>TSR</w:t>
      </w:r>
      <w:r>
        <w:rPr>
          <w:rFonts w:hint="eastAsia"/>
        </w:rPr>
        <w:t>；</w:t>
      </w:r>
    </w:p>
    <w:p w:rsidR="00F80437" w:rsidP="00FA0FBB" w:rsidRDefault="00F80437">
      <w:pPr>
        <w:pStyle w:val="AltX"/>
      </w:pPr>
      <w:r>
        <w:rPr>
          <w:rFonts w:hint="eastAsia"/>
        </w:rPr>
        <w:t>且列车定位与该</w:t>
      </w:r>
      <w:r>
        <w:rPr>
          <w:rFonts w:hint="eastAsia"/>
        </w:rPr>
        <w:t>TSR</w:t>
      </w:r>
      <w:r>
        <w:rPr>
          <w:rFonts w:hint="eastAsia"/>
        </w:rPr>
        <w:t>区域有交集；</w:t>
      </w:r>
    </w:p>
    <w:p w:rsidRPr="00F80437" w:rsidR="00F80437" w:rsidP="00FA0FBB" w:rsidRDefault="00F80437">
      <w:pPr>
        <w:pStyle w:val="AltX"/>
      </w:pPr>
      <w:r>
        <w:rPr>
          <w:rFonts w:hint="eastAsia"/>
        </w:rPr>
        <w:t>且计算的列车能量大于上述</w:t>
      </w:r>
      <w:r>
        <w:rPr>
          <w:rFonts w:hint="eastAsia"/>
        </w:rPr>
        <w:t>TSR</w:t>
      </w:r>
      <w:r>
        <w:rPr>
          <w:rFonts w:hint="eastAsia"/>
        </w:rPr>
        <w:t>的限制能量。</w:t>
      </w:r>
    </w:p>
    <w:p w:rsidR="00893186" w:rsidP="000431E0" w:rsidRDefault="00893186">
      <w:pPr>
        <w:pStyle w:val="af7"/>
      </w:pPr>
      <w:r>
        <w:t>def ZoneVSLnotExceedTSR</w:t>
      </w:r>
      <w:r>
        <w:rPr>
          <w:color w:val="FF8000"/>
        </w:rPr>
        <w:t>(</w:t>
      </w:r>
      <w:r>
        <w:t>k</w:t>
      </w:r>
      <w:r>
        <w:rPr>
          <w:color w:val="FF8000"/>
        </w:rPr>
        <w:t>)</w:t>
      </w:r>
      <w:r>
        <w:t>:</w:t>
      </w:r>
    </w:p>
    <w:p w:rsidR="00CE26CD" w:rsidP="000431E0" w:rsidRDefault="00893186">
      <w:pPr>
        <w:pStyle w:val="af7"/>
      </w:pPr>
      <w:r>
        <w:t xml:space="preserve">    for </w:t>
      </w:r>
      <w:r w:rsidR="00F80437">
        <w:rPr>
          <w:rFonts w:hint="eastAsia"/>
        </w:rPr>
        <w:t>B</w:t>
      </w:r>
      <w:r w:rsidR="00F80437">
        <w:t xml:space="preserve">lk </w:t>
      </w:r>
      <w:r w:rsidRPr="00113E1C">
        <w:t>in</w:t>
      </w:r>
      <w:r>
        <w:t xml:space="preserve"> </w:t>
      </w:r>
      <w:r>
        <w:rPr>
          <w:color w:val="FF8000"/>
        </w:rPr>
        <w:t>(</w:t>
      </w:r>
      <w:hyperlink w:history="1" w:anchor="TrackMap">
        <w:r w:rsidR="00C64E92">
          <w:rPr>
            <w:rStyle w:val="ac"/>
          </w:rPr>
          <w:t>TrackMap</w:t>
        </w:r>
      </w:hyperlink>
      <w:r w:rsidR="00354F88">
        <w:t>.</w:t>
      </w:r>
      <w:hyperlink w:history="1" w:anchor="AllSingsBtwTwoLocs">
        <w:r w:rsidR="008E31D0">
          <w:rPr>
            <w:rStyle w:val="ac"/>
          </w:rPr>
          <w:t>AllSingsBtwTwoLocs</w:t>
        </w:r>
      </w:hyperlink>
      <w:r>
        <w:rPr>
          <w:color w:val="FF8000"/>
        </w:rPr>
        <w:t>(</w:t>
      </w:r>
      <w:r w:rsidR="00A57E57">
        <w:fldChar w:fldCharType="begin"/>
      </w:r>
      <w:r w:rsidR="00A57E57">
        <w:rPr>
          <w:color w:val="FF8000"/>
        </w:rPr>
        <w:instrText xml:space="preserve"> REF SGL_NEW_BLOCK \h </w:instrText>
      </w:r>
      <w:r w:rsidR="00F8020D">
        <w:instrText xml:space="preserve"> \* MERGEFORMAT </w:instrText>
      </w:r>
      <w:r w:rsidR="00A57E57">
        <w:fldChar w:fldCharType="separate"/>
      </w:r>
      <w:r w:rsidR="00DE178B">
        <w:rPr>
          <w:rStyle w:val="aff1"/>
          <w:rFonts w:hint="eastAsia"/>
        </w:rPr>
        <w:t>SGL_NEW_BLOCK</w:t>
      </w:r>
      <w:r w:rsidR="00A57E57">
        <w:fldChar w:fldCharType="end"/>
      </w:r>
      <w:r>
        <w:rPr>
          <w:color w:val="FF8000"/>
        </w:rPr>
        <w:t>,</w:t>
      </w:r>
    </w:p>
    <w:p w:rsidR="00893186" w:rsidP="000431E0" w:rsidRDefault="007756D1">
      <w:pPr>
        <w:pStyle w:val="af7"/>
      </w:pPr>
      <w:r>
        <w:rPr>
          <w:rFonts w:hint="eastAsia"/>
        </w:rPr>
        <w:t xml:space="preserve"> </w:t>
      </w:r>
      <w:r w:rsidR="00CE26CD">
        <w:rPr>
          <w:rFonts w:hint="eastAsia"/>
        </w:rPr>
        <w:t xml:space="preserve">                             </w:t>
      </w:r>
      <w:hyperlink w:history="1" w:anchor="TrackMap">
        <w:r w:rsidR="00C64E92">
          <w:rPr>
            <w:rStyle w:val="ac"/>
          </w:rPr>
          <w:t>TrackMap</w:t>
        </w:r>
      </w:hyperlink>
      <w:r w:rsidR="00354F88">
        <w:t>.</w:t>
      </w:r>
      <w:hyperlink w:history="1" w:anchor="BlockOrigin">
        <w:r w:rsidR="00525362">
          <w:rPr>
            <w:rStyle w:val="ac"/>
          </w:rPr>
          <w:t>BlockOrigin</w:t>
        </w:r>
      </w:hyperlink>
      <w:r w:rsidR="00893186">
        <w:rPr>
          <w:color w:val="FF8000"/>
        </w:rPr>
        <w:t>(</w:t>
      </w:r>
      <w:hyperlink w:history="1" w:anchor="TrainRearLocation">
        <w:r w:rsidR="00BD3E90">
          <w:rPr>
            <w:rStyle w:val="ac"/>
          </w:rPr>
          <w:t>TrainRearLocation</w:t>
        </w:r>
      </w:hyperlink>
      <w:r w:rsidR="00893186">
        <w:rPr>
          <w:color w:val="FF8000"/>
        </w:rPr>
        <w:t>(</w:t>
      </w:r>
      <w:r w:rsidR="00893186">
        <w:t>k</w:t>
      </w:r>
      <w:r w:rsidR="00893186">
        <w:rPr>
          <w:color w:val="FF8000"/>
        </w:rPr>
        <w:t>)</w:t>
      </w:r>
      <w:r w:rsidR="00354F88">
        <w:t>.M</w:t>
      </w:r>
      <w:r w:rsidR="00893186">
        <w:t>in</w:t>
      </w:r>
      <w:r w:rsidR="00893186">
        <w:rPr>
          <w:color w:val="FF8000"/>
        </w:rPr>
        <w:t>)</w:t>
      </w:r>
    </w:p>
    <w:p w:rsidR="00893186" w:rsidP="000431E0" w:rsidRDefault="00893186">
      <w:pPr>
        <w:pStyle w:val="af7"/>
      </w:pPr>
      <w:r>
        <w:t xml:space="preserve">                   </w:t>
      </w:r>
      <w:r w:rsidR="00CE26CD">
        <w:rPr>
          <w:rFonts w:hint="eastAsia"/>
        </w:rPr>
        <w:t xml:space="preserve">           </w:t>
      </w:r>
      <w:hyperlink w:history="1" w:anchor="CalculateZoneBorder">
        <w:r w:rsidRPr="008D1CCB" w:rsidR="008D1CCB">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 xml:space="preserve">, </w:t>
      </w:r>
      <w:hyperlink w:history="1" w:anchor="X2EbApplied">
        <w:r w:rsidRPr="002561DA" w:rsidR="0057086C">
          <w:rPr>
            <w:rStyle w:val="ac"/>
            <w:rFonts w:hint="eastAsia"/>
          </w:rPr>
          <w:t>X2EbApplied</w:t>
        </w:r>
      </w:hyperlink>
      <w:r w:rsidRPr="009D1FB6" w:rsidR="0057086C">
        <w:t>(k)</w:t>
      </w:r>
      <w:r w:rsidRPr="008D1CCB" w:rsidR="008D1CCB">
        <w:t>)</w:t>
      </w:r>
      <w:r>
        <w:rPr>
          <w:color w:val="FF8000"/>
        </w:rPr>
        <w:t>))</w:t>
      </w:r>
      <w:r>
        <w:t>:</w:t>
      </w:r>
    </w:p>
    <w:p w:rsidR="00893186" w:rsidP="000431E0" w:rsidRDefault="00893186">
      <w:pPr>
        <w:pStyle w:val="af7"/>
      </w:pPr>
      <w:r>
        <w:t xml:space="preserve">        </w:t>
      </w:r>
      <w:r w:rsidR="00F80437">
        <w:rPr>
          <w:rFonts w:hint="eastAsia"/>
        </w:rPr>
        <w:t>T</w:t>
      </w:r>
      <w:r w:rsidR="00F80437">
        <w:t xml:space="preserve">sr </w:t>
      </w:r>
      <w:r>
        <w:rPr>
          <w:color w:val="FF8000"/>
        </w:rPr>
        <w:t>=</w:t>
      </w:r>
      <w:r>
        <w:t xml:space="preserve"> </w:t>
      </w:r>
      <w:hyperlink w:history="1" w:anchor="TSRonBlock">
        <w:r w:rsidR="00C64E92">
          <w:rPr>
            <w:rStyle w:val="ac"/>
          </w:rPr>
          <w:t>TSRonBlock</w:t>
        </w:r>
      </w:hyperlink>
      <w:r>
        <w:rPr>
          <w:color w:val="FF8000"/>
        </w:rPr>
        <w:t>(</w:t>
      </w:r>
      <w:r w:rsidR="00F80437">
        <w:rPr>
          <w:rFonts w:hint="eastAsia"/>
        </w:rPr>
        <w:t>B</w:t>
      </w:r>
      <w:r w:rsidR="00F80437">
        <w:t>lk</w:t>
      </w:r>
      <w:r>
        <w:rPr>
          <w:color w:val="FF8000"/>
        </w:rPr>
        <w:t>,</w:t>
      </w:r>
      <w:r>
        <w:t xml:space="preserve"> </w:t>
      </w:r>
      <w:hyperlink w:history="1" w:anchor="OppositeOrientation">
        <w:r w:rsidRPr="008D1CCB" w:rsidR="008D1CCB">
          <w:rPr>
            <w:rStyle w:val="ac"/>
          </w:rPr>
          <w:t>TrackMap.OppositeOrientation</w:t>
        </w:r>
      </w:hyperlink>
      <w:r w:rsidRPr="008D1CCB" w:rsidR="008D1CCB">
        <w:t>(</w:t>
      </w:r>
      <w:hyperlink w:history="1" w:anchor="TrainFrontOrientation">
        <w:r w:rsidR="008D1CCB">
          <w:rPr>
            <w:rStyle w:val="ac"/>
          </w:rPr>
          <w:t>TrainFrontOrientation</w:t>
        </w:r>
      </w:hyperlink>
      <w:r w:rsidRPr="008D1CCB" w:rsidR="008D1CCB">
        <w:t>(k))</w:t>
      </w:r>
      <w:r>
        <w:rPr>
          <w:color w:val="FF8000"/>
        </w:rPr>
        <w:t>,</w:t>
      </w:r>
      <w:r>
        <w:t xml:space="preserve"> k</w:t>
      </w:r>
      <w:r>
        <w:rPr>
          <w:color w:val="FF8000"/>
        </w:rPr>
        <w:t>)</w:t>
      </w:r>
    </w:p>
    <w:p w:rsidR="00893186" w:rsidP="000431E0" w:rsidRDefault="00893186">
      <w:pPr>
        <w:pStyle w:val="af7"/>
      </w:pPr>
      <w:r>
        <w:t xml:space="preserve">        if </w:t>
      </w:r>
      <w:r>
        <w:rPr>
          <w:color w:val="FF8000"/>
        </w:rPr>
        <w:t>(</w:t>
      </w:r>
      <w:r w:rsidRPr="00113E1C">
        <w:t>not</w:t>
      </w:r>
      <w:r>
        <w:t xml:space="preserve"> </w:t>
      </w:r>
      <w:hyperlink w:history="1" w:anchor="TSRcontrolInhibition">
        <w:r w:rsidR="00C64E92">
          <w:rPr>
            <w:rStyle w:val="ac"/>
          </w:rPr>
          <w:t>TSRcontrolInhibition</w:t>
        </w:r>
      </w:hyperlink>
      <w:r>
        <w:rPr>
          <w:color w:val="FF8000"/>
        </w:rPr>
        <w:t>(</w:t>
      </w:r>
      <w:r>
        <w:t>k</w:t>
      </w:r>
      <w:r>
        <w:rPr>
          <w:color w:val="FF8000"/>
        </w:rPr>
        <w:t>)</w:t>
      </w:r>
    </w:p>
    <w:p w:rsidR="00893186" w:rsidP="000431E0" w:rsidRDefault="00893186">
      <w:pPr>
        <w:pStyle w:val="af7"/>
      </w:pPr>
      <w:r>
        <w:t xml:space="preserve">            and </w:t>
      </w:r>
      <w:r w:rsidR="00F80437">
        <w:rPr>
          <w:rFonts w:hint="eastAsia"/>
        </w:rPr>
        <w:t>T</w:t>
      </w:r>
      <w:r w:rsidR="00F80437">
        <w:t xml:space="preserve">sr </w:t>
      </w:r>
      <w:r w:rsidRPr="00113E1C">
        <w:t>is</w:t>
      </w:r>
      <w:r>
        <w:t xml:space="preserve"> </w:t>
      </w:r>
      <w:r w:rsidRPr="00113E1C">
        <w:t>not</w:t>
      </w:r>
      <w:r>
        <w:t xml:space="preserve"> </w:t>
      </w:r>
      <w:r w:rsidRPr="00354FC4">
        <w:rPr>
          <w:rStyle w:val="aff1"/>
        </w:rPr>
        <w:t>None</w:t>
      </w:r>
    </w:p>
    <w:p w:rsidR="00F80437" w:rsidP="000431E0" w:rsidRDefault="00893186">
      <w:pPr>
        <w:pStyle w:val="af7"/>
      </w:pPr>
      <w:r>
        <w:t xml:space="preserve">            and </w:t>
      </w:r>
      <w:r w:rsidR="00F80437">
        <w:rPr>
          <w:rFonts w:hint="eastAsia"/>
        </w:rPr>
        <w:t xml:space="preserve">not </w:t>
      </w:r>
      <w:hyperlink w:history="1" w:anchor="TrackMap">
        <w:r w:rsidR="00C64E92">
          <w:rPr>
            <w:rStyle w:val="ac"/>
          </w:rPr>
          <w:t>TrackMap</w:t>
        </w:r>
      </w:hyperlink>
      <w:r w:rsidR="00354F88">
        <w:t>.</w:t>
      </w:r>
      <w:hyperlink w:history="1" w:anchor="LocationBtwTwoLocs">
        <w:r w:rsidR="00DE30C0">
          <w:rPr>
            <w:rStyle w:val="ac"/>
          </w:rPr>
          <w:t>LocationBtwTwoLocs</w:t>
        </w:r>
      </w:hyperlink>
      <w:r>
        <w:rPr>
          <w:color w:val="FF8000"/>
        </w:rPr>
        <w:t>(</w:t>
      </w:r>
      <w:r w:rsidR="00F80437">
        <w:rPr>
          <w:rFonts w:hint="eastAsia"/>
        </w:rPr>
        <w:t>T</w:t>
      </w:r>
      <w:r w:rsidR="00F80437">
        <w:t>sr</w:t>
      </w:r>
      <w:r w:rsidR="00354F88">
        <w:t>.P</w:t>
      </w:r>
      <w:r>
        <w:t>osition</w:t>
      </w:r>
      <w:r>
        <w:rPr>
          <w:color w:val="FF8000"/>
        </w:rPr>
        <w:t>,</w:t>
      </w:r>
    </w:p>
    <w:p w:rsidRPr="00F80437" w:rsidR="00893186" w:rsidP="000431E0" w:rsidRDefault="00893186">
      <w:pPr>
        <w:pStyle w:val="af7"/>
      </w:pPr>
      <w:r>
        <w:t xml:space="preserve"> </w:t>
      </w:r>
      <w:r w:rsidR="00F80437">
        <w:rPr>
          <w:rFonts w:hint="eastAsia"/>
        </w:rPr>
        <w:t xml:space="preserve">                                                      </w:t>
      </w:r>
      <w:hyperlink w:history="1" w:anchor="TrackMap">
        <w:r w:rsidR="00F80437">
          <w:rPr>
            <w:rStyle w:val="ac"/>
          </w:rPr>
          <w:t>TrackMap</w:t>
        </w:r>
      </w:hyperlink>
      <w:r w:rsidR="00F80437">
        <w:t>.</w:t>
      </w:r>
      <w:hyperlink w:history="1" w:anchor="BlockOrigin">
        <w:r w:rsidR="00F80437">
          <w:rPr>
            <w:rStyle w:val="ac"/>
          </w:rPr>
          <w:t>BlockOrigin</w:t>
        </w:r>
      </w:hyperlink>
      <w:r w:rsidRPr="00F80437" w:rsidR="00F80437">
        <w:t>(</w:t>
      </w:r>
      <w:hyperlink w:history="1" w:anchor="TrainRearLocation">
        <w:r w:rsidR="00F80437">
          <w:rPr>
            <w:rStyle w:val="ac"/>
          </w:rPr>
          <w:t>TrainRearLocation</w:t>
        </w:r>
      </w:hyperlink>
      <w:r w:rsidRPr="00F80437" w:rsidR="00F80437">
        <w:t>(</w:t>
      </w:r>
      <w:r w:rsidR="00F80437">
        <w:t>k</w:t>
      </w:r>
      <w:r w:rsidRPr="00F80437" w:rsidR="00F80437">
        <w:t>)</w:t>
      </w:r>
      <w:r w:rsidR="00F80437">
        <w:t>.Min</w:t>
      </w:r>
      <w:r w:rsidR="002C3845">
        <w:rPr>
          <w:rFonts w:hint="eastAsia"/>
        </w:rPr>
        <w:t>)</w:t>
      </w:r>
      <w:r w:rsidR="00F80437">
        <w:rPr>
          <w:rFonts w:hint="eastAsia"/>
        </w:rPr>
        <w:t>,</w:t>
      </w:r>
    </w:p>
    <w:p w:rsidRPr="00F80437" w:rsidR="00893186" w:rsidP="000431E0" w:rsidRDefault="00893186">
      <w:pPr>
        <w:pStyle w:val="af7"/>
      </w:pPr>
      <w:r>
        <w:t xml:space="preserve">                     </w:t>
      </w:r>
      <w:r w:rsidR="00F80437">
        <w:rPr>
          <w:rFonts w:hint="eastAsia"/>
        </w:rPr>
        <w:t xml:space="preserve">     </w:t>
      </w:r>
      <w:r>
        <w:t xml:space="preserve">                         </w:t>
      </w:r>
      <w:r w:rsidR="003378AA">
        <w:rPr>
          <w:rFonts w:hint="eastAsia"/>
        </w:rPr>
        <w:t xml:space="preserve">   </w:t>
      </w:r>
      <w:r>
        <w:t xml:space="preserve"> </w:t>
      </w:r>
      <w:hyperlink w:history="1" w:anchor="TrainRearLocation">
        <w:r w:rsidR="00BD3E90">
          <w:rPr>
            <w:rStyle w:val="ac"/>
          </w:rPr>
          <w:t>TrainRearLocation</w:t>
        </w:r>
      </w:hyperlink>
      <w:r>
        <w:rPr>
          <w:color w:val="FF8000"/>
        </w:rPr>
        <w:t>(</w:t>
      </w:r>
      <w:r>
        <w:t>k</w:t>
      </w:r>
      <w:r>
        <w:rPr>
          <w:color w:val="FF8000"/>
        </w:rPr>
        <w:t>)</w:t>
      </w:r>
      <w:r w:rsidR="00354F88">
        <w:t>.M</w:t>
      </w:r>
      <w:r>
        <w:t>in</w:t>
      </w:r>
      <w:r>
        <w:rPr>
          <w:color w:val="FF8000"/>
        </w:rPr>
        <w:t>)</w:t>
      </w:r>
    </w:p>
    <w:p w:rsidR="00893186" w:rsidP="000431E0" w:rsidRDefault="00893186">
      <w:pPr>
        <w:pStyle w:val="af7"/>
      </w:pPr>
      <w:r>
        <w:t xml:space="preserve">            and </w:t>
      </w:r>
      <w:hyperlink w:history="1" w:anchor="TrainEnergy">
        <w:r w:rsidR="00C64E92">
          <w:rPr>
            <w:rStyle w:val="ac"/>
          </w:rPr>
          <w:t>TrainEnergy</w:t>
        </w:r>
      </w:hyperlink>
      <w:r>
        <w:rPr>
          <w:color w:val="FF8000"/>
        </w:rPr>
        <w:t>(</w:t>
      </w:r>
      <w:r>
        <w:t>k</w:t>
      </w:r>
      <w:r>
        <w:rPr>
          <w:color w:val="FF8000"/>
        </w:rPr>
        <w:t>)</w:t>
      </w:r>
      <w:r>
        <w:t xml:space="preserve"> </w:t>
      </w:r>
      <w:r>
        <w:rPr>
          <w:color w:val="FF8000"/>
        </w:rPr>
        <w:t>&gt;</w:t>
      </w:r>
      <w:r w:rsidR="000013C4">
        <w:rPr>
          <w:rFonts w:hint="eastAsia"/>
          <w:color w:val="FF8000"/>
        </w:rPr>
        <w:t>=</w:t>
      </w:r>
      <w:r>
        <w:t xml:space="preserve"> </w:t>
      </w:r>
      <w:hyperlink w:history="1" w:anchor="pow">
        <w:r w:rsidRPr="00193A0C" w:rsidR="00EC49AE">
          <w:rPr>
            <w:rStyle w:val="ac"/>
          </w:rPr>
          <w:t>pow</w:t>
        </w:r>
      </w:hyperlink>
      <w:r>
        <w:rPr>
          <w:color w:val="FF8000"/>
        </w:rPr>
        <w:t>(</w:t>
      </w:r>
      <w:r w:rsidR="00F80437">
        <w:rPr>
          <w:rFonts w:hint="eastAsia"/>
        </w:rPr>
        <w:t>T</w:t>
      </w:r>
      <w:r w:rsidR="00F80437">
        <w:t>sr</w:t>
      </w:r>
      <w:r w:rsidR="00354F88">
        <w:t>.V</w:t>
      </w:r>
      <w:r>
        <w:t>alue</w:t>
      </w:r>
      <w:r>
        <w:rPr>
          <w:color w:val="FF8000"/>
        </w:rPr>
        <w:t>))</w:t>
      </w:r>
      <w:r>
        <w:t>:</w:t>
      </w:r>
    </w:p>
    <w:p w:rsidR="00893186" w:rsidP="000431E0" w:rsidRDefault="00893186">
      <w:pPr>
        <w:pStyle w:val="af7"/>
      </w:pPr>
      <w:r>
        <w:t xml:space="preserve">            return </w:t>
      </w:r>
      <w:r w:rsidRPr="00354FC4">
        <w:rPr>
          <w:rStyle w:val="aff1"/>
        </w:rPr>
        <w:t>False</w:t>
      </w:r>
    </w:p>
    <w:p w:rsidR="00893186" w:rsidP="000431E0" w:rsidRDefault="00893186">
      <w:pPr>
        <w:pStyle w:val="af7"/>
      </w:pPr>
      <w:r>
        <w:t xml:space="preserve">        else:</w:t>
      </w:r>
    </w:p>
    <w:p w:rsidR="00893186" w:rsidP="000431E0" w:rsidRDefault="00893186">
      <w:pPr>
        <w:pStyle w:val="af7"/>
      </w:pPr>
      <w:r>
        <w:t xml:space="preserve">            continue</w:t>
      </w:r>
    </w:p>
    <w:p w:rsidRPr="00735CD3" w:rsidR="00735CD3" w:rsidP="000431E0" w:rsidRDefault="00893186">
      <w:pPr>
        <w:pStyle w:val="af7"/>
      </w:pPr>
      <w:r>
        <w:t xml:space="preserve">    return </w:t>
      </w:r>
      <w:r w:rsidRPr="00354FC4">
        <w:rPr>
          <w:rStyle w:val="aff1"/>
        </w:rPr>
        <w:t>True</w:t>
      </w:r>
    </w:p>
    <w:p w:rsidR="009F6BEB" w:rsidP="00C93484" w:rsidRDefault="009F6BEB">
      <w:pPr>
        <w:pStyle w:val="Reqtify"/>
      </w:pPr>
    </w:p>
    <w:p w:rsidRPr="003D2573" w:rsidR="009F6BEB" w:rsidP="00C93484" w:rsidRDefault="009F6BEB">
      <w:pPr>
        <w:pStyle w:val="Reqtify"/>
      </w:pPr>
      <w:r>
        <w:rPr>
          <w:rFonts w:hint="eastAsia"/>
        </w:rPr>
        <w:t>其中</w:t>
      </w:r>
      <w:bookmarkStart w:name="TSRonBlock" w:id="8150"/>
      <w:r w:rsidRPr="00E15E6E">
        <w:rPr>
          <w:rStyle w:val="aff2"/>
          <w:rFonts w:hint="eastAsia"/>
        </w:rPr>
        <w:t>TSRonBlock</w:t>
      </w:r>
      <w:bookmarkEnd w:id="8150"/>
      <w:r>
        <w:rPr>
          <w:rFonts w:hint="eastAsia"/>
        </w:rPr>
        <w:t>表示</w:t>
      </w:r>
      <w:r w:rsidRPr="003D2573">
        <w:rPr>
          <w:rFonts w:hint="eastAsia"/>
        </w:rPr>
        <w:t>获取指定</w:t>
      </w:r>
      <w:r w:rsidRPr="003D2573">
        <w:rPr>
          <w:rFonts w:hint="eastAsia"/>
        </w:rPr>
        <w:t>Block</w:t>
      </w:r>
      <w:r w:rsidRPr="003D2573">
        <w:rPr>
          <w:rFonts w:hint="eastAsia"/>
        </w:rPr>
        <w:t>上</w:t>
      </w:r>
      <w:r w:rsidRPr="003D2573">
        <w:rPr>
          <w:rFonts w:hint="eastAsia"/>
        </w:rPr>
        <w:t>TSR</w:t>
      </w:r>
      <w:r w:rsidRPr="003D2573">
        <w:rPr>
          <w:rFonts w:hint="eastAsia"/>
        </w:rPr>
        <w:t>的值</w:t>
      </w:r>
      <w:r>
        <w:rPr>
          <w:rFonts w:hint="eastAsia"/>
        </w:rPr>
        <w:t>。</w:t>
      </w:r>
    </w:p>
    <w:p w:rsidR="009F6BEB" w:rsidP="000431E0" w:rsidRDefault="009F6BEB">
      <w:pPr>
        <w:pStyle w:val="af7"/>
      </w:pPr>
      <w:r>
        <w:t xml:space="preserve">def </w:t>
      </w:r>
      <w:hyperlink w:history="1" w:anchor="TSRonBlock">
        <w:r w:rsidR="00C64E92">
          <w:rPr>
            <w:rStyle w:val="ac"/>
          </w:rPr>
          <w:t>TSRonBlock</w:t>
        </w:r>
      </w:hyperlink>
      <w:r w:rsidRPr="00086F6D">
        <w:t>(</w:t>
      </w:r>
      <w:r>
        <w:t>block</w:t>
      </w:r>
      <w:r w:rsidR="00354F88">
        <w:t>I</w:t>
      </w:r>
      <w:r>
        <w:t>d</w:t>
      </w:r>
      <w:r w:rsidRPr="00086F6D">
        <w:t>,</w:t>
      </w:r>
      <w:r>
        <w:t xml:space="preserve"> direction</w:t>
      </w:r>
      <w:r w:rsidRPr="00086F6D">
        <w:t>,</w:t>
      </w:r>
      <w:r>
        <w:t xml:space="preserve"> k</w:t>
      </w:r>
      <w:r w:rsidRPr="00086F6D">
        <w:t>)</w:t>
      </w:r>
      <w:r>
        <w:t>:</w:t>
      </w:r>
    </w:p>
    <w:p w:rsidR="009F6BEB" w:rsidP="000431E0" w:rsidRDefault="009F6BEB">
      <w:pPr>
        <w:pStyle w:val="af7"/>
      </w:pPr>
      <w:r>
        <w:t xml:space="preserve">    if </w:t>
      </w:r>
      <w:r w:rsidRPr="00086F6D">
        <w:t>(</w:t>
      </w:r>
      <w:r w:rsidRPr="00113E1C">
        <w:t>not</w:t>
      </w:r>
      <w:r>
        <w:t xml:space="preserve"> </w:t>
      </w:r>
      <w:hyperlink w:history="1" w:anchor="ReceivedTSRdatabase">
        <w:r w:rsidR="0084563E">
          <w:rPr>
            <w:rStyle w:val="ac"/>
          </w:rPr>
          <w:t>ReceivedTSRdatabase</w:t>
        </w:r>
      </w:hyperlink>
      <w:r w:rsidR="00354F88">
        <w:t>.</w:t>
      </w:r>
      <w:hyperlink w:history="1" w:anchor="Blocks">
        <w:r w:rsidR="00DE30C0">
          <w:rPr>
            <w:rStyle w:val="ac"/>
          </w:rPr>
          <w:t>Blocks</w:t>
        </w:r>
      </w:hyperlink>
      <w:r w:rsidRPr="00086F6D">
        <w:t>[</w:t>
      </w:r>
      <w:r>
        <w:t>block</w:t>
      </w:r>
      <w:r w:rsidR="00354F88">
        <w:t>I</w:t>
      </w:r>
      <w:r>
        <w:t>d</w:t>
      </w:r>
      <w:r w:rsidRPr="00086F6D">
        <w:t>]</w:t>
      </w:r>
      <w:r w:rsidR="00354F88">
        <w:t>.N</w:t>
      </w:r>
      <w:r>
        <w:t>ot</w:t>
      </w:r>
      <w:r w:rsidR="00354F88">
        <w:t>R</w:t>
      </w:r>
      <w:r>
        <w:t>estriction</w:t>
      </w:r>
      <w:r w:rsidR="00354F88">
        <w:t>A</w:t>
      </w:r>
      <w:r>
        <w:t>pplication</w:t>
      </w:r>
      <w:r w:rsidRPr="00086F6D">
        <w:t>)</w:t>
      </w:r>
      <w:r>
        <w:t>:</w:t>
      </w:r>
    </w:p>
    <w:p w:rsidR="009F6BEB" w:rsidP="000431E0" w:rsidRDefault="009F6BEB">
      <w:pPr>
        <w:pStyle w:val="af7"/>
      </w:pPr>
      <w:r>
        <w:t xml:space="preserve">        if </w:t>
      </w:r>
      <w:r w:rsidRPr="00086F6D">
        <w:t>(</w:t>
      </w:r>
      <w:r>
        <w:t xml:space="preserve">direction </w:t>
      </w:r>
      <w:r w:rsidRPr="00113E1C">
        <w:t>is</w:t>
      </w:r>
      <w:r>
        <w:t xml:space="preserve"> </w:t>
      </w:r>
      <w:r>
        <w:rPr>
          <w:u w:val="single"/>
        </w:rPr>
        <w:t>UP</w:t>
      </w:r>
      <w:r w:rsidRPr="00086F6D">
        <w:t>)</w:t>
      </w:r>
      <w:r>
        <w:t>:</w:t>
      </w:r>
    </w:p>
    <w:p w:rsidR="009F6BEB" w:rsidP="000431E0" w:rsidRDefault="009F6BEB">
      <w:pPr>
        <w:pStyle w:val="af7"/>
      </w:pPr>
      <w:r>
        <w:t xml:space="preserve">            return </w:t>
      </w:r>
      <w:r w:rsidRPr="00086F6D">
        <w:t>(</w:t>
      </w:r>
      <w:hyperlink w:history="1" w:anchor="ReceivedTSRdatabase">
        <w:r w:rsidR="0084563E">
          <w:rPr>
            <w:rStyle w:val="ac"/>
            <w:b/>
            <w:bCs/>
          </w:rPr>
          <w:t>ReceivedTSRdatabase</w:t>
        </w:r>
      </w:hyperlink>
      <w:r w:rsidR="00354F88">
        <w:t>.</w:t>
      </w:r>
      <w:hyperlink w:history="1" w:anchor="Blocks">
        <w:r w:rsidR="00DE30C0">
          <w:rPr>
            <w:rStyle w:val="ac"/>
          </w:rPr>
          <w:t>Blocks</w:t>
        </w:r>
      </w:hyperlink>
      <w:r w:rsidRPr="00086F6D">
        <w:t>[</w:t>
      </w:r>
      <w:r>
        <w:t>block</w:t>
      </w:r>
      <w:r w:rsidR="00354F88">
        <w:t>I</w:t>
      </w:r>
      <w:r>
        <w:t>d</w:t>
      </w:r>
      <w:r w:rsidRPr="00086F6D">
        <w:t>]</w:t>
      </w:r>
      <w:r w:rsidR="00354F88">
        <w:t>.P</w:t>
      </w:r>
      <w:r>
        <w:t>osition</w:t>
      </w:r>
      <w:r w:rsidRPr="00086F6D">
        <w:t>[</w:t>
      </w:r>
      <w:r>
        <w:rPr>
          <w:color w:val="800000"/>
        </w:rPr>
        <w:t>0</w:t>
      </w:r>
      <w:r w:rsidRPr="00086F6D">
        <w:t>],</w:t>
      </w:r>
    </w:p>
    <w:p w:rsidR="009F6BEB" w:rsidP="000431E0" w:rsidRDefault="009F6BEB">
      <w:pPr>
        <w:pStyle w:val="af7"/>
      </w:pPr>
      <w:r>
        <w:t xml:space="preserve">                   </w:t>
      </w:r>
      <w:r w:rsidR="00AD1FB9">
        <w:rPr>
          <w:rFonts w:hint="eastAsia"/>
        </w:rPr>
        <w:t xml:space="preserve">   </w:t>
      </w:r>
      <w:hyperlink w:history="1" w:anchor="ReceivedTSRdatabase">
        <w:r w:rsidR="0084563E">
          <w:rPr>
            <w:rStyle w:val="ac"/>
          </w:rPr>
          <w:t>ReceivedTSRdatabase</w:t>
        </w:r>
      </w:hyperlink>
      <w:r w:rsidR="00354F88">
        <w:t>.</w:t>
      </w:r>
      <w:hyperlink w:history="1" w:anchor="Blocks">
        <w:r w:rsidR="00DE30C0">
          <w:rPr>
            <w:rStyle w:val="ac"/>
          </w:rPr>
          <w:t>Blocks</w:t>
        </w:r>
      </w:hyperlink>
      <w:r w:rsidRPr="00561D0A">
        <w:t>[</w:t>
      </w:r>
      <w:r>
        <w:t>block</w:t>
      </w:r>
      <w:r w:rsidR="00354F88">
        <w:t>I</w:t>
      </w:r>
      <w:r>
        <w:t>d</w:t>
      </w:r>
      <w:r w:rsidRPr="00561D0A">
        <w:t>]</w:t>
      </w:r>
      <w:r w:rsidR="00354F88">
        <w:t>.V</w:t>
      </w:r>
      <w:r>
        <w:t>alue</w:t>
      </w:r>
      <w:r w:rsidRPr="00561D0A">
        <w:t>)</w:t>
      </w:r>
    </w:p>
    <w:p w:rsidR="009F6BEB" w:rsidP="000431E0" w:rsidRDefault="009F6BEB">
      <w:pPr>
        <w:pStyle w:val="af7"/>
      </w:pPr>
      <w:r>
        <w:t xml:space="preserve">        else:</w:t>
      </w:r>
    </w:p>
    <w:p w:rsidR="009F6BEB" w:rsidP="000431E0" w:rsidRDefault="009F6BEB">
      <w:pPr>
        <w:pStyle w:val="af7"/>
      </w:pPr>
      <w:r>
        <w:t xml:space="preserve">            return </w:t>
      </w:r>
      <w:r w:rsidRPr="00086F6D">
        <w:t>(</w:t>
      </w:r>
      <w:hyperlink w:history="1" w:anchor="ReceivedTSRdatabase">
        <w:r w:rsidR="0084563E">
          <w:rPr>
            <w:rStyle w:val="ac"/>
          </w:rPr>
          <w:t>ReceivedTSRdatabase</w:t>
        </w:r>
      </w:hyperlink>
      <w:r w:rsidR="00354F88">
        <w:t>.</w:t>
      </w:r>
      <w:hyperlink w:history="1" w:anchor="Blocks">
        <w:r w:rsidR="00DE30C0">
          <w:rPr>
            <w:rStyle w:val="ac"/>
          </w:rPr>
          <w:t>Blocks</w:t>
        </w:r>
      </w:hyperlink>
      <w:r w:rsidRPr="00086F6D">
        <w:t>[</w:t>
      </w:r>
      <w:r>
        <w:t>block</w:t>
      </w:r>
      <w:r w:rsidR="00354F88">
        <w:t>I</w:t>
      </w:r>
      <w:r>
        <w:t>d</w:t>
      </w:r>
      <w:r w:rsidRPr="00086F6D">
        <w:t>]</w:t>
      </w:r>
      <w:r w:rsidR="00354F88">
        <w:t>.P</w:t>
      </w:r>
      <w:r>
        <w:t>osition</w:t>
      </w:r>
      <w:r w:rsidRPr="00086F6D">
        <w:t>[</w:t>
      </w:r>
      <w:r>
        <w:rPr>
          <w:color w:val="800000"/>
        </w:rPr>
        <w:t>1</w:t>
      </w:r>
      <w:r w:rsidRPr="00086F6D">
        <w:t>],</w:t>
      </w:r>
    </w:p>
    <w:p w:rsidR="009F6BEB" w:rsidP="000431E0" w:rsidRDefault="009F6BEB">
      <w:pPr>
        <w:pStyle w:val="af7"/>
      </w:pPr>
      <w:r>
        <w:t xml:space="preserve">                  </w:t>
      </w:r>
      <w:r w:rsidR="00AD1FB9">
        <w:rPr>
          <w:rFonts w:hint="eastAsia"/>
        </w:rPr>
        <w:t xml:space="preserve">  </w:t>
      </w:r>
      <w:r>
        <w:t xml:space="preserve">  </w:t>
      </w:r>
      <w:hyperlink w:history="1" w:anchor="ReceivedTSRdatabase">
        <w:r w:rsidR="0084563E">
          <w:rPr>
            <w:rStyle w:val="ac"/>
          </w:rPr>
          <w:t>ReceivedTSRdatabase</w:t>
        </w:r>
      </w:hyperlink>
      <w:r w:rsidR="00354F88">
        <w:t>.</w:t>
      </w:r>
      <w:hyperlink w:history="1" w:anchor="Blocks">
        <w:r w:rsidR="00DE30C0">
          <w:rPr>
            <w:rStyle w:val="ac"/>
          </w:rPr>
          <w:t>Blocks</w:t>
        </w:r>
      </w:hyperlink>
      <w:r w:rsidRPr="00561D0A">
        <w:t>[</w:t>
      </w:r>
      <w:r>
        <w:t>block</w:t>
      </w:r>
      <w:r w:rsidR="00354F88">
        <w:t>I</w:t>
      </w:r>
      <w:r>
        <w:t>d</w:t>
      </w:r>
      <w:r w:rsidRPr="00561D0A">
        <w:t>]</w:t>
      </w:r>
      <w:r w:rsidR="00354F88">
        <w:t>.V</w:t>
      </w:r>
      <w:r>
        <w:t>alue</w:t>
      </w:r>
      <w:r w:rsidRPr="00561D0A">
        <w:t>)</w:t>
      </w:r>
    </w:p>
    <w:p w:rsidR="009F6BEB" w:rsidP="000431E0" w:rsidRDefault="009F6BEB">
      <w:pPr>
        <w:pStyle w:val="af7"/>
      </w:pPr>
      <w:r>
        <w:t xml:space="preserve">    else:</w:t>
      </w:r>
    </w:p>
    <w:p w:rsidRPr="003D2573" w:rsidR="009F6BEB" w:rsidP="000431E0" w:rsidRDefault="009F6BEB">
      <w:pPr>
        <w:pStyle w:val="af7"/>
      </w:pPr>
      <w:r>
        <w:t xml:space="preserve">        return </w:t>
      </w:r>
      <w:r w:rsidRPr="00354FC4">
        <w:rPr>
          <w:rStyle w:val="aff1"/>
        </w:rPr>
        <w:t>None</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8151"/>
        </w:rPr>
      </w:pPr>
      <w:del w:author="常鸣" w:date="2014-07-03T14:27:00Z" w:id="8152">
        <w:r w:rsidDel="009328EA">
          <w:delText>#S</w:delText>
        </w:r>
      </w:del>
      <w:ins w:author="常鸣" w:date="2014-07-03T14:27:00Z" w:id="8153">
        <w:r w:rsidR="009328EA">
          <w:t>#Allocation=ATP Software</w:t>
        </w:r>
      </w:ins>
      <w:ins w:author="常鸣" w:date="2014-07-03T14:58:00Z" w:id="8154">
        <w:r w:rsidR="00AA7E12">
          <w:rPr>
            <w:rFonts w:hint="eastAsia"/>
          </w:rPr>
          <w:t>, Vital Embedded Setting</w:t>
        </w:r>
      </w:ins>
    </w:p>
    <w:p w:rsidR="00610A4C" w:rsidP="000C0D62" w:rsidRDefault="009328EA">
      <w:pPr>
        <w:pStyle w:val="ReqtifyAltQ"/>
      </w:pPr>
      <w:ins w:author="常鸣" w:date="2014-07-03T14:27:00Z" w:id="8155">
        <w:r>
          <w:t>#S</w:t>
        </w:r>
      </w:ins>
      <w:r w:rsidR="00610A4C">
        <w:t>ource=</w:t>
      </w:r>
      <w:r w:rsidR="00B71564">
        <w:rPr>
          <w:rFonts w:hint="eastAsia"/>
        </w:rPr>
        <w:t>[iTC_CC-SyAD-0285]</w:t>
      </w:r>
      <w:r w:rsidR="006252D3">
        <w:rPr>
          <w:rFonts w:hint="eastAsia"/>
        </w:rPr>
        <w:t>,</w:t>
      </w:r>
      <w:r w:rsidRPr="00932CC9" w:rsidR="00932CC9">
        <w:rPr>
          <w:rFonts w:hint="eastAsia"/>
        </w:rPr>
        <w:t xml:space="preserve"> </w:t>
      </w:r>
      <w:r w:rsidR="00932CC9">
        <w:rPr>
          <w:rFonts w:hint="eastAsia"/>
        </w:rPr>
        <w:t>[iTC_CC-SyAD-0300],</w:t>
      </w:r>
      <w:r w:rsidRPr="006252D3" w:rsidR="006252D3">
        <w:rPr>
          <w:rFonts w:hint="eastAsia"/>
        </w:rPr>
        <w:t xml:space="preserve"> </w:t>
      </w:r>
      <w:r w:rsidRPr="002B683E" w:rsidR="006252D3">
        <w:rPr>
          <w:rFonts w:hint="eastAsia"/>
        </w:rPr>
        <w:t>[</w:t>
      </w:r>
      <w:r w:rsidRPr="002B683E" w:rsidR="006252D3">
        <w:t>iTC_CC-SyAD-</w:t>
      </w:r>
      <w:r w:rsidR="006252D3">
        <w:rPr>
          <w:rFonts w:hint="eastAsia"/>
        </w:rPr>
        <w:t>1310</w:t>
      </w:r>
      <w:r w:rsidRPr="002B683E" w:rsidR="006252D3">
        <w:rPr>
          <w:rFonts w:hint="eastAsia"/>
        </w:rPr>
        <w:t>]</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261]</w:t>
      </w:r>
    </w:p>
    <w:p w:rsidRPr="00735CD3" w:rsidR="009F6BEB" w:rsidP="000C0D62" w:rsidRDefault="00610A4C">
      <w:pPr>
        <w:pStyle w:val="ReqtifyAltQ"/>
      </w:pPr>
      <w:r>
        <w:t>[End]</w:t>
      </w:r>
    </w:p>
    <w:p w:rsidR="00735CD3" w:rsidP="00C93484" w:rsidRDefault="00735CD3">
      <w:pPr>
        <w:pStyle w:val="Reqtify"/>
      </w:pPr>
    </w:p>
    <w:p w:rsidRPr="00735CD3" w:rsidR="009F6BEB" w:rsidP="00C93484" w:rsidRDefault="009F6BEB">
      <w:pPr>
        <w:pStyle w:val="Reqtify"/>
      </w:pPr>
    </w:p>
    <w:p w:rsidRPr="00735CD3" w:rsidR="00735CD3" w:rsidP="00735CD3" w:rsidRDefault="00735CD3">
      <w:pPr>
        <w:pStyle w:val="ReqtifyAltR"/>
      </w:pPr>
      <w:r w:rsidRPr="00735CD3">
        <w:t>[iTC_CC_ATP-SwRS-06</w:t>
      </w:r>
      <w:r w:rsidR="00655979">
        <w:rPr>
          <w:rFonts w:hint="eastAsia"/>
        </w:rPr>
        <w:t>96</w:t>
      </w:r>
      <w:r w:rsidRPr="00735CD3">
        <w:t>]</w:t>
      </w:r>
    </w:p>
    <w:p w:rsidRPr="00735CD3" w:rsidR="00735CD3" w:rsidP="00C93484" w:rsidRDefault="00C64E92">
      <w:pPr>
        <w:pStyle w:val="Reqtify"/>
      </w:pPr>
      <w:bookmarkStart w:name="PointVSLnotExceedTSR" w:id="8156"/>
      <w:r w:rsidRPr="00E15E6E">
        <w:rPr>
          <w:rStyle w:val="aff2"/>
        </w:rPr>
        <w:lastRenderedPageBreak/>
        <w:t>PointVSLnotExceedTSR</w:t>
      </w:r>
      <w:bookmarkEnd w:id="8156"/>
      <w:r w:rsidRPr="00735CD3" w:rsidR="00735CD3">
        <w:rPr>
          <w:rFonts w:hint="eastAsia"/>
        </w:rPr>
        <w:t>，</w:t>
      </w:r>
      <w:r w:rsidRPr="00735CD3" w:rsidR="00735CD3">
        <w:rPr>
          <w:rFonts w:hint="eastAsia"/>
        </w:rPr>
        <w:t>TSR</w:t>
      </w:r>
      <w:r w:rsidRPr="00735CD3" w:rsidR="00735CD3">
        <w:rPr>
          <w:rFonts w:hint="eastAsia"/>
        </w:rPr>
        <w:t>作为点型限速的情形</w:t>
      </w:r>
    </w:p>
    <w:p w:rsidR="00893186" w:rsidP="000431E0" w:rsidRDefault="00893186">
      <w:pPr>
        <w:pStyle w:val="af7"/>
      </w:pPr>
      <w:r>
        <w:t xml:space="preserve">def </w:t>
      </w:r>
      <w:hyperlink w:history="1" w:anchor="PointVSLnotExceedTSR">
        <w:r w:rsidR="00C64E92">
          <w:rPr>
            <w:rStyle w:val="ac"/>
          </w:rPr>
          <w:t>PointVSLnotExceedTSR</w:t>
        </w:r>
      </w:hyperlink>
      <w:r>
        <w:rPr>
          <w:color w:val="FF8000"/>
        </w:rPr>
        <w:t>(</w:t>
      </w:r>
      <w:r>
        <w:t>k</w:t>
      </w:r>
      <w:r>
        <w:rPr>
          <w:color w:val="FF8000"/>
        </w:rPr>
        <w:t>)</w:t>
      </w:r>
      <w:r>
        <w:t>:</w:t>
      </w:r>
    </w:p>
    <w:p w:rsidR="00893186" w:rsidP="000431E0" w:rsidRDefault="00893186">
      <w:pPr>
        <w:pStyle w:val="af7"/>
      </w:pPr>
      <w:r>
        <w:t xml:space="preserve">    for </w:t>
      </w:r>
      <w:r w:rsidR="002C3845">
        <w:rPr>
          <w:rFonts w:hint="eastAsia"/>
        </w:rPr>
        <w:t>B</w:t>
      </w:r>
      <w:r w:rsidR="002C3845">
        <w:t xml:space="preserve">lk </w:t>
      </w:r>
      <w:r w:rsidRPr="00113E1C">
        <w:t>in</w:t>
      </w:r>
      <w:r>
        <w:t xml:space="preserve"> </w:t>
      </w:r>
      <w:r>
        <w:rPr>
          <w:color w:val="FF8000"/>
        </w:rPr>
        <w:t>(</w:t>
      </w:r>
      <w:hyperlink w:history="1" w:anchor="AllSingsInZone">
        <w:r w:rsidRPr="001D742A" w:rsidR="00F22AEA">
          <w:rPr>
            <w:rStyle w:val="ac"/>
          </w:rPr>
          <w:t>TrackMap.AllSing</w:t>
        </w:r>
        <w:r w:rsidRPr="001D742A" w:rsidR="00F22AEA">
          <w:rPr>
            <w:rStyle w:val="ac"/>
            <w:rFonts w:hint="eastAsia"/>
          </w:rPr>
          <w:t>sInZone</w:t>
        </w:r>
      </w:hyperlink>
      <w:r>
        <w:rPr>
          <w:color w:val="FF8000"/>
        </w:rPr>
        <w:t>(</w:t>
      </w:r>
      <w:r w:rsidR="002C3845">
        <w:rPr>
          <w:u w:val="single"/>
        </w:rPr>
        <w:fldChar w:fldCharType="begin"/>
      </w:r>
      <w:r w:rsidR="002C3845">
        <w:rPr>
          <w:color w:val="FF8000"/>
        </w:rPr>
        <w:instrText xml:space="preserve"> REF SGL_NEW_BLOCK \h </w:instrText>
      </w:r>
      <w:r w:rsidR="00F8020D">
        <w:rPr>
          <w:u w:val="single"/>
        </w:rPr>
        <w:instrText xml:space="preserve"> \* MERGEFORMAT </w:instrText>
      </w:r>
      <w:r w:rsidR="002C3845">
        <w:rPr>
          <w:u w:val="single"/>
        </w:rPr>
      </w:r>
      <w:r w:rsidR="002C3845">
        <w:rPr>
          <w:u w:val="single"/>
        </w:rPr>
        <w:fldChar w:fldCharType="separate"/>
      </w:r>
      <w:r w:rsidR="00DE178B">
        <w:rPr>
          <w:rStyle w:val="aff1"/>
          <w:rFonts w:hint="eastAsia"/>
        </w:rPr>
        <w:t>SGL_NEW_BLOCK</w:t>
      </w:r>
      <w:r w:rsidR="002C3845">
        <w:rPr>
          <w:u w:val="single"/>
        </w:rPr>
        <w:fldChar w:fldCharType="end"/>
      </w:r>
      <w:r>
        <w:rPr>
          <w:color w:val="FF8000"/>
        </w:rPr>
        <w:t>,</w:t>
      </w:r>
    </w:p>
    <w:p w:rsidR="008D1CCB" w:rsidP="000431E0" w:rsidRDefault="008D1CCB">
      <w:pPr>
        <w:pStyle w:val="af7"/>
      </w:pPr>
      <w:r>
        <w:t xml:space="preserve">  </w:t>
      </w:r>
      <w:r w:rsidR="00F22AEA">
        <w:rPr>
          <w:rFonts w:hint="eastAsia"/>
        </w:rPr>
        <w:t xml:space="preserve">              </w:t>
      </w:r>
      <w:r>
        <w:t xml:space="preserve">               </w:t>
      </w:r>
      <w:r>
        <w:rPr>
          <w:rFonts w:hint="eastAsia"/>
        </w:rPr>
        <w:t xml:space="preserve"> </w:t>
      </w:r>
      <w:hyperlink w:history="1" w:anchor="CalculateZoneBorder">
        <w:r w:rsidRPr="008D1CCB">
          <w:rPr>
            <w:rStyle w:val="ac"/>
          </w:rPr>
          <w:t>TrackMap.CalculateZoneBorder</w:t>
        </w:r>
      </w:hyperlink>
      <w:r w:rsidRPr="008D1CCB">
        <w:t>(</w:t>
      </w:r>
      <w:hyperlink w:history="1" w:anchor="TrainFrontEnd">
        <w:r w:rsidRPr="0057086C" w:rsidR="0057086C">
          <w:rPr>
            <w:rStyle w:val="ac"/>
          </w:rPr>
          <w:t>TrainFrontEnd</w:t>
        </w:r>
      </w:hyperlink>
      <w:r w:rsidRPr="009D1FB6" w:rsidR="0057086C">
        <w:t>(k).Max</w:t>
      </w:r>
      <w:r w:rsidRPr="008D1CCB">
        <w:t xml:space="preserve">, </w:t>
      </w:r>
      <w:hyperlink w:history="1" w:anchor="X2EbApplied">
        <w:r w:rsidRPr="002561DA" w:rsidR="0057086C">
          <w:rPr>
            <w:rStyle w:val="ac"/>
            <w:rFonts w:hint="eastAsia"/>
          </w:rPr>
          <w:t>X2EbApplied</w:t>
        </w:r>
      </w:hyperlink>
      <w:r w:rsidRPr="009D1FB6" w:rsidR="0057086C">
        <w:t>(k)</w:t>
      </w:r>
      <w:r w:rsidRPr="008D1CCB">
        <w:t>)</w:t>
      </w:r>
      <w:r w:rsidR="00893186">
        <w:rPr>
          <w:color w:val="FF8000"/>
        </w:rPr>
        <w:t>,</w:t>
      </w:r>
    </w:p>
    <w:p w:rsidR="00893186" w:rsidP="000431E0" w:rsidRDefault="008D1CCB">
      <w:pPr>
        <w:pStyle w:val="af7"/>
      </w:pPr>
      <w:r>
        <w:t xml:space="preserve">                  </w:t>
      </w:r>
      <w:r w:rsidR="00F22AEA">
        <w:rPr>
          <w:rFonts w:hint="eastAsia"/>
        </w:rPr>
        <w:t xml:space="preserve">             </w:t>
      </w:r>
      <w:r w:rsidR="00893186">
        <w:t xml:space="preserve"> </w:t>
      </w:r>
      <w:r w:rsidR="00F22AEA">
        <w:rPr>
          <w:rFonts w:hint="eastAsia"/>
        </w:rPr>
        <w:t>ATPsetting.EOAmaxDistance</w:t>
      </w:r>
      <w:r w:rsidR="00893186">
        <w:rPr>
          <w:color w:val="FF8000"/>
        </w:rPr>
        <w:t>))</w:t>
      </w:r>
      <w:r w:rsidR="00893186">
        <w:t>:</w:t>
      </w:r>
    </w:p>
    <w:p w:rsidR="00893186" w:rsidP="000431E0" w:rsidRDefault="00893186">
      <w:pPr>
        <w:pStyle w:val="af7"/>
      </w:pPr>
      <w:r>
        <w:t xml:space="preserve">        </w:t>
      </w:r>
      <w:r w:rsidR="002C3845">
        <w:rPr>
          <w:rFonts w:hint="eastAsia"/>
        </w:rPr>
        <w:t>T</w:t>
      </w:r>
      <w:r w:rsidR="002C3845">
        <w:t xml:space="preserve">sr </w:t>
      </w:r>
      <w:r>
        <w:rPr>
          <w:color w:val="FF8000"/>
        </w:rPr>
        <w:t>=</w:t>
      </w:r>
      <w:r>
        <w:t xml:space="preserve"> </w:t>
      </w:r>
      <w:hyperlink w:history="1" w:anchor="TSRonBlock">
        <w:r w:rsidR="00C64E92">
          <w:rPr>
            <w:rStyle w:val="ac"/>
          </w:rPr>
          <w:t>TSRonBlock</w:t>
        </w:r>
      </w:hyperlink>
      <w:r>
        <w:rPr>
          <w:color w:val="FF8000"/>
        </w:rPr>
        <w:t>(</w:t>
      </w:r>
      <w:r w:rsidR="002C3845">
        <w:rPr>
          <w:rFonts w:hint="eastAsia"/>
        </w:rPr>
        <w:t>B</w:t>
      </w:r>
      <w:r w:rsidR="002C3845">
        <w:t>lk</w:t>
      </w:r>
      <w:r>
        <w:rPr>
          <w:color w:val="FF8000"/>
        </w:rPr>
        <w:t>,</w:t>
      </w:r>
      <w:r>
        <w:t xml:space="preserve"> </w:t>
      </w:r>
      <w:hyperlink w:history="1" w:anchor="TrainFrontOrientation">
        <w:r w:rsidR="0057086C">
          <w:rPr>
            <w:rStyle w:val="ac"/>
          </w:rPr>
          <w:t>TrainFrontOrientation</w:t>
        </w:r>
      </w:hyperlink>
      <w:r w:rsidRPr="0057086C" w:rsidR="0057086C">
        <w:t>(</w:t>
      </w:r>
      <w:r w:rsidR="0057086C">
        <w:t>k</w:t>
      </w:r>
      <w:r w:rsidRPr="0057086C" w:rsidR="0057086C">
        <w:t>)</w:t>
      </w:r>
      <w:r>
        <w:rPr>
          <w:color w:val="FF8000"/>
        </w:rPr>
        <w:t>,</w:t>
      </w:r>
      <w:r>
        <w:t xml:space="preserve"> k</w:t>
      </w:r>
      <w:r>
        <w:rPr>
          <w:color w:val="FF8000"/>
        </w:rPr>
        <w:t>)</w:t>
      </w:r>
    </w:p>
    <w:p w:rsidR="00893186" w:rsidP="000431E0" w:rsidRDefault="00893186">
      <w:pPr>
        <w:pStyle w:val="af7"/>
      </w:pPr>
      <w:r>
        <w:t xml:space="preserve">        if </w:t>
      </w:r>
      <w:r>
        <w:rPr>
          <w:color w:val="FF8000"/>
        </w:rPr>
        <w:t>(</w:t>
      </w:r>
      <w:r w:rsidRPr="00113E1C">
        <w:t>not</w:t>
      </w:r>
      <w:r>
        <w:t xml:space="preserve"> </w:t>
      </w:r>
      <w:hyperlink w:history="1" w:anchor="TSRcontrolInhibition">
        <w:r w:rsidR="00C64E92">
          <w:rPr>
            <w:rStyle w:val="ac"/>
          </w:rPr>
          <w:t>TSRcontrolInhibition</w:t>
        </w:r>
      </w:hyperlink>
      <w:r>
        <w:rPr>
          <w:color w:val="FF8000"/>
        </w:rPr>
        <w:t>(</w:t>
      </w:r>
      <w:r>
        <w:t>k</w:t>
      </w:r>
      <w:r>
        <w:rPr>
          <w:color w:val="FF8000"/>
        </w:rPr>
        <w:t>)</w:t>
      </w:r>
    </w:p>
    <w:p w:rsidR="00893186" w:rsidP="000431E0" w:rsidRDefault="00893186">
      <w:pPr>
        <w:pStyle w:val="af7"/>
      </w:pPr>
      <w:r>
        <w:t xml:space="preserve">            and </w:t>
      </w:r>
      <w:r w:rsidR="002C3845">
        <w:rPr>
          <w:rFonts w:hint="eastAsia"/>
        </w:rPr>
        <w:t>T</w:t>
      </w:r>
      <w:r w:rsidR="002C3845">
        <w:t xml:space="preserve">sr </w:t>
      </w:r>
      <w:r w:rsidRPr="00113E1C">
        <w:t>is</w:t>
      </w:r>
      <w:r>
        <w:t xml:space="preserve"> </w:t>
      </w:r>
      <w:r w:rsidRPr="00113E1C">
        <w:t>not</w:t>
      </w:r>
      <w:r>
        <w:t xml:space="preserve"> </w:t>
      </w:r>
      <w:r w:rsidRPr="00354FC4">
        <w:rPr>
          <w:rStyle w:val="aff1"/>
        </w:rPr>
        <w:t>None</w:t>
      </w:r>
    </w:p>
    <w:p w:rsidR="00893186" w:rsidP="000431E0" w:rsidRDefault="00893186">
      <w:pPr>
        <w:pStyle w:val="af7"/>
      </w:pPr>
      <w:r>
        <w:t xml:space="preserve">            and </w:t>
      </w:r>
      <w:hyperlink w:history="1" w:anchor="TrainEnergy">
        <w:r w:rsidR="00C64E92">
          <w:rPr>
            <w:rStyle w:val="ac"/>
          </w:rPr>
          <w:t>TrainEnergy</w:t>
        </w:r>
      </w:hyperlink>
      <w:r>
        <w:rPr>
          <w:color w:val="FF8000"/>
        </w:rPr>
        <w:t>(</w:t>
      </w:r>
      <w:r>
        <w:t>k</w:t>
      </w:r>
      <w:r>
        <w:rPr>
          <w:color w:val="FF8000"/>
        </w:rPr>
        <w:t>)</w:t>
      </w:r>
      <w:r>
        <w:t xml:space="preserve"> </w:t>
      </w:r>
      <w:r>
        <w:rPr>
          <w:color w:val="FF8000"/>
        </w:rPr>
        <w:t>&gt;</w:t>
      </w:r>
      <w:r w:rsidR="000013C4">
        <w:rPr>
          <w:rFonts w:hint="eastAsia"/>
          <w:color w:val="FF8000"/>
        </w:rPr>
        <w:t>=</w:t>
      </w:r>
      <w:r>
        <w:t xml:space="preserve"> </w:t>
      </w:r>
      <w:r>
        <w:rPr>
          <w:color w:val="FF8000"/>
        </w:rPr>
        <w:t>(</w:t>
      </w:r>
      <w:hyperlink w:history="1" w:anchor="pow">
        <w:r w:rsidRPr="00193A0C" w:rsidR="00EC49AE">
          <w:rPr>
            <w:rStyle w:val="ac"/>
          </w:rPr>
          <w:t>pow</w:t>
        </w:r>
      </w:hyperlink>
      <w:r>
        <w:rPr>
          <w:color w:val="FF8000"/>
        </w:rPr>
        <w:t>(</w:t>
      </w:r>
      <w:r w:rsidR="002C3845">
        <w:rPr>
          <w:rFonts w:hint="eastAsia"/>
        </w:rPr>
        <w:t>T</w:t>
      </w:r>
      <w:r w:rsidR="002C3845">
        <w:t>sr</w:t>
      </w:r>
      <w:r w:rsidR="00354F88">
        <w:t>.V</w:t>
      </w:r>
      <w:r>
        <w:t>alue</w:t>
      </w:r>
      <w:r>
        <w:rPr>
          <w:color w:val="FF8000"/>
        </w:rPr>
        <w:t>)</w:t>
      </w:r>
    </w:p>
    <w:p w:rsidR="00893186" w:rsidP="000431E0" w:rsidRDefault="00893186">
      <w:pPr>
        <w:pStyle w:val="af7"/>
      </w:pPr>
      <w:r>
        <w:t xml:space="preserve">                                 </w:t>
      </w:r>
      <w:r w:rsidR="003378AA">
        <w:rPr>
          <w:rFonts w:hint="eastAsia"/>
        </w:rPr>
        <w:t xml:space="preserve">     </w:t>
      </w:r>
      <w:r>
        <w:t xml:space="preserve"> </w:t>
      </w:r>
      <w:r>
        <w:rPr>
          <w:color w:val="FF8000"/>
        </w:rPr>
        <w:t>+</w:t>
      </w:r>
      <w:r>
        <w:t xml:space="preserve"> </w:t>
      </w:r>
      <w:r>
        <w:rPr>
          <w:color w:val="FF8000"/>
        </w:rPr>
        <w:t>(</w:t>
      </w:r>
      <w:hyperlink w:history="1" w:anchor="AccumulationPotentialEnergy">
        <w:r w:rsidRPr="003178D7">
          <w:rPr>
            <w:rStyle w:val="ac"/>
          </w:rPr>
          <w:t>Energy</w:t>
        </w:r>
        <w:r w:rsidRPr="003178D7" w:rsidR="00354F88">
          <w:rPr>
            <w:rStyle w:val="ac"/>
          </w:rPr>
          <w:t>.A</w:t>
        </w:r>
        <w:r w:rsidRPr="003178D7">
          <w:rPr>
            <w:rStyle w:val="ac"/>
          </w:rPr>
          <w:t>ccumulation</w:t>
        </w:r>
        <w:r w:rsidRPr="003178D7" w:rsidR="00354F88">
          <w:rPr>
            <w:rStyle w:val="ac"/>
          </w:rPr>
          <w:t>P</w:t>
        </w:r>
        <w:r w:rsidRPr="003178D7">
          <w:rPr>
            <w:rStyle w:val="ac"/>
          </w:rPr>
          <w:t>otential</w:t>
        </w:r>
        <w:r w:rsidRPr="003178D7" w:rsidR="00354F88">
          <w:rPr>
            <w:rStyle w:val="ac"/>
          </w:rPr>
          <w:t>E</w:t>
        </w:r>
        <w:r w:rsidRPr="003178D7">
          <w:rPr>
            <w:rStyle w:val="ac"/>
          </w:rPr>
          <w:t>nergy</w:t>
        </w:r>
      </w:hyperlink>
    </w:p>
    <w:p w:rsidRPr="008D1CCB" w:rsidR="008D1CCB" w:rsidP="000431E0" w:rsidRDefault="00893186">
      <w:pPr>
        <w:pStyle w:val="af7"/>
      </w:pPr>
      <w:r>
        <w:t xml:space="preserve">                             </w:t>
      </w:r>
      <w:r w:rsidR="003378AA">
        <w:rPr>
          <w:rFonts w:hint="eastAsia"/>
        </w:rPr>
        <w:t xml:space="preserve">     </w:t>
      </w:r>
      <w:r>
        <w:t xml:space="preserve">  </w:t>
      </w:r>
      <w:r w:rsidR="003378AA">
        <w:rPr>
          <w:rFonts w:hint="eastAsia"/>
        </w:rPr>
        <w:t xml:space="preserve"> </w:t>
      </w:r>
      <w:r>
        <w:t xml:space="preserve">      </w:t>
      </w:r>
      <w:r>
        <w:rPr>
          <w:color w:val="FF8000"/>
        </w:rPr>
        <w:t>(</w:t>
      </w:r>
      <w:hyperlink w:history="1" w:anchor="CalculateZoneBorder">
        <w:r w:rsidRPr="008D1CCB" w:rsidR="008D1CCB">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w:t>
      </w:r>
    </w:p>
    <w:p w:rsidR="008D1CCB" w:rsidP="000431E0" w:rsidRDefault="008D1CCB">
      <w:pPr>
        <w:pStyle w:val="af7"/>
      </w:pPr>
      <w:r w:rsidRPr="008D1CCB">
        <w:t xml:space="preserve">  </w:t>
      </w:r>
      <w:r w:rsidRPr="008D1CCB">
        <w:rPr>
          <w:rFonts w:hint="eastAsia"/>
        </w:rPr>
        <w:t xml:space="preserve">         </w:t>
      </w:r>
      <w:r w:rsidRPr="008D1CCB">
        <w:t xml:space="preserve">                  </w:t>
      </w:r>
      <w:r w:rsidR="003378AA">
        <w:rPr>
          <w:rFonts w:hint="eastAsia"/>
        </w:rPr>
        <w:t xml:space="preserve">      </w:t>
      </w:r>
      <w:r w:rsidRPr="008D1CCB">
        <w:t xml:space="preserve">                            </w:t>
      </w:r>
      <w:r>
        <w:rPr>
          <w:rFonts w:hint="eastAsia"/>
        </w:rPr>
        <w:t xml:space="preserve">                </w:t>
      </w:r>
      <w:hyperlink w:history="1" w:anchor="X2EbApplied">
        <w:r w:rsidRPr="002561DA" w:rsidR="0057086C">
          <w:rPr>
            <w:rStyle w:val="ac"/>
            <w:rFonts w:hint="eastAsia"/>
          </w:rPr>
          <w:t>X2EbApplied</w:t>
        </w:r>
      </w:hyperlink>
      <w:r w:rsidRPr="009D1FB6" w:rsidR="0057086C">
        <w:t>(k)</w:t>
      </w:r>
      <w:r w:rsidRPr="008D1CCB">
        <w:t>)</w:t>
      </w:r>
      <w:r w:rsidR="00893186">
        <w:rPr>
          <w:color w:val="FF8000"/>
        </w:rPr>
        <w:t>,</w:t>
      </w:r>
    </w:p>
    <w:p w:rsidR="00893186" w:rsidP="000431E0" w:rsidRDefault="008D1CCB">
      <w:pPr>
        <w:pStyle w:val="af7"/>
      </w:pPr>
      <w:r>
        <w:t xml:space="preserve">                                   </w:t>
      </w:r>
      <w:r w:rsidR="003378AA">
        <w:rPr>
          <w:rFonts w:hint="eastAsia"/>
        </w:rPr>
        <w:t xml:space="preserve"> </w:t>
      </w:r>
      <w:r>
        <w:t xml:space="preserve"> </w:t>
      </w:r>
      <w:r>
        <w:rPr>
          <w:rFonts w:hint="eastAsia"/>
        </w:rPr>
        <w:t xml:space="preserve">  </w:t>
      </w:r>
      <w:r w:rsidR="003378AA">
        <w:rPr>
          <w:rFonts w:hint="eastAsia"/>
        </w:rPr>
        <w:t xml:space="preserve">    </w:t>
      </w:r>
      <w:r w:rsidR="002C3845">
        <w:rPr>
          <w:rFonts w:hint="eastAsia"/>
        </w:rPr>
        <w:t>T</w:t>
      </w:r>
      <w:r w:rsidR="002C3845">
        <w:t>sr</w:t>
      </w:r>
      <w:r w:rsidR="00354F88">
        <w:t>.P</w:t>
      </w:r>
      <w:r w:rsidR="00893186">
        <w:t>osition</w:t>
      </w:r>
      <w:r w:rsidR="00893186">
        <w:rPr>
          <w:color w:val="FF8000"/>
        </w:rPr>
        <w:t>))))</w:t>
      </w:r>
      <w:r w:rsidR="00893186">
        <w:t>:</w:t>
      </w:r>
    </w:p>
    <w:p w:rsidR="00893186" w:rsidP="000431E0" w:rsidRDefault="00893186">
      <w:pPr>
        <w:pStyle w:val="af7"/>
      </w:pPr>
      <w:r>
        <w:t xml:space="preserve">            return </w:t>
      </w:r>
      <w:r w:rsidRPr="00354FC4">
        <w:rPr>
          <w:rStyle w:val="aff1"/>
        </w:rPr>
        <w:t>False</w:t>
      </w:r>
    </w:p>
    <w:p w:rsidR="00893186" w:rsidP="000431E0" w:rsidRDefault="00893186">
      <w:pPr>
        <w:pStyle w:val="af7"/>
      </w:pPr>
      <w:r>
        <w:t xml:space="preserve">        else:</w:t>
      </w:r>
    </w:p>
    <w:p w:rsidR="00893186" w:rsidP="000431E0" w:rsidRDefault="00893186">
      <w:pPr>
        <w:pStyle w:val="af7"/>
      </w:pPr>
      <w:r>
        <w:t xml:space="preserve">            continue</w:t>
      </w:r>
    </w:p>
    <w:p w:rsidR="00893186" w:rsidP="000431E0" w:rsidRDefault="00893186">
      <w:pPr>
        <w:pStyle w:val="af7"/>
      </w:pPr>
      <w:r>
        <w:t xml:space="preserve">    else:</w:t>
      </w:r>
    </w:p>
    <w:p w:rsidRPr="00735CD3" w:rsidR="00735CD3" w:rsidP="000431E0" w:rsidRDefault="00893186">
      <w:pPr>
        <w:pStyle w:val="af7"/>
      </w:pPr>
      <w:r>
        <w:t xml:space="preserve">        return </w:t>
      </w:r>
      <w:r w:rsidRPr="00354FC4">
        <w:rPr>
          <w:rStyle w:val="aff1"/>
        </w:rPr>
        <w:t>True</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157"/>
        </w:rPr>
      </w:pPr>
      <w:del w:author="常鸣" w:date="2014-07-03T14:27:00Z" w:id="8158">
        <w:r w:rsidDel="009328EA">
          <w:rPr>
            <w:rFonts w:hint="eastAsia"/>
          </w:rPr>
          <w:delText>#S</w:delText>
        </w:r>
      </w:del>
      <w:ins w:author="常鸣" w:date="2014-07-03T14:27:00Z" w:id="8159">
        <w:r w:rsidR="009328EA">
          <w:rPr>
            <w:rFonts w:hint="eastAsia"/>
          </w:rPr>
          <w:t>#Allocation=ATP Software</w:t>
        </w:r>
      </w:ins>
      <w:ins w:author="常鸣" w:date="2014-07-03T14:58:00Z" w:id="8160">
        <w:r w:rsidR="00AA7E12">
          <w:rPr>
            <w:rFonts w:hint="eastAsia"/>
          </w:rPr>
          <w:t>, Vital Embedded Setting</w:t>
        </w:r>
      </w:ins>
    </w:p>
    <w:p w:rsidR="00610A4C" w:rsidP="000C0D62" w:rsidRDefault="009328EA">
      <w:pPr>
        <w:pStyle w:val="ReqtifyAltQ"/>
      </w:pPr>
      <w:ins w:author="常鸣" w:date="2014-07-03T14:27:00Z" w:id="8161">
        <w:r>
          <w:rPr>
            <w:rFonts w:hint="eastAsia"/>
          </w:rPr>
          <w:t>#S</w:t>
        </w:r>
      </w:ins>
      <w:r w:rsidR="00610A4C">
        <w:rPr>
          <w:rFonts w:hint="eastAsia"/>
        </w:rPr>
        <w:t>ource=</w:t>
      </w:r>
      <w:r w:rsidR="00B71564">
        <w:rPr>
          <w:rFonts w:hint="eastAsia"/>
        </w:rPr>
        <w:t>[iTC_CC-SyAD-0285]</w:t>
      </w:r>
      <w:r w:rsidR="00231EA0">
        <w:rPr>
          <w:rFonts w:hint="eastAsia"/>
        </w:rPr>
        <w:t>,</w:t>
      </w:r>
      <w:r w:rsidRPr="00932CC9" w:rsidR="00932CC9">
        <w:rPr>
          <w:rFonts w:hint="eastAsia"/>
        </w:rPr>
        <w:t xml:space="preserve"> </w:t>
      </w:r>
      <w:r w:rsidR="00932CC9">
        <w:rPr>
          <w:rFonts w:hint="eastAsia"/>
        </w:rPr>
        <w:t>[iTC_CC-SyAD-0300],</w:t>
      </w:r>
      <w:r w:rsidRPr="00231EA0" w:rsidR="00231EA0">
        <w:rPr>
          <w:rFonts w:hint="eastAsia"/>
        </w:rPr>
        <w:t xml:space="preserve"> </w:t>
      </w:r>
      <w:r w:rsidR="00231EA0">
        <w:rPr>
          <w:rFonts w:hint="eastAsia"/>
        </w:rPr>
        <w:t>[iTC_CC-SyAD-0311],</w:t>
      </w:r>
      <w:r w:rsidRPr="00231EA0" w:rsidR="00231EA0">
        <w:rPr>
          <w:rFonts w:hint="eastAsia"/>
        </w:rPr>
        <w:t xml:space="preserve"> </w:t>
      </w:r>
      <w:r w:rsidR="00231EA0">
        <w:rPr>
          <w:rFonts w:hint="eastAsia"/>
        </w:rPr>
        <w:t>[iTC_CC-SyAD-0314],</w:t>
      </w:r>
      <w:r w:rsidRPr="006252D3" w:rsidR="006252D3">
        <w:rPr>
          <w:rFonts w:hint="eastAsia"/>
        </w:rPr>
        <w:t xml:space="preserve"> </w:t>
      </w:r>
      <w:r w:rsidRPr="002B683E" w:rsidR="006252D3">
        <w:rPr>
          <w:rFonts w:hint="eastAsia"/>
        </w:rPr>
        <w:t>[</w:t>
      </w:r>
      <w:r w:rsidRPr="002B683E" w:rsidR="006252D3">
        <w:t>iTC_CC-SyAD-</w:t>
      </w:r>
      <w:r w:rsidR="006252D3">
        <w:rPr>
          <w:rFonts w:hint="eastAsia"/>
        </w:rPr>
        <w:t>1310</w:t>
      </w:r>
      <w:r w:rsidRPr="002B683E" w:rsidR="006252D3">
        <w:rPr>
          <w:rFonts w:hint="eastAsia"/>
        </w:rPr>
        <w:t>]</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261]</w:t>
      </w:r>
    </w:p>
    <w:p w:rsidRPr="00735CD3" w:rsidR="00735CD3" w:rsidP="000C0D62" w:rsidRDefault="00610A4C">
      <w:pPr>
        <w:pStyle w:val="ReqtifyAltQ"/>
      </w:pPr>
      <w:r>
        <w:rPr>
          <w:rFonts w:hint="eastAsia"/>
        </w:rPr>
        <w:t>[End]</w:t>
      </w:r>
    </w:p>
    <w:p w:rsidR="006E7D3F" w:rsidP="00C93484" w:rsidRDefault="006E7D3F">
      <w:pPr>
        <w:pStyle w:val="Reqtify"/>
      </w:pPr>
    </w:p>
    <w:p w:rsidR="006E7D3F" w:rsidP="00C93484" w:rsidRDefault="006E7D3F">
      <w:pPr>
        <w:pStyle w:val="Reqtify"/>
      </w:pPr>
    </w:p>
    <w:p w:rsidR="005463DC" w:rsidP="0012674A" w:rsidRDefault="005463DC">
      <w:pPr>
        <w:pStyle w:val="4"/>
      </w:pPr>
      <w:r>
        <w:rPr>
          <w:rFonts w:hint="eastAsia"/>
        </w:rPr>
        <w:t>Track end</w:t>
      </w:r>
      <w:r w:rsidR="006A40EF">
        <w:rPr>
          <w:rFonts w:hint="eastAsia"/>
        </w:rPr>
        <w:t>s</w:t>
      </w:r>
    </w:p>
    <w:p w:rsidR="005463DC" w:rsidP="00C93484" w:rsidRDefault="005463DC">
      <w:pPr>
        <w:pStyle w:val="Reqtify"/>
      </w:pPr>
    </w:p>
    <w:p w:rsidR="00651851" w:rsidP="00C93484" w:rsidRDefault="00651851">
      <w:pPr>
        <w:pStyle w:val="Reqtify"/>
      </w:pPr>
      <w:r>
        <w:rPr>
          <w:rFonts w:hint="eastAsia"/>
        </w:rPr>
        <w:t>开放轨道终点</w:t>
      </w:r>
      <w:r w:rsidR="00987262">
        <w:rPr>
          <w:rFonts w:hint="eastAsia"/>
        </w:rPr>
        <w:t>：</w:t>
      </w:r>
    </w:p>
    <w:p w:rsidR="00DC168B" w:rsidP="00FA0FBB" w:rsidRDefault="00651851">
      <w:pPr>
        <w:pStyle w:val="AltX"/>
      </w:pPr>
      <w:r>
        <w:rPr>
          <w:rFonts w:hint="eastAsia"/>
        </w:rPr>
        <w:t>当位</w:t>
      </w:r>
      <w:r w:rsidR="006E7D3F">
        <w:rPr>
          <w:rFonts w:hint="eastAsia"/>
        </w:rPr>
        <w:t>于车头最大定位和</w:t>
      </w:r>
      <w:r w:rsidR="006724CD">
        <w:rPr>
          <w:rFonts w:hint="eastAsia"/>
        </w:rPr>
        <w:t>EB</w:t>
      </w:r>
      <w:r w:rsidR="006724CD">
        <w:rPr>
          <w:rFonts w:hint="eastAsia"/>
        </w:rPr>
        <w:t>实际施加位置</w:t>
      </w:r>
      <w:r w:rsidR="006E7D3F">
        <w:rPr>
          <w:rFonts w:hint="eastAsia"/>
        </w:rPr>
        <w:t>之间时，</w:t>
      </w:r>
      <w:r w:rsidR="006E7D3F">
        <w:rPr>
          <w:rFonts w:hint="eastAsia"/>
        </w:rPr>
        <w:t>ATP</w:t>
      </w:r>
      <w:r w:rsidR="006E7D3F">
        <w:rPr>
          <w:rFonts w:hint="eastAsia"/>
        </w:rPr>
        <w:t>需将其作为安全速度限制区域处理，其限速值为</w:t>
      </w:r>
      <w:r w:rsidR="006E7D3F">
        <w:rPr>
          <w:rFonts w:hint="eastAsia"/>
        </w:rPr>
        <w:t>0</w:t>
      </w:r>
      <w:r>
        <w:rPr>
          <w:rFonts w:hint="eastAsia"/>
        </w:rPr>
        <w:t>；</w:t>
      </w:r>
    </w:p>
    <w:p w:rsidR="006E7D3F" w:rsidP="00FA0FBB" w:rsidRDefault="00651851">
      <w:pPr>
        <w:pStyle w:val="AltX"/>
      </w:pPr>
      <w:r>
        <w:rPr>
          <w:rFonts w:hint="eastAsia"/>
        </w:rPr>
        <w:t>当位于</w:t>
      </w:r>
      <w:r>
        <w:rPr>
          <w:rFonts w:hint="eastAsia"/>
        </w:rPr>
        <w:t>EBA</w:t>
      </w:r>
      <w:r>
        <w:rPr>
          <w:rFonts w:hint="eastAsia"/>
        </w:rPr>
        <w:t>点下游时</w:t>
      </w:r>
      <w:r w:rsidRPr="00651851">
        <w:rPr>
          <w:rFonts w:hint="eastAsia"/>
        </w:rPr>
        <w:t>，作为安全限制点</w:t>
      </w:r>
      <w:r w:rsidR="00DC168B">
        <w:rPr>
          <w:rFonts w:hint="eastAsia"/>
        </w:rPr>
        <w:t>，限速为</w:t>
      </w:r>
      <w:r w:rsidR="00DC168B">
        <w:rPr>
          <w:rFonts w:hint="eastAsia"/>
        </w:rPr>
        <w:t>0</w:t>
      </w:r>
      <w:r w:rsidR="00DC168B">
        <w:rPr>
          <w:rFonts w:hint="eastAsia"/>
        </w:rPr>
        <w:t>。</w:t>
      </w:r>
    </w:p>
    <w:p w:rsidR="006E7D3F" w:rsidP="00C93484" w:rsidRDefault="006E7D3F">
      <w:pPr>
        <w:pStyle w:val="Reqtify"/>
      </w:pPr>
    </w:p>
    <w:p w:rsidRPr="00735CD3" w:rsidR="00735CD3" w:rsidP="00735CD3" w:rsidRDefault="00735CD3">
      <w:pPr>
        <w:pStyle w:val="ReqtifyAltR"/>
      </w:pPr>
      <w:r w:rsidRPr="00735CD3">
        <w:t>[iTC_CC_ATP-SwRS</w:t>
      </w:r>
      <w:r w:rsidRPr="00735CD3">
        <w:rPr>
          <w:rFonts w:hint="eastAsia"/>
        </w:rPr>
        <w:t>-06</w:t>
      </w:r>
      <w:r w:rsidR="00655979">
        <w:rPr>
          <w:rFonts w:hint="eastAsia"/>
        </w:rPr>
        <w:t>97</w:t>
      </w:r>
      <w:r w:rsidRPr="00735CD3">
        <w:rPr>
          <w:rFonts w:hint="eastAsia"/>
        </w:rPr>
        <w:t>]</w:t>
      </w:r>
    </w:p>
    <w:p w:rsidRPr="00735CD3" w:rsidR="00735CD3" w:rsidP="00C93484" w:rsidRDefault="00735CD3">
      <w:pPr>
        <w:pStyle w:val="Reqtify"/>
      </w:pPr>
      <w:bookmarkStart w:name="ZoneVSLnotExceedOTE" w:id="8162"/>
      <w:r w:rsidRPr="00735CD3">
        <w:rPr>
          <w:rStyle w:val="aff2"/>
        </w:rPr>
        <w:t>ZoneVSLnotExceedOTE</w:t>
      </w:r>
      <w:bookmarkEnd w:id="8162"/>
      <w:r w:rsidRPr="00735CD3">
        <w:rPr>
          <w:rFonts w:hint="eastAsia"/>
        </w:rPr>
        <w:t>，</w:t>
      </w:r>
      <w:r w:rsidRPr="00735CD3">
        <w:rPr>
          <w:rFonts w:hint="eastAsia"/>
        </w:rPr>
        <w:t>Open track end</w:t>
      </w:r>
      <w:r w:rsidRPr="00735CD3">
        <w:rPr>
          <w:rFonts w:hint="eastAsia"/>
        </w:rPr>
        <w:t>作为区域型限速的情形</w:t>
      </w:r>
    </w:p>
    <w:p w:rsidR="000F6968" w:rsidP="000431E0" w:rsidRDefault="000F6968">
      <w:pPr>
        <w:pStyle w:val="af7"/>
      </w:pPr>
      <w:r>
        <w:t>def ZoneVSLnotExceedOTE</w:t>
      </w:r>
      <w:r w:rsidRPr="00086F6D">
        <w:t>(</w:t>
      </w:r>
      <w:r>
        <w:t>k</w:t>
      </w:r>
      <w:r w:rsidRPr="00086F6D">
        <w:t>)</w:t>
      </w:r>
      <w:r>
        <w:t>:</w:t>
      </w:r>
    </w:p>
    <w:p w:rsidR="000F6968" w:rsidP="000431E0" w:rsidRDefault="000F6968">
      <w:pPr>
        <w:pStyle w:val="af7"/>
      </w:pPr>
      <w:r>
        <w:t xml:space="preserve">    if </w:t>
      </w:r>
      <w:r w:rsidRPr="00086F6D">
        <w:t>(</w:t>
      </w:r>
      <w:hyperlink w:history="1" w:anchor="ExistSingularityInZone">
        <w:r w:rsidRPr="00647875" w:rsidR="00C64E92">
          <w:rPr>
            <w:rStyle w:val="ac"/>
            <w:b/>
            <w:bCs/>
            <w:iCs/>
          </w:rPr>
          <w:t>TrackMap</w:t>
        </w:r>
        <w:r w:rsidRPr="00647875" w:rsidR="00354F88">
          <w:rPr>
            <w:rStyle w:val="ac"/>
          </w:rPr>
          <w:t>.</w:t>
        </w:r>
        <w:r w:rsidRPr="00647875" w:rsidR="008E31D0">
          <w:rPr>
            <w:rStyle w:val="ac"/>
          </w:rPr>
          <w:t>ExistSingularityInZone</w:t>
        </w:r>
      </w:hyperlink>
      <w:r w:rsidRPr="00086F6D">
        <w:t>(</w:t>
      </w:r>
      <w:r>
        <w:rPr>
          <w:u w:val="single"/>
        </w:rPr>
        <w:t>SGL_OPEN_TRACK_END</w:t>
      </w:r>
      <w:r w:rsidRPr="00086F6D">
        <w:t>,</w:t>
      </w:r>
      <w:r>
        <w:t xml:space="preserve"> </w:t>
      </w:r>
      <w:hyperlink w:history="1" w:anchor="TrainFrontLocation">
        <w:r w:rsidR="0095165D">
          <w:rPr>
            <w:rStyle w:val="ac"/>
          </w:rPr>
          <w:t>TrainFrontLocation</w:t>
        </w:r>
      </w:hyperlink>
      <w:r w:rsidRPr="00086F6D">
        <w:t>(</w:t>
      </w:r>
      <w:r>
        <w:t>k</w:t>
      </w:r>
      <w:r w:rsidRPr="00086F6D">
        <w:t>)</w:t>
      </w:r>
      <w:r w:rsidR="00354F88">
        <w:t>.M</w:t>
      </w:r>
      <w:r>
        <w:t>ax</w:t>
      </w:r>
      <w:r w:rsidRPr="00086F6D">
        <w:t>,</w:t>
      </w:r>
    </w:p>
    <w:p w:rsidR="000F6968" w:rsidP="000431E0" w:rsidRDefault="008D1CCB">
      <w:pPr>
        <w:pStyle w:val="af7"/>
      </w:pPr>
      <w:r>
        <w:t xml:space="preserve">   </w:t>
      </w:r>
      <w:r w:rsidR="00647875">
        <w:rPr>
          <w:rFonts w:hint="eastAsia"/>
        </w:rPr>
        <w:t xml:space="preserve">                        </w:t>
      </w:r>
      <w:r>
        <w:t xml:space="preserve">       </w:t>
      </w:r>
      <w:r w:rsidR="00647875">
        <w:rPr>
          <w:rFonts w:hint="eastAsia"/>
        </w:rPr>
        <w:t xml:space="preserve">             </w:t>
      </w:r>
      <w:hyperlink w:history="1" w:anchor="X2EbApplied">
        <w:r w:rsidRPr="002561DA" w:rsidR="0057086C">
          <w:rPr>
            <w:rStyle w:val="ac"/>
            <w:rFonts w:hint="eastAsia"/>
          </w:rPr>
          <w:t>X2EbApplied</w:t>
        </w:r>
      </w:hyperlink>
      <w:r w:rsidRPr="009D1FB6" w:rsidR="0057086C">
        <w:t>(k)</w:t>
      </w:r>
      <w:r w:rsidRPr="00C377D1" w:rsidR="000F6968">
        <w:rPr>
          <w:color w:val="FF8000"/>
        </w:rPr>
        <w:t>)</w:t>
      </w:r>
      <w:r w:rsidR="00647875">
        <w:rPr>
          <w:rFonts w:hint="eastAsia"/>
        </w:rPr>
        <w:t xml:space="preserve"> </w:t>
      </w:r>
      <w:r w:rsidR="000F6968">
        <w:t xml:space="preserve">is </w:t>
      </w:r>
      <w:r w:rsidRPr="00113E1C" w:rsidR="000F6968">
        <w:t>not</w:t>
      </w:r>
      <w:r w:rsidR="000F6968">
        <w:t xml:space="preserve"> </w:t>
      </w:r>
      <w:r w:rsidRPr="00354FC4" w:rsidR="000F6968">
        <w:rPr>
          <w:rStyle w:val="aff1"/>
        </w:rPr>
        <w:t>None</w:t>
      </w:r>
      <w:r w:rsidRPr="008D1CCB">
        <w:rPr>
          <w:rFonts w:hint="eastAsia"/>
        </w:rPr>
        <w:t>)</w:t>
      </w:r>
      <w:r w:rsidRPr="00561D0A" w:rsidR="000F6968">
        <w:t>)</w:t>
      </w:r>
      <w:r w:rsidR="000F6968">
        <w:t>:</w:t>
      </w:r>
    </w:p>
    <w:p w:rsidR="000F6968" w:rsidP="000431E0" w:rsidRDefault="000F6968">
      <w:pPr>
        <w:pStyle w:val="af7"/>
      </w:pPr>
      <w:r>
        <w:t xml:space="preserve">        return </w:t>
      </w:r>
      <w:r w:rsidRPr="00354FC4">
        <w:rPr>
          <w:rStyle w:val="aff1"/>
        </w:rPr>
        <w:t>False</w:t>
      </w:r>
    </w:p>
    <w:p w:rsidR="000F6968" w:rsidP="000431E0" w:rsidRDefault="000F6968">
      <w:pPr>
        <w:pStyle w:val="af7"/>
      </w:pPr>
      <w:r>
        <w:t xml:space="preserve">    else: </w:t>
      </w:r>
    </w:p>
    <w:p w:rsidRPr="00735CD3" w:rsidR="00735CD3" w:rsidP="000431E0" w:rsidRDefault="000F6968">
      <w:pPr>
        <w:pStyle w:val="af7"/>
      </w:pPr>
      <w:r>
        <w:t xml:space="preserve">        return </w:t>
      </w:r>
      <w:r w:rsidRPr="00354FC4">
        <w:rPr>
          <w:rStyle w:val="aff1"/>
        </w:rPr>
        <w:t>True</w:t>
      </w:r>
    </w:p>
    <w:p w:rsidR="00610A4C" w:rsidP="000C0D62" w:rsidRDefault="00610A4C">
      <w:pPr>
        <w:pStyle w:val="ReqtifyAltQ"/>
      </w:pPr>
      <w:r>
        <w:rPr>
          <w:rFonts w:hint="eastAsia"/>
        </w:rPr>
        <w:lastRenderedPageBreak/>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163"/>
        </w:rPr>
      </w:pPr>
      <w:del w:author="常鸣" w:date="2014-07-03T14:27:00Z" w:id="8164">
        <w:r w:rsidDel="009328EA">
          <w:rPr>
            <w:rFonts w:hint="eastAsia"/>
          </w:rPr>
          <w:delText>#S</w:delText>
        </w:r>
      </w:del>
      <w:ins w:author="常鸣" w:date="2014-07-03T14:27:00Z" w:id="8165">
        <w:r w:rsidR="009328EA">
          <w:rPr>
            <w:rFonts w:hint="eastAsia"/>
          </w:rPr>
          <w:t>#Allocation=ATP Software</w:t>
        </w:r>
      </w:ins>
      <w:ins w:author="常鸣" w:date="2014-07-03T14:58:00Z" w:id="8166">
        <w:r w:rsidR="00AA7E12">
          <w:rPr>
            <w:rFonts w:hint="eastAsia"/>
          </w:rPr>
          <w:t>, Vital Embedded Setting</w:t>
        </w:r>
      </w:ins>
    </w:p>
    <w:p w:rsidR="00610A4C" w:rsidP="000C0D62" w:rsidRDefault="009328EA">
      <w:pPr>
        <w:pStyle w:val="ReqtifyAltQ"/>
      </w:pPr>
      <w:ins w:author="常鸣" w:date="2014-07-03T14:27:00Z" w:id="8167">
        <w:r>
          <w:rPr>
            <w:rFonts w:hint="eastAsia"/>
          </w:rPr>
          <w:t>#S</w:t>
        </w:r>
      </w:ins>
      <w:r w:rsidR="00610A4C">
        <w:rPr>
          <w:rFonts w:hint="eastAsia"/>
        </w:rPr>
        <w:t>ource=</w:t>
      </w:r>
      <w:r w:rsidR="00932CC9">
        <w:rPr>
          <w:rFonts w:hint="eastAsia"/>
        </w:rPr>
        <w:t>[iTC_CC-SyAD-0300], [iTC_CC-SyAD-0304]</w:t>
      </w:r>
      <w:r w:rsidR="005E5A04">
        <w:rPr>
          <w:rFonts w:hint="eastAsia"/>
        </w:rPr>
        <w:t>,</w:t>
      </w:r>
      <w:r w:rsidRPr="005E5A04" w:rsidR="005E5A04">
        <w:t xml:space="preserve"> </w:t>
      </w:r>
      <w:r w:rsidR="005E5A04">
        <w:rPr>
          <w:rFonts w:hint="eastAsia"/>
        </w:rPr>
        <w:t>[</w:t>
      </w:r>
      <w:r w:rsidRPr="005E5A04" w:rsidR="005E5A04">
        <w:t>iTC_CC_ATP_SwHA-0258</w:t>
      </w:r>
      <w:r w:rsidR="005E5A04">
        <w:rPr>
          <w:rFonts w:hint="eastAsia"/>
        </w:rPr>
        <w:t>]</w:t>
      </w:r>
    </w:p>
    <w:p w:rsidRPr="00735CD3" w:rsidR="00735CD3" w:rsidP="000C0D62" w:rsidRDefault="00610A4C">
      <w:pPr>
        <w:pStyle w:val="ReqtifyAltQ"/>
      </w:pPr>
      <w:r>
        <w:rPr>
          <w:rFonts w:hint="eastAsia"/>
        </w:rPr>
        <w:t>[End]</w:t>
      </w:r>
    </w:p>
    <w:p w:rsidRPr="00735CD3" w:rsidR="00735CD3" w:rsidP="00C93484" w:rsidRDefault="00735CD3">
      <w:pPr>
        <w:pStyle w:val="Reqtify"/>
      </w:pPr>
    </w:p>
    <w:p w:rsidRPr="00735CD3" w:rsidR="00735CD3" w:rsidP="00C93484" w:rsidRDefault="00735CD3">
      <w:pPr>
        <w:pStyle w:val="Reqtify"/>
      </w:pPr>
    </w:p>
    <w:p w:rsidRPr="00735CD3" w:rsidR="00735CD3" w:rsidP="00735CD3" w:rsidRDefault="00735CD3">
      <w:pPr>
        <w:pStyle w:val="ReqtifyAltR"/>
      </w:pPr>
      <w:r w:rsidRPr="00735CD3">
        <w:t>[iTC_CC_ATP-SwRS</w:t>
      </w:r>
      <w:r w:rsidRPr="00735CD3">
        <w:rPr>
          <w:rFonts w:hint="eastAsia"/>
        </w:rPr>
        <w:t>-06</w:t>
      </w:r>
      <w:r w:rsidR="00655979">
        <w:rPr>
          <w:rFonts w:hint="eastAsia"/>
        </w:rPr>
        <w:t>98</w:t>
      </w:r>
      <w:r w:rsidRPr="00735CD3">
        <w:rPr>
          <w:rFonts w:hint="eastAsia"/>
        </w:rPr>
        <w:t>]</w:t>
      </w:r>
    </w:p>
    <w:p w:rsidRPr="00735CD3" w:rsidR="00735CD3" w:rsidP="00C93484" w:rsidRDefault="00735CD3">
      <w:pPr>
        <w:pStyle w:val="Reqtify"/>
      </w:pPr>
      <w:bookmarkStart w:name="PointVSLnotExceedOTE" w:id="8168"/>
      <w:r w:rsidRPr="00735CD3">
        <w:rPr>
          <w:rStyle w:val="aff2"/>
        </w:rPr>
        <w:t>PointVSLnotExceedOTE</w:t>
      </w:r>
      <w:bookmarkEnd w:id="8168"/>
      <w:r w:rsidRPr="00735CD3">
        <w:rPr>
          <w:rFonts w:hint="eastAsia"/>
        </w:rPr>
        <w:t>，</w:t>
      </w:r>
      <w:r w:rsidRPr="00735CD3">
        <w:rPr>
          <w:rFonts w:hint="eastAsia"/>
        </w:rPr>
        <w:t>Open track end</w:t>
      </w:r>
      <w:r w:rsidRPr="00735CD3">
        <w:rPr>
          <w:rFonts w:hint="eastAsia"/>
        </w:rPr>
        <w:t>作为点型限速的情形</w:t>
      </w:r>
    </w:p>
    <w:p w:rsidR="000F6968" w:rsidP="000431E0" w:rsidRDefault="000F6968">
      <w:pPr>
        <w:pStyle w:val="af7"/>
      </w:pPr>
      <w:r>
        <w:t>def PointVSLnotExceedOTE</w:t>
      </w:r>
      <w:r w:rsidRPr="00086F6D">
        <w:t>(</w:t>
      </w:r>
      <w:r>
        <w:t>k</w:t>
      </w:r>
      <w:r w:rsidRPr="00086F6D">
        <w:t>)</w:t>
      </w:r>
      <w:r>
        <w:t>:</w:t>
      </w:r>
    </w:p>
    <w:p w:rsidR="001332DD" w:rsidP="000431E0" w:rsidRDefault="001332DD">
      <w:pPr>
        <w:pStyle w:val="af7"/>
      </w:pPr>
      <w:r>
        <w:t xml:space="preserve">    </w:t>
      </w:r>
      <w:r>
        <w:rPr>
          <w:rFonts w:hint="eastAsia"/>
        </w:rPr>
        <w:t xml:space="preserve"> Ote = (</w:t>
      </w:r>
      <w:hyperlink w:history="1" w:anchor="TrackMap">
        <w:r w:rsidRPr="001332DD">
          <w:rPr>
            <w:rStyle w:val="ac"/>
          </w:rPr>
          <w:t>TrackMap</w:t>
        </w:r>
      </w:hyperlink>
      <w:r>
        <w:t>.</w:t>
      </w:r>
      <w:hyperlink w:history="1" w:anchor="ExistSingularityInZone">
        <w:r>
          <w:rPr>
            <w:rStyle w:val="ac"/>
          </w:rPr>
          <w:t>ExistSingularityInZone</w:t>
        </w:r>
      </w:hyperlink>
      <w:r w:rsidRPr="001332DD">
        <w:t>(</w:t>
      </w:r>
      <w:r>
        <w:t>SGL_OPEN_TRACK_END</w:t>
      </w:r>
      <w:r w:rsidRPr="001332DD">
        <w:t>,</w:t>
      </w:r>
    </w:p>
    <w:p w:rsidR="001332DD" w:rsidP="000431E0" w:rsidRDefault="001332DD">
      <w:pPr>
        <w:pStyle w:val="af7"/>
      </w:pPr>
      <w:r>
        <w:t xml:space="preserve">  </w:t>
      </w:r>
      <w:r w:rsidR="00647875">
        <w:rPr>
          <w:rFonts w:hint="eastAsia"/>
        </w:rPr>
        <w:t xml:space="preserve">                  </w:t>
      </w:r>
      <w:r>
        <w:t xml:space="preserve">            </w:t>
      </w:r>
      <w:hyperlink w:history="1" w:anchor="CalculateZoneBorder">
        <w:r w:rsidRPr="008D1CCB">
          <w:rPr>
            <w:rStyle w:val="ac"/>
          </w:rPr>
          <w:t>TrackMap.CalculateZoneBorder</w:t>
        </w:r>
      </w:hyperlink>
      <w:r w:rsidRPr="008D1CCB">
        <w:t>(</w:t>
      </w:r>
      <w:hyperlink w:history="1" w:anchor="TrainFrontEnd">
        <w:r w:rsidRPr="0057086C" w:rsidR="0057086C">
          <w:rPr>
            <w:rStyle w:val="ac"/>
          </w:rPr>
          <w:t>TrainFrontEnd</w:t>
        </w:r>
      </w:hyperlink>
      <w:r w:rsidRPr="009D1FB6" w:rsidR="0057086C">
        <w:t>(k).Max</w:t>
      </w:r>
      <w:r w:rsidRPr="008D1CCB">
        <w:t xml:space="preserve">, </w:t>
      </w:r>
      <w:hyperlink w:history="1" w:anchor="X2EbApplied">
        <w:r w:rsidRPr="002561DA" w:rsidR="0057086C">
          <w:rPr>
            <w:rStyle w:val="ac"/>
            <w:rFonts w:hint="eastAsia"/>
          </w:rPr>
          <w:t>X2EbApplied</w:t>
        </w:r>
      </w:hyperlink>
      <w:r w:rsidRPr="009D1FB6" w:rsidR="0057086C">
        <w:t>(k)</w:t>
      </w:r>
      <w:r w:rsidRPr="008D1CCB">
        <w:t>)</w:t>
      </w:r>
      <w:r w:rsidRPr="001332DD">
        <w:t>,</w:t>
      </w:r>
    </w:p>
    <w:p w:rsidR="001332DD" w:rsidP="000431E0" w:rsidRDefault="001332DD">
      <w:pPr>
        <w:pStyle w:val="af7"/>
      </w:pPr>
      <w:r>
        <w:t xml:space="preserve"> </w:t>
      </w:r>
      <w:r w:rsidR="00647875">
        <w:rPr>
          <w:rFonts w:hint="eastAsia"/>
        </w:rPr>
        <w:t xml:space="preserve">                               </w:t>
      </w:r>
      <w:hyperlink w:history="1" w:anchor="ATPsetting">
        <w:r w:rsidR="00647875">
          <w:rPr>
            <w:rStyle w:val="ac"/>
          </w:rPr>
          <w:t>ATPsetting</w:t>
        </w:r>
      </w:hyperlink>
      <w:r w:rsidR="00647875">
        <w:t>.</w:t>
      </w:r>
      <w:r w:rsidRPr="007F33AE" w:rsidR="00647875">
        <w:t>EOAmaxDistance</w:t>
      </w:r>
      <w:r w:rsidRPr="001332DD">
        <w:t>)</w:t>
      </w:r>
    </w:p>
    <w:p w:rsidRPr="008D1CCB" w:rsidR="000F6968" w:rsidP="000431E0" w:rsidRDefault="000F6968">
      <w:pPr>
        <w:pStyle w:val="af7"/>
      </w:pPr>
      <w:r>
        <w:t xml:space="preserve">    if </w:t>
      </w:r>
      <w:r w:rsidRPr="00086F6D">
        <w:t>(</w:t>
      </w:r>
      <w:r w:rsidR="001332DD">
        <w:rPr>
          <w:rFonts w:hint="eastAsia"/>
        </w:rPr>
        <w:t xml:space="preserve">Ote </w:t>
      </w:r>
      <w:r>
        <w:t xml:space="preserve">is </w:t>
      </w:r>
      <w:r w:rsidRPr="00113E1C">
        <w:t>not</w:t>
      </w:r>
      <w:r>
        <w:t xml:space="preserve"> </w:t>
      </w:r>
      <w:r w:rsidRPr="00354FC4">
        <w:rPr>
          <w:rStyle w:val="aff1"/>
        </w:rPr>
        <w:t>None</w:t>
      </w:r>
      <w:r w:rsidRPr="008D1CCB" w:rsidR="008D1CCB">
        <w:rPr>
          <w:rFonts w:hint="eastAsia"/>
        </w:rPr>
        <w:t>)</w:t>
      </w:r>
    </w:p>
    <w:p w:rsidR="000F6968" w:rsidP="000431E0" w:rsidRDefault="000F6968">
      <w:pPr>
        <w:pStyle w:val="af7"/>
      </w:pPr>
      <w:r>
        <w:t xml:space="preserve">        and </w:t>
      </w:r>
      <w:hyperlink w:history="1" w:anchor="TrainEnergy">
        <w:r w:rsidR="00C64E92">
          <w:rPr>
            <w:rStyle w:val="ac"/>
          </w:rPr>
          <w:t>TrainEnergy</w:t>
        </w:r>
      </w:hyperlink>
      <w:r w:rsidRPr="00086F6D">
        <w:t>(</w:t>
      </w:r>
      <w:r>
        <w:t>k</w:t>
      </w:r>
      <w:r w:rsidRPr="00086F6D">
        <w:t>)</w:t>
      </w:r>
      <w:r>
        <w:t xml:space="preserve"> </w:t>
      </w:r>
      <w:r w:rsidRPr="00086F6D">
        <w:t>&gt;</w:t>
      </w:r>
      <w:r w:rsidRPr="00086F6D" w:rsidR="000013C4">
        <w:rPr>
          <w:rFonts w:hint="eastAsia"/>
        </w:rPr>
        <w:t>=</w:t>
      </w:r>
      <w:r>
        <w:t xml:space="preserve"> </w:t>
      </w:r>
      <w:r w:rsidRPr="00086F6D">
        <w:t>(</w:t>
      </w:r>
      <w:hyperlink w:history="1" w:anchor="AccumulationPotentialEnergy">
        <w:r w:rsidRPr="002307BC" w:rsidR="002307BC">
          <w:rPr>
            <w:rStyle w:val="ac"/>
          </w:rPr>
          <w:t>Energy.AccumulationPotentialEnergy</w:t>
        </w:r>
      </w:hyperlink>
    </w:p>
    <w:p w:rsidRPr="008D1CCB" w:rsidR="008D1CCB" w:rsidP="000431E0" w:rsidRDefault="000F6968">
      <w:pPr>
        <w:pStyle w:val="af7"/>
      </w:pPr>
      <w:r>
        <w:t xml:space="preserve">                             </w:t>
      </w:r>
      <w:r w:rsidR="008D1CCB">
        <w:rPr>
          <w:rFonts w:hint="eastAsia"/>
        </w:rPr>
        <w:t xml:space="preserve">    </w:t>
      </w:r>
      <w:r w:rsidR="003378AA">
        <w:rPr>
          <w:rFonts w:hint="eastAsia"/>
        </w:rPr>
        <w:t xml:space="preserve"> </w:t>
      </w:r>
      <w:r>
        <w:t xml:space="preserve"> </w:t>
      </w:r>
      <w:r w:rsidRPr="00561D0A">
        <w:t>(</w:t>
      </w:r>
      <w:hyperlink w:history="1" w:anchor="CalculateZoneBorder">
        <w:r w:rsidRPr="008D1CCB" w:rsidR="001332DD">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w:t>
      </w:r>
    </w:p>
    <w:p w:rsidR="001332DD" w:rsidP="000431E0" w:rsidRDefault="008D1CCB">
      <w:pPr>
        <w:pStyle w:val="af7"/>
      </w:pPr>
      <w:r w:rsidRPr="008D1CCB">
        <w:t xml:space="preserve">  </w:t>
      </w:r>
      <w:r w:rsidRPr="008D1CCB">
        <w:rPr>
          <w:rFonts w:hint="eastAsia"/>
        </w:rPr>
        <w:t xml:space="preserve">         </w:t>
      </w:r>
      <w:r w:rsidRPr="008D1CCB">
        <w:t xml:space="preserve">                      </w:t>
      </w:r>
      <w:r w:rsidR="003378AA">
        <w:rPr>
          <w:rFonts w:hint="eastAsia"/>
        </w:rPr>
        <w:t xml:space="preserve"> </w:t>
      </w:r>
      <w:r w:rsidRPr="008D1CCB">
        <w:t xml:space="preserve">                        </w:t>
      </w:r>
      <w:r>
        <w:rPr>
          <w:rFonts w:hint="eastAsia"/>
        </w:rPr>
        <w:t xml:space="preserve">             </w:t>
      </w:r>
      <w:hyperlink w:history="1" w:anchor="X2EbApplied">
        <w:r w:rsidRPr="002561DA" w:rsidR="0057086C">
          <w:rPr>
            <w:rStyle w:val="ac"/>
            <w:rFonts w:hint="eastAsia"/>
          </w:rPr>
          <w:t>X2EbApplied</w:t>
        </w:r>
      </w:hyperlink>
      <w:r w:rsidRPr="009D1FB6" w:rsidR="0057086C">
        <w:t>(k)</w:t>
      </w:r>
      <w:r w:rsidRPr="008D1CCB">
        <w:t>)</w:t>
      </w:r>
      <w:r w:rsidRPr="00561D0A" w:rsidR="000F6968">
        <w:t>,</w:t>
      </w:r>
    </w:p>
    <w:p w:rsidR="000F6968" w:rsidP="000431E0" w:rsidRDefault="000F6968">
      <w:pPr>
        <w:pStyle w:val="af7"/>
      </w:pPr>
      <w:r>
        <w:t xml:space="preserve"> </w:t>
      </w:r>
      <w:r w:rsidR="001332DD">
        <w:rPr>
          <w:rFonts w:hint="eastAsia"/>
        </w:rPr>
        <w:t xml:space="preserve">                                </w:t>
      </w:r>
      <w:r w:rsidR="003378AA">
        <w:rPr>
          <w:rFonts w:hint="eastAsia"/>
        </w:rPr>
        <w:t xml:space="preserve"> </w:t>
      </w:r>
      <w:r w:rsidR="001332DD">
        <w:rPr>
          <w:rFonts w:hint="eastAsia"/>
        </w:rPr>
        <w:t xml:space="preserve">  Ote</w:t>
      </w:r>
      <w:r w:rsidR="00354F88">
        <w:t>.L</w:t>
      </w:r>
      <w:r>
        <w:t>ocation</w:t>
      </w:r>
      <w:r w:rsidRPr="00561D0A">
        <w:t>)))</w:t>
      </w:r>
      <w:r>
        <w:t>:</w:t>
      </w:r>
    </w:p>
    <w:p w:rsidR="000F6968" w:rsidP="000431E0" w:rsidRDefault="000F6968">
      <w:pPr>
        <w:pStyle w:val="af7"/>
      </w:pPr>
      <w:r>
        <w:t xml:space="preserve">        return </w:t>
      </w:r>
      <w:r w:rsidRPr="00354FC4">
        <w:rPr>
          <w:rStyle w:val="aff1"/>
        </w:rPr>
        <w:t>False</w:t>
      </w:r>
    </w:p>
    <w:p w:rsidR="000F6968" w:rsidP="000431E0" w:rsidRDefault="000F6968">
      <w:pPr>
        <w:pStyle w:val="af7"/>
      </w:pPr>
      <w:r>
        <w:t xml:space="preserve">    else:</w:t>
      </w:r>
    </w:p>
    <w:p w:rsidRPr="00735CD3" w:rsidR="00735CD3" w:rsidP="000431E0" w:rsidRDefault="000F6968">
      <w:pPr>
        <w:pStyle w:val="af7"/>
      </w:pPr>
      <w:r>
        <w:t xml:space="preserve">        return </w:t>
      </w:r>
      <w:r w:rsidRPr="00354FC4">
        <w:rPr>
          <w:rStyle w:val="aff1"/>
        </w:rPr>
        <w:t>True</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169"/>
        </w:rPr>
      </w:pPr>
      <w:del w:author="常鸣" w:date="2014-07-03T14:27:00Z" w:id="8170">
        <w:r w:rsidDel="009328EA">
          <w:rPr>
            <w:rFonts w:hint="eastAsia"/>
          </w:rPr>
          <w:delText>#S</w:delText>
        </w:r>
      </w:del>
      <w:ins w:author="常鸣" w:date="2014-07-03T14:27:00Z" w:id="8171">
        <w:r w:rsidR="009328EA">
          <w:rPr>
            <w:rFonts w:hint="eastAsia"/>
          </w:rPr>
          <w:t>#Allocation=ATP Software</w:t>
        </w:r>
      </w:ins>
      <w:ins w:author="常鸣" w:date="2014-07-03T14:58:00Z" w:id="8172">
        <w:r w:rsidR="00AA7E12">
          <w:rPr>
            <w:rFonts w:hint="eastAsia"/>
          </w:rPr>
          <w:t>, Vital Embedded Setting</w:t>
        </w:r>
      </w:ins>
    </w:p>
    <w:p w:rsidR="00610A4C" w:rsidP="000C0D62" w:rsidRDefault="009328EA">
      <w:pPr>
        <w:pStyle w:val="ReqtifyAltQ"/>
      </w:pPr>
      <w:ins w:author="常鸣" w:date="2014-07-03T14:27:00Z" w:id="8173">
        <w:r>
          <w:rPr>
            <w:rFonts w:hint="eastAsia"/>
          </w:rPr>
          <w:t>#S</w:t>
        </w:r>
      </w:ins>
      <w:r w:rsidR="00610A4C">
        <w:rPr>
          <w:rFonts w:hint="eastAsia"/>
        </w:rPr>
        <w:t>ource=</w:t>
      </w:r>
      <w:r w:rsidR="00932CC9">
        <w:rPr>
          <w:rFonts w:hint="eastAsia"/>
        </w:rPr>
        <w:t xml:space="preserve">[iTC_CC-SyAD-0300], [iTC_CC-SyAD-0304], </w:t>
      </w:r>
      <w:r w:rsidR="00231EA0">
        <w:rPr>
          <w:rFonts w:hint="eastAsia"/>
        </w:rPr>
        <w:t>[iTC_CC-SyAD-0311], [iTC_CC-SyAD-0314]</w:t>
      </w:r>
      <w:r w:rsidR="005E5A04">
        <w:rPr>
          <w:rFonts w:hint="eastAsia"/>
        </w:rPr>
        <w:t>,</w:t>
      </w:r>
      <w:r w:rsidRPr="005E5A04" w:rsidR="005E5A04">
        <w:t xml:space="preserve"> </w:t>
      </w:r>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rPr>
          <w:rFonts w:hint="eastAsia"/>
        </w:rPr>
        <w:t>[End]</w:t>
      </w:r>
    </w:p>
    <w:p w:rsidRPr="002F2D99" w:rsidR="002F2D99" w:rsidP="00C93484" w:rsidRDefault="002F2D99">
      <w:pPr>
        <w:pStyle w:val="Reqtify"/>
      </w:pPr>
    </w:p>
    <w:p w:rsidR="006E7D3F" w:rsidP="00C93484" w:rsidRDefault="006E7D3F">
      <w:pPr>
        <w:pStyle w:val="Reqtify"/>
      </w:pPr>
    </w:p>
    <w:p w:rsidR="00651851" w:rsidP="00C93484" w:rsidRDefault="00651851">
      <w:pPr>
        <w:pStyle w:val="Reqtify"/>
      </w:pPr>
      <w:r>
        <w:rPr>
          <w:rFonts w:hint="eastAsia"/>
        </w:rPr>
        <w:t>封闭轨道终点</w:t>
      </w:r>
      <w:r w:rsidRPr="00651851">
        <w:rPr>
          <w:rFonts w:hint="eastAsia"/>
        </w:rPr>
        <w:t>：</w:t>
      </w:r>
    </w:p>
    <w:p w:rsidR="00DC168B" w:rsidP="00FA0FBB" w:rsidRDefault="00651851">
      <w:pPr>
        <w:pStyle w:val="AltX"/>
      </w:pPr>
      <w:r>
        <w:rPr>
          <w:rFonts w:hint="eastAsia"/>
        </w:rPr>
        <w:t>当</w:t>
      </w:r>
      <w:r w:rsidR="006E7D3F">
        <w:rPr>
          <w:rFonts w:hint="eastAsia"/>
        </w:rPr>
        <w:t>位于车头最大定位和</w:t>
      </w:r>
      <w:r w:rsidR="006724CD">
        <w:rPr>
          <w:rFonts w:hint="eastAsia"/>
        </w:rPr>
        <w:t>EB</w:t>
      </w:r>
      <w:r w:rsidR="006724CD">
        <w:rPr>
          <w:rFonts w:hint="eastAsia"/>
        </w:rPr>
        <w:t>实际施加位置</w:t>
      </w:r>
      <w:r w:rsidR="006E7D3F">
        <w:rPr>
          <w:rFonts w:hint="eastAsia"/>
        </w:rPr>
        <w:t>之间时，</w:t>
      </w:r>
      <w:r w:rsidR="006E7D3F">
        <w:rPr>
          <w:rFonts w:hint="eastAsia"/>
        </w:rPr>
        <w:t>ATP</w:t>
      </w:r>
      <w:r w:rsidR="006E7D3F">
        <w:rPr>
          <w:rFonts w:hint="eastAsia"/>
        </w:rPr>
        <w:t>需将其作为安全速度限制区域处理，其限速值为该奇点的属性值</w:t>
      </w:r>
      <w:r w:rsidR="006E7D3F">
        <w:rPr>
          <w:rFonts w:hint="eastAsia"/>
        </w:rPr>
        <w:t>.</w:t>
      </w:r>
      <w:r>
        <w:rPr>
          <w:rFonts w:hint="eastAsia"/>
        </w:rPr>
        <w:t>；</w:t>
      </w:r>
    </w:p>
    <w:p w:rsidR="00DC168B" w:rsidP="00FA0FBB" w:rsidRDefault="00651851">
      <w:pPr>
        <w:pStyle w:val="AltX"/>
      </w:pPr>
      <w:r>
        <w:rPr>
          <w:rFonts w:hint="eastAsia"/>
        </w:rPr>
        <w:t>当位于</w:t>
      </w:r>
      <w:r>
        <w:rPr>
          <w:rFonts w:hint="eastAsia"/>
        </w:rPr>
        <w:t>EBA</w:t>
      </w:r>
      <w:r>
        <w:rPr>
          <w:rFonts w:hint="eastAsia"/>
        </w:rPr>
        <w:t>下游时，作为安全限速点，</w:t>
      </w:r>
      <w:r w:rsidR="00DC168B">
        <w:rPr>
          <w:rFonts w:hint="eastAsia"/>
        </w:rPr>
        <w:t>其限速为线路地图中描述的值。</w:t>
      </w:r>
    </w:p>
    <w:p w:rsidR="006E7D3F" w:rsidP="00C93484" w:rsidRDefault="006E7D3F">
      <w:pPr>
        <w:pStyle w:val="Reqtify"/>
      </w:pPr>
    </w:p>
    <w:p w:rsidRPr="00735CD3" w:rsidR="00735CD3" w:rsidP="00735CD3" w:rsidRDefault="00735CD3">
      <w:pPr>
        <w:pStyle w:val="ReqtifyAltR"/>
      </w:pPr>
      <w:r w:rsidRPr="00735CD3">
        <w:t>[iTC_CC_ATP-SwRS</w:t>
      </w:r>
      <w:r w:rsidRPr="00735CD3">
        <w:rPr>
          <w:rFonts w:hint="eastAsia"/>
        </w:rPr>
        <w:t>-06</w:t>
      </w:r>
      <w:r w:rsidR="00655979">
        <w:rPr>
          <w:rFonts w:hint="eastAsia"/>
        </w:rPr>
        <w:t>99</w:t>
      </w:r>
      <w:r w:rsidRPr="00735CD3">
        <w:rPr>
          <w:rFonts w:hint="eastAsia"/>
        </w:rPr>
        <w:t>]</w:t>
      </w:r>
    </w:p>
    <w:p w:rsidRPr="00735CD3" w:rsidR="00735CD3" w:rsidP="00C93484" w:rsidRDefault="00735CD3">
      <w:pPr>
        <w:pStyle w:val="Reqtify"/>
      </w:pPr>
      <w:bookmarkStart w:name="ZoneVSLnotExceedCTE" w:id="8174"/>
      <w:r w:rsidRPr="00735CD3">
        <w:rPr>
          <w:rStyle w:val="aff2"/>
        </w:rPr>
        <w:t>ZoneVSLnotExceedCTE</w:t>
      </w:r>
      <w:bookmarkEnd w:id="8174"/>
      <w:r w:rsidRPr="00735CD3">
        <w:rPr>
          <w:rFonts w:hint="eastAsia"/>
        </w:rPr>
        <w:t>，</w:t>
      </w:r>
      <w:r w:rsidRPr="00735CD3">
        <w:rPr>
          <w:rFonts w:hint="eastAsia"/>
        </w:rPr>
        <w:t>Close track end</w:t>
      </w:r>
      <w:r w:rsidRPr="00735CD3">
        <w:rPr>
          <w:rFonts w:hint="eastAsia"/>
        </w:rPr>
        <w:t>作为区域型限速的情形</w:t>
      </w:r>
    </w:p>
    <w:p w:rsidR="000F6968" w:rsidP="000431E0" w:rsidRDefault="000F6968">
      <w:pPr>
        <w:pStyle w:val="af7"/>
      </w:pPr>
      <w:r>
        <w:t>def ZoneVSLnotExceedCTE</w:t>
      </w:r>
      <w:r w:rsidRPr="00086F6D">
        <w:t>(</w:t>
      </w:r>
      <w:r>
        <w:t>k</w:t>
      </w:r>
      <w:r w:rsidRPr="00086F6D">
        <w:t>)</w:t>
      </w:r>
      <w:r>
        <w:t>:</w:t>
      </w:r>
    </w:p>
    <w:p w:rsidR="000F6968" w:rsidP="000431E0" w:rsidRDefault="000F6968">
      <w:pPr>
        <w:pStyle w:val="af7"/>
      </w:pPr>
      <w:r>
        <w:t xml:space="preserve">    cte </w:t>
      </w:r>
      <w:r w:rsidRPr="00561D0A">
        <w:t>=</w:t>
      </w:r>
      <w:r>
        <w:t xml:space="preserve"> </w:t>
      </w:r>
      <w:r w:rsidRPr="00561D0A">
        <w:t>(</w:t>
      </w:r>
      <w:hyperlink w:history="1" w:anchor="TrackMap">
        <w:r w:rsidR="00C64E92">
          <w:rPr>
            <w:rStyle w:val="ac"/>
            <w:b/>
            <w:bCs/>
            <w:iCs/>
          </w:rPr>
          <w:t>TrackMap</w:t>
        </w:r>
      </w:hyperlink>
      <w:r w:rsidR="00354F88">
        <w:t>.</w:t>
      </w:r>
      <w:hyperlink w:history="1" w:anchor="ExistSingularityInZone">
        <w:r w:rsidR="008E31D0">
          <w:rPr>
            <w:rStyle w:val="ac"/>
          </w:rPr>
          <w:t>ExistSingularityInZone</w:t>
        </w:r>
      </w:hyperlink>
      <w:r w:rsidRPr="00561D0A">
        <w:t>(</w:t>
      </w:r>
      <w:r w:rsidR="000013C4">
        <w:rPr>
          <w:rStyle w:val="aff1"/>
        </w:rPr>
        <w:fldChar w:fldCharType="begin"/>
      </w:r>
      <w:r w:rsidR="000013C4">
        <w:rPr>
          <w:rStyle w:val="aff1"/>
        </w:rPr>
        <w:instrText xml:space="preserve"> REF SGL_CLOSE_TRACK_END \h </w:instrText>
      </w:r>
      <w:r w:rsidR="000013C4">
        <w:rPr>
          <w:rStyle w:val="aff1"/>
        </w:rPr>
      </w:r>
      <w:r w:rsidR="000013C4">
        <w:rPr>
          <w:rStyle w:val="aff1"/>
        </w:rPr>
        <w:fldChar w:fldCharType="separate"/>
      </w:r>
      <w:r w:rsidRPr="00190111" w:rsidR="00DE178B">
        <w:rPr>
          <w:rStyle w:val="aff1"/>
        </w:rPr>
        <w:t>SGL_CLOSE_TRACK_END</w:t>
      </w:r>
      <w:r w:rsidR="000013C4">
        <w:rPr>
          <w:rStyle w:val="aff1"/>
        </w:rPr>
        <w:fldChar w:fldCharType="end"/>
      </w:r>
      <w:r w:rsidRPr="00561D0A">
        <w:t>,</w:t>
      </w:r>
      <w:r>
        <w:t xml:space="preserve"> </w:t>
      </w:r>
      <w:hyperlink w:history="1" w:anchor="TrainFrontLocation">
        <w:r w:rsidR="0095165D">
          <w:rPr>
            <w:rStyle w:val="ac"/>
          </w:rPr>
          <w:t>TrainFrontLocation</w:t>
        </w:r>
      </w:hyperlink>
      <w:r w:rsidRPr="00561D0A">
        <w:t>(</w:t>
      </w:r>
      <w:r>
        <w:t>k</w:t>
      </w:r>
      <w:r w:rsidRPr="00561D0A">
        <w:t>)</w:t>
      </w:r>
      <w:r w:rsidR="00354F88">
        <w:t>.M</w:t>
      </w:r>
      <w:r>
        <w:t>ax</w:t>
      </w:r>
      <w:r w:rsidRPr="00561D0A">
        <w:t>,</w:t>
      </w:r>
    </w:p>
    <w:p w:rsidR="000F6968" w:rsidP="000431E0" w:rsidRDefault="000F6968">
      <w:pPr>
        <w:pStyle w:val="af7"/>
      </w:pPr>
      <w:r>
        <w:t xml:space="preserve">            </w:t>
      </w:r>
      <w:r w:rsidR="00647875">
        <w:rPr>
          <w:rFonts w:hint="eastAsia"/>
        </w:rPr>
        <w:t xml:space="preserve">                                       </w:t>
      </w:r>
      <w:hyperlink w:history="1" w:anchor="X2EbApplied">
        <w:r w:rsidRPr="002561DA" w:rsidR="0057086C">
          <w:rPr>
            <w:rStyle w:val="ac"/>
            <w:rFonts w:hint="eastAsia"/>
          </w:rPr>
          <w:t>X2EbApplied</w:t>
        </w:r>
      </w:hyperlink>
      <w:r w:rsidRPr="009D1FB6" w:rsidR="0057086C">
        <w:t>(k)</w:t>
      </w:r>
      <w:r w:rsidRPr="00561D0A">
        <w:t>))</w:t>
      </w:r>
    </w:p>
    <w:p w:rsidR="000F6968" w:rsidP="000431E0" w:rsidRDefault="000F6968">
      <w:pPr>
        <w:pStyle w:val="af7"/>
      </w:pPr>
      <w:r>
        <w:t xml:space="preserve">    if </w:t>
      </w:r>
      <w:r w:rsidRPr="00086F6D">
        <w:t>(</w:t>
      </w:r>
      <w:r>
        <w:t xml:space="preserve">cte </w:t>
      </w:r>
      <w:r w:rsidRPr="00113E1C">
        <w:t>is</w:t>
      </w:r>
      <w:r>
        <w:t xml:space="preserve"> </w:t>
      </w:r>
      <w:r w:rsidRPr="00113E1C">
        <w:t>not</w:t>
      </w:r>
      <w:r>
        <w:t xml:space="preserve"> </w:t>
      </w:r>
      <w:r w:rsidRPr="00354FC4">
        <w:rPr>
          <w:rStyle w:val="aff1"/>
        </w:rPr>
        <w:t>None</w:t>
      </w:r>
    </w:p>
    <w:p w:rsidR="000F6968" w:rsidP="000431E0" w:rsidRDefault="000F6968">
      <w:pPr>
        <w:pStyle w:val="af7"/>
      </w:pPr>
      <w:r>
        <w:t xml:space="preserve">        and </w:t>
      </w:r>
      <w:hyperlink w:history="1" w:anchor="TrainEnergy">
        <w:r w:rsidR="00C64E92">
          <w:rPr>
            <w:rStyle w:val="ac"/>
          </w:rPr>
          <w:t>TrainEnergy</w:t>
        </w:r>
      </w:hyperlink>
      <w:r w:rsidRPr="00086F6D">
        <w:t>(</w:t>
      </w:r>
      <w:r>
        <w:t>k</w:t>
      </w:r>
      <w:r w:rsidRPr="00086F6D">
        <w:t>)</w:t>
      </w:r>
      <w:r>
        <w:t xml:space="preserve"> </w:t>
      </w:r>
      <w:r w:rsidRPr="00086F6D">
        <w:t>&gt;</w:t>
      </w:r>
      <w:r w:rsidRPr="00086F6D" w:rsidR="000013C4">
        <w:rPr>
          <w:rFonts w:hint="eastAsia"/>
        </w:rPr>
        <w:t>=</w:t>
      </w:r>
      <w:r>
        <w:t xml:space="preserve"> </w:t>
      </w:r>
      <w:hyperlink w:history="1" w:anchor="pow">
        <w:r w:rsidRPr="00193A0C" w:rsidR="00EC49AE">
          <w:rPr>
            <w:rStyle w:val="ac"/>
          </w:rPr>
          <w:t>pow</w:t>
        </w:r>
      </w:hyperlink>
      <w:r w:rsidRPr="00086F6D">
        <w:t>(</w:t>
      </w:r>
      <w:r>
        <w:t>cte</w:t>
      </w:r>
      <w:r w:rsidR="00354F88">
        <w:t>.S</w:t>
      </w:r>
      <w:r>
        <w:t>peed</w:t>
      </w:r>
      <w:r w:rsidR="00354F88">
        <w:t>L</w:t>
      </w:r>
      <w:r>
        <w:t>imit</w:t>
      </w:r>
      <w:r w:rsidRPr="00086F6D">
        <w:t>))</w:t>
      </w:r>
      <w:r>
        <w:t>:</w:t>
      </w:r>
    </w:p>
    <w:p w:rsidR="000F6968" w:rsidP="000431E0" w:rsidRDefault="000F6968">
      <w:pPr>
        <w:pStyle w:val="af7"/>
      </w:pPr>
      <w:r>
        <w:t xml:space="preserve">        return </w:t>
      </w:r>
      <w:r w:rsidRPr="00354FC4">
        <w:rPr>
          <w:rStyle w:val="aff1"/>
        </w:rPr>
        <w:t>False</w:t>
      </w:r>
    </w:p>
    <w:p w:rsidR="000F6968" w:rsidP="000431E0" w:rsidRDefault="000F6968">
      <w:pPr>
        <w:pStyle w:val="af7"/>
      </w:pPr>
      <w:r>
        <w:lastRenderedPageBreak/>
        <w:t xml:space="preserve">    else: </w:t>
      </w:r>
    </w:p>
    <w:p w:rsidRPr="00735CD3" w:rsidR="00735CD3" w:rsidP="000431E0" w:rsidRDefault="000F6968">
      <w:pPr>
        <w:pStyle w:val="af7"/>
      </w:pPr>
      <w:r>
        <w:t xml:space="preserve">        return </w:t>
      </w:r>
      <w:r w:rsidRPr="00354FC4">
        <w:rPr>
          <w:rStyle w:val="aff1"/>
        </w:rPr>
        <w:t>True</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175"/>
        </w:rPr>
      </w:pPr>
      <w:del w:author="常鸣" w:date="2014-07-03T14:27:00Z" w:id="8176">
        <w:r w:rsidDel="009328EA">
          <w:rPr>
            <w:rFonts w:hint="eastAsia"/>
          </w:rPr>
          <w:delText>#S</w:delText>
        </w:r>
      </w:del>
      <w:ins w:author="常鸣" w:date="2014-07-03T14:27:00Z" w:id="8177">
        <w:r w:rsidR="009328EA">
          <w:rPr>
            <w:rFonts w:hint="eastAsia"/>
          </w:rPr>
          <w:t>#Allocation=ATP Software</w:t>
        </w:r>
      </w:ins>
      <w:ins w:author="常鸣" w:date="2014-07-03T14:59:00Z" w:id="8178">
        <w:r w:rsidR="00AA7E12">
          <w:rPr>
            <w:rFonts w:hint="eastAsia"/>
          </w:rPr>
          <w:t>, Vital Embedded Setting</w:t>
        </w:r>
      </w:ins>
    </w:p>
    <w:p w:rsidR="00610A4C" w:rsidP="000C0D62" w:rsidRDefault="009328EA">
      <w:pPr>
        <w:pStyle w:val="ReqtifyAltQ"/>
      </w:pPr>
      <w:ins w:author="常鸣" w:date="2014-07-03T14:27:00Z" w:id="8179">
        <w:r>
          <w:rPr>
            <w:rFonts w:hint="eastAsia"/>
          </w:rPr>
          <w:t>#S</w:t>
        </w:r>
      </w:ins>
      <w:r w:rsidR="00610A4C">
        <w:rPr>
          <w:rFonts w:hint="eastAsia"/>
        </w:rPr>
        <w:t>ource=</w:t>
      </w:r>
      <w:r w:rsidR="00932CC9">
        <w:rPr>
          <w:rFonts w:hint="eastAsia"/>
        </w:rPr>
        <w:t>[iTC_CC-SyAD-0300],</w:t>
      </w:r>
      <w:r w:rsidRPr="00735CD3" w:rsidR="00932CC9">
        <w:t xml:space="preserve"> </w:t>
      </w:r>
      <w:r w:rsidRPr="00735CD3" w:rsidR="00B71564">
        <w:t>[</w:t>
      </w:r>
      <w:r w:rsidR="00B71564">
        <w:t>iTC</w:t>
      </w:r>
      <w:r w:rsidRPr="00735CD3" w:rsidR="00B71564">
        <w:t>_CC-Sy</w:t>
      </w:r>
      <w:r w:rsidR="00B71564">
        <w:rPr>
          <w:rFonts w:hint="eastAsia"/>
        </w:rPr>
        <w:t>AD</w:t>
      </w:r>
      <w:r w:rsidRPr="00735CD3" w:rsidR="00B71564">
        <w:t>-</w:t>
      </w:r>
      <w:r w:rsidR="00B71564">
        <w:rPr>
          <w:rFonts w:hint="eastAsia"/>
        </w:rPr>
        <w:t>1033</w:t>
      </w:r>
      <w:r w:rsidRPr="00735CD3" w:rsidR="00B71564">
        <w:t>]</w:t>
      </w:r>
      <w:r w:rsidR="005E5A04">
        <w:rPr>
          <w:rFonts w:hint="eastAsia"/>
        </w:rPr>
        <w:t>,</w:t>
      </w:r>
      <w:r w:rsidRPr="005E5A04" w:rsidR="005E5A04">
        <w:t xml:space="preserve"> </w:t>
      </w:r>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rPr>
          <w:rFonts w:hint="eastAsia"/>
        </w:rPr>
        <w:t>[End]</w:t>
      </w:r>
    </w:p>
    <w:p w:rsidRPr="00735CD3" w:rsidR="00735CD3" w:rsidP="00C93484" w:rsidRDefault="00735CD3">
      <w:pPr>
        <w:pStyle w:val="Reqtify"/>
      </w:pPr>
    </w:p>
    <w:p w:rsidRPr="00735CD3" w:rsidR="00735CD3" w:rsidP="00C93484" w:rsidRDefault="00735CD3">
      <w:pPr>
        <w:pStyle w:val="Reqtify"/>
      </w:pPr>
    </w:p>
    <w:p w:rsidRPr="00735CD3" w:rsidR="00735CD3" w:rsidP="00735CD3" w:rsidRDefault="00735CD3">
      <w:pPr>
        <w:pStyle w:val="ReqtifyAltR"/>
      </w:pPr>
      <w:r w:rsidRPr="00735CD3">
        <w:t>[iTC_CC_ATP-SwRS</w:t>
      </w:r>
      <w:r w:rsidR="00655979">
        <w:rPr>
          <w:rFonts w:hint="eastAsia"/>
        </w:rPr>
        <w:t>-0700</w:t>
      </w:r>
      <w:r w:rsidRPr="00735CD3">
        <w:rPr>
          <w:rFonts w:hint="eastAsia"/>
        </w:rPr>
        <w:t>]</w:t>
      </w:r>
    </w:p>
    <w:p w:rsidRPr="00735CD3" w:rsidR="00735CD3" w:rsidP="00C93484" w:rsidRDefault="00735CD3">
      <w:pPr>
        <w:pStyle w:val="Reqtify"/>
      </w:pPr>
      <w:bookmarkStart w:name="PointVSLnotExceedCTE" w:id="8180"/>
      <w:r w:rsidRPr="00735CD3">
        <w:rPr>
          <w:rStyle w:val="aff2"/>
        </w:rPr>
        <w:t>PointVSLnotExceedCTE</w:t>
      </w:r>
      <w:bookmarkEnd w:id="8180"/>
      <w:r w:rsidRPr="00735CD3">
        <w:rPr>
          <w:rFonts w:hint="eastAsia"/>
        </w:rPr>
        <w:t>，</w:t>
      </w:r>
      <w:r w:rsidRPr="00735CD3">
        <w:rPr>
          <w:rFonts w:hint="eastAsia"/>
        </w:rPr>
        <w:t>Close track end</w:t>
      </w:r>
      <w:r w:rsidRPr="00735CD3">
        <w:rPr>
          <w:rFonts w:hint="eastAsia"/>
        </w:rPr>
        <w:t>作为点型限速的情形</w:t>
      </w:r>
    </w:p>
    <w:p w:rsidR="000F6968" w:rsidP="000431E0" w:rsidRDefault="000F6968">
      <w:pPr>
        <w:pStyle w:val="af7"/>
      </w:pPr>
      <w:r>
        <w:t>def PointVSLnotExceedCTE</w:t>
      </w:r>
      <w:r w:rsidRPr="00561D0A">
        <w:t>(</w:t>
      </w:r>
      <w:r>
        <w:t>k</w:t>
      </w:r>
      <w:r w:rsidRPr="00561D0A">
        <w:t>)</w:t>
      </w:r>
      <w:r>
        <w:t>:</w:t>
      </w:r>
    </w:p>
    <w:p w:rsidR="000F6968" w:rsidP="000431E0" w:rsidRDefault="000F6968">
      <w:pPr>
        <w:pStyle w:val="af7"/>
      </w:pPr>
      <w:r>
        <w:t xml:space="preserve">    cte </w:t>
      </w:r>
      <w:r w:rsidRPr="00561D0A">
        <w:t>=</w:t>
      </w:r>
      <w:r>
        <w:t xml:space="preserve"> </w:t>
      </w:r>
      <w:r w:rsidRPr="00561D0A">
        <w:t>(</w:t>
      </w:r>
      <w:hyperlink w:history="1" w:anchor="TrackMap">
        <w:r w:rsidR="00C64E92">
          <w:rPr>
            <w:rStyle w:val="ac"/>
            <w:b/>
            <w:bCs/>
            <w:iCs/>
          </w:rPr>
          <w:t>TrackMap</w:t>
        </w:r>
      </w:hyperlink>
      <w:r w:rsidR="00354F88">
        <w:t>.</w:t>
      </w:r>
      <w:hyperlink w:history="1" w:anchor="ExistSingularityInZone">
        <w:r w:rsidR="008E31D0">
          <w:rPr>
            <w:rStyle w:val="ac"/>
          </w:rPr>
          <w:t>ExistSingularityInZone</w:t>
        </w:r>
      </w:hyperlink>
      <w:r w:rsidRPr="00561D0A">
        <w:t>(</w:t>
      </w:r>
      <w:r w:rsidR="000013C4">
        <w:rPr>
          <w:rStyle w:val="aff1"/>
        </w:rPr>
        <w:fldChar w:fldCharType="begin"/>
      </w:r>
      <w:r w:rsidR="000013C4">
        <w:rPr>
          <w:rStyle w:val="aff1"/>
        </w:rPr>
        <w:instrText xml:space="preserve"> REF SGL_CLOSE_TRACK_END \h </w:instrText>
      </w:r>
      <w:r w:rsidR="000013C4">
        <w:rPr>
          <w:rStyle w:val="aff1"/>
        </w:rPr>
      </w:r>
      <w:r w:rsidR="000013C4">
        <w:rPr>
          <w:rStyle w:val="aff1"/>
        </w:rPr>
        <w:fldChar w:fldCharType="separate"/>
      </w:r>
      <w:r w:rsidRPr="00190111" w:rsidR="00DE178B">
        <w:rPr>
          <w:rStyle w:val="aff1"/>
        </w:rPr>
        <w:t>SGL_CLOSE_TRACK_END</w:t>
      </w:r>
      <w:r w:rsidR="000013C4">
        <w:rPr>
          <w:rStyle w:val="aff1"/>
        </w:rPr>
        <w:fldChar w:fldCharType="end"/>
      </w:r>
      <w:r w:rsidRPr="00561D0A">
        <w:t>,</w:t>
      </w:r>
    </w:p>
    <w:p w:rsidR="008D1CCB" w:rsidP="000431E0" w:rsidRDefault="000F6968">
      <w:pPr>
        <w:pStyle w:val="af7"/>
      </w:pPr>
      <w:r>
        <w:t xml:space="preserve">   </w:t>
      </w:r>
      <w:r w:rsidR="00647875">
        <w:rPr>
          <w:rFonts w:hint="eastAsia"/>
        </w:rPr>
        <w:t xml:space="preserve">                    </w:t>
      </w:r>
      <w:r>
        <w:t xml:space="preserve">        </w:t>
      </w:r>
      <w:r w:rsidR="001332DD">
        <w:rPr>
          <w:rFonts w:hint="eastAsia"/>
        </w:rPr>
        <w:t xml:space="preserve"> </w:t>
      </w:r>
      <w:hyperlink w:history="1" w:anchor="CalculateZoneBorder">
        <w:r w:rsidRPr="008D1CCB" w:rsidR="001332DD">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 xml:space="preserve">, </w:t>
      </w:r>
      <w:hyperlink w:history="1" w:anchor="X2EbApplied">
        <w:r w:rsidRPr="002561DA" w:rsidR="0057086C">
          <w:rPr>
            <w:rStyle w:val="ac"/>
            <w:rFonts w:hint="eastAsia"/>
          </w:rPr>
          <w:t>X2EbApplied</w:t>
        </w:r>
      </w:hyperlink>
      <w:r w:rsidRPr="009D1FB6" w:rsidR="0057086C">
        <w:t>(k)</w:t>
      </w:r>
      <w:r w:rsidRPr="008D1CCB" w:rsidR="008D1CCB">
        <w:t>)</w:t>
      </w:r>
      <w:r w:rsidRPr="00561D0A">
        <w:t>,</w:t>
      </w:r>
    </w:p>
    <w:p w:rsidR="000F6968" w:rsidP="000431E0" w:rsidRDefault="008D1CCB">
      <w:pPr>
        <w:pStyle w:val="af7"/>
      </w:pPr>
      <w:r>
        <w:t xml:space="preserve">  </w:t>
      </w:r>
      <w:r w:rsidR="00647875">
        <w:rPr>
          <w:rFonts w:hint="eastAsia"/>
        </w:rPr>
        <w:t xml:space="preserve">                              </w:t>
      </w:r>
      <w:hyperlink w:history="1" w:anchor="ATPsetting">
        <w:r w:rsidR="00647875">
          <w:rPr>
            <w:rStyle w:val="ac"/>
          </w:rPr>
          <w:t>ATPsetting</w:t>
        </w:r>
      </w:hyperlink>
      <w:r w:rsidR="00647875">
        <w:t>.</w:t>
      </w:r>
      <w:r w:rsidRPr="007F33AE" w:rsidR="00647875">
        <w:t>EOAmaxDistance</w:t>
      </w:r>
      <w:r w:rsidRPr="00561D0A" w:rsidR="000F6968">
        <w:t>))</w:t>
      </w:r>
    </w:p>
    <w:p w:rsidR="000F6968" w:rsidP="000431E0" w:rsidRDefault="000F6968">
      <w:pPr>
        <w:pStyle w:val="af7"/>
      </w:pPr>
      <w:r>
        <w:t xml:space="preserve">    if </w:t>
      </w:r>
      <w:r w:rsidRPr="00561D0A">
        <w:t>(</w:t>
      </w:r>
      <w:r>
        <w:t xml:space="preserve">cte </w:t>
      </w:r>
      <w:r w:rsidRPr="00113E1C">
        <w:t>is</w:t>
      </w:r>
      <w:r>
        <w:t xml:space="preserve"> </w:t>
      </w:r>
      <w:r w:rsidRPr="00113E1C">
        <w:t>not</w:t>
      </w:r>
      <w:r>
        <w:t xml:space="preserve"> </w:t>
      </w:r>
      <w:r w:rsidRPr="00354FC4">
        <w:rPr>
          <w:rStyle w:val="aff1"/>
        </w:rPr>
        <w:t>None</w:t>
      </w:r>
    </w:p>
    <w:p w:rsidR="000F6968" w:rsidP="000431E0" w:rsidRDefault="000F6968">
      <w:pPr>
        <w:pStyle w:val="af7"/>
      </w:pPr>
      <w:r>
        <w:t xml:space="preserve">        and </w:t>
      </w:r>
      <w:hyperlink w:history="1" w:anchor="TrainEnergy">
        <w:r w:rsidR="00C64E92">
          <w:rPr>
            <w:rStyle w:val="ac"/>
          </w:rPr>
          <w:t>TrainEnergy</w:t>
        </w:r>
      </w:hyperlink>
      <w:r w:rsidRPr="00561D0A">
        <w:t>(</w:t>
      </w:r>
      <w:r>
        <w:t>k</w:t>
      </w:r>
      <w:r w:rsidRPr="00561D0A">
        <w:t>)</w:t>
      </w:r>
      <w:r>
        <w:t xml:space="preserve"> </w:t>
      </w:r>
      <w:r w:rsidRPr="00561D0A">
        <w:t>&gt;</w:t>
      </w:r>
      <w:r w:rsidRPr="00561D0A" w:rsidR="000013C4">
        <w:rPr>
          <w:rFonts w:hint="eastAsia"/>
        </w:rPr>
        <w:t>=</w:t>
      </w:r>
      <w:r>
        <w:t xml:space="preserve"> </w:t>
      </w:r>
      <w:r w:rsidRPr="00561D0A">
        <w:t>(</w:t>
      </w:r>
      <w:hyperlink w:history="1" w:anchor="pow">
        <w:hyperlink w:history="1" w:anchor="pow">
          <w:r w:rsidRPr="00193A0C" w:rsidR="00EC49AE">
            <w:rPr>
              <w:rStyle w:val="ac"/>
            </w:rPr>
            <w:t>pow</w:t>
          </w:r>
        </w:hyperlink>
      </w:hyperlink>
      <w:r w:rsidRPr="00561D0A">
        <w:t>(</w:t>
      </w:r>
      <w:r>
        <w:t>cte</w:t>
      </w:r>
      <w:r w:rsidR="00354F88">
        <w:t>.S</w:t>
      </w:r>
      <w:r>
        <w:t>peed</w:t>
      </w:r>
      <w:r w:rsidR="00354F88">
        <w:t>L</w:t>
      </w:r>
      <w:r>
        <w:t>imit</w:t>
      </w:r>
      <w:r w:rsidRPr="00561D0A">
        <w:t>)</w:t>
      </w:r>
    </w:p>
    <w:p w:rsidR="000F6968" w:rsidP="000431E0" w:rsidRDefault="000F6968">
      <w:pPr>
        <w:pStyle w:val="af7"/>
      </w:pPr>
      <w:r>
        <w:t xml:space="preserve">                           </w:t>
      </w:r>
      <w:r w:rsidR="003378AA">
        <w:rPr>
          <w:rFonts w:hint="eastAsia"/>
        </w:rPr>
        <w:t xml:space="preserve">     </w:t>
      </w:r>
      <w:r>
        <w:t xml:space="preserve">   </w:t>
      </w:r>
      <w:r w:rsidRPr="00561D0A">
        <w:t>+</w:t>
      </w:r>
      <w:r>
        <w:t xml:space="preserve"> </w:t>
      </w:r>
      <w:r w:rsidRPr="00561D0A">
        <w:t>(</w:t>
      </w:r>
      <w:hyperlink w:history="1" w:anchor="AccumulationPotentialEnergy">
        <w:r w:rsidRPr="002307BC" w:rsidR="002307BC">
          <w:rPr>
            <w:rStyle w:val="ac"/>
          </w:rPr>
          <w:t>Energy.AccumulationPotentialEnergy</w:t>
        </w:r>
      </w:hyperlink>
    </w:p>
    <w:p w:rsidRPr="008D1CCB" w:rsidR="008D1CCB" w:rsidP="000431E0" w:rsidRDefault="000F6968">
      <w:pPr>
        <w:pStyle w:val="af7"/>
      </w:pPr>
      <w:r>
        <w:t xml:space="preserve">                              </w:t>
      </w:r>
      <w:r w:rsidR="003378AA">
        <w:rPr>
          <w:rFonts w:hint="eastAsia"/>
        </w:rPr>
        <w:t xml:space="preserve">      </w:t>
      </w:r>
      <w:r>
        <w:t xml:space="preserve">   </w:t>
      </w:r>
      <w:r w:rsidRPr="00561D0A">
        <w:t>(</w:t>
      </w:r>
      <w:hyperlink w:history="1" w:anchor="CalculateZoneBorder">
        <w:r w:rsidRPr="008D1CCB" w:rsidR="001332DD">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w:t>
      </w:r>
    </w:p>
    <w:p w:rsidR="008D1CCB" w:rsidP="000431E0" w:rsidRDefault="008D1CCB">
      <w:pPr>
        <w:pStyle w:val="af7"/>
      </w:pPr>
      <w:r w:rsidRPr="008D1CCB">
        <w:t xml:space="preserve">  </w:t>
      </w:r>
      <w:r w:rsidRPr="008D1CCB">
        <w:rPr>
          <w:rFonts w:hint="eastAsia"/>
        </w:rPr>
        <w:t xml:space="preserve">         </w:t>
      </w:r>
      <w:r w:rsidRPr="008D1CCB">
        <w:t xml:space="preserve">                 </w:t>
      </w:r>
      <w:r w:rsidR="003378AA">
        <w:rPr>
          <w:rFonts w:hint="eastAsia"/>
        </w:rPr>
        <w:t xml:space="preserve">      </w:t>
      </w:r>
      <w:r w:rsidRPr="008D1CCB">
        <w:t xml:space="preserve">                            </w:t>
      </w:r>
      <w:r w:rsidR="001332DD">
        <w:rPr>
          <w:rFonts w:hint="eastAsia"/>
        </w:rPr>
        <w:t xml:space="preserve">            </w:t>
      </w:r>
      <w:r w:rsidRPr="008D1CCB">
        <w:t xml:space="preserve"> </w:t>
      </w:r>
      <w:hyperlink w:history="1" w:anchor="X2EbApplied">
        <w:r w:rsidRPr="002561DA" w:rsidR="0057086C">
          <w:rPr>
            <w:rStyle w:val="ac"/>
            <w:rFonts w:hint="eastAsia"/>
          </w:rPr>
          <w:t>X2EbApplied</w:t>
        </w:r>
      </w:hyperlink>
      <w:r w:rsidRPr="009D1FB6" w:rsidR="0057086C">
        <w:t>(k)</w:t>
      </w:r>
      <w:r w:rsidRPr="008D1CCB">
        <w:t>)</w:t>
      </w:r>
      <w:r w:rsidRPr="00561D0A" w:rsidR="000F6968">
        <w:t>,</w:t>
      </w:r>
    </w:p>
    <w:p w:rsidR="000F6968" w:rsidP="000431E0" w:rsidRDefault="000F6968">
      <w:pPr>
        <w:pStyle w:val="af7"/>
      </w:pPr>
      <w:r>
        <w:t xml:space="preserve"> </w:t>
      </w:r>
      <w:r w:rsidR="008D1CCB">
        <w:t xml:space="preserve">                        </w:t>
      </w:r>
      <w:r w:rsidR="003378AA">
        <w:rPr>
          <w:rFonts w:hint="eastAsia"/>
        </w:rPr>
        <w:t xml:space="preserve">    </w:t>
      </w:r>
      <w:r w:rsidR="008D1CCB">
        <w:t xml:space="preserve">         </w:t>
      </w:r>
      <w:r>
        <w:t>cte</w:t>
      </w:r>
      <w:r w:rsidR="00354F88">
        <w:t>.L</w:t>
      </w:r>
      <w:r>
        <w:t>ocation</w:t>
      </w:r>
      <w:r w:rsidRPr="00561D0A">
        <w:t>))))</w:t>
      </w:r>
      <w:r>
        <w:t>:</w:t>
      </w:r>
    </w:p>
    <w:p w:rsidR="000F6968" w:rsidP="000431E0" w:rsidRDefault="000F6968">
      <w:pPr>
        <w:pStyle w:val="af7"/>
      </w:pPr>
      <w:r>
        <w:t xml:space="preserve">        return </w:t>
      </w:r>
      <w:r w:rsidRPr="00354FC4">
        <w:rPr>
          <w:rStyle w:val="aff1"/>
        </w:rPr>
        <w:t>False</w:t>
      </w:r>
    </w:p>
    <w:p w:rsidR="000F6968" w:rsidP="000431E0" w:rsidRDefault="000F6968">
      <w:pPr>
        <w:pStyle w:val="af7"/>
      </w:pPr>
      <w:r>
        <w:t xml:space="preserve">    else:</w:t>
      </w:r>
    </w:p>
    <w:p w:rsidRPr="00735CD3" w:rsidR="00735CD3" w:rsidP="000431E0" w:rsidRDefault="000F6968">
      <w:pPr>
        <w:pStyle w:val="af7"/>
      </w:pPr>
      <w:r>
        <w:t xml:space="preserve">        return </w:t>
      </w:r>
      <w:r w:rsidRPr="00354FC4">
        <w:rPr>
          <w:rStyle w:val="aff1"/>
        </w:rPr>
        <w:t>True</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181"/>
        </w:rPr>
      </w:pPr>
      <w:del w:author="常鸣" w:date="2014-07-03T14:27:00Z" w:id="8182">
        <w:r w:rsidDel="009328EA">
          <w:rPr>
            <w:rFonts w:hint="eastAsia"/>
          </w:rPr>
          <w:delText>#S</w:delText>
        </w:r>
      </w:del>
      <w:ins w:author="常鸣" w:date="2014-07-03T14:27:00Z" w:id="8183">
        <w:r w:rsidR="009328EA">
          <w:rPr>
            <w:rFonts w:hint="eastAsia"/>
          </w:rPr>
          <w:t>#Allocation=ATP Software</w:t>
        </w:r>
      </w:ins>
      <w:ins w:author="常鸣" w:date="2014-07-03T14:59:00Z" w:id="8184">
        <w:r w:rsidR="00AA7E12">
          <w:rPr>
            <w:rFonts w:hint="eastAsia"/>
          </w:rPr>
          <w:t>, Vital Embedded Setting</w:t>
        </w:r>
      </w:ins>
    </w:p>
    <w:p w:rsidR="00610A4C" w:rsidP="000C0D62" w:rsidRDefault="009328EA">
      <w:pPr>
        <w:pStyle w:val="ReqtifyAltQ"/>
      </w:pPr>
      <w:ins w:author="常鸣" w:date="2014-07-03T14:27:00Z" w:id="8185">
        <w:r>
          <w:rPr>
            <w:rFonts w:hint="eastAsia"/>
          </w:rPr>
          <w:t>#S</w:t>
        </w:r>
      </w:ins>
      <w:r w:rsidR="00610A4C">
        <w:rPr>
          <w:rFonts w:hint="eastAsia"/>
        </w:rPr>
        <w:t>ource=</w:t>
      </w:r>
      <w:r w:rsidR="00932CC9">
        <w:rPr>
          <w:rFonts w:hint="eastAsia"/>
        </w:rPr>
        <w:t xml:space="preserve">[iTC_CC-SyAD-0300], </w:t>
      </w:r>
      <w:r w:rsidR="00231EA0">
        <w:rPr>
          <w:rFonts w:hint="eastAsia"/>
        </w:rPr>
        <w:t>[iTC_CC-SyAD-0311], [iTC_CC-SyAD-0314],</w:t>
      </w:r>
      <w:r w:rsidRPr="00735CD3" w:rsidR="00231EA0">
        <w:t xml:space="preserve"> </w:t>
      </w:r>
      <w:r w:rsidRPr="00735CD3" w:rsidR="00B71564">
        <w:t>[</w:t>
      </w:r>
      <w:r w:rsidR="00B71564">
        <w:t>iTC</w:t>
      </w:r>
      <w:r w:rsidRPr="00735CD3" w:rsidR="00B71564">
        <w:t>_CC-Sy</w:t>
      </w:r>
      <w:r w:rsidR="00B71564">
        <w:rPr>
          <w:rFonts w:hint="eastAsia"/>
        </w:rPr>
        <w:t>AD</w:t>
      </w:r>
      <w:r w:rsidRPr="00735CD3" w:rsidR="00B71564">
        <w:t>-</w:t>
      </w:r>
      <w:r w:rsidR="00B71564">
        <w:rPr>
          <w:rFonts w:hint="eastAsia"/>
        </w:rPr>
        <w:t>1033</w:t>
      </w:r>
      <w:r w:rsidRPr="00735CD3" w:rsidR="00B71564">
        <w:t>]</w:t>
      </w:r>
      <w:r w:rsidR="005E5A04">
        <w:rPr>
          <w:rFonts w:hint="eastAsia"/>
        </w:rPr>
        <w:t>,</w:t>
      </w:r>
      <w:r w:rsidRPr="005E5A04" w:rsidR="005E5A04">
        <w:t xml:space="preserve"> </w:t>
      </w:r>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rPr>
          <w:rFonts w:hint="eastAsia"/>
        </w:rPr>
        <w:t>[End]</w:t>
      </w:r>
    </w:p>
    <w:p w:rsidRPr="00735CD3" w:rsidR="002F2D99" w:rsidP="00C93484" w:rsidRDefault="002F2D99">
      <w:pPr>
        <w:pStyle w:val="Reqtify"/>
      </w:pPr>
    </w:p>
    <w:p w:rsidRPr="006E7D3F" w:rsidR="006E7D3F" w:rsidP="00C93484" w:rsidRDefault="006E7D3F">
      <w:pPr>
        <w:pStyle w:val="Reqtify"/>
      </w:pPr>
    </w:p>
    <w:p w:rsidR="005463DC" w:rsidP="0012674A" w:rsidRDefault="005463DC">
      <w:pPr>
        <w:pStyle w:val="4"/>
      </w:pPr>
      <w:r>
        <w:rPr>
          <w:rFonts w:hint="eastAsia"/>
        </w:rPr>
        <w:t>Signal</w:t>
      </w:r>
      <w:r w:rsidR="006A40EF">
        <w:rPr>
          <w:rFonts w:hint="eastAsia"/>
        </w:rPr>
        <w:t>s</w:t>
      </w:r>
      <w:r w:rsidR="00E43C19">
        <w:rPr>
          <w:rFonts w:hint="eastAsia"/>
        </w:rPr>
        <w:t xml:space="preserve"> and overlap end</w:t>
      </w:r>
      <w:r w:rsidR="006A40EF">
        <w:rPr>
          <w:rFonts w:hint="eastAsia"/>
        </w:rPr>
        <w:t>s</w:t>
      </w:r>
    </w:p>
    <w:p w:rsidR="005463DC" w:rsidP="00C93484" w:rsidRDefault="005463DC">
      <w:pPr>
        <w:pStyle w:val="Reqtify"/>
      </w:pPr>
    </w:p>
    <w:p w:rsidR="001510AB" w:rsidP="00C93484" w:rsidRDefault="005E0E80">
      <w:pPr>
        <w:pStyle w:val="Reqtify"/>
      </w:pPr>
      <w:r>
        <w:rPr>
          <w:rFonts w:hint="eastAsia"/>
        </w:rPr>
        <w:t>根据项目配置的强制限制、强制允许以及信号机和</w:t>
      </w:r>
      <w:r>
        <w:rPr>
          <w:rFonts w:hint="eastAsia"/>
        </w:rPr>
        <w:t>Overlap</w:t>
      </w:r>
      <w:r>
        <w:rPr>
          <w:rFonts w:hint="eastAsia"/>
        </w:rPr>
        <w:t>自身变量状态的不同，</w:t>
      </w:r>
      <w:r>
        <w:rPr>
          <w:rFonts w:hint="eastAsia"/>
        </w:rPr>
        <w:t>ATP</w:t>
      </w:r>
      <w:r>
        <w:rPr>
          <w:rFonts w:hint="eastAsia"/>
        </w:rPr>
        <w:t>的能量监控点也不同，如所示。</w:t>
      </w:r>
    </w:p>
    <w:p w:rsidR="001510AB" w:rsidP="00C93484" w:rsidRDefault="001510AB">
      <w:pPr>
        <w:pStyle w:val="Reqtify"/>
      </w:pPr>
    </w:p>
    <w:p w:rsidR="001510AB" w:rsidP="001510AB" w:rsidRDefault="001510AB">
      <w:pPr>
        <w:pStyle w:val="affc"/>
      </w:pPr>
      <w:bookmarkStart w:name="_Ref365128189" w:id="8186"/>
      <w:bookmarkStart w:name="_Toc349031243" w:id="8187"/>
      <w:bookmarkStart w:name="_Toc347567354" w:id="8188"/>
      <w:bookmarkStart w:name="_Toc345689826" w:id="8189"/>
      <w:bookmarkStart w:name="_Toc376183075" w:id="8190"/>
      <w:r>
        <w:t xml:space="preserve">Table </w:t>
      </w:r>
      <w:r w:rsidR="00FA0FBB">
        <w:fldChar w:fldCharType="begin"/>
      </w:r>
      <w:r w:rsidR="00FA0FBB">
        <w:instrText xml:space="preserve"> STYLEREF 1 \s </w:instrText>
      </w:r>
      <w:r w:rsidR="00FA0FBB">
        <w:fldChar w:fldCharType="separate"/>
      </w:r>
      <w:r w:rsidR="00DE178B">
        <w:t>5</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9</w:t>
      </w:r>
      <w:r w:rsidR="00FA0FBB">
        <w:fldChar w:fldCharType="end"/>
      </w:r>
      <w:bookmarkEnd w:id="8186"/>
      <w:r>
        <w:rPr>
          <w:rFonts w:hint="eastAsia"/>
        </w:rPr>
        <w:t xml:space="preserve"> Energy constraint point of signal and overlap end</w:t>
      </w:r>
      <w:bookmarkEnd w:id="8187"/>
      <w:bookmarkEnd w:id="8188"/>
      <w:bookmarkEnd w:id="8189"/>
      <w:bookmarkEnd w:id="8190"/>
    </w:p>
    <w:tbl>
      <w:tblPr>
        <w:tblW w:w="5000" w:type="pct"/>
        <w:tblBorders>
          <w:top w:val="single" w:color="auto" w:sz="12" w:space="0"/>
          <w:bottom w:val="single" w:color="auto" w:sz="12" w:space="0"/>
          <w:insideH w:val="single" w:color="auto" w:sz="4" w:space="0"/>
        </w:tblBorders>
        <w:tblLook w:val="04A0" w:firstRow="1" w:lastRow="0" w:firstColumn="1" w:lastColumn="0" w:noHBand="0" w:noVBand="1"/>
      </w:tblPr>
      <w:tblGrid>
        <w:gridCol w:w="1756"/>
        <w:gridCol w:w="1757"/>
        <w:gridCol w:w="1777"/>
        <w:gridCol w:w="1757"/>
        <w:gridCol w:w="2239"/>
      </w:tblGrid>
      <w:tr w:rsidR="001510AB" w:rsidTr="00387B4B">
        <w:tc>
          <w:tcPr>
            <w:tcW w:w="1896" w:type="pct"/>
            <w:gridSpan w:val="2"/>
            <w:tcBorders>
              <w:top w:val="single" w:color="auto" w:sz="12" w:space="0"/>
              <w:left w:val="nil"/>
              <w:bottom w:val="single" w:color="auto" w:sz="4" w:space="0"/>
              <w:right w:val="single" w:color="auto" w:sz="4" w:space="0"/>
            </w:tcBorders>
            <w:shd w:val="clear" w:color="auto" w:fill="E0E0E0"/>
            <w:vAlign w:val="center"/>
          </w:tcPr>
          <w:p w:rsidR="004D7924" w:rsidP="00387B4B" w:rsidRDefault="001510AB">
            <w:pPr>
              <w:pStyle w:val="af6"/>
              <w:widowControl w:val="0"/>
              <w:spacing w:line="300" w:lineRule="auto"/>
            </w:pPr>
            <w:r>
              <w:rPr>
                <w:rFonts w:hint="eastAsia"/>
              </w:rPr>
              <w:t>S</w:t>
            </w:r>
            <w:r w:rsidR="004D29BA">
              <w:rPr>
                <w:rFonts w:hint="eastAsia"/>
              </w:rPr>
              <w:t>i</w:t>
            </w:r>
            <w:r>
              <w:rPr>
                <w:rFonts w:hint="eastAsia"/>
              </w:rPr>
              <w:t>gn</w:t>
            </w:r>
            <w:r w:rsidR="004D29BA">
              <w:rPr>
                <w:rFonts w:hint="eastAsia"/>
              </w:rPr>
              <w:t>a</w:t>
            </w:r>
            <w:r>
              <w:rPr>
                <w:rFonts w:hint="eastAsia"/>
              </w:rPr>
              <w:t>l</w:t>
            </w:r>
          </w:p>
        </w:tc>
        <w:tc>
          <w:tcPr>
            <w:tcW w:w="1896" w:type="pct"/>
            <w:gridSpan w:val="2"/>
            <w:tcBorders>
              <w:top w:val="single" w:color="auto" w:sz="12" w:space="0"/>
              <w:left w:val="single" w:color="auto" w:sz="4" w:space="0"/>
              <w:bottom w:val="single" w:color="auto" w:sz="4" w:space="0"/>
              <w:right w:val="single" w:color="auto" w:sz="4" w:space="0"/>
            </w:tcBorders>
            <w:shd w:val="clear" w:color="auto" w:fill="E0E0E0"/>
            <w:vAlign w:val="center"/>
          </w:tcPr>
          <w:p w:rsidR="004D7924" w:rsidP="00387B4B" w:rsidRDefault="004D7924">
            <w:pPr>
              <w:pStyle w:val="af6"/>
              <w:widowControl w:val="0"/>
              <w:spacing w:line="300" w:lineRule="auto"/>
            </w:pPr>
            <w:r>
              <w:rPr>
                <w:rFonts w:hint="eastAsia"/>
              </w:rPr>
              <w:t>Overlap</w:t>
            </w:r>
          </w:p>
        </w:tc>
        <w:tc>
          <w:tcPr>
            <w:tcW w:w="1208" w:type="pct"/>
            <w:tcBorders>
              <w:top w:val="single" w:color="auto" w:sz="12" w:space="0"/>
              <w:left w:val="single" w:color="auto" w:sz="4" w:space="0"/>
              <w:bottom w:val="single" w:color="auto" w:sz="4" w:space="0"/>
              <w:right w:val="nil"/>
            </w:tcBorders>
            <w:shd w:val="clear" w:color="auto" w:fill="E0E0E0"/>
            <w:vAlign w:val="center"/>
          </w:tcPr>
          <w:p w:rsidR="004D7924" w:rsidP="00387B4B" w:rsidRDefault="001510AB">
            <w:pPr>
              <w:pStyle w:val="af6"/>
              <w:widowControl w:val="0"/>
              <w:spacing w:line="300" w:lineRule="auto"/>
            </w:pPr>
            <w:r>
              <w:rPr>
                <w:rFonts w:hint="eastAsia"/>
              </w:rPr>
              <w:t>Constraint Point</w:t>
            </w:r>
          </w:p>
        </w:tc>
      </w:tr>
      <w:tr w:rsidR="001510AB" w:rsidTr="00387B4B">
        <w:tc>
          <w:tcPr>
            <w:tcW w:w="948" w:type="pct"/>
            <w:tcBorders>
              <w:top w:val="single" w:color="auto" w:sz="4" w:space="0"/>
              <w:bottom w:val="single" w:color="auto" w:sz="4" w:space="0"/>
            </w:tcBorders>
            <w:shd w:val="clear" w:color="auto" w:fill="auto"/>
            <w:vAlign w:val="center"/>
          </w:tcPr>
          <w:p w:rsidR="004D7924" w:rsidP="00591D6B" w:rsidRDefault="00532AED">
            <w:pPr>
              <w:pStyle w:val="AltB0"/>
            </w:pPr>
            <w:hyperlink w:history="1" w:anchor="CoercedRestrictive">
              <w:r w:rsidR="00187DC6">
                <w:rPr>
                  <w:rStyle w:val="ac"/>
                </w:rPr>
                <w:t>CoercedRestrictive</w:t>
              </w:r>
            </w:hyperlink>
          </w:p>
        </w:tc>
        <w:tc>
          <w:tcPr>
            <w:tcW w:w="948" w:type="pct"/>
            <w:tcBorders>
              <w:top w:val="single" w:color="auto" w:sz="4" w:space="0"/>
              <w:bottom w:val="single" w:color="auto" w:sz="4" w:space="0"/>
              <w:right w:val="single" w:color="auto" w:sz="4" w:space="0"/>
            </w:tcBorders>
            <w:shd w:val="clear" w:color="auto" w:fill="auto"/>
            <w:vAlign w:val="center"/>
          </w:tcPr>
          <w:p w:rsidR="004D7924" w:rsidP="00591D6B" w:rsidRDefault="00532AED">
            <w:pPr>
              <w:pStyle w:val="AltB0"/>
            </w:pPr>
            <w:hyperlink w:history="1" w:anchor="VariantValue">
              <w:r w:rsidR="00C64E92">
                <w:rPr>
                  <w:rStyle w:val="ac"/>
                </w:rPr>
                <w:t>VariantValue</w:t>
              </w:r>
            </w:hyperlink>
          </w:p>
        </w:tc>
        <w:tc>
          <w:tcPr>
            <w:tcW w:w="948" w:type="pct"/>
            <w:tcBorders>
              <w:top w:val="single" w:color="auto" w:sz="4" w:space="0"/>
              <w:left w:val="single" w:color="auto" w:sz="4" w:space="0"/>
              <w:bottom w:val="single" w:color="auto" w:sz="4" w:space="0"/>
            </w:tcBorders>
            <w:shd w:val="clear" w:color="auto" w:fill="auto"/>
            <w:vAlign w:val="center"/>
          </w:tcPr>
          <w:p w:rsidR="004D7924" w:rsidP="00591D6B" w:rsidRDefault="00532AED">
            <w:pPr>
              <w:pStyle w:val="AltB0"/>
            </w:pPr>
            <w:hyperlink w:history="1" w:anchor="CoercedPermissive">
              <w:r w:rsidR="00C64E92">
                <w:rPr>
                  <w:rStyle w:val="ac"/>
                </w:rPr>
                <w:t>CoercedPermissive</w:t>
              </w:r>
            </w:hyperlink>
          </w:p>
        </w:tc>
        <w:tc>
          <w:tcPr>
            <w:tcW w:w="948" w:type="pct"/>
            <w:tcBorders>
              <w:top w:val="single" w:color="auto" w:sz="4" w:space="0"/>
              <w:bottom w:val="single" w:color="auto" w:sz="4" w:space="0"/>
              <w:right w:val="single" w:color="auto" w:sz="4" w:space="0"/>
            </w:tcBorders>
            <w:shd w:val="clear" w:color="auto" w:fill="auto"/>
            <w:vAlign w:val="center"/>
          </w:tcPr>
          <w:p w:rsidR="004D7924" w:rsidP="00591D6B" w:rsidRDefault="00532AED">
            <w:pPr>
              <w:pStyle w:val="AltB0"/>
            </w:pPr>
            <w:hyperlink w:history="1" w:anchor="VariantValue">
              <w:r w:rsidR="00C64E92">
                <w:rPr>
                  <w:rStyle w:val="ac"/>
                </w:rPr>
                <w:t>VariantValue</w:t>
              </w:r>
            </w:hyperlink>
          </w:p>
        </w:tc>
        <w:tc>
          <w:tcPr>
            <w:tcW w:w="1208" w:type="pct"/>
            <w:tcBorders>
              <w:top w:val="single" w:color="auto" w:sz="4" w:space="0"/>
              <w:left w:val="single" w:color="auto" w:sz="4" w:space="0"/>
            </w:tcBorders>
            <w:shd w:val="clear" w:color="auto" w:fill="auto"/>
            <w:vAlign w:val="center"/>
          </w:tcPr>
          <w:p w:rsidR="004D7924" w:rsidP="00591D6B" w:rsidRDefault="004D7924">
            <w:pPr>
              <w:pStyle w:val="AltB0"/>
            </w:pPr>
          </w:p>
        </w:tc>
      </w:tr>
      <w:tr w:rsidR="008101D5" w:rsidTr="00387B4B">
        <w:tc>
          <w:tcPr>
            <w:tcW w:w="948" w:type="pct"/>
            <w:tcBorders>
              <w:top w:val="single" w:color="auto" w:sz="4" w:space="0"/>
              <w:bottom w:val="single" w:color="auto" w:sz="4" w:space="0"/>
            </w:tcBorders>
            <w:shd w:val="clear" w:color="auto" w:fill="auto"/>
          </w:tcPr>
          <w:p w:rsidRPr="00354FC4" w:rsidR="008101D5" w:rsidP="00591D6B" w:rsidRDefault="008101D5">
            <w:pPr>
              <w:pStyle w:val="AltB0"/>
              <w:rPr>
                <w:rStyle w:val="aff1"/>
              </w:rPr>
            </w:pPr>
            <w:r w:rsidRPr="00354FC4">
              <w:rPr>
                <w:rStyle w:val="aff1"/>
                <w:rFonts w:hint="eastAsia"/>
              </w:rPr>
              <w:lastRenderedPageBreak/>
              <w:t>True</w:t>
            </w:r>
          </w:p>
        </w:tc>
        <w:tc>
          <w:tcPr>
            <w:tcW w:w="948" w:type="pct"/>
            <w:tcBorders>
              <w:top w:val="single" w:color="auto" w:sz="4" w:space="0"/>
              <w:bottom w:val="single" w:color="auto" w:sz="4" w:space="0"/>
              <w:right w:val="single" w:color="auto" w:sz="4" w:space="0"/>
            </w:tcBorders>
            <w:shd w:val="clear" w:color="auto" w:fill="auto"/>
          </w:tcPr>
          <w:p w:rsidR="008101D5" w:rsidP="00591D6B" w:rsidRDefault="008101D5">
            <w:pPr>
              <w:pStyle w:val="AltB0"/>
            </w:pPr>
            <w:r>
              <w:rPr>
                <w:rFonts w:hint="eastAsia"/>
              </w:rPr>
              <w:t>——</w:t>
            </w:r>
          </w:p>
        </w:tc>
        <w:tc>
          <w:tcPr>
            <w:tcW w:w="948" w:type="pct"/>
            <w:tcBorders>
              <w:top w:val="single" w:color="auto" w:sz="4" w:space="0"/>
              <w:left w:val="single" w:color="auto" w:sz="4" w:space="0"/>
              <w:bottom w:val="single" w:color="auto" w:sz="4" w:space="0"/>
            </w:tcBorders>
            <w:shd w:val="clear" w:color="auto" w:fill="auto"/>
          </w:tcPr>
          <w:p w:rsidRPr="00354FC4" w:rsidR="008101D5" w:rsidP="00591D6B" w:rsidRDefault="008101D5">
            <w:pPr>
              <w:pStyle w:val="AltB0"/>
              <w:rPr>
                <w:rStyle w:val="aff1"/>
              </w:rPr>
            </w:pPr>
            <w:r w:rsidRPr="00354FC4">
              <w:rPr>
                <w:rStyle w:val="aff1"/>
                <w:rFonts w:hint="eastAsia"/>
              </w:rPr>
              <w:t>True</w:t>
            </w:r>
          </w:p>
        </w:tc>
        <w:tc>
          <w:tcPr>
            <w:tcW w:w="948" w:type="pct"/>
            <w:tcBorders>
              <w:top w:val="single" w:color="auto" w:sz="4" w:space="0"/>
              <w:bottom w:val="single" w:color="auto" w:sz="4" w:space="0"/>
              <w:right w:val="single" w:color="auto" w:sz="4" w:space="0"/>
            </w:tcBorders>
            <w:shd w:val="clear" w:color="auto" w:fill="auto"/>
          </w:tcPr>
          <w:p w:rsidR="008101D5" w:rsidP="00591D6B" w:rsidRDefault="008101D5">
            <w:pPr>
              <w:pStyle w:val="AltB0"/>
            </w:pPr>
            <w:r>
              <w:rPr>
                <w:rFonts w:hint="eastAsia"/>
              </w:rPr>
              <w:t>——</w:t>
            </w:r>
          </w:p>
        </w:tc>
        <w:tc>
          <w:tcPr>
            <w:tcW w:w="1208" w:type="pct"/>
            <w:tcBorders>
              <w:left w:val="single" w:color="auto" w:sz="4" w:space="0"/>
            </w:tcBorders>
            <w:shd w:val="clear" w:color="auto" w:fill="auto"/>
          </w:tcPr>
          <w:p w:rsidRPr="004D7924" w:rsidR="008101D5" w:rsidP="00591D6B" w:rsidRDefault="004D7924">
            <w:pPr>
              <w:pStyle w:val="AltB0"/>
              <w:rPr>
                <w:rStyle w:val="aff1"/>
              </w:rPr>
            </w:pPr>
            <w:r w:rsidRPr="004D7924">
              <w:rPr>
                <w:rStyle w:val="aff1"/>
                <w:rFonts w:hint="eastAsia"/>
              </w:rPr>
              <w:t>SGL_OVERLAP_END</w:t>
            </w:r>
          </w:p>
        </w:tc>
      </w:tr>
      <w:tr w:rsidR="008101D5" w:rsidTr="00387B4B">
        <w:tc>
          <w:tcPr>
            <w:tcW w:w="948" w:type="pct"/>
            <w:tcBorders>
              <w:top w:val="single" w:color="auto" w:sz="4" w:space="0"/>
              <w:bottom w:val="single" w:color="auto" w:sz="4" w:space="0"/>
            </w:tcBorders>
            <w:shd w:val="clear" w:color="auto" w:fill="auto"/>
          </w:tcPr>
          <w:p w:rsidRPr="00354FC4" w:rsidR="008101D5" w:rsidP="00591D6B" w:rsidRDefault="008101D5">
            <w:pPr>
              <w:pStyle w:val="AltB0"/>
              <w:rPr>
                <w:rStyle w:val="aff1"/>
              </w:rPr>
            </w:pPr>
            <w:r w:rsidRPr="00354FC4">
              <w:rPr>
                <w:rStyle w:val="aff1"/>
                <w:rFonts w:hint="eastAsia"/>
              </w:rPr>
              <w:t>True</w:t>
            </w:r>
          </w:p>
        </w:tc>
        <w:tc>
          <w:tcPr>
            <w:tcW w:w="948" w:type="pct"/>
            <w:tcBorders>
              <w:top w:val="single" w:color="auto" w:sz="4" w:space="0"/>
              <w:bottom w:val="single" w:color="auto" w:sz="4" w:space="0"/>
              <w:right w:val="single" w:color="auto" w:sz="4" w:space="0"/>
            </w:tcBorders>
            <w:shd w:val="clear" w:color="auto" w:fill="auto"/>
          </w:tcPr>
          <w:p w:rsidR="008101D5" w:rsidP="00591D6B" w:rsidRDefault="008101D5">
            <w:pPr>
              <w:pStyle w:val="AltB0"/>
            </w:pPr>
            <w:r>
              <w:rPr>
                <w:rFonts w:hint="eastAsia"/>
              </w:rPr>
              <w:t>——</w:t>
            </w:r>
          </w:p>
        </w:tc>
        <w:tc>
          <w:tcPr>
            <w:tcW w:w="948" w:type="pct"/>
            <w:tcBorders>
              <w:top w:val="single" w:color="auto" w:sz="4" w:space="0"/>
              <w:left w:val="single" w:color="auto" w:sz="4" w:space="0"/>
              <w:bottom w:val="single" w:color="auto" w:sz="4" w:space="0"/>
            </w:tcBorders>
            <w:shd w:val="clear" w:color="auto" w:fill="auto"/>
          </w:tcPr>
          <w:p w:rsidRPr="00354FC4" w:rsidR="008101D5" w:rsidP="00591D6B" w:rsidRDefault="008101D5">
            <w:pPr>
              <w:pStyle w:val="AltB0"/>
              <w:rPr>
                <w:rStyle w:val="aff1"/>
              </w:rPr>
            </w:pPr>
            <w:r w:rsidRPr="00354FC4">
              <w:rPr>
                <w:rStyle w:val="aff1"/>
                <w:rFonts w:hint="eastAsia"/>
              </w:rPr>
              <w:t>False</w:t>
            </w:r>
          </w:p>
        </w:tc>
        <w:tc>
          <w:tcPr>
            <w:tcW w:w="948" w:type="pct"/>
            <w:tcBorders>
              <w:top w:val="single" w:color="auto" w:sz="4" w:space="0"/>
              <w:bottom w:val="single" w:color="auto" w:sz="4" w:space="0"/>
              <w:right w:val="single" w:color="auto" w:sz="4" w:space="0"/>
            </w:tcBorders>
            <w:shd w:val="clear" w:color="auto" w:fill="auto"/>
          </w:tcPr>
          <w:p w:rsidRPr="00354FC4" w:rsidR="008101D5" w:rsidP="00591D6B" w:rsidRDefault="008101D5">
            <w:pPr>
              <w:pStyle w:val="AltB0"/>
              <w:rPr>
                <w:rStyle w:val="aff1"/>
              </w:rPr>
            </w:pPr>
            <w:r w:rsidRPr="00354FC4">
              <w:rPr>
                <w:rStyle w:val="aff1"/>
                <w:rFonts w:hint="eastAsia"/>
              </w:rPr>
              <w:t>True</w:t>
            </w:r>
          </w:p>
        </w:tc>
        <w:tc>
          <w:tcPr>
            <w:tcW w:w="1208" w:type="pct"/>
            <w:tcBorders>
              <w:left w:val="single" w:color="auto" w:sz="4" w:space="0"/>
            </w:tcBorders>
            <w:shd w:val="clear" w:color="auto" w:fill="auto"/>
          </w:tcPr>
          <w:p w:rsidRPr="004D7924" w:rsidR="008101D5" w:rsidP="00591D6B" w:rsidRDefault="004D7924">
            <w:pPr>
              <w:pStyle w:val="AltB0"/>
              <w:rPr>
                <w:rStyle w:val="aff1"/>
              </w:rPr>
            </w:pPr>
            <w:r w:rsidRPr="004D7924">
              <w:rPr>
                <w:rStyle w:val="aff1"/>
                <w:rFonts w:hint="eastAsia"/>
              </w:rPr>
              <w:t>SGL_OVERLAP_END</w:t>
            </w:r>
          </w:p>
        </w:tc>
      </w:tr>
      <w:tr w:rsidR="008101D5" w:rsidTr="00387B4B">
        <w:tc>
          <w:tcPr>
            <w:tcW w:w="948" w:type="pct"/>
            <w:tcBorders>
              <w:top w:val="single" w:color="auto" w:sz="4" w:space="0"/>
              <w:bottom w:val="single" w:color="auto" w:sz="4" w:space="0"/>
            </w:tcBorders>
            <w:shd w:val="clear" w:color="auto" w:fill="auto"/>
          </w:tcPr>
          <w:p w:rsidRPr="00354FC4" w:rsidR="008101D5" w:rsidP="00591D6B" w:rsidRDefault="008101D5">
            <w:pPr>
              <w:pStyle w:val="AltB0"/>
              <w:rPr>
                <w:rStyle w:val="aff1"/>
              </w:rPr>
            </w:pPr>
            <w:r w:rsidRPr="00354FC4">
              <w:rPr>
                <w:rStyle w:val="aff1"/>
                <w:rFonts w:hint="eastAsia"/>
              </w:rPr>
              <w:t>True</w:t>
            </w:r>
          </w:p>
        </w:tc>
        <w:tc>
          <w:tcPr>
            <w:tcW w:w="948" w:type="pct"/>
            <w:tcBorders>
              <w:top w:val="single" w:color="auto" w:sz="4" w:space="0"/>
              <w:bottom w:val="single" w:color="auto" w:sz="4" w:space="0"/>
              <w:right w:val="single" w:color="auto" w:sz="4" w:space="0"/>
            </w:tcBorders>
            <w:shd w:val="clear" w:color="auto" w:fill="auto"/>
          </w:tcPr>
          <w:p w:rsidR="008101D5" w:rsidP="00591D6B" w:rsidRDefault="008101D5">
            <w:pPr>
              <w:pStyle w:val="AltB0"/>
            </w:pPr>
            <w:r>
              <w:rPr>
                <w:rFonts w:hint="eastAsia"/>
              </w:rPr>
              <w:t>——</w:t>
            </w:r>
          </w:p>
        </w:tc>
        <w:tc>
          <w:tcPr>
            <w:tcW w:w="948" w:type="pct"/>
            <w:tcBorders>
              <w:top w:val="single" w:color="auto" w:sz="4" w:space="0"/>
              <w:left w:val="single" w:color="auto" w:sz="4" w:space="0"/>
              <w:bottom w:val="single" w:color="auto" w:sz="4" w:space="0"/>
            </w:tcBorders>
            <w:shd w:val="clear" w:color="auto" w:fill="auto"/>
          </w:tcPr>
          <w:p w:rsidRPr="00354FC4" w:rsidR="008101D5" w:rsidP="00591D6B" w:rsidRDefault="008101D5">
            <w:pPr>
              <w:pStyle w:val="AltB0"/>
              <w:rPr>
                <w:rStyle w:val="aff1"/>
              </w:rPr>
            </w:pPr>
            <w:r w:rsidRPr="00354FC4">
              <w:rPr>
                <w:rStyle w:val="aff1"/>
                <w:rFonts w:hint="eastAsia"/>
              </w:rPr>
              <w:t>False</w:t>
            </w:r>
          </w:p>
        </w:tc>
        <w:tc>
          <w:tcPr>
            <w:tcW w:w="948" w:type="pct"/>
            <w:tcBorders>
              <w:top w:val="single" w:color="auto" w:sz="4" w:space="0"/>
              <w:bottom w:val="single" w:color="auto" w:sz="4" w:space="0"/>
              <w:right w:val="single" w:color="auto" w:sz="4" w:space="0"/>
            </w:tcBorders>
            <w:shd w:val="clear" w:color="auto" w:fill="auto"/>
          </w:tcPr>
          <w:p w:rsidRPr="00354FC4" w:rsidR="008101D5" w:rsidP="00591D6B" w:rsidRDefault="004D7924">
            <w:pPr>
              <w:pStyle w:val="AltB0"/>
              <w:rPr>
                <w:rStyle w:val="aff1"/>
              </w:rPr>
            </w:pPr>
            <w:r w:rsidRPr="00354FC4">
              <w:rPr>
                <w:rStyle w:val="aff1"/>
                <w:rFonts w:hint="eastAsia"/>
              </w:rPr>
              <w:t>False</w:t>
            </w:r>
          </w:p>
        </w:tc>
        <w:tc>
          <w:tcPr>
            <w:tcW w:w="1208" w:type="pct"/>
            <w:tcBorders>
              <w:left w:val="single" w:color="auto" w:sz="4" w:space="0"/>
            </w:tcBorders>
            <w:shd w:val="clear" w:color="auto" w:fill="auto"/>
          </w:tcPr>
          <w:p w:rsidRPr="004D7924" w:rsidR="008101D5" w:rsidP="00591D6B" w:rsidRDefault="004D7924">
            <w:pPr>
              <w:pStyle w:val="AltB0"/>
              <w:rPr>
                <w:rStyle w:val="aff1"/>
              </w:rPr>
            </w:pPr>
            <w:r w:rsidRPr="004D7924">
              <w:rPr>
                <w:rStyle w:val="aff1"/>
                <w:rFonts w:hint="eastAsia"/>
              </w:rPr>
              <w:t>SGL_SIGNAL</w:t>
            </w:r>
          </w:p>
        </w:tc>
      </w:tr>
      <w:tr w:rsidR="008101D5" w:rsidTr="00387B4B">
        <w:tc>
          <w:tcPr>
            <w:tcW w:w="948" w:type="pct"/>
            <w:tcBorders>
              <w:top w:val="single" w:color="auto" w:sz="4" w:space="0"/>
              <w:bottom w:val="single" w:color="auto" w:sz="4" w:space="0"/>
            </w:tcBorders>
            <w:shd w:val="clear" w:color="auto" w:fill="auto"/>
          </w:tcPr>
          <w:p w:rsidRPr="00354FC4" w:rsidR="008101D5" w:rsidP="00591D6B" w:rsidRDefault="008101D5">
            <w:pPr>
              <w:pStyle w:val="AltB0"/>
              <w:rPr>
                <w:rStyle w:val="aff1"/>
              </w:rPr>
            </w:pPr>
            <w:r w:rsidRPr="00354FC4">
              <w:rPr>
                <w:rStyle w:val="aff1"/>
                <w:rFonts w:hint="eastAsia"/>
              </w:rPr>
              <w:t>False</w:t>
            </w:r>
          </w:p>
        </w:tc>
        <w:tc>
          <w:tcPr>
            <w:tcW w:w="948" w:type="pct"/>
            <w:tcBorders>
              <w:top w:val="single" w:color="auto" w:sz="4" w:space="0"/>
              <w:bottom w:val="single" w:color="auto" w:sz="4" w:space="0"/>
              <w:right w:val="single" w:color="auto" w:sz="4" w:space="0"/>
            </w:tcBorders>
            <w:shd w:val="clear" w:color="auto" w:fill="auto"/>
          </w:tcPr>
          <w:p w:rsidRPr="00354FC4" w:rsidR="008101D5" w:rsidP="00591D6B" w:rsidRDefault="008101D5">
            <w:pPr>
              <w:pStyle w:val="AltB0"/>
              <w:rPr>
                <w:rStyle w:val="aff1"/>
              </w:rPr>
            </w:pPr>
            <w:r w:rsidRPr="00354FC4">
              <w:rPr>
                <w:rStyle w:val="aff1"/>
                <w:rFonts w:hint="eastAsia"/>
              </w:rPr>
              <w:t>True</w:t>
            </w:r>
          </w:p>
        </w:tc>
        <w:tc>
          <w:tcPr>
            <w:tcW w:w="948" w:type="pct"/>
            <w:tcBorders>
              <w:top w:val="single" w:color="auto" w:sz="4" w:space="0"/>
              <w:left w:val="single" w:color="auto" w:sz="4" w:space="0"/>
              <w:bottom w:val="single" w:color="auto" w:sz="4" w:space="0"/>
            </w:tcBorders>
            <w:shd w:val="clear" w:color="auto" w:fill="auto"/>
          </w:tcPr>
          <w:p w:rsidR="008101D5" w:rsidP="00591D6B" w:rsidRDefault="004D7924">
            <w:pPr>
              <w:pStyle w:val="AltB0"/>
            </w:pPr>
            <w:r>
              <w:rPr>
                <w:rFonts w:hint="eastAsia"/>
              </w:rPr>
              <w:t>——</w:t>
            </w:r>
          </w:p>
        </w:tc>
        <w:tc>
          <w:tcPr>
            <w:tcW w:w="948" w:type="pct"/>
            <w:tcBorders>
              <w:top w:val="single" w:color="auto" w:sz="4" w:space="0"/>
              <w:bottom w:val="single" w:color="auto" w:sz="4" w:space="0"/>
              <w:right w:val="single" w:color="auto" w:sz="4" w:space="0"/>
            </w:tcBorders>
            <w:shd w:val="clear" w:color="auto" w:fill="auto"/>
          </w:tcPr>
          <w:p w:rsidR="008101D5" w:rsidP="00591D6B" w:rsidRDefault="004D7924">
            <w:pPr>
              <w:pStyle w:val="AltB0"/>
            </w:pPr>
            <w:r>
              <w:rPr>
                <w:rFonts w:hint="eastAsia"/>
              </w:rPr>
              <w:t>——</w:t>
            </w:r>
          </w:p>
        </w:tc>
        <w:tc>
          <w:tcPr>
            <w:tcW w:w="1208" w:type="pct"/>
            <w:tcBorders>
              <w:left w:val="single" w:color="auto" w:sz="4" w:space="0"/>
            </w:tcBorders>
            <w:shd w:val="clear" w:color="auto" w:fill="auto"/>
          </w:tcPr>
          <w:p w:rsidR="008101D5" w:rsidP="00591D6B" w:rsidRDefault="004D7924">
            <w:pPr>
              <w:pStyle w:val="AltB0"/>
            </w:pPr>
            <w:r>
              <w:rPr>
                <w:rFonts w:hint="eastAsia"/>
              </w:rPr>
              <w:t>——</w:t>
            </w:r>
          </w:p>
        </w:tc>
      </w:tr>
      <w:tr w:rsidR="004D7924" w:rsidTr="00387B4B">
        <w:tc>
          <w:tcPr>
            <w:tcW w:w="948" w:type="pct"/>
            <w:tcBorders>
              <w:top w:val="single" w:color="auto" w:sz="4" w:space="0"/>
              <w:bottom w:val="single" w:color="auto" w:sz="4" w:space="0"/>
            </w:tcBorders>
            <w:shd w:val="clear" w:color="auto" w:fill="auto"/>
          </w:tcPr>
          <w:p w:rsidRPr="00354FC4" w:rsidR="004D7924" w:rsidP="00591D6B" w:rsidRDefault="004D7924">
            <w:pPr>
              <w:pStyle w:val="AltB0"/>
              <w:rPr>
                <w:rStyle w:val="aff1"/>
              </w:rPr>
            </w:pPr>
            <w:r w:rsidRPr="00354FC4">
              <w:rPr>
                <w:rStyle w:val="aff1"/>
                <w:rFonts w:hint="eastAsia"/>
              </w:rPr>
              <w:t>False</w:t>
            </w:r>
          </w:p>
        </w:tc>
        <w:tc>
          <w:tcPr>
            <w:tcW w:w="948" w:type="pct"/>
            <w:tcBorders>
              <w:top w:val="single" w:color="auto" w:sz="4" w:space="0"/>
              <w:bottom w:val="single" w:color="auto" w:sz="4" w:space="0"/>
              <w:right w:val="single" w:color="auto" w:sz="4" w:space="0"/>
            </w:tcBorders>
            <w:shd w:val="clear" w:color="auto" w:fill="auto"/>
          </w:tcPr>
          <w:p w:rsidRPr="00354FC4" w:rsidR="004D7924" w:rsidP="00591D6B" w:rsidRDefault="004D7924">
            <w:pPr>
              <w:pStyle w:val="AltB0"/>
              <w:rPr>
                <w:rStyle w:val="aff1"/>
              </w:rPr>
            </w:pPr>
            <w:r w:rsidRPr="00354FC4">
              <w:rPr>
                <w:rStyle w:val="aff1"/>
                <w:rFonts w:hint="eastAsia"/>
              </w:rPr>
              <w:t>False</w:t>
            </w:r>
          </w:p>
        </w:tc>
        <w:tc>
          <w:tcPr>
            <w:tcW w:w="948" w:type="pct"/>
            <w:tcBorders>
              <w:top w:val="single" w:color="auto" w:sz="4" w:space="0"/>
              <w:left w:val="single" w:color="auto" w:sz="4" w:space="0"/>
              <w:bottom w:val="single" w:color="auto" w:sz="4" w:space="0"/>
            </w:tcBorders>
            <w:shd w:val="clear" w:color="auto" w:fill="auto"/>
          </w:tcPr>
          <w:p w:rsidRPr="00354FC4" w:rsidR="004D7924" w:rsidP="00591D6B" w:rsidRDefault="004D7924">
            <w:pPr>
              <w:pStyle w:val="AltB0"/>
              <w:rPr>
                <w:rStyle w:val="aff1"/>
              </w:rPr>
            </w:pPr>
            <w:r w:rsidRPr="00354FC4">
              <w:rPr>
                <w:rStyle w:val="aff1"/>
                <w:rFonts w:hint="eastAsia"/>
              </w:rPr>
              <w:t>True</w:t>
            </w:r>
          </w:p>
        </w:tc>
        <w:tc>
          <w:tcPr>
            <w:tcW w:w="948" w:type="pct"/>
            <w:tcBorders>
              <w:top w:val="single" w:color="auto" w:sz="4" w:space="0"/>
              <w:bottom w:val="single" w:color="auto" w:sz="4" w:space="0"/>
              <w:right w:val="single" w:color="auto" w:sz="4" w:space="0"/>
            </w:tcBorders>
            <w:shd w:val="clear" w:color="auto" w:fill="auto"/>
          </w:tcPr>
          <w:p w:rsidRPr="004D7924" w:rsidR="004D7924" w:rsidP="00591D6B" w:rsidRDefault="004D7924">
            <w:pPr>
              <w:pStyle w:val="AltB0"/>
            </w:pPr>
            <w:r>
              <w:rPr>
                <w:rFonts w:hint="eastAsia"/>
              </w:rPr>
              <w:t>——</w:t>
            </w:r>
          </w:p>
        </w:tc>
        <w:tc>
          <w:tcPr>
            <w:tcW w:w="1208" w:type="pct"/>
            <w:tcBorders>
              <w:left w:val="single" w:color="auto" w:sz="4" w:space="0"/>
            </w:tcBorders>
            <w:shd w:val="clear" w:color="auto" w:fill="auto"/>
          </w:tcPr>
          <w:p w:rsidRPr="004D7924" w:rsidR="004D7924" w:rsidP="00591D6B" w:rsidRDefault="004D7924">
            <w:pPr>
              <w:pStyle w:val="AltB0"/>
              <w:rPr>
                <w:rStyle w:val="aff1"/>
              </w:rPr>
            </w:pPr>
            <w:r w:rsidRPr="004D7924">
              <w:rPr>
                <w:rStyle w:val="aff1"/>
                <w:rFonts w:hint="eastAsia"/>
              </w:rPr>
              <w:t>SGL_OVERLAP_END</w:t>
            </w:r>
          </w:p>
        </w:tc>
      </w:tr>
      <w:tr w:rsidR="004D7924" w:rsidTr="00387B4B">
        <w:tc>
          <w:tcPr>
            <w:tcW w:w="948" w:type="pct"/>
            <w:tcBorders>
              <w:top w:val="single" w:color="auto" w:sz="4" w:space="0"/>
              <w:bottom w:val="single" w:color="auto" w:sz="4" w:space="0"/>
            </w:tcBorders>
            <w:shd w:val="clear" w:color="auto" w:fill="auto"/>
          </w:tcPr>
          <w:p w:rsidRPr="00354FC4" w:rsidR="004D7924" w:rsidP="00591D6B" w:rsidRDefault="004D7924">
            <w:pPr>
              <w:pStyle w:val="AltB0"/>
              <w:rPr>
                <w:rStyle w:val="aff1"/>
              </w:rPr>
            </w:pPr>
            <w:r w:rsidRPr="00354FC4">
              <w:rPr>
                <w:rStyle w:val="aff1"/>
                <w:rFonts w:hint="eastAsia"/>
              </w:rPr>
              <w:t>False</w:t>
            </w:r>
          </w:p>
        </w:tc>
        <w:tc>
          <w:tcPr>
            <w:tcW w:w="948" w:type="pct"/>
            <w:tcBorders>
              <w:top w:val="single" w:color="auto" w:sz="4" w:space="0"/>
              <w:bottom w:val="single" w:color="auto" w:sz="4" w:space="0"/>
              <w:right w:val="single" w:color="auto" w:sz="4" w:space="0"/>
            </w:tcBorders>
            <w:shd w:val="clear" w:color="auto" w:fill="auto"/>
          </w:tcPr>
          <w:p w:rsidRPr="00354FC4" w:rsidR="004D7924" w:rsidP="00591D6B" w:rsidRDefault="004D7924">
            <w:pPr>
              <w:pStyle w:val="AltB0"/>
              <w:rPr>
                <w:rStyle w:val="aff1"/>
              </w:rPr>
            </w:pPr>
            <w:r w:rsidRPr="00354FC4">
              <w:rPr>
                <w:rStyle w:val="aff1"/>
                <w:rFonts w:hint="eastAsia"/>
              </w:rPr>
              <w:t>False</w:t>
            </w:r>
          </w:p>
        </w:tc>
        <w:tc>
          <w:tcPr>
            <w:tcW w:w="948" w:type="pct"/>
            <w:tcBorders>
              <w:top w:val="single" w:color="auto" w:sz="4" w:space="0"/>
              <w:left w:val="single" w:color="auto" w:sz="4" w:space="0"/>
              <w:bottom w:val="single" w:color="auto" w:sz="4" w:space="0"/>
            </w:tcBorders>
            <w:shd w:val="clear" w:color="auto" w:fill="auto"/>
          </w:tcPr>
          <w:p w:rsidRPr="00354FC4" w:rsidR="004D7924" w:rsidP="00591D6B" w:rsidRDefault="004D7924">
            <w:pPr>
              <w:pStyle w:val="AltB0"/>
              <w:rPr>
                <w:rStyle w:val="aff1"/>
              </w:rPr>
            </w:pPr>
            <w:r w:rsidRPr="00354FC4">
              <w:rPr>
                <w:rStyle w:val="aff1"/>
                <w:rFonts w:hint="eastAsia"/>
              </w:rPr>
              <w:t>False</w:t>
            </w:r>
          </w:p>
        </w:tc>
        <w:tc>
          <w:tcPr>
            <w:tcW w:w="948" w:type="pct"/>
            <w:tcBorders>
              <w:top w:val="single" w:color="auto" w:sz="4" w:space="0"/>
              <w:bottom w:val="single" w:color="auto" w:sz="4" w:space="0"/>
              <w:right w:val="single" w:color="auto" w:sz="4" w:space="0"/>
            </w:tcBorders>
            <w:shd w:val="clear" w:color="auto" w:fill="auto"/>
          </w:tcPr>
          <w:p w:rsidRPr="00354FC4" w:rsidR="004D7924" w:rsidP="00591D6B" w:rsidRDefault="004D7924">
            <w:pPr>
              <w:pStyle w:val="AltB0"/>
              <w:rPr>
                <w:rStyle w:val="aff1"/>
              </w:rPr>
            </w:pPr>
            <w:r w:rsidRPr="00354FC4">
              <w:rPr>
                <w:rStyle w:val="aff1"/>
                <w:rFonts w:hint="eastAsia"/>
              </w:rPr>
              <w:t>True</w:t>
            </w:r>
          </w:p>
        </w:tc>
        <w:tc>
          <w:tcPr>
            <w:tcW w:w="1208" w:type="pct"/>
            <w:tcBorders>
              <w:left w:val="single" w:color="auto" w:sz="4" w:space="0"/>
            </w:tcBorders>
            <w:shd w:val="clear" w:color="auto" w:fill="auto"/>
          </w:tcPr>
          <w:p w:rsidRPr="004D7924" w:rsidR="004D7924" w:rsidP="00591D6B" w:rsidRDefault="004D7924">
            <w:pPr>
              <w:pStyle w:val="AltB0"/>
              <w:rPr>
                <w:rStyle w:val="aff1"/>
              </w:rPr>
            </w:pPr>
            <w:r w:rsidRPr="004D7924">
              <w:rPr>
                <w:rStyle w:val="aff1"/>
                <w:rFonts w:hint="eastAsia"/>
              </w:rPr>
              <w:t>SGL_OVERLAP_END</w:t>
            </w:r>
          </w:p>
        </w:tc>
      </w:tr>
      <w:tr w:rsidR="004D7924" w:rsidTr="00387B4B">
        <w:tc>
          <w:tcPr>
            <w:tcW w:w="948" w:type="pct"/>
            <w:tcBorders>
              <w:top w:val="single" w:color="auto" w:sz="4" w:space="0"/>
              <w:bottom w:val="single" w:color="auto" w:sz="12" w:space="0"/>
            </w:tcBorders>
            <w:shd w:val="clear" w:color="auto" w:fill="auto"/>
          </w:tcPr>
          <w:p w:rsidRPr="00354FC4" w:rsidR="004D7924" w:rsidP="00591D6B" w:rsidRDefault="004D7924">
            <w:pPr>
              <w:pStyle w:val="AltB0"/>
              <w:rPr>
                <w:rStyle w:val="aff1"/>
              </w:rPr>
            </w:pPr>
            <w:r w:rsidRPr="00354FC4">
              <w:rPr>
                <w:rStyle w:val="aff1"/>
                <w:rFonts w:hint="eastAsia"/>
              </w:rPr>
              <w:t>False</w:t>
            </w:r>
          </w:p>
        </w:tc>
        <w:tc>
          <w:tcPr>
            <w:tcW w:w="948" w:type="pct"/>
            <w:tcBorders>
              <w:top w:val="single" w:color="auto" w:sz="4" w:space="0"/>
              <w:bottom w:val="single" w:color="auto" w:sz="12" w:space="0"/>
              <w:right w:val="single" w:color="auto" w:sz="4" w:space="0"/>
            </w:tcBorders>
            <w:shd w:val="clear" w:color="auto" w:fill="auto"/>
          </w:tcPr>
          <w:p w:rsidRPr="00354FC4" w:rsidR="004D7924" w:rsidP="00591D6B" w:rsidRDefault="004D7924">
            <w:pPr>
              <w:pStyle w:val="AltB0"/>
              <w:rPr>
                <w:rStyle w:val="aff1"/>
              </w:rPr>
            </w:pPr>
            <w:r w:rsidRPr="00354FC4">
              <w:rPr>
                <w:rStyle w:val="aff1"/>
                <w:rFonts w:hint="eastAsia"/>
              </w:rPr>
              <w:t>False</w:t>
            </w:r>
          </w:p>
        </w:tc>
        <w:tc>
          <w:tcPr>
            <w:tcW w:w="948" w:type="pct"/>
            <w:tcBorders>
              <w:top w:val="single" w:color="auto" w:sz="4" w:space="0"/>
              <w:left w:val="single" w:color="auto" w:sz="4" w:space="0"/>
              <w:bottom w:val="single" w:color="auto" w:sz="12" w:space="0"/>
            </w:tcBorders>
            <w:shd w:val="clear" w:color="auto" w:fill="auto"/>
          </w:tcPr>
          <w:p w:rsidRPr="00354FC4" w:rsidR="004D7924" w:rsidP="00591D6B" w:rsidRDefault="004D7924">
            <w:pPr>
              <w:pStyle w:val="AltB0"/>
              <w:rPr>
                <w:rStyle w:val="aff1"/>
              </w:rPr>
            </w:pPr>
            <w:r w:rsidRPr="00354FC4">
              <w:rPr>
                <w:rStyle w:val="aff1"/>
                <w:rFonts w:hint="eastAsia"/>
              </w:rPr>
              <w:t>False</w:t>
            </w:r>
          </w:p>
        </w:tc>
        <w:tc>
          <w:tcPr>
            <w:tcW w:w="948" w:type="pct"/>
            <w:tcBorders>
              <w:top w:val="single" w:color="auto" w:sz="4" w:space="0"/>
              <w:bottom w:val="single" w:color="auto" w:sz="12" w:space="0"/>
              <w:right w:val="single" w:color="auto" w:sz="4" w:space="0"/>
            </w:tcBorders>
            <w:shd w:val="clear" w:color="auto" w:fill="auto"/>
          </w:tcPr>
          <w:p w:rsidRPr="00354FC4" w:rsidR="004D7924" w:rsidP="00591D6B" w:rsidRDefault="004D7924">
            <w:pPr>
              <w:pStyle w:val="AltB0"/>
              <w:rPr>
                <w:rStyle w:val="aff1"/>
              </w:rPr>
            </w:pPr>
            <w:r w:rsidRPr="00354FC4">
              <w:rPr>
                <w:rStyle w:val="aff1"/>
                <w:rFonts w:hint="eastAsia"/>
              </w:rPr>
              <w:t>False</w:t>
            </w:r>
          </w:p>
        </w:tc>
        <w:tc>
          <w:tcPr>
            <w:tcW w:w="1208" w:type="pct"/>
            <w:tcBorders>
              <w:left w:val="single" w:color="auto" w:sz="4" w:space="0"/>
            </w:tcBorders>
            <w:shd w:val="clear" w:color="auto" w:fill="auto"/>
          </w:tcPr>
          <w:p w:rsidRPr="004D7924" w:rsidR="004D7924" w:rsidP="00591D6B" w:rsidRDefault="004D7924">
            <w:pPr>
              <w:pStyle w:val="AltB0"/>
              <w:rPr>
                <w:rStyle w:val="aff1"/>
              </w:rPr>
            </w:pPr>
            <w:r w:rsidRPr="004D7924">
              <w:rPr>
                <w:rStyle w:val="aff1"/>
                <w:rFonts w:hint="eastAsia"/>
              </w:rPr>
              <w:t>SGL_SIGNAL</w:t>
            </w:r>
          </w:p>
        </w:tc>
      </w:tr>
    </w:tbl>
    <w:p w:rsidRPr="00735CD3" w:rsidR="008101D5" w:rsidP="00C93484" w:rsidRDefault="008101D5">
      <w:pPr>
        <w:pStyle w:val="Reqtify"/>
      </w:pPr>
    </w:p>
    <w:p w:rsidRPr="00735CD3" w:rsidR="00735CD3" w:rsidP="00C93484" w:rsidRDefault="00735CD3">
      <w:pPr>
        <w:pStyle w:val="Reqtify"/>
      </w:pPr>
    </w:p>
    <w:p w:rsidRPr="00735CD3" w:rsidR="00735CD3" w:rsidP="00C93484" w:rsidRDefault="00735CD3">
      <w:pPr>
        <w:pStyle w:val="Reqtify"/>
      </w:pPr>
      <w:r w:rsidRPr="00735CD3">
        <w:rPr>
          <w:rFonts w:hint="eastAsia"/>
        </w:rPr>
        <w:t>信号机</w:t>
      </w:r>
      <w:r w:rsidR="00987262">
        <w:rPr>
          <w:rFonts w:hint="eastAsia"/>
        </w:rPr>
        <w:t>：</w:t>
      </w:r>
    </w:p>
    <w:p w:rsidRPr="00735CD3" w:rsidR="00735CD3" w:rsidP="00FA0FBB" w:rsidRDefault="00735CD3">
      <w:pPr>
        <w:pStyle w:val="AltX"/>
      </w:pPr>
      <w:r w:rsidRPr="00735CD3">
        <w:rPr>
          <w:rFonts w:hint="eastAsia"/>
        </w:rPr>
        <w:t>如果在车头最大定位和</w:t>
      </w:r>
      <w:r w:rsidR="006724CD">
        <w:rPr>
          <w:rFonts w:hint="eastAsia"/>
        </w:rPr>
        <w:t>EB</w:t>
      </w:r>
      <w:r w:rsidR="006724CD">
        <w:rPr>
          <w:rFonts w:hint="eastAsia"/>
        </w:rPr>
        <w:t>实际施加位置</w:t>
      </w:r>
      <w:r w:rsidRPr="00735CD3">
        <w:rPr>
          <w:rFonts w:hint="eastAsia"/>
        </w:rPr>
        <w:t>之间存在限制状态的信号机时，</w:t>
      </w:r>
      <w:r w:rsidRPr="00735CD3">
        <w:rPr>
          <w:rFonts w:hint="eastAsia"/>
        </w:rPr>
        <w:t>ATP</w:t>
      </w:r>
      <w:r w:rsidRPr="00735CD3">
        <w:rPr>
          <w:rFonts w:hint="eastAsia"/>
        </w:rPr>
        <w:t>需将其作为安全速度限制区域处理，其限速值为</w:t>
      </w:r>
      <w:r w:rsidR="00987262">
        <w:rPr>
          <w:rFonts w:hint="eastAsia"/>
        </w:rPr>
        <w:t>0</w:t>
      </w:r>
      <w:r w:rsidR="00987262">
        <w:rPr>
          <w:rFonts w:hint="eastAsia"/>
        </w:rPr>
        <w:t>；</w:t>
      </w:r>
    </w:p>
    <w:p w:rsidRPr="00735CD3" w:rsidR="00735CD3" w:rsidP="00FA0FBB" w:rsidRDefault="00987262">
      <w:pPr>
        <w:pStyle w:val="AltX"/>
      </w:pPr>
      <w:r>
        <w:rPr>
          <w:rFonts w:hint="eastAsia"/>
        </w:rPr>
        <w:t>如果在</w:t>
      </w:r>
      <w:r>
        <w:rPr>
          <w:rFonts w:hint="eastAsia"/>
        </w:rPr>
        <w:t>EBA</w:t>
      </w:r>
      <w:r>
        <w:rPr>
          <w:rFonts w:hint="eastAsia"/>
        </w:rPr>
        <w:t>点下游存在</w:t>
      </w:r>
      <w:r w:rsidRPr="00735CD3" w:rsidR="00735CD3">
        <w:rPr>
          <w:rFonts w:hint="eastAsia"/>
        </w:rPr>
        <w:t>限制状态的信号机</w:t>
      </w:r>
      <w:r>
        <w:rPr>
          <w:rFonts w:hint="eastAsia"/>
        </w:rPr>
        <w:t>且未建立</w:t>
      </w:r>
      <w:r>
        <w:rPr>
          <w:rFonts w:hint="eastAsia"/>
        </w:rPr>
        <w:t>Overlap</w:t>
      </w:r>
      <w:r w:rsidRPr="00735CD3" w:rsidR="00735CD3">
        <w:rPr>
          <w:rFonts w:hint="eastAsia"/>
        </w:rPr>
        <w:t>，其限速为</w:t>
      </w:r>
      <w:r w:rsidRPr="00735CD3" w:rsidR="00735CD3">
        <w:rPr>
          <w:rFonts w:hint="eastAsia"/>
        </w:rPr>
        <w:t>0</w:t>
      </w:r>
      <w:r w:rsidRPr="00735CD3" w:rsidR="00735CD3">
        <w:rPr>
          <w:rFonts w:hint="eastAsia"/>
        </w:rPr>
        <w:t>。</w:t>
      </w:r>
    </w:p>
    <w:p w:rsidRPr="00735CD3" w:rsidR="00735CD3" w:rsidP="00C93484" w:rsidRDefault="00735CD3">
      <w:pPr>
        <w:pStyle w:val="Reqtify"/>
      </w:pPr>
    </w:p>
    <w:p w:rsidRPr="00735CD3" w:rsidR="00735CD3" w:rsidP="00C93484" w:rsidRDefault="00735CD3">
      <w:pPr>
        <w:pStyle w:val="Reqtify"/>
      </w:pPr>
    </w:p>
    <w:p w:rsidRPr="00735CD3" w:rsidR="00735CD3" w:rsidP="00735CD3" w:rsidRDefault="00735CD3">
      <w:pPr>
        <w:pStyle w:val="ReqtifyAltR"/>
      </w:pPr>
      <w:r w:rsidRPr="00735CD3">
        <w:t>[iTC_CC_ATP-SwRS</w:t>
      </w:r>
      <w:r w:rsidR="00655979">
        <w:rPr>
          <w:rFonts w:hint="eastAsia"/>
        </w:rPr>
        <w:t>-0701</w:t>
      </w:r>
      <w:r w:rsidRPr="00735CD3">
        <w:rPr>
          <w:rFonts w:hint="eastAsia"/>
        </w:rPr>
        <w:t>]</w:t>
      </w:r>
    </w:p>
    <w:p w:rsidRPr="00735CD3" w:rsidR="00735CD3" w:rsidP="00C93484" w:rsidRDefault="00735CD3">
      <w:pPr>
        <w:pStyle w:val="Reqtify"/>
      </w:pPr>
      <w:bookmarkStart w:name="ZoneVSLnotExceedSignal" w:id="8191"/>
      <w:r w:rsidRPr="00735CD3">
        <w:rPr>
          <w:rStyle w:val="aff2"/>
        </w:rPr>
        <w:t>ZoneVSLnotExceedSignal</w:t>
      </w:r>
      <w:bookmarkEnd w:id="8191"/>
      <w:r w:rsidRPr="00735CD3">
        <w:rPr>
          <w:rFonts w:hint="eastAsia"/>
        </w:rPr>
        <w:t>，信号机作为区域型限速的情形</w:t>
      </w:r>
    </w:p>
    <w:p w:rsidR="00A5053B" w:rsidP="000431E0" w:rsidRDefault="00A5053B">
      <w:pPr>
        <w:pStyle w:val="af7"/>
      </w:pPr>
      <w:r>
        <w:t>def ZoneVSLnotExceedSignal</w:t>
      </w:r>
      <w:r>
        <w:rPr>
          <w:color w:val="FF8000"/>
        </w:rPr>
        <w:t>(</w:t>
      </w:r>
      <w:r>
        <w:t>k</w:t>
      </w:r>
      <w:r>
        <w:rPr>
          <w:color w:val="FF8000"/>
        </w:rPr>
        <w:t>)</w:t>
      </w:r>
      <w:r>
        <w:t>:</w:t>
      </w:r>
    </w:p>
    <w:p w:rsidR="00A5053B" w:rsidP="000431E0" w:rsidRDefault="00A5053B">
      <w:pPr>
        <w:pStyle w:val="af7"/>
      </w:pPr>
      <w:r>
        <w:t xml:space="preserve">    for </w:t>
      </w:r>
      <w:r w:rsidR="00FF342C">
        <w:rPr>
          <w:rFonts w:hint="eastAsia"/>
        </w:rPr>
        <w:t>S</w:t>
      </w:r>
      <w:r>
        <w:t xml:space="preserve">ig </w:t>
      </w:r>
      <w:r w:rsidRPr="00113E1C">
        <w:t>in</w:t>
      </w:r>
      <w:r>
        <w:t xml:space="preserve"> </w:t>
      </w:r>
      <w:hyperlink w:history="1" w:anchor="AllSingsInZone">
        <w:r w:rsidRPr="001D742A" w:rsidR="00F22AEA">
          <w:rPr>
            <w:rStyle w:val="ac"/>
          </w:rPr>
          <w:t>TrackMap.AllSing</w:t>
        </w:r>
        <w:r w:rsidRPr="001D742A" w:rsidR="00F22AEA">
          <w:rPr>
            <w:rStyle w:val="ac"/>
            <w:rFonts w:hint="eastAsia"/>
          </w:rPr>
          <w:t>sInZone</w:t>
        </w:r>
      </w:hyperlink>
      <w:r>
        <w:rPr>
          <w:color w:val="FF8000"/>
        </w:rPr>
        <w:t>(</w:t>
      </w:r>
      <w:r w:rsidRPr="001332DD">
        <w:rPr>
          <w:rStyle w:val="aff1"/>
        </w:rPr>
        <w:t>SGL_SIGNAL</w:t>
      </w:r>
      <w:r>
        <w:rPr>
          <w:color w:val="FF8000"/>
        </w:rPr>
        <w:t>,</w:t>
      </w:r>
      <w:r w:rsidR="00F22AEA">
        <w:rPr>
          <w:rFonts w:hint="eastAsia"/>
        </w:rPr>
        <w:t xml:space="preserve"> </w:t>
      </w:r>
      <w:hyperlink w:history="1" w:anchor="TrainFrontLocation">
        <w:r w:rsidR="0095165D">
          <w:rPr>
            <w:rStyle w:val="ac"/>
          </w:rPr>
          <w:t>TrainFrontLocation</w:t>
        </w:r>
      </w:hyperlink>
      <w:r>
        <w:rPr>
          <w:color w:val="FF8000"/>
        </w:rPr>
        <w:t>(</w:t>
      </w:r>
      <w:r>
        <w:t>k</w:t>
      </w:r>
      <w:r>
        <w:rPr>
          <w:color w:val="FF8000"/>
        </w:rPr>
        <w:t>)</w:t>
      </w:r>
      <w:r w:rsidR="00354F88">
        <w:t>.M</w:t>
      </w:r>
      <w:r>
        <w:t>ax</w:t>
      </w:r>
      <w:r>
        <w:rPr>
          <w:color w:val="FF8000"/>
        </w:rPr>
        <w:t>,</w:t>
      </w:r>
      <w:r w:rsidR="00F22AEA">
        <w:rPr>
          <w:rFonts w:hint="eastAsia"/>
        </w:rPr>
        <w:t xml:space="preserve"> </w:t>
      </w:r>
      <w:hyperlink w:history="1" w:anchor="X2EbApplied">
        <w:r w:rsidRPr="002561DA" w:rsidR="0057086C">
          <w:rPr>
            <w:rStyle w:val="ac"/>
            <w:rFonts w:hint="eastAsia"/>
          </w:rPr>
          <w:t>X2EbApplied</w:t>
        </w:r>
      </w:hyperlink>
      <w:r w:rsidRPr="009D1FB6" w:rsidR="0057086C">
        <w:t>(k)</w:t>
      </w:r>
      <w:r>
        <w:rPr>
          <w:color w:val="FF8000"/>
        </w:rPr>
        <w:t>)</w:t>
      </w:r>
      <w:r>
        <w:t>:</w:t>
      </w:r>
    </w:p>
    <w:p w:rsidR="00A5053B" w:rsidP="000431E0" w:rsidRDefault="00A5053B">
      <w:pPr>
        <w:pStyle w:val="af7"/>
      </w:pPr>
      <w:r>
        <w:t xml:space="preserve">        if </w:t>
      </w:r>
      <w:r>
        <w:rPr>
          <w:color w:val="FF8000"/>
        </w:rPr>
        <w:t>((</w:t>
      </w:r>
      <w:hyperlink w:history="1" w:anchor="CoercedRestrictive">
        <w:r w:rsidR="00187DC6">
          <w:rPr>
            <w:rStyle w:val="ac"/>
          </w:rPr>
          <w:t>CoercedRestrictive</w:t>
        </w:r>
      </w:hyperlink>
      <w:r>
        <w:rPr>
          <w:color w:val="FF8000"/>
        </w:rPr>
        <w:t>(</w:t>
      </w:r>
      <w:r w:rsidR="00FF342C">
        <w:rPr>
          <w:rFonts w:hint="eastAsia"/>
        </w:rPr>
        <w:t>S</w:t>
      </w:r>
      <w:r>
        <w:t>ig</w:t>
      </w:r>
      <w:r w:rsidR="00354F88">
        <w:t>.</w:t>
      </w:r>
      <w:hyperlink w:history="1" w:anchor="NotCoercedRestrictive">
        <w:r w:rsidR="00C02146">
          <w:rPr>
            <w:rStyle w:val="ac"/>
          </w:rPr>
          <w:t>NotCoercedRestrictive</w:t>
        </w:r>
      </w:hyperlink>
      <w:r>
        <w:rPr>
          <w:color w:val="FF8000"/>
        </w:rPr>
        <w:t>,</w:t>
      </w:r>
      <w:r>
        <w:t xml:space="preserve"> k</w:t>
      </w:r>
      <w:r>
        <w:rPr>
          <w:color w:val="FF8000"/>
        </w:rPr>
        <w:t>)</w:t>
      </w:r>
    </w:p>
    <w:p w:rsidR="00A5053B" w:rsidP="000431E0" w:rsidRDefault="00A5053B">
      <w:pPr>
        <w:pStyle w:val="af7"/>
      </w:pPr>
      <w:r>
        <w:t xml:space="preserve">             or </w:t>
      </w:r>
      <w:r w:rsidRPr="00113E1C">
        <w:t>not</w:t>
      </w:r>
      <w:r>
        <w:t xml:space="preserve"> </w:t>
      </w:r>
      <w:hyperlink w:history="1" w:anchor="VariantValue">
        <w:r w:rsidR="00C64E92">
          <w:rPr>
            <w:rStyle w:val="ac"/>
          </w:rPr>
          <w:t>VariantValue</w:t>
        </w:r>
      </w:hyperlink>
      <w:r>
        <w:rPr>
          <w:color w:val="FF8000"/>
        </w:rPr>
        <w:t>(</w:t>
      </w:r>
      <w:r w:rsidR="00FF342C">
        <w:rPr>
          <w:rFonts w:hint="eastAsia"/>
        </w:rPr>
        <w:t>S</w:t>
      </w:r>
      <w:r>
        <w:t>ig</w:t>
      </w:r>
      <w:r w:rsidR="00354F88">
        <w:t>.V</w:t>
      </w:r>
      <w:r>
        <w:t>ariant</w:t>
      </w:r>
      <w:r>
        <w:rPr>
          <w:color w:val="FF8000"/>
        </w:rPr>
        <w:t>,</w:t>
      </w:r>
      <w:r>
        <w:t xml:space="preserve"> k</w:t>
      </w:r>
      <w:r>
        <w:rPr>
          <w:color w:val="FF8000"/>
        </w:rPr>
        <w:t>))</w:t>
      </w:r>
    </w:p>
    <w:p w:rsidR="00A5053B" w:rsidP="000431E0" w:rsidRDefault="00A5053B">
      <w:pPr>
        <w:pStyle w:val="af7"/>
      </w:pPr>
      <w:r>
        <w:t xml:space="preserve">            and </w:t>
      </w:r>
      <w:r>
        <w:rPr>
          <w:color w:val="FF8000"/>
        </w:rPr>
        <w:t>(</w:t>
      </w:r>
      <w:r w:rsidRPr="00113E1C">
        <w:t>not</w:t>
      </w:r>
      <w:r>
        <w:t xml:space="preserve"> </w:t>
      </w:r>
      <w:hyperlink w:history="1" w:anchor="CoercedPermissive">
        <w:r w:rsidR="00C64E92">
          <w:rPr>
            <w:rStyle w:val="ac"/>
          </w:rPr>
          <w:t>CoercedPermissive</w:t>
        </w:r>
      </w:hyperlink>
      <w:r>
        <w:rPr>
          <w:color w:val="FF8000"/>
        </w:rPr>
        <w:t>(</w:t>
      </w:r>
      <w:r w:rsidR="00FF342C">
        <w:rPr>
          <w:rFonts w:hint="eastAsia"/>
        </w:rPr>
        <w:t>S</w:t>
      </w:r>
      <w:r>
        <w:t>ig</w:t>
      </w:r>
      <w:r w:rsidR="00354F88">
        <w:t>.</w:t>
      </w:r>
      <w:hyperlink w:history="1" w:anchor="CoercedPermissive">
        <w:r w:rsidR="00C64E92">
          <w:rPr>
            <w:rStyle w:val="ac"/>
          </w:rPr>
          <w:t>CoercedPermissive</w:t>
        </w:r>
      </w:hyperlink>
      <w:r>
        <w:rPr>
          <w:color w:val="FF8000"/>
        </w:rPr>
        <w:t>,</w:t>
      </w:r>
      <w:r>
        <w:t xml:space="preserve"> k</w:t>
      </w:r>
      <w:r>
        <w:rPr>
          <w:color w:val="FF8000"/>
        </w:rPr>
        <w:t>)</w:t>
      </w:r>
    </w:p>
    <w:p w:rsidR="00A5053B" w:rsidP="000431E0" w:rsidRDefault="00A5053B">
      <w:pPr>
        <w:pStyle w:val="af7"/>
      </w:pPr>
      <w:r>
        <w:t xml:space="preserve">                 and </w:t>
      </w:r>
      <w:r w:rsidRPr="00113E1C">
        <w:t>not</w:t>
      </w:r>
      <w:r>
        <w:t xml:space="preserve"> </w:t>
      </w:r>
      <w:hyperlink w:history="1" w:anchor="VariantValue">
        <w:r w:rsidR="00C64E92">
          <w:rPr>
            <w:rStyle w:val="ac"/>
          </w:rPr>
          <w:t>VariantValue</w:t>
        </w:r>
      </w:hyperlink>
      <w:r>
        <w:rPr>
          <w:color w:val="FF8000"/>
        </w:rPr>
        <w:t>(</w:t>
      </w:r>
      <w:r w:rsidR="00FF342C">
        <w:rPr>
          <w:rFonts w:hint="eastAsia"/>
        </w:rPr>
        <w:t>S</w:t>
      </w:r>
      <w:r>
        <w:t>ig</w:t>
      </w:r>
      <w:r w:rsidR="00354F88">
        <w:t>.O</w:t>
      </w:r>
      <w:r>
        <w:t>verlap</w:t>
      </w:r>
      <w:r w:rsidR="00354F88">
        <w:t>V</w:t>
      </w:r>
      <w:r>
        <w:t>ariant</w:t>
      </w:r>
      <w:r>
        <w:rPr>
          <w:color w:val="FF8000"/>
        </w:rPr>
        <w:t>,</w:t>
      </w:r>
      <w:r>
        <w:t xml:space="preserve"> k</w:t>
      </w:r>
      <w:r>
        <w:rPr>
          <w:color w:val="FF8000"/>
        </w:rPr>
        <w:t>)))</w:t>
      </w:r>
      <w:r>
        <w:t>:</w:t>
      </w:r>
    </w:p>
    <w:p w:rsidR="00A5053B" w:rsidP="000431E0" w:rsidRDefault="00A5053B">
      <w:pPr>
        <w:pStyle w:val="af7"/>
      </w:pPr>
      <w:r>
        <w:t xml:space="preserve">            return </w:t>
      </w:r>
      <w:r w:rsidRPr="00354FC4">
        <w:rPr>
          <w:rStyle w:val="aff1"/>
        </w:rPr>
        <w:t>False</w:t>
      </w:r>
    </w:p>
    <w:p w:rsidR="00A5053B" w:rsidP="000431E0" w:rsidRDefault="00A5053B">
      <w:pPr>
        <w:pStyle w:val="af7"/>
      </w:pPr>
      <w:r>
        <w:t xml:space="preserve">        else: </w:t>
      </w:r>
    </w:p>
    <w:p w:rsidR="00A5053B" w:rsidP="000431E0" w:rsidRDefault="00A5053B">
      <w:pPr>
        <w:pStyle w:val="af7"/>
      </w:pPr>
      <w:r>
        <w:t xml:space="preserve">            continue</w:t>
      </w:r>
    </w:p>
    <w:p w:rsidR="00A5053B" w:rsidP="000431E0" w:rsidRDefault="00A5053B">
      <w:pPr>
        <w:pStyle w:val="af7"/>
      </w:pPr>
      <w:r>
        <w:t xml:space="preserve">    else:</w:t>
      </w:r>
    </w:p>
    <w:p w:rsidRPr="00735CD3" w:rsidR="00735CD3" w:rsidP="000431E0" w:rsidRDefault="00A5053B">
      <w:pPr>
        <w:pStyle w:val="af7"/>
      </w:pPr>
      <w:r>
        <w:t xml:space="preserve">        return </w:t>
      </w:r>
      <w:r w:rsidRPr="00354FC4">
        <w:rPr>
          <w:rStyle w:val="aff1"/>
        </w:rPr>
        <w:t>True</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192"/>
        </w:rPr>
      </w:pPr>
      <w:del w:author="常鸣" w:date="2014-07-03T14:27:00Z" w:id="8193">
        <w:r w:rsidDel="009328EA">
          <w:rPr>
            <w:rFonts w:hint="eastAsia"/>
          </w:rPr>
          <w:delText>#S</w:delText>
        </w:r>
      </w:del>
      <w:ins w:author="常鸣" w:date="2014-07-03T14:27:00Z" w:id="8194">
        <w:r w:rsidR="009328EA">
          <w:rPr>
            <w:rFonts w:hint="eastAsia"/>
          </w:rPr>
          <w:t>#Allocation=ATP Software</w:t>
        </w:r>
      </w:ins>
      <w:ins w:author="常鸣" w:date="2014-07-03T14:59:00Z" w:id="8195">
        <w:r w:rsidR="00AA7E12">
          <w:rPr>
            <w:rFonts w:hint="eastAsia"/>
          </w:rPr>
          <w:t>, Vital Embedded Setting</w:t>
        </w:r>
      </w:ins>
    </w:p>
    <w:p w:rsidR="00610A4C" w:rsidP="000C0D62" w:rsidRDefault="009328EA">
      <w:pPr>
        <w:pStyle w:val="ReqtifyAltQ"/>
      </w:pPr>
      <w:ins w:author="常鸣" w:date="2014-07-03T14:27:00Z" w:id="8196">
        <w:r>
          <w:rPr>
            <w:rFonts w:hint="eastAsia"/>
          </w:rPr>
          <w:t>#S</w:t>
        </w:r>
      </w:ins>
      <w:r w:rsidR="00610A4C">
        <w:rPr>
          <w:rFonts w:hint="eastAsia"/>
        </w:rPr>
        <w:t>ource=</w:t>
      </w:r>
      <w:r w:rsidRPr="0040626F" w:rsidR="0040626F">
        <w:rPr>
          <w:rFonts w:hint="eastAsia"/>
        </w:rPr>
        <w:t>[iTC_CC-SyAD-0294], [iTC_CC-SyAD-0295]</w:t>
      </w:r>
      <w:r w:rsidR="0040626F">
        <w:rPr>
          <w:rFonts w:hint="eastAsia"/>
        </w:rPr>
        <w:t xml:space="preserve">, </w:t>
      </w:r>
      <w:r w:rsidR="00932CC9">
        <w:rPr>
          <w:rFonts w:hint="eastAsia"/>
        </w:rPr>
        <w:t>[iTC_CC-SyAD-0300],</w:t>
      </w:r>
      <w:r w:rsidRPr="00932CC9" w:rsidR="00932CC9">
        <w:rPr>
          <w:rFonts w:hint="eastAsia"/>
        </w:rPr>
        <w:t xml:space="preserve"> </w:t>
      </w:r>
      <w:r w:rsidR="00932CC9">
        <w:rPr>
          <w:rFonts w:hint="eastAsia"/>
        </w:rPr>
        <w:t>[iTC_CC-SyAD-1286]</w:t>
      </w:r>
      <w:del w:author="常鸣" w:date="2014-07-04T08:52:00Z" w:id="8197">
        <w:r w:rsidDel="00B71FC0" w:rsidR="00932CC9">
          <w:rPr>
            <w:rFonts w:hint="eastAsia"/>
          </w:rPr>
          <w:delText>,</w:delText>
        </w:r>
        <w:r w:rsidRPr="00932CC9" w:rsidDel="00B71FC0" w:rsidR="00932CC9">
          <w:rPr>
            <w:rFonts w:hint="eastAsia"/>
          </w:rPr>
          <w:delText xml:space="preserve"> </w:delText>
        </w:r>
        <w:r w:rsidDel="00B71FC0" w:rsidR="00932CC9">
          <w:rPr>
            <w:rFonts w:hint="eastAsia"/>
          </w:rPr>
          <w:delText>[iTC_CC-SyAD-1287]</w:delText>
        </w:r>
      </w:del>
      <w:r w:rsidR="005E5A04">
        <w:rPr>
          <w:rFonts w:hint="eastAsia"/>
        </w:rPr>
        <w:t>,</w:t>
      </w:r>
      <w:r w:rsidRPr="005E5A04" w:rsidR="005E5A04">
        <w:t xml:space="preserve"> </w:t>
      </w:r>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rPr>
          <w:rFonts w:hint="eastAsia"/>
        </w:rPr>
        <w:t>[End]</w:t>
      </w:r>
    </w:p>
    <w:p w:rsidRPr="00735CD3" w:rsidR="00735CD3" w:rsidP="00C93484" w:rsidRDefault="00735CD3">
      <w:pPr>
        <w:pStyle w:val="Reqtify"/>
      </w:pPr>
    </w:p>
    <w:p w:rsidRPr="00735CD3" w:rsidR="00735CD3" w:rsidP="00C93484" w:rsidRDefault="00735CD3">
      <w:pPr>
        <w:pStyle w:val="Reqtify"/>
      </w:pPr>
    </w:p>
    <w:p w:rsidRPr="00735CD3" w:rsidR="00735CD3" w:rsidP="00735CD3" w:rsidRDefault="00735CD3">
      <w:pPr>
        <w:pStyle w:val="ReqtifyAltR"/>
      </w:pPr>
      <w:r w:rsidRPr="00735CD3">
        <w:t>[iTC_CC_ATP-SwRS</w:t>
      </w:r>
      <w:r w:rsidR="00655979">
        <w:rPr>
          <w:rFonts w:hint="eastAsia"/>
        </w:rPr>
        <w:t>-0702</w:t>
      </w:r>
      <w:r w:rsidRPr="00735CD3">
        <w:rPr>
          <w:rFonts w:hint="eastAsia"/>
        </w:rPr>
        <w:t>]</w:t>
      </w:r>
    </w:p>
    <w:p w:rsidRPr="00735CD3" w:rsidR="00735CD3" w:rsidP="00C93484" w:rsidRDefault="00735CD3">
      <w:pPr>
        <w:pStyle w:val="Reqtify"/>
      </w:pPr>
      <w:bookmarkStart w:name="PointVSLnotExceedSignal" w:id="8198"/>
      <w:r w:rsidRPr="00735CD3">
        <w:rPr>
          <w:rStyle w:val="aff2"/>
        </w:rPr>
        <w:t>PointVSLnotExceedS</w:t>
      </w:r>
      <w:r w:rsidRPr="00735CD3">
        <w:rPr>
          <w:rStyle w:val="aff2"/>
          <w:rFonts w:hint="eastAsia"/>
        </w:rPr>
        <w:t>ignal</w:t>
      </w:r>
      <w:bookmarkEnd w:id="8198"/>
      <w:r w:rsidRPr="00735CD3">
        <w:rPr>
          <w:rFonts w:hint="eastAsia"/>
        </w:rPr>
        <w:t>，信号机作为点型限速的情形</w:t>
      </w:r>
    </w:p>
    <w:p w:rsidR="000F6968" w:rsidP="000431E0" w:rsidRDefault="000F6968">
      <w:pPr>
        <w:pStyle w:val="af7"/>
      </w:pPr>
      <w:r>
        <w:t>def PointVSLnotExceedSignal</w:t>
      </w:r>
      <w:r w:rsidRPr="00086F6D">
        <w:t>(</w:t>
      </w:r>
      <w:r>
        <w:t>k</w:t>
      </w:r>
      <w:r w:rsidRPr="00086F6D">
        <w:t>)</w:t>
      </w:r>
      <w:r>
        <w:t>:</w:t>
      </w:r>
    </w:p>
    <w:p w:rsidR="000F6968" w:rsidP="000431E0" w:rsidRDefault="000F6968">
      <w:pPr>
        <w:pStyle w:val="af7"/>
      </w:pPr>
      <w:r>
        <w:t xml:space="preserve">    for </w:t>
      </w:r>
      <w:r w:rsidR="00FF342C">
        <w:rPr>
          <w:rFonts w:hint="eastAsia"/>
        </w:rPr>
        <w:t>S</w:t>
      </w:r>
      <w:r>
        <w:t xml:space="preserve">ig </w:t>
      </w:r>
      <w:r w:rsidRPr="00113E1C">
        <w:t>in</w:t>
      </w:r>
      <w:r>
        <w:t xml:space="preserve"> </w:t>
      </w:r>
      <w:hyperlink w:history="1" w:anchor="AllSingsInZone">
        <w:r w:rsidRPr="001D742A" w:rsidR="00F22AEA">
          <w:rPr>
            <w:rStyle w:val="ac"/>
          </w:rPr>
          <w:t>TrackMap.AllSing</w:t>
        </w:r>
        <w:r w:rsidRPr="001D742A" w:rsidR="00F22AEA">
          <w:rPr>
            <w:rStyle w:val="ac"/>
            <w:rFonts w:hint="eastAsia"/>
          </w:rPr>
          <w:t>sInZone</w:t>
        </w:r>
      </w:hyperlink>
      <w:r w:rsidRPr="00086F6D">
        <w:t>(</w:t>
      </w:r>
      <w:r w:rsidRPr="001332DD">
        <w:rPr>
          <w:rStyle w:val="aff1"/>
        </w:rPr>
        <w:t>SGL_SIGNAL</w:t>
      </w:r>
      <w:r w:rsidRPr="00086F6D">
        <w:t>,</w:t>
      </w:r>
    </w:p>
    <w:p w:rsidR="008D1CCB" w:rsidP="000431E0" w:rsidRDefault="000F6968">
      <w:pPr>
        <w:pStyle w:val="af7"/>
      </w:pPr>
      <w:r>
        <w:lastRenderedPageBreak/>
        <w:t xml:space="preserve">  </w:t>
      </w:r>
      <w:r w:rsidR="00F22AEA">
        <w:rPr>
          <w:rFonts w:hint="eastAsia"/>
        </w:rPr>
        <w:t xml:space="preserve">             </w:t>
      </w:r>
      <w:r>
        <w:t xml:space="preserve">                 </w:t>
      </w:r>
      <w:hyperlink w:history="1" w:anchor="CalculateZoneBorder">
        <w:r w:rsidRPr="008D1CCB" w:rsidR="001332DD">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 xml:space="preserve">, </w:t>
      </w:r>
      <w:hyperlink w:history="1" w:anchor="X2EbApplied">
        <w:r w:rsidRPr="002561DA" w:rsidR="0057086C">
          <w:rPr>
            <w:rStyle w:val="ac"/>
            <w:rFonts w:hint="eastAsia"/>
          </w:rPr>
          <w:t>X2EbApplied</w:t>
        </w:r>
      </w:hyperlink>
      <w:r w:rsidRPr="009D1FB6" w:rsidR="0057086C">
        <w:t>(k)</w:t>
      </w:r>
      <w:r w:rsidRPr="008D1CCB" w:rsidR="008D1CCB">
        <w:t>)</w:t>
      </w:r>
      <w:r w:rsidRPr="00561D0A">
        <w:t>,</w:t>
      </w:r>
    </w:p>
    <w:p w:rsidR="000F6968" w:rsidP="000431E0" w:rsidRDefault="008D1CCB">
      <w:pPr>
        <w:pStyle w:val="af7"/>
      </w:pPr>
      <w:r>
        <w:t xml:space="preserve">                  </w:t>
      </w:r>
      <w:r w:rsidR="00F22AEA">
        <w:rPr>
          <w:rFonts w:hint="eastAsia"/>
        </w:rPr>
        <w:t xml:space="preserve">             </w:t>
      </w:r>
      <w:r w:rsidR="000F6968">
        <w:t xml:space="preserve"> </w:t>
      </w:r>
      <w:r w:rsidR="00F22AEA">
        <w:rPr>
          <w:rFonts w:hint="eastAsia"/>
        </w:rPr>
        <w:t>ATPsetting.EOAmaxDistance</w:t>
      </w:r>
      <w:r w:rsidRPr="00561D0A" w:rsidR="000F6968">
        <w:t>))</w:t>
      </w:r>
      <w:r w:rsidR="000F6968">
        <w:t>:</w:t>
      </w:r>
    </w:p>
    <w:p w:rsidR="00A5053B" w:rsidP="000431E0" w:rsidRDefault="00A5053B">
      <w:pPr>
        <w:pStyle w:val="af7"/>
      </w:pPr>
      <w:r>
        <w:t xml:space="preserve">        if </w:t>
      </w:r>
      <w:r w:rsidRPr="00086F6D">
        <w:t>((</w:t>
      </w:r>
      <w:hyperlink w:history="1" w:anchor="CoercedRestrictive">
        <w:r w:rsidR="00187DC6">
          <w:rPr>
            <w:rStyle w:val="ac"/>
            <w:b/>
            <w:bCs/>
          </w:rPr>
          <w:t>CoercedRestrictive</w:t>
        </w:r>
      </w:hyperlink>
      <w:r w:rsidRPr="00086F6D">
        <w:t>(</w:t>
      </w:r>
      <w:r w:rsidR="00FF342C">
        <w:rPr>
          <w:rFonts w:hint="eastAsia"/>
        </w:rPr>
        <w:t>S</w:t>
      </w:r>
      <w:r>
        <w:t>ig</w:t>
      </w:r>
      <w:r w:rsidR="00354F88">
        <w:t>.</w:t>
      </w:r>
      <w:hyperlink w:history="1" w:anchor="NotCoercedRestrictive">
        <w:r w:rsidR="00C02146">
          <w:rPr>
            <w:rStyle w:val="ac"/>
          </w:rPr>
          <w:t>NotCoercedRestrictive</w:t>
        </w:r>
      </w:hyperlink>
      <w:r w:rsidRPr="00086F6D">
        <w:t>,</w:t>
      </w:r>
      <w:r>
        <w:t xml:space="preserve"> k</w:t>
      </w:r>
      <w:r w:rsidRPr="00086F6D">
        <w:t>)</w:t>
      </w:r>
    </w:p>
    <w:p w:rsidR="00A5053B" w:rsidP="000431E0" w:rsidRDefault="00A5053B">
      <w:pPr>
        <w:pStyle w:val="af7"/>
      </w:pPr>
      <w:r>
        <w:t xml:space="preserve">             or </w:t>
      </w:r>
      <w:r w:rsidRPr="00113E1C">
        <w:t>not</w:t>
      </w:r>
      <w:r>
        <w:t xml:space="preserve"> </w:t>
      </w:r>
      <w:hyperlink w:history="1" w:anchor="VariantValue">
        <w:r w:rsidR="00C64E92">
          <w:rPr>
            <w:rStyle w:val="ac"/>
          </w:rPr>
          <w:t>VariantValue</w:t>
        </w:r>
      </w:hyperlink>
      <w:r w:rsidRPr="00086F6D">
        <w:t>(</w:t>
      </w:r>
      <w:r w:rsidR="00FF342C">
        <w:rPr>
          <w:rFonts w:hint="eastAsia"/>
        </w:rPr>
        <w:t>S</w:t>
      </w:r>
      <w:r>
        <w:t>ig</w:t>
      </w:r>
      <w:r w:rsidR="00354F88">
        <w:t>.V</w:t>
      </w:r>
      <w:r>
        <w:t>ariant</w:t>
      </w:r>
      <w:r w:rsidRPr="00086F6D">
        <w:t>,</w:t>
      </w:r>
      <w:r>
        <w:t xml:space="preserve"> k</w:t>
      </w:r>
      <w:r w:rsidRPr="00086F6D">
        <w:t>))</w:t>
      </w:r>
    </w:p>
    <w:p w:rsidR="00A5053B" w:rsidP="000431E0" w:rsidRDefault="00A5053B">
      <w:pPr>
        <w:pStyle w:val="af7"/>
      </w:pPr>
      <w:r>
        <w:t xml:space="preserve">            and </w:t>
      </w:r>
      <w:r w:rsidRPr="00086F6D">
        <w:t>(</w:t>
      </w:r>
      <w:r w:rsidRPr="00113E1C">
        <w:t>not</w:t>
      </w:r>
      <w:r>
        <w:t xml:space="preserve"> </w:t>
      </w:r>
      <w:hyperlink w:history="1" w:anchor="CoercedPermissive">
        <w:r w:rsidR="00C64E92">
          <w:rPr>
            <w:rStyle w:val="ac"/>
          </w:rPr>
          <w:t>CoercedPermissive</w:t>
        </w:r>
      </w:hyperlink>
      <w:r w:rsidRPr="00086F6D">
        <w:t>(</w:t>
      </w:r>
      <w:r w:rsidR="00FF342C">
        <w:rPr>
          <w:rFonts w:hint="eastAsia"/>
        </w:rPr>
        <w:t>S</w:t>
      </w:r>
      <w:r>
        <w:t>ig</w:t>
      </w:r>
      <w:r w:rsidR="00354F88">
        <w:t>.</w:t>
      </w:r>
      <w:hyperlink w:history="1" w:anchor="CoercedPermissive">
        <w:r w:rsidR="00C64E92">
          <w:rPr>
            <w:rStyle w:val="ac"/>
          </w:rPr>
          <w:t>CoercedPermissive</w:t>
        </w:r>
      </w:hyperlink>
      <w:r w:rsidRPr="00086F6D">
        <w:t>,</w:t>
      </w:r>
      <w:r>
        <w:t xml:space="preserve"> k</w:t>
      </w:r>
      <w:r w:rsidRPr="00086F6D">
        <w:t>)</w:t>
      </w:r>
    </w:p>
    <w:p w:rsidRPr="00113E1C" w:rsidR="00A5053B" w:rsidP="000431E0" w:rsidRDefault="00A5053B">
      <w:pPr>
        <w:pStyle w:val="af7"/>
      </w:pPr>
      <w:r>
        <w:t xml:space="preserve">                 and </w:t>
      </w:r>
      <w:r w:rsidRPr="00113E1C">
        <w:t>not</w:t>
      </w:r>
      <w:r>
        <w:t xml:space="preserve"> </w:t>
      </w:r>
      <w:hyperlink w:history="1" w:anchor="VariantValue">
        <w:r w:rsidR="00C64E92">
          <w:rPr>
            <w:rStyle w:val="ac"/>
          </w:rPr>
          <w:t>VariantValue</w:t>
        </w:r>
      </w:hyperlink>
      <w:r w:rsidRPr="00086F6D">
        <w:t>(</w:t>
      </w:r>
      <w:r w:rsidR="00FF342C">
        <w:rPr>
          <w:rFonts w:hint="eastAsia"/>
        </w:rPr>
        <w:t>S</w:t>
      </w:r>
      <w:r>
        <w:t>ig</w:t>
      </w:r>
      <w:r w:rsidR="00354F88">
        <w:t>.O</w:t>
      </w:r>
      <w:r>
        <w:t>verlap</w:t>
      </w:r>
      <w:r w:rsidR="00354F88">
        <w:t>V</w:t>
      </w:r>
      <w:r>
        <w:t>ariant</w:t>
      </w:r>
      <w:r w:rsidRPr="00086F6D">
        <w:t>,</w:t>
      </w:r>
      <w:r>
        <w:t xml:space="preserve"> k</w:t>
      </w:r>
      <w:r w:rsidRPr="00086F6D">
        <w:t>)))</w:t>
      </w:r>
      <w:r>
        <w:t>:</w:t>
      </w:r>
    </w:p>
    <w:p w:rsidR="000F6968" w:rsidP="000431E0" w:rsidRDefault="000F6968">
      <w:pPr>
        <w:pStyle w:val="af7"/>
      </w:pPr>
      <w:r>
        <w:t xml:space="preserve">            and </w:t>
      </w:r>
      <w:hyperlink w:history="1" w:anchor="TrainEnergy">
        <w:r w:rsidR="00C64E92">
          <w:rPr>
            <w:rStyle w:val="ac"/>
          </w:rPr>
          <w:t>TrainEnergy</w:t>
        </w:r>
      </w:hyperlink>
      <w:r w:rsidRPr="00086F6D">
        <w:t>(</w:t>
      </w:r>
      <w:r>
        <w:t>k</w:t>
      </w:r>
      <w:r w:rsidRPr="00086F6D">
        <w:t>)</w:t>
      </w:r>
      <w:r>
        <w:t xml:space="preserve"> </w:t>
      </w:r>
      <w:r w:rsidRPr="00086F6D">
        <w:t>&gt;</w:t>
      </w:r>
      <w:r w:rsidRPr="00086F6D" w:rsidR="000013C4">
        <w:rPr>
          <w:rFonts w:hint="eastAsia"/>
        </w:rPr>
        <w:t>=</w:t>
      </w:r>
      <w:r>
        <w:t xml:space="preserve"> </w:t>
      </w:r>
      <w:r w:rsidRPr="00086F6D">
        <w:t>(</w:t>
      </w:r>
      <w:hyperlink w:history="1" w:anchor="AccumulationPotentialEnergy">
        <w:r w:rsidRPr="002307BC" w:rsidR="002307BC">
          <w:rPr>
            <w:rStyle w:val="ac"/>
          </w:rPr>
          <w:t>Energy.AccumulationPotentialEnergy</w:t>
        </w:r>
      </w:hyperlink>
    </w:p>
    <w:p w:rsidRPr="008D1CCB" w:rsidR="008D1CCB" w:rsidP="000431E0" w:rsidRDefault="000F6968">
      <w:pPr>
        <w:pStyle w:val="af7"/>
      </w:pPr>
      <w:r>
        <w:t xml:space="preserve">                             </w:t>
      </w:r>
      <w:r w:rsidR="001332DD">
        <w:rPr>
          <w:rFonts w:hint="eastAsia"/>
        </w:rPr>
        <w:t xml:space="preserve">         </w:t>
      </w:r>
      <w:r w:rsidRPr="00561D0A">
        <w:t>(</w:t>
      </w:r>
      <w:hyperlink w:history="1" w:anchor="CalculateZoneBorder">
        <w:r w:rsidRPr="008D1CCB" w:rsidR="001332DD">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w:t>
      </w:r>
    </w:p>
    <w:p w:rsidR="008D1CCB" w:rsidP="000431E0" w:rsidRDefault="008D1CCB">
      <w:pPr>
        <w:pStyle w:val="af7"/>
      </w:pPr>
      <w:r w:rsidRPr="008D1CCB">
        <w:t xml:space="preserve">  </w:t>
      </w:r>
      <w:r w:rsidRPr="008D1CCB">
        <w:rPr>
          <w:rFonts w:hint="eastAsia"/>
        </w:rPr>
        <w:t xml:space="preserve">         </w:t>
      </w:r>
      <w:r w:rsidRPr="008D1CCB">
        <w:t xml:space="preserve">                                              </w:t>
      </w:r>
      <w:r w:rsidR="001332DD">
        <w:rPr>
          <w:rFonts w:hint="eastAsia"/>
        </w:rPr>
        <w:t xml:space="preserve">                 </w:t>
      </w:r>
      <w:hyperlink w:history="1" w:anchor="X2EbApplied">
        <w:r w:rsidRPr="002561DA" w:rsidR="0057086C">
          <w:rPr>
            <w:rStyle w:val="ac"/>
            <w:rFonts w:hint="eastAsia"/>
          </w:rPr>
          <w:t>X2EbApplied</w:t>
        </w:r>
      </w:hyperlink>
      <w:r w:rsidRPr="009D1FB6" w:rsidR="0057086C">
        <w:t>(k)</w:t>
      </w:r>
      <w:r w:rsidRPr="008D1CCB">
        <w:t>)</w:t>
      </w:r>
      <w:r w:rsidRPr="00561D0A" w:rsidR="000F6968">
        <w:t>,</w:t>
      </w:r>
    </w:p>
    <w:p w:rsidR="000F6968" w:rsidP="000431E0" w:rsidRDefault="000F6968">
      <w:pPr>
        <w:pStyle w:val="af7"/>
      </w:pPr>
      <w:r>
        <w:t xml:space="preserve"> </w:t>
      </w:r>
      <w:r w:rsidR="008D1CCB">
        <w:t xml:space="preserve">                            </w:t>
      </w:r>
      <w:r w:rsidR="003378AA">
        <w:rPr>
          <w:rFonts w:hint="eastAsia"/>
        </w:rPr>
        <w:t xml:space="preserve">        </w:t>
      </w:r>
      <w:r w:rsidR="008D1CCB">
        <w:t xml:space="preserve"> </w:t>
      </w:r>
      <w:r w:rsidR="00FF342C">
        <w:rPr>
          <w:rFonts w:hint="eastAsia"/>
        </w:rPr>
        <w:t>S</w:t>
      </w:r>
      <w:r>
        <w:t>ig</w:t>
      </w:r>
      <w:r w:rsidR="00354F88">
        <w:t>.L</w:t>
      </w:r>
      <w:r>
        <w:t>ocation</w:t>
      </w:r>
      <w:r w:rsidRPr="00561D0A">
        <w:t>)))</w:t>
      </w:r>
      <w:r>
        <w:t>:</w:t>
      </w:r>
    </w:p>
    <w:p w:rsidR="000F6968" w:rsidP="000431E0" w:rsidRDefault="000F6968">
      <w:pPr>
        <w:pStyle w:val="af7"/>
      </w:pPr>
      <w:r>
        <w:t xml:space="preserve">            return </w:t>
      </w:r>
      <w:r w:rsidRPr="00354FC4">
        <w:rPr>
          <w:rStyle w:val="aff1"/>
        </w:rPr>
        <w:t>False</w:t>
      </w:r>
    </w:p>
    <w:p w:rsidR="000F6968" w:rsidP="000431E0" w:rsidRDefault="000F6968">
      <w:pPr>
        <w:pStyle w:val="af7"/>
      </w:pPr>
      <w:r>
        <w:t xml:space="preserve">        else:</w:t>
      </w:r>
    </w:p>
    <w:p w:rsidR="000F6968" w:rsidP="000431E0" w:rsidRDefault="000F6968">
      <w:pPr>
        <w:pStyle w:val="af7"/>
      </w:pPr>
      <w:r>
        <w:t xml:space="preserve">            continue</w:t>
      </w:r>
    </w:p>
    <w:p w:rsidR="000F6968" w:rsidP="000431E0" w:rsidRDefault="000F6968">
      <w:pPr>
        <w:pStyle w:val="af7"/>
      </w:pPr>
      <w:r>
        <w:t xml:space="preserve">    else:</w:t>
      </w:r>
    </w:p>
    <w:p w:rsidRPr="00735CD3" w:rsidR="00735CD3" w:rsidP="000431E0" w:rsidRDefault="000F6968">
      <w:pPr>
        <w:pStyle w:val="af7"/>
      </w:pPr>
      <w:r>
        <w:t xml:space="preserve">        return </w:t>
      </w:r>
      <w:r w:rsidRPr="00354FC4">
        <w:rPr>
          <w:rStyle w:val="aff1"/>
        </w:rPr>
        <w:t>True</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199"/>
        </w:rPr>
      </w:pPr>
      <w:del w:author="常鸣" w:date="2014-07-03T14:27:00Z" w:id="8200">
        <w:r w:rsidDel="009328EA">
          <w:rPr>
            <w:rFonts w:hint="eastAsia"/>
          </w:rPr>
          <w:delText>#S</w:delText>
        </w:r>
      </w:del>
      <w:ins w:author="常鸣" w:date="2014-07-03T14:27:00Z" w:id="8201">
        <w:r w:rsidR="009328EA">
          <w:rPr>
            <w:rFonts w:hint="eastAsia"/>
          </w:rPr>
          <w:t>#Allocation=ATP Software</w:t>
        </w:r>
      </w:ins>
      <w:ins w:author="常鸣" w:date="2014-07-03T14:59:00Z" w:id="8202">
        <w:r w:rsidR="00AA7E12">
          <w:rPr>
            <w:rFonts w:hint="eastAsia"/>
          </w:rPr>
          <w:t>, Vital Embedded Setting</w:t>
        </w:r>
      </w:ins>
    </w:p>
    <w:p w:rsidR="00610A4C" w:rsidP="000C0D62" w:rsidRDefault="009328EA">
      <w:pPr>
        <w:pStyle w:val="ReqtifyAltQ"/>
      </w:pPr>
      <w:ins w:author="常鸣" w:date="2014-07-03T14:27:00Z" w:id="8203">
        <w:r>
          <w:rPr>
            <w:rFonts w:hint="eastAsia"/>
          </w:rPr>
          <w:t>#S</w:t>
        </w:r>
      </w:ins>
      <w:r w:rsidR="00610A4C">
        <w:rPr>
          <w:rFonts w:hint="eastAsia"/>
        </w:rPr>
        <w:t>ource=</w:t>
      </w:r>
      <w:r w:rsidRPr="0040626F" w:rsidR="0040626F">
        <w:rPr>
          <w:rFonts w:hint="eastAsia"/>
        </w:rPr>
        <w:t>[iTC_CC-SyAD-0294], [iTC_CC-SyAD-0295]</w:t>
      </w:r>
      <w:r w:rsidR="0040626F">
        <w:rPr>
          <w:rFonts w:hint="eastAsia"/>
        </w:rPr>
        <w:t>,</w:t>
      </w:r>
      <w:r w:rsidRPr="0040626F" w:rsidR="0040626F">
        <w:rPr>
          <w:rFonts w:hint="eastAsia"/>
        </w:rPr>
        <w:t xml:space="preserve"> </w:t>
      </w:r>
      <w:r w:rsidR="00932CC9">
        <w:rPr>
          <w:rFonts w:hint="eastAsia"/>
        </w:rPr>
        <w:t xml:space="preserve">[iTC_CC-SyAD-0300], </w:t>
      </w:r>
      <w:r w:rsidR="00231EA0">
        <w:rPr>
          <w:rFonts w:hint="eastAsia"/>
        </w:rPr>
        <w:t>[iTC_CC-SyAD-0311], [iTC_CC-SyAD-0314]</w:t>
      </w:r>
      <w:r w:rsidR="00932CC9">
        <w:rPr>
          <w:rFonts w:hint="eastAsia"/>
        </w:rPr>
        <w:t>,</w:t>
      </w:r>
      <w:r w:rsidRPr="00932CC9" w:rsidR="00932CC9">
        <w:rPr>
          <w:rFonts w:hint="eastAsia"/>
        </w:rPr>
        <w:t xml:space="preserve"> </w:t>
      </w:r>
      <w:r w:rsidR="00932CC9">
        <w:rPr>
          <w:rFonts w:hint="eastAsia"/>
        </w:rPr>
        <w:t>[iTC_CC-SyAD-1286]</w:t>
      </w:r>
      <w:del w:author="常鸣" w:date="2014-07-04T08:53:00Z" w:id="8204">
        <w:r w:rsidDel="00B71FC0" w:rsidR="00932CC9">
          <w:rPr>
            <w:rFonts w:hint="eastAsia"/>
          </w:rPr>
          <w:delText>,</w:delText>
        </w:r>
        <w:r w:rsidRPr="00932CC9" w:rsidDel="00B71FC0" w:rsidR="00932CC9">
          <w:rPr>
            <w:rFonts w:hint="eastAsia"/>
          </w:rPr>
          <w:delText xml:space="preserve"> </w:delText>
        </w:r>
        <w:r w:rsidDel="00B71FC0" w:rsidR="00932CC9">
          <w:rPr>
            <w:rFonts w:hint="eastAsia"/>
          </w:rPr>
          <w:delText>[iTC_CC-SyAD-1287]</w:delText>
        </w:r>
      </w:del>
      <w:r w:rsidRPr="005E5A04" w:rsidR="005E5A04">
        <w:rPr>
          <w:rFonts w:hint="eastAsia"/>
        </w:rPr>
        <w:t>,</w:t>
      </w:r>
      <w:r w:rsidRPr="005E5A04" w:rsidR="005E5A04">
        <w:t xml:space="preserve"> </w:t>
      </w:r>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rPr>
          <w:rFonts w:hint="eastAsia"/>
        </w:rPr>
        <w:t>[End]</w:t>
      </w:r>
    </w:p>
    <w:p w:rsidRPr="00735CD3" w:rsidR="0021486E" w:rsidP="00C93484" w:rsidRDefault="0021486E">
      <w:pPr>
        <w:pStyle w:val="Reqtify"/>
      </w:pPr>
    </w:p>
    <w:p w:rsidR="0021486E" w:rsidP="00C93484" w:rsidRDefault="0021486E">
      <w:pPr>
        <w:pStyle w:val="Reqtify"/>
      </w:pPr>
    </w:p>
    <w:p w:rsidR="00987262" w:rsidP="00C93484" w:rsidRDefault="00987262">
      <w:pPr>
        <w:pStyle w:val="Reqtify"/>
      </w:pPr>
      <w:r>
        <w:rPr>
          <w:rFonts w:hint="eastAsia"/>
        </w:rPr>
        <w:t>Overlap</w:t>
      </w:r>
      <w:r>
        <w:rPr>
          <w:rFonts w:hint="eastAsia"/>
        </w:rPr>
        <w:t>终点：</w:t>
      </w:r>
    </w:p>
    <w:p w:rsidR="006E7D3F" w:rsidP="00FA0FBB" w:rsidRDefault="006E7D3F">
      <w:pPr>
        <w:pStyle w:val="AltX"/>
      </w:pPr>
      <w:r>
        <w:rPr>
          <w:rFonts w:hint="eastAsia"/>
        </w:rPr>
        <w:t>如果在车头最大定位</w:t>
      </w:r>
      <w:r w:rsidR="00987262">
        <w:rPr>
          <w:rFonts w:hint="eastAsia"/>
        </w:rPr>
        <w:t>下游存在</w:t>
      </w:r>
      <w:r>
        <w:rPr>
          <w:rFonts w:hint="eastAsia"/>
        </w:rPr>
        <w:t>已建立</w:t>
      </w:r>
      <w:r>
        <w:rPr>
          <w:rFonts w:hint="eastAsia"/>
        </w:rPr>
        <w:t>O</w:t>
      </w:r>
      <w:r w:rsidR="00987262">
        <w:rPr>
          <w:rFonts w:hint="eastAsia"/>
        </w:rPr>
        <w:t>verlap</w:t>
      </w:r>
      <w:r w:rsidR="00987262">
        <w:rPr>
          <w:rFonts w:hint="eastAsia"/>
        </w:rPr>
        <w:t>的信号机，且</w:t>
      </w:r>
      <w:r>
        <w:rPr>
          <w:rFonts w:hint="eastAsia"/>
        </w:rPr>
        <w:t>相关的</w:t>
      </w:r>
      <w:r w:rsidR="00987262">
        <w:rPr>
          <w:rFonts w:hint="eastAsia"/>
        </w:rPr>
        <w:t>Overlap</w:t>
      </w:r>
      <w:r w:rsidR="00987262">
        <w:rPr>
          <w:rFonts w:hint="eastAsia"/>
        </w:rPr>
        <w:t>终点在列车车头最大定位下游和</w:t>
      </w:r>
      <w:r w:rsidR="006724CD">
        <w:rPr>
          <w:rFonts w:hint="eastAsia"/>
        </w:rPr>
        <w:t>EB</w:t>
      </w:r>
      <w:r w:rsidR="006724CD">
        <w:rPr>
          <w:rFonts w:hint="eastAsia"/>
        </w:rPr>
        <w:t>实际施加位置</w:t>
      </w:r>
      <w:r w:rsidR="00987262">
        <w:rPr>
          <w:rFonts w:hint="eastAsia"/>
        </w:rPr>
        <w:t>之间时</w:t>
      </w:r>
      <w:r>
        <w:rPr>
          <w:rFonts w:hint="eastAsia"/>
        </w:rPr>
        <w:t>，</w:t>
      </w:r>
      <w:r>
        <w:rPr>
          <w:rFonts w:hint="eastAsia"/>
        </w:rPr>
        <w:t>ATP</w:t>
      </w:r>
      <w:r>
        <w:rPr>
          <w:rFonts w:hint="eastAsia"/>
        </w:rPr>
        <w:t>将</w:t>
      </w:r>
      <w:r w:rsidR="00987262">
        <w:rPr>
          <w:rFonts w:hint="eastAsia"/>
        </w:rPr>
        <w:t>该</w:t>
      </w:r>
      <w:r w:rsidR="00987262">
        <w:rPr>
          <w:rFonts w:hint="eastAsia"/>
        </w:rPr>
        <w:t>Overlap</w:t>
      </w:r>
      <w:r w:rsidR="00987262">
        <w:rPr>
          <w:rFonts w:hint="eastAsia"/>
        </w:rPr>
        <w:t>终点</w:t>
      </w:r>
      <w:r>
        <w:rPr>
          <w:rFonts w:hint="eastAsia"/>
        </w:rPr>
        <w:t>作为安全速度限制区域处理，限速值为</w:t>
      </w:r>
      <w:r>
        <w:rPr>
          <w:rFonts w:hint="eastAsia"/>
        </w:rPr>
        <w:t>0</w:t>
      </w:r>
      <w:r w:rsidR="00987262">
        <w:rPr>
          <w:rFonts w:hint="eastAsia"/>
        </w:rPr>
        <w:t>；</w:t>
      </w:r>
    </w:p>
    <w:p w:rsidR="006E7D3F" w:rsidP="00FA0FBB" w:rsidRDefault="00987262">
      <w:pPr>
        <w:pStyle w:val="AltX"/>
      </w:pPr>
      <w:r>
        <w:rPr>
          <w:rFonts w:hint="eastAsia"/>
        </w:rPr>
        <w:t>如果在车头最大定位下游存在已建立</w:t>
      </w:r>
      <w:r>
        <w:rPr>
          <w:rFonts w:hint="eastAsia"/>
        </w:rPr>
        <w:t>Overlap</w:t>
      </w:r>
      <w:r>
        <w:rPr>
          <w:rFonts w:hint="eastAsia"/>
        </w:rPr>
        <w:t>的信号机，且相关的</w:t>
      </w:r>
      <w:r>
        <w:rPr>
          <w:rFonts w:hint="eastAsia"/>
        </w:rPr>
        <w:t>Overlap</w:t>
      </w:r>
      <w:r>
        <w:rPr>
          <w:rFonts w:hint="eastAsia"/>
        </w:rPr>
        <w:t>终点在</w:t>
      </w:r>
      <w:r>
        <w:rPr>
          <w:rFonts w:hint="eastAsia"/>
        </w:rPr>
        <w:t>EBA</w:t>
      </w:r>
      <w:r>
        <w:rPr>
          <w:rFonts w:hint="eastAsia"/>
        </w:rPr>
        <w:t>点下游，则该</w:t>
      </w:r>
      <w:r>
        <w:rPr>
          <w:rFonts w:hint="eastAsia"/>
        </w:rPr>
        <w:t>Overlap</w:t>
      </w:r>
      <w:r>
        <w:rPr>
          <w:rFonts w:hint="eastAsia"/>
        </w:rPr>
        <w:t>终点被视为</w:t>
      </w:r>
      <w:r w:rsidR="00DC168B">
        <w:rPr>
          <w:rFonts w:hint="eastAsia"/>
        </w:rPr>
        <w:t>安全速度限制点，其限速为</w:t>
      </w:r>
      <w:r w:rsidR="00DC168B">
        <w:rPr>
          <w:rFonts w:hint="eastAsia"/>
        </w:rPr>
        <w:t>0</w:t>
      </w:r>
      <w:r w:rsidDel="00987262">
        <w:t xml:space="preserve"> </w:t>
      </w:r>
      <w:r>
        <w:rPr>
          <w:rFonts w:hint="eastAsia"/>
        </w:rPr>
        <w:t>。</w:t>
      </w:r>
    </w:p>
    <w:p w:rsidRPr="00735CD3" w:rsidR="00735CD3" w:rsidP="000C0D62" w:rsidRDefault="00735CD3">
      <w:pPr>
        <w:pStyle w:val="ReqtifyAltQ"/>
      </w:pPr>
    </w:p>
    <w:p w:rsidRPr="00735CD3" w:rsidR="00735CD3" w:rsidP="00735CD3" w:rsidRDefault="00735CD3">
      <w:pPr>
        <w:pStyle w:val="ReqtifyAltR"/>
      </w:pPr>
      <w:r w:rsidRPr="00735CD3">
        <w:t>[iTC_CC_ATP-SwRS</w:t>
      </w:r>
      <w:r w:rsidR="00655979">
        <w:rPr>
          <w:rFonts w:hint="eastAsia"/>
        </w:rPr>
        <w:t>-0703</w:t>
      </w:r>
      <w:r w:rsidRPr="00735CD3">
        <w:rPr>
          <w:rFonts w:hint="eastAsia"/>
        </w:rPr>
        <w:t>]</w:t>
      </w:r>
    </w:p>
    <w:p w:rsidRPr="00735CD3" w:rsidR="00735CD3" w:rsidP="00C93484" w:rsidRDefault="00735CD3">
      <w:pPr>
        <w:pStyle w:val="Reqtify"/>
      </w:pPr>
      <w:bookmarkStart w:name="ZoneVSLnotExceedOverlap" w:id="8205"/>
      <w:r w:rsidRPr="00735CD3">
        <w:rPr>
          <w:rStyle w:val="aff2"/>
        </w:rPr>
        <w:t>ZoneVSLnotExceedOverlap</w:t>
      </w:r>
      <w:bookmarkEnd w:id="8205"/>
      <w:r w:rsidRPr="00735CD3">
        <w:rPr>
          <w:rFonts w:hint="eastAsia"/>
        </w:rPr>
        <w:t>，</w:t>
      </w:r>
      <w:r w:rsidRPr="00735CD3">
        <w:rPr>
          <w:rFonts w:hint="eastAsia"/>
        </w:rPr>
        <w:t>Overlap</w:t>
      </w:r>
      <w:r w:rsidRPr="00735CD3">
        <w:rPr>
          <w:rFonts w:hint="eastAsia"/>
        </w:rPr>
        <w:t>作为区域型限速的情形</w:t>
      </w:r>
    </w:p>
    <w:p w:rsidR="000F6968" w:rsidP="000431E0" w:rsidRDefault="000F6968">
      <w:pPr>
        <w:pStyle w:val="af7"/>
      </w:pPr>
      <w:r>
        <w:t>def ZoneVSLnotExceedOverlap</w:t>
      </w:r>
      <w:r w:rsidRPr="00086F6D">
        <w:t>(</w:t>
      </w:r>
      <w:r>
        <w:t>k</w:t>
      </w:r>
      <w:r w:rsidRPr="00086F6D">
        <w:t>)</w:t>
      </w:r>
      <w:r>
        <w:t>:</w:t>
      </w:r>
    </w:p>
    <w:p w:rsidR="000F6968" w:rsidP="000431E0" w:rsidRDefault="000F6968">
      <w:pPr>
        <w:pStyle w:val="af7"/>
      </w:pPr>
      <w:r>
        <w:t xml:space="preserve">    for </w:t>
      </w:r>
      <w:r w:rsidR="00FF342C">
        <w:rPr>
          <w:rFonts w:hint="eastAsia"/>
        </w:rPr>
        <w:t>O</w:t>
      </w:r>
      <w:r>
        <w:t xml:space="preserve">verlap </w:t>
      </w:r>
      <w:r w:rsidRPr="00113E1C">
        <w:t>in</w:t>
      </w:r>
      <w:r>
        <w:t xml:space="preserve"> </w:t>
      </w:r>
      <w:hyperlink w:history="1" w:anchor="AllSingsInZone">
        <w:r w:rsidRPr="001D742A" w:rsidR="00F22AEA">
          <w:rPr>
            <w:rStyle w:val="ac"/>
          </w:rPr>
          <w:t>TrackMap.AllSing</w:t>
        </w:r>
        <w:r w:rsidRPr="001D742A" w:rsidR="00F22AEA">
          <w:rPr>
            <w:rStyle w:val="ac"/>
            <w:rFonts w:hint="eastAsia"/>
          </w:rPr>
          <w:t>sInZone</w:t>
        </w:r>
      </w:hyperlink>
      <w:r w:rsidRPr="00086F6D">
        <w:t>(</w:t>
      </w:r>
      <w:r w:rsidRPr="009C330B">
        <w:rPr>
          <w:rStyle w:val="aff1"/>
        </w:rPr>
        <w:t>SGL_OVERLAP_END</w:t>
      </w:r>
      <w:r w:rsidRPr="00086F6D">
        <w:t>,</w:t>
      </w:r>
      <w:r>
        <w:t xml:space="preserve"> </w:t>
      </w:r>
      <w:hyperlink w:history="1" w:anchor="TrainFrontLocation">
        <w:r w:rsidR="0095165D">
          <w:rPr>
            <w:rStyle w:val="ac"/>
          </w:rPr>
          <w:t>TrainFrontLocation</w:t>
        </w:r>
      </w:hyperlink>
      <w:r w:rsidRPr="00086F6D">
        <w:t>(</w:t>
      </w:r>
      <w:r>
        <w:t>k</w:t>
      </w:r>
      <w:r w:rsidRPr="00086F6D">
        <w:t>)</w:t>
      </w:r>
      <w:r w:rsidR="00354F88">
        <w:t>.M</w:t>
      </w:r>
      <w:r>
        <w:t>ax</w:t>
      </w:r>
      <w:r w:rsidRPr="00086F6D">
        <w:t>,</w:t>
      </w:r>
    </w:p>
    <w:p w:rsidR="000F6968" w:rsidP="000431E0" w:rsidRDefault="000F6968">
      <w:pPr>
        <w:pStyle w:val="af7"/>
      </w:pPr>
      <w:r>
        <w:t xml:space="preserve">                        </w:t>
      </w:r>
      <w:r w:rsidR="00F22AEA">
        <w:rPr>
          <w:rFonts w:hint="eastAsia"/>
        </w:rPr>
        <w:t xml:space="preserve">                           </w:t>
      </w:r>
      <w:hyperlink w:history="1" w:anchor="X2EbApplied">
        <w:r w:rsidRPr="002561DA" w:rsidR="0057086C">
          <w:rPr>
            <w:rStyle w:val="ac"/>
            <w:rFonts w:hint="eastAsia"/>
          </w:rPr>
          <w:t>X2EbApplied</w:t>
        </w:r>
      </w:hyperlink>
      <w:r w:rsidRPr="009D1FB6" w:rsidR="0057086C">
        <w:t>(k)</w:t>
      </w:r>
      <w:r w:rsidRPr="00561D0A">
        <w:t>)</w:t>
      </w:r>
      <w:r>
        <w:t>:</w:t>
      </w:r>
    </w:p>
    <w:p w:rsidR="00647875" w:rsidP="000431E0" w:rsidRDefault="000F6968">
      <w:pPr>
        <w:pStyle w:val="af7"/>
      </w:pPr>
      <w:r>
        <w:t xml:space="preserve">        </w:t>
      </w:r>
      <w:r w:rsidR="00FF342C">
        <w:rPr>
          <w:rFonts w:hint="eastAsia"/>
        </w:rPr>
        <w:t>S</w:t>
      </w:r>
      <w:r>
        <w:t xml:space="preserve">ignal </w:t>
      </w:r>
      <w:r w:rsidRPr="00561D0A">
        <w:t>=</w:t>
      </w:r>
      <w:r>
        <w:t xml:space="preserve"> </w:t>
      </w:r>
      <w:hyperlink w:history="1" w:anchor="ExistSingBtwTwoLocs">
        <w:r w:rsidRPr="00B32BB8" w:rsidR="00B32BB8">
          <w:rPr>
            <w:rStyle w:val="ac"/>
          </w:rPr>
          <w:t>TrackMap.</w:t>
        </w:r>
        <w:r w:rsidRPr="00B32BB8" w:rsidR="00B32BB8">
          <w:rPr>
            <w:rStyle w:val="ac"/>
            <w:rFonts w:hint="eastAsia"/>
          </w:rPr>
          <w:t>ExistSingBtwTwoLocs</w:t>
        </w:r>
      </w:hyperlink>
      <w:r w:rsidRPr="00561D0A">
        <w:t>(</w:t>
      </w:r>
      <w:r>
        <w:t>SGL_SIGNAL</w:t>
      </w:r>
      <w:r w:rsidRPr="00561D0A">
        <w:t>,</w:t>
      </w:r>
      <w:r w:rsidR="00F22AEA">
        <w:rPr>
          <w:rFonts w:hint="eastAsia"/>
        </w:rPr>
        <w:t xml:space="preserve"> </w:t>
      </w:r>
      <w:hyperlink w:history="1" w:anchor="TrainFrontLocation">
        <w:r w:rsidR="0095165D">
          <w:rPr>
            <w:rStyle w:val="ac"/>
          </w:rPr>
          <w:t>TrainFrontLocation</w:t>
        </w:r>
      </w:hyperlink>
      <w:r w:rsidRPr="00561D0A">
        <w:t>(</w:t>
      </w:r>
      <w:r>
        <w:t>k</w:t>
      </w:r>
      <w:r w:rsidRPr="00561D0A">
        <w:t>)</w:t>
      </w:r>
      <w:r w:rsidR="00354F88">
        <w:t>.M</w:t>
      </w:r>
      <w:r>
        <w:t>ax</w:t>
      </w:r>
      <w:r w:rsidRPr="00561D0A">
        <w:t>,</w:t>
      </w:r>
    </w:p>
    <w:p w:rsidR="000F6968" w:rsidP="000431E0" w:rsidRDefault="000F6968">
      <w:pPr>
        <w:pStyle w:val="af7"/>
      </w:pPr>
      <w:r>
        <w:t xml:space="preserve"> </w:t>
      </w:r>
      <w:r w:rsidR="00647875">
        <w:rPr>
          <w:rFonts w:hint="eastAsia"/>
        </w:rPr>
        <w:t xml:space="preserve">       </w:t>
      </w:r>
      <w:r w:rsidR="00F22AEA">
        <w:rPr>
          <w:rFonts w:hint="eastAsia"/>
        </w:rPr>
        <w:t xml:space="preserve">          </w:t>
      </w:r>
      <w:r w:rsidR="00647875">
        <w:rPr>
          <w:rFonts w:hint="eastAsia"/>
        </w:rPr>
        <w:t xml:space="preserve">                    </w:t>
      </w:r>
      <w:r w:rsidR="00B32BB8">
        <w:rPr>
          <w:rFonts w:hint="eastAsia"/>
        </w:rPr>
        <w:t xml:space="preserve">              </w:t>
      </w:r>
      <w:r w:rsidR="004D275E">
        <w:rPr>
          <w:rFonts w:hint="eastAsia"/>
        </w:rPr>
        <w:t xml:space="preserve"> </w:t>
      </w:r>
      <w:r w:rsidR="00FF342C">
        <w:rPr>
          <w:rFonts w:hint="eastAsia"/>
        </w:rPr>
        <w:t>O</w:t>
      </w:r>
      <w:r>
        <w:t>verlap</w:t>
      </w:r>
      <w:r w:rsidR="00354F88">
        <w:t>.L</w:t>
      </w:r>
      <w:r>
        <w:t>ocation</w:t>
      </w:r>
      <w:r w:rsidRPr="00561D0A">
        <w:t>)</w:t>
      </w:r>
    </w:p>
    <w:p w:rsidR="000F6968" w:rsidP="000431E0" w:rsidRDefault="000F6968">
      <w:pPr>
        <w:pStyle w:val="af7"/>
      </w:pPr>
      <w:r>
        <w:t xml:space="preserve">        if </w:t>
      </w:r>
      <w:r w:rsidRPr="00086F6D">
        <w:t>(</w:t>
      </w:r>
      <w:r w:rsidR="00FF342C">
        <w:rPr>
          <w:rFonts w:hint="eastAsia"/>
        </w:rPr>
        <w:t>S</w:t>
      </w:r>
      <w:r>
        <w:t xml:space="preserve">ignal </w:t>
      </w:r>
      <w:r w:rsidRPr="00113E1C">
        <w:t>is</w:t>
      </w:r>
      <w:r>
        <w:t xml:space="preserve"> </w:t>
      </w:r>
      <w:r w:rsidRPr="00113E1C">
        <w:t>not</w:t>
      </w:r>
      <w:r>
        <w:t xml:space="preserve"> </w:t>
      </w:r>
      <w:r w:rsidRPr="00354FC4">
        <w:rPr>
          <w:rStyle w:val="aff1"/>
        </w:rPr>
        <w:t>None</w:t>
      </w:r>
    </w:p>
    <w:p w:rsidR="000F6968" w:rsidP="000431E0" w:rsidRDefault="000F6968">
      <w:pPr>
        <w:pStyle w:val="af7"/>
      </w:pPr>
      <w:r>
        <w:t xml:space="preserve">            and </w:t>
      </w:r>
      <w:r w:rsidRPr="00086F6D">
        <w:t>(</w:t>
      </w:r>
      <w:hyperlink w:history="1" w:anchor="CoercedRestrictive">
        <w:r w:rsidR="00187DC6">
          <w:rPr>
            <w:rStyle w:val="ac"/>
            <w:b/>
            <w:bCs/>
            <w:iCs/>
          </w:rPr>
          <w:t>CoercedRestrictive</w:t>
        </w:r>
      </w:hyperlink>
      <w:r w:rsidRPr="00086F6D">
        <w:t>(</w:t>
      </w:r>
      <w:r w:rsidR="00FF342C">
        <w:rPr>
          <w:rFonts w:hint="eastAsia"/>
        </w:rPr>
        <w:t>S</w:t>
      </w:r>
      <w:r>
        <w:t>ignal</w:t>
      </w:r>
      <w:r w:rsidR="00354F88">
        <w:t>.</w:t>
      </w:r>
      <w:hyperlink w:history="1" w:anchor="NotCoercedRestrictive">
        <w:r w:rsidR="00C02146">
          <w:rPr>
            <w:rStyle w:val="ac"/>
          </w:rPr>
          <w:t>NotCoercedRestrictive</w:t>
        </w:r>
      </w:hyperlink>
      <w:r w:rsidRPr="00086F6D">
        <w:t>,</w:t>
      </w:r>
      <w:r>
        <w:t xml:space="preserve"> k</w:t>
      </w:r>
      <w:r w:rsidRPr="00086F6D">
        <w:t>)</w:t>
      </w:r>
    </w:p>
    <w:p w:rsidR="000F6968" w:rsidP="000431E0" w:rsidRDefault="000F6968">
      <w:pPr>
        <w:pStyle w:val="af7"/>
      </w:pPr>
      <w:r>
        <w:t xml:space="preserve">                 or </w:t>
      </w:r>
      <w:r w:rsidRPr="00113E1C">
        <w:t>not</w:t>
      </w:r>
      <w:r>
        <w:t xml:space="preserve"> </w:t>
      </w:r>
      <w:hyperlink w:history="1" w:anchor="VariantValue">
        <w:r w:rsidR="00C64E92">
          <w:rPr>
            <w:rStyle w:val="ac"/>
          </w:rPr>
          <w:t>VariantValue</w:t>
        </w:r>
      </w:hyperlink>
      <w:r w:rsidRPr="00086F6D">
        <w:t>(</w:t>
      </w:r>
      <w:r w:rsidR="00FF342C">
        <w:rPr>
          <w:rFonts w:hint="eastAsia"/>
        </w:rPr>
        <w:t>S</w:t>
      </w:r>
      <w:r>
        <w:t>ignal</w:t>
      </w:r>
      <w:r w:rsidR="00354F88">
        <w:t>.V</w:t>
      </w:r>
      <w:r>
        <w:t>ariant</w:t>
      </w:r>
      <w:r w:rsidR="00740C3B">
        <w:rPr>
          <w:rFonts w:hint="eastAsia"/>
        </w:rPr>
        <w:t>, k</w:t>
      </w:r>
      <w:r w:rsidRPr="00086F6D">
        <w:t>))</w:t>
      </w:r>
    </w:p>
    <w:p w:rsidR="000F6968" w:rsidP="000431E0" w:rsidRDefault="000F6968">
      <w:pPr>
        <w:pStyle w:val="af7"/>
      </w:pPr>
      <w:r>
        <w:t xml:space="preserve">            and </w:t>
      </w:r>
      <w:r w:rsidRPr="00086F6D">
        <w:t>(</w:t>
      </w:r>
      <w:hyperlink w:history="1" w:anchor="CoercedPermissive">
        <w:r w:rsidR="00C64E92">
          <w:rPr>
            <w:rStyle w:val="ac"/>
          </w:rPr>
          <w:t>CoercedPermissive</w:t>
        </w:r>
      </w:hyperlink>
      <w:r w:rsidRPr="00086F6D">
        <w:t>(</w:t>
      </w:r>
      <w:r w:rsidR="00FF342C">
        <w:rPr>
          <w:rFonts w:hint="eastAsia"/>
        </w:rPr>
        <w:t>S</w:t>
      </w:r>
      <w:r>
        <w:t>ignal</w:t>
      </w:r>
      <w:r w:rsidR="00354F88">
        <w:t>.</w:t>
      </w:r>
      <w:hyperlink w:history="1" w:anchor="CoercedPermissive">
        <w:r w:rsidR="00C64E92">
          <w:rPr>
            <w:rStyle w:val="ac"/>
          </w:rPr>
          <w:t>CoercedPermissive</w:t>
        </w:r>
      </w:hyperlink>
      <w:r w:rsidRPr="00086F6D">
        <w:t>,</w:t>
      </w:r>
      <w:r>
        <w:t xml:space="preserve"> k</w:t>
      </w:r>
      <w:r w:rsidRPr="00086F6D">
        <w:t>)</w:t>
      </w:r>
    </w:p>
    <w:p w:rsidR="000F6968" w:rsidP="000431E0" w:rsidRDefault="000F6968">
      <w:pPr>
        <w:pStyle w:val="af7"/>
      </w:pPr>
      <w:r>
        <w:t xml:space="preserve">                 or </w:t>
      </w:r>
      <w:hyperlink w:history="1" w:anchor="VariantValue">
        <w:r w:rsidR="00C64E92">
          <w:rPr>
            <w:rStyle w:val="ac"/>
          </w:rPr>
          <w:t>VariantValue</w:t>
        </w:r>
      </w:hyperlink>
      <w:r w:rsidRPr="00086F6D">
        <w:t>(</w:t>
      </w:r>
      <w:r w:rsidR="00FF342C">
        <w:rPr>
          <w:rFonts w:hint="eastAsia"/>
        </w:rPr>
        <w:t>O</w:t>
      </w:r>
      <w:r>
        <w:t>verlap</w:t>
      </w:r>
      <w:r w:rsidR="00354F88">
        <w:t>.V</w:t>
      </w:r>
      <w:r>
        <w:t>ariant</w:t>
      </w:r>
      <w:r w:rsidRPr="00086F6D">
        <w:t>,</w:t>
      </w:r>
      <w:r>
        <w:t xml:space="preserve"> k</w:t>
      </w:r>
      <w:r w:rsidRPr="00086F6D">
        <w:t>)))</w:t>
      </w:r>
      <w:r>
        <w:t>:</w:t>
      </w:r>
    </w:p>
    <w:p w:rsidR="000F6968" w:rsidP="000431E0" w:rsidRDefault="000F6968">
      <w:pPr>
        <w:pStyle w:val="af7"/>
      </w:pPr>
      <w:r>
        <w:lastRenderedPageBreak/>
        <w:t xml:space="preserve">            return </w:t>
      </w:r>
      <w:r w:rsidRPr="00354FC4">
        <w:rPr>
          <w:rStyle w:val="aff1"/>
        </w:rPr>
        <w:t>False</w:t>
      </w:r>
    </w:p>
    <w:p w:rsidR="000F6968" w:rsidP="000431E0" w:rsidRDefault="000F6968">
      <w:pPr>
        <w:pStyle w:val="af7"/>
      </w:pPr>
      <w:r>
        <w:t xml:space="preserve">        else: </w:t>
      </w:r>
    </w:p>
    <w:p w:rsidR="000F6968" w:rsidP="000431E0" w:rsidRDefault="000F6968">
      <w:pPr>
        <w:pStyle w:val="af7"/>
      </w:pPr>
      <w:r>
        <w:t xml:space="preserve">            continue</w:t>
      </w:r>
    </w:p>
    <w:p w:rsidRPr="00735CD3" w:rsidR="00735CD3" w:rsidP="000431E0" w:rsidRDefault="000F6968">
      <w:pPr>
        <w:pStyle w:val="af7"/>
      </w:pPr>
      <w:r>
        <w:t xml:space="preserve">    return </w:t>
      </w:r>
      <w:r w:rsidRPr="00354FC4">
        <w:rPr>
          <w:rStyle w:val="aff1"/>
        </w:rPr>
        <w:t>True</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206"/>
        </w:rPr>
      </w:pPr>
      <w:del w:author="常鸣" w:date="2014-07-03T14:27:00Z" w:id="8207">
        <w:r w:rsidDel="009328EA">
          <w:rPr>
            <w:rFonts w:hint="eastAsia"/>
          </w:rPr>
          <w:delText>#S</w:delText>
        </w:r>
      </w:del>
      <w:ins w:author="常鸣" w:date="2014-07-03T14:27:00Z" w:id="8208">
        <w:r w:rsidR="009328EA">
          <w:rPr>
            <w:rFonts w:hint="eastAsia"/>
          </w:rPr>
          <w:t>#Allocation=ATP Software</w:t>
        </w:r>
      </w:ins>
      <w:ins w:author="常鸣" w:date="2014-07-03T14:59:00Z" w:id="8209">
        <w:r w:rsidR="00AA7E12">
          <w:rPr>
            <w:rFonts w:hint="eastAsia"/>
          </w:rPr>
          <w:t>, Vital Embedded Setting</w:t>
        </w:r>
      </w:ins>
    </w:p>
    <w:p w:rsidR="00610A4C" w:rsidP="000C0D62" w:rsidRDefault="009328EA">
      <w:pPr>
        <w:pStyle w:val="ReqtifyAltQ"/>
      </w:pPr>
      <w:ins w:author="常鸣" w:date="2014-07-03T14:27:00Z" w:id="8210">
        <w:r>
          <w:rPr>
            <w:rFonts w:hint="eastAsia"/>
          </w:rPr>
          <w:t>#S</w:t>
        </w:r>
      </w:ins>
      <w:r w:rsidR="00610A4C">
        <w:rPr>
          <w:rFonts w:hint="eastAsia"/>
        </w:rPr>
        <w:t>ource=</w:t>
      </w:r>
      <w:r w:rsidRPr="0040626F" w:rsidR="0040626F">
        <w:rPr>
          <w:rFonts w:hint="eastAsia"/>
        </w:rPr>
        <w:t>[iTC_CC-SyAD-0294], [iTC_CC-SyAD-0295]</w:t>
      </w:r>
      <w:r w:rsidR="0040626F">
        <w:rPr>
          <w:rFonts w:hint="eastAsia"/>
        </w:rPr>
        <w:t>,</w:t>
      </w:r>
      <w:r w:rsidRPr="0040626F" w:rsidR="0040626F">
        <w:rPr>
          <w:rFonts w:hint="eastAsia"/>
        </w:rPr>
        <w:t xml:space="preserve"> </w:t>
      </w:r>
      <w:r w:rsidR="00932CC9">
        <w:rPr>
          <w:rFonts w:hint="eastAsia"/>
        </w:rPr>
        <w:t>[iTC_CC-SyAD-0300],</w:t>
      </w:r>
      <w:r w:rsidRPr="00340A21" w:rsidR="00932CC9">
        <w:t xml:space="preserve"> </w:t>
      </w:r>
      <w:r w:rsidRPr="00340A21" w:rsidR="00B476ED">
        <w:t>[</w:t>
      </w:r>
      <w:r w:rsidR="00B476ED">
        <w:t>iTC_CC-Sy</w:t>
      </w:r>
      <w:r w:rsidR="00B476ED">
        <w:rPr>
          <w:rFonts w:hint="eastAsia"/>
        </w:rPr>
        <w:t>AD</w:t>
      </w:r>
      <w:r w:rsidRPr="00340A21" w:rsidR="00B476ED">
        <w:t>-</w:t>
      </w:r>
      <w:r w:rsidR="00B476ED">
        <w:rPr>
          <w:rFonts w:hint="eastAsia"/>
        </w:rPr>
        <w:t>1187</w:t>
      </w:r>
      <w:r w:rsidRPr="00340A21" w:rsidR="00B476ED">
        <w:t>]</w:t>
      </w:r>
      <w:del w:author="常鸣" w:date="2014-07-04T08:56:00Z" w:id="8211">
        <w:r w:rsidDel="00B71FC0" w:rsidR="00932CC9">
          <w:rPr>
            <w:rFonts w:hint="eastAsia"/>
          </w:rPr>
          <w:delText>,</w:delText>
        </w:r>
        <w:r w:rsidRPr="00932CC9" w:rsidDel="00B71FC0" w:rsidR="00932CC9">
          <w:rPr>
            <w:rFonts w:hint="eastAsia"/>
          </w:rPr>
          <w:delText xml:space="preserve"> </w:delText>
        </w:r>
        <w:r w:rsidDel="00B71FC0" w:rsidR="00932CC9">
          <w:rPr>
            <w:rFonts w:hint="eastAsia"/>
          </w:rPr>
          <w:delText>[iTC_CC-SyAD-1288]</w:delText>
        </w:r>
      </w:del>
      <w:r w:rsidRPr="005E5A04" w:rsidR="005E5A04">
        <w:rPr>
          <w:rFonts w:hint="eastAsia"/>
        </w:rPr>
        <w:t>,</w:t>
      </w:r>
      <w:r w:rsidRPr="005E5A04" w:rsidR="005E5A04">
        <w:t xml:space="preserve"> </w:t>
      </w:r>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rPr>
          <w:rFonts w:hint="eastAsia"/>
        </w:rPr>
        <w:t>[End]</w:t>
      </w:r>
    </w:p>
    <w:p w:rsidRPr="00735CD3" w:rsidR="00735CD3" w:rsidP="00C93484" w:rsidRDefault="00735CD3">
      <w:pPr>
        <w:pStyle w:val="Reqtify"/>
      </w:pPr>
    </w:p>
    <w:p w:rsidRPr="00735CD3" w:rsidR="00735CD3" w:rsidP="00C93484" w:rsidRDefault="00735CD3">
      <w:pPr>
        <w:pStyle w:val="Reqtify"/>
      </w:pPr>
    </w:p>
    <w:p w:rsidRPr="00735CD3" w:rsidR="00735CD3" w:rsidP="00735CD3" w:rsidRDefault="00735CD3">
      <w:pPr>
        <w:pStyle w:val="ReqtifyAltR"/>
      </w:pPr>
      <w:r w:rsidRPr="00735CD3">
        <w:t>[iTC_CC_ATP-SwRS</w:t>
      </w:r>
      <w:r w:rsidR="00655979">
        <w:rPr>
          <w:rFonts w:hint="eastAsia"/>
        </w:rPr>
        <w:t>-0704</w:t>
      </w:r>
      <w:r w:rsidRPr="00735CD3">
        <w:rPr>
          <w:rFonts w:hint="eastAsia"/>
        </w:rPr>
        <w:t>]</w:t>
      </w:r>
    </w:p>
    <w:p w:rsidRPr="00735CD3" w:rsidR="00735CD3" w:rsidP="00C93484" w:rsidRDefault="00735CD3">
      <w:pPr>
        <w:pStyle w:val="Reqtify"/>
      </w:pPr>
      <w:bookmarkStart w:name="PointVSLnotExceedOverlap" w:id="8212"/>
      <w:r w:rsidRPr="00735CD3">
        <w:rPr>
          <w:rStyle w:val="aff2"/>
        </w:rPr>
        <w:t>PointVSLnotExceedOverlap</w:t>
      </w:r>
      <w:bookmarkEnd w:id="8212"/>
      <w:r w:rsidRPr="00735CD3">
        <w:rPr>
          <w:rFonts w:hint="eastAsia"/>
        </w:rPr>
        <w:t>，</w:t>
      </w:r>
      <w:r w:rsidRPr="00735CD3">
        <w:rPr>
          <w:rFonts w:hint="eastAsia"/>
        </w:rPr>
        <w:t>Overlap</w:t>
      </w:r>
      <w:r w:rsidRPr="00735CD3">
        <w:rPr>
          <w:rFonts w:hint="eastAsia"/>
        </w:rPr>
        <w:t>作为点型限速的情形</w:t>
      </w:r>
    </w:p>
    <w:p w:rsidR="000F6968" w:rsidP="000431E0" w:rsidRDefault="000F6968">
      <w:pPr>
        <w:pStyle w:val="af7"/>
      </w:pPr>
      <w:r>
        <w:t>def PointVSLnotExceedOverlap</w:t>
      </w:r>
      <w:r w:rsidRPr="00086F6D">
        <w:t>(</w:t>
      </w:r>
      <w:r>
        <w:t>k</w:t>
      </w:r>
      <w:r w:rsidRPr="00086F6D">
        <w:t>)</w:t>
      </w:r>
      <w:r>
        <w:t>:</w:t>
      </w:r>
    </w:p>
    <w:p w:rsidR="000F6968" w:rsidP="000431E0" w:rsidRDefault="000F6968">
      <w:pPr>
        <w:pStyle w:val="af7"/>
      </w:pPr>
      <w:r>
        <w:t xml:space="preserve">    for </w:t>
      </w:r>
      <w:r w:rsidR="00FF342C">
        <w:rPr>
          <w:rFonts w:hint="eastAsia"/>
        </w:rPr>
        <w:t>O</w:t>
      </w:r>
      <w:r>
        <w:t xml:space="preserve">verlap </w:t>
      </w:r>
      <w:r w:rsidRPr="00113E1C">
        <w:t>in</w:t>
      </w:r>
      <w:r>
        <w:t xml:space="preserve"> </w:t>
      </w:r>
      <w:r w:rsidRPr="00086F6D">
        <w:t>(</w:t>
      </w:r>
      <w:hyperlink w:history="1" w:anchor="AllSingsInZone">
        <w:r w:rsidRPr="001D742A" w:rsidR="00F22AEA">
          <w:rPr>
            <w:rStyle w:val="ac"/>
          </w:rPr>
          <w:t>TrackMap.AllSing</w:t>
        </w:r>
        <w:r w:rsidRPr="001D742A" w:rsidR="00F22AEA">
          <w:rPr>
            <w:rStyle w:val="ac"/>
            <w:rFonts w:hint="eastAsia"/>
          </w:rPr>
          <w:t>sInZone</w:t>
        </w:r>
      </w:hyperlink>
      <w:r w:rsidRPr="00086F6D">
        <w:t>(</w:t>
      </w:r>
      <w:r w:rsidRPr="008D1CCB">
        <w:rPr>
          <w:rStyle w:val="aff1"/>
        </w:rPr>
        <w:t>SGL_OVERLAP_END</w:t>
      </w:r>
      <w:r w:rsidRPr="00086F6D">
        <w:t>,</w:t>
      </w:r>
      <w:r>
        <w:t xml:space="preserve"> </w:t>
      </w:r>
    </w:p>
    <w:p w:rsidR="000F6968" w:rsidP="000431E0" w:rsidRDefault="000F6968">
      <w:pPr>
        <w:pStyle w:val="af7"/>
      </w:pPr>
      <w:r>
        <w:t xml:space="preserve">  </w:t>
      </w:r>
      <w:r w:rsidR="00F22AEA">
        <w:rPr>
          <w:rFonts w:hint="eastAsia"/>
        </w:rPr>
        <w:t xml:space="preserve">       </w:t>
      </w:r>
      <w:r>
        <w:t xml:space="preserve">                </w:t>
      </w:r>
      <w:r w:rsidR="001332DD">
        <w:rPr>
          <w:rFonts w:hint="eastAsia"/>
        </w:rPr>
        <w:t xml:space="preserve">     </w:t>
      </w:r>
      <w:r>
        <w:t xml:space="preserve"> </w:t>
      </w:r>
      <w:hyperlink w:history="1" w:anchor="CalculateZoneBorder">
        <w:r w:rsidRPr="008D1CCB" w:rsidR="001332DD">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 xml:space="preserve">, </w:t>
      </w:r>
      <w:hyperlink w:history="1" w:anchor="X2EbApplied">
        <w:r w:rsidRPr="002561DA" w:rsidR="0057086C">
          <w:rPr>
            <w:rStyle w:val="ac"/>
            <w:rFonts w:hint="eastAsia"/>
          </w:rPr>
          <w:t>X2EbApplied</w:t>
        </w:r>
      </w:hyperlink>
      <w:r w:rsidRPr="009D1FB6" w:rsidR="0057086C">
        <w:t>(k)</w:t>
      </w:r>
      <w:r w:rsidRPr="008D1CCB" w:rsidR="008D1CCB">
        <w:t>)</w:t>
      </w:r>
      <w:r w:rsidRPr="00561D0A">
        <w:t>,</w:t>
      </w:r>
    </w:p>
    <w:p w:rsidR="000F6968" w:rsidP="000431E0" w:rsidRDefault="000F6968">
      <w:pPr>
        <w:pStyle w:val="af7"/>
      </w:pPr>
      <w:r>
        <w:t xml:space="preserve">           </w:t>
      </w:r>
      <w:r w:rsidR="00F22AEA">
        <w:rPr>
          <w:rFonts w:hint="eastAsia"/>
        </w:rPr>
        <w:t xml:space="preserve">       </w:t>
      </w:r>
      <w:r>
        <w:t xml:space="preserve">      </w:t>
      </w:r>
      <w:r w:rsidR="001332DD">
        <w:rPr>
          <w:rFonts w:hint="eastAsia"/>
        </w:rPr>
        <w:t xml:space="preserve">    </w:t>
      </w:r>
      <w:r>
        <w:t xml:space="preserve">   </w:t>
      </w:r>
      <w:r w:rsidR="00F22AEA">
        <w:rPr>
          <w:rFonts w:hint="eastAsia"/>
        </w:rPr>
        <w:t>ATPsetting.EOAmaxDistance</w:t>
      </w:r>
      <w:r w:rsidRPr="00561D0A">
        <w:t>))</w:t>
      </w:r>
      <w:r>
        <w:t>:</w:t>
      </w:r>
    </w:p>
    <w:p w:rsidR="004D275E" w:rsidP="000431E0" w:rsidRDefault="000F6968">
      <w:pPr>
        <w:pStyle w:val="af7"/>
      </w:pPr>
      <w:r>
        <w:t xml:space="preserve">        </w:t>
      </w:r>
      <w:r w:rsidR="00FF342C">
        <w:rPr>
          <w:rFonts w:hint="eastAsia"/>
        </w:rPr>
        <w:t>S</w:t>
      </w:r>
      <w:r>
        <w:t xml:space="preserve">ignal </w:t>
      </w:r>
      <w:r w:rsidRPr="00561D0A">
        <w:t>=</w:t>
      </w:r>
      <w:r>
        <w:t xml:space="preserve"> </w:t>
      </w:r>
      <w:r w:rsidRPr="00561D0A">
        <w:t>(</w:t>
      </w:r>
      <w:hyperlink w:history="1" w:anchor="ExistSingBtwTwoLocs">
        <w:r w:rsidRPr="00B32BB8" w:rsidR="00C64E92">
          <w:rPr>
            <w:rStyle w:val="ac"/>
          </w:rPr>
          <w:t>TrackMap</w:t>
        </w:r>
        <w:r w:rsidRPr="00B32BB8" w:rsidR="00354F88">
          <w:rPr>
            <w:rStyle w:val="ac"/>
          </w:rPr>
          <w:t>.</w:t>
        </w:r>
        <w:r w:rsidRPr="00B32BB8" w:rsidR="00B32BB8">
          <w:rPr>
            <w:rStyle w:val="ac"/>
            <w:rFonts w:hint="eastAsia"/>
          </w:rPr>
          <w:t>ExistSingBtwTwoLocs</w:t>
        </w:r>
      </w:hyperlink>
      <w:r w:rsidRPr="00561D0A">
        <w:t>(</w:t>
      </w:r>
      <w:r>
        <w:t>SGL_SIGNAL</w:t>
      </w:r>
      <w:r w:rsidRPr="00561D0A">
        <w:t>,</w:t>
      </w:r>
    </w:p>
    <w:p w:rsidR="001332DD" w:rsidP="000431E0" w:rsidRDefault="000F6968">
      <w:pPr>
        <w:pStyle w:val="af7"/>
      </w:pPr>
      <w:r>
        <w:t xml:space="preserve">         </w:t>
      </w:r>
      <w:r w:rsidR="004D275E">
        <w:rPr>
          <w:rFonts w:hint="eastAsia"/>
        </w:rPr>
        <w:t xml:space="preserve">          </w:t>
      </w:r>
      <w:r>
        <w:t xml:space="preserve">  </w:t>
      </w:r>
      <w:r w:rsidR="001332DD">
        <w:rPr>
          <w:rFonts w:hint="eastAsia"/>
        </w:rPr>
        <w:t xml:space="preserve">  </w:t>
      </w:r>
      <w:r>
        <w:t xml:space="preserve">   </w:t>
      </w:r>
      <w:hyperlink w:history="1" w:anchor="CalculateZoneBorder">
        <w:r w:rsidRPr="008D1CCB" w:rsidR="001332DD">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 xml:space="preserve">, </w:t>
      </w:r>
      <w:hyperlink w:history="1" w:anchor="X2EbApplied">
        <w:r w:rsidRPr="002561DA" w:rsidR="0057086C">
          <w:rPr>
            <w:rStyle w:val="ac"/>
            <w:rFonts w:hint="eastAsia"/>
          </w:rPr>
          <w:t>X2EbApplied</w:t>
        </w:r>
      </w:hyperlink>
      <w:r w:rsidRPr="009D1FB6" w:rsidR="0057086C">
        <w:t>(k)</w:t>
      </w:r>
      <w:r w:rsidRPr="008D1CCB" w:rsidR="008D1CCB">
        <w:t>)</w:t>
      </w:r>
      <w:r w:rsidRPr="00561D0A">
        <w:t>,</w:t>
      </w:r>
    </w:p>
    <w:p w:rsidR="000F6968" w:rsidP="000431E0" w:rsidRDefault="001332DD">
      <w:pPr>
        <w:pStyle w:val="af7"/>
      </w:pPr>
      <w:r>
        <w:rPr>
          <w:rFonts w:hint="eastAsia"/>
        </w:rPr>
        <w:t xml:space="preserve">                  </w:t>
      </w:r>
      <w:r w:rsidR="00F22AEA">
        <w:rPr>
          <w:rFonts w:hint="eastAsia"/>
        </w:rPr>
        <w:t xml:space="preserve">       </w:t>
      </w:r>
      <w:r>
        <w:rPr>
          <w:rFonts w:hint="eastAsia"/>
        </w:rPr>
        <w:t xml:space="preserve"> </w:t>
      </w:r>
      <w:r w:rsidR="00F22AEA">
        <w:rPr>
          <w:rFonts w:hint="eastAsia"/>
        </w:rPr>
        <w:t>O</w:t>
      </w:r>
      <w:r w:rsidR="00F22AEA">
        <w:t>verlap.Location</w:t>
      </w:r>
      <w:r w:rsidRPr="00561D0A" w:rsidR="000F6968">
        <w:t>))</w:t>
      </w:r>
    </w:p>
    <w:p w:rsidR="000F6968" w:rsidP="000431E0" w:rsidRDefault="000F6968">
      <w:pPr>
        <w:pStyle w:val="af7"/>
      </w:pPr>
      <w:r>
        <w:t xml:space="preserve">        if </w:t>
      </w:r>
      <w:r w:rsidRPr="00086F6D">
        <w:t>(</w:t>
      </w:r>
      <w:r w:rsidR="00FF342C">
        <w:rPr>
          <w:rFonts w:hint="eastAsia"/>
        </w:rPr>
        <w:t>S</w:t>
      </w:r>
      <w:r>
        <w:t xml:space="preserve">ignal </w:t>
      </w:r>
      <w:r w:rsidRPr="00113E1C">
        <w:t>is</w:t>
      </w:r>
      <w:r>
        <w:t xml:space="preserve"> </w:t>
      </w:r>
      <w:r w:rsidRPr="00113E1C">
        <w:t>not</w:t>
      </w:r>
      <w:r>
        <w:t xml:space="preserve"> </w:t>
      </w:r>
      <w:r w:rsidRPr="00354FC4">
        <w:rPr>
          <w:rStyle w:val="aff1"/>
        </w:rPr>
        <w:t>None</w:t>
      </w:r>
    </w:p>
    <w:p w:rsidR="000F6968" w:rsidP="000431E0" w:rsidRDefault="000F6968">
      <w:pPr>
        <w:pStyle w:val="af7"/>
      </w:pPr>
      <w:r>
        <w:t xml:space="preserve">            and </w:t>
      </w:r>
      <w:r w:rsidRPr="00086F6D">
        <w:t>(</w:t>
      </w:r>
      <w:hyperlink w:history="1" w:anchor="CoercedRestrictive">
        <w:r w:rsidR="00187DC6">
          <w:rPr>
            <w:rStyle w:val="ac"/>
            <w:b/>
            <w:bCs/>
            <w:iCs/>
          </w:rPr>
          <w:t>CoercedRestrictive</w:t>
        </w:r>
      </w:hyperlink>
      <w:r w:rsidRPr="00086F6D">
        <w:t>(</w:t>
      </w:r>
      <w:r w:rsidR="00FF342C">
        <w:rPr>
          <w:rFonts w:hint="eastAsia"/>
        </w:rPr>
        <w:t>S</w:t>
      </w:r>
      <w:r>
        <w:t>ignal</w:t>
      </w:r>
      <w:r w:rsidR="00354F88">
        <w:t>.</w:t>
      </w:r>
      <w:hyperlink w:history="1" w:anchor="NotCoercedRestrictive">
        <w:r w:rsidR="00C02146">
          <w:rPr>
            <w:rStyle w:val="ac"/>
          </w:rPr>
          <w:t>NotCoercedRestrictive</w:t>
        </w:r>
      </w:hyperlink>
      <w:r w:rsidRPr="00086F6D">
        <w:t>,</w:t>
      </w:r>
      <w:r>
        <w:t xml:space="preserve"> k</w:t>
      </w:r>
      <w:r w:rsidRPr="00086F6D">
        <w:t>)</w:t>
      </w:r>
    </w:p>
    <w:p w:rsidR="000F6968" w:rsidP="000431E0" w:rsidRDefault="000F6968">
      <w:pPr>
        <w:pStyle w:val="af7"/>
      </w:pPr>
      <w:r>
        <w:t xml:space="preserve">                 or </w:t>
      </w:r>
      <w:r w:rsidRPr="00113E1C">
        <w:t>not</w:t>
      </w:r>
      <w:r>
        <w:t xml:space="preserve"> </w:t>
      </w:r>
      <w:hyperlink w:history="1" w:anchor="VariantValue">
        <w:r w:rsidR="00C64E92">
          <w:rPr>
            <w:rStyle w:val="ac"/>
          </w:rPr>
          <w:t>VariantValue</w:t>
        </w:r>
      </w:hyperlink>
      <w:r w:rsidRPr="00086F6D">
        <w:t>(</w:t>
      </w:r>
      <w:r w:rsidR="00FF342C">
        <w:rPr>
          <w:rFonts w:hint="eastAsia"/>
        </w:rPr>
        <w:t>S</w:t>
      </w:r>
      <w:r>
        <w:t>ignal</w:t>
      </w:r>
      <w:r w:rsidR="00354F88">
        <w:t>.V</w:t>
      </w:r>
      <w:r>
        <w:t>ariant</w:t>
      </w:r>
      <w:r w:rsidR="00740C3B">
        <w:rPr>
          <w:rFonts w:hint="eastAsia"/>
        </w:rPr>
        <w:t>, k</w:t>
      </w:r>
      <w:r w:rsidRPr="00086F6D">
        <w:t>))</w:t>
      </w:r>
    </w:p>
    <w:p w:rsidR="000F6968" w:rsidP="000431E0" w:rsidRDefault="000F6968">
      <w:pPr>
        <w:pStyle w:val="af7"/>
      </w:pPr>
      <w:r>
        <w:t xml:space="preserve">            and </w:t>
      </w:r>
      <w:r w:rsidRPr="00086F6D">
        <w:t>(</w:t>
      </w:r>
      <w:hyperlink w:history="1" w:anchor="CoercedPermissive">
        <w:r w:rsidR="00C64E92">
          <w:rPr>
            <w:rStyle w:val="ac"/>
            <w:b/>
            <w:bCs/>
            <w:iCs/>
          </w:rPr>
          <w:t>CoercedPermissive</w:t>
        </w:r>
      </w:hyperlink>
      <w:r w:rsidRPr="00086F6D">
        <w:t>(</w:t>
      </w:r>
      <w:r w:rsidR="00FF342C">
        <w:rPr>
          <w:rFonts w:hint="eastAsia"/>
        </w:rPr>
        <w:t>S</w:t>
      </w:r>
      <w:r>
        <w:t>ignal</w:t>
      </w:r>
      <w:r w:rsidR="00354F88">
        <w:t>.</w:t>
      </w:r>
      <w:hyperlink w:history="1" w:anchor="CoercedPermissive">
        <w:r w:rsidR="00C64E92">
          <w:rPr>
            <w:rStyle w:val="ac"/>
          </w:rPr>
          <w:t>CoercedPermissive</w:t>
        </w:r>
      </w:hyperlink>
      <w:r w:rsidRPr="00086F6D">
        <w:t>,</w:t>
      </w:r>
      <w:r>
        <w:t xml:space="preserve"> k</w:t>
      </w:r>
      <w:r w:rsidRPr="00086F6D">
        <w:t>)</w:t>
      </w:r>
    </w:p>
    <w:p w:rsidR="000F6968" w:rsidP="000431E0" w:rsidRDefault="000F6968">
      <w:pPr>
        <w:pStyle w:val="af7"/>
      </w:pPr>
      <w:r>
        <w:t xml:space="preserve">                 or </w:t>
      </w:r>
      <w:hyperlink w:history="1" w:anchor="VariantValue">
        <w:r w:rsidR="00C64E92">
          <w:rPr>
            <w:rStyle w:val="ac"/>
          </w:rPr>
          <w:t>VariantValue</w:t>
        </w:r>
      </w:hyperlink>
      <w:r w:rsidRPr="00086F6D">
        <w:t>(</w:t>
      </w:r>
      <w:r w:rsidR="00FF342C">
        <w:rPr>
          <w:rFonts w:hint="eastAsia"/>
        </w:rPr>
        <w:t>O</w:t>
      </w:r>
      <w:r>
        <w:t>verlap</w:t>
      </w:r>
      <w:r w:rsidR="00354F88">
        <w:t>.V</w:t>
      </w:r>
      <w:r>
        <w:t>ariant</w:t>
      </w:r>
      <w:r w:rsidRPr="00086F6D">
        <w:t>,</w:t>
      </w:r>
      <w:r>
        <w:t xml:space="preserve"> k</w:t>
      </w:r>
      <w:r w:rsidRPr="00086F6D">
        <w:t>))</w:t>
      </w:r>
    </w:p>
    <w:p w:rsidR="000F6968" w:rsidP="000431E0" w:rsidRDefault="000F6968">
      <w:pPr>
        <w:pStyle w:val="af7"/>
      </w:pPr>
      <w:r>
        <w:t xml:space="preserve">            and </w:t>
      </w:r>
      <w:hyperlink w:history="1" w:anchor="TrainEnergy">
        <w:r w:rsidR="00C64E92">
          <w:rPr>
            <w:rStyle w:val="ac"/>
          </w:rPr>
          <w:t>TrainEnergy</w:t>
        </w:r>
      </w:hyperlink>
      <w:r w:rsidRPr="00086F6D">
        <w:t>(</w:t>
      </w:r>
      <w:r>
        <w:t>k</w:t>
      </w:r>
      <w:r w:rsidRPr="00086F6D">
        <w:t>)</w:t>
      </w:r>
      <w:r>
        <w:t xml:space="preserve"> </w:t>
      </w:r>
      <w:r w:rsidRPr="00086F6D">
        <w:t>&gt;</w:t>
      </w:r>
      <w:r w:rsidRPr="00086F6D" w:rsidR="000013C4">
        <w:rPr>
          <w:rFonts w:hint="eastAsia"/>
        </w:rPr>
        <w:t>=</w:t>
      </w:r>
      <w:r>
        <w:t xml:space="preserve"> </w:t>
      </w:r>
      <w:r w:rsidRPr="00086F6D">
        <w:t>(</w:t>
      </w:r>
      <w:hyperlink w:history="1" w:anchor="AccumulationPotentialEnergy">
        <w:r w:rsidRPr="002307BC" w:rsidR="002307BC">
          <w:rPr>
            <w:rStyle w:val="ac"/>
          </w:rPr>
          <w:t>Energy.AccumulationPotentialEnergy</w:t>
        </w:r>
      </w:hyperlink>
    </w:p>
    <w:p w:rsidRPr="008D1CCB" w:rsidR="008D1CCB" w:rsidP="000431E0" w:rsidRDefault="000F6968">
      <w:pPr>
        <w:pStyle w:val="af7"/>
      </w:pPr>
      <w:r>
        <w:t xml:space="preserve">                             </w:t>
      </w:r>
      <w:r w:rsidR="008D1CCB">
        <w:t xml:space="preserve">        </w:t>
      </w:r>
      <w:r w:rsidR="008D1CCB">
        <w:rPr>
          <w:rFonts w:hint="eastAsia"/>
        </w:rPr>
        <w:t xml:space="preserve"> </w:t>
      </w:r>
      <w:r w:rsidRPr="00561D0A">
        <w:t>(</w:t>
      </w:r>
      <w:hyperlink w:history="1" w:anchor="CalculateZoneBorder">
        <w:r w:rsidRPr="008D1CCB" w:rsidR="001332DD">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w:t>
      </w:r>
    </w:p>
    <w:p w:rsidR="008D1CCB" w:rsidP="000431E0" w:rsidRDefault="008D1CCB">
      <w:pPr>
        <w:pStyle w:val="af7"/>
      </w:pPr>
      <w:r w:rsidRPr="008D1CCB">
        <w:t xml:space="preserve">  </w:t>
      </w:r>
      <w:r w:rsidRPr="008D1CCB">
        <w:rPr>
          <w:rFonts w:hint="eastAsia"/>
        </w:rPr>
        <w:t xml:space="preserve">         </w:t>
      </w:r>
      <w:r w:rsidRPr="008D1CCB">
        <w:t xml:space="preserve">                                              </w:t>
      </w:r>
      <w:r w:rsidR="001332DD">
        <w:rPr>
          <w:rFonts w:hint="eastAsia"/>
        </w:rPr>
        <w:t xml:space="preserve">                 </w:t>
      </w:r>
      <w:hyperlink w:history="1" w:anchor="X2EbApplied">
        <w:r w:rsidRPr="002561DA" w:rsidR="0057086C">
          <w:rPr>
            <w:rStyle w:val="ac"/>
            <w:rFonts w:hint="eastAsia"/>
          </w:rPr>
          <w:t>X2EbApplied</w:t>
        </w:r>
      </w:hyperlink>
      <w:r w:rsidRPr="009D1FB6" w:rsidR="0057086C">
        <w:t>(k)</w:t>
      </w:r>
      <w:r w:rsidRPr="008D1CCB">
        <w:t>)</w:t>
      </w:r>
      <w:r w:rsidRPr="00561D0A" w:rsidR="000F6968">
        <w:t>,</w:t>
      </w:r>
    </w:p>
    <w:p w:rsidR="000F6968" w:rsidP="000431E0" w:rsidRDefault="000F6968">
      <w:pPr>
        <w:pStyle w:val="af7"/>
      </w:pPr>
      <w:r>
        <w:t xml:space="preserve"> </w:t>
      </w:r>
      <w:r w:rsidR="008D1CCB">
        <w:t xml:space="preserve">                                      </w:t>
      </w:r>
      <w:r w:rsidR="00FF342C">
        <w:rPr>
          <w:rFonts w:hint="eastAsia"/>
        </w:rPr>
        <w:t>O</w:t>
      </w:r>
      <w:r>
        <w:t>verlap</w:t>
      </w:r>
      <w:r w:rsidR="00354F88">
        <w:t>.L</w:t>
      </w:r>
      <w:r>
        <w:t>ocation</w:t>
      </w:r>
      <w:r w:rsidRPr="00561D0A">
        <w:t>)))</w:t>
      </w:r>
      <w:r>
        <w:t>:</w:t>
      </w:r>
    </w:p>
    <w:p w:rsidR="000F6968" w:rsidP="000431E0" w:rsidRDefault="000F6968">
      <w:pPr>
        <w:pStyle w:val="af7"/>
      </w:pPr>
      <w:r>
        <w:t xml:space="preserve">            return </w:t>
      </w:r>
      <w:r w:rsidRPr="00354FC4">
        <w:rPr>
          <w:rStyle w:val="aff1"/>
        </w:rPr>
        <w:t>False</w:t>
      </w:r>
    </w:p>
    <w:p w:rsidR="000F6968" w:rsidP="000431E0" w:rsidRDefault="000F6968">
      <w:pPr>
        <w:pStyle w:val="af7"/>
      </w:pPr>
      <w:r>
        <w:t xml:space="preserve">        else:</w:t>
      </w:r>
    </w:p>
    <w:p w:rsidR="000F6968" w:rsidP="000431E0" w:rsidRDefault="000F6968">
      <w:pPr>
        <w:pStyle w:val="af7"/>
      </w:pPr>
      <w:r>
        <w:t xml:space="preserve">            continue</w:t>
      </w:r>
    </w:p>
    <w:p w:rsidRPr="00735CD3" w:rsidR="00735CD3" w:rsidP="000431E0" w:rsidRDefault="000F6968">
      <w:pPr>
        <w:pStyle w:val="af7"/>
      </w:pPr>
      <w:r>
        <w:t xml:space="preserve">    return </w:t>
      </w:r>
      <w:r w:rsidRPr="00354FC4">
        <w:rPr>
          <w:rStyle w:val="aff1"/>
        </w:rPr>
        <w:t>True</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213"/>
        </w:rPr>
      </w:pPr>
      <w:del w:author="常鸣" w:date="2014-07-03T14:27:00Z" w:id="8214">
        <w:r w:rsidDel="009328EA">
          <w:rPr>
            <w:rFonts w:hint="eastAsia"/>
          </w:rPr>
          <w:delText>#S</w:delText>
        </w:r>
      </w:del>
      <w:ins w:author="常鸣" w:date="2014-07-03T14:27:00Z" w:id="8215">
        <w:r w:rsidR="009328EA">
          <w:rPr>
            <w:rFonts w:hint="eastAsia"/>
          </w:rPr>
          <w:t>#Allocation=ATP Software</w:t>
        </w:r>
      </w:ins>
      <w:ins w:author="常鸣" w:date="2014-07-03T14:59:00Z" w:id="8216">
        <w:r w:rsidR="00AA7E12">
          <w:rPr>
            <w:rFonts w:hint="eastAsia"/>
          </w:rPr>
          <w:t>, Vital Embedded Setting</w:t>
        </w:r>
      </w:ins>
    </w:p>
    <w:p w:rsidR="00610A4C" w:rsidP="000C0D62" w:rsidRDefault="009328EA">
      <w:pPr>
        <w:pStyle w:val="ReqtifyAltQ"/>
      </w:pPr>
      <w:ins w:author="常鸣" w:date="2014-07-03T14:27:00Z" w:id="8217">
        <w:r>
          <w:rPr>
            <w:rFonts w:hint="eastAsia"/>
          </w:rPr>
          <w:t>#S</w:t>
        </w:r>
      </w:ins>
      <w:r w:rsidR="00610A4C">
        <w:rPr>
          <w:rFonts w:hint="eastAsia"/>
        </w:rPr>
        <w:t>ource=</w:t>
      </w:r>
      <w:r w:rsidRPr="0040626F" w:rsidR="0040626F">
        <w:rPr>
          <w:rFonts w:hint="eastAsia"/>
        </w:rPr>
        <w:t>[iTC_CC-SyAD-0294], [iTC_CC-SyAD-0295]</w:t>
      </w:r>
      <w:r w:rsidR="0040626F">
        <w:rPr>
          <w:rFonts w:hint="eastAsia"/>
        </w:rPr>
        <w:t>,</w:t>
      </w:r>
      <w:r w:rsidRPr="0040626F" w:rsidR="0040626F">
        <w:rPr>
          <w:rFonts w:hint="eastAsia"/>
        </w:rPr>
        <w:t xml:space="preserve"> </w:t>
      </w:r>
      <w:r w:rsidR="00932CC9">
        <w:rPr>
          <w:rFonts w:hint="eastAsia"/>
        </w:rPr>
        <w:t xml:space="preserve">[iTC_CC-SyAD-0300], </w:t>
      </w:r>
      <w:r w:rsidR="00231EA0">
        <w:rPr>
          <w:rFonts w:hint="eastAsia"/>
        </w:rPr>
        <w:t>[iTC_CC-SyAD-0311], [iTC_CC-SyAD-0314],</w:t>
      </w:r>
      <w:r w:rsidRPr="00340A21" w:rsidR="00231EA0">
        <w:t xml:space="preserve"> </w:t>
      </w:r>
      <w:r w:rsidRPr="00340A21" w:rsidR="00B476ED">
        <w:t>[</w:t>
      </w:r>
      <w:r w:rsidR="00B476ED">
        <w:t>iTC_CC-Sy</w:t>
      </w:r>
      <w:r w:rsidR="00B476ED">
        <w:rPr>
          <w:rFonts w:hint="eastAsia"/>
        </w:rPr>
        <w:t>AD</w:t>
      </w:r>
      <w:r w:rsidRPr="00340A21" w:rsidR="00B476ED">
        <w:t>-</w:t>
      </w:r>
      <w:r w:rsidR="00B476ED">
        <w:rPr>
          <w:rFonts w:hint="eastAsia"/>
        </w:rPr>
        <w:t>1187</w:t>
      </w:r>
      <w:r w:rsidRPr="00340A21" w:rsidR="00B476ED">
        <w:t>]</w:t>
      </w:r>
      <w:del w:author="常鸣" w:date="2014-07-04T08:56:00Z" w:id="8218">
        <w:r w:rsidDel="00B71FC0" w:rsidR="00932CC9">
          <w:rPr>
            <w:rFonts w:hint="eastAsia"/>
          </w:rPr>
          <w:delText>,</w:delText>
        </w:r>
        <w:r w:rsidRPr="00932CC9" w:rsidDel="00B71FC0" w:rsidR="00932CC9">
          <w:rPr>
            <w:rFonts w:hint="eastAsia"/>
          </w:rPr>
          <w:delText xml:space="preserve"> </w:delText>
        </w:r>
        <w:r w:rsidDel="00B71FC0" w:rsidR="00932CC9">
          <w:rPr>
            <w:rFonts w:hint="eastAsia"/>
          </w:rPr>
          <w:delText>[iTC_CC-SyAD-1288]</w:delText>
        </w:r>
      </w:del>
      <w:r w:rsidR="005E5A04">
        <w:rPr>
          <w:rFonts w:hint="eastAsia"/>
        </w:rPr>
        <w:t>,</w:t>
      </w:r>
      <w:r w:rsidRPr="005E5A04" w:rsidR="005E5A04">
        <w:t xml:space="preserve"> </w:t>
      </w:r>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rPr>
          <w:rFonts w:hint="eastAsia"/>
        </w:rPr>
        <w:t>[End]</w:t>
      </w:r>
    </w:p>
    <w:p w:rsidRPr="00735CD3" w:rsidR="0021486E" w:rsidP="00C93484" w:rsidRDefault="0021486E">
      <w:pPr>
        <w:pStyle w:val="Reqtify"/>
      </w:pPr>
    </w:p>
    <w:p w:rsidR="005463DC" w:rsidP="00C93484" w:rsidRDefault="005463DC">
      <w:pPr>
        <w:pStyle w:val="Reqtify"/>
      </w:pPr>
    </w:p>
    <w:p w:rsidR="005463DC" w:rsidP="0012674A" w:rsidRDefault="005463DC">
      <w:pPr>
        <w:pStyle w:val="4"/>
      </w:pPr>
      <w:r>
        <w:rPr>
          <w:rFonts w:hint="eastAsia"/>
        </w:rPr>
        <w:lastRenderedPageBreak/>
        <w:t>Uncontrolled point</w:t>
      </w:r>
      <w:r w:rsidR="006A40EF">
        <w:rPr>
          <w:rFonts w:hint="eastAsia"/>
        </w:rPr>
        <w:t>s</w:t>
      </w:r>
    </w:p>
    <w:p w:rsidR="005463DC" w:rsidP="00C93484" w:rsidRDefault="005463DC">
      <w:pPr>
        <w:pStyle w:val="Reqtify"/>
      </w:pPr>
    </w:p>
    <w:p w:rsidR="00987262" w:rsidP="00C93484" w:rsidRDefault="00987262">
      <w:pPr>
        <w:pStyle w:val="Reqtify"/>
      </w:pPr>
      <w:r>
        <w:rPr>
          <w:rFonts w:hint="eastAsia"/>
        </w:rPr>
        <w:t>道岔：</w:t>
      </w:r>
    </w:p>
    <w:p w:rsidR="00DC168B" w:rsidP="00FA0FBB" w:rsidRDefault="006E7D3F">
      <w:pPr>
        <w:pStyle w:val="AltX"/>
      </w:pPr>
      <w:r>
        <w:rPr>
          <w:rFonts w:hint="eastAsia"/>
        </w:rPr>
        <w:t>如果在车头最大定位和</w:t>
      </w:r>
      <w:r w:rsidR="006724CD">
        <w:rPr>
          <w:rFonts w:hint="eastAsia"/>
        </w:rPr>
        <w:t>EB</w:t>
      </w:r>
      <w:r w:rsidR="006724CD">
        <w:rPr>
          <w:rFonts w:hint="eastAsia"/>
        </w:rPr>
        <w:t>实际施加位置</w:t>
      </w:r>
      <w:r>
        <w:rPr>
          <w:rFonts w:hint="eastAsia"/>
        </w:rPr>
        <w:t>之间存在非受控状态的道岔</w:t>
      </w:r>
      <w:r w:rsidR="00987262">
        <w:rPr>
          <w:rFonts w:hint="eastAsia"/>
        </w:rPr>
        <w:t>（无论</w:t>
      </w:r>
      <w:r>
        <w:rPr>
          <w:rFonts w:hint="eastAsia"/>
        </w:rPr>
        <w:t>汇聚节点</w:t>
      </w:r>
      <w:r w:rsidR="00987262">
        <w:rPr>
          <w:rFonts w:hint="eastAsia"/>
        </w:rPr>
        <w:t>还是发散节点</w:t>
      </w:r>
      <w:r>
        <w:rPr>
          <w:rFonts w:hint="eastAsia"/>
        </w:rPr>
        <w:t>）</w:t>
      </w:r>
      <w:r w:rsidR="00987262">
        <w:rPr>
          <w:rFonts w:hint="eastAsia"/>
        </w:rPr>
        <w:t>，</w:t>
      </w:r>
      <w:r>
        <w:rPr>
          <w:rFonts w:hint="eastAsia"/>
        </w:rPr>
        <w:t>ATP</w:t>
      </w:r>
      <w:r>
        <w:rPr>
          <w:rFonts w:hint="eastAsia"/>
        </w:rPr>
        <w:t>需将其作为安全速度限制区域处理，其限速值为</w:t>
      </w:r>
      <w:r>
        <w:rPr>
          <w:rFonts w:hint="eastAsia"/>
        </w:rPr>
        <w:t>0.</w:t>
      </w:r>
      <w:r w:rsidRPr="00DC168B" w:rsidR="00DC168B">
        <w:rPr>
          <w:rFonts w:hint="eastAsia"/>
        </w:rPr>
        <w:t xml:space="preserve"> </w:t>
      </w:r>
    </w:p>
    <w:p w:rsidR="006E7D3F" w:rsidP="00FA0FBB" w:rsidRDefault="00987262">
      <w:pPr>
        <w:pStyle w:val="AltX"/>
      </w:pPr>
      <w:r>
        <w:rPr>
          <w:rFonts w:hint="eastAsia"/>
        </w:rPr>
        <w:t>如果在</w:t>
      </w:r>
      <w:r>
        <w:rPr>
          <w:rFonts w:hint="eastAsia"/>
        </w:rPr>
        <w:t>EBA</w:t>
      </w:r>
      <w:r>
        <w:rPr>
          <w:rFonts w:hint="eastAsia"/>
        </w:rPr>
        <w:t>点下游存在</w:t>
      </w:r>
      <w:r w:rsidR="00DC168B">
        <w:rPr>
          <w:rFonts w:hint="eastAsia"/>
        </w:rPr>
        <w:t>非受控状态的道岔，</w:t>
      </w:r>
      <w:r w:rsidR="00DC168B">
        <w:rPr>
          <w:rFonts w:hint="eastAsia"/>
        </w:rPr>
        <w:t>ATP</w:t>
      </w:r>
      <w:r w:rsidR="00DC168B">
        <w:rPr>
          <w:rFonts w:hint="eastAsia"/>
        </w:rPr>
        <w:t>需将其作为安全速度限制点，其限速值为</w:t>
      </w:r>
      <w:r w:rsidR="00DC168B">
        <w:rPr>
          <w:rFonts w:hint="eastAsia"/>
        </w:rPr>
        <w:t>0</w:t>
      </w:r>
      <w:r>
        <w:rPr>
          <w:rFonts w:hint="eastAsia"/>
        </w:rPr>
        <w:t>；</w:t>
      </w:r>
    </w:p>
    <w:p w:rsidRPr="00D41CE0" w:rsidR="00D41CE0" w:rsidP="00C93484" w:rsidRDefault="00D41CE0">
      <w:pPr>
        <w:pStyle w:val="Reqtify"/>
      </w:pPr>
    </w:p>
    <w:p w:rsidR="006E7D3F" w:rsidP="00C93484" w:rsidRDefault="006E7D3F">
      <w:pPr>
        <w:pStyle w:val="Reqtify"/>
      </w:pPr>
    </w:p>
    <w:p w:rsidRPr="00735CD3" w:rsidR="00735CD3" w:rsidP="00735CD3" w:rsidRDefault="00735CD3">
      <w:pPr>
        <w:pStyle w:val="ReqtifyAltR"/>
      </w:pPr>
      <w:r w:rsidRPr="00735CD3">
        <w:t>[iTC_CC_ATP-SwRS</w:t>
      </w:r>
      <w:r w:rsidR="00655979">
        <w:rPr>
          <w:rFonts w:hint="eastAsia"/>
        </w:rPr>
        <w:t>-0705</w:t>
      </w:r>
      <w:r w:rsidRPr="00735CD3">
        <w:rPr>
          <w:rFonts w:hint="eastAsia"/>
        </w:rPr>
        <w:t>]</w:t>
      </w:r>
    </w:p>
    <w:p w:rsidRPr="00735CD3" w:rsidR="00735CD3" w:rsidP="00C93484" w:rsidRDefault="00735CD3">
      <w:pPr>
        <w:pStyle w:val="Reqtify"/>
      </w:pPr>
      <w:bookmarkStart w:name="ZoneVSLnotExceedSwitch" w:id="8219"/>
      <w:r w:rsidRPr="00735CD3">
        <w:rPr>
          <w:rStyle w:val="aff2"/>
          <w:rFonts w:hint="eastAsia"/>
        </w:rPr>
        <w:t>ZoneVSLnotExceedSwitch</w:t>
      </w:r>
      <w:bookmarkEnd w:id="8219"/>
      <w:r w:rsidRPr="00735CD3">
        <w:rPr>
          <w:rFonts w:hint="eastAsia"/>
        </w:rPr>
        <w:t>，非受控道岔作为区域型限速的情形</w:t>
      </w:r>
    </w:p>
    <w:p w:rsidR="00987262" w:rsidP="000431E0" w:rsidRDefault="00987262">
      <w:pPr>
        <w:pStyle w:val="af7"/>
      </w:pPr>
      <w:r>
        <w:t>def ZoneVSLnotExceedSwitch</w:t>
      </w:r>
      <w:r>
        <w:rPr>
          <w:color w:val="FF8000"/>
        </w:rPr>
        <w:t>(</w:t>
      </w:r>
      <w:r>
        <w:t>k</w:t>
      </w:r>
      <w:r>
        <w:rPr>
          <w:color w:val="FF8000"/>
        </w:rPr>
        <w:t>)</w:t>
      </w:r>
      <w:r>
        <w:t>:</w:t>
      </w:r>
    </w:p>
    <w:p w:rsidR="00987262" w:rsidP="000431E0" w:rsidRDefault="00987262">
      <w:pPr>
        <w:pStyle w:val="af7"/>
      </w:pPr>
      <w:r>
        <w:t xml:space="preserve">    for </w:t>
      </w:r>
      <w:r w:rsidR="00640718">
        <w:rPr>
          <w:rFonts w:hint="eastAsia"/>
        </w:rPr>
        <w:t>S</w:t>
      </w:r>
      <w:r>
        <w:t xml:space="preserve">witch </w:t>
      </w:r>
      <w:r w:rsidRPr="00113E1C">
        <w:t>in</w:t>
      </w:r>
      <w:r>
        <w:t xml:space="preserve"> </w:t>
      </w:r>
      <w:hyperlink w:history="1" w:anchor="AllSwitchesInZone">
        <w:r w:rsidRPr="002C3845" w:rsidR="00F8020D">
          <w:rPr>
            <w:rStyle w:val="ac"/>
          </w:rPr>
          <w:t>TrackMap.AllSwitches</w:t>
        </w:r>
        <w:r w:rsidRPr="002C3845" w:rsidR="00F8020D">
          <w:rPr>
            <w:rStyle w:val="ac"/>
            <w:rFonts w:hint="eastAsia"/>
          </w:rPr>
          <w:t>InZone</w:t>
        </w:r>
      </w:hyperlink>
      <w:r>
        <w:rPr>
          <w:color w:val="FF8000"/>
        </w:rPr>
        <w:t>(</w:t>
      </w:r>
      <w:hyperlink w:history="1" w:anchor="TrainFrontLocation">
        <w:r w:rsidR="0095165D">
          <w:rPr>
            <w:rStyle w:val="ac"/>
          </w:rPr>
          <w:t>TrainFrontLocation</w:t>
        </w:r>
      </w:hyperlink>
      <w:r>
        <w:rPr>
          <w:color w:val="FF8000"/>
        </w:rPr>
        <w:t>(</w:t>
      </w:r>
      <w:r>
        <w:t>k</w:t>
      </w:r>
      <w:r>
        <w:rPr>
          <w:color w:val="FF8000"/>
        </w:rPr>
        <w:t>)</w:t>
      </w:r>
      <w:r w:rsidR="00354F88">
        <w:t>.M</w:t>
      </w:r>
      <w:r>
        <w:t>ax</w:t>
      </w:r>
      <w:r>
        <w:rPr>
          <w:color w:val="FF8000"/>
        </w:rPr>
        <w:t>,</w:t>
      </w:r>
      <w:r w:rsidRPr="008D1CCB" w:rsidR="008D1CCB">
        <w:t xml:space="preserve"> </w:t>
      </w:r>
      <w:hyperlink w:history="1" w:anchor="X2EbApplied">
        <w:r w:rsidRPr="002561DA" w:rsidR="0057086C">
          <w:rPr>
            <w:rStyle w:val="ac"/>
            <w:rFonts w:hint="eastAsia"/>
          </w:rPr>
          <w:t>X2EbApplied</w:t>
        </w:r>
      </w:hyperlink>
      <w:r w:rsidRPr="009D1FB6" w:rsidR="0057086C">
        <w:t>(k)</w:t>
      </w:r>
      <w:r>
        <w:rPr>
          <w:color w:val="FF8000"/>
        </w:rPr>
        <w:t>)</w:t>
      </w:r>
      <w:r>
        <w:t>:</w:t>
      </w:r>
    </w:p>
    <w:p w:rsidR="00987262" w:rsidP="000431E0" w:rsidRDefault="00987262">
      <w:pPr>
        <w:pStyle w:val="af7"/>
      </w:pPr>
      <w:r>
        <w:t xml:space="preserve">        if </w:t>
      </w:r>
      <w:r>
        <w:rPr>
          <w:color w:val="FF8000"/>
        </w:rPr>
        <w:t>(</w:t>
      </w:r>
      <w:hyperlink w:history="1" w:anchor="VariantValue">
        <w:r w:rsidR="00C64E92">
          <w:rPr>
            <w:rStyle w:val="ac"/>
          </w:rPr>
          <w:t>VariantValue</w:t>
        </w:r>
      </w:hyperlink>
      <w:r>
        <w:rPr>
          <w:color w:val="FF8000"/>
        </w:rPr>
        <w:t>(</w:t>
      </w:r>
      <w:r w:rsidR="00640718">
        <w:rPr>
          <w:rFonts w:hint="eastAsia"/>
        </w:rPr>
        <w:t>S</w:t>
      </w:r>
      <w:r>
        <w:t>witch</w:t>
      </w:r>
      <w:r w:rsidR="00354F88">
        <w:t>.V</w:t>
      </w:r>
      <w:r>
        <w:t>ariant1</w:t>
      </w:r>
      <w:r>
        <w:rPr>
          <w:color w:val="FF8000"/>
        </w:rPr>
        <w:t>,</w:t>
      </w:r>
      <w:r>
        <w:t xml:space="preserve"> k</w:t>
      </w:r>
      <w:r>
        <w:rPr>
          <w:color w:val="FF8000"/>
        </w:rPr>
        <w:t>)</w:t>
      </w:r>
      <w:r>
        <w:t xml:space="preserve"> </w:t>
      </w:r>
      <w:r>
        <w:rPr>
          <w:color w:val="FF8000"/>
        </w:rPr>
        <w:t>==</w:t>
      </w:r>
      <w:r>
        <w:t xml:space="preserve"> </w:t>
      </w:r>
      <w:hyperlink w:history="1" w:anchor="VariantValue">
        <w:r w:rsidR="00C64E92">
          <w:rPr>
            <w:rStyle w:val="ac"/>
          </w:rPr>
          <w:t>VariantValue</w:t>
        </w:r>
      </w:hyperlink>
      <w:r>
        <w:rPr>
          <w:color w:val="FF8000"/>
        </w:rPr>
        <w:t>(</w:t>
      </w:r>
      <w:r w:rsidR="00640718">
        <w:rPr>
          <w:rFonts w:hint="eastAsia"/>
        </w:rPr>
        <w:t>S</w:t>
      </w:r>
      <w:r>
        <w:t>witch</w:t>
      </w:r>
      <w:r w:rsidR="00354F88">
        <w:t>.V</w:t>
      </w:r>
      <w:r>
        <w:t>ariant2</w:t>
      </w:r>
      <w:r>
        <w:rPr>
          <w:color w:val="FF8000"/>
        </w:rPr>
        <w:t>,</w:t>
      </w:r>
      <w:r>
        <w:t xml:space="preserve"> k</w:t>
      </w:r>
      <w:r>
        <w:rPr>
          <w:color w:val="FF8000"/>
        </w:rPr>
        <w:t>))</w:t>
      </w:r>
      <w:r>
        <w:t>:</w:t>
      </w:r>
    </w:p>
    <w:p w:rsidR="00987262" w:rsidP="000431E0" w:rsidRDefault="00987262">
      <w:pPr>
        <w:pStyle w:val="af7"/>
      </w:pPr>
      <w:r>
        <w:t xml:space="preserve">            return </w:t>
      </w:r>
      <w:r w:rsidRPr="00354FC4">
        <w:rPr>
          <w:rStyle w:val="aff1"/>
        </w:rPr>
        <w:t>False</w:t>
      </w:r>
    </w:p>
    <w:p w:rsidR="00987262" w:rsidP="000431E0" w:rsidRDefault="00987262">
      <w:pPr>
        <w:pStyle w:val="af7"/>
      </w:pPr>
      <w:r>
        <w:t xml:space="preserve">        else: </w:t>
      </w:r>
    </w:p>
    <w:p w:rsidR="00987262" w:rsidP="000431E0" w:rsidRDefault="00987262">
      <w:pPr>
        <w:pStyle w:val="af7"/>
      </w:pPr>
      <w:r>
        <w:t xml:space="preserve">            continue</w:t>
      </w:r>
    </w:p>
    <w:p w:rsidRPr="00735CD3" w:rsidR="00735CD3" w:rsidP="000431E0" w:rsidRDefault="00987262">
      <w:pPr>
        <w:pStyle w:val="af7"/>
      </w:pPr>
      <w:r>
        <w:t xml:space="preserve">    return </w:t>
      </w:r>
      <w:r w:rsidRPr="00354FC4">
        <w:rPr>
          <w:rStyle w:val="aff1"/>
        </w:rPr>
        <w:t>True</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220"/>
        </w:rPr>
      </w:pPr>
      <w:del w:author="常鸣" w:date="2014-07-03T14:27:00Z" w:id="8221">
        <w:r w:rsidDel="009328EA">
          <w:rPr>
            <w:rFonts w:hint="eastAsia"/>
          </w:rPr>
          <w:delText>#S</w:delText>
        </w:r>
      </w:del>
      <w:ins w:author="常鸣" w:date="2014-07-03T14:27:00Z" w:id="8222">
        <w:r w:rsidR="009328EA">
          <w:rPr>
            <w:rFonts w:hint="eastAsia"/>
          </w:rPr>
          <w:t>#Allocation=ATP Software</w:t>
        </w:r>
      </w:ins>
      <w:ins w:author="常鸣" w:date="2014-07-03T14:59:00Z" w:id="8223">
        <w:r w:rsidR="00AA7E12">
          <w:rPr>
            <w:rFonts w:hint="eastAsia"/>
          </w:rPr>
          <w:t>, Vital Embedded Setting</w:t>
        </w:r>
      </w:ins>
    </w:p>
    <w:p w:rsidR="00610A4C" w:rsidP="000C0D62" w:rsidRDefault="009328EA">
      <w:pPr>
        <w:pStyle w:val="ReqtifyAltQ"/>
      </w:pPr>
      <w:ins w:author="常鸣" w:date="2014-07-03T14:27:00Z" w:id="8224">
        <w:r>
          <w:rPr>
            <w:rFonts w:hint="eastAsia"/>
          </w:rPr>
          <w:t>#S</w:t>
        </w:r>
      </w:ins>
      <w:r w:rsidR="00610A4C">
        <w:rPr>
          <w:rFonts w:hint="eastAsia"/>
        </w:rPr>
        <w:t>ource=</w:t>
      </w:r>
      <w:r w:rsidRPr="0040626F" w:rsidR="0040626F">
        <w:rPr>
          <w:rFonts w:hint="eastAsia"/>
        </w:rPr>
        <w:t>[iTC_CC-SyAD-0294], [iTC_CC-SyAD-0295]</w:t>
      </w:r>
      <w:r w:rsidR="0040626F">
        <w:rPr>
          <w:rFonts w:hint="eastAsia"/>
        </w:rPr>
        <w:t>,</w:t>
      </w:r>
      <w:r w:rsidRPr="0040626F" w:rsidR="0040626F">
        <w:rPr>
          <w:rFonts w:hint="eastAsia"/>
        </w:rPr>
        <w:t xml:space="preserve"> </w:t>
      </w:r>
      <w:r w:rsidR="00932CC9">
        <w:rPr>
          <w:rFonts w:hint="eastAsia"/>
        </w:rPr>
        <w:t>[iTC_CC-SyAD-0300],</w:t>
      </w:r>
      <w:r w:rsidRPr="00B71564" w:rsidR="00932CC9">
        <w:t xml:space="preserve"> </w:t>
      </w:r>
      <w:r w:rsidRPr="00B71564" w:rsidR="00B71564">
        <w:t>[iTC_CC-SyAD-0868]</w:t>
      </w:r>
      <w:r w:rsidR="005E5A04">
        <w:rPr>
          <w:rFonts w:hint="eastAsia"/>
        </w:rPr>
        <w:t>,</w:t>
      </w:r>
      <w:r w:rsidRPr="005E5A04" w:rsidR="005E5A04">
        <w:t xml:space="preserve"> </w:t>
      </w:r>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rPr>
          <w:rFonts w:hint="eastAsia"/>
        </w:rPr>
        <w:t>[End]</w:t>
      </w:r>
    </w:p>
    <w:p w:rsidRPr="00735CD3" w:rsidR="00735CD3" w:rsidP="00C93484" w:rsidRDefault="00735CD3">
      <w:pPr>
        <w:pStyle w:val="Reqtify"/>
      </w:pPr>
    </w:p>
    <w:p w:rsidRPr="00735CD3" w:rsidR="00735CD3" w:rsidP="00C93484" w:rsidRDefault="00735CD3">
      <w:pPr>
        <w:pStyle w:val="Reqtify"/>
      </w:pPr>
    </w:p>
    <w:p w:rsidRPr="00735CD3" w:rsidR="00735CD3" w:rsidP="00735CD3" w:rsidRDefault="00735CD3">
      <w:pPr>
        <w:pStyle w:val="ReqtifyAltR"/>
      </w:pPr>
      <w:r w:rsidRPr="00735CD3">
        <w:t>[iTC_CC_ATP-SwRS</w:t>
      </w:r>
      <w:r w:rsidR="00655979">
        <w:rPr>
          <w:rFonts w:hint="eastAsia"/>
        </w:rPr>
        <w:t>-0706</w:t>
      </w:r>
      <w:r w:rsidRPr="00735CD3">
        <w:rPr>
          <w:rFonts w:hint="eastAsia"/>
        </w:rPr>
        <w:t>]</w:t>
      </w:r>
    </w:p>
    <w:p w:rsidRPr="00735CD3" w:rsidR="00735CD3" w:rsidP="00C93484" w:rsidRDefault="00735CD3">
      <w:pPr>
        <w:pStyle w:val="Reqtify"/>
      </w:pPr>
      <w:bookmarkStart w:name="PointVSLnotExceedSwitch" w:id="8225"/>
      <w:r w:rsidRPr="00735CD3">
        <w:rPr>
          <w:rStyle w:val="aff2"/>
          <w:rFonts w:hint="eastAsia"/>
        </w:rPr>
        <w:t>PointVSLnotExceedSwitch</w:t>
      </w:r>
      <w:bookmarkEnd w:id="8225"/>
      <w:r w:rsidRPr="00735CD3">
        <w:rPr>
          <w:rFonts w:hint="eastAsia"/>
        </w:rPr>
        <w:t>，非受控道岔作为点型限速的情形</w:t>
      </w:r>
    </w:p>
    <w:p w:rsidR="00987262" w:rsidP="000431E0" w:rsidRDefault="00987262">
      <w:pPr>
        <w:pStyle w:val="af7"/>
      </w:pPr>
      <w:r>
        <w:t>def PointVSLnotExceedSwitch</w:t>
      </w:r>
      <w:r>
        <w:rPr>
          <w:color w:val="FF8000"/>
        </w:rPr>
        <w:t>(</w:t>
      </w:r>
      <w:r>
        <w:t>k</w:t>
      </w:r>
      <w:r>
        <w:rPr>
          <w:color w:val="FF8000"/>
        </w:rPr>
        <w:t>)</w:t>
      </w:r>
      <w:r>
        <w:t>:</w:t>
      </w:r>
    </w:p>
    <w:p w:rsidR="008D1CCB" w:rsidP="000431E0" w:rsidRDefault="00987262">
      <w:pPr>
        <w:pStyle w:val="af7"/>
        <w:rPr>
          <w:rStyle w:val="ac"/>
        </w:rPr>
      </w:pPr>
      <w:r>
        <w:t xml:space="preserve">    for </w:t>
      </w:r>
      <w:r w:rsidR="00640718">
        <w:rPr>
          <w:rFonts w:hint="eastAsia"/>
        </w:rPr>
        <w:t>S</w:t>
      </w:r>
      <w:r>
        <w:t xml:space="preserve">witch </w:t>
      </w:r>
      <w:r w:rsidRPr="00113E1C">
        <w:t>in</w:t>
      </w:r>
      <w:r>
        <w:t xml:space="preserve"> </w:t>
      </w:r>
      <w:r>
        <w:rPr>
          <w:color w:val="FF8000"/>
        </w:rPr>
        <w:t>(</w:t>
      </w:r>
      <w:hyperlink w:history="1" w:anchor="AllSwitchesInZone">
        <w:r w:rsidRPr="002C3845" w:rsidR="00C64E92">
          <w:rPr>
            <w:rStyle w:val="ac"/>
          </w:rPr>
          <w:t>TrackMap</w:t>
        </w:r>
        <w:r w:rsidRPr="002C3845" w:rsidR="00354F88">
          <w:rPr>
            <w:rStyle w:val="ac"/>
          </w:rPr>
          <w:t>.</w:t>
        </w:r>
        <w:r w:rsidRPr="002C3845" w:rsidR="008E31D0">
          <w:rPr>
            <w:rStyle w:val="ac"/>
          </w:rPr>
          <w:t>AllSwitches</w:t>
        </w:r>
        <w:r w:rsidRPr="002C3845" w:rsidR="002C3845">
          <w:rPr>
            <w:rStyle w:val="ac"/>
            <w:rFonts w:hint="eastAsia"/>
          </w:rPr>
          <w:t>InZone</w:t>
        </w:r>
      </w:hyperlink>
    </w:p>
    <w:p w:rsidR="008D1CCB" w:rsidP="000431E0" w:rsidRDefault="008D1CCB">
      <w:pPr>
        <w:pStyle w:val="af7"/>
      </w:pPr>
      <w:r>
        <w:t xml:space="preserve">        </w:t>
      </w:r>
      <w:r w:rsidRPr="008D1CCB">
        <w:t xml:space="preserve"> </w:t>
      </w:r>
      <w:r>
        <w:t xml:space="preserve">             </w:t>
      </w:r>
      <w:r w:rsidR="00987262">
        <w:rPr>
          <w:color w:val="FF8000"/>
        </w:rPr>
        <w:t>(</w:t>
      </w:r>
      <w:hyperlink w:history="1" w:anchor="CalculateZoneBorder">
        <w:r w:rsidRPr="008D1CCB" w:rsidR="001332DD">
          <w:rPr>
            <w:rStyle w:val="ac"/>
          </w:rPr>
          <w:t>TrackMap.CalculateZoneBorder</w:t>
        </w:r>
      </w:hyperlink>
      <w:r w:rsidRPr="008D1CCB">
        <w:t>(</w:t>
      </w:r>
      <w:hyperlink w:history="1" w:anchor="TrainFrontEnd">
        <w:r w:rsidRPr="0057086C" w:rsidR="0057086C">
          <w:rPr>
            <w:rStyle w:val="ac"/>
          </w:rPr>
          <w:t>TrainFrontEnd</w:t>
        </w:r>
      </w:hyperlink>
      <w:r w:rsidRPr="009D1FB6" w:rsidR="0057086C">
        <w:t>(k).Max</w:t>
      </w:r>
      <w:r w:rsidRPr="008D1CCB">
        <w:t xml:space="preserve">, </w:t>
      </w:r>
      <w:hyperlink w:history="1" w:anchor="X2EbApplied">
        <w:r w:rsidRPr="002561DA" w:rsidR="0057086C">
          <w:rPr>
            <w:rStyle w:val="ac"/>
            <w:rFonts w:hint="eastAsia"/>
          </w:rPr>
          <w:t>X2EbApplied</w:t>
        </w:r>
      </w:hyperlink>
      <w:r w:rsidRPr="009D1FB6" w:rsidR="0057086C">
        <w:t>(k)</w:t>
      </w:r>
      <w:r w:rsidRPr="008D1CCB">
        <w:t>)</w:t>
      </w:r>
      <w:r w:rsidR="00987262">
        <w:rPr>
          <w:color w:val="FF8000"/>
        </w:rPr>
        <w:t>,</w:t>
      </w:r>
    </w:p>
    <w:p w:rsidR="00987262" w:rsidP="000431E0" w:rsidRDefault="008D1CCB">
      <w:pPr>
        <w:pStyle w:val="af7"/>
      </w:pPr>
      <w:r>
        <w:t xml:space="preserve">                       </w:t>
      </w:r>
      <w:r w:rsidRPr="00F8020D" w:rsidR="00F8020D">
        <w:t>ATPsetting.EOAmaxDistance</w:t>
      </w:r>
      <w:r w:rsidR="00987262">
        <w:rPr>
          <w:color w:val="FF8000"/>
        </w:rPr>
        <w:t>))</w:t>
      </w:r>
      <w:r w:rsidR="00987262">
        <w:t>:</w:t>
      </w:r>
    </w:p>
    <w:p w:rsidR="00987262" w:rsidP="000431E0" w:rsidRDefault="00987262">
      <w:pPr>
        <w:pStyle w:val="af7"/>
      </w:pPr>
      <w:r>
        <w:t xml:space="preserve">        if </w:t>
      </w:r>
      <w:r>
        <w:rPr>
          <w:color w:val="FF8000"/>
        </w:rPr>
        <w:t>(</w:t>
      </w:r>
      <w:hyperlink w:history="1" w:anchor="VariantValue">
        <w:r w:rsidR="00C64E92">
          <w:rPr>
            <w:rStyle w:val="ac"/>
          </w:rPr>
          <w:t>VariantValue</w:t>
        </w:r>
      </w:hyperlink>
      <w:r>
        <w:rPr>
          <w:color w:val="FF8000"/>
        </w:rPr>
        <w:t>(</w:t>
      </w:r>
      <w:r w:rsidR="00640718">
        <w:rPr>
          <w:rFonts w:hint="eastAsia"/>
        </w:rPr>
        <w:t>S</w:t>
      </w:r>
      <w:r>
        <w:t>witch</w:t>
      </w:r>
      <w:r w:rsidR="00354F88">
        <w:t>.V</w:t>
      </w:r>
      <w:r>
        <w:t>ariant1</w:t>
      </w:r>
      <w:r>
        <w:rPr>
          <w:color w:val="FF8000"/>
        </w:rPr>
        <w:t>,</w:t>
      </w:r>
      <w:r>
        <w:t xml:space="preserve"> k</w:t>
      </w:r>
      <w:r>
        <w:rPr>
          <w:color w:val="FF8000"/>
        </w:rPr>
        <w:t>)</w:t>
      </w:r>
      <w:r>
        <w:t xml:space="preserve"> </w:t>
      </w:r>
      <w:r>
        <w:rPr>
          <w:color w:val="FF8000"/>
        </w:rPr>
        <w:t>==</w:t>
      </w:r>
      <w:r>
        <w:t xml:space="preserve"> </w:t>
      </w:r>
      <w:hyperlink w:history="1" w:anchor="VariantValue">
        <w:r w:rsidR="00C64E92">
          <w:rPr>
            <w:rStyle w:val="ac"/>
          </w:rPr>
          <w:t>VariantValue</w:t>
        </w:r>
      </w:hyperlink>
      <w:r>
        <w:rPr>
          <w:color w:val="FF8000"/>
        </w:rPr>
        <w:t>(</w:t>
      </w:r>
      <w:r w:rsidR="00640718">
        <w:rPr>
          <w:rFonts w:hint="eastAsia"/>
        </w:rPr>
        <w:t>S</w:t>
      </w:r>
      <w:r>
        <w:t>witch</w:t>
      </w:r>
      <w:r w:rsidR="00354F88">
        <w:t>.V</w:t>
      </w:r>
      <w:r>
        <w:t>ariant2</w:t>
      </w:r>
      <w:r>
        <w:rPr>
          <w:color w:val="FF8000"/>
        </w:rPr>
        <w:t>,</w:t>
      </w:r>
      <w:r>
        <w:t xml:space="preserve"> k</w:t>
      </w:r>
      <w:r>
        <w:rPr>
          <w:color w:val="FF8000"/>
        </w:rPr>
        <w:t>)</w:t>
      </w:r>
    </w:p>
    <w:p w:rsidR="00987262" w:rsidP="000431E0" w:rsidRDefault="00987262">
      <w:pPr>
        <w:pStyle w:val="af7"/>
      </w:pPr>
      <w:r>
        <w:t xml:space="preserve">            and </w:t>
      </w:r>
      <w:hyperlink w:history="1" w:anchor="TrainEnergy">
        <w:r w:rsidR="00C64E92">
          <w:rPr>
            <w:rStyle w:val="ac"/>
          </w:rPr>
          <w:t>TrainEnergy</w:t>
        </w:r>
      </w:hyperlink>
      <w:r>
        <w:rPr>
          <w:color w:val="FF8000"/>
        </w:rPr>
        <w:t>(</w:t>
      </w:r>
      <w:r>
        <w:t>k</w:t>
      </w:r>
      <w:r>
        <w:rPr>
          <w:color w:val="FF8000"/>
        </w:rPr>
        <w:t>)</w:t>
      </w:r>
      <w:r>
        <w:t xml:space="preserve"> </w:t>
      </w:r>
      <w:r>
        <w:rPr>
          <w:color w:val="FF8000"/>
        </w:rPr>
        <w:t>&gt;</w:t>
      </w:r>
      <w:r w:rsidR="000013C4">
        <w:rPr>
          <w:rFonts w:hint="eastAsia"/>
          <w:color w:val="FF8000"/>
        </w:rPr>
        <w:t>=</w:t>
      </w:r>
      <w:r>
        <w:t xml:space="preserve"> </w:t>
      </w:r>
      <w:r>
        <w:rPr>
          <w:color w:val="FF8000"/>
        </w:rPr>
        <w:t>(</w:t>
      </w:r>
      <w:hyperlink w:history="1" w:anchor="AccumulationPotentialEnergy">
        <w:r w:rsidRPr="002307BC" w:rsidR="002307BC">
          <w:rPr>
            <w:rStyle w:val="ac"/>
          </w:rPr>
          <w:t>Energy.AccumulationPotentialEnergy</w:t>
        </w:r>
      </w:hyperlink>
    </w:p>
    <w:p w:rsidRPr="008D1CCB" w:rsidR="008D1CCB" w:rsidP="000431E0" w:rsidRDefault="00987262">
      <w:pPr>
        <w:pStyle w:val="af7"/>
      </w:pPr>
      <w:r>
        <w:t xml:space="preserve">                                  </w:t>
      </w:r>
      <w:r w:rsidR="008D1CCB">
        <w:rPr>
          <w:rFonts w:hint="eastAsia"/>
        </w:rPr>
        <w:t xml:space="preserve">    </w:t>
      </w:r>
      <w:r>
        <w:rPr>
          <w:color w:val="FF8000"/>
        </w:rPr>
        <w:t>(</w:t>
      </w:r>
      <w:hyperlink w:history="1" w:anchor="CalculateZoneBorder">
        <w:r w:rsidRPr="008D1CCB" w:rsidR="001332DD">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w:t>
      </w:r>
    </w:p>
    <w:p w:rsidR="008D1CCB" w:rsidP="000431E0" w:rsidRDefault="008D1CCB">
      <w:pPr>
        <w:pStyle w:val="af7"/>
      </w:pPr>
      <w:r w:rsidRPr="008D1CCB">
        <w:t xml:space="preserve">  </w:t>
      </w:r>
      <w:r w:rsidRPr="008D1CCB">
        <w:rPr>
          <w:rFonts w:hint="eastAsia"/>
        </w:rPr>
        <w:t xml:space="preserve">         </w:t>
      </w:r>
      <w:r w:rsidRPr="008D1CCB">
        <w:t xml:space="preserve">                                              </w:t>
      </w:r>
      <w:r w:rsidR="001332DD">
        <w:rPr>
          <w:rFonts w:hint="eastAsia"/>
        </w:rPr>
        <w:t xml:space="preserve">                 </w:t>
      </w:r>
      <w:hyperlink w:history="1" w:anchor="X2EbApplied">
        <w:r w:rsidRPr="002561DA" w:rsidR="0057086C">
          <w:rPr>
            <w:rStyle w:val="ac"/>
            <w:rFonts w:hint="eastAsia"/>
          </w:rPr>
          <w:t>X2EbApplied</w:t>
        </w:r>
      </w:hyperlink>
      <w:r w:rsidRPr="009D1FB6" w:rsidR="0057086C">
        <w:t>(k)</w:t>
      </w:r>
      <w:r w:rsidRPr="008D1CCB">
        <w:t>)</w:t>
      </w:r>
      <w:r w:rsidR="00987262">
        <w:rPr>
          <w:color w:val="FF8000"/>
        </w:rPr>
        <w:t>,</w:t>
      </w:r>
    </w:p>
    <w:p w:rsidR="00987262" w:rsidP="000431E0" w:rsidRDefault="00987262">
      <w:pPr>
        <w:pStyle w:val="af7"/>
      </w:pPr>
      <w:r>
        <w:t xml:space="preserve"> </w:t>
      </w:r>
      <w:r w:rsidR="008D1CCB">
        <w:t xml:space="preserve">                                      </w:t>
      </w:r>
      <w:r w:rsidR="00640718">
        <w:rPr>
          <w:rFonts w:hint="eastAsia"/>
        </w:rPr>
        <w:t>S</w:t>
      </w:r>
      <w:r>
        <w:t>witch</w:t>
      </w:r>
      <w:r w:rsidR="00354F88">
        <w:t>.L</w:t>
      </w:r>
      <w:r>
        <w:t>ocation</w:t>
      </w:r>
      <w:r>
        <w:rPr>
          <w:color w:val="FF8000"/>
        </w:rPr>
        <w:t>)))</w:t>
      </w:r>
      <w:r>
        <w:t>:</w:t>
      </w:r>
    </w:p>
    <w:p w:rsidR="00987262" w:rsidP="000431E0" w:rsidRDefault="00987262">
      <w:pPr>
        <w:pStyle w:val="af7"/>
      </w:pPr>
      <w:r>
        <w:t xml:space="preserve">            return </w:t>
      </w:r>
      <w:r w:rsidRPr="00354FC4">
        <w:rPr>
          <w:rStyle w:val="aff1"/>
        </w:rPr>
        <w:t>False</w:t>
      </w:r>
    </w:p>
    <w:p w:rsidR="00987262" w:rsidP="000431E0" w:rsidRDefault="00987262">
      <w:pPr>
        <w:pStyle w:val="af7"/>
      </w:pPr>
      <w:r>
        <w:t xml:space="preserve">        else: </w:t>
      </w:r>
    </w:p>
    <w:p w:rsidR="00987262" w:rsidP="000431E0" w:rsidRDefault="00987262">
      <w:pPr>
        <w:pStyle w:val="af7"/>
      </w:pPr>
      <w:r>
        <w:t xml:space="preserve">            continue</w:t>
      </w:r>
    </w:p>
    <w:p w:rsidRPr="00735CD3" w:rsidR="00735CD3" w:rsidP="000431E0" w:rsidRDefault="00987262">
      <w:pPr>
        <w:pStyle w:val="af7"/>
      </w:pPr>
      <w:r>
        <w:t xml:space="preserve">    return </w:t>
      </w:r>
      <w:r w:rsidRPr="00354FC4">
        <w:rPr>
          <w:rStyle w:val="aff1"/>
        </w:rPr>
        <w:t>True</w:t>
      </w:r>
    </w:p>
    <w:p w:rsidR="00610A4C" w:rsidP="000C0D62" w:rsidRDefault="00610A4C">
      <w:pPr>
        <w:pStyle w:val="ReqtifyAltQ"/>
      </w:pPr>
      <w:r>
        <w:rPr>
          <w:rFonts w:hint="eastAsia"/>
        </w:rPr>
        <w:lastRenderedPageBreak/>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226"/>
        </w:rPr>
      </w:pPr>
      <w:del w:author="常鸣" w:date="2014-07-03T14:27:00Z" w:id="8227">
        <w:r w:rsidDel="009328EA">
          <w:rPr>
            <w:rFonts w:hint="eastAsia"/>
          </w:rPr>
          <w:delText>#S</w:delText>
        </w:r>
      </w:del>
      <w:ins w:author="常鸣" w:date="2014-07-03T14:27:00Z" w:id="8228">
        <w:r w:rsidR="009328EA">
          <w:rPr>
            <w:rFonts w:hint="eastAsia"/>
          </w:rPr>
          <w:t>#Allocation=ATP Software</w:t>
        </w:r>
      </w:ins>
      <w:ins w:author="常鸣" w:date="2014-07-03T14:59:00Z" w:id="8229">
        <w:r w:rsidR="00AA7E12">
          <w:rPr>
            <w:rFonts w:hint="eastAsia"/>
          </w:rPr>
          <w:t>, Vital Embedded Setting</w:t>
        </w:r>
      </w:ins>
    </w:p>
    <w:p w:rsidR="00610A4C" w:rsidP="000C0D62" w:rsidRDefault="009328EA">
      <w:pPr>
        <w:pStyle w:val="ReqtifyAltQ"/>
      </w:pPr>
      <w:ins w:author="常鸣" w:date="2014-07-03T14:27:00Z" w:id="8230">
        <w:r>
          <w:rPr>
            <w:rFonts w:hint="eastAsia"/>
          </w:rPr>
          <w:t>#S</w:t>
        </w:r>
      </w:ins>
      <w:r w:rsidR="00610A4C">
        <w:rPr>
          <w:rFonts w:hint="eastAsia"/>
        </w:rPr>
        <w:t>ource=</w:t>
      </w:r>
      <w:r w:rsidRPr="0040626F" w:rsidR="0040626F">
        <w:rPr>
          <w:rFonts w:hint="eastAsia"/>
        </w:rPr>
        <w:t>[iTC_CC-SyAD-0294], [iTC_CC-SyAD-0295]</w:t>
      </w:r>
      <w:r w:rsidR="0040626F">
        <w:rPr>
          <w:rFonts w:hint="eastAsia"/>
        </w:rPr>
        <w:t>,</w:t>
      </w:r>
      <w:r w:rsidRPr="0040626F" w:rsidR="0040626F">
        <w:rPr>
          <w:rFonts w:hint="eastAsia"/>
        </w:rPr>
        <w:t xml:space="preserve"> </w:t>
      </w:r>
      <w:r w:rsidR="00932CC9">
        <w:rPr>
          <w:rFonts w:hint="eastAsia"/>
        </w:rPr>
        <w:t xml:space="preserve">[iTC_CC-SyAD-0300], </w:t>
      </w:r>
      <w:r w:rsidR="00231EA0">
        <w:rPr>
          <w:rFonts w:hint="eastAsia"/>
        </w:rPr>
        <w:t>[iTC_CC-SyAD-0311], [iTC_CC-SyAD-0314],</w:t>
      </w:r>
      <w:r w:rsidRPr="00B71564" w:rsidR="00231EA0">
        <w:t xml:space="preserve"> </w:t>
      </w:r>
      <w:r w:rsidRPr="00B71564" w:rsidR="00B71564">
        <w:t>[iTC_CC-SyAD-0868]</w:t>
      </w:r>
      <w:r w:rsidR="005E5A04">
        <w:rPr>
          <w:rFonts w:hint="eastAsia"/>
        </w:rPr>
        <w:t>,</w:t>
      </w:r>
      <w:r w:rsidRPr="005E5A04" w:rsidR="005E5A04">
        <w:t xml:space="preserve"> </w:t>
      </w:r>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rPr>
          <w:rFonts w:hint="eastAsia"/>
        </w:rPr>
        <w:t>[End]</w:t>
      </w:r>
    </w:p>
    <w:p w:rsidRPr="00D41CE0" w:rsidR="00D41CE0" w:rsidP="00C93484" w:rsidRDefault="00D41CE0">
      <w:pPr>
        <w:pStyle w:val="Reqtify"/>
      </w:pPr>
    </w:p>
    <w:p w:rsidR="005463DC" w:rsidP="00C93484" w:rsidRDefault="005463DC">
      <w:pPr>
        <w:pStyle w:val="Reqtify"/>
      </w:pPr>
    </w:p>
    <w:p w:rsidR="005463DC" w:rsidP="0012674A" w:rsidRDefault="005463DC">
      <w:pPr>
        <w:pStyle w:val="4"/>
      </w:pPr>
      <w:r>
        <w:rPr>
          <w:rFonts w:hint="eastAsia"/>
        </w:rPr>
        <w:t>Protection zones</w:t>
      </w:r>
    </w:p>
    <w:p w:rsidR="005463DC" w:rsidP="00C93484" w:rsidRDefault="005463DC">
      <w:pPr>
        <w:pStyle w:val="Reqtify"/>
      </w:pPr>
    </w:p>
    <w:p w:rsidR="00987262" w:rsidP="00C93484" w:rsidRDefault="00987262">
      <w:pPr>
        <w:pStyle w:val="Reqtify"/>
      </w:pPr>
      <w:r>
        <w:rPr>
          <w:rFonts w:hint="eastAsia"/>
        </w:rPr>
        <w:t>保护区：</w:t>
      </w:r>
    </w:p>
    <w:p w:rsidR="00DC168B" w:rsidP="00FA0FBB" w:rsidRDefault="006E7D3F">
      <w:pPr>
        <w:pStyle w:val="AltX"/>
      </w:pPr>
      <w:r>
        <w:rPr>
          <w:rFonts w:hint="eastAsia"/>
        </w:rPr>
        <w:t>如果从列车车尾最小定位到</w:t>
      </w:r>
      <w:r w:rsidR="006724CD">
        <w:rPr>
          <w:rFonts w:hint="eastAsia"/>
        </w:rPr>
        <w:t>EB</w:t>
      </w:r>
      <w:r w:rsidR="006724CD">
        <w:rPr>
          <w:rFonts w:hint="eastAsia"/>
        </w:rPr>
        <w:t>实际施加位置的</w:t>
      </w:r>
      <w:r>
        <w:rPr>
          <w:rFonts w:hint="eastAsia"/>
        </w:rPr>
        <w:t>范围内存在限制状态的保护区，</w:t>
      </w:r>
      <w:r>
        <w:rPr>
          <w:rFonts w:hint="eastAsia"/>
        </w:rPr>
        <w:t>ATP</w:t>
      </w:r>
      <w:r>
        <w:rPr>
          <w:rFonts w:hint="eastAsia"/>
        </w:rPr>
        <w:t>需将其作为安全速度限制区域处理，其限速值为</w:t>
      </w:r>
      <w:r>
        <w:rPr>
          <w:rFonts w:hint="eastAsia"/>
        </w:rPr>
        <w:t>0</w:t>
      </w:r>
      <w:r w:rsidR="00987262">
        <w:rPr>
          <w:rFonts w:hint="eastAsia"/>
        </w:rPr>
        <w:t>；</w:t>
      </w:r>
    </w:p>
    <w:p w:rsidR="006E7D3F" w:rsidP="00FA0FBB" w:rsidRDefault="00987262">
      <w:pPr>
        <w:pStyle w:val="AltX"/>
      </w:pPr>
      <w:r>
        <w:rPr>
          <w:rFonts w:hint="eastAsia"/>
        </w:rPr>
        <w:t>如果在</w:t>
      </w:r>
      <w:r>
        <w:rPr>
          <w:rFonts w:hint="eastAsia"/>
        </w:rPr>
        <w:t>EBA</w:t>
      </w:r>
      <w:r>
        <w:rPr>
          <w:rFonts w:hint="eastAsia"/>
        </w:rPr>
        <w:t>下游存在</w:t>
      </w:r>
      <w:r w:rsidR="00DC168B">
        <w:rPr>
          <w:rFonts w:hint="eastAsia"/>
        </w:rPr>
        <w:t>限制状态的保护区起始点，其限速为</w:t>
      </w:r>
      <w:r w:rsidR="00DC168B">
        <w:rPr>
          <w:rFonts w:hint="eastAsia"/>
        </w:rPr>
        <w:t>0</w:t>
      </w:r>
      <w:r w:rsidR="00DC168B">
        <w:rPr>
          <w:rFonts w:hint="eastAsia"/>
        </w:rPr>
        <w:t>。</w:t>
      </w:r>
    </w:p>
    <w:p w:rsidR="006E7D3F" w:rsidP="00C93484" w:rsidRDefault="006E7D3F">
      <w:pPr>
        <w:pStyle w:val="Reqtify"/>
      </w:pPr>
    </w:p>
    <w:p w:rsidR="009E7803" w:rsidP="00C93484" w:rsidRDefault="009E7803">
      <w:pPr>
        <w:pStyle w:val="Reqtify"/>
      </w:pPr>
    </w:p>
    <w:p w:rsidRPr="00735CD3" w:rsidR="00735CD3" w:rsidP="00735CD3" w:rsidRDefault="00735CD3">
      <w:pPr>
        <w:pStyle w:val="ReqtifyAltR"/>
      </w:pPr>
      <w:r w:rsidRPr="00735CD3">
        <w:t>[iTC_CC_ATP-SwRS</w:t>
      </w:r>
      <w:r w:rsidR="00655979">
        <w:rPr>
          <w:rFonts w:hint="eastAsia"/>
        </w:rPr>
        <w:t>-0707</w:t>
      </w:r>
      <w:r w:rsidRPr="00735CD3">
        <w:rPr>
          <w:rFonts w:hint="eastAsia"/>
        </w:rPr>
        <w:t>]</w:t>
      </w:r>
    </w:p>
    <w:p w:rsidR="00E916D8" w:rsidP="00C93484" w:rsidRDefault="00735CD3">
      <w:pPr>
        <w:pStyle w:val="Reqtify"/>
      </w:pPr>
      <w:bookmarkStart w:name="ZoneVSLnotExceedPZ" w:id="8231"/>
      <w:r w:rsidRPr="00735CD3">
        <w:rPr>
          <w:rStyle w:val="aff2"/>
        </w:rPr>
        <w:t>ZoneVSLnotExceedPZ</w:t>
      </w:r>
      <w:bookmarkEnd w:id="8231"/>
      <w:r w:rsidRPr="00735CD3">
        <w:rPr>
          <w:rFonts w:hint="eastAsia"/>
        </w:rPr>
        <w:t>，</w:t>
      </w:r>
      <w:r w:rsidRPr="00735CD3">
        <w:rPr>
          <w:rFonts w:hint="eastAsia"/>
        </w:rPr>
        <w:t>PZ</w:t>
      </w:r>
      <w:r w:rsidRPr="00735CD3">
        <w:rPr>
          <w:rFonts w:hint="eastAsia"/>
        </w:rPr>
        <w:t>作为区域型限速</w:t>
      </w:r>
      <w:r w:rsidR="00E916D8">
        <w:rPr>
          <w:rFonts w:hint="eastAsia"/>
        </w:rPr>
        <w:t>。</w:t>
      </w:r>
      <w:r w:rsidR="00E916D8">
        <w:rPr>
          <w:rFonts w:hint="eastAsia"/>
        </w:rPr>
        <w:t>ATP</w:t>
      </w:r>
      <w:r w:rsidR="00E916D8">
        <w:rPr>
          <w:rFonts w:hint="eastAsia"/>
        </w:rPr>
        <w:t>应监控</w:t>
      </w:r>
      <w:r w:rsidR="00CF6E59">
        <w:rPr>
          <w:rFonts w:hint="eastAsia"/>
        </w:rPr>
        <w:t>与列车定位有</w:t>
      </w:r>
      <w:r w:rsidR="00E916D8">
        <w:rPr>
          <w:rFonts w:hint="eastAsia"/>
        </w:rPr>
        <w:t>以下两种</w:t>
      </w:r>
      <w:r w:rsidR="00CF6E59">
        <w:rPr>
          <w:rFonts w:hint="eastAsia"/>
        </w:rPr>
        <w:t>关系</w:t>
      </w:r>
      <w:r w:rsidR="00E916D8">
        <w:rPr>
          <w:rFonts w:hint="eastAsia"/>
        </w:rPr>
        <w:t>的</w:t>
      </w:r>
      <w:r w:rsidR="00CF6E59">
        <w:rPr>
          <w:rFonts w:hint="eastAsia"/>
        </w:rPr>
        <w:t>限制状态</w:t>
      </w:r>
      <w:r w:rsidR="00E916D8">
        <w:rPr>
          <w:rFonts w:hint="eastAsia"/>
        </w:rPr>
        <w:t>保护区：</w:t>
      </w:r>
    </w:p>
    <w:p w:rsidR="00735CD3" w:rsidP="00FA0FBB" w:rsidRDefault="00E916D8">
      <w:pPr>
        <w:pStyle w:val="AltX"/>
      </w:pPr>
      <w:r>
        <w:rPr>
          <w:rFonts w:hint="eastAsia"/>
        </w:rPr>
        <w:t>该保护区的起始点在车尾最小定位到紧急制动施加位置之间；</w:t>
      </w:r>
    </w:p>
    <w:p w:rsidRPr="00735CD3" w:rsidR="00E916D8" w:rsidP="00FA0FBB" w:rsidRDefault="00E916D8">
      <w:pPr>
        <w:pStyle w:val="AltX"/>
      </w:pPr>
      <w:r>
        <w:rPr>
          <w:rFonts w:hint="eastAsia"/>
        </w:rPr>
        <w:t>或，该保护区起始点在车尾最小定位上游，但车尾最小定位在该保护区范围内。</w:t>
      </w:r>
    </w:p>
    <w:p w:rsidR="00A60B80" w:rsidP="000431E0" w:rsidRDefault="00A60B80">
      <w:pPr>
        <w:pStyle w:val="af7"/>
      </w:pPr>
      <w:r>
        <w:t>def ZoneVSLnotExceedPZ</w:t>
      </w:r>
      <w:r>
        <w:rPr>
          <w:color w:val="FF8000"/>
        </w:rPr>
        <w:t>(</w:t>
      </w:r>
      <w:r>
        <w:t>k</w:t>
      </w:r>
      <w:r>
        <w:rPr>
          <w:color w:val="FF8000"/>
        </w:rPr>
        <w:t>)</w:t>
      </w:r>
      <w:r>
        <w:t>:</w:t>
      </w:r>
    </w:p>
    <w:p w:rsidR="00E916D8" w:rsidP="000431E0" w:rsidRDefault="00A60B80">
      <w:pPr>
        <w:pStyle w:val="af7"/>
      </w:pPr>
      <w:r>
        <w:t xml:space="preserve">    for </w:t>
      </w:r>
      <w:r w:rsidR="00FF342C">
        <w:rPr>
          <w:rFonts w:hint="eastAsia"/>
        </w:rPr>
        <w:t>P</w:t>
      </w:r>
      <w:r>
        <w:t xml:space="preserve">z </w:t>
      </w:r>
      <w:r w:rsidRPr="00113E1C">
        <w:t>in</w:t>
      </w:r>
      <w:r>
        <w:t xml:space="preserve"> </w:t>
      </w:r>
      <w:r>
        <w:rPr>
          <w:color w:val="FF8000"/>
        </w:rPr>
        <w:t>(</w:t>
      </w:r>
      <w:hyperlink w:history="1" w:anchor="AllSingsInZone">
        <w:r w:rsidRPr="001D742A" w:rsidR="00F8020D">
          <w:rPr>
            <w:rStyle w:val="ac"/>
          </w:rPr>
          <w:t>TrackMap.AllSing</w:t>
        </w:r>
        <w:r w:rsidRPr="001D742A" w:rsidR="00F8020D">
          <w:rPr>
            <w:rStyle w:val="ac"/>
            <w:rFonts w:hint="eastAsia"/>
          </w:rPr>
          <w:t>sInZone</w:t>
        </w:r>
      </w:hyperlink>
      <w:r>
        <w:rPr>
          <w:color w:val="FF8000"/>
        </w:rPr>
        <w:t>(</w:t>
      </w:r>
      <w:r w:rsidRPr="008D1CCB">
        <w:rPr>
          <w:rStyle w:val="aff1"/>
        </w:rPr>
        <w:t>SGL_PROTECTION_ZONE</w:t>
      </w:r>
      <w:r>
        <w:rPr>
          <w:color w:val="FF8000"/>
        </w:rPr>
        <w:t>,</w:t>
      </w:r>
    </w:p>
    <w:p w:rsidR="00A60B80" w:rsidP="000431E0" w:rsidRDefault="00A60B80">
      <w:pPr>
        <w:pStyle w:val="af7"/>
      </w:pPr>
      <w:r>
        <w:t xml:space="preserve"> </w:t>
      </w:r>
      <w:r w:rsidR="00E916D8">
        <w:rPr>
          <w:rFonts w:hint="eastAsia"/>
        </w:rPr>
        <w:t xml:space="preserve">                                             </w:t>
      </w:r>
      <w:hyperlink w:history="1" w:anchor="TrackMap.BlockOrigin">
        <w:r w:rsidRPr="00EC49AE" w:rsidR="00E916D8">
          <w:rPr>
            <w:rStyle w:val="ac"/>
            <w:rFonts w:hint="eastAsia"/>
          </w:rPr>
          <w:t>TrackMap.BlockOrigin</w:t>
        </w:r>
      </w:hyperlink>
      <w:r w:rsidR="00E916D8">
        <w:rPr>
          <w:rFonts w:hint="eastAsia"/>
        </w:rPr>
        <w:t>(</w:t>
      </w:r>
      <w:hyperlink w:history="1" w:anchor="TrainRearLocation">
        <w:r w:rsidR="00BD3E90">
          <w:rPr>
            <w:rStyle w:val="ac"/>
          </w:rPr>
          <w:t>TrainRearLocation</w:t>
        </w:r>
      </w:hyperlink>
      <w:r>
        <w:rPr>
          <w:color w:val="FF8000"/>
        </w:rPr>
        <w:t>(</w:t>
      </w:r>
      <w:r>
        <w:t>k</w:t>
      </w:r>
      <w:r>
        <w:rPr>
          <w:color w:val="FF8000"/>
        </w:rPr>
        <w:t>)</w:t>
      </w:r>
      <w:r w:rsidR="00354F88">
        <w:t>.M</w:t>
      </w:r>
      <w:r>
        <w:t>in</w:t>
      </w:r>
      <w:r w:rsidR="00E916D8">
        <w:rPr>
          <w:rFonts w:hint="eastAsia"/>
        </w:rPr>
        <w:t>)</w:t>
      </w:r>
      <w:r>
        <w:rPr>
          <w:color w:val="FF8000"/>
        </w:rPr>
        <w:t>,</w:t>
      </w:r>
    </w:p>
    <w:p w:rsidR="00A60B80" w:rsidP="000431E0" w:rsidRDefault="00A60B80">
      <w:pPr>
        <w:pStyle w:val="af7"/>
      </w:pPr>
      <w:r>
        <w:t xml:space="preserve">                  </w:t>
      </w:r>
      <w:r w:rsidR="00B32BB8">
        <w:rPr>
          <w:rFonts w:hint="eastAsia"/>
        </w:rPr>
        <w:t xml:space="preserve">           </w:t>
      </w:r>
      <w:hyperlink w:history="1" w:anchor="CalculateZoneBorder">
        <w:r w:rsidRPr="008D1CCB" w:rsidR="001332DD">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 xml:space="preserve">, </w:t>
      </w:r>
      <w:hyperlink w:history="1" w:anchor="X2EbApplied">
        <w:r w:rsidRPr="002561DA" w:rsidR="0057086C">
          <w:rPr>
            <w:rStyle w:val="ac"/>
            <w:rFonts w:hint="eastAsia"/>
          </w:rPr>
          <w:t>X2EbApplied</w:t>
        </w:r>
      </w:hyperlink>
      <w:r w:rsidRPr="009D1FB6" w:rsidR="0057086C">
        <w:t>(k)</w:t>
      </w:r>
      <w:r w:rsidRPr="008D1CCB" w:rsidR="008D1CCB">
        <w:t>)</w:t>
      </w:r>
      <w:r>
        <w:rPr>
          <w:color w:val="FF8000"/>
        </w:rPr>
        <w:t>))</w:t>
      </w:r>
      <w:r>
        <w:t>:</w:t>
      </w:r>
    </w:p>
    <w:p w:rsidRPr="00E916D8" w:rsidR="00E916D8" w:rsidP="000431E0" w:rsidRDefault="00A60B80">
      <w:pPr>
        <w:pStyle w:val="af7"/>
      </w:pPr>
      <w:r>
        <w:t xml:space="preserve">        if </w:t>
      </w:r>
      <w:r>
        <w:rPr>
          <w:color w:val="FF8000"/>
        </w:rPr>
        <w:t>(</w:t>
      </w:r>
      <w:r w:rsidRPr="00E916D8" w:rsidR="00E916D8">
        <w:t xml:space="preserve">(not </w:t>
      </w:r>
      <w:hyperlink w:history="1" w:anchor="LocationBtwTwoLocs">
        <w:r w:rsidRPr="00E916D8" w:rsidR="00E916D8">
          <w:rPr>
            <w:rStyle w:val="ac"/>
          </w:rPr>
          <w:t>TrackMap.LocationBtwTwoLocs</w:t>
        </w:r>
      </w:hyperlink>
      <w:r w:rsidRPr="00E916D8" w:rsidR="00E916D8">
        <w:t>(Pz.Location,</w:t>
      </w:r>
    </w:p>
    <w:p w:rsidRPr="00E916D8" w:rsidR="00E916D8" w:rsidP="000431E0" w:rsidRDefault="00E916D8">
      <w:pPr>
        <w:pStyle w:val="af7"/>
      </w:pPr>
      <w:r w:rsidRPr="00E916D8">
        <w:t xml:space="preserve">                                             </w:t>
      </w:r>
      <w:r>
        <w:rPr>
          <w:rFonts w:hint="eastAsia"/>
        </w:rPr>
        <w:t xml:space="preserve">       </w:t>
      </w:r>
      <w:hyperlink w:history="1" w:anchor="BlockOrigin">
        <w:r w:rsidRPr="00E916D8">
          <w:rPr>
            <w:rStyle w:val="ac"/>
          </w:rPr>
          <w:t>TrackMap.BlockOrigin</w:t>
        </w:r>
      </w:hyperlink>
      <w:r w:rsidRPr="00E916D8">
        <w:t>(</w:t>
      </w:r>
      <w:hyperlink w:history="1" w:anchor="TrainRearLocation">
        <w:r w:rsidRPr="00E916D8">
          <w:rPr>
            <w:rStyle w:val="ac"/>
          </w:rPr>
          <w:t>TrainRearLocation</w:t>
        </w:r>
      </w:hyperlink>
      <w:r w:rsidRPr="00E916D8">
        <w:t>(k).Min),</w:t>
      </w:r>
    </w:p>
    <w:p w:rsidRPr="00E916D8" w:rsidR="00E916D8" w:rsidP="000431E0" w:rsidRDefault="00E916D8">
      <w:pPr>
        <w:pStyle w:val="af7"/>
      </w:pPr>
      <w:r w:rsidRPr="00E916D8">
        <w:t xml:space="preserve">                                             </w:t>
      </w:r>
      <w:r>
        <w:rPr>
          <w:rFonts w:hint="eastAsia"/>
        </w:rPr>
        <w:t xml:space="preserve">       </w:t>
      </w:r>
      <w:hyperlink w:history="1" w:anchor="TrainRearLocation">
        <w:r w:rsidRPr="00E916D8">
          <w:rPr>
            <w:rStyle w:val="ac"/>
          </w:rPr>
          <w:t>TrainRearLocation</w:t>
        </w:r>
      </w:hyperlink>
      <w:r w:rsidRPr="00E916D8">
        <w:t>(k).Min)</w:t>
      </w:r>
    </w:p>
    <w:p w:rsidR="0046578B" w:rsidP="000431E0" w:rsidRDefault="00E916D8">
      <w:pPr>
        <w:pStyle w:val="af7"/>
      </w:pPr>
      <w:r w:rsidRPr="00E916D8">
        <w:t xml:space="preserve">            </w:t>
      </w:r>
      <w:r>
        <w:rPr>
          <w:rFonts w:hint="eastAsia"/>
        </w:rPr>
        <w:t xml:space="preserve"> </w:t>
      </w:r>
      <w:r w:rsidRPr="00E916D8">
        <w:t xml:space="preserve"> or </w:t>
      </w:r>
      <w:hyperlink w:history="1" w:anchor="LocationInZone">
        <w:r w:rsidRPr="00E916D8">
          <w:rPr>
            <w:rStyle w:val="ac"/>
          </w:rPr>
          <w:t>TrackMap.LocationInZone</w:t>
        </w:r>
      </w:hyperlink>
      <w:r w:rsidRPr="00E916D8">
        <w:t>(</w:t>
      </w:r>
      <w:hyperlink w:history="1" w:anchor="TrainRearLocation">
        <w:r w:rsidRPr="00E916D8">
          <w:rPr>
            <w:rStyle w:val="ac"/>
          </w:rPr>
          <w:t>TrainRearLocation</w:t>
        </w:r>
      </w:hyperlink>
      <w:r w:rsidRPr="00E916D8">
        <w:t>(k).Min, Pz.Location, Pz.Length))</w:t>
      </w:r>
    </w:p>
    <w:p w:rsidR="00A60B80" w:rsidP="0046578B" w:rsidRDefault="0046578B">
      <w:pPr>
        <w:pStyle w:val="af7"/>
      </w:pPr>
      <w:r>
        <w:rPr>
          <w:rFonts w:hint="eastAsia"/>
        </w:rPr>
        <w:t xml:space="preserve">            </w:t>
      </w:r>
      <w:r w:rsidR="00CF6E59">
        <w:rPr>
          <w:rFonts w:hint="eastAsia"/>
        </w:rPr>
        <w:t xml:space="preserve">and </w:t>
      </w:r>
      <w:r w:rsidRPr="00113E1C" w:rsidR="00A60B80">
        <w:t>not</w:t>
      </w:r>
      <w:r w:rsidR="00A60B80">
        <w:t xml:space="preserve"> </w:t>
      </w:r>
      <w:hyperlink w:history="1" w:anchor="CoercedPermissive">
        <w:r w:rsidR="00C64E92">
          <w:rPr>
            <w:rStyle w:val="ac"/>
          </w:rPr>
          <w:t>CoercedPermissive</w:t>
        </w:r>
      </w:hyperlink>
      <w:r w:rsidR="00A60B80">
        <w:rPr>
          <w:color w:val="FF8000"/>
        </w:rPr>
        <w:t>(</w:t>
      </w:r>
      <w:r w:rsidR="00FF342C">
        <w:rPr>
          <w:rFonts w:hint="eastAsia"/>
        </w:rPr>
        <w:t>P</w:t>
      </w:r>
      <w:r w:rsidR="00A60B80">
        <w:t>z</w:t>
      </w:r>
      <w:r w:rsidR="00354F88">
        <w:t>.</w:t>
      </w:r>
      <w:hyperlink w:history="1" w:anchor="CoercedPermissive">
        <w:r w:rsidR="00C64E92">
          <w:rPr>
            <w:rStyle w:val="ac"/>
          </w:rPr>
          <w:t>CoercedPermissive</w:t>
        </w:r>
      </w:hyperlink>
      <w:r w:rsidR="00A60B80">
        <w:rPr>
          <w:color w:val="FF8000"/>
        </w:rPr>
        <w:t>,</w:t>
      </w:r>
      <w:r w:rsidR="00A60B80">
        <w:t xml:space="preserve"> k</w:t>
      </w:r>
      <w:r w:rsidR="00A60B80">
        <w:rPr>
          <w:color w:val="FF8000"/>
        </w:rPr>
        <w:t>)</w:t>
      </w:r>
    </w:p>
    <w:p w:rsidR="00A60B80" w:rsidP="000431E0" w:rsidRDefault="00A60B80">
      <w:pPr>
        <w:pStyle w:val="af7"/>
      </w:pPr>
      <w:r>
        <w:t xml:space="preserve">            and </w:t>
      </w:r>
      <w:r>
        <w:rPr>
          <w:color w:val="FF8000"/>
        </w:rPr>
        <w:t>(</w:t>
      </w:r>
      <w:hyperlink w:history="1" w:anchor="CoercedRestrictive">
        <w:r w:rsidR="00187DC6">
          <w:rPr>
            <w:rStyle w:val="ac"/>
          </w:rPr>
          <w:t>CoercedRestrictive</w:t>
        </w:r>
      </w:hyperlink>
      <w:r>
        <w:rPr>
          <w:color w:val="FF8000"/>
        </w:rPr>
        <w:t>(</w:t>
      </w:r>
      <w:r w:rsidR="00FF342C">
        <w:rPr>
          <w:rFonts w:hint="eastAsia"/>
        </w:rPr>
        <w:t>P</w:t>
      </w:r>
      <w:r>
        <w:t>z</w:t>
      </w:r>
      <w:r w:rsidR="00354F88">
        <w:t>.</w:t>
      </w:r>
      <w:hyperlink w:history="1" w:anchor="NotCoercedRestrictive">
        <w:r w:rsidR="00C02146">
          <w:rPr>
            <w:rStyle w:val="ac"/>
          </w:rPr>
          <w:t>NotCoercedRestrictive</w:t>
        </w:r>
      </w:hyperlink>
      <w:r>
        <w:rPr>
          <w:color w:val="FF8000"/>
        </w:rPr>
        <w:t>,</w:t>
      </w:r>
      <w:r>
        <w:t xml:space="preserve"> k</w:t>
      </w:r>
      <w:r>
        <w:rPr>
          <w:color w:val="FF8000"/>
        </w:rPr>
        <w:t>)</w:t>
      </w:r>
    </w:p>
    <w:p w:rsidR="00A60B80" w:rsidP="000431E0" w:rsidRDefault="00A60B80">
      <w:pPr>
        <w:pStyle w:val="af7"/>
      </w:pPr>
      <w:r>
        <w:t xml:space="preserve">                 or </w:t>
      </w:r>
      <w:r w:rsidRPr="00113E1C">
        <w:t>not</w:t>
      </w:r>
      <w:r>
        <w:t xml:space="preserve"> </w:t>
      </w:r>
      <w:hyperlink w:history="1" w:anchor="VariantValue">
        <w:r w:rsidR="00C64E92">
          <w:rPr>
            <w:rStyle w:val="ac"/>
          </w:rPr>
          <w:t>VariantValue</w:t>
        </w:r>
      </w:hyperlink>
      <w:r>
        <w:rPr>
          <w:color w:val="FF8000"/>
        </w:rPr>
        <w:t>(</w:t>
      </w:r>
      <w:r w:rsidR="00FF342C">
        <w:rPr>
          <w:rFonts w:hint="eastAsia"/>
        </w:rPr>
        <w:t>P</w:t>
      </w:r>
      <w:r>
        <w:t>z</w:t>
      </w:r>
      <w:r w:rsidR="00354F88">
        <w:t>.V</w:t>
      </w:r>
      <w:r>
        <w:t>ariant</w:t>
      </w:r>
      <w:r>
        <w:rPr>
          <w:color w:val="FF8000"/>
        </w:rPr>
        <w:t>,</w:t>
      </w:r>
      <w:r>
        <w:t xml:space="preserve"> k</w:t>
      </w:r>
      <w:r>
        <w:rPr>
          <w:color w:val="FF8000"/>
        </w:rPr>
        <w:t>)))</w:t>
      </w:r>
      <w:r>
        <w:t>:</w:t>
      </w:r>
    </w:p>
    <w:p w:rsidR="00A60B80" w:rsidP="000431E0" w:rsidRDefault="00A60B80">
      <w:pPr>
        <w:pStyle w:val="af7"/>
      </w:pPr>
      <w:r>
        <w:t xml:space="preserve">            return </w:t>
      </w:r>
      <w:r w:rsidRPr="00354FC4">
        <w:rPr>
          <w:rStyle w:val="aff1"/>
        </w:rPr>
        <w:t>False</w:t>
      </w:r>
    </w:p>
    <w:p w:rsidR="00A60B80" w:rsidP="000431E0" w:rsidRDefault="00A60B80">
      <w:pPr>
        <w:pStyle w:val="af7"/>
      </w:pPr>
      <w:r>
        <w:t xml:space="preserve">        else:</w:t>
      </w:r>
    </w:p>
    <w:p w:rsidR="00A60B80" w:rsidP="000431E0" w:rsidRDefault="00A60B80">
      <w:pPr>
        <w:pStyle w:val="af7"/>
      </w:pPr>
      <w:r>
        <w:t xml:space="preserve">            continue</w:t>
      </w:r>
    </w:p>
    <w:p w:rsidRPr="00735CD3" w:rsidR="00735CD3" w:rsidP="000431E0" w:rsidRDefault="00A60B80">
      <w:pPr>
        <w:pStyle w:val="af7"/>
      </w:pPr>
      <w:r>
        <w:t xml:space="preserve">    return </w:t>
      </w:r>
      <w:r w:rsidRPr="00354FC4">
        <w:rPr>
          <w:rStyle w:val="aff1"/>
        </w:rPr>
        <w:t>True</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8232"/>
        </w:rPr>
      </w:pPr>
      <w:del w:author="常鸣" w:date="2014-07-03T14:27:00Z" w:id="8233">
        <w:r w:rsidDel="009328EA">
          <w:delText>#S</w:delText>
        </w:r>
      </w:del>
      <w:ins w:author="常鸣" w:date="2014-07-03T14:27:00Z" w:id="8234">
        <w:r w:rsidR="009328EA">
          <w:t>#Allocation=ATP Software</w:t>
        </w:r>
      </w:ins>
      <w:ins w:author="常鸣" w:date="2014-07-03T14:59:00Z" w:id="8235">
        <w:r w:rsidR="00AA7E12">
          <w:rPr>
            <w:rFonts w:hint="eastAsia"/>
          </w:rPr>
          <w:t>, Vital Embedded Setting</w:t>
        </w:r>
      </w:ins>
    </w:p>
    <w:p w:rsidR="00610A4C" w:rsidP="000C0D62" w:rsidRDefault="009328EA">
      <w:pPr>
        <w:pStyle w:val="ReqtifyAltQ"/>
      </w:pPr>
      <w:ins w:author="常鸣" w:date="2014-07-03T14:27:00Z" w:id="8236">
        <w:r>
          <w:lastRenderedPageBreak/>
          <w:t>#S</w:t>
        </w:r>
      </w:ins>
      <w:r w:rsidR="00610A4C">
        <w:t>ource=</w:t>
      </w:r>
      <w:r w:rsidRPr="00CA6CE9" w:rsidR="00CA6CE9">
        <w:t>[iTC_CC-SyAD-0225]</w:t>
      </w:r>
      <w:r w:rsidR="00A566BC">
        <w:rPr>
          <w:rFonts w:hint="eastAsia"/>
        </w:rPr>
        <w:t>,</w:t>
      </w:r>
      <w:r w:rsidRPr="0040626F" w:rsidR="0040626F">
        <w:rPr>
          <w:rFonts w:hint="eastAsia"/>
        </w:rPr>
        <w:t xml:space="preserve"> [iTC_CC-SyAD-0294], [iTC_CC-SyAD-0295]</w:t>
      </w:r>
      <w:r w:rsidR="0040626F">
        <w:rPr>
          <w:rFonts w:hint="eastAsia"/>
        </w:rPr>
        <w:t>,</w:t>
      </w:r>
      <w:r w:rsidRPr="00932CC9" w:rsidR="00932CC9">
        <w:rPr>
          <w:rFonts w:hint="eastAsia"/>
        </w:rPr>
        <w:t xml:space="preserve"> </w:t>
      </w:r>
      <w:r w:rsidR="00932CC9">
        <w:rPr>
          <w:rFonts w:hint="eastAsia"/>
        </w:rPr>
        <w:t>[iTC_CC-SyAD-0300],</w:t>
      </w:r>
      <w:r w:rsidRPr="00A566BC" w:rsidR="00A566BC">
        <w:t xml:space="preserve"> </w:t>
      </w:r>
      <w:r w:rsidRPr="00CA6CE9" w:rsidR="00A566BC">
        <w:t>[iTC_CC-SyAD-0</w:t>
      </w:r>
      <w:r w:rsidR="00A566BC">
        <w:rPr>
          <w:rFonts w:hint="eastAsia"/>
        </w:rPr>
        <w:t>796</w:t>
      </w:r>
      <w:r w:rsidRPr="00CA6CE9" w:rsidR="00A566BC">
        <w:t>]</w:t>
      </w:r>
      <w:r w:rsidR="001F3266">
        <w:rPr>
          <w:rFonts w:hint="eastAsia"/>
        </w:rPr>
        <w:t>,</w:t>
      </w:r>
      <w:r w:rsidRPr="001F3266" w:rsidR="001F3266">
        <w:rPr>
          <w:rFonts w:hint="eastAsia"/>
        </w:rPr>
        <w:t xml:space="preserve"> </w:t>
      </w:r>
      <w:r w:rsidR="001F3266">
        <w:rPr>
          <w:rFonts w:hint="eastAsia"/>
        </w:rPr>
        <w:t>[iTC_CC-SyAD-1273],</w:t>
      </w:r>
      <w:r w:rsidRPr="001F3266" w:rsidR="001F3266">
        <w:rPr>
          <w:rFonts w:hint="eastAsia"/>
        </w:rPr>
        <w:t xml:space="preserve"> </w:t>
      </w:r>
      <w:r w:rsidR="001F3266">
        <w:rPr>
          <w:rFonts w:hint="eastAsia"/>
        </w:rPr>
        <w:t>[iTC_CC-SyAD-1274]</w:t>
      </w:r>
      <w:r w:rsidR="00B71564">
        <w:rPr>
          <w:rFonts w:hint="eastAsia"/>
        </w:rPr>
        <w:t>,</w:t>
      </w:r>
      <w:r w:rsidRPr="00B71564" w:rsidR="00B71564">
        <w:rPr>
          <w:rFonts w:hint="eastAsia"/>
        </w:rPr>
        <w:t xml:space="preserve"> </w:t>
      </w:r>
      <w:r w:rsidR="00B71564">
        <w:rPr>
          <w:rFonts w:hint="eastAsia"/>
        </w:rPr>
        <w:t>[iTC_CC-SyAD-1277]</w:t>
      </w:r>
      <w:del w:author="常鸣" w:date="2014-07-03T17:06:00Z" w:id="8237">
        <w:r w:rsidDel="0014127F" w:rsidR="00B71564">
          <w:rPr>
            <w:rFonts w:hint="eastAsia"/>
          </w:rPr>
          <w:delText>，</w:delText>
        </w:r>
      </w:del>
      <w:ins w:author="常鸣" w:date="2014-07-03T17:06:00Z" w:id="8238">
        <w:r w:rsidR="0014127F">
          <w:rPr>
            <w:rFonts w:hint="eastAsia"/>
          </w:rPr>
          <w:t xml:space="preserve">, </w:t>
        </w:r>
      </w:ins>
      <w:del w:author="常鸣" w:date="2014-07-04T08:50:00Z" w:id="8239">
        <w:r w:rsidDel="00B71FC0" w:rsidR="00B71564">
          <w:rPr>
            <w:rFonts w:hint="eastAsia"/>
          </w:rPr>
          <w:delText>[iTC_CC-SyAD-1278]</w:delText>
        </w:r>
        <w:r w:rsidDel="00B71FC0" w:rsidR="005E5A04">
          <w:rPr>
            <w:rFonts w:hint="eastAsia"/>
          </w:rPr>
          <w:delText>,</w:delText>
        </w:r>
      </w:del>
      <w:del w:author="常鸣" w:date="2014-07-03T17:04:00Z" w:id="8240">
        <w:r w:rsidRPr="005E5A04" w:rsidDel="000B07C3" w:rsidR="005E5A04">
          <w:delText xml:space="preserve"> </w:delText>
        </w:r>
      </w:del>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t>[End]</w:t>
      </w:r>
    </w:p>
    <w:p w:rsidRPr="00735CD3" w:rsidR="00735CD3" w:rsidP="00C93484" w:rsidRDefault="00735CD3">
      <w:pPr>
        <w:pStyle w:val="Reqtify"/>
      </w:pPr>
    </w:p>
    <w:p w:rsidRPr="00735CD3" w:rsidR="00735CD3" w:rsidP="00C93484" w:rsidRDefault="00735CD3">
      <w:pPr>
        <w:pStyle w:val="Reqtify"/>
      </w:pPr>
    </w:p>
    <w:p w:rsidRPr="00735CD3" w:rsidR="00735CD3" w:rsidP="00735CD3" w:rsidRDefault="00655979">
      <w:pPr>
        <w:pStyle w:val="ReqtifyAltR"/>
      </w:pPr>
      <w:r>
        <w:t>[iTC_CC_ATP-SwRS-0</w:t>
      </w:r>
      <w:r>
        <w:rPr>
          <w:rFonts w:hint="eastAsia"/>
        </w:rPr>
        <w:t>708</w:t>
      </w:r>
      <w:r w:rsidRPr="00735CD3" w:rsidR="00735CD3">
        <w:t>]</w:t>
      </w:r>
    </w:p>
    <w:p w:rsidRPr="00735CD3" w:rsidR="00735CD3" w:rsidP="00C93484" w:rsidRDefault="00735CD3">
      <w:pPr>
        <w:pStyle w:val="Reqtify"/>
      </w:pPr>
      <w:bookmarkStart w:name="PointVSLnotExceedPZ" w:id="8241"/>
      <w:r w:rsidRPr="00735CD3">
        <w:rPr>
          <w:rStyle w:val="aff2"/>
        </w:rPr>
        <w:t>PointVSLnotExceedPZ</w:t>
      </w:r>
      <w:bookmarkEnd w:id="8241"/>
      <w:r w:rsidRPr="00735CD3">
        <w:rPr>
          <w:rFonts w:hint="eastAsia"/>
        </w:rPr>
        <w:t>，</w:t>
      </w:r>
      <w:r w:rsidRPr="00735CD3">
        <w:rPr>
          <w:rFonts w:hint="eastAsia"/>
        </w:rPr>
        <w:t>PZ</w:t>
      </w:r>
      <w:r w:rsidRPr="00735CD3">
        <w:rPr>
          <w:rFonts w:hint="eastAsia"/>
        </w:rPr>
        <w:t>作为点型限速的情形</w:t>
      </w:r>
    </w:p>
    <w:p w:rsidR="00A60B80" w:rsidP="000431E0" w:rsidRDefault="00A60B80">
      <w:pPr>
        <w:pStyle w:val="af7"/>
      </w:pPr>
      <w:r>
        <w:t>def PointVSLnotExceedPZ</w:t>
      </w:r>
      <w:r>
        <w:rPr>
          <w:color w:val="FF8000"/>
        </w:rPr>
        <w:t>(</w:t>
      </w:r>
      <w:r>
        <w:t>k</w:t>
      </w:r>
      <w:r>
        <w:rPr>
          <w:color w:val="FF8000"/>
        </w:rPr>
        <w:t>)</w:t>
      </w:r>
      <w:r>
        <w:t>:</w:t>
      </w:r>
    </w:p>
    <w:p w:rsidR="00A60B80" w:rsidP="000431E0" w:rsidRDefault="00A60B80">
      <w:pPr>
        <w:pStyle w:val="af7"/>
      </w:pPr>
      <w:r>
        <w:t xml:space="preserve">    for </w:t>
      </w:r>
      <w:r w:rsidR="00FF342C">
        <w:rPr>
          <w:rFonts w:hint="eastAsia"/>
        </w:rPr>
        <w:t>P</w:t>
      </w:r>
      <w:r>
        <w:t xml:space="preserve">z </w:t>
      </w:r>
      <w:r w:rsidRPr="00113E1C">
        <w:t>in</w:t>
      </w:r>
      <w:r>
        <w:t xml:space="preserve"> </w:t>
      </w:r>
      <w:r>
        <w:rPr>
          <w:color w:val="FF8000"/>
        </w:rPr>
        <w:t>(</w:t>
      </w:r>
      <w:hyperlink w:history="1" w:anchor="AllSingsInZone">
        <w:r w:rsidRPr="001D742A" w:rsidR="00CE26CD">
          <w:rPr>
            <w:rStyle w:val="ac"/>
          </w:rPr>
          <w:t>TrackMap.AllSing</w:t>
        </w:r>
        <w:r w:rsidRPr="001D742A" w:rsidR="00CE26CD">
          <w:rPr>
            <w:rStyle w:val="ac"/>
            <w:rFonts w:hint="eastAsia"/>
          </w:rPr>
          <w:t>sInZone</w:t>
        </w:r>
      </w:hyperlink>
      <w:r>
        <w:rPr>
          <w:color w:val="FF8000"/>
        </w:rPr>
        <w:t>(</w:t>
      </w:r>
      <w:r w:rsidRPr="00F15DDD">
        <w:rPr>
          <w:rStyle w:val="aff1"/>
        </w:rPr>
        <w:t>SGL_PROTECTION_ZONE</w:t>
      </w:r>
      <w:r>
        <w:rPr>
          <w:color w:val="FF8000"/>
        </w:rPr>
        <w:t>,</w:t>
      </w:r>
      <w:r>
        <w:t xml:space="preserve"> </w:t>
      </w:r>
    </w:p>
    <w:p w:rsidR="00A60B80" w:rsidP="000431E0" w:rsidRDefault="00A60B80">
      <w:pPr>
        <w:pStyle w:val="af7"/>
      </w:pPr>
      <w:r>
        <w:t xml:space="preserve">                 </w:t>
      </w:r>
      <w:r w:rsidR="00B32BB8">
        <w:rPr>
          <w:rFonts w:hint="eastAsia"/>
        </w:rPr>
        <w:t xml:space="preserve">             </w:t>
      </w:r>
      <w:r>
        <w:t xml:space="preserve"> </w:t>
      </w:r>
      <w:hyperlink w:history="1" w:anchor="CalculateZoneBorder">
        <w:r w:rsidRPr="008D1CCB" w:rsidR="001332DD">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 xml:space="preserve">, </w:t>
      </w:r>
      <w:hyperlink w:history="1" w:anchor="X2EbApplied">
        <w:r w:rsidRPr="002561DA" w:rsidR="0057086C">
          <w:rPr>
            <w:rStyle w:val="ac"/>
            <w:rFonts w:hint="eastAsia"/>
          </w:rPr>
          <w:t>X2EbApplied</w:t>
        </w:r>
      </w:hyperlink>
      <w:r w:rsidRPr="009D1FB6" w:rsidR="0057086C">
        <w:t>(k)</w:t>
      </w:r>
      <w:r w:rsidRPr="008D1CCB" w:rsidR="008D1CCB">
        <w:t>)</w:t>
      </w:r>
      <w:r>
        <w:rPr>
          <w:color w:val="FF8000"/>
        </w:rPr>
        <w:t>,</w:t>
      </w:r>
    </w:p>
    <w:p w:rsidR="00A60B80" w:rsidP="000431E0" w:rsidRDefault="00A60B80">
      <w:pPr>
        <w:pStyle w:val="af7"/>
      </w:pPr>
      <w:r>
        <w:t xml:space="preserve">                  </w:t>
      </w:r>
      <w:r w:rsidR="00B32BB8">
        <w:rPr>
          <w:rFonts w:hint="eastAsia"/>
        </w:rPr>
        <w:t xml:space="preserve">             ATPsetting.EOAmaxDistance</w:t>
      </w:r>
      <w:r>
        <w:rPr>
          <w:color w:val="FF8000"/>
        </w:rPr>
        <w:t>))</w:t>
      </w:r>
      <w:r>
        <w:t>:</w:t>
      </w:r>
    </w:p>
    <w:p w:rsidR="00A60B80" w:rsidP="000431E0" w:rsidRDefault="00A60B80">
      <w:pPr>
        <w:pStyle w:val="af7"/>
      </w:pPr>
      <w:r>
        <w:t xml:space="preserve">        if </w:t>
      </w:r>
      <w:r>
        <w:rPr>
          <w:color w:val="FF8000"/>
        </w:rPr>
        <w:t>(</w:t>
      </w:r>
      <w:r w:rsidRPr="00113E1C">
        <w:t>not</w:t>
      </w:r>
      <w:r>
        <w:t xml:space="preserve"> </w:t>
      </w:r>
      <w:hyperlink w:history="1" w:anchor="CoercedPermissive">
        <w:r w:rsidR="00C64E92">
          <w:rPr>
            <w:rStyle w:val="ac"/>
          </w:rPr>
          <w:t>CoercedPermissive</w:t>
        </w:r>
      </w:hyperlink>
      <w:r>
        <w:rPr>
          <w:color w:val="FF8000"/>
        </w:rPr>
        <w:t>(</w:t>
      </w:r>
      <w:r w:rsidR="00FF342C">
        <w:rPr>
          <w:rFonts w:hint="eastAsia"/>
        </w:rPr>
        <w:t>P</w:t>
      </w:r>
      <w:r>
        <w:t>z</w:t>
      </w:r>
      <w:r w:rsidR="00354F88">
        <w:t>.</w:t>
      </w:r>
      <w:hyperlink w:history="1" w:anchor="CoercedPermissive">
        <w:r w:rsidR="00C64E92">
          <w:rPr>
            <w:rStyle w:val="ac"/>
          </w:rPr>
          <w:t>CoercedPermissive</w:t>
        </w:r>
      </w:hyperlink>
      <w:r>
        <w:rPr>
          <w:color w:val="FF8000"/>
        </w:rPr>
        <w:t>,</w:t>
      </w:r>
      <w:r>
        <w:t xml:space="preserve"> k</w:t>
      </w:r>
      <w:r>
        <w:rPr>
          <w:color w:val="FF8000"/>
        </w:rPr>
        <w:t>)</w:t>
      </w:r>
    </w:p>
    <w:p w:rsidR="00A60B80" w:rsidP="000431E0" w:rsidRDefault="00A60B80">
      <w:pPr>
        <w:pStyle w:val="af7"/>
      </w:pPr>
      <w:r>
        <w:t xml:space="preserve">            and </w:t>
      </w:r>
      <w:r>
        <w:rPr>
          <w:color w:val="FF8000"/>
        </w:rPr>
        <w:t>(</w:t>
      </w:r>
      <w:hyperlink w:history="1" w:anchor="CoercedRestrictive">
        <w:r w:rsidR="00187DC6">
          <w:rPr>
            <w:rStyle w:val="ac"/>
          </w:rPr>
          <w:t>CoercedRestrictive</w:t>
        </w:r>
      </w:hyperlink>
      <w:r>
        <w:rPr>
          <w:color w:val="FF8000"/>
        </w:rPr>
        <w:t>(</w:t>
      </w:r>
      <w:r w:rsidR="00FF342C">
        <w:rPr>
          <w:rFonts w:hint="eastAsia"/>
        </w:rPr>
        <w:t>P</w:t>
      </w:r>
      <w:r>
        <w:t>z</w:t>
      </w:r>
      <w:r w:rsidR="00354F88">
        <w:t>.</w:t>
      </w:r>
      <w:hyperlink w:history="1" w:anchor="NotCoercedRestrictive">
        <w:r w:rsidR="00C02146">
          <w:rPr>
            <w:rStyle w:val="ac"/>
          </w:rPr>
          <w:t>NotCoercedRestrictive</w:t>
        </w:r>
      </w:hyperlink>
      <w:r>
        <w:rPr>
          <w:color w:val="FF8000"/>
        </w:rPr>
        <w:t>,</w:t>
      </w:r>
      <w:r>
        <w:t xml:space="preserve"> k</w:t>
      </w:r>
      <w:r>
        <w:rPr>
          <w:color w:val="FF8000"/>
        </w:rPr>
        <w:t>)</w:t>
      </w:r>
    </w:p>
    <w:p w:rsidR="00A60B80" w:rsidP="000431E0" w:rsidRDefault="00A60B80">
      <w:pPr>
        <w:pStyle w:val="af7"/>
      </w:pPr>
      <w:r>
        <w:t xml:space="preserve">                 or </w:t>
      </w:r>
      <w:r w:rsidRPr="00113E1C">
        <w:t>not</w:t>
      </w:r>
      <w:r>
        <w:t xml:space="preserve"> </w:t>
      </w:r>
      <w:hyperlink w:history="1" w:anchor="VariantValue">
        <w:r w:rsidR="00C64E92">
          <w:rPr>
            <w:rStyle w:val="ac"/>
          </w:rPr>
          <w:t>VariantValue</w:t>
        </w:r>
      </w:hyperlink>
      <w:r>
        <w:rPr>
          <w:color w:val="FF8000"/>
        </w:rPr>
        <w:t>(</w:t>
      </w:r>
      <w:r w:rsidR="00FF342C">
        <w:rPr>
          <w:rFonts w:hint="eastAsia"/>
        </w:rPr>
        <w:t>P</w:t>
      </w:r>
      <w:r>
        <w:t>z</w:t>
      </w:r>
      <w:r w:rsidR="00354F88">
        <w:t>.V</w:t>
      </w:r>
      <w:r>
        <w:t>ariant</w:t>
      </w:r>
      <w:r>
        <w:rPr>
          <w:color w:val="FF8000"/>
        </w:rPr>
        <w:t>,</w:t>
      </w:r>
      <w:r>
        <w:t xml:space="preserve"> k</w:t>
      </w:r>
      <w:r>
        <w:rPr>
          <w:color w:val="FF8000"/>
        </w:rPr>
        <w:t>))</w:t>
      </w:r>
    </w:p>
    <w:p w:rsidR="00A60B80" w:rsidP="000431E0" w:rsidRDefault="00A60B80">
      <w:pPr>
        <w:pStyle w:val="af7"/>
      </w:pPr>
      <w:r>
        <w:t xml:space="preserve">            and </w:t>
      </w:r>
      <w:hyperlink w:history="1" w:anchor="TrainEnergy">
        <w:r w:rsidR="00C64E92">
          <w:rPr>
            <w:rStyle w:val="ac"/>
          </w:rPr>
          <w:t>TrainEnergy</w:t>
        </w:r>
      </w:hyperlink>
      <w:r>
        <w:rPr>
          <w:color w:val="FF8000"/>
        </w:rPr>
        <w:t>(</w:t>
      </w:r>
      <w:r>
        <w:t>k</w:t>
      </w:r>
      <w:r>
        <w:rPr>
          <w:color w:val="FF8000"/>
        </w:rPr>
        <w:t>)</w:t>
      </w:r>
      <w:r>
        <w:t xml:space="preserve"> </w:t>
      </w:r>
      <w:r>
        <w:rPr>
          <w:color w:val="FF8000"/>
        </w:rPr>
        <w:t>&gt;</w:t>
      </w:r>
      <w:r w:rsidR="000013C4">
        <w:rPr>
          <w:rFonts w:hint="eastAsia"/>
          <w:color w:val="FF8000"/>
        </w:rPr>
        <w:t>=</w:t>
      </w:r>
      <w:r>
        <w:t xml:space="preserve"> </w:t>
      </w:r>
      <w:r>
        <w:rPr>
          <w:color w:val="FF8000"/>
        </w:rPr>
        <w:t>(</w:t>
      </w:r>
      <w:hyperlink w:history="1" w:anchor="AccumulationPotentialEnergy">
        <w:r w:rsidRPr="002307BC" w:rsidR="002307BC">
          <w:rPr>
            <w:rStyle w:val="ac"/>
          </w:rPr>
          <w:t>Energy.AccumulationPotentialEnergy</w:t>
        </w:r>
      </w:hyperlink>
    </w:p>
    <w:p w:rsidRPr="008D1CCB" w:rsidR="008D1CCB" w:rsidP="000431E0" w:rsidRDefault="00A60B80">
      <w:pPr>
        <w:pStyle w:val="af7"/>
      </w:pPr>
      <w:r>
        <w:t xml:space="preserve">                                  </w:t>
      </w:r>
      <w:r w:rsidR="008D1CCB">
        <w:rPr>
          <w:rFonts w:hint="eastAsia"/>
        </w:rPr>
        <w:t xml:space="preserve">    </w:t>
      </w:r>
      <w:r>
        <w:rPr>
          <w:color w:val="FF8000"/>
        </w:rPr>
        <w:t>(</w:t>
      </w:r>
      <w:hyperlink w:history="1" w:anchor="CalculateZoneBorder">
        <w:r w:rsidRPr="008D1CCB" w:rsidR="001332DD">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w:t>
      </w:r>
    </w:p>
    <w:p w:rsidR="008D1CCB" w:rsidP="000431E0" w:rsidRDefault="008D1CCB">
      <w:pPr>
        <w:pStyle w:val="af7"/>
      </w:pPr>
      <w:r w:rsidRPr="008D1CCB">
        <w:t xml:space="preserve">  </w:t>
      </w:r>
      <w:r w:rsidRPr="008D1CCB">
        <w:rPr>
          <w:rFonts w:hint="eastAsia"/>
        </w:rPr>
        <w:t xml:space="preserve">         </w:t>
      </w:r>
      <w:r w:rsidRPr="008D1CCB">
        <w:t xml:space="preserve">                                              </w:t>
      </w:r>
      <w:r w:rsidR="001332DD">
        <w:rPr>
          <w:rFonts w:hint="eastAsia"/>
        </w:rPr>
        <w:t xml:space="preserve">                 </w:t>
      </w:r>
      <w:hyperlink w:history="1" w:anchor="X2EbApplied">
        <w:r w:rsidRPr="002561DA" w:rsidR="0057086C">
          <w:rPr>
            <w:rStyle w:val="ac"/>
            <w:rFonts w:hint="eastAsia"/>
          </w:rPr>
          <w:t>X2EbApplied</w:t>
        </w:r>
      </w:hyperlink>
      <w:r w:rsidRPr="009D1FB6" w:rsidR="0057086C">
        <w:t>(k)</w:t>
      </w:r>
      <w:r w:rsidRPr="008D1CCB">
        <w:t>)</w:t>
      </w:r>
      <w:r w:rsidR="00A60B80">
        <w:rPr>
          <w:color w:val="FF8000"/>
        </w:rPr>
        <w:t>,</w:t>
      </w:r>
    </w:p>
    <w:p w:rsidR="00A60B80" w:rsidP="000431E0" w:rsidRDefault="00A60B80">
      <w:pPr>
        <w:pStyle w:val="af7"/>
      </w:pPr>
      <w:r>
        <w:t xml:space="preserve"> </w:t>
      </w:r>
      <w:r w:rsidR="008D1CCB">
        <w:t xml:space="preserve">                                      </w:t>
      </w:r>
      <w:r w:rsidR="00FF342C">
        <w:rPr>
          <w:rFonts w:hint="eastAsia"/>
        </w:rPr>
        <w:t>P</w:t>
      </w:r>
      <w:r>
        <w:t>z</w:t>
      </w:r>
      <w:r w:rsidR="00354F88">
        <w:t>.L</w:t>
      </w:r>
      <w:r>
        <w:t>ocation</w:t>
      </w:r>
      <w:r>
        <w:rPr>
          <w:color w:val="FF8000"/>
        </w:rPr>
        <w:t>)))</w:t>
      </w:r>
      <w:r>
        <w:t>:</w:t>
      </w:r>
    </w:p>
    <w:p w:rsidR="00A60B80" w:rsidP="000431E0" w:rsidRDefault="00A60B80">
      <w:pPr>
        <w:pStyle w:val="af7"/>
      </w:pPr>
      <w:r>
        <w:t xml:space="preserve">            return </w:t>
      </w:r>
      <w:r w:rsidRPr="00354FC4">
        <w:rPr>
          <w:rStyle w:val="aff1"/>
        </w:rPr>
        <w:t>False</w:t>
      </w:r>
    </w:p>
    <w:p w:rsidR="00A60B80" w:rsidP="000431E0" w:rsidRDefault="00A60B80">
      <w:pPr>
        <w:pStyle w:val="af7"/>
      </w:pPr>
      <w:r>
        <w:t xml:space="preserve">        else:</w:t>
      </w:r>
    </w:p>
    <w:p w:rsidR="00A60B80" w:rsidP="000431E0" w:rsidRDefault="00A60B80">
      <w:pPr>
        <w:pStyle w:val="af7"/>
      </w:pPr>
      <w:r>
        <w:t xml:space="preserve">            continue</w:t>
      </w:r>
    </w:p>
    <w:p w:rsidRPr="00735CD3" w:rsidR="00735CD3" w:rsidP="000431E0" w:rsidRDefault="00A60B80">
      <w:pPr>
        <w:pStyle w:val="af7"/>
      </w:pPr>
      <w:r>
        <w:t xml:space="preserve">    return </w:t>
      </w:r>
      <w:r w:rsidRPr="00354FC4">
        <w:rPr>
          <w:rStyle w:val="aff1"/>
        </w:rPr>
        <w:t>True</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242"/>
        </w:rPr>
      </w:pPr>
      <w:del w:author="常鸣" w:date="2014-07-03T14:27:00Z" w:id="8243">
        <w:r w:rsidDel="009328EA">
          <w:rPr>
            <w:rFonts w:hint="eastAsia"/>
          </w:rPr>
          <w:delText>#S</w:delText>
        </w:r>
      </w:del>
      <w:ins w:author="常鸣" w:date="2014-07-03T14:27:00Z" w:id="8244">
        <w:r w:rsidR="009328EA">
          <w:rPr>
            <w:rFonts w:hint="eastAsia"/>
          </w:rPr>
          <w:t>#Allocation=ATP Software</w:t>
        </w:r>
      </w:ins>
      <w:ins w:author="常鸣" w:date="2014-07-03T14:59:00Z" w:id="8245">
        <w:r w:rsidR="00AA7E12">
          <w:rPr>
            <w:rFonts w:hint="eastAsia"/>
          </w:rPr>
          <w:t>, Vital Embedded Setting</w:t>
        </w:r>
      </w:ins>
    </w:p>
    <w:p w:rsidR="00610A4C" w:rsidP="000C0D62" w:rsidRDefault="009328EA">
      <w:pPr>
        <w:pStyle w:val="ReqtifyAltQ"/>
      </w:pPr>
      <w:ins w:author="常鸣" w:date="2014-07-03T14:27:00Z" w:id="8246">
        <w:r>
          <w:rPr>
            <w:rFonts w:hint="eastAsia"/>
          </w:rPr>
          <w:t>#S</w:t>
        </w:r>
      </w:ins>
      <w:r w:rsidR="00610A4C">
        <w:rPr>
          <w:rFonts w:hint="eastAsia"/>
        </w:rPr>
        <w:t>ource=</w:t>
      </w:r>
      <w:r w:rsidRPr="00CA6CE9" w:rsidR="00A566BC">
        <w:t>[iTC_CC-SyAD-0225]</w:t>
      </w:r>
      <w:r w:rsidR="00A566BC">
        <w:rPr>
          <w:rFonts w:hint="eastAsia"/>
        </w:rPr>
        <w:t>,</w:t>
      </w:r>
      <w:r w:rsidRPr="0040626F" w:rsidR="0040626F">
        <w:rPr>
          <w:rFonts w:hint="eastAsia"/>
        </w:rPr>
        <w:t xml:space="preserve"> [iTC_CC-SyAD-0294], [iTC_CC-SyAD-0295]</w:t>
      </w:r>
      <w:r w:rsidR="0040626F">
        <w:rPr>
          <w:rFonts w:hint="eastAsia"/>
        </w:rPr>
        <w:t>,</w:t>
      </w:r>
      <w:r w:rsidRPr="00932CC9" w:rsidR="00932CC9">
        <w:rPr>
          <w:rFonts w:hint="eastAsia"/>
        </w:rPr>
        <w:t xml:space="preserve"> </w:t>
      </w:r>
      <w:r w:rsidR="00932CC9">
        <w:rPr>
          <w:rFonts w:hint="eastAsia"/>
        </w:rPr>
        <w:t>[iTC_CC-SyAD-0300],</w:t>
      </w:r>
      <w:r w:rsidRPr="00231EA0" w:rsidR="00231EA0">
        <w:rPr>
          <w:rFonts w:hint="eastAsia"/>
        </w:rPr>
        <w:t xml:space="preserve"> </w:t>
      </w:r>
      <w:r w:rsidR="00231EA0">
        <w:rPr>
          <w:rFonts w:hint="eastAsia"/>
        </w:rPr>
        <w:t>[iTC_CC-SyAD-0311],</w:t>
      </w:r>
      <w:r w:rsidRPr="00231EA0" w:rsidR="00231EA0">
        <w:rPr>
          <w:rFonts w:hint="eastAsia"/>
        </w:rPr>
        <w:t xml:space="preserve"> </w:t>
      </w:r>
      <w:r w:rsidR="00231EA0">
        <w:rPr>
          <w:rFonts w:hint="eastAsia"/>
        </w:rPr>
        <w:t>[iTC_CC-SyAD-0314],</w:t>
      </w:r>
      <w:r w:rsidRPr="00A566BC" w:rsidR="00A566BC">
        <w:t xml:space="preserve"> </w:t>
      </w:r>
      <w:r w:rsidRPr="00CA6CE9" w:rsidR="00A566BC">
        <w:t>[iTC_CC-SyAD-0</w:t>
      </w:r>
      <w:r w:rsidR="00A566BC">
        <w:rPr>
          <w:rFonts w:hint="eastAsia"/>
        </w:rPr>
        <w:t>796</w:t>
      </w:r>
      <w:r w:rsidRPr="00CA6CE9" w:rsidR="00A566BC">
        <w:t>]</w:t>
      </w:r>
      <w:r w:rsidR="001F3266">
        <w:rPr>
          <w:rFonts w:hint="eastAsia"/>
        </w:rPr>
        <w:t>,</w:t>
      </w:r>
      <w:r w:rsidRPr="001F3266" w:rsidR="001F3266">
        <w:rPr>
          <w:rFonts w:hint="eastAsia"/>
        </w:rPr>
        <w:t xml:space="preserve"> </w:t>
      </w:r>
      <w:r w:rsidR="001F3266">
        <w:rPr>
          <w:rFonts w:hint="eastAsia"/>
        </w:rPr>
        <w:t>[iTC_CC-SyAD-1273],</w:t>
      </w:r>
      <w:r w:rsidRPr="001F3266" w:rsidR="001F3266">
        <w:rPr>
          <w:rFonts w:hint="eastAsia"/>
        </w:rPr>
        <w:t xml:space="preserve"> </w:t>
      </w:r>
      <w:r w:rsidR="001F3266">
        <w:rPr>
          <w:rFonts w:hint="eastAsia"/>
        </w:rPr>
        <w:t>[iTC_CC-SyAD-1274]</w:t>
      </w:r>
      <w:r w:rsidR="00B71564">
        <w:rPr>
          <w:rFonts w:hint="eastAsia"/>
        </w:rPr>
        <w:t>,</w:t>
      </w:r>
      <w:r w:rsidRPr="00B71564" w:rsidR="00B71564">
        <w:rPr>
          <w:rFonts w:hint="eastAsia"/>
        </w:rPr>
        <w:t xml:space="preserve"> </w:t>
      </w:r>
      <w:r w:rsidR="00B71564">
        <w:rPr>
          <w:rFonts w:hint="eastAsia"/>
        </w:rPr>
        <w:t>[iTC_CC-SyAD-1277],</w:t>
      </w:r>
      <w:r w:rsidRPr="00B71564" w:rsidR="00B71564">
        <w:rPr>
          <w:rFonts w:hint="eastAsia"/>
        </w:rPr>
        <w:t xml:space="preserve"> </w:t>
      </w:r>
      <w:del w:author="常鸣" w:date="2014-07-04T08:50:00Z" w:id="8247">
        <w:r w:rsidDel="00B71FC0" w:rsidR="00B71564">
          <w:rPr>
            <w:rFonts w:hint="eastAsia"/>
          </w:rPr>
          <w:delText>[iTC_CC-SyAD-1278]</w:delText>
        </w:r>
        <w:r w:rsidDel="00B71FC0" w:rsidR="005E5A04">
          <w:rPr>
            <w:rFonts w:hint="eastAsia"/>
          </w:rPr>
          <w:delText>,</w:delText>
        </w:r>
        <w:r w:rsidRPr="005E5A04" w:rsidDel="00B71FC0" w:rsidR="005E5A04">
          <w:delText xml:space="preserve"> </w:delText>
        </w:r>
      </w:del>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rPr>
          <w:rFonts w:hint="eastAsia"/>
        </w:rPr>
        <w:t>[End]</w:t>
      </w:r>
    </w:p>
    <w:p w:rsidRPr="00735CD3" w:rsidR="00D41CE0" w:rsidP="00C93484" w:rsidRDefault="00D41CE0">
      <w:pPr>
        <w:pStyle w:val="Reqtify"/>
      </w:pPr>
    </w:p>
    <w:p w:rsidR="005463DC" w:rsidP="00C93484" w:rsidRDefault="005463DC">
      <w:pPr>
        <w:pStyle w:val="Reqtify"/>
      </w:pPr>
    </w:p>
    <w:p w:rsidR="005463DC" w:rsidP="0012674A" w:rsidRDefault="005463DC">
      <w:pPr>
        <w:pStyle w:val="4"/>
      </w:pPr>
      <w:r>
        <w:rPr>
          <w:rFonts w:hint="eastAsia"/>
        </w:rPr>
        <w:t>PSD zones</w:t>
      </w:r>
    </w:p>
    <w:p w:rsidR="005463DC" w:rsidP="00C93484" w:rsidRDefault="005463DC">
      <w:pPr>
        <w:pStyle w:val="Reqtify"/>
      </w:pPr>
    </w:p>
    <w:p w:rsidR="00BF2DE8" w:rsidP="00C93484" w:rsidRDefault="00BF2DE8">
      <w:pPr>
        <w:pStyle w:val="Reqtify"/>
      </w:pPr>
      <w:r>
        <w:rPr>
          <w:rFonts w:hint="eastAsia"/>
        </w:rPr>
        <w:t>屏蔽门区域：</w:t>
      </w:r>
    </w:p>
    <w:p w:rsidR="006E7D3F" w:rsidP="00FA0FBB" w:rsidRDefault="006E7D3F">
      <w:pPr>
        <w:pStyle w:val="AltX"/>
      </w:pPr>
      <w:r>
        <w:rPr>
          <w:rFonts w:hint="eastAsia"/>
        </w:rPr>
        <w:t>如果从列车车尾最小定位到</w:t>
      </w:r>
      <w:r w:rsidR="006724CD">
        <w:rPr>
          <w:rFonts w:hint="eastAsia"/>
        </w:rPr>
        <w:t>EB</w:t>
      </w:r>
      <w:r w:rsidR="006724CD">
        <w:rPr>
          <w:rFonts w:hint="eastAsia"/>
        </w:rPr>
        <w:t>实际施加位置的</w:t>
      </w:r>
      <w:r>
        <w:rPr>
          <w:rFonts w:hint="eastAsia"/>
        </w:rPr>
        <w:t>范围内存在限制状态的</w:t>
      </w:r>
      <w:r>
        <w:rPr>
          <w:rFonts w:hint="eastAsia"/>
        </w:rPr>
        <w:t>PSD</w:t>
      </w:r>
      <w:r>
        <w:rPr>
          <w:rFonts w:hint="eastAsia"/>
        </w:rPr>
        <w:t>，</w:t>
      </w:r>
      <w:r>
        <w:rPr>
          <w:rFonts w:hint="eastAsia"/>
        </w:rPr>
        <w:t>ATP</w:t>
      </w:r>
      <w:r>
        <w:rPr>
          <w:rFonts w:hint="eastAsia"/>
        </w:rPr>
        <w:t>需将其作为安全速度限制区域处理，其限速值为</w:t>
      </w:r>
      <w:r>
        <w:rPr>
          <w:rFonts w:hint="eastAsia"/>
        </w:rPr>
        <w:t>0</w:t>
      </w:r>
      <w:r w:rsidR="001D1B00">
        <w:rPr>
          <w:rFonts w:hint="eastAsia"/>
        </w:rPr>
        <w:t>；</w:t>
      </w:r>
    </w:p>
    <w:p w:rsidR="006E7D3F" w:rsidP="00FA0FBB" w:rsidRDefault="001D1B00">
      <w:pPr>
        <w:pStyle w:val="AltX"/>
      </w:pPr>
      <w:r>
        <w:rPr>
          <w:rFonts w:hint="eastAsia"/>
        </w:rPr>
        <w:t>如果</w:t>
      </w:r>
      <w:r>
        <w:rPr>
          <w:rFonts w:hint="eastAsia"/>
        </w:rPr>
        <w:t>EBA</w:t>
      </w:r>
      <w:r>
        <w:rPr>
          <w:rFonts w:hint="eastAsia"/>
        </w:rPr>
        <w:t>下游存在</w:t>
      </w:r>
      <w:r w:rsidR="00DC168B">
        <w:rPr>
          <w:rFonts w:hint="eastAsia"/>
        </w:rPr>
        <w:t>限制状态的屏蔽门区起始点，其限速为</w:t>
      </w:r>
      <w:r w:rsidR="00DC168B">
        <w:rPr>
          <w:rFonts w:hint="eastAsia"/>
        </w:rPr>
        <w:t>0</w:t>
      </w:r>
      <w:r w:rsidR="00DC168B">
        <w:rPr>
          <w:rFonts w:hint="eastAsia"/>
        </w:rPr>
        <w:t>。</w:t>
      </w:r>
    </w:p>
    <w:p w:rsidR="001D1B00" w:rsidP="00C93484" w:rsidRDefault="001D1B00">
      <w:pPr>
        <w:pStyle w:val="Reqtify"/>
      </w:pPr>
    </w:p>
    <w:p w:rsidR="006E7D3F" w:rsidP="00C93484" w:rsidRDefault="006E7D3F">
      <w:pPr>
        <w:pStyle w:val="Reqtify"/>
      </w:pPr>
    </w:p>
    <w:p w:rsidRPr="00735CD3" w:rsidR="00735CD3" w:rsidP="00735CD3" w:rsidRDefault="00735CD3">
      <w:pPr>
        <w:pStyle w:val="ReqtifyAltR"/>
      </w:pPr>
      <w:r w:rsidRPr="00735CD3">
        <w:t>[iTC_CC_ATP-SwRS</w:t>
      </w:r>
      <w:r w:rsidR="00655979">
        <w:rPr>
          <w:rFonts w:hint="eastAsia"/>
        </w:rPr>
        <w:t>-0709</w:t>
      </w:r>
      <w:r w:rsidRPr="00735CD3">
        <w:rPr>
          <w:rFonts w:hint="eastAsia"/>
        </w:rPr>
        <w:t>]</w:t>
      </w:r>
    </w:p>
    <w:p w:rsidRPr="00E916D8" w:rsidR="00E916D8" w:rsidP="00C93484" w:rsidRDefault="00735CD3">
      <w:pPr>
        <w:pStyle w:val="Reqtify"/>
      </w:pPr>
      <w:bookmarkStart w:name="ZoneVSLnotExceedPSD" w:id="8248"/>
      <w:r w:rsidRPr="00735CD3">
        <w:rPr>
          <w:rStyle w:val="aff2"/>
        </w:rPr>
        <w:lastRenderedPageBreak/>
        <w:t>ZoneVSLnotExceedPSD</w:t>
      </w:r>
      <w:bookmarkEnd w:id="8248"/>
      <w:r w:rsidRPr="00735CD3">
        <w:rPr>
          <w:rFonts w:hint="eastAsia"/>
        </w:rPr>
        <w:t>，</w:t>
      </w:r>
      <w:r w:rsidRPr="00735CD3">
        <w:rPr>
          <w:rFonts w:hint="eastAsia"/>
        </w:rPr>
        <w:t>PSD</w:t>
      </w:r>
      <w:r w:rsidRPr="00735CD3">
        <w:rPr>
          <w:rFonts w:hint="eastAsia"/>
        </w:rPr>
        <w:t>作为区域型限速</w:t>
      </w:r>
      <w:r w:rsidR="00E916D8">
        <w:rPr>
          <w:rFonts w:hint="eastAsia"/>
        </w:rPr>
        <w:t>。</w:t>
      </w:r>
      <w:r w:rsidRPr="00E916D8" w:rsidR="00E916D8">
        <w:rPr>
          <w:rFonts w:hint="eastAsia"/>
        </w:rPr>
        <w:t>ATP</w:t>
      </w:r>
      <w:r w:rsidR="00CF6E59">
        <w:rPr>
          <w:rFonts w:hint="eastAsia"/>
        </w:rPr>
        <w:t>应监控与列车定位有以下两种关系的限制状态屏蔽门区域</w:t>
      </w:r>
      <w:r w:rsidRPr="00E916D8" w:rsidR="00E916D8">
        <w:rPr>
          <w:rFonts w:hint="eastAsia"/>
        </w:rPr>
        <w:t>：</w:t>
      </w:r>
    </w:p>
    <w:p w:rsidRPr="00E916D8" w:rsidR="00E916D8" w:rsidP="00FA0FBB" w:rsidRDefault="00CF6E59">
      <w:pPr>
        <w:pStyle w:val="AltX"/>
      </w:pPr>
      <w:r>
        <w:rPr>
          <w:rFonts w:hint="eastAsia"/>
        </w:rPr>
        <w:t>该屏蔽门</w:t>
      </w:r>
      <w:r w:rsidRPr="00E916D8" w:rsidR="00E916D8">
        <w:rPr>
          <w:rFonts w:hint="eastAsia"/>
        </w:rPr>
        <w:t>区的起始点在车尾最小定位到紧急制动施加位置之间；</w:t>
      </w:r>
    </w:p>
    <w:p w:rsidRPr="00E916D8" w:rsidR="00735CD3" w:rsidP="00FA0FBB" w:rsidRDefault="00CF6E59">
      <w:pPr>
        <w:pStyle w:val="AltX"/>
      </w:pPr>
      <w:r>
        <w:rPr>
          <w:rFonts w:hint="eastAsia"/>
        </w:rPr>
        <w:t>或，该屏蔽门区起始点在车尾最小定位上游，但车尾最小定位在该屏蔽门</w:t>
      </w:r>
      <w:r w:rsidRPr="00E916D8" w:rsidR="00E916D8">
        <w:rPr>
          <w:rFonts w:hint="eastAsia"/>
        </w:rPr>
        <w:t>区范围</w:t>
      </w:r>
      <w:r>
        <w:rPr>
          <w:rFonts w:hint="eastAsia"/>
        </w:rPr>
        <w:t>之</w:t>
      </w:r>
      <w:r w:rsidRPr="00E916D8" w:rsidR="00E916D8">
        <w:rPr>
          <w:rFonts w:hint="eastAsia"/>
        </w:rPr>
        <w:t>内。</w:t>
      </w:r>
    </w:p>
    <w:p w:rsidR="00CF035B" w:rsidP="000431E0" w:rsidRDefault="00CF035B">
      <w:pPr>
        <w:pStyle w:val="af7"/>
      </w:pPr>
      <w:r>
        <w:t>def ZoneVSLnotExceedPSD</w:t>
      </w:r>
      <w:r>
        <w:rPr>
          <w:color w:val="FF8000"/>
        </w:rPr>
        <w:t>(</w:t>
      </w:r>
      <w:r>
        <w:t>k</w:t>
      </w:r>
      <w:r>
        <w:rPr>
          <w:color w:val="FF8000"/>
        </w:rPr>
        <w:t>)</w:t>
      </w:r>
      <w:r>
        <w:t>:</w:t>
      </w:r>
    </w:p>
    <w:p w:rsidR="00E916D8" w:rsidP="000431E0" w:rsidRDefault="00CF035B">
      <w:pPr>
        <w:pStyle w:val="af7"/>
      </w:pPr>
      <w:r>
        <w:t xml:space="preserve">    for </w:t>
      </w:r>
      <w:r w:rsidR="00FF342C">
        <w:rPr>
          <w:rFonts w:hint="eastAsia"/>
        </w:rPr>
        <w:t>P</w:t>
      </w:r>
      <w:r>
        <w:t xml:space="preserve">sd </w:t>
      </w:r>
      <w:r w:rsidRPr="00113E1C">
        <w:t>in</w:t>
      </w:r>
      <w:r>
        <w:t xml:space="preserve"> </w:t>
      </w:r>
      <w:r>
        <w:rPr>
          <w:color w:val="FF8000"/>
        </w:rPr>
        <w:t>(</w:t>
      </w:r>
      <w:hyperlink w:history="1" w:anchor="TrackMap">
        <w:r w:rsidR="00C64E92">
          <w:rPr>
            <w:rStyle w:val="ac"/>
          </w:rPr>
          <w:t>TrackMap</w:t>
        </w:r>
      </w:hyperlink>
      <w:r w:rsidR="00354F88">
        <w:t>.</w:t>
      </w:r>
      <w:hyperlink w:history="1" w:anchor="AllSingsBtwTwoLocs">
        <w:r w:rsidR="008E31D0">
          <w:rPr>
            <w:rStyle w:val="ac"/>
          </w:rPr>
          <w:t>AllSingsBtwTwoLocs</w:t>
        </w:r>
      </w:hyperlink>
      <w:r>
        <w:rPr>
          <w:color w:val="FF8000"/>
        </w:rPr>
        <w:t>(</w:t>
      </w:r>
      <w:r w:rsidRPr="00F15DDD">
        <w:rPr>
          <w:rStyle w:val="aff1"/>
        </w:rPr>
        <w:t>SGL_PSD_ZONE</w:t>
      </w:r>
      <w:r>
        <w:rPr>
          <w:color w:val="FF8000"/>
        </w:rPr>
        <w:t>,</w:t>
      </w:r>
    </w:p>
    <w:p w:rsidR="00CF035B" w:rsidP="000431E0" w:rsidRDefault="00CF035B">
      <w:pPr>
        <w:pStyle w:val="af7"/>
      </w:pPr>
      <w:r>
        <w:t xml:space="preserve"> </w:t>
      </w:r>
      <w:r w:rsidR="00E916D8">
        <w:rPr>
          <w:rFonts w:hint="eastAsia"/>
        </w:rPr>
        <w:t xml:space="preserve">                                                  </w:t>
      </w:r>
      <w:hyperlink w:history="1" w:anchor="TrackMap.BlockOrigin">
        <w:r w:rsidRPr="00EC49AE" w:rsidR="00E916D8">
          <w:rPr>
            <w:rStyle w:val="ac"/>
            <w:rFonts w:hint="eastAsia"/>
          </w:rPr>
          <w:t>TrackMap.BlockOrigin</w:t>
        </w:r>
      </w:hyperlink>
      <w:r w:rsidR="00E916D8">
        <w:rPr>
          <w:rFonts w:hint="eastAsia"/>
        </w:rPr>
        <w:t>(</w:t>
      </w:r>
      <w:hyperlink w:history="1" w:anchor="TrainRearLocation">
        <w:r w:rsidR="00BD3E90">
          <w:rPr>
            <w:rStyle w:val="ac"/>
          </w:rPr>
          <w:t>TrainRearLocation</w:t>
        </w:r>
      </w:hyperlink>
      <w:r>
        <w:rPr>
          <w:color w:val="FF8000"/>
        </w:rPr>
        <w:t>(</w:t>
      </w:r>
      <w:r>
        <w:t>k</w:t>
      </w:r>
      <w:r>
        <w:rPr>
          <w:color w:val="FF8000"/>
        </w:rPr>
        <w:t>)</w:t>
      </w:r>
      <w:r w:rsidR="00354F88">
        <w:t>.M</w:t>
      </w:r>
      <w:r>
        <w:t>in</w:t>
      </w:r>
      <w:r w:rsidRPr="009D1FB6" w:rsidR="00E916D8">
        <w:t>)</w:t>
      </w:r>
      <w:r>
        <w:rPr>
          <w:color w:val="FF8000"/>
        </w:rPr>
        <w:t>,</w:t>
      </w:r>
    </w:p>
    <w:p w:rsidR="00CF035B" w:rsidP="000431E0" w:rsidRDefault="00CF035B">
      <w:pPr>
        <w:pStyle w:val="af7"/>
      </w:pPr>
      <w:r>
        <w:t xml:space="preserve">             </w:t>
      </w:r>
      <w:r w:rsidR="00B32BB8">
        <w:rPr>
          <w:rFonts w:hint="eastAsia"/>
        </w:rPr>
        <w:t xml:space="preserve">           </w:t>
      </w:r>
      <w:r>
        <w:t xml:space="preserve">      </w:t>
      </w:r>
      <w:hyperlink w:history="1" w:anchor="CalculateZoneBorder">
        <w:r w:rsidRPr="008D1CCB" w:rsidR="001332DD">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 xml:space="preserve">, </w:t>
      </w:r>
      <w:hyperlink w:history="1" w:anchor="X2EbApplied">
        <w:r w:rsidRPr="002561DA" w:rsidR="0057086C">
          <w:rPr>
            <w:rStyle w:val="ac"/>
            <w:rFonts w:hint="eastAsia"/>
          </w:rPr>
          <w:t>X2EbApplied</w:t>
        </w:r>
      </w:hyperlink>
      <w:r w:rsidRPr="009D1FB6" w:rsidR="0057086C">
        <w:t>(k)</w:t>
      </w:r>
      <w:r w:rsidRPr="008D1CCB" w:rsidR="008D1CCB">
        <w:t>)</w:t>
      </w:r>
      <w:r>
        <w:rPr>
          <w:color w:val="FF8000"/>
        </w:rPr>
        <w:t>))</w:t>
      </w:r>
      <w:r>
        <w:t>:</w:t>
      </w:r>
    </w:p>
    <w:p w:rsidRPr="00CF6E59" w:rsidR="00CF6E59" w:rsidP="000431E0" w:rsidRDefault="00CF035B">
      <w:pPr>
        <w:pStyle w:val="af7"/>
      </w:pPr>
      <w:r>
        <w:t xml:space="preserve">        if </w:t>
      </w:r>
      <w:r>
        <w:rPr>
          <w:color w:val="FF8000"/>
        </w:rPr>
        <w:t>(</w:t>
      </w:r>
      <w:r w:rsidRPr="00CF6E59" w:rsidR="00CF6E59">
        <w:t xml:space="preserve">(not </w:t>
      </w:r>
      <w:hyperlink w:history="1" w:anchor="LocationBtwTwoLocs">
        <w:r w:rsidRPr="00CF6E59" w:rsidR="00CF6E59">
          <w:rPr>
            <w:rStyle w:val="ac"/>
          </w:rPr>
          <w:t>TrackMap.LocationBtwTwoLocs</w:t>
        </w:r>
      </w:hyperlink>
      <w:r w:rsidRPr="00CF6E59" w:rsidR="00CF6E59">
        <w:t>(P</w:t>
      </w:r>
      <w:r w:rsidR="00CF6E59">
        <w:rPr>
          <w:rFonts w:hint="eastAsia"/>
        </w:rPr>
        <w:t>sd</w:t>
      </w:r>
      <w:r w:rsidRPr="00CF6E59" w:rsidR="00CF6E59">
        <w:t>.Location,</w:t>
      </w:r>
    </w:p>
    <w:p w:rsidRPr="00CF6E59" w:rsidR="00CF6E59" w:rsidP="000431E0" w:rsidRDefault="00CF6E59">
      <w:pPr>
        <w:pStyle w:val="af7"/>
      </w:pPr>
      <w:r w:rsidRPr="00CF6E59">
        <w:t xml:space="preserve">                                             </w:t>
      </w:r>
      <w:r w:rsidRPr="00CF6E59">
        <w:rPr>
          <w:rFonts w:hint="eastAsia"/>
        </w:rPr>
        <w:t xml:space="preserve">       </w:t>
      </w:r>
      <w:hyperlink w:history="1" w:anchor="BlockOrigin">
        <w:r w:rsidRPr="00CF6E59">
          <w:rPr>
            <w:rStyle w:val="ac"/>
          </w:rPr>
          <w:t>TrackMap.BlockOrigin</w:t>
        </w:r>
      </w:hyperlink>
      <w:r w:rsidRPr="00CF6E59">
        <w:t>(</w:t>
      </w:r>
      <w:hyperlink w:history="1" w:anchor="TrainRearLocation">
        <w:r w:rsidRPr="00CF6E59">
          <w:rPr>
            <w:rStyle w:val="ac"/>
          </w:rPr>
          <w:t>TrainRearLocation</w:t>
        </w:r>
      </w:hyperlink>
      <w:r w:rsidRPr="00CF6E59">
        <w:t>(k).Min),</w:t>
      </w:r>
    </w:p>
    <w:p w:rsidRPr="00CF6E59" w:rsidR="00CF6E59" w:rsidP="000431E0" w:rsidRDefault="00CF6E59">
      <w:pPr>
        <w:pStyle w:val="af7"/>
      </w:pPr>
      <w:r w:rsidRPr="00CF6E59">
        <w:t xml:space="preserve">                                             </w:t>
      </w:r>
      <w:r w:rsidRPr="00CF6E59">
        <w:rPr>
          <w:rFonts w:hint="eastAsia"/>
        </w:rPr>
        <w:t xml:space="preserve">       </w:t>
      </w:r>
      <w:hyperlink w:history="1" w:anchor="TrainRearLocation">
        <w:r w:rsidRPr="00CF6E59">
          <w:rPr>
            <w:rStyle w:val="ac"/>
          </w:rPr>
          <w:t>TrainRearLocation</w:t>
        </w:r>
      </w:hyperlink>
      <w:r w:rsidRPr="00CF6E59">
        <w:t>(k).Min)</w:t>
      </w:r>
    </w:p>
    <w:p w:rsidR="00CF6E59" w:rsidP="000431E0" w:rsidRDefault="00CF6E59">
      <w:pPr>
        <w:pStyle w:val="af7"/>
      </w:pPr>
      <w:r w:rsidRPr="00CF6E59">
        <w:t xml:space="preserve">            </w:t>
      </w:r>
      <w:r w:rsidRPr="00CF6E59">
        <w:rPr>
          <w:rFonts w:hint="eastAsia"/>
        </w:rPr>
        <w:t xml:space="preserve"> </w:t>
      </w:r>
      <w:r w:rsidRPr="00CF6E59">
        <w:t xml:space="preserve"> or </w:t>
      </w:r>
      <w:hyperlink w:history="1" w:anchor="LocationInZone">
        <w:r w:rsidRPr="00CF6E59">
          <w:rPr>
            <w:rStyle w:val="ac"/>
          </w:rPr>
          <w:t>TrackMap.LocationInZone</w:t>
        </w:r>
      </w:hyperlink>
      <w:r w:rsidRPr="00CF6E59">
        <w:t>(</w:t>
      </w:r>
      <w:hyperlink w:history="1" w:anchor="TrainRearLocation">
        <w:r w:rsidRPr="00CF6E59">
          <w:rPr>
            <w:rStyle w:val="ac"/>
          </w:rPr>
          <w:t>TrainRearLocation</w:t>
        </w:r>
      </w:hyperlink>
      <w:r w:rsidRPr="00CF6E59">
        <w:t>(k).Min, P</w:t>
      </w:r>
      <w:r>
        <w:rPr>
          <w:rFonts w:hint="eastAsia"/>
        </w:rPr>
        <w:t>sd</w:t>
      </w:r>
      <w:r w:rsidRPr="00CF6E59">
        <w:t>.Location, P</w:t>
      </w:r>
      <w:r>
        <w:rPr>
          <w:rFonts w:hint="eastAsia"/>
        </w:rPr>
        <w:t>sd</w:t>
      </w:r>
      <w:r w:rsidRPr="00CF6E59">
        <w:t>.Length))</w:t>
      </w:r>
    </w:p>
    <w:p w:rsidR="00CF035B" w:rsidP="000431E0" w:rsidRDefault="00CF6E59">
      <w:pPr>
        <w:pStyle w:val="af7"/>
      </w:pPr>
      <w:r>
        <w:rPr>
          <w:rFonts w:hint="eastAsia"/>
        </w:rPr>
        <w:t xml:space="preserve">            </w:t>
      </w:r>
      <w:r w:rsidR="000843CB">
        <w:rPr>
          <w:rFonts w:hint="eastAsia"/>
        </w:rPr>
        <w:t xml:space="preserve">and </w:t>
      </w:r>
      <w:r w:rsidRPr="00113E1C" w:rsidR="00CF035B">
        <w:t>not</w:t>
      </w:r>
      <w:r w:rsidR="00CF035B">
        <w:t xml:space="preserve"> </w:t>
      </w:r>
      <w:hyperlink w:history="1" w:anchor="CoercedPermissive">
        <w:r w:rsidR="00C64E92">
          <w:rPr>
            <w:rStyle w:val="ac"/>
          </w:rPr>
          <w:t>CoercedPermissive</w:t>
        </w:r>
      </w:hyperlink>
      <w:r w:rsidR="00CF035B">
        <w:rPr>
          <w:color w:val="FF8000"/>
        </w:rPr>
        <w:t>(</w:t>
      </w:r>
      <w:r w:rsidR="00FF342C">
        <w:rPr>
          <w:rFonts w:hint="eastAsia"/>
        </w:rPr>
        <w:t>P</w:t>
      </w:r>
      <w:r w:rsidR="00CF035B">
        <w:t>sd</w:t>
      </w:r>
      <w:r w:rsidR="00354F88">
        <w:t>.</w:t>
      </w:r>
      <w:hyperlink w:history="1" w:anchor="CoercedPermissive">
        <w:r w:rsidR="00C64E92">
          <w:rPr>
            <w:rStyle w:val="ac"/>
          </w:rPr>
          <w:t>CoercedPermissive</w:t>
        </w:r>
      </w:hyperlink>
      <w:r w:rsidR="00CF035B">
        <w:rPr>
          <w:color w:val="FF8000"/>
        </w:rPr>
        <w:t>,</w:t>
      </w:r>
      <w:r w:rsidR="00CF035B">
        <w:t xml:space="preserve"> k</w:t>
      </w:r>
      <w:r w:rsidR="00CF035B">
        <w:rPr>
          <w:color w:val="FF8000"/>
        </w:rPr>
        <w:t>)</w:t>
      </w:r>
    </w:p>
    <w:p w:rsidR="00CF035B" w:rsidP="000431E0" w:rsidRDefault="00CF035B">
      <w:pPr>
        <w:pStyle w:val="af7"/>
      </w:pPr>
      <w:r>
        <w:t xml:space="preserve">            and </w:t>
      </w:r>
      <w:r>
        <w:rPr>
          <w:color w:val="FF8000"/>
        </w:rPr>
        <w:t>(</w:t>
      </w:r>
      <w:hyperlink w:history="1" w:anchor="CoercedRestrictive">
        <w:r w:rsidR="00187DC6">
          <w:rPr>
            <w:rStyle w:val="ac"/>
          </w:rPr>
          <w:t>CoercedRestrictive</w:t>
        </w:r>
      </w:hyperlink>
      <w:r>
        <w:rPr>
          <w:color w:val="FF8000"/>
        </w:rPr>
        <w:t>(</w:t>
      </w:r>
      <w:r w:rsidR="00FF342C">
        <w:rPr>
          <w:rFonts w:hint="eastAsia"/>
        </w:rPr>
        <w:t>P</w:t>
      </w:r>
      <w:r>
        <w:t>sd</w:t>
      </w:r>
      <w:r w:rsidR="00354F88">
        <w:t>.</w:t>
      </w:r>
      <w:hyperlink w:history="1" w:anchor="NotCoercedRestrictive">
        <w:r w:rsidR="00C02146">
          <w:rPr>
            <w:rStyle w:val="ac"/>
          </w:rPr>
          <w:t>NotCoercedRestrictive</w:t>
        </w:r>
      </w:hyperlink>
      <w:r>
        <w:rPr>
          <w:color w:val="FF8000"/>
        </w:rPr>
        <w:t>,</w:t>
      </w:r>
      <w:r>
        <w:t xml:space="preserve"> k</w:t>
      </w:r>
      <w:r>
        <w:rPr>
          <w:color w:val="FF8000"/>
        </w:rPr>
        <w:t>)</w:t>
      </w:r>
    </w:p>
    <w:p w:rsidR="00CF035B" w:rsidP="000431E0" w:rsidRDefault="00CF035B">
      <w:pPr>
        <w:pStyle w:val="af7"/>
      </w:pPr>
      <w:r>
        <w:t xml:space="preserve">                 or </w:t>
      </w:r>
      <w:r w:rsidRPr="00113E1C">
        <w:t>not</w:t>
      </w:r>
      <w:r>
        <w:t xml:space="preserve"> </w:t>
      </w:r>
      <w:hyperlink w:history="1" w:anchor="VariantValue">
        <w:r w:rsidR="00C64E92">
          <w:rPr>
            <w:rStyle w:val="ac"/>
          </w:rPr>
          <w:t>VariantValue</w:t>
        </w:r>
      </w:hyperlink>
      <w:r>
        <w:rPr>
          <w:color w:val="FF8000"/>
        </w:rPr>
        <w:t>(</w:t>
      </w:r>
      <w:r w:rsidR="00FF342C">
        <w:rPr>
          <w:rFonts w:hint="eastAsia"/>
        </w:rPr>
        <w:t>P</w:t>
      </w:r>
      <w:r>
        <w:t>sd</w:t>
      </w:r>
      <w:r w:rsidR="00354F88">
        <w:t>.V</w:t>
      </w:r>
      <w:r>
        <w:t>ariant</w:t>
      </w:r>
      <w:r>
        <w:rPr>
          <w:color w:val="FF8000"/>
        </w:rPr>
        <w:t>,</w:t>
      </w:r>
      <w:r>
        <w:t xml:space="preserve"> k</w:t>
      </w:r>
      <w:r>
        <w:rPr>
          <w:color w:val="FF8000"/>
        </w:rPr>
        <w:t>)))</w:t>
      </w:r>
      <w:r>
        <w:t>:</w:t>
      </w:r>
    </w:p>
    <w:p w:rsidR="00CF035B" w:rsidP="000431E0" w:rsidRDefault="00CF035B">
      <w:pPr>
        <w:pStyle w:val="af7"/>
      </w:pPr>
      <w:r>
        <w:t xml:space="preserve">            return </w:t>
      </w:r>
      <w:r w:rsidRPr="00354FC4">
        <w:rPr>
          <w:rStyle w:val="aff1"/>
        </w:rPr>
        <w:t>False</w:t>
      </w:r>
    </w:p>
    <w:p w:rsidR="00CF035B" w:rsidP="000431E0" w:rsidRDefault="00CF035B">
      <w:pPr>
        <w:pStyle w:val="af7"/>
      </w:pPr>
      <w:r>
        <w:t xml:space="preserve">        else:</w:t>
      </w:r>
    </w:p>
    <w:p w:rsidR="00CF035B" w:rsidP="000431E0" w:rsidRDefault="00CF035B">
      <w:pPr>
        <w:pStyle w:val="af7"/>
      </w:pPr>
      <w:r>
        <w:t xml:space="preserve">            continue</w:t>
      </w:r>
    </w:p>
    <w:p w:rsidRPr="00735CD3" w:rsidR="00735CD3" w:rsidP="000431E0" w:rsidRDefault="00CF035B">
      <w:pPr>
        <w:pStyle w:val="af7"/>
      </w:pPr>
      <w:r>
        <w:t xml:space="preserve">    return </w:t>
      </w:r>
      <w:r w:rsidRPr="00354FC4">
        <w:rPr>
          <w:rStyle w:val="aff1"/>
        </w:rPr>
        <w:t>True</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8249"/>
        </w:rPr>
      </w:pPr>
      <w:del w:author="常鸣" w:date="2014-07-03T14:27:00Z" w:id="8250">
        <w:r w:rsidDel="009328EA">
          <w:delText>#S</w:delText>
        </w:r>
      </w:del>
      <w:ins w:author="常鸣" w:date="2014-07-03T14:27:00Z" w:id="8251">
        <w:r w:rsidR="009328EA">
          <w:t>#Allocation=ATP Software</w:t>
        </w:r>
      </w:ins>
      <w:ins w:author="常鸣" w:date="2014-07-03T14:59:00Z" w:id="8252">
        <w:r w:rsidR="00AA7E12">
          <w:rPr>
            <w:rFonts w:hint="eastAsia"/>
          </w:rPr>
          <w:t>, Vital Embedded Setting</w:t>
        </w:r>
      </w:ins>
    </w:p>
    <w:p w:rsidR="00610A4C" w:rsidP="000C0D62" w:rsidRDefault="009328EA">
      <w:pPr>
        <w:pStyle w:val="ReqtifyAltQ"/>
      </w:pPr>
      <w:ins w:author="常鸣" w:date="2014-07-03T14:27:00Z" w:id="8253">
        <w:r>
          <w:t>#S</w:t>
        </w:r>
      </w:ins>
      <w:r w:rsidR="00610A4C">
        <w:t>ource=</w:t>
      </w:r>
      <w:r w:rsidRPr="0040626F" w:rsidR="0040626F">
        <w:rPr>
          <w:rFonts w:hint="eastAsia"/>
        </w:rPr>
        <w:t xml:space="preserve">[iTC_CC-SyAD-0294], </w:t>
      </w:r>
      <w:r w:rsidR="00932CC9">
        <w:rPr>
          <w:rFonts w:hint="eastAsia"/>
        </w:rPr>
        <w:t>[iTC_CC-SyAD-0300]</w:t>
      </w:r>
      <w:del w:author="常鸣" w:date="2014-07-04T08:49:00Z" w:id="8254">
        <w:r w:rsidDel="00730817" w:rsidR="00B71564">
          <w:rPr>
            <w:rFonts w:hint="eastAsia"/>
          </w:rPr>
          <w:delText>, [iTC_CC-SyAD-1280]</w:delText>
        </w:r>
      </w:del>
      <w:r w:rsidR="005E5A04">
        <w:rPr>
          <w:rFonts w:hint="eastAsia"/>
        </w:rPr>
        <w:t>,</w:t>
      </w:r>
      <w:r w:rsidRPr="005E5A04" w:rsidR="005E5A04">
        <w:t xml:space="preserve"> </w:t>
      </w:r>
      <w:r w:rsidR="006334AB">
        <w:rPr>
          <w:rFonts w:hint="eastAsia"/>
        </w:rPr>
        <w:t>[iTC_CC-SyAD-1398],</w:t>
      </w:r>
      <w:r w:rsidRPr="005E5A04" w:rsidR="006334AB">
        <w:rPr>
          <w:rFonts w:hint="eastAsia"/>
        </w:rPr>
        <w:t xml:space="preserve"> </w:t>
      </w:r>
      <w:r w:rsidR="006334AB">
        <w:rPr>
          <w:rFonts w:hint="eastAsia"/>
        </w:rPr>
        <w:t>[iTC_CC-SyAD-1399],</w:t>
      </w:r>
      <w:r w:rsidRPr="005E5A04" w:rsidR="006334AB">
        <w:rPr>
          <w:rFonts w:hint="eastAsia"/>
        </w:rPr>
        <w:t xml:space="preserve"> </w:t>
      </w:r>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t>[End]</w:t>
      </w:r>
    </w:p>
    <w:p w:rsidRPr="00735CD3" w:rsidR="00735CD3" w:rsidP="00C93484" w:rsidRDefault="00735CD3">
      <w:pPr>
        <w:pStyle w:val="Reqtify"/>
      </w:pPr>
    </w:p>
    <w:p w:rsidRPr="00735CD3" w:rsidR="00735CD3" w:rsidP="00C93484" w:rsidRDefault="00735CD3">
      <w:pPr>
        <w:pStyle w:val="Reqtify"/>
      </w:pPr>
    </w:p>
    <w:p w:rsidRPr="00735CD3" w:rsidR="00735CD3" w:rsidP="00735CD3" w:rsidRDefault="00655979">
      <w:pPr>
        <w:pStyle w:val="ReqtifyAltR"/>
      </w:pPr>
      <w:r>
        <w:t>[iTC_CC_ATP-SwRS-0</w:t>
      </w:r>
      <w:r>
        <w:rPr>
          <w:rFonts w:hint="eastAsia"/>
        </w:rPr>
        <w:t>710</w:t>
      </w:r>
      <w:r w:rsidRPr="00735CD3" w:rsidR="00735CD3">
        <w:t>]</w:t>
      </w:r>
    </w:p>
    <w:p w:rsidRPr="00735CD3" w:rsidR="00735CD3" w:rsidP="00C93484" w:rsidRDefault="00735CD3">
      <w:pPr>
        <w:pStyle w:val="Reqtify"/>
      </w:pPr>
      <w:bookmarkStart w:name="PointVSLnotExceedPSD" w:id="8255"/>
      <w:r w:rsidRPr="00735CD3">
        <w:rPr>
          <w:rStyle w:val="aff2"/>
        </w:rPr>
        <w:t>PointVSLnotExceedPSD</w:t>
      </w:r>
      <w:bookmarkEnd w:id="8255"/>
      <w:r w:rsidRPr="00735CD3">
        <w:rPr>
          <w:rFonts w:hint="eastAsia"/>
        </w:rPr>
        <w:t>，</w:t>
      </w:r>
      <w:r w:rsidRPr="00735CD3">
        <w:rPr>
          <w:rFonts w:hint="eastAsia"/>
        </w:rPr>
        <w:t>PSD</w:t>
      </w:r>
      <w:r w:rsidRPr="00735CD3">
        <w:rPr>
          <w:rFonts w:hint="eastAsia"/>
        </w:rPr>
        <w:t>作为点型限速的情形</w:t>
      </w:r>
    </w:p>
    <w:p w:rsidR="00CF035B" w:rsidP="000431E0" w:rsidRDefault="00CF035B">
      <w:pPr>
        <w:pStyle w:val="af7"/>
      </w:pPr>
      <w:r>
        <w:t>def PointVSLnotExceedPSD</w:t>
      </w:r>
      <w:r>
        <w:rPr>
          <w:color w:val="FF8000"/>
        </w:rPr>
        <w:t>(</w:t>
      </w:r>
      <w:r>
        <w:t>k</w:t>
      </w:r>
      <w:r>
        <w:rPr>
          <w:color w:val="FF8000"/>
        </w:rPr>
        <w:t>)</w:t>
      </w:r>
      <w:r>
        <w:t>:</w:t>
      </w:r>
    </w:p>
    <w:p w:rsidR="00CF035B" w:rsidP="000431E0" w:rsidRDefault="00CF035B">
      <w:pPr>
        <w:pStyle w:val="af7"/>
      </w:pPr>
      <w:r>
        <w:t xml:space="preserve">    for </w:t>
      </w:r>
      <w:r w:rsidR="00FF342C">
        <w:rPr>
          <w:rFonts w:hint="eastAsia"/>
        </w:rPr>
        <w:t>P</w:t>
      </w:r>
      <w:r>
        <w:t xml:space="preserve">sd </w:t>
      </w:r>
      <w:r w:rsidRPr="00113E1C">
        <w:t>in</w:t>
      </w:r>
      <w:r>
        <w:t xml:space="preserve"> </w:t>
      </w:r>
      <w:r>
        <w:rPr>
          <w:color w:val="FF8000"/>
        </w:rPr>
        <w:t>(</w:t>
      </w:r>
      <w:hyperlink w:history="1" w:anchor="AllSingsInZone">
        <w:r w:rsidRPr="001D742A" w:rsidR="00CE26CD">
          <w:rPr>
            <w:rStyle w:val="ac"/>
          </w:rPr>
          <w:t>TrackMap.AllSing</w:t>
        </w:r>
        <w:r w:rsidRPr="001D742A" w:rsidR="00CE26CD">
          <w:rPr>
            <w:rStyle w:val="ac"/>
            <w:rFonts w:hint="eastAsia"/>
          </w:rPr>
          <w:t>sInZone</w:t>
        </w:r>
      </w:hyperlink>
      <w:r>
        <w:rPr>
          <w:color w:val="FF8000"/>
        </w:rPr>
        <w:t>(</w:t>
      </w:r>
      <w:r w:rsidRPr="008D1CCB">
        <w:rPr>
          <w:rStyle w:val="aff1"/>
        </w:rPr>
        <w:t>SGL_PSD_ZONE</w:t>
      </w:r>
      <w:r>
        <w:rPr>
          <w:color w:val="FF8000"/>
        </w:rPr>
        <w:t>,</w:t>
      </w:r>
    </w:p>
    <w:p w:rsidR="008D1CCB" w:rsidP="000431E0" w:rsidRDefault="00CF035B">
      <w:pPr>
        <w:pStyle w:val="af7"/>
      </w:pPr>
      <w:r>
        <w:t xml:space="preserve">                  </w:t>
      </w:r>
      <w:r w:rsidR="00B32BB8">
        <w:rPr>
          <w:rFonts w:hint="eastAsia"/>
        </w:rPr>
        <w:t xml:space="preserve">          </w:t>
      </w:r>
      <w:r>
        <w:t xml:space="preserve"> </w:t>
      </w:r>
      <w:hyperlink w:history="1" w:anchor="EBAlocation">
        <w:r w:rsidRPr="008D1CCB" w:rsidR="008D1CCB">
          <w:t xml:space="preserve"> </w:t>
        </w:r>
        <w:hyperlink w:history="1" w:anchor="CalculateZoneBorder">
          <w:r w:rsidRPr="008D1CCB" w:rsidR="0057086C">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 xml:space="preserve">, </w:t>
        </w:r>
        <w:hyperlink w:history="1" w:anchor="X2EbApplied">
          <w:r w:rsidRPr="002561DA" w:rsidR="0057086C">
            <w:rPr>
              <w:rStyle w:val="ac"/>
              <w:rFonts w:hint="eastAsia"/>
            </w:rPr>
            <w:t>X2EbApplied</w:t>
          </w:r>
        </w:hyperlink>
        <w:r w:rsidRPr="009D1FB6" w:rsidR="0057086C">
          <w:t>(k)</w:t>
        </w:r>
        <w:r w:rsidDel="00B32BB8" w:rsidR="004A3D6B">
          <w:t xml:space="preserve"> </w:t>
        </w:r>
        <w:r w:rsidRPr="008D1CCB" w:rsidR="008D1CCB">
          <w:t>)</w:t>
        </w:r>
      </w:hyperlink>
      <w:r>
        <w:rPr>
          <w:color w:val="FF8000"/>
        </w:rPr>
        <w:t>,</w:t>
      </w:r>
    </w:p>
    <w:p w:rsidR="00CF035B" w:rsidP="000431E0" w:rsidRDefault="008D1CCB">
      <w:pPr>
        <w:pStyle w:val="af7"/>
      </w:pPr>
      <w:r>
        <w:t xml:space="preserve">                  </w:t>
      </w:r>
      <w:r w:rsidR="00CE26CD">
        <w:rPr>
          <w:rFonts w:hint="eastAsia"/>
        </w:rPr>
        <w:t xml:space="preserve">            ATPsetting.EOAmaxDistance</w:t>
      </w:r>
      <w:r w:rsidR="00CF035B">
        <w:rPr>
          <w:color w:val="FF8000"/>
        </w:rPr>
        <w:t>))</w:t>
      </w:r>
      <w:r w:rsidR="00CF035B">
        <w:t>:</w:t>
      </w:r>
    </w:p>
    <w:p w:rsidR="00CF035B" w:rsidP="000431E0" w:rsidRDefault="00CF035B">
      <w:pPr>
        <w:pStyle w:val="af7"/>
      </w:pPr>
      <w:r>
        <w:t xml:space="preserve">        if </w:t>
      </w:r>
      <w:r>
        <w:rPr>
          <w:color w:val="FF8000"/>
        </w:rPr>
        <w:t>(</w:t>
      </w:r>
      <w:r w:rsidRPr="00113E1C">
        <w:t>not</w:t>
      </w:r>
      <w:r>
        <w:t xml:space="preserve"> </w:t>
      </w:r>
      <w:hyperlink w:history="1" w:anchor="CoercedPermissive">
        <w:r w:rsidR="00C64E92">
          <w:rPr>
            <w:rStyle w:val="ac"/>
          </w:rPr>
          <w:t>CoercedPermissive</w:t>
        </w:r>
      </w:hyperlink>
      <w:r>
        <w:rPr>
          <w:color w:val="FF8000"/>
        </w:rPr>
        <w:t>(</w:t>
      </w:r>
      <w:r w:rsidR="00FF342C">
        <w:rPr>
          <w:rFonts w:hint="eastAsia"/>
        </w:rPr>
        <w:t>P</w:t>
      </w:r>
      <w:r>
        <w:t>sd</w:t>
      </w:r>
      <w:r w:rsidR="00354F88">
        <w:t>.</w:t>
      </w:r>
      <w:hyperlink w:history="1" w:anchor="CoercedPermissive">
        <w:r w:rsidR="00C64E92">
          <w:rPr>
            <w:rStyle w:val="ac"/>
          </w:rPr>
          <w:t>CoercedPermissive</w:t>
        </w:r>
      </w:hyperlink>
      <w:r>
        <w:rPr>
          <w:color w:val="FF8000"/>
        </w:rPr>
        <w:t>,</w:t>
      </w:r>
      <w:r>
        <w:t xml:space="preserve"> k</w:t>
      </w:r>
      <w:r>
        <w:rPr>
          <w:color w:val="FF8000"/>
        </w:rPr>
        <w:t>)</w:t>
      </w:r>
    </w:p>
    <w:p w:rsidR="00CF035B" w:rsidP="000431E0" w:rsidRDefault="00CF035B">
      <w:pPr>
        <w:pStyle w:val="af7"/>
      </w:pPr>
      <w:r>
        <w:t xml:space="preserve">            and </w:t>
      </w:r>
      <w:r>
        <w:rPr>
          <w:color w:val="FF8000"/>
        </w:rPr>
        <w:t>(</w:t>
      </w:r>
      <w:hyperlink w:history="1" w:anchor="CoercedRestrictive">
        <w:r w:rsidR="00187DC6">
          <w:rPr>
            <w:rStyle w:val="ac"/>
          </w:rPr>
          <w:t>CoercedRestrictive</w:t>
        </w:r>
      </w:hyperlink>
      <w:r>
        <w:rPr>
          <w:color w:val="FF8000"/>
        </w:rPr>
        <w:t>(</w:t>
      </w:r>
      <w:r w:rsidR="00FF342C">
        <w:rPr>
          <w:rFonts w:hint="eastAsia"/>
        </w:rPr>
        <w:t>P</w:t>
      </w:r>
      <w:r>
        <w:t>sd</w:t>
      </w:r>
      <w:r w:rsidR="00354F88">
        <w:t>.</w:t>
      </w:r>
      <w:hyperlink w:history="1" w:anchor="NotCoercedRestrictive">
        <w:r w:rsidR="00C02146">
          <w:rPr>
            <w:rStyle w:val="ac"/>
          </w:rPr>
          <w:t>NotCoercedRestrictive</w:t>
        </w:r>
      </w:hyperlink>
      <w:r>
        <w:rPr>
          <w:color w:val="FF8000"/>
        </w:rPr>
        <w:t>,</w:t>
      </w:r>
      <w:r>
        <w:t xml:space="preserve"> k</w:t>
      </w:r>
      <w:r>
        <w:rPr>
          <w:color w:val="FF8000"/>
        </w:rPr>
        <w:t>)</w:t>
      </w:r>
    </w:p>
    <w:p w:rsidR="00CF035B" w:rsidP="000431E0" w:rsidRDefault="00CF035B">
      <w:pPr>
        <w:pStyle w:val="af7"/>
      </w:pPr>
      <w:r>
        <w:t xml:space="preserve">                 or </w:t>
      </w:r>
      <w:r w:rsidRPr="00113E1C">
        <w:t>not</w:t>
      </w:r>
      <w:r>
        <w:t xml:space="preserve"> </w:t>
      </w:r>
      <w:hyperlink w:history="1" w:anchor="VariantValue">
        <w:r w:rsidR="00C64E92">
          <w:rPr>
            <w:rStyle w:val="ac"/>
          </w:rPr>
          <w:t>VariantValue</w:t>
        </w:r>
      </w:hyperlink>
      <w:r>
        <w:rPr>
          <w:color w:val="FF8000"/>
        </w:rPr>
        <w:t>(</w:t>
      </w:r>
      <w:r w:rsidR="00FF342C">
        <w:rPr>
          <w:rFonts w:hint="eastAsia"/>
        </w:rPr>
        <w:t>P</w:t>
      </w:r>
      <w:r>
        <w:t>sd</w:t>
      </w:r>
      <w:r w:rsidR="00354F88">
        <w:t>.V</w:t>
      </w:r>
      <w:r>
        <w:t>ariant</w:t>
      </w:r>
      <w:r>
        <w:rPr>
          <w:color w:val="FF8000"/>
        </w:rPr>
        <w:t>,</w:t>
      </w:r>
      <w:r>
        <w:t xml:space="preserve"> k</w:t>
      </w:r>
      <w:r>
        <w:rPr>
          <w:color w:val="FF8000"/>
        </w:rPr>
        <w:t>))</w:t>
      </w:r>
    </w:p>
    <w:p w:rsidR="00CF035B" w:rsidP="000431E0" w:rsidRDefault="00CF035B">
      <w:pPr>
        <w:pStyle w:val="af7"/>
      </w:pPr>
      <w:r>
        <w:t xml:space="preserve">            and </w:t>
      </w:r>
      <w:hyperlink w:history="1" w:anchor="TrainEnergy">
        <w:r w:rsidR="00C64E92">
          <w:rPr>
            <w:rStyle w:val="ac"/>
          </w:rPr>
          <w:t>TrainEnergy</w:t>
        </w:r>
      </w:hyperlink>
      <w:r>
        <w:rPr>
          <w:color w:val="FF8000"/>
        </w:rPr>
        <w:t>(</w:t>
      </w:r>
      <w:r>
        <w:t>k</w:t>
      </w:r>
      <w:r>
        <w:rPr>
          <w:color w:val="FF8000"/>
        </w:rPr>
        <w:t>)</w:t>
      </w:r>
      <w:r>
        <w:t xml:space="preserve"> </w:t>
      </w:r>
      <w:r>
        <w:rPr>
          <w:color w:val="FF8000"/>
        </w:rPr>
        <w:t>&gt;</w:t>
      </w:r>
      <w:r w:rsidR="000013C4">
        <w:rPr>
          <w:rFonts w:hint="eastAsia"/>
          <w:color w:val="FF8000"/>
        </w:rPr>
        <w:t>=</w:t>
      </w:r>
      <w:r>
        <w:t xml:space="preserve"> </w:t>
      </w:r>
      <w:r>
        <w:rPr>
          <w:color w:val="FF8000"/>
        </w:rPr>
        <w:t>(</w:t>
      </w:r>
      <w:hyperlink w:history="1" w:anchor="AccumulationPotentialEnergy">
        <w:r w:rsidRPr="002307BC" w:rsidR="002307BC">
          <w:rPr>
            <w:rStyle w:val="ac"/>
          </w:rPr>
          <w:t>Energy.AccumulationPotentialEnergy</w:t>
        </w:r>
      </w:hyperlink>
    </w:p>
    <w:p w:rsidRPr="008D1CCB" w:rsidR="008D1CCB" w:rsidP="000431E0" w:rsidRDefault="00CF035B">
      <w:pPr>
        <w:pStyle w:val="af7"/>
      </w:pPr>
      <w:r>
        <w:t xml:space="preserve">                              </w:t>
      </w:r>
      <w:r w:rsidR="008D1CCB">
        <w:rPr>
          <w:rFonts w:hint="eastAsia"/>
        </w:rPr>
        <w:t xml:space="preserve">       </w:t>
      </w:r>
      <w:r>
        <w:t xml:space="preserve"> </w:t>
      </w:r>
      <w:r>
        <w:rPr>
          <w:color w:val="FF8000"/>
        </w:rPr>
        <w:t>(</w:t>
      </w:r>
      <w:hyperlink w:history="1" w:anchor="CalculateZoneBorder">
        <w:r w:rsidRPr="008D1CCB" w:rsidR="0057086C">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w:t>
      </w:r>
    </w:p>
    <w:p w:rsidR="008D1CCB" w:rsidP="000431E0" w:rsidRDefault="008D1CCB">
      <w:pPr>
        <w:pStyle w:val="af7"/>
      </w:pPr>
      <w:r w:rsidRPr="008D1CCB">
        <w:t xml:space="preserve">  </w:t>
      </w:r>
      <w:r w:rsidRPr="008D1CCB">
        <w:rPr>
          <w:rFonts w:hint="eastAsia"/>
        </w:rPr>
        <w:t xml:space="preserve">         </w:t>
      </w:r>
      <w:r w:rsidRPr="008D1CCB">
        <w:t xml:space="preserve">                                              </w:t>
      </w:r>
      <w:r w:rsidR="0057086C">
        <w:rPr>
          <w:rFonts w:hint="eastAsia"/>
        </w:rPr>
        <w:t xml:space="preserve">                 </w:t>
      </w:r>
      <w:hyperlink w:history="1" w:anchor="X2EbApplied">
        <w:r w:rsidRPr="002561DA" w:rsidR="0057086C">
          <w:rPr>
            <w:rStyle w:val="ac"/>
            <w:rFonts w:hint="eastAsia"/>
          </w:rPr>
          <w:t>X2EbApplied</w:t>
        </w:r>
      </w:hyperlink>
      <w:r w:rsidRPr="009D1FB6" w:rsidR="0057086C">
        <w:t>(k)</w:t>
      </w:r>
      <w:r w:rsidRPr="008D1CCB">
        <w:t>)</w:t>
      </w:r>
      <w:r w:rsidR="00CF035B">
        <w:rPr>
          <w:color w:val="FF8000"/>
        </w:rPr>
        <w:t>,</w:t>
      </w:r>
    </w:p>
    <w:p w:rsidR="00CF035B" w:rsidP="000431E0" w:rsidRDefault="008D1CCB">
      <w:pPr>
        <w:pStyle w:val="af7"/>
      </w:pPr>
      <w:r>
        <w:t xml:space="preserve">                           </w:t>
      </w:r>
      <w:r>
        <w:rPr>
          <w:rFonts w:hint="eastAsia"/>
        </w:rPr>
        <w:t xml:space="preserve">           </w:t>
      </w:r>
      <w:r w:rsidR="00CF035B">
        <w:t xml:space="preserve"> </w:t>
      </w:r>
      <w:r w:rsidR="00FF342C">
        <w:rPr>
          <w:rFonts w:hint="eastAsia"/>
        </w:rPr>
        <w:t>P</w:t>
      </w:r>
      <w:r w:rsidR="00CF035B">
        <w:t>sd</w:t>
      </w:r>
      <w:r w:rsidR="00354F88">
        <w:t>.L</w:t>
      </w:r>
      <w:r w:rsidR="00CF035B">
        <w:t>ocation</w:t>
      </w:r>
      <w:r w:rsidR="00CF035B">
        <w:rPr>
          <w:color w:val="FF8000"/>
        </w:rPr>
        <w:t>)))</w:t>
      </w:r>
      <w:r w:rsidR="00CF035B">
        <w:t>:</w:t>
      </w:r>
    </w:p>
    <w:p w:rsidR="00CF035B" w:rsidP="000431E0" w:rsidRDefault="00CF035B">
      <w:pPr>
        <w:pStyle w:val="af7"/>
      </w:pPr>
      <w:r>
        <w:t xml:space="preserve">            return </w:t>
      </w:r>
      <w:r w:rsidRPr="00354FC4">
        <w:rPr>
          <w:rStyle w:val="aff1"/>
        </w:rPr>
        <w:t>False</w:t>
      </w:r>
    </w:p>
    <w:p w:rsidR="00CF035B" w:rsidP="000431E0" w:rsidRDefault="00CF035B">
      <w:pPr>
        <w:pStyle w:val="af7"/>
      </w:pPr>
      <w:r>
        <w:lastRenderedPageBreak/>
        <w:t xml:space="preserve">        else:</w:t>
      </w:r>
    </w:p>
    <w:p w:rsidR="00CF035B" w:rsidP="000431E0" w:rsidRDefault="00CF035B">
      <w:pPr>
        <w:pStyle w:val="af7"/>
      </w:pPr>
      <w:r>
        <w:t xml:space="preserve">            continue</w:t>
      </w:r>
    </w:p>
    <w:p w:rsidRPr="00735CD3" w:rsidR="00735CD3" w:rsidP="000431E0" w:rsidRDefault="00CF035B">
      <w:pPr>
        <w:pStyle w:val="af7"/>
      </w:pPr>
      <w:r>
        <w:t xml:space="preserve">    return </w:t>
      </w:r>
      <w:r w:rsidRPr="00354FC4">
        <w:rPr>
          <w:rStyle w:val="aff1"/>
        </w:rPr>
        <w:t>True</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256"/>
        </w:rPr>
      </w:pPr>
      <w:del w:author="常鸣" w:date="2014-07-03T14:27:00Z" w:id="8257">
        <w:r w:rsidDel="009328EA">
          <w:rPr>
            <w:rFonts w:hint="eastAsia"/>
          </w:rPr>
          <w:delText>#S</w:delText>
        </w:r>
      </w:del>
      <w:ins w:author="常鸣" w:date="2014-07-03T14:27:00Z" w:id="8258">
        <w:r w:rsidR="009328EA">
          <w:rPr>
            <w:rFonts w:hint="eastAsia"/>
          </w:rPr>
          <w:t>#Allocation=ATP Software</w:t>
        </w:r>
      </w:ins>
      <w:ins w:author="常鸣" w:date="2014-07-03T14:59:00Z" w:id="8259">
        <w:r w:rsidR="00AA7E12">
          <w:rPr>
            <w:rFonts w:hint="eastAsia"/>
          </w:rPr>
          <w:t>, Vital Embedded Setting</w:t>
        </w:r>
      </w:ins>
    </w:p>
    <w:p w:rsidR="00610A4C" w:rsidP="000C0D62" w:rsidRDefault="009328EA">
      <w:pPr>
        <w:pStyle w:val="ReqtifyAltQ"/>
      </w:pPr>
      <w:ins w:author="常鸣" w:date="2014-07-03T14:27:00Z" w:id="8260">
        <w:r>
          <w:rPr>
            <w:rFonts w:hint="eastAsia"/>
          </w:rPr>
          <w:t>#S</w:t>
        </w:r>
      </w:ins>
      <w:r w:rsidR="00610A4C">
        <w:rPr>
          <w:rFonts w:hint="eastAsia"/>
        </w:rPr>
        <w:t>ource=</w:t>
      </w:r>
      <w:r w:rsidRPr="0040626F" w:rsidR="0040626F">
        <w:rPr>
          <w:rFonts w:hint="eastAsia"/>
        </w:rPr>
        <w:t>[iTC_CC-SyAD-0294],</w:t>
      </w:r>
      <w:r w:rsidRPr="0040626F" w:rsidDel="00BB5C85" w:rsidR="0040626F">
        <w:rPr>
          <w:rFonts w:hint="eastAsia"/>
        </w:rPr>
        <w:t xml:space="preserve"> </w:t>
      </w:r>
      <w:del w:author="常鸣" w:date="2014-07-04T08:49:00Z" w:id="8261">
        <w:r w:rsidRPr="00932CC9" w:rsidDel="00730817" w:rsidR="00932CC9">
          <w:rPr>
            <w:rFonts w:hint="eastAsia"/>
          </w:rPr>
          <w:delText xml:space="preserve"> </w:delText>
        </w:r>
      </w:del>
      <w:r w:rsidR="00932CC9">
        <w:rPr>
          <w:rFonts w:hint="eastAsia"/>
        </w:rPr>
        <w:t>[iTC_CC-SyAD-0301],</w:t>
      </w:r>
      <w:r w:rsidRPr="00231EA0" w:rsidR="00231EA0">
        <w:rPr>
          <w:rFonts w:hint="eastAsia"/>
        </w:rPr>
        <w:t xml:space="preserve"> </w:t>
      </w:r>
      <w:r w:rsidR="00231EA0">
        <w:rPr>
          <w:rFonts w:hint="eastAsia"/>
        </w:rPr>
        <w:t>[iTC_CC-SyAD-0311],</w:t>
      </w:r>
      <w:r w:rsidRPr="00231EA0" w:rsidR="00231EA0">
        <w:rPr>
          <w:rFonts w:hint="eastAsia"/>
        </w:rPr>
        <w:t xml:space="preserve"> </w:t>
      </w:r>
      <w:r w:rsidR="00231EA0">
        <w:rPr>
          <w:rFonts w:hint="eastAsia"/>
        </w:rPr>
        <w:t>[iTC_CC-SyAD-0314]</w:t>
      </w:r>
      <w:del w:author="常鸣" w:date="2014-07-04T08:49:00Z" w:id="8262">
        <w:r w:rsidDel="00730817" w:rsidR="00B71564">
          <w:rPr>
            <w:rFonts w:hint="eastAsia"/>
          </w:rPr>
          <w:delText>, [iTC_CC-SyAD-1280]</w:delText>
        </w:r>
      </w:del>
      <w:r w:rsidR="005E5A04">
        <w:rPr>
          <w:rFonts w:hint="eastAsia"/>
        </w:rPr>
        <w:t>,</w:t>
      </w:r>
      <w:r w:rsidRPr="006334AB" w:rsidR="006334AB">
        <w:rPr>
          <w:rFonts w:hint="eastAsia"/>
        </w:rPr>
        <w:t xml:space="preserve"> </w:t>
      </w:r>
      <w:r w:rsidR="006334AB">
        <w:rPr>
          <w:rFonts w:hint="eastAsia"/>
        </w:rPr>
        <w:t>[iTC_CC-SyAD-1398],</w:t>
      </w:r>
      <w:r w:rsidRPr="006334AB" w:rsidR="006334AB">
        <w:rPr>
          <w:rFonts w:hint="eastAsia"/>
        </w:rPr>
        <w:t xml:space="preserve"> </w:t>
      </w:r>
      <w:r w:rsidR="006334AB">
        <w:rPr>
          <w:rFonts w:hint="eastAsia"/>
        </w:rPr>
        <w:t>[iTC_CC-SyAD-1399],</w:t>
      </w:r>
      <w:r w:rsidRPr="005E5A04" w:rsidR="005E5A04">
        <w:t xml:space="preserve"> </w:t>
      </w:r>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rPr>
          <w:rFonts w:hint="eastAsia"/>
        </w:rPr>
        <w:t>[End]</w:t>
      </w:r>
    </w:p>
    <w:p w:rsidRPr="00735CD3" w:rsidR="00D41CE0" w:rsidP="00C93484" w:rsidRDefault="00D41CE0">
      <w:pPr>
        <w:pStyle w:val="Reqtify"/>
      </w:pPr>
    </w:p>
    <w:p w:rsidR="005463DC" w:rsidP="00C93484" w:rsidRDefault="005463DC">
      <w:pPr>
        <w:pStyle w:val="Reqtify"/>
      </w:pPr>
    </w:p>
    <w:p w:rsidR="005463DC" w:rsidP="0012674A" w:rsidRDefault="00DE30C0">
      <w:pPr>
        <w:pStyle w:val="4"/>
      </w:pPr>
      <w:r w:rsidRPr="00615903">
        <w:t>ZC</w:t>
      </w:r>
      <w:r w:rsidR="005463DC">
        <w:rPr>
          <w:rFonts w:hint="eastAsia"/>
        </w:rPr>
        <w:t xml:space="preserve"> zones without LC authorization</w:t>
      </w:r>
    </w:p>
    <w:p w:rsidR="005463DC" w:rsidP="00C93484" w:rsidRDefault="005463DC">
      <w:pPr>
        <w:pStyle w:val="Reqtify"/>
      </w:pPr>
    </w:p>
    <w:p w:rsidR="001D1B00" w:rsidP="00C93484" w:rsidRDefault="007B4F43">
      <w:pPr>
        <w:pStyle w:val="Reqtify"/>
      </w:pPr>
      <w:r>
        <w:rPr>
          <w:rFonts w:hint="eastAsia"/>
        </w:rPr>
        <w:t>CBTC</w:t>
      </w:r>
      <w:r>
        <w:rPr>
          <w:rFonts w:hint="eastAsia"/>
        </w:rPr>
        <w:t>模式下</w:t>
      </w:r>
      <w:r w:rsidR="001D1B00">
        <w:rPr>
          <w:rFonts w:hint="eastAsia"/>
        </w:rPr>
        <w:t>非</w:t>
      </w:r>
      <w:r w:rsidR="001D1B00">
        <w:rPr>
          <w:rFonts w:hint="eastAsia"/>
        </w:rPr>
        <w:t>LC</w:t>
      </w:r>
      <w:r w:rsidR="001D1B00">
        <w:rPr>
          <w:rFonts w:hint="eastAsia"/>
        </w:rPr>
        <w:t>授权的</w:t>
      </w:r>
      <w:r w:rsidR="001D1B00">
        <w:rPr>
          <w:rFonts w:hint="eastAsia"/>
        </w:rPr>
        <w:t>ZC</w:t>
      </w:r>
      <w:r w:rsidR="001D1B00">
        <w:rPr>
          <w:rFonts w:hint="eastAsia"/>
        </w:rPr>
        <w:t>边界：</w:t>
      </w:r>
    </w:p>
    <w:p w:rsidR="007B4F43" w:rsidP="00FA0FBB" w:rsidRDefault="007B4F43">
      <w:pPr>
        <w:pStyle w:val="AltX"/>
      </w:pPr>
      <w:r>
        <w:rPr>
          <w:rFonts w:hint="eastAsia"/>
        </w:rPr>
        <w:t>CBTC</w:t>
      </w:r>
      <w:r>
        <w:rPr>
          <w:rFonts w:hint="eastAsia"/>
        </w:rPr>
        <w:t>模式下，</w:t>
      </w:r>
      <w:r w:rsidR="006E7D3F">
        <w:rPr>
          <w:rFonts w:hint="eastAsia"/>
        </w:rPr>
        <w:t>如果从列车车尾最小定位到</w:t>
      </w:r>
      <w:r w:rsidR="006724CD">
        <w:rPr>
          <w:rFonts w:hint="eastAsia"/>
        </w:rPr>
        <w:t>EB</w:t>
      </w:r>
      <w:r w:rsidR="006724CD">
        <w:rPr>
          <w:rFonts w:hint="eastAsia"/>
        </w:rPr>
        <w:t>实际施加位置的</w:t>
      </w:r>
      <w:r w:rsidR="006E7D3F">
        <w:rPr>
          <w:rFonts w:hint="eastAsia"/>
        </w:rPr>
        <w:t>范围内存在非</w:t>
      </w:r>
      <w:r w:rsidR="006E7D3F">
        <w:rPr>
          <w:rFonts w:hint="eastAsia"/>
        </w:rPr>
        <w:t>LC</w:t>
      </w:r>
      <w:r w:rsidR="006E7D3F">
        <w:rPr>
          <w:rFonts w:hint="eastAsia"/>
        </w:rPr>
        <w:t>授权的</w:t>
      </w:r>
      <w:r w:rsidR="006E7D3F">
        <w:rPr>
          <w:rFonts w:hint="eastAsia"/>
        </w:rPr>
        <w:t>ZC</w:t>
      </w:r>
      <w:r w:rsidR="006E7D3F">
        <w:rPr>
          <w:rFonts w:hint="eastAsia"/>
        </w:rPr>
        <w:t>区域，</w:t>
      </w:r>
      <w:r w:rsidR="006E7D3F">
        <w:rPr>
          <w:rFonts w:hint="eastAsia"/>
        </w:rPr>
        <w:t>ATP</w:t>
      </w:r>
      <w:r w:rsidR="006E7D3F">
        <w:rPr>
          <w:rFonts w:hint="eastAsia"/>
        </w:rPr>
        <w:t>需将其作为安全速度限制区域处理，其限速值为</w:t>
      </w:r>
      <w:r w:rsidR="006E7D3F">
        <w:rPr>
          <w:rFonts w:hint="eastAsia"/>
        </w:rPr>
        <w:t>0</w:t>
      </w:r>
      <w:r>
        <w:rPr>
          <w:rFonts w:hint="eastAsia"/>
        </w:rPr>
        <w:t>；</w:t>
      </w:r>
    </w:p>
    <w:p w:rsidR="006E7D3F" w:rsidP="00FA0FBB" w:rsidRDefault="007B4F43">
      <w:pPr>
        <w:pStyle w:val="AltX"/>
      </w:pPr>
      <w:r>
        <w:rPr>
          <w:rFonts w:hint="eastAsia"/>
        </w:rPr>
        <w:t>CBTC</w:t>
      </w:r>
      <w:r>
        <w:rPr>
          <w:rFonts w:hint="eastAsia"/>
        </w:rPr>
        <w:t>模式下，如果非授权的</w:t>
      </w:r>
      <w:r>
        <w:rPr>
          <w:rFonts w:hint="eastAsia"/>
        </w:rPr>
        <w:t>ZC</w:t>
      </w:r>
      <w:r>
        <w:rPr>
          <w:rFonts w:hint="eastAsia"/>
        </w:rPr>
        <w:t>区域边界在</w:t>
      </w:r>
      <w:r>
        <w:rPr>
          <w:rFonts w:hint="eastAsia"/>
        </w:rPr>
        <w:t>EBA</w:t>
      </w:r>
      <w:r>
        <w:rPr>
          <w:rFonts w:hint="eastAsia"/>
        </w:rPr>
        <w:t>点下游，则</w:t>
      </w:r>
      <w:r>
        <w:rPr>
          <w:rFonts w:hint="eastAsia"/>
        </w:rPr>
        <w:t>ATP</w:t>
      </w:r>
      <w:r>
        <w:rPr>
          <w:rFonts w:hint="eastAsia"/>
        </w:rPr>
        <w:t>将其作为安全限速点，限制点为</w:t>
      </w:r>
      <w:r>
        <w:rPr>
          <w:rFonts w:hint="eastAsia"/>
        </w:rPr>
        <w:t>0</w:t>
      </w:r>
      <w:r>
        <w:rPr>
          <w:rFonts w:hint="eastAsia"/>
        </w:rPr>
        <w:t>。</w:t>
      </w:r>
    </w:p>
    <w:p w:rsidR="006E7D3F" w:rsidP="00C93484" w:rsidRDefault="006E7D3F">
      <w:pPr>
        <w:pStyle w:val="Reqtify"/>
      </w:pPr>
    </w:p>
    <w:p w:rsidRPr="00735CD3" w:rsidR="00735CD3" w:rsidP="00C93484" w:rsidRDefault="00735CD3">
      <w:pPr>
        <w:pStyle w:val="Reqtify"/>
      </w:pPr>
    </w:p>
    <w:p w:rsidRPr="00735CD3" w:rsidR="00735CD3" w:rsidP="00735CD3" w:rsidRDefault="00735CD3">
      <w:pPr>
        <w:pStyle w:val="ReqtifyAltR"/>
      </w:pPr>
      <w:r w:rsidRPr="00735CD3">
        <w:t>[iTC_CC_ATP-SwRS</w:t>
      </w:r>
      <w:r w:rsidR="00655979">
        <w:rPr>
          <w:rFonts w:hint="eastAsia"/>
        </w:rPr>
        <w:t>-0711</w:t>
      </w:r>
      <w:r w:rsidRPr="00735CD3">
        <w:rPr>
          <w:rFonts w:hint="eastAsia"/>
        </w:rPr>
        <w:t>]</w:t>
      </w:r>
    </w:p>
    <w:p w:rsidRPr="00735CD3" w:rsidR="00735CD3" w:rsidP="00C93484" w:rsidRDefault="00735CD3">
      <w:pPr>
        <w:pStyle w:val="Reqtify"/>
      </w:pPr>
      <w:bookmarkStart w:name="ZoneVSLnotExceedZC" w:id="8263"/>
      <w:r w:rsidRPr="00735CD3">
        <w:rPr>
          <w:rStyle w:val="aff2"/>
        </w:rPr>
        <w:t>ZoneVSLnotExceedZC</w:t>
      </w:r>
      <w:bookmarkEnd w:id="8263"/>
      <w:r w:rsidRPr="00735CD3">
        <w:rPr>
          <w:rFonts w:hint="eastAsia"/>
        </w:rPr>
        <w:t>，非授权</w:t>
      </w:r>
      <w:r w:rsidRPr="00735CD3">
        <w:rPr>
          <w:rFonts w:hint="eastAsia"/>
        </w:rPr>
        <w:t>ZC</w:t>
      </w:r>
      <w:r w:rsidRPr="00735CD3">
        <w:rPr>
          <w:rFonts w:hint="eastAsia"/>
        </w:rPr>
        <w:t>作为区域型限速的情形</w:t>
      </w:r>
    </w:p>
    <w:p w:rsidR="007B4F43" w:rsidP="000431E0" w:rsidRDefault="007B4F43">
      <w:pPr>
        <w:pStyle w:val="af7"/>
      </w:pPr>
      <w:r>
        <w:t>def ZoneVSLnotExceedZC</w:t>
      </w:r>
      <w:r>
        <w:rPr>
          <w:color w:val="FF8000"/>
        </w:rPr>
        <w:t>(</w:t>
      </w:r>
      <w:r>
        <w:t>k</w:t>
      </w:r>
      <w:r>
        <w:rPr>
          <w:color w:val="FF8000"/>
        </w:rPr>
        <w:t>)</w:t>
      </w:r>
      <w:r>
        <w:t>:</w:t>
      </w:r>
    </w:p>
    <w:p w:rsidR="007B4F43" w:rsidP="000431E0" w:rsidRDefault="007B4F43">
      <w:pPr>
        <w:pStyle w:val="af7"/>
      </w:pPr>
      <w:r>
        <w:t xml:space="preserve">    for block </w:t>
      </w:r>
      <w:r w:rsidRPr="00113E1C">
        <w:t>in</w:t>
      </w:r>
      <w:r>
        <w:t xml:space="preserve"> </w:t>
      </w:r>
      <w:r>
        <w:rPr>
          <w:color w:val="FF8000"/>
        </w:rPr>
        <w:t>(</w:t>
      </w:r>
      <w:hyperlink w:history="1" w:anchor="TrackMap">
        <w:r w:rsidR="00C64E92">
          <w:rPr>
            <w:rStyle w:val="ac"/>
          </w:rPr>
          <w:t>TrackMap</w:t>
        </w:r>
      </w:hyperlink>
      <w:r w:rsidR="00354F88">
        <w:t>.</w:t>
      </w:r>
      <w:hyperlink w:history="1" w:anchor="AllSingsBtwTwoLocs">
        <w:r w:rsidR="008E31D0">
          <w:rPr>
            <w:rStyle w:val="ac"/>
          </w:rPr>
          <w:t>AllSingsBtwTwoLocs</w:t>
        </w:r>
      </w:hyperlink>
      <w:r>
        <w:rPr>
          <w:color w:val="FF8000"/>
        </w:rPr>
        <w:t>(</w:t>
      </w:r>
      <w:r w:rsidRPr="008D1CCB">
        <w:rPr>
          <w:rStyle w:val="aff1"/>
        </w:rPr>
        <w:t>SGL_NEW_BLOCK</w:t>
      </w:r>
      <w:r>
        <w:rPr>
          <w:color w:val="FF8000"/>
        </w:rPr>
        <w:t>,</w:t>
      </w:r>
      <w:r>
        <w:t xml:space="preserve"> </w:t>
      </w:r>
      <w:hyperlink w:history="1" w:anchor="TrainRearLocation">
        <w:r w:rsidR="00BD3E90">
          <w:rPr>
            <w:rStyle w:val="ac"/>
          </w:rPr>
          <w:t>TrainRearLocation</w:t>
        </w:r>
      </w:hyperlink>
      <w:r>
        <w:rPr>
          <w:color w:val="FF8000"/>
        </w:rPr>
        <w:t>(</w:t>
      </w:r>
      <w:r>
        <w:t>k</w:t>
      </w:r>
      <w:r>
        <w:rPr>
          <w:color w:val="FF8000"/>
        </w:rPr>
        <w:t>)</w:t>
      </w:r>
      <w:r w:rsidR="00354F88">
        <w:t>.M</w:t>
      </w:r>
      <w:r>
        <w:t>in</w:t>
      </w:r>
      <w:r>
        <w:rPr>
          <w:color w:val="FF8000"/>
        </w:rPr>
        <w:t>,</w:t>
      </w:r>
    </w:p>
    <w:p w:rsidR="007B4F43" w:rsidP="000431E0" w:rsidRDefault="007B4F43">
      <w:pPr>
        <w:pStyle w:val="af7"/>
      </w:pPr>
      <w:r>
        <w:t xml:space="preserve">                 </w:t>
      </w:r>
      <w:r w:rsidR="00CE26CD">
        <w:rPr>
          <w:rFonts w:hint="eastAsia"/>
        </w:rPr>
        <w:t xml:space="preserve">         </w:t>
      </w:r>
      <w:r>
        <w:t xml:space="preserve">    </w:t>
      </w:r>
      <w:hyperlink w:history="1" w:anchor="CalculateZoneBorder">
        <w:r w:rsidRPr="008D1CCB" w:rsidR="0057086C">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 xml:space="preserve">, </w:t>
      </w:r>
      <w:hyperlink w:history="1" w:anchor="X2EbApplied">
        <w:r w:rsidRPr="002561DA" w:rsidR="0057086C">
          <w:rPr>
            <w:rStyle w:val="ac"/>
            <w:rFonts w:hint="eastAsia"/>
          </w:rPr>
          <w:t>X2EbApplied</w:t>
        </w:r>
      </w:hyperlink>
      <w:r w:rsidRPr="009D1FB6" w:rsidR="0057086C">
        <w:t>(k)</w:t>
      </w:r>
      <w:r w:rsidRPr="008D1CCB" w:rsidR="008D1CCB">
        <w:t>)</w:t>
      </w:r>
      <w:r>
        <w:rPr>
          <w:color w:val="FF8000"/>
        </w:rPr>
        <w:t>))</w:t>
      </w:r>
      <w:r>
        <w:t>:</w:t>
      </w:r>
    </w:p>
    <w:p w:rsidR="007B4F43" w:rsidP="000431E0" w:rsidRDefault="007B4F43">
      <w:pPr>
        <w:pStyle w:val="af7"/>
      </w:pPr>
      <w:r>
        <w:t xml:space="preserve">        if </w:t>
      </w:r>
      <w:r>
        <w:rPr>
          <w:color w:val="FF8000"/>
        </w:rPr>
        <w:t>(</w:t>
      </w:r>
      <w:r w:rsidRPr="00113E1C">
        <w:t>not</w:t>
      </w:r>
      <w:r>
        <w:t xml:space="preserve"> </w:t>
      </w:r>
      <w:hyperlink w:history="1" w:anchor="BlockModeUsed">
        <w:r w:rsidR="0095165D">
          <w:rPr>
            <w:rStyle w:val="ac"/>
          </w:rPr>
          <w:t>BlockModeUsed</w:t>
        </w:r>
      </w:hyperlink>
      <w:r>
        <w:rPr>
          <w:color w:val="FF8000"/>
        </w:rPr>
        <w:t>(</w:t>
      </w:r>
      <w:r>
        <w:t>k</w:t>
      </w:r>
      <w:r>
        <w:rPr>
          <w:color w:val="FF8000"/>
        </w:rPr>
        <w:t>)</w:t>
      </w:r>
    </w:p>
    <w:p w:rsidR="007B4F43" w:rsidP="000431E0" w:rsidRDefault="007B4F43">
      <w:pPr>
        <w:pStyle w:val="af7"/>
      </w:pPr>
      <w:r>
        <w:t xml:space="preserve">            and </w:t>
      </w:r>
      <w:r w:rsidRPr="00113E1C">
        <w:t>not</w:t>
      </w:r>
      <w:r>
        <w:t xml:space="preserve"> </w:t>
      </w:r>
      <w:hyperlink w:history="1" w:anchor="VersionAuthorizedByLC">
        <w:r w:rsidR="00F21E99">
          <w:rPr>
            <w:rStyle w:val="ac"/>
          </w:rPr>
          <w:t>VersionAuthorizedByLC</w:t>
        </w:r>
      </w:hyperlink>
      <w:r>
        <w:rPr>
          <w:color w:val="FF8000"/>
        </w:rPr>
        <w:t>(</w:t>
      </w:r>
      <w:hyperlink w:history="1" w:anchor="TrackMap">
        <w:r w:rsidR="00C64E92">
          <w:rPr>
            <w:rStyle w:val="ac"/>
          </w:rPr>
          <w:t>TrackMap</w:t>
        </w:r>
      </w:hyperlink>
      <w:r>
        <w:t>.</w:t>
      </w:r>
      <w:hyperlink w:history="1" w:anchor="ZCId">
        <w:r w:rsidR="00DE30C0">
          <w:rPr>
            <w:rStyle w:val="ac"/>
          </w:rPr>
          <w:t>ZCId</w:t>
        </w:r>
      </w:hyperlink>
      <w:r>
        <w:rPr>
          <w:color w:val="FF8000"/>
        </w:rPr>
        <w:t>(</w:t>
      </w:r>
      <w:r>
        <w:t>block</w:t>
      </w:r>
      <w:r w:rsidR="00354F88">
        <w:t>.I</w:t>
      </w:r>
      <w:r>
        <w:t>d</w:t>
      </w:r>
      <w:r>
        <w:rPr>
          <w:color w:val="FF8000"/>
        </w:rPr>
        <w:t>),</w:t>
      </w:r>
      <w:r>
        <w:t xml:space="preserve"> k</w:t>
      </w:r>
      <w:r>
        <w:rPr>
          <w:color w:val="FF8000"/>
        </w:rPr>
        <w:t>))</w:t>
      </w:r>
      <w:r>
        <w:t>:</w:t>
      </w:r>
    </w:p>
    <w:p w:rsidR="007B4F43" w:rsidP="000431E0" w:rsidRDefault="007B4F43">
      <w:pPr>
        <w:pStyle w:val="af7"/>
      </w:pPr>
      <w:r>
        <w:t xml:space="preserve">            return </w:t>
      </w:r>
      <w:r w:rsidRPr="00354FC4">
        <w:rPr>
          <w:rStyle w:val="aff1"/>
        </w:rPr>
        <w:t>False</w:t>
      </w:r>
    </w:p>
    <w:p w:rsidR="007B4F43" w:rsidP="000431E0" w:rsidRDefault="007B4F43">
      <w:pPr>
        <w:pStyle w:val="af7"/>
      </w:pPr>
      <w:r>
        <w:t xml:space="preserve">        else:</w:t>
      </w:r>
    </w:p>
    <w:p w:rsidR="007B4F43" w:rsidP="000431E0" w:rsidRDefault="007B4F43">
      <w:pPr>
        <w:pStyle w:val="af7"/>
      </w:pPr>
      <w:r>
        <w:t xml:space="preserve">            continue</w:t>
      </w:r>
    </w:p>
    <w:p w:rsidRPr="00735CD3" w:rsidR="00735CD3" w:rsidP="000431E0" w:rsidRDefault="007B4F43">
      <w:pPr>
        <w:pStyle w:val="af7"/>
      </w:pPr>
      <w:r>
        <w:t xml:space="preserve">    return </w:t>
      </w:r>
      <w:r w:rsidRPr="00354FC4">
        <w:rPr>
          <w:rStyle w:val="aff1"/>
        </w:rPr>
        <w:t>True</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8264"/>
        </w:rPr>
      </w:pPr>
      <w:del w:author="常鸣" w:date="2014-07-03T14:27:00Z" w:id="8265">
        <w:r w:rsidDel="009328EA">
          <w:delText>#S</w:delText>
        </w:r>
      </w:del>
      <w:ins w:author="常鸣" w:date="2014-07-03T14:27:00Z" w:id="8266">
        <w:r w:rsidR="009328EA">
          <w:t>#Allocation=ATP Software</w:t>
        </w:r>
      </w:ins>
      <w:ins w:author="常鸣" w:date="2014-07-03T14:59:00Z" w:id="8267">
        <w:r w:rsidR="00AA7E12">
          <w:rPr>
            <w:rFonts w:hint="eastAsia"/>
          </w:rPr>
          <w:t>, Vital Embedded Setting</w:t>
        </w:r>
      </w:ins>
    </w:p>
    <w:p w:rsidR="00610A4C" w:rsidP="000C0D62" w:rsidRDefault="009328EA">
      <w:pPr>
        <w:pStyle w:val="ReqtifyAltQ"/>
      </w:pPr>
      <w:ins w:author="常鸣" w:date="2014-07-03T14:27:00Z" w:id="8268">
        <w:r>
          <w:t>#S</w:t>
        </w:r>
      </w:ins>
      <w:r w:rsidR="00610A4C">
        <w:t>ource=</w:t>
      </w:r>
      <w:r w:rsidRPr="0040626F" w:rsidR="0040626F">
        <w:rPr>
          <w:rFonts w:hint="eastAsia"/>
        </w:rPr>
        <w:t xml:space="preserve">[iTC_CC-SyAD-0294], </w:t>
      </w:r>
      <w:r w:rsidR="00932CC9">
        <w:rPr>
          <w:rFonts w:hint="eastAsia"/>
        </w:rPr>
        <w:t>[iTC_CC-SyAD-0300]</w:t>
      </w:r>
      <w:r w:rsidR="005E5A04">
        <w:rPr>
          <w:rFonts w:hint="eastAsia"/>
        </w:rPr>
        <w:t>,</w:t>
      </w:r>
      <w:r w:rsidRPr="005E5A04" w:rsidR="005E5A04">
        <w:t xml:space="preserve"> </w:t>
      </w:r>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t>[End]</w:t>
      </w:r>
    </w:p>
    <w:p w:rsidRPr="00735CD3" w:rsidR="00735CD3" w:rsidP="00C93484" w:rsidRDefault="00735CD3">
      <w:pPr>
        <w:pStyle w:val="Reqtify"/>
      </w:pPr>
    </w:p>
    <w:p w:rsidRPr="00735CD3" w:rsidR="00735CD3" w:rsidP="00C93484" w:rsidRDefault="00735CD3">
      <w:pPr>
        <w:pStyle w:val="Reqtify"/>
      </w:pPr>
    </w:p>
    <w:p w:rsidRPr="00735CD3" w:rsidR="00735CD3" w:rsidP="00735CD3" w:rsidRDefault="00655979">
      <w:pPr>
        <w:pStyle w:val="ReqtifyAltR"/>
      </w:pPr>
      <w:r>
        <w:t>[iTC_CC_ATP-SwRS-0</w:t>
      </w:r>
      <w:r>
        <w:rPr>
          <w:rFonts w:hint="eastAsia"/>
        </w:rPr>
        <w:t>712</w:t>
      </w:r>
      <w:r w:rsidRPr="00735CD3" w:rsidR="00735CD3">
        <w:t>]</w:t>
      </w:r>
    </w:p>
    <w:p w:rsidRPr="00735CD3" w:rsidR="00735CD3" w:rsidP="00C93484" w:rsidRDefault="00735CD3">
      <w:pPr>
        <w:pStyle w:val="Reqtify"/>
      </w:pPr>
      <w:bookmarkStart w:name="PointVSLnotExceedZC" w:id="8269"/>
      <w:r w:rsidRPr="00735CD3">
        <w:rPr>
          <w:rStyle w:val="aff2"/>
        </w:rPr>
        <w:t>PointVSLnotExceedZC</w:t>
      </w:r>
      <w:bookmarkEnd w:id="8269"/>
      <w:r w:rsidRPr="00735CD3">
        <w:rPr>
          <w:rFonts w:hint="eastAsia"/>
        </w:rPr>
        <w:t>，非授权</w:t>
      </w:r>
      <w:r w:rsidRPr="00735CD3">
        <w:rPr>
          <w:rFonts w:hint="eastAsia"/>
        </w:rPr>
        <w:t>ZC</w:t>
      </w:r>
      <w:r w:rsidRPr="00735CD3">
        <w:rPr>
          <w:rFonts w:hint="eastAsia"/>
        </w:rPr>
        <w:t>边界作为点型限速的情形</w:t>
      </w:r>
    </w:p>
    <w:p w:rsidR="007B4F43" w:rsidP="000431E0" w:rsidRDefault="007B4F43">
      <w:pPr>
        <w:pStyle w:val="af7"/>
      </w:pPr>
      <w:r>
        <w:t>def PointVSLnotExceedZC</w:t>
      </w:r>
      <w:r>
        <w:rPr>
          <w:color w:val="FF8000"/>
        </w:rPr>
        <w:t>(</w:t>
      </w:r>
      <w:r>
        <w:t>k</w:t>
      </w:r>
      <w:r>
        <w:rPr>
          <w:color w:val="FF8000"/>
        </w:rPr>
        <w:t>)</w:t>
      </w:r>
      <w:r>
        <w:t>:</w:t>
      </w:r>
    </w:p>
    <w:p w:rsidR="007B4F43" w:rsidP="000431E0" w:rsidRDefault="007B4F43">
      <w:pPr>
        <w:pStyle w:val="af7"/>
      </w:pPr>
      <w:r>
        <w:lastRenderedPageBreak/>
        <w:t xml:space="preserve">    for </w:t>
      </w:r>
      <w:r w:rsidR="00850049">
        <w:rPr>
          <w:rFonts w:hint="eastAsia"/>
        </w:rPr>
        <w:t>NewB</w:t>
      </w:r>
      <w:r>
        <w:t xml:space="preserve">lock </w:t>
      </w:r>
      <w:r w:rsidRPr="00113E1C">
        <w:t>in</w:t>
      </w:r>
      <w:r>
        <w:t xml:space="preserve"> </w:t>
      </w:r>
      <w:r>
        <w:rPr>
          <w:color w:val="FF8000"/>
        </w:rPr>
        <w:t>(</w:t>
      </w:r>
      <w:hyperlink w:history="1" w:anchor="AllSingsInZone">
        <w:r w:rsidRPr="001D742A" w:rsidR="00CE26CD">
          <w:rPr>
            <w:rStyle w:val="ac"/>
          </w:rPr>
          <w:t>TrackMap.AllSing</w:t>
        </w:r>
        <w:r w:rsidRPr="001D742A" w:rsidR="00CE26CD">
          <w:rPr>
            <w:rStyle w:val="ac"/>
            <w:rFonts w:hint="eastAsia"/>
          </w:rPr>
          <w:t>sInZone</w:t>
        </w:r>
      </w:hyperlink>
      <w:r>
        <w:rPr>
          <w:color w:val="FF8000"/>
        </w:rPr>
        <w:t>(</w:t>
      </w:r>
      <w:r w:rsidRPr="008D1CCB">
        <w:rPr>
          <w:rStyle w:val="aff1"/>
        </w:rPr>
        <w:t>SGL_NEW_BLOCK</w:t>
      </w:r>
      <w:r>
        <w:rPr>
          <w:color w:val="FF8000"/>
        </w:rPr>
        <w:t>,</w:t>
      </w:r>
      <w:r>
        <w:t xml:space="preserve"> </w:t>
      </w:r>
    </w:p>
    <w:p w:rsidR="007B4F43" w:rsidP="000431E0" w:rsidRDefault="007B4F43">
      <w:pPr>
        <w:pStyle w:val="af7"/>
      </w:pPr>
      <w:r>
        <w:t xml:space="preserve">                   </w:t>
      </w:r>
      <w:r w:rsidR="00CE26CD">
        <w:rPr>
          <w:rFonts w:hint="eastAsia"/>
        </w:rPr>
        <w:t xml:space="preserve">          </w:t>
      </w:r>
      <w:r>
        <w:t xml:space="preserve">   </w:t>
      </w:r>
      <w:hyperlink w:history="1" w:anchor="CalculateZoneBorder">
        <w:r w:rsidRPr="008D1CCB" w:rsidR="0057086C">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 xml:space="preserve">, </w:t>
      </w:r>
      <w:hyperlink w:history="1" w:anchor="X2EbApplied">
        <w:r w:rsidRPr="002561DA" w:rsidR="0057086C">
          <w:rPr>
            <w:rStyle w:val="ac"/>
            <w:rFonts w:hint="eastAsia"/>
          </w:rPr>
          <w:t>X2EbApplied</w:t>
        </w:r>
      </w:hyperlink>
      <w:r w:rsidRPr="009D1FB6" w:rsidR="0057086C">
        <w:t>(k)</w:t>
      </w:r>
      <w:r w:rsidRPr="008D1CCB" w:rsidR="008D1CCB">
        <w:t>)</w:t>
      </w:r>
      <w:r>
        <w:rPr>
          <w:color w:val="FF8000"/>
        </w:rPr>
        <w:t>,</w:t>
      </w:r>
    </w:p>
    <w:p w:rsidR="007B4F43" w:rsidP="000431E0" w:rsidRDefault="007B4F43">
      <w:pPr>
        <w:pStyle w:val="af7"/>
      </w:pPr>
      <w:r>
        <w:t xml:space="preserve">                      </w:t>
      </w:r>
      <w:r w:rsidR="00CE26CD">
        <w:rPr>
          <w:rFonts w:hint="eastAsia"/>
        </w:rPr>
        <w:t xml:space="preserve">          ATPsetting.EOAmaxDistance</w:t>
      </w:r>
      <w:r>
        <w:rPr>
          <w:color w:val="FF8000"/>
        </w:rPr>
        <w:t>))</w:t>
      </w:r>
      <w:r>
        <w:t>:</w:t>
      </w:r>
    </w:p>
    <w:p w:rsidR="007B4F43" w:rsidP="000431E0" w:rsidRDefault="007B4F43">
      <w:pPr>
        <w:pStyle w:val="af7"/>
      </w:pPr>
      <w:r>
        <w:t xml:space="preserve">        if </w:t>
      </w:r>
      <w:r>
        <w:rPr>
          <w:color w:val="FF8000"/>
        </w:rPr>
        <w:t>(</w:t>
      </w:r>
      <w:r w:rsidRPr="00113E1C">
        <w:t>not</w:t>
      </w:r>
      <w:r>
        <w:t xml:space="preserve"> </w:t>
      </w:r>
      <w:hyperlink w:history="1" w:anchor="BlockModeUsed">
        <w:r w:rsidR="0095165D">
          <w:rPr>
            <w:rStyle w:val="ac"/>
          </w:rPr>
          <w:t>BlockModeUsed</w:t>
        </w:r>
      </w:hyperlink>
      <w:r>
        <w:rPr>
          <w:color w:val="FF8000"/>
        </w:rPr>
        <w:t>(</w:t>
      </w:r>
      <w:r>
        <w:t>k</w:t>
      </w:r>
      <w:r>
        <w:rPr>
          <w:color w:val="FF8000"/>
        </w:rPr>
        <w:t>)</w:t>
      </w:r>
    </w:p>
    <w:p w:rsidR="007B4F43" w:rsidP="000431E0" w:rsidRDefault="007B4F43">
      <w:pPr>
        <w:pStyle w:val="af7"/>
      </w:pPr>
      <w:r>
        <w:t xml:space="preserve">            and </w:t>
      </w:r>
      <w:r w:rsidRPr="00113E1C">
        <w:t>not</w:t>
      </w:r>
      <w:r>
        <w:t xml:space="preserve"> </w:t>
      </w:r>
      <w:hyperlink w:history="1" w:anchor="VersionAuthorizedByLC">
        <w:r w:rsidR="00F21E99">
          <w:rPr>
            <w:rStyle w:val="ac"/>
          </w:rPr>
          <w:t>VersionAuthorizedByLC</w:t>
        </w:r>
      </w:hyperlink>
      <w:r>
        <w:rPr>
          <w:color w:val="FF8000"/>
        </w:rPr>
        <w:t>(</w:t>
      </w:r>
      <w:hyperlink w:history="1" w:anchor="TrackMap">
        <w:r w:rsidR="00C64E92">
          <w:rPr>
            <w:rStyle w:val="ac"/>
          </w:rPr>
          <w:t>TrackMap</w:t>
        </w:r>
      </w:hyperlink>
      <w:r>
        <w:t>.</w:t>
      </w:r>
      <w:hyperlink w:history="1" w:anchor="ZCId">
        <w:r w:rsidR="00DE30C0">
          <w:rPr>
            <w:rStyle w:val="ac"/>
          </w:rPr>
          <w:t>ZCId</w:t>
        </w:r>
      </w:hyperlink>
      <w:r>
        <w:rPr>
          <w:color w:val="FF8000"/>
        </w:rPr>
        <w:t>(</w:t>
      </w:r>
      <w:r w:rsidR="00850049">
        <w:rPr>
          <w:rFonts w:hint="eastAsia"/>
        </w:rPr>
        <w:t>NewB</w:t>
      </w:r>
      <w:r>
        <w:t>lock</w:t>
      </w:r>
      <w:r w:rsidR="00354F88">
        <w:t>.I</w:t>
      </w:r>
      <w:r>
        <w:t>d</w:t>
      </w:r>
      <w:r>
        <w:rPr>
          <w:color w:val="FF8000"/>
        </w:rPr>
        <w:t>),</w:t>
      </w:r>
      <w:r>
        <w:t xml:space="preserve"> k</w:t>
      </w:r>
      <w:r>
        <w:rPr>
          <w:color w:val="FF8000"/>
        </w:rPr>
        <w:t>)</w:t>
      </w:r>
    </w:p>
    <w:p w:rsidR="007B4F43" w:rsidP="000431E0" w:rsidRDefault="007B4F43">
      <w:pPr>
        <w:pStyle w:val="af7"/>
      </w:pPr>
      <w:r>
        <w:t xml:space="preserve">            and </w:t>
      </w:r>
      <w:hyperlink w:history="1" w:anchor="TrainEnergy">
        <w:r w:rsidR="00C64E92">
          <w:rPr>
            <w:rStyle w:val="ac"/>
          </w:rPr>
          <w:t>TrainEnergy</w:t>
        </w:r>
      </w:hyperlink>
      <w:r>
        <w:rPr>
          <w:color w:val="FF8000"/>
        </w:rPr>
        <w:t>(</w:t>
      </w:r>
      <w:r>
        <w:t>k</w:t>
      </w:r>
      <w:r>
        <w:rPr>
          <w:color w:val="FF8000"/>
        </w:rPr>
        <w:t>)</w:t>
      </w:r>
      <w:r>
        <w:t xml:space="preserve"> </w:t>
      </w:r>
      <w:r>
        <w:rPr>
          <w:color w:val="FF8000"/>
        </w:rPr>
        <w:t>&gt;</w:t>
      </w:r>
      <w:r w:rsidR="000013C4">
        <w:rPr>
          <w:rFonts w:hint="eastAsia"/>
          <w:color w:val="FF8000"/>
        </w:rPr>
        <w:t>=</w:t>
      </w:r>
      <w:r>
        <w:t xml:space="preserve"> </w:t>
      </w:r>
      <w:r>
        <w:rPr>
          <w:color w:val="FF8000"/>
        </w:rPr>
        <w:t>(</w:t>
      </w:r>
      <w:hyperlink w:history="1" w:anchor="AccumulationPotentialEnergy">
        <w:r w:rsidRPr="002307BC" w:rsidR="002307BC">
          <w:rPr>
            <w:rStyle w:val="ac"/>
          </w:rPr>
          <w:t>Energy.AccumulationPotentialEnergy</w:t>
        </w:r>
      </w:hyperlink>
    </w:p>
    <w:p w:rsidRPr="008D1CCB" w:rsidR="008D1CCB" w:rsidP="000431E0" w:rsidRDefault="007B4F43">
      <w:pPr>
        <w:pStyle w:val="af7"/>
      </w:pPr>
      <w:r>
        <w:t xml:space="preserve">                                  </w:t>
      </w:r>
      <w:r w:rsidR="008D1CCB">
        <w:rPr>
          <w:rFonts w:hint="eastAsia"/>
        </w:rPr>
        <w:t xml:space="preserve">   </w:t>
      </w:r>
      <w:r w:rsidR="000013C4">
        <w:rPr>
          <w:rFonts w:hint="eastAsia"/>
        </w:rPr>
        <w:t xml:space="preserve"> </w:t>
      </w:r>
      <w:r w:rsidR="008D1CCB">
        <w:rPr>
          <w:rFonts w:hint="eastAsia"/>
        </w:rPr>
        <w:t xml:space="preserve"> </w:t>
      </w:r>
      <w:r>
        <w:rPr>
          <w:color w:val="FF8000"/>
        </w:rPr>
        <w:t>(</w:t>
      </w:r>
      <w:hyperlink w:history="1" w:anchor="CalculateZoneBorder">
        <w:r w:rsidRPr="008D1CCB" w:rsidR="0057086C">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w:t>
      </w:r>
    </w:p>
    <w:p w:rsidR="008D1CCB" w:rsidP="000431E0" w:rsidRDefault="008D1CCB">
      <w:pPr>
        <w:pStyle w:val="af7"/>
      </w:pPr>
      <w:r w:rsidRPr="008D1CCB">
        <w:t xml:space="preserve">  </w:t>
      </w:r>
      <w:r w:rsidRPr="008D1CCB">
        <w:rPr>
          <w:rFonts w:hint="eastAsia"/>
        </w:rPr>
        <w:t xml:space="preserve">         </w:t>
      </w:r>
      <w:r w:rsidRPr="008D1CCB">
        <w:t xml:space="preserve">                           </w:t>
      </w:r>
      <w:r w:rsidR="000013C4">
        <w:rPr>
          <w:rFonts w:hint="eastAsia"/>
        </w:rPr>
        <w:t xml:space="preserve"> </w:t>
      </w:r>
      <w:r w:rsidRPr="008D1CCB">
        <w:t xml:space="preserve">                   </w:t>
      </w:r>
      <w:r w:rsidR="0057086C">
        <w:rPr>
          <w:rFonts w:hint="eastAsia"/>
        </w:rPr>
        <w:t xml:space="preserve">                 </w:t>
      </w:r>
      <w:hyperlink w:history="1" w:anchor="X2EbApplied">
        <w:r w:rsidRPr="002561DA" w:rsidR="0057086C">
          <w:rPr>
            <w:rStyle w:val="ac"/>
            <w:rFonts w:hint="eastAsia"/>
          </w:rPr>
          <w:t>X2EbApplied</w:t>
        </w:r>
      </w:hyperlink>
      <w:r w:rsidRPr="009D1FB6" w:rsidR="0057086C">
        <w:t>(k)</w:t>
      </w:r>
      <w:r w:rsidRPr="008D1CCB">
        <w:t>)</w:t>
      </w:r>
      <w:r w:rsidR="007B4F43">
        <w:rPr>
          <w:color w:val="FF8000"/>
        </w:rPr>
        <w:t>,</w:t>
      </w:r>
    </w:p>
    <w:p w:rsidR="007B4F43" w:rsidP="000431E0" w:rsidRDefault="008D1CCB">
      <w:pPr>
        <w:pStyle w:val="af7"/>
      </w:pPr>
      <w:r>
        <w:t xml:space="preserve">                           </w:t>
      </w:r>
      <w:r>
        <w:rPr>
          <w:rFonts w:hint="eastAsia"/>
        </w:rPr>
        <w:t xml:space="preserve">           </w:t>
      </w:r>
      <w:r w:rsidR="007B4F43">
        <w:t xml:space="preserve"> </w:t>
      </w:r>
      <w:r w:rsidR="00850049">
        <w:rPr>
          <w:rFonts w:hint="eastAsia"/>
        </w:rPr>
        <w:t>NewB</w:t>
      </w:r>
      <w:r w:rsidR="007B4F43">
        <w:t>lock</w:t>
      </w:r>
      <w:r w:rsidR="00354F88">
        <w:t>.L</w:t>
      </w:r>
      <w:r w:rsidR="007B4F43">
        <w:t>ocation</w:t>
      </w:r>
      <w:r w:rsidR="007B4F43">
        <w:rPr>
          <w:color w:val="FF8000"/>
        </w:rPr>
        <w:t>)))</w:t>
      </w:r>
      <w:r w:rsidR="007B4F43">
        <w:t>:</w:t>
      </w:r>
    </w:p>
    <w:p w:rsidR="007B4F43" w:rsidP="000431E0" w:rsidRDefault="007B4F43">
      <w:pPr>
        <w:pStyle w:val="af7"/>
      </w:pPr>
      <w:r>
        <w:t xml:space="preserve">            return </w:t>
      </w:r>
      <w:r w:rsidRPr="00354FC4">
        <w:rPr>
          <w:rStyle w:val="aff1"/>
        </w:rPr>
        <w:t>False</w:t>
      </w:r>
    </w:p>
    <w:p w:rsidR="007B4F43" w:rsidP="000431E0" w:rsidRDefault="007B4F43">
      <w:pPr>
        <w:pStyle w:val="af7"/>
      </w:pPr>
      <w:r>
        <w:t xml:space="preserve">        else:</w:t>
      </w:r>
    </w:p>
    <w:p w:rsidR="007B4F43" w:rsidP="000431E0" w:rsidRDefault="007B4F43">
      <w:pPr>
        <w:pStyle w:val="af7"/>
      </w:pPr>
      <w:r>
        <w:t xml:space="preserve">            continue</w:t>
      </w:r>
    </w:p>
    <w:p w:rsidRPr="00735CD3" w:rsidR="00735CD3" w:rsidP="000431E0" w:rsidRDefault="007B4F43">
      <w:pPr>
        <w:pStyle w:val="af7"/>
      </w:pPr>
      <w:r>
        <w:t xml:space="preserve">    return </w:t>
      </w:r>
      <w:r w:rsidRPr="00354FC4">
        <w:rPr>
          <w:rStyle w:val="aff1"/>
        </w:rPr>
        <w:t>True</w:t>
      </w:r>
    </w:p>
    <w:p w:rsidR="00850049" w:rsidP="00850049" w:rsidRDefault="00850049">
      <w:pPr>
        <w:pStyle w:val="Reqtify"/>
      </w:pPr>
      <w:r>
        <w:rPr>
          <w:rFonts w:hint="eastAsia"/>
        </w:rPr>
        <w:t>其中</w:t>
      </w:r>
      <w:r>
        <w:rPr>
          <w:rFonts w:hint="eastAsia"/>
        </w:rPr>
        <w:t>NewBlock.Location</w:t>
      </w:r>
      <w:r>
        <w:rPr>
          <w:rFonts w:hint="eastAsia"/>
        </w:rPr>
        <w:t>表示该</w:t>
      </w:r>
      <w:r>
        <w:rPr>
          <w:rFonts w:hint="eastAsia"/>
        </w:rPr>
        <w:t>block</w:t>
      </w:r>
      <w:r>
        <w:rPr>
          <w:rFonts w:hint="eastAsia"/>
        </w:rPr>
        <w:t>的起始位置。</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270"/>
        </w:rPr>
      </w:pPr>
      <w:del w:author="常鸣" w:date="2014-07-03T14:27:00Z" w:id="8271">
        <w:r w:rsidDel="009328EA">
          <w:rPr>
            <w:rFonts w:hint="eastAsia"/>
          </w:rPr>
          <w:delText>#S</w:delText>
        </w:r>
      </w:del>
      <w:ins w:author="常鸣" w:date="2014-07-03T14:27:00Z" w:id="8272">
        <w:r w:rsidR="009328EA">
          <w:rPr>
            <w:rFonts w:hint="eastAsia"/>
          </w:rPr>
          <w:t>#Allocation=ATP Software</w:t>
        </w:r>
      </w:ins>
      <w:ins w:author="常鸣" w:date="2014-07-03T14:59:00Z" w:id="8273">
        <w:r w:rsidR="00AA7E12">
          <w:rPr>
            <w:rFonts w:hint="eastAsia"/>
          </w:rPr>
          <w:t>, Vital Embedded Setting</w:t>
        </w:r>
      </w:ins>
    </w:p>
    <w:p w:rsidR="00610A4C" w:rsidP="000C0D62" w:rsidRDefault="009328EA">
      <w:pPr>
        <w:pStyle w:val="ReqtifyAltQ"/>
      </w:pPr>
      <w:ins w:author="常鸣" w:date="2014-07-03T14:27:00Z" w:id="8274">
        <w:r>
          <w:rPr>
            <w:rFonts w:hint="eastAsia"/>
          </w:rPr>
          <w:t>#S</w:t>
        </w:r>
      </w:ins>
      <w:r w:rsidR="00610A4C">
        <w:rPr>
          <w:rFonts w:hint="eastAsia"/>
        </w:rPr>
        <w:t>ource=</w:t>
      </w:r>
      <w:r w:rsidRPr="0040626F" w:rsidR="0040626F">
        <w:rPr>
          <w:rFonts w:hint="eastAsia"/>
        </w:rPr>
        <w:t xml:space="preserve">[iTC_CC-SyAD-0294], </w:t>
      </w:r>
      <w:r w:rsidR="00932CC9">
        <w:rPr>
          <w:rFonts w:hint="eastAsia"/>
        </w:rPr>
        <w:t xml:space="preserve">[iTC_CC-SyAD-0300], [iTC_CC-SyAD-0311], </w:t>
      </w:r>
      <w:r w:rsidR="00231EA0">
        <w:rPr>
          <w:rFonts w:hint="eastAsia"/>
        </w:rPr>
        <w:t>[iTC_CC-SyAD-0314]</w:t>
      </w:r>
      <w:r w:rsidR="005E5A04">
        <w:rPr>
          <w:rFonts w:hint="eastAsia"/>
        </w:rPr>
        <w:t>,</w:t>
      </w:r>
      <w:r w:rsidRPr="005E5A04" w:rsidR="005E5A04">
        <w:t xml:space="preserve"> </w:t>
      </w:r>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rPr>
          <w:rFonts w:hint="eastAsia"/>
        </w:rPr>
        <w:t>[End]</w:t>
      </w:r>
    </w:p>
    <w:p w:rsidRPr="00735CD3" w:rsidR="00D41CE0" w:rsidP="00C93484" w:rsidRDefault="00D41CE0">
      <w:pPr>
        <w:pStyle w:val="Reqtify"/>
      </w:pPr>
    </w:p>
    <w:p w:rsidRPr="00D41CE0" w:rsidR="00845511" w:rsidP="00C93484" w:rsidRDefault="00845511">
      <w:pPr>
        <w:pStyle w:val="Reqtify"/>
      </w:pPr>
    </w:p>
    <w:p w:rsidRPr="005463DC" w:rsidR="00D41CE0" w:rsidP="0012674A" w:rsidRDefault="00D41CE0">
      <w:pPr>
        <w:pStyle w:val="4"/>
      </w:pPr>
      <w:r>
        <w:rPr>
          <w:rFonts w:hint="eastAsia"/>
        </w:rPr>
        <w:t>EOA</w:t>
      </w:r>
    </w:p>
    <w:p w:rsidR="00D41CE0" w:rsidP="00D41CE0" w:rsidRDefault="00D41CE0">
      <w:pPr>
        <w:pStyle w:val="ReqtifyAltR"/>
      </w:pPr>
    </w:p>
    <w:p w:rsidR="007B4F43" w:rsidP="00C93484" w:rsidRDefault="003B2D1B">
      <w:pPr>
        <w:pStyle w:val="Reqtify"/>
      </w:pPr>
      <w:r>
        <w:rPr>
          <w:rFonts w:hint="eastAsia"/>
        </w:rPr>
        <w:t>CBTC</w:t>
      </w:r>
      <w:r>
        <w:rPr>
          <w:rFonts w:hint="eastAsia"/>
        </w:rPr>
        <w:t>模式下，</w:t>
      </w:r>
      <w:r w:rsidR="00943B89">
        <w:rPr>
          <w:rFonts w:hint="eastAsia"/>
        </w:rPr>
        <w:t>授权行驶终点</w:t>
      </w:r>
      <w:r>
        <w:rPr>
          <w:rFonts w:hint="eastAsia"/>
        </w:rPr>
        <w:t>应作为</w:t>
      </w:r>
      <w:r>
        <w:rPr>
          <w:rFonts w:hint="eastAsia"/>
        </w:rPr>
        <w:t>ATP</w:t>
      </w:r>
      <w:r>
        <w:rPr>
          <w:rFonts w:hint="eastAsia"/>
        </w:rPr>
        <w:t>的限制点</w:t>
      </w:r>
      <w:r w:rsidR="007B4F43">
        <w:rPr>
          <w:rFonts w:hint="eastAsia"/>
        </w:rPr>
        <w:t>：</w:t>
      </w:r>
    </w:p>
    <w:p w:rsidR="00D41CE0" w:rsidP="00FA0FBB" w:rsidRDefault="00D41CE0">
      <w:pPr>
        <w:pStyle w:val="AltX"/>
      </w:pPr>
      <w:r>
        <w:rPr>
          <w:rFonts w:hint="eastAsia"/>
        </w:rPr>
        <w:t>如果从列车车头最小定位到</w:t>
      </w:r>
      <w:r w:rsidR="006724CD">
        <w:rPr>
          <w:rFonts w:hint="eastAsia"/>
        </w:rPr>
        <w:t>EB</w:t>
      </w:r>
      <w:r w:rsidR="006724CD">
        <w:rPr>
          <w:rFonts w:hint="eastAsia"/>
        </w:rPr>
        <w:t>实际施加位置的</w:t>
      </w:r>
      <w:r>
        <w:rPr>
          <w:rFonts w:hint="eastAsia"/>
        </w:rPr>
        <w:t>范围内存在来自</w:t>
      </w:r>
      <w:r w:rsidR="007B4F43">
        <w:rPr>
          <w:rFonts w:hint="eastAsia"/>
        </w:rPr>
        <w:t>ZC</w:t>
      </w:r>
      <w:r>
        <w:rPr>
          <w:rFonts w:hint="eastAsia"/>
        </w:rPr>
        <w:t>的</w:t>
      </w:r>
      <w:r>
        <w:rPr>
          <w:rFonts w:hint="eastAsia"/>
        </w:rPr>
        <w:t>EOA</w:t>
      </w:r>
      <w:r>
        <w:rPr>
          <w:rFonts w:hint="eastAsia"/>
        </w:rPr>
        <w:t>点，</w:t>
      </w:r>
      <w:r>
        <w:rPr>
          <w:rFonts w:hint="eastAsia"/>
        </w:rPr>
        <w:t>ATP</w:t>
      </w:r>
      <w:r>
        <w:rPr>
          <w:rFonts w:hint="eastAsia"/>
        </w:rPr>
        <w:t>需将其作为安全速度限制区域处理，其限速值为</w:t>
      </w:r>
      <w:r>
        <w:rPr>
          <w:rFonts w:hint="eastAsia"/>
        </w:rPr>
        <w:t>0</w:t>
      </w:r>
      <w:r w:rsidR="007B4F43">
        <w:rPr>
          <w:rFonts w:hint="eastAsia"/>
        </w:rPr>
        <w:t>；</w:t>
      </w:r>
    </w:p>
    <w:p w:rsidR="007B4F43" w:rsidP="00FA0FBB" w:rsidRDefault="007B4F43">
      <w:pPr>
        <w:pStyle w:val="AltX"/>
      </w:pPr>
      <w:r>
        <w:rPr>
          <w:rFonts w:hint="eastAsia"/>
        </w:rPr>
        <w:t>如果来自</w:t>
      </w:r>
      <w:r>
        <w:rPr>
          <w:rFonts w:hint="eastAsia"/>
        </w:rPr>
        <w:t>ZC</w:t>
      </w:r>
      <w:r>
        <w:rPr>
          <w:rFonts w:hint="eastAsia"/>
        </w:rPr>
        <w:t>的</w:t>
      </w:r>
      <w:r>
        <w:rPr>
          <w:rFonts w:hint="eastAsia"/>
        </w:rPr>
        <w:t>EOA</w:t>
      </w:r>
      <w:r>
        <w:rPr>
          <w:rFonts w:hint="eastAsia"/>
        </w:rPr>
        <w:t>位于</w:t>
      </w:r>
      <w:r>
        <w:rPr>
          <w:rFonts w:hint="eastAsia"/>
        </w:rPr>
        <w:t>EBA</w:t>
      </w:r>
      <w:r>
        <w:rPr>
          <w:rFonts w:hint="eastAsia"/>
        </w:rPr>
        <w:t>点下游，则</w:t>
      </w:r>
      <w:r>
        <w:rPr>
          <w:rFonts w:hint="eastAsia"/>
        </w:rPr>
        <w:t>ATP</w:t>
      </w:r>
      <w:r>
        <w:rPr>
          <w:rFonts w:hint="eastAsia"/>
        </w:rPr>
        <w:t>将其作为安全限速点，限速为</w:t>
      </w:r>
      <w:r>
        <w:rPr>
          <w:rFonts w:hint="eastAsia"/>
        </w:rPr>
        <w:t>0.</w:t>
      </w:r>
    </w:p>
    <w:p w:rsidR="00D41CE0" w:rsidP="00C93484" w:rsidRDefault="00D41CE0">
      <w:pPr>
        <w:pStyle w:val="Reqtify"/>
      </w:pPr>
    </w:p>
    <w:p w:rsidR="007B4F43" w:rsidP="00C93484" w:rsidRDefault="007B4F43">
      <w:pPr>
        <w:pStyle w:val="Reqtify"/>
      </w:pPr>
    </w:p>
    <w:p w:rsidRPr="00735CD3" w:rsidR="00735CD3" w:rsidP="00735CD3" w:rsidRDefault="00735CD3">
      <w:pPr>
        <w:pStyle w:val="ReqtifyAltR"/>
      </w:pPr>
      <w:r w:rsidRPr="00735CD3">
        <w:t>[iTC_CC_ATP-SwRS</w:t>
      </w:r>
      <w:r w:rsidR="00655979">
        <w:rPr>
          <w:rFonts w:hint="eastAsia"/>
        </w:rPr>
        <w:t>-0713</w:t>
      </w:r>
      <w:r w:rsidRPr="00735CD3">
        <w:rPr>
          <w:rFonts w:hint="eastAsia"/>
        </w:rPr>
        <w:t>]</w:t>
      </w:r>
    </w:p>
    <w:p w:rsidRPr="00735CD3" w:rsidR="00735CD3" w:rsidP="00C93484" w:rsidRDefault="00735CD3">
      <w:pPr>
        <w:pStyle w:val="Reqtify"/>
      </w:pPr>
      <w:bookmarkStart w:name="ZoneVSLnotExceedEOA" w:id="8275"/>
      <w:r w:rsidRPr="00735CD3">
        <w:rPr>
          <w:rStyle w:val="aff2"/>
          <w:rFonts w:hint="eastAsia"/>
        </w:rPr>
        <w:t>ZoneVSLnotExceedEOA</w:t>
      </w:r>
      <w:bookmarkEnd w:id="8275"/>
      <w:r w:rsidRPr="00735CD3">
        <w:rPr>
          <w:rFonts w:hint="eastAsia"/>
        </w:rPr>
        <w:t>，</w:t>
      </w:r>
      <w:r w:rsidR="003B2D1B">
        <w:rPr>
          <w:rFonts w:hint="eastAsia"/>
        </w:rPr>
        <w:t>CBTC</w:t>
      </w:r>
      <w:r w:rsidR="003B2D1B">
        <w:rPr>
          <w:rFonts w:hint="eastAsia"/>
        </w:rPr>
        <w:t>下</w:t>
      </w:r>
      <w:r w:rsidRPr="00735CD3">
        <w:rPr>
          <w:rFonts w:hint="eastAsia"/>
        </w:rPr>
        <w:t>EOA</w:t>
      </w:r>
      <w:r w:rsidRPr="00735CD3">
        <w:rPr>
          <w:rFonts w:hint="eastAsia"/>
        </w:rPr>
        <w:t>作为区域型限速的情形</w:t>
      </w:r>
    </w:p>
    <w:p w:rsidR="00E81DD4" w:rsidP="000431E0" w:rsidRDefault="00E81DD4">
      <w:pPr>
        <w:pStyle w:val="af7"/>
      </w:pPr>
      <w:r>
        <w:t>def ZoneVSLnotExceedEOA</w:t>
      </w:r>
      <w:r>
        <w:rPr>
          <w:color w:val="FF8000"/>
        </w:rPr>
        <w:t>(</w:t>
      </w:r>
      <w:r>
        <w:t>k</w:t>
      </w:r>
      <w:r>
        <w:rPr>
          <w:color w:val="FF8000"/>
        </w:rPr>
        <w:t>)</w:t>
      </w:r>
      <w:r>
        <w:t>:</w:t>
      </w:r>
    </w:p>
    <w:p w:rsidR="00E81DD4" w:rsidP="000431E0" w:rsidRDefault="00E81DD4">
      <w:pPr>
        <w:pStyle w:val="af7"/>
      </w:pPr>
      <w:r>
        <w:t xml:space="preserve">    if </w:t>
      </w:r>
      <w:r>
        <w:rPr>
          <w:color w:val="FF8000"/>
        </w:rPr>
        <w:t>(</w:t>
      </w:r>
      <w:hyperlink w:history="1" w:anchor="EndOfAuthorityValid">
        <w:hyperlink w:history="1" w:anchor="CBTCmodeEOAvalid">
          <w:r w:rsidRPr="00BF0DBC" w:rsidR="00CF7532">
            <w:rPr>
              <w:rStyle w:val="ac"/>
            </w:rPr>
            <w:t>CBTCmodeEOAvalid</w:t>
          </w:r>
        </w:hyperlink>
      </w:hyperlink>
      <w:r>
        <w:rPr>
          <w:color w:val="FF8000"/>
        </w:rPr>
        <w:t>(</w:t>
      </w:r>
      <w:r>
        <w:t>k</w:t>
      </w:r>
      <w:r>
        <w:rPr>
          <w:color w:val="FF8000"/>
        </w:rPr>
        <w:t>)</w:t>
      </w:r>
    </w:p>
    <w:p w:rsidR="00A57E57" w:rsidP="000431E0" w:rsidRDefault="00E81DD4">
      <w:pPr>
        <w:pStyle w:val="af7"/>
      </w:pPr>
      <w:r>
        <w:t xml:space="preserve">        and </w:t>
      </w:r>
      <w:r w:rsidR="008D1CCB">
        <w:rPr>
          <w:rFonts w:hint="eastAsia"/>
        </w:rPr>
        <w:t>(</w:t>
      </w:r>
      <w:hyperlink w:history="1" w:anchor="TrackMap">
        <w:r w:rsidR="00C64E92">
          <w:rPr>
            <w:rStyle w:val="ac"/>
          </w:rPr>
          <w:t>TrackMap</w:t>
        </w:r>
      </w:hyperlink>
      <w:r w:rsidR="00354F88">
        <w:t>.</w:t>
      </w:r>
      <w:hyperlink w:history="1" w:anchor="LocationBtwTwoLocs">
        <w:r w:rsidR="00DE30C0">
          <w:rPr>
            <w:rStyle w:val="ac"/>
          </w:rPr>
          <w:t>LocationBtwTwoLocs</w:t>
        </w:r>
      </w:hyperlink>
      <w:r>
        <w:rPr>
          <w:color w:val="FF8000"/>
        </w:rPr>
        <w:t>(</w:t>
      </w:r>
      <w:hyperlink w:history="1" w:anchor="EOAlocation">
        <w:hyperlink w:history="1" w:anchor="CBTCmodeEOAlocation">
          <w:r w:rsidRPr="00CF7532" w:rsidR="00CF7532">
            <w:rPr>
              <w:rStyle w:val="ac"/>
            </w:rPr>
            <w:t>CBTCmodeEOAlocation</w:t>
          </w:r>
        </w:hyperlink>
      </w:hyperlink>
      <w:r>
        <w:rPr>
          <w:color w:val="FF8000"/>
        </w:rPr>
        <w:t>(</w:t>
      </w:r>
      <w:r>
        <w:t>k</w:t>
      </w:r>
      <w:r>
        <w:rPr>
          <w:color w:val="FF8000"/>
        </w:rPr>
        <w:t>),</w:t>
      </w:r>
    </w:p>
    <w:p w:rsidR="00E81DD4" w:rsidP="000431E0" w:rsidRDefault="00E81DD4">
      <w:pPr>
        <w:pStyle w:val="af7"/>
      </w:pPr>
      <w:r>
        <w:t xml:space="preserve"> </w:t>
      </w:r>
      <w:r w:rsidR="00A57E57">
        <w:rPr>
          <w:rFonts w:hint="eastAsia"/>
        </w:rPr>
        <w:t xml:space="preserve">                            </w:t>
      </w:r>
      <w:hyperlink w:history="1" w:anchor="TrainFrontLocation">
        <w:r w:rsidR="0095165D">
          <w:rPr>
            <w:rStyle w:val="ac"/>
          </w:rPr>
          <w:t>TrainFrontLocation</w:t>
        </w:r>
      </w:hyperlink>
      <w:r>
        <w:rPr>
          <w:color w:val="FF8000"/>
        </w:rPr>
        <w:t>(</w:t>
      </w:r>
      <w:r>
        <w:t>k</w:t>
      </w:r>
      <w:r>
        <w:rPr>
          <w:color w:val="FF8000"/>
        </w:rPr>
        <w:t>)</w:t>
      </w:r>
      <w:r w:rsidR="00354F88">
        <w:t>.M</w:t>
      </w:r>
      <w:r>
        <w:t>in</w:t>
      </w:r>
      <w:r>
        <w:rPr>
          <w:color w:val="FF8000"/>
        </w:rPr>
        <w:t>,</w:t>
      </w:r>
    </w:p>
    <w:p w:rsidR="00E81DD4" w:rsidP="000431E0" w:rsidRDefault="00E81DD4">
      <w:pPr>
        <w:pStyle w:val="af7"/>
      </w:pPr>
      <w:r>
        <w:t xml:space="preserve">              </w:t>
      </w:r>
      <w:r w:rsidR="00A57E57">
        <w:rPr>
          <w:rFonts w:hint="eastAsia"/>
        </w:rPr>
        <w:t xml:space="preserve">               </w:t>
      </w:r>
      <w:hyperlink w:history="1" w:anchor="CalculateZoneBorder">
        <w:r w:rsidRPr="008D1CCB" w:rsidR="0057086C">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 xml:space="preserve">, </w:t>
      </w:r>
      <w:hyperlink w:history="1" w:anchor="X2EbApplied">
        <w:r w:rsidRPr="002561DA" w:rsidR="0057086C">
          <w:rPr>
            <w:rStyle w:val="ac"/>
            <w:rFonts w:hint="eastAsia"/>
          </w:rPr>
          <w:t>X2EbApplied</w:t>
        </w:r>
      </w:hyperlink>
      <w:r w:rsidRPr="009D1FB6" w:rsidR="0057086C">
        <w:t>(k)</w:t>
      </w:r>
      <w:r w:rsidRPr="008D1CCB" w:rsidR="008D1CCB">
        <w:t>)</w:t>
      </w:r>
      <w:r>
        <w:rPr>
          <w:color w:val="FF8000"/>
        </w:rPr>
        <w:t>))</w:t>
      </w:r>
      <w:r w:rsidR="008D1CCB">
        <w:rPr>
          <w:rFonts w:hint="eastAsia"/>
        </w:rPr>
        <w:t>)</w:t>
      </w:r>
      <w:r>
        <w:t>:</w:t>
      </w:r>
    </w:p>
    <w:p w:rsidR="00E81DD4" w:rsidP="000431E0" w:rsidRDefault="00E81DD4">
      <w:pPr>
        <w:pStyle w:val="af7"/>
      </w:pPr>
      <w:r>
        <w:t xml:space="preserve">        return </w:t>
      </w:r>
      <w:r w:rsidRPr="00354FC4">
        <w:rPr>
          <w:rStyle w:val="aff1"/>
        </w:rPr>
        <w:t>False</w:t>
      </w:r>
    </w:p>
    <w:p w:rsidR="00E81DD4" w:rsidP="000431E0" w:rsidRDefault="00E81DD4">
      <w:pPr>
        <w:pStyle w:val="af7"/>
      </w:pPr>
      <w:r>
        <w:t xml:space="preserve">    else:</w:t>
      </w:r>
    </w:p>
    <w:p w:rsidRPr="00735CD3" w:rsidR="00735CD3" w:rsidP="000431E0" w:rsidRDefault="00E81DD4">
      <w:pPr>
        <w:pStyle w:val="af7"/>
      </w:pPr>
      <w:r>
        <w:t xml:space="preserve">        return </w:t>
      </w:r>
      <w:r w:rsidRPr="00354FC4">
        <w:rPr>
          <w:rStyle w:val="aff1"/>
        </w:rPr>
        <w:t>True</w:t>
      </w:r>
    </w:p>
    <w:p w:rsidR="00610A4C" w:rsidP="000C0D62" w:rsidRDefault="00610A4C">
      <w:pPr>
        <w:pStyle w:val="ReqtifyAltQ"/>
      </w:pPr>
      <w:r>
        <w:t>#Category=Functional</w:t>
      </w:r>
    </w:p>
    <w:p w:rsidR="00610A4C" w:rsidP="000C0D62" w:rsidRDefault="00610A4C">
      <w:pPr>
        <w:pStyle w:val="ReqtifyAltQ"/>
      </w:pPr>
      <w:r>
        <w:lastRenderedPageBreak/>
        <w:t>#Contribution=SIL4</w:t>
      </w:r>
    </w:p>
    <w:p w:rsidR="009328EA" w:rsidP="000C0D62" w:rsidRDefault="00610A4C">
      <w:pPr>
        <w:pStyle w:val="ReqtifyAltQ"/>
        <w:rPr>
          <w:ins w:author="常鸣" w:date="2014-07-03T14:27:00Z" w:id="8276"/>
        </w:rPr>
      </w:pPr>
      <w:del w:author="常鸣" w:date="2014-07-03T14:27:00Z" w:id="8277">
        <w:r w:rsidDel="009328EA">
          <w:delText>#S</w:delText>
        </w:r>
      </w:del>
      <w:ins w:author="常鸣" w:date="2014-07-03T14:27:00Z" w:id="8278">
        <w:r w:rsidR="009328EA">
          <w:t>#Allocation=ATP Software</w:t>
        </w:r>
      </w:ins>
    </w:p>
    <w:p w:rsidR="00610A4C" w:rsidP="000C0D62" w:rsidRDefault="009328EA">
      <w:pPr>
        <w:pStyle w:val="ReqtifyAltQ"/>
      </w:pPr>
      <w:ins w:author="常鸣" w:date="2014-07-03T14:27:00Z" w:id="8279">
        <w:r>
          <w:t>#S</w:t>
        </w:r>
      </w:ins>
      <w:r w:rsidR="00610A4C">
        <w:t>ource=</w:t>
      </w:r>
      <w:r w:rsidRPr="00662E26" w:rsidR="00662E26">
        <w:rPr>
          <w:rFonts w:hint="eastAsia"/>
        </w:rPr>
        <w:t>[iTC_CC-SyAD-0289]</w:t>
      </w:r>
      <w:r w:rsidR="00662E26">
        <w:rPr>
          <w:rFonts w:hint="eastAsia"/>
        </w:rPr>
        <w:t>,</w:t>
      </w:r>
      <w:r w:rsidRPr="0040626F" w:rsidR="0040626F">
        <w:rPr>
          <w:rFonts w:hint="eastAsia"/>
        </w:rPr>
        <w:t xml:space="preserve"> [iTC_CC-SyAD-0294]</w:t>
      </w:r>
      <w:r w:rsidR="0040626F">
        <w:rPr>
          <w:rFonts w:hint="eastAsia"/>
        </w:rPr>
        <w:t>,</w:t>
      </w:r>
      <w:r w:rsidRPr="00662E26" w:rsidR="00662E26">
        <w:rPr>
          <w:rFonts w:hint="eastAsia"/>
        </w:rPr>
        <w:t xml:space="preserve"> </w:t>
      </w:r>
      <w:r w:rsidR="00932CC9">
        <w:rPr>
          <w:rFonts w:hint="eastAsia"/>
        </w:rPr>
        <w:t>[iTC_CC-SyAD-0300]</w:t>
      </w:r>
      <w:r w:rsidR="005E5A04">
        <w:rPr>
          <w:rFonts w:hint="eastAsia"/>
        </w:rPr>
        <w:t>,</w:t>
      </w:r>
      <w:r w:rsidRPr="005E5A04" w:rsidR="005E5A04">
        <w:t xml:space="preserve"> </w:t>
      </w:r>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t>[End]</w:t>
      </w:r>
    </w:p>
    <w:p w:rsidRPr="00735CD3" w:rsidR="00735CD3" w:rsidP="00C93484" w:rsidRDefault="00735CD3">
      <w:pPr>
        <w:pStyle w:val="Reqtify"/>
      </w:pPr>
    </w:p>
    <w:p w:rsidRPr="00735CD3" w:rsidR="00735CD3" w:rsidP="00C93484" w:rsidRDefault="00735CD3">
      <w:pPr>
        <w:pStyle w:val="Reqtify"/>
      </w:pPr>
    </w:p>
    <w:p w:rsidRPr="00735CD3" w:rsidR="00735CD3" w:rsidP="00735CD3" w:rsidRDefault="00655979">
      <w:pPr>
        <w:pStyle w:val="ReqtifyAltR"/>
      </w:pPr>
      <w:r>
        <w:t>[iTC_CC_ATP-SwRS-0</w:t>
      </w:r>
      <w:r>
        <w:rPr>
          <w:rFonts w:hint="eastAsia"/>
        </w:rPr>
        <w:t>714</w:t>
      </w:r>
      <w:r w:rsidRPr="00735CD3" w:rsidR="00735CD3">
        <w:t>]</w:t>
      </w:r>
    </w:p>
    <w:p w:rsidRPr="00735CD3" w:rsidR="00735CD3" w:rsidP="00C93484" w:rsidRDefault="00735CD3">
      <w:pPr>
        <w:pStyle w:val="Reqtify"/>
      </w:pPr>
      <w:bookmarkStart w:name="PointVSLnotExceedEOA" w:id="8280"/>
      <w:r w:rsidRPr="00735CD3">
        <w:rPr>
          <w:rStyle w:val="aff2"/>
          <w:rFonts w:hint="eastAsia"/>
        </w:rPr>
        <w:t>PointVSLnotExceedEOA</w:t>
      </w:r>
      <w:bookmarkEnd w:id="8280"/>
      <w:r w:rsidRPr="00735CD3">
        <w:rPr>
          <w:rFonts w:hint="eastAsia"/>
        </w:rPr>
        <w:t>，</w:t>
      </w:r>
      <w:r w:rsidR="003B2D1B">
        <w:rPr>
          <w:rFonts w:hint="eastAsia"/>
        </w:rPr>
        <w:t>CBTC</w:t>
      </w:r>
      <w:r w:rsidR="003B2D1B">
        <w:rPr>
          <w:rFonts w:hint="eastAsia"/>
        </w:rPr>
        <w:t>下</w:t>
      </w:r>
      <w:r w:rsidRPr="00735CD3">
        <w:rPr>
          <w:rFonts w:hint="eastAsia"/>
        </w:rPr>
        <w:t>EOA</w:t>
      </w:r>
      <w:r w:rsidRPr="00735CD3">
        <w:rPr>
          <w:rFonts w:hint="eastAsia"/>
        </w:rPr>
        <w:t>作为点型限速的情形</w:t>
      </w:r>
    </w:p>
    <w:p w:rsidR="00E81DD4" w:rsidP="000431E0" w:rsidRDefault="00E81DD4">
      <w:pPr>
        <w:pStyle w:val="af7"/>
      </w:pPr>
      <w:r>
        <w:t>def PointVSLnotExceedEOA</w:t>
      </w:r>
      <w:r>
        <w:rPr>
          <w:color w:val="FF8000"/>
        </w:rPr>
        <w:t>(</w:t>
      </w:r>
      <w:r>
        <w:t>k</w:t>
      </w:r>
      <w:r>
        <w:rPr>
          <w:color w:val="FF8000"/>
        </w:rPr>
        <w:t>)</w:t>
      </w:r>
      <w:r>
        <w:t>:</w:t>
      </w:r>
    </w:p>
    <w:p w:rsidR="00E81DD4" w:rsidP="000431E0" w:rsidRDefault="00E81DD4">
      <w:pPr>
        <w:pStyle w:val="af7"/>
      </w:pPr>
      <w:r>
        <w:t xml:space="preserve">    if </w:t>
      </w:r>
      <w:r>
        <w:rPr>
          <w:color w:val="FF8000"/>
        </w:rPr>
        <w:t>(</w:t>
      </w:r>
      <w:hyperlink w:history="1" w:anchor="EndOfAuthorityValid">
        <w:hyperlink w:history="1" w:anchor="CBTCmodeEOAvalid">
          <w:r w:rsidRPr="00BF0DBC" w:rsidR="00CF7532">
            <w:rPr>
              <w:rStyle w:val="ac"/>
            </w:rPr>
            <w:t>CBTCmodeEOAvalid</w:t>
          </w:r>
        </w:hyperlink>
      </w:hyperlink>
      <w:r>
        <w:rPr>
          <w:color w:val="FF8000"/>
        </w:rPr>
        <w:t>(</w:t>
      </w:r>
      <w:r>
        <w:t>k</w:t>
      </w:r>
      <w:r>
        <w:rPr>
          <w:color w:val="FF8000"/>
        </w:rPr>
        <w:t>)</w:t>
      </w:r>
    </w:p>
    <w:p w:rsidR="00A57E57" w:rsidP="000431E0" w:rsidRDefault="00E81DD4">
      <w:pPr>
        <w:pStyle w:val="af7"/>
      </w:pPr>
      <w:r>
        <w:t xml:space="preserve">        and </w:t>
      </w:r>
      <w:r w:rsidRPr="00113E1C">
        <w:t>not</w:t>
      </w:r>
      <w:r>
        <w:t xml:space="preserve"> </w:t>
      </w:r>
      <w:r w:rsidR="008D1CCB">
        <w:rPr>
          <w:rFonts w:hint="eastAsia"/>
        </w:rPr>
        <w:t>(</w:t>
      </w:r>
      <w:hyperlink w:history="1" w:anchor="TrackMap">
        <w:r w:rsidR="00C64E92">
          <w:rPr>
            <w:rStyle w:val="ac"/>
          </w:rPr>
          <w:t>TrackMap</w:t>
        </w:r>
      </w:hyperlink>
      <w:r w:rsidR="00354F88">
        <w:t>.</w:t>
      </w:r>
      <w:hyperlink w:history="1" w:anchor="LocationBtwTwoLocs">
        <w:r w:rsidR="00DE30C0">
          <w:rPr>
            <w:rStyle w:val="ac"/>
          </w:rPr>
          <w:t>LocationBtwTwoLocs</w:t>
        </w:r>
      </w:hyperlink>
      <w:r>
        <w:rPr>
          <w:color w:val="FF8000"/>
        </w:rPr>
        <w:t>(</w:t>
      </w:r>
      <w:hyperlink w:history="1" w:anchor="EOAlocation">
        <w:hyperlink w:history="1" w:anchor="CBTCmodeEOAlocation">
          <w:r w:rsidRPr="00CF7532" w:rsidR="00CF7532">
            <w:rPr>
              <w:rStyle w:val="ac"/>
            </w:rPr>
            <w:t>CBTCmodeEOAlocation</w:t>
          </w:r>
        </w:hyperlink>
      </w:hyperlink>
      <w:r>
        <w:rPr>
          <w:color w:val="FF8000"/>
        </w:rPr>
        <w:t>(</w:t>
      </w:r>
      <w:r>
        <w:t>k</w:t>
      </w:r>
      <w:r>
        <w:rPr>
          <w:color w:val="FF8000"/>
        </w:rPr>
        <w:t>),</w:t>
      </w:r>
    </w:p>
    <w:p w:rsidR="00E81DD4" w:rsidP="000431E0" w:rsidRDefault="00E81DD4">
      <w:pPr>
        <w:pStyle w:val="af7"/>
      </w:pPr>
      <w:r>
        <w:t xml:space="preserve"> </w:t>
      </w:r>
      <w:r w:rsidR="00A57E57">
        <w:rPr>
          <w:rFonts w:hint="eastAsia"/>
        </w:rPr>
        <w:t xml:space="preserve">                             </w:t>
      </w:r>
      <w:hyperlink w:history="1" w:anchor="TrainFrontLocation">
        <w:r w:rsidR="0095165D">
          <w:rPr>
            <w:rStyle w:val="ac"/>
          </w:rPr>
          <w:t>TrainFrontLocation</w:t>
        </w:r>
      </w:hyperlink>
      <w:r>
        <w:rPr>
          <w:color w:val="FF8000"/>
        </w:rPr>
        <w:t>(</w:t>
      </w:r>
      <w:r>
        <w:t>k</w:t>
      </w:r>
      <w:r>
        <w:rPr>
          <w:color w:val="FF8000"/>
        </w:rPr>
        <w:t>)</w:t>
      </w:r>
      <w:r w:rsidR="00354F88">
        <w:t>.M</w:t>
      </w:r>
      <w:r>
        <w:t>in</w:t>
      </w:r>
      <w:r>
        <w:rPr>
          <w:color w:val="FF8000"/>
        </w:rPr>
        <w:t>,</w:t>
      </w:r>
    </w:p>
    <w:p w:rsidR="00E81DD4" w:rsidP="000431E0" w:rsidRDefault="00E81DD4">
      <w:pPr>
        <w:pStyle w:val="af7"/>
      </w:pPr>
      <w:r>
        <w:t xml:space="preserve">                   </w:t>
      </w:r>
      <w:r w:rsidR="00A57E57">
        <w:rPr>
          <w:rFonts w:hint="eastAsia"/>
        </w:rPr>
        <w:t xml:space="preserve">           </w:t>
      </w:r>
      <w:hyperlink w:history="1" w:anchor="CalculateZoneBorder">
        <w:r w:rsidRPr="008D1CCB" w:rsidR="0057086C">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 xml:space="preserve">, </w:t>
      </w:r>
      <w:hyperlink w:history="1" w:anchor="X2EbApplied">
        <w:r w:rsidRPr="002561DA" w:rsidR="0057086C">
          <w:rPr>
            <w:rStyle w:val="ac"/>
            <w:rFonts w:hint="eastAsia"/>
          </w:rPr>
          <w:t>X2EbApplied</w:t>
        </w:r>
      </w:hyperlink>
      <w:r w:rsidRPr="009D1FB6" w:rsidR="0057086C">
        <w:t>(k)</w:t>
      </w:r>
      <w:r w:rsidRPr="008D1CCB" w:rsidR="008D1CCB">
        <w:t>)</w:t>
      </w:r>
      <w:r>
        <w:rPr>
          <w:color w:val="FF8000"/>
        </w:rPr>
        <w:t>)</w:t>
      </w:r>
      <w:r w:rsidR="008D1CCB">
        <w:rPr>
          <w:rFonts w:hint="eastAsia"/>
        </w:rPr>
        <w:t>)</w:t>
      </w:r>
    </w:p>
    <w:p w:rsidR="00E81DD4" w:rsidP="000431E0" w:rsidRDefault="00E81DD4">
      <w:pPr>
        <w:pStyle w:val="af7"/>
      </w:pPr>
      <w:r>
        <w:t xml:space="preserve">        and </w:t>
      </w:r>
      <w:hyperlink w:history="1" w:anchor="TrainEnergy">
        <w:r w:rsidR="00C64E92">
          <w:rPr>
            <w:rStyle w:val="ac"/>
          </w:rPr>
          <w:t>TrainEnergy</w:t>
        </w:r>
      </w:hyperlink>
      <w:r>
        <w:rPr>
          <w:color w:val="FF8000"/>
        </w:rPr>
        <w:t>(</w:t>
      </w:r>
      <w:r>
        <w:t>k</w:t>
      </w:r>
      <w:r>
        <w:rPr>
          <w:color w:val="FF8000"/>
        </w:rPr>
        <w:t>)</w:t>
      </w:r>
      <w:r>
        <w:t xml:space="preserve"> </w:t>
      </w:r>
      <w:r>
        <w:rPr>
          <w:color w:val="FF8000"/>
        </w:rPr>
        <w:t>&gt;</w:t>
      </w:r>
      <w:r w:rsidR="000013C4">
        <w:rPr>
          <w:rFonts w:hint="eastAsia"/>
          <w:color w:val="FF8000"/>
        </w:rPr>
        <w:t>=</w:t>
      </w:r>
      <w:r>
        <w:t xml:space="preserve"> </w:t>
      </w:r>
      <w:r>
        <w:rPr>
          <w:color w:val="FF8000"/>
        </w:rPr>
        <w:t>(</w:t>
      </w:r>
      <w:hyperlink w:history="1" w:anchor="AccumulationPotentialEnergy">
        <w:r w:rsidRPr="002307BC" w:rsidR="002307BC">
          <w:rPr>
            <w:rStyle w:val="ac"/>
          </w:rPr>
          <w:t>Energy.AccumulationPotentialEnergy</w:t>
        </w:r>
      </w:hyperlink>
    </w:p>
    <w:p w:rsidRPr="008D1CCB" w:rsidR="008D1CCB" w:rsidP="000431E0" w:rsidRDefault="00E81DD4">
      <w:pPr>
        <w:pStyle w:val="af7"/>
      </w:pPr>
      <w:r>
        <w:t xml:space="preserve">                              </w:t>
      </w:r>
      <w:r w:rsidR="008D1CCB">
        <w:rPr>
          <w:rFonts w:hint="eastAsia"/>
        </w:rPr>
        <w:t xml:space="preserve">   </w:t>
      </w:r>
      <w:r w:rsidR="000013C4">
        <w:rPr>
          <w:rFonts w:hint="eastAsia"/>
        </w:rPr>
        <w:t xml:space="preserve"> </w:t>
      </w:r>
      <w:r w:rsidR="008D1CCB">
        <w:rPr>
          <w:rFonts w:hint="eastAsia"/>
        </w:rPr>
        <w:t xml:space="preserve"> </w:t>
      </w:r>
      <w:r>
        <w:rPr>
          <w:color w:val="FF8000"/>
        </w:rPr>
        <w:t>(</w:t>
      </w:r>
      <w:hyperlink w:history="1" w:anchor="CalculateZoneBorder">
        <w:r w:rsidRPr="008D1CCB" w:rsidR="0057086C">
          <w:rPr>
            <w:rStyle w:val="ac"/>
          </w:rPr>
          <w:t>TrackMap.CalculateZoneBorder</w:t>
        </w:r>
      </w:hyperlink>
      <w:r w:rsidRPr="008D1CCB" w:rsidR="008D1CCB">
        <w:t>(</w:t>
      </w:r>
      <w:hyperlink w:history="1" w:anchor="TrainFrontEnd">
        <w:r w:rsidRPr="0057086C" w:rsidR="0057086C">
          <w:rPr>
            <w:rStyle w:val="ac"/>
          </w:rPr>
          <w:t>TrainFrontEnd</w:t>
        </w:r>
      </w:hyperlink>
      <w:r w:rsidRPr="009D1FB6" w:rsidR="0057086C">
        <w:t>(k).Max</w:t>
      </w:r>
      <w:r w:rsidRPr="008D1CCB" w:rsidR="008D1CCB">
        <w:t>,</w:t>
      </w:r>
    </w:p>
    <w:p w:rsidR="008D1CCB" w:rsidP="000431E0" w:rsidRDefault="008D1CCB">
      <w:pPr>
        <w:pStyle w:val="af7"/>
      </w:pPr>
      <w:r w:rsidRPr="008D1CCB">
        <w:t xml:space="preserve">  </w:t>
      </w:r>
      <w:r w:rsidRPr="008D1CCB">
        <w:rPr>
          <w:rFonts w:hint="eastAsia"/>
        </w:rPr>
        <w:t xml:space="preserve">         </w:t>
      </w:r>
      <w:r w:rsidRPr="008D1CCB">
        <w:t xml:space="preserve">                       </w:t>
      </w:r>
      <w:r w:rsidR="000013C4">
        <w:rPr>
          <w:rFonts w:hint="eastAsia"/>
        </w:rPr>
        <w:t xml:space="preserve"> </w:t>
      </w:r>
      <w:r w:rsidRPr="008D1CCB">
        <w:t xml:space="preserve">                     </w:t>
      </w:r>
      <w:r w:rsidR="0057086C">
        <w:rPr>
          <w:rFonts w:hint="eastAsia"/>
        </w:rPr>
        <w:t xml:space="preserve">               </w:t>
      </w:r>
      <w:hyperlink w:history="1" w:anchor="X2EbApplied">
        <w:r w:rsidRPr="002561DA" w:rsidR="0057086C">
          <w:rPr>
            <w:rStyle w:val="ac"/>
            <w:rFonts w:hint="eastAsia"/>
          </w:rPr>
          <w:t>X2EbApplied</w:t>
        </w:r>
      </w:hyperlink>
      <w:r w:rsidRPr="009D1FB6" w:rsidR="0057086C">
        <w:t>(k)</w:t>
      </w:r>
      <w:r w:rsidRPr="008D1CCB">
        <w:t>)</w:t>
      </w:r>
      <w:r w:rsidR="00E81DD4">
        <w:rPr>
          <w:color w:val="FF8000"/>
        </w:rPr>
        <w:t>,</w:t>
      </w:r>
    </w:p>
    <w:p w:rsidR="00E81DD4" w:rsidP="000431E0" w:rsidRDefault="008D1CCB">
      <w:pPr>
        <w:pStyle w:val="af7"/>
      </w:pPr>
      <w:r>
        <w:t xml:space="preserve">                           </w:t>
      </w:r>
      <w:r>
        <w:rPr>
          <w:rFonts w:hint="eastAsia"/>
        </w:rPr>
        <w:t xml:space="preserve">       </w:t>
      </w:r>
      <w:r w:rsidR="00E81DD4">
        <w:t xml:space="preserve"> </w:t>
      </w:r>
      <w:hyperlink w:history="1" w:anchor="EOAlocation">
        <w:hyperlink w:history="1" w:anchor="CBTCmodeEOAlocation">
          <w:r w:rsidRPr="00CF7532" w:rsidR="00CF7532">
            <w:rPr>
              <w:rStyle w:val="ac"/>
            </w:rPr>
            <w:t>CBTCmodeEOAlocation</w:t>
          </w:r>
        </w:hyperlink>
      </w:hyperlink>
      <w:r w:rsidR="004F03E3">
        <w:rPr>
          <w:rFonts w:hint="eastAsia"/>
        </w:rPr>
        <w:t>(k)</w:t>
      </w:r>
      <w:r w:rsidR="00E81DD4">
        <w:rPr>
          <w:color w:val="FF8000"/>
        </w:rPr>
        <w:t>)))</w:t>
      </w:r>
      <w:r w:rsidR="00E81DD4">
        <w:t>:</w:t>
      </w:r>
    </w:p>
    <w:p w:rsidR="00E81DD4" w:rsidP="000431E0" w:rsidRDefault="00E81DD4">
      <w:pPr>
        <w:pStyle w:val="af7"/>
      </w:pPr>
      <w:r>
        <w:t xml:space="preserve">        return </w:t>
      </w:r>
      <w:r w:rsidRPr="00354FC4">
        <w:rPr>
          <w:rStyle w:val="aff1"/>
        </w:rPr>
        <w:t>False</w:t>
      </w:r>
    </w:p>
    <w:p w:rsidR="00E81DD4" w:rsidP="000431E0" w:rsidRDefault="00E81DD4">
      <w:pPr>
        <w:pStyle w:val="af7"/>
      </w:pPr>
      <w:r>
        <w:t xml:space="preserve">    else:</w:t>
      </w:r>
    </w:p>
    <w:p w:rsidRPr="00735CD3" w:rsidR="00735CD3" w:rsidP="000431E0" w:rsidRDefault="00E81DD4">
      <w:pPr>
        <w:pStyle w:val="af7"/>
      </w:pPr>
      <w:r>
        <w:t xml:space="preserve">        return </w:t>
      </w:r>
      <w:r w:rsidRPr="00354FC4">
        <w:rPr>
          <w:rStyle w:val="aff1"/>
        </w:rPr>
        <w:t>True</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281"/>
        </w:rPr>
      </w:pPr>
      <w:del w:author="常鸣" w:date="2014-07-03T14:27:00Z" w:id="8282">
        <w:r w:rsidDel="009328EA">
          <w:rPr>
            <w:rFonts w:hint="eastAsia"/>
          </w:rPr>
          <w:delText>#S</w:delText>
        </w:r>
      </w:del>
      <w:ins w:author="常鸣" w:date="2014-07-03T14:27:00Z" w:id="8283">
        <w:r w:rsidR="009328EA">
          <w:rPr>
            <w:rFonts w:hint="eastAsia"/>
          </w:rPr>
          <w:t>#Allocation=ATP Software</w:t>
        </w:r>
      </w:ins>
    </w:p>
    <w:p w:rsidR="00610A4C" w:rsidP="000C0D62" w:rsidRDefault="009328EA">
      <w:pPr>
        <w:pStyle w:val="ReqtifyAltQ"/>
      </w:pPr>
      <w:ins w:author="常鸣" w:date="2014-07-03T14:27:00Z" w:id="8284">
        <w:r>
          <w:rPr>
            <w:rFonts w:hint="eastAsia"/>
          </w:rPr>
          <w:t>#S</w:t>
        </w:r>
      </w:ins>
      <w:r w:rsidR="00610A4C">
        <w:rPr>
          <w:rFonts w:hint="eastAsia"/>
        </w:rPr>
        <w:t>ource=</w:t>
      </w:r>
      <w:r w:rsidRPr="00662E26" w:rsidR="00662E26">
        <w:rPr>
          <w:rFonts w:hint="eastAsia"/>
        </w:rPr>
        <w:t>[iTC_CC-SyAD-0289]</w:t>
      </w:r>
      <w:r w:rsidR="00662E26">
        <w:rPr>
          <w:rFonts w:hint="eastAsia"/>
        </w:rPr>
        <w:t>,</w:t>
      </w:r>
      <w:r w:rsidRPr="0040626F" w:rsidR="0040626F">
        <w:rPr>
          <w:rFonts w:hint="eastAsia"/>
        </w:rPr>
        <w:t xml:space="preserve"> [iTC_CC-SyAD-0294],</w:t>
      </w:r>
      <w:r w:rsidRPr="00662E26" w:rsidR="00662E26">
        <w:rPr>
          <w:rFonts w:hint="eastAsia"/>
        </w:rPr>
        <w:t xml:space="preserve"> </w:t>
      </w:r>
      <w:r w:rsidR="00932CC9">
        <w:rPr>
          <w:rFonts w:hint="eastAsia"/>
        </w:rPr>
        <w:t xml:space="preserve">[iTC_CC-SyAD-0300], [iTC_CC-SyAD-0311], </w:t>
      </w:r>
      <w:r w:rsidR="00231EA0">
        <w:rPr>
          <w:rFonts w:hint="eastAsia"/>
        </w:rPr>
        <w:t>[iTC_CC-SyAD-0314]</w:t>
      </w:r>
      <w:r w:rsidR="005E5A04">
        <w:rPr>
          <w:rFonts w:hint="eastAsia"/>
        </w:rPr>
        <w:t>,</w:t>
      </w:r>
      <w:r w:rsidRPr="005E5A04" w:rsidR="005E5A04">
        <w:t xml:space="preserve"> </w:t>
      </w:r>
      <w:r w:rsidRPr="005E5A04" w:rsidR="005E5A04">
        <w:rPr>
          <w:rFonts w:hint="eastAsia"/>
        </w:rPr>
        <w:t>[</w:t>
      </w:r>
      <w:r w:rsidRPr="005E5A04" w:rsidR="005E5A04">
        <w:t>iTC_CC_ATP_SwHA-0258</w:t>
      </w:r>
      <w:r w:rsidRPr="005E5A04" w:rsidR="005E5A04">
        <w:rPr>
          <w:rFonts w:hint="eastAsia"/>
        </w:rPr>
        <w:t>]</w:t>
      </w:r>
    </w:p>
    <w:p w:rsidRPr="00735CD3" w:rsidR="00735CD3" w:rsidP="000C0D62" w:rsidRDefault="00610A4C">
      <w:pPr>
        <w:pStyle w:val="ReqtifyAltQ"/>
      </w:pPr>
      <w:r>
        <w:rPr>
          <w:rFonts w:hint="eastAsia"/>
        </w:rPr>
        <w:t>[End]</w:t>
      </w:r>
    </w:p>
    <w:p w:rsidR="005463DC" w:rsidP="00C93484" w:rsidRDefault="005463DC">
      <w:pPr>
        <w:pStyle w:val="Reqtify"/>
      </w:pPr>
    </w:p>
    <w:p w:rsidR="00D41CE0" w:rsidP="00C93484" w:rsidRDefault="00D41CE0">
      <w:pPr>
        <w:pStyle w:val="Reqtify"/>
      </w:pPr>
    </w:p>
    <w:p w:rsidR="005463DC" w:rsidP="0012674A" w:rsidRDefault="005463DC">
      <w:pPr>
        <w:pStyle w:val="4"/>
      </w:pPr>
      <w:r>
        <w:rPr>
          <w:rFonts w:hint="eastAsia"/>
        </w:rPr>
        <w:t>Monitor train energy against restrictive zones</w:t>
      </w:r>
      <w:r w:rsidR="00943B89">
        <w:rPr>
          <w:rFonts w:hint="eastAsia"/>
        </w:rPr>
        <w:t xml:space="preserve"> or points</w:t>
      </w:r>
    </w:p>
    <w:bookmarkEnd w:id="7932"/>
    <w:bookmarkEnd w:id="7933"/>
    <w:p w:rsidR="00655E9F" w:rsidP="00C93484" w:rsidRDefault="00655E9F">
      <w:pPr>
        <w:pStyle w:val="Reqtify"/>
      </w:pPr>
    </w:p>
    <w:p w:rsidRPr="00634120" w:rsidR="00655E9F" w:rsidP="00704491" w:rsidRDefault="00655E9F">
      <w:pPr>
        <w:pStyle w:val="ReqtifyAltR"/>
      </w:pPr>
      <w:r>
        <w:t>[iTC_CC_ATP-SwRS-0</w:t>
      </w:r>
      <w:r>
        <w:rPr>
          <w:rFonts w:hint="eastAsia"/>
        </w:rPr>
        <w:t>318</w:t>
      </w:r>
      <w:r>
        <w:t>]</w:t>
      </w:r>
      <w:r>
        <w:rPr>
          <w:rFonts w:hint="eastAsia"/>
        </w:rPr>
        <w:t xml:space="preserve"> </w:t>
      </w:r>
    </w:p>
    <w:p w:rsidR="00655E9F" w:rsidP="00C93484" w:rsidRDefault="000A117D">
      <w:pPr>
        <w:pStyle w:val="Reqtify"/>
      </w:pPr>
      <w:bookmarkStart w:name="ZoneVSLNotExceed" w:id="8285"/>
      <w:r w:rsidRPr="00E15E6E">
        <w:rPr>
          <w:rStyle w:val="aff2"/>
          <w:bCs w:val="0"/>
          <w:iCs w:val="0"/>
        </w:rPr>
        <w:t>ZoneVSLNotExceed</w:t>
      </w:r>
      <w:bookmarkEnd w:id="8285"/>
      <w:r w:rsidR="00655E9F">
        <w:rPr>
          <w:rFonts w:hint="eastAsia"/>
        </w:rPr>
        <w:t>，</w:t>
      </w:r>
      <w:r w:rsidR="00943B89">
        <w:rPr>
          <w:rFonts w:hint="eastAsia"/>
        </w:rPr>
        <w:t>判断有无限制</w:t>
      </w:r>
      <w:r w:rsidR="00AD26FA">
        <w:rPr>
          <w:rFonts w:hint="eastAsia"/>
        </w:rPr>
        <w:t>区域</w:t>
      </w:r>
      <w:r w:rsidR="00943B89">
        <w:rPr>
          <w:rFonts w:hint="eastAsia"/>
        </w:rPr>
        <w:t>超能。</w:t>
      </w:r>
    </w:p>
    <w:p w:rsidR="00943B89" w:rsidP="00C93484" w:rsidRDefault="00943B89">
      <w:pPr>
        <w:pStyle w:val="Reqtify"/>
      </w:pPr>
    </w:p>
    <w:p w:rsidR="00655E9F" w:rsidP="00C93484" w:rsidRDefault="00655E9F">
      <w:pPr>
        <w:pStyle w:val="Reqtify"/>
      </w:pPr>
      <w:r>
        <w:rPr>
          <w:rFonts w:hint="eastAsia"/>
        </w:rPr>
        <w:t xml:space="preserve">ATP shall determine whether train exceeds the vital speed </w:t>
      </w:r>
      <w:r>
        <w:t>limitation</w:t>
      </w:r>
      <w:r>
        <w:rPr>
          <w:rFonts w:hint="eastAsia"/>
        </w:rPr>
        <w:t xml:space="preserve"> of the restrictive zone</w:t>
      </w:r>
      <w:r>
        <w:t>,</w:t>
      </w:r>
      <w:r>
        <w:rPr>
          <w:rFonts w:hint="eastAsia"/>
        </w:rPr>
        <w:t xml:space="preserve"> by comparing the energy between the </w:t>
      </w:r>
      <w:r w:rsidR="006724CD">
        <w:rPr>
          <w:rFonts w:hint="eastAsia"/>
        </w:rPr>
        <w:t xml:space="preserve">energy </w:t>
      </w:r>
      <w:r>
        <w:rPr>
          <w:rFonts w:hint="eastAsia"/>
        </w:rPr>
        <w:t>of the train</w:t>
      </w:r>
      <w:r w:rsidR="00397BD9">
        <w:rPr>
          <w:rFonts w:hint="eastAsia"/>
        </w:rPr>
        <w:t xml:space="preserve"> and </w:t>
      </w:r>
      <w:r>
        <w:rPr>
          <w:rFonts w:hint="eastAsia"/>
        </w:rPr>
        <w:t>the energy of the zone.</w:t>
      </w:r>
    </w:p>
    <w:p w:rsidRPr="00884808" w:rsidR="00655E9F" w:rsidP="00C93484" w:rsidRDefault="00655E9F">
      <w:pPr>
        <w:pStyle w:val="Reqtify"/>
      </w:pPr>
    </w:p>
    <w:p w:rsidR="00AD26FA" w:rsidP="000431E0" w:rsidRDefault="00AD26FA">
      <w:pPr>
        <w:pStyle w:val="af7"/>
      </w:pPr>
      <w:r w:rsidRPr="00AD26FA">
        <w:t xml:space="preserve"> </w:t>
      </w:r>
      <w:r>
        <w:t xml:space="preserve">def </w:t>
      </w:r>
      <w:hyperlink w:history="1" w:anchor="ZoneVSLNotExceed">
        <w:r w:rsidR="000A117D">
          <w:rPr>
            <w:rStyle w:val="ac"/>
          </w:rPr>
          <w:t>ZoneVSLNotExceed</w:t>
        </w:r>
      </w:hyperlink>
      <w:r>
        <w:rPr>
          <w:color w:val="FF8000"/>
        </w:rPr>
        <w:t>(</w:t>
      </w:r>
      <w:r>
        <w:t>k</w:t>
      </w:r>
      <w:r>
        <w:rPr>
          <w:color w:val="FF8000"/>
        </w:rPr>
        <w:t>)</w:t>
      </w:r>
      <w:r>
        <w:t>:</w:t>
      </w:r>
    </w:p>
    <w:p w:rsidR="00AD26FA" w:rsidP="000431E0" w:rsidRDefault="00AD26FA">
      <w:pPr>
        <w:pStyle w:val="af7"/>
      </w:pPr>
      <w:r>
        <w:t xml:space="preserve">    return </w:t>
      </w:r>
      <w:r>
        <w:rPr>
          <w:color w:val="FF8000"/>
        </w:rPr>
        <w:t>(</w:t>
      </w:r>
      <w:hyperlink w:history="1" w:anchor="EndOfAuthorityValid">
        <w:r w:rsidR="00BD3E90">
          <w:rPr>
            <w:rStyle w:val="ac"/>
          </w:rPr>
          <w:t>EndOfAuthorityValid</w:t>
        </w:r>
      </w:hyperlink>
      <w:r>
        <w:rPr>
          <w:color w:val="FF8000"/>
        </w:rPr>
        <w:t>(</w:t>
      </w:r>
      <w:r>
        <w:t>k</w:t>
      </w:r>
      <w:r>
        <w:rPr>
          <w:color w:val="FF8000"/>
        </w:rPr>
        <w:t>)</w:t>
      </w:r>
    </w:p>
    <w:p w:rsidR="00AD26FA" w:rsidP="000431E0" w:rsidRDefault="00AD26FA">
      <w:pPr>
        <w:pStyle w:val="af7"/>
      </w:pPr>
      <w:r>
        <w:t xml:space="preserve">            and </w:t>
      </w:r>
      <w:hyperlink w:history="1" w:anchor="ZoneVSLNotExceedTrainSpeedLimit">
        <w:r w:rsidR="00E45DB2">
          <w:rPr>
            <w:rStyle w:val="ac"/>
          </w:rPr>
          <w:t>ZoneVSLNotExceedTrainSpeedLimit</w:t>
        </w:r>
      </w:hyperlink>
      <w:r>
        <w:rPr>
          <w:color w:val="FF8000"/>
        </w:rPr>
        <w:t>(</w:t>
      </w:r>
      <w:r>
        <w:t>k</w:t>
      </w:r>
      <w:r>
        <w:rPr>
          <w:color w:val="FF8000"/>
        </w:rPr>
        <w:t>)</w:t>
      </w:r>
    </w:p>
    <w:p w:rsidR="00AD26FA" w:rsidP="000431E0" w:rsidRDefault="00AD26FA">
      <w:pPr>
        <w:pStyle w:val="af7"/>
      </w:pPr>
      <w:r>
        <w:t xml:space="preserve">            and </w:t>
      </w:r>
      <w:hyperlink w:history="1" w:anchor="ZoneVSLnotExceedPSR">
        <w:r w:rsidRPr="00065280">
          <w:rPr>
            <w:rStyle w:val="ac"/>
          </w:rPr>
          <w:t>ZoneVSLnotExceedPSR</w:t>
        </w:r>
      </w:hyperlink>
      <w:r>
        <w:rPr>
          <w:color w:val="FF8000"/>
        </w:rPr>
        <w:t>(</w:t>
      </w:r>
      <w:r>
        <w:t>k</w:t>
      </w:r>
      <w:r>
        <w:rPr>
          <w:color w:val="FF8000"/>
        </w:rPr>
        <w:t>)</w:t>
      </w:r>
    </w:p>
    <w:p w:rsidR="00AD26FA" w:rsidP="000431E0" w:rsidRDefault="00AD26FA">
      <w:pPr>
        <w:pStyle w:val="af7"/>
      </w:pPr>
      <w:r>
        <w:lastRenderedPageBreak/>
        <w:t xml:space="preserve">            and </w:t>
      </w:r>
      <w:hyperlink w:history="1" w:anchor="ZoneVSLnotExceedBSR">
        <w:r w:rsidRPr="00065280">
          <w:rPr>
            <w:rStyle w:val="ac"/>
          </w:rPr>
          <w:t>ZoneVSLnotExceedBSR</w:t>
        </w:r>
      </w:hyperlink>
      <w:r>
        <w:rPr>
          <w:color w:val="FF8000"/>
        </w:rPr>
        <w:t>(</w:t>
      </w:r>
      <w:r>
        <w:t>k</w:t>
      </w:r>
      <w:r>
        <w:rPr>
          <w:color w:val="FF8000"/>
        </w:rPr>
        <w:t>)</w:t>
      </w:r>
    </w:p>
    <w:p w:rsidR="00AD26FA" w:rsidP="000431E0" w:rsidRDefault="00AD26FA">
      <w:pPr>
        <w:pStyle w:val="af7"/>
      </w:pPr>
      <w:r>
        <w:t xml:space="preserve">            and </w:t>
      </w:r>
      <w:hyperlink w:history="1" w:anchor="ZoneVSLnotExceedTSR">
        <w:r w:rsidRPr="00065280">
          <w:rPr>
            <w:rStyle w:val="ac"/>
          </w:rPr>
          <w:t>ZoneVSLnotExceedTSR</w:t>
        </w:r>
      </w:hyperlink>
      <w:r>
        <w:rPr>
          <w:color w:val="FF8000"/>
        </w:rPr>
        <w:t>(</w:t>
      </w:r>
      <w:r>
        <w:t>k</w:t>
      </w:r>
      <w:r>
        <w:rPr>
          <w:color w:val="FF8000"/>
        </w:rPr>
        <w:t>)</w:t>
      </w:r>
    </w:p>
    <w:p w:rsidR="00AD26FA" w:rsidP="000431E0" w:rsidRDefault="00AD26FA">
      <w:pPr>
        <w:pStyle w:val="af7"/>
      </w:pPr>
      <w:r>
        <w:t xml:space="preserve">            and </w:t>
      </w:r>
      <w:hyperlink w:history="1" w:anchor="ZoneVSLnotExceedOTE">
        <w:r w:rsidRPr="00065280">
          <w:rPr>
            <w:rStyle w:val="ac"/>
          </w:rPr>
          <w:t>ZoneVSLnotExceedOTE</w:t>
        </w:r>
      </w:hyperlink>
      <w:r>
        <w:rPr>
          <w:color w:val="FF8000"/>
        </w:rPr>
        <w:t>(</w:t>
      </w:r>
      <w:r>
        <w:t>k</w:t>
      </w:r>
      <w:r>
        <w:rPr>
          <w:color w:val="FF8000"/>
        </w:rPr>
        <w:t>)</w:t>
      </w:r>
    </w:p>
    <w:p w:rsidR="00AD26FA" w:rsidP="000431E0" w:rsidRDefault="00AD26FA">
      <w:pPr>
        <w:pStyle w:val="af7"/>
      </w:pPr>
      <w:r>
        <w:t xml:space="preserve">            and </w:t>
      </w:r>
      <w:hyperlink w:history="1" w:anchor="ZoneVSLnotExceedCTE">
        <w:r w:rsidRPr="00065280">
          <w:rPr>
            <w:rStyle w:val="ac"/>
          </w:rPr>
          <w:t>ZoneVSLnotExceedCTE</w:t>
        </w:r>
      </w:hyperlink>
      <w:r>
        <w:rPr>
          <w:color w:val="FF8000"/>
        </w:rPr>
        <w:t>(</w:t>
      </w:r>
      <w:r>
        <w:t>k</w:t>
      </w:r>
      <w:r>
        <w:rPr>
          <w:color w:val="FF8000"/>
        </w:rPr>
        <w:t>)</w:t>
      </w:r>
    </w:p>
    <w:p w:rsidR="00AD26FA" w:rsidP="000431E0" w:rsidRDefault="00AD26FA">
      <w:pPr>
        <w:pStyle w:val="af7"/>
      </w:pPr>
      <w:r>
        <w:t xml:space="preserve">            and </w:t>
      </w:r>
      <w:hyperlink w:history="1" w:anchor="ZoneVSLnotExceedSignal">
        <w:r w:rsidRPr="00065280">
          <w:rPr>
            <w:rStyle w:val="ac"/>
          </w:rPr>
          <w:t>ZoneVSLnotExceedSignal</w:t>
        </w:r>
      </w:hyperlink>
      <w:r>
        <w:rPr>
          <w:color w:val="FF8000"/>
        </w:rPr>
        <w:t>(</w:t>
      </w:r>
      <w:r>
        <w:t>k</w:t>
      </w:r>
      <w:r>
        <w:rPr>
          <w:color w:val="FF8000"/>
        </w:rPr>
        <w:t>)</w:t>
      </w:r>
    </w:p>
    <w:p w:rsidR="00AD26FA" w:rsidP="000431E0" w:rsidRDefault="00AD26FA">
      <w:pPr>
        <w:pStyle w:val="af7"/>
      </w:pPr>
      <w:r>
        <w:t xml:space="preserve">            and </w:t>
      </w:r>
      <w:hyperlink w:history="1" w:anchor="ZoneVSLnotExceedOverlap">
        <w:r w:rsidRPr="00065280">
          <w:rPr>
            <w:rStyle w:val="ac"/>
          </w:rPr>
          <w:t>ZoneVSLnotExceedOverlap</w:t>
        </w:r>
      </w:hyperlink>
      <w:r>
        <w:rPr>
          <w:color w:val="FF8000"/>
        </w:rPr>
        <w:t>(</w:t>
      </w:r>
      <w:r>
        <w:t>k</w:t>
      </w:r>
      <w:r>
        <w:rPr>
          <w:color w:val="FF8000"/>
        </w:rPr>
        <w:t>)</w:t>
      </w:r>
    </w:p>
    <w:p w:rsidR="00AD26FA" w:rsidP="000431E0" w:rsidRDefault="00AD26FA">
      <w:pPr>
        <w:pStyle w:val="af7"/>
      </w:pPr>
      <w:r>
        <w:t xml:space="preserve">            and </w:t>
      </w:r>
      <w:hyperlink w:history="1" w:anchor="ZoneVSLnotExceedSwitch">
        <w:r w:rsidRPr="00065280">
          <w:rPr>
            <w:rStyle w:val="ac"/>
          </w:rPr>
          <w:t>ZoneVSLnotExceedSwitch</w:t>
        </w:r>
      </w:hyperlink>
      <w:r>
        <w:rPr>
          <w:color w:val="FF8000"/>
        </w:rPr>
        <w:t>(</w:t>
      </w:r>
      <w:r>
        <w:t>k</w:t>
      </w:r>
      <w:r>
        <w:rPr>
          <w:color w:val="FF8000"/>
        </w:rPr>
        <w:t>)</w:t>
      </w:r>
    </w:p>
    <w:p w:rsidR="00AD26FA" w:rsidP="000431E0" w:rsidRDefault="00AD26FA">
      <w:pPr>
        <w:pStyle w:val="af7"/>
      </w:pPr>
      <w:r>
        <w:t xml:space="preserve">            and </w:t>
      </w:r>
      <w:hyperlink w:history="1" w:anchor="ZoneVSLnotExceedPZ">
        <w:r w:rsidRPr="00065280">
          <w:rPr>
            <w:rStyle w:val="ac"/>
          </w:rPr>
          <w:t>ZoneVSLnotExceedPZ</w:t>
        </w:r>
      </w:hyperlink>
      <w:r>
        <w:rPr>
          <w:color w:val="FF8000"/>
        </w:rPr>
        <w:t>(</w:t>
      </w:r>
      <w:r>
        <w:t>k</w:t>
      </w:r>
      <w:r>
        <w:rPr>
          <w:color w:val="FF8000"/>
        </w:rPr>
        <w:t>)</w:t>
      </w:r>
    </w:p>
    <w:p w:rsidR="00AD26FA" w:rsidP="000431E0" w:rsidRDefault="00AD26FA">
      <w:pPr>
        <w:pStyle w:val="af7"/>
      </w:pPr>
      <w:r>
        <w:t xml:space="preserve">            and </w:t>
      </w:r>
      <w:hyperlink w:history="1" w:anchor="ZoneVSLnotExceedPSD">
        <w:r w:rsidRPr="00065280">
          <w:rPr>
            <w:rStyle w:val="ac"/>
          </w:rPr>
          <w:t>ZoneVSLnotExceedPSD</w:t>
        </w:r>
      </w:hyperlink>
      <w:r>
        <w:rPr>
          <w:color w:val="FF8000"/>
        </w:rPr>
        <w:t>(</w:t>
      </w:r>
      <w:r>
        <w:t>k</w:t>
      </w:r>
      <w:r>
        <w:rPr>
          <w:color w:val="FF8000"/>
        </w:rPr>
        <w:t>)</w:t>
      </w:r>
    </w:p>
    <w:p w:rsidR="00AD26FA" w:rsidP="000431E0" w:rsidRDefault="00AD26FA">
      <w:pPr>
        <w:pStyle w:val="af7"/>
      </w:pPr>
      <w:r>
        <w:t xml:space="preserve">            and </w:t>
      </w:r>
      <w:hyperlink w:history="1" w:anchor="ZoneVSLnotExceedZC">
        <w:r w:rsidRPr="00065280">
          <w:rPr>
            <w:rStyle w:val="ac"/>
          </w:rPr>
          <w:t>ZoneVSLnotExceedZC</w:t>
        </w:r>
      </w:hyperlink>
      <w:r>
        <w:rPr>
          <w:color w:val="FF8000"/>
        </w:rPr>
        <w:t>(</w:t>
      </w:r>
      <w:r>
        <w:t>k</w:t>
      </w:r>
      <w:r>
        <w:rPr>
          <w:color w:val="FF8000"/>
        </w:rPr>
        <w:t>)</w:t>
      </w:r>
    </w:p>
    <w:p w:rsidR="00655E9F" w:rsidP="000431E0" w:rsidRDefault="00AD26FA">
      <w:pPr>
        <w:pStyle w:val="af7"/>
      </w:pPr>
      <w:r>
        <w:t xml:space="preserve">            and </w:t>
      </w:r>
      <w:hyperlink w:history="1" w:anchor="ZoneVSLnotExceedEOA">
        <w:r w:rsidRPr="00065280">
          <w:rPr>
            <w:rStyle w:val="ac"/>
          </w:rPr>
          <w:t>ZoneVSLnotExceedEOA</w:t>
        </w:r>
      </w:hyperlink>
      <w:r>
        <w:rPr>
          <w:color w:val="FF8000"/>
        </w:rPr>
        <w:t>(</w:t>
      </w:r>
      <w:r>
        <w:t>k</w:t>
      </w:r>
      <w:r>
        <w:rPr>
          <w:color w:val="FF8000"/>
        </w:rPr>
        <w:t>))</w:t>
      </w:r>
    </w:p>
    <w:p w:rsidRPr="008A1414" w:rsidR="00655E9F" w:rsidP="000C0D62" w:rsidRDefault="00655E9F">
      <w:pPr>
        <w:pStyle w:val="ReqtifyAltQ"/>
      </w:pPr>
      <w:r w:rsidRPr="008A1414">
        <w:t>#Category=Functional</w:t>
      </w:r>
    </w:p>
    <w:p w:rsidRPr="008A1414" w:rsidR="00655E9F" w:rsidP="000C0D62" w:rsidRDefault="00655E9F">
      <w:pPr>
        <w:pStyle w:val="ReqtifyAltQ"/>
      </w:pPr>
      <w:r w:rsidRPr="008A1414">
        <w:t>#Contribution</w:t>
      </w:r>
      <w:r>
        <w:t>=SIL4</w:t>
      </w:r>
    </w:p>
    <w:p w:rsidR="009328EA" w:rsidP="000C0D62" w:rsidRDefault="00655E9F">
      <w:pPr>
        <w:pStyle w:val="ReqtifyAltQ"/>
        <w:rPr>
          <w:ins w:author="常鸣" w:date="2014-07-03T14:27:00Z" w:id="8286"/>
        </w:rPr>
      </w:pPr>
      <w:del w:author="常鸣" w:date="2014-07-03T14:27:00Z" w:id="8287">
        <w:r w:rsidRPr="008A1414" w:rsidDel="009328EA">
          <w:delText>#S</w:delText>
        </w:r>
      </w:del>
      <w:ins w:author="常鸣" w:date="2014-07-03T14:27:00Z" w:id="8288">
        <w:r w:rsidR="009328EA">
          <w:t>#Allocation=ATP Software</w:t>
        </w:r>
      </w:ins>
    </w:p>
    <w:p w:rsidRPr="008A1414" w:rsidR="00655E9F" w:rsidP="000C0D62" w:rsidRDefault="009328EA">
      <w:pPr>
        <w:pStyle w:val="ReqtifyAltQ"/>
      </w:pPr>
      <w:ins w:author="常鸣" w:date="2014-07-03T14:27:00Z" w:id="8289">
        <w:r>
          <w:t>#S</w:t>
        </w:r>
      </w:ins>
      <w:r w:rsidRPr="008A1414" w:rsidR="00655E9F">
        <w:t>ource=</w:t>
      </w:r>
      <w:r w:rsidR="00655E9F">
        <w:rPr>
          <w:rFonts w:hint="eastAsia"/>
        </w:rPr>
        <w:t>[iTC_CC-SyAD-0227</w:t>
      </w:r>
      <w:r w:rsidRPr="0057574F" w:rsidR="00655E9F">
        <w:rPr>
          <w:rFonts w:hint="eastAsia"/>
        </w:rPr>
        <w:t>],</w:t>
      </w:r>
      <w:r w:rsidRPr="00834384" w:rsidR="00655E9F">
        <w:rPr>
          <w:rFonts w:hint="eastAsia"/>
        </w:rPr>
        <w:t xml:space="preserve"> </w:t>
      </w:r>
      <w:r w:rsidR="00655E9F">
        <w:rPr>
          <w:rFonts w:hint="eastAsia"/>
        </w:rPr>
        <w:t>[iTC_CC-SyAD-0276</w:t>
      </w:r>
      <w:r w:rsidRPr="00834384" w:rsidR="00655E9F">
        <w:rPr>
          <w:rFonts w:hint="eastAsia"/>
        </w:rPr>
        <w:t>]</w:t>
      </w:r>
      <w:r w:rsidR="00655E9F">
        <w:rPr>
          <w:rFonts w:hint="eastAsia"/>
        </w:rPr>
        <w:t>,</w:t>
      </w:r>
      <w:r w:rsidRPr="00AD72AE" w:rsidR="00AD72AE">
        <w:rPr>
          <w:rFonts w:hint="eastAsia"/>
        </w:rPr>
        <w:t xml:space="preserve"> [iTC_CC-SyAD-0293]</w:t>
      </w:r>
      <w:r w:rsidR="00AD72AE">
        <w:rPr>
          <w:rFonts w:hint="eastAsia"/>
        </w:rPr>
        <w:t>,</w:t>
      </w:r>
      <w:r w:rsidRPr="00932CC9" w:rsidR="00932CC9">
        <w:rPr>
          <w:rFonts w:hint="eastAsia"/>
        </w:rPr>
        <w:t xml:space="preserve"> </w:t>
      </w:r>
      <w:r w:rsidR="00932CC9">
        <w:rPr>
          <w:rFonts w:hint="eastAsia"/>
        </w:rPr>
        <w:t>[iTC_CC-SyAD-0300],</w:t>
      </w:r>
      <w:r w:rsidRPr="00834384" w:rsidDel="00B91F59" w:rsidR="00B91F59">
        <w:rPr>
          <w:rFonts w:hint="eastAsia"/>
        </w:rPr>
        <w:t xml:space="preserve"> </w:t>
      </w:r>
      <w:r w:rsidR="00655E9F">
        <w:rPr>
          <w:rFonts w:hint="eastAsia"/>
        </w:rPr>
        <w:t>[iTC_CC-SyAD-0316],</w:t>
      </w:r>
      <w:r w:rsidRPr="00E40224" w:rsidR="00655E9F">
        <w:t xml:space="preserve"> </w:t>
      </w:r>
      <w:r w:rsidRPr="003D2990" w:rsidR="00655E9F">
        <w:t>[iTC_CC-SyAD-</w:t>
      </w:r>
      <w:r w:rsidRPr="003D2990" w:rsidR="00655E9F">
        <w:rPr>
          <w:rFonts w:hint="eastAsia"/>
        </w:rPr>
        <w:t>0</w:t>
      </w:r>
      <w:r w:rsidR="00655E9F">
        <w:rPr>
          <w:rFonts w:hint="eastAsia"/>
        </w:rPr>
        <w:t>137</w:t>
      </w:r>
      <w:r w:rsidRPr="003D2990" w:rsidR="00655E9F">
        <w:rPr>
          <w:rFonts w:hint="eastAsia"/>
        </w:rPr>
        <w:t>]</w:t>
      </w:r>
      <w:r w:rsidR="001F3266">
        <w:rPr>
          <w:rFonts w:hint="eastAsia"/>
        </w:rPr>
        <w:t>,</w:t>
      </w:r>
      <w:r w:rsidRPr="001F3266" w:rsidR="001F3266">
        <w:rPr>
          <w:rFonts w:hint="eastAsia"/>
        </w:rPr>
        <w:t xml:space="preserve"> </w:t>
      </w:r>
      <w:r w:rsidR="001F3266">
        <w:rPr>
          <w:rFonts w:hint="eastAsia"/>
        </w:rPr>
        <w:t>[iTC_CC-SyAD-1270]</w:t>
      </w:r>
      <w:r w:rsidR="00E20101">
        <w:rPr>
          <w:rFonts w:hint="eastAsia"/>
        </w:rPr>
        <w:t>,</w:t>
      </w:r>
      <w:r w:rsidRPr="00E20101" w:rsidR="00E20101">
        <w:rPr>
          <w:rFonts w:hint="eastAsia"/>
        </w:rPr>
        <w:t xml:space="preserve"> </w:t>
      </w:r>
      <w:r w:rsidR="00E20101">
        <w:rPr>
          <w:rFonts w:hint="eastAsia"/>
        </w:rPr>
        <w:t>[iTC_CC-SyAD-0292]</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w:t>
      </w:r>
      <w:r w:rsidR="008F5A16">
        <w:rPr>
          <w:rFonts w:hint="eastAsia"/>
        </w:rPr>
        <w:t>59</w:t>
      </w:r>
      <w:r w:rsidRPr="008F5A16" w:rsidR="008F5A16">
        <w:rPr>
          <w:rFonts w:hint="eastAsia"/>
        </w:rPr>
        <w:t>]</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w:t>
      </w:r>
      <w:r w:rsidR="008F5A16">
        <w:rPr>
          <w:rFonts w:hint="eastAsia"/>
        </w:rPr>
        <w:t>62</w:t>
      </w:r>
      <w:r w:rsidRPr="008F5A16" w:rsidR="008F5A16">
        <w:rPr>
          <w:rFonts w:hint="eastAsia"/>
        </w:rPr>
        <w:t>]</w:t>
      </w:r>
    </w:p>
    <w:p w:rsidRPr="008A1414" w:rsidR="00655E9F" w:rsidP="000C0D62" w:rsidRDefault="00655E9F">
      <w:pPr>
        <w:pStyle w:val="ReqtifyAltQ"/>
      </w:pPr>
      <w:r w:rsidRPr="008A1414">
        <w:t>[End]</w:t>
      </w:r>
    </w:p>
    <w:p w:rsidR="00655E9F" w:rsidP="00C93484" w:rsidRDefault="00655E9F">
      <w:pPr>
        <w:pStyle w:val="Reqtify"/>
      </w:pPr>
    </w:p>
    <w:p w:rsidR="00655E9F" w:rsidP="00C93484" w:rsidRDefault="00655E9F">
      <w:pPr>
        <w:pStyle w:val="Reqtify"/>
      </w:pPr>
    </w:p>
    <w:p w:rsidRPr="00634120" w:rsidR="00655E9F" w:rsidP="00704491" w:rsidRDefault="00655E9F">
      <w:pPr>
        <w:pStyle w:val="ReqtifyAltR"/>
      </w:pPr>
      <w:r>
        <w:t>[iTC_CC_ATP-SwRS-0</w:t>
      </w:r>
      <w:r>
        <w:rPr>
          <w:rFonts w:hint="eastAsia"/>
        </w:rPr>
        <w:t>324</w:t>
      </w:r>
      <w:r>
        <w:t>]</w:t>
      </w:r>
    </w:p>
    <w:p w:rsidR="00655E9F" w:rsidP="00C93484" w:rsidRDefault="000A117D">
      <w:pPr>
        <w:pStyle w:val="Reqtify"/>
      </w:pPr>
      <w:bookmarkStart w:name="PointVSLNotExceed" w:id="8290"/>
      <w:r w:rsidRPr="00E15E6E">
        <w:rPr>
          <w:rStyle w:val="aff2"/>
          <w:bCs w:val="0"/>
          <w:iCs w:val="0"/>
        </w:rPr>
        <w:t>PointVSLNotExceed</w:t>
      </w:r>
      <w:bookmarkEnd w:id="8290"/>
      <w:r w:rsidR="00655E9F">
        <w:rPr>
          <w:rFonts w:hint="eastAsia"/>
        </w:rPr>
        <w:t>，判断</w:t>
      </w:r>
      <w:r w:rsidR="00AD26FA">
        <w:rPr>
          <w:rFonts w:hint="eastAsia"/>
        </w:rPr>
        <w:t>有无限制点</w:t>
      </w:r>
      <w:r w:rsidR="00655E9F">
        <w:rPr>
          <w:rFonts w:hint="eastAsia"/>
        </w:rPr>
        <w:t>超能。</w:t>
      </w:r>
    </w:p>
    <w:p w:rsidR="00655E9F" w:rsidP="00C93484" w:rsidRDefault="00655E9F">
      <w:pPr>
        <w:pStyle w:val="Reqtify"/>
      </w:pPr>
      <w:r>
        <w:rPr>
          <w:rFonts w:hint="eastAsia"/>
        </w:rPr>
        <w:t xml:space="preserve">ATP shall determine whether train exceeds the vital speed </w:t>
      </w:r>
      <w:r>
        <w:t>limitation</w:t>
      </w:r>
      <w:r>
        <w:rPr>
          <w:rFonts w:hint="eastAsia"/>
        </w:rPr>
        <w:t xml:space="preserve"> of the restrictive point</w:t>
      </w:r>
      <w:r>
        <w:t>,</w:t>
      </w:r>
      <w:r>
        <w:rPr>
          <w:rFonts w:hint="eastAsia"/>
        </w:rPr>
        <w:t xml:space="preserve"> </w:t>
      </w:r>
      <w:r w:rsidR="00397BD9">
        <w:rPr>
          <w:rFonts w:hint="eastAsia"/>
        </w:rPr>
        <w:t xml:space="preserve"> </w:t>
      </w:r>
      <w:r>
        <w:rPr>
          <w:rFonts w:hint="eastAsia"/>
        </w:rPr>
        <w:t xml:space="preserve">by comparing the energy between the </w:t>
      </w:r>
      <w:r w:rsidR="006724CD">
        <w:rPr>
          <w:rFonts w:hint="eastAsia"/>
        </w:rPr>
        <w:t xml:space="preserve">energy </w:t>
      </w:r>
      <w:r>
        <w:rPr>
          <w:rFonts w:hint="eastAsia"/>
        </w:rPr>
        <w:t>of the train</w:t>
      </w:r>
      <w:r w:rsidR="00397BD9">
        <w:rPr>
          <w:rFonts w:hint="eastAsia"/>
        </w:rPr>
        <w:t xml:space="preserve"> and </w:t>
      </w:r>
      <w:r>
        <w:rPr>
          <w:rFonts w:hint="eastAsia"/>
        </w:rPr>
        <w:t>the kinetic added potential energy of the point.</w:t>
      </w:r>
    </w:p>
    <w:p w:rsidRPr="006724CD" w:rsidR="00655E9F" w:rsidP="00C93484" w:rsidRDefault="00655E9F">
      <w:pPr>
        <w:pStyle w:val="Reqtify"/>
      </w:pPr>
    </w:p>
    <w:p w:rsidR="00AD26FA" w:rsidP="000431E0" w:rsidRDefault="00AD26FA">
      <w:pPr>
        <w:pStyle w:val="af7"/>
      </w:pPr>
      <w:r>
        <w:t xml:space="preserve">def </w:t>
      </w:r>
      <w:hyperlink w:history="1" w:anchor="PointVSLNotExceed">
        <w:r w:rsidR="000A117D">
          <w:rPr>
            <w:rStyle w:val="ac"/>
          </w:rPr>
          <w:t>PointVSLNotExceed</w:t>
        </w:r>
      </w:hyperlink>
      <w:r>
        <w:rPr>
          <w:color w:val="FF8000"/>
        </w:rPr>
        <w:t>(</w:t>
      </w:r>
      <w:r>
        <w:t>k</w:t>
      </w:r>
      <w:r>
        <w:rPr>
          <w:color w:val="FF8000"/>
        </w:rPr>
        <w:t>)</w:t>
      </w:r>
      <w:r>
        <w:t>:</w:t>
      </w:r>
    </w:p>
    <w:p w:rsidR="00AD26FA" w:rsidP="000431E0" w:rsidRDefault="00AD26FA">
      <w:pPr>
        <w:pStyle w:val="af7"/>
      </w:pPr>
      <w:r>
        <w:t xml:space="preserve">    return </w:t>
      </w:r>
      <w:r>
        <w:rPr>
          <w:color w:val="FF8000"/>
        </w:rPr>
        <w:t>(</w:t>
      </w:r>
      <w:hyperlink w:history="1" w:anchor="EndOfAuthorityValid">
        <w:r w:rsidR="00BD3E90">
          <w:rPr>
            <w:rStyle w:val="ac"/>
          </w:rPr>
          <w:t>EndOfAuthorityValid</w:t>
        </w:r>
      </w:hyperlink>
      <w:r>
        <w:rPr>
          <w:color w:val="FF8000"/>
        </w:rPr>
        <w:t>(</w:t>
      </w:r>
      <w:r>
        <w:t>k</w:t>
      </w:r>
      <w:r>
        <w:rPr>
          <w:color w:val="FF8000"/>
        </w:rPr>
        <w:t>)</w:t>
      </w:r>
    </w:p>
    <w:p w:rsidR="00AD26FA" w:rsidP="000431E0" w:rsidRDefault="00AD26FA">
      <w:pPr>
        <w:pStyle w:val="af7"/>
      </w:pPr>
      <w:r>
        <w:t xml:space="preserve">            and </w:t>
      </w:r>
      <w:hyperlink w:history="1" w:anchor="PointVSLnotExceedPSR">
        <w:r w:rsidRPr="00065280">
          <w:rPr>
            <w:rStyle w:val="ac"/>
          </w:rPr>
          <w:t>PointVSLnotExceedPSR</w:t>
        </w:r>
      </w:hyperlink>
      <w:r>
        <w:rPr>
          <w:color w:val="FF8000"/>
        </w:rPr>
        <w:t>(</w:t>
      </w:r>
      <w:r>
        <w:t>k</w:t>
      </w:r>
      <w:r>
        <w:rPr>
          <w:color w:val="FF8000"/>
        </w:rPr>
        <w:t>)</w:t>
      </w:r>
    </w:p>
    <w:p w:rsidR="00AD26FA" w:rsidP="000431E0" w:rsidRDefault="00AD26FA">
      <w:pPr>
        <w:pStyle w:val="af7"/>
      </w:pPr>
      <w:r>
        <w:t xml:space="preserve">            and </w:t>
      </w:r>
      <w:hyperlink w:history="1" w:anchor="PointVSLnotExceedBSR">
        <w:r w:rsidR="00C64E92">
          <w:rPr>
            <w:rStyle w:val="ac"/>
          </w:rPr>
          <w:t>PointVSLnotExceedBSR</w:t>
        </w:r>
      </w:hyperlink>
      <w:r>
        <w:rPr>
          <w:color w:val="FF8000"/>
        </w:rPr>
        <w:t>(</w:t>
      </w:r>
      <w:r>
        <w:t>k</w:t>
      </w:r>
      <w:r>
        <w:rPr>
          <w:color w:val="FF8000"/>
        </w:rPr>
        <w:t>)</w:t>
      </w:r>
    </w:p>
    <w:p w:rsidR="00AD26FA" w:rsidP="000431E0" w:rsidRDefault="00AD26FA">
      <w:pPr>
        <w:pStyle w:val="af7"/>
      </w:pPr>
      <w:r>
        <w:t xml:space="preserve">            and </w:t>
      </w:r>
      <w:hyperlink w:history="1" w:anchor="PointVSLnotExceedTSR">
        <w:r w:rsidR="00C64E92">
          <w:rPr>
            <w:rStyle w:val="ac"/>
          </w:rPr>
          <w:t>PointVSLnotExceedTSR</w:t>
        </w:r>
      </w:hyperlink>
      <w:r>
        <w:rPr>
          <w:color w:val="FF8000"/>
        </w:rPr>
        <w:t>(</w:t>
      </w:r>
      <w:r>
        <w:t>k</w:t>
      </w:r>
      <w:r>
        <w:rPr>
          <w:color w:val="FF8000"/>
        </w:rPr>
        <w:t>)</w:t>
      </w:r>
    </w:p>
    <w:p w:rsidR="00AD26FA" w:rsidP="000431E0" w:rsidRDefault="00AD26FA">
      <w:pPr>
        <w:pStyle w:val="af7"/>
      </w:pPr>
      <w:r>
        <w:t xml:space="preserve">            and </w:t>
      </w:r>
      <w:hyperlink w:history="1" w:anchor="PointVSLnotExceedOTE">
        <w:r w:rsidRPr="00065280">
          <w:rPr>
            <w:rStyle w:val="ac"/>
          </w:rPr>
          <w:t>PointVSLnotExceedOTE</w:t>
        </w:r>
      </w:hyperlink>
      <w:r>
        <w:rPr>
          <w:color w:val="FF8000"/>
        </w:rPr>
        <w:t>(</w:t>
      </w:r>
      <w:r>
        <w:t>k</w:t>
      </w:r>
      <w:r>
        <w:rPr>
          <w:color w:val="FF8000"/>
        </w:rPr>
        <w:t>)</w:t>
      </w:r>
    </w:p>
    <w:p w:rsidR="00AD26FA" w:rsidP="000431E0" w:rsidRDefault="00AD26FA">
      <w:pPr>
        <w:pStyle w:val="af7"/>
      </w:pPr>
      <w:r>
        <w:t xml:space="preserve">            and </w:t>
      </w:r>
      <w:hyperlink w:history="1" w:anchor="PointVSLnotExceedCTE">
        <w:r w:rsidRPr="00065280">
          <w:rPr>
            <w:rStyle w:val="ac"/>
          </w:rPr>
          <w:t>PointVSLnotExceedCTE</w:t>
        </w:r>
      </w:hyperlink>
      <w:r>
        <w:rPr>
          <w:color w:val="FF8000"/>
        </w:rPr>
        <w:t>(</w:t>
      </w:r>
      <w:r>
        <w:t>k</w:t>
      </w:r>
      <w:r>
        <w:rPr>
          <w:color w:val="FF8000"/>
        </w:rPr>
        <w:t>)</w:t>
      </w:r>
    </w:p>
    <w:p w:rsidR="00AD26FA" w:rsidP="000431E0" w:rsidRDefault="00AD26FA">
      <w:pPr>
        <w:pStyle w:val="af7"/>
      </w:pPr>
      <w:r>
        <w:t xml:space="preserve">            and </w:t>
      </w:r>
      <w:hyperlink w:history="1" w:anchor="PointVSLnotExceedSignal">
        <w:r w:rsidRPr="00065280">
          <w:rPr>
            <w:rStyle w:val="ac"/>
          </w:rPr>
          <w:t>PointVSLnotExceedSignal</w:t>
        </w:r>
      </w:hyperlink>
      <w:r>
        <w:rPr>
          <w:color w:val="FF8000"/>
        </w:rPr>
        <w:t>(</w:t>
      </w:r>
      <w:r>
        <w:t>k</w:t>
      </w:r>
      <w:r>
        <w:rPr>
          <w:color w:val="FF8000"/>
        </w:rPr>
        <w:t>)</w:t>
      </w:r>
    </w:p>
    <w:p w:rsidR="00AD26FA" w:rsidP="000431E0" w:rsidRDefault="00AD26FA">
      <w:pPr>
        <w:pStyle w:val="af7"/>
      </w:pPr>
      <w:r>
        <w:t xml:space="preserve">            and </w:t>
      </w:r>
      <w:hyperlink w:history="1" w:anchor="PointVSLnotExceedOverlap">
        <w:r w:rsidRPr="00065280">
          <w:rPr>
            <w:rStyle w:val="ac"/>
          </w:rPr>
          <w:t>PointVSLnotExceedOverlap</w:t>
        </w:r>
      </w:hyperlink>
      <w:r>
        <w:rPr>
          <w:color w:val="FF8000"/>
        </w:rPr>
        <w:t>(</w:t>
      </w:r>
      <w:r>
        <w:t>k</w:t>
      </w:r>
      <w:r>
        <w:rPr>
          <w:color w:val="FF8000"/>
        </w:rPr>
        <w:t>)</w:t>
      </w:r>
    </w:p>
    <w:p w:rsidR="00AD26FA" w:rsidP="000431E0" w:rsidRDefault="00AD26FA">
      <w:pPr>
        <w:pStyle w:val="af7"/>
      </w:pPr>
      <w:r>
        <w:t xml:space="preserve">            and </w:t>
      </w:r>
      <w:hyperlink w:history="1" w:anchor="PointVSLnotExceedSwitch">
        <w:r w:rsidRPr="00065280">
          <w:rPr>
            <w:rStyle w:val="ac"/>
          </w:rPr>
          <w:t>PointVSLnotExceedSwitch</w:t>
        </w:r>
      </w:hyperlink>
      <w:r>
        <w:rPr>
          <w:color w:val="FF8000"/>
        </w:rPr>
        <w:t>(</w:t>
      </w:r>
      <w:r>
        <w:t>k</w:t>
      </w:r>
      <w:r>
        <w:rPr>
          <w:color w:val="FF8000"/>
        </w:rPr>
        <w:t>)</w:t>
      </w:r>
    </w:p>
    <w:p w:rsidR="00AD26FA" w:rsidP="000431E0" w:rsidRDefault="00AD26FA">
      <w:pPr>
        <w:pStyle w:val="af7"/>
      </w:pPr>
      <w:r>
        <w:t xml:space="preserve">            and </w:t>
      </w:r>
      <w:hyperlink w:history="1" w:anchor="PointVSLnotExceedPZ">
        <w:r w:rsidRPr="00065280">
          <w:rPr>
            <w:rStyle w:val="ac"/>
          </w:rPr>
          <w:t>PointVSLnotExceedPZ</w:t>
        </w:r>
      </w:hyperlink>
      <w:r>
        <w:rPr>
          <w:color w:val="FF8000"/>
        </w:rPr>
        <w:t>(</w:t>
      </w:r>
      <w:r>
        <w:t>k</w:t>
      </w:r>
      <w:r>
        <w:rPr>
          <w:color w:val="FF8000"/>
        </w:rPr>
        <w:t>)</w:t>
      </w:r>
    </w:p>
    <w:p w:rsidR="00AD26FA" w:rsidP="000431E0" w:rsidRDefault="00AD26FA">
      <w:pPr>
        <w:pStyle w:val="af7"/>
      </w:pPr>
      <w:r>
        <w:t xml:space="preserve">            and </w:t>
      </w:r>
      <w:hyperlink w:history="1" w:anchor="PointVSLnotExceedPSD">
        <w:r w:rsidRPr="00065280">
          <w:rPr>
            <w:rStyle w:val="ac"/>
          </w:rPr>
          <w:t>PointVSLnotExceedPSD</w:t>
        </w:r>
      </w:hyperlink>
      <w:r>
        <w:rPr>
          <w:color w:val="FF8000"/>
        </w:rPr>
        <w:t>(</w:t>
      </w:r>
      <w:r>
        <w:t>k</w:t>
      </w:r>
      <w:r>
        <w:rPr>
          <w:color w:val="FF8000"/>
        </w:rPr>
        <w:t>)</w:t>
      </w:r>
    </w:p>
    <w:p w:rsidR="00AD26FA" w:rsidP="000431E0" w:rsidRDefault="00AD26FA">
      <w:pPr>
        <w:pStyle w:val="af7"/>
      </w:pPr>
      <w:r>
        <w:t xml:space="preserve">            and </w:t>
      </w:r>
      <w:hyperlink w:history="1" w:anchor="PointVSLnotExceedZC">
        <w:r w:rsidRPr="00065280">
          <w:rPr>
            <w:rStyle w:val="ac"/>
          </w:rPr>
          <w:t>PointVSLnotExceedZC</w:t>
        </w:r>
      </w:hyperlink>
      <w:r>
        <w:rPr>
          <w:color w:val="FF8000"/>
        </w:rPr>
        <w:t>(</w:t>
      </w:r>
      <w:r>
        <w:t>k</w:t>
      </w:r>
      <w:r>
        <w:rPr>
          <w:color w:val="FF8000"/>
        </w:rPr>
        <w:t>)</w:t>
      </w:r>
    </w:p>
    <w:p w:rsidR="00655E9F" w:rsidP="000431E0" w:rsidRDefault="00AD26FA">
      <w:pPr>
        <w:pStyle w:val="af7"/>
      </w:pPr>
      <w:r>
        <w:t xml:space="preserve">            and </w:t>
      </w:r>
      <w:hyperlink w:history="1" w:anchor="PointVSLnotExceedEOA">
        <w:r w:rsidRPr="00065280">
          <w:rPr>
            <w:rStyle w:val="ac"/>
          </w:rPr>
          <w:t>PointVSLnotExceedEOA</w:t>
        </w:r>
      </w:hyperlink>
      <w:r>
        <w:rPr>
          <w:color w:val="FF8000"/>
        </w:rPr>
        <w:t>(</w:t>
      </w:r>
      <w:r>
        <w:t>k</w:t>
      </w:r>
      <w:r>
        <w:rPr>
          <w:color w:val="FF8000"/>
        </w:rPr>
        <w:t>))</w:t>
      </w:r>
    </w:p>
    <w:p w:rsidRPr="008A1414" w:rsidR="00655E9F" w:rsidP="000C0D62" w:rsidRDefault="00655E9F">
      <w:pPr>
        <w:pStyle w:val="ReqtifyAltQ"/>
      </w:pPr>
      <w:r w:rsidRPr="008A1414">
        <w:t>#Category=Functional</w:t>
      </w:r>
    </w:p>
    <w:p w:rsidRPr="008A1414" w:rsidR="00655E9F" w:rsidP="000C0D62" w:rsidRDefault="00655E9F">
      <w:pPr>
        <w:pStyle w:val="ReqtifyAltQ"/>
      </w:pPr>
      <w:r w:rsidRPr="008A1414">
        <w:t>#Contribution</w:t>
      </w:r>
      <w:r>
        <w:t>=SIL4</w:t>
      </w:r>
    </w:p>
    <w:p w:rsidR="009328EA" w:rsidP="000C0D62" w:rsidRDefault="00655E9F">
      <w:pPr>
        <w:pStyle w:val="ReqtifyAltQ"/>
        <w:rPr>
          <w:ins w:author="常鸣" w:date="2014-07-03T14:27:00Z" w:id="8291"/>
        </w:rPr>
      </w:pPr>
      <w:del w:author="常鸣" w:date="2014-07-03T14:27:00Z" w:id="8292">
        <w:r w:rsidRPr="008A1414" w:rsidDel="009328EA">
          <w:lastRenderedPageBreak/>
          <w:delText>#S</w:delText>
        </w:r>
      </w:del>
      <w:ins w:author="常鸣" w:date="2014-07-03T14:27:00Z" w:id="8293">
        <w:r w:rsidR="009328EA">
          <w:t>#Allocation=ATP Software</w:t>
        </w:r>
      </w:ins>
    </w:p>
    <w:p w:rsidRPr="008A1414" w:rsidR="00655E9F" w:rsidP="000C0D62" w:rsidRDefault="009328EA">
      <w:pPr>
        <w:pStyle w:val="ReqtifyAltQ"/>
      </w:pPr>
      <w:ins w:author="常鸣" w:date="2014-07-03T14:27:00Z" w:id="8294">
        <w:r>
          <w:t>#S</w:t>
        </w:r>
      </w:ins>
      <w:r w:rsidRPr="008A1414" w:rsidR="00655E9F">
        <w:t>ource=</w:t>
      </w:r>
      <w:r w:rsidRPr="00AD72AE" w:rsidR="00AD72AE">
        <w:rPr>
          <w:rFonts w:hint="eastAsia"/>
        </w:rPr>
        <w:t>[iTC_CC-SyAD-0293]</w:t>
      </w:r>
      <w:r w:rsidR="00AD72AE">
        <w:rPr>
          <w:rFonts w:hint="eastAsia"/>
        </w:rPr>
        <w:t>,</w:t>
      </w:r>
      <w:r w:rsidRPr="00AD72AE" w:rsidR="00AD72AE">
        <w:rPr>
          <w:rFonts w:hint="eastAsia"/>
        </w:rPr>
        <w:t xml:space="preserve"> </w:t>
      </w:r>
      <w:r w:rsidR="00932CC9">
        <w:rPr>
          <w:rFonts w:hint="eastAsia"/>
        </w:rPr>
        <w:t xml:space="preserve">[iTC_CC-SyAD-0300], </w:t>
      </w:r>
      <w:r w:rsidR="00655E9F">
        <w:rPr>
          <w:rFonts w:hint="eastAsia"/>
        </w:rPr>
        <w:t>[iTC_CC-SyAD-0316]</w:t>
      </w:r>
      <w:r w:rsidR="001F3266">
        <w:rPr>
          <w:rFonts w:hint="eastAsia"/>
        </w:rPr>
        <w:t>,</w:t>
      </w:r>
      <w:r w:rsidRPr="001F3266" w:rsidR="001F3266">
        <w:rPr>
          <w:rFonts w:hint="eastAsia"/>
        </w:rPr>
        <w:t xml:space="preserve"> </w:t>
      </w:r>
      <w:r w:rsidR="001F3266">
        <w:rPr>
          <w:rFonts w:hint="eastAsia"/>
        </w:rPr>
        <w:t>[iTC_CC-SyAD-1270]</w:t>
      </w:r>
      <w:r w:rsidR="00E20101">
        <w:rPr>
          <w:rFonts w:hint="eastAsia"/>
        </w:rPr>
        <w:t>,</w:t>
      </w:r>
      <w:r w:rsidRPr="00E20101" w:rsidR="00E20101">
        <w:rPr>
          <w:rFonts w:hint="eastAsia"/>
        </w:rPr>
        <w:t xml:space="preserve"> </w:t>
      </w:r>
      <w:r w:rsidR="00E20101">
        <w:rPr>
          <w:rFonts w:hint="eastAsia"/>
        </w:rPr>
        <w:t>[iTC_CC-SyAD-0292]</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w:t>
      </w:r>
      <w:r w:rsidR="008F5A16">
        <w:rPr>
          <w:rFonts w:hint="eastAsia"/>
        </w:rPr>
        <w:t>60</w:t>
      </w:r>
      <w:r w:rsidRPr="008F5A16" w:rsidR="008F5A16">
        <w:rPr>
          <w:rFonts w:hint="eastAsia"/>
        </w:rPr>
        <w:t>]</w:t>
      </w:r>
      <w:r w:rsidR="008F5A16">
        <w:rPr>
          <w:rFonts w:hint="eastAsia"/>
        </w:rPr>
        <w:t>,</w:t>
      </w:r>
      <w:r w:rsidRPr="008F5A16" w:rsidR="008F5A16">
        <w:rPr>
          <w:rFonts w:hint="eastAsia"/>
        </w:rPr>
        <w:t xml:space="preserve"> [</w:t>
      </w:r>
      <w:r w:rsidRPr="008F5A16" w:rsidR="008F5A16">
        <w:t>iTC_CC_ATP_SwHA-0</w:t>
      </w:r>
      <w:r w:rsidRPr="008F5A16" w:rsidR="008F5A16">
        <w:rPr>
          <w:rFonts w:hint="eastAsia"/>
        </w:rPr>
        <w:t>2</w:t>
      </w:r>
      <w:r w:rsidR="008F5A16">
        <w:rPr>
          <w:rFonts w:hint="eastAsia"/>
        </w:rPr>
        <w:t>63</w:t>
      </w:r>
      <w:r w:rsidRPr="008F5A16" w:rsidR="008F5A16">
        <w:rPr>
          <w:rFonts w:hint="eastAsia"/>
        </w:rPr>
        <w:t>]</w:t>
      </w:r>
    </w:p>
    <w:p w:rsidRPr="008A1414" w:rsidR="00655E9F" w:rsidP="000C0D62" w:rsidRDefault="00655E9F">
      <w:pPr>
        <w:pStyle w:val="ReqtifyAltQ"/>
      </w:pPr>
      <w:r w:rsidRPr="008A1414">
        <w:t>[End]</w:t>
      </w:r>
    </w:p>
    <w:p w:rsidR="005463DC" w:rsidP="00C93484" w:rsidRDefault="005463DC">
      <w:pPr>
        <w:pStyle w:val="Reqtify"/>
      </w:pPr>
      <w:bookmarkStart w:name="_Ref279742659" w:id="8295"/>
    </w:p>
    <w:p w:rsidR="00D41CE0" w:rsidP="00C93484" w:rsidRDefault="00D41CE0">
      <w:pPr>
        <w:pStyle w:val="Reqtify"/>
      </w:pPr>
    </w:p>
    <w:p w:rsidRPr="00A61D30" w:rsidR="005463DC" w:rsidP="00934391" w:rsidRDefault="005463DC">
      <w:pPr>
        <w:pStyle w:val="3"/>
      </w:pPr>
      <w:r w:rsidRPr="00A61D30">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778"/>
        <w:gridCol w:w="2361"/>
        <w:gridCol w:w="2013"/>
        <w:gridCol w:w="2134"/>
      </w:tblGrid>
      <w:tr w:rsidRPr="00785CC7" w:rsidR="005463DC" w:rsidTr="00E92EF5">
        <w:tc>
          <w:tcPr>
            <w:tcW w:w="1496" w:type="pct"/>
            <w:tcBorders>
              <w:top w:val="single" w:color="000000" w:sz="12" w:space="0"/>
              <w:bottom w:val="single" w:color="000000" w:sz="4" w:space="0"/>
            </w:tcBorders>
            <w:shd w:val="clear" w:color="auto" w:fill="E0E0E0"/>
          </w:tcPr>
          <w:p w:rsidR="005463DC" w:rsidP="00FA0FBB" w:rsidRDefault="005463DC">
            <w:pPr>
              <w:pStyle w:val="af6"/>
            </w:pPr>
            <w:r w:rsidRPr="00B1730D">
              <w:t>Name</w:t>
            </w:r>
          </w:p>
        </w:tc>
        <w:tc>
          <w:tcPr>
            <w:tcW w:w="1271" w:type="pct"/>
            <w:tcBorders>
              <w:top w:val="single" w:color="000000" w:sz="12" w:space="0"/>
              <w:bottom w:val="single" w:color="000000" w:sz="4" w:space="0"/>
            </w:tcBorders>
            <w:shd w:val="clear" w:color="auto" w:fill="E0E0E0"/>
          </w:tcPr>
          <w:p w:rsidR="005463DC" w:rsidP="00FA0FBB" w:rsidRDefault="005463DC">
            <w:pPr>
              <w:pStyle w:val="af6"/>
            </w:pPr>
            <w:r>
              <w:rPr>
                <w:rFonts w:hint="eastAsia"/>
              </w:rPr>
              <w:t>Safety Critical</w:t>
            </w:r>
          </w:p>
        </w:tc>
        <w:tc>
          <w:tcPr>
            <w:tcW w:w="1084" w:type="pct"/>
            <w:tcBorders>
              <w:top w:val="single" w:color="000000" w:sz="12" w:space="0"/>
              <w:bottom w:val="single" w:color="000000" w:sz="4" w:space="0"/>
            </w:tcBorders>
            <w:shd w:val="clear" w:color="auto" w:fill="E0E0E0"/>
          </w:tcPr>
          <w:p w:rsidR="005463DC" w:rsidP="00FA0FBB" w:rsidRDefault="005463DC">
            <w:pPr>
              <w:pStyle w:val="af6"/>
            </w:pPr>
            <w:r w:rsidRPr="00B1730D">
              <w:t>Observable</w:t>
            </w:r>
          </w:p>
        </w:tc>
        <w:tc>
          <w:tcPr>
            <w:tcW w:w="1149" w:type="pct"/>
            <w:tcBorders>
              <w:top w:val="single" w:color="000000" w:sz="12" w:space="0"/>
              <w:bottom w:val="single" w:color="000000" w:sz="4" w:space="0"/>
            </w:tcBorders>
            <w:shd w:val="clear" w:color="auto" w:fill="E0E0E0"/>
          </w:tcPr>
          <w:p w:rsidR="005463DC" w:rsidP="00FA0FBB" w:rsidRDefault="005463DC">
            <w:pPr>
              <w:pStyle w:val="af6"/>
            </w:pPr>
            <w:r w:rsidRPr="00B1730D">
              <w:t>Logical Type</w:t>
            </w:r>
          </w:p>
        </w:tc>
      </w:tr>
      <w:tr w:rsidR="00E92EF5" w:rsidTr="00E92EF5">
        <w:tc>
          <w:tcPr>
            <w:tcW w:w="1496" w:type="pct"/>
            <w:tcBorders>
              <w:top w:val="single" w:color="000000" w:sz="4" w:space="0"/>
            </w:tcBorders>
            <w:shd w:val="clear" w:color="auto" w:fill="auto"/>
          </w:tcPr>
          <w:p w:rsidRPr="00680604" w:rsidR="00E92EF5" w:rsidP="00591D6B" w:rsidRDefault="00532AED">
            <w:pPr>
              <w:pStyle w:val="AltB0"/>
            </w:pPr>
            <w:hyperlink w:history="1" w:anchor="PointVSLNotExceed">
              <w:r w:rsidR="00E92EF5">
                <w:rPr>
                  <w:rStyle w:val="ac"/>
                </w:rPr>
                <w:t>PointVSLNotExceed</w:t>
              </w:r>
            </w:hyperlink>
          </w:p>
        </w:tc>
        <w:tc>
          <w:tcPr>
            <w:tcW w:w="1271" w:type="pct"/>
            <w:tcBorders>
              <w:top w:val="single" w:color="000000" w:sz="4" w:space="0"/>
            </w:tcBorders>
          </w:tcPr>
          <w:p w:rsidR="00E92EF5" w:rsidP="00591D6B" w:rsidRDefault="00E92EF5">
            <w:pPr>
              <w:pStyle w:val="AltB0"/>
            </w:pPr>
            <w:r>
              <w:rPr>
                <w:rFonts w:hint="eastAsia"/>
              </w:rPr>
              <w:t>√</w:t>
            </w:r>
          </w:p>
        </w:tc>
        <w:tc>
          <w:tcPr>
            <w:tcW w:w="1084" w:type="pct"/>
            <w:tcBorders>
              <w:top w:val="single" w:color="000000" w:sz="4" w:space="0"/>
            </w:tcBorders>
            <w:shd w:val="clear" w:color="auto" w:fill="auto"/>
          </w:tcPr>
          <w:p w:rsidR="00E92EF5" w:rsidP="00591D6B" w:rsidRDefault="00E92EF5">
            <w:pPr>
              <w:pStyle w:val="AltB0"/>
            </w:pPr>
            <w:r>
              <w:rPr>
                <w:rFonts w:hint="eastAsia"/>
              </w:rPr>
              <w:t>√</w:t>
            </w:r>
          </w:p>
        </w:tc>
        <w:tc>
          <w:tcPr>
            <w:tcW w:w="1149"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1496" w:type="pct"/>
            <w:shd w:val="clear" w:color="auto" w:fill="auto"/>
          </w:tcPr>
          <w:p w:rsidRPr="00680604" w:rsidR="00E92EF5" w:rsidP="00591D6B" w:rsidRDefault="00532AED">
            <w:pPr>
              <w:pStyle w:val="AltB0"/>
            </w:pPr>
            <w:hyperlink w:history="1" w:anchor="ZoneVSLNotExceed">
              <w:r w:rsidR="00E92EF5">
                <w:rPr>
                  <w:rStyle w:val="ac"/>
                </w:rPr>
                <w:t>ZoneVSLNotExceed</w:t>
              </w:r>
            </w:hyperlink>
          </w:p>
        </w:tc>
        <w:tc>
          <w:tcPr>
            <w:tcW w:w="1271" w:type="pct"/>
          </w:tcPr>
          <w:p w:rsidR="00E92EF5" w:rsidP="00591D6B" w:rsidRDefault="00E92EF5">
            <w:pPr>
              <w:pStyle w:val="AltB0"/>
            </w:pPr>
            <w:r>
              <w:rPr>
                <w:rFonts w:hint="eastAsia"/>
              </w:rPr>
              <w:t>√</w:t>
            </w:r>
          </w:p>
        </w:tc>
        <w:tc>
          <w:tcPr>
            <w:tcW w:w="1084" w:type="pct"/>
            <w:shd w:val="clear" w:color="auto" w:fill="auto"/>
          </w:tcPr>
          <w:p w:rsidR="00E92EF5" w:rsidP="00591D6B" w:rsidRDefault="00E92EF5">
            <w:pPr>
              <w:pStyle w:val="AltB0"/>
            </w:pPr>
            <w:r>
              <w:rPr>
                <w:rFonts w:hint="eastAsia"/>
              </w:rPr>
              <w:t>√</w:t>
            </w:r>
          </w:p>
        </w:tc>
        <w:tc>
          <w:tcPr>
            <w:tcW w:w="1149"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5463DC" w:rsidP="00C93484" w:rsidRDefault="005463DC">
      <w:pPr>
        <w:pStyle w:val="Reqtify"/>
      </w:pPr>
    </w:p>
    <w:p w:rsidRPr="00655E9F" w:rsidR="00655E9F" w:rsidP="00F23398" w:rsidRDefault="005463DC">
      <w:pPr>
        <w:pStyle w:val="2"/>
        <w:ind w:left="756" w:hanging="756"/>
      </w:pPr>
      <w:bookmarkStart w:name="_Ref345055806" w:id="8296"/>
      <w:bookmarkStart w:name="_Toc348357059" w:id="8297"/>
      <w:bookmarkStart w:name="_Toc349030472" w:id="8298"/>
      <w:bookmarkStart w:name="_Toc347566605" w:id="8299"/>
      <w:bookmarkStart w:name="_Toc345689270" w:id="8300"/>
      <w:bookmarkStart w:name="_Toc376182971" w:id="8301"/>
      <w:bookmarkStart w:name="_Toc392229951" w:id="8302"/>
      <w:r>
        <w:rPr>
          <w:rFonts w:hint="eastAsia"/>
        </w:rPr>
        <w:t>F4</w:t>
      </w:r>
      <w:r w:rsidR="006A5251">
        <w:rPr>
          <w:rFonts w:hint="eastAsia"/>
        </w:rPr>
        <w:t>6</w:t>
      </w:r>
      <w:r w:rsidR="00655E9F">
        <w:rPr>
          <w:rFonts w:hint="eastAsia"/>
        </w:rPr>
        <w:t>-</w:t>
      </w:r>
      <w:r w:rsidRPr="00655E9F" w:rsidR="00655E9F">
        <w:rPr>
          <w:rFonts w:hint="eastAsia"/>
        </w:rPr>
        <w:t xml:space="preserve">Determine </w:t>
      </w:r>
      <w:r w:rsidR="00F72ED9">
        <w:rPr>
          <w:rFonts w:hint="eastAsia"/>
        </w:rPr>
        <w:t>O</w:t>
      </w:r>
      <w:r w:rsidRPr="00655E9F" w:rsidR="00655E9F">
        <w:rPr>
          <w:rFonts w:hint="eastAsia"/>
        </w:rPr>
        <w:t xml:space="preserve">ver </w:t>
      </w:r>
      <w:r w:rsidR="00F72ED9">
        <w:rPr>
          <w:rFonts w:hint="eastAsia"/>
        </w:rPr>
        <w:t>E</w:t>
      </w:r>
      <w:r w:rsidRPr="00655E9F" w:rsidR="00655E9F">
        <w:rPr>
          <w:rFonts w:hint="eastAsia"/>
        </w:rPr>
        <w:t>nergy</w:t>
      </w:r>
      <w:bookmarkEnd w:id="8295"/>
      <w:bookmarkEnd w:id="8296"/>
      <w:bookmarkEnd w:id="8297"/>
      <w:bookmarkEnd w:id="8298"/>
      <w:bookmarkEnd w:id="8299"/>
      <w:bookmarkEnd w:id="8300"/>
      <w:bookmarkEnd w:id="8301"/>
      <w:bookmarkEnd w:id="8302"/>
    </w:p>
    <w:p w:rsidRPr="00A61D30" w:rsidR="00655E9F" w:rsidP="00934391" w:rsidRDefault="00655E9F">
      <w:pPr>
        <w:pStyle w:val="3"/>
      </w:pPr>
      <w:r w:rsidRPr="00A61D30">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795"/>
        <w:gridCol w:w="1055"/>
        <w:gridCol w:w="5436"/>
      </w:tblGrid>
      <w:tr w:rsidRPr="00785CC7" w:rsidR="00655E9F" w:rsidTr="00655E9F">
        <w:tc>
          <w:tcPr>
            <w:tcW w:w="1505" w:type="pct"/>
            <w:tcBorders>
              <w:top w:val="single" w:color="000000" w:sz="12" w:space="0"/>
              <w:bottom w:val="single" w:color="000000" w:sz="4" w:space="0"/>
            </w:tcBorders>
            <w:shd w:val="clear" w:color="auto" w:fill="E0E0E0"/>
          </w:tcPr>
          <w:p w:rsidR="00655E9F" w:rsidP="00FA0FBB" w:rsidRDefault="00655E9F">
            <w:pPr>
              <w:pStyle w:val="af6"/>
            </w:pPr>
            <w:r w:rsidRPr="00B1730D">
              <w:t>Name</w:t>
            </w:r>
          </w:p>
        </w:tc>
        <w:tc>
          <w:tcPr>
            <w:tcW w:w="568" w:type="pct"/>
            <w:tcBorders>
              <w:top w:val="single" w:color="000000" w:sz="12" w:space="0"/>
              <w:bottom w:val="single" w:color="000000" w:sz="4" w:space="0"/>
            </w:tcBorders>
            <w:shd w:val="clear" w:color="auto" w:fill="E0E0E0"/>
          </w:tcPr>
          <w:p w:rsidR="00655E9F" w:rsidP="00FA0FBB" w:rsidRDefault="00655E9F">
            <w:pPr>
              <w:pStyle w:val="af6"/>
            </w:pPr>
            <w:r w:rsidRPr="00B1730D">
              <w:t>Nature</w:t>
            </w:r>
          </w:p>
        </w:tc>
        <w:tc>
          <w:tcPr>
            <w:tcW w:w="2927" w:type="pct"/>
            <w:tcBorders>
              <w:top w:val="single" w:color="000000" w:sz="12" w:space="0"/>
              <w:bottom w:val="single" w:color="000000" w:sz="4" w:space="0"/>
            </w:tcBorders>
            <w:shd w:val="clear" w:color="auto" w:fill="E0E0E0"/>
          </w:tcPr>
          <w:p w:rsidR="00655E9F" w:rsidP="00FA0FBB" w:rsidRDefault="00655E9F">
            <w:pPr>
              <w:pStyle w:val="af6"/>
            </w:pPr>
            <w:r w:rsidRPr="00B1730D">
              <w:t>Provided by</w:t>
            </w:r>
          </w:p>
        </w:tc>
      </w:tr>
      <w:tr w:rsidR="000733AC" w:rsidTr="00655E9F">
        <w:tc>
          <w:tcPr>
            <w:tcW w:w="1505" w:type="pct"/>
            <w:tcBorders>
              <w:top w:val="single" w:color="000000" w:sz="4" w:space="0"/>
            </w:tcBorders>
            <w:shd w:val="clear" w:color="auto" w:fill="auto"/>
          </w:tcPr>
          <w:p w:rsidR="000733AC" w:rsidP="00591D6B" w:rsidRDefault="00532AED">
            <w:pPr>
              <w:pStyle w:val="AltB0"/>
            </w:pPr>
            <w:hyperlink w:history="1" w:anchor="ATPsetting">
              <w:r w:rsidR="000733AC">
                <w:rPr>
                  <w:rStyle w:val="ac"/>
                </w:rPr>
                <w:t>ATPsetting</w:t>
              </w:r>
            </w:hyperlink>
          </w:p>
        </w:tc>
        <w:tc>
          <w:tcPr>
            <w:tcW w:w="568" w:type="pct"/>
            <w:tcBorders>
              <w:top w:val="single" w:color="000000" w:sz="4" w:space="0"/>
            </w:tcBorders>
            <w:shd w:val="clear" w:color="auto" w:fill="auto"/>
          </w:tcPr>
          <w:p w:rsidR="000733AC" w:rsidP="00591D6B" w:rsidRDefault="000733AC">
            <w:pPr>
              <w:pStyle w:val="AltB0"/>
            </w:pPr>
            <w:r>
              <w:rPr>
                <w:rFonts w:hint="eastAsia"/>
              </w:rPr>
              <w:t>Internal</w:t>
            </w:r>
          </w:p>
        </w:tc>
        <w:tc>
          <w:tcPr>
            <w:tcW w:w="2927"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0733AC" w:rsidTr="00655E9F">
        <w:tc>
          <w:tcPr>
            <w:tcW w:w="1505" w:type="pct"/>
            <w:shd w:val="clear" w:color="auto" w:fill="auto"/>
          </w:tcPr>
          <w:p w:rsidR="000733AC" w:rsidP="00591D6B" w:rsidRDefault="00532AED">
            <w:pPr>
              <w:pStyle w:val="AltB0"/>
            </w:pPr>
            <w:hyperlink w:history="1" w:anchor="InhibitEmergencyBrake">
              <w:r w:rsidR="000733AC">
                <w:rPr>
                  <w:rStyle w:val="ac"/>
                </w:rPr>
                <w:t>InhibitEmergencyBrake</w:t>
              </w:r>
            </w:hyperlink>
          </w:p>
        </w:tc>
        <w:tc>
          <w:tcPr>
            <w:tcW w:w="568" w:type="pct"/>
            <w:shd w:val="clear" w:color="auto" w:fill="auto"/>
          </w:tcPr>
          <w:p w:rsidR="000733AC" w:rsidP="00591D6B" w:rsidRDefault="00416AAC">
            <w:pPr>
              <w:pStyle w:val="AltB0"/>
            </w:pPr>
            <w:r>
              <w:rPr>
                <w:rFonts w:hint="eastAsia"/>
              </w:rPr>
              <w:t>Internal</w:t>
            </w:r>
          </w:p>
        </w:tc>
        <w:tc>
          <w:tcPr>
            <w:tcW w:w="2927" w:type="pct"/>
            <w:shd w:val="clear" w:color="auto" w:fill="auto"/>
          </w:tcPr>
          <w:p w:rsidR="000733AC" w:rsidP="00591D6B" w:rsidRDefault="00416AAC">
            <w:pPr>
              <w:pStyle w:val="AltB0"/>
            </w:pPr>
            <w:r>
              <w:fldChar w:fldCharType="begin"/>
            </w:r>
            <w:r>
              <w:instrText xml:space="preserve"> REF _Ref345055931 \h </w:instrText>
            </w:r>
            <w:r>
              <w:fldChar w:fldCharType="separate"/>
            </w:r>
            <w:r w:rsidR="00DE178B">
              <w:rPr>
                <w:rFonts w:hint="eastAsia"/>
              </w:rPr>
              <w:t>F71-Outputs to Rolling-stock</w:t>
            </w:r>
            <w:r>
              <w:fldChar w:fldCharType="end"/>
            </w:r>
          </w:p>
        </w:tc>
      </w:tr>
      <w:tr w:rsidR="00C16980" w:rsidTr="00655E9F">
        <w:tc>
          <w:tcPr>
            <w:tcW w:w="1505" w:type="pct"/>
            <w:shd w:val="clear" w:color="auto" w:fill="auto"/>
          </w:tcPr>
          <w:p w:rsidR="00C16980" w:rsidP="00591D6B" w:rsidRDefault="00532AED">
            <w:pPr>
              <w:pStyle w:val="AltB0"/>
            </w:pPr>
            <w:hyperlink w:history="1" w:anchor="Offline">
              <w:r w:rsidR="00C16980">
                <w:rPr>
                  <w:rStyle w:val="ac"/>
                </w:rPr>
                <w:t>Offline</w:t>
              </w:r>
            </w:hyperlink>
          </w:p>
        </w:tc>
        <w:tc>
          <w:tcPr>
            <w:tcW w:w="568" w:type="pct"/>
            <w:shd w:val="clear" w:color="auto" w:fill="auto"/>
          </w:tcPr>
          <w:p w:rsidR="00C16980" w:rsidP="00591D6B" w:rsidRDefault="00C16980">
            <w:pPr>
              <w:pStyle w:val="AltB0"/>
            </w:pPr>
            <w:r>
              <w:rPr>
                <w:rFonts w:hint="eastAsia"/>
              </w:rPr>
              <w:t>Internal</w:t>
            </w:r>
          </w:p>
        </w:tc>
        <w:tc>
          <w:tcPr>
            <w:tcW w:w="2927" w:type="pct"/>
            <w:shd w:val="clear" w:color="auto" w:fill="auto"/>
          </w:tcPr>
          <w:p w:rsidR="00C16980" w:rsidP="00591D6B" w:rsidRDefault="00C16980">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3F558A" w:rsidTr="00655E9F">
        <w:tc>
          <w:tcPr>
            <w:tcW w:w="1505" w:type="pct"/>
            <w:shd w:val="clear" w:color="auto" w:fill="auto"/>
          </w:tcPr>
          <w:p w:rsidR="003F558A" w:rsidP="00591D6B" w:rsidRDefault="00532AED">
            <w:pPr>
              <w:pStyle w:val="AltB0"/>
            </w:pPr>
            <w:hyperlink w:history="1" w:anchor="PointVSLNotExceed">
              <w:r w:rsidR="003F558A">
                <w:rPr>
                  <w:rStyle w:val="ac"/>
                </w:rPr>
                <w:t>PointVSLNotExceed</w:t>
              </w:r>
            </w:hyperlink>
          </w:p>
        </w:tc>
        <w:tc>
          <w:tcPr>
            <w:tcW w:w="568" w:type="pct"/>
            <w:shd w:val="clear" w:color="auto" w:fill="auto"/>
          </w:tcPr>
          <w:p w:rsidR="003F558A" w:rsidP="00591D6B" w:rsidRDefault="003F558A">
            <w:pPr>
              <w:pStyle w:val="AltB0"/>
            </w:pPr>
            <w:r>
              <w:rPr>
                <w:rFonts w:hint="eastAsia"/>
              </w:rPr>
              <w:t>Internal</w:t>
            </w:r>
          </w:p>
        </w:tc>
        <w:tc>
          <w:tcPr>
            <w:tcW w:w="2927" w:type="pct"/>
            <w:shd w:val="clear" w:color="auto" w:fill="auto"/>
          </w:tcPr>
          <w:p w:rsidR="003F558A" w:rsidP="00591D6B" w:rsidRDefault="003F558A">
            <w:pPr>
              <w:pStyle w:val="AltB0"/>
            </w:pPr>
            <w:r>
              <w:fldChar w:fldCharType="begin"/>
            </w:r>
            <w:r>
              <w:instrText xml:space="preserve"> REF _Ref345055794 \h </w:instrText>
            </w:r>
            <w:r>
              <w:fldChar w:fldCharType="separate"/>
            </w:r>
            <w:r w:rsidR="00DE178B">
              <w:rPr>
                <w:rFonts w:hint="eastAsia"/>
              </w:rPr>
              <w:t>F45-Process Singularities</w:t>
            </w:r>
            <w:r>
              <w:fldChar w:fldCharType="end"/>
            </w:r>
          </w:p>
        </w:tc>
      </w:tr>
      <w:tr w:rsidR="003F558A" w:rsidTr="00655E9F">
        <w:tc>
          <w:tcPr>
            <w:tcW w:w="1505" w:type="pct"/>
            <w:shd w:val="clear" w:color="auto" w:fill="auto"/>
          </w:tcPr>
          <w:p w:rsidR="003F558A" w:rsidP="00591D6B" w:rsidRDefault="00532AED">
            <w:pPr>
              <w:pStyle w:val="AltB0"/>
            </w:pPr>
            <w:hyperlink w:history="1" w:anchor="TrainFilteredStopped">
              <w:r w:rsidR="003F558A">
                <w:rPr>
                  <w:rStyle w:val="ac"/>
                </w:rPr>
                <w:t>TrainFilteredStopped</w:t>
              </w:r>
            </w:hyperlink>
          </w:p>
        </w:tc>
        <w:tc>
          <w:tcPr>
            <w:tcW w:w="568" w:type="pct"/>
            <w:shd w:val="clear" w:color="auto" w:fill="auto"/>
          </w:tcPr>
          <w:p w:rsidR="003F558A" w:rsidP="00591D6B" w:rsidRDefault="003F558A">
            <w:pPr>
              <w:pStyle w:val="AltB0"/>
            </w:pPr>
            <w:r>
              <w:rPr>
                <w:rFonts w:hint="eastAsia"/>
              </w:rPr>
              <w:t>Internal</w:t>
            </w:r>
          </w:p>
        </w:tc>
        <w:tc>
          <w:tcPr>
            <w:tcW w:w="2927" w:type="pct"/>
            <w:shd w:val="clear" w:color="auto" w:fill="auto"/>
          </w:tcPr>
          <w:p w:rsidR="003F558A" w:rsidP="00591D6B" w:rsidRDefault="003F558A">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3F558A" w:rsidTr="00655E9F">
        <w:tc>
          <w:tcPr>
            <w:tcW w:w="1505" w:type="pct"/>
            <w:shd w:val="clear" w:color="auto" w:fill="auto"/>
          </w:tcPr>
          <w:p w:rsidR="003F558A" w:rsidP="00591D6B" w:rsidRDefault="00532AED">
            <w:pPr>
              <w:pStyle w:val="AltB0"/>
            </w:pPr>
            <w:hyperlink w:history="1" w:anchor="ZoneVSLNotExceed">
              <w:r w:rsidR="003F558A">
                <w:rPr>
                  <w:rStyle w:val="ac"/>
                </w:rPr>
                <w:t>ZoneVSLNotExceed</w:t>
              </w:r>
            </w:hyperlink>
          </w:p>
        </w:tc>
        <w:tc>
          <w:tcPr>
            <w:tcW w:w="568" w:type="pct"/>
            <w:shd w:val="clear" w:color="auto" w:fill="auto"/>
          </w:tcPr>
          <w:p w:rsidR="003F558A" w:rsidP="00591D6B" w:rsidRDefault="003F558A">
            <w:pPr>
              <w:pStyle w:val="AltB0"/>
            </w:pPr>
            <w:r>
              <w:rPr>
                <w:rFonts w:hint="eastAsia"/>
              </w:rPr>
              <w:t>Internal</w:t>
            </w:r>
          </w:p>
        </w:tc>
        <w:tc>
          <w:tcPr>
            <w:tcW w:w="2927" w:type="pct"/>
            <w:shd w:val="clear" w:color="auto" w:fill="auto"/>
          </w:tcPr>
          <w:p w:rsidR="003F558A" w:rsidP="00591D6B" w:rsidRDefault="003F558A">
            <w:pPr>
              <w:pStyle w:val="AltB0"/>
            </w:pPr>
            <w:r>
              <w:fldChar w:fldCharType="begin"/>
            </w:r>
            <w:r>
              <w:instrText xml:space="preserve"> REF _Ref345055794 \h </w:instrText>
            </w:r>
            <w:r>
              <w:fldChar w:fldCharType="separate"/>
            </w:r>
            <w:r w:rsidR="00DE178B">
              <w:rPr>
                <w:rFonts w:hint="eastAsia"/>
              </w:rPr>
              <w:t>F45-Process Singularities</w:t>
            </w:r>
            <w:r>
              <w:fldChar w:fldCharType="end"/>
            </w:r>
          </w:p>
        </w:tc>
      </w:tr>
    </w:tbl>
    <w:p w:rsidR="00655E9F" w:rsidP="00934391" w:rsidRDefault="00655E9F">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7"/>
        <w:gridCol w:w="1558"/>
        <w:gridCol w:w="2706"/>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TrainEnergyControlDisabled">
              <w:r w:rsidR="00E92EF5">
                <w:rPr>
                  <w:rStyle w:val="ac"/>
                </w:rPr>
                <w:t>TrainEnergyControlDisabled</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Pr="00A61D30" w:rsidR="00655E9F" w:rsidP="00934391" w:rsidRDefault="00655E9F">
      <w:pPr>
        <w:pStyle w:val="3"/>
      </w:pPr>
      <w:r w:rsidRPr="00A61D30">
        <w:rPr>
          <w:rFonts w:hint="eastAsia"/>
        </w:rPr>
        <w:t>Processing</w:t>
      </w:r>
    </w:p>
    <w:p w:rsidR="00655E9F" w:rsidP="00C93484" w:rsidRDefault="00655E9F">
      <w:pPr>
        <w:pStyle w:val="Reqtify"/>
      </w:pPr>
      <w:r>
        <w:rPr>
          <w:rFonts w:hint="eastAsia"/>
        </w:rPr>
        <w:t>无论本周期的列车能量超过了车身范围内限制区域的能量限制，或是下游限制点的能量限制，</w:t>
      </w:r>
      <w:r>
        <w:rPr>
          <w:rFonts w:hint="eastAsia"/>
        </w:rPr>
        <w:t>ATP</w:t>
      </w:r>
      <w:r>
        <w:rPr>
          <w:rFonts w:hint="eastAsia"/>
        </w:rPr>
        <w:t>均应当触发</w:t>
      </w:r>
      <w:r>
        <w:rPr>
          <w:rFonts w:hint="eastAsia"/>
        </w:rPr>
        <w:t>EB</w:t>
      </w:r>
      <w:r>
        <w:rPr>
          <w:rFonts w:hint="eastAsia"/>
        </w:rPr>
        <w:t>，确保列车能满足线路上的速度或位置限制要求。</w:t>
      </w:r>
    </w:p>
    <w:p w:rsidR="00655E9F" w:rsidP="00C93484" w:rsidRDefault="00655E9F">
      <w:pPr>
        <w:pStyle w:val="Reqtify"/>
      </w:pPr>
      <w:r>
        <w:rPr>
          <w:rFonts w:hint="eastAsia"/>
        </w:rPr>
        <w:t>ATP shall trigger EB to make sure that the train can fulfill the limitation requirements of speed</w:t>
      </w:r>
      <w:r w:rsidR="00397BD9">
        <w:rPr>
          <w:rFonts w:hint="eastAsia"/>
        </w:rPr>
        <w:t xml:space="preserve"> or </w:t>
      </w:r>
      <w:r>
        <w:rPr>
          <w:rFonts w:hint="eastAsia"/>
        </w:rPr>
        <w:t>location, no matter the train energy exceeded the energy of train intersected zone</w:t>
      </w:r>
      <w:r w:rsidR="00397BD9">
        <w:rPr>
          <w:rFonts w:hint="eastAsia"/>
        </w:rPr>
        <w:t xml:space="preserve"> or </w:t>
      </w:r>
      <w:r>
        <w:rPr>
          <w:rFonts w:hint="eastAsia"/>
        </w:rPr>
        <w:t>constraint point of the downstream.</w:t>
      </w:r>
    </w:p>
    <w:p w:rsidR="00655E9F" w:rsidP="00C93484" w:rsidRDefault="00655E9F">
      <w:pPr>
        <w:pStyle w:val="Reqtify"/>
      </w:pPr>
    </w:p>
    <w:p w:rsidR="00DF0FB4" w:rsidP="00C93484" w:rsidRDefault="00DF0FB4">
      <w:pPr>
        <w:pStyle w:val="Reqtify"/>
      </w:pPr>
    </w:p>
    <w:p w:rsidR="00DF0FB4" w:rsidP="0012674A" w:rsidRDefault="00DF0FB4">
      <w:pPr>
        <w:pStyle w:val="4"/>
      </w:pPr>
      <w:r>
        <w:rPr>
          <w:rFonts w:hint="eastAsia"/>
        </w:rPr>
        <w:t>Motion protection inhibition</w:t>
      </w:r>
    </w:p>
    <w:p w:rsidR="00DF0FB4" w:rsidP="00DF0FB4" w:rsidRDefault="00DF0FB4">
      <w:pPr>
        <w:pStyle w:val="ReqtifyAltR"/>
      </w:pPr>
    </w:p>
    <w:p w:rsidR="00DF0FB4" w:rsidP="00DF0FB4" w:rsidRDefault="00DF0FB4">
      <w:pPr>
        <w:pStyle w:val="ReqtifyAltR"/>
      </w:pPr>
      <w:r>
        <w:t>[iTC_CC_ATP-SwRS-</w:t>
      </w:r>
      <w:r>
        <w:rPr>
          <w:rFonts w:hint="eastAsia"/>
        </w:rPr>
        <w:t>0064</w:t>
      </w:r>
      <w:r>
        <w:t>]</w:t>
      </w:r>
    </w:p>
    <w:p w:rsidR="00DF0FB4" w:rsidP="00C93484" w:rsidRDefault="008B283E">
      <w:pPr>
        <w:pStyle w:val="Reqtify"/>
      </w:pPr>
      <w:bookmarkStart w:name="MotionProtectionInhibition" w:id="8303"/>
      <w:r w:rsidRPr="00E15E6E">
        <w:rPr>
          <w:rStyle w:val="aff2"/>
        </w:rPr>
        <w:t>MotionProtectionInhibition</w:t>
      </w:r>
      <w:bookmarkEnd w:id="8303"/>
      <w:r w:rsidR="00DF0FB4">
        <w:rPr>
          <w:rFonts w:hint="eastAsia"/>
        </w:rPr>
        <w:t>，表示</w:t>
      </w:r>
      <w:r w:rsidR="00DF0FB4">
        <w:rPr>
          <w:rFonts w:hint="eastAsia"/>
        </w:rPr>
        <w:t>ATP</w:t>
      </w:r>
      <w:r w:rsidR="00DF0FB4">
        <w:rPr>
          <w:rFonts w:hint="eastAsia"/>
        </w:rPr>
        <w:t>不负责列车位置的监控。其状态来自于项目可配置的列车输入采集。</w:t>
      </w:r>
    </w:p>
    <w:p w:rsidR="003B3FD2" w:rsidP="000431E0" w:rsidRDefault="003B3FD2">
      <w:pPr>
        <w:pStyle w:val="af7"/>
      </w:pPr>
      <w:r>
        <w:t xml:space="preserve">def </w:t>
      </w:r>
      <w:hyperlink w:history="1" w:anchor="MotionProtectionInhibition">
        <w:r w:rsidR="008B283E">
          <w:rPr>
            <w:rStyle w:val="ac"/>
          </w:rPr>
          <w:t>MotionProtectionInhibition</w:t>
        </w:r>
      </w:hyperlink>
      <w:r>
        <w:rPr>
          <w:color w:val="FF8000"/>
        </w:rPr>
        <w:t>(</w:t>
      </w:r>
      <w:r>
        <w:t>k</w:t>
      </w:r>
      <w:r>
        <w:rPr>
          <w:color w:val="FF8000"/>
        </w:rPr>
        <w:t>)</w:t>
      </w:r>
      <w:r>
        <w:t>:</w:t>
      </w:r>
    </w:p>
    <w:p w:rsidRPr="00AF6C33" w:rsidR="00DF0FB4" w:rsidP="000431E0" w:rsidRDefault="003B3FD2">
      <w:pPr>
        <w:pStyle w:val="af7"/>
      </w:pPr>
      <w:r>
        <w:t xml:space="preserve">    return </w:t>
      </w:r>
      <w:hyperlink w:history="1" w:anchor="GetMotionProtectionInhibition">
        <w:r w:rsidRPr="00B91F59" w:rsidR="00813AB3">
          <w:rPr>
            <w:rStyle w:val="ac"/>
          </w:rPr>
          <w:t>Offline</w:t>
        </w:r>
        <w:r w:rsidRPr="00B91F59" w:rsidR="00155088">
          <w:rPr>
            <w:rStyle w:val="ac"/>
          </w:rPr>
          <w:t>.G</w:t>
        </w:r>
        <w:r w:rsidRPr="00B91F59">
          <w:rPr>
            <w:rStyle w:val="ac"/>
          </w:rPr>
          <w:t>etMotionProtectionInhibition</w:t>
        </w:r>
      </w:hyperlink>
      <w:r>
        <w:rPr>
          <w:color w:val="FF8000"/>
        </w:rPr>
        <w:t>(</w:t>
      </w:r>
      <w:r>
        <w:t>k</w:t>
      </w:r>
      <w:r>
        <w:rPr>
          <w:color w:val="FF8000"/>
        </w:rPr>
        <w:t>)</w:t>
      </w:r>
    </w:p>
    <w:p w:rsidR="00DF0FB4" w:rsidP="000C0D62" w:rsidRDefault="00DF0FB4">
      <w:pPr>
        <w:pStyle w:val="ReqtifyAltQ"/>
      </w:pPr>
    </w:p>
    <w:p w:rsidRPr="008A1414" w:rsidR="00DF0FB4" w:rsidP="000C0D62" w:rsidRDefault="00DF0FB4">
      <w:pPr>
        <w:pStyle w:val="ReqtifyAltQ"/>
      </w:pPr>
      <w:r w:rsidRPr="008A1414">
        <w:t>#Category=Functional</w:t>
      </w:r>
    </w:p>
    <w:p w:rsidRPr="008A1414" w:rsidR="00DF0FB4" w:rsidP="000C0D62" w:rsidRDefault="00DF0FB4">
      <w:pPr>
        <w:pStyle w:val="ReqtifyAltQ"/>
      </w:pPr>
      <w:r w:rsidRPr="008A1414">
        <w:t>#Contribution</w:t>
      </w:r>
      <w:r>
        <w:t>=SIL4</w:t>
      </w:r>
    </w:p>
    <w:p w:rsidR="009328EA" w:rsidP="000C0D62" w:rsidRDefault="00DF0FB4">
      <w:pPr>
        <w:pStyle w:val="ReqtifyAltQ"/>
        <w:rPr>
          <w:ins w:author="常鸣" w:date="2014-07-03T14:27:00Z" w:id="8304"/>
        </w:rPr>
      </w:pPr>
      <w:del w:author="常鸣" w:date="2014-07-03T14:27:00Z" w:id="8305">
        <w:r w:rsidRPr="008A1414" w:rsidDel="009328EA">
          <w:delText>#S</w:delText>
        </w:r>
      </w:del>
      <w:ins w:author="常鸣" w:date="2014-07-03T14:27:00Z" w:id="8306">
        <w:r w:rsidR="009328EA">
          <w:t>#Allocation=ATP Software</w:t>
        </w:r>
      </w:ins>
      <w:ins w:author="常鸣" w:date="2014-07-03T14:59:00Z" w:id="8307">
        <w:r w:rsidR="00AA7E12">
          <w:rPr>
            <w:rFonts w:hint="eastAsia"/>
          </w:rPr>
          <w:t>, Vital Embedded Setting</w:t>
        </w:r>
      </w:ins>
    </w:p>
    <w:p w:rsidRPr="008A1414" w:rsidR="00DF0FB4" w:rsidP="000C0D62" w:rsidRDefault="009328EA">
      <w:pPr>
        <w:pStyle w:val="ReqtifyAltQ"/>
      </w:pPr>
      <w:ins w:author="常鸣" w:date="2014-07-03T14:27:00Z" w:id="8308">
        <w:r>
          <w:t>#S</w:t>
        </w:r>
      </w:ins>
      <w:r w:rsidRPr="008A1414" w:rsidR="00DF0FB4">
        <w:t>ource=</w:t>
      </w:r>
      <w:r w:rsidR="00DF0FB4">
        <w:rPr>
          <w:rFonts w:hint="eastAsia"/>
        </w:rPr>
        <w:t>[iTC_CC-SyAD-0218],</w:t>
      </w:r>
      <w:r w:rsidRPr="000A0A49" w:rsidR="00DF0FB4">
        <w:rPr>
          <w:rFonts w:hint="eastAsia"/>
        </w:rPr>
        <w:t xml:space="preserve"> </w:t>
      </w:r>
      <w:r w:rsidR="00DF0FB4">
        <w:rPr>
          <w:rFonts w:hint="eastAsia"/>
        </w:rPr>
        <w:t>[iTC_CC-SyAD-0339],</w:t>
      </w:r>
      <w:r w:rsidRPr="00DB7088" w:rsidR="00DB7088">
        <w:rPr>
          <w:rFonts w:hint="eastAsia"/>
        </w:rPr>
        <w:t xml:space="preserve"> </w:t>
      </w:r>
      <w:r w:rsidR="00DB7088">
        <w:rPr>
          <w:rFonts w:hint="eastAsia"/>
        </w:rPr>
        <w:t>[iTC_CC-SyAD-0343],</w:t>
      </w:r>
      <w:r w:rsidRPr="00353C27" w:rsidR="00DF0FB4">
        <w:t xml:space="preserve"> [iTC_CC-SyAD-</w:t>
      </w:r>
      <w:r w:rsidRPr="00353C27" w:rsidR="00DF0FB4">
        <w:rPr>
          <w:rFonts w:hint="eastAsia"/>
        </w:rPr>
        <w:t>1003</w:t>
      </w:r>
      <w:r w:rsidRPr="00353C27" w:rsidR="00DF0FB4">
        <w:t>]</w:t>
      </w:r>
      <w:r w:rsidR="00DF0FB4">
        <w:rPr>
          <w:rFonts w:hint="eastAsia"/>
        </w:rPr>
        <w:t>,</w:t>
      </w:r>
      <w:r w:rsidRPr="00AD73F3" w:rsidR="00DF0FB4">
        <w:t xml:space="preserve"> </w:t>
      </w:r>
      <w:r w:rsidRPr="00353C27" w:rsidR="00E20101">
        <w:t>[iTC_CC-SyAD-</w:t>
      </w:r>
      <w:r w:rsidRPr="00353C27" w:rsidR="00E20101">
        <w:rPr>
          <w:rFonts w:hint="eastAsia"/>
        </w:rPr>
        <w:t>1</w:t>
      </w:r>
      <w:r w:rsidR="00E20101">
        <w:rPr>
          <w:rFonts w:hint="eastAsia"/>
        </w:rPr>
        <w:t>285</w:t>
      </w:r>
      <w:r w:rsidRPr="00353C27" w:rsidR="00E20101">
        <w:t>]</w:t>
      </w:r>
      <w:r w:rsidR="00E20101">
        <w:rPr>
          <w:rFonts w:hint="eastAsia"/>
        </w:rPr>
        <w:t>,</w:t>
      </w:r>
      <w:r w:rsidRPr="00AD73F3" w:rsidR="00E20101">
        <w:t xml:space="preserve"> </w:t>
      </w:r>
      <w:r w:rsidRPr="002B683E" w:rsidR="006252D3">
        <w:rPr>
          <w:rFonts w:hint="eastAsia"/>
        </w:rPr>
        <w:t>[</w:t>
      </w:r>
      <w:r w:rsidRPr="002B683E" w:rsidR="006252D3">
        <w:t>iTC_CC-SyAD-</w:t>
      </w:r>
      <w:r w:rsidR="006252D3">
        <w:rPr>
          <w:rFonts w:hint="eastAsia"/>
        </w:rPr>
        <w:t>1306</w:t>
      </w:r>
      <w:r w:rsidRPr="002B683E" w:rsidR="006252D3">
        <w:rPr>
          <w:rFonts w:hint="eastAsia"/>
        </w:rPr>
        <w:t>]</w:t>
      </w:r>
      <w:r w:rsidR="006252D3">
        <w:rPr>
          <w:rFonts w:hint="eastAsia"/>
        </w:rPr>
        <w:t>,</w:t>
      </w:r>
      <w:r w:rsidRPr="00831033" w:rsidR="00831033">
        <w:rPr>
          <w:rFonts w:hint="eastAsia"/>
        </w:rPr>
        <w:t xml:space="preserve"> [</w:t>
      </w:r>
      <w:r w:rsidRPr="00831033" w:rsidR="00831033">
        <w:t>iTC_CC-SyAD-</w:t>
      </w:r>
      <w:r w:rsidR="00831033">
        <w:rPr>
          <w:rFonts w:hint="eastAsia"/>
        </w:rPr>
        <w:t>0802</w:t>
      </w:r>
      <w:r w:rsidRPr="00831033" w:rsidR="00831033">
        <w:rPr>
          <w:rFonts w:hint="eastAsia"/>
        </w:rPr>
        <w:t>]</w:t>
      </w:r>
      <w:r w:rsidR="00831033">
        <w:rPr>
          <w:rFonts w:hint="eastAsia"/>
        </w:rPr>
        <w:t>,</w:t>
      </w:r>
      <w:r w:rsidRPr="00AD73F3" w:rsidR="006252D3">
        <w:t xml:space="preserve"> </w:t>
      </w:r>
      <w:r w:rsidRPr="00AD73F3" w:rsidR="00DF0FB4">
        <w:t>[iTC_CC_ATP_SwHA-0200]</w:t>
      </w:r>
    </w:p>
    <w:p w:rsidRPr="008A1414" w:rsidR="00DF0FB4" w:rsidP="000C0D62" w:rsidRDefault="00DF0FB4">
      <w:pPr>
        <w:pStyle w:val="ReqtifyAltQ"/>
      </w:pPr>
      <w:r w:rsidRPr="008A1414">
        <w:t>[End]</w:t>
      </w:r>
    </w:p>
    <w:p w:rsidR="00DF0FB4" w:rsidP="00C93484" w:rsidRDefault="00DF0FB4">
      <w:pPr>
        <w:pStyle w:val="Reqtify"/>
      </w:pPr>
    </w:p>
    <w:p w:rsidR="00DF0FB4" w:rsidP="0012674A" w:rsidRDefault="003A029E">
      <w:pPr>
        <w:pStyle w:val="4"/>
      </w:pPr>
      <w:r>
        <w:rPr>
          <w:rFonts w:hint="eastAsia"/>
        </w:rPr>
        <w:t>Determing over energy</w:t>
      </w:r>
    </w:p>
    <w:p w:rsidR="00DF0FB4" w:rsidP="00C93484" w:rsidRDefault="00DF0FB4">
      <w:pPr>
        <w:pStyle w:val="Reqtify"/>
      </w:pPr>
    </w:p>
    <w:p w:rsidRPr="00634120" w:rsidR="00655E9F" w:rsidP="00704491" w:rsidRDefault="00655E9F">
      <w:pPr>
        <w:pStyle w:val="ReqtifyAltR"/>
      </w:pPr>
      <w:r>
        <w:t>[iTC_CC_ATP-SwRS-0</w:t>
      </w:r>
      <w:r>
        <w:rPr>
          <w:rFonts w:hint="eastAsia"/>
        </w:rPr>
        <w:t>325</w:t>
      </w:r>
      <w:r>
        <w:t>]</w:t>
      </w:r>
    </w:p>
    <w:p w:rsidR="00655E9F" w:rsidP="00C93484" w:rsidRDefault="000D1D11">
      <w:pPr>
        <w:pStyle w:val="Reqtify"/>
      </w:pPr>
      <w:bookmarkStart w:name="TrainPossiblyInOverEnergy" w:id="8309"/>
      <w:r w:rsidRPr="000D1D11">
        <w:rPr>
          <w:rStyle w:val="aff2"/>
        </w:rPr>
        <w:t>TrainPossiblyInOverEnergy</w:t>
      </w:r>
      <w:bookmarkEnd w:id="8309"/>
      <w:r w:rsidR="00655E9F">
        <w:rPr>
          <w:rFonts w:hint="eastAsia"/>
        </w:rPr>
        <w:t>，列车能量大于限制点或限制区能量，即超能。</w:t>
      </w:r>
    </w:p>
    <w:p w:rsidR="00655E9F" w:rsidP="00C93484" w:rsidRDefault="00655E9F">
      <w:pPr>
        <w:pStyle w:val="Reqtify"/>
      </w:pPr>
    </w:p>
    <w:p w:rsidR="00655E9F" w:rsidP="00C93484" w:rsidRDefault="00655E9F">
      <w:pPr>
        <w:pStyle w:val="Reqtify"/>
      </w:pPr>
      <w:r>
        <w:rPr>
          <w:rFonts w:hint="eastAsia"/>
        </w:rPr>
        <w:t xml:space="preserve">If the train energy exceeds the zone of point vital speed </w:t>
      </w:r>
      <w:r>
        <w:t>limitation</w:t>
      </w:r>
      <w:r>
        <w:rPr>
          <w:rFonts w:hint="eastAsia"/>
        </w:rPr>
        <w:t xml:space="preserve">, ATP shall consider the train </w:t>
      </w:r>
      <w:r w:rsidR="002F5731">
        <w:t>possibly</w:t>
      </w:r>
      <w:r>
        <w:rPr>
          <w:rFonts w:hint="eastAsia"/>
        </w:rPr>
        <w:t xml:space="preserve"> over energy.</w:t>
      </w:r>
    </w:p>
    <w:p w:rsidR="00655E9F" w:rsidP="00C93484" w:rsidRDefault="00655E9F">
      <w:pPr>
        <w:pStyle w:val="Reqtify"/>
      </w:pPr>
    </w:p>
    <w:p w:rsidRPr="00C51AA2" w:rsidR="00C51AA2" w:rsidP="000431E0" w:rsidRDefault="00C51AA2">
      <w:pPr>
        <w:pStyle w:val="af7"/>
      </w:pPr>
      <w:r w:rsidRPr="00C51AA2">
        <w:t xml:space="preserve">def </w:t>
      </w:r>
      <w:hyperlink w:history="1" w:anchor="TrainPossiblyInOverEnergy">
        <w:r w:rsidR="000D1D11">
          <w:rPr>
            <w:rStyle w:val="ac"/>
          </w:rPr>
          <w:t>TrainPossiblyInOverEnergy</w:t>
        </w:r>
      </w:hyperlink>
      <w:r w:rsidRPr="00C51AA2">
        <w:t>(k):</w:t>
      </w:r>
    </w:p>
    <w:p w:rsidRPr="00C51AA2" w:rsidR="00C51AA2" w:rsidP="000431E0" w:rsidRDefault="00C51AA2">
      <w:pPr>
        <w:pStyle w:val="af7"/>
      </w:pPr>
      <w:r w:rsidRPr="00C51AA2">
        <w:t xml:space="preserve">    </w:t>
      </w:r>
      <w:r w:rsidR="006078D5">
        <w:rPr>
          <w:rFonts w:hint="eastAsia"/>
        </w:rPr>
        <w:t>return</w:t>
      </w:r>
      <w:r w:rsidRPr="00C51AA2">
        <w:t xml:space="preserve"> (not </w:t>
      </w:r>
      <w:hyperlink w:history="1" w:anchor="ZoneVSLNotExceed">
        <w:r w:rsidR="000A117D">
          <w:rPr>
            <w:rStyle w:val="ac"/>
          </w:rPr>
          <w:t>ZoneVSLNotExceed</w:t>
        </w:r>
      </w:hyperlink>
      <w:r w:rsidRPr="00C51AA2">
        <w:t>(k)</w:t>
      </w:r>
    </w:p>
    <w:p w:rsidR="00655E9F" w:rsidP="000431E0" w:rsidRDefault="00C51AA2">
      <w:pPr>
        <w:pStyle w:val="af7"/>
      </w:pPr>
      <w:r w:rsidRPr="00C51AA2">
        <w:t xml:space="preserve">     </w:t>
      </w:r>
      <w:r w:rsidR="006078D5">
        <w:t xml:space="preserve">   or not </w:t>
      </w:r>
      <w:hyperlink w:history="1" w:anchor="PointVSLNotExceed">
        <w:r w:rsidR="000A117D">
          <w:rPr>
            <w:rStyle w:val="ac"/>
          </w:rPr>
          <w:t>PointVSLNotExceed</w:t>
        </w:r>
      </w:hyperlink>
      <w:r w:rsidR="006078D5">
        <w:t>(k))</w:t>
      </w:r>
    </w:p>
    <w:p w:rsidRPr="008A1414" w:rsidR="00655E9F" w:rsidP="000C0D62" w:rsidRDefault="00655E9F">
      <w:pPr>
        <w:pStyle w:val="ReqtifyAltQ"/>
      </w:pPr>
      <w:r w:rsidRPr="008A1414">
        <w:t>#Category=Functional</w:t>
      </w:r>
    </w:p>
    <w:p w:rsidRPr="008A1414" w:rsidR="00655E9F" w:rsidP="000C0D62" w:rsidRDefault="00655E9F">
      <w:pPr>
        <w:pStyle w:val="ReqtifyAltQ"/>
      </w:pPr>
      <w:r w:rsidRPr="008A1414">
        <w:t>#Contribution</w:t>
      </w:r>
      <w:r>
        <w:t>=SIL4</w:t>
      </w:r>
    </w:p>
    <w:p w:rsidR="009328EA" w:rsidP="000C0D62" w:rsidRDefault="00655E9F">
      <w:pPr>
        <w:pStyle w:val="ReqtifyAltQ"/>
        <w:rPr>
          <w:ins w:author="常鸣" w:date="2014-07-03T14:27:00Z" w:id="8310"/>
        </w:rPr>
      </w:pPr>
      <w:del w:author="常鸣" w:date="2014-07-03T14:27:00Z" w:id="8311">
        <w:r w:rsidRPr="008A1414" w:rsidDel="009328EA">
          <w:delText>#S</w:delText>
        </w:r>
      </w:del>
      <w:ins w:author="常鸣" w:date="2014-07-03T14:27:00Z" w:id="8312">
        <w:r w:rsidR="009328EA">
          <w:t>#Allocation=ATP Software</w:t>
        </w:r>
      </w:ins>
    </w:p>
    <w:p w:rsidRPr="008A1414" w:rsidR="00655E9F" w:rsidP="000C0D62" w:rsidRDefault="009328EA">
      <w:pPr>
        <w:pStyle w:val="ReqtifyAltQ"/>
      </w:pPr>
      <w:ins w:author="常鸣" w:date="2014-07-03T14:27:00Z" w:id="8313">
        <w:r>
          <w:t>#S</w:t>
        </w:r>
      </w:ins>
      <w:r w:rsidRPr="008A1414" w:rsidR="00655E9F">
        <w:t>ource=</w:t>
      </w:r>
      <w:r w:rsidR="00655E9F">
        <w:rPr>
          <w:rFonts w:hint="eastAsia"/>
        </w:rPr>
        <w:t>[iTC_CC-SyAD-0316],</w:t>
      </w:r>
      <w:r w:rsidRPr="0057574F" w:rsidR="00655E9F">
        <w:rPr>
          <w:rFonts w:hint="eastAsia"/>
        </w:rPr>
        <w:t xml:space="preserve"> [iTC_CC-SyAD-0227]</w:t>
      </w:r>
      <w:r w:rsidR="00655E9F">
        <w:rPr>
          <w:rFonts w:hint="eastAsia"/>
        </w:rPr>
        <w:t>,</w:t>
      </w:r>
      <w:r w:rsidRPr="00834384" w:rsidR="00655E9F">
        <w:rPr>
          <w:rFonts w:hint="eastAsia"/>
        </w:rPr>
        <w:t xml:space="preserve"> </w:t>
      </w:r>
      <w:r w:rsidR="00655E9F">
        <w:rPr>
          <w:rFonts w:hint="eastAsia"/>
        </w:rPr>
        <w:t>[iTC_CC-SyAD-0276</w:t>
      </w:r>
      <w:r w:rsidRPr="00834384" w:rsidR="00655E9F">
        <w:rPr>
          <w:rFonts w:hint="eastAsia"/>
        </w:rPr>
        <w:t>]</w:t>
      </w:r>
      <w:r w:rsidR="00655E9F">
        <w:rPr>
          <w:rFonts w:hint="eastAsia"/>
        </w:rPr>
        <w:t xml:space="preserve">, </w:t>
      </w:r>
      <w:r w:rsidRPr="003D2990" w:rsidR="00655E9F">
        <w:t>[iTC_CC-SyAD-</w:t>
      </w:r>
      <w:r w:rsidRPr="003D2990" w:rsidR="00655E9F">
        <w:rPr>
          <w:rFonts w:hint="eastAsia"/>
        </w:rPr>
        <w:t>0</w:t>
      </w:r>
      <w:r w:rsidR="00655E9F">
        <w:rPr>
          <w:rFonts w:hint="eastAsia"/>
        </w:rPr>
        <w:t>137</w:t>
      </w:r>
      <w:r w:rsidRPr="003D2990" w:rsidR="00655E9F">
        <w:rPr>
          <w:rFonts w:hint="eastAsia"/>
        </w:rPr>
        <w:t>]</w:t>
      </w:r>
    </w:p>
    <w:p w:rsidRPr="008A1414" w:rsidR="00655E9F" w:rsidP="000C0D62" w:rsidRDefault="00655E9F">
      <w:pPr>
        <w:pStyle w:val="ReqtifyAltQ"/>
      </w:pPr>
      <w:r w:rsidRPr="008A1414">
        <w:t>[End]</w:t>
      </w:r>
    </w:p>
    <w:p w:rsidRPr="006A78D7" w:rsidR="00655E9F" w:rsidP="00704491" w:rsidRDefault="00655E9F"/>
    <w:p w:rsidRPr="00FC6F91" w:rsidR="00655E9F" w:rsidP="00704491" w:rsidRDefault="00655E9F"/>
    <w:p w:rsidR="00655E9F" w:rsidP="00704491" w:rsidRDefault="00655E9F">
      <w:pPr>
        <w:pStyle w:val="ReqtifyAltR"/>
      </w:pPr>
      <w:r>
        <w:t>[iTC_CC_ATP-SwRS-0</w:t>
      </w:r>
      <w:r>
        <w:rPr>
          <w:rFonts w:hint="eastAsia"/>
        </w:rPr>
        <w:t>326</w:t>
      </w:r>
      <w:r>
        <w:t>]</w:t>
      </w:r>
    </w:p>
    <w:p w:rsidR="00655E9F" w:rsidP="00C93484" w:rsidRDefault="000A117D">
      <w:pPr>
        <w:pStyle w:val="Reqtify"/>
      </w:pPr>
      <w:bookmarkStart w:name="TrainEnergyControlDisabled" w:id="8314"/>
      <w:r w:rsidRPr="00E15E6E">
        <w:rPr>
          <w:rStyle w:val="aff2"/>
          <w:bCs w:val="0"/>
          <w:iCs w:val="0"/>
        </w:rPr>
        <w:t>TrainEnergyControlDisabled</w:t>
      </w:r>
      <w:bookmarkEnd w:id="8314"/>
      <w:r w:rsidR="00655E9F">
        <w:rPr>
          <w:rFonts w:hint="eastAsia"/>
        </w:rPr>
        <w:t>，在</w:t>
      </w:r>
      <w:r w:rsidR="00655E9F">
        <w:rPr>
          <w:rFonts w:hint="eastAsia"/>
        </w:rPr>
        <w:t>RM</w:t>
      </w:r>
      <w:r w:rsidR="00655E9F">
        <w:rPr>
          <w:rFonts w:hint="eastAsia"/>
        </w:rPr>
        <w:t>模式下不报超能。</w:t>
      </w:r>
    </w:p>
    <w:p w:rsidR="00655E9F" w:rsidP="00C93484" w:rsidRDefault="00655E9F">
      <w:pPr>
        <w:pStyle w:val="Reqtify"/>
      </w:pPr>
      <w:r>
        <w:rPr>
          <w:rFonts w:hint="eastAsia"/>
        </w:rPr>
        <w:t xml:space="preserve">If the RMF or RMR </w:t>
      </w:r>
      <w:r>
        <w:t xml:space="preserve">mode </w:t>
      </w:r>
      <w:r>
        <w:rPr>
          <w:rFonts w:hint="eastAsia"/>
        </w:rPr>
        <w:t>selected, ATP shall not monitor the train energy.</w:t>
      </w:r>
    </w:p>
    <w:p w:rsidRPr="00C51AA2" w:rsidR="00C51AA2" w:rsidP="000431E0" w:rsidRDefault="00C51AA2">
      <w:pPr>
        <w:pStyle w:val="af7"/>
      </w:pPr>
      <w:r w:rsidRPr="00C51AA2">
        <w:t xml:space="preserve">def </w:t>
      </w:r>
      <w:hyperlink w:history="1" w:anchor="TrainEnergyControlDisabled">
        <w:r w:rsidR="000A117D">
          <w:rPr>
            <w:rStyle w:val="ac"/>
          </w:rPr>
          <w:t>TrainEnergyControlDisabled</w:t>
        </w:r>
      </w:hyperlink>
      <w:r w:rsidRPr="00C51AA2">
        <w:t>(k):</w:t>
      </w:r>
    </w:p>
    <w:p w:rsidR="00655E9F" w:rsidP="000431E0" w:rsidRDefault="00C51AA2">
      <w:pPr>
        <w:pStyle w:val="af7"/>
      </w:pPr>
      <w:r w:rsidRPr="00C51AA2">
        <w:t xml:space="preserve">    </w:t>
      </w:r>
      <w:r w:rsidR="00677E0B">
        <w:rPr>
          <w:rFonts w:hint="eastAsia"/>
        </w:rPr>
        <w:t>return</w:t>
      </w:r>
      <w:r w:rsidRPr="00C51AA2">
        <w:t xml:space="preserve"> </w:t>
      </w:r>
      <w:hyperlink w:history="1" w:anchor="MotionProtectionInhibition">
        <w:r w:rsidR="008B283E">
          <w:rPr>
            <w:rStyle w:val="ac"/>
          </w:rPr>
          <w:t>MotionProtectionInhibition</w:t>
        </w:r>
      </w:hyperlink>
      <w:r w:rsidR="00677E0B">
        <w:t>(k)</w:t>
      </w:r>
    </w:p>
    <w:p w:rsidRPr="008A1414" w:rsidR="00655E9F" w:rsidP="000C0D62" w:rsidRDefault="00655E9F">
      <w:pPr>
        <w:pStyle w:val="ReqtifyAltQ"/>
      </w:pPr>
      <w:r w:rsidRPr="008A1414">
        <w:t>#Category=Functional</w:t>
      </w:r>
    </w:p>
    <w:p w:rsidRPr="008A1414" w:rsidR="00655E9F" w:rsidP="000C0D62" w:rsidRDefault="00655E9F">
      <w:pPr>
        <w:pStyle w:val="ReqtifyAltQ"/>
      </w:pPr>
      <w:r w:rsidRPr="008A1414">
        <w:t>#Contribution</w:t>
      </w:r>
      <w:r>
        <w:t>=SIL4</w:t>
      </w:r>
    </w:p>
    <w:p w:rsidR="009328EA" w:rsidP="000C0D62" w:rsidRDefault="00655E9F">
      <w:pPr>
        <w:pStyle w:val="ReqtifyAltQ"/>
        <w:rPr>
          <w:ins w:author="常鸣" w:date="2014-07-03T14:27:00Z" w:id="8315"/>
        </w:rPr>
      </w:pPr>
      <w:del w:author="常鸣" w:date="2014-07-03T14:27:00Z" w:id="8316">
        <w:r w:rsidRPr="008A1414" w:rsidDel="009328EA">
          <w:delText>#S</w:delText>
        </w:r>
      </w:del>
      <w:ins w:author="常鸣" w:date="2014-07-03T14:27:00Z" w:id="8317">
        <w:r w:rsidR="009328EA">
          <w:t>#Allocation=ATP Software</w:t>
        </w:r>
      </w:ins>
    </w:p>
    <w:p w:rsidRPr="008A1414" w:rsidR="00655E9F" w:rsidP="000C0D62" w:rsidRDefault="009328EA">
      <w:pPr>
        <w:pStyle w:val="ReqtifyAltQ"/>
      </w:pPr>
      <w:ins w:author="常鸣" w:date="2014-07-03T14:27:00Z" w:id="8318">
        <w:r>
          <w:lastRenderedPageBreak/>
          <w:t>#S</w:t>
        </w:r>
      </w:ins>
      <w:r w:rsidRPr="008A1414" w:rsidR="00655E9F">
        <w:t>ource=</w:t>
      </w:r>
      <w:r w:rsidR="00D62ABC">
        <w:rPr>
          <w:rFonts w:hint="eastAsia"/>
        </w:rPr>
        <w:t xml:space="preserve">[iTC_CC-SyAD-0227], </w:t>
      </w:r>
      <w:r w:rsidR="00655E9F">
        <w:rPr>
          <w:rFonts w:hint="eastAsia"/>
        </w:rPr>
        <w:t>[iTC_CC-SyAD-0344]</w:t>
      </w:r>
      <w:r w:rsidR="00D62ABC">
        <w:rPr>
          <w:rFonts w:hint="eastAsia"/>
        </w:rPr>
        <w:t>,</w:t>
      </w:r>
      <w:r w:rsidRPr="00D62ABC" w:rsidR="00D62ABC">
        <w:rPr>
          <w:rFonts w:hint="eastAsia"/>
        </w:rPr>
        <w:t xml:space="preserve"> </w:t>
      </w:r>
      <w:r w:rsidR="00D62ABC">
        <w:rPr>
          <w:rFonts w:hint="eastAsia"/>
        </w:rPr>
        <w:t>[iTC_CC-SyAD-0796]</w:t>
      </w:r>
      <w:r w:rsidR="001E11D3">
        <w:rPr>
          <w:rFonts w:hint="eastAsia"/>
        </w:rPr>
        <w:t>,</w:t>
      </w:r>
      <w:r w:rsidRPr="001E11D3" w:rsidR="001E11D3">
        <w:t xml:space="preserve"> [iTC_CC-SyAD-0913]</w:t>
      </w:r>
      <w:r w:rsidR="006334AB">
        <w:rPr>
          <w:rFonts w:hint="eastAsia"/>
        </w:rPr>
        <w:t>,</w:t>
      </w:r>
      <w:r w:rsidRPr="006334AB" w:rsidR="006334AB">
        <w:rPr>
          <w:rFonts w:hint="eastAsia"/>
        </w:rPr>
        <w:t xml:space="preserve"> </w:t>
      </w:r>
      <w:r w:rsidR="006334AB">
        <w:rPr>
          <w:rFonts w:hint="eastAsia"/>
        </w:rPr>
        <w:t>[iTC_CC-SyAD-1398]</w:t>
      </w:r>
    </w:p>
    <w:p w:rsidRPr="008A1414" w:rsidR="00655E9F" w:rsidP="000C0D62" w:rsidRDefault="00655E9F">
      <w:pPr>
        <w:pStyle w:val="ReqtifyAltQ"/>
      </w:pPr>
      <w:r w:rsidRPr="008A1414">
        <w:t>[End]</w:t>
      </w:r>
    </w:p>
    <w:p w:rsidR="00655E9F" w:rsidP="00704491" w:rsidRDefault="00655E9F"/>
    <w:p w:rsidR="00655E9F" w:rsidP="00704491" w:rsidRDefault="00655E9F"/>
    <w:p w:rsidR="00655E9F" w:rsidP="00704491" w:rsidRDefault="00655E9F">
      <w:pPr>
        <w:pStyle w:val="ReqtifyAltR"/>
      </w:pPr>
      <w:r>
        <w:t>[iTC_CC_ATP-SwRS-0</w:t>
      </w:r>
      <w:r>
        <w:rPr>
          <w:rFonts w:hint="eastAsia"/>
        </w:rPr>
        <w:t>327</w:t>
      </w:r>
      <w:r>
        <w:t>]</w:t>
      </w:r>
    </w:p>
    <w:p w:rsidRPr="00655E9F" w:rsidR="00655E9F" w:rsidP="00C93484" w:rsidRDefault="000A117D">
      <w:pPr>
        <w:pStyle w:val="Reqtify"/>
        <w:rPr>
          <w:rStyle w:val="aff2"/>
        </w:rPr>
      </w:pPr>
      <w:bookmarkStart w:name="EBforOverEnergy" w:id="8319"/>
      <w:r w:rsidRPr="00E15E6E">
        <w:rPr>
          <w:rStyle w:val="aff2"/>
          <w:bCs w:val="0"/>
          <w:iCs w:val="0"/>
        </w:rPr>
        <w:t>EBforOverEnergy</w:t>
      </w:r>
      <w:bookmarkEnd w:id="8319"/>
      <w:r w:rsidRPr="00C02932" w:rsidR="00655E9F">
        <w:rPr>
          <w:rFonts w:hint="eastAsia"/>
        </w:rPr>
        <w:t>，</w:t>
      </w:r>
      <w:r w:rsidR="00655E9F">
        <w:rPr>
          <w:rFonts w:hint="eastAsia"/>
        </w:rPr>
        <w:t>超能后是否输出</w:t>
      </w:r>
      <w:r w:rsidR="00655E9F">
        <w:rPr>
          <w:rFonts w:hint="eastAsia"/>
        </w:rPr>
        <w:t>EB</w:t>
      </w:r>
    </w:p>
    <w:p w:rsidR="00655E9F" w:rsidP="00C93484" w:rsidRDefault="00655E9F">
      <w:pPr>
        <w:pStyle w:val="Reqtify"/>
      </w:pPr>
    </w:p>
    <w:p w:rsidR="00655E9F" w:rsidP="00C93484" w:rsidRDefault="00655E9F">
      <w:pPr>
        <w:pStyle w:val="Reqtify"/>
      </w:pPr>
      <w:r w:rsidRPr="00634120">
        <w:t>ATP shall request emergency braking if train is possibly in over-energy</w:t>
      </w:r>
      <w:r w:rsidR="00397BD9">
        <w:t xml:space="preserve"> and </w:t>
      </w:r>
      <w:r w:rsidRPr="00634120">
        <w:t xml:space="preserve">train speed control </w:t>
      </w:r>
      <w:r>
        <w:rPr>
          <w:rFonts w:hint="eastAsia"/>
        </w:rPr>
        <w:t>en</w:t>
      </w:r>
      <w:r w:rsidRPr="00634120">
        <w:t>abled</w:t>
      </w:r>
      <w:r w:rsidR="00397BD9">
        <w:t xml:space="preserve"> and </w:t>
      </w:r>
      <w:r w:rsidRPr="00634120">
        <w:t>if following conditions fulfilled:</w:t>
      </w:r>
    </w:p>
    <w:p w:rsidR="00655E9F" w:rsidP="00FA0FBB" w:rsidRDefault="00655E9F">
      <w:pPr>
        <w:pStyle w:val="AltX"/>
      </w:pPr>
      <w:r w:rsidRPr="001513B5">
        <w:t>the train is not detected at filtered stop,</w:t>
      </w:r>
    </w:p>
    <w:p w:rsidR="00655E9F" w:rsidP="00FA0FBB" w:rsidRDefault="00655E9F">
      <w:pPr>
        <w:pStyle w:val="AltX"/>
      </w:pPr>
      <w:r w:rsidRPr="001513B5">
        <w:t>or the train is detected at filtered stop and:</w:t>
      </w:r>
    </w:p>
    <w:p w:rsidRPr="001513B5" w:rsidR="00655E9F" w:rsidP="00704491" w:rsidRDefault="00655E9F">
      <w:pPr>
        <w:pStyle w:val="AltZ"/>
      </w:pPr>
      <w:r w:rsidRPr="001513B5">
        <w:t>safe immobilization customization setting for this control indicates to use emergency brake,</w:t>
      </w:r>
    </w:p>
    <w:p w:rsidR="00655E9F" w:rsidP="00704491" w:rsidRDefault="00655E9F">
      <w:pPr>
        <w:pStyle w:val="AltZ"/>
      </w:pPr>
      <w:r w:rsidRPr="001513B5">
        <w:t>or safe immobilization customization setting for this control indicates to use emergency brake when it was already applied.</w:t>
      </w:r>
    </w:p>
    <w:p w:rsidRPr="001513B5" w:rsidR="00655E9F" w:rsidP="00C93484" w:rsidRDefault="00655E9F">
      <w:pPr>
        <w:pStyle w:val="Reqtify"/>
      </w:pPr>
    </w:p>
    <w:p w:rsidRPr="00592A01" w:rsidR="00592A01" w:rsidP="000431E0" w:rsidRDefault="00592A01">
      <w:pPr>
        <w:pStyle w:val="af7"/>
      </w:pPr>
      <w:r w:rsidRPr="00592A01">
        <w:t xml:space="preserve">def </w:t>
      </w:r>
      <w:hyperlink w:history="1" w:anchor="EBforOverEnergy">
        <w:r w:rsidR="000A117D">
          <w:rPr>
            <w:rStyle w:val="ac"/>
          </w:rPr>
          <w:t>EBforOverEnergy</w:t>
        </w:r>
      </w:hyperlink>
      <w:r w:rsidRPr="00592A01">
        <w:t>(k):</w:t>
      </w:r>
    </w:p>
    <w:p w:rsidRPr="004F03E3" w:rsidR="004F03E3" w:rsidP="000431E0" w:rsidRDefault="004F03E3">
      <w:pPr>
        <w:pStyle w:val="af7"/>
      </w:pPr>
      <w:r w:rsidRPr="004F03E3">
        <w:t xml:space="preserve">    return </w:t>
      </w:r>
      <w:r w:rsidRPr="00561D0A">
        <w:t>(</w:t>
      </w:r>
      <w:hyperlink w:history="1" w:anchor="TrainPossiblyInOverEnergy">
        <w:r w:rsidR="000D1D11">
          <w:rPr>
            <w:rStyle w:val="ac"/>
            <w:b/>
            <w:bCs/>
          </w:rPr>
          <w:t>TrainPossiblyInOverEnergy</w:t>
        </w:r>
      </w:hyperlink>
      <w:r w:rsidRPr="00561D0A">
        <w:t>(</w:t>
      </w:r>
      <w:r w:rsidRPr="004F03E3">
        <w:t>k</w:t>
      </w:r>
      <w:r w:rsidRPr="00561D0A">
        <w:t>)</w:t>
      </w:r>
    </w:p>
    <w:p w:rsidRPr="004F03E3" w:rsidR="004F03E3" w:rsidP="000431E0" w:rsidRDefault="004F03E3">
      <w:pPr>
        <w:pStyle w:val="af7"/>
      </w:pPr>
      <w:r w:rsidRPr="004F03E3">
        <w:t xml:space="preserve">            and not </w:t>
      </w:r>
      <w:hyperlink w:history="1" w:anchor="TrainEnergyControlDisabled">
        <w:r w:rsidR="000A117D">
          <w:rPr>
            <w:rStyle w:val="ac"/>
          </w:rPr>
          <w:t>TrainEnergyControlDisabled</w:t>
        </w:r>
      </w:hyperlink>
      <w:r w:rsidRPr="00561D0A">
        <w:t>(</w:t>
      </w:r>
      <w:r w:rsidRPr="004F03E3">
        <w:t>k</w:t>
      </w:r>
      <w:r w:rsidRPr="00561D0A">
        <w:t>)</w:t>
      </w:r>
    </w:p>
    <w:p w:rsidRPr="004F03E3" w:rsidR="004F03E3" w:rsidP="000431E0" w:rsidRDefault="004F03E3">
      <w:pPr>
        <w:pStyle w:val="af7"/>
      </w:pPr>
      <w:r w:rsidRPr="004F03E3">
        <w:t xml:space="preserve">            and </w:t>
      </w:r>
      <w:r w:rsidRPr="00561D0A">
        <w:t>(</w:t>
      </w:r>
      <w:r w:rsidRPr="004F03E3">
        <w:t xml:space="preserve">not </w:t>
      </w:r>
      <w:hyperlink w:history="1" w:anchor="TrainFilteredStopped">
        <w:r w:rsidR="008B283E">
          <w:rPr>
            <w:rStyle w:val="ac"/>
          </w:rPr>
          <w:t>TrainFilteredStopped</w:t>
        </w:r>
      </w:hyperlink>
      <w:r w:rsidRPr="00561D0A">
        <w:t>(</w:t>
      </w:r>
      <w:r w:rsidRPr="004F03E3">
        <w:t>k</w:t>
      </w:r>
      <w:r w:rsidRPr="00561D0A">
        <w:t>)</w:t>
      </w:r>
    </w:p>
    <w:p w:rsidRPr="004F03E3" w:rsidR="004F03E3" w:rsidP="000431E0" w:rsidRDefault="004F03E3">
      <w:pPr>
        <w:pStyle w:val="af7"/>
      </w:pPr>
      <w:r w:rsidRPr="004F03E3">
        <w:t xml:space="preserve">                 or </w:t>
      </w:r>
      <w:r w:rsidRPr="00561D0A">
        <w:t>(</w:t>
      </w:r>
      <w:hyperlink w:history="1" w:anchor="TrainFilteredStopped">
        <w:r w:rsidR="008B283E">
          <w:rPr>
            <w:rStyle w:val="ac"/>
          </w:rPr>
          <w:t>TrainFilteredStopped</w:t>
        </w:r>
      </w:hyperlink>
      <w:r w:rsidRPr="00561D0A">
        <w:t>(</w:t>
      </w:r>
      <w:r w:rsidRPr="004F03E3">
        <w:t>k</w:t>
      </w:r>
      <w:r w:rsidRPr="00561D0A">
        <w:t>)</w:t>
      </w:r>
    </w:p>
    <w:p w:rsidRPr="004F03E3" w:rsidR="004F03E3" w:rsidP="000431E0" w:rsidRDefault="004F03E3">
      <w:pPr>
        <w:pStyle w:val="af7"/>
      </w:pPr>
      <w:r w:rsidRPr="004F03E3">
        <w:t xml:space="preserve">                     and </w:t>
      </w:r>
      <w:r w:rsidRPr="00561D0A">
        <w:t>(</w:t>
      </w:r>
      <w:hyperlink w:history="1" w:anchor="ATPsetting">
        <w:r w:rsidR="00786D0B">
          <w:rPr>
            <w:rStyle w:val="ac"/>
            <w:b/>
            <w:bCs/>
          </w:rPr>
          <w:t>ATPsetting</w:t>
        </w:r>
      </w:hyperlink>
      <w:r w:rsidRPr="004F03E3">
        <w:t>.</w:t>
      </w:r>
      <w:r w:rsidR="004735DB">
        <w:t>MPauthImmoBehaviourAtFS</w:t>
      </w:r>
    </w:p>
    <w:p w:rsidRPr="004F03E3" w:rsidR="004F03E3" w:rsidP="000431E0" w:rsidRDefault="004F03E3">
      <w:pPr>
        <w:pStyle w:val="af7"/>
      </w:pPr>
      <w:r w:rsidRPr="004F03E3">
        <w:t xml:space="preserve">                          is </w:t>
      </w:r>
      <w:r w:rsidRPr="000C06EB">
        <w:rPr>
          <w:rStyle w:val="aff1"/>
        </w:rPr>
        <w:t>IB_APPLY_EMERGENCY_BRAKE</w:t>
      </w:r>
      <w:r w:rsidRPr="00561D0A">
        <w:t>)</w:t>
      </w:r>
    </w:p>
    <w:p w:rsidRPr="004F03E3" w:rsidR="004F03E3" w:rsidP="000431E0" w:rsidRDefault="004F03E3">
      <w:pPr>
        <w:pStyle w:val="af7"/>
      </w:pPr>
      <w:r w:rsidRPr="004F03E3">
        <w:t xml:space="preserve">                     or </w:t>
      </w:r>
      <w:r w:rsidRPr="00561D0A">
        <w:t>((</w:t>
      </w:r>
      <w:hyperlink w:history="1" w:anchor="ATPsetting">
        <w:r w:rsidR="00786D0B">
          <w:rPr>
            <w:rStyle w:val="ac"/>
            <w:b/>
            <w:bCs/>
          </w:rPr>
          <w:t>ATPsetting</w:t>
        </w:r>
      </w:hyperlink>
      <w:r w:rsidRPr="004F03E3">
        <w:t>.</w:t>
      </w:r>
      <w:r w:rsidR="004735DB">
        <w:t>MPauthImmoBehaviourAtFS</w:t>
      </w:r>
    </w:p>
    <w:p w:rsidRPr="004F03E3" w:rsidR="004F03E3" w:rsidP="000431E0" w:rsidRDefault="004F03E3">
      <w:pPr>
        <w:pStyle w:val="af7"/>
      </w:pPr>
      <w:r w:rsidRPr="004F03E3">
        <w:t xml:space="preserve">                          is </w:t>
      </w:r>
      <w:r w:rsidRPr="000C06EB">
        <w:rPr>
          <w:rStyle w:val="aff1"/>
        </w:rPr>
        <w:t>IB_APPLY_EMERGENCY_BRAKE_WHEN_TRIGGERED</w:t>
      </w:r>
      <w:r w:rsidRPr="00561D0A">
        <w:t>)</w:t>
      </w:r>
    </w:p>
    <w:p w:rsidR="00655E9F" w:rsidP="000431E0" w:rsidRDefault="004F03E3">
      <w:pPr>
        <w:pStyle w:val="af7"/>
      </w:pPr>
      <w:r w:rsidRPr="004F03E3">
        <w:t xml:space="preserve">                         and not </w:t>
      </w:r>
      <w:hyperlink w:history="1" w:anchor="InhibitEmergencyBrake">
        <w:r w:rsidR="00813AB3">
          <w:rPr>
            <w:rStyle w:val="ac"/>
          </w:rPr>
          <w:t>InhibitEmergencyBrake</w:t>
        </w:r>
      </w:hyperlink>
      <w:r w:rsidRPr="00561D0A">
        <w:t>(</w:t>
      </w:r>
      <w:r w:rsidRPr="004F03E3">
        <w:t>k</w:t>
      </w:r>
      <w:r w:rsidRPr="00561D0A">
        <w:t>-</w:t>
      </w:r>
      <w:r w:rsidRPr="004F03E3">
        <w:t>1</w:t>
      </w:r>
      <w:r w:rsidRPr="00561D0A">
        <w:t>)))))</w:t>
      </w:r>
    </w:p>
    <w:p w:rsidRPr="008A1414" w:rsidR="00655E9F" w:rsidP="000C0D62" w:rsidRDefault="00655E9F">
      <w:pPr>
        <w:pStyle w:val="ReqtifyAltQ"/>
      </w:pPr>
      <w:r w:rsidRPr="008A1414">
        <w:t>#Category=Functional</w:t>
      </w:r>
    </w:p>
    <w:p w:rsidRPr="008A1414" w:rsidR="00655E9F" w:rsidP="000C0D62" w:rsidRDefault="00655E9F">
      <w:pPr>
        <w:pStyle w:val="ReqtifyAltQ"/>
      </w:pPr>
      <w:r w:rsidRPr="008A1414">
        <w:t>#Contribution</w:t>
      </w:r>
      <w:r>
        <w:t>=SIL4</w:t>
      </w:r>
    </w:p>
    <w:p w:rsidR="009328EA" w:rsidP="000C0D62" w:rsidRDefault="00655E9F">
      <w:pPr>
        <w:pStyle w:val="ReqtifyAltQ"/>
        <w:rPr>
          <w:ins w:author="常鸣" w:date="2014-07-03T14:27:00Z" w:id="8320"/>
        </w:rPr>
      </w:pPr>
      <w:del w:author="常鸣" w:date="2014-07-03T14:27:00Z" w:id="8321">
        <w:r w:rsidRPr="008A1414" w:rsidDel="009328EA">
          <w:delText>#S</w:delText>
        </w:r>
      </w:del>
      <w:ins w:author="常鸣" w:date="2014-07-03T14:27:00Z" w:id="8322">
        <w:r w:rsidR="009328EA">
          <w:t>#Allocation=ATP Software</w:t>
        </w:r>
      </w:ins>
      <w:ins w:author="常鸣" w:date="2014-07-03T14:59:00Z" w:id="8323">
        <w:r w:rsidR="00AA7E12">
          <w:rPr>
            <w:rFonts w:hint="eastAsia"/>
          </w:rPr>
          <w:t>, Vital Embedded Setting</w:t>
        </w:r>
      </w:ins>
    </w:p>
    <w:p w:rsidRPr="008A1414" w:rsidR="00655E9F" w:rsidP="000C0D62" w:rsidRDefault="009328EA">
      <w:pPr>
        <w:pStyle w:val="ReqtifyAltQ"/>
      </w:pPr>
      <w:ins w:author="常鸣" w:date="2014-07-03T14:27:00Z" w:id="8324">
        <w:r>
          <w:t>#S</w:t>
        </w:r>
      </w:ins>
      <w:r w:rsidRPr="008A1414" w:rsidR="00655E9F">
        <w:t>ource=</w:t>
      </w:r>
      <w:r w:rsidRPr="0057574F" w:rsidR="00655E9F">
        <w:rPr>
          <w:rFonts w:hint="eastAsia"/>
        </w:rPr>
        <w:t>[iTC_CC-SyAD-0227],</w:t>
      </w:r>
      <w:r w:rsidRPr="00834384" w:rsidR="00655E9F">
        <w:rPr>
          <w:rFonts w:hint="eastAsia"/>
        </w:rPr>
        <w:t xml:space="preserve"> </w:t>
      </w:r>
      <w:r w:rsidR="00655E9F">
        <w:rPr>
          <w:rFonts w:hint="eastAsia"/>
        </w:rPr>
        <w:t>[iTC_CC-SyAD-0276</w:t>
      </w:r>
      <w:r w:rsidRPr="00834384" w:rsidR="00655E9F">
        <w:rPr>
          <w:rFonts w:hint="eastAsia"/>
        </w:rPr>
        <w:t>]</w:t>
      </w:r>
      <w:r w:rsidR="00655E9F">
        <w:rPr>
          <w:rFonts w:hint="eastAsia"/>
        </w:rPr>
        <w:t>,</w:t>
      </w:r>
      <w:r w:rsidRPr="00834384" w:rsidR="00655E9F">
        <w:rPr>
          <w:rFonts w:hint="eastAsia"/>
        </w:rPr>
        <w:t xml:space="preserve"> </w:t>
      </w:r>
      <w:r w:rsidR="00655E9F">
        <w:rPr>
          <w:rFonts w:hint="eastAsia"/>
        </w:rPr>
        <w:t>[iTC_CC-SyAD-0316],</w:t>
      </w:r>
      <w:r w:rsidRPr="00E52F48" w:rsidR="00655E9F">
        <w:rPr>
          <w:rFonts w:hint="eastAsia"/>
        </w:rPr>
        <w:t xml:space="preserve"> </w:t>
      </w:r>
      <w:r w:rsidR="00655E9F">
        <w:rPr>
          <w:rFonts w:hint="eastAsia"/>
        </w:rPr>
        <w:t>[iTC_CC-SyAD-0317], [</w:t>
      </w:r>
      <w:r w:rsidR="00655E9F">
        <w:t>iTC_CC_ATP_SwHA</w:t>
      </w:r>
      <w:r w:rsidRPr="009B3F4C" w:rsidR="00655E9F">
        <w:t>-0134</w:t>
      </w:r>
      <w:r w:rsidR="00655E9F">
        <w:rPr>
          <w:rFonts w:hint="eastAsia"/>
        </w:rPr>
        <w:t>],</w:t>
      </w:r>
      <w:r w:rsidRPr="00E40224" w:rsidR="00655E9F">
        <w:t xml:space="preserve"> </w:t>
      </w:r>
      <w:r w:rsidRPr="003D2990" w:rsidR="00655E9F">
        <w:t>[iTC_CC-SyAD-</w:t>
      </w:r>
      <w:r w:rsidRPr="003D2990" w:rsidR="00655E9F">
        <w:rPr>
          <w:rFonts w:hint="eastAsia"/>
        </w:rPr>
        <w:t>0</w:t>
      </w:r>
      <w:r w:rsidR="00655E9F">
        <w:rPr>
          <w:rFonts w:hint="eastAsia"/>
        </w:rPr>
        <w:t>137</w:t>
      </w:r>
      <w:r w:rsidRPr="003D2990" w:rsidR="00655E9F">
        <w:rPr>
          <w:rFonts w:hint="eastAsia"/>
        </w:rPr>
        <w:t>]</w:t>
      </w:r>
    </w:p>
    <w:p w:rsidRPr="008A1414" w:rsidR="00655E9F" w:rsidP="000C0D62" w:rsidRDefault="00655E9F">
      <w:pPr>
        <w:pStyle w:val="ReqtifyAltQ"/>
      </w:pPr>
      <w:r w:rsidRPr="008A1414">
        <w:t>[End]</w:t>
      </w:r>
    </w:p>
    <w:p w:rsidR="00655E9F" w:rsidP="00C93484" w:rsidRDefault="00655E9F">
      <w:pPr>
        <w:pStyle w:val="Reqtify"/>
      </w:pPr>
    </w:p>
    <w:p w:rsidR="00655E9F" w:rsidP="00C93484" w:rsidRDefault="00655E9F">
      <w:pPr>
        <w:pStyle w:val="Reqtify"/>
      </w:pPr>
    </w:p>
    <w:p w:rsidR="00655E9F" w:rsidP="00704491" w:rsidRDefault="00655E9F">
      <w:pPr>
        <w:pStyle w:val="ReqtifyAltR"/>
      </w:pPr>
      <w:r>
        <w:t>[iTC_CC_ATP-SwRS-0</w:t>
      </w:r>
      <w:r>
        <w:rPr>
          <w:rFonts w:hint="eastAsia"/>
        </w:rPr>
        <w:t>328</w:t>
      </w:r>
      <w:r>
        <w:t>]</w:t>
      </w:r>
    </w:p>
    <w:p w:rsidR="00655E9F" w:rsidP="00C93484" w:rsidRDefault="000A117D">
      <w:pPr>
        <w:pStyle w:val="Reqtify"/>
      </w:pPr>
      <w:bookmarkStart w:name="PBforOverEnergy" w:id="8325"/>
      <w:r w:rsidRPr="00E15E6E">
        <w:rPr>
          <w:rStyle w:val="aff2"/>
          <w:bCs w:val="0"/>
          <w:iCs w:val="0"/>
        </w:rPr>
        <w:t>PBforOverEnergy</w:t>
      </w:r>
      <w:bookmarkEnd w:id="8325"/>
      <w:r w:rsidR="00655E9F">
        <w:rPr>
          <w:rFonts w:hint="eastAsia"/>
        </w:rPr>
        <w:t>，超能停车后是否继续输出</w:t>
      </w:r>
      <w:r w:rsidR="00655E9F">
        <w:rPr>
          <w:rFonts w:hint="eastAsia"/>
        </w:rPr>
        <w:t>PB</w:t>
      </w:r>
    </w:p>
    <w:p w:rsidR="00655E9F" w:rsidP="00C93484" w:rsidRDefault="00655E9F">
      <w:pPr>
        <w:pStyle w:val="Reqtify"/>
      </w:pPr>
      <w:r w:rsidRPr="00634120">
        <w:t>ATP shall request parking braking if train is possibly in over-energy</w:t>
      </w:r>
      <w:r w:rsidR="00397BD9">
        <w:t xml:space="preserve"> and </w:t>
      </w:r>
      <w:r w:rsidRPr="00634120">
        <w:t xml:space="preserve">train speed control </w:t>
      </w:r>
      <w:r>
        <w:rPr>
          <w:rFonts w:hint="eastAsia"/>
        </w:rPr>
        <w:t>enabled</w:t>
      </w:r>
      <w:r w:rsidR="00397BD9">
        <w:t xml:space="preserve"> and </w:t>
      </w:r>
      <w:r w:rsidRPr="00634120">
        <w:t>if following conditions fulfilled:</w:t>
      </w:r>
    </w:p>
    <w:p w:rsidR="00655E9F" w:rsidP="00FA0FBB" w:rsidRDefault="00655E9F">
      <w:pPr>
        <w:pStyle w:val="AltX"/>
      </w:pPr>
      <w:r w:rsidRPr="00634120">
        <w:t>the train is detected at filtered stop,</w:t>
      </w:r>
    </w:p>
    <w:p w:rsidR="00655E9F" w:rsidP="00FA0FBB" w:rsidRDefault="00655E9F">
      <w:pPr>
        <w:pStyle w:val="AltX"/>
      </w:pPr>
      <w:r w:rsidRPr="00634120">
        <w:lastRenderedPageBreak/>
        <w:t>and safe immobilization customization setting for this control indicates to use parking brake.</w:t>
      </w:r>
    </w:p>
    <w:p w:rsidRPr="00592A01" w:rsidR="00592A01" w:rsidP="000431E0" w:rsidRDefault="00592A01">
      <w:pPr>
        <w:pStyle w:val="af7"/>
      </w:pPr>
      <w:r w:rsidRPr="00592A01">
        <w:t xml:space="preserve">def </w:t>
      </w:r>
      <w:hyperlink w:history="1" w:anchor="PBforOverEnergy">
        <w:r w:rsidR="000A117D">
          <w:rPr>
            <w:rStyle w:val="ac"/>
          </w:rPr>
          <w:t>PBforOverEnergy</w:t>
        </w:r>
      </w:hyperlink>
      <w:r w:rsidRPr="00592A01">
        <w:t>(k):</w:t>
      </w:r>
    </w:p>
    <w:p w:rsidRPr="004F03E3" w:rsidR="004F03E3" w:rsidP="000431E0" w:rsidRDefault="004F03E3">
      <w:pPr>
        <w:pStyle w:val="af7"/>
      </w:pPr>
      <w:r w:rsidRPr="004F03E3">
        <w:t xml:space="preserve">    return </w:t>
      </w:r>
      <w:r w:rsidRPr="00561D0A">
        <w:t>(</w:t>
      </w:r>
      <w:hyperlink w:history="1" w:anchor="TrainPossiblyInOverEnergy">
        <w:r w:rsidR="000D1D11">
          <w:rPr>
            <w:rStyle w:val="ac"/>
            <w:b/>
            <w:bCs/>
          </w:rPr>
          <w:t>TrainPossiblyInOverEnergy</w:t>
        </w:r>
      </w:hyperlink>
      <w:r w:rsidRPr="00561D0A">
        <w:t>(</w:t>
      </w:r>
      <w:r w:rsidRPr="004F03E3">
        <w:t>k</w:t>
      </w:r>
      <w:r w:rsidRPr="00561D0A">
        <w:t>)</w:t>
      </w:r>
    </w:p>
    <w:p w:rsidRPr="004F03E3" w:rsidR="004F03E3" w:rsidP="000431E0" w:rsidRDefault="004F03E3">
      <w:pPr>
        <w:pStyle w:val="af7"/>
      </w:pPr>
      <w:r w:rsidRPr="004F03E3">
        <w:t xml:space="preserve">            and not </w:t>
      </w:r>
      <w:hyperlink w:history="1" w:anchor="TrainEnergyControlDisabled">
        <w:r w:rsidR="000A117D">
          <w:rPr>
            <w:rStyle w:val="ac"/>
          </w:rPr>
          <w:t>TrainEnergyControlDisabled</w:t>
        </w:r>
      </w:hyperlink>
    </w:p>
    <w:p w:rsidRPr="004F03E3" w:rsidR="004F03E3" w:rsidP="000431E0" w:rsidRDefault="004F03E3">
      <w:pPr>
        <w:pStyle w:val="af7"/>
      </w:pPr>
      <w:r w:rsidRPr="004F03E3">
        <w:t xml:space="preserve">            and </w:t>
      </w:r>
      <w:r w:rsidRPr="00561D0A">
        <w:t>(</w:t>
      </w:r>
      <w:hyperlink w:history="1" w:anchor="TrainFilteredStopped">
        <w:r w:rsidR="008B283E">
          <w:rPr>
            <w:rStyle w:val="ac"/>
          </w:rPr>
          <w:t>TrainFilteredStopped</w:t>
        </w:r>
      </w:hyperlink>
      <w:r w:rsidRPr="00561D0A">
        <w:t>(</w:t>
      </w:r>
      <w:r w:rsidRPr="004F03E3">
        <w:t>k</w:t>
      </w:r>
      <w:r w:rsidRPr="00561D0A">
        <w:t>)</w:t>
      </w:r>
    </w:p>
    <w:p w:rsidR="00592A01" w:rsidP="000431E0" w:rsidRDefault="004F03E3">
      <w:pPr>
        <w:pStyle w:val="af7"/>
      </w:pPr>
      <w:r w:rsidRPr="004F03E3">
        <w:t xml:space="preserve">                 and </w:t>
      </w:r>
      <w:r w:rsidRPr="00561D0A">
        <w:t>(</w:t>
      </w:r>
      <w:hyperlink w:history="1" w:anchor="ATPsetting">
        <w:r w:rsidR="00786D0B">
          <w:rPr>
            <w:rStyle w:val="ac"/>
            <w:b/>
            <w:bCs/>
          </w:rPr>
          <w:t>ATPsetting</w:t>
        </w:r>
      </w:hyperlink>
      <w:r w:rsidRPr="004F03E3">
        <w:t>.</w:t>
      </w:r>
      <w:r w:rsidRPr="007F33AE" w:rsidR="007F33AE">
        <w:rPr>
          <w:rFonts w:hint="eastAsia"/>
        </w:rPr>
        <w:t>MPauthImmoBehaviourAtFS</w:t>
      </w:r>
      <w:r w:rsidRPr="004F03E3">
        <w:t xml:space="preserve"> is </w:t>
      </w:r>
      <w:r w:rsidRPr="00630000">
        <w:rPr>
          <w:rStyle w:val="aff1"/>
        </w:rPr>
        <w:t>IB_APPLY_PARKING_BRAKE</w:t>
      </w:r>
      <w:r w:rsidRPr="00561D0A">
        <w:t>)))</w:t>
      </w:r>
      <w:r w:rsidRPr="004F03E3" w:rsidDel="004F03E3">
        <w:t xml:space="preserve"> </w:t>
      </w:r>
    </w:p>
    <w:p w:rsidRPr="008A1414" w:rsidR="00655E9F" w:rsidP="000C0D62" w:rsidRDefault="00655E9F">
      <w:pPr>
        <w:pStyle w:val="ReqtifyAltQ"/>
      </w:pPr>
      <w:r w:rsidRPr="008A1414">
        <w:t>#Category=Functional</w:t>
      </w:r>
    </w:p>
    <w:p w:rsidRPr="008A1414" w:rsidR="00655E9F" w:rsidP="000C0D62" w:rsidRDefault="00655E9F">
      <w:pPr>
        <w:pStyle w:val="ReqtifyAltQ"/>
      </w:pPr>
      <w:r w:rsidRPr="008A1414">
        <w:t>#Contribution</w:t>
      </w:r>
      <w:r>
        <w:t>=SIL4</w:t>
      </w:r>
    </w:p>
    <w:p w:rsidR="009328EA" w:rsidP="000C0D62" w:rsidRDefault="00655E9F">
      <w:pPr>
        <w:pStyle w:val="ReqtifyAltQ"/>
        <w:rPr>
          <w:ins w:author="常鸣" w:date="2014-07-03T14:27:00Z" w:id="8326"/>
        </w:rPr>
      </w:pPr>
      <w:del w:author="常鸣" w:date="2014-07-03T14:27:00Z" w:id="8327">
        <w:r w:rsidRPr="008A1414" w:rsidDel="009328EA">
          <w:delText>#S</w:delText>
        </w:r>
      </w:del>
      <w:ins w:author="常鸣" w:date="2014-07-03T14:27:00Z" w:id="8328">
        <w:r w:rsidR="009328EA">
          <w:t>#Allocation=ATP Software</w:t>
        </w:r>
      </w:ins>
      <w:ins w:author="常鸣" w:date="2014-07-03T15:00:00Z" w:id="8329">
        <w:r w:rsidR="00AA7E12">
          <w:rPr>
            <w:rFonts w:hint="eastAsia"/>
          </w:rPr>
          <w:t>, Vital Embedded Setting</w:t>
        </w:r>
      </w:ins>
    </w:p>
    <w:p w:rsidRPr="008A1414" w:rsidR="00655E9F" w:rsidP="000C0D62" w:rsidRDefault="009328EA">
      <w:pPr>
        <w:pStyle w:val="ReqtifyAltQ"/>
      </w:pPr>
      <w:ins w:author="常鸣" w:date="2014-07-03T14:27:00Z" w:id="8330">
        <w:r>
          <w:t>#S</w:t>
        </w:r>
      </w:ins>
      <w:r w:rsidRPr="008A1414" w:rsidR="00655E9F">
        <w:t>ource=</w:t>
      </w:r>
      <w:r w:rsidR="00655E9F">
        <w:rPr>
          <w:rFonts w:hint="eastAsia"/>
        </w:rPr>
        <w:t>[iTC_CC-SyAD-0230],</w:t>
      </w:r>
      <w:r w:rsidRPr="00C66828" w:rsidR="00655E9F">
        <w:t xml:space="preserve"> </w:t>
      </w:r>
      <w:r w:rsidR="00655E9F">
        <w:rPr>
          <w:rFonts w:hint="eastAsia"/>
        </w:rPr>
        <w:t>,</w:t>
      </w:r>
      <w:r w:rsidRPr="0057574F" w:rsidR="00655E9F">
        <w:rPr>
          <w:rFonts w:hint="eastAsia"/>
        </w:rPr>
        <w:t xml:space="preserve"> [iTC_CC-SyAD-0227],</w:t>
      </w:r>
      <w:r w:rsidRPr="0026148B" w:rsidR="00655E9F">
        <w:rPr>
          <w:rFonts w:hint="eastAsia"/>
        </w:rPr>
        <w:t xml:space="preserve"> [iTC_CC-SyAD-0231]</w:t>
      </w:r>
      <w:r w:rsidR="004A6557">
        <w:rPr>
          <w:rFonts w:hint="eastAsia"/>
        </w:rPr>
        <w:t>,</w:t>
      </w:r>
      <w:r w:rsidRPr="004A6557" w:rsidR="004A6557">
        <w:rPr>
          <w:rFonts w:hint="eastAsia"/>
        </w:rPr>
        <w:t xml:space="preserve"> [iTC_CC-SyAD-0</w:t>
      </w:r>
      <w:r w:rsidR="004A6557">
        <w:rPr>
          <w:rFonts w:hint="eastAsia"/>
        </w:rPr>
        <w:t>317</w:t>
      </w:r>
      <w:r w:rsidRPr="004A6557" w:rsidR="004A6557">
        <w:rPr>
          <w:rFonts w:hint="eastAsia"/>
        </w:rPr>
        <w:t>]</w:t>
      </w:r>
      <w:r w:rsidR="004A6557">
        <w:rPr>
          <w:rFonts w:hint="eastAsia"/>
        </w:rPr>
        <w:t>,</w:t>
      </w:r>
      <w:r w:rsidRPr="004A6557" w:rsidR="004A6557">
        <w:t xml:space="preserve"> [iTC_CC_ATP_SwHA-0183]</w:t>
      </w:r>
    </w:p>
    <w:p w:rsidRPr="008A1414" w:rsidR="00655E9F" w:rsidP="000C0D62" w:rsidRDefault="00655E9F">
      <w:pPr>
        <w:pStyle w:val="ReqtifyAltQ"/>
      </w:pPr>
      <w:r w:rsidRPr="008A1414">
        <w:t>[End]</w:t>
      </w:r>
    </w:p>
    <w:p w:rsidRPr="00B96556" w:rsidR="00655E9F" w:rsidP="00704491" w:rsidRDefault="00655E9F"/>
    <w:p w:rsidRPr="00287FDB" w:rsidR="00655E9F" w:rsidP="00704491" w:rsidRDefault="00655E9F"/>
    <w:p w:rsidRPr="00A61D30" w:rsidR="00655E9F" w:rsidP="00934391" w:rsidRDefault="00655E9F">
      <w:pPr>
        <w:pStyle w:val="3"/>
      </w:pPr>
      <w:r w:rsidRPr="00A61D30">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398"/>
        <w:gridCol w:w="2136"/>
        <w:gridCol w:w="1822"/>
        <w:gridCol w:w="1930"/>
      </w:tblGrid>
      <w:tr w:rsidRPr="00785CC7" w:rsidR="00655E9F" w:rsidTr="003F558A">
        <w:tc>
          <w:tcPr>
            <w:tcW w:w="1830" w:type="pct"/>
            <w:tcBorders>
              <w:top w:val="single" w:color="000000" w:sz="12" w:space="0"/>
              <w:bottom w:val="single" w:color="000000" w:sz="4" w:space="0"/>
            </w:tcBorders>
            <w:shd w:val="clear" w:color="auto" w:fill="E0E0E0"/>
          </w:tcPr>
          <w:p w:rsidR="00655E9F" w:rsidP="00FA0FBB" w:rsidRDefault="00655E9F">
            <w:pPr>
              <w:pStyle w:val="af6"/>
            </w:pPr>
            <w:r w:rsidRPr="00B1730D">
              <w:t>Name</w:t>
            </w:r>
          </w:p>
        </w:tc>
        <w:tc>
          <w:tcPr>
            <w:tcW w:w="1150" w:type="pct"/>
            <w:tcBorders>
              <w:top w:val="single" w:color="000000" w:sz="12" w:space="0"/>
              <w:bottom w:val="single" w:color="000000" w:sz="4" w:space="0"/>
            </w:tcBorders>
            <w:shd w:val="clear" w:color="auto" w:fill="E0E0E0"/>
          </w:tcPr>
          <w:p w:rsidR="00655E9F" w:rsidP="00FA0FBB" w:rsidRDefault="00655E9F">
            <w:pPr>
              <w:pStyle w:val="af6"/>
            </w:pPr>
            <w:r>
              <w:rPr>
                <w:rFonts w:hint="eastAsia"/>
              </w:rPr>
              <w:t>Safety Critical</w:t>
            </w:r>
          </w:p>
        </w:tc>
        <w:tc>
          <w:tcPr>
            <w:tcW w:w="981" w:type="pct"/>
            <w:tcBorders>
              <w:top w:val="single" w:color="000000" w:sz="12" w:space="0"/>
              <w:bottom w:val="single" w:color="000000" w:sz="4" w:space="0"/>
            </w:tcBorders>
            <w:shd w:val="clear" w:color="auto" w:fill="E0E0E0"/>
          </w:tcPr>
          <w:p w:rsidR="00655E9F" w:rsidP="00FA0FBB" w:rsidRDefault="00655E9F">
            <w:pPr>
              <w:pStyle w:val="af6"/>
            </w:pPr>
            <w:r w:rsidRPr="00B1730D">
              <w:t>Observable</w:t>
            </w:r>
          </w:p>
        </w:tc>
        <w:tc>
          <w:tcPr>
            <w:tcW w:w="1039" w:type="pct"/>
            <w:tcBorders>
              <w:top w:val="single" w:color="000000" w:sz="12" w:space="0"/>
              <w:bottom w:val="single" w:color="000000" w:sz="4" w:space="0"/>
            </w:tcBorders>
            <w:shd w:val="clear" w:color="auto" w:fill="E0E0E0"/>
          </w:tcPr>
          <w:p w:rsidR="00655E9F" w:rsidP="00FA0FBB" w:rsidRDefault="00655E9F">
            <w:pPr>
              <w:pStyle w:val="af6"/>
            </w:pPr>
            <w:r w:rsidRPr="00B1730D">
              <w:t>Logical Type</w:t>
            </w:r>
          </w:p>
        </w:tc>
      </w:tr>
      <w:tr w:rsidR="003F558A" w:rsidTr="003F558A">
        <w:tc>
          <w:tcPr>
            <w:tcW w:w="1830" w:type="pct"/>
            <w:tcBorders>
              <w:top w:val="single" w:color="000000" w:sz="4" w:space="0"/>
            </w:tcBorders>
            <w:shd w:val="clear" w:color="auto" w:fill="auto"/>
          </w:tcPr>
          <w:p w:rsidR="003F558A" w:rsidP="00591D6B" w:rsidRDefault="00532AED">
            <w:pPr>
              <w:pStyle w:val="AltB0"/>
            </w:pPr>
            <w:hyperlink w:history="1" w:anchor="EBforOverEnergy">
              <w:r w:rsidR="003F558A">
                <w:rPr>
                  <w:rStyle w:val="ac"/>
                </w:rPr>
                <w:t>EBforOverEnergy</w:t>
              </w:r>
            </w:hyperlink>
          </w:p>
        </w:tc>
        <w:tc>
          <w:tcPr>
            <w:tcW w:w="1150" w:type="pct"/>
            <w:tcBorders>
              <w:top w:val="single" w:color="000000" w:sz="4" w:space="0"/>
            </w:tcBorders>
          </w:tcPr>
          <w:p w:rsidR="003F558A" w:rsidP="00591D6B" w:rsidRDefault="003F558A">
            <w:pPr>
              <w:pStyle w:val="AltB0"/>
            </w:pPr>
            <w:r>
              <w:rPr>
                <w:rFonts w:hint="eastAsia"/>
              </w:rPr>
              <w:t>√</w:t>
            </w:r>
          </w:p>
        </w:tc>
        <w:tc>
          <w:tcPr>
            <w:tcW w:w="981" w:type="pct"/>
            <w:tcBorders>
              <w:top w:val="single" w:color="000000" w:sz="4" w:space="0"/>
            </w:tcBorders>
            <w:shd w:val="clear" w:color="auto" w:fill="auto"/>
          </w:tcPr>
          <w:p w:rsidR="003F558A" w:rsidP="00591D6B" w:rsidRDefault="003F558A">
            <w:pPr>
              <w:pStyle w:val="AltB0"/>
            </w:pPr>
            <w:r>
              <w:rPr>
                <w:rFonts w:hint="eastAsia"/>
              </w:rPr>
              <w:t>√</w:t>
            </w:r>
          </w:p>
        </w:tc>
        <w:tc>
          <w:tcPr>
            <w:tcW w:w="1039" w:type="pct"/>
            <w:tcBorders>
              <w:top w:val="single" w:color="000000" w:sz="4" w:space="0"/>
            </w:tcBorders>
            <w:shd w:val="clear" w:color="auto" w:fill="auto"/>
          </w:tcPr>
          <w:p w:rsidR="003F558A"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3F558A" w:rsidTr="003F558A">
        <w:tc>
          <w:tcPr>
            <w:tcW w:w="1830" w:type="pct"/>
            <w:tcBorders>
              <w:top w:val="single" w:color="000000" w:sz="4" w:space="0"/>
            </w:tcBorders>
            <w:shd w:val="clear" w:color="auto" w:fill="auto"/>
          </w:tcPr>
          <w:p w:rsidR="003F558A" w:rsidP="00591D6B" w:rsidRDefault="00532AED">
            <w:pPr>
              <w:pStyle w:val="AltB0"/>
            </w:pPr>
            <w:hyperlink w:history="1" w:anchor="MotionProtectionInhibition">
              <w:r w:rsidR="003F558A">
                <w:rPr>
                  <w:rStyle w:val="ac"/>
                </w:rPr>
                <w:t>MotionProtectionInhibition</w:t>
              </w:r>
            </w:hyperlink>
          </w:p>
        </w:tc>
        <w:tc>
          <w:tcPr>
            <w:tcW w:w="1150" w:type="pct"/>
            <w:tcBorders>
              <w:top w:val="single" w:color="000000" w:sz="4" w:space="0"/>
            </w:tcBorders>
          </w:tcPr>
          <w:p w:rsidR="003F558A" w:rsidP="00591D6B" w:rsidRDefault="003F558A">
            <w:pPr>
              <w:pStyle w:val="AltB0"/>
            </w:pPr>
            <w:r>
              <w:rPr>
                <w:rFonts w:hint="eastAsia"/>
              </w:rPr>
              <w:t>√</w:t>
            </w:r>
          </w:p>
        </w:tc>
        <w:tc>
          <w:tcPr>
            <w:tcW w:w="981" w:type="pct"/>
            <w:tcBorders>
              <w:top w:val="single" w:color="000000" w:sz="4" w:space="0"/>
            </w:tcBorders>
            <w:shd w:val="clear" w:color="auto" w:fill="auto"/>
          </w:tcPr>
          <w:p w:rsidR="003F558A" w:rsidP="00591D6B" w:rsidRDefault="003F558A">
            <w:pPr>
              <w:pStyle w:val="AltB0"/>
            </w:pPr>
            <w:r>
              <w:rPr>
                <w:rFonts w:hint="eastAsia"/>
              </w:rPr>
              <w:t>√</w:t>
            </w:r>
          </w:p>
        </w:tc>
        <w:tc>
          <w:tcPr>
            <w:tcW w:w="1039" w:type="pct"/>
            <w:tcBorders>
              <w:top w:val="single" w:color="000000" w:sz="4" w:space="0"/>
            </w:tcBorders>
            <w:shd w:val="clear" w:color="auto" w:fill="auto"/>
          </w:tcPr>
          <w:p w:rsidR="003F558A"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3F558A" w:rsidTr="003F558A">
        <w:tc>
          <w:tcPr>
            <w:tcW w:w="1830" w:type="pct"/>
            <w:tcBorders>
              <w:top w:val="single" w:color="000000" w:sz="4" w:space="0"/>
            </w:tcBorders>
            <w:shd w:val="clear" w:color="auto" w:fill="auto"/>
          </w:tcPr>
          <w:p w:rsidR="003F558A" w:rsidP="00591D6B" w:rsidRDefault="00532AED">
            <w:pPr>
              <w:pStyle w:val="AltB0"/>
            </w:pPr>
            <w:hyperlink w:history="1" w:anchor="PBforOverEnergy">
              <w:r w:rsidR="003F558A">
                <w:rPr>
                  <w:rStyle w:val="ac"/>
                </w:rPr>
                <w:t>PBforOverEnergy</w:t>
              </w:r>
            </w:hyperlink>
          </w:p>
        </w:tc>
        <w:tc>
          <w:tcPr>
            <w:tcW w:w="1150" w:type="pct"/>
            <w:tcBorders>
              <w:top w:val="single" w:color="000000" w:sz="4" w:space="0"/>
            </w:tcBorders>
          </w:tcPr>
          <w:p w:rsidR="003F558A" w:rsidP="00591D6B" w:rsidRDefault="003F558A">
            <w:pPr>
              <w:pStyle w:val="AltB0"/>
            </w:pPr>
            <w:r>
              <w:rPr>
                <w:rFonts w:hint="eastAsia"/>
              </w:rPr>
              <w:t>√</w:t>
            </w:r>
          </w:p>
        </w:tc>
        <w:tc>
          <w:tcPr>
            <w:tcW w:w="981" w:type="pct"/>
            <w:tcBorders>
              <w:top w:val="single" w:color="000000" w:sz="4" w:space="0"/>
            </w:tcBorders>
            <w:shd w:val="clear" w:color="auto" w:fill="auto"/>
          </w:tcPr>
          <w:p w:rsidR="003F558A" w:rsidP="00591D6B" w:rsidRDefault="003F558A">
            <w:pPr>
              <w:pStyle w:val="AltB0"/>
            </w:pPr>
            <w:r>
              <w:rPr>
                <w:rFonts w:hint="eastAsia"/>
              </w:rPr>
              <w:t>√</w:t>
            </w:r>
          </w:p>
        </w:tc>
        <w:tc>
          <w:tcPr>
            <w:tcW w:w="1039" w:type="pct"/>
            <w:tcBorders>
              <w:top w:val="single" w:color="000000" w:sz="4" w:space="0"/>
            </w:tcBorders>
            <w:shd w:val="clear" w:color="auto" w:fill="auto"/>
          </w:tcPr>
          <w:p w:rsidR="003F558A"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3F558A" w:rsidTr="003F558A">
        <w:tc>
          <w:tcPr>
            <w:tcW w:w="1830" w:type="pct"/>
            <w:tcBorders>
              <w:top w:val="single" w:color="000000" w:sz="4" w:space="0"/>
            </w:tcBorders>
            <w:shd w:val="clear" w:color="auto" w:fill="auto"/>
          </w:tcPr>
          <w:p w:rsidR="003F558A" w:rsidP="00591D6B" w:rsidRDefault="00532AED">
            <w:pPr>
              <w:pStyle w:val="AltB0"/>
            </w:pPr>
            <w:hyperlink w:history="1" w:anchor="TrainPossiblyInOverEnergy">
              <w:r w:rsidR="003F558A">
                <w:rPr>
                  <w:rStyle w:val="ac"/>
                </w:rPr>
                <w:t>TrainPossiblyInOverEnergy</w:t>
              </w:r>
            </w:hyperlink>
          </w:p>
        </w:tc>
        <w:tc>
          <w:tcPr>
            <w:tcW w:w="1150" w:type="pct"/>
            <w:tcBorders>
              <w:top w:val="single" w:color="000000" w:sz="4" w:space="0"/>
            </w:tcBorders>
          </w:tcPr>
          <w:p w:rsidR="003F558A" w:rsidP="00591D6B" w:rsidRDefault="003F558A">
            <w:pPr>
              <w:pStyle w:val="AltB0"/>
            </w:pPr>
            <w:r>
              <w:rPr>
                <w:rFonts w:hint="eastAsia"/>
              </w:rPr>
              <w:t>√</w:t>
            </w:r>
          </w:p>
        </w:tc>
        <w:tc>
          <w:tcPr>
            <w:tcW w:w="981" w:type="pct"/>
            <w:tcBorders>
              <w:top w:val="single" w:color="000000" w:sz="4" w:space="0"/>
            </w:tcBorders>
            <w:shd w:val="clear" w:color="auto" w:fill="auto"/>
          </w:tcPr>
          <w:p w:rsidR="003F558A" w:rsidP="00591D6B" w:rsidRDefault="003F558A">
            <w:pPr>
              <w:pStyle w:val="AltB0"/>
            </w:pPr>
            <w:r>
              <w:rPr>
                <w:rFonts w:hint="eastAsia"/>
              </w:rPr>
              <w:t>√</w:t>
            </w:r>
          </w:p>
        </w:tc>
        <w:tc>
          <w:tcPr>
            <w:tcW w:w="1039" w:type="pct"/>
            <w:tcBorders>
              <w:top w:val="single" w:color="000000" w:sz="4" w:space="0"/>
            </w:tcBorders>
            <w:shd w:val="clear" w:color="auto" w:fill="auto"/>
          </w:tcPr>
          <w:p w:rsidR="003F558A"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3B14AB" w:rsidP="00C93484" w:rsidRDefault="003B14AB">
      <w:pPr>
        <w:pStyle w:val="Reqtify"/>
      </w:pPr>
    </w:p>
    <w:p w:rsidR="00B33052" w:rsidP="00F23398" w:rsidRDefault="00DC168B">
      <w:pPr>
        <w:pStyle w:val="2"/>
        <w:ind w:left="756" w:hanging="756"/>
      </w:pPr>
      <w:bookmarkStart w:name="_Ref345055824" w:id="8331"/>
      <w:bookmarkStart w:name="_Toc348357060" w:id="8332"/>
      <w:bookmarkStart w:name="_Toc349030473" w:id="8333"/>
      <w:bookmarkStart w:name="_Toc347566606" w:id="8334"/>
      <w:bookmarkStart w:name="_Toc345689271" w:id="8335"/>
      <w:bookmarkStart w:name="_Toc376182972" w:id="8336"/>
      <w:bookmarkStart w:name="_Toc392229952" w:id="8337"/>
      <w:r>
        <w:rPr>
          <w:rFonts w:hint="eastAsia"/>
        </w:rPr>
        <w:t>F5</w:t>
      </w:r>
      <w:r w:rsidR="00003A18">
        <w:rPr>
          <w:rFonts w:hint="eastAsia"/>
        </w:rPr>
        <w:t>-</w:t>
      </w:r>
      <w:r>
        <w:rPr>
          <w:rFonts w:hint="eastAsia"/>
        </w:rPr>
        <w:t>Monitor Train Position and Speed</w:t>
      </w:r>
      <w:bookmarkEnd w:id="8331"/>
      <w:bookmarkEnd w:id="8332"/>
      <w:bookmarkEnd w:id="8333"/>
      <w:bookmarkEnd w:id="8334"/>
      <w:bookmarkEnd w:id="8335"/>
      <w:bookmarkEnd w:id="8336"/>
      <w:bookmarkEnd w:id="8337"/>
    </w:p>
    <w:p w:rsidR="009C1A72" w:rsidP="00C93484" w:rsidRDefault="009C1A72">
      <w:pPr>
        <w:pStyle w:val="Reqtify"/>
      </w:pPr>
    </w:p>
    <w:p w:rsidR="009C1A72" w:rsidP="009C1A72" w:rsidRDefault="00651E4E">
      <w:pPr>
        <w:pStyle w:val="affe"/>
      </w:pPr>
      <w:r>
        <w:lastRenderedPageBreak/>
        <w:drawing>
          <wp:inline distT="0" distB="0" distL="0" distR="0">
            <wp:extent cx="5756275" cy="5507355"/>
            <wp:effectExtent l="0" t="0" r="0" b="0"/>
            <wp:docPr id="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756275" cy="5507355"/>
                    </a:xfrm>
                    <a:prstGeom prst="rect">
                      <a:avLst/>
                    </a:prstGeom>
                    <a:noFill/>
                    <a:ln>
                      <a:noFill/>
                    </a:ln>
                  </pic:spPr>
                </pic:pic>
              </a:graphicData>
            </a:graphic>
          </wp:inline>
        </w:drawing>
      </w:r>
    </w:p>
    <w:p w:rsidRPr="00161B8C" w:rsidR="009C1A72" w:rsidP="009C1A72" w:rsidRDefault="009C1A72">
      <w:pPr>
        <w:pStyle w:val="affe"/>
      </w:pPr>
      <w:bookmarkStart w:name="_Toc347567314" w:id="8338"/>
      <w:bookmarkStart w:name="_Toc376183028" w:id="8339"/>
      <w:bookmarkStart w:name="_Toc392229999" w:id="8340"/>
      <w:r>
        <w:t xml:space="preserve">Figure </w:t>
      </w:r>
      <w:ins w:author="常鸣" w:date="2014-06-24T10:22:00Z" w:id="8341">
        <w:r w:rsidR="00DB1C8F">
          <w:fldChar w:fldCharType="begin"/>
        </w:r>
        <w:r w:rsidR="00DB1C8F">
          <w:instrText xml:space="preserve"> STYLEREF 1 \s </w:instrText>
        </w:r>
      </w:ins>
      <w:r w:rsidR="00DB1C8F">
        <w:fldChar w:fldCharType="separate"/>
      </w:r>
      <w:r w:rsidR="00DE178B">
        <w:t>5</w:t>
      </w:r>
      <w:ins w:author="常鸣" w:date="2014-06-24T10:22:00Z" w:id="8342">
        <w:r w:rsidR="00DB1C8F">
          <w:fldChar w:fldCharType="end"/>
        </w:r>
        <w:r w:rsidR="00DB1C8F">
          <w:noBreakHyphen/>
        </w:r>
        <w:r w:rsidR="00DB1C8F">
          <w:fldChar w:fldCharType="begin"/>
        </w:r>
        <w:r w:rsidR="00DB1C8F">
          <w:instrText xml:space="preserve"> SEQ Figure \* ARABIC \s 1 </w:instrText>
        </w:r>
      </w:ins>
      <w:r w:rsidR="00DB1C8F">
        <w:fldChar w:fldCharType="separate"/>
      </w:r>
      <w:r w:rsidR="00DE178B">
        <w:t>19</w:t>
      </w:r>
      <w:ins w:author="常鸣" w:date="2014-06-24T10:22:00Z" w:id="8343">
        <w:r w:rsidR="00DB1C8F">
          <w:fldChar w:fldCharType="end"/>
        </w:r>
      </w:ins>
      <w:del w:author="常鸣" w:date="2014-06-24T10:22:00Z" w:id="8344">
        <w:r w:rsidDel="00DB1C8F" w:rsidR="005A0C1F">
          <w:fldChar w:fldCharType="begin"/>
        </w:r>
        <w:r w:rsidDel="00DB1C8F" w:rsidR="005A0C1F">
          <w:delInstrText xml:space="preserve"> STYLEREF 1 \s </w:delInstrText>
        </w:r>
        <w:r w:rsidDel="00DB1C8F" w:rsidR="005A0C1F">
          <w:fldChar w:fldCharType="separate"/>
        </w:r>
        <w:r w:rsidDel="00DB1C8F" w:rsidR="00423916">
          <w:delText>5</w:delText>
        </w:r>
        <w:r w:rsidDel="00DB1C8F" w:rsidR="005A0C1F">
          <w:fldChar w:fldCharType="end"/>
        </w:r>
        <w:r w:rsidDel="00DB1C8F" w:rsidR="005A0C1F">
          <w:noBreakHyphen/>
        </w:r>
        <w:r w:rsidDel="00DB1C8F" w:rsidR="005A0C1F">
          <w:fldChar w:fldCharType="begin"/>
        </w:r>
        <w:r w:rsidDel="00DB1C8F" w:rsidR="005A0C1F">
          <w:delInstrText xml:space="preserve"> SEQ Figure \* ARABIC \s 1 </w:delInstrText>
        </w:r>
        <w:r w:rsidDel="00DB1C8F" w:rsidR="005A0C1F">
          <w:fldChar w:fldCharType="separate"/>
        </w:r>
        <w:r w:rsidDel="00DB1C8F" w:rsidR="00423916">
          <w:delText>19</w:delText>
        </w:r>
        <w:r w:rsidDel="00DB1C8F" w:rsidR="005A0C1F">
          <w:fldChar w:fldCharType="end"/>
        </w:r>
      </w:del>
      <w:r>
        <w:rPr>
          <w:rFonts w:hint="eastAsia"/>
        </w:rPr>
        <w:t xml:space="preserve"> SART modeling of function F5</w:t>
      </w:r>
      <w:bookmarkEnd w:id="8338"/>
      <w:bookmarkEnd w:id="8339"/>
      <w:bookmarkEnd w:id="8340"/>
    </w:p>
    <w:p w:rsidRPr="009C1A72" w:rsidR="009C1A72" w:rsidP="00C93484" w:rsidRDefault="009C1A72">
      <w:pPr>
        <w:pStyle w:val="Reqtify"/>
      </w:pPr>
    </w:p>
    <w:p w:rsidRPr="00EE1350" w:rsidR="00EE1350" w:rsidP="00F23398" w:rsidRDefault="00DC168B">
      <w:pPr>
        <w:pStyle w:val="2"/>
        <w:ind w:left="756" w:hanging="756"/>
      </w:pPr>
      <w:bookmarkStart w:name="_Ref345055830" w:id="8345"/>
      <w:bookmarkStart w:name="_Toc348357061" w:id="8346"/>
      <w:bookmarkStart w:name="_Toc349030474" w:id="8347"/>
      <w:bookmarkStart w:name="_Toc347566607" w:id="8348"/>
      <w:bookmarkStart w:name="_Toc376182973" w:id="8349"/>
      <w:bookmarkStart w:name="_Toc392229953" w:id="8350"/>
      <w:bookmarkStart w:name="_Ref279742708" w:id="8351"/>
      <w:r>
        <w:rPr>
          <w:rFonts w:hint="eastAsia"/>
        </w:rPr>
        <w:t>F51</w:t>
      </w:r>
      <w:r w:rsidR="00E74028">
        <w:rPr>
          <w:rFonts w:hint="eastAsia"/>
        </w:rPr>
        <w:t>-</w:t>
      </w:r>
      <w:r w:rsidRPr="00EE1350" w:rsidR="00EE1350">
        <w:t>M</w:t>
      </w:r>
      <w:r w:rsidR="00E74028">
        <w:rPr>
          <w:rFonts w:hint="eastAsia"/>
        </w:rPr>
        <w:t xml:space="preserve">oral </w:t>
      </w:r>
      <w:r w:rsidR="0081357A">
        <w:rPr>
          <w:rFonts w:hint="eastAsia"/>
        </w:rPr>
        <w:t xml:space="preserve">Time </w:t>
      </w:r>
      <w:bookmarkEnd w:id="8345"/>
      <w:bookmarkEnd w:id="8346"/>
      <w:bookmarkEnd w:id="8347"/>
      <w:bookmarkEnd w:id="8348"/>
      <w:bookmarkEnd w:id="8349"/>
      <w:r w:rsidR="0081357A">
        <w:rPr>
          <w:rFonts w:hint="eastAsia"/>
        </w:rPr>
        <w:t>Control</w:t>
      </w:r>
      <w:bookmarkEnd w:id="8350"/>
    </w:p>
    <w:p w:rsidR="00EE1350" w:rsidP="00C93484" w:rsidRDefault="00EE1350">
      <w:pPr>
        <w:pStyle w:val="Reqtify"/>
      </w:pPr>
      <w:r>
        <w:rPr>
          <w:rFonts w:hint="eastAsia"/>
        </w:rPr>
        <w:t>本模块用于监控列车是否在模糊时间监控区停留过长时间。</w:t>
      </w:r>
    </w:p>
    <w:p w:rsidR="00EE1350" w:rsidP="00C93484" w:rsidRDefault="00EE1350">
      <w:pPr>
        <w:pStyle w:val="Reqtify"/>
      </w:pPr>
      <w:r w:rsidRPr="00471246">
        <w:rPr>
          <w:rFonts w:hint="eastAsia"/>
        </w:rPr>
        <w:t>This module monitor</w:t>
      </w:r>
      <w:r>
        <w:rPr>
          <w:rFonts w:hint="eastAsia"/>
        </w:rPr>
        <w:t>s</w:t>
      </w:r>
      <w:r w:rsidRPr="00471246">
        <w:rPr>
          <w:rFonts w:hint="eastAsia"/>
        </w:rPr>
        <w:t xml:space="preserve"> whether the train is staying in the fuzzy t</w:t>
      </w:r>
      <w:r>
        <w:rPr>
          <w:rFonts w:hint="eastAsia"/>
        </w:rPr>
        <w:t xml:space="preserve">ime area longer than expected. </w:t>
      </w:r>
    </w:p>
    <w:p w:rsidRPr="00A61D30" w:rsidR="00EE1350" w:rsidP="00934391" w:rsidRDefault="00EE1350">
      <w:pPr>
        <w:pStyle w:val="3"/>
      </w:pPr>
      <w:r w:rsidRPr="00A61D30">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475"/>
        <w:gridCol w:w="1255"/>
        <w:gridCol w:w="4556"/>
      </w:tblGrid>
      <w:tr w:rsidRPr="00785CC7" w:rsidR="00EE1350" w:rsidTr="00740C3B">
        <w:tc>
          <w:tcPr>
            <w:tcW w:w="1871" w:type="pct"/>
            <w:tcBorders>
              <w:top w:val="single" w:color="000000" w:sz="12" w:space="0"/>
              <w:bottom w:val="single" w:color="000000" w:sz="4" w:space="0"/>
            </w:tcBorders>
            <w:shd w:val="clear" w:color="auto" w:fill="E0E0E0"/>
          </w:tcPr>
          <w:p w:rsidR="00EE1350" w:rsidP="00FA0FBB" w:rsidRDefault="00EE1350">
            <w:pPr>
              <w:pStyle w:val="af6"/>
            </w:pPr>
            <w:r w:rsidRPr="00B1730D">
              <w:t>Name</w:t>
            </w:r>
          </w:p>
        </w:tc>
        <w:tc>
          <w:tcPr>
            <w:tcW w:w="676" w:type="pct"/>
            <w:tcBorders>
              <w:top w:val="single" w:color="000000" w:sz="12" w:space="0"/>
              <w:bottom w:val="single" w:color="000000" w:sz="4" w:space="0"/>
            </w:tcBorders>
            <w:shd w:val="clear" w:color="auto" w:fill="E0E0E0"/>
          </w:tcPr>
          <w:p w:rsidR="00EE1350" w:rsidP="00FA0FBB" w:rsidRDefault="00EE1350">
            <w:pPr>
              <w:pStyle w:val="af6"/>
            </w:pPr>
            <w:r w:rsidRPr="00B1730D">
              <w:t>Nature</w:t>
            </w:r>
          </w:p>
        </w:tc>
        <w:tc>
          <w:tcPr>
            <w:tcW w:w="2453" w:type="pct"/>
            <w:tcBorders>
              <w:top w:val="single" w:color="000000" w:sz="12" w:space="0"/>
              <w:bottom w:val="single" w:color="000000" w:sz="4" w:space="0"/>
            </w:tcBorders>
            <w:shd w:val="clear" w:color="auto" w:fill="E0E0E0"/>
          </w:tcPr>
          <w:p w:rsidR="00EE1350" w:rsidP="00FA0FBB" w:rsidRDefault="00EE1350">
            <w:pPr>
              <w:pStyle w:val="af6"/>
            </w:pPr>
            <w:r w:rsidRPr="00B1730D">
              <w:t>Provided by</w:t>
            </w:r>
          </w:p>
        </w:tc>
      </w:tr>
      <w:tr w:rsidR="000733AC" w:rsidTr="00740C3B">
        <w:tc>
          <w:tcPr>
            <w:tcW w:w="1871" w:type="pct"/>
            <w:tcBorders>
              <w:top w:val="single" w:color="000000" w:sz="4" w:space="0"/>
            </w:tcBorders>
            <w:shd w:val="clear" w:color="auto" w:fill="auto"/>
          </w:tcPr>
          <w:p w:rsidRPr="00655E9F" w:rsidR="000733AC" w:rsidP="00591D6B" w:rsidRDefault="00532AED">
            <w:pPr>
              <w:pStyle w:val="AltB0"/>
            </w:pPr>
            <w:hyperlink w:history="1" w:anchor="ATPsetting">
              <w:r w:rsidR="000733AC">
                <w:rPr>
                  <w:rStyle w:val="ac"/>
                </w:rPr>
                <w:t>ATPsetting</w:t>
              </w:r>
            </w:hyperlink>
          </w:p>
        </w:tc>
        <w:tc>
          <w:tcPr>
            <w:tcW w:w="676" w:type="pct"/>
            <w:tcBorders>
              <w:top w:val="single" w:color="000000" w:sz="4" w:space="0"/>
            </w:tcBorders>
            <w:shd w:val="clear" w:color="auto" w:fill="auto"/>
          </w:tcPr>
          <w:p w:rsidR="000733AC" w:rsidP="00591D6B" w:rsidRDefault="000733AC">
            <w:pPr>
              <w:pStyle w:val="AltB0"/>
            </w:pPr>
            <w:r>
              <w:rPr>
                <w:rFonts w:hint="eastAsia"/>
              </w:rPr>
              <w:t>Internal</w:t>
            </w:r>
          </w:p>
        </w:tc>
        <w:tc>
          <w:tcPr>
            <w:tcW w:w="2453"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575550" w:rsidTr="00740C3B">
        <w:tc>
          <w:tcPr>
            <w:tcW w:w="1871" w:type="pct"/>
            <w:shd w:val="clear" w:color="auto" w:fill="auto"/>
          </w:tcPr>
          <w:p w:rsidR="00575550" w:rsidP="00591D6B" w:rsidRDefault="00532AED">
            <w:pPr>
              <w:pStyle w:val="AltB0"/>
            </w:pPr>
            <w:hyperlink w:history="1" w:anchor="BlockModeUsed">
              <w:r w:rsidR="00575550">
                <w:rPr>
                  <w:rStyle w:val="ac"/>
                </w:rPr>
                <w:t>BlockModeUsed</w:t>
              </w:r>
            </w:hyperlink>
          </w:p>
        </w:tc>
        <w:tc>
          <w:tcPr>
            <w:tcW w:w="676" w:type="pct"/>
            <w:shd w:val="clear" w:color="auto" w:fill="auto"/>
          </w:tcPr>
          <w:p w:rsidR="00575550" w:rsidP="00591D6B" w:rsidRDefault="00575550">
            <w:pPr>
              <w:pStyle w:val="AltB0"/>
            </w:pPr>
            <w:r>
              <w:rPr>
                <w:rFonts w:hint="eastAsia"/>
              </w:rPr>
              <w:t>Internal</w:t>
            </w:r>
          </w:p>
        </w:tc>
        <w:tc>
          <w:tcPr>
            <w:tcW w:w="2453" w:type="pct"/>
            <w:shd w:val="clear" w:color="auto" w:fill="auto"/>
          </w:tcPr>
          <w:p w:rsidR="00575550" w:rsidP="00591D6B" w:rsidRDefault="00575550">
            <w:pPr>
              <w:pStyle w:val="AltB0"/>
            </w:pPr>
            <w:r>
              <w:fldChar w:fldCharType="begin"/>
            </w:r>
            <w:r>
              <w:instrText xml:space="preserve"> REF _Ref345055584 \h </w:instrText>
            </w:r>
            <w:r>
              <w:fldChar w:fldCharType="separate"/>
            </w:r>
            <w:r w:rsidRPr="006E3B52" w:rsidR="00DE178B">
              <w:rPr>
                <w:rFonts w:hint="eastAsia"/>
              </w:rPr>
              <w:t>F</w:t>
            </w:r>
            <w:r w:rsidR="00DE178B">
              <w:rPr>
                <w:rFonts w:hint="eastAsia"/>
              </w:rPr>
              <w:t>14</w:t>
            </w:r>
            <w:r w:rsidRPr="006E3B52" w:rsidR="00DE178B">
              <w:rPr>
                <w:rFonts w:hint="eastAsia"/>
              </w:rPr>
              <w:t xml:space="preserve">-Manage </w:t>
            </w:r>
            <w:r w:rsidR="00DE178B">
              <w:rPr>
                <w:rFonts w:hint="eastAsia"/>
              </w:rPr>
              <w:t>Variants</w:t>
            </w:r>
            <w:r w:rsidRPr="006E3B52" w:rsidR="00DE178B">
              <w:rPr>
                <w:rFonts w:hint="eastAsia"/>
              </w:rPr>
              <w:t xml:space="preserve"> in Block Mode</w:t>
            </w:r>
            <w:r>
              <w:fldChar w:fldCharType="end"/>
            </w:r>
          </w:p>
        </w:tc>
      </w:tr>
      <w:tr w:rsidR="00416AAC" w:rsidTr="00740C3B">
        <w:tc>
          <w:tcPr>
            <w:tcW w:w="1871" w:type="pct"/>
            <w:shd w:val="clear" w:color="auto" w:fill="auto"/>
          </w:tcPr>
          <w:p w:rsidRPr="00655E9F" w:rsidR="00416AAC" w:rsidP="00591D6B" w:rsidRDefault="00532AED">
            <w:pPr>
              <w:pStyle w:val="AltB0"/>
            </w:pPr>
            <w:hyperlink w:history="1" w:anchor="InhibitEmergencyBrake">
              <w:r w:rsidR="00416AAC">
                <w:rPr>
                  <w:rStyle w:val="ac"/>
                </w:rPr>
                <w:t>InhibitEmergencyBrake</w:t>
              </w:r>
            </w:hyperlink>
          </w:p>
        </w:tc>
        <w:tc>
          <w:tcPr>
            <w:tcW w:w="676" w:type="pct"/>
            <w:shd w:val="clear" w:color="auto" w:fill="auto"/>
          </w:tcPr>
          <w:p w:rsidR="00416AAC" w:rsidP="00591D6B" w:rsidRDefault="00416AAC">
            <w:pPr>
              <w:pStyle w:val="AltB0"/>
            </w:pPr>
            <w:r>
              <w:rPr>
                <w:rFonts w:hint="eastAsia"/>
              </w:rPr>
              <w:t>Internal</w:t>
            </w:r>
          </w:p>
        </w:tc>
        <w:tc>
          <w:tcPr>
            <w:tcW w:w="2453" w:type="pct"/>
            <w:shd w:val="clear" w:color="auto" w:fill="auto"/>
          </w:tcPr>
          <w:p w:rsidR="00416AAC" w:rsidP="00591D6B" w:rsidRDefault="00416AAC">
            <w:pPr>
              <w:pStyle w:val="AltB0"/>
            </w:pPr>
            <w:r>
              <w:fldChar w:fldCharType="begin"/>
            </w:r>
            <w:r>
              <w:instrText xml:space="preserve"> REF _Ref345055931 \h </w:instrText>
            </w:r>
            <w:r>
              <w:fldChar w:fldCharType="separate"/>
            </w:r>
            <w:r w:rsidR="00DE178B">
              <w:rPr>
                <w:rFonts w:hint="eastAsia"/>
              </w:rPr>
              <w:t>F71-Outputs to Rolling-stock</w:t>
            </w:r>
            <w:r>
              <w:fldChar w:fldCharType="end"/>
            </w:r>
          </w:p>
        </w:tc>
      </w:tr>
      <w:tr w:rsidR="00416AAC" w:rsidTr="00740C3B">
        <w:tc>
          <w:tcPr>
            <w:tcW w:w="1871" w:type="pct"/>
            <w:shd w:val="clear" w:color="auto" w:fill="auto"/>
          </w:tcPr>
          <w:p w:rsidR="00416AAC" w:rsidP="00591D6B" w:rsidRDefault="00532AED">
            <w:pPr>
              <w:pStyle w:val="AltB0"/>
            </w:pPr>
            <w:hyperlink w:history="1" w:anchor="MotionProtectionInhibition">
              <w:r w:rsidR="00416AAC">
                <w:rPr>
                  <w:rStyle w:val="ac"/>
                </w:rPr>
                <w:t>MotionProtectionInhibition</w:t>
              </w:r>
            </w:hyperlink>
          </w:p>
        </w:tc>
        <w:tc>
          <w:tcPr>
            <w:tcW w:w="676" w:type="pct"/>
            <w:shd w:val="clear" w:color="auto" w:fill="auto"/>
          </w:tcPr>
          <w:p w:rsidR="00416AAC" w:rsidP="00591D6B" w:rsidRDefault="00416AAC">
            <w:pPr>
              <w:pStyle w:val="AltB0"/>
            </w:pPr>
            <w:r>
              <w:rPr>
                <w:rFonts w:hint="eastAsia"/>
              </w:rPr>
              <w:t>Internal</w:t>
            </w:r>
          </w:p>
        </w:tc>
        <w:tc>
          <w:tcPr>
            <w:tcW w:w="2453" w:type="pct"/>
            <w:shd w:val="clear" w:color="auto" w:fill="auto"/>
          </w:tcPr>
          <w:p w:rsidRPr="00655E9F" w:rsidR="00416AAC" w:rsidP="00591D6B" w:rsidRDefault="00416AAC">
            <w:pPr>
              <w:pStyle w:val="AltB0"/>
            </w:pPr>
            <w:r>
              <w:fldChar w:fldCharType="begin"/>
            </w:r>
            <w:r>
              <w:instrText xml:space="preserve"> REF _Ref345055806 \h </w:instrText>
            </w:r>
            <w:r>
              <w:fldChar w:fldCharType="separate"/>
            </w:r>
            <w:r w:rsidR="00DE178B">
              <w:rPr>
                <w:rFonts w:hint="eastAsia"/>
              </w:rPr>
              <w:t>F46-</w:t>
            </w:r>
            <w:r w:rsidRPr="00655E9F" w:rsidR="00DE178B">
              <w:rPr>
                <w:rFonts w:hint="eastAsia"/>
              </w:rPr>
              <w:t xml:space="preserve">Determine </w:t>
            </w:r>
            <w:r w:rsidR="00DE178B">
              <w:rPr>
                <w:rFonts w:hint="eastAsia"/>
              </w:rPr>
              <w:t>O</w:t>
            </w:r>
            <w:r w:rsidRPr="00655E9F" w:rsidR="00DE178B">
              <w:rPr>
                <w:rFonts w:hint="eastAsia"/>
              </w:rPr>
              <w:t xml:space="preserve">ver </w:t>
            </w:r>
            <w:r w:rsidR="00DE178B">
              <w:rPr>
                <w:rFonts w:hint="eastAsia"/>
              </w:rPr>
              <w:t>E</w:t>
            </w:r>
            <w:r w:rsidRPr="00655E9F" w:rsidR="00DE178B">
              <w:rPr>
                <w:rFonts w:hint="eastAsia"/>
              </w:rPr>
              <w:t>nergy</w:t>
            </w:r>
            <w:r>
              <w:fldChar w:fldCharType="end"/>
            </w:r>
          </w:p>
        </w:tc>
      </w:tr>
      <w:tr w:rsidR="00416AAC" w:rsidTr="00740C3B">
        <w:tc>
          <w:tcPr>
            <w:tcW w:w="1871" w:type="pct"/>
            <w:shd w:val="clear" w:color="auto" w:fill="auto"/>
          </w:tcPr>
          <w:p w:rsidR="00416AAC" w:rsidP="00591D6B" w:rsidRDefault="00532AED">
            <w:pPr>
              <w:pStyle w:val="AltB0"/>
            </w:pPr>
            <w:hyperlink w:history="1" w:anchor="TrackMap">
              <w:r w:rsidR="00416AAC">
                <w:rPr>
                  <w:rStyle w:val="ac"/>
                </w:rPr>
                <w:t>TrackMap</w:t>
              </w:r>
            </w:hyperlink>
          </w:p>
        </w:tc>
        <w:tc>
          <w:tcPr>
            <w:tcW w:w="676" w:type="pct"/>
            <w:shd w:val="clear" w:color="auto" w:fill="auto"/>
          </w:tcPr>
          <w:p w:rsidR="00416AAC" w:rsidP="00591D6B" w:rsidRDefault="00416AAC">
            <w:pPr>
              <w:pStyle w:val="AltB0"/>
            </w:pPr>
            <w:r>
              <w:rPr>
                <w:rFonts w:hint="eastAsia"/>
              </w:rPr>
              <w:t>Internal</w:t>
            </w:r>
          </w:p>
        </w:tc>
        <w:tc>
          <w:tcPr>
            <w:tcW w:w="2453" w:type="pct"/>
            <w:shd w:val="clear" w:color="auto" w:fill="auto"/>
          </w:tcPr>
          <w:p w:rsidR="00416AAC" w:rsidP="00591D6B" w:rsidRDefault="00416A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740C3B">
        <w:tc>
          <w:tcPr>
            <w:tcW w:w="1871" w:type="pct"/>
            <w:shd w:val="clear" w:color="auto" w:fill="auto"/>
          </w:tcPr>
          <w:p w:rsidR="00416AAC" w:rsidP="00591D6B" w:rsidRDefault="00532AED">
            <w:pPr>
              <w:pStyle w:val="AltB0"/>
            </w:pPr>
            <w:hyperlink w:history="1" w:anchor="TrainFilteredStopped">
              <w:r w:rsidR="00416AAC">
                <w:rPr>
                  <w:rStyle w:val="ac"/>
                </w:rPr>
                <w:t>TrainFilteredStopped</w:t>
              </w:r>
            </w:hyperlink>
          </w:p>
        </w:tc>
        <w:tc>
          <w:tcPr>
            <w:tcW w:w="676" w:type="pct"/>
            <w:shd w:val="clear" w:color="auto" w:fill="auto"/>
          </w:tcPr>
          <w:p w:rsidR="00416AAC" w:rsidP="00591D6B" w:rsidRDefault="00416AAC">
            <w:pPr>
              <w:pStyle w:val="AltB0"/>
            </w:pPr>
            <w:r>
              <w:rPr>
                <w:rFonts w:hint="eastAsia"/>
              </w:rPr>
              <w:t>Internal</w:t>
            </w:r>
          </w:p>
        </w:tc>
        <w:tc>
          <w:tcPr>
            <w:tcW w:w="2453" w:type="pct"/>
            <w:shd w:val="clear" w:color="auto" w:fill="auto"/>
          </w:tcPr>
          <w:p w:rsidR="00416AAC" w:rsidP="00591D6B" w:rsidRDefault="00416AAC">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416AAC" w:rsidTr="00740C3B">
        <w:tc>
          <w:tcPr>
            <w:tcW w:w="1871" w:type="pct"/>
            <w:shd w:val="clear" w:color="auto" w:fill="auto"/>
          </w:tcPr>
          <w:p w:rsidR="00416AAC" w:rsidP="00591D6B" w:rsidRDefault="00532AED">
            <w:pPr>
              <w:pStyle w:val="AltB0"/>
            </w:pPr>
            <w:hyperlink w:history="1" w:anchor="TrainFrontEnd">
              <w:r w:rsidR="00416AAC">
                <w:rPr>
                  <w:rStyle w:val="ac"/>
                </w:rPr>
                <w:t>TrainFrontEnd</w:t>
              </w:r>
            </w:hyperlink>
          </w:p>
        </w:tc>
        <w:tc>
          <w:tcPr>
            <w:tcW w:w="676" w:type="pct"/>
            <w:shd w:val="clear" w:color="auto" w:fill="auto"/>
          </w:tcPr>
          <w:p w:rsidR="00416AAC" w:rsidP="00591D6B" w:rsidRDefault="00416AAC">
            <w:pPr>
              <w:pStyle w:val="AltB0"/>
            </w:pPr>
            <w:r>
              <w:rPr>
                <w:rFonts w:hint="eastAsia"/>
              </w:rPr>
              <w:t>Internal</w:t>
            </w:r>
          </w:p>
        </w:tc>
        <w:tc>
          <w:tcPr>
            <w:tcW w:w="2453" w:type="pct"/>
            <w:shd w:val="clear" w:color="auto" w:fill="auto"/>
          </w:tcPr>
          <w:p w:rsidR="00416AAC" w:rsidP="00591D6B" w:rsidRDefault="00416AAC">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416AAC" w:rsidTr="00740C3B">
        <w:tc>
          <w:tcPr>
            <w:tcW w:w="1871" w:type="pct"/>
            <w:shd w:val="clear" w:color="auto" w:fill="auto"/>
          </w:tcPr>
          <w:p w:rsidR="00416AAC" w:rsidP="00591D6B" w:rsidRDefault="00532AED">
            <w:pPr>
              <w:pStyle w:val="AltB0"/>
            </w:pPr>
            <w:hyperlink w:history="1" w:anchor="TrainLocatedOnKnownPath">
              <w:r w:rsidR="00416AAC">
                <w:rPr>
                  <w:rStyle w:val="ac"/>
                </w:rPr>
                <w:t>TrainLocatedOnKnownPath</w:t>
              </w:r>
            </w:hyperlink>
          </w:p>
        </w:tc>
        <w:tc>
          <w:tcPr>
            <w:tcW w:w="676" w:type="pct"/>
            <w:shd w:val="clear" w:color="auto" w:fill="auto"/>
          </w:tcPr>
          <w:p w:rsidR="00416AAC" w:rsidP="00591D6B" w:rsidRDefault="00416AAC">
            <w:pPr>
              <w:pStyle w:val="AltB0"/>
            </w:pPr>
            <w:r>
              <w:rPr>
                <w:rFonts w:hint="eastAsia"/>
              </w:rPr>
              <w:t>Internal</w:t>
            </w:r>
          </w:p>
        </w:tc>
        <w:tc>
          <w:tcPr>
            <w:tcW w:w="2453" w:type="pct"/>
            <w:shd w:val="clear" w:color="auto" w:fill="auto"/>
          </w:tcPr>
          <w:p w:rsidR="00416AAC" w:rsidP="00591D6B" w:rsidRDefault="00416AAC">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416AAC" w:rsidTr="00740C3B">
        <w:tc>
          <w:tcPr>
            <w:tcW w:w="1871" w:type="pct"/>
            <w:shd w:val="clear" w:color="auto" w:fill="auto"/>
          </w:tcPr>
          <w:p w:rsidRPr="00655E9F" w:rsidR="00416AAC" w:rsidP="00591D6B" w:rsidRDefault="00532AED">
            <w:pPr>
              <w:pStyle w:val="AltB0"/>
            </w:pPr>
            <w:hyperlink w:history="1" w:anchor="TrainLocation">
              <w:r w:rsidR="00416AAC">
                <w:rPr>
                  <w:rStyle w:val="ac"/>
                </w:rPr>
                <w:t>TrainLocation</w:t>
              </w:r>
            </w:hyperlink>
          </w:p>
        </w:tc>
        <w:tc>
          <w:tcPr>
            <w:tcW w:w="676" w:type="pct"/>
            <w:shd w:val="clear" w:color="auto" w:fill="auto"/>
          </w:tcPr>
          <w:p w:rsidR="00416AAC" w:rsidP="00591D6B" w:rsidRDefault="00416AAC">
            <w:pPr>
              <w:pStyle w:val="AltB0"/>
            </w:pPr>
            <w:r>
              <w:rPr>
                <w:rFonts w:hint="eastAsia"/>
              </w:rPr>
              <w:t>Internal</w:t>
            </w:r>
          </w:p>
        </w:tc>
        <w:tc>
          <w:tcPr>
            <w:tcW w:w="2453" w:type="pct"/>
            <w:shd w:val="clear" w:color="auto" w:fill="auto"/>
          </w:tcPr>
          <w:p w:rsidR="00416AAC" w:rsidP="00591D6B" w:rsidRDefault="00416AAC">
            <w:pPr>
              <w:pStyle w:val="AltB0"/>
            </w:pPr>
            <w:r>
              <w:fldChar w:fldCharType="begin"/>
            </w:r>
            <w:r>
              <w:instrText xml:space="preserve"> REF _Ref345055736 \h </w:instrText>
            </w:r>
            <w:r>
              <w:fldChar w:fldCharType="separate"/>
            </w:r>
            <w:r w:rsidR="00DE178B">
              <w:rPr>
                <w:rFonts w:hint="eastAsia"/>
              </w:rPr>
              <w:t>F32-Update Train Location</w:t>
            </w:r>
            <w:r>
              <w:fldChar w:fldCharType="end"/>
            </w:r>
          </w:p>
        </w:tc>
      </w:tr>
      <w:tr w:rsidR="00740C3B" w:rsidTr="00740C3B">
        <w:tc>
          <w:tcPr>
            <w:tcW w:w="1871" w:type="pct"/>
            <w:shd w:val="clear" w:color="auto" w:fill="auto"/>
          </w:tcPr>
          <w:p w:rsidRPr="007820D7" w:rsidR="00740C3B" w:rsidP="00591D6B" w:rsidRDefault="00532AED">
            <w:pPr>
              <w:pStyle w:val="AltB0"/>
            </w:pPr>
            <w:hyperlink w:history="1" w:anchor="VariantValue">
              <w:r w:rsidR="00740C3B">
                <w:rPr>
                  <w:rStyle w:val="ac"/>
                </w:rPr>
                <w:t>VariantValue</w:t>
              </w:r>
            </w:hyperlink>
          </w:p>
        </w:tc>
        <w:tc>
          <w:tcPr>
            <w:tcW w:w="676" w:type="pct"/>
            <w:shd w:val="clear" w:color="auto" w:fill="auto"/>
          </w:tcPr>
          <w:p w:rsidR="00740C3B" w:rsidP="00591D6B" w:rsidRDefault="00740C3B">
            <w:pPr>
              <w:pStyle w:val="AltB0"/>
            </w:pPr>
            <w:r>
              <w:rPr>
                <w:rFonts w:hint="eastAsia"/>
              </w:rPr>
              <w:t>Internal</w:t>
            </w:r>
          </w:p>
        </w:tc>
        <w:tc>
          <w:tcPr>
            <w:tcW w:w="2453" w:type="pct"/>
            <w:shd w:val="clear" w:color="auto" w:fill="auto"/>
          </w:tcPr>
          <w:p w:rsidR="00740C3B" w:rsidP="00591D6B" w:rsidRDefault="00740C3B">
            <w:pPr>
              <w:pStyle w:val="AltB0"/>
            </w:pPr>
            <w:r>
              <w:fldChar w:fldCharType="begin"/>
            </w:r>
            <w:r>
              <w:instrText xml:space="preserve"> REF _Ref345055594 \h </w:instrText>
            </w:r>
            <w:r>
              <w:fldChar w:fldCharType="separate"/>
            </w:r>
            <w:r w:rsidRPr="00A61D30" w:rsidR="00DE178B">
              <w:rPr>
                <w:rFonts w:hint="eastAsia"/>
              </w:rPr>
              <w:t>F</w:t>
            </w:r>
            <w:r w:rsidR="00DE178B">
              <w:rPr>
                <w:rFonts w:hint="eastAsia"/>
              </w:rPr>
              <w:t>15</w:t>
            </w:r>
            <w:r w:rsidRPr="00CF6CBE" w:rsidR="00DE178B">
              <w:rPr>
                <w:rFonts w:hint="eastAsia"/>
              </w:rPr>
              <w:t>-</w:t>
            </w:r>
            <w:r w:rsidR="00DE178B">
              <w:rPr>
                <w:rFonts w:hint="eastAsia"/>
              </w:rPr>
              <w:t>Manage Variants in CBTC Mode</w:t>
            </w:r>
            <w:r>
              <w:fldChar w:fldCharType="end"/>
            </w:r>
          </w:p>
        </w:tc>
      </w:tr>
    </w:tbl>
    <w:p w:rsidR="00EE1350" w:rsidP="00934391" w:rsidRDefault="00EE1350">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893"/>
        <w:gridCol w:w="1957"/>
        <w:gridCol w:w="1670"/>
        <w:gridCol w:w="1766"/>
      </w:tblGrid>
      <w:tr w:rsidRPr="00785CC7" w:rsidR="00EE1350" w:rsidTr="00E92EF5">
        <w:tc>
          <w:tcPr>
            <w:tcW w:w="2096" w:type="pct"/>
            <w:tcBorders>
              <w:top w:val="single" w:color="000000" w:sz="12" w:space="0"/>
              <w:bottom w:val="single" w:color="000000" w:sz="4" w:space="0"/>
            </w:tcBorders>
            <w:shd w:val="clear" w:color="auto" w:fill="E0E0E0"/>
          </w:tcPr>
          <w:p w:rsidR="00EE1350" w:rsidP="00FA0FBB" w:rsidRDefault="00EE1350">
            <w:pPr>
              <w:pStyle w:val="af6"/>
            </w:pPr>
            <w:r w:rsidRPr="00B1730D">
              <w:t>Name</w:t>
            </w:r>
          </w:p>
        </w:tc>
        <w:tc>
          <w:tcPr>
            <w:tcW w:w="1054" w:type="pct"/>
            <w:tcBorders>
              <w:top w:val="single" w:color="000000" w:sz="12" w:space="0"/>
              <w:bottom w:val="single" w:color="000000" w:sz="4" w:space="0"/>
            </w:tcBorders>
            <w:shd w:val="clear" w:color="auto" w:fill="E0E0E0"/>
          </w:tcPr>
          <w:p w:rsidR="00EE1350" w:rsidP="00FA0FBB" w:rsidRDefault="00EE1350">
            <w:pPr>
              <w:pStyle w:val="af6"/>
            </w:pPr>
            <w:r>
              <w:rPr>
                <w:rFonts w:hint="eastAsia"/>
              </w:rPr>
              <w:t>Safety Critical</w:t>
            </w:r>
          </w:p>
        </w:tc>
        <w:tc>
          <w:tcPr>
            <w:tcW w:w="899" w:type="pct"/>
            <w:tcBorders>
              <w:top w:val="single" w:color="000000" w:sz="12" w:space="0"/>
              <w:bottom w:val="single" w:color="000000" w:sz="4" w:space="0"/>
            </w:tcBorders>
            <w:shd w:val="clear" w:color="auto" w:fill="E0E0E0"/>
          </w:tcPr>
          <w:p w:rsidR="00EE1350" w:rsidP="00FA0FBB" w:rsidRDefault="00EE1350">
            <w:pPr>
              <w:pStyle w:val="af6"/>
            </w:pPr>
            <w:r w:rsidRPr="00B1730D">
              <w:t>Observable</w:t>
            </w:r>
          </w:p>
        </w:tc>
        <w:tc>
          <w:tcPr>
            <w:tcW w:w="952" w:type="pct"/>
            <w:tcBorders>
              <w:top w:val="single" w:color="000000" w:sz="12" w:space="0"/>
              <w:bottom w:val="single" w:color="000000" w:sz="4" w:space="0"/>
            </w:tcBorders>
            <w:shd w:val="clear" w:color="auto" w:fill="E0E0E0"/>
          </w:tcPr>
          <w:p w:rsidR="00EE1350" w:rsidP="00FA0FBB" w:rsidRDefault="00EE1350">
            <w:pPr>
              <w:pStyle w:val="af6"/>
            </w:pPr>
            <w:r w:rsidRPr="00B1730D">
              <w:t>Logical Type</w:t>
            </w:r>
          </w:p>
        </w:tc>
      </w:tr>
      <w:tr w:rsidR="00E92EF5" w:rsidTr="00E92EF5">
        <w:tc>
          <w:tcPr>
            <w:tcW w:w="2096" w:type="pct"/>
            <w:shd w:val="clear" w:color="auto" w:fill="auto"/>
          </w:tcPr>
          <w:p w:rsidR="00E92EF5" w:rsidP="00591D6B" w:rsidRDefault="00532AED">
            <w:pPr>
              <w:pStyle w:val="AltB0"/>
            </w:pPr>
            <w:hyperlink w:history="1" w:anchor="NotOnRestrictiveMoralTimeArea_1">
              <w:r w:rsidR="00E92EF5">
                <w:rPr>
                  <w:rStyle w:val="ac"/>
                </w:rPr>
                <w:t>NotOnRestrictiveMoralTimeArea_1</w:t>
              </w:r>
            </w:hyperlink>
          </w:p>
        </w:tc>
        <w:tc>
          <w:tcPr>
            <w:tcW w:w="1054" w:type="pct"/>
          </w:tcPr>
          <w:p w:rsidR="00E92EF5" w:rsidP="00591D6B" w:rsidRDefault="00E92EF5">
            <w:pPr>
              <w:pStyle w:val="AltB0"/>
            </w:pPr>
            <w:r>
              <w:rPr>
                <w:rFonts w:hint="eastAsia"/>
              </w:rPr>
              <w:t>√</w:t>
            </w:r>
          </w:p>
        </w:tc>
        <w:tc>
          <w:tcPr>
            <w:tcW w:w="899" w:type="pct"/>
            <w:shd w:val="clear" w:color="auto" w:fill="auto"/>
          </w:tcPr>
          <w:p w:rsidR="00E92EF5" w:rsidP="00591D6B" w:rsidRDefault="00E92EF5">
            <w:pPr>
              <w:pStyle w:val="AltB0"/>
            </w:pPr>
            <w:r>
              <w:rPr>
                <w:rFonts w:hint="eastAsia"/>
              </w:rPr>
              <w:t>√</w:t>
            </w:r>
          </w:p>
        </w:tc>
        <w:tc>
          <w:tcPr>
            <w:tcW w:w="952"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E92EF5">
        <w:tc>
          <w:tcPr>
            <w:tcW w:w="2096" w:type="pct"/>
            <w:shd w:val="clear" w:color="auto" w:fill="auto"/>
          </w:tcPr>
          <w:p w:rsidR="00E92EF5" w:rsidP="00591D6B" w:rsidRDefault="00532AED">
            <w:pPr>
              <w:pStyle w:val="AltB0"/>
            </w:pPr>
            <w:hyperlink w:history="1" w:anchor="NotOnRestrictiveMoralTimeArea_2">
              <w:r w:rsidR="00E92EF5">
                <w:rPr>
                  <w:rStyle w:val="ac"/>
                </w:rPr>
                <w:t>NotOnRestrictiveMoralTimeArea_2</w:t>
              </w:r>
            </w:hyperlink>
          </w:p>
        </w:tc>
        <w:tc>
          <w:tcPr>
            <w:tcW w:w="1054" w:type="pct"/>
          </w:tcPr>
          <w:p w:rsidR="00E92EF5" w:rsidP="00591D6B" w:rsidRDefault="00E92EF5">
            <w:pPr>
              <w:pStyle w:val="AltB0"/>
            </w:pPr>
            <w:r>
              <w:rPr>
                <w:rFonts w:hint="eastAsia"/>
              </w:rPr>
              <w:t>√</w:t>
            </w:r>
          </w:p>
        </w:tc>
        <w:tc>
          <w:tcPr>
            <w:tcW w:w="899" w:type="pct"/>
            <w:shd w:val="clear" w:color="auto" w:fill="auto"/>
          </w:tcPr>
          <w:p w:rsidR="00E92EF5" w:rsidP="00591D6B" w:rsidRDefault="00E92EF5">
            <w:pPr>
              <w:pStyle w:val="AltB0"/>
            </w:pPr>
            <w:r>
              <w:rPr>
                <w:rFonts w:hint="eastAsia"/>
              </w:rPr>
              <w:t>√</w:t>
            </w:r>
          </w:p>
        </w:tc>
        <w:tc>
          <w:tcPr>
            <w:tcW w:w="952"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EE1350" w:rsidP="00934391" w:rsidRDefault="00EE1350">
      <w:pPr>
        <w:pStyle w:val="3"/>
      </w:pPr>
      <w:r w:rsidRPr="00A61D30">
        <w:rPr>
          <w:rFonts w:hint="eastAsia"/>
        </w:rPr>
        <w:t>Processing</w:t>
      </w:r>
    </w:p>
    <w:p w:rsidR="00EE1350" w:rsidP="00C93484" w:rsidRDefault="00EE1350">
      <w:pPr>
        <w:pStyle w:val="Reqtify"/>
      </w:pPr>
      <w:r>
        <w:rPr>
          <w:rFonts w:hint="eastAsia"/>
        </w:rPr>
        <w:t>由于</w:t>
      </w:r>
      <w:r>
        <w:rPr>
          <w:rFonts w:hint="eastAsia"/>
        </w:rPr>
        <w:t>ATP</w:t>
      </w:r>
      <w:r>
        <w:rPr>
          <w:rFonts w:hint="eastAsia"/>
        </w:rPr>
        <w:t>对车头最大定位进行过估，使得出现列车实际未通过某信号机，但</w:t>
      </w:r>
      <w:r>
        <w:rPr>
          <w:rFonts w:hint="eastAsia"/>
        </w:rPr>
        <w:t>ATP</w:t>
      </w:r>
      <w:r>
        <w:rPr>
          <w:rFonts w:hint="eastAsia"/>
        </w:rPr>
        <w:t>已认为通过了该信号机的状态。在此情况下，如果联锁取消该信号机下游进路，而</w:t>
      </w:r>
      <w:r>
        <w:rPr>
          <w:rFonts w:hint="eastAsia"/>
        </w:rPr>
        <w:t>ATP</w:t>
      </w:r>
      <w:r>
        <w:rPr>
          <w:rFonts w:hint="eastAsia"/>
        </w:rPr>
        <w:t>由于已通过该信号机从而不监控其状态变化，仍能授权列车继续前进，从而可能导致危险的发生。</w:t>
      </w:r>
    </w:p>
    <w:p w:rsidR="00EE1350" w:rsidP="00C93484" w:rsidRDefault="00EE1350">
      <w:pPr>
        <w:pStyle w:val="Reqtify"/>
      </w:pPr>
      <w:r w:rsidRPr="005078DF">
        <w:t>Because</w:t>
      </w:r>
      <w:r w:rsidRPr="005078DF">
        <w:rPr>
          <w:rFonts w:hint="eastAsia"/>
        </w:rPr>
        <w:t xml:space="preserve"> ATP always overestimates the maximum location of the train fron</w:t>
      </w:r>
      <w:r>
        <w:rPr>
          <w:rFonts w:hint="eastAsia"/>
        </w:rPr>
        <w:t>t</w:t>
      </w:r>
      <w:r w:rsidRPr="005078DF">
        <w:rPr>
          <w:rFonts w:hint="eastAsia"/>
        </w:rPr>
        <w:t xml:space="preserve"> end, it is possible to consider the train has crossed a signal but actually not. In this case, if the CI cancelled the route downstream of this signal</w:t>
      </w:r>
      <w:r>
        <w:rPr>
          <w:rFonts w:hint="eastAsia"/>
        </w:rPr>
        <w:t xml:space="preserve"> and </w:t>
      </w:r>
      <w:r w:rsidRPr="005078DF">
        <w:rPr>
          <w:rFonts w:hint="eastAsia"/>
        </w:rPr>
        <w:t xml:space="preserve">it changed to restricted status accordingly, ATP </w:t>
      </w:r>
      <w:r w:rsidRPr="005078DF">
        <w:t>cannot</w:t>
      </w:r>
      <w:r w:rsidRPr="005078DF">
        <w:rPr>
          <w:rFonts w:hint="eastAsia"/>
        </w:rPr>
        <w:t xml:space="preserve"> prohibit the train to moving on the unauthorized </w:t>
      </w:r>
      <w:r w:rsidRPr="005078DF">
        <w:t>route (</w:t>
      </w:r>
      <w:r w:rsidRPr="005078DF">
        <w:rPr>
          <w:rFonts w:hint="eastAsia"/>
        </w:rPr>
        <w:t>because ATP think the train has crossed the signal</w:t>
      </w:r>
      <w:r>
        <w:rPr>
          <w:rFonts w:hint="eastAsia"/>
        </w:rPr>
        <w:t xml:space="preserve"> and </w:t>
      </w:r>
      <w:r w:rsidRPr="005078DF">
        <w:rPr>
          <w:rFonts w:hint="eastAsia"/>
        </w:rPr>
        <w:t xml:space="preserve">the CI </w:t>
      </w:r>
      <w:r w:rsidRPr="005078DF">
        <w:t>cannot</w:t>
      </w:r>
      <w:r w:rsidRPr="005078DF">
        <w:rPr>
          <w:rFonts w:hint="eastAsia"/>
        </w:rPr>
        <w:t xml:space="preserve"> change the route).</w:t>
      </w:r>
    </w:p>
    <w:p w:rsidR="00EE1350" w:rsidP="00C93484" w:rsidRDefault="00EE1350">
      <w:pPr>
        <w:pStyle w:val="Reqtify"/>
      </w:pPr>
    </w:p>
    <w:p w:rsidR="00EE1350" w:rsidP="00C93484" w:rsidRDefault="00EE1350">
      <w:pPr>
        <w:pStyle w:val="Reqtify"/>
      </w:pPr>
      <w:r>
        <w:rPr>
          <w:rFonts w:hint="eastAsia"/>
        </w:rPr>
        <w:t>为避免上述情形，在</w:t>
      </w:r>
      <w:r w:rsidR="00B17CE4">
        <w:rPr>
          <w:rFonts w:hint="eastAsia"/>
        </w:rPr>
        <w:t>Block</w:t>
      </w:r>
      <w:r>
        <w:rPr>
          <w:rFonts w:hint="eastAsia"/>
        </w:rPr>
        <w:t>运营模式下，</w:t>
      </w:r>
      <w:r>
        <w:rPr>
          <w:rFonts w:hint="eastAsia"/>
        </w:rPr>
        <w:t>ATP</w:t>
      </w:r>
      <w:r>
        <w:rPr>
          <w:rFonts w:hint="eastAsia"/>
        </w:rPr>
        <w:t>需增加考虑信号机下游的一段可配置区域，如果车头最大最小定位与该区域有交集时，仍需监控信号机状态，并确保在信号机变为限制状态后的一段可配置时间内列车通过了该段区域，否则将触发</w:t>
      </w:r>
      <w:r>
        <w:rPr>
          <w:rFonts w:hint="eastAsia"/>
        </w:rPr>
        <w:t>EB</w:t>
      </w:r>
      <w:r>
        <w:rPr>
          <w:rFonts w:hint="eastAsia"/>
        </w:rPr>
        <w:t>。</w:t>
      </w:r>
      <w:r w:rsidR="00F0500F">
        <w:rPr>
          <w:rFonts w:hint="eastAsia"/>
        </w:rPr>
        <w:t>在</w:t>
      </w:r>
      <w:r w:rsidR="00F0500F">
        <w:rPr>
          <w:rFonts w:hint="eastAsia"/>
        </w:rPr>
        <w:t>CBTC</w:t>
      </w:r>
      <w:r w:rsidR="00F0500F">
        <w:rPr>
          <w:rFonts w:hint="eastAsia"/>
        </w:rPr>
        <w:t>模式下，模糊区监控由</w:t>
      </w:r>
      <w:r w:rsidR="00F0500F">
        <w:rPr>
          <w:rFonts w:hint="eastAsia"/>
        </w:rPr>
        <w:t>ZC</w:t>
      </w:r>
      <w:r w:rsidR="00F0500F">
        <w:rPr>
          <w:rFonts w:hint="eastAsia"/>
        </w:rPr>
        <w:t>负责。</w:t>
      </w:r>
    </w:p>
    <w:p w:rsidR="00EE1350" w:rsidP="00C93484" w:rsidRDefault="00EE1350">
      <w:pPr>
        <w:pStyle w:val="Reqtify"/>
      </w:pPr>
      <w:r>
        <w:rPr>
          <w:rFonts w:hint="eastAsia"/>
        </w:rPr>
        <w:t xml:space="preserve">To avoid this situation, in </w:t>
      </w:r>
      <w:r w:rsidR="00B17CE4">
        <w:rPr>
          <w:rFonts w:hint="eastAsia"/>
        </w:rPr>
        <w:t xml:space="preserve">Block </w:t>
      </w:r>
      <w:r>
        <w:rPr>
          <w:rFonts w:hint="eastAsia"/>
        </w:rPr>
        <w:t xml:space="preserve">operation mode, ATP </w:t>
      </w:r>
      <w:r>
        <w:t>needs</w:t>
      </w:r>
      <w:r>
        <w:rPr>
          <w:rFonts w:hint="eastAsia"/>
        </w:rPr>
        <w:t xml:space="preserve"> to consider an additional area downstream the signal, called moral time area. If the train location intersects with the moral time area more than a configurable period just after the signal change from the permissive to the restrictive status, ATP shall trigger the EB.</w:t>
      </w:r>
      <w:r w:rsidR="00F0500F">
        <w:rPr>
          <w:rFonts w:hint="eastAsia"/>
        </w:rPr>
        <w:t xml:space="preserve"> In CBTC mode, the monitoring of moral time is handled by ZC.</w:t>
      </w:r>
    </w:p>
    <w:p w:rsidRPr="005078DF" w:rsidR="00EE1350" w:rsidP="00C93484" w:rsidRDefault="00EE1350">
      <w:pPr>
        <w:pStyle w:val="Reqtify"/>
      </w:pPr>
    </w:p>
    <w:p w:rsidR="00EE1350" w:rsidP="00704491" w:rsidRDefault="00EE1350">
      <w:pPr>
        <w:pStyle w:val="ReqtifyAltR"/>
      </w:pPr>
      <w:r>
        <w:t>[iTC_CC_ATP-SwRS-0</w:t>
      </w:r>
      <w:r>
        <w:rPr>
          <w:rFonts w:hint="eastAsia"/>
        </w:rPr>
        <w:t>292</w:t>
      </w:r>
      <w:r>
        <w:t>]</w:t>
      </w:r>
    </w:p>
    <w:p w:rsidR="00EE1350" w:rsidP="00C93484" w:rsidRDefault="000A117D">
      <w:pPr>
        <w:pStyle w:val="Reqtify"/>
      </w:pPr>
      <w:bookmarkStart w:name="NotOnRestrictiveMoralTimeArea_1" w:id="8352"/>
      <w:r w:rsidRPr="00E15E6E">
        <w:rPr>
          <w:rStyle w:val="aff2"/>
          <w:bCs w:val="0"/>
          <w:iCs w:val="0"/>
        </w:rPr>
        <w:lastRenderedPageBreak/>
        <w:t>NotOnRestrictiveMoralTimeArea_1</w:t>
      </w:r>
      <w:bookmarkEnd w:id="8352"/>
      <w:r w:rsidRPr="00293812" w:rsidR="00EE1350">
        <w:rPr>
          <w:rFonts w:hint="eastAsia"/>
        </w:rPr>
        <w:t>，</w:t>
      </w:r>
      <w:r w:rsidR="00EE1350">
        <w:rPr>
          <w:rFonts w:hint="eastAsia"/>
        </w:rPr>
        <w:t>当列车定位时，</w:t>
      </w:r>
      <w:r w:rsidR="00EE1350">
        <w:rPr>
          <w:rFonts w:hint="eastAsia"/>
        </w:rPr>
        <w:t>ATP</w:t>
      </w:r>
      <w:r w:rsidR="00EE1350">
        <w:rPr>
          <w:rFonts w:hint="eastAsia"/>
        </w:rPr>
        <w:t>需判断</w:t>
      </w:r>
      <w:r w:rsidRPr="00451353" w:rsidR="00EE1350">
        <w:rPr>
          <w:rStyle w:val="aff1"/>
          <w:rFonts w:hint="eastAsia"/>
        </w:rPr>
        <w:t>END_1</w:t>
      </w:r>
      <w:r w:rsidR="00EE1350">
        <w:rPr>
          <w:rFonts w:hint="eastAsia"/>
        </w:rPr>
        <w:t>端车头的内外侧</w:t>
      </w:r>
      <w:r w:rsidR="00EE1350">
        <w:rPr>
          <w:rFonts w:hint="eastAsia"/>
        </w:rPr>
        <w:t xml:space="preserve"> </w:t>
      </w:r>
      <w:r w:rsidR="00EE1350">
        <w:rPr>
          <w:rFonts w:hint="eastAsia"/>
        </w:rPr>
        <w:t>定位是否与该端车头朝向的“限制状态”信号机下游的模糊时间区有无交集。其中模糊时间区定义为信号机下游长度为</w:t>
      </w:r>
      <w:hyperlink w:history="1" w:anchor="ATPsetting">
        <w:r w:rsidRPr="001F7321" w:rsidR="00EE1350">
          <w:rPr>
            <w:rStyle w:val="ac"/>
            <w:rFonts w:hint="eastAsia"/>
          </w:rPr>
          <w:t>ATPsetting</w:t>
        </w:r>
      </w:hyperlink>
      <w:r w:rsidR="00EE1350">
        <w:rPr>
          <w:rFonts w:hint="eastAsia"/>
        </w:rPr>
        <w:t>.</w:t>
      </w:r>
      <w:r w:rsidR="00662F6E">
        <w:rPr>
          <w:rFonts w:hint="eastAsia"/>
        </w:rPr>
        <w:t>MTdistance</w:t>
      </w:r>
      <w:r w:rsidR="00EE1350">
        <w:rPr>
          <w:rFonts w:hint="eastAsia"/>
        </w:rPr>
        <w:t>的一段范围。</w:t>
      </w:r>
    </w:p>
    <w:p w:rsidR="009D0566" w:rsidP="00C93484" w:rsidRDefault="009D0566">
      <w:pPr>
        <w:pStyle w:val="Reqtify"/>
      </w:pPr>
    </w:p>
    <w:p w:rsidR="00EE1350" w:rsidP="00C93484" w:rsidRDefault="00EE1350">
      <w:pPr>
        <w:pStyle w:val="Reqtify"/>
      </w:pPr>
      <w:r>
        <w:rPr>
          <w:rFonts w:hint="eastAsia"/>
        </w:rPr>
        <w:t>当满足下列所有条件时，设置</w:t>
      </w:r>
      <w:hyperlink w:history="1" w:anchor="NotOnRestrictiveMoralTimeArea_1">
        <w:r w:rsidR="000A117D">
          <w:rPr>
            <w:rStyle w:val="ac"/>
          </w:rPr>
          <w:t>NotOnRestrictiveMoralTimeArea_1</w:t>
        </w:r>
      </w:hyperlink>
      <w:r>
        <w:rPr>
          <w:rFonts w:hint="eastAsia"/>
        </w:rPr>
        <w:t>为</w:t>
      </w:r>
      <w:r w:rsidR="009D0566">
        <w:rPr>
          <w:rStyle w:val="aff1"/>
          <w:rFonts w:hint="eastAsia"/>
        </w:rPr>
        <w:t>True</w:t>
      </w:r>
      <w:r>
        <w:rPr>
          <w:rFonts w:hint="eastAsia"/>
        </w:rPr>
        <w:t>：</w:t>
      </w:r>
    </w:p>
    <w:p w:rsidR="00EE1350" w:rsidP="00FA0FBB" w:rsidRDefault="00EE1350">
      <w:pPr>
        <w:pStyle w:val="AltX"/>
      </w:pPr>
      <w:r>
        <w:rPr>
          <w:rFonts w:hint="eastAsia"/>
        </w:rPr>
        <w:t>列车已</w:t>
      </w:r>
      <w:r w:rsidR="009D0566">
        <w:rPr>
          <w:rFonts w:hint="eastAsia"/>
        </w:rPr>
        <w:t>确认定位</w:t>
      </w:r>
      <w:r>
        <w:rPr>
          <w:rFonts w:hint="eastAsia"/>
        </w:rPr>
        <w:t>；</w:t>
      </w:r>
    </w:p>
    <w:p w:rsidR="009D0566" w:rsidP="00FA0FBB" w:rsidRDefault="009D0566">
      <w:pPr>
        <w:pStyle w:val="AltX"/>
      </w:pPr>
      <w:r>
        <w:rPr>
          <w:rFonts w:hint="eastAsia"/>
        </w:rPr>
        <w:t>并且：</w:t>
      </w:r>
    </w:p>
    <w:p w:rsidR="00EE1350" w:rsidP="00704491" w:rsidRDefault="00EE1350">
      <w:pPr>
        <w:pStyle w:val="AltZ"/>
      </w:pPr>
      <w:r w:rsidRPr="00451353">
        <w:rPr>
          <w:rStyle w:val="aff1"/>
          <w:rFonts w:hint="eastAsia"/>
        </w:rPr>
        <w:t>END_1</w:t>
      </w:r>
      <w:r>
        <w:rPr>
          <w:rFonts w:hint="eastAsia"/>
        </w:rPr>
        <w:t>端车头的内外侧定位与</w:t>
      </w:r>
      <w:r w:rsidRPr="00451353">
        <w:rPr>
          <w:rStyle w:val="aff1"/>
          <w:rFonts w:hint="eastAsia"/>
        </w:rPr>
        <w:t>END_1</w:t>
      </w:r>
      <w:r>
        <w:rPr>
          <w:rFonts w:hint="eastAsia"/>
        </w:rPr>
        <w:t>端车头朝向的信号机下游模糊区</w:t>
      </w:r>
      <w:r w:rsidR="009D0566">
        <w:rPr>
          <w:rFonts w:hint="eastAsia"/>
        </w:rPr>
        <w:t>没</w:t>
      </w:r>
      <w:r>
        <w:rPr>
          <w:rFonts w:hint="eastAsia"/>
        </w:rPr>
        <w:t>有交集；</w:t>
      </w:r>
    </w:p>
    <w:p w:rsidR="00EE1350" w:rsidP="00704491" w:rsidRDefault="009D0566">
      <w:pPr>
        <w:pStyle w:val="AltZ"/>
      </w:pPr>
      <w:r>
        <w:rPr>
          <w:rFonts w:hint="eastAsia"/>
        </w:rPr>
        <w:t>或者，</w:t>
      </w:r>
      <w:r w:rsidRPr="00451353">
        <w:rPr>
          <w:rStyle w:val="aff1"/>
          <w:rFonts w:hint="eastAsia"/>
        </w:rPr>
        <w:t>END_1</w:t>
      </w:r>
      <w:r>
        <w:rPr>
          <w:rFonts w:hint="eastAsia"/>
        </w:rPr>
        <w:t>端车头的内外侧定位与</w:t>
      </w:r>
      <w:r w:rsidRPr="00451353">
        <w:rPr>
          <w:rStyle w:val="aff1"/>
          <w:rFonts w:hint="eastAsia"/>
        </w:rPr>
        <w:t>END_1</w:t>
      </w:r>
      <w:r>
        <w:rPr>
          <w:rFonts w:hint="eastAsia"/>
        </w:rPr>
        <w:t>端车头朝向的信号机下游模糊区有交集，但该信号机是允许状态</w:t>
      </w:r>
      <w:r w:rsidR="00EE1350">
        <w:rPr>
          <w:rFonts w:hint="eastAsia"/>
        </w:rPr>
        <w:t>。</w:t>
      </w:r>
    </w:p>
    <w:p w:rsidRPr="00634120" w:rsidR="00EE1350" w:rsidP="00C93484" w:rsidRDefault="00EE1350">
      <w:pPr>
        <w:pStyle w:val="Reqtify"/>
      </w:pPr>
      <w:r>
        <w:rPr>
          <w:rFonts w:hint="eastAsia"/>
        </w:rPr>
        <w:t>否则，应设置</w:t>
      </w:r>
      <w:hyperlink w:history="1" w:anchor="NotOnRestrictiveMoralTimeArea_1">
        <w:r w:rsidR="000A117D">
          <w:rPr>
            <w:rStyle w:val="ac"/>
          </w:rPr>
          <w:t>NotOnRestrictiveMoralTimeArea_1</w:t>
        </w:r>
      </w:hyperlink>
      <w:r w:rsidRPr="00E52669">
        <w:rPr>
          <w:rFonts w:hint="eastAsia"/>
        </w:rPr>
        <w:t>为</w:t>
      </w:r>
      <w:r w:rsidR="009D0566">
        <w:rPr>
          <w:rStyle w:val="aff1"/>
          <w:rFonts w:hint="eastAsia"/>
        </w:rPr>
        <w:t>False</w:t>
      </w:r>
      <w:r>
        <w:rPr>
          <w:rFonts w:hint="eastAsia"/>
        </w:rPr>
        <w:t>。</w:t>
      </w:r>
    </w:p>
    <w:p w:rsidR="00EE1350" w:rsidP="00C93484" w:rsidRDefault="00EE1350">
      <w:pPr>
        <w:pStyle w:val="Reqtify"/>
      </w:pPr>
    </w:p>
    <w:p w:rsidR="007A4F26" w:rsidP="000431E0" w:rsidRDefault="007A4F26">
      <w:pPr>
        <w:pStyle w:val="af7"/>
      </w:pPr>
      <w:r>
        <w:t xml:space="preserve">def </w:t>
      </w:r>
      <w:hyperlink w:history="1" w:anchor="NotOnRestrictiveMoralTimeArea_1">
        <w:r w:rsidR="000A117D">
          <w:rPr>
            <w:rStyle w:val="ac"/>
          </w:rPr>
          <w:t>NotOnRestrictiveMoralTimeArea_1</w:t>
        </w:r>
      </w:hyperlink>
      <w:r>
        <w:rPr>
          <w:color w:val="FF8000"/>
        </w:rPr>
        <w:t>(</w:t>
      </w:r>
      <w:r>
        <w:t>k</w:t>
      </w:r>
      <w:r>
        <w:rPr>
          <w:color w:val="FF8000"/>
        </w:rPr>
        <w:t>)</w:t>
      </w:r>
      <w:r>
        <w:t>:</w:t>
      </w:r>
    </w:p>
    <w:p w:rsidR="007A4F26" w:rsidP="000431E0" w:rsidRDefault="007A4F26">
      <w:pPr>
        <w:pStyle w:val="af7"/>
      </w:pPr>
      <w:r>
        <w:t xml:space="preserve">    </w:t>
      </w:r>
      <w:r w:rsidR="00740C3B">
        <w:rPr>
          <w:rFonts w:hint="eastAsia"/>
        </w:rPr>
        <w:t>S</w:t>
      </w:r>
      <w:r>
        <w:t>i</w:t>
      </w:r>
      <w:r w:rsidR="00740C3B">
        <w:rPr>
          <w:rFonts w:hint="eastAsia"/>
        </w:rPr>
        <w:t>g</w:t>
      </w:r>
      <w:r>
        <w:t>n</w:t>
      </w:r>
      <w:r w:rsidR="00740C3B">
        <w:rPr>
          <w:rFonts w:hint="eastAsia"/>
        </w:rPr>
        <w:t>al</w:t>
      </w:r>
      <w:r>
        <w:t xml:space="preserve"> </w:t>
      </w:r>
      <w:r>
        <w:rPr>
          <w:color w:val="FF8000"/>
        </w:rPr>
        <w:t>=</w:t>
      </w:r>
      <w:r>
        <w:t xml:space="preserve"> </w:t>
      </w:r>
      <w:hyperlink w:history="1" w:anchor="ExistSingularityInReverseZone">
        <w:r w:rsidRPr="00CF7532" w:rsidR="00C64E92">
          <w:rPr>
            <w:rStyle w:val="ac"/>
          </w:rPr>
          <w:t>TrackMap</w:t>
        </w:r>
        <w:r w:rsidRPr="00CF7532" w:rsidR="00354F88">
          <w:rPr>
            <w:rStyle w:val="ac"/>
          </w:rPr>
          <w:t>.</w:t>
        </w:r>
        <w:r w:rsidRPr="00CF7532" w:rsidR="008E31D0">
          <w:rPr>
            <w:rStyle w:val="ac"/>
          </w:rPr>
          <w:t>ExistSingularityIn</w:t>
        </w:r>
        <w:r w:rsidRPr="00CF7532" w:rsidR="00CF7532">
          <w:rPr>
            <w:rStyle w:val="ac"/>
            <w:rFonts w:hint="eastAsia"/>
          </w:rPr>
          <w:t>Reverse</w:t>
        </w:r>
        <w:r w:rsidRPr="00CF7532" w:rsidR="008E31D0">
          <w:rPr>
            <w:rStyle w:val="ac"/>
          </w:rPr>
          <w:t>Zone</w:t>
        </w:r>
      </w:hyperlink>
      <w:r>
        <w:rPr>
          <w:color w:val="FF8000"/>
        </w:rPr>
        <w:t>(</w:t>
      </w:r>
      <w:r w:rsidRPr="00000147">
        <w:rPr>
          <w:rStyle w:val="aff1"/>
        </w:rPr>
        <w:t>SGL_SIGNAL</w:t>
      </w:r>
      <w:r>
        <w:rPr>
          <w:color w:val="FF8000"/>
        </w:rPr>
        <w:t>,</w:t>
      </w:r>
    </w:p>
    <w:p w:rsidR="007A4F26" w:rsidP="000431E0" w:rsidRDefault="007A4F26">
      <w:pPr>
        <w:pStyle w:val="af7"/>
      </w:pPr>
      <w:r>
        <w:t xml:space="preserve">                                              </w:t>
      </w:r>
      <w:hyperlink w:history="1" w:anchor="TrainLocation">
        <w:r w:rsidR="00F9339C">
          <w:rPr>
            <w:rStyle w:val="ac"/>
          </w:rPr>
          <w:t>TrainLocation</w:t>
        </w:r>
      </w:hyperlink>
      <w:r w:rsidR="00354F88">
        <w:t>.E</w:t>
      </w:r>
      <w:r>
        <w:t>xt1</w:t>
      </w:r>
      <w:r>
        <w:rPr>
          <w:color w:val="FF8000"/>
        </w:rPr>
        <w:t>,</w:t>
      </w:r>
    </w:p>
    <w:p w:rsidR="007A4F26" w:rsidP="000431E0" w:rsidRDefault="007A4F26">
      <w:pPr>
        <w:pStyle w:val="af7"/>
      </w:pPr>
      <w:r>
        <w:t xml:space="preserve">                                              </w:t>
      </w:r>
      <w:hyperlink w:history="1" w:anchor="ATPsetting">
        <w:r w:rsidR="00786D0B">
          <w:rPr>
            <w:rStyle w:val="ac"/>
          </w:rPr>
          <w:t>ATPsetting</w:t>
        </w:r>
      </w:hyperlink>
      <w:r>
        <w:t>.</w:t>
      </w:r>
      <w:r w:rsidR="00662F6E">
        <w:t>MTdistance</w:t>
      </w:r>
      <w:r w:rsidR="00C069DA">
        <w:rPr>
          <w:rFonts w:hint="eastAsia"/>
        </w:rPr>
        <w:t xml:space="preserve"> + </w:t>
      </w:r>
      <w:hyperlink w:history="1" w:anchor="TrainLocation">
        <w:r w:rsidRPr="00C069DA" w:rsidR="00C069DA">
          <w:rPr>
            <w:rStyle w:val="ac"/>
            <w:rFonts w:hint="eastAsia"/>
          </w:rPr>
          <w:t>TrainLocation</w:t>
        </w:r>
      </w:hyperlink>
      <w:r w:rsidR="00C069DA">
        <w:rPr>
          <w:rFonts w:hint="eastAsia"/>
        </w:rPr>
        <w:t>(k).Uncertainty</w:t>
      </w:r>
      <w:r>
        <w:rPr>
          <w:color w:val="FF8000"/>
        </w:rPr>
        <w:t>)</w:t>
      </w:r>
    </w:p>
    <w:p w:rsidR="007A4F26" w:rsidP="000431E0" w:rsidRDefault="007A4F26">
      <w:pPr>
        <w:pStyle w:val="af7"/>
      </w:pPr>
      <w:r>
        <w:t xml:space="preserve">    return </w:t>
      </w:r>
      <w:r>
        <w:rPr>
          <w:color w:val="FF8000"/>
        </w:rPr>
        <w:t>(</w:t>
      </w:r>
      <w:hyperlink w:history="1" w:anchor="TrainLocatedOnKnownPath">
        <w:r w:rsidR="008B4230">
          <w:rPr>
            <w:rStyle w:val="ac"/>
          </w:rPr>
          <w:t>TrainLocatedOnKnownPath</w:t>
        </w:r>
      </w:hyperlink>
      <w:r>
        <w:rPr>
          <w:color w:val="FF8000"/>
        </w:rPr>
        <w:t>(</w:t>
      </w:r>
      <w:r>
        <w:t>k</w:t>
      </w:r>
      <w:r>
        <w:rPr>
          <w:color w:val="FF8000"/>
        </w:rPr>
        <w:t>)</w:t>
      </w:r>
    </w:p>
    <w:p w:rsidR="007A4F26" w:rsidP="000431E0" w:rsidRDefault="007A4F26">
      <w:pPr>
        <w:pStyle w:val="af7"/>
      </w:pPr>
      <w:r>
        <w:t xml:space="preserve">            and </w:t>
      </w:r>
      <w:r>
        <w:rPr>
          <w:color w:val="FF8000"/>
        </w:rPr>
        <w:t>(</w:t>
      </w:r>
      <w:r w:rsidRPr="00740C3B" w:rsidR="00740C3B">
        <w:rPr>
          <w:rFonts w:hint="eastAsia"/>
        </w:rPr>
        <w:t>S</w:t>
      </w:r>
      <w:r w:rsidRPr="00740C3B" w:rsidR="00740C3B">
        <w:t>i</w:t>
      </w:r>
      <w:r w:rsidRPr="00740C3B" w:rsidR="00740C3B">
        <w:rPr>
          <w:rFonts w:hint="eastAsia"/>
        </w:rPr>
        <w:t>g</w:t>
      </w:r>
      <w:r w:rsidRPr="00740C3B" w:rsidR="00740C3B">
        <w:t>n</w:t>
      </w:r>
      <w:r w:rsidRPr="00740C3B" w:rsidR="00740C3B">
        <w:rPr>
          <w:rFonts w:hint="eastAsia"/>
        </w:rPr>
        <w:t>al</w:t>
      </w:r>
      <w:r w:rsidRPr="003B2B37">
        <w:t xml:space="preserve"> is </w:t>
      </w:r>
      <w:r w:rsidRPr="00354FC4">
        <w:rPr>
          <w:rStyle w:val="aff1"/>
        </w:rPr>
        <w:t>None</w:t>
      </w:r>
    </w:p>
    <w:p w:rsidRPr="00740C3B" w:rsidR="00740C3B" w:rsidP="000431E0" w:rsidRDefault="007A4F26">
      <w:pPr>
        <w:pStyle w:val="af7"/>
      </w:pPr>
      <w:r>
        <w:t xml:space="preserve">                 or </w:t>
      </w:r>
      <w:r w:rsidRPr="00113E1C">
        <w:t>not</w:t>
      </w:r>
      <w:r>
        <w:t xml:space="preserve"> </w:t>
      </w:r>
      <w:r w:rsidR="00740C3B">
        <w:rPr>
          <w:rFonts w:hint="eastAsia"/>
        </w:rPr>
        <w:t>S</w:t>
      </w:r>
      <w:r w:rsidRPr="003B2B37" w:rsidR="00740C3B">
        <w:t>ignal</w:t>
      </w:r>
      <w:r w:rsidR="00354F88">
        <w:t>.</w:t>
      </w:r>
      <w:r w:rsidRPr="003B2B37" w:rsidR="00354F88">
        <w:t>B</w:t>
      </w:r>
      <w:r w:rsidRPr="003B2B37">
        <w:t>m</w:t>
      </w:r>
      <w:r w:rsidRPr="003B2B37" w:rsidR="00354F88">
        <w:t>M</w:t>
      </w:r>
      <w:r w:rsidRPr="003B2B37">
        <w:t>oral</w:t>
      </w:r>
      <w:r w:rsidRPr="003B2B37" w:rsidR="00354F88">
        <w:t>T</w:t>
      </w:r>
      <w:r w:rsidRPr="003B2B37">
        <w:t>ime</w:t>
      </w:r>
    </w:p>
    <w:p w:rsidR="00450D01" w:rsidP="000431E0" w:rsidRDefault="00740C3B">
      <w:pPr>
        <w:pStyle w:val="af7"/>
      </w:pPr>
      <w:r w:rsidRPr="00740C3B">
        <w:t xml:space="preserve">                 or </w:t>
      </w:r>
      <w:hyperlink w:history="1" w:anchor="VariantValue">
        <w:r w:rsidRPr="00740C3B">
          <w:rPr>
            <w:rStyle w:val="ac"/>
          </w:rPr>
          <w:t>VariantValue</w:t>
        </w:r>
      </w:hyperlink>
      <w:r w:rsidRPr="00740C3B">
        <w:t>(Signal.Variant, k)</w:t>
      </w:r>
      <w:r w:rsidR="007A4F26">
        <w:rPr>
          <w:color w:val="FF8000"/>
        </w:rPr>
        <w:t>))</w:t>
      </w:r>
    </w:p>
    <w:p w:rsidR="00EE1350" w:rsidP="000C0D62" w:rsidRDefault="00EE1350">
      <w:pPr>
        <w:pStyle w:val="ReqtifyAltQ"/>
      </w:pPr>
      <w:bookmarkStart w:name="_Toc292463547" w:id="8353"/>
      <w:bookmarkStart w:name="_Toc292717641" w:id="8354"/>
      <w:bookmarkStart w:name="_Toc292718644" w:id="8355"/>
      <w:bookmarkStart w:name="_Toc292728652" w:id="8356"/>
      <w:bookmarkStart w:name="_Toc292729452" w:id="8357"/>
      <w:bookmarkStart w:name="_Toc292789749" w:id="8358"/>
      <w:bookmarkStart w:name="_Toc292813321" w:id="8359"/>
      <w:bookmarkStart w:name="_Toc293062421" w:id="8360"/>
      <w:bookmarkStart w:name="_Toc296017841" w:id="8361"/>
      <w:bookmarkStart w:name="_Toc296018643" w:id="8362"/>
      <w:bookmarkStart w:name="_Toc296335742" w:id="8363"/>
      <w:bookmarkStart w:name="_Toc296607397" w:id="8364"/>
      <w:bookmarkStart w:name="_Toc296608186" w:id="8365"/>
      <w:bookmarkStart w:name="_Toc303586501" w:id="8366"/>
      <w:bookmarkStart w:name="_Toc304455330" w:id="8367"/>
      <w:bookmarkStart w:name="_Toc304550971" w:id="8368"/>
      <w:bookmarkStart w:name="_Toc308604577" w:id="8369"/>
      <w:bookmarkStart w:name="_Toc308606217" w:id="8370"/>
      <w:bookmarkStart w:name="_Toc308608408" w:id="8371"/>
      <w:bookmarkStart w:name="_Toc308615113" w:id="8372"/>
      <w:bookmarkStart w:name="_Toc292463548" w:id="8373"/>
      <w:bookmarkStart w:name="_Toc292717642" w:id="8374"/>
      <w:bookmarkStart w:name="_Toc292718645" w:id="8375"/>
      <w:bookmarkStart w:name="_Toc292728653" w:id="8376"/>
      <w:bookmarkStart w:name="_Toc292729453" w:id="8377"/>
      <w:bookmarkStart w:name="_Toc292789750" w:id="8378"/>
      <w:bookmarkStart w:name="_Toc292813322" w:id="8379"/>
      <w:bookmarkStart w:name="_Toc293062422" w:id="8380"/>
      <w:bookmarkStart w:name="_Toc296017842" w:id="8381"/>
      <w:bookmarkStart w:name="_Toc296018644" w:id="8382"/>
      <w:bookmarkStart w:name="_Toc296335743" w:id="8383"/>
      <w:bookmarkStart w:name="_Toc296607398" w:id="8384"/>
      <w:bookmarkStart w:name="_Toc296608187" w:id="8385"/>
      <w:bookmarkStart w:name="_Toc303586502" w:id="8386"/>
      <w:bookmarkStart w:name="_Toc304455331" w:id="8387"/>
      <w:bookmarkStart w:name="_Toc304550972" w:id="8388"/>
      <w:bookmarkStart w:name="_Toc308604578" w:id="8389"/>
      <w:bookmarkStart w:name="_Toc308606218" w:id="8390"/>
      <w:bookmarkStart w:name="_Toc308608409" w:id="8391"/>
      <w:bookmarkStart w:name="_Toc308615114" w:id="8392"/>
      <w:bookmarkStart w:name="_Toc292463549" w:id="8393"/>
      <w:bookmarkStart w:name="_Toc292717643" w:id="8394"/>
      <w:bookmarkStart w:name="_Toc292718646" w:id="8395"/>
      <w:bookmarkStart w:name="_Toc292728654" w:id="8396"/>
      <w:bookmarkStart w:name="_Toc292729454" w:id="8397"/>
      <w:bookmarkStart w:name="_Toc292789751" w:id="8398"/>
      <w:bookmarkStart w:name="_Toc292813323" w:id="8399"/>
      <w:bookmarkStart w:name="_Toc293062423" w:id="8400"/>
      <w:bookmarkStart w:name="_Toc296017843" w:id="8401"/>
      <w:bookmarkStart w:name="_Toc296018645" w:id="8402"/>
      <w:bookmarkStart w:name="_Toc296335744" w:id="8403"/>
      <w:bookmarkStart w:name="_Toc296607399" w:id="8404"/>
      <w:bookmarkStart w:name="_Toc296608188" w:id="8405"/>
      <w:bookmarkStart w:name="_Toc303586503" w:id="8406"/>
      <w:bookmarkStart w:name="_Toc304455332" w:id="8407"/>
      <w:bookmarkStart w:name="_Toc304550973" w:id="8408"/>
      <w:bookmarkStart w:name="_Toc308604579" w:id="8409"/>
      <w:bookmarkStart w:name="_Toc308606219" w:id="8410"/>
      <w:bookmarkStart w:name="_Toc308608410" w:id="8411"/>
      <w:bookmarkStart w:name="_Toc308615115" w:id="8412"/>
      <w:bookmarkStart w:name="_Toc292463550" w:id="8413"/>
      <w:bookmarkStart w:name="_Toc292717644" w:id="8414"/>
      <w:bookmarkStart w:name="_Toc292718647" w:id="8415"/>
      <w:bookmarkStart w:name="_Toc292728655" w:id="8416"/>
      <w:bookmarkStart w:name="_Toc292729455" w:id="8417"/>
      <w:bookmarkStart w:name="_Toc292789752" w:id="8418"/>
      <w:bookmarkStart w:name="_Toc292813324" w:id="8419"/>
      <w:bookmarkStart w:name="_Toc293062424" w:id="8420"/>
      <w:bookmarkStart w:name="_Toc296017844" w:id="8421"/>
      <w:bookmarkStart w:name="_Toc296018646" w:id="8422"/>
      <w:bookmarkStart w:name="_Toc296335745" w:id="8423"/>
      <w:bookmarkStart w:name="_Toc296607400" w:id="8424"/>
      <w:bookmarkStart w:name="_Toc296608189" w:id="8425"/>
      <w:bookmarkStart w:name="_Toc303586504" w:id="8426"/>
      <w:bookmarkStart w:name="_Toc304455333" w:id="8427"/>
      <w:bookmarkStart w:name="_Toc304550974" w:id="8428"/>
      <w:bookmarkStart w:name="_Toc308604580" w:id="8429"/>
      <w:bookmarkStart w:name="_Toc308606220" w:id="8430"/>
      <w:bookmarkStart w:name="_Toc308608411" w:id="8431"/>
      <w:bookmarkStart w:name="_Toc308615116" w:id="8432"/>
      <w:bookmarkStart w:name="_Toc292463551" w:id="8433"/>
      <w:bookmarkStart w:name="_Toc292717645" w:id="8434"/>
      <w:bookmarkStart w:name="_Toc292718648" w:id="8435"/>
      <w:bookmarkStart w:name="_Toc292728656" w:id="8436"/>
      <w:bookmarkStart w:name="_Toc292729456" w:id="8437"/>
      <w:bookmarkStart w:name="_Toc292789753" w:id="8438"/>
      <w:bookmarkStart w:name="_Toc292813325" w:id="8439"/>
      <w:bookmarkStart w:name="_Toc293062425" w:id="8440"/>
      <w:bookmarkStart w:name="_Toc296017845" w:id="8441"/>
      <w:bookmarkStart w:name="_Toc296018647" w:id="8442"/>
      <w:bookmarkStart w:name="_Toc296335746" w:id="8443"/>
      <w:bookmarkStart w:name="_Toc296607401" w:id="8444"/>
      <w:bookmarkStart w:name="_Toc296608190" w:id="8445"/>
      <w:bookmarkStart w:name="_Toc303586505" w:id="8446"/>
      <w:bookmarkStart w:name="_Toc304455334" w:id="8447"/>
      <w:bookmarkStart w:name="_Toc304550975" w:id="8448"/>
      <w:bookmarkStart w:name="_Toc308604581" w:id="8449"/>
      <w:bookmarkStart w:name="_Toc308606221" w:id="8450"/>
      <w:bookmarkStart w:name="_Toc308608412" w:id="8451"/>
      <w:bookmarkStart w:name="_Toc308615117" w:id="84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r w:rsidRPr="008A1414">
        <w:t>#Category=Functional</w:t>
      </w:r>
    </w:p>
    <w:p w:rsidR="00EE1350" w:rsidP="000C0D62" w:rsidRDefault="00EE1350">
      <w:pPr>
        <w:pStyle w:val="ReqtifyAltQ"/>
      </w:pPr>
      <w:r w:rsidRPr="008A1414">
        <w:t>#Contribution</w:t>
      </w:r>
      <w:r>
        <w:t>=SIL4</w:t>
      </w:r>
    </w:p>
    <w:p w:rsidR="009328EA" w:rsidP="000C0D62" w:rsidRDefault="00EE1350">
      <w:pPr>
        <w:pStyle w:val="ReqtifyAltQ"/>
        <w:rPr>
          <w:ins w:author="常鸣" w:date="2014-07-03T14:27:00Z" w:id="8453"/>
        </w:rPr>
      </w:pPr>
      <w:del w:author="常鸣" w:date="2014-07-03T14:27:00Z" w:id="8454">
        <w:r w:rsidRPr="008A1414" w:rsidDel="009328EA">
          <w:delText>#S</w:delText>
        </w:r>
      </w:del>
      <w:ins w:author="常鸣" w:date="2014-07-03T14:27:00Z" w:id="8455">
        <w:r w:rsidR="009328EA">
          <w:t>#Allocation=ATP Software</w:t>
        </w:r>
      </w:ins>
      <w:ins w:author="常鸣" w:date="2014-07-03T15:00:00Z" w:id="8456">
        <w:r w:rsidR="00AA7E12">
          <w:rPr>
            <w:rFonts w:hint="eastAsia"/>
          </w:rPr>
          <w:t>, Vital Embedded Setting</w:t>
        </w:r>
      </w:ins>
    </w:p>
    <w:p w:rsidR="00EE1350" w:rsidP="000C0D62" w:rsidRDefault="009328EA">
      <w:pPr>
        <w:pStyle w:val="ReqtifyAltQ"/>
      </w:pPr>
      <w:ins w:author="常鸣" w:date="2014-07-03T14:27:00Z" w:id="8457">
        <w:r>
          <w:t>#S</w:t>
        </w:r>
      </w:ins>
      <w:r w:rsidRPr="008A1414" w:rsidR="00EE1350">
        <w:t>ource=</w:t>
      </w:r>
      <w:r w:rsidR="00EE1350">
        <w:rPr>
          <w:rFonts w:hint="eastAsia"/>
        </w:rPr>
        <w:t>[iTC_CC-SyAD-0321],</w:t>
      </w:r>
      <w:r w:rsidRPr="00705A91" w:rsidR="00EE1350">
        <w:rPr>
          <w:rFonts w:hint="eastAsia"/>
        </w:rPr>
        <w:t xml:space="preserve"> </w:t>
      </w:r>
      <w:r w:rsidR="00EE1350">
        <w:rPr>
          <w:rFonts w:hint="eastAsia"/>
        </w:rPr>
        <w:t>[iTC_CC-SyAD-0322],</w:t>
      </w:r>
      <w:r w:rsidRPr="00231EA0" w:rsidR="00231EA0">
        <w:rPr>
          <w:rFonts w:hint="eastAsia"/>
        </w:rPr>
        <w:t xml:space="preserve"> </w:t>
      </w:r>
      <w:r w:rsidR="00231EA0">
        <w:rPr>
          <w:rFonts w:hint="eastAsia"/>
        </w:rPr>
        <w:t>[iTC_CC-SyAD-1295],</w:t>
      </w:r>
      <w:r w:rsidR="00EE1350">
        <w:rPr>
          <w:rFonts w:hint="eastAsia"/>
        </w:rPr>
        <w:t xml:space="preserve"> [</w:t>
      </w:r>
      <w:r w:rsidR="00EE1350">
        <w:t>iTC_CC_ATP_SwHA</w:t>
      </w:r>
      <w:r w:rsidRPr="009B3F4C" w:rsidR="00EE1350">
        <w:t>-0116</w:t>
      </w:r>
      <w:r w:rsidR="00EE1350">
        <w:rPr>
          <w:rFonts w:hint="eastAsia"/>
        </w:rPr>
        <w:t>]</w:t>
      </w:r>
    </w:p>
    <w:p w:rsidR="00EE1350" w:rsidP="000C0D62" w:rsidRDefault="00EE1350">
      <w:pPr>
        <w:pStyle w:val="ReqtifyAltQ"/>
      </w:pPr>
      <w:r w:rsidRPr="008A1414">
        <w:t>[End]</w:t>
      </w:r>
    </w:p>
    <w:p w:rsidR="00EE1350" w:rsidP="00C93484" w:rsidRDefault="00EE1350">
      <w:pPr>
        <w:pStyle w:val="Reqtify"/>
      </w:pPr>
    </w:p>
    <w:p w:rsidR="00EE1350" w:rsidP="00C93484" w:rsidRDefault="00EE1350">
      <w:pPr>
        <w:pStyle w:val="Reqtify"/>
      </w:pPr>
    </w:p>
    <w:p w:rsidRPr="00972331" w:rsidR="00EE1350" w:rsidP="00704491" w:rsidRDefault="00EE1350">
      <w:pPr>
        <w:pStyle w:val="ReqtifyAltR"/>
      </w:pPr>
      <w:r>
        <w:t>[iTC_CC_ATP-SwRS-0</w:t>
      </w:r>
      <w:r>
        <w:rPr>
          <w:rFonts w:hint="eastAsia"/>
        </w:rPr>
        <w:t>293</w:t>
      </w:r>
      <w:r>
        <w:t>]</w:t>
      </w:r>
    </w:p>
    <w:p w:rsidR="00EE1350" w:rsidP="00C93484" w:rsidRDefault="00F131C8">
      <w:pPr>
        <w:pStyle w:val="Reqtify"/>
      </w:pPr>
      <w:bookmarkStart w:name="NotOnRestrictiveMoralTimeArea_2" w:id="8458"/>
      <w:r w:rsidRPr="00E15E6E">
        <w:rPr>
          <w:rStyle w:val="aff2"/>
          <w:bCs w:val="0"/>
          <w:iCs w:val="0"/>
        </w:rPr>
        <w:t>NotOnRestrictiveMoralTimeArea_2</w:t>
      </w:r>
      <w:bookmarkEnd w:id="8458"/>
      <w:r w:rsidR="00EE1350">
        <w:rPr>
          <w:rFonts w:hint="eastAsia"/>
        </w:rPr>
        <w:t>，当列车定位时，</w:t>
      </w:r>
      <w:r w:rsidR="00EE1350">
        <w:rPr>
          <w:rFonts w:hint="eastAsia"/>
        </w:rPr>
        <w:t>ATP</w:t>
      </w:r>
      <w:r w:rsidR="00EE1350">
        <w:rPr>
          <w:rFonts w:hint="eastAsia"/>
        </w:rPr>
        <w:t>需判断</w:t>
      </w:r>
      <w:r w:rsidRPr="00451353" w:rsidR="00EE1350">
        <w:rPr>
          <w:rStyle w:val="aff1"/>
          <w:rFonts w:hint="eastAsia"/>
        </w:rPr>
        <w:t>END_2</w:t>
      </w:r>
      <w:r w:rsidR="00EE1350">
        <w:rPr>
          <w:rFonts w:hint="eastAsia"/>
        </w:rPr>
        <w:t>端车头的内外侧定位是否与该端车头朝向的“限制状态”信号机下游的模糊时间区有无交集。</w:t>
      </w:r>
    </w:p>
    <w:p w:rsidR="009D0566" w:rsidP="00C93484" w:rsidRDefault="009D0566">
      <w:pPr>
        <w:pStyle w:val="Reqtify"/>
      </w:pPr>
      <w:r>
        <w:rPr>
          <w:rFonts w:hint="eastAsia"/>
        </w:rPr>
        <w:t>当满足下列所有条件时，设置</w:t>
      </w:r>
      <w:hyperlink w:history="1" w:anchor="NotOnRestrictiveMoralTimeArea_2">
        <w:r w:rsidR="00F131C8">
          <w:rPr>
            <w:rStyle w:val="ac"/>
          </w:rPr>
          <w:t>NotOnRestrictiveMoralTimeArea_2</w:t>
        </w:r>
      </w:hyperlink>
      <w:r>
        <w:rPr>
          <w:rFonts w:hint="eastAsia"/>
        </w:rPr>
        <w:t>为</w:t>
      </w:r>
      <w:r>
        <w:rPr>
          <w:rStyle w:val="aff1"/>
          <w:rFonts w:hint="eastAsia"/>
        </w:rPr>
        <w:t>True</w:t>
      </w:r>
      <w:r>
        <w:rPr>
          <w:rFonts w:hint="eastAsia"/>
        </w:rPr>
        <w:t>：</w:t>
      </w:r>
    </w:p>
    <w:p w:rsidR="009D0566" w:rsidP="00FA0FBB" w:rsidRDefault="009D0566">
      <w:pPr>
        <w:pStyle w:val="AltX"/>
      </w:pPr>
      <w:r>
        <w:rPr>
          <w:rFonts w:hint="eastAsia"/>
        </w:rPr>
        <w:t>列车已确认定位；</w:t>
      </w:r>
    </w:p>
    <w:p w:rsidR="009D0566" w:rsidP="00FA0FBB" w:rsidRDefault="009D0566">
      <w:pPr>
        <w:pStyle w:val="AltX"/>
      </w:pPr>
      <w:r>
        <w:rPr>
          <w:rFonts w:hint="eastAsia"/>
        </w:rPr>
        <w:t>并且：</w:t>
      </w:r>
    </w:p>
    <w:p w:rsidR="009D0566" w:rsidP="00704491" w:rsidRDefault="00451353">
      <w:pPr>
        <w:pStyle w:val="AltZ"/>
      </w:pPr>
      <w:r w:rsidRPr="00451353">
        <w:rPr>
          <w:rStyle w:val="aff1"/>
          <w:rFonts w:hint="eastAsia"/>
        </w:rPr>
        <w:t>END_2</w:t>
      </w:r>
      <w:r w:rsidR="009D0566">
        <w:rPr>
          <w:rFonts w:hint="eastAsia"/>
        </w:rPr>
        <w:t>端车头的内外侧定位与</w:t>
      </w:r>
      <w:r w:rsidRPr="00451353" w:rsidR="009D0566">
        <w:rPr>
          <w:rStyle w:val="aff1"/>
          <w:rFonts w:hint="eastAsia"/>
        </w:rPr>
        <w:t>END_2</w:t>
      </w:r>
      <w:r w:rsidR="009D0566">
        <w:rPr>
          <w:rFonts w:hint="eastAsia"/>
        </w:rPr>
        <w:t>端车头朝向的信号机下游模糊区没有交集；</w:t>
      </w:r>
    </w:p>
    <w:p w:rsidR="009D0566" w:rsidP="00704491" w:rsidRDefault="009D0566">
      <w:pPr>
        <w:pStyle w:val="AltZ"/>
      </w:pPr>
      <w:r>
        <w:rPr>
          <w:rFonts w:hint="eastAsia"/>
        </w:rPr>
        <w:t>或者，</w:t>
      </w:r>
      <w:r w:rsidRPr="00451353">
        <w:rPr>
          <w:rStyle w:val="aff1"/>
          <w:rFonts w:hint="eastAsia"/>
        </w:rPr>
        <w:t>END_2</w:t>
      </w:r>
      <w:r>
        <w:rPr>
          <w:rFonts w:hint="eastAsia"/>
        </w:rPr>
        <w:t>端车头的内外侧定位与</w:t>
      </w:r>
      <w:r w:rsidRPr="00451353">
        <w:rPr>
          <w:rStyle w:val="aff1"/>
          <w:rFonts w:hint="eastAsia"/>
        </w:rPr>
        <w:t>END_2</w:t>
      </w:r>
      <w:r>
        <w:rPr>
          <w:rFonts w:hint="eastAsia"/>
        </w:rPr>
        <w:t>端车头朝向的信号机下游模糊区有交集，但该信号机是允许状态。</w:t>
      </w:r>
    </w:p>
    <w:p w:rsidRPr="00634120" w:rsidR="009D0566" w:rsidP="00C93484" w:rsidRDefault="009D0566">
      <w:pPr>
        <w:pStyle w:val="Reqtify"/>
      </w:pPr>
      <w:r>
        <w:rPr>
          <w:rFonts w:hint="eastAsia"/>
        </w:rPr>
        <w:t>否则，应设置</w:t>
      </w:r>
      <w:hyperlink w:history="1" w:anchor="NotOnRestrictiveMoralTimeArea_2">
        <w:r w:rsidR="00F131C8">
          <w:rPr>
            <w:rStyle w:val="ac"/>
          </w:rPr>
          <w:t>NotOnRestrictiveMoralTimeArea_2</w:t>
        </w:r>
      </w:hyperlink>
      <w:r w:rsidRPr="00E52669">
        <w:rPr>
          <w:rFonts w:hint="eastAsia"/>
        </w:rPr>
        <w:t>为</w:t>
      </w:r>
      <w:r>
        <w:rPr>
          <w:rStyle w:val="aff1"/>
          <w:rFonts w:hint="eastAsia"/>
        </w:rPr>
        <w:t>False</w:t>
      </w:r>
      <w:r>
        <w:rPr>
          <w:rFonts w:hint="eastAsia"/>
        </w:rPr>
        <w:t>。</w:t>
      </w:r>
    </w:p>
    <w:p w:rsidR="009D0566" w:rsidP="00C93484" w:rsidRDefault="009D0566">
      <w:pPr>
        <w:pStyle w:val="Reqtify"/>
      </w:pPr>
    </w:p>
    <w:p w:rsidR="007A4F26" w:rsidP="000431E0" w:rsidRDefault="007A4F26">
      <w:pPr>
        <w:pStyle w:val="af7"/>
      </w:pPr>
      <w:r>
        <w:t xml:space="preserve">def </w:t>
      </w:r>
      <w:hyperlink w:history="1" w:anchor="NotOnRestrictiveMoralTimeArea_2">
        <w:r w:rsidR="00F131C8">
          <w:rPr>
            <w:rStyle w:val="ac"/>
          </w:rPr>
          <w:t>NotOnRestrictiveMoralTimeArea_2</w:t>
        </w:r>
      </w:hyperlink>
      <w:r>
        <w:rPr>
          <w:color w:val="FF8000"/>
        </w:rPr>
        <w:t>(</w:t>
      </w:r>
      <w:r>
        <w:t>k</w:t>
      </w:r>
      <w:r>
        <w:rPr>
          <w:color w:val="FF8000"/>
        </w:rPr>
        <w:t>)</w:t>
      </w:r>
      <w:r>
        <w:t>:</w:t>
      </w:r>
    </w:p>
    <w:p w:rsidR="007A4F26" w:rsidP="000431E0" w:rsidRDefault="007A4F26">
      <w:pPr>
        <w:pStyle w:val="af7"/>
      </w:pPr>
      <w:r>
        <w:t xml:space="preserve">    </w:t>
      </w:r>
      <w:r w:rsidRPr="00740C3B" w:rsidR="00740C3B">
        <w:rPr>
          <w:rFonts w:hint="eastAsia"/>
        </w:rPr>
        <w:t>S</w:t>
      </w:r>
      <w:r w:rsidRPr="00740C3B" w:rsidR="00740C3B">
        <w:t>i</w:t>
      </w:r>
      <w:r w:rsidRPr="00740C3B" w:rsidR="00740C3B">
        <w:rPr>
          <w:rFonts w:hint="eastAsia"/>
        </w:rPr>
        <w:t>g</w:t>
      </w:r>
      <w:r w:rsidRPr="00740C3B" w:rsidR="00740C3B">
        <w:t>n</w:t>
      </w:r>
      <w:r w:rsidRPr="00740C3B" w:rsidR="00740C3B">
        <w:rPr>
          <w:rFonts w:hint="eastAsia"/>
        </w:rPr>
        <w:t>al</w:t>
      </w:r>
      <w:r>
        <w:t xml:space="preserve"> </w:t>
      </w:r>
      <w:r>
        <w:rPr>
          <w:color w:val="FF8000"/>
        </w:rPr>
        <w:t>=</w:t>
      </w:r>
      <w:r>
        <w:t xml:space="preserve"> </w:t>
      </w:r>
      <w:hyperlink w:history="1" w:anchor="ExistSingularityInReverseZone">
        <w:r w:rsidRPr="00CF7532" w:rsidR="00C64E92">
          <w:rPr>
            <w:rStyle w:val="ac"/>
          </w:rPr>
          <w:t>TrackMap</w:t>
        </w:r>
        <w:r w:rsidRPr="00CF7532" w:rsidR="00354F88">
          <w:rPr>
            <w:rStyle w:val="ac"/>
          </w:rPr>
          <w:t>.</w:t>
        </w:r>
        <w:r w:rsidRPr="00CF7532" w:rsidR="008E31D0">
          <w:rPr>
            <w:rStyle w:val="ac"/>
          </w:rPr>
          <w:t>ExistSingularityIn</w:t>
        </w:r>
        <w:r w:rsidRPr="00CF7532" w:rsidR="00CF7532">
          <w:rPr>
            <w:rStyle w:val="ac"/>
            <w:rFonts w:hint="eastAsia"/>
          </w:rPr>
          <w:t>Reverse</w:t>
        </w:r>
        <w:r w:rsidRPr="00CF7532" w:rsidR="008E31D0">
          <w:rPr>
            <w:rStyle w:val="ac"/>
          </w:rPr>
          <w:t>Zone</w:t>
        </w:r>
      </w:hyperlink>
      <w:r>
        <w:rPr>
          <w:color w:val="FF8000"/>
        </w:rPr>
        <w:t>(</w:t>
      </w:r>
      <w:r w:rsidRPr="00000147">
        <w:rPr>
          <w:rStyle w:val="aff1"/>
        </w:rPr>
        <w:t>SGL_SIGNAL</w:t>
      </w:r>
      <w:r>
        <w:rPr>
          <w:color w:val="FF8000"/>
        </w:rPr>
        <w:t>,</w:t>
      </w:r>
    </w:p>
    <w:p w:rsidR="007A4F26" w:rsidP="000431E0" w:rsidRDefault="007A4F26">
      <w:pPr>
        <w:pStyle w:val="af7"/>
      </w:pPr>
      <w:r>
        <w:lastRenderedPageBreak/>
        <w:t xml:space="preserve">                                              </w:t>
      </w:r>
      <w:hyperlink w:history="1" w:anchor="TrainLocation">
        <w:r w:rsidR="00F9339C">
          <w:rPr>
            <w:rStyle w:val="ac"/>
          </w:rPr>
          <w:t>TrainLocation</w:t>
        </w:r>
      </w:hyperlink>
      <w:r w:rsidR="00354F88">
        <w:t>.E</w:t>
      </w:r>
      <w:r>
        <w:t>xt2</w:t>
      </w:r>
      <w:r>
        <w:rPr>
          <w:color w:val="FF8000"/>
        </w:rPr>
        <w:t>,</w:t>
      </w:r>
    </w:p>
    <w:p w:rsidR="007A4F26" w:rsidP="000431E0" w:rsidRDefault="007A4F26">
      <w:pPr>
        <w:pStyle w:val="af7"/>
      </w:pPr>
      <w:r>
        <w:t xml:space="preserve">                                              </w:t>
      </w:r>
      <w:hyperlink w:history="1" w:anchor="ATPsetting">
        <w:r w:rsidR="00786D0B">
          <w:rPr>
            <w:rStyle w:val="ac"/>
          </w:rPr>
          <w:t>ATPsetting</w:t>
        </w:r>
      </w:hyperlink>
      <w:r>
        <w:t>.</w:t>
      </w:r>
      <w:r w:rsidR="00662F6E">
        <w:t>MTdistance</w:t>
      </w:r>
      <w:r w:rsidRPr="00C069DA" w:rsidR="00C069DA">
        <w:rPr>
          <w:rFonts w:hint="eastAsia"/>
        </w:rPr>
        <w:t xml:space="preserve"> + </w:t>
      </w:r>
      <w:hyperlink w:history="1" w:anchor="TrainLocation">
        <w:r w:rsidRPr="00C069DA" w:rsidR="00C069DA">
          <w:rPr>
            <w:rStyle w:val="ac"/>
            <w:rFonts w:hint="eastAsia"/>
          </w:rPr>
          <w:t>TrainLocation</w:t>
        </w:r>
      </w:hyperlink>
      <w:r w:rsidRPr="00C069DA" w:rsidR="00C069DA">
        <w:rPr>
          <w:rFonts w:hint="eastAsia"/>
        </w:rPr>
        <w:t>(k).Uncertainty</w:t>
      </w:r>
      <w:r>
        <w:rPr>
          <w:color w:val="FF8000"/>
        </w:rPr>
        <w:t>)</w:t>
      </w:r>
    </w:p>
    <w:p w:rsidR="007A4F26" w:rsidP="000431E0" w:rsidRDefault="007A4F26">
      <w:pPr>
        <w:pStyle w:val="af7"/>
      </w:pPr>
      <w:r>
        <w:t xml:space="preserve">    return </w:t>
      </w:r>
      <w:r>
        <w:rPr>
          <w:color w:val="FF8000"/>
        </w:rPr>
        <w:t>(</w:t>
      </w:r>
      <w:hyperlink w:history="1" w:anchor="TrainLocatedOnKnownPath">
        <w:r w:rsidR="008B4230">
          <w:rPr>
            <w:rStyle w:val="ac"/>
          </w:rPr>
          <w:t>TrainLocatedOnKnownPath</w:t>
        </w:r>
      </w:hyperlink>
      <w:r>
        <w:rPr>
          <w:color w:val="FF8000"/>
        </w:rPr>
        <w:t>(</w:t>
      </w:r>
      <w:r>
        <w:t>k</w:t>
      </w:r>
      <w:r>
        <w:rPr>
          <w:color w:val="FF8000"/>
        </w:rPr>
        <w:t>)</w:t>
      </w:r>
    </w:p>
    <w:p w:rsidR="007A4F26" w:rsidP="000431E0" w:rsidRDefault="007A4F26">
      <w:pPr>
        <w:pStyle w:val="af7"/>
      </w:pPr>
      <w:r>
        <w:t xml:space="preserve">            and </w:t>
      </w:r>
      <w:r>
        <w:rPr>
          <w:color w:val="FF8000"/>
        </w:rPr>
        <w:t>(</w:t>
      </w:r>
      <w:r w:rsidRPr="00740C3B" w:rsidR="00740C3B">
        <w:rPr>
          <w:rFonts w:hint="eastAsia"/>
        </w:rPr>
        <w:t>S</w:t>
      </w:r>
      <w:r w:rsidRPr="00740C3B" w:rsidR="00740C3B">
        <w:t>i</w:t>
      </w:r>
      <w:r w:rsidRPr="00740C3B" w:rsidR="00740C3B">
        <w:rPr>
          <w:rFonts w:hint="eastAsia"/>
        </w:rPr>
        <w:t>g</w:t>
      </w:r>
      <w:r w:rsidRPr="00740C3B" w:rsidR="00740C3B">
        <w:t>n</w:t>
      </w:r>
      <w:r w:rsidRPr="00740C3B" w:rsidR="00740C3B">
        <w:rPr>
          <w:rFonts w:hint="eastAsia"/>
        </w:rPr>
        <w:t>al</w:t>
      </w:r>
      <w:r>
        <w:t xml:space="preserve"> </w:t>
      </w:r>
      <w:r w:rsidRPr="00113E1C">
        <w:t>is</w:t>
      </w:r>
      <w:r>
        <w:t xml:space="preserve"> </w:t>
      </w:r>
      <w:r w:rsidRPr="00354FC4">
        <w:rPr>
          <w:rStyle w:val="aff1"/>
        </w:rPr>
        <w:t>None</w:t>
      </w:r>
    </w:p>
    <w:p w:rsidRPr="00740C3B" w:rsidR="00740C3B" w:rsidP="000431E0" w:rsidRDefault="007A4F26">
      <w:pPr>
        <w:pStyle w:val="af7"/>
      </w:pPr>
      <w:r>
        <w:t xml:space="preserve">                 or </w:t>
      </w:r>
      <w:r w:rsidRPr="00113E1C">
        <w:t>not</w:t>
      </w:r>
      <w:r>
        <w:t xml:space="preserve"> </w:t>
      </w:r>
      <w:r w:rsidR="00740C3B">
        <w:rPr>
          <w:rFonts w:hint="eastAsia"/>
        </w:rPr>
        <w:t>S</w:t>
      </w:r>
      <w:r w:rsidR="00740C3B">
        <w:t>ignal</w:t>
      </w:r>
      <w:r w:rsidR="00354F88">
        <w:t>.B</w:t>
      </w:r>
      <w:r>
        <w:t>m</w:t>
      </w:r>
      <w:r w:rsidR="00354F88">
        <w:t>M</w:t>
      </w:r>
      <w:r>
        <w:t>oral</w:t>
      </w:r>
      <w:r w:rsidR="00354F88">
        <w:t>T</w:t>
      </w:r>
      <w:r>
        <w:t>ime</w:t>
      </w:r>
      <w:r w:rsidRPr="00740C3B" w:rsidR="00740C3B">
        <w:t xml:space="preserve"> </w:t>
      </w:r>
    </w:p>
    <w:p w:rsidR="002F57C7" w:rsidP="000431E0" w:rsidRDefault="00740C3B">
      <w:pPr>
        <w:pStyle w:val="af7"/>
      </w:pPr>
      <w:r w:rsidRPr="00740C3B">
        <w:t xml:space="preserve">                 or </w:t>
      </w:r>
      <w:hyperlink w:history="1" w:anchor="VariantValue">
        <w:r w:rsidRPr="00740C3B">
          <w:rPr>
            <w:rStyle w:val="ac"/>
          </w:rPr>
          <w:t>VariantValue</w:t>
        </w:r>
      </w:hyperlink>
      <w:r w:rsidRPr="00740C3B">
        <w:t>(Signal.Variant, k)</w:t>
      </w:r>
      <w:r w:rsidR="007A4F26">
        <w:rPr>
          <w:color w:val="FF8000"/>
        </w:rPr>
        <w:t>))</w:t>
      </w:r>
    </w:p>
    <w:p w:rsidR="002F57C7" w:rsidP="000C0D62" w:rsidRDefault="002F57C7">
      <w:pPr>
        <w:pStyle w:val="ReqtifyAltQ"/>
      </w:pPr>
    </w:p>
    <w:p w:rsidR="00EE1350" w:rsidP="000C0D62" w:rsidRDefault="00EE1350">
      <w:pPr>
        <w:pStyle w:val="ReqtifyAltQ"/>
      </w:pPr>
      <w:r w:rsidRPr="008A1414">
        <w:t>#Category=Functional</w:t>
      </w:r>
    </w:p>
    <w:p w:rsidR="00EE1350" w:rsidP="000C0D62" w:rsidRDefault="00EE1350">
      <w:pPr>
        <w:pStyle w:val="ReqtifyAltQ"/>
      </w:pPr>
      <w:r w:rsidRPr="008A1414">
        <w:t>#Contribution</w:t>
      </w:r>
      <w:r>
        <w:t>=SIL4</w:t>
      </w:r>
    </w:p>
    <w:p w:rsidR="009328EA" w:rsidP="000C0D62" w:rsidRDefault="00EE1350">
      <w:pPr>
        <w:pStyle w:val="ReqtifyAltQ"/>
        <w:rPr>
          <w:ins w:author="常鸣" w:date="2014-07-03T14:27:00Z" w:id="8459"/>
        </w:rPr>
      </w:pPr>
      <w:del w:author="常鸣" w:date="2014-07-03T14:27:00Z" w:id="8460">
        <w:r w:rsidRPr="008A1414" w:rsidDel="009328EA">
          <w:delText>#S</w:delText>
        </w:r>
      </w:del>
      <w:ins w:author="常鸣" w:date="2014-07-03T14:27:00Z" w:id="8461">
        <w:r w:rsidR="009328EA">
          <w:t>#Allocation=ATP Software</w:t>
        </w:r>
      </w:ins>
      <w:ins w:author="常鸣" w:date="2014-07-03T15:00:00Z" w:id="8462">
        <w:r w:rsidR="00AA7E12">
          <w:rPr>
            <w:rFonts w:hint="eastAsia"/>
          </w:rPr>
          <w:t>, Vital Embedded Setting</w:t>
        </w:r>
      </w:ins>
    </w:p>
    <w:p w:rsidR="00EE1350" w:rsidP="000C0D62" w:rsidRDefault="009328EA">
      <w:pPr>
        <w:pStyle w:val="ReqtifyAltQ"/>
      </w:pPr>
      <w:ins w:author="常鸣" w:date="2014-07-03T14:27:00Z" w:id="8463">
        <w:r>
          <w:t>#S</w:t>
        </w:r>
      </w:ins>
      <w:r w:rsidRPr="008A1414" w:rsidR="00EE1350">
        <w:t>ource=</w:t>
      </w:r>
      <w:r w:rsidR="00EE1350">
        <w:rPr>
          <w:rFonts w:hint="eastAsia"/>
        </w:rPr>
        <w:t>[iTC_CC-SyAD-0321],</w:t>
      </w:r>
      <w:r w:rsidRPr="00705A91" w:rsidR="00EE1350">
        <w:rPr>
          <w:rFonts w:hint="eastAsia"/>
        </w:rPr>
        <w:t xml:space="preserve"> </w:t>
      </w:r>
      <w:r w:rsidR="00EE1350">
        <w:rPr>
          <w:rFonts w:hint="eastAsia"/>
        </w:rPr>
        <w:t>[iTC_CC-SyAD-0322],</w:t>
      </w:r>
      <w:r w:rsidRPr="00231EA0" w:rsidR="00231EA0">
        <w:rPr>
          <w:rFonts w:hint="eastAsia"/>
        </w:rPr>
        <w:t xml:space="preserve"> </w:t>
      </w:r>
      <w:r w:rsidR="00231EA0">
        <w:rPr>
          <w:rFonts w:hint="eastAsia"/>
        </w:rPr>
        <w:t>[iTC_CC-SyAD-1295],</w:t>
      </w:r>
      <w:r w:rsidR="00EE1350">
        <w:rPr>
          <w:rFonts w:hint="eastAsia"/>
        </w:rPr>
        <w:t xml:space="preserve"> [</w:t>
      </w:r>
      <w:r w:rsidR="00EE1350">
        <w:t>iTC_CC_ATP_SwHA</w:t>
      </w:r>
      <w:r w:rsidRPr="009B3F4C" w:rsidR="00EE1350">
        <w:t>-0116</w:t>
      </w:r>
      <w:r w:rsidR="00EE1350">
        <w:rPr>
          <w:rFonts w:hint="eastAsia"/>
        </w:rPr>
        <w:t>]</w:t>
      </w:r>
    </w:p>
    <w:p w:rsidR="00EE1350" w:rsidP="000C0D62" w:rsidRDefault="00EE1350">
      <w:pPr>
        <w:pStyle w:val="ReqtifyAltQ"/>
      </w:pPr>
      <w:r w:rsidRPr="008A1414">
        <w:t>[End]</w:t>
      </w:r>
    </w:p>
    <w:p w:rsidR="00EE1350" w:rsidP="00C93484" w:rsidRDefault="00EE1350">
      <w:pPr>
        <w:pStyle w:val="Reqtify"/>
      </w:pPr>
    </w:p>
    <w:p w:rsidR="00EE1350" w:rsidP="00C93484" w:rsidRDefault="00EE1350">
      <w:pPr>
        <w:pStyle w:val="Reqtify"/>
      </w:pPr>
    </w:p>
    <w:p w:rsidR="00EE1350" w:rsidP="00704491" w:rsidRDefault="00EE1350">
      <w:pPr>
        <w:pStyle w:val="ReqtifyAltR"/>
      </w:pPr>
      <w:r>
        <w:t>[iTC_CC_ATP-SwRS-0</w:t>
      </w:r>
      <w:r>
        <w:rPr>
          <w:rFonts w:hint="eastAsia"/>
        </w:rPr>
        <w:t>294</w:t>
      </w:r>
      <w:r>
        <w:t>]</w:t>
      </w:r>
    </w:p>
    <w:p w:rsidR="00EE1350" w:rsidP="00C93484" w:rsidRDefault="00F131C8">
      <w:pPr>
        <w:pStyle w:val="Reqtify"/>
      </w:pPr>
      <w:bookmarkStart w:name="RouteExclusivityGuaranted_1" w:id="8464"/>
      <w:r w:rsidRPr="00E15E6E">
        <w:rPr>
          <w:rStyle w:val="aff2"/>
          <w:bCs w:val="0"/>
          <w:iCs w:val="0"/>
        </w:rPr>
        <w:t>RouteExclusivityGuaranted_1</w:t>
      </w:r>
      <w:bookmarkEnd w:id="8464"/>
      <w:r w:rsidR="00EE1350">
        <w:rPr>
          <w:rFonts w:hint="eastAsia"/>
        </w:rPr>
        <w:t>，如果列车在车头</w:t>
      </w:r>
      <w:r w:rsidR="00EE1350">
        <w:rPr>
          <w:rFonts w:hint="eastAsia"/>
        </w:rPr>
        <w:t>1</w:t>
      </w:r>
      <w:r w:rsidR="00EE1350">
        <w:rPr>
          <w:rFonts w:hint="eastAsia"/>
        </w:rPr>
        <w:t>对应方向且限制状态的模糊时间区内超过项目设定时间，则</w:t>
      </w:r>
      <w:r w:rsidR="00EE1350">
        <w:rPr>
          <w:rFonts w:hint="eastAsia"/>
        </w:rPr>
        <w:t>ATP</w:t>
      </w:r>
      <w:r w:rsidR="00EE1350">
        <w:rPr>
          <w:rFonts w:hint="eastAsia"/>
        </w:rPr>
        <w:t>应将该值设为限制状态。其中</w:t>
      </w:r>
      <w:r w:rsidRPr="00865D15" w:rsidR="00EE1350">
        <w:rPr>
          <w:rStyle w:val="aff2"/>
        </w:rPr>
        <w:t>MoralTimeTimer</w:t>
      </w:r>
      <w:r w:rsidRPr="00865D15" w:rsidR="00EE1350">
        <w:rPr>
          <w:rStyle w:val="aff2"/>
          <w:rFonts w:hint="eastAsia"/>
        </w:rPr>
        <w:t>_1</w:t>
      </w:r>
      <w:r w:rsidR="00EE1350">
        <w:rPr>
          <w:rFonts w:hint="eastAsia"/>
        </w:rPr>
        <w:t>为记录列车在车头</w:t>
      </w:r>
      <w:r w:rsidR="00EE1350">
        <w:rPr>
          <w:rFonts w:hint="eastAsia"/>
        </w:rPr>
        <w:t>1</w:t>
      </w:r>
      <w:r w:rsidR="00EE1350">
        <w:rPr>
          <w:rFonts w:hint="eastAsia"/>
        </w:rPr>
        <w:t>对应方向的限制状态模糊时间区内的时间。</w:t>
      </w:r>
    </w:p>
    <w:p w:rsidR="00EE1350" w:rsidP="00C93484" w:rsidRDefault="00EE1350">
      <w:pPr>
        <w:pStyle w:val="Reqtify"/>
      </w:pPr>
    </w:p>
    <w:p w:rsidR="00EE1350" w:rsidP="00C93484" w:rsidRDefault="00EE1350">
      <w:pPr>
        <w:pStyle w:val="Reqtify"/>
      </w:pPr>
      <w:r w:rsidRPr="00634120">
        <w:t xml:space="preserve">If ATP cannot determine train is </w:t>
      </w:r>
      <w:hyperlink w:history="1" w:anchor="NotOnRestrictiveMoralTimeArea_1">
        <w:r w:rsidR="000A117D">
          <w:rPr>
            <w:rStyle w:val="ac"/>
          </w:rPr>
          <w:t>NotOnRestrictiveMoralTimeArea_1</w:t>
        </w:r>
      </w:hyperlink>
      <w:r w:rsidRPr="00634120">
        <w:t>,</w:t>
      </w:r>
      <w:r>
        <w:t xml:space="preserve"> and </w:t>
      </w:r>
      <w:r w:rsidRPr="00634120">
        <w:t xml:space="preserve">if this situation lasts more than </w:t>
      </w:r>
      <w:hyperlink w:history="1" w:anchor="ATPsetting">
        <w:r w:rsidR="00786D0B">
          <w:rPr>
            <w:rStyle w:val="ac"/>
          </w:rPr>
          <w:t>ATPsetting</w:t>
        </w:r>
      </w:hyperlink>
      <w:r w:rsidRPr="00634120">
        <w:t>.</w:t>
      </w:r>
      <w:r w:rsidRPr="00697E34">
        <w:rPr>
          <w:rFonts w:hint="eastAsia"/>
        </w:rPr>
        <w:t xml:space="preserve"> </w:t>
      </w:r>
      <w:r w:rsidR="00760278">
        <w:rPr>
          <w:rFonts w:hint="eastAsia"/>
        </w:rPr>
        <w:t>MTtimeout</w:t>
      </w:r>
      <w:r w:rsidRPr="00634120">
        <w:t xml:space="preserve"> </w:t>
      </w:r>
      <w:r>
        <w:rPr>
          <w:rFonts w:hint="eastAsia"/>
        </w:rPr>
        <w:t>cycles</w:t>
      </w:r>
      <w:r w:rsidRPr="00634120">
        <w:t xml:space="preserve">, ATP shall consider that route exclusivity is not </w:t>
      </w:r>
      <w:r w:rsidRPr="00634120" w:rsidR="002F5731">
        <w:t>guaranteed</w:t>
      </w:r>
      <w:r>
        <w:t xml:space="preserve"> and </w:t>
      </w:r>
      <w:hyperlink w:history="1" w:anchor="RouteExclusivityGuaranted_1">
        <w:r w:rsidR="00F131C8">
          <w:rPr>
            <w:rStyle w:val="ac"/>
          </w:rPr>
          <w:t>RouteExclusivityGuaranted_1</w:t>
        </w:r>
      </w:hyperlink>
      <w:r w:rsidRPr="00634120">
        <w:t xml:space="preserve"> shall be set to </w:t>
      </w:r>
      <w:r w:rsidRPr="00354FC4">
        <w:rPr>
          <w:rStyle w:val="aff1"/>
        </w:rPr>
        <w:t>False</w:t>
      </w:r>
      <w:r w:rsidRPr="00634120">
        <w:t>.</w:t>
      </w:r>
    </w:p>
    <w:p w:rsidR="00EE1350" w:rsidP="00C93484" w:rsidRDefault="00EE1350">
      <w:pPr>
        <w:pStyle w:val="Reqtify"/>
      </w:pPr>
    </w:p>
    <w:p w:rsidR="00EE1350" w:rsidP="00C93484" w:rsidRDefault="00EE1350">
      <w:pPr>
        <w:pStyle w:val="Reqtify"/>
      </w:pPr>
      <w:r w:rsidRPr="00634120">
        <w:t xml:space="preserve">If ATP detects that train is </w:t>
      </w:r>
      <w:hyperlink w:history="1" w:anchor="NotOnRestrictiveMoralTimeArea_1">
        <w:r w:rsidR="000A117D">
          <w:rPr>
            <w:rStyle w:val="ac"/>
          </w:rPr>
          <w:t>NotOnRestrictiveMoralTimeArea_1</w:t>
        </w:r>
      </w:hyperlink>
      <w:r w:rsidRPr="00634120">
        <w:t xml:space="preserve">, route exclusivity shall consider as </w:t>
      </w:r>
      <w:r w:rsidRPr="00634120" w:rsidR="002F5731">
        <w:t>guaranteed</w:t>
      </w:r>
      <w:r w:rsidRPr="00634120">
        <w:t xml:space="preserve"> for that direction of travel</w:t>
      </w:r>
      <w:r>
        <w:t xml:space="preserve"> and </w:t>
      </w:r>
      <w:hyperlink w:history="1" w:anchor="RouteExclusivityGuaranted_1">
        <w:r w:rsidR="00F131C8">
          <w:rPr>
            <w:rStyle w:val="ac"/>
          </w:rPr>
          <w:t>RouteExclusivityGuaranted_1</w:t>
        </w:r>
      </w:hyperlink>
      <w:r w:rsidRPr="008C4F95">
        <w:t xml:space="preserve"> shall set to </w:t>
      </w:r>
      <w:r w:rsidRPr="00354FC4">
        <w:rPr>
          <w:rStyle w:val="aff1"/>
        </w:rPr>
        <w:t>True</w:t>
      </w:r>
    </w:p>
    <w:p w:rsidRPr="0029352F" w:rsidR="00EE1350" w:rsidP="00C93484" w:rsidRDefault="00EE1350">
      <w:pPr>
        <w:pStyle w:val="Reqtify"/>
      </w:pPr>
    </w:p>
    <w:p w:rsidRPr="002F57C7" w:rsidR="002F57C7" w:rsidP="000431E0" w:rsidRDefault="002F57C7">
      <w:pPr>
        <w:pStyle w:val="af7"/>
      </w:pPr>
      <w:r w:rsidRPr="002F57C7">
        <w:t xml:space="preserve">def </w:t>
      </w:r>
      <w:hyperlink w:history="1" w:anchor="RouteExclusivityGuaranted_1">
        <w:r w:rsidR="00F131C8">
          <w:rPr>
            <w:rStyle w:val="ac"/>
          </w:rPr>
          <w:t>RouteExclusivityGuaranted_1</w:t>
        </w:r>
      </w:hyperlink>
      <w:r w:rsidRPr="002F57C7">
        <w:t>(k):</w:t>
      </w:r>
    </w:p>
    <w:p w:rsidRPr="002F57C7" w:rsidR="002F57C7" w:rsidP="000431E0" w:rsidRDefault="002F57C7">
      <w:pPr>
        <w:pStyle w:val="af7"/>
      </w:pPr>
      <w:r w:rsidRPr="002F57C7">
        <w:t xml:space="preserve">    if (Initialization):</w:t>
      </w:r>
    </w:p>
    <w:p w:rsidRPr="002F57C7" w:rsidR="002F57C7" w:rsidP="000431E0" w:rsidRDefault="002F57C7">
      <w:pPr>
        <w:pStyle w:val="af7"/>
      </w:pPr>
      <w:r w:rsidRPr="002F57C7">
        <w:t xml:space="preserve">  </w:t>
      </w:r>
      <w:r>
        <w:t xml:space="preserve">      </w:t>
      </w:r>
      <w:hyperlink w:history="1" w:anchor="RouteExclusivityGuaranted_1">
        <w:r w:rsidR="00F131C8">
          <w:rPr>
            <w:rStyle w:val="ac"/>
          </w:rPr>
          <w:t>RouteExclusivityGuaranted_1</w:t>
        </w:r>
      </w:hyperlink>
      <w:r w:rsidRPr="002F57C7">
        <w:t xml:space="preserve"> = </w:t>
      </w:r>
      <w:r w:rsidRPr="00354FC4">
        <w:rPr>
          <w:rStyle w:val="aff1"/>
        </w:rPr>
        <w:t>False</w:t>
      </w:r>
    </w:p>
    <w:p w:rsidRPr="002F57C7" w:rsidR="002F57C7" w:rsidP="000431E0" w:rsidRDefault="002F57C7">
      <w:pPr>
        <w:pStyle w:val="af7"/>
      </w:pPr>
      <w:r w:rsidRPr="002F57C7">
        <w:t xml:space="preserve">    elif (</w:t>
      </w:r>
      <w:hyperlink w:history="1" w:anchor="RouteExclusivityGuaranted_1">
        <w:r w:rsidR="00F131C8">
          <w:rPr>
            <w:rStyle w:val="ac"/>
          </w:rPr>
          <w:t>RouteExclusivityGuaranted_1</w:t>
        </w:r>
      </w:hyperlink>
      <w:r w:rsidRPr="002F57C7">
        <w:t>(k-1)</w:t>
      </w:r>
    </w:p>
    <w:p w:rsidRPr="002F57C7" w:rsidR="002F57C7" w:rsidP="000431E0" w:rsidRDefault="002F57C7">
      <w:pPr>
        <w:pStyle w:val="af7"/>
      </w:pPr>
      <w:r w:rsidRPr="002F57C7">
        <w:t xml:space="preserve">          and not </w:t>
      </w:r>
      <w:hyperlink w:history="1" w:anchor="NotOnRestrictiveMoralTimeArea_1">
        <w:r w:rsidR="000A117D">
          <w:rPr>
            <w:rStyle w:val="ac"/>
          </w:rPr>
          <w:t>NotOnRestrictiveMoralTimeArea_1</w:t>
        </w:r>
      </w:hyperlink>
      <w:r w:rsidRPr="002F57C7">
        <w:t>(k)):</w:t>
      </w:r>
    </w:p>
    <w:p w:rsidRPr="002F57C7" w:rsidR="002F57C7" w:rsidP="000431E0" w:rsidRDefault="002F57C7">
      <w:pPr>
        <w:pStyle w:val="af7"/>
      </w:pPr>
      <w:r w:rsidRPr="002F57C7">
        <w:t xml:space="preserve">        if (MoralTimeTimer_1(k-1) &lt; round</w:t>
      </w:r>
      <w:r w:rsidR="00354F88">
        <w:t>.</w:t>
      </w:r>
      <w:r w:rsidR="001F7321">
        <w:rPr>
          <w:rFonts w:hint="eastAsia"/>
        </w:rPr>
        <w:t>f</w:t>
      </w:r>
      <w:r w:rsidRPr="002F57C7">
        <w:t>loor(</w:t>
      </w:r>
      <w:hyperlink w:history="1" w:anchor="ATPsetting">
        <w:r w:rsidR="00786D0B">
          <w:rPr>
            <w:rStyle w:val="ac"/>
          </w:rPr>
          <w:t>ATPsetting</w:t>
        </w:r>
      </w:hyperlink>
      <w:r w:rsidRPr="002F57C7">
        <w:t>.</w:t>
      </w:r>
      <w:r w:rsidR="00760278">
        <w:t>MTtimeout</w:t>
      </w:r>
      <w:r w:rsidRPr="002F57C7">
        <w:t>)):</w:t>
      </w:r>
    </w:p>
    <w:p w:rsidRPr="002F57C7" w:rsidR="002F57C7" w:rsidP="000431E0" w:rsidRDefault="002F57C7">
      <w:pPr>
        <w:pStyle w:val="af7"/>
      </w:pPr>
      <w:r w:rsidRPr="002F57C7">
        <w:t xml:space="preserve">            MoralTimeTimer_1 = MoralTimeTimer_1(k-1) + 1</w:t>
      </w:r>
    </w:p>
    <w:p w:rsidRPr="002F57C7" w:rsidR="002F57C7" w:rsidP="000431E0" w:rsidRDefault="002F57C7">
      <w:pPr>
        <w:pStyle w:val="af7"/>
      </w:pPr>
      <w:r w:rsidRPr="002F57C7">
        <w:t xml:space="preserve">        else:</w:t>
      </w:r>
    </w:p>
    <w:p w:rsidRPr="002F57C7" w:rsidR="002F57C7" w:rsidP="000431E0" w:rsidRDefault="002F57C7">
      <w:pPr>
        <w:pStyle w:val="af7"/>
      </w:pPr>
      <w:r w:rsidRPr="002F57C7">
        <w:t xml:space="preserve">            </w:t>
      </w:r>
      <w:hyperlink w:history="1" w:anchor="RouteExclusivityGuaranted_1">
        <w:r w:rsidR="00F131C8">
          <w:rPr>
            <w:rStyle w:val="ac"/>
          </w:rPr>
          <w:t>RouteExclusivityGuaranted_1</w:t>
        </w:r>
      </w:hyperlink>
      <w:r w:rsidRPr="002F57C7">
        <w:t xml:space="preserve"> = </w:t>
      </w:r>
      <w:r w:rsidRPr="00354FC4">
        <w:rPr>
          <w:rStyle w:val="aff1"/>
        </w:rPr>
        <w:t>False</w:t>
      </w:r>
    </w:p>
    <w:p w:rsidRPr="002F57C7" w:rsidR="002F57C7" w:rsidP="000431E0" w:rsidRDefault="002F57C7">
      <w:pPr>
        <w:pStyle w:val="af7"/>
      </w:pPr>
      <w:r w:rsidRPr="002F57C7">
        <w:t xml:space="preserve">    elif (</w:t>
      </w:r>
      <w:hyperlink w:history="1" w:anchor="NotOnRestrictiveMoralTimeArea_1">
        <w:r w:rsidR="000A117D">
          <w:rPr>
            <w:rStyle w:val="ac"/>
          </w:rPr>
          <w:t>NotOnRestrictiveMoralTimeArea_1</w:t>
        </w:r>
      </w:hyperlink>
      <w:r w:rsidRPr="002F57C7">
        <w:t>(k)):</w:t>
      </w:r>
    </w:p>
    <w:p w:rsidRPr="002F57C7" w:rsidR="002F57C7" w:rsidP="000431E0" w:rsidRDefault="002F57C7">
      <w:pPr>
        <w:pStyle w:val="af7"/>
      </w:pPr>
      <w:r w:rsidRPr="002F57C7">
        <w:t xml:space="preserve">        MoralTimeTimer_1 = 1</w:t>
      </w:r>
    </w:p>
    <w:p w:rsidRPr="002F57C7" w:rsidR="002F57C7" w:rsidP="000431E0" w:rsidRDefault="002F57C7">
      <w:pPr>
        <w:pStyle w:val="af7"/>
      </w:pPr>
      <w:r w:rsidRPr="002F57C7">
        <w:t xml:space="preserve">        </w:t>
      </w:r>
      <w:hyperlink w:history="1" w:anchor="RouteExclusivityGuaranted_1">
        <w:r w:rsidR="00F131C8">
          <w:rPr>
            <w:rStyle w:val="ac"/>
          </w:rPr>
          <w:t>RouteExclusivityGuaranted_1</w:t>
        </w:r>
      </w:hyperlink>
      <w:r w:rsidRPr="002F57C7">
        <w:t xml:space="preserve"> = </w:t>
      </w:r>
      <w:r w:rsidRPr="00354FC4">
        <w:rPr>
          <w:rStyle w:val="aff1"/>
        </w:rPr>
        <w:t>True</w:t>
      </w:r>
    </w:p>
    <w:p w:rsidRPr="002F57C7" w:rsidR="002F57C7" w:rsidP="000431E0" w:rsidRDefault="002F57C7">
      <w:pPr>
        <w:pStyle w:val="af7"/>
      </w:pPr>
      <w:r w:rsidRPr="002F57C7">
        <w:t xml:space="preserve">    else:</w:t>
      </w:r>
    </w:p>
    <w:p w:rsidRPr="002F57C7" w:rsidR="002F57C7" w:rsidP="000431E0" w:rsidRDefault="002F57C7">
      <w:pPr>
        <w:pStyle w:val="af7"/>
      </w:pPr>
      <w:r w:rsidRPr="002F57C7">
        <w:t xml:space="preserve">        </w:t>
      </w:r>
      <w:hyperlink w:history="1" w:anchor="RouteExclusivityGuaranted_1">
        <w:r w:rsidR="00F131C8">
          <w:rPr>
            <w:rStyle w:val="ac"/>
          </w:rPr>
          <w:t>RouteExclusivityGuaranted_1</w:t>
        </w:r>
      </w:hyperlink>
      <w:r w:rsidRPr="002F57C7">
        <w:t xml:space="preserve"> = </w:t>
      </w:r>
      <w:hyperlink w:history="1" w:anchor="RouteExclusivityGuaranted_1">
        <w:r w:rsidR="00F131C8">
          <w:rPr>
            <w:rStyle w:val="ac"/>
          </w:rPr>
          <w:t>RouteExclusivityGuaranted_1</w:t>
        </w:r>
      </w:hyperlink>
      <w:r w:rsidRPr="002F57C7">
        <w:t>(k-1)</w:t>
      </w:r>
    </w:p>
    <w:p w:rsidR="00EE1350" w:rsidP="000431E0" w:rsidRDefault="002F57C7">
      <w:pPr>
        <w:pStyle w:val="af7"/>
      </w:pPr>
      <w:r w:rsidRPr="002F57C7">
        <w:lastRenderedPageBreak/>
        <w:t xml:space="preserve">    return </w:t>
      </w:r>
      <w:hyperlink w:history="1" w:anchor="RouteExclusivityGuaranted_1">
        <w:r w:rsidR="00F131C8">
          <w:rPr>
            <w:rStyle w:val="ac"/>
          </w:rPr>
          <w:t>RouteExclusivityGuaranted_1</w:t>
        </w:r>
      </w:hyperlink>
    </w:p>
    <w:p w:rsidRPr="008A1414" w:rsidR="00EE1350" w:rsidP="000C0D62" w:rsidRDefault="00EE1350">
      <w:pPr>
        <w:pStyle w:val="ReqtifyAltQ"/>
      </w:pPr>
      <w:r w:rsidRPr="008A1414">
        <w:t>#Category=Functional</w:t>
      </w:r>
    </w:p>
    <w:p w:rsidRPr="008A1414" w:rsidR="00EE1350" w:rsidP="000C0D62" w:rsidRDefault="00EE1350">
      <w:pPr>
        <w:pStyle w:val="ReqtifyAltQ"/>
      </w:pPr>
      <w:r w:rsidRPr="008A1414">
        <w:t>#Contribution</w:t>
      </w:r>
      <w:r>
        <w:t>=SIL4</w:t>
      </w:r>
    </w:p>
    <w:p w:rsidR="009328EA" w:rsidP="000C0D62" w:rsidRDefault="00EE1350">
      <w:pPr>
        <w:pStyle w:val="ReqtifyAltQ"/>
        <w:rPr>
          <w:ins w:author="常鸣" w:date="2014-07-03T14:27:00Z" w:id="8465"/>
        </w:rPr>
      </w:pPr>
      <w:del w:author="常鸣" w:date="2014-07-03T14:27:00Z" w:id="8466">
        <w:r w:rsidRPr="008A1414" w:rsidDel="009328EA">
          <w:delText>#S</w:delText>
        </w:r>
      </w:del>
      <w:ins w:author="常鸣" w:date="2014-07-03T14:27:00Z" w:id="8467">
        <w:r w:rsidR="009328EA">
          <w:t>#Allocation=ATP Software</w:t>
        </w:r>
      </w:ins>
      <w:ins w:author="常鸣" w:date="2014-07-03T15:00:00Z" w:id="8468">
        <w:r w:rsidR="00AA7E12">
          <w:rPr>
            <w:rFonts w:hint="eastAsia"/>
          </w:rPr>
          <w:t>, Vital Embedded Setting</w:t>
        </w:r>
      </w:ins>
    </w:p>
    <w:p w:rsidRPr="008A1414" w:rsidR="00EE1350" w:rsidP="000C0D62" w:rsidRDefault="009328EA">
      <w:pPr>
        <w:pStyle w:val="ReqtifyAltQ"/>
      </w:pPr>
      <w:ins w:author="常鸣" w:date="2014-07-03T14:27:00Z" w:id="8469">
        <w:r>
          <w:t>#S</w:t>
        </w:r>
      </w:ins>
      <w:r w:rsidRPr="008A1414" w:rsidR="00EE1350">
        <w:t>ource=</w:t>
      </w:r>
      <w:r w:rsidR="00EE1350">
        <w:rPr>
          <w:rFonts w:hint="eastAsia"/>
        </w:rPr>
        <w:t>[iTC_CC-SyAD-0321], [</w:t>
      </w:r>
      <w:r w:rsidR="00EE1350">
        <w:t>iTC_CC_ATP_SwHA</w:t>
      </w:r>
      <w:r w:rsidRPr="009B3F4C" w:rsidR="00EE1350">
        <w:t>-0118</w:t>
      </w:r>
      <w:r w:rsidR="00EE1350">
        <w:rPr>
          <w:rFonts w:hint="eastAsia"/>
        </w:rPr>
        <w:t>]</w:t>
      </w:r>
    </w:p>
    <w:p w:rsidRPr="008A1414" w:rsidR="00EE1350" w:rsidP="000C0D62" w:rsidRDefault="00EE1350">
      <w:pPr>
        <w:pStyle w:val="ReqtifyAltQ"/>
      </w:pPr>
      <w:r w:rsidRPr="008A1414">
        <w:t>[End]</w:t>
      </w:r>
    </w:p>
    <w:p w:rsidR="00EE1350" w:rsidP="00C93484" w:rsidRDefault="00EE1350">
      <w:pPr>
        <w:pStyle w:val="Reqtify"/>
      </w:pPr>
    </w:p>
    <w:p w:rsidR="00EE1350" w:rsidP="00C93484" w:rsidRDefault="00EE1350">
      <w:pPr>
        <w:pStyle w:val="Reqtify"/>
      </w:pPr>
    </w:p>
    <w:p w:rsidR="00EE1350" w:rsidP="00704491" w:rsidRDefault="00EE1350">
      <w:pPr>
        <w:pStyle w:val="ReqtifyAltR"/>
      </w:pPr>
      <w:r>
        <w:t>[iTC_CC_ATP-SwRS-0</w:t>
      </w:r>
      <w:r>
        <w:rPr>
          <w:rFonts w:hint="eastAsia"/>
        </w:rPr>
        <w:t>295</w:t>
      </w:r>
      <w:r>
        <w:t>]</w:t>
      </w:r>
    </w:p>
    <w:p w:rsidR="00EE1350" w:rsidP="00C93484" w:rsidRDefault="00F131C8">
      <w:pPr>
        <w:pStyle w:val="Reqtify"/>
      </w:pPr>
      <w:bookmarkStart w:name="RouteExclusivityGuaranted_2" w:id="8470"/>
      <w:r w:rsidRPr="00E15E6E">
        <w:rPr>
          <w:rStyle w:val="aff2"/>
          <w:bCs w:val="0"/>
          <w:iCs w:val="0"/>
        </w:rPr>
        <w:t>RouteExclusivityGuaranted_2</w:t>
      </w:r>
      <w:bookmarkEnd w:id="8470"/>
      <w:r w:rsidR="00EE1350">
        <w:rPr>
          <w:rFonts w:hint="eastAsia"/>
        </w:rPr>
        <w:t>，如果列车在车头</w:t>
      </w:r>
      <w:r w:rsidR="00EE1350">
        <w:rPr>
          <w:rFonts w:hint="eastAsia"/>
        </w:rPr>
        <w:t>2</w:t>
      </w:r>
      <w:r w:rsidR="00EE1350">
        <w:rPr>
          <w:rFonts w:hint="eastAsia"/>
        </w:rPr>
        <w:t>对应方向且限制状态的模糊时间区内超过项目设定时间，则</w:t>
      </w:r>
      <w:r w:rsidR="00EE1350">
        <w:rPr>
          <w:rFonts w:hint="eastAsia"/>
        </w:rPr>
        <w:t>ATP</w:t>
      </w:r>
      <w:r w:rsidR="00EE1350">
        <w:rPr>
          <w:rFonts w:hint="eastAsia"/>
        </w:rPr>
        <w:t>应将该值设置为限制状态，其中</w:t>
      </w:r>
      <w:r w:rsidRPr="00865D15" w:rsidR="00EE1350">
        <w:rPr>
          <w:rStyle w:val="aff2"/>
        </w:rPr>
        <w:t>MoralTimeTimer</w:t>
      </w:r>
      <w:r w:rsidRPr="00865D15" w:rsidR="00EE1350">
        <w:rPr>
          <w:rStyle w:val="aff2"/>
          <w:rFonts w:hint="eastAsia"/>
        </w:rPr>
        <w:t>_</w:t>
      </w:r>
      <w:r w:rsidR="00EE1350">
        <w:rPr>
          <w:rStyle w:val="aff2"/>
          <w:rFonts w:hint="eastAsia"/>
        </w:rPr>
        <w:t>2</w:t>
      </w:r>
      <w:r w:rsidR="00EE1350">
        <w:rPr>
          <w:rFonts w:hint="eastAsia"/>
        </w:rPr>
        <w:t>为记录列车在车头</w:t>
      </w:r>
      <w:r w:rsidR="00EE1350">
        <w:rPr>
          <w:rFonts w:hint="eastAsia"/>
        </w:rPr>
        <w:t>2</w:t>
      </w:r>
      <w:r w:rsidR="00EE1350">
        <w:rPr>
          <w:rFonts w:hint="eastAsia"/>
        </w:rPr>
        <w:t>对应方向限制状态模糊时间区内的时间。</w:t>
      </w:r>
    </w:p>
    <w:p w:rsidR="00EE1350" w:rsidP="00C93484" w:rsidRDefault="00EE1350">
      <w:pPr>
        <w:pStyle w:val="Reqtify"/>
      </w:pPr>
    </w:p>
    <w:p w:rsidR="00EE1350" w:rsidP="00C93484" w:rsidRDefault="00EE1350">
      <w:pPr>
        <w:pStyle w:val="Reqtify"/>
      </w:pPr>
      <w:r w:rsidRPr="00634120">
        <w:t xml:space="preserve">If ATP cannot determine train is </w:t>
      </w:r>
      <w:hyperlink w:history="1" w:anchor="NotOnRestrictiveMoralTimeArea_2">
        <w:r w:rsidR="00F131C8">
          <w:rPr>
            <w:rStyle w:val="ac"/>
          </w:rPr>
          <w:t>NotOnRestrictiveMoralTimeArea_2</w:t>
        </w:r>
      </w:hyperlink>
      <w:r w:rsidRPr="00634120">
        <w:t>,</w:t>
      </w:r>
      <w:r>
        <w:t xml:space="preserve"> and </w:t>
      </w:r>
      <w:r w:rsidRPr="00634120">
        <w:t xml:space="preserve">if this situation lasts more than </w:t>
      </w:r>
      <w:hyperlink w:history="1" w:anchor="ATPsetting">
        <w:r w:rsidR="00786D0B">
          <w:rPr>
            <w:rStyle w:val="ac"/>
          </w:rPr>
          <w:t>ATPsetting</w:t>
        </w:r>
      </w:hyperlink>
      <w:r w:rsidRPr="00634120">
        <w:t>.</w:t>
      </w:r>
      <w:r w:rsidR="00760278">
        <w:rPr>
          <w:rFonts w:hint="eastAsia"/>
        </w:rPr>
        <w:t>MTtimeout</w:t>
      </w:r>
      <w:r w:rsidRPr="00634120">
        <w:t xml:space="preserve"> </w:t>
      </w:r>
      <w:r>
        <w:rPr>
          <w:rFonts w:hint="eastAsia"/>
        </w:rPr>
        <w:t>cycle</w:t>
      </w:r>
      <w:r w:rsidRPr="00634120">
        <w:t xml:space="preserve">s, ATP shall consider that route exclusivity is not </w:t>
      </w:r>
      <w:r w:rsidRPr="00634120" w:rsidR="002F5731">
        <w:t>guaranteed</w:t>
      </w:r>
      <w:r>
        <w:t xml:space="preserve"> and </w:t>
      </w:r>
      <w:hyperlink w:history="1" w:anchor="RouteExclusivityGuaranted_2">
        <w:r w:rsidR="00F131C8">
          <w:rPr>
            <w:rStyle w:val="ac"/>
          </w:rPr>
          <w:t>RouteExclusivityGuaranted_2</w:t>
        </w:r>
      </w:hyperlink>
      <w:r w:rsidRPr="008C4F95">
        <w:t xml:space="preserve"> shall set to </w:t>
      </w:r>
      <w:r w:rsidRPr="00354FC4">
        <w:rPr>
          <w:rStyle w:val="aff1"/>
        </w:rPr>
        <w:t>False</w:t>
      </w:r>
      <w:r w:rsidRPr="008C4F95">
        <w:t>.</w:t>
      </w:r>
    </w:p>
    <w:p w:rsidR="00EE1350" w:rsidP="00C93484" w:rsidRDefault="00EE1350">
      <w:pPr>
        <w:pStyle w:val="Reqtify"/>
      </w:pPr>
      <w:r w:rsidRPr="00634120">
        <w:t xml:space="preserve">If ATP detects that train is </w:t>
      </w:r>
      <w:hyperlink w:history="1" w:anchor="NotOnRestrictiveMoralTimeArea_2">
        <w:r w:rsidR="00F131C8">
          <w:rPr>
            <w:rStyle w:val="ac"/>
          </w:rPr>
          <w:t>NotOnRestrictiveMoralTimeArea_2</w:t>
        </w:r>
      </w:hyperlink>
      <w:r w:rsidRPr="00634120">
        <w:t xml:space="preserve">, route exclusivity shall consider as </w:t>
      </w:r>
      <w:r w:rsidRPr="00634120" w:rsidR="002F5731">
        <w:t>guaranteed</w:t>
      </w:r>
      <w:r w:rsidRPr="00634120">
        <w:t xml:space="preserve"> for that direction of tr</w:t>
      </w:r>
      <w:r w:rsidRPr="008C4F95">
        <w:t>avel</w:t>
      </w:r>
      <w:r>
        <w:t xml:space="preserve"> and </w:t>
      </w:r>
      <w:hyperlink w:history="1" w:anchor="RouteExclusivityGuaranted_2">
        <w:r w:rsidR="00F131C8">
          <w:rPr>
            <w:rStyle w:val="ac"/>
          </w:rPr>
          <w:t>RouteExclusivityGuaranted_2</w:t>
        </w:r>
      </w:hyperlink>
      <w:r w:rsidRPr="008C4F95">
        <w:t xml:space="preserve"> shall set to </w:t>
      </w:r>
      <w:r w:rsidRPr="00354FC4">
        <w:rPr>
          <w:rStyle w:val="aff1"/>
        </w:rPr>
        <w:t>True</w:t>
      </w:r>
    </w:p>
    <w:p w:rsidR="00EE1350" w:rsidP="00C93484" w:rsidRDefault="00EE1350">
      <w:pPr>
        <w:pStyle w:val="Reqtify"/>
      </w:pPr>
    </w:p>
    <w:p w:rsidRPr="002F57C7" w:rsidR="002F57C7" w:rsidP="000431E0" w:rsidRDefault="002F57C7">
      <w:pPr>
        <w:pStyle w:val="af7"/>
      </w:pPr>
      <w:r w:rsidRPr="002F57C7">
        <w:t xml:space="preserve">def </w:t>
      </w:r>
      <w:hyperlink w:history="1" w:anchor="RouteExclusivityGuaranted_2">
        <w:r w:rsidR="00F131C8">
          <w:rPr>
            <w:rStyle w:val="ac"/>
          </w:rPr>
          <w:t>RouteExclusivityGuaranted_2</w:t>
        </w:r>
      </w:hyperlink>
      <w:r w:rsidRPr="002F57C7">
        <w:t>(k):</w:t>
      </w:r>
    </w:p>
    <w:p w:rsidRPr="002F57C7" w:rsidR="002F57C7" w:rsidP="000431E0" w:rsidRDefault="002F57C7">
      <w:pPr>
        <w:pStyle w:val="af7"/>
      </w:pPr>
      <w:r w:rsidRPr="002F57C7">
        <w:t xml:space="preserve">    if (Initialization):</w:t>
      </w:r>
    </w:p>
    <w:p w:rsidRPr="002F57C7" w:rsidR="002F57C7" w:rsidP="000431E0" w:rsidRDefault="002F57C7">
      <w:pPr>
        <w:pStyle w:val="af7"/>
      </w:pPr>
      <w:r w:rsidRPr="002F57C7">
        <w:t xml:space="preserve">        </w:t>
      </w:r>
      <w:hyperlink w:history="1" w:anchor="RouteExclusivityGuaranted_2">
        <w:r w:rsidR="00F131C8">
          <w:rPr>
            <w:rStyle w:val="ac"/>
          </w:rPr>
          <w:t>RouteExclusivityGuaranted_2</w:t>
        </w:r>
      </w:hyperlink>
      <w:r w:rsidRPr="002F57C7">
        <w:t xml:space="preserve"> = </w:t>
      </w:r>
      <w:r w:rsidRPr="00354FC4">
        <w:rPr>
          <w:rStyle w:val="aff1"/>
        </w:rPr>
        <w:t>False</w:t>
      </w:r>
    </w:p>
    <w:p w:rsidRPr="002F57C7" w:rsidR="002F57C7" w:rsidP="000431E0" w:rsidRDefault="002F57C7">
      <w:pPr>
        <w:pStyle w:val="af7"/>
      </w:pPr>
      <w:r w:rsidRPr="002F57C7">
        <w:t xml:space="preserve">    elif (RouteExclusivityGuaranted 2(k-1)</w:t>
      </w:r>
    </w:p>
    <w:p w:rsidRPr="002F57C7" w:rsidR="002F57C7" w:rsidP="000431E0" w:rsidRDefault="002F57C7">
      <w:pPr>
        <w:pStyle w:val="af7"/>
      </w:pPr>
      <w:r w:rsidRPr="002F57C7">
        <w:t xml:space="preserve">          and not </w:t>
      </w:r>
      <w:hyperlink w:history="1" w:anchor="NotOnRestrictiveMoralTimeArea_2">
        <w:r w:rsidR="00F131C8">
          <w:rPr>
            <w:rStyle w:val="ac"/>
          </w:rPr>
          <w:t>NotOnRestrictiveMoralTimeArea_2</w:t>
        </w:r>
      </w:hyperlink>
      <w:r w:rsidRPr="002F57C7">
        <w:t>(k)):</w:t>
      </w:r>
    </w:p>
    <w:p w:rsidRPr="002F57C7" w:rsidR="002F57C7" w:rsidP="000431E0" w:rsidRDefault="002F57C7">
      <w:pPr>
        <w:pStyle w:val="af7"/>
      </w:pPr>
      <w:r w:rsidRPr="002F57C7">
        <w:t xml:space="preserve">        if (MoralTimeTimer_2(k-1) &lt; round</w:t>
      </w:r>
      <w:r w:rsidR="00354F88">
        <w:t>.</w:t>
      </w:r>
      <w:r w:rsidR="001F7321">
        <w:rPr>
          <w:rFonts w:hint="eastAsia"/>
        </w:rPr>
        <w:t>f</w:t>
      </w:r>
      <w:r w:rsidRPr="002F57C7">
        <w:t>loor(</w:t>
      </w:r>
      <w:hyperlink w:history="1" w:anchor="ATPsetting">
        <w:r w:rsidR="00786D0B">
          <w:rPr>
            <w:rStyle w:val="ac"/>
          </w:rPr>
          <w:t>ATPsetting</w:t>
        </w:r>
      </w:hyperlink>
      <w:r w:rsidRPr="002F57C7">
        <w:t>.</w:t>
      </w:r>
      <w:r w:rsidR="00760278">
        <w:t>MTtimeout</w:t>
      </w:r>
      <w:r w:rsidRPr="002F57C7">
        <w:t>)):</w:t>
      </w:r>
    </w:p>
    <w:p w:rsidRPr="002F57C7" w:rsidR="002F57C7" w:rsidP="000431E0" w:rsidRDefault="002F57C7">
      <w:pPr>
        <w:pStyle w:val="af7"/>
      </w:pPr>
      <w:r w:rsidRPr="002F57C7">
        <w:t xml:space="preserve">            MoralTimeTimer_2 = MoralTimeTimer_2(k-1) + 1</w:t>
      </w:r>
    </w:p>
    <w:p w:rsidRPr="002F57C7" w:rsidR="002F57C7" w:rsidP="000431E0" w:rsidRDefault="002F57C7">
      <w:pPr>
        <w:pStyle w:val="af7"/>
      </w:pPr>
      <w:r w:rsidRPr="002F57C7">
        <w:t xml:space="preserve">        else:</w:t>
      </w:r>
    </w:p>
    <w:p w:rsidRPr="002F57C7" w:rsidR="002F57C7" w:rsidP="000431E0" w:rsidRDefault="002F57C7">
      <w:pPr>
        <w:pStyle w:val="af7"/>
      </w:pPr>
      <w:r w:rsidRPr="002F57C7">
        <w:t xml:space="preserve">            </w:t>
      </w:r>
      <w:hyperlink w:history="1" w:anchor="RouteExclusivityGuaranted_2">
        <w:r w:rsidR="00F131C8">
          <w:rPr>
            <w:rStyle w:val="ac"/>
          </w:rPr>
          <w:t>RouteExclusivityGuaranted_2</w:t>
        </w:r>
      </w:hyperlink>
      <w:r w:rsidRPr="002F57C7">
        <w:t xml:space="preserve"> = </w:t>
      </w:r>
      <w:r w:rsidRPr="00354FC4">
        <w:rPr>
          <w:rStyle w:val="aff1"/>
        </w:rPr>
        <w:t>False</w:t>
      </w:r>
    </w:p>
    <w:p w:rsidRPr="002F57C7" w:rsidR="002F57C7" w:rsidP="000431E0" w:rsidRDefault="002F57C7">
      <w:pPr>
        <w:pStyle w:val="af7"/>
      </w:pPr>
      <w:r w:rsidRPr="002F57C7">
        <w:t xml:space="preserve">    elif (</w:t>
      </w:r>
      <w:hyperlink w:history="1" w:anchor="NotOnRestrictiveMoralTimeArea_2">
        <w:r w:rsidR="00F131C8">
          <w:rPr>
            <w:rStyle w:val="ac"/>
          </w:rPr>
          <w:t>NotOnRestrictiveMoralTimeArea_2</w:t>
        </w:r>
      </w:hyperlink>
      <w:r w:rsidRPr="002F57C7">
        <w:t>(k)):</w:t>
      </w:r>
    </w:p>
    <w:p w:rsidRPr="002F57C7" w:rsidR="002F57C7" w:rsidP="000431E0" w:rsidRDefault="002F57C7">
      <w:pPr>
        <w:pStyle w:val="af7"/>
      </w:pPr>
      <w:r w:rsidRPr="002F57C7">
        <w:t xml:space="preserve">        MoralTimeTimer_2 = 1</w:t>
      </w:r>
    </w:p>
    <w:p w:rsidRPr="002F57C7" w:rsidR="002F57C7" w:rsidP="000431E0" w:rsidRDefault="002F57C7">
      <w:pPr>
        <w:pStyle w:val="af7"/>
      </w:pPr>
      <w:r w:rsidRPr="002F57C7">
        <w:t xml:space="preserve">        </w:t>
      </w:r>
      <w:hyperlink w:history="1" w:anchor="RouteExclusivityGuaranted_2">
        <w:r w:rsidR="00F131C8">
          <w:rPr>
            <w:rStyle w:val="ac"/>
          </w:rPr>
          <w:t>RouteExclusivityGuaranted_2</w:t>
        </w:r>
      </w:hyperlink>
      <w:r w:rsidRPr="002F57C7">
        <w:t xml:space="preserve"> = </w:t>
      </w:r>
      <w:r w:rsidRPr="00354FC4">
        <w:rPr>
          <w:rStyle w:val="aff1"/>
        </w:rPr>
        <w:t>True</w:t>
      </w:r>
    </w:p>
    <w:p w:rsidRPr="002F57C7" w:rsidR="002F57C7" w:rsidP="000431E0" w:rsidRDefault="002F57C7">
      <w:pPr>
        <w:pStyle w:val="af7"/>
      </w:pPr>
      <w:r w:rsidRPr="002F57C7">
        <w:t xml:space="preserve">    else:</w:t>
      </w:r>
    </w:p>
    <w:p w:rsidRPr="002F57C7" w:rsidR="002F57C7" w:rsidP="000431E0" w:rsidRDefault="002F57C7">
      <w:pPr>
        <w:pStyle w:val="af7"/>
      </w:pPr>
      <w:r w:rsidRPr="002F57C7">
        <w:t xml:space="preserve">        </w:t>
      </w:r>
      <w:hyperlink w:history="1" w:anchor="RouteExclusivityGuaranted_2">
        <w:r w:rsidR="00F131C8">
          <w:rPr>
            <w:rStyle w:val="ac"/>
          </w:rPr>
          <w:t>RouteExclusivityGuaranted_2</w:t>
        </w:r>
      </w:hyperlink>
      <w:r w:rsidRPr="002F57C7">
        <w:t xml:space="preserve"> = </w:t>
      </w:r>
      <w:hyperlink w:history="1" w:anchor="RouteExclusivityGuaranted_2">
        <w:r w:rsidR="00F131C8">
          <w:rPr>
            <w:rStyle w:val="ac"/>
          </w:rPr>
          <w:t>RouteExclusivityGuaranted_2</w:t>
        </w:r>
      </w:hyperlink>
      <w:r w:rsidRPr="002F57C7">
        <w:t>(k-1)</w:t>
      </w:r>
    </w:p>
    <w:p w:rsidR="00EE1350" w:rsidP="000431E0" w:rsidRDefault="002F57C7">
      <w:pPr>
        <w:pStyle w:val="af7"/>
      </w:pPr>
      <w:r w:rsidRPr="002F57C7">
        <w:t xml:space="preserve">    return </w:t>
      </w:r>
      <w:hyperlink w:history="1" w:anchor="RouteExclusivityGuaranted_2">
        <w:r w:rsidR="00F131C8">
          <w:rPr>
            <w:rStyle w:val="ac"/>
          </w:rPr>
          <w:t>RouteExclusivityGuaranted_2</w:t>
        </w:r>
      </w:hyperlink>
    </w:p>
    <w:p w:rsidRPr="008A1414" w:rsidR="00EE1350" w:rsidP="000C0D62" w:rsidRDefault="00EE1350">
      <w:pPr>
        <w:pStyle w:val="ReqtifyAltQ"/>
      </w:pPr>
      <w:r w:rsidRPr="008A1414">
        <w:t>#Category=Functional</w:t>
      </w:r>
    </w:p>
    <w:p w:rsidRPr="008A1414" w:rsidR="00EE1350" w:rsidP="000C0D62" w:rsidRDefault="00EE1350">
      <w:pPr>
        <w:pStyle w:val="ReqtifyAltQ"/>
      </w:pPr>
      <w:r w:rsidRPr="008A1414">
        <w:t>#Contribution</w:t>
      </w:r>
      <w:r>
        <w:t>=SIL4</w:t>
      </w:r>
    </w:p>
    <w:p w:rsidR="009328EA" w:rsidP="000C0D62" w:rsidRDefault="00EE1350">
      <w:pPr>
        <w:pStyle w:val="ReqtifyAltQ"/>
        <w:rPr>
          <w:ins w:author="常鸣" w:date="2014-07-03T14:27:00Z" w:id="8471"/>
        </w:rPr>
      </w:pPr>
      <w:del w:author="常鸣" w:date="2014-07-03T14:27:00Z" w:id="8472">
        <w:r w:rsidRPr="008A1414" w:rsidDel="009328EA">
          <w:delText>#S</w:delText>
        </w:r>
      </w:del>
      <w:ins w:author="常鸣" w:date="2014-07-03T14:27:00Z" w:id="8473">
        <w:r w:rsidR="009328EA">
          <w:t>#Allocation=ATP Software</w:t>
        </w:r>
      </w:ins>
      <w:ins w:author="常鸣" w:date="2014-07-03T15:00:00Z" w:id="8474">
        <w:r w:rsidR="00AA7E12">
          <w:rPr>
            <w:rFonts w:hint="eastAsia"/>
          </w:rPr>
          <w:t>, Vital Embedded Setting</w:t>
        </w:r>
      </w:ins>
    </w:p>
    <w:p w:rsidRPr="008A1414" w:rsidR="00EE1350" w:rsidP="000C0D62" w:rsidRDefault="009328EA">
      <w:pPr>
        <w:pStyle w:val="ReqtifyAltQ"/>
      </w:pPr>
      <w:ins w:author="常鸣" w:date="2014-07-03T14:27:00Z" w:id="8475">
        <w:r>
          <w:t>#S</w:t>
        </w:r>
      </w:ins>
      <w:r w:rsidRPr="008A1414" w:rsidR="00EE1350">
        <w:t>ource=</w:t>
      </w:r>
      <w:r w:rsidR="00EE1350">
        <w:rPr>
          <w:rFonts w:hint="eastAsia"/>
        </w:rPr>
        <w:t>[iTC_CC-SyAD-0321], [</w:t>
      </w:r>
      <w:r w:rsidR="00EE1350">
        <w:t>iTC_CC_ATP_SwHA</w:t>
      </w:r>
      <w:r w:rsidRPr="009B3F4C" w:rsidR="00EE1350">
        <w:t>-0118</w:t>
      </w:r>
      <w:r w:rsidR="00EE1350">
        <w:rPr>
          <w:rFonts w:hint="eastAsia"/>
        </w:rPr>
        <w:t>]</w:t>
      </w:r>
    </w:p>
    <w:p w:rsidRPr="008A1414" w:rsidR="00EE1350" w:rsidP="000C0D62" w:rsidRDefault="00EE1350">
      <w:pPr>
        <w:pStyle w:val="ReqtifyAltQ"/>
      </w:pPr>
      <w:r w:rsidRPr="008A1414">
        <w:t>[End]</w:t>
      </w:r>
    </w:p>
    <w:p w:rsidR="00EE1350" w:rsidP="00C93484" w:rsidRDefault="00EE1350">
      <w:pPr>
        <w:pStyle w:val="Reqtify"/>
      </w:pPr>
    </w:p>
    <w:p w:rsidR="00EE1350" w:rsidP="00C93484" w:rsidRDefault="00EE1350">
      <w:pPr>
        <w:pStyle w:val="Reqtify"/>
      </w:pPr>
    </w:p>
    <w:p w:rsidR="00EE1350" w:rsidP="00704491" w:rsidRDefault="00EE1350">
      <w:pPr>
        <w:pStyle w:val="ReqtifyAltR"/>
      </w:pPr>
      <w:r>
        <w:t>[iTC_CC_ATP-SwRS-0</w:t>
      </w:r>
      <w:r>
        <w:rPr>
          <w:rFonts w:hint="eastAsia"/>
        </w:rPr>
        <w:t>296</w:t>
      </w:r>
      <w:r>
        <w:t>]</w:t>
      </w:r>
    </w:p>
    <w:p w:rsidR="00EE1350" w:rsidP="00C93484" w:rsidRDefault="00497151">
      <w:pPr>
        <w:pStyle w:val="Reqtify"/>
      </w:pPr>
      <w:bookmarkStart w:name="HazardousMotionOnNonExclusiveRoute" w:id="8476"/>
      <w:r w:rsidRPr="00E15E6E">
        <w:rPr>
          <w:rStyle w:val="aff2"/>
          <w:bCs w:val="0"/>
          <w:iCs w:val="0"/>
        </w:rPr>
        <w:t>HazardousMotionOnNonExclusiveRoute</w:t>
      </w:r>
      <w:bookmarkEnd w:id="8476"/>
      <w:r w:rsidRPr="00C715DF" w:rsidR="00EE1350">
        <w:rPr>
          <w:rFonts w:hint="eastAsia"/>
        </w:rPr>
        <w:t>，</w:t>
      </w:r>
      <w:r w:rsidRPr="00655E9F" w:rsidR="00EE1350">
        <w:rPr>
          <w:rFonts w:hint="eastAsia"/>
        </w:rPr>
        <w:t>非</w:t>
      </w:r>
      <w:r w:rsidRPr="00C715DF" w:rsidR="00EE1350">
        <w:rPr>
          <w:rFonts w:hint="eastAsia"/>
        </w:rPr>
        <w:t>RM</w:t>
      </w:r>
      <w:r w:rsidR="00C628FC">
        <w:rPr>
          <w:rFonts w:hint="eastAsia"/>
        </w:rPr>
        <w:t>的</w:t>
      </w:r>
      <w:r w:rsidRPr="00C715DF" w:rsidR="00EE1350">
        <w:rPr>
          <w:rFonts w:hint="eastAsia"/>
        </w:rPr>
        <w:t>BM</w:t>
      </w:r>
      <w:r w:rsidRPr="00655E9F" w:rsidR="00EE1350">
        <w:rPr>
          <w:rFonts w:hint="eastAsia"/>
        </w:rPr>
        <w:t>模式</w:t>
      </w:r>
      <w:r w:rsidR="00EE1350">
        <w:rPr>
          <w:rFonts w:hint="eastAsia"/>
        </w:rPr>
        <w:t>下</w:t>
      </w:r>
      <w:r w:rsidRPr="00C715DF" w:rsidR="00EE1350">
        <w:rPr>
          <w:rFonts w:hint="eastAsia"/>
        </w:rPr>
        <w:t>，</w:t>
      </w:r>
      <w:r w:rsidR="00EE1350">
        <w:rPr>
          <w:rFonts w:hint="eastAsia"/>
        </w:rPr>
        <w:t>如果列车在激活端车头方向的限制状态的</w:t>
      </w:r>
      <w:r w:rsidRPr="00C715DF" w:rsidR="00EE1350">
        <w:rPr>
          <w:rFonts w:hint="eastAsia"/>
        </w:rPr>
        <w:t>Moral Time</w:t>
      </w:r>
      <w:r w:rsidR="00EE1350">
        <w:rPr>
          <w:rFonts w:hint="eastAsia"/>
        </w:rPr>
        <w:t>区停止</w:t>
      </w:r>
      <w:r w:rsidRPr="00655E9F" w:rsidR="00EE1350">
        <w:rPr>
          <w:rFonts w:hint="eastAsia"/>
        </w:rPr>
        <w:t>超时</w:t>
      </w:r>
      <w:r w:rsidR="00EE1350">
        <w:rPr>
          <w:rFonts w:hint="eastAsia"/>
        </w:rPr>
        <w:t>预设时间，则</w:t>
      </w:r>
      <w:r w:rsidR="00EE1350">
        <w:rPr>
          <w:rFonts w:hint="eastAsia"/>
        </w:rPr>
        <w:t>ATP</w:t>
      </w:r>
      <w:r w:rsidR="00EE1350">
        <w:rPr>
          <w:rFonts w:hint="eastAsia"/>
        </w:rPr>
        <w:t>认为当前处于“非独占进路”的风险之中。</w:t>
      </w:r>
    </w:p>
    <w:p w:rsidR="00EE1350" w:rsidP="00C93484" w:rsidRDefault="00EE1350">
      <w:pPr>
        <w:pStyle w:val="Reqtify"/>
      </w:pPr>
    </w:p>
    <w:p w:rsidRPr="00FD1A79" w:rsidR="00EE1350" w:rsidP="00C93484" w:rsidRDefault="00EE1350">
      <w:pPr>
        <w:pStyle w:val="Reqtify"/>
      </w:pPr>
      <w:r w:rsidRPr="00FD1A79">
        <w:t xml:space="preserve">If </w:t>
      </w:r>
      <w:hyperlink w:history="1" w:anchor="RouteExclusivityGuaranted_1">
        <w:r w:rsidR="00F131C8">
          <w:rPr>
            <w:rStyle w:val="ac"/>
          </w:rPr>
          <w:t>RouteExclusivityGuaranted_1</w:t>
        </w:r>
      </w:hyperlink>
      <w:r w:rsidRPr="00FD1A79">
        <w:t xml:space="preserve"> is </w:t>
      </w:r>
      <w:r w:rsidRPr="00354FC4">
        <w:rPr>
          <w:rStyle w:val="aff1"/>
        </w:rPr>
        <w:t>False</w:t>
      </w:r>
      <w:r w:rsidRPr="00FD1A79">
        <w:t>, ATP shall request emergency braking if</w:t>
      </w:r>
      <w:r>
        <w:t xml:space="preserve"> and </w:t>
      </w:r>
      <w:r w:rsidRPr="00FD1A79">
        <w:t>only if:</w:t>
      </w:r>
    </w:p>
    <w:p w:rsidR="00EE1350" w:rsidP="00FA0FBB" w:rsidRDefault="00532AED">
      <w:pPr>
        <w:pStyle w:val="AltX"/>
      </w:pPr>
      <w:hyperlink w:history="1" w:anchor="TrainFrontEnd">
        <w:r w:rsidR="00813AB3">
          <w:rPr>
            <w:rStyle w:val="ac"/>
          </w:rPr>
          <w:t>TrainFrontEnd</w:t>
        </w:r>
      </w:hyperlink>
      <w:r w:rsidRPr="00CC53B8" w:rsidR="00EE1350">
        <w:t xml:space="preserve"> is not </w:t>
      </w:r>
      <w:r w:rsidRPr="00451353" w:rsidR="00EE1350">
        <w:rPr>
          <w:rStyle w:val="aff1"/>
        </w:rPr>
        <w:t>END_2</w:t>
      </w:r>
      <w:r w:rsidRPr="00CC53B8" w:rsidR="00EE1350">
        <w:t>,</w:t>
      </w:r>
    </w:p>
    <w:p w:rsidR="00EE1350" w:rsidP="00FA0FBB" w:rsidRDefault="00EE1350">
      <w:pPr>
        <w:pStyle w:val="AltX"/>
      </w:pPr>
      <w:r w:rsidRPr="00CC53B8">
        <w:t>RM forward nor RM reverse are not selected,</w:t>
      </w:r>
    </w:p>
    <w:p w:rsidR="00EE1350" w:rsidP="00FA0FBB" w:rsidRDefault="00EE1350">
      <w:pPr>
        <w:pStyle w:val="AltX"/>
      </w:pPr>
      <w:r w:rsidRPr="00CC53B8">
        <w:t>and block mode is not selected.</w:t>
      </w:r>
    </w:p>
    <w:p w:rsidR="00EE1350" w:rsidP="00C93484" w:rsidRDefault="00EE1350">
      <w:pPr>
        <w:pStyle w:val="Reqtify"/>
      </w:pPr>
      <w:r w:rsidRPr="00634120">
        <w:t xml:space="preserve">If </w:t>
      </w:r>
      <w:hyperlink w:history="1" w:anchor="RouteExclusivityGuaranted_2">
        <w:r w:rsidR="00F131C8">
          <w:rPr>
            <w:rStyle w:val="ac"/>
          </w:rPr>
          <w:t>RouteExclusivityGuaranted_2</w:t>
        </w:r>
      </w:hyperlink>
      <w:r w:rsidRPr="00634120">
        <w:t xml:space="preserve"> is </w:t>
      </w:r>
      <w:r w:rsidRPr="00354FC4">
        <w:rPr>
          <w:rStyle w:val="aff1"/>
        </w:rPr>
        <w:t>False</w:t>
      </w:r>
      <w:r w:rsidRPr="00634120">
        <w:t xml:space="preserve">, </w:t>
      </w:r>
      <w:r>
        <w:t>ATP</w:t>
      </w:r>
      <w:r w:rsidRPr="00634120">
        <w:t xml:space="preserve"> shall request emergency braking if</w:t>
      </w:r>
      <w:r>
        <w:t xml:space="preserve"> and </w:t>
      </w:r>
      <w:r w:rsidRPr="00634120">
        <w:t>only if:</w:t>
      </w:r>
    </w:p>
    <w:p w:rsidR="00EE1350" w:rsidP="00FA0FBB" w:rsidRDefault="00532AED">
      <w:pPr>
        <w:pStyle w:val="AltX"/>
      </w:pPr>
      <w:hyperlink w:history="1" w:anchor="TrainFrontEnd">
        <w:r w:rsidR="00813AB3">
          <w:rPr>
            <w:rStyle w:val="ac"/>
          </w:rPr>
          <w:t>TrainFrontEnd</w:t>
        </w:r>
      </w:hyperlink>
      <w:r w:rsidRPr="00CC53B8" w:rsidR="00EE1350">
        <w:t xml:space="preserve"> is not </w:t>
      </w:r>
      <w:r w:rsidRPr="00451353" w:rsidR="00EE1350">
        <w:rPr>
          <w:rStyle w:val="aff1"/>
        </w:rPr>
        <w:t>END_1</w:t>
      </w:r>
      <w:r w:rsidRPr="00CC53B8" w:rsidR="00EE1350">
        <w:t>,</w:t>
      </w:r>
    </w:p>
    <w:p w:rsidR="00EE1350" w:rsidP="00FA0FBB" w:rsidRDefault="00EE1350">
      <w:pPr>
        <w:pStyle w:val="AltX"/>
      </w:pPr>
      <w:r w:rsidRPr="00CC53B8">
        <w:t>RM forward nor RM reverse driving mode are not selected,</w:t>
      </w:r>
    </w:p>
    <w:p w:rsidR="00EE1350" w:rsidP="00FA0FBB" w:rsidRDefault="00EE1350">
      <w:pPr>
        <w:pStyle w:val="AltX"/>
      </w:pPr>
      <w:r w:rsidRPr="00CC53B8">
        <w:t>and block mode is not selected.</w:t>
      </w:r>
    </w:p>
    <w:p w:rsidR="00EE1350" w:rsidP="00C93484" w:rsidRDefault="00EE1350">
      <w:pPr>
        <w:pStyle w:val="Reqtify"/>
      </w:pPr>
    </w:p>
    <w:p w:rsidRPr="008E7F23" w:rsidR="008E7F23" w:rsidP="000431E0" w:rsidRDefault="008E7F23">
      <w:pPr>
        <w:pStyle w:val="af7"/>
      </w:pPr>
      <w:r w:rsidRPr="008E7F23">
        <w:t xml:space="preserve">def </w:t>
      </w:r>
      <w:hyperlink w:history="1" w:anchor="HazardousMotionOnNonExclusiveRoute">
        <w:r w:rsidR="00497151">
          <w:rPr>
            <w:rStyle w:val="ac"/>
          </w:rPr>
          <w:t>HazardousMotionOnNonExclusiveRoute</w:t>
        </w:r>
      </w:hyperlink>
      <w:r w:rsidRPr="008E7F23">
        <w:t>(k):</w:t>
      </w:r>
    </w:p>
    <w:p w:rsidRPr="008E7F23" w:rsidR="008E7F23" w:rsidP="000431E0" w:rsidRDefault="008E7F23">
      <w:pPr>
        <w:pStyle w:val="af7"/>
      </w:pPr>
      <w:r w:rsidRPr="008E7F23">
        <w:t xml:space="preserve">    return (((not </w:t>
      </w:r>
      <w:hyperlink w:history="1" w:anchor="RouteExclusivityGuaranted_1">
        <w:r w:rsidR="00F131C8">
          <w:rPr>
            <w:rStyle w:val="ac"/>
          </w:rPr>
          <w:t>RouteExclusivityGuaranted_1</w:t>
        </w:r>
      </w:hyperlink>
      <w:r w:rsidRPr="008E7F23">
        <w:t>(k) and (</w:t>
      </w:r>
      <w:hyperlink w:history="1" w:anchor="TrainFrontEnd">
        <w:r w:rsidR="00813AB3">
          <w:rPr>
            <w:rStyle w:val="ac"/>
          </w:rPr>
          <w:t>TrainFrontEnd</w:t>
        </w:r>
      </w:hyperlink>
      <w:r w:rsidRPr="008E7F23">
        <w:t xml:space="preserve">(k)!= </w:t>
      </w:r>
      <w:r w:rsidRPr="00451353">
        <w:rPr>
          <w:rStyle w:val="aff1"/>
        </w:rPr>
        <w:t>END_2</w:t>
      </w:r>
      <w:r w:rsidRPr="008E7F23">
        <w:t>))</w:t>
      </w:r>
    </w:p>
    <w:p w:rsidRPr="008E7F23" w:rsidR="008E7F23" w:rsidP="000431E0" w:rsidRDefault="008E7F23">
      <w:pPr>
        <w:pStyle w:val="af7"/>
      </w:pPr>
      <w:r w:rsidRPr="008E7F23">
        <w:t xml:space="preserve">             or (not </w:t>
      </w:r>
      <w:hyperlink w:history="1" w:anchor="RouteExclusivityGuaranted_2">
        <w:r w:rsidR="00F131C8">
          <w:rPr>
            <w:rStyle w:val="ac"/>
          </w:rPr>
          <w:t>RouteExclusivityGuaranted_2</w:t>
        </w:r>
      </w:hyperlink>
      <w:r w:rsidRPr="008E7F23">
        <w:t>(k) and (</w:t>
      </w:r>
      <w:hyperlink w:history="1" w:anchor="TrainFrontEnd">
        <w:r w:rsidR="00813AB3">
          <w:rPr>
            <w:rStyle w:val="ac"/>
          </w:rPr>
          <w:t>TrainFrontEnd</w:t>
        </w:r>
      </w:hyperlink>
      <w:r w:rsidRPr="008E7F23">
        <w:t xml:space="preserve">(k)!= </w:t>
      </w:r>
      <w:r w:rsidRPr="00451353">
        <w:rPr>
          <w:rStyle w:val="aff1"/>
        </w:rPr>
        <w:t>END_1</w:t>
      </w:r>
      <w:r w:rsidRPr="008E7F23">
        <w:t>)))</w:t>
      </w:r>
    </w:p>
    <w:p w:rsidRPr="008E7F23" w:rsidR="008E7F23" w:rsidP="000431E0" w:rsidRDefault="008E7F23">
      <w:pPr>
        <w:pStyle w:val="af7"/>
      </w:pPr>
      <w:r w:rsidRPr="008E7F23">
        <w:t xml:space="preserve">            and not </w:t>
      </w:r>
      <w:hyperlink w:history="1" w:anchor="MotionProtectionInhibition">
        <w:r w:rsidR="008B283E">
          <w:rPr>
            <w:rStyle w:val="ac"/>
          </w:rPr>
          <w:t>MotionProtectionInhibition</w:t>
        </w:r>
      </w:hyperlink>
      <w:r w:rsidRPr="008E7F23">
        <w:t>(k)</w:t>
      </w:r>
    </w:p>
    <w:p w:rsidR="00EE1350" w:rsidP="000431E0" w:rsidRDefault="008E7F23">
      <w:pPr>
        <w:pStyle w:val="af7"/>
      </w:pPr>
      <w:r w:rsidRPr="008E7F23">
        <w:t xml:space="preserve">            and </w:t>
      </w:r>
      <w:hyperlink w:history="1" w:anchor="BlockModeUsed">
        <w:r w:rsidR="0095165D">
          <w:rPr>
            <w:rStyle w:val="ac"/>
          </w:rPr>
          <w:t>BlockModeUsed</w:t>
        </w:r>
      </w:hyperlink>
      <w:r w:rsidRPr="008E7F23">
        <w:t>(k))</w:t>
      </w:r>
      <w:r w:rsidRPr="008E7F23" w:rsidDel="008E7F23">
        <w:t xml:space="preserve"> </w:t>
      </w:r>
    </w:p>
    <w:p w:rsidRPr="008A1414" w:rsidR="00EE1350" w:rsidP="000C0D62" w:rsidRDefault="00EE1350">
      <w:pPr>
        <w:pStyle w:val="ReqtifyAltQ"/>
      </w:pPr>
      <w:r w:rsidRPr="008A1414">
        <w:t>#Category=Functional</w:t>
      </w:r>
    </w:p>
    <w:p w:rsidRPr="008A1414" w:rsidR="00EE1350" w:rsidP="000C0D62" w:rsidRDefault="00EE1350">
      <w:pPr>
        <w:pStyle w:val="ReqtifyAltQ"/>
      </w:pPr>
      <w:r w:rsidRPr="008A1414">
        <w:t>#Contribution</w:t>
      </w:r>
      <w:r>
        <w:t>=SIL4</w:t>
      </w:r>
    </w:p>
    <w:p w:rsidR="009328EA" w:rsidP="000C0D62" w:rsidRDefault="00EE1350">
      <w:pPr>
        <w:pStyle w:val="ReqtifyAltQ"/>
        <w:rPr>
          <w:ins w:author="常鸣" w:date="2014-07-03T14:27:00Z" w:id="8477"/>
        </w:rPr>
      </w:pPr>
      <w:del w:author="常鸣" w:date="2014-07-03T14:27:00Z" w:id="8478">
        <w:r w:rsidRPr="008A1414" w:rsidDel="009328EA">
          <w:delText>#S</w:delText>
        </w:r>
      </w:del>
      <w:ins w:author="常鸣" w:date="2014-07-03T14:27:00Z" w:id="8479">
        <w:r w:rsidR="009328EA">
          <w:t>#Allocation=ATP Software</w:t>
        </w:r>
      </w:ins>
    </w:p>
    <w:p w:rsidRPr="008A1414" w:rsidR="00EE1350" w:rsidP="000C0D62" w:rsidRDefault="009328EA">
      <w:pPr>
        <w:pStyle w:val="ReqtifyAltQ"/>
      </w:pPr>
      <w:ins w:author="常鸣" w:date="2014-07-03T14:27:00Z" w:id="8480">
        <w:r>
          <w:t>#S</w:t>
        </w:r>
      </w:ins>
      <w:r w:rsidRPr="008A1414" w:rsidR="00EE1350">
        <w:t>ource=</w:t>
      </w:r>
      <w:r w:rsidR="00EE1350">
        <w:rPr>
          <w:rFonts w:hint="eastAsia"/>
        </w:rPr>
        <w:t>[iTC_CC-SyAD-0323],</w:t>
      </w:r>
      <w:r w:rsidRPr="00705A91" w:rsidR="00EE1350">
        <w:rPr>
          <w:rFonts w:hint="eastAsia"/>
        </w:rPr>
        <w:t xml:space="preserve"> </w:t>
      </w:r>
      <w:r w:rsidR="00EE1350">
        <w:rPr>
          <w:rFonts w:hint="eastAsia"/>
        </w:rPr>
        <w:t>[iTC_CC-SyAD-0324]</w:t>
      </w:r>
    </w:p>
    <w:p w:rsidRPr="008A1414" w:rsidR="00EE1350" w:rsidP="000C0D62" w:rsidRDefault="00EE1350">
      <w:pPr>
        <w:pStyle w:val="ReqtifyAltQ"/>
      </w:pPr>
      <w:r w:rsidRPr="008A1414">
        <w:t>[End]</w:t>
      </w:r>
    </w:p>
    <w:p w:rsidR="00EE1350" w:rsidP="00C93484" w:rsidRDefault="00EE1350">
      <w:pPr>
        <w:pStyle w:val="Reqtify"/>
      </w:pPr>
    </w:p>
    <w:p w:rsidR="00EE1350" w:rsidP="00C93484" w:rsidRDefault="00EE1350">
      <w:pPr>
        <w:pStyle w:val="Reqtify"/>
      </w:pPr>
    </w:p>
    <w:p w:rsidR="00EE1350" w:rsidP="00704491" w:rsidRDefault="00EE1350">
      <w:pPr>
        <w:pStyle w:val="ReqtifyAltR"/>
      </w:pPr>
      <w:r>
        <w:t>[iTC_CC_ATP-SwRS-0</w:t>
      </w:r>
      <w:r>
        <w:rPr>
          <w:rFonts w:hint="eastAsia"/>
        </w:rPr>
        <w:t>297</w:t>
      </w:r>
      <w:r>
        <w:t>]</w:t>
      </w:r>
    </w:p>
    <w:p w:rsidRPr="00655E9F" w:rsidR="00EE1350" w:rsidP="00C93484" w:rsidRDefault="00F131C8">
      <w:pPr>
        <w:pStyle w:val="Reqtify"/>
        <w:rPr>
          <w:rStyle w:val="aff2"/>
        </w:rPr>
      </w:pPr>
      <w:bookmarkStart w:name="PBonNonExclusiveRoute" w:id="8481"/>
      <w:r w:rsidRPr="00E15E6E">
        <w:rPr>
          <w:rStyle w:val="aff2"/>
          <w:bCs w:val="0"/>
          <w:iCs w:val="0"/>
        </w:rPr>
        <w:t>PBonNonExclusiveRoute</w:t>
      </w:r>
      <w:bookmarkEnd w:id="8481"/>
      <w:r w:rsidR="00EE1350">
        <w:rPr>
          <w:rFonts w:hint="eastAsia"/>
        </w:rPr>
        <w:t>，当由于</w:t>
      </w:r>
      <w:r w:rsidR="00EE1350">
        <w:rPr>
          <w:rFonts w:hint="eastAsia"/>
        </w:rPr>
        <w:t>MoralTime</w:t>
      </w:r>
      <w:r w:rsidR="00EE1350">
        <w:rPr>
          <w:rFonts w:hint="eastAsia"/>
        </w:rPr>
        <w:t>监控导致的停车后，是否保持输出停车制动的取决于项目配置。</w:t>
      </w:r>
    </w:p>
    <w:p w:rsidR="00EE1350" w:rsidP="00C93484" w:rsidRDefault="00EE1350">
      <w:pPr>
        <w:pStyle w:val="Reqtify"/>
      </w:pPr>
    </w:p>
    <w:p w:rsidR="00EE1350" w:rsidP="00C93484" w:rsidRDefault="00EE1350">
      <w:pPr>
        <w:pStyle w:val="Reqtify"/>
      </w:pPr>
      <w:r>
        <w:t>ATP</w:t>
      </w:r>
      <w:r w:rsidRPr="00634120">
        <w:t xml:space="preserve"> shall request parking braking if train considered too near from a non-exclusive route</w:t>
      </w:r>
      <w:r>
        <w:t xml:space="preserve"> and </w:t>
      </w:r>
      <w:r w:rsidRPr="00634120">
        <w:t xml:space="preserve">if following conditions are </w:t>
      </w:r>
      <w:r w:rsidRPr="00634120" w:rsidR="002F5731">
        <w:t>fulfilled</w:t>
      </w:r>
      <w:r w:rsidRPr="00634120">
        <w:t>:</w:t>
      </w:r>
    </w:p>
    <w:p w:rsidR="00EE1350" w:rsidP="00FA0FBB" w:rsidRDefault="00EE1350">
      <w:pPr>
        <w:pStyle w:val="AltX"/>
      </w:pPr>
      <w:r w:rsidRPr="00CC53B8">
        <w:t>the train is detected at filtered stop,</w:t>
      </w:r>
    </w:p>
    <w:p w:rsidR="00EE1350" w:rsidP="00FA0FBB" w:rsidRDefault="00EE1350">
      <w:pPr>
        <w:pStyle w:val="AltX"/>
      </w:pPr>
      <w:r w:rsidRPr="00CC53B8">
        <w:t>safe immobilization customization setting for this control indicates to use parking brake.</w:t>
      </w:r>
    </w:p>
    <w:p w:rsidR="00EE1350" w:rsidP="00C93484" w:rsidRDefault="00EE1350">
      <w:pPr>
        <w:pStyle w:val="Reqtify"/>
      </w:pPr>
    </w:p>
    <w:p w:rsidR="00EE1350" w:rsidP="000431E0" w:rsidRDefault="00532AED">
      <w:pPr>
        <w:pStyle w:val="af7"/>
      </w:pPr>
      <w:hyperlink w:history="1" w:anchor="PBonNonExclusiveRoute">
        <w:r w:rsidR="00F131C8">
          <w:rPr>
            <w:rStyle w:val="ac"/>
          </w:rPr>
          <w:t>PBonNonExclusiveRoute</w:t>
        </w:r>
      </w:hyperlink>
      <w:r w:rsidRPr="00634120" w:rsidR="00EE1350">
        <w:t>(k)</w:t>
      </w:r>
    </w:p>
    <w:p w:rsidRPr="00655E9F" w:rsidR="00EE1350" w:rsidP="000431E0" w:rsidRDefault="00EE1350">
      <w:pPr>
        <w:pStyle w:val="af7"/>
      </w:pPr>
      <w:r w:rsidRPr="00655E9F">
        <w:t xml:space="preserve">= </w:t>
      </w:r>
      <w:hyperlink w:history="1" w:anchor="HazardousMotionOnNonExclusiveRoute">
        <w:r w:rsidR="00497151">
          <w:rPr>
            <w:rStyle w:val="ac"/>
          </w:rPr>
          <w:t>HazardousMotionOnNonExclusiveRoute</w:t>
        </w:r>
      </w:hyperlink>
      <w:r>
        <w:rPr>
          <w:rFonts w:hint="eastAsia"/>
        </w:rPr>
        <w:t>(k)</w:t>
      </w:r>
    </w:p>
    <w:p w:rsidR="00EE1350" w:rsidP="000431E0" w:rsidRDefault="00EE1350">
      <w:pPr>
        <w:pStyle w:val="af7"/>
      </w:pPr>
      <w:r>
        <w:rPr>
          <w:rFonts w:hint="eastAsia"/>
        </w:rPr>
        <w:t xml:space="preserve"> and </w:t>
      </w:r>
      <w:hyperlink w:history="1" w:anchor="TrainFilteredStopped">
        <w:r w:rsidR="008B283E">
          <w:rPr>
            <w:rStyle w:val="ac"/>
          </w:rPr>
          <w:t>TrainFilteredStopped</w:t>
        </w:r>
      </w:hyperlink>
      <w:r>
        <w:t>(k</w:t>
      </w:r>
      <w:r w:rsidRPr="00634120">
        <w:t>)</w:t>
      </w:r>
    </w:p>
    <w:p w:rsidR="00EE1350" w:rsidP="000431E0" w:rsidRDefault="00EE1350">
      <w:pPr>
        <w:pStyle w:val="af7"/>
      </w:pPr>
      <w:r>
        <w:rPr>
          <w:rFonts w:hint="eastAsia"/>
        </w:rPr>
        <w:t xml:space="preserve"> and </w:t>
      </w:r>
      <w:r w:rsidRPr="00634120">
        <w:t>(</w:t>
      </w:r>
      <w:hyperlink w:history="1" w:anchor="ATPsetting">
        <w:r w:rsidR="00786D0B">
          <w:rPr>
            <w:rStyle w:val="ac"/>
          </w:rPr>
          <w:t>ATPsetting</w:t>
        </w:r>
      </w:hyperlink>
      <w:r>
        <w:t>.</w:t>
      </w:r>
      <w:r w:rsidR="00662F6E">
        <w:rPr>
          <w:rFonts w:hint="eastAsia"/>
        </w:rPr>
        <w:t>MTimmoBehaviourAtFS</w:t>
      </w:r>
      <w:r w:rsidR="003B2B37">
        <w:rPr>
          <w:rFonts w:hint="eastAsia"/>
        </w:rPr>
        <w:t xml:space="preserve"> </w:t>
      </w:r>
      <w:r w:rsidRPr="00634120">
        <w:t>=</w:t>
      </w:r>
      <w:r>
        <w:rPr>
          <w:rFonts w:hint="eastAsia"/>
        </w:rPr>
        <w:t>=</w:t>
      </w:r>
      <w:r w:rsidR="003B2B37">
        <w:rPr>
          <w:rFonts w:hint="eastAsia"/>
        </w:rPr>
        <w:t xml:space="preserve"> </w:t>
      </w:r>
      <w:r w:rsidRPr="00B1730D">
        <w:rPr>
          <w:rStyle w:val="aff1"/>
        </w:rPr>
        <w:t>I</w:t>
      </w:r>
      <w:r w:rsidRPr="00FE3251">
        <w:rPr>
          <w:rStyle w:val="aff1"/>
          <w:rFonts w:hint="eastAsia"/>
        </w:rPr>
        <w:t>B_APPLY_PARKING_BRAKE</w:t>
      </w:r>
      <w:r>
        <w:t>)</w:t>
      </w:r>
    </w:p>
    <w:p w:rsidRPr="008A1414" w:rsidR="00EE1350" w:rsidP="000C0D62" w:rsidRDefault="00EE1350">
      <w:pPr>
        <w:pStyle w:val="ReqtifyAltQ"/>
      </w:pPr>
      <w:r w:rsidRPr="008A1414">
        <w:t>#Category=Functional</w:t>
      </w:r>
    </w:p>
    <w:p w:rsidRPr="008A1414" w:rsidR="00EE1350" w:rsidP="000C0D62" w:rsidRDefault="00EE1350">
      <w:pPr>
        <w:pStyle w:val="ReqtifyAltQ"/>
      </w:pPr>
      <w:r w:rsidRPr="008A1414">
        <w:t>#Contribution</w:t>
      </w:r>
      <w:r>
        <w:t>=SIL4</w:t>
      </w:r>
    </w:p>
    <w:p w:rsidR="009328EA" w:rsidP="000C0D62" w:rsidRDefault="00EE1350">
      <w:pPr>
        <w:pStyle w:val="ReqtifyAltQ"/>
        <w:rPr>
          <w:ins w:author="常鸣" w:date="2014-07-03T14:27:00Z" w:id="8482"/>
        </w:rPr>
      </w:pPr>
      <w:del w:author="常鸣" w:date="2014-07-03T14:27:00Z" w:id="8483">
        <w:r w:rsidRPr="008A1414" w:rsidDel="009328EA">
          <w:delText>#S</w:delText>
        </w:r>
      </w:del>
      <w:ins w:author="常鸣" w:date="2014-07-03T14:27:00Z" w:id="8484">
        <w:r w:rsidR="009328EA">
          <w:t>#Allocation=ATP Software</w:t>
        </w:r>
      </w:ins>
      <w:ins w:author="常鸣" w:date="2014-07-03T15:00:00Z" w:id="8485">
        <w:r w:rsidR="00AA7E12">
          <w:rPr>
            <w:rFonts w:hint="eastAsia"/>
          </w:rPr>
          <w:t>, Vital Embedded Setting</w:t>
        </w:r>
      </w:ins>
    </w:p>
    <w:p w:rsidRPr="008A1414" w:rsidR="00EE1350" w:rsidP="000C0D62" w:rsidRDefault="009328EA">
      <w:pPr>
        <w:pStyle w:val="ReqtifyAltQ"/>
      </w:pPr>
      <w:ins w:author="常鸣" w:date="2014-07-03T14:27:00Z" w:id="8486">
        <w:r>
          <w:t>#S</w:t>
        </w:r>
      </w:ins>
      <w:r w:rsidRPr="008A1414" w:rsidR="00EE1350">
        <w:t>ource=</w:t>
      </w:r>
      <w:r w:rsidR="00EE1350">
        <w:rPr>
          <w:rFonts w:hint="eastAsia"/>
        </w:rPr>
        <w:t>[iTC_CC-SyAD-0324],</w:t>
      </w:r>
      <w:r w:rsidRPr="00705A91" w:rsidR="00EE1350">
        <w:rPr>
          <w:rFonts w:hint="eastAsia"/>
        </w:rPr>
        <w:t xml:space="preserve"> </w:t>
      </w:r>
      <w:r w:rsidR="00EE1350">
        <w:rPr>
          <w:rFonts w:hint="eastAsia"/>
        </w:rPr>
        <w:t>[iTC_CC-SyAD-0325], [</w:t>
      </w:r>
      <w:r w:rsidR="00EE1350">
        <w:t>iTC_CC_ATP_SwHA</w:t>
      </w:r>
      <w:r w:rsidRPr="009B3F4C" w:rsidR="00EE1350">
        <w:t>-0117</w:t>
      </w:r>
      <w:r w:rsidR="00EE1350">
        <w:rPr>
          <w:rFonts w:hint="eastAsia"/>
        </w:rPr>
        <w:t>]</w:t>
      </w:r>
    </w:p>
    <w:p w:rsidRPr="008A1414" w:rsidR="00EE1350" w:rsidP="000C0D62" w:rsidRDefault="00EE1350">
      <w:pPr>
        <w:pStyle w:val="ReqtifyAltQ"/>
      </w:pPr>
      <w:r w:rsidRPr="008A1414">
        <w:t>[End]</w:t>
      </w:r>
    </w:p>
    <w:p w:rsidR="00EE1350" w:rsidP="00C93484" w:rsidRDefault="00EE1350">
      <w:pPr>
        <w:pStyle w:val="Reqtify"/>
      </w:pPr>
    </w:p>
    <w:p w:rsidR="00EE1350" w:rsidP="00C93484" w:rsidRDefault="00EE1350">
      <w:pPr>
        <w:pStyle w:val="Reqtify"/>
      </w:pPr>
    </w:p>
    <w:p w:rsidR="00EE1350" w:rsidP="00704491" w:rsidRDefault="00EE1350">
      <w:pPr>
        <w:pStyle w:val="ReqtifyAltR"/>
      </w:pPr>
      <w:r>
        <w:t>[iTC_CC_ATP-SwRS-0</w:t>
      </w:r>
      <w:r>
        <w:rPr>
          <w:rFonts w:hint="eastAsia"/>
        </w:rPr>
        <w:t>298</w:t>
      </w:r>
      <w:r>
        <w:t>]</w:t>
      </w:r>
    </w:p>
    <w:p w:rsidR="00EE1350" w:rsidP="00C93484" w:rsidRDefault="000A117D">
      <w:pPr>
        <w:pStyle w:val="Reqtify"/>
      </w:pPr>
      <w:bookmarkStart w:name="EBonNonExclusiveRoute" w:id="8487"/>
      <w:r w:rsidRPr="00E15E6E">
        <w:rPr>
          <w:rStyle w:val="aff2"/>
          <w:bCs w:val="0"/>
          <w:iCs w:val="0"/>
        </w:rPr>
        <w:t>EBonNonExclusiveRoute</w:t>
      </w:r>
      <w:bookmarkEnd w:id="8487"/>
      <w:r w:rsidR="00EE1350">
        <w:rPr>
          <w:rFonts w:hint="eastAsia"/>
        </w:rPr>
        <w:t>，如果当前处于“非独占进路”的风险中，且列车在移动，则</w:t>
      </w:r>
      <w:r w:rsidR="00EE1350">
        <w:rPr>
          <w:rFonts w:hint="eastAsia"/>
        </w:rPr>
        <w:t>ATP</w:t>
      </w:r>
      <w:r w:rsidR="00EE1350">
        <w:rPr>
          <w:rFonts w:hint="eastAsia"/>
        </w:rPr>
        <w:t>应当输出</w:t>
      </w:r>
      <w:r w:rsidR="00EE1350">
        <w:rPr>
          <w:rFonts w:hint="eastAsia"/>
        </w:rPr>
        <w:t>EB</w:t>
      </w:r>
      <w:r w:rsidR="00EE1350">
        <w:rPr>
          <w:rFonts w:hint="eastAsia"/>
        </w:rPr>
        <w:t>；如果当前已停车，则是否继续输出</w:t>
      </w:r>
      <w:r w:rsidR="00EE1350">
        <w:rPr>
          <w:rFonts w:hint="eastAsia"/>
        </w:rPr>
        <w:t>EB</w:t>
      </w:r>
      <w:r w:rsidR="00EE1350">
        <w:rPr>
          <w:rFonts w:hint="eastAsia"/>
        </w:rPr>
        <w:t>取决于项目配置。</w:t>
      </w:r>
    </w:p>
    <w:p w:rsidR="00EE1350" w:rsidP="00C93484" w:rsidRDefault="00EE1350">
      <w:pPr>
        <w:pStyle w:val="Reqtify"/>
      </w:pPr>
    </w:p>
    <w:p w:rsidR="00EE1350" w:rsidP="00C93484" w:rsidRDefault="00EE1350">
      <w:pPr>
        <w:pStyle w:val="Reqtify"/>
      </w:pPr>
      <w:r>
        <w:t>ATP</w:t>
      </w:r>
      <w:r w:rsidRPr="00634120">
        <w:t xml:space="preserve"> shall request emergency braking if train considered too near from a non-exclusive route</w:t>
      </w:r>
      <w:r>
        <w:t xml:space="preserve"> and </w:t>
      </w:r>
      <w:r w:rsidRPr="00634120">
        <w:t xml:space="preserve">if following conditions are </w:t>
      </w:r>
      <w:r w:rsidRPr="00634120" w:rsidR="002F5731">
        <w:t>fulfilled</w:t>
      </w:r>
      <w:r w:rsidRPr="00634120">
        <w:t>:</w:t>
      </w:r>
    </w:p>
    <w:p w:rsidR="00EE1350" w:rsidP="00FA0FBB" w:rsidRDefault="00EE1350">
      <w:pPr>
        <w:pStyle w:val="AltX"/>
      </w:pPr>
      <w:r w:rsidRPr="00CC53B8">
        <w:t>the train is not detected at filtered stop,</w:t>
      </w:r>
    </w:p>
    <w:p w:rsidR="00EE1350" w:rsidP="00FA0FBB" w:rsidRDefault="00EE1350">
      <w:pPr>
        <w:pStyle w:val="AltX"/>
      </w:pPr>
      <w:r w:rsidRPr="00CC53B8">
        <w:t>or the train is detected at filtered stop and:</w:t>
      </w:r>
    </w:p>
    <w:p w:rsidR="00EE1350" w:rsidP="00FA0FBB" w:rsidRDefault="00EE1350">
      <w:pPr>
        <w:pStyle w:val="AltX"/>
      </w:pPr>
      <w:r w:rsidRPr="00CC53B8">
        <w:t>safe immobilization customization setting for this control indicates to use emergency brake,</w:t>
      </w:r>
    </w:p>
    <w:p w:rsidR="00EE1350" w:rsidP="00FA0FBB" w:rsidRDefault="00EE1350">
      <w:pPr>
        <w:pStyle w:val="AltX"/>
      </w:pPr>
      <w:r w:rsidRPr="00CC53B8">
        <w:t>or safe immobilization customization setting for this control indicates to use emergency brake when it was already applied.</w:t>
      </w:r>
    </w:p>
    <w:p w:rsidR="00EE1350" w:rsidP="00C93484" w:rsidRDefault="00EE1350">
      <w:pPr>
        <w:pStyle w:val="Reqtify"/>
      </w:pPr>
    </w:p>
    <w:p w:rsidRPr="00F81CA1" w:rsidR="00EE1350" w:rsidP="000431E0" w:rsidRDefault="00532AED">
      <w:pPr>
        <w:pStyle w:val="af7"/>
        <w:rPr>
          <w:lang w:val="fr-FR"/>
        </w:rPr>
      </w:pPr>
      <w:hyperlink w:history="1" w:anchor="EBonNonExclusiveRoute">
        <w:r w:rsidRPr="00F81CA1" w:rsidR="000A117D">
          <w:rPr>
            <w:rStyle w:val="ac"/>
            <w:lang w:val="fr-FR"/>
          </w:rPr>
          <w:t>EBonNonExclusiveRoute</w:t>
        </w:r>
      </w:hyperlink>
      <w:r w:rsidRPr="00F81CA1" w:rsidR="00EE1350">
        <w:rPr>
          <w:lang w:val="fr-FR"/>
        </w:rPr>
        <w:t>(k)</w:t>
      </w:r>
    </w:p>
    <w:p w:rsidRPr="00F81CA1" w:rsidR="00EE1350" w:rsidP="000431E0" w:rsidRDefault="00EE1350">
      <w:pPr>
        <w:pStyle w:val="af7"/>
        <w:rPr>
          <w:lang w:val="fr-FR"/>
        </w:rPr>
      </w:pPr>
      <w:r w:rsidRPr="00F81CA1">
        <w:rPr>
          <w:lang w:val="fr-FR"/>
        </w:rPr>
        <w:t xml:space="preserve">= </w:t>
      </w:r>
      <w:r w:rsidRPr="00F81CA1">
        <w:rPr>
          <w:rFonts w:hint="eastAsia"/>
          <w:lang w:val="fr-FR"/>
        </w:rPr>
        <w:t>（</w:t>
      </w:r>
      <w:hyperlink w:history="1" w:anchor="HazardousMotionOnNonExclusiveRoute">
        <w:r w:rsidRPr="00F81CA1" w:rsidR="00497151">
          <w:rPr>
            <w:rStyle w:val="ac"/>
            <w:lang w:val="fr-FR"/>
          </w:rPr>
          <w:t>HazardousMotionOnNonExclusiveRoute</w:t>
        </w:r>
      </w:hyperlink>
      <w:r w:rsidRPr="00F81CA1">
        <w:rPr>
          <w:rFonts w:hint="eastAsia"/>
          <w:lang w:val="fr-FR"/>
        </w:rPr>
        <w:t>(k)</w:t>
      </w:r>
    </w:p>
    <w:p w:rsidR="00EE1350" w:rsidP="000431E0" w:rsidRDefault="00EE1350">
      <w:pPr>
        <w:pStyle w:val="af7"/>
      </w:pPr>
      <w:r w:rsidRPr="00F81CA1">
        <w:rPr>
          <w:rFonts w:hint="eastAsia"/>
          <w:lang w:val="fr-FR"/>
        </w:rPr>
        <w:t xml:space="preserve">    </w:t>
      </w:r>
      <w:r>
        <w:rPr>
          <w:rFonts w:hint="eastAsia"/>
        </w:rPr>
        <w:t xml:space="preserve">and </w:t>
      </w:r>
      <w:r w:rsidRPr="00634120">
        <w:t>(</w:t>
      </w:r>
      <w:r w:rsidR="00C32EC4">
        <w:t xml:space="preserve">not </w:t>
      </w:r>
      <w:hyperlink w:history="1" w:anchor="TrainFilteredStopped">
        <w:r w:rsidR="008B283E">
          <w:rPr>
            <w:rStyle w:val="ac"/>
          </w:rPr>
          <w:t>TrainFilteredStopped</w:t>
        </w:r>
      </w:hyperlink>
      <w:r>
        <w:t>(k</w:t>
      </w:r>
      <w:r w:rsidRPr="00634120">
        <w:t>)</w:t>
      </w:r>
    </w:p>
    <w:p w:rsidR="00EE1350" w:rsidP="000431E0" w:rsidRDefault="00EE1350">
      <w:pPr>
        <w:pStyle w:val="af7"/>
      </w:pPr>
      <w:r>
        <w:rPr>
          <w:rFonts w:hint="eastAsia"/>
        </w:rPr>
        <w:t xml:space="preserve">         or </w:t>
      </w:r>
      <w:r w:rsidRPr="00634120">
        <w:t>(</w:t>
      </w:r>
      <w:hyperlink w:history="1" w:anchor="TrainFilteredStopped">
        <w:r w:rsidR="008B283E">
          <w:rPr>
            <w:rStyle w:val="ac"/>
          </w:rPr>
          <w:t>TrainFilteredStopped</w:t>
        </w:r>
      </w:hyperlink>
      <w:r>
        <w:t>(k</w:t>
      </w:r>
      <w:r w:rsidRPr="00634120">
        <w:t>)</w:t>
      </w:r>
    </w:p>
    <w:p w:rsidR="00EE1350" w:rsidP="000431E0" w:rsidRDefault="00EE1350">
      <w:pPr>
        <w:pStyle w:val="af7"/>
      </w:pPr>
      <w:r>
        <w:rPr>
          <w:rFonts w:hint="eastAsia"/>
        </w:rPr>
        <w:t xml:space="preserve">              and </w:t>
      </w:r>
      <w:r w:rsidRPr="00634120">
        <w:t>((</w:t>
      </w:r>
      <w:hyperlink w:history="1" w:anchor="ATPsetting">
        <w:r w:rsidR="00786D0B">
          <w:rPr>
            <w:rStyle w:val="ac"/>
          </w:rPr>
          <w:t>ATPsetting</w:t>
        </w:r>
      </w:hyperlink>
      <w:r>
        <w:t>.</w:t>
      </w:r>
      <w:r w:rsidR="00662F6E">
        <w:rPr>
          <w:rFonts w:hint="eastAsia"/>
        </w:rPr>
        <w:t>MTimmoBehaviourAtFS</w:t>
      </w:r>
      <w:r>
        <w:rPr>
          <w:rFonts w:hint="eastAsia"/>
        </w:rPr>
        <w:t xml:space="preserve"> </w:t>
      </w:r>
      <w:r w:rsidRPr="00634120">
        <w:t>=</w:t>
      </w:r>
      <w:r>
        <w:rPr>
          <w:rFonts w:hint="eastAsia"/>
        </w:rPr>
        <w:t>=</w:t>
      </w:r>
      <w:r w:rsidRPr="00634120">
        <w:t xml:space="preserve"> </w:t>
      </w:r>
      <w:r w:rsidRPr="00FE3251">
        <w:rPr>
          <w:rStyle w:val="aff1"/>
          <w:rFonts w:hint="eastAsia"/>
        </w:rPr>
        <w:t>IB_</w:t>
      </w:r>
      <w:r>
        <w:rPr>
          <w:rStyle w:val="aff1"/>
          <w:rFonts w:hint="eastAsia"/>
        </w:rPr>
        <w:t>APPLY_</w:t>
      </w:r>
      <w:r w:rsidRPr="00FE3251">
        <w:rPr>
          <w:rStyle w:val="aff1"/>
          <w:rFonts w:hint="eastAsia"/>
        </w:rPr>
        <w:t>EMERGENCY_BRAKE</w:t>
      </w:r>
      <w:r>
        <w:t>)</w:t>
      </w:r>
    </w:p>
    <w:p w:rsidR="00EE1350" w:rsidP="000431E0" w:rsidRDefault="00EE1350">
      <w:pPr>
        <w:pStyle w:val="af7"/>
      </w:pPr>
      <w:r>
        <w:rPr>
          <w:rFonts w:hint="eastAsia"/>
        </w:rPr>
        <w:t xml:space="preserve">                 or </w:t>
      </w:r>
      <w:r w:rsidRPr="00634120">
        <w:t>((</w:t>
      </w:r>
      <w:hyperlink w:history="1" w:anchor="ATPsetting">
        <w:r w:rsidR="00786D0B">
          <w:rPr>
            <w:rStyle w:val="ac"/>
          </w:rPr>
          <w:t>ATPsetting</w:t>
        </w:r>
      </w:hyperlink>
      <w:r>
        <w:t>.</w:t>
      </w:r>
      <w:r w:rsidR="00662F6E">
        <w:rPr>
          <w:rFonts w:hint="eastAsia"/>
        </w:rPr>
        <w:t>MTimmoBehaviourAtFS</w:t>
      </w:r>
      <w:r>
        <w:rPr>
          <w:rFonts w:hint="eastAsia"/>
        </w:rPr>
        <w:t xml:space="preserve"> </w:t>
      </w:r>
      <w:r w:rsidRPr="00634120">
        <w:t>=</w:t>
      </w:r>
      <w:r>
        <w:rPr>
          <w:rFonts w:hint="eastAsia"/>
        </w:rPr>
        <w:t>=</w:t>
      </w:r>
      <w:r w:rsidRPr="00634120">
        <w:t xml:space="preserve"> </w:t>
      </w:r>
      <w:r w:rsidRPr="00FE3251">
        <w:rPr>
          <w:rStyle w:val="aff1"/>
          <w:rFonts w:hint="eastAsia"/>
        </w:rPr>
        <w:t>IB_</w:t>
      </w:r>
      <w:r>
        <w:rPr>
          <w:rStyle w:val="aff1"/>
          <w:rFonts w:hint="eastAsia"/>
        </w:rPr>
        <w:t>APPLY_</w:t>
      </w:r>
      <w:r w:rsidRPr="00FE3251">
        <w:rPr>
          <w:rStyle w:val="aff1"/>
          <w:rFonts w:hint="eastAsia"/>
        </w:rPr>
        <w:t>EMERGENCY_BRAKE_WHEN_TRIGGERED</w:t>
      </w:r>
      <w:r>
        <w:t>)</w:t>
      </w:r>
    </w:p>
    <w:p w:rsidR="00EE1350" w:rsidP="000431E0" w:rsidRDefault="00EE1350">
      <w:pPr>
        <w:pStyle w:val="af7"/>
      </w:pPr>
      <w:r>
        <w:rPr>
          <w:rFonts w:hint="eastAsia"/>
        </w:rPr>
        <w:t xml:space="preserve">                      and </w:t>
      </w:r>
      <w:r w:rsidR="00C32EC4">
        <w:t xml:space="preserve">not </w:t>
      </w:r>
      <w:hyperlink w:history="1" w:anchor="InhibitEmergencyBrake">
        <w:r w:rsidR="00813AB3">
          <w:rPr>
            <w:rStyle w:val="ac"/>
          </w:rPr>
          <w:t>InhibitEmergencyBrake</w:t>
        </w:r>
      </w:hyperlink>
      <w:r w:rsidRPr="00634120">
        <w:t>(k-1)))))</w:t>
      </w:r>
      <w:r w:rsidR="00077A8A">
        <w:rPr>
          <w:rFonts w:hint="eastAsia"/>
        </w:rPr>
        <w:t>)</w:t>
      </w:r>
    </w:p>
    <w:p w:rsidRPr="008A1414" w:rsidR="00EE1350" w:rsidP="000C0D62" w:rsidRDefault="00EE1350">
      <w:pPr>
        <w:pStyle w:val="ReqtifyAltQ"/>
      </w:pPr>
      <w:r w:rsidRPr="008A1414">
        <w:t>#Category=Functional</w:t>
      </w:r>
    </w:p>
    <w:p w:rsidRPr="008A1414" w:rsidR="00EE1350" w:rsidP="000C0D62" w:rsidRDefault="00EE1350">
      <w:pPr>
        <w:pStyle w:val="ReqtifyAltQ"/>
      </w:pPr>
      <w:r w:rsidRPr="008A1414">
        <w:t>#Contribution</w:t>
      </w:r>
      <w:r>
        <w:t>=SIL4</w:t>
      </w:r>
    </w:p>
    <w:p w:rsidR="009328EA" w:rsidP="000C0D62" w:rsidRDefault="00EE1350">
      <w:pPr>
        <w:pStyle w:val="ReqtifyAltQ"/>
        <w:rPr>
          <w:ins w:author="常鸣" w:date="2014-07-03T14:27:00Z" w:id="8488"/>
        </w:rPr>
      </w:pPr>
      <w:del w:author="常鸣" w:date="2014-07-03T14:27:00Z" w:id="8489">
        <w:r w:rsidRPr="008A1414" w:rsidDel="009328EA">
          <w:delText>#S</w:delText>
        </w:r>
      </w:del>
      <w:ins w:author="常鸣" w:date="2014-07-03T14:27:00Z" w:id="8490">
        <w:r w:rsidR="009328EA">
          <w:t>#Allocation=ATP Software</w:t>
        </w:r>
      </w:ins>
      <w:ins w:author="常鸣" w:date="2014-07-03T15:00:00Z" w:id="8491">
        <w:r w:rsidR="00AA7E12">
          <w:rPr>
            <w:rFonts w:hint="eastAsia"/>
          </w:rPr>
          <w:t>, Vital Embedded Setting</w:t>
        </w:r>
      </w:ins>
    </w:p>
    <w:p w:rsidRPr="008A1414" w:rsidR="00EE1350" w:rsidP="000C0D62" w:rsidRDefault="009328EA">
      <w:pPr>
        <w:pStyle w:val="ReqtifyAltQ"/>
      </w:pPr>
      <w:ins w:author="常鸣" w:date="2014-07-03T14:27:00Z" w:id="8492">
        <w:r>
          <w:t>#S</w:t>
        </w:r>
      </w:ins>
      <w:r w:rsidRPr="008A1414" w:rsidR="00EE1350">
        <w:t>ource=</w:t>
      </w:r>
      <w:r w:rsidR="00EE1350">
        <w:rPr>
          <w:rFonts w:hint="eastAsia"/>
        </w:rPr>
        <w:t>[iTC_CC-SyAD-0324],</w:t>
      </w:r>
      <w:r w:rsidRPr="00705A91" w:rsidR="00EE1350">
        <w:rPr>
          <w:rFonts w:hint="eastAsia"/>
        </w:rPr>
        <w:t xml:space="preserve"> </w:t>
      </w:r>
      <w:r w:rsidR="00EE1350">
        <w:rPr>
          <w:rFonts w:hint="eastAsia"/>
        </w:rPr>
        <w:t>[iTC_CC-SyAD-0325], [</w:t>
      </w:r>
      <w:r w:rsidR="00EE1350">
        <w:t>iTC_CC_ATP_SwHA</w:t>
      </w:r>
      <w:r w:rsidRPr="009B3F4C" w:rsidR="00EE1350">
        <w:t>-0119</w:t>
      </w:r>
      <w:r w:rsidR="00EE1350">
        <w:rPr>
          <w:rFonts w:hint="eastAsia"/>
        </w:rPr>
        <w:t>]</w:t>
      </w:r>
    </w:p>
    <w:p w:rsidR="00EE1350" w:rsidP="000C0D62" w:rsidRDefault="00EE1350">
      <w:pPr>
        <w:pStyle w:val="ReqtifyAltQ"/>
      </w:pPr>
      <w:r w:rsidRPr="008A1414">
        <w:t>[End]</w:t>
      </w:r>
    </w:p>
    <w:p w:rsidRPr="00A61D30" w:rsidR="000F5839" w:rsidP="00934391" w:rsidRDefault="000F5839">
      <w:pPr>
        <w:pStyle w:val="3"/>
      </w:pPr>
      <w:r w:rsidRPr="00A61D30">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277"/>
        <w:gridCol w:w="1816"/>
        <w:gridCol w:w="1551"/>
        <w:gridCol w:w="1642"/>
      </w:tblGrid>
      <w:tr w:rsidRPr="00785CC7" w:rsidR="000F5839" w:rsidTr="009B35DB">
        <w:tc>
          <w:tcPr>
            <w:tcW w:w="2303" w:type="pct"/>
            <w:tcBorders>
              <w:top w:val="single" w:color="000000" w:sz="12" w:space="0"/>
              <w:bottom w:val="single" w:color="000000" w:sz="4" w:space="0"/>
            </w:tcBorders>
            <w:shd w:val="clear" w:color="auto" w:fill="E0E0E0"/>
          </w:tcPr>
          <w:p w:rsidR="000F5839" w:rsidP="00FA0FBB" w:rsidRDefault="000F5839">
            <w:pPr>
              <w:pStyle w:val="af6"/>
            </w:pPr>
            <w:r w:rsidRPr="00B1730D">
              <w:t>Name</w:t>
            </w:r>
          </w:p>
        </w:tc>
        <w:tc>
          <w:tcPr>
            <w:tcW w:w="978" w:type="pct"/>
            <w:tcBorders>
              <w:top w:val="single" w:color="000000" w:sz="12" w:space="0"/>
              <w:bottom w:val="single" w:color="000000" w:sz="4" w:space="0"/>
            </w:tcBorders>
            <w:shd w:val="clear" w:color="auto" w:fill="E0E0E0"/>
          </w:tcPr>
          <w:p w:rsidR="000F5839" w:rsidP="00FA0FBB" w:rsidRDefault="000F5839">
            <w:pPr>
              <w:pStyle w:val="af6"/>
            </w:pPr>
            <w:r>
              <w:rPr>
                <w:rFonts w:hint="eastAsia"/>
              </w:rPr>
              <w:t>Safety Critical</w:t>
            </w:r>
          </w:p>
        </w:tc>
        <w:tc>
          <w:tcPr>
            <w:tcW w:w="835" w:type="pct"/>
            <w:tcBorders>
              <w:top w:val="single" w:color="000000" w:sz="12" w:space="0"/>
              <w:bottom w:val="single" w:color="000000" w:sz="4" w:space="0"/>
            </w:tcBorders>
            <w:shd w:val="clear" w:color="auto" w:fill="E0E0E0"/>
          </w:tcPr>
          <w:p w:rsidR="000F5839" w:rsidP="00FA0FBB" w:rsidRDefault="000F5839">
            <w:pPr>
              <w:pStyle w:val="af6"/>
            </w:pPr>
            <w:r w:rsidRPr="00B1730D">
              <w:t>Observable</w:t>
            </w:r>
          </w:p>
        </w:tc>
        <w:tc>
          <w:tcPr>
            <w:tcW w:w="884" w:type="pct"/>
            <w:tcBorders>
              <w:top w:val="single" w:color="000000" w:sz="12" w:space="0"/>
              <w:bottom w:val="single" w:color="000000" w:sz="4" w:space="0"/>
            </w:tcBorders>
            <w:shd w:val="clear" w:color="auto" w:fill="E0E0E0"/>
          </w:tcPr>
          <w:p w:rsidR="000F5839" w:rsidP="00FA0FBB" w:rsidRDefault="000F5839">
            <w:pPr>
              <w:pStyle w:val="af6"/>
            </w:pPr>
            <w:r w:rsidRPr="00B1730D">
              <w:t>Logical Type</w:t>
            </w:r>
          </w:p>
        </w:tc>
      </w:tr>
      <w:tr w:rsidR="00E92EF5" w:rsidTr="009B35DB">
        <w:tc>
          <w:tcPr>
            <w:tcW w:w="2303" w:type="pct"/>
            <w:tcBorders>
              <w:top w:val="single" w:color="000000" w:sz="4" w:space="0"/>
            </w:tcBorders>
            <w:shd w:val="clear" w:color="auto" w:fill="auto"/>
          </w:tcPr>
          <w:p w:rsidR="00E92EF5" w:rsidP="00591D6B" w:rsidRDefault="00532AED">
            <w:pPr>
              <w:pStyle w:val="AltB0"/>
            </w:pPr>
            <w:hyperlink w:history="1" w:anchor="EBonNonExclusiveRoute">
              <w:r w:rsidR="00E92EF5">
                <w:rPr>
                  <w:rStyle w:val="ac"/>
                </w:rPr>
                <w:t>EBonNonExclusiveRoute</w:t>
              </w:r>
            </w:hyperlink>
          </w:p>
        </w:tc>
        <w:tc>
          <w:tcPr>
            <w:tcW w:w="978" w:type="pct"/>
            <w:tcBorders>
              <w:top w:val="single" w:color="000000" w:sz="4" w:space="0"/>
            </w:tcBorders>
          </w:tcPr>
          <w:p w:rsidR="00E92EF5" w:rsidP="00591D6B" w:rsidRDefault="00E92EF5">
            <w:pPr>
              <w:pStyle w:val="AltB0"/>
            </w:pPr>
            <w:r>
              <w:rPr>
                <w:rFonts w:hint="eastAsia"/>
              </w:rPr>
              <w:t>√</w:t>
            </w:r>
          </w:p>
        </w:tc>
        <w:tc>
          <w:tcPr>
            <w:tcW w:w="835" w:type="pct"/>
            <w:tcBorders>
              <w:top w:val="single" w:color="000000" w:sz="4" w:space="0"/>
            </w:tcBorders>
            <w:shd w:val="clear" w:color="auto" w:fill="auto"/>
          </w:tcPr>
          <w:p w:rsidR="00E92EF5" w:rsidP="00591D6B" w:rsidRDefault="00E92EF5">
            <w:pPr>
              <w:pStyle w:val="AltB0"/>
            </w:pPr>
            <w:r>
              <w:rPr>
                <w:rFonts w:hint="eastAsia"/>
              </w:rPr>
              <w:t>√</w:t>
            </w:r>
          </w:p>
        </w:tc>
        <w:tc>
          <w:tcPr>
            <w:tcW w:w="884"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B35DB">
        <w:tc>
          <w:tcPr>
            <w:tcW w:w="2303" w:type="pct"/>
            <w:shd w:val="clear" w:color="auto" w:fill="auto"/>
          </w:tcPr>
          <w:p w:rsidR="00E92EF5" w:rsidP="00591D6B" w:rsidRDefault="00532AED">
            <w:pPr>
              <w:pStyle w:val="AltB0"/>
            </w:pPr>
            <w:hyperlink w:history="1" w:anchor="HazardousMotionOnNonExclusiveRoute">
              <w:r w:rsidR="00E92EF5">
                <w:rPr>
                  <w:rStyle w:val="ac"/>
                </w:rPr>
                <w:t>HazardousMotionOnNonExclusiveRoute</w:t>
              </w:r>
            </w:hyperlink>
          </w:p>
        </w:tc>
        <w:tc>
          <w:tcPr>
            <w:tcW w:w="978" w:type="pct"/>
          </w:tcPr>
          <w:p w:rsidR="00E92EF5" w:rsidP="00591D6B" w:rsidRDefault="00E92EF5">
            <w:pPr>
              <w:pStyle w:val="AltB0"/>
            </w:pPr>
            <w:r>
              <w:rPr>
                <w:rFonts w:hint="eastAsia"/>
              </w:rPr>
              <w:t>√</w:t>
            </w:r>
          </w:p>
        </w:tc>
        <w:tc>
          <w:tcPr>
            <w:tcW w:w="835" w:type="pct"/>
            <w:shd w:val="clear" w:color="auto" w:fill="auto"/>
          </w:tcPr>
          <w:p w:rsidR="00E92EF5" w:rsidP="00591D6B" w:rsidRDefault="00E92EF5">
            <w:pPr>
              <w:pStyle w:val="AltB0"/>
            </w:pPr>
            <w:r>
              <w:rPr>
                <w:rFonts w:hint="eastAsia"/>
              </w:rPr>
              <w:t>√</w:t>
            </w:r>
          </w:p>
        </w:tc>
        <w:tc>
          <w:tcPr>
            <w:tcW w:w="884"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B35DB">
        <w:tc>
          <w:tcPr>
            <w:tcW w:w="2303" w:type="pct"/>
            <w:tcBorders>
              <w:bottom w:val="single" w:color="000000" w:sz="4" w:space="0"/>
            </w:tcBorders>
            <w:shd w:val="clear" w:color="auto" w:fill="auto"/>
          </w:tcPr>
          <w:p w:rsidR="00E92EF5" w:rsidP="00591D6B" w:rsidRDefault="00532AED">
            <w:pPr>
              <w:pStyle w:val="AltB0"/>
            </w:pPr>
            <w:hyperlink w:history="1" w:anchor="PBonNonExclusiveRoute">
              <w:r w:rsidR="00E92EF5">
                <w:rPr>
                  <w:rStyle w:val="ac"/>
                </w:rPr>
                <w:t>PBonNonExclusiveRoute</w:t>
              </w:r>
            </w:hyperlink>
          </w:p>
        </w:tc>
        <w:tc>
          <w:tcPr>
            <w:tcW w:w="978" w:type="pct"/>
            <w:tcBorders>
              <w:bottom w:val="single" w:color="000000" w:sz="4" w:space="0"/>
            </w:tcBorders>
          </w:tcPr>
          <w:p w:rsidR="00E92EF5" w:rsidP="00591D6B" w:rsidRDefault="00E92EF5">
            <w:pPr>
              <w:pStyle w:val="AltB0"/>
            </w:pPr>
            <w:r>
              <w:rPr>
                <w:rFonts w:hint="eastAsia"/>
              </w:rPr>
              <w:t>√</w:t>
            </w:r>
          </w:p>
        </w:tc>
        <w:tc>
          <w:tcPr>
            <w:tcW w:w="835" w:type="pct"/>
            <w:tcBorders>
              <w:bottom w:val="single" w:color="000000" w:sz="4" w:space="0"/>
            </w:tcBorders>
            <w:shd w:val="clear" w:color="auto" w:fill="auto"/>
          </w:tcPr>
          <w:p w:rsidR="00E92EF5" w:rsidP="00591D6B" w:rsidRDefault="00E92EF5">
            <w:pPr>
              <w:pStyle w:val="AltB0"/>
            </w:pPr>
            <w:r>
              <w:rPr>
                <w:rFonts w:hint="eastAsia"/>
              </w:rPr>
              <w:t>√</w:t>
            </w:r>
          </w:p>
        </w:tc>
        <w:tc>
          <w:tcPr>
            <w:tcW w:w="884" w:type="pct"/>
            <w:tcBorders>
              <w:bottom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B35DB">
        <w:tc>
          <w:tcPr>
            <w:tcW w:w="2303" w:type="pct"/>
            <w:tcBorders>
              <w:top w:val="single" w:color="000000" w:sz="4" w:space="0"/>
              <w:bottom w:val="single" w:color="000000" w:sz="4" w:space="0"/>
              <w:right w:val="nil"/>
            </w:tcBorders>
            <w:shd w:val="clear" w:color="auto" w:fill="auto"/>
          </w:tcPr>
          <w:p w:rsidR="00E92EF5" w:rsidP="00591D6B" w:rsidRDefault="00532AED">
            <w:pPr>
              <w:pStyle w:val="AltB0"/>
            </w:pPr>
            <w:hyperlink w:history="1" w:anchor="RouteExclusivityGuaranted_1">
              <w:r w:rsidR="00E92EF5">
                <w:rPr>
                  <w:rStyle w:val="ac"/>
                </w:rPr>
                <w:t>RouteExclusivityGuaranted_1</w:t>
              </w:r>
            </w:hyperlink>
          </w:p>
        </w:tc>
        <w:tc>
          <w:tcPr>
            <w:tcW w:w="978" w:type="pct"/>
            <w:tcBorders>
              <w:top w:val="single" w:color="000000" w:sz="4" w:space="0"/>
              <w:left w:val="nil"/>
              <w:bottom w:val="single" w:color="000000" w:sz="4" w:space="0"/>
              <w:right w:val="nil"/>
            </w:tcBorders>
          </w:tcPr>
          <w:p w:rsidR="00E92EF5" w:rsidP="00591D6B" w:rsidRDefault="00E92EF5">
            <w:pPr>
              <w:pStyle w:val="AltB0"/>
            </w:pPr>
            <w:r>
              <w:rPr>
                <w:rFonts w:hint="eastAsia"/>
              </w:rPr>
              <w:t>√</w:t>
            </w:r>
          </w:p>
        </w:tc>
        <w:tc>
          <w:tcPr>
            <w:tcW w:w="835" w:type="pct"/>
            <w:tcBorders>
              <w:top w:val="single" w:color="000000" w:sz="4" w:space="0"/>
              <w:left w:val="nil"/>
              <w:bottom w:val="single" w:color="000000" w:sz="4" w:space="0"/>
              <w:right w:val="nil"/>
            </w:tcBorders>
            <w:shd w:val="clear" w:color="auto" w:fill="auto"/>
          </w:tcPr>
          <w:p w:rsidR="00E92EF5" w:rsidP="00591D6B" w:rsidRDefault="00E92EF5">
            <w:pPr>
              <w:pStyle w:val="AltB0"/>
            </w:pPr>
            <w:r>
              <w:rPr>
                <w:rFonts w:hint="eastAsia"/>
              </w:rPr>
              <w:t>√</w:t>
            </w:r>
          </w:p>
        </w:tc>
        <w:tc>
          <w:tcPr>
            <w:tcW w:w="884" w:type="pct"/>
            <w:tcBorders>
              <w:top w:val="single" w:color="000000" w:sz="4" w:space="0"/>
              <w:left w:val="nil"/>
              <w:bottom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B35DB">
        <w:tc>
          <w:tcPr>
            <w:tcW w:w="2303" w:type="pct"/>
            <w:tcBorders>
              <w:top w:val="single" w:color="000000" w:sz="4" w:space="0"/>
              <w:bottom w:val="single" w:color="000000" w:sz="12" w:space="0"/>
              <w:right w:val="nil"/>
            </w:tcBorders>
            <w:shd w:val="clear" w:color="auto" w:fill="auto"/>
          </w:tcPr>
          <w:p w:rsidR="00E92EF5" w:rsidP="00591D6B" w:rsidRDefault="00532AED">
            <w:pPr>
              <w:pStyle w:val="AltB0"/>
            </w:pPr>
            <w:hyperlink w:history="1" w:anchor="RouteExclusivityGuaranted_2">
              <w:r w:rsidR="00E92EF5">
                <w:rPr>
                  <w:rStyle w:val="ac"/>
                </w:rPr>
                <w:t>RouteExclusivityGuaranted_2</w:t>
              </w:r>
            </w:hyperlink>
          </w:p>
        </w:tc>
        <w:tc>
          <w:tcPr>
            <w:tcW w:w="978" w:type="pct"/>
            <w:tcBorders>
              <w:top w:val="single" w:color="000000" w:sz="4" w:space="0"/>
              <w:left w:val="nil"/>
              <w:bottom w:val="single" w:color="000000" w:sz="12" w:space="0"/>
              <w:right w:val="nil"/>
            </w:tcBorders>
          </w:tcPr>
          <w:p w:rsidR="00E92EF5" w:rsidP="00591D6B" w:rsidRDefault="00E92EF5">
            <w:pPr>
              <w:pStyle w:val="AltB0"/>
            </w:pPr>
            <w:r>
              <w:rPr>
                <w:rFonts w:hint="eastAsia"/>
              </w:rPr>
              <w:t>√</w:t>
            </w:r>
          </w:p>
        </w:tc>
        <w:tc>
          <w:tcPr>
            <w:tcW w:w="835" w:type="pct"/>
            <w:tcBorders>
              <w:top w:val="single" w:color="000000" w:sz="4" w:space="0"/>
              <w:left w:val="nil"/>
              <w:bottom w:val="single" w:color="000000" w:sz="12" w:space="0"/>
              <w:right w:val="nil"/>
            </w:tcBorders>
            <w:shd w:val="clear" w:color="auto" w:fill="auto"/>
          </w:tcPr>
          <w:p w:rsidR="00E92EF5" w:rsidP="00591D6B" w:rsidRDefault="00E92EF5">
            <w:pPr>
              <w:pStyle w:val="AltB0"/>
            </w:pPr>
            <w:r>
              <w:rPr>
                <w:rFonts w:hint="eastAsia"/>
              </w:rPr>
              <w:t>√</w:t>
            </w:r>
          </w:p>
        </w:tc>
        <w:tc>
          <w:tcPr>
            <w:tcW w:w="884" w:type="pct"/>
            <w:tcBorders>
              <w:top w:val="single" w:color="000000" w:sz="4" w:space="0"/>
              <w:left w:val="nil"/>
              <w:bottom w:val="single" w:color="000000" w:sz="12"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7820D7" w:rsidP="00C93484" w:rsidRDefault="007820D7">
      <w:pPr>
        <w:pStyle w:val="Reqtify"/>
      </w:pPr>
    </w:p>
    <w:p w:rsidRPr="007820D7" w:rsidR="007820D7" w:rsidP="00F23398" w:rsidRDefault="007820D7">
      <w:pPr>
        <w:pStyle w:val="2"/>
        <w:ind w:left="756" w:hanging="756"/>
      </w:pPr>
      <w:bookmarkStart w:name="_Ref345055837" w:id="8493"/>
      <w:bookmarkStart w:name="_Toc348357062" w:id="8494"/>
      <w:bookmarkStart w:name="_Toc349030475" w:id="8495"/>
      <w:bookmarkStart w:name="_Toc347566608" w:id="8496"/>
      <w:bookmarkStart w:name="_Toc345689273" w:id="8497"/>
      <w:bookmarkStart w:name="_Toc376182974" w:id="8498"/>
      <w:bookmarkStart w:name="_Toc392229954" w:id="8499"/>
      <w:r w:rsidRPr="007820D7">
        <w:rPr>
          <w:rFonts w:hint="eastAsia"/>
        </w:rPr>
        <w:t>F5</w:t>
      </w:r>
      <w:r>
        <w:rPr>
          <w:rFonts w:hint="eastAsia"/>
        </w:rPr>
        <w:t>2</w:t>
      </w:r>
      <w:r w:rsidRPr="007820D7">
        <w:rPr>
          <w:rFonts w:hint="eastAsia"/>
        </w:rPr>
        <w:t xml:space="preserve">-Prevent Train Moving in </w:t>
      </w:r>
      <w:r w:rsidRPr="007820D7" w:rsidR="002F5731">
        <w:t>Undetectable</w:t>
      </w:r>
      <w:r w:rsidRPr="007820D7">
        <w:rPr>
          <w:rFonts w:hint="eastAsia"/>
        </w:rPr>
        <w:t xml:space="preserve"> Danger</w:t>
      </w:r>
      <w:bookmarkEnd w:id="8493"/>
      <w:bookmarkEnd w:id="8494"/>
      <w:bookmarkEnd w:id="8495"/>
      <w:bookmarkEnd w:id="8496"/>
      <w:bookmarkEnd w:id="8497"/>
      <w:bookmarkEnd w:id="8498"/>
      <w:bookmarkEnd w:id="8499"/>
    </w:p>
    <w:p w:rsidRPr="007820D7" w:rsidR="007820D7" w:rsidP="00C93484" w:rsidRDefault="007820D7">
      <w:pPr>
        <w:pStyle w:val="Reqtify"/>
      </w:pPr>
      <w:r w:rsidRPr="007820D7">
        <w:rPr>
          <w:rFonts w:hint="eastAsia"/>
        </w:rPr>
        <w:t>本模块用于监控在没有</w:t>
      </w:r>
      <w:r w:rsidRPr="007820D7">
        <w:rPr>
          <w:rFonts w:hint="eastAsia"/>
        </w:rPr>
        <w:t>NUDE</w:t>
      </w:r>
      <w:r w:rsidRPr="007820D7">
        <w:rPr>
          <w:rFonts w:hint="eastAsia"/>
        </w:rPr>
        <w:t>的情况下列车是否运行超过了指定距离。</w:t>
      </w:r>
    </w:p>
    <w:p w:rsidRPr="007820D7" w:rsidR="007820D7" w:rsidP="00C93484" w:rsidRDefault="007820D7">
      <w:pPr>
        <w:pStyle w:val="Reqtify"/>
      </w:pPr>
      <w:r w:rsidRPr="007820D7">
        <w:rPr>
          <w:rFonts w:hint="eastAsia"/>
        </w:rPr>
        <w:t>This function used to monitor whether the train is running with undetectable danger risk.</w:t>
      </w:r>
    </w:p>
    <w:p w:rsidRPr="007820D7" w:rsidR="007820D7" w:rsidP="00934391" w:rsidRDefault="007820D7">
      <w:pPr>
        <w:pStyle w:val="3"/>
      </w:pPr>
      <w:r w:rsidRPr="007820D7">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315"/>
        <w:gridCol w:w="1200"/>
        <w:gridCol w:w="4771"/>
      </w:tblGrid>
      <w:tr w:rsidRPr="00785CC7" w:rsidR="007820D7" w:rsidTr="006116FE">
        <w:tc>
          <w:tcPr>
            <w:tcW w:w="1785" w:type="pct"/>
            <w:tcBorders>
              <w:top w:val="single" w:color="000000" w:sz="12" w:space="0"/>
              <w:bottom w:val="single" w:color="000000" w:sz="4" w:space="0"/>
            </w:tcBorders>
            <w:shd w:val="clear" w:color="auto" w:fill="E0E0E0"/>
          </w:tcPr>
          <w:p w:rsidRPr="007820D7" w:rsidR="007820D7" w:rsidP="00FA0FBB" w:rsidRDefault="007820D7">
            <w:pPr>
              <w:pStyle w:val="af6"/>
            </w:pPr>
            <w:r w:rsidRPr="007820D7">
              <w:t>Name</w:t>
            </w:r>
          </w:p>
        </w:tc>
        <w:tc>
          <w:tcPr>
            <w:tcW w:w="646" w:type="pct"/>
            <w:tcBorders>
              <w:top w:val="single" w:color="000000" w:sz="12" w:space="0"/>
              <w:bottom w:val="single" w:color="000000" w:sz="4" w:space="0"/>
            </w:tcBorders>
            <w:shd w:val="clear" w:color="auto" w:fill="E0E0E0"/>
          </w:tcPr>
          <w:p w:rsidRPr="007820D7" w:rsidR="007820D7" w:rsidP="00FA0FBB" w:rsidRDefault="007820D7">
            <w:pPr>
              <w:pStyle w:val="af6"/>
            </w:pPr>
            <w:r w:rsidRPr="007820D7">
              <w:t>Nature</w:t>
            </w:r>
          </w:p>
        </w:tc>
        <w:tc>
          <w:tcPr>
            <w:tcW w:w="2569" w:type="pct"/>
            <w:tcBorders>
              <w:top w:val="single" w:color="000000" w:sz="12" w:space="0"/>
              <w:bottom w:val="single" w:color="000000" w:sz="4" w:space="0"/>
            </w:tcBorders>
            <w:shd w:val="clear" w:color="auto" w:fill="E0E0E0"/>
          </w:tcPr>
          <w:p w:rsidRPr="007820D7" w:rsidR="007820D7" w:rsidP="00FA0FBB" w:rsidRDefault="007820D7">
            <w:pPr>
              <w:pStyle w:val="af6"/>
            </w:pPr>
            <w:r w:rsidRPr="007820D7">
              <w:t>Provided by</w:t>
            </w:r>
          </w:p>
        </w:tc>
      </w:tr>
      <w:tr w:rsidR="000733AC" w:rsidTr="006116FE">
        <w:tc>
          <w:tcPr>
            <w:tcW w:w="1785" w:type="pct"/>
            <w:tcBorders>
              <w:top w:val="single" w:color="000000" w:sz="4" w:space="0"/>
            </w:tcBorders>
            <w:shd w:val="clear" w:color="auto" w:fill="auto"/>
          </w:tcPr>
          <w:p w:rsidRPr="007820D7" w:rsidR="000733AC" w:rsidP="00591D6B" w:rsidRDefault="00532AED">
            <w:pPr>
              <w:pStyle w:val="AltB0"/>
            </w:pPr>
            <w:hyperlink w:history="1" w:anchor="ATPsetting">
              <w:r w:rsidR="000733AC">
                <w:rPr>
                  <w:rStyle w:val="ac"/>
                </w:rPr>
                <w:t>ATPsetting</w:t>
              </w:r>
            </w:hyperlink>
          </w:p>
        </w:tc>
        <w:tc>
          <w:tcPr>
            <w:tcW w:w="646" w:type="pct"/>
            <w:tcBorders>
              <w:top w:val="single" w:color="000000" w:sz="4" w:space="0"/>
            </w:tcBorders>
            <w:shd w:val="clear" w:color="auto" w:fill="auto"/>
          </w:tcPr>
          <w:p w:rsidR="000733AC" w:rsidP="00591D6B" w:rsidRDefault="000733AC">
            <w:pPr>
              <w:pStyle w:val="AltB0"/>
            </w:pPr>
            <w:r>
              <w:rPr>
                <w:rFonts w:hint="eastAsia"/>
              </w:rPr>
              <w:t>Internal</w:t>
            </w:r>
          </w:p>
        </w:tc>
        <w:tc>
          <w:tcPr>
            <w:tcW w:w="2569"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C473F2" w:rsidTr="006116FE">
        <w:tc>
          <w:tcPr>
            <w:tcW w:w="1785" w:type="pct"/>
            <w:shd w:val="clear" w:color="auto" w:fill="auto"/>
          </w:tcPr>
          <w:p w:rsidR="00C473F2" w:rsidP="00591D6B" w:rsidRDefault="00532AED">
            <w:pPr>
              <w:pStyle w:val="AltB0"/>
            </w:pPr>
            <w:hyperlink w:history="1" w:anchor="End2RunningForward">
              <w:r w:rsidR="00C473F2">
                <w:rPr>
                  <w:rStyle w:val="ac"/>
                </w:rPr>
                <w:t>End2RunningForward</w:t>
              </w:r>
            </w:hyperlink>
          </w:p>
        </w:tc>
        <w:tc>
          <w:tcPr>
            <w:tcW w:w="646" w:type="pct"/>
            <w:shd w:val="clear" w:color="auto" w:fill="auto"/>
          </w:tcPr>
          <w:p w:rsidRPr="00C9091D" w:rsidR="00C473F2" w:rsidP="00591D6B" w:rsidRDefault="00C473F2">
            <w:pPr>
              <w:pStyle w:val="AltB0"/>
            </w:pPr>
            <w:r>
              <w:rPr>
                <w:rFonts w:hint="eastAsia"/>
              </w:rPr>
              <w:t>Internal</w:t>
            </w:r>
          </w:p>
        </w:tc>
        <w:tc>
          <w:tcPr>
            <w:tcW w:w="2569" w:type="pct"/>
            <w:shd w:val="clear" w:color="auto" w:fill="auto"/>
          </w:tcPr>
          <w:p w:rsidR="00C473F2" w:rsidP="00591D6B" w:rsidRDefault="00ED222A">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416AAC" w:rsidTr="006116FE">
        <w:tc>
          <w:tcPr>
            <w:tcW w:w="1785" w:type="pct"/>
            <w:shd w:val="clear" w:color="auto" w:fill="auto"/>
          </w:tcPr>
          <w:p w:rsidRPr="00655E9F" w:rsidR="00416AAC" w:rsidP="00591D6B" w:rsidRDefault="00532AED">
            <w:pPr>
              <w:pStyle w:val="AltB0"/>
            </w:pPr>
            <w:hyperlink w:history="1" w:anchor="InhibitEmergencyBrake">
              <w:r w:rsidR="00416AAC">
                <w:rPr>
                  <w:rStyle w:val="ac"/>
                </w:rPr>
                <w:t>InhibitEmergencyBrake</w:t>
              </w:r>
            </w:hyperlink>
          </w:p>
        </w:tc>
        <w:tc>
          <w:tcPr>
            <w:tcW w:w="646" w:type="pct"/>
            <w:shd w:val="clear" w:color="auto" w:fill="auto"/>
          </w:tcPr>
          <w:p w:rsidR="00416AAC" w:rsidP="00591D6B" w:rsidRDefault="00416AAC">
            <w:pPr>
              <w:pStyle w:val="AltB0"/>
            </w:pPr>
            <w:r>
              <w:rPr>
                <w:rFonts w:hint="eastAsia"/>
              </w:rPr>
              <w:t>Internal</w:t>
            </w:r>
          </w:p>
        </w:tc>
        <w:tc>
          <w:tcPr>
            <w:tcW w:w="2569" w:type="pct"/>
            <w:shd w:val="clear" w:color="auto" w:fill="auto"/>
          </w:tcPr>
          <w:p w:rsidR="00416AAC" w:rsidP="00591D6B" w:rsidRDefault="00416AAC">
            <w:pPr>
              <w:pStyle w:val="AltB0"/>
            </w:pPr>
            <w:r>
              <w:fldChar w:fldCharType="begin"/>
            </w:r>
            <w:r>
              <w:instrText xml:space="preserve"> REF _Ref345055931 \h </w:instrText>
            </w:r>
            <w:r>
              <w:fldChar w:fldCharType="separate"/>
            </w:r>
            <w:r w:rsidR="00DE178B">
              <w:rPr>
                <w:rFonts w:hint="eastAsia"/>
              </w:rPr>
              <w:t>F71-Outputs to Rolling-stock</w:t>
            </w:r>
            <w:r>
              <w:fldChar w:fldCharType="end"/>
            </w:r>
          </w:p>
        </w:tc>
      </w:tr>
      <w:tr w:rsidR="00416AAC" w:rsidTr="006116FE">
        <w:tc>
          <w:tcPr>
            <w:tcW w:w="1785" w:type="pct"/>
            <w:tcBorders>
              <w:top w:val="single" w:color="000000" w:sz="4" w:space="0"/>
            </w:tcBorders>
            <w:shd w:val="clear" w:color="auto" w:fill="auto"/>
          </w:tcPr>
          <w:p w:rsidRPr="007820D7" w:rsidR="00416AAC" w:rsidP="00591D6B" w:rsidRDefault="00532AED">
            <w:pPr>
              <w:pStyle w:val="AltB0"/>
            </w:pPr>
            <w:hyperlink w:history="1" w:anchor="Offline">
              <w:r w:rsidR="00416AAC">
                <w:rPr>
                  <w:rStyle w:val="ac"/>
                </w:rPr>
                <w:t>Offline</w:t>
              </w:r>
            </w:hyperlink>
          </w:p>
        </w:tc>
        <w:tc>
          <w:tcPr>
            <w:tcW w:w="646" w:type="pct"/>
            <w:tcBorders>
              <w:top w:val="single" w:color="000000" w:sz="4" w:space="0"/>
            </w:tcBorders>
            <w:shd w:val="clear" w:color="auto" w:fill="auto"/>
          </w:tcPr>
          <w:p w:rsidR="00416AAC" w:rsidP="00591D6B" w:rsidRDefault="00416AAC">
            <w:pPr>
              <w:pStyle w:val="AltB0"/>
            </w:pPr>
            <w:r>
              <w:rPr>
                <w:rFonts w:hint="eastAsia"/>
              </w:rPr>
              <w:t>Internal</w:t>
            </w:r>
          </w:p>
        </w:tc>
        <w:tc>
          <w:tcPr>
            <w:tcW w:w="2569" w:type="pct"/>
            <w:tcBorders>
              <w:top w:val="single" w:color="000000" w:sz="4" w:space="0"/>
            </w:tcBorders>
            <w:shd w:val="clear" w:color="auto" w:fill="auto"/>
          </w:tcPr>
          <w:p w:rsidR="00416AAC" w:rsidP="00591D6B" w:rsidRDefault="00416A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6116FE">
        <w:tc>
          <w:tcPr>
            <w:tcW w:w="1785" w:type="pct"/>
            <w:tcBorders>
              <w:top w:val="single" w:color="000000" w:sz="4" w:space="0"/>
            </w:tcBorders>
            <w:shd w:val="clear" w:color="auto" w:fill="auto"/>
          </w:tcPr>
          <w:p w:rsidRPr="007820D7" w:rsidR="00416AAC" w:rsidP="00591D6B" w:rsidRDefault="00532AED">
            <w:pPr>
              <w:pStyle w:val="AltB0"/>
            </w:pPr>
            <w:hyperlink w:history="1" w:anchor="TrackMap">
              <w:r w:rsidR="00416AAC">
                <w:rPr>
                  <w:rStyle w:val="ac"/>
                </w:rPr>
                <w:t>TrackMap</w:t>
              </w:r>
            </w:hyperlink>
          </w:p>
        </w:tc>
        <w:tc>
          <w:tcPr>
            <w:tcW w:w="646" w:type="pct"/>
            <w:tcBorders>
              <w:top w:val="single" w:color="000000" w:sz="4" w:space="0"/>
            </w:tcBorders>
            <w:shd w:val="clear" w:color="auto" w:fill="auto"/>
          </w:tcPr>
          <w:p w:rsidR="00416AAC" w:rsidP="00591D6B" w:rsidRDefault="00416AAC">
            <w:pPr>
              <w:pStyle w:val="AltB0"/>
            </w:pPr>
            <w:r>
              <w:rPr>
                <w:rFonts w:hint="eastAsia"/>
              </w:rPr>
              <w:t>Internal</w:t>
            </w:r>
          </w:p>
        </w:tc>
        <w:tc>
          <w:tcPr>
            <w:tcW w:w="2569" w:type="pct"/>
            <w:tcBorders>
              <w:top w:val="single" w:color="000000" w:sz="4" w:space="0"/>
            </w:tcBorders>
            <w:shd w:val="clear" w:color="auto" w:fill="auto"/>
          </w:tcPr>
          <w:p w:rsidR="00416AAC" w:rsidP="00591D6B" w:rsidRDefault="00416A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6116FE">
        <w:tc>
          <w:tcPr>
            <w:tcW w:w="1785" w:type="pct"/>
            <w:shd w:val="clear" w:color="auto" w:fill="auto"/>
          </w:tcPr>
          <w:p w:rsidR="00416AAC" w:rsidP="00591D6B" w:rsidRDefault="00532AED">
            <w:pPr>
              <w:pStyle w:val="AltB0"/>
            </w:pPr>
            <w:hyperlink w:history="1" w:anchor="TrainFilteredStopped">
              <w:r w:rsidR="00416AAC">
                <w:rPr>
                  <w:rStyle w:val="ac"/>
                </w:rPr>
                <w:t>TrainFilteredStopped</w:t>
              </w:r>
            </w:hyperlink>
          </w:p>
        </w:tc>
        <w:tc>
          <w:tcPr>
            <w:tcW w:w="646" w:type="pct"/>
            <w:shd w:val="clear" w:color="auto" w:fill="auto"/>
          </w:tcPr>
          <w:p w:rsidR="00416AAC" w:rsidP="00591D6B" w:rsidRDefault="00416AAC">
            <w:pPr>
              <w:pStyle w:val="AltB0"/>
            </w:pPr>
            <w:r>
              <w:rPr>
                <w:rFonts w:hint="eastAsia"/>
              </w:rPr>
              <w:t>Internal</w:t>
            </w:r>
          </w:p>
        </w:tc>
        <w:tc>
          <w:tcPr>
            <w:tcW w:w="2569" w:type="pct"/>
            <w:shd w:val="clear" w:color="auto" w:fill="auto"/>
          </w:tcPr>
          <w:p w:rsidR="00416AAC" w:rsidP="00591D6B" w:rsidRDefault="00416AAC">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416AAC" w:rsidTr="006116FE">
        <w:tc>
          <w:tcPr>
            <w:tcW w:w="1785" w:type="pct"/>
            <w:shd w:val="clear" w:color="auto" w:fill="auto"/>
          </w:tcPr>
          <w:p w:rsidR="00416AAC" w:rsidP="00591D6B" w:rsidRDefault="00532AED">
            <w:pPr>
              <w:pStyle w:val="AltB0"/>
            </w:pPr>
            <w:hyperlink w:history="1" w:anchor="TrainFrontLocation">
              <w:r w:rsidR="00416AAC">
                <w:rPr>
                  <w:rStyle w:val="ac"/>
                </w:rPr>
                <w:t>TrainFrontLocation</w:t>
              </w:r>
            </w:hyperlink>
          </w:p>
        </w:tc>
        <w:tc>
          <w:tcPr>
            <w:tcW w:w="646" w:type="pct"/>
            <w:shd w:val="clear" w:color="auto" w:fill="auto"/>
          </w:tcPr>
          <w:p w:rsidR="00416AAC" w:rsidP="00591D6B" w:rsidRDefault="00416AAC">
            <w:pPr>
              <w:pStyle w:val="AltB0"/>
            </w:pPr>
            <w:r>
              <w:rPr>
                <w:rFonts w:hint="eastAsia"/>
              </w:rPr>
              <w:t>Internal</w:t>
            </w:r>
          </w:p>
        </w:tc>
        <w:tc>
          <w:tcPr>
            <w:tcW w:w="2569" w:type="pct"/>
            <w:shd w:val="clear" w:color="auto" w:fill="auto"/>
          </w:tcPr>
          <w:p w:rsidR="00416AAC" w:rsidP="00591D6B" w:rsidRDefault="00416AAC">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416AAC" w:rsidTr="006116FE">
        <w:tc>
          <w:tcPr>
            <w:tcW w:w="1785" w:type="pct"/>
            <w:shd w:val="clear" w:color="auto" w:fill="auto"/>
          </w:tcPr>
          <w:p w:rsidRPr="007820D7" w:rsidR="00416AAC" w:rsidP="00591D6B" w:rsidRDefault="00532AED">
            <w:pPr>
              <w:pStyle w:val="AltB0"/>
            </w:pPr>
            <w:hyperlink w:history="1" w:anchor="TrainLocatedOnKnownPath">
              <w:r w:rsidR="00416AAC">
                <w:rPr>
                  <w:rStyle w:val="ac"/>
                </w:rPr>
                <w:t>TrainLocatedOnKnownPath</w:t>
              </w:r>
            </w:hyperlink>
          </w:p>
        </w:tc>
        <w:tc>
          <w:tcPr>
            <w:tcW w:w="646" w:type="pct"/>
            <w:shd w:val="clear" w:color="auto" w:fill="auto"/>
          </w:tcPr>
          <w:p w:rsidR="00416AAC" w:rsidP="00591D6B" w:rsidRDefault="00416AAC">
            <w:pPr>
              <w:pStyle w:val="AltB0"/>
            </w:pPr>
            <w:r>
              <w:rPr>
                <w:rFonts w:hint="eastAsia"/>
              </w:rPr>
              <w:t>Internal</w:t>
            </w:r>
          </w:p>
        </w:tc>
        <w:tc>
          <w:tcPr>
            <w:tcW w:w="2569" w:type="pct"/>
            <w:shd w:val="clear" w:color="auto" w:fill="auto"/>
          </w:tcPr>
          <w:p w:rsidR="00416AAC" w:rsidP="00591D6B" w:rsidRDefault="00416AAC">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416AAC" w:rsidTr="006116FE">
        <w:tc>
          <w:tcPr>
            <w:tcW w:w="1785" w:type="pct"/>
            <w:shd w:val="clear" w:color="auto" w:fill="auto"/>
          </w:tcPr>
          <w:p w:rsidRPr="007820D7" w:rsidR="00416AAC" w:rsidP="00591D6B" w:rsidRDefault="00532AED">
            <w:pPr>
              <w:pStyle w:val="AltB0"/>
            </w:pPr>
            <w:hyperlink w:history="1" w:anchor="TrainRearLocation">
              <w:r w:rsidR="00416AAC">
                <w:rPr>
                  <w:rStyle w:val="ac"/>
                </w:rPr>
                <w:t>TrainRearLocation</w:t>
              </w:r>
            </w:hyperlink>
          </w:p>
        </w:tc>
        <w:tc>
          <w:tcPr>
            <w:tcW w:w="646" w:type="pct"/>
            <w:shd w:val="clear" w:color="auto" w:fill="auto"/>
          </w:tcPr>
          <w:p w:rsidR="00416AAC" w:rsidP="00591D6B" w:rsidRDefault="00416AAC">
            <w:pPr>
              <w:pStyle w:val="AltB0"/>
            </w:pPr>
            <w:r>
              <w:rPr>
                <w:rFonts w:hint="eastAsia"/>
              </w:rPr>
              <w:t>Internal</w:t>
            </w:r>
          </w:p>
        </w:tc>
        <w:tc>
          <w:tcPr>
            <w:tcW w:w="2569" w:type="pct"/>
            <w:shd w:val="clear" w:color="auto" w:fill="auto"/>
          </w:tcPr>
          <w:p w:rsidR="00416AAC" w:rsidP="00591D6B" w:rsidRDefault="00416AAC">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416AAC" w:rsidTr="006116FE">
        <w:tc>
          <w:tcPr>
            <w:tcW w:w="1785" w:type="pct"/>
            <w:shd w:val="clear" w:color="auto" w:fill="auto"/>
          </w:tcPr>
          <w:p w:rsidR="00416AAC" w:rsidP="00591D6B" w:rsidRDefault="00532AED">
            <w:pPr>
              <w:pStyle w:val="AltB0"/>
            </w:pPr>
            <w:hyperlink w:history="1" w:anchor="ValidTrainKinematic">
              <w:r w:rsidR="00416AAC">
                <w:rPr>
                  <w:rStyle w:val="ac"/>
                </w:rPr>
                <w:t>ValidTrainKinematic</w:t>
              </w:r>
            </w:hyperlink>
          </w:p>
        </w:tc>
        <w:tc>
          <w:tcPr>
            <w:tcW w:w="646" w:type="pct"/>
            <w:shd w:val="clear" w:color="auto" w:fill="auto"/>
          </w:tcPr>
          <w:p w:rsidR="00416AAC" w:rsidP="00591D6B" w:rsidRDefault="00416AAC">
            <w:pPr>
              <w:pStyle w:val="AltB0"/>
            </w:pPr>
            <w:r>
              <w:rPr>
                <w:rFonts w:hint="eastAsia"/>
              </w:rPr>
              <w:t>Internal</w:t>
            </w:r>
          </w:p>
        </w:tc>
        <w:tc>
          <w:tcPr>
            <w:tcW w:w="2569" w:type="pct"/>
            <w:shd w:val="clear" w:color="auto" w:fill="auto"/>
          </w:tcPr>
          <w:p w:rsidR="00416AAC" w:rsidP="00591D6B" w:rsidRDefault="00416AAC">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416AAC" w:rsidTr="006116FE">
        <w:tc>
          <w:tcPr>
            <w:tcW w:w="1785" w:type="pct"/>
            <w:shd w:val="clear" w:color="auto" w:fill="auto"/>
          </w:tcPr>
          <w:p w:rsidRPr="007820D7" w:rsidR="00416AAC" w:rsidP="00591D6B" w:rsidRDefault="00532AED">
            <w:pPr>
              <w:pStyle w:val="AltB0"/>
            </w:pPr>
            <w:hyperlink w:history="1" w:anchor="VariantValue">
              <w:r w:rsidR="00416AAC">
                <w:rPr>
                  <w:rStyle w:val="ac"/>
                </w:rPr>
                <w:t>VariantValue</w:t>
              </w:r>
            </w:hyperlink>
          </w:p>
        </w:tc>
        <w:tc>
          <w:tcPr>
            <w:tcW w:w="646" w:type="pct"/>
            <w:shd w:val="clear" w:color="auto" w:fill="auto"/>
          </w:tcPr>
          <w:p w:rsidR="00416AAC" w:rsidP="00591D6B" w:rsidRDefault="00416AAC">
            <w:pPr>
              <w:pStyle w:val="AltB0"/>
            </w:pPr>
            <w:r>
              <w:rPr>
                <w:rFonts w:hint="eastAsia"/>
              </w:rPr>
              <w:t>Internal</w:t>
            </w:r>
          </w:p>
        </w:tc>
        <w:tc>
          <w:tcPr>
            <w:tcW w:w="2569" w:type="pct"/>
            <w:shd w:val="clear" w:color="auto" w:fill="auto"/>
          </w:tcPr>
          <w:p w:rsidR="00416AAC" w:rsidP="00591D6B" w:rsidRDefault="00416AAC">
            <w:pPr>
              <w:pStyle w:val="AltB0"/>
            </w:pPr>
            <w:r>
              <w:fldChar w:fldCharType="begin"/>
            </w:r>
            <w:r>
              <w:instrText xml:space="preserve"> REF _Ref345055594 \h </w:instrText>
            </w:r>
            <w:r>
              <w:fldChar w:fldCharType="separate"/>
            </w:r>
            <w:r w:rsidRPr="00A61D30" w:rsidR="00DE178B">
              <w:rPr>
                <w:rFonts w:hint="eastAsia"/>
              </w:rPr>
              <w:t>F</w:t>
            </w:r>
            <w:r w:rsidR="00DE178B">
              <w:rPr>
                <w:rFonts w:hint="eastAsia"/>
              </w:rPr>
              <w:t>15</w:t>
            </w:r>
            <w:r w:rsidRPr="00CF6CBE" w:rsidR="00DE178B">
              <w:rPr>
                <w:rFonts w:hint="eastAsia"/>
              </w:rPr>
              <w:t>-</w:t>
            </w:r>
            <w:r w:rsidR="00DE178B">
              <w:rPr>
                <w:rFonts w:hint="eastAsia"/>
              </w:rPr>
              <w:t>Manage Variants in CBTC Mode</w:t>
            </w:r>
            <w:r>
              <w:fldChar w:fldCharType="end"/>
            </w:r>
          </w:p>
        </w:tc>
      </w:tr>
    </w:tbl>
    <w:p w:rsidRPr="007820D7" w:rsidR="007820D7" w:rsidP="00934391" w:rsidRDefault="007820D7">
      <w:pPr>
        <w:pStyle w:val="3"/>
      </w:pPr>
      <w:r w:rsidRPr="007820D7">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376"/>
        <w:gridCol w:w="1770"/>
        <w:gridCol w:w="1504"/>
        <w:gridCol w:w="1636"/>
      </w:tblGrid>
      <w:tr w:rsidRPr="00785CC7" w:rsidR="007820D7" w:rsidTr="007820D7">
        <w:tc>
          <w:tcPr>
            <w:tcW w:w="2356" w:type="pct"/>
            <w:tcBorders>
              <w:top w:val="single" w:color="000000" w:sz="12" w:space="0"/>
              <w:bottom w:val="single" w:color="000000" w:sz="4" w:space="0"/>
            </w:tcBorders>
            <w:shd w:val="clear" w:color="auto" w:fill="E0E0E0"/>
          </w:tcPr>
          <w:p w:rsidRPr="007820D7" w:rsidR="007820D7" w:rsidP="00FA0FBB" w:rsidRDefault="007820D7">
            <w:pPr>
              <w:pStyle w:val="af6"/>
            </w:pPr>
            <w:r w:rsidRPr="007820D7">
              <w:t>Name</w:t>
            </w:r>
          </w:p>
        </w:tc>
        <w:tc>
          <w:tcPr>
            <w:tcW w:w="953" w:type="pct"/>
            <w:tcBorders>
              <w:top w:val="single" w:color="000000" w:sz="12" w:space="0"/>
              <w:bottom w:val="single" w:color="000000" w:sz="4" w:space="0"/>
            </w:tcBorders>
            <w:shd w:val="clear" w:color="auto" w:fill="E0E0E0"/>
          </w:tcPr>
          <w:p w:rsidRPr="007820D7" w:rsidR="007820D7" w:rsidP="00FA0FBB" w:rsidRDefault="007820D7">
            <w:pPr>
              <w:pStyle w:val="af6"/>
            </w:pPr>
            <w:r w:rsidRPr="007820D7">
              <w:rPr>
                <w:rFonts w:hint="eastAsia"/>
              </w:rPr>
              <w:t>Safety Critical</w:t>
            </w:r>
          </w:p>
        </w:tc>
        <w:tc>
          <w:tcPr>
            <w:tcW w:w="810" w:type="pct"/>
            <w:tcBorders>
              <w:top w:val="single" w:color="000000" w:sz="12" w:space="0"/>
              <w:bottom w:val="single" w:color="000000" w:sz="4" w:space="0"/>
            </w:tcBorders>
            <w:shd w:val="clear" w:color="auto" w:fill="E0E0E0"/>
          </w:tcPr>
          <w:p w:rsidRPr="007820D7" w:rsidR="007820D7" w:rsidP="00FA0FBB" w:rsidRDefault="007820D7">
            <w:pPr>
              <w:pStyle w:val="af6"/>
            </w:pPr>
            <w:r w:rsidRPr="007820D7">
              <w:t>Observable</w:t>
            </w:r>
          </w:p>
        </w:tc>
        <w:tc>
          <w:tcPr>
            <w:tcW w:w="881" w:type="pct"/>
            <w:tcBorders>
              <w:top w:val="single" w:color="000000" w:sz="12" w:space="0"/>
              <w:bottom w:val="single" w:color="000000" w:sz="4" w:space="0"/>
            </w:tcBorders>
            <w:shd w:val="clear" w:color="auto" w:fill="E0E0E0"/>
          </w:tcPr>
          <w:p w:rsidRPr="007820D7" w:rsidR="007820D7" w:rsidP="00FA0FBB" w:rsidRDefault="007820D7">
            <w:pPr>
              <w:pStyle w:val="af6"/>
            </w:pPr>
            <w:r w:rsidRPr="007820D7">
              <w:t>Logical Type</w:t>
            </w:r>
          </w:p>
        </w:tc>
      </w:tr>
      <w:tr w:rsidR="002848D6" w:rsidTr="007820D7">
        <w:tc>
          <w:tcPr>
            <w:tcW w:w="2356" w:type="pct"/>
            <w:shd w:val="clear" w:color="auto" w:fill="auto"/>
          </w:tcPr>
          <w:p w:rsidRPr="007820D7" w:rsidR="002848D6" w:rsidP="00591D6B" w:rsidRDefault="00532AED">
            <w:pPr>
              <w:pStyle w:val="AltB0"/>
            </w:pPr>
            <w:hyperlink w:history="1" w:anchor="NUDEdistanceAccount_1">
              <w:r w:rsidR="002848D6">
                <w:rPr>
                  <w:rStyle w:val="ac"/>
                </w:rPr>
                <w:t>NUDEdistanceAccount_1</w:t>
              </w:r>
            </w:hyperlink>
          </w:p>
        </w:tc>
        <w:tc>
          <w:tcPr>
            <w:tcW w:w="953" w:type="pct"/>
          </w:tcPr>
          <w:p w:rsidR="002848D6" w:rsidP="00591D6B" w:rsidRDefault="002848D6">
            <w:pPr>
              <w:pStyle w:val="AltB0"/>
            </w:pPr>
            <w:r>
              <w:rPr>
                <w:rFonts w:hint="eastAsia"/>
              </w:rPr>
              <w:t>√</w:t>
            </w:r>
          </w:p>
        </w:tc>
        <w:tc>
          <w:tcPr>
            <w:tcW w:w="810" w:type="pct"/>
            <w:shd w:val="clear" w:color="auto" w:fill="auto"/>
          </w:tcPr>
          <w:p w:rsidR="002848D6" w:rsidP="00591D6B" w:rsidRDefault="002848D6">
            <w:pPr>
              <w:pStyle w:val="AltB0"/>
            </w:pPr>
            <w:r>
              <w:rPr>
                <w:rFonts w:hint="eastAsia"/>
              </w:rPr>
              <w:t>√</w:t>
            </w:r>
          </w:p>
        </w:tc>
        <w:tc>
          <w:tcPr>
            <w:tcW w:w="881" w:type="pct"/>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2848D6" w:rsidTr="007820D7">
        <w:tc>
          <w:tcPr>
            <w:tcW w:w="2356" w:type="pct"/>
            <w:shd w:val="clear" w:color="auto" w:fill="auto"/>
          </w:tcPr>
          <w:p w:rsidRPr="007820D7" w:rsidR="002848D6" w:rsidP="00591D6B" w:rsidRDefault="00532AED">
            <w:pPr>
              <w:pStyle w:val="AltB0"/>
            </w:pPr>
            <w:hyperlink w:history="1" w:anchor="NUDEdistanceAccount_2">
              <w:r w:rsidR="002848D6">
                <w:rPr>
                  <w:rStyle w:val="ac"/>
                </w:rPr>
                <w:t>NUDEdistanceAccount_2</w:t>
              </w:r>
            </w:hyperlink>
          </w:p>
        </w:tc>
        <w:tc>
          <w:tcPr>
            <w:tcW w:w="953" w:type="pct"/>
          </w:tcPr>
          <w:p w:rsidR="002848D6" w:rsidP="00591D6B" w:rsidRDefault="002848D6">
            <w:pPr>
              <w:pStyle w:val="AltB0"/>
            </w:pPr>
            <w:r>
              <w:rPr>
                <w:rFonts w:hint="eastAsia"/>
              </w:rPr>
              <w:t>√</w:t>
            </w:r>
          </w:p>
        </w:tc>
        <w:tc>
          <w:tcPr>
            <w:tcW w:w="810" w:type="pct"/>
            <w:shd w:val="clear" w:color="auto" w:fill="auto"/>
          </w:tcPr>
          <w:p w:rsidR="002848D6" w:rsidP="00591D6B" w:rsidRDefault="002848D6">
            <w:pPr>
              <w:pStyle w:val="AltB0"/>
            </w:pPr>
            <w:r>
              <w:rPr>
                <w:rFonts w:hint="eastAsia"/>
              </w:rPr>
              <w:t>√</w:t>
            </w:r>
          </w:p>
        </w:tc>
        <w:tc>
          <w:tcPr>
            <w:tcW w:w="881" w:type="pct"/>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2848D6" w:rsidTr="007820D7">
        <w:tc>
          <w:tcPr>
            <w:tcW w:w="2356" w:type="pct"/>
            <w:shd w:val="clear" w:color="auto" w:fill="auto"/>
          </w:tcPr>
          <w:p w:rsidRPr="007820D7" w:rsidR="002848D6" w:rsidP="00591D6B" w:rsidRDefault="00532AED">
            <w:pPr>
              <w:pStyle w:val="AltB0"/>
            </w:pPr>
            <w:hyperlink w:history="1" w:anchor="NoUndetectableDanger_1">
              <w:r w:rsidR="002848D6">
                <w:rPr>
                  <w:rStyle w:val="ac"/>
                </w:rPr>
                <w:t>NoUndetectableDanger_1</w:t>
              </w:r>
            </w:hyperlink>
          </w:p>
        </w:tc>
        <w:tc>
          <w:tcPr>
            <w:tcW w:w="953" w:type="pct"/>
          </w:tcPr>
          <w:p w:rsidR="002848D6" w:rsidP="00591D6B" w:rsidRDefault="002848D6">
            <w:pPr>
              <w:pStyle w:val="AltB0"/>
            </w:pPr>
            <w:r>
              <w:rPr>
                <w:rFonts w:hint="eastAsia"/>
              </w:rPr>
              <w:t>√</w:t>
            </w:r>
          </w:p>
        </w:tc>
        <w:tc>
          <w:tcPr>
            <w:tcW w:w="810" w:type="pct"/>
            <w:shd w:val="clear" w:color="auto" w:fill="auto"/>
          </w:tcPr>
          <w:p w:rsidR="002848D6" w:rsidP="00591D6B" w:rsidRDefault="002848D6">
            <w:pPr>
              <w:pStyle w:val="AltB0"/>
            </w:pPr>
            <w:r>
              <w:rPr>
                <w:rFonts w:hint="eastAsia"/>
              </w:rPr>
              <w:t>√</w:t>
            </w:r>
          </w:p>
        </w:tc>
        <w:tc>
          <w:tcPr>
            <w:tcW w:w="881" w:type="pct"/>
            <w:shd w:val="clear" w:color="auto" w:fill="auto"/>
          </w:tcPr>
          <w:p w:rsidR="002848D6"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2848D6" w:rsidTr="007820D7">
        <w:tc>
          <w:tcPr>
            <w:tcW w:w="2356" w:type="pct"/>
            <w:shd w:val="clear" w:color="auto" w:fill="auto"/>
          </w:tcPr>
          <w:p w:rsidRPr="007820D7" w:rsidR="002848D6" w:rsidP="00591D6B" w:rsidRDefault="00532AED">
            <w:pPr>
              <w:pStyle w:val="AltB0"/>
            </w:pPr>
            <w:hyperlink w:history="1" w:anchor="NoUndetectableDanger_2">
              <w:r w:rsidR="002848D6">
                <w:rPr>
                  <w:rStyle w:val="ac"/>
                </w:rPr>
                <w:t>NoUndetectableDanger_2</w:t>
              </w:r>
            </w:hyperlink>
          </w:p>
        </w:tc>
        <w:tc>
          <w:tcPr>
            <w:tcW w:w="953" w:type="pct"/>
          </w:tcPr>
          <w:p w:rsidR="002848D6" w:rsidP="00591D6B" w:rsidRDefault="002848D6">
            <w:pPr>
              <w:pStyle w:val="AltB0"/>
            </w:pPr>
            <w:r>
              <w:rPr>
                <w:rFonts w:hint="eastAsia"/>
              </w:rPr>
              <w:t>√</w:t>
            </w:r>
          </w:p>
        </w:tc>
        <w:tc>
          <w:tcPr>
            <w:tcW w:w="810" w:type="pct"/>
            <w:shd w:val="clear" w:color="auto" w:fill="auto"/>
          </w:tcPr>
          <w:p w:rsidR="002848D6" w:rsidP="00591D6B" w:rsidRDefault="002848D6">
            <w:pPr>
              <w:pStyle w:val="AltB0"/>
            </w:pPr>
            <w:r>
              <w:rPr>
                <w:rFonts w:hint="eastAsia"/>
              </w:rPr>
              <w:t>√</w:t>
            </w:r>
          </w:p>
        </w:tc>
        <w:tc>
          <w:tcPr>
            <w:tcW w:w="881" w:type="pct"/>
            <w:shd w:val="clear" w:color="auto" w:fill="auto"/>
          </w:tcPr>
          <w:p w:rsidR="002848D6"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EA5B07" w:rsidP="00C93484" w:rsidRDefault="00EA5B07">
      <w:pPr>
        <w:pStyle w:val="Reqtify"/>
      </w:pPr>
    </w:p>
    <w:p w:rsidR="007820D7" w:rsidP="00934391" w:rsidRDefault="007820D7">
      <w:pPr>
        <w:pStyle w:val="3"/>
      </w:pPr>
      <w:r w:rsidRPr="007820D7">
        <w:rPr>
          <w:rFonts w:hint="eastAsia"/>
        </w:rPr>
        <w:t>Processing</w:t>
      </w:r>
    </w:p>
    <w:p w:rsidR="00C231BA" w:rsidP="00C93484" w:rsidRDefault="00C231BA">
      <w:pPr>
        <w:pStyle w:val="Reqtify"/>
      </w:pPr>
    </w:p>
    <w:p w:rsidRPr="00437F33" w:rsidR="00C231BA" w:rsidP="0012674A" w:rsidRDefault="00C231BA">
      <w:pPr>
        <w:pStyle w:val="4"/>
      </w:pPr>
      <w:r w:rsidRPr="00437F33">
        <w:rPr>
          <w:rFonts w:hint="eastAsia"/>
        </w:rPr>
        <w:t>Permissive/ not restrictive zone logical inputs</w:t>
      </w:r>
    </w:p>
    <w:p w:rsidRPr="00C231BA" w:rsidR="00C231BA" w:rsidP="00C93484" w:rsidRDefault="00C231BA">
      <w:pPr>
        <w:pStyle w:val="Reqtify"/>
      </w:pPr>
    </w:p>
    <w:p w:rsidR="00C231BA" w:rsidP="00C93484" w:rsidRDefault="003F2F34">
      <w:pPr>
        <w:pStyle w:val="Reqtify"/>
      </w:pPr>
      <w:r>
        <w:rPr>
          <w:rFonts w:hint="eastAsia"/>
        </w:rPr>
        <w:t>在项目中，可通过</w:t>
      </w:r>
      <w:r w:rsidR="00C231BA">
        <w:rPr>
          <w:rFonts w:hint="eastAsia"/>
        </w:rPr>
        <w:t>在线路地图上配置</w:t>
      </w:r>
      <w:r w:rsidR="00C231BA">
        <w:rPr>
          <w:rFonts w:hint="eastAsia"/>
        </w:rPr>
        <w:t>vital zone</w:t>
      </w:r>
      <w:r w:rsidR="00C231BA">
        <w:rPr>
          <w:rFonts w:hint="eastAsia"/>
        </w:rPr>
        <w:t>及其相应的“区域逻辑输入”来实现列车在该</w:t>
      </w:r>
      <w:r w:rsidR="006A054E">
        <w:rPr>
          <w:rFonts w:hint="eastAsia"/>
        </w:rPr>
        <w:t>vital zone</w:t>
      </w:r>
      <w:r w:rsidR="006A054E">
        <w:rPr>
          <w:rFonts w:hint="eastAsia"/>
        </w:rPr>
        <w:t>所表示的“允许区”和“限制区”的监控</w:t>
      </w:r>
      <w:r w:rsidR="00C231BA">
        <w:rPr>
          <w:rFonts w:hint="eastAsia"/>
        </w:rPr>
        <w:t>：</w:t>
      </w:r>
    </w:p>
    <w:p w:rsidRPr="00EA5B07" w:rsidR="00C231BA" w:rsidP="00FA0FBB" w:rsidRDefault="00C231BA">
      <w:pPr>
        <w:pStyle w:val="AltX"/>
      </w:pPr>
      <w:r>
        <w:rPr>
          <w:rFonts w:hint="eastAsia"/>
        </w:rPr>
        <w:t>对于</w:t>
      </w:r>
      <w:r w:rsidR="006A054E">
        <w:rPr>
          <w:rFonts w:hint="eastAsia"/>
        </w:rPr>
        <w:t>允许区，</w:t>
      </w:r>
      <w:r w:rsidR="006A054E">
        <w:rPr>
          <w:rFonts w:hint="eastAsia"/>
        </w:rPr>
        <w:t>vital zone</w:t>
      </w:r>
      <w:r w:rsidR="006A054E">
        <w:rPr>
          <w:rFonts w:hint="eastAsia"/>
        </w:rPr>
        <w:t>有</w:t>
      </w:r>
      <w:r>
        <w:rPr>
          <w:rFonts w:hint="eastAsia"/>
        </w:rPr>
        <w:t>“允许区逻辑输入”</w:t>
      </w:r>
      <w:r w:rsidR="006A054E">
        <w:rPr>
          <w:rFonts w:hint="eastAsia"/>
        </w:rPr>
        <w:t>属性</w:t>
      </w:r>
      <w:r>
        <w:rPr>
          <w:rFonts w:hint="eastAsia"/>
        </w:rPr>
        <w:t>，</w:t>
      </w:r>
      <w:r w:rsidR="006A054E">
        <w:rPr>
          <w:rFonts w:hint="eastAsia"/>
        </w:rPr>
        <w:t>也可能含有相关变量。</w:t>
      </w:r>
      <w:r>
        <w:rPr>
          <w:rFonts w:hint="eastAsia"/>
        </w:rPr>
        <w:t>ATP</w:t>
      </w:r>
      <w:r>
        <w:rPr>
          <w:rFonts w:hint="eastAsia"/>
        </w:rPr>
        <w:t>需监控列车是否完全被包含在该</w:t>
      </w:r>
      <w:r>
        <w:rPr>
          <w:rFonts w:hint="eastAsia"/>
        </w:rPr>
        <w:t>vital zone</w:t>
      </w:r>
      <w:r>
        <w:rPr>
          <w:rFonts w:hint="eastAsia"/>
        </w:rPr>
        <w:t>表示的“允许区”内：即列车定位完全在</w:t>
      </w:r>
      <w:r w:rsidRPr="00437F33">
        <w:rPr>
          <w:rFonts w:hint="eastAsia"/>
        </w:rPr>
        <w:t>该</w:t>
      </w:r>
      <w:r>
        <w:rPr>
          <w:rFonts w:hint="eastAsia"/>
        </w:rPr>
        <w:t>区域内，且该区域</w:t>
      </w:r>
      <w:r w:rsidRPr="00437F33">
        <w:rPr>
          <w:rFonts w:hint="eastAsia"/>
        </w:rPr>
        <w:t>没有</w:t>
      </w:r>
      <w:r>
        <w:rPr>
          <w:rFonts w:hint="eastAsia"/>
        </w:rPr>
        <w:t>相关</w:t>
      </w:r>
      <w:r w:rsidRPr="00437F33">
        <w:rPr>
          <w:rFonts w:hint="eastAsia"/>
        </w:rPr>
        <w:t>变量</w:t>
      </w:r>
      <w:r>
        <w:rPr>
          <w:rFonts w:hint="eastAsia"/>
        </w:rPr>
        <w:t>或</w:t>
      </w:r>
      <w:r w:rsidRPr="00437F33">
        <w:rPr>
          <w:rFonts w:hint="eastAsia"/>
        </w:rPr>
        <w:t>变量为允许状态</w:t>
      </w:r>
      <w:r>
        <w:rPr>
          <w:rFonts w:hint="eastAsia"/>
        </w:rPr>
        <w:t>。此时，</w:t>
      </w:r>
      <w:r>
        <w:rPr>
          <w:rFonts w:hint="eastAsia"/>
        </w:rPr>
        <w:t>ATP</w:t>
      </w:r>
      <w:r>
        <w:rPr>
          <w:rFonts w:hint="eastAsia"/>
        </w:rPr>
        <w:t>认为列车</w:t>
      </w:r>
      <w:r w:rsidR="00E31285">
        <w:rPr>
          <w:rFonts w:hint="eastAsia"/>
        </w:rPr>
        <w:t>“</w:t>
      </w:r>
      <w:r>
        <w:rPr>
          <w:rFonts w:hint="eastAsia"/>
        </w:rPr>
        <w:t>完全在允许区内</w:t>
      </w:r>
      <w:r w:rsidR="00E31285">
        <w:rPr>
          <w:rFonts w:hint="eastAsia"/>
        </w:rPr>
        <w:t>”</w:t>
      </w:r>
      <w:r>
        <w:rPr>
          <w:rFonts w:hint="eastAsia"/>
        </w:rPr>
        <w:t>。</w:t>
      </w:r>
    </w:p>
    <w:p w:rsidRPr="00C231BA" w:rsidR="00C231BA" w:rsidP="00FA0FBB" w:rsidRDefault="00C231BA">
      <w:pPr>
        <w:pStyle w:val="AltX"/>
      </w:pPr>
      <w:r>
        <w:rPr>
          <w:rFonts w:hint="eastAsia"/>
        </w:rPr>
        <w:t>对于</w:t>
      </w:r>
      <w:r w:rsidR="006A054E">
        <w:rPr>
          <w:rFonts w:hint="eastAsia"/>
        </w:rPr>
        <w:t>限制区，</w:t>
      </w:r>
      <w:r w:rsidR="006A054E">
        <w:rPr>
          <w:rFonts w:hint="eastAsia"/>
        </w:rPr>
        <w:t>vital zone</w:t>
      </w:r>
      <w:r w:rsidR="006A054E">
        <w:rPr>
          <w:rFonts w:hint="eastAsia"/>
        </w:rPr>
        <w:t>有</w:t>
      </w:r>
      <w:r>
        <w:rPr>
          <w:rFonts w:hint="eastAsia"/>
        </w:rPr>
        <w:t>“非限制区逻辑输入”</w:t>
      </w:r>
      <w:r w:rsidR="006A054E">
        <w:rPr>
          <w:rFonts w:hint="eastAsia"/>
        </w:rPr>
        <w:t>属性</w:t>
      </w:r>
      <w:r>
        <w:rPr>
          <w:rFonts w:hint="eastAsia"/>
        </w:rPr>
        <w:t>，</w:t>
      </w:r>
      <w:r w:rsidR="006A054E">
        <w:rPr>
          <w:rFonts w:hint="eastAsia"/>
        </w:rPr>
        <w:t>也可能含有相关变量。</w:t>
      </w:r>
      <w:r>
        <w:rPr>
          <w:rFonts w:hint="eastAsia"/>
        </w:rPr>
        <w:t>ATP</w:t>
      </w:r>
      <w:r w:rsidR="006A054E">
        <w:rPr>
          <w:rFonts w:hint="eastAsia"/>
        </w:rPr>
        <w:t>需监控</w:t>
      </w:r>
      <w:r>
        <w:rPr>
          <w:rFonts w:hint="eastAsia"/>
        </w:rPr>
        <w:t>列车</w:t>
      </w:r>
      <w:r w:rsidR="006A054E">
        <w:rPr>
          <w:rFonts w:hint="eastAsia"/>
        </w:rPr>
        <w:t>没有任何部分</w:t>
      </w:r>
      <w:r>
        <w:rPr>
          <w:rFonts w:hint="eastAsia"/>
        </w:rPr>
        <w:t>在该</w:t>
      </w:r>
      <w:r w:rsidR="006A054E">
        <w:rPr>
          <w:rFonts w:hint="eastAsia"/>
        </w:rPr>
        <w:t>“</w:t>
      </w:r>
      <w:r>
        <w:rPr>
          <w:rFonts w:hint="eastAsia"/>
        </w:rPr>
        <w:t>限制区”</w:t>
      </w:r>
      <w:r w:rsidR="006A054E">
        <w:rPr>
          <w:rFonts w:hint="eastAsia"/>
        </w:rPr>
        <w:t>内</w:t>
      </w:r>
      <w:r>
        <w:rPr>
          <w:rFonts w:hint="eastAsia"/>
        </w:rPr>
        <w:t>：即列车定位与该区域没有交集</w:t>
      </w:r>
      <w:r w:rsidR="006A054E">
        <w:rPr>
          <w:rFonts w:hint="eastAsia"/>
        </w:rPr>
        <w:t>；</w:t>
      </w:r>
      <w:r w:rsidRPr="00437F33">
        <w:rPr>
          <w:rFonts w:hint="eastAsia"/>
        </w:rPr>
        <w:t>或者</w:t>
      </w:r>
      <w:r>
        <w:rPr>
          <w:rFonts w:hint="eastAsia"/>
        </w:rPr>
        <w:t>，与列车定位有交集的限制区</w:t>
      </w:r>
      <w:r w:rsidRPr="00437F33">
        <w:rPr>
          <w:rFonts w:hint="eastAsia"/>
        </w:rPr>
        <w:t>存在变量</w:t>
      </w:r>
      <w:r w:rsidR="006A054E">
        <w:rPr>
          <w:rFonts w:hint="eastAsia"/>
        </w:rPr>
        <w:t>，</w:t>
      </w:r>
      <w:r w:rsidRPr="00437F33">
        <w:rPr>
          <w:rFonts w:hint="eastAsia"/>
        </w:rPr>
        <w:t>且</w:t>
      </w:r>
      <w:r>
        <w:rPr>
          <w:rFonts w:hint="eastAsia"/>
        </w:rPr>
        <w:t>该</w:t>
      </w:r>
      <w:r w:rsidRPr="00437F33">
        <w:rPr>
          <w:rFonts w:hint="eastAsia"/>
        </w:rPr>
        <w:t>变量为</w:t>
      </w:r>
      <w:r>
        <w:rPr>
          <w:rFonts w:hint="eastAsia"/>
        </w:rPr>
        <w:t>允许状态。此时，</w:t>
      </w:r>
      <w:r>
        <w:rPr>
          <w:rFonts w:hint="eastAsia"/>
        </w:rPr>
        <w:t>ATP</w:t>
      </w:r>
      <w:r>
        <w:rPr>
          <w:rFonts w:hint="eastAsia"/>
        </w:rPr>
        <w:t>认为列车</w:t>
      </w:r>
      <w:r w:rsidR="00E31285">
        <w:rPr>
          <w:rFonts w:hint="eastAsia"/>
        </w:rPr>
        <w:t>“</w:t>
      </w:r>
      <w:r>
        <w:rPr>
          <w:rFonts w:hint="eastAsia"/>
        </w:rPr>
        <w:t>与限制区没有交集</w:t>
      </w:r>
      <w:r w:rsidR="00E31285">
        <w:rPr>
          <w:rFonts w:hint="eastAsia"/>
        </w:rPr>
        <w:t>”</w:t>
      </w:r>
      <w:r>
        <w:rPr>
          <w:rFonts w:hint="eastAsia"/>
        </w:rPr>
        <w:t>。</w:t>
      </w:r>
    </w:p>
    <w:p w:rsidR="00C231BA" w:rsidP="00C93484" w:rsidRDefault="00C231BA">
      <w:pPr>
        <w:pStyle w:val="Reqtify"/>
      </w:pPr>
    </w:p>
    <w:p w:rsidR="00E31285" w:rsidP="00C93484" w:rsidRDefault="006A054E">
      <w:pPr>
        <w:pStyle w:val="Reqtify"/>
      </w:pPr>
      <w:r>
        <w:rPr>
          <w:rFonts w:hint="eastAsia"/>
        </w:rPr>
        <w:t>项目可配置，</w:t>
      </w:r>
      <w:r w:rsidR="00C231BA">
        <w:rPr>
          <w:rFonts w:hint="eastAsia"/>
        </w:rPr>
        <w:t>当列车</w:t>
      </w:r>
      <w:r w:rsidR="00E31285">
        <w:rPr>
          <w:rFonts w:hint="eastAsia"/>
        </w:rPr>
        <w:t>“</w:t>
      </w:r>
      <w:r w:rsidR="00C231BA">
        <w:rPr>
          <w:rFonts w:hint="eastAsia"/>
        </w:rPr>
        <w:t>完全在允许区内</w:t>
      </w:r>
      <w:r w:rsidR="00E31285">
        <w:rPr>
          <w:rFonts w:hint="eastAsia"/>
        </w:rPr>
        <w:t>”</w:t>
      </w:r>
      <w:r w:rsidR="00C231BA">
        <w:rPr>
          <w:rFonts w:hint="eastAsia"/>
        </w:rPr>
        <w:t>，或者</w:t>
      </w:r>
      <w:r w:rsidR="00E31285">
        <w:rPr>
          <w:rFonts w:hint="eastAsia"/>
        </w:rPr>
        <w:t>“</w:t>
      </w:r>
      <w:r w:rsidR="00C231BA">
        <w:rPr>
          <w:rFonts w:hint="eastAsia"/>
        </w:rPr>
        <w:t>与限制区</w:t>
      </w:r>
      <w:r w:rsidR="00E31285">
        <w:rPr>
          <w:rFonts w:hint="eastAsia"/>
        </w:rPr>
        <w:t>没有交集”时，</w:t>
      </w:r>
      <w:r w:rsidR="00E31285">
        <w:rPr>
          <w:rFonts w:hint="eastAsia"/>
        </w:rPr>
        <w:t>ATP</w:t>
      </w:r>
      <w:r w:rsidR="00E31285">
        <w:rPr>
          <w:rFonts w:hint="eastAsia"/>
        </w:rPr>
        <w:t>不认为当前处于“</w:t>
      </w:r>
      <w:r w:rsidRPr="007820D7" w:rsidR="00E31285">
        <w:rPr>
          <w:rFonts w:hint="eastAsia"/>
        </w:rPr>
        <w:t>无法侦测的风险</w:t>
      </w:r>
      <w:r w:rsidR="00E31285">
        <w:rPr>
          <w:rFonts w:hint="eastAsia"/>
        </w:rPr>
        <w:t>”中，即无需处理；反之，则认为当前处于“</w:t>
      </w:r>
      <w:r w:rsidRPr="007820D7" w:rsidR="00E31285">
        <w:rPr>
          <w:rFonts w:hint="eastAsia"/>
        </w:rPr>
        <w:t>无法侦测的风险</w:t>
      </w:r>
      <w:r w:rsidR="00E31285">
        <w:rPr>
          <w:rFonts w:hint="eastAsia"/>
        </w:rPr>
        <w:t>”，需要立即输出紧急制动。</w:t>
      </w:r>
    </w:p>
    <w:p w:rsidR="00E31285" w:rsidP="00C93484" w:rsidRDefault="00E31285">
      <w:pPr>
        <w:pStyle w:val="Reqtify"/>
      </w:pPr>
    </w:p>
    <w:p w:rsidRPr="00E31285" w:rsidR="00E31285" w:rsidP="00C93484" w:rsidRDefault="00E31285">
      <w:pPr>
        <w:pStyle w:val="Reqtify"/>
      </w:pPr>
      <w:r>
        <w:rPr>
          <w:rFonts w:hint="eastAsia"/>
        </w:rPr>
        <w:t>项目可配的</w:t>
      </w:r>
      <w:r>
        <w:rPr>
          <w:rFonts w:hint="eastAsia"/>
        </w:rPr>
        <w:t>vital zone</w:t>
      </w:r>
      <w:r>
        <w:rPr>
          <w:rFonts w:hint="eastAsia"/>
        </w:rPr>
        <w:t>逻辑输入属性，如</w:t>
      </w:r>
      <w:r>
        <w:fldChar w:fldCharType="begin"/>
      </w:r>
      <w:r>
        <w:instrText xml:space="preserve"> </w:instrText>
      </w:r>
      <w:r>
        <w:rPr>
          <w:rFonts w:hint="eastAsia"/>
        </w:rPr>
        <w:instrText>REF _Ref345582423 \h</w:instrText>
      </w:r>
      <w:r>
        <w:instrText xml:space="preserve"> </w:instrText>
      </w:r>
      <w:r>
        <w:fldChar w:fldCharType="separate"/>
      </w:r>
      <w:r w:rsidR="00DE178B">
        <w:t xml:space="preserve">Table </w:t>
      </w:r>
      <w:r w:rsidR="00DE178B">
        <w:rPr>
          <w:noProof/>
        </w:rPr>
        <w:t>5</w:t>
      </w:r>
      <w:r w:rsidR="00DE178B">
        <w:noBreakHyphen/>
      </w:r>
      <w:r w:rsidR="00DE178B">
        <w:rPr>
          <w:noProof/>
        </w:rPr>
        <w:t>10</w:t>
      </w:r>
      <w:r>
        <w:fldChar w:fldCharType="end"/>
      </w:r>
      <w:r>
        <w:rPr>
          <w:rFonts w:hint="eastAsia"/>
        </w:rPr>
        <w:t>所示。</w:t>
      </w:r>
    </w:p>
    <w:p w:rsidR="006C4FDB" w:rsidP="00C93484" w:rsidRDefault="006C4FDB">
      <w:pPr>
        <w:pStyle w:val="Reqtify"/>
      </w:pPr>
    </w:p>
    <w:p w:rsidR="006C4FDB" w:rsidP="006C4FDB" w:rsidRDefault="006C4FDB">
      <w:pPr>
        <w:pStyle w:val="affc"/>
      </w:pPr>
      <w:bookmarkStart w:name="_Ref358194025" w:id="8500"/>
      <w:bookmarkStart w:name="_Ref345582423" w:id="8501"/>
      <w:bookmarkStart w:name="_Toc349031244" w:id="8502"/>
      <w:bookmarkStart w:name="_Toc347567355" w:id="8503"/>
      <w:bookmarkStart w:name="_Toc345689827" w:id="8504"/>
      <w:bookmarkStart w:name="_Toc376183076" w:id="8505"/>
      <w:r>
        <w:t xml:space="preserve">Table </w:t>
      </w:r>
      <w:r w:rsidR="00FA0FBB">
        <w:fldChar w:fldCharType="begin"/>
      </w:r>
      <w:r w:rsidR="00FA0FBB">
        <w:instrText xml:space="preserve"> STYLEREF 1 \s </w:instrText>
      </w:r>
      <w:r w:rsidR="00FA0FBB">
        <w:fldChar w:fldCharType="separate"/>
      </w:r>
      <w:r w:rsidR="00DE178B">
        <w:t>5</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10</w:t>
      </w:r>
      <w:r w:rsidR="00FA0FBB">
        <w:fldChar w:fldCharType="end"/>
      </w:r>
      <w:bookmarkEnd w:id="8500"/>
      <w:bookmarkEnd w:id="8501"/>
      <w:r w:rsidR="00E31285">
        <w:rPr>
          <w:rFonts w:hint="eastAsia"/>
        </w:rPr>
        <w:t xml:space="preserve"> Logical inputs for vital zone</w:t>
      </w:r>
      <w:bookmarkEnd w:id="8502"/>
      <w:bookmarkEnd w:id="8503"/>
      <w:bookmarkEnd w:id="8504"/>
      <w:bookmarkEnd w:id="8505"/>
    </w:p>
    <w:tbl>
      <w:tblPr>
        <w:tblW w:w="5000" w:type="pct"/>
        <w:tblBorders>
          <w:top w:val="single" w:color="000000" w:sz="12" w:space="0"/>
          <w:bottom w:val="single" w:color="000000" w:sz="12" w:space="0"/>
          <w:insideH w:val="single" w:color="000000" w:sz="4" w:space="0"/>
          <w:insideV w:val="single" w:color="000000" w:sz="4" w:space="0"/>
        </w:tblBorders>
        <w:tblLayout w:type="fixed"/>
        <w:tblLook w:val="04A0" w:firstRow="1" w:lastRow="0" w:firstColumn="1" w:lastColumn="0" w:noHBand="0" w:noVBand="1"/>
      </w:tblPr>
      <w:tblGrid>
        <w:gridCol w:w="4643"/>
        <w:gridCol w:w="4643"/>
      </w:tblGrid>
      <w:tr w:rsidRPr="007820D7" w:rsidR="006C4FDB" w:rsidTr="003003E2">
        <w:tc>
          <w:tcPr>
            <w:tcW w:w="2500" w:type="pct"/>
            <w:shd w:val="clear" w:color="auto" w:fill="E0E0E0"/>
          </w:tcPr>
          <w:p w:rsidRPr="007820D7" w:rsidR="006C4FDB" w:rsidP="00FA0FBB" w:rsidRDefault="00E15E6E">
            <w:pPr>
              <w:pStyle w:val="af6"/>
            </w:pPr>
            <w:r>
              <w:rPr>
                <w:rFonts w:hint="eastAsia"/>
              </w:rPr>
              <w:t xml:space="preserve">PzType for </w:t>
            </w:r>
            <w:hyperlink w:history="1" w:anchor="PermissiveZoneLogicalInput">
              <w:r>
                <w:rPr>
                  <w:rStyle w:val="ac"/>
                </w:rPr>
                <w:t>PermissiveZoneLogicalInput</w:t>
              </w:r>
            </w:hyperlink>
          </w:p>
        </w:tc>
        <w:tc>
          <w:tcPr>
            <w:tcW w:w="2500" w:type="pct"/>
            <w:shd w:val="clear" w:color="auto" w:fill="E0E0E0"/>
          </w:tcPr>
          <w:p w:rsidRPr="007820D7" w:rsidR="006C4FDB" w:rsidP="00FA0FBB" w:rsidRDefault="00E15E6E">
            <w:pPr>
              <w:pStyle w:val="af6"/>
            </w:pPr>
            <w:r>
              <w:rPr>
                <w:rFonts w:hint="eastAsia"/>
              </w:rPr>
              <w:t>N</w:t>
            </w:r>
            <w:r>
              <w:t>rzType</w:t>
            </w:r>
            <w:r w:rsidRPr="00615903">
              <w:t xml:space="preserve"> </w:t>
            </w:r>
            <w:r w:rsidRPr="00725077">
              <w:rPr>
                <w:rFonts w:hint="eastAsia"/>
              </w:rPr>
              <w:t>for</w:t>
            </w:r>
            <w:r w:rsidRPr="00615903">
              <w:rPr>
                <w:rFonts w:hint="eastAsia"/>
              </w:rPr>
              <w:t xml:space="preserve"> </w:t>
            </w:r>
            <w:hyperlink w:history="1" w:anchor="NotRestrictiveZoneLogicalInput">
              <w:r w:rsidR="00DE2C68">
                <w:rPr>
                  <w:rStyle w:val="ac"/>
                </w:rPr>
                <w:t>NotRestrictiveZoneLogicalInput</w:t>
              </w:r>
            </w:hyperlink>
          </w:p>
        </w:tc>
      </w:tr>
      <w:tr w:rsidRPr="003003E2" w:rsidR="003003E2" w:rsidTr="003003E2">
        <w:tc>
          <w:tcPr>
            <w:tcW w:w="2500" w:type="pct"/>
            <w:shd w:val="clear" w:color="auto" w:fill="auto"/>
          </w:tcPr>
          <w:p w:rsidRPr="00E15E6E" w:rsidR="003003E2" w:rsidP="00591D6B" w:rsidRDefault="00DE2C68">
            <w:pPr>
              <w:pStyle w:val="AltB0"/>
              <w:rPr>
                <w:rStyle w:val="aff1"/>
              </w:rPr>
            </w:pPr>
            <w:r w:rsidRPr="00E15E6E">
              <w:rPr>
                <w:rStyle w:val="aff1"/>
              </w:rPr>
              <w:t>PermissiveZoneLogicalInput</w:t>
            </w:r>
            <w:r w:rsidRPr="00E15E6E" w:rsidR="003003E2">
              <w:rPr>
                <w:rStyle w:val="aff1"/>
                <w:rFonts w:hint="eastAsia"/>
              </w:rPr>
              <w:t>_1</w:t>
            </w:r>
          </w:p>
        </w:tc>
        <w:tc>
          <w:tcPr>
            <w:tcW w:w="2500" w:type="pct"/>
          </w:tcPr>
          <w:p w:rsidRPr="00E15E6E" w:rsidR="003003E2" w:rsidP="00591D6B" w:rsidRDefault="00DE2C68">
            <w:pPr>
              <w:pStyle w:val="AltB0"/>
              <w:rPr>
                <w:rStyle w:val="aff1"/>
              </w:rPr>
            </w:pPr>
            <w:r w:rsidRPr="00E15E6E">
              <w:rPr>
                <w:rStyle w:val="aff1"/>
              </w:rPr>
              <w:t>NotRestrictiveZoneLogicalInput</w:t>
            </w:r>
            <w:r w:rsidRPr="00E15E6E" w:rsidR="003003E2">
              <w:rPr>
                <w:rStyle w:val="aff1"/>
                <w:rFonts w:hint="eastAsia"/>
              </w:rPr>
              <w:t>_1</w:t>
            </w:r>
          </w:p>
        </w:tc>
      </w:tr>
      <w:tr w:rsidRPr="003003E2" w:rsidR="003003E2" w:rsidTr="003003E2">
        <w:tc>
          <w:tcPr>
            <w:tcW w:w="2500" w:type="pct"/>
            <w:shd w:val="clear" w:color="auto" w:fill="auto"/>
          </w:tcPr>
          <w:p w:rsidRPr="00E15E6E" w:rsidR="003003E2" w:rsidP="00591D6B" w:rsidRDefault="00DE2C68">
            <w:pPr>
              <w:pStyle w:val="AltB0"/>
              <w:rPr>
                <w:rStyle w:val="aff1"/>
              </w:rPr>
            </w:pPr>
            <w:r w:rsidRPr="00E15E6E">
              <w:rPr>
                <w:rStyle w:val="aff1"/>
              </w:rPr>
              <w:t>PermissiveZoneLogicalInput</w:t>
            </w:r>
            <w:r w:rsidRPr="00E15E6E" w:rsidR="003003E2">
              <w:rPr>
                <w:rStyle w:val="aff1"/>
                <w:rFonts w:hint="eastAsia"/>
              </w:rPr>
              <w:t>_2</w:t>
            </w:r>
          </w:p>
        </w:tc>
        <w:tc>
          <w:tcPr>
            <w:tcW w:w="2500" w:type="pct"/>
          </w:tcPr>
          <w:p w:rsidRPr="00E15E6E" w:rsidR="003003E2" w:rsidP="00591D6B" w:rsidRDefault="00DE2C68">
            <w:pPr>
              <w:pStyle w:val="AltB0"/>
              <w:rPr>
                <w:rStyle w:val="aff1"/>
              </w:rPr>
            </w:pPr>
            <w:r w:rsidRPr="00E15E6E">
              <w:rPr>
                <w:rStyle w:val="aff1"/>
              </w:rPr>
              <w:t>NotRestrictiveZoneLogicalInput</w:t>
            </w:r>
            <w:r w:rsidRPr="00E15E6E" w:rsidR="003003E2">
              <w:rPr>
                <w:rStyle w:val="aff1"/>
                <w:rFonts w:hint="eastAsia"/>
              </w:rPr>
              <w:t>_2</w:t>
            </w:r>
          </w:p>
        </w:tc>
      </w:tr>
      <w:tr w:rsidRPr="003003E2" w:rsidR="003003E2" w:rsidTr="003003E2">
        <w:tc>
          <w:tcPr>
            <w:tcW w:w="2500" w:type="pct"/>
            <w:shd w:val="clear" w:color="auto" w:fill="auto"/>
          </w:tcPr>
          <w:p w:rsidRPr="00E15E6E" w:rsidR="003003E2" w:rsidP="00591D6B" w:rsidRDefault="00DE2C68">
            <w:pPr>
              <w:pStyle w:val="AltB0"/>
              <w:rPr>
                <w:rStyle w:val="aff1"/>
              </w:rPr>
            </w:pPr>
            <w:r w:rsidRPr="00E15E6E">
              <w:rPr>
                <w:rStyle w:val="aff1"/>
              </w:rPr>
              <w:t>PermissiveZoneLogicalInput</w:t>
            </w:r>
            <w:r w:rsidRPr="00E15E6E" w:rsidR="003003E2">
              <w:rPr>
                <w:rStyle w:val="aff1"/>
                <w:rFonts w:hint="eastAsia"/>
              </w:rPr>
              <w:t>_3</w:t>
            </w:r>
          </w:p>
        </w:tc>
        <w:tc>
          <w:tcPr>
            <w:tcW w:w="2500" w:type="pct"/>
          </w:tcPr>
          <w:p w:rsidRPr="00E15E6E" w:rsidR="003003E2" w:rsidP="00591D6B" w:rsidRDefault="00DE2C68">
            <w:pPr>
              <w:pStyle w:val="AltB0"/>
              <w:rPr>
                <w:rStyle w:val="aff1"/>
              </w:rPr>
            </w:pPr>
            <w:r w:rsidRPr="00E15E6E">
              <w:rPr>
                <w:rStyle w:val="aff1"/>
              </w:rPr>
              <w:t>NotRestrictiveZoneLogicalInput</w:t>
            </w:r>
            <w:r w:rsidRPr="00E15E6E" w:rsidR="003003E2">
              <w:rPr>
                <w:rStyle w:val="aff1"/>
                <w:rFonts w:hint="eastAsia"/>
              </w:rPr>
              <w:t>_3</w:t>
            </w:r>
          </w:p>
        </w:tc>
      </w:tr>
      <w:tr w:rsidRPr="003003E2" w:rsidR="003003E2" w:rsidTr="003003E2">
        <w:tc>
          <w:tcPr>
            <w:tcW w:w="2500" w:type="pct"/>
            <w:shd w:val="clear" w:color="auto" w:fill="auto"/>
          </w:tcPr>
          <w:p w:rsidRPr="00E15E6E" w:rsidR="003003E2" w:rsidP="00591D6B" w:rsidRDefault="00DE2C68">
            <w:pPr>
              <w:pStyle w:val="AltB0"/>
              <w:rPr>
                <w:rStyle w:val="aff1"/>
              </w:rPr>
            </w:pPr>
            <w:r w:rsidRPr="00E15E6E">
              <w:rPr>
                <w:rStyle w:val="aff1"/>
              </w:rPr>
              <w:t>PermissiveZoneLogicalInput</w:t>
            </w:r>
            <w:r w:rsidRPr="00E15E6E" w:rsidR="003003E2">
              <w:rPr>
                <w:rStyle w:val="aff1"/>
                <w:rFonts w:hint="eastAsia"/>
              </w:rPr>
              <w:t>_4</w:t>
            </w:r>
          </w:p>
        </w:tc>
        <w:tc>
          <w:tcPr>
            <w:tcW w:w="2500" w:type="pct"/>
          </w:tcPr>
          <w:p w:rsidRPr="00E15E6E" w:rsidR="003003E2" w:rsidP="00591D6B" w:rsidRDefault="00DE2C68">
            <w:pPr>
              <w:pStyle w:val="AltB0"/>
              <w:rPr>
                <w:rStyle w:val="aff1"/>
              </w:rPr>
            </w:pPr>
            <w:r w:rsidRPr="00E15E6E">
              <w:rPr>
                <w:rStyle w:val="aff1"/>
              </w:rPr>
              <w:t>NotRestrictiveZoneLogicalInput</w:t>
            </w:r>
            <w:r w:rsidRPr="00E15E6E" w:rsidR="003003E2">
              <w:rPr>
                <w:rStyle w:val="aff1"/>
                <w:rFonts w:hint="eastAsia"/>
              </w:rPr>
              <w:t>_4</w:t>
            </w:r>
          </w:p>
        </w:tc>
      </w:tr>
    </w:tbl>
    <w:p w:rsidR="003003E2" w:rsidP="00C93484" w:rsidRDefault="003003E2">
      <w:pPr>
        <w:pStyle w:val="Reqtify"/>
      </w:pPr>
    </w:p>
    <w:p w:rsidRPr="003003E2" w:rsidR="00DD0EA9" w:rsidP="00C93484" w:rsidRDefault="00DD0EA9">
      <w:pPr>
        <w:pStyle w:val="Reqtify"/>
        <w:rPr>
          <w:rStyle w:val="aff1"/>
        </w:rPr>
      </w:pPr>
      <w:r w:rsidRPr="003003E2">
        <w:rPr>
          <w:rStyle w:val="aff1"/>
          <w:rFonts w:hint="eastAsia"/>
        </w:rPr>
        <w:t>NOTES</w:t>
      </w:r>
      <w:r w:rsidRPr="003003E2">
        <w:rPr>
          <w:rStyle w:val="aff1"/>
          <w:rFonts w:hint="eastAsia"/>
        </w:rPr>
        <w:t>：</w:t>
      </w:r>
    </w:p>
    <w:p w:rsidR="00DD0EA9" w:rsidP="00C93484" w:rsidRDefault="00DD0EA9">
      <w:pPr>
        <w:pStyle w:val="Reqtify"/>
      </w:pPr>
      <w:r>
        <w:rPr>
          <w:rFonts w:hint="eastAsia"/>
        </w:rPr>
        <w:t>通过配置“允许区逻辑输入”，包括但不限于实现以下功能：</w:t>
      </w:r>
    </w:p>
    <w:p w:rsidR="00DD0EA9" w:rsidP="00FA0FBB" w:rsidRDefault="00DD0EA9">
      <w:pPr>
        <w:pStyle w:val="AltX"/>
      </w:pPr>
      <w:r>
        <w:rPr>
          <w:rFonts w:hint="eastAsia"/>
        </w:rPr>
        <w:t>授权在指定区域内以</w:t>
      </w:r>
      <w:r>
        <w:rPr>
          <w:rFonts w:hint="eastAsia"/>
        </w:rPr>
        <w:t>ATB</w:t>
      </w:r>
      <w:r w:rsidR="005C4B17">
        <w:rPr>
          <w:rFonts w:hint="eastAsia"/>
        </w:rPr>
        <w:t>模式控车</w:t>
      </w:r>
    </w:p>
    <w:p w:rsidR="00537308" w:rsidP="00FA0FBB" w:rsidRDefault="00537308">
      <w:pPr>
        <w:pStyle w:val="AltX"/>
      </w:pPr>
      <w:r>
        <w:rPr>
          <w:rFonts w:hint="eastAsia"/>
        </w:rPr>
        <w:t>授权在指定区域内进行长距离</w:t>
      </w:r>
      <w:r>
        <w:rPr>
          <w:rFonts w:hint="eastAsia"/>
        </w:rPr>
        <w:t>RMR</w:t>
      </w:r>
      <w:r>
        <w:rPr>
          <w:rFonts w:hint="eastAsia"/>
        </w:rPr>
        <w:t>倒车</w:t>
      </w:r>
    </w:p>
    <w:p w:rsidR="00F94465" w:rsidP="00C93484" w:rsidRDefault="00F94465">
      <w:pPr>
        <w:pStyle w:val="Reqtify"/>
      </w:pPr>
    </w:p>
    <w:p w:rsidRPr="00437F33" w:rsidR="003003E2" w:rsidP="003003E2" w:rsidRDefault="003003E2">
      <w:pPr>
        <w:pStyle w:val="ReqtifyAltR"/>
      </w:pPr>
      <w:r w:rsidRPr="00437F33">
        <w:t>[iTC_CC_ATP-SwRS-0</w:t>
      </w:r>
      <w:r>
        <w:rPr>
          <w:rFonts w:hint="eastAsia"/>
        </w:rPr>
        <w:t>717</w:t>
      </w:r>
      <w:r w:rsidRPr="00437F33">
        <w:t>]</w:t>
      </w:r>
    </w:p>
    <w:p w:rsidRPr="00437F33" w:rsidR="003003E2" w:rsidP="00C93484" w:rsidRDefault="00DE2C68">
      <w:pPr>
        <w:pStyle w:val="Reqtify"/>
      </w:pPr>
      <w:bookmarkStart w:name="PermissiveZoneLogicalInput" w:id="8506"/>
      <w:r w:rsidRPr="00E15E6E">
        <w:rPr>
          <w:rStyle w:val="aff2"/>
          <w:bCs w:val="0"/>
          <w:iCs w:val="0"/>
        </w:rPr>
        <w:t>PermissiveZoneLogicalInput</w:t>
      </w:r>
      <w:bookmarkEnd w:id="8506"/>
      <w:r w:rsidRPr="00437F33" w:rsidR="003003E2">
        <w:rPr>
          <w:rFonts w:hint="eastAsia"/>
        </w:rPr>
        <w:t>，</w:t>
      </w:r>
      <w:r w:rsidR="003003E2">
        <w:rPr>
          <w:rFonts w:hint="eastAsia"/>
        </w:rPr>
        <w:t>允许区逻辑输入。</w:t>
      </w:r>
    </w:p>
    <w:p w:rsidR="003003E2" w:rsidP="000431E0" w:rsidRDefault="003003E2">
      <w:pPr>
        <w:pStyle w:val="af7"/>
      </w:pPr>
      <w:r>
        <w:t xml:space="preserve">def </w:t>
      </w:r>
      <w:hyperlink w:history="1" w:anchor="PermissiveZoneLogicalInput">
        <w:r w:rsidR="00DE2C68">
          <w:rPr>
            <w:rStyle w:val="ac"/>
          </w:rPr>
          <w:t>PermissiveZoneLogicalInput</w:t>
        </w:r>
      </w:hyperlink>
      <w:r>
        <w:rPr>
          <w:color w:val="FF8000"/>
        </w:rPr>
        <w:t>(</w:t>
      </w:r>
      <w:r w:rsidR="00E15E6E">
        <w:rPr>
          <w:rFonts w:hint="eastAsia"/>
        </w:rPr>
        <w:t>P</w:t>
      </w:r>
      <w:r>
        <w:t>z</w:t>
      </w:r>
      <w:r w:rsidR="00354F88">
        <w:t>T</w:t>
      </w:r>
      <w:r>
        <w:t>ype</w:t>
      </w:r>
      <w:r>
        <w:rPr>
          <w:color w:val="FF8000"/>
        </w:rPr>
        <w:t>,</w:t>
      </w:r>
      <w:r>
        <w:t xml:space="preserve"> k</w:t>
      </w:r>
      <w:r>
        <w:rPr>
          <w:color w:val="FF8000"/>
        </w:rPr>
        <w:t>)</w:t>
      </w:r>
      <w:r>
        <w:t>:</w:t>
      </w:r>
    </w:p>
    <w:p w:rsidR="003003E2" w:rsidP="000431E0" w:rsidRDefault="003003E2">
      <w:pPr>
        <w:pStyle w:val="af7"/>
      </w:pPr>
      <w:r>
        <w:t xml:space="preserve">    return </w:t>
      </w:r>
      <w:r>
        <w:rPr>
          <w:color w:val="FF8000"/>
        </w:rPr>
        <w:t>(</w:t>
      </w:r>
      <w:hyperlink w:history="1" w:anchor="TrainLocatedOnKnownPath">
        <w:r w:rsidR="008B4230">
          <w:rPr>
            <w:rStyle w:val="ac"/>
          </w:rPr>
          <w:t>TrainLocatedOnKnownPath</w:t>
        </w:r>
      </w:hyperlink>
      <w:r>
        <w:rPr>
          <w:color w:val="FF8000"/>
        </w:rPr>
        <w:t>(</w:t>
      </w:r>
      <w:r>
        <w:t>k</w:t>
      </w:r>
      <w:r>
        <w:rPr>
          <w:color w:val="FF8000"/>
        </w:rPr>
        <w:t>)</w:t>
      </w:r>
    </w:p>
    <w:p w:rsidRPr="00437F33" w:rsidR="003003E2" w:rsidP="000431E0" w:rsidRDefault="003003E2">
      <w:pPr>
        <w:pStyle w:val="af7"/>
      </w:pPr>
      <w:r>
        <w:t xml:space="preserve">            and </w:t>
      </w:r>
      <w:r w:rsidR="007D6630">
        <w:rPr>
          <w:rFonts w:hint="eastAsia"/>
        </w:rPr>
        <w:t>I</w:t>
      </w:r>
      <w:r>
        <w:t>ncluded</w:t>
      </w:r>
      <w:r w:rsidR="00354F88">
        <w:t>I</w:t>
      </w:r>
      <w:r>
        <w:t>n</w:t>
      </w:r>
      <w:r w:rsidR="00354F88">
        <w:t>V</w:t>
      </w:r>
      <w:r>
        <w:t>ital</w:t>
      </w:r>
      <w:r w:rsidR="00354F88">
        <w:t>Z</w:t>
      </w:r>
      <w:r>
        <w:t>one</w:t>
      </w:r>
      <w:r>
        <w:rPr>
          <w:color w:val="FF8000"/>
        </w:rPr>
        <w:t>(</w:t>
      </w:r>
      <w:r w:rsidR="00E15E6E">
        <w:rPr>
          <w:rFonts w:hint="eastAsia"/>
        </w:rPr>
        <w:t>P</w:t>
      </w:r>
      <w:r>
        <w:t>z</w:t>
      </w:r>
      <w:r w:rsidR="00354F88">
        <w:t>T</w:t>
      </w:r>
      <w:r>
        <w:t>ype</w:t>
      </w:r>
      <w:r>
        <w:rPr>
          <w:color w:val="FF8000"/>
        </w:rPr>
        <w:t>,</w:t>
      </w:r>
      <w:r>
        <w:t xml:space="preserve"> k</w:t>
      </w:r>
      <w:r>
        <w:rPr>
          <w:color w:val="FF8000"/>
        </w:rPr>
        <w:t>))</w:t>
      </w:r>
    </w:p>
    <w:p w:rsidR="00EA5B07" w:rsidP="00C93484" w:rsidRDefault="00EA5B07">
      <w:pPr>
        <w:pStyle w:val="Reqtify"/>
      </w:pPr>
    </w:p>
    <w:p w:rsidR="00EA5B07" w:rsidP="00C93484" w:rsidRDefault="00EA5B07">
      <w:pPr>
        <w:pStyle w:val="Reqtify"/>
      </w:pPr>
      <w:r>
        <w:rPr>
          <w:rFonts w:hint="eastAsia"/>
        </w:rPr>
        <w:t>其中，列车定位完全包含在</w:t>
      </w:r>
      <w:r>
        <w:rPr>
          <w:rFonts w:hint="eastAsia"/>
        </w:rPr>
        <w:t>vital zone</w:t>
      </w:r>
      <w:r>
        <w:rPr>
          <w:rFonts w:hint="eastAsia"/>
        </w:rPr>
        <w:t>中的条件如下：</w:t>
      </w:r>
    </w:p>
    <w:p w:rsidR="00AA4926" w:rsidP="000431E0" w:rsidRDefault="00AA4926">
      <w:pPr>
        <w:pStyle w:val="af7"/>
      </w:pPr>
      <w:r>
        <w:t xml:space="preserve">def </w:t>
      </w:r>
      <w:r w:rsidR="007D6630">
        <w:rPr>
          <w:rFonts w:hint="eastAsia"/>
        </w:rPr>
        <w:t>I</w:t>
      </w:r>
      <w:r>
        <w:t>ncluded</w:t>
      </w:r>
      <w:r w:rsidR="00354F88">
        <w:t>I</w:t>
      </w:r>
      <w:r>
        <w:t>n</w:t>
      </w:r>
      <w:r w:rsidR="00354F88">
        <w:t>V</w:t>
      </w:r>
      <w:r>
        <w:t>ital</w:t>
      </w:r>
      <w:r w:rsidR="00354F88">
        <w:t>Z</w:t>
      </w:r>
      <w:r>
        <w:t>one</w:t>
      </w:r>
      <w:r>
        <w:rPr>
          <w:color w:val="FF8000"/>
        </w:rPr>
        <w:t>(</w:t>
      </w:r>
      <w:r w:rsidR="00E15E6E">
        <w:rPr>
          <w:rFonts w:hint="eastAsia"/>
        </w:rPr>
        <w:t>P</w:t>
      </w:r>
      <w:r>
        <w:t>z</w:t>
      </w:r>
      <w:r w:rsidR="00354F88">
        <w:t>T</w:t>
      </w:r>
      <w:r>
        <w:t>ype</w:t>
      </w:r>
      <w:r>
        <w:rPr>
          <w:color w:val="FF8000"/>
        </w:rPr>
        <w:t>,</w:t>
      </w:r>
      <w:r>
        <w:t xml:space="preserve"> k</w:t>
      </w:r>
      <w:r>
        <w:rPr>
          <w:color w:val="FF8000"/>
        </w:rPr>
        <w:t>)</w:t>
      </w:r>
      <w:r>
        <w:t>:</w:t>
      </w:r>
    </w:p>
    <w:p w:rsidR="00AA4926" w:rsidP="000431E0" w:rsidRDefault="00AA4926">
      <w:pPr>
        <w:pStyle w:val="af7"/>
      </w:pPr>
      <w:r>
        <w:lastRenderedPageBreak/>
        <w:t xml:space="preserve">    for </w:t>
      </w:r>
      <w:r w:rsidR="00FF342C">
        <w:rPr>
          <w:rFonts w:hint="eastAsia"/>
        </w:rPr>
        <w:t>V</w:t>
      </w:r>
      <w:r>
        <w:t xml:space="preserve">z </w:t>
      </w:r>
      <w:r w:rsidRPr="00113E1C">
        <w:t>in</w:t>
      </w:r>
      <w:r>
        <w:t xml:space="preserve"> </w:t>
      </w:r>
      <w:r>
        <w:rPr>
          <w:color w:val="FF8000"/>
        </w:rPr>
        <w:t>(</w:t>
      </w:r>
      <w:hyperlink w:history="1" w:anchor="TrackMap">
        <w:r w:rsidR="00C64E92">
          <w:rPr>
            <w:rStyle w:val="ac"/>
          </w:rPr>
          <w:t>TrackMap</w:t>
        </w:r>
      </w:hyperlink>
      <w:r w:rsidR="00354F88">
        <w:t>.</w:t>
      </w:r>
      <w:hyperlink w:history="1" w:anchor="AllSingsBtwTwoLocs">
        <w:r w:rsidR="008E31D0">
          <w:rPr>
            <w:rStyle w:val="ac"/>
          </w:rPr>
          <w:t>AllSingsBtwTwoLocs</w:t>
        </w:r>
      </w:hyperlink>
      <w:r>
        <w:rPr>
          <w:color w:val="FF8000"/>
        </w:rPr>
        <w:t>(</w:t>
      </w:r>
      <w:r>
        <w:t>SGL_VITAL_ZONE</w:t>
      </w:r>
      <w:r>
        <w:rPr>
          <w:color w:val="FF8000"/>
        </w:rPr>
        <w:t>,</w:t>
      </w:r>
      <w:r>
        <w:t xml:space="preserve"> </w:t>
      </w:r>
    </w:p>
    <w:p w:rsidR="00AA4926" w:rsidP="000431E0" w:rsidRDefault="00AA4926">
      <w:pPr>
        <w:pStyle w:val="af7"/>
      </w:pPr>
      <w:r>
        <w:t xml:space="preserve">                </w:t>
      </w:r>
      <w:r w:rsidR="00CE26CD">
        <w:rPr>
          <w:rFonts w:hint="eastAsia"/>
        </w:rPr>
        <w:t xml:space="preserve">                                   </w:t>
      </w:r>
      <w:hyperlink w:history="1" w:anchor="TrackMap">
        <w:r w:rsidR="00C64E92">
          <w:rPr>
            <w:rStyle w:val="ac"/>
          </w:rPr>
          <w:t>TrackMap</w:t>
        </w:r>
      </w:hyperlink>
      <w:r w:rsidR="00354F88">
        <w:t>.</w:t>
      </w:r>
      <w:hyperlink w:history="1" w:anchor="BlockOrigin">
        <w:r w:rsidR="00525362">
          <w:rPr>
            <w:rStyle w:val="ac"/>
          </w:rPr>
          <w:t>BlockOrigin</w:t>
        </w:r>
      </w:hyperlink>
      <w:r>
        <w:rPr>
          <w:color w:val="FF8000"/>
        </w:rPr>
        <w:t>(</w:t>
      </w:r>
      <w:hyperlink w:history="1" w:anchor="TrainRearLocation">
        <w:r w:rsidR="00BD3E90">
          <w:rPr>
            <w:rStyle w:val="ac"/>
          </w:rPr>
          <w:t>TrainRearLocation</w:t>
        </w:r>
      </w:hyperlink>
      <w:r>
        <w:rPr>
          <w:color w:val="FF8000"/>
        </w:rPr>
        <w:t>(</w:t>
      </w:r>
      <w:r>
        <w:t>k</w:t>
      </w:r>
      <w:r>
        <w:rPr>
          <w:color w:val="FF8000"/>
        </w:rPr>
        <w:t>)</w:t>
      </w:r>
      <w:r w:rsidR="00354F88">
        <w:t>.M</w:t>
      </w:r>
      <w:r>
        <w:t>in</w:t>
      </w:r>
      <w:r>
        <w:rPr>
          <w:color w:val="FF8000"/>
        </w:rPr>
        <w:t>),</w:t>
      </w:r>
    </w:p>
    <w:p w:rsidR="00AA4926" w:rsidP="000431E0" w:rsidRDefault="00AA4926">
      <w:pPr>
        <w:pStyle w:val="af7"/>
      </w:pPr>
      <w:r>
        <w:t xml:space="preserve">                </w:t>
      </w:r>
      <w:r w:rsidR="00CE26CD">
        <w:rPr>
          <w:rFonts w:hint="eastAsia"/>
        </w:rPr>
        <w:t xml:space="preserve">                                   </w:t>
      </w:r>
      <w:hyperlink w:history="1" w:anchor="TrainFrontLocation">
        <w:r w:rsidR="0095165D">
          <w:rPr>
            <w:rStyle w:val="ac"/>
          </w:rPr>
          <w:t>TrainFrontLocation</w:t>
        </w:r>
      </w:hyperlink>
      <w:r>
        <w:rPr>
          <w:color w:val="FF8000"/>
        </w:rPr>
        <w:t>(</w:t>
      </w:r>
      <w:r>
        <w:t>k</w:t>
      </w:r>
      <w:r>
        <w:rPr>
          <w:color w:val="FF8000"/>
        </w:rPr>
        <w:t>)</w:t>
      </w:r>
      <w:r w:rsidR="00354F88">
        <w:t>.M</w:t>
      </w:r>
      <w:r>
        <w:t>ax</w:t>
      </w:r>
      <w:r>
        <w:rPr>
          <w:color w:val="FF8000"/>
        </w:rPr>
        <w:t>))</w:t>
      </w:r>
      <w:r>
        <w:t>:</w:t>
      </w:r>
    </w:p>
    <w:p w:rsidR="00AA4926" w:rsidP="000431E0" w:rsidRDefault="00AA4926">
      <w:pPr>
        <w:pStyle w:val="af7"/>
      </w:pPr>
      <w:r>
        <w:t xml:space="preserve">        if </w:t>
      </w:r>
      <w:r>
        <w:rPr>
          <w:color w:val="FF8000"/>
        </w:rPr>
        <w:t>(</w:t>
      </w:r>
      <w:r w:rsidR="00FF342C">
        <w:rPr>
          <w:rFonts w:hint="eastAsia"/>
        </w:rPr>
        <w:t>V</w:t>
      </w:r>
      <w:r>
        <w:t>z</w:t>
      </w:r>
      <w:r w:rsidR="00354F88">
        <w:t>.</w:t>
      </w:r>
      <w:hyperlink w:history="1" w:anchor="PermissiveZoneLogicalInput">
        <w:r w:rsidR="00DE2C68">
          <w:rPr>
            <w:rStyle w:val="ac"/>
          </w:rPr>
          <w:t>PermissiveZoneLogicalInput</w:t>
        </w:r>
      </w:hyperlink>
      <w:r>
        <w:t xml:space="preserve"> </w:t>
      </w:r>
      <w:r w:rsidRPr="00113E1C">
        <w:t>is</w:t>
      </w:r>
      <w:r>
        <w:t xml:space="preserve"> </w:t>
      </w:r>
      <w:r w:rsidR="00E15E6E">
        <w:rPr>
          <w:rFonts w:hint="eastAsia"/>
        </w:rPr>
        <w:t>P</w:t>
      </w:r>
      <w:r>
        <w:t>z</w:t>
      </w:r>
      <w:r w:rsidR="00354F88">
        <w:t>T</w:t>
      </w:r>
      <w:r>
        <w:t>ype</w:t>
      </w:r>
    </w:p>
    <w:p w:rsidR="00AA4926" w:rsidP="000431E0" w:rsidRDefault="00AA4926">
      <w:pPr>
        <w:pStyle w:val="af7"/>
      </w:pPr>
      <w:r>
        <w:t xml:space="preserve">            and </w:t>
      </w:r>
      <w:hyperlink w:history="1" w:anchor="TrackMap">
        <w:r w:rsidR="00C64E92">
          <w:rPr>
            <w:rStyle w:val="ac"/>
          </w:rPr>
          <w:t>TrackMap</w:t>
        </w:r>
      </w:hyperlink>
      <w:r w:rsidR="00354F88">
        <w:t>.</w:t>
      </w:r>
      <w:hyperlink w:history="1" w:anchor="LocationInZone">
        <w:r w:rsidR="00DE30C0">
          <w:rPr>
            <w:rStyle w:val="ac"/>
          </w:rPr>
          <w:t>LocationInZone</w:t>
        </w:r>
      </w:hyperlink>
      <w:r>
        <w:rPr>
          <w:color w:val="FF8000"/>
        </w:rPr>
        <w:t>(</w:t>
      </w:r>
      <w:hyperlink w:history="1" w:anchor="TrainFrontLocation">
        <w:r w:rsidR="0095165D">
          <w:rPr>
            <w:rStyle w:val="ac"/>
          </w:rPr>
          <w:t>TrainFrontLocation</w:t>
        </w:r>
      </w:hyperlink>
      <w:r>
        <w:rPr>
          <w:color w:val="FF8000"/>
        </w:rPr>
        <w:t>(</w:t>
      </w:r>
      <w:r>
        <w:t>k</w:t>
      </w:r>
      <w:r>
        <w:rPr>
          <w:color w:val="FF8000"/>
        </w:rPr>
        <w:t>)</w:t>
      </w:r>
      <w:r w:rsidR="00354F88">
        <w:t>.M</w:t>
      </w:r>
      <w:r>
        <w:t>ax</w:t>
      </w:r>
      <w:r>
        <w:rPr>
          <w:color w:val="FF8000"/>
        </w:rPr>
        <w:t>,</w:t>
      </w:r>
    </w:p>
    <w:p w:rsidR="00AA4926" w:rsidP="000431E0" w:rsidRDefault="00AA4926">
      <w:pPr>
        <w:pStyle w:val="af7"/>
      </w:pPr>
      <w:r>
        <w:t xml:space="preserve">                                          </w:t>
      </w:r>
      <w:r w:rsidR="00FF342C">
        <w:rPr>
          <w:rFonts w:hint="eastAsia"/>
        </w:rPr>
        <w:t>V</w:t>
      </w:r>
      <w:r>
        <w:t>z</w:t>
      </w:r>
      <w:r w:rsidR="00354F88">
        <w:t>.L</w:t>
      </w:r>
      <w:r>
        <w:t>ocation</w:t>
      </w:r>
      <w:r>
        <w:rPr>
          <w:color w:val="FF8000"/>
        </w:rPr>
        <w:t>,</w:t>
      </w:r>
    </w:p>
    <w:p w:rsidR="00AA4926" w:rsidP="000431E0" w:rsidRDefault="00AA4926">
      <w:pPr>
        <w:pStyle w:val="af7"/>
      </w:pPr>
      <w:r>
        <w:t xml:space="preserve">                                          </w:t>
      </w:r>
      <w:r w:rsidR="00FF342C">
        <w:rPr>
          <w:rFonts w:hint="eastAsia"/>
        </w:rPr>
        <w:t>V</w:t>
      </w:r>
      <w:r>
        <w:t>z</w:t>
      </w:r>
      <w:r w:rsidR="00354F88">
        <w:t>.L</w:t>
      </w:r>
      <w:r>
        <w:t>ength</w:t>
      </w:r>
      <w:r>
        <w:rPr>
          <w:color w:val="FF8000"/>
        </w:rPr>
        <w:t>,</w:t>
      </w:r>
    </w:p>
    <w:p w:rsidR="00AA4926" w:rsidP="000431E0" w:rsidRDefault="00AA4926">
      <w:pPr>
        <w:pStyle w:val="af7"/>
      </w:pPr>
      <w:r>
        <w:t xml:space="preserve">                                          </w:t>
      </w:r>
      <w:r w:rsidR="00FF342C">
        <w:rPr>
          <w:rFonts w:hint="eastAsia"/>
        </w:rPr>
        <w:t>V</w:t>
      </w:r>
      <w:r>
        <w:t>z</w:t>
      </w:r>
      <w:r w:rsidR="00354F88">
        <w:t>.O</w:t>
      </w:r>
      <w:r>
        <w:t>rientation</w:t>
      </w:r>
      <w:r>
        <w:rPr>
          <w:color w:val="FF8000"/>
        </w:rPr>
        <w:t>)</w:t>
      </w:r>
    </w:p>
    <w:p w:rsidR="00AA4926" w:rsidP="000431E0" w:rsidRDefault="00AA4926">
      <w:pPr>
        <w:pStyle w:val="af7"/>
      </w:pPr>
      <w:r>
        <w:t xml:space="preserve">            and </w:t>
      </w:r>
      <w:hyperlink w:history="1" w:anchor="TrackMap">
        <w:r w:rsidR="00C64E92">
          <w:rPr>
            <w:rStyle w:val="ac"/>
          </w:rPr>
          <w:t>TrackMap</w:t>
        </w:r>
      </w:hyperlink>
      <w:r w:rsidR="00354F88">
        <w:t>.</w:t>
      </w:r>
      <w:hyperlink w:history="1" w:anchor="LocationInZone">
        <w:r w:rsidR="00DE30C0">
          <w:rPr>
            <w:rStyle w:val="ac"/>
          </w:rPr>
          <w:t>LocationInZone</w:t>
        </w:r>
      </w:hyperlink>
      <w:r>
        <w:rPr>
          <w:color w:val="FF8000"/>
        </w:rPr>
        <w:t>(</w:t>
      </w:r>
      <w:hyperlink w:history="1" w:anchor="TrainRearLocation">
        <w:r w:rsidR="00BD3E90">
          <w:rPr>
            <w:rStyle w:val="ac"/>
          </w:rPr>
          <w:t>TrainRearLocation</w:t>
        </w:r>
      </w:hyperlink>
      <w:r>
        <w:rPr>
          <w:color w:val="FF8000"/>
        </w:rPr>
        <w:t>(</w:t>
      </w:r>
      <w:r>
        <w:t>k</w:t>
      </w:r>
      <w:r>
        <w:rPr>
          <w:color w:val="FF8000"/>
        </w:rPr>
        <w:t>)</w:t>
      </w:r>
      <w:r w:rsidR="00354F88">
        <w:t>.M</w:t>
      </w:r>
      <w:r>
        <w:t>in</w:t>
      </w:r>
      <w:r>
        <w:rPr>
          <w:color w:val="FF8000"/>
        </w:rPr>
        <w:t>,</w:t>
      </w:r>
    </w:p>
    <w:p w:rsidR="00AA4926" w:rsidP="000431E0" w:rsidRDefault="00AA4926">
      <w:pPr>
        <w:pStyle w:val="af7"/>
      </w:pPr>
      <w:r>
        <w:t xml:space="preserve">                                          </w:t>
      </w:r>
      <w:r w:rsidR="00FF342C">
        <w:rPr>
          <w:rFonts w:hint="eastAsia"/>
        </w:rPr>
        <w:t>V</w:t>
      </w:r>
      <w:r>
        <w:t>z</w:t>
      </w:r>
      <w:r w:rsidR="00354F88">
        <w:t>.L</w:t>
      </w:r>
      <w:r>
        <w:t>ocation</w:t>
      </w:r>
      <w:r>
        <w:rPr>
          <w:color w:val="FF8000"/>
        </w:rPr>
        <w:t>,</w:t>
      </w:r>
    </w:p>
    <w:p w:rsidR="00AA4926" w:rsidP="000431E0" w:rsidRDefault="00AA4926">
      <w:pPr>
        <w:pStyle w:val="af7"/>
      </w:pPr>
      <w:r>
        <w:t xml:space="preserve">                                          </w:t>
      </w:r>
      <w:r w:rsidR="00FF342C">
        <w:rPr>
          <w:rFonts w:hint="eastAsia"/>
        </w:rPr>
        <w:t>V</w:t>
      </w:r>
      <w:r>
        <w:t>z</w:t>
      </w:r>
      <w:r w:rsidR="00354F88">
        <w:t>.L</w:t>
      </w:r>
      <w:r>
        <w:t>ength</w:t>
      </w:r>
      <w:r>
        <w:rPr>
          <w:color w:val="FF8000"/>
        </w:rPr>
        <w:t>,</w:t>
      </w:r>
    </w:p>
    <w:p w:rsidR="00AA4926" w:rsidP="000431E0" w:rsidRDefault="00AA4926">
      <w:pPr>
        <w:pStyle w:val="af7"/>
      </w:pPr>
      <w:r>
        <w:t xml:space="preserve">                                          </w:t>
      </w:r>
      <w:r w:rsidR="00FF342C">
        <w:rPr>
          <w:rFonts w:hint="eastAsia"/>
        </w:rPr>
        <w:t>V</w:t>
      </w:r>
      <w:r>
        <w:t>z</w:t>
      </w:r>
      <w:r w:rsidR="00354F88">
        <w:t>.O</w:t>
      </w:r>
      <w:r>
        <w:t>rientation</w:t>
      </w:r>
      <w:r>
        <w:rPr>
          <w:color w:val="FF8000"/>
        </w:rPr>
        <w:t>)</w:t>
      </w:r>
    </w:p>
    <w:p w:rsidR="00AA4926" w:rsidP="000431E0" w:rsidRDefault="00AA4926">
      <w:pPr>
        <w:pStyle w:val="af7"/>
      </w:pPr>
      <w:r>
        <w:t xml:space="preserve">            and </w:t>
      </w:r>
      <w:r>
        <w:rPr>
          <w:color w:val="FF8000"/>
        </w:rPr>
        <w:t>(</w:t>
      </w:r>
      <w:r w:rsidR="00FF342C">
        <w:rPr>
          <w:rFonts w:hint="eastAsia"/>
        </w:rPr>
        <w:t>V</w:t>
      </w:r>
      <w:r>
        <w:t>z</w:t>
      </w:r>
      <w:r w:rsidR="00354F88">
        <w:t>.V</w:t>
      </w:r>
      <w:r>
        <w:t xml:space="preserve">ariant </w:t>
      </w:r>
      <w:r w:rsidRPr="00113E1C">
        <w:t>is</w:t>
      </w:r>
      <w:r>
        <w:t xml:space="preserve"> </w:t>
      </w:r>
      <w:r w:rsidRPr="00354FC4">
        <w:rPr>
          <w:rStyle w:val="aff1"/>
        </w:rPr>
        <w:t>None</w:t>
      </w:r>
    </w:p>
    <w:p w:rsidR="00AA4926" w:rsidP="000431E0" w:rsidRDefault="00AA4926">
      <w:pPr>
        <w:pStyle w:val="af7"/>
      </w:pPr>
      <w:r>
        <w:t xml:space="preserve">                 or </w:t>
      </w:r>
      <w:r>
        <w:rPr>
          <w:color w:val="FF8000"/>
        </w:rPr>
        <w:t>(</w:t>
      </w:r>
      <w:hyperlink w:history="1" w:anchor="VariantValue">
        <w:r w:rsidR="00C64E92">
          <w:rPr>
            <w:rStyle w:val="ac"/>
          </w:rPr>
          <w:t>VariantValue</w:t>
        </w:r>
      </w:hyperlink>
      <w:r>
        <w:rPr>
          <w:color w:val="FF8000"/>
        </w:rPr>
        <w:t>(</w:t>
      </w:r>
      <w:r w:rsidR="00FF342C">
        <w:rPr>
          <w:rFonts w:hint="eastAsia"/>
        </w:rPr>
        <w:t>V</w:t>
      </w:r>
      <w:r>
        <w:t>z</w:t>
      </w:r>
      <w:r w:rsidR="00354F88">
        <w:t>.V</w:t>
      </w:r>
      <w:r>
        <w:t>ariant</w:t>
      </w:r>
      <w:r>
        <w:rPr>
          <w:color w:val="FF8000"/>
        </w:rPr>
        <w:t>,</w:t>
      </w:r>
      <w:r>
        <w:t xml:space="preserve"> k</w:t>
      </w:r>
      <w:r>
        <w:rPr>
          <w:color w:val="FF8000"/>
        </w:rPr>
        <w:t>))))</w:t>
      </w:r>
      <w:r>
        <w:t>:</w:t>
      </w:r>
    </w:p>
    <w:p w:rsidR="00AA4926" w:rsidP="000431E0" w:rsidRDefault="00AA4926">
      <w:pPr>
        <w:pStyle w:val="af7"/>
      </w:pPr>
      <w:r>
        <w:t xml:space="preserve">            return </w:t>
      </w:r>
      <w:r w:rsidRPr="00354FC4">
        <w:rPr>
          <w:rStyle w:val="aff1"/>
        </w:rPr>
        <w:t>True</w:t>
      </w:r>
    </w:p>
    <w:p w:rsidR="00AA4926" w:rsidP="000431E0" w:rsidRDefault="00AA4926">
      <w:pPr>
        <w:pStyle w:val="af7"/>
      </w:pPr>
      <w:r>
        <w:t xml:space="preserve">        else:</w:t>
      </w:r>
    </w:p>
    <w:p w:rsidR="00AA4926" w:rsidP="000431E0" w:rsidRDefault="00AA4926">
      <w:pPr>
        <w:pStyle w:val="af7"/>
      </w:pPr>
      <w:r>
        <w:t xml:space="preserve">            continue</w:t>
      </w:r>
    </w:p>
    <w:p w:rsidR="00EA5B07" w:rsidP="000431E0" w:rsidRDefault="00AA4926">
      <w:pPr>
        <w:pStyle w:val="af7"/>
      </w:pPr>
      <w:r>
        <w:t xml:space="preserve">    </w:t>
      </w:r>
      <w:r w:rsidRPr="00FC07A1" w:rsidR="003003E2">
        <w:rPr>
          <w:rFonts w:hint="eastAsia"/>
        </w:rPr>
        <w:t>return</w:t>
      </w:r>
      <w:r w:rsidR="003003E2">
        <w:rPr>
          <w:rFonts w:hint="eastAsia"/>
        </w:rPr>
        <w:t xml:space="preserve"> </w:t>
      </w:r>
      <w:r w:rsidRPr="00354FC4" w:rsidR="003003E2">
        <w:rPr>
          <w:rStyle w:val="aff1"/>
          <w:rFonts w:hint="eastAsia"/>
        </w:rPr>
        <w:t>False</w:t>
      </w:r>
    </w:p>
    <w:p w:rsidRPr="00437F33" w:rsidR="00437F33" w:rsidP="000C0D62" w:rsidRDefault="00437F33">
      <w:pPr>
        <w:pStyle w:val="ReqtifyAltQ"/>
      </w:pPr>
      <w:r w:rsidRPr="00437F33">
        <w:t>#Category=Functional</w:t>
      </w:r>
    </w:p>
    <w:p w:rsidRPr="00437F33" w:rsidR="00437F33" w:rsidP="000C0D62" w:rsidRDefault="00437F33">
      <w:pPr>
        <w:pStyle w:val="ReqtifyAltQ"/>
      </w:pPr>
      <w:r w:rsidRPr="00437F33">
        <w:t>#Contribution=SIL4</w:t>
      </w:r>
    </w:p>
    <w:p w:rsidR="009328EA" w:rsidP="00537308" w:rsidRDefault="007D6630">
      <w:pPr>
        <w:pStyle w:val="ReqtifyAltQ"/>
        <w:rPr>
          <w:ins w:author="常鸣" w:date="2014-07-03T14:27:00Z" w:id="8507"/>
        </w:rPr>
      </w:pPr>
      <w:del w:author="常鸣" w:date="2014-07-03T14:27:00Z" w:id="8508">
        <w:r w:rsidDel="009328EA">
          <w:delText>#S</w:delText>
        </w:r>
      </w:del>
      <w:ins w:author="常鸣" w:date="2014-07-03T14:27:00Z" w:id="8509">
        <w:r w:rsidR="009328EA">
          <w:t>#Allocation=ATP Software</w:t>
        </w:r>
      </w:ins>
      <w:ins w:author="常鸣" w:date="2014-07-03T15:00:00Z" w:id="8510">
        <w:r w:rsidR="00AA7E12">
          <w:rPr>
            <w:rFonts w:hint="eastAsia"/>
          </w:rPr>
          <w:t>, Vital Embedded Setting</w:t>
        </w:r>
      </w:ins>
    </w:p>
    <w:p w:rsidRPr="00437F33" w:rsidR="00437F33" w:rsidP="00537308" w:rsidRDefault="009328EA">
      <w:pPr>
        <w:pStyle w:val="ReqtifyAltQ"/>
      </w:pPr>
      <w:ins w:author="常鸣" w:date="2014-07-03T14:27:00Z" w:id="8511">
        <w:r>
          <w:t>#S</w:t>
        </w:r>
      </w:ins>
      <w:r w:rsidR="007D6630">
        <w:t>ource=</w:t>
      </w:r>
      <w:r w:rsidRPr="007820D7" w:rsidR="00537308">
        <w:rPr>
          <w:rFonts w:hint="eastAsia"/>
        </w:rPr>
        <w:t>[iTC_CC-SyAD-</w:t>
      </w:r>
      <w:r w:rsidR="00537308">
        <w:rPr>
          <w:rFonts w:hint="eastAsia"/>
        </w:rPr>
        <w:t>0971</w:t>
      </w:r>
      <w:r w:rsidRPr="007820D7" w:rsidR="00537308">
        <w:rPr>
          <w:rFonts w:hint="eastAsia"/>
        </w:rPr>
        <w:t>]</w:t>
      </w:r>
      <w:r w:rsidR="00537308">
        <w:rPr>
          <w:rFonts w:hint="eastAsia"/>
        </w:rPr>
        <w:t>,</w:t>
      </w:r>
      <w:r w:rsidRPr="007820D7" w:rsidR="00537308">
        <w:rPr>
          <w:rFonts w:hint="eastAsia"/>
        </w:rPr>
        <w:t xml:space="preserve"> </w:t>
      </w:r>
      <w:r w:rsidRPr="007820D7" w:rsidR="006252D3">
        <w:rPr>
          <w:rFonts w:hint="eastAsia"/>
        </w:rPr>
        <w:t>[iTC_CC-SyAD-</w:t>
      </w:r>
      <w:r w:rsidR="006252D3">
        <w:rPr>
          <w:rFonts w:hint="eastAsia"/>
        </w:rPr>
        <w:t>1036</w:t>
      </w:r>
      <w:r w:rsidRPr="007820D7" w:rsidR="006252D3">
        <w:rPr>
          <w:rFonts w:hint="eastAsia"/>
        </w:rPr>
        <w:t>]</w:t>
      </w:r>
      <w:r w:rsidR="00537308">
        <w:rPr>
          <w:rFonts w:hint="eastAsia"/>
        </w:rPr>
        <w:t xml:space="preserve">, </w:t>
      </w:r>
      <w:r w:rsidRPr="007820D7" w:rsidR="00537308">
        <w:rPr>
          <w:rFonts w:hint="eastAsia"/>
        </w:rPr>
        <w:t>[iTC_CC-SyAD-</w:t>
      </w:r>
      <w:r w:rsidR="00537308">
        <w:rPr>
          <w:rFonts w:hint="eastAsia"/>
        </w:rPr>
        <w:t>1299</w:t>
      </w:r>
      <w:r w:rsidRPr="007820D7" w:rsidR="00537308">
        <w:rPr>
          <w:rFonts w:hint="eastAsia"/>
        </w:rPr>
        <w:t>]</w:t>
      </w:r>
      <w:r w:rsidR="00BA1739">
        <w:rPr>
          <w:rFonts w:hint="eastAsia"/>
        </w:rPr>
        <w:t>,</w:t>
      </w:r>
      <w:r w:rsidRPr="00BA1739" w:rsidR="00BA1739">
        <w:t xml:space="preserve"> </w:t>
      </w:r>
      <w:r w:rsidRPr="003D2990" w:rsidR="00BA1739">
        <w:t>[iTC_CC-SyAD-</w:t>
      </w:r>
      <w:r w:rsidR="00BA1739">
        <w:rPr>
          <w:rFonts w:hint="eastAsia"/>
        </w:rPr>
        <w:t>1316</w:t>
      </w:r>
      <w:r w:rsidRPr="003D2990" w:rsidR="00BA1739">
        <w:rPr>
          <w:rFonts w:hint="eastAsia"/>
        </w:rPr>
        <w:t>]</w:t>
      </w:r>
      <w:r w:rsidR="00BA1739">
        <w:rPr>
          <w:rFonts w:hint="eastAsia"/>
        </w:rPr>
        <w:t>,</w:t>
      </w:r>
      <w:r w:rsidRPr="00BA1739" w:rsidR="00BA1739">
        <w:t xml:space="preserve"> </w:t>
      </w:r>
      <w:r w:rsidRPr="003D2990" w:rsidR="00BA1739">
        <w:t>[iTC_CC-SyAD-</w:t>
      </w:r>
      <w:r w:rsidR="00BA1739">
        <w:rPr>
          <w:rFonts w:hint="eastAsia"/>
        </w:rPr>
        <w:t>1318</w:t>
      </w:r>
      <w:r w:rsidRPr="003D2990" w:rsidR="00BA1739">
        <w:rPr>
          <w:rFonts w:hint="eastAsia"/>
        </w:rPr>
        <w:t>]</w:t>
      </w:r>
      <w:r w:rsidR="00BA1739">
        <w:rPr>
          <w:rFonts w:hint="eastAsia"/>
        </w:rPr>
        <w:t>,</w:t>
      </w:r>
      <w:r w:rsidRPr="00DB7088" w:rsidR="00DB7088">
        <w:t xml:space="preserve"> </w:t>
      </w:r>
      <w:r w:rsidRPr="003D2990" w:rsidR="00DB7088">
        <w:t>[iTC_CC-SyAD-</w:t>
      </w:r>
      <w:r w:rsidR="00DB7088">
        <w:rPr>
          <w:rFonts w:hint="eastAsia"/>
        </w:rPr>
        <w:t>1378</w:t>
      </w:r>
      <w:r w:rsidRPr="003D2990" w:rsidR="00DB7088">
        <w:rPr>
          <w:rFonts w:hint="eastAsia"/>
        </w:rPr>
        <w:t>]</w:t>
      </w:r>
      <w:r w:rsidR="00DB7088">
        <w:rPr>
          <w:rFonts w:hint="eastAsia"/>
        </w:rPr>
        <w:t>,</w:t>
      </w:r>
      <w:r w:rsidRPr="00BA1739" w:rsidR="00BA1739">
        <w:t xml:space="preserve"> </w:t>
      </w:r>
      <w:r w:rsidRPr="003D2990" w:rsidR="00BA1739">
        <w:t>[iTC_CC-SyAD-</w:t>
      </w:r>
      <w:r w:rsidR="00BA1739">
        <w:rPr>
          <w:rFonts w:hint="eastAsia"/>
        </w:rPr>
        <w:t>1394</w:t>
      </w:r>
      <w:r w:rsidRPr="003D2990" w:rsidR="00BA1739">
        <w:rPr>
          <w:rFonts w:hint="eastAsia"/>
        </w:rPr>
        <w:t>]</w:t>
      </w:r>
    </w:p>
    <w:p w:rsidRPr="00437F33" w:rsidR="00437F33" w:rsidP="000C0D62" w:rsidRDefault="00437F33">
      <w:pPr>
        <w:pStyle w:val="ReqtifyAltQ"/>
      </w:pPr>
      <w:r w:rsidRPr="00437F33">
        <w:t>[End]</w:t>
      </w:r>
    </w:p>
    <w:p w:rsidR="00C231BA" w:rsidP="00C93484" w:rsidRDefault="00C231BA">
      <w:pPr>
        <w:pStyle w:val="Reqtify"/>
      </w:pPr>
    </w:p>
    <w:p w:rsidR="00DD0EA9" w:rsidP="00C93484" w:rsidRDefault="00DD0EA9">
      <w:pPr>
        <w:pStyle w:val="Reqtify"/>
      </w:pPr>
    </w:p>
    <w:p w:rsidRPr="003003E2" w:rsidR="00DD0EA9" w:rsidP="00C93484" w:rsidRDefault="00DD0EA9">
      <w:pPr>
        <w:pStyle w:val="Reqtify"/>
        <w:rPr>
          <w:rStyle w:val="aff1"/>
        </w:rPr>
      </w:pPr>
      <w:r w:rsidRPr="003003E2">
        <w:rPr>
          <w:rStyle w:val="aff1"/>
          <w:rFonts w:hint="eastAsia"/>
        </w:rPr>
        <w:t>NOTES</w:t>
      </w:r>
      <w:r w:rsidRPr="003003E2">
        <w:rPr>
          <w:rStyle w:val="aff1"/>
          <w:rFonts w:hint="eastAsia"/>
        </w:rPr>
        <w:t>：</w:t>
      </w:r>
    </w:p>
    <w:p w:rsidR="00DD0EA9" w:rsidP="00C93484" w:rsidRDefault="00DD0EA9">
      <w:pPr>
        <w:pStyle w:val="Reqtify"/>
      </w:pPr>
      <w:r>
        <w:rPr>
          <w:rFonts w:hint="eastAsia"/>
        </w:rPr>
        <w:t>通过配置“非限制区逻辑输入”，包括但不限于实现以下功能：</w:t>
      </w:r>
    </w:p>
    <w:p w:rsidR="00DD0EA9" w:rsidP="00FA0FBB" w:rsidRDefault="00DD0EA9">
      <w:pPr>
        <w:pStyle w:val="AltX"/>
      </w:pPr>
      <w:r>
        <w:rPr>
          <w:rFonts w:hint="eastAsia"/>
        </w:rPr>
        <w:t>禁止丢失</w:t>
      </w:r>
      <w:r>
        <w:rPr>
          <w:rFonts w:hint="eastAsia"/>
        </w:rPr>
        <w:t>BM</w:t>
      </w:r>
      <w:r>
        <w:rPr>
          <w:rFonts w:hint="eastAsia"/>
        </w:rPr>
        <w:t>信标；</w:t>
      </w:r>
    </w:p>
    <w:p w:rsidRPr="003003E2" w:rsidR="00DD0EA9" w:rsidP="00FA0FBB" w:rsidRDefault="00DD0EA9">
      <w:pPr>
        <w:pStyle w:val="AltX"/>
      </w:pPr>
      <w:r>
        <w:rPr>
          <w:rFonts w:hint="eastAsia"/>
        </w:rPr>
        <w:t>禁止以</w:t>
      </w:r>
      <w:r>
        <w:rPr>
          <w:rFonts w:hint="eastAsia"/>
        </w:rPr>
        <w:t>ATB</w:t>
      </w:r>
      <w:r>
        <w:rPr>
          <w:rFonts w:hint="eastAsia"/>
        </w:rPr>
        <w:t>模式进入非</w:t>
      </w:r>
      <w:r>
        <w:rPr>
          <w:rFonts w:hint="eastAsia"/>
        </w:rPr>
        <w:t>PSD</w:t>
      </w:r>
      <w:r>
        <w:rPr>
          <w:rFonts w:hint="eastAsia"/>
        </w:rPr>
        <w:t>站台。</w:t>
      </w:r>
    </w:p>
    <w:p w:rsidR="003003E2" w:rsidP="00C93484" w:rsidRDefault="003003E2">
      <w:pPr>
        <w:pStyle w:val="Reqtify"/>
      </w:pPr>
    </w:p>
    <w:p w:rsidRPr="00437F33" w:rsidR="003003E2" w:rsidP="003003E2" w:rsidRDefault="003003E2">
      <w:pPr>
        <w:pStyle w:val="ReqtifyAltR"/>
      </w:pPr>
      <w:r w:rsidRPr="00437F33">
        <w:t>[iTC_CC_ATP-SwRS-0</w:t>
      </w:r>
      <w:r>
        <w:rPr>
          <w:rFonts w:hint="eastAsia"/>
        </w:rPr>
        <w:t>718</w:t>
      </w:r>
      <w:r w:rsidRPr="00437F33">
        <w:t>]</w:t>
      </w:r>
    </w:p>
    <w:p w:rsidRPr="00437F33" w:rsidR="003003E2" w:rsidP="00C93484" w:rsidRDefault="00DE2C68">
      <w:pPr>
        <w:pStyle w:val="Reqtify"/>
      </w:pPr>
      <w:bookmarkStart w:name="NotRestrictiveZoneLogicalInput" w:id="8512"/>
      <w:r w:rsidRPr="00E15E6E">
        <w:rPr>
          <w:rStyle w:val="aff2"/>
          <w:bCs w:val="0"/>
          <w:iCs w:val="0"/>
        </w:rPr>
        <w:t>NotRestrictiveZoneLogicalInput</w:t>
      </w:r>
      <w:bookmarkEnd w:id="8512"/>
      <w:r w:rsidRPr="00437F33" w:rsidR="003003E2">
        <w:rPr>
          <w:rFonts w:hint="eastAsia"/>
        </w:rPr>
        <w:t>，</w:t>
      </w:r>
      <w:r w:rsidR="003003E2">
        <w:rPr>
          <w:rFonts w:hint="eastAsia"/>
        </w:rPr>
        <w:t>非限制区逻辑输入。</w:t>
      </w:r>
    </w:p>
    <w:p w:rsidR="003003E2" w:rsidP="000431E0" w:rsidRDefault="003003E2">
      <w:pPr>
        <w:pStyle w:val="af7"/>
      </w:pPr>
      <w:r>
        <w:t xml:space="preserve">def </w:t>
      </w:r>
      <w:hyperlink w:history="1" w:anchor="NotRestrictiveZoneLogicalInput">
        <w:r w:rsidR="00DE2C68">
          <w:rPr>
            <w:rStyle w:val="ac"/>
          </w:rPr>
          <w:t>NotRestrictiveZoneLogicalInput</w:t>
        </w:r>
      </w:hyperlink>
      <w:r>
        <w:rPr>
          <w:color w:val="FF8000"/>
        </w:rPr>
        <w:t>(</w:t>
      </w:r>
      <w:r w:rsidR="00E15E6E">
        <w:rPr>
          <w:rFonts w:hint="eastAsia"/>
        </w:rPr>
        <w:t>N</w:t>
      </w:r>
      <w:r>
        <w:t>rz</w:t>
      </w:r>
      <w:r w:rsidR="00354F88">
        <w:t>T</w:t>
      </w:r>
      <w:r>
        <w:t>ype</w:t>
      </w:r>
      <w:r>
        <w:rPr>
          <w:color w:val="FF8000"/>
        </w:rPr>
        <w:t>,</w:t>
      </w:r>
      <w:r>
        <w:t xml:space="preserve"> k</w:t>
      </w:r>
      <w:r>
        <w:rPr>
          <w:color w:val="FF8000"/>
        </w:rPr>
        <w:t>)</w:t>
      </w:r>
      <w:r>
        <w:t>:</w:t>
      </w:r>
    </w:p>
    <w:p w:rsidR="003003E2" w:rsidP="000431E0" w:rsidRDefault="003003E2">
      <w:pPr>
        <w:pStyle w:val="af7"/>
      </w:pPr>
      <w:r>
        <w:t xml:space="preserve">    return </w:t>
      </w:r>
      <w:r>
        <w:rPr>
          <w:color w:val="FF8000"/>
        </w:rPr>
        <w:t>(</w:t>
      </w:r>
      <w:hyperlink w:history="1" w:anchor="TrainLocatedOnKnownPath">
        <w:r w:rsidR="008B4230">
          <w:rPr>
            <w:rStyle w:val="ac"/>
          </w:rPr>
          <w:t>TrainLocatedOnKnownPath</w:t>
        </w:r>
      </w:hyperlink>
      <w:r>
        <w:rPr>
          <w:color w:val="FF8000"/>
        </w:rPr>
        <w:t>(</w:t>
      </w:r>
      <w:r>
        <w:t>k</w:t>
      </w:r>
      <w:r>
        <w:rPr>
          <w:color w:val="FF8000"/>
        </w:rPr>
        <w:t>)</w:t>
      </w:r>
    </w:p>
    <w:p w:rsidRPr="0063593C" w:rsidR="003003E2" w:rsidP="000431E0" w:rsidRDefault="003003E2">
      <w:pPr>
        <w:pStyle w:val="af7"/>
      </w:pPr>
      <w:r>
        <w:t xml:space="preserve">            and </w:t>
      </w:r>
      <w:r w:rsidR="007D6630">
        <w:rPr>
          <w:rFonts w:hint="eastAsia"/>
        </w:rPr>
        <w:t>N</w:t>
      </w:r>
      <w:r>
        <w:t>ot</w:t>
      </w:r>
      <w:r w:rsidR="00354F88">
        <w:t>I</w:t>
      </w:r>
      <w:r>
        <w:t>ntersect</w:t>
      </w:r>
      <w:r w:rsidR="00354F88">
        <w:t>V</w:t>
      </w:r>
      <w:r>
        <w:t>ital</w:t>
      </w:r>
      <w:r w:rsidR="00354F88">
        <w:t>Z</w:t>
      </w:r>
      <w:r>
        <w:t>one</w:t>
      </w:r>
      <w:r>
        <w:rPr>
          <w:color w:val="FF8000"/>
        </w:rPr>
        <w:t>(</w:t>
      </w:r>
      <w:r w:rsidR="00E15E6E">
        <w:rPr>
          <w:rFonts w:hint="eastAsia"/>
        </w:rPr>
        <w:t>N</w:t>
      </w:r>
      <w:r>
        <w:t>rz</w:t>
      </w:r>
      <w:r w:rsidR="00354F88">
        <w:t>T</w:t>
      </w:r>
      <w:r>
        <w:t>ype</w:t>
      </w:r>
      <w:r>
        <w:rPr>
          <w:color w:val="FF8000"/>
        </w:rPr>
        <w:t>,</w:t>
      </w:r>
      <w:r>
        <w:t xml:space="preserve"> k</w:t>
      </w:r>
      <w:r>
        <w:rPr>
          <w:color w:val="FF8000"/>
        </w:rPr>
        <w:t>))</w:t>
      </w:r>
    </w:p>
    <w:p w:rsidRPr="003003E2" w:rsidR="00C231BA" w:rsidP="00C93484" w:rsidRDefault="00C231BA">
      <w:pPr>
        <w:pStyle w:val="Reqtify"/>
      </w:pPr>
    </w:p>
    <w:p w:rsidR="00C231BA" w:rsidP="00C93484" w:rsidRDefault="00C231BA">
      <w:pPr>
        <w:pStyle w:val="Reqtify"/>
      </w:pPr>
      <w:r>
        <w:rPr>
          <w:rFonts w:hint="eastAsia"/>
        </w:rPr>
        <w:t>其中，列车与</w:t>
      </w:r>
      <w:r>
        <w:rPr>
          <w:rFonts w:hint="eastAsia"/>
        </w:rPr>
        <w:t>vital zone</w:t>
      </w:r>
      <w:r>
        <w:rPr>
          <w:rFonts w:hint="eastAsia"/>
        </w:rPr>
        <w:t>没有交集的判别条件如下：</w:t>
      </w:r>
    </w:p>
    <w:p w:rsidR="00567914" w:rsidP="000431E0" w:rsidRDefault="00567914">
      <w:pPr>
        <w:pStyle w:val="af7"/>
      </w:pPr>
      <w:r>
        <w:t xml:space="preserve">def </w:t>
      </w:r>
      <w:r w:rsidR="007D6630">
        <w:rPr>
          <w:rFonts w:hint="eastAsia"/>
        </w:rPr>
        <w:t>N</w:t>
      </w:r>
      <w:r>
        <w:t>ot</w:t>
      </w:r>
      <w:r w:rsidR="00354F88">
        <w:t>I</w:t>
      </w:r>
      <w:r>
        <w:t>ntersect</w:t>
      </w:r>
      <w:r w:rsidR="00354F88">
        <w:t>V</w:t>
      </w:r>
      <w:r>
        <w:t>ital</w:t>
      </w:r>
      <w:r w:rsidR="00354F88">
        <w:t>Z</w:t>
      </w:r>
      <w:r>
        <w:t>one</w:t>
      </w:r>
      <w:r>
        <w:rPr>
          <w:color w:val="FF8000"/>
        </w:rPr>
        <w:t>(</w:t>
      </w:r>
      <w:r w:rsidR="00E15E6E">
        <w:rPr>
          <w:rFonts w:hint="eastAsia"/>
        </w:rPr>
        <w:t>N</w:t>
      </w:r>
      <w:r>
        <w:t>rz</w:t>
      </w:r>
      <w:r w:rsidR="00354F88">
        <w:t>T</w:t>
      </w:r>
      <w:r>
        <w:t>ype</w:t>
      </w:r>
      <w:r>
        <w:rPr>
          <w:color w:val="FF8000"/>
        </w:rPr>
        <w:t>,</w:t>
      </w:r>
      <w:r>
        <w:t xml:space="preserve"> k</w:t>
      </w:r>
      <w:r>
        <w:rPr>
          <w:color w:val="FF8000"/>
        </w:rPr>
        <w:t>)</w:t>
      </w:r>
      <w:r>
        <w:t>:</w:t>
      </w:r>
    </w:p>
    <w:p w:rsidR="00567914" w:rsidP="000431E0" w:rsidRDefault="00567914">
      <w:pPr>
        <w:pStyle w:val="af7"/>
      </w:pPr>
      <w:r>
        <w:t xml:space="preserve">    for </w:t>
      </w:r>
      <w:r w:rsidR="00FF342C">
        <w:rPr>
          <w:rFonts w:hint="eastAsia"/>
        </w:rPr>
        <w:t>V</w:t>
      </w:r>
      <w:r>
        <w:t xml:space="preserve">z </w:t>
      </w:r>
      <w:r w:rsidRPr="00113E1C">
        <w:t>in</w:t>
      </w:r>
      <w:r>
        <w:t xml:space="preserve"> </w:t>
      </w:r>
      <w:r>
        <w:rPr>
          <w:color w:val="FF8000"/>
        </w:rPr>
        <w:t>(</w:t>
      </w:r>
      <w:hyperlink w:history="1" w:anchor="TrackMap">
        <w:r w:rsidR="00C64E92">
          <w:rPr>
            <w:rStyle w:val="ac"/>
          </w:rPr>
          <w:t>TrackMap</w:t>
        </w:r>
      </w:hyperlink>
      <w:r w:rsidR="00354F88">
        <w:t>.</w:t>
      </w:r>
      <w:hyperlink w:history="1" w:anchor="AllSingsBtwTwoLocs">
        <w:r w:rsidR="008E31D0">
          <w:rPr>
            <w:rStyle w:val="ac"/>
          </w:rPr>
          <w:t>AllSingsBtwTwoLocs</w:t>
        </w:r>
      </w:hyperlink>
      <w:r>
        <w:rPr>
          <w:color w:val="FF8000"/>
        </w:rPr>
        <w:t>(</w:t>
      </w:r>
      <w:r>
        <w:t>SGL_VITAL_ZONE</w:t>
      </w:r>
      <w:r>
        <w:rPr>
          <w:color w:val="FF8000"/>
        </w:rPr>
        <w:t>,</w:t>
      </w:r>
    </w:p>
    <w:p w:rsidR="00567914" w:rsidP="000431E0" w:rsidRDefault="00567914">
      <w:pPr>
        <w:pStyle w:val="af7"/>
      </w:pPr>
      <w:r>
        <w:t xml:space="preserve">                </w:t>
      </w:r>
      <w:r w:rsidR="00CE26CD">
        <w:rPr>
          <w:rFonts w:hint="eastAsia"/>
        </w:rPr>
        <w:t xml:space="preserve">                                   </w:t>
      </w:r>
      <w:hyperlink w:history="1" w:anchor="TrackMap">
        <w:r w:rsidR="00C64E92">
          <w:rPr>
            <w:rStyle w:val="ac"/>
          </w:rPr>
          <w:t>TrackMap</w:t>
        </w:r>
      </w:hyperlink>
      <w:r w:rsidR="00354F88">
        <w:t>.</w:t>
      </w:r>
      <w:hyperlink w:history="1" w:anchor="BlockOrigin">
        <w:r w:rsidR="00525362">
          <w:rPr>
            <w:rStyle w:val="ac"/>
          </w:rPr>
          <w:t>BlockOrigin</w:t>
        </w:r>
      </w:hyperlink>
      <w:r>
        <w:rPr>
          <w:color w:val="FF8000"/>
        </w:rPr>
        <w:t>(</w:t>
      </w:r>
      <w:hyperlink w:history="1" w:anchor="TrainRearLocation">
        <w:r w:rsidR="00BD3E90">
          <w:rPr>
            <w:rStyle w:val="ac"/>
          </w:rPr>
          <w:t>TrainRearLocation</w:t>
        </w:r>
      </w:hyperlink>
      <w:r>
        <w:rPr>
          <w:color w:val="FF8000"/>
        </w:rPr>
        <w:t>(</w:t>
      </w:r>
      <w:r>
        <w:t>k</w:t>
      </w:r>
      <w:r>
        <w:rPr>
          <w:color w:val="FF8000"/>
        </w:rPr>
        <w:t>)</w:t>
      </w:r>
      <w:r w:rsidR="00354F88">
        <w:t>.M</w:t>
      </w:r>
      <w:r>
        <w:t>in</w:t>
      </w:r>
      <w:r>
        <w:rPr>
          <w:color w:val="FF8000"/>
        </w:rPr>
        <w:t>),</w:t>
      </w:r>
    </w:p>
    <w:p w:rsidR="00567914" w:rsidP="000431E0" w:rsidRDefault="00567914">
      <w:pPr>
        <w:pStyle w:val="af7"/>
      </w:pPr>
      <w:r>
        <w:t xml:space="preserve">                </w:t>
      </w:r>
      <w:r w:rsidR="00CE26CD">
        <w:rPr>
          <w:rFonts w:hint="eastAsia"/>
        </w:rPr>
        <w:t xml:space="preserve">                                   </w:t>
      </w:r>
      <w:hyperlink w:history="1" w:anchor="TrainFrontLocation">
        <w:r w:rsidR="0095165D">
          <w:rPr>
            <w:rStyle w:val="ac"/>
          </w:rPr>
          <w:t>TrainFrontLocation</w:t>
        </w:r>
      </w:hyperlink>
      <w:r>
        <w:rPr>
          <w:color w:val="FF8000"/>
        </w:rPr>
        <w:t>(</w:t>
      </w:r>
      <w:r>
        <w:t>k</w:t>
      </w:r>
      <w:r>
        <w:rPr>
          <w:color w:val="FF8000"/>
        </w:rPr>
        <w:t>)</w:t>
      </w:r>
      <w:r w:rsidR="00354F88">
        <w:t>.M</w:t>
      </w:r>
      <w:r>
        <w:t>ax</w:t>
      </w:r>
      <w:r>
        <w:rPr>
          <w:color w:val="FF8000"/>
        </w:rPr>
        <w:t>))</w:t>
      </w:r>
      <w:r>
        <w:t>:</w:t>
      </w:r>
    </w:p>
    <w:p w:rsidR="00567914" w:rsidP="000431E0" w:rsidRDefault="00567914">
      <w:pPr>
        <w:pStyle w:val="af7"/>
      </w:pPr>
      <w:r>
        <w:lastRenderedPageBreak/>
        <w:t xml:space="preserve">        if </w:t>
      </w:r>
      <w:r>
        <w:rPr>
          <w:color w:val="FF8000"/>
        </w:rPr>
        <w:t>(</w:t>
      </w:r>
      <w:r w:rsidR="00FF342C">
        <w:rPr>
          <w:rFonts w:hint="eastAsia"/>
        </w:rPr>
        <w:t>V</w:t>
      </w:r>
      <w:r>
        <w:t>z</w:t>
      </w:r>
      <w:r w:rsidR="00354F88">
        <w:t>.</w:t>
      </w:r>
      <w:hyperlink w:history="1" w:anchor="NotRestrictiveZoneLogicalInput">
        <w:r w:rsidR="00DE2C68">
          <w:rPr>
            <w:rStyle w:val="ac"/>
          </w:rPr>
          <w:t>NotRestrictiveZoneLogicalInput</w:t>
        </w:r>
      </w:hyperlink>
      <w:r>
        <w:t xml:space="preserve"> </w:t>
      </w:r>
      <w:r w:rsidRPr="00113E1C">
        <w:t>is</w:t>
      </w:r>
      <w:r>
        <w:t xml:space="preserve"> </w:t>
      </w:r>
      <w:r w:rsidR="00E15E6E">
        <w:rPr>
          <w:rFonts w:hint="eastAsia"/>
        </w:rPr>
        <w:t>N</w:t>
      </w:r>
      <w:r>
        <w:t>rz</w:t>
      </w:r>
      <w:r w:rsidR="00354F88">
        <w:t>T</w:t>
      </w:r>
      <w:r>
        <w:t>ype</w:t>
      </w:r>
    </w:p>
    <w:p w:rsidR="00F3376D" w:rsidP="000431E0" w:rsidRDefault="00567914">
      <w:pPr>
        <w:pStyle w:val="af7"/>
      </w:pPr>
      <w:r>
        <w:t xml:space="preserve">            and </w:t>
      </w:r>
      <w:r>
        <w:rPr>
          <w:color w:val="FF8000"/>
        </w:rPr>
        <w:t>(</w:t>
      </w:r>
      <w:hyperlink w:history="1" w:anchor="TrackMap">
        <w:r w:rsidR="00C64E92">
          <w:rPr>
            <w:rStyle w:val="ac"/>
          </w:rPr>
          <w:t>TrackMap</w:t>
        </w:r>
      </w:hyperlink>
      <w:r w:rsidR="00354F88">
        <w:t>.</w:t>
      </w:r>
      <w:hyperlink w:history="1" w:anchor="IntersectionOfTwoZones">
        <w:r w:rsidR="00DE30C0">
          <w:rPr>
            <w:rStyle w:val="ac"/>
          </w:rPr>
          <w:t>IntersectionOfTwoZones</w:t>
        </w:r>
      </w:hyperlink>
      <w:r>
        <w:rPr>
          <w:color w:val="FF8000"/>
        </w:rPr>
        <w:t>(</w:t>
      </w:r>
      <w:hyperlink w:history="1" w:anchor="TrainRearLocation">
        <w:r w:rsidR="00BD3E90">
          <w:rPr>
            <w:rStyle w:val="ac"/>
          </w:rPr>
          <w:t>TrainRearLocation</w:t>
        </w:r>
      </w:hyperlink>
      <w:r>
        <w:rPr>
          <w:color w:val="FF8000"/>
        </w:rPr>
        <w:t>(</w:t>
      </w:r>
      <w:r>
        <w:t>k</w:t>
      </w:r>
      <w:r>
        <w:rPr>
          <w:color w:val="FF8000"/>
        </w:rPr>
        <w:t>)</w:t>
      </w:r>
      <w:r w:rsidR="00354F88">
        <w:t>.M</w:t>
      </w:r>
      <w:r>
        <w:t>in</w:t>
      </w:r>
      <w:r>
        <w:rPr>
          <w:color w:val="FF8000"/>
        </w:rPr>
        <w:t>,</w:t>
      </w:r>
    </w:p>
    <w:p w:rsidR="003D61AE" w:rsidP="000431E0" w:rsidRDefault="00F3376D">
      <w:pPr>
        <w:pStyle w:val="af7"/>
      </w:pPr>
      <w:r>
        <w:rPr>
          <w:rFonts w:hint="eastAsia"/>
        </w:rPr>
        <w:t xml:space="preserve"> </w:t>
      </w:r>
      <w:r w:rsidR="00F86D58">
        <w:rPr>
          <w:rFonts w:hint="eastAsia"/>
        </w:rPr>
        <w:t xml:space="preserve">                                               </w:t>
      </w:r>
      <w:hyperlink w:history="1" w:anchor="TrainFrontLocation">
        <w:r w:rsidR="0095165D">
          <w:rPr>
            <w:rStyle w:val="ac"/>
          </w:rPr>
          <w:t>TrainFrontLocation</w:t>
        </w:r>
      </w:hyperlink>
      <w:r w:rsidR="00567914">
        <w:rPr>
          <w:color w:val="FF8000"/>
        </w:rPr>
        <w:t>(</w:t>
      </w:r>
      <w:r w:rsidR="00567914">
        <w:t>k</w:t>
      </w:r>
      <w:r w:rsidR="00567914">
        <w:rPr>
          <w:color w:val="FF8000"/>
        </w:rPr>
        <w:t>)</w:t>
      </w:r>
      <w:r w:rsidR="00354F88">
        <w:t>.M</w:t>
      </w:r>
      <w:r w:rsidR="00567914">
        <w:t>ax</w:t>
      </w:r>
      <w:r w:rsidR="00567914">
        <w:rPr>
          <w:color w:val="FF8000"/>
        </w:rPr>
        <w:t>,</w:t>
      </w:r>
    </w:p>
    <w:p w:rsidRPr="003D61AE" w:rsidR="00F3376D" w:rsidP="000431E0" w:rsidRDefault="00567914">
      <w:pPr>
        <w:pStyle w:val="af7"/>
      </w:pPr>
      <w:r>
        <w:t xml:space="preserve"> </w:t>
      </w:r>
      <w:r w:rsidR="003D61AE">
        <w:rPr>
          <w:rFonts w:hint="eastAsia"/>
        </w:rPr>
        <w:t xml:space="preserve">                                               </w:t>
      </w:r>
      <w:r w:rsidRPr="003D61AE">
        <w:t>vz</w:t>
      </w:r>
      <w:r w:rsidRPr="003D61AE" w:rsidR="00354F88">
        <w:t>.L</w:t>
      </w:r>
      <w:r w:rsidRPr="003D61AE">
        <w:t>ocation,</w:t>
      </w:r>
    </w:p>
    <w:p w:rsidR="00F3376D" w:rsidP="000431E0" w:rsidRDefault="009D4700">
      <w:pPr>
        <w:pStyle w:val="af7"/>
      </w:pPr>
      <w:r>
        <w:rPr>
          <w:rFonts w:hint="eastAsia"/>
        </w:rPr>
        <w:t xml:space="preserve"> </w:t>
      </w:r>
      <w:r w:rsidR="00F3376D">
        <w:rPr>
          <w:rFonts w:hint="eastAsia"/>
        </w:rPr>
        <w:t xml:space="preserve">                                               </w:t>
      </w:r>
      <w:hyperlink w:history="1" w:anchor="TrackMap">
        <w:r w:rsidR="00C64E92">
          <w:rPr>
            <w:rStyle w:val="ac"/>
          </w:rPr>
          <w:t>TrackMap</w:t>
        </w:r>
      </w:hyperlink>
      <w:r w:rsidR="00354F88">
        <w:t>.</w:t>
      </w:r>
      <w:hyperlink w:history="1" w:anchor="CalculateZoneBorder">
        <w:r w:rsidR="00DE30C0">
          <w:rPr>
            <w:rStyle w:val="ac"/>
          </w:rPr>
          <w:t>CalculateZoneBorder</w:t>
        </w:r>
      </w:hyperlink>
      <w:r w:rsidR="00567914">
        <w:rPr>
          <w:color w:val="FF8000"/>
        </w:rPr>
        <w:t>(</w:t>
      </w:r>
      <w:r w:rsidR="00567914">
        <w:t>vz</w:t>
      </w:r>
      <w:r w:rsidR="00354F88">
        <w:t>.L</w:t>
      </w:r>
      <w:r w:rsidR="00567914">
        <w:t>ocation</w:t>
      </w:r>
      <w:r w:rsidR="00567914">
        <w:rPr>
          <w:color w:val="FF8000"/>
        </w:rPr>
        <w:t>,</w:t>
      </w:r>
      <w:r w:rsidR="00F3376D">
        <w:rPr>
          <w:rFonts w:hint="eastAsia"/>
        </w:rPr>
        <w:t xml:space="preserve"> </w:t>
      </w:r>
      <w:r w:rsidR="00567914">
        <w:t>vz</w:t>
      </w:r>
      <w:r w:rsidR="00354F88">
        <w:t>.L</w:t>
      </w:r>
      <w:r w:rsidR="00567914">
        <w:t>ength</w:t>
      </w:r>
      <w:r w:rsidR="00567914">
        <w:rPr>
          <w:color w:val="FF8000"/>
        </w:rPr>
        <w:t>))</w:t>
      </w:r>
    </w:p>
    <w:p w:rsidR="00567914" w:rsidP="000431E0" w:rsidRDefault="00567914">
      <w:pPr>
        <w:pStyle w:val="af7"/>
      </w:pPr>
      <w:r>
        <w:t xml:space="preserve"> </w:t>
      </w:r>
      <w:r w:rsidR="00F3376D">
        <w:rPr>
          <w:rFonts w:hint="eastAsia"/>
        </w:rPr>
        <w:t xml:space="preserve">                  </w:t>
      </w:r>
      <w:r>
        <w:t xml:space="preserve">is </w:t>
      </w:r>
      <w:r w:rsidRPr="00113E1C">
        <w:t>not</w:t>
      </w:r>
      <w:r>
        <w:t xml:space="preserve"> </w:t>
      </w:r>
      <w:r w:rsidRPr="00354FC4">
        <w:rPr>
          <w:rStyle w:val="aff1"/>
        </w:rPr>
        <w:t>None</w:t>
      </w:r>
      <w:r>
        <w:rPr>
          <w:color w:val="FF8000"/>
        </w:rPr>
        <w:t>)</w:t>
      </w:r>
    </w:p>
    <w:p w:rsidR="00567914" w:rsidP="000431E0" w:rsidRDefault="00567914">
      <w:pPr>
        <w:pStyle w:val="af7"/>
      </w:pPr>
      <w:r>
        <w:t xml:space="preserve">            and </w:t>
      </w:r>
      <w:r>
        <w:rPr>
          <w:color w:val="FF8000"/>
        </w:rPr>
        <w:t>(</w:t>
      </w:r>
      <w:r w:rsidR="00FF342C">
        <w:rPr>
          <w:rFonts w:hint="eastAsia"/>
        </w:rPr>
        <w:t>V</w:t>
      </w:r>
      <w:r>
        <w:t>z</w:t>
      </w:r>
      <w:r w:rsidR="00354F88">
        <w:t>.V</w:t>
      </w:r>
      <w:r>
        <w:t xml:space="preserve">ariant </w:t>
      </w:r>
      <w:r w:rsidRPr="00113E1C">
        <w:t>is</w:t>
      </w:r>
      <w:r>
        <w:t xml:space="preserve"> </w:t>
      </w:r>
      <w:r w:rsidRPr="00354FC4">
        <w:rPr>
          <w:rStyle w:val="aff1"/>
        </w:rPr>
        <w:t>None</w:t>
      </w:r>
    </w:p>
    <w:p w:rsidR="00567914" w:rsidP="000431E0" w:rsidRDefault="00567914">
      <w:pPr>
        <w:pStyle w:val="af7"/>
      </w:pPr>
      <w:r>
        <w:t xml:space="preserve">                 or </w:t>
      </w:r>
      <w:r w:rsidRPr="00113E1C">
        <w:t>not</w:t>
      </w:r>
      <w:r>
        <w:t xml:space="preserve"> </w:t>
      </w:r>
      <w:hyperlink w:history="1" w:anchor="VariantValue">
        <w:r w:rsidR="00C64E92">
          <w:rPr>
            <w:rStyle w:val="ac"/>
          </w:rPr>
          <w:t>VariantValue</w:t>
        </w:r>
      </w:hyperlink>
      <w:r>
        <w:rPr>
          <w:color w:val="FF8000"/>
        </w:rPr>
        <w:t>(</w:t>
      </w:r>
      <w:r w:rsidR="00FF342C">
        <w:rPr>
          <w:rFonts w:hint="eastAsia"/>
        </w:rPr>
        <w:t>V</w:t>
      </w:r>
      <w:r>
        <w:t>z</w:t>
      </w:r>
      <w:r w:rsidR="00354F88">
        <w:t>.V</w:t>
      </w:r>
      <w:r>
        <w:t>ariant</w:t>
      </w:r>
      <w:r>
        <w:rPr>
          <w:color w:val="FF8000"/>
        </w:rPr>
        <w:t>,</w:t>
      </w:r>
      <w:r>
        <w:t xml:space="preserve"> k</w:t>
      </w:r>
      <w:r>
        <w:rPr>
          <w:color w:val="FF8000"/>
        </w:rPr>
        <w:t>)))</w:t>
      </w:r>
      <w:r>
        <w:t>:</w:t>
      </w:r>
    </w:p>
    <w:p w:rsidR="00567914" w:rsidP="000431E0" w:rsidRDefault="00567914">
      <w:pPr>
        <w:pStyle w:val="af7"/>
      </w:pPr>
      <w:r>
        <w:t xml:space="preserve">            return </w:t>
      </w:r>
      <w:r w:rsidRPr="00354FC4">
        <w:rPr>
          <w:rStyle w:val="aff1"/>
        </w:rPr>
        <w:t>False</w:t>
      </w:r>
    </w:p>
    <w:p w:rsidR="00567914" w:rsidP="000431E0" w:rsidRDefault="00567914">
      <w:pPr>
        <w:pStyle w:val="af7"/>
      </w:pPr>
      <w:r>
        <w:t xml:space="preserve">        else:</w:t>
      </w:r>
    </w:p>
    <w:p w:rsidR="00567914" w:rsidP="000431E0" w:rsidRDefault="00567914">
      <w:pPr>
        <w:pStyle w:val="af7"/>
      </w:pPr>
      <w:r>
        <w:t xml:space="preserve">            continue</w:t>
      </w:r>
    </w:p>
    <w:p w:rsidRPr="00EA5B07" w:rsidR="00C231BA" w:rsidP="000431E0" w:rsidRDefault="00567914">
      <w:pPr>
        <w:pStyle w:val="af7"/>
      </w:pPr>
      <w:r>
        <w:t xml:space="preserve">   return </w:t>
      </w:r>
      <w:r w:rsidRPr="00354FC4">
        <w:rPr>
          <w:rStyle w:val="aff1"/>
        </w:rPr>
        <w:t>True</w:t>
      </w:r>
    </w:p>
    <w:p w:rsidRPr="00437F33" w:rsidR="00C231BA" w:rsidP="000C0D62" w:rsidRDefault="00C231BA">
      <w:pPr>
        <w:pStyle w:val="ReqtifyAltQ"/>
      </w:pPr>
      <w:r w:rsidRPr="00437F33">
        <w:t>#Category=Functional</w:t>
      </w:r>
    </w:p>
    <w:p w:rsidRPr="00437F33" w:rsidR="00C231BA" w:rsidP="000C0D62" w:rsidRDefault="00C231BA">
      <w:pPr>
        <w:pStyle w:val="ReqtifyAltQ"/>
      </w:pPr>
      <w:r w:rsidRPr="00437F33">
        <w:t>#Contribution=SIL4</w:t>
      </w:r>
    </w:p>
    <w:p w:rsidR="009328EA" w:rsidP="000C0D62" w:rsidRDefault="00C231BA">
      <w:pPr>
        <w:pStyle w:val="ReqtifyAltQ"/>
        <w:rPr>
          <w:ins w:author="常鸣" w:date="2014-07-03T14:27:00Z" w:id="8513"/>
        </w:rPr>
      </w:pPr>
      <w:del w:author="常鸣" w:date="2014-07-03T14:27:00Z" w:id="8514">
        <w:r w:rsidRPr="00437F33" w:rsidDel="009328EA">
          <w:delText>#S</w:delText>
        </w:r>
      </w:del>
      <w:ins w:author="常鸣" w:date="2014-07-03T14:27:00Z" w:id="8515">
        <w:r w:rsidR="009328EA">
          <w:t>#Allocation=ATP Software</w:t>
        </w:r>
      </w:ins>
      <w:ins w:author="常鸣" w:date="2014-07-03T15:00:00Z" w:id="8516">
        <w:r w:rsidR="00AA7E12">
          <w:rPr>
            <w:rFonts w:hint="eastAsia"/>
          </w:rPr>
          <w:t>, Vital Embedded Setting</w:t>
        </w:r>
      </w:ins>
    </w:p>
    <w:p w:rsidRPr="00437F33" w:rsidR="00C231BA" w:rsidP="000C0D62" w:rsidRDefault="009328EA">
      <w:pPr>
        <w:pStyle w:val="ReqtifyAltQ"/>
      </w:pPr>
      <w:ins w:author="常鸣" w:date="2014-07-03T14:27:00Z" w:id="8517">
        <w:r>
          <w:t>#S</w:t>
        </w:r>
      </w:ins>
      <w:r w:rsidRPr="00437F33" w:rsidR="00C231BA">
        <w:t>ource= [</w:t>
      </w:r>
      <w:r w:rsidR="00C231BA">
        <w:rPr>
          <w:rFonts w:hint="eastAsia"/>
        </w:rPr>
        <w:t>iTC_CC-</w:t>
      </w:r>
      <w:r w:rsidRPr="00437F33" w:rsidR="00C231BA">
        <w:t>Sy</w:t>
      </w:r>
      <w:r w:rsidR="007D6630">
        <w:rPr>
          <w:rFonts w:hint="eastAsia"/>
        </w:rPr>
        <w:t>AD</w:t>
      </w:r>
      <w:r w:rsidRPr="00437F33" w:rsidR="00C231BA">
        <w:t>-</w:t>
      </w:r>
      <w:r w:rsidR="002945E4">
        <w:rPr>
          <w:rFonts w:hint="eastAsia"/>
        </w:rPr>
        <w:t>0200</w:t>
      </w:r>
      <w:r w:rsidRPr="00437F33" w:rsidR="00C231BA">
        <w:t>]</w:t>
      </w:r>
      <w:r w:rsidR="00BA1739">
        <w:rPr>
          <w:rFonts w:hint="eastAsia"/>
        </w:rPr>
        <w:t>,</w:t>
      </w:r>
      <w:r w:rsidRPr="00BA1739" w:rsidR="00BA1739">
        <w:t xml:space="preserve"> </w:t>
      </w:r>
      <w:r w:rsidRPr="003D2990" w:rsidR="00BA1739">
        <w:t>[iTC_CC-SyAD-</w:t>
      </w:r>
      <w:r w:rsidR="00BA1739">
        <w:rPr>
          <w:rFonts w:hint="eastAsia"/>
        </w:rPr>
        <w:t>1315</w:t>
      </w:r>
      <w:r w:rsidRPr="003D2990" w:rsidR="00BA1739">
        <w:rPr>
          <w:rFonts w:hint="eastAsia"/>
        </w:rPr>
        <w:t>]</w:t>
      </w:r>
      <w:r w:rsidR="00BA1739">
        <w:rPr>
          <w:rFonts w:hint="eastAsia"/>
        </w:rPr>
        <w:t>,</w:t>
      </w:r>
      <w:r w:rsidRPr="00BA1739" w:rsidR="00BA1739">
        <w:t xml:space="preserve"> </w:t>
      </w:r>
      <w:r w:rsidRPr="003D2990" w:rsidR="00BA1739">
        <w:t>[iTC_CC-SyAD-</w:t>
      </w:r>
      <w:r w:rsidR="00BA1739">
        <w:rPr>
          <w:rFonts w:hint="eastAsia"/>
        </w:rPr>
        <w:t>1317</w:t>
      </w:r>
      <w:r w:rsidRPr="003D2990" w:rsidR="00BA1739">
        <w:rPr>
          <w:rFonts w:hint="eastAsia"/>
        </w:rPr>
        <w:t>]</w:t>
      </w:r>
      <w:r w:rsidR="00BA1739">
        <w:rPr>
          <w:rFonts w:hint="eastAsia"/>
        </w:rPr>
        <w:t>,</w:t>
      </w:r>
      <w:r w:rsidRPr="00BA1739" w:rsidR="00BA1739">
        <w:t xml:space="preserve"> </w:t>
      </w:r>
      <w:r w:rsidRPr="003D2990" w:rsidR="00BA1739">
        <w:t>[iTC_CC-SyAD-</w:t>
      </w:r>
      <w:r w:rsidR="00BA1739">
        <w:rPr>
          <w:rFonts w:hint="eastAsia"/>
        </w:rPr>
        <w:t>1352</w:t>
      </w:r>
      <w:r w:rsidRPr="003D2990" w:rsidR="00BA1739">
        <w:rPr>
          <w:rFonts w:hint="eastAsia"/>
        </w:rPr>
        <w:t>]</w:t>
      </w:r>
    </w:p>
    <w:p w:rsidRPr="00437F33" w:rsidR="00C231BA" w:rsidP="000C0D62" w:rsidRDefault="00C231BA">
      <w:pPr>
        <w:pStyle w:val="ReqtifyAltQ"/>
      </w:pPr>
      <w:r w:rsidRPr="00437F33">
        <w:t>[End]</w:t>
      </w:r>
    </w:p>
    <w:p w:rsidR="00C231BA" w:rsidP="00C93484" w:rsidRDefault="00C231BA">
      <w:pPr>
        <w:pStyle w:val="Reqtify"/>
      </w:pPr>
    </w:p>
    <w:p w:rsidRPr="003003E2" w:rsidR="003003E2" w:rsidP="00C93484" w:rsidRDefault="003003E2">
      <w:pPr>
        <w:pStyle w:val="Reqtify"/>
      </w:pPr>
    </w:p>
    <w:p w:rsidR="007820D7" w:rsidP="0012674A" w:rsidRDefault="00AF14DF">
      <w:pPr>
        <w:pStyle w:val="4"/>
      </w:pPr>
      <w:r>
        <w:rPr>
          <w:rFonts w:hint="eastAsia"/>
        </w:rPr>
        <w:t>No undetectable dange</w:t>
      </w:r>
    </w:p>
    <w:p w:rsidR="006A7EC8" w:rsidP="00C93484" w:rsidRDefault="006A7EC8">
      <w:pPr>
        <w:pStyle w:val="Reqtify"/>
      </w:pPr>
    </w:p>
    <w:p w:rsidRPr="006A7EC8" w:rsidR="00EA5B07" w:rsidP="00C93484" w:rsidRDefault="00EA5B07">
      <w:pPr>
        <w:pStyle w:val="Reqtify"/>
      </w:pPr>
      <w:r w:rsidRPr="006A7EC8">
        <w:rPr>
          <w:rFonts w:hint="eastAsia"/>
        </w:rPr>
        <w:t>在未建立</w:t>
      </w:r>
      <w:r w:rsidRPr="006A7EC8">
        <w:rPr>
          <w:rFonts w:hint="eastAsia"/>
        </w:rPr>
        <w:t>ATB</w:t>
      </w:r>
      <w:r w:rsidRPr="006A7EC8">
        <w:rPr>
          <w:rFonts w:hint="eastAsia"/>
        </w:rPr>
        <w:t>模式的情况下，</w:t>
      </w:r>
      <w:r w:rsidRPr="006A7EC8">
        <w:rPr>
          <w:rFonts w:hint="eastAsia"/>
        </w:rPr>
        <w:t>ATP</w:t>
      </w:r>
      <w:r w:rsidRPr="006A7EC8">
        <w:rPr>
          <w:rFonts w:hint="eastAsia"/>
        </w:rPr>
        <w:t>应当避免列车处于“无法侦测的危险”的风险中，即列车向司机未授权的方向运行。在此种情况下，如果列车运行超过项目配置的距离，则</w:t>
      </w:r>
      <w:r w:rsidRPr="006A7EC8">
        <w:rPr>
          <w:rFonts w:hint="eastAsia"/>
        </w:rPr>
        <w:t>ATP</w:t>
      </w:r>
      <w:r w:rsidRPr="006A7EC8">
        <w:rPr>
          <w:rFonts w:hint="eastAsia"/>
        </w:rPr>
        <w:t>应当触发</w:t>
      </w:r>
      <w:r w:rsidRPr="006A7EC8">
        <w:rPr>
          <w:rFonts w:hint="eastAsia"/>
        </w:rPr>
        <w:t>EB</w:t>
      </w:r>
      <w:r w:rsidRPr="006A7EC8">
        <w:rPr>
          <w:rFonts w:hint="eastAsia"/>
        </w:rPr>
        <w:t>，并保持一段可配置的时间。</w:t>
      </w:r>
    </w:p>
    <w:p w:rsidR="00EA5B07" w:rsidP="00C93484" w:rsidRDefault="00EA5B07">
      <w:pPr>
        <w:pStyle w:val="Reqtify"/>
      </w:pPr>
      <w:r w:rsidRPr="006A7EC8">
        <w:rPr>
          <w:rFonts w:hint="eastAsia"/>
        </w:rPr>
        <w:t xml:space="preserve">ATP shall avoid the train in "undetectable danger risk", which means that the </w:t>
      </w:r>
      <w:r w:rsidRPr="006A7EC8">
        <w:t>train runs</w:t>
      </w:r>
      <w:r w:rsidRPr="006A7EC8">
        <w:rPr>
          <w:rFonts w:hint="eastAsia"/>
        </w:rPr>
        <w:t xml:space="preserve"> on the direction not authorized by the driver or by CCNV in ATB driving mode. In this case, if the train runs more than a configurable distance, ATP shall trigger emergency brake and keep it for a configurable </w:t>
      </w:r>
      <w:r w:rsidRPr="006A7EC8">
        <w:t>period</w:t>
      </w:r>
      <w:r w:rsidRPr="006A7EC8">
        <w:rPr>
          <w:rFonts w:hint="eastAsia"/>
        </w:rPr>
        <w:t>.</w:t>
      </w:r>
    </w:p>
    <w:p w:rsidR="003003E2" w:rsidP="00C93484" w:rsidRDefault="003003E2">
      <w:pPr>
        <w:pStyle w:val="Reqtify"/>
      </w:pPr>
    </w:p>
    <w:p w:rsidRPr="00EA5B07" w:rsidR="003003E2" w:rsidP="00C93484" w:rsidRDefault="003003E2">
      <w:pPr>
        <w:pStyle w:val="Reqtify"/>
      </w:pPr>
    </w:p>
    <w:p w:rsidRPr="007820D7" w:rsidR="007820D7" w:rsidP="007820D7" w:rsidRDefault="007820D7">
      <w:pPr>
        <w:pStyle w:val="ReqtifyAltR"/>
      </w:pPr>
      <w:r w:rsidRPr="007820D7">
        <w:t>[iTC_CC_ATP-SwRS-0</w:t>
      </w:r>
      <w:r w:rsidRPr="007820D7">
        <w:rPr>
          <w:rFonts w:hint="eastAsia"/>
        </w:rPr>
        <w:t>582</w:t>
      </w:r>
      <w:r w:rsidRPr="007820D7">
        <w:t>]</w:t>
      </w:r>
    </w:p>
    <w:p w:rsidRPr="007820D7" w:rsidR="001E6174" w:rsidP="00C93484" w:rsidRDefault="00F131C8">
      <w:pPr>
        <w:pStyle w:val="Reqtify"/>
      </w:pPr>
      <w:bookmarkStart w:name="NoUndetectableDanger_1" w:id="8518"/>
      <w:r w:rsidRPr="00E15E6E">
        <w:rPr>
          <w:rStyle w:val="aff2"/>
          <w:bCs w:val="0"/>
          <w:iCs w:val="0"/>
        </w:rPr>
        <w:t>NoUndetectableDanger_1</w:t>
      </w:r>
      <w:bookmarkEnd w:id="8518"/>
      <w:r w:rsidRPr="007820D7" w:rsidR="001E6174">
        <w:rPr>
          <w:rFonts w:hint="eastAsia"/>
        </w:rPr>
        <w:t>，已监控向</w:t>
      </w:r>
      <w:r w:rsidRPr="00451353" w:rsidR="001E6174">
        <w:rPr>
          <w:rStyle w:val="aff1"/>
          <w:rFonts w:hint="eastAsia"/>
        </w:rPr>
        <w:t>END_1</w:t>
      </w:r>
      <w:r w:rsidRPr="007820D7" w:rsidR="001E6174">
        <w:rPr>
          <w:rFonts w:hint="eastAsia"/>
        </w:rPr>
        <w:t>方向的运行，其状态来自于项目可配置的列车输入采集。</w:t>
      </w:r>
    </w:p>
    <w:p w:rsidRPr="001E6174" w:rsidR="007820D7" w:rsidP="00C93484" w:rsidRDefault="007820D7">
      <w:pPr>
        <w:pStyle w:val="Reqtify"/>
      </w:pPr>
    </w:p>
    <w:p w:rsidRPr="007820D7" w:rsidR="007820D7" w:rsidP="00C93484" w:rsidRDefault="007820D7">
      <w:pPr>
        <w:pStyle w:val="Reqtify"/>
      </w:pPr>
      <w:r w:rsidRPr="007820D7">
        <w:rPr>
          <w:rFonts w:hint="eastAsia"/>
        </w:rPr>
        <w:t>The</w:t>
      </w:r>
      <w:r w:rsidR="007F1652">
        <w:rPr>
          <w:rFonts w:hint="eastAsia"/>
        </w:rPr>
        <w:t xml:space="preserve"> </w:t>
      </w:r>
      <w:r w:rsidRPr="007820D7">
        <w:rPr>
          <w:rFonts w:hint="eastAsia"/>
        </w:rPr>
        <w:t>No Undetectable Danger in Extremity 1 shall be consider as permissive status</w:t>
      </w:r>
      <w:r w:rsidR="007F1652">
        <w:rPr>
          <w:rFonts w:hint="eastAsia"/>
        </w:rPr>
        <w:t xml:space="preserve"> according to project configuration</w:t>
      </w:r>
      <w:r w:rsidRPr="007820D7">
        <w:rPr>
          <w:rFonts w:hint="eastAsia"/>
        </w:rPr>
        <w:t>.</w:t>
      </w:r>
    </w:p>
    <w:p w:rsidR="007820D7" w:rsidP="00C93484" w:rsidRDefault="007820D7">
      <w:pPr>
        <w:pStyle w:val="Reqtify"/>
      </w:pPr>
    </w:p>
    <w:p w:rsidRPr="007820D7" w:rsidR="00870BD9" w:rsidP="000431E0" w:rsidRDefault="00870BD9">
      <w:pPr>
        <w:pStyle w:val="af7"/>
      </w:pPr>
      <w:r w:rsidRPr="007820D7">
        <w:t xml:space="preserve">def </w:t>
      </w:r>
      <w:hyperlink w:history="1" w:anchor="NoUndetectableDanger_1">
        <w:r w:rsidR="00F131C8">
          <w:rPr>
            <w:rStyle w:val="ac"/>
          </w:rPr>
          <w:t>NoUndetectableDanger_1</w:t>
        </w:r>
      </w:hyperlink>
      <w:r w:rsidRPr="007820D7">
        <w:t>(k):</w:t>
      </w:r>
    </w:p>
    <w:p w:rsidRPr="007820D7" w:rsidR="00870BD9" w:rsidP="000431E0" w:rsidRDefault="00870BD9">
      <w:pPr>
        <w:pStyle w:val="af7"/>
      </w:pPr>
      <w:r w:rsidRPr="007820D7">
        <w:t xml:space="preserve">    </w:t>
      </w:r>
      <w:r w:rsidRPr="00077A8A" w:rsidR="00077A8A">
        <w:t>return</w:t>
      </w:r>
      <w:r w:rsidRPr="007820D7">
        <w:t xml:space="preserve"> </w:t>
      </w:r>
      <w:hyperlink w:history="1" w:anchor="Offline">
        <w:r w:rsidR="00813AB3">
          <w:rPr>
            <w:rStyle w:val="ac"/>
          </w:rPr>
          <w:t>Offline</w:t>
        </w:r>
      </w:hyperlink>
      <w:r w:rsidR="00155088">
        <w:t>.</w:t>
      </w:r>
      <w:hyperlink w:history="1" w:anchor="NoUndetectableDanger_1">
        <w:r w:rsidR="00F131C8">
          <w:rPr>
            <w:rStyle w:val="ac"/>
          </w:rPr>
          <w:t>NoUndetectableDanger_1</w:t>
        </w:r>
      </w:hyperlink>
      <w:r w:rsidRPr="007820D7">
        <w:t>(k)</w:t>
      </w:r>
    </w:p>
    <w:p w:rsidRPr="007820D7" w:rsidR="007820D7" w:rsidP="000C0D62" w:rsidRDefault="007820D7">
      <w:pPr>
        <w:pStyle w:val="ReqtifyAltQ"/>
      </w:pPr>
      <w:r w:rsidRPr="007820D7">
        <w:t>#Category=Functional</w:t>
      </w:r>
    </w:p>
    <w:p w:rsidRPr="007820D7" w:rsidR="007820D7" w:rsidP="000C0D62" w:rsidRDefault="007820D7">
      <w:pPr>
        <w:pStyle w:val="ReqtifyAltQ"/>
      </w:pPr>
      <w:r w:rsidRPr="007820D7">
        <w:lastRenderedPageBreak/>
        <w:t>#Contribution=SIL4</w:t>
      </w:r>
    </w:p>
    <w:p w:rsidR="009328EA" w:rsidP="000C0D62" w:rsidRDefault="007820D7">
      <w:pPr>
        <w:pStyle w:val="ReqtifyAltQ"/>
        <w:rPr>
          <w:ins w:author="常鸣" w:date="2014-07-03T14:27:00Z" w:id="8519"/>
        </w:rPr>
      </w:pPr>
      <w:del w:author="常鸣" w:date="2014-07-03T14:27:00Z" w:id="8520">
        <w:r w:rsidRPr="007820D7" w:rsidDel="009328EA">
          <w:delText>#S</w:delText>
        </w:r>
      </w:del>
      <w:ins w:author="常鸣" w:date="2014-07-03T14:27:00Z" w:id="8521">
        <w:r w:rsidR="009328EA">
          <w:t>#Allocation=ATP Software</w:t>
        </w:r>
      </w:ins>
      <w:ins w:author="常鸣" w:date="2014-07-03T15:00:00Z" w:id="8522">
        <w:r w:rsidR="00AA7E12">
          <w:rPr>
            <w:rFonts w:hint="eastAsia"/>
          </w:rPr>
          <w:t>, Vital Embedded Setting</w:t>
        </w:r>
      </w:ins>
    </w:p>
    <w:p w:rsidRPr="007820D7" w:rsidR="007820D7" w:rsidP="000C0D62" w:rsidRDefault="009328EA">
      <w:pPr>
        <w:pStyle w:val="ReqtifyAltQ"/>
      </w:pPr>
      <w:ins w:author="常鸣" w:date="2014-07-03T14:27:00Z" w:id="8523">
        <w:r>
          <w:t>#S</w:t>
        </w:r>
      </w:ins>
      <w:r w:rsidRPr="007820D7" w:rsidR="007820D7">
        <w:t>ource=</w:t>
      </w:r>
      <w:r w:rsidRPr="007820D7" w:rsidR="007820D7">
        <w:rPr>
          <w:rFonts w:hint="eastAsia"/>
        </w:rPr>
        <w:t xml:space="preserve"> [iTC_CC-SyAD-0351],</w:t>
      </w:r>
      <w:r w:rsidRPr="0007793F" w:rsidR="0007793F">
        <w:rPr>
          <w:rFonts w:hint="eastAsia"/>
        </w:rPr>
        <w:t xml:space="preserve"> [iTC_CC-SyAD-0971]</w:t>
      </w:r>
      <w:r w:rsidR="0007793F">
        <w:rPr>
          <w:rFonts w:hint="eastAsia"/>
        </w:rPr>
        <w:t>,</w:t>
      </w:r>
      <w:r w:rsidRPr="0096417F" w:rsidR="0096417F">
        <w:rPr>
          <w:rFonts w:hint="eastAsia"/>
        </w:rPr>
        <w:t>[iTC_CC-SyAD-1036]</w:t>
      </w:r>
      <w:r w:rsidR="0096417F">
        <w:rPr>
          <w:rFonts w:hint="eastAsia"/>
        </w:rPr>
        <w:t>,</w:t>
      </w:r>
      <w:r w:rsidRPr="007820D7" w:rsidR="007820D7">
        <w:t xml:space="preserve"> [iTC_CC_ATP_SwHA-0215]</w:t>
      </w:r>
      <w:r w:rsidR="008F5A16">
        <w:rPr>
          <w:rFonts w:hint="eastAsia"/>
        </w:rPr>
        <w:t>,</w:t>
      </w:r>
      <w:r w:rsidRPr="008F5A16" w:rsidR="008F5A16">
        <w:rPr>
          <w:rFonts w:hint="eastAsia"/>
        </w:rPr>
        <w:t xml:space="preserve"> </w:t>
      </w:r>
      <w:r w:rsidRPr="003D2990" w:rsidR="00BA1739">
        <w:t>[iTC_CC-SyAD-</w:t>
      </w:r>
      <w:r w:rsidR="00BA1739">
        <w:rPr>
          <w:rFonts w:hint="eastAsia"/>
        </w:rPr>
        <w:t>1352</w:t>
      </w:r>
      <w:r w:rsidRPr="003D2990" w:rsidR="00BA1739">
        <w:rPr>
          <w:rFonts w:hint="eastAsia"/>
        </w:rPr>
        <w:t>]</w:t>
      </w:r>
      <w:r w:rsidR="00BA1739">
        <w:rPr>
          <w:rFonts w:hint="eastAsia"/>
        </w:rPr>
        <w:t>,</w:t>
      </w:r>
      <w:r w:rsidRPr="008F5A16" w:rsidR="00BA1739">
        <w:rPr>
          <w:rFonts w:hint="eastAsia"/>
        </w:rPr>
        <w:t xml:space="preserve"> </w:t>
      </w:r>
      <w:r w:rsidRPr="008F5A16" w:rsidR="008F5A16">
        <w:rPr>
          <w:rFonts w:hint="eastAsia"/>
        </w:rPr>
        <w:t>[</w:t>
      </w:r>
      <w:r w:rsidRPr="008F5A16" w:rsidR="008F5A16">
        <w:t>iTC_CC_ATP_SwHA-0</w:t>
      </w:r>
      <w:r w:rsidRPr="008F5A16" w:rsidR="008F5A16">
        <w:rPr>
          <w:rFonts w:hint="eastAsia"/>
        </w:rPr>
        <w:t>2</w:t>
      </w:r>
      <w:r w:rsidR="008F5A16">
        <w:rPr>
          <w:rFonts w:hint="eastAsia"/>
        </w:rPr>
        <w:t>65</w:t>
      </w:r>
      <w:r w:rsidRPr="008F5A16" w:rsidR="008F5A16">
        <w:rPr>
          <w:rFonts w:hint="eastAsia"/>
        </w:rPr>
        <w:t>]</w:t>
      </w:r>
    </w:p>
    <w:p w:rsidRPr="007820D7" w:rsidR="007820D7" w:rsidP="000C0D62" w:rsidRDefault="007820D7">
      <w:pPr>
        <w:pStyle w:val="ReqtifyAltQ"/>
      </w:pPr>
      <w:r w:rsidRPr="007820D7">
        <w:t>[End]</w:t>
      </w:r>
    </w:p>
    <w:p w:rsidRPr="007820D7" w:rsidR="007820D7" w:rsidP="00C93484" w:rsidRDefault="007820D7">
      <w:pPr>
        <w:pStyle w:val="Reqtify"/>
      </w:pPr>
    </w:p>
    <w:p w:rsidRPr="007820D7" w:rsidR="007820D7" w:rsidP="00C93484" w:rsidRDefault="007820D7">
      <w:pPr>
        <w:pStyle w:val="Reqtify"/>
      </w:pPr>
    </w:p>
    <w:p w:rsidRPr="007820D7" w:rsidR="007820D7" w:rsidP="007820D7" w:rsidRDefault="007820D7">
      <w:pPr>
        <w:pStyle w:val="ReqtifyAltR"/>
      </w:pPr>
      <w:r w:rsidRPr="007820D7">
        <w:t>[iTC_CC_ATP-SwRS-0</w:t>
      </w:r>
      <w:r w:rsidRPr="007820D7">
        <w:rPr>
          <w:rFonts w:hint="eastAsia"/>
        </w:rPr>
        <w:t>583</w:t>
      </w:r>
      <w:r w:rsidRPr="007820D7">
        <w:t>]</w:t>
      </w:r>
    </w:p>
    <w:p w:rsidRPr="007820D7" w:rsidR="001E6174" w:rsidP="00C93484" w:rsidRDefault="00F131C8">
      <w:pPr>
        <w:pStyle w:val="Reqtify"/>
      </w:pPr>
      <w:bookmarkStart w:name="NoUndetectableDanger_2" w:id="8524"/>
      <w:r w:rsidRPr="00E15E6E">
        <w:rPr>
          <w:rStyle w:val="aff2"/>
          <w:bCs w:val="0"/>
          <w:iCs w:val="0"/>
        </w:rPr>
        <w:t>NoUndetectableDanger_2</w:t>
      </w:r>
      <w:bookmarkEnd w:id="8524"/>
      <w:r w:rsidRPr="007820D7" w:rsidR="001E6174">
        <w:rPr>
          <w:rFonts w:hint="eastAsia"/>
        </w:rPr>
        <w:t>，其状态来自于项目可配置的列车输入采集。</w:t>
      </w:r>
    </w:p>
    <w:p w:rsidRPr="007820D7" w:rsidR="007820D7" w:rsidP="00C93484" w:rsidRDefault="007820D7">
      <w:pPr>
        <w:pStyle w:val="Reqtify"/>
      </w:pPr>
    </w:p>
    <w:p w:rsidRPr="007820D7" w:rsidR="007820D7" w:rsidP="00C93484" w:rsidRDefault="007820D7">
      <w:pPr>
        <w:pStyle w:val="Reqtify"/>
      </w:pPr>
      <w:r w:rsidRPr="007820D7">
        <w:rPr>
          <w:rFonts w:hint="eastAsia"/>
        </w:rPr>
        <w:t xml:space="preserve">The "No Undetectable Danger in Extremity 2" shall be consider as permissive status </w:t>
      </w:r>
      <w:r w:rsidR="007F1652">
        <w:rPr>
          <w:rFonts w:hint="eastAsia"/>
        </w:rPr>
        <w:t>according to project configuration</w:t>
      </w:r>
      <w:r w:rsidRPr="007820D7">
        <w:rPr>
          <w:rFonts w:hint="eastAsia"/>
        </w:rPr>
        <w:t>.</w:t>
      </w:r>
    </w:p>
    <w:p w:rsidR="007820D7" w:rsidP="00C93484" w:rsidRDefault="007820D7">
      <w:pPr>
        <w:pStyle w:val="Reqtify"/>
      </w:pPr>
    </w:p>
    <w:p w:rsidRPr="007820D7" w:rsidR="00870BD9" w:rsidP="000431E0" w:rsidRDefault="00870BD9">
      <w:pPr>
        <w:pStyle w:val="af7"/>
      </w:pPr>
      <w:r w:rsidRPr="007820D7">
        <w:t xml:space="preserve">def </w:t>
      </w:r>
      <w:hyperlink w:history="1" w:anchor="NoUndetectableDanger_2">
        <w:r w:rsidR="00F131C8">
          <w:rPr>
            <w:rStyle w:val="ac"/>
          </w:rPr>
          <w:t>NoUndetectableDanger_2</w:t>
        </w:r>
      </w:hyperlink>
      <w:r w:rsidRPr="007820D7">
        <w:t>(k):</w:t>
      </w:r>
    </w:p>
    <w:p w:rsidRPr="007820D7" w:rsidR="00870BD9" w:rsidP="000431E0" w:rsidRDefault="00870BD9">
      <w:pPr>
        <w:pStyle w:val="af7"/>
      </w:pPr>
      <w:r w:rsidRPr="007820D7">
        <w:t xml:space="preserve">    </w:t>
      </w:r>
      <w:r w:rsidRPr="00077A8A" w:rsidR="00077A8A">
        <w:t>return</w:t>
      </w:r>
      <w:r w:rsidRPr="007820D7">
        <w:t xml:space="preserve"> </w:t>
      </w:r>
      <w:hyperlink w:history="1" w:anchor="Offline">
        <w:r w:rsidR="00813AB3">
          <w:rPr>
            <w:rStyle w:val="ac"/>
          </w:rPr>
          <w:t>Offline</w:t>
        </w:r>
      </w:hyperlink>
      <w:r w:rsidR="00155088">
        <w:t>.</w:t>
      </w:r>
      <w:hyperlink w:history="1" w:anchor="NoUndetectableDanger_2">
        <w:r w:rsidR="00F131C8">
          <w:rPr>
            <w:rStyle w:val="ac"/>
          </w:rPr>
          <w:t>NoUndetectableDanger_2</w:t>
        </w:r>
      </w:hyperlink>
      <w:r w:rsidRPr="007820D7">
        <w:t>(k)</w:t>
      </w:r>
      <w:r w:rsidRPr="007820D7" w:rsidR="00077A8A">
        <w:t xml:space="preserve"> </w:t>
      </w:r>
    </w:p>
    <w:p w:rsidRPr="007820D7" w:rsidR="007820D7" w:rsidP="000C0D62" w:rsidRDefault="007820D7">
      <w:pPr>
        <w:pStyle w:val="ReqtifyAltQ"/>
      </w:pPr>
      <w:r w:rsidRPr="007820D7">
        <w:t>#Category=Functional</w:t>
      </w:r>
    </w:p>
    <w:p w:rsidRPr="007820D7" w:rsidR="007820D7" w:rsidP="000C0D62" w:rsidRDefault="007820D7">
      <w:pPr>
        <w:pStyle w:val="ReqtifyAltQ"/>
      </w:pPr>
      <w:r w:rsidRPr="007820D7">
        <w:t>#Contribution=SIL4</w:t>
      </w:r>
    </w:p>
    <w:p w:rsidR="009328EA" w:rsidP="000C0D62" w:rsidRDefault="007820D7">
      <w:pPr>
        <w:pStyle w:val="ReqtifyAltQ"/>
        <w:rPr>
          <w:ins w:author="常鸣" w:date="2014-07-03T14:27:00Z" w:id="8525"/>
        </w:rPr>
      </w:pPr>
      <w:del w:author="常鸣" w:date="2014-07-03T14:27:00Z" w:id="8526">
        <w:r w:rsidRPr="007820D7" w:rsidDel="009328EA">
          <w:delText>#S</w:delText>
        </w:r>
      </w:del>
      <w:ins w:author="常鸣" w:date="2014-07-03T14:27:00Z" w:id="8527">
        <w:r w:rsidR="009328EA">
          <w:t>#Allocation=ATP Software</w:t>
        </w:r>
      </w:ins>
      <w:ins w:author="常鸣" w:date="2014-07-03T15:00:00Z" w:id="8528">
        <w:r w:rsidR="00AA7E12">
          <w:rPr>
            <w:rFonts w:hint="eastAsia"/>
          </w:rPr>
          <w:t>, Vital Embedded Setting</w:t>
        </w:r>
      </w:ins>
    </w:p>
    <w:p w:rsidRPr="007820D7" w:rsidR="007820D7" w:rsidP="000C0D62" w:rsidRDefault="009328EA">
      <w:pPr>
        <w:pStyle w:val="ReqtifyAltQ"/>
      </w:pPr>
      <w:ins w:author="常鸣" w:date="2014-07-03T14:27:00Z" w:id="8529">
        <w:r>
          <w:t>#S</w:t>
        </w:r>
      </w:ins>
      <w:r w:rsidRPr="007820D7" w:rsidR="007820D7">
        <w:t>ource=</w:t>
      </w:r>
      <w:r w:rsidRPr="007820D7" w:rsidR="007820D7">
        <w:rPr>
          <w:rFonts w:hint="eastAsia"/>
        </w:rPr>
        <w:t xml:space="preserve"> [iTC_CC-SyAD-0351],</w:t>
      </w:r>
      <w:r w:rsidRPr="0007793F" w:rsidR="0007793F">
        <w:rPr>
          <w:rFonts w:hint="eastAsia"/>
        </w:rPr>
        <w:t xml:space="preserve"> [iTC_CC-SyAD-0971]</w:t>
      </w:r>
      <w:r w:rsidR="0007793F">
        <w:rPr>
          <w:rFonts w:hint="eastAsia"/>
        </w:rPr>
        <w:t>,</w:t>
      </w:r>
      <w:r w:rsidRPr="0096417F" w:rsidR="0096417F">
        <w:rPr>
          <w:rFonts w:hint="eastAsia"/>
        </w:rPr>
        <w:t xml:space="preserve"> [iTC_CC-SyAD-1036]</w:t>
      </w:r>
      <w:r w:rsidR="0096417F">
        <w:rPr>
          <w:rFonts w:hint="eastAsia"/>
        </w:rPr>
        <w:t>,</w:t>
      </w:r>
      <w:r w:rsidRPr="007820D7" w:rsidR="007820D7">
        <w:t xml:space="preserve"> [iTC_CC_ATP_SwHA-0215]</w:t>
      </w:r>
      <w:r w:rsidR="008F5A16">
        <w:rPr>
          <w:rFonts w:hint="eastAsia"/>
        </w:rPr>
        <w:t>,</w:t>
      </w:r>
      <w:r w:rsidRPr="0007793F" w:rsidR="0007793F">
        <w:rPr>
          <w:rFonts w:hint="eastAsia"/>
        </w:rPr>
        <w:t xml:space="preserve"> </w:t>
      </w:r>
      <w:r w:rsidRPr="003D2990" w:rsidR="00BA1739">
        <w:t>[iTC_CC-SyAD-</w:t>
      </w:r>
      <w:r w:rsidR="00BA1739">
        <w:rPr>
          <w:rFonts w:hint="eastAsia"/>
        </w:rPr>
        <w:t>1352</w:t>
      </w:r>
      <w:r w:rsidRPr="003D2990" w:rsidR="00BA1739">
        <w:rPr>
          <w:rFonts w:hint="eastAsia"/>
        </w:rPr>
        <w:t>]</w:t>
      </w:r>
      <w:r w:rsidR="00BA1739">
        <w:rPr>
          <w:rFonts w:hint="eastAsia"/>
        </w:rPr>
        <w:t>,</w:t>
      </w:r>
      <w:r w:rsidRPr="008F5A16" w:rsidR="00BA1739">
        <w:rPr>
          <w:rFonts w:hint="eastAsia"/>
        </w:rPr>
        <w:t xml:space="preserve"> </w:t>
      </w:r>
      <w:r w:rsidRPr="008F5A16" w:rsidR="008F5A16">
        <w:rPr>
          <w:rFonts w:hint="eastAsia"/>
        </w:rPr>
        <w:t>[</w:t>
      </w:r>
      <w:r w:rsidRPr="008F5A16" w:rsidR="008F5A16">
        <w:t>iTC_CC_ATP_SwHA-0</w:t>
      </w:r>
      <w:r w:rsidRPr="008F5A16" w:rsidR="008F5A16">
        <w:rPr>
          <w:rFonts w:hint="eastAsia"/>
        </w:rPr>
        <w:t>2</w:t>
      </w:r>
      <w:r w:rsidR="008F5A16">
        <w:rPr>
          <w:rFonts w:hint="eastAsia"/>
        </w:rPr>
        <w:t>65</w:t>
      </w:r>
      <w:r w:rsidRPr="008F5A16" w:rsidR="008F5A16">
        <w:rPr>
          <w:rFonts w:hint="eastAsia"/>
        </w:rPr>
        <w:t>]</w:t>
      </w:r>
    </w:p>
    <w:p w:rsidRPr="007820D7" w:rsidR="007820D7" w:rsidP="000C0D62" w:rsidRDefault="007820D7">
      <w:pPr>
        <w:pStyle w:val="ReqtifyAltQ"/>
      </w:pPr>
      <w:r w:rsidRPr="007820D7">
        <w:t>[End]</w:t>
      </w:r>
    </w:p>
    <w:p w:rsidR="007820D7" w:rsidP="00C93484" w:rsidRDefault="007820D7">
      <w:pPr>
        <w:pStyle w:val="Reqtify"/>
      </w:pPr>
    </w:p>
    <w:p w:rsidR="003003E2" w:rsidP="00C93484" w:rsidRDefault="003003E2">
      <w:pPr>
        <w:pStyle w:val="Reqtify"/>
        <w:rPr>
          <w:rStyle w:val="aff1"/>
        </w:rPr>
      </w:pPr>
      <w:r w:rsidRPr="00166D0B">
        <w:rPr>
          <w:rStyle w:val="aff1"/>
          <w:rFonts w:hint="eastAsia"/>
        </w:rPr>
        <w:t>NOTES</w:t>
      </w:r>
      <w:r w:rsidRPr="00166D0B">
        <w:rPr>
          <w:rStyle w:val="aff1"/>
          <w:rFonts w:hint="eastAsia"/>
        </w:rPr>
        <w:t>：</w:t>
      </w:r>
    </w:p>
    <w:p w:rsidRPr="006A7EC8" w:rsidR="003003E2" w:rsidP="00C93484" w:rsidRDefault="003003E2">
      <w:pPr>
        <w:pStyle w:val="Reqtify"/>
      </w:pPr>
      <w:r w:rsidRPr="006A7EC8">
        <w:rPr>
          <w:rFonts w:hint="eastAsia"/>
        </w:rPr>
        <w:t>在离线数据中，可将</w:t>
      </w:r>
      <w:r w:rsidRPr="006A7EC8">
        <w:rPr>
          <w:rStyle w:val="aff2"/>
          <w:rFonts w:hint="eastAsia"/>
        </w:rPr>
        <w:t>PermissiveZoneLogicalInput</w:t>
      </w:r>
      <w:r>
        <w:rPr>
          <w:rFonts w:hint="eastAsia"/>
        </w:rPr>
        <w:t>或</w:t>
      </w:r>
      <w:r w:rsidRPr="006A7EC8">
        <w:rPr>
          <w:rStyle w:val="aff2"/>
          <w:rFonts w:hint="eastAsia"/>
        </w:rPr>
        <w:t>NotRestrictiveZoneLogicalInput</w:t>
      </w:r>
      <w:r>
        <w:rPr>
          <w:rFonts w:hint="eastAsia"/>
        </w:rPr>
        <w:t>作为配置数据</w:t>
      </w:r>
      <w:hyperlink w:history="1" w:anchor="NoUndetectableDanger_1">
        <w:r w:rsidR="00F131C8">
          <w:rPr>
            <w:rStyle w:val="ac"/>
            <w:noProof/>
          </w:rPr>
          <w:t>NoUndetectableDanger_1</w:t>
        </w:r>
      </w:hyperlink>
      <w:r>
        <w:rPr>
          <w:rFonts w:hint="eastAsia"/>
        </w:rPr>
        <w:t>或</w:t>
      </w:r>
      <w:hyperlink w:history="1" w:anchor="NoUndetectableDanger_2">
        <w:r w:rsidR="00F131C8">
          <w:rPr>
            <w:rStyle w:val="ac"/>
            <w:noProof/>
          </w:rPr>
          <w:t>NoUndetectableDanger_2</w:t>
        </w:r>
      </w:hyperlink>
      <w:r>
        <w:rPr>
          <w:rFonts w:hint="eastAsia"/>
        </w:rPr>
        <w:t>的输入变量参与运算，即结合线路上</w:t>
      </w:r>
      <w:r>
        <w:rPr>
          <w:rFonts w:hint="eastAsia"/>
        </w:rPr>
        <w:t>vital zone</w:t>
      </w:r>
      <w:r>
        <w:rPr>
          <w:rFonts w:hint="eastAsia"/>
        </w:rPr>
        <w:t>及其变量的设置，实现</w:t>
      </w:r>
      <w:r>
        <w:rPr>
          <w:rFonts w:hint="eastAsia"/>
        </w:rPr>
        <w:t>NUDE</w:t>
      </w:r>
      <w:r>
        <w:rPr>
          <w:rFonts w:hint="eastAsia"/>
        </w:rPr>
        <w:t>的监控。</w:t>
      </w:r>
    </w:p>
    <w:p w:rsidRPr="003003E2" w:rsidR="003003E2" w:rsidP="00C93484" w:rsidRDefault="003003E2">
      <w:pPr>
        <w:pStyle w:val="Reqtify"/>
      </w:pPr>
    </w:p>
    <w:p w:rsidRPr="007820D7" w:rsidR="007820D7" w:rsidP="00C93484" w:rsidRDefault="007820D7">
      <w:pPr>
        <w:pStyle w:val="Reqtify"/>
      </w:pPr>
    </w:p>
    <w:p w:rsidRPr="007820D7" w:rsidR="007820D7" w:rsidP="007820D7" w:rsidRDefault="007820D7">
      <w:pPr>
        <w:pStyle w:val="ReqtifyAltR"/>
      </w:pPr>
      <w:r w:rsidRPr="007820D7">
        <w:t>[iTC_CC_ATP-SwRS-0</w:t>
      </w:r>
      <w:r w:rsidRPr="007820D7">
        <w:rPr>
          <w:rFonts w:hint="eastAsia"/>
        </w:rPr>
        <w:t>285</w:t>
      </w:r>
      <w:r w:rsidRPr="007820D7">
        <w:t>]</w:t>
      </w:r>
    </w:p>
    <w:p w:rsidRPr="007820D7" w:rsidR="007820D7" w:rsidP="00C93484" w:rsidRDefault="00DE2C68">
      <w:pPr>
        <w:pStyle w:val="Reqtify"/>
      </w:pPr>
      <w:bookmarkStart w:name="UndetectableDangerRiskForNoNUDE" w:id="8530"/>
      <w:r w:rsidRPr="00E15E6E">
        <w:rPr>
          <w:rStyle w:val="aff2"/>
          <w:bCs w:val="0"/>
          <w:iCs w:val="0"/>
        </w:rPr>
        <w:t>UndetectableDangerRiskForNoNUDE</w:t>
      </w:r>
      <w:bookmarkEnd w:id="8530"/>
      <w:r w:rsidRPr="007820D7" w:rsidR="007820D7">
        <w:rPr>
          <w:rFonts w:hint="eastAsia"/>
        </w:rPr>
        <w:t>，当前两端车头都没有</w:t>
      </w:r>
      <w:r w:rsidRPr="007820D7" w:rsidR="007820D7">
        <w:rPr>
          <w:rFonts w:hint="eastAsia"/>
        </w:rPr>
        <w:t>NUDE</w:t>
      </w:r>
      <w:r w:rsidRPr="007820D7" w:rsidR="007820D7">
        <w:rPr>
          <w:rFonts w:hint="eastAsia"/>
        </w:rPr>
        <w:t>输入，则认为列车存在“无法侦测的风险”。</w:t>
      </w:r>
    </w:p>
    <w:p w:rsidRPr="007820D7" w:rsidR="007820D7" w:rsidP="00C93484" w:rsidRDefault="007820D7">
      <w:pPr>
        <w:pStyle w:val="Reqtify"/>
      </w:pPr>
    </w:p>
    <w:p w:rsidRPr="007820D7" w:rsidR="007820D7" w:rsidP="00C93484" w:rsidRDefault="007820D7">
      <w:pPr>
        <w:pStyle w:val="Reqtify"/>
      </w:pPr>
      <w:r w:rsidRPr="007820D7">
        <w:rPr>
          <w:rFonts w:hint="eastAsia"/>
        </w:rPr>
        <w:t xml:space="preserve">If there </w:t>
      </w:r>
      <w:r w:rsidRPr="007820D7">
        <w:t>is</w:t>
      </w:r>
      <w:r w:rsidRPr="007820D7">
        <w:rPr>
          <w:rFonts w:hint="eastAsia"/>
        </w:rPr>
        <w:t xml:space="preserve"> neither </w:t>
      </w:r>
      <w:r w:rsidRPr="007820D7">
        <w:t xml:space="preserve">No Undetectable Danger in </w:t>
      </w:r>
      <w:r w:rsidRPr="007820D7">
        <w:rPr>
          <w:rFonts w:hint="eastAsia"/>
        </w:rPr>
        <w:t>E</w:t>
      </w:r>
      <w:r w:rsidRPr="007820D7">
        <w:t xml:space="preserve">xtremity 1 </w:t>
      </w:r>
      <w:r w:rsidRPr="007820D7" w:rsidR="002F5731">
        <w:t>nor No</w:t>
      </w:r>
      <w:r w:rsidRPr="007820D7">
        <w:t xml:space="preserve"> Undetectable Danger in </w:t>
      </w:r>
      <w:r w:rsidRPr="007820D7">
        <w:rPr>
          <w:rFonts w:hint="eastAsia"/>
        </w:rPr>
        <w:t>E</w:t>
      </w:r>
      <w:r w:rsidRPr="007820D7">
        <w:t>xtremity 2 inputs</w:t>
      </w:r>
      <w:r w:rsidR="002F5731">
        <w:rPr>
          <w:rFonts w:hint="eastAsia"/>
        </w:rPr>
        <w:t xml:space="preserve">, </w:t>
      </w:r>
      <w:r w:rsidRPr="007820D7">
        <w:rPr>
          <w:rFonts w:hint="eastAsia"/>
        </w:rPr>
        <w:t xml:space="preserve">ATP shall consider the train </w:t>
      </w:r>
      <w:r w:rsidRPr="007820D7">
        <w:t>is possib</w:t>
      </w:r>
      <w:r w:rsidRPr="007820D7">
        <w:rPr>
          <w:rFonts w:hint="eastAsia"/>
        </w:rPr>
        <w:t>le</w:t>
      </w:r>
      <w:r w:rsidRPr="007820D7">
        <w:t xml:space="preserve"> </w:t>
      </w:r>
      <w:r w:rsidRPr="007820D7">
        <w:rPr>
          <w:rFonts w:hint="eastAsia"/>
        </w:rPr>
        <w:t xml:space="preserve">under the risk </w:t>
      </w:r>
      <w:r w:rsidRPr="007820D7">
        <w:t>of undetectable danger.</w:t>
      </w:r>
    </w:p>
    <w:p w:rsidRPr="007820D7" w:rsidR="007820D7" w:rsidP="00C93484" w:rsidRDefault="007820D7">
      <w:pPr>
        <w:pStyle w:val="Reqtify"/>
      </w:pPr>
    </w:p>
    <w:p w:rsidRPr="001E6174" w:rsidR="00C628FC" w:rsidP="000431E0" w:rsidRDefault="00C628FC">
      <w:pPr>
        <w:pStyle w:val="af7"/>
      </w:pPr>
      <w:r w:rsidRPr="001E6174">
        <w:t xml:space="preserve">def </w:t>
      </w:r>
      <w:hyperlink w:history="1" w:anchor="UndetectableDangerRiskForNoNUDE">
        <w:r w:rsidR="00DE2C68">
          <w:rPr>
            <w:rStyle w:val="ac"/>
          </w:rPr>
          <w:t>UndetectableDangerRiskForNoNUDE</w:t>
        </w:r>
      </w:hyperlink>
      <w:r w:rsidRPr="001E6174">
        <w:t>(k):</w:t>
      </w:r>
    </w:p>
    <w:p w:rsidRPr="001E6174" w:rsidR="00C628FC" w:rsidP="000431E0" w:rsidRDefault="00C628FC">
      <w:pPr>
        <w:pStyle w:val="af7"/>
      </w:pPr>
      <w:r w:rsidRPr="001E6174">
        <w:t xml:space="preserve">    </w:t>
      </w:r>
      <w:r w:rsidR="00077A8A">
        <w:rPr>
          <w:rFonts w:hint="eastAsia"/>
        </w:rPr>
        <w:t>return</w:t>
      </w:r>
      <w:r w:rsidRPr="001E6174">
        <w:t xml:space="preserve"> (not </w:t>
      </w:r>
      <w:hyperlink w:history="1" w:anchor="NoUndetectableDanger_1">
        <w:r w:rsidR="00F131C8">
          <w:rPr>
            <w:rStyle w:val="ac"/>
          </w:rPr>
          <w:t>NoUndetectableDanger_1</w:t>
        </w:r>
      </w:hyperlink>
      <w:r w:rsidRPr="001E6174">
        <w:t>(k)</w:t>
      </w:r>
    </w:p>
    <w:p w:rsidRPr="007820D7" w:rsidR="00C628FC" w:rsidP="000431E0" w:rsidRDefault="00C628FC">
      <w:pPr>
        <w:pStyle w:val="af7"/>
      </w:pPr>
      <w:r w:rsidRPr="001E6174">
        <w:t xml:space="preserve">        </w:t>
      </w:r>
      <w:r w:rsidR="00077A8A">
        <w:rPr>
          <w:rFonts w:hint="eastAsia"/>
        </w:rPr>
        <w:t xml:space="preserve">     </w:t>
      </w:r>
      <w:r w:rsidRPr="001E6174">
        <w:t>and</w:t>
      </w:r>
      <w:r w:rsidR="00077A8A">
        <w:t xml:space="preserve"> not </w:t>
      </w:r>
      <w:hyperlink w:history="1" w:anchor="NoUndetectableDanger_2">
        <w:r w:rsidR="00F131C8">
          <w:rPr>
            <w:rStyle w:val="ac"/>
          </w:rPr>
          <w:t>NoUndetectableDanger_2</w:t>
        </w:r>
      </w:hyperlink>
      <w:r w:rsidR="00077A8A">
        <w:t>(k))</w:t>
      </w:r>
    </w:p>
    <w:p w:rsidRPr="007820D7" w:rsidR="007820D7" w:rsidP="000C0D62" w:rsidRDefault="007820D7">
      <w:pPr>
        <w:pStyle w:val="ReqtifyAltQ"/>
      </w:pPr>
      <w:r w:rsidRPr="007820D7">
        <w:t>#Category=Functional</w:t>
      </w:r>
    </w:p>
    <w:p w:rsidRPr="007820D7" w:rsidR="007820D7" w:rsidP="000C0D62" w:rsidRDefault="007820D7">
      <w:pPr>
        <w:pStyle w:val="ReqtifyAltQ"/>
      </w:pPr>
      <w:r w:rsidRPr="007820D7">
        <w:lastRenderedPageBreak/>
        <w:t>#Contribution=SIL4</w:t>
      </w:r>
    </w:p>
    <w:p w:rsidR="009328EA" w:rsidP="000C0D62" w:rsidRDefault="007820D7">
      <w:pPr>
        <w:pStyle w:val="ReqtifyAltQ"/>
        <w:rPr>
          <w:ins w:author="常鸣" w:date="2014-07-03T14:27:00Z" w:id="8531"/>
        </w:rPr>
      </w:pPr>
      <w:del w:author="常鸣" w:date="2014-07-03T14:27:00Z" w:id="8532">
        <w:r w:rsidRPr="007820D7" w:rsidDel="009328EA">
          <w:delText>#S</w:delText>
        </w:r>
      </w:del>
      <w:ins w:author="常鸣" w:date="2014-07-03T14:27:00Z" w:id="8533">
        <w:r w:rsidR="009328EA">
          <w:t>#Allocation=ATP Software</w:t>
        </w:r>
      </w:ins>
    </w:p>
    <w:p w:rsidRPr="007820D7" w:rsidR="007820D7" w:rsidP="000C0D62" w:rsidRDefault="009328EA">
      <w:pPr>
        <w:pStyle w:val="ReqtifyAltQ"/>
      </w:pPr>
      <w:ins w:author="常鸣" w:date="2014-07-03T14:27:00Z" w:id="8534">
        <w:r>
          <w:t>#S</w:t>
        </w:r>
      </w:ins>
      <w:r w:rsidRPr="007820D7" w:rsidR="007820D7">
        <w:t>ource=</w:t>
      </w:r>
      <w:r w:rsidRPr="007820D7" w:rsidR="007820D7">
        <w:rPr>
          <w:rFonts w:hint="eastAsia"/>
        </w:rPr>
        <w:t>[iTC_CC-SyAD-0349],</w:t>
      </w:r>
      <w:r w:rsidRPr="006252D3" w:rsidR="006252D3">
        <w:rPr>
          <w:rFonts w:hint="eastAsia"/>
        </w:rPr>
        <w:t xml:space="preserve"> </w:t>
      </w:r>
      <w:r w:rsidRPr="007820D7" w:rsidR="006252D3">
        <w:rPr>
          <w:rFonts w:hint="eastAsia"/>
        </w:rPr>
        <w:t>[iTC_CC-SyAD-035</w:t>
      </w:r>
      <w:r w:rsidR="006252D3">
        <w:rPr>
          <w:rFonts w:hint="eastAsia"/>
        </w:rPr>
        <w:t>0</w:t>
      </w:r>
      <w:r w:rsidRPr="007820D7" w:rsidR="006252D3">
        <w:rPr>
          <w:rFonts w:hint="eastAsia"/>
        </w:rPr>
        <w:t>]</w:t>
      </w:r>
      <w:r w:rsidR="006252D3">
        <w:rPr>
          <w:rFonts w:hint="eastAsia"/>
        </w:rPr>
        <w:t>,</w:t>
      </w:r>
      <w:r w:rsidRPr="007820D7" w:rsidR="007820D7">
        <w:rPr>
          <w:rFonts w:hint="eastAsia"/>
        </w:rPr>
        <w:t xml:space="preserve"> [iTC_CC-SyAD-0351],</w:t>
      </w:r>
      <w:r w:rsidRPr="007820D7" w:rsidR="006252D3">
        <w:rPr>
          <w:rFonts w:hint="eastAsia"/>
        </w:rPr>
        <w:t xml:space="preserve"> [iTC_CC-SyAD-035</w:t>
      </w:r>
      <w:r w:rsidR="006252D3">
        <w:rPr>
          <w:rFonts w:hint="eastAsia"/>
        </w:rPr>
        <w:t>4</w:t>
      </w:r>
      <w:r w:rsidRPr="007820D7" w:rsidR="006252D3">
        <w:rPr>
          <w:rFonts w:hint="eastAsia"/>
        </w:rPr>
        <w:t>]</w:t>
      </w:r>
      <w:r w:rsidR="006252D3">
        <w:rPr>
          <w:rFonts w:hint="eastAsia"/>
        </w:rPr>
        <w:t>,</w:t>
      </w:r>
      <w:r w:rsidRPr="007820D7" w:rsidR="007820D7">
        <w:t xml:space="preserve"> </w:t>
      </w:r>
      <w:r w:rsidRPr="003D2990" w:rsidR="00BA1739">
        <w:t>[iTC_CC-SyAD-</w:t>
      </w:r>
      <w:r w:rsidR="00BA1739">
        <w:rPr>
          <w:rFonts w:hint="eastAsia"/>
        </w:rPr>
        <w:t>1320</w:t>
      </w:r>
      <w:r w:rsidRPr="003D2990" w:rsidR="00BA1739">
        <w:rPr>
          <w:rFonts w:hint="eastAsia"/>
        </w:rPr>
        <w:t>]</w:t>
      </w:r>
      <w:r w:rsidR="00BA1739">
        <w:rPr>
          <w:rFonts w:hint="eastAsia"/>
        </w:rPr>
        <w:t>,</w:t>
      </w:r>
      <w:r w:rsidRPr="007820D7" w:rsidR="00BA1739">
        <w:t xml:space="preserve"> </w:t>
      </w:r>
      <w:r w:rsidRPr="007820D7" w:rsidR="007820D7">
        <w:t>[iTC_CC_ATP_SwHA-0215]</w:t>
      </w:r>
    </w:p>
    <w:p w:rsidRPr="007820D7" w:rsidR="007820D7" w:rsidP="000C0D62" w:rsidRDefault="007820D7">
      <w:pPr>
        <w:pStyle w:val="ReqtifyAltQ"/>
      </w:pPr>
      <w:r w:rsidRPr="007820D7">
        <w:t>[End]</w:t>
      </w:r>
    </w:p>
    <w:p w:rsidRPr="007820D7" w:rsidR="007820D7" w:rsidP="00C93484" w:rsidRDefault="007820D7">
      <w:pPr>
        <w:pStyle w:val="Reqtify"/>
      </w:pPr>
    </w:p>
    <w:p w:rsidRPr="007820D7" w:rsidR="007820D7" w:rsidP="00C93484" w:rsidRDefault="007820D7">
      <w:pPr>
        <w:pStyle w:val="Reqtify"/>
      </w:pPr>
    </w:p>
    <w:p w:rsidRPr="007820D7" w:rsidR="007820D7" w:rsidP="007820D7" w:rsidRDefault="007820D7">
      <w:pPr>
        <w:pStyle w:val="ReqtifyAltR"/>
      </w:pPr>
      <w:r w:rsidRPr="007820D7">
        <w:t>[iTC_CC_ATP-SwRS-0</w:t>
      </w:r>
      <w:r w:rsidRPr="007820D7">
        <w:rPr>
          <w:rFonts w:hint="eastAsia"/>
        </w:rPr>
        <w:t>286</w:t>
      </w:r>
      <w:r w:rsidRPr="007820D7">
        <w:t>]</w:t>
      </w:r>
    </w:p>
    <w:p w:rsidRPr="007820D7" w:rsidR="007820D7" w:rsidP="00C93484" w:rsidRDefault="00F131C8">
      <w:pPr>
        <w:pStyle w:val="Reqtify"/>
      </w:pPr>
      <w:bookmarkStart w:name="PBforUndetectableDangerRisk" w:id="8535"/>
      <w:r w:rsidRPr="00E15E6E">
        <w:rPr>
          <w:rStyle w:val="aff2"/>
          <w:bCs w:val="0"/>
          <w:iCs w:val="0"/>
        </w:rPr>
        <w:t>PBforUndetectableDangerRisk</w:t>
      </w:r>
      <w:bookmarkEnd w:id="8535"/>
      <w:r w:rsidRPr="007820D7" w:rsidR="007820D7">
        <w:rPr>
          <w:rFonts w:hint="eastAsia"/>
        </w:rPr>
        <w:t>，当停车且存在“无法侦测的风险”时，如果项目配置为输出停车制动，则</w:t>
      </w:r>
      <w:r w:rsidRPr="007820D7" w:rsidR="007820D7">
        <w:rPr>
          <w:rFonts w:hint="eastAsia"/>
        </w:rPr>
        <w:t>ATP</w:t>
      </w:r>
      <w:r w:rsidRPr="007820D7" w:rsidR="007820D7">
        <w:rPr>
          <w:rFonts w:hint="eastAsia"/>
        </w:rPr>
        <w:t>应当输出停车制动。</w:t>
      </w:r>
    </w:p>
    <w:p w:rsidRPr="007820D7" w:rsidR="007820D7" w:rsidP="00C93484" w:rsidRDefault="007820D7">
      <w:pPr>
        <w:pStyle w:val="Reqtify"/>
      </w:pPr>
    </w:p>
    <w:p w:rsidRPr="007820D7" w:rsidR="007820D7" w:rsidP="00C93484" w:rsidRDefault="007820D7">
      <w:pPr>
        <w:pStyle w:val="Reqtify"/>
      </w:pPr>
      <w:r w:rsidRPr="007820D7">
        <w:t xml:space="preserve">ATP shall request </w:t>
      </w:r>
      <w:r w:rsidRPr="007820D7">
        <w:rPr>
          <w:rFonts w:hint="eastAsia"/>
        </w:rPr>
        <w:t xml:space="preserve">a </w:t>
      </w:r>
      <w:r w:rsidRPr="007820D7">
        <w:t>parking braking if t</w:t>
      </w:r>
      <w:r w:rsidRPr="007820D7">
        <w:rPr>
          <w:rFonts w:hint="eastAsia"/>
        </w:rPr>
        <w:t xml:space="preserve">he possibility of an </w:t>
      </w:r>
      <w:r w:rsidRPr="007820D7" w:rsidR="002F5731">
        <w:t>undetected</w:t>
      </w:r>
      <w:r w:rsidRPr="007820D7">
        <w:rPr>
          <w:rFonts w:hint="eastAsia"/>
        </w:rPr>
        <w:t xml:space="preserve"> danger has proven to be and </w:t>
      </w:r>
      <w:r w:rsidRPr="007820D7">
        <w:t xml:space="preserve">if following conditions are </w:t>
      </w:r>
      <w:r w:rsidRPr="007820D7" w:rsidR="002F5731">
        <w:t>fulfilled</w:t>
      </w:r>
      <w:r w:rsidRPr="007820D7">
        <w:t>:</w:t>
      </w:r>
    </w:p>
    <w:p w:rsidRPr="007820D7" w:rsidR="007820D7" w:rsidP="00FA0FBB" w:rsidRDefault="007820D7">
      <w:pPr>
        <w:pStyle w:val="AltX"/>
      </w:pPr>
      <w:r w:rsidRPr="007820D7">
        <w:t>the train is detected at filtered stop,</w:t>
      </w:r>
    </w:p>
    <w:p w:rsidRPr="007820D7" w:rsidR="007820D7" w:rsidP="00FA0FBB" w:rsidRDefault="007820D7">
      <w:pPr>
        <w:pStyle w:val="AltX"/>
      </w:pPr>
      <w:r w:rsidRPr="007820D7">
        <w:t>safe immobilization customization setting for this control indicates to use parking brake.</w:t>
      </w:r>
    </w:p>
    <w:p w:rsidRPr="007820D7" w:rsidR="007820D7" w:rsidP="00C93484" w:rsidRDefault="007820D7">
      <w:pPr>
        <w:pStyle w:val="Reqtify"/>
      </w:pPr>
    </w:p>
    <w:p w:rsidRPr="007820D7" w:rsidR="007820D7" w:rsidP="000431E0" w:rsidRDefault="00532AED">
      <w:pPr>
        <w:pStyle w:val="af7"/>
      </w:pPr>
      <w:hyperlink w:history="1" w:anchor="PBforUndetectableDangerRisk">
        <w:r w:rsidR="00F131C8">
          <w:rPr>
            <w:rStyle w:val="ac"/>
          </w:rPr>
          <w:t>PBforUndetectableDangerRisk</w:t>
        </w:r>
      </w:hyperlink>
      <w:r w:rsidRPr="007820D7" w:rsidR="007820D7">
        <w:t>(k)</w:t>
      </w:r>
    </w:p>
    <w:p w:rsidRPr="007820D7" w:rsidR="007820D7" w:rsidP="000431E0" w:rsidRDefault="007820D7">
      <w:pPr>
        <w:pStyle w:val="af7"/>
      </w:pPr>
      <w:r w:rsidRPr="007820D7">
        <w:rPr>
          <w:rFonts w:hint="eastAsia"/>
        </w:rPr>
        <w:t xml:space="preserve"> = (</w:t>
      </w:r>
      <w:hyperlink w:history="1" w:anchor="UndetectableDangerRiskForNoNUDE">
        <w:r w:rsidR="00DE2C68">
          <w:rPr>
            <w:rStyle w:val="ac"/>
          </w:rPr>
          <w:t>UndetectableDangerRiskForNoNUDE</w:t>
        </w:r>
      </w:hyperlink>
      <w:r w:rsidRPr="007820D7">
        <w:rPr>
          <w:rFonts w:hint="eastAsia"/>
        </w:rPr>
        <w:t>(k)</w:t>
      </w:r>
    </w:p>
    <w:p w:rsidRPr="007820D7" w:rsidR="007820D7" w:rsidP="000431E0" w:rsidRDefault="007820D7">
      <w:pPr>
        <w:pStyle w:val="af7"/>
      </w:pPr>
      <w:r w:rsidRPr="007820D7">
        <w:rPr>
          <w:rFonts w:hint="eastAsia"/>
        </w:rPr>
        <w:t xml:space="preserve">    and </w:t>
      </w:r>
      <w:hyperlink w:history="1" w:anchor="TrainFilteredStopped">
        <w:r w:rsidR="008B283E">
          <w:rPr>
            <w:rStyle w:val="ac"/>
          </w:rPr>
          <w:t>TrainFilteredStopped</w:t>
        </w:r>
      </w:hyperlink>
      <w:r w:rsidRPr="007820D7">
        <w:t>(k)</w:t>
      </w:r>
    </w:p>
    <w:p w:rsidRPr="007820D7" w:rsidR="007820D7" w:rsidP="000431E0" w:rsidRDefault="007820D7">
      <w:pPr>
        <w:pStyle w:val="af7"/>
      </w:pPr>
      <w:r w:rsidRPr="007820D7">
        <w:rPr>
          <w:rFonts w:hint="eastAsia"/>
        </w:rPr>
        <w:t xml:space="preserve">    and (</w:t>
      </w:r>
      <w:hyperlink w:history="1" w:anchor="ATPsetting">
        <w:r w:rsidR="00786D0B">
          <w:rPr>
            <w:rStyle w:val="ac"/>
          </w:rPr>
          <w:t>ATPsetting</w:t>
        </w:r>
      </w:hyperlink>
      <w:r w:rsidRPr="007820D7">
        <w:t>.</w:t>
      </w:r>
      <w:r w:rsidR="004735DB">
        <w:rPr>
          <w:rFonts w:hint="eastAsia"/>
        </w:rPr>
        <w:t>NUDEimmoBehaviourAtFS</w:t>
      </w:r>
      <w:r w:rsidRPr="007820D7">
        <w:rPr>
          <w:rFonts w:hint="eastAsia"/>
        </w:rPr>
        <w:t xml:space="preserve"> ==</w:t>
      </w:r>
      <w:r w:rsidRPr="007820D7">
        <w:t xml:space="preserve"> </w:t>
      </w:r>
      <w:r w:rsidRPr="007820D7">
        <w:rPr>
          <w:rStyle w:val="aff1"/>
          <w:rFonts w:hint="eastAsia"/>
        </w:rPr>
        <w:t>IB_APPLY_PARKING_BRAKE</w:t>
      </w:r>
      <w:r w:rsidRPr="007820D7">
        <w:rPr>
          <w:rFonts w:hint="eastAsia"/>
        </w:rPr>
        <w:t>))</w:t>
      </w:r>
    </w:p>
    <w:p w:rsidRPr="007820D7" w:rsidR="007820D7" w:rsidP="000C0D62" w:rsidRDefault="007820D7">
      <w:pPr>
        <w:pStyle w:val="ReqtifyAltQ"/>
      </w:pPr>
      <w:r w:rsidRPr="007820D7">
        <w:t>#Category=Functional</w:t>
      </w:r>
    </w:p>
    <w:p w:rsidRPr="007820D7" w:rsidR="007820D7" w:rsidP="000C0D62" w:rsidRDefault="007820D7">
      <w:pPr>
        <w:pStyle w:val="ReqtifyAltQ"/>
      </w:pPr>
      <w:r w:rsidRPr="007820D7">
        <w:t>#Contribution=SIL4</w:t>
      </w:r>
    </w:p>
    <w:p w:rsidR="009328EA" w:rsidP="000C0D62" w:rsidRDefault="007820D7">
      <w:pPr>
        <w:pStyle w:val="ReqtifyAltQ"/>
        <w:rPr>
          <w:ins w:author="常鸣" w:date="2014-07-03T14:27:00Z" w:id="8536"/>
        </w:rPr>
      </w:pPr>
      <w:del w:author="常鸣" w:date="2014-07-03T14:27:00Z" w:id="8537">
        <w:r w:rsidRPr="007820D7" w:rsidDel="009328EA">
          <w:delText>#S</w:delText>
        </w:r>
      </w:del>
      <w:ins w:author="常鸣" w:date="2014-07-03T14:27:00Z" w:id="8538">
        <w:r w:rsidR="009328EA">
          <w:t>#Allocation=ATP Software</w:t>
        </w:r>
      </w:ins>
      <w:ins w:author="常鸣" w:date="2014-07-03T15:01:00Z" w:id="8539">
        <w:r w:rsidR="00AA7E12">
          <w:rPr>
            <w:rFonts w:hint="eastAsia"/>
          </w:rPr>
          <w:t>, Vital Embedded Setting</w:t>
        </w:r>
      </w:ins>
    </w:p>
    <w:p w:rsidRPr="007820D7" w:rsidR="007820D7" w:rsidP="000C0D62" w:rsidRDefault="009328EA">
      <w:pPr>
        <w:pStyle w:val="ReqtifyAltQ"/>
      </w:pPr>
      <w:ins w:author="常鸣" w:date="2014-07-03T14:27:00Z" w:id="8540">
        <w:r>
          <w:t>#S</w:t>
        </w:r>
      </w:ins>
      <w:r w:rsidRPr="007820D7" w:rsidR="007820D7">
        <w:t>ource=</w:t>
      </w:r>
      <w:r w:rsidRPr="007820D7" w:rsidR="007820D7">
        <w:rPr>
          <w:rFonts w:hint="eastAsia"/>
        </w:rPr>
        <w:t>[iTC_CC-SyAD-0354], [iTC_CC-SyAD-0355], [</w:t>
      </w:r>
      <w:r w:rsidRPr="007820D7" w:rsidR="007820D7">
        <w:t>iTC_CC_ATP_SwHA-0113</w:t>
      </w:r>
      <w:r w:rsidRPr="007820D7" w:rsidR="007820D7">
        <w:rPr>
          <w:rFonts w:hint="eastAsia"/>
        </w:rPr>
        <w:t>]</w:t>
      </w:r>
    </w:p>
    <w:p w:rsidRPr="007820D7" w:rsidR="007820D7" w:rsidP="000C0D62" w:rsidRDefault="007820D7">
      <w:pPr>
        <w:pStyle w:val="ReqtifyAltQ"/>
      </w:pPr>
      <w:r w:rsidRPr="007820D7">
        <w:t>[End]</w:t>
      </w:r>
    </w:p>
    <w:p w:rsidRPr="007820D7" w:rsidR="007820D7" w:rsidP="00C93484" w:rsidRDefault="007820D7">
      <w:pPr>
        <w:pStyle w:val="Reqtify"/>
      </w:pPr>
    </w:p>
    <w:p w:rsidRPr="007820D7" w:rsidR="007820D7" w:rsidP="00C93484" w:rsidRDefault="007820D7">
      <w:pPr>
        <w:pStyle w:val="Reqtify"/>
      </w:pPr>
    </w:p>
    <w:p w:rsidRPr="007820D7" w:rsidR="007820D7" w:rsidP="007820D7" w:rsidRDefault="007820D7">
      <w:pPr>
        <w:pStyle w:val="ReqtifyAltR"/>
      </w:pPr>
      <w:r w:rsidRPr="007820D7">
        <w:t>[iTC_CC_ATP-SwRS-0</w:t>
      </w:r>
      <w:r w:rsidRPr="007820D7">
        <w:rPr>
          <w:rFonts w:hint="eastAsia"/>
        </w:rPr>
        <w:t>287</w:t>
      </w:r>
      <w:r w:rsidRPr="007820D7">
        <w:t>]</w:t>
      </w:r>
    </w:p>
    <w:p w:rsidRPr="007820D7" w:rsidR="007820D7" w:rsidP="00C93484" w:rsidRDefault="00F131C8">
      <w:pPr>
        <w:pStyle w:val="Reqtify"/>
      </w:pPr>
      <w:bookmarkStart w:name="NUDEdistanceAccount_1" w:id="8541"/>
      <w:r w:rsidRPr="00E15E6E">
        <w:rPr>
          <w:rStyle w:val="aff2"/>
          <w:bCs w:val="0"/>
          <w:iCs w:val="0"/>
        </w:rPr>
        <w:t>NUDEdistanceAccount_1</w:t>
      </w:r>
      <w:bookmarkEnd w:id="8541"/>
      <w:r w:rsidRPr="007820D7" w:rsidR="007820D7">
        <w:rPr>
          <w:rFonts w:hint="eastAsia"/>
        </w:rPr>
        <w:t>，监控当司机未授权向</w:t>
      </w:r>
      <w:r w:rsidRPr="00451353" w:rsidR="007820D7">
        <w:rPr>
          <w:rStyle w:val="aff1"/>
          <w:rFonts w:hint="eastAsia"/>
        </w:rPr>
        <w:t>END_1</w:t>
      </w:r>
      <w:r w:rsidRPr="007820D7" w:rsidR="007820D7">
        <w:rPr>
          <w:rFonts w:hint="eastAsia"/>
        </w:rPr>
        <w:t>方向运行时，列车向</w:t>
      </w:r>
      <w:r w:rsidRPr="00451353" w:rsidR="007820D7">
        <w:rPr>
          <w:rStyle w:val="aff1"/>
          <w:rFonts w:hint="eastAsia"/>
        </w:rPr>
        <w:t>END_1</w:t>
      </w:r>
      <w:r w:rsidRPr="007820D7" w:rsidR="007820D7">
        <w:rPr>
          <w:rFonts w:hint="eastAsia"/>
        </w:rPr>
        <w:t>方向运行的距离，该值为非负数，</w:t>
      </w:r>
    </w:p>
    <w:p w:rsidRPr="007820D7" w:rsidR="007820D7" w:rsidP="00FA0FBB" w:rsidRDefault="007820D7">
      <w:pPr>
        <w:pStyle w:val="AltX"/>
      </w:pPr>
      <w:r w:rsidRPr="007820D7">
        <w:rPr>
          <w:rFonts w:hint="eastAsia"/>
        </w:rPr>
        <w:t>若在初始化阶段，或</w:t>
      </w:r>
      <w:r w:rsidRPr="007820D7">
        <w:rPr>
          <w:rFonts w:hint="eastAsia"/>
        </w:rPr>
        <w:t>NUDE1</w:t>
      </w:r>
      <w:r w:rsidRPr="007820D7">
        <w:rPr>
          <w:rFonts w:hint="eastAsia"/>
        </w:rPr>
        <w:t>为</w:t>
      </w:r>
      <w:r w:rsidRPr="007820D7">
        <w:rPr>
          <w:rStyle w:val="aff1"/>
          <w:rFonts w:hint="eastAsia"/>
        </w:rPr>
        <w:t>True</w:t>
      </w:r>
      <w:r w:rsidRPr="007820D7">
        <w:rPr>
          <w:rFonts w:hint="eastAsia"/>
        </w:rPr>
        <w:t>，或已经</w:t>
      </w:r>
      <w:r w:rsidRPr="007820D7">
        <w:rPr>
          <w:rFonts w:hint="eastAsia"/>
        </w:rPr>
        <w:t>EB</w:t>
      </w:r>
      <w:r w:rsidRPr="007820D7">
        <w:rPr>
          <w:rFonts w:hint="eastAsia"/>
        </w:rPr>
        <w:t>并停车，则等于</w:t>
      </w:r>
      <w:r w:rsidRPr="007820D7">
        <w:rPr>
          <w:rFonts w:hint="eastAsia"/>
        </w:rPr>
        <w:t>0</w:t>
      </w:r>
      <w:r w:rsidRPr="007820D7">
        <w:rPr>
          <w:rFonts w:hint="eastAsia"/>
        </w:rPr>
        <w:t>；</w:t>
      </w:r>
    </w:p>
    <w:p w:rsidRPr="007820D7" w:rsidR="007820D7" w:rsidP="00FA0FBB" w:rsidRDefault="007820D7">
      <w:pPr>
        <w:pStyle w:val="AltX"/>
      </w:pPr>
      <w:r w:rsidRPr="007820D7">
        <w:rPr>
          <w:rFonts w:hint="eastAsia"/>
        </w:rPr>
        <w:t>否则，当测速无效时，将其设置为默认值</w:t>
      </w:r>
    </w:p>
    <w:p w:rsidRPr="007820D7" w:rsidR="007820D7" w:rsidP="00FA0FBB" w:rsidRDefault="007820D7">
      <w:pPr>
        <w:pStyle w:val="AltX"/>
      </w:pPr>
      <w:r w:rsidRPr="007820D7">
        <w:rPr>
          <w:rFonts w:hint="eastAsia"/>
        </w:rPr>
        <w:t>否则，</w:t>
      </w:r>
      <w:r w:rsidR="00086913">
        <w:rPr>
          <w:rFonts w:hint="eastAsia"/>
        </w:rPr>
        <w:t>当里程计已初始化后</w:t>
      </w:r>
      <w:r w:rsidRPr="007820D7">
        <w:rPr>
          <w:rFonts w:hint="eastAsia"/>
        </w:rPr>
        <w:t>：</w:t>
      </w:r>
    </w:p>
    <w:p w:rsidRPr="007820D7" w:rsidR="007820D7" w:rsidP="007820D7" w:rsidRDefault="007820D7">
      <w:pPr>
        <w:pStyle w:val="AltZ"/>
      </w:pPr>
      <w:r w:rsidRPr="007820D7">
        <w:rPr>
          <w:rFonts w:hint="eastAsia"/>
        </w:rPr>
        <w:t>如果</w:t>
      </w:r>
      <w:hyperlink w:history="1" w:anchor="MaximumTrainMotion">
        <w:r w:rsidRPr="00E15E6E">
          <w:rPr>
            <w:rStyle w:val="ac"/>
          </w:rPr>
          <w:t>MaximumTrainMotion</w:t>
        </w:r>
      </w:hyperlink>
      <w:r w:rsidRPr="007820D7">
        <w:rPr>
          <w:rFonts w:hint="eastAsia"/>
        </w:rPr>
        <w:t>大于</w:t>
      </w:r>
      <w:r w:rsidRPr="007820D7">
        <w:rPr>
          <w:rFonts w:hint="eastAsia"/>
        </w:rPr>
        <w:t>0</w:t>
      </w:r>
      <w:r w:rsidRPr="007820D7">
        <w:rPr>
          <w:rFonts w:hint="eastAsia"/>
        </w:rPr>
        <w:t>，则等于上周期累加距离加上本周期最大位移，最小取</w:t>
      </w:r>
      <w:r w:rsidRPr="007820D7">
        <w:rPr>
          <w:rFonts w:hint="eastAsia"/>
        </w:rPr>
        <w:t>0</w:t>
      </w:r>
      <w:r w:rsidRPr="007820D7">
        <w:rPr>
          <w:rFonts w:hint="eastAsia"/>
        </w:rPr>
        <w:t>。</w:t>
      </w:r>
    </w:p>
    <w:p w:rsidRPr="007820D7" w:rsidR="007820D7" w:rsidP="007820D7" w:rsidRDefault="007820D7">
      <w:pPr>
        <w:pStyle w:val="AltZ"/>
      </w:pPr>
      <w:r w:rsidRPr="007820D7">
        <w:rPr>
          <w:rFonts w:hint="eastAsia"/>
        </w:rPr>
        <w:t>而如果</w:t>
      </w:r>
      <w:hyperlink w:history="1" w:anchor="MaximumTrainMotion">
        <w:r w:rsidRPr="00E15E6E" w:rsidR="00E15E6E">
          <w:rPr>
            <w:rStyle w:val="ac"/>
          </w:rPr>
          <w:t>MaximumTrainMotion</w:t>
        </w:r>
      </w:hyperlink>
      <w:r w:rsidRPr="007820D7">
        <w:rPr>
          <w:rFonts w:hint="eastAsia"/>
        </w:rPr>
        <w:t>小于等于</w:t>
      </w:r>
      <w:r w:rsidRPr="007820D7">
        <w:rPr>
          <w:rFonts w:hint="eastAsia"/>
        </w:rPr>
        <w:t>0</w:t>
      </w:r>
      <w:r w:rsidRPr="007820D7">
        <w:rPr>
          <w:rFonts w:hint="eastAsia"/>
        </w:rPr>
        <w:t>，则使用上周期值加最小位移（实际上就是减小该累加值，倒车），最小取</w:t>
      </w:r>
      <w:r w:rsidRPr="007820D7">
        <w:rPr>
          <w:rFonts w:hint="eastAsia"/>
        </w:rPr>
        <w:t>0</w:t>
      </w:r>
    </w:p>
    <w:p w:rsidRPr="007820D7" w:rsidR="007820D7" w:rsidP="00FA0FBB" w:rsidRDefault="007820D7">
      <w:pPr>
        <w:pStyle w:val="AltX"/>
      </w:pPr>
      <w:r w:rsidRPr="007820D7">
        <w:rPr>
          <w:rFonts w:hint="eastAsia"/>
        </w:rPr>
        <w:t>否则，保持累加距离不变。</w:t>
      </w:r>
    </w:p>
    <w:p w:rsidRPr="007820D7" w:rsidR="007820D7" w:rsidP="00C93484" w:rsidRDefault="007820D7">
      <w:pPr>
        <w:pStyle w:val="Reqtify"/>
      </w:pPr>
    </w:p>
    <w:p w:rsidRPr="007820D7" w:rsidR="007820D7" w:rsidP="00C93484" w:rsidRDefault="007820D7">
      <w:pPr>
        <w:pStyle w:val="Reqtify"/>
      </w:pPr>
      <w:r w:rsidRPr="007820D7">
        <w:rPr>
          <w:rFonts w:hint="eastAsia"/>
        </w:rPr>
        <w:t xml:space="preserve">When the driver does not </w:t>
      </w:r>
      <w:r w:rsidRPr="007820D7" w:rsidR="002F5731">
        <w:t>authorize</w:t>
      </w:r>
      <w:r w:rsidRPr="007820D7">
        <w:rPr>
          <w:rFonts w:hint="eastAsia"/>
        </w:rPr>
        <w:t xml:space="preserve"> the train </w:t>
      </w:r>
      <w:r w:rsidRPr="007820D7" w:rsidR="002F5731">
        <w:t>running</w:t>
      </w:r>
      <w:r w:rsidRPr="007820D7">
        <w:rPr>
          <w:rFonts w:hint="eastAsia"/>
        </w:rPr>
        <w:t xml:space="preserve"> toward the </w:t>
      </w:r>
      <w:r w:rsidRPr="00451353">
        <w:rPr>
          <w:rStyle w:val="aff1"/>
          <w:rFonts w:hint="eastAsia"/>
        </w:rPr>
        <w:t>END_1</w:t>
      </w:r>
      <w:r w:rsidRPr="007820D7">
        <w:rPr>
          <w:rFonts w:hint="eastAsia"/>
        </w:rPr>
        <w:t xml:space="preserve">, ATP shall </w:t>
      </w:r>
      <w:r w:rsidRPr="007820D7">
        <w:t>accumulate</w:t>
      </w:r>
      <w:r w:rsidRPr="007820D7">
        <w:rPr>
          <w:rFonts w:hint="eastAsia"/>
        </w:rPr>
        <w:t xml:space="preserve"> the distance of the train </w:t>
      </w:r>
      <w:r w:rsidRPr="007820D7" w:rsidR="002F5731">
        <w:t>running</w:t>
      </w:r>
      <w:r w:rsidRPr="007820D7">
        <w:rPr>
          <w:rFonts w:hint="eastAsia"/>
        </w:rPr>
        <w:t xml:space="preserve"> toward to the </w:t>
      </w:r>
      <w:r w:rsidRPr="00451353">
        <w:rPr>
          <w:rStyle w:val="aff1"/>
          <w:rFonts w:hint="eastAsia"/>
        </w:rPr>
        <w:t>END_1</w:t>
      </w:r>
      <w:r w:rsidRPr="007820D7">
        <w:rPr>
          <w:rFonts w:hint="eastAsia"/>
        </w:rPr>
        <w:t>.</w:t>
      </w:r>
    </w:p>
    <w:p w:rsidRPr="007820D7" w:rsidR="007820D7" w:rsidP="00FA0FBB" w:rsidRDefault="007820D7">
      <w:pPr>
        <w:pStyle w:val="AltX"/>
      </w:pPr>
      <w:r w:rsidRPr="007820D7">
        <w:rPr>
          <w:rFonts w:hint="eastAsia"/>
        </w:rPr>
        <w:t xml:space="preserve">If in initialization, or the </w:t>
      </w:r>
      <w:hyperlink w:history="1" w:anchor="NoUndetectableDanger_1">
        <w:r w:rsidR="00F131C8">
          <w:rPr>
            <w:rStyle w:val="ac"/>
          </w:rPr>
          <w:t>NoUndetectableDanger_1</w:t>
        </w:r>
      </w:hyperlink>
      <w:r w:rsidRPr="007820D7">
        <w:rPr>
          <w:rFonts w:hint="eastAsia"/>
        </w:rPr>
        <w:t xml:space="preserve"> is </w:t>
      </w:r>
      <w:r w:rsidRPr="00354FC4">
        <w:rPr>
          <w:rStyle w:val="aff1"/>
          <w:rFonts w:hint="eastAsia"/>
        </w:rPr>
        <w:t>True</w:t>
      </w:r>
      <w:r w:rsidRPr="007820D7">
        <w:rPr>
          <w:rFonts w:hint="eastAsia"/>
        </w:rPr>
        <w:t>, or the train has triggered EB and has stopped, ATP set this distance to 0;</w:t>
      </w:r>
    </w:p>
    <w:p w:rsidRPr="007820D7" w:rsidR="007820D7" w:rsidP="00FA0FBB" w:rsidRDefault="007820D7">
      <w:pPr>
        <w:pStyle w:val="AltX"/>
      </w:pPr>
      <w:r w:rsidRPr="007820D7">
        <w:rPr>
          <w:rFonts w:hint="eastAsia"/>
        </w:rPr>
        <w:t>Else if train kinematic has invalid, ATP set this distance to the default value.</w:t>
      </w:r>
    </w:p>
    <w:p w:rsidRPr="007820D7" w:rsidR="007820D7" w:rsidP="00FA0FBB" w:rsidRDefault="007820D7">
      <w:pPr>
        <w:pStyle w:val="AltX"/>
      </w:pPr>
      <w:r w:rsidRPr="007820D7">
        <w:t>Else</w:t>
      </w:r>
      <w:r w:rsidRPr="007820D7">
        <w:rPr>
          <w:rFonts w:hint="eastAsia"/>
        </w:rPr>
        <w:t xml:space="preserve"> if the odometer </w:t>
      </w:r>
      <w:r w:rsidR="00086913">
        <w:rPr>
          <w:rFonts w:hint="eastAsia"/>
        </w:rPr>
        <w:t>has initialized</w:t>
      </w:r>
      <w:r w:rsidRPr="007820D7">
        <w:rPr>
          <w:rFonts w:hint="eastAsia"/>
        </w:rPr>
        <w:t>:</w:t>
      </w:r>
    </w:p>
    <w:p w:rsidRPr="007820D7" w:rsidR="007820D7" w:rsidP="007820D7" w:rsidRDefault="007820D7">
      <w:pPr>
        <w:pStyle w:val="AltZ"/>
      </w:pPr>
      <w:r w:rsidRPr="007820D7">
        <w:rPr>
          <w:rFonts w:hint="eastAsia"/>
        </w:rPr>
        <w:t xml:space="preserve">If the </w:t>
      </w:r>
      <w:hyperlink w:history="1" w:anchor="MaximumTrainMotion">
        <w:r w:rsidR="007400C0">
          <w:rPr>
            <w:rStyle w:val="ac"/>
          </w:rPr>
          <w:t>MaximumTrainMotion</w:t>
        </w:r>
      </w:hyperlink>
      <w:r w:rsidRPr="007820D7">
        <w:rPr>
          <w:rFonts w:hint="eastAsia"/>
        </w:rPr>
        <w:t xml:space="preserve">is greater than 0, ATP accumulate the maximum </w:t>
      </w:r>
      <w:r w:rsidRPr="007820D7" w:rsidR="002F5731">
        <w:t>movement</w:t>
      </w:r>
      <w:r w:rsidRPr="007820D7">
        <w:rPr>
          <w:rFonts w:hint="eastAsia"/>
        </w:rPr>
        <w:t xml:space="preserve"> in this cycle with the distance of last cycle;</w:t>
      </w:r>
    </w:p>
    <w:p w:rsidRPr="007820D7" w:rsidR="007820D7" w:rsidP="007820D7" w:rsidRDefault="007820D7">
      <w:pPr>
        <w:pStyle w:val="AltZ"/>
      </w:pPr>
      <w:r w:rsidRPr="007820D7">
        <w:rPr>
          <w:rFonts w:hint="eastAsia"/>
        </w:rPr>
        <w:t xml:space="preserve">Or if the </w:t>
      </w:r>
      <w:hyperlink w:history="1" w:anchor="MaximumTrainMotion">
        <w:r w:rsidR="007400C0">
          <w:rPr>
            <w:rStyle w:val="ac"/>
          </w:rPr>
          <w:t>MaximumTrainMotion</w:t>
        </w:r>
      </w:hyperlink>
      <w:r w:rsidRPr="007820D7">
        <w:rPr>
          <w:rFonts w:hint="eastAsia"/>
        </w:rPr>
        <w:t xml:space="preserve">is less than or equal to 0, ATP use the minimum </w:t>
      </w:r>
      <w:r w:rsidRPr="007820D7" w:rsidR="002F5731">
        <w:t>movement</w:t>
      </w:r>
      <w:r w:rsidRPr="007820D7">
        <w:rPr>
          <w:rFonts w:hint="eastAsia"/>
        </w:rPr>
        <w:t xml:space="preserve"> of this cycle plus to the distance last cycle (in fact, decrease the accumulated distance). The minimum of this accumulated distance is 0.</w:t>
      </w:r>
    </w:p>
    <w:p w:rsidRPr="007820D7" w:rsidR="007820D7" w:rsidP="00FA0FBB" w:rsidRDefault="007820D7">
      <w:pPr>
        <w:pStyle w:val="AltX"/>
      </w:pPr>
      <w:r w:rsidRPr="007820D7">
        <w:rPr>
          <w:rFonts w:hint="eastAsia"/>
        </w:rPr>
        <w:t xml:space="preserve">Otherwise, keep the distance </w:t>
      </w:r>
      <w:r w:rsidRPr="007820D7" w:rsidR="002F5731">
        <w:t>unchanged</w:t>
      </w:r>
      <w:r w:rsidRPr="007820D7">
        <w:rPr>
          <w:rFonts w:hint="eastAsia"/>
        </w:rPr>
        <w:t>.</w:t>
      </w:r>
    </w:p>
    <w:p w:rsidR="00761461" w:rsidP="000431E0" w:rsidRDefault="00761461">
      <w:pPr>
        <w:pStyle w:val="af7"/>
      </w:pPr>
      <w:r>
        <w:rPr>
          <w:rFonts w:hint="eastAsia"/>
        </w:rPr>
        <w:t xml:space="preserve">def </w:t>
      </w:r>
      <w:hyperlink w:history="1" w:anchor="NUDEdistanceAccount_1">
        <w:r w:rsidR="0008093A">
          <w:rPr>
            <w:rStyle w:val="ac"/>
          </w:rPr>
          <w:t>NUDEdistanceAccount_1</w:t>
        </w:r>
      </w:hyperlink>
      <w:r w:rsidRPr="00761461">
        <w:t>(k)</w:t>
      </w:r>
      <w:r>
        <w:rPr>
          <w:rFonts w:hint="eastAsia"/>
        </w:rPr>
        <w:t xml:space="preserve">:    </w:t>
      </w:r>
    </w:p>
    <w:p w:rsidRPr="007820D7" w:rsidR="007820D7" w:rsidP="000431E0" w:rsidRDefault="00761461">
      <w:pPr>
        <w:pStyle w:val="af7"/>
      </w:pPr>
      <w:r w:rsidRPr="00761461">
        <w:rPr>
          <w:rFonts w:hint="eastAsia"/>
        </w:rPr>
        <w:t xml:space="preserve">    </w:t>
      </w:r>
      <w:r w:rsidRPr="007820D7" w:rsidR="007820D7">
        <w:rPr>
          <w:rFonts w:hint="eastAsia"/>
        </w:rPr>
        <w:t>if (INTIALIZATION</w:t>
      </w:r>
    </w:p>
    <w:p w:rsidRPr="007820D7" w:rsidR="007820D7" w:rsidP="000431E0" w:rsidRDefault="007820D7">
      <w:pPr>
        <w:pStyle w:val="af7"/>
      </w:pPr>
      <w:r w:rsidRPr="007820D7">
        <w:rPr>
          <w:rFonts w:hint="eastAsia"/>
        </w:rPr>
        <w:t xml:space="preserve">    </w:t>
      </w:r>
      <w:r w:rsidRPr="00761461" w:rsidR="00761461">
        <w:rPr>
          <w:rFonts w:hint="eastAsia"/>
        </w:rPr>
        <w:t xml:space="preserve">    </w:t>
      </w:r>
      <w:r w:rsidRPr="007820D7">
        <w:rPr>
          <w:rFonts w:hint="eastAsia"/>
        </w:rPr>
        <w:t xml:space="preserve"> or </w:t>
      </w:r>
      <w:hyperlink w:history="1" w:anchor="NoUndetectableDanger_1">
        <w:r w:rsidR="00F131C8">
          <w:rPr>
            <w:rStyle w:val="ac"/>
          </w:rPr>
          <w:t>NoUndetectableDanger_1</w:t>
        </w:r>
      </w:hyperlink>
      <w:r w:rsidRPr="007820D7">
        <w:t>(k)</w:t>
      </w:r>
    </w:p>
    <w:p w:rsidRPr="007820D7" w:rsidR="007820D7" w:rsidP="000431E0" w:rsidRDefault="00761461">
      <w:pPr>
        <w:pStyle w:val="af7"/>
      </w:pPr>
      <w:r w:rsidRPr="00761461">
        <w:rPr>
          <w:rFonts w:hint="eastAsia"/>
        </w:rPr>
        <w:t xml:space="preserve">    </w:t>
      </w:r>
      <w:r w:rsidRPr="007820D7" w:rsidR="007820D7">
        <w:rPr>
          <w:rFonts w:hint="eastAsia"/>
        </w:rPr>
        <w:t xml:space="preserve">     or (</w:t>
      </w:r>
      <w:hyperlink w:history="1" w:anchor="EBappliedForMotionWithoutNUDE">
        <w:r w:rsidR="00F131C8">
          <w:rPr>
            <w:rStyle w:val="ac"/>
          </w:rPr>
          <w:t>EBappliedForMotionWithoutNUDE</w:t>
        </w:r>
      </w:hyperlink>
      <w:r w:rsidRPr="007820D7" w:rsidR="007820D7">
        <w:t>(k-1)</w:t>
      </w:r>
      <w:r w:rsidRPr="007820D7" w:rsidR="007820D7">
        <w:rPr>
          <w:rFonts w:hint="eastAsia"/>
        </w:rPr>
        <w:t xml:space="preserve"> and </w:t>
      </w:r>
      <w:hyperlink w:history="1" w:anchor="TrainFilteredStopped">
        <w:r w:rsidR="008B283E">
          <w:rPr>
            <w:rStyle w:val="ac"/>
          </w:rPr>
          <w:t>TrainFilteredStopped</w:t>
        </w:r>
      </w:hyperlink>
      <w:r w:rsidRPr="007820D7" w:rsidR="007820D7">
        <w:t>(k)</w:t>
      </w:r>
      <w:r w:rsidRPr="007820D7" w:rsidR="007820D7">
        <w:rPr>
          <w:rFonts w:hint="eastAsia"/>
        </w:rPr>
        <w:t>))</w:t>
      </w:r>
    </w:p>
    <w:p w:rsidRPr="007820D7" w:rsidR="007820D7" w:rsidP="000431E0" w:rsidRDefault="00761461">
      <w:pPr>
        <w:pStyle w:val="af7"/>
      </w:pPr>
      <w:r w:rsidRPr="00761461">
        <w:rPr>
          <w:rFonts w:hint="eastAsia"/>
        </w:rPr>
        <w:t xml:space="preserve">    </w:t>
      </w:r>
      <w:r w:rsidRPr="007820D7" w:rsidR="007820D7">
        <w:rPr>
          <w:rFonts w:hint="eastAsia"/>
        </w:rPr>
        <w:t xml:space="preserve"> </w:t>
      </w:r>
      <w:r w:rsidR="003928F2">
        <w:rPr>
          <w:rFonts w:hint="eastAsia"/>
        </w:rPr>
        <w:t xml:space="preserve">   </w:t>
      </w:r>
      <w:r>
        <w:rPr>
          <w:rFonts w:hint="eastAsia"/>
        </w:rPr>
        <w:t>return</w:t>
      </w:r>
      <w:r w:rsidRPr="007820D7" w:rsidR="007820D7">
        <w:t xml:space="preserve"> </w:t>
      </w:r>
      <w:r w:rsidRPr="007820D7" w:rsidR="007820D7">
        <w:rPr>
          <w:rFonts w:hint="eastAsia"/>
        </w:rPr>
        <w:t>0</w:t>
      </w:r>
    </w:p>
    <w:p w:rsidRPr="007820D7" w:rsidR="007820D7" w:rsidP="000431E0" w:rsidRDefault="00761461">
      <w:pPr>
        <w:pStyle w:val="af7"/>
      </w:pPr>
      <w:r w:rsidRPr="00761461">
        <w:rPr>
          <w:rFonts w:hint="eastAsia"/>
        </w:rPr>
        <w:t xml:space="preserve">    </w:t>
      </w:r>
      <w:r w:rsidRPr="007820D7" w:rsidR="007820D7">
        <w:rPr>
          <w:rFonts w:hint="eastAsia"/>
        </w:rPr>
        <w:t>elif (</w:t>
      </w:r>
      <w:hyperlink w:history="1" w:anchor="ValidTrainKinematic">
        <w:r w:rsidR="008B283E">
          <w:rPr>
            <w:rStyle w:val="ac"/>
          </w:rPr>
          <w:t>ValidTrainKinematic</w:t>
        </w:r>
      </w:hyperlink>
      <w:r w:rsidRPr="007820D7" w:rsidR="007820D7">
        <w:t>(k)</w:t>
      </w:r>
      <w:r w:rsidRPr="007820D7" w:rsidR="007820D7">
        <w:rPr>
          <w:rFonts w:hint="eastAsia"/>
        </w:rPr>
        <w:t xml:space="preserve"> != </w:t>
      </w:r>
      <w:r w:rsidRPr="00354FC4" w:rsidR="007820D7">
        <w:rPr>
          <w:rStyle w:val="aff1"/>
          <w:rFonts w:hint="eastAsia"/>
        </w:rPr>
        <w:t>True</w:t>
      </w:r>
      <w:r w:rsidRPr="007820D7" w:rsidR="007820D7">
        <w:rPr>
          <w:rFonts w:hint="eastAsia"/>
        </w:rPr>
        <w:t>)</w:t>
      </w:r>
    </w:p>
    <w:p w:rsidRPr="007820D7" w:rsidR="007820D7" w:rsidP="000431E0" w:rsidRDefault="00761461">
      <w:pPr>
        <w:pStyle w:val="af7"/>
      </w:pPr>
      <w:r w:rsidRPr="00761461">
        <w:rPr>
          <w:rFonts w:hint="eastAsia"/>
        </w:rPr>
        <w:t xml:space="preserve">    </w:t>
      </w:r>
      <w:r w:rsidRPr="007820D7" w:rsidR="007820D7">
        <w:rPr>
          <w:rFonts w:hint="eastAsia"/>
        </w:rPr>
        <w:t xml:space="preserve"> </w:t>
      </w:r>
      <w:r w:rsidR="003928F2">
        <w:rPr>
          <w:rFonts w:hint="eastAsia"/>
        </w:rPr>
        <w:t xml:space="preserve">   </w:t>
      </w:r>
      <w:r w:rsidRPr="00761461">
        <w:rPr>
          <w:rFonts w:hint="eastAsia"/>
        </w:rPr>
        <w:t>return</w:t>
      </w:r>
      <w:r w:rsidRPr="007820D7" w:rsidR="007820D7">
        <w:t xml:space="preserve"> </w:t>
      </w:r>
      <w:hyperlink w:history="1" w:anchor="ATPsetting">
        <w:r w:rsidR="00786D0B">
          <w:rPr>
            <w:rStyle w:val="ac"/>
          </w:rPr>
          <w:t>ATPsetting</w:t>
        </w:r>
      </w:hyperlink>
      <w:r w:rsidRPr="007820D7" w:rsidR="007820D7">
        <w:rPr>
          <w:rFonts w:hint="eastAsia"/>
        </w:rPr>
        <w:t>.</w:t>
      </w:r>
      <w:r w:rsidR="004735DB">
        <w:t>NUDEdistanceWithoutMotionAvailable</w:t>
      </w:r>
    </w:p>
    <w:p w:rsidRPr="007820D7" w:rsidR="007820D7" w:rsidP="000431E0" w:rsidRDefault="00761461">
      <w:pPr>
        <w:pStyle w:val="af7"/>
      </w:pPr>
      <w:r w:rsidRPr="00761461">
        <w:rPr>
          <w:rFonts w:hint="eastAsia"/>
        </w:rPr>
        <w:t xml:space="preserve">    </w:t>
      </w:r>
      <w:r w:rsidRPr="007820D7" w:rsidR="007820D7">
        <w:rPr>
          <w:rFonts w:hint="eastAsia"/>
        </w:rPr>
        <w:t>elif (</w:t>
      </w:r>
      <w:hyperlink w:history="1" w:anchor="OdometerState">
        <w:r w:rsidR="00086913">
          <w:rPr>
            <w:rStyle w:val="ac"/>
          </w:rPr>
          <w:t>OdometerState</w:t>
        </w:r>
      </w:hyperlink>
      <w:r w:rsidRPr="00634120" w:rsidR="00086913">
        <w:t xml:space="preserve">(k) </w:t>
      </w:r>
      <w:r w:rsidR="00086913">
        <w:rPr>
          <w:rFonts w:hint="eastAsia"/>
        </w:rPr>
        <w:t>is</w:t>
      </w:r>
      <w:r w:rsidRPr="00634120" w:rsidR="00086913">
        <w:t xml:space="preserve"> </w:t>
      </w:r>
      <w:r w:rsidR="00086913">
        <w:rPr>
          <w:rStyle w:val="aff1"/>
        </w:rPr>
        <w:t>INITIALIZED</w:t>
      </w:r>
      <w:r w:rsidRPr="007820D7" w:rsidR="007820D7">
        <w:rPr>
          <w:rFonts w:hint="eastAsia"/>
        </w:rPr>
        <w:t>)</w:t>
      </w:r>
    </w:p>
    <w:p w:rsidRPr="007820D7" w:rsidR="007820D7" w:rsidP="000431E0" w:rsidRDefault="00761461">
      <w:pPr>
        <w:pStyle w:val="af7"/>
      </w:pPr>
      <w:r w:rsidRPr="00761461">
        <w:rPr>
          <w:rFonts w:hint="eastAsia"/>
        </w:rPr>
        <w:t xml:space="preserve">    </w:t>
      </w:r>
      <w:r w:rsidRPr="007820D7" w:rsidR="007820D7">
        <w:rPr>
          <w:rFonts w:hint="eastAsia"/>
        </w:rPr>
        <w:t xml:space="preserve"> </w:t>
      </w:r>
      <w:r w:rsidR="003928F2">
        <w:rPr>
          <w:rFonts w:hint="eastAsia"/>
        </w:rPr>
        <w:t xml:space="preserve">   </w:t>
      </w:r>
      <w:r w:rsidRPr="007820D7" w:rsidR="007820D7">
        <w:rPr>
          <w:rFonts w:hint="eastAsia"/>
        </w:rPr>
        <w:t>if (</w:t>
      </w:r>
      <w:hyperlink w:history="1" w:anchor="End1RunningForward">
        <w:r w:rsidRPr="00231080" w:rsidR="00231080">
          <w:rPr>
            <w:rStyle w:val="ac"/>
          </w:rPr>
          <w:t>End1RunningForward</w:t>
        </w:r>
      </w:hyperlink>
      <w:r w:rsidRPr="006E7873" w:rsidR="006E7873">
        <w:t>(k)</w:t>
      </w:r>
      <w:r w:rsidRPr="007820D7" w:rsidR="007820D7">
        <w:rPr>
          <w:rFonts w:hint="eastAsia"/>
        </w:rPr>
        <w:t>)</w:t>
      </w:r>
    </w:p>
    <w:p w:rsidRPr="007820D7" w:rsidR="007820D7" w:rsidP="000431E0" w:rsidRDefault="00761461">
      <w:pPr>
        <w:pStyle w:val="af7"/>
      </w:pPr>
      <w:r w:rsidRPr="00761461">
        <w:rPr>
          <w:rFonts w:hint="eastAsia"/>
        </w:rPr>
        <w:t xml:space="preserve">    </w:t>
      </w:r>
      <w:r w:rsidRPr="007820D7" w:rsidR="007820D7">
        <w:rPr>
          <w:rFonts w:hint="eastAsia"/>
        </w:rPr>
        <w:t xml:space="preserve">      </w:t>
      </w:r>
      <w:r w:rsidR="003928F2">
        <w:rPr>
          <w:rFonts w:hint="eastAsia"/>
        </w:rPr>
        <w:t xml:space="preserve">   </w:t>
      </w:r>
      <w:r w:rsidRPr="00761461">
        <w:rPr>
          <w:rFonts w:hint="eastAsia"/>
        </w:rPr>
        <w:t>return</w:t>
      </w:r>
      <w:r w:rsidRPr="007820D7" w:rsidR="007820D7">
        <w:rPr>
          <w:rFonts w:hint="eastAsia"/>
        </w:rPr>
        <w:t xml:space="preserve"> </w:t>
      </w:r>
      <w:hyperlink w:history="1" w:anchor="max">
        <w:r w:rsidRPr="003B2B37" w:rsidR="003B2B37">
          <w:rPr>
            <w:rStyle w:val="ac"/>
            <w:rFonts w:hint="eastAsia"/>
          </w:rPr>
          <w:t>max</w:t>
        </w:r>
      </w:hyperlink>
      <w:r w:rsidRPr="007820D7" w:rsidR="007820D7">
        <w:rPr>
          <w:rFonts w:hint="eastAsia"/>
        </w:rPr>
        <w:t xml:space="preserve">(0, </w:t>
      </w:r>
      <w:hyperlink w:history="1" w:anchor="NUDEdistanceAccount_1">
        <w:r w:rsidR="00F131C8">
          <w:rPr>
            <w:rStyle w:val="ac"/>
          </w:rPr>
          <w:t>NUDEdistanceAccount_1</w:t>
        </w:r>
      </w:hyperlink>
      <w:r w:rsidRPr="007820D7" w:rsidR="007820D7">
        <w:rPr>
          <w:rFonts w:hint="eastAsia"/>
        </w:rPr>
        <w:t>(k-1)+</w:t>
      </w:r>
      <w:r w:rsidRPr="007820D7" w:rsidR="007820D7">
        <w:t xml:space="preserve"> </w:t>
      </w:r>
      <w:hyperlink w:history="1" w:anchor="MaximumTrainMotion">
        <w:r w:rsidR="007400C0">
          <w:rPr>
            <w:rStyle w:val="ac"/>
          </w:rPr>
          <w:t>MaximumTrainMotion</w:t>
        </w:r>
      </w:hyperlink>
      <w:r w:rsidRPr="007820D7" w:rsidR="007820D7">
        <w:t>(k)</w:t>
      </w:r>
      <w:r w:rsidRPr="007820D7" w:rsidR="007820D7">
        <w:rPr>
          <w:rFonts w:hint="eastAsia"/>
        </w:rPr>
        <w:t>)</w:t>
      </w:r>
    </w:p>
    <w:p w:rsidRPr="007820D7" w:rsidR="007820D7" w:rsidP="000431E0" w:rsidRDefault="007820D7">
      <w:pPr>
        <w:pStyle w:val="af7"/>
      </w:pPr>
      <w:r w:rsidRPr="007820D7">
        <w:rPr>
          <w:rFonts w:hint="eastAsia"/>
        </w:rPr>
        <w:t xml:space="preserve"> </w:t>
      </w:r>
      <w:r w:rsidR="003928F2">
        <w:rPr>
          <w:rFonts w:hint="eastAsia"/>
        </w:rPr>
        <w:t xml:space="preserve">   </w:t>
      </w:r>
      <w:r w:rsidRPr="00761461" w:rsidR="00761461">
        <w:rPr>
          <w:rFonts w:hint="eastAsia"/>
        </w:rPr>
        <w:t xml:space="preserve">    </w:t>
      </w:r>
      <w:r w:rsidRPr="007820D7">
        <w:rPr>
          <w:rFonts w:hint="eastAsia"/>
        </w:rPr>
        <w:t>else:</w:t>
      </w:r>
    </w:p>
    <w:p w:rsidRPr="007820D7" w:rsidR="007820D7" w:rsidP="000431E0" w:rsidRDefault="007820D7">
      <w:pPr>
        <w:pStyle w:val="af7"/>
      </w:pPr>
      <w:r w:rsidRPr="007820D7">
        <w:rPr>
          <w:rFonts w:hint="eastAsia"/>
        </w:rPr>
        <w:t xml:space="preserve">      </w:t>
      </w:r>
      <w:r w:rsidR="003928F2">
        <w:rPr>
          <w:rFonts w:hint="eastAsia"/>
        </w:rPr>
        <w:t xml:space="preserve">  </w:t>
      </w:r>
      <w:r w:rsidRPr="00761461" w:rsidR="00761461">
        <w:rPr>
          <w:rFonts w:hint="eastAsia"/>
        </w:rPr>
        <w:t xml:space="preserve">    </w:t>
      </w:r>
      <w:r w:rsidR="003928F2">
        <w:rPr>
          <w:rFonts w:hint="eastAsia"/>
        </w:rPr>
        <w:t xml:space="preserve"> </w:t>
      </w:r>
      <w:r w:rsidRPr="00761461" w:rsidR="00761461">
        <w:rPr>
          <w:rFonts w:hint="eastAsia"/>
        </w:rPr>
        <w:t>return</w:t>
      </w:r>
      <w:r w:rsidRPr="007820D7">
        <w:rPr>
          <w:rFonts w:hint="eastAsia"/>
        </w:rPr>
        <w:t xml:space="preserve"> </w:t>
      </w:r>
      <w:hyperlink w:history="1" w:anchor="max">
        <w:r w:rsidRPr="003B2B37" w:rsidR="003B2B37">
          <w:rPr>
            <w:rStyle w:val="ac"/>
            <w:rFonts w:hint="eastAsia"/>
          </w:rPr>
          <w:t>max</w:t>
        </w:r>
      </w:hyperlink>
      <w:r w:rsidRPr="007820D7">
        <w:rPr>
          <w:rFonts w:hint="eastAsia"/>
        </w:rPr>
        <w:t xml:space="preserve">(0, </w:t>
      </w:r>
      <w:hyperlink w:history="1" w:anchor="NUDEdistanceAccount_1">
        <w:r w:rsidR="00F131C8">
          <w:rPr>
            <w:rStyle w:val="ac"/>
          </w:rPr>
          <w:t>NUDEdistanceAccount_1</w:t>
        </w:r>
      </w:hyperlink>
      <w:r w:rsidRPr="007820D7">
        <w:rPr>
          <w:rFonts w:hint="eastAsia"/>
        </w:rPr>
        <w:t>(k-1)+</w:t>
      </w:r>
      <w:r w:rsidRPr="007820D7">
        <w:t xml:space="preserve"> </w:t>
      </w:r>
      <w:hyperlink w:history="1" w:anchor="MinimumTrainMotion">
        <w:r w:rsidR="00B5344E">
          <w:rPr>
            <w:rStyle w:val="ac"/>
          </w:rPr>
          <w:t>MinimumTrainMotion</w:t>
        </w:r>
      </w:hyperlink>
      <w:r w:rsidRPr="007820D7">
        <w:t>(k)</w:t>
      </w:r>
      <w:r w:rsidRPr="007820D7">
        <w:rPr>
          <w:rFonts w:hint="eastAsia"/>
        </w:rPr>
        <w:t>)</w:t>
      </w:r>
    </w:p>
    <w:p w:rsidRPr="007820D7" w:rsidR="007820D7" w:rsidP="000431E0" w:rsidRDefault="00761461">
      <w:pPr>
        <w:pStyle w:val="af7"/>
      </w:pPr>
      <w:r w:rsidRPr="00761461">
        <w:rPr>
          <w:rFonts w:hint="eastAsia"/>
        </w:rPr>
        <w:t xml:space="preserve">    </w:t>
      </w:r>
      <w:r w:rsidRPr="007820D7" w:rsidR="007820D7">
        <w:rPr>
          <w:rFonts w:hint="eastAsia"/>
        </w:rPr>
        <w:t>else:</w:t>
      </w:r>
    </w:p>
    <w:p w:rsidRPr="007820D7" w:rsidR="007820D7" w:rsidP="000431E0" w:rsidRDefault="007820D7">
      <w:pPr>
        <w:pStyle w:val="af7"/>
      </w:pPr>
      <w:r w:rsidRPr="007820D7">
        <w:rPr>
          <w:rFonts w:hint="eastAsia"/>
        </w:rPr>
        <w:t xml:space="preserve"> </w:t>
      </w:r>
      <w:r w:rsidR="003928F2">
        <w:rPr>
          <w:rFonts w:hint="eastAsia"/>
        </w:rPr>
        <w:t xml:space="preserve">   </w:t>
      </w:r>
      <w:r w:rsidRPr="00761461" w:rsidR="00761461">
        <w:rPr>
          <w:rFonts w:hint="eastAsia"/>
        </w:rPr>
        <w:t xml:space="preserve">    return</w:t>
      </w:r>
      <w:r w:rsidRPr="007820D7">
        <w:t xml:space="preserve">  </w:t>
      </w:r>
      <w:hyperlink w:history="1" w:anchor="NUDEdistanceAccount_1">
        <w:r w:rsidR="00F131C8">
          <w:rPr>
            <w:rStyle w:val="ac"/>
          </w:rPr>
          <w:t>NUDEdistanceAccount_1</w:t>
        </w:r>
      </w:hyperlink>
      <w:r w:rsidRPr="007820D7">
        <w:t>(k</w:t>
      </w:r>
      <w:r w:rsidRPr="007820D7">
        <w:rPr>
          <w:rFonts w:hint="eastAsia"/>
        </w:rPr>
        <w:t>-1</w:t>
      </w:r>
      <w:r w:rsidRPr="007820D7">
        <w:t>)</w:t>
      </w:r>
    </w:p>
    <w:p w:rsidRPr="007820D7" w:rsidR="007820D7" w:rsidP="000C0D62" w:rsidRDefault="007820D7">
      <w:pPr>
        <w:pStyle w:val="ReqtifyAltQ"/>
      </w:pPr>
      <w:r w:rsidRPr="007820D7">
        <w:t>#Category=Functional</w:t>
      </w:r>
    </w:p>
    <w:p w:rsidRPr="007820D7" w:rsidR="007820D7" w:rsidP="000C0D62" w:rsidRDefault="007820D7">
      <w:pPr>
        <w:pStyle w:val="ReqtifyAltQ"/>
      </w:pPr>
      <w:r w:rsidRPr="007820D7">
        <w:t>#Contribution=SIL4</w:t>
      </w:r>
    </w:p>
    <w:p w:rsidR="009328EA" w:rsidP="000C0D62" w:rsidRDefault="007820D7">
      <w:pPr>
        <w:pStyle w:val="ReqtifyAltQ"/>
        <w:rPr>
          <w:ins w:author="常鸣" w:date="2014-07-03T14:27:00Z" w:id="8542"/>
        </w:rPr>
      </w:pPr>
      <w:del w:author="常鸣" w:date="2014-07-03T14:27:00Z" w:id="8543">
        <w:r w:rsidRPr="007820D7" w:rsidDel="009328EA">
          <w:delText>#S</w:delText>
        </w:r>
      </w:del>
      <w:ins w:author="常鸣" w:date="2014-07-03T14:27:00Z" w:id="8544">
        <w:r w:rsidR="009328EA">
          <w:t>#Allocation=ATP Software</w:t>
        </w:r>
      </w:ins>
      <w:ins w:author="常鸣" w:date="2014-07-03T15:01:00Z" w:id="8545">
        <w:r w:rsidR="00AA7E12">
          <w:rPr>
            <w:rFonts w:hint="eastAsia"/>
          </w:rPr>
          <w:t>, Vital Embedded Setting</w:t>
        </w:r>
      </w:ins>
    </w:p>
    <w:p w:rsidRPr="007820D7" w:rsidR="007820D7" w:rsidP="000C0D62" w:rsidRDefault="009328EA">
      <w:pPr>
        <w:pStyle w:val="ReqtifyAltQ"/>
      </w:pPr>
      <w:ins w:author="常鸣" w:date="2014-07-03T14:27:00Z" w:id="8546">
        <w:r>
          <w:t>#S</w:t>
        </w:r>
      </w:ins>
      <w:r w:rsidRPr="007820D7" w:rsidR="007820D7">
        <w:t>ource=</w:t>
      </w:r>
      <w:r w:rsidRPr="007820D7" w:rsidR="007820D7">
        <w:rPr>
          <w:rFonts w:hint="eastAsia"/>
        </w:rPr>
        <w:t>[iTC_CC-SyAD-0352], [iTC_CC-SyAD-0353],</w:t>
      </w:r>
      <w:r w:rsidRPr="00BA1739" w:rsidR="00BA1739">
        <w:t xml:space="preserve"> </w:t>
      </w:r>
      <w:r w:rsidRPr="003D2990" w:rsidR="00BA1739">
        <w:t>[iTC_CC-SyAD-</w:t>
      </w:r>
      <w:r w:rsidR="00BA1739">
        <w:rPr>
          <w:rFonts w:hint="eastAsia"/>
        </w:rPr>
        <w:t>1319</w:t>
      </w:r>
      <w:r w:rsidRPr="003D2990" w:rsidR="00BA1739">
        <w:rPr>
          <w:rFonts w:hint="eastAsia"/>
        </w:rPr>
        <w:t>]</w:t>
      </w:r>
      <w:r w:rsidR="00BA1739">
        <w:rPr>
          <w:rFonts w:hint="eastAsia"/>
        </w:rPr>
        <w:t>,</w:t>
      </w:r>
      <w:r w:rsidRPr="007820D7" w:rsidR="007820D7">
        <w:t xml:space="preserve"> [iTC_CC_ATP_SwHA-0216]</w:t>
      </w:r>
    </w:p>
    <w:p w:rsidRPr="007820D7" w:rsidR="007820D7" w:rsidP="000C0D62" w:rsidRDefault="007820D7">
      <w:pPr>
        <w:pStyle w:val="ReqtifyAltQ"/>
      </w:pPr>
      <w:r w:rsidRPr="007820D7">
        <w:t>[End]</w:t>
      </w:r>
    </w:p>
    <w:p w:rsidRPr="007820D7" w:rsidR="007820D7" w:rsidP="00C93484" w:rsidRDefault="007820D7">
      <w:pPr>
        <w:pStyle w:val="Reqtify"/>
      </w:pPr>
    </w:p>
    <w:p w:rsidRPr="007820D7" w:rsidR="007820D7" w:rsidP="00C93484" w:rsidRDefault="007820D7">
      <w:pPr>
        <w:pStyle w:val="Reqtify"/>
      </w:pPr>
    </w:p>
    <w:p w:rsidRPr="007820D7" w:rsidR="007820D7" w:rsidP="007820D7" w:rsidRDefault="007820D7">
      <w:pPr>
        <w:pStyle w:val="ReqtifyAltR"/>
      </w:pPr>
      <w:r w:rsidRPr="007820D7">
        <w:t>[iTC_CC_ATP-SwRS-0</w:t>
      </w:r>
      <w:r w:rsidRPr="007820D7">
        <w:rPr>
          <w:rFonts w:hint="eastAsia"/>
        </w:rPr>
        <w:t>288</w:t>
      </w:r>
      <w:r w:rsidRPr="007820D7">
        <w:t>]</w:t>
      </w:r>
    </w:p>
    <w:p w:rsidRPr="007820D7" w:rsidR="007820D7" w:rsidP="00C93484" w:rsidRDefault="00F131C8">
      <w:pPr>
        <w:pStyle w:val="Reqtify"/>
      </w:pPr>
      <w:bookmarkStart w:name="NUDEdistanceAccount_2" w:id="8547"/>
      <w:r w:rsidRPr="00E15E6E">
        <w:rPr>
          <w:rStyle w:val="aff2"/>
          <w:bCs w:val="0"/>
          <w:iCs w:val="0"/>
        </w:rPr>
        <w:t>NUDEdistanceAccount_2</w:t>
      </w:r>
      <w:bookmarkEnd w:id="8547"/>
      <w:r w:rsidRPr="007820D7" w:rsidR="007820D7">
        <w:rPr>
          <w:rFonts w:hint="eastAsia"/>
        </w:rPr>
        <w:t>，监控当司机未授权向</w:t>
      </w:r>
      <w:r w:rsidRPr="00451353" w:rsidR="007820D7">
        <w:rPr>
          <w:rStyle w:val="aff1"/>
          <w:rFonts w:hint="eastAsia"/>
        </w:rPr>
        <w:t>END_2</w:t>
      </w:r>
      <w:r w:rsidRPr="007820D7" w:rsidR="007820D7">
        <w:rPr>
          <w:rFonts w:hint="eastAsia"/>
        </w:rPr>
        <w:t>方向运行时，列车向</w:t>
      </w:r>
      <w:r w:rsidRPr="00451353" w:rsidR="007820D7">
        <w:rPr>
          <w:rStyle w:val="aff1"/>
          <w:rFonts w:hint="eastAsia"/>
        </w:rPr>
        <w:t>END_2</w:t>
      </w:r>
      <w:r w:rsidRPr="007820D7" w:rsidR="007820D7">
        <w:rPr>
          <w:rFonts w:hint="eastAsia"/>
        </w:rPr>
        <w:t>方向运行的距离，该值为非正数，</w:t>
      </w:r>
    </w:p>
    <w:p w:rsidRPr="007820D7" w:rsidR="007820D7" w:rsidP="00FA0FBB" w:rsidRDefault="007820D7">
      <w:pPr>
        <w:pStyle w:val="AltX"/>
      </w:pPr>
      <w:r w:rsidRPr="007820D7">
        <w:rPr>
          <w:rFonts w:hint="eastAsia"/>
        </w:rPr>
        <w:t>若在初始化阶段，或</w:t>
      </w:r>
      <w:r w:rsidRPr="007820D7">
        <w:rPr>
          <w:rFonts w:hint="eastAsia"/>
        </w:rPr>
        <w:t>NUDE2</w:t>
      </w:r>
      <w:r w:rsidRPr="007820D7">
        <w:rPr>
          <w:rFonts w:hint="eastAsia"/>
        </w:rPr>
        <w:t>为</w:t>
      </w:r>
      <w:r w:rsidRPr="007820D7">
        <w:rPr>
          <w:rStyle w:val="aff1"/>
          <w:rFonts w:hint="eastAsia"/>
        </w:rPr>
        <w:t>True</w:t>
      </w:r>
      <w:r w:rsidRPr="007820D7">
        <w:rPr>
          <w:rFonts w:hint="eastAsia"/>
        </w:rPr>
        <w:t>，或已经</w:t>
      </w:r>
      <w:r w:rsidRPr="007820D7">
        <w:rPr>
          <w:rFonts w:hint="eastAsia"/>
        </w:rPr>
        <w:t>EB</w:t>
      </w:r>
      <w:r w:rsidRPr="007820D7">
        <w:rPr>
          <w:rFonts w:hint="eastAsia"/>
        </w:rPr>
        <w:t>并停车，则等于</w:t>
      </w:r>
      <w:r w:rsidRPr="007820D7">
        <w:rPr>
          <w:rFonts w:hint="eastAsia"/>
        </w:rPr>
        <w:t>0</w:t>
      </w:r>
      <w:r w:rsidRPr="007820D7">
        <w:rPr>
          <w:rFonts w:hint="eastAsia"/>
        </w:rPr>
        <w:t>；</w:t>
      </w:r>
    </w:p>
    <w:p w:rsidRPr="007820D7" w:rsidR="007820D7" w:rsidP="00FA0FBB" w:rsidRDefault="007820D7">
      <w:pPr>
        <w:pStyle w:val="AltX"/>
      </w:pPr>
      <w:r w:rsidRPr="007820D7">
        <w:rPr>
          <w:rFonts w:hint="eastAsia"/>
        </w:rPr>
        <w:t>否则，当测速无效时，将其设置为默认值；</w:t>
      </w:r>
    </w:p>
    <w:p w:rsidRPr="007820D7" w:rsidR="007820D7" w:rsidP="00FA0FBB" w:rsidRDefault="007820D7">
      <w:pPr>
        <w:pStyle w:val="AltX"/>
      </w:pPr>
      <w:r w:rsidRPr="007820D7">
        <w:rPr>
          <w:rFonts w:hint="eastAsia"/>
        </w:rPr>
        <w:t>否则，</w:t>
      </w:r>
      <w:r w:rsidR="00086913">
        <w:rPr>
          <w:rFonts w:hint="eastAsia"/>
        </w:rPr>
        <w:t>当里程计已经初始化后</w:t>
      </w:r>
      <w:r w:rsidRPr="007820D7">
        <w:rPr>
          <w:rFonts w:hint="eastAsia"/>
        </w:rPr>
        <w:t>：</w:t>
      </w:r>
    </w:p>
    <w:p w:rsidRPr="007820D7" w:rsidR="007820D7" w:rsidP="007820D7" w:rsidRDefault="007820D7">
      <w:pPr>
        <w:pStyle w:val="AltZ"/>
      </w:pPr>
      <w:r w:rsidRPr="007820D7">
        <w:rPr>
          <w:rFonts w:hint="eastAsia"/>
        </w:rPr>
        <w:lastRenderedPageBreak/>
        <w:t>若</w:t>
      </w:r>
      <w:r w:rsidRPr="007820D7" w:rsidDel="000F2A01">
        <w:rPr>
          <w:rFonts w:hint="eastAsia"/>
        </w:rPr>
        <w:t xml:space="preserve"> </w:t>
      </w:r>
      <w:hyperlink w:history="1" w:anchor="MaximumTrainMotion">
        <w:r w:rsidRPr="003B2B37">
          <w:rPr>
            <w:rStyle w:val="ac"/>
          </w:rPr>
          <w:t>MaximumTrainMotion</w:t>
        </w:r>
      </w:hyperlink>
      <w:r w:rsidRPr="007820D7">
        <w:rPr>
          <w:rFonts w:hint="eastAsia"/>
        </w:rPr>
        <w:t>小于</w:t>
      </w:r>
      <w:r w:rsidRPr="007820D7">
        <w:rPr>
          <w:rFonts w:hint="eastAsia"/>
        </w:rPr>
        <w:t>0</w:t>
      </w:r>
      <w:r w:rsidRPr="007820D7">
        <w:rPr>
          <w:rFonts w:hint="eastAsia"/>
        </w:rPr>
        <w:t>，则等于上周期累加距离加上本周期最大位移，最大取</w:t>
      </w:r>
      <w:r w:rsidRPr="007820D7">
        <w:rPr>
          <w:rFonts w:hint="eastAsia"/>
        </w:rPr>
        <w:t>0</w:t>
      </w:r>
      <w:r w:rsidRPr="007820D7">
        <w:rPr>
          <w:rFonts w:hint="eastAsia"/>
        </w:rPr>
        <w:t>。</w:t>
      </w:r>
    </w:p>
    <w:p w:rsidRPr="007820D7" w:rsidR="007820D7" w:rsidP="007820D7" w:rsidRDefault="007820D7">
      <w:pPr>
        <w:pStyle w:val="AltZ"/>
      </w:pPr>
      <w:r w:rsidRPr="007820D7">
        <w:rPr>
          <w:rFonts w:hint="eastAsia"/>
        </w:rPr>
        <w:t>若</w:t>
      </w:r>
      <w:hyperlink w:history="1" w:anchor="MaximumTrainMotion">
        <w:r w:rsidRPr="003B2B37">
          <w:rPr>
            <w:rStyle w:val="ac"/>
          </w:rPr>
          <w:t>MaximumTrainMotion</w:t>
        </w:r>
      </w:hyperlink>
      <w:r w:rsidRPr="007820D7">
        <w:rPr>
          <w:rFonts w:hint="eastAsia"/>
        </w:rPr>
        <w:t>大于等于</w:t>
      </w:r>
      <w:r w:rsidRPr="007820D7">
        <w:rPr>
          <w:rFonts w:hint="eastAsia"/>
        </w:rPr>
        <w:t>0</w:t>
      </w:r>
      <w:r w:rsidRPr="007820D7">
        <w:rPr>
          <w:rFonts w:hint="eastAsia"/>
        </w:rPr>
        <w:t>，则使用上周期值加最小位移，最大取</w:t>
      </w:r>
      <w:r w:rsidRPr="007820D7">
        <w:rPr>
          <w:rFonts w:hint="eastAsia"/>
        </w:rPr>
        <w:t>0</w:t>
      </w:r>
      <w:r w:rsidRPr="007820D7">
        <w:rPr>
          <w:rFonts w:hint="eastAsia"/>
        </w:rPr>
        <w:t>。</w:t>
      </w:r>
    </w:p>
    <w:p w:rsidRPr="007820D7" w:rsidR="007820D7" w:rsidP="00FA0FBB" w:rsidRDefault="007820D7">
      <w:pPr>
        <w:pStyle w:val="AltX"/>
      </w:pPr>
      <w:r w:rsidRPr="007820D7">
        <w:rPr>
          <w:rFonts w:hint="eastAsia"/>
        </w:rPr>
        <w:t>否则，保持累加距离不变。</w:t>
      </w:r>
    </w:p>
    <w:p w:rsidRPr="007820D7" w:rsidR="007820D7" w:rsidP="00C93484" w:rsidRDefault="007820D7">
      <w:pPr>
        <w:pStyle w:val="Reqtify"/>
      </w:pPr>
    </w:p>
    <w:p w:rsidRPr="007820D7" w:rsidR="007820D7" w:rsidP="00C93484" w:rsidRDefault="007820D7">
      <w:pPr>
        <w:pStyle w:val="Reqtify"/>
      </w:pPr>
      <w:r w:rsidRPr="007820D7">
        <w:rPr>
          <w:rFonts w:hint="eastAsia"/>
        </w:rPr>
        <w:t xml:space="preserve">When the driver does not </w:t>
      </w:r>
      <w:r w:rsidRPr="007820D7" w:rsidR="002F5731">
        <w:t>authorize</w:t>
      </w:r>
      <w:r w:rsidRPr="007820D7">
        <w:rPr>
          <w:rFonts w:hint="eastAsia"/>
        </w:rPr>
        <w:t xml:space="preserve"> the train </w:t>
      </w:r>
      <w:r w:rsidRPr="007820D7" w:rsidR="002F5731">
        <w:t>running</w:t>
      </w:r>
      <w:r w:rsidRPr="007820D7">
        <w:rPr>
          <w:rFonts w:hint="eastAsia"/>
        </w:rPr>
        <w:t xml:space="preserve"> toward the </w:t>
      </w:r>
      <w:r w:rsidRPr="00451353">
        <w:rPr>
          <w:rStyle w:val="aff1"/>
          <w:rFonts w:hint="eastAsia"/>
        </w:rPr>
        <w:t>END_2</w:t>
      </w:r>
      <w:r w:rsidRPr="007820D7">
        <w:rPr>
          <w:rFonts w:hint="eastAsia"/>
        </w:rPr>
        <w:t xml:space="preserve">, ATP shall </w:t>
      </w:r>
      <w:r w:rsidRPr="007820D7">
        <w:t>accumulate</w:t>
      </w:r>
      <w:r w:rsidRPr="007820D7">
        <w:rPr>
          <w:rFonts w:hint="eastAsia"/>
        </w:rPr>
        <w:t xml:space="preserve"> the distance of the train </w:t>
      </w:r>
      <w:r w:rsidRPr="007820D7" w:rsidR="002F5731">
        <w:t>running</w:t>
      </w:r>
      <w:r w:rsidRPr="007820D7">
        <w:rPr>
          <w:rFonts w:hint="eastAsia"/>
        </w:rPr>
        <w:t xml:space="preserve"> toward to the </w:t>
      </w:r>
      <w:r w:rsidRPr="00451353">
        <w:rPr>
          <w:rStyle w:val="aff1"/>
          <w:rFonts w:hint="eastAsia"/>
        </w:rPr>
        <w:t>END_2</w:t>
      </w:r>
      <w:r w:rsidRPr="007820D7">
        <w:rPr>
          <w:rFonts w:hint="eastAsia"/>
        </w:rPr>
        <w:t>.</w:t>
      </w:r>
    </w:p>
    <w:p w:rsidRPr="007820D7" w:rsidR="007820D7" w:rsidP="00FA0FBB" w:rsidRDefault="007820D7">
      <w:pPr>
        <w:pStyle w:val="AltX"/>
      </w:pPr>
      <w:r w:rsidRPr="007820D7">
        <w:rPr>
          <w:rFonts w:hint="eastAsia"/>
        </w:rPr>
        <w:t xml:space="preserve">If in initialization, or the </w:t>
      </w:r>
      <w:hyperlink w:history="1" w:anchor="NoUndetectableDanger_2">
        <w:r w:rsidR="00F131C8">
          <w:rPr>
            <w:rStyle w:val="ac"/>
          </w:rPr>
          <w:t>NoUndetectableDanger_2</w:t>
        </w:r>
      </w:hyperlink>
      <w:r w:rsidRPr="007820D7">
        <w:rPr>
          <w:rFonts w:hint="eastAsia"/>
        </w:rPr>
        <w:t xml:space="preserve"> is </w:t>
      </w:r>
      <w:r w:rsidRPr="00354FC4">
        <w:rPr>
          <w:rStyle w:val="aff1"/>
          <w:rFonts w:hint="eastAsia"/>
        </w:rPr>
        <w:t>True</w:t>
      </w:r>
      <w:r w:rsidRPr="007820D7">
        <w:rPr>
          <w:rFonts w:hint="eastAsia"/>
        </w:rPr>
        <w:t>, or the train has triggered EB and has stopped, ATP set this distance to 0;</w:t>
      </w:r>
    </w:p>
    <w:p w:rsidRPr="007820D7" w:rsidR="007820D7" w:rsidP="00FA0FBB" w:rsidRDefault="007820D7">
      <w:pPr>
        <w:pStyle w:val="AltX"/>
      </w:pPr>
      <w:r w:rsidRPr="007820D7">
        <w:rPr>
          <w:rFonts w:hint="eastAsia"/>
        </w:rPr>
        <w:t>Else if train kinematic has invalid, ATP set this distance to the default value.</w:t>
      </w:r>
    </w:p>
    <w:p w:rsidRPr="007820D7" w:rsidR="007820D7" w:rsidP="00FA0FBB" w:rsidRDefault="007820D7">
      <w:pPr>
        <w:pStyle w:val="AltX"/>
      </w:pPr>
      <w:r w:rsidRPr="007820D7">
        <w:t>Else</w:t>
      </w:r>
      <w:r w:rsidRPr="007820D7">
        <w:rPr>
          <w:rFonts w:hint="eastAsia"/>
        </w:rPr>
        <w:t xml:space="preserve"> if the odometer </w:t>
      </w:r>
      <w:r w:rsidR="00086913">
        <w:rPr>
          <w:rFonts w:hint="eastAsia"/>
        </w:rPr>
        <w:t>has initialized</w:t>
      </w:r>
      <w:r w:rsidRPr="007820D7">
        <w:rPr>
          <w:rFonts w:hint="eastAsia"/>
        </w:rPr>
        <w:t>:</w:t>
      </w:r>
    </w:p>
    <w:p w:rsidRPr="007820D7" w:rsidR="007820D7" w:rsidP="007820D7" w:rsidRDefault="007820D7">
      <w:pPr>
        <w:pStyle w:val="AltZ"/>
      </w:pPr>
      <w:r w:rsidRPr="007820D7">
        <w:rPr>
          <w:rFonts w:hint="eastAsia"/>
        </w:rPr>
        <w:t xml:space="preserve">if the </w:t>
      </w:r>
      <w:hyperlink w:history="1" w:anchor="MaximumTrainMotion">
        <w:r w:rsidR="007400C0">
          <w:rPr>
            <w:rStyle w:val="ac"/>
          </w:rPr>
          <w:t>MaximumTrainMotion</w:t>
        </w:r>
      </w:hyperlink>
      <w:r w:rsidR="007400C0">
        <w:rPr>
          <w:rFonts w:hint="eastAsia"/>
        </w:rPr>
        <w:t xml:space="preserve"> </w:t>
      </w:r>
      <w:r w:rsidRPr="007820D7">
        <w:rPr>
          <w:rFonts w:hint="eastAsia"/>
        </w:rPr>
        <w:t xml:space="preserve">is less than 0, ATP accumulate the maximum </w:t>
      </w:r>
      <w:r w:rsidRPr="007820D7" w:rsidR="002F5731">
        <w:t>movement</w:t>
      </w:r>
      <w:r w:rsidRPr="007820D7">
        <w:rPr>
          <w:rFonts w:hint="eastAsia"/>
        </w:rPr>
        <w:t xml:space="preserve"> in this cycle with the distance of last cycle;</w:t>
      </w:r>
    </w:p>
    <w:p w:rsidRPr="007820D7" w:rsidR="007820D7" w:rsidP="007820D7" w:rsidRDefault="007820D7">
      <w:pPr>
        <w:pStyle w:val="AltZ"/>
      </w:pPr>
      <w:r w:rsidRPr="007820D7">
        <w:rPr>
          <w:rFonts w:hint="eastAsia"/>
        </w:rPr>
        <w:t xml:space="preserve">Else: if the </w:t>
      </w:r>
      <w:hyperlink w:history="1" w:anchor="MaximumTrainMotion">
        <w:r w:rsidR="007400C0">
          <w:rPr>
            <w:rStyle w:val="ac"/>
          </w:rPr>
          <w:t>MaximumTrainMotion</w:t>
        </w:r>
      </w:hyperlink>
      <w:r w:rsidR="007400C0">
        <w:rPr>
          <w:rFonts w:hint="eastAsia"/>
        </w:rPr>
        <w:t xml:space="preserve"> </w:t>
      </w:r>
      <w:r w:rsidRPr="007820D7">
        <w:rPr>
          <w:rFonts w:hint="eastAsia"/>
        </w:rPr>
        <w:t xml:space="preserve">is greater than or equal to 0, ATP use the minimum </w:t>
      </w:r>
      <w:r w:rsidRPr="007820D7" w:rsidR="002F5731">
        <w:t>movement</w:t>
      </w:r>
      <w:r w:rsidRPr="007820D7">
        <w:rPr>
          <w:rFonts w:hint="eastAsia"/>
        </w:rPr>
        <w:t xml:space="preserve"> of this cycle plus to the distance last cycle (in fact, decrease the accumulated distance). The minimum of this accumulated distance is 0.</w:t>
      </w:r>
    </w:p>
    <w:p w:rsidRPr="007820D7" w:rsidR="007820D7" w:rsidP="00FA0FBB" w:rsidRDefault="007820D7">
      <w:pPr>
        <w:pStyle w:val="AltX"/>
      </w:pPr>
      <w:r w:rsidRPr="007820D7">
        <w:rPr>
          <w:rFonts w:hint="eastAsia"/>
        </w:rPr>
        <w:t xml:space="preserve">Otherwise, keep the distance </w:t>
      </w:r>
      <w:r w:rsidRPr="007820D7" w:rsidR="002F5731">
        <w:t>unchanged</w:t>
      </w:r>
      <w:r w:rsidRPr="007820D7">
        <w:rPr>
          <w:rFonts w:hint="eastAsia"/>
        </w:rPr>
        <w:t>.</w:t>
      </w:r>
    </w:p>
    <w:p w:rsidRPr="007820D7" w:rsidR="007820D7" w:rsidP="00C93484" w:rsidRDefault="007820D7">
      <w:pPr>
        <w:pStyle w:val="Reqtify"/>
      </w:pPr>
    </w:p>
    <w:p w:rsidR="00761461" w:rsidP="000431E0" w:rsidRDefault="00761461">
      <w:pPr>
        <w:pStyle w:val="af7"/>
      </w:pPr>
      <w:r>
        <w:rPr>
          <w:rFonts w:hint="eastAsia"/>
        </w:rPr>
        <w:t xml:space="preserve">def </w:t>
      </w:r>
      <w:hyperlink w:history="1" w:anchor="NUDEdistanceAccount_2">
        <w:r w:rsidR="0008093A">
          <w:rPr>
            <w:rStyle w:val="ac"/>
          </w:rPr>
          <w:t>NUDEdistanceAccount_2</w:t>
        </w:r>
      </w:hyperlink>
      <w:r w:rsidRPr="00761461">
        <w:t>(k)</w:t>
      </w:r>
      <w:r>
        <w:rPr>
          <w:rFonts w:hint="eastAsia"/>
        </w:rPr>
        <w:t>:</w:t>
      </w:r>
    </w:p>
    <w:p w:rsidRPr="007820D7" w:rsidR="007820D7" w:rsidP="000431E0" w:rsidRDefault="00761461">
      <w:pPr>
        <w:pStyle w:val="af7"/>
      </w:pPr>
      <w:r w:rsidRPr="00761461">
        <w:rPr>
          <w:rFonts w:hint="eastAsia"/>
        </w:rPr>
        <w:t xml:space="preserve">    </w:t>
      </w:r>
      <w:r w:rsidRPr="007820D7" w:rsidR="007820D7">
        <w:rPr>
          <w:rFonts w:hint="eastAsia"/>
        </w:rPr>
        <w:t>if (INTIALIZATION</w:t>
      </w:r>
    </w:p>
    <w:p w:rsidRPr="007820D7" w:rsidR="007820D7" w:rsidP="000431E0" w:rsidRDefault="007820D7">
      <w:pPr>
        <w:pStyle w:val="af7"/>
      </w:pPr>
      <w:r w:rsidRPr="007820D7">
        <w:rPr>
          <w:rFonts w:hint="eastAsia"/>
        </w:rPr>
        <w:t xml:space="preserve">    </w:t>
      </w:r>
      <w:r w:rsidRPr="00761461" w:rsidR="00761461">
        <w:rPr>
          <w:rFonts w:hint="eastAsia"/>
        </w:rPr>
        <w:t xml:space="preserve">    </w:t>
      </w:r>
      <w:r w:rsidRPr="007820D7">
        <w:rPr>
          <w:rFonts w:hint="eastAsia"/>
        </w:rPr>
        <w:t xml:space="preserve"> or </w:t>
      </w:r>
      <w:hyperlink w:history="1" w:anchor="NoUndetectableDanger_2">
        <w:r w:rsidR="00F131C8">
          <w:rPr>
            <w:rStyle w:val="ac"/>
          </w:rPr>
          <w:t>NoUndetectableDanger_2</w:t>
        </w:r>
      </w:hyperlink>
      <w:r w:rsidRPr="007820D7">
        <w:t>(k)</w:t>
      </w:r>
    </w:p>
    <w:p w:rsidRPr="007820D7" w:rsidR="007820D7" w:rsidP="000431E0" w:rsidRDefault="00761461">
      <w:pPr>
        <w:pStyle w:val="af7"/>
      </w:pPr>
      <w:r w:rsidRPr="00761461">
        <w:rPr>
          <w:rFonts w:hint="eastAsia"/>
        </w:rPr>
        <w:t xml:space="preserve">    </w:t>
      </w:r>
      <w:r w:rsidRPr="007820D7" w:rsidR="007820D7">
        <w:rPr>
          <w:rFonts w:hint="eastAsia"/>
        </w:rPr>
        <w:t xml:space="preserve">     or (</w:t>
      </w:r>
      <w:hyperlink w:history="1" w:anchor="EBappliedForMotionWithoutNUDE">
        <w:r w:rsidR="00F131C8">
          <w:rPr>
            <w:rStyle w:val="ac"/>
          </w:rPr>
          <w:t>EBappliedForMotionWithoutNUDE</w:t>
        </w:r>
      </w:hyperlink>
      <w:r w:rsidRPr="007820D7" w:rsidR="007820D7">
        <w:t>(k-1)</w:t>
      </w:r>
      <w:r w:rsidRPr="007820D7" w:rsidR="007820D7">
        <w:rPr>
          <w:rFonts w:hint="eastAsia"/>
        </w:rPr>
        <w:t xml:space="preserve"> and </w:t>
      </w:r>
      <w:hyperlink w:history="1" w:anchor="TrainFilteredStopped">
        <w:r w:rsidR="008B283E">
          <w:rPr>
            <w:rStyle w:val="ac"/>
          </w:rPr>
          <w:t>TrainFilteredStopped</w:t>
        </w:r>
      </w:hyperlink>
      <w:r w:rsidRPr="007820D7" w:rsidR="007820D7">
        <w:t>(k)</w:t>
      </w:r>
      <w:r w:rsidRPr="007820D7" w:rsidR="007820D7">
        <w:rPr>
          <w:rFonts w:hint="eastAsia"/>
        </w:rPr>
        <w:t>))</w:t>
      </w:r>
    </w:p>
    <w:p w:rsidRPr="007820D7" w:rsidR="007820D7" w:rsidP="000431E0" w:rsidRDefault="00761461">
      <w:pPr>
        <w:pStyle w:val="af7"/>
      </w:pPr>
      <w:r w:rsidRPr="00761461">
        <w:rPr>
          <w:rFonts w:hint="eastAsia"/>
        </w:rPr>
        <w:t xml:space="preserve">    </w:t>
      </w:r>
      <w:r w:rsidRPr="007820D7" w:rsidR="007820D7">
        <w:rPr>
          <w:rFonts w:hint="eastAsia"/>
        </w:rPr>
        <w:t xml:space="preserve"> </w:t>
      </w:r>
      <w:r w:rsidR="003928F2">
        <w:rPr>
          <w:rFonts w:hint="eastAsia"/>
        </w:rPr>
        <w:t xml:space="preserve">   </w:t>
      </w:r>
      <w:r w:rsidRPr="00761461">
        <w:rPr>
          <w:rFonts w:hint="eastAsia"/>
        </w:rPr>
        <w:t>return</w:t>
      </w:r>
      <w:r w:rsidRPr="007820D7" w:rsidR="007820D7">
        <w:t xml:space="preserve"> </w:t>
      </w:r>
      <w:r w:rsidRPr="007820D7" w:rsidR="007820D7">
        <w:rPr>
          <w:rFonts w:hint="eastAsia"/>
        </w:rPr>
        <w:t>0</w:t>
      </w:r>
    </w:p>
    <w:p w:rsidRPr="007820D7" w:rsidR="007820D7" w:rsidP="000431E0" w:rsidRDefault="00761461">
      <w:pPr>
        <w:pStyle w:val="af7"/>
      </w:pPr>
      <w:r w:rsidRPr="00761461">
        <w:rPr>
          <w:rFonts w:hint="eastAsia"/>
        </w:rPr>
        <w:t xml:space="preserve">    </w:t>
      </w:r>
      <w:r w:rsidRPr="007820D7" w:rsidR="007820D7">
        <w:rPr>
          <w:rFonts w:hint="eastAsia"/>
        </w:rPr>
        <w:t>elif (</w:t>
      </w:r>
      <w:hyperlink w:history="1" w:anchor="ValidTrainKinematic">
        <w:r w:rsidR="008B283E">
          <w:rPr>
            <w:rStyle w:val="ac"/>
          </w:rPr>
          <w:t>ValidTrainKinematic</w:t>
        </w:r>
      </w:hyperlink>
      <w:r w:rsidRPr="007820D7" w:rsidR="007820D7">
        <w:t>(k)</w:t>
      </w:r>
      <w:r w:rsidRPr="007820D7" w:rsidR="007820D7">
        <w:rPr>
          <w:rFonts w:hint="eastAsia"/>
        </w:rPr>
        <w:t xml:space="preserve"> != </w:t>
      </w:r>
      <w:r w:rsidRPr="00354FC4" w:rsidR="007820D7">
        <w:rPr>
          <w:rStyle w:val="aff1"/>
          <w:rFonts w:hint="eastAsia"/>
        </w:rPr>
        <w:t>True</w:t>
      </w:r>
      <w:r w:rsidRPr="007820D7" w:rsidR="007820D7">
        <w:rPr>
          <w:rFonts w:hint="eastAsia"/>
        </w:rPr>
        <w:t>)</w:t>
      </w:r>
    </w:p>
    <w:p w:rsidRPr="007820D7" w:rsidR="007820D7" w:rsidP="000431E0" w:rsidRDefault="00761461">
      <w:pPr>
        <w:pStyle w:val="af7"/>
      </w:pPr>
      <w:r w:rsidRPr="00761461">
        <w:rPr>
          <w:rFonts w:hint="eastAsia"/>
        </w:rPr>
        <w:t xml:space="preserve">    </w:t>
      </w:r>
      <w:r w:rsidRPr="007820D7" w:rsidR="007820D7">
        <w:rPr>
          <w:rFonts w:hint="eastAsia"/>
        </w:rPr>
        <w:t xml:space="preserve"> </w:t>
      </w:r>
      <w:r w:rsidR="003928F2">
        <w:rPr>
          <w:rFonts w:hint="eastAsia"/>
        </w:rPr>
        <w:t xml:space="preserve">   </w:t>
      </w:r>
      <w:r w:rsidRPr="00761461">
        <w:rPr>
          <w:rFonts w:hint="eastAsia"/>
        </w:rPr>
        <w:t>return</w:t>
      </w:r>
      <w:r w:rsidRPr="007820D7" w:rsidR="007820D7">
        <w:rPr>
          <w:rFonts w:hint="eastAsia"/>
        </w:rPr>
        <w:t xml:space="preserve"> -1 </w:t>
      </w:r>
      <w:r w:rsidR="009612AB">
        <w:rPr>
          <w:rFonts w:hint="eastAsia"/>
        </w:rPr>
        <w:t>*</w:t>
      </w:r>
      <w:r w:rsidRPr="007820D7" w:rsidR="007820D7">
        <w:rPr>
          <w:rFonts w:hint="eastAsia"/>
        </w:rPr>
        <w:t xml:space="preserve"> </w:t>
      </w:r>
      <w:hyperlink w:history="1" w:anchor="ATPsetting">
        <w:r w:rsidR="00786D0B">
          <w:rPr>
            <w:rStyle w:val="ac"/>
          </w:rPr>
          <w:t>ATPsetting</w:t>
        </w:r>
      </w:hyperlink>
      <w:r w:rsidRPr="007820D7" w:rsidR="007820D7">
        <w:rPr>
          <w:rFonts w:hint="eastAsia"/>
        </w:rPr>
        <w:t>.</w:t>
      </w:r>
      <w:r w:rsidR="004735DB">
        <w:t>NUDEdistanceWithoutMotionAvailable</w:t>
      </w:r>
      <w:r w:rsidRPr="007820D7" w:rsidR="007820D7">
        <w:t>(k)</w:t>
      </w:r>
    </w:p>
    <w:p w:rsidRPr="007820D7" w:rsidR="007820D7" w:rsidP="000431E0" w:rsidRDefault="00761461">
      <w:pPr>
        <w:pStyle w:val="af7"/>
      </w:pPr>
      <w:r w:rsidRPr="00761461">
        <w:rPr>
          <w:rFonts w:hint="eastAsia"/>
        </w:rPr>
        <w:t xml:space="preserve">    </w:t>
      </w:r>
      <w:r w:rsidRPr="007820D7" w:rsidR="007820D7">
        <w:rPr>
          <w:rFonts w:hint="eastAsia"/>
        </w:rPr>
        <w:t>elif (</w:t>
      </w:r>
      <w:hyperlink w:history="1" w:anchor="OdometerState">
        <w:r w:rsidR="00086913">
          <w:rPr>
            <w:rStyle w:val="ac"/>
          </w:rPr>
          <w:t>OdometerState</w:t>
        </w:r>
      </w:hyperlink>
      <w:r w:rsidRPr="00634120" w:rsidR="00086913">
        <w:t xml:space="preserve">(k) </w:t>
      </w:r>
      <w:r w:rsidR="00086913">
        <w:rPr>
          <w:rFonts w:hint="eastAsia"/>
        </w:rPr>
        <w:t>is</w:t>
      </w:r>
      <w:r w:rsidRPr="00634120" w:rsidR="00086913">
        <w:t xml:space="preserve"> </w:t>
      </w:r>
      <w:r w:rsidR="00086913">
        <w:rPr>
          <w:rStyle w:val="aff1"/>
        </w:rPr>
        <w:t>INITIALIZED</w:t>
      </w:r>
      <w:r w:rsidRPr="007820D7" w:rsidR="007820D7">
        <w:rPr>
          <w:rFonts w:hint="eastAsia"/>
        </w:rPr>
        <w:t>)</w:t>
      </w:r>
    </w:p>
    <w:p w:rsidRPr="007820D7" w:rsidR="007820D7" w:rsidP="000431E0" w:rsidRDefault="00761461">
      <w:pPr>
        <w:pStyle w:val="af7"/>
      </w:pPr>
      <w:r w:rsidRPr="00761461">
        <w:rPr>
          <w:rFonts w:hint="eastAsia"/>
        </w:rPr>
        <w:t xml:space="preserve">    </w:t>
      </w:r>
      <w:r w:rsidRPr="007820D7" w:rsidR="007820D7">
        <w:rPr>
          <w:rFonts w:hint="eastAsia"/>
        </w:rPr>
        <w:t xml:space="preserve"> </w:t>
      </w:r>
      <w:r w:rsidR="003928F2">
        <w:rPr>
          <w:rFonts w:hint="eastAsia"/>
        </w:rPr>
        <w:t xml:space="preserve">   </w:t>
      </w:r>
      <w:r w:rsidRPr="007820D7" w:rsidR="007820D7">
        <w:rPr>
          <w:rFonts w:hint="eastAsia"/>
        </w:rPr>
        <w:t>if (</w:t>
      </w:r>
      <w:hyperlink w:history="1" w:anchor="End2RunningForward">
        <w:r w:rsidRPr="0069164B" w:rsidR="00C628FC">
          <w:rPr>
            <w:rStyle w:val="ac"/>
          </w:rPr>
          <w:t>End2RunningForward</w:t>
        </w:r>
      </w:hyperlink>
      <w:r w:rsidRPr="007820D7" w:rsidR="007820D7">
        <w:t>(k)</w:t>
      </w:r>
      <w:r w:rsidRPr="007820D7" w:rsidR="007820D7">
        <w:rPr>
          <w:rFonts w:hint="eastAsia"/>
        </w:rPr>
        <w:t>)</w:t>
      </w:r>
    </w:p>
    <w:p w:rsidRPr="007820D7" w:rsidR="007820D7" w:rsidP="000431E0" w:rsidRDefault="00761461">
      <w:pPr>
        <w:pStyle w:val="af7"/>
      </w:pPr>
      <w:r w:rsidRPr="00761461">
        <w:rPr>
          <w:rFonts w:hint="eastAsia"/>
        </w:rPr>
        <w:t xml:space="preserve">    </w:t>
      </w:r>
      <w:r w:rsidRPr="007820D7" w:rsidR="007820D7">
        <w:rPr>
          <w:rFonts w:hint="eastAsia"/>
        </w:rPr>
        <w:t xml:space="preserve">      </w:t>
      </w:r>
      <w:r w:rsidR="003928F2">
        <w:rPr>
          <w:rFonts w:hint="eastAsia"/>
        </w:rPr>
        <w:t xml:space="preserve">   </w:t>
      </w:r>
      <w:r w:rsidRPr="00761461">
        <w:rPr>
          <w:rFonts w:hint="eastAsia"/>
        </w:rPr>
        <w:t>return</w:t>
      </w:r>
      <w:r w:rsidRPr="007820D7" w:rsidR="007820D7">
        <w:rPr>
          <w:rFonts w:hint="eastAsia"/>
        </w:rPr>
        <w:t xml:space="preserve"> </w:t>
      </w:r>
      <w:hyperlink w:history="1" w:anchor="min">
        <w:r w:rsidRPr="003B2B37" w:rsidR="003B2B37">
          <w:rPr>
            <w:rStyle w:val="ac"/>
          </w:rPr>
          <w:t>min</w:t>
        </w:r>
      </w:hyperlink>
      <w:r w:rsidRPr="007820D7" w:rsidR="007820D7">
        <w:rPr>
          <w:rFonts w:hint="eastAsia"/>
        </w:rPr>
        <w:t xml:space="preserve">(0, </w:t>
      </w:r>
      <w:hyperlink w:history="1" w:anchor="NUDEdistanceAccount_2">
        <w:r w:rsidR="00F131C8">
          <w:rPr>
            <w:rStyle w:val="ac"/>
          </w:rPr>
          <w:t>NUDEdistanceAccount_2</w:t>
        </w:r>
      </w:hyperlink>
      <w:r w:rsidRPr="007820D7" w:rsidR="007820D7">
        <w:rPr>
          <w:rFonts w:hint="eastAsia"/>
        </w:rPr>
        <w:t>(k-1)+</w:t>
      </w:r>
      <w:r w:rsidRPr="007820D7" w:rsidR="007820D7">
        <w:t xml:space="preserve"> </w:t>
      </w:r>
      <w:hyperlink w:history="1" w:anchor="MaximumTrainMotion">
        <w:r w:rsidR="007400C0">
          <w:rPr>
            <w:rStyle w:val="ac"/>
          </w:rPr>
          <w:t>MaximumTrainMotion</w:t>
        </w:r>
      </w:hyperlink>
      <w:r w:rsidRPr="007820D7" w:rsidR="007820D7">
        <w:t>(k)</w:t>
      </w:r>
      <w:r w:rsidRPr="007820D7" w:rsidR="007820D7">
        <w:rPr>
          <w:rFonts w:hint="eastAsia"/>
        </w:rPr>
        <w:t>)</w:t>
      </w:r>
    </w:p>
    <w:p w:rsidRPr="007820D7" w:rsidR="007820D7" w:rsidP="000431E0" w:rsidRDefault="007820D7">
      <w:pPr>
        <w:pStyle w:val="af7"/>
      </w:pPr>
      <w:r w:rsidRPr="007820D7">
        <w:rPr>
          <w:rFonts w:hint="eastAsia"/>
        </w:rPr>
        <w:t xml:space="preserve"> </w:t>
      </w:r>
      <w:r w:rsidR="003928F2">
        <w:rPr>
          <w:rFonts w:hint="eastAsia"/>
        </w:rPr>
        <w:t xml:space="preserve">   </w:t>
      </w:r>
      <w:r w:rsidRPr="00761461" w:rsidR="00761461">
        <w:rPr>
          <w:rFonts w:hint="eastAsia"/>
        </w:rPr>
        <w:t xml:space="preserve">    </w:t>
      </w:r>
      <w:r w:rsidRPr="007820D7">
        <w:rPr>
          <w:rFonts w:hint="eastAsia"/>
        </w:rPr>
        <w:t>else:</w:t>
      </w:r>
    </w:p>
    <w:p w:rsidRPr="007820D7" w:rsidR="007820D7" w:rsidP="000431E0" w:rsidRDefault="00761461">
      <w:pPr>
        <w:pStyle w:val="af7"/>
      </w:pPr>
      <w:r w:rsidRPr="00761461">
        <w:rPr>
          <w:rFonts w:hint="eastAsia"/>
        </w:rPr>
        <w:t xml:space="preserve">    </w:t>
      </w:r>
      <w:r w:rsidRPr="007820D7" w:rsidR="007820D7">
        <w:rPr>
          <w:rFonts w:hint="eastAsia"/>
        </w:rPr>
        <w:t xml:space="preserve">      </w:t>
      </w:r>
      <w:r w:rsidR="003928F2">
        <w:rPr>
          <w:rFonts w:hint="eastAsia"/>
        </w:rPr>
        <w:t xml:space="preserve">   </w:t>
      </w:r>
      <w:r w:rsidRPr="00761461">
        <w:rPr>
          <w:rFonts w:hint="eastAsia"/>
        </w:rPr>
        <w:t>return</w:t>
      </w:r>
      <w:r w:rsidRPr="007820D7" w:rsidR="007820D7">
        <w:rPr>
          <w:rFonts w:hint="eastAsia"/>
        </w:rPr>
        <w:t xml:space="preserve"> </w:t>
      </w:r>
      <w:hyperlink w:history="1" w:anchor="min">
        <w:r w:rsidRPr="003B2B37" w:rsidR="003B2B37">
          <w:rPr>
            <w:rStyle w:val="ac"/>
          </w:rPr>
          <w:t>min</w:t>
        </w:r>
      </w:hyperlink>
      <w:r w:rsidRPr="007820D7" w:rsidR="007820D7">
        <w:rPr>
          <w:rFonts w:hint="eastAsia"/>
        </w:rPr>
        <w:t xml:space="preserve">(0, </w:t>
      </w:r>
      <w:hyperlink w:history="1" w:anchor="NUDEdistanceAccount_2">
        <w:r w:rsidR="00F131C8">
          <w:rPr>
            <w:rStyle w:val="ac"/>
          </w:rPr>
          <w:t>NUDEdistanceAccount_2</w:t>
        </w:r>
      </w:hyperlink>
      <w:r w:rsidRPr="007820D7" w:rsidR="007820D7">
        <w:rPr>
          <w:rFonts w:hint="eastAsia"/>
        </w:rPr>
        <w:t>(k-1)+</w:t>
      </w:r>
      <w:r w:rsidRPr="007820D7" w:rsidR="007820D7">
        <w:t xml:space="preserve"> </w:t>
      </w:r>
      <w:hyperlink w:history="1" w:anchor="MinimumTrainMotion">
        <w:r w:rsidR="00B5344E">
          <w:rPr>
            <w:rStyle w:val="ac"/>
          </w:rPr>
          <w:t>MinimumTrainMotion</w:t>
        </w:r>
      </w:hyperlink>
      <w:r w:rsidRPr="007820D7" w:rsidR="007820D7">
        <w:t>(k)</w:t>
      </w:r>
      <w:r w:rsidRPr="007820D7" w:rsidR="007820D7">
        <w:rPr>
          <w:rFonts w:hint="eastAsia"/>
        </w:rPr>
        <w:t>)</w:t>
      </w:r>
    </w:p>
    <w:p w:rsidRPr="007820D7" w:rsidR="007820D7" w:rsidP="000431E0" w:rsidRDefault="00761461">
      <w:pPr>
        <w:pStyle w:val="af7"/>
      </w:pPr>
      <w:r w:rsidRPr="00761461">
        <w:rPr>
          <w:rFonts w:hint="eastAsia"/>
        </w:rPr>
        <w:t xml:space="preserve">    </w:t>
      </w:r>
      <w:r w:rsidRPr="007820D7" w:rsidR="007820D7">
        <w:rPr>
          <w:rFonts w:hint="eastAsia"/>
        </w:rPr>
        <w:t>else:</w:t>
      </w:r>
    </w:p>
    <w:p w:rsidRPr="007820D7" w:rsidR="007820D7" w:rsidP="000431E0" w:rsidRDefault="007820D7">
      <w:pPr>
        <w:pStyle w:val="af7"/>
      </w:pPr>
      <w:r w:rsidRPr="007820D7">
        <w:rPr>
          <w:rFonts w:hint="eastAsia"/>
        </w:rPr>
        <w:t xml:space="preserve"> </w:t>
      </w:r>
      <w:r w:rsidR="003928F2">
        <w:rPr>
          <w:rFonts w:hint="eastAsia"/>
        </w:rPr>
        <w:t xml:space="preserve">   </w:t>
      </w:r>
      <w:r w:rsidRPr="00761461" w:rsidR="00761461">
        <w:rPr>
          <w:rFonts w:hint="eastAsia"/>
        </w:rPr>
        <w:t xml:space="preserve">    return</w:t>
      </w:r>
      <w:r w:rsidRPr="007820D7">
        <w:t xml:space="preserve"> </w:t>
      </w:r>
      <w:hyperlink w:history="1" w:anchor="NUDEdistanceAccount_2">
        <w:r w:rsidR="00F131C8">
          <w:rPr>
            <w:rStyle w:val="ac"/>
          </w:rPr>
          <w:t>NUDEdistanceAccount_2</w:t>
        </w:r>
      </w:hyperlink>
      <w:r w:rsidRPr="007820D7">
        <w:t>(k</w:t>
      </w:r>
      <w:r w:rsidRPr="007820D7">
        <w:rPr>
          <w:rFonts w:hint="eastAsia"/>
        </w:rPr>
        <w:t>-1</w:t>
      </w:r>
      <w:r w:rsidRPr="007820D7">
        <w:t>)</w:t>
      </w:r>
    </w:p>
    <w:p w:rsidRPr="007820D7" w:rsidR="007820D7" w:rsidP="000C0D62" w:rsidRDefault="007820D7">
      <w:pPr>
        <w:pStyle w:val="ReqtifyAltQ"/>
      </w:pPr>
      <w:r w:rsidRPr="007820D7">
        <w:t>#Category=Functional</w:t>
      </w:r>
    </w:p>
    <w:p w:rsidRPr="007820D7" w:rsidR="007820D7" w:rsidP="000C0D62" w:rsidRDefault="007820D7">
      <w:pPr>
        <w:pStyle w:val="ReqtifyAltQ"/>
      </w:pPr>
      <w:r w:rsidRPr="007820D7">
        <w:t>#Contribution=SIL4</w:t>
      </w:r>
    </w:p>
    <w:p w:rsidR="009328EA" w:rsidP="000C0D62" w:rsidRDefault="007820D7">
      <w:pPr>
        <w:pStyle w:val="ReqtifyAltQ"/>
        <w:rPr>
          <w:ins w:author="常鸣" w:date="2014-07-03T14:27:00Z" w:id="8548"/>
        </w:rPr>
      </w:pPr>
      <w:del w:author="常鸣" w:date="2014-07-03T14:27:00Z" w:id="8549">
        <w:r w:rsidRPr="007820D7" w:rsidDel="009328EA">
          <w:delText>#S</w:delText>
        </w:r>
      </w:del>
      <w:ins w:author="常鸣" w:date="2014-07-03T14:27:00Z" w:id="8550">
        <w:r w:rsidR="009328EA">
          <w:t>#Allocation=ATP Software</w:t>
        </w:r>
      </w:ins>
      <w:ins w:author="常鸣" w:date="2014-07-03T15:01:00Z" w:id="8551">
        <w:r w:rsidR="00AA7E12">
          <w:rPr>
            <w:rFonts w:hint="eastAsia"/>
          </w:rPr>
          <w:t>, Vital Embedded Setting</w:t>
        </w:r>
      </w:ins>
    </w:p>
    <w:p w:rsidRPr="007820D7" w:rsidR="007820D7" w:rsidP="000C0D62" w:rsidRDefault="009328EA">
      <w:pPr>
        <w:pStyle w:val="ReqtifyAltQ"/>
      </w:pPr>
      <w:ins w:author="常鸣" w:date="2014-07-03T14:27:00Z" w:id="8552">
        <w:r>
          <w:t>#S</w:t>
        </w:r>
      </w:ins>
      <w:r w:rsidRPr="007820D7" w:rsidR="007820D7">
        <w:t>ource=</w:t>
      </w:r>
      <w:r w:rsidRPr="007820D7" w:rsidR="007820D7">
        <w:rPr>
          <w:rFonts w:hint="eastAsia"/>
        </w:rPr>
        <w:t>[iTC_CC-SyAD-0352], [iTC_CC-SyAD-0353],</w:t>
      </w:r>
      <w:r w:rsidRPr="00BA1739" w:rsidR="00BA1739">
        <w:t xml:space="preserve"> </w:t>
      </w:r>
      <w:r w:rsidRPr="003D2990" w:rsidR="00BA1739">
        <w:t>[iTC_CC-SyAD-</w:t>
      </w:r>
      <w:r w:rsidR="00BA1739">
        <w:rPr>
          <w:rFonts w:hint="eastAsia"/>
        </w:rPr>
        <w:t>1319</w:t>
      </w:r>
      <w:r w:rsidRPr="003D2990" w:rsidR="00BA1739">
        <w:rPr>
          <w:rFonts w:hint="eastAsia"/>
        </w:rPr>
        <w:t>]</w:t>
      </w:r>
      <w:r w:rsidR="00BA1739">
        <w:rPr>
          <w:rFonts w:hint="eastAsia"/>
        </w:rPr>
        <w:t>,</w:t>
      </w:r>
      <w:r w:rsidRPr="007820D7" w:rsidR="007820D7">
        <w:t xml:space="preserve"> [iTC_CC_ATP_SwHA-0216]</w:t>
      </w:r>
    </w:p>
    <w:p w:rsidRPr="007820D7" w:rsidR="007820D7" w:rsidP="000C0D62" w:rsidRDefault="007820D7">
      <w:pPr>
        <w:pStyle w:val="ReqtifyAltQ"/>
      </w:pPr>
      <w:r w:rsidRPr="007820D7">
        <w:t>[End]</w:t>
      </w:r>
    </w:p>
    <w:p w:rsidRPr="007820D7" w:rsidR="007820D7" w:rsidP="00C93484" w:rsidRDefault="007820D7">
      <w:pPr>
        <w:pStyle w:val="Reqtify"/>
      </w:pPr>
    </w:p>
    <w:p w:rsidRPr="007820D7" w:rsidR="007820D7" w:rsidP="00C93484" w:rsidRDefault="007820D7">
      <w:pPr>
        <w:pStyle w:val="Reqtify"/>
      </w:pPr>
    </w:p>
    <w:p w:rsidRPr="007820D7" w:rsidR="007820D7" w:rsidP="007820D7" w:rsidRDefault="007820D7">
      <w:pPr>
        <w:pStyle w:val="ReqtifyAltR"/>
      </w:pPr>
      <w:r w:rsidRPr="007820D7">
        <w:t>[iTC_CC_ATP-SwRS-0</w:t>
      </w:r>
      <w:r w:rsidRPr="007820D7">
        <w:rPr>
          <w:rFonts w:hint="eastAsia"/>
        </w:rPr>
        <w:t>289</w:t>
      </w:r>
      <w:r w:rsidRPr="007820D7">
        <w:t>]</w:t>
      </w:r>
    </w:p>
    <w:p w:rsidRPr="007820D7" w:rsidR="007820D7" w:rsidP="00C93484" w:rsidRDefault="00C02146">
      <w:pPr>
        <w:pStyle w:val="Reqtify"/>
      </w:pPr>
      <w:bookmarkStart w:name="UndetectDangerMotionWithoutNUDE" w:id="8553"/>
      <w:r w:rsidRPr="00E15E6E">
        <w:rPr>
          <w:rStyle w:val="aff2"/>
          <w:bCs w:val="0"/>
          <w:iCs w:val="0"/>
        </w:rPr>
        <w:lastRenderedPageBreak/>
        <w:t>UndetectDangerMotionWithoutNUDE</w:t>
      </w:r>
      <w:bookmarkEnd w:id="8553"/>
      <w:r w:rsidRPr="007820D7" w:rsidR="007820D7">
        <w:rPr>
          <w:rFonts w:hint="eastAsia"/>
        </w:rPr>
        <w:t>，列车运行超过限定距离，但仍有车头未检测到</w:t>
      </w:r>
      <w:r w:rsidRPr="007820D7" w:rsidR="007820D7">
        <w:rPr>
          <w:rFonts w:hint="eastAsia"/>
        </w:rPr>
        <w:t>NUDE</w:t>
      </w:r>
      <w:r w:rsidRPr="007820D7" w:rsidR="007820D7">
        <w:rPr>
          <w:rFonts w:hint="eastAsia"/>
        </w:rPr>
        <w:t>。</w:t>
      </w:r>
    </w:p>
    <w:p w:rsidRPr="007820D7" w:rsidR="007820D7" w:rsidP="00C93484" w:rsidRDefault="007820D7">
      <w:pPr>
        <w:pStyle w:val="Reqtify"/>
      </w:pPr>
    </w:p>
    <w:p w:rsidRPr="007820D7" w:rsidR="007820D7" w:rsidP="00C93484" w:rsidRDefault="007820D7">
      <w:pPr>
        <w:pStyle w:val="Reqtify"/>
      </w:pPr>
      <w:r w:rsidRPr="007820D7">
        <w:rPr>
          <w:rFonts w:hint="eastAsia"/>
        </w:rPr>
        <w:t xml:space="preserve">When the train has moved without NUDE more than </w:t>
      </w:r>
      <w:r w:rsidRPr="007820D7">
        <w:t>project-restricted</w:t>
      </w:r>
      <w:r w:rsidRPr="007820D7">
        <w:rPr>
          <w:rFonts w:hint="eastAsia"/>
        </w:rPr>
        <w:t xml:space="preserve"> distance, ATP shall set this value to </w:t>
      </w:r>
      <w:r w:rsidRPr="00354FC4">
        <w:rPr>
          <w:rStyle w:val="aff1"/>
          <w:rFonts w:hint="eastAsia"/>
        </w:rPr>
        <w:t>True</w:t>
      </w:r>
      <w:r w:rsidRPr="007820D7">
        <w:rPr>
          <w:rFonts w:hint="eastAsia"/>
        </w:rPr>
        <w:t>.</w:t>
      </w:r>
    </w:p>
    <w:p w:rsidRPr="007820D7" w:rsidR="007820D7" w:rsidP="00C93484" w:rsidRDefault="007820D7">
      <w:pPr>
        <w:pStyle w:val="Reqtify"/>
      </w:pPr>
    </w:p>
    <w:p w:rsidRPr="007820D7" w:rsidR="007820D7" w:rsidP="000431E0" w:rsidRDefault="00532AED">
      <w:pPr>
        <w:pStyle w:val="af7"/>
      </w:pPr>
      <w:hyperlink w:history="1" w:anchor="UndetectDangerMotionWithoutNUDE">
        <w:r w:rsidR="00C02146">
          <w:rPr>
            <w:rStyle w:val="ac"/>
          </w:rPr>
          <w:t>UndetectDangerMotionWithoutNUDE</w:t>
        </w:r>
      </w:hyperlink>
      <w:r w:rsidRPr="007820D7" w:rsidR="007820D7">
        <w:t>(k)</w:t>
      </w:r>
    </w:p>
    <w:p w:rsidRPr="007820D7" w:rsidR="007820D7" w:rsidP="000431E0" w:rsidRDefault="007820D7">
      <w:pPr>
        <w:pStyle w:val="af7"/>
      </w:pPr>
      <w:r w:rsidRPr="007820D7">
        <w:rPr>
          <w:rFonts w:hint="eastAsia"/>
        </w:rPr>
        <w:t xml:space="preserve"> = (</w:t>
      </w:r>
      <w:r w:rsidR="00C32EC4">
        <w:t xml:space="preserve">not </w:t>
      </w:r>
      <w:hyperlink w:history="1" w:anchor="NoUndetectableDanger_1">
        <w:r w:rsidR="00F131C8">
          <w:rPr>
            <w:rStyle w:val="ac"/>
          </w:rPr>
          <w:t>NoUndetectableDanger_1</w:t>
        </w:r>
      </w:hyperlink>
      <w:r w:rsidRPr="007820D7">
        <w:t>(k)</w:t>
      </w:r>
    </w:p>
    <w:p w:rsidRPr="007820D7" w:rsidR="007820D7" w:rsidP="000431E0" w:rsidRDefault="007820D7">
      <w:pPr>
        <w:pStyle w:val="af7"/>
      </w:pPr>
      <w:r w:rsidRPr="007820D7">
        <w:rPr>
          <w:rFonts w:hint="eastAsia"/>
        </w:rPr>
        <w:t xml:space="preserve">       and (</w:t>
      </w:r>
      <w:hyperlink w:history="1" w:anchor="NUDEdistanceAccount_1">
        <w:r w:rsidR="00F131C8">
          <w:rPr>
            <w:rStyle w:val="ac"/>
          </w:rPr>
          <w:t>NUDEdistanceAccount_1</w:t>
        </w:r>
      </w:hyperlink>
      <w:r w:rsidRPr="007820D7">
        <w:t>(k)</w:t>
      </w:r>
      <w:r w:rsidRPr="007820D7">
        <w:rPr>
          <w:rFonts w:hint="eastAsia"/>
        </w:rPr>
        <w:t xml:space="preserve">&gt; </w:t>
      </w:r>
      <w:hyperlink w:history="1" w:anchor="ATPsetting">
        <w:r w:rsidR="00786D0B">
          <w:rPr>
            <w:rStyle w:val="ac"/>
          </w:rPr>
          <w:t>ATPsetting</w:t>
        </w:r>
      </w:hyperlink>
      <w:r w:rsidRPr="007820D7">
        <w:rPr>
          <w:rFonts w:hint="eastAsia"/>
        </w:rPr>
        <w:t>.</w:t>
      </w:r>
      <w:r w:rsidR="004735DB">
        <w:rPr>
          <w:rFonts w:hint="eastAsia"/>
        </w:rPr>
        <w:t>NUDElimitDistance</w:t>
      </w:r>
      <w:r w:rsidRPr="007820D7">
        <w:rPr>
          <w:rFonts w:hint="eastAsia"/>
        </w:rPr>
        <w:t>))</w:t>
      </w:r>
    </w:p>
    <w:p w:rsidRPr="007820D7" w:rsidR="007820D7" w:rsidP="000431E0" w:rsidRDefault="007820D7">
      <w:pPr>
        <w:pStyle w:val="af7"/>
      </w:pPr>
      <w:r w:rsidRPr="007820D7">
        <w:rPr>
          <w:rFonts w:hint="eastAsia"/>
        </w:rPr>
        <w:t xml:space="preserve">    or (</w:t>
      </w:r>
      <w:r w:rsidR="00C32EC4">
        <w:t xml:space="preserve">not </w:t>
      </w:r>
      <w:hyperlink w:history="1" w:anchor="NoUndetectableDanger_2">
        <w:r w:rsidR="00F131C8">
          <w:rPr>
            <w:rStyle w:val="ac"/>
          </w:rPr>
          <w:t>NoUndetectableDanger_2</w:t>
        </w:r>
      </w:hyperlink>
      <w:r w:rsidRPr="007820D7">
        <w:t>(k)</w:t>
      </w:r>
    </w:p>
    <w:p w:rsidRPr="007820D7" w:rsidR="007820D7" w:rsidP="000431E0" w:rsidRDefault="007820D7">
      <w:pPr>
        <w:pStyle w:val="af7"/>
      </w:pPr>
      <w:r w:rsidRPr="007820D7">
        <w:rPr>
          <w:rFonts w:hint="eastAsia"/>
        </w:rPr>
        <w:t xml:space="preserve">         and (</w:t>
      </w:r>
      <w:hyperlink w:history="1" w:anchor="NUDEdistanceAccount_2">
        <w:r w:rsidR="00F131C8">
          <w:rPr>
            <w:rStyle w:val="ac"/>
          </w:rPr>
          <w:t>NUDEdistanceAccount_2</w:t>
        </w:r>
      </w:hyperlink>
      <w:r w:rsidRPr="007820D7">
        <w:t>(k)</w:t>
      </w:r>
      <w:r w:rsidRPr="007820D7">
        <w:rPr>
          <w:rFonts w:hint="eastAsia"/>
        </w:rPr>
        <w:t xml:space="preserve">&lt; -1 </w:t>
      </w:r>
      <w:r w:rsidR="009612AB">
        <w:rPr>
          <w:rFonts w:hint="eastAsia"/>
        </w:rPr>
        <w:t>*</w:t>
      </w:r>
      <w:r w:rsidRPr="007820D7">
        <w:rPr>
          <w:rFonts w:hint="eastAsia"/>
        </w:rPr>
        <w:t xml:space="preserve"> </w:t>
      </w:r>
      <w:hyperlink w:history="1" w:anchor="ATPsetting">
        <w:r w:rsidR="00786D0B">
          <w:rPr>
            <w:rStyle w:val="ac"/>
          </w:rPr>
          <w:t>ATPsetting</w:t>
        </w:r>
      </w:hyperlink>
      <w:r w:rsidRPr="007820D7">
        <w:rPr>
          <w:rFonts w:hint="eastAsia"/>
        </w:rPr>
        <w:t>.</w:t>
      </w:r>
      <w:r w:rsidR="004735DB">
        <w:rPr>
          <w:rFonts w:hint="eastAsia"/>
        </w:rPr>
        <w:t>NUDElimitDistance</w:t>
      </w:r>
      <w:r w:rsidRPr="007820D7">
        <w:rPr>
          <w:rFonts w:hint="eastAsia"/>
        </w:rPr>
        <w:t>)))</w:t>
      </w:r>
    </w:p>
    <w:p w:rsidRPr="007820D7" w:rsidR="007820D7" w:rsidP="000C0D62" w:rsidRDefault="007820D7">
      <w:pPr>
        <w:pStyle w:val="ReqtifyAltQ"/>
      </w:pPr>
      <w:r w:rsidRPr="007820D7">
        <w:t>#Category=Functional</w:t>
      </w:r>
    </w:p>
    <w:p w:rsidRPr="007820D7" w:rsidR="007820D7" w:rsidP="000C0D62" w:rsidRDefault="007820D7">
      <w:pPr>
        <w:pStyle w:val="ReqtifyAltQ"/>
      </w:pPr>
      <w:r w:rsidRPr="007820D7">
        <w:t>#Contribution=SIL4</w:t>
      </w:r>
    </w:p>
    <w:p w:rsidR="009328EA" w:rsidP="000C0D62" w:rsidRDefault="007820D7">
      <w:pPr>
        <w:pStyle w:val="ReqtifyAltQ"/>
        <w:rPr>
          <w:ins w:author="常鸣" w:date="2014-07-03T14:27:00Z" w:id="8554"/>
        </w:rPr>
      </w:pPr>
      <w:del w:author="常鸣" w:date="2014-07-03T14:27:00Z" w:id="8555">
        <w:r w:rsidRPr="007820D7" w:rsidDel="009328EA">
          <w:delText>#S</w:delText>
        </w:r>
      </w:del>
      <w:ins w:author="常鸣" w:date="2014-07-03T14:27:00Z" w:id="8556">
        <w:r w:rsidR="009328EA">
          <w:t>#Allocation=ATP Software</w:t>
        </w:r>
      </w:ins>
      <w:ins w:author="常鸣" w:date="2014-07-03T15:01:00Z" w:id="8557">
        <w:r w:rsidR="00AA7E12">
          <w:rPr>
            <w:rFonts w:hint="eastAsia"/>
          </w:rPr>
          <w:t>, Vital Embedded Setting</w:t>
        </w:r>
      </w:ins>
    </w:p>
    <w:p w:rsidRPr="007820D7" w:rsidR="007820D7" w:rsidP="000C0D62" w:rsidRDefault="009328EA">
      <w:pPr>
        <w:pStyle w:val="ReqtifyAltQ"/>
      </w:pPr>
      <w:ins w:author="常鸣" w:date="2014-07-03T14:27:00Z" w:id="8558">
        <w:r>
          <w:t>#S</w:t>
        </w:r>
      </w:ins>
      <w:r w:rsidRPr="007820D7" w:rsidR="007820D7">
        <w:t>ource=</w:t>
      </w:r>
      <w:r w:rsidRPr="007820D7" w:rsidR="007820D7">
        <w:rPr>
          <w:rFonts w:hint="eastAsia"/>
        </w:rPr>
        <w:t>[iTC_CC-SyAD-0352], [</w:t>
      </w:r>
      <w:r w:rsidRPr="007820D7" w:rsidR="007820D7">
        <w:t>iTC_CC_ATP_SwHA-0114</w:t>
      </w:r>
      <w:r w:rsidRPr="007820D7" w:rsidR="007820D7">
        <w:rPr>
          <w:rFonts w:hint="eastAsia"/>
        </w:rPr>
        <w:t>]</w:t>
      </w:r>
    </w:p>
    <w:p w:rsidRPr="007820D7" w:rsidR="007820D7" w:rsidP="000C0D62" w:rsidRDefault="007820D7">
      <w:pPr>
        <w:pStyle w:val="ReqtifyAltQ"/>
      </w:pPr>
      <w:r w:rsidRPr="007820D7">
        <w:t>[End]</w:t>
      </w:r>
    </w:p>
    <w:p w:rsidRPr="007820D7" w:rsidR="007820D7" w:rsidP="00C93484" w:rsidRDefault="007820D7">
      <w:pPr>
        <w:pStyle w:val="Reqtify"/>
      </w:pPr>
    </w:p>
    <w:p w:rsidRPr="007820D7" w:rsidR="007820D7" w:rsidP="00C93484" w:rsidRDefault="007820D7">
      <w:pPr>
        <w:pStyle w:val="Reqtify"/>
      </w:pPr>
    </w:p>
    <w:p w:rsidRPr="007820D7" w:rsidR="007820D7" w:rsidP="007820D7" w:rsidRDefault="007820D7">
      <w:pPr>
        <w:pStyle w:val="ReqtifyAltR"/>
      </w:pPr>
      <w:r w:rsidRPr="007820D7">
        <w:t>[iTC_CC_ATP-SwRS-0</w:t>
      </w:r>
      <w:r w:rsidRPr="007820D7">
        <w:rPr>
          <w:rFonts w:hint="eastAsia"/>
        </w:rPr>
        <w:t>290</w:t>
      </w:r>
      <w:r w:rsidRPr="007820D7">
        <w:t>]</w:t>
      </w:r>
    </w:p>
    <w:p w:rsidRPr="007820D7" w:rsidR="007820D7" w:rsidP="00C93484" w:rsidRDefault="00F131C8">
      <w:pPr>
        <w:pStyle w:val="Reqtify"/>
      </w:pPr>
      <w:bookmarkStart w:name="EBappliedForMotionWithoutNUDE" w:id="8559"/>
      <w:r w:rsidRPr="00E15E6E">
        <w:rPr>
          <w:rStyle w:val="aff2"/>
          <w:bCs w:val="0"/>
          <w:iCs w:val="0"/>
        </w:rPr>
        <w:t>EBappliedForMotionWithoutNUDE</w:t>
      </w:r>
      <w:bookmarkEnd w:id="8559"/>
      <w:r w:rsidRPr="007820D7" w:rsidR="007820D7">
        <w:rPr>
          <w:rFonts w:hint="eastAsia"/>
        </w:rPr>
        <w:t>，保证由</w:t>
      </w:r>
      <w:r w:rsidRPr="007820D7" w:rsidR="007820D7">
        <w:rPr>
          <w:rFonts w:hint="eastAsia"/>
        </w:rPr>
        <w:t>NUDE</w:t>
      </w:r>
      <w:r w:rsidRPr="007820D7" w:rsidR="007820D7">
        <w:rPr>
          <w:rFonts w:hint="eastAsia"/>
        </w:rPr>
        <w:t>导致的</w:t>
      </w:r>
      <w:r w:rsidRPr="007820D7" w:rsidR="007820D7">
        <w:rPr>
          <w:rFonts w:hint="eastAsia"/>
        </w:rPr>
        <w:t>EB</w:t>
      </w:r>
      <w:r w:rsidRPr="007820D7" w:rsidR="007820D7">
        <w:rPr>
          <w:rFonts w:hint="eastAsia"/>
        </w:rPr>
        <w:t>会延迟一段时间。即：</w:t>
      </w:r>
    </w:p>
    <w:p w:rsidRPr="007820D7" w:rsidR="007820D7" w:rsidP="00FA0FBB" w:rsidRDefault="007820D7">
      <w:pPr>
        <w:pStyle w:val="AltX"/>
      </w:pPr>
      <w:r w:rsidRPr="007820D7">
        <w:rPr>
          <w:rFonts w:hint="eastAsia"/>
        </w:rPr>
        <w:t>当</w:t>
      </w:r>
      <w:hyperlink w:history="1" w:anchor="UndetectDangerMotionWithoutNUDE">
        <w:r w:rsidR="00E15E6E">
          <w:rPr>
            <w:rStyle w:val="ac"/>
          </w:rPr>
          <w:t>UndetectDangerMotionWithoutNUDE</w:t>
        </w:r>
      </w:hyperlink>
      <w:r w:rsidRPr="007820D7">
        <w:rPr>
          <w:rFonts w:hint="eastAsia"/>
        </w:rPr>
        <w:t>为</w:t>
      </w:r>
      <w:r w:rsidRPr="007820D7">
        <w:rPr>
          <w:rStyle w:val="aff1"/>
        </w:rPr>
        <w:t>True</w:t>
      </w:r>
      <w:r w:rsidRPr="007820D7">
        <w:rPr>
          <w:rFonts w:hint="eastAsia"/>
        </w:rPr>
        <w:t>时，设置</w:t>
      </w:r>
      <w:r w:rsidRPr="007820D7">
        <w:rPr>
          <w:rStyle w:val="aff2"/>
          <w:rFonts w:hint="eastAsia"/>
        </w:rPr>
        <w:t>EBappliedForMotionWithoutNUDE</w:t>
      </w:r>
      <w:r w:rsidRPr="007820D7">
        <w:rPr>
          <w:rFonts w:hint="eastAsia"/>
        </w:rPr>
        <w:t>为</w:t>
      </w:r>
      <w:r w:rsidRPr="007820D7">
        <w:rPr>
          <w:rStyle w:val="aff1"/>
        </w:rPr>
        <w:t>True</w:t>
      </w:r>
      <w:r w:rsidRPr="007820D7">
        <w:rPr>
          <w:rFonts w:hint="eastAsia"/>
        </w:rPr>
        <w:t>；</w:t>
      </w:r>
    </w:p>
    <w:p w:rsidRPr="007820D7" w:rsidR="007820D7" w:rsidP="00FA0FBB" w:rsidRDefault="007820D7">
      <w:pPr>
        <w:pStyle w:val="AltX"/>
      </w:pPr>
      <w:r w:rsidRPr="007820D7">
        <w:rPr>
          <w:rFonts w:hint="eastAsia"/>
        </w:rPr>
        <w:t>当</w:t>
      </w:r>
      <w:hyperlink w:history="1" w:anchor="UndetectDangerMotionWithoutNUDE">
        <w:r w:rsidR="00E15E6E">
          <w:rPr>
            <w:rStyle w:val="ac"/>
          </w:rPr>
          <w:t>UndetectDangerMotionWithoutNUDE</w:t>
        </w:r>
      </w:hyperlink>
      <w:r w:rsidRPr="007820D7">
        <w:rPr>
          <w:rFonts w:hint="eastAsia"/>
        </w:rPr>
        <w:t>由</w:t>
      </w:r>
      <w:r w:rsidRPr="007820D7">
        <w:rPr>
          <w:rStyle w:val="aff1"/>
        </w:rPr>
        <w:t>True</w:t>
      </w:r>
      <w:r w:rsidRPr="007820D7">
        <w:rPr>
          <w:rFonts w:hint="eastAsia"/>
        </w:rPr>
        <w:t>变为</w:t>
      </w:r>
      <w:r w:rsidRPr="007820D7">
        <w:rPr>
          <w:rStyle w:val="aff1"/>
        </w:rPr>
        <w:t>False</w:t>
      </w:r>
      <w:r w:rsidRPr="007820D7">
        <w:rPr>
          <w:rFonts w:hint="eastAsia"/>
        </w:rPr>
        <w:t>后，还需保持</w:t>
      </w:r>
      <w:r w:rsidRPr="007820D7">
        <w:rPr>
          <w:rStyle w:val="aff2"/>
          <w:rFonts w:hint="eastAsia"/>
        </w:rPr>
        <w:t>EBappliedForMotionWithoutNUDE</w:t>
      </w:r>
      <w:r w:rsidRPr="007820D7" w:rsidDel="00292958">
        <w:rPr>
          <w:rFonts w:hint="eastAsia"/>
        </w:rPr>
        <w:t xml:space="preserve"> </w:t>
      </w:r>
      <w:r w:rsidRPr="007820D7">
        <w:rPr>
          <w:rFonts w:hint="eastAsia"/>
        </w:rPr>
        <w:t>在</w:t>
      </w:r>
      <w:hyperlink w:history="1" w:anchor="ATPsetting">
        <w:r w:rsidRPr="00E15E6E">
          <w:rPr>
            <w:rStyle w:val="ac"/>
            <w:rFonts w:hint="eastAsia"/>
          </w:rPr>
          <w:t>ATPsetting</w:t>
        </w:r>
      </w:hyperlink>
      <w:r w:rsidRPr="007820D7">
        <w:rPr>
          <w:rFonts w:hint="eastAsia"/>
        </w:rPr>
        <w:t>.</w:t>
      </w:r>
      <w:r w:rsidR="004735DB">
        <w:rPr>
          <w:rFonts w:hint="eastAsia"/>
        </w:rPr>
        <w:t>NUDEtrainStopDurationBeforeEBrelease</w:t>
      </w:r>
      <w:r w:rsidRPr="007820D7">
        <w:rPr>
          <w:rFonts w:hint="eastAsia"/>
        </w:rPr>
        <w:t>时间内为</w:t>
      </w:r>
      <w:r w:rsidRPr="007820D7">
        <w:rPr>
          <w:rStyle w:val="aff1"/>
          <w:rFonts w:hint="eastAsia"/>
        </w:rPr>
        <w:t>True</w:t>
      </w:r>
      <w:r w:rsidRPr="007820D7">
        <w:rPr>
          <w:rFonts w:hint="eastAsia"/>
        </w:rPr>
        <w:t>；</w:t>
      </w:r>
    </w:p>
    <w:p w:rsidRPr="007820D7" w:rsidR="007820D7" w:rsidP="00FA0FBB" w:rsidRDefault="007820D7">
      <w:pPr>
        <w:pStyle w:val="AltX"/>
      </w:pPr>
      <w:r w:rsidRPr="007820D7">
        <w:rPr>
          <w:rFonts w:hint="eastAsia"/>
        </w:rPr>
        <w:t>超过上述时间后，该值为</w:t>
      </w:r>
      <w:r w:rsidRPr="007820D7">
        <w:rPr>
          <w:rStyle w:val="aff1"/>
        </w:rPr>
        <w:t>False</w:t>
      </w:r>
      <w:r w:rsidRPr="007820D7">
        <w:rPr>
          <w:rFonts w:hint="eastAsia"/>
        </w:rPr>
        <w:t>。</w:t>
      </w:r>
    </w:p>
    <w:p w:rsidRPr="007820D7" w:rsidR="007820D7" w:rsidP="00C93484" w:rsidRDefault="007820D7">
      <w:pPr>
        <w:pStyle w:val="Reqtify"/>
      </w:pPr>
    </w:p>
    <w:p w:rsidRPr="007820D7" w:rsidR="007820D7" w:rsidP="00C93484" w:rsidRDefault="007820D7">
      <w:pPr>
        <w:pStyle w:val="Reqtify"/>
      </w:pPr>
      <w:r w:rsidRPr="007820D7">
        <w:t xml:space="preserve">The EB </w:t>
      </w:r>
      <w:r w:rsidRPr="007820D7">
        <w:rPr>
          <w:rFonts w:hint="eastAsia"/>
        </w:rPr>
        <w:t>r</w:t>
      </w:r>
      <w:r w:rsidRPr="007820D7">
        <w:t xml:space="preserve">equest shall be maintained to </w:t>
      </w:r>
      <w:r w:rsidRPr="00354FC4">
        <w:rPr>
          <w:rStyle w:val="aff1"/>
        </w:rPr>
        <w:t>True</w:t>
      </w:r>
      <w:r w:rsidRPr="007820D7">
        <w:t xml:space="preserve"> during the application time </w:t>
      </w:r>
      <w:hyperlink w:history="1" w:anchor="ATPsetting">
        <w:r w:rsidR="00786D0B">
          <w:rPr>
            <w:rStyle w:val="ac"/>
          </w:rPr>
          <w:t>ATPsetting</w:t>
        </w:r>
      </w:hyperlink>
      <w:r w:rsidRPr="007820D7">
        <w:rPr>
          <w:rFonts w:hint="eastAsia"/>
        </w:rPr>
        <w:t>.</w:t>
      </w:r>
      <w:r w:rsidR="004735DB">
        <w:rPr>
          <w:rFonts w:hint="eastAsia"/>
        </w:rPr>
        <w:t>NUDEtrainStopDurationBeforeEBrelease</w:t>
      </w:r>
      <w:r w:rsidRPr="007820D7">
        <w:rPr>
          <w:rFonts w:hint="eastAsia"/>
        </w:rPr>
        <w:t>, if the train has moved without NUDE more than project restricted distance.</w:t>
      </w:r>
    </w:p>
    <w:p w:rsidRPr="007820D7" w:rsidR="007820D7" w:rsidP="00FA0FBB" w:rsidRDefault="007820D7">
      <w:pPr>
        <w:pStyle w:val="AltX"/>
      </w:pPr>
      <w:r w:rsidRPr="007820D7">
        <w:t> When </w:t>
      </w:r>
      <w:hyperlink w:history="1" w:anchor="UndetectDangerMotionWithoutNUDE">
        <w:r w:rsidR="00C02146">
          <w:rPr>
            <w:rStyle w:val="ac"/>
          </w:rPr>
          <w:t>UndetectDangerMotionWithoutNUDE</w:t>
        </w:r>
      </w:hyperlink>
      <w:r w:rsidRPr="007820D7">
        <w:rPr>
          <w:rFonts w:hint="eastAsia"/>
        </w:rPr>
        <w:t xml:space="preserve"> </w:t>
      </w:r>
      <w:r w:rsidRPr="007820D7">
        <w:t>is </w:t>
      </w:r>
      <w:r w:rsidRPr="00354FC4">
        <w:rPr>
          <w:rStyle w:val="aff1"/>
        </w:rPr>
        <w:t>True</w:t>
      </w:r>
      <w:r w:rsidR="005E5A04">
        <w:t>,</w:t>
      </w:r>
      <w:r w:rsidRPr="007820D7">
        <w:t> </w:t>
      </w:r>
      <w:r w:rsidRPr="007820D7">
        <w:rPr>
          <w:rFonts w:hint="eastAsia"/>
        </w:rPr>
        <w:t xml:space="preserve">ATP shall </w:t>
      </w:r>
      <w:r w:rsidRPr="007820D7">
        <w:t>set </w:t>
      </w:r>
      <w:hyperlink w:history="1" w:anchor="EBappliedForMotionWithoutNUDE">
        <w:r w:rsidR="00F131C8">
          <w:rPr>
            <w:rStyle w:val="ac"/>
            <w:noProof/>
          </w:rPr>
          <w:t>EBappliedForMotionWithoutNUDE</w:t>
        </w:r>
      </w:hyperlink>
      <w:r w:rsidRPr="007820D7">
        <w:t> to </w:t>
      </w:r>
      <w:r w:rsidRPr="00354FC4">
        <w:rPr>
          <w:rStyle w:val="aff1"/>
        </w:rPr>
        <w:t>True</w:t>
      </w:r>
      <w:r w:rsidRPr="007820D7">
        <w:t>;</w:t>
      </w:r>
    </w:p>
    <w:p w:rsidRPr="007820D7" w:rsidR="007820D7" w:rsidP="00FA0FBB" w:rsidRDefault="007820D7">
      <w:pPr>
        <w:pStyle w:val="AltX"/>
      </w:pPr>
      <w:r w:rsidRPr="007820D7">
        <w:t> When </w:t>
      </w:r>
      <w:hyperlink w:history="1" w:anchor="UndetectDangerMotionWithoutNUDE">
        <w:r w:rsidR="00C02146">
          <w:rPr>
            <w:rStyle w:val="ac"/>
          </w:rPr>
          <w:t>UndetectDangerMotionWithoutNUDE</w:t>
        </w:r>
      </w:hyperlink>
      <w:r w:rsidRPr="007820D7">
        <w:rPr>
          <w:rFonts w:hint="eastAsia"/>
        </w:rPr>
        <w:t xml:space="preserve"> change from</w:t>
      </w:r>
      <w:r w:rsidRPr="007820D7">
        <w:t> </w:t>
      </w:r>
      <w:r w:rsidRPr="00354FC4">
        <w:rPr>
          <w:rStyle w:val="aff1"/>
        </w:rPr>
        <w:t>True</w:t>
      </w:r>
      <w:r w:rsidRPr="007820D7">
        <w:t> </w:t>
      </w:r>
      <w:r w:rsidRPr="007820D7">
        <w:rPr>
          <w:rFonts w:hint="eastAsia"/>
        </w:rPr>
        <w:t xml:space="preserve">to </w:t>
      </w:r>
      <w:r w:rsidRPr="00354FC4">
        <w:rPr>
          <w:rStyle w:val="aff1"/>
        </w:rPr>
        <w:t>False</w:t>
      </w:r>
      <w:r w:rsidRPr="007820D7">
        <w:t xml:space="preserve">, </w:t>
      </w:r>
      <w:r w:rsidRPr="007820D7">
        <w:rPr>
          <w:rFonts w:hint="eastAsia"/>
        </w:rPr>
        <w:t xml:space="preserve"> ATP shall </w:t>
      </w:r>
      <w:r w:rsidRPr="007820D7">
        <w:t>maintain </w:t>
      </w:r>
      <w:hyperlink w:history="1" w:anchor="EBappliedForMotionWithoutNUDE">
        <w:r w:rsidR="00F131C8">
          <w:rPr>
            <w:rStyle w:val="ac"/>
            <w:noProof/>
          </w:rPr>
          <w:t>EBappliedForMotionWithoutNUDE</w:t>
        </w:r>
      </w:hyperlink>
      <w:r w:rsidRPr="007820D7">
        <w:t> </w:t>
      </w:r>
      <w:r w:rsidRPr="007820D7">
        <w:rPr>
          <w:rFonts w:hint="eastAsia"/>
        </w:rPr>
        <w:t xml:space="preserve">to </w:t>
      </w:r>
      <w:r w:rsidRPr="00354FC4">
        <w:rPr>
          <w:rStyle w:val="aff1"/>
          <w:rFonts w:hint="eastAsia"/>
        </w:rPr>
        <w:t>True</w:t>
      </w:r>
      <w:r w:rsidRPr="007820D7">
        <w:rPr>
          <w:rFonts w:hint="eastAsia"/>
        </w:rPr>
        <w:t xml:space="preserve"> in period </w:t>
      </w:r>
      <w:hyperlink w:history="1" w:anchor="ATPsetting">
        <w:r w:rsidR="00786D0B">
          <w:rPr>
            <w:rStyle w:val="ac"/>
          </w:rPr>
          <w:t>ATPsetting</w:t>
        </w:r>
      </w:hyperlink>
      <w:r w:rsidRPr="007820D7">
        <w:t>.</w:t>
      </w:r>
      <w:r w:rsidR="004735DB">
        <w:t>NUDEtrainStopDurationBeforeEBrelease</w:t>
      </w:r>
      <w:r w:rsidRPr="007820D7">
        <w:rPr>
          <w:rFonts w:hint="eastAsia"/>
        </w:rPr>
        <w:t>；</w:t>
      </w:r>
    </w:p>
    <w:p w:rsidRPr="007820D7" w:rsidR="007820D7" w:rsidP="00FA0FBB" w:rsidRDefault="007820D7">
      <w:pPr>
        <w:pStyle w:val="AltX"/>
      </w:pPr>
      <w:r w:rsidRPr="007820D7">
        <w:t>Over the time, </w:t>
      </w:r>
      <w:r w:rsidRPr="007820D7">
        <w:rPr>
          <w:rFonts w:hint="eastAsia"/>
        </w:rPr>
        <w:t xml:space="preserve">set </w:t>
      </w:r>
      <w:r w:rsidRPr="007820D7">
        <w:t>th</w:t>
      </w:r>
      <w:r w:rsidRPr="007820D7">
        <w:rPr>
          <w:rFonts w:hint="eastAsia"/>
        </w:rPr>
        <w:t>is</w:t>
      </w:r>
      <w:r w:rsidRPr="007820D7">
        <w:t xml:space="preserve"> value </w:t>
      </w:r>
      <w:r w:rsidRPr="007820D7">
        <w:rPr>
          <w:rFonts w:hint="eastAsia"/>
        </w:rPr>
        <w:t>to</w:t>
      </w:r>
      <w:r w:rsidRPr="007820D7">
        <w:t> </w:t>
      </w:r>
      <w:r w:rsidRPr="00354FC4">
        <w:rPr>
          <w:rStyle w:val="aff1"/>
        </w:rPr>
        <w:t>False</w:t>
      </w:r>
      <w:r w:rsidRPr="007820D7">
        <w:t>.</w:t>
      </w:r>
    </w:p>
    <w:p w:rsidRPr="00446F6F" w:rsidR="00446F6F" w:rsidP="000431E0" w:rsidRDefault="00446F6F">
      <w:pPr>
        <w:pStyle w:val="af7"/>
      </w:pPr>
      <w:r w:rsidRPr="00446F6F">
        <w:t xml:space="preserve">def </w:t>
      </w:r>
      <w:hyperlink w:history="1" w:anchor="EBappliedForMotionWithoutNUDE">
        <w:r w:rsidRPr="00446F6F">
          <w:rPr>
            <w:rStyle w:val="ac"/>
          </w:rPr>
          <w:t>EBappliedForMotionWithoutNUDE</w:t>
        </w:r>
      </w:hyperlink>
      <w:r w:rsidRPr="00446F6F">
        <w:t>(k):</w:t>
      </w:r>
    </w:p>
    <w:p w:rsidRPr="00446F6F" w:rsidR="00446F6F" w:rsidP="000431E0" w:rsidRDefault="00446F6F">
      <w:pPr>
        <w:pStyle w:val="af7"/>
      </w:pPr>
      <w:r w:rsidRPr="00446F6F">
        <w:t xml:space="preserve">    if (</w:t>
      </w:r>
      <w:hyperlink w:history="1" w:anchor="UndetectDangerMotionWithoutNUDE">
        <w:r w:rsidRPr="00446F6F">
          <w:rPr>
            <w:rStyle w:val="ac"/>
          </w:rPr>
          <w:t>UndetectDangerMotionWithoutNUDE</w:t>
        </w:r>
      </w:hyperlink>
      <w:r w:rsidRPr="00446F6F">
        <w:t>(k)):</w:t>
      </w:r>
    </w:p>
    <w:p w:rsidRPr="00446F6F" w:rsidR="00446F6F" w:rsidP="000431E0" w:rsidRDefault="00446F6F">
      <w:pPr>
        <w:pStyle w:val="af7"/>
      </w:pPr>
      <w:r w:rsidRPr="00446F6F">
        <w:t xml:space="preserve">        NudeEBreleaseCounter = 0</w:t>
      </w:r>
    </w:p>
    <w:p w:rsidRPr="00446F6F" w:rsidR="00446F6F" w:rsidP="000431E0" w:rsidRDefault="00446F6F">
      <w:pPr>
        <w:pStyle w:val="af7"/>
      </w:pPr>
      <w:r w:rsidRPr="00446F6F">
        <w:lastRenderedPageBreak/>
        <w:t xml:space="preserve">        return </w:t>
      </w:r>
      <w:r w:rsidRPr="00446F6F">
        <w:rPr>
          <w:rStyle w:val="aff1"/>
        </w:rPr>
        <w:t>True</w:t>
      </w:r>
    </w:p>
    <w:p w:rsidRPr="00446F6F" w:rsidR="00446F6F" w:rsidP="000431E0" w:rsidRDefault="00446F6F">
      <w:pPr>
        <w:pStyle w:val="af7"/>
      </w:pPr>
      <w:r w:rsidRPr="00446F6F">
        <w:t xml:space="preserve">    elif (NudeEBreleaseCounter &lt; </w:t>
      </w:r>
      <w:hyperlink w:history="1" w:anchor="ATPsettings">
        <w:r w:rsidRPr="00446F6F">
          <w:rPr>
            <w:rStyle w:val="ac"/>
          </w:rPr>
          <w:t>ATPsettings</w:t>
        </w:r>
      </w:hyperlink>
      <w:r w:rsidRPr="00446F6F">
        <w:t>.NUDEtrainStopDurationBeforeEBrelease):</w:t>
      </w:r>
    </w:p>
    <w:p w:rsidRPr="00446F6F" w:rsidR="00446F6F" w:rsidP="000431E0" w:rsidRDefault="00446F6F">
      <w:pPr>
        <w:pStyle w:val="af7"/>
      </w:pPr>
      <w:r w:rsidRPr="00446F6F">
        <w:t xml:space="preserve">        NudeEBreleaseCounter = NudeEBreleaseCounter(k-1) + 1</w:t>
      </w:r>
    </w:p>
    <w:p w:rsidRPr="00446F6F" w:rsidR="00446F6F" w:rsidP="000431E0" w:rsidRDefault="00446F6F">
      <w:pPr>
        <w:pStyle w:val="af7"/>
      </w:pPr>
      <w:r w:rsidRPr="00446F6F">
        <w:t xml:space="preserve">        return </w:t>
      </w:r>
      <w:r w:rsidRPr="00446F6F">
        <w:rPr>
          <w:rStyle w:val="aff1"/>
        </w:rPr>
        <w:t>True</w:t>
      </w:r>
    </w:p>
    <w:p w:rsidRPr="00446F6F" w:rsidR="00446F6F" w:rsidP="000431E0" w:rsidRDefault="00446F6F">
      <w:pPr>
        <w:pStyle w:val="af7"/>
      </w:pPr>
      <w:r w:rsidRPr="00446F6F">
        <w:t xml:space="preserve">    else:</w:t>
      </w:r>
    </w:p>
    <w:p w:rsidR="00446F6F" w:rsidP="000431E0" w:rsidRDefault="00446F6F">
      <w:pPr>
        <w:pStyle w:val="af7"/>
      </w:pPr>
      <w:r w:rsidRPr="00446F6F">
        <w:t xml:space="preserve">        return </w:t>
      </w:r>
      <w:r w:rsidRPr="00446F6F">
        <w:rPr>
          <w:rStyle w:val="aff1"/>
        </w:rPr>
        <w:t>False</w:t>
      </w:r>
    </w:p>
    <w:p w:rsidRPr="007820D7" w:rsidR="007820D7" w:rsidP="000C0D62" w:rsidRDefault="007820D7">
      <w:pPr>
        <w:pStyle w:val="ReqtifyAltQ"/>
      </w:pPr>
      <w:r w:rsidRPr="007820D7">
        <w:t>#Category=Functional</w:t>
      </w:r>
    </w:p>
    <w:p w:rsidRPr="007820D7" w:rsidR="007820D7" w:rsidP="000C0D62" w:rsidRDefault="007820D7">
      <w:pPr>
        <w:pStyle w:val="ReqtifyAltQ"/>
      </w:pPr>
      <w:r w:rsidRPr="007820D7">
        <w:t>#Contribution=SIL4</w:t>
      </w:r>
    </w:p>
    <w:p w:rsidR="009328EA" w:rsidP="000C0D62" w:rsidRDefault="007820D7">
      <w:pPr>
        <w:pStyle w:val="ReqtifyAltQ"/>
        <w:rPr>
          <w:ins w:author="常鸣" w:date="2014-07-03T14:27:00Z" w:id="8560"/>
        </w:rPr>
      </w:pPr>
      <w:del w:author="常鸣" w:date="2014-07-03T14:27:00Z" w:id="8561">
        <w:r w:rsidRPr="007820D7" w:rsidDel="009328EA">
          <w:delText>#S</w:delText>
        </w:r>
      </w:del>
      <w:ins w:author="常鸣" w:date="2014-07-03T14:27:00Z" w:id="8562">
        <w:r w:rsidR="009328EA">
          <w:t>#Allocation=ATP Software</w:t>
        </w:r>
      </w:ins>
      <w:ins w:author="常鸣" w:date="2014-07-03T15:01:00Z" w:id="8563">
        <w:r w:rsidR="00AA7E12">
          <w:rPr>
            <w:rFonts w:hint="eastAsia"/>
          </w:rPr>
          <w:t>, Vital Embedded Setting</w:t>
        </w:r>
      </w:ins>
    </w:p>
    <w:p w:rsidRPr="007820D7" w:rsidR="007820D7" w:rsidP="000C0D62" w:rsidRDefault="009328EA">
      <w:pPr>
        <w:pStyle w:val="ReqtifyAltQ"/>
      </w:pPr>
      <w:ins w:author="常鸣" w:date="2014-07-03T14:27:00Z" w:id="8564">
        <w:r>
          <w:t>#S</w:t>
        </w:r>
      </w:ins>
      <w:r w:rsidRPr="007820D7" w:rsidR="007820D7">
        <w:t>ource=</w:t>
      </w:r>
      <w:r w:rsidRPr="007820D7" w:rsidR="007820D7">
        <w:rPr>
          <w:rFonts w:hint="eastAsia"/>
        </w:rPr>
        <w:t>[iTC_CC-SyAD-0352], [iTC_CC-SyAD-0355],</w:t>
      </w:r>
      <w:r w:rsidRPr="00BA1739" w:rsidR="00BA1739">
        <w:t xml:space="preserve"> </w:t>
      </w:r>
      <w:r w:rsidRPr="003D2990" w:rsidR="00BA1739">
        <w:t>[iTC_CC-SyAD-</w:t>
      </w:r>
      <w:r w:rsidR="00BA1739">
        <w:rPr>
          <w:rFonts w:hint="eastAsia"/>
        </w:rPr>
        <w:t>1320</w:t>
      </w:r>
      <w:r w:rsidRPr="003D2990" w:rsidR="00BA1739">
        <w:rPr>
          <w:rFonts w:hint="eastAsia"/>
        </w:rPr>
        <w:t>]</w:t>
      </w:r>
      <w:r w:rsidR="00BA1739">
        <w:rPr>
          <w:rFonts w:hint="eastAsia"/>
        </w:rPr>
        <w:t>,</w:t>
      </w:r>
      <w:r w:rsidRPr="007820D7" w:rsidR="007820D7">
        <w:rPr>
          <w:rFonts w:hint="eastAsia"/>
        </w:rPr>
        <w:t xml:space="preserve"> [</w:t>
      </w:r>
      <w:r w:rsidRPr="007820D7" w:rsidR="007820D7">
        <w:t>iTC_CC_ATP_SwHA-0114</w:t>
      </w:r>
      <w:r w:rsidRPr="007820D7" w:rsidR="007820D7">
        <w:rPr>
          <w:rFonts w:hint="eastAsia"/>
        </w:rPr>
        <w:t>]</w:t>
      </w:r>
    </w:p>
    <w:p w:rsidRPr="007820D7" w:rsidR="007820D7" w:rsidP="000C0D62" w:rsidRDefault="007820D7">
      <w:pPr>
        <w:pStyle w:val="ReqtifyAltQ"/>
      </w:pPr>
      <w:r w:rsidRPr="007820D7">
        <w:t>[End]</w:t>
      </w:r>
    </w:p>
    <w:p w:rsidRPr="007820D7" w:rsidR="007820D7" w:rsidP="00C93484" w:rsidRDefault="007820D7">
      <w:pPr>
        <w:pStyle w:val="Reqtify"/>
      </w:pPr>
    </w:p>
    <w:p w:rsidRPr="007820D7" w:rsidR="007820D7" w:rsidP="00C93484" w:rsidRDefault="007820D7">
      <w:pPr>
        <w:pStyle w:val="Reqtify"/>
      </w:pPr>
    </w:p>
    <w:p w:rsidRPr="007820D7" w:rsidR="007820D7" w:rsidP="007820D7" w:rsidRDefault="007820D7">
      <w:pPr>
        <w:pStyle w:val="ReqtifyAltR"/>
      </w:pPr>
      <w:r w:rsidRPr="007820D7">
        <w:t>[iTC_CC_ATP-SwRS-0</w:t>
      </w:r>
      <w:r w:rsidRPr="007820D7">
        <w:rPr>
          <w:rFonts w:hint="eastAsia"/>
        </w:rPr>
        <w:t>291</w:t>
      </w:r>
      <w:r w:rsidRPr="007820D7">
        <w:t>]</w:t>
      </w:r>
    </w:p>
    <w:p w:rsidRPr="007820D7" w:rsidR="007820D7" w:rsidP="00C93484" w:rsidRDefault="00F131C8">
      <w:pPr>
        <w:pStyle w:val="Reqtify"/>
      </w:pPr>
      <w:bookmarkStart w:name="EBforUndetectableDangerRisk" w:id="8565"/>
      <w:r w:rsidRPr="00E15E6E">
        <w:rPr>
          <w:rStyle w:val="aff2"/>
          <w:bCs w:val="0"/>
          <w:iCs w:val="0"/>
        </w:rPr>
        <w:t>EBforUndetectableDangerRisk</w:t>
      </w:r>
      <w:bookmarkEnd w:id="8565"/>
      <w:r w:rsidRPr="007820D7" w:rsidR="007820D7">
        <w:rPr>
          <w:rFonts w:hint="eastAsia"/>
        </w:rPr>
        <w:t>，由“无法侦测的危险”导致</w:t>
      </w:r>
      <w:r w:rsidRPr="007820D7" w:rsidR="007820D7">
        <w:rPr>
          <w:rFonts w:hint="eastAsia"/>
        </w:rPr>
        <w:t>EB</w:t>
      </w:r>
      <w:r w:rsidRPr="007820D7" w:rsidR="007820D7">
        <w:rPr>
          <w:rFonts w:hint="eastAsia"/>
        </w:rPr>
        <w:t>并停车后，</w:t>
      </w:r>
      <w:r w:rsidRPr="007820D7" w:rsidR="007820D7">
        <w:rPr>
          <w:rFonts w:hint="eastAsia"/>
        </w:rPr>
        <w:t>ATP</w:t>
      </w:r>
      <w:r w:rsidRPr="007820D7" w:rsidR="007820D7">
        <w:rPr>
          <w:rFonts w:hint="eastAsia"/>
        </w:rPr>
        <w:t>应当根据项目配置判断是否输出</w:t>
      </w:r>
      <w:r w:rsidRPr="007820D7" w:rsidR="007820D7">
        <w:rPr>
          <w:rFonts w:hint="eastAsia"/>
        </w:rPr>
        <w:t>EB</w:t>
      </w:r>
      <w:r w:rsidRPr="007820D7" w:rsidR="007820D7">
        <w:rPr>
          <w:rFonts w:hint="eastAsia"/>
        </w:rPr>
        <w:t>。</w:t>
      </w:r>
    </w:p>
    <w:p w:rsidRPr="007820D7" w:rsidR="007820D7" w:rsidP="00C93484" w:rsidRDefault="007820D7">
      <w:pPr>
        <w:pStyle w:val="Reqtify"/>
      </w:pPr>
    </w:p>
    <w:p w:rsidRPr="007820D7" w:rsidR="007820D7" w:rsidP="00C93484" w:rsidRDefault="007820D7">
      <w:pPr>
        <w:pStyle w:val="Reqtify"/>
      </w:pPr>
      <w:r w:rsidRPr="007820D7">
        <w:rPr>
          <w:rFonts w:hint="eastAsia"/>
        </w:rPr>
        <w:t>When the train has triggered emergency brake causing by the "undetectable danger risk" and has stopped, ATP shall determine whether keeping the EB output according to the project configuration.</w:t>
      </w:r>
    </w:p>
    <w:p w:rsidRPr="007820D7" w:rsidR="007820D7" w:rsidP="00C93484" w:rsidRDefault="007820D7">
      <w:pPr>
        <w:pStyle w:val="Reqtify"/>
      </w:pPr>
    </w:p>
    <w:p w:rsidRPr="007820D7" w:rsidR="007820D7" w:rsidP="000431E0" w:rsidRDefault="00532AED">
      <w:pPr>
        <w:pStyle w:val="af7"/>
      </w:pPr>
      <w:hyperlink w:history="1" w:anchor="EBforUndetectableDangerRisk">
        <w:r w:rsidR="00F131C8">
          <w:rPr>
            <w:rStyle w:val="ac"/>
          </w:rPr>
          <w:t>EBforUndetectableDangerRisk</w:t>
        </w:r>
      </w:hyperlink>
      <w:r w:rsidRPr="007820D7" w:rsidR="007820D7">
        <w:t>(k)</w:t>
      </w:r>
    </w:p>
    <w:p w:rsidRPr="007820D7" w:rsidR="007820D7" w:rsidP="000431E0" w:rsidRDefault="007820D7">
      <w:pPr>
        <w:pStyle w:val="af7"/>
      </w:pPr>
      <w:r w:rsidRPr="007820D7">
        <w:rPr>
          <w:rFonts w:hint="eastAsia"/>
        </w:rPr>
        <w:t xml:space="preserve"> = (</w:t>
      </w:r>
      <w:hyperlink w:history="1" w:anchor="EBappliedForMotionWithoutNUDE">
        <w:r w:rsidR="00F131C8">
          <w:rPr>
            <w:rStyle w:val="ac"/>
          </w:rPr>
          <w:t>EBappliedForMotionWithoutNUDE</w:t>
        </w:r>
      </w:hyperlink>
      <w:r w:rsidRPr="007820D7">
        <w:rPr>
          <w:rFonts w:hint="eastAsia"/>
        </w:rPr>
        <w:t>(k)</w:t>
      </w:r>
    </w:p>
    <w:p w:rsidRPr="007820D7" w:rsidR="007820D7" w:rsidP="000431E0" w:rsidRDefault="007820D7">
      <w:pPr>
        <w:pStyle w:val="af7"/>
      </w:pPr>
      <w:r w:rsidRPr="007820D7">
        <w:rPr>
          <w:rFonts w:hint="eastAsia"/>
        </w:rPr>
        <w:t xml:space="preserve">   or (</w:t>
      </w:r>
      <w:hyperlink w:history="1" w:anchor="UndetectableDangerRiskForNoNUDE">
        <w:r w:rsidR="00DE2C68">
          <w:rPr>
            <w:rStyle w:val="ac"/>
          </w:rPr>
          <w:t>UndetectableDangerRiskForNoNUDE</w:t>
        </w:r>
      </w:hyperlink>
      <w:r w:rsidRPr="007820D7">
        <w:t>(k)</w:t>
      </w:r>
    </w:p>
    <w:p w:rsidRPr="007820D7" w:rsidR="007820D7" w:rsidP="000431E0" w:rsidRDefault="007820D7">
      <w:pPr>
        <w:pStyle w:val="af7"/>
      </w:pPr>
      <w:r w:rsidRPr="007820D7">
        <w:rPr>
          <w:rFonts w:hint="eastAsia"/>
        </w:rPr>
        <w:t xml:space="preserve">       and (</w:t>
      </w:r>
      <w:r w:rsidR="00C32EC4">
        <w:t xml:space="preserve">not </w:t>
      </w:r>
      <w:hyperlink w:history="1" w:anchor="TrainFilteredStopped">
        <w:r w:rsidR="008B283E">
          <w:rPr>
            <w:rStyle w:val="ac"/>
          </w:rPr>
          <w:t>TrainFilteredStopped</w:t>
        </w:r>
      </w:hyperlink>
      <w:r w:rsidRPr="007820D7">
        <w:t>(k)</w:t>
      </w:r>
    </w:p>
    <w:p w:rsidRPr="007820D7" w:rsidR="007820D7" w:rsidP="000431E0" w:rsidRDefault="007820D7">
      <w:pPr>
        <w:pStyle w:val="af7"/>
      </w:pPr>
      <w:r w:rsidRPr="007820D7">
        <w:rPr>
          <w:rFonts w:hint="eastAsia"/>
        </w:rPr>
        <w:t xml:space="preserve">            or (</w:t>
      </w:r>
      <w:hyperlink w:history="1" w:anchor="ATPsetting">
        <w:r w:rsidR="00786D0B">
          <w:rPr>
            <w:rStyle w:val="ac"/>
          </w:rPr>
          <w:t>ATPsetting</w:t>
        </w:r>
      </w:hyperlink>
      <w:r w:rsidRPr="007820D7">
        <w:rPr>
          <w:rFonts w:hint="eastAsia"/>
        </w:rPr>
        <w:t>.</w:t>
      </w:r>
      <w:r w:rsidR="004735DB">
        <w:rPr>
          <w:rFonts w:hint="eastAsia"/>
        </w:rPr>
        <w:t>NUDEimmoBehaviourAtFS</w:t>
      </w:r>
      <w:r w:rsidR="007E4220">
        <w:rPr>
          <w:rFonts w:hint="eastAsia"/>
        </w:rPr>
        <w:t xml:space="preserve"> </w:t>
      </w:r>
      <w:r w:rsidRPr="007820D7">
        <w:rPr>
          <w:rFonts w:hint="eastAsia"/>
        </w:rPr>
        <w:t xml:space="preserve">== </w:t>
      </w:r>
      <w:r w:rsidRPr="007820D7">
        <w:rPr>
          <w:rStyle w:val="aff1"/>
          <w:rFonts w:hint="eastAsia"/>
        </w:rPr>
        <w:t>IB_APPLY_EMERGENCY_BRAKE</w:t>
      </w:r>
      <w:r w:rsidRPr="007820D7">
        <w:rPr>
          <w:rFonts w:hint="eastAsia"/>
        </w:rPr>
        <w:t>)</w:t>
      </w:r>
    </w:p>
    <w:p w:rsidRPr="007820D7" w:rsidR="007820D7" w:rsidP="000431E0" w:rsidRDefault="007820D7">
      <w:pPr>
        <w:pStyle w:val="af7"/>
      </w:pPr>
      <w:r w:rsidRPr="007820D7">
        <w:rPr>
          <w:rFonts w:hint="eastAsia"/>
        </w:rPr>
        <w:t xml:space="preserve">            or ((</w:t>
      </w:r>
      <w:hyperlink w:history="1" w:anchor="ATPsetting">
        <w:r w:rsidR="00786D0B">
          <w:rPr>
            <w:rStyle w:val="ac"/>
          </w:rPr>
          <w:t>ATPsetting</w:t>
        </w:r>
      </w:hyperlink>
      <w:r w:rsidRPr="007820D7">
        <w:rPr>
          <w:rFonts w:hint="eastAsia"/>
        </w:rPr>
        <w:t>.</w:t>
      </w:r>
      <w:r w:rsidR="004735DB">
        <w:rPr>
          <w:rFonts w:hint="eastAsia"/>
        </w:rPr>
        <w:t>NUDEimmoBehaviourAtFS</w:t>
      </w:r>
      <w:r w:rsidRPr="007820D7">
        <w:rPr>
          <w:rFonts w:hint="eastAsia"/>
        </w:rPr>
        <w:t xml:space="preserve"> == </w:t>
      </w:r>
      <w:r w:rsidRPr="007820D7">
        <w:rPr>
          <w:rStyle w:val="aff1"/>
          <w:rFonts w:hint="eastAsia"/>
        </w:rPr>
        <w:t>IB_APPLY_EMERGENCY_BRAKE_WHEN_TRIGGERED</w:t>
      </w:r>
      <w:r w:rsidRPr="007820D7">
        <w:rPr>
          <w:rFonts w:hint="eastAsia"/>
        </w:rPr>
        <w:t>)</w:t>
      </w:r>
    </w:p>
    <w:p w:rsidRPr="007820D7" w:rsidR="007820D7" w:rsidP="000431E0" w:rsidRDefault="007820D7">
      <w:pPr>
        <w:pStyle w:val="af7"/>
      </w:pPr>
      <w:r w:rsidRPr="007820D7">
        <w:rPr>
          <w:rFonts w:hint="eastAsia"/>
        </w:rPr>
        <w:t xml:space="preserve">                  and (</w:t>
      </w:r>
      <w:r w:rsidR="00C32EC4">
        <w:t xml:space="preserve">not </w:t>
      </w:r>
      <w:hyperlink w:history="1" w:anchor="InhibitEmergencyBrake">
        <w:r w:rsidR="00813AB3">
          <w:rPr>
            <w:rStyle w:val="ac"/>
          </w:rPr>
          <w:t>InhibitEmergencyBrake</w:t>
        </w:r>
      </w:hyperlink>
      <w:r w:rsidRPr="007820D7">
        <w:t>(</w:t>
      </w:r>
      <w:r w:rsidRPr="007820D7">
        <w:rPr>
          <w:rFonts w:hint="eastAsia"/>
        </w:rPr>
        <w:t>k-1))))))</w:t>
      </w:r>
    </w:p>
    <w:p w:rsidRPr="007820D7" w:rsidR="007820D7" w:rsidP="000C0D62" w:rsidRDefault="007820D7">
      <w:pPr>
        <w:pStyle w:val="ReqtifyAltQ"/>
      </w:pPr>
      <w:r w:rsidRPr="007820D7">
        <w:t>#Category=Functional</w:t>
      </w:r>
    </w:p>
    <w:p w:rsidRPr="007820D7" w:rsidR="007820D7" w:rsidP="000C0D62" w:rsidRDefault="007820D7">
      <w:pPr>
        <w:pStyle w:val="ReqtifyAltQ"/>
      </w:pPr>
      <w:r w:rsidRPr="007820D7">
        <w:t>#Contribution=SIL4</w:t>
      </w:r>
    </w:p>
    <w:p w:rsidR="009328EA" w:rsidP="000C0D62" w:rsidRDefault="007820D7">
      <w:pPr>
        <w:pStyle w:val="ReqtifyAltQ"/>
        <w:rPr>
          <w:ins w:author="常鸣" w:date="2014-07-03T14:27:00Z" w:id="8566"/>
        </w:rPr>
      </w:pPr>
      <w:del w:author="常鸣" w:date="2014-07-03T14:27:00Z" w:id="8567">
        <w:r w:rsidRPr="007820D7" w:rsidDel="009328EA">
          <w:delText>#S</w:delText>
        </w:r>
      </w:del>
      <w:ins w:author="常鸣" w:date="2014-07-03T14:27:00Z" w:id="8568">
        <w:r w:rsidR="009328EA">
          <w:t>#Allocation=ATP Software</w:t>
        </w:r>
      </w:ins>
      <w:ins w:author="常鸣" w:date="2014-07-03T15:01:00Z" w:id="8569">
        <w:r w:rsidR="00AA7E12">
          <w:rPr>
            <w:rFonts w:hint="eastAsia"/>
          </w:rPr>
          <w:t>, Vital Embedded Setting</w:t>
        </w:r>
      </w:ins>
    </w:p>
    <w:p w:rsidRPr="007820D7" w:rsidR="007820D7" w:rsidP="000C0D62" w:rsidRDefault="009328EA">
      <w:pPr>
        <w:pStyle w:val="ReqtifyAltQ"/>
      </w:pPr>
      <w:ins w:author="常鸣" w:date="2014-07-03T14:27:00Z" w:id="8570">
        <w:r>
          <w:t>#S</w:t>
        </w:r>
      </w:ins>
      <w:r w:rsidRPr="007820D7" w:rsidR="007820D7">
        <w:t>ource=</w:t>
      </w:r>
      <w:r w:rsidRPr="007820D7" w:rsidR="007820D7">
        <w:rPr>
          <w:rFonts w:hint="eastAsia"/>
        </w:rPr>
        <w:t>[iTC_CC-SyAD-0352], [iTC_CC-SyAD-0355],</w:t>
      </w:r>
      <w:r w:rsidRPr="00BA1739" w:rsidR="00BA1739">
        <w:t xml:space="preserve"> </w:t>
      </w:r>
      <w:r w:rsidRPr="003D2990" w:rsidR="00BA1739">
        <w:t>[iTC_CC-SyAD-</w:t>
      </w:r>
      <w:r w:rsidR="00BA1739">
        <w:rPr>
          <w:rFonts w:hint="eastAsia"/>
        </w:rPr>
        <w:t>1320</w:t>
      </w:r>
      <w:r w:rsidRPr="003D2990" w:rsidR="00BA1739">
        <w:rPr>
          <w:rFonts w:hint="eastAsia"/>
        </w:rPr>
        <w:t>]</w:t>
      </w:r>
      <w:r w:rsidR="00BA1739">
        <w:rPr>
          <w:rFonts w:hint="eastAsia"/>
        </w:rPr>
        <w:t>,</w:t>
      </w:r>
      <w:r w:rsidRPr="007820D7" w:rsidR="007820D7">
        <w:rPr>
          <w:rFonts w:hint="eastAsia"/>
        </w:rPr>
        <w:t xml:space="preserve"> [</w:t>
      </w:r>
      <w:r w:rsidRPr="007820D7" w:rsidR="007820D7">
        <w:t>iTC_CC_ATP_SwHA-0115</w:t>
      </w:r>
      <w:r w:rsidRPr="007820D7" w:rsidR="007820D7">
        <w:rPr>
          <w:rFonts w:hint="eastAsia"/>
        </w:rPr>
        <w:t>]</w:t>
      </w:r>
    </w:p>
    <w:p w:rsidRPr="007820D7" w:rsidR="007820D7" w:rsidP="000C0D62" w:rsidRDefault="007820D7">
      <w:pPr>
        <w:pStyle w:val="ReqtifyAltQ"/>
      </w:pPr>
      <w:r w:rsidRPr="007820D7">
        <w:t>[End]</w:t>
      </w:r>
    </w:p>
    <w:p w:rsidRPr="007820D7" w:rsidR="007820D7" w:rsidP="00C93484" w:rsidRDefault="007820D7">
      <w:pPr>
        <w:pStyle w:val="Reqtify"/>
      </w:pPr>
    </w:p>
    <w:p w:rsidRPr="007820D7" w:rsidR="007820D7" w:rsidP="00934391" w:rsidRDefault="007820D7">
      <w:pPr>
        <w:pStyle w:val="3"/>
      </w:pPr>
      <w:r w:rsidRPr="007820D7">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194"/>
        <w:gridCol w:w="184"/>
        <w:gridCol w:w="1670"/>
        <w:gridCol w:w="100"/>
        <w:gridCol w:w="1469"/>
        <w:gridCol w:w="35"/>
        <w:gridCol w:w="1634"/>
      </w:tblGrid>
      <w:tr w:rsidRPr="00785CC7" w:rsidR="007820D7" w:rsidTr="009B35DB">
        <w:tc>
          <w:tcPr>
            <w:tcW w:w="2258" w:type="pct"/>
            <w:tcBorders>
              <w:top w:val="single" w:color="000000" w:sz="12" w:space="0"/>
              <w:bottom w:val="single" w:color="000000" w:sz="4" w:space="0"/>
            </w:tcBorders>
            <w:shd w:val="clear" w:color="auto" w:fill="E0E0E0"/>
          </w:tcPr>
          <w:p w:rsidRPr="007820D7" w:rsidR="007820D7" w:rsidP="00FA0FBB" w:rsidRDefault="007820D7">
            <w:pPr>
              <w:pStyle w:val="af6"/>
            </w:pPr>
            <w:r w:rsidRPr="007820D7">
              <w:t>Name</w:t>
            </w:r>
          </w:p>
        </w:tc>
        <w:tc>
          <w:tcPr>
            <w:tcW w:w="998" w:type="pct"/>
            <w:gridSpan w:val="2"/>
            <w:tcBorders>
              <w:top w:val="single" w:color="000000" w:sz="12" w:space="0"/>
              <w:bottom w:val="single" w:color="000000" w:sz="4" w:space="0"/>
            </w:tcBorders>
            <w:shd w:val="clear" w:color="auto" w:fill="E0E0E0"/>
          </w:tcPr>
          <w:p w:rsidRPr="007820D7" w:rsidR="007820D7" w:rsidP="00FA0FBB" w:rsidRDefault="007820D7">
            <w:pPr>
              <w:pStyle w:val="af6"/>
            </w:pPr>
            <w:r w:rsidRPr="007820D7">
              <w:rPr>
                <w:rFonts w:hint="eastAsia"/>
              </w:rPr>
              <w:t>Safety Critical</w:t>
            </w:r>
          </w:p>
        </w:tc>
        <w:tc>
          <w:tcPr>
            <w:tcW w:w="845" w:type="pct"/>
            <w:gridSpan w:val="2"/>
            <w:tcBorders>
              <w:top w:val="single" w:color="000000" w:sz="12" w:space="0"/>
              <w:bottom w:val="single" w:color="000000" w:sz="4" w:space="0"/>
            </w:tcBorders>
            <w:shd w:val="clear" w:color="auto" w:fill="E0E0E0"/>
          </w:tcPr>
          <w:p w:rsidRPr="007820D7" w:rsidR="007820D7" w:rsidP="00FA0FBB" w:rsidRDefault="007820D7">
            <w:pPr>
              <w:pStyle w:val="af6"/>
            </w:pPr>
            <w:r w:rsidRPr="007820D7">
              <w:t>Observable</w:t>
            </w:r>
          </w:p>
        </w:tc>
        <w:tc>
          <w:tcPr>
            <w:tcW w:w="899" w:type="pct"/>
            <w:gridSpan w:val="2"/>
            <w:tcBorders>
              <w:top w:val="single" w:color="000000" w:sz="12" w:space="0"/>
              <w:bottom w:val="single" w:color="000000" w:sz="4" w:space="0"/>
            </w:tcBorders>
            <w:shd w:val="clear" w:color="auto" w:fill="E0E0E0"/>
          </w:tcPr>
          <w:p w:rsidRPr="007820D7" w:rsidR="007820D7" w:rsidP="00FA0FBB" w:rsidRDefault="007820D7">
            <w:pPr>
              <w:pStyle w:val="af6"/>
            </w:pPr>
            <w:r w:rsidRPr="007820D7">
              <w:t>Logical Type</w:t>
            </w:r>
          </w:p>
        </w:tc>
      </w:tr>
      <w:tr w:rsidR="00E92EF5" w:rsidTr="009B35DB">
        <w:tc>
          <w:tcPr>
            <w:tcW w:w="2357" w:type="pct"/>
            <w:gridSpan w:val="2"/>
            <w:tcBorders>
              <w:top w:val="single" w:color="000000" w:sz="4" w:space="0"/>
            </w:tcBorders>
            <w:shd w:val="clear" w:color="auto" w:fill="auto"/>
          </w:tcPr>
          <w:p w:rsidRPr="007820D7" w:rsidR="00E92EF5" w:rsidP="00591D6B" w:rsidRDefault="00532AED">
            <w:pPr>
              <w:pStyle w:val="AltB0"/>
            </w:pPr>
            <w:hyperlink w:history="1" w:anchor="EBappliedForMotionWithoutNUDE">
              <w:r w:rsidR="00E92EF5">
                <w:rPr>
                  <w:rStyle w:val="ac"/>
                </w:rPr>
                <w:t>EBappliedForMotionWithoutNUDE</w:t>
              </w:r>
            </w:hyperlink>
          </w:p>
        </w:tc>
        <w:tc>
          <w:tcPr>
            <w:tcW w:w="953" w:type="pct"/>
            <w:gridSpan w:val="2"/>
            <w:tcBorders>
              <w:top w:val="single" w:color="000000" w:sz="4" w:space="0"/>
            </w:tcBorders>
          </w:tcPr>
          <w:p w:rsidR="00E92EF5" w:rsidP="00591D6B" w:rsidRDefault="00E92EF5">
            <w:pPr>
              <w:pStyle w:val="AltB0"/>
            </w:pPr>
            <w:r>
              <w:rPr>
                <w:rFonts w:hint="eastAsia"/>
              </w:rPr>
              <w:t>√</w:t>
            </w:r>
          </w:p>
        </w:tc>
        <w:tc>
          <w:tcPr>
            <w:tcW w:w="810" w:type="pct"/>
            <w:gridSpan w:val="2"/>
            <w:tcBorders>
              <w:top w:val="single" w:color="000000" w:sz="4" w:space="0"/>
            </w:tcBorders>
            <w:shd w:val="clear" w:color="auto" w:fill="auto"/>
          </w:tcPr>
          <w:p w:rsidR="00E92EF5" w:rsidP="00591D6B" w:rsidRDefault="00E92EF5">
            <w:pPr>
              <w:pStyle w:val="AltB0"/>
            </w:pPr>
            <w:r>
              <w:rPr>
                <w:rFonts w:hint="eastAsia"/>
              </w:rPr>
              <w:t>√</w:t>
            </w:r>
          </w:p>
        </w:tc>
        <w:tc>
          <w:tcPr>
            <w:tcW w:w="880"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B35DB">
        <w:tc>
          <w:tcPr>
            <w:tcW w:w="2357" w:type="pct"/>
            <w:gridSpan w:val="2"/>
            <w:shd w:val="clear" w:color="auto" w:fill="auto"/>
          </w:tcPr>
          <w:p w:rsidRPr="007820D7" w:rsidR="00E92EF5" w:rsidP="00591D6B" w:rsidRDefault="00532AED">
            <w:pPr>
              <w:pStyle w:val="AltB0"/>
            </w:pPr>
            <w:hyperlink w:history="1" w:anchor="EBforUndetectableDangerRisk">
              <w:r w:rsidR="00E92EF5">
                <w:rPr>
                  <w:rStyle w:val="ac"/>
                </w:rPr>
                <w:t>EBforUndetectableDangerRisk</w:t>
              </w:r>
            </w:hyperlink>
          </w:p>
        </w:tc>
        <w:tc>
          <w:tcPr>
            <w:tcW w:w="953" w:type="pct"/>
            <w:gridSpan w:val="2"/>
          </w:tcPr>
          <w:p w:rsidR="00E92EF5" w:rsidP="00591D6B" w:rsidRDefault="00E92EF5">
            <w:pPr>
              <w:pStyle w:val="AltB0"/>
            </w:pPr>
            <w:r>
              <w:rPr>
                <w:rFonts w:hint="eastAsia"/>
              </w:rPr>
              <w:t>√</w:t>
            </w:r>
          </w:p>
        </w:tc>
        <w:tc>
          <w:tcPr>
            <w:tcW w:w="810" w:type="pct"/>
            <w:gridSpan w:val="2"/>
            <w:shd w:val="clear" w:color="auto" w:fill="auto"/>
          </w:tcPr>
          <w:p w:rsidR="00E92EF5" w:rsidP="00591D6B" w:rsidRDefault="00E92EF5">
            <w:pPr>
              <w:pStyle w:val="AltB0"/>
            </w:pPr>
            <w:r>
              <w:rPr>
                <w:rFonts w:hint="eastAsia"/>
              </w:rPr>
              <w:t>√</w:t>
            </w:r>
          </w:p>
        </w:tc>
        <w:tc>
          <w:tcPr>
            <w:tcW w:w="880"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B35DB">
        <w:tc>
          <w:tcPr>
            <w:tcW w:w="2357" w:type="pct"/>
            <w:gridSpan w:val="2"/>
            <w:shd w:val="clear" w:color="auto" w:fill="auto"/>
          </w:tcPr>
          <w:p w:rsidRPr="007820D7" w:rsidR="00E92EF5" w:rsidP="00591D6B" w:rsidRDefault="00532AED">
            <w:pPr>
              <w:pStyle w:val="AltB0"/>
            </w:pPr>
            <w:hyperlink w:history="1" w:anchor="NotRestrictiveZoneLogicalInput">
              <w:r w:rsidR="00E92EF5">
                <w:rPr>
                  <w:rStyle w:val="ac"/>
                </w:rPr>
                <w:t>NotRestrictiveZoneLogicalInput</w:t>
              </w:r>
            </w:hyperlink>
          </w:p>
        </w:tc>
        <w:tc>
          <w:tcPr>
            <w:tcW w:w="953" w:type="pct"/>
            <w:gridSpan w:val="2"/>
          </w:tcPr>
          <w:p w:rsidR="00E92EF5" w:rsidP="00591D6B" w:rsidRDefault="00E92EF5">
            <w:pPr>
              <w:pStyle w:val="AltB0"/>
            </w:pPr>
            <w:r>
              <w:rPr>
                <w:rFonts w:hint="eastAsia"/>
              </w:rPr>
              <w:t>√</w:t>
            </w:r>
          </w:p>
        </w:tc>
        <w:tc>
          <w:tcPr>
            <w:tcW w:w="810" w:type="pct"/>
            <w:gridSpan w:val="2"/>
            <w:shd w:val="clear" w:color="auto" w:fill="auto"/>
          </w:tcPr>
          <w:p w:rsidR="00E92EF5" w:rsidP="00591D6B" w:rsidRDefault="00E92EF5">
            <w:pPr>
              <w:pStyle w:val="AltB0"/>
            </w:pPr>
            <w:r>
              <w:rPr>
                <w:rFonts w:hint="eastAsia"/>
              </w:rPr>
              <w:t>√</w:t>
            </w:r>
          </w:p>
        </w:tc>
        <w:tc>
          <w:tcPr>
            <w:tcW w:w="880"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B35DB">
        <w:tc>
          <w:tcPr>
            <w:tcW w:w="2357" w:type="pct"/>
            <w:gridSpan w:val="2"/>
            <w:shd w:val="clear" w:color="auto" w:fill="auto"/>
          </w:tcPr>
          <w:p w:rsidRPr="007820D7" w:rsidR="00E92EF5" w:rsidP="00591D6B" w:rsidRDefault="00532AED">
            <w:pPr>
              <w:pStyle w:val="AltB0"/>
            </w:pPr>
            <w:hyperlink w:history="1" w:anchor="PBforUndetectableDangerRisk">
              <w:r w:rsidR="00E92EF5">
                <w:rPr>
                  <w:rStyle w:val="ac"/>
                </w:rPr>
                <w:t>PBforUndetectableDangerRisk</w:t>
              </w:r>
            </w:hyperlink>
          </w:p>
        </w:tc>
        <w:tc>
          <w:tcPr>
            <w:tcW w:w="953" w:type="pct"/>
            <w:gridSpan w:val="2"/>
          </w:tcPr>
          <w:p w:rsidR="00E92EF5" w:rsidP="00591D6B" w:rsidRDefault="00E92EF5">
            <w:pPr>
              <w:pStyle w:val="AltB0"/>
            </w:pPr>
            <w:r>
              <w:rPr>
                <w:rFonts w:hint="eastAsia"/>
              </w:rPr>
              <w:t>√</w:t>
            </w:r>
          </w:p>
        </w:tc>
        <w:tc>
          <w:tcPr>
            <w:tcW w:w="810" w:type="pct"/>
            <w:gridSpan w:val="2"/>
            <w:shd w:val="clear" w:color="auto" w:fill="auto"/>
          </w:tcPr>
          <w:p w:rsidR="00E92EF5" w:rsidP="00591D6B" w:rsidRDefault="00E92EF5">
            <w:pPr>
              <w:pStyle w:val="AltB0"/>
            </w:pPr>
            <w:r>
              <w:rPr>
                <w:rFonts w:hint="eastAsia"/>
              </w:rPr>
              <w:t>√</w:t>
            </w:r>
          </w:p>
        </w:tc>
        <w:tc>
          <w:tcPr>
            <w:tcW w:w="880"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B35DB">
        <w:tc>
          <w:tcPr>
            <w:tcW w:w="2357" w:type="pct"/>
            <w:gridSpan w:val="2"/>
            <w:shd w:val="clear" w:color="auto" w:fill="auto"/>
          </w:tcPr>
          <w:p w:rsidRPr="007820D7" w:rsidR="00E92EF5" w:rsidP="00591D6B" w:rsidRDefault="00532AED">
            <w:pPr>
              <w:pStyle w:val="AltB0"/>
            </w:pPr>
            <w:hyperlink w:history="1" w:anchor="PermissiveZoneLogicalInput">
              <w:r w:rsidR="00E92EF5">
                <w:rPr>
                  <w:rStyle w:val="ac"/>
                </w:rPr>
                <w:t>PermissiveZoneLogicalInput</w:t>
              </w:r>
            </w:hyperlink>
          </w:p>
        </w:tc>
        <w:tc>
          <w:tcPr>
            <w:tcW w:w="953" w:type="pct"/>
            <w:gridSpan w:val="2"/>
          </w:tcPr>
          <w:p w:rsidR="00E92EF5" w:rsidP="00591D6B" w:rsidRDefault="00E92EF5">
            <w:pPr>
              <w:pStyle w:val="AltB0"/>
            </w:pPr>
            <w:r>
              <w:rPr>
                <w:rFonts w:hint="eastAsia"/>
              </w:rPr>
              <w:t>√</w:t>
            </w:r>
          </w:p>
        </w:tc>
        <w:tc>
          <w:tcPr>
            <w:tcW w:w="810" w:type="pct"/>
            <w:gridSpan w:val="2"/>
            <w:shd w:val="clear" w:color="auto" w:fill="auto"/>
          </w:tcPr>
          <w:p w:rsidR="00E92EF5" w:rsidP="00591D6B" w:rsidRDefault="00E92EF5">
            <w:pPr>
              <w:pStyle w:val="AltB0"/>
            </w:pPr>
            <w:r>
              <w:rPr>
                <w:rFonts w:hint="eastAsia"/>
              </w:rPr>
              <w:t>√</w:t>
            </w:r>
          </w:p>
        </w:tc>
        <w:tc>
          <w:tcPr>
            <w:tcW w:w="880"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B35DB">
        <w:tc>
          <w:tcPr>
            <w:tcW w:w="2357" w:type="pct"/>
            <w:gridSpan w:val="2"/>
            <w:shd w:val="clear" w:color="auto" w:fill="auto"/>
          </w:tcPr>
          <w:p w:rsidRPr="007820D7" w:rsidR="00E92EF5" w:rsidP="00591D6B" w:rsidRDefault="00532AED">
            <w:pPr>
              <w:pStyle w:val="AltB0"/>
            </w:pPr>
            <w:hyperlink w:history="1" w:anchor="UndetectDangerMotionWithoutNUDE">
              <w:r w:rsidRPr="00E15E6E" w:rsidR="00E92EF5">
                <w:rPr>
                  <w:rStyle w:val="ac"/>
                  <w:rFonts w:hint="eastAsia"/>
                </w:rPr>
                <w:t>UndetectDangerMotionWithoutNUDE</w:t>
              </w:r>
            </w:hyperlink>
          </w:p>
        </w:tc>
        <w:tc>
          <w:tcPr>
            <w:tcW w:w="953" w:type="pct"/>
            <w:gridSpan w:val="2"/>
          </w:tcPr>
          <w:p w:rsidR="00E92EF5" w:rsidP="00591D6B" w:rsidRDefault="00E92EF5">
            <w:pPr>
              <w:pStyle w:val="AltB0"/>
            </w:pPr>
            <w:r>
              <w:rPr>
                <w:rFonts w:hint="eastAsia"/>
              </w:rPr>
              <w:t>√</w:t>
            </w:r>
          </w:p>
        </w:tc>
        <w:tc>
          <w:tcPr>
            <w:tcW w:w="810" w:type="pct"/>
            <w:gridSpan w:val="2"/>
            <w:shd w:val="clear" w:color="auto" w:fill="auto"/>
          </w:tcPr>
          <w:p w:rsidR="00E92EF5" w:rsidP="00591D6B" w:rsidRDefault="00E92EF5">
            <w:pPr>
              <w:pStyle w:val="AltB0"/>
            </w:pPr>
            <w:r>
              <w:rPr>
                <w:rFonts w:hint="eastAsia"/>
              </w:rPr>
              <w:t>√</w:t>
            </w:r>
          </w:p>
        </w:tc>
        <w:tc>
          <w:tcPr>
            <w:tcW w:w="880"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B35DB">
        <w:tc>
          <w:tcPr>
            <w:tcW w:w="2357" w:type="pct"/>
            <w:gridSpan w:val="2"/>
            <w:shd w:val="clear" w:color="auto" w:fill="auto"/>
          </w:tcPr>
          <w:p w:rsidRPr="007820D7" w:rsidR="00E92EF5" w:rsidP="00591D6B" w:rsidRDefault="00532AED">
            <w:pPr>
              <w:pStyle w:val="AltB0"/>
            </w:pPr>
            <w:hyperlink w:history="1" w:anchor="UndetectableDangerRiskForNoNUDE">
              <w:r w:rsidR="00E92EF5">
                <w:rPr>
                  <w:rStyle w:val="ac"/>
                </w:rPr>
                <w:t>UndetectableDangerRiskForNoNUDE</w:t>
              </w:r>
            </w:hyperlink>
          </w:p>
        </w:tc>
        <w:tc>
          <w:tcPr>
            <w:tcW w:w="953" w:type="pct"/>
            <w:gridSpan w:val="2"/>
          </w:tcPr>
          <w:p w:rsidR="00E92EF5" w:rsidP="00591D6B" w:rsidRDefault="00E92EF5">
            <w:pPr>
              <w:pStyle w:val="AltB0"/>
            </w:pPr>
            <w:r>
              <w:rPr>
                <w:rFonts w:hint="eastAsia"/>
              </w:rPr>
              <w:t>√</w:t>
            </w:r>
          </w:p>
        </w:tc>
        <w:tc>
          <w:tcPr>
            <w:tcW w:w="810" w:type="pct"/>
            <w:gridSpan w:val="2"/>
            <w:shd w:val="clear" w:color="auto" w:fill="auto"/>
          </w:tcPr>
          <w:p w:rsidR="00E92EF5" w:rsidP="00591D6B" w:rsidRDefault="00E92EF5">
            <w:pPr>
              <w:pStyle w:val="AltB0"/>
            </w:pPr>
            <w:r>
              <w:rPr>
                <w:rFonts w:hint="eastAsia"/>
              </w:rPr>
              <w:t>√</w:t>
            </w:r>
          </w:p>
        </w:tc>
        <w:tc>
          <w:tcPr>
            <w:tcW w:w="880"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Pr="008A1414" w:rsidR="00332B68" w:rsidP="000C0D62" w:rsidRDefault="00332B68">
      <w:pPr>
        <w:pStyle w:val="ReqtifyAltQ"/>
      </w:pPr>
    </w:p>
    <w:p w:rsidR="00C552AD" w:rsidP="00F23398" w:rsidRDefault="00C552AD">
      <w:pPr>
        <w:pStyle w:val="2"/>
        <w:ind w:left="756" w:hanging="756"/>
      </w:pPr>
      <w:bookmarkStart w:name="_Ref345055848" w:id="8571"/>
      <w:bookmarkStart w:name="_Toc348357063" w:id="8572"/>
      <w:bookmarkStart w:name="_Toc349030476" w:id="8573"/>
      <w:bookmarkStart w:name="_Toc347566609" w:id="8574"/>
      <w:bookmarkStart w:name="_Toc345689274" w:id="8575"/>
      <w:bookmarkStart w:name="_Toc376182975" w:id="8576"/>
      <w:bookmarkStart w:name="_Toc392229955" w:id="8577"/>
      <w:r>
        <w:rPr>
          <w:rFonts w:hint="eastAsia"/>
        </w:rPr>
        <w:t>F</w:t>
      </w:r>
      <w:r w:rsidR="00DC168B">
        <w:rPr>
          <w:rFonts w:hint="eastAsia"/>
        </w:rPr>
        <w:t>5</w:t>
      </w:r>
      <w:r w:rsidR="00332B68">
        <w:rPr>
          <w:rFonts w:hint="eastAsia"/>
        </w:rPr>
        <w:t>3</w:t>
      </w:r>
      <w:r>
        <w:rPr>
          <w:rFonts w:hint="eastAsia"/>
        </w:rPr>
        <w:t>-</w:t>
      </w:r>
      <w:r w:rsidR="00332B68">
        <w:rPr>
          <w:rFonts w:hint="eastAsia"/>
        </w:rPr>
        <w:t>Monitor Train Speed</w:t>
      </w:r>
      <w:bookmarkEnd w:id="8571"/>
      <w:bookmarkEnd w:id="8572"/>
      <w:bookmarkEnd w:id="8573"/>
      <w:bookmarkEnd w:id="8574"/>
      <w:bookmarkEnd w:id="8575"/>
      <w:bookmarkEnd w:id="8576"/>
      <w:bookmarkEnd w:id="8577"/>
    </w:p>
    <w:p w:rsidR="00C552AD" w:rsidP="00934391" w:rsidRDefault="00C552AD">
      <w:pPr>
        <w:pStyle w:val="3"/>
      </w:pPr>
      <w:r w:rsidRPr="00A61D30">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688"/>
        <w:gridCol w:w="1319"/>
        <w:gridCol w:w="4279"/>
      </w:tblGrid>
      <w:tr w:rsidRPr="00785CC7" w:rsidR="00C552AD" w:rsidTr="00ED222A">
        <w:tc>
          <w:tcPr>
            <w:tcW w:w="1986" w:type="pct"/>
            <w:tcBorders>
              <w:top w:val="single" w:color="000000" w:sz="12" w:space="0"/>
              <w:bottom w:val="single" w:color="000000" w:sz="4" w:space="0"/>
            </w:tcBorders>
            <w:shd w:val="clear" w:color="auto" w:fill="E0E0E0"/>
          </w:tcPr>
          <w:p w:rsidR="00C552AD" w:rsidP="00FA0FBB" w:rsidRDefault="00C552AD">
            <w:pPr>
              <w:pStyle w:val="af6"/>
            </w:pPr>
            <w:r w:rsidRPr="00B1730D">
              <w:t>Name</w:t>
            </w:r>
          </w:p>
        </w:tc>
        <w:tc>
          <w:tcPr>
            <w:tcW w:w="710" w:type="pct"/>
            <w:tcBorders>
              <w:top w:val="single" w:color="000000" w:sz="12" w:space="0"/>
              <w:bottom w:val="single" w:color="000000" w:sz="4" w:space="0"/>
            </w:tcBorders>
            <w:shd w:val="clear" w:color="auto" w:fill="E0E0E0"/>
          </w:tcPr>
          <w:p w:rsidR="00C552AD" w:rsidP="00FA0FBB" w:rsidRDefault="00C552AD">
            <w:pPr>
              <w:pStyle w:val="af6"/>
            </w:pPr>
            <w:r w:rsidRPr="00B1730D">
              <w:t>Nature</w:t>
            </w:r>
          </w:p>
        </w:tc>
        <w:tc>
          <w:tcPr>
            <w:tcW w:w="2304" w:type="pct"/>
            <w:tcBorders>
              <w:top w:val="single" w:color="000000" w:sz="12" w:space="0"/>
              <w:bottom w:val="single" w:color="000000" w:sz="4" w:space="0"/>
            </w:tcBorders>
            <w:shd w:val="clear" w:color="auto" w:fill="E0E0E0"/>
          </w:tcPr>
          <w:p w:rsidR="00C552AD" w:rsidP="00FA0FBB" w:rsidRDefault="00C552AD">
            <w:pPr>
              <w:pStyle w:val="af6"/>
            </w:pPr>
            <w:r w:rsidRPr="00B1730D">
              <w:t>Provided by</w:t>
            </w:r>
          </w:p>
        </w:tc>
      </w:tr>
      <w:tr w:rsidR="000733AC" w:rsidTr="00ED222A">
        <w:tc>
          <w:tcPr>
            <w:tcW w:w="1986" w:type="pct"/>
            <w:tcBorders>
              <w:top w:val="single" w:color="000000" w:sz="4" w:space="0"/>
            </w:tcBorders>
            <w:shd w:val="clear" w:color="auto" w:fill="auto"/>
          </w:tcPr>
          <w:p w:rsidRPr="00655E9F" w:rsidR="000733AC" w:rsidP="00591D6B" w:rsidRDefault="00532AED">
            <w:pPr>
              <w:pStyle w:val="AltB0"/>
            </w:pPr>
            <w:hyperlink w:history="1" w:anchor="ATPsetting">
              <w:r w:rsidR="000733AC">
                <w:rPr>
                  <w:rStyle w:val="ac"/>
                </w:rPr>
                <w:t>ATPsetting</w:t>
              </w:r>
            </w:hyperlink>
          </w:p>
        </w:tc>
        <w:tc>
          <w:tcPr>
            <w:tcW w:w="710" w:type="pct"/>
            <w:tcBorders>
              <w:top w:val="single" w:color="000000" w:sz="4" w:space="0"/>
            </w:tcBorders>
            <w:shd w:val="clear" w:color="auto" w:fill="auto"/>
          </w:tcPr>
          <w:p w:rsidR="000733AC" w:rsidP="00591D6B" w:rsidRDefault="000733AC">
            <w:pPr>
              <w:pStyle w:val="AltB0"/>
            </w:pPr>
            <w:r>
              <w:rPr>
                <w:rFonts w:hint="eastAsia"/>
              </w:rPr>
              <w:t>Internal</w:t>
            </w:r>
          </w:p>
        </w:tc>
        <w:tc>
          <w:tcPr>
            <w:tcW w:w="2304"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ED222A">
        <w:tc>
          <w:tcPr>
            <w:tcW w:w="1986" w:type="pct"/>
            <w:tcBorders>
              <w:top w:val="single" w:color="000000" w:sz="4" w:space="0"/>
            </w:tcBorders>
            <w:shd w:val="clear" w:color="auto" w:fill="auto"/>
          </w:tcPr>
          <w:p w:rsidR="00416AAC" w:rsidP="00591D6B" w:rsidRDefault="00532AED">
            <w:pPr>
              <w:pStyle w:val="AltB0"/>
            </w:pPr>
            <w:hyperlink w:history="1" w:anchor="MemLocationNotConfirmed">
              <w:r w:rsidR="00416AAC">
                <w:rPr>
                  <w:rStyle w:val="ac"/>
                </w:rPr>
                <w:t>MemLocationNotConfirmed</w:t>
              </w:r>
            </w:hyperlink>
          </w:p>
        </w:tc>
        <w:tc>
          <w:tcPr>
            <w:tcW w:w="710" w:type="pct"/>
            <w:tcBorders>
              <w:top w:val="single" w:color="000000" w:sz="4" w:space="0"/>
            </w:tcBorders>
            <w:shd w:val="clear" w:color="auto" w:fill="auto"/>
          </w:tcPr>
          <w:p w:rsidR="00416AAC" w:rsidP="00591D6B" w:rsidRDefault="00416AAC">
            <w:pPr>
              <w:pStyle w:val="AltB0"/>
            </w:pPr>
            <w:r>
              <w:rPr>
                <w:rFonts w:hint="eastAsia"/>
              </w:rPr>
              <w:t>Internal</w:t>
            </w:r>
          </w:p>
        </w:tc>
        <w:tc>
          <w:tcPr>
            <w:tcW w:w="2304" w:type="pct"/>
            <w:tcBorders>
              <w:top w:val="single" w:color="000000" w:sz="4" w:space="0"/>
            </w:tcBorders>
            <w:shd w:val="clear" w:color="auto" w:fill="auto"/>
          </w:tcPr>
          <w:p w:rsidRPr="00655E9F" w:rsidR="00416AAC" w:rsidP="00591D6B" w:rsidRDefault="00416AAC">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416AAC" w:rsidTr="00ED222A">
        <w:tc>
          <w:tcPr>
            <w:tcW w:w="1986" w:type="pct"/>
            <w:tcBorders>
              <w:top w:val="single" w:color="000000" w:sz="4" w:space="0"/>
            </w:tcBorders>
            <w:shd w:val="clear" w:color="auto" w:fill="auto"/>
          </w:tcPr>
          <w:p w:rsidRPr="00655E9F" w:rsidR="00416AAC" w:rsidP="00591D6B" w:rsidRDefault="00532AED">
            <w:pPr>
              <w:pStyle w:val="AltB0"/>
            </w:pPr>
            <w:hyperlink w:history="1" w:anchor="MotionProtectioninhibition">
              <w:r w:rsidR="00416AAC">
                <w:rPr>
                  <w:rStyle w:val="ac"/>
                </w:rPr>
                <w:t>MotionProtectioninhibition</w:t>
              </w:r>
            </w:hyperlink>
          </w:p>
        </w:tc>
        <w:tc>
          <w:tcPr>
            <w:tcW w:w="710" w:type="pct"/>
            <w:tcBorders>
              <w:top w:val="single" w:color="000000" w:sz="4" w:space="0"/>
            </w:tcBorders>
            <w:shd w:val="clear" w:color="auto" w:fill="auto"/>
          </w:tcPr>
          <w:p w:rsidR="00416AAC" w:rsidP="00591D6B" w:rsidRDefault="00416AAC">
            <w:pPr>
              <w:pStyle w:val="AltB0"/>
            </w:pPr>
            <w:r>
              <w:rPr>
                <w:rFonts w:hint="eastAsia"/>
              </w:rPr>
              <w:t>Internal</w:t>
            </w:r>
          </w:p>
        </w:tc>
        <w:tc>
          <w:tcPr>
            <w:tcW w:w="2304" w:type="pct"/>
            <w:tcBorders>
              <w:top w:val="single" w:color="000000" w:sz="4" w:space="0"/>
            </w:tcBorders>
            <w:shd w:val="clear" w:color="auto" w:fill="auto"/>
          </w:tcPr>
          <w:p w:rsidRPr="00655E9F" w:rsidR="00416AAC" w:rsidP="00591D6B" w:rsidRDefault="00416AAC">
            <w:pPr>
              <w:pStyle w:val="AltB0"/>
            </w:pPr>
            <w:r>
              <w:fldChar w:fldCharType="begin"/>
            </w:r>
            <w:r>
              <w:instrText xml:space="preserve"> REF _Ref345055806 \h </w:instrText>
            </w:r>
            <w:r>
              <w:fldChar w:fldCharType="separate"/>
            </w:r>
            <w:r w:rsidR="00DE178B">
              <w:rPr>
                <w:rFonts w:hint="eastAsia"/>
              </w:rPr>
              <w:t>F46-</w:t>
            </w:r>
            <w:r w:rsidRPr="00655E9F" w:rsidR="00DE178B">
              <w:rPr>
                <w:rFonts w:hint="eastAsia"/>
              </w:rPr>
              <w:t xml:space="preserve">Determine </w:t>
            </w:r>
            <w:r w:rsidR="00DE178B">
              <w:rPr>
                <w:rFonts w:hint="eastAsia"/>
              </w:rPr>
              <w:t>O</w:t>
            </w:r>
            <w:r w:rsidRPr="00655E9F" w:rsidR="00DE178B">
              <w:rPr>
                <w:rFonts w:hint="eastAsia"/>
              </w:rPr>
              <w:t xml:space="preserve">ver </w:t>
            </w:r>
            <w:r w:rsidR="00DE178B">
              <w:rPr>
                <w:rFonts w:hint="eastAsia"/>
              </w:rPr>
              <w:t>E</w:t>
            </w:r>
            <w:r w:rsidRPr="00655E9F" w:rsidR="00DE178B">
              <w:rPr>
                <w:rFonts w:hint="eastAsia"/>
              </w:rPr>
              <w:t>nergy</w:t>
            </w:r>
            <w:r>
              <w:fldChar w:fldCharType="end"/>
            </w:r>
          </w:p>
        </w:tc>
      </w:tr>
      <w:tr w:rsidR="00416AAC" w:rsidTr="00ED222A">
        <w:tc>
          <w:tcPr>
            <w:tcW w:w="1986" w:type="pct"/>
            <w:tcBorders>
              <w:top w:val="single" w:color="000000" w:sz="4" w:space="0"/>
            </w:tcBorders>
            <w:shd w:val="clear" w:color="auto" w:fill="auto"/>
          </w:tcPr>
          <w:p w:rsidRPr="00655E9F" w:rsidR="00416AAC" w:rsidP="00591D6B" w:rsidRDefault="00532AED">
            <w:pPr>
              <w:pStyle w:val="AltB0"/>
            </w:pPr>
            <w:hyperlink w:history="1" w:anchor="Offline">
              <w:r w:rsidR="00416AAC">
                <w:rPr>
                  <w:rStyle w:val="ac"/>
                </w:rPr>
                <w:t>Offline</w:t>
              </w:r>
            </w:hyperlink>
          </w:p>
        </w:tc>
        <w:tc>
          <w:tcPr>
            <w:tcW w:w="710" w:type="pct"/>
            <w:tcBorders>
              <w:top w:val="single" w:color="000000" w:sz="4" w:space="0"/>
            </w:tcBorders>
            <w:shd w:val="clear" w:color="auto" w:fill="auto"/>
          </w:tcPr>
          <w:p w:rsidR="00416AAC" w:rsidP="00591D6B" w:rsidRDefault="00416AAC">
            <w:pPr>
              <w:pStyle w:val="AltB0"/>
            </w:pPr>
            <w:r>
              <w:rPr>
                <w:rFonts w:hint="eastAsia"/>
              </w:rPr>
              <w:t>Internal</w:t>
            </w:r>
          </w:p>
        </w:tc>
        <w:tc>
          <w:tcPr>
            <w:tcW w:w="2304" w:type="pct"/>
            <w:tcBorders>
              <w:top w:val="single" w:color="000000" w:sz="4" w:space="0"/>
            </w:tcBorders>
            <w:shd w:val="clear" w:color="auto" w:fill="auto"/>
          </w:tcPr>
          <w:p w:rsidR="00416AAC" w:rsidP="00591D6B" w:rsidRDefault="00416A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ED222A">
        <w:tc>
          <w:tcPr>
            <w:tcW w:w="1986" w:type="pct"/>
            <w:shd w:val="clear" w:color="auto" w:fill="auto"/>
          </w:tcPr>
          <w:p w:rsidR="00416AAC" w:rsidP="00591D6B" w:rsidRDefault="00532AED">
            <w:pPr>
              <w:pStyle w:val="AltB0"/>
            </w:pPr>
            <w:hyperlink w:history="1" w:anchor="TrainMaxSpeed">
              <w:r w:rsidR="00416AAC">
                <w:rPr>
                  <w:rStyle w:val="ac"/>
                </w:rPr>
                <w:t>TrainMaxSpeed</w:t>
              </w:r>
            </w:hyperlink>
          </w:p>
        </w:tc>
        <w:tc>
          <w:tcPr>
            <w:tcW w:w="710" w:type="pct"/>
            <w:shd w:val="clear" w:color="auto" w:fill="auto"/>
          </w:tcPr>
          <w:p w:rsidR="00416AAC" w:rsidP="00591D6B" w:rsidRDefault="00416AAC">
            <w:pPr>
              <w:pStyle w:val="AltB0"/>
            </w:pPr>
            <w:r>
              <w:rPr>
                <w:rFonts w:hint="eastAsia"/>
              </w:rPr>
              <w:t>Internal</w:t>
            </w:r>
          </w:p>
        </w:tc>
        <w:tc>
          <w:tcPr>
            <w:tcW w:w="2304" w:type="pct"/>
            <w:shd w:val="clear" w:color="auto" w:fill="auto"/>
          </w:tcPr>
          <w:p w:rsidR="00416AAC" w:rsidP="00591D6B" w:rsidRDefault="00416AAC">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416AAC" w:rsidTr="00ED222A">
        <w:tc>
          <w:tcPr>
            <w:tcW w:w="1986" w:type="pct"/>
            <w:shd w:val="clear" w:color="auto" w:fill="auto"/>
          </w:tcPr>
          <w:p w:rsidR="00416AAC" w:rsidP="00591D6B" w:rsidRDefault="00532AED">
            <w:pPr>
              <w:pStyle w:val="AltB0"/>
            </w:pPr>
            <w:hyperlink w:history="1" w:anchor="ValidTrainKinematic">
              <w:r w:rsidR="00416AAC">
                <w:rPr>
                  <w:rStyle w:val="ac"/>
                </w:rPr>
                <w:t>ValidTrainKinematic</w:t>
              </w:r>
            </w:hyperlink>
          </w:p>
        </w:tc>
        <w:tc>
          <w:tcPr>
            <w:tcW w:w="710" w:type="pct"/>
            <w:shd w:val="clear" w:color="auto" w:fill="auto"/>
          </w:tcPr>
          <w:p w:rsidR="00416AAC" w:rsidP="00591D6B" w:rsidRDefault="00416AAC">
            <w:pPr>
              <w:pStyle w:val="AltB0"/>
            </w:pPr>
            <w:r>
              <w:rPr>
                <w:rFonts w:hint="eastAsia"/>
              </w:rPr>
              <w:t>Internal</w:t>
            </w:r>
          </w:p>
        </w:tc>
        <w:tc>
          <w:tcPr>
            <w:tcW w:w="2304" w:type="pct"/>
            <w:shd w:val="clear" w:color="auto" w:fill="auto"/>
          </w:tcPr>
          <w:p w:rsidR="00416AAC" w:rsidP="00591D6B" w:rsidRDefault="00416AAC">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bl>
    <w:p w:rsidRPr="00A61D30" w:rsidR="00C552AD" w:rsidP="00934391" w:rsidRDefault="00C552AD">
      <w:pPr>
        <w:pStyle w:val="3"/>
      </w:pPr>
      <w:r w:rsidRPr="00A61D30">
        <w:rPr>
          <w:rFonts w:hint="eastAsia"/>
        </w:rPr>
        <w:t>Processing</w:t>
      </w:r>
    </w:p>
    <w:p w:rsidR="00A512D1" w:rsidP="00C93484" w:rsidRDefault="00A512D1">
      <w:pPr>
        <w:pStyle w:val="Reqtify"/>
      </w:pPr>
    </w:p>
    <w:p w:rsidR="00A512D1" w:rsidP="0012674A" w:rsidRDefault="00A512D1">
      <w:pPr>
        <w:pStyle w:val="4"/>
      </w:pPr>
      <w:r>
        <w:rPr>
          <w:rFonts w:hint="eastAsia"/>
        </w:rPr>
        <w:t>RM mode speed monitoring</w:t>
      </w:r>
    </w:p>
    <w:p w:rsidR="00C552AD" w:rsidP="00C93484" w:rsidRDefault="00C552AD">
      <w:pPr>
        <w:pStyle w:val="Reqtify"/>
      </w:pPr>
      <w:r>
        <w:rPr>
          <w:rFonts w:hint="eastAsia"/>
        </w:rPr>
        <w:t>如果</w:t>
      </w:r>
      <w:r>
        <w:rPr>
          <w:rFonts w:hint="eastAsia"/>
        </w:rPr>
        <w:t>ATP</w:t>
      </w:r>
      <w:r>
        <w:rPr>
          <w:rFonts w:hint="eastAsia"/>
        </w:rPr>
        <w:t>检测到司机选择了限制人工（</w:t>
      </w:r>
      <w:r>
        <w:rPr>
          <w:rFonts w:hint="eastAsia"/>
        </w:rPr>
        <w:t>RM</w:t>
      </w:r>
      <w:r>
        <w:rPr>
          <w:rFonts w:hint="eastAsia"/>
        </w:rPr>
        <w:t>）模式，则根据项目配置的</w:t>
      </w:r>
      <w:r>
        <w:rPr>
          <w:rFonts w:hint="eastAsia"/>
        </w:rPr>
        <w:t>RM</w:t>
      </w:r>
      <w:r>
        <w:rPr>
          <w:rFonts w:hint="eastAsia"/>
        </w:rPr>
        <w:t>模式限速值监控列车是否超速。</w:t>
      </w:r>
    </w:p>
    <w:p w:rsidR="00C552AD" w:rsidP="00C93484" w:rsidRDefault="00C552AD">
      <w:pPr>
        <w:pStyle w:val="Reqtify"/>
      </w:pPr>
      <w:r>
        <w:rPr>
          <w:rFonts w:hint="eastAsia"/>
        </w:rPr>
        <w:t xml:space="preserve">If the RM forward or reverse </w:t>
      </w:r>
      <w:r>
        <w:t xml:space="preserve">modes </w:t>
      </w:r>
      <w:r>
        <w:rPr>
          <w:rFonts w:hint="eastAsia"/>
        </w:rPr>
        <w:t xml:space="preserve">selected, ATP shall monitor whether the train is overspeed </w:t>
      </w:r>
      <w:r>
        <w:t>based on</w:t>
      </w:r>
      <w:r>
        <w:rPr>
          <w:rFonts w:hint="eastAsia"/>
        </w:rPr>
        <w:t xml:space="preserve"> the RM limitation.</w:t>
      </w:r>
    </w:p>
    <w:p w:rsidR="00A512D1" w:rsidP="00C93484" w:rsidRDefault="00A512D1">
      <w:pPr>
        <w:pStyle w:val="Reqtify"/>
      </w:pPr>
    </w:p>
    <w:p w:rsidR="00010A5F" w:rsidP="00010A5F" w:rsidRDefault="00010A5F">
      <w:pPr>
        <w:pStyle w:val="ReqtifyAltR"/>
      </w:pPr>
      <w:r>
        <w:t>[iTC_CC_ATP-SwRS-0</w:t>
      </w:r>
      <w:r>
        <w:rPr>
          <w:rFonts w:hint="eastAsia"/>
        </w:rPr>
        <w:t>743]</w:t>
      </w:r>
    </w:p>
    <w:p w:rsidR="00010A5F" w:rsidP="00C93484" w:rsidRDefault="00915CD9">
      <w:pPr>
        <w:pStyle w:val="Reqtify"/>
      </w:pPr>
      <w:bookmarkStart w:name="ConditionForRMlimitSpeed" w:id="8578"/>
      <w:r w:rsidRPr="00E15E6E">
        <w:rPr>
          <w:rStyle w:val="aff2"/>
          <w:bCs w:val="0"/>
          <w:iCs w:val="0"/>
        </w:rPr>
        <w:t>ConditionForRMlimitSpeed</w:t>
      </w:r>
      <w:bookmarkEnd w:id="8578"/>
      <w:r w:rsidR="00010A5F">
        <w:rPr>
          <w:rFonts w:hint="eastAsia"/>
        </w:rPr>
        <w:t>，当前应用哪种</w:t>
      </w:r>
      <w:r w:rsidR="00010A5F">
        <w:rPr>
          <w:rFonts w:hint="eastAsia"/>
        </w:rPr>
        <w:t>RM</w:t>
      </w:r>
      <w:r w:rsidR="00010A5F">
        <w:rPr>
          <w:rFonts w:hint="eastAsia"/>
        </w:rPr>
        <w:t>限速。</w:t>
      </w:r>
      <w:r w:rsidR="00010A5F">
        <w:rPr>
          <w:rFonts w:hint="eastAsia"/>
        </w:rPr>
        <w:t>ATP</w:t>
      </w:r>
      <w:r w:rsidR="00010A5F">
        <w:rPr>
          <w:rFonts w:hint="eastAsia"/>
        </w:rPr>
        <w:t>最多支持项目配置</w:t>
      </w:r>
      <w:r w:rsidRPr="00010A5F" w:rsidR="00010A5F">
        <w:rPr>
          <w:rStyle w:val="aff1"/>
          <w:rFonts w:hint="eastAsia"/>
        </w:rPr>
        <w:t>MAX_RM_CONDITION_NB</w:t>
      </w:r>
      <w:r w:rsidR="00010A5F">
        <w:rPr>
          <w:rFonts w:hint="eastAsia"/>
        </w:rPr>
        <w:t>种</w:t>
      </w:r>
      <w:r w:rsidR="00010A5F">
        <w:rPr>
          <w:rFonts w:hint="eastAsia"/>
        </w:rPr>
        <w:t>RM</w:t>
      </w:r>
      <w:r w:rsidR="00010A5F">
        <w:rPr>
          <w:rFonts w:hint="eastAsia"/>
        </w:rPr>
        <w:t>限速。</w:t>
      </w:r>
    </w:p>
    <w:p w:rsidR="00010A5F" w:rsidP="000431E0" w:rsidRDefault="00010A5F">
      <w:pPr>
        <w:pStyle w:val="af7"/>
      </w:pPr>
      <w:r>
        <w:t xml:space="preserve">def </w:t>
      </w:r>
      <w:hyperlink w:history="1" w:anchor="ConditionForRMlimitSpeed">
        <w:r w:rsidR="00915CD9">
          <w:rPr>
            <w:rStyle w:val="ac"/>
          </w:rPr>
          <w:t>ConditionForRMlimitSpeed</w:t>
        </w:r>
      </w:hyperlink>
      <w:r>
        <w:rPr>
          <w:color w:val="FF8000"/>
        </w:rPr>
        <w:t>(</w:t>
      </w:r>
      <w:r>
        <w:t>i</w:t>
      </w:r>
      <w:r>
        <w:rPr>
          <w:color w:val="FF8000"/>
        </w:rPr>
        <w:t>,</w:t>
      </w:r>
      <w:r>
        <w:t xml:space="preserve"> k</w:t>
      </w:r>
      <w:r>
        <w:rPr>
          <w:color w:val="FF8000"/>
        </w:rPr>
        <w:t>)</w:t>
      </w:r>
      <w:r>
        <w:t>:</w:t>
      </w:r>
    </w:p>
    <w:p w:rsidR="00010A5F" w:rsidP="000431E0" w:rsidRDefault="00010A5F">
      <w:pPr>
        <w:pStyle w:val="af7"/>
      </w:pPr>
      <w:r>
        <w:t xml:space="preserve">    return </w:t>
      </w:r>
      <w:hyperlink w:history="1" w:anchor="GetConditionForRMlimitSpeed">
        <w:r w:rsidRPr="00B91F59" w:rsidR="00813AB3">
          <w:rPr>
            <w:rStyle w:val="ac"/>
          </w:rPr>
          <w:t>Offline</w:t>
        </w:r>
        <w:r w:rsidRPr="00B91F59" w:rsidR="00155088">
          <w:rPr>
            <w:rStyle w:val="ac"/>
          </w:rPr>
          <w:t>.G</w:t>
        </w:r>
        <w:r w:rsidRPr="00B91F59">
          <w:rPr>
            <w:rStyle w:val="ac"/>
          </w:rPr>
          <w:t>etConditionForRMlimitSpeed</w:t>
        </w:r>
      </w:hyperlink>
      <w:r>
        <w:rPr>
          <w:color w:val="FF8000"/>
        </w:rPr>
        <w:t>(</w:t>
      </w:r>
      <w:r>
        <w:t>i</w:t>
      </w:r>
      <w:r>
        <w:rPr>
          <w:color w:val="FF8000"/>
        </w:rPr>
        <w:t>,</w:t>
      </w:r>
      <w:r>
        <w:t xml:space="preserve"> k</w:t>
      </w:r>
      <w:r>
        <w:rPr>
          <w:color w:val="FF8000"/>
        </w:rPr>
        <w:t>)</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579"/>
        </w:rPr>
      </w:pPr>
      <w:del w:author="常鸣" w:date="2014-07-03T14:27:00Z" w:id="8580">
        <w:r w:rsidDel="009328EA">
          <w:rPr>
            <w:rFonts w:hint="eastAsia"/>
          </w:rPr>
          <w:delText>#S</w:delText>
        </w:r>
      </w:del>
      <w:ins w:author="常鸣" w:date="2014-07-03T14:27:00Z" w:id="8581">
        <w:r w:rsidR="009328EA">
          <w:rPr>
            <w:rFonts w:hint="eastAsia"/>
          </w:rPr>
          <w:t>#Allocation=ATP Software</w:t>
        </w:r>
      </w:ins>
      <w:ins w:author="常鸣" w:date="2014-07-03T15:01:00Z" w:id="8582">
        <w:r w:rsidR="00AA7E12">
          <w:rPr>
            <w:rFonts w:hint="eastAsia"/>
          </w:rPr>
          <w:t>, Vital Embedded Setting</w:t>
        </w:r>
      </w:ins>
    </w:p>
    <w:p w:rsidR="00610A4C" w:rsidP="000C0D62" w:rsidRDefault="009328EA">
      <w:pPr>
        <w:pStyle w:val="ReqtifyAltQ"/>
      </w:pPr>
      <w:ins w:author="常鸣" w:date="2014-07-03T14:27:00Z" w:id="8583">
        <w:r>
          <w:rPr>
            <w:rFonts w:hint="eastAsia"/>
          </w:rPr>
          <w:t>#S</w:t>
        </w:r>
      </w:ins>
      <w:r w:rsidR="00610A4C">
        <w:rPr>
          <w:rFonts w:hint="eastAsia"/>
        </w:rPr>
        <w:t>ource=</w:t>
      </w:r>
      <w:r w:rsidRPr="00B91F59" w:rsidR="00B91F59">
        <w:t>[iTC_CC-SyAD-1265]</w:t>
      </w:r>
      <w:r w:rsidR="006252D3">
        <w:rPr>
          <w:rFonts w:hint="eastAsia"/>
        </w:rPr>
        <w:t>,</w:t>
      </w:r>
      <w:r w:rsidRPr="006252D3" w:rsidR="006252D3">
        <w:rPr>
          <w:rFonts w:hint="eastAsia"/>
        </w:rPr>
        <w:t xml:space="preserve"> </w:t>
      </w:r>
      <w:r w:rsidRPr="002B683E" w:rsidR="006252D3">
        <w:rPr>
          <w:rFonts w:hint="eastAsia"/>
        </w:rPr>
        <w:t>[</w:t>
      </w:r>
      <w:r w:rsidRPr="002B683E" w:rsidR="006252D3">
        <w:t>iTC_CC-SyAD-</w:t>
      </w:r>
      <w:r w:rsidR="006252D3">
        <w:rPr>
          <w:rFonts w:hint="eastAsia"/>
        </w:rPr>
        <w:t>1309</w:t>
      </w:r>
      <w:r w:rsidRPr="002B683E" w:rsidR="006252D3">
        <w:rPr>
          <w:rFonts w:hint="eastAsia"/>
        </w:rPr>
        <w:t>]</w:t>
      </w:r>
    </w:p>
    <w:p w:rsidR="00010A5F" w:rsidP="000C0D62" w:rsidRDefault="00610A4C">
      <w:pPr>
        <w:pStyle w:val="ReqtifyAltQ"/>
      </w:pPr>
      <w:r>
        <w:rPr>
          <w:rFonts w:hint="eastAsia"/>
        </w:rPr>
        <w:t>[End]</w:t>
      </w:r>
    </w:p>
    <w:p w:rsidR="00010A5F" w:rsidP="00C93484" w:rsidRDefault="00010A5F">
      <w:pPr>
        <w:pStyle w:val="Reqtify"/>
      </w:pPr>
    </w:p>
    <w:p w:rsidR="00010A5F" w:rsidP="00C93484" w:rsidRDefault="00010A5F">
      <w:pPr>
        <w:pStyle w:val="Reqtify"/>
      </w:pPr>
    </w:p>
    <w:p w:rsidR="00A16002" w:rsidP="00A16002" w:rsidRDefault="00A16002">
      <w:pPr>
        <w:pStyle w:val="ReqtifyAltR"/>
      </w:pPr>
      <w:r>
        <w:t>[iTC_CC_ATP-SwRS-0</w:t>
      </w:r>
      <w:r>
        <w:rPr>
          <w:rFonts w:hint="eastAsia"/>
        </w:rPr>
        <w:t>74</w:t>
      </w:r>
      <w:r w:rsidR="00010A5F">
        <w:rPr>
          <w:rFonts w:hint="eastAsia"/>
        </w:rPr>
        <w:t>4</w:t>
      </w:r>
      <w:r>
        <w:rPr>
          <w:rFonts w:hint="eastAsia"/>
        </w:rPr>
        <w:t>]</w:t>
      </w:r>
    </w:p>
    <w:p w:rsidRPr="00C14891" w:rsidR="00C14891" w:rsidP="00C93484" w:rsidRDefault="00915CD9">
      <w:pPr>
        <w:pStyle w:val="Reqtify"/>
      </w:pPr>
      <w:bookmarkStart w:name="RMlimitSpeedApplied" w:id="8584"/>
      <w:r w:rsidRPr="00E15E6E">
        <w:rPr>
          <w:rStyle w:val="aff2"/>
          <w:bCs w:val="0"/>
          <w:iCs w:val="0"/>
        </w:rPr>
        <w:lastRenderedPageBreak/>
        <w:t>RMlimitSpeedApplied</w:t>
      </w:r>
      <w:bookmarkEnd w:id="8584"/>
      <w:r w:rsidRPr="00C14891" w:rsidR="00A16002">
        <w:rPr>
          <w:rFonts w:hint="eastAsia"/>
        </w:rPr>
        <w:t>，</w:t>
      </w:r>
      <w:r w:rsidRPr="00C14891" w:rsidR="00C14891">
        <w:t>根据列车输入，判断当前应当监控的</w:t>
      </w:r>
      <w:r w:rsidRPr="00C14891" w:rsidR="00C14891">
        <w:t>RM</w:t>
      </w:r>
      <w:r w:rsidRPr="00C14891" w:rsidR="00C14891">
        <w:t>限速</w:t>
      </w:r>
    </w:p>
    <w:p w:rsidR="00D57C9F" w:rsidP="000431E0" w:rsidRDefault="00D57C9F">
      <w:pPr>
        <w:pStyle w:val="af7"/>
      </w:pPr>
      <w:r>
        <w:t xml:space="preserve">def </w:t>
      </w:r>
      <w:hyperlink w:history="1" w:anchor="RMlimitSpeedApplied">
        <w:r w:rsidR="00915CD9">
          <w:rPr>
            <w:rStyle w:val="ac"/>
          </w:rPr>
          <w:t>RMlimitSpeedApplied</w:t>
        </w:r>
      </w:hyperlink>
      <w:r>
        <w:rPr>
          <w:color w:val="FF8000"/>
        </w:rPr>
        <w:t>(</w:t>
      </w:r>
      <w:r>
        <w:t>k</w:t>
      </w:r>
      <w:r>
        <w:rPr>
          <w:color w:val="FF8000"/>
        </w:rPr>
        <w:t>)</w:t>
      </w:r>
      <w:r>
        <w:t>:</w:t>
      </w:r>
    </w:p>
    <w:p w:rsidR="00D57C9F" w:rsidP="000431E0" w:rsidRDefault="00D57C9F">
      <w:pPr>
        <w:pStyle w:val="af7"/>
      </w:pPr>
      <w:r>
        <w:t xml:space="preserve">    for i </w:t>
      </w:r>
      <w:r w:rsidRPr="00113E1C">
        <w:t>in</w:t>
      </w:r>
      <w:r>
        <w:t xml:space="preserve"> </w:t>
      </w:r>
      <w:hyperlink w:history="1" w:anchor="range">
        <w:r w:rsidRPr="003B2B37" w:rsidR="003B2B37">
          <w:rPr>
            <w:rStyle w:val="ac"/>
          </w:rPr>
          <w:t>range</w:t>
        </w:r>
      </w:hyperlink>
      <w:r>
        <w:rPr>
          <w:color w:val="FF8000"/>
        </w:rPr>
        <w:t>(</w:t>
      </w:r>
      <w:r>
        <w:rPr>
          <w:color w:val="800000"/>
        </w:rPr>
        <w:t>0</w:t>
      </w:r>
      <w:r>
        <w:rPr>
          <w:color w:val="FF8000"/>
        </w:rPr>
        <w:t>,</w:t>
      </w:r>
      <w:r>
        <w:t xml:space="preserve"> </w:t>
      </w:r>
      <w:r w:rsidRPr="00EA65EE">
        <w:rPr>
          <w:rStyle w:val="aff1"/>
        </w:rPr>
        <w:t>MAX_RM_CONDITION_NB</w:t>
      </w:r>
      <w:r>
        <w:rPr>
          <w:color w:val="FF8000"/>
        </w:rPr>
        <w:t>)</w:t>
      </w:r>
      <w:r>
        <w:t>:</w:t>
      </w:r>
    </w:p>
    <w:p w:rsidR="00D57C9F" w:rsidP="000431E0" w:rsidRDefault="00D57C9F">
      <w:pPr>
        <w:pStyle w:val="af7"/>
      </w:pPr>
      <w:r>
        <w:t xml:space="preserve">        if </w:t>
      </w:r>
      <w:r>
        <w:rPr>
          <w:color w:val="FF8000"/>
        </w:rPr>
        <w:t>(</w:t>
      </w:r>
      <w:hyperlink w:history="1" w:anchor="ConditionForRMlimitSpeed">
        <w:r w:rsidR="00915CD9">
          <w:rPr>
            <w:rStyle w:val="ac"/>
          </w:rPr>
          <w:t>ConditionForRMlimitSpeed</w:t>
        </w:r>
      </w:hyperlink>
      <w:r>
        <w:rPr>
          <w:color w:val="FF8000"/>
        </w:rPr>
        <w:t>(</w:t>
      </w:r>
      <w:r>
        <w:t>i</w:t>
      </w:r>
      <w:r>
        <w:rPr>
          <w:color w:val="FF8000"/>
        </w:rPr>
        <w:t>,</w:t>
      </w:r>
      <w:r>
        <w:t xml:space="preserve"> k</w:t>
      </w:r>
      <w:r>
        <w:rPr>
          <w:color w:val="FF8000"/>
        </w:rPr>
        <w:t>))</w:t>
      </w:r>
      <w:r>
        <w:t>:</w:t>
      </w:r>
    </w:p>
    <w:p w:rsidR="00D57C9F" w:rsidP="000431E0" w:rsidRDefault="00D57C9F">
      <w:pPr>
        <w:pStyle w:val="af7"/>
      </w:pPr>
      <w:r>
        <w:t xml:space="preserve">            return </w:t>
      </w:r>
      <w:hyperlink w:history="1" w:anchor="ATPsetting">
        <w:r w:rsidR="00786D0B">
          <w:rPr>
            <w:rStyle w:val="ac"/>
          </w:rPr>
          <w:t>ATPsetting</w:t>
        </w:r>
      </w:hyperlink>
      <w:r>
        <w:t>.</w:t>
      </w:r>
      <w:r w:rsidR="004735DB">
        <w:rPr>
          <w:rFonts w:hint="eastAsia"/>
        </w:rPr>
        <w:t>MPinhibitionLimitSpeed</w:t>
      </w:r>
      <w:r>
        <w:rPr>
          <w:color w:val="FF8000"/>
        </w:rPr>
        <w:t>[</w:t>
      </w:r>
      <w:r>
        <w:t>i</w:t>
      </w:r>
      <w:r>
        <w:rPr>
          <w:color w:val="FF8000"/>
        </w:rPr>
        <w:t>]</w:t>
      </w:r>
    </w:p>
    <w:p w:rsidR="00D57C9F" w:rsidP="000431E0" w:rsidRDefault="00D57C9F">
      <w:pPr>
        <w:pStyle w:val="af7"/>
      </w:pPr>
      <w:r>
        <w:t xml:space="preserve">        else:</w:t>
      </w:r>
    </w:p>
    <w:p w:rsidR="00D57C9F" w:rsidP="000431E0" w:rsidRDefault="00D57C9F">
      <w:pPr>
        <w:pStyle w:val="af7"/>
      </w:pPr>
      <w:r>
        <w:t xml:space="preserve">            continue</w:t>
      </w:r>
    </w:p>
    <w:p w:rsidRPr="00A16002" w:rsidR="00A16002" w:rsidP="000431E0" w:rsidRDefault="00D57C9F">
      <w:pPr>
        <w:pStyle w:val="af7"/>
      </w:pPr>
      <w:r>
        <w:t xml:space="preserve">    return </w:t>
      </w:r>
      <w:r>
        <w:rPr>
          <w:color w:val="800000"/>
        </w:rPr>
        <w:t>0</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8585"/>
        </w:rPr>
      </w:pPr>
      <w:del w:author="常鸣" w:date="2014-07-03T14:27:00Z" w:id="8586">
        <w:r w:rsidDel="009328EA">
          <w:rPr>
            <w:rFonts w:hint="eastAsia"/>
          </w:rPr>
          <w:delText>#S</w:delText>
        </w:r>
      </w:del>
      <w:ins w:author="常鸣" w:date="2014-07-03T14:27:00Z" w:id="8587">
        <w:r w:rsidR="009328EA">
          <w:rPr>
            <w:rFonts w:hint="eastAsia"/>
          </w:rPr>
          <w:t>#Allocation=ATP Software</w:t>
        </w:r>
      </w:ins>
      <w:ins w:author="常鸣" w:date="2014-07-03T15:01:00Z" w:id="8588">
        <w:r w:rsidR="00AA7E12">
          <w:rPr>
            <w:rFonts w:hint="eastAsia"/>
          </w:rPr>
          <w:t>, Vital Embedded Setting</w:t>
        </w:r>
      </w:ins>
    </w:p>
    <w:p w:rsidR="00610A4C" w:rsidP="000C0D62" w:rsidRDefault="009328EA">
      <w:pPr>
        <w:pStyle w:val="ReqtifyAltQ"/>
      </w:pPr>
      <w:ins w:author="常鸣" w:date="2014-07-03T14:27:00Z" w:id="8589">
        <w:r>
          <w:rPr>
            <w:rFonts w:hint="eastAsia"/>
          </w:rPr>
          <w:t>#S</w:t>
        </w:r>
      </w:ins>
      <w:r w:rsidR="00610A4C">
        <w:rPr>
          <w:rFonts w:hint="eastAsia"/>
        </w:rPr>
        <w:t>ource=</w:t>
      </w:r>
      <w:r w:rsidRPr="00B91F59" w:rsidR="00B91F59">
        <w:t>[iTC_CC-SyAD-</w:t>
      </w:r>
      <w:r w:rsidR="00B91F59">
        <w:rPr>
          <w:rFonts w:hint="eastAsia"/>
        </w:rPr>
        <w:t>0278</w:t>
      </w:r>
      <w:r w:rsidRPr="00B91F59" w:rsidR="00B91F59">
        <w:t>]</w:t>
      </w:r>
      <w:r w:rsidR="006252D3">
        <w:rPr>
          <w:rFonts w:hint="eastAsia"/>
        </w:rPr>
        <w:t>,</w:t>
      </w:r>
      <w:r w:rsidRPr="006252D3" w:rsidR="006252D3">
        <w:rPr>
          <w:rFonts w:hint="eastAsia"/>
        </w:rPr>
        <w:t xml:space="preserve"> </w:t>
      </w:r>
      <w:r w:rsidRPr="002B683E" w:rsidR="006252D3">
        <w:rPr>
          <w:rFonts w:hint="eastAsia"/>
        </w:rPr>
        <w:t>[</w:t>
      </w:r>
      <w:r w:rsidRPr="002B683E" w:rsidR="006252D3">
        <w:t>iTC_CC-SyAD-</w:t>
      </w:r>
      <w:r w:rsidR="006252D3">
        <w:rPr>
          <w:rFonts w:hint="eastAsia"/>
        </w:rPr>
        <w:t>1309</w:t>
      </w:r>
      <w:r w:rsidRPr="002B683E" w:rsidR="006252D3">
        <w:rPr>
          <w:rFonts w:hint="eastAsia"/>
        </w:rPr>
        <w:t>]</w:t>
      </w:r>
      <w:r w:rsidR="00BA1739">
        <w:rPr>
          <w:rFonts w:hint="eastAsia"/>
        </w:rPr>
        <w:t>,</w:t>
      </w:r>
      <w:r w:rsidRPr="00BA1739" w:rsidR="00BA1739">
        <w:t xml:space="preserve"> </w:t>
      </w:r>
      <w:r w:rsidRPr="003D2990" w:rsidR="00BA1739">
        <w:t>[iTC_CC-SyAD-</w:t>
      </w:r>
      <w:r w:rsidR="00BA1739">
        <w:rPr>
          <w:rFonts w:hint="eastAsia"/>
        </w:rPr>
        <w:t>1394</w:t>
      </w:r>
      <w:r w:rsidRPr="003D2990" w:rsidR="00BA1739">
        <w:rPr>
          <w:rFonts w:hint="eastAsia"/>
        </w:rPr>
        <w:t>]</w:t>
      </w:r>
    </w:p>
    <w:p w:rsidR="00A16002" w:rsidP="000C0D62" w:rsidRDefault="00610A4C">
      <w:pPr>
        <w:pStyle w:val="ReqtifyAltQ"/>
      </w:pPr>
      <w:r>
        <w:rPr>
          <w:rFonts w:hint="eastAsia"/>
        </w:rPr>
        <w:t>[End]</w:t>
      </w:r>
    </w:p>
    <w:p w:rsidR="00A16002" w:rsidP="00C93484" w:rsidRDefault="00A16002">
      <w:pPr>
        <w:pStyle w:val="Reqtify"/>
      </w:pPr>
    </w:p>
    <w:p w:rsidRPr="0034119C" w:rsidR="0034119C" w:rsidP="00C93484" w:rsidRDefault="0034119C">
      <w:pPr>
        <w:pStyle w:val="Reqtify"/>
        <w:rPr>
          <w:rStyle w:val="aff1"/>
        </w:rPr>
      </w:pPr>
      <w:r w:rsidRPr="0034119C">
        <w:rPr>
          <w:rStyle w:val="aff1"/>
          <w:rFonts w:hint="eastAsia"/>
        </w:rPr>
        <w:t>NOTES:</w:t>
      </w:r>
    </w:p>
    <w:p w:rsidR="0034119C" w:rsidP="00C93484" w:rsidRDefault="0034119C">
      <w:pPr>
        <w:pStyle w:val="Reqtify"/>
      </w:pPr>
      <w:r>
        <w:rPr>
          <w:rFonts w:hint="eastAsia"/>
        </w:rPr>
        <w:t>在配置数据中，</w:t>
      </w:r>
      <w:hyperlink w:history="1" w:anchor="ConditionForRMlimitSpeed">
        <w:r w:rsidRPr="0034119C">
          <w:rPr>
            <w:rStyle w:val="ac"/>
            <w:rFonts w:hint="eastAsia"/>
          </w:rPr>
          <w:t>ConditionForRMlimitSpeed</w:t>
        </w:r>
      </w:hyperlink>
      <w:r>
        <w:rPr>
          <w:rFonts w:hint="eastAsia"/>
        </w:rPr>
        <w:t>必须配置列车的“各种模式”及其相应的“最大”限速。其原因是防止</w:t>
      </w:r>
      <w:r>
        <w:rPr>
          <w:rFonts w:hint="eastAsia"/>
        </w:rPr>
        <w:t>ATP</w:t>
      </w:r>
      <w:r>
        <w:rPr>
          <w:rFonts w:hint="eastAsia"/>
        </w:rPr>
        <w:t>未发现相应模式的限速时，将</w:t>
      </w:r>
      <w:hyperlink w:history="1" w:anchor="RMlimitSpeedApplied">
        <w:r w:rsidRPr="0034119C">
          <w:rPr>
            <w:rStyle w:val="ac"/>
            <w:rFonts w:hint="eastAsia"/>
          </w:rPr>
          <w:t>RMlimitSpeedApplied</w:t>
        </w:r>
      </w:hyperlink>
      <w:r>
        <w:rPr>
          <w:rFonts w:hint="eastAsia"/>
        </w:rPr>
        <w:t>设置为</w:t>
      </w:r>
      <w:r>
        <w:rPr>
          <w:rFonts w:hint="eastAsia"/>
        </w:rPr>
        <w:t>0</w:t>
      </w:r>
      <w:r>
        <w:rPr>
          <w:rFonts w:hint="eastAsia"/>
        </w:rPr>
        <w:t>，影响可用性。但对于这些限速的监控，仅在</w:t>
      </w:r>
      <w:hyperlink w:history="1" w:anchor="MotionProtectionInhibition">
        <w:r>
          <w:rPr>
            <w:rStyle w:val="ac"/>
          </w:rPr>
          <w:t>MotionProtectionInhibition</w:t>
        </w:r>
      </w:hyperlink>
      <w:r>
        <w:rPr>
          <w:rFonts w:hint="eastAsia"/>
        </w:rPr>
        <w:t>时实施。</w:t>
      </w:r>
    </w:p>
    <w:p w:rsidR="00A16002" w:rsidP="00C93484" w:rsidRDefault="00A16002">
      <w:pPr>
        <w:pStyle w:val="Reqtify"/>
      </w:pPr>
    </w:p>
    <w:p w:rsidRPr="001A0758" w:rsidR="0034119C" w:rsidP="00C93484" w:rsidRDefault="0034119C">
      <w:pPr>
        <w:pStyle w:val="Reqtify"/>
      </w:pPr>
    </w:p>
    <w:p w:rsidR="00C552AD" w:rsidP="00704491" w:rsidRDefault="00C552AD">
      <w:pPr>
        <w:pStyle w:val="ReqtifyAltR"/>
      </w:pPr>
      <w:r>
        <w:t>[iTC_CC_ATP-SwRS-0</w:t>
      </w:r>
      <w:r>
        <w:rPr>
          <w:rFonts w:hint="eastAsia"/>
        </w:rPr>
        <w:t>497]</w:t>
      </w:r>
    </w:p>
    <w:p w:rsidR="002F7CF2" w:rsidP="00C93484" w:rsidRDefault="00915CD9">
      <w:pPr>
        <w:pStyle w:val="Reqtify"/>
      </w:pPr>
      <w:bookmarkStart w:name="NoDangerForRMoverSpeed" w:id="8590"/>
      <w:r w:rsidRPr="00E15E6E">
        <w:rPr>
          <w:rStyle w:val="aff2"/>
          <w:bCs w:val="0"/>
          <w:iCs w:val="0"/>
        </w:rPr>
        <w:t>NoDangerForRMoverSpeed</w:t>
      </w:r>
      <w:bookmarkEnd w:id="8590"/>
      <w:r w:rsidR="00C552AD">
        <w:rPr>
          <w:rFonts w:hint="eastAsia"/>
        </w:rPr>
        <w:t>，</w:t>
      </w:r>
      <w:r w:rsidR="002F7CF2">
        <w:rPr>
          <w:rFonts w:hint="eastAsia"/>
        </w:rPr>
        <w:t>列车速度小于</w:t>
      </w:r>
      <w:r w:rsidR="00BB477B">
        <w:rPr>
          <w:rFonts w:hint="eastAsia"/>
        </w:rPr>
        <w:t>等于</w:t>
      </w:r>
      <w:r w:rsidR="002F7CF2">
        <w:rPr>
          <w:rFonts w:hint="eastAsia"/>
        </w:rPr>
        <w:t>RM</w:t>
      </w:r>
      <w:r w:rsidR="002F7CF2">
        <w:rPr>
          <w:rFonts w:hint="eastAsia"/>
        </w:rPr>
        <w:t>模式下的限速。</w:t>
      </w:r>
    </w:p>
    <w:p w:rsidRPr="008E3191" w:rsidR="00C552AD" w:rsidP="00C93484" w:rsidRDefault="00C552AD">
      <w:pPr>
        <w:pStyle w:val="Reqtify"/>
      </w:pPr>
      <w:r>
        <w:t>ATP</w:t>
      </w:r>
      <w:r w:rsidRPr="00634120">
        <w:t xml:space="preserve"> </w:t>
      </w:r>
      <w:r w:rsidR="002F7CF2">
        <w:rPr>
          <w:rFonts w:hint="eastAsia"/>
        </w:rPr>
        <w:t xml:space="preserve">estimates that </w:t>
      </w:r>
      <w:r w:rsidRPr="00634120">
        <w:t xml:space="preserve">current </w:t>
      </w:r>
      <w:r w:rsidR="002F7CF2">
        <w:rPr>
          <w:rFonts w:hint="eastAsia"/>
        </w:rPr>
        <w:t xml:space="preserve">train </w:t>
      </w:r>
      <w:r w:rsidRPr="00634120">
        <w:t>maximum</w:t>
      </w:r>
      <w:r w:rsidR="002F7CF2">
        <w:rPr>
          <w:rFonts w:hint="eastAsia"/>
        </w:rPr>
        <w:t xml:space="preserve"> s</w:t>
      </w:r>
      <w:r w:rsidRPr="00634120">
        <w:t xml:space="preserve">peed </w:t>
      </w:r>
      <w:r w:rsidR="00BB477B">
        <w:rPr>
          <w:rFonts w:hint="eastAsia"/>
        </w:rPr>
        <w:t>not exceeds</w:t>
      </w:r>
      <w:r w:rsidRPr="00634120">
        <w:t xml:space="preserve"> </w:t>
      </w:r>
      <w:r w:rsidR="002F7CF2">
        <w:rPr>
          <w:rFonts w:hint="eastAsia"/>
        </w:rPr>
        <w:t>the</w:t>
      </w:r>
      <w:r w:rsidR="00C14891">
        <w:rPr>
          <w:rFonts w:hint="eastAsia"/>
        </w:rPr>
        <w:t xml:space="preserve"> RM limit speed</w:t>
      </w:r>
      <w:r w:rsidRPr="00634120">
        <w:t>.</w:t>
      </w:r>
    </w:p>
    <w:p w:rsidR="00C14891" w:rsidP="000431E0" w:rsidRDefault="00C14891">
      <w:pPr>
        <w:pStyle w:val="af7"/>
      </w:pPr>
      <w:r>
        <w:t xml:space="preserve">def </w:t>
      </w:r>
      <w:hyperlink w:history="1" w:anchor="NoDangerForRMoverSpeed">
        <w:r w:rsidR="00915CD9">
          <w:rPr>
            <w:rStyle w:val="ac"/>
          </w:rPr>
          <w:t>NoDangerForRMoverSpeed</w:t>
        </w:r>
      </w:hyperlink>
      <w:r>
        <w:rPr>
          <w:color w:val="FF8000"/>
        </w:rPr>
        <w:t>(</w:t>
      </w:r>
      <w:r>
        <w:t>k</w:t>
      </w:r>
      <w:r>
        <w:rPr>
          <w:color w:val="FF8000"/>
        </w:rPr>
        <w:t>)</w:t>
      </w:r>
      <w:r>
        <w:t>:</w:t>
      </w:r>
    </w:p>
    <w:p w:rsidR="00C14891" w:rsidP="000431E0" w:rsidRDefault="00C14891">
      <w:pPr>
        <w:pStyle w:val="af7"/>
      </w:pPr>
      <w:r>
        <w:t xml:space="preserve">    return </w:t>
      </w:r>
      <w:r>
        <w:rPr>
          <w:color w:val="FF8000"/>
        </w:rPr>
        <w:t>(</w:t>
      </w:r>
      <w:hyperlink w:history="1" w:anchor="ValidTrainKinematic">
        <w:r w:rsidR="008B283E">
          <w:rPr>
            <w:rStyle w:val="ac"/>
          </w:rPr>
          <w:t>ValidTrainKinematic</w:t>
        </w:r>
      </w:hyperlink>
      <w:r>
        <w:rPr>
          <w:color w:val="FF8000"/>
        </w:rPr>
        <w:t>(</w:t>
      </w:r>
      <w:r>
        <w:t>k</w:t>
      </w:r>
      <w:r>
        <w:rPr>
          <w:color w:val="FF8000"/>
        </w:rPr>
        <w:t>)</w:t>
      </w:r>
    </w:p>
    <w:p w:rsidR="00C552AD" w:rsidP="000431E0" w:rsidRDefault="00C14891">
      <w:pPr>
        <w:pStyle w:val="af7"/>
      </w:pPr>
      <w:r>
        <w:t xml:space="preserve">            and </w:t>
      </w:r>
      <w:hyperlink w:history="1" w:anchor="TrainMaxSpeed">
        <w:r w:rsidR="00047F0A">
          <w:rPr>
            <w:rStyle w:val="ac"/>
          </w:rPr>
          <w:t>TrainMaxSpeed</w:t>
        </w:r>
      </w:hyperlink>
      <w:r>
        <w:rPr>
          <w:color w:val="FF8000"/>
        </w:rPr>
        <w:t>(</w:t>
      </w:r>
      <w:r>
        <w:t>k</w:t>
      </w:r>
      <w:r>
        <w:rPr>
          <w:color w:val="FF8000"/>
        </w:rPr>
        <w:t>)</w:t>
      </w:r>
      <w:r>
        <w:t xml:space="preserve"> </w:t>
      </w:r>
      <w:r>
        <w:rPr>
          <w:color w:val="FF8000"/>
        </w:rPr>
        <w:t>&lt;</w:t>
      </w:r>
      <w:r w:rsidR="00BB477B">
        <w:rPr>
          <w:rFonts w:hint="eastAsia"/>
        </w:rPr>
        <w:t>=</w:t>
      </w:r>
      <w:r>
        <w:t xml:space="preserve"> </w:t>
      </w:r>
      <w:hyperlink w:history="1" w:anchor="RMlimitSpeedApplied">
        <w:r w:rsidR="00915CD9">
          <w:rPr>
            <w:rStyle w:val="ac"/>
          </w:rPr>
          <w:t>RMlimitSpeedApplied</w:t>
        </w:r>
      </w:hyperlink>
      <w:r>
        <w:rPr>
          <w:color w:val="FF8000"/>
        </w:rPr>
        <w:t>(</w:t>
      </w:r>
      <w:r>
        <w:t>k</w:t>
      </w:r>
      <w:r>
        <w:rPr>
          <w:color w:val="FF8000"/>
        </w:rPr>
        <w:t>))</w:t>
      </w:r>
      <w:r w:rsidDel="00AD5A61">
        <w:rPr>
          <w:rFonts w:hint="eastAsia"/>
        </w:rPr>
        <w:t xml:space="preserve"> </w:t>
      </w:r>
    </w:p>
    <w:p w:rsidRPr="008A1414" w:rsidR="00C552AD" w:rsidP="000C0D62" w:rsidRDefault="00C552AD">
      <w:pPr>
        <w:pStyle w:val="ReqtifyAltQ"/>
      </w:pPr>
      <w:r w:rsidRPr="008A1414">
        <w:t>#Category=Functional</w:t>
      </w:r>
    </w:p>
    <w:p w:rsidRPr="008A1414" w:rsidR="00C552AD" w:rsidP="000C0D62" w:rsidRDefault="00C552AD">
      <w:pPr>
        <w:pStyle w:val="ReqtifyAltQ"/>
      </w:pPr>
      <w:r w:rsidRPr="008A1414">
        <w:t>#Contribution</w:t>
      </w:r>
      <w:r>
        <w:t>=SIL4</w:t>
      </w:r>
    </w:p>
    <w:p w:rsidR="009328EA" w:rsidP="000C0D62" w:rsidRDefault="00C552AD">
      <w:pPr>
        <w:pStyle w:val="ReqtifyAltQ"/>
        <w:rPr>
          <w:ins w:author="常鸣" w:date="2014-07-03T14:27:00Z" w:id="8591"/>
        </w:rPr>
      </w:pPr>
      <w:del w:author="常鸣" w:date="2014-07-03T14:27:00Z" w:id="8592">
        <w:r w:rsidRPr="008A1414" w:rsidDel="009328EA">
          <w:delText>#S</w:delText>
        </w:r>
      </w:del>
      <w:ins w:author="常鸣" w:date="2014-07-03T14:27:00Z" w:id="8593">
        <w:r w:rsidR="009328EA">
          <w:t>#Allocation=ATP Software</w:t>
        </w:r>
      </w:ins>
    </w:p>
    <w:p w:rsidRPr="008A1414" w:rsidR="00C552AD" w:rsidP="000C0D62" w:rsidRDefault="009328EA">
      <w:pPr>
        <w:pStyle w:val="ReqtifyAltQ"/>
      </w:pPr>
      <w:ins w:author="常鸣" w:date="2014-07-03T14:27:00Z" w:id="8594">
        <w:r>
          <w:t>#S</w:t>
        </w:r>
      </w:ins>
      <w:r w:rsidRPr="008A1414" w:rsidR="00C552AD">
        <w:t>ource=</w:t>
      </w:r>
      <w:r w:rsidR="00C552AD">
        <w:rPr>
          <w:rFonts w:hint="eastAsia"/>
        </w:rPr>
        <w:t>[iTC_CC-SyAD-0275],</w:t>
      </w:r>
      <w:r w:rsidRPr="000A0F6E" w:rsidR="00C552AD">
        <w:rPr>
          <w:rFonts w:hint="eastAsia"/>
        </w:rPr>
        <w:t xml:space="preserve"> </w:t>
      </w:r>
      <w:r w:rsidR="00C552AD">
        <w:rPr>
          <w:rFonts w:hint="eastAsia"/>
        </w:rPr>
        <w:t>[iTC_CC-SyAD-0278],</w:t>
      </w:r>
      <w:r w:rsidRPr="008E2DF3" w:rsidR="00C552AD">
        <w:rPr>
          <w:rFonts w:hint="eastAsia"/>
        </w:rPr>
        <w:t xml:space="preserve"> </w:t>
      </w:r>
      <w:r w:rsidRPr="003D2990" w:rsidR="00C552AD">
        <w:t>[iTC_CC-SyAD-</w:t>
      </w:r>
      <w:r w:rsidRPr="003D2990" w:rsidR="00C552AD">
        <w:rPr>
          <w:rFonts w:hint="eastAsia"/>
        </w:rPr>
        <w:t>0</w:t>
      </w:r>
      <w:r w:rsidR="00C552AD">
        <w:rPr>
          <w:rFonts w:hint="eastAsia"/>
        </w:rPr>
        <w:t>364</w:t>
      </w:r>
      <w:r w:rsidRPr="003D2990" w:rsidR="00C552AD">
        <w:rPr>
          <w:rFonts w:hint="eastAsia"/>
        </w:rPr>
        <w:t>]</w:t>
      </w:r>
      <w:r w:rsidR="00C552AD">
        <w:rPr>
          <w:rFonts w:hint="eastAsia"/>
        </w:rPr>
        <w:t>,</w:t>
      </w:r>
      <w:r w:rsidRPr="00BA1739" w:rsidR="00BA1739">
        <w:t xml:space="preserve"> </w:t>
      </w:r>
      <w:r w:rsidRPr="003D2990" w:rsidR="00BA1739">
        <w:t>[iTC_CC-SyAD-</w:t>
      </w:r>
      <w:r w:rsidR="00BA1739">
        <w:rPr>
          <w:rFonts w:hint="eastAsia"/>
        </w:rPr>
        <w:t>1394</w:t>
      </w:r>
      <w:r w:rsidRPr="003D2990" w:rsidR="00BA1739">
        <w:rPr>
          <w:rFonts w:hint="eastAsia"/>
        </w:rPr>
        <w:t>]</w:t>
      </w:r>
      <w:r w:rsidR="00BA1739">
        <w:rPr>
          <w:rFonts w:hint="eastAsia"/>
        </w:rPr>
        <w:t>,</w:t>
      </w:r>
      <w:r w:rsidR="00C552AD">
        <w:rPr>
          <w:rFonts w:hint="eastAsia"/>
        </w:rPr>
        <w:t xml:space="preserve"> [</w:t>
      </w:r>
      <w:r w:rsidR="00C552AD">
        <w:t>iTC_CC_ATP_SwHA</w:t>
      </w:r>
      <w:r w:rsidRPr="009B3F4C" w:rsidR="00C552AD">
        <w:t>-0121</w:t>
      </w:r>
      <w:r w:rsidR="00C552AD">
        <w:rPr>
          <w:rFonts w:hint="eastAsia"/>
        </w:rPr>
        <w:t>]</w:t>
      </w:r>
    </w:p>
    <w:p w:rsidRPr="008A1414" w:rsidR="00C552AD" w:rsidP="000C0D62" w:rsidRDefault="00C552AD">
      <w:pPr>
        <w:pStyle w:val="ReqtifyAltQ"/>
      </w:pPr>
      <w:r w:rsidRPr="008A1414">
        <w:t>[End]</w:t>
      </w:r>
    </w:p>
    <w:p w:rsidR="00C552AD" w:rsidP="00C93484" w:rsidRDefault="00C552AD">
      <w:pPr>
        <w:pStyle w:val="Reqtify"/>
      </w:pPr>
    </w:p>
    <w:p w:rsidR="002F7CF2" w:rsidP="00C93484" w:rsidRDefault="002F7CF2">
      <w:pPr>
        <w:pStyle w:val="Reqtify"/>
      </w:pPr>
    </w:p>
    <w:p w:rsidR="002F7CF2" w:rsidP="002F7CF2" w:rsidRDefault="002F7CF2">
      <w:pPr>
        <w:pStyle w:val="ReqtifyAltR"/>
      </w:pPr>
      <w:r>
        <w:t>[iTC_CC_ATP-SwRS-0</w:t>
      </w:r>
      <w:r>
        <w:rPr>
          <w:rFonts w:hint="eastAsia"/>
        </w:rPr>
        <w:t>734]</w:t>
      </w:r>
    </w:p>
    <w:p w:rsidR="002F7CF2" w:rsidP="00C93484" w:rsidRDefault="00915CD9">
      <w:pPr>
        <w:pStyle w:val="Reqtify"/>
      </w:pPr>
      <w:bookmarkStart w:name="EBforRMoverSpeed" w:id="8595"/>
      <w:r w:rsidRPr="00E15E6E">
        <w:rPr>
          <w:rStyle w:val="aff2"/>
          <w:bCs w:val="0"/>
          <w:iCs w:val="0"/>
        </w:rPr>
        <w:t>EBforRMoverSpeed</w:t>
      </w:r>
      <w:bookmarkEnd w:id="8595"/>
      <w:r w:rsidR="002F7CF2">
        <w:rPr>
          <w:rFonts w:hint="eastAsia"/>
        </w:rPr>
        <w:t>，若在</w:t>
      </w:r>
      <w:r w:rsidR="002F7CF2">
        <w:rPr>
          <w:rFonts w:hint="eastAsia"/>
        </w:rPr>
        <w:t>RM</w:t>
      </w:r>
      <w:r w:rsidR="002F7CF2">
        <w:rPr>
          <w:rFonts w:hint="eastAsia"/>
        </w:rPr>
        <w:t>模式下，列车速度大于</w:t>
      </w:r>
      <w:r w:rsidR="002F7CF2">
        <w:rPr>
          <w:rFonts w:hint="eastAsia"/>
        </w:rPr>
        <w:t>RM</w:t>
      </w:r>
      <w:r w:rsidR="002F7CF2">
        <w:rPr>
          <w:rFonts w:hint="eastAsia"/>
        </w:rPr>
        <w:t>模式限速，则将输出</w:t>
      </w:r>
      <w:r w:rsidR="002F7CF2">
        <w:rPr>
          <w:rFonts w:hint="eastAsia"/>
        </w:rPr>
        <w:t>EB</w:t>
      </w:r>
      <w:r w:rsidR="002F7CF2">
        <w:rPr>
          <w:rFonts w:hint="eastAsia"/>
        </w:rPr>
        <w:t>。</w:t>
      </w:r>
    </w:p>
    <w:p w:rsidR="002F7CF2" w:rsidP="000431E0" w:rsidRDefault="002F7CF2">
      <w:pPr>
        <w:pStyle w:val="af7"/>
      </w:pPr>
      <w:r>
        <w:t xml:space="preserve">def </w:t>
      </w:r>
      <w:hyperlink w:history="1" w:anchor="EBforRMoverSpeed">
        <w:r w:rsidR="00915CD9">
          <w:rPr>
            <w:rStyle w:val="ac"/>
          </w:rPr>
          <w:t>EBforRMoverSpeed</w:t>
        </w:r>
      </w:hyperlink>
      <w:r>
        <w:t>(k):</w:t>
      </w:r>
    </w:p>
    <w:p w:rsidR="00B5411A" w:rsidP="000431E0" w:rsidRDefault="002F7CF2">
      <w:pPr>
        <w:pStyle w:val="af7"/>
      </w:pPr>
      <w:r>
        <w:t xml:space="preserve">    return (not </w:t>
      </w:r>
      <w:hyperlink w:history="1" w:anchor="NoDangerforRMoverSpeed">
        <w:r w:rsidR="00915CD9">
          <w:rPr>
            <w:rStyle w:val="ac"/>
          </w:rPr>
          <w:t>NoDangerforRMoverSpeed</w:t>
        </w:r>
      </w:hyperlink>
      <w:r>
        <w:t>(k)</w:t>
      </w:r>
    </w:p>
    <w:p w:rsidR="002F7CF2" w:rsidP="000431E0" w:rsidRDefault="00B5411A">
      <w:pPr>
        <w:pStyle w:val="af7"/>
      </w:pPr>
      <w:r>
        <w:rPr>
          <w:rFonts w:hint="eastAsia"/>
        </w:rPr>
        <w:t xml:space="preserve">             </w:t>
      </w:r>
      <w:r w:rsidR="002F7CF2">
        <w:t xml:space="preserve">and </w:t>
      </w:r>
      <w:hyperlink w:history="1" w:anchor="MotionProtectionInhibition">
        <w:r w:rsidR="008B283E">
          <w:rPr>
            <w:rStyle w:val="ac"/>
          </w:rPr>
          <w:t>MotionProtectionInhibition</w:t>
        </w:r>
      </w:hyperlink>
      <w:r w:rsidR="002F7CF2">
        <w:t>(k))</w:t>
      </w:r>
    </w:p>
    <w:p w:rsidRPr="008A1414" w:rsidR="002F7CF2" w:rsidP="000C0D62" w:rsidRDefault="002F7CF2">
      <w:pPr>
        <w:pStyle w:val="ReqtifyAltQ"/>
      </w:pPr>
      <w:r w:rsidRPr="008A1414">
        <w:t>#Category=Functional</w:t>
      </w:r>
    </w:p>
    <w:p w:rsidRPr="008A1414" w:rsidR="002F7CF2" w:rsidP="000C0D62" w:rsidRDefault="002F7CF2">
      <w:pPr>
        <w:pStyle w:val="ReqtifyAltQ"/>
      </w:pPr>
      <w:r w:rsidRPr="008A1414">
        <w:lastRenderedPageBreak/>
        <w:t>#Contribution</w:t>
      </w:r>
      <w:r>
        <w:t>=SIL4</w:t>
      </w:r>
    </w:p>
    <w:p w:rsidR="009328EA" w:rsidP="000C0D62" w:rsidRDefault="002F7CF2">
      <w:pPr>
        <w:pStyle w:val="ReqtifyAltQ"/>
        <w:rPr>
          <w:ins w:author="常鸣" w:date="2014-07-03T14:27:00Z" w:id="8596"/>
        </w:rPr>
      </w:pPr>
      <w:del w:author="常鸣" w:date="2014-07-03T14:27:00Z" w:id="8597">
        <w:r w:rsidRPr="008A1414" w:rsidDel="009328EA">
          <w:delText>#S</w:delText>
        </w:r>
      </w:del>
      <w:ins w:author="常鸣" w:date="2014-07-03T14:27:00Z" w:id="8598">
        <w:r w:rsidR="009328EA">
          <w:t>#Allocation=ATP Software</w:t>
        </w:r>
      </w:ins>
    </w:p>
    <w:p w:rsidRPr="008A1414" w:rsidR="002F7CF2" w:rsidP="000C0D62" w:rsidRDefault="009328EA">
      <w:pPr>
        <w:pStyle w:val="ReqtifyAltQ"/>
      </w:pPr>
      <w:ins w:author="常鸣" w:date="2014-07-03T14:27:00Z" w:id="8599">
        <w:r>
          <w:t>#S</w:t>
        </w:r>
      </w:ins>
      <w:r w:rsidRPr="008A1414" w:rsidR="002F7CF2">
        <w:t>ource=</w:t>
      </w:r>
      <w:r w:rsidR="002F7CF2">
        <w:rPr>
          <w:rFonts w:hint="eastAsia"/>
        </w:rPr>
        <w:t>[iTC_CC-SyAD-0275],</w:t>
      </w:r>
      <w:r w:rsidRPr="000A0F6E" w:rsidR="002F7CF2">
        <w:rPr>
          <w:rFonts w:hint="eastAsia"/>
        </w:rPr>
        <w:t xml:space="preserve"> </w:t>
      </w:r>
      <w:r w:rsidR="002F7CF2">
        <w:rPr>
          <w:rFonts w:hint="eastAsia"/>
        </w:rPr>
        <w:t>[iTC_CC-SyAD-0278],</w:t>
      </w:r>
      <w:r w:rsidRPr="00441CD9" w:rsidR="002F7CF2">
        <w:t xml:space="preserve"> </w:t>
      </w:r>
      <w:r w:rsidRPr="003D2990" w:rsidR="002F7CF2">
        <w:t>[iTC_CC-SyAD-</w:t>
      </w:r>
      <w:r w:rsidRPr="003D2990" w:rsidR="002F7CF2">
        <w:rPr>
          <w:rFonts w:hint="eastAsia"/>
        </w:rPr>
        <w:t>0</w:t>
      </w:r>
      <w:r w:rsidR="002F7CF2">
        <w:rPr>
          <w:rFonts w:hint="eastAsia"/>
        </w:rPr>
        <w:t>364</w:t>
      </w:r>
      <w:r w:rsidRPr="003D2990" w:rsidR="002F7CF2">
        <w:rPr>
          <w:rFonts w:hint="eastAsia"/>
        </w:rPr>
        <w:t>]</w:t>
      </w:r>
      <w:r w:rsidR="002F7CF2">
        <w:rPr>
          <w:rFonts w:hint="eastAsia"/>
        </w:rPr>
        <w:t>,</w:t>
      </w:r>
      <w:r w:rsidRPr="004A30A1" w:rsidR="004A30A1">
        <w:t xml:space="preserve"> </w:t>
      </w:r>
      <w:r w:rsidRPr="003D2990" w:rsidR="004A30A1">
        <w:t>[iTC_CC-SyAD-</w:t>
      </w:r>
      <w:r w:rsidR="004A30A1">
        <w:rPr>
          <w:rFonts w:hint="eastAsia"/>
        </w:rPr>
        <w:t>1394</w:t>
      </w:r>
      <w:r w:rsidRPr="003D2990" w:rsidR="004A30A1">
        <w:rPr>
          <w:rFonts w:hint="eastAsia"/>
        </w:rPr>
        <w:t>]</w:t>
      </w:r>
      <w:r w:rsidR="004A30A1">
        <w:rPr>
          <w:rFonts w:hint="eastAsia"/>
        </w:rPr>
        <w:t>,</w:t>
      </w:r>
      <w:r w:rsidR="002F7CF2">
        <w:rPr>
          <w:rFonts w:hint="eastAsia"/>
        </w:rPr>
        <w:t xml:space="preserve"> [</w:t>
      </w:r>
      <w:r w:rsidR="002F7CF2">
        <w:t>iTC_CC_ATP_SwHA</w:t>
      </w:r>
      <w:r w:rsidRPr="009B3F4C" w:rsidR="002F7CF2">
        <w:t>-0121</w:t>
      </w:r>
      <w:r w:rsidR="002F7CF2">
        <w:rPr>
          <w:rFonts w:hint="eastAsia"/>
        </w:rPr>
        <w:t>]</w:t>
      </w:r>
    </w:p>
    <w:p w:rsidRPr="008A1414" w:rsidR="002F7CF2" w:rsidP="000C0D62" w:rsidRDefault="002F7CF2">
      <w:pPr>
        <w:pStyle w:val="ReqtifyAltQ"/>
      </w:pPr>
      <w:r w:rsidRPr="008A1414">
        <w:t>[End]</w:t>
      </w:r>
    </w:p>
    <w:p w:rsidR="0034119C" w:rsidP="00C93484" w:rsidRDefault="0034119C">
      <w:pPr>
        <w:pStyle w:val="Reqtify"/>
      </w:pPr>
    </w:p>
    <w:p w:rsidR="002F7CF2" w:rsidP="00C93484" w:rsidRDefault="002F7CF2">
      <w:pPr>
        <w:pStyle w:val="Reqtify"/>
      </w:pPr>
    </w:p>
    <w:p w:rsidR="00FF4A8B" w:rsidP="0012674A" w:rsidRDefault="00DB3A2A">
      <w:pPr>
        <w:pStyle w:val="4"/>
      </w:pPr>
      <w:r>
        <w:rPr>
          <w:rFonts w:hint="eastAsia"/>
        </w:rPr>
        <w:t>M</w:t>
      </w:r>
      <w:r w:rsidR="00A512D1">
        <w:rPr>
          <w:rFonts w:hint="eastAsia"/>
        </w:rPr>
        <w:t xml:space="preserve">onitoring memorized location </w:t>
      </w:r>
      <w:r>
        <w:rPr>
          <w:rFonts w:hint="eastAsia"/>
        </w:rPr>
        <w:t>speed limit</w:t>
      </w:r>
    </w:p>
    <w:p w:rsidR="00A512D1" w:rsidP="00C93484" w:rsidRDefault="00A512D1">
      <w:pPr>
        <w:pStyle w:val="Reqtify"/>
      </w:pPr>
    </w:p>
    <w:p w:rsidR="00FC76A3" w:rsidP="00FC76A3" w:rsidRDefault="00FC76A3">
      <w:pPr>
        <w:pStyle w:val="ReqtifyAltR"/>
      </w:pPr>
      <w:r w:rsidRPr="00A2341E">
        <w:t>[i</w:t>
      </w:r>
      <w:r>
        <w:t>TC_CC_ATP-SwRS-0</w:t>
      </w:r>
      <w:r>
        <w:rPr>
          <w:rFonts w:hint="eastAsia"/>
        </w:rPr>
        <w:t>751</w:t>
      </w:r>
      <w:r w:rsidRPr="00A2341E">
        <w:t>]</w:t>
      </w:r>
    </w:p>
    <w:p w:rsidRPr="00A2341E" w:rsidR="00FC76A3" w:rsidP="00C93484" w:rsidRDefault="00915CD9">
      <w:pPr>
        <w:pStyle w:val="Reqtify"/>
      </w:pPr>
      <w:bookmarkStart w:name="NoDangerForMemorizedLocationOverSpeed" w:id="8600"/>
      <w:r w:rsidRPr="00E15E6E">
        <w:rPr>
          <w:rStyle w:val="aff2"/>
          <w:bCs w:val="0"/>
          <w:iCs w:val="0"/>
        </w:rPr>
        <w:t>NoDangerForMemorizedLocationOverSpeed</w:t>
      </w:r>
      <w:bookmarkEnd w:id="8600"/>
      <w:r w:rsidR="00FC76A3">
        <w:rPr>
          <w:rFonts w:hint="eastAsia"/>
        </w:rPr>
        <w:t>，在使用记忆定位而还未读到确认信标时，</w:t>
      </w:r>
      <w:r w:rsidR="00FC76A3">
        <w:rPr>
          <w:rFonts w:hint="eastAsia"/>
        </w:rPr>
        <w:t>ATP</w:t>
      </w:r>
      <w:r w:rsidR="00FC76A3">
        <w:rPr>
          <w:rFonts w:hint="eastAsia"/>
        </w:rPr>
        <w:t>监控列车速度是否超过项目限制值。</w:t>
      </w:r>
    </w:p>
    <w:p w:rsidR="00FC76A3" w:rsidP="000431E0" w:rsidRDefault="00FC76A3">
      <w:pPr>
        <w:pStyle w:val="af7"/>
      </w:pPr>
      <w:r>
        <w:t xml:space="preserve">def </w:t>
      </w:r>
      <w:hyperlink w:history="1" w:anchor="NoDangerForMemorizedLocationOverSpeed">
        <w:r w:rsidR="00915CD9">
          <w:rPr>
            <w:rStyle w:val="ac"/>
          </w:rPr>
          <w:t>NoDangerForMemorizedLocationOverSpeed</w:t>
        </w:r>
      </w:hyperlink>
      <w:r>
        <w:rPr>
          <w:color w:val="FF8000"/>
        </w:rPr>
        <w:t>(</w:t>
      </w:r>
      <w:r>
        <w:t>k</w:t>
      </w:r>
      <w:r>
        <w:rPr>
          <w:color w:val="FF8000"/>
        </w:rPr>
        <w:t>)</w:t>
      </w:r>
      <w:r>
        <w:t>:</w:t>
      </w:r>
    </w:p>
    <w:p w:rsidR="00FC76A3" w:rsidP="000431E0" w:rsidRDefault="00FC76A3">
      <w:pPr>
        <w:pStyle w:val="af7"/>
      </w:pPr>
      <w:r>
        <w:t xml:space="preserve">    return </w:t>
      </w:r>
      <w:r>
        <w:rPr>
          <w:color w:val="FF8000"/>
        </w:rPr>
        <w:t>(</w:t>
      </w:r>
      <w:r w:rsidRPr="00113E1C">
        <w:rPr>
          <w:rFonts w:hint="eastAsia"/>
        </w:rPr>
        <w:t>not</w:t>
      </w:r>
      <w:r>
        <w:rPr>
          <w:rFonts w:hint="eastAsia"/>
          <w:color w:val="FF8000"/>
        </w:rPr>
        <w:t xml:space="preserve"> </w:t>
      </w:r>
      <w:hyperlink w:history="1" w:anchor="MemLocationNotConfirmed">
        <w:r w:rsidR="0095165D">
          <w:rPr>
            <w:rStyle w:val="ac"/>
          </w:rPr>
          <w:t>MemLocationNotConfirmed</w:t>
        </w:r>
      </w:hyperlink>
      <w:r>
        <w:rPr>
          <w:color w:val="FF8000"/>
        </w:rPr>
        <w:t>(</w:t>
      </w:r>
      <w:r>
        <w:t>k</w:t>
      </w:r>
      <w:r>
        <w:rPr>
          <w:color w:val="FF8000"/>
        </w:rPr>
        <w:t>)</w:t>
      </w:r>
    </w:p>
    <w:p w:rsidRPr="00A2341E" w:rsidR="00FC76A3" w:rsidP="000431E0" w:rsidRDefault="00FC76A3">
      <w:pPr>
        <w:pStyle w:val="af7"/>
      </w:pPr>
      <w:r>
        <w:t xml:space="preserve">            </w:t>
      </w:r>
      <w:r w:rsidRPr="00FC76A3">
        <w:rPr>
          <w:rFonts w:hint="eastAsia"/>
        </w:rPr>
        <w:t>or</w:t>
      </w:r>
      <w:r>
        <w:t xml:space="preserve"> </w:t>
      </w:r>
      <w:hyperlink w:history="1" w:anchor="MaximumTrainSpeed">
        <w:hyperlink w:history="1" w:anchor="TrainMaxSpeed">
          <w:r w:rsidR="002A1E4E">
            <w:rPr>
              <w:rStyle w:val="ac"/>
            </w:rPr>
            <w:t>TrainMaxSpeed</w:t>
          </w:r>
        </w:hyperlink>
      </w:hyperlink>
      <w:r>
        <w:t xml:space="preserve"> </w:t>
      </w:r>
      <w:r w:rsidRPr="00086F6D">
        <w:rPr>
          <w:rFonts w:hint="eastAsia"/>
        </w:rPr>
        <w:t>&lt;</w:t>
      </w:r>
      <w:r>
        <w:t xml:space="preserve"> </w:t>
      </w:r>
      <w:hyperlink w:history="1" w:anchor="ATPsetting">
        <w:r w:rsidR="00786D0B">
          <w:rPr>
            <w:rStyle w:val="ac"/>
          </w:rPr>
          <w:t>ATPsetting</w:t>
        </w:r>
      </w:hyperlink>
      <w:r>
        <w:t>.</w:t>
      </w:r>
      <w:r w:rsidR="00760278">
        <w:t>MemLocLimitSpeed</w:t>
      </w:r>
      <w:r w:rsidRPr="00086F6D">
        <w:t>)</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8601"/>
        </w:rPr>
      </w:pPr>
      <w:del w:author="常鸣" w:date="2014-07-03T14:27:00Z" w:id="8602">
        <w:r w:rsidDel="009328EA">
          <w:delText>#S</w:delText>
        </w:r>
      </w:del>
      <w:ins w:author="常鸣" w:date="2014-07-03T14:27:00Z" w:id="8603">
        <w:r w:rsidR="009328EA">
          <w:t>#Allocation=ATP Software</w:t>
        </w:r>
      </w:ins>
      <w:ins w:author="常鸣" w:date="2014-07-03T15:01:00Z" w:id="8604">
        <w:r w:rsidR="00AA7E12">
          <w:rPr>
            <w:rFonts w:hint="eastAsia"/>
          </w:rPr>
          <w:t>, Vital Embedded Setting</w:t>
        </w:r>
      </w:ins>
    </w:p>
    <w:p w:rsidR="00610A4C" w:rsidP="000C0D62" w:rsidRDefault="009328EA">
      <w:pPr>
        <w:pStyle w:val="ReqtifyAltQ"/>
      </w:pPr>
      <w:ins w:author="常鸣" w:date="2014-07-03T14:27:00Z" w:id="8605">
        <w:r>
          <w:t>#S</w:t>
        </w:r>
      </w:ins>
      <w:r w:rsidR="00610A4C">
        <w:t>ource=</w:t>
      </w:r>
      <w:r w:rsidR="001F3266">
        <w:rPr>
          <w:rFonts w:hint="eastAsia"/>
        </w:rPr>
        <w:t>[iTC_CC-SyAD-1272]</w:t>
      </w:r>
      <w:r w:rsidR="00F20BDC">
        <w:rPr>
          <w:rFonts w:hint="eastAsia"/>
        </w:rPr>
        <w:t>,</w:t>
      </w:r>
      <w:r w:rsidRPr="00F20BDC" w:rsidR="00F20BDC">
        <w:rPr>
          <w:rFonts w:hint="eastAsia"/>
        </w:rPr>
        <w:t xml:space="preserve"> [</w:t>
      </w:r>
      <w:r w:rsidRPr="00F20BDC" w:rsidR="00F20BDC">
        <w:t>iTC_CC_ATP_SwHA-0</w:t>
      </w:r>
      <w:r w:rsidRPr="00F20BDC" w:rsidR="00F20BDC">
        <w:rPr>
          <w:rFonts w:hint="eastAsia"/>
        </w:rPr>
        <w:t>2</w:t>
      </w:r>
      <w:r w:rsidR="00F20BDC">
        <w:rPr>
          <w:rFonts w:hint="eastAsia"/>
        </w:rPr>
        <w:t>66</w:t>
      </w:r>
      <w:r w:rsidRPr="00F20BDC" w:rsidR="00F20BDC">
        <w:rPr>
          <w:rFonts w:hint="eastAsia"/>
        </w:rPr>
        <w:t>]</w:t>
      </w:r>
    </w:p>
    <w:p w:rsidR="00FC76A3" w:rsidP="000C0D62" w:rsidRDefault="00610A4C">
      <w:pPr>
        <w:pStyle w:val="ReqtifyAltQ"/>
      </w:pPr>
      <w:r>
        <w:t>[End]</w:t>
      </w:r>
    </w:p>
    <w:p w:rsidR="00FC76A3" w:rsidP="00C93484" w:rsidRDefault="00FC76A3">
      <w:pPr>
        <w:pStyle w:val="Reqtify"/>
      </w:pPr>
    </w:p>
    <w:p w:rsidR="00A2341E" w:rsidP="00A2341E" w:rsidRDefault="00A2341E">
      <w:pPr>
        <w:pStyle w:val="ReqtifyAltR"/>
      </w:pPr>
      <w:r w:rsidRPr="00A2341E">
        <w:t>[i</w:t>
      </w:r>
      <w:r w:rsidR="00655979">
        <w:t>TC_CC_ATP-SwRS-0</w:t>
      </w:r>
      <w:r w:rsidR="00655979">
        <w:rPr>
          <w:rFonts w:hint="eastAsia"/>
        </w:rPr>
        <w:t>719</w:t>
      </w:r>
      <w:r w:rsidRPr="00A2341E">
        <w:t>]</w:t>
      </w:r>
    </w:p>
    <w:p w:rsidRPr="00A2341E" w:rsidR="00A2341E" w:rsidP="00C93484" w:rsidRDefault="00915CD9">
      <w:pPr>
        <w:pStyle w:val="Reqtify"/>
      </w:pPr>
      <w:bookmarkStart w:name="EBforMemorizedLocationOverSpeed" w:id="8606"/>
      <w:r w:rsidRPr="00E15E6E">
        <w:rPr>
          <w:rStyle w:val="aff2"/>
          <w:bCs w:val="0"/>
          <w:iCs w:val="0"/>
        </w:rPr>
        <w:t>EBforMemorizedLocationOverSpeed</w:t>
      </w:r>
      <w:bookmarkEnd w:id="8606"/>
      <w:r w:rsidR="00A2341E">
        <w:rPr>
          <w:rFonts w:hint="eastAsia"/>
        </w:rPr>
        <w:t>，在使用记忆定位而还未读到确认信标时，</w:t>
      </w:r>
      <w:r w:rsidR="00A2341E">
        <w:rPr>
          <w:rFonts w:hint="eastAsia"/>
        </w:rPr>
        <w:t>ATP</w:t>
      </w:r>
      <w:r w:rsidR="00A2341E">
        <w:rPr>
          <w:rFonts w:hint="eastAsia"/>
        </w:rPr>
        <w:t>应确保列车速度不超过项目限制值。</w:t>
      </w:r>
    </w:p>
    <w:p w:rsidR="00642798" w:rsidP="000431E0" w:rsidRDefault="00642798">
      <w:pPr>
        <w:pStyle w:val="af7"/>
      </w:pPr>
      <w:r>
        <w:t xml:space="preserve">def </w:t>
      </w:r>
      <w:hyperlink w:history="1" w:anchor="EBforMemorizedLocationOverSpeed">
        <w:r w:rsidR="00915CD9">
          <w:rPr>
            <w:rStyle w:val="ac"/>
          </w:rPr>
          <w:t>EBforMemorizedLocationOverSpeed</w:t>
        </w:r>
      </w:hyperlink>
      <w:r w:rsidRPr="00086F6D">
        <w:t>(</w:t>
      </w:r>
      <w:r>
        <w:t>k</w:t>
      </w:r>
      <w:r w:rsidRPr="00086F6D">
        <w:t>)</w:t>
      </w:r>
      <w:r>
        <w:t>:</w:t>
      </w:r>
    </w:p>
    <w:p w:rsidR="00642798" w:rsidP="000431E0" w:rsidRDefault="00642798">
      <w:pPr>
        <w:pStyle w:val="af7"/>
      </w:pPr>
      <w:r>
        <w:t xml:space="preserve">    return </w:t>
      </w:r>
      <w:r>
        <w:rPr>
          <w:color w:val="FF8000"/>
        </w:rPr>
        <w:t>(</w:t>
      </w:r>
      <w:r w:rsidRPr="00113E1C" w:rsidR="00FC76A3">
        <w:rPr>
          <w:rFonts w:hint="eastAsia"/>
        </w:rPr>
        <w:t>not</w:t>
      </w:r>
      <w:r w:rsidR="00FC76A3">
        <w:rPr>
          <w:rFonts w:hint="eastAsia"/>
          <w:color w:val="FF8000"/>
        </w:rPr>
        <w:t xml:space="preserve"> </w:t>
      </w:r>
      <w:hyperlink w:history="1" w:anchor="NoDangerforMemorizedLocationOverSpeed">
        <w:r w:rsidR="00915CD9">
          <w:rPr>
            <w:rStyle w:val="ac"/>
          </w:rPr>
          <w:t>NoDangerforMemorizedLocationOverSpeed</w:t>
        </w:r>
      </w:hyperlink>
      <w:r>
        <w:rPr>
          <w:color w:val="FF8000"/>
        </w:rPr>
        <w:t>(</w:t>
      </w:r>
      <w:r>
        <w:t>k</w:t>
      </w:r>
      <w:r>
        <w:rPr>
          <w:color w:val="FF8000"/>
        </w:rPr>
        <w:t>)</w:t>
      </w:r>
    </w:p>
    <w:p w:rsidRPr="00A2341E" w:rsidR="00A2341E" w:rsidP="000431E0" w:rsidRDefault="00642798">
      <w:pPr>
        <w:pStyle w:val="af7"/>
      </w:pPr>
      <w:r>
        <w:t xml:space="preserve">            and </w:t>
      </w:r>
      <w:r w:rsidRPr="00113E1C" w:rsidR="00FC76A3">
        <w:t>not</w:t>
      </w:r>
      <w:r w:rsidRPr="00FC76A3" w:rsidR="00FC76A3">
        <w:t xml:space="preserve"> </w:t>
      </w:r>
      <w:hyperlink w:history="1" w:anchor="MotionProtectionInhibition">
        <w:r w:rsidR="008B283E">
          <w:rPr>
            <w:rStyle w:val="ac"/>
          </w:rPr>
          <w:t>MotionProtectionInhibition</w:t>
        </w:r>
      </w:hyperlink>
      <w:r w:rsidRPr="00086F6D" w:rsidR="00FC76A3">
        <w:t>(</w:t>
      </w:r>
      <w:r w:rsidR="00FC76A3">
        <w:rPr>
          <w:rFonts w:hint="eastAsia"/>
        </w:rPr>
        <w:t>k</w:t>
      </w:r>
      <w:r w:rsidRPr="00086F6D" w:rsidR="00FC76A3">
        <w:t>)</w:t>
      </w:r>
      <w:r w:rsidRPr="00086F6D">
        <w:t>)</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8607"/>
        </w:rPr>
      </w:pPr>
      <w:del w:author="常鸣" w:date="2014-07-03T14:27:00Z" w:id="8608">
        <w:r w:rsidDel="009328EA">
          <w:delText>#S</w:delText>
        </w:r>
      </w:del>
      <w:ins w:author="常鸣" w:date="2014-07-03T14:27:00Z" w:id="8609">
        <w:r w:rsidR="009328EA">
          <w:t>#Allocation=ATP Software</w:t>
        </w:r>
      </w:ins>
    </w:p>
    <w:p w:rsidR="00610A4C" w:rsidP="000C0D62" w:rsidRDefault="009328EA">
      <w:pPr>
        <w:pStyle w:val="ReqtifyAltQ"/>
      </w:pPr>
      <w:ins w:author="常鸣" w:date="2014-07-03T14:27:00Z" w:id="8610">
        <w:r>
          <w:t>#S</w:t>
        </w:r>
      </w:ins>
      <w:r w:rsidR="00610A4C">
        <w:t>ource=</w:t>
      </w:r>
      <w:r w:rsidR="001F3266">
        <w:rPr>
          <w:rFonts w:hint="eastAsia"/>
        </w:rPr>
        <w:t>[iTC_CC-SyAD-1272]</w:t>
      </w:r>
      <w:r w:rsidR="00F20BDC">
        <w:rPr>
          <w:rFonts w:hint="eastAsia"/>
        </w:rPr>
        <w:t>,</w:t>
      </w:r>
      <w:r w:rsidRPr="00F20BDC" w:rsidR="00F20BDC">
        <w:rPr>
          <w:rFonts w:hint="eastAsia"/>
        </w:rPr>
        <w:t xml:space="preserve"> [</w:t>
      </w:r>
      <w:r w:rsidRPr="00F20BDC" w:rsidR="00F20BDC">
        <w:t>iTC_CC_ATP_SwHA-0</w:t>
      </w:r>
      <w:r w:rsidRPr="00F20BDC" w:rsidR="00F20BDC">
        <w:rPr>
          <w:rFonts w:hint="eastAsia"/>
        </w:rPr>
        <w:t>2</w:t>
      </w:r>
      <w:r w:rsidR="00F20BDC">
        <w:rPr>
          <w:rFonts w:hint="eastAsia"/>
        </w:rPr>
        <w:t>66</w:t>
      </w:r>
      <w:r w:rsidRPr="00F20BDC" w:rsidR="00F20BDC">
        <w:rPr>
          <w:rFonts w:hint="eastAsia"/>
        </w:rPr>
        <w:t>]</w:t>
      </w:r>
    </w:p>
    <w:p w:rsidR="00FF4A8B" w:rsidP="000C0D62" w:rsidRDefault="00610A4C">
      <w:pPr>
        <w:pStyle w:val="ReqtifyAltQ"/>
      </w:pPr>
      <w:r>
        <w:t>[End]</w:t>
      </w:r>
    </w:p>
    <w:p w:rsidR="00FF4A8B" w:rsidP="00C93484" w:rsidRDefault="00FF4A8B">
      <w:pPr>
        <w:pStyle w:val="Reqtify"/>
      </w:pPr>
    </w:p>
    <w:p w:rsidRPr="00A61D30" w:rsidR="00C552AD" w:rsidP="00934391" w:rsidRDefault="00C552AD">
      <w:pPr>
        <w:pStyle w:val="3"/>
      </w:pPr>
      <w:r w:rsidRPr="00A61D30">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511"/>
        <w:gridCol w:w="1733"/>
        <w:gridCol w:w="1478"/>
        <w:gridCol w:w="1564"/>
      </w:tblGrid>
      <w:tr w:rsidRPr="00785CC7" w:rsidR="009B35DB" w:rsidTr="009B35DB">
        <w:tc>
          <w:tcPr>
            <w:tcW w:w="2429" w:type="pct"/>
            <w:tcBorders>
              <w:top w:val="single" w:color="000000" w:sz="12" w:space="0"/>
              <w:bottom w:val="single" w:color="000000" w:sz="4" w:space="0"/>
            </w:tcBorders>
            <w:shd w:val="clear" w:color="auto" w:fill="E0E0E0"/>
          </w:tcPr>
          <w:p w:rsidR="009B35DB" w:rsidP="00FA0FBB" w:rsidRDefault="009B35DB">
            <w:pPr>
              <w:pStyle w:val="af6"/>
            </w:pPr>
            <w:r>
              <w:t>Name</w:t>
            </w:r>
          </w:p>
        </w:tc>
        <w:tc>
          <w:tcPr>
            <w:tcW w:w="933" w:type="pct"/>
            <w:tcBorders>
              <w:top w:val="single" w:color="000000" w:sz="12" w:space="0"/>
              <w:bottom w:val="single" w:color="000000" w:sz="4" w:space="0"/>
            </w:tcBorders>
            <w:shd w:val="clear" w:color="auto" w:fill="E0E0E0"/>
          </w:tcPr>
          <w:p w:rsidR="009B35DB" w:rsidP="00FA0FBB" w:rsidRDefault="009B35DB">
            <w:pPr>
              <w:pStyle w:val="af6"/>
            </w:pPr>
            <w:r>
              <w:rPr>
                <w:rFonts w:hint="eastAsia"/>
              </w:rPr>
              <w:t>Safety Critical</w:t>
            </w:r>
          </w:p>
        </w:tc>
        <w:tc>
          <w:tcPr>
            <w:tcW w:w="796" w:type="pct"/>
            <w:tcBorders>
              <w:top w:val="single" w:color="000000" w:sz="12" w:space="0"/>
              <w:bottom w:val="single" w:color="000000" w:sz="4" w:space="0"/>
            </w:tcBorders>
            <w:shd w:val="clear" w:color="auto" w:fill="E0E0E0"/>
          </w:tcPr>
          <w:p w:rsidR="009B35DB" w:rsidP="00FA0FBB" w:rsidRDefault="009B35DB">
            <w:pPr>
              <w:pStyle w:val="af6"/>
            </w:pPr>
            <w:r>
              <w:t>Observable</w:t>
            </w:r>
          </w:p>
        </w:tc>
        <w:tc>
          <w:tcPr>
            <w:tcW w:w="842" w:type="pct"/>
            <w:tcBorders>
              <w:top w:val="single" w:color="000000" w:sz="12" w:space="0"/>
              <w:bottom w:val="single" w:color="000000" w:sz="4" w:space="0"/>
            </w:tcBorders>
            <w:shd w:val="clear" w:color="auto" w:fill="E0E0E0"/>
          </w:tcPr>
          <w:p w:rsidR="009B35DB" w:rsidP="00FA0FBB" w:rsidRDefault="009B35DB">
            <w:pPr>
              <w:pStyle w:val="af6"/>
            </w:pPr>
            <w:r>
              <w:t>Logical Type</w:t>
            </w:r>
          </w:p>
        </w:tc>
      </w:tr>
      <w:tr w:rsidR="00E92EF5" w:rsidTr="009B35DB">
        <w:tc>
          <w:tcPr>
            <w:tcW w:w="2429" w:type="pct"/>
            <w:tcBorders>
              <w:top w:val="single" w:color="000000" w:sz="4" w:space="0"/>
            </w:tcBorders>
            <w:shd w:val="clear" w:color="auto" w:fill="auto"/>
          </w:tcPr>
          <w:p w:rsidRPr="00655E9F" w:rsidR="00E92EF5" w:rsidP="00591D6B" w:rsidRDefault="00532AED">
            <w:pPr>
              <w:pStyle w:val="AltB0"/>
            </w:pPr>
            <w:hyperlink w:history="1" w:anchor="ConditionForRMlimitSpeed">
              <w:r w:rsidR="00E92EF5">
                <w:rPr>
                  <w:rStyle w:val="ac"/>
                </w:rPr>
                <w:t>ConditionForRMlimitSpeed</w:t>
              </w:r>
            </w:hyperlink>
          </w:p>
        </w:tc>
        <w:tc>
          <w:tcPr>
            <w:tcW w:w="933" w:type="pct"/>
            <w:tcBorders>
              <w:top w:val="single" w:color="000000" w:sz="4" w:space="0"/>
            </w:tcBorders>
          </w:tcPr>
          <w:p w:rsidR="00E92EF5" w:rsidP="00591D6B" w:rsidRDefault="00E92EF5">
            <w:pPr>
              <w:pStyle w:val="AltB0"/>
            </w:pPr>
            <w:r>
              <w:rPr>
                <w:rFonts w:hint="eastAsia"/>
              </w:rPr>
              <w:t>√</w:t>
            </w:r>
          </w:p>
        </w:tc>
        <w:tc>
          <w:tcPr>
            <w:tcW w:w="796" w:type="pct"/>
            <w:tcBorders>
              <w:top w:val="single" w:color="000000" w:sz="4" w:space="0"/>
            </w:tcBorders>
            <w:shd w:val="clear" w:color="auto" w:fill="auto"/>
          </w:tcPr>
          <w:p w:rsidR="00E92EF5" w:rsidP="00591D6B" w:rsidRDefault="00E92EF5">
            <w:pPr>
              <w:pStyle w:val="AltB0"/>
            </w:pPr>
            <w:r>
              <w:rPr>
                <w:rFonts w:hint="eastAsia"/>
              </w:rPr>
              <w:t>√</w:t>
            </w:r>
          </w:p>
        </w:tc>
        <w:tc>
          <w:tcPr>
            <w:tcW w:w="842"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B35DB">
        <w:tc>
          <w:tcPr>
            <w:tcW w:w="2429" w:type="pct"/>
            <w:tcBorders>
              <w:top w:val="single" w:color="000000" w:sz="4" w:space="0"/>
            </w:tcBorders>
            <w:shd w:val="clear" w:color="auto" w:fill="auto"/>
          </w:tcPr>
          <w:p w:rsidRPr="00655E9F" w:rsidR="00E92EF5" w:rsidP="00591D6B" w:rsidRDefault="00532AED">
            <w:pPr>
              <w:pStyle w:val="AltB0"/>
            </w:pPr>
            <w:hyperlink w:history="1" w:anchor="EBforMemorizedLocationOverSpeed">
              <w:r w:rsidR="00E92EF5">
                <w:rPr>
                  <w:rStyle w:val="ac"/>
                </w:rPr>
                <w:t>EBforMemorizedLocationOverSpeed</w:t>
              </w:r>
            </w:hyperlink>
          </w:p>
        </w:tc>
        <w:tc>
          <w:tcPr>
            <w:tcW w:w="933" w:type="pct"/>
            <w:tcBorders>
              <w:top w:val="single" w:color="000000" w:sz="4" w:space="0"/>
            </w:tcBorders>
          </w:tcPr>
          <w:p w:rsidR="00E92EF5" w:rsidP="00591D6B" w:rsidRDefault="00E92EF5">
            <w:pPr>
              <w:pStyle w:val="AltB0"/>
            </w:pPr>
            <w:r>
              <w:rPr>
                <w:rFonts w:hint="eastAsia"/>
              </w:rPr>
              <w:t>√</w:t>
            </w:r>
          </w:p>
        </w:tc>
        <w:tc>
          <w:tcPr>
            <w:tcW w:w="796" w:type="pct"/>
            <w:tcBorders>
              <w:top w:val="single" w:color="000000" w:sz="4" w:space="0"/>
            </w:tcBorders>
            <w:shd w:val="clear" w:color="auto" w:fill="auto"/>
          </w:tcPr>
          <w:p w:rsidR="00E92EF5" w:rsidP="00591D6B" w:rsidRDefault="00E92EF5">
            <w:pPr>
              <w:pStyle w:val="AltB0"/>
            </w:pPr>
            <w:r>
              <w:rPr>
                <w:rFonts w:hint="eastAsia"/>
              </w:rPr>
              <w:t>√</w:t>
            </w:r>
          </w:p>
        </w:tc>
        <w:tc>
          <w:tcPr>
            <w:tcW w:w="842"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B35DB">
        <w:tc>
          <w:tcPr>
            <w:tcW w:w="2429" w:type="pct"/>
            <w:tcBorders>
              <w:top w:val="single" w:color="000000" w:sz="4" w:space="0"/>
              <w:bottom w:val="single" w:color="000000" w:sz="4" w:space="0"/>
            </w:tcBorders>
            <w:shd w:val="clear" w:color="auto" w:fill="auto"/>
          </w:tcPr>
          <w:p w:rsidRPr="00655E9F" w:rsidR="00E92EF5" w:rsidP="00591D6B" w:rsidRDefault="00532AED">
            <w:pPr>
              <w:pStyle w:val="AltB0"/>
            </w:pPr>
            <w:hyperlink w:history="1" w:anchor="EBforRMoverSpeed">
              <w:r w:rsidR="00E92EF5">
                <w:rPr>
                  <w:rStyle w:val="ac"/>
                </w:rPr>
                <w:t>EBforRMoverSpeed</w:t>
              </w:r>
            </w:hyperlink>
          </w:p>
        </w:tc>
        <w:tc>
          <w:tcPr>
            <w:tcW w:w="933" w:type="pct"/>
            <w:tcBorders>
              <w:top w:val="single" w:color="000000" w:sz="4" w:space="0"/>
              <w:bottom w:val="single" w:color="000000" w:sz="4" w:space="0"/>
            </w:tcBorders>
          </w:tcPr>
          <w:p w:rsidR="00E92EF5" w:rsidP="00591D6B" w:rsidRDefault="00E92EF5">
            <w:pPr>
              <w:pStyle w:val="AltB0"/>
            </w:pPr>
            <w:r>
              <w:rPr>
                <w:rFonts w:hint="eastAsia"/>
              </w:rPr>
              <w:t>√</w:t>
            </w:r>
          </w:p>
        </w:tc>
        <w:tc>
          <w:tcPr>
            <w:tcW w:w="796" w:type="pct"/>
            <w:tcBorders>
              <w:top w:val="single" w:color="000000" w:sz="4" w:space="0"/>
              <w:bottom w:val="single" w:color="000000" w:sz="4" w:space="0"/>
            </w:tcBorders>
            <w:shd w:val="clear" w:color="auto" w:fill="auto"/>
          </w:tcPr>
          <w:p w:rsidR="00E92EF5" w:rsidP="00591D6B" w:rsidRDefault="00E92EF5">
            <w:pPr>
              <w:pStyle w:val="AltB0"/>
            </w:pPr>
            <w:r>
              <w:rPr>
                <w:rFonts w:hint="eastAsia"/>
              </w:rPr>
              <w:t>√</w:t>
            </w:r>
          </w:p>
        </w:tc>
        <w:tc>
          <w:tcPr>
            <w:tcW w:w="842" w:type="pct"/>
            <w:tcBorders>
              <w:top w:val="single" w:color="000000" w:sz="4" w:space="0"/>
              <w:bottom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B35DB">
        <w:tc>
          <w:tcPr>
            <w:tcW w:w="2429" w:type="pct"/>
            <w:tcBorders>
              <w:top w:val="single" w:color="000000" w:sz="4" w:space="0"/>
              <w:bottom w:val="single" w:color="000000" w:sz="4" w:space="0"/>
            </w:tcBorders>
            <w:shd w:val="clear" w:color="auto" w:fill="auto"/>
          </w:tcPr>
          <w:p w:rsidRPr="00655E9F" w:rsidR="00E92EF5" w:rsidP="00591D6B" w:rsidRDefault="00532AED">
            <w:pPr>
              <w:pStyle w:val="AltB0"/>
            </w:pPr>
            <w:hyperlink w:history="1" w:anchor="NoDangerForMemorizedLocationOverSpeed">
              <w:r w:rsidR="00E92EF5">
                <w:rPr>
                  <w:rStyle w:val="ac"/>
                </w:rPr>
                <w:t>NoDangerForMemorizedLocationOverSpeed</w:t>
              </w:r>
            </w:hyperlink>
          </w:p>
        </w:tc>
        <w:tc>
          <w:tcPr>
            <w:tcW w:w="933" w:type="pct"/>
            <w:tcBorders>
              <w:top w:val="single" w:color="000000" w:sz="4" w:space="0"/>
              <w:bottom w:val="single" w:color="000000" w:sz="4" w:space="0"/>
            </w:tcBorders>
          </w:tcPr>
          <w:p w:rsidR="00E92EF5" w:rsidP="00591D6B" w:rsidRDefault="00E92EF5">
            <w:pPr>
              <w:pStyle w:val="AltB0"/>
            </w:pPr>
            <w:r>
              <w:rPr>
                <w:rFonts w:hint="eastAsia"/>
              </w:rPr>
              <w:t>√</w:t>
            </w:r>
          </w:p>
        </w:tc>
        <w:tc>
          <w:tcPr>
            <w:tcW w:w="796" w:type="pct"/>
            <w:tcBorders>
              <w:top w:val="single" w:color="000000" w:sz="4" w:space="0"/>
              <w:bottom w:val="single" w:color="000000" w:sz="4" w:space="0"/>
            </w:tcBorders>
            <w:shd w:val="clear" w:color="auto" w:fill="auto"/>
          </w:tcPr>
          <w:p w:rsidR="00E92EF5" w:rsidP="00591D6B" w:rsidRDefault="00E92EF5">
            <w:pPr>
              <w:pStyle w:val="AltB0"/>
            </w:pPr>
            <w:r>
              <w:rPr>
                <w:rFonts w:hint="eastAsia"/>
              </w:rPr>
              <w:t>√</w:t>
            </w:r>
          </w:p>
        </w:tc>
        <w:tc>
          <w:tcPr>
            <w:tcW w:w="842" w:type="pct"/>
            <w:tcBorders>
              <w:top w:val="single" w:color="000000" w:sz="4" w:space="0"/>
              <w:bottom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B35DB">
        <w:tc>
          <w:tcPr>
            <w:tcW w:w="2429" w:type="pct"/>
            <w:tcBorders>
              <w:top w:val="single" w:color="000000" w:sz="4" w:space="0"/>
              <w:bottom w:val="single" w:color="000000" w:sz="4" w:space="0"/>
            </w:tcBorders>
            <w:shd w:val="clear" w:color="auto" w:fill="auto"/>
          </w:tcPr>
          <w:p w:rsidR="00E92EF5" w:rsidP="00591D6B" w:rsidRDefault="00532AED">
            <w:pPr>
              <w:pStyle w:val="AltB0"/>
            </w:pPr>
            <w:hyperlink w:history="1" w:anchor="NoDangerForRMoverSpeed">
              <w:r w:rsidR="00E92EF5">
                <w:rPr>
                  <w:rStyle w:val="ac"/>
                </w:rPr>
                <w:t>NoDangerForRMoverSpeed</w:t>
              </w:r>
            </w:hyperlink>
          </w:p>
        </w:tc>
        <w:tc>
          <w:tcPr>
            <w:tcW w:w="933" w:type="pct"/>
            <w:tcBorders>
              <w:top w:val="single" w:color="000000" w:sz="4" w:space="0"/>
              <w:bottom w:val="single" w:color="000000" w:sz="4" w:space="0"/>
            </w:tcBorders>
          </w:tcPr>
          <w:p w:rsidR="00E92EF5" w:rsidP="00591D6B" w:rsidRDefault="00E92EF5">
            <w:pPr>
              <w:pStyle w:val="AltB0"/>
            </w:pPr>
            <w:r>
              <w:rPr>
                <w:rFonts w:hint="eastAsia"/>
              </w:rPr>
              <w:t>√</w:t>
            </w:r>
          </w:p>
        </w:tc>
        <w:tc>
          <w:tcPr>
            <w:tcW w:w="796" w:type="pct"/>
            <w:tcBorders>
              <w:top w:val="single" w:color="000000" w:sz="4" w:space="0"/>
              <w:bottom w:val="single" w:color="000000" w:sz="4" w:space="0"/>
            </w:tcBorders>
            <w:shd w:val="clear" w:color="auto" w:fill="auto"/>
          </w:tcPr>
          <w:p w:rsidR="00E92EF5" w:rsidP="00591D6B" w:rsidRDefault="00E92EF5">
            <w:pPr>
              <w:pStyle w:val="AltB0"/>
            </w:pPr>
            <w:r>
              <w:rPr>
                <w:rFonts w:hint="eastAsia"/>
              </w:rPr>
              <w:t>√</w:t>
            </w:r>
          </w:p>
        </w:tc>
        <w:tc>
          <w:tcPr>
            <w:tcW w:w="842" w:type="pct"/>
            <w:tcBorders>
              <w:top w:val="single" w:color="000000" w:sz="4" w:space="0"/>
              <w:bottom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B35DB">
        <w:tc>
          <w:tcPr>
            <w:tcW w:w="2429" w:type="pct"/>
            <w:tcBorders>
              <w:top w:val="single" w:color="000000" w:sz="4" w:space="0"/>
            </w:tcBorders>
            <w:shd w:val="clear" w:color="auto" w:fill="auto"/>
          </w:tcPr>
          <w:p w:rsidR="00E92EF5" w:rsidP="00591D6B" w:rsidRDefault="00532AED">
            <w:pPr>
              <w:pStyle w:val="AltB0"/>
            </w:pPr>
            <w:hyperlink w:history="1" w:anchor="RMlimitSpeedApplied">
              <w:r w:rsidR="00E92EF5">
                <w:rPr>
                  <w:rStyle w:val="ac"/>
                </w:rPr>
                <w:t>RMlimitSpeedApplied</w:t>
              </w:r>
            </w:hyperlink>
          </w:p>
        </w:tc>
        <w:tc>
          <w:tcPr>
            <w:tcW w:w="933" w:type="pct"/>
            <w:tcBorders>
              <w:top w:val="single" w:color="000000" w:sz="4" w:space="0"/>
            </w:tcBorders>
          </w:tcPr>
          <w:p w:rsidR="00E92EF5" w:rsidP="00591D6B" w:rsidRDefault="00E92EF5">
            <w:pPr>
              <w:pStyle w:val="AltB0"/>
            </w:pPr>
            <w:r>
              <w:rPr>
                <w:rFonts w:hint="eastAsia"/>
              </w:rPr>
              <w:t>√</w:t>
            </w:r>
          </w:p>
        </w:tc>
        <w:tc>
          <w:tcPr>
            <w:tcW w:w="796" w:type="pct"/>
            <w:tcBorders>
              <w:top w:val="single" w:color="000000" w:sz="4" w:space="0"/>
            </w:tcBorders>
            <w:shd w:val="clear" w:color="auto" w:fill="auto"/>
          </w:tcPr>
          <w:p w:rsidR="00E92EF5" w:rsidP="00591D6B" w:rsidRDefault="00E92EF5">
            <w:pPr>
              <w:pStyle w:val="AltB0"/>
            </w:pPr>
            <w:r>
              <w:rPr>
                <w:rFonts w:hint="eastAsia"/>
              </w:rPr>
              <w:t>√</w:t>
            </w:r>
          </w:p>
        </w:tc>
        <w:tc>
          <w:tcPr>
            <w:tcW w:w="842"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bookmarkEnd w:id="8351"/>
    </w:tbl>
    <w:p w:rsidRPr="00011D26" w:rsidR="00011D26" w:rsidP="00C93484" w:rsidRDefault="00011D26">
      <w:pPr>
        <w:pStyle w:val="Reqtify"/>
      </w:pPr>
    </w:p>
    <w:p w:rsidRPr="00011D26" w:rsidR="00011D26" w:rsidP="00F23398" w:rsidRDefault="00011D26">
      <w:pPr>
        <w:pStyle w:val="2"/>
        <w:ind w:left="756" w:hanging="756"/>
      </w:pPr>
      <w:bookmarkStart w:name="_Ref345055856" w:id="8611"/>
      <w:bookmarkStart w:name="_Toc348357064" w:id="8612"/>
      <w:bookmarkStart w:name="_Toc349030477" w:id="8613"/>
      <w:bookmarkStart w:name="_Toc347566610" w:id="8614"/>
      <w:bookmarkStart w:name="_Toc345689275" w:id="8615"/>
      <w:bookmarkStart w:name="_Toc376182976" w:id="8616"/>
      <w:bookmarkStart w:name="_Toc392229956" w:id="8617"/>
      <w:r>
        <w:rPr>
          <w:rFonts w:hint="eastAsia"/>
        </w:rPr>
        <w:t>F</w:t>
      </w:r>
      <w:r w:rsidR="00DC168B">
        <w:rPr>
          <w:rFonts w:hint="eastAsia"/>
        </w:rPr>
        <w:t>5</w:t>
      </w:r>
      <w:r w:rsidR="00332B68">
        <w:rPr>
          <w:rFonts w:hint="eastAsia"/>
        </w:rPr>
        <w:t>4</w:t>
      </w:r>
      <w:r w:rsidR="006F29D1">
        <w:rPr>
          <w:rFonts w:hint="eastAsia"/>
        </w:rPr>
        <w:t>-</w:t>
      </w:r>
      <w:r w:rsidR="00332B68">
        <w:rPr>
          <w:rFonts w:hint="eastAsia"/>
        </w:rPr>
        <w:t>Monitor Rollback</w:t>
      </w:r>
      <w:r w:rsidR="00C0230A">
        <w:rPr>
          <w:rFonts w:hint="eastAsia"/>
        </w:rPr>
        <w:t xml:space="preserve"> Train Speed</w:t>
      </w:r>
      <w:bookmarkEnd w:id="8611"/>
      <w:bookmarkEnd w:id="8612"/>
      <w:bookmarkEnd w:id="8613"/>
      <w:bookmarkEnd w:id="8614"/>
      <w:bookmarkEnd w:id="8615"/>
      <w:bookmarkEnd w:id="8616"/>
      <w:bookmarkEnd w:id="8617"/>
    </w:p>
    <w:p w:rsidR="00131F1A" w:rsidP="00C93484" w:rsidRDefault="00131F1A">
      <w:pPr>
        <w:pStyle w:val="Reqtify"/>
      </w:pPr>
    </w:p>
    <w:p w:rsidR="00131F1A" w:rsidP="00934391" w:rsidRDefault="00131F1A">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254"/>
        <w:gridCol w:w="1137"/>
        <w:gridCol w:w="3895"/>
      </w:tblGrid>
      <w:tr w:rsidRPr="00785CC7" w:rsidR="00DC09A5" w:rsidTr="0063035C">
        <w:tc>
          <w:tcPr>
            <w:tcW w:w="2291"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612"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2097"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0733AC" w:rsidTr="0063035C">
        <w:tc>
          <w:tcPr>
            <w:tcW w:w="2291" w:type="pct"/>
            <w:tcBorders>
              <w:top w:val="single" w:color="000000" w:sz="4" w:space="0"/>
            </w:tcBorders>
            <w:shd w:val="clear" w:color="auto" w:fill="auto"/>
          </w:tcPr>
          <w:p w:rsidR="000733AC" w:rsidP="00591D6B" w:rsidRDefault="00532AED">
            <w:pPr>
              <w:pStyle w:val="AltB0"/>
            </w:pPr>
            <w:hyperlink w:history="1" w:anchor="ATPsetting">
              <w:r w:rsidR="000733AC">
                <w:rPr>
                  <w:rStyle w:val="ac"/>
                </w:rPr>
                <w:t>ATPsetting</w:t>
              </w:r>
            </w:hyperlink>
          </w:p>
        </w:tc>
        <w:tc>
          <w:tcPr>
            <w:tcW w:w="612" w:type="pct"/>
            <w:tcBorders>
              <w:top w:val="single" w:color="000000" w:sz="4" w:space="0"/>
            </w:tcBorders>
            <w:shd w:val="clear" w:color="auto" w:fill="auto"/>
          </w:tcPr>
          <w:p w:rsidR="000733AC" w:rsidP="00591D6B" w:rsidRDefault="000733AC">
            <w:pPr>
              <w:pStyle w:val="AltB0"/>
            </w:pPr>
            <w:r>
              <w:rPr>
                <w:rFonts w:hint="eastAsia"/>
              </w:rPr>
              <w:t>Internal</w:t>
            </w:r>
          </w:p>
        </w:tc>
        <w:tc>
          <w:tcPr>
            <w:tcW w:w="2097"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C473F2" w:rsidTr="0063035C">
        <w:tc>
          <w:tcPr>
            <w:tcW w:w="2291" w:type="pct"/>
            <w:shd w:val="clear" w:color="auto" w:fill="auto"/>
          </w:tcPr>
          <w:p w:rsidR="00C473F2" w:rsidP="00591D6B" w:rsidRDefault="00532AED">
            <w:pPr>
              <w:pStyle w:val="AltB0"/>
            </w:pPr>
            <w:hyperlink w:history="1" w:anchor="End2RunningForward">
              <w:r w:rsidR="00C473F2">
                <w:rPr>
                  <w:rStyle w:val="ac"/>
                </w:rPr>
                <w:t>End2RunningForward</w:t>
              </w:r>
            </w:hyperlink>
          </w:p>
        </w:tc>
        <w:tc>
          <w:tcPr>
            <w:tcW w:w="612" w:type="pct"/>
            <w:shd w:val="clear" w:color="auto" w:fill="auto"/>
          </w:tcPr>
          <w:p w:rsidRPr="00C9091D" w:rsidR="00C473F2" w:rsidP="00591D6B" w:rsidRDefault="00C473F2">
            <w:pPr>
              <w:pStyle w:val="AltB0"/>
            </w:pPr>
            <w:r>
              <w:rPr>
                <w:rFonts w:hint="eastAsia"/>
              </w:rPr>
              <w:t>Internal</w:t>
            </w:r>
          </w:p>
        </w:tc>
        <w:tc>
          <w:tcPr>
            <w:tcW w:w="2097" w:type="pct"/>
            <w:shd w:val="clear" w:color="auto" w:fill="auto"/>
          </w:tcPr>
          <w:p w:rsidR="00C473F2" w:rsidP="00591D6B" w:rsidRDefault="00ED222A">
            <w:pPr>
              <w:pStyle w:val="AltB0"/>
            </w:pPr>
            <w:r w:rsidRPr="00DF7BFA">
              <w:fldChar w:fldCharType="begin"/>
            </w:r>
            <w:r w:rsidRPr="00DF7BFA">
              <w:instrText xml:space="preserve"> REF _Ref345055703 \h </w:instrText>
            </w:r>
            <w:r w:rsidRPr="00DF7BFA">
              <w:fldChar w:fldCharType="separate"/>
            </w:r>
            <w:r w:rsidR="00DE178B">
              <w:rPr>
                <w:rFonts w:hint="eastAsia"/>
              </w:rPr>
              <w:t>F27-Compute Train Kinematics</w:t>
            </w:r>
            <w:r w:rsidRPr="00DF7BFA">
              <w:fldChar w:fldCharType="end"/>
            </w:r>
          </w:p>
        </w:tc>
      </w:tr>
      <w:tr w:rsidR="00C473F2" w:rsidTr="0063035C">
        <w:tc>
          <w:tcPr>
            <w:tcW w:w="2291" w:type="pct"/>
            <w:shd w:val="clear" w:color="auto" w:fill="auto"/>
          </w:tcPr>
          <w:p w:rsidR="00C473F2" w:rsidP="00591D6B" w:rsidRDefault="00532AED">
            <w:pPr>
              <w:pStyle w:val="AltB0"/>
            </w:pPr>
            <w:hyperlink w:history="1" w:anchor="MaximumTrainMotion">
              <w:r w:rsidR="00C473F2">
                <w:rPr>
                  <w:rStyle w:val="ac"/>
                </w:rPr>
                <w:t>MaximumTrainMotion</w:t>
              </w:r>
            </w:hyperlink>
          </w:p>
        </w:tc>
        <w:tc>
          <w:tcPr>
            <w:tcW w:w="612" w:type="pct"/>
            <w:shd w:val="clear" w:color="auto" w:fill="auto"/>
          </w:tcPr>
          <w:p w:rsidRPr="00C9091D" w:rsidR="00C473F2" w:rsidP="00591D6B" w:rsidRDefault="00C473F2">
            <w:pPr>
              <w:pStyle w:val="AltB0"/>
            </w:pPr>
            <w:r>
              <w:rPr>
                <w:rFonts w:hint="eastAsia"/>
              </w:rPr>
              <w:t>Internal</w:t>
            </w:r>
          </w:p>
        </w:tc>
        <w:tc>
          <w:tcPr>
            <w:tcW w:w="2097" w:type="pct"/>
            <w:shd w:val="clear" w:color="auto" w:fill="auto"/>
          </w:tcPr>
          <w:p w:rsidR="00C473F2" w:rsidP="00591D6B" w:rsidRDefault="00ED222A">
            <w:pPr>
              <w:pStyle w:val="AltB0"/>
            </w:pPr>
            <w:r w:rsidRPr="00DF7BFA">
              <w:fldChar w:fldCharType="begin"/>
            </w:r>
            <w:r w:rsidRPr="00DF7BFA">
              <w:instrText xml:space="preserve"> REF _Ref345055703 \h </w:instrText>
            </w:r>
            <w:r w:rsidRPr="00DF7BFA">
              <w:fldChar w:fldCharType="separate"/>
            </w:r>
            <w:r w:rsidR="00DE178B">
              <w:rPr>
                <w:rFonts w:hint="eastAsia"/>
              </w:rPr>
              <w:t>F27-Compute Train Kinematics</w:t>
            </w:r>
            <w:r w:rsidRPr="00DF7BFA">
              <w:fldChar w:fldCharType="end"/>
            </w:r>
          </w:p>
        </w:tc>
      </w:tr>
      <w:tr w:rsidR="00C473F2" w:rsidTr="0063035C">
        <w:tc>
          <w:tcPr>
            <w:tcW w:w="2291" w:type="pct"/>
            <w:shd w:val="clear" w:color="auto" w:fill="auto"/>
          </w:tcPr>
          <w:p w:rsidR="00C473F2" w:rsidP="00591D6B" w:rsidRDefault="00532AED">
            <w:pPr>
              <w:pStyle w:val="AltB0"/>
            </w:pPr>
            <w:hyperlink w:history="1" w:anchor="MinimumTrainMotion">
              <w:r w:rsidR="00C473F2">
                <w:rPr>
                  <w:rStyle w:val="ac"/>
                </w:rPr>
                <w:t>MinimumTrainMotion</w:t>
              </w:r>
            </w:hyperlink>
          </w:p>
        </w:tc>
        <w:tc>
          <w:tcPr>
            <w:tcW w:w="612" w:type="pct"/>
            <w:shd w:val="clear" w:color="auto" w:fill="auto"/>
          </w:tcPr>
          <w:p w:rsidRPr="00C9091D" w:rsidR="00C473F2" w:rsidP="00591D6B" w:rsidRDefault="00C473F2">
            <w:pPr>
              <w:pStyle w:val="AltB0"/>
            </w:pPr>
            <w:r>
              <w:rPr>
                <w:rFonts w:hint="eastAsia"/>
              </w:rPr>
              <w:t>Internal</w:t>
            </w:r>
          </w:p>
        </w:tc>
        <w:tc>
          <w:tcPr>
            <w:tcW w:w="2097" w:type="pct"/>
            <w:shd w:val="clear" w:color="auto" w:fill="auto"/>
          </w:tcPr>
          <w:p w:rsidR="00C473F2" w:rsidP="00591D6B" w:rsidRDefault="00ED222A">
            <w:pPr>
              <w:pStyle w:val="AltB0"/>
            </w:pPr>
            <w:r w:rsidRPr="00DF7BFA">
              <w:fldChar w:fldCharType="begin"/>
            </w:r>
            <w:r w:rsidRPr="00DF7BFA">
              <w:instrText xml:space="preserve"> REF _Ref345055703 \h </w:instrText>
            </w:r>
            <w:r w:rsidRPr="00DF7BFA">
              <w:fldChar w:fldCharType="separate"/>
            </w:r>
            <w:r w:rsidR="00DE178B">
              <w:rPr>
                <w:rFonts w:hint="eastAsia"/>
              </w:rPr>
              <w:t>F27-Compute Train Kinematics</w:t>
            </w:r>
            <w:r w:rsidRPr="00DF7BFA">
              <w:fldChar w:fldCharType="end"/>
            </w:r>
          </w:p>
        </w:tc>
      </w:tr>
      <w:tr w:rsidR="00416AAC" w:rsidTr="0063035C">
        <w:tc>
          <w:tcPr>
            <w:tcW w:w="2291" w:type="pct"/>
            <w:shd w:val="clear" w:color="auto" w:fill="auto"/>
          </w:tcPr>
          <w:p w:rsidR="00416AAC" w:rsidP="00591D6B" w:rsidRDefault="00532AED">
            <w:pPr>
              <w:pStyle w:val="AltB0"/>
            </w:pPr>
            <w:hyperlink w:history="1" w:anchor="MotionProtectionInhibition">
              <w:r w:rsidR="00416AAC">
                <w:rPr>
                  <w:rStyle w:val="ac"/>
                </w:rPr>
                <w:t>MotionProtectionInhibition</w:t>
              </w:r>
            </w:hyperlink>
          </w:p>
        </w:tc>
        <w:tc>
          <w:tcPr>
            <w:tcW w:w="612" w:type="pct"/>
            <w:shd w:val="clear" w:color="auto" w:fill="auto"/>
          </w:tcPr>
          <w:p w:rsidR="00416AAC" w:rsidP="00591D6B" w:rsidRDefault="00416AAC">
            <w:pPr>
              <w:pStyle w:val="AltB0"/>
            </w:pPr>
            <w:r>
              <w:rPr>
                <w:rFonts w:hint="eastAsia"/>
              </w:rPr>
              <w:t>Internal</w:t>
            </w:r>
          </w:p>
        </w:tc>
        <w:tc>
          <w:tcPr>
            <w:tcW w:w="2097" w:type="pct"/>
            <w:shd w:val="clear" w:color="auto" w:fill="auto"/>
          </w:tcPr>
          <w:p w:rsidRPr="00655E9F" w:rsidR="00416AAC" w:rsidP="00591D6B" w:rsidRDefault="00416AAC">
            <w:pPr>
              <w:pStyle w:val="AltB0"/>
            </w:pPr>
            <w:r>
              <w:fldChar w:fldCharType="begin"/>
            </w:r>
            <w:r>
              <w:instrText xml:space="preserve"> REF _Ref345055806 \h </w:instrText>
            </w:r>
            <w:r>
              <w:fldChar w:fldCharType="separate"/>
            </w:r>
            <w:r w:rsidR="00DE178B">
              <w:rPr>
                <w:rFonts w:hint="eastAsia"/>
              </w:rPr>
              <w:t>F46-</w:t>
            </w:r>
            <w:r w:rsidRPr="00655E9F" w:rsidR="00DE178B">
              <w:rPr>
                <w:rFonts w:hint="eastAsia"/>
              </w:rPr>
              <w:t xml:space="preserve">Determine </w:t>
            </w:r>
            <w:r w:rsidR="00DE178B">
              <w:rPr>
                <w:rFonts w:hint="eastAsia"/>
              </w:rPr>
              <w:t>O</w:t>
            </w:r>
            <w:r w:rsidRPr="00655E9F" w:rsidR="00DE178B">
              <w:rPr>
                <w:rFonts w:hint="eastAsia"/>
              </w:rPr>
              <w:t xml:space="preserve">ver </w:t>
            </w:r>
            <w:r w:rsidR="00DE178B">
              <w:rPr>
                <w:rFonts w:hint="eastAsia"/>
              </w:rPr>
              <w:t>E</w:t>
            </w:r>
            <w:r w:rsidRPr="00655E9F" w:rsidR="00DE178B">
              <w:rPr>
                <w:rFonts w:hint="eastAsia"/>
              </w:rPr>
              <w:t>nergy</w:t>
            </w:r>
            <w:r>
              <w:fldChar w:fldCharType="end"/>
            </w:r>
          </w:p>
        </w:tc>
      </w:tr>
      <w:tr w:rsidR="00416AAC" w:rsidTr="0063035C">
        <w:tc>
          <w:tcPr>
            <w:tcW w:w="2291" w:type="pct"/>
            <w:shd w:val="clear" w:color="auto" w:fill="auto"/>
          </w:tcPr>
          <w:p w:rsidR="00416AAC" w:rsidP="00591D6B" w:rsidRDefault="00532AED">
            <w:pPr>
              <w:pStyle w:val="AltB0"/>
            </w:pPr>
            <w:hyperlink w:history="1" w:anchor="Offline">
              <w:r w:rsidR="00416AAC">
                <w:rPr>
                  <w:rStyle w:val="ac"/>
                </w:rPr>
                <w:t>Offline</w:t>
              </w:r>
            </w:hyperlink>
          </w:p>
        </w:tc>
        <w:tc>
          <w:tcPr>
            <w:tcW w:w="612" w:type="pct"/>
            <w:shd w:val="clear" w:color="auto" w:fill="auto"/>
          </w:tcPr>
          <w:p w:rsidR="00416AAC" w:rsidP="00591D6B" w:rsidRDefault="00416AAC">
            <w:pPr>
              <w:pStyle w:val="AltB0"/>
            </w:pPr>
            <w:r>
              <w:rPr>
                <w:rFonts w:hint="eastAsia"/>
              </w:rPr>
              <w:t>Internal</w:t>
            </w:r>
          </w:p>
        </w:tc>
        <w:tc>
          <w:tcPr>
            <w:tcW w:w="2097" w:type="pct"/>
            <w:shd w:val="clear" w:color="auto" w:fill="auto"/>
          </w:tcPr>
          <w:p w:rsidR="00416AAC" w:rsidP="00591D6B" w:rsidRDefault="00416A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63035C">
        <w:tc>
          <w:tcPr>
            <w:tcW w:w="2291" w:type="pct"/>
            <w:shd w:val="clear" w:color="auto" w:fill="auto"/>
          </w:tcPr>
          <w:p w:rsidR="00416AAC" w:rsidP="00591D6B" w:rsidRDefault="00532AED">
            <w:pPr>
              <w:pStyle w:val="AltB0"/>
            </w:pPr>
            <w:hyperlink w:history="1" w:anchor="TrainFrontEnd">
              <w:r w:rsidR="00416AAC">
                <w:rPr>
                  <w:rStyle w:val="ac"/>
                </w:rPr>
                <w:t>TrainFrontEnd</w:t>
              </w:r>
            </w:hyperlink>
          </w:p>
        </w:tc>
        <w:tc>
          <w:tcPr>
            <w:tcW w:w="612" w:type="pct"/>
            <w:shd w:val="clear" w:color="auto" w:fill="auto"/>
          </w:tcPr>
          <w:p w:rsidR="00416AAC" w:rsidP="00591D6B" w:rsidRDefault="00416AAC">
            <w:pPr>
              <w:pStyle w:val="AltB0"/>
            </w:pPr>
            <w:r>
              <w:rPr>
                <w:rFonts w:hint="eastAsia"/>
              </w:rPr>
              <w:t>Internal</w:t>
            </w:r>
          </w:p>
        </w:tc>
        <w:tc>
          <w:tcPr>
            <w:tcW w:w="2097" w:type="pct"/>
            <w:shd w:val="clear" w:color="auto" w:fill="auto"/>
          </w:tcPr>
          <w:p w:rsidR="00416AAC" w:rsidP="00591D6B" w:rsidRDefault="00416A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2A1E4E">
        <w:tc>
          <w:tcPr>
            <w:tcW w:w="2291" w:type="pct"/>
            <w:shd w:val="clear" w:color="auto" w:fill="auto"/>
          </w:tcPr>
          <w:p w:rsidR="00416AAC" w:rsidP="00591D6B" w:rsidRDefault="00532AED">
            <w:pPr>
              <w:pStyle w:val="AltB0"/>
            </w:pPr>
            <w:hyperlink w:history="1" w:anchor="TrainMaxSpeed">
              <w:r w:rsidRPr="002A1E4E" w:rsidR="00416AAC">
                <w:rPr>
                  <w:rStyle w:val="ac"/>
                  <w:rFonts w:hint="eastAsia"/>
                </w:rPr>
                <w:t>TrainMaxSpeed</w:t>
              </w:r>
            </w:hyperlink>
          </w:p>
        </w:tc>
        <w:tc>
          <w:tcPr>
            <w:tcW w:w="612" w:type="pct"/>
            <w:shd w:val="clear" w:color="auto" w:fill="auto"/>
          </w:tcPr>
          <w:p w:rsidR="00416AAC" w:rsidP="00591D6B" w:rsidRDefault="00416AAC">
            <w:pPr>
              <w:pStyle w:val="AltB0"/>
            </w:pPr>
            <w:r>
              <w:rPr>
                <w:rFonts w:hint="eastAsia"/>
              </w:rPr>
              <w:t>Internal</w:t>
            </w:r>
          </w:p>
        </w:tc>
        <w:tc>
          <w:tcPr>
            <w:tcW w:w="2097" w:type="pct"/>
            <w:shd w:val="clear" w:color="auto" w:fill="auto"/>
          </w:tcPr>
          <w:p w:rsidR="00416AAC" w:rsidP="00591D6B" w:rsidRDefault="00416AAC">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416AAC" w:rsidTr="0063035C">
        <w:tc>
          <w:tcPr>
            <w:tcW w:w="2291" w:type="pct"/>
            <w:shd w:val="clear" w:color="auto" w:fill="auto"/>
          </w:tcPr>
          <w:p w:rsidR="00416AAC" w:rsidP="00591D6B" w:rsidRDefault="00532AED">
            <w:pPr>
              <w:pStyle w:val="AltB0"/>
            </w:pPr>
            <w:hyperlink w:history="1" w:anchor="ValidTrainKinematic">
              <w:r w:rsidR="00416AAC">
                <w:rPr>
                  <w:rStyle w:val="ac"/>
                </w:rPr>
                <w:t>ValidTrainKinematic</w:t>
              </w:r>
            </w:hyperlink>
          </w:p>
        </w:tc>
        <w:tc>
          <w:tcPr>
            <w:tcW w:w="612" w:type="pct"/>
            <w:shd w:val="clear" w:color="auto" w:fill="auto"/>
          </w:tcPr>
          <w:p w:rsidR="00416AAC" w:rsidP="00591D6B" w:rsidRDefault="00416AAC">
            <w:pPr>
              <w:pStyle w:val="AltB0"/>
            </w:pPr>
            <w:r>
              <w:rPr>
                <w:rFonts w:hint="eastAsia"/>
              </w:rPr>
              <w:t>Internal</w:t>
            </w:r>
          </w:p>
        </w:tc>
        <w:tc>
          <w:tcPr>
            <w:tcW w:w="2097" w:type="pct"/>
            <w:shd w:val="clear" w:color="auto" w:fill="auto"/>
          </w:tcPr>
          <w:p w:rsidR="00416AAC" w:rsidP="00591D6B" w:rsidRDefault="00416AAC">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bl>
    <w:p w:rsidR="00131F1A" w:rsidP="00C93484" w:rsidRDefault="00131F1A">
      <w:pPr>
        <w:pStyle w:val="Reqtify"/>
      </w:pPr>
    </w:p>
    <w:p w:rsidR="00131F1A" w:rsidP="00934391" w:rsidRDefault="00131F1A">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7"/>
        <w:gridCol w:w="1558"/>
        <w:gridCol w:w="2706"/>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2848D6" w:rsidTr="0063035C">
        <w:tc>
          <w:tcPr>
            <w:tcW w:w="1720" w:type="pct"/>
            <w:tcBorders>
              <w:top w:val="single" w:color="000000" w:sz="4" w:space="0"/>
            </w:tcBorders>
            <w:shd w:val="clear" w:color="auto" w:fill="auto"/>
          </w:tcPr>
          <w:p w:rsidR="002848D6" w:rsidP="00591D6B" w:rsidRDefault="00532AED">
            <w:pPr>
              <w:pStyle w:val="AltB0"/>
            </w:pPr>
            <w:hyperlink w:history="1" w:anchor="RollbackDistanceAccount_1">
              <w:r w:rsidR="002848D6">
                <w:rPr>
                  <w:rStyle w:val="ac"/>
                </w:rPr>
                <w:t>RollbackDistanceAccount_1</w:t>
              </w:r>
            </w:hyperlink>
          </w:p>
        </w:tc>
        <w:tc>
          <w:tcPr>
            <w:tcW w:w="984" w:type="pct"/>
            <w:tcBorders>
              <w:top w:val="single" w:color="000000" w:sz="4" w:space="0"/>
            </w:tcBorders>
          </w:tcPr>
          <w:p w:rsidR="002848D6" w:rsidP="00591D6B" w:rsidRDefault="002848D6">
            <w:pPr>
              <w:pStyle w:val="AltB0"/>
            </w:pPr>
            <w:r>
              <w:rPr>
                <w:rFonts w:hint="eastAsia"/>
              </w:rPr>
              <w:t>√</w:t>
            </w:r>
          </w:p>
        </w:tc>
        <w:tc>
          <w:tcPr>
            <w:tcW w:w="839" w:type="pct"/>
            <w:tcBorders>
              <w:top w:val="single" w:color="000000" w:sz="4" w:space="0"/>
            </w:tcBorders>
            <w:shd w:val="clear" w:color="auto" w:fill="auto"/>
          </w:tcPr>
          <w:p w:rsidR="002848D6" w:rsidP="00591D6B" w:rsidRDefault="002848D6">
            <w:pPr>
              <w:pStyle w:val="AltB0"/>
            </w:pPr>
            <w:r>
              <w:rPr>
                <w:rFonts w:hint="eastAsia"/>
              </w:rPr>
              <w:t>√</w:t>
            </w:r>
          </w:p>
        </w:tc>
        <w:tc>
          <w:tcPr>
            <w:tcW w:w="1457" w:type="pct"/>
            <w:tcBorders>
              <w:top w:val="single" w:color="000000" w:sz="4" w:space="0"/>
            </w:tcBorders>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2848D6" w:rsidTr="0063035C">
        <w:tc>
          <w:tcPr>
            <w:tcW w:w="1720" w:type="pct"/>
            <w:tcBorders>
              <w:top w:val="single" w:color="000000" w:sz="4" w:space="0"/>
            </w:tcBorders>
            <w:shd w:val="clear" w:color="auto" w:fill="auto"/>
          </w:tcPr>
          <w:p w:rsidR="002848D6" w:rsidP="00591D6B" w:rsidRDefault="00532AED">
            <w:pPr>
              <w:pStyle w:val="AltB0"/>
            </w:pPr>
            <w:hyperlink w:history="1" w:anchor="RollbackDistanceAccount_2">
              <w:r w:rsidR="002848D6">
                <w:rPr>
                  <w:rStyle w:val="ac"/>
                </w:rPr>
                <w:t>RollbackDistanceAccount_2</w:t>
              </w:r>
            </w:hyperlink>
          </w:p>
        </w:tc>
        <w:tc>
          <w:tcPr>
            <w:tcW w:w="984" w:type="pct"/>
            <w:tcBorders>
              <w:top w:val="single" w:color="000000" w:sz="4" w:space="0"/>
            </w:tcBorders>
          </w:tcPr>
          <w:p w:rsidR="002848D6" w:rsidP="00591D6B" w:rsidRDefault="002848D6">
            <w:pPr>
              <w:pStyle w:val="AltB0"/>
            </w:pPr>
            <w:r>
              <w:rPr>
                <w:rFonts w:hint="eastAsia"/>
              </w:rPr>
              <w:t>√</w:t>
            </w:r>
          </w:p>
        </w:tc>
        <w:tc>
          <w:tcPr>
            <w:tcW w:w="839" w:type="pct"/>
            <w:tcBorders>
              <w:top w:val="single" w:color="000000" w:sz="4" w:space="0"/>
            </w:tcBorders>
            <w:shd w:val="clear" w:color="auto" w:fill="auto"/>
          </w:tcPr>
          <w:p w:rsidR="002848D6" w:rsidP="00591D6B" w:rsidRDefault="002848D6">
            <w:pPr>
              <w:pStyle w:val="AltB0"/>
            </w:pPr>
            <w:r>
              <w:rPr>
                <w:rFonts w:hint="eastAsia"/>
              </w:rPr>
              <w:t>√</w:t>
            </w:r>
          </w:p>
        </w:tc>
        <w:tc>
          <w:tcPr>
            <w:tcW w:w="1457" w:type="pct"/>
            <w:tcBorders>
              <w:top w:val="single" w:color="000000" w:sz="4" w:space="0"/>
            </w:tcBorders>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00131F1A" w:rsidP="00C93484" w:rsidRDefault="00131F1A">
      <w:pPr>
        <w:pStyle w:val="Reqtify"/>
      </w:pPr>
    </w:p>
    <w:p w:rsidR="00131F1A" w:rsidP="00934391" w:rsidRDefault="00131F1A">
      <w:pPr>
        <w:pStyle w:val="3"/>
      </w:pPr>
      <w:r w:rsidRPr="00A61D30">
        <w:rPr>
          <w:rFonts w:hint="eastAsia"/>
        </w:rPr>
        <w:t>Processing</w:t>
      </w:r>
    </w:p>
    <w:p w:rsidRPr="0084703D" w:rsidR="0084703D" w:rsidP="00C93484" w:rsidRDefault="0084703D">
      <w:pPr>
        <w:pStyle w:val="Reqtify"/>
      </w:pPr>
    </w:p>
    <w:p w:rsidR="0084703D" w:rsidP="0084703D" w:rsidRDefault="0084703D">
      <w:pPr>
        <w:pStyle w:val="ReqtifyAltR"/>
      </w:pPr>
      <w:r>
        <w:t>[iTC_CC_ATP-SwRS-</w:t>
      </w:r>
      <w:r>
        <w:rPr>
          <w:rFonts w:hint="eastAsia"/>
        </w:rPr>
        <w:t>0065</w:t>
      </w:r>
      <w:r>
        <w:t>]</w:t>
      </w:r>
    </w:p>
    <w:p w:rsidRPr="00D16ED5" w:rsidR="0084703D" w:rsidP="00C93484" w:rsidRDefault="00786D0B">
      <w:pPr>
        <w:pStyle w:val="Reqtify"/>
      </w:pPr>
      <w:bookmarkStart w:name="RMRselectedDrivingMode" w:id="8618"/>
      <w:r w:rsidRPr="00E15E6E">
        <w:rPr>
          <w:rStyle w:val="aff2"/>
        </w:rPr>
        <w:t>RMRselectedDrivingMode</w:t>
      </w:r>
      <w:bookmarkEnd w:id="8618"/>
      <w:r w:rsidR="0084703D">
        <w:rPr>
          <w:rFonts w:hint="eastAsia"/>
        </w:rPr>
        <w:t>，是否选择了</w:t>
      </w:r>
      <w:r w:rsidR="0084703D">
        <w:rPr>
          <w:rFonts w:hint="eastAsia"/>
        </w:rPr>
        <w:t>RMR</w:t>
      </w:r>
      <w:r w:rsidR="0084703D">
        <w:rPr>
          <w:rFonts w:hint="eastAsia"/>
        </w:rPr>
        <w:t>倒车模式。其状态来自于项目可配置的列车输入采集。</w:t>
      </w:r>
    </w:p>
    <w:p w:rsidR="0084703D" w:rsidP="00C93484" w:rsidRDefault="00532AED">
      <w:pPr>
        <w:pStyle w:val="Reqtify"/>
      </w:pPr>
      <w:hyperlink w:history="1" w:anchor="RMRselectedDrivingMode">
        <w:r w:rsidR="00786D0B">
          <w:rPr>
            <w:rStyle w:val="ac"/>
            <w:noProof/>
          </w:rPr>
          <w:t>RMRselectedDrivingMode</w:t>
        </w:r>
      </w:hyperlink>
      <w:r w:rsidRPr="00110B42" w:rsidR="0084703D">
        <w:rPr>
          <w:rFonts w:hint="eastAsia"/>
        </w:rPr>
        <w:t xml:space="preserve"> represents the choice of RMR. </w:t>
      </w:r>
    </w:p>
    <w:p w:rsidRPr="00DA71BB" w:rsidR="0084703D" w:rsidP="000431E0" w:rsidRDefault="0084703D">
      <w:pPr>
        <w:pStyle w:val="af7"/>
      </w:pPr>
      <w:r w:rsidRPr="00AD3FA3">
        <w:t>def</w:t>
      </w:r>
      <w:r w:rsidRPr="00DA71BB">
        <w:t xml:space="preserve"> </w:t>
      </w:r>
      <w:hyperlink w:history="1" w:anchor="RMRselectedDrivingMode">
        <w:r w:rsidR="00786D0B">
          <w:rPr>
            <w:rStyle w:val="ac"/>
          </w:rPr>
          <w:t>RMRselectedDrivingMode</w:t>
        </w:r>
      </w:hyperlink>
      <w:r w:rsidRPr="00DA71BB">
        <w:t>(k):</w:t>
      </w:r>
    </w:p>
    <w:p w:rsidRPr="00DA71BB" w:rsidR="0084703D" w:rsidP="000431E0" w:rsidRDefault="0084703D">
      <w:pPr>
        <w:pStyle w:val="af7"/>
      </w:pPr>
      <w:r w:rsidRPr="00DA71BB">
        <w:t xml:space="preserve">    </w:t>
      </w:r>
      <w:r w:rsidRPr="00AD3FA3" w:rsidR="00AD3FA3">
        <w:rPr>
          <w:rFonts w:hint="eastAsia"/>
        </w:rPr>
        <w:t>return</w:t>
      </w:r>
      <w:r w:rsidRPr="00DA71BB">
        <w:t xml:space="preserve"> </w:t>
      </w:r>
      <w:hyperlink w:history="1" w:anchor="Offline">
        <w:r w:rsidR="00813AB3">
          <w:rPr>
            <w:rStyle w:val="ac"/>
          </w:rPr>
          <w:t>Offline</w:t>
        </w:r>
      </w:hyperlink>
      <w:r w:rsidR="00155088">
        <w:t>.</w:t>
      </w:r>
      <w:hyperlink w:history="1" w:anchor="GetRMRselectedDrivingMode">
        <w:r w:rsidR="00786D0B">
          <w:rPr>
            <w:rStyle w:val="ac"/>
          </w:rPr>
          <w:t>GetRMRselectedDrivingMode</w:t>
        </w:r>
      </w:hyperlink>
      <w:r w:rsidRPr="00DA71BB">
        <w:t>(k)</w:t>
      </w:r>
    </w:p>
    <w:p w:rsidRPr="008A1414" w:rsidR="0084703D" w:rsidP="000C0D62" w:rsidRDefault="0084703D">
      <w:pPr>
        <w:pStyle w:val="ReqtifyAltQ"/>
      </w:pPr>
      <w:r w:rsidRPr="008A1414">
        <w:t>#Category=Functional</w:t>
      </w:r>
    </w:p>
    <w:p w:rsidRPr="008A1414" w:rsidR="0084703D" w:rsidP="000C0D62" w:rsidRDefault="0084703D">
      <w:pPr>
        <w:pStyle w:val="ReqtifyAltQ"/>
      </w:pPr>
      <w:r w:rsidRPr="008A1414">
        <w:t>#Contribution</w:t>
      </w:r>
      <w:r>
        <w:t>=SIL4</w:t>
      </w:r>
    </w:p>
    <w:p w:rsidR="009328EA" w:rsidP="000C0D62" w:rsidRDefault="0084703D">
      <w:pPr>
        <w:pStyle w:val="ReqtifyAltQ"/>
        <w:rPr>
          <w:ins w:author="常鸣" w:date="2014-07-03T14:27:00Z" w:id="8619"/>
        </w:rPr>
      </w:pPr>
      <w:del w:author="常鸣" w:date="2014-07-03T14:27:00Z" w:id="8620">
        <w:r w:rsidRPr="008A1414" w:rsidDel="009328EA">
          <w:delText>#S</w:delText>
        </w:r>
      </w:del>
      <w:ins w:author="常鸣" w:date="2014-07-03T14:27:00Z" w:id="8621">
        <w:r w:rsidR="009328EA">
          <w:t>#Allocation=ATP Software</w:t>
        </w:r>
      </w:ins>
      <w:ins w:author="常鸣" w:date="2014-07-03T15:01:00Z" w:id="8622">
        <w:r w:rsidR="006D51C2">
          <w:rPr>
            <w:rFonts w:hint="eastAsia"/>
          </w:rPr>
          <w:t>, Vital Embedded Setting</w:t>
        </w:r>
      </w:ins>
    </w:p>
    <w:p w:rsidRPr="008A1414" w:rsidR="0084703D" w:rsidP="000C0D62" w:rsidRDefault="009328EA">
      <w:pPr>
        <w:pStyle w:val="ReqtifyAltQ"/>
      </w:pPr>
      <w:ins w:author="常鸣" w:date="2014-07-03T14:27:00Z" w:id="8623">
        <w:r>
          <w:lastRenderedPageBreak/>
          <w:t>#S</w:t>
        </w:r>
      </w:ins>
      <w:r w:rsidRPr="008A1414" w:rsidR="0084703D">
        <w:t>ource=</w:t>
      </w:r>
      <w:r w:rsidR="0084703D">
        <w:rPr>
          <w:rFonts w:hint="eastAsia"/>
        </w:rPr>
        <w:t>[iTC_CC-SyAD-0218],</w:t>
      </w:r>
      <w:r w:rsidRPr="000A0A49" w:rsidR="0084703D">
        <w:rPr>
          <w:rFonts w:hint="eastAsia"/>
        </w:rPr>
        <w:t xml:space="preserve"> </w:t>
      </w:r>
      <w:r w:rsidR="0084703D">
        <w:rPr>
          <w:rFonts w:hint="eastAsia"/>
        </w:rPr>
        <w:t>[iTC_CC-SyAD-0340],</w:t>
      </w:r>
      <w:r w:rsidRPr="008E2DF3" w:rsidR="0084703D">
        <w:rPr>
          <w:rFonts w:hint="eastAsia"/>
        </w:rPr>
        <w:t xml:space="preserve"> </w:t>
      </w:r>
      <w:r w:rsidR="0084703D">
        <w:rPr>
          <w:rFonts w:hint="eastAsia"/>
        </w:rPr>
        <w:t>[iTC_CC-SyAD-0344],</w:t>
      </w:r>
      <w:r w:rsidRPr="00353C27" w:rsidR="0084703D">
        <w:t xml:space="preserve"> [iTC_CC-SyAD-</w:t>
      </w:r>
      <w:r w:rsidRPr="00353C27" w:rsidR="0084703D">
        <w:rPr>
          <w:rFonts w:hint="eastAsia"/>
        </w:rPr>
        <w:t>1003</w:t>
      </w:r>
      <w:r w:rsidRPr="00353C27" w:rsidR="0084703D">
        <w:t>]</w:t>
      </w:r>
      <w:r w:rsidR="0084703D">
        <w:rPr>
          <w:rFonts w:hint="eastAsia"/>
        </w:rPr>
        <w:t>,</w:t>
      </w:r>
      <w:r w:rsidRPr="00AD73F3" w:rsidR="0084703D">
        <w:t xml:space="preserve"> </w:t>
      </w:r>
      <w:r w:rsidRPr="002B683E" w:rsidR="006252D3">
        <w:rPr>
          <w:rFonts w:hint="eastAsia"/>
        </w:rPr>
        <w:t>[</w:t>
      </w:r>
      <w:r w:rsidRPr="002B683E" w:rsidR="006252D3">
        <w:t>iTC_CC-SyAD-</w:t>
      </w:r>
      <w:r w:rsidR="006252D3">
        <w:rPr>
          <w:rFonts w:hint="eastAsia"/>
        </w:rPr>
        <w:t>1308</w:t>
      </w:r>
      <w:r w:rsidRPr="002B683E" w:rsidR="006252D3">
        <w:rPr>
          <w:rFonts w:hint="eastAsia"/>
        </w:rPr>
        <w:t>]</w:t>
      </w:r>
      <w:r w:rsidR="006252D3">
        <w:rPr>
          <w:rFonts w:hint="eastAsia"/>
        </w:rPr>
        <w:t>,</w:t>
      </w:r>
      <w:r w:rsidRPr="00AD73F3" w:rsidR="006252D3">
        <w:t xml:space="preserve"> </w:t>
      </w:r>
      <w:r w:rsidRPr="00AD73F3" w:rsidR="0084703D">
        <w:t>[iTC_CC_ATP_SwHA-0201]</w:t>
      </w:r>
    </w:p>
    <w:p w:rsidRPr="008A1414" w:rsidR="0084703D" w:rsidP="000C0D62" w:rsidRDefault="0084703D">
      <w:pPr>
        <w:pStyle w:val="ReqtifyAltQ"/>
      </w:pPr>
      <w:r w:rsidRPr="008A1414">
        <w:t>[End]</w:t>
      </w:r>
    </w:p>
    <w:p w:rsidRPr="00131F1A" w:rsidR="00003A18" w:rsidP="00C93484" w:rsidRDefault="00003A18">
      <w:pPr>
        <w:pStyle w:val="Reqtify"/>
      </w:pPr>
    </w:p>
    <w:p w:rsidR="00655E9F" w:rsidP="00C93484" w:rsidRDefault="00655E9F">
      <w:pPr>
        <w:pStyle w:val="Reqtify"/>
      </w:pPr>
      <w:r>
        <w:rPr>
          <w:rFonts w:hint="eastAsia"/>
        </w:rPr>
        <w:t>列车在非</w:t>
      </w:r>
      <w:r>
        <w:rPr>
          <w:rFonts w:hint="eastAsia"/>
        </w:rPr>
        <w:t>RMR</w:t>
      </w:r>
      <w:r>
        <w:rPr>
          <w:rFonts w:hint="eastAsia"/>
        </w:rPr>
        <w:t>模式下，向激活车头的反向运行，称之为回溜。</w:t>
      </w:r>
      <w:r>
        <w:rPr>
          <w:rFonts w:hint="eastAsia"/>
        </w:rPr>
        <w:t>ATP</w:t>
      </w:r>
      <w:r>
        <w:rPr>
          <w:rFonts w:hint="eastAsia"/>
        </w:rPr>
        <w:t>监控回溜的速度必须满足项目配置的允许速度，否则将触发</w:t>
      </w:r>
      <w:r>
        <w:rPr>
          <w:rFonts w:hint="eastAsia"/>
        </w:rPr>
        <w:t>EB</w:t>
      </w:r>
      <w:r>
        <w:rPr>
          <w:rFonts w:hint="eastAsia"/>
        </w:rPr>
        <w:t>。如果回溜的距离超过项目配置的最大距离时，</w:t>
      </w:r>
      <w:r>
        <w:rPr>
          <w:rFonts w:hint="eastAsia"/>
        </w:rPr>
        <w:t>ATP</w:t>
      </w:r>
      <w:r>
        <w:rPr>
          <w:rFonts w:hint="eastAsia"/>
        </w:rPr>
        <w:t>应当触发无法缓解的永久</w:t>
      </w:r>
      <w:r>
        <w:rPr>
          <w:rFonts w:hint="eastAsia"/>
        </w:rPr>
        <w:t>EB</w:t>
      </w:r>
      <w:r>
        <w:rPr>
          <w:rFonts w:hint="eastAsia"/>
        </w:rPr>
        <w:t>。</w:t>
      </w:r>
    </w:p>
    <w:p w:rsidR="00655E9F" w:rsidP="00C93484" w:rsidRDefault="00655E9F">
      <w:pPr>
        <w:pStyle w:val="Reqtify"/>
      </w:pPr>
      <w:r>
        <w:rPr>
          <w:rFonts w:hint="eastAsia"/>
        </w:rPr>
        <w:t>When the train is not on RMR mode,</w:t>
      </w:r>
      <w:r w:rsidR="00397BD9">
        <w:rPr>
          <w:rFonts w:hint="eastAsia"/>
        </w:rPr>
        <w:t xml:space="preserve"> and </w:t>
      </w:r>
      <w:r>
        <w:rPr>
          <w:rFonts w:hint="eastAsia"/>
        </w:rPr>
        <w:t xml:space="preserve">the train moved backward related to the active cab, called rollback. ATP shall request EB if the speed of the rollback is greater than the project limits. If the rollback distance is greater than the project limits, ATP shall request the permanent </w:t>
      </w:r>
      <w:r>
        <w:t>EB, which</w:t>
      </w:r>
      <w:r>
        <w:rPr>
          <w:rFonts w:hint="eastAsia"/>
        </w:rPr>
        <w:t xml:space="preserve"> </w:t>
      </w:r>
      <w:r>
        <w:t>cannot</w:t>
      </w:r>
      <w:r>
        <w:rPr>
          <w:rFonts w:hint="eastAsia"/>
        </w:rPr>
        <w:t xml:space="preserve"> release.</w:t>
      </w:r>
    </w:p>
    <w:p w:rsidR="00655E9F" w:rsidP="00C93484" w:rsidRDefault="00655E9F">
      <w:pPr>
        <w:pStyle w:val="Reqtify"/>
      </w:pPr>
    </w:p>
    <w:p w:rsidR="00655E9F" w:rsidP="00704491" w:rsidRDefault="00655E9F">
      <w:pPr>
        <w:pStyle w:val="ReqtifyAltR"/>
      </w:pPr>
      <w:r>
        <w:t>[iTC_CC_ATP-SwRS-0</w:t>
      </w:r>
      <w:r>
        <w:rPr>
          <w:rFonts w:hint="eastAsia"/>
        </w:rPr>
        <w:t>300</w:t>
      </w:r>
      <w:r>
        <w:t>]</w:t>
      </w:r>
    </w:p>
    <w:p w:rsidR="00655E9F" w:rsidP="00C93484" w:rsidRDefault="00915CD9">
      <w:pPr>
        <w:pStyle w:val="Reqtify"/>
      </w:pPr>
      <w:bookmarkStart w:name="RollbackDistanceAccount_1" w:id="8624"/>
      <w:r w:rsidRPr="00BF4172">
        <w:rPr>
          <w:rStyle w:val="aff2"/>
          <w:bCs w:val="0"/>
          <w:iCs w:val="0"/>
        </w:rPr>
        <w:t>RollbackDistanceAccount_1</w:t>
      </w:r>
      <w:bookmarkEnd w:id="8624"/>
      <w:r w:rsidRPr="0093703F" w:rsidR="00655E9F">
        <w:rPr>
          <w:rFonts w:hint="eastAsia"/>
        </w:rPr>
        <w:t>，</w:t>
      </w:r>
      <w:r w:rsidR="00655E9F">
        <w:rPr>
          <w:rFonts w:hint="eastAsia"/>
        </w:rPr>
        <w:t>累计回溜的距离（负值表示在回溜）：</w:t>
      </w:r>
    </w:p>
    <w:p w:rsidR="00655E9F" w:rsidP="00FA0FBB" w:rsidRDefault="00655E9F">
      <w:pPr>
        <w:pStyle w:val="AltX"/>
      </w:pPr>
      <w:r>
        <w:rPr>
          <w:rFonts w:hint="eastAsia"/>
        </w:rPr>
        <w:t>初始化时设置该值为</w:t>
      </w:r>
      <w:r>
        <w:rPr>
          <w:rFonts w:hint="eastAsia"/>
        </w:rPr>
        <w:t>0</w:t>
      </w:r>
      <w:r>
        <w:rPr>
          <w:rFonts w:hint="eastAsia"/>
        </w:rPr>
        <w:t>；</w:t>
      </w:r>
    </w:p>
    <w:p w:rsidR="00655E9F" w:rsidP="00FA0FBB" w:rsidRDefault="00655E9F">
      <w:pPr>
        <w:pStyle w:val="AltX"/>
      </w:pPr>
      <w:r>
        <w:rPr>
          <w:rFonts w:hint="eastAsia"/>
        </w:rPr>
        <w:t>否则，如果</w:t>
      </w:r>
      <w:r w:rsidR="00434006">
        <w:rPr>
          <w:rFonts w:hint="eastAsia"/>
        </w:rPr>
        <w:t>列车运动学无效</w:t>
      </w:r>
      <w:r>
        <w:rPr>
          <w:rFonts w:hint="eastAsia"/>
        </w:rPr>
        <w:t>，则设置为配置参数的默认值；</w:t>
      </w:r>
    </w:p>
    <w:p w:rsidR="00655E9F" w:rsidP="00FA0FBB" w:rsidRDefault="00655E9F">
      <w:pPr>
        <w:pStyle w:val="AltX"/>
      </w:pPr>
      <w:r>
        <w:rPr>
          <w:rFonts w:hint="eastAsia"/>
        </w:rPr>
        <w:t>否则，在</w:t>
      </w:r>
      <w:r w:rsidRPr="00451353">
        <w:rPr>
          <w:rStyle w:val="aff1"/>
          <w:rFonts w:hint="eastAsia"/>
        </w:rPr>
        <w:t>END_1</w:t>
      </w:r>
      <w:r>
        <w:rPr>
          <w:rFonts w:hint="eastAsia"/>
        </w:rPr>
        <w:t>激活</w:t>
      </w:r>
      <w:r w:rsidR="00B8577A">
        <w:rPr>
          <w:rFonts w:hint="eastAsia"/>
        </w:rPr>
        <w:t>且未选择</w:t>
      </w:r>
      <w:r w:rsidR="00B8577A">
        <w:rPr>
          <w:rFonts w:hint="eastAsia"/>
        </w:rPr>
        <w:t>RMR</w:t>
      </w:r>
      <w:r w:rsidR="00B8577A">
        <w:rPr>
          <w:rFonts w:hint="eastAsia"/>
        </w:rPr>
        <w:t>模式</w:t>
      </w:r>
      <w:r>
        <w:rPr>
          <w:rFonts w:hint="eastAsia"/>
        </w:rPr>
        <w:t>的前提下：</w:t>
      </w:r>
    </w:p>
    <w:p w:rsidR="00655E9F" w:rsidP="00704491" w:rsidRDefault="00655E9F">
      <w:pPr>
        <w:pStyle w:val="AltZ"/>
      </w:pPr>
      <w:r>
        <w:rPr>
          <w:rFonts w:hint="eastAsia"/>
        </w:rPr>
        <w:t>若里程计</w:t>
      </w:r>
      <w:r w:rsidR="00086913">
        <w:rPr>
          <w:rFonts w:hint="eastAsia"/>
        </w:rPr>
        <w:t>已初始化</w:t>
      </w:r>
      <w:r>
        <w:rPr>
          <w:rFonts w:hint="eastAsia"/>
        </w:rPr>
        <w:t>，且列车向</w:t>
      </w:r>
      <w:r w:rsidRPr="00451353">
        <w:rPr>
          <w:rStyle w:val="aff1"/>
          <w:rFonts w:hint="eastAsia"/>
        </w:rPr>
        <w:t>END_1</w:t>
      </w:r>
      <w:r>
        <w:rPr>
          <w:rFonts w:hint="eastAsia"/>
        </w:rPr>
        <w:t>方向运行，则累加最小位移，若超过</w:t>
      </w:r>
      <w:r>
        <w:rPr>
          <w:rFonts w:hint="eastAsia"/>
        </w:rPr>
        <w:t>0</w:t>
      </w:r>
      <w:r>
        <w:rPr>
          <w:rFonts w:hint="eastAsia"/>
        </w:rPr>
        <w:t>则取</w:t>
      </w:r>
      <w:r>
        <w:rPr>
          <w:rFonts w:hint="eastAsia"/>
        </w:rPr>
        <w:t>0</w:t>
      </w:r>
      <w:r>
        <w:rPr>
          <w:rFonts w:hint="eastAsia"/>
        </w:rPr>
        <w:t>，否则是一个负值。</w:t>
      </w:r>
    </w:p>
    <w:p w:rsidR="00655E9F" w:rsidP="00086913" w:rsidRDefault="00B8577A">
      <w:pPr>
        <w:pStyle w:val="AltZ"/>
      </w:pPr>
      <w:r>
        <w:rPr>
          <w:rFonts w:hint="eastAsia"/>
        </w:rPr>
        <w:t>否则，</w:t>
      </w:r>
      <w:r w:rsidR="00655E9F">
        <w:rPr>
          <w:rFonts w:hint="eastAsia"/>
        </w:rPr>
        <w:t>若里程计齿数齿号匹配，则累加列车最大位移</w:t>
      </w:r>
    </w:p>
    <w:p w:rsidR="00086913" w:rsidP="00086913" w:rsidRDefault="00086913">
      <w:pPr>
        <w:pStyle w:val="AltZ"/>
      </w:pPr>
      <w:r>
        <w:rPr>
          <w:rFonts w:hint="eastAsia"/>
        </w:rPr>
        <w:t>否则，即里程计未初始化，则保持累计距离不变。</w:t>
      </w:r>
    </w:p>
    <w:p w:rsidR="00655E9F" w:rsidP="00FA0FBB" w:rsidRDefault="00655E9F">
      <w:pPr>
        <w:pStyle w:val="AltX"/>
      </w:pPr>
      <w:r>
        <w:rPr>
          <w:rFonts w:hint="eastAsia"/>
        </w:rPr>
        <w:t>其他情况，保持累计距离不变。</w:t>
      </w:r>
    </w:p>
    <w:p w:rsidR="00655E9F" w:rsidP="00C93484" w:rsidRDefault="00655E9F">
      <w:pPr>
        <w:pStyle w:val="Reqtify"/>
      </w:pPr>
      <w:r w:rsidRPr="00634120">
        <w:t xml:space="preserve">When train front extremity is </w:t>
      </w:r>
      <w:r w:rsidRPr="00451353">
        <w:rPr>
          <w:rStyle w:val="aff1"/>
          <w:rFonts w:hint="eastAsia"/>
        </w:rPr>
        <w:t>END_1</w:t>
      </w:r>
      <w:r w:rsidR="00397BD9">
        <w:t xml:space="preserve"> and </w:t>
      </w:r>
      <w:r w:rsidRPr="00634120">
        <w:t xml:space="preserve">traction effort is supposed to be in the direction of travel, </w:t>
      </w:r>
      <w:hyperlink w:history="1" w:anchor="RollbackDistanceAccount_1">
        <w:r w:rsidR="00915CD9">
          <w:rPr>
            <w:rStyle w:val="ac"/>
          </w:rPr>
          <w:t>RollbackDistanceAccount_1</w:t>
        </w:r>
      </w:hyperlink>
      <w:r>
        <w:t xml:space="preserve"> </w:t>
      </w:r>
      <w:r w:rsidRPr="00634120">
        <w:t xml:space="preserve">is the estimated maximum distance which separates current front extremity 1 position to last most forward position reached by this extremity. </w:t>
      </w:r>
      <w:r>
        <w:t>ATP</w:t>
      </w:r>
      <w:r w:rsidRPr="00634120">
        <w:t xml:space="preserve"> shall evaluate </w:t>
      </w:r>
      <w:hyperlink w:history="1" w:anchor="RollbackDistanceAccount_1">
        <w:r w:rsidR="00915CD9">
          <w:rPr>
            <w:rStyle w:val="ac"/>
            <w:noProof/>
          </w:rPr>
          <w:t>RollbackDistanceAccount_1</w:t>
        </w:r>
      </w:hyperlink>
      <w:r>
        <w:t xml:space="preserve"> </w:t>
      </w:r>
      <w:r w:rsidRPr="00634120">
        <w:t xml:space="preserve">in order to control that speed does not exceed </w:t>
      </w:r>
      <w:hyperlink w:history="1" w:anchor="ATPsetting">
        <w:r w:rsidRPr="00D279D2" w:rsidR="002F5731">
          <w:rPr>
            <w:rStyle w:val="ac"/>
          </w:rPr>
          <w:t>ATPsetting</w:t>
        </w:r>
      </w:hyperlink>
      <w:r w:rsidRPr="00D279D2" w:rsidR="002F5731">
        <w:t>.</w:t>
      </w:r>
      <w:r w:rsidR="002F5731">
        <w:t>MPnotAuthLimitSpeed</w:t>
      </w:r>
      <w:r w:rsidRPr="00634120">
        <w:t xml:space="preserve"> .</w:t>
      </w:r>
    </w:p>
    <w:p w:rsidR="00655E9F" w:rsidP="00C93484" w:rsidRDefault="00655E9F">
      <w:pPr>
        <w:pStyle w:val="Reqtify"/>
      </w:pPr>
    </w:p>
    <w:p w:rsidR="00434006" w:rsidP="000431E0" w:rsidRDefault="00434006">
      <w:pPr>
        <w:pStyle w:val="af7"/>
      </w:pPr>
      <w:r>
        <w:rPr>
          <w:rFonts w:hint="eastAsia"/>
        </w:rPr>
        <w:t xml:space="preserve">def </w:t>
      </w:r>
      <w:hyperlink w:history="1" w:anchor="RollbackDistanceAccount_1">
        <w:r>
          <w:rPr>
            <w:rStyle w:val="ac"/>
          </w:rPr>
          <w:t>RollbackDistanceAccount_1</w:t>
        </w:r>
      </w:hyperlink>
      <w:r>
        <w:rPr>
          <w:rFonts w:hint="eastAsia"/>
        </w:rPr>
        <w:t>(k):</w:t>
      </w:r>
    </w:p>
    <w:p w:rsidR="00655E9F" w:rsidP="000431E0" w:rsidRDefault="00434006">
      <w:pPr>
        <w:pStyle w:val="af7"/>
      </w:pPr>
      <w:r>
        <w:rPr>
          <w:rFonts w:hint="eastAsia"/>
        </w:rPr>
        <w:t xml:space="preserve">    </w:t>
      </w:r>
      <w:r w:rsidR="00397BD9">
        <w:rPr>
          <w:rFonts w:hint="eastAsia"/>
        </w:rPr>
        <w:t>if (</w:t>
      </w:r>
      <w:r w:rsidR="00C32EC4">
        <w:rPr>
          <w:rFonts w:hint="eastAsia"/>
        </w:rPr>
        <w:t>Initialization</w:t>
      </w:r>
      <w:r w:rsidR="00655E9F">
        <w:rPr>
          <w:rFonts w:hint="eastAsia"/>
        </w:rPr>
        <w:t>)</w:t>
      </w:r>
    </w:p>
    <w:p w:rsidR="001C381E" w:rsidP="000431E0" w:rsidRDefault="00655E9F">
      <w:pPr>
        <w:pStyle w:val="af7"/>
      </w:pPr>
      <w:r>
        <w:rPr>
          <w:rFonts w:hint="eastAsia"/>
        </w:rPr>
        <w:t xml:space="preserve"> </w:t>
      </w:r>
      <w:r w:rsidR="003928F2">
        <w:rPr>
          <w:rFonts w:hint="eastAsia"/>
        </w:rPr>
        <w:t xml:space="preserve">   </w:t>
      </w:r>
      <w:r w:rsidR="00434006">
        <w:rPr>
          <w:rFonts w:hint="eastAsia"/>
        </w:rPr>
        <w:t xml:space="preserve">    return</w:t>
      </w:r>
      <w:r w:rsidR="00397BD9">
        <w:t xml:space="preserve"> </w:t>
      </w:r>
      <w:r>
        <w:rPr>
          <w:rFonts w:hint="eastAsia"/>
        </w:rPr>
        <w:t>0</w:t>
      </w:r>
    </w:p>
    <w:p w:rsidR="006C70AE" w:rsidP="000431E0" w:rsidRDefault="001C381E">
      <w:pPr>
        <w:pStyle w:val="af7"/>
      </w:pPr>
      <w:r>
        <w:rPr>
          <w:rFonts w:hint="eastAsia"/>
        </w:rPr>
        <w:t xml:space="preserve">    </w:t>
      </w:r>
      <w:r w:rsidR="00C32EC4">
        <w:rPr>
          <w:rFonts w:hint="eastAsia"/>
        </w:rPr>
        <w:t>elif</w:t>
      </w:r>
      <w:r w:rsidR="00397BD9">
        <w:rPr>
          <w:rFonts w:hint="eastAsia"/>
        </w:rPr>
        <w:t xml:space="preserve"> (</w:t>
      </w:r>
      <w:r>
        <w:rPr>
          <w:rFonts w:hint="eastAsia"/>
        </w:rPr>
        <w:t xml:space="preserve">not </w:t>
      </w:r>
      <w:hyperlink w:history="1" w:anchor="ValidTrainKinematic">
        <w:r w:rsidR="008B283E">
          <w:rPr>
            <w:rStyle w:val="ac"/>
          </w:rPr>
          <w:t>ValidTrainKinematic</w:t>
        </w:r>
      </w:hyperlink>
      <w:r w:rsidR="006C70AE">
        <w:rPr>
          <w:rFonts w:hint="eastAsia"/>
        </w:rPr>
        <w:t>(k)):</w:t>
      </w:r>
    </w:p>
    <w:p w:rsidR="001C381E" w:rsidP="000431E0" w:rsidRDefault="00655E9F">
      <w:pPr>
        <w:pStyle w:val="af7"/>
      </w:pPr>
      <w:r>
        <w:rPr>
          <w:rFonts w:hint="eastAsia"/>
        </w:rPr>
        <w:t xml:space="preserve"> </w:t>
      </w:r>
      <w:r w:rsidR="003928F2">
        <w:rPr>
          <w:rFonts w:hint="eastAsia"/>
        </w:rPr>
        <w:t xml:space="preserve">   </w:t>
      </w:r>
      <w:r w:rsidR="001C381E">
        <w:rPr>
          <w:rFonts w:hint="eastAsia"/>
        </w:rPr>
        <w:t xml:space="preserve">    return</w:t>
      </w:r>
      <w:r w:rsidRPr="00634120" w:rsidDel="002C567E">
        <w:t xml:space="preserve"> </w:t>
      </w:r>
      <w:r w:rsidR="001C381E">
        <w:rPr>
          <w:rFonts w:hint="eastAsia"/>
        </w:rPr>
        <w:t>(</w:t>
      </w:r>
      <w:r w:rsidR="00FE7BCB">
        <w:rPr>
          <w:rFonts w:hint="eastAsia"/>
        </w:rPr>
        <w:t xml:space="preserve">-1 </w:t>
      </w:r>
      <w:r w:rsidR="009612AB">
        <w:rPr>
          <w:rFonts w:hint="eastAsia"/>
        </w:rPr>
        <w:t>*</w:t>
      </w:r>
      <w:r w:rsidR="00FE7BCB">
        <w:rPr>
          <w:rFonts w:hint="eastAsia"/>
        </w:rPr>
        <w:t xml:space="preserve"> </w:t>
      </w:r>
      <w:hyperlink w:history="1" w:anchor="ATPsetting">
        <w:r w:rsidR="00786D0B">
          <w:rPr>
            <w:rStyle w:val="ac"/>
          </w:rPr>
          <w:t>ATPsetting</w:t>
        </w:r>
      </w:hyperlink>
      <w:r>
        <w:rPr>
          <w:rFonts w:hint="eastAsia"/>
        </w:rPr>
        <w:t>.</w:t>
      </w:r>
      <w:r w:rsidR="00662F6E">
        <w:rPr>
          <w:rFonts w:hint="eastAsia"/>
        </w:rPr>
        <w:t>MPnotAuthDistWithoutMotionAvailable</w:t>
      </w:r>
      <w:r w:rsidR="001C381E">
        <w:rPr>
          <w:rFonts w:hint="eastAsia"/>
        </w:rPr>
        <w:t>)</w:t>
      </w:r>
    </w:p>
    <w:p w:rsidR="00B8577A" w:rsidP="000431E0" w:rsidRDefault="001C381E">
      <w:pPr>
        <w:pStyle w:val="af7"/>
        <w:rPr>
          <w:rStyle w:val="aff1"/>
        </w:rPr>
      </w:pPr>
      <w:r>
        <w:rPr>
          <w:rFonts w:hint="eastAsia"/>
        </w:rPr>
        <w:t xml:space="preserve">    </w:t>
      </w:r>
      <w:r w:rsidR="00C32EC4">
        <w:rPr>
          <w:rFonts w:hint="eastAsia"/>
        </w:rPr>
        <w:t>elif</w:t>
      </w:r>
      <w:r w:rsidR="00397BD9">
        <w:rPr>
          <w:rFonts w:hint="eastAsia"/>
        </w:rPr>
        <w:t xml:space="preserve"> (</w:t>
      </w:r>
      <w:hyperlink w:history="1" w:anchor="TrainFrontEnd">
        <w:r w:rsidR="00813AB3">
          <w:rPr>
            <w:rStyle w:val="ac"/>
          </w:rPr>
          <w:t>TrainFrontEnd</w:t>
        </w:r>
      </w:hyperlink>
      <w:r w:rsidR="00DD5E3F">
        <w:rPr>
          <w:rFonts w:hint="eastAsia"/>
        </w:rPr>
        <w:t xml:space="preserve">(k) </w:t>
      </w:r>
      <w:r>
        <w:rPr>
          <w:rFonts w:hint="eastAsia"/>
        </w:rPr>
        <w:t>is</w:t>
      </w:r>
      <w:r>
        <w:t xml:space="preserve"> </w:t>
      </w:r>
      <w:r w:rsidRPr="00451353" w:rsidR="00655E9F">
        <w:rPr>
          <w:rStyle w:val="aff1"/>
        </w:rPr>
        <w:t>END_1</w:t>
      </w:r>
    </w:p>
    <w:p w:rsidRPr="00B8577A" w:rsidR="00655E9F" w:rsidP="000431E0" w:rsidRDefault="00B8577A">
      <w:pPr>
        <w:pStyle w:val="af7"/>
      </w:pPr>
      <w:r w:rsidRPr="00B8577A">
        <w:rPr>
          <w:rFonts w:hint="eastAsia"/>
        </w:rPr>
        <w:t xml:space="preserve">           and not </w:t>
      </w:r>
      <w:hyperlink w:history="1" w:anchor="RMRselectedDrivingMode">
        <w:r w:rsidRPr="00B8577A">
          <w:rPr>
            <w:rStyle w:val="ac"/>
          </w:rPr>
          <w:t>RMRselectedDrivingMode</w:t>
        </w:r>
      </w:hyperlink>
      <w:r w:rsidRPr="00B8577A">
        <w:t>(k)</w:t>
      </w:r>
      <w:r w:rsidRPr="00B8577A" w:rsidR="00655E9F">
        <w:t>)</w:t>
      </w:r>
      <w:r w:rsidRPr="00B8577A" w:rsidR="001C381E">
        <w:rPr>
          <w:rFonts w:hint="eastAsia"/>
        </w:rPr>
        <w:t>:</w:t>
      </w:r>
    </w:p>
    <w:p w:rsidR="00655E9F" w:rsidP="000431E0" w:rsidRDefault="00655E9F">
      <w:pPr>
        <w:pStyle w:val="af7"/>
      </w:pPr>
      <w:r>
        <w:rPr>
          <w:rFonts w:hint="eastAsia"/>
        </w:rPr>
        <w:t xml:space="preserve"> </w:t>
      </w:r>
      <w:r w:rsidR="003928F2">
        <w:rPr>
          <w:rFonts w:hint="eastAsia"/>
        </w:rPr>
        <w:t xml:space="preserve">   </w:t>
      </w:r>
      <w:r w:rsidR="006C70AE">
        <w:rPr>
          <w:rFonts w:hint="eastAsia"/>
        </w:rPr>
        <w:t xml:space="preserve">    </w:t>
      </w:r>
      <w:r w:rsidR="00D30C2C">
        <w:rPr>
          <w:rFonts w:hint="eastAsia"/>
        </w:rPr>
        <w:t xml:space="preserve">if </w:t>
      </w:r>
      <w:r>
        <w:rPr>
          <w:rFonts w:hint="eastAsia"/>
        </w:rPr>
        <w:t>(</w:t>
      </w:r>
      <w:hyperlink w:history="1" w:anchor="OdometerState">
        <w:r w:rsidR="00086913">
          <w:rPr>
            <w:rStyle w:val="ac"/>
          </w:rPr>
          <w:t>OdometerState</w:t>
        </w:r>
      </w:hyperlink>
      <w:r w:rsidRPr="00634120" w:rsidR="00086913">
        <w:t xml:space="preserve">(k) </w:t>
      </w:r>
      <w:r w:rsidR="00086913">
        <w:rPr>
          <w:rFonts w:hint="eastAsia"/>
        </w:rPr>
        <w:t>is</w:t>
      </w:r>
      <w:r w:rsidRPr="00634120" w:rsidR="00086913">
        <w:t xml:space="preserve"> </w:t>
      </w:r>
      <w:r w:rsidR="00086913">
        <w:rPr>
          <w:rStyle w:val="aff1"/>
        </w:rPr>
        <w:t>INITIALIZED</w:t>
      </w:r>
      <w:r>
        <w:rPr>
          <w:rFonts w:hint="eastAsia"/>
        </w:rPr>
        <w:t>)</w:t>
      </w:r>
      <w:r w:rsidR="006C70AE">
        <w:rPr>
          <w:rFonts w:hint="eastAsia"/>
        </w:rPr>
        <w:t>:</w:t>
      </w:r>
    </w:p>
    <w:p w:rsidR="00655E9F" w:rsidP="000431E0" w:rsidRDefault="00655E9F">
      <w:pPr>
        <w:pStyle w:val="af7"/>
      </w:pPr>
      <w:r>
        <w:rPr>
          <w:rFonts w:hint="eastAsia"/>
        </w:rPr>
        <w:t xml:space="preserve">      </w:t>
      </w:r>
      <w:r w:rsidR="003928F2">
        <w:t xml:space="preserve">  </w:t>
      </w:r>
      <w:r w:rsidR="006C70AE">
        <w:rPr>
          <w:rFonts w:hint="eastAsia"/>
        </w:rPr>
        <w:t xml:space="preserve">    </w:t>
      </w:r>
      <w:r w:rsidR="00397BD9">
        <w:rPr>
          <w:rFonts w:hint="eastAsia"/>
        </w:rPr>
        <w:t>if (</w:t>
      </w:r>
      <w:hyperlink w:history="1" w:anchor="End1RunningForward">
        <w:r w:rsidRPr="001C381E" w:rsidR="001C381E">
          <w:rPr>
            <w:rStyle w:val="ac"/>
            <w:rFonts w:hint="eastAsia"/>
          </w:rPr>
          <w:t>End1RunningForward</w:t>
        </w:r>
      </w:hyperlink>
      <w:r w:rsidRPr="006E7873" w:rsidR="006E7873">
        <w:t>(k)</w:t>
      </w:r>
      <w:r w:rsidRPr="00634120">
        <w:t>)</w:t>
      </w:r>
      <w:r w:rsidR="001C381E">
        <w:rPr>
          <w:rFonts w:hint="eastAsia"/>
        </w:rPr>
        <w:t>:</w:t>
      </w:r>
    </w:p>
    <w:p w:rsidR="00655E9F" w:rsidP="000431E0" w:rsidRDefault="00655E9F">
      <w:pPr>
        <w:pStyle w:val="af7"/>
      </w:pPr>
      <w:r>
        <w:rPr>
          <w:rFonts w:hint="eastAsia"/>
        </w:rPr>
        <w:t xml:space="preserve">           </w:t>
      </w:r>
      <w:r w:rsidR="003928F2">
        <w:t xml:space="preserve"> </w:t>
      </w:r>
      <w:r w:rsidR="006C70AE">
        <w:rPr>
          <w:rFonts w:hint="eastAsia"/>
        </w:rPr>
        <w:t xml:space="preserve">    </w:t>
      </w:r>
      <w:r w:rsidR="001C381E">
        <w:rPr>
          <w:rFonts w:hint="eastAsia"/>
        </w:rPr>
        <w:t>return</w:t>
      </w:r>
      <w:r>
        <w:rPr>
          <w:rFonts w:hint="eastAsia"/>
        </w:rPr>
        <w:t xml:space="preserve"> </w:t>
      </w:r>
      <w:hyperlink w:history="1" w:anchor="min">
        <w:r w:rsidRPr="003B2B37" w:rsidR="003B2B37">
          <w:rPr>
            <w:rStyle w:val="ac"/>
          </w:rPr>
          <w:t>min</w:t>
        </w:r>
      </w:hyperlink>
      <w:r>
        <w:rPr>
          <w:rFonts w:hint="eastAsia"/>
        </w:rPr>
        <w:t xml:space="preserve">(0, </w:t>
      </w:r>
      <w:hyperlink w:history="1" w:anchor="RollbackDistanceAccount_1">
        <w:r w:rsidR="00915CD9">
          <w:rPr>
            <w:rStyle w:val="ac"/>
          </w:rPr>
          <w:t>RollbackDistanceAccount_1</w:t>
        </w:r>
      </w:hyperlink>
      <w:r w:rsidRPr="00634120">
        <w:t xml:space="preserve">(k-1) + </w:t>
      </w:r>
      <w:hyperlink w:history="1" w:anchor="MinimumTrainMotion">
        <w:r w:rsidR="00B5344E">
          <w:rPr>
            <w:rStyle w:val="ac"/>
          </w:rPr>
          <w:t>MinimumTrainMotion</w:t>
        </w:r>
      </w:hyperlink>
      <w:r w:rsidRPr="00634120">
        <w:t>(k)</w:t>
      </w:r>
      <w:r>
        <w:rPr>
          <w:rFonts w:hint="eastAsia"/>
        </w:rPr>
        <w:t>)</w:t>
      </w:r>
    </w:p>
    <w:p w:rsidR="00655E9F" w:rsidP="000431E0" w:rsidRDefault="00655E9F">
      <w:pPr>
        <w:pStyle w:val="af7"/>
      </w:pPr>
      <w:r w:rsidRPr="00634120">
        <w:t xml:space="preserve"> </w:t>
      </w:r>
      <w:r>
        <w:rPr>
          <w:rFonts w:hint="eastAsia"/>
        </w:rPr>
        <w:t xml:space="preserve">     </w:t>
      </w:r>
      <w:r w:rsidR="003928F2">
        <w:rPr>
          <w:rFonts w:hint="eastAsia"/>
        </w:rPr>
        <w:t xml:space="preserve">   </w:t>
      </w:r>
      <w:r w:rsidR="006C70AE">
        <w:rPr>
          <w:rFonts w:hint="eastAsia"/>
        </w:rPr>
        <w:t xml:space="preserve">   </w:t>
      </w:r>
      <w:r w:rsidR="00C32EC4">
        <w:rPr>
          <w:rFonts w:hint="eastAsia"/>
        </w:rPr>
        <w:t>el</w:t>
      </w:r>
      <w:r w:rsidR="00B8577A">
        <w:rPr>
          <w:rFonts w:hint="eastAsia"/>
        </w:rPr>
        <w:t>se</w:t>
      </w:r>
      <w:r w:rsidR="001C381E">
        <w:rPr>
          <w:rFonts w:hint="eastAsia"/>
        </w:rPr>
        <w:t>:</w:t>
      </w:r>
    </w:p>
    <w:p w:rsidR="006C70AE" w:rsidP="000431E0" w:rsidRDefault="00655E9F">
      <w:pPr>
        <w:pStyle w:val="af7"/>
      </w:pPr>
      <w:r>
        <w:rPr>
          <w:rFonts w:hint="eastAsia"/>
        </w:rPr>
        <w:t xml:space="preserve">           </w:t>
      </w:r>
      <w:r w:rsidR="003928F2">
        <w:t xml:space="preserve"> </w:t>
      </w:r>
      <w:r w:rsidR="006C70AE">
        <w:rPr>
          <w:rFonts w:hint="eastAsia"/>
        </w:rPr>
        <w:t xml:space="preserve">    </w:t>
      </w:r>
      <w:r w:rsidR="001C381E">
        <w:rPr>
          <w:rFonts w:hint="eastAsia"/>
        </w:rPr>
        <w:t>return</w:t>
      </w:r>
      <w:r w:rsidRPr="00634120">
        <w:t xml:space="preserve"> </w:t>
      </w:r>
      <w:r w:rsidR="001C381E">
        <w:rPr>
          <w:rFonts w:hint="eastAsia"/>
        </w:rPr>
        <w:t>(</w:t>
      </w:r>
      <w:hyperlink w:history="1" w:anchor="RollbackDistanceAccount_1">
        <w:r w:rsidR="00915CD9">
          <w:rPr>
            <w:rStyle w:val="ac"/>
          </w:rPr>
          <w:t>RollbackDistanceAccount_1</w:t>
        </w:r>
      </w:hyperlink>
      <w:r w:rsidRPr="00634120">
        <w:t xml:space="preserve">(k-1) + </w:t>
      </w:r>
      <w:hyperlink w:history="1" w:anchor="MaximumTrainMotion">
        <w:r w:rsidR="007400C0">
          <w:rPr>
            <w:rStyle w:val="ac"/>
          </w:rPr>
          <w:t>MaximumTrainMotion</w:t>
        </w:r>
      </w:hyperlink>
      <w:r w:rsidRPr="00634120">
        <w:t>(k)</w:t>
      </w:r>
      <w:r w:rsidR="001C381E">
        <w:rPr>
          <w:rFonts w:hint="eastAsia"/>
        </w:rPr>
        <w:t>)</w:t>
      </w:r>
    </w:p>
    <w:p w:rsidR="00655E9F" w:rsidP="00086913" w:rsidRDefault="006C70AE">
      <w:pPr>
        <w:pStyle w:val="af7"/>
      </w:pPr>
      <w:r>
        <w:rPr>
          <w:rFonts w:hint="eastAsia"/>
        </w:rPr>
        <w:lastRenderedPageBreak/>
        <w:t xml:space="preserve"> </w:t>
      </w:r>
      <w:r w:rsidR="007E0BF0">
        <w:rPr>
          <w:rFonts w:hint="eastAsia"/>
        </w:rPr>
        <w:t xml:space="preserve">       </w:t>
      </w:r>
      <w:r w:rsidR="00397BD9">
        <w:rPr>
          <w:rFonts w:hint="eastAsia"/>
        </w:rPr>
        <w:t>else:</w:t>
      </w:r>
    </w:p>
    <w:p w:rsidR="001C381E" w:rsidP="000431E0" w:rsidRDefault="00655E9F">
      <w:pPr>
        <w:pStyle w:val="af7"/>
      </w:pPr>
      <w:r>
        <w:rPr>
          <w:rFonts w:hint="eastAsia"/>
        </w:rPr>
        <w:t xml:space="preserve">      </w:t>
      </w:r>
      <w:r w:rsidR="003928F2">
        <w:rPr>
          <w:rFonts w:hint="eastAsia"/>
        </w:rPr>
        <w:t xml:space="preserve">  </w:t>
      </w:r>
      <w:r w:rsidR="001C381E">
        <w:rPr>
          <w:rFonts w:hint="eastAsia"/>
        </w:rPr>
        <w:t xml:space="preserve">   </w:t>
      </w:r>
      <w:r w:rsidRPr="00DD5E3F" w:rsidR="00DD5E3F">
        <w:rPr>
          <w:rFonts w:hint="eastAsia"/>
        </w:rPr>
        <w:t xml:space="preserve"> </w:t>
      </w:r>
      <w:r w:rsidR="00DD5E3F">
        <w:rPr>
          <w:rFonts w:hint="eastAsia"/>
        </w:rPr>
        <w:t>return</w:t>
      </w:r>
      <w:r w:rsidR="00DD5E3F">
        <w:t xml:space="preserve"> </w:t>
      </w:r>
      <w:hyperlink w:history="1" w:anchor="RollbackDistanceAccount_1">
        <w:r w:rsidR="00DD5E3F">
          <w:rPr>
            <w:rStyle w:val="ac"/>
          </w:rPr>
          <w:t>RollbackDistanceAccount_1</w:t>
        </w:r>
      </w:hyperlink>
      <w:r w:rsidRPr="00634120" w:rsidR="00DD5E3F">
        <w:t>(k</w:t>
      </w:r>
      <w:r w:rsidR="00DD5E3F">
        <w:rPr>
          <w:rFonts w:hint="eastAsia"/>
        </w:rPr>
        <w:t>-1</w:t>
      </w:r>
      <w:r w:rsidRPr="00634120" w:rsidR="00DD5E3F">
        <w:t>)</w:t>
      </w:r>
    </w:p>
    <w:p w:rsidR="00655E9F" w:rsidP="000431E0" w:rsidRDefault="001C381E">
      <w:pPr>
        <w:pStyle w:val="af7"/>
      </w:pPr>
      <w:r>
        <w:rPr>
          <w:rFonts w:hint="eastAsia"/>
        </w:rPr>
        <w:t xml:space="preserve">    </w:t>
      </w:r>
      <w:r w:rsidR="00397BD9">
        <w:rPr>
          <w:rFonts w:hint="eastAsia"/>
        </w:rPr>
        <w:t>else:</w:t>
      </w:r>
    </w:p>
    <w:p w:rsidR="00655E9F" w:rsidP="000431E0" w:rsidRDefault="00655E9F">
      <w:pPr>
        <w:pStyle w:val="af7"/>
      </w:pPr>
      <w:r>
        <w:rPr>
          <w:rFonts w:hint="eastAsia"/>
        </w:rPr>
        <w:t xml:space="preserve"> </w:t>
      </w:r>
      <w:r w:rsidR="003928F2">
        <w:rPr>
          <w:rFonts w:hint="eastAsia"/>
        </w:rPr>
        <w:t xml:space="preserve">   </w:t>
      </w:r>
      <w:r w:rsidR="001C381E">
        <w:rPr>
          <w:rFonts w:hint="eastAsia"/>
        </w:rPr>
        <w:t xml:space="preserve">    return</w:t>
      </w:r>
      <w:r w:rsidR="00397BD9">
        <w:t xml:space="preserve"> </w:t>
      </w:r>
      <w:hyperlink w:history="1" w:anchor="RollbackDistanceAccount_1">
        <w:r w:rsidR="00915CD9">
          <w:rPr>
            <w:rStyle w:val="ac"/>
          </w:rPr>
          <w:t>RollbackDistanceAccount_1</w:t>
        </w:r>
      </w:hyperlink>
      <w:r w:rsidRPr="00634120">
        <w:t>(k</w:t>
      </w:r>
      <w:r>
        <w:rPr>
          <w:rFonts w:hint="eastAsia"/>
        </w:rPr>
        <w:t>-1</w:t>
      </w:r>
      <w:r w:rsidRPr="00634120">
        <w:t>)</w:t>
      </w:r>
    </w:p>
    <w:p w:rsidRPr="008A1414" w:rsidR="00655E9F" w:rsidP="000C0D62" w:rsidRDefault="00655E9F">
      <w:pPr>
        <w:pStyle w:val="ReqtifyAltQ"/>
      </w:pPr>
      <w:r w:rsidRPr="008A1414">
        <w:t>#Category=Functional</w:t>
      </w:r>
    </w:p>
    <w:p w:rsidRPr="008A1414" w:rsidR="00655E9F" w:rsidP="000C0D62" w:rsidRDefault="00655E9F">
      <w:pPr>
        <w:pStyle w:val="ReqtifyAltQ"/>
      </w:pPr>
      <w:r w:rsidRPr="008A1414">
        <w:t>#Contribution</w:t>
      </w:r>
      <w:r>
        <w:t>=SIL4</w:t>
      </w:r>
    </w:p>
    <w:p w:rsidR="009328EA" w:rsidP="000C0D62" w:rsidRDefault="00655E9F">
      <w:pPr>
        <w:pStyle w:val="ReqtifyAltQ"/>
        <w:rPr>
          <w:ins w:author="常鸣" w:date="2014-07-03T14:27:00Z" w:id="8625"/>
        </w:rPr>
      </w:pPr>
      <w:del w:author="常鸣" w:date="2014-07-03T14:27:00Z" w:id="8626">
        <w:r w:rsidRPr="008A1414" w:rsidDel="009328EA">
          <w:delText>#S</w:delText>
        </w:r>
      </w:del>
      <w:ins w:author="常鸣" w:date="2014-07-03T14:27:00Z" w:id="8627">
        <w:r w:rsidR="009328EA">
          <w:t>#Allocation=ATP Software</w:t>
        </w:r>
      </w:ins>
      <w:ins w:author="常鸣" w:date="2014-07-03T15:02:00Z" w:id="8628">
        <w:r w:rsidR="006D51C2">
          <w:rPr>
            <w:rFonts w:hint="eastAsia"/>
          </w:rPr>
          <w:t>, Vital Embedded Setting</w:t>
        </w:r>
      </w:ins>
    </w:p>
    <w:p w:rsidRPr="00175C30" w:rsidR="00655E9F" w:rsidP="000C0D62" w:rsidRDefault="009328EA">
      <w:pPr>
        <w:pStyle w:val="ReqtifyAltQ"/>
      </w:pPr>
      <w:ins w:author="常鸣" w:date="2014-07-03T14:27:00Z" w:id="8629">
        <w:r>
          <w:t>#S</w:t>
        </w:r>
      </w:ins>
      <w:r w:rsidRPr="008A1414" w:rsidR="00655E9F">
        <w:t>ource=</w:t>
      </w:r>
      <w:r w:rsidRPr="0007793F" w:rsidR="0007793F">
        <w:rPr>
          <w:rFonts w:hint="eastAsia"/>
        </w:rPr>
        <w:t>[iTC_CC-SyAD-0326]</w:t>
      </w:r>
      <w:r w:rsidR="0007793F">
        <w:rPr>
          <w:rFonts w:hint="eastAsia"/>
        </w:rPr>
        <w:t>,</w:t>
      </w:r>
      <w:r w:rsidRPr="0007793F" w:rsidR="0007793F">
        <w:rPr>
          <w:rFonts w:hint="eastAsia"/>
        </w:rPr>
        <w:t xml:space="preserve"> </w:t>
      </w:r>
      <w:r w:rsidR="00655E9F">
        <w:rPr>
          <w:rFonts w:hint="eastAsia"/>
        </w:rPr>
        <w:t>[iTC_CC-SyAD-0328]</w:t>
      </w:r>
    </w:p>
    <w:p w:rsidRPr="008A1414" w:rsidR="00655E9F" w:rsidP="000C0D62" w:rsidRDefault="00655E9F">
      <w:pPr>
        <w:pStyle w:val="ReqtifyAltQ"/>
      </w:pPr>
      <w:r w:rsidRPr="008A1414">
        <w:t>[End]</w:t>
      </w:r>
    </w:p>
    <w:p w:rsidR="00655E9F" w:rsidP="00C93484" w:rsidRDefault="00655E9F">
      <w:pPr>
        <w:pStyle w:val="Reqtify"/>
      </w:pPr>
    </w:p>
    <w:p w:rsidR="00655E9F" w:rsidP="00C93484" w:rsidRDefault="00655E9F">
      <w:pPr>
        <w:pStyle w:val="Reqtify"/>
      </w:pPr>
    </w:p>
    <w:p w:rsidR="00655E9F" w:rsidP="00704491" w:rsidRDefault="00655E9F">
      <w:pPr>
        <w:pStyle w:val="ReqtifyAltR"/>
      </w:pPr>
      <w:r>
        <w:t>[iTC_CC_ATP-SwRS-0</w:t>
      </w:r>
      <w:r>
        <w:rPr>
          <w:rFonts w:hint="eastAsia"/>
        </w:rPr>
        <w:t>301</w:t>
      </w:r>
      <w:r>
        <w:t>]</w:t>
      </w:r>
    </w:p>
    <w:p w:rsidR="00655E9F" w:rsidP="00C93484" w:rsidRDefault="00915CD9">
      <w:pPr>
        <w:pStyle w:val="Reqtify"/>
      </w:pPr>
      <w:bookmarkStart w:name="RollbackDistanceAccount_2" w:id="8630"/>
      <w:r w:rsidRPr="00BF4172">
        <w:rPr>
          <w:rStyle w:val="aff2"/>
          <w:bCs w:val="0"/>
          <w:iCs w:val="0"/>
        </w:rPr>
        <w:t>RollbackDistanceAccount_2</w:t>
      </w:r>
      <w:bookmarkEnd w:id="8630"/>
      <w:r w:rsidRPr="00DF01EA" w:rsidR="00655E9F">
        <w:rPr>
          <w:rFonts w:hint="eastAsia"/>
        </w:rPr>
        <w:t>，</w:t>
      </w:r>
      <w:r w:rsidR="00655E9F">
        <w:rPr>
          <w:rFonts w:hint="eastAsia"/>
        </w:rPr>
        <w:t>累计回溜的距离（负值表示在回溜）：</w:t>
      </w:r>
    </w:p>
    <w:p w:rsidR="00655E9F" w:rsidP="00FA0FBB" w:rsidRDefault="00655E9F">
      <w:pPr>
        <w:pStyle w:val="AltX"/>
      </w:pPr>
      <w:r>
        <w:rPr>
          <w:rFonts w:hint="eastAsia"/>
        </w:rPr>
        <w:t>初始化时设置该值为</w:t>
      </w:r>
      <w:r>
        <w:rPr>
          <w:rFonts w:hint="eastAsia"/>
        </w:rPr>
        <w:t>0</w:t>
      </w:r>
      <w:r>
        <w:rPr>
          <w:rFonts w:hint="eastAsia"/>
        </w:rPr>
        <w:t>；</w:t>
      </w:r>
    </w:p>
    <w:p w:rsidR="00655E9F" w:rsidP="00FA0FBB" w:rsidRDefault="00655E9F">
      <w:pPr>
        <w:pStyle w:val="AltX"/>
      </w:pPr>
      <w:r>
        <w:rPr>
          <w:rFonts w:hint="eastAsia"/>
        </w:rPr>
        <w:t>否则，如果</w:t>
      </w:r>
      <w:r w:rsidR="001C381E">
        <w:rPr>
          <w:rFonts w:hint="eastAsia"/>
        </w:rPr>
        <w:t>列车运动学无效</w:t>
      </w:r>
      <w:r>
        <w:rPr>
          <w:rFonts w:hint="eastAsia"/>
        </w:rPr>
        <w:t>，则设置为配置参数的默认值；</w:t>
      </w:r>
    </w:p>
    <w:p w:rsidR="00655E9F" w:rsidP="00FA0FBB" w:rsidRDefault="00655E9F">
      <w:pPr>
        <w:pStyle w:val="AltX"/>
      </w:pPr>
      <w:r>
        <w:rPr>
          <w:rFonts w:hint="eastAsia"/>
        </w:rPr>
        <w:t>否则，在</w:t>
      </w:r>
      <w:r w:rsidRPr="00451353">
        <w:rPr>
          <w:rStyle w:val="aff1"/>
          <w:rFonts w:hint="eastAsia"/>
        </w:rPr>
        <w:t>END_2</w:t>
      </w:r>
      <w:r>
        <w:rPr>
          <w:rFonts w:hint="eastAsia"/>
        </w:rPr>
        <w:t>激活</w:t>
      </w:r>
      <w:r w:rsidR="00275EAB">
        <w:rPr>
          <w:rFonts w:hint="eastAsia"/>
        </w:rPr>
        <w:t>且未选择</w:t>
      </w:r>
      <w:r w:rsidR="00275EAB">
        <w:rPr>
          <w:rFonts w:hint="eastAsia"/>
        </w:rPr>
        <w:t>RMR</w:t>
      </w:r>
      <w:r w:rsidR="00275EAB">
        <w:rPr>
          <w:rFonts w:hint="eastAsia"/>
        </w:rPr>
        <w:t>模式</w:t>
      </w:r>
      <w:r>
        <w:rPr>
          <w:rFonts w:hint="eastAsia"/>
        </w:rPr>
        <w:t>的前提下：</w:t>
      </w:r>
    </w:p>
    <w:p w:rsidR="00655E9F" w:rsidP="00704491" w:rsidRDefault="00655E9F">
      <w:pPr>
        <w:pStyle w:val="AltZ"/>
      </w:pPr>
      <w:r>
        <w:rPr>
          <w:rFonts w:hint="eastAsia"/>
        </w:rPr>
        <w:t>若里程计</w:t>
      </w:r>
      <w:r w:rsidR="00086913">
        <w:rPr>
          <w:rFonts w:hint="eastAsia"/>
        </w:rPr>
        <w:t>已初始化</w:t>
      </w:r>
      <w:r>
        <w:rPr>
          <w:rFonts w:hint="eastAsia"/>
        </w:rPr>
        <w:t>，</w:t>
      </w:r>
      <w:r w:rsidR="00024DA9">
        <w:rPr>
          <w:rFonts w:hint="eastAsia"/>
        </w:rPr>
        <w:t>且</w:t>
      </w:r>
      <w:r>
        <w:rPr>
          <w:rFonts w:hint="eastAsia"/>
        </w:rPr>
        <w:t>列车向</w:t>
      </w:r>
      <w:r w:rsidRPr="00451353">
        <w:rPr>
          <w:rStyle w:val="aff1"/>
          <w:rFonts w:hint="eastAsia"/>
        </w:rPr>
        <w:t>END_2</w:t>
      </w:r>
      <w:r>
        <w:rPr>
          <w:rFonts w:hint="eastAsia"/>
        </w:rPr>
        <w:t>方向运行，则减去最小位移，若超过</w:t>
      </w:r>
      <w:r>
        <w:rPr>
          <w:rFonts w:hint="eastAsia"/>
        </w:rPr>
        <w:t>0</w:t>
      </w:r>
      <w:r>
        <w:rPr>
          <w:rFonts w:hint="eastAsia"/>
        </w:rPr>
        <w:t>则取</w:t>
      </w:r>
      <w:r>
        <w:rPr>
          <w:rFonts w:hint="eastAsia"/>
        </w:rPr>
        <w:t>0</w:t>
      </w:r>
      <w:r>
        <w:rPr>
          <w:rFonts w:hint="eastAsia"/>
        </w:rPr>
        <w:t>，否则是一个负值。</w:t>
      </w:r>
    </w:p>
    <w:p w:rsidR="00655E9F" w:rsidP="00704491" w:rsidRDefault="00655E9F">
      <w:pPr>
        <w:pStyle w:val="AltZ"/>
      </w:pPr>
      <w:r>
        <w:rPr>
          <w:rFonts w:hint="eastAsia"/>
        </w:rPr>
        <w:t>否则，若里程计</w:t>
      </w:r>
      <w:r w:rsidR="00086913">
        <w:rPr>
          <w:rFonts w:hint="eastAsia"/>
        </w:rPr>
        <w:t>已初始化</w:t>
      </w:r>
      <w:r>
        <w:rPr>
          <w:rFonts w:hint="eastAsia"/>
        </w:rPr>
        <w:t>，则减去列车最大位移</w:t>
      </w:r>
    </w:p>
    <w:p w:rsidR="00655E9F" w:rsidP="00704491" w:rsidRDefault="00655E9F">
      <w:pPr>
        <w:pStyle w:val="AltZ"/>
      </w:pPr>
      <w:r>
        <w:rPr>
          <w:rFonts w:hint="eastAsia"/>
        </w:rPr>
        <w:t>否则，</w:t>
      </w:r>
      <w:r w:rsidR="00086913">
        <w:rPr>
          <w:rFonts w:hint="eastAsia"/>
        </w:rPr>
        <w:t>即里程计还未初始化，则保持累计距离不变。</w:t>
      </w:r>
    </w:p>
    <w:p w:rsidR="00655E9F" w:rsidP="00FA0FBB" w:rsidRDefault="00655E9F">
      <w:pPr>
        <w:pStyle w:val="AltX"/>
      </w:pPr>
      <w:r>
        <w:rPr>
          <w:rFonts w:hint="eastAsia"/>
        </w:rPr>
        <w:t>其他情况，保持累计距离不变。</w:t>
      </w:r>
    </w:p>
    <w:p w:rsidR="00655E9F" w:rsidP="00C93484" w:rsidRDefault="00655E9F">
      <w:pPr>
        <w:pStyle w:val="Reqtify"/>
      </w:pPr>
      <w:r w:rsidRPr="00634120">
        <w:t xml:space="preserve">When train front extremity is </w:t>
      </w:r>
      <w:r w:rsidRPr="00451353">
        <w:rPr>
          <w:rStyle w:val="aff1"/>
          <w:rFonts w:hint="eastAsia"/>
        </w:rPr>
        <w:t>END_2</w:t>
      </w:r>
      <w:r w:rsidR="00397BD9">
        <w:t xml:space="preserve"> and </w:t>
      </w:r>
      <w:r w:rsidRPr="00634120">
        <w:t xml:space="preserve">traction effort is supposed to be in the direction of travel, </w:t>
      </w:r>
      <w:hyperlink w:history="1" w:anchor="RollbackDistanceAccount_2">
        <w:r w:rsidR="00915CD9">
          <w:rPr>
            <w:rStyle w:val="ac"/>
          </w:rPr>
          <w:t>RollbackDistanceAccount_2</w:t>
        </w:r>
      </w:hyperlink>
      <w:r w:rsidRPr="00DF01EA">
        <w:t xml:space="preserve"> </w:t>
      </w:r>
      <w:r w:rsidRPr="00634120">
        <w:t xml:space="preserve">is the estimated maximum distance which separates current front extremity 2 position to last most forward position reached by this extremity. </w:t>
      </w:r>
      <w:r>
        <w:t>ATP</w:t>
      </w:r>
      <w:r w:rsidRPr="00634120">
        <w:t xml:space="preserve"> shall evaluate </w:t>
      </w:r>
      <w:hyperlink w:history="1" w:anchor="RollbackDistanceAccount_2">
        <w:r w:rsidR="00915CD9">
          <w:rPr>
            <w:rStyle w:val="ac"/>
          </w:rPr>
          <w:t>RollbackDistanceAccount_2</w:t>
        </w:r>
      </w:hyperlink>
      <w:r w:rsidRPr="00634120">
        <w:t xml:space="preserve"> in order to control that speed does not exceed </w:t>
      </w:r>
      <w:hyperlink w:history="1" w:anchor="ATPsetting">
        <w:r w:rsidRPr="00D279D2" w:rsidR="002F5731">
          <w:rPr>
            <w:rStyle w:val="ac"/>
          </w:rPr>
          <w:t>ATPsetting</w:t>
        </w:r>
      </w:hyperlink>
      <w:r w:rsidRPr="00D279D2" w:rsidR="002F5731">
        <w:t>.</w:t>
      </w:r>
      <w:r w:rsidR="002F5731">
        <w:t>MPnotAuthLimitSpeed</w:t>
      </w:r>
      <w:r w:rsidRPr="00634120">
        <w:t>.</w:t>
      </w:r>
    </w:p>
    <w:p w:rsidR="00DD5E3F" w:rsidP="000431E0" w:rsidRDefault="00DD5E3F">
      <w:pPr>
        <w:pStyle w:val="af7"/>
      </w:pPr>
      <w:r>
        <w:rPr>
          <w:rFonts w:hint="eastAsia"/>
        </w:rPr>
        <w:t xml:space="preserve">def </w:t>
      </w:r>
      <w:hyperlink w:history="1" w:anchor="RollbackDistanceAccount_2">
        <w:r>
          <w:rPr>
            <w:rStyle w:val="ac"/>
          </w:rPr>
          <w:t>RollbackDistanceAccount_2</w:t>
        </w:r>
      </w:hyperlink>
      <w:r>
        <w:rPr>
          <w:rFonts w:hint="eastAsia"/>
        </w:rPr>
        <w:t>(k):</w:t>
      </w:r>
    </w:p>
    <w:p w:rsidR="00655E9F" w:rsidP="000431E0" w:rsidRDefault="00DD5E3F">
      <w:pPr>
        <w:pStyle w:val="af7"/>
      </w:pPr>
      <w:r>
        <w:rPr>
          <w:rFonts w:hint="eastAsia"/>
        </w:rPr>
        <w:t xml:space="preserve">    </w:t>
      </w:r>
      <w:r w:rsidR="00397BD9">
        <w:rPr>
          <w:rFonts w:hint="eastAsia"/>
        </w:rPr>
        <w:t>if (</w:t>
      </w:r>
      <w:r w:rsidR="00C32EC4">
        <w:rPr>
          <w:rFonts w:hint="eastAsia"/>
        </w:rPr>
        <w:t>Initialization</w:t>
      </w:r>
      <w:r w:rsidR="00655E9F">
        <w:rPr>
          <w:rFonts w:hint="eastAsia"/>
        </w:rPr>
        <w:t>)</w:t>
      </w:r>
    </w:p>
    <w:p w:rsidR="00DD5E3F" w:rsidP="000431E0" w:rsidRDefault="00655E9F">
      <w:pPr>
        <w:pStyle w:val="af7"/>
      </w:pPr>
      <w:r>
        <w:rPr>
          <w:rFonts w:hint="eastAsia"/>
        </w:rPr>
        <w:t xml:space="preserve"> </w:t>
      </w:r>
      <w:r w:rsidR="003928F2">
        <w:rPr>
          <w:rFonts w:hint="eastAsia"/>
        </w:rPr>
        <w:t xml:space="preserve">   </w:t>
      </w:r>
      <w:r w:rsidR="00DD5E3F">
        <w:rPr>
          <w:rFonts w:hint="eastAsia"/>
        </w:rPr>
        <w:t xml:space="preserve">    return</w:t>
      </w:r>
      <w:r w:rsidR="00397BD9">
        <w:t xml:space="preserve"> </w:t>
      </w:r>
      <w:r>
        <w:rPr>
          <w:rFonts w:hint="eastAsia"/>
        </w:rPr>
        <w:t>0</w:t>
      </w:r>
    </w:p>
    <w:p w:rsidR="00655E9F" w:rsidP="000431E0" w:rsidRDefault="00DD5E3F">
      <w:pPr>
        <w:pStyle w:val="af7"/>
      </w:pPr>
      <w:r>
        <w:rPr>
          <w:rFonts w:hint="eastAsia"/>
        </w:rPr>
        <w:t xml:space="preserve">    </w:t>
      </w:r>
      <w:r w:rsidR="00C32EC4">
        <w:rPr>
          <w:rFonts w:hint="eastAsia"/>
        </w:rPr>
        <w:t>elif</w:t>
      </w:r>
      <w:r w:rsidR="00397BD9">
        <w:rPr>
          <w:rFonts w:hint="eastAsia"/>
        </w:rPr>
        <w:t xml:space="preserve"> (</w:t>
      </w:r>
      <w:r>
        <w:rPr>
          <w:rFonts w:hint="eastAsia"/>
        </w:rPr>
        <w:t xml:space="preserve">not </w:t>
      </w:r>
      <w:hyperlink w:history="1" w:anchor="ValidTrainKinematic">
        <w:r w:rsidR="008B283E">
          <w:rPr>
            <w:rStyle w:val="ac"/>
          </w:rPr>
          <w:t>ValidTrainKinematic</w:t>
        </w:r>
      </w:hyperlink>
      <w:r>
        <w:rPr>
          <w:rFonts w:hint="eastAsia"/>
        </w:rPr>
        <w:t>(k)</w:t>
      </w:r>
      <w:r w:rsidR="00655E9F">
        <w:rPr>
          <w:rFonts w:hint="eastAsia"/>
        </w:rPr>
        <w:t>)</w:t>
      </w:r>
      <w:r>
        <w:rPr>
          <w:rFonts w:hint="eastAsia"/>
        </w:rPr>
        <w:t>:</w:t>
      </w:r>
    </w:p>
    <w:p w:rsidR="00DD5E3F" w:rsidP="000431E0" w:rsidRDefault="00655E9F">
      <w:pPr>
        <w:pStyle w:val="af7"/>
      </w:pPr>
      <w:r>
        <w:rPr>
          <w:rFonts w:hint="eastAsia"/>
        </w:rPr>
        <w:t xml:space="preserve"> </w:t>
      </w:r>
      <w:r w:rsidR="003928F2">
        <w:rPr>
          <w:rFonts w:hint="eastAsia"/>
        </w:rPr>
        <w:t xml:space="preserve">   </w:t>
      </w:r>
      <w:r w:rsidR="00DD5E3F">
        <w:rPr>
          <w:rFonts w:hint="eastAsia"/>
        </w:rPr>
        <w:t xml:space="preserve">    return</w:t>
      </w:r>
      <w:r>
        <w:rPr>
          <w:rFonts w:hint="eastAsia"/>
        </w:rPr>
        <w:t xml:space="preserve"> </w:t>
      </w:r>
      <w:r w:rsidR="00DD5E3F">
        <w:rPr>
          <w:rFonts w:hint="eastAsia"/>
        </w:rPr>
        <w:t>(</w:t>
      </w:r>
      <w:r w:rsidR="00FE7BCB">
        <w:rPr>
          <w:rFonts w:hint="eastAsia"/>
        </w:rPr>
        <w:t xml:space="preserve">-1 </w:t>
      </w:r>
      <w:r w:rsidR="009612AB">
        <w:rPr>
          <w:rFonts w:hint="eastAsia"/>
        </w:rPr>
        <w:t>*</w:t>
      </w:r>
      <w:r w:rsidR="00FE7BCB">
        <w:rPr>
          <w:rFonts w:hint="eastAsia"/>
        </w:rPr>
        <w:t xml:space="preserve"> </w:t>
      </w:r>
      <w:hyperlink w:history="1" w:anchor="ATPsetting">
        <w:r w:rsidR="00786D0B">
          <w:rPr>
            <w:rStyle w:val="ac"/>
          </w:rPr>
          <w:t>ATPsetting</w:t>
        </w:r>
      </w:hyperlink>
      <w:r>
        <w:rPr>
          <w:rFonts w:hint="eastAsia"/>
        </w:rPr>
        <w:t>.</w:t>
      </w:r>
      <w:r w:rsidR="00662F6E">
        <w:rPr>
          <w:rFonts w:hint="eastAsia"/>
        </w:rPr>
        <w:t>MPnotAuthDistWithoutMotionAvailable</w:t>
      </w:r>
      <w:r w:rsidR="00DD5E3F">
        <w:rPr>
          <w:rFonts w:hint="eastAsia"/>
        </w:rPr>
        <w:t>)</w:t>
      </w:r>
    </w:p>
    <w:p w:rsidR="00275EAB" w:rsidP="000431E0" w:rsidRDefault="00DD5E3F">
      <w:pPr>
        <w:pStyle w:val="af7"/>
        <w:rPr>
          <w:rStyle w:val="aff1"/>
        </w:rPr>
      </w:pPr>
      <w:r>
        <w:rPr>
          <w:rFonts w:hint="eastAsia"/>
        </w:rPr>
        <w:t xml:space="preserve">    </w:t>
      </w:r>
      <w:r w:rsidR="00C32EC4">
        <w:rPr>
          <w:rFonts w:hint="eastAsia"/>
        </w:rPr>
        <w:t>elif</w:t>
      </w:r>
      <w:r w:rsidR="00397BD9">
        <w:rPr>
          <w:rFonts w:hint="eastAsia"/>
        </w:rPr>
        <w:t xml:space="preserve"> (</w:t>
      </w:r>
      <w:hyperlink w:history="1" w:anchor="TrainFrontEnd">
        <w:r w:rsidR="00813AB3">
          <w:rPr>
            <w:rStyle w:val="ac"/>
          </w:rPr>
          <w:t>TrainFrontEnd</w:t>
        </w:r>
      </w:hyperlink>
      <w:r>
        <w:rPr>
          <w:rFonts w:hint="eastAsia"/>
        </w:rPr>
        <w:t>(k) is</w:t>
      </w:r>
      <w:r w:rsidR="00397BD9">
        <w:t xml:space="preserve"> </w:t>
      </w:r>
      <w:r w:rsidRPr="00451353" w:rsidR="00655E9F">
        <w:rPr>
          <w:rStyle w:val="aff1"/>
        </w:rPr>
        <w:t>END_2</w:t>
      </w:r>
    </w:p>
    <w:p w:rsidR="00655E9F" w:rsidP="000431E0" w:rsidRDefault="00275EAB">
      <w:pPr>
        <w:pStyle w:val="af7"/>
      </w:pPr>
      <w:r w:rsidRPr="00B8577A">
        <w:rPr>
          <w:rFonts w:hint="eastAsia"/>
        </w:rPr>
        <w:t xml:space="preserve">           and not </w:t>
      </w:r>
      <w:hyperlink w:history="1" w:anchor="RMRselectedDrivingMode">
        <w:r w:rsidRPr="00B8577A">
          <w:rPr>
            <w:rStyle w:val="ac"/>
          </w:rPr>
          <w:t>RMRselectedDrivingMode</w:t>
        </w:r>
      </w:hyperlink>
      <w:r w:rsidRPr="00B8577A">
        <w:t>(k)</w:t>
      </w:r>
      <w:r w:rsidRPr="00E22738" w:rsidR="00655E9F">
        <w:rPr>
          <w:rFonts w:hint="eastAsia"/>
        </w:rPr>
        <w:t>)</w:t>
      </w:r>
      <w:r w:rsidR="00DD5E3F">
        <w:rPr>
          <w:rFonts w:hint="eastAsia"/>
        </w:rPr>
        <w:t>:</w:t>
      </w:r>
    </w:p>
    <w:p w:rsidR="00655E9F" w:rsidP="000431E0" w:rsidRDefault="00655E9F">
      <w:pPr>
        <w:pStyle w:val="af7"/>
      </w:pPr>
      <w:r>
        <w:rPr>
          <w:rFonts w:hint="eastAsia"/>
        </w:rPr>
        <w:t xml:space="preserve"> </w:t>
      </w:r>
      <w:r w:rsidR="003928F2">
        <w:rPr>
          <w:rFonts w:hint="eastAsia"/>
        </w:rPr>
        <w:t xml:space="preserve">   </w:t>
      </w:r>
      <w:r w:rsidR="00835ADE">
        <w:rPr>
          <w:rFonts w:hint="eastAsia"/>
        </w:rPr>
        <w:t xml:space="preserve">    </w:t>
      </w:r>
      <w:r w:rsidR="00397BD9">
        <w:rPr>
          <w:rFonts w:hint="eastAsia"/>
        </w:rPr>
        <w:t>if (</w:t>
      </w:r>
      <w:hyperlink w:history="1" w:anchor="OdometerState">
        <w:r w:rsidR="00086913">
          <w:rPr>
            <w:rStyle w:val="ac"/>
          </w:rPr>
          <w:t>OdometerState</w:t>
        </w:r>
      </w:hyperlink>
      <w:r w:rsidRPr="00634120" w:rsidR="00086913">
        <w:t xml:space="preserve">(k) </w:t>
      </w:r>
      <w:r w:rsidR="00086913">
        <w:rPr>
          <w:rFonts w:hint="eastAsia"/>
        </w:rPr>
        <w:t>is</w:t>
      </w:r>
      <w:r w:rsidRPr="00634120" w:rsidR="00086913">
        <w:t xml:space="preserve"> </w:t>
      </w:r>
      <w:r w:rsidR="00086913">
        <w:rPr>
          <w:rStyle w:val="aff1"/>
        </w:rPr>
        <w:t>INITIALIZED</w:t>
      </w:r>
      <w:r>
        <w:rPr>
          <w:rFonts w:hint="eastAsia"/>
        </w:rPr>
        <w:t>)</w:t>
      </w:r>
      <w:r w:rsidR="00835ADE">
        <w:rPr>
          <w:rFonts w:hint="eastAsia"/>
        </w:rPr>
        <w:t>:</w:t>
      </w:r>
    </w:p>
    <w:p w:rsidR="00655E9F" w:rsidP="000431E0" w:rsidRDefault="00655E9F">
      <w:pPr>
        <w:pStyle w:val="af7"/>
      </w:pPr>
      <w:r>
        <w:rPr>
          <w:rFonts w:hint="eastAsia"/>
        </w:rPr>
        <w:t xml:space="preserve">      </w:t>
      </w:r>
      <w:r w:rsidR="003928F2">
        <w:t xml:space="preserve">  </w:t>
      </w:r>
      <w:r w:rsidR="00835ADE">
        <w:rPr>
          <w:rFonts w:hint="eastAsia"/>
        </w:rPr>
        <w:t xml:space="preserve">    </w:t>
      </w:r>
      <w:r w:rsidR="00397BD9">
        <w:rPr>
          <w:rFonts w:hint="eastAsia"/>
        </w:rPr>
        <w:t>if (</w:t>
      </w:r>
      <w:hyperlink w:history="1" w:anchor="End2RunningForward">
        <w:r w:rsidR="008B283E">
          <w:rPr>
            <w:rStyle w:val="ac"/>
          </w:rPr>
          <w:t>End2RunningForward</w:t>
        </w:r>
      </w:hyperlink>
      <w:r w:rsidRPr="006E7873" w:rsidR="006E7873">
        <w:t>(k)</w:t>
      </w:r>
      <w:r w:rsidRPr="00634120">
        <w:t>)</w:t>
      </w:r>
      <w:r w:rsidR="00DD5E3F">
        <w:rPr>
          <w:rFonts w:hint="eastAsia"/>
        </w:rPr>
        <w:t>:</w:t>
      </w:r>
    </w:p>
    <w:p w:rsidR="00655E9F" w:rsidP="000431E0" w:rsidRDefault="00655E9F">
      <w:pPr>
        <w:pStyle w:val="af7"/>
      </w:pPr>
      <w:r>
        <w:rPr>
          <w:rFonts w:hint="eastAsia"/>
        </w:rPr>
        <w:t xml:space="preserve">           </w:t>
      </w:r>
      <w:r w:rsidR="003928F2">
        <w:t xml:space="preserve"> </w:t>
      </w:r>
      <w:r w:rsidR="00835ADE">
        <w:rPr>
          <w:rFonts w:hint="eastAsia"/>
        </w:rPr>
        <w:t xml:space="preserve">    </w:t>
      </w:r>
      <w:r w:rsidR="00DD5E3F">
        <w:rPr>
          <w:rFonts w:hint="eastAsia"/>
        </w:rPr>
        <w:t>return</w:t>
      </w:r>
      <w:r>
        <w:rPr>
          <w:rFonts w:hint="eastAsia"/>
        </w:rPr>
        <w:t xml:space="preserve"> </w:t>
      </w:r>
      <w:hyperlink w:history="1" w:anchor="min">
        <w:r w:rsidRPr="003B2B37" w:rsidR="003B2B37">
          <w:rPr>
            <w:rStyle w:val="ac"/>
          </w:rPr>
          <w:t>min</w:t>
        </w:r>
      </w:hyperlink>
      <w:r>
        <w:rPr>
          <w:rFonts w:hint="eastAsia"/>
        </w:rPr>
        <w:t xml:space="preserve">(0, </w:t>
      </w:r>
      <w:hyperlink w:history="1" w:anchor="RollbackDistanceAccount_2">
        <w:r w:rsidR="00915CD9">
          <w:rPr>
            <w:rStyle w:val="ac"/>
          </w:rPr>
          <w:t>RollbackDistanceAccount_2</w:t>
        </w:r>
      </w:hyperlink>
      <w:r w:rsidRPr="00634120">
        <w:t>(k-1)</w:t>
      </w:r>
      <w:r>
        <w:rPr>
          <w:rFonts w:hint="eastAsia"/>
        </w:rPr>
        <w:t xml:space="preserve"> -</w:t>
      </w:r>
      <w:r w:rsidRPr="00634120">
        <w:t xml:space="preserve"> </w:t>
      </w:r>
      <w:hyperlink w:history="1" w:anchor="MinimumTrainMotion">
        <w:r w:rsidR="00B5344E">
          <w:rPr>
            <w:rStyle w:val="ac"/>
          </w:rPr>
          <w:t>MinimumTrainMotion</w:t>
        </w:r>
      </w:hyperlink>
      <w:r>
        <w:t>(k</w:t>
      </w:r>
      <w:r w:rsidRPr="00634120">
        <w:t>)</w:t>
      </w:r>
      <w:r>
        <w:rPr>
          <w:rFonts w:hint="eastAsia"/>
        </w:rPr>
        <w:t>)</w:t>
      </w:r>
    </w:p>
    <w:p w:rsidR="00655E9F" w:rsidP="000431E0" w:rsidRDefault="00655E9F">
      <w:pPr>
        <w:pStyle w:val="af7"/>
      </w:pPr>
      <w:r>
        <w:rPr>
          <w:rFonts w:hint="eastAsia"/>
        </w:rPr>
        <w:t xml:space="preserve">     </w:t>
      </w:r>
      <w:r w:rsidR="003928F2">
        <w:rPr>
          <w:rFonts w:hint="eastAsia"/>
        </w:rPr>
        <w:t xml:space="preserve">   </w:t>
      </w:r>
      <w:r w:rsidR="00835ADE">
        <w:rPr>
          <w:rFonts w:hint="eastAsia"/>
        </w:rPr>
        <w:t xml:space="preserve">    </w:t>
      </w:r>
      <w:r w:rsidR="00C32EC4">
        <w:rPr>
          <w:rFonts w:hint="eastAsia"/>
        </w:rPr>
        <w:t>el</w:t>
      </w:r>
      <w:r w:rsidR="00275EAB">
        <w:rPr>
          <w:rFonts w:hint="eastAsia"/>
        </w:rPr>
        <w:t>se</w:t>
      </w:r>
      <w:r w:rsidR="00DD5E3F">
        <w:rPr>
          <w:rFonts w:hint="eastAsia"/>
        </w:rPr>
        <w:t>:</w:t>
      </w:r>
    </w:p>
    <w:p w:rsidR="00655E9F" w:rsidP="000431E0" w:rsidRDefault="00655E9F">
      <w:pPr>
        <w:pStyle w:val="af7"/>
      </w:pPr>
      <w:r>
        <w:rPr>
          <w:rFonts w:hint="eastAsia"/>
        </w:rPr>
        <w:t xml:space="preserve">           </w:t>
      </w:r>
      <w:r w:rsidR="003928F2">
        <w:t xml:space="preserve"> </w:t>
      </w:r>
      <w:r w:rsidR="00835ADE">
        <w:rPr>
          <w:rFonts w:hint="eastAsia"/>
        </w:rPr>
        <w:t xml:space="preserve">    </w:t>
      </w:r>
      <w:r w:rsidR="00DD5E3F">
        <w:rPr>
          <w:rFonts w:hint="eastAsia"/>
        </w:rPr>
        <w:t>return</w:t>
      </w:r>
      <w:r w:rsidRPr="00634120">
        <w:t xml:space="preserve"> </w:t>
      </w:r>
      <w:r w:rsidR="00DD5E3F">
        <w:rPr>
          <w:rFonts w:hint="eastAsia"/>
        </w:rPr>
        <w:t>(</w:t>
      </w:r>
      <w:hyperlink w:history="1" w:anchor="RollbackDistanceAccount_2">
        <w:r w:rsidR="00915CD9">
          <w:rPr>
            <w:rStyle w:val="ac"/>
          </w:rPr>
          <w:t>RollbackDistanceAccount_2</w:t>
        </w:r>
      </w:hyperlink>
      <w:r w:rsidRPr="00634120">
        <w:t>(k-1)</w:t>
      </w:r>
      <w:r>
        <w:rPr>
          <w:rFonts w:hint="eastAsia"/>
        </w:rPr>
        <w:t xml:space="preserve"> </w:t>
      </w:r>
      <w:r w:rsidRPr="00634120">
        <w:t>—</w:t>
      </w:r>
      <w:r>
        <w:rPr>
          <w:rFonts w:hint="eastAsia"/>
        </w:rPr>
        <w:t xml:space="preserve"> </w:t>
      </w:r>
      <w:hyperlink w:history="1" w:anchor="MaximumTrainMotion">
        <w:r w:rsidR="007400C0">
          <w:rPr>
            <w:rStyle w:val="ac"/>
          </w:rPr>
          <w:t>MaximumTrainMotion</w:t>
        </w:r>
      </w:hyperlink>
      <w:r>
        <w:t>(k</w:t>
      </w:r>
      <w:r w:rsidRPr="00634120">
        <w:t>)</w:t>
      </w:r>
      <w:r w:rsidR="00DD5E3F">
        <w:rPr>
          <w:rFonts w:hint="eastAsia"/>
        </w:rPr>
        <w:t>)</w:t>
      </w:r>
    </w:p>
    <w:p w:rsidR="00655E9F" w:rsidP="000431E0" w:rsidRDefault="00655E9F">
      <w:pPr>
        <w:pStyle w:val="af7"/>
      </w:pPr>
      <w:r w:rsidRPr="00E22738">
        <w:rPr>
          <w:rFonts w:hint="eastAsia"/>
        </w:rPr>
        <w:t xml:space="preserve"> </w:t>
      </w:r>
      <w:r w:rsidR="003928F2">
        <w:rPr>
          <w:rFonts w:hint="eastAsia"/>
        </w:rPr>
        <w:t xml:space="preserve">   </w:t>
      </w:r>
      <w:r w:rsidR="00DD5E3F">
        <w:rPr>
          <w:rFonts w:hint="eastAsia"/>
        </w:rPr>
        <w:t xml:space="preserve">    </w:t>
      </w:r>
      <w:r w:rsidR="00397BD9">
        <w:rPr>
          <w:rFonts w:hint="eastAsia"/>
        </w:rPr>
        <w:t>else:</w:t>
      </w:r>
    </w:p>
    <w:p w:rsidR="00DD5E3F" w:rsidP="000431E0" w:rsidRDefault="00655E9F">
      <w:pPr>
        <w:pStyle w:val="af7"/>
      </w:pPr>
      <w:r>
        <w:rPr>
          <w:rFonts w:hint="eastAsia"/>
        </w:rPr>
        <w:t xml:space="preserve">      </w:t>
      </w:r>
      <w:r w:rsidR="003928F2">
        <w:rPr>
          <w:rFonts w:hint="eastAsia"/>
        </w:rPr>
        <w:t xml:space="preserve">  </w:t>
      </w:r>
      <w:r w:rsidR="00DD5E3F">
        <w:rPr>
          <w:rFonts w:hint="eastAsia"/>
        </w:rPr>
        <w:t xml:space="preserve">    return </w:t>
      </w:r>
      <w:hyperlink w:history="1" w:anchor="RollbackDistanceAccount_2">
        <w:r w:rsidR="00DD5E3F">
          <w:rPr>
            <w:rStyle w:val="ac"/>
          </w:rPr>
          <w:t>RollbackDistanceAccount_2</w:t>
        </w:r>
      </w:hyperlink>
      <w:r w:rsidRPr="00634120" w:rsidR="00DD5E3F">
        <w:t>(k</w:t>
      </w:r>
      <w:r w:rsidR="00DD5E3F">
        <w:rPr>
          <w:rFonts w:hint="eastAsia"/>
        </w:rPr>
        <w:t>-1</w:t>
      </w:r>
      <w:r w:rsidRPr="00634120" w:rsidR="00DD5E3F">
        <w:t>)</w:t>
      </w:r>
    </w:p>
    <w:p w:rsidR="00655E9F" w:rsidP="000431E0" w:rsidRDefault="00DD5E3F">
      <w:pPr>
        <w:pStyle w:val="af7"/>
      </w:pPr>
      <w:r>
        <w:rPr>
          <w:rFonts w:hint="eastAsia"/>
        </w:rPr>
        <w:t xml:space="preserve">    </w:t>
      </w:r>
      <w:r w:rsidR="00397BD9">
        <w:rPr>
          <w:rFonts w:hint="eastAsia"/>
        </w:rPr>
        <w:t>else:</w:t>
      </w:r>
    </w:p>
    <w:p w:rsidR="00655E9F" w:rsidP="000431E0" w:rsidRDefault="00655E9F">
      <w:pPr>
        <w:pStyle w:val="af7"/>
      </w:pPr>
      <w:r>
        <w:rPr>
          <w:rFonts w:hint="eastAsia"/>
        </w:rPr>
        <w:lastRenderedPageBreak/>
        <w:t xml:space="preserve"> </w:t>
      </w:r>
      <w:r w:rsidR="003928F2">
        <w:rPr>
          <w:rFonts w:hint="eastAsia"/>
        </w:rPr>
        <w:t xml:space="preserve">   </w:t>
      </w:r>
      <w:r w:rsidR="00DD5E3F">
        <w:rPr>
          <w:rFonts w:hint="eastAsia"/>
        </w:rPr>
        <w:t xml:space="preserve">    return</w:t>
      </w:r>
      <w:r w:rsidR="00397BD9">
        <w:t xml:space="preserve"> </w:t>
      </w:r>
      <w:hyperlink w:history="1" w:anchor="RollbackDistanceAccount_2">
        <w:r w:rsidR="00915CD9">
          <w:rPr>
            <w:rStyle w:val="ac"/>
          </w:rPr>
          <w:t>RollbackDistanceAccount_2</w:t>
        </w:r>
      </w:hyperlink>
      <w:r w:rsidRPr="00634120">
        <w:t>(k</w:t>
      </w:r>
      <w:r>
        <w:rPr>
          <w:rFonts w:hint="eastAsia"/>
        </w:rPr>
        <w:t>-1</w:t>
      </w:r>
      <w:r w:rsidRPr="00634120">
        <w:t>)</w:t>
      </w:r>
    </w:p>
    <w:p w:rsidRPr="008A1414" w:rsidR="00655E9F" w:rsidP="000C0D62" w:rsidRDefault="00655E9F">
      <w:pPr>
        <w:pStyle w:val="ReqtifyAltQ"/>
      </w:pPr>
      <w:r w:rsidRPr="008A1414">
        <w:t>#Category=Functional</w:t>
      </w:r>
    </w:p>
    <w:p w:rsidRPr="008A1414" w:rsidR="00655E9F" w:rsidP="000C0D62" w:rsidRDefault="00655E9F">
      <w:pPr>
        <w:pStyle w:val="ReqtifyAltQ"/>
      </w:pPr>
      <w:r w:rsidRPr="008A1414">
        <w:t>#Contribution</w:t>
      </w:r>
      <w:r>
        <w:t>=SIL4</w:t>
      </w:r>
    </w:p>
    <w:p w:rsidR="009328EA" w:rsidP="000C0D62" w:rsidRDefault="00655E9F">
      <w:pPr>
        <w:pStyle w:val="ReqtifyAltQ"/>
        <w:rPr>
          <w:ins w:author="常鸣" w:date="2014-07-03T14:27:00Z" w:id="8631"/>
        </w:rPr>
      </w:pPr>
      <w:del w:author="常鸣" w:date="2014-07-03T14:27:00Z" w:id="8632">
        <w:r w:rsidRPr="008A1414" w:rsidDel="009328EA">
          <w:delText>#S</w:delText>
        </w:r>
      </w:del>
      <w:ins w:author="常鸣" w:date="2014-07-03T14:27:00Z" w:id="8633">
        <w:r w:rsidR="009328EA">
          <w:t>#Allocation=ATP Software</w:t>
        </w:r>
      </w:ins>
      <w:ins w:author="常鸣" w:date="2014-07-03T15:02:00Z" w:id="8634">
        <w:r w:rsidR="006D51C2">
          <w:rPr>
            <w:rFonts w:hint="eastAsia"/>
          </w:rPr>
          <w:t>, Vital Embedded Setting</w:t>
        </w:r>
      </w:ins>
    </w:p>
    <w:p w:rsidRPr="008A1414" w:rsidR="00655E9F" w:rsidP="000C0D62" w:rsidRDefault="009328EA">
      <w:pPr>
        <w:pStyle w:val="ReqtifyAltQ"/>
      </w:pPr>
      <w:ins w:author="常鸣" w:date="2014-07-03T14:27:00Z" w:id="8635">
        <w:r>
          <w:t>#S</w:t>
        </w:r>
      </w:ins>
      <w:r w:rsidRPr="008A1414" w:rsidR="00655E9F">
        <w:t>ource=</w:t>
      </w:r>
      <w:r w:rsidRPr="0007793F" w:rsidR="0007793F">
        <w:rPr>
          <w:rFonts w:hint="eastAsia"/>
        </w:rPr>
        <w:t>[iTC_CC-SyAD-0326]</w:t>
      </w:r>
      <w:r w:rsidR="0007793F">
        <w:rPr>
          <w:rFonts w:hint="eastAsia"/>
        </w:rPr>
        <w:t>,</w:t>
      </w:r>
      <w:r w:rsidRPr="0007793F" w:rsidR="0007793F">
        <w:rPr>
          <w:rFonts w:hint="eastAsia"/>
        </w:rPr>
        <w:t xml:space="preserve"> </w:t>
      </w:r>
      <w:r w:rsidR="00655E9F">
        <w:rPr>
          <w:rFonts w:hint="eastAsia"/>
        </w:rPr>
        <w:t>[iTC_CC-SyAD-0328]</w:t>
      </w:r>
    </w:p>
    <w:p w:rsidRPr="008A1414" w:rsidR="00655E9F" w:rsidP="000C0D62" w:rsidRDefault="00655E9F">
      <w:pPr>
        <w:pStyle w:val="ReqtifyAltQ"/>
      </w:pPr>
      <w:r w:rsidRPr="008A1414">
        <w:t>[End]</w:t>
      </w:r>
    </w:p>
    <w:p w:rsidR="00655E9F" w:rsidP="00C93484" w:rsidRDefault="00655E9F">
      <w:pPr>
        <w:pStyle w:val="Reqtify"/>
      </w:pPr>
    </w:p>
    <w:p w:rsidR="00655E9F" w:rsidP="00C93484" w:rsidRDefault="00655E9F">
      <w:pPr>
        <w:pStyle w:val="Reqtify"/>
      </w:pPr>
    </w:p>
    <w:p w:rsidR="00655E9F" w:rsidP="00704491" w:rsidRDefault="00655E9F">
      <w:pPr>
        <w:pStyle w:val="ReqtifyAltR"/>
      </w:pPr>
      <w:r>
        <w:t>[iTC_CC_ATP-SwRS-0</w:t>
      </w:r>
      <w:r>
        <w:rPr>
          <w:rFonts w:hint="eastAsia"/>
        </w:rPr>
        <w:t>302</w:t>
      </w:r>
      <w:r>
        <w:t>]</w:t>
      </w:r>
    </w:p>
    <w:p w:rsidR="00655E9F" w:rsidP="00C93484" w:rsidRDefault="00813AB3">
      <w:pPr>
        <w:pStyle w:val="Reqtify"/>
      </w:pPr>
      <w:bookmarkStart w:name="UnrecoverableRollbackOverSpeed" w:id="8636"/>
      <w:r w:rsidRPr="00BF4172">
        <w:rPr>
          <w:rStyle w:val="aff2"/>
        </w:rPr>
        <w:t>UnrecoverableRollbackOverSpeed</w:t>
      </w:r>
      <w:bookmarkEnd w:id="8636"/>
      <w:r w:rsidR="00655E9F">
        <w:rPr>
          <w:rFonts w:hint="eastAsia"/>
        </w:rPr>
        <w:t>，如果</w:t>
      </w:r>
      <w:r w:rsidR="00655E9F">
        <w:rPr>
          <w:rFonts w:hint="eastAsia"/>
        </w:rPr>
        <w:t>ATP</w:t>
      </w:r>
      <w:r w:rsidR="00655E9F">
        <w:rPr>
          <w:rFonts w:hint="eastAsia"/>
        </w:rPr>
        <w:t>检测到列车已经回退超过项目限制的最大距离，则设置永久回退超速</w:t>
      </w:r>
    </w:p>
    <w:p w:rsidR="00655E9F" w:rsidP="00C93484" w:rsidRDefault="00655E9F">
      <w:pPr>
        <w:pStyle w:val="Reqtify"/>
      </w:pPr>
      <w:r w:rsidRPr="00634120">
        <w:t xml:space="preserve">From </w:t>
      </w:r>
      <w:r>
        <w:t>ATP</w:t>
      </w:r>
      <w:r w:rsidRPr="00634120">
        <w:t xml:space="preserve"> power-up, </w:t>
      </w:r>
      <w:hyperlink w:history="1" w:anchor="UnrecoverableRollbackOverSpeed">
        <w:r w:rsidR="00813AB3">
          <w:rPr>
            <w:rStyle w:val="ac"/>
            <w:noProof/>
          </w:rPr>
          <w:t>UnrecoverableRollbackOverSpeed</w:t>
        </w:r>
      </w:hyperlink>
      <w:r w:rsidRPr="00634120">
        <w:t xml:space="preserve"> shall initialize to </w:t>
      </w:r>
      <w:r w:rsidRPr="00354FC4" w:rsidR="00397BD9">
        <w:rPr>
          <w:rStyle w:val="aff1"/>
        </w:rPr>
        <w:t>False</w:t>
      </w:r>
      <w:r w:rsidRPr="00634120">
        <w:t>.</w:t>
      </w:r>
    </w:p>
    <w:p w:rsidR="00655E9F" w:rsidP="00C93484" w:rsidRDefault="00532AED">
      <w:pPr>
        <w:pStyle w:val="Reqtify"/>
      </w:pPr>
      <w:hyperlink w:history="1" w:anchor="UnrecoverableRollbackOverSpeed">
        <w:r w:rsidR="00813AB3">
          <w:rPr>
            <w:rStyle w:val="ac"/>
            <w:noProof/>
          </w:rPr>
          <w:t>UnrecoverableRollbackOverSpeed</w:t>
        </w:r>
      </w:hyperlink>
      <w:r w:rsidRPr="00634120" w:rsidR="00655E9F">
        <w:t xml:space="preserve"> shall be set to </w:t>
      </w:r>
      <w:r w:rsidRPr="00354FC4" w:rsidR="00397BD9">
        <w:rPr>
          <w:rStyle w:val="aff1"/>
        </w:rPr>
        <w:t>True</w:t>
      </w:r>
      <w:r w:rsidRPr="00634120" w:rsidR="00655E9F">
        <w:t xml:space="preserve"> if</w:t>
      </w:r>
      <w:r w:rsidR="00397BD9">
        <w:t xml:space="preserve"> and </w:t>
      </w:r>
      <w:r w:rsidRPr="00634120" w:rsidR="00655E9F">
        <w:t xml:space="preserve">only if following conditions are </w:t>
      </w:r>
      <w:r w:rsidRPr="00634120" w:rsidR="002F5731">
        <w:t>fulfilled</w:t>
      </w:r>
      <w:r w:rsidRPr="00634120" w:rsidR="00655E9F">
        <w:t>:</w:t>
      </w:r>
    </w:p>
    <w:p w:rsidR="00655E9F" w:rsidP="00FA0FBB" w:rsidRDefault="00655E9F">
      <w:pPr>
        <w:pStyle w:val="AltX"/>
      </w:pPr>
      <w:r w:rsidRPr="00CC53B8">
        <w:t>driving selector indicates that traction effort is supposed to be in the direction of travel,</w:t>
      </w:r>
    </w:p>
    <w:p w:rsidR="00655E9F" w:rsidP="00FA0FBB" w:rsidRDefault="00655E9F">
      <w:pPr>
        <w:pStyle w:val="AltX"/>
      </w:pPr>
      <w:r w:rsidRPr="00CC53B8">
        <w:t xml:space="preserve">train front extremity is </w:t>
      </w:r>
      <w:r w:rsidRPr="00451353">
        <w:rPr>
          <w:rStyle w:val="aff1"/>
        </w:rPr>
        <w:t>END_2</w:t>
      </w:r>
      <w:r w:rsidR="00397BD9">
        <w:t xml:space="preserve"> or </w:t>
      </w:r>
      <w:r w:rsidRPr="00451353">
        <w:rPr>
          <w:rStyle w:val="aff1"/>
        </w:rPr>
        <w:t>END_1</w:t>
      </w:r>
      <w:r w:rsidRPr="00CC53B8">
        <w:t>,</w:t>
      </w:r>
    </w:p>
    <w:p w:rsidR="00655E9F" w:rsidP="00FA0FBB" w:rsidRDefault="00655E9F">
      <w:pPr>
        <w:pStyle w:val="AltX"/>
      </w:pPr>
      <w:r w:rsidRPr="00CC53B8">
        <w:t xml:space="preserve">and </w:t>
      </w:r>
      <w:r w:rsidR="002F5731">
        <w:rPr>
          <w:rFonts w:hint="eastAsia"/>
        </w:rPr>
        <w:t>rollback limit speed</w:t>
      </w:r>
      <w:r w:rsidRPr="00CC53B8">
        <w:t xml:space="preserve"> currently applicable is null for this direction of travel.</w:t>
      </w:r>
    </w:p>
    <w:p w:rsidR="00655E9F" w:rsidP="00C93484" w:rsidRDefault="00655E9F">
      <w:pPr>
        <w:pStyle w:val="Reqtify"/>
      </w:pPr>
      <w:r w:rsidRPr="00634120">
        <w:t xml:space="preserve">Once </w:t>
      </w:r>
      <w:hyperlink w:history="1" w:anchor="UnrecoverableRollbackOverSpeed">
        <w:r w:rsidR="00813AB3">
          <w:rPr>
            <w:rStyle w:val="ac"/>
            <w:noProof/>
          </w:rPr>
          <w:t>UnrecoverableRollbackOverSpeed</w:t>
        </w:r>
      </w:hyperlink>
      <w:r w:rsidRPr="00634120">
        <w:t xml:space="preserve"> set </w:t>
      </w:r>
      <w:r>
        <w:rPr>
          <w:rFonts w:hint="eastAsia"/>
        </w:rPr>
        <w:t>as</w:t>
      </w:r>
      <w:r w:rsidRPr="00634120">
        <w:t xml:space="preserve"> </w:t>
      </w:r>
      <w:r w:rsidRPr="00354FC4" w:rsidR="00397BD9">
        <w:rPr>
          <w:rStyle w:val="aff1"/>
        </w:rPr>
        <w:t>True</w:t>
      </w:r>
      <w:r w:rsidRPr="00634120">
        <w:t xml:space="preserve">, </w:t>
      </w:r>
      <w:r>
        <w:rPr>
          <w:rFonts w:hint="eastAsia"/>
        </w:rPr>
        <w:t xml:space="preserve">it </w:t>
      </w:r>
      <w:r w:rsidRPr="00634120">
        <w:t xml:space="preserve">shall stay at state </w:t>
      </w:r>
      <w:r w:rsidRPr="00354FC4" w:rsidR="00397BD9">
        <w:rPr>
          <w:rStyle w:val="aff1"/>
        </w:rPr>
        <w:t>True</w:t>
      </w:r>
      <w:r w:rsidRPr="00634120">
        <w:t xml:space="preserve"> while ATP is not re</w:t>
      </w:r>
      <w:r>
        <w:rPr>
          <w:rFonts w:hint="eastAsia"/>
        </w:rPr>
        <w:t>boot</w:t>
      </w:r>
      <w:r w:rsidRPr="00634120">
        <w:t>.</w:t>
      </w:r>
    </w:p>
    <w:p w:rsidRPr="008429BB" w:rsidR="008429BB" w:rsidP="000431E0" w:rsidRDefault="008429BB">
      <w:pPr>
        <w:pStyle w:val="af7"/>
      </w:pPr>
      <w:r w:rsidRPr="008429BB">
        <w:t xml:space="preserve">def </w:t>
      </w:r>
      <w:hyperlink w:history="1" w:anchor="UnrecoverableRollbackOverSpeed">
        <w:r w:rsidRPr="008429BB">
          <w:rPr>
            <w:rStyle w:val="ac"/>
          </w:rPr>
          <w:t>UnrecoverableRollbackOverSpeed</w:t>
        </w:r>
      </w:hyperlink>
      <w:r w:rsidRPr="008429BB">
        <w:t>(k):</w:t>
      </w:r>
    </w:p>
    <w:p w:rsidRPr="008429BB" w:rsidR="008429BB" w:rsidP="000431E0" w:rsidRDefault="008429BB">
      <w:pPr>
        <w:pStyle w:val="af7"/>
      </w:pPr>
      <w:r w:rsidRPr="008429BB">
        <w:t xml:space="preserve">    return (</w:t>
      </w:r>
      <w:hyperlink w:history="1" w:anchor="UnrecoverableRollbackOverSpeed">
        <w:r w:rsidRPr="008429BB">
          <w:rPr>
            <w:rStyle w:val="ac"/>
          </w:rPr>
          <w:t>UnrecoverableRollbackOverSpeed</w:t>
        </w:r>
      </w:hyperlink>
      <w:r w:rsidRPr="008429BB">
        <w:t>(k-1)</w:t>
      </w:r>
    </w:p>
    <w:p w:rsidRPr="008429BB" w:rsidR="008429BB" w:rsidP="000431E0" w:rsidRDefault="008429BB">
      <w:pPr>
        <w:pStyle w:val="af7"/>
      </w:pPr>
      <w:r w:rsidRPr="008429BB">
        <w:t xml:space="preserve">            or (not </w:t>
      </w:r>
      <w:hyperlink w:history="1" w:anchor="RMRselectedDrivingMode">
        <w:r w:rsidRPr="00D279D2" w:rsidR="00E32B43">
          <w:rPr>
            <w:rStyle w:val="ac"/>
          </w:rPr>
          <w:t>RMRselectedDrivingMode</w:t>
        </w:r>
      </w:hyperlink>
      <w:r w:rsidRPr="008429BB">
        <w:t>(k)</w:t>
      </w:r>
    </w:p>
    <w:p w:rsidRPr="008429BB" w:rsidR="008429BB" w:rsidP="000431E0" w:rsidRDefault="008429BB">
      <w:pPr>
        <w:pStyle w:val="af7"/>
      </w:pPr>
      <w:r w:rsidRPr="008429BB">
        <w:t xml:space="preserve">                and ((</w:t>
      </w:r>
      <w:hyperlink w:history="1" w:anchor="TrainFrontEnd">
        <w:r w:rsidRPr="008429BB">
          <w:rPr>
            <w:rStyle w:val="ac"/>
          </w:rPr>
          <w:t>TrainFrontEnd</w:t>
        </w:r>
      </w:hyperlink>
      <w:r w:rsidRPr="008429BB">
        <w:t xml:space="preserve">(k) is </w:t>
      </w:r>
      <w:r w:rsidRPr="008429BB">
        <w:rPr>
          <w:rStyle w:val="aff1"/>
        </w:rPr>
        <w:t>END_2</w:t>
      </w:r>
    </w:p>
    <w:p w:rsidRPr="008429BB" w:rsidR="008429BB" w:rsidP="000431E0" w:rsidRDefault="008429BB">
      <w:pPr>
        <w:pStyle w:val="af7"/>
      </w:pPr>
      <w:r w:rsidRPr="008429BB">
        <w:t xml:space="preserve">                      and (</w:t>
      </w:r>
      <w:hyperlink w:history="1" w:anchor="abs">
        <w:r w:rsidRPr="008429BB">
          <w:rPr>
            <w:rStyle w:val="ac"/>
          </w:rPr>
          <w:t>abs</w:t>
        </w:r>
      </w:hyperlink>
      <w:r w:rsidRPr="008429BB">
        <w:t>(</w:t>
      </w:r>
      <w:hyperlink w:history="1" w:anchor="RollbackDistanceAccount_2">
        <w:r w:rsidRPr="008429BB">
          <w:rPr>
            <w:rStyle w:val="ac"/>
          </w:rPr>
          <w:t>RollbackDistanceAccount_2</w:t>
        </w:r>
      </w:hyperlink>
      <w:r w:rsidRPr="008429BB">
        <w:t>(k))</w:t>
      </w:r>
    </w:p>
    <w:p w:rsidRPr="008429BB" w:rsidR="008429BB" w:rsidP="000431E0" w:rsidRDefault="008429BB">
      <w:pPr>
        <w:pStyle w:val="af7"/>
      </w:pPr>
      <w:r w:rsidRPr="008429BB">
        <w:t xml:space="preserve">                           &gt;  </w:t>
      </w:r>
      <w:hyperlink w:history="1" w:anchor="ATPsetting">
        <w:r w:rsidRPr="008429BB">
          <w:rPr>
            <w:rStyle w:val="ac"/>
          </w:rPr>
          <w:t>ATPsetting</w:t>
        </w:r>
      </w:hyperlink>
      <w:r w:rsidRPr="008429BB">
        <w:t>.</w:t>
      </w:r>
      <w:r w:rsidR="004735DB">
        <w:t>MPnotAuthLimitDistance</w:t>
      </w:r>
      <w:r w:rsidRPr="008429BB">
        <w:t>))</w:t>
      </w:r>
    </w:p>
    <w:p w:rsidRPr="008429BB" w:rsidR="008429BB" w:rsidP="000431E0" w:rsidRDefault="008429BB">
      <w:pPr>
        <w:pStyle w:val="af7"/>
      </w:pPr>
      <w:r w:rsidRPr="008429BB">
        <w:t xml:space="preserve">                     or (</w:t>
      </w:r>
      <w:hyperlink w:history="1" w:anchor="TrainFrontEnd">
        <w:r w:rsidRPr="008429BB">
          <w:rPr>
            <w:rStyle w:val="ac"/>
          </w:rPr>
          <w:t>TrainFrontEnd</w:t>
        </w:r>
      </w:hyperlink>
      <w:r w:rsidRPr="008429BB">
        <w:t xml:space="preserve">(k) is </w:t>
      </w:r>
      <w:r w:rsidRPr="008429BB">
        <w:rPr>
          <w:rStyle w:val="aff1"/>
        </w:rPr>
        <w:t>END_1</w:t>
      </w:r>
    </w:p>
    <w:p w:rsidRPr="008429BB" w:rsidR="008429BB" w:rsidP="000431E0" w:rsidRDefault="008429BB">
      <w:pPr>
        <w:pStyle w:val="af7"/>
      </w:pPr>
      <w:r w:rsidRPr="008429BB">
        <w:t xml:space="preserve">                         and (</w:t>
      </w:r>
      <w:hyperlink w:history="1" w:anchor="abs">
        <w:r w:rsidRPr="008429BB">
          <w:rPr>
            <w:rStyle w:val="ac"/>
          </w:rPr>
          <w:t>abs</w:t>
        </w:r>
      </w:hyperlink>
      <w:r w:rsidRPr="008429BB">
        <w:t>(</w:t>
      </w:r>
      <w:hyperlink w:history="1" w:anchor="RollbackDistanceAccount_1">
        <w:r w:rsidRPr="008429BB">
          <w:rPr>
            <w:rStyle w:val="ac"/>
          </w:rPr>
          <w:t>RollbackDistanceAccount_1</w:t>
        </w:r>
      </w:hyperlink>
      <w:r w:rsidRPr="008429BB">
        <w:t>(k))</w:t>
      </w:r>
    </w:p>
    <w:p w:rsidR="00655E9F" w:rsidP="000431E0" w:rsidRDefault="008429BB">
      <w:pPr>
        <w:pStyle w:val="af7"/>
      </w:pPr>
      <w:r w:rsidRPr="008429BB">
        <w:t xml:space="preserve">                              &gt;  </w:t>
      </w:r>
      <w:hyperlink w:history="1" w:anchor="ATPsetting">
        <w:r w:rsidRPr="008429BB">
          <w:rPr>
            <w:rStyle w:val="ac"/>
          </w:rPr>
          <w:t>ATPsetting</w:t>
        </w:r>
      </w:hyperlink>
      <w:r w:rsidRPr="008429BB">
        <w:t>.</w:t>
      </w:r>
      <w:r w:rsidR="004735DB">
        <w:t>MPnotAuthLimitDistance</w:t>
      </w:r>
      <w:r w:rsidRPr="008429BB">
        <w:t>)))))</w:t>
      </w:r>
      <w:r w:rsidRPr="008429BB" w:rsidDel="008429BB">
        <w:rPr>
          <w:rFonts w:hint="eastAsia"/>
        </w:rPr>
        <w:t xml:space="preserve"> </w:t>
      </w:r>
    </w:p>
    <w:p w:rsidRPr="008A1414" w:rsidR="00655E9F" w:rsidP="000C0D62" w:rsidRDefault="00655E9F">
      <w:pPr>
        <w:pStyle w:val="ReqtifyAltQ"/>
      </w:pPr>
      <w:r w:rsidRPr="008A1414">
        <w:t>#Category=Functional</w:t>
      </w:r>
    </w:p>
    <w:p w:rsidRPr="008A1414" w:rsidR="00655E9F" w:rsidP="000C0D62" w:rsidRDefault="00655E9F">
      <w:pPr>
        <w:pStyle w:val="ReqtifyAltQ"/>
      </w:pPr>
      <w:r w:rsidRPr="008A1414">
        <w:t>#Contribution</w:t>
      </w:r>
      <w:r>
        <w:t>=SIL4</w:t>
      </w:r>
    </w:p>
    <w:p w:rsidR="009328EA" w:rsidP="000C0D62" w:rsidRDefault="00655E9F">
      <w:pPr>
        <w:pStyle w:val="ReqtifyAltQ"/>
        <w:rPr>
          <w:ins w:author="常鸣" w:date="2014-07-03T14:27:00Z" w:id="8637"/>
        </w:rPr>
      </w:pPr>
      <w:del w:author="常鸣" w:date="2014-07-03T14:27:00Z" w:id="8638">
        <w:r w:rsidRPr="008A1414" w:rsidDel="009328EA">
          <w:delText>#S</w:delText>
        </w:r>
      </w:del>
      <w:ins w:author="常鸣" w:date="2014-07-03T14:27:00Z" w:id="8639">
        <w:r w:rsidR="009328EA">
          <w:t>#Allocation=ATP Software</w:t>
        </w:r>
      </w:ins>
      <w:ins w:author="常鸣" w:date="2014-07-03T15:02:00Z" w:id="8640">
        <w:r w:rsidR="006D51C2">
          <w:rPr>
            <w:rFonts w:hint="eastAsia"/>
          </w:rPr>
          <w:t>, Vital Embedded Setting</w:t>
        </w:r>
      </w:ins>
    </w:p>
    <w:p w:rsidRPr="008A1414" w:rsidR="00655E9F" w:rsidP="000C0D62" w:rsidRDefault="009328EA">
      <w:pPr>
        <w:pStyle w:val="ReqtifyAltQ"/>
      </w:pPr>
      <w:ins w:author="常鸣" w:date="2014-07-03T14:27:00Z" w:id="8641">
        <w:r>
          <w:t>#S</w:t>
        </w:r>
      </w:ins>
      <w:r w:rsidRPr="008A1414" w:rsidR="00655E9F">
        <w:t>ource=</w:t>
      </w:r>
      <w:r w:rsidR="00655E9F">
        <w:rPr>
          <w:rFonts w:hint="eastAsia"/>
        </w:rPr>
        <w:t>[iTC_CC-SyAD-0275],</w:t>
      </w:r>
      <w:r w:rsidRPr="00705A91" w:rsidR="00655E9F">
        <w:rPr>
          <w:rFonts w:hint="eastAsia"/>
        </w:rPr>
        <w:t xml:space="preserve"> </w:t>
      </w:r>
      <w:r w:rsidR="00655E9F">
        <w:rPr>
          <w:rFonts w:hint="eastAsia"/>
        </w:rPr>
        <w:t>[iTC_CC-SyAD-0328],</w:t>
      </w:r>
      <w:r w:rsidRPr="00441CD9" w:rsidR="00655E9F">
        <w:t xml:space="preserve"> </w:t>
      </w:r>
      <w:r w:rsidRPr="003D2990" w:rsidR="00655E9F">
        <w:t>[iTC_CC-SyAD-</w:t>
      </w:r>
      <w:r w:rsidRPr="003D2990" w:rsidR="00655E9F">
        <w:rPr>
          <w:rFonts w:hint="eastAsia"/>
        </w:rPr>
        <w:t>0</w:t>
      </w:r>
      <w:r w:rsidR="00655E9F">
        <w:rPr>
          <w:rFonts w:hint="eastAsia"/>
        </w:rPr>
        <w:t>364</w:t>
      </w:r>
      <w:r w:rsidRPr="003D2990" w:rsidR="00655E9F">
        <w:rPr>
          <w:rFonts w:hint="eastAsia"/>
        </w:rPr>
        <w:t>]</w:t>
      </w:r>
      <w:r w:rsidR="00655E9F">
        <w:rPr>
          <w:rFonts w:hint="eastAsia"/>
        </w:rPr>
        <w:t>, [</w:t>
      </w:r>
      <w:r w:rsidR="00655E9F">
        <w:t>iTC_CC_ATP_SwHA</w:t>
      </w:r>
      <w:r w:rsidRPr="009B3F4C" w:rsidR="00655E9F">
        <w:t>-0123</w:t>
      </w:r>
      <w:r w:rsidR="00655E9F">
        <w:rPr>
          <w:rFonts w:hint="eastAsia"/>
        </w:rPr>
        <w:t>]</w:t>
      </w:r>
    </w:p>
    <w:p w:rsidRPr="008A1414" w:rsidR="00655E9F" w:rsidP="000C0D62" w:rsidRDefault="00655E9F">
      <w:pPr>
        <w:pStyle w:val="ReqtifyAltQ"/>
      </w:pPr>
      <w:r w:rsidRPr="008A1414">
        <w:t>[End]</w:t>
      </w:r>
    </w:p>
    <w:p w:rsidR="00655E9F" w:rsidP="00C93484" w:rsidRDefault="00655E9F">
      <w:pPr>
        <w:pStyle w:val="Reqtify"/>
      </w:pPr>
    </w:p>
    <w:p w:rsidR="00655E9F" w:rsidP="00C93484" w:rsidRDefault="00655E9F">
      <w:pPr>
        <w:pStyle w:val="Reqtify"/>
      </w:pPr>
    </w:p>
    <w:p w:rsidR="00655E9F" w:rsidP="00704491" w:rsidRDefault="00655E9F">
      <w:pPr>
        <w:pStyle w:val="ReqtifyAltR"/>
      </w:pPr>
      <w:r>
        <w:t>[iTC_CC_ATP-SwRS-0</w:t>
      </w:r>
      <w:r>
        <w:rPr>
          <w:rFonts w:hint="eastAsia"/>
        </w:rPr>
        <w:t>303</w:t>
      </w:r>
      <w:r>
        <w:t>]</w:t>
      </w:r>
    </w:p>
    <w:p w:rsidR="00655E9F" w:rsidP="00C93484" w:rsidRDefault="00915CD9">
      <w:pPr>
        <w:pStyle w:val="Reqtify"/>
      </w:pPr>
      <w:bookmarkStart w:name="RollbackOverSpeed" w:id="8642"/>
      <w:r w:rsidRPr="00BF4172">
        <w:rPr>
          <w:rStyle w:val="aff2"/>
          <w:bCs w:val="0"/>
          <w:iCs w:val="0"/>
        </w:rPr>
        <w:t>RollbackOverSpeed</w:t>
      </w:r>
      <w:bookmarkEnd w:id="8642"/>
      <w:r w:rsidR="00655E9F">
        <w:rPr>
          <w:rFonts w:hint="eastAsia"/>
        </w:rPr>
        <w:t>，下列任一条件满足，认为回退超速</w:t>
      </w:r>
    </w:p>
    <w:p w:rsidR="00655E9F" w:rsidP="00FA0FBB" w:rsidRDefault="00655E9F">
      <w:pPr>
        <w:pStyle w:val="AltX"/>
      </w:pPr>
      <w:r>
        <w:rPr>
          <w:rFonts w:hint="eastAsia"/>
        </w:rPr>
        <w:t>若车头</w:t>
      </w:r>
      <w:r>
        <w:rPr>
          <w:rFonts w:hint="eastAsia"/>
        </w:rPr>
        <w:t>2</w:t>
      </w:r>
      <w:r>
        <w:rPr>
          <w:rFonts w:hint="eastAsia"/>
        </w:rPr>
        <w:t>激活，位移为</w:t>
      </w:r>
      <w:r w:rsidRPr="00451353">
        <w:rPr>
          <w:rStyle w:val="aff1"/>
          <w:rFonts w:hint="eastAsia"/>
        </w:rPr>
        <w:t>END_1</w:t>
      </w:r>
      <w:r>
        <w:rPr>
          <w:rFonts w:hint="eastAsia"/>
        </w:rPr>
        <w:t>方向，未选择</w:t>
      </w:r>
      <w:r>
        <w:rPr>
          <w:rFonts w:hint="eastAsia"/>
        </w:rPr>
        <w:t>RMR</w:t>
      </w:r>
      <w:r>
        <w:rPr>
          <w:rFonts w:hint="eastAsia"/>
        </w:rPr>
        <w:t>模式</w:t>
      </w:r>
    </w:p>
    <w:p w:rsidR="00655E9F" w:rsidP="00704491" w:rsidRDefault="00655E9F">
      <w:pPr>
        <w:pStyle w:val="AltZ"/>
      </w:pPr>
      <w:r>
        <w:rPr>
          <w:rFonts w:hint="eastAsia"/>
        </w:rPr>
        <w:t>车速大于当前回退距离所在限速</w:t>
      </w:r>
    </w:p>
    <w:p w:rsidR="00655E9F" w:rsidP="00FA0FBB" w:rsidRDefault="00655E9F">
      <w:pPr>
        <w:pStyle w:val="AltX"/>
      </w:pPr>
      <w:r>
        <w:rPr>
          <w:rFonts w:hint="eastAsia"/>
        </w:rPr>
        <w:lastRenderedPageBreak/>
        <w:t>若车头</w:t>
      </w:r>
      <w:r>
        <w:rPr>
          <w:rFonts w:hint="eastAsia"/>
        </w:rPr>
        <w:t>1</w:t>
      </w:r>
      <w:r>
        <w:rPr>
          <w:rFonts w:hint="eastAsia"/>
        </w:rPr>
        <w:t>激活，位移为</w:t>
      </w:r>
      <w:r w:rsidRPr="00451353">
        <w:rPr>
          <w:rStyle w:val="aff1"/>
          <w:rFonts w:hint="eastAsia"/>
        </w:rPr>
        <w:t>END_2</w:t>
      </w:r>
      <w:r>
        <w:rPr>
          <w:rFonts w:hint="eastAsia"/>
        </w:rPr>
        <w:t>方向，未选择</w:t>
      </w:r>
      <w:r>
        <w:rPr>
          <w:rFonts w:hint="eastAsia"/>
        </w:rPr>
        <w:t>RMR</w:t>
      </w:r>
      <w:r>
        <w:rPr>
          <w:rFonts w:hint="eastAsia"/>
        </w:rPr>
        <w:t>模式</w:t>
      </w:r>
    </w:p>
    <w:p w:rsidR="00655E9F" w:rsidP="00704491" w:rsidRDefault="00655E9F">
      <w:pPr>
        <w:pStyle w:val="AltZ"/>
      </w:pPr>
      <w:r>
        <w:rPr>
          <w:rFonts w:hint="eastAsia"/>
        </w:rPr>
        <w:t>车速大于当前回退距离所在限速</w:t>
      </w:r>
    </w:p>
    <w:p w:rsidR="00655E9F" w:rsidP="00FA0FBB" w:rsidRDefault="008A2A92">
      <w:pPr>
        <w:pStyle w:val="AltX"/>
      </w:pPr>
      <w:r>
        <w:rPr>
          <w:rFonts w:hint="eastAsia"/>
        </w:rPr>
        <w:t>列车运动学</w:t>
      </w:r>
      <w:r w:rsidR="00655E9F">
        <w:rPr>
          <w:rFonts w:hint="eastAsia"/>
        </w:rPr>
        <w:t>无效</w:t>
      </w:r>
    </w:p>
    <w:p w:rsidR="00655E9F" w:rsidP="00FA0FBB" w:rsidRDefault="00655E9F">
      <w:pPr>
        <w:pStyle w:val="AltX"/>
      </w:pPr>
      <w:r>
        <w:rPr>
          <w:rFonts w:hint="eastAsia"/>
        </w:rPr>
        <w:t>已发生了永久回退超速错误</w:t>
      </w:r>
    </w:p>
    <w:p w:rsidR="00655E9F" w:rsidP="00C93484" w:rsidRDefault="00532AED">
      <w:pPr>
        <w:pStyle w:val="Reqtify"/>
      </w:pPr>
      <w:hyperlink w:history="1" w:anchor="RollbackOverSpeed">
        <w:r w:rsidR="00915CD9">
          <w:rPr>
            <w:rStyle w:val="ac"/>
            <w:noProof/>
          </w:rPr>
          <w:t>RollbackOverSpeed</w:t>
        </w:r>
      </w:hyperlink>
      <w:r w:rsidRPr="00F46492" w:rsidR="00655E9F">
        <w:t xml:space="preserve"> </w:t>
      </w:r>
      <w:r w:rsidRPr="00634120" w:rsidR="00655E9F">
        <w:t xml:space="preserve">shall be </w:t>
      </w:r>
      <w:r w:rsidRPr="00354FC4" w:rsidR="00397BD9">
        <w:rPr>
          <w:rStyle w:val="aff1"/>
        </w:rPr>
        <w:t>True</w:t>
      </w:r>
      <w:r w:rsidRPr="00634120" w:rsidR="00655E9F">
        <w:t xml:space="preserve"> if</w:t>
      </w:r>
      <w:r w:rsidR="00397BD9">
        <w:t xml:space="preserve"> and </w:t>
      </w:r>
      <w:r w:rsidRPr="00634120" w:rsidR="00655E9F">
        <w:t xml:space="preserve">only if following conditions are </w:t>
      </w:r>
      <w:r w:rsidRPr="00634120" w:rsidR="002F5731">
        <w:t>fulfilled</w:t>
      </w:r>
      <w:r w:rsidRPr="00634120" w:rsidR="00655E9F">
        <w:t>:</w:t>
      </w:r>
    </w:p>
    <w:p w:rsidR="00655E9F" w:rsidP="00FA0FBB" w:rsidRDefault="00655E9F">
      <w:pPr>
        <w:pStyle w:val="AltX"/>
      </w:pPr>
      <w:r w:rsidRPr="00634120">
        <w:t xml:space="preserve"> driving selector indicates that traction effort is supposed to be in the direction of travel,</w:t>
      </w:r>
    </w:p>
    <w:p w:rsidR="00655E9F" w:rsidP="00FA0FBB" w:rsidRDefault="00655E9F">
      <w:pPr>
        <w:pStyle w:val="AltX"/>
      </w:pPr>
      <w:r w:rsidRPr="00634120">
        <w:t xml:space="preserve"> train front extremity is </w:t>
      </w:r>
      <w:r w:rsidRPr="00451353">
        <w:rPr>
          <w:rStyle w:val="aff1"/>
        </w:rPr>
        <w:t>END_2</w:t>
      </w:r>
      <w:r w:rsidR="00397BD9">
        <w:t xml:space="preserve"> or </w:t>
      </w:r>
      <w:r w:rsidRPr="00451353">
        <w:rPr>
          <w:rStyle w:val="aff1"/>
        </w:rPr>
        <w:t>END_1</w:t>
      </w:r>
      <w:r w:rsidRPr="00634120">
        <w:t>,</w:t>
      </w:r>
    </w:p>
    <w:p w:rsidR="00655E9F" w:rsidP="00FA0FBB" w:rsidRDefault="00397BD9">
      <w:pPr>
        <w:pStyle w:val="AltX"/>
      </w:pPr>
      <w:r>
        <w:t xml:space="preserve"> and </w:t>
      </w:r>
      <w:r w:rsidRPr="00634120" w:rsidR="00655E9F">
        <w:t>movement observed is in the opposite direction of travel,</w:t>
      </w:r>
    </w:p>
    <w:p w:rsidR="00655E9F" w:rsidP="00FA0FBB" w:rsidRDefault="00397BD9">
      <w:pPr>
        <w:pStyle w:val="AltX"/>
      </w:pPr>
      <w:r>
        <w:t xml:space="preserve"> and </w:t>
      </w:r>
      <w:r w:rsidRPr="00634120" w:rsidR="00655E9F">
        <w:t xml:space="preserve">over-estimated train speed is greater </w:t>
      </w:r>
      <w:r w:rsidR="00655E9F">
        <w:rPr>
          <w:rFonts w:hint="eastAsia"/>
        </w:rPr>
        <w:t xml:space="preserve">than </w:t>
      </w:r>
      <w:hyperlink w:history="1" w:anchor="ATPsetting">
        <w:r w:rsidRPr="00D279D2" w:rsidR="002F5731">
          <w:rPr>
            <w:rStyle w:val="ac"/>
          </w:rPr>
          <w:t>ATPsetting</w:t>
        </w:r>
      </w:hyperlink>
      <w:r w:rsidRPr="00D279D2" w:rsidR="002F5731">
        <w:t>.</w:t>
      </w:r>
      <w:r w:rsidR="002F5731">
        <w:t>MPnotAuthLimitSpeed</w:t>
      </w:r>
      <w:r w:rsidRPr="00634120" w:rsidR="00655E9F">
        <w:t xml:space="preserve"> currently applicable for this direction of travel</w:t>
      </w:r>
      <w:r>
        <w:t xml:space="preserve"> and </w:t>
      </w:r>
      <w:r w:rsidR="00655E9F">
        <w:rPr>
          <w:rFonts w:hint="eastAsia"/>
        </w:rPr>
        <w:t>r</w:t>
      </w:r>
      <w:r w:rsidR="00655E9F">
        <w:t>ollback</w:t>
      </w:r>
      <w:r w:rsidR="00655E9F">
        <w:rPr>
          <w:rFonts w:hint="eastAsia"/>
        </w:rPr>
        <w:t xml:space="preserve"> s</w:t>
      </w:r>
      <w:r w:rsidR="00655E9F">
        <w:t>peed</w:t>
      </w:r>
      <w:r w:rsidR="00655E9F">
        <w:rPr>
          <w:rFonts w:hint="eastAsia"/>
        </w:rPr>
        <w:t xml:space="preserve"> r</w:t>
      </w:r>
      <w:r w:rsidR="00655E9F">
        <w:t>estrictions</w:t>
      </w:r>
      <w:r w:rsidRPr="00634120" w:rsidR="00655E9F">
        <w:t xml:space="preserve"> is not null.</w:t>
      </w:r>
    </w:p>
    <w:p w:rsidR="00655E9F" w:rsidP="00C93484" w:rsidRDefault="00655E9F">
      <w:pPr>
        <w:pStyle w:val="Reqtify"/>
      </w:pPr>
      <w:r w:rsidRPr="00634120">
        <w:t>Or:</w:t>
      </w:r>
    </w:p>
    <w:p w:rsidR="00655E9F" w:rsidP="00FA0FBB" w:rsidRDefault="00655E9F">
      <w:pPr>
        <w:pStyle w:val="AltX"/>
      </w:pPr>
      <w:r w:rsidRPr="00634120">
        <w:t xml:space="preserve"> train has reached a position due a rollback movement which is unrecoverable,</w:t>
      </w:r>
    </w:p>
    <w:p w:rsidR="00655E9F" w:rsidP="00C93484" w:rsidRDefault="00655E9F">
      <w:pPr>
        <w:pStyle w:val="Reqtify"/>
      </w:pPr>
      <w:r w:rsidRPr="00634120">
        <w:t>Or:</w:t>
      </w:r>
    </w:p>
    <w:p w:rsidR="00655E9F" w:rsidP="00FA0FBB" w:rsidRDefault="00655E9F">
      <w:pPr>
        <w:pStyle w:val="AltX"/>
      </w:pPr>
      <w:r w:rsidRPr="00634120">
        <w:t xml:space="preserve"> train kinematic is invalid,</w:t>
      </w:r>
    </w:p>
    <w:p w:rsidRPr="00D279D2" w:rsidR="00D279D2" w:rsidP="000431E0" w:rsidRDefault="00D279D2">
      <w:pPr>
        <w:pStyle w:val="af7"/>
      </w:pPr>
      <w:r w:rsidRPr="00D279D2">
        <w:t xml:space="preserve">def </w:t>
      </w:r>
      <w:hyperlink w:history="1" w:anchor="RollbackOverSpeed">
        <w:r w:rsidRPr="00D279D2">
          <w:rPr>
            <w:rStyle w:val="ac"/>
          </w:rPr>
          <w:t>RollbackOverSpeed</w:t>
        </w:r>
      </w:hyperlink>
      <w:r w:rsidRPr="00D279D2">
        <w:t>(k):</w:t>
      </w:r>
    </w:p>
    <w:p w:rsidRPr="00D279D2" w:rsidR="00D279D2" w:rsidP="000431E0" w:rsidRDefault="00D279D2">
      <w:pPr>
        <w:pStyle w:val="af7"/>
      </w:pPr>
      <w:r w:rsidRPr="00D279D2">
        <w:t xml:space="preserve">    return (not </w:t>
      </w:r>
      <w:hyperlink w:history="1" w:anchor="ValidTrainKinematic">
        <w:r w:rsidRPr="00D279D2">
          <w:rPr>
            <w:rStyle w:val="ac"/>
          </w:rPr>
          <w:t>ValidTrainKinematic</w:t>
        </w:r>
      </w:hyperlink>
      <w:r w:rsidRPr="00D279D2">
        <w:t>(k)</w:t>
      </w:r>
    </w:p>
    <w:p w:rsidRPr="00D279D2" w:rsidR="00D279D2" w:rsidP="000431E0" w:rsidRDefault="00D279D2">
      <w:pPr>
        <w:pStyle w:val="af7"/>
      </w:pPr>
      <w:r w:rsidRPr="00D279D2">
        <w:t xml:space="preserve">            or </w:t>
      </w:r>
      <w:hyperlink w:history="1" w:anchor="UnrecoverableRollbackOverSpeed">
        <w:r w:rsidRPr="00D279D2">
          <w:rPr>
            <w:rStyle w:val="ac"/>
          </w:rPr>
          <w:t>UnrecoverableRollbackOverSpeed</w:t>
        </w:r>
      </w:hyperlink>
      <w:r w:rsidRPr="00D279D2">
        <w:t>(k)</w:t>
      </w:r>
    </w:p>
    <w:p w:rsidRPr="00D279D2" w:rsidR="00D279D2" w:rsidP="000431E0" w:rsidRDefault="00D279D2">
      <w:pPr>
        <w:pStyle w:val="af7"/>
      </w:pPr>
      <w:r w:rsidRPr="00D279D2">
        <w:t xml:space="preserve">            or (not </w:t>
      </w:r>
      <w:hyperlink w:history="1" w:anchor="RMRselectedDrivingMode">
        <w:r w:rsidRPr="00D279D2">
          <w:rPr>
            <w:rStyle w:val="ac"/>
          </w:rPr>
          <w:t>RMRselectedDrivingMode</w:t>
        </w:r>
      </w:hyperlink>
      <w:r w:rsidRPr="00D279D2">
        <w:t>(k)</w:t>
      </w:r>
    </w:p>
    <w:p w:rsidRPr="00D279D2" w:rsidR="00D279D2" w:rsidP="000431E0" w:rsidRDefault="00D279D2">
      <w:pPr>
        <w:pStyle w:val="af7"/>
      </w:pPr>
      <w:r w:rsidRPr="00D279D2">
        <w:t xml:space="preserve">                and (</w:t>
      </w:r>
      <w:hyperlink w:history="1" w:anchor="TrainMaxSpeed">
        <w:r w:rsidRPr="00D279D2">
          <w:rPr>
            <w:rStyle w:val="ac"/>
          </w:rPr>
          <w:t>TrainMaxSpeed</w:t>
        </w:r>
      </w:hyperlink>
      <w:r w:rsidRPr="00D279D2">
        <w:t>(k) &gt;</w:t>
      </w:r>
      <w:r w:rsidR="00BB477B">
        <w:rPr>
          <w:rFonts w:hint="eastAsia"/>
        </w:rPr>
        <w:t>=</w:t>
      </w:r>
      <w:r w:rsidRPr="00D279D2">
        <w:t xml:space="preserve"> </w:t>
      </w:r>
      <w:hyperlink w:history="1" w:anchor="ATPsetting">
        <w:r w:rsidRPr="00D279D2">
          <w:rPr>
            <w:rStyle w:val="ac"/>
          </w:rPr>
          <w:t>ATPsetting</w:t>
        </w:r>
      </w:hyperlink>
      <w:r w:rsidRPr="00D279D2">
        <w:t>.</w:t>
      </w:r>
      <w:r w:rsidR="004735DB">
        <w:t>MPnotAuthLimitSpeed</w:t>
      </w:r>
    </w:p>
    <w:p w:rsidR="00A50C25" w:rsidP="000431E0" w:rsidRDefault="00D279D2">
      <w:pPr>
        <w:pStyle w:val="af7"/>
        <w:rPr>
          <w:rStyle w:val="aff1"/>
        </w:rPr>
      </w:pPr>
      <w:r w:rsidRPr="00D279D2">
        <w:t xml:space="preserve">                     and ((</w:t>
      </w:r>
      <w:hyperlink w:history="1" w:anchor="TrainFrontEnd">
        <w:r w:rsidRPr="00D279D2">
          <w:rPr>
            <w:rStyle w:val="ac"/>
          </w:rPr>
          <w:t>TrainFrontEnd</w:t>
        </w:r>
      </w:hyperlink>
      <w:r w:rsidRPr="00D279D2">
        <w:t xml:space="preserve">(k) is </w:t>
      </w:r>
      <w:r w:rsidRPr="00D279D2">
        <w:rPr>
          <w:rStyle w:val="aff1"/>
        </w:rPr>
        <w:t>END_2</w:t>
      </w:r>
    </w:p>
    <w:p w:rsidRPr="00D279D2" w:rsidR="00D279D2" w:rsidP="000431E0" w:rsidRDefault="00D279D2">
      <w:pPr>
        <w:pStyle w:val="af7"/>
      </w:pPr>
      <w:r w:rsidRPr="00D279D2">
        <w:t xml:space="preserve"> </w:t>
      </w:r>
      <w:r w:rsidR="00A50C25">
        <w:rPr>
          <w:rFonts w:hint="eastAsia"/>
        </w:rPr>
        <w:t xml:space="preserve">                           </w:t>
      </w:r>
      <w:r w:rsidRPr="00D279D2">
        <w:t xml:space="preserve">and </w:t>
      </w:r>
      <w:hyperlink w:history="1" w:anchor="End1RunningForward">
        <w:r w:rsidR="00A50C25">
          <w:rPr>
            <w:rStyle w:val="ac"/>
          </w:rPr>
          <w:t>End1RunningForward</w:t>
        </w:r>
      </w:hyperlink>
      <w:r w:rsidRPr="00D279D2" w:rsidR="00A50C25">
        <w:t>(k)</w:t>
      </w:r>
      <w:r w:rsidR="00A50C25">
        <w:rPr>
          <w:rFonts w:hint="eastAsia"/>
        </w:rPr>
        <w:t xml:space="preserve"> and </w:t>
      </w:r>
      <w:r w:rsidRPr="00D279D2">
        <w:t xml:space="preserve">not </w:t>
      </w:r>
      <w:hyperlink w:history="1" w:anchor="End2RunningForward">
        <w:r w:rsidRPr="00D279D2">
          <w:rPr>
            <w:rStyle w:val="ac"/>
          </w:rPr>
          <w:t>End2RunningForward</w:t>
        </w:r>
      </w:hyperlink>
      <w:r w:rsidRPr="00D279D2">
        <w:t>(k))</w:t>
      </w:r>
    </w:p>
    <w:p w:rsidR="00A50C25" w:rsidP="000431E0" w:rsidRDefault="00D279D2">
      <w:pPr>
        <w:pStyle w:val="af7"/>
        <w:rPr>
          <w:rStyle w:val="aff1"/>
        </w:rPr>
      </w:pPr>
      <w:r w:rsidRPr="00D279D2">
        <w:t xml:space="preserve">                          or (</w:t>
      </w:r>
      <w:hyperlink w:history="1" w:anchor="TrainFrontEnd">
        <w:r w:rsidRPr="00D279D2">
          <w:rPr>
            <w:rStyle w:val="ac"/>
          </w:rPr>
          <w:t xml:space="preserve">TrainFrontEnd </w:t>
        </w:r>
      </w:hyperlink>
      <w:r w:rsidRPr="00D279D2">
        <w:t xml:space="preserve">is </w:t>
      </w:r>
      <w:r w:rsidRPr="00D279D2">
        <w:rPr>
          <w:rStyle w:val="aff1"/>
        </w:rPr>
        <w:t>END_1</w:t>
      </w:r>
    </w:p>
    <w:p w:rsidR="00D279D2" w:rsidP="000431E0" w:rsidRDefault="00D279D2">
      <w:pPr>
        <w:pStyle w:val="af7"/>
      </w:pPr>
      <w:r w:rsidRPr="00D279D2">
        <w:t xml:space="preserve"> </w:t>
      </w:r>
      <w:r w:rsidR="00A50C25">
        <w:rPr>
          <w:rFonts w:hint="eastAsia"/>
        </w:rPr>
        <w:t xml:space="preserve">                           </w:t>
      </w:r>
      <w:r w:rsidRPr="00D279D2">
        <w:t xml:space="preserve">and </w:t>
      </w:r>
      <w:hyperlink w:history="1" w:anchor="End2RunningForward">
        <w:r w:rsidRPr="00D279D2" w:rsidR="00A50C25">
          <w:rPr>
            <w:rStyle w:val="ac"/>
          </w:rPr>
          <w:t>End2RunningForward</w:t>
        </w:r>
      </w:hyperlink>
      <w:r w:rsidRPr="00D279D2" w:rsidR="00A50C25">
        <w:t>(k)</w:t>
      </w:r>
      <w:r w:rsidR="00A50C25">
        <w:rPr>
          <w:rFonts w:hint="eastAsia"/>
        </w:rPr>
        <w:t xml:space="preserve"> and </w:t>
      </w:r>
      <w:r w:rsidR="008A2A92">
        <w:rPr>
          <w:rFonts w:hint="eastAsia"/>
        </w:rPr>
        <w:t xml:space="preserve">not </w:t>
      </w:r>
      <w:hyperlink w:history="1" w:anchor="End1RunningForward">
        <w:r w:rsidR="008A2A92">
          <w:rPr>
            <w:rStyle w:val="ac"/>
          </w:rPr>
          <w:t>End1RunningForward</w:t>
        </w:r>
      </w:hyperlink>
      <w:r w:rsidRPr="00D279D2">
        <w:t>(k))))))</w:t>
      </w:r>
    </w:p>
    <w:p w:rsidRPr="008A1414" w:rsidR="00655E9F" w:rsidP="000C0D62" w:rsidRDefault="00655E9F">
      <w:pPr>
        <w:pStyle w:val="ReqtifyAltQ"/>
      </w:pPr>
      <w:r w:rsidRPr="008A1414">
        <w:t>#Category=Functional</w:t>
      </w:r>
    </w:p>
    <w:p w:rsidRPr="008A1414" w:rsidR="00655E9F" w:rsidP="000C0D62" w:rsidRDefault="00655E9F">
      <w:pPr>
        <w:pStyle w:val="ReqtifyAltQ"/>
      </w:pPr>
      <w:r w:rsidRPr="008A1414">
        <w:t>#Contribution</w:t>
      </w:r>
      <w:r>
        <w:t>=SIL4</w:t>
      </w:r>
    </w:p>
    <w:p w:rsidR="009328EA" w:rsidP="000C0D62" w:rsidRDefault="00655E9F">
      <w:pPr>
        <w:pStyle w:val="ReqtifyAltQ"/>
        <w:rPr>
          <w:ins w:author="常鸣" w:date="2014-07-03T14:27:00Z" w:id="8643"/>
        </w:rPr>
      </w:pPr>
      <w:del w:author="常鸣" w:date="2014-07-03T14:27:00Z" w:id="8644">
        <w:r w:rsidRPr="008A1414" w:rsidDel="009328EA">
          <w:delText>#S</w:delText>
        </w:r>
      </w:del>
      <w:ins w:author="常鸣" w:date="2014-07-03T14:27:00Z" w:id="8645">
        <w:r w:rsidR="009328EA">
          <w:t>#Allocation=ATP Software</w:t>
        </w:r>
      </w:ins>
      <w:ins w:author="常鸣" w:date="2014-07-03T15:02:00Z" w:id="8646">
        <w:r w:rsidR="006D51C2">
          <w:rPr>
            <w:rFonts w:hint="eastAsia"/>
          </w:rPr>
          <w:t>, Vital Embedded Setting</w:t>
        </w:r>
      </w:ins>
    </w:p>
    <w:p w:rsidRPr="008A1414" w:rsidR="00655E9F" w:rsidP="000C0D62" w:rsidRDefault="009328EA">
      <w:pPr>
        <w:pStyle w:val="ReqtifyAltQ"/>
      </w:pPr>
      <w:ins w:author="常鸣" w:date="2014-07-03T14:27:00Z" w:id="8647">
        <w:r>
          <w:t>#S</w:t>
        </w:r>
      </w:ins>
      <w:r w:rsidRPr="008A1414" w:rsidR="00655E9F">
        <w:t>ource=</w:t>
      </w:r>
      <w:r w:rsidR="00655E9F">
        <w:rPr>
          <w:rFonts w:hint="eastAsia"/>
        </w:rPr>
        <w:t>[iTC_CC-SyAD-0275],</w:t>
      </w:r>
      <w:r w:rsidRPr="00705A91" w:rsidR="00655E9F">
        <w:rPr>
          <w:rFonts w:hint="eastAsia"/>
        </w:rPr>
        <w:t xml:space="preserve"> </w:t>
      </w:r>
      <w:r w:rsidR="00655E9F">
        <w:rPr>
          <w:rFonts w:hint="eastAsia"/>
        </w:rPr>
        <w:t>[iTC_CC-SyAD-0326],</w:t>
      </w:r>
      <w:r w:rsidRPr="00705A91" w:rsidR="00655E9F">
        <w:rPr>
          <w:rFonts w:hint="eastAsia"/>
        </w:rPr>
        <w:t xml:space="preserve"> </w:t>
      </w:r>
      <w:r w:rsidR="00655E9F">
        <w:rPr>
          <w:rFonts w:hint="eastAsia"/>
        </w:rPr>
        <w:t>[iTC_CC-SyAD-0329],</w:t>
      </w:r>
      <w:r w:rsidRPr="00441CD9" w:rsidR="00655E9F">
        <w:t xml:space="preserve"> </w:t>
      </w:r>
      <w:r w:rsidRPr="003D2990" w:rsidR="00655E9F">
        <w:t>[iTC_CC-SyAD-</w:t>
      </w:r>
      <w:r w:rsidRPr="003D2990" w:rsidR="00655E9F">
        <w:rPr>
          <w:rFonts w:hint="eastAsia"/>
        </w:rPr>
        <w:t>0</w:t>
      </w:r>
      <w:r w:rsidR="00655E9F">
        <w:rPr>
          <w:rFonts w:hint="eastAsia"/>
        </w:rPr>
        <w:t>364</w:t>
      </w:r>
      <w:r w:rsidRPr="003D2990" w:rsidR="00655E9F">
        <w:rPr>
          <w:rFonts w:hint="eastAsia"/>
        </w:rPr>
        <w:t>]</w:t>
      </w:r>
      <w:r w:rsidR="00655E9F">
        <w:rPr>
          <w:rFonts w:hint="eastAsia"/>
        </w:rPr>
        <w:t>, [</w:t>
      </w:r>
      <w:r w:rsidR="00655E9F">
        <w:t>iTC_CC_ATP_SwHA</w:t>
      </w:r>
      <w:r w:rsidRPr="009B3F4C" w:rsidR="00655E9F">
        <w:t>-0122</w:t>
      </w:r>
      <w:r w:rsidR="00655E9F">
        <w:rPr>
          <w:rFonts w:hint="eastAsia"/>
        </w:rPr>
        <w:t>]</w:t>
      </w:r>
    </w:p>
    <w:p w:rsidRPr="008A1414" w:rsidR="00655E9F" w:rsidP="000C0D62" w:rsidRDefault="00655E9F">
      <w:pPr>
        <w:pStyle w:val="ReqtifyAltQ"/>
      </w:pPr>
      <w:r w:rsidRPr="008A1414">
        <w:t>[End]</w:t>
      </w:r>
    </w:p>
    <w:p w:rsidR="00655E9F" w:rsidP="00C93484" w:rsidRDefault="00655E9F">
      <w:pPr>
        <w:pStyle w:val="Reqtify"/>
      </w:pPr>
    </w:p>
    <w:p w:rsidR="00655E9F" w:rsidP="00C93484" w:rsidRDefault="00655E9F">
      <w:pPr>
        <w:pStyle w:val="Reqtify"/>
      </w:pPr>
    </w:p>
    <w:p w:rsidR="00655E9F" w:rsidP="00704491" w:rsidRDefault="00655E9F">
      <w:pPr>
        <w:pStyle w:val="ReqtifyAltR"/>
      </w:pPr>
      <w:r>
        <w:t>[iTC_CC_ATP-SwRS-0</w:t>
      </w:r>
      <w:r>
        <w:rPr>
          <w:rFonts w:hint="eastAsia"/>
        </w:rPr>
        <w:t>304</w:t>
      </w:r>
      <w:r>
        <w:t>]</w:t>
      </w:r>
    </w:p>
    <w:p w:rsidR="00655E9F" w:rsidP="00C93484" w:rsidRDefault="00813AB3">
      <w:pPr>
        <w:pStyle w:val="Reqtify"/>
      </w:pPr>
      <w:bookmarkStart w:name="EBforRollbackOverSpeed" w:id="8648"/>
      <w:r w:rsidRPr="00BF4172">
        <w:rPr>
          <w:rStyle w:val="aff2"/>
        </w:rPr>
        <w:t>EBforRollbackOverSpeed</w:t>
      </w:r>
      <w:bookmarkEnd w:id="8648"/>
      <w:r w:rsidR="00655E9F">
        <w:rPr>
          <w:rFonts w:hint="eastAsia"/>
        </w:rPr>
        <w:t>，如果</w:t>
      </w:r>
      <w:r w:rsidR="00655E9F">
        <w:rPr>
          <w:rFonts w:hint="eastAsia"/>
        </w:rPr>
        <w:t>ATP</w:t>
      </w:r>
      <w:r w:rsidR="00655E9F">
        <w:rPr>
          <w:rFonts w:hint="eastAsia"/>
        </w:rPr>
        <w:t>检测到回溜超速，则输出</w:t>
      </w:r>
      <w:r w:rsidR="00655E9F">
        <w:rPr>
          <w:rFonts w:hint="eastAsia"/>
        </w:rPr>
        <w:t>EB</w:t>
      </w:r>
    </w:p>
    <w:p w:rsidR="00655E9F" w:rsidP="00C93484" w:rsidRDefault="00655E9F">
      <w:pPr>
        <w:pStyle w:val="Reqtify"/>
      </w:pPr>
      <w:r>
        <w:t>ATP</w:t>
      </w:r>
      <w:r w:rsidRPr="00634120">
        <w:t xml:space="preserve"> shall request emergency braking if a reverse speed limit is over-run for unwilling rollback</w:t>
      </w:r>
      <w:r w:rsidR="00397BD9">
        <w:t xml:space="preserve"> or </w:t>
      </w:r>
      <w:r w:rsidRPr="00634120">
        <w:t>excessive reverse motion.</w:t>
      </w:r>
    </w:p>
    <w:p w:rsidR="00655E9F" w:rsidP="000431E0" w:rsidRDefault="00532AED">
      <w:pPr>
        <w:pStyle w:val="af7"/>
      </w:pPr>
      <w:hyperlink w:history="1" w:anchor="EBforRollbackOverSpeed">
        <w:r w:rsidR="00813AB3">
          <w:rPr>
            <w:rStyle w:val="ac"/>
          </w:rPr>
          <w:t>EBforRollbackOverSpeed</w:t>
        </w:r>
      </w:hyperlink>
      <w:r w:rsidR="00397BD9">
        <w:t xml:space="preserve"> = </w:t>
      </w:r>
      <w:hyperlink w:history="1" w:anchor="RollbackOverSpeed">
        <w:r w:rsidR="00915CD9">
          <w:rPr>
            <w:rStyle w:val="ac"/>
          </w:rPr>
          <w:t>RollbackOverSpeed</w:t>
        </w:r>
      </w:hyperlink>
      <w:r w:rsidRPr="00634120" w:rsidR="00655E9F">
        <w:t>(k)</w:t>
      </w:r>
    </w:p>
    <w:p w:rsidRPr="008A1414" w:rsidR="00655E9F" w:rsidP="000C0D62" w:rsidRDefault="00655E9F">
      <w:pPr>
        <w:pStyle w:val="ReqtifyAltQ"/>
      </w:pPr>
      <w:r w:rsidRPr="008A1414">
        <w:t>#Category=Functional</w:t>
      </w:r>
    </w:p>
    <w:p w:rsidRPr="008A1414" w:rsidR="00655E9F" w:rsidP="000C0D62" w:rsidRDefault="00655E9F">
      <w:pPr>
        <w:pStyle w:val="ReqtifyAltQ"/>
      </w:pPr>
      <w:r w:rsidRPr="008A1414">
        <w:t>#Contribution</w:t>
      </w:r>
      <w:r>
        <w:t>=SIL4</w:t>
      </w:r>
    </w:p>
    <w:p w:rsidR="009328EA" w:rsidP="000C0D62" w:rsidRDefault="00655E9F">
      <w:pPr>
        <w:pStyle w:val="ReqtifyAltQ"/>
        <w:rPr>
          <w:ins w:author="常鸣" w:date="2014-07-03T14:27:00Z" w:id="8649"/>
        </w:rPr>
      </w:pPr>
      <w:del w:author="常鸣" w:date="2014-07-03T14:27:00Z" w:id="8650">
        <w:r w:rsidRPr="008A1414" w:rsidDel="009328EA">
          <w:lastRenderedPageBreak/>
          <w:delText>#S</w:delText>
        </w:r>
      </w:del>
      <w:ins w:author="常鸣" w:date="2014-07-03T14:27:00Z" w:id="8651">
        <w:r w:rsidR="009328EA">
          <w:t>#Allocation=ATP Software</w:t>
        </w:r>
      </w:ins>
    </w:p>
    <w:p w:rsidRPr="008A1414" w:rsidR="00655E9F" w:rsidP="000C0D62" w:rsidRDefault="009328EA">
      <w:pPr>
        <w:pStyle w:val="ReqtifyAltQ"/>
      </w:pPr>
      <w:ins w:author="常鸣" w:date="2014-07-03T14:27:00Z" w:id="8652">
        <w:r>
          <w:t>#S</w:t>
        </w:r>
      </w:ins>
      <w:r w:rsidRPr="008A1414" w:rsidR="00655E9F">
        <w:t>ource=</w:t>
      </w:r>
      <w:r w:rsidR="00655E9F">
        <w:rPr>
          <w:rFonts w:hint="eastAsia"/>
        </w:rPr>
        <w:t>[iTC_CC-SyAD-0328],</w:t>
      </w:r>
      <w:r w:rsidRPr="00705A91" w:rsidR="00655E9F">
        <w:rPr>
          <w:rFonts w:hint="eastAsia"/>
        </w:rPr>
        <w:t xml:space="preserve"> </w:t>
      </w:r>
      <w:r w:rsidR="00655E9F">
        <w:rPr>
          <w:rFonts w:hint="eastAsia"/>
        </w:rPr>
        <w:t>[iTC_CC-SyAD-0329],</w:t>
      </w:r>
      <w:r w:rsidRPr="00441CD9" w:rsidR="00655E9F">
        <w:t xml:space="preserve"> </w:t>
      </w:r>
      <w:r w:rsidRPr="003D2990" w:rsidR="00655E9F">
        <w:t>[iTC_CC-SyAD-</w:t>
      </w:r>
      <w:r w:rsidRPr="003D2990" w:rsidR="00655E9F">
        <w:rPr>
          <w:rFonts w:hint="eastAsia"/>
        </w:rPr>
        <w:t>0</w:t>
      </w:r>
      <w:r w:rsidR="00655E9F">
        <w:rPr>
          <w:rFonts w:hint="eastAsia"/>
        </w:rPr>
        <w:t>364</w:t>
      </w:r>
      <w:r w:rsidRPr="003D2990" w:rsidR="00655E9F">
        <w:rPr>
          <w:rFonts w:hint="eastAsia"/>
        </w:rPr>
        <w:t>]</w:t>
      </w:r>
      <w:r w:rsidR="00655E9F">
        <w:rPr>
          <w:rFonts w:hint="eastAsia"/>
        </w:rPr>
        <w:t>, [</w:t>
      </w:r>
      <w:r w:rsidR="00655E9F">
        <w:t>iTC_CC_ATP_SwHA</w:t>
      </w:r>
      <w:r w:rsidRPr="009B3F4C" w:rsidR="00655E9F">
        <w:t>-0124</w:t>
      </w:r>
      <w:r w:rsidR="00655E9F">
        <w:rPr>
          <w:rFonts w:hint="eastAsia"/>
        </w:rPr>
        <w:t>]</w:t>
      </w:r>
    </w:p>
    <w:p w:rsidRPr="008A1414" w:rsidR="00655E9F" w:rsidP="000C0D62" w:rsidRDefault="00655E9F">
      <w:pPr>
        <w:pStyle w:val="ReqtifyAltQ"/>
      </w:pPr>
      <w:r w:rsidRPr="008A1414">
        <w:t>[End]</w:t>
      </w:r>
    </w:p>
    <w:p w:rsidR="00655E9F" w:rsidP="00C93484" w:rsidRDefault="00655E9F">
      <w:pPr>
        <w:pStyle w:val="Reqtify"/>
      </w:pPr>
    </w:p>
    <w:p w:rsidRPr="00DB3A2A" w:rsidR="00DB3A2A" w:rsidP="00934391" w:rsidRDefault="00DB3A2A">
      <w:pPr>
        <w:pStyle w:val="3"/>
      </w:pPr>
      <w:r w:rsidRPr="00DB3A2A">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988"/>
        <w:gridCol w:w="2100"/>
        <w:gridCol w:w="2100"/>
        <w:gridCol w:w="2098"/>
      </w:tblGrid>
      <w:tr w:rsidRPr="00785CC7" w:rsidR="00DB3A2A" w:rsidTr="009256F8">
        <w:tc>
          <w:tcPr>
            <w:tcW w:w="1428" w:type="pct"/>
            <w:tcBorders>
              <w:top w:val="single" w:color="000000" w:sz="12" w:space="0"/>
              <w:bottom w:val="single" w:color="000000" w:sz="4" w:space="0"/>
            </w:tcBorders>
            <w:shd w:val="clear" w:color="auto" w:fill="E0E0E0"/>
          </w:tcPr>
          <w:p w:rsidRPr="00DB3A2A" w:rsidR="00DB3A2A" w:rsidP="00FA0FBB" w:rsidRDefault="00DB3A2A">
            <w:pPr>
              <w:pStyle w:val="af6"/>
            </w:pPr>
            <w:r w:rsidRPr="00DB3A2A">
              <w:t>Name</w:t>
            </w:r>
          </w:p>
        </w:tc>
        <w:tc>
          <w:tcPr>
            <w:tcW w:w="1191" w:type="pct"/>
            <w:tcBorders>
              <w:top w:val="single" w:color="000000" w:sz="12" w:space="0"/>
              <w:bottom w:val="single" w:color="000000" w:sz="4" w:space="0"/>
            </w:tcBorders>
            <w:shd w:val="clear" w:color="auto" w:fill="E0E0E0"/>
          </w:tcPr>
          <w:p w:rsidRPr="00DB3A2A" w:rsidR="00DB3A2A" w:rsidP="00FA0FBB" w:rsidRDefault="00DB3A2A">
            <w:pPr>
              <w:pStyle w:val="af6"/>
            </w:pPr>
            <w:r w:rsidRPr="00DB3A2A">
              <w:rPr>
                <w:rFonts w:hint="eastAsia"/>
              </w:rPr>
              <w:t>Safety Critical</w:t>
            </w:r>
          </w:p>
        </w:tc>
        <w:tc>
          <w:tcPr>
            <w:tcW w:w="1191" w:type="pct"/>
            <w:tcBorders>
              <w:top w:val="single" w:color="000000" w:sz="12" w:space="0"/>
              <w:bottom w:val="single" w:color="000000" w:sz="4" w:space="0"/>
            </w:tcBorders>
            <w:shd w:val="clear" w:color="auto" w:fill="E0E0E0"/>
          </w:tcPr>
          <w:p w:rsidRPr="00DB3A2A" w:rsidR="00DB3A2A" w:rsidP="00FA0FBB" w:rsidRDefault="00DB3A2A">
            <w:pPr>
              <w:pStyle w:val="af6"/>
            </w:pPr>
            <w:r w:rsidRPr="00DB3A2A">
              <w:t>Observable</w:t>
            </w:r>
          </w:p>
        </w:tc>
        <w:tc>
          <w:tcPr>
            <w:tcW w:w="1191" w:type="pct"/>
            <w:tcBorders>
              <w:top w:val="single" w:color="000000" w:sz="12" w:space="0"/>
              <w:bottom w:val="single" w:color="000000" w:sz="4" w:space="0"/>
            </w:tcBorders>
            <w:shd w:val="clear" w:color="auto" w:fill="E0E0E0"/>
          </w:tcPr>
          <w:p w:rsidRPr="00DB3A2A" w:rsidR="00DB3A2A" w:rsidP="00FA0FBB" w:rsidRDefault="00DB3A2A">
            <w:pPr>
              <w:pStyle w:val="af6"/>
            </w:pPr>
            <w:r w:rsidRPr="00DB3A2A">
              <w:t>Logical Type</w:t>
            </w:r>
          </w:p>
        </w:tc>
      </w:tr>
      <w:tr w:rsidR="00E92EF5" w:rsidTr="009256F8">
        <w:tc>
          <w:tcPr>
            <w:tcW w:w="1428" w:type="pct"/>
            <w:tcBorders>
              <w:top w:val="single" w:color="000000" w:sz="4" w:space="0"/>
            </w:tcBorders>
            <w:shd w:val="clear" w:color="auto" w:fill="auto"/>
          </w:tcPr>
          <w:p w:rsidR="00E92EF5" w:rsidP="00591D6B" w:rsidRDefault="00532AED">
            <w:pPr>
              <w:pStyle w:val="AltB0"/>
            </w:pPr>
            <w:hyperlink w:history="1" w:anchor="RMRselectedDrivingMode">
              <w:r w:rsidR="00E92EF5">
                <w:rPr>
                  <w:rStyle w:val="ac"/>
                </w:rPr>
                <w:t>RMRselectedDrivingMode</w:t>
              </w:r>
            </w:hyperlink>
          </w:p>
        </w:tc>
        <w:tc>
          <w:tcPr>
            <w:tcW w:w="1191" w:type="pct"/>
            <w:tcBorders>
              <w:top w:val="single" w:color="000000" w:sz="4" w:space="0"/>
            </w:tcBorders>
          </w:tcPr>
          <w:p w:rsidR="00E92EF5" w:rsidP="00591D6B" w:rsidRDefault="00E92EF5">
            <w:pPr>
              <w:pStyle w:val="AltB0"/>
            </w:pPr>
            <w:r>
              <w:rPr>
                <w:rFonts w:hint="eastAsia"/>
              </w:rPr>
              <w:t>√</w:t>
            </w:r>
          </w:p>
        </w:tc>
        <w:tc>
          <w:tcPr>
            <w:tcW w:w="1191" w:type="pct"/>
            <w:tcBorders>
              <w:top w:val="single" w:color="000000" w:sz="4" w:space="0"/>
            </w:tcBorders>
            <w:shd w:val="clear" w:color="auto" w:fill="auto"/>
          </w:tcPr>
          <w:p w:rsidR="00E92EF5" w:rsidP="00591D6B" w:rsidRDefault="00E92EF5">
            <w:pPr>
              <w:pStyle w:val="AltB0"/>
            </w:pPr>
            <w:r>
              <w:rPr>
                <w:rFonts w:hint="eastAsia"/>
              </w:rPr>
              <w:t>√</w:t>
            </w:r>
          </w:p>
        </w:tc>
        <w:tc>
          <w:tcPr>
            <w:tcW w:w="1191"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256F8">
        <w:tc>
          <w:tcPr>
            <w:tcW w:w="1428" w:type="pct"/>
            <w:tcBorders>
              <w:top w:val="single" w:color="000000" w:sz="4" w:space="0"/>
              <w:bottom w:val="single" w:color="000000" w:sz="4" w:space="0"/>
            </w:tcBorders>
            <w:shd w:val="clear" w:color="auto" w:fill="auto"/>
          </w:tcPr>
          <w:p w:rsidRPr="00DB3A2A" w:rsidR="00E92EF5" w:rsidP="00591D6B" w:rsidRDefault="00532AED">
            <w:pPr>
              <w:pStyle w:val="AltB0"/>
            </w:pPr>
            <w:hyperlink w:history="1" w:anchor="UnrecoverableRollbackOverSpeed">
              <w:r w:rsidR="00E92EF5">
                <w:rPr>
                  <w:rStyle w:val="ac"/>
                </w:rPr>
                <w:t>UnrecoverableRollbackOverSpeed</w:t>
              </w:r>
            </w:hyperlink>
          </w:p>
        </w:tc>
        <w:tc>
          <w:tcPr>
            <w:tcW w:w="1191" w:type="pct"/>
            <w:tcBorders>
              <w:top w:val="single" w:color="000000" w:sz="4" w:space="0"/>
              <w:bottom w:val="single" w:color="000000" w:sz="4" w:space="0"/>
            </w:tcBorders>
          </w:tcPr>
          <w:p w:rsidR="00E92EF5" w:rsidP="00591D6B" w:rsidRDefault="00E92EF5">
            <w:pPr>
              <w:pStyle w:val="AltB0"/>
            </w:pPr>
            <w:r>
              <w:rPr>
                <w:rFonts w:hint="eastAsia"/>
              </w:rPr>
              <w:t>√</w:t>
            </w:r>
          </w:p>
        </w:tc>
        <w:tc>
          <w:tcPr>
            <w:tcW w:w="1191" w:type="pct"/>
            <w:tcBorders>
              <w:top w:val="single" w:color="000000" w:sz="4" w:space="0"/>
              <w:bottom w:val="single" w:color="000000" w:sz="4" w:space="0"/>
            </w:tcBorders>
            <w:shd w:val="clear" w:color="auto" w:fill="auto"/>
          </w:tcPr>
          <w:p w:rsidR="00E92EF5" w:rsidP="00591D6B" w:rsidRDefault="00E92EF5">
            <w:pPr>
              <w:pStyle w:val="AltB0"/>
            </w:pPr>
            <w:r>
              <w:rPr>
                <w:rFonts w:hint="eastAsia"/>
              </w:rPr>
              <w:t>√</w:t>
            </w:r>
          </w:p>
        </w:tc>
        <w:tc>
          <w:tcPr>
            <w:tcW w:w="1191" w:type="pct"/>
            <w:tcBorders>
              <w:top w:val="single" w:color="000000" w:sz="4" w:space="0"/>
              <w:bottom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256F8">
        <w:tc>
          <w:tcPr>
            <w:tcW w:w="1428" w:type="pct"/>
            <w:tcBorders>
              <w:top w:val="single" w:color="000000" w:sz="4" w:space="0"/>
              <w:bottom w:val="single" w:color="000000" w:sz="4" w:space="0"/>
            </w:tcBorders>
            <w:shd w:val="clear" w:color="auto" w:fill="auto"/>
          </w:tcPr>
          <w:p w:rsidRPr="00DB3A2A" w:rsidR="00E92EF5" w:rsidP="00591D6B" w:rsidRDefault="00532AED">
            <w:pPr>
              <w:pStyle w:val="AltB0"/>
            </w:pPr>
            <w:hyperlink w:history="1" w:anchor="RollbackOverSpeed">
              <w:r w:rsidR="00E92EF5">
                <w:rPr>
                  <w:rStyle w:val="ac"/>
                </w:rPr>
                <w:t>RollbackOverSpeed</w:t>
              </w:r>
            </w:hyperlink>
          </w:p>
        </w:tc>
        <w:tc>
          <w:tcPr>
            <w:tcW w:w="1191" w:type="pct"/>
            <w:tcBorders>
              <w:top w:val="single" w:color="000000" w:sz="4" w:space="0"/>
              <w:bottom w:val="single" w:color="000000" w:sz="4" w:space="0"/>
            </w:tcBorders>
          </w:tcPr>
          <w:p w:rsidR="00E92EF5" w:rsidP="00591D6B" w:rsidRDefault="00E92EF5">
            <w:pPr>
              <w:pStyle w:val="AltB0"/>
            </w:pPr>
            <w:r>
              <w:rPr>
                <w:rFonts w:hint="eastAsia"/>
              </w:rPr>
              <w:t>√</w:t>
            </w:r>
          </w:p>
        </w:tc>
        <w:tc>
          <w:tcPr>
            <w:tcW w:w="1191" w:type="pct"/>
            <w:tcBorders>
              <w:top w:val="single" w:color="000000" w:sz="4" w:space="0"/>
              <w:bottom w:val="single" w:color="000000" w:sz="4" w:space="0"/>
            </w:tcBorders>
            <w:shd w:val="clear" w:color="auto" w:fill="auto"/>
          </w:tcPr>
          <w:p w:rsidR="00E92EF5" w:rsidP="00591D6B" w:rsidRDefault="00E92EF5">
            <w:pPr>
              <w:pStyle w:val="AltB0"/>
            </w:pPr>
            <w:r>
              <w:rPr>
                <w:rFonts w:hint="eastAsia"/>
              </w:rPr>
              <w:t>√</w:t>
            </w:r>
          </w:p>
        </w:tc>
        <w:tc>
          <w:tcPr>
            <w:tcW w:w="1191" w:type="pct"/>
            <w:tcBorders>
              <w:top w:val="single" w:color="000000" w:sz="4" w:space="0"/>
              <w:bottom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256F8">
        <w:tc>
          <w:tcPr>
            <w:tcW w:w="1428" w:type="pct"/>
            <w:tcBorders>
              <w:top w:val="single" w:color="000000" w:sz="4" w:space="0"/>
            </w:tcBorders>
            <w:shd w:val="clear" w:color="auto" w:fill="auto"/>
          </w:tcPr>
          <w:p w:rsidR="00E92EF5" w:rsidP="00591D6B" w:rsidRDefault="00532AED">
            <w:pPr>
              <w:pStyle w:val="AltB0"/>
            </w:pPr>
            <w:hyperlink w:history="1" w:anchor="EBforRollbackOverSpeed">
              <w:r w:rsidR="00E92EF5">
                <w:rPr>
                  <w:rStyle w:val="ac"/>
                </w:rPr>
                <w:t>EBforRollbackOverSpeed</w:t>
              </w:r>
            </w:hyperlink>
          </w:p>
        </w:tc>
        <w:tc>
          <w:tcPr>
            <w:tcW w:w="1191" w:type="pct"/>
            <w:tcBorders>
              <w:top w:val="single" w:color="000000" w:sz="4" w:space="0"/>
            </w:tcBorders>
          </w:tcPr>
          <w:p w:rsidR="00E92EF5" w:rsidP="00591D6B" w:rsidRDefault="00E92EF5">
            <w:pPr>
              <w:pStyle w:val="AltB0"/>
            </w:pPr>
            <w:r>
              <w:rPr>
                <w:rFonts w:hint="eastAsia"/>
              </w:rPr>
              <w:t>√</w:t>
            </w:r>
          </w:p>
        </w:tc>
        <w:tc>
          <w:tcPr>
            <w:tcW w:w="1191" w:type="pct"/>
            <w:tcBorders>
              <w:top w:val="single" w:color="000000" w:sz="4" w:space="0"/>
            </w:tcBorders>
            <w:shd w:val="clear" w:color="auto" w:fill="auto"/>
          </w:tcPr>
          <w:p w:rsidR="00E92EF5" w:rsidP="00591D6B" w:rsidRDefault="00E92EF5">
            <w:pPr>
              <w:pStyle w:val="AltB0"/>
            </w:pPr>
            <w:r>
              <w:rPr>
                <w:rFonts w:hint="eastAsia"/>
              </w:rPr>
              <w:t>√</w:t>
            </w:r>
          </w:p>
        </w:tc>
        <w:tc>
          <w:tcPr>
            <w:tcW w:w="1191"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Pr="00DB3A2A" w:rsidR="00DB3A2A" w:rsidP="00C93484" w:rsidRDefault="00DB3A2A">
      <w:pPr>
        <w:pStyle w:val="Reqtify"/>
      </w:pPr>
    </w:p>
    <w:p w:rsidRPr="00011D26" w:rsidR="00011D26" w:rsidP="00C93484" w:rsidRDefault="00011D26">
      <w:pPr>
        <w:pStyle w:val="Reqtify"/>
      </w:pPr>
    </w:p>
    <w:p w:rsidRPr="00011D26" w:rsidR="00011D26" w:rsidP="00F23398" w:rsidRDefault="00011D26">
      <w:pPr>
        <w:pStyle w:val="2"/>
        <w:ind w:left="756" w:hanging="756"/>
      </w:pPr>
      <w:bookmarkStart w:name="_Ref279742697" w:id="8653"/>
      <w:bookmarkStart w:name="_Ref345055863" w:id="8654"/>
      <w:bookmarkStart w:name="_Toc348357065" w:id="8655"/>
      <w:bookmarkStart w:name="_Toc349030478" w:id="8656"/>
      <w:bookmarkStart w:name="_Toc347566611" w:id="8657"/>
      <w:bookmarkStart w:name="_Toc345689276" w:id="8658"/>
      <w:bookmarkStart w:name="_Toc376182977" w:id="8659"/>
      <w:bookmarkStart w:name="_Toc392229957" w:id="8660"/>
      <w:r>
        <w:rPr>
          <w:rFonts w:hint="eastAsia"/>
        </w:rPr>
        <w:t>F</w:t>
      </w:r>
      <w:r w:rsidR="00DC168B">
        <w:rPr>
          <w:rFonts w:hint="eastAsia"/>
        </w:rPr>
        <w:t>55</w:t>
      </w:r>
      <w:r w:rsidR="006F29D1">
        <w:rPr>
          <w:rFonts w:hint="eastAsia"/>
        </w:rPr>
        <w:t>-</w:t>
      </w:r>
      <w:r w:rsidR="00332B68">
        <w:rPr>
          <w:rFonts w:hint="eastAsia"/>
        </w:rPr>
        <w:t>Monitor Reverse</w:t>
      </w:r>
      <w:bookmarkEnd w:id="8653"/>
      <w:r w:rsidR="00C0230A">
        <w:rPr>
          <w:rFonts w:hint="eastAsia"/>
        </w:rPr>
        <w:t xml:space="preserve"> Train Speed</w:t>
      </w:r>
      <w:bookmarkEnd w:id="8654"/>
      <w:bookmarkEnd w:id="8655"/>
      <w:bookmarkEnd w:id="8656"/>
      <w:bookmarkEnd w:id="8657"/>
      <w:bookmarkEnd w:id="8658"/>
      <w:bookmarkEnd w:id="8659"/>
      <w:bookmarkEnd w:id="8660"/>
    </w:p>
    <w:p w:rsidR="00655E9F" w:rsidP="00934391" w:rsidRDefault="00655E9F">
      <w:pPr>
        <w:pStyle w:val="3"/>
      </w:pPr>
      <w:r w:rsidRPr="00A61D30">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388"/>
        <w:gridCol w:w="867"/>
        <w:gridCol w:w="410"/>
        <w:gridCol w:w="726"/>
        <w:gridCol w:w="3895"/>
      </w:tblGrid>
      <w:tr w:rsidRPr="00785CC7" w:rsidR="00655E9F" w:rsidTr="00655E9F">
        <w:tc>
          <w:tcPr>
            <w:tcW w:w="1824" w:type="pct"/>
            <w:tcBorders>
              <w:top w:val="single" w:color="000000" w:sz="12" w:space="0"/>
              <w:bottom w:val="single" w:color="000000" w:sz="4" w:space="0"/>
            </w:tcBorders>
            <w:shd w:val="clear" w:color="auto" w:fill="E0E0E0"/>
          </w:tcPr>
          <w:p w:rsidR="00655E9F" w:rsidP="00FA0FBB" w:rsidRDefault="00655E9F">
            <w:pPr>
              <w:pStyle w:val="af6"/>
            </w:pPr>
            <w:r w:rsidRPr="00B1730D">
              <w:t>Name</w:t>
            </w:r>
          </w:p>
        </w:tc>
        <w:tc>
          <w:tcPr>
            <w:tcW w:w="688" w:type="pct"/>
            <w:gridSpan w:val="2"/>
            <w:tcBorders>
              <w:top w:val="single" w:color="000000" w:sz="12" w:space="0"/>
              <w:bottom w:val="single" w:color="000000" w:sz="4" w:space="0"/>
            </w:tcBorders>
            <w:shd w:val="clear" w:color="auto" w:fill="E0E0E0"/>
          </w:tcPr>
          <w:p w:rsidR="00655E9F" w:rsidP="00FA0FBB" w:rsidRDefault="00655E9F">
            <w:pPr>
              <w:pStyle w:val="af6"/>
            </w:pPr>
            <w:r w:rsidRPr="00B1730D">
              <w:t>Nature</w:t>
            </w:r>
          </w:p>
        </w:tc>
        <w:tc>
          <w:tcPr>
            <w:tcW w:w="2488" w:type="pct"/>
            <w:gridSpan w:val="2"/>
            <w:tcBorders>
              <w:top w:val="single" w:color="000000" w:sz="12" w:space="0"/>
              <w:bottom w:val="single" w:color="000000" w:sz="4" w:space="0"/>
            </w:tcBorders>
            <w:shd w:val="clear" w:color="auto" w:fill="E0E0E0"/>
          </w:tcPr>
          <w:p w:rsidR="00655E9F" w:rsidP="00FA0FBB" w:rsidRDefault="00655E9F">
            <w:pPr>
              <w:pStyle w:val="af6"/>
            </w:pPr>
            <w:r w:rsidRPr="00B1730D">
              <w:t>Provided by</w:t>
            </w:r>
          </w:p>
        </w:tc>
      </w:tr>
      <w:tr w:rsidR="000733AC" w:rsidTr="00A92D91">
        <w:tc>
          <w:tcPr>
            <w:tcW w:w="2291" w:type="pct"/>
            <w:gridSpan w:val="2"/>
            <w:tcBorders>
              <w:top w:val="single" w:color="000000" w:sz="4" w:space="0"/>
            </w:tcBorders>
            <w:shd w:val="clear" w:color="auto" w:fill="auto"/>
          </w:tcPr>
          <w:p w:rsidR="000733AC" w:rsidP="00591D6B" w:rsidRDefault="00532AED">
            <w:pPr>
              <w:pStyle w:val="AltB0"/>
            </w:pPr>
            <w:hyperlink w:history="1" w:anchor="ATPsetting">
              <w:r w:rsidR="000733AC">
                <w:rPr>
                  <w:rStyle w:val="ac"/>
                </w:rPr>
                <w:t>ATPsetting</w:t>
              </w:r>
            </w:hyperlink>
          </w:p>
        </w:tc>
        <w:tc>
          <w:tcPr>
            <w:tcW w:w="612" w:type="pct"/>
            <w:gridSpan w:val="2"/>
            <w:tcBorders>
              <w:top w:val="single" w:color="000000" w:sz="4" w:space="0"/>
            </w:tcBorders>
            <w:shd w:val="clear" w:color="auto" w:fill="auto"/>
          </w:tcPr>
          <w:p w:rsidR="000733AC" w:rsidP="00591D6B" w:rsidRDefault="000733AC">
            <w:pPr>
              <w:pStyle w:val="AltB0"/>
            </w:pPr>
            <w:r>
              <w:rPr>
                <w:rFonts w:hint="eastAsia"/>
              </w:rPr>
              <w:t>Internal</w:t>
            </w:r>
          </w:p>
        </w:tc>
        <w:tc>
          <w:tcPr>
            <w:tcW w:w="2097"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C473F2" w:rsidTr="00A92D91">
        <w:tc>
          <w:tcPr>
            <w:tcW w:w="2291" w:type="pct"/>
            <w:gridSpan w:val="2"/>
            <w:shd w:val="clear" w:color="auto" w:fill="auto"/>
          </w:tcPr>
          <w:p w:rsidR="00C473F2" w:rsidP="00591D6B" w:rsidRDefault="00532AED">
            <w:pPr>
              <w:pStyle w:val="AltB0"/>
            </w:pPr>
            <w:hyperlink w:history="1" w:anchor="End2RunningForward">
              <w:r w:rsidR="00C473F2">
                <w:rPr>
                  <w:rStyle w:val="ac"/>
                </w:rPr>
                <w:t>End2RunningForward</w:t>
              </w:r>
            </w:hyperlink>
          </w:p>
        </w:tc>
        <w:tc>
          <w:tcPr>
            <w:tcW w:w="612" w:type="pct"/>
            <w:gridSpan w:val="2"/>
            <w:shd w:val="clear" w:color="auto" w:fill="auto"/>
          </w:tcPr>
          <w:p w:rsidRPr="00C9091D" w:rsidR="00C473F2" w:rsidP="00591D6B" w:rsidRDefault="00C473F2">
            <w:pPr>
              <w:pStyle w:val="AltB0"/>
            </w:pPr>
            <w:r>
              <w:rPr>
                <w:rFonts w:hint="eastAsia"/>
              </w:rPr>
              <w:t>Internal</w:t>
            </w:r>
          </w:p>
        </w:tc>
        <w:tc>
          <w:tcPr>
            <w:tcW w:w="2097" w:type="pct"/>
            <w:shd w:val="clear" w:color="auto" w:fill="auto"/>
          </w:tcPr>
          <w:p w:rsidR="00C473F2" w:rsidP="00591D6B" w:rsidRDefault="00ED222A">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C473F2" w:rsidTr="00A92D91">
        <w:tc>
          <w:tcPr>
            <w:tcW w:w="2291" w:type="pct"/>
            <w:gridSpan w:val="2"/>
            <w:shd w:val="clear" w:color="auto" w:fill="auto"/>
          </w:tcPr>
          <w:p w:rsidR="00C473F2" w:rsidP="00591D6B" w:rsidRDefault="00532AED">
            <w:pPr>
              <w:pStyle w:val="AltB0"/>
            </w:pPr>
            <w:hyperlink w:history="1" w:anchor="MaximumTrainMotion">
              <w:r w:rsidR="00C473F2">
                <w:rPr>
                  <w:rStyle w:val="ac"/>
                </w:rPr>
                <w:t>MaximumTrainMotion</w:t>
              </w:r>
            </w:hyperlink>
          </w:p>
        </w:tc>
        <w:tc>
          <w:tcPr>
            <w:tcW w:w="612" w:type="pct"/>
            <w:gridSpan w:val="2"/>
            <w:shd w:val="clear" w:color="auto" w:fill="auto"/>
          </w:tcPr>
          <w:p w:rsidRPr="00C9091D" w:rsidR="00C473F2" w:rsidP="00591D6B" w:rsidRDefault="00C473F2">
            <w:pPr>
              <w:pStyle w:val="AltB0"/>
            </w:pPr>
            <w:r>
              <w:rPr>
                <w:rFonts w:hint="eastAsia"/>
              </w:rPr>
              <w:t>Internal</w:t>
            </w:r>
          </w:p>
        </w:tc>
        <w:tc>
          <w:tcPr>
            <w:tcW w:w="2097" w:type="pct"/>
            <w:shd w:val="clear" w:color="auto" w:fill="auto"/>
          </w:tcPr>
          <w:p w:rsidR="00C473F2" w:rsidP="00591D6B" w:rsidRDefault="00ED222A">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C473F2" w:rsidTr="00A92D91">
        <w:tc>
          <w:tcPr>
            <w:tcW w:w="2291" w:type="pct"/>
            <w:gridSpan w:val="2"/>
            <w:shd w:val="clear" w:color="auto" w:fill="auto"/>
          </w:tcPr>
          <w:p w:rsidR="00C473F2" w:rsidP="00591D6B" w:rsidRDefault="00532AED">
            <w:pPr>
              <w:pStyle w:val="AltB0"/>
            </w:pPr>
            <w:hyperlink w:history="1" w:anchor="MinimumTrainMotion">
              <w:r w:rsidR="00C473F2">
                <w:rPr>
                  <w:rStyle w:val="ac"/>
                </w:rPr>
                <w:t>MinimumTrainMotion</w:t>
              </w:r>
            </w:hyperlink>
          </w:p>
        </w:tc>
        <w:tc>
          <w:tcPr>
            <w:tcW w:w="612" w:type="pct"/>
            <w:gridSpan w:val="2"/>
            <w:shd w:val="clear" w:color="auto" w:fill="auto"/>
          </w:tcPr>
          <w:p w:rsidRPr="00C9091D" w:rsidR="00C473F2" w:rsidP="00591D6B" w:rsidRDefault="00C473F2">
            <w:pPr>
              <w:pStyle w:val="AltB0"/>
            </w:pPr>
            <w:r>
              <w:rPr>
                <w:rFonts w:hint="eastAsia"/>
              </w:rPr>
              <w:t>Internal</w:t>
            </w:r>
          </w:p>
        </w:tc>
        <w:tc>
          <w:tcPr>
            <w:tcW w:w="2097" w:type="pct"/>
            <w:shd w:val="clear" w:color="auto" w:fill="auto"/>
          </w:tcPr>
          <w:p w:rsidR="00C473F2" w:rsidP="00591D6B" w:rsidRDefault="00ED222A">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416AAC" w:rsidTr="00A92D91">
        <w:tc>
          <w:tcPr>
            <w:tcW w:w="2291" w:type="pct"/>
            <w:gridSpan w:val="2"/>
            <w:shd w:val="clear" w:color="auto" w:fill="auto"/>
          </w:tcPr>
          <w:p w:rsidR="00416AAC" w:rsidP="00591D6B" w:rsidRDefault="00532AED">
            <w:pPr>
              <w:pStyle w:val="AltB0"/>
            </w:pPr>
            <w:hyperlink w:history="1" w:anchor="MotionProtectionInhibition">
              <w:r w:rsidR="00416AAC">
                <w:rPr>
                  <w:rStyle w:val="ac"/>
                </w:rPr>
                <w:t>MotionProtectionInhibition</w:t>
              </w:r>
            </w:hyperlink>
          </w:p>
        </w:tc>
        <w:tc>
          <w:tcPr>
            <w:tcW w:w="612" w:type="pct"/>
            <w:gridSpan w:val="2"/>
            <w:shd w:val="clear" w:color="auto" w:fill="auto"/>
          </w:tcPr>
          <w:p w:rsidR="00416AAC" w:rsidP="00591D6B" w:rsidRDefault="00416AAC">
            <w:pPr>
              <w:pStyle w:val="AltB0"/>
            </w:pPr>
            <w:r>
              <w:rPr>
                <w:rFonts w:hint="eastAsia"/>
              </w:rPr>
              <w:t>Internal</w:t>
            </w:r>
          </w:p>
        </w:tc>
        <w:tc>
          <w:tcPr>
            <w:tcW w:w="2097" w:type="pct"/>
            <w:shd w:val="clear" w:color="auto" w:fill="auto"/>
          </w:tcPr>
          <w:p w:rsidRPr="00655E9F" w:rsidR="00416AAC" w:rsidP="00591D6B" w:rsidRDefault="00416AAC">
            <w:pPr>
              <w:pStyle w:val="AltB0"/>
            </w:pPr>
            <w:r>
              <w:fldChar w:fldCharType="begin"/>
            </w:r>
            <w:r>
              <w:instrText xml:space="preserve"> REF _Ref345055806 \h </w:instrText>
            </w:r>
            <w:r>
              <w:fldChar w:fldCharType="separate"/>
            </w:r>
            <w:r w:rsidR="00DE178B">
              <w:rPr>
                <w:rFonts w:hint="eastAsia"/>
              </w:rPr>
              <w:t>F46-</w:t>
            </w:r>
            <w:r w:rsidRPr="00655E9F" w:rsidR="00DE178B">
              <w:rPr>
                <w:rFonts w:hint="eastAsia"/>
              </w:rPr>
              <w:t xml:space="preserve">Determine </w:t>
            </w:r>
            <w:r w:rsidR="00DE178B">
              <w:rPr>
                <w:rFonts w:hint="eastAsia"/>
              </w:rPr>
              <w:t>O</w:t>
            </w:r>
            <w:r w:rsidRPr="00655E9F" w:rsidR="00DE178B">
              <w:rPr>
                <w:rFonts w:hint="eastAsia"/>
              </w:rPr>
              <w:t xml:space="preserve">ver </w:t>
            </w:r>
            <w:r w:rsidR="00DE178B">
              <w:rPr>
                <w:rFonts w:hint="eastAsia"/>
              </w:rPr>
              <w:t>E</w:t>
            </w:r>
            <w:r w:rsidRPr="00655E9F" w:rsidR="00DE178B">
              <w:rPr>
                <w:rFonts w:hint="eastAsia"/>
              </w:rPr>
              <w:t>nergy</w:t>
            </w:r>
            <w:r>
              <w:fldChar w:fldCharType="end"/>
            </w:r>
          </w:p>
        </w:tc>
      </w:tr>
      <w:tr w:rsidR="00416AAC" w:rsidTr="00A92D91">
        <w:tc>
          <w:tcPr>
            <w:tcW w:w="2291" w:type="pct"/>
            <w:gridSpan w:val="2"/>
            <w:shd w:val="clear" w:color="auto" w:fill="auto"/>
          </w:tcPr>
          <w:p w:rsidR="00416AAC" w:rsidP="00591D6B" w:rsidRDefault="00532AED">
            <w:pPr>
              <w:pStyle w:val="AltB0"/>
            </w:pPr>
            <w:hyperlink w:history="1" w:anchor="RMRselectedDrivingMode">
              <w:r w:rsidR="00416AAC">
                <w:rPr>
                  <w:rStyle w:val="ac"/>
                </w:rPr>
                <w:t>RMRselectedDrivingMode</w:t>
              </w:r>
            </w:hyperlink>
          </w:p>
        </w:tc>
        <w:tc>
          <w:tcPr>
            <w:tcW w:w="612" w:type="pct"/>
            <w:gridSpan w:val="2"/>
            <w:shd w:val="clear" w:color="auto" w:fill="auto"/>
          </w:tcPr>
          <w:p w:rsidR="00416AAC" w:rsidP="00591D6B" w:rsidRDefault="00070107">
            <w:pPr>
              <w:pStyle w:val="AltB0"/>
            </w:pPr>
            <w:r>
              <w:rPr>
                <w:rFonts w:hint="eastAsia"/>
              </w:rPr>
              <w:t>Internal</w:t>
            </w:r>
          </w:p>
        </w:tc>
        <w:tc>
          <w:tcPr>
            <w:tcW w:w="2097" w:type="pct"/>
            <w:shd w:val="clear" w:color="auto" w:fill="auto"/>
          </w:tcPr>
          <w:p w:rsidR="00416AAC" w:rsidP="00591D6B" w:rsidRDefault="00070107">
            <w:pPr>
              <w:pStyle w:val="AltB0"/>
            </w:pPr>
            <w:r>
              <w:fldChar w:fldCharType="begin"/>
            </w:r>
            <w:r>
              <w:instrText xml:space="preserve"> REF _Ref345055856 \h </w:instrText>
            </w:r>
            <w:r>
              <w:fldChar w:fldCharType="separate"/>
            </w:r>
            <w:r w:rsidR="00DE178B">
              <w:rPr>
                <w:rFonts w:hint="eastAsia"/>
              </w:rPr>
              <w:t>F54-Monitor Rollback Train Speed</w:t>
            </w:r>
            <w:r>
              <w:fldChar w:fldCharType="end"/>
            </w:r>
          </w:p>
        </w:tc>
      </w:tr>
      <w:tr w:rsidR="00416AAC" w:rsidTr="00A92D91">
        <w:tc>
          <w:tcPr>
            <w:tcW w:w="2291" w:type="pct"/>
            <w:gridSpan w:val="2"/>
            <w:shd w:val="clear" w:color="auto" w:fill="auto"/>
          </w:tcPr>
          <w:p w:rsidR="00416AAC" w:rsidP="00591D6B" w:rsidRDefault="00532AED">
            <w:pPr>
              <w:pStyle w:val="AltB0"/>
            </w:pPr>
            <w:hyperlink w:history="1" w:anchor="TrainFrontEnd">
              <w:r w:rsidR="00416AAC">
                <w:rPr>
                  <w:rStyle w:val="ac"/>
                </w:rPr>
                <w:t>TrainFrontEnd</w:t>
              </w:r>
            </w:hyperlink>
          </w:p>
        </w:tc>
        <w:tc>
          <w:tcPr>
            <w:tcW w:w="612" w:type="pct"/>
            <w:gridSpan w:val="2"/>
            <w:shd w:val="clear" w:color="auto" w:fill="auto"/>
          </w:tcPr>
          <w:p w:rsidR="00416AAC" w:rsidP="00591D6B" w:rsidRDefault="00416AAC">
            <w:pPr>
              <w:pStyle w:val="AltB0"/>
            </w:pPr>
            <w:r>
              <w:rPr>
                <w:rFonts w:hint="eastAsia"/>
              </w:rPr>
              <w:t>Internal</w:t>
            </w:r>
          </w:p>
        </w:tc>
        <w:tc>
          <w:tcPr>
            <w:tcW w:w="2097" w:type="pct"/>
            <w:shd w:val="clear" w:color="auto" w:fill="auto"/>
          </w:tcPr>
          <w:p w:rsidR="00416AAC" w:rsidP="00591D6B" w:rsidRDefault="00416AAC">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416AAC" w:rsidTr="00A92D91">
        <w:tc>
          <w:tcPr>
            <w:tcW w:w="2291" w:type="pct"/>
            <w:gridSpan w:val="2"/>
            <w:shd w:val="clear" w:color="auto" w:fill="auto"/>
          </w:tcPr>
          <w:p w:rsidR="00416AAC" w:rsidP="00591D6B" w:rsidRDefault="00532AED">
            <w:pPr>
              <w:pStyle w:val="AltB0"/>
            </w:pPr>
            <w:hyperlink w:history="1" w:anchor="TrainMaxSpeed">
              <w:r w:rsidRPr="002A1E4E" w:rsidR="00416AAC">
                <w:rPr>
                  <w:rStyle w:val="ac"/>
                  <w:rFonts w:hint="eastAsia"/>
                </w:rPr>
                <w:t>TrainMaxSpeed</w:t>
              </w:r>
            </w:hyperlink>
          </w:p>
        </w:tc>
        <w:tc>
          <w:tcPr>
            <w:tcW w:w="612" w:type="pct"/>
            <w:gridSpan w:val="2"/>
            <w:shd w:val="clear" w:color="auto" w:fill="auto"/>
          </w:tcPr>
          <w:p w:rsidR="00416AAC" w:rsidP="00591D6B" w:rsidRDefault="00416AAC">
            <w:pPr>
              <w:pStyle w:val="AltB0"/>
            </w:pPr>
            <w:r>
              <w:rPr>
                <w:rFonts w:hint="eastAsia"/>
              </w:rPr>
              <w:t>Internal</w:t>
            </w:r>
          </w:p>
        </w:tc>
        <w:tc>
          <w:tcPr>
            <w:tcW w:w="2097" w:type="pct"/>
            <w:shd w:val="clear" w:color="auto" w:fill="auto"/>
          </w:tcPr>
          <w:p w:rsidR="00416AAC" w:rsidP="00591D6B" w:rsidRDefault="00416AAC">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416AAC" w:rsidTr="00A92D91">
        <w:tc>
          <w:tcPr>
            <w:tcW w:w="2291" w:type="pct"/>
            <w:gridSpan w:val="2"/>
            <w:shd w:val="clear" w:color="auto" w:fill="auto"/>
          </w:tcPr>
          <w:p w:rsidR="00416AAC" w:rsidP="00591D6B" w:rsidRDefault="00532AED">
            <w:pPr>
              <w:pStyle w:val="AltB0"/>
            </w:pPr>
            <w:hyperlink w:history="1" w:anchor="ValidTrainKinematic">
              <w:r w:rsidR="00416AAC">
                <w:rPr>
                  <w:rStyle w:val="ac"/>
                </w:rPr>
                <w:t>ValidTrainKinematic</w:t>
              </w:r>
            </w:hyperlink>
          </w:p>
        </w:tc>
        <w:tc>
          <w:tcPr>
            <w:tcW w:w="612" w:type="pct"/>
            <w:gridSpan w:val="2"/>
            <w:shd w:val="clear" w:color="auto" w:fill="auto"/>
          </w:tcPr>
          <w:p w:rsidR="00416AAC" w:rsidP="00591D6B" w:rsidRDefault="00416AAC">
            <w:pPr>
              <w:pStyle w:val="AltB0"/>
            </w:pPr>
            <w:r>
              <w:rPr>
                <w:rFonts w:hint="eastAsia"/>
              </w:rPr>
              <w:t>Internal</w:t>
            </w:r>
          </w:p>
        </w:tc>
        <w:tc>
          <w:tcPr>
            <w:tcW w:w="2097" w:type="pct"/>
            <w:shd w:val="clear" w:color="auto" w:fill="auto"/>
          </w:tcPr>
          <w:p w:rsidR="00416AAC" w:rsidP="00591D6B" w:rsidRDefault="00416AAC">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bl>
    <w:p w:rsidR="00655E9F" w:rsidP="00934391" w:rsidRDefault="00655E9F">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651"/>
        <w:gridCol w:w="2032"/>
        <w:gridCol w:w="1725"/>
        <w:gridCol w:w="1878"/>
      </w:tblGrid>
      <w:tr w:rsidRPr="00785CC7" w:rsidR="00655E9F" w:rsidTr="00655E9F">
        <w:tc>
          <w:tcPr>
            <w:tcW w:w="1966" w:type="pct"/>
            <w:tcBorders>
              <w:top w:val="single" w:color="000000" w:sz="12" w:space="0"/>
              <w:bottom w:val="single" w:color="000000" w:sz="4" w:space="0"/>
            </w:tcBorders>
            <w:shd w:val="clear" w:color="auto" w:fill="E0E0E0"/>
          </w:tcPr>
          <w:p w:rsidR="00655E9F" w:rsidP="00FA0FBB" w:rsidRDefault="00655E9F">
            <w:pPr>
              <w:pStyle w:val="af6"/>
            </w:pPr>
            <w:r w:rsidRPr="00B1730D">
              <w:t>Name</w:t>
            </w:r>
          </w:p>
        </w:tc>
        <w:tc>
          <w:tcPr>
            <w:tcW w:w="1094" w:type="pct"/>
            <w:tcBorders>
              <w:top w:val="single" w:color="000000" w:sz="12" w:space="0"/>
              <w:bottom w:val="single" w:color="000000" w:sz="4" w:space="0"/>
            </w:tcBorders>
            <w:shd w:val="clear" w:color="auto" w:fill="E0E0E0"/>
          </w:tcPr>
          <w:p w:rsidR="00655E9F" w:rsidP="00FA0FBB" w:rsidRDefault="00655E9F">
            <w:pPr>
              <w:pStyle w:val="af6"/>
            </w:pPr>
            <w:r>
              <w:rPr>
                <w:rFonts w:hint="eastAsia"/>
              </w:rPr>
              <w:t>Safety Critical</w:t>
            </w:r>
          </w:p>
        </w:tc>
        <w:tc>
          <w:tcPr>
            <w:tcW w:w="929" w:type="pct"/>
            <w:tcBorders>
              <w:top w:val="single" w:color="000000" w:sz="12" w:space="0"/>
              <w:bottom w:val="single" w:color="000000" w:sz="4" w:space="0"/>
            </w:tcBorders>
            <w:shd w:val="clear" w:color="auto" w:fill="E0E0E0"/>
          </w:tcPr>
          <w:p w:rsidR="00655E9F" w:rsidP="00FA0FBB" w:rsidRDefault="00655E9F">
            <w:pPr>
              <w:pStyle w:val="af6"/>
            </w:pPr>
            <w:r w:rsidRPr="00B1730D">
              <w:t>Observable</w:t>
            </w:r>
          </w:p>
        </w:tc>
        <w:tc>
          <w:tcPr>
            <w:tcW w:w="1011" w:type="pct"/>
            <w:tcBorders>
              <w:top w:val="single" w:color="000000" w:sz="12" w:space="0"/>
              <w:bottom w:val="single" w:color="000000" w:sz="4" w:space="0"/>
            </w:tcBorders>
            <w:shd w:val="clear" w:color="auto" w:fill="E0E0E0"/>
          </w:tcPr>
          <w:p w:rsidR="00655E9F" w:rsidP="00FA0FBB" w:rsidRDefault="00655E9F">
            <w:pPr>
              <w:pStyle w:val="af6"/>
            </w:pPr>
            <w:r w:rsidRPr="00B1730D">
              <w:t>Logical Type</w:t>
            </w:r>
          </w:p>
        </w:tc>
      </w:tr>
      <w:tr w:rsidR="002848D6" w:rsidTr="00655E9F">
        <w:tc>
          <w:tcPr>
            <w:tcW w:w="1966" w:type="pct"/>
            <w:shd w:val="clear" w:color="auto" w:fill="auto"/>
          </w:tcPr>
          <w:p w:rsidR="002848D6" w:rsidP="00591D6B" w:rsidRDefault="00532AED">
            <w:pPr>
              <w:pStyle w:val="AltB0"/>
            </w:pPr>
            <w:hyperlink w:history="1" w:anchor="ReverseDistanceAccount_1">
              <w:r w:rsidR="002848D6">
                <w:rPr>
                  <w:rStyle w:val="ac"/>
                </w:rPr>
                <w:t>ReverseDistanceAccount_1</w:t>
              </w:r>
            </w:hyperlink>
          </w:p>
        </w:tc>
        <w:tc>
          <w:tcPr>
            <w:tcW w:w="1094" w:type="pct"/>
          </w:tcPr>
          <w:p w:rsidR="002848D6" w:rsidP="00591D6B" w:rsidRDefault="002848D6">
            <w:pPr>
              <w:pStyle w:val="AltB0"/>
            </w:pPr>
            <w:r>
              <w:rPr>
                <w:rFonts w:hint="eastAsia"/>
              </w:rPr>
              <w:t>√</w:t>
            </w:r>
          </w:p>
        </w:tc>
        <w:tc>
          <w:tcPr>
            <w:tcW w:w="929" w:type="pct"/>
            <w:shd w:val="clear" w:color="auto" w:fill="auto"/>
          </w:tcPr>
          <w:p w:rsidR="002848D6" w:rsidP="00591D6B" w:rsidRDefault="002848D6">
            <w:pPr>
              <w:pStyle w:val="AltB0"/>
            </w:pPr>
            <w:r>
              <w:rPr>
                <w:rFonts w:hint="eastAsia"/>
              </w:rPr>
              <w:t>√</w:t>
            </w:r>
          </w:p>
        </w:tc>
        <w:tc>
          <w:tcPr>
            <w:tcW w:w="1011" w:type="pct"/>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2848D6" w:rsidTr="00655E9F">
        <w:tc>
          <w:tcPr>
            <w:tcW w:w="1966" w:type="pct"/>
            <w:shd w:val="clear" w:color="auto" w:fill="auto"/>
          </w:tcPr>
          <w:p w:rsidR="002848D6" w:rsidP="00591D6B" w:rsidRDefault="00532AED">
            <w:pPr>
              <w:pStyle w:val="AltB0"/>
            </w:pPr>
            <w:hyperlink w:history="1" w:anchor="ReverseDistanceAccount_2">
              <w:r w:rsidR="002848D6">
                <w:rPr>
                  <w:rStyle w:val="ac"/>
                </w:rPr>
                <w:t>ReverseDistanceAccount_2</w:t>
              </w:r>
            </w:hyperlink>
          </w:p>
        </w:tc>
        <w:tc>
          <w:tcPr>
            <w:tcW w:w="1094" w:type="pct"/>
          </w:tcPr>
          <w:p w:rsidR="002848D6" w:rsidP="00591D6B" w:rsidRDefault="002848D6">
            <w:pPr>
              <w:pStyle w:val="AltB0"/>
            </w:pPr>
            <w:r>
              <w:rPr>
                <w:rFonts w:hint="eastAsia"/>
              </w:rPr>
              <w:t>√</w:t>
            </w:r>
          </w:p>
        </w:tc>
        <w:tc>
          <w:tcPr>
            <w:tcW w:w="929" w:type="pct"/>
            <w:shd w:val="clear" w:color="auto" w:fill="auto"/>
          </w:tcPr>
          <w:p w:rsidR="002848D6" w:rsidP="00591D6B" w:rsidRDefault="002848D6">
            <w:pPr>
              <w:pStyle w:val="AltB0"/>
            </w:pPr>
            <w:r>
              <w:rPr>
                <w:rFonts w:hint="eastAsia"/>
              </w:rPr>
              <w:t>√</w:t>
            </w:r>
          </w:p>
        </w:tc>
        <w:tc>
          <w:tcPr>
            <w:tcW w:w="1011" w:type="pct"/>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Pr="00A61D30" w:rsidR="00655E9F" w:rsidP="00934391" w:rsidRDefault="00655E9F">
      <w:pPr>
        <w:pStyle w:val="3"/>
      </w:pPr>
      <w:r w:rsidRPr="00A61D30">
        <w:rPr>
          <w:rFonts w:hint="eastAsia"/>
        </w:rPr>
        <w:t>Processing</w:t>
      </w:r>
    </w:p>
    <w:p w:rsidR="00655E9F" w:rsidP="00C93484" w:rsidRDefault="00655E9F">
      <w:pPr>
        <w:pStyle w:val="Reqtify"/>
      </w:pPr>
      <w:r>
        <w:rPr>
          <w:rFonts w:hint="eastAsia"/>
        </w:rPr>
        <w:t>当列车在</w:t>
      </w:r>
      <w:r>
        <w:rPr>
          <w:rFonts w:hint="eastAsia"/>
        </w:rPr>
        <w:t>RMR</w:t>
      </w:r>
      <w:r>
        <w:rPr>
          <w:rFonts w:hint="eastAsia"/>
        </w:rPr>
        <w:t>模式下向激活车头的反向运行时，</w:t>
      </w:r>
      <w:r>
        <w:rPr>
          <w:rFonts w:hint="eastAsia"/>
        </w:rPr>
        <w:t>ATP</w:t>
      </w:r>
      <w:r>
        <w:rPr>
          <w:rFonts w:hint="eastAsia"/>
        </w:rPr>
        <w:t>需监控列车速度不能超过项目配置的反向运行最大速度，如果超过该速度，则触发</w:t>
      </w:r>
      <w:r>
        <w:rPr>
          <w:rFonts w:hint="eastAsia"/>
        </w:rPr>
        <w:t>EB</w:t>
      </w:r>
      <w:r>
        <w:rPr>
          <w:rFonts w:hint="eastAsia"/>
        </w:rPr>
        <w:t>。如果列车已</w:t>
      </w:r>
      <w:r>
        <w:rPr>
          <w:rFonts w:hint="eastAsia"/>
        </w:rPr>
        <w:t>RMR</w:t>
      </w:r>
      <w:r>
        <w:rPr>
          <w:rFonts w:hint="eastAsia"/>
        </w:rPr>
        <w:t>反向运行</w:t>
      </w:r>
      <w:r>
        <w:rPr>
          <w:rFonts w:hint="eastAsia"/>
        </w:rPr>
        <w:lastRenderedPageBreak/>
        <w:t>超过项目配置的最大距离，则</w:t>
      </w:r>
      <w:r>
        <w:rPr>
          <w:rFonts w:hint="eastAsia"/>
        </w:rPr>
        <w:t>ATP</w:t>
      </w:r>
      <w:r>
        <w:rPr>
          <w:rFonts w:hint="eastAsia"/>
        </w:rPr>
        <w:t>保持输出</w:t>
      </w:r>
      <w:r>
        <w:rPr>
          <w:rFonts w:hint="eastAsia"/>
        </w:rPr>
        <w:t>EB</w:t>
      </w:r>
      <w:r>
        <w:rPr>
          <w:rFonts w:hint="eastAsia"/>
        </w:rPr>
        <w:t>，禁止列车继续已</w:t>
      </w:r>
      <w:r>
        <w:rPr>
          <w:rFonts w:hint="eastAsia"/>
        </w:rPr>
        <w:t>RMR</w:t>
      </w:r>
      <w:r>
        <w:rPr>
          <w:rFonts w:hint="eastAsia"/>
        </w:rPr>
        <w:t>模式反向运行。</w:t>
      </w:r>
    </w:p>
    <w:p w:rsidR="00655E9F" w:rsidP="00C93484" w:rsidRDefault="00655E9F">
      <w:pPr>
        <w:pStyle w:val="Reqtify"/>
      </w:pPr>
      <w:r>
        <w:rPr>
          <w:rFonts w:hint="eastAsia"/>
        </w:rPr>
        <w:t xml:space="preserve">When the train selected on RMR mode, the </w:t>
      </w:r>
      <w:r>
        <w:t xml:space="preserve">train moved </w:t>
      </w:r>
      <w:r w:rsidR="002F5731">
        <w:t>reversely</w:t>
      </w:r>
      <w:r>
        <w:rPr>
          <w:rFonts w:hint="eastAsia"/>
        </w:rPr>
        <w:t xml:space="preserve"> related to the active cab. ATP shall request EB if the speed of the reverse is greater than the project limits. If </w:t>
      </w:r>
      <w:r>
        <w:t>the</w:t>
      </w:r>
      <w:r>
        <w:rPr>
          <w:rFonts w:hint="eastAsia"/>
        </w:rPr>
        <w:t xml:space="preserve"> train reversing distance is greater than the project limits, ATP shall keep requesting EB to inhibit train moving on RMR mode.</w:t>
      </w:r>
    </w:p>
    <w:p w:rsidR="00655E9F" w:rsidP="00C93484" w:rsidRDefault="00655E9F">
      <w:pPr>
        <w:pStyle w:val="Reqtify"/>
      </w:pPr>
    </w:p>
    <w:p w:rsidR="00A33E21" w:rsidP="00C93484" w:rsidRDefault="00A33E21">
      <w:pPr>
        <w:pStyle w:val="Reqtify"/>
      </w:pPr>
    </w:p>
    <w:p w:rsidR="00A33E21" w:rsidP="00C93484" w:rsidRDefault="00A33E21">
      <w:pPr>
        <w:pStyle w:val="Reqtify"/>
      </w:pPr>
    </w:p>
    <w:p w:rsidR="00A33E21" w:rsidP="00A33E21" w:rsidRDefault="00A33E21">
      <w:pPr>
        <w:pStyle w:val="ReqtifyAltR"/>
      </w:pPr>
      <w:r>
        <w:t>[iTC_CC_ATP-SwRS-0</w:t>
      </w:r>
      <w:r>
        <w:rPr>
          <w:rFonts w:hint="eastAsia"/>
        </w:rPr>
        <w:t>759</w:t>
      </w:r>
      <w:r>
        <w:t>]</w:t>
      </w:r>
    </w:p>
    <w:p w:rsidRPr="00D16ED5" w:rsidR="009F3381" w:rsidP="00C93484" w:rsidRDefault="009F3381">
      <w:pPr>
        <w:pStyle w:val="Reqtify"/>
      </w:pPr>
      <w:bookmarkStart w:name="LongDistanceReverseAuthorized" w:id="8661"/>
      <w:r>
        <w:rPr>
          <w:rStyle w:val="aff2"/>
          <w:rFonts w:hint="eastAsia"/>
        </w:rPr>
        <w:t>LongDistanceReverseAuthorized</w:t>
      </w:r>
      <w:bookmarkEnd w:id="8661"/>
      <w:r>
        <w:rPr>
          <w:rFonts w:hint="eastAsia"/>
        </w:rPr>
        <w:t>，长距离倒车模式是否授权，其状态来自于项目可配置的列车输入采集。</w:t>
      </w:r>
    </w:p>
    <w:p w:rsidR="009F3381" w:rsidP="00C93484" w:rsidRDefault="00532AED">
      <w:pPr>
        <w:pStyle w:val="Reqtify"/>
      </w:pPr>
      <w:hyperlink w:history="1" w:anchor="LongDistanceReverseAuthorized">
        <w:r w:rsidRPr="00503F95" w:rsidR="009F3381">
          <w:rPr>
            <w:rStyle w:val="ac"/>
            <w:rFonts w:hint="eastAsia"/>
          </w:rPr>
          <w:t>LongDistanceReverseAuthorized</w:t>
        </w:r>
      </w:hyperlink>
      <w:r w:rsidR="009F3381">
        <w:rPr>
          <w:rFonts w:hint="eastAsia"/>
        </w:rPr>
        <w:t xml:space="preserve"> </w:t>
      </w:r>
      <w:r w:rsidRPr="00110B42" w:rsidR="009F3381">
        <w:rPr>
          <w:rFonts w:hint="eastAsia"/>
        </w:rPr>
        <w:t xml:space="preserve">represents the </w:t>
      </w:r>
      <w:r w:rsidR="009F3381">
        <w:rPr>
          <w:rFonts w:hint="eastAsia"/>
        </w:rPr>
        <w:t xml:space="preserve">authorization </w:t>
      </w:r>
      <w:r w:rsidRPr="00110B42" w:rsidR="009F3381">
        <w:rPr>
          <w:rFonts w:hint="eastAsia"/>
        </w:rPr>
        <w:t xml:space="preserve">of </w:t>
      </w:r>
      <w:r w:rsidR="009F3381">
        <w:rPr>
          <w:rFonts w:hint="eastAsia"/>
        </w:rPr>
        <w:t>long distance reverse</w:t>
      </w:r>
      <w:r w:rsidRPr="00110B42" w:rsidR="009F3381">
        <w:rPr>
          <w:rFonts w:hint="eastAsia"/>
        </w:rPr>
        <w:t xml:space="preserve">. </w:t>
      </w:r>
    </w:p>
    <w:p w:rsidRPr="00DA71BB" w:rsidR="009F3381" w:rsidP="000431E0" w:rsidRDefault="009F3381">
      <w:pPr>
        <w:pStyle w:val="af7"/>
      </w:pPr>
      <w:r w:rsidRPr="00AD3FA3">
        <w:t>def</w:t>
      </w:r>
      <w:r w:rsidRPr="00DA71BB">
        <w:t xml:space="preserve"> </w:t>
      </w:r>
      <w:hyperlink w:history="1" w:anchor="LongDistanceReverseAuthorized">
        <w:r w:rsidRPr="00503F95" w:rsidR="00503F95">
          <w:rPr>
            <w:rStyle w:val="ac"/>
            <w:rFonts w:hint="eastAsia"/>
          </w:rPr>
          <w:t>LongDistanceReverseAuthorized</w:t>
        </w:r>
      </w:hyperlink>
      <w:r w:rsidRPr="00DA71BB">
        <w:t>(k):</w:t>
      </w:r>
    </w:p>
    <w:p w:rsidRPr="00DA71BB" w:rsidR="009F3381" w:rsidP="000431E0" w:rsidRDefault="009F3381">
      <w:pPr>
        <w:pStyle w:val="af7"/>
      </w:pPr>
      <w:r w:rsidRPr="00DA71BB">
        <w:t xml:space="preserve">    </w:t>
      </w:r>
      <w:r w:rsidRPr="00AD3FA3">
        <w:rPr>
          <w:rFonts w:hint="eastAsia"/>
        </w:rPr>
        <w:t>return</w:t>
      </w:r>
      <w:r w:rsidRPr="00DA71BB">
        <w:t xml:space="preserve"> </w:t>
      </w:r>
      <w:hyperlink w:history="1" w:anchor="GetLongDistanceReverseAuthorized">
        <w:r w:rsidRPr="00503F95">
          <w:rPr>
            <w:rStyle w:val="ac"/>
          </w:rPr>
          <w:t>Offline.</w:t>
        </w:r>
        <w:r w:rsidRPr="00503F95" w:rsidR="00503F95">
          <w:rPr>
            <w:rStyle w:val="ac"/>
            <w:rFonts w:hint="eastAsia"/>
          </w:rPr>
          <w:t>GetLongDistanceReverseAuthorized</w:t>
        </w:r>
      </w:hyperlink>
      <w:r w:rsidRPr="00DA71BB">
        <w:t>(k)</w:t>
      </w:r>
    </w:p>
    <w:p w:rsidRPr="008A1414" w:rsidR="00A33E21" w:rsidP="00A33E21" w:rsidRDefault="00A33E21">
      <w:pPr>
        <w:pStyle w:val="ReqtifyAltQ"/>
      </w:pPr>
      <w:r w:rsidRPr="008A1414">
        <w:t>#Category=Functional</w:t>
      </w:r>
    </w:p>
    <w:p w:rsidRPr="008A1414" w:rsidR="00A33E21" w:rsidP="00A33E21" w:rsidRDefault="00A33E21">
      <w:pPr>
        <w:pStyle w:val="ReqtifyAltQ"/>
      </w:pPr>
      <w:r w:rsidRPr="008A1414">
        <w:t>#Contribution</w:t>
      </w:r>
      <w:r>
        <w:t>=SIL4</w:t>
      </w:r>
    </w:p>
    <w:p w:rsidR="009328EA" w:rsidP="00A33E21" w:rsidRDefault="00A33E21">
      <w:pPr>
        <w:pStyle w:val="ReqtifyAltQ"/>
        <w:rPr>
          <w:ins w:author="常鸣" w:date="2014-07-03T14:27:00Z" w:id="8662"/>
        </w:rPr>
      </w:pPr>
      <w:del w:author="常鸣" w:date="2014-07-03T14:27:00Z" w:id="8663">
        <w:r w:rsidRPr="008A1414" w:rsidDel="009328EA">
          <w:delText>#S</w:delText>
        </w:r>
      </w:del>
      <w:ins w:author="常鸣" w:date="2014-07-03T14:27:00Z" w:id="8664">
        <w:r w:rsidR="009328EA">
          <w:t>#Allocation=ATP Software</w:t>
        </w:r>
      </w:ins>
      <w:ins w:author="常鸣" w:date="2014-07-03T15:02:00Z" w:id="8665">
        <w:r w:rsidR="006D51C2">
          <w:rPr>
            <w:rFonts w:hint="eastAsia"/>
          </w:rPr>
          <w:t>, Vital Embedded Setting</w:t>
        </w:r>
      </w:ins>
    </w:p>
    <w:p w:rsidRPr="008A1414" w:rsidR="00A33E21" w:rsidP="00A33E21" w:rsidRDefault="009328EA">
      <w:pPr>
        <w:pStyle w:val="ReqtifyAltQ"/>
      </w:pPr>
      <w:ins w:author="常鸣" w:date="2014-07-03T14:27:00Z" w:id="8666">
        <w:r>
          <w:t>#S</w:t>
        </w:r>
      </w:ins>
      <w:r w:rsidRPr="008A1414" w:rsidR="00A33E21">
        <w:t>ource=</w:t>
      </w:r>
      <w:r w:rsidRPr="003D2990" w:rsidR="00C05BB9">
        <w:t>[iTC_CC-SyAD-</w:t>
      </w:r>
      <w:r w:rsidR="00C05BB9">
        <w:rPr>
          <w:rFonts w:hint="eastAsia"/>
        </w:rPr>
        <w:t>1394</w:t>
      </w:r>
      <w:r w:rsidRPr="003D2990" w:rsidR="00C05BB9">
        <w:rPr>
          <w:rFonts w:hint="eastAsia"/>
        </w:rPr>
        <w:t>]</w:t>
      </w:r>
      <w:r w:rsidR="00BB16EE">
        <w:rPr>
          <w:rFonts w:hint="eastAsia"/>
        </w:rPr>
        <w:t>,</w:t>
      </w:r>
      <w:r w:rsidRPr="00BB16EE" w:rsidR="00BB16EE">
        <w:rPr>
          <w:rFonts w:hint="eastAsia"/>
        </w:rPr>
        <w:t xml:space="preserve"> </w:t>
      </w:r>
      <w:r w:rsidRPr="00A208CF" w:rsidR="00BB16EE">
        <w:rPr>
          <w:rFonts w:hint="eastAsia"/>
        </w:rPr>
        <w:t>[</w:t>
      </w:r>
      <w:r w:rsidRPr="00A208CF" w:rsidR="00BB16EE">
        <w:t>iTC_CC_ATP_SwHA-0</w:t>
      </w:r>
      <w:r w:rsidRPr="00A208CF" w:rsidR="00BB16EE">
        <w:rPr>
          <w:rFonts w:hint="eastAsia"/>
        </w:rPr>
        <w:t>27</w:t>
      </w:r>
      <w:r w:rsidR="00BB16EE">
        <w:rPr>
          <w:rFonts w:hint="eastAsia"/>
        </w:rPr>
        <w:t>8</w:t>
      </w:r>
      <w:r w:rsidRPr="00A208CF" w:rsidR="00BB16EE">
        <w:rPr>
          <w:rFonts w:hint="eastAsia"/>
        </w:rPr>
        <w:t>]</w:t>
      </w:r>
      <w:ins w:author="常鸣" w:date="2014-06-26T18:00:00Z" w:id="8667">
        <w:r w:rsidR="00B23293">
          <w:rPr>
            <w:rFonts w:hint="eastAsia"/>
          </w:rPr>
          <w:t>,</w:t>
        </w:r>
        <w:r w:rsidRPr="00B23293" w:rsidR="00B23293">
          <w:t xml:space="preserve"> </w:t>
        </w:r>
        <w:r w:rsidR="00B23293">
          <w:t>[iTC_CC-SyAD</w:t>
        </w:r>
        <w:r w:rsidRPr="00E75F0B" w:rsidR="00B23293">
          <w:t>-</w:t>
        </w:r>
        <w:r w:rsidR="00B23293">
          <w:rPr>
            <w:rFonts w:hint="eastAsia"/>
          </w:rPr>
          <w:t>1442</w:t>
        </w:r>
        <w:r w:rsidRPr="00E75F0B" w:rsidR="00B23293">
          <w:rPr>
            <w:rFonts w:hint="eastAsia"/>
          </w:rPr>
          <w:t>]</w:t>
        </w:r>
      </w:ins>
    </w:p>
    <w:p w:rsidRPr="008A1414" w:rsidR="00A33E21" w:rsidP="00A33E21" w:rsidRDefault="00A33E21">
      <w:pPr>
        <w:pStyle w:val="ReqtifyAltQ"/>
      </w:pPr>
      <w:r w:rsidRPr="008A1414">
        <w:t>[End]</w:t>
      </w:r>
    </w:p>
    <w:p w:rsidR="00A33E21" w:rsidP="00C93484" w:rsidRDefault="00A33E21">
      <w:pPr>
        <w:pStyle w:val="Reqtify"/>
      </w:pPr>
    </w:p>
    <w:p w:rsidR="00C05BB9" w:rsidP="00C93484" w:rsidRDefault="00C05BB9">
      <w:pPr>
        <w:pStyle w:val="Reqtify"/>
      </w:pPr>
    </w:p>
    <w:p w:rsidRPr="002B4588" w:rsidR="00C05BB9" w:rsidP="00C93484" w:rsidRDefault="00C05BB9">
      <w:pPr>
        <w:pStyle w:val="Reqtify"/>
        <w:rPr>
          <w:rStyle w:val="aff1"/>
        </w:rPr>
      </w:pPr>
      <w:r w:rsidRPr="002B4588">
        <w:rPr>
          <w:rStyle w:val="aff1"/>
          <w:rFonts w:hint="eastAsia"/>
        </w:rPr>
        <w:t>NOTES</w:t>
      </w:r>
      <w:r w:rsidRPr="002B4588">
        <w:rPr>
          <w:rStyle w:val="aff1"/>
          <w:rFonts w:hint="eastAsia"/>
        </w:rPr>
        <w:t>：</w:t>
      </w:r>
    </w:p>
    <w:p w:rsidR="00C05BB9" w:rsidP="00C93484" w:rsidRDefault="00C05BB9">
      <w:pPr>
        <w:pStyle w:val="Reqtify"/>
      </w:pPr>
      <w:r>
        <w:rPr>
          <w:rFonts w:hint="eastAsia"/>
        </w:rPr>
        <w:t>对于在指定区域内“长距离倒车”功能的监控，是通过离线数据配置，由需求</w:t>
      </w:r>
      <w:r>
        <w:rPr>
          <w:rFonts w:hint="eastAsia"/>
        </w:rPr>
        <w:t>SwRS-0717</w:t>
      </w:r>
      <w:r>
        <w:rPr>
          <w:rFonts w:hint="eastAsia"/>
        </w:rPr>
        <w:t>和</w:t>
      </w:r>
      <w:r>
        <w:rPr>
          <w:rFonts w:hint="eastAsia"/>
        </w:rPr>
        <w:t>0743</w:t>
      </w:r>
      <w:r>
        <w:rPr>
          <w:rFonts w:hint="eastAsia"/>
        </w:rPr>
        <w:t>实现的：</w:t>
      </w:r>
    </w:p>
    <w:p w:rsidRPr="008D24C9" w:rsidR="00C05BB9" w:rsidP="00FA0FBB" w:rsidRDefault="00C05BB9">
      <w:pPr>
        <w:pStyle w:val="AltX"/>
      </w:pPr>
      <w:r>
        <w:rPr>
          <w:rFonts w:hint="eastAsia"/>
        </w:rPr>
        <w:t>在项目的线路地图中</w:t>
      </w:r>
      <w:r w:rsidRPr="008D24C9">
        <w:rPr>
          <w:rFonts w:hint="eastAsia"/>
        </w:rPr>
        <w:t>：</w:t>
      </w:r>
    </w:p>
    <w:p w:rsidRPr="008D24C9" w:rsidR="00C05BB9" w:rsidP="00C05BB9" w:rsidRDefault="00C05BB9">
      <w:pPr>
        <w:pStyle w:val="AltZ"/>
      </w:pPr>
      <w:r w:rsidRPr="008D24C9">
        <w:rPr>
          <w:rFonts w:hint="eastAsia"/>
        </w:rPr>
        <w:t>在需要进行长距离倒车的区域配置</w:t>
      </w:r>
      <w:r>
        <w:rPr>
          <w:rFonts w:hint="eastAsia"/>
        </w:rPr>
        <w:t>V</w:t>
      </w:r>
      <w:r w:rsidRPr="008D24C9">
        <w:rPr>
          <w:rFonts w:hint="eastAsia"/>
        </w:rPr>
        <w:t>ital</w:t>
      </w:r>
      <w:r>
        <w:rPr>
          <w:rFonts w:hint="eastAsia"/>
        </w:rPr>
        <w:t>Z</w:t>
      </w:r>
      <w:r w:rsidRPr="008D24C9">
        <w:rPr>
          <w:rFonts w:hint="eastAsia"/>
        </w:rPr>
        <w:t>one</w:t>
      </w:r>
      <w:r w:rsidRPr="008D24C9">
        <w:rPr>
          <w:rFonts w:hint="eastAsia"/>
        </w:rPr>
        <w:t>及其相应的</w:t>
      </w:r>
      <w:hyperlink w:history="1" w:anchor="PermissiveZoneLogicalInput">
        <w:r>
          <w:rPr>
            <w:rStyle w:val="ac"/>
          </w:rPr>
          <w:t>PermissiveZoneLogicalInput</w:t>
        </w:r>
      </w:hyperlink>
      <w:r w:rsidRPr="008D24C9">
        <w:rPr>
          <w:rFonts w:hint="eastAsia"/>
        </w:rPr>
        <w:t>属性，不需要变量。</w:t>
      </w:r>
      <w:r w:rsidRPr="008D24C9">
        <w:rPr>
          <w:rFonts w:hint="eastAsia"/>
        </w:rPr>
        <w:t>ATP</w:t>
      </w:r>
      <w:r w:rsidRPr="008D24C9">
        <w:rPr>
          <w:rFonts w:hint="eastAsia"/>
        </w:rPr>
        <w:t>保证</w:t>
      </w:r>
      <w:r w:rsidRPr="008D24C9">
        <w:rPr>
          <w:rFonts w:hint="eastAsia"/>
        </w:rPr>
        <w:t> </w:t>
      </w:r>
      <w:r w:rsidRPr="008D24C9">
        <w:rPr>
          <w:rFonts w:hint="eastAsia"/>
        </w:rPr>
        <w:t>当列车定位完全在该区域内</w:t>
      </w:r>
      <w:r w:rsidRPr="008D24C9">
        <w:rPr>
          <w:rFonts w:hint="eastAsia"/>
        </w:rPr>
        <w:t> </w:t>
      </w:r>
      <w:r w:rsidRPr="008D24C9">
        <w:rPr>
          <w:rFonts w:hint="eastAsia"/>
        </w:rPr>
        <w:t>时，设置</w:t>
      </w:r>
      <w:r w:rsidRPr="008D24C9">
        <w:rPr>
          <w:rFonts w:hint="eastAsia"/>
        </w:rPr>
        <w:t> </w:t>
      </w:r>
      <w:hyperlink w:history="1" w:anchor="PermissiveZoneLogicalInput">
        <w:r>
          <w:rPr>
            <w:rStyle w:val="ac"/>
          </w:rPr>
          <w:t>PermissiveZoneLogicalInput</w:t>
        </w:r>
      </w:hyperlink>
      <w:r w:rsidRPr="008D24C9">
        <w:rPr>
          <w:rFonts w:hint="eastAsia"/>
        </w:rPr>
        <w:t>为</w:t>
      </w:r>
      <w:r w:rsidRPr="002A2EDF">
        <w:rPr>
          <w:rStyle w:val="aff1"/>
          <w:rFonts w:hint="eastAsia"/>
        </w:rPr>
        <w:t>True</w:t>
      </w:r>
    </w:p>
    <w:p w:rsidRPr="008D24C9" w:rsidR="00C05BB9" w:rsidP="00FA0FBB" w:rsidRDefault="00C05BB9">
      <w:pPr>
        <w:pStyle w:val="AltX"/>
      </w:pPr>
      <w:r>
        <w:rPr>
          <w:rFonts w:hint="eastAsia"/>
        </w:rPr>
        <w:t>在项目的安全配置参数中</w:t>
      </w:r>
      <w:r w:rsidRPr="008D24C9">
        <w:rPr>
          <w:rFonts w:hint="eastAsia"/>
        </w:rPr>
        <w:t>：</w:t>
      </w:r>
    </w:p>
    <w:p w:rsidR="004406D4" w:rsidP="00C05BB9" w:rsidRDefault="004406D4">
      <w:pPr>
        <w:pStyle w:val="AltZ"/>
      </w:pPr>
      <w:r>
        <w:rPr>
          <w:rFonts w:hint="eastAsia"/>
        </w:rPr>
        <w:t>配置</w:t>
      </w:r>
      <w:hyperlink w:history="1" w:anchor="LongDistanceReverseAuthorized">
        <w:r w:rsidRPr="00503F95">
          <w:rPr>
            <w:rStyle w:val="ac"/>
            <w:rFonts w:hint="eastAsia"/>
          </w:rPr>
          <w:t>LongDistanceReverseAuthorized</w:t>
        </w:r>
      </w:hyperlink>
      <w:r>
        <w:rPr>
          <w:rFonts w:hint="eastAsia"/>
        </w:rPr>
        <w:t>为上述</w:t>
      </w:r>
      <w:hyperlink w:history="1" w:anchor="PermissiveZoneLogicalInput">
        <w:r>
          <w:rPr>
            <w:rStyle w:val="ac"/>
          </w:rPr>
          <w:t>PermissiveZoneLogicalInput</w:t>
        </w:r>
      </w:hyperlink>
      <w:r>
        <w:rPr>
          <w:rFonts w:hint="eastAsia"/>
        </w:rPr>
        <w:t>与</w:t>
      </w:r>
      <w:r w:rsidR="00FD535D">
        <w:rPr>
          <w:rFonts w:hint="eastAsia"/>
        </w:rPr>
        <w:t>CCNV</w:t>
      </w:r>
      <w:r w:rsidR="00FD535D">
        <w:rPr>
          <w:rFonts w:hint="eastAsia"/>
        </w:rPr>
        <w:t>授权长距离倒车（即</w:t>
      </w:r>
      <w:r w:rsidR="00FD535D">
        <w:rPr>
          <w:rFonts w:hint="eastAsia"/>
        </w:rPr>
        <w:t>CCNV</w:t>
      </w:r>
      <w:r w:rsidR="00FD535D">
        <w:rPr>
          <w:rFonts w:hint="eastAsia"/>
        </w:rPr>
        <w:t>判断过停）</w:t>
      </w:r>
      <w:r>
        <w:rPr>
          <w:rFonts w:hint="eastAsia"/>
        </w:rPr>
        <w:t>同时为</w:t>
      </w:r>
      <w:r w:rsidRPr="004406D4">
        <w:rPr>
          <w:rStyle w:val="aff1"/>
          <w:rFonts w:hint="eastAsia"/>
        </w:rPr>
        <w:t>True</w:t>
      </w:r>
      <w:r>
        <w:rPr>
          <w:rFonts w:hint="eastAsia"/>
        </w:rPr>
        <w:t>，此时</w:t>
      </w:r>
      <w:r>
        <w:rPr>
          <w:rFonts w:hint="eastAsia"/>
        </w:rPr>
        <w:t>ATP</w:t>
      </w:r>
      <w:r>
        <w:rPr>
          <w:rFonts w:hint="eastAsia"/>
        </w:rPr>
        <w:t>不再监控普通的</w:t>
      </w:r>
      <w:r>
        <w:rPr>
          <w:rFonts w:hint="eastAsia"/>
        </w:rPr>
        <w:t>RMR</w:t>
      </w:r>
      <w:r>
        <w:rPr>
          <w:rFonts w:hint="eastAsia"/>
        </w:rPr>
        <w:t>倒车距离，也不监控</w:t>
      </w:r>
      <w:r w:rsidR="004D2748">
        <w:rPr>
          <w:rFonts w:hint="eastAsia"/>
        </w:rPr>
        <w:t>Rollback</w:t>
      </w:r>
      <w:r>
        <w:rPr>
          <w:rFonts w:hint="eastAsia"/>
        </w:rPr>
        <w:t>；</w:t>
      </w:r>
    </w:p>
    <w:p w:rsidRPr="008D24C9" w:rsidR="00C05BB9" w:rsidP="00C05BB9" w:rsidRDefault="00C05BB9">
      <w:pPr>
        <w:pStyle w:val="AltZ"/>
      </w:pPr>
      <w:r w:rsidRPr="008D24C9">
        <w:rPr>
          <w:rFonts w:hint="eastAsia"/>
        </w:rPr>
        <w:t>在</w:t>
      </w:r>
      <w:r w:rsidRPr="008D24C9">
        <w:rPr>
          <w:rFonts w:hint="eastAsia"/>
        </w:rPr>
        <w:t>Train</w:t>
      </w:r>
      <w:r>
        <w:rPr>
          <w:rFonts w:hint="eastAsia"/>
        </w:rPr>
        <w:t>T</w:t>
      </w:r>
      <w:r w:rsidRPr="008D24C9">
        <w:rPr>
          <w:rFonts w:hint="eastAsia"/>
        </w:rPr>
        <w:t>ype/Motion</w:t>
      </w:r>
      <w:r>
        <w:rPr>
          <w:rFonts w:hint="eastAsia"/>
        </w:rPr>
        <w:t>P</w:t>
      </w:r>
      <w:r w:rsidRPr="008D24C9">
        <w:rPr>
          <w:rFonts w:hint="eastAsia"/>
        </w:rPr>
        <w:t>rotection/inhibition/Limit</w:t>
      </w:r>
      <w:r>
        <w:rPr>
          <w:rFonts w:hint="eastAsia"/>
        </w:rPr>
        <w:t>S</w:t>
      </w:r>
      <w:r w:rsidRPr="008D24C9">
        <w:rPr>
          <w:rFonts w:hint="eastAsia"/>
        </w:rPr>
        <w:t>peed</w:t>
      </w:r>
      <w:r w:rsidRPr="008D24C9">
        <w:rPr>
          <w:rFonts w:hint="eastAsia"/>
        </w:rPr>
        <w:t>中，配置一个选择</w:t>
      </w:r>
      <w:r w:rsidRPr="008D24C9">
        <w:rPr>
          <w:rFonts w:hint="eastAsia"/>
        </w:rPr>
        <w:t>RMR</w:t>
      </w:r>
      <w:r w:rsidRPr="008D24C9">
        <w:rPr>
          <w:rFonts w:hint="eastAsia"/>
        </w:rPr>
        <w:t>模式且</w:t>
      </w:r>
      <w:r w:rsidRPr="008D24C9">
        <w:rPr>
          <w:rFonts w:hint="eastAsia"/>
        </w:rPr>
        <w:t> </w:t>
      </w:r>
      <w:hyperlink w:history="1" w:anchor="LongDistanceReverseAuthorized">
        <w:r w:rsidRPr="00503F95" w:rsidR="004D2748">
          <w:rPr>
            <w:rStyle w:val="ac"/>
            <w:rFonts w:hint="eastAsia"/>
          </w:rPr>
          <w:t>LongDistanceReverseAuthorized</w:t>
        </w:r>
      </w:hyperlink>
      <w:r w:rsidRPr="008D24C9">
        <w:rPr>
          <w:rFonts w:hint="eastAsia"/>
        </w:rPr>
        <w:t>为</w:t>
      </w:r>
      <w:r w:rsidRPr="002A2EDF">
        <w:rPr>
          <w:rStyle w:val="aff1"/>
          <w:rFonts w:hint="eastAsia"/>
        </w:rPr>
        <w:t>True</w:t>
      </w:r>
      <w:r w:rsidRPr="008D24C9">
        <w:rPr>
          <w:rFonts w:hint="eastAsia"/>
        </w:rPr>
        <w:t>的限速，作为长距离</w:t>
      </w:r>
      <w:r w:rsidRPr="008D24C9">
        <w:rPr>
          <w:rFonts w:hint="eastAsia"/>
        </w:rPr>
        <w:t>RMR</w:t>
      </w:r>
      <w:r w:rsidRPr="008D24C9">
        <w:rPr>
          <w:rFonts w:hint="eastAsia"/>
        </w:rPr>
        <w:t>的限速。</w:t>
      </w:r>
      <w:r w:rsidRPr="008D24C9">
        <w:rPr>
          <w:rFonts w:hint="eastAsia"/>
        </w:rPr>
        <w:t>ATP</w:t>
      </w:r>
      <w:r w:rsidRPr="008D24C9">
        <w:rPr>
          <w:rFonts w:hint="eastAsia"/>
        </w:rPr>
        <w:t>保证在该条件满足时，以该限速监控列车。</w:t>
      </w:r>
    </w:p>
    <w:p w:rsidR="005161CD" w:rsidP="00C93484" w:rsidRDefault="005161CD">
      <w:pPr>
        <w:pStyle w:val="Reqtify"/>
      </w:pPr>
    </w:p>
    <w:p w:rsidR="00C05BB9" w:rsidP="00C93484" w:rsidRDefault="00FD535D">
      <w:pPr>
        <w:pStyle w:val="Reqtify"/>
      </w:pPr>
      <w:r>
        <w:rPr>
          <w:rFonts w:hint="eastAsia"/>
        </w:rPr>
        <w:lastRenderedPageBreak/>
        <w:t>ATP</w:t>
      </w:r>
      <w:r>
        <w:rPr>
          <w:rFonts w:hint="eastAsia"/>
        </w:rPr>
        <w:t>对于</w:t>
      </w:r>
      <w:r>
        <w:rPr>
          <w:rFonts w:hint="eastAsia"/>
        </w:rPr>
        <w:t>Rollback</w:t>
      </w:r>
      <w:r>
        <w:rPr>
          <w:rFonts w:hint="eastAsia"/>
        </w:rPr>
        <w:t>，</w:t>
      </w:r>
      <w:r>
        <w:rPr>
          <w:rFonts w:hint="eastAsia"/>
        </w:rPr>
        <w:t>RMR</w:t>
      </w:r>
      <w:r>
        <w:rPr>
          <w:rFonts w:hint="eastAsia"/>
        </w:rPr>
        <w:t>，长距离倒车</w:t>
      </w:r>
      <w:r w:rsidR="005161CD">
        <w:rPr>
          <w:rFonts w:hint="eastAsia"/>
        </w:rPr>
        <w:t>（</w:t>
      </w:r>
      <w:r w:rsidR="005161CD">
        <w:rPr>
          <w:rFonts w:hint="eastAsia"/>
        </w:rPr>
        <w:t>LDR</w:t>
      </w:r>
      <w:r w:rsidR="005161CD">
        <w:rPr>
          <w:rFonts w:hint="eastAsia"/>
        </w:rPr>
        <w:t>）</w:t>
      </w:r>
      <w:r>
        <w:rPr>
          <w:rFonts w:hint="eastAsia"/>
        </w:rPr>
        <w:t>三种距离的累加条件如</w:t>
      </w:r>
      <w:r w:rsidR="004720D4">
        <w:rPr>
          <w:rFonts w:hint="eastAsia"/>
        </w:rPr>
        <w:t>表</w:t>
      </w:r>
      <w:r>
        <w:rPr>
          <w:rFonts w:hint="eastAsia"/>
        </w:rPr>
        <w:t>所示：</w:t>
      </w:r>
    </w:p>
    <w:p w:rsidRPr="005161CD" w:rsidR="00FD535D" w:rsidP="005161CD" w:rsidRDefault="005161CD">
      <w:pPr>
        <w:pStyle w:val="affc"/>
      </w:pPr>
      <w:bookmarkStart w:name="_Toc376183077" w:id="8668"/>
      <w:bookmarkStart w:name="_Toc392230048" w:id="8669"/>
      <w:r>
        <w:t xml:space="preserve">Table </w:t>
      </w:r>
      <w:r w:rsidR="00FA0FBB">
        <w:fldChar w:fldCharType="begin"/>
      </w:r>
      <w:r w:rsidR="00FA0FBB">
        <w:instrText xml:space="preserve"> STYLEREF 1 \s </w:instrText>
      </w:r>
      <w:r w:rsidR="00FA0FBB">
        <w:fldChar w:fldCharType="separate"/>
      </w:r>
      <w:r w:rsidR="00DE178B">
        <w:t>5</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11</w:t>
      </w:r>
      <w:r w:rsidR="00FA0FBB">
        <w:fldChar w:fldCharType="end"/>
      </w:r>
      <w:r>
        <w:rPr>
          <w:rFonts w:hint="eastAsia"/>
        </w:rPr>
        <w:t xml:space="preserve"> Backward distance account rules</w:t>
      </w:r>
      <w:bookmarkEnd w:id="8668"/>
      <w:bookmarkEnd w:id="8669"/>
    </w:p>
    <w:tbl>
      <w:tblPr>
        <w:tblW w:w="5000" w:type="pct"/>
        <w:tblBorders>
          <w:top w:val="single" w:color="auto" w:sz="12" w:space="0"/>
          <w:bottom w:val="single" w:color="auto" w:sz="12" w:space="0"/>
          <w:insideH w:val="single" w:color="auto" w:sz="4" w:space="0"/>
        </w:tblBorders>
        <w:tblLook w:val="04A0" w:firstRow="1" w:lastRow="0" w:firstColumn="1" w:lastColumn="0" w:noHBand="0" w:noVBand="1"/>
      </w:tblPr>
      <w:tblGrid>
        <w:gridCol w:w="2307"/>
        <w:gridCol w:w="3489"/>
        <w:gridCol w:w="3490"/>
      </w:tblGrid>
      <w:tr w:rsidR="005161CD" w:rsidTr="00387B4B">
        <w:tc>
          <w:tcPr>
            <w:tcW w:w="1127" w:type="pct"/>
            <w:tcBorders>
              <w:top w:val="single" w:color="auto" w:sz="4" w:space="0"/>
              <w:left w:val="nil"/>
              <w:bottom w:val="single" w:color="auto" w:sz="4" w:space="0"/>
              <w:right w:val="single" w:color="auto" w:sz="4" w:space="0"/>
            </w:tcBorders>
            <w:shd w:val="clear" w:color="auto" w:fill="auto"/>
            <w:vAlign w:val="center"/>
          </w:tcPr>
          <w:p w:rsidRPr="005161CD" w:rsidR="003F30D4" w:rsidP="00591D6B" w:rsidRDefault="003F30D4">
            <w:pPr>
              <w:pStyle w:val="AltB0"/>
            </w:pPr>
          </w:p>
        </w:tc>
        <w:tc>
          <w:tcPr>
            <w:tcW w:w="1936" w:type="pct"/>
            <w:tcBorders>
              <w:top w:val="single" w:color="auto" w:sz="4" w:space="0"/>
              <w:left w:val="single" w:color="auto" w:sz="4" w:space="0"/>
              <w:bottom w:val="single" w:color="auto" w:sz="4" w:space="0"/>
              <w:right w:val="single" w:color="auto" w:sz="4" w:space="0"/>
            </w:tcBorders>
            <w:shd w:val="clear" w:color="auto" w:fill="auto"/>
            <w:vAlign w:val="center"/>
          </w:tcPr>
          <w:p w:rsidRPr="005161CD" w:rsidR="003F30D4" w:rsidP="00591D6B" w:rsidRDefault="00532AED">
            <w:pPr>
              <w:pStyle w:val="AltB0"/>
            </w:pPr>
            <w:hyperlink w:history="1" w:anchor="LongDistanceReverseAuthorized">
              <w:r w:rsidRPr="005161CD" w:rsidR="005161CD">
                <w:rPr>
                  <w:rStyle w:val="ac"/>
                  <w:rFonts w:hint="eastAsia"/>
                </w:rPr>
                <w:t>LongDistanceReverseAuthorized</w:t>
              </w:r>
            </w:hyperlink>
          </w:p>
        </w:tc>
        <w:tc>
          <w:tcPr>
            <w:tcW w:w="1937" w:type="pct"/>
            <w:tcBorders>
              <w:top w:val="single" w:color="auto" w:sz="4" w:space="0"/>
              <w:left w:val="single" w:color="auto" w:sz="4" w:space="0"/>
              <w:bottom w:val="single" w:color="auto" w:sz="4" w:space="0"/>
              <w:right w:val="nil"/>
            </w:tcBorders>
            <w:shd w:val="clear" w:color="auto" w:fill="auto"/>
            <w:vAlign w:val="center"/>
          </w:tcPr>
          <w:p w:rsidRPr="005161CD" w:rsidR="003F30D4" w:rsidP="00591D6B" w:rsidRDefault="005161CD">
            <w:pPr>
              <w:pStyle w:val="AltB0"/>
            </w:pPr>
            <w:r w:rsidRPr="005161CD">
              <w:rPr>
                <w:rFonts w:hint="eastAsia"/>
              </w:rPr>
              <w:t xml:space="preserve">not </w:t>
            </w:r>
            <w:hyperlink w:history="1" w:anchor="LongDistanceReverseAuthorized">
              <w:r w:rsidRPr="005161CD">
                <w:rPr>
                  <w:rStyle w:val="ac"/>
                  <w:rFonts w:hint="eastAsia"/>
                </w:rPr>
                <w:t>LongDistanceReverseAuthorized</w:t>
              </w:r>
            </w:hyperlink>
          </w:p>
        </w:tc>
      </w:tr>
      <w:tr w:rsidRPr="00354FC4" w:rsidR="005161CD" w:rsidTr="00387B4B">
        <w:tc>
          <w:tcPr>
            <w:tcW w:w="1127" w:type="pct"/>
            <w:vMerge w:val="restart"/>
            <w:tcBorders>
              <w:top w:val="single" w:color="auto" w:sz="4" w:space="0"/>
              <w:bottom w:val="single" w:color="auto" w:sz="4" w:space="0"/>
              <w:right w:val="single" w:color="auto" w:sz="4" w:space="0"/>
            </w:tcBorders>
            <w:shd w:val="clear" w:color="auto" w:fill="auto"/>
          </w:tcPr>
          <w:p w:rsidRPr="005161CD" w:rsidR="005161CD" w:rsidP="00591D6B" w:rsidRDefault="00532AED">
            <w:pPr>
              <w:pStyle w:val="AltB0"/>
            </w:pPr>
            <w:hyperlink w:history="1" w:anchor="RMRselectedDrivingMode">
              <w:r w:rsidRPr="005161CD" w:rsidR="005161CD">
                <w:rPr>
                  <w:rStyle w:val="ac"/>
                </w:rPr>
                <w:t>RMRselectedDrivingMode</w:t>
              </w:r>
            </w:hyperlink>
          </w:p>
        </w:tc>
        <w:tc>
          <w:tcPr>
            <w:tcW w:w="1936" w:type="pct"/>
            <w:tcBorders>
              <w:top w:val="single" w:color="auto" w:sz="4" w:space="0"/>
              <w:left w:val="single" w:color="auto" w:sz="4" w:space="0"/>
              <w:bottom w:val="single" w:color="auto" w:sz="4" w:space="0"/>
              <w:right w:val="single" w:color="auto" w:sz="4" w:space="0"/>
            </w:tcBorders>
            <w:shd w:val="clear" w:color="auto" w:fill="auto"/>
          </w:tcPr>
          <w:p w:rsidR="005161CD" w:rsidP="00591D6B" w:rsidRDefault="005161CD">
            <w:pPr>
              <w:pStyle w:val="AltB0"/>
            </w:pPr>
            <w:r w:rsidRPr="005161CD">
              <w:rPr>
                <w:rFonts w:hint="eastAsia"/>
              </w:rPr>
              <w:t>RMR</w:t>
            </w:r>
            <w:r w:rsidRPr="005161CD">
              <w:rPr>
                <w:rFonts w:hint="eastAsia"/>
              </w:rPr>
              <w:t>向前溜车：</w:t>
            </w:r>
          </w:p>
          <w:p w:rsidRPr="005161CD" w:rsidR="005161CD" w:rsidP="00591D6B" w:rsidRDefault="005161CD">
            <w:pPr>
              <w:pStyle w:val="AltB0"/>
            </w:pPr>
            <w:r w:rsidRPr="005161CD">
              <w:rPr>
                <w:rFonts w:hint="eastAsia"/>
              </w:rPr>
              <w:t>不抵消</w:t>
            </w:r>
            <w:r w:rsidRPr="005161CD">
              <w:rPr>
                <w:rFonts w:hint="eastAsia"/>
              </w:rPr>
              <w:t>RMR</w:t>
            </w:r>
            <w:r w:rsidRPr="005161CD">
              <w:rPr>
                <w:rFonts w:hint="eastAsia"/>
              </w:rPr>
              <w:t>距离，不抵消</w:t>
            </w:r>
            <w:r w:rsidRPr="005161CD">
              <w:rPr>
                <w:rFonts w:hint="eastAsia"/>
              </w:rPr>
              <w:t>Rollback</w:t>
            </w:r>
            <w:r w:rsidRPr="005161CD">
              <w:rPr>
                <w:rFonts w:hint="eastAsia"/>
              </w:rPr>
              <w:t>距离</w:t>
            </w:r>
          </w:p>
        </w:tc>
        <w:tc>
          <w:tcPr>
            <w:tcW w:w="1937" w:type="pct"/>
            <w:tcBorders>
              <w:top w:val="single" w:color="auto" w:sz="4" w:space="0"/>
              <w:left w:val="single" w:color="auto" w:sz="4" w:space="0"/>
              <w:bottom w:val="single" w:color="auto" w:sz="4" w:space="0"/>
            </w:tcBorders>
            <w:shd w:val="clear" w:color="auto" w:fill="auto"/>
          </w:tcPr>
          <w:p w:rsidR="005161CD" w:rsidP="00591D6B" w:rsidRDefault="005161CD">
            <w:pPr>
              <w:pStyle w:val="AltB0"/>
            </w:pPr>
            <w:r>
              <w:rPr>
                <w:rFonts w:hint="eastAsia"/>
              </w:rPr>
              <w:t>RMR</w:t>
            </w:r>
            <w:r>
              <w:rPr>
                <w:rFonts w:hint="eastAsia"/>
              </w:rPr>
              <w:t>向前溜车：</w:t>
            </w:r>
          </w:p>
          <w:p w:rsidRPr="005161CD" w:rsidR="005161CD" w:rsidP="00591D6B" w:rsidRDefault="005161CD">
            <w:pPr>
              <w:pStyle w:val="AltB0"/>
            </w:pPr>
            <w:r>
              <w:rPr>
                <w:rFonts w:hint="eastAsia"/>
              </w:rPr>
              <w:t>抵消</w:t>
            </w:r>
            <w:r>
              <w:rPr>
                <w:rFonts w:hint="eastAsia"/>
              </w:rPr>
              <w:t>RMR</w:t>
            </w:r>
            <w:r>
              <w:rPr>
                <w:rFonts w:hint="eastAsia"/>
              </w:rPr>
              <w:t>距离，不抵消</w:t>
            </w:r>
            <w:r>
              <w:rPr>
                <w:rFonts w:hint="eastAsia"/>
              </w:rPr>
              <w:t>Rollback</w:t>
            </w:r>
            <w:r>
              <w:rPr>
                <w:rFonts w:hint="eastAsia"/>
              </w:rPr>
              <w:t>距离</w:t>
            </w:r>
          </w:p>
        </w:tc>
      </w:tr>
      <w:tr w:rsidRPr="00354FC4" w:rsidR="005161CD" w:rsidTr="00387B4B">
        <w:tc>
          <w:tcPr>
            <w:tcW w:w="1127" w:type="pct"/>
            <w:vMerge/>
            <w:tcBorders>
              <w:top w:val="single" w:color="auto" w:sz="4" w:space="0"/>
              <w:bottom w:val="single" w:color="auto" w:sz="4" w:space="0"/>
              <w:right w:val="single" w:color="auto" w:sz="4" w:space="0"/>
            </w:tcBorders>
            <w:shd w:val="clear" w:color="auto" w:fill="auto"/>
          </w:tcPr>
          <w:p w:rsidRPr="005161CD" w:rsidR="005161CD" w:rsidP="00591D6B" w:rsidRDefault="005161CD">
            <w:pPr>
              <w:pStyle w:val="AltB0"/>
            </w:pPr>
          </w:p>
        </w:tc>
        <w:tc>
          <w:tcPr>
            <w:tcW w:w="1936" w:type="pct"/>
            <w:tcBorders>
              <w:top w:val="single" w:color="auto" w:sz="4" w:space="0"/>
              <w:left w:val="single" w:color="auto" w:sz="4" w:space="0"/>
              <w:bottom w:val="single" w:color="auto" w:sz="4" w:space="0"/>
              <w:right w:val="single" w:color="auto" w:sz="4" w:space="0"/>
            </w:tcBorders>
            <w:shd w:val="clear" w:color="auto" w:fill="auto"/>
          </w:tcPr>
          <w:p w:rsidR="005161CD" w:rsidP="00591D6B" w:rsidRDefault="005161CD">
            <w:pPr>
              <w:pStyle w:val="AltB0"/>
            </w:pPr>
            <w:r w:rsidRPr="005161CD">
              <w:rPr>
                <w:rFonts w:hint="eastAsia"/>
              </w:rPr>
              <w:t>长距离倒车：</w:t>
            </w:r>
          </w:p>
          <w:p w:rsidRPr="005161CD" w:rsidR="005161CD" w:rsidP="00591D6B" w:rsidRDefault="005161CD">
            <w:pPr>
              <w:pStyle w:val="AltB0"/>
            </w:pPr>
            <w:r w:rsidRPr="005161CD">
              <w:rPr>
                <w:rFonts w:hint="eastAsia"/>
              </w:rPr>
              <w:t>不累加</w:t>
            </w:r>
            <w:r w:rsidRPr="005161CD">
              <w:rPr>
                <w:rFonts w:hint="eastAsia"/>
              </w:rPr>
              <w:t>RMR</w:t>
            </w:r>
            <w:r w:rsidRPr="005161CD">
              <w:rPr>
                <w:rFonts w:hint="eastAsia"/>
              </w:rPr>
              <w:t>距离，不累加</w:t>
            </w:r>
            <w:r w:rsidRPr="005161CD">
              <w:rPr>
                <w:rFonts w:hint="eastAsia"/>
              </w:rPr>
              <w:t>Rollback</w:t>
            </w:r>
            <w:r w:rsidRPr="005161CD">
              <w:rPr>
                <w:rFonts w:hint="eastAsia"/>
              </w:rPr>
              <w:t>距离</w:t>
            </w:r>
          </w:p>
        </w:tc>
        <w:tc>
          <w:tcPr>
            <w:tcW w:w="1937" w:type="pct"/>
            <w:tcBorders>
              <w:top w:val="single" w:color="auto" w:sz="4" w:space="0"/>
              <w:left w:val="single" w:color="auto" w:sz="4" w:space="0"/>
              <w:bottom w:val="single" w:color="auto" w:sz="4" w:space="0"/>
            </w:tcBorders>
            <w:shd w:val="clear" w:color="auto" w:fill="auto"/>
          </w:tcPr>
          <w:p w:rsidR="005161CD" w:rsidP="00591D6B" w:rsidRDefault="005161CD">
            <w:pPr>
              <w:pStyle w:val="AltB0"/>
            </w:pPr>
            <w:r>
              <w:rPr>
                <w:rFonts w:hint="eastAsia"/>
              </w:rPr>
              <w:t>普通</w:t>
            </w:r>
            <w:r>
              <w:rPr>
                <w:rFonts w:hint="eastAsia"/>
              </w:rPr>
              <w:t>RMR</w:t>
            </w:r>
            <w:r>
              <w:rPr>
                <w:rFonts w:hint="eastAsia"/>
              </w:rPr>
              <w:t>倒车：</w:t>
            </w:r>
          </w:p>
          <w:p w:rsidRPr="005161CD" w:rsidR="005161CD" w:rsidP="00591D6B" w:rsidRDefault="005161CD">
            <w:pPr>
              <w:pStyle w:val="AltB0"/>
            </w:pPr>
            <w:r>
              <w:rPr>
                <w:rFonts w:hint="eastAsia"/>
              </w:rPr>
              <w:t>累加</w:t>
            </w:r>
            <w:r>
              <w:rPr>
                <w:rFonts w:hint="eastAsia"/>
              </w:rPr>
              <w:t>RMR</w:t>
            </w:r>
            <w:r>
              <w:rPr>
                <w:rFonts w:hint="eastAsia"/>
              </w:rPr>
              <w:t>距离，不累加</w:t>
            </w:r>
            <w:r>
              <w:rPr>
                <w:rFonts w:hint="eastAsia"/>
              </w:rPr>
              <w:t>Rollback</w:t>
            </w:r>
            <w:r>
              <w:rPr>
                <w:rFonts w:hint="eastAsia"/>
              </w:rPr>
              <w:t>距离</w:t>
            </w:r>
          </w:p>
        </w:tc>
      </w:tr>
      <w:tr w:rsidRPr="00354FC4" w:rsidR="005161CD" w:rsidTr="00387B4B">
        <w:tc>
          <w:tcPr>
            <w:tcW w:w="1127" w:type="pct"/>
            <w:vMerge w:val="restart"/>
            <w:tcBorders>
              <w:top w:val="single" w:color="auto" w:sz="4" w:space="0"/>
              <w:bottom w:val="single" w:color="auto" w:sz="4" w:space="0"/>
              <w:right w:val="single" w:color="auto" w:sz="4" w:space="0"/>
            </w:tcBorders>
            <w:shd w:val="clear" w:color="auto" w:fill="auto"/>
          </w:tcPr>
          <w:p w:rsidRPr="005161CD" w:rsidR="005161CD" w:rsidP="00591D6B" w:rsidRDefault="005161CD">
            <w:pPr>
              <w:pStyle w:val="AltB0"/>
            </w:pPr>
            <w:r w:rsidRPr="005161CD">
              <w:rPr>
                <w:rFonts w:hint="eastAsia"/>
              </w:rPr>
              <w:t xml:space="preserve">not </w:t>
            </w:r>
            <w:hyperlink w:history="1" w:anchor="RMRselectedDrivingMode">
              <w:r w:rsidRPr="005161CD">
                <w:rPr>
                  <w:rStyle w:val="ac"/>
                </w:rPr>
                <w:t>RMRselectedDrivingMode</w:t>
              </w:r>
            </w:hyperlink>
          </w:p>
        </w:tc>
        <w:tc>
          <w:tcPr>
            <w:tcW w:w="1936" w:type="pct"/>
            <w:tcBorders>
              <w:top w:val="single" w:color="auto" w:sz="4" w:space="0"/>
              <w:left w:val="single" w:color="auto" w:sz="4" w:space="0"/>
              <w:bottom w:val="single" w:color="auto" w:sz="4" w:space="0"/>
              <w:right w:val="single" w:color="auto" w:sz="4" w:space="0"/>
            </w:tcBorders>
            <w:shd w:val="clear" w:color="auto" w:fill="auto"/>
          </w:tcPr>
          <w:p w:rsidR="005161CD" w:rsidP="00591D6B" w:rsidRDefault="005161CD">
            <w:pPr>
              <w:pStyle w:val="AltB0"/>
            </w:pPr>
            <w:r w:rsidRPr="005161CD">
              <w:rPr>
                <w:rFonts w:hint="eastAsia"/>
              </w:rPr>
              <w:t>LDR</w:t>
            </w:r>
            <w:r w:rsidRPr="005161CD">
              <w:rPr>
                <w:rFonts w:hint="eastAsia"/>
              </w:rPr>
              <w:t>区域向前：</w:t>
            </w:r>
          </w:p>
          <w:p w:rsidRPr="005161CD" w:rsidR="005161CD" w:rsidP="00591D6B" w:rsidRDefault="005161CD">
            <w:pPr>
              <w:pStyle w:val="AltB0"/>
            </w:pPr>
            <w:r w:rsidRPr="005161CD">
              <w:rPr>
                <w:rFonts w:hint="eastAsia"/>
              </w:rPr>
              <w:t>不抵消</w:t>
            </w:r>
            <w:r w:rsidRPr="005161CD">
              <w:rPr>
                <w:rFonts w:hint="eastAsia"/>
              </w:rPr>
              <w:t>RMR</w:t>
            </w:r>
            <w:r w:rsidRPr="005161CD">
              <w:rPr>
                <w:rFonts w:hint="eastAsia"/>
              </w:rPr>
              <w:t>距离，抵消</w:t>
            </w:r>
            <w:r w:rsidRPr="005161CD">
              <w:rPr>
                <w:rFonts w:hint="eastAsia"/>
              </w:rPr>
              <w:t>Rollback</w:t>
            </w:r>
            <w:r w:rsidRPr="005161CD">
              <w:rPr>
                <w:rFonts w:hint="eastAsia"/>
              </w:rPr>
              <w:t>距离</w:t>
            </w:r>
          </w:p>
        </w:tc>
        <w:tc>
          <w:tcPr>
            <w:tcW w:w="1937" w:type="pct"/>
            <w:tcBorders>
              <w:top w:val="single" w:color="auto" w:sz="4" w:space="0"/>
              <w:left w:val="single" w:color="auto" w:sz="4" w:space="0"/>
              <w:bottom w:val="single" w:color="auto" w:sz="4" w:space="0"/>
            </w:tcBorders>
            <w:shd w:val="clear" w:color="auto" w:fill="auto"/>
          </w:tcPr>
          <w:p w:rsidR="005161CD" w:rsidP="00591D6B" w:rsidRDefault="005161CD">
            <w:pPr>
              <w:pStyle w:val="AltB0"/>
            </w:pPr>
            <w:r>
              <w:rPr>
                <w:rFonts w:hint="eastAsia"/>
              </w:rPr>
              <w:t>正常向前：</w:t>
            </w:r>
          </w:p>
          <w:p w:rsidRPr="005161CD" w:rsidR="005161CD" w:rsidP="00591D6B" w:rsidRDefault="005161CD">
            <w:pPr>
              <w:pStyle w:val="AltB0"/>
            </w:pPr>
            <w:r>
              <w:rPr>
                <w:rFonts w:hint="eastAsia"/>
              </w:rPr>
              <w:t>抵消</w:t>
            </w:r>
            <w:r>
              <w:rPr>
                <w:rFonts w:hint="eastAsia"/>
              </w:rPr>
              <w:t>RMR</w:t>
            </w:r>
            <w:r>
              <w:rPr>
                <w:rFonts w:hint="eastAsia"/>
              </w:rPr>
              <w:t>距离，抵消</w:t>
            </w:r>
            <w:r>
              <w:rPr>
                <w:rFonts w:hint="eastAsia"/>
              </w:rPr>
              <w:t>Rollback</w:t>
            </w:r>
            <w:r>
              <w:rPr>
                <w:rFonts w:hint="eastAsia"/>
              </w:rPr>
              <w:t>距离</w:t>
            </w:r>
          </w:p>
        </w:tc>
      </w:tr>
      <w:tr w:rsidR="005161CD" w:rsidTr="00387B4B">
        <w:tc>
          <w:tcPr>
            <w:tcW w:w="1127" w:type="pct"/>
            <w:vMerge/>
            <w:tcBorders>
              <w:top w:val="single" w:color="auto" w:sz="4" w:space="0"/>
              <w:bottom w:val="single" w:color="auto" w:sz="4" w:space="0"/>
              <w:right w:val="single" w:color="auto" w:sz="4" w:space="0"/>
            </w:tcBorders>
            <w:shd w:val="clear" w:color="auto" w:fill="auto"/>
          </w:tcPr>
          <w:p w:rsidRPr="005161CD" w:rsidR="005161CD" w:rsidP="00591D6B" w:rsidRDefault="005161CD">
            <w:pPr>
              <w:pStyle w:val="AltB0"/>
            </w:pPr>
          </w:p>
        </w:tc>
        <w:tc>
          <w:tcPr>
            <w:tcW w:w="1936" w:type="pct"/>
            <w:tcBorders>
              <w:top w:val="single" w:color="auto" w:sz="4" w:space="0"/>
              <w:left w:val="single" w:color="auto" w:sz="4" w:space="0"/>
              <w:bottom w:val="single" w:color="auto" w:sz="4" w:space="0"/>
              <w:right w:val="single" w:color="auto" w:sz="4" w:space="0"/>
            </w:tcBorders>
            <w:shd w:val="clear" w:color="auto" w:fill="auto"/>
          </w:tcPr>
          <w:p w:rsidR="005161CD" w:rsidP="00591D6B" w:rsidRDefault="005161CD">
            <w:pPr>
              <w:pStyle w:val="AltB0"/>
            </w:pPr>
            <w:r w:rsidRPr="005161CD">
              <w:rPr>
                <w:rFonts w:hint="eastAsia"/>
              </w:rPr>
              <w:t>LDR</w:t>
            </w:r>
            <w:r w:rsidRPr="005161CD">
              <w:rPr>
                <w:rFonts w:hint="eastAsia"/>
              </w:rPr>
              <w:t>区域回溜：</w:t>
            </w:r>
          </w:p>
          <w:p w:rsidRPr="005161CD" w:rsidR="005161CD" w:rsidP="00591D6B" w:rsidRDefault="005161CD">
            <w:pPr>
              <w:pStyle w:val="AltB0"/>
            </w:pPr>
            <w:r>
              <w:rPr>
                <w:rFonts w:hint="eastAsia"/>
              </w:rPr>
              <w:t>不累加</w:t>
            </w:r>
            <w:r>
              <w:rPr>
                <w:rFonts w:hint="eastAsia"/>
              </w:rPr>
              <w:t>RMR</w:t>
            </w:r>
            <w:r>
              <w:rPr>
                <w:rFonts w:hint="eastAsia"/>
              </w:rPr>
              <w:t>距离，累加</w:t>
            </w:r>
            <w:r>
              <w:rPr>
                <w:rFonts w:hint="eastAsia"/>
              </w:rPr>
              <w:t>Rollback</w:t>
            </w:r>
            <w:r>
              <w:rPr>
                <w:rFonts w:hint="eastAsia"/>
              </w:rPr>
              <w:t>距离</w:t>
            </w:r>
          </w:p>
        </w:tc>
        <w:tc>
          <w:tcPr>
            <w:tcW w:w="1937" w:type="pct"/>
            <w:tcBorders>
              <w:top w:val="single" w:color="auto" w:sz="4" w:space="0"/>
              <w:left w:val="single" w:color="auto" w:sz="4" w:space="0"/>
              <w:bottom w:val="single" w:color="auto" w:sz="4" w:space="0"/>
            </w:tcBorders>
            <w:shd w:val="clear" w:color="auto" w:fill="auto"/>
          </w:tcPr>
          <w:p w:rsidR="005161CD" w:rsidP="00591D6B" w:rsidRDefault="005161CD">
            <w:pPr>
              <w:pStyle w:val="AltB0"/>
            </w:pPr>
            <w:r>
              <w:rPr>
                <w:rFonts w:hint="eastAsia"/>
              </w:rPr>
              <w:t>普通回溜：</w:t>
            </w:r>
          </w:p>
          <w:p w:rsidRPr="005161CD" w:rsidR="005161CD" w:rsidP="00591D6B" w:rsidRDefault="005161CD">
            <w:pPr>
              <w:pStyle w:val="AltB0"/>
            </w:pPr>
            <w:r>
              <w:rPr>
                <w:rFonts w:hint="eastAsia"/>
              </w:rPr>
              <w:t>不累加</w:t>
            </w:r>
            <w:r>
              <w:rPr>
                <w:rFonts w:hint="eastAsia"/>
              </w:rPr>
              <w:t>RMR</w:t>
            </w:r>
            <w:r>
              <w:rPr>
                <w:rFonts w:hint="eastAsia"/>
              </w:rPr>
              <w:t>距离，累加</w:t>
            </w:r>
            <w:r>
              <w:rPr>
                <w:rFonts w:hint="eastAsia"/>
              </w:rPr>
              <w:t>Rollback</w:t>
            </w:r>
            <w:r>
              <w:rPr>
                <w:rFonts w:hint="eastAsia"/>
              </w:rPr>
              <w:t>距离</w:t>
            </w:r>
          </w:p>
        </w:tc>
      </w:tr>
    </w:tbl>
    <w:p w:rsidRPr="001748AE" w:rsidR="00FD535D" w:rsidP="00C93484" w:rsidRDefault="00FD535D">
      <w:pPr>
        <w:pStyle w:val="Reqtify"/>
      </w:pPr>
    </w:p>
    <w:p w:rsidR="0084703D" w:rsidP="00C93484" w:rsidRDefault="0084703D">
      <w:pPr>
        <w:pStyle w:val="Reqtify"/>
      </w:pPr>
    </w:p>
    <w:p w:rsidR="00655E9F" w:rsidP="00704491" w:rsidRDefault="00655E9F">
      <w:pPr>
        <w:pStyle w:val="ReqtifyAltR"/>
      </w:pPr>
      <w:r>
        <w:t>[iTC_CC_ATP-SwRS-0</w:t>
      </w:r>
      <w:r>
        <w:rPr>
          <w:rFonts w:hint="eastAsia"/>
        </w:rPr>
        <w:t>305</w:t>
      </w:r>
      <w:r>
        <w:t>]</w:t>
      </w:r>
    </w:p>
    <w:p w:rsidR="00655E9F" w:rsidP="00C93484" w:rsidRDefault="00C154DC">
      <w:pPr>
        <w:pStyle w:val="Reqtify"/>
      </w:pPr>
      <w:bookmarkStart w:name="ReverseDistanceAccount_1" w:id="8670"/>
      <w:r w:rsidRPr="00BF4172">
        <w:rPr>
          <w:rStyle w:val="aff2"/>
          <w:bCs w:val="0"/>
          <w:iCs w:val="0"/>
        </w:rPr>
        <w:t>ReverseDistanceAccount_1</w:t>
      </w:r>
      <w:bookmarkEnd w:id="8670"/>
      <w:r w:rsidRPr="00EC72E2" w:rsidR="00655E9F">
        <w:rPr>
          <w:rFonts w:hint="eastAsia"/>
        </w:rPr>
        <w:t>，</w:t>
      </w:r>
      <w:r w:rsidR="00655E9F">
        <w:rPr>
          <w:rFonts w:hint="eastAsia"/>
        </w:rPr>
        <w:t>累加</w:t>
      </w:r>
      <w:r w:rsidR="00655E9F">
        <w:rPr>
          <w:rFonts w:hint="eastAsia"/>
        </w:rPr>
        <w:t>RMR</w:t>
      </w:r>
      <w:r w:rsidR="00655E9F">
        <w:rPr>
          <w:rFonts w:hint="eastAsia"/>
        </w:rPr>
        <w:t>模式下的倒车距离（负值表示倒车）：</w:t>
      </w:r>
    </w:p>
    <w:p w:rsidR="00655E9F" w:rsidP="00FA0FBB" w:rsidRDefault="00655E9F">
      <w:pPr>
        <w:pStyle w:val="AltX"/>
      </w:pPr>
      <w:r>
        <w:rPr>
          <w:rFonts w:hint="eastAsia"/>
        </w:rPr>
        <w:t>初始化时设置该值为</w:t>
      </w:r>
      <w:r>
        <w:rPr>
          <w:rFonts w:hint="eastAsia"/>
        </w:rPr>
        <w:t>0</w:t>
      </w:r>
      <w:r>
        <w:rPr>
          <w:rFonts w:hint="eastAsia"/>
        </w:rPr>
        <w:t>；</w:t>
      </w:r>
    </w:p>
    <w:p w:rsidR="00655E9F" w:rsidP="00FA0FBB" w:rsidRDefault="00655E9F">
      <w:pPr>
        <w:pStyle w:val="AltX"/>
      </w:pPr>
      <w:r>
        <w:rPr>
          <w:rFonts w:hint="eastAsia"/>
        </w:rPr>
        <w:t>否则，如果</w:t>
      </w:r>
      <w:r w:rsidR="00087A18">
        <w:rPr>
          <w:rFonts w:hint="eastAsia"/>
        </w:rPr>
        <w:t>列车运动学</w:t>
      </w:r>
      <w:r>
        <w:rPr>
          <w:rFonts w:hint="eastAsia"/>
        </w:rPr>
        <w:t>无效，则设置为配置参数的默认值；</w:t>
      </w:r>
    </w:p>
    <w:p w:rsidR="00655E9F" w:rsidP="00FA0FBB" w:rsidRDefault="00655E9F">
      <w:pPr>
        <w:pStyle w:val="AltX"/>
      </w:pPr>
      <w:r>
        <w:rPr>
          <w:rFonts w:hint="eastAsia"/>
        </w:rPr>
        <w:t>否则，在</w:t>
      </w:r>
      <w:r w:rsidRPr="00451353">
        <w:rPr>
          <w:rStyle w:val="aff1"/>
          <w:rFonts w:hint="eastAsia"/>
        </w:rPr>
        <w:t>END_1</w:t>
      </w:r>
      <w:r>
        <w:rPr>
          <w:rFonts w:hint="eastAsia"/>
        </w:rPr>
        <w:t>激活</w:t>
      </w:r>
      <w:r w:rsidR="004D2748">
        <w:rPr>
          <w:rFonts w:hint="eastAsia"/>
        </w:rPr>
        <w:t>且非长距离倒车授权</w:t>
      </w:r>
      <w:r>
        <w:rPr>
          <w:rFonts w:hint="eastAsia"/>
        </w:rPr>
        <w:t>的前提下：</w:t>
      </w:r>
    </w:p>
    <w:p w:rsidR="00655E9F" w:rsidP="00704491" w:rsidRDefault="00655E9F">
      <w:pPr>
        <w:pStyle w:val="AltZ"/>
      </w:pPr>
      <w:r>
        <w:rPr>
          <w:rFonts w:hint="eastAsia"/>
        </w:rPr>
        <w:t>若</w:t>
      </w:r>
      <w:r w:rsidR="00086913">
        <w:rPr>
          <w:rFonts w:hint="eastAsia"/>
        </w:rPr>
        <w:t>里程计已初始化</w:t>
      </w:r>
      <w:r>
        <w:rPr>
          <w:rFonts w:hint="eastAsia"/>
        </w:rPr>
        <w:t>，且列车向</w:t>
      </w:r>
      <w:r w:rsidRPr="00451353">
        <w:rPr>
          <w:rStyle w:val="aff1"/>
          <w:rFonts w:hint="eastAsia"/>
        </w:rPr>
        <w:t>END_1</w:t>
      </w:r>
      <w:r>
        <w:rPr>
          <w:rFonts w:hint="eastAsia"/>
        </w:rPr>
        <w:t>方向运行，则减小倒车距离绝对值，大于零则等于</w:t>
      </w:r>
      <w:r>
        <w:rPr>
          <w:rFonts w:hint="eastAsia"/>
        </w:rPr>
        <w:t>0</w:t>
      </w:r>
    </w:p>
    <w:p w:rsidR="00655E9F" w:rsidP="00704491" w:rsidRDefault="00275EAB">
      <w:pPr>
        <w:pStyle w:val="AltZ"/>
      </w:pPr>
      <w:r>
        <w:rPr>
          <w:rFonts w:hint="eastAsia"/>
        </w:rPr>
        <w:t>否则，</w:t>
      </w:r>
      <w:r w:rsidR="00655E9F">
        <w:rPr>
          <w:rFonts w:hint="eastAsia"/>
        </w:rPr>
        <w:t>如果</w:t>
      </w:r>
      <w:r w:rsidR="00086913">
        <w:rPr>
          <w:rFonts w:hint="eastAsia"/>
        </w:rPr>
        <w:t>里程计已初始化</w:t>
      </w:r>
      <w:r w:rsidR="00655E9F">
        <w:rPr>
          <w:rFonts w:hint="eastAsia"/>
        </w:rPr>
        <w:t>，且</w:t>
      </w:r>
      <w:r w:rsidR="00CC227D">
        <w:rPr>
          <w:rFonts w:hint="eastAsia"/>
        </w:rPr>
        <w:t>选择</w:t>
      </w:r>
      <w:r w:rsidR="00CC227D">
        <w:rPr>
          <w:rFonts w:hint="eastAsia"/>
        </w:rPr>
        <w:t>RMR</w:t>
      </w:r>
      <w:r w:rsidR="00CC227D">
        <w:rPr>
          <w:rFonts w:hint="eastAsia"/>
        </w:rPr>
        <w:t>模式</w:t>
      </w:r>
      <w:r w:rsidR="00655E9F">
        <w:rPr>
          <w:rFonts w:hint="eastAsia"/>
        </w:rPr>
        <w:t>，则累加倒车距离</w:t>
      </w:r>
    </w:p>
    <w:p w:rsidR="00655E9F" w:rsidP="00704491" w:rsidRDefault="00655E9F">
      <w:pPr>
        <w:pStyle w:val="AltZ"/>
      </w:pPr>
      <w:r>
        <w:rPr>
          <w:rFonts w:hint="eastAsia"/>
        </w:rPr>
        <w:t>否则，</w:t>
      </w:r>
      <w:r w:rsidR="00086913">
        <w:rPr>
          <w:rFonts w:hint="eastAsia"/>
        </w:rPr>
        <w:t>即里程计还未初始化，则保持距离不变。</w:t>
      </w:r>
    </w:p>
    <w:p w:rsidRPr="00D5421D" w:rsidR="00655E9F" w:rsidP="00FA0FBB" w:rsidRDefault="00655E9F">
      <w:pPr>
        <w:pStyle w:val="AltX"/>
      </w:pPr>
      <w:r w:rsidRPr="00D5421D">
        <w:rPr>
          <w:rFonts w:hint="eastAsia"/>
        </w:rPr>
        <w:t>其他情况，保持累计距离不变。</w:t>
      </w:r>
    </w:p>
    <w:p w:rsidR="00655E9F" w:rsidP="00C93484" w:rsidRDefault="00655E9F">
      <w:pPr>
        <w:pStyle w:val="Reqtify"/>
      </w:pPr>
      <w:r w:rsidRPr="00634120">
        <w:t xml:space="preserve">When train front extremity is </w:t>
      </w:r>
      <w:r w:rsidRPr="00451353">
        <w:rPr>
          <w:rStyle w:val="aff1"/>
          <w:rFonts w:hint="eastAsia"/>
        </w:rPr>
        <w:t>END_1</w:t>
      </w:r>
      <w:r w:rsidR="00397BD9">
        <w:t xml:space="preserve"> and </w:t>
      </w:r>
      <w:r w:rsidRPr="00634120">
        <w:t xml:space="preserve">traction effort is supposed to be in the opposite direction of travel, </w:t>
      </w:r>
      <w:hyperlink w:history="1" w:anchor="ReverseDistanceAccount_1">
        <w:r w:rsidR="00C154DC">
          <w:rPr>
            <w:rStyle w:val="ac"/>
            <w:noProof/>
          </w:rPr>
          <w:t>ReverseDistanceAccount_1</w:t>
        </w:r>
      </w:hyperlink>
      <w:r w:rsidRPr="00634120">
        <w:t xml:space="preserve"> is the estimated maximum distance which separates current front extremity 1 position to last most forward position reached by this extremity. </w:t>
      </w:r>
      <w:r>
        <w:t>ATP</w:t>
      </w:r>
      <w:r w:rsidRPr="00634120">
        <w:t xml:space="preserve"> shall evaluate</w:t>
      </w:r>
      <w:r w:rsidRPr="00EC72E2">
        <w:t xml:space="preserve"> </w:t>
      </w:r>
      <w:hyperlink w:history="1" w:anchor="ReverseDistanceAccount_1">
        <w:r w:rsidR="00C154DC">
          <w:rPr>
            <w:rStyle w:val="ac"/>
            <w:noProof/>
          </w:rPr>
          <w:t>ReverseDistanceAccount_1</w:t>
        </w:r>
      </w:hyperlink>
      <w:r w:rsidRPr="00634120">
        <w:t xml:space="preserve"> in order to control that speed does not exceed reverse speed limit function.</w:t>
      </w:r>
    </w:p>
    <w:p w:rsidR="00F4436E" w:rsidP="000431E0" w:rsidRDefault="00F4436E">
      <w:pPr>
        <w:pStyle w:val="af7"/>
      </w:pPr>
      <w:r>
        <w:rPr>
          <w:rFonts w:hint="eastAsia"/>
        </w:rPr>
        <w:t xml:space="preserve">def </w:t>
      </w:r>
      <w:hyperlink w:history="1" w:anchor="ReverseDistanceAccount_1">
        <w:r>
          <w:rPr>
            <w:rStyle w:val="ac"/>
          </w:rPr>
          <w:t>ReverseDistanceAccount_1</w:t>
        </w:r>
      </w:hyperlink>
      <w:r>
        <w:rPr>
          <w:rFonts w:hint="eastAsia"/>
        </w:rPr>
        <w:t>(k):</w:t>
      </w:r>
    </w:p>
    <w:p w:rsidR="00655E9F" w:rsidP="000431E0" w:rsidRDefault="00F4436E">
      <w:pPr>
        <w:pStyle w:val="af7"/>
      </w:pPr>
      <w:r>
        <w:rPr>
          <w:rFonts w:hint="eastAsia"/>
        </w:rPr>
        <w:t xml:space="preserve">    </w:t>
      </w:r>
      <w:r w:rsidR="00397BD9">
        <w:rPr>
          <w:rFonts w:hint="eastAsia"/>
        </w:rPr>
        <w:t>if (</w:t>
      </w:r>
      <w:r w:rsidR="00C32EC4">
        <w:rPr>
          <w:rFonts w:hint="eastAsia"/>
        </w:rPr>
        <w:t>Initialization</w:t>
      </w:r>
      <w:r w:rsidR="00655E9F">
        <w:rPr>
          <w:rFonts w:hint="eastAsia"/>
        </w:rPr>
        <w:t>)</w:t>
      </w:r>
    </w:p>
    <w:p w:rsidR="00F4436E" w:rsidP="000431E0" w:rsidRDefault="00655E9F">
      <w:pPr>
        <w:pStyle w:val="af7"/>
      </w:pPr>
      <w:r>
        <w:rPr>
          <w:rFonts w:hint="eastAsia"/>
        </w:rPr>
        <w:t xml:space="preserve"> </w:t>
      </w:r>
      <w:r w:rsidR="003928F2">
        <w:rPr>
          <w:rFonts w:hint="eastAsia"/>
        </w:rPr>
        <w:t xml:space="preserve">   </w:t>
      </w:r>
      <w:r w:rsidR="00F4436E">
        <w:rPr>
          <w:rFonts w:hint="eastAsia"/>
        </w:rPr>
        <w:t xml:space="preserve">    return</w:t>
      </w:r>
      <w:r w:rsidR="00397BD9">
        <w:t xml:space="preserve"> </w:t>
      </w:r>
      <w:r>
        <w:rPr>
          <w:rFonts w:hint="eastAsia"/>
        </w:rPr>
        <w:t>0</w:t>
      </w:r>
    </w:p>
    <w:p w:rsidR="00655E9F" w:rsidP="000431E0" w:rsidRDefault="00F4436E">
      <w:pPr>
        <w:pStyle w:val="af7"/>
      </w:pPr>
      <w:r>
        <w:rPr>
          <w:rFonts w:hint="eastAsia"/>
        </w:rPr>
        <w:t xml:space="preserve">    </w:t>
      </w:r>
      <w:r w:rsidR="00C32EC4">
        <w:rPr>
          <w:rFonts w:hint="eastAsia"/>
        </w:rPr>
        <w:t>elif</w:t>
      </w:r>
      <w:r w:rsidR="00397BD9">
        <w:rPr>
          <w:rFonts w:hint="eastAsia"/>
        </w:rPr>
        <w:t xml:space="preserve"> (</w:t>
      </w:r>
      <w:r>
        <w:rPr>
          <w:rFonts w:hint="eastAsia"/>
        </w:rPr>
        <w:t xml:space="preserve">not </w:t>
      </w:r>
      <w:hyperlink w:history="1" w:anchor="ValidTrainKinematic">
        <w:r w:rsidR="008B283E">
          <w:rPr>
            <w:rStyle w:val="ac"/>
          </w:rPr>
          <w:t>ValidTrainKinematic</w:t>
        </w:r>
      </w:hyperlink>
      <w:r>
        <w:rPr>
          <w:rFonts w:hint="eastAsia"/>
        </w:rPr>
        <w:t>(k)</w:t>
      </w:r>
      <w:r w:rsidR="00655E9F">
        <w:rPr>
          <w:rFonts w:hint="eastAsia"/>
        </w:rPr>
        <w:t>)</w:t>
      </w:r>
      <w:r>
        <w:rPr>
          <w:rFonts w:hint="eastAsia"/>
        </w:rPr>
        <w:t>:</w:t>
      </w:r>
    </w:p>
    <w:p w:rsidR="00074479" w:rsidP="000431E0" w:rsidRDefault="00655E9F">
      <w:pPr>
        <w:pStyle w:val="af7"/>
      </w:pPr>
      <w:r>
        <w:rPr>
          <w:rFonts w:hint="eastAsia"/>
        </w:rPr>
        <w:t xml:space="preserve"> </w:t>
      </w:r>
      <w:r w:rsidR="003928F2">
        <w:rPr>
          <w:rFonts w:hint="eastAsia"/>
        </w:rPr>
        <w:t xml:space="preserve">   </w:t>
      </w:r>
      <w:r w:rsidR="00F4436E">
        <w:rPr>
          <w:rFonts w:hint="eastAsia"/>
        </w:rPr>
        <w:t xml:space="preserve">    return</w:t>
      </w:r>
      <w:r>
        <w:rPr>
          <w:rFonts w:hint="eastAsia"/>
        </w:rPr>
        <w:t xml:space="preserve"> </w:t>
      </w:r>
      <w:hyperlink w:history="1" w:anchor="ATPsetting">
        <w:r w:rsidR="00786D0B">
          <w:rPr>
            <w:rStyle w:val="ac"/>
          </w:rPr>
          <w:t>ATPsetting</w:t>
        </w:r>
      </w:hyperlink>
      <w:r>
        <w:t>.</w:t>
      </w:r>
      <w:r w:rsidR="00662F6E">
        <w:t>ReverseDistWithoutMotionAvailable</w:t>
      </w:r>
    </w:p>
    <w:p w:rsidR="004D2748" w:rsidP="000431E0" w:rsidRDefault="00074479">
      <w:pPr>
        <w:pStyle w:val="af7"/>
        <w:rPr>
          <w:rStyle w:val="aff1"/>
        </w:rPr>
      </w:pPr>
      <w:r>
        <w:rPr>
          <w:rFonts w:hint="eastAsia"/>
        </w:rPr>
        <w:t xml:space="preserve">    </w:t>
      </w:r>
      <w:r w:rsidR="00C32EC4">
        <w:rPr>
          <w:rFonts w:hint="eastAsia"/>
        </w:rPr>
        <w:t>elif</w:t>
      </w:r>
      <w:r w:rsidR="00397BD9">
        <w:rPr>
          <w:rFonts w:hint="eastAsia"/>
        </w:rPr>
        <w:t xml:space="preserve"> (</w:t>
      </w:r>
      <w:hyperlink w:history="1" w:anchor="TrainFrontEnd">
        <w:r w:rsidR="00813AB3">
          <w:rPr>
            <w:rStyle w:val="ac"/>
          </w:rPr>
          <w:t>TrainFrontEnd</w:t>
        </w:r>
      </w:hyperlink>
      <w:r w:rsidR="00397BD9">
        <w:t xml:space="preserve"> </w:t>
      </w:r>
      <w:r w:rsidR="002A5345">
        <w:rPr>
          <w:rFonts w:hint="eastAsia"/>
        </w:rPr>
        <w:t>is</w:t>
      </w:r>
      <w:r w:rsidR="00397BD9">
        <w:t xml:space="preserve"> </w:t>
      </w:r>
      <w:r w:rsidRPr="00451353" w:rsidR="00655E9F">
        <w:rPr>
          <w:rStyle w:val="aff1"/>
        </w:rPr>
        <w:t>END_1</w:t>
      </w:r>
    </w:p>
    <w:p w:rsidR="00655E9F" w:rsidP="000431E0" w:rsidRDefault="004D2748">
      <w:pPr>
        <w:pStyle w:val="af7"/>
      </w:pPr>
      <w:r>
        <w:rPr>
          <w:rStyle w:val="aff1"/>
          <w:rFonts w:hint="eastAsia"/>
        </w:rPr>
        <w:t xml:space="preserve">           </w:t>
      </w:r>
      <w:r w:rsidRPr="004D2748">
        <w:rPr>
          <w:rFonts w:hint="eastAsia"/>
        </w:rPr>
        <w:t>and</w:t>
      </w:r>
      <w:r>
        <w:rPr>
          <w:rFonts w:hint="eastAsia"/>
        </w:rPr>
        <w:t xml:space="preserve"> not </w:t>
      </w:r>
      <w:hyperlink w:history="1" w:anchor="LongDistanceReverseAuthorized">
        <w:r w:rsidRPr="00503F95">
          <w:rPr>
            <w:rStyle w:val="ac"/>
            <w:rFonts w:hint="eastAsia"/>
          </w:rPr>
          <w:t>LongDistanceReverseAuthorized</w:t>
        </w:r>
      </w:hyperlink>
      <w:r>
        <w:rPr>
          <w:rFonts w:hint="eastAsia"/>
        </w:rPr>
        <w:t>(k)</w:t>
      </w:r>
      <w:r w:rsidR="00655E9F">
        <w:rPr>
          <w:rFonts w:hint="eastAsia"/>
        </w:rPr>
        <w:t>)</w:t>
      </w:r>
      <w:r w:rsidR="00074479">
        <w:rPr>
          <w:rFonts w:hint="eastAsia"/>
        </w:rPr>
        <w:t>:</w:t>
      </w:r>
    </w:p>
    <w:p w:rsidR="00655E9F" w:rsidP="000431E0" w:rsidRDefault="00655E9F">
      <w:pPr>
        <w:pStyle w:val="af7"/>
      </w:pPr>
      <w:r>
        <w:rPr>
          <w:rFonts w:hint="eastAsia"/>
        </w:rPr>
        <w:t xml:space="preserve"> </w:t>
      </w:r>
      <w:r w:rsidR="003928F2">
        <w:rPr>
          <w:rFonts w:hint="eastAsia"/>
        </w:rPr>
        <w:t xml:space="preserve">   </w:t>
      </w:r>
      <w:r w:rsidR="002A5345">
        <w:rPr>
          <w:rFonts w:hint="eastAsia"/>
        </w:rPr>
        <w:t xml:space="preserve">    </w:t>
      </w:r>
      <w:r w:rsidR="00397BD9">
        <w:rPr>
          <w:rFonts w:hint="eastAsia"/>
        </w:rPr>
        <w:t>if (</w:t>
      </w:r>
      <w:hyperlink w:history="1" w:anchor="OdometerState">
        <w:r w:rsidR="00086913">
          <w:rPr>
            <w:rStyle w:val="ac"/>
          </w:rPr>
          <w:t>OdometerState</w:t>
        </w:r>
      </w:hyperlink>
      <w:r w:rsidRPr="00634120" w:rsidR="00086913">
        <w:t xml:space="preserve">(k) </w:t>
      </w:r>
      <w:r w:rsidR="00086913">
        <w:rPr>
          <w:rFonts w:hint="eastAsia"/>
        </w:rPr>
        <w:t>is</w:t>
      </w:r>
      <w:r w:rsidRPr="00634120" w:rsidR="00086913">
        <w:t xml:space="preserve"> </w:t>
      </w:r>
      <w:r w:rsidR="00086913">
        <w:rPr>
          <w:rStyle w:val="aff1"/>
        </w:rPr>
        <w:t>INITIALIZED</w:t>
      </w:r>
      <w:r>
        <w:rPr>
          <w:rFonts w:hint="eastAsia"/>
        </w:rPr>
        <w:t>)</w:t>
      </w:r>
      <w:r w:rsidR="002A5345">
        <w:rPr>
          <w:rFonts w:hint="eastAsia"/>
        </w:rPr>
        <w:t>:</w:t>
      </w:r>
    </w:p>
    <w:p w:rsidR="00655E9F" w:rsidP="000431E0" w:rsidRDefault="00655E9F">
      <w:pPr>
        <w:pStyle w:val="af7"/>
      </w:pPr>
      <w:r>
        <w:rPr>
          <w:rFonts w:hint="eastAsia"/>
        </w:rPr>
        <w:t xml:space="preserve">      </w:t>
      </w:r>
      <w:r w:rsidR="003928F2">
        <w:t xml:space="preserve">  </w:t>
      </w:r>
      <w:r w:rsidR="002A5345">
        <w:rPr>
          <w:rFonts w:hint="eastAsia"/>
        </w:rPr>
        <w:t xml:space="preserve">    </w:t>
      </w:r>
      <w:r w:rsidR="00397BD9">
        <w:rPr>
          <w:rFonts w:hint="eastAsia"/>
        </w:rPr>
        <w:t>if (</w:t>
      </w:r>
      <w:hyperlink w:history="1" w:anchor="End1RunningForward">
        <w:r w:rsidRPr="00074479" w:rsidR="00074479">
          <w:rPr>
            <w:rStyle w:val="ac"/>
          </w:rPr>
          <w:t>End1RunningForward</w:t>
        </w:r>
      </w:hyperlink>
      <w:r w:rsidRPr="006E7873" w:rsidR="006E7873">
        <w:t>(k)</w:t>
      </w:r>
      <w:r w:rsidRPr="00655E9F">
        <w:rPr>
          <w:rFonts w:hint="eastAsia"/>
        </w:rPr>
        <w:t>)</w:t>
      </w:r>
      <w:r w:rsidR="00074479">
        <w:rPr>
          <w:rFonts w:hint="eastAsia"/>
        </w:rPr>
        <w:t>:</w:t>
      </w:r>
    </w:p>
    <w:p w:rsidR="00655E9F" w:rsidP="000431E0" w:rsidRDefault="00655E9F">
      <w:pPr>
        <w:pStyle w:val="af7"/>
      </w:pPr>
      <w:r>
        <w:rPr>
          <w:rFonts w:hint="eastAsia"/>
        </w:rPr>
        <w:t xml:space="preserve">          </w:t>
      </w:r>
      <w:r w:rsidR="003928F2">
        <w:rPr>
          <w:rFonts w:hint="eastAsia"/>
        </w:rPr>
        <w:t xml:space="preserve">  </w:t>
      </w:r>
      <w:r w:rsidR="002A5345">
        <w:rPr>
          <w:rFonts w:hint="eastAsia"/>
        </w:rPr>
        <w:t xml:space="preserve">    </w:t>
      </w:r>
      <w:r w:rsidR="00074479">
        <w:rPr>
          <w:rFonts w:hint="eastAsia"/>
        </w:rPr>
        <w:t>return</w:t>
      </w:r>
      <w:r>
        <w:rPr>
          <w:rFonts w:hint="eastAsia"/>
        </w:rPr>
        <w:t xml:space="preserve"> </w:t>
      </w:r>
      <w:hyperlink w:history="1" w:anchor="min">
        <w:r w:rsidRPr="003B2B37" w:rsidR="003B2B37">
          <w:rPr>
            <w:rStyle w:val="ac"/>
          </w:rPr>
          <w:t>min</w:t>
        </w:r>
      </w:hyperlink>
      <w:r>
        <w:rPr>
          <w:rFonts w:hint="eastAsia"/>
        </w:rPr>
        <w:t>(</w:t>
      </w:r>
      <w:r w:rsidR="0007793F">
        <w:rPr>
          <w:rFonts w:hint="eastAsia"/>
        </w:rPr>
        <w:t xml:space="preserve">0, </w:t>
      </w:r>
      <w:hyperlink w:history="1" w:anchor="ReverseDistanceAccount_1">
        <w:r w:rsidR="00C154DC">
          <w:rPr>
            <w:rStyle w:val="ac"/>
          </w:rPr>
          <w:t>ReverseDistanceAccount_1</w:t>
        </w:r>
      </w:hyperlink>
      <w:r w:rsidRPr="00655E9F">
        <w:t xml:space="preserve">(k-1) + </w:t>
      </w:r>
      <w:hyperlink w:history="1" w:anchor="MinimumTrainMotion">
        <w:r w:rsidR="00B5344E">
          <w:rPr>
            <w:rStyle w:val="ac"/>
          </w:rPr>
          <w:t>MinimumTrainMotion</w:t>
        </w:r>
      </w:hyperlink>
      <w:r w:rsidRPr="00655E9F">
        <w:t>(k)</w:t>
      </w:r>
      <w:r>
        <w:rPr>
          <w:rFonts w:hint="eastAsia"/>
        </w:rPr>
        <w:t>)</w:t>
      </w:r>
    </w:p>
    <w:p w:rsidR="00655E9F" w:rsidP="000431E0" w:rsidRDefault="00655E9F">
      <w:pPr>
        <w:pStyle w:val="af7"/>
      </w:pPr>
      <w:r>
        <w:rPr>
          <w:rFonts w:hint="eastAsia"/>
        </w:rPr>
        <w:t xml:space="preserve">      </w:t>
      </w:r>
      <w:r w:rsidR="003928F2">
        <w:rPr>
          <w:rFonts w:hint="eastAsia"/>
        </w:rPr>
        <w:t xml:space="preserve">  </w:t>
      </w:r>
      <w:r w:rsidR="002A5345">
        <w:rPr>
          <w:rFonts w:hint="eastAsia"/>
        </w:rPr>
        <w:t xml:space="preserve">    </w:t>
      </w:r>
      <w:r w:rsidR="00C32EC4">
        <w:rPr>
          <w:rFonts w:hint="eastAsia"/>
        </w:rPr>
        <w:t>elif</w:t>
      </w:r>
      <w:r w:rsidR="00397BD9">
        <w:rPr>
          <w:rFonts w:hint="eastAsia"/>
        </w:rPr>
        <w:t xml:space="preserve"> (</w:t>
      </w:r>
      <w:hyperlink w:history="1" w:anchor="RMRselectedDrivingMode">
        <w:r w:rsidR="00786D0B">
          <w:rPr>
            <w:rStyle w:val="ac"/>
          </w:rPr>
          <w:t>RMRselectedDrivingMode</w:t>
        </w:r>
      </w:hyperlink>
      <w:r>
        <w:t>(k</w:t>
      </w:r>
      <w:r w:rsidRPr="00634120">
        <w:t>))</w:t>
      </w:r>
      <w:r w:rsidR="00074479">
        <w:rPr>
          <w:rFonts w:hint="eastAsia"/>
        </w:rPr>
        <w:t>:</w:t>
      </w:r>
    </w:p>
    <w:p w:rsidR="002A5345" w:rsidP="000431E0" w:rsidRDefault="00655E9F">
      <w:pPr>
        <w:pStyle w:val="af7"/>
      </w:pPr>
      <w:r>
        <w:rPr>
          <w:rFonts w:hint="eastAsia"/>
        </w:rPr>
        <w:lastRenderedPageBreak/>
        <w:t xml:space="preserve">           </w:t>
      </w:r>
      <w:r w:rsidR="003928F2">
        <w:t xml:space="preserve"> </w:t>
      </w:r>
      <w:r w:rsidR="002A5345">
        <w:rPr>
          <w:rFonts w:hint="eastAsia"/>
        </w:rPr>
        <w:t xml:space="preserve">    </w:t>
      </w:r>
      <w:r w:rsidR="00074479">
        <w:rPr>
          <w:rFonts w:hint="eastAsia"/>
        </w:rPr>
        <w:t>return</w:t>
      </w:r>
      <w:r w:rsidR="003928F2">
        <w:t xml:space="preserve"> </w:t>
      </w:r>
      <w:r w:rsidR="00074479">
        <w:rPr>
          <w:rFonts w:hint="eastAsia"/>
        </w:rPr>
        <w:t>(</w:t>
      </w:r>
      <w:hyperlink w:history="1" w:anchor="ReverseDistanceAccount_1">
        <w:r w:rsidR="00C154DC">
          <w:rPr>
            <w:rStyle w:val="ac"/>
          </w:rPr>
          <w:t>ReverseDistanceAccount_1</w:t>
        </w:r>
      </w:hyperlink>
      <w:r w:rsidRPr="00634120">
        <w:t xml:space="preserve">(k-1) + </w:t>
      </w:r>
      <w:hyperlink w:history="1" w:anchor="MaximumTrainMotion">
        <w:r w:rsidR="007400C0">
          <w:rPr>
            <w:rStyle w:val="ac"/>
          </w:rPr>
          <w:t>MaximumTrainMotion</w:t>
        </w:r>
      </w:hyperlink>
      <w:r>
        <w:t>(k</w:t>
      </w:r>
      <w:r w:rsidRPr="00634120">
        <w:t>)</w:t>
      </w:r>
      <w:r w:rsidR="00074479">
        <w:rPr>
          <w:rFonts w:hint="eastAsia"/>
        </w:rPr>
        <w:t>)</w:t>
      </w:r>
    </w:p>
    <w:p w:rsidR="002A5345" w:rsidP="000431E0" w:rsidRDefault="002A5345">
      <w:pPr>
        <w:pStyle w:val="af7"/>
      </w:pPr>
      <w:r>
        <w:rPr>
          <w:rFonts w:hint="eastAsia"/>
        </w:rPr>
        <w:t xml:space="preserve">            else:</w:t>
      </w:r>
    </w:p>
    <w:p w:rsidR="00655E9F" w:rsidP="000431E0" w:rsidRDefault="002A5345">
      <w:pPr>
        <w:pStyle w:val="af7"/>
      </w:pPr>
      <w:r>
        <w:rPr>
          <w:rFonts w:hint="eastAsia"/>
        </w:rPr>
        <w:t xml:space="preserve">                return </w:t>
      </w:r>
      <w:hyperlink w:history="1" w:anchor="ReverseDistanceAccount_1">
        <w:r>
          <w:rPr>
            <w:rStyle w:val="ac"/>
          </w:rPr>
          <w:t>ReverseDistanceAccount_1</w:t>
        </w:r>
      </w:hyperlink>
      <w:r w:rsidRPr="00634120">
        <w:t>(k</w:t>
      </w:r>
      <w:r>
        <w:rPr>
          <w:rFonts w:hint="eastAsia"/>
        </w:rPr>
        <w:t>-1</w:t>
      </w:r>
      <w:r w:rsidRPr="00634120">
        <w:t>)</w:t>
      </w:r>
    </w:p>
    <w:p w:rsidR="00655E9F" w:rsidP="000431E0" w:rsidRDefault="00655E9F">
      <w:pPr>
        <w:pStyle w:val="af7"/>
      </w:pPr>
      <w:r>
        <w:rPr>
          <w:rFonts w:hint="eastAsia"/>
        </w:rPr>
        <w:t xml:space="preserve"> </w:t>
      </w:r>
      <w:r w:rsidR="003928F2">
        <w:rPr>
          <w:rFonts w:hint="eastAsia"/>
        </w:rPr>
        <w:t xml:space="preserve">   </w:t>
      </w:r>
      <w:r w:rsidR="00074479">
        <w:rPr>
          <w:rFonts w:hint="eastAsia"/>
        </w:rPr>
        <w:t xml:space="preserve">    </w:t>
      </w:r>
      <w:r w:rsidR="00397BD9">
        <w:rPr>
          <w:rFonts w:hint="eastAsia"/>
        </w:rPr>
        <w:t>else:</w:t>
      </w:r>
    </w:p>
    <w:p w:rsidR="00074479" w:rsidP="000431E0" w:rsidRDefault="00655E9F">
      <w:pPr>
        <w:pStyle w:val="af7"/>
      </w:pPr>
      <w:r>
        <w:rPr>
          <w:rFonts w:hint="eastAsia"/>
        </w:rPr>
        <w:t xml:space="preserve">      </w:t>
      </w:r>
      <w:r w:rsidR="003928F2">
        <w:rPr>
          <w:rFonts w:hint="eastAsia"/>
        </w:rPr>
        <w:t xml:space="preserve">  </w:t>
      </w:r>
      <w:r w:rsidR="00074479">
        <w:rPr>
          <w:rFonts w:hint="eastAsia"/>
        </w:rPr>
        <w:t xml:space="preserve">    return</w:t>
      </w:r>
      <w:r w:rsidR="00397BD9">
        <w:t xml:space="preserve"> </w:t>
      </w:r>
      <w:hyperlink w:history="1" w:anchor="ReverseDistanceAccount_1">
        <w:r w:rsidR="00C154DC">
          <w:rPr>
            <w:rStyle w:val="ac"/>
          </w:rPr>
          <w:t>ReverseDistanceAccount_1</w:t>
        </w:r>
      </w:hyperlink>
      <w:r w:rsidRPr="00634120">
        <w:t>(k</w:t>
      </w:r>
      <w:r>
        <w:rPr>
          <w:rFonts w:hint="eastAsia"/>
        </w:rPr>
        <w:t>-1</w:t>
      </w:r>
      <w:r w:rsidRPr="00634120">
        <w:t>)</w:t>
      </w:r>
    </w:p>
    <w:p w:rsidR="00655E9F" w:rsidP="000431E0" w:rsidRDefault="00074479">
      <w:pPr>
        <w:pStyle w:val="af7"/>
      </w:pPr>
      <w:r>
        <w:rPr>
          <w:rFonts w:hint="eastAsia"/>
        </w:rPr>
        <w:t xml:space="preserve">    </w:t>
      </w:r>
      <w:r w:rsidR="00397BD9">
        <w:rPr>
          <w:rFonts w:hint="eastAsia"/>
        </w:rPr>
        <w:t>else:</w:t>
      </w:r>
    </w:p>
    <w:p w:rsidR="00655E9F" w:rsidP="000431E0" w:rsidRDefault="00655E9F">
      <w:pPr>
        <w:pStyle w:val="af7"/>
      </w:pPr>
      <w:r>
        <w:rPr>
          <w:rFonts w:hint="eastAsia"/>
        </w:rPr>
        <w:t xml:space="preserve"> </w:t>
      </w:r>
      <w:r w:rsidR="003928F2">
        <w:rPr>
          <w:rFonts w:hint="eastAsia"/>
        </w:rPr>
        <w:t xml:space="preserve">   </w:t>
      </w:r>
      <w:r w:rsidR="00074479">
        <w:rPr>
          <w:rFonts w:hint="eastAsia"/>
        </w:rPr>
        <w:t xml:space="preserve">    return</w:t>
      </w:r>
      <w:r w:rsidR="00397BD9">
        <w:t xml:space="preserve"> </w:t>
      </w:r>
      <w:hyperlink w:history="1" w:anchor="ReverseDistanceAccount_1">
        <w:r w:rsidR="00C154DC">
          <w:rPr>
            <w:rStyle w:val="ac"/>
          </w:rPr>
          <w:t>ReverseDistanceAccount_1</w:t>
        </w:r>
      </w:hyperlink>
      <w:r w:rsidRPr="00634120">
        <w:t>(k</w:t>
      </w:r>
      <w:r>
        <w:rPr>
          <w:rFonts w:hint="eastAsia"/>
        </w:rPr>
        <w:t>-1</w:t>
      </w:r>
      <w:r w:rsidRPr="00634120">
        <w:t>)</w:t>
      </w:r>
    </w:p>
    <w:p w:rsidRPr="008A1414" w:rsidR="00655E9F" w:rsidP="000C0D62" w:rsidRDefault="00655E9F">
      <w:pPr>
        <w:pStyle w:val="ReqtifyAltQ"/>
      </w:pPr>
      <w:r w:rsidRPr="008A1414">
        <w:t>#Category=Functional</w:t>
      </w:r>
    </w:p>
    <w:p w:rsidRPr="008A1414" w:rsidR="00655E9F" w:rsidP="000C0D62" w:rsidRDefault="00655E9F">
      <w:pPr>
        <w:pStyle w:val="ReqtifyAltQ"/>
      </w:pPr>
      <w:r w:rsidRPr="008A1414">
        <w:t>#Contribution</w:t>
      </w:r>
      <w:r>
        <w:t>=SIL4</w:t>
      </w:r>
    </w:p>
    <w:p w:rsidR="009328EA" w:rsidP="000C0D62" w:rsidRDefault="00655E9F">
      <w:pPr>
        <w:pStyle w:val="ReqtifyAltQ"/>
        <w:rPr>
          <w:ins w:author="常鸣" w:date="2014-07-03T14:27:00Z" w:id="8671"/>
        </w:rPr>
      </w:pPr>
      <w:del w:author="常鸣" w:date="2014-07-03T14:27:00Z" w:id="8672">
        <w:r w:rsidRPr="008A1414" w:rsidDel="009328EA">
          <w:delText>#S</w:delText>
        </w:r>
      </w:del>
      <w:ins w:author="常鸣" w:date="2014-07-03T14:27:00Z" w:id="8673">
        <w:r w:rsidR="009328EA">
          <w:t>#Allocation=ATP Software</w:t>
        </w:r>
      </w:ins>
      <w:ins w:author="常鸣" w:date="2014-07-03T15:02:00Z" w:id="8674">
        <w:r w:rsidR="006D51C2">
          <w:rPr>
            <w:rFonts w:hint="eastAsia"/>
          </w:rPr>
          <w:t>, Vital Embedded Setting</w:t>
        </w:r>
      </w:ins>
    </w:p>
    <w:p w:rsidRPr="008A1414" w:rsidR="00655E9F" w:rsidP="000C0D62" w:rsidRDefault="009328EA">
      <w:pPr>
        <w:pStyle w:val="ReqtifyAltQ"/>
      </w:pPr>
      <w:ins w:author="常鸣" w:date="2014-07-03T14:27:00Z" w:id="8675">
        <w:r>
          <w:t>#S</w:t>
        </w:r>
      </w:ins>
      <w:r w:rsidRPr="008A1414" w:rsidR="00655E9F">
        <w:t>ource=</w:t>
      </w:r>
      <w:r w:rsidR="00655E9F">
        <w:rPr>
          <w:rFonts w:hint="eastAsia"/>
        </w:rPr>
        <w:t>[iTC_CC-SyAD-0331]</w:t>
      </w:r>
      <w:r w:rsidR="006252D3">
        <w:rPr>
          <w:rFonts w:hint="eastAsia"/>
        </w:rPr>
        <w:t>,</w:t>
      </w:r>
      <w:r w:rsidRPr="006252D3" w:rsidR="006252D3">
        <w:rPr>
          <w:rFonts w:hint="eastAsia"/>
        </w:rPr>
        <w:t xml:space="preserve"> </w:t>
      </w:r>
      <w:r w:rsidRPr="002B683E" w:rsidR="006252D3">
        <w:rPr>
          <w:rFonts w:hint="eastAsia"/>
        </w:rPr>
        <w:t>[</w:t>
      </w:r>
      <w:r w:rsidRPr="002B683E" w:rsidR="006252D3">
        <w:t>iTC_CC-SyAD-</w:t>
      </w:r>
      <w:r w:rsidR="006252D3">
        <w:rPr>
          <w:rFonts w:hint="eastAsia"/>
        </w:rPr>
        <w:t>1308</w:t>
      </w:r>
      <w:r w:rsidRPr="002B683E" w:rsidR="006252D3">
        <w:rPr>
          <w:rFonts w:hint="eastAsia"/>
        </w:rPr>
        <w:t>]</w:t>
      </w:r>
    </w:p>
    <w:p w:rsidRPr="008A1414" w:rsidR="00655E9F" w:rsidP="000C0D62" w:rsidRDefault="00655E9F">
      <w:pPr>
        <w:pStyle w:val="ReqtifyAltQ"/>
      </w:pPr>
      <w:r w:rsidRPr="008A1414">
        <w:t>[End]</w:t>
      </w:r>
    </w:p>
    <w:p w:rsidR="00655E9F" w:rsidP="00C93484" w:rsidRDefault="00655E9F">
      <w:pPr>
        <w:pStyle w:val="Reqtify"/>
      </w:pPr>
    </w:p>
    <w:p w:rsidR="00655E9F" w:rsidP="00C93484" w:rsidRDefault="00655E9F">
      <w:pPr>
        <w:pStyle w:val="Reqtify"/>
      </w:pPr>
    </w:p>
    <w:p w:rsidR="00655E9F" w:rsidP="00704491" w:rsidRDefault="00655E9F">
      <w:pPr>
        <w:pStyle w:val="ReqtifyAltR"/>
      </w:pPr>
      <w:r>
        <w:t>[iTC_CC_ATP-SwRS-0</w:t>
      </w:r>
      <w:r>
        <w:rPr>
          <w:rFonts w:hint="eastAsia"/>
        </w:rPr>
        <w:t>306</w:t>
      </w:r>
      <w:r>
        <w:t>]</w:t>
      </w:r>
    </w:p>
    <w:p w:rsidR="00655E9F" w:rsidP="00C93484" w:rsidRDefault="00047F0A">
      <w:pPr>
        <w:pStyle w:val="Reqtify"/>
      </w:pPr>
      <w:bookmarkStart w:name="ReverseDistanceAccount_2" w:id="8676"/>
      <w:r w:rsidRPr="00BF4172">
        <w:rPr>
          <w:rStyle w:val="aff2"/>
          <w:bCs w:val="0"/>
          <w:iCs w:val="0"/>
        </w:rPr>
        <w:t>ReverseDistanceAccount_2</w:t>
      </w:r>
      <w:bookmarkEnd w:id="8676"/>
      <w:r w:rsidRPr="00EC72E2" w:rsidR="00655E9F">
        <w:rPr>
          <w:rFonts w:hint="eastAsia"/>
        </w:rPr>
        <w:t>，</w:t>
      </w:r>
      <w:r w:rsidR="00655E9F">
        <w:rPr>
          <w:rFonts w:hint="eastAsia"/>
        </w:rPr>
        <w:t>累加</w:t>
      </w:r>
      <w:r w:rsidR="00655E9F">
        <w:rPr>
          <w:rFonts w:hint="eastAsia"/>
        </w:rPr>
        <w:t>RMR</w:t>
      </w:r>
      <w:r w:rsidR="00655E9F">
        <w:rPr>
          <w:rFonts w:hint="eastAsia"/>
        </w:rPr>
        <w:t>模式下的倒车距离（负值表示倒车）：</w:t>
      </w:r>
    </w:p>
    <w:p w:rsidR="00655E9F" w:rsidP="00FA0FBB" w:rsidRDefault="00655E9F">
      <w:pPr>
        <w:pStyle w:val="AltX"/>
      </w:pPr>
      <w:r>
        <w:rPr>
          <w:rFonts w:hint="eastAsia"/>
        </w:rPr>
        <w:t>初始化时设置该值为</w:t>
      </w:r>
      <w:r>
        <w:rPr>
          <w:rFonts w:hint="eastAsia"/>
        </w:rPr>
        <w:t>0</w:t>
      </w:r>
      <w:r>
        <w:rPr>
          <w:rFonts w:hint="eastAsia"/>
        </w:rPr>
        <w:t>；</w:t>
      </w:r>
    </w:p>
    <w:p w:rsidR="00655E9F" w:rsidP="00FA0FBB" w:rsidRDefault="00655E9F">
      <w:pPr>
        <w:pStyle w:val="AltX"/>
      </w:pPr>
      <w:r>
        <w:rPr>
          <w:rFonts w:hint="eastAsia"/>
        </w:rPr>
        <w:t>否则，如果</w:t>
      </w:r>
      <w:r w:rsidR="006B7CD8">
        <w:rPr>
          <w:rFonts w:hint="eastAsia"/>
        </w:rPr>
        <w:t>列车运动学无效</w:t>
      </w:r>
      <w:r>
        <w:rPr>
          <w:rFonts w:hint="eastAsia"/>
        </w:rPr>
        <w:t>，则设置为配置参数的默认值；</w:t>
      </w:r>
    </w:p>
    <w:p w:rsidR="00655E9F" w:rsidP="00FA0FBB" w:rsidRDefault="00655E9F">
      <w:pPr>
        <w:pStyle w:val="AltX"/>
      </w:pPr>
      <w:r>
        <w:rPr>
          <w:rFonts w:hint="eastAsia"/>
        </w:rPr>
        <w:t>否则，在</w:t>
      </w:r>
      <w:r w:rsidRPr="00451353">
        <w:rPr>
          <w:rStyle w:val="aff1"/>
          <w:rFonts w:hint="eastAsia"/>
        </w:rPr>
        <w:t>END_2</w:t>
      </w:r>
      <w:r>
        <w:rPr>
          <w:rFonts w:hint="eastAsia"/>
        </w:rPr>
        <w:t>激活</w:t>
      </w:r>
      <w:r w:rsidR="004D2748">
        <w:rPr>
          <w:rFonts w:hint="eastAsia"/>
        </w:rPr>
        <w:t>且非长距离倒车授权</w:t>
      </w:r>
      <w:r>
        <w:rPr>
          <w:rFonts w:hint="eastAsia"/>
        </w:rPr>
        <w:t>的前提下：</w:t>
      </w:r>
    </w:p>
    <w:p w:rsidR="00655E9F" w:rsidP="00704491" w:rsidRDefault="00655E9F">
      <w:pPr>
        <w:pStyle w:val="AltZ"/>
      </w:pPr>
      <w:r>
        <w:rPr>
          <w:rFonts w:hint="eastAsia"/>
        </w:rPr>
        <w:t>如果</w:t>
      </w:r>
      <w:r w:rsidR="00086913">
        <w:rPr>
          <w:rFonts w:hint="eastAsia"/>
        </w:rPr>
        <w:t>里程计已初始化，</w:t>
      </w:r>
      <w:r>
        <w:rPr>
          <w:rFonts w:hint="eastAsia"/>
        </w:rPr>
        <w:t>且列车向</w:t>
      </w:r>
      <w:r w:rsidRPr="00451353">
        <w:rPr>
          <w:rStyle w:val="aff1"/>
          <w:rFonts w:hint="eastAsia"/>
        </w:rPr>
        <w:t>END_2</w:t>
      </w:r>
      <w:r>
        <w:rPr>
          <w:rFonts w:hint="eastAsia"/>
        </w:rPr>
        <w:t>方向运行，则减小倒车距离绝对值，大于零则等于</w:t>
      </w:r>
      <w:r>
        <w:rPr>
          <w:rFonts w:hint="eastAsia"/>
        </w:rPr>
        <w:t>0</w:t>
      </w:r>
    </w:p>
    <w:p w:rsidR="00655E9F" w:rsidP="00704491" w:rsidRDefault="00275EAB">
      <w:pPr>
        <w:pStyle w:val="AltZ"/>
      </w:pPr>
      <w:r>
        <w:rPr>
          <w:rFonts w:hint="eastAsia"/>
        </w:rPr>
        <w:t>否则，</w:t>
      </w:r>
      <w:r w:rsidR="00655E9F">
        <w:rPr>
          <w:rFonts w:hint="eastAsia"/>
        </w:rPr>
        <w:t>如果</w:t>
      </w:r>
      <w:r w:rsidR="00086913">
        <w:rPr>
          <w:rFonts w:hint="eastAsia"/>
        </w:rPr>
        <w:t>里程计已初始化</w:t>
      </w:r>
      <w:r w:rsidR="00655E9F">
        <w:rPr>
          <w:rFonts w:hint="eastAsia"/>
        </w:rPr>
        <w:t>，且选择</w:t>
      </w:r>
      <w:r w:rsidR="00655E9F">
        <w:rPr>
          <w:rFonts w:hint="eastAsia"/>
        </w:rPr>
        <w:t>RMR</w:t>
      </w:r>
      <w:r w:rsidR="00655E9F">
        <w:rPr>
          <w:rFonts w:hint="eastAsia"/>
        </w:rPr>
        <w:t>模式</w:t>
      </w:r>
      <w:r w:rsidR="006B7CD8">
        <w:rPr>
          <w:rFonts w:hint="eastAsia"/>
        </w:rPr>
        <w:t>时</w:t>
      </w:r>
      <w:r w:rsidR="00655E9F">
        <w:rPr>
          <w:rFonts w:hint="eastAsia"/>
        </w:rPr>
        <w:t>累加倒车距离</w:t>
      </w:r>
    </w:p>
    <w:p w:rsidR="00655E9F" w:rsidP="00704491" w:rsidRDefault="00275EAB">
      <w:pPr>
        <w:pStyle w:val="AltZ"/>
      </w:pPr>
      <w:r>
        <w:rPr>
          <w:rFonts w:hint="eastAsia"/>
        </w:rPr>
        <w:t>否则，</w:t>
      </w:r>
      <w:r w:rsidR="00086913">
        <w:rPr>
          <w:rFonts w:hint="eastAsia"/>
        </w:rPr>
        <w:t>即里程计未初始化，则保持距离不变</w:t>
      </w:r>
      <w:r w:rsidR="00655E9F">
        <w:rPr>
          <w:rFonts w:hint="eastAsia"/>
        </w:rPr>
        <w:t>；</w:t>
      </w:r>
    </w:p>
    <w:p w:rsidR="00655E9F" w:rsidP="00FA0FBB" w:rsidRDefault="00655E9F">
      <w:pPr>
        <w:pStyle w:val="AltX"/>
      </w:pPr>
      <w:r w:rsidRPr="00D5421D">
        <w:rPr>
          <w:rFonts w:hint="eastAsia"/>
        </w:rPr>
        <w:t>其他情况，保持累计距离不变。</w:t>
      </w:r>
    </w:p>
    <w:p w:rsidR="00655E9F" w:rsidP="00C93484" w:rsidRDefault="00655E9F">
      <w:pPr>
        <w:pStyle w:val="Reqtify"/>
      </w:pPr>
      <w:r w:rsidRPr="00634120">
        <w:t xml:space="preserve">When train front extremity is </w:t>
      </w:r>
      <w:r w:rsidRPr="00451353">
        <w:rPr>
          <w:rStyle w:val="aff1"/>
          <w:rFonts w:hint="eastAsia"/>
        </w:rPr>
        <w:t>END_2</w:t>
      </w:r>
      <w:r w:rsidR="00397BD9">
        <w:t xml:space="preserve"> and </w:t>
      </w:r>
      <w:r w:rsidRPr="00634120">
        <w:t xml:space="preserve">traction effort is supposed to be in the opposite direction of travel, </w:t>
      </w:r>
      <w:hyperlink w:history="1" w:anchor="ReverseDistanceAccount_2">
        <w:r w:rsidR="00047F0A">
          <w:rPr>
            <w:rStyle w:val="ac"/>
            <w:noProof/>
          </w:rPr>
          <w:t>ReverseDistanceAccount_2</w:t>
        </w:r>
      </w:hyperlink>
      <w:r w:rsidRPr="00634120">
        <w:t xml:space="preserve"> is the estimated maximum distance which separates current front extremity 2 position to last most forward position reached by this extremity. </w:t>
      </w:r>
      <w:r>
        <w:t>ATP</w:t>
      </w:r>
      <w:r w:rsidRPr="00634120">
        <w:t xml:space="preserve"> shall evaluate</w:t>
      </w:r>
      <w:r w:rsidRPr="00EC72E2">
        <w:t xml:space="preserve"> </w:t>
      </w:r>
      <w:hyperlink w:history="1" w:anchor="ReverseDistanceAccount_2">
        <w:r w:rsidR="00047F0A">
          <w:rPr>
            <w:rStyle w:val="ac"/>
            <w:noProof/>
          </w:rPr>
          <w:t>ReverseDistanceAccount_2</w:t>
        </w:r>
      </w:hyperlink>
      <w:r w:rsidRPr="00EC72E2">
        <w:t xml:space="preserve"> in order to control that speed does not exceed </w:t>
      </w:r>
      <w:hyperlink w:history="1" w:anchor="ReverseSpeedRestrictions">
        <w:r w:rsidRPr="00E708CA">
          <w:rPr>
            <w:rStyle w:val="ac"/>
          </w:rPr>
          <w:t>ReverseSpeedRestrictions</w:t>
        </w:r>
      </w:hyperlink>
      <w:r w:rsidRPr="00634120">
        <w:t xml:space="preserve"> reverse speed limit function.</w:t>
      </w:r>
    </w:p>
    <w:p w:rsidR="00655E9F" w:rsidP="00C93484" w:rsidRDefault="00655E9F">
      <w:pPr>
        <w:pStyle w:val="Reqtify"/>
      </w:pPr>
    </w:p>
    <w:p w:rsidR="006B7CD8" w:rsidP="000431E0" w:rsidRDefault="006B7CD8">
      <w:pPr>
        <w:pStyle w:val="af7"/>
      </w:pPr>
      <w:r>
        <w:rPr>
          <w:rFonts w:hint="eastAsia"/>
        </w:rPr>
        <w:t xml:space="preserve">def </w:t>
      </w:r>
      <w:hyperlink w:history="1" w:anchor="ReverseDistanceAccount_2">
        <w:r>
          <w:rPr>
            <w:rStyle w:val="ac"/>
          </w:rPr>
          <w:t>ReverseDistanceAccount_2</w:t>
        </w:r>
      </w:hyperlink>
      <w:r>
        <w:rPr>
          <w:rFonts w:hint="eastAsia"/>
        </w:rPr>
        <w:t>(k):</w:t>
      </w:r>
    </w:p>
    <w:p w:rsidR="00655E9F" w:rsidP="000431E0" w:rsidRDefault="006B7CD8">
      <w:pPr>
        <w:pStyle w:val="af7"/>
      </w:pPr>
      <w:r>
        <w:rPr>
          <w:rFonts w:hint="eastAsia"/>
        </w:rPr>
        <w:t xml:space="preserve">    </w:t>
      </w:r>
      <w:r w:rsidR="00397BD9">
        <w:rPr>
          <w:rFonts w:hint="eastAsia"/>
        </w:rPr>
        <w:t>if (</w:t>
      </w:r>
      <w:r w:rsidR="00C32EC4">
        <w:rPr>
          <w:rFonts w:hint="eastAsia"/>
        </w:rPr>
        <w:t>Initialization</w:t>
      </w:r>
      <w:r w:rsidR="00655E9F">
        <w:rPr>
          <w:rFonts w:hint="eastAsia"/>
        </w:rPr>
        <w:t>)</w:t>
      </w:r>
    </w:p>
    <w:p w:rsidR="006B7CD8" w:rsidP="000431E0" w:rsidRDefault="00655E9F">
      <w:pPr>
        <w:pStyle w:val="af7"/>
      </w:pPr>
      <w:r>
        <w:rPr>
          <w:rFonts w:hint="eastAsia"/>
        </w:rPr>
        <w:t xml:space="preserve"> </w:t>
      </w:r>
      <w:r w:rsidR="003928F2">
        <w:rPr>
          <w:rFonts w:hint="eastAsia"/>
        </w:rPr>
        <w:t xml:space="preserve">   </w:t>
      </w:r>
      <w:r w:rsidR="006B7CD8">
        <w:rPr>
          <w:rFonts w:hint="eastAsia"/>
        </w:rPr>
        <w:t xml:space="preserve">    return</w:t>
      </w:r>
      <w:r w:rsidR="00397BD9">
        <w:t xml:space="preserve"> </w:t>
      </w:r>
      <w:r>
        <w:rPr>
          <w:rFonts w:hint="eastAsia"/>
        </w:rPr>
        <w:t>0</w:t>
      </w:r>
    </w:p>
    <w:p w:rsidR="00655E9F" w:rsidP="000431E0" w:rsidRDefault="006B7CD8">
      <w:pPr>
        <w:pStyle w:val="af7"/>
      </w:pPr>
      <w:r>
        <w:rPr>
          <w:rFonts w:hint="eastAsia"/>
        </w:rPr>
        <w:t xml:space="preserve">    </w:t>
      </w:r>
      <w:r w:rsidR="00C32EC4">
        <w:rPr>
          <w:rFonts w:hint="eastAsia"/>
        </w:rPr>
        <w:t>elif</w:t>
      </w:r>
      <w:r w:rsidR="00397BD9">
        <w:rPr>
          <w:rFonts w:hint="eastAsia"/>
        </w:rPr>
        <w:t xml:space="preserve"> (</w:t>
      </w:r>
      <w:r>
        <w:rPr>
          <w:rFonts w:hint="eastAsia"/>
        </w:rPr>
        <w:t xml:space="preserve">not </w:t>
      </w:r>
      <w:hyperlink w:history="1" w:anchor="ValidTrainKinematic">
        <w:r w:rsidR="008B283E">
          <w:rPr>
            <w:rStyle w:val="ac"/>
          </w:rPr>
          <w:t>ValidTrainKinematic</w:t>
        </w:r>
      </w:hyperlink>
      <w:r>
        <w:rPr>
          <w:rFonts w:hint="eastAsia"/>
        </w:rPr>
        <w:t>(k)</w:t>
      </w:r>
      <w:r w:rsidR="00655E9F">
        <w:rPr>
          <w:rFonts w:hint="eastAsia"/>
        </w:rPr>
        <w:t>)</w:t>
      </w:r>
      <w:r>
        <w:rPr>
          <w:rFonts w:hint="eastAsia"/>
        </w:rPr>
        <w:t>:</w:t>
      </w:r>
    </w:p>
    <w:p w:rsidR="006B7CD8" w:rsidP="000431E0" w:rsidRDefault="00655E9F">
      <w:pPr>
        <w:pStyle w:val="af7"/>
      </w:pPr>
      <w:r>
        <w:rPr>
          <w:rFonts w:hint="eastAsia"/>
        </w:rPr>
        <w:t xml:space="preserve"> </w:t>
      </w:r>
      <w:r w:rsidR="003928F2">
        <w:rPr>
          <w:rFonts w:hint="eastAsia"/>
        </w:rPr>
        <w:t xml:space="preserve">   </w:t>
      </w:r>
      <w:r w:rsidR="006B7CD8">
        <w:rPr>
          <w:rFonts w:hint="eastAsia"/>
        </w:rPr>
        <w:t xml:space="preserve">    return</w:t>
      </w:r>
      <w:r>
        <w:rPr>
          <w:rFonts w:hint="eastAsia"/>
        </w:rPr>
        <w:t xml:space="preserve"> </w:t>
      </w:r>
      <w:hyperlink w:history="1" w:anchor="ATPsetting">
        <w:r w:rsidR="00786D0B">
          <w:rPr>
            <w:rStyle w:val="ac"/>
          </w:rPr>
          <w:t>ATPsetting</w:t>
        </w:r>
      </w:hyperlink>
      <w:r>
        <w:t>.</w:t>
      </w:r>
      <w:r w:rsidR="00662F6E">
        <w:t>ReverseDistWithoutMotionAvailable</w:t>
      </w:r>
    </w:p>
    <w:p w:rsidR="004D2748" w:rsidP="000431E0" w:rsidRDefault="006B7CD8">
      <w:pPr>
        <w:pStyle w:val="af7"/>
        <w:rPr>
          <w:rStyle w:val="aff1"/>
        </w:rPr>
      </w:pPr>
      <w:r>
        <w:rPr>
          <w:rFonts w:hint="eastAsia"/>
        </w:rPr>
        <w:t xml:space="preserve">    </w:t>
      </w:r>
      <w:r w:rsidR="00C32EC4">
        <w:rPr>
          <w:rFonts w:hint="eastAsia"/>
        </w:rPr>
        <w:t>elif</w:t>
      </w:r>
      <w:r w:rsidR="00397BD9">
        <w:rPr>
          <w:rFonts w:hint="eastAsia"/>
        </w:rPr>
        <w:t xml:space="preserve"> (</w:t>
      </w:r>
      <w:hyperlink w:history="1" w:anchor="TrainFrontEnd">
        <w:r w:rsidR="00813AB3">
          <w:rPr>
            <w:rStyle w:val="ac"/>
          </w:rPr>
          <w:t>TrainFrontEnd</w:t>
        </w:r>
      </w:hyperlink>
      <w:r>
        <w:rPr>
          <w:rFonts w:hint="eastAsia"/>
        </w:rPr>
        <w:t>(k) is</w:t>
      </w:r>
      <w:r w:rsidR="00397BD9">
        <w:t xml:space="preserve"> </w:t>
      </w:r>
      <w:r w:rsidRPr="00451353" w:rsidR="00655E9F">
        <w:rPr>
          <w:rStyle w:val="aff1"/>
        </w:rPr>
        <w:t>END_2</w:t>
      </w:r>
    </w:p>
    <w:p w:rsidR="006B7CD8" w:rsidP="000431E0" w:rsidRDefault="004D2748">
      <w:pPr>
        <w:pStyle w:val="af7"/>
      </w:pPr>
      <w:r>
        <w:rPr>
          <w:rStyle w:val="aff1"/>
          <w:rFonts w:hint="eastAsia"/>
        </w:rPr>
        <w:t xml:space="preserve">           </w:t>
      </w:r>
      <w:r w:rsidRPr="004D2748">
        <w:rPr>
          <w:rFonts w:hint="eastAsia"/>
        </w:rPr>
        <w:t>and</w:t>
      </w:r>
      <w:r>
        <w:rPr>
          <w:rFonts w:hint="eastAsia"/>
        </w:rPr>
        <w:t xml:space="preserve"> not </w:t>
      </w:r>
      <w:hyperlink w:history="1" w:anchor="LongDistanceReverseAuthorized">
        <w:r w:rsidRPr="00503F95">
          <w:rPr>
            <w:rStyle w:val="ac"/>
            <w:rFonts w:hint="eastAsia"/>
          </w:rPr>
          <w:t>LongDistanceReverseAuthorized</w:t>
        </w:r>
      </w:hyperlink>
      <w:r>
        <w:rPr>
          <w:rFonts w:hint="eastAsia"/>
        </w:rPr>
        <w:t>(k)</w:t>
      </w:r>
      <w:r w:rsidR="00655E9F">
        <w:rPr>
          <w:rFonts w:hint="eastAsia"/>
        </w:rPr>
        <w:t>)</w:t>
      </w:r>
      <w:r w:rsidR="006B7CD8">
        <w:rPr>
          <w:rFonts w:hint="eastAsia"/>
        </w:rPr>
        <w:t>:</w:t>
      </w:r>
    </w:p>
    <w:p w:rsidR="00655E9F" w:rsidP="000431E0" w:rsidRDefault="006B7CD8">
      <w:pPr>
        <w:pStyle w:val="af7"/>
      </w:pPr>
      <w:r>
        <w:rPr>
          <w:rFonts w:hint="eastAsia"/>
        </w:rPr>
        <w:t xml:space="preserve">        </w:t>
      </w:r>
      <w:r w:rsidR="002A5345">
        <w:rPr>
          <w:rFonts w:hint="eastAsia"/>
        </w:rPr>
        <w:t>if</w:t>
      </w:r>
      <w:r w:rsidR="00655E9F">
        <w:rPr>
          <w:rFonts w:hint="eastAsia"/>
        </w:rPr>
        <w:t xml:space="preserve"> (</w:t>
      </w:r>
      <w:hyperlink w:history="1" w:anchor="OdometerState">
        <w:r w:rsidR="00086913">
          <w:rPr>
            <w:rStyle w:val="ac"/>
          </w:rPr>
          <w:t>OdometerState</w:t>
        </w:r>
      </w:hyperlink>
      <w:r w:rsidRPr="00634120" w:rsidR="00086913">
        <w:t xml:space="preserve">(k) </w:t>
      </w:r>
      <w:r w:rsidR="00086913">
        <w:rPr>
          <w:rFonts w:hint="eastAsia"/>
        </w:rPr>
        <w:t>is</w:t>
      </w:r>
      <w:r w:rsidRPr="00634120" w:rsidR="00086913">
        <w:t xml:space="preserve"> </w:t>
      </w:r>
      <w:r w:rsidR="00086913">
        <w:rPr>
          <w:rStyle w:val="aff1"/>
        </w:rPr>
        <w:t>INITIALIZED</w:t>
      </w:r>
      <w:r w:rsidR="00655E9F">
        <w:rPr>
          <w:rFonts w:hint="eastAsia"/>
        </w:rPr>
        <w:t>)</w:t>
      </w:r>
      <w:r w:rsidR="002A5345">
        <w:rPr>
          <w:rFonts w:hint="eastAsia"/>
        </w:rPr>
        <w:t>:</w:t>
      </w:r>
    </w:p>
    <w:p w:rsidRPr="00655E9F" w:rsidR="00655E9F" w:rsidP="000431E0" w:rsidRDefault="00655E9F">
      <w:pPr>
        <w:pStyle w:val="af7"/>
      </w:pPr>
      <w:r>
        <w:rPr>
          <w:rFonts w:hint="eastAsia"/>
        </w:rPr>
        <w:t xml:space="preserve">      </w:t>
      </w:r>
      <w:r w:rsidR="003928F2">
        <w:t xml:space="preserve">  </w:t>
      </w:r>
      <w:r w:rsidR="002A5345">
        <w:rPr>
          <w:rFonts w:hint="eastAsia"/>
        </w:rPr>
        <w:t xml:space="preserve">    </w:t>
      </w:r>
      <w:r w:rsidR="00397BD9">
        <w:rPr>
          <w:rFonts w:hint="eastAsia"/>
        </w:rPr>
        <w:t>if (</w:t>
      </w:r>
      <w:hyperlink w:history="1" w:anchor="End2RunningForward">
        <w:r w:rsidR="008B283E">
          <w:rPr>
            <w:rStyle w:val="ac"/>
          </w:rPr>
          <w:t>End2RunningForward</w:t>
        </w:r>
      </w:hyperlink>
      <w:r w:rsidRPr="006E7873" w:rsidR="006E7873">
        <w:t>(k)</w:t>
      </w:r>
      <w:r w:rsidRPr="00655E9F">
        <w:t>)</w:t>
      </w:r>
    </w:p>
    <w:p w:rsidRPr="00655E9F" w:rsidR="00655E9F" w:rsidP="000431E0" w:rsidRDefault="00655E9F">
      <w:pPr>
        <w:pStyle w:val="af7"/>
      </w:pPr>
      <w:r w:rsidRPr="00655E9F">
        <w:rPr>
          <w:rFonts w:hint="eastAsia"/>
        </w:rPr>
        <w:lastRenderedPageBreak/>
        <w:t xml:space="preserve">     </w:t>
      </w:r>
      <w:r>
        <w:rPr>
          <w:rFonts w:hint="eastAsia"/>
        </w:rPr>
        <w:t xml:space="preserve">      </w:t>
      </w:r>
      <w:r w:rsidR="003928F2">
        <w:t xml:space="preserve"> </w:t>
      </w:r>
      <w:r w:rsidR="002A5345">
        <w:rPr>
          <w:rFonts w:hint="eastAsia"/>
        </w:rPr>
        <w:t xml:space="preserve">    </w:t>
      </w:r>
      <w:r w:rsidR="00600618">
        <w:rPr>
          <w:rFonts w:hint="eastAsia"/>
        </w:rPr>
        <w:t>return</w:t>
      </w:r>
      <w:r w:rsidRPr="00655E9F">
        <w:t xml:space="preserve"> </w:t>
      </w:r>
      <w:hyperlink w:history="1" w:anchor="min">
        <w:r w:rsidRPr="003B2B37" w:rsidR="003B2B37">
          <w:rPr>
            <w:rStyle w:val="ac"/>
          </w:rPr>
          <w:t>min</w:t>
        </w:r>
      </w:hyperlink>
      <w:r>
        <w:rPr>
          <w:rFonts w:hint="eastAsia"/>
        </w:rPr>
        <w:t xml:space="preserve">(0, </w:t>
      </w:r>
      <w:hyperlink w:history="1" w:anchor="ReverseDistanceAccount_2">
        <w:r w:rsidR="00047F0A">
          <w:rPr>
            <w:rStyle w:val="ac"/>
          </w:rPr>
          <w:t>ReverseDistanceAccount_2</w:t>
        </w:r>
      </w:hyperlink>
      <w:r w:rsidRPr="00655E9F">
        <w:t>(k-1)</w:t>
      </w:r>
      <w:r>
        <w:rPr>
          <w:rFonts w:hint="eastAsia"/>
        </w:rPr>
        <w:t xml:space="preserve"> </w:t>
      </w:r>
      <w:r w:rsidRPr="00655E9F">
        <w:rPr>
          <w:rFonts w:hint="eastAsia"/>
        </w:rPr>
        <w:t>-</w:t>
      </w:r>
      <w:r w:rsidRPr="00BD3BFB">
        <w:t xml:space="preserve"> </w:t>
      </w:r>
      <w:hyperlink w:history="1" w:anchor="MinimumTrainMotion">
        <w:r w:rsidR="00B5344E">
          <w:rPr>
            <w:rStyle w:val="ac"/>
          </w:rPr>
          <w:t>MinimumTrainMotion</w:t>
        </w:r>
      </w:hyperlink>
      <w:r w:rsidRPr="00655E9F">
        <w:t>(k)</w:t>
      </w:r>
      <w:r>
        <w:rPr>
          <w:rFonts w:hint="eastAsia"/>
        </w:rPr>
        <w:t>)</w:t>
      </w:r>
    </w:p>
    <w:p w:rsidR="00655E9F" w:rsidP="000431E0" w:rsidRDefault="00655E9F">
      <w:pPr>
        <w:pStyle w:val="af7"/>
      </w:pPr>
      <w:r w:rsidRPr="00634120">
        <w:t xml:space="preserve"> </w:t>
      </w:r>
      <w:r>
        <w:rPr>
          <w:rFonts w:hint="eastAsia"/>
        </w:rPr>
        <w:t xml:space="preserve">    </w:t>
      </w:r>
      <w:r w:rsidR="003928F2">
        <w:rPr>
          <w:rFonts w:hint="eastAsia"/>
        </w:rPr>
        <w:t xml:space="preserve">   </w:t>
      </w:r>
      <w:r w:rsidR="002A5345">
        <w:rPr>
          <w:rFonts w:hint="eastAsia"/>
        </w:rPr>
        <w:t xml:space="preserve">    </w:t>
      </w:r>
      <w:r w:rsidR="00C32EC4">
        <w:rPr>
          <w:rFonts w:hint="eastAsia"/>
        </w:rPr>
        <w:t>elif</w:t>
      </w:r>
      <w:r w:rsidR="00397BD9">
        <w:rPr>
          <w:rFonts w:hint="eastAsia"/>
        </w:rPr>
        <w:t xml:space="preserve"> (</w:t>
      </w:r>
      <w:hyperlink w:history="1" w:anchor="RMRselectedDrivingMode">
        <w:r w:rsidR="00786D0B">
          <w:rPr>
            <w:rStyle w:val="ac"/>
          </w:rPr>
          <w:t>RMRselectedDrivingMode</w:t>
        </w:r>
      </w:hyperlink>
      <w:r>
        <w:t>(k</w:t>
      </w:r>
      <w:r w:rsidRPr="00634120">
        <w:t>)</w:t>
      </w:r>
      <w:r>
        <w:rPr>
          <w:rFonts w:hint="eastAsia"/>
        </w:rPr>
        <w:t>)</w:t>
      </w:r>
      <w:r w:rsidR="00600618">
        <w:rPr>
          <w:rFonts w:hint="eastAsia"/>
        </w:rPr>
        <w:t>:</w:t>
      </w:r>
    </w:p>
    <w:p w:rsidR="002A5345" w:rsidP="000431E0" w:rsidRDefault="00655E9F">
      <w:pPr>
        <w:pStyle w:val="af7"/>
      </w:pPr>
      <w:r>
        <w:rPr>
          <w:rFonts w:hint="eastAsia"/>
        </w:rPr>
        <w:t xml:space="preserve">           </w:t>
      </w:r>
      <w:r w:rsidR="003928F2">
        <w:t xml:space="preserve"> </w:t>
      </w:r>
      <w:r w:rsidR="002A5345">
        <w:rPr>
          <w:rFonts w:hint="eastAsia"/>
        </w:rPr>
        <w:t xml:space="preserve">    </w:t>
      </w:r>
      <w:r w:rsidR="00600618">
        <w:rPr>
          <w:rFonts w:hint="eastAsia"/>
        </w:rPr>
        <w:t>return</w:t>
      </w:r>
      <w:r w:rsidRPr="00634120">
        <w:t xml:space="preserve"> </w:t>
      </w:r>
      <w:r w:rsidR="00600618">
        <w:rPr>
          <w:rFonts w:hint="eastAsia"/>
        </w:rPr>
        <w:t>(</w:t>
      </w:r>
      <w:hyperlink w:history="1" w:anchor="ReverseDistanceAccount_2">
        <w:r w:rsidR="00047F0A">
          <w:rPr>
            <w:rStyle w:val="ac"/>
          </w:rPr>
          <w:t>ReverseDistanceAccount_2</w:t>
        </w:r>
      </w:hyperlink>
      <w:r w:rsidRPr="00634120">
        <w:t>(k-1) —</w:t>
      </w:r>
      <w:r>
        <w:rPr>
          <w:rFonts w:hint="eastAsia"/>
        </w:rPr>
        <w:t xml:space="preserve"> </w:t>
      </w:r>
      <w:hyperlink w:history="1" w:anchor="MaximumTrainMotion">
        <w:r w:rsidR="007400C0">
          <w:rPr>
            <w:rStyle w:val="ac"/>
          </w:rPr>
          <w:t>MaximumTrainMotion</w:t>
        </w:r>
      </w:hyperlink>
      <w:r>
        <w:t>(k</w:t>
      </w:r>
      <w:r w:rsidRPr="00634120">
        <w:t>)</w:t>
      </w:r>
      <w:r w:rsidR="00600618">
        <w:rPr>
          <w:rFonts w:hint="eastAsia"/>
        </w:rPr>
        <w:t>)</w:t>
      </w:r>
    </w:p>
    <w:p w:rsidR="002A5345" w:rsidP="000431E0" w:rsidRDefault="002A5345">
      <w:pPr>
        <w:pStyle w:val="af7"/>
      </w:pPr>
      <w:r>
        <w:rPr>
          <w:rFonts w:hint="eastAsia"/>
        </w:rPr>
        <w:t xml:space="preserve">            else:</w:t>
      </w:r>
    </w:p>
    <w:p w:rsidR="00600618" w:rsidP="000431E0" w:rsidRDefault="002A5345">
      <w:pPr>
        <w:pStyle w:val="af7"/>
      </w:pPr>
      <w:r>
        <w:rPr>
          <w:rFonts w:hint="eastAsia"/>
        </w:rPr>
        <w:t xml:space="preserve">                return </w:t>
      </w:r>
      <w:hyperlink w:history="1" w:anchor="ReverseDistanceAccount_2">
        <w:r>
          <w:rPr>
            <w:rStyle w:val="ac"/>
          </w:rPr>
          <w:t>ReverseDistanceAccount_2</w:t>
        </w:r>
      </w:hyperlink>
      <w:r w:rsidRPr="00634120">
        <w:t>(k</w:t>
      </w:r>
      <w:r>
        <w:rPr>
          <w:rFonts w:hint="eastAsia"/>
        </w:rPr>
        <w:t>-1</w:t>
      </w:r>
      <w:r w:rsidRPr="00634120">
        <w:t>)</w:t>
      </w:r>
    </w:p>
    <w:p w:rsidR="00655E9F" w:rsidP="000431E0" w:rsidRDefault="00655E9F">
      <w:pPr>
        <w:pStyle w:val="af7"/>
      </w:pPr>
      <w:r>
        <w:rPr>
          <w:rFonts w:hint="eastAsia"/>
        </w:rPr>
        <w:t xml:space="preserve"> </w:t>
      </w:r>
      <w:r w:rsidR="003928F2">
        <w:rPr>
          <w:rFonts w:hint="eastAsia"/>
        </w:rPr>
        <w:t xml:space="preserve">   </w:t>
      </w:r>
      <w:r w:rsidR="00600618">
        <w:rPr>
          <w:rFonts w:hint="eastAsia"/>
        </w:rPr>
        <w:t xml:space="preserve">    </w:t>
      </w:r>
      <w:r w:rsidR="00397BD9">
        <w:rPr>
          <w:rFonts w:hint="eastAsia"/>
        </w:rPr>
        <w:t>else:</w:t>
      </w:r>
    </w:p>
    <w:p w:rsidR="00600618" w:rsidP="000431E0" w:rsidRDefault="00655E9F">
      <w:pPr>
        <w:pStyle w:val="af7"/>
      </w:pPr>
      <w:r>
        <w:rPr>
          <w:rFonts w:hint="eastAsia"/>
        </w:rPr>
        <w:t xml:space="preserve">      </w:t>
      </w:r>
      <w:r w:rsidR="003928F2">
        <w:rPr>
          <w:rFonts w:hint="eastAsia"/>
        </w:rPr>
        <w:t xml:space="preserve">   </w:t>
      </w:r>
      <w:r w:rsidR="00600618">
        <w:rPr>
          <w:rFonts w:hint="eastAsia"/>
        </w:rPr>
        <w:t xml:space="preserve">   return</w:t>
      </w:r>
      <w:r w:rsidR="00397BD9">
        <w:t xml:space="preserve"> </w:t>
      </w:r>
      <w:hyperlink w:history="1" w:anchor="ReverseDistanceAccount_2">
        <w:r w:rsidR="00047F0A">
          <w:rPr>
            <w:rStyle w:val="ac"/>
          </w:rPr>
          <w:t>ReverseDistanceAccount_2</w:t>
        </w:r>
      </w:hyperlink>
      <w:r w:rsidRPr="00634120">
        <w:t>(k</w:t>
      </w:r>
      <w:r>
        <w:rPr>
          <w:rFonts w:hint="eastAsia"/>
        </w:rPr>
        <w:t>-1</w:t>
      </w:r>
      <w:r w:rsidRPr="00634120">
        <w:t>)</w:t>
      </w:r>
    </w:p>
    <w:p w:rsidR="00655E9F" w:rsidP="000431E0" w:rsidRDefault="00600618">
      <w:pPr>
        <w:pStyle w:val="af7"/>
      </w:pPr>
      <w:r>
        <w:rPr>
          <w:rFonts w:hint="eastAsia"/>
        </w:rPr>
        <w:t xml:space="preserve">    </w:t>
      </w:r>
      <w:r w:rsidR="00397BD9">
        <w:rPr>
          <w:rFonts w:hint="eastAsia"/>
        </w:rPr>
        <w:t>else:</w:t>
      </w:r>
    </w:p>
    <w:p w:rsidR="00655E9F" w:rsidP="000431E0" w:rsidRDefault="00655E9F">
      <w:pPr>
        <w:pStyle w:val="af7"/>
      </w:pPr>
      <w:r>
        <w:rPr>
          <w:rFonts w:hint="eastAsia"/>
        </w:rPr>
        <w:t xml:space="preserve"> </w:t>
      </w:r>
      <w:r w:rsidR="003928F2">
        <w:rPr>
          <w:rFonts w:hint="eastAsia"/>
        </w:rPr>
        <w:t xml:space="preserve">   </w:t>
      </w:r>
      <w:r w:rsidR="00600618">
        <w:rPr>
          <w:rFonts w:hint="eastAsia"/>
        </w:rPr>
        <w:t xml:space="preserve">    return</w:t>
      </w:r>
      <w:r w:rsidR="00397BD9">
        <w:t xml:space="preserve"> </w:t>
      </w:r>
      <w:hyperlink w:history="1" w:anchor="ReverseDistanceAccount_2">
        <w:r w:rsidR="00047F0A">
          <w:rPr>
            <w:rStyle w:val="ac"/>
          </w:rPr>
          <w:t>ReverseDistanceAccount_2</w:t>
        </w:r>
      </w:hyperlink>
      <w:r w:rsidRPr="00634120">
        <w:t>(k</w:t>
      </w:r>
      <w:r>
        <w:rPr>
          <w:rFonts w:hint="eastAsia"/>
        </w:rPr>
        <w:t>-1</w:t>
      </w:r>
      <w:r w:rsidRPr="00634120">
        <w:t>)</w:t>
      </w:r>
    </w:p>
    <w:p w:rsidRPr="008A1414" w:rsidR="00655E9F" w:rsidP="000C0D62" w:rsidRDefault="00655E9F">
      <w:pPr>
        <w:pStyle w:val="ReqtifyAltQ"/>
      </w:pPr>
      <w:r w:rsidRPr="008A1414">
        <w:t>#Category=Functional</w:t>
      </w:r>
    </w:p>
    <w:p w:rsidRPr="008A1414" w:rsidR="00655E9F" w:rsidP="000C0D62" w:rsidRDefault="00655E9F">
      <w:pPr>
        <w:pStyle w:val="ReqtifyAltQ"/>
      </w:pPr>
      <w:r w:rsidRPr="008A1414">
        <w:t>#Contribution</w:t>
      </w:r>
      <w:r>
        <w:t>=SIL4</w:t>
      </w:r>
    </w:p>
    <w:p w:rsidR="009328EA" w:rsidP="000C0D62" w:rsidRDefault="00655E9F">
      <w:pPr>
        <w:pStyle w:val="ReqtifyAltQ"/>
        <w:rPr>
          <w:ins w:author="常鸣" w:date="2014-07-03T14:27:00Z" w:id="8677"/>
        </w:rPr>
      </w:pPr>
      <w:del w:author="常鸣" w:date="2014-07-03T14:27:00Z" w:id="8678">
        <w:r w:rsidRPr="008A1414" w:rsidDel="009328EA">
          <w:delText>#S</w:delText>
        </w:r>
      </w:del>
      <w:ins w:author="常鸣" w:date="2014-07-03T14:27:00Z" w:id="8679">
        <w:r w:rsidR="009328EA">
          <w:t>#Allocation=ATP Software</w:t>
        </w:r>
      </w:ins>
      <w:ins w:author="常鸣" w:date="2014-07-03T15:02:00Z" w:id="8680">
        <w:r w:rsidR="006D51C2">
          <w:rPr>
            <w:rFonts w:hint="eastAsia"/>
          </w:rPr>
          <w:t>, Vital Embedded Setting</w:t>
        </w:r>
      </w:ins>
    </w:p>
    <w:p w:rsidRPr="008A1414" w:rsidR="00655E9F" w:rsidP="000C0D62" w:rsidRDefault="009328EA">
      <w:pPr>
        <w:pStyle w:val="ReqtifyAltQ"/>
      </w:pPr>
      <w:ins w:author="常鸣" w:date="2014-07-03T14:27:00Z" w:id="8681">
        <w:r>
          <w:t>#S</w:t>
        </w:r>
      </w:ins>
      <w:r w:rsidRPr="008A1414" w:rsidR="00655E9F">
        <w:t>ource=</w:t>
      </w:r>
      <w:r w:rsidR="00655E9F">
        <w:rPr>
          <w:rFonts w:hint="eastAsia"/>
        </w:rPr>
        <w:t>[iTC_CC-SyAD-0331]</w:t>
      </w:r>
      <w:r w:rsidR="006252D3">
        <w:rPr>
          <w:rFonts w:hint="eastAsia"/>
        </w:rPr>
        <w:t>,</w:t>
      </w:r>
      <w:r w:rsidRPr="006252D3" w:rsidR="006252D3">
        <w:rPr>
          <w:rFonts w:hint="eastAsia"/>
        </w:rPr>
        <w:t xml:space="preserve"> </w:t>
      </w:r>
      <w:r w:rsidRPr="002B683E" w:rsidR="006252D3">
        <w:rPr>
          <w:rFonts w:hint="eastAsia"/>
        </w:rPr>
        <w:t>[</w:t>
      </w:r>
      <w:r w:rsidRPr="002B683E" w:rsidR="006252D3">
        <w:t>iTC_CC-SyAD-</w:t>
      </w:r>
      <w:r w:rsidR="006252D3">
        <w:rPr>
          <w:rFonts w:hint="eastAsia"/>
        </w:rPr>
        <w:t>1308</w:t>
      </w:r>
      <w:r w:rsidRPr="002B683E" w:rsidR="006252D3">
        <w:rPr>
          <w:rFonts w:hint="eastAsia"/>
        </w:rPr>
        <w:t>]</w:t>
      </w:r>
    </w:p>
    <w:p w:rsidRPr="008A1414" w:rsidR="00655E9F" w:rsidP="000C0D62" w:rsidRDefault="00655E9F">
      <w:pPr>
        <w:pStyle w:val="ReqtifyAltQ"/>
      </w:pPr>
      <w:r w:rsidRPr="008A1414">
        <w:t>[End]</w:t>
      </w:r>
    </w:p>
    <w:p w:rsidR="00655E9F" w:rsidP="00C93484" w:rsidRDefault="00655E9F">
      <w:pPr>
        <w:pStyle w:val="Reqtify"/>
      </w:pPr>
    </w:p>
    <w:p w:rsidR="00934391" w:rsidP="00934391" w:rsidRDefault="00934391">
      <w:pPr>
        <w:pStyle w:val="ReqtifyAltR"/>
      </w:pPr>
      <w:r>
        <w:t>[iTC_CC_ATP-SwRS-0</w:t>
      </w:r>
      <w:r w:rsidR="00034DCA">
        <w:rPr>
          <w:rFonts w:hint="eastAsia"/>
        </w:rPr>
        <w:t>753</w:t>
      </w:r>
      <w:r>
        <w:t>]</w:t>
      </w:r>
    </w:p>
    <w:p w:rsidR="00934391" w:rsidP="00C93484" w:rsidRDefault="00047F0A">
      <w:pPr>
        <w:pStyle w:val="Reqtify"/>
      </w:pPr>
      <w:bookmarkStart w:name="ReverseSpeedRestrictions" w:id="8682"/>
      <w:r w:rsidRPr="00BF4172">
        <w:rPr>
          <w:rStyle w:val="aff2"/>
          <w:bCs w:val="0"/>
          <w:iCs w:val="0"/>
        </w:rPr>
        <w:t>ReverseSpeedRestrictions</w:t>
      </w:r>
      <w:bookmarkEnd w:id="8682"/>
      <w:r w:rsidR="00934391">
        <w:rPr>
          <w:rFonts w:hint="eastAsia"/>
        </w:rPr>
        <w:t>，根据当前计算的倒车累加距离在</w:t>
      </w:r>
      <w:hyperlink w:history="1" w:anchor="ATPsetting">
        <w:r w:rsidRPr="00E708CA" w:rsidR="00934391">
          <w:rPr>
            <w:rStyle w:val="ac"/>
          </w:rPr>
          <w:t>ATPsetting</w:t>
        </w:r>
      </w:hyperlink>
      <w:r w:rsidR="00934391">
        <w:rPr>
          <w:rFonts w:hint="eastAsia"/>
        </w:rPr>
        <w:t>.</w:t>
      </w:r>
      <w:r w:rsidR="00662F6E">
        <w:rPr>
          <w:rFonts w:hint="eastAsia"/>
        </w:rPr>
        <w:t>ReverseLimit</w:t>
      </w:r>
      <w:r w:rsidR="00934391">
        <w:rPr>
          <w:rFonts w:hint="eastAsia"/>
        </w:rPr>
        <w:t>数组中索引的当前最大允许倒车速度。</w:t>
      </w:r>
    </w:p>
    <w:p w:rsidRPr="008A1414" w:rsidR="00934391" w:rsidP="000C0D62" w:rsidRDefault="00934391">
      <w:pPr>
        <w:pStyle w:val="ReqtifyAltQ"/>
      </w:pPr>
      <w:r w:rsidRPr="008A1414">
        <w:t>#Category=Functional</w:t>
      </w:r>
    </w:p>
    <w:p w:rsidRPr="008A1414" w:rsidR="00934391" w:rsidP="000C0D62" w:rsidRDefault="00934391">
      <w:pPr>
        <w:pStyle w:val="ReqtifyAltQ"/>
      </w:pPr>
      <w:r w:rsidRPr="008A1414">
        <w:t>#Contribution</w:t>
      </w:r>
      <w:r>
        <w:t>=SIL4</w:t>
      </w:r>
    </w:p>
    <w:p w:rsidR="009328EA" w:rsidP="000C0D62" w:rsidRDefault="00934391">
      <w:pPr>
        <w:pStyle w:val="ReqtifyAltQ"/>
        <w:rPr>
          <w:ins w:author="常鸣" w:date="2014-07-03T14:27:00Z" w:id="8683"/>
        </w:rPr>
      </w:pPr>
      <w:del w:author="常鸣" w:date="2014-07-03T14:27:00Z" w:id="8684">
        <w:r w:rsidRPr="008A1414" w:rsidDel="009328EA">
          <w:delText>#S</w:delText>
        </w:r>
      </w:del>
      <w:ins w:author="常鸣" w:date="2014-07-03T14:27:00Z" w:id="8685">
        <w:r w:rsidR="009328EA">
          <w:t>#Allocation=ATP Software</w:t>
        </w:r>
      </w:ins>
      <w:ins w:author="常鸣" w:date="2014-07-03T15:02:00Z" w:id="8686">
        <w:r w:rsidR="006D51C2">
          <w:rPr>
            <w:rFonts w:hint="eastAsia"/>
          </w:rPr>
          <w:t>, Vital Embedded Setting</w:t>
        </w:r>
      </w:ins>
    </w:p>
    <w:p w:rsidRPr="008A1414" w:rsidR="00934391" w:rsidP="000C0D62" w:rsidRDefault="009328EA">
      <w:pPr>
        <w:pStyle w:val="ReqtifyAltQ"/>
      </w:pPr>
      <w:ins w:author="常鸣" w:date="2014-07-03T14:27:00Z" w:id="8687">
        <w:r>
          <w:t>#S</w:t>
        </w:r>
      </w:ins>
      <w:r w:rsidRPr="008A1414" w:rsidR="00934391">
        <w:t>ource=</w:t>
      </w:r>
      <w:r w:rsidR="00934391">
        <w:rPr>
          <w:rFonts w:hint="eastAsia"/>
        </w:rPr>
        <w:t>[iTC_CC-SyAD-0275],</w:t>
      </w:r>
      <w:r w:rsidRPr="00591427" w:rsidR="00934391">
        <w:rPr>
          <w:rFonts w:hint="eastAsia"/>
        </w:rPr>
        <w:t xml:space="preserve"> </w:t>
      </w:r>
      <w:r w:rsidR="00934391">
        <w:rPr>
          <w:rFonts w:hint="eastAsia"/>
        </w:rPr>
        <w:t>[iTC_CC-SyAD-0330]</w:t>
      </w:r>
    </w:p>
    <w:p w:rsidRPr="008A1414" w:rsidR="00934391" w:rsidP="000C0D62" w:rsidRDefault="00934391">
      <w:pPr>
        <w:pStyle w:val="ReqtifyAltQ"/>
      </w:pPr>
      <w:r w:rsidRPr="008A1414">
        <w:t>[End]</w:t>
      </w:r>
    </w:p>
    <w:p w:rsidR="00934391" w:rsidP="00C93484" w:rsidRDefault="00934391">
      <w:pPr>
        <w:pStyle w:val="Reqtify"/>
      </w:pPr>
    </w:p>
    <w:p w:rsidR="00934391" w:rsidP="00C93484" w:rsidRDefault="00934391">
      <w:pPr>
        <w:pStyle w:val="Reqtify"/>
      </w:pPr>
    </w:p>
    <w:p w:rsidR="00655E9F" w:rsidP="00704491" w:rsidRDefault="00655E9F">
      <w:pPr>
        <w:pStyle w:val="ReqtifyAltR"/>
      </w:pPr>
      <w:r>
        <w:t>[iTC_CC_ATP-SwRS-0</w:t>
      </w:r>
      <w:r>
        <w:rPr>
          <w:rFonts w:hint="eastAsia"/>
        </w:rPr>
        <w:t>307</w:t>
      </w:r>
      <w:r>
        <w:t>]</w:t>
      </w:r>
    </w:p>
    <w:p w:rsidR="00655E9F" w:rsidP="00C93484" w:rsidRDefault="00F27DC1">
      <w:pPr>
        <w:pStyle w:val="Reqtify"/>
      </w:pPr>
      <w:bookmarkStart w:name="ReverseOverSpeed" w:id="8688"/>
      <w:r w:rsidRPr="00BF4172">
        <w:rPr>
          <w:rStyle w:val="aff2"/>
          <w:bCs w:val="0"/>
          <w:iCs w:val="0"/>
        </w:rPr>
        <w:t>ReverseOverSpeed</w:t>
      </w:r>
      <w:bookmarkEnd w:id="8688"/>
      <w:r w:rsidRPr="004E2EF4" w:rsidR="00655E9F">
        <w:rPr>
          <w:rFonts w:hint="eastAsia"/>
        </w:rPr>
        <w:t>，</w:t>
      </w:r>
      <w:r w:rsidR="00655E9F">
        <w:rPr>
          <w:rFonts w:hint="eastAsia"/>
        </w:rPr>
        <w:t>超过</w:t>
      </w:r>
      <w:r w:rsidR="00655E9F">
        <w:rPr>
          <w:rFonts w:hint="eastAsia"/>
        </w:rPr>
        <w:t>RMR</w:t>
      </w:r>
      <w:r w:rsidR="00655E9F">
        <w:rPr>
          <w:rFonts w:hint="eastAsia"/>
        </w:rPr>
        <w:t>模式限速的条件：</w:t>
      </w:r>
    </w:p>
    <w:p w:rsidR="00655E9F" w:rsidP="00C93484" w:rsidRDefault="00532AED">
      <w:pPr>
        <w:pStyle w:val="Reqtify"/>
      </w:pPr>
      <w:hyperlink w:history="1" w:anchor="ReverseOverSpeed">
        <w:r w:rsidR="00F27DC1">
          <w:rPr>
            <w:rStyle w:val="ac"/>
          </w:rPr>
          <w:t>ReverseOverSpeed</w:t>
        </w:r>
      </w:hyperlink>
      <w:r w:rsidR="00655E9F">
        <w:t xml:space="preserve"> </w:t>
      </w:r>
      <w:r w:rsidRPr="00634120" w:rsidR="00655E9F">
        <w:t xml:space="preserve">shall be </w:t>
      </w:r>
      <w:r w:rsidRPr="00354FC4" w:rsidR="00397BD9">
        <w:rPr>
          <w:rStyle w:val="aff1"/>
        </w:rPr>
        <w:t>True</w:t>
      </w:r>
      <w:r w:rsidRPr="00634120" w:rsidR="00655E9F">
        <w:t xml:space="preserve"> if following conditions </w:t>
      </w:r>
      <w:r w:rsidRPr="00634120" w:rsidR="002F5731">
        <w:t>fulfilled</w:t>
      </w:r>
      <w:r w:rsidRPr="00634120" w:rsidR="00655E9F">
        <w:t>:</w:t>
      </w:r>
    </w:p>
    <w:p w:rsidR="00655E9F" w:rsidP="00FA0FBB" w:rsidRDefault="00655E9F">
      <w:pPr>
        <w:pStyle w:val="AltX"/>
      </w:pPr>
      <w:r w:rsidRPr="00634120">
        <w:t>driving selector indicates that traction effort is supposed to be in the opposite direction of travel,</w:t>
      </w:r>
    </w:p>
    <w:p w:rsidR="00655E9F" w:rsidP="00FA0FBB" w:rsidRDefault="00655E9F">
      <w:pPr>
        <w:pStyle w:val="AltX"/>
      </w:pPr>
      <w:r w:rsidRPr="00634120">
        <w:t xml:space="preserve">train front extremity is </w:t>
      </w:r>
      <w:r w:rsidRPr="00451353">
        <w:rPr>
          <w:rStyle w:val="aff1"/>
        </w:rPr>
        <w:t>END_2</w:t>
      </w:r>
      <w:r w:rsidR="00397BD9">
        <w:t xml:space="preserve"> or </w:t>
      </w:r>
      <w:r w:rsidRPr="00451353">
        <w:rPr>
          <w:rStyle w:val="aff1"/>
        </w:rPr>
        <w:t>END_1</w:t>
      </w:r>
      <w:r w:rsidRPr="00634120">
        <w:t>,</w:t>
      </w:r>
    </w:p>
    <w:p w:rsidR="00655E9F" w:rsidP="00FA0FBB" w:rsidRDefault="00655E9F">
      <w:pPr>
        <w:pStyle w:val="AltX"/>
      </w:pPr>
      <w:r w:rsidRPr="00634120">
        <w:t>and movement observed is the opposite direction of travel,</w:t>
      </w:r>
    </w:p>
    <w:p w:rsidR="00655E9F" w:rsidP="00FA0FBB" w:rsidRDefault="00655E9F">
      <w:pPr>
        <w:pStyle w:val="AltX"/>
      </w:pPr>
      <w:r w:rsidRPr="00634120">
        <w:t>and</w:t>
      </w:r>
      <w:r>
        <w:rPr>
          <w:rFonts w:hint="eastAsia"/>
        </w:rPr>
        <w:t>:</w:t>
      </w:r>
    </w:p>
    <w:p w:rsidR="00655E9F" w:rsidP="00704491" w:rsidRDefault="00655E9F">
      <w:pPr>
        <w:pStyle w:val="AltZ"/>
      </w:pPr>
      <w:r w:rsidRPr="00634120">
        <w:t>over-estimated train speed is greater</w:t>
      </w:r>
      <w:r>
        <w:rPr>
          <w:rFonts w:hint="eastAsia"/>
        </w:rPr>
        <w:t xml:space="preserve"> than</w:t>
      </w:r>
      <w:r w:rsidRPr="00634120">
        <w:t xml:space="preserve"> </w:t>
      </w:r>
      <w:r>
        <w:rPr>
          <w:rFonts w:hint="eastAsia"/>
        </w:rPr>
        <w:t>r</w:t>
      </w:r>
      <w:r w:rsidRPr="00634120">
        <w:t>everse</w:t>
      </w:r>
      <w:r>
        <w:rPr>
          <w:rFonts w:hint="eastAsia"/>
        </w:rPr>
        <w:t xml:space="preserve"> s</w:t>
      </w:r>
      <w:r w:rsidRPr="00634120">
        <w:t>peed</w:t>
      </w:r>
      <w:r>
        <w:rPr>
          <w:rFonts w:hint="eastAsia"/>
        </w:rPr>
        <w:t xml:space="preserve"> r</w:t>
      </w:r>
      <w:r w:rsidRPr="00634120">
        <w:t>estrictions</w:t>
      </w:r>
      <w:r w:rsidRPr="00634120" w:rsidDel="00351B14">
        <w:t xml:space="preserve"> </w:t>
      </w:r>
      <w:r w:rsidRPr="00634120">
        <w:t>currently applicable for this direction of travel,</w:t>
      </w:r>
    </w:p>
    <w:p w:rsidR="00655E9F" w:rsidP="00704491" w:rsidRDefault="00655E9F">
      <w:pPr>
        <w:pStyle w:val="AltZ"/>
      </w:pPr>
      <w:r>
        <w:rPr>
          <w:rFonts w:hint="eastAsia"/>
        </w:rPr>
        <w:t xml:space="preserve">or </w:t>
      </w:r>
      <w:r w:rsidR="00397BD9">
        <w:rPr>
          <w:rFonts w:hint="eastAsia"/>
        </w:rPr>
        <w:t>else:</w:t>
      </w:r>
      <w:r>
        <w:rPr>
          <w:rFonts w:hint="eastAsia"/>
        </w:rPr>
        <w:t xml:space="preserve"> if</w:t>
      </w:r>
      <w:r w:rsidRPr="00634120">
        <w:t xml:space="preserve"> </w:t>
      </w:r>
      <w:r>
        <w:rPr>
          <w:rFonts w:hint="eastAsia"/>
        </w:rPr>
        <w:t>r</w:t>
      </w:r>
      <w:r w:rsidRPr="00634120">
        <w:t>everse</w:t>
      </w:r>
      <w:r>
        <w:rPr>
          <w:rFonts w:hint="eastAsia"/>
        </w:rPr>
        <w:t xml:space="preserve"> s</w:t>
      </w:r>
      <w:r w:rsidRPr="00634120">
        <w:t>peed</w:t>
      </w:r>
      <w:r>
        <w:rPr>
          <w:rFonts w:hint="eastAsia"/>
        </w:rPr>
        <w:t xml:space="preserve"> r</w:t>
      </w:r>
      <w:r w:rsidRPr="00634120">
        <w:t>estrictions</w:t>
      </w:r>
      <w:r w:rsidRPr="00634120" w:rsidDel="00351B14">
        <w:t xml:space="preserve"> </w:t>
      </w:r>
      <w:r w:rsidRPr="00634120">
        <w:t>currently applicable is null for this direction of travel,</w:t>
      </w:r>
    </w:p>
    <w:p w:rsidR="00655E9F" w:rsidP="00FA0FBB" w:rsidRDefault="00655E9F">
      <w:pPr>
        <w:pStyle w:val="AltX"/>
      </w:pPr>
      <w:r>
        <w:t>O</w:t>
      </w:r>
      <w:r>
        <w:rPr>
          <w:rFonts w:hint="eastAsia"/>
        </w:rPr>
        <w:t xml:space="preserve">r </w:t>
      </w:r>
      <w:r w:rsidR="00397BD9">
        <w:rPr>
          <w:rFonts w:hint="eastAsia"/>
        </w:rPr>
        <w:t>else:</w:t>
      </w:r>
      <w:r>
        <w:rPr>
          <w:rFonts w:hint="eastAsia"/>
        </w:rPr>
        <w:t xml:space="preserve"> </w:t>
      </w:r>
      <w:r w:rsidRPr="00634120">
        <w:t>train kinematic is invalid.</w:t>
      </w:r>
    </w:p>
    <w:p w:rsidRPr="0062712B" w:rsidR="00655E9F" w:rsidP="00C93484" w:rsidRDefault="00655E9F">
      <w:pPr>
        <w:pStyle w:val="Reqtify"/>
      </w:pPr>
    </w:p>
    <w:p w:rsidR="00D31C7D" w:rsidP="000431E0" w:rsidRDefault="00D31C7D">
      <w:pPr>
        <w:pStyle w:val="af7"/>
      </w:pPr>
      <w:r>
        <w:t xml:space="preserve">def </w:t>
      </w:r>
      <w:hyperlink w:history="1" w:anchor="ReverseOverSpeed">
        <w:r w:rsidR="00F27DC1">
          <w:rPr>
            <w:rStyle w:val="ac"/>
          </w:rPr>
          <w:t>ReverseOverSpeed</w:t>
        </w:r>
      </w:hyperlink>
      <w:r>
        <w:rPr>
          <w:color w:val="FF8000"/>
        </w:rPr>
        <w:t>(</w:t>
      </w:r>
      <w:r>
        <w:t>k</w:t>
      </w:r>
      <w:r>
        <w:rPr>
          <w:color w:val="FF8000"/>
        </w:rPr>
        <w:t>)</w:t>
      </w:r>
      <w:r>
        <w:t>:</w:t>
      </w:r>
    </w:p>
    <w:p w:rsidR="00D73C18" w:rsidP="000431E0" w:rsidRDefault="00D31C7D">
      <w:pPr>
        <w:pStyle w:val="af7"/>
      </w:pPr>
      <w:r>
        <w:lastRenderedPageBreak/>
        <w:t xml:space="preserve">    if </w:t>
      </w:r>
      <w:r>
        <w:rPr>
          <w:color w:val="FF8000"/>
        </w:rPr>
        <w:t>(</w:t>
      </w:r>
      <w:r w:rsidRPr="00113E1C">
        <w:t>not</w:t>
      </w:r>
      <w:r>
        <w:t xml:space="preserve"> </w:t>
      </w:r>
      <w:hyperlink w:history="1" w:anchor="RMRselectedDrivingMode">
        <w:r w:rsidR="00786D0B">
          <w:rPr>
            <w:rStyle w:val="ac"/>
          </w:rPr>
          <w:t>RMRselectedDrivingMode</w:t>
        </w:r>
      </w:hyperlink>
      <w:r>
        <w:rPr>
          <w:color w:val="FF8000"/>
        </w:rPr>
        <w:t>(</w:t>
      </w:r>
      <w:r>
        <w:t>k</w:t>
      </w:r>
      <w:r>
        <w:rPr>
          <w:color w:val="FF8000"/>
        </w:rPr>
        <w:t>)</w:t>
      </w:r>
    </w:p>
    <w:p w:rsidR="00D31C7D" w:rsidP="000431E0" w:rsidRDefault="00D73C18">
      <w:pPr>
        <w:pStyle w:val="af7"/>
      </w:pPr>
      <w:r>
        <w:rPr>
          <w:rFonts w:hint="eastAsia"/>
        </w:rPr>
        <w:t xml:space="preserve">         or </w:t>
      </w:r>
      <w:hyperlink w:history="1" w:anchor="LongDistanceReverseAuthorized">
        <w:r w:rsidRPr="00503F95">
          <w:rPr>
            <w:rStyle w:val="ac"/>
            <w:rFonts w:hint="eastAsia"/>
          </w:rPr>
          <w:t>LongDistanceReverseAuthorized</w:t>
        </w:r>
      </w:hyperlink>
      <w:r>
        <w:rPr>
          <w:rFonts w:hint="eastAsia"/>
        </w:rPr>
        <w:t>(k)</w:t>
      </w:r>
      <w:r w:rsidR="00D31C7D">
        <w:rPr>
          <w:color w:val="FF8000"/>
        </w:rPr>
        <w:t>)</w:t>
      </w:r>
      <w:r w:rsidR="00D31C7D">
        <w:t>:</w:t>
      </w:r>
    </w:p>
    <w:p w:rsidR="00D31C7D" w:rsidP="000431E0" w:rsidRDefault="00D31C7D">
      <w:pPr>
        <w:pStyle w:val="af7"/>
      </w:pPr>
      <w:r>
        <w:t xml:space="preserve">        </w:t>
      </w:r>
      <w:r w:rsidRPr="005C3A1B">
        <w:t>return</w:t>
      </w:r>
      <w:r>
        <w:t xml:space="preserve"> </w:t>
      </w:r>
      <w:r w:rsidRPr="00354FC4">
        <w:rPr>
          <w:rStyle w:val="aff1"/>
        </w:rPr>
        <w:t>False</w:t>
      </w:r>
    </w:p>
    <w:p w:rsidR="009172DB" w:rsidP="000431E0" w:rsidRDefault="00D31C7D">
      <w:pPr>
        <w:pStyle w:val="af7"/>
      </w:pPr>
      <w:r>
        <w:t xml:space="preserve">   </w:t>
      </w:r>
      <w:r w:rsidR="009172DB">
        <w:rPr>
          <w:rFonts w:hint="eastAsia"/>
        </w:rPr>
        <w:t xml:space="preserve"> elif (</w:t>
      </w:r>
      <w:r w:rsidRPr="00113E1C" w:rsidR="009172DB">
        <w:t>not</w:t>
      </w:r>
      <w:r w:rsidR="009172DB">
        <w:t xml:space="preserve"> </w:t>
      </w:r>
      <w:hyperlink w:history="1" w:anchor="ValidTrainKinematic">
        <w:r w:rsidR="009172DB">
          <w:rPr>
            <w:rStyle w:val="ac"/>
          </w:rPr>
          <w:t>ValidTrainKinematic</w:t>
        </w:r>
      </w:hyperlink>
      <w:r w:rsidRPr="009172DB" w:rsidR="009172DB">
        <w:t>(</w:t>
      </w:r>
      <w:r w:rsidR="009172DB">
        <w:t>k</w:t>
      </w:r>
      <w:r w:rsidRPr="009172DB" w:rsidR="009172DB">
        <w:t>)</w:t>
      </w:r>
      <w:r w:rsidR="009172DB">
        <w:rPr>
          <w:rFonts w:hint="eastAsia"/>
        </w:rPr>
        <w:t>):</w:t>
      </w:r>
    </w:p>
    <w:p w:rsidR="009172DB" w:rsidP="000431E0" w:rsidRDefault="009172DB">
      <w:pPr>
        <w:pStyle w:val="af7"/>
      </w:pPr>
      <w:r>
        <w:rPr>
          <w:rFonts w:hint="eastAsia"/>
        </w:rPr>
        <w:t xml:space="preserve">        return </w:t>
      </w:r>
      <w:r w:rsidRPr="009172DB">
        <w:rPr>
          <w:rStyle w:val="aff1"/>
          <w:rFonts w:hint="eastAsia"/>
        </w:rPr>
        <w:t>True</w:t>
      </w:r>
    </w:p>
    <w:p w:rsidR="00704FF0" w:rsidP="000431E0" w:rsidRDefault="00D31C7D">
      <w:pPr>
        <w:pStyle w:val="af7"/>
      </w:pPr>
      <w:r>
        <w:t xml:space="preserve"> </w:t>
      </w:r>
      <w:r w:rsidR="009172DB">
        <w:rPr>
          <w:rFonts w:hint="eastAsia"/>
        </w:rPr>
        <w:t xml:space="preserve">   </w:t>
      </w:r>
      <w:r>
        <w:t>el</w:t>
      </w:r>
      <w:r w:rsidR="002A5345">
        <w:rPr>
          <w:rFonts w:hint="eastAsia"/>
        </w:rPr>
        <w:t>se</w:t>
      </w:r>
      <w:r w:rsidR="00600618">
        <w:rPr>
          <w:rFonts w:hint="eastAsia"/>
        </w:rPr>
        <w:t>:</w:t>
      </w:r>
    </w:p>
    <w:p w:rsidR="00D31C7D" w:rsidP="000431E0" w:rsidRDefault="00704FF0">
      <w:pPr>
        <w:pStyle w:val="af7"/>
      </w:pPr>
      <w:r>
        <w:rPr>
          <w:rFonts w:hint="eastAsia"/>
        </w:rPr>
        <w:t xml:space="preserve">        return</w:t>
      </w:r>
      <w:r w:rsidR="00600618">
        <w:rPr>
          <w:rFonts w:hint="eastAsia"/>
        </w:rPr>
        <w:t xml:space="preserve"> </w:t>
      </w:r>
      <w:r>
        <w:rPr>
          <w:rFonts w:hint="eastAsia"/>
        </w:rPr>
        <w:t>(</w:t>
      </w:r>
      <w:r w:rsidR="00D31C7D">
        <w:rPr>
          <w:color w:val="FF8000"/>
        </w:rPr>
        <w:t>(</w:t>
      </w:r>
      <w:hyperlink w:history="1" w:anchor="TrainFrontEnd">
        <w:r w:rsidR="00813AB3">
          <w:rPr>
            <w:rStyle w:val="ac"/>
          </w:rPr>
          <w:t>TrainFrontEnd</w:t>
        </w:r>
      </w:hyperlink>
      <w:r w:rsidR="00D31C7D">
        <w:rPr>
          <w:color w:val="FF8000"/>
        </w:rPr>
        <w:t>(</w:t>
      </w:r>
      <w:r w:rsidR="00D31C7D">
        <w:t>k</w:t>
      </w:r>
      <w:r w:rsidR="00D31C7D">
        <w:rPr>
          <w:color w:val="FF8000"/>
        </w:rPr>
        <w:t>)</w:t>
      </w:r>
      <w:r w:rsidR="00D31C7D">
        <w:t xml:space="preserve"> </w:t>
      </w:r>
      <w:r w:rsidRPr="00113E1C" w:rsidR="00D31C7D">
        <w:t>is</w:t>
      </w:r>
      <w:r w:rsidR="00D31C7D">
        <w:t xml:space="preserve"> </w:t>
      </w:r>
      <w:r w:rsidRPr="00451353" w:rsidR="00D31C7D">
        <w:rPr>
          <w:rStyle w:val="aff1"/>
        </w:rPr>
        <w:t>END_2</w:t>
      </w:r>
      <w:r w:rsidR="00D31C7D">
        <w:rPr>
          <w:color w:val="FF8000"/>
        </w:rPr>
        <w:t>)</w:t>
      </w:r>
      <w:r w:rsidR="00D31C7D">
        <w:t>:</w:t>
      </w:r>
    </w:p>
    <w:p w:rsidR="00D31C7D" w:rsidP="000431E0" w:rsidRDefault="00D31C7D">
      <w:pPr>
        <w:pStyle w:val="af7"/>
      </w:pPr>
      <w:r>
        <w:t xml:space="preserve">        </w:t>
      </w:r>
      <w:r w:rsidR="00704FF0">
        <w:rPr>
          <w:rFonts w:hint="eastAsia"/>
        </w:rPr>
        <w:t xml:space="preserve">           and</w:t>
      </w:r>
      <w:r>
        <w:t xml:space="preserve"> </w:t>
      </w:r>
      <w:r>
        <w:rPr>
          <w:color w:val="FF8000"/>
        </w:rPr>
        <w:t>((</w:t>
      </w:r>
      <w:hyperlink w:history="1" w:anchor="End1RunningForward">
        <w:r w:rsidRPr="00704FF0" w:rsidR="00704FF0">
          <w:rPr>
            <w:rStyle w:val="ac"/>
          </w:rPr>
          <w:t>End1RunningForward</w:t>
        </w:r>
      </w:hyperlink>
      <w:r>
        <w:rPr>
          <w:color w:val="FF8000"/>
        </w:rPr>
        <w:t>(</w:t>
      </w:r>
      <w:r>
        <w:t>k</w:t>
      </w:r>
      <w:r>
        <w:rPr>
          <w:color w:val="FF8000"/>
        </w:rPr>
        <w:t>)</w:t>
      </w:r>
      <w:r w:rsidR="002A5345">
        <w:rPr>
          <w:rFonts w:hint="eastAsia"/>
        </w:rPr>
        <w:t xml:space="preserve"> and not </w:t>
      </w:r>
      <w:hyperlink w:history="1" w:anchor="End2RunningForward">
        <w:r w:rsidR="002A5345">
          <w:rPr>
            <w:rStyle w:val="ac"/>
          </w:rPr>
          <w:t>End2RunningForward</w:t>
        </w:r>
      </w:hyperlink>
      <w:r w:rsidRPr="002A5345" w:rsidR="002A5345">
        <w:t>(</w:t>
      </w:r>
      <w:r w:rsidR="002A5345">
        <w:t>k</w:t>
      </w:r>
      <w:r w:rsidRPr="002A5345" w:rsidR="002A5345">
        <w:t>)</w:t>
      </w:r>
    </w:p>
    <w:p w:rsidR="00704FF0" w:rsidP="000431E0" w:rsidRDefault="00D31C7D">
      <w:pPr>
        <w:pStyle w:val="af7"/>
      </w:pPr>
      <w:r>
        <w:t xml:space="preserve">                 </w:t>
      </w:r>
      <w:r w:rsidR="00704FF0">
        <w:rPr>
          <w:rFonts w:hint="eastAsia"/>
        </w:rPr>
        <w:t xml:space="preserve">         </w:t>
      </w:r>
      <w:r>
        <w:t xml:space="preserve">and </w:t>
      </w:r>
      <w:r>
        <w:rPr>
          <w:color w:val="FF8000"/>
        </w:rPr>
        <w:t>(</w:t>
      </w:r>
      <w:hyperlink w:history="1" w:anchor="TrainMaxSpeed">
        <w:r w:rsidR="00047F0A">
          <w:rPr>
            <w:rStyle w:val="ac"/>
          </w:rPr>
          <w:t>TrainMaxSpeed</w:t>
        </w:r>
      </w:hyperlink>
      <w:r>
        <w:rPr>
          <w:color w:val="FF8000"/>
        </w:rPr>
        <w:t>(</w:t>
      </w:r>
      <w:r>
        <w:t>k</w:t>
      </w:r>
      <w:r>
        <w:rPr>
          <w:color w:val="FF8000"/>
        </w:rPr>
        <w:t>)</w:t>
      </w:r>
    </w:p>
    <w:p w:rsidR="00D31C7D" w:rsidP="000431E0" w:rsidRDefault="00D31C7D">
      <w:pPr>
        <w:pStyle w:val="af7"/>
      </w:pPr>
      <w:r>
        <w:t xml:space="preserve"> </w:t>
      </w:r>
      <w:r w:rsidR="00704FF0">
        <w:rPr>
          <w:rFonts w:hint="eastAsia"/>
        </w:rPr>
        <w:t xml:space="preserve">                               </w:t>
      </w:r>
      <w:r>
        <w:rPr>
          <w:color w:val="FF8000"/>
        </w:rPr>
        <w:t>&gt;</w:t>
      </w:r>
      <w:r>
        <w:t xml:space="preserve"> </w:t>
      </w:r>
      <w:hyperlink w:history="1" w:anchor="ReverseSpeedRestrictions">
        <w:r w:rsidR="00047F0A">
          <w:rPr>
            <w:rStyle w:val="ac"/>
          </w:rPr>
          <w:t>ReverseSpeedRestrictions</w:t>
        </w:r>
      </w:hyperlink>
      <w:r>
        <w:rPr>
          <w:color w:val="FF8000"/>
        </w:rPr>
        <w:t>(</w:t>
      </w:r>
      <w:hyperlink w:history="1" w:anchor="ReverseDistanceAccount_2">
        <w:r w:rsidR="00047F0A">
          <w:rPr>
            <w:rStyle w:val="ac"/>
          </w:rPr>
          <w:t>ReverseDistanceAccount_2</w:t>
        </w:r>
      </w:hyperlink>
      <w:r>
        <w:rPr>
          <w:color w:val="FF8000"/>
        </w:rPr>
        <w:t>(</w:t>
      </w:r>
      <w:r>
        <w:t>k</w:t>
      </w:r>
      <w:r>
        <w:rPr>
          <w:color w:val="FF8000"/>
        </w:rPr>
        <w:t>))))</w:t>
      </w:r>
    </w:p>
    <w:p w:rsidR="00D31C7D" w:rsidP="000431E0" w:rsidRDefault="00D31C7D">
      <w:pPr>
        <w:pStyle w:val="af7"/>
      </w:pPr>
      <w:r>
        <w:t xml:space="preserve">                </w:t>
      </w:r>
      <w:r w:rsidR="00704FF0">
        <w:rPr>
          <w:rFonts w:hint="eastAsia"/>
        </w:rPr>
        <w:t xml:space="preserve">        </w:t>
      </w:r>
      <w:r>
        <w:t xml:space="preserve">or </w:t>
      </w:r>
      <w:r>
        <w:rPr>
          <w:color w:val="FF8000"/>
        </w:rPr>
        <w:t>(</w:t>
      </w:r>
      <w:hyperlink w:history="1" w:anchor="ReverseSpeedRestrictions">
        <w:r w:rsidR="00047F0A">
          <w:rPr>
            <w:rStyle w:val="ac"/>
          </w:rPr>
          <w:t>ReverseSpeedRestrictions</w:t>
        </w:r>
      </w:hyperlink>
      <w:r>
        <w:rPr>
          <w:color w:val="FF8000"/>
        </w:rPr>
        <w:t>(</w:t>
      </w:r>
      <w:hyperlink w:history="1" w:anchor="ReverseDistanceAccount_2">
        <w:r w:rsidR="00047F0A">
          <w:rPr>
            <w:rStyle w:val="ac"/>
          </w:rPr>
          <w:t>ReverseDistanceAccount_2</w:t>
        </w:r>
      </w:hyperlink>
      <w:r>
        <w:rPr>
          <w:color w:val="FF8000"/>
        </w:rPr>
        <w:t>(</w:t>
      </w:r>
      <w:r>
        <w:t>k</w:t>
      </w:r>
      <w:r>
        <w:rPr>
          <w:color w:val="FF8000"/>
        </w:rPr>
        <w:t>))</w:t>
      </w:r>
      <w:r>
        <w:t xml:space="preserve"> </w:t>
      </w:r>
      <w:r>
        <w:rPr>
          <w:color w:val="FF8000"/>
        </w:rPr>
        <w:t>==</w:t>
      </w:r>
      <w:r>
        <w:t xml:space="preserve"> </w:t>
      </w:r>
      <w:r>
        <w:rPr>
          <w:color w:val="800000"/>
        </w:rPr>
        <w:t>0</w:t>
      </w:r>
      <w:r>
        <w:rPr>
          <w:color w:val="FF8000"/>
        </w:rPr>
        <w:t>))</w:t>
      </w:r>
      <w:r w:rsidR="00704FF0">
        <w:rPr>
          <w:rFonts w:hint="eastAsia"/>
        </w:rPr>
        <w:t>)</w:t>
      </w:r>
    </w:p>
    <w:p w:rsidR="00704FF0" w:rsidP="000431E0" w:rsidRDefault="00D31C7D">
      <w:pPr>
        <w:pStyle w:val="af7"/>
      </w:pPr>
      <w:r>
        <w:t xml:space="preserve">    </w:t>
      </w:r>
      <w:r w:rsidR="00704FF0">
        <w:rPr>
          <w:rFonts w:hint="eastAsia"/>
        </w:rPr>
        <w:t xml:space="preserve">              or</w:t>
      </w:r>
      <w:r>
        <w:t xml:space="preserve"> </w:t>
      </w:r>
      <w:r w:rsidR="00704FF0">
        <w:rPr>
          <w:rFonts w:hint="eastAsia"/>
        </w:rPr>
        <w:t>(</w:t>
      </w:r>
      <w:hyperlink w:history="1" w:anchor="TrainFrontEnd">
        <w:r w:rsidRPr="00704FF0" w:rsidR="00704FF0">
          <w:rPr>
            <w:rStyle w:val="ac"/>
            <w:rFonts w:hint="eastAsia"/>
          </w:rPr>
          <w:t>TrainFrontEnd</w:t>
        </w:r>
      </w:hyperlink>
      <w:r w:rsidR="00704FF0">
        <w:rPr>
          <w:rFonts w:hint="eastAsia"/>
        </w:rPr>
        <w:t xml:space="preserve">(k) is </w:t>
      </w:r>
      <w:r w:rsidRPr="00704FF0" w:rsidR="00704FF0">
        <w:rPr>
          <w:rStyle w:val="aff1"/>
          <w:rFonts w:hint="eastAsia"/>
        </w:rPr>
        <w:t>END_1</w:t>
      </w:r>
    </w:p>
    <w:p w:rsidR="00D31C7D" w:rsidP="000431E0" w:rsidRDefault="00704FF0">
      <w:pPr>
        <w:pStyle w:val="af7"/>
      </w:pPr>
      <w:r>
        <w:rPr>
          <w:rFonts w:hint="eastAsia"/>
        </w:rPr>
        <w:t xml:space="preserve">                       and </w:t>
      </w:r>
      <w:r w:rsidR="00D31C7D">
        <w:rPr>
          <w:color w:val="FF8000"/>
        </w:rPr>
        <w:t>((</w:t>
      </w:r>
      <w:hyperlink w:history="1" w:anchor="End2RunningForward">
        <w:r w:rsidR="008B283E">
          <w:rPr>
            <w:rStyle w:val="ac"/>
          </w:rPr>
          <w:t>End2RunningForward</w:t>
        </w:r>
      </w:hyperlink>
      <w:r w:rsidR="00D31C7D">
        <w:rPr>
          <w:color w:val="FF8000"/>
        </w:rPr>
        <w:t>(</w:t>
      </w:r>
      <w:r w:rsidR="00D31C7D">
        <w:t>k</w:t>
      </w:r>
      <w:r w:rsidR="00D31C7D">
        <w:rPr>
          <w:color w:val="FF8000"/>
        </w:rPr>
        <w:t>)</w:t>
      </w:r>
      <w:r w:rsidR="002A5345">
        <w:rPr>
          <w:rFonts w:hint="eastAsia"/>
        </w:rPr>
        <w:t xml:space="preserve"> and not </w:t>
      </w:r>
      <w:hyperlink w:history="1" w:anchor="End1RunningForward">
        <w:r w:rsidRPr="00704FF0" w:rsidR="002A5345">
          <w:rPr>
            <w:rStyle w:val="ac"/>
          </w:rPr>
          <w:t>End1RunningForward</w:t>
        </w:r>
      </w:hyperlink>
      <w:r w:rsidRPr="002A5345" w:rsidR="002A5345">
        <w:t>(</w:t>
      </w:r>
      <w:r w:rsidR="002A5345">
        <w:t>k</w:t>
      </w:r>
      <w:r w:rsidRPr="002A5345" w:rsidR="002A5345">
        <w:t>)</w:t>
      </w:r>
    </w:p>
    <w:p w:rsidR="00D31C7D" w:rsidP="00C94626" w:rsidRDefault="00D31C7D">
      <w:pPr>
        <w:pStyle w:val="af7"/>
      </w:pPr>
      <w:r>
        <w:t xml:space="preserve">                 </w:t>
      </w:r>
      <w:r w:rsidR="00704FF0">
        <w:rPr>
          <w:rFonts w:hint="eastAsia"/>
        </w:rPr>
        <w:t xml:space="preserve"> </w:t>
      </w:r>
      <w:r>
        <w:t xml:space="preserve">and </w:t>
      </w:r>
      <w:r>
        <w:rPr>
          <w:color w:val="FF8000"/>
        </w:rPr>
        <w:t>(</w:t>
      </w:r>
      <w:hyperlink w:history="1" w:anchor="TrainMaxSpeed">
        <w:r w:rsidR="00047F0A">
          <w:rPr>
            <w:rStyle w:val="ac"/>
          </w:rPr>
          <w:t>TrainMaxSpeed</w:t>
        </w:r>
      </w:hyperlink>
      <w:r>
        <w:rPr>
          <w:color w:val="FF8000"/>
        </w:rPr>
        <w:t>(</w:t>
      </w:r>
      <w:r>
        <w:t>k</w:t>
      </w:r>
      <w:r>
        <w:rPr>
          <w:color w:val="FF8000"/>
        </w:rPr>
        <w:t>)</w:t>
      </w:r>
      <w:r w:rsidR="00704FF0">
        <w:rPr>
          <w:rFonts w:hint="eastAsia"/>
        </w:rPr>
        <w:t xml:space="preserve"> </w:t>
      </w:r>
      <w:r>
        <w:rPr>
          <w:color w:val="FF8000"/>
        </w:rPr>
        <w:t>&gt;</w:t>
      </w:r>
      <w:r>
        <w:t xml:space="preserve"> </w:t>
      </w:r>
      <w:hyperlink w:history="1" w:anchor="ReverseSpeedRestrictions">
        <w:r w:rsidR="00047F0A">
          <w:rPr>
            <w:rStyle w:val="ac"/>
          </w:rPr>
          <w:t>ReverseSpeedRestrictions</w:t>
        </w:r>
      </w:hyperlink>
      <w:r>
        <w:rPr>
          <w:color w:val="FF8000"/>
        </w:rPr>
        <w:t>(</w:t>
      </w:r>
      <w:hyperlink w:history="1" w:anchor="ReverseDistanceAccount_1">
        <w:r w:rsidR="00C154DC">
          <w:rPr>
            <w:rStyle w:val="ac"/>
          </w:rPr>
          <w:t>ReverseDistanceAccount_1</w:t>
        </w:r>
      </w:hyperlink>
      <w:r>
        <w:rPr>
          <w:color w:val="FF8000"/>
        </w:rPr>
        <w:t>(</w:t>
      </w:r>
      <w:r>
        <w:t>k</w:t>
      </w:r>
      <w:r>
        <w:rPr>
          <w:color w:val="FF8000"/>
        </w:rPr>
        <w:t>))))</w:t>
      </w:r>
    </w:p>
    <w:p w:rsidR="00704FF0" w:rsidP="000431E0" w:rsidRDefault="00D31C7D">
      <w:pPr>
        <w:pStyle w:val="af7"/>
      </w:pPr>
      <w:r>
        <w:t xml:space="preserve">              </w:t>
      </w:r>
      <w:r w:rsidR="00704FF0">
        <w:rPr>
          <w:rFonts w:hint="eastAsia"/>
        </w:rPr>
        <w:t xml:space="preserve">            </w:t>
      </w:r>
      <w:r>
        <w:t xml:space="preserve">  </w:t>
      </w:r>
      <w:r w:rsidR="00704FF0">
        <w:rPr>
          <w:rFonts w:hint="eastAsia"/>
        </w:rPr>
        <w:t xml:space="preserve"> </w:t>
      </w:r>
      <w:r>
        <w:t xml:space="preserve">or </w:t>
      </w:r>
      <w:r>
        <w:rPr>
          <w:color w:val="FF8000"/>
        </w:rPr>
        <w:t>(</w:t>
      </w:r>
      <w:hyperlink w:history="1" w:anchor="ReverseSpeedRestrictions">
        <w:r w:rsidR="00047F0A">
          <w:rPr>
            <w:rStyle w:val="ac"/>
          </w:rPr>
          <w:t>ReverseSpeedRestrictions</w:t>
        </w:r>
      </w:hyperlink>
      <w:r>
        <w:rPr>
          <w:color w:val="FF8000"/>
        </w:rPr>
        <w:t>(</w:t>
      </w:r>
      <w:hyperlink w:history="1" w:anchor="ReverseDistanceAccount_1">
        <w:r w:rsidR="00C154DC">
          <w:rPr>
            <w:rStyle w:val="ac"/>
          </w:rPr>
          <w:t>ReverseDistanceAccount_1</w:t>
        </w:r>
      </w:hyperlink>
      <w:r>
        <w:rPr>
          <w:color w:val="FF8000"/>
        </w:rPr>
        <w:t>(</w:t>
      </w:r>
      <w:r>
        <w:t>k</w:t>
      </w:r>
      <w:r>
        <w:rPr>
          <w:color w:val="FF8000"/>
        </w:rPr>
        <w:t>))</w:t>
      </w:r>
      <w:r>
        <w:t xml:space="preserve"> </w:t>
      </w:r>
      <w:r>
        <w:rPr>
          <w:color w:val="FF8000"/>
        </w:rPr>
        <w:t>==</w:t>
      </w:r>
      <w:r>
        <w:t xml:space="preserve"> </w:t>
      </w:r>
      <w:r>
        <w:rPr>
          <w:color w:val="800000"/>
        </w:rPr>
        <w:t>0</w:t>
      </w:r>
      <w:r>
        <w:rPr>
          <w:color w:val="FF8000"/>
        </w:rPr>
        <w:t>)</w:t>
      </w:r>
      <w:r w:rsidR="00704FF0">
        <w:rPr>
          <w:rFonts w:hint="eastAsia"/>
        </w:rPr>
        <w:t>)))</w:t>
      </w:r>
    </w:p>
    <w:p w:rsidRPr="008A1414" w:rsidR="00655E9F" w:rsidP="000C0D62" w:rsidRDefault="00655E9F">
      <w:pPr>
        <w:pStyle w:val="ReqtifyAltQ"/>
      </w:pPr>
      <w:r w:rsidRPr="008A1414">
        <w:t>#Category=Functional</w:t>
      </w:r>
    </w:p>
    <w:p w:rsidRPr="008A1414" w:rsidR="00655E9F" w:rsidP="000C0D62" w:rsidRDefault="00655E9F">
      <w:pPr>
        <w:pStyle w:val="ReqtifyAltQ"/>
      </w:pPr>
      <w:r w:rsidRPr="008A1414">
        <w:t>#Contribution</w:t>
      </w:r>
      <w:r>
        <w:t>=SIL4</w:t>
      </w:r>
    </w:p>
    <w:p w:rsidR="009328EA" w:rsidP="000C0D62" w:rsidRDefault="00655E9F">
      <w:pPr>
        <w:pStyle w:val="ReqtifyAltQ"/>
        <w:rPr>
          <w:ins w:author="常鸣" w:date="2014-07-03T14:27:00Z" w:id="8689"/>
        </w:rPr>
      </w:pPr>
      <w:del w:author="常鸣" w:date="2014-07-03T14:27:00Z" w:id="8690">
        <w:r w:rsidRPr="008A1414" w:rsidDel="009328EA">
          <w:delText>#S</w:delText>
        </w:r>
      </w:del>
      <w:ins w:author="常鸣" w:date="2014-07-03T14:27:00Z" w:id="8691">
        <w:r w:rsidR="009328EA">
          <w:t>#Allocation=ATP Software</w:t>
        </w:r>
      </w:ins>
    </w:p>
    <w:p w:rsidRPr="008A1414" w:rsidR="00655E9F" w:rsidP="000C0D62" w:rsidRDefault="009328EA">
      <w:pPr>
        <w:pStyle w:val="ReqtifyAltQ"/>
      </w:pPr>
      <w:ins w:author="常鸣" w:date="2014-07-03T14:27:00Z" w:id="8692">
        <w:r>
          <w:t>#S</w:t>
        </w:r>
      </w:ins>
      <w:r w:rsidRPr="008A1414" w:rsidR="00655E9F">
        <w:t>ource=</w:t>
      </w:r>
      <w:r w:rsidR="00655E9F">
        <w:rPr>
          <w:rFonts w:hint="eastAsia"/>
        </w:rPr>
        <w:t>[iTC_CC-SyAD-0275],</w:t>
      </w:r>
      <w:r w:rsidRPr="00591427" w:rsidR="00655E9F">
        <w:rPr>
          <w:rFonts w:hint="eastAsia"/>
        </w:rPr>
        <w:t xml:space="preserve"> </w:t>
      </w:r>
      <w:r w:rsidR="00655E9F">
        <w:rPr>
          <w:rFonts w:hint="eastAsia"/>
        </w:rPr>
        <w:t>[iTC_CC-SyAD-0330]</w:t>
      </w:r>
      <w:r w:rsidR="005E5A04">
        <w:rPr>
          <w:rFonts w:hint="eastAsia"/>
        </w:rPr>
        <w:t>,</w:t>
      </w:r>
      <w:r w:rsidRPr="000A0F6E" w:rsidR="00B91F59">
        <w:rPr>
          <w:rFonts w:hint="eastAsia"/>
        </w:rPr>
        <w:t xml:space="preserve"> </w:t>
      </w:r>
      <w:r w:rsidR="00B91F59">
        <w:rPr>
          <w:rFonts w:hint="eastAsia"/>
        </w:rPr>
        <w:t>[iTC_CC-SyAD-0279]</w:t>
      </w:r>
      <w:r w:rsidR="00655E9F">
        <w:rPr>
          <w:rFonts w:hint="eastAsia"/>
        </w:rPr>
        <w:t>, [</w:t>
      </w:r>
      <w:r w:rsidR="00655E9F">
        <w:t>iTC_CC_ATP_SwHA</w:t>
      </w:r>
      <w:r w:rsidRPr="009B3F4C" w:rsidR="00655E9F">
        <w:t>-0125</w:t>
      </w:r>
      <w:r w:rsidR="00655E9F">
        <w:rPr>
          <w:rFonts w:hint="eastAsia"/>
        </w:rPr>
        <w:t>]</w:t>
      </w:r>
      <w:r w:rsidR="006252D3">
        <w:rPr>
          <w:rFonts w:hint="eastAsia"/>
        </w:rPr>
        <w:t>,</w:t>
      </w:r>
      <w:r w:rsidRPr="006252D3" w:rsidR="006252D3">
        <w:rPr>
          <w:rFonts w:hint="eastAsia"/>
        </w:rPr>
        <w:t xml:space="preserve"> </w:t>
      </w:r>
      <w:r w:rsidRPr="002B683E" w:rsidR="006252D3">
        <w:rPr>
          <w:rFonts w:hint="eastAsia"/>
        </w:rPr>
        <w:t>[</w:t>
      </w:r>
      <w:r w:rsidRPr="002B683E" w:rsidR="006252D3">
        <w:t>iTC_CC-SyAD-</w:t>
      </w:r>
      <w:r w:rsidR="006252D3">
        <w:rPr>
          <w:rFonts w:hint="eastAsia"/>
        </w:rPr>
        <w:t>1308</w:t>
      </w:r>
      <w:r w:rsidRPr="002B683E" w:rsidR="006252D3">
        <w:rPr>
          <w:rFonts w:hint="eastAsia"/>
        </w:rPr>
        <w:t>]</w:t>
      </w:r>
    </w:p>
    <w:p w:rsidRPr="008A1414" w:rsidR="00655E9F" w:rsidP="000C0D62" w:rsidRDefault="00655E9F">
      <w:pPr>
        <w:pStyle w:val="ReqtifyAltQ"/>
      </w:pPr>
      <w:r w:rsidRPr="008A1414">
        <w:t>[End]</w:t>
      </w:r>
    </w:p>
    <w:p w:rsidR="00655E9F" w:rsidP="00C93484" w:rsidRDefault="00655E9F">
      <w:pPr>
        <w:pStyle w:val="Reqtify"/>
      </w:pPr>
    </w:p>
    <w:p w:rsidR="00655E9F" w:rsidP="00C93484" w:rsidRDefault="00655E9F">
      <w:pPr>
        <w:pStyle w:val="Reqtify"/>
      </w:pPr>
    </w:p>
    <w:p w:rsidR="00655E9F" w:rsidP="00704491" w:rsidRDefault="00655E9F">
      <w:pPr>
        <w:pStyle w:val="ReqtifyAltR"/>
      </w:pPr>
      <w:r>
        <w:t>[iTC_CC_ATP-SwRS-0</w:t>
      </w:r>
      <w:r>
        <w:rPr>
          <w:rFonts w:hint="eastAsia"/>
        </w:rPr>
        <w:t>308</w:t>
      </w:r>
      <w:r>
        <w:t>]</w:t>
      </w:r>
    </w:p>
    <w:p w:rsidR="00655E9F" w:rsidP="00C93484" w:rsidRDefault="00F27DC1">
      <w:pPr>
        <w:pStyle w:val="Reqtify"/>
      </w:pPr>
      <w:bookmarkStart w:name="EBforReverseOverSpeed" w:id="8693"/>
      <w:r w:rsidRPr="00BF4172">
        <w:rPr>
          <w:rStyle w:val="aff2"/>
          <w:bCs w:val="0"/>
          <w:iCs w:val="0"/>
        </w:rPr>
        <w:t>EBforReverseOverSpeed</w:t>
      </w:r>
      <w:bookmarkEnd w:id="8693"/>
      <w:r w:rsidR="00655E9F">
        <w:rPr>
          <w:rFonts w:hint="eastAsia"/>
        </w:rPr>
        <w:t>，由于</w:t>
      </w:r>
      <w:r w:rsidR="00655E9F">
        <w:rPr>
          <w:rFonts w:hint="eastAsia"/>
        </w:rPr>
        <w:t>RMR</w:t>
      </w:r>
      <w:r w:rsidR="00655E9F">
        <w:rPr>
          <w:rFonts w:hint="eastAsia"/>
        </w:rPr>
        <w:t>下倒车超速而导致</w:t>
      </w:r>
      <w:r w:rsidR="00655E9F">
        <w:rPr>
          <w:rFonts w:hint="eastAsia"/>
        </w:rPr>
        <w:t>EB</w:t>
      </w:r>
    </w:p>
    <w:p w:rsidR="00655E9F" w:rsidP="00C93484" w:rsidRDefault="00655E9F">
      <w:pPr>
        <w:pStyle w:val="Reqtify"/>
      </w:pPr>
      <w:r>
        <w:t>ATP</w:t>
      </w:r>
      <w:r w:rsidRPr="00634120">
        <w:t xml:space="preserve"> shall request emergency braking if a reverse speed limit is over-run for unwilling rollback</w:t>
      </w:r>
      <w:r w:rsidR="00397BD9">
        <w:t xml:space="preserve"> or </w:t>
      </w:r>
      <w:r w:rsidRPr="00634120">
        <w:t>excessive reverse motion.</w:t>
      </w:r>
    </w:p>
    <w:p w:rsidR="00655E9F" w:rsidP="000431E0" w:rsidRDefault="00532AED">
      <w:pPr>
        <w:pStyle w:val="af7"/>
      </w:pPr>
      <w:hyperlink w:history="1" w:anchor="EBforReverseOverSpeed">
        <w:r w:rsidR="00F27DC1">
          <w:rPr>
            <w:rStyle w:val="ac"/>
          </w:rPr>
          <w:t>EBforReverseOverSpeed</w:t>
        </w:r>
      </w:hyperlink>
      <w:r w:rsidR="00397BD9">
        <w:rPr>
          <w:rFonts w:hint="eastAsia"/>
        </w:rPr>
        <w:t xml:space="preserve"> = </w:t>
      </w:r>
      <w:hyperlink w:history="1" w:anchor="ReverseOverSpeed">
        <w:r w:rsidR="00F27DC1">
          <w:rPr>
            <w:rStyle w:val="ac"/>
          </w:rPr>
          <w:t>ReverseOverSpeed</w:t>
        </w:r>
      </w:hyperlink>
      <w:r w:rsidRPr="00634120" w:rsidR="00655E9F">
        <w:t>(k)</w:t>
      </w:r>
    </w:p>
    <w:p w:rsidRPr="008A1414" w:rsidR="00655E9F" w:rsidP="000C0D62" w:rsidRDefault="00655E9F">
      <w:pPr>
        <w:pStyle w:val="ReqtifyAltQ"/>
      </w:pPr>
      <w:r w:rsidRPr="008A1414">
        <w:t>#Category=Functional</w:t>
      </w:r>
    </w:p>
    <w:p w:rsidRPr="008A1414" w:rsidR="00655E9F" w:rsidP="000C0D62" w:rsidRDefault="00655E9F">
      <w:pPr>
        <w:pStyle w:val="ReqtifyAltQ"/>
      </w:pPr>
      <w:r w:rsidRPr="008A1414">
        <w:t>#Contribution</w:t>
      </w:r>
      <w:r>
        <w:t>=SIL4</w:t>
      </w:r>
    </w:p>
    <w:p w:rsidR="009328EA" w:rsidP="000C0D62" w:rsidRDefault="00655E9F">
      <w:pPr>
        <w:pStyle w:val="ReqtifyAltQ"/>
        <w:rPr>
          <w:ins w:author="常鸣" w:date="2014-07-03T14:27:00Z" w:id="8694"/>
        </w:rPr>
      </w:pPr>
      <w:del w:author="常鸣" w:date="2014-07-03T14:27:00Z" w:id="8695">
        <w:r w:rsidRPr="008A1414" w:rsidDel="009328EA">
          <w:delText>#S</w:delText>
        </w:r>
      </w:del>
      <w:ins w:author="常鸣" w:date="2014-07-03T14:27:00Z" w:id="8696">
        <w:r w:rsidR="009328EA">
          <w:t>#Allocation=ATP Software</w:t>
        </w:r>
      </w:ins>
    </w:p>
    <w:p w:rsidRPr="008A1414" w:rsidR="00655E9F" w:rsidP="000C0D62" w:rsidRDefault="009328EA">
      <w:pPr>
        <w:pStyle w:val="ReqtifyAltQ"/>
      </w:pPr>
      <w:ins w:author="常鸣" w:date="2014-07-03T14:27:00Z" w:id="8697">
        <w:r>
          <w:t>#S</w:t>
        </w:r>
      </w:ins>
      <w:r w:rsidRPr="008A1414" w:rsidR="00655E9F">
        <w:t>ource=</w:t>
      </w:r>
      <w:r w:rsidR="00655E9F">
        <w:rPr>
          <w:rFonts w:hint="eastAsia"/>
        </w:rPr>
        <w:t>[iTC_CC-SyAD-0331]</w:t>
      </w:r>
      <w:r w:rsidR="005E5A04">
        <w:rPr>
          <w:rFonts w:hint="eastAsia"/>
        </w:rPr>
        <w:t>,</w:t>
      </w:r>
      <w:r w:rsidRPr="000A0F6E" w:rsidR="006076E2">
        <w:rPr>
          <w:rFonts w:hint="eastAsia"/>
        </w:rPr>
        <w:t xml:space="preserve"> </w:t>
      </w:r>
      <w:r w:rsidR="006076E2">
        <w:rPr>
          <w:rFonts w:hint="eastAsia"/>
        </w:rPr>
        <w:t>[iTC_CC-SyAD-0279]</w:t>
      </w:r>
      <w:r w:rsidR="00655E9F">
        <w:rPr>
          <w:rFonts w:hint="eastAsia"/>
        </w:rPr>
        <w:t>,</w:t>
      </w:r>
      <w:r w:rsidRPr="006252D3" w:rsidR="006252D3">
        <w:rPr>
          <w:rFonts w:hint="eastAsia"/>
        </w:rPr>
        <w:t xml:space="preserve"> </w:t>
      </w:r>
      <w:r w:rsidRPr="002B683E" w:rsidR="006252D3">
        <w:rPr>
          <w:rFonts w:hint="eastAsia"/>
        </w:rPr>
        <w:t>[</w:t>
      </w:r>
      <w:r w:rsidRPr="002B683E" w:rsidR="006252D3">
        <w:t>iTC_CC-SyAD-</w:t>
      </w:r>
      <w:r w:rsidR="006252D3">
        <w:rPr>
          <w:rFonts w:hint="eastAsia"/>
        </w:rPr>
        <w:t>1308</w:t>
      </w:r>
      <w:r w:rsidRPr="002B683E" w:rsidR="006252D3">
        <w:rPr>
          <w:rFonts w:hint="eastAsia"/>
        </w:rPr>
        <w:t>]</w:t>
      </w:r>
      <w:r w:rsidR="006252D3">
        <w:rPr>
          <w:rFonts w:hint="eastAsia"/>
        </w:rPr>
        <w:t>,</w:t>
      </w:r>
      <w:r w:rsidR="00655E9F">
        <w:rPr>
          <w:rFonts w:hint="eastAsia"/>
        </w:rPr>
        <w:t xml:space="preserve"> [</w:t>
      </w:r>
      <w:r w:rsidR="00655E9F">
        <w:t>iTC_CC_ATP_SwHA</w:t>
      </w:r>
      <w:r w:rsidRPr="009B3F4C" w:rsidR="00655E9F">
        <w:t>-0126</w:t>
      </w:r>
      <w:r w:rsidR="00655E9F">
        <w:rPr>
          <w:rFonts w:hint="eastAsia"/>
        </w:rPr>
        <w:t>]</w:t>
      </w:r>
    </w:p>
    <w:p w:rsidRPr="008A1414" w:rsidR="00655E9F" w:rsidP="000C0D62" w:rsidRDefault="00655E9F">
      <w:pPr>
        <w:pStyle w:val="ReqtifyAltQ"/>
      </w:pPr>
      <w:r w:rsidRPr="008A1414">
        <w:t>[End]</w:t>
      </w:r>
    </w:p>
    <w:p w:rsidR="00655E9F" w:rsidP="00C93484" w:rsidRDefault="00655E9F">
      <w:pPr>
        <w:pStyle w:val="Reqtify"/>
      </w:pPr>
    </w:p>
    <w:p w:rsidR="008D24C9" w:rsidP="00C93484" w:rsidRDefault="008D24C9">
      <w:pPr>
        <w:pStyle w:val="Reqtify"/>
      </w:pPr>
    </w:p>
    <w:p w:rsidRPr="00A61D30" w:rsidR="00655E9F" w:rsidP="00934391" w:rsidRDefault="00655E9F">
      <w:pPr>
        <w:pStyle w:val="3"/>
      </w:pPr>
      <w:r w:rsidRPr="00A61D30">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347"/>
        <w:gridCol w:w="2313"/>
        <w:gridCol w:w="2313"/>
        <w:gridCol w:w="2313"/>
      </w:tblGrid>
      <w:tr w:rsidRPr="00785CC7" w:rsidR="009256F8" w:rsidTr="009256F8">
        <w:tc>
          <w:tcPr>
            <w:tcW w:w="1250" w:type="pct"/>
            <w:tcBorders>
              <w:top w:val="single" w:color="000000" w:sz="12" w:space="0"/>
              <w:bottom w:val="single" w:color="000000" w:sz="4" w:space="0"/>
            </w:tcBorders>
            <w:shd w:val="clear" w:color="auto" w:fill="E0E0E0"/>
          </w:tcPr>
          <w:p w:rsidR="009256F8" w:rsidP="00FA0FBB" w:rsidRDefault="009256F8">
            <w:pPr>
              <w:pStyle w:val="af6"/>
            </w:pPr>
            <w:r w:rsidRPr="00B1730D">
              <w:t>Name</w:t>
            </w:r>
          </w:p>
        </w:tc>
        <w:tc>
          <w:tcPr>
            <w:tcW w:w="1250" w:type="pct"/>
            <w:tcBorders>
              <w:top w:val="single" w:color="000000" w:sz="12" w:space="0"/>
              <w:bottom w:val="single" w:color="000000" w:sz="4" w:space="0"/>
            </w:tcBorders>
            <w:shd w:val="clear" w:color="auto" w:fill="E0E0E0"/>
          </w:tcPr>
          <w:p w:rsidR="009256F8" w:rsidP="00FA0FBB" w:rsidRDefault="009256F8">
            <w:pPr>
              <w:pStyle w:val="af6"/>
            </w:pPr>
            <w:r>
              <w:rPr>
                <w:rFonts w:hint="eastAsia"/>
              </w:rPr>
              <w:t>Safety Critical</w:t>
            </w:r>
          </w:p>
        </w:tc>
        <w:tc>
          <w:tcPr>
            <w:tcW w:w="1250" w:type="pct"/>
            <w:tcBorders>
              <w:top w:val="single" w:color="000000" w:sz="12" w:space="0"/>
              <w:bottom w:val="single" w:color="000000" w:sz="4" w:space="0"/>
            </w:tcBorders>
            <w:shd w:val="clear" w:color="auto" w:fill="E0E0E0"/>
          </w:tcPr>
          <w:p w:rsidR="009256F8" w:rsidP="00FA0FBB" w:rsidRDefault="009256F8">
            <w:pPr>
              <w:pStyle w:val="af6"/>
            </w:pPr>
            <w:r w:rsidRPr="00B1730D">
              <w:t>Observable</w:t>
            </w:r>
          </w:p>
        </w:tc>
        <w:tc>
          <w:tcPr>
            <w:tcW w:w="1250" w:type="pct"/>
            <w:tcBorders>
              <w:top w:val="single" w:color="000000" w:sz="12" w:space="0"/>
              <w:bottom w:val="single" w:color="000000" w:sz="4" w:space="0"/>
            </w:tcBorders>
            <w:shd w:val="clear" w:color="auto" w:fill="E0E0E0"/>
          </w:tcPr>
          <w:p w:rsidR="009256F8" w:rsidP="00FA0FBB" w:rsidRDefault="009256F8">
            <w:pPr>
              <w:pStyle w:val="af6"/>
            </w:pPr>
            <w:r w:rsidRPr="00B1730D">
              <w:t>Logical Type</w:t>
            </w:r>
          </w:p>
        </w:tc>
      </w:tr>
      <w:tr w:rsidR="009256F8" w:rsidTr="009256F8">
        <w:tc>
          <w:tcPr>
            <w:tcW w:w="1250" w:type="pct"/>
            <w:tcBorders>
              <w:top w:val="single" w:color="000000" w:sz="4" w:space="0"/>
            </w:tcBorders>
            <w:shd w:val="clear" w:color="auto" w:fill="auto"/>
          </w:tcPr>
          <w:p w:rsidR="009256F8" w:rsidP="00591D6B" w:rsidRDefault="00532AED">
            <w:pPr>
              <w:pStyle w:val="AltB0"/>
            </w:pPr>
            <w:hyperlink w:history="1" w:anchor="EBforReverseOverSpeed">
              <w:r w:rsidR="009256F8">
                <w:rPr>
                  <w:rStyle w:val="ac"/>
                </w:rPr>
                <w:t>EBforReverseOverSpeed</w:t>
              </w:r>
            </w:hyperlink>
          </w:p>
        </w:tc>
        <w:tc>
          <w:tcPr>
            <w:tcW w:w="1250" w:type="pct"/>
            <w:tcBorders>
              <w:top w:val="single" w:color="000000" w:sz="4" w:space="0"/>
            </w:tcBorders>
          </w:tcPr>
          <w:p w:rsidR="009256F8" w:rsidP="00591D6B" w:rsidRDefault="009256F8">
            <w:pPr>
              <w:pStyle w:val="AltB0"/>
            </w:pPr>
            <w:r>
              <w:rPr>
                <w:rFonts w:hint="eastAsia"/>
              </w:rPr>
              <w:t>√</w:t>
            </w:r>
          </w:p>
        </w:tc>
        <w:tc>
          <w:tcPr>
            <w:tcW w:w="1250" w:type="pct"/>
            <w:tcBorders>
              <w:top w:val="single" w:color="000000" w:sz="4" w:space="0"/>
            </w:tcBorders>
            <w:shd w:val="clear" w:color="auto" w:fill="auto"/>
          </w:tcPr>
          <w:p w:rsidR="009256F8" w:rsidP="00591D6B" w:rsidRDefault="009256F8">
            <w:pPr>
              <w:pStyle w:val="AltB0"/>
            </w:pPr>
            <w:r>
              <w:rPr>
                <w:rFonts w:hint="eastAsia"/>
              </w:rPr>
              <w:t>√</w:t>
            </w:r>
          </w:p>
        </w:tc>
        <w:tc>
          <w:tcPr>
            <w:tcW w:w="1250" w:type="pct"/>
            <w:tcBorders>
              <w:top w:val="single" w:color="000000" w:sz="4" w:space="0"/>
            </w:tcBorders>
            <w:shd w:val="clear" w:color="auto" w:fill="auto"/>
          </w:tcPr>
          <w:p w:rsidR="009256F8"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9256F8" w:rsidTr="009256F8">
        <w:tc>
          <w:tcPr>
            <w:tcW w:w="1250" w:type="pct"/>
            <w:shd w:val="clear" w:color="auto" w:fill="auto"/>
          </w:tcPr>
          <w:p w:rsidR="009256F8" w:rsidP="00591D6B" w:rsidRDefault="00532AED">
            <w:pPr>
              <w:pStyle w:val="AltB0"/>
            </w:pPr>
            <w:hyperlink w:history="1" w:anchor="ReverseOverSpeed">
              <w:r w:rsidR="009256F8">
                <w:rPr>
                  <w:rStyle w:val="ac"/>
                </w:rPr>
                <w:t>ReverseOverSpeed</w:t>
              </w:r>
            </w:hyperlink>
          </w:p>
        </w:tc>
        <w:tc>
          <w:tcPr>
            <w:tcW w:w="1250" w:type="pct"/>
          </w:tcPr>
          <w:p w:rsidR="009256F8" w:rsidP="00591D6B" w:rsidRDefault="009256F8">
            <w:pPr>
              <w:pStyle w:val="AltB0"/>
            </w:pPr>
            <w:r>
              <w:rPr>
                <w:rFonts w:hint="eastAsia"/>
              </w:rPr>
              <w:t>√</w:t>
            </w:r>
          </w:p>
        </w:tc>
        <w:tc>
          <w:tcPr>
            <w:tcW w:w="1250" w:type="pct"/>
            <w:shd w:val="clear" w:color="auto" w:fill="auto"/>
          </w:tcPr>
          <w:p w:rsidR="009256F8" w:rsidP="00591D6B" w:rsidRDefault="009256F8">
            <w:pPr>
              <w:pStyle w:val="AltB0"/>
            </w:pPr>
            <w:r>
              <w:rPr>
                <w:rFonts w:hint="eastAsia"/>
              </w:rPr>
              <w:t>√</w:t>
            </w:r>
          </w:p>
        </w:tc>
        <w:tc>
          <w:tcPr>
            <w:tcW w:w="1250" w:type="pct"/>
            <w:shd w:val="clear" w:color="auto" w:fill="auto"/>
          </w:tcPr>
          <w:p w:rsidR="009256F8"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9256F8" w:rsidTr="009256F8">
        <w:tc>
          <w:tcPr>
            <w:tcW w:w="1250" w:type="pct"/>
            <w:shd w:val="clear" w:color="auto" w:fill="auto"/>
          </w:tcPr>
          <w:p w:rsidR="009256F8" w:rsidP="00591D6B" w:rsidRDefault="00532AED">
            <w:pPr>
              <w:pStyle w:val="AltB0"/>
            </w:pPr>
            <w:hyperlink w:history="1" w:anchor="ReverseSpeedRestrictions">
              <w:r w:rsidR="009256F8">
                <w:rPr>
                  <w:rStyle w:val="ac"/>
                </w:rPr>
                <w:t>ReverseSpeedRestrictions</w:t>
              </w:r>
            </w:hyperlink>
          </w:p>
        </w:tc>
        <w:tc>
          <w:tcPr>
            <w:tcW w:w="1250" w:type="pct"/>
          </w:tcPr>
          <w:p w:rsidR="009256F8" w:rsidP="00591D6B" w:rsidRDefault="009256F8">
            <w:pPr>
              <w:pStyle w:val="AltB0"/>
            </w:pPr>
            <w:r>
              <w:rPr>
                <w:rFonts w:hint="eastAsia"/>
              </w:rPr>
              <w:t>√</w:t>
            </w:r>
          </w:p>
        </w:tc>
        <w:tc>
          <w:tcPr>
            <w:tcW w:w="1250" w:type="pct"/>
            <w:shd w:val="clear" w:color="auto" w:fill="auto"/>
          </w:tcPr>
          <w:p w:rsidR="009256F8" w:rsidP="00591D6B" w:rsidRDefault="009256F8">
            <w:pPr>
              <w:pStyle w:val="AltB0"/>
            </w:pPr>
            <w:r>
              <w:rPr>
                <w:rFonts w:hint="eastAsia"/>
              </w:rPr>
              <w:t>√</w:t>
            </w:r>
          </w:p>
        </w:tc>
        <w:tc>
          <w:tcPr>
            <w:tcW w:w="1250" w:type="pct"/>
            <w:shd w:val="clear" w:color="auto" w:fill="auto"/>
          </w:tcPr>
          <w:p w:rsidR="009256F8" w:rsidP="00591D6B" w:rsidRDefault="009256F8">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00011D26" w:rsidP="00C93484" w:rsidRDefault="00011D26">
      <w:pPr>
        <w:pStyle w:val="Reqtify"/>
      </w:pPr>
      <w:bookmarkStart w:name="_Toc340991522" w:id="8698"/>
      <w:bookmarkStart w:name="_Toc340994225" w:id="8699"/>
      <w:bookmarkStart w:name="_Toc341013966" w:id="8700"/>
      <w:bookmarkStart w:name="_Toc341020896" w:id="8701"/>
      <w:bookmarkStart w:name="_Toc340991523" w:id="8702"/>
      <w:bookmarkStart w:name="_Toc340994226" w:id="8703"/>
      <w:bookmarkStart w:name="_Toc341013967" w:id="8704"/>
      <w:bookmarkStart w:name="_Toc341020897" w:id="8705"/>
      <w:bookmarkStart w:name="_Toc340991524" w:id="8706"/>
      <w:bookmarkStart w:name="_Toc340994227" w:id="8707"/>
      <w:bookmarkStart w:name="_Toc341013968" w:id="8708"/>
      <w:bookmarkStart w:name="_Toc341020898" w:id="8709"/>
      <w:bookmarkStart w:name="_Toc340991553" w:id="8710"/>
      <w:bookmarkStart w:name="_Toc340994256" w:id="8711"/>
      <w:bookmarkStart w:name="_Toc341013997" w:id="8712"/>
      <w:bookmarkStart w:name="_Toc341020927" w:id="8713"/>
      <w:bookmarkStart w:name="_Toc340991554" w:id="8714"/>
      <w:bookmarkStart w:name="_Toc340994257" w:id="8715"/>
      <w:bookmarkStart w:name="_Toc341013998" w:id="8716"/>
      <w:bookmarkStart w:name="_Toc341020928" w:id="8717"/>
      <w:bookmarkStart w:name="_Toc340991555" w:id="8718"/>
      <w:bookmarkStart w:name="_Toc340994258" w:id="8719"/>
      <w:bookmarkStart w:name="_Toc341013999" w:id="8720"/>
      <w:bookmarkStart w:name="_Toc341020929" w:id="8721"/>
      <w:bookmarkStart w:name="_Toc340991556" w:id="8722"/>
      <w:bookmarkStart w:name="_Toc340994259" w:id="8723"/>
      <w:bookmarkStart w:name="_Toc341014000" w:id="8724"/>
      <w:bookmarkStart w:name="_Toc341020930" w:id="8725"/>
      <w:bookmarkStart w:name="_Toc340991557" w:id="8726"/>
      <w:bookmarkStart w:name="_Toc340994260" w:id="8727"/>
      <w:bookmarkStart w:name="_Toc341014001" w:id="8728"/>
      <w:bookmarkStart w:name="_Toc341020931" w:id="8729"/>
      <w:bookmarkStart w:name="_Toc340991558" w:id="8730"/>
      <w:bookmarkStart w:name="_Toc340994261" w:id="8731"/>
      <w:bookmarkStart w:name="_Toc341014002" w:id="8732"/>
      <w:bookmarkStart w:name="_Toc341020932" w:id="8733"/>
      <w:bookmarkStart w:name="_Toc340991559" w:id="8734"/>
      <w:bookmarkStart w:name="_Toc340994262" w:id="8735"/>
      <w:bookmarkStart w:name="_Toc341014003" w:id="8736"/>
      <w:bookmarkStart w:name="_Toc341020933" w:id="8737"/>
      <w:bookmarkStart w:name="_Toc340991560" w:id="8738"/>
      <w:bookmarkStart w:name="_Toc340994263" w:id="8739"/>
      <w:bookmarkStart w:name="_Toc341014004" w:id="8740"/>
      <w:bookmarkStart w:name="_Toc341020934" w:id="8741"/>
      <w:bookmarkStart w:name="_Toc340991561" w:id="8742"/>
      <w:bookmarkStart w:name="_Toc340994264" w:id="8743"/>
      <w:bookmarkStart w:name="_Toc341014005" w:id="8744"/>
      <w:bookmarkStart w:name="_Toc341020935" w:id="8745"/>
      <w:bookmarkStart w:name="_Toc340991562" w:id="8746"/>
      <w:bookmarkStart w:name="_Toc340994265" w:id="8747"/>
      <w:bookmarkStart w:name="_Toc341014006" w:id="8748"/>
      <w:bookmarkStart w:name="_Toc341020936" w:id="8749"/>
      <w:bookmarkStart w:name="_Toc340991563" w:id="8750"/>
      <w:bookmarkStart w:name="_Toc340994266" w:id="8751"/>
      <w:bookmarkStart w:name="_Toc341014007" w:id="8752"/>
      <w:bookmarkStart w:name="_Toc341020937" w:id="8753"/>
      <w:bookmarkStart w:name="_Toc340991564" w:id="8754"/>
      <w:bookmarkStart w:name="_Toc340994267" w:id="8755"/>
      <w:bookmarkStart w:name="_Toc341014008" w:id="8756"/>
      <w:bookmarkStart w:name="_Toc341020938" w:id="8757"/>
      <w:bookmarkStart w:name="_Toc340991565" w:id="8758"/>
      <w:bookmarkStart w:name="_Toc340994268" w:id="8759"/>
      <w:bookmarkStart w:name="_Toc341014009" w:id="8760"/>
      <w:bookmarkStart w:name="_Toc341020939" w:id="8761"/>
      <w:bookmarkStart w:name="_Toc340991566" w:id="8762"/>
      <w:bookmarkStart w:name="_Toc340994269" w:id="8763"/>
      <w:bookmarkStart w:name="_Toc341014010" w:id="8764"/>
      <w:bookmarkStart w:name="_Toc341020940" w:id="8765"/>
      <w:bookmarkStart w:name="_Toc340991567" w:id="8766"/>
      <w:bookmarkStart w:name="_Toc340994270" w:id="8767"/>
      <w:bookmarkStart w:name="_Toc341014011" w:id="8768"/>
      <w:bookmarkStart w:name="_Toc341020941" w:id="8769"/>
      <w:bookmarkStart w:name="_Toc340991571" w:id="8770"/>
      <w:bookmarkStart w:name="_Toc340994274" w:id="8771"/>
      <w:bookmarkStart w:name="_Toc341014015" w:id="8772"/>
      <w:bookmarkStart w:name="_Toc341020945" w:id="8773"/>
      <w:bookmarkStart w:name="_Toc340991572" w:id="8774"/>
      <w:bookmarkStart w:name="_Toc340994275" w:id="8775"/>
      <w:bookmarkStart w:name="_Toc341014016" w:id="8776"/>
      <w:bookmarkStart w:name="_Toc341020946" w:id="8777"/>
      <w:bookmarkStart w:name="_Toc340991573" w:id="8778"/>
      <w:bookmarkStart w:name="_Toc340994276" w:id="8779"/>
      <w:bookmarkStart w:name="_Toc341014017" w:id="8780"/>
      <w:bookmarkStart w:name="_Toc341020947" w:id="8781"/>
      <w:bookmarkStart w:name="_Toc340991575" w:id="8782"/>
      <w:bookmarkStart w:name="_Toc340994278" w:id="8783"/>
      <w:bookmarkStart w:name="_Toc341014019" w:id="8784"/>
      <w:bookmarkStart w:name="_Toc341020949" w:id="8785"/>
      <w:bookmarkStart w:name="_Toc340991576" w:id="8786"/>
      <w:bookmarkStart w:name="_Toc340994279" w:id="8787"/>
      <w:bookmarkStart w:name="_Toc341014020" w:id="8788"/>
      <w:bookmarkStart w:name="_Toc341020950" w:id="8789"/>
      <w:bookmarkStart w:name="_Toc340991578" w:id="8790"/>
      <w:bookmarkStart w:name="_Toc340994281" w:id="8791"/>
      <w:bookmarkStart w:name="_Toc341014022" w:id="8792"/>
      <w:bookmarkStart w:name="_Toc341020952" w:id="8793"/>
      <w:bookmarkStart w:name="_Toc340991579" w:id="8794"/>
      <w:bookmarkStart w:name="_Toc340994282" w:id="8795"/>
      <w:bookmarkStart w:name="_Toc341014023" w:id="8796"/>
      <w:bookmarkStart w:name="_Toc341020953" w:id="8797"/>
      <w:bookmarkStart w:name="_Toc340991580" w:id="8798"/>
      <w:bookmarkStart w:name="_Toc340994283" w:id="8799"/>
      <w:bookmarkStart w:name="_Toc341014024" w:id="8800"/>
      <w:bookmarkStart w:name="_Toc341020954" w:id="8801"/>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p>
    <w:p w:rsidR="000379DC" w:rsidP="00F23398" w:rsidRDefault="000379DC">
      <w:pPr>
        <w:pStyle w:val="2"/>
        <w:ind w:left="756" w:hanging="756"/>
      </w:pPr>
      <w:bookmarkStart w:name="_Toc340991597" w:id="8802"/>
      <w:bookmarkStart w:name="_Toc340994300" w:id="8803"/>
      <w:bookmarkStart w:name="_Toc341005327" w:id="8804"/>
      <w:bookmarkStart w:name="_Toc341014036" w:id="8805"/>
      <w:bookmarkStart w:name="_Toc341020966" w:id="8806"/>
      <w:bookmarkStart w:name="_Toc344370280" w:id="8807"/>
      <w:bookmarkStart w:name="_Toc344370860" w:id="8808"/>
      <w:bookmarkStart w:name="_Toc345328951" w:id="8809"/>
      <w:bookmarkStart w:name="_Toc345669638" w:id="8810"/>
      <w:bookmarkStart w:name="_Toc345670217" w:id="8811"/>
      <w:bookmarkStart w:name="_Toc345689277" w:id="8812"/>
      <w:bookmarkStart w:name="_Toc346706435" w:id="8813"/>
      <w:bookmarkStart w:name="_Toc346869443" w:id="8814"/>
      <w:bookmarkStart w:name="_Toc347473961" w:id="8815"/>
      <w:bookmarkStart w:name="_Toc347478824" w:id="8816"/>
      <w:bookmarkStart w:name="_Toc347566612" w:id="8817"/>
      <w:bookmarkStart w:name="_Toc348357066" w:id="8818"/>
      <w:bookmarkStart w:name="_Toc348722736" w:id="8819"/>
      <w:bookmarkStart w:name="_Toc348723549" w:id="8820"/>
      <w:bookmarkStart w:name="_Toc349030479" w:id="8821"/>
      <w:bookmarkStart w:name="_Toc351470377" w:id="8822"/>
      <w:bookmarkStart w:name="_Toc340991598" w:id="8823"/>
      <w:bookmarkStart w:name="_Toc340994301" w:id="8824"/>
      <w:bookmarkStart w:name="_Toc341005328" w:id="8825"/>
      <w:bookmarkStart w:name="_Toc341014037" w:id="8826"/>
      <w:bookmarkStart w:name="_Toc341020967" w:id="8827"/>
      <w:bookmarkStart w:name="_Toc344370281" w:id="8828"/>
      <w:bookmarkStart w:name="_Toc344370861" w:id="8829"/>
      <w:bookmarkStart w:name="_Toc345328952" w:id="8830"/>
      <w:bookmarkStart w:name="_Toc345669639" w:id="8831"/>
      <w:bookmarkStart w:name="_Toc345670218" w:id="8832"/>
      <w:bookmarkStart w:name="_Toc345689278" w:id="8833"/>
      <w:bookmarkStart w:name="_Toc346706436" w:id="8834"/>
      <w:bookmarkStart w:name="_Toc346869444" w:id="8835"/>
      <w:bookmarkStart w:name="_Toc347473962" w:id="8836"/>
      <w:bookmarkStart w:name="_Toc347478825" w:id="8837"/>
      <w:bookmarkStart w:name="_Toc347566613" w:id="8838"/>
      <w:bookmarkStart w:name="_Toc348357067" w:id="8839"/>
      <w:bookmarkStart w:name="_Toc348722737" w:id="8840"/>
      <w:bookmarkStart w:name="_Toc348723550" w:id="8841"/>
      <w:bookmarkStart w:name="_Toc349030480" w:id="8842"/>
      <w:bookmarkStart w:name="_Toc351470378" w:id="8843"/>
      <w:bookmarkStart w:name="_Toc340991599" w:id="8844"/>
      <w:bookmarkStart w:name="_Toc340994302" w:id="8845"/>
      <w:bookmarkStart w:name="_Toc341005329" w:id="8846"/>
      <w:bookmarkStart w:name="_Toc341014038" w:id="8847"/>
      <w:bookmarkStart w:name="_Toc341020968" w:id="8848"/>
      <w:bookmarkStart w:name="_Toc344370282" w:id="8849"/>
      <w:bookmarkStart w:name="_Toc344370862" w:id="8850"/>
      <w:bookmarkStart w:name="_Toc345328953" w:id="8851"/>
      <w:bookmarkStart w:name="_Toc345669640" w:id="8852"/>
      <w:bookmarkStart w:name="_Toc345670219" w:id="8853"/>
      <w:bookmarkStart w:name="_Toc345689279" w:id="8854"/>
      <w:bookmarkStart w:name="_Toc346706437" w:id="8855"/>
      <w:bookmarkStart w:name="_Toc346869445" w:id="8856"/>
      <w:bookmarkStart w:name="_Toc347473963" w:id="8857"/>
      <w:bookmarkStart w:name="_Toc347478826" w:id="8858"/>
      <w:bookmarkStart w:name="_Toc347566614" w:id="8859"/>
      <w:bookmarkStart w:name="_Toc348357068" w:id="8860"/>
      <w:bookmarkStart w:name="_Toc348722738" w:id="8861"/>
      <w:bookmarkStart w:name="_Toc348723551" w:id="8862"/>
      <w:bookmarkStart w:name="_Toc349030481" w:id="8863"/>
      <w:bookmarkStart w:name="_Toc351470379" w:id="8864"/>
      <w:bookmarkStart w:name="_Toc340991600" w:id="8865"/>
      <w:bookmarkStart w:name="_Toc340994303" w:id="8866"/>
      <w:bookmarkStart w:name="_Toc341005330" w:id="8867"/>
      <w:bookmarkStart w:name="_Toc341014039" w:id="8868"/>
      <w:bookmarkStart w:name="_Toc341020969" w:id="8869"/>
      <w:bookmarkStart w:name="_Toc344370283" w:id="8870"/>
      <w:bookmarkStart w:name="_Toc344370863" w:id="8871"/>
      <w:bookmarkStart w:name="_Toc345328954" w:id="8872"/>
      <w:bookmarkStart w:name="_Toc345669641" w:id="8873"/>
      <w:bookmarkStart w:name="_Toc345670220" w:id="8874"/>
      <w:bookmarkStart w:name="_Toc345689280" w:id="8875"/>
      <w:bookmarkStart w:name="_Toc346706438" w:id="8876"/>
      <w:bookmarkStart w:name="_Toc346869446" w:id="8877"/>
      <w:bookmarkStart w:name="_Toc347473964" w:id="8878"/>
      <w:bookmarkStart w:name="_Toc347478827" w:id="8879"/>
      <w:bookmarkStart w:name="_Toc347566615" w:id="8880"/>
      <w:bookmarkStart w:name="_Toc348357069" w:id="8881"/>
      <w:bookmarkStart w:name="_Toc348722739" w:id="8882"/>
      <w:bookmarkStart w:name="_Toc348723552" w:id="8883"/>
      <w:bookmarkStart w:name="_Toc349030482" w:id="8884"/>
      <w:bookmarkStart w:name="_Toc351470380" w:id="8885"/>
      <w:bookmarkStart w:name="_Toc340991633" w:id="8886"/>
      <w:bookmarkStart w:name="_Toc340994336" w:id="8887"/>
      <w:bookmarkStart w:name="_Toc341005363" w:id="8888"/>
      <w:bookmarkStart w:name="_Toc341014072" w:id="8889"/>
      <w:bookmarkStart w:name="_Toc341021002" w:id="8890"/>
      <w:bookmarkStart w:name="_Toc344370316" w:id="8891"/>
      <w:bookmarkStart w:name="_Toc344370896" w:id="8892"/>
      <w:bookmarkStart w:name="_Toc345328987" w:id="8893"/>
      <w:bookmarkStart w:name="_Toc345669674" w:id="8894"/>
      <w:bookmarkStart w:name="_Toc345670253" w:id="8895"/>
      <w:bookmarkStart w:name="_Toc345689313" w:id="8896"/>
      <w:bookmarkStart w:name="_Toc346706471" w:id="8897"/>
      <w:bookmarkStart w:name="_Toc346869479" w:id="8898"/>
      <w:bookmarkStart w:name="_Toc347473997" w:id="8899"/>
      <w:bookmarkStart w:name="_Toc347478860" w:id="8900"/>
      <w:bookmarkStart w:name="_Toc347566648" w:id="8901"/>
      <w:bookmarkStart w:name="_Toc348357102" w:id="8902"/>
      <w:bookmarkStart w:name="_Toc348722772" w:id="8903"/>
      <w:bookmarkStart w:name="_Toc348723585" w:id="8904"/>
      <w:bookmarkStart w:name="_Toc349030515" w:id="8905"/>
      <w:bookmarkStart w:name="_Toc351470413" w:id="8906"/>
      <w:bookmarkStart w:name="_Toc340991634" w:id="8907"/>
      <w:bookmarkStart w:name="_Toc340994337" w:id="8908"/>
      <w:bookmarkStart w:name="_Toc341005364" w:id="8909"/>
      <w:bookmarkStart w:name="_Toc341014073" w:id="8910"/>
      <w:bookmarkStart w:name="_Toc341021003" w:id="8911"/>
      <w:bookmarkStart w:name="_Toc344370317" w:id="8912"/>
      <w:bookmarkStart w:name="_Toc344370897" w:id="8913"/>
      <w:bookmarkStart w:name="_Toc345328988" w:id="8914"/>
      <w:bookmarkStart w:name="_Toc345669675" w:id="8915"/>
      <w:bookmarkStart w:name="_Toc345670254" w:id="8916"/>
      <w:bookmarkStart w:name="_Toc345689314" w:id="8917"/>
      <w:bookmarkStart w:name="_Toc346706472" w:id="8918"/>
      <w:bookmarkStart w:name="_Toc346869480" w:id="8919"/>
      <w:bookmarkStart w:name="_Toc347473998" w:id="8920"/>
      <w:bookmarkStart w:name="_Toc347478861" w:id="8921"/>
      <w:bookmarkStart w:name="_Toc347566649" w:id="8922"/>
      <w:bookmarkStart w:name="_Toc348357103" w:id="8923"/>
      <w:bookmarkStart w:name="_Toc348722773" w:id="8924"/>
      <w:bookmarkStart w:name="_Toc348723586" w:id="8925"/>
      <w:bookmarkStart w:name="_Toc349030516" w:id="8926"/>
      <w:bookmarkStart w:name="_Toc351470414" w:id="8927"/>
      <w:bookmarkStart w:name="_Toc340991635" w:id="8928"/>
      <w:bookmarkStart w:name="_Toc340994338" w:id="8929"/>
      <w:bookmarkStart w:name="_Toc341005365" w:id="8930"/>
      <w:bookmarkStart w:name="_Toc341014074" w:id="8931"/>
      <w:bookmarkStart w:name="_Toc341021004" w:id="8932"/>
      <w:bookmarkStart w:name="_Toc344370318" w:id="8933"/>
      <w:bookmarkStart w:name="_Toc344370898" w:id="8934"/>
      <w:bookmarkStart w:name="_Toc345328989" w:id="8935"/>
      <w:bookmarkStart w:name="_Toc345669676" w:id="8936"/>
      <w:bookmarkStart w:name="_Toc345670255" w:id="8937"/>
      <w:bookmarkStart w:name="_Toc345689315" w:id="8938"/>
      <w:bookmarkStart w:name="_Toc346706473" w:id="8939"/>
      <w:bookmarkStart w:name="_Toc346869481" w:id="8940"/>
      <w:bookmarkStart w:name="_Toc347473999" w:id="8941"/>
      <w:bookmarkStart w:name="_Toc347478862" w:id="8942"/>
      <w:bookmarkStart w:name="_Toc347566650" w:id="8943"/>
      <w:bookmarkStart w:name="_Toc348357104" w:id="8944"/>
      <w:bookmarkStart w:name="_Toc348722774" w:id="8945"/>
      <w:bookmarkStart w:name="_Toc348723587" w:id="8946"/>
      <w:bookmarkStart w:name="_Toc349030517" w:id="8947"/>
      <w:bookmarkStart w:name="_Toc351470415" w:id="8948"/>
      <w:bookmarkStart w:name="_Toc340991636" w:id="8949"/>
      <w:bookmarkStart w:name="_Toc340994339" w:id="8950"/>
      <w:bookmarkStart w:name="_Toc341005366" w:id="8951"/>
      <w:bookmarkStart w:name="_Toc341014075" w:id="8952"/>
      <w:bookmarkStart w:name="_Toc341021005" w:id="8953"/>
      <w:bookmarkStart w:name="_Toc344370319" w:id="8954"/>
      <w:bookmarkStart w:name="_Toc344370899" w:id="8955"/>
      <w:bookmarkStart w:name="_Toc345328990" w:id="8956"/>
      <w:bookmarkStart w:name="_Toc345669677" w:id="8957"/>
      <w:bookmarkStart w:name="_Toc345670256" w:id="8958"/>
      <w:bookmarkStart w:name="_Toc345689316" w:id="8959"/>
      <w:bookmarkStart w:name="_Toc346706474" w:id="8960"/>
      <w:bookmarkStart w:name="_Toc346869482" w:id="8961"/>
      <w:bookmarkStart w:name="_Toc347474000" w:id="8962"/>
      <w:bookmarkStart w:name="_Toc347478863" w:id="8963"/>
      <w:bookmarkStart w:name="_Toc347566651" w:id="8964"/>
      <w:bookmarkStart w:name="_Toc348357105" w:id="8965"/>
      <w:bookmarkStart w:name="_Toc348722775" w:id="8966"/>
      <w:bookmarkStart w:name="_Toc348723588" w:id="8967"/>
      <w:bookmarkStart w:name="_Toc349030518" w:id="8968"/>
      <w:bookmarkStart w:name="_Toc351470416" w:id="8969"/>
      <w:bookmarkStart w:name="_Toc340991637" w:id="8970"/>
      <w:bookmarkStart w:name="_Toc340994340" w:id="8971"/>
      <w:bookmarkStart w:name="_Toc341005367" w:id="8972"/>
      <w:bookmarkStart w:name="_Toc341014076" w:id="8973"/>
      <w:bookmarkStart w:name="_Toc341021006" w:id="8974"/>
      <w:bookmarkStart w:name="_Toc340991638" w:id="8975"/>
      <w:bookmarkStart w:name="_Toc340994341" w:id="8976"/>
      <w:bookmarkStart w:name="_Toc341005368" w:id="8977"/>
      <w:bookmarkStart w:name="_Toc341014077" w:id="8978"/>
      <w:bookmarkStart w:name="_Toc341021007" w:id="8979"/>
      <w:bookmarkStart w:name="_Toc340991640" w:id="8980"/>
      <w:bookmarkStart w:name="_Toc340994343" w:id="8981"/>
      <w:bookmarkStart w:name="_Toc341005370" w:id="8982"/>
      <w:bookmarkStart w:name="_Toc341014079" w:id="8983"/>
      <w:bookmarkStart w:name="_Toc341021009" w:id="8984"/>
      <w:bookmarkStart w:name="_Toc340991641" w:id="8985"/>
      <w:bookmarkStart w:name="_Toc340994344" w:id="8986"/>
      <w:bookmarkStart w:name="_Toc341005371" w:id="8987"/>
      <w:bookmarkStart w:name="_Toc341014080" w:id="8988"/>
      <w:bookmarkStart w:name="_Toc341021010" w:id="8989"/>
      <w:bookmarkStart w:name="_Toc340991642" w:id="8990"/>
      <w:bookmarkStart w:name="_Toc340994345" w:id="8991"/>
      <w:bookmarkStart w:name="_Toc341005372" w:id="8992"/>
      <w:bookmarkStart w:name="_Toc341014081" w:id="8993"/>
      <w:bookmarkStart w:name="_Toc341021011" w:id="8994"/>
      <w:bookmarkStart w:name="_Toc340991643" w:id="8995"/>
      <w:bookmarkStart w:name="_Toc340994346" w:id="8996"/>
      <w:bookmarkStart w:name="_Toc341005373" w:id="8997"/>
      <w:bookmarkStart w:name="_Toc341014082" w:id="8998"/>
      <w:bookmarkStart w:name="_Toc341021012" w:id="8999"/>
      <w:bookmarkStart w:name="_Toc340991644" w:id="9000"/>
      <w:bookmarkStart w:name="_Toc340994347" w:id="9001"/>
      <w:bookmarkStart w:name="_Toc341005374" w:id="9002"/>
      <w:bookmarkStart w:name="_Toc341014083" w:id="9003"/>
      <w:bookmarkStart w:name="_Toc341021013" w:id="9004"/>
      <w:bookmarkStart w:name="_Toc340991645" w:id="9005"/>
      <w:bookmarkStart w:name="_Toc340994348" w:id="9006"/>
      <w:bookmarkStart w:name="_Toc341005375" w:id="9007"/>
      <w:bookmarkStart w:name="_Toc341014084" w:id="9008"/>
      <w:bookmarkStart w:name="_Toc341021014" w:id="9009"/>
      <w:bookmarkStart w:name="_Toc340991646" w:id="9010"/>
      <w:bookmarkStart w:name="_Toc340994349" w:id="9011"/>
      <w:bookmarkStart w:name="_Toc341005376" w:id="9012"/>
      <w:bookmarkStart w:name="_Toc341014085" w:id="9013"/>
      <w:bookmarkStart w:name="_Toc341021015" w:id="9014"/>
      <w:bookmarkStart w:name="_Toc340991648" w:id="9015"/>
      <w:bookmarkStart w:name="_Toc340994351" w:id="9016"/>
      <w:bookmarkStart w:name="_Toc341005378" w:id="9017"/>
      <w:bookmarkStart w:name="_Toc341014087" w:id="9018"/>
      <w:bookmarkStart w:name="_Toc341021017" w:id="9019"/>
      <w:bookmarkStart w:name="_Toc340991649" w:id="9020"/>
      <w:bookmarkStart w:name="_Toc340994352" w:id="9021"/>
      <w:bookmarkStart w:name="_Toc341005379" w:id="9022"/>
      <w:bookmarkStart w:name="_Toc341014088" w:id="9023"/>
      <w:bookmarkStart w:name="_Toc341021018" w:id="9024"/>
      <w:bookmarkStart w:name="_Toc340991651" w:id="9025"/>
      <w:bookmarkStart w:name="_Toc340994354" w:id="9026"/>
      <w:bookmarkStart w:name="_Toc341005381" w:id="9027"/>
      <w:bookmarkStart w:name="_Toc341014090" w:id="9028"/>
      <w:bookmarkStart w:name="_Toc341021020" w:id="9029"/>
      <w:bookmarkStart w:name="_Toc340991653" w:id="9030"/>
      <w:bookmarkStart w:name="_Toc340994356" w:id="9031"/>
      <w:bookmarkStart w:name="_Toc341005383" w:id="9032"/>
      <w:bookmarkStart w:name="_Toc341014092" w:id="9033"/>
      <w:bookmarkStart w:name="_Toc341021022" w:id="9034"/>
      <w:bookmarkStart w:name="_Toc340991654" w:id="9035"/>
      <w:bookmarkStart w:name="_Toc340994357" w:id="9036"/>
      <w:bookmarkStart w:name="_Toc341005384" w:id="9037"/>
      <w:bookmarkStart w:name="_Toc341014093" w:id="9038"/>
      <w:bookmarkStart w:name="_Toc341021023" w:id="9039"/>
      <w:bookmarkStart w:name="_Toc340991655" w:id="9040"/>
      <w:bookmarkStart w:name="_Toc340994358" w:id="9041"/>
      <w:bookmarkStart w:name="_Toc341005385" w:id="9042"/>
      <w:bookmarkStart w:name="_Toc341014094" w:id="9043"/>
      <w:bookmarkStart w:name="_Toc341021024" w:id="9044"/>
      <w:bookmarkStart w:name="_Toc340991656" w:id="9045"/>
      <w:bookmarkStart w:name="_Toc340994359" w:id="9046"/>
      <w:bookmarkStart w:name="_Toc341005386" w:id="9047"/>
      <w:bookmarkStart w:name="_Toc341014095" w:id="9048"/>
      <w:bookmarkStart w:name="_Toc341021025" w:id="9049"/>
      <w:bookmarkStart w:name="_Toc340991657" w:id="9050"/>
      <w:bookmarkStart w:name="_Toc340994360" w:id="9051"/>
      <w:bookmarkStart w:name="_Toc341005387" w:id="9052"/>
      <w:bookmarkStart w:name="_Toc341014096" w:id="9053"/>
      <w:bookmarkStart w:name="_Toc341021026" w:id="9054"/>
      <w:bookmarkStart w:name="_Toc340991658" w:id="9055"/>
      <w:bookmarkStart w:name="_Toc340994361" w:id="9056"/>
      <w:bookmarkStart w:name="_Toc341005388" w:id="9057"/>
      <w:bookmarkStart w:name="_Toc341014097" w:id="9058"/>
      <w:bookmarkStart w:name="_Toc341021027" w:id="9059"/>
      <w:bookmarkStart w:name="_Toc340991659" w:id="9060"/>
      <w:bookmarkStart w:name="_Toc340994362" w:id="9061"/>
      <w:bookmarkStart w:name="_Toc341005389" w:id="9062"/>
      <w:bookmarkStart w:name="_Toc341014098" w:id="9063"/>
      <w:bookmarkStart w:name="_Toc341021028" w:id="9064"/>
      <w:bookmarkStart w:name="_Toc340991661" w:id="9065"/>
      <w:bookmarkStart w:name="_Toc340994364" w:id="9066"/>
      <w:bookmarkStart w:name="_Toc341005391" w:id="9067"/>
      <w:bookmarkStart w:name="_Toc341014100" w:id="9068"/>
      <w:bookmarkStart w:name="_Toc341021030" w:id="9069"/>
      <w:bookmarkStart w:name="_Toc340991662" w:id="9070"/>
      <w:bookmarkStart w:name="_Toc340994365" w:id="9071"/>
      <w:bookmarkStart w:name="_Toc341005392" w:id="9072"/>
      <w:bookmarkStart w:name="_Toc341014101" w:id="9073"/>
      <w:bookmarkStart w:name="_Toc341021031" w:id="9074"/>
      <w:bookmarkStart w:name="_Toc340991664" w:id="9075"/>
      <w:bookmarkStart w:name="_Toc340994367" w:id="9076"/>
      <w:bookmarkStart w:name="_Toc341005394" w:id="9077"/>
      <w:bookmarkStart w:name="_Toc341014103" w:id="9078"/>
      <w:bookmarkStart w:name="_Toc341021033" w:id="9079"/>
      <w:bookmarkStart w:name="_Toc340991665" w:id="9080"/>
      <w:bookmarkStart w:name="_Toc340994368" w:id="9081"/>
      <w:bookmarkStart w:name="_Toc341005395" w:id="9082"/>
      <w:bookmarkStart w:name="_Toc341014104" w:id="9083"/>
      <w:bookmarkStart w:name="_Toc341021034" w:id="9084"/>
      <w:bookmarkStart w:name="_Toc344370320" w:id="9085"/>
      <w:bookmarkStart w:name="_Toc344370900" w:id="9086"/>
      <w:bookmarkStart w:name="_Toc345328991" w:id="9087"/>
      <w:bookmarkStart w:name="_Toc345669678" w:id="9088"/>
      <w:bookmarkStart w:name="_Toc345670257" w:id="9089"/>
      <w:bookmarkStart w:name="_Toc345689317" w:id="9090"/>
      <w:bookmarkStart w:name="_Toc346706475" w:id="9091"/>
      <w:bookmarkStart w:name="_Toc346869483" w:id="9092"/>
      <w:bookmarkStart w:name="_Toc347474001" w:id="9093"/>
      <w:bookmarkStart w:name="_Toc347478864" w:id="9094"/>
      <w:bookmarkStart w:name="_Toc347563597" w:id="9095"/>
      <w:bookmarkStart w:name="_Toc347566652" w:id="9096"/>
      <w:bookmarkStart w:name="_Toc347819121" w:id="9097"/>
      <w:bookmarkStart w:name="_Toc348357106" w:id="9098"/>
      <w:bookmarkStart w:name="_Toc348722776" w:id="9099"/>
      <w:bookmarkStart w:name="_Toc348723589" w:id="9100"/>
      <w:bookmarkStart w:name="_Toc349030519" w:id="9101"/>
      <w:bookmarkStart w:name="_Toc351470417" w:id="9102"/>
      <w:bookmarkStart w:name="_Toc340991666" w:id="9103"/>
      <w:bookmarkStart w:name="_Toc340994369" w:id="9104"/>
      <w:bookmarkStart w:name="_Toc341005396" w:id="9105"/>
      <w:bookmarkStart w:name="_Toc341014105" w:id="9106"/>
      <w:bookmarkStart w:name="_Toc341021035" w:id="9107"/>
      <w:bookmarkStart w:name="_Toc344370321" w:id="9108"/>
      <w:bookmarkStart w:name="_Toc344370901" w:id="9109"/>
      <w:bookmarkStart w:name="_Toc345328992" w:id="9110"/>
      <w:bookmarkStart w:name="_Toc345669679" w:id="9111"/>
      <w:bookmarkStart w:name="_Toc345670258" w:id="9112"/>
      <w:bookmarkStart w:name="_Toc345689318" w:id="9113"/>
      <w:bookmarkStart w:name="_Toc346706476" w:id="9114"/>
      <w:bookmarkStart w:name="_Toc346869484" w:id="9115"/>
      <w:bookmarkStart w:name="_Toc347474002" w:id="9116"/>
      <w:bookmarkStart w:name="_Toc347478865" w:id="9117"/>
      <w:bookmarkStart w:name="_Toc347563598" w:id="9118"/>
      <w:bookmarkStart w:name="_Toc347566653" w:id="9119"/>
      <w:bookmarkStart w:name="_Toc347819122" w:id="9120"/>
      <w:bookmarkStart w:name="_Toc348357107" w:id="9121"/>
      <w:bookmarkStart w:name="_Toc348722777" w:id="9122"/>
      <w:bookmarkStart w:name="_Toc348723590" w:id="9123"/>
      <w:bookmarkStart w:name="_Toc349030520" w:id="9124"/>
      <w:bookmarkStart w:name="_Toc351470418" w:id="9125"/>
      <w:bookmarkStart w:name="_Toc340991667" w:id="9126"/>
      <w:bookmarkStart w:name="_Toc340994370" w:id="9127"/>
      <w:bookmarkStart w:name="_Toc341005397" w:id="9128"/>
      <w:bookmarkStart w:name="_Toc341014106" w:id="9129"/>
      <w:bookmarkStart w:name="_Toc341021036" w:id="9130"/>
      <w:bookmarkStart w:name="_Toc344370322" w:id="9131"/>
      <w:bookmarkStart w:name="_Toc344370902" w:id="9132"/>
      <w:bookmarkStart w:name="_Toc345328993" w:id="9133"/>
      <w:bookmarkStart w:name="_Toc345669680" w:id="9134"/>
      <w:bookmarkStart w:name="_Toc345670259" w:id="9135"/>
      <w:bookmarkStart w:name="_Toc345689319" w:id="9136"/>
      <w:bookmarkStart w:name="_Toc346706477" w:id="9137"/>
      <w:bookmarkStart w:name="_Toc346869485" w:id="9138"/>
      <w:bookmarkStart w:name="_Toc347474003" w:id="9139"/>
      <w:bookmarkStart w:name="_Toc347478866" w:id="9140"/>
      <w:bookmarkStart w:name="_Toc347566654" w:id="9141"/>
      <w:bookmarkStart w:name="_Toc348357108" w:id="9142"/>
      <w:bookmarkStart w:name="_Toc348722778" w:id="9143"/>
      <w:bookmarkStart w:name="_Toc348723591" w:id="9144"/>
      <w:bookmarkStart w:name="_Toc349030521" w:id="9145"/>
      <w:bookmarkStart w:name="_Toc351470419" w:id="9146"/>
      <w:bookmarkStart w:name="_Toc340991668" w:id="9147"/>
      <w:bookmarkStart w:name="_Toc340994371" w:id="9148"/>
      <w:bookmarkStart w:name="_Toc341005398" w:id="9149"/>
      <w:bookmarkStart w:name="_Toc341014107" w:id="9150"/>
      <w:bookmarkStart w:name="_Toc341021037" w:id="9151"/>
      <w:bookmarkStart w:name="_Toc344370323" w:id="9152"/>
      <w:bookmarkStart w:name="_Toc344370903" w:id="9153"/>
      <w:bookmarkStart w:name="_Toc345328994" w:id="9154"/>
      <w:bookmarkStart w:name="_Toc345669681" w:id="9155"/>
      <w:bookmarkStart w:name="_Toc345670260" w:id="9156"/>
      <w:bookmarkStart w:name="_Toc345689320" w:id="9157"/>
      <w:bookmarkStart w:name="_Toc346706478" w:id="9158"/>
      <w:bookmarkStart w:name="_Toc346869486" w:id="9159"/>
      <w:bookmarkStart w:name="_Toc347474004" w:id="9160"/>
      <w:bookmarkStart w:name="_Toc347478867" w:id="9161"/>
      <w:bookmarkStart w:name="_Toc347566655" w:id="9162"/>
      <w:bookmarkStart w:name="_Toc348357109" w:id="9163"/>
      <w:bookmarkStart w:name="_Toc348722779" w:id="9164"/>
      <w:bookmarkStart w:name="_Toc348723592" w:id="9165"/>
      <w:bookmarkStart w:name="_Toc349030522" w:id="9166"/>
      <w:bookmarkStart w:name="_Toc351470420" w:id="9167"/>
      <w:bookmarkStart w:name="_Toc340991669" w:id="9168"/>
      <w:bookmarkStart w:name="_Toc340994372" w:id="9169"/>
      <w:bookmarkStart w:name="_Toc341005399" w:id="9170"/>
      <w:bookmarkStart w:name="_Toc341014108" w:id="9171"/>
      <w:bookmarkStart w:name="_Toc341021038" w:id="9172"/>
      <w:bookmarkStart w:name="_Toc344370324" w:id="9173"/>
      <w:bookmarkStart w:name="_Toc344370904" w:id="9174"/>
      <w:bookmarkStart w:name="_Toc345328995" w:id="9175"/>
      <w:bookmarkStart w:name="_Toc345669682" w:id="9176"/>
      <w:bookmarkStart w:name="_Toc345670261" w:id="9177"/>
      <w:bookmarkStart w:name="_Toc345689321" w:id="9178"/>
      <w:bookmarkStart w:name="_Toc346706479" w:id="9179"/>
      <w:bookmarkStart w:name="_Toc346869487" w:id="9180"/>
      <w:bookmarkStart w:name="_Toc347474005" w:id="9181"/>
      <w:bookmarkStart w:name="_Toc347478868" w:id="9182"/>
      <w:bookmarkStart w:name="_Toc347566656" w:id="9183"/>
      <w:bookmarkStart w:name="_Toc348357110" w:id="9184"/>
      <w:bookmarkStart w:name="_Toc348722780" w:id="9185"/>
      <w:bookmarkStart w:name="_Toc348723593" w:id="9186"/>
      <w:bookmarkStart w:name="_Toc349030523" w:id="9187"/>
      <w:bookmarkStart w:name="_Toc351470421" w:id="9188"/>
      <w:bookmarkStart w:name="_Toc340991670" w:id="9189"/>
      <w:bookmarkStart w:name="_Toc340994373" w:id="9190"/>
      <w:bookmarkStart w:name="_Toc341005400" w:id="9191"/>
      <w:bookmarkStart w:name="_Toc341014109" w:id="9192"/>
      <w:bookmarkStart w:name="_Toc341021039" w:id="9193"/>
      <w:bookmarkStart w:name="_Toc344370325" w:id="9194"/>
      <w:bookmarkStart w:name="_Toc344370905" w:id="9195"/>
      <w:bookmarkStart w:name="_Toc345328996" w:id="9196"/>
      <w:bookmarkStart w:name="_Toc345669683" w:id="9197"/>
      <w:bookmarkStart w:name="_Toc345670262" w:id="9198"/>
      <w:bookmarkStart w:name="_Toc345689322" w:id="9199"/>
      <w:bookmarkStart w:name="_Toc346706480" w:id="9200"/>
      <w:bookmarkStart w:name="_Toc346869488" w:id="9201"/>
      <w:bookmarkStart w:name="_Toc347474006" w:id="9202"/>
      <w:bookmarkStart w:name="_Toc347478869" w:id="9203"/>
      <w:bookmarkStart w:name="_Toc347563602" w:id="9204"/>
      <w:bookmarkStart w:name="_Toc347566657" w:id="9205"/>
      <w:bookmarkStart w:name="_Toc347819126" w:id="9206"/>
      <w:bookmarkStart w:name="_Toc348357111" w:id="9207"/>
      <w:bookmarkStart w:name="_Toc348722781" w:id="9208"/>
      <w:bookmarkStart w:name="_Toc348723594" w:id="9209"/>
      <w:bookmarkStart w:name="_Toc349030524" w:id="9210"/>
      <w:bookmarkStart w:name="_Toc351470422" w:id="9211"/>
      <w:bookmarkStart w:name="_Toc340991671" w:id="9212"/>
      <w:bookmarkStart w:name="_Toc340994374" w:id="9213"/>
      <w:bookmarkStart w:name="_Toc341005401" w:id="9214"/>
      <w:bookmarkStart w:name="_Toc341014110" w:id="9215"/>
      <w:bookmarkStart w:name="_Toc341021040" w:id="9216"/>
      <w:bookmarkStart w:name="_Toc344370326" w:id="9217"/>
      <w:bookmarkStart w:name="_Toc344370906" w:id="9218"/>
      <w:bookmarkStart w:name="_Toc345328997" w:id="9219"/>
      <w:bookmarkStart w:name="_Toc345669684" w:id="9220"/>
      <w:bookmarkStart w:name="_Toc345670263" w:id="9221"/>
      <w:bookmarkStart w:name="_Toc345689323" w:id="9222"/>
      <w:bookmarkStart w:name="_Toc346706481" w:id="9223"/>
      <w:bookmarkStart w:name="_Toc346869489" w:id="9224"/>
      <w:bookmarkStart w:name="_Toc347474007" w:id="9225"/>
      <w:bookmarkStart w:name="_Toc347478870" w:id="9226"/>
      <w:bookmarkStart w:name="_Toc347566658" w:id="9227"/>
      <w:bookmarkStart w:name="_Toc348357112" w:id="9228"/>
      <w:bookmarkStart w:name="_Toc348722782" w:id="9229"/>
      <w:bookmarkStart w:name="_Toc348723595" w:id="9230"/>
      <w:bookmarkStart w:name="_Toc349030525" w:id="9231"/>
      <w:bookmarkStart w:name="_Toc351470423" w:id="9232"/>
      <w:bookmarkStart w:name="_Toc340991672" w:id="9233"/>
      <w:bookmarkStart w:name="_Toc340994375" w:id="9234"/>
      <w:bookmarkStart w:name="_Toc341005402" w:id="9235"/>
      <w:bookmarkStart w:name="_Toc341014111" w:id="9236"/>
      <w:bookmarkStart w:name="_Toc341021041" w:id="9237"/>
      <w:bookmarkStart w:name="_Toc344370327" w:id="9238"/>
      <w:bookmarkStart w:name="_Toc344370907" w:id="9239"/>
      <w:bookmarkStart w:name="_Toc345328998" w:id="9240"/>
      <w:bookmarkStart w:name="_Toc345669685" w:id="9241"/>
      <w:bookmarkStart w:name="_Toc345670264" w:id="9242"/>
      <w:bookmarkStart w:name="_Toc345689324" w:id="9243"/>
      <w:bookmarkStart w:name="_Toc346706482" w:id="9244"/>
      <w:bookmarkStart w:name="_Toc346869490" w:id="9245"/>
      <w:bookmarkStart w:name="_Toc347474008" w:id="9246"/>
      <w:bookmarkStart w:name="_Toc347478871" w:id="9247"/>
      <w:bookmarkStart w:name="_Toc347566659" w:id="9248"/>
      <w:bookmarkStart w:name="_Toc348357113" w:id="9249"/>
      <w:bookmarkStart w:name="_Toc348722783" w:id="9250"/>
      <w:bookmarkStart w:name="_Toc348723596" w:id="9251"/>
      <w:bookmarkStart w:name="_Toc349030526" w:id="9252"/>
      <w:bookmarkStart w:name="_Toc351470424" w:id="9253"/>
      <w:bookmarkStart w:name="_Toc340991673" w:id="9254"/>
      <w:bookmarkStart w:name="_Toc340994376" w:id="9255"/>
      <w:bookmarkStart w:name="_Toc341005403" w:id="9256"/>
      <w:bookmarkStart w:name="_Toc341014112" w:id="9257"/>
      <w:bookmarkStart w:name="_Toc341021042" w:id="9258"/>
      <w:bookmarkStart w:name="_Toc344370328" w:id="9259"/>
      <w:bookmarkStart w:name="_Toc344370908" w:id="9260"/>
      <w:bookmarkStart w:name="_Toc345328999" w:id="9261"/>
      <w:bookmarkStart w:name="_Toc345669686" w:id="9262"/>
      <w:bookmarkStart w:name="_Toc345670265" w:id="9263"/>
      <w:bookmarkStart w:name="_Toc345689325" w:id="9264"/>
      <w:bookmarkStart w:name="_Toc346706483" w:id="9265"/>
      <w:bookmarkStart w:name="_Toc346869491" w:id="9266"/>
      <w:bookmarkStart w:name="_Toc347474009" w:id="9267"/>
      <w:bookmarkStart w:name="_Toc347478872" w:id="9268"/>
      <w:bookmarkStart w:name="_Toc347566660" w:id="9269"/>
      <w:bookmarkStart w:name="_Toc348357114" w:id="9270"/>
      <w:bookmarkStart w:name="_Toc348722784" w:id="9271"/>
      <w:bookmarkStart w:name="_Toc348723597" w:id="9272"/>
      <w:bookmarkStart w:name="_Toc349030527" w:id="9273"/>
      <w:bookmarkStart w:name="_Toc351470425" w:id="9274"/>
      <w:bookmarkStart w:name="_Toc340991674" w:id="9275"/>
      <w:bookmarkStart w:name="_Toc340994377" w:id="9276"/>
      <w:bookmarkStart w:name="_Toc341005404" w:id="9277"/>
      <w:bookmarkStart w:name="_Toc341014113" w:id="9278"/>
      <w:bookmarkStart w:name="_Toc341021043" w:id="9279"/>
      <w:bookmarkStart w:name="_Toc344370329" w:id="9280"/>
      <w:bookmarkStart w:name="_Toc344370909" w:id="9281"/>
      <w:bookmarkStart w:name="_Toc345329000" w:id="9282"/>
      <w:bookmarkStart w:name="_Toc345669687" w:id="9283"/>
      <w:bookmarkStart w:name="_Toc345670266" w:id="9284"/>
      <w:bookmarkStart w:name="_Toc345689326" w:id="9285"/>
      <w:bookmarkStart w:name="_Toc346706484" w:id="9286"/>
      <w:bookmarkStart w:name="_Toc346869492" w:id="9287"/>
      <w:bookmarkStart w:name="_Toc347474010" w:id="9288"/>
      <w:bookmarkStart w:name="_Toc347478873" w:id="9289"/>
      <w:bookmarkStart w:name="_Toc347566661" w:id="9290"/>
      <w:bookmarkStart w:name="_Toc348357115" w:id="9291"/>
      <w:bookmarkStart w:name="_Toc348722785" w:id="9292"/>
      <w:bookmarkStart w:name="_Toc348723598" w:id="9293"/>
      <w:bookmarkStart w:name="_Toc349030528" w:id="9294"/>
      <w:bookmarkStart w:name="_Toc351470426" w:id="9295"/>
      <w:bookmarkStart w:name="_Toc340991675" w:id="9296"/>
      <w:bookmarkStart w:name="_Toc340994378" w:id="9297"/>
      <w:bookmarkStart w:name="_Toc341005405" w:id="9298"/>
      <w:bookmarkStart w:name="_Toc341014114" w:id="9299"/>
      <w:bookmarkStart w:name="_Toc341021044" w:id="9300"/>
      <w:bookmarkStart w:name="_Toc344370330" w:id="9301"/>
      <w:bookmarkStart w:name="_Toc344370910" w:id="9302"/>
      <w:bookmarkStart w:name="_Toc345329001" w:id="9303"/>
      <w:bookmarkStart w:name="_Toc345669688" w:id="9304"/>
      <w:bookmarkStart w:name="_Toc345670267" w:id="9305"/>
      <w:bookmarkStart w:name="_Toc345689327" w:id="9306"/>
      <w:bookmarkStart w:name="_Toc346706485" w:id="9307"/>
      <w:bookmarkStart w:name="_Toc346869493" w:id="9308"/>
      <w:bookmarkStart w:name="_Toc347474011" w:id="9309"/>
      <w:bookmarkStart w:name="_Toc347478874" w:id="9310"/>
      <w:bookmarkStart w:name="_Toc347566662" w:id="9311"/>
      <w:bookmarkStart w:name="_Toc348357116" w:id="9312"/>
      <w:bookmarkStart w:name="_Toc348722786" w:id="9313"/>
      <w:bookmarkStart w:name="_Toc348723599" w:id="9314"/>
      <w:bookmarkStart w:name="_Toc349030529" w:id="9315"/>
      <w:bookmarkStart w:name="_Toc351470427" w:id="9316"/>
      <w:bookmarkStart w:name="_Toc340991676" w:id="9317"/>
      <w:bookmarkStart w:name="_Toc340994379" w:id="9318"/>
      <w:bookmarkStart w:name="_Toc341005406" w:id="9319"/>
      <w:bookmarkStart w:name="_Toc341014115" w:id="9320"/>
      <w:bookmarkStart w:name="_Toc341021045" w:id="9321"/>
      <w:bookmarkStart w:name="_Toc344370331" w:id="9322"/>
      <w:bookmarkStart w:name="_Toc344370911" w:id="9323"/>
      <w:bookmarkStart w:name="_Toc345329002" w:id="9324"/>
      <w:bookmarkStart w:name="_Toc345669689" w:id="9325"/>
      <w:bookmarkStart w:name="_Toc345670268" w:id="9326"/>
      <w:bookmarkStart w:name="_Toc345689328" w:id="9327"/>
      <w:bookmarkStart w:name="_Toc346706486" w:id="9328"/>
      <w:bookmarkStart w:name="_Toc346869494" w:id="9329"/>
      <w:bookmarkStart w:name="_Toc347474012" w:id="9330"/>
      <w:bookmarkStart w:name="_Toc347478875" w:id="9331"/>
      <w:bookmarkStart w:name="_Toc347566663" w:id="9332"/>
      <w:bookmarkStart w:name="_Toc348357117" w:id="9333"/>
      <w:bookmarkStart w:name="_Toc348722787" w:id="9334"/>
      <w:bookmarkStart w:name="_Toc348723600" w:id="9335"/>
      <w:bookmarkStart w:name="_Toc349030530" w:id="9336"/>
      <w:bookmarkStart w:name="_Toc351470428" w:id="9337"/>
      <w:bookmarkStart w:name="_Toc340991677" w:id="9338"/>
      <w:bookmarkStart w:name="_Toc340994380" w:id="9339"/>
      <w:bookmarkStart w:name="_Toc341005407" w:id="9340"/>
      <w:bookmarkStart w:name="_Toc341014116" w:id="9341"/>
      <w:bookmarkStart w:name="_Toc341021046" w:id="9342"/>
      <w:bookmarkStart w:name="_Toc344370332" w:id="9343"/>
      <w:bookmarkStart w:name="_Toc344370912" w:id="9344"/>
      <w:bookmarkStart w:name="_Toc345329003" w:id="9345"/>
      <w:bookmarkStart w:name="_Toc345669690" w:id="9346"/>
      <w:bookmarkStart w:name="_Toc345670269" w:id="9347"/>
      <w:bookmarkStart w:name="_Toc345689329" w:id="9348"/>
      <w:bookmarkStart w:name="_Toc346706487" w:id="9349"/>
      <w:bookmarkStart w:name="_Toc346869495" w:id="9350"/>
      <w:bookmarkStart w:name="_Toc347474013" w:id="9351"/>
      <w:bookmarkStart w:name="_Toc347478876" w:id="9352"/>
      <w:bookmarkStart w:name="_Toc347566664" w:id="9353"/>
      <w:bookmarkStart w:name="_Toc348357118" w:id="9354"/>
      <w:bookmarkStart w:name="_Toc348722788" w:id="9355"/>
      <w:bookmarkStart w:name="_Toc348723601" w:id="9356"/>
      <w:bookmarkStart w:name="_Toc349030531" w:id="9357"/>
      <w:bookmarkStart w:name="_Toc351470429" w:id="9358"/>
      <w:bookmarkStart w:name="_Toc340991678" w:id="9359"/>
      <w:bookmarkStart w:name="_Toc340994381" w:id="9360"/>
      <w:bookmarkStart w:name="_Toc341005408" w:id="9361"/>
      <w:bookmarkStart w:name="_Toc341014117" w:id="9362"/>
      <w:bookmarkStart w:name="_Toc341021047" w:id="9363"/>
      <w:bookmarkStart w:name="_Toc344370333" w:id="9364"/>
      <w:bookmarkStart w:name="_Toc344370913" w:id="9365"/>
      <w:bookmarkStart w:name="_Toc345329004" w:id="9366"/>
      <w:bookmarkStart w:name="_Toc345669691" w:id="9367"/>
      <w:bookmarkStart w:name="_Toc345670270" w:id="9368"/>
      <w:bookmarkStart w:name="_Toc345689330" w:id="9369"/>
      <w:bookmarkStart w:name="_Toc346706488" w:id="9370"/>
      <w:bookmarkStart w:name="_Toc346869496" w:id="9371"/>
      <w:bookmarkStart w:name="_Toc347474014" w:id="9372"/>
      <w:bookmarkStart w:name="_Toc347478877" w:id="9373"/>
      <w:bookmarkStart w:name="_Toc347566665" w:id="9374"/>
      <w:bookmarkStart w:name="_Toc348357119" w:id="9375"/>
      <w:bookmarkStart w:name="_Toc348722789" w:id="9376"/>
      <w:bookmarkStart w:name="_Toc348723602" w:id="9377"/>
      <w:bookmarkStart w:name="_Toc349030532" w:id="9378"/>
      <w:bookmarkStart w:name="_Toc351470430" w:id="9379"/>
      <w:bookmarkStart w:name="_Toc340991679" w:id="9380"/>
      <w:bookmarkStart w:name="_Toc340994382" w:id="9381"/>
      <w:bookmarkStart w:name="_Toc341005409" w:id="9382"/>
      <w:bookmarkStart w:name="_Toc341014118" w:id="9383"/>
      <w:bookmarkStart w:name="_Toc341021048" w:id="9384"/>
      <w:bookmarkStart w:name="_Toc344370334" w:id="9385"/>
      <w:bookmarkStart w:name="_Toc344370914" w:id="9386"/>
      <w:bookmarkStart w:name="_Toc345329005" w:id="9387"/>
      <w:bookmarkStart w:name="_Toc345669692" w:id="9388"/>
      <w:bookmarkStart w:name="_Toc345670271" w:id="9389"/>
      <w:bookmarkStart w:name="_Toc345689331" w:id="9390"/>
      <w:bookmarkStart w:name="_Toc346706489" w:id="9391"/>
      <w:bookmarkStart w:name="_Toc346869497" w:id="9392"/>
      <w:bookmarkStart w:name="_Toc347474015" w:id="9393"/>
      <w:bookmarkStart w:name="_Toc347478878" w:id="9394"/>
      <w:bookmarkStart w:name="_Toc347566666" w:id="9395"/>
      <w:bookmarkStart w:name="_Toc348357120" w:id="9396"/>
      <w:bookmarkStart w:name="_Toc348722790" w:id="9397"/>
      <w:bookmarkStart w:name="_Toc348723603" w:id="9398"/>
      <w:bookmarkStart w:name="_Toc349030533" w:id="9399"/>
      <w:bookmarkStart w:name="_Toc351470431" w:id="9400"/>
      <w:bookmarkStart w:name="_Toc340991680" w:id="9401"/>
      <w:bookmarkStart w:name="_Toc340994383" w:id="9402"/>
      <w:bookmarkStart w:name="_Toc341005410" w:id="9403"/>
      <w:bookmarkStart w:name="_Toc341014119" w:id="9404"/>
      <w:bookmarkStart w:name="_Toc341021049" w:id="9405"/>
      <w:bookmarkStart w:name="_Toc344370335" w:id="9406"/>
      <w:bookmarkStart w:name="_Toc344370915" w:id="9407"/>
      <w:bookmarkStart w:name="_Toc345329006" w:id="9408"/>
      <w:bookmarkStart w:name="_Toc345669693" w:id="9409"/>
      <w:bookmarkStart w:name="_Toc345670272" w:id="9410"/>
      <w:bookmarkStart w:name="_Toc345689332" w:id="9411"/>
      <w:bookmarkStart w:name="_Toc346706490" w:id="9412"/>
      <w:bookmarkStart w:name="_Toc346869498" w:id="9413"/>
      <w:bookmarkStart w:name="_Toc347474016" w:id="9414"/>
      <w:bookmarkStart w:name="_Toc347478879" w:id="9415"/>
      <w:bookmarkStart w:name="_Toc347566667" w:id="9416"/>
      <w:bookmarkStart w:name="_Toc348357121" w:id="9417"/>
      <w:bookmarkStart w:name="_Toc348722791" w:id="9418"/>
      <w:bookmarkStart w:name="_Toc348723604" w:id="9419"/>
      <w:bookmarkStart w:name="_Toc349030534" w:id="9420"/>
      <w:bookmarkStart w:name="_Toc351470432" w:id="9421"/>
      <w:bookmarkStart w:name="_Toc340991681" w:id="9422"/>
      <w:bookmarkStart w:name="_Toc340994384" w:id="9423"/>
      <w:bookmarkStart w:name="_Toc341005411" w:id="9424"/>
      <w:bookmarkStart w:name="_Toc341014120" w:id="9425"/>
      <w:bookmarkStart w:name="_Toc341021050" w:id="9426"/>
      <w:bookmarkStart w:name="_Toc344370336" w:id="9427"/>
      <w:bookmarkStart w:name="_Toc344370916" w:id="9428"/>
      <w:bookmarkStart w:name="_Toc345329007" w:id="9429"/>
      <w:bookmarkStart w:name="_Toc345669694" w:id="9430"/>
      <w:bookmarkStart w:name="_Toc345670273" w:id="9431"/>
      <w:bookmarkStart w:name="_Toc345689333" w:id="9432"/>
      <w:bookmarkStart w:name="_Toc346706491" w:id="9433"/>
      <w:bookmarkStart w:name="_Toc346869499" w:id="9434"/>
      <w:bookmarkStart w:name="_Toc347474017" w:id="9435"/>
      <w:bookmarkStart w:name="_Toc347478880" w:id="9436"/>
      <w:bookmarkStart w:name="_Toc347566668" w:id="9437"/>
      <w:bookmarkStart w:name="_Toc348357122" w:id="9438"/>
      <w:bookmarkStart w:name="_Toc348722792" w:id="9439"/>
      <w:bookmarkStart w:name="_Toc348723605" w:id="9440"/>
      <w:bookmarkStart w:name="_Toc349030535" w:id="9441"/>
      <w:bookmarkStart w:name="_Toc351470433" w:id="9442"/>
      <w:bookmarkStart w:name="_Toc340991682" w:id="9443"/>
      <w:bookmarkStart w:name="_Toc340994385" w:id="9444"/>
      <w:bookmarkStart w:name="_Toc341005412" w:id="9445"/>
      <w:bookmarkStart w:name="_Toc341014121" w:id="9446"/>
      <w:bookmarkStart w:name="_Toc341021051" w:id="9447"/>
      <w:bookmarkStart w:name="_Toc344370337" w:id="9448"/>
      <w:bookmarkStart w:name="_Toc344370917" w:id="9449"/>
      <w:bookmarkStart w:name="_Toc345329008" w:id="9450"/>
      <w:bookmarkStart w:name="_Toc345669695" w:id="9451"/>
      <w:bookmarkStart w:name="_Toc345670274" w:id="9452"/>
      <w:bookmarkStart w:name="_Toc345689334" w:id="9453"/>
      <w:bookmarkStart w:name="_Toc346706492" w:id="9454"/>
      <w:bookmarkStart w:name="_Toc346869500" w:id="9455"/>
      <w:bookmarkStart w:name="_Toc347474018" w:id="9456"/>
      <w:bookmarkStart w:name="_Toc347478881" w:id="9457"/>
      <w:bookmarkStart w:name="_Toc347566669" w:id="9458"/>
      <w:bookmarkStart w:name="_Toc348357123" w:id="9459"/>
      <w:bookmarkStart w:name="_Toc348722793" w:id="9460"/>
      <w:bookmarkStart w:name="_Toc348723606" w:id="9461"/>
      <w:bookmarkStart w:name="_Toc349030536" w:id="9462"/>
      <w:bookmarkStart w:name="_Toc351470434" w:id="9463"/>
      <w:bookmarkStart w:name="_Toc340991683" w:id="9464"/>
      <w:bookmarkStart w:name="_Toc340994386" w:id="9465"/>
      <w:bookmarkStart w:name="_Toc341005413" w:id="9466"/>
      <w:bookmarkStart w:name="_Toc341014122" w:id="9467"/>
      <w:bookmarkStart w:name="_Toc341021052" w:id="9468"/>
      <w:bookmarkStart w:name="_Toc344370338" w:id="9469"/>
      <w:bookmarkStart w:name="_Toc344370918" w:id="9470"/>
      <w:bookmarkStart w:name="_Toc345329009" w:id="9471"/>
      <w:bookmarkStart w:name="_Toc345669696" w:id="9472"/>
      <w:bookmarkStart w:name="_Toc345670275" w:id="9473"/>
      <w:bookmarkStart w:name="_Toc345689335" w:id="9474"/>
      <w:bookmarkStart w:name="_Toc346706493" w:id="9475"/>
      <w:bookmarkStart w:name="_Toc346869501" w:id="9476"/>
      <w:bookmarkStart w:name="_Toc347474019" w:id="9477"/>
      <w:bookmarkStart w:name="_Toc347478882" w:id="9478"/>
      <w:bookmarkStart w:name="_Toc347566670" w:id="9479"/>
      <w:bookmarkStart w:name="_Toc348357124" w:id="9480"/>
      <w:bookmarkStart w:name="_Toc348722794" w:id="9481"/>
      <w:bookmarkStart w:name="_Toc348723607" w:id="9482"/>
      <w:bookmarkStart w:name="_Toc349030537" w:id="9483"/>
      <w:bookmarkStart w:name="_Toc351470435" w:id="9484"/>
      <w:bookmarkStart w:name="_Toc340991684" w:id="9485"/>
      <w:bookmarkStart w:name="_Toc340994387" w:id="9486"/>
      <w:bookmarkStart w:name="_Toc341005414" w:id="9487"/>
      <w:bookmarkStart w:name="_Toc341014123" w:id="9488"/>
      <w:bookmarkStart w:name="_Toc341021053" w:id="9489"/>
      <w:bookmarkStart w:name="_Toc344370339" w:id="9490"/>
      <w:bookmarkStart w:name="_Toc344370919" w:id="9491"/>
      <w:bookmarkStart w:name="_Toc345329010" w:id="9492"/>
      <w:bookmarkStart w:name="_Toc345669697" w:id="9493"/>
      <w:bookmarkStart w:name="_Toc345670276" w:id="9494"/>
      <w:bookmarkStart w:name="_Toc345689336" w:id="9495"/>
      <w:bookmarkStart w:name="_Toc346706494" w:id="9496"/>
      <w:bookmarkStart w:name="_Toc346869502" w:id="9497"/>
      <w:bookmarkStart w:name="_Toc347474020" w:id="9498"/>
      <w:bookmarkStart w:name="_Toc347478883" w:id="9499"/>
      <w:bookmarkStart w:name="_Toc347566671" w:id="9500"/>
      <w:bookmarkStart w:name="_Toc348357125" w:id="9501"/>
      <w:bookmarkStart w:name="_Toc348722795" w:id="9502"/>
      <w:bookmarkStart w:name="_Toc348723608" w:id="9503"/>
      <w:bookmarkStart w:name="_Toc349030538" w:id="9504"/>
      <w:bookmarkStart w:name="_Toc351470436" w:id="9505"/>
      <w:bookmarkStart w:name="_Toc340991685" w:id="9506"/>
      <w:bookmarkStart w:name="_Toc340994388" w:id="9507"/>
      <w:bookmarkStart w:name="_Toc341005415" w:id="9508"/>
      <w:bookmarkStart w:name="_Toc341014124" w:id="9509"/>
      <w:bookmarkStart w:name="_Toc341021054" w:id="9510"/>
      <w:bookmarkStart w:name="_Toc344370340" w:id="9511"/>
      <w:bookmarkStart w:name="_Toc344370920" w:id="9512"/>
      <w:bookmarkStart w:name="_Toc345329011" w:id="9513"/>
      <w:bookmarkStart w:name="_Toc345669698" w:id="9514"/>
      <w:bookmarkStart w:name="_Toc345670277" w:id="9515"/>
      <w:bookmarkStart w:name="_Toc345689337" w:id="9516"/>
      <w:bookmarkStart w:name="_Toc346706495" w:id="9517"/>
      <w:bookmarkStart w:name="_Toc346869503" w:id="9518"/>
      <w:bookmarkStart w:name="_Toc347474021" w:id="9519"/>
      <w:bookmarkStart w:name="_Toc347478884" w:id="9520"/>
      <w:bookmarkStart w:name="_Toc347563617" w:id="9521"/>
      <w:bookmarkStart w:name="_Toc347566672" w:id="9522"/>
      <w:bookmarkStart w:name="_Toc347819141" w:id="9523"/>
      <w:bookmarkStart w:name="_Toc348357126" w:id="9524"/>
      <w:bookmarkStart w:name="_Toc348722796" w:id="9525"/>
      <w:bookmarkStart w:name="_Toc348723609" w:id="9526"/>
      <w:bookmarkStart w:name="_Toc349030539" w:id="9527"/>
      <w:bookmarkStart w:name="_Toc351470437" w:id="9528"/>
      <w:bookmarkStart w:name="_Toc340991686" w:id="9529"/>
      <w:bookmarkStart w:name="_Toc340994389" w:id="9530"/>
      <w:bookmarkStart w:name="_Toc341005416" w:id="9531"/>
      <w:bookmarkStart w:name="_Toc341014125" w:id="9532"/>
      <w:bookmarkStart w:name="_Toc341021055" w:id="9533"/>
      <w:bookmarkStart w:name="_Toc344370341" w:id="9534"/>
      <w:bookmarkStart w:name="_Toc344370921" w:id="9535"/>
      <w:bookmarkStart w:name="_Toc345329012" w:id="9536"/>
      <w:bookmarkStart w:name="_Toc345669699" w:id="9537"/>
      <w:bookmarkStart w:name="_Toc345670278" w:id="9538"/>
      <w:bookmarkStart w:name="_Toc345689338" w:id="9539"/>
      <w:bookmarkStart w:name="_Toc346706496" w:id="9540"/>
      <w:bookmarkStart w:name="_Toc346869504" w:id="9541"/>
      <w:bookmarkStart w:name="_Toc347474022" w:id="9542"/>
      <w:bookmarkStart w:name="_Toc347478885" w:id="9543"/>
      <w:bookmarkStart w:name="_Toc347563618" w:id="9544"/>
      <w:bookmarkStart w:name="_Toc347566673" w:id="9545"/>
      <w:bookmarkStart w:name="_Toc347819142" w:id="9546"/>
      <w:bookmarkStart w:name="_Toc348357127" w:id="9547"/>
      <w:bookmarkStart w:name="_Toc348722797" w:id="9548"/>
      <w:bookmarkStart w:name="_Toc348723610" w:id="9549"/>
      <w:bookmarkStart w:name="_Toc349030540" w:id="9550"/>
      <w:bookmarkStart w:name="_Toc351470438" w:id="9551"/>
      <w:bookmarkStart w:name="_Toc340991687" w:id="9552"/>
      <w:bookmarkStart w:name="_Toc340994390" w:id="9553"/>
      <w:bookmarkStart w:name="_Toc341005417" w:id="9554"/>
      <w:bookmarkStart w:name="_Toc341014126" w:id="9555"/>
      <w:bookmarkStart w:name="_Toc341021056" w:id="9556"/>
      <w:bookmarkStart w:name="_Toc344370342" w:id="9557"/>
      <w:bookmarkStart w:name="_Toc344370922" w:id="9558"/>
      <w:bookmarkStart w:name="_Toc345329013" w:id="9559"/>
      <w:bookmarkStart w:name="_Toc345669700" w:id="9560"/>
      <w:bookmarkStart w:name="_Toc345670279" w:id="9561"/>
      <w:bookmarkStart w:name="_Toc345689339" w:id="9562"/>
      <w:bookmarkStart w:name="_Toc346706497" w:id="9563"/>
      <w:bookmarkStart w:name="_Toc346869505" w:id="9564"/>
      <w:bookmarkStart w:name="_Toc347474023" w:id="9565"/>
      <w:bookmarkStart w:name="_Toc347478886" w:id="9566"/>
      <w:bookmarkStart w:name="_Toc347566674" w:id="9567"/>
      <w:bookmarkStart w:name="_Toc348357128" w:id="9568"/>
      <w:bookmarkStart w:name="_Toc348722798" w:id="9569"/>
      <w:bookmarkStart w:name="_Toc348723611" w:id="9570"/>
      <w:bookmarkStart w:name="_Toc349030541" w:id="9571"/>
      <w:bookmarkStart w:name="_Toc351470439" w:id="9572"/>
      <w:bookmarkStart w:name="_Toc340991688" w:id="9573"/>
      <w:bookmarkStart w:name="_Toc340994391" w:id="9574"/>
      <w:bookmarkStart w:name="_Toc341005418" w:id="9575"/>
      <w:bookmarkStart w:name="_Toc341014127" w:id="9576"/>
      <w:bookmarkStart w:name="_Toc341021057" w:id="9577"/>
      <w:bookmarkStart w:name="_Toc344370343" w:id="9578"/>
      <w:bookmarkStart w:name="_Toc344370923" w:id="9579"/>
      <w:bookmarkStart w:name="_Toc345329014" w:id="9580"/>
      <w:bookmarkStart w:name="_Toc345669701" w:id="9581"/>
      <w:bookmarkStart w:name="_Toc345670280" w:id="9582"/>
      <w:bookmarkStart w:name="_Toc345689340" w:id="9583"/>
      <w:bookmarkStart w:name="_Toc346706498" w:id="9584"/>
      <w:bookmarkStart w:name="_Toc346869506" w:id="9585"/>
      <w:bookmarkStart w:name="_Toc347474024" w:id="9586"/>
      <w:bookmarkStart w:name="_Toc347478887" w:id="9587"/>
      <w:bookmarkStart w:name="_Toc347566675" w:id="9588"/>
      <w:bookmarkStart w:name="_Toc348357129" w:id="9589"/>
      <w:bookmarkStart w:name="_Toc348722799" w:id="9590"/>
      <w:bookmarkStart w:name="_Toc348723612" w:id="9591"/>
      <w:bookmarkStart w:name="_Toc349030542" w:id="9592"/>
      <w:bookmarkStart w:name="_Toc351470440" w:id="9593"/>
      <w:bookmarkStart w:name="_Toc340991689" w:id="9594"/>
      <w:bookmarkStart w:name="_Toc340994392" w:id="9595"/>
      <w:bookmarkStart w:name="_Toc341005419" w:id="9596"/>
      <w:bookmarkStart w:name="_Toc341014128" w:id="9597"/>
      <w:bookmarkStart w:name="_Toc341021058" w:id="9598"/>
      <w:bookmarkStart w:name="_Toc344370344" w:id="9599"/>
      <w:bookmarkStart w:name="_Toc344370924" w:id="9600"/>
      <w:bookmarkStart w:name="_Toc345329015" w:id="9601"/>
      <w:bookmarkStart w:name="_Toc345669702" w:id="9602"/>
      <w:bookmarkStart w:name="_Toc345670281" w:id="9603"/>
      <w:bookmarkStart w:name="_Toc345689341" w:id="9604"/>
      <w:bookmarkStart w:name="_Toc346706499" w:id="9605"/>
      <w:bookmarkStart w:name="_Toc346869507" w:id="9606"/>
      <w:bookmarkStart w:name="_Toc347474025" w:id="9607"/>
      <w:bookmarkStart w:name="_Toc347478888" w:id="9608"/>
      <w:bookmarkStart w:name="_Toc347566676" w:id="9609"/>
      <w:bookmarkStart w:name="_Toc348357130" w:id="9610"/>
      <w:bookmarkStart w:name="_Toc348722800" w:id="9611"/>
      <w:bookmarkStart w:name="_Toc348723613" w:id="9612"/>
      <w:bookmarkStart w:name="_Toc349030543" w:id="9613"/>
      <w:bookmarkStart w:name="_Toc351470441" w:id="9614"/>
      <w:bookmarkStart w:name="_Toc340991690" w:id="9615"/>
      <w:bookmarkStart w:name="_Toc340994393" w:id="9616"/>
      <w:bookmarkStart w:name="_Toc341005420" w:id="9617"/>
      <w:bookmarkStart w:name="_Toc341014129" w:id="9618"/>
      <w:bookmarkStart w:name="_Toc341021059" w:id="9619"/>
      <w:bookmarkStart w:name="_Toc344370345" w:id="9620"/>
      <w:bookmarkStart w:name="_Toc344370925" w:id="9621"/>
      <w:bookmarkStart w:name="_Toc345329016" w:id="9622"/>
      <w:bookmarkStart w:name="_Toc345669703" w:id="9623"/>
      <w:bookmarkStart w:name="_Toc345670282" w:id="9624"/>
      <w:bookmarkStart w:name="_Toc345689342" w:id="9625"/>
      <w:bookmarkStart w:name="_Toc346706500" w:id="9626"/>
      <w:bookmarkStart w:name="_Toc346869508" w:id="9627"/>
      <w:bookmarkStart w:name="_Toc347474026" w:id="9628"/>
      <w:bookmarkStart w:name="_Toc347478889" w:id="9629"/>
      <w:bookmarkStart w:name="_Toc347566677" w:id="9630"/>
      <w:bookmarkStart w:name="_Toc348357131" w:id="9631"/>
      <w:bookmarkStart w:name="_Toc348722801" w:id="9632"/>
      <w:bookmarkStart w:name="_Toc348723614" w:id="9633"/>
      <w:bookmarkStart w:name="_Toc349030544" w:id="9634"/>
      <w:bookmarkStart w:name="_Toc351470442" w:id="9635"/>
      <w:bookmarkStart w:name="_Toc340991691" w:id="9636"/>
      <w:bookmarkStart w:name="_Toc340994394" w:id="9637"/>
      <w:bookmarkStart w:name="_Toc341005421" w:id="9638"/>
      <w:bookmarkStart w:name="_Toc341014130" w:id="9639"/>
      <w:bookmarkStart w:name="_Toc341021060" w:id="9640"/>
      <w:bookmarkStart w:name="_Toc344370346" w:id="9641"/>
      <w:bookmarkStart w:name="_Toc344370926" w:id="9642"/>
      <w:bookmarkStart w:name="_Toc345329017" w:id="9643"/>
      <w:bookmarkStart w:name="_Toc345669704" w:id="9644"/>
      <w:bookmarkStart w:name="_Toc345670283" w:id="9645"/>
      <w:bookmarkStart w:name="_Toc345689343" w:id="9646"/>
      <w:bookmarkStart w:name="_Toc346706501" w:id="9647"/>
      <w:bookmarkStart w:name="_Toc346869509" w:id="9648"/>
      <w:bookmarkStart w:name="_Toc347474027" w:id="9649"/>
      <w:bookmarkStart w:name="_Toc347478890" w:id="9650"/>
      <w:bookmarkStart w:name="_Toc347566678" w:id="9651"/>
      <w:bookmarkStart w:name="_Toc348357132" w:id="9652"/>
      <w:bookmarkStart w:name="_Toc348722802" w:id="9653"/>
      <w:bookmarkStart w:name="_Toc348723615" w:id="9654"/>
      <w:bookmarkStart w:name="_Toc349030545" w:id="9655"/>
      <w:bookmarkStart w:name="_Toc351470443" w:id="9656"/>
      <w:bookmarkStart w:name="_Toc340991692" w:id="9657"/>
      <w:bookmarkStart w:name="_Toc340994395" w:id="9658"/>
      <w:bookmarkStart w:name="_Toc341005422" w:id="9659"/>
      <w:bookmarkStart w:name="_Toc341014131" w:id="9660"/>
      <w:bookmarkStart w:name="_Toc341021061" w:id="9661"/>
      <w:bookmarkStart w:name="_Toc344370347" w:id="9662"/>
      <w:bookmarkStart w:name="_Toc344370927" w:id="9663"/>
      <w:bookmarkStart w:name="_Toc345329018" w:id="9664"/>
      <w:bookmarkStart w:name="_Toc345669705" w:id="9665"/>
      <w:bookmarkStart w:name="_Toc345670284" w:id="9666"/>
      <w:bookmarkStart w:name="_Toc345689344" w:id="9667"/>
      <w:bookmarkStart w:name="_Toc346706502" w:id="9668"/>
      <w:bookmarkStart w:name="_Toc346869510" w:id="9669"/>
      <w:bookmarkStart w:name="_Toc347474028" w:id="9670"/>
      <w:bookmarkStart w:name="_Toc347478891" w:id="9671"/>
      <w:bookmarkStart w:name="_Toc347566679" w:id="9672"/>
      <w:bookmarkStart w:name="_Toc348357133" w:id="9673"/>
      <w:bookmarkStart w:name="_Toc348722803" w:id="9674"/>
      <w:bookmarkStart w:name="_Toc348723616" w:id="9675"/>
      <w:bookmarkStart w:name="_Toc349030546" w:id="9676"/>
      <w:bookmarkStart w:name="_Toc351470444" w:id="9677"/>
      <w:bookmarkStart w:name="_Toc340991693" w:id="9678"/>
      <w:bookmarkStart w:name="_Toc340994396" w:id="9679"/>
      <w:bookmarkStart w:name="_Toc341005423" w:id="9680"/>
      <w:bookmarkStart w:name="_Toc341014132" w:id="9681"/>
      <w:bookmarkStart w:name="_Toc341021062" w:id="9682"/>
      <w:bookmarkStart w:name="_Toc344370348" w:id="9683"/>
      <w:bookmarkStart w:name="_Toc344370928" w:id="9684"/>
      <w:bookmarkStart w:name="_Toc345329019" w:id="9685"/>
      <w:bookmarkStart w:name="_Toc345669706" w:id="9686"/>
      <w:bookmarkStart w:name="_Toc345670285" w:id="9687"/>
      <w:bookmarkStart w:name="_Toc345689345" w:id="9688"/>
      <w:bookmarkStart w:name="_Toc346706503" w:id="9689"/>
      <w:bookmarkStart w:name="_Toc346869511" w:id="9690"/>
      <w:bookmarkStart w:name="_Toc347474029" w:id="9691"/>
      <w:bookmarkStart w:name="_Toc347478892" w:id="9692"/>
      <w:bookmarkStart w:name="_Toc347566680" w:id="9693"/>
      <w:bookmarkStart w:name="_Toc348357134" w:id="9694"/>
      <w:bookmarkStart w:name="_Toc348722804" w:id="9695"/>
      <w:bookmarkStart w:name="_Toc348723617" w:id="9696"/>
      <w:bookmarkStart w:name="_Toc349030547" w:id="9697"/>
      <w:bookmarkStart w:name="_Toc351470445" w:id="9698"/>
      <w:bookmarkStart w:name="_Toc340991694" w:id="9699"/>
      <w:bookmarkStart w:name="_Toc340994397" w:id="9700"/>
      <w:bookmarkStart w:name="_Toc341005424" w:id="9701"/>
      <w:bookmarkStart w:name="_Toc341014133" w:id="9702"/>
      <w:bookmarkStart w:name="_Toc341021063" w:id="9703"/>
      <w:bookmarkStart w:name="_Toc344370349" w:id="9704"/>
      <w:bookmarkStart w:name="_Toc344370929" w:id="9705"/>
      <w:bookmarkStart w:name="_Toc345329020" w:id="9706"/>
      <w:bookmarkStart w:name="_Toc345669707" w:id="9707"/>
      <w:bookmarkStart w:name="_Toc345670286" w:id="9708"/>
      <w:bookmarkStart w:name="_Toc345689346" w:id="9709"/>
      <w:bookmarkStart w:name="_Toc346706504" w:id="9710"/>
      <w:bookmarkStart w:name="_Toc346869512" w:id="9711"/>
      <w:bookmarkStart w:name="_Toc347474030" w:id="9712"/>
      <w:bookmarkStart w:name="_Toc347478893" w:id="9713"/>
      <w:bookmarkStart w:name="_Toc347566681" w:id="9714"/>
      <w:bookmarkStart w:name="_Toc348357135" w:id="9715"/>
      <w:bookmarkStart w:name="_Toc348722805" w:id="9716"/>
      <w:bookmarkStart w:name="_Toc348723618" w:id="9717"/>
      <w:bookmarkStart w:name="_Toc349030548" w:id="9718"/>
      <w:bookmarkStart w:name="_Toc351470446" w:id="9719"/>
      <w:bookmarkStart w:name="_Toc340991695" w:id="9720"/>
      <w:bookmarkStart w:name="_Toc340994398" w:id="9721"/>
      <w:bookmarkStart w:name="_Toc341005425" w:id="9722"/>
      <w:bookmarkStart w:name="_Toc341014134" w:id="9723"/>
      <w:bookmarkStart w:name="_Toc341021064" w:id="9724"/>
      <w:bookmarkStart w:name="_Toc344370350" w:id="9725"/>
      <w:bookmarkStart w:name="_Toc344370930" w:id="9726"/>
      <w:bookmarkStart w:name="_Toc345329021" w:id="9727"/>
      <w:bookmarkStart w:name="_Toc345669708" w:id="9728"/>
      <w:bookmarkStart w:name="_Toc345670287" w:id="9729"/>
      <w:bookmarkStart w:name="_Toc345689347" w:id="9730"/>
      <w:bookmarkStart w:name="_Toc346706505" w:id="9731"/>
      <w:bookmarkStart w:name="_Toc346869513" w:id="9732"/>
      <w:bookmarkStart w:name="_Toc347474031" w:id="9733"/>
      <w:bookmarkStart w:name="_Toc347478894" w:id="9734"/>
      <w:bookmarkStart w:name="_Toc347566682" w:id="9735"/>
      <w:bookmarkStart w:name="_Toc348357136" w:id="9736"/>
      <w:bookmarkStart w:name="_Toc348722806" w:id="9737"/>
      <w:bookmarkStart w:name="_Toc348723619" w:id="9738"/>
      <w:bookmarkStart w:name="_Toc349030549" w:id="9739"/>
      <w:bookmarkStart w:name="_Toc351470447" w:id="9740"/>
      <w:bookmarkStart w:name="_Toc340991696" w:id="9741"/>
      <w:bookmarkStart w:name="_Toc340994399" w:id="9742"/>
      <w:bookmarkStart w:name="_Toc341005426" w:id="9743"/>
      <w:bookmarkStart w:name="_Toc341014135" w:id="9744"/>
      <w:bookmarkStart w:name="_Toc341021065" w:id="9745"/>
      <w:bookmarkStart w:name="_Toc344370351" w:id="9746"/>
      <w:bookmarkStart w:name="_Toc344370931" w:id="9747"/>
      <w:bookmarkStart w:name="_Toc345329022" w:id="9748"/>
      <w:bookmarkStart w:name="_Toc345669709" w:id="9749"/>
      <w:bookmarkStart w:name="_Toc345670288" w:id="9750"/>
      <w:bookmarkStart w:name="_Toc345689348" w:id="9751"/>
      <w:bookmarkStart w:name="_Toc346706506" w:id="9752"/>
      <w:bookmarkStart w:name="_Toc346869514" w:id="9753"/>
      <w:bookmarkStart w:name="_Toc347474032" w:id="9754"/>
      <w:bookmarkStart w:name="_Toc347478895" w:id="9755"/>
      <w:bookmarkStart w:name="_Toc347566683" w:id="9756"/>
      <w:bookmarkStart w:name="_Toc348357137" w:id="9757"/>
      <w:bookmarkStart w:name="_Toc348722807" w:id="9758"/>
      <w:bookmarkStart w:name="_Toc348723620" w:id="9759"/>
      <w:bookmarkStart w:name="_Toc349030550" w:id="9760"/>
      <w:bookmarkStart w:name="_Toc351470448" w:id="9761"/>
      <w:bookmarkStart w:name="_Toc340991697" w:id="9762"/>
      <w:bookmarkStart w:name="_Toc340994400" w:id="9763"/>
      <w:bookmarkStart w:name="_Toc341005427" w:id="9764"/>
      <w:bookmarkStart w:name="_Toc341014136" w:id="9765"/>
      <w:bookmarkStart w:name="_Toc341021066" w:id="9766"/>
      <w:bookmarkStart w:name="_Toc344370352" w:id="9767"/>
      <w:bookmarkStart w:name="_Toc344370932" w:id="9768"/>
      <w:bookmarkStart w:name="_Toc345329023" w:id="9769"/>
      <w:bookmarkStart w:name="_Toc345669710" w:id="9770"/>
      <w:bookmarkStart w:name="_Toc345670289" w:id="9771"/>
      <w:bookmarkStart w:name="_Toc345689349" w:id="9772"/>
      <w:bookmarkStart w:name="_Toc346706507" w:id="9773"/>
      <w:bookmarkStart w:name="_Toc346869515" w:id="9774"/>
      <w:bookmarkStart w:name="_Toc347474033" w:id="9775"/>
      <w:bookmarkStart w:name="_Toc347478896" w:id="9776"/>
      <w:bookmarkStart w:name="_Toc347566684" w:id="9777"/>
      <w:bookmarkStart w:name="_Toc348357138" w:id="9778"/>
      <w:bookmarkStart w:name="_Toc348722808" w:id="9779"/>
      <w:bookmarkStart w:name="_Toc348723621" w:id="9780"/>
      <w:bookmarkStart w:name="_Toc349030551" w:id="9781"/>
      <w:bookmarkStart w:name="_Toc351470449" w:id="9782"/>
      <w:bookmarkStart w:name="_Toc340991698" w:id="9783"/>
      <w:bookmarkStart w:name="_Toc340994401" w:id="9784"/>
      <w:bookmarkStart w:name="_Toc341005428" w:id="9785"/>
      <w:bookmarkStart w:name="_Toc341014137" w:id="9786"/>
      <w:bookmarkStart w:name="_Toc341021067" w:id="9787"/>
      <w:bookmarkStart w:name="_Toc344370353" w:id="9788"/>
      <w:bookmarkStart w:name="_Toc344370933" w:id="9789"/>
      <w:bookmarkStart w:name="_Toc345329024" w:id="9790"/>
      <w:bookmarkStart w:name="_Toc345669711" w:id="9791"/>
      <w:bookmarkStart w:name="_Toc345670290" w:id="9792"/>
      <w:bookmarkStart w:name="_Toc345689350" w:id="9793"/>
      <w:bookmarkStart w:name="_Toc346706508" w:id="9794"/>
      <w:bookmarkStart w:name="_Toc346869516" w:id="9795"/>
      <w:bookmarkStart w:name="_Toc347474034" w:id="9796"/>
      <w:bookmarkStart w:name="_Toc347478897" w:id="9797"/>
      <w:bookmarkStart w:name="_Toc347566685" w:id="9798"/>
      <w:bookmarkStart w:name="_Toc348357139" w:id="9799"/>
      <w:bookmarkStart w:name="_Toc348722809" w:id="9800"/>
      <w:bookmarkStart w:name="_Toc348723622" w:id="9801"/>
      <w:bookmarkStart w:name="_Toc349030552" w:id="9802"/>
      <w:bookmarkStart w:name="_Toc351470450" w:id="9803"/>
      <w:bookmarkStart w:name="_Toc340991699" w:id="9804"/>
      <w:bookmarkStart w:name="_Toc340994402" w:id="9805"/>
      <w:bookmarkStart w:name="_Toc341005429" w:id="9806"/>
      <w:bookmarkStart w:name="_Toc341014138" w:id="9807"/>
      <w:bookmarkStart w:name="_Toc341021068" w:id="9808"/>
      <w:bookmarkStart w:name="_Toc344370354" w:id="9809"/>
      <w:bookmarkStart w:name="_Toc344370934" w:id="9810"/>
      <w:bookmarkStart w:name="_Toc345329025" w:id="9811"/>
      <w:bookmarkStart w:name="_Toc345669712" w:id="9812"/>
      <w:bookmarkStart w:name="_Toc345670291" w:id="9813"/>
      <w:bookmarkStart w:name="_Toc345689351" w:id="9814"/>
      <w:bookmarkStart w:name="_Toc346706509" w:id="9815"/>
      <w:bookmarkStart w:name="_Toc346869517" w:id="9816"/>
      <w:bookmarkStart w:name="_Toc347474035" w:id="9817"/>
      <w:bookmarkStart w:name="_Toc347478898" w:id="9818"/>
      <w:bookmarkStart w:name="_Toc347566686" w:id="9819"/>
      <w:bookmarkStart w:name="_Toc348357140" w:id="9820"/>
      <w:bookmarkStart w:name="_Toc348722810" w:id="9821"/>
      <w:bookmarkStart w:name="_Toc348723623" w:id="9822"/>
      <w:bookmarkStart w:name="_Toc349030553" w:id="9823"/>
      <w:bookmarkStart w:name="_Toc351470451" w:id="9824"/>
      <w:bookmarkStart w:name="_Toc340991700" w:id="9825"/>
      <w:bookmarkStart w:name="_Toc340994403" w:id="9826"/>
      <w:bookmarkStart w:name="_Toc341005430" w:id="9827"/>
      <w:bookmarkStart w:name="_Toc341014139" w:id="9828"/>
      <w:bookmarkStart w:name="_Toc341021069" w:id="9829"/>
      <w:bookmarkStart w:name="_Toc344370355" w:id="9830"/>
      <w:bookmarkStart w:name="_Toc344370935" w:id="9831"/>
      <w:bookmarkStart w:name="_Toc345329026" w:id="9832"/>
      <w:bookmarkStart w:name="_Toc345669713" w:id="9833"/>
      <w:bookmarkStart w:name="_Toc345670292" w:id="9834"/>
      <w:bookmarkStart w:name="_Toc345689352" w:id="9835"/>
      <w:bookmarkStart w:name="_Toc346706510" w:id="9836"/>
      <w:bookmarkStart w:name="_Toc346869518" w:id="9837"/>
      <w:bookmarkStart w:name="_Toc347474036" w:id="9838"/>
      <w:bookmarkStart w:name="_Toc347478899" w:id="9839"/>
      <w:bookmarkStart w:name="_Toc347566687" w:id="9840"/>
      <w:bookmarkStart w:name="_Toc348357141" w:id="9841"/>
      <w:bookmarkStart w:name="_Toc348722811" w:id="9842"/>
      <w:bookmarkStart w:name="_Toc348723624" w:id="9843"/>
      <w:bookmarkStart w:name="_Toc349030554" w:id="9844"/>
      <w:bookmarkStart w:name="_Toc351470452" w:id="9845"/>
      <w:bookmarkStart w:name="_Toc340991701" w:id="9846"/>
      <w:bookmarkStart w:name="_Toc340994404" w:id="9847"/>
      <w:bookmarkStart w:name="_Toc341005431" w:id="9848"/>
      <w:bookmarkStart w:name="_Toc341014140" w:id="9849"/>
      <w:bookmarkStart w:name="_Toc341021070" w:id="9850"/>
      <w:bookmarkStart w:name="_Toc344370356" w:id="9851"/>
      <w:bookmarkStart w:name="_Toc344370936" w:id="9852"/>
      <w:bookmarkStart w:name="_Toc345329027" w:id="9853"/>
      <w:bookmarkStart w:name="_Toc345669714" w:id="9854"/>
      <w:bookmarkStart w:name="_Toc345670293" w:id="9855"/>
      <w:bookmarkStart w:name="_Toc345689353" w:id="9856"/>
      <w:bookmarkStart w:name="_Toc346706511" w:id="9857"/>
      <w:bookmarkStart w:name="_Toc346869519" w:id="9858"/>
      <w:bookmarkStart w:name="_Toc347474037" w:id="9859"/>
      <w:bookmarkStart w:name="_Toc347478900" w:id="9860"/>
      <w:bookmarkStart w:name="_Toc347566688" w:id="9861"/>
      <w:bookmarkStart w:name="_Toc348357142" w:id="9862"/>
      <w:bookmarkStart w:name="_Toc348722812" w:id="9863"/>
      <w:bookmarkStart w:name="_Toc348723625" w:id="9864"/>
      <w:bookmarkStart w:name="_Toc349030555" w:id="9865"/>
      <w:bookmarkStart w:name="_Toc351470453" w:id="9866"/>
      <w:bookmarkStart w:name="_Toc340991702" w:id="9867"/>
      <w:bookmarkStart w:name="_Toc340994405" w:id="9868"/>
      <w:bookmarkStart w:name="_Toc341005432" w:id="9869"/>
      <w:bookmarkStart w:name="_Toc341014141" w:id="9870"/>
      <w:bookmarkStart w:name="_Toc341021071" w:id="9871"/>
      <w:bookmarkStart w:name="_Toc344370357" w:id="9872"/>
      <w:bookmarkStart w:name="_Toc344370937" w:id="9873"/>
      <w:bookmarkStart w:name="_Toc345329028" w:id="9874"/>
      <w:bookmarkStart w:name="_Toc345669715" w:id="9875"/>
      <w:bookmarkStart w:name="_Toc345670294" w:id="9876"/>
      <w:bookmarkStart w:name="_Toc345689354" w:id="9877"/>
      <w:bookmarkStart w:name="_Toc346706512" w:id="9878"/>
      <w:bookmarkStart w:name="_Toc346869520" w:id="9879"/>
      <w:bookmarkStart w:name="_Toc347474038" w:id="9880"/>
      <w:bookmarkStart w:name="_Toc347478901" w:id="9881"/>
      <w:bookmarkStart w:name="_Toc347566689" w:id="9882"/>
      <w:bookmarkStart w:name="_Toc348357143" w:id="9883"/>
      <w:bookmarkStart w:name="_Toc348722813" w:id="9884"/>
      <w:bookmarkStart w:name="_Toc348723626" w:id="9885"/>
      <w:bookmarkStart w:name="_Toc349030556" w:id="9886"/>
      <w:bookmarkStart w:name="_Toc351470454" w:id="9887"/>
      <w:bookmarkStart w:name="_Toc340991703" w:id="9888"/>
      <w:bookmarkStart w:name="_Toc340994406" w:id="9889"/>
      <w:bookmarkStart w:name="_Toc341005433" w:id="9890"/>
      <w:bookmarkStart w:name="_Toc341014142" w:id="9891"/>
      <w:bookmarkStart w:name="_Toc341021072" w:id="9892"/>
      <w:bookmarkStart w:name="_Toc344370358" w:id="9893"/>
      <w:bookmarkStart w:name="_Toc344370938" w:id="9894"/>
      <w:bookmarkStart w:name="_Toc345329029" w:id="9895"/>
      <w:bookmarkStart w:name="_Toc345669716" w:id="9896"/>
      <w:bookmarkStart w:name="_Toc345670295" w:id="9897"/>
      <w:bookmarkStart w:name="_Toc345689355" w:id="9898"/>
      <w:bookmarkStart w:name="_Toc346706513" w:id="9899"/>
      <w:bookmarkStart w:name="_Toc346869521" w:id="9900"/>
      <w:bookmarkStart w:name="_Toc347474039" w:id="9901"/>
      <w:bookmarkStart w:name="_Toc347478902" w:id="9902"/>
      <w:bookmarkStart w:name="_Toc347563635" w:id="9903"/>
      <w:bookmarkStart w:name="_Toc347566690" w:id="9904"/>
      <w:bookmarkStart w:name="_Toc347819159" w:id="9905"/>
      <w:bookmarkStart w:name="_Toc348357144" w:id="9906"/>
      <w:bookmarkStart w:name="_Toc348722814" w:id="9907"/>
      <w:bookmarkStart w:name="_Toc348723627" w:id="9908"/>
      <w:bookmarkStart w:name="_Toc349030557" w:id="9909"/>
      <w:bookmarkStart w:name="_Toc351470455" w:id="9910"/>
      <w:bookmarkStart w:name="_Toc340991704" w:id="9911"/>
      <w:bookmarkStart w:name="_Toc340994407" w:id="9912"/>
      <w:bookmarkStart w:name="_Toc341005434" w:id="9913"/>
      <w:bookmarkStart w:name="_Toc341014143" w:id="9914"/>
      <w:bookmarkStart w:name="_Toc341021073" w:id="9915"/>
      <w:bookmarkStart w:name="_Toc344370359" w:id="9916"/>
      <w:bookmarkStart w:name="_Toc344370939" w:id="9917"/>
      <w:bookmarkStart w:name="_Toc345329030" w:id="9918"/>
      <w:bookmarkStart w:name="_Toc345669717" w:id="9919"/>
      <w:bookmarkStart w:name="_Toc345670296" w:id="9920"/>
      <w:bookmarkStart w:name="_Toc345689356" w:id="9921"/>
      <w:bookmarkStart w:name="_Toc346706514" w:id="9922"/>
      <w:bookmarkStart w:name="_Toc346869522" w:id="9923"/>
      <w:bookmarkStart w:name="_Toc347474040" w:id="9924"/>
      <w:bookmarkStart w:name="_Toc347478903" w:id="9925"/>
      <w:bookmarkStart w:name="_Toc347566691" w:id="9926"/>
      <w:bookmarkStart w:name="_Toc348357145" w:id="9927"/>
      <w:bookmarkStart w:name="_Toc348722815" w:id="9928"/>
      <w:bookmarkStart w:name="_Toc348723628" w:id="9929"/>
      <w:bookmarkStart w:name="_Toc349030558" w:id="9930"/>
      <w:bookmarkStart w:name="_Toc351470456" w:id="9931"/>
      <w:bookmarkStart w:name="_Toc340991705" w:id="9932"/>
      <w:bookmarkStart w:name="_Toc340994408" w:id="9933"/>
      <w:bookmarkStart w:name="_Toc341005435" w:id="9934"/>
      <w:bookmarkStart w:name="_Toc341014144" w:id="9935"/>
      <w:bookmarkStart w:name="_Toc341021074" w:id="9936"/>
      <w:bookmarkStart w:name="_Toc344370360" w:id="9937"/>
      <w:bookmarkStart w:name="_Toc344370940" w:id="9938"/>
      <w:bookmarkStart w:name="_Toc345329031" w:id="9939"/>
      <w:bookmarkStart w:name="_Toc345669718" w:id="9940"/>
      <w:bookmarkStart w:name="_Toc345670297" w:id="9941"/>
      <w:bookmarkStart w:name="_Toc345689357" w:id="9942"/>
      <w:bookmarkStart w:name="_Toc346706515" w:id="9943"/>
      <w:bookmarkStart w:name="_Toc346869523" w:id="9944"/>
      <w:bookmarkStart w:name="_Toc347474041" w:id="9945"/>
      <w:bookmarkStart w:name="_Toc347478904" w:id="9946"/>
      <w:bookmarkStart w:name="_Toc347566692" w:id="9947"/>
      <w:bookmarkStart w:name="_Toc348357146" w:id="9948"/>
      <w:bookmarkStart w:name="_Toc348722816" w:id="9949"/>
      <w:bookmarkStart w:name="_Toc348723629" w:id="9950"/>
      <w:bookmarkStart w:name="_Toc349030559" w:id="9951"/>
      <w:bookmarkStart w:name="_Toc351470457" w:id="9952"/>
      <w:bookmarkStart w:name="_Toc340991706" w:id="9953"/>
      <w:bookmarkStart w:name="_Toc340994409" w:id="9954"/>
      <w:bookmarkStart w:name="_Toc341005436" w:id="9955"/>
      <w:bookmarkStart w:name="_Toc341014145" w:id="9956"/>
      <w:bookmarkStart w:name="_Toc341021075" w:id="9957"/>
      <w:bookmarkStart w:name="_Toc344370361" w:id="9958"/>
      <w:bookmarkStart w:name="_Toc344370941" w:id="9959"/>
      <w:bookmarkStart w:name="_Toc345329032" w:id="9960"/>
      <w:bookmarkStart w:name="_Toc345669719" w:id="9961"/>
      <w:bookmarkStart w:name="_Toc345670298" w:id="9962"/>
      <w:bookmarkStart w:name="_Toc345689358" w:id="9963"/>
      <w:bookmarkStart w:name="_Toc346706516" w:id="9964"/>
      <w:bookmarkStart w:name="_Toc346869524" w:id="9965"/>
      <w:bookmarkStart w:name="_Toc347474042" w:id="9966"/>
      <w:bookmarkStart w:name="_Toc347478905" w:id="9967"/>
      <w:bookmarkStart w:name="_Toc347566693" w:id="9968"/>
      <w:bookmarkStart w:name="_Toc348357147" w:id="9969"/>
      <w:bookmarkStart w:name="_Toc348722817" w:id="9970"/>
      <w:bookmarkStart w:name="_Toc348723630" w:id="9971"/>
      <w:bookmarkStart w:name="_Toc349030560" w:id="9972"/>
      <w:bookmarkStart w:name="_Toc351470458" w:id="9973"/>
      <w:bookmarkStart w:name="_Toc340991707" w:id="9974"/>
      <w:bookmarkStart w:name="_Toc340994410" w:id="9975"/>
      <w:bookmarkStart w:name="_Toc341005437" w:id="9976"/>
      <w:bookmarkStart w:name="_Toc341014146" w:id="9977"/>
      <w:bookmarkStart w:name="_Toc341021076" w:id="9978"/>
      <w:bookmarkStart w:name="_Toc344370362" w:id="9979"/>
      <w:bookmarkStart w:name="_Toc344370942" w:id="9980"/>
      <w:bookmarkStart w:name="_Toc345329033" w:id="9981"/>
      <w:bookmarkStart w:name="_Toc345669720" w:id="9982"/>
      <w:bookmarkStart w:name="_Toc345670299" w:id="9983"/>
      <w:bookmarkStart w:name="_Toc345689359" w:id="9984"/>
      <w:bookmarkStart w:name="_Toc346706517" w:id="9985"/>
      <w:bookmarkStart w:name="_Toc346869525" w:id="9986"/>
      <w:bookmarkStart w:name="_Toc347474043" w:id="9987"/>
      <w:bookmarkStart w:name="_Toc347478906" w:id="9988"/>
      <w:bookmarkStart w:name="_Toc347566694" w:id="9989"/>
      <w:bookmarkStart w:name="_Toc348357148" w:id="9990"/>
      <w:bookmarkStart w:name="_Toc348722818" w:id="9991"/>
      <w:bookmarkStart w:name="_Toc348723631" w:id="9992"/>
      <w:bookmarkStart w:name="_Toc349030561" w:id="9993"/>
      <w:bookmarkStart w:name="_Toc351470459" w:id="9994"/>
      <w:bookmarkStart w:name="_Toc340991708" w:id="9995"/>
      <w:bookmarkStart w:name="_Toc340994411" w:id="9996"/>
      <w:bookmarkStart w:name="_Toc341005438" w:id="9997"/>
      <w:bookmarkStart w:name="_Toc341014147" w:id="9998"/>
      <w:bookmarkStart w:name="_Toc341021077" w:id="9999"/>
      <w:bookmarkStart w:name="_Toc344370363" w:id="10000"/>
      <w:bookmarkStart w:name="_Toc344370943" w:id="10001"/>
      <w:bookmarkStart w:name="_Toc345329034" w:id="10002"/>
      <w:bookmarkStart w:name="_Toc345669721" w:id="10003"/>
      <w:bookmarkStart w:name="_Toc345670300" w:id="10004"/>
      <w:bookmarkStart w:name="_Toc345689360" w:id="10005"/>
      <w:bookmarkStart w:name="_Toc346706518" w:id="10006"/>
      <w:bookmarkStart w:name="_Toc346869526" w:id="10007"/>
      <w:bookmarkStart w:name="_Toc347474044" w:id="10008"/>
      <w:bookmarkStart w:name="_Toc347478907" w:id="10009"/>
      <w:bookmarkStart w:name="_Toc347566695" w:id="10010"/>
      <w:bookmarkStart w:name="_Toc348357149" w:id="10011"/>
      <w:bookmarkStart w:name="_Toc348722819" w:id="10012"/>
      <w:bookmarkStart w:name="_Toc348723632" w:id="10013"/>
      <w:bookmarkStart w:name="_Toc349030562" w:id="10014"/>
      <w:bookmarkStart w:name="_Toc351470460" w:id="10015"/>
      <w:bookmarkStart w:name="_Toc340991709" w:id="10016"/>
      <w:bookmarkStart w:name="_Toc340994412" w:id="10017"/>
      <w:bookmarkStart w:name="_Toc341005439" w:id="10018"/>
      <w:bookmarkStart w:name="_Toc341014148" w:id="10019"/>
      <w:bookmarkStart w:name="_Toc341021078" w:id="10020"/>
      <w:bookmarkStart w:name="_Toc344370364" w:id="10021"/>
      <w:bookmarkStart w:name="_Toc344370944" w:id="10022"/>
      <w:bookmarkStart w:name="_Toc345329035" w:id="10023"/>
      <w:bookmarkStart w:name="_Toc345669722" w:id="10024"/>
      <w:bookmarkStart w:name="_Toc345670301" w:id="10025"/>
      <w:bookmarkStart w:name="_Toc345689361" w:id="10026"/>
      <w:bookmarkStart w:name="_Toc346706519" w:id="10027"/>
      <w:bookmarkStart w:name="_Toc346869527" w:id="10028"/>
      <w:bookmarkStart w:name="_Toc347474045" w:id="10029"/>
      <w:bookmarkStart w:name="_Toc347478908" w:id="10030"/>
      <w:bookmarkStart w:name="_Toc347566696" w:id="10031"/>
      <w:bookmarkStart w:name="_Toc348357150" w:id="10032"/>
      <w:bookmarkStart w:name="_Toc348722820" w:id="10033"/>
      <w:bookmarkStart w:name="_Toc348723633" w:id="10034"/>
      <w:bookmarkStart w:name="_Toc349030563" w:id="10035"/>
      <w:bookmarkStart w:name="_Toc351470461" w:id="10036"/>
      <w:bookmarkStart w:name="_Toc340991710" w:id="10037"/>
      <w:bookmarkStart w:name="_Toc340994413" w:id="10038"/>
      <w:bookmarkStart w:name="_Toc341005440" w:id="10039"/>
      <w:bookmarkStart w:name="_Toc341014149" w:id="10040"/>
      <w:bookmarkStart w:name="_Toc341021079" w:id="10041"/>
      <w:bookmarkStart w:name="_Toc344370365" w:id="10042"/>
      <w:bookmarkStart w:name="_Toc344370945" w:id="10043"/>
      <w:bookmarkStart w:name="_Toc345329036" w:id="10044"/>
      <w:bookmarkStart w:name="_Toc345669723" w:id="10045"/>
      <w:bookmarkStart w:name="_Toc345670302" w:id="10046"/>
      <w:bookmarkStart w:name="_Toc345689362" w:id="10047"/>
      <w:bookmarkStart w:name="_Toc346706520" w:id="10048"/>
      <w:bookmarkStart w:name="_Toc346869528" w:id="10049"/>
      <w:bookmarkStart w:name="_Toc347474046" w:id="10050"/>
      <w:bookmarkStart w:name="_Toc347478909" w:id="10051"/>
      <w:bookmarkStart w:name="_Toc347566697" w:id="10052"/>
      <w:bookmarkStart w:name="_Toc348357151" w:id="10053"/>
      <w:bookmarkStart w:name="_Toc348722821" w:id="10054"/>
      <w:bookmarkStart w:name="_Toc348723634" w:id="10055"/>
      <w:bookmarkStart w:name="_Toc349030564" w:id="10056"/>
      <w:bookmarkStart w:name="_Toc351470462" w:id="10057"/>
      <w:bookmarkStart w:name="_Toc340991711" w:id="10058"/>
      <w:bookmarkStart w:name="_Toc340994414" w:id="10059"/>
      <w:bookmarkStart w:name="_Toc341005441" w:id="10060"/>
      <w:bookmarkStart w:name="_Toc341014150" w:id="10061"/>
      <w:bookmarkStart w:name="_Toc341021080" w:id="10062"/>
      <w:bookmarkStart w:name="_Toc344370366" w:id="10063"/>
      <w:bookmarkStart w:name="_Toc344370946" w:id="10064"/>
      <w:bookmarkStart w:name="_Toc345329037" w:id="10065"/>
      <w:bookmarkStart w:name="_Toc345669724" w:id="10066"/>
      <w:bookmarkStart w:name="_Toc345670303" w:id="10067"/>
      <w:bookmarkStart w:name="_Toc345689363" w:id="10068"/>
      <w:bookmarkStart w:name="_Toc346706521" w:id="10069"/>
      <w:bookmarkStart w:name="_Toc346869529" w:id="10070"/>
      <w:bookmarkStart w:name="_Toc347474047" w:id="10071"/>
      <w:bookmarkStart w:name="_Toc347478910" w:id="10072"/>
      <w:bookmarkStart w:name="_Toc347566698" w:id="10073"/>
      <w:bookmarkStart w:name="_Toc348357152" w:id="10074"/>
      <w:bookmarkStart w:name="_Toc348722822" w:id="10075"/>
      <w:bookmarkStart w:name="_Toc348723635" w:id="10076"/>
      <w:bookmarkStart w:name="_Toc349030565" w:id="10077"/>
      <w:bookmarkStart w:name="_Toc351470463" w:id="10078"/>
      <w:bookmarkStart w:name="_Toc340991712" w:id="10079"/>
      <w:bookmarkStart w:name="_Toc340994415" w:id="10080"/>
      <w:bookmarkStart w:name="_Toc341005442" w:id="10081"/>
      <w:bookmarkStart w:name="_Toc341014151" w:id="10082"/>
      <w:bookmarkStart w:name="_Toc341021081" w:id="10083"/>
      <w:bookmarkStart w:name="_Toc344370367" w:id="10084"/>
      <w:bookmarkStart w:name="_Toc344370947" w:id="10085"/>
      <w:bookmarkStart w:name="_Toc345329038" w:id="10086"/>
      <w:bookmarkStart w:name="_Toc345669725" w:id="10087"/>
      <w:bookmarkStart w:name="_Toc345670304" w:id="10088"/>
      <w:bookmarkStart w:name="_Toc345689364" w:id="10089"/>
      <w:bookmarkStart w:name="_Toc346706522" w:id="10090"/>
      <w:bookmarkStart w:name="_Toc346869530" w:id="10091"/>
      <w:bookmarkStart w:name="_Toc347474048" w:id="10092"/>
      <w:bookmarkStart w:name="_Toc347478911" w:id="10093"/>
      <w:bookmarkStart w:name="_Toc347566699" w:id="10094"/>
      <w:bookmarkStart w:name="_Toc348357153" w:id="10095"/>
      <w:bookmarkStart w:name="_Toc348722823" w:id="10096"/>
      <w:bookmarkStart w:name="_Toc348723636" w:id="10097"/>
      <w:bookmarkStart w:name="_Toc349030566" w:id="10098"/>
      <w:bookmarkStart w:name="_Toc351470464" w:id="10099"/>
      <w:bookmarkStart w:name="_Toc340991713" w:id="10100"/>
      <w:bookmarkStart w:name="_Toc340994416" w:id="10101"/>
      <w:bookmarkStart w:name="_Toc341005443" w:id="10102"/>
      <w:bookmarkStart w:name="_Toc341014152" w:id="10103"/>
      <w:bookmarkStart w:name="_Toc341021082" w:id="10104"/>
      <w:bookmarkStart w:name="_Toc344370368" w:id="10105"/>
      <w:bookmarkStart w:name="_Toc344370948" w:id="10106"/>
      <w:bookmarkStart w:name="_Toc345329039" w:id="10107"/>
      <w:bookmarkStart w:name="_Toc345669726" w:id="10108"/>
      <w:bookmarkStart w:name="_Toc345670305" w:id="10109"/>
      <w:bookmarkStart w:name="_Toc345689365" w:id="10110"/>
      <w:bookmarkStart w:name="_Toc346706523" w:id="10111"/>
      <w:bookmarkStart w:name="_Toc346869531" w:id="10112"/>
      <w:bookmarkStart w:name="_Toc347474049" w:id="10113"/>
      <w:bookmarkStart w:name="_Toc347478912" w:id="10114"/>
      <w:bookmarkStart w:name="_Toc347566700" w:id="10115"/>
      <w:bookmarkStart w:name="_Toc348357154" w:id="10116"/>
      <w:bookmarkStart w:name="_Toc348722824" w:id="10117"/>
      <w:bookmarkStart w:name="_Toc348723637" w:id="10118"/>
      <w:bookmarkStart w:name="_Toc349030567" w:id="10119"/>
      <w:bookmarkStart w:name="_Toc351470465" w:id="10120"/>
      <w:bookmarkStart w:name="_Toc340991714" w:id="10121"/>
      <w:bookmarkStart w:name="_Toc340994417" w:id="10122"/>
      <w:bookmarkStart w:name="_Toc341005444" w:id="10123"/>
      <w:bookmarkStart w:name="_Toc341014153" w:id="10124"/>
      <w:bookmarkStart w:name="_Toc341021083" w:id="10125"/>
      <w:bookmarkStart w:name="_Toc344370369" w:id="10126"/>
      <w:bookmarkStart w:name="_Toc344370949" w:id="10127"/>
      <w:bookmarkStart w:name="_Toc345329040" w:id="10128"/>
      <w:bookmarkStart w:name="_Toc345669727" w:id="10129"/>
      <w:bookmarkStart w:name="_Toc345670306" w:id="10130"/>
      <w:bookmarkStart w:name="_Toc345689366" w:id="10131"/>
      <w:bookmarkStart w:name="_Toc346706524" w:id="10132"/>
      <w:bookmarkStart w:name="_Toc346869532" w:id="10133"/>
      <w:bookmarkStart w:name="_Toc347474050" w:id="10134"/>
      <w:bookmarkStart w:name="_Toc347478913" w:id="10135"/>
      <w:bookmarkStart w:name="_Toc347566701" w:id="10136"/>
      <w:bookmarkStart w:name="_Toc348357155" w:id="10137"/>
      <w:bookmarkStart w:name="_Toc348722825" w:id="10138"/>
      <w:bookmarkStart w:name="_Toc348723638" w:id="10139"/>
      <w:bookmarkStart w:name="_Toc349030568" w:id="10140"/>
      <w:bookmarkStart w:name="_Toc351470466" w:id="10141"/>
      <w:bookmarkStart w:name="_Toc340991715" w:id="10142"/>
      <w:bookmarkStart w:name="_Toc340994418" w:id="10143"/>
      <w:bookmarkStart w:name="_Toc341005445" w:id="10144"/>
      <w:bookmarkStart w:name="_Toc341014154" w:id="10145"/>
      <w:bookmarkStart w:name="_Toc341021084" w:id="10146"/>
      <w:bookmarkStart w:name="_Toc344370370" w:id="10147"/>
      <w:bookmarkStart w:name="_Toc344370950" w:id="10148"/>
      <w:bookmarkStart w:name="_Toc345329041" w:id="10149"/>
      <w:bookmarkStart w:name="_Toc345669728" w:id="10150"/>
      <w:bookmarkStart w:name="_Toc345670307" w:id="10151"/>
      <w:bookmarkStart w:name="_Toc345689367" w:id="10152"/>
      <w:bookmarkStart w:name="_Toc346706525" w:id="10153"/>
      <w:bookmarkStart w:name="_Toc346869533" w:id="10154"/>
      <w:bookmarkStart w:name="_Toc347474051" w:id="10155"/>
      <w:bookmarkStart w:name="_Toc347478914" w:id="10156"/>
      <w:bookmarkStart w:name="_Toc347566702" w:id="10157"/>
      <w:bookmarkStart w:name="_Toc348357156" w:id="10158"/>
      <w:bookmarkStart w:name="_Toc348722826" w:id="10159"/>
      <w:bookmarkStart w:name="_Toc348723639" w:id="10160"/>
      <w:bookmarkStart w:name="_Toc349030569" w:id="10161"/>
      <w:bookmarkStart w:name="_Toc351470467" w:id="10162"/>
      <w:bookmarkStart w:name="_Toc340991716" w:id="10163"/>
      <w:bookmarkStart w:name="_Toc340994419" w:id="10164"/>
      <w:bookmarkStart w:name="_Toc341005446" w:id="10165"/>
      <w:bookmarkStart w:name="_Toc341014155" w:id="10166"/>
      <w:bookmarkStart w:name="_Toc341021085" w:id="10167"/>
      <w:bookmarkStart w:name="_Toc344370371" w:id="10168"/>
      <w:bookmarkStart w:name="_Toc344370951" w:id="10169"/>
      <w:bookmarkStart w:name="_Toc345329042" w:id="10170"/>
      <w:bookmarkStart w:name="_Toc345669729" w:id="10171"/>
      <w:bookmarkStart w:name="_Toc345670308" w:id="10172"/>
      <w:bookmarkStart w:name="_Toc345689368" w:id="10173"/>
      <w:bookmarkStart w:name="_Toc346706526" w:id="10174"/>
      <w:bookmarkStart w:name="_Toc346869534" w:id="10175"/>
      <w:bookmarkStart w:name="_Toc347474052" w:id="10176"/>
      <w:bookmarkStart w:name="_Toc347478915" w:id="10177"/>
      <w:bookmarkStart w:name="_Toc347566703" w:id="10178"/>
      <w:bookmarkStart w:name="_Toc348357157" w:id="10179"/>
      <w:bookmarkStart w:name="_Toc348722827" w:id="10180"/>
      <w:bookmarkStart w:name="_Toc348723640" w:id="10181"/>
      <w:bookmarkStart w:name="_Toc349030570" w:id="10182"/>
      <w:bookmarkStart w:name="_Toc351470468" w:id="10183"/>
      <w:bookmarkStart w:name="_Toc340991717" w:id="10184"/>
      <w:bookmarkStart w:name="_Toc340994420" w:id="10185"/>
      <w:bookmarkStart w:name="_Toc341005447" w:id="10186"/>
      <w:bookmarkStart w:name="_Toc341014156" w:id="10187"/>
      <w:bookmarkStart w:name="_Toc341021086" w:id="10188"/>
      <w:bookmarkStart w:name="_Toc344370372" w:id="10189"/>
      <w:bookmarkStart w:name="_Toc344370952" w:id="10190"/>
      <w:bookmarkStart w:name="_Toc345329043" w:id="10191"/>
      <w:bookmarkStart w:name="_Toc345669730" w:id="10192"/>
      <w:bookmarkStart w:name="_Toc345670309" w:id="10193"/>
      <w:bookmarkStart w:name="_Toc345689369" w:id="10194"/>
      <w:bookmarkStart w:name="_Toc346706527" w:id="10195"/>
      <w:bookmarkStart w:name="_Toc346869535" w:id="10196"/>
      <w:bookmarkStart w:name="_Toc347474053" w:id="10197"/>
      <w:bookmarkStart w:name="_Toc347478916" w:id="10198"/>
      <w:bookmarkStart w:name="_Toc347566704" w:id="10199"/>
      <w:bookmarkStart w:name="_Toc348357158" w:id="10200"/>
      <w:bookmarkStart w:name="_Toc348722828" w:id="10201"/>
      <w:bookmarkStart w:name="_Toc348723641" w:id="10202"/>
      <w:bookmarkStart w:name="_Toc349030571" w:id="10203"/>
      <w:bookmarkStart w:name="_Toc351470469" w:id="10204"/>
      <w:bookmarkStart w:name="_Toc340991718" w:id="10205"/>
      <w:bookmarkStart w:name="_Toc340994421" w:id="10206"/>
      <w:bookmarkStart w:name="_Toc341005448" w:id="10207"/>
      <w:bookmarkStart w:name="_Toc341014157" w:id="10208"/>
      <w:bookmarkStart w:name="_Toc341021087" w:id="10209"/>
      <w:bookmarkStart w:name="_Toc344370373" w:id="10210"/>
      <w:bookmarkStart w:name="_Toc344370953" w:id="10211"/>
      <w:bookmarkStart w:name="_Toc345329044" w:id="10212"/>
      <w:bookmarkStart w:name="_Toc345669731" w:id="10213"/>
      <w:bookmarkStart w:name="_Toc345670310" w:id="10214"/>
      <w:bookmarkStart w:name="_Toc345689370" w:id="10215"/>
      <w:bookmarkStart w:name="_Toc346706528" w:id="10216"/>
      <w:bookmarkStart w:name="_Toc346869536" w:id="10217"/>
      <w:bookmarkStart w:name="_Toc347474054" w:id="10218"/>
      <w:bookmarkStart w:name="_Toc347478917" w:id="10219"/>
      <w:bookmarkStart w:name="_Toc347566705" w:id="10220"/>
      <w:bookmarkStart w:name="_Toc348357159" w:id="10221"/>
      <w:bookmarkStart w:name="_Toc348722829" w:id="10222"/>
      <w:bookmarkStart w:name="_Toc348723642" w:id="10223"/>
      <w:bookmarkStart w:name="_Toc349030572" w:id="10224"/>
      <w:bookmarkStart w:name="_Toc351470470" w:id="10225"/>
      <w:bookmarkStart w:name="_Toc340991719" w:id="10226"/>
      <w:bookmarkStart w:name="_Toc340994422" w:id="10227"/>
      <w:bookmarkStart w:name="_Toc341005449" w:id="10228"/>
      <w:bookmarkStart w:name="_Toc341014158" w:id="10229"/>
      <w:bookmarkStart w:name="_Toc341021088" w:id="10230"/>
      <w:bookmarkStart w:name="_Toc344370374" w:id="10231"/>
      <w:bookmarkStart w:name="_Toc344370954" w:id="10232"/>
      <w:bookmarkStart w:name="_Toc345329045" w:id="10233"/>
      <w:bookmarkStart w:name="_Toc345669732" w:id="10234"/>
      <w:bookmarkStart w:name="_Toc345670311" w:id="10235"/>
      <w:bookmarkStart w:name="_Toc345689371" w:id="10236"/>
      <w:bookmarkStart w:name="_Toc346706529" w:id="10237"/>
      <w:bookmarkStart w:name="_Toc346869537" w:id="10238"/>
      <w:bookmarkStart w:name="_Toc347474055" w:id="10239"/>
      <w:bookmarkStart w:name="_Toc347478918" w:id="10240"/>
      <w:bookmarkStart w:name="_Toc347566706" w:id="10241"/>
      <w:bookmarkStart w:name="_Toc348357160" w:id="10242"/>
      <w:bookmarkStart w:name="_Toc348722830" w:id="10243"/>
      <w:bookmarkStart w:name="_Toc348723643" w:id="10244"/>
      <w:bookmarkStart w:name="_Toc349030573" w:id="10245"/>
      <w:bookmarkStart w:name="_Toc351470471" w:id="10246"/>
      <w:bookmarkStart w:name="_Toc340991720" w:id="10247"/>
      <w:bookmarkStart w:name="_Toc340994423" w:id="10248"/>
      <w:bookmarkStart w:name="_Toc341005450" w:id="10249"/>
      <w:bookmarkStart w:name="_Toc341014159" w:id="10250"/>
      <w:bookmarkStart w:name="_Toc341021089" w:id="10251"/>
      <w:bookmarkStart w:name="_Toc344370375" w:id="10252"/>
      <w:bookmarkStart w:name="_Toc344370955" w:id="10253"/>
      <w:bookmarkStart w:name="_Toc345329046" w:id="10254"/>
      <w:bookmarkStart w:name="_Toc345669733" w:id="10255"/>
      <w:bookmarkStart w:name="_Toc345670312" w:id="10256"/>
      <w:bookmarkStart w:name="_Toc345689372" w:id="10257"/>
      <w:bookmarkStart w:name="_Toc346706530" w:id="10258"/>
      <w:bookmarkStart w:name="_Toc346869538" w:id="10259"/>
      <w:bookmarkStart w:name="_Toc347474056" w:id="10260"/>
      <w:bookmarkStart w:name="_Toc347478919" w:id="10261"/>
      <w:bookmarkStart w:name="_Toc347566707" w:id="10262"/>
      <w:bookmarkStart w:name="_Toc348357161" w:id="10263"/>
      <w:bookmarkStart w:name="_Toc348722831" w:id="10264"/>
      <w:bookmarkStart w:name="_Toc348723644" w:id="10265"/>
      <w:bookmarkStart w:name="_Toc349030574" w:id="10266"/>
      <w:bookmarkStart w:name="_Toc351470472" w:id="10267"/>
      <w:bookmarkStart w:name="_Toc340991721" w:id="10268"/>
      <w:bookmarkStart w:name="_Toc340994424" w:id="10269"/>
      <w:bookmarkStart w:name="_Toc341005451" w:id="10270"/>
      <w:bookmarkStart w:name="_Toc341014160" w:id="10271"/>
      <w:bookmarkStart w:name="_Toc341021090" w:id="10272"/>
      <w:bookmarkStart w:name="_Toc344370376" w:id="10273"/>
      <w:bookmarkStart w:name="_Toc344370956" w:id="10274"/>
      <w:bookmarkStart w:name="_Toc345329047" w:id="10275"/>
      <w:bookmarkStart w:name="_Toc345669734" w:id="10276"/>
      <w:bookmarkStart w:name="_Toc345670313" w:id="10277"/>
      <w:bookmarkStart w:name="_Toc345689373" w:id="10278"/>
      <w:bookmarkStart w:name="_Toc346706531" w:id="10279"/>
      <w:bookmarkStart w:name="_Toc346869539" w:id="10280"/>
      <w:bookmarkStart w:name="_Toc347474057" w:id="10281"/>
      <w:bookmarkStart w:name="_Toc347478920" w:id="10282"/>
      <w:bookmarkStart w:name="_Toc347566708" w:id="10283"/>
      <w:bookmarkStart w:name="_Toc348357162" w:id="10284"/>
      <w:bookmarkStart w:name="_Toc348722832" w:id="10285"/>
      <w:bookmarkStart w:name="_Toc348723645" w:id="10286"/>
      <w:bookmarkStart w:name="_Toc349030575" w:id="10287"/>
      <w:bookmarkStart w:name="_Toc351470473" w:id="10288"/>
      <w:bookmarkStart w:name="_Toc340991722" w:id="10289"/>
      <w:bookmarkStart w:name="_Toc340994425" w:id="10290"/>
      <w:bookmarkStart w:name="_Toc341005452" w:id="10291"/>
      <w:bookmarkStart w:name="_Toc341014161" w:id="10292"/>
      <w:bookmarkStart w:name="_Toc341021091" w:id="10293"/>
      <w:bookmarkStart w:name="_Toc344370377" w:id="10294"/>
      <w:bookmarkStart w:name="_Toc344370957" w:id="10295"/>
      <w:bookmarkStart w:name="_Toc345329048" w:id="10296"/>
      <w:bookmarkStart w:name="_Toc345669735" w:id="10297"/>
      <w:bookmarkStart w:name="_Toc345670314" w:id="10298"/>
      <w:bookmarkStart w:name="_Toc345689374" w:id="10299"/>
      <w:bookmarkStart w:name="_Toc346706532" w:id="10300"/>
      <w:bookmarkStart w:name="_Toc346869540" w:id="10301"/>
      <w:bookmarkStart w:name="_Toc347474058" w:id="10302"/>
      <w:bookmarkStart w:name="_Toc347478921" w:id="10303"/>
      <w:bookmarkStart w:name="_Toc347566709" w:id="10304"/>
      <w:bookmarkStart w:name="_Toc348357163" w:id="10305"/>
      <w:bookmarkStart w:name="_Toc348722833" w:id="10306"/>
      <w:bookmarkStart w:name="_Toc348723646" w:id="10307"/>
      <w:bookmarkStart w:name="_Toc349030576" w:id="10308"/>
      <w:bookmarkStart w:name="_Toc351470474" w:id="10309"/>
      <w:bookmarkStart w:name="_Toc340991723" w:id="10310"/>
      <w:bookmarkStart w:name="_Toc340994426" w:id="10311"/>
      <w:bookmarkStart w:name="_Toc341005453" w:id="10312"/>
      <w:bookmarkStart w:name="_Toc341014162" w:id="10313"/>
      <w:bookmarkStart w:name="_Toc341021092" w:id="10314"/>
      <w:bookmarkStart w:name="_Toc344370378" w:id="10315"/>
      <w:bookmarkStart w:name="_Toc344370958" w:id="10316"/>
      <w:bookmarkStart w:name="_Toc345329049" w:id="10317"/>
      <w:bookmarkStart w:name="_Toc345669736" w:id="10318"/>
      <w:bookmarkStart w:name="_Toc345670315" w:id="10319"/>
      <w:bookmarkStart w:name="_Toc345689375" w:id="10320"/>
      <w:bookmarkStart w:name="_Toc346706533" w:id="10321"/>
      <w:bookmarkStart w:name="_Toc346869541" w:id="10322"/>
      <w:bookmarkStart w:name="_Toc347474059" w:id="10323"/>
      <w:bookmarkStart w:name="_Toc347478922" w:id="10324"/>
      <w:bookmarkStart w:name="_Toc347563655" w:id="10325"/>
      <w:bookmarkStart w:name="_Toc347566710" w:id="10326"/>
      <w:bookmarkStart w:name="_Toc347819179" w:id="10327"/>
      <w:bookmarkStart w:name="_Toc348357164" w:id="10328"/>
      <w:bookmarkStart w:name="_Toc348722834" w:id="10329"/>
      <w:bookmarkStart w:name="_Toc348723647" w:id="10330"/>
      <w:bookmarkStart w:name="_Toc349030577" w:id="10331"/>
      <w:bookmarkStart w:name="_Toc351470475" w:id="10332"/>
      <w:bookmarkStart w:name="_Toc340991724" w:id="10333"/>
      <w:bookmarkStart w:name="_Toc340994427" w:id="10334"/>
      <w:bookmarkStart w:name="_Toc341005454" w:id="10335"/>
      <w:bookmarkStart w:name="_Toc341014163" w:id="10336"/>
      <w:bookmarkStart w:name="_Toc341021093" w:id="10337"/>
      <w:bookmarkStart w:name="_Toc344370379" w:id="10338"/>
      <w:bookmarkStart w:name="_Toc344370959" w:id="10339"/>
      <w:bookmarkStart w:name="_Toc345329050" w:id="10340"/>
      <w:bookmarkStart w:name="_Toc345669737" w:id="10341"/>
      <w:bookmarkStart w:name="_Toc345670316" w:id="10342"/>
      <w:bookmarkStart w:name="_Toc345689376" w:id="10343"/>
      <w:bookmarkStart w:name="_Toc346706534" w:id="10344"/>
      <w:bookmarkStart w:name="_Toc346869542" w:id="10345"/>
      <w:bookmarkStart w:name="_Toc347474060" w:id="10346"/>
      <w:bookmarkStart w:name="_Toc347478923" w:id="10347"/>
      <w:bookmarkStart w:name="_Toc347566711" w:id="10348"/>
      <w:bookmarkStart w:name="_Toc348357165" w:id="10349"/>
      <w:bookmarkStart w:name="_Toc348722835" w:id="10350"/>
      <w:bookmarkStart w:name="_Toc348723648" w:id="10351"/>
      <w:bookmarkStart w:name="_Toc349030578" w:id="10352"/>
      <w:bookmarkStart w:name="_Toc351470476" w:id="10353"/>
      <w:bookmarkStart w:name="_Toc340991745" w:id="10354"/>
      <w:bookmarkStart w:name="_Toc340994448" w:id="10355"/>
      <w:bookmarkStart w:name="_Toc341005475" w:id="10356"/>
      <w:bookmarkStart w:name="_Toc341014184" w:id="10357"/>
      <w:bookmarkStart w:name="_Toc341021114" w:id="10358"/>
      <w:bookmarkStart w:name="_Toc344370400" w:id="10359"/>
      <w:bookmarkStart w:name="_Toc344370980" w:id="10360"/>
      <w:bookmarkStart w:name="_Toc345329071" w:id="10361"/>
      <w:bookmarkStart w:name="_Toc345669758" w:id="10362"/>
      <w:bookmarkStart w:name="_Toc345670337" w:id="10363"/>
      <w:bookmarkStart w:name="_Toc345689397" w:id="10364"/>
      <w:bookmarkStart w:name="_Toc346706555" w:id="10365"/>
      <w:bookmarkStart w:name="_Toc346869563" w:id="10366"/>
      <w:bookmarkStart w:name="_Toc347474081" w:id="10367"/>
      <w:bookmarkStart w:name="_Toc347478944" w:id="10368"/>
      <w:bookmarkStart w:name="_Toc347563673" w:id="10369"/>
      <w:bookmarkStart w:name="_Toc347566732" w:id="10370"/>
      <w:bookmarkStart w:name="_Toc347819197" w:id="10371"/>
      <w:bookmarkStart w:name="_Toc348357186" w:id="10372"/>
      <w:bookmarkStart w:name="_Toc348722856" w:id="10373"/>
      <w:bookmarkStart w:name="_Toc348723669" w:id="10374"/>
      <w:bookmarkStart w:name="_Toc349030599" w:id="10375"/>
      <w:bookmarkStart w:name="_Toc351470497" w:id="10376"/>
      <w:bookmarkStart w:name="_Ref345055885" w:id="10377"/>
      <w:bookmarkStart w:name="_Toc348357187" w:id="10378"/>
      <w:bookmarkStart w:name="_Toc349030600" w:id="10379"/>
      <w:bookmarkStart w:name="_Toc347566733" w:id="10380"/>
      <w:bookmarkStart w:name="_Toc345689398" w:id="10381"/>
      <w:bookmarkStart w:name="_Toc376182978" w:id="10382"/>
      <w:bookmarkStart w:name="_Toc392229958" w:id="10383"/>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r>
        <w:rPr>
          <w:rFonts w:hint="eastAsia"/>
        </w:rPr>
        <w:t>F</w:t>
      </w:r>
      <w:r w:rsidR="00DC168B">
        <w:rPr>
          <w:rFonts w:hint="eastAsia"/>
        </w:rPr>
        <w:t>6</w:t>
      </w:r>
      <w:r w:rsidR="003059A6">
        <w:rPr>
          <w:rFonts w:hint="eastAsia"/>
        </w:rPr>
        <w:t>-</w:t>
      </w:r>
      <w:r w:rsidR="00DC168B">
        <w:rPr>
          <w:rFonts w:hint="eastAsia"/>
        </w:rPr>
        <w:t xml:space="preserve">Protect Passengers Entrance and </w:t>
      </w:r>
      <w:r w:rsidR="002F5731">
        <w:t>Exit</w:t>
      </w:r>
      <w:r w:rsidR="00DC168B">
        <w:rPr>
          <w:rFonts w:hint="eastAsia"/>
        </w:rPr>
        <w:t xml:space="preserve"> from the Train</w:t>
      </w:r>
      <w:bookmarkEnd w:id="10377"/>
      <w:bookmarkEnd w:id="10378"/>
      <w:bookmarkEnd w:id="10379"/>
      <w:bookmarkEnd w:id="10380"/>
      <w:bookmarkEnd w:id="10381"/>
      <w:bookmarkEnd w:id="10382"/>
      <w:bookmarkEnd w:id="10383"/>
    </w:p>
    <w:p w:rsidR="003439CA" w:rsidP="00C93484" w:rsidRDefault="003439CA">
      <w:pPr>
        <w:pStyle w:val="Reqtify"/>
      </w:pPr>
      <w:r>
        <w:rPr>
          <w:rFonts w:hint="eastAsia"/>
        </w:rPr>
        <w:t>本部分用于描述和车门、屏蔽门相关的需求。</w:t>
      </w:r>
    </w:p>
    <w:p w:rsidR="003439CA" w:rsidP="00C93484" w:rsidRDefault="003439CA">
      <w:pPr>
        <w:pStyle w:val="Reqtify"/>
      </w:pPr>
      <w:r w:rsidRPr="00410083">
        <w:rPr>
          <w:rFonts w:hint="eastAsia"/>
        </w:rPr>
        <w:t>This module describ</w:t>
      </w:r>
      <w:r>
        <w:rPr>
          <w:rFonts w:hint="eastAsia"/>
        </w:rPr>
        <w:t>es</w:t>
      </w:r>
      <w:r w:rsidRPr="00410083">
        <w:rPr>
          <w:rFonts w:hint="eastAsia"/>
        </w:rPr>
        <w:t xml:space="preserve"> the requirements for passengers entr</w:t>
      </w:r>
      <w:r>
        <w:rPr>
          <w:rFonts w:hint="eastAsia"/>
        </w:rPr>
        <w:t>ance</w:t>
      </w:r>
      <w:r w:rsidR="00397BD9">
        <w:rPr>
          <w:rFonts w:hint="eastAsia"/>
        </w:rPr>
        <w:t xml:space="preserve"> and </w:t>
      </w:r>
      <w:r>
        <w:rPr>
          <w:rFonts w:hint="eastAsia"/>
        </w:rPr>
        <w:t>exist of the train.</w:t>
      </w:r>
    </w:p>
    <w:p w:rsidR="009C1A72" w:rsidP="00F3615B" w:rsidRDefault="00651E4E">
      <w:pPr>
        <w:pStyle w:val="affe"/>
      </w:pPr>
      <w:r>
        <w:drawing>
          <wp:inline distT="0" distB="0" distL="0" distR="0">
            <wp:extent cx="5763260" cy="4329430"/>
            <wp:effectExtent l="0" t="0" r="8890"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763260" cy="4329430"/>
                    </a:xfrm>
                    <a:prstGeom prst="rect">
                      <a:avLst/>
                    </a:prstGeom>
                    <a:noFill/>
                    <a:ln>
                      <a:noFill/>
                    </a:ln>
                  </pic:spPr>
                </pic:pic>
              </a:graphicData>
            </a:graphic>
          </wp:inline>
        </w:drawing>
      </w:r>
    </w:p>
    <w:p w:rsidRPr="00161B8C" w:rsidR="009C1A72" w:rsidP="009C1A72" w:rsidRDefault="009C1A72">
      <w:pPr>
        <w:pStyle w:val="affe"/>
      </w:pPr>
      <w:bookmarkStart w:name="_Toc347567315" w:id="10384"/>
      <w:bookmarkStart w:name="_Toc376183029" w:id="10385"/>
      <w:bookmarkStart w:name="_Toc392230000" w:id="10386"/>
      <w:r>
        <w:t xml:space="preserve">Figure </w:t>
      </w:r>
      <w:ins w:author="常鸣" w:date="2014-06-24T10:22:00Z" w:id="10387">
        <w:r w:rsidR="00DB1C8F">
          <w:fldChar w:fldCharType="begin"/>
        </w:r>
        <w:r w:rsidR="00DB1C8F">
          <w:instrText xml:space="preserve"> STYLEREF 1 \s </w:instrText>
        </w:r>
      </w:ins>
      <w:r w:rsidR="00DB1C8F">
        <w:fldChar w:fldCharType="separate"/>
      </w:r>
      <w:r w:rsidR="00DE178B">
        <w:t>5</w:t>
      </w:r>
      <w:ins w:author="常鸣" w:date="2014-06-24T10:22:00Z" w:id="10388">
        <w:r w:rsidR="00DB1C8F">
          <w:fldChar w:fldCharType="end"/>
        </w:r>
        <w:r w:rsidR="00DB1C8F">
          <w:noBreakHyphen/>
        </w:r>
        <w:r w:rsidR="00DB1C8F">
          <w:fldChar w:fldCharType="begin"/>
        </w:r>
        <w:r w:rsidR="00DB1C8F">
          <w:instrText xml:space="preserve"> SEQ Figure \* ARABIC \s 1 </w:instrText>
        </w:r>
      </w:ins>
      <w:r w:rsidR="00DB1C8F">
        <w:fldChar w:fldCharType="separate"/>
      </w:r>
      <w:r w:rsidR="00DE178B">
        <w:t>20</w:t>
      </w:r>
      <w:ins w:author="常鸣" w:date="2014-06-24T10:22:00Z" w:id="10389">
        <w:r w:rsidR="00DB1C8F">
          <w:fldChar w:fldCharType="end"/>
        </w:r>
      </w:ins>
      <w:del w:author="常鸣" w:date="2014-06-24T10:22:00Z" w:id="10390">
        <w:r w:rsidDel="00DB1C8F" w:rsidR="005A0C1F">
          <w:fldChar w:fldCharType="begin"/>
        </w:r>
        <w:r w:rsidDel="00DB1C8F" w:rsidR="005A0C1F">
          <w:delInstrText xml:space="preserve"> STYLEREF 1 \s </w:delInstrText>
        </w:r>
        <w:r w:rsidDel="00DB1C8F" w:rsidR="005A0C1F">
          <w:fldChar w:fldCharType="separate"/>
        </w:r>
        <w:r w:rsidDel="00DB1C8F" w:rsidR="00423916">
          <w:delText>5</w:delText>
        </w:r>
        <w:r w:rsidDel="00DB1C8F" w:rsidR="005A0C1F">
          <w:fldChar w:fldCharType="end"/>
        </w:r>
        <w:r w:rsidDel="00DB1C8F" w:rsidR="005A0C1F">
          <w:noBreakHyphen/>
        </w:r>
        <w:r w:rsidDel="00DB1C8F" w:rsidR="005A0C1F">
          <w:fldChar w:fldCharType="begin"/>
        </w:r>
        <w:r w:rsidDel="00DB1C8F" w:rsidR="005A0C1F">
          <w:delInstrText xml:space="preserve"> SEQ Figure \* ARABIC \s 1 </w:delInstrText>
        </w:r>
        <w:r w:rsidDel="00DB1C8F" w:rsidR="005A0C1F">
          <w:fldChar w:fldCharType="separate"/>
        </w:r>
        <w:r w:rsidDel="00DB1C8F" w:rsidR="00423916">
          <w:delText>20</w:delText>
        </w:r>
        <w:r w:rsidDel="00DB1C8F" w:rsidR="005A0C1F">
          <w:fldChar w:fldCharType="end"/>
        </w:r>
      </w:del>
      <w:r>
        <w:rPr>
          <w:rFonts w:hint="eastAsia"/>
        </w:rPr>
        <w:t xml:space="preserve"> SART modeling of function F6</w:t>
      </w:r>
      <w:bookmarkEnd w:id="10384"/>
      <w:bookmarkEnd w:id="10385"/>
      <w:bookmarkEnd w:id="10386"/>
    </w:p>
    <w:p w:rsidRPr="009C1A72" w:rsidR="009C1A72" w:rsidP="00C93484" w:rsidRDefault="009C1A72">
      <w:pPr>
        <w:pStyle w:val="Reqtify"/>
      </w:pPr>
    </w:p>
    <w:p w:rsidR="003439CA" w:rsidP="00F23398" w:rsidRDefault="003439CA">
      <w:pPr>
        <w:pStyle w:val="2"/>
        <w:ind w:left="756" w:hanging="756"/>
      </w:pPr>
      <w:bookmarkStart w:name="_Toc347566734" w:id="10391"/>
      <w:bookmarkStart w:name="_Toc345689399" w:id="10392"/>
      <w:bookmarkStart w:name="_Ref268160839" w:id="10393"/>
      <w:bookmarkStart w:name="_Toc348357188" w:id="10394"/>
      <w:bookmarkStart w:name="_Toc349030601" w:id="10395"/>
      <w:bookmarkStart w:name="_Toc376182979" w:id="10396"/>
      <w:bookmarkStart w:name="_Toc392229959" w:id="10397"/>
      <w:r>
        <w:rPr>
          <w:rFonts w:hint="eastAsia"/>
        </w:rPr>
        <w:t>F</w:t>
      </w:r>
      <w:r w:rsidR="00DC168B">
        <w:rPr>
          <w:rFonts w:hint="eastAsia"/>
        </w:rPr>
        <w:t>6</w:t>
      </w:r>
      <w:r>
        <w:rPr>
          <w:rFonts w:hint="eastAsia"/>
        </w:rPr>
        <w:t>1-Elaborate</w:t>
      </w:r>
      <w:r w:rsidR="009D0566">
        <w:rPr>
          <w:rFonts w:hint="eastAsia"/>
        </w:rPr>
        <w:t xml:space="preserve"> </w:t>
      </w:r>
      <w:r w:rsidR="006F29D1">
        <w:rPr>
          <w:rFonts w:hint="eastAsia"/>
        </w:rPr>
        <w:t>D</w:t>
      </w:r>
      <w:r>
        <w:rPr>
          <w:rFonts w:hint="eastAsia"/>
        </w:rPr>
        <w:t>oor</w:t>
      </w:r>
      <w:r w:rsidR="009D0566">
        <w:rPr>
          <w:rFonts w:hint="eastAsia"/>
        </w:rPr>
        <w:t xml:space="preserve"> </w:t>
      </w:r>
      <w:bookmarkEnd w:id="10391"/>
      <w:bookmarkEnd w:id="10392"/>
      <w:r w:rsidR="006F29D1">
        <w:rPr>
          <w:rFonts w:hint="eastAsia"/>
        </w:rPr>
        <w:t>O</w:t>
      </w:r>
      <w:r>
        <w:rPr>
          <w:rFonts w:hint="eastAsia"/>
        </w:rPr>
        <w:t>pening</w:t>
      </w:r>
      <w:r w:rsidR="00A92D91">
        <w:rPr>
          <w:rFonts w:hint="eastAsia"/>
        </w:rPr>
        <w:t xml:space="preserve"> </w:t>
      </w:r>
      <w:r w:rsidR="006F29D1">
        <w:rPr>
          <w:rFonts w:hint="eastAsia"/>
        </w:rPr>
        <w:t>A</w:t>
      </w:r>
      <w:r>
        <w:rPr>
          <w:rFonts w:hint="eastAsia"/>
        </w:rPr>
        <w:t>uthorization</w:t>
      </w:r>
      <w:bookmarkEnd w:id="10393"/>
      <w:bookmarkEnd w:id="10394"/>
      <w:bookmarkEnd w:id="10395"/>
      <w:bookmarkEnd w:id="10396"/>
      <w:bookmarkEnd w:id="10397"/>
    </w:p>
    <w:p w:rsidR="003439CA" w:rsidP="00C93484" w:rsidRDefault="003439CA">
      <w:pPr>
        <w:pStyle w:val="Reqtify"/>
      </w:pPr>
      <w:r>
        <w:rPr>
          <w:rFonts w:hint="eastAsia"/>
        </w:rPr>
        <w:t>本模块用于判断授权开门的条件。</w:t>
      </w:r>
    </w:p>
    <w:p w:rsidR="003439CA" w:rsidP="00C93484" w:rsidRDefault="003439CA">
      <w:pPr>
        <w:pStyle w:val="Reqtify"/>
      </w:pPr>
      <w:r>
        <w:rPr>
          <w:rFonts w:hint="eastAsia"/>
        </w:rPr>
        <w:t xml:space="preserve">This module is judging the criteria for door </w:t>
      </w:r>
      <w:r w:rsidR="002F5731">
        <w:t>opening</w:t>
      </w:r>
      <w:r>
        <w:rPr>
          <w:rFonts w:hint="eastAsia"/>
        </w:rPr>
        <w:t>.</w:t>
      </w:r>
    </w:p>
    <w:p w:rsidRPr="003439CA" w:rsidR="003439CA" w:rsidP="00934391" w:rsidRDefault="003439CA">
      <w:pPr>
        <w:pStyle w:val="3"/>
      </w:pPr>
      <w:r w:rsidRPr="00A61D30">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412"/>
        <w:gridCol w:w="1272"/>
        <w:gridCol w:w="4602"/>
      </w:tblGrid>
      <w:tr w:rsidRPr="00785CC7" w:rsidR="003439CA" w:rsidTr="007620E9">
        <w:tc>
          <w:tcPr>
            <w:tcW w:w="1837" w:type="pct"/>
            <w:tcBorders>
              <w:top w:val="single" w:color="000000" w:sz="12" w:space="0"/>
              <w:bottom w:val="single" w:color="000000" w:sz="4" w:space="0"/>
            </w:tcBorders>
            <w:shd w:val="clear" w:color="auto" w:fill="E0E0E0"/>
          </w:tcPr>
          <w:p w:rsidR="003439CA" w:rsidP="00FA0FBB" w:rsidRDefault="003439CA">
            <w:pPr>
              <w:pStyle w:val="af6"/>
            </w:pPr>
            <w:r w:rsidRPr="00B1730D">
              <w:t>Name</w:t>
            </w:r>
          </w:p>
        </w:tc>
        <w:tc>
          <w:tcPr>
            <w:tcW w:w="685" w:type="pct"/>
            <w:tcBorders>
              <w:top w:val="single" w:color="000000" w:sz="12" w:space="0"/>
              <w:bottom w:val="single" w:color="000000" w:sz="4" w:space="0"/>
            </w:tcBorders>
            <w:shd w:val="clear" w:color="auto" w:fill="E0E0E0"/>
          </w:tcPr>
          <w:p w:rsidR="003439CA" w:rsidP="00FA0FBB" w:rsidRDefault="003439CA">
            <w:pPr>
              <w:pStyle w:val="af6"/>
            </w:pPr>
            <w:r w:rsidRPr="00B1730D">
              <w:t>Nature</w:t>
            </w:r>
          </w:p>
        </w:tc>
        <w:tc>
          <w:tcPr>
            <w:tcW w:w="2478" w:type="pct"/>
            <w:tcBorders>
              <w:top w:val="single" w:color="000000" w:sz="12" w:space="0"/>
              <w:bottom w:val="single" w:color="000000" w:sz="4" w:space="0"/>
            </w:tcBorders>
            <w:shd w:val="clear" w:color="auto" w:fill="E0E0E0"/>
          </w:tcPr>
          <w:p w:rsidR="003439CA" w:rsidP="00FA0FBB" w:rsidRDefault="003439CA">
            <w:pPr>
              <w:pStyle w:val="af6"/>
            </w:pPr>
            <w:r w:rsidRPr="00B1730D">
              <w:t>Provided by</w:t>
            </w:r>
          </w:p>
        </w:tc>
      </w:tr>
      <w:tr w:rsidR="00447660" w:rsidTr="007620E9">
        <w:tc>
          <w:tcPr>
            <w:tcW w:w="1837" w:type="pct"/>
            <w:shd w:val="clear" w:color="auto" w:fill="auto"/>
          </w:tcPr>
          <w:p w:rsidR="00447660" w:rsidP="00591D6B" w:rsidRDefault="00532AED">
            <w:pPr>
              <w:pStyle w:val="AltB0"/>
            </w:pPr>
            <w:hyperlink w:history="1" w:anchor="ATOcontrolTimeValid">
              <w:r w:rsidR="00447660">
                <w:rPr>
                  <w:rStyle w:val="ac"/>
                </w:rPr>
                <w:t>ATOcontrolTimeValid</w:t>
              </w:r>
            </w:hyperlink>
          </w:p>
        </w:tc>
        <w:tc>
          <w:tcPr>
            <w:tcW w:w="685" w:type="pct"/>
            <w:shd w:val="clear" w:color="auto" w:fill="auto"/>
          </w:tcPr>
          <w:p w:rsidR="00447660" w:rsidP="00591D6B" w:rsidRDefault="00447660">
            <w:pPr>
              <w:pStyle w:val="AltB0"/>
            </w:pPr>
            <w:r>
              <w:rPr>
                <w:rFonts w:hint="eastAsia"/>
              </w:rPr>
              <w:t>Internal</w:t>
            </w:r>
          </w:p>
        </w:tc>
        <w:tc>
          <w:tcPr>
            <w:tcW w:w="2478" w:type="pct"/>
            <w:shd w:val="clear" w:color="auto" w:fill="auto"/>
          </w:tcPr>
          <w:p w:rsidR="00447660" w:rsidP="00591D6B" w:rsidRDefault="00447660">
            <w:pPr>
              <w:pStyle w:val="AltB0"/>
            </w:pPr>
            <w:r>
              <w:fldChar w:fldCharType="begin"/>
            </w:r>
            <w:r>
              <w:instrText xml:space="preserve"> REF _Ref345055549 \h </w:instrText>
            </w:r>
            <w:r w:rsidR="00B4488A">
              <w:instrText xml:space="preserve"> \* MERGEFORMAT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7620E9">
        <w:tc>
          <w:tcPr>
            <w:tcW w:w="1837" w:type="pct"/>
            <w:shd w:val="clear" w:color="auto" w:fill="auto"/>
          </w:tcPr>
          <w:p w:rsidR="00416AAC" w:rsidP="00591D6B" w:rsidRDefault="00532AED">
            <w:pPr>
              <w:pStyle w:val="AltB0"/>
            </w:pPr>
            <w:hyperlink w:history="1" w:anchor="ATPsetting">
              <w:r w:rsidR="00416AAC">
                <w:rPr>
                  <w:rStyle w:val="ac"/>
                </w:rPr>
                <w:t>ATPsetting</w:t>
              </w:r>
            </w:hyperlink>
          </w:p>
        </w:tc>
        <w:tc>
          <w:tcPr>
            <w:tcW w:w="685" w:type="pct"/>
            <w:shd w:val="clear" w:color="auto" w:fill="auto"/>
          </w:tcPr>
          <w:p w:rsidR="00416AAC" w:rsidP="00591D6B" w:rsidRDefault="00416AAC">
            <w:pPr>
              <w:pStyle w:val="AltB0"/>
            </w:pPr>
            <w:r>
              <w:rPr>
                <w:rFonts w:hint="eastAsia"/>
              </w:rPr>
              <w:t>Internal</w:t>
            </w:r>
          </w:p>
        </w:tc>
        <w:tc>
          <w:tcPr>
            <w:tcW w:w="2478" w:type="pct"/>
            <w:shd w:val="clear" w:color="auto" w:fill="auto"/>
          </w:tcPr>
          <w:p w:rsidR="00416AAC" w:rsidP="00591D6B" w:rsidRDefault="00416AAC">
            <w:pPr>
              <w:pStyle w:val="AltB0"/>
            </w:pPr>
            <w:r>
              <w:fldChar w:fldCharType="begin"/>
            </w:r>
            <w:r>
              <w:instrText xml:space="preserve"> REF _Ref345055549 \h </w:instrText>
            </w:r>
            <w:r w:rsidR="00B4488A">
              <w:instrText xml:space="preserve"> \* MERGEFORMAT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7620E9">
        <w:tc>
          <w:tcPr>
            <w:tcW w:w="1837" w:type="pct"/>
            <w:shd w:val="clear" w:color="auto" w:fill="auto"/>
          </w:tcPr>
          <w:p w:rsidR="00416AAC" w:rsidP="00591D6B" w:rsidRDefault="00532AED">
            <w:pPr>
              <w:pStyle w:val="AltB0"/>
            </w:pPr>
            <w:hyperlink w:history="1" w:anchor="MotionProtectionInhibition">
              <w:r w:rsidR="00416AAC">
                <w:rPr>
                  <w:rStyle w:val="ac"/>
                </w:rPr>
                <w:t>MotionProtectionInhibition</w:t>
              </w:r>
            </w:hyperlink>
          </w:p>
        </w:tc>
        <w:tc>
          <w:tcPr>
            <w:tcW w:w="685" w:type="pct"/>
            <w:shd w:val="clear" w:color="auto" w:fill="auto"/>
          </w:tcPr>
          <w:p w:rsidR="00416AAC" w:rsidP="00591D6B" w:rsidRDefault="00416AAC">
            <w:pPr>
              <w:pStyle w:val="AltB0"/>
            </w:pPr>
            <w:r>
              <w:rPr>
                <w:rFonts w:hint="eastAsia"/>
              </w:rPr>
              <w:t>Internal</w:t>
            </w:r>
          </w:p>
        </w:tc>
        <w:tc>
          <w:tcPr>
            <w:tcW w:w="2478" w:type="pct"/>
            <w:shd w:val="clear" w:color="auto" w:fill="auto"/>
          </w:tcPr>
          <w:p w:rsidRPr="00655E9F" w:rsidR="00416AAC" w:rsidP="00591D6B" w:rsidRDefault="00416AAC">
            <w:pPr>
              <w:pStyle w:val="AltB0"/>
            </w:pPr>
            <w:r>
              <w:fldChar w:fldCharType="begin"/>
            </w:r>
            <w:r>
              <w:instrText xml:space="preserve"> REF _Ref345055806 \h </w:instrText>
            </w:r>
            <w:r w:rsidR="00B4488A">
              <w:instrText xml:space="preserve"> \* MERGEFORMAT </w:instrText>
            </w:r>
            <w:r>
              <w:fldChar w:fldCharType="separate"/>
            </w:r>
            <w:r w:rsidR="00DE178B">
              <w:rPr>
                <w:rFonts w:hint="eastAsia"/>
              </w:rPr>
              <w:t>F46-</w:t>
            </w:r>
            <w:r w:rsidRPr="00655E9F" w:rsidR="00DE178B">
              <w:rPr>
                <w:rFonts w:hint="eastAsia"/>
              </w:rPr>
              <w:t xml:space="preserve">Determine </w:t>
            </w:r>
            <w:r w:rsidR="00DE178B">
              <w:rPr>
                <w:rFonts w:hint="eastAsia"/>
              </w:rPr>
              <w:t>O</w:t>
            </w:r>
            <w:r w:rsidRPr="00655E9F" w:rsidR="00DE178B">
              <w:rPr>
                <w:rFonts w:hint="eastAsia"/>
              </w:rPr>
              <w:t xml:space="preserve">ver </w:t>
            </w:r>
            <w:r w:rsidR="00DE178B">
              <w:rPr>
                <w:rFonts w:hint="eastAsia"/>
              </w:rPr>
              <w:t>E</w:t>
            </w:r>
            <w:r w:rsidRPr="00655E9F" w:rsidR="00DE178B">
              <w:rPr>
                <w:rFonts w:hint="eastAsia"/>
              </w:rPr>
              <w:t>nergy</w:t>
            </w:r>
            <w:r>
              <w:fldChar w:fldCharType="end"/>
            </w:r>
          </w:p>
        </w:tc>
      </w:tr>
      <w:bookmarkStart w:name="_Hlk293497560" w:id="10398"/>
      <w:tr w:rsidR="00416AAC" w:rsidTr="007620E9">
        <w:tc>
          <w:tcPr>
            <w:tcW w:w="1837" w:type="pct"/>
            <w:shd w:val="clear" w:color="auto" w:fill="auto"/>
          </w:tcPr>
          <w:p w:rsidR="00416AAC" w:rsidP="00591D6B" w:rsidRDefault="00416AAC">
            <w:pPr>
              <w:pStyle w:val="AltB0"/>
            </w:pPr>
            <w:r>
              <w:fldChar w:fldCharType="begin"/>
            </w:r>
            <w:r>
              <w:instrText xml:space="preserve"> HYPERLINK  \l "NonVitalRequest" </w:instrText>
            </w:r>
            <w:r>
              <w:fldChar w:fldCharType="separate"/>
            </w:r>
            <w:r>
              <w:rPr>
                <w:rStyle w:val="ac"/>
              </w:rPr>
              <w:t>NonVitalRequest</w:t>
            </w:r>
            <w:r>
              <w:fldChar w:fldCharType="end"/>
            </w:r>
          </w:p>
        </w:tc>
        <w:tc>
          <w:tcPr>
            <w:tcW w:w="685" w:type="pct"/>
            <w:shd w:val="clear" w:color="auto" w:fill="auto"/>
          </w:tcPr>
          <w:p w:rsidR="00416AAC" w:rsidP="00591D6B" w:rsidRDefault="00416AAC">
            <w:pPr>
              <w:pStyle w:val="AltB0"/>
            </w:pPr>
            <w:r>
              <w:rPr>
                <w:rFonts w:hint="eastAsia"/>
              </w:rPr>
              <w:t>External</w:t>
            </w:r>
          </w:p>
        </w:tc>
        <w:tc>
          <w:tcPr>
            <w:tcW w:w="2478" w:type="pct"/>
            <w:shd w:val="clear" w:color="auto" w:fill="auto"/>
          </w:tcPr>
          <w:p w:rsidR="00416AAC" w:rsidP="00591D6B" w:rsidRDefault="00416AAC">
            <w:pPr>
              <w:pStyle w:val="AltB0"/>
            </w:pPr>
            <w:r>
              <w:fldChar w:fldCharType="begin"/>
            </w:r>
            <w:r>
              <w:instrText xml:space="preserve"> REF _Ref348357813 \h </w:instrText>
            </w:r>
            <w:r w:rsidR="00B4488A">
              <w:instrText xml:space="preserve"> \* MERGEFORMAT </w:instrText>
            </w:r>
            <w:r>
              <w:fldChar w:fldCharType="separate"/>
            </w:r>
            <w:r w:rsidR="00DE178B">
              <w:rPr>
                <w:rFonts w:hint="eastAsia"/>
              </w:rPr>
              <w:t>Interface with CC Non Vital</w:t>
            </w:r>
            <w:r>
              <w:fldChar w:fldCharType="end"/>
            </w:r>
          </w:p>
        </w:tc>
      </w:tr>
      <w:bookmarkEnd w:id="10398"/>
      <w:tr w:rsidR="00416AAC" w:rsidTr="007620E9">
        <w:tc>
          <w:tcPr>
            <w:tcW w:w="1837" w:type="pct"/>
            <w:shd w:val="clear" w:color="auto" w:fill="auto"/>
          </w:tcPr>
          <w:p w:rsidR="00416AAC" w:rsidP="00591D6B" w:rsidRDefault="00416AAC">
            <w:pPr>
              <w:pStyle w:val="AltB0"/>
            </w:pPr>
            <w:r>
              <w:fldChar w:fldCharType="begin"/>
            </w:r>
            <w:r>
              <w:instrText xml:space="preserve"> HYPERLINK  \l "Offline" </w:instrText>
            </w:r>
            <w:r>
              <w:fldChar w:fldCharType="separate"/>
            </w:r>
            <w:r>
              <w:rPr>
                <w:rStyle w:val="ac"/>
              </w:rPr>
              <w:t>Offline</w:t>
            </w:r>
            <w:r>
              <w:fldChar w:fldCharType="end"/>
            </w:r>
          </w:p>
        </w:tc>
        <w:tc>
          <w:tcPr>
            <w:tcW w:w="685" w:type="pct"/>
            <w:shd w:val="clear" w:color="auto" w:fill="auto"/>
          </w:tcPr>
          <w:p w:rsidR="00416AAC" w:rsidP="00591D6B" w:rsidRDefault="00416AAC">
            <w:pPr>
              <w:pStyle w:val="AltB0"/>
            </w:pPr>
            <w:r>
              <w:rPr>
                <w:rFonts w:hint="eastAsia"/>
              </w:rPr>
              <w:t>Internal</w:t>
            </w:r>
          </w:p>
        </w:tc>
        <w:tc>
          <w:tcPr>
            <w:tcW w:w="2478" w:type="pct"/>
            <w:shd w:val="clear" w:color="auto" w:fill="auto"/>
          </w:tcPr>
          <w:p w:rsidR="00416AAC" w:rsidP="00591D6B" w:rsidRDefault="00416AAC">
            <w:pPr>
              <w:pStyle w:val="AltB0"/>
            </w:pPr>
            <w:r>
              <w:fldChar w:fldCharType="begin"/>
            </w:r>
            <w:r>
              <w:instrText xml:space="preserve"> REF _Ref345055549 \h </w:instrText>
            </w:r>
            <w:r w:rsidR="00B4488A">
              <w:instrText xml:space="preserve"> \* MERGEFORMAT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7620E9">
        <w:tc>
          <w:tcPr>
            <w:tcW w:w="1837" w:type="pct"/>
            <w:shd w:val="clear" w:color="auto" w:fill="auto"/>
          </w:tcPr>
          <w:p w:rsidR="00416AAC" w:rsidP="00591D6B" w:rsidRDefault="00532AED">
            <w:pPr>
              <w:pStyle w:val="AltB0"/>
            </w:pPr>
            <w:hyperlink w:history="1" w:anchor="OtherATP">
              <w:r w:rsidR="00416AAC">
                <w:rPr>
                  <w:rStyle w:val="ac"/>
                </w:rPr>
                <w:t>OtherATP</w:t>
              </w:r>
            </w:hyperlink>
          </w:p>
        </w:tc>
        <w:tc>
          <w:tcPr>
            <w:tcW w:w="685" w:type="pct"/>
            <w:shd w:val="clear" w:color="auto" w:fill="auto"/>
          </w:tcPr>
          <w:p w:rsidR="00416AAC" w:rsidP="00591D6B" w:rsidRDefault="00416AAC">
            <w:pPr>
              <w:pStyle w:val="AltB0"/>
            </w:pPr>
            <w:r>
              <w:rPr>
                <w:rFonts w:hint="eastAsia"/>
              </w:rPr>
              <w:t>Internal</w:t>
            </w:r>
          </w:p>
        </w:tc>
        <w:tc>
          <w:tcPr>
            <w:tcW w:w="2478" w:type="pct"/>
            <w:shd w:val="clear" w:color="auto" w:fill="auto"/>
          </w:tcPr>
          <w:p w:rsidR="00416AAC" w:rsidP="00591D6B" w:rsidRDefault="00416AAC">
            <w:pPr>
              <w:pStyle w:val="AltB0"/>
            </w:pPr>
            <w:r>
              <w:fldChar w:fldCharType="begin"/>
            </w:r>
            <w:r>
              <w:instrText xml:space="preserve"> REF _Ref345055575 \h </w:instrText>
            </w:r>
            <w:r w:rsidR="00B4488A">
              <w:instrText xml:space="preserve"> \* MERGEFORMAT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416AAC" w:rsidTr="007620E9">
        <w:tc>
          <w:tcPr>
            <w:tcW w:w="1837" w:type="pct"/>
            <w:shd w:val="clear" w:color="auto" w:fill="auto"/>
          </w:tcPr>
          <w:p w:rsidR="00416AAC" w:rsidP="00591D6B" w:rsidRDefault="00532AED">
            <w:pPr>
              <w:pStyle w:val="AltB0"/>
            </w:pPr>
            <w:hyperlink w:history="1" w:anchor="TrackMap">
              <w:r w:rsidR="00416AAC">
                <w:rPr>
                  <w:rStyle w:val="ac"/>
                </w:rPr>
                <w:t>TrackMap</w:t>
              </w:r>
            </w:hyperlink>
          </w:p>
        </w:tc>
        <w:tc>
          <w:tcPr>
            <w:tcW w:w="685" w:type="pct"/>
            <w:shd w:val="clear" w:color="auto" w:fill="auto"/>
          </w:tcPr>
          <w:p w:rsidR="00416AAC" w:rsidP="00591D6B" w:rsidRDefault="00416AAC">
            <w:pPr>
              <w:pStyle w:val="AltB0"/>
            </w:pPr>
            <w:r>
              <w:rPr>
                <w:rFonts w:hint="eastAsia"/>
              </w:rPr>
              <w:t>Internal</w:t>
            </w:r>
          </w:p>
        </w:tc>
        <w:tc>
          <w:tcPr>
            <w:tcW w:w="2478" w:type="pct"/>
            <w:shd w:val="clear" w:color="auto" w:fill="auto"/>
          </w:tcPr>
          <w:p w:rsidR="00416AAC" w:rsidP="00591D6B" w:rsidRDefault="00416AAC">
            <w:pPr>
              <w:pStyle w:val="AltB0"/>
            </w:pPr>
            <w:r>
              <w:fldChar w:fldCharType="begin"/>
            </w:r>
            <w:r>
              <w:instrText xml:space="preserve"> REF _Ref345055549 \h </w:instrText>
            </w:r>
            <w:r w:rsidR="00B4488A">
              <w:instrText xml:space="preserve"> \* MERGEFORMAT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7620E9">
        <w:tc>
          <w:tcPr>
            <w:tcW w:w="1837" w:type="pct"/>
            <w:shd w:val="clear" w:color="auto" w:fill="auto"/>
          </w:tcPr>
          <w:p w:rsidR="00416AAC" w:rsidP="00591D6B" w:rsidRDefault="00532AED">
            <w:pPr>
              <w:pStyle w:val="AltB0"/>
            </w:pPr>
            <w:hyperlink w:history="1" w:anchor="TrainFilteredStopped">
              <w:r w:rsidR="00416AAC">
                <w:rPr>
                  <w:rStyle w:val="ac"/>
                </w:rPr>
                <w:t>TrainFilteredStopped</w:t>
              </w:r>
            </w:hyperlink>
          </w:p>
        </w:tc>
        <w:tc>
          <w:tcPr>
            <w:tcW w:w="685" w:type="pct"/>
            <w:shd w:val="clear" w:color="auto" w:fill="auto"/>
          </w:tcPr>
          <w:p w:rsidR="00416AAC" w:rsidP="00591D6B" w:rsidRDefault="00416AAC">
            <w:pPr>
              <w:pStyle w:val="AltB0"/>
            </w:pPr>
            <w:r>
              <w:rPr>
                <w:rFonts w:hint="eastAsia"/>
              </w:rPr>
              <w:t>Internal</w:t>
            </w:r>
          </w:p>
        </w:tc>
        <w:tc>
          <w:tcPr>
            <w:tcW w:w="2478" w:type="pct"/>
            <w:shd w:val="clear" w:color="auto" w:fill="auto"/>
          </w:tcPr>
          <w:p w:rsidR="00416AAC" w:rsidP="00591D6B" w:rsidRDefault="00416AAC">
            <w:pPr>
              <w:pStyle w:val="AltB0"/>
            </w:pPr>
            <w:r>
              <w:fldChar w:fldCharType="begin"/>
            </w:r>
            <w:r>
              <w:instrText xml:space="preserve"> REF _Ref345055703 \h </w:instrText>
            </w:r>
            <w:r w:rsidR="00B4488A">
              <w:instrText xml:space="preserve"> \* MERGEFORMAT </w:instrText>
            </w:r>
            <w:r>
              <w:fldChar w:fldCharType="separate"/>
            </w:r>
            <w:r w:rsidR="00DE178B">
              <w:rPr>
                <w:rFonts w:hint="eastAsia"/>
              </w:rPr>
              <w:t>F27-Compute Train Kinematics</w:t>
            </w:r>
            <w:r>
              <w:fldChar w:fldCharType="end"/>
            </w:r>
          </w:p>
        </w:tc>
      </w:tr>
      <w:tr w:rsidR="00416AAC" w:rsidTr="007620E9">
        <w:tc>
          <w:tcPr>
            <w:tcW w:w="1837" w:type="pct"/>
            <w:shd w:val="clear" w:color="auto" w:fill="auto"/>
          </w:tcPr>
          <w:p w:rsidR="00416AAC" w:rsidP="00591D6B" w:rsidRDefault="00532AED">
            <w:pPr>
              <w:pStyle w:val="AltB0"/>
            </w:pPr>
            <w:hyperlink w:history="1" w:anchor="TrainFrontLocation">
              <w:r w:rsidR="00416AAC">
                <w:rPr>
                  <w:rStyle w:val="ac"/>
                </w:rPr>
                <w:t>TrainFrontLocation</w:t>
              </w:r>
            </w:hyperlink>
          </w:p>
        </w:tc>
        <w:tc>
          <w:tcPr>
            <w:tcW w:w="685" w:type="pct"/>
            <w:shd w:val="clear" w:color="auto" w:fill="auto"/>
          </w:tcPr>
          <w:p w:rsidR="00416AAC" w:rsidP="00591D6B" w:rsidRDefault="00416AAC">
            <w:pPr>
              <w:pStyle w:val="AltB0"/>
            </w:pPr>
            <w:r>
              <w:rPr>
                <w:rFonts w:hint="eastAsia"/>
              </w:rPr>
              <w:t>Internal</w:t>
            </w:r>
          </w:p>
        </w:tc>
        <w:tc>
          <w:tcPr>
            <w:tcW w:w="2478" w:type="pct"/>
            <w:shd w:val="clear" w:color="auto" w:fill="auto"/>
          </w:tcPr>
          <w:p w:rsidR="00416AAC" w:rsidP="00591D6B" w:rsidRDefault="00416AAC">
            <w:pPr>
              <w:pStyle w:val="AltB0"/>
            </w:pPr>
            <w:r>
              <w:fldChar w:fldCharType="begin"/>
            </w:r>
            <w:r>
              <w:instrText xml:space="preserve"> REF _Ref345055747 \h </w:instrText>
            </w:r>
            <w:r w:rsidR="00B4488A">
              <w:instrText xml:space="preserve"> \* MERGEFORMAT </w:instrText>
            </w:r>
            <w:r>
              <w:fldChar w:fldCharType="separate"/>
            </w:r>
            <w:r w:rsidR="00DE178B">
              <w:rPr>
                <w:rFonts w:hint="eastAsia"/>
              </w:rPr>
              <w:t>F33-Confirm Train Localization</w:t>
            </w:r>
            <w:r>
              <w:fldChar w:fldCharType="end"/>
            </w:r>
          </w:p>
        </w:tc>
      </w:tr>
      <w:tr w:rsidR="00416AAC" w:rsidTr="002E5D19">
        <w:tc>
          <w:tcPr>
            <w:tcW w:w="1837" w:type="pct"/>
            <w:shd w:val="clear" w:color="auto" w:fill="auto"/>
          </w:tcPr>
          <w:p w:rsidR="00416AAC" w:rsidP="00591D6B" w:rsidRDefault="00532AED">
            <w:pPr>
              <w:pStyle w:val="AltB0"/>
            </w:pPr>
            <w:hyperlink w:history="1" w:anchor="TrainFrontOrientation">
              <w:r w:rsidR="00416AAC">
                <w:rPr>
                  <w:rStyle w:val="ac"/>
                </w:rPr>
                <w:t>TrainFrontOrientation</w:t>
              </w:r>
            </w:hyperlink>
          </w:p>
        </w:tc>
        <w:tc>
          <w:tcPr>
            <w:tcW w:w="685" w:type="pct"/>
            <w:shd w:val="clear" w:color="auto" w:fill="auto"/>
          </w:tcPr>
          <w:p w:rsidR="00416AAC" w:rsidP="00591D6B" w:rsidRDefault="00416AAC">
            <w:pPr>
              <w:pStyle w:val="AltB0"/>
            </w:pPr>
            <w:r>
              <w:rPr>
                <w:rFonts w:hint="eastAsia"/>
              </w:rPr>
              <w:t>Internal</w:t>
            </w:r>
          </w:p>
        </w:tc>
        <w:tc>
          <w:tcPr>
            <w:tcW w:w="2478" w:type="pct"/>
            <w:shd w:val="clear" w:color="auto" w:fill="auto"/>
          </w:tcPr>
          <w:p w:rsidR="00416AAC" w:rsidP="00591D6B" w:rsidRDefault="00416AAC">
            <w:pPr>
              <w:pStyle w:val="AltB0"/>
            </w:pPr>
            <w:r>
              <w:fldChar w:fldCharType="begin"/>
            </w:r>
            <w:r>
              <w:instrText xml:space="preserve"> REF _Ref345055747 \h </w:instrText>
            </w:r>
            <w:r w:rsidR="00B4488A">
              <w:instrText xml:space="preserve"> \* MERGEFORMAT </w:instrText>
            </w:r>
            <w:r>
              <w:fldChar w:fldCharType="separate"/>
            </w:r>
            <w:r w:rsidR="00DE178B">
              <w:rPr>
                <w:rFonts w:hint="eastAsia"/>
              </w:rPr>
              <w:t>F33-Confirm Train Localization</w:t>
            </w:r>
            <w:r>
              <w:fldChar w:fldCharType="end"/>
            </w:r>
          </w:p>
        </w:tc>
      </w:tr>
      <w:tr w:rsidR="00416AAC" w:rsidTr="007620E9">
        <w:tc>
          <w:tcPr>
            <w:tcW w:w="1837" w:type="pct"/>
            <w:shd w:val="clear" w:color="auto" w:fill="auto"/>
          </w:tcPr>
          <w:p w:rsidR="00416AAC" w:rsidP="00591D6B" w:rsidRDefault="00532AED">
            <w:pPr>
              <w:pStyle w:val="AltB0"/>
            </w:pPr>
            <w:hyperlink w:history="1" w:anchor="TrainLocatedOnKnownPath">
              <w:r w:rsidR="00416AAC">
                <w:rPr>
                  <w:rStyle w:val="ac"/>
                </w:rPr>
                <w:t>TrainLocatedOnKnownPath</w:t>
              </w:r>
            </w:hyperlink>
          </w:p>
        </w:tc>
        <w:tc>
          <w:tcPr>
            <w:tcW w:w="685" w:type="pct"/>
            <w:shd w:val="clear" w:color="auto" w:fill="auto"/>
          </w:tcPr>
          <w:p w:rsidR="00416AAC" w:rsidP="00591D6B" w:rsidRDefault="00416AAC">
            <w:pPr>
              <w:pStyle w:val="AltB0"/>
            </w:pPr>
            <w:r>
              <w:rPr>
                <w:rFonts w:hint="eastAsia"/>
              </w:rPr>
              <w:t>Internal</w:t>
            </w:r>
          </w:p>
        </w:tc>
        <w:tc>
          <w:tcPr>
            <w:tcW w:w="2478" w:type="pct"/>
            <w:shd w:val="clear" w:color="auto" w:fill="auto"/>
          </w:tcPr>
          <w:p w:rsidR="00416AAC" w:rsidP="00591D6B" w:rsidRDefault="00416AAC">
            <w:pPr>
              <w:pStyle w:val="AltB0"/>
            </w:pPr>
            <w:r>
              <w:fldChar w:fldCharType="begin"/>
            </w:r>
            <w:r>
              <w:instrText xml:space="preserve"> REF _Ref345055747 \h </w:instrText>
            </w:r>
            <w:r w:rsidR="00B4488A">
              <w:instrText xml:space="preserve"> \* MERGEFORMAT </w:instrText>
            </w:r>
            <w:r>
              <w:fldChar w:fldCharType="separate"/>
            </w:r>
            <w:r w:rsidR="00DE178B">
              <w:rPr>
                <w:rFonts w:hint="eastAsia"/>
              </w:rPr>
              <w:t>F33-Confirm Train Localization</w:t>
            </w:r>
            <w:r>
              <w:fldChar w:fldCharType="end"/>
            </w:r>
          </w:p>
        </w:tc>
      </w:tr>
      <w:tr w:rsidR="00AF6E71" w:rsidTr="007620E9">
        <w:tc>
          <w:tcPr>
            <w:tcW w:w="1837" w:type="pct"/>
            <w:shd w:val="clear" w:color="auto" w:fill="auto"/>
          </w:tcPr>
          <w:p w:rsidR="00AF6E71" w:rsidP="00591D6B" w:rsidRDefault="00532AED">
            <w:pPr>
              <w:pStyle w:val="AltB0"/>
            </w:pPr>
            <w:hyperlink w:history="1" w:anchor="TrainRearLocation">
              <w:r w:rsidR="00AF6E71">
                <w:rPr>
                  <w:rStyle w:val="ac"/>
                </w:rPr>
                <w:t>TrainRearLocation</w:t>
              </w:r>
            </w:hyperlink>
          </w:p>
        </w:tc>
        <w:tc>
          <w:tcPr>
            <w:tcW w:w="685" w:type="pct"/>
            <w:shd w:val="clear" w:color="auto" w:fill="auto"/>
          </w:tcPr>
          <w:p w:rsidR="00AF6E71" w:rsidP="00591D6B" w:rsidRDefault="00AF6E71">
            <w:pPr>
              <w:pStyle w:val="AltB0"/>
            </w:pPr>
            <w:r>
              <w:rPr>
                <w:rFonts w:hint="eastAsia"/>
              </w:rPr>
              <w:t>Internal</w:t>
            </w:r>
          </w:p>
        </w:tc>
        <w:tc>
          <w:tcPr>
            <w:tcW w:w="2478" w:type="pct"/>
            <w:shd w:val="clear" w:color="auto" w:fill="auto"/>
          </w:tcPr>
          <w:p w:rsidR="00AF6E71" w:rsidP="00591D6B" w:rsidRDefault="00AF6E71">
            <w:pPr>
              <w:pStyle w:val="AltB0"/>
            </w:pPr>
            <w:r>
              <w:fldChar w:fldCharType="begin"/>
            </w:r>
            <w:r>
              <w:instrText xml:space="preserve"> REF _Ref345055747 \h </w:instrText>
            </w:r>
            <w:r w:rsidR="00B4488A">
              <w:instrText xml:space="preserve"> \* MERGEFORMAT </w:instrText>
            </w:r>
            <w:r>
              <w:fldChar w:fldCharType="separate"/>
            </w:r>
            <w:r w:rsidR="00DE178B">
              <w:rPr>
                <w:rFonts w:hint="eastAsia"/>
              </w:rPr>
              <w:t>F33-Confirm Train Localization</w:t>
            </w:r>
            <w:r>
              <w:fldChar w:fldCharType="end"/>
            </w:r>
          </w:p>
        </w:tc>
      </w:tr>
    </w:tbl>
    <w:p w:rsidRPr="003439CA" w:rsidR="003439CA" w:rsidP="00934391" w:rsidRDefault="003439CA">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7"/>
        <w:gridCol w:w="1558"/>
        <w:gridCol w:w="2706"/>
      </w:tblGrid>
      <w:tr w:rsidRPr="00785CC7" w:rsidR="00DC09A5" w:rsidTr="009B35DB">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2848D6" w:rsidTr="009B35DB">
        <w:tc>
          <w:tcPr>
            <w:tcW w:w="1720" w:type="pct"/>
            <w:tcBorders>
              <w:top w:val="single" w:color="000000" w:sz="4" w:space="0"/>
            </w:tcBorders>
            <w:shd w:val="clear" w:color="auto" w:fill="auto"/>
          </w:tcPr>
          <w:p w:rsidR="002848D6" w:rsidP="00591D6B" w:rsidRDefault="00532AED">
            <w:pPr>
              <w:pStyle w:val="AltB0"/>
            </w:pPr>
            <w:hyperlink w:history="1" w:anchor="NoVitalCorrectlyDocked">
              <w:r w:rsidR="002848D6">
                <w:rPr>
                  <w:rStyle w:val="ac"/>
                </w:rPr>
                <w:t>NoVitalCorrectlyDocked</w:t>
              </w:r>
            </w:hyperlink>
          </w:p>
        </w:tc>
        <w:tc>
          <w:tcPr>
            <w:tcW w:w="984" w:type="pct"/>
            <w:tcBorders>
              <w:top w:val="single" w:color="000000" w:sz="4" w:space="0"/>
            </w:tcBorders>
          </w:tcPr>
          <w:p w:rsidR="002848D6" w:rsidP="00591D6B" w:rsidRDefault="002848D6">
            <w:pPr>
              <w:pStyle w:val="AltB0"/>
            </w:pPr>
            <w:r>
              <w:rPr>
                <w:rFonts w:hint="eastAsia"/>
              </w:rPr>
              <w:t>×</w:t>
            </w:r>
          </w:p>
        </w:tc>
        <w:tc>
          <w:tcPr>
            <w:tcW w:w="839" w:type="pct"/>
            <w:tcBorders>
              <w:top w:val="single" w:color="000000" w:sz="4" w:space="0"/>
            </w:tcBorders>
            <w:shd w:val="clear" w:color="auto" w:fill="auto"/>
          </w:tcPr>
          <w:p w:rsidR="002848D6" w:rsidP="00591D6B" w:rsidRDefault="002848D6">
            <w:pPr>
              <w:pStyle w:val="AltB0"/>
            </w:pPr>
            <w:r>
              <w:rPr>
                <w:rFonts w:hint="eastAsia"/>
              </w:rPr>
              <w:t>√</w:t>
            </w:r>
          </w:p>
        </w:tc>
        <w:tc>
          <w:tcPr>
            <w:tcW w:w="1457" w:type="pct"/>
            <w:tcBorders>
              <w:top w:val="single" w:color="000000" w:sz="4" w:space="0"/>
            </w:tcBorders>
            <w:shd w:val="clear" w:color="auto" w:fill="auto"/>
          </w:tcPr>
          <w:p w:rsidR="002848D6" w:rsidP="00591D6B" w:rsidRDefault="004A3D6B">
            <w:pPr>
              <w:pStyle w:val="AltB0"/>
            </w:pPr>
            <w:r>
              <w:fldChar w:fldCharType="begin"/>
            </w:r>
            <w:r>
              <w:instrText xml:space="preserve"> REF BOOLEAN </w:instrText>
            </w:r>
            <w:r w:rsidR="00B4488A">
              <w:instrText xml:space="preserve"> \* MERGEFORMAT </w:instrText>
            </w:r>
            <w:r>
              <w:fldChar w:fldCharType="separate"/>
            </w:r>
            <w:r w:rsidRPr="00190111" w:rsidR="00DE178B">
              <w:rPr>
                <w:rStyle w:val="DATATYPE"/>
              </w:rPr>
              <w:t>BOOLEAN</w:t>
            </w:r>
            <w:r>
              <w:rPr>
                <w:rStyle w:val="DATATYPE"/>
              </w:rPr>
              <w:fldChar w:fldCharType="end"/>
            </w:r>
          </w:p>
        </w:tc>
      </w:tr>
      <w:tr w:rsidR="002848D6" w:rsidTr="009B35DB">
        <w:tc>
          <w:tcPr>
            <w:tcW w:w="1720" w:type="pct"/>
            <w:tcBorders>
              <w:top w:val="single" w:color="000000" w:sz="4" w:space="0"/>
            </w:tcBorders>
            <w:shd w:val="clear" w:color="auto" w:fill="auto"/>
          </w:tcPr>
          <w:p w:rsidR="002848D6" w:rsidP="00591D6B" w:rsidRDefault="00532AED">
            <w:pPr>
              <w:pStyle w:val="AltB0"/>
            </w:pPr>
            <w:hyperlink w:history="1" w:anchor="TrainIncludedInVPEZ_A">
              <w:r w:rsidR="002848D6">
                <w:rPr>
                  <w:rStyle w:val="ac"/>
                </w:rPr>
                <w:t>TrainIncludedInVPEZ_A</w:t>
              </w:r>
            </w:hyperlink>
          </w:p>
        </w:tc>
        <w:tc>
          <w:tcPr>
            <w:tcW w:w="984" w:type="pct"/>
            <w:tcBorders>
              <w:top w:val="single" w:color="000000" w:sz="4" w:space="0"/>
            </w:tcBorders>
          </w:tcPr>
          <w:p w:rsidR="002848D6" w:rsidP="00591D6B" w:rsidRDefault="002848D6">
            <w:pPr>
              <w:pStyle w:val="AltB0"/>
            </w:pPr>
            <w:r>
              <w:rPr>
                <w:rFonts w:hint="eastAsia"/>
              </w:rPr>
              <w:t>√</w:t>
            </w:r>
          </w:p>
        </w:tc>
        <w:tc>
          <w:tcPr>
            <w:tcW w:w="839" w:type="pct"/>
            <w:tcBorders>
              <w:top w:val="single" w:color="000000" w:sz="4" w:space="0"/>
            </w:tcBorders>
            <w:shd w:val="clear" w:color="auto" w:fill="auto"/>
          </w:tcPr>
          <w:p w:rsidR="002848D6" w:rsidP="00591D6B" w:rsidRDefault="002848D6">
            <w:pPr>
              <w:pStyle w:val="AltB0"/>
            </w:pPr>
            <w:r>
              <w:rPr>
                <w:rFonts w:hint="eastAsia"/>
              </w:rPr>
              <w:t>√</w:t>
            </w:r>
          </w:p>
        </w:tc>
        <w:tc>
          <w:tcPr>
            <w:tcW w:w="1457" w:type="pct"/>
            <w:tcBorders>
              <w:top w:val="single" w:color="000000" w:sz="4" w:space="0"/>
            </w:tcBorders>
            <w:shd w:val="clear" w:color="auto" w:fill="auto"/>
          </w:tcPr>
          <w:p w:rsidR="002848D6" w:rsidP="00591D6B" w:rsidRDefault="004A3D6B">
            <w:pPr>
              <w:pStyle w:val="AltB0"/>
            </w:pPr>
            <w:r>
              <w:fldChar w:fldCharType="begin"/>
            </w:r>
            <w:r>
              <w:instrText xml:space="preserve"> REF BOOLEAN </w:instrText>
            </w:r>
            <w:r w:rsidR="00B4488A">
              <w:instrText xml:space="preserve"> \* MERGEFORMAT </w:instrText>
            </w:r>
            <w:r>
              <w:fldChar w:fldCharType="separate"/>
            </w:r>
            <w:r w:rsidRPr="00190111" w:rsidR="00DE178B">
              <w:rPr>
                <w:rStyle w:val="DATATYPE"/>
              </w:rPr>
              <w:t>BOOLEAN</w:t>
            </w:r>
            <w:r>
              <w:rPr>
                <w:rStyle w:val="DATATYPE"/>
              </w:rPr>
              <w:fldChar w:fldCharType="end"/>
            </w:r>
          </w:p>
        </w:tc>
      </w:tr>
      <w:tr w:rsidR="002848D6" w:rsidTr="009B35DB">
        <w:tc>
          <w:tcPr>
            <w:tcW w:w="1720" w:type="pct"/>
            <w:tcBorders>
              <w:top w:val="single" w:color="000000" w:sz="4" w:space="0"/>
            </w:tcBorders>
            <w:shd w:val="clear" w:color="auto" w:fill="auto"/>
          </w:tcPr>
          <w:p w:rsidR="002848D6" w:rsidP="00591D6B" w:rsidRDefault="00532AED">
            <w:pPr>
              <w:pStyle w:val="AltB0"/>
            </w:pPr>
            <w:hyperlink w:history="1" w:anchor="TrainIncludedInVPEZ_B">
              <w:r w:rsidR="002848D6">
                <w:rPr>
                  <w:rStyle w:val="ac"/>
                </w:rPr>
                <w:t>TrainIncludedInVPEZ_B</w:t>
              </w:r>
            </w:hyperlink>
          </w:p>
        </w:tc>
        <w:tc>
          <w:tcPr>
            <w:tcW w:w="984" w:type="pct"/>
            <w:tcBorders>
              <w:top w:val="single" w:color="000000" w:sz="4" w:space="0"/>
            </w:tcBorders>
          </w:tcPr>
          <w:p w:rsidR="002848D6" w:rsidP="00591D6B" w:rsidRDefault="002848D6">
            <w:pPr>
              <w:pStyle w:val="AltB0"/>
            </w:pPr>
            <w:r>
              <w:rPr>
                <w:rFonts w:hint="eastAsia"/>
              </w:rPr>
              <w:t>√</w:t>
            </w:r>
          </w:p>
        </w:tc>
        <w:tc>
          <w:tcPr>
            <w:tcW w:w="839" w:type="pct"/>
            <w:tcBorders>
              <w:top w:val="single" w:color="000000" w:sz="4" w:space="0"/>
            </w:tcBorders>
            <w:shd w:val="clear" w:color="auto" w:fill="auto"/>
          </w:tcPr>
          <w:p w:rsidR="002848D6" w:rsidP="00591D6B" w:rsidRDefault="002848D6">
            <w:pPr>
              <w:pStyle w:val="AltB0"/>
            </w:pPr>
            <w:r>
              <w:rPr>
                <w:rFonts w:hint="eastAsia"/>
              </w:rPr>
              <w:t>√</w:t>
            </w:r>
          </w:p>
        </w:tc>
        <w:tc>
          <w:tcPr>
            <w:tcW w:w="1457" w:type="pct"/>
            <w:tcBorders>
              <w:top w:val="single" w:color="000000" w:sz="4" w:space="0"/>
            </w:tcBorders>
            <w:shd w:val="clear" w:color="auto" w:fill="auto"/>
          </w:tcPr>
          <w:p w:rsidR="002848D6" w:rsidP="00591D6B" w:rsidRDefault="004A3D6B">
            <w:pPr>
              <w:pStyle w:val="AltB0"/>
            </w:pPr>
            <w:r>
              <w:fldChar w:fldCharType="begin"/>
            </w:r>
            <w:r>
              <w:instrText xml:space="preserve"> REF BOOLEAN </w:instrText>
            </w:r>
            <w:r w:rsidR="00B4488A">
              <w:instrText xml:space="preserve"> \* MERGEFORMAT </w:instrText>
            </w:r>
            <w:r>
              <w:fldChar w:fldCharType="separate"/>
            </w:r>
            <w:r w:rsidRPr="00190111" w:rsidR="00DE178B">
              <w:rPr>
                <w:rStyle w:val="DATATYPE"/>
              </w:rPr>
              <w:t>BOOLEAN</w:t>
            </w:r>
            <w:r>
              <w:rPr>
                <w:rStyle w:val="DATATYPE"/>
              </w:rPr>
              <w:fldChar w:fldCharType="end"/>
            </w:r>
          </w:p>
        </w:tc>
      </w:tr>
      <w:tr w:rsidR="002848D6" w:rsidTr="009B35DB">
        <w:tc>
          <w:tcPr>
            <w:tcW w:w="1720" w:type="pct"/>
            <w:shd w:val="clear" w:color="auto" w:fill="auto"/>
          </w:tcPr>
          <w:p w:rsidR="002848D6" w:rsidP="00591D6B" w:rsidRDefault="00532AED">
            <w:pPr>
              <w:pStyle w:val="AltB0"/>
            </w:pPr>
            <w:hyperlink w:history="1" w:anchor="TrainSafelyImmobilised">
              <w:r w:rsidR="002848D6">
                <w:rPr>
                  <w:rStyle w:val="ac"/>
                </w:rPr>
                <w:t>TrainSafelyImmobilised</w:t>
              </w:r>
            </w:hyperlink>
          </w:p>
        </w:tc>
        <w:tc>
          <w:tcPr>
            <w:tcW w:w="984" w:type="pct"/>
          </w:tcPr>
          <w:p w:rsidR="002848D6" w:rsidP="00591D6B" w:rsidRDefault="002848D6">
            <w:pPr>
              <w:pStyle w:val="AltB0"/>
            </w:pPr>
            <w:r>
              <w:rPr>
                <w:rFonts w:hint="eastAsia"/>
              </w:rPr>
              <w:t>√</w:t>
            </w:r>
          </w:p>
        </w:tc>
        <w:tc>
          <w:tcPr>
            <w:tcW w:w="839" w:type="pct"/>
            <w:shd w:val="clear" w:color="auto" w:fill="auto"/>
          </w:tcPr>
          <w:p w:rsidR="002848D6" w:rsidP="00591D6B" w:rsidRDefault="002848D6">
            <w:pPr>
              <w:pStyle w:val="AltB0"/>
            </w:pPr>
            <w:r>
              <w:rPr>
                <w:rFonts w:hint="eastAsia"/>
              </w:rPr>
              <w:t>√</w:t>
            </w:r>
          </w:p>
        </w:tc>
        <w:tc>
          <w:tcPr>
            <w:tcW w:w="1457" w:type="pct"/>
            <w:shd w:val="clear" w:color="auto" w:fill="auto"/>
          </w:tcPr>
          <w:p w:rsidR="002848D6" w:rsidP="00591D6B" w:rsidRDefault="004A3D6B">
            <w:pPr>
              <w:pStyle w:val="AltB0"/>
            </w:pPr>
            <w:r>
              <w:fldChar w:fldCharType="begin"/>
            </w:r>
            <w:r>
              <w:instrText xml:space="preserve"> REF BOOLEAN </w:instrText>
            </w:r>
            <w:r w:rsidR="00B4488A">
              <w:instrText xml:space="preserve"> \* MERGEFORMAT </w:instrText>
            </w:r>
            <w:r>
              <w:fldChar w:fldCharType="separate"/>
            </w:r>
            <w:r w:rsidRPr="00190111" w:rsidR="00DE178B">
              <w:rPr>
                <w:rStyle w:val="DATATYPE"/>
              </w:rPr>
              <w:t>BOOLEAN</w:t>
            </w:r>
            <w:r>
              <w:rPr>
                <w:rStyle w:val="DATATYPE"/>
              </w:rPr>
              <w:fldChar w:fldCharType="end"/>
            </w:r>
          </w:p>
        </w:tc>
      </w:tr>
      <w:tr w:rsidR="00B6278F" w:rsidTr="009B35DB">
        <w:tc>
          <w:tcPr>
            <w:tcW w:w="1720" w:type="pct"/>
            <w:shd w:val="clear" w:color="auto" w:fill="auto"/>
          </w:tcPr>
          <w:p w:rsidR="00B6278F" w:rsidP="00591D6B" w:rsidRDefault="00532AED">
            <w:pPr>
              <w:pStyle w:val="AltB0"/>
            </w:pPr>
            <w:hyperlink w:history="1" w:anchor="VPEZid_A">
              <w:r w:rsidRPr="00B6278F" w:rsidR="00B6278F">
                <w:rPr>
                  <w:rStyle w:val="ac"/>
                  <w:rFonts w:hint="eastAsia"/>
                </w:rPr>
                <w:t>VPEZid_A</w:t>
              </w:r>
            </w:hyperlink>
          </w:p>
        </w:tc>
        <w:tc>
          <w:tcPr>
            <w:tcW w:w="984" w:type="pct"/>
          </w:tcPr>
          <w:p w:rsidR="00B6278F" w:rsidP="00591D6B" w:rsidRDefault="00B6278F">
            <w:pPr>
              <w:pStyle w:val="AltB0"/>
            </w:pPr>
            <w:r>
              <w:rPr>
                <w:rFonts w:hint="eastAsia"/>
              </w:rPr>
              <w:t>√</w:t>
            </w:r>
          </w:p>
        </w:tc>
        <w:tc>
          <w:tcPr>
            <w:tcW w:w="839" w:type="pct"/>
            <w:shd w:val="clear" w:color="auto" w:fill="auto"/>
          </w:tcPr>
          <w:p w:rsidR="00B6278F" w:rsidP="00591D6B" w:rsidRDefault="00B6278F">
            <w:pPr>
              <w:pStyle w:val="AltB0"/>
            </w:pPr>
            <w:r>
              <w:rPr>
                <w:rFonts w:hint="eastAsia"/>
              </w:rPr>
              <w:t>√</w:t>
            </w:r>
          </w:p>
        </w:tc>
        <w:tc>
          <w:tcPr>
            <w:tcW w:w="1457" w:type="pct"/>
            <w:shd w:val="clear" w:color="auto" w:fill="auto"/>
          </w:tcPr>
          <w:p w:rsidR="00B6278F" w:rsidP="00591D6B" w:rsidRDefault="00B6278F">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B6278F" w:rsidTr="009B35DB">
        <w:tc>
          <w:tcPr>
            <w:tcW w:w="1720" w:type="pct"/>
            <w:shd w:val="clear" w:color="auto" w:fill="auto"/>
          </w:tcPr>
          <w:p w:rsidR="00B6278F" w:rsidP="00591D6B" w:rsidRDefault="00532AED">
            <w:pPr>
              <w:pStyle w:val="AltB0"/>
            </w:pPr>
            <w:hyperlink w:history="1" w:anchor="VPEZid_B">
              <w:r w:rsidRPr="00B6278F" w:rsidR="00B6278F">
                <w:rPr>
                  <w:rStyle w:val="ac"/>
                  <w:rFonts w:hint="eastAsia"/>
                </w:rPr>
                <w:t>VPEZid_B</w:t>
              </w:r>
            </w:hyperlink>
          </w:p>
        </w:tc>
        <w:tc>
          <w:tcPr>
            <w:tcW w:w="984" w:type="pct"/>
          </w:tcPr>
          <w:p w:rsidR="00B6278F" w:rsidP="00591D6B" w:rsidRDefault="00B6278F">
            <w:pPr>
              <w:pStyle w:val="AltB0"/>
            </w:pPr>
            <w:r>
              <w:rPr>
                <w:rFonts w:hint="eastAsia"/>
              </w:rPr>
              <w:t>√</w:t>
            </w:r>
          </w:p>
        </w:tc>
        <w:tc>
          <w:tcPr>
            <w:tcW w:w="839" w:type="pct"/>
            <w:shd w:val="clear" w:color="auto" w:fill="auto"/>
          </w:tcPr>
          <w:p w:rsidR="00B6278F" w:rsidP="00591D6B" w:rsidRDefault="00B6278F">
            <w:pPr>
              <w:pStyle w:val="AltB0"/>
            </w:pPr>
            <w:r>
              <w:rPr>
                <w:rFonts w:hint="eastAsia"/>
              </w:rPr>
              <w:t>√</w:t>
            </w:r>
          </w:p>
        </w:tc>
        <w:tc>
          <w:tcPr>
            <w:tcW w:w="1457" w:type="pct"/>
            <w:shd w:val="clear" w:color="auto" w:fill="auto"/>
          </w:tcPr>
          <w:p w:rsidR="00B6278F" w:rsidP="00591D6B" w:rsidRDefault="00B6278F">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Pr="003439CA" w:rsidR="003439CA" w:rsidP="00934391" w:rsidRDefault="003439CA">
      <w:pPr>
        <w:pStyle w:val="3"/>
      </w:pPr>
      <w:bookmarkStart w:name="_Toc340991750" w:id="10399"/>
      <w:bookmarkStart w:name="_Toc340994453" w:id="10400"/>
      <w:bookmarkStart w:name="_Toc340991751" w:id="10401"/>
      <w:bookmarkStart w:name="_Toc340994454" w:id="10402"/>
      <w:bookmarkEnd w:id="10399"/>
      <w:bookmarkEnd w:id="10400"/>
      <w:bookmarkEnd w:id="10401"/>
      <w:bookmarkEnd w:id="10402"/>
      <w:r w:rsidRPr="00A61D30">
        <w:rPr>
          <w:rFonts w:hint="eastAsia"/>
        </w:rPr>
        <w:t>Processing</w:t>
      </w:r>
    </w:p>
    <w:p w:rsidR="003439CA" w:rsidP="00C93484" w:rsidRDefault="003439CA">
      <w:pPr>
        <w:pStyle w:val="Reqtify"/>
      </w:pPr>
      <w:r>
        <w:rPr>
          <w:rFonts w:hint="eastAsia"/>
        </w:rPr>
        <w:t>ATP</w:t>
      </w:r>
      <w:r>
        <w:rPr>
          <w:rFonts w:hint="eastAsia"/>
        </w:rPr>
        <w:t>当且仅当确定列车车身范围完全在站台范围内，且</w:t>
      </w:r>
      <w:r w:rsidR="00130CF7">
        <w:rPr>
          <w:rFonts w:hint="eastAsia"/>
        </w:rPr>
        <w:t>保证安全停车</w:t>
      </w:r>
      <w:r>
        <w:rPr>
          <w:rFonts w:hint="eastAsia"/>
        </w:rPr>
        <w:t>时，才授权允许列车开站台指定侧的车门。</w:t>
      </w:r>
    </w:p>
    <w:p w:rsidR="003439CA" w:rsidP="00C93484" w:rsidRDefault="003439CA">
      <w:pPr>
        <w:pStyle w:val="Reqtify"/>
      </w:pPr>
      <w:r w:rsidRPr="00410083">
        <w:rPr>
          <w:rFonts w:hint="eastAsia"/>
        </w:rPr>
        <w:t xml:space="preserve">Only when the ATP </w:t>
      </w:r>
      <w:r>
        <w:rPr>
          <w:rFonts w:hint="eastAsia"/>
        </w:rPr>
        <w:t>has</w:t>
      </w:r>
      <w:r w:rsidRPr="00410083">
        <w:rPr>
          <w:rFonts w:hint="eastAsia"/>
        </w:rPr>
        <w:t xml:space="preserve"> sure that the train is completely located in the platform area</w:t>
      </w:r>
      <w:r w:rsidR="00397BD9">
        <w:rPr>
          <w:rFonts w:hint="eastAsia"/>
        </w:rPr>
        <w:t xml:space="preserve"> and </w:t>
      </w:r>
      <w:r w:rsidRPr="00410083">
        <w:rPr>
          <w:rFonts w:hint="eastAsia"/>
        </w:rPr>
        <w:t xml:space="preserve">the </w:t>
      </w:r>
      <w:r w:rsidR="00130CF7">
        <w:rPr>
          <w:rFonts w:hint="eastAsia"/>
        </w:rPr>
        <w:t>safely immobilized</w:t>
      </w:r>
      <w:r w:rsidRPr="00410083">
        <w:rPr>
          <w:rFonts w:hint="eastAsia"/>
        </w:rPr>
        <w:t xml:space="preserve">, ATP </w:t>
      </w:r>
      <w:r>
        <w:rPr>
          <w:rFonts w:hint="eastAsia"/>
        </w:rPr>
        <w:t>shall</w:t>
      </w:r>
      <w:r w:rsidRPr="00410083">
        <w:rPr>
          <w:rFonts w:hint="eastAsia"/>
        </w:rPr>
        <w:t xml:space="preserve"> allow the train to open the specific</w:t>
      </w:r>
      <w:r>
        <w:rPr>
          <w:rFonts w:hint="eastAsia"/>
        </w:rPr>
        <w:t xml:space="preserve"> door in the side of platform.</w:t>
      </w:r>
    </w:p>
    <w:p w:rsidR="00E57639" w:rsidP="00C93484" w:rsidRDefault="00E57639">
      <w:pPr>
        <w:pStyle w:val="Reqtify"/>
      </w:pPr>
    </w:p>
    <w:p w:rsidRPr="00A61D30" w:rsidR="00D31C7D" w:rsidP="0012674A" w:rsidRDefault="00D31C7D">
      <w:pPr>
        <w:pStyle w:val="4"/>
      </w:pPr>
      <w:r>
        <w:rPr>
          <w:rFonts w:hint="eastAsia"/>
        </w:rPr>
        <w:t>Vital passenger exchange zone</w:t>
      </w:r>
    </w:p>
    <w:p w:rsidR="00D31C7D" w:rsidP="00C93484" w:rsidRDefault="00D31C7D">
      <w:pPr>
        <w:pStyle w:val="Reqtify"/>
      </w:pPr>
    </w:p>
    <w:p w:rsidR="0094616C" w:rsidP="00C93484" w:rsidRDefault="00065C4E">
      <w:pPr>
        <w:pStyle w:val="Reqtify"/>
      </w:pPr>
      <w:r>
        <w:rPr>
          <w:rFonts w:hint="eastAsia"/>
        </w:rPr>
        <w:t>对于车站（</w:t>
      </w:r>
      <w:r>
        <w:rPr>
          <w:rFonts w:hint="eastAsia"/>
        </w:rPr>
        <w:t>VPEZ</w:t>
      </w:r>
      <w:r>
        <w:rPr>
          <w:rFonts w:hint="eastAsia"/>
        </w:rPr>
        <w:t>），</w:t>
      </w:r>
      <w:r>
        <w:rPr>
          <w:rFonts w:hint="eastAsia"/>
        </w:rPr>
        <w:t>PSD</w:t>
      </w:r>
      <w:r>
        <w:rPr>
          <w:rFonts w:hint="eastAsia"/>
        </w:rPr>
        <w:t>或紧急逃生区，在线路地图中的开门方向（即站台方向）均是按照上行方向</w:t>
      </w:r>
      <w:r w:rsidR="0094616C">
        <w:rPr>
          <w:rFonts w:hint="eastAsia"/>
        </w:rPr>
        <w:t>来描述的，其属性有</w:t>
      </w:r>
      <w:r w:rsidRPr="0094616C" w:rsidR="0094616C">
        <w:rPr>
          <w:rStyle w:val="aff1"/>
          <w:rFonts w:hint="eastAsia"/>
        </w:rPr>
        <w:t>LEFT</w:t>
      </w:r>
      <w:r w:rsidR="0094616C">
        <w:rPr>
          <w:rFonts w:hint="eastAsia"/>
        </w:rPr>
        <w:t>，</w:t>
      </w:r>
      <w:r w:rsidRPr="0094616C" w:rsidR="0094616C">
        <w:rPr>
          <w:rStyle w:val="aff1"/>
          <w:rFonts w:hint="eastAsia"/>
        </w:rPr>
        <w:t>RIGHT</w:t>
      </w:r>
      <w:r w:rsidR="0094616C">
        <w:rPr>
          <w:rFonts w:hint="eastAsia"/>
        </w:rPr>
        <w:t>或</w:t>
      </w:r>
      <w:r w:rsidRPr="0094616C" w:rsidR="0094616C">
        <w:rPr>
          <w:rStyle w:val="aff1"/>
          <w:rFonts w:hint="eastAsia"/>
        </w:rPr>
        <w:t>BOTH_SIDES</w:t>
      </w:r>
      <w:r w:rsidR="0094616C">
        <w:rPr>
          <w:rFonts w:hint="eastAsia"/>
        </w:rPr>
        <w:t>。即如果列车向上行方向运营，则开门侧与线路地图中描述的方向相同；而若列车向下行方向运营，则开门侧应与线路地图中的方向相反。对于有</w:t>
      </w:r>
      <w:r w:rsidRPr="0094616C" w:rsidR="0094616C">
        <w:rPr>
          <w:rStyle w:val="aff1"/>
          <w:rFonts w:hint="eastAsia"/>
        </w:rPr>
        <w:t>LEFT</w:t>
      </w:r>
      <w:r w:rsidR="0094616C">
        <w:rPr>
          <w:rFonts w:hint="eastAsia"/>
        </w:rPr>
        <w:t>属性的</w:t>
      </w:r>
      <w:r w:rsidR="0094616C">
        <w:rPr>
          <w:rFonts w:hint="eastAsia"/>
        </w:rPr>
        <w:t>VPEZ</w:t>
      </w:r>
      <w:r w:rsidR="0094616C">
        <w:rPr>
          <w:rFonts w:hint="eastAsia"/>
        </w:rPr>
        <w:t>，上行列车应开左侧车门，而下行列车应开右侧车门。</w:t>
      </w:r>
    </w:p>
    <w:p w:rsidRPr="00263F11" w:rsidR="00A16013" w:rsidP="00C93484" w:rsidRDefault="00A16013">
      <w:pPr>
        <w:pStyle w:val="Reqtify"/>
      </w:pPr>
      <w:r>
        <w:rPr>
          <w:rFonts w:hint="eastAsia"/>
        </w:rPr>
        <w:lastRenderedPageBreak/>
        <w:t xml:space="preserve">The </w:t>
      </w:r>
      <w:r w:rsidRPr="00263F11">
        <w:rPr>
          <w:rStyle w:val="aff1"/>
          <w:rFonts w:hint="eastAsia"/>
        </w:rPr>
        <w:t>LEFT</w:t>
      </w:r>
      <w:r>
        <w:rPr>
          <w:rFonts w:hint="eastAsia"/>
        </w:rPr>
        <w:t xml:space="preserve"> or </w:t>
      </w:r>
      <w:r w:rsidRPr="00263F11">
        <w:rPr>
          <w:rStyle w:val="aff1"/>
          <w:rFonts w:hint="eastAsia"/>
        </w:rPr>
        <w:t>RIGHT</w:t>
      </w:r>
      <w:r>
        <w:rPr>
          <w:rFonts w:hint="eastAsia"/>
        </w:rPr>
        <w:t xml:space="preserve">, defined as attributes of VPEZ, PSD or EVAC singularities in track map, means the platform is on the left of right side of the train seen as towards the </w:t>
      </w:r>
      <w:r w:rsidRPr="00263F11">
        <w:rPr>
          <w:rStyle w:val="aff1"/>
          <w:rFonts w:hint="eastAsia"/>
        </w:rPr>
        <w:t>UP</w:t>
      </w:r>
      <w:r>
        <w:rPr>
          <w:rFonts w:hint="eastAsia"/>
        </w:rPr>
        <w:t xml:space="preserve"> orientation.</w:t>
      </w:r>
    </w:p>
    <w:p w:rsidR="00A16013" w:rsidP="00C93484" w:rsidRDefault="00A16013">
      <w:pPr>
        <w:pStyle w:val="Reqtify"/>
      </w:pPr>
    </w:p>
    <w:p w:rsidRPr="00A16013" w:rsidR="0094616C" w:rsidP="00C93484" w:rsidRDefault="0094616C">
      <w:pPr>
        <w:pStyle w:val="Reqtify"/>
      </w:pPr>
      <w:r>
        <w:rPr>
          <w:rFonts w:hint="eastAsia"/>
        </w:rPr>
        <w:t>但对于列车而言，其开门侧的是通过与车辆接口的</w:t>
      </w:r>
      <w:r>
        <w:rPr>
          <w:rFonts w:hint="eastAsia"/>
        </w:rPr>
        <w:t>A/B</w:t>
      </w:r>
      <w:r>
        <w:rPr>
          <w:rFonts w:hint="eastAsia"/>
        </w:rPr>
        <w:t>侧来对应的。其接口规则为：在列车上，以面对</w:t>
      </w:r>
      <w:r w:rsidRPr="0094616C">
        <w:rPr>
          <w:rStyle w:val="aff1"/>
          <w:rFonts w:hint="eastAsia"/>
        </w:rPr>
        <w:t>END_1</w:t>
      </w:r>
      <w:r>
        <w:rPr>
          <w:rFonts w:hint="eastAsia"/>
        </w:rPr>
        <w:t>方向的左侧为</w:t>
      </w:r>
      <w:r>
        <w:rPr>
          <w:rFonts w:hint="eastAsia"/>
        </w:rPr>
        <w:t>A</w:t>
      </w:r>
      <w:r>
        <w:rPr>
          <w:rFonts w:hint="eastAsia"/>
        </w:rPr>
        <w:t>侧，右侧为</w:t>
      </w:r>
      <w:r>
        <w:rPr>
          <w:rFonts w:hint="eastAsia"/>
        </w:rPr>
        <w:t>B</w:t>
      </w:r>
      <w:r>
        <w:rPr>
          <w:rFonts w:hint="eastAsia"/>
        </w:rPr>
        <w:t>侧。那么，</w:t>
      </w:r>
      <w:r>
        <w:rPr>
          <w:rFonts w:hint="eastAsia"/>
        </w:rPr>
        <w:t>ATP</w:t>
      </w:r>
      <w:r>
        <w:rPr>
          <w:rFonts w:hint="eastAsia"/>
        </w:rPr>
        <w:t>就需要根据线路地图中的站台方向，列车</w:t>
      </w:r>
      <w:r w:rsidR="00AD4BF8">
        <w:rPr>
          <w:rFonts w:hint="eastAsia"/>
        </w:rPr>
        <w:t>车头最大定位的</w:t>
      </w:r>
      <w:r>
        <w:rPr>
          <w:rFonts w:hint="eastAsia"/>
        </w:rPr>
        <w:t>运营方向，以及激活的车头，与车辆接口的</w:t>
      </w:r>
      <w:r>
        <w:rPr>
          <w:rFonts w:hint="eastAsia"/>
        </w:rPr>
        <w:t>A/B</w:t>
      </w:r>
      <w:r>
        <w:rPr>
          <w:rFonts w:hint="eastAsia"/>
        </w:rPr>
        <w:t>侧建立对应关系，如</w:t>
      </w:r>
      <w:r>
        <w:fldChar w:fldCharType="begin"/>
      </w:r>
      <w:r>
        <w:instrText xml:space="preserve"> </w:instrText>
      </w:r>
      <w:r>
        <w:rPr>
          <w:rFonts w:hint="eastAsia"/>
        </w:rPr>
        <w:instrText>REF _Ref353356586 \h</w:instrText>
      </w:r>
      <w:r>
        <w:instrText xml:space="preserve"> </w:instrText>
      </w:r>
      <w:r>
        <w:fldChar w:fldCharType="separate"/>
      </w:r>
      <w:r w:rsidR="00DE178B">
        <w:t xml:space="preserve">Table </w:t>
      </w:r>
      <w:r w:rsidR="00DE178B">
        <w:rPr>
          <w:noProof/>
        </w:rPr>
        <w:t>5</w:t>
      </w:r>
      <w:r w:rsidR="00DE178B">
        <w:noBreakHyphen/>
      </w:r>
      <w:r w:rsidR="00DE178B">
        <w:rPr>
          <w:noProof/>
        </w:rPr>
        <w:t>12</w:t>
      </w:r>
      <w:r>
        <w:fldChar w:fldCharType="end"/>
      </w:r>
      <w:r>
        <w:rPr>
          <w:rFonts w:hint="eastAsia"/>
        </w:rPr>
        <w:t>所示。</w:t>
      </w:r>
    </w:p>
    <w:p w:rsidR="00A16013" w:rsidP="00C93484" w:rsidRDefault="00A16013">
      <w:pPr>
        <w:pStyle w:val="Reqtify"/>
      </w:pPr>
    </w:p>
    <w:p w:rsidR="00B4488A" w:rsidP="00B4488A" w:rsidRDefault="00B4488A">
      <w:pPr>
        <w:pStyle w:val="affc"/>
      </w:pPr>
      <w:bookmarkStart w:name="_Ref385346257" w:id="10403"/>
      <w:bookmarkStart w:name="_Ref358194029" w:id="10404"/>
      <w:bookmarkStart w:name="_Ref353356586" w:id="10405"/>
      <w:bookmarkStart w:name="_Toc376183078" w:id="10406"/>
      <w:bookmarkStart w:name="_Ref385346251" w:id="10407"/>
      <w:r>
        <w:t xml:space="preserve">Table </w:t>
      </w:r>
      <w:r w:rsidR="00FA0FBB">
        <w:fldChar w:fldCharType="begin"/>
      </w:r>
      <w:r w:rsidR="00FA0FBB">
        <w:instrText xml:space="preserve"> STYLEREF 1 \s </w:instrText>
      </w:r>
      <w:r w:rsidR="00FA0FBB">
        <w:fldChar w:fldCharType="separate"/>
      </w:r>
      <w:r w:rsidR="00DE178B">
        <w:t>5</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12</w:t>
      </w:r>
      <w:r w:rsidR="00FA0FBB">
        <w:fldChar w:fldCharType="end"/>
      </w:r>
      <w:bookmarkEnd w:id="10403"/>
      <w:bookmarkEnd w:id="10404"/>
      <w:bookmarkEnd w:id="10405"/>
      <w:r>
        <w:rPr>
          <w:rFonts w:hint="eastAsia"/>
        </w:rPr>
        <w:t xml:space="preserve"> Convertion from platform side to train side</w:t>
      </w:r>
      <w:bookmarkEnd w:id="10406"/>
      <w:bookmarkEnd w:id="10407"/>
    </w:p>
    <w:tbl>
      <w:tblPr>
        <w:tblW w:w="5000" w:type="pct"/>
        <w:tblBorders>
          <w:top w:val="single" w:color="auto" w:sz="12" w:space="0"/>
          <w:bottom w:val="single" w:color="auto" w:sz="12" w:space="0"/>
          <w:insideH w:val="single" w:color="auto" w:sz="4" w:space="0"/>
          <w:insideV w:val="single" w:color="auto" w:sz="4" w:space="0"/>
        </w:tblBorders>
        <w:tblLook w:val="04A0" w:firstRow="1" w:lastRow="0" w:firstColumn="1" w:lastColumn="0" w:noHBand="0" w:noVBand="1"/>
      </w:tblPr>
      <w:tblGrid>
        <w:gridCol w:w="2039"/>
        <w:gridCol w:w="2039"/>
        <w:gridCol w:w="2604"/>
        <w:gridCol w:w="2604"/>
      </w:tblGrid>
      <w:tr w:rsidRPr="00B4488A" w:rsidR="00B4488A" w:rsidTr="00387B4B">
        <w:tc>
          <w:tcPr>
            <w:tcW w:w="1098" w:type="pct"/>
            <w:tcBorders>
              <w:top w:val="single" w:color="auto" w:sz="12" w:space="0"/>
              <w:left w:val="nil"/>
              <w:bottom w:val="single" w:color="auto" w:sz="8" w:space="0"/>
              <w:right w:val="single" w:color="auto" w:sz="8" w:space="0"/>
            </w:tcBorders>
            <w:shd w:val="clear" w:color="auto" w:fill="E0E0E0"/>
            <w:vAlign w:val="center"/>
          </w:tcPr>
          <w:p w:rsidRPr="00B4488A" w:rsidR="00B4488A" w:rsidP="00387B4B" w:rsidRDefault="00532AED">
            <w:pPr>
              <w:pStyle w:val="af6"/>
              <w:widowControl w:val="0"/>
              <w:spacing w:line="300" w:lineRule="auto"/>
            </w:pPr>
            <w:hyperlink w:history="1" w:anchor="TrainFrontEnd">
              <w:r w:rsidRPr="0094616C" w:rsidR="00B4488A">
                <w:rPr>
                  <w:rStyle w:val="ac"/>
                  <w:rFonts w:hint="eastAsia"/>
                </w:rPr>
                <w:t>TrainFrontEnd</w:t>
              </w:r>
            </w:hyperlink>
          </w:p>
        </w:tc>
        <w:tc>
          <w:tcPr>
            <w:tcW w:w="1098" w:type="pct"/>
            <w:tcBorders>
              <w:top w:val="single" w:color="auto" w:sz="12" w:space="0"/>
              <w:left w:val="single" w:color="auto" w:sz="8" w:space="0"/>
              <w:bottom w:val="single" w:color="auto" w:sz="8" w:space="0"/>
              <w:right w:val="single" w:color="auto" w:sz="8" w:space="0"/>
            </w:tcBorders>
            <w:shd w:val="clear" w:color="auto" w:fill="E0E0E0"/>
            <w:vAlign w:val="center"/>
          </w:tcPr>
          <w:p w:rsidRPr="00B4488A" w:rsidR="00B4488A" w:rsidP="00387B4B" w:rsidRDefault="00532AED">
            <w:pPr>
              <w:pStyle w:val="af6"/>
              <w:widowControl w:val="0"/>
              <w:spacing w:line="300" w:lineRule="auto"/>
            </w:pPr>
            <w:hyperlink w:history="1" w:anchor="TrainFrontOrientation">
              <w:r w:rsidRPr="00AD4BF8" w:rsidR="00AD4BF8">
                <w:rPr>
                  <w:rStyle w:val="ac"/>
                  <w:rFonts w:hint="eastAsia"/>
                </w:rPr>
                <w:t>TrainFront</w:t>
              </w:r>
              <w:r w:rsidRPr="00AD4BF8" w:rsidR="00B4488A">
                <w:rPr>
                  <w:rStyle w:val="ac"/>
                  <w:rFonts w:hint="eastAsia"/>
                </w:rPr>
                <w:t>Orientation</w:t>
              </w:r>
            </w:hyperlink>
          </w:p>
        </w:tc>
        <w:tc>
          <w:tcPr>
            <w:tcW w:w="1402" w:type="pct"/>
            <w:tcBorders>
              <w:top w:val="single" w:color="auto" w:sz="12" w:space="0"/>
              <w:left w:val="single" w:color="auto" w:sz="8" w:space="0"/>
              <w:bottom w:val="single" w:color="auto" w:sz="8" w:space="0"/>
              <w:right w:val="single" w:color="auto" w:sz="8" w:space="0"/>
            </w:tcBorders>
            <w:shd w:val="clear" w:color="auto" w:fill="E0E0E0"/>
            <w:vAlign w:val="center"/>
          </w:tcPr>
          <w:p w:rsidRPr="00B4488A" w:rsidR="00B4488A" w:rsidP="00387B4B" w:rsidRDefault="00B4488A">
            <w:pPr>
              <w:pStyle w:val="af6"/>
              <w:widowControl w:val="0"/>
              <w:spacing w:line="300" w:lineRule="auto"/>
            </w:pPr>
            <w:r w:rsidRPr="00B4488A">
              <w:rPr>
                <w:rFonts w:hint="eastAsia"/>
              </w:rPr>
              <w:t>Platform side</w:t>
            </w:r>
            <w:r w:rsidR="00511BB9">
              <w:rPr>
                <w:rFonts w:hint="eastAsia"/>
              </w:rPr>
              <w:t xml:space="preserve"> in </w:t>
            </w:r>
            <w:hyperlink w:history="1" w:anchor="TrackMap">
              <w:r w:rsidRPr="00511BB9" w:rsidR="00511BB9">
                <w:rPr>
                  <w:rStyle w:val="ac"/>
                  <w:rFonts w:hint="eastAsia"/>
                </w:rPr>
                <w:t>TrackMap</w:t>
              </w:r>
            </w:hyperlink>
          </w:p>
        </w:tc>
        <w:tc>
          <w:tcPr>
            <w:tcW w:w="1402" w:type="pct"/>
            <w:tcBorders>
              <w:top w:val="single" w:color="auto" w:sz="12" w:space="0"/>
              <w:left w:val="single" w:color="auto" w:sz="8" w:space="0"/>
              <w:bottom w:val="single" w:color="auto" w:sz="8" w:space="0"/>
              <w:right w:val="nil"/>
            </w:tcBorders>
            <w:shd w:val="clear" w:color="auto" w:fill="E0E0E0"/>
            <w:vAlign w:val="center"/>
          </w:tcPr>
          <w:p w:rsidRPr="00B4488A" w:rsidR="00B4488A" w:rsidP="00387B4B" w:rsidRDefault="00B4488A">
            <w:pPr>
              <w:pStyle w:val="af6"/>
              <w:widowControl w:val="0"/>
              <w:spacing w:line="300" w:lineRule="auto"/>
            </w:pPr>
            <w:r>
              <w:rPr>
                <w:rFonts w:hint="eastAsia"/>
              </w:rPr>
              <w:t xml:space="preserve">Train </w:t>
            </w:r>
            <w:r w:rsidR="00511BB9">
              <w:rPr>
                <w:rFonts w:hint="eastAsia"/>
              </w:rPr>
              <w:t xml:space="preserve">door </w:t>
            </w:r>
            <w:r>
              <w:rPr>
                <w:rFonts w:hint="eastAsia"/>
              </w:rPr>
              <w:t>side</w:t>
            </w:r>
          </w:p>
        </w:tc>
      </w:tr>
      <w:tr w:rsidR="00B4488A" w:rsidTr="00387B4B">
        <w:tc>
          <w:tcPr>
            <w:tcW w:w="1098" w:type="pct"/>
            <w:vMerge w:val="restart"/>
            <w:tcBorders>
              <w:top w:val="single" w:color="auto" w:sz="8" w:space="0"/>
              <w:bottom w:val="single" w:color="auto" w:sz="4" w:space="0"/>
            </w:tcBorders>
            <w:shd w:val="clear" w:color="auto" w:fill="auto"/>
            <w:vAlign w:val="center"/>
          </w:tcPr>
          <w:p w:rsidRPr="00B4488A" w:rsidR="00B4488A" w:rsidP="00591D6B" w:rsidRDefault="00B4488A">
            <w:pPr>
              <w:pStyle w:val="AltB0"/>
              <w:rPr>
                <w:rStyle w:val="aff1"/>
              </w:rPr>
            </w:pPr>
            <w:r w:rsidRPr="00B4488A">
              <w:rPr>
                <w:rStyle w:val="aff1"/>
                <w:rFonts w:hint="eastAsia"/>
              </w:rPr>
              <w:t>END_1</w:t>
            </w:r>
          </w:p>
        </w:tc>
        <w:tc>
          <w:tcPr>
            <w:tcW w:w="1098" w:type="pct"/>
            <w:vMerge w:val="restart"/>
            <w:tcBorders>
              <w:top w:val="single" w:color="auto" w:sz="8" w:space="0"/>
              <w:bottom w:val="single" w:color="auto" w:sz="4" w:space="0"/>
            </w:tcBorders>
            <w:shd w:val="clear" w:color="auto" w:fill="auto"/>
            <w:vAlign w:val="center"/>
          </w:tcPr>
          <w:p w:rsidRPr="00B4488A" w:rsidR="00B4488A" w:rsidP="00591D6B" w:rsidRDefault="00B4488A">
            <w:pPr>
              <w:pStyle w:val="AltB0"/>
              <w:rPr>
                <w:rStyle w:val="aff1"/>
              </w:rPr>
            </w:pPr>
            <w:r w:rsidRPr="00B4488A">
              <w:rPr>
                <w:rStyle w:val="aff1"/>
                <w:rFonts w:hint="eastAsia"/>
              </w:rPr>
              <w:t>UP</w:t>
            </w:r>
          </w:p>
        </w:tc>
        <w:tc>
          <w:tcPr>
            <w:tcW w:w="1402" w:type="pct"/>
            <w:tcBorders>
              <w:top w:val="single" w:color="auto" w:sz="8" w:space="0"/>
              <w:bottom w:val="single" w:color="auto" w:sz="4" w:space="0"/>
            </w:tcBorders>
            <w:shd w:val="clear" w:color="auto" w:fill="auto"/>
            <w:vAlign w:val="center"/>
          </w:tcPr>
          <w:p w:rsidRPr="00B4488A" w:rsidR="00B4488A" w:rsidP="00591D6B" w:rsidRDefault="00B4488A">
            <w:pPr>
              <w:pStyle w:val="AltB0"/>
              <w:rPr>
                <w:rStyle w:val="aff1"/>
              </w:rPr>
            </w:pPr>
            <w:r w:rsidRPr="00B4488A">
              <w:rPr>
                <w:rStyle w:val="aff1"/>
                <w:rFonts w:hint="eastAsia"/>
              </w:rPr>
              <w:t>LEFT</w:t>
            </w:r>
          </w:p>
        </w:tc>
        <w:tc>
          <w:tcPr>
            <w:tcW w:w="1402" w:type="pct"/>
            <w:tcBorders>
              <w:top w:val="single" w:color="auto" w:sz="8" w:space="0"/>
              <w:bottom w:val="single" w:color="auto" w:sz="4" w:space="0"/>
            </w:tcBorders>
            <w:shd w:val="clear" w:color="auto" w:fill="auto"/>
            <w:vAlign w:val="center"/>
          </w:tcPr>
          <w:p w:rsidRPr="002511C7" w:rsidR="00B4488A" w:rsidP="00591D6B" w:rsidRDefault="00B4488A">
            <w:pPr>
              <w:pStyle w:val="AltB0"/>
            </w:pPr>
            <w:r w:rsidRPr="002511C7">
              <w:rPr>
                <w:rFonts w:hint="eastAsia"/>
              </w:rPr>
              <w:t>SideA</w:t>
            </w:r>
          </w:p>
        </w:tc>
      </w:tr>
      <w:tr w:rsidR="00B4488A" w:rsidTr="00387B4B">
        <w:tc>
          <w:tcPr>
            <w:tcW w:w="1098" w:type="pct"/>
            <w:vMerge/>
            <w:tcBorders>
              <w:top w:val="single" w:color="auto" w:sz="4" w:space="0"/>
              <w:bottom w:val="single" w:color="auto" w:sz="4" w:space="0"/>
            </w:tcBorders>
            <w:shd w:val="clear" w:color="auto" w:fill="auto"/>
            <w:vAlign w:val="center"/>
          </w:tcPr>
          <w:p w:rsidRPr="00B4488A" w:rsidR="00B4488A" w:rsidP="00591D6B" w:rsidRDefault="00B4488A">
            <w:pPr>
              <w:pStyle w:val="AltB0"/>
            </w:pPr>
          </w:p>
        </w:tc>
        <w:tc>
          <w:tcPr>
            <w:tcW w:w="1098" w:type="pct"/>
            <w:vMerge/>
            <w:tcBorders>
              <w:top w:val="single" w:color="auto" w:sz="4" w:space="0"/>
              <w:bottom w:val="single" w:color="auto" w:sz="4" w:space="0"/>
            </w:tcBorders>
            <w:shd w:val="clear" w:color="auto" w:fill="auto"/>
            <w:vAlign w:val="center"/>
          </w:tcPr>
          <w:p w:rsidRPr="00B4488A" w:rsidR="00B4488A" w:rsidP="00591D6B" w:rsidRDefault="00B4488A">
            <w:pPr>
              <w:pStyle w:val="AltB0"/>
              <w:rPr>
                <w:rStyle w:val="aff1"/>
              </w:rPr>
            </w:pPr>
          </w:p>
        </w:tc>
        <w:tc>
          <w:tcPr>
            <w:tcW w:w="1402" w:type="pct"/>
            <w:tcBorders>
              <w:top w:val="single" w:color="auto" w:sz="4" w:space="0"/>
              <w:bottom w:val="single" w:color="auto" w:sz="4" w:space="0"/>
            </w:tcBorders>
            <w:shd w:val="clear" w:color="auto" w:fill="auto"/>
            <w:vAlign w:val="center"/>
          </w:tcPr>
          <w:p w:rsidRPr="00B4488A" w:rsidR="00B4488A" w:rsidP="00591D6B" w:rsidRDefault="00B4488A">
            <w:pPr>
              <w:pStyle w:val="AltB0"/>
              <w:rPr>
                <w:rStyle w:val="aff1"/>
              </w:rPr>
            </w:pPr>
            <w:r w:rsidRPr="00B4488A">
              <w:rPr>
                <w:rStyle w:val="aff1"/>
                <w:rFonts w:hint="eastAsia"/>
              </w:rPr>
              <w:t>RIGHT</w:t>
            </w:r>
          </w:p>
        </w:tc>
        <w:tc>
          <w:tcPr>
            <w:tcW w:w="1402" w:type="pct"/>
            <w:tcBorders>
              <w:top w:val="single" w:color="auto" w:sz="4" w:space="0"/>
              <w:bottom w:val="single" w:color="auto" w:sz="4" w:space="0"/>
            </w:tcBorders>
            <w:shd w:val="clear" w:color="auto" w:fill="auto"/>
            <w:vAlign w:val="center"/>
          </w:tcPr>
          <w:p w:rsidRPr="002511C7" w:rsidR="00B4488A" w:rsidP="00591D6B" w:rsidRDefault="00B4488A">
            <w:pPr>
              <w:pStyle w:val="AltB0"/>
            </w:pPr>
            <w:r w:rsidRPr="002511C7">
              <w:rPr>
                <w:rFonts w:hint="eastAsia"/>
              </w:rPr>
              <w:t>SideB</w:t>
            </w:r>
          </w:p>
        </w:tc>
      </w:tr>
      <w:tr w:rsidR="00B4488A" w:rsidTr="00387B4B">
        <w:tc>
          <w:tcPr>
            <w:tcW w:w="1098" w:type="pct"/>
            <w:vMerge/>
            <w:tcBorders>
              <w:top w:val="single" w:color="auto" w:sz="4" w:space="0"/>
              <w:bottom w:val="single" w:color="auto" w:sz="4" w:space="0"/>
            </w:tcBorders>
            <w:shd w:val="clear" w:color="auto" w:fill="auto"/>
            <w:vAlign w:val="center"/>
          </w:tcPr>
          <w:p w:rsidRPr="00B4488A" w:rsidR="00B4488A" w:rsidP="00591D6B" w:rsidRDefault="00B4488A">
            <w:pPr>
              <w:pStyle w:val="AltB0"/>
            </w:pPr>
          </w:p>
        </w:tc>
        <w:tc>
          <w:tcPr>
            <w:tcW w:w="1098" w:type="pct"/>
            <w:vMerge/>
            <w:tcBorders>
              <w:top w:val="single" w:color="auto" w:sz="4" w:space="0"/>
              <w:bottom w:val="single" w:color="auto" w:sz="4" w:space="0"/>
            </w:tcBorders>
            <w:shd w:val="clear" w:color="auto" w:fill="auto"/>
            <w:vAlign w:val="center"/>
          </w:tcPr>
          <w:p w:rsidRPr="00B4488A" w:rsidR="00B4488A" w:rsidP="00591D6B" w:rsidRDefault="00B4488A">
            <w:pPr>
              <w:pStyle w:val="AltB0"/>
              <w:rPr>
                <w:rStyle w:val="aff1"/>
              </w:rPr>
            </w:pPr>
          </w:p>
        </w:tc>
        <w:tc>
          <w:tcPr>
            <w:tcW w:w="1402" w:type="pct"/>
            <w:tcBorders>
              <w:top w:val="single" w:color="auto" w:sz="4" w:space="0"/>
              <w:bottom w:val="single" w:color="auto" w:sz="4" w:space="0"/>
            </w:tcBorders>
            <w:shd w:val="clear" w:color="auto" w:fill="auto"/>
            <w:vAlign w:val="center"/>
          </w:tcPr>
          <w:p w:rsidRPr="00B4488A" w:rsidR="00B4488A" w:rsidP="00591D6B" w:rsidRDefault="00B4488A">
            <w:pPr>
              <w:pStyle w:val="AltB0"/>
              <w:rPr>
                <w:rStyle w:val="aff1"/>
              </w:rPr>
            </w:pPr>
            <w:r w:rsidRPr="00B4488A">
              <w:rPr>
                <w:rStyle w:val="aff1"/>
                <w:rFonts w:hint="eastAsia"/>
              </w:rPr>
              <w:t>BOTH_SIDES</w:t>
            </w:r>
          </w:p>
        </w:tc>
        <w:tc>
          <w:tcPr>
            <w:tcW w:w="1402" w:type="pct"/>
            <w:tcBorders>
              <w:top w:val="single" w:color="auto" w:sz="4" w:space="0"/>
              <w:bottom w:val="single" w:color="auto" w:sz="4" w:space="0"/>
            </w:tcBorders>
            <w:shd w:val="clear" w:color="auto" w:fill="auto"/>
            <w:vAlign w:val="center"/>
          </w:tcPr>
          <w:p w:rsidRPr="002511C7" w:rsidR="00B4488A" w:rsidP="00591D6B" w:rsidRDefault="00B4488A">
            <w:pPr>
              <w:pStyle w:val="AltB0"/>
            </w:pPr>
            <w:r w:rsidRPr="002511C7">
              <w:rPr>
                <w:rFonts w:hint="eastAsia"/>
              </w:rPr>
              <w:t>SideA, SideB</w:t>
            </w:r>
          </w:p>
        </w:tc>
      </w:tr>
      <w:tr w:rsidR="00B4488A" w:rsidTr="00387B4B">
        <w:tc>
          <w:tcPr>
            <w:tcW w:w="1098" w:type="pct"/>
            <w:vMerge/>
            <w:tcBorders>
              <w:top w:val="single" w:color="auto" w:sz="4" w:space="0"/>
              <w:bottom w:val="single" w:color="auto" w:sz="4" w:space="0"/>
            </w:tcBorders>
            <w:shd w:val="clear" w:color="auto" w:fill="auto"/>
            <w:vAlign w:val="center"/>
          </w:tcPr>
          <w:p w:rsidRPr="00B4488A" w:rsidR="00B4488A" w:rsidP="00591D6B" w:rsidRDefault="00B4488A">
            <w:pPr>
              <w:pStyle w:val="AltB0"/>
            </w:pPr>
          </w:p>
        </w:tc>
        <w:tc>
          <w:tcPr>
            <w:tcW w:w="1098" w:type="pct"/>
            <w:vMerge w:val="restart"/>
            <w:tcBorders>
              <w:top w:val="single" w:color="auto" w:sz="4" w:space="0"/>
              <w:bottom w:val="single" w:color="auto" w:sz="4" w:space="0"/>
            </w:tcBorders>
            <w:shd w:val="clear" w:color="auto" w:fill="auto"/>
            <w:vAlign w:val="center"/>
          </w:tcPr>
          <w:p w:rsidRPr="00B4488A" w:rsidR="00B4488A" w:rsidP="00591D6B" w:rsidRDefault="00B4488A">
            <w:pPr>
              <w:pStyle w:val="AltB0"/>
              <w:rPr>
                <w:rStyle w:val="aff1"/>
              </w:rPr>
            </w:pPr>
            <w:r>
              <w:rPr>
                <w:rStyle w:val="aff1"/>
                <w:rFonts w:hint="eastAsia"/>
              </w:rPr>
              <w:t>DOWN</w:t>
            </w:r>
          </w:p>
        </w:tc>
        <w:tc>
          <w:tcPr>
            <w:tcW w:w="1402" w:type="pct"/>
            <w:tcBorders>
              <w:top w:val="single" w:color="auto" w:sz="4" w:space="0"/>
              <w:bottom w:val="single" w:color="auto" w:sz="4" w:space="0"/>
            </w:tcBorders>
            <w:shd w:val="clear" w:color="auto" w:fill="auto"/>
            <w:vAlign w:val="center"/>
          </w:tcPr>
          <w:p w:rsidRPr="00B4488A" w:rsidR="00B4488A" w:rsidP="00591D6B" w:rsidRDefault="00B4488A">
            <w:pPr>
              <w:pStyle w:val="AltB0"/>
              <w:rPr>
                <w:rStyle w:val="aff1"/>
              </w:rPr>
            </w:pPr>
            <w:r w:rsidRPr="00B4488A">
              <w:rPr>
                <w:rStyle w:val="aff1"/>
                <w:rFonts w:hint="eastAsia"/>
              </w:rPr>
              <w:t>LEFT</w:t>
            </w:r>
          </w:p>
        </w:tc>
        <w:tc>
          <w:tcPr>
            <w:tcW w:w="1402" w:type="pct"/>
            <w:tcBorders>
              <w:top w:val="single" w:color="auto" w:sz="4" w:space="0"/>
              <w:bottom w:val="single" w:color="auto" w:sz="4" w:space="0"/>
            </w:tcBorders>
            <w:shd w:val="clear" w:color="auto" w:fill="auto"/>
            <w:vAlign w:val="center"/>
          </w:tcPr>
          <w:p w:rsidRPr="002511C7" w:rsidR="00B4488A" w:rsidP="00591D6B" w:rsidRDefault="00B4488A">
            <w:pPr>
              <w:pStyle w:val="AltB0"/>
            </w:pPr>
            <w:r w:rsidRPr="002511C7">
              <w:rPr>
                <w:rFonts w:hint="eastAsia"/>
              </w:rPr>
              <w:t>SideB</w:t>
            </w:r>
          </w:p>
        </w:tc>
      </w:tr>
      <w:tr w:rsidR="00B4488A" w:rsidTr="00387B4B">
        <w:tc>
          <w:tcPr>
            <w:tcW w:w="1098" w:type="pct"/>
            <w:vMerge/>
            <w:tcBorders>
              <w:top w:val="single" w:color="auto" w:sz="4" w:space="0"/>
              <w:bottom w:val="single" w:color="auto" w:sz="4" w:space="0"/>
            </w:tcBorders>
            <w:shd w:val="clear" w:color="auto" w:fill="auto"/>
            <w:vAlign w:val="center"/>
          </w:tcPr>
          <w:p w:rsidRPr="00B4488A" w:rsidR="00B4488A" w:rsidP="00591D6B" w:rsidRDefault="00B4488A">
            <w:pPr>
              <w:pStyle w:val="AltB0"/>
            </w:pPr>
          </w:p>
        </w:tc>
        <w:tc>
          <w:tcPr>
            <w:tcW w:w="1098" w:type="pct"/>
            <w:vMerge/>
            <w:tcBorders>
              <w:top w:val="single" w:color="auto" w:sz="4" w:space="0"/>
              <w:bottom w:val="single" w:color="auto" w:sz="4" w:space="0"/>
            </w:tcBorders>
            <w:shd w:val="clear" w:color="auto" w:fill="auto"/>
            <w:vAlign w:val="center"/>
          </w:tcPr>
          <w:p w:rsidRPr="00B4488A" w:rsidR="00B4488A" w:rsidP="00591D6B" w:rsidRDefault="00B4488A">
            <w:pPr>
              <w:pStyle w:val="AltB0"/>
              <w:rPr>
                <w:rStyle w:val="aff1"/>
              </w:rPr>
            </w:pPr>
          </w:p>
        </w:tc>
        <w:tc>
          <w:tcPr>
            <w:tcW w:w="1402" w:type="pct"/>
            <w:tcBorders>
              <w:top w:val="single" w:color="auto" w:sz="4" w:space="0"/>
              <w:bottom w:val="single" w:color="auto" w:sz="4" w:space="0"/>
            </w:tcBorders>
            <w:shd w:val="clear" w:color="auto" w:fill="auto"/>
            <w:vAlign w:val="center"/>
          </w:tcPr>
          <w:p w:rsidRPr="00B4488A" w:rsidR="00B4488A" w:rsidP="00591D6B" w:rsidRDefault="00B4488A">
            <w:pPr>
              <w:pStyle w:val="AltB0"/>
              <w:rPr>
                <w:rStyle w:val="aff1"/>
              </w:rPr>
            </w:pPr>
            <w:r w:rsidRPr="00B4488A">
              <w:rPr>
                <w:rStyle w:val="aff1"/>
                <w:rFonts w:hint="eastAsia"/>
              </w:rPr>
              <w:t>RIGHT</w:t>
            </w:r>
          </w:p>
        </w:tc>
        <w:tc>
          <w:tcPr>
            <w:tcW w:w="1402" w:type="pct"/>
            <w:tcBorders>
              <w:top w:val="single" w:color="auto" w:sz="4" w:space="0"/>
              <w:bottom w:val="single" w:color="auto" w:sz="4" w:space="0"/>
            </w:tcBorders>
            <w:shd w:val="clear" w:color="auto" w:fill="auto"/>
            <w:vAlign w:val="center"/>
          </w:tcPr>
          <w:p w:rsidRPr="002511C7" w:rsidR="00B4488A" w:rsidP="00591D6B" w:rsidRDefault="00B4488A">
            <w:pPr>
              <w:pStyle w:val="AltB0"/>
            </w:pPr>
            <w:r w:rsidRPr="002511C7">
              <w:rPr>
                <w:rFonts w:hint="eastAsia"/>
              </w:rPr>
              <w:t>SideA</w:t>
            </w:r>
          </w:p>
        </w:tc>
      </w:tr>
      <w:tr w:rsidR="00B4488A" w:rsidTr="00387B4B">
        <w:tc>
          <w:tcPr>
            <w:tcW w:w="1098" w:type="pct"/>
            <w:vMerge/>
            <w:tcBorders>
              <w:top w:val="single" w:color="auto" w:sz="4" w:space="0"/>
              <w:bottom w:val="single" w:color="auto" w:sz="12" w:space="0"/>
            </w:tcBorders>
            <w:shd w:val="clear" w:color="auto" w:fill="auto"/>
            <w:vAlign w:val="center"/>
          </w:tcPr>
          <w:p w:rsidRPr="00B4488A" w:rsidR="00B4488A" w:rsidP="00591D6B" w:rsidRDefault="00B4488A">
            <w:pPr>
              <w:pStyle w:val="AltB0"/>
            </w:pPr>
          </w:p>
        </w:tc>
        <w:tc>
          <w:tcPr>
            <w:tcW w:w="1098" w:type="pct"/>
            <w:vMerge/>
            <w:tcBorders>
              <w:top w:val="single" w:color="auto" w:sz="4" w:space="0"/>
              <w:bottom w:val="single" w:color="auto" w:sz="12" w:space="0"/>
            </w:tcBorders>
            <w:shd w:val="clear" w:color="auto" w:fill="auto"/>
            <w:vAlign w:val="center"/>
          </w:tcPr>
          <w:p w:rsidRPr="00B4488A" w:rsidR="00B4488A" w:rsidP="00591D6B" w:rsidRDefault="00B4488A">
            <w:pPr>
              <w:pStyle w:val="AltB0"/>
              <w:rPr>
                <w:rStyle w:val="aff1"/>
              </w:rPr>
            </w:pPr>
          </w:p>
        </w:tc>
        <w:tc>
          <w:tcPr>
            <w:tcW w:w="1402" w:type="pct"/>
            <w:tcBorders>
              <w:top w:val="single" w:color="auto" w:sz="4" w:space="0"/>
              <w:bottom w:val="single" w:color="auto" w:sz="12" w:space="0"/>
            </w:tcBorders>
            <w:shd w:val="clear" w:color="auto" w:fill="auto"/>
            <w:vAlign w:val="center"/>
          </w:tcPr>
          <w:p w:rsidRPr="00B4488A" w:rsidR="00B4488A" w:rsidP="00591D6B" w:rsidRDefault="00B4488A">
            <w:pPr>
              <w:pStyle w:val="AltB0"/>
              <w:rPr>
                <w:rStyle w:val="aff1"/>
              </w:rPr>
            </w:pPr>
            <w:r w:rsidRPr="00B4488A">
              <w:rPr>
                <w:rStyle w:val="aff1"/>
                <w:rFonts w:hint="eastAsia"/>
              </w:rPr>
              <w:t>BOTH_SIDES</w:t>
            </w:r>
          </w:p>
        </w:tc>
        <w:tc>
          <w:tcPr>
            <w:tcW w:w="1402" w:type="pct"/>
            <w:tcBorders>
              <w:top w:val="single" w:color="auto" w:sz="4" w:space="0"/>
              <w:bottom w:val="single" w:color="auto" w:sz="12" w:space="0"/>
            </w:tcBorders>
            <w:shd w:val="clear" w:color="auto" w:fill="auto"/>
            <w:vAlign w:val="center"/>
          </w:tcPr>
          <w:p w:rsidRPr="002511C7" w:rsidR="00B4488A" w:rsidP="00591D6B" w:rsidRDefault="00B4488A">
            <w:pPr>
              <w:pStyle w:val="AltB0"/>
            </w:pPr>
            <w:r w:rsidRPr="002511C7">
              <w:rPr>
                <w:rFonts w:hint="eastAsia"/>
              </w:rPr>
              <w:t>SideA, SideB</w:t>
            </w:r>
          </w:p>
        </w:tc>
      </w:tr>
      <w:tr w:rsidR="00B4488A" w:rsidTr="00387B4B">
        <w:tc>
          <w:tcPr>
            <w:tcW w:w="1098" w:type="pct"/>
            <w:vMerge w:val="restart"/>
            <w:tcBorders>
              <w:top w:val="single" w:color="auto" w:sz="12" w:space="0"/>
            </w:tcBorders>
            <w:shd w:val="clear" w:color="auto" w:fill="auto"/>
            <w:vAlign w:val="center"/>
          </w:tcPr>
          <w:p w:rsidRPr="00387B4B" w:rsidR="00B4488A" w:rsidP="00591D6B" w:rsidRDefault="00B4488A">
            <w:pPr>
              <w:pStyle w:val="AltB0"/>
              <w:rPr>
                <w:rStyle w:val="aff1"/>
                <w:b w:val="0"/>
                <w:bCs w:val="0"/>
                <w:color w:val="auto"/>
              </w:rPr>
            </w:pPr>
            <w:r w:rsidRPr="00B4488A">
              <w:rPr>
                <w:rStyle w:val="aff1"/>
                <w:rFonts w:hint="eastAsia"/>
              </w:rPr>
              <w:t>END_2</w:t>
            </w:r>
          </w:p>
        </w:tc>
        <w:tc>
          <w:tcPr>
            <w:tcW w:w="1098" w:type="pct"/>
            <w:vMerge w:val="restart"/>
            <w:tcBorders>
              <w:top w:val="single" w:color="auto" w:sz="12" w:space="0"/>
            </w:tcBorders>
            <w:shd w:val="clear" w:color="auto" w:fill="auto"/>
            <w:vAlign w:val="center"/>
          </w:tcPr>
          <w:p w:rsidRPr="00B4488A" w:rsidR="00B4488A" w:rsidP="00591D6B" w:rsidRDefault="00B4488A">
            <w:pPr>
              <w:pStyle w:val="AltB0"/>
              <w:rPr>
                <w:rStyle w:val="aff1"/>
              </w:rPr>
            </w:pPr>
            <w:r>
              <w:rPr>
                <w:rStyle w:val="aff1"/>
                <w:rFonts w:hint="eastAsia"/>
              </w:rPr>
              <w:t>UP</w:t>
            </w:r>
          </w:p>
        </w:tc>
        <w:tc>
          <w:tcPr>
            <w:tcW w:w="1402" w:type="pct"/>
            <w:tcBorders>
              <w:top w:val="single" w:color="auto" w:sz="12" w:space="0"/>
            </w:tcBorders>
            <w:shd w:val="clear" w:color="auto" w:fill="auto"/>
            <w:vAlign w:val="center"/>
          </w:tcPr>
          <w:p w:rsidRPr="00B4488A" w:rsidR="00B4488A" w:rsidP="00591D6B" w:rsidRDefault="00B4488A">
            <w:pPr>
              <w:pStyle w:val="AltB0"/>
              <w:rPr>
                <w:rStyle w:val="aff1"/>
              </w:rPr>
            </w:pPr>
            <w:r w:rsidRPr="00B4488A">
              <w:rPr>
                <w:rStyle w:val="aff1"/>
                <w:rFonts w:hint="eastAsia"/>
              </w:rPr>
              <w:t>LEFT</w:t>
            </w:r>
          </w:p>
        </w:tc>
        <w:tc>
          <w:tcPr>
            <w:tcW w:w="1402" w:type="pct"/>
            <w:tcBorders>
              <w:top w:val="single" w:color="auto" w:sz="12" w:space="0"/>
            </w:tcBorders>
            <w:shd w:val="clear" w:color="auto" w:fill="auto"/>
            <w:vAlign w:val="center"/>
          </w:tcPr>
          <w:p w:rsidRPr="002511C7" w:rsidR="00B4488A" w:rsidP="00591D6B" w:rsidRDefault="00B4488A">
            <w:pPr>
              <w:pStyle w:val="AltB0"/>
            </w:pPr>
            <w:r w:rsidRPr="002511C7">
              <w:rPr>
                <w:rFonts w:hint="eastAsia"/>
              </w:rPr>
              <w:t>SideB</w:t>
            </w:r>
          </w:p>
        </w:tc>
      </w:tr>
      <w:tr w:rsidR="00B4488A" w:rsidTr="00387B4B">
        <w:tc>
          <w:tcPr>
            <w:tcW w:w="1098" w:type="pct"/>
            <w:vMerge/>
            <w:shd w:val="clear" w:color="auto" w:fill="auto"/>
            <w:vAlign w:val="center"/>
          </w:tcPr>
          <w:p w:rsidRPr="00B4488A" w:rsidR="00B4488A" w:rsidP="00591D6B" w:rsidRDefault="00B4488A">
            <w:pPr>
              <w:pStyle w:val="AltB0"/>
            </w:pPr>
          </w:p>
        </w:tc>
        <w:tc>
          <w:tcPr>
            <w:tcW w:w="1098" w:type="pct"/>
            <w:vMerge/>
            <w:shd w:val="clear" w:color="auto" w:fill="auto"/>
            <w:vAlign w:val="center"/>
          </w:tcPr>
          <w:p w:rsidRPr="00B4488A" w:rsidR="00B4488A" w:rsidP="00591D6B" w:rsidRDefault="00B4488A">
            <w:pPr>
              <w:pStyle w:val="AltB0"/>
              <w:rPr>
                <w:rStyle w:val="aff1"/>
              </w:rPr>
            </w:pPr>
          </w:p>
        </w:tc>
        <w:tc>
          <w:tcPr>
            <w:tcW w:w="1402" w:type="pct"/>
            <w:shd w:val="clear" w:color="auto" w:fill="auto"/>
            <w:vAlign w:val="center"/>
          </w:tcPr>
          <w:p w:rsidRPr="00B4488A" w:rsidR="00B4488A" w:rsidP="00591D6B" w:rsidRDefault="00B4488A">
            <w:pPr>
              <w:pStyle w:val="AltB0"/>
              <w:rPr>
                <w:rStyle w:val="aff1"/>
              </w:rPr>
            </w:pPr>
            <w:r w:rsidRPr="00B4488A">
              <w:rPr>
                <w:rStyle w:val="aff1"/>
                <w:rFonts w:hint="eastAsia"/>
              </w:rPr>
              <w:t>RIGHT</w:t>
            </w:r>
          </w:p>
        </w:tc>
        <w:tc>
          <w:tcPr>
            <w:tcW w:w="1402" w:type="pct"/>
            <w:shd w:val="clear" w:color="auto" w:fill="auto"/>
            <w:vAlign w:val="center"/>
          </w:tcPr>
          <w:p w:rsidRPr="002511C7" w:rsidR="00B4488A" w:rsidP="00591D6B" w:rsidRDefault="00B4488A">
            <w:pPr>
              <w:pStyle w:val="AltB0"/>
            </w:pPr>
            <w:r w:rsidRPr="002511C7">
              <w:rPr>
                <w:rFonts w:hint="eastAsia"/>
              </w:rPr>
              <w:t>SideA</w:t>
            </w:r>
          </w:p>
        </w:tc>
      </w:tr>
      <w:tr w:rsidR="00B4488A" w:rsidTr="00387B4B">
        <w:tc>
          <w:tcPr>
            <w:tcW w:w="1098" w:type="pct"/>
            <w:vMerge/>
            <w:shd w:val="clear" w:color="auto" w:fill="auto"/>
            <w:vAlign w:val="center"/>
          </w:tcPr>
          <w:p w:rsidRPr="00B4488A" w:rsidR="00B4488A" w:rsidP="00591D6B" w:rsidRDefault="00B4488A">
            <w:pPr>
              <w:pStyle w:val="AltB0"/>
              <w:rPr>
                <w:rStyle w:val="aff1"/>
              </w:rPr>
            </w:pPr>
          </w:p>
        </w:tc>
        <w:tc>
          <w:tcPr>
            <w:tcW w:w="1098" w:type="pct"/>
            <w:vMerge/>
            <w:shd w:val="clear" w:color="auto" w:fill="auto"/>
            <w:vAlign w:val="center"/>
          </w:tcPr>
          <w:p w:rsidRPr="00B4488A" w:rsidR="00B4488A" w:rsidP="00591D6B" w:rsidRDefault="00B4488A">
            <w:pPr>
              <w:pStyle w:val="AltB0"/>
            </w:pPr>
          </w:p>
        </w:tc>
        <w:tc>
          <w:tcPr>
            <w:tcW w:w="1402" w:type="pct"/>
            <w:shd w:val="clear" w:color="auto" w:fill="auto"/>
            <w:vAlign w:val="center"/>
          </w:tcPr>
          <w:p w:rsidRPr="00B4488A" w:rsidR="00B4488A" w:rsidP="00591D6B" w:rsidRDefault="00B4488A">
            <w:pPr>
              <w:pStyle w:val="AltB0"/>
            </w:pPr>
            <w:r w:rsidRPr="00B4488A">
              <w:rPr>
                <w:rStyle w:val="aff1"/>
                <w:rFonts w:hint="eastAsia"/>
              </w:rPr>
              <w:t>BOTH_SIDES</w:t>
            </w:r>
          </w:p>
        </w:tc>
        <w:tc>
          <w:tcPr>
            <w:tcW w:w="1402" w:type="pct"/>
            <w:shd w:val="clear" w:color="auto" w:fill="auto"/>
            <w:vAlign w:val="center"/>
          </w:tcPr>
          <w:p w:rsidRPr="002511C7" w:rsidR="00B4488A" w:rsidP="00591D6B" w:rsidRDefault="00B4488A">
            <w:pPr>
              <w:pStyle w:val="AltB0"/>
            </w:pPr>
            <w:r w:rsidRPr="002511C7">
              <w:rPr>
                <w:rFonts w:hint="eastAsia"/>
              </w:rPr>
              <w:t>SideA, SideB</w:t>
            </w:r>
          </w:p>
        </w:tc>
      </w:tr>
      <w:tr w:rsidR="00B4488A" w:rsidTr="00387B4B">
        <w:tc>
          <w:tcPr>
            <w:tcW w:w="1098" w:type="pct"/>
            <w:vMerge/>
            <w:shd w:val="clear" w:color="auto" w:fill="auto"/>
            <w:vAlign w:val="center"/>
          </w:tcPr>
          <w:p w:rsidRPr="00B4488A" w:rsidR="00B4488A" w:rsidP="00591D6B" w:rsidRDefault="00B4488A">
            <w:pPr>
              <w:pStyle w:val="AltB0"/>
              <w:rPr>
                <w:rStyle w:val="aff1"/>
              </w:rPr>
            </w:pPr>
          </w:p>
        </w:tc>
        <w:tc>
          <w:tcPr>
            <w:tcW w:w="1098" w:type="pct"/>
            <w:vMerge w:val="restart"/>
            <w:shd w:val="clear" w:color="auto" w:fill="auto"/>
            <w:vAlign w:val="center"/>
          </w:tcPr>
          <w:p w:rsidRPr="00B4488A" w:rsidR="00B4488A" w:rsidP="00591D6B" w:rsidRDefault="00B4488A">
            <w:pPr>
              <w:pStyle w:val="AltB0"/>
              <w:rPr>
                <w:rStyle w:val="aff1"/>
              </w:rPr>
            </w:pPr>
            <w:r>
              <w:rPr>
                <w:rStyle w:val="aff1"/>
                <w:rFonts w:hint="eastAsia"/>
              </w:rPr>
              <w:t>DOWN</w:t>
            </w:r>
          </w:p>
        </w:tc>
        <w:tc>
          <w:tcPr>
            <w:tcW w:w="1402" w:type="pct"/>
            <w:shd w:val="clear" w:color="auto" w:fill="auto"/>
            <w:vAlign w:val="center"/>
          </w:tcPr>
          <w:p w:rsidRPr="00B4488A" w:rsidR="00B4488A" w:rsidP="00591D6B" w:rsidRDefault="00B4488A">
            <w:pPr>
              <w:pStyle w:val="AltB0"/>
            </w:pPr>
            <w:r w:rsidRPr="00B4488A">
              <w:rPr>
                <w:rStyle w:val="aff1"/>
                <w:rFonts w:hint="eastAsia"/>
              </w:rPr>
              <w:t>LEFT</w:t>
            </w:r>
          </w:p>
        </w:tc>
        <w:tc>
          <w:tcPr>
            <w:tcW w:w="1402" w:type="pct"/>
            <w:shd w:val="clear" w:color="auto" w:fill="auto"/>
            <w:vAlign w:val="center"/>
          </w:tcPr>
          <w:p w:rsidRPr="002511C7" w:rsidR="00B4488A" w:rsidP="00591D6B" w:rsidRDefault="00B4488A">
            <w:pPr>
              <w:pStyle w:val="AltB0"/>
            </w:pPr>
            <w:r w:rsidRPr="002511C7">
              <w:rPr>
                <w:rFonts w:hint="eastAsia"/>
              </w:rPr>
              <w:t>SideA</w:t>
            </w:r>
          </w:p>
        </w:tc>
      </w:tr>
      <w:tr w:rsidR="00B4488A" w:rsidTr="00387B4B">
        <w:tc>
          <w:tcPr>
            <w:tcW w:w="1098" w:type="pct"/>
            <w:vMerge/>
            <w:shd w:val="clear" w:color="auto" w:fill="auto"/>
            <w:vAlign w:val="center"/>
          </w:tcPr>
          <w:p w:rsidRPr="00B4488A" w:rsidR="00B4488A" w:rsidP="00591D6B" w:rsidRDefault="00B4488A">
            <w:pPr>
              <w:pStyle w:val="AltB0"/>
              <w:rPr>
                <w:rStyle w:val="aff1"/>
              </w:rPr>
            </w:pPr>
          </w:p>
        </w:tc>
        <w:tc>
          <w:tcPr>
            <w:tcW w:w="1098" w:type="pct"/>
            <w:vMerge/>
            <w:shd w:val="clear" w:color="auto" w:fill="auto"/>
            <w:vAlign w:val="center"/>
          </w:tcPr>
          <w:p w:rsidRPr="00B4488A" w:rsidR="00B4488A" w:rsidP="00591D6B" w:rsidRDefault="00B4488A">
            <w:pPr>
              <w:pStyle w:val="AltB0"/>
              <w:rPr>
                <w:rStyle w:val="aff1"/>
              </w:rPr>
            </w:pPr>
          </w:p>
        </w:tc>
        <w:tc>
          <w:tcPr>
            <w:tcW w:w="1402" w:type="pct"/>
            <w:shd w:val="clear" w:color="auto" w:fill="auto"/>
            <w:vAlign w:val="center"/>
          </w:tcPr>
          <w:p w:rsidRPr="00B4488A" w:rsidR="00B4488A" w:rsidP="00591D6B" w:rsidRDefault="00B4488A">
            <w:pPr>
              <w:pStyle w:val="AltB0"/>
              <w:rPr>
                <w:rStyle w:val="aff1"/>
              </w:rPr>
            </w:pPr>
            <w:r w:rsidRPr="00B4488A">
              <w:rPr>
                <w:rStyle w:val="aff1"/>
                <w:rFonts w:hint="eastAsia"/>
              </w:rPr>
              <w:t>RIGHT</w:t>
            </w:r>
          </w:p>
        </w:tc>
        <w:tc>
          <w:tcPr>
            <w:tcW w:w="1402" w:type="pct"/>
            <w:shd w:val="clear" w:color="auto" w:fill="auto"/>
            <w:vAlign w:val="center"/>
          </w:tcPr>
          <w:p w:rsidRPr="002511C7" w:rsidR="00B4488A" w:rsidP="00591D6B" w:rsidRDefault="00B4488A">
            <w:pPr>
              <w:pStyle w:val="AltB0"/>
            </w:pPr>
            <w:r w:rsidRPr="002511C7">
              <w:rPr>
                <w:rFonts w:hint="eastAsia"/>
              </w:rPr>
              <w:t>SideB</w:t>
            </w:r>
          </w:p>
        </w:tc>
      </w:tr>
      <w:tr w:rsidR="00B4488A" w:rsidTr="00387B4B">
        <w:tc>
          <w:tcPr>
            <w:tcW w:w="1098" w:type="pct"/>
            <w:vMerge/>
            <w:tcBorders>
              <w:bottom w:val="single" w:color="auto" w:sz="12" w:space="0"/>
            </w:tcBorders>
            <w:shd w:val="clear" w:color="auto" w:fill="auto"/>
            <w:vAlign w:val="center"/>
          </w:tcPr>
          <w:p w:rsidRPr="00B4488A" w:rsidR="00B4488A" w:rsidP="00591D6B" w:rsidRDefault="00B4488A">
            <w:pPr>
              <w:pStyle w:val="AltB0"/>
              <w:rPr>
                <w:rStyle w:val="aff1"/>
              </w:rPr>
            </w:pPr>
          </w:p>
        </w:tc>
        <w:tc>
          <w:tcPr>
            <w:tcW w:w="1098" w:type="pct"/>
            <w:vMerge/>
            <w:tcBorders>
              <w:bottom w:val="single" w:color="auto" w:sz="12" w:space="0"/>
            </w:tcBorders>
            <w:shd w:val="clear" w:color="auto" w:fill="auto"/>
            <w:vAlign w:val="center"/>
          </w:tcPr>
          <w:p w:rsidRPr="00B4488A" w:rsidR="00B4488A" w:rsidP="00591D6B" w:rsidRDefault="00B4488A">
            <w:pPr>
              <w:pStyle w:val="AltB0"/>
              <w:rPr>
                <w:rStyle w:val="aff1"/>
              </w:rPr>
            </w:pPr>
          </w:p>
        </w:tc>
        <w:tc>
          <w:tcPr>
            <w:tcW w:w="1402" w:type="pct"/>
            <w:tcBorders>
              <w:bottom w:val="single" w:color="auto" w:sz="12" w:space="0"/>
            </w:tcBorders>
            <w:shd w:val="clear" w:color="auto" w:fill="auto"/>
            <w:vAlign w:val="center"/>
          </w:tcPr>
          <w:p w:rsidRPr="00B4488A" w:rsidR="00B4488A" w:rsidP="00591D6B" w:rsidRDefault="00B4488A">
            <w:pPr>
              <w:pStyle w:val="AltB0"/>
              <w:rPr>
                <w:rStyle w:val="aff1"/>
              </w:rPr>
            </w:pPr>
            <w:r w:rsidRPr="00B4488A">
              <w:rPr>
                <w:rStyle w:val="aff1"/>
                <w:rFonts w:hint="eastAsia"/>
              </w:rPr>
              <w:t>BOTH_SIDES</w:t>
            </w:r>
          </w:p>
        </w:tc>
        <w:tc>
          <w:tcPr>
            <w:tcW w:w="1402" w:type="pct"/>
            <w:tcBorders>
              <w:bottom w:val="single" w:color="auto" w:sz="12" w:space="0"/>
            </w:tcBorders>
            <w:shd w:val="clear" w:color="auto" w:fill="auto"/>
            <w:vAlign w:val="center"/>
          </w:tcPr>
          <w:p w:rsidRPr="002511C7" w:rsidR="00B4488A" w:rsidP="00591D6B" w:rsidRDefault="00B4488A">
            <w:pPr>
              <w:pStyle w:val="AltB0"/>
            </w:pPr>
            <w:r w:rsidRPr="002511C7">
              <w:rPr>
                <w:rFonts w:hint="eastAsia"/>
              </w:rPr>
              <w:t>SideA, SideB</w:t>
            </w:r>
          </w:p>
        </w:tc>
      </w:tr>
    </w:tbl>
    <w:p w:rsidR="00B4488A" w:rsidP="00C93484" w:rsidRDefault="00B4488A">
      <w:pPr>
        <w:pStyle w:val="Reqtify"/>
      </w:pPr>
    </w:p>
    <w:p w:rsidR="00B4488A" w:rsidP="00C93484" w:rsidRDefault="00B4488A">
      <w:pPr>
        <w:pStyle w:val="Reqtify"/>
      </w:pPr>
    </w:p>
    <w:p w:rsidRPr="00972331" w:rsidR="00D31C7D" w:rsidP="00D31C7D" w:rsidRDefault="00D31C7D">
      <w:pPr>
        <w:pStyle w:val="ReqtifyAltR"/>
      </w:pPr>
      <w:r>
        <w:t>[iTC_CC_ATP-SwRS-0</w:t>
      </w:r>
      <w:r>
        <w:rPr>
          <w:rFonts w:hint="eastAsia"/>
        </w:rPr>
        <w:t>262</w:t>
      </w:r>
      <w:r>
        <w:t>]</w:t>
      </w:r>
    </w:p>
    <w:p w:rsidR="00D31C7D" w:rsidP="00C93484" w:rsidRDefault="00915CD9">
      <w:pPr>
        <w:pStyle w:val="Reqtify"/>
      </w:pPr>
      <w:bookmarkStart w:name="TrainInterVPEZ_A" w:id="10408"/>
      <w:r w:rsidRPr="00BF4172">
        <w:rPr>
          <w:rStyle w:val="aff2"/>
          <w:bCs w:val="0"/>
          <w:iCs w:val="0"/>
        </w:rPr>
        <w:t>TrainInterVPEZ_A</w:t>
      </w:r>
      <w:bookmarkEnd w:id="10408"/>
      <w:r w:rsidDel="0077628F" w:rsidR="00D31C7D">
        <w:rPr>
          <w:rFonts w:hint="eastAsia"/>
        </w:rPr>
        <w:t>，列车定位与</w:t>
      </w:r>
      <w:r w:rsidDel="0077628F" w:rsidR="00D31C7D">
        <w:rPr>
          <w:rFonts w:hint="eastAsia"/>
        </w:rPr>
        <w:t>A</w:t>
      </w:r>
      <w:r w:rsidDel="0077628F" w:rsidR="00D31C7D">
        <w:rPr>
          <w:rFonts w:hint="eastAsia"/>
        </w:rPr>
        <w:t>侧</w:t>
      </w:r>
      <w:r w:rsidR="00D31C7D">
        <w:rPr>
          <w:rFonts w:hint="eastAsia"/>
        </w:rPr>
        <w:t>站台</w:t>
      </w:r>
      <w:r w:rsidDel="0077628F" w:rsidR="00D31C7D">
        <w:rPr>
          <w:rFonts w:hint="eastAsia"/>
        </w:rPr>
        <w:t>有交集；</w:t>
      </w:r>
    </w:p>
    <w:p w:rsidR="00D31C7D" w:rsidP="00FA0FBB" w:rsidRDefault="00D31C7D">
      <w:pPr>
        <w:pStyle w:val="AltX"/>
      </w:pPr>
      <w:r>
        <w:rPr>
          <w:rFonts w:hint="eastAsia"/>
        </w:rPr>
        <w:t>ATP</w:t>
      </w:r>
      <w:r>
        <w:rPr>
          <w:rFonts w:hint="eastAsia"/>
        </w:rPr>
        <w:t>初始化或者失位时，默认设置</w:t>
      </w:r>
      <w:hyperlink w:history="1" w:anchor="TrainInterVPEZ_A">
        <w:r w:rsidR="00915CD9">
          <w:rPr>
            <w:rStyle w:val="ac"/>
            <w:noProof/>
          </w:rPr>
          <w:t>TrainInterVPEZ_A</w:t>
        </w:r>
      </w:hyperlink>
      <w:r>
        <w:rPr>
          <w:rFonts w:hint="eastAsia"/>
        </w:rPr>
        <w:t>为</w:t>
      </w:r>
      <w:r>
        <w:rPr>
          <w:rStyle w:val="aff1"/>
          <w:rFonts w:hint="eastAsia"/>
        </w:rPr>
        <w:t>False</w:t>
      </w:r>
      <w:r>
        <w:rPr>
          <w:rFonts w:hint="eastAsia"/>
        </w:rPr>
        <w:t>；</w:t>
      </w:r>
    </w:p>
    <w:p w:rsidR="00D31C7D" w:rsidP="00FA0FBB" w:rsidRDefault="00D31C7D">
      <w:pPr>
        <w:pStyle w:val="AltX"/>
      </w:pPr>
      <w:r>
        <w:rPr>
          <w:rFonts w:hint="eastAsia"/>
        </w:rPr>
        <w:t>当</w:t>
      </w:r>
      <w:r w:rsidRPr="007F6855">
        <w:rPr>
          <w:rFonts w:hint="eastAsia"/>
        </w:rPr>
        <w:t>车身</w:t>
      </w:r>
      <w:r>
        <w:rPr>
          <w:rFonts w:hint="eastAsia"/>
        </w:rPr>
        <w:t>定位（即从车尾最小定位到车头最大定位）</w:t>
      </w:r>
      <w:r w:rsidRPr="007F6855">
        <w:rPr>
          <w:rFonts w:hint="eastAsia"/>
        </w:rPr>
        <w:t>与</w:t>
      </w:r>
      <w:r>
        <w:rPr>
          <w:rFonts w:hint="eastAsia"/>
        </w:rPr>
        <w:t>站台区域（线路地图</w:t>
      </w:r>
      <w:hyperlink w:history="1" w:anchor="TrackMap">
        <w:r w:rsidRPr="00B4488A">
          <w:rPr>
            <w:rStyle w:val="ac"/>
          </w:rPr>
          <w:t>TrackMap</w:t>
        </w:r>
      </w:hyperlink>
      <w:r>
        <w:rPr>
          <w:rFonts w:hint="eastAsia"/>
        </w:rPr>
        <w:t>中由一对方向相反的</w:t>
      </w:r>
      <w:r w:rsidRPr="000B2E3F">
        <w:rPr>
          <w:rStyle w:val="aff1"/>
          <w:rFonts w:hint="eastAsia"/>
        </w:rPr>
        <w:t>SGL_</w:t>
      </w:r>
      <w:r>
        <w:rPr>
          <w:rStyle w:val="aff1"/>
          <w:rFonts w:hint="eastAsia"/>
        </w:rPr>
        <w:t>VPEZ</w:t>
      </w:r>
      <w:r>
        <w:rPr>
          <w:rFonts w:hint="eastAsia"/>
        </w:rPr>
        <w:t>奇点组成）有交集，且</w:t>
      </w:r>
      <w:r w:rsidR="00511BB9">
        <w:rPr>
          <w:rFonts w:hint="eastAsia"/>
        </w:rPr>
        <w:t>根据</w:t>
      </w:r>
      <w:r w:rsidR="00511BB9">
        <w:fldChar w:fldCharType="begin"/>
      </w:r>
      <w:r w:rsidR="00511BB9">
        <w:instrText xml:space="preserve"> </w:instrText>
      </w:r>
      <w:r w:rsidR="00511BB9">
        <w:rPr>
          <w:rFonts w:hint="eastAsia"/>
        </w:rPr>
        <w:instrText>REF _Ref353356586 \h</w:instrText>
      </w:r>
      <w:r w:rsidR="00511BB9">
        <w:instrText xml:space="preserve"> </w:instrText>
      </w:r>
      <w:r w:rsidR="00511BB9">
        <w:fldChar w:fldCharType="separate"/>
      </w:r>
      <w:r w:rsidR="00DE178B">
        <w:t xml:space="preserve">Table </w:t>
      </w:r>
      <w:r w:rsidR="00DE178B">
        <w:rPr>
          <w:noProof/>
        </w:rPr>
        <w:t>5</w:t>
      </w:r>
      <w:r w:rsidR="00DE178B">
        <w:noBreakHyphen/>
      </w:r>
      <w:r w:rsidR="00DE178B">
        <w:rPr>
          <w:noProof/>
        </w:rPr>
        <w:t>12</w:t>
      </w:r>
      <w:r w:rsidR="00511BB9">
        <w:fldChar w:fldCharType="end"/>
      </w:r>
      <w:r w:rsidR="00511BB9">
        <w:rPr>
          <w:rFonts w:hint="eastAsia"/>
        </w:rPr>
        <w:t>判断为</w:t>
      </w:r>
      <w:r w:rsidR="00511BB9">
        <w:rPr>
          <w:rFonts w:hint="eastAsia"/>
        </w:rPr>
        <w:t>A</w:t>
      </w:r>
      <w:r w:rsidR="00511BB9">
        <w:rPr>
          <w:rFonts w:hint="eastAsia"/>
        </w:rPr>
        <w:t>侧</w:t>
      </w:r>
      <w:r>
        <w:rPr>
          <w:rFonts w:hint="eastAsia"/>
        </w:rPr>
        <w:t>时，设置</w:t>
      </w:r>
      <w:hyperlink w:history="1" w:anchor="TrainInterVPEZ_A">
        <w:r w:rsidR="00915CD9">
          <w:rPr>
            <w:rStyle w:val="ac"/>
            <w:noProof/>
          </w:rPr>
          <w:t>TrainInterVPEZ_A</w:t>
        </w:r>
      </w:hyperlink>
      <w:r>
        <w:rPr>
          <w:rFonts w:hint="eastAsia"/>
        </w:rPr>
        <w:t>为</w:t>
      </w:r>
      <w:r>
        <w:rPr>
          <w:rStyle w:val="aff1"/>
          <w:rFonts w:hint="eastAsia"/>
        </w:rPr>
        <w:t>True</w:t>
      </w:r>
      <w:r>
        <w:rPr>
          <w:rFonts w:hint="eastAsia"/>
        </w:rPr>
        <w:t>。</w:t>
      </w:r>
    </w:p>
    <w:p w:rsidR="00D31C7D" w:rsidP="00FA0FBB" w:rsidRDefault="00D31C7D">
      <w:pPr>
        <w:pStyle w:val="AltX"/>
      </w:pPr>
      <w:r>
        <w:rPr>
          <w:rFonts w:hint="eastAsia"/>
        </w:rPr>
        <w:t>其他情况，设置</w:t>
      </w:r>
      <w:hyperlink w:history="1" w:anchor="TrainInterVPEZ_A">
        <w:r w:rsidR="00915CD9">
          <w:rPr>
            <w:rStyle w:val="ac"/>
            <w:noProof/>
          </w:rPr>
          <w:t>TrainInterVPEZ_A</w:t>
        </w:r>
      </w:hyperlink>
      <w:r>
        <w:rPr>
          <w:rFonts w:hint="eastAsia"/>
        </w:rPr>
        <w:t>为</w:t>
      </w:r>
      <w:r>
        <w:rPr>
          <w:rStyle w:val="aff1"/>
          <w:rFonts w:hint="eastAsia"/>
        </w:rPr>
        <w:t>False</w:t>
      </w:r>
      <w:r>
        <w:rPr>
          <w:rFonts w:hint="eastAsia"/>
        </w:rPr>
        <w:t>。</w:t>
      </w:r>
    </w:p>
    <w:p w:rsidR="00D31C7D" w:rsidP="00C93484" w:rsidRDefault="00D31C7D">
      <w:pPr>
        <w:pStyle w:val="Reqtify"/>
      </w:pPr>
    </w:p>
    <w:p w:rsidR="00D31C7D" w:rsidP="00C93484" w:rsidRDefault="00D31C7D">
      <w:pPr>
        <w:pStyle w:val="Reqtify"/>
      </w:pPr>
      <w:r>
        <w:rPr>
          <w:rFonts w:hint="eastAsia"/>
        </w:rPr>
        <w:t>ATP shall determine whether there are intersection between the range of train locations and the vital passenger exchange zone of the side-A:</w:t>
      </w:r>
    </w:p>
    <w:p w:rsidR="00D31C7D" w:rsidP="00FA0FBB" w:rsidRDefault="00D31C7D">
      <w:pPr>
        <w:pStyle w:val="AltX"/>
      </w:pPr>
      <w:r>
        <w:rPr>
          <w:rFonts w:hint="eastAsia"/>
        </w:rPr>
        <w:t xml:space="preserve">In initialization or train delocalization, set the </w:t>
      </w:r>
      <w:hyperlink w:history="1" w:anchor="TrainInterVPEZ_A">
        <w:r w:rsidR="00915CD9">
          <w:rPr>
            <w:rStyle w:val="ac"/>
            <w:noProof/>
          </w:rPr>
          <w:t>TrainInterVPEZ_A</w:t>
        </w:r>
      </w:hyperlink>
      <w:r>
        <w:rPr>
          <w:rFonts w:hint="eastAsia"/>
        </w:rPr>
        <w:t xml:space="preserve"> as </w:t>
      </w:r>
      <w:r w:rsidRPr="00354FC4">
        <w:rPr>
          <w:rStyle w:val="aff1"/>
          <w:rFonts w:hint="eastAsia"/>
        </w:rPr>
        <w:t>False</w:t>
      </w:r>
      <w:r>
        <w:rPr>
          <w:rFonts w:hint="eastAsia"/>
        </w:rPr>
        <w:t>;</w:t>
      </w:r>
    </w:p>
    <w:p w:rsidR="00D31C7D" w:rsidP="00FA0FBB" w:rsidRDefault="00D31C7D">
      <w:pPr>
        <w:pStyle w:val="AltX"/>
      </w:pPr>
      <w:r>
        <w:rPr>
          <w:rFonts w:hint="eastAsia"/>
        </w:rPr>
        <w:lastRenderedPageBreak/>
        <w:t xml:space="preserve">If there are intersection between the range of train locations (from the minimum train tail to the maximum train head) and the vital passenger exchange zone (composing by a pair of </w:t>
      </w:r>
      <w:r w:rsidRPr="00F37BB9">
        <w:rPr>
          <w:rStyle w:val="aff1"/>
          <w:rFonts w:hint="eastAsia"/>
        </w:rPr>
        <w:t>SGL_VPEZ</w:t>
      </w:r>
      <w:r>
        <w:rPr>
          <w:rFonts w:hint="eastAsia"/>
        </w:rPr>
        <w:t xml:space="preserve"> singularities with opposite direction in the train map), and </w:t>
      </w:r>
      <w:r w:rsidR="00511BB9">
        <w:rPr>
          <w:rFonts w:hint="eastAsia"/>
        </w:rPr>
        <w:t xml:space="preserve">the train door side A correspond to the platform according with </w:t>
      </w:r>
      <w:r w:rsidR="00511BB9">
        <w:fldChar w:fldCharType="begin"/>
      </w:r>
      <w:r w:rsidR="00511BB9">
        <w:instrText xml:space="preserve"> </w:instrText>
      </w:r>
      <w:r w:rsidR="00511BB9">
        <w:rPr>
          <w:rFonts w:hint="eastAsia"/>
        </w:rPr>
        <w:instrText>REF _Ref353356586 \h</w:instrText>
      </w:r>
      <w:r w:rsidR="00511BB9">
        <w:instrText xml:space="preserve"> </w:instrText>
      </w:r>
      <w:r w:rsidR="00511BB9">
        <w:fldChar w:fldCharType="separate"/>
      </w:r>
      <w:r w:rsidR="00DE178B">
        <w:t xml:space="preserve">Table </w:t>
      </w:r>
      <w:r w:rsidR="00DE178B">
        <w:rPr>
          <w:noProof/>
        </w:rPr>
        <w:t>5</w:t>
      </w:r>
      <w:r w:rsidR="00DE178B">
        <w:noBreakHyphen/>
      </w:r>
      <w:r w:rsidR="00DE178B">
        <w:rPr>
          <w:noProof/>
        </w:rPr>
        <w:t>12</w:t>
      </w:r>
      <w:r w:rsidR="00511BB9">
        <w:fldChar w:fldCharType="end"/>
      </w:r>
      <w:r>
        <w:rPr>
          <w:rFonts w:hint="eastAsia"/>
        </w:rPr>
        <w:t xml:space="preserve">, set </w:t>
      </w:r>
      <w:hyperlink w:history="1" w:anchor="TrainInterVPEZ_A">
        <w:r w:rsidR="00915CD9">
          <w:rPr>
            <w:rStyle w:val="ac"/>
            <w:noProof/>
          </w:rPr>
          <w:t>TrainInterVPEZ_A</w:t>
        </w:r>
      </w:hyperlink>
      <w:r>
        <w:rPr>
          <w:rFonts w:hint="eastAsia"/>
        </w:rPr>
        <w:t xml:space="preserve"> as </w:t>
      </w:r>
      <w:r w:rsidRPr="00354FC4">
        <w:rPr>
          <w:rStyle w:val="aff1"/>
          <w:rFonts w:hint="eastAsia"/>
        </w:rPr>
        <w:t>True</w:t>
      </w:r>
      <w:r>
        <w:rPr>
          <w:rFonts w:hint="eastAsia"/>
        </w:rPr>
        <w:t>:</w:t>
      </w:r>
    </w:p>
    <w:p w:rsidR="00D31C7D" w:rsidP="00FA0FBB" w:rsidRDefault="00D31C7D">
      <w:pPr>
        <w:pStyle w:val="AltX"/>
      </w:pPr>
      <w:r>
        <w:rPr>
          <w:rFonts w:hint="eastAsia"/>
        </w:rPr>
        <w:t xml:space="preserve">Otherwise, set </w:t>
      </w:r>
      <w:hyperlink w:history="1" w:anchor="TrainInterVPEZ_A">
        <w:r w:rsidR="00915CD9">
          <w:rPr>
            <w:rStyle w:val="ac"/>
            <w:noProof/>
          </w:rPr>
          <w:t>TrainInterVPEZ_A</w:t>
        </w:r>
      </w:hyperlink>
      <w:r>
        <w:rPr>
          <w:rFonts w:hint="eastAsia"/>
        </w:rPr>
        <w:t xml:space="preserve"> as </w:t>
      </w:r>
      <w:r w:rsidRPr="00354FC4">
        <w:rPr>
          <w:rStyle w:val="aff1"/>
          <w:rFonts w:hint="eastAsia"/>
        </w:rPr>
        <w:t>False</w:t>
      </w:r>
      <w:r>
        <w:rPr>
          <w:rFonts w:hint="eastAsia"/>
        </w:rPr>
        <w:t>.</w:t>
      </w:r>
    </w:p>
    <w:p w:rsidR="00D31C7D" w:rsidP="00C93484" w:rsidRDefault="00D31C7D">
      <w:pPr>
        <w:pStyle w:val="Reqtify"/>
      </w:pPr>
    </w:p>
    <w:p w:rsidRPr="008A1414" w:rsidR="00D31C7D" w:rsidP="000C0D62" w:rsidRDefault="00D31C7D">
      <w:pPr>
        <w:pStyle w:val="ReqtifyAltQ"/>
      </w:pPr>
      <w:r w:rsidRPr="008A1414">
        <w:t>#Category=Functional</w:t>
      </w:r>
    </w:p>
    <w:p w:rsidRPr="008A1414" w:rsidR="00D31C7D" w:rsidP="000C0D62" w:rsidRDefault="00D31C7D">
      <w:pPr>
        <w:pStyle w:val="ReqtifyAltQ"/>
      </w:pPr>
      <w:r w:rsidRPr="008A1414">
        <w:t>#Contribution</w:t>
      </w:r>
      <w:r>
        <w:t>=SIL4</w:t>
      </w:r>
    </w:p>
    <w:p w:rsidR="009328EA" w:rsidP="000C0D62" w:rsidRDefault="00D31C7D">
      <w:pPr>
        <w:pStyle w:val="ReqtifyAltQ"/>
        <w:rPr>
          <w:ins w:author="常鸣" w:date="2014-07-03T14:27:00Z" w:id="10409"/>
        </w:rPr>
      </w:pPr>
      <w:del w:author="常鸣" w:date="2014-07-03T14:27:00Z" w:id="10410">
        <w:r w:rsidRPr="008A1414" w:rsidDel="009328EA">
          <w:delText>#S</w:delText>
        </w:r>
      </w:del>
      <w:ins w:author="常鸣" w:date="2014-07-03T14:27:00Z" w:id="10411">
        <w:r w:rsidR="009328EA">
          <w:t>#Allocation=ATP Software</w:t>
        </w:r>
      </w:ins>
      <w:ins w:author="常鸣" w:date="2014-07-03T15:02:00Z" w:id="10412">
        <w:r w:rsidR="006D51C2">
          <w:rPr>
            <w:rFonts w:hint="eastAsia"/>
          </w:rPr>
          <w:t>, Vital Embedded Setting</w:t>
        </w:r>
      </w:ins>
    </w:p>
    <w:p w:rsidRPr="008A1414" w:rsidR="00D31C7D" w:rsidP="000C0D62" w:rsidRDefault="009328EA">
      <w:pPr>
        <w:pStyle w:val="ReqtifyAltQ"/>
      </w:pPr>
      <w:ins w:author="常鸣" w:date="2014-07-03T14:27:00Z" w:id="10413">
        <w:r>
          <w:t>#S</w:t>
        </w:r>
      </w:ins>
      <w:r w:rsidRPr="008A1414" w:rsidR="00D31C7D">
        <w:t>ource=</w:t>
      </w:r>
      <w:r w:rsidR="00D31C7D">
        <w:rPr>
          <w:rFonts w:hint="eastAsia"/>
        </w:rPr>
        <w:t>[iTC_CC-SyAD-0228]</w:t>
      </w:r>
      <w:del w:author="常鸣" w:date="2014-07-04T08:54:00Z" w:id="10414">
        <w:r w:rsidDel="00B71FC0" w:rsidR="00D31C7D">
          <w:rPr>
            <w:rFonts w:hint="eastAsia"/>
          </w:rPr>
          <w:delText>,</w:delText>
        </w:r>
        <w:r w:rsidRPr="00A566BC" w:rsidDel="00B71FC0" w:rsidR="00A566BC">
          <w:rPr>
            <w:rFonts w:hint="eastAsia"/>
          </w:rPr>
          <w:delText xml:space="preserve"> </w:delText>
        </w:r>
        <w:r w:rsidRPr="0057574F" w:rsidDel="00B71FC0" w:rsidR="00A566BC">
          <w:rPr>
            <w:rFonts w:hint="eastAsia"/>
          </w:rPr>
          <w:delText>[iTC_CC-SyAD-</w:delText>
        </w:r>
        <w:r w:rsidDel="00B71FC0" w:rsidR="00A566BC">
          <w:rPr>
            <w:rFonts w:hint="eastAsia"/>
          </w:rPr>
          <w:delText>1218</w:delText>
        </w:r>
        <w:r w:rsidRPr="0057574F" w:rsidDel="00B71FC0" w:rsidR="00A566BC">
          <w:rPr>
            <w:rFonts w:hint="eastAsia"/>
          </w:rPr>
          <w:delText>]</w:delText>
        </w:r>
      </w:del>
      <w:r w:rsidR="00A566BC">
        <w:rPr>
          <w:rFonts w:hint="eastAsia"/>
        </w:rPr>
        <w:t>,</w:t>
      </w:r>
      <w:r w:rsidRPr="001E4D76" w:rsidR="00D31C7D">
        <w:rPr>
          <w:rFonts w:hint="eastAsia"/>
        </w:rPr>
        <w:t xml:space="preserve"> </w:t>
      </w:r>
      <w:r w:rsidR="00D31C7D">
        <w:rPr>
          <w:rFonts w:hint="eastAsia"/>
        </w:rPr>
        <w:t>[</w:t>
      </w:r>
      <w:r w:rsidR="00D31C7D">
        <w:t>iTC_CC_ATP_SwHA</w:t>
      </w:r>
      <w:r w:rsidRPr="009B3F4C" w:rsidR="00D31C7D">
        <w:t>-010</w:t>
      </w:r>
      <w:r w:rsidR="00D31C7D">
        <w:rPr>
          <w:rFonts w:hint="eastAsia"/>
        </w:rPr>
        <w:t>4], [</w:t>
      </w:r>
      <w:r w:rsidR="00D31C7D">
        <w:t>iTC_CC_ATP_SwHA</w:t>
      </w:r>
      <w:r w:rsidRPr="009B3F4C" w:rsidR="00D31C7D">
        <w:t>-010</w:t>
      </w:r>
      <w:r w:rsidR="00D31C7D">
        <w:rPr>
          <w:rFonts w:hint="eastAsia"/>
        </w:rPr>
        <w:t>5]</w:t>
      </w:r>
      <w:r w:rsidR="00025556">
        <w:rPr>
          <w:rFonts w:hint="eastAsia"/>
        </w:rPr>
        <w:t>,</w:t>
      </w:r>
      <w:r w:rsidRPr="00025556" w:rsidR="00025556">
        <w:rPr>
          <w:rFonts w:hint="eastAsia"/>
        </w:rPr>
        <w:t xml:space="preserve"> </w:t>
      </w:r>
      <w:r w:rsidR="00025556">
        <w:rPr>
          <w:rFonts w:hint="eastAsia"/>
        </w:rPr>
        <w:t>[</w:t>
      </w:r>
      <w:r w:rsidR="00025556">
        <w:t>iTC_CC_ATP_SwHA</w:t>
      </w:r>
      <w:r w:rsidRPr="009B3F4C" w:rsidR="00025556">
        <w:t>-0106</w:t>
      </w:r>
      <w:r w:rsidR="00025556">
        <w:rPr>
          <w:rFonts w:hint="eastAsia"/>
        </w:rPr>
        <w:t>]</w:t>
      </w:r>
    </w:p>
    <w:p w:rsidRPr="008A1414" w:rsidR="00D31C7D" w:rsidP="000C0D62" w:rsidRDefault="00D31C7D">
      <w:pPr>
        <w:pStyle w:val="ReqtifyAltQ"/>
      </w:pPr>
      <w:r w:rsidRPr="008A1414">
        <w:t>[End]</w:t>
      </w:r>
    </w:p>
    <w:p w:rsidR="00D31C7D" w:rsidP="00C93484" w:rsidRDefault="00D31C7D">
      <w:pPr>
        <w:pStyle w:val="Reqtify"/>
      </w:pPr>
    </w:p>
    <w:p w:rsidRPr="00263F11" w:rsidR="00D31C7D" w:rsidP="00C93484" w:rsidRDefault="00D31C7D">
      <w:pPr>
        <w:pStyle w:val="Reqtify"/>
      </w:pPr>
    </w:p>
    <w:p w:rsidRPr="00972331" w:rsidR="00D31C7D" w:rsidP="00D31C7D" w:rsidRDefault="00D31C7D">
      <w:pPr>
        <w:pStyle w:val="ReqtifyAltR"/>
      </w:pPr>
      <w:r>
        <w:t>[iTC_CC_ATP-SwRS-0</w:t>
      </w:r>
      <w:r>
        <w:rPr>
          <w:rFonts w:hint="eastAsia"/>
        </w:rPr>
        <w:t>263</w:t>
      </w:r>
      <w:r>
        <w:t>]</w:t>
      </w:r>
    </w:p>
    <w:p w:rsidR="00D31C7D" w:rsidP="00C93484" w:rsidRDefault="00915CD9">
      <w:pPr>
        <w:pStyle w:val="Reqtify"/>
      </w:pPr>
      <w:bookmarkStart w:name="TrainInterVPEZ_B" w:id="10415"/>
      <w:r w:rsidRPr="00BF4172">
        <w:rPr>
          <w:rStyle w:val="aff2"/>
          <w:bCs w:val="0"/>
          <w:iCs w:val="0"/>
        </w:rPr>
        <w:t>TrainInterVPEZ_B</w:t>
      </w:r>
      <w:bookmarkEnd w:id="10415"/>
      <w:r w:rsidDel="0077628F" w:rsidR="00D31C7D">
        <w:rPr>
          <w:rFonts w:hint="eastAsia"/>
        </w:rPr>
        <w:t>，列车定位与</w:t>
      </w:r>
      <w:r w:rsidR="00D31C7D">
        <w:rPr>
          <w:rFonts w:hint="eastAsia"/>
        </w:rPr>
        <w:t>B</w:t>
      </w:r>
      <w:r w:rsidDel="0077628F" w:rsidR="00D31C7D">
        <w:rPr>
          <w:rFonts w:hint="eastAsia"/>
        </w:rPr>
        <w:t>侧</w:t>
      </w:r>
      <w:r w:rsidR="00D31C7D">
        <w:rPr>
          <w:rFonts w:hint="eastAsia"/>
        </w:rPr>
        <w:t>站台</w:t>
      </w:r>
      <w:r w:rsidDel="0077628F" w:rsidR="00D31C7D">
        <w:rPr>
          <w:rFonts w:hint="eastAsia"/>
        </w:rPr>
        <w:t>有交集；</w:t>
      </w:r>
    </w:p>
    <w:p w:rsidR="00D31C7D" w:rsidP="00FA0FBB" w:rsidRDefault="00D31C7D">
      <w:pPr>
        <w:pStyle w:val="AltX"/>
      </w:pPr>
      <w:r>
        <w:rPr>
          <w:rFonts w:hint="eastAsia"/>
        </w:rPr>
        <w:t>ATP</w:t>
      </w:r>
      <w:r>
        <w:rPr>
          <w:rFonts w:hint="eastAsia"/>
        </w:rPr>
        <w:t>初始化或者失位时，默认设置</w:t>
      </w:r>
      <w:hyperlink w:history="1" w:anchor="TrainInterVPEZ_B">
        <w:r w:rsidR="00915CD9">
          <w:rPr>
            <w:rStyle w:val="ac"/>
            <w:noProof/>
          </w:rPr>
          <w:t>TrainInterVPEZ_B</w:t>
        </w:r>
      </w:hyperlink>
      <w:r>
        <w:rPr>
          <w:rFonts w:hint="eastAsia"/>
        </w:rPr>
        <w:t>为</w:t>
      </w:r>
      <w:r>
        <w:rPr>
          <w:rStyle w:val="aff1"/>
          <w:rFonts w:hint="eastAsia"/>
        </w:rPr>
        <w:t>False</w:t>
      </w:r>
      <w:r>
        <w:rPr>
          <w:rFonts w:hint="eastAsia"/>
        </w:rPr>
        <w:t>；</w:t>
      </w:r>
    </w:p>
    <w:p w:rsidR="00D31C7D" w:rsidP="00FA0FBB" w:rsidRDefault="00D31C7D">
      <w:pPr>
        <w:pStyle w:val="AltX"/>
      </w:pPr>
      <w:r>
        <w:rPr>
          <w:rFonts w:hint="eastAsia"/>
        </w:rPr>
        <w:t>当</w:t>
      </w:r>
      <w:r w:rsidRPr="007F6855">
        <w:rPr>
          <w:rFonts w:hint="eastAsia"/>
        </w:rPr>
        <w:t>车身</w:t>
      </w:r>
      <w:r>
        <w:rPr>
          <w:rFonts w:hint="eastAsia"/>
        </w:rPr>
        <w:t>定位（即从车尾最小定位到车头最大定位）</w:t>
      </w:r>
      <w:r w:rsidRPr="007F6855">
        <w:rPr>
          <w:rFonts w:hint="eastAsia"/>
        </w:rPr>
        <w:t>与</w:t>
      </w:r>
      <w:r>
        <w:rPr>
          <w:rFonts w:hint="eastAsia"/>
        </w:rPr>
        <w:t>站台区域（线路地图</w:t>
      </w:r>
      <w:hyperlink w:history="1" w:anchor="TrackMap">
        <w:r w:rsidRPr="00B4488A">
          <w:rPr>
            <w:rStyle w:val="ac"/>
          </w:rPr>
          <w:t>TrackMap</w:t>
        </w:r>
      </w:hyperlink>
      <w:r>
        <w:rPr>
          <w:rFonts w:hint="eastAsia"/>
        </w:rPr>
        <w:t>中由一对方向相反的</w:t>
      </w:r>
      <w:r w:rsidRPr="000B2E3F">
        <w:rPr>
          <w:rStyle w:val="aff1"/>
          <w:rFonts w:hint="eastAsia"/>
        </w:rPr>
        <w:t>SGL_</w:t>
      </w:r>
      <w:r>
        <w:rPr>
          <w:rStyle w:val="aff1"/>
          <w:rFonts w:hint="eastAsia"/>
        </w:rPr>
        <w:t>VPEZ</w:t>
      </w:r>
      <w:r>
        <w:rPr>
          <w:rFonts w:hint="eastAsia"/>
        </w:rPr>
        <w:t>奇点组成）有交集，</w:t>
      </w:r>
      <w:r w:rsidR="00511BB9">
        <w:rPr>
          <w:rFonts w:hint="eastAsia"/>
        </w:rPr>
        <w:t>且根据</w:t>
      </w:r>
      <w:r w:rsidR="00511BB9">
        <w:fldChar w:fldCharType="begin"/>
      </w:r>
      <w:r w:rsidR="00511BB9">
        <w:instrText xml:space="preserve"> </w:instrText>
      </w:r>
      <w:r w:rsidR="00511BB9">
        <w:rPr>
          <w:rFonts w:hint="eastAsia"/>
        </w:rPr>
        <w:instrText>REF _Ref353356586 \h</w:instrText>
      </w:r>
      <w:r w:rsidR="00511BB9">
        <w:instrText xml:space="preserve"> </w:instrText>
      </w:r>
      <w:r w:rsidR="00511BB9">
        <w:fldChar w:fldCharType="separate"/>
      </w:r>
      <w:r w:rsidR="00DE178B">
        <w:t xml:space="preserve">Table </w:t>
      </w:r>
      <w:r w:rsidR="00DE178B">
        <w:rPr>
          <w:noProof/>
        </w:rPr>
        <w:t>5</w:t>
      </w:r>
      <w:r w:rsidR="00DE178B">
        <w:noBreakHyphen/>
      </w:r>
      <w:r w:rsidR="00DE178B">
        <w:rPr>
          <w:noProof/>
        </w:rPr>
        <w:t>12</w:t>
      </w:r>
      <w:r w:rsidR="00511BB9">
        <w:fldChar w:fldCharType="end"/>
      </w:r>
      <w:r w:rsidR="00511BB9">
        <w:rPr>
          <w:rFonts w:hint="eastAsia"/>
        </w:rPr>
        <w:t>判断为</w:t>
      </w:r>
      <w:r w:rsidR="00511BB9">
        <w:rPr>
          <w:rFonts w:hint="eastAsia"/>
        </w:rPr>
        <w:t>B</w:t>
      </w:r>
      <w:r w:rsidR="00511BB9">
        <w:rPr>
          <w:rFonts w:hint="eastAsia"/>
        </w:rPr>
        <w:t>侧时</w:t>
      </w:r>
      <w:r>
        <w:rPr>
          <w:rFonts w:hint="eastAsia"/>
        </w:rPr>
        <w:t>，设置</w:t>
      </w:r>
      <w:hyperlink w:history="1" w:anchor="TrainInterVPEZ_B">
        <w:r w:rsidR="00915CD9">
          <w:rPr>
            <w:rStyle w:val="ac"/>
            <w:noProof/>
          </w:rPr>
          <w:t>TrainInterVPEZ_B</w:t>
        </w:r>
      </w:hyperlink>
      <w:r>
        <w:rPr>
          <w:rFonts w:hint="eastAsia"/>
        </w:rPr>
        <w:t>为</w:t>
      </w:r>
      <w:r>
        <w:rPr>
          <w:rStyle w:val="aff1"/>
          <w:rFonts w:hint="eastAsia"/>
        </w:rPr>
        <w:t>True</w:t>
      </w:r>
      <w:r>
        <w:rPr>
          <w:rFonts w:hint="eastAsia"/>
        </w:rPr>
        <w:t>。</w:t>
      </w:r>
    </w:p>
    <w:p w:rsidR="00D31C7D" w:rsidP="00FA0FBB" w:rsidRDefault="00D31C7D">
      <w:pPr>
        <w:pStyle w:val="AltX"/>
      </w:pPr>
      <w:r>
        <w:rPr>
          <w:rFonts w:hint="eastAsia"/>
        </w:rPr>
        <w:t>其他情况，设置</w:t>
      </w:r>
      <w:hyperlink w:history="1" w:anchor="TrainInterVPEZ_B">
        <w:r w:rsidR="00915CD9">
          <w:rPr>
            <w:rStyle w:val="ac"/>
            <w:noProof/>
          </w:rPr>
          <w:t>TrainInterVPEZ_B</w:t>
        </w:r>
      </w:hyperlink>
      <w:r>
        <w:rPr>
          <w:rFonts w:hint="eastAsia"/>
        </w:rPr>
        <w:t>为</w:t>
      </w:r>
      <w:r>
        <w:rPr>
          <w:rStyle w:val="aff1"/>
          <w:rFonts w:hint="eastAsia"/>
        </w:rPr>
        <w:t>False</w:t>
      </w:r>
      <w:r>
        <w:rPr>
          <w:rFonts w:hint="eastAsia"/>
        </w:rPr>
        <w:t>。</w:t>
      </w:r>
    </w:p>
    <w:p w:rsidR="00D31C7D" w:rsidP="00C93484" w:rsidRDefault="00D31C7D">
      <w:pPr>
        <w:pStyle w:val="Reqtify"/>
      </w:pPr>
    </w:p>
    <w:p w:rsidR="00D31C7D" w:rsidP="00C93484" w:rsidRDefault="00D31C7D">
      <w:pPr>
        <w:pStyle w:val="Reqtify"/>
      </w:pPr>
      <w:r>
        <w:rPr>
          <w:rFonts w:hint="eastAsia"/>
        </w:rPr>
        <w:t>ATP shall determine whether there are intersection between the range of train locations and the vital passenger exchange zone of the side-B:</w:t>
      </w:r>
    </w:p>
    <w:p w:rsidR="00D31C7D" w:rsidP="00FA0FBB" w:rsidRDefault="00D31C7D">
      <w:pPr>
        <w:pStyle w:val="AltX"/>
      </w:pPr>
      <w:r>
        <w:rPr>
          <w:rFonts w:hint="eastAsia"/>
        </w:rPr>
        <w:t xml:space="preserve">In initialization or train delocalization, set the </w:t>
      </w:r>
      <w:hyperlink w:history="1" w:anchor="TrainInterVPEZ_B">
        <w:r w:rsidR="00915CD9">
          <w:rPr>
            <w:rStyle w:val="ac"/>
            <w:noProof/>
          </w:rPr>
          <w:t>TrainInterVPEZ_B</w:t>
        </w:r>
      </w:hyperlink>
      <w:r>
        <w:rPr>
          <w:rFonts w:hint="eastAsia"/>
        </w:rPr>
        <w:t xml:space="preserve"> as </w:t>
      </w:r>
      <w:r w:rsidRPr="00354FC4">
        <w:rPr>
          <w:rStyle w:val="aff1"/>
          <w:rFonts w:hint="eastAsia"/>
        </w:rPr>
        <w:t>False</w:t>
      </w:r>
      <w:r>
        <w:rPr>
          <w:rFonts w:hint="eastAsia"/>
        </w:rPr>
        <w:t>;</w:t>
      </w:r>
    </w:p>
    <w:p w:rsidR="00D31C7D" w:rsidP="00FA0FBB" w:rsidRDefault="00D31C7D">
      <w:pPr>
        <w:pStyle w:val="AltX"/>
      </w:pPr>
      <w:r>
        <w:rPr>
          <w:rFonts w:hint="eastAsia"/>
        </w:rPr>
        <w:t xml:space="preserve">If there are intersection between the range of train locations (from the minimum train tail to the maximum train head) and the vital passenger exchange zone (composing by a pair of </w:t>
      </w:r>
      <w:r w:rsidRPr="00F37BB9">
        <w:rPr>
          <w:rStyle w:val="aff1"/>
          <w:rFonts w:hint="eastAsia"/>
        </w:rPr>
        <w:t>SGL_VPEZ</w:t>
      </w:r>
      <w:r>
        <w:rPr>
          <w:rFonts w:hint="eastAsia"/>
        </w:rPr>
        <w:t xml:space="preserve"> singularities with opposite direction in the train map), and </w:t>
      </w:r>
      <w:r w:rsidR="00511BB9">
        <w:rPr>
          <w:rFonts w:hint="eastAsia"/>
        </w:rPr>
        <w:t xml:space="preserve">the train door side B correspond to the platform according with </w:t>
      </w:r>
      <w:r w:rsidR="00511BB9">
        <w:fldChar w:fldCharType="begin"/>
      </w:r>
      <w:r w:rsidR="00511BB9">
        <w:instrText xml:space="preserve"> </w:instrText>
      </w:r>
      <w:r w:rsidR="00511BB9">
        <w:rPr>
          <w:rFonts w:hint="eastAsia"/>
        </w:rPr>
        <w:instrText>REF _Ref353356586 \h</w:instrText>
      </w:r>
      <w:r w:rsidR="00511BB9">
        <w:instrText xml:space="preserve"> </w:instrText>
      </w:r>
      <w:r w:rsidR="00511BB9">
        <w:fldChar w:fldCharType="separate"/>
      </w:r>
      <w:r w:rsidR="00DE178B">
        <w:t xml:space="preserve">Table </w:t>
      </w:r>
      <w:r w:rsidR="00DE178B">
        <w:rPr>
          <w:noProof/>
        </w:rPr>
        <w:t>5</w:t>
      </w:r>
      <w:r w:rsidR="00DE178B">
        <w:noBreakHyphen/>
      </w:r>
      <w:r w:rsidR="00DE178B">
        <w:rPr>
          <w:noProof/>
        </w:rPr>
        <w:t>12</w:t>
      </w:r>
      <w:r w:rsidR="00511BB9">
        <w:fldChar w:fldCharType="end"/>
      </w:r>
      <w:r>
        <w:rPr>
          <w:rFonts w:hint="eastAsia"/>
        </w:rPr>
        <w:t xml:space="preserve">, set </w:t>
      </w:r>
      <w:hyperlink w:history="1" w:anchor="TrainInterVPEZ_B">
        <w:r w:rsidR="00915CD9">
          <w:rPr>
            <w:rStyle w:val="ac"/>
            <w:noProof/>
          </w:rPr>
          <w:t>TrainInterVPEZ_B</w:t>
        </w:r>
      </w:hyperlink>
      <w:r>
        <w:rPr>
          <w:rFonts w:hint="eastAsia"/>
        </w:rPr>
        <w:t xml:space="preserve"> as </w:t>
      </w:r>
      <w:r w:rsidRPr="00354FC4">
        <w:rPr>
          <w:rStyle w:val="aff1"/>
          <w:rFonts w:hint="eastAsia"/>
        </w:rPr>
        <w:t>True</w:t>
      </w:r>
      <w:r>
        <w:rPr>
          <w:rFonts w:hint="eastAsia"/>
        </w:rPr>
        <w:t>:</w:t>
      </w:r>
    </w:p>
    <w:p w:rsidRPr="00263F11" w:rsidR="00D31C7D" w:rsidP="00FA0FBB" w:rsidRDefault="00D31C7D">
      <w:pPr>
        <w:pStyle w:val="AltX"/>
      </w:pPr>
      <w:r>
        <w:rPr>
          <w:rFonts w:hint="eastAsia"/>
        </w:rPr>
        <w:t xml:space="preserve">Otherwise, set </w:t>
      </w:r>
      <w:hyperlink w:history="1" w:anchor="TrainInterVPEZ_B">
        <w:r w:rsidR="00915CD9">
          <w:rPr>
            <w:rStyle w:val="ac"/>
            <w:noProof/>
          </w:rPr>
          <w:t>TrainInterVPEZ_B</w:t>
        </w:r>
      </w:hyperlink>
      <w:r>
        <w:rPr>
          <w:rFonts w:hint="eastAsia"/>
        </w:rPr>
        <w:t xml:space="preserve"> as </w:t>
      </w:r>
      <w:r w:rsidRPr="00354FC4">
        <w:rPr>
          <w:rStyle w:val="aff1"/>
          <w:rFonts w:hint="eastAsia"/>
        </w:rPr>
        <w:t>False</w:t>
      </w:r>
      <w:r>
        <w:rPr>
          <w:rFonts w:hint="eastAsia"/>
        </w:rPr>
        <w:t>.</w:t>
      </w:r>
    </w:p>
    <w:p w:rsidRPr="008A1414" w:rsidR="00D31C7D" w:rsidP="000C0D62" w:rsidRDefault="00D31C7D">
      <w:pPr>
        <w:pStyle w:val="ReqtifyAltQ"/>
      </w:pPr>
      <w:r w:rsidRPr="008A1414">
        <w:t>#Category=Functional</w:t>
      </w:r>
    </w:p>
    <w:p w:rsidRPr="008A1414" w:rsidR="00D31C7D" w:rsidP="000C0D62" w:rsidRDefault="00D31C7D">
      <w:pPr>
        <w:pStyle w:val="ReqtifyAltQ"/>
      </w:pPr>
      <w:r w:rsidRPr="008A1414">
        <w:t>#Contribution</w:t>
      </w:r>
      <w:r>
        <w:t>=SIL4</w:t>
      </w:r>
    </w:p>
    <w:p w:rsidR="009328EA" w:rsidP="000C0D62" w:rsidRDefault="00D31C7D">
      <w:pPr>
        <w:pStyle w:val="ReqtifyAltQ"/>
        <w:rPr>
          <w:ins w:author="常鸣" w:date="2014-07-03T14:27:00Z" w:id="10416"/>
        </w:rPr>
      </w:pPr>
      <w:del w:author="常鸣" w:date="2014-07-03T14:27:00Z" w:id="10417">
        <w:r w:rsidRPr="008A1414" w:rsidDel="009328EA">
          <w:delText>#S</w:delText>
        </w:r>
      </w:del>
      <w:ins w:author="常鸣" w:date="2014-07-03T14:27:00Z" w:id="10418">
        <w:r w:rsidR="009328EA">
          <w:t>#Allocation=ATP Software</w:t>
        </w:r>
      </w:ins>
      <w:ins w:author="常鸣" w:date="2014-07-03T15:02:00Z" w:id="10419">
        <w:r w:rsidR="006D51C2">
          <w:rPr>
            <w:rFonts w:hint="eastAsia"/>
          </w:rPr>
          <w:t>, Vital Embedded Setting</w:t>
        </w:r>
      </w:ins>
    </w:p>
    <w:p w:rsidRPr="008A1414" w:rsidR="00D31C7D" w:rsidP="000C0D62" w:rsidRDefault="009328EA">
      <w:pPr>
        <w:pStyle w:val="ReqtifyAltQ"/>
      </w:pPr>
      <w:ins w:author="常鸣" w:date="2014-07-03T14:27:00Z" w:id="10420">
        <w:r>
          <w:t>#S</w:t>
        </w:r>
      </w:ins>
      <w:r w:rsidRPr="008A1414" w:rsidR="00D31C7D">
        <w:t>ource=</w:t>
      </w:r>
      <w:r w:rsidR="00D31C7D">
        <w:rPr>
          <w:rFonts w:hint="eastAsia"/>
        </w:rPr>
        <w:t>[iTC_CC-SyAD-0228]</w:t>
      </w:r>
      <w:del w:author="常鸣" w:date="2014-07-04T08:54:00Z" w:id="10421">
        <w:r w:rsidDel="00B71FC0" w:rsidR="00D31C7D">
          <w:rPr>
            <w:rFonts w:hint="eastAsia"/>
          </w:rPr>
          <w:delText>,</w:delText>
        </w:r>
        <w:r w:rsidRPr="00A566BC" w:rsidDel="00B71FC0" w:rsidR="00A566BC">
          <w:rPr>
            <w:rFonts w:hint="eastAsia"/>
          </w:rPr>
          <w:delText xml:space="preserve"> </w:delText>
        </w:r>
        <w:r w:rsidRPr="0057574F" w:rsidDel="00B71FC0" w:rsidR="00A566BC">
          <w:rPr>
            <w:rFonts w:hint="eastAsia"/>
          </w:rPr>
          <w:delText>[iTC_CC-SyAD-</w:delText>
        </w:r>
        <w:r w:rsidDel="00B71FC0" w:rsidR="00A566BC">
          <w:rPr>
            <w:rFonts w:hint="eastAsia"/>
          </w:rPr>
          <w:delText>1218</w:delText>
        </w:r>
        <w:r w:rsidRPr="0057574F" w:rsidDel="00B71FC0" w:rsidR="00A566BC">
          <w:rPr>
            <w:rFonts w:hint="eastAsia"/>
          </w:rPr>
          <w:delText>]</w:delText>
        </w:r>
      </w:del>
      <w:r w:rsidR="00A566BC">
        <w:rPr>
          <w:rFonts w:hint="eastAsia"/>
        </w:rPr>
        <w:t>,</w:t>
      </w:r>
      <w:r w:rsidRPr="008548BD" w:rsidR="00D31C7D">
        <w:rPr>
          <w:rFonts w:hint="eastAsia"/>
        </w:rPr>
        <w:t xml:space="preserve"> </w:t>
      </w:r>
      <w:r w:rsidR="00D31C7D">
        <w:rPr>
          <w:rFonts w:hint="eastAsia"/>
        </w:rPr>
        <w:t>[</w:t>
      </w:r>
      <w:r w:rsidR="00D31C7D">
        <w:t>iTC_CC_ATP_SwHA</w:t>
      </w:r>
      <w:r w:rsidRPr="009B3F4C" w:rsidR="00D31C7D">
        <w:t>-010</w:t>
      </w:r>
      <w:r w:rsidR="00D31C7D">
        <w:rPr>
          <w:rFonts w:hint="eastAsia"/>
        </w:rPr>
        <w:t>4],</w:t>
      </w:r>
      <w:r w:rsidRPr="001E4D76" w:rsidR="00D31C7D">
        <w:rPr>
          <w:rFonts w:hint="eastAsia"/>
        </w:rPr>
        <w:t xml:space="preserve"> </w:t>
      </w:r>
      <w:r w:rsidR="00D31C7D">
        <w:rPr>
          <w:rFonts w:hint="eastAsia"/>
        </w:rPr>
        <w:t>[</w:t>
      </w:r>
      <w:r w:rsidR="00D31C7D">
        <w:t>iTC_CC_ATP_SwHA</w:t>
      </w:r>
      <w:r w:rsidRPr="009B3F4C" w:rsidR="00D31C7D">
        <w:t>-010</w:t>
      </w:r>
      <w:r w:rsidR="00D31C7D">
        <w:rPr>
          <w:rFonts w:hint="eastAsia"/>
        </w:rPr>
        <w:t>5]</w:t>
      </w:r>
      <w:r w:rsidR="00025556">
        <w:rPr>
          <w:rFonts w:hint="eastAsia"/>
        </w:rPr>
        <w:t>,</w:t>
      </w:r>
      <w:r w:rsidRPr="00025556" w:rsidR="00025556">
        <w:rPr>
          <w:rFonts w:hint="eastAsia"/>
        </w:rPr>
        <w:t xml:space="preserve"> </w:t>
      </w:r>
      <w:r w:rsidR="00025556">
        <w:rPr>
          <w:rFonts w:hint="eastAsia"/>
        </w:rPr>
        <w:t>[</w:t>
      </w:r>
      <w:r w:rsidR="00025556">
        <w:t>iTC_CC_ATP_SwHA</w:t>
      </w:r>
      <w:r w:rsidRPr="009B3F4C" w:rsidR="00025556">
        <w:t>-0106</w:t>
      </w:r>
      <w:r w:rsidR="00025556">
        <w:rPr>
          <w:rFonts w:hint="eastAsia"/>
        </w:rPr>
        <w:t>]</w:t>
      </w:r>
    </w:p>
    <w:p w:rsidRPr="008A1414" w:rsidR="00D31C7D" w:rsidP="000C0D62" w:rsidRDefault="00D31C7D">
      <w:pPr>
        <w:pStyle w:val="ReqtifyAltQ"/>
      </w:pPr>
      <w:r w:rsidRPr="008A1414">
        <w:t>[End]</w:t>
      </w:r>
    </w:p>
    <w:p w:rsidR="00D31C7D" w:rsidP="00C93484" w:rsidRDefault="00D31C7D">
      <w:pPr>
        <w:pStyle w:val="Reqtify"/>
      </w:pPr>
    </w:p>
    <w:p w:rsidR="00D31C7D" w:rsidP="00C93484" w:rsidRDefault="00D31C7D">
      <w:pPr>
        <w:pStyle w:val="Reqtify"/>
      </w:pPr>
    </w:p>
    <w:p w:rsidRPr="00972331" w:rsidR="00D31C7D" w:rsidP="00D31C7D" w:rsidRDefault="00D31C7D">
      <w:pPr>
        <w:pStyle w:val="ReqtifyAltR"/>
      </w:pPr>
      <w:r>
        <w:t>[iTC_CC_ATP-SwRS-0</w:t>
      </w:r>
      <w:r>
        <w:rPr>
          <w:rFonts w:hint="eastAsia"/>
        </w:rPr>
        <w:t>560</w:t>
      </w:r>
      <w:r>
        <w:t>]</w:t>
      </w:r>
    </w:p>
    <w:p w:rsidR="00D31C7D" w:rsidP="00C93484" w:rsidRDefault="00915CD9">
      <w:pPr>
        <w:pStyle w:val="Reqtify"/>
      </w:pPr>
      <w:bookmarkStart w:name="VPEZid_A" w:id="10422"/>
      <w:r w:rsidRPr="00BF4172">
        <w:rPr>
          <w:rStyle w:val="aff2"/>
          <w:bCs w:val="0"/>
          <w:iCs w:val="0"/>
        </w:rPr>
        <w:t>VPEZid</w:t>
      </w:r>
      <w:r w:rsidR="008B24AF">
        <w:rPr>
          <w:rStyle w:val="aff2"/>
          <w:rFonts w:hint="eastAsia"/>
          <w:bCs w:val="0"/>
          <w:iCs w:val="0"/>
        </w:rPr>
        <w:t>_A</w:t>
      </w:r>
      <w:bookmarkEnd w:id="10422"/>
      <w:r w:rsidR="00D31C7D">
        <w:rPr>
          <w:rFonts w:hint="eastAsia"/>
        </w:rPr>
        <w:t>，</w:t>
      </w:r>
      <w:r w:rsidR="008B24AF">
        <w:rPr>
          <w:rFonts w:hint="eastAsia"/>
        </w:rPr>
        <w:t>与列车定位相交的</w:t>
      </w:r>
      <w:r w:rsidR="008B24AF">
        <w:rPr>
          <w:rFonts w:hint="eastAsia"/>
        </w:rPr>
        <w:t>A</w:t>
      </w:r>
      <w:r w:rsidR="008B24AF">
        <w:rPr>
          <w:rFonts w:hint="eastAsia"/>
        </w:rPr>
        <w:t>侧</w:t>
      </w:r>
      <w:r w:rsidR="00D31C7D">
        <w:rPr>
          <w:rFonts w:hint="eastAsia"/>
        </w:rPr>
        <w:t>VPEZ</w:t>
      </w:r>
      <w:r w:rsidR="00D31C7D">
        <w:rPr>
          <w:rFonts w:hint="eastAsia"/>
        </w:rPr>
        <w:t>的编号。</w:t>
      </w:r>
    </w:p>
    <w:p w:rsidR="00D31C7D" w:rsidP="00FA0FBB" w:rsidRDefault="00D31C7D">
      <w:pPr>
        <w:pStyle w:val="AltX"/>
      </w:pPr>
      <w:r>
        <w:rPr>
          <w:rFonts w:hint="eastAsia"/>
        </w:rPr>
        <w:t>如果</w:t>
      </w:r>
      <w:hyperlink w:history="1" w:anchor="TrainInterVPEZ_A">
        <w:r w:rsidR="008B24AF">
          <w:rPr>
            <w:rStyle w:val="ac"/>
            <w:noProof/>
          </w:rPr>
          <w:t>TrainInterVPEZ_A</w:t>
        </w:r>
      </w:hyperlink>
      <w:r w:rsidR="008B24AF">
        <w:rPr>
          <w:rFonts w:hint="eastAsia"/>
        </w:rPr>
        <w:t>为</w:t>
      </w:r>
      <w:r w:rsidRPr="008B24AF" w:rsidR="008B24AF">
        <w:rPr>
          <w:rStyle w:val="aff1"/>
          <w:rFonts w:hint="eastAsia"/>
        </w:rPr>
        <w:t>True</w:t>
      </w:r>
      <w:r w:rsidR="008B24AF">
        <w:rPr>
          <w:rFonts w:hint="eastAsia"/>
        </w:rPr>
        <w:t>，则记录该</w:t>
      </w:r>
      <w:r w:rsidR="008B24AF">
        <w:rPr>
          <w:rFonts w:hint="eastAsia"/>
        </w:rPr>
        <w:t>VPEZ</w:t>
      </w:r>
      <w:r w:rsidR="008B24AF">
        <w:rPr>
          <w:rFonts w:hint="eastAsia"/>
        </w:rPr>
        <w:t>的编号</w:t>
      </w:r>
      <w:r>
        <w:rPr>
          <w:rFonts w:hint="eastAsia"/>
        </w:rPr>
        <w:t>；</w:t>
      </w:r>
    </w:p>
    <w:p w:rsidR="00D31C7D" w:rsidP="00FA0FBB" w:rsidRDefault="00D31C7D">
      <w:pPr>
        <w:pStyle w:val="AltX"/>
      </w:pPr>
      <w:r>
        <w:rPr>
          <w:rFonts w:hint="eastAsia"/>
        </w:rPr>
        <w:t>否则，设置为</w:t>
      </w:r>
      <w:r w:rsidR="00511BB9">
        <w:rPr>
          <w:rStyle w:val="aff1"/>
          <w:rFonts w:hint="eastAsia"/>
        </w:rPr>
        <w:t>None</w:t>
      </w:r>
      <w:r>
        <w:rPr>
          <w:rFonts w:hint="eastAsia"/>
        </w:rPr>
        <w:t>。</w:t>
      </w:r>
    </w:p>
    <w:p w:rsidR="00D31C7D" w:rsidP="00C93484" w:rsidRDefault="00532AED">
      <w:pPr>
        <w:pStyle w:val="Reqtify"/>
      </w:pPr>
      <w:hyperlink w:history="1" w:anchor="VPEZid_A">
        <w:r w:rsidR="008B24AF">
          <w:rPr>
            <w:rStyle w:val="ac"/>
            <w:noProof/>
          </w:rPr>
          <w:t>VPEZid_A</w:t>
        </w:r>
      </w:hyperlink>
      <w:r w:rsidR="008B24AF">
        <w:rPr>
          <w:rFonts w:hint="eastAsia"/>
        </w:rPr>
        <w:t xml:space="preserve"> </w:t>
      </w:r>
      <w:r w:rsidR="00D31C7D">
        <w:rPr>
          <w:rFonts w:hint="eastAsia"/>
        </w:rPr>
        <w:t xml:space="preserve">records the ID of the VPEZ, which intersected with the location of train </w:t>
      </w:r>
      <w:r w:rsidR="008D6B45">
        <w:rPr>
          <w:rFonts w:hint="eastAsia"/>
        </w:rPr>
        <w:t>on side A</w:t>
      </w:r>
      <w:r w:rsidR="00D31C7D">
        <w:rPr>
          <w:rFonts w:hint="eastAsia"/>
        </w:rPr>
        <w:t>.</w:t>
      </w:r>
    </w:p>
    <w:p w:rsidR="00D31C7D" w:rsidP="00FA0FBB" w:rsidRDefault="00D31C7D">
      <w:pPr>
        <w:pStyle w:val="AltX"/>
      </w:pPr>
      <w:r>
        <w:rPr>
          <w:rFonts w:hint="eastAsia"/>
        </w:rPr>
        <w:t xml:space="preserve">If the </w:t>
      </w:r>
      <w:hyperlink w:history="1" w:anchor="TrainInterVPEZ_A">
        <w:r w:rsidR="008D6B45">
          <w:rPr>
            <w:rStyle w:val="ac"/>
            <w:noProof/>
          </w:rPr>
          <w:t>TrainInterVPEZ_A</w:t>
        </w:r>
      </w:hyperlink>
      <w:r w:rsidR="008D6B45">
        <w:rPr>
          <w:rFonts w:hint="eastAsia"/>
        </w:rPr>
        <w:t xml:space="preserve">, </w:t>
      </w:r>
      <w:r>
        <w:rPr>
          <w:rFonts w:hint="eastAsia"/>
        </w:rPr>
        <w:t xml:space="preserve">set </w:t>
      </w:r>
      <w:r w:rsidR="002F5731">
        <w:t>as the</w:t>
      </w:r>
      <w:r>
        <w:rPr>
          <w:rFonts w:hint="eastAsia"/>
        </w:rPr>
        <w:t xml:space="preserve"> ID of this VPEZ.</w:t>
      </w:r>
    </w:p>
    <w:p w:rsidR="00D31C7D" w:rsidP="00FA0FBB" w:rsidRDefault="00D31C7D">
      <w:pPr>
        <w:pStyle w:val="AltX"/>
      </w:pPr>
      <w:r>
        <w:rPr>
          <w:rFonts w:hint="eastAsia"/>
        </w:rPr>
        <w:t xml:space="preserve">Otherwise, set as </w:t>
      </w:r>
      <w:r w:rsidR="00511BB9">
        <w:rPr>
          <w:rStyle w:val="aff1"/>
          <w:rFonts w:hint="eastAsia"/>
        </w:rPr>
        <w:t>None</w:t>
      </w:r>
      <w:r>
        <w:rPr>
          <w:rFonts w:hint="eastAsia"/>
        </w:rPr>
        <w:t>.</w:t>
      </w:r>
    </w:p>
    <w:p w:rsidR="00D31C7D" w:rsidP="000C0D62" w:rsidRDefault="00D31C7D">
      <w:pPr>
        <w:pStyle w:val="ReqtifyAltQ"/>
      </w:pPr>
      <w:r w:rsidRPr="008A1414">
        <w:t>#Category=Functional</w:t>
      </w:r>
    </w:p>
    <w:p w:rsidR="00D31C7D" w:rsidP="000C0D62" w:rsidRDefault="00D31C7D">
      <w:pPr>
        <w:pStyle w:val="ReqtifyAltQ"/>
      </w:pPr>
      <w:r w:rsidRPr="008A1414">
        <w:t>#Contribution</w:t>
      </w:r>
      <w:r>
        <w:t>=SIL4</w:t>
      </w:r>
    </w:p>
    <w:p w:rsidR="009328EA" w:rsidP="000C0D62" w:rsidRDefault="00D31C7D">
      <w:pPr>
        <w:pStyle w:val="ReqtifyAltQ"/>
        <w:rPr>
          <w:ins w:author="常鸣" w:date="2014-07-03T14:27:00Z" w:id="10423"/>
        </w:rPr>
      </w:pPr>
      <w:del w:author="常鸣" w:date="2014-07-03T14:27:00Z" w:id="10424">
        <w:r w:rsidRPr="008A1414" w:rsidDel="009328EA">
          <w:delText>#S</w:delText>
        </w:r>
      </w:del>
      <w:ins w:author="常鸣" w:date="2014-07-03T14:27:00Z" w:id="10425">
        <w:r w:rsidR="009328EA">
          <w:t>#Allocation=ATP Software</w:t>
        </w:r>
      </w:ins>
    </w:p>
    <w:p w:rsidR="00D31C7D" w:rsidP="000C0D62" w:rsidRDefault="009328EA">
      <w:pPr>
        <w:pStyle w:val="ReqtifyAltQ"/>
      </w:pPr>
      <w:ins w:author="常鸣" w:date="2014-07-03T14:27:00Z" w:id="10426">
        <w:r>
          <w:t>#S</w:t>
        </w:r>
      </w:ins>
      <w:r w:rsidRPr="008A1414" w:rsidR="00D31C7D">
        <w:t>ource=</w:t>
      </w:r>
      <w:r w:rsidR="00D31C7D">
        <w:rPr>
          <w:rFonts w:hint="eastAsia"/>
        </w:rPr>
        <w:t>[iTC_CC-SyAD-0228]</w:t>
      </w:r>
    </w:p>
    <w:p w:rsidR="00D31C7D" w:rsidP="000C0D62" w:rsidRDefault="00D31C7D">
      <w:pPr>
        <w:pStyle w:val="ReqtifyAltQ"/>
      </w:pPr>
      <w:r w:rsidRPr="008A1414">
        <w:t>[End]</w:t>
      </w:r>
    </w:p>
    <w:p w:rsidR="00D31C7D" w:rsidP="00C93484" w:rsidRDefault="00D31C7D">
      <w:pPr>
        <w:pStyle w:val="Reqtify"/>
      </w:pPr>
    </w:p>
    <w:p w:rsidR="00D31C7D" w:rsidP="00C93484" w:rsidRDefault="00D31C7D">
      <w:pPr>
        <w:pStyle w:val="Reqtify"/>
      </w:pPr>
    </w:p>
    <w:p w:rsidRPr="00972331" w:rsidR="00D31C7D" w:rsidP="00D31C7D" w:rsidRDefault="00D31C7D">
      <w:pPr>
        <w:pStyle w:val="ReqtifyAltR"/>
      </w:pPr>
      <w:r>
        <w:t>[iTC_CC_ATP-SwRS-0</w:t>
      </w:r>
      <w:r>
        <w:rPr>
          <w:rFonts w:hint="eastAsia"/>
        </w:rPr>
        <w:t>561</w:t>
      </w:r>
      <w:r>
        <w:t>]</w:t>
      </w:r>
    </w:p>
    <w:p w:rsidR="00D31C7D" w:rsidP="00C93484" w:rsidRDefault="00D31C7D">
      <w:pPr>
        <w:pStyle w:val="Reqtify"/>
      </w:pPr>
      <w:bookmarkStart w:name="VPEZid_B" w:id="10427"/>
      <w:r w:rsidRPr="00F15C8B">
        <w:rPr>
          <w:rStyle w:val="aff2"/>
          <w:rFonts w:hint="eastAsia"/>
        </w:rPr>
        <w:t>VPEZid</w:t>
      </w:r>
      <w:r w:rsidR="008D6B45">
        <w:rPr>
          <w:rStyle w:val="aff2"/>
          <w:rFonts w:hint="eastAsia"/>
        </w:rPr>
        <w:t>_B</w:t>
      </w:r>
      <w:bookmarkEnd w:id="10427"/>
      <w:r>
        <w:rPr>
          <w:rFonts w:hint="eastAsia"/>
        </w:rPr>
        <w:t>，</w:t>
      </w:r>
      <w:r w:rsidR="008D6B45">
        <w:rPr>
          <w:rFonts w:hint="eastAsia"/>
        </w:rPr>
        <w:t>与列车定位相交的</w:t>
      </w:r>
      <w:r w:rsidR="008D6B45">
        <w:rPr>
          <w:rFonts w:hint="eastAsia"/>
        </w:rPr>
        <w:t>B</w:t>
      </w:r>
      <w:r w:rsidR="008D6B45">
        <w:rPr>
          <w:rFonts w:hint="eastAsia"/>
        </w:rPr>
        <w:t>侧</w:t>
      </w:r>
      <w:r>
        <w:rPr>
          <w:rFonts w:hint="eastAsia"/>
        </w:rPr>
        <w:t>VPEZ</w:t>
      </w:r>
      <w:r>
        <w:rPr>
          <w:rFonts w:hint="eastAsia"/>
        </w:rPr>
        <w:t>的编号。</w:t>
      </w:r>
    </w:p>
    <w:p w:rsidR="00D31C7D" w:rsidP="00FA0FBB" w:rsidRDefault="00D31C7D">
      <w:pPr>
        <w:pStyle w:val="AltX"/>
      </w:pPr>
      <w:r>
        <w:rPr>
          <w:rFonts w:hint="eastAsia"/>
        </w:rPr>
        <w:t>如果</w:t>
      </w:r>
      <w:hyperlink w:history="1" w:anchor="TrainInterVPEZ_B">
        <w:r w:rsidR="008D6B45">
          <w:rPr>
            <w:rStyle w:val="ac"/>
            <w:noProof/>
          </w:rPr>
          <w:t>TrainInterVPEZ_B</w:t>
        </w:r>
      </w:hyperlink>
      <w:r w:rsidR="008D6B45">
        <w:rPr>
          <w:rFonts w:hint="eastAsia"/>
        </w:rPr>
        <w:t>为</w:t>
      </w:r>
      <w:r w:rsidRPr="0040545D" w:rsidR="008D6B45">
        <w:rPr>
          <w:rStyle w:val="aff1"/>
          <w:rFonts w:hint="eastAsia"/>
        </w:rPr>
        <w:t>True</w:t>
      </w:r>
      <w:r w:rsidR="008D6B45">
        <w:rPr>
          <w:rFonts w:hint="eastAsia"/>
        </w:rPr>
        <w:t>，</w:t>
      </w:r>
      <w:r w:rsidR="0040545D">
        <w:rPr>
          <w:rFonts w:hint="eastAsia"/>
        </w:rPr>
        <w:t>则记录该</w:t>
      </w:r>
      <w:r w:rsidR="0040545D">
        <w:rPr>
          <w:rFonts w:hint="eastAsia"/>
        </w:rPr>
        <w:t>VPEZ</w:t>
      </w:r>
      <w:r w:rsidR="0040545D">
        <w:rPr>
          <w:rFonts w:hint="eastAsia"/>
        </w:rPr>
        <w:t>的编号。</w:t>
      </w:r>
      <w:r>
        <w:rPr>
          <w:rFonts w:hint="eastAsia"/>
        </w:rPr>
        <w:t>；</w:t>
      </w:r>
    </w:p>
    <w:p w:rsidR="00D31C7D" w:rsidP="00FA0FBB" w:rsidRDefault="00D31C7D">
      <w:pPr>
        <w:pStyle w:val="AltX"/>
      </w:pPr>
      <w:r>
        <w:rPr>
          <w:rFonts w:hint="eastAsia"/>
        </w:rPr>
        <w:t>否则，设置为</w:t>
      </w:r>
      <w:r w:rsidR="00511BB9">
        <w:rPr>
          <w:rStyle w:val="aff1"/>
          <w:rFonts w:hint="eastAsia"/>
        </w:rPr>
        <w:t>None</w:t>
      </w:r>
      <w:r>
        <w:rPr>
          <w:rFonts w:hint="eastAsia"/>
        </w:rPr>
        <w:t>。</w:t>
      </w:r>
    </w:p>
    <w:p w:rsidR="00D31C7D" w:rsidP="00C93484" w:rsidRDefault="00D31C7D">
      <w:pPr>
        <w:pStyle w:val="Reqtify"/>
      </w:pPr>
    </w:p>
    <w:p w:rsidR="00D31C7D" w:rsidP="00C93484" w:rsidRDefault="00532AED">
      <w:pPr>
        <w:pStyle w:val="Reqtify"/>
      </w:pPr>
      <w:hyperlink w:history="1" w:anchor="VPEZid_B">
        <w:r w:rsidRPr="0040545D" w:rsidR="00D31C7D">
          <w:rPr>
            <w:rStyle w:val="ac"/>
            <w:rFonts w:hint="eastAsia"/>
            <w:noProof/>
          </w:rPr>
          <w:t>VPEZid</w:t>
        </w:r>
        <w:r w:rsidRPr="0040545D" w:rsidR="0040545D">
          <w:rPr>
            <w:rStyle w:val="ac"/>
            <w:rFonts w:hint="eastAsia"/>
            <w:noProof/>
          </w:rPr>
          <w:t>_B</w:t>
        </w:r>
      </w:hyperlink>
      <w:r w:rsidR="00D31C7D">
        <w:rPr>
          <w:rFonts w:hint="eastAsia"/>
        </w:rPr>
        <w:t xml:space="preserve"> records the ID of the VPEZ, which intersected with the location of train </w:t>
      </w:r>
      <w:r w:rsidR="0040545D">
        <w:rPr>
          <w:rFonts w:hint="eastAsia"/>
        </w:rPr>
        <w:t>on side B</w:t>
      </w:r>
      <w:r w:rsidR="00D31C7D">
        <w:rPr>
          <w:rFonts w:hint="eastAsia"/>
        </w:rPr>
        <w:t>.</w:t>
      </w:r>
    </w:p>
    <w:p w:rsidR="00D31C7D" w:rsidP="00FA0FBB" w:rsidRDefault="00D31C7D">
      <w:pPr>
        <w:pStyle w:val="AltX"/>
      </w:pPr>
      <w:r>
        <w:rPr>
          <w:rFonts w:hint="eastAsia"/>
        </w:rPr>
        <w:t xml:space="preserve">If the </w:t>
      </w:r>
      <w:hyperlink w:history="1" w:anchor="TrainInterVPEZ_B">
        <w:r w:rsidRPr="0040545D" w:rsidR="0040545D">
          <w:rPr>
            <w:rStyle w:val="ac"/>
          </w:rPr>
          <w:t>TrainInterVPEZ_B</w:t>
        </w:r>
      </w:hyperlink>
      <w:r>
        <w:rPr>
          <w:rFonts w:hint="eastAsia"/>
        </w:rPr>
        <w:t>, then set as the ID of this VPEZ.</w:t>
      </w:r>
    </w:p>
    <w:p w:rsidR="00D31C7D" w:rsidP="00FA0FBB" w:rsidRDefault="00D31C7D">
      <w:pPr>
        <w:pStyle w:val="AltX"/>
      </w:pPr>
      <w:r>
        <w:rPr>
          <w:rFonts w:hint="eastAsia"/>
        </w:rPr>
        <w:t xml:space="preserve">Otherwise, set as </w:t>
      </w:r>
      <w:r w:rsidR="00511BB9">
        <w:rPr>
          <w:rStyle w:val="aff1"/>
          <w:rFonts w:hint="eastAsia"/>
        </w:rPr>
        <w:t>None</w:t>
      </w:r>
      <w:r>
        <w:rPr>
          <w:rFonts w:hint="eastAsia"/>
        </w:rPr>
        <w:t>.</w:t>
      </w:r>
    </w:p>
    <w:p w:rsidR="00D31C7D" w:rsidP="000C0D62" w:rsidRDefault="00D31C7D">
      <w:pPr>
        <w:pStyle w:val="ReqtifyAltQ"/>
      </w:pPr>
      <w:r w:rsidRPr="008A1414">
        <w:t>#Category=Functional</w:t>
      </w:r>
    </w:p>
    <w:p w:rsidR="00D31C7D" w:rsidP="000C0D62" w:rsidRDefault="00D31C7D">
      <w:pPr>
        <w:pStyle w:val="ReqtifyAltQ"/>
      </w:pPr>
      <w:r w:rsidRPr="008A1414">
        <w:t>#Contribution</w:t>
      </w:r>
      <w:r>
        <w:t>=SIL4</w:t>
      </w:r>
    </w:p>
    <w:p w:rsidR="009328EA" w:rsidP="000C0D62" w:rsidRDefault="00D31C7D">
      <w:pPr>
        <w:pStyle w:val="ReqtifyAltQ"/>
        <w:rPr>
          <w:ins w:author="常鸣" w:date="2014-07-03T14:27:00Z" w:id="10428"/>
        </w:rPr>
      </w:pPr>
      <w:del w:author="常鸣" w:date="2014-07-03T14:27:00Z" w:id="10429">
        <w:r w:rsidRPr="008A1414" w:rsidDel="009328EA">
          <w:delText>#S</w:delText>
        </w:r>
      </w:del>
      <w:ins w:author="常鸣" w:date="2014-07-03T14:27:00Z" w:id="10430">
        <w:r w:rsidR="009328EA">
          <w:t>#Allocation=ATP Software</w:t>
        </w:r>
      </w:ins>
    </w:p>
    <w:p w:rsidR="00D31C7D" w:rsidP="000C0D62" w:rsidRDefault="009328EA">
      <w:pPr>
        <w:pStyle w:val="ReqtifyAltQ"/>
      </w:pPr>
      <w:ins w:author="常鸣" w:date="2014-07-03T14:27:00Z" w:id="10431">
        <w:r>
          <w:t>#S</w:t>
        </w:r>
      </w:ins>
      <w:r w:rsidRPr="008A1414" w:rsidR="00D31C7D">
        <w:t>ource=</w:t>
      </w:r>
      <w:r w:rsidR="00D31C7D">
        <w:rPr>
          <w:rFonts w:hint="eastAsia"/>
        </w:rPr>
        <w:t>[iTC_CC-SyAD-0228]</w:t>
      </w:r>
    </w:p>
    <w:p w:rsidR="00D31C7D" w:rsidP="000C0D62" w:rsidRDefault="00D31C7D">
      <w:pPr>
        <w:pStyle w:val="ReqtifyAltQ"/>
      </w:pPr>
      <w:r w:rsidRPr="008A1414">
        <w:t>[End]</w:t>
      </w:r>
    </w:p>
    <w:p w:rsidR="00D31C7D" w:rsidP="00C93484" w:rsidRDefault="00D31C7D">
      <w:pPr>
        <w:pStyle w:val="Reqtify"/>
      </w:pPr>
    </w:p>
    <w:p w:rsidR="00D31C7D" w:rsidP="00C93484" w:rsidRDefault="00D31C7D">
      <w:pPr>
        <w:pStyle w:val="Reqtify"/>
      </w:pPr>
    </w:p>
    <w:p w:rsidRPr="00972331" w:rsidR="00D31C7D" w:rsidP="00D31C7D" w:rsidRDefault="00D31C7D">
      <w:pPr>
        <w:pStyle w:val="ReqtifyAltR"/>
      </w:pPr>
      <w:r>
        <w:t>[iTC_CC_ATP-SwRS-0</w:t>
      </w:r>
      <w:r>
        <w:rPr>
          <w:rFonts w:hint="eastAsia"/>
        </w:rPr>
        <w:t>264</w:t>
      </w:r>
      <w:r>
        <w:t>]</w:t>
      </w:r>
    </w:p>
    <w:p w:rsidR="00D31C7D" w:rsidP="00C93484" w:rsidRDefault="00915CD9">
      <w:pPr>
        <w:pStyle w:val="Reqtify"/>
      </w:pPr>
      <w:bookmarkStart w:name="TrainIncludedInVPEZ_A" w:id="10432"/>
      <w:r w:rsidRPr="00BF4172">
        <w:rPr>
          <w:rStyle w:val="aff2"/>
          <w:bCs w:val="0"/>
          <w:iCs w:val="0"/>
        </w:rPr>
        <w:t>TrainIncludedInVPEZ_A</w:t>
      </w:r>
      <w:bookmarkEnd w:id="10432"/>
      <w:r w:rsidRPr="00266F00" w:rsidR="00D31C7D">
        <w:rPr>
          <w:rFonts w:hint="eastAsia"/>
        </w:rPr>
        <w:t>，</w:t>
      </w:r>
      <w:r w:rsidR="00D31C7D">
        <w:rPr>
          <w:rFonts w:hint="eastAsia"/>
        </w:rPr>
        <w:t>列车车身是否完全在</w:t>
      </w:r>
      <w:r w:rsidR="00D31C7D">
        <w:rPr>
          <w:rFonts w:hint="eastAsia"/>
        </w:rPr>
        <w:t>A</w:t>
      </w:r>
      <w:r w:rsidR="00D31C7D">
        <w:rPr>
          <w:rFonts w:hint="eastAsia"/>
        </w:rPr>
        <w:t>侧</w:t>
      </w:r>
      <w:r w:rsidR="00D31C7D">
        <w:rPr>
          <w:rFonts w:hint="eastAsia"/>
        </w:rPr>
        <w:t>VPEZ</w:t>
      </w:r>
      <w:r w:rsidR="00D31C7D">
        <w:rPr>
          <w:rFonts w:hint="eastAsia"/>
        </w:rPr>
        <w:t>区域内。</w:t>
      </w:r>
    </w:p>
    <w:p w:rsidR="00D31C7D" w:rsidP="00FA0FBB" w:rsidRDefault="00D31C7D">
      <w:pPr>
        <w:pStyle w:val="AltX"/>
      </w:pPr>
      <w:r>
        <w:rPr>
          <w:rFonts w:hint="eastAsia"/>
        </w:rPr>
        <w:t>初始化或者失位时，设置</w:t>
      </w:r>
      <w:hyperlink w:history="1" w:anchor="TrainIncludedInVPEZ_A">
        <w:r w:rsidR="00915CD9">
          <w:rPr>
            <w:rStyle w:val="ac"/>
          </w:rPr>
          <w:t>TrainIncludedInVPEZ_A</w:t>
        </w:r>
      </w:hyperlink>
      <w:r>
        <w:rPr>
          <w:rFonts w:hint="eastAsia"/>
        </w:rPr>
        <w:t>为</w:t>
      </w:r>
      <w:r>
        <w:rPr>
          <w:rStyle w:val="aff1"/>
        </w:rPr>
        <w:t>False</w:t>
      </w:r>
      <w:r>
        <w:rPr>
          <w:rFonts w:hint="eastAsia"/>
        </w:rPr>
        <w:t>；</w:t>
      </w:r>
    </w:p>
    <w:p w:rsidR="00D31C7D" w:rsidP="00FA0FBB" w:rsidRDefault="00D31C7D">
      <w:pPr>
        <w:pStyle w:val="AltX"/>
      </w:pPr>
      <w:r>
        <w:rPr>
          <w:rFonts w:hint="eastAsia"/>
        </w:rPr>
        <w:t>如果列车车身（即从车尾最小定位到车头最大定位）完全在</w:t>
      </w:r>
      <w:hyperlink w:history="1" w:anchor="VPEZid_A">
        <w:r w:rsidRPr="0040545D" w:rsidR="0040545D">
          <w:rPr>
            <w:rStyle w:val="ac"/>
          </w:rPr>
          <w:t>VPEZid_A</w:t>
        </w:r>
      </w:hyperlink>
      <w:r>
        <w:rPr>
          <w:rFonts w:hint="eastAsia"/>
        </w:rPr>
        <w:t>范围中，且</w:t>
      </w:r>
      <w:hyperlink w:history="1" w:anchor="TrainInterVPEZ_A">
        <w:r w:rsidR="00915CD9">
          <w:rPr>
            <w:rStyle w:val="ac"/>
          </w:rPr>
          <w:t>TrainInterVPEZ_A</w:t>
        </w:r>
      </w:hyperlink>
      <w:r>
        <w:rPr>
          <w:rFonts w:hint="eastAsia"/>
        </w:rPr>
        <w:t>为</w:t>
      </w:r>
      <w:r>
        <w:rPr>
          <w:rStyle w:val="aff1"/>
        </w:rPr>
        <w:t>True</w:t>
      </w:r>
      <w:r>
        <w:rPr>
          <w:rFonts w:hint="eastAsia"/>
        </w:rPr>
        <w:t>，则设置</w:t>
      </w:r>
      <w:hyperlink w:history="1" w:anchor="TrainIncludedInVPEZ_A">
        <w:r w:rsidR="00915CD9">
          <w:rPr>
            <w:rStyle w:val="ac"/>
            <w:noProof/>
          </w:rPr>
          <w:t>TrainIncludedInVPEZ_A</w:t>
        </w:r>
      </w:hyperlink>
      <w:r>
        <w:rPr>
          <w:rFonts w:hint="eastAsia"/>
        </w:rPr>
        <w:t>为</w:t>
      </w:r>
      <w:r>
        <w:rPr>
          <w:rStyle w:val="aff1"/>
        </w:rPr>
        <w:t>True</w:t>
      </w:r>
      <w:r>
        <w:rPr>
          <w:rFonts w:hint="eastAsia"/>
        </w:rPr>
        <w:t>；</w:t>
      </w:r>
    </w:p>
    <w:p w:rsidR="00D31C7D" w:rsidP="00FA0FBB" w:rsidRDefault="00D31C7D">
      <w:pPr>
        <w:pStyle w:val="AltX"/>
      </w:pPr>
      <w:r>
        <w:rPr>
          <w:rFonts w:hint="eastAsia"/>
        </w:rPr>
        <w:t>否则，设置</w:t>
      </w:r>
      <w:hyperlink w:history="1" w:anchor="TrainIncludedInVPEZ_A">
        <w:r w:rsidR="00915CD9">
          <w:rPr>
            <w:rStyle w:val="ac"/>
            <w:noProof/>
          </w:rPr>
          <w:t>TrainIncludedInVPEZ_A</w:t>
        </w:r>
      </w:hyperlink>
      <w:r>
        <w:rPr>
          <w:rFonts w:hint="eastAsia"/>
        </w:rPr>
        <w:t>为</w:t>
      </w:r>
      <w:r>
        <w:rPr>
          <w:rStyle w:val="aff1"/>
        </w:rPr>
        <w:t>False</w:t>
      </w:r>
      <w:r>
        <w:rPr>
          <w:rFonts w:hint="eastAsia"/>
        </w:rPr>
        <w:t>.</w:t>
      </w:r>
    </w:p>
    <w:p w:rsidR="00D31C7D" w:rsidP="00C93484" w:rsidRDefault="00532AED">
      <w:pPr>
        <w:pStyle w:val="Reqtify"/>
      </w:pPr>
      <w:hyperlink w:history="1" w:anchor="TrainIncludedInVPEZ_A">
        <w:r w:rsidR="00915CD9">
          <w:rPr>
            <w:rStyle w:val="ac"/>
            <w:noProof/>
          </w:rPr>
          <w:t>TrainIncludedInVPEZ_A</w:t>
        </w:r>
      </w:hyperlink>
      <w:r w:rsidR="00D31C7D">
        <w:rPr>
          <w:rFonts w:hint="eastAsia"/>
        </w:rPr>
        <w:t xml:space="preserve">, ATP shall determine whether the whole train location belongs to one vital passenger exchange zone </w:t>
      </w:r>
      <w:hyperlink w:history="1" w:anchor="VPEZid_A">
        <w:r w:rsidRPr="0040545D" w:rsidR="0040545D">
          <w:rPr>
            <w:rStyle w:val="ac"/>
          </w:rPr>
          <w:t>VPEZid_A</w:t>
        </w:r>
      </w:hyperlink>
      <w:r w:rsidR="00D31C7D">
        <w:rPr>
          <w:rFonts w:hint="eastAsia"/>
        </w:rPr>
        <w:t>.</w:t>
      </w:r>
    </w:p>
    <w:p w:rsidR="00D31C7D" w:rsidP="00FA0FBB" w:rsidRDefault="00D31C7D">
      <w:pPr>
        <w:pStyle w:val="AltX"/>
      </w:pPr>
      <w:r>
        <w:rPr>
          <w:rFonts w:hint="eastAsia"/>
        </w:rPr>
        <w:t xml:space="preserve">In initialization or train delocalization, set the </w:t>
      </w:r>
      <w:hyperlink w:history="1" w:anchor="TrainIncludedInVPEZ_A">
        <w:r w:rsidR="00915CD9">
          <w:rPr>
            <w:rStyle w:val="ac"/>
            <w:noProof/>
          </w:rPr>
          <w:t>TrainIncludedInVPEZ_A</w:t>
        </w:r>
      </w:hyperlink>
      <w:r>
        <w:rPr>
          <w:rStyle w:val="aff2"/>
          <w:rFonts w:hint="eastAsia"/>
        </w:rPr>
        <w:t xml:space="preserve"> </w:t>
      </w:r>
      <w:r>
        <w:rPr>
          <w:rFonts w:hint="eastAsia"/>
        </w:rPr>
        <w:t xml:space="preserve">as </w:t>
      </w:r>
      <w:r w:rsidRPr="00354FC4">
        <w:rPr>
          <w:rStyle w:val="aff1"/>
          <w:rFonts w:hint="eastAsia"/>
        </w:rPr>
        <w:t>False</w:t>
      </w:r>
      <w:r>
        <w:rPr>
          <w:rFonts w:hint="eastAsia"/>
        </w:rPr>
        <w:t>;</w:t>
      </w:r>
    </w:p>
    <w:p w:rsidR="00D31C7D" w:rsidP="00FA0FBB" w:rsidRDefault="00D31C7D">
      <w:pPr>
        <w:pStyle w:val="AltX"/>
      </w:pPr>
      <w:r>
        <w:rPr>
          <w:rFonts w:hint="eastAsia"/>
        </w:rPr>
        <w:t xml:space="preserve">If the range of train locations (from the minimum train tail to the maximum train head) belongs to a VPEZ, and the </w:t>
      </w:r>
      <w:hyperlink w:history="1" w:anchor="TrainInterVPEZ_A">
        <w:r w:rsidR="00915CD9">
          <w:rPr>
            <w:rStyle w:val="ac"/>
          </w:rPr>
          <w:t>TrainInterVPEZ_A</w:t>
        </w:r>
      </w:hyperlink>
      <w:r>
        <w:rPr>
          <w:rFonts w:hint="eastAsia"/>
        </w:rPr>
        <w:t xml:space="preserve"> is </w:t>
      </w:r>
      <w:r w:rsidRPr="00354FC4">
        <w:rPr>
          <w:rStyle w:val="aff1"/>
          <w:rFonts w:hint="eastAsia"/>
        </w:rPr>
        <w:t>True</w:t>
      </w:r>
      <w:r>
        <w:rPr>
          <w:rFonts w:hint="eastAsia"/>
        </w:rPr>
        <w:t xml:space="preserve">, then ATP shall set </w:t>
      </w:r>
      <w:hyperlink w:history="1" w:anchor="TrainIncludedInVPEZ_A">
        <w:r w:rsidR="00915CD9">
          <w:rPr>
            <w:rStyle w:val="ac"/>
            <w:noProof/>
          </w:rPr>
          <w:t>TrainIncludedInVPEZ_A</w:t>
        </w:r>
      </w:hyperlink>
      <w:r>
        <w:rPr>
          <w:rFonts w:hint="eastAsia"/>
        </w:rPr>
        <w:t xml:space="preserve"> as </w:t>
      </w:r>
      <w:r w:rsidRPr="00354FC4">
        <w:rPr>
          <w:rStyle w:val="aff1"/>
          <w:rFonts w:hint="eastAsia"/>
        </w:rPr>
        <w:t>True</w:t>
      </w:r>
      <w:r>
        <w:rPr>
          <w:rFonts w:hint="eastAsia"/>
        </w:rPr>
        <w:t>;</w:t>
      </w:r>
    </w:p>
    <w:p w:rsidR="00D31C7D" w:rsidP="00FA0FBB" w:rsidRDefault="00D31C7D">
      <w:pPr>
        <w:pStyle w:val="AltX"/>
      </w:pPr>
      <w:r>
        <w:rPr>
          <w:rFonts w:hint="eastAsia"/>
        </w:rPr>
        <w:t xml:space="preserve">Otherwise, set </w:t>
      </w:r>
      <w:hyperlink w:history="1" w:anchor="TrainIncludedInVPEZ_A">
        <w:r w:rsidR="00915CD9">
          <w:rPr>
            <w:rStyle w:val="ac"/>
            <w:noProof/>
          </w:rPr>
          <w:t>TrainIncludedInVPEZ_A</w:t>
        </w:r>
      </w:hyperlink>
      <w:r>
        <w:rPr>
          <w:rFonts w:hint="eastAsia"/>
        </w:rPr>
        <w:t xml:space="preserve"> as </w:t>
      </w:r>
      <w:r w:rsidRPr="00354FC4">
        <w:rPr>
          <w:rStyle w:val="aff1"/>
          <w:rFonts w:hint="eastAsia"/>
        </w:rPr>
        <w:t>False</w:t>
      </w:r>
      <w:r>
        <w:rPr>
          <w:rFonts w:hint="eastAsia"/>
        </w:rPr>
        <w:t>.</w:t>
      </w:r>
    </w:p>
    <w:p w:rsidR="00D31C7D" w:rsidP="000C0D62" w:rsidRDefault="00D31C7D">
      <w:pPr>
        <w:pStyle w:val="ReqtifyAltQ"/>
      </w:pPr>
      <w:r w:rsidRPr="008A1414">
        <w:t>#Category=Functional</w:t>
      </w:r>
    </w:p>
    <w:p w:rsidR="00D31C7D" w:rsidP="000C0D62" w:rsidRDefault="00D31C7D">
      <w:pPr>
        <w:pStyle w:val="ReqtifyAltQ"/>
      </w:pPr>
      <w:r w:rsidRPr="008A1414">
        <w:t>#Contribution</w:t>
      </w:r>
      <w:r>
        <w:t>=SIL4</w:t>
      </w:r>
    </w:p>
    <w:p w:rsidR="009328EA" w:rsidP="000C0D62" w:rsidRDefault="00D31C7D">
      <w:pPr>
        <w:pStyle w:val="ReqtifyAltQ"/>
        <w:rPr>
          <w:ins w:author="常鸣" w:date="2014-07-03T14:27:00Z" w:id="10433"/>
        </w:rPr>
      </w:pPr>
      <w:del w:author="常鸣" w:date="2014-07-03T14:27:00Z" w:id="10434">
        <w:r w:rsidRPr="008A1414" w:rsidDel="009328EA">
          <w:delText>#S</w:delText>
        </w:r>
      </w:del>
      <w:ins w:author="常鸣" w:date="2014-07-03T14:27:00Z" w:id="10435">
        <w:r w:rsidR="009328EA">
          <w:t>#Allocation=ATP Software</w:t>
        </w:r>
      </w:ins>
    </w:p>
    <w:p w:rsidR="00D31C7D" w:rsidP="000C0D62" w:rsidRDefault="009328EA">
      <w:pPr>
        <w:pStyle w:val="ReqtifyAltQ"/>
      </w:pPr>
      <w:ins w:author="常鸣" w:date="2014-07-03T14:27:00Z" w:id="10436">
        <w:r>
          <w:t>#S</w:t>
        </w:r>
      </w:ins>
      <w:r w:rsidRPr="008A1414" w:rsidR="00D31C7D">
        <w:t>ource=</w:t>
      </w:r>
      <w:r w:rsidR="00D31C7D">
        <w:rPr>
          <w:rFonts w:hint="eastAsia"/>
        </w:rPr>
        <w:t>[iTC_CC-SyAD-0228], [</w:t>
      </w:r>
      <w:r w:rsidR="00D31C7D">
        <w:t>iTC_CC_ATP_SwHA</w:t>
      </w:r>
      <w:r w:rsidRPr="009B3F4C" w:rsidR="00D31C7D">
        <w:t>-0106</w:t>
      </w:r>
      <w:r w:rsidR="00D31C7D">
        <w:rPr>
          <w:rFonts w:hint="eastAsia"/>
        </w:rPr>
        <w:t>]</w:t>
      </w:r>
      <w:r w:rsidR="00F20BDC">
        <w:rPr>
          <w:rFonts w:hint="eastAsia"/>
        </w:rPr>
        <w:t>,</w:t>
      </w:r>
      <w:r w:rsidRPr="00F20BDC" w:rsidR="00F20BDC">
        <w:rPr>
          <w:rFonts w:hint="eastAsia"/>
        </w:rPr>
        <w:t xml:space="preserve"> [</w:t>
      </w:r>
      <w:r w:rsidRPr="00F20BDC" w:rsidR="00F20BDC">
        <w:t>iTC_CC_ATP_SwHA-0</w:t>
      </w:r>
      <w:r w:rsidRPr="00F20BDC" w:rsidR="00F20BDC">
        <w:rPr>
          <w:rFonts w:hint="eastAsia"/>
        </w:rPr>
        <w:t>2</w:t>
      </w:r>
      <w:r w:rsidR="00F20BDC">
        <w:rPr>
          <w:rFonts w:hint="eastAsia"/>
        </w:rPr>
        <w:t>67</w:t>
      </w:r>
      <w:r w:rsidRPr="00F20BDC" w:rsidR="00F20BDC">
        <w:rPr>
          <w:rFonts w:hint="eastAsia"/>
        </w:rPr>
        <w:t>]</w:t>
      </w:r>
    </w:p>
    <w:p w:rsidR="00D31C7D" w:rsidP="000C0D62" w:rsidRDefault="00D31C7D">
      <w:pPr>
        <w:pStyle w:val="ReqtifyAltQ"/>
      </w:pPr>
      <w:r w:rsidRPr="008A1414">
        <w:t>[End]</w:t>
      </w:r>
    </w:p>
    <w:p w:rsidR="00D31C7D" w:rsidP="00C93484" w:rsidRDefault="00D31C7D">
      <w:pPr>
        <w:pStyle w:val="Reqtify"/>
      </w:pPr>
    </w:p>
    <w:p w:rsidR="00D31C7D" w:rsidP="00C93484" w:rsidRDefault="00D31C7D">
      <w:pPr>
        <w:pStyle w:val="Reqtify"/>
      </w:pPr>
    </w:p>
    <w:p w:rsidRPr="00972331" w:rsidR="00D31C7D" w:rsidP="00D31C7D" w:rsidRDefault="00D31C7D">
      <w:pPr>
        <w:pStyle w:val="ReqtifyAltR"/>
      </w:pPr>
      <w:r>
        <w:t>[iTC_CC_ATP-SwRS-0</w:t>
      </w:r>
      <w:r>
        <w:rPr>
          <w:rFonts w:hint="eastAsia"/>
        </w:rPr>
        <w:t>265</w:t>
      </w:r>
      <w:r>
        <w:t>]</w:t>
      </w:r>
    </w:p>
    <w:p w:rsidR="00D31C7D" w:rsidP="00C93484" w:rsidRDefault="00915CD9">
      <w:pPr>
        <w:pStyle w:val="Reqtify"/>
      </w:pPr>
      <w:bookmarkStart w:name="TrainIncludedInVPEZ_B" w:id="10437"/>
      <w:r w:rsidRPr="00BF4172">
        <w:rPr>
          <w:rStyle w:val="aff2"/>
          <w:bCs w:val="0"/>
          <w:iCs w:val="0"/>
        </w:rPr>
        <w:t>TrainIncludedInVPEZ_B</w:t>
      </w:r>
      <w:bookmarkEnd w:id="10437"/>
      <w:r w:rsidR="00D31C7D">
        <w:rPr>
          <w:rFonts w:hint="eastAsia"/>
        </w:rPr>
        <w:t>，列车车身是否完全在</w:t>
      </w:r>
      <w:r w:rsidR="00D31C7D">
        <w:rPr>
          <w:rFonts w:hint="eastAsia"/>
        </w:rPr>
        <w:t>B</w:t>
      </w:r>
      <w:r w:rsidR="00D31C7D">
        <w:rPr>
          <w:rFonts w:hint="eastAsia"/>
        </w:rPr>
        <w:t>侧</w:t>
      </w:r>
      <w:r w:rsidR="00D31C7D">
        <w:rPr>
          <w:rFonts w:hint="eastAsia"/>
        </w:rPr>
        <w:t>VPEZ</w:t>
      </w:r>
      <w:r w:rsidR="00D31C7D">
        <w:rPr>
          <w:rFonts w:hint="eastAsia"/>
        </w:rPr>
        <w:t>区域内。</w:t>
      </w:r>
    </w:p>
    <w:p w:rsidR="00D31C7D" w:rsidP="00FA0FBB" w:rsidRDefault="00D31C7D">
      <w:pPr>
        <w:pStyle w:val="AltX"/>
      </w:pPr>
      <w:r>
        <w:rPr>
          <w:rFonts w:hint="eastAsia"/>
        </w:rPr>
        <w:t>初始化或者失位时，设置</w:t>
      </w:r>
      <w:hyperlink w:history="1" w:anchor="TrainIncludedInVPEZ_B">
        <w:r w:rsidR="00915CD9">
          <w:rPr>
            <w:rStyle w:val="ac"/>
          </w:rPr>
          <w:t>TrainIncludedInVPEZ_B</w:t>
        </w:r>
      </w:hyperlink>
      <w:r>
        <w:rPr>
          <w:rFonts w:hint="eastAsia"/>
        </w:rPr>
        <w:t>为</w:t>
      </w:r>
      <w:r>
        <w:rPr>
          <w:rStyle w:val="aff1"/>
          <w:rFonts w:hint="eastAsia"/>
        </w:rPr>
        <w:t>False</w:t>
      </w:r>
      <w:r>
        <w:rPr>
          <w:rFonts w:hint="eastAsia"/>
        </w:rPr>
        <w:t>；</w:t>
      </w:r>
    </w:p>
    <w:p w:rsidR="00D31C7D" w:rsidP="00FA0FBB" w:rsidRDefault="00D31C7D">
      <w:pPr>
        <w:pStyle w:val="AltX"/>
      </w:pPr>
      <w:r>
        <w:rPr>
          <w:rFonts w:hint="eastAsia"/>
        </w:rPr>
        <w:t>如果列车车身（即从车尾最小定位到车头最大定位）完全在</w:t>
      </w:r>
      <w:hyperlink w:history="1" w:anchor="VPEZid_B">
        <w:r w:rsidRPr="0040545D" w:rsidR="0040545D">
          <w:rPr>
            <w:rStyle w:val="ac"/>
            <w:rFonts w:hint="eastAsia"/>
          </w:rPr>
          <w:t>VPEZid_B</w:t>
        </w:r>
      </w:hyperlink>
      <w:r>
        <w:rPr>
          <w:rFonts w:hint="eastAsia"/>
        </w:rPr>
        <w:t>范围中，且该</w:t>
      </w:r>
      <w:hyperlink w:history="1" w:anchor="TrainInterVPEZ_B">
        <w:r w:rsidR="00915CD9">
          <w:rPr>
            <w:rStyle w:val="ac"/>
          </w:rPr>
          <w:t>TrainInterVPEZ_B</w:t>
        </w:r>
      </w:hyperlink>
      <w:r>
        <w:rPr>
          <w:rFonts w:hint="eastAsia"/>
        </w:rPr>
        <w:t>为</w:t>
      </w:r>
      <w:r>
        <w:rPr>
          <w:rStyle w:val="aff1"/>
        </w:rPr>
        <w:t>True</w:t>
      </w:r>
      <w:r w:rsidRPr="00B1730D">
        <w:rPr>
          <w:rFonts w:hint="eastAsia"/>
        </w:rPr>
        <w:t>，</w:t>
      </w:r>
      <w:r>
        <w:rPr>
          <w:rFonts w:hint="eastAsia"/>
        </w:rPr>
        <w:t>则设置</w:t>
      </w:r>
      <w:hyperlink w:history="1" w:anchor="TrainIncludedInVPEZ_B">
        <w:r w:rsidR="00915CD9">
          <w:rPr>
            <w:rStyle w:val="ac"/>
            <w:noProof/>
          </w:rPr>
          <w:t>TrainIncludedInVPEZ_B</w:t>
        </w:r>
      </w:hyperlink>
      <w:r>
        <w:rPr>
          <w:rFonts w:hint="eastAsia"/>
        </w:rPr>
        <w:t>为</w:t>
      </w:r>
      <w:r>
        <w:rPr>
          <w:rStyle w:val="aff1"/>
          <w:rFonts w:hint="eastAsia"/>
        </w:rPr>
        <w:t>True</w:t>
      </w:r>
      <w:r>
        <w:rPr>
          <w:rFonts w:hint="eastAsia"/>
        </w:rPr>
        <w:t>；</w:t>
      </w:r>
    </w:p>
    <w:p w:rsidR="00D31C7D" w:rsidP="00FA0FBB" w:rsidRDefault="00D31C7D">
      <w:pPr>
        <w:pStyle w:val="AltX"/>
      </w:pPr>
      <w:r>
        <w:rPr>
          <w:rFonts w:hint="eastAsia"/>
        </w:rPr>
        <w:t>否则，设置</w:t>
      </w:r>
      <w:hyperlink w:history="1" w:anchor="TrainIncludedInVPEZ_B">
        <w:r w:rsidR="00915CD9">
          <w:rPr>
            <w:rStyle w:val="ac"/>
            <w:noProof/>
          </w:rPr>
          <w:t>TrainIncludedInVPEZ_B</w:t>
        </w:r>
      </w:hyperlink>
      <w:r>
        <w:rPr>
          <w:rFonts w:hint="eastAsia"/>
        </w:rPr>
        <w:t>为</w:t>
      </w:r>
      <w:r>
        <w:rPr>
          <w:rStyle w:val="aff1"/>
          <w:rFonts w:hint="eastAsia"/>
        </w:rPr>
        <w:t>False</w:t>
      </w:r>
      <w:r>
        <w:rPr>
          <w:rFonts w:hint="eastAsia"/>
        </w:rPr>
        <w:t>。</w:t>
      </w:r>
    </w:p>
    <w:p w:rsidR="00D31C7D" w:rsidP="00C93484" w:rsidRDefault="00532AED">
      <w:pPr>
        <w:pStyle w:val="Reqtify"/>
      </w:pPr>
      <w:hyperlink w:history="1" w:anchor="TrainIncludedInVPEZ_B">
        <w:r w:rsidR="00915CD9">
          <w:rPr>
            <w:rStyle w:val="ac"/>
            <w:noProof/>
          </w:rPr>
          <w:t>TrainIncludedInVPEZ_B</w:t>
        </w:r>
      </w:hyperlink>
      <w:r w:rsidR="00D31C7D">
        <w:rPr>
          <w:rFonts w:hint="eastAsia"/>
        </w:rPr>
        <w:t xml:space="preserve">, ATP shall determine whether the whole train location belongs to one vital passenger exchange zone </w:t>
      </w:r>
      <w:hyperlink w:history="1" w:anchor="VPEZid_B">
        <w:r w:rsidRPr="0040545D" w:rsidR="0040545D">
          <w:rPr>
            <w:rStyle w:val="ac"/>
            <w:rFonts w:hint="eastAsia"/>
          </w:rPr>
          <w:t>VPEZid_B</w:t>
        </w:r>
      </w:hyperlink>
      <w:r w:rsidR="00D31C7D">
        <w:rPr>
          <w:rFonts w:hint="eastAsia"/>
        </w:rPr>
        <w:t>.</w:t>
      </w:r>
    </w:p>
    <w:p w:rsidR="00D31C7D" w:rsidP="00FA0FBB" w:rsidRDefault="00D31C7D">
      <w:pPr>
        <w:pStyle w:val="AltX"/>
      </w:pPr>
      <w:r>
        <w:rPr>
          <w:rFonts w:hint="eastAsia"/>
        </w:rPr>
        <w:t xml:space="preserve">In initialization or train delocalization, set the </w:t>
      </w:r>
      <w:hyperlink w:history="1" w:anchor="TrainIncludedInVPEZ_B">
        <w:r w:rsidR="00915CD9">
          <w:rPr>
            <w:rStyle w:val="ac"/>
            <w:noProof/>
          </w:rPr>
          <w:t>TrainIncludedInVPEZ_B</w:t>
        </w:r>
      </w:hyperlink>
      <w:r>
        <w:rPr>
          <w:rStyle w:val="aff2"/>
          <w:rFonts w:hint="eastAsia"/>
        </w:rPr>
        <w:t xml:space="preserve"> </w:t>
      </w:r>
      <w:r>
        <w:rPr>
          <w:rFonts w:hint="eastAsia"/>
        </w:rPr>
        <w:t xml:space="preserve">as </w:t>
      </w:r>
      <w:r w:rsidRPr="00354FC4">
        <w:rPr>
          <w:rStyle w:val="aff1"/>
          <w:rFonts w:hint="eastAsia"/>
        </w:rPr>
        <w:t>False</w:t>
      </w:r>
      <w:r>
        <w:rPr>
          <w:rFonts w:hint="eastAsia"/>
        </w:rPr>
        <w:t>;</w:t>
      </w:r>
    </w:p>
    <w:p w:rsidR="00D31C7D" w:rsidP="00FA0FBB" w:rsidRDefault="00D31C7D">
      <w:pPr>
        <w:pStyle w:val="AltX"/>
      </w:pPr>
      <w:r>
        <w:rPr>
          <w:rFonts w:hint="eastAsia"/>
        </w:rPr>
        <w:t xml:space="preserve">If the range of train locations (from the minimum train tail to the maximum train head) belongs to a VPEZ, and the </w:t>
      </w:r>
      <w:hyperlink w:history="1" w:anchor="TrainInterVPEZ_B">
        <w:r w:rsidR="00915CD9">
          <w:rPr>
            <w:rStyle w:val="ac"/>
          </w:rPr>
          <w:t>TrainInterVPEZ_B</w:t>
        </w:r>
      </w:hyperlink>
      <w:r>
        <w:rPr>
          <w:rFonts w:hint="eastAsia"/>
        </w:rPr>
        <w:t xml:space="preserve"> is </w:t>
      </w:r>
      <w:r w:rsidRPr="00354FC4">
        <w:rPr>
          <w:rStyle w:val="aff1"/>
          <w:rFonts w:hint="eastAsia"/>
        </w:rPr>
        <w:t>True</w:t>
      </w:r>
      <w:r>
        <w:rPr>
          <w:rFonts w:hint="eastAsia"/>
        </w:rPr>
        <w:t xml:space="preserve">, then ATP shall set </w:t>
      </w:r>
      <w:hyperlink w:history="1" w:anchor="TrainIncludedInVPEZ_B">
        <w:r w:rsidR="00915CD9">
          <w:rPr>
            <w:rStyle w:val="ac"/>
            <w:noProof/>
          </w:rPr>
          <w:t>TrainIncludedInVPEZ_B</w:t>
        </w:r>
      </w:hyperlink>
      <w:r>
        <w:rPr>
          <w:rFonts w:hint="eastAsia"/>
        </w:rPr>
        <w:t xml:space="preserve"> as </w:t>
      </w:r>
      <w:r w:rsidRPr="00354FC4">
        <w:rPr>
          <w:rStyle w:val="aff1"/>
          <w:rFonts w:hint="eastAsia"/>
        </w:rPr>
        <w:t>True</w:t>
      </w:r>
      <w:r>
        <w:rPr>
          <w:rFonts w:hint="eastAsia"/>
        </w:rPr>
        <w:t>;</w:t>
      </w:r>
    </w:p>
    <w:p w:rsidR="00D31C7D" w:rsidP="00FA0FBB" w:rsidRDefault="00D31C7D">
      <w:pPr>
        <w:pStyle w:val="AltX"/>
      </w:pPr>
      <w:r>
        <w:rPr>
          <w:rFonts w:hint="eastAsia"/>
        </w:rPr>
        <w:t xml:space="preserve">Otherwise, set </w:t>
      </w:r>
      <w:hyperlink w:history="1" w:anchor="TrainIncludedInVPEZ_B">
        <w:r w:rsidR="00915CD9">
          <w:rPr>
            <w:rStyle w:val="ac"/>
            <w:noProof/>
          </w:rPr>
          <w:t>TrainIncludedInVPEZ_B</w:t>
        </w:r>
      </w:hyperlink>
      <w:r>
        <w:rPr>
          <w:rFonts w:hint="eastAsia"/>
        </w:rPr>
        <w:t xml:space="preserve"> as </w:t>
      </w:r>
      <w:r w:rsidRPr="00354FC4">
        <w:rPr>
          <w:rStyle w:val="aff1"/>
          <w:rFonts w:hint="eastAsia"/>
        </w:rPr>
        <w:t>False</w:t>
      </w:r>
      <w:r>
        <w:rPr>
          <w:rFonts w:hint="eastAsia"/>
        </w:rPr>
        <w:t>.</w:t>
      </w:r>
    </w:p>
    <w:p w:rsidR="00D31C7D" w:rsidP="000C0D62" w:rsidRDefault="00D31C7D">
      <w:pPr>
        <w:pStyle w:val="ReqtifyAltQ"/>
      </w:pPr>
      <w:r w:rsidRPr="008A1414">
        <w:t>#Category=Functional</w:t>
      </w:r>
    </w:p>
    <w:p w:rsidR="00D31C7D" w:rsidP="000C0D62" w:rsidRDefault="00D31C7D">
      <w:pPr>
        <w:pStyle w:val="ReqtifyAltQ"/>
      </w:pPr>
      <w:r w:rsidRPr="008A1414">
        <w:t>#Contribution</w:t>
      </w:r>
      <w:r>
        <w:t>=SIL4</w:t>
      </w:r>
    </w:p>
    <w:p w:rsidR="009328EA" w:rsidP="000C0D62" w:rsidRDefault="00D31C7D">
      <w:pPr>
        <w:pStyle w:val="ReqtifyAltQ"/>
        <w:rPr>
          <w:ins w:author="常鸣" w:date="2014-07-03T14:27:00Z" w:id="10438"/>
        </w:rPr>
      </w:pPr>
      <w:del w:author="常鸣" w:date="2014-07-03T14:27:00Z" w:id="10439">
        <w:r w:rsidRPr="008A1414" w:rsidDel="009328EA">
          <w:delText>#S</w:delText>
        </w:r>
      </w:del>
      <w:ins w:author="常鸣" w:date="2014-07-03T14:27:00Z" w:id="10440">
        <w:r w:rsidR="009328EA">
          <w:t>#Allocation=ATP Software</w:t>
        </w:r>
      </w:ins>
    </w:p>
    <w:p w:rsidR="00D31C7D" w:rsidP="000C0D62" w:rsidRDefault="009328EA">
      <w:pPr>
        <w:pStyle w:val="ReqtifyAltQ"/>
      </w:pPr>
      <w:ins w:author="常鸣" w:date="2014-07-03T14:27:00Z" w:id="10441">
        <w:r>
          <w:t>#S</w:t>
        </w:r>
      </w:ins>
      <w:r w:rsidRPr="008A1414" w:rsidR="00D31C7D">
        <w:t>ource=</w:t>
      </w:r>
      <w:r w:rsidR="00D31C7D">
        <w:rPr>
          <w:rFonts w:hint="eastAsia"/>
        </w:rPr>
        <w:t>[iTC_CC-SyAD-0228]</w:t>
      </w:r>
      <w:r w:rsidRPr="009B3F4C" w:rsidR="00D31C7D">
        <w:rPr>
          <w:rFonts w:hint="eastAsia"/>
        </w:rPr>
        <w:t>, [</w:t>
      </w:r>
      <w:r w:rsidR="00D31C7D">
        <w:t>iTC_CC_ATP_SwHA</w:t>
      </w:r>
      <w:r w:rsidRPr="009B3F4C" w:rsidR="00D31C7D">
        <w:t>-0106</w:t>
      </w:r>
      <w:r w:rsidRPr="009B3F4C" w:rsidR="00D31C7D">
        <w:rPr>
          <w:rFonts w:hint="eastAsia"/>
        </w:rPr>
        <w:t>]</w:t>
      </w:r>
      <w:r w:rsidR="00F20BDC">
        <w:rPr>
          <w:rFonts w:hint="eastAsia"/>
        </w:rPr>
        <w:t>,</w:t>
      </w:r>
      <w:r w:rsidRPr="00F20BDC" w:rsidR="00F20BDC">
        <w:rPr>
          <w:rFonts w:hint="eastAsia"/>
        </w:rPr>
        <w:t xml:space="preserve"> [</w:t>
      </w:r>
      <w:r w:rsidRPr="00F20BDC" w:rsidR="00F20BDC">
        <w:t>iTC_CC_ATP_SwHA-0</w:t>
      </w:r>
      <w:r w:rsidRPr="00F20BDC" w:rsidR="00F20BDC">
        <w:rPr>
          <w:rFonts w:hint="eastAsia"/>
        </w:rPr>
        <w:t>2</w:t>
      </w:r>
      <w:r w:rsidR="00F20BDC">
        <w:rPr>
          <w:rFonts w:hint="eastAsia"/>
        </w:rPr>
        <w:t>67</w:t>
      </w:r>
      <w:r w:rsidRPr="00F20BDC" w:rsidR="00F20BDC">
        <w:rPr>
          <w:rFonts w:hint="eastAsia"/>
        </w:rPr>
        <w:t>]</w:t>
      </w:r>
    </w:p>
    <w:p w:rsidR="00D31C7D" w:rsidP="000C0D62" w:rsidRDefault="00D31C7D">
      <w:pPr>
        <w:pStyle w:val="ReqtifyAltQ"/>
      </w:pPr>
      <w:r w:rsidRPr="008A1414">
        <w:t>[End]</w:t>
      </w:r>
    </w:p>
    <w:p w:rsidR="0054619B" w:rsidP="00C93484" w:rsidRDefault="0054619B">
      <w:pPr>
        <w:pStyle w:val="Reqtify"/>
      </w:pPr>
    </w:p>
    <w:p w:rsidRPr="007620E9" w:rsidR="0054619B" w:rsidP="00C93484" w:rsidRDefault="0054619B">
      <w:pPr>
        <w:pStyle w:val="Reqtify"/>
      </w:pPr>
    </w:p>
    <w:p w:rsidR="001F33EB" w:rsidP="0012674A" w:rsidRDefault="001F33EB">
      <w:pPr>
        <w:pStyle w:val="4"/>
      </w:pPr>
      <w:r>
        <w:rPr>
          <w:rFonts w:hint="eastAsia"/>
        </w:rPr>
        <w:t>Safety immobilized</w:t>
      </w:r>
    </w:p>
    <w:p w:rsidR="001F33EB" w:rsidP="00C93484" w:rsidRDefault="001F33EB">
      <w:pPr>
        <w:pStyle w:val="Reqtify"/>
      </w:pPr>
    </w:p>
    <w:p w:rsidR="00612BCE" w:rsidP="00C93484" w:rsidRDefault="00612BCE">
      <w:pPr>
        <w:pStyle w:val="Reqtify"/>
      </w:pPr>
      <w:r>
        <w:rPr>
          <w:rFonts w:hint="eastAsia"/>
        </w:rPr>
        <w:t>ATP</w:t>
      </w:r>
      <w:r>
        <w:rPr>
          <w:rFonts w:hint="eastAsia"/>
        </w:rPr>
        <w:t>需知道列车当前是否施加了制动，用于判断安全停稳信息。</w:t>
      </w:r>
    </w:p>
    <w:p w:rsidR="00612BCE" w:rsidP="00C93484" w:rsidRDefault="00612BCE">
      <w:pPr>
        <w:pStyle w:val="Reqtify"/>
      </w:pPr>
      <w:r>
        <w:rPr>
          <w:rFonts w:hint="eastAsia"/>
        </w:rPr>
        <w:t xml:space="preserve">The ATP needs to know </w:t>
      </w:r>
      <w:r>
        <w:t>whe</w:t>
      </w:r>
      <w:r>
        <w:rPr>
          <w:rFonts w:hint="eastAsia"/>
        </w:rPr>
        <w:t>the</w:t>
      </w:r>
      <w:r>
        <w:t>r</w:t>
      </w:r>
      <w:r>
        <w:rPr>
          <w:rFonts w:hint="eastAsia"/>
        </w:rPr>
        <w:t xml:space="preserve"> the train has applied the parking or emergency brake, which used to judge the safe </w:t>
      </w:r>
      <w:r>
        <w:t>immobilization.</w:t>
      </w:r>
    </w:p>
    <w:p w:rsidR="00612BCE" w:rsidP="00612BCE" w:rsidRDefault="00612BCE">
      <w:pPr>
        <w:pStyle w:val="ReqtifyAltR"/>
      </w:pPr>
    </w:p>
    <w:p w:rsidRPr="000048F7" w:rsidR="00612BCE" w:rsidP="00612BCE" w:rsidRDefault="00612BCE">
      <w:pPr>
        <w:pStyle w:val="ReqtifyAltR"/>
      </w:pPr>
      <w:r w:rsidRPr="000048F7">
        <w:t>[iTC_CC_ATP-SwRS-</w:t>
      </w:r>
      <w:r>
        <w:rPr>
          <w:rFonts w:hint="eastAsia"/>
        </w:rPr>
        <w:t>0576</w:t>
      </w:r>
      <w:r w:rsidRPr="000048F7">
        <w:t>]</w:t>
      </w:r>
    </w:p>
    <w:p w:rsidR="00612BCE" w:rsidP="00C93484" w:rsidRDefault="003A11D3">
      <w:pPr>
        <w:pStyle w:val="Reqtify"/>
      </w:pPr>
      <w:bookmarkStart w:name="TrainEmergencyBrakeApplied" w:id="10442"/>
      <w:r w:rsidRPr="00BF4172">
        <w:rPr>
          <w:rStyle w:val="aff2"/>
          <w:bCs w:val="0"/>
          <w:iCs w:val="0"/>
        </w:rPr>
        <w:t>TrainEmergencyBrakeApplied</w:t>
      </w:r>
      <w:bookmarkEnd w:id="10442"/>
      <w:r w:rsidR="00612BCE">
        <w:rPr>
          <w:rFonts w:hint="eastAsia"/>
        </w:rPr>
        <w:t>，列车是否施加了紧急制动。其状态来自于项目可配置的列车输入采集。</w:t>
      </w:r>
    </w:p>
    <w:p w:rsidRPr="00110B42" w:rsidR="00612BCE" w:rsidP="00C93484" w:rsidRDefault="00532AED">
      <w:pPr>
        <w:pStyle w:val="Reqtify"/>
      </w:pPr>
      <w:hyperlink w:history="1" w:anchor="TrainEmergencyBrakeApplied">
        <w:r w:rsidR="003A11D3">
          <w:rPr>
            <w:rStyle w:val="ac"/>
            <w:noProof/>
          </w:rPr>
          <w:t>TrainEmergencyBrakeApplied</w:t>
        </w:r>
      </w:hyperlink>
      <w:r w:rsidRPr="00110B42" w:rsidR="00612BCE">
        <w:rPr>
          <w:rFonts w:hint="eastAsia"/>
        </w:rPr>
        <w:t xml:space="preserve"> shows</w:t>
      </w:r>
      <w:r w:rsidR="00612BCE">
        <w:rPr>
          <w:rFonts w:hint="eastAsia"/>
        </w:rPr>
        <w:t xml:space="preserve"> that whether the train has applied emergency </w:t>
      </w:r>
      <w:r w:rsidRPr="00110B42" w:rsidR="00612BCE">
        <w:rPr>
          <w:rFonts w:hint="eastAsia"/>
        </w:rPr>
        <w:t xml:space="preserve">brake. </w:t>
      </w:r>
    </w:p>
    <w:p w:rsidRPr="00110B42" w:rsidR="00612BCE" w:rsidP="00FA0FBB" w:rsidRDefault="00612BCE">
      <w:pPr>
        <w:pStyle w:val="AltX"/>
      </w:pPr>
      <w:r w:rsidRPr="00110B42">
        <w:rPr>
          <w:rFonts w:hint="eastAsia"/>
        </w:rPr>
        <w:t xml:space="preserve">If the project is not </w:t>
      </w:r>
      <w:r w:rsidRPr="00110B42" w:rsidR="002F5731">
        <w:t>configured</w:t>
      </w:r>
      <w:r w:rsidRPr="00110B42">
        <w:rPr>
          <w:rFonts w:hint="eastAsia"/>
        </w:rPr>
        <w:t xml:space="preserve">, </w:t>
      </w:r>
      <w:r>
        <w:rPr>
          <w:rFonts w:hint="eastAsia"/>
        </w:rPr>
        <w:t xml:space="preserve">ATP shall consider the emergency brake has not applied by </w:t>
      </w:r>
      <w:r w:rsidRPr="00110B42">
        <w:rPr>
          <w:rFonts w:hint="eastAsia"/>
        </w:rPr>
        <w:t>the train</w:t>
      </w:r>
      <w:r>
        <w:rPr>
          <w:rFonts w:hint="eastAsia"/>
        </w:rPr>
        <w:t>.</w:t>
      </w:r>
      <w:r w:rsidRPr="00110B42">
        <w:rPr>
          <w:rFonts w:hint="eastAsia"/>
        </w:rPr>
        <w:t xml:space="preserve"> </w:t>
      </w:r>
    </w:p>
    <w:p w:rsidRPr="00110B42" w:rsidR="00612BCE" w:rsidP="00FA0FBB" w:rsidRDefault="00612BCE">
      <w:pPr>
        <w:pStyle w:val="AltX"/>
      </w:pPr>
      <w:r w:rsidRPr="00110B42">
        <w:rPr>
          <w:rFonts w:hint="eastAsia"/>
        </w:rPr>
        <w:t xml:space="preserve">Otherwise, if either of the end is in emergency brake, </w:t>
      </w:r>
      <w:r>
        <w:rPr>
          <w:rFonts w:hint="eastAsia"/>
        </w:rPr>
        <w:t xml:space="preserve">ATP considers </w:t>
      </w:r>
      <w:r w:rsidRPr="00110B42">
        <w:rPr>
          <w:rFonts w:hint="eastAsia"/>
        </w:rPr>
        <w:t xml:space="preserve">the </w:t>
      </w:r>
      <w:r>
        <w:rPr>
          <w:rFonts w:hint="eastAsia"/>
        </w:rPr>
        <w:t xml:space="preserve">emergency </w:t>
      </w:r>
      <w:r w:rsidRPr="00110B42">
        <w:rPr>
          <w:rFonts w:hint="eastAsia"/>
        </w:rPr>
        <w:t xml:space="preserve">brake </w:t>
      </w:r>
      <w:r>
        <w:rPr>
          <w:rFonts w:hint="eastAsia"/>
        </w:rPr>
        <w:t>has applied.</w:t>
      </w:r>
    </w:p>
    <w:p w:rsidRPr="00775C55" w:rsidR="00612BCE" w:rsidP="00C93484" w:rsidRDefault="00612BCE">
      <w:pPr>
        <w:pStyle w:val="Reqtify"/>
      </w:pPr>
    </w:p>
    <w:p w:rsidRPr="00324156" w:rsidR="00612BCE" w:rsidP="000431E0" w:rsidRDefault="00612BCE">
      <w:pPr>
        <w:pStyle w:val="af7"/>
      </w:pPr>
      <w:r w:rsidRPr="00324156">
        <w:t xml:space="preserve">def </w:t>
      </w:r>
      <w:hyperlink w:history="1" w:anchor="TrainEmergencyBrakeApplied">
        <w:r w:rsidR="003A11D3">
          <w:rPr>
            <w:rStyle w:val="ac"/>
          </w:rPr>
          <w:t>TrainEmergencyBrakeApplied</w:t>
        </w:r>
      </w:hyperlink>
      <w:r w:rsidRPr="00324156">
        <w:t>(k):</w:t>
      </w:r>
    </w:p>
    <w:p w:rsidRPr="00324156" w:rsidR="00612BCE" w:rsidP="000431E0" w:rsidRDefault="00612BCE">
      <w:pPr>
        <w:pStyle w:val="af7"/>
      </w:pPr>
      <w:r w:rsidRPr="00324156">
        <w:t xml:space="preserve">    </w:t>
      </w:r>
      <w:r w:rsidR="00E57639">
        <w:rPr>
          <w:rFonts w:hint="eastAsia"/>
        </w:rPr>
        <w:t>return</w:t>
      </w:r>
      <w:r w:rsidRPr="00324156">
        <w:t xml:space="preserve"> </w:t>
      </w:r>
      <w:hyperlink w:history="1" w:anchor="GetTrainEmergencyBrakeApplied">
        <w:r w:rsidRPr="004B51BB" w:rsidR="00813AB3">
          <w:rPr>
            <w:rStyle w:val="ac"/>
          </w:rPr>
          <w:t>Offline</w:t>
        </w:r>
        <w:r w:rsidRPr="004B51BB" w:rsidR="00155088">
          <w:rPr>
            <w:rStyle w:val="ac"/>
          </w:rPr>
          <w:t>.G</w:t>
        </w:r>
        <w:r w:rsidRPr="004B51BB">
          <w:rPr>
            <w:rStyle w:val="ac"/>
          </w:rPr>
          <w:t>etTrainEmergencyBrakeApplied</w:t>
        </w:r>
      </w:hyperlink>
      <w:r w:rsidRPr="00324156">
        <w:t>(k)</w:t>
      </w:r>
    </w:p>
    <w:p w:rsidRPr="000048F7" w:rsidR="00612BCE" w:rsidP="000C0D62" w:rsidRDefault="00612BCE">
      <w:pPr>
        <w:pStyle w:val="ReqtifyAltQ"/>
      </w:pPr>
      <w:r w:rsidRPr="000048F7">
        <w:t>#Category=Functional</w:t>
      </w:r>
    </w:p>
    <w:p w:rsidRPr="000048F7" w:rsidR="00612BCE" w:rsidP="000C0D62" w:rsidRDefault="00612BCE">
      <w:pPr>
        <w:pStyle w:val="ReqtifyAltQ"/>
      </w:pPr>
      <w:r w:rsidRPr="000048F7">
        <w:t>#Contribution</w:t>
      </w:r>
      <w:r>
        <w:t>=SIL4</w:t>
      </w:r>
    </w:p>
    <w:p w:rsidR="009328EA" w:rsidP="000C0D62" w:rsidRDefault="00612BCE">
      <w:pPr>
        <w:pStyle w:val="ReqtifyAltQ"/>
        <w:rPr>
          <w:ins w:author="常鸣" w:date="2014-07-03T14:27:00Z" w:id="10443"/>
        </w:rPr>
      </w:pPr>
      <w:del w:author="常鸣" w:date="2014-07-03T14:27:00Z" w:id="10444">
        <w:r w:rsidRPr="000048F7" w:rsidDel="009328EA">
          <w:delText>#S</w:delText>
        </w:r>
      </w:del>
      <w:ins w:author="常鸣" w:date="2014-07-03T14:27:00Z" w:id="10445">
        <w:r w:rsidR="009328EA">
          <w:t>#Allocation=ATP Software</w:t>
        </w:r>
      </w:ins>
      <w:ins w:author="常鸣" w:date="2014-07-03T15:03:00Z" w:id="10446">
        <w:r w:rsidR="006D51C2">
          <w:rPr>
            <w:rFonts w:hint="eastAsia"/>
          </w:rPr>
          <w:t>, Vital Embedded Setting</w:t>
        </w:r>
      </w:ins>
    </w:p>
    <w:p w:rsidRPr="000048F7" w:rsidR="00612BCE" w:rsidP="000C0D62" w:rsidRDefault="009328EA">
      <w:pPr>
        <w:pStyle w:val="ReqtifyAltQ"/>
      </w:pPr>
      <w:ins w:author="常鸣" w:date="2014-07-03T14:27:00Z" w:id="10447">
        <w:r>
          <w:t>#S</w:t>
        </w:r>
      </w:ins>
      <w:r w:rsidRPr="000048F7" w:rsidR="00612BCE">
        <w:t>ource= [iTC_CC-SyAD-</w:t>
      </w:r>
      <w:r w:rsidRPr="000048F7" w:rsidR="00612BCE">
        <w:rPr>
          <w:rFonts w:hint="eastAsia"/>
        </w:rPr>
        <w:t>1003</w:t>
      </w:r>
      <w:r w:rsidRPr="000048F7" w:rsidR="00612BCE">
        <w:t>]</w:t>
      </w:r>
      <w:r w:rsidR="00612BCE">
        <w:rPr>
          <w:rFonts w:hint="eastAsia"/>
        </w:rPr>
        <w:t>,</w:t>
      </w:r>
      <w:r w:rsidRPr="00260537" w:rsidR="00260537">
        <w:t xml:space="preserve"> </w:t>
      </w:r>
      <w:r w:rsidRPr="00353C27" w:rsidR="00260537">
        <w:t>[iTC_CC-SyAD-</w:t>
      </w:r>
      <w:r w:rsidRPr="00353C27" w:rsidR="00260537">
        <w:rPr>
          <w:rFonts w:hint="eastAsia"/>
        </w:rPr>
        <w:t>1</w:t>
      </w:r>
      <w:r w:rsidR="00260537">
        <w:rPr>
          <w:rFonts w:hint="eastAsia"/>
        </w:rPr>
        <w:t>224</w:t>
      </w:r>
      <w:r w:rsidRPr="00353C27" w:rsidR="00260537">
        <w:t>]</w:t>
      </w:r>
      <w:r w:rsidR="00260537">
        <w:rPr>
          <w:rFonts w:hint="eastAsia"/>
        </w:rPr>
        <w:t xml:space="preserve">, </w:t>
      </w:r>
      <w:r w:rsidRPr="00045728" w:rsidR="00612BCE">
        <w:t>[iTC_CC_ATP_SwHA-0222]</w:t>
      </w:r>
    </w:p>
    <w:p w:rsidRPr="000048F7" w:rsidR="00612BCE" w:rsidP="000C0D62" w:rsidRDefault="00612BCE">
      <w:pPr>
        <w:pStyle w:val="ReqtifyAltQ"/>
      </w:pPr>
      <w:r w:rsidRPr="000048F7">
        <w:t>[End]</w:t>
      </w:r>
    </w:p>
    <w:p w:rsidR="00612BCE" w:rsidP="00C93484" w:rsidRDefault="00612BCE">
      <w:pPr>
        <w:pStyle w:val="Reqtify"/>
      </w:pPr>
    </w:p>
    <w:p w:rsidRPr="00AB13B8" w:rsidR="001F33EB" w:rsidP="00C93484" w:rsidRDefault="001F33EB">
      <w:pPr>
        <w:pStyle w:val="Reqtify"/>
      </w:pPr>
    </w:p>
    <w:p w:rsidR="0054619B" w:rsidP="00704491" w:rsidRDefault="0054619B">
      <w:pPr>
        <w:pStyle w:val="ReqtifyAltR"/>
      </w:pPr>
      <w:r>
        <w:t>[iTC_CC_ATP-SwRS-</w:t>
      </w:r>
      <w:r>
        <w:rPr>
          <w:rFonts w:hint="eastAsia"/>
        </w:rPr>
        <w:t>0073</w:t>
      </w:r>
      <w:r>
        <w:t>]</w:t>
      </w:r>
    </w:p>
    <w:p w:rsidR="0054619B" w:rsidP="00C93484" w:rsidRDefault="003A11D3">
      <w:pPr>
        <w:pStyle w:val="Reqtify"/>
      </w:pPr>
      <w:bookmarkStart w:name="TrainParkingBrakeApplied" w:id="10448"/>
      <w:r w:rsidRPr="00BF4172">
        <w:rPr>
          <w:rStyle w:val="aff2"/>
          <w:bCs w:val="0"/>
          <w:iCs w:val="0"/>
        </w:rPr>
        <w:t>TrainParkingBrakeApplied</w:t>
      </w:r>
      <w:bookmarkEnd w:id="10448"/>
      <w:r w:rsidR="0054619B">
        <w:rPr>
          <w:rFonts w:hint="eastAsia"/>
        </w:rPr>
        <w:t>，任一端车头已施加停车制动，则认为停车制动已施加。其状态来自于项目可配置的列车输入采集。</w:t>
      </w:r>
    </w:p>
    <w:p w:rsidRPr="00110B42" w:rsidR="0054619B" w:rsidP="00C93484" w:rsidRDefault="0054619B">
      <w:pPr>
        <w:pStyle w:val="Reqtify"/>
      </w:pPr>
      <w:r w:rsidRPr="00110B42">
        <w:rPr>
          <w:rFonts w:hint="eastAsia"/>
        </w:rPr>
        <w:t xml:space="preserve">The term </w:t>
      </w:r>
      <w:hyperlink w:history="1" w:anchor="TrainParkingBrakeApplied">
        <w:r w:rsidR="003A11D3">
          <w:rPr>
            <w:rStyle w:val="ac"/>
          </w:rPr>
          <w:t>TrainParkingBrakeApplied</w:t>
        </w:r>
      </w:hyperlink>
      <w:r w:rsidRPr="00110B42">
        <w:rPr>
          <w:rFonts w:hint="eastAsia"/>
        </w:rPr>
        <w:t xml:space="preserve"> stands for that either of the </w:t>
      </w:r>
      <w:r>
        <w:rPr>
          <w:rFonts w:hint="eastAsia"/>
        </w:rPr>
        <w:t xml:space="preserve">train </w:t>
      </w:r>
      <w:r>
        <w:t>ends</w:t>
      </w:r>
      <w:r>
        <w:rPr>
          <w:rFonts w:hint="eastAsia"/>
        </w:rPr>
        <w:t xml:space="preserve"> is in parking brake.</w:t>
      </w:r>
    </w:p>
    <w:p w:rsidRPr="00775C55" w:rsidR="0054619B" w:rsidP="00C93484" w:rsidRDefault="0054619B">
      <w:pPr>
        <w:pStyle w:val="Reqtify"/>
      </w:pPr>
    </w:p>
    <w:p w:rsidR="00A75648" w:rsidP="000431E0" w:rsidRDefault="00A75648">
      <w:pPr>
        <w:pStyle w:val="af7"/>
      </w:pPr>
      <w:r>
        <w:t xml:space="preserve">def </w:t>
      </w:r>
      <w:hyperlink w:history="1" w:anchor="TrainParkingBrakeApplied">
        <w:r w:rsidR="003A11D3">
          <w:rPr>
            <w:rStyle w:val="ac"/>
          </w:rPr>
          <w:t>TrainParkingBrakeApplied</w:t>
        </w:r>
      </w:hyperlink>
      <w:r>
        <w:t>(k):</w:t>
      </w:r>
    </w:p>
    <w:p w:rsidR="00A75648" w:rsidP="000431E0" w:rsidRDefault="00A75648">
      <w:pPr>
        <w:pStyle w:val="af7"/>
      </w:pPr>
      <w:r>
        <w:t xml:space="preserve">    </w:t>
      </w:r>
      <w:r w:rsidR="00E57639">
        <w:rPr>
          <w:rFonts w:hint="eastAsia"/>
        </w:rPr>
        <w:t>return</w:t>
      </w:r>
      <w:r>
        <w:t xml:space="preserve"> </w:t>
      </w:r>
      <w:hyperlink w:history="1" w:anchor="GetTrainParkingBrakeApplied">
        <w:r w:rsidRPr="004B51BB" w:rsidR="00813AB3">
          <w:rPr>
            <w:rStyle w:val="ac"/>
          </w:rPr>
          <w:t>Offline</w:t>
        </w:r>
        <w:r w:rsidRPr="004B51BB" w:rsidR="00155088">
          <w:rPr>
            <w:rStyle w:val="ac"/>
          </w:rPr>
          <w:t>.</w:t>
        </w:r>
        <w:r w:rsidRPr="004B51BB" w:rsidR="003A11D3">
          <w:rPr>
            <w:rStyle w:val="ac"/>
          </w:rPr>
          <w:t>GetTrainParkingBrakeApplied</w:t>
        </w:r>
      </w:hyperlink>
      <w:r>
        <w:t>(k)</w:t>
      </w:r>
    </w:p>
    <w:p w:rsidRPr="008A1414" w:rsidR="0054619B" w:rsidP="000C0D62" w:rsidRDefault="0054619B">
      <w:pPr>
        <w:pStyle w:val="ReqtifyAltQ"/>
      </w:pPr>
      <w:r w:rsidRPr="008A1414">
        <w:t>#Category=Functional</w:t>
      </w:r>
    </w:p>
    <w:p w:rsidRPr="008A1414" w:rsidR="0054619B" w:rsidP="000C0D62" w:rsidRDefault="0054619B">
      <w:pPr>
        <w:pStyle w:val="ReqtifyAltQ"/>
      </w:pPr>
      <w:r w:rsidRPr="008A1414">
        <w:t>#Contribution</w:t>
      </w:r>
      <w:r>
        <w:t>=SIL4</w:t>
      </w:r>
    </w:p>
    <w:p w:rsidR="009328EA" w:rsidP="000C0D62" w:rsidRDefault="0054619B">
      <w:pPr>
        <w:pStyle w:val="ReqtifyAltQ"/>
        <w:rPr>
          <w:ins w:author="常鸣" w:date="2014-07-03T14:27:00Z" w:id="10449"/>
        </w:rPr>
      </w:pPr>
      <w:del w:author="常鸣" w:date="2014-07-03T14:27:00Z" w:id="10450">
        <w:r w:rsidRPr="008A1414" w:rsidDel="009328EA">
          <w:delText>#S</w:delText>
        </w:r>
      </w:del>
      <w:ins w:author="常鸣" w:date="2014-07-03T14:27:00Z" w:id="10451">
        <w:r w:rsidR="009328EA">
          <w:t>#Allocation=ATP Software</w:t>
        </w:r>
      </w:ins>
      <w:ins w:author="常鸣" w:date="2014-07-03T15:03:00Z" w:id="10452">
        <w:r w:rsidR="006D51C2">
          <w:rPr>
            <w:rFonts w:hint="eastAsia"/>
          </w:rPr>
          <w:t>, Vital Embedded Setting</w:t>
        </w:r>
      </w:ins>
    </w:p>
    <w:p w:rsidRPr="008A1414" w:rsidR="0054619B" w:rsidP="000C0D62" w:rsidRDefault="009328EA">
      <w:pPr>
        <w:pStyle w:val="ReqtifyAltQ"/>
      </w:pPr>
      <w:ins w:author="常鸣" w:date="2014-07-03T14:27:00Z" w:id="10453">
        <w:r>
          <w:t>#S</w:t>
        </w:r>
      </w:ins>
      <w:r w:rsidRPr="008A1414" w:rsidR="0054619B">
        <w:t>ource=</w:t>
      </w:r>
      <w:r w:rsidR="0054619B">
        <w:rPr>
          <w:rFonts w:hint="eastAsia"/>
        </w:rPr>
        <w:t>[iTC_CC-SyAD-0233</w:t>
      </w:r>
      <w:r w:rsidR="0081001C">
        <w:rPr>
          <w:rFonts w:hint="eastAsia"/>
        </w:rPr>
        <w:t>], [</w:t>
      </w:r>
      <w:r w:rsidR="0054619B">
        <w:rPr>
          <w:rFonts w:hint="eastAsia"/>
        </w:rPr>
        <w:t>iTC_CC-SyAD-0234], [iTC_CC-SyAD-0235],</w:t>
      </w:r>
      <w:r w:rsidRPr="00353C27" w:rsidR="0054619B">
        <w:t xml:space="preserve"> [iTC_CC-SyAD-</w:t>
      </w:r>
      <w:r w:rsidRPr="00353C27" w:rsidR="0054619B">
        <w:rPr>
          <w:rFonts w:hint="eastAsia"/>
        </w:rPr>
        <w:t>1003</w:t>
      </w:r>
      <w:r w:rsidRPr="00353C27" w:rsidR="0054619B">
        <w:t>]</w:t>
      </w:r>
      <w:r w:rsidR="0054619B">
        <w:rPr>
          <w:rFonts w:hint="eastAsia"/>
        </w:rPr>
        <w:t>,</w:t>
      </w:r>
      <w:r w:rsidRPr="00260537" w:rsidR="00260537">
        <w:t xml:space="preserve"> </w:t>
      </w:r>
      <w:r w:rsidRPr="00353C27" w:rsidR="00260537">
        <w:t>[iTC_CC-SyAD-</w:t>
      </w:r>
      <w:r w:rsidRPr="00353C27" w:rsidR="00260537">
        <w:rPr>
          <w:rFonts w:hint="eastAsia"/>
        </w:rPr>
        <w:t>1</w:t>
      </w:r>
      <w:r w:rsidR="00260537">
        <w:rPr>
          <w:rFonts w:hint="eastAsia"/>
        </w:rPr>
        <w:t>223</w:t>
      </w:r>
      <w:r w:rsidRPr="00353C27" w:rsidR="00260537">
        <w:t>]</w:t>
      </w:r>
      <w:r w:rsidR="00260537">
        <w:rPr>
          <w:rFonts w:hint="eastAsia"/>
        </w:rPr>
        <w:t xml:space="preserve">, </w:t>
      </w:r>
      <w:r w:rsidRPr="00045728" w:rsidR="0054619B">
        <w:t>[iTC_CC_ATP_SwHA-0222]</w:t>
      </w:r>
    </w:p>
    <w:p w:rsidRPr="008A1414" w:rsidR="0054619B" w:rsidP="000C0D62" w:rsidRDefault="0054619B">
      <w:pPr>
        <w:pStyle w:val="ReqtifyAltQ"/>
      </w:pPr>
      <w:r w:rsidRPr="008A1414">
        <w:t>[End]</w:t>
      </w:r>
    </w:p>
    <w:p w:rsidR="0054619B" w:rsidP="00704491" w:rsidRDefault="0054619B">
      <w:pPr>
        <w:pStyle w:val="ReqtifyAltR"/>
      </w:pPr>
    </w:p>
    <w:p w:rsidR="003439CA" w:rsidP="00C93484" w:rsidRDefault="003439CA">
      <w:pPr>
        <w:pStyle w:val="Reqtify"/>
      </w:pPr>
    </w:p>
    <w:p w:rsidR="003439CA" w:rsidP="00704491" w:rsidRDefault="003439CA">
      <w:pPr>
        <w:pStyle w:val="ReqtifyAltR"/>
      </w:pPr>
      <w:r>
        <w:t>[iTC_CC_ATP-SwRS-0</w:t>
      </w:r>
      <w:r>
        <w:rPr>
          <w:rFonts w:hint="eastAsia"/>
        </w:rPr>
        <w:t>329</w:t>
      </w:r>
      <w:r>
        <w:t>]</w:t>
      </w:r>
    </w:p>
    <w:p w:rsidR="003439CA" w:rsidP="00C93484" w:rsidRDefault="00915CD9">
      <w:pPr>
        <w:pStyle w:val="Reqtify"/>
      </w:pPr>
      <w:bookmarkStart w:name="TrainSafelyImmobilised" w:id="10454"/>
      <w:r w:rsidRPr="00BF4172">
        <w:rPr>
          <w:rStyle w:val="aff2"/>
          <w:bCs w:val="0"/>
          <w:iCs w:val="0"/>
        </w:rPr>
        <w:t>TrainSafelyImmobilised</w:t>
      </w:r>
      <w:bookmarkEnd w:id="10454"/>
      <w:r w:rsidR="003439CA">
        <w:rPr>
          <w:rFonts w:hint="eastAsia"/>
        </w:rPr>
        <w:t>，判断是否已经安全停车</w:t>
      </w:r>
    </w:p>
    <w:p w:rsidR="003439CA" w:rsidP="00C93484" w:rsidRDefault="003439CA">
      <w:pPr>
        <w:pStyle w:val="Reqtify"/>
      </w:pPr>
      <w:r w:rsidRPr="00634120">
        <w:t>ATP shall consider that train safely immobilized if:</w:t>
      </w:r>
    </w:p>
    <w:p w:rsidR="003439CA" w:rsidP="00FA0FBB" w:rsidRDefault="003439CA">
      <w:pPr>
        <w:pStyle w:val="AltX"/>
      </w:pPr>
      <w:r>
        <w:rPr>
          <w:rFonts w:hint="eastAsia"/>
        </w:rPr>
        <w:t>T</w:t>
      </w:r>
      <w:r w:rsidRPr="00634120">
        <w:t xml:space="preserve">rain </w:t>
      </w:r>
      <w:r>
        <w:rPr>
          <w:rFonts w:hint="eastAsia"/>
        </w:rPr>
        <w:t>b</w:t>
      </w:r>
      <w:r w:rsidRPr="00634120">
        <w:t xml:space="preserve">rake </w:t>
      </w:r>
      <w:r>
        <w:rPr>
          <w:rFonts w:hint="eastAsia"/>
        </w:rPr>
        <w:t>ha</w:t>
      </w:r>
      <w:r w:rsidRPr="00634120">
        <w:t>s detected safely applied</w:t>
      </w:r>
      <w:r w:rsidR="00C530E5">
        <w:rPr>
          <w:rFonts w:hint="eastAsia"/>
        </w:rPr>
        <w:t>, or t</w:t>
      </w:r>
      <w:r>
        <w:rPr>
          <w:rFonts w:hint="eastAsia"/>
        </w:rPr>
        <w:t>rain parking brake is detected;</w:t>
      </w:r>
    </w:p>
    <w:p w:rsidR="003439CA" w:rsidP="00FA0FBB" w:rsidRDefault="003439CA">
      <w:pPr>
        <w:pStyle w:val="AltX"/>
      </w:pPr>
      <w:r>
        <w:rPr>
          <w:rFonts w:hint="eastAsia"/>
        </w:rPr>
        <w:lastRenderedPageBreak/>
        <w:t>A</w:t>
      </w:r>
      <w:r w:rsidRPr="00634120">
        <w:t>nd train is detected at filtered stop.</w:t>
      </w:r>
    </w:p>
    <w:p w:rsidR="00D31C7D" w:rsidP="000431E0" w:rsidRDefault="00D31C7D">
      <w:pPr>
        <w:pStyle w:val="af7"/>
      </w:pPr>
      <w:r>
        <w:t xml:space="preserve">def </w:t>
      </w:r>
      <w:hyperlink w:history="1" w:anchor="TrainSafelyImmobilised">
        <w:r w:rsidR="00915CD9">
          <w:rPr>
            <w:rStyle w:val="ac"/>
          </w:rPr>
          <w:t>TrainSafelyImmobilised</w:t>
        </w:r>
      </w:hyperlink>
      <w:r>
        <w:rPr>
          <w:color w:val="FF8000"/>
        </w:rPr>
        <w:t>(</w:t>
      </w:r>
      <w:r>
        <w:t>k</w:t>
      </w:r>
      <w:r>
        <w:rPr>
          <w:color w:val="FF8000"/>
        </w:rPr>
        <w:t>)</w:t>
      </w:r>
      <w:r>
        <w:t>:</w:t>
      </w:r>
    </w:p>
    <w:p w:rsidR="00D31C7D" w:rsidP="000431E0" w:rsidRDefault="00D31C7D">
      <w:pPr>
        <w:pStyle w:val="af7"/>
      </w:pPr>
      <w:r>
        <w:t xml:space="preserve">    return </w:t>
      </w:r>
      <w:r w:rsidRPr="00086F6D">
        <w:t>((</w:t>
      </w:r>
      <w:hyperlink w:history="1" w:anchor="TrainEmergencyBrakeApplied">
        <w:r w:rsidR="003A11D3">
          <w:rPr>
            <w:rStyle w:val="ac"/>
          </w:rPr>
          <w:t>TrainEmergencyBrakeApplied</w:t>
        </w:r>
      </w:hyperlink>
      <w:r w:rsidRPr="00086F6D">
        <w:t>(</w:t>
      </w:r>
      <w:r>
        <w:t>k</w:t>
      </w:r>
      <w:r w:rsidRPr="00086F6D">
        <w:t>)</w:t>
      </w:r>
    </w:p>
    <w:p w:rsidR="00D31C7D" w:rsidP="000431E0" w:rsidRDefault="00D31C7D">
      <w:pPr>
        <w:pStyle w:val="af7"/>
      </w:pPr>
      <w:r>
        <w:t xml:space="preserve">             or </w:t>
      </w:r>
      <w:hyperlink w:history="1" w:anchor="TrainParkingBrakeApplied">
        <w:r w:rsidR="003A11D3">
          <w:rPr>
            <w:rStyle w:val="ac"/>
          </w:rPr>
          <w:t>TrainParkingBrakeApplied</w:t>
        </w:r>
      </w:hyperlink>
      <w:r w:rsidRPr="00086F6D">
        <w:t>(</w:t>
      </w:r>
      <w:r>
        <w:t>k</w:t>
      </w:r>
      <w:r w:rsidRPr="00086F6D">
        <w:t>))</w:t>
      </w:r>
    </w:p>
    <w:p w:rsidR="003439CA" w:rsidP="000431E0" w:rsidRDefault="00D31C7D">
      <w:pPr>
        <w:pStyle w:val="af7"/>
      </w:pPr>
      <w:r>
        <w:t xml:space="preserve">            and </w:t>
      </w:r>
      <w:hyperlink w:history="1" w:anchor="TrainFilteredStopped">
        <w:r w:rsidR="008B283E">
          <w:rPr>
            <w:rStyle w:val="ac"/>
          </w:rPr>
          <w:t>TrainFilteredStopped</w:t>
        </w:r>
      </w:hyperlink>
      <w:r w:rsidRPr="00086F6D">
        <w:t>(</w:t>
      </w:r>
      <w:r>
        <w:t>k</w:t>
      </w:r>
      <w:r w:rsidRPr="00086F6D">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455"/>
        </w:rPr>
      </w:pPr>
      <w:del w:author="常鸣" w:date="2014-07-03T14:27:00Z" w:id="10456">
        <w:r w:rsidRPr="008A1414" w:rsidDel="009328EA">
          <w:delText>#S</w:delText>
        </w:r>
      </w:del>
      <w:ins w:author="常鸣" w:date="2014-07-03T14:27:00Z" w:id="10457">
        <w:r w:rsidR="009328EA">
          <w:t>#Allocation=ATP Software</w:t>
        </w:r>
      </w:ins>
    </w:p>
    <w:p w:rsidRPr="008A1414" w:rsidR="003439CA" w:rsidP="000C0D62" w:rsidRDefault="009328EA">
      <w:pPr>
        <w:pStyle w:val="ReqtifyAltQ"/>
      </w:pPr>
      <w:ins w:author="常鸣" w:date="2014-07-03T14:27:00Z" w:id="10458">
        <w:r>
          <w:t>#S</w:t>
        </w:r>
      </w:ins>
      <w:r w:rsidRPr="008A1414" w:rsidR="003439CA">
        <w:t>ource=</w:t>
      </w:r>
      <w:r w:rsidR="003439CA">
        <w:rPr>
          <w:rFonts w:hint="eastAsia"/>
        </w:rPr>
        <w:t>[iTC_CC-SyAD-0236], [</w:t>
      </w:r>
      <w:r w:rsidR="003439CA">
        <w:t>iTC_CC_ATP_SwHA</w:t>
      </w:r>
      <w:r w:rsidRPr="009B3F4C" w:rsidR="003439CA">
        <w:t>-0135</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D31C7D" w:rsidP="0012674A" w:rsidRDefault="00D31C7D">
      <w:pPr>
        <w:pStyle w:val="4"/>
      </w:pPr>
      <w:bookmarkStart w:name="_Ref385344693" w:id="10459"/>
      <w:r>
        <w:rPr>
          <w:rFonts w:hint="eastAsia"/>
        </w:rPr>
        <w:t>Door opening authorization</w:t>
      </w:r>
      <w:bookmarkEnd w:id="10459"/>
    </w:p>
    <w:p w:rsidR="003439CA" w:rsidP="00C93484" w:rsidRDefault="003439CA">
      <w:pPr>
        <w:pStyle w:val="Reqtify"/>
      </w:pPr>
    </w:p>
    <w:p w:rsidRPr="004220EA" w:rsidR="004220EA" w:rsidP="004220EA" w:rsidRDefault="004220EA">
      <w:pPr>
        <w:pStyle w:val="ReqtifyAltR"/>
      </w:pPr>
      <w:r w:rsidRPr="004220EA">
        <w:t>[iTC_CC_ATP-SwRS-0737]</w:t>
      </w:r>
    </w:p>
    <w:p w:rsidRPr="004220EA" w:rsidR="004220EA" w:rsidP="00C93484" w:rsidRDefault="00915CD9">
      <w:pPr>
        <w:pStyle w:val="Reqtify"/>
      </w:pPr>
      <w:bookmarkStart w:name="NoVitalCorrectlyDocked" w:id="10460"/>
      <w:r w:rsidRPr="00BF4172">
        <w:rPr>
          <w:rStyle w:val="aff2"/>
          <w:bCs w:val="0"/>
          <w:iCs w:val="0"/>
        </w:rPr>
        <w:t>NoVitalCorrectlyDocked</w:t>
      </w:r>
      <w:bookmarkEnd w:id="10460"/>
      <w:r w:rsidR="004220EA">
        <w:rPr>
          <w:rFonts w:hint="eastAsia"/>
        </w:rPr>
        <w:t>，</w:t>
      </w:r>
      <w:r w:rsidRPr="004220EA" w:rsidR="004220EA">
        <w:t>CCNV</w:t>
      </w:r>
      <w:r w:rsidRPr="004220EA" w:rsidR="004220EA">
        <w:t>判断列车是否停在开门授权区内</w:t>
      </w:r>
    </w:p>
    <w:p w:rsidR="004220EA" w:rsidP="000431E0" w:rsidRDefault="004220EA">
      <w:pPr>
        <w:pStyle w:val="af7"/>
      </w:pPr>
      <w:r>
        <w:t xml:space="preserve">def </w:t>
      </w:r>
      <w:hyperlink w:history="1" w:anchor="NoVitalCorrectlyDocked">
        <w:r w:rsidR="00915CD9">
          <w:rPr>
            <w:rStyle w:val="ac"/>
          </w:rPr>
          <w:t>NoVitalCorrectlyDocked</w:t>
        </w:r>
      </w:hyperlink>
      <w:r>
        <w:rPr>
          <w:color w:val="FF8000"/>
        </w:rPr>
        <w:t>(</w:t>
      </w:r>
      <w:r>
        <w:t>k</w:t>
      </w:r>
      <w:r>
        <w:rPr>
          <w:color w:val="FF8000"/>
        </w:rPr>
        <w:t>)</w:t>
      </w:r>
      <w:r>
        <w:t>:</w:t>
      </w:r>
    </w:p>
    <w:p w:rsidR="004220EA" w:rsidP="000431E0" w:rsidRDefault="004220EA">
      <w:pPr>
        <w:pStyle w:val="af7"/>
      </w:pPr>
      <w:r>
        <w:t xml:space="preserve">    return </w:t>
      </w:r>
      <w:r>
        <w:rPr>
          <w:color w:val="FF8000"/>
        </w:rPr>
        <w:t>(</w:t>
      </w:r>
      <w:hyperlink w:history="1" w:anchor="ATOcontrolTimeValid">
        <w:r w:rsidR="00C64E92">
          <w:rPr>
            <w:rStyle w:val="ac"/>
          </w:rPr>
          <w:t>ATOcontrolTimeValid</w:t>
        </w:r>
      </w:hyperlink>
      <w:r>
        <w:rPr>
          <w:color w:val="FF8000"/>
        </w:rPr>
        <w:t>(</w:t>
      </w:r>
      <w:r>
        <w:t>k</w:t>
      </w:r>
      <w:r>
        <w:rPr>
          <w:color w:val="FF8000"/>
        </w:rPr>
        <w:t>)</w:t>
      </w:r>
    </w:p>
    <w:p w:rsidR="004220EA" w:rsidP="000431E0" w:rsidRDefault="004220EA">
      <w:pPr>
        <w:pStyle w:val="af7"/>
      </w:pPr>
      <w:r>
        <w:t xml:space="preserve">            and </w:t>
      </w:r>
      <w:hyperlink w:history="1" w:anchor="NonVitalRequest">
        <w:r w:rsidR="00840F21">
          <w:rPr>
            <w:rStyle w:val="ac"/>
          </w:rPr>
          <w:t>NonVitalRequest</w:t>
        </w:r>
      </w:hyperlink>
      <w:r>
        <w:rPr>
          <w:color w:val="FF8000"/>
        </w:rPr>
        <w:t>(</w:t>
      </w:r>
      <w:r>
        <w:t>k</w:t>
      </w:r>
      <w:r>
        <w:rPr>
          <w:color w:val="FF8000"/>
        </w:rPr>
        <w:t>)</w:t>
      </w:r>
      <w:r w:rsidR="00354F88">
        <w:t>.</w:t>
      </w:r>
      <w:r w:rsidRPr="00014ECC" w:rsidR="00354F88">
        <w:t>T</w:t>
      </w:r>
      <w:r w:rsidRPr="00014ECC">
        <w:t>rain</w:t>
      </w:r>
      <w:r w:rsidR="002C08DB">
        <w:rPr>
          <w:rFonts w:hint="eastAsia"/>
        </w:rPr>
        <w:t>In</w:t>
      </w:r>
      <w:r w:rsidRPr="00014ECC" w:rsidR="00354F88">
        <w:t>C</w:t>
      </w:r>
      <w:r w:rsidRPr="00014ECC">
        <w:t>orrectly</w:t>
      </w:r>
      <w:r w:rsidRPr="00014ECC" w:rsidR="00354F88">
        <w:t>D</w:t>
      </w:r>
      <w:r w:rsidRPr="00014ECC">
        <w:t>ocked</w:t>
      </w:r>
      <w:r w:rsidR="002C08DB">
        <w:rPr>
          <w:rFonts w:hint="eastAsia"/>
        </w:rPr>
        <w:t>Zone</w:t>
      </w:r>
      <w:r w:rsidR="00F958DB">
        <w:rPr>
          <w:rFonts w:hint="eastAsia"/>
        </w:rPr>
        <w:t>)</w:t>
      </w:r>
    </w:p>
    <w:p w:rsidRPr="004220EA" w:rsidR="004220EA" w:rsidP="000C0D62" w:rsidRDefault="004220EA">
      <w:pPr>
        <w:pStyle w:val="ReqtifyAltQ"/>
      </w:pPr>
      <w:r w:rsidRPr="004220EA">
        <w:t>#Category= Functional</w:t>
      </w:r>
    </w:p>
    <w:p w:rsidR="004220EA" w:rsidP="000C0D62" w:rsidRDefault="004220EA">
      <w:pPr>
        <w:pStyle w:val="ReqtifyAltQ"/>
      </w:pPr>
      <w:r w:rsidRPr="004220EA">
        <w:t>#Contribution=SIL</w:t>
      </w:r>
      <w:r w:rsidR="003F0289">
        <w:rPr>
          <w:rFonts w:hint="eastAsia"/>
        </w:rPr>
        <w:t>0</w:t>
      </w:r>
    </w:p>
    <w:p w:rsidR="009328EA" w:rsidP="000C0D62" w:rsidRDefault="00610A4C">
      <w:pPr>
        <w:pStyle w:val="ReqtifyAltQ"/>
        <w:rPr>
          <w:ins w:author="常鸣" w:date="2014-07-03T14:27:00Z" w:id="10461"/>
        </w:rPr>
      </w:pPr>
      <w:del w:author="常鸣" w:date="2014-07-03T14:27:00Z" w:id="10462">
        <w:r w:rsidDel="009328EA">
          <w:rPr>
            <w:rFonts w:hint="eastAsia"/>
          </w:rPr>
          <w:delText>#S</w:delText>
        </w:r>
      </w:del>
      <w:ins w:author="常鸣" w:date="2014-07-03T14:27:00Z" w:id="10463">
        <w:r w:rsidR="009328EA">
          <w:rPr>
            <w:rFonts w:hint="eastAsia"/>
          </w:rPr>
          <w:t>#Allocation=ATP Software</w:t>
        </w:r>
      </w:ins>
    </w:p>
    <w:p w:rsidRPr="004220EA" w:rsidR="00610A4C" w:rsidP="000C0D62" w:rsidRDefault="009328EA">
      <w:pPr>
        <w:pStyle w:val="ReqtifyAltQ"/>
      </w:pPr>
      <w:ins w:author="常鸣" w:date="2014-07-03T14:27:00Z" w:id="10464">
        <w:r>
          <w:rPr>
            <w:rFonts w:hint="eastAsia"/>
          </w:rPr>
          <w:t>#S</w:t>
        </w:r>
      </w:ins>
      <w:r w:rsidR="00610A4C">
        <w:rPr>
          <w:rFonts w:hint="eastAsia"/>
        </w:rPr>
        <w:t>ource=</w:t>
      </w:r>
      <w:r w:rsidR="003F0289">
        <w:rPr>
          <w:rFonts w:hint="eastAsia"/>
        </w:rPr>
        <w:t xml:space="preserve">[iTC_CC-SyAD-0068], </w:t>
      </w:r>
      <w:r w:rsidR="001E67BB">
        <w:rPr>
          <w:rFonts w:hint="eastAsia"/>
        </w:rPr>
        <w:t>[iTC_CC-SyAD-0229]</w:t>
      </w:r>
    </w:p>
    <w:p w:rsidRPr="004220EA" w:rsidR="004220EA" w:rsidP="000C0D62" w:rsidRDefault="004220EA">
      <w:pPr>
        <w:pStyle w:val="ReqtifyAltQ"/>
      </w:pPr>
      <w:r w:rsidRPr="004220EA">
        <w:t>[End]</w:t>
      </w:r>
    </w:p>
    <w:p w:rsidR="004220EA" w:rsidP="00C93484" w:rsidRDefault="004220EA">
      <w:pPr>
        <w:pStyle w:val="Reqtify"/>
      </w:pPr>
    </w:p>
    <w:p w:rsidR="00DD771F" w:rsidP="00C93484" w:rsidRDefault="00DD771F">
      <w:pPr>
        <w:pStyle w:val="Reqtify"/>
      </w:pPr>
    </w:p>
    <w:p w:rsidR="003439CA" w:rsidP="00704491" w:rsidRDefault="003439CA">
      <w:pPr>
        <w:pStyle w:val="ReqtifyAltR"/>
      </w:pPr>
      <w:r>
        <w:t>[iTC_CC_ATP-SwRS-0</w:t>
      </w:r>
      <w:r>
        <w:rPr>
          <w:rFonts w:hint="eastAsia"/>
        </w:rPr>
        <w:t>330</w:t>
      </w:r>
      <w:r>
        <w:t>]</w:t>
      </w:r>
    </w:p>
    <w:p w:rsidR="003439CA" w:rsidP="00C93484" w:rsidRDefault="003A11D3">
      <w:pPr>
        <w:pStyle w:val="Reqtify"/>
      </w:pPr>
      <w:bookmarkStart w:name="LocalATPenableDoorOpening_A" w:id="10465"/>
      <w:r w:rsidRPr="00BF4172">
        <w:rPr>
          <w:rStyle w:val="aff2"/>
          <w:bCs w:val="0"/>
          <w:iCs w:val="0"/>
        </w:rPr>
        <w:t>LocalATPenableDoorOpening_</w:t>
      </w:r>
      <w:r w:rsidR="00BF4172">
        <w:rPr>
          <w:rStyle w:val="aff2"/>
          <w:rFonts w:hint="eastAsia"/>
          <w:bCs w:val="0"/>
          <w:iCs w:val="0"/>
        </w:rPr>
        <w:t>A</w:t>
      </w:r>
      <w:bookmarkEnd w:id="10465"/>
      <w:r w:rsidR="003439CA">
        <w:rPr>
          <w:rFonts w:hint="eastAsia"/>
        </w:rPr>
        <w:t>，</w:t>
      </w:r>
      <w:r w:rsidR="006C18EB">
        <w:rPr>
          <w:rFonts w:hint="eastAsia"/>
        </w:rPr>
        <w:t>本</w:t>
      </w:r>
      <w:r w:rsidR="006C18EB">
        <w:rPr>
          <w:rFonts w:hint="eastAsia"/>
        </w:rPr>
        <w:t>ATP</w:t>
      </w:r>
      <w:r w:rsidR="006C18EB">
        <w:rPr>
          <w:rFonts w:hint="eastAsia"/>
        </w:rPr>
        <w:t>是否</w:t>
      </w:r>
      <w:r w:rsidR="003439CA">
        <w:rPr>
          <w:rFonts w:hint="eastAsia"/>
        </w:rPr>
        <w:t>在站内允许开</w:t>
      </w:r>
      <w:r w:rsidR="003439CA">
        <w:rPr>
          <w:rFonts w:hint="eastAsia"/>
        </w:rPr>
        <w:t>A</w:t>
      </w:r>
      <w:r w:rsidR="003439CA">
        <w:rPr>
          <w:rFonts w:hint="eastAsia"/>
        </w:rPr>
        <w:t>侧车门：</w:t>
      </w:r>
    </w:p>
    <w:p w:rsidR="003439CA" w:rsidP="00C93484" w:rsidRDefault="003439CA">
      <w:pPr>
        <w:pStyle w:val="Reqtify"/>
      </w:pPr>
      <w:r>
        <w:rPr>
          <w:rFonts w:hint="eastAsia"/>
        </w:rPr>
        <w:t>ATP shall determine whether train doors on side A opening. The rules are following:</w:t>
      </w:r>
    </w:p>
    <w:p w:rsidR="004220EA" w:rsidP="000431E0" w:rsidRDefault="004220EA">
      <w:pPr>
        <w:pStyle w:val="af7"/>
      </w:pPr>
      <w:r>
        <w:t xml:space="preserve">def </w:t>
      </w:r>
      <w:hyperlink w:history="1" w:anchor="LocalATPenableDoorOpening_A">
        <w:r w:rsidR="003A11D3">
          <w:rPr>
            <w:rStyle w:val="ac"/>
          </w:rPr>
          <w:t>LocalATPenableDoorOpening_A</w:t>
        </w:r>
      </w:hyperlink>
      <w:r>
        <w:rPr>
          <w:color w:val="FF8000"/>
        </w:rPr>
        <w:t>(</w:t>
      </w:r>
      <w:r>
        <w:t>k</w:t>
      </w:r>
      <w:r>
        <w:rPr>
          <w:color w:val="FF8000"/>
        </w:rPr>
        <w:t>)</w:t>
      </w:r>
      <w:r>
        <w:t>:</w:t>
      </w:r>
    </w:p>
    <w:p w:rsidR="004220EA" w:rsidP="000431E0" w:rsidRDefault="004220EA">
      <w:pPr>
        <w:pStyle w:val="af7"/>
      </w:pPr>
      <w:r>
        <w:t xml:space="preserve">    return </w:t>
      </w:r>
      <w:r>
        <w:rPr>
          <w:color w:val="FF8000"/>
        </w:rPr>
        <w:t>(</w:t>
      </w:r>
      <w:hyperlink w:history="1" w:anchor="TrainLocatedOnKnownPath">
        <w:r w:rsidR="008B4230">
          <w:rPr>
            <w:rStyle w:val="ac"/>
          </w:rPr>
          <w:t>TrainLocatedOnKnownPath</w:t>
        </w:r>
      </w:hyperlink>
      <w:r>
        <w:rPr>
          <w:color w:val="FF8000"/>
        </w:rPr>
        <w:t>(</w:t>
      </w:r>
      <w:r>
        <w:t>k</w:t>
      </w:r>
      <w:r>
        <w:rPr>
          <w:color w:val="FF8000"/>
        </w:rPr>
        <w:t>)</w:t>
      </w:r>
    </w:p>
    <w:p w:rsidR="004220EA" w:rsidP="000431E0" w:rsidRDefault="004220EA">
      <w:pPr>
        <w:pStyle w:val="af7"/>
      </w:pPr>
      <w:r>
        <w:t xml:space="preserve">            and </w:t>
      </w:r>
      <w:hyperlink w:history="1" w:anchor="TrainIncludedInVPEZ_A">
        <w:r w:rsidR="00915CD9">
          <w:rPr>
            <w:rStyle w:val="ac"/>
          </w:rPr>
          <w:t>TrainIncludedInVPEZ_A</w:t>
        </w:r>
      </w:hyperlink>
      <w:r>
        <w:rPr>
          <w:color w:val="FF8000"/>
        </w:rPr>
        <w:t>(</w:t>
      </w:r>
      <w:r>
        <w:t>k</w:t>
      </w:r>
      <w:r>
        <w:rPr>
          <w:color w:val="FF8000"/>
        </w:rPr>
        <w:t>)</w:t>
      </w:r>
    </w:p>
    <w:p w:rsidR="004220EA" w:rsidP="000431E0" w:rsidRDefault="004220EA">
      <w:pPr>
        <w:pStyle w:val="af7"/>
      </w:pPr>
      <w:r>
        <w:t xml:space="preserve">            and </w:t>
      </w:r>
      <w:hyperlink w:history="1" w:anchor="NoVitalCorrectlyDocked">
        <w:r w:rsidR="00915CD9">
          <w:rPr>
            <w:rStyle w:val="ac"/>
          </w:rPr>
          <w:t>NoVitalCorrectlyDocked</w:t>
        </w:r>
      </w:hyperlink>
      <w:r>
        <w:rPr>
          <w:color w:val="FF8000"/>
        </w:rPr>
        <w:t>(</w:t>
      </w:r>
      <w:r>
        <w:t>k</w:t>
      </w:r>
      <w:r>
        <w:rPr>
          <w:color w:val="FF8000"/>
        </w:rPr>
        <w:t>)</w:t>
      </w:r>
    </w:p>
    <w:p w:rsidR="003439CA" w:rsidP="00CE46B7" w:rsidRDefault="004220EA">
      <w:pPr>
        <w:pStyle w:val="af7"/>
      </w:pPr>
      <w:r>
        <w:t xml:space="preserve">            and </w:t>
      </w:r>
      <w:hyperlink w:history="1" w:anchor="TrainSafelyImmobilised">
        <w:r w:rsidR="00915CD9">
          <w:rPr>
            <w:rStyle w:val="ac"/>
          </w:rPr>
          <w:t>TrainSafelyImmobilised</w:t>
        </w:r>
      </w:hyperlink>
      <w:r>
        <w:rPr>
          <w:color w:val="FF8000"/>
        </w:rPr>
        <w:t>(</w:t>
      </w:r>
      <w:r>
        <w:t>k</w:t>
      </w:r>
      <w:r>
        <w:rPr>
          <w:color w:val="FF8000"/>
        </w:rPr>
        <w:t>)</w:t>
      </w:r>
      <w:r w:rsidRPr="00561D0A" w:rsidR="00D064C5">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466"/>
        </w:rPr>
      </w:pPr>
      <w:del w:author="常鸣" w:date="2014-07-03T14:27:00Z" w:id="10467">
        <w:r w:rsidRPr="008A1414" w:rsidDel="009328EA">
          <w:delText>#S</w:delText>
        </w:r>
      </w:del>
      <w:ins w:author="常鸣" w:date="2014-07-03T14:27:00Z" w:id="10468">
        <w:r w:rsidR="009328EA">
          <w:t>#Allocation=ATP Software</w:t>
        </w:r>
      </w:ins>
      <w:ins w:author="常鸣" w:date="2014-07-03T15:03:00Z" w:id="10469">
        <w:r w:rsidR="006D51C2">
          <w:rPr>
            <w:rFonts w:hint="eastAsia"/>
          </w:rPr>
          <w:t>, Vital Embedded Setting</w:t>
        </w:r>
      </w:ins>
    </w:p>
    <w:p w:rsidRPr="008A1414" w:rsidR="003439CA" w:rsidP="000C0D62" w:rsidRDefault="009328EA">
      <w:pPr>
        <w:pStyle w:val="ReqtifyAltQ"/>
      </w:pPr>
      <w:ins w:author="常鸣" w:date="2014-07-03T14:27:00Z" w:id="10470">
        <w:r>
          <w:t>#S</w:t>
        </w:r>
      </w:ins>
      <w:r w:rsidRPr="008A1414" w:rsidR="003439CA">
        <w:t>ource=</w:t>
      </w:r>
      <w:r w:rsidR="003439CA">
        <w:rPr>
          <w:rFonts w:hint="eastAsia"/>
        </w:rPr>
        <w:t>[iTC_CC-SyAD-0216],</w:t>
      </w:r>
      <w:r w:rsidRPr="009B6EE9" w:rsidR="003439CA">
        <w:rPr>
          <w:rFonts w:hint="eastAsia"/>
        </w:rPr>
        <w:t xml:space="preserve"> </w:t>
      </w:r>
      <w:r w:rsidR="003439CA">
        <w:rPr>
          <w:rFonts w:hint="eastAsia"/>
        </w:rPr>
        <w:t>[iTC_CC-SyAD-0229],</w:t>
      </w:r>
      <w:r w:rsidRPr="00EB336E" w:rsidR="003439CA">
        <w:rPr>
          <w:rFonts w:hint="eastAsia"/>
        </w:rPr>
        <w:t xml:space="preserve"> </w:t>
      </w:r>
      <w:r w:rsidR="003439CA">
        <w:rPr>
          <w:rFonts w:hint="eastAsia"/>
        </w:rPr>
        <w:t>[iTC_CC-SyAD-0240],</w:t>
      </w:r>
      <w:r w:rsidRPr="009F3CEC" w:rsidR="003439CA">
        <w:rPr>
          <w:rFonts w:hint="eastAsia"/>
        </w:rPr>
        <w:t xml:space="preserve"> </w:t>
      </w:r>
      <w:r w:rsidR="003439CA">
        <w:rPr>
          <w:rFonts w:hint="eastAsia"/>
        </w:rPr>
        <w:t>[iTC_CC-SyAD-0241],</w:t>
      </w:r>
      <w:r w:rsidRPr="009F3CEC" w:rsidR="003439CA">
        <w:rPr>
          <w:rFonts w:hint="eastAsia"/>
        </w:rPr>
        <w:t xml:space="preserve"> </w:t>
      </w:r>
      <w:r w:rsidR="003439CA">
        <w:rPr>
          <w:rFonts w:hint="eastAsia"/>
        </w:rPr>
        <w:t>[iTC_CC-SyAD-0242],</w:t>
      </w:r>
      <w:r w:rsidRPr="00260537" w:rsidR="00260537">
        <w:rPr>
          <w:rFonts w:hint="eastAsia"/>
        </w:rPr>
        <w:t xml:space="preserve"> </w:t>
      </w:r>
      <w:r w:rsidRPr="00834384" w:rsidR="00260537">
        <w:rPr>
          <w:rFonts w:hint="eastAsia"/>
        </w:rPr>
        <w:t>[iTC_CC-SyAD-</w:t>
      </w:r>
      <w:r w:rsidR="00260537">
        <w:rPr>
          <w:rFonts w:hint="eastAsia"/>
        </w:rPr>
        <w:t>1225</w:t>
      </w:r>
      <w:r w:rsidRPr="00834384" w:rsidR="00260537">
        <w:rPr>
          <w:rFonts w:hint="eastAsia"/>
        </w:rPr>
        <w:t>]</w:t>
      </w:r>
      <w:r w:rsidR="00260537">
        <w:rPr>
          <w:rFonts w:hint="eastAsia"/>
        </w:rPr>
        <w:t>,</w:t>
      </w:r>
      <w:r w:rsidR="003439CA">
        <w:rPr>
          <w:rFonts w:hint="eastAsia"/>
        </w:rPr>
        <w:t xml:space="preserve"> [</w:t>
      </w:r>
      <w:r w:rsidR="003439CA">
        <w:t>iTC_CC_ATP_SwHA</w:t>
      </w:r>
      <w:r w:rsidRPr="009B3F4C" w:rsidR="003439CA">
        <w:t>-0136</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3439CA" w:rsidP="00704491" w:rsidRDefault="003439CA">
      <w:pPr>
        <w:pStyle w:val="ReqtifyAltR"/>
      </w:pPr>
      <w:r>
        <w:lastRenderedPageBreak/>
        <w:t>[iTC_CC_ATP-SwRS-0</w:t>
      </w:r>
      <w:r>
        <w:rPr>
          <w:rFonts w:hint="eastAsia"/>
        </w:rPr>
        <w:t>331</w:t>
      </w:r>
      <w:r>
        <w:t>]</w:t>
      </w:r>
    </w:p>
    <w:p w:rsidR="003439CA" w:rsidP="00C93484" w:rsidRDefault="003A11D3">
      <w:pPr>
        <w:pStyle w:val="Reqtify"/>
      </w:pPr>
      <w:bookmarkStart w:name="LocalATPenableDoorOpening_B" w:id="10471"/>
      <w:r w:rsidRPr="00BF4172">
        <w:rPr>
          <w:rStyle w:val="aff2"/>
          <w:bCs w:val="0"/>
          <w:iCs w:val="0"/>
        </w:rPr>
        <w:t>LocalATPenableDoorOpening_B</w:t>
      </w:r>
      <w:bookmarkEnd w:id="10471"/>
      <w:r w:rsidR="003439CA">
        <w:rPr>
          <w:rFonts w:hint="eastAsia"/>
        </w:rPr>
        <w:t>，</w:t>
      </w:r>
      <w:r w:rsidR="006C18EB">
        <w:rPr>
          <w:rFonts w:hint="eastAsia"/>
        </w:rPr>
        <w:t>本</w:t>
      </w:r>
      <w:r w:rsidR="006C18EB">
        <w:rPr>
          <w:rFonts w:hint="eastAsia"/>
        </w:rPr>
        <w:t>ATP</w:t>
      </w:r>
      <w:r w:rsidR="003439CA">
        <w:rPr>
          <w:rFonts w:hint="eastAsia"/>
        </w:rPr>
        <w:t>是否授权开启</w:t>
      </w:r>
      <w:r w:rsidR="003439CA">
        <w:rPr>
          <w:rFonts w:hint="eastAsia"/>
        </w:rPr>
        <w:t>B</w:t>
      </w:r>
      <w:r w:rsidR="003439CA">
        <w:rPr>
          <w:rFonts w:hint="eastAsia"/>
        </w:rPr>
        <w:t>侧车门：</w:t>
      </w:r>
    </w:p>
    <w:p w:rsidRPr="002504D4" w:rsidR="003439CA" w:rsidP="00C93484" w:rsidRDefault="003439CA">
      <w:pPr>
        <w:pStyle w:val="Reqtify"/>
      </w:pPr>
      <w:r>
        <w:rPr>
          <w:rFonts w:hint="eastAsia"/>
        </w:rPr>
        <w:t>ATP shall determine whether train doors on side B opening. The rules are following:</w:t>
      </w:r>
    </w:p>
    <w:p w:rsidR="004220EA" w:rsidP="000431E0" w:rsidRDefault="004220EA">
      <w:pPr>
        <w:pStyle w:val="af7"/>
      </w:pPr>
      <w:r>
        <w:t xml:space="preserve">def </w:t>
      </w:r>
      <w:hyperlink w:history="1" w:anchor="LocalATPenableDoorOpening_B">
        <w:r w:rsidR="003A11D3">
          <w:rPr>
            <w:rStyle w:val="ac"/>
          </w:rPr>
          <w:t>LocalATPenableDoorOpening_B</w:t>
        </w:r>
      </w:hyperlink>
      <w:r>
        <w:rPr>
          <w:color w:val="FF8000"/>
        </w:rPr>
        <w:t>(</w:t>
      </w:r>
      <w:r>
        <w:t>k</w:t>
      </w:r>
      <w:r>
        <w:rPr>
          <w:color w:val="FF8000"/>
        </w:rPr>
        <w:t>)</w:t>
      </w:r>
      <w:r>
        <w:t>:</w:t>
      </w:r>
    </w:p>
    <w:p w:rsidR="004220EA" w:rsidP="000431E0" w:rsidRDefault="004220EA">
      <w:pPr>
        <w:pStyle w:val="af7"/>
      </w:pPr>
      <w:r>
        <w:t xml:space="preserve">    return </w:t>
      </w:r>
      <w:r>
        <w:rPr>
          <w:color w:val="FF8000"/>
        </w:rPr>
        <w:t>(</w:t>
      </w:r>
      <w:hyperlink w:history="1" w:anchor="TrainLocatedOnKnownPath">
        <w:r w:rsidR="008B4230">
          <w:rPr>
            <w:rStyle w:val="ac"/>
          </w:rPr>
          <w:t>TrainLocatedOnKnownPath</w:t>
        </w:r>
      </w:hyperlink>
      <w:r>
        <w:rPr>
          <w:color w:val="FF8000"/>
        </w:rPr>
        <w:t>(</w:t>
      </w:r>
      <w:r>
        <w:t>k</w:t>
      </w:r>
      <w:r>
        <w:rPr>
          <w:color w:val="FF8000"/>
        </w:rPr>
        <w:t>)</w:t>
      </w:r>
    </w:p>
    <w:p w:rsidR="004220EA" w:rsidP="000431E0" w:rsidRDefault="004220EA">
      <w:pPr>
        <w:pStyle w:val="af7"/>
      </w:pPr>
      <w:r>
        <w:t xml:space="preserve">            and </w:t>
      </w:r>
      <w:hyperlink w:history="1" w:anchor="TrainIncludedInVPEZ_B">
        <w:r w:rsidR="00915CD9">
          <w:rPr>
            <w:rStyle w:val="ac"/>
          </w:rPr>
          <w:t>TrainIncludedInVPEZ_B</w:t>
        </w:r>
      </w:hyperlink>
      <w:r>
        <w:rPr>
          <w:color w:val="FF8000"/>
        </w:rPr>
        <w:t>(</w:t>
      </w:r>
      <w:r>
        <w:t>k</w:t>
      </w:r>
      <w:r>
        <w:rPr>
          <w:color w:val="FF8000"/>
        </w:rPr>
        <w:t>)</w:t>
      </w:r>
    </w:p>
    <w:p w:rsidR="004220EA" w:rsidP="000431E0" w:rsidRDefault="004220EA">
      <w:pPr>
        <w:pStyle w:val="af7"/>
      </w:pPr>
      <w:r>
        <w:t xml:space="preserve">            and </w:t>
      </w:r>
      <w:hyperlink w:history="1" w:anchor="NoVitalCorrectlyDocked">
        <w:r w:rsidR="00915CD9">
          <w:rPr>
            <w:rStyle w:val="ac"/>
          </w:rPr>
          <w:t>NoVitalCorrectlyDocked</w:t>
        </w:r>
      </w:hyperlink>
      <w:r>
        <w:rPr>
          <w:color w:val="FF8000"/>
        </w:rPr>
        <w:t>(</w:t>
      </w:r>
      <w:r>
        <w:t>k</w:t>
      </w:r>
      <w:r>
        <w:rPr>
          <w:color w:val="FF8000"/>
        </w:rPr>
        <w:t>)</w:t>
      </w:r>
    </w:p>
    <w:p w:rsidR="003439CA" w:rsidP="000431E0" w:rsidRDefault="004220EA">
      <w:pPr>
        <w:pStyle w:val="af7"/>
      </w:pPr>
      <w:r>
        <w:t xml:space="preserve">            and </w:t>
      </w:r>
      <w:hyperlink w:history="1" w:anchor="TrainSafelyImmobilised">
        <w:r w:rsidR="00915CD9">
          <w:rPr>
            <w:rStyle w:val="ac"/>
          </w:rPr>
          <w:t>TrainSafelyImmobilised</w:t>
        </w:r>
      </w:hyperlink>
      <w:r>
        <w:rPr>
          <w:color w:val="FF8000"/>
        </w:rPr>
        <w:t>(</w:t>
      </w:r>
      <w:r>
        <w:t>k</w:t>
      </w:r>
      <w:r w:rsidR="00D064C5">
        <w:rPr>
          <w:color w:val="FF8000"/>
        </w:rPr>
        <w:t>)</w:t>
      </w:r>
      <w:r w:rsidRPr="00086F6D" w:rsidR="00D064C5">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472"/>
        </w:rPr>
      </w:pPr>
      <w:del w:author="常鸣" w:date="2014-07-03T14:27:00Z" w:id="10473">
        <w:r w:rsidRPr="008A1414" w:rsidDel="009328EA">
          <w:delText>#S</w:delText>
        </w:r>
      </w:del>
      <w:ins w:author="常鸣" w:date="2014-07-03T14:27:00Z" w:id="10474">
        <w:r w:rsidR="009328EA">
          <w:t>#Allocation=ATP Software</w:t>
        </w:r>
      </w:ins>
      <w:ins w:author="常鸣" w:date="2014-07-03T15:03:00Z" w:id="10475">
        <w:r w:rsidR="006D51C2">
          <w:rPr>
            <w:rFonts w:hint="eastAsia"/>
          </w:rPr>
          <w:t>, Vital Embedded Setting</w:t>
        </w:r>
      </w:ins>
    </w:p>
    <w:p w:rsidRPr="008A1414" w:rsidR="003439CA" w:rsidP="000C0D62" w:rsidRDefault="009328EA">
      <w:pPr>
        <w:pStyle w:val="ReqtifyAltQ"/>
      </w:pPr>
      <w:ins w:author="常鸣" w:date="2014-07-03T14:27:00Z" w:id="10476">
        <w:r>
          <w:t>#S</w:t>
        </w:r>
      </w:ins>
      <w:r w:rsidRPr="008A1414" w:rsidR="003439CA">
        <w:t>ource=</w:t>
      </w:r>
      <w:r w:rsidR="003439CA">
        <w:rPr>
          <w:rFonts w:hint="eastAsia"/>
        </w:rPr>
        <w:t>[iTC_CC-SyAD-0216],</w:t>
      </w:r>
      <w:r w:rsidRPr="009B6EE9" w:rsidR="003439CA">
        <w:rPr>
          <w:rFonts w:hint="eastAsia"/>
        </w:rPr>
        <w:t xml:space="preserve"> </w:t>
      </w:r>
      <w:r w:rsidR="003439CA">
        <w:rPr>
          <w:rFonts w:hint="eastAsia"/>
        </w:rPr>
        <w:t>[iTC_CC-SyAD-0229],</w:t>
      </w:r>
      <w:r w:rsidRPr="00EB336E" w:rsidR="003439CA">
        <w:rPr>
          <w:rFonts w:hint="eastAsia"/>
        </w:rPr>
        <w:t xml:space="preserve"> </w:t>
      </w:r>
      <w:r w:rsidR="003439CA">
        <w:rPr>
          <w:rFonts w:hint="eastAsia"/>
        </w:rPr>
        <w:t>[iTC_CC-SyAD-0240],</w:t>
      </w:r>
      <w:r w:rsidRPr="009F3CEC" w:rsidR="003439CA">
        <w:rPr>
          <w:rFonts w:hint="eastAsia"/>
        </w:rPr>
        <w:t xml:space="preserve"> </w:t>
      </w:r>
      <w:r w:rsidR="003439CA">
        <w:rPr>
          <w:rFonts w:hint="eastAsia"/>
        </w:rPr>
        <w:t>[iTC_CC-SyAD-0241],</w:t>
      </w:r>
      <w:r w:rsidRPr="009F3CEC" w:rsidR="003439CA">
        <w:rPr>
          <w:rFonts w:hint="eastAsia"/>
        </w:rPr>
        <w:t xml:space="preserve"> </w:t>
      </w:r>
      <w:r w:rsidR="003439CA">
        <w:rPr>
          <w:rFonts w:hint="eastAsia"/>
        </w:rPr>
        <w:t>[iTC_CC-SyAD-0242]</w:t>
      </w:r>
      <w:r w:rsidRPr="00834384" w:rsidR="003439CA">
        <w:rPr>
          <w:rFonts w:hint="eastAsia"/>
        </w:rPr>
        <w:t>,</w:t>
      </w:r>
      <w:r w:rsidRPr="00260537" w:rsidR="00260537">
        <w:rPr>
          <w:rFonts w:hint="eastAsia"/>
        </w:rPr>
        <w:t xml:space="preserve"> </w:t>
      </w:r>
      <w:r w:rsidRPr="00834384" w:rsidR="00260537">
        <w:rPr>
          <w:rFonts w:hint="eastAsia"/>
        </w:rPr>
        <w:t>[iTC_CC-SyAD-</w:t>
      </w:r>
      <w:r w:rsidR="00260537">
        <w:rPr>
          <w:rFonts w:hint="eastAsia"/>
        </w:rPr>
        <w:t>1225</w:t>
      </w:r>
      <w:r w:rsidRPr="00834384" w:rsidR="00260537">
        <w:rPr>
          <w:rFonts w:hint="eastAsia"/>
        </w:rPr>
        <w:t>]</w:t>
      </w:r>
      <w:r w:rsidR="00260537">
        <w:rPr>
          <w:rFonts w:hint="eastAsia"/>
        </w:rPr>
        <w:t>,</w:t>
      </w:r>
      <w:r w:rsidR="003439CA">
        <w:rPr>
          <w:rFonts w:hint="eastAsia"/>
        </w:rPr>
        <w:t xml:space="preserve"> [</w:t>
      </w:r>
      <w:r w:rsidR="003439CA">
        <w:t>iTC_CC_ATP_SwHA</w:t>
      </w:r>
      <w:r w:rsidRPr="009B3F4C" w:rsidR="003439CA">
        <w:t>-0136</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1B3C85" w:rsidP="00C93484" w:rsidRDefault="001B3C85">
      <w:pPr>
        <w:pStyle w:val="Reqtify"/>
      </w:pPr>
    </w:p>
    <w:p w:rsidRPr="001B3C85" w:rsidR="001B3C85" w:rsidP="001B3C85" w:rsidRDefault="001B3C85">
      <w:pPr>
        <w:pStyle w:val="ReqtifyAltR"/>
      </w:pPr>
      <w:r w:rsidRPr="001B3C85">
        <w:t>[iTC_CC_ATP-SwRS-0</w:t>
      </w:r>
      <w:r w:rsidR="00655979">
        <w:rPr>
          <w:rFonts w:hint="eastAsia"/>
        </w:rPr>
        <w:t>720</w:t>
      </w:r>
      <w:r w:rsidRPr="001B3C85">
        <w:t>]</w:t>
      </w:r>
    </w:p>
    <w:p w:rsidRPr="001B3C85" w:rsidR="003439CA" w:rsidP="00C93484" w:rsidRDefault="00F42E76">
      <w:pPr>
        <w:pStyle w:val="Reqtify"/>
      </w:pPr>
      <w:bookmarkStart w:name="EnableDoorOpening_A" w:id="10477"/>
      <w:r w:rsidRPr="00BF4172">
        <w:rPr>
          <w:rStyle w:val="aff2"/>
        </w:rPr>
        <w:t>EnableDoorOpening_A</w:t>
      </w:r>
      <w:bookmarkEnd w:id="10477"/>
      <w:r w:rsidR="001B3C85">
        <w:rPr>
          <w:rFonts w:hint="eastAsia"/>
        </w:rPr>
        <w:t>，结合远端</w:t>
      </w:r>
      <w:r w:rsidR="001B3C85">
        <w:rPr>
          <w:rFonts w:hint="eastAsia"/>
        </w:rPr>
        <w:t>ATP</w:t>
      </w:r>
      <w:r w:rsidR="001B3C85">
        <w:rPr>
          <w:rFonts w:hint="eastAsia"/>
        </w:rPr>
        <w:t>结果的开门授权信息。</w:t>
      </w:r>
    </w:p>
    <w:p w:rsidR="00376A46" w:rsidP="000431E0" w:rsidRDefault="00376A46">
      <w:pPr>
        <w:pStyle w:val="af7"/>
      </w:pPr>
      <w:r>
        <w:t xml:space="preserve">def </w:t>
      </w:r>
      <w:hyperlink w:history="1" w:anchor="EnableDoorOpening_A">
        <w:r w:rsidR="00F42E76">
          <w:rPr>
            <w:rStyle w:val="ac"/>
          </w:rPr>
          <w:t>EnableDoorOpening_A</w:t>
        </w:r>
      </w:hyperlink>
      <w:r>
        <w:rPr>
          <w:color w:val="FF8000"/>
        </w:rPr>
        <w:t>(</w:t>
      </w:r>
      <w:r>
        <w:t>k</w:t>
      </w:r>
      <w:r>
        <w:rPr>
          <w:color w:val="FF8000"/>
        </w:rPr>
        <w:t>)</w:t>
      </w:r>
      <w:r>
        <w:t>:</w:t>
      </w:r>
    </w:p>
    <w:p w:rsidR="00376A46" w:rsidP="000431E0" w:rsidRDefault="00376A46">
      <w:pPr>
        <w:pStyle w:val="af7"/>
      </w:pPr>
      <w:r>
        <w:t xml:space="preserve">    return </w:t>
      </w:r>
      <w:r>
        <w:rPr>
          <w:color w:val="FF8000"/>
        </w:rPr>
        <w:t>(</w:t>
      </w:r>
      <w:hyperlink w:history="1" w:anchor="LocalATPenableDoorOpening_A">
        <w:r w:rsidR="003A11D3">
          <w:rPr>
            <w:rStyle w:val="ac"/>
          </w:rPr>
          <w:t>LocalATPenableDoorOpening_A</w:t>
        </w:r>
      </w:hyperlink>
      <w:r>
        <w:rPr>
          <w:color w:val="FF8000"/>
        </w:rPr>
        <w:t>(</w:t>
      </w:r>
      <w:r>
        <w:t>k</w:t>
      </w:r>
      <w:r>
        <w:rPr>
          <w:color w:val="FF8000"/>
        </w:rPr>
        <w:t>)</w:t>
      </w:r>
    </w:p>
    <w:p w:rsidRPr="001B3C85" w:rsidR="001B3C85" w:rsidP="000431E0" w:rsidRDefault="00376A46">
      <w:pPr>
        <w:pStyle w:val="af7"/>
      </w:pPr>
      <w:r>
        <w:t xml:space="preserve">            or </w:t>
      </w:r>
      <w:hyperlink w:history="1" w:anchor="OtherATP">
        <w:r w:rsidR="0021381F">
          <w:rPr>
            <w:rStyle w:val="ac"/>
          </w:rPr>
          <w:t>OtherATP</w:t>
        </w:r>
      </w:hyperlink>
      <w:r w:rsidR="00354F88">
        <w:t>.</w:t>
      </w:r>
      <w:r w:rsidRPr="00260537" w:rsidR="00F42E76">
        <w:t>EnableDoorOpening_A</w:t>
      </w:r>
      <w:r w:rsidR="00F958DB">
        <w:rPr>
          <w:rFonts w:hint="eastAsia"/>
        </w:rPr>
        <w:t>)</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10478"/>
        </w:rPr>
      </w:pPr>
      <w:del w:author="常鸣" w:date="2014-07-03T14:27:00Z" w:id="10479">
        <w:r w:rsidDel="009328EA">
          <w:delText>#S</w:delText>
        </w:r>
      </w:del>
      <w:ins w:author="常鸣" w:date="2014-07-03T14:27:00Z" w:id="10480">
        <w:r w:rsidR="009328EA">
          <w:t>#Allocation=ATP Software</w:t>
        </w:r>
      </w:ins>
    </w:p>
    <w:p w:rsidR="00610A4C" w:rsidP="000C0D62" w:rsidRDefault="009328EA">
      <w:pPr>
        <w:pStyle w:val="ReqtifyAltQ"/>
      </w:pPr>
      <w:ins w:author="常鸣" w:date="2014-07-03T14:27:00Z" w:id="10481">
        <w:r>
          <w:t>#S</w:t>
        </w:r>
      </w:ins>
      <w:r w:rsidR="00610A4C">
        <w:t>ource=</w:t>
      </w:r>
      <w:r w:rsidR="00260537">
        <w:rPr>
          <w:rFonts w:hint="eastAsia"/>
        </w:rPr>
        <w:t>[iTC_CC-SyAD-0242]</w:t>
      </w:r>
    </w:p>
    <w:p w:rsidRPr="001B3C85" w:rsidR="001B3C85" w:rsidP="000C0D62" w:rsidRDefault="00610A4C">
      <w:pPr>
        <w:pStyle w:val="ReqtifyAltQ"/>
      </w:pPr>
      <w:r>
        <w:t>[End]</w:t>
      </w:r>
    </w:p>
    <w:p w:rsidR="001B3C85" w:rsidP="00C93484" w:rsidRDefault="001B3C85">
      <w:pPr>
        <w:pStyle w:val="Reqtify"/>
      </w:pPr>
    </w:p>
    <w:p w:rsidRPr="001B3C85" w:rsidR="001B3C85" w:rsidP="00C93484" w:rsidRDefault="001B3C85">
      <w:pPr>
        <w:pStyle w:val="Reqtify"/>
      </w:pPr>
    </w:p>
    <w:p w:rsidRPr="001B3C85" w:rsidR="001B3C85" w:rsidP="001B3C85" w:rsidRDefault="001B3C85">
      <w:pPr>
        <w:pStyle w:val="ReqtifyAltR"/>
      </w:pPr>
      <w:r w:rsidRPr="001B3C85">
        <w:t>[iTC_CC_ATP-SwRS-0</w:t>
      </w:r>
      <w:r w:rsidR="00655979">
        <w:rPr>
          <w:rFonts w:hint="eastAsia"/>
        </w:rPr>
        <w:t>721</w:t>
      </w:r>
      <w:r w:rsidRPr="001B3C85">
        <w:t>]</w:t>
      </w:r>
    </w:p>
    <w:p w:rsidRPr="001B3C85" w:rsidR="001B3C85" w:rsidP="00C93484" w:rsidRDefault="00915CD9">
      <w:pPr>
        <w:pStyle w:val="Reqtify"/>
      </w:pPr>
      <w:bookmarkStart w:name="EnableDoorOpening_B" w:id="10482"/>
      <w:r w:rsidRPr="00BF4172">
        <w:rPr>
          <w:rStyle w:val="aff2"/>
          <w:bCs w:val="0"/>
          <w:iCs w:val="0"/>
        </w:rPr>
        <w:t>EnableDoorOpening_B</w:t>
      </w:r>
      <w:bookmarkEnd w:id="10482"/>
      <w:r w:rsidRPr="001B3C85" w:rsidR="001B3C85">
        <w:rPr>
          <w:rFonts w:hint="eastAsia"/>
        </w:rPr>
        <w:t>，结合远端</w:t>
      </w:r>
      <w:r w:rsidRPr="001B3C85" w:rsidR="001B3C85">
        <w:rPr>
          <w:rFonts w:hint="eastAsia"/>
        </w:rPr>
        <w:t>ATP</w:t>
      </w:r>
      <w:r w:rsidRPr="001B3C85" w:rsidR="001B3C85">
        <w:rPr>
          <w:rFonts w:hint="eastAsia"/>
        </w:rPr>
        <w:t>结果的开门授权信息。</w:t>
      </w:r>
    </w:p>
    <w:p w:rsidR="00376A46" w:rsidP="000431E0" w:rsidRDefault="00376A46">
      <w:pPr>
        <w:pStyle w:val="af7"/>
      </w:pPr>
      <w:r>
        <w:t xml:space="preserve">def </w:t>
      </w:r>
      <w:hyperlink w:history="1" w:anchor="EnableDoorOpening_B">
        <w:r w:rsidR="00915CD9">
          <w:rPr>
            <w:rStyle w:val="ac"/>
          </w:rPr>
          <w:t>EnableDoorOpening_B</w:t>
        </w:r>
      </w:hyperlink>
      <w:r>
        <w:rPr>
          <w:color w:val="FF8000"/>
        </w:rPr>
        <w:t>(</w:t>
      </w:r>
      <w:r>
        <w:t>k</w:t>
      </w:r>
      <w:r>
        <w:rPr>
          <w:color w:val="FF8000"/>
        </w:rPr>
        <w:t>)</w:t>
      </w:r>
      <w:r>
        <w:t>:</w:t>
      </w:r>
    </w:p>
    <w:p w:rsidR="00376A46" w:rsidP="000431E0" w:rsidRDefault="00376A46">
      <w:pPr>
        <w:pStyle w:val="af7"/>
      </w:pPr>
      <w:r>
        <w:t xml:space="preserve">    return </w:t>
      </w:r>
      <w:r>
        <w:rPr>
          <w:color w:val="FF8000"/>
        </w:rPr>
        <w:t>(</w:t>
      </w:r>
      <w:hyperlink w:history="1" w:anchor="LocalATPenableDoorOpening_B">
        <w:r w:rsidR="003A11D3">
          <w:rPr>
            <w:rStyle w:val="ac"/>
          </w:rPr>
          <w:t>LocalATPenableDoorOpening_B</w:t>
        </w:r>
      </w:hyperlink>
      <w:r>
        <w:rPr>
          <w:color w:val="FF8000"/>
        </w:rPr>
        <w:t>(</w:t>
      </w:r>
      <w:r>
        <w:t>k</w:t>
      </w:r>
      <w:r>
        <w:rPr>
          <w:color w:val="FF8000"/>
        </w:rPr>
        <w:t>)</w:t>
      </w:r>
    </w:p>
    <w:p w:rsidR="001B3C85" w:rsidP="000431E0" w:rsidRDefault="00376A46">
      <w:pPr>
        <w:pStyle w:val="af7"/>
      </w:pPr>
      <w:r>
        <w:t xml:space="preserve">            or </w:t>
      </w:r>
      <w:hyperlink w:history="1" w:anchor="OtherATP">
        <w:r w:rsidR="0021381F">
          <w:rPr>
            <w:rStyle w:val="ac"/>
          </w:rPr>
          <w:t>OtherATP</w:t>
        </w:r>
      </w:hyperlink>
      <w:r>
        <w:rPr>
          <w:color w:val="FF8000"/>
        </w:rPr>
        <w:t>(</w:t>
      </w:r>
      <w:r>
        <w:t>k</w:t>
      </w:r>
      <w:r>
        <w:rPr>
          <w:color w:val="FF8000"/>
        </w:rPr>
        <w:t>)</w:t>
      </w:r>
      <w:r w:rsidR="00354F88">
        <w:t>.</w:t>
      </w:r>
      <w:r w:rsidRPr="00260537" w:rsidR="00915CD9">
        <w:t>EnableDoorOpening_B</w:t>
      </w:r>
      <w:r w:rsidR="00F958DB">
        <w:rPr>
          <w:rFonts w:hint="eastAsia"/>
        </w:rPr>
        <w:t>)</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10483"/>
        </w:rPr>
      </w:pPr>
      <w:del w:author="常鸣" w:date="2014-07-03T14:27:00Z" w:id="10484">
        <w:r w:rsidDel="009328EA">
          <w:delText>#S</w:delText>
        </w:r>
      </w:del>
      <w:ins w:author="常鸣" w:date="2014-07-03T14:27:00Z" w:id="10485">
        <w:r w:rsidR="009328EA">
          <w:t>#Allocation=ATP Software</w:t>
        </w:r>
      </w:ins>
    </w:p>
    <w:p w:rsidR="00610A4C" w:rsidP="000C0D62" w:rsidRDefault="009328EA">
      <w:pPr>
        <w:pStyle w:val="ReqtifyAltQ"/>
      </w:pPr>
      <w:ins w:author="常鸣" w:date="2014-07-03T14:27:00Z" w:id="10486">
        <w:r>
          <w:t>#S</w:t>
        </w:r>
      </w:ins>
      <w:r w:rsidR="00610A4C">
        <w:t>ource=</w:t>
      </w:r>
      <w:r w:rsidR="00260537">
        <w:rPr>
          <w:rFonts w:hint="eastAsia"/>
        </w:rPr>
        <w:t>[iTC_CC-SyAD-0242]</w:t>
      </w:r>
    </w:p>
    <w:p w:rsidRPr="001B3C85" w:rsidR="001B3C85" w:rsidP="000C0D62" w:rsidRDefault="00610A4C">
      <w:pPr>
        <w:pStyle w:val="ReqtifyAltQ"/>
      </w:pPr>
      <w:r>
        <w:t>[End]</w:t>
      </w:r>
    </w:p>
    <w:p w:rsidR="001B3C85" w:rsidP="00C93484" w:rsidRDefault="001B3C85">
      <w:pPr>
        <w:pStyle w:val="Reqtify"/>
      </w:pPr>
    </w:p>
    <w:p w:rsidRPr="003439CA" w:rsidR="003439CA" w:rsidP="00934391" w:rsidRDefault="003439CA">
      <w:pPr>
        <w:pStyle w:val="3"/>
      </w:pPr>
      <w:r w:rsidRPr="00A61D30">
        <w:rPr>
          <w:rFonts w:hint="eastAsia"/>
        </w:rPr>
        <w:lastRenderedPageBreak/>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815"/>
        <w:gridCol w:w="2157"/>
        <w:gridCol w:w="2157"/>
        <w:gridCol w:w="2157"/>
      </w:tblGrid>
      <w:tr w:rsidRPr="00785CC7" w:rsidR="003439CA" w:rsidTr="009256F8">
        <w:tc>
          <w:tcPr>
            <w:tcW w:w="1250" w:type="pct"/>
            <w:tcBorders>
              <w:top w:val="single" w:color="000000" w:sz="12" w:space="0"/>
              <w:bottom w:val="single" w:color="000000" w:sz="4" w:space="0"/>
            </w:tcBorders>
            <w:shd w:val="clear" w:color="auto" w:fill="E0E0E0"/>
          </w:tcPr>
          <w:p w:rsidR="003439CA" w:rsidP="00FA0FBB" w:rsidRDefault="003439CA">
            <w:pPr>
              <w:pStyle w:val="af6"/>
            </w:pPr>
            <w:r w:rsidRPr="00B1730D">
              <w:t>Name</w:t>
            </w:r>
          </w:p>
        </w:tc>
        <w:tc>
          <w:tcPr>
            <w:tcW w:w="1250" w:type="pct"/>
            <w:tcBorders>
              <w:top w:val="single" w:color="000000" w:sz="12" w:space="0"/>
              <w:bottom w:val="single" w:color="000000" w:sz="4" w:space="0"/>
            </w:tcBorders>
            <w:shd w:val="clear" w:color="auto" w:fill="E0E0E0"/>
          </w:tcPr>
          <w:p w:rsidR="003439CA" w:rsidP="00FA0FBB" w:rsidRDefault="003439CA">
            <w:pPr>
              <w:pStyle w:val="af6"/>
            </w:pPr>
            <w:r>
              <w:rPr>
                <w:rFonts w:hint="eastAsia"/>
              </w:rPr>
              <w:t>Safety Critical</w:t>
            </w:r>
          </w:p>
        </w:tc>
        <w:tc>
          <w:tcPr>
            <w:tcW w:w="1250" w:type="pct"/>
            <w:tcBorders>
              <w:top w:val="single" w:color="000000" w:sz="12" w:space="0"/>
              <w:bottom w:val="single" w:color="000000" w:sz="4" w:space="0"/>
            </w:tcBorders>
            <w:shd w:val="clear" w:color="auto" w:fill="E0E0E0"/>
          </w:tcPr>
          <w:p w:rsidR="003439CA" w:rsidP="00FA0FBB" w:rsidRDefault="003439CA">
            <w:pPr>
              <w:pStyle w:val="af6"/>
            </w:pPr>
            <w:r w:rsidRPr="00B1730D">
              <w:t>Observable</w:t>
            </w:r>
          </w:p>
        </w:tc>
        <w:tc>
          <w:tcPr>
            <w:tcW w:w="1250" w:type="pct"/>
            <w:tcBorders>
              <w:top w:val="single" w:color="000000" w:sz="12" w:space="0"/>
              <w:bottom w:val="single" w:color="000000" w:sz="4" w:space="0"/>
            </w:tcBorders>
            <w:shd w:val="clear" w:color="auto" w:fill="E0E0E0"/>
          </w:tcPr>
          <w:p w:rsidR="003439CA" w:rsidP="00FA0FBB" w:rsidRDefault="003439CA">
            <w:pPr>
              <w:pStyle w:val="af6"/>
            </w:pPr>
            <w:r w:rsidRPr="00B1730D">
              <w:t>Logical Type</w:t>
            </w:r>
          </w:p>
        </w:tc>
      </w:tr>
      <w:tr w:rsidR="00E92EF5" w:rsidTr="009256F8">
        <w:tc>
          <w:tcPr>
            <w:tcW w:w="1250" w:type="pct"/>
            <w:tcBorders>
              <w:top w:val="single" w:color="000000" w:sz="4" w:space="0"/>
            </w:tcBorders>
            <w:shd w:val="clear" w:color="auto" w:fill="auto"/>
          </w:tcPr>
          <w:p w:rsidR="00E92EF5" w:rsidP="00591D6B" w:rsidRDefault="00532AED">
            <w:pPr>
              <w:pStyle w:val="AltB0"/>
            </w:pPr>
            <w:hyperlink w:history="1" w:anchor="EnableDoorOpening_A">
              <w:r w:rsidR="00E92EF5">
                <w:rPr>
                  <w:rStyle w:val="ac"/>
                </w:rPr>
                <w:t>EnableDoorOpening_A</w:t>
              </w:r>
            </w:hyperlink>
          </w:p>
        </w:tc>
        <w:tc>
          <w:tcPr>
            <w:tcW w:w="1250" w:type="pct"/>
            <w:tcBorders>
              <w:top w:val="single" w:color="000000" w:sz="4" w:space="0"/>
            </w:tcBorders>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256F8">
        <w:tc>
          <w:tcPr>
            <w:tcW w:w="1250" w:type="pct"/>
            <w:tcBorders>
              <w:top w:val="single" w:color="000000" w:sz="4" w:space="0"/>
            </w:tcBorders>
            <w:shd w:val="clear" w:color="auto" w:fill="auto"/>
          </w:tcPr>
          <w:p w:rsidR="00E92EF5" w:rsidP="00591D6B" w:rsidRDefault="00532AED">
            <w:pPr>
              <w:pStyle w:val="AltB0"/>
            </w:pPr>
            <w:hyperlink w:history="1" w:anchor="EnableDoorOpening_B">
              <w:r w:rsidR="00E92EF5">
                <w:rPr>
                  <w:rStyle w:val="ac"/>
                </w:rPr>
                <w:t>EnableDoorOpening_B</w:t>
              </w:r>
            </w:hyperlink>
          </w:p>
        </w:tc>
        <w:tc>
          <w:tcPr>
            <w:tcW w:w="1250" w:type="pct"/>
            <w:tcBorders>
              <w:top w:val="single" w:color="000000" w:sz="4" w:space="0"/>
            </w:tcBorders>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256F8">
        <w:tc>
          <w:tcPr>
            <w:tcW w:w="1250" w:type="pct"/>
            <w:tcBorders>
              <w:top w:val="single" w:color="000000" w:sz="4" w:space="0"/>
            </w:tcBorders>
            <w:shd w:val="clear" w:color="auto" w:fill="auto"/>
          </w:tcPr>
          <w:p w:rsidR="00E92EF5" w:rsidP="00591D6B" w:rsidRDefault="00532AED">
            <w:pPr>
              <w:pStyle w:val="AltB0"/>
            </w:pPr>
            <w:hyperlink w:history="1" w:anchor="LocalATPenableDoorOpening_A">
              <w:r w:rsidR="00E92EF5">
                <w:rPr>
                  <w:rStyle w:val="ac"/>
                </w:rPr>
                <w:t>LocalATPenableDoorOpening_A</w:t>
              </w:r>
            </w:hyperlink>
          </w:p>
        </w:tc>
        <w:tc>
          <w:tcPr>
            <w:tcW w:w="1250" w:type="pct"/>
            <w:tcBorders>
              <w:top w:val="single" w:color="000000" w:sz="4" w:space="0"/>
            </w:tcBorders>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256F8">
        <w:tc>
          <w:tcPr>
            <w:tcW w:w="1250" w:type="pct"/>
            <w:tcBorders>
              <w:top w:val="single" w:color="000000" w:sz="4" w:space="0"/>
            </w:tcBorders>
            <w:shd w:val="clear" w:color="auto" w:fill="auto"/>
          </w:tcPr>
          <w:p w:rsidR="00E92EF5" w:rsidP="00591D6B" w:rsidRDefault="00532AED">
            <w:pPr>
              <w:pStyle w:val="AltB0"/>
            </w:pPr>
            <w:hyperlink w:history="1" w:anchor="LocalATPenableDoorOpening_B">
              <w:r w:rsidR="00E92EF5">
                <w:rPr>
                  <w:rStyle w:val="ac"/>
                </w:rPr>
                <w:t>LocalATPenableDoorOpening_B</w:t>
              </w:r>
            </w:hyperlink>
          </w:p>
        </w:tc>
        <w:tc>
          <w:tcPr>
            <w:tcW w:w="1250" w:type="pct"/>
            <w:tcBorders>
              <w:top w:val="single" w:color="000000" w:sz="4" w:space="0"/>
            </w:tcBorders>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256F8">
        <w:tc>
          <w:tcPr>
            <w:tcW w:w="1250" w:type="pct"/>
            <w:tcBorders>
              <w:top w:val="single" w:color="000000" w:sz="4" w:space="0"/>
            </w:tcBorders>
            <w:shd w:val="clear" w:color="auto" w:fill="auto"/>
          </w:tcPr>
          <w:p w:rsidR="00E92EF5" w:rsidP="00591D6B" w:rsidRDefault="00532AED">
            <w:pPr>
              <w:pStyle w:val="AltB0"/>
            </w:pPr>
            <w:hyperlink w:history="1" w:anchor="TrainEmergencyBrakeApplied">
              <w:r w:rsidR="00E92EF5">
                <w:rPr>
                  <w:rStyle w:val="ac"/>
                </w:rPr>
                <w:t>TrainEmergencyBrakeApplied</w:t>
              </w:r>
            </w:hyperlink>
          </w:p>
        </w:tc>
        <w:tc>
          <w:tcPr>
            <w:tcW w:w="1250" w:type="pct"/>
            <w:tcBorders>
              <w:top w:val="single" w:color="000000" w:sz="4" w:space="0"/>
            </w:tcBorders>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0E744E" w:rsidTr="009256F8">
        <w:tc>
          <w:tcPr>
            <w:tcW w:w="1250" w:type="pct"/>
            <w:tcBorders>
              <w:top w:val="single" w:color="000000" w:sz="4" w:space="0"/>
            </w:tcBorders>
            <w:shd w:val="clear" w:color="auto" w:fill="auto"/>
          </w:tcPr>
          <w:p w:rsidR="000E744E" w:rsidP="00591D6B" w:rsidRDefault="00532AED">
            <w:pPr>
              <w:pStyle w:val="AltB0"/>
            </w:pPr>
            <w:hyperlink w:history="1" w:anchor="TrainInterVPEZ_A">
              <w:r w:rsidR="000E744E">
                <w:rPr>
                  <w:rStyle w:val="ac"/>
                </w:rPr>
                <w:t>TrainInterVPEZ_A</w:t>
              </w:r>
            </w:hyperlink>
          </w:p>
        </w:tc>
        <w:tc>
          <w:tcPr>
            <w:tcW w:w="1250" w:type="pct"/>
            <w:tcBorders>
              <w:top w:val="single" w:color="000000" w:sz="4" w:space="0"/>
            </w:tcBorders>
          </w:tcPr>
          <w:p w:rsidR="000E744E" w:rsidP="00591D6B" w:rsidRDefault="000E744E">
            <w:pPr>
              <w:pStyle w:val="AltB0"/>
            </w:pPr>
            <w:r>
              <w:rPr>
                <w:rFonts w:hint="eastAsia"/>
              </w:rPr>
              <w:t>√</w:t>
            </w:r>
          </w:p>
        </w:tc>
        <w:tc>
          <w:tcPr>
            <w:tcW w:w="1250" w:type="pct"/>
            <w:tcBorders>
              <w:top w:val="single" w:color="000000" w:sz="4" w:space="0"/>
            </w:tcBorders>
            <w:shd w:val="clear" w:color="auto" w:fill="auto"/>
          </w:tcPr>
          <w:p w:rsidR="000E744E" w:rsidP="00591D6B" w:rsidRDefault="000E744E">
            <w:pPr>
              <w:pStyle w:val="AltB0"/>
            </w:pPr>
            <w:r>
              <w:rPr>
                <w:rFonts w:hint="eastAsia"/>
              </w:rPr>
              <w:t>√</w:t>
            </w:r>
          </w:p>
        </w:tc>
        <w:tc>
          <w:tcPr>
            <w:tcW w:w="1250" w:type="pct"/>
            <w:tcBorders>
              <w:top w:val="single" w:color="000000" w:sz="4" w:space="0"/>
            </w:tcBorders>
            <w:shd w:val="clear" w:color="auto" w:fill="auto"/>
          </w:tcPr>
          <w:p w:rsidR="000E744E"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0E744E" w:rsidTr="009256F8">
        <w:tc>
          <w:tcPr>
            <w:tcW w:w="1250" w:type="pct"/>
            <w:tcBorders>
              <w:top w:val="single" w:color="000000" w:sz="4" w:space="0"/>
            </w:tcBorders>
            <w:shd w:val="clear" w:color="auto" w:fill="auto"/>
          </w:tcPr>
          <w:p w:rsidR="000E744E" w:rsidP="00591D6B" w:rsidRDefault="00532AED">
            <w:pPr>
              <w:pStyle w:val="AltB0"/>
            </w:pPr>
            <w:hyperlink w:history="1" w:anchor="TrainInterVPEZ_B">
              <w:r w:rsidR="000E744E">
                <w:rPr>
                  <w:rStyle w:val="ac"/>
                </w:rPr>
                <w:t>TrainInterVPEZ_B</w:t>
              </w:r>
            </w:hyperlink>
          </w:p>
        </w:tc>
        <w:tc>
          <w:tcPr>
            <w:tcW w:w="1250" w:type="pct"/>
            <w:tcBorders>
              <w:top w:val="single" w:color="000000" w:sz="4" w:space="0"/>
            </w:tcBorders>
          </w:tcPr>
          <w:p w:rsidR="000E744E" w:rsidP="00591D6B" w:rsidRDefault="000E744E">
            <w:pPr>
              <w:pStyle w:val="AltB0"/>
            </w:pPr>
            <w:r>
              <w:rPr>
                <w:rFonts w:hint="eastAsia"/>
              </w:rPr>
              <w:t>√</w:t>
            </w:r>
          </w:p>
        </w:tc>
        <w:tc>
          <w:tcPr>
            <w:tcW w:w="1250" w:type="pct"/>
            <w:tcBorders>
              <w:top w:val="single" w:color="000000" w:sz="4" w:space="0"/>
            </w:tcBorders>
            <w:shd w:val="clear" w:color="auto" w:fill="auto"/>
          </w:tcPr>
          <w:p w:rsidR="000E744E" w:rsidP="00591D6B" w:rsidRDefault="000E744E">
            <w:pPr>
              <w:pStyle w:val="AltB0"/>
            </w:pPr>
            <w:r>
              <w:rPr>
                <w:rFonts w:hint="eastAsia"/>
              </w:rPr>
              <w:t>√</w:t>
            </w:r>
          </w:p>
        </w:tc>
        <w:tc>
          <w:tcPr>
            <w:tcW w:w="1250" w:type="pct"/>
            <w:tcBorders>
              <w:top w:val="single" w:color="000000" w:sz="4" w:space="0"/>
            </w:tcBorders>
            <w:shd w:val="clear" w:color="auto" w:fill="auto"/>
          </w:tcPr>
          <w:p w:rsidR="000E744E"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256F8">
        <w:tc>
          <w:tcPr>
            <w:tcW w:w="1250" w:type="pct"/>
            <w:tcBorders>
              <w:top w:val="single" w:color="000000" w:sz="4" w:space="0"/>
            </w:tcBorders>
            <w:shd w:val="clear" w:color="auto" w:fill="auto"/>
          </w:tcPr>
          <w:p w:rsidR="00E92EF5" w:rsidP="00591D6B" w:rsidRDefault="00532AED">
            <w:pPr>
              <w:pStyle w:val="AltB0"/>
            </w:pPr>
            <w:hyperlink w:history="1" w:anchor="TrainPackingBrakeApplied">
              <w:r w:rsidR="00E92EF5">
                <w:rPr>
                  <w:rStyle w:val="ac"/>
                </w:rPr>
                <w:t>TrainPackingBrakeApplied</w:t>
              </w:r>
            </w:hyperlink>
          </w:p>
        </w:tc>
        <w:tc>
          <w:tcPr>
            <w:tcW w:w="1250" w:type="pct"/>
            <w:tcBorders>
              <w:top w:val="single" w:color="000000" w:sz="4" w:space="0"/>
            </w:tcBorders>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3439CA" w:rsidP="00F23398" w:rsidRDefault="003439CA">
      <w:pPr>
        <w:pStyle w:val="2"/>
        <w:ind w:left="756" w:hanging="756"/>
      </w:pPr>
      <w:bookmarkStart w:name="_Toc309916140" w:id="10487"/>
      <w:bookmarkStart w:name="_Toc309916141" w:id="10488"/>
      <w:bookmarkStart w:name="_Toc309916142" w:id="10489"/>
      <w:bookmarkStart w:name="_Toc309916143" w:id="10490"/>
      <w:bookmarkStart w:name="_Ref268160916" w:id="10491"/>
      <w:bookmarkStart w:name="_Ref278299659" w:id="10492"/>
      <w:bookmarkStart w:name="_Ref345055899" w:id="10493"/>
      <w:bookmarkStart w:name="_Toc348357189" w:id="10494"/>
      <w:bookmarkStart w:name="_Toc349030602" w:id="10495"/>
      <w:bookmarkStart w:name="_Toc347566735" w:id="10496"/>
      <w:bookmarkStart w:name="_Toc345689400" w:id="10497"/>
      <w:bookmarkStart w:name="_Toc376182980" w:id="10498"/>
      <w:bookmarkStart w:name="_Toc392229960" w:id="10499"/>
      <w:bookmarkEnd w:id="10487"/>
      <w:bookmarkEnd w:id="10488"/>
      <w:bookmarkEnd w:id="10489"/>
      <w:bookmarkEnd w:id="10490"/>
      <w:r>
        <w:rPr>
          <w:rFonts w:hint="eastAsia"/>
        </w:rPr>
        <w:t>F</w:t>
      </w:r>
      <w:r w:rsidR="00DC168B">
        <w:rPr>
          <w:rFonts w:hint="eastAsia"/>
        </w:rPr>
        <w:t>6</w:t>
      </w:r>
      <w:r>
        <w:rPr>
          <w:rFonts w:hint="eastAsia"/>
        </w:rPr>
        <w:t>2-Control PSD</w:t>
      </w:r>
      <w:bookmarkEnd w:id="10491"/>
      <w:bookmarkEnd w:id="10492"/>
      <w:r>
        <w:rPr>
          <w:rFonts w:hint="eastAsia"/>
        </w:rPr>
        <w:t xml:space="preserve"> </w:t>
      </w:r>
      <w:r w:rsidR="006F29D1">
        <w:rPr>
          <w:rFonts w:hint="eastAsia"/>
        </w:rPr>
        <w:t>O</w:t>
      </w:r>
      <w:r>
        <w:rPr>
          <w:rFonts w:hint="eastAsia"/>
        </w:rPr>
        <w:t>pening</w:t>
      </w:r>
      <w:r w:rsidR="00397BD9">
        <w:rPr>
          <w:rFonts w:hint="eastAsia"/>
        </w:rPr>
        <w:t xml:space="preserve"> and </w:t>
      </w:r>
      <w:r w:rsidR="006F29D1">
        <w:rPr>
          <w:rFonts w:hint="eastAsia"/>
        </w:rPr>
        <w:t>C</w:t>
      </w:r>
      <w:r>
        <w:rPr>
          <w:rFonts w:hint="eastAsia"/>
        </w:rPr>
        <w:t xml:space="preserve">losing </w:t>
      </w:r>
      <w:r w:rsidR="006F29D1">
        <w:rPr>
          <w:rFonts w:hint="eastAsia"/>
        </w:rPr>
        <w:t>O</w:t>
      </w:r>
      <w:r>
        <w:rPr>
          <w:rFonts w:hint="eastAsia"/>
        </w:rPr>
        <w:t>rder</w:t>
      </w:r>
      <w:bookmarkEnd w:id="10493"/>
      <w:bookmarkEnd w:id="10494"/>
      <w:bookmarkEnd w:id="10495"/>
      <w:bookmarkEnd w:id="10496"/>
      <w:bookmarkEnd w:id="10497"/>
      <w:bookmarkEnd w:id="10498"/>
      <w:bookmarkEnd w:id="10499"/>
    </w:p>
    <w:p w:rsidR="00391D9E" w:rsidP="00C93484" w:rsidRDefault="00391D9E">
      <w:pPr>
        <w:pStyle w:val="Reqtify"/>
      </w:pPr>
      <w:r>
        <w:rPr>
          <w:rFonts w:hint="eastAsia"/>
        </w:rPr>
        <w:t>由</w:t>
      </w:r>
      <w:r>
        <w:rPr>
          <w:rFonts w:hint="eastAsia"/>
        </w:rPr>
        <w:t>ATP</w:t>
      </w:r>
      <w:r>
        <w:rPr>
          <w:rFonts w:hint="eastAsia"/>
        </w:rPr>
        <w:t>根据</w:t>
      </w:r>
      <w:r>
        <w:rPr>
          <w:rFonts w:hint="eastAsia"/>
        </w:rPr>
        <w:t>CCNV</w:t>
      </w:r>
      <w:r>
        <w:rPr>
          <w:rFonts w:hint="eastAsia"/>
        </w:rPr>
        <w:t>的请求，判断当前是否与指定联锁建立或结束通信。在通信建立成功后，</w:t>
      </w:r>
      <w:r>
        <w:rPr>
          <w:rFonts w:hint="eastAsia"/>
        </w:rPr>
        <w:t>ATP</w:t>
      </w:r>
      <w:r>
        <w:rPr>
          <w:rFonts w:hint="eastAsia"/>
        </w:rPr>
        <w:t>应当将来自</w:t>
      </w:r>
      <w:r>
        <w:rPr>
          <w:rFonts w:hint="eastAsia"/>
        </w:rPr>
        <w:t>CCNV</w:t>
      </w:r>
      <w:r>
        <w:rPr>
          <w:rFonts w:hint="eastAsia"/>
        </w:rPr>
        <w:t>的</w:t>
      </w:r>
      <w:r>
        <w:rPr>
          <w:rFonts w:hint="eastAsia"/>
        </w:rPr>
        <w:t>PSD</w:t>
      </w:r>
      <w:r>
        <w:rPr>
          <w:rFonts w:hint="eastAsia"/>
        </w:rPr>
        <w:t>控制命令由安全通信协议发送给联锁。</w:t>
      </w:r>
      <w:r>
        <w:rPr>
          <w:rFonts w:hint="eastAsia"/>
        </w:rPr>
        <w:t>ATP</w:t>
      </w:r>
      <w:r>
        <w:rPr>
          <w:rFonts w:hint="eastAsia"/>
        </w:rPr>
        <w:t>软件最多同时与联锁建立</w:t>
      </w:r>
      <w:r w:rsidRPr="00B1730D">
        <w:rPr>
          <w:rStyle w:val="aff1"/>
        </w:rPr>
        <w:t>MAX_CONNECTED_PSD_NB</w:t>
      </w:r>
      <w:r>
        <w:rPr>
          <w:rFonts w:hint="eastAsia"/>
        </w:rPr>
        <w:t>个通信连接。</w:t>
      </w:r>
    </w:p>
    <w:p w:rsidR="00391D9E" w:rsidP="00C93484" w:rsidRDefault="00391D9E">
      <w:pPr>
        <w:pStyle w:val="Reqtify"/>
      </w:pPr>
      <w:r w:rsidRPr="00C923E8">
        <w:rPr>
          <w:rFonts w:hint="eastAsia"/>
        </w:rPr>
        <w:t xml:space="preserve">According to the </w:t>
      </w:r>
      <w:r>
        <w:rPr>
          <w:rFonts w:hint="eastAsia"/>
        </w:rPr>
        <w:t>intersection</w:t>
      </w:r>
      <w:r w:rsidRPr="00C923E8">
        <w:rPr>
          <w:rFonts w:hint="eastAsia"/>
        </w:rPr>
        <w:t xml:space="preserve"> condition between train </w:t>
      </w:r>
      <w:r>
        <w:rPr>
          <w:rFonts w:hint="eastAsia"/>
        </w:rPr>
        <w:t xml:space="preserve">location and </w:t>
      </w:r>
      <w:r w:rsidRPr="00C923E8">
        <w:rPr>
          <w:rFonts w:hint="eastAsia"/>
        </w:rPr>
        <w:t xml:space="preserve">PSD </w:t>
      </w:r>
      <w:r>
        <w:rPr>
          <w:rFonts w:hint="eastAsia"/>
        </w:rPr>
        <w:t>area, ATP shall</w:t>
      </w:r>
      <w:r w:rsidRPr="00C923E8">
        <w:rPr>
          <w:rFonts w:hint="eastAsia"/>
        </w:rPr>
        <w:t xml:space="preserve"> judge to establish</w:t>
      </w:r>
      <w:r>
        <w:rPr>
          <w:rFonts w:hint="eastAsia"/>
        </w:rPr>
        <w:t xml:space="preserve"> or </w:t>
      </w:r>
      <w:r w:rsidRPr="00C923E8">
        <w:rPr>
          <w:rFonts w:hint="eastAsia"/>
        </w:rPr>
        <w:t xml:space="preserve">end the communication </w:t>
      </w:r>
      <w:r>
        <w:rPr>
          <w:rFonts w:hint="eastAsia"/>
        </w:rPr>
        <w:t>with the</w:t>
      </w:r>
      <w:r w:rsidRPr="00C923E8">
        <w:rPr>
          <w:rFonts w:hint="eastAsia"/>
        </w:rPr>
        <w:t xml:space="preserve"> specified interlock d</w:t>
      </w:r>
      <w:r>
        <w:rPr>
          <w:rFonts w:hint="eastAsia"/>
        </w:rPr>
        <w:t xml:space="preserve">evices. After </w:t>
      </w:r>
      <w:r w:rsidR="002F5731">
        <w:t>establishment</w:t>
      </w:r>
      <w:r>
        <w:rPr>
          <w:rFonts w:hint="eastAsia"/>
        </w:rPr>
        <w:t xml:space="preserve"> succeeded</w:t>
      </w:r>
      <w:r w:rsidRPr="00C923E8">
        <w:rPr>
          <w:rFonts w:hint="eastAsia"/>
        </w:rPr>
        <w:t xml:space="preserve">, ATP should send the PSD order </w:t>
      </w:r>
      <w:r>
        <w:rPr>
          <w:rFonts w:hint="eastAsia"/>
        </w:rPr>
        <w:t xml:space="preserve">come </w:t>
      </w:r>
      <w:r w:rsidRPr="00C923E8">
        <w:rPr>
          <w:rFonts w:hint="eastAsia"/>
        </w:rPr>
        <w:t xml:space="preserve">from CCNV to the interlock through </w:t>
      </w:r>
      <w:r>
        <w:rPr>
          <w:rFonts w:hint="eastAsia"/>
        </w:rPr>
        <w:t>safe</w:t>
      </w:r>
      <w:r w:rsidRPr="00C923E8">
        <w:rPr>
          <w:rFonts w:hint="eastAsia"/>
        </w:rPr>
        <w:t xml:space="preserve"> communication protocols. ATP can conduct the </w:t>
      </w:r>
      <w:r w:rsidRPr="00C923E8">
        <w:rPr>
          <w:rStyle w:val="aff1"/>
        </w:rPr>
        <w:t>MAX_CONNECTED_PSD_NB</w:t>
      </w:r>
      <w:r w:rsidRPr="00C923E8">
        <w:rPr>
          <w:rFonts w:hint="eastAsia"/>
        </w:rPr>
        <w:t xml:space="preserve"> with interlock at the same time</w:t>
      </w:r>
      <w:r>
        <w:rPr>
          <w:rFonts w:hint="eastAsia"/>
        </w:rPr>
        <w:t>.</w:t>
      </w:r>
    </w:p>
    <w:p w:rsidRPr="00391D9E" w:rsidR="00391D9E" w:rsidP="00C93484" w:rsidRDefault="00391D9E">
      <w:pPr>
        <w:pStyle w:val="Reqtify"/>
      </w:pPr>
    </w:p>
    <w:p w:rsidRPr="003439CA" w:rsidR="003439CA" w:rsidP="00934391" w:rsidRDefault="003439CA">
      <w:pPr>
        <w:pStyle w:val="3"/>
      </w:pPr>
      <w:r w:rsidRPr="00A61D30">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662"/>
        <w:gridCol w:w="1326"/>
        <w:gridCol w:w="4298"/>
      </w:tblGrid>
      <w:tr w:rsidRPr="00785CC7" w:rsidR="003439CA" w:rsidTr="000C0D62">
        <w:tc>
          <w:tcPr>
            <w:tcW w:w="1972" w:type="pct"/>
            <w:tcBorders>
              <w:top w:val="single" w:color="000000" w:sz="12" w:space="0"/>
              <w:bottom w:val="single" w:color="000000" w:sz="4" w:space="0"/>
            </w:tcBorders>
            <w:shd w:val="clear" w:color="auto" w:fill="E0E0E0"/>
          </w:tcPr>
          <w:p w:rsidR="003439CA" w:rsidP="00FA0FBB" w:rsidRDefault="003439CA">
            <w:pPr>
              <w:pStyle w:val="af6"/>
            </w:pPr>
            <w:r w:rsidRPr="00B1730D">
              <w:t>Name</w:t>
            </w:r>
          </w:p>
        </w:tc>
        <w:tc>
          <w:tcPr>
            <w:tcW w:w="714" w:type="pct"/>
            <w:tcBorders>
              <w:top w:val="single" w:color="000000" w:sz="12" w:space="0"/>
              <w:bottom w:val="single" w:color="000000" w:sz="4" w:space="0"/>
            </w:tcBorders>
            <w:shd w:val="clear" w:color="auto" w:fill="E0E0E0"/>
          </w:tcPr>
          <w:p w:rsidR="003439CA" w:rsidP="00FA0FBB" w:rsidRDefault="003439CA">
            <w:pPr>
              <w:pStyle w:val="af6"/>
            </w:pPr>
            <w:r w:rsidRPr="00B1730D">
              <w:t>Nature</w:t>
            </w:r>
          </w:p>
        </w:tc>
        <w:tc>
          <w:tcPr>
            <w:tcW w:w="2314" w:type="pct"/>
            <w:tcBorders>
              <w:top w:val="single" w:color="000000" w:sz="12" w:space="0"/>
              <w:bottom w:val="single" w:color="000000" w:sz="4" w:space="0"/>
            </w:tcBorders>
            <w:shd w:val="clear" w:color="auto" w:fill="E0E0E0"/>
          </w:tcPr>
          <w:p w:rsidR="003439CA" w:rsidP="00FA0FBB" w:rsidRDefault="003439CA">
            <w:pPr>
              <w:pStyle w:val="af6"/>
            </w:pPr>
            <w:r w:rsidRPr="00B1730D">
              <w:t>Provided by</w:t>
            </w:r>
          </w:p>
        </w:tc>
      </w:tr>
      <w:tr w:rsidR="00447660" w:rsidTr="000C0D62">
        <w:tc>
          <w:tcPr>
            <w:tcW w:w="1972" w:type="pct"/>
            <w:tcBorders>
              <w:top w:val="single" w:color="000000" w:sz="4" w:space="0"/>
            </w:tcBorders>
            <w:shd w:val="clear" w:color="auto" w:fill="auto"/>
          </w:tcPr>
          <w:p w:rsidR="00447660" w:rsidP="00591D6B" w:rsidRDefault="00532AED">
            <w:pPr>
              <w:pStyle w:val="AltB0"/>
            </w:pPr>
            <w:hyperlink w:history="1" w:anchor="ATOcontrolTimeValid">
              <w:r w:rsidR="00447660">
                <w:rPr>
                  <w:rStyle w:val="ac"/>
                </w:rPr>
                <w:t>ATOcontrolTimeValid</w:t>
              </w:r>
            </w:hyperlink>
          </w:p>
        </w:tc>
        <w:tc>
          <w:tcPr>
            <w:tcW w:w="714" w:type="pct"/>
            <w:tcBorders>
              <w:top w:val="single" w:color="000000" w:sz="4" w:space="0"/>
            </w:tcBorders>
            <w:shd w:val="clear" w:color="auto" w:fill="auto"/>
          </w:tcPr>
          <w:p w:rsidR="00447660" w:rsidP="00591D6B" w:rsidRDefault="00447660">
            <w:pPr>
              <w:pStyle w:val="AltB0"/>
            </w:pPr>
            <w:r>
              <w:rPr>
                <w:rFonts w:hint="eastAsia"/>
              </w:rPr>
              <w:t>Internal</w:t>
            </w:r>
          </w:p>
        </w:tc>
        <w:tc>
          <w:tcPr>
            <w:tcW w:w="2314" w:type="pct"/>
            <w:tcBorders>
              <w:top w:val="single" w:color="000000" w:sz="4" w:space="0"/>
            </w:tcBorders>
            <w:shd w:val="clear" w:color="auto" w:fill="auto"/>
          </w:tcPr>
          <w:p w:rsidR="00447660" w:rsidP="00591D6B" w:rsidRDefault="00447660">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0733AC" w:rsidTr="000C0D62">
        <w:tc>
          <w:tcPr>
            <w:tcW w:w="1972" w:type="pct"/>
            <w:shd w:val="clear" w:color="auto" w:fill="auto"/>
          </w:tcPr>
          <w:p w:rsidR="000733AC" w:rsidP="00591D6B" w:rsidRDefault="00532AED">
            <w:pPr>
              <w:pStyle w:val="AltB0"/>
            </w:pPr>
            <w:hyperlink w:history="1" w:anchor="ATPsetting">
              <w:r w:rsidR="000733AC">
                <w:rPr>
                  <w:rStyle w:val="ac"/>
                </w:rPr>
                <w:t>ATPsetting</w:t>
              </w:r>
            </w:hyperlink>
          </w:p>
        </w:tc>
        <w:tc>
          <w:tcPr>
            <w:tcW w:w="714" w:type="pct"/>
            <w:shd w:val="clear" w:color="auto" w:fill="auto"/>
          </w:tcPr>
          <w:p w:rsidR="000733AC" w:rsidP="00591D6B" w:rsidRDefault="000733AC">
            <w:pPr>
              <w:pStyle w:val="AltB0"/>
            </w:pPr>
            <w:r>
              <w:rPr>
                <w:rFonts w:hint="eastAsia"/>
              </w:rPr>
              <w:t>Internal</w:t>
            </w:r>
          </w:p>
        </w:tc>
        <w:tc>
          <w:tcPr>
            <w:tcW w:w="2314" w:type="pct"/>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0C0D62">
        <w:tc>
          <w:tcPr>
            <w:tcW w:w="1972" w:type="pct"/>
            <w:shd w:val="clear" w:color="auto" w:fill="auto"/>
          </w:tcPr>
          <w:p w:rsidR="00416AAC" w:rsidP="00591D6B" w:rsidRDefault="00532AED">
            <w:pPr>
              <w:pStyle w:val="AltB0"/>
            </w:pPr>
            <w:hyperlink w:history="1" w:anchor="NonVitalRequest">
              <w:r w:rsidR="00416AAC">
                <w:rPr>
                  <w:rStyle w:val="ac"/>
                </w:rPr>
                <w:t>NonVitalRequest</w:t>
              </w:r>
            </w:hyperlink>
          </w:p>
        </w:tc>
        <w:tc>
          <w:tcPr>
            <w:tcW w:w="714" w:type="pct"/>
            <w:shd w:val="clear" w:color="auto" w:fill="auto"/>
          </w:tcPr>
          <w:p w:rsidR="00416AAC" w:rsidP="00591D6B" w:rsidRDefault="00416AAC">
            <w:pPr>
              <w:pStyle w:val="AltB0"/>
            </w:pPr>
            <w:r>
              <w:rPr>
                <w:rFonts w:hint="eastAsia"/>
              </w:rPr>
              <w:t>External</w:t>
            </w:r>
          </w:p>
        </w:tc>
        <w:tc>
          <w:tcPr>
            <w:tcW w:w="2314" w:type="pct"/>
            <w:shd w:val="clear" w:color="auto" w:fill="auto"/>
          </w:tcPr>
          <w:p w:rsidR="00416AAC" w:rsidP="00591D6B" w:rsidRDefault="00416AAC">
            <w:pPr>
              <w:pStyle w:val="AltB0"/>
            </w:pPr>
            <w:r>
              <w:fldChar w:fldCharType="begin"/>
            </w:r>
            <w:r>
              <w:instrText xml:space="preserve"> REF _Ref348357813 \h </w:instrText>
            </w:r>
            <w:r>
              <w:fldChar w:fldCharType="separate"/>
            </w:r>
            <w:r w:rsidR="00DE178B">
              <w:rPr>
                <w:rFonts w:hint="eastAsia"/>
              </w:rPr>
              <w:t>Interface with CC Non Vital</w:t>
            </w:r>
            <w:r>
              <w:fldChar w:fldCharType="end"/>
            </w:r>
          </w:p>
        </w:tc>
      </w:tr>
      <w:tr w:rsidR="00416AAC" w:rsidTr="000C0D62">
        <w:tc>
          <w:tcPr>
            <w:tcW w:w="1972" w:type="pct"/>
            <w:shd w:val="clear" w:color="auto" w:fill="auto"/>
          </w:tcPr>
          <w:p w:rsidR="00416AAC" w:rsidP="00591D6B" w:rsidRDefault="00532AED">
            <w:pPr>
              <w:pStyle w:val="AltB0"/>
            </w:pPr>
            <w:hyperlink w:history="1" w:anchor="OtherATP">
              <w:r w:rsidR="00416AAC">
                <w:rPr>
                  <w:rStyle w:val="ac"/>
                </w:rPr>
                <w:t>OtherATP</w:t>
              </w:r>
            </w:hyperlink>
          </w:p>
        </w:tc>
        <w:tc>
          <w:tcPr>
            <w:tcW w:w="714" w:type="pct"/>
            <w:shd w:val="clear" w:color="auto" w:fill="auto"/>
          </w:tcPr>
          <w:p w:rsidR="00416AAC" w:rsidP="00591D6B" w:rsidRDefault="00416AAC">
            <w:pPr>
              <w:pStyle w:val="AltB0"/>
            </w:pPr>
            <w:r>
              <w:rPr>
                <w:rFonts w:hint="eastAsia"/>
              </w:rPr>
              <w:t>Internal</w:t>
            </w:r>
          </w:p>
        </w:tc>
        <w:tc>
          <w:tcPr>
            <w:tcW w:w="2314" w:type="pct"/>
            <w:shd w:val="clear" w:color="auto" w:fill="auto"/>
          </w:tcPr>
          <w:p w:rsidR="00416AAC" w:rsidP="00591D6B" w:rsidRDefault="00416AAC">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416AAC" w:rsidTr="000C0D62">
        <w:tc>
          <w:tcPr>
            <w:tcW w:w="1972" w:type="pct"/>
            <w:shd w:val="clear" w:color="auto" w:fill="auto"/>
          </w:tcPr>
          <w:p w:rsidR="00416AAC" w:rsidP="00591D6B" w:rsidRDefault="00532AED">
            <w:pPr>
              <w:pStyle w:val="AltB0"/>
            </w:pPr>
            <w:hyperlink w:history="1" w:anchor="TrackMap">
              <w:r w:rsidR="00416AAC">
                <w:rPr>
                  <w:rStyle w:val="ac"/>
                </w:rPr>
                <w:t>TrackMap</w:t>
              </w:r>
            </w:hyperlink>
          </w:p>
        </w:tc>
        <w:tc>
          <w:tcPr>
            <w:tcW w:w="714" w:type="pct"/>
            <w:shd w:val="clear" w:color="auto" w:fill="auto"/>
          </w:tcPr>
          <w:p w:rsidR="00416AAC" w:rsidP="00591D6B" w:rsidRDefault="00416AAC">
            <w:pPr>
              <w:pStyle w:val="AltB0"/>
            </w:pPr>
            <w:r>
              <w:rPr>
                <w:rFonts w:hint="eastAsia"/>
              </w:rPr>
              <w:t>Internal</w:t>
            </w:r>
          </w:p>
        </w:tc>
        <w:tc>
          <w:tcPr>
            <w:tcW w:w="2314" w:type="pct"/>
            <w:shd w:val="clear" w:color="auto" w:fill="auto"/>
          </w:tcPr>
          <w:p w:rsidR="00416AAC" w:rsidP="00591D6B" w:rsidRDefault="00416A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0C0D62">
        <w:tc>
          <w:tcPr>
            <w:tcW w:w="1972" w:type="pct"/>
            <w:shd w:val="clear" w:color="auto" w:fill="auto"/>
          </w:tcPr>
          <w:p w:rsidR="00416AAC" w:rsidP="00591D6B" w:rsidRDefault="00532AED">
            <w:pPr>
              <w:pStyle w:val="AltB0"/>
            </w:pPr>
            <w:hyperlink w:history="1" w:anchor="TrainFilteredStopped">
              <w:r w:rsidR="00416AAC">
                <w:rPr>
                  <w:rStyle w:val="ac"/>
                </w:rPr>
                <w:t>TrainFilteredStopped</w:t>
              </w:r>
            </w:hyperlink>
          </w:p>
        </w:tc>
        <w:tc>
          <w:tcPr>
            <w:tcW w:w="714" w:type="pct"/>
            <w:shd w:val="clear" w:color="auto" w:fill="auto"/>
          </w:tcPr>
          <w:p w:rsidR="00416AAC" w:rsidP="00591D6B" w:rsidRDefault="00416AAC">
            <w:pPr>
              <w:pStyle w:val="AltB0"/>
            </w:pPr>
            <w:r>
              <w:rPr>
                <w:rFonts w:hint="eastAsia"/>
              </w:rPr>
              <w:t>Internal</w:t>
            </w:r>
          </w:p>
        </w:tc>
        <w:tc>
          <w:tcPr>
            <w:tcW w:w="2314" w:type="pct"/>
            <w:shd w:val="clear" w:color="auto" w:fill="auto"/>
          </w:tcPr>
          <w:p w:rsidR="00416AAC" w:rsidP="00591D6B" w:rsidRDefault="00416AAC">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416AAC" w:rsidTr="000C0D62">
        <w:tc>
          <w:tcPr>
            <w:tcW w:w="1972" w:type="pct"/>
            <w:shd w:val="clear" w:color="auto" w:fill="auto"/>
          </w:tcPr>
          <w:p w:rsidR="00416AAC" w:rsidP="00591D6B" w:rsidRDefault="00532AED">
            <w:pPr>
              <w:pStyle w:val="AltB0"/>
            </w:pPr>
            <w:hyperlink w:history="1" w:anchor="TrainFrontLocation">
              <w:r w:rsidR="00416AAC">
                <w:rPr>
                  <w:rStyle w:val="ac"/>
                </w:rPr>
                <w:t>TrainFrontLocation</w:t>
              </w:r>
            </w:hyperlink>
          </w:p>
        </w:tc>
        <w:tc>
          <w:tcPr>
            <w:tcW w:w="714" w:type="pct"/>
            <w:shd w:val="clear" w:color="auto" w:fill="auto"/>
          </w:tcPr>
          <w:p w:rsidR="00416AAC" w:rsidP="00591D6B" w:rsidRDefault="00416AAC">
            <w:pPr>
              <w:pStyle w:val="AltB0"/>
            </w:pPr>
            <w:r>
              <w:rPr>
                <w:rFonts w:hint="eastAsia"/>
              </w:rPr>
              <w:t>Internal</w:t>
            </w:r>
          </w:p>
        </w:tc>
        <w:tc>
          <w:tcPr>
            <w:tcW w:w="2314" w:type="pct"/>
            <w:shd w:val="clear" w:color="auto" w:fill="auto"/>
          </w:tcPr>
          <w:p w:rsidR="00416AAC" w:rsidP="00591D6B" w:rsidRDefault="00416AAC">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416AAC" w:rsidTr="000C0D62">
        <w:tc>
          <w:tcPr>
            <w:tcW w:w="1972" w:type="pct"/>
            <w:shd w:val="clear" w:color="auto" w:fill="auto"/>
          </w:tcPr>
          <w:p w:rsidR="00416AAC" w:rsidP="00591D6B" w:rsidRDefault="00532AED">
            <w:pPr>
              <w:pStyle w:val="AltB0"/>
            </w:pPr>
            <w:hyperlink w:history="1" w:anchor="TrainLocatedOnKnownPath">
              <w:r w:rsidR="00416AAC">
                <w:rPr>
                  <w:rStyle w:val="ac"/>
                </w:rPr>
                <w:t>TrainLocatedOnKnownPath</w:t>
              </w:r>
            </w:hyperlink>
          </w:p>
        </w:tc>
        <w:tc>
          <w:tcPr>
            <w:tcW w:w="714" w:type="pct"/>
            <w:shd w:val="clear" w:color="auto" w:fill="auto"/>
          </w:tcPr>
          <w:p w:rsidR="00416AAC" w:rsidP="00591D6B" w:rsidRDefault="00416AAC">
            <w:pPr>
              <w:pStyle w:val="AltB0"/>
            </w:pPr>
            <w:r>
              <w:rPr>
                <w:rFonts w:hint="eastAsia"/>
              </w:rPr>
              <w:t>Internal</w:t>
            </w:r>
          </w:p>
        </w:tc>
        <w:tc>
          <w:tcPr>
            <w:tcW w:w="2314" w:type="pct"/>
            <w:shd w:val="clear" w:color="auto" w:fill="auto"/>
          </w:tcPr>
          <w:p w:rsidR="00416AAC" w:rsidP="00591D6B" w:rsidRDefault="00416AAC">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416AAC" w:rsidTr="000C0D62">
        <w:tc>
          <w:tcPr>
            <w:tcW w:w="1972" w:type="pct"/>
            <w:shd w:val="clear" w:color="auto" w:fill="auto"/>
          </w:tcPr>
          <w:p w:rsidR="00416AAC" w:rsidP="00591D6B" w:rsidRDefault="00532AED">
            <w:pPr>
              <w:pStyle w:val="AltB0"/>
            </w:pPr>
            <w:hyperlink w:history="1" w:anchor="TrainRearLocation">
              <w:r w:rsidR="00416AAC">
                <w:rPr>
                  <w:rStyle w:val="ac"/>
                </w:rPr>
                <w:t>TrainRearLocation</w:t>
              </w:r>
            </w:hyperlink>
          </w:p>
        </w:tc>
        <w:tc>
          <w:tcPr>
            <w:tcW w:w="714" w:type="pct"/>
            <w:shd w:val="clear" w:color="auto" w:fill="auto"/>
          </w:tcPr>
          <w:p w:rsidR="00416AAC" w:rsidP="00591D6B" w:rsidRDefault="00416AAC">
            <w:pPr>
              <w:pStyle w:val="AltB0"/>
            </w:pPr>
            <w:r>
              <w:rPr>
                <w:rFonts w:hint="eastAsia"/>
              </w:rPr>
              <w:t>Internal</w:t>
            </w:r>
          </w:p>
        </w:tc>
        <w:tc>
          <w:tcPr>
            <w:tcW w:w="2314" w:type="pct"/>
            <w:shd w:val="clear" w:color="auto" w:fill="auto"/>
          </w:tcPr>
          <w:p w:rsidR="00416AAC" w:rsidP="00591D6B" w:rsidRDefault="00416AAC">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bl>
    <w:p w:rsidRPr="003439CA" w:rsidR="0027793D" w:rsidP="0027793D" w:rsidRDefault="0027793D">
      <w:pPr>
        <w:pStyle w:val="3"/>
      </w:pPr>
      <w:r>
        <w:rPr>
          <w:rFonts w:hint="eastAsia"/>
        </w:rPr>
        <w:lastRenderedPageBreak/>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8"/>
        <w:gridCol w:w="1559"/>
        <w:gridCol w:w="2704"/>
      </w:tblGrid>
      <w:tr w:rsidRPr="00785CC7" w:rsidR="0027793D" w:rsidTr="008F722E">
        <w:tc>
          <w:tcPr>
            <w:tcW w:w="1720" w:type="pct"/>
            <w:tcBorders>
              <w:top w:val="single" w:color="000000" w:sz="12" w:space="0"/>
              <w:bottom w:val="single" w:color="000000" w:sz="4" w:space="0"/>
            </w:tcBorders>
            <w:shd w:val="clear" w:color="auto" w:fill="E0E0E0"/>
          </w:tcPr>
          <w:p w:rsidR="0027793D" w:rsidP="00FA0FBB" w:rsidRDefault="0027793D">
            <w:pPr>
              <w:pStyle w:val="af6"/>
            </w:pPr>
            <w:r>
              <w:t>Name</w:t>
            </w:r>
          </w:p>
        </w:tc>
        <w:tc>
          <w:tcPr>
            <w:tcW w:w="984" w:type="pct"/>
            <w:tcBorders>
              <w:top w:val="single" w:color="000000" w:sz="12" w:space="0"/>
              <w:bottom w:val="single" w:color="000000" w:sz="4" w:space="0"/>
            </w:tcBorders>
            <w:shd w:val="clear" w:color="auto" w:fill="E0E0E0"/>
          </w:tcPr>
          <w:p w:rsidR="0027793D" w:rsidP="00FA0FBB" w:rsidRDefault="0027793D">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27793D" w:rsidP="00FA0FBB" w:rsidRDefault="0027793D">
            <w:pPr>
              <w:pStyle w:val="af6"/>
            </w:pPr>
            <w:r>
              <w:t>Observable</w:t>
            </w:r>
          </w:p>
        </w:tc>
        <w:tc>
          <w:tcPr>
            <w:tcW w:w="1456" w:type="pct"/>
            <w:tcBorders>
              <w:top w:val="single" w:color="000000" w:sz="12" w:space="0"/>
              <w:bottom w:val="single" w:color="000000" w:sz="4" w:space="0"/>
            </w:tcBorders>
            <w:shd w:val="clear" w:color="auto" w:fill="E0E0E0"/>
          </w:tcPr>
          <w:p w:rsidR="0027793D" w:rsidP="00FA0FBB" w:rsidRDefault="0027793D">
            <w:pPr>
              <w:pStyle w:val="af6"/>
            </w:pPr>
            <w:r>
              <w:t>Logical Type</w:t>
            </w:r>
          </w:p>
        </w:tc>
      </w:tr>
      <w:tr w:rsidR="0027793D" w:rsidTr="008F722E">
        <w:tc>
          <w:tcPr>
            <w:tcW w:w="1720" w:type="pct"/>
            <w:tcBorders>
              <w:top w:val="single" w:color="000000" w:sz="4" w:space="0"/>
            </w:tcBorders>
            <w:shd w:val="clear" w:color="auto" w:fill="auto"/>
          </w:tcPr>
          <w:p w:rsidR="0027793D" w:rsidP="00591D6B" w:rsidRDefault="00532AED">
            <w:pPr>
              <w:pStyle w:val="AltB0"/>
            </w:pPr>
            <w:hyperlink w:history="1" w:anchor="PSDmanagerOrder_A">
              <w:r w:rsidR="003A11D3">
                <w:rPr>
                  <w:rStyle w:val="ac"/>
                </w:rPr>
                <w:t>PSDmanagerOrder_A</w:t>
              </w:r>
            </w:hyperlink>
          </w:p>
        </w:tc>
        <w:tc>
          <w:tcPr>
            <w:tcW w:w="984" w:type="pct"/>
            <w:tcBorders>
              <w:top w:val="single" w:color="000000" w:sz="4" w:space="0"/>
            </w:tcBorders>
          </w:tcPr>
          <w:p w:rsidR="0027793D" w:rsidP="00591D6B" w:rsidRDefault="009256F8">
            <w:pPr>
              <w:pStyle w:val="AltB0"/>
            </w:pPr>
            <w:r>
              <w:rPr>
                <w:rFonts w:hint="eastAsia"/>
              </w:rPr>
              <w:t>√</w:t>
            </w:r>
          </w:p>
        </w:tc>
        <w:tc>
          <w:tcPr>
            <w:tcW w:w="839" w:type="pct"/>
            <w:tcBorders>
              <w:top w:val="single" w:color="000000" w:sz="4" w:space="0"/>
            </w:tcBorders>
            <w:shd w:val="clear" w:color="auto" w:fill="auto"/>
          </w:tcPr>
          <w:p w:rsidR="0027793D" w:rsidP="00591D6B" w:rsidRDefault="009256F8">
            <w:pPr>
              <w:pStyle w:val="AltB0"/>
            </w:pPr>
            <w:r>
              <w:rPr>
                <w:rFonts w:hint="eastAsia"/>
              </w:rPr>
              <w:t>√</w:t>
            </w:r>
          </w:p>
        </w:tc>
        <w:tc>
          <w:tcPr>
            <w:tcW w:w="1456" w:type="pct"/>
            <w:tcBorders>
              <w:top w:val="single" w:color="000000" w:sz="4" w:space="0"/>
            </w:tcBorders>
            <w:shd w:val="clear" w:color="auto" w:fill="auto"/>
          </w:tcPr>
          <w:p w:rsidR="0027793D" w:rsidP="00591D6B" w:rsidRDefault="009256F8">
            <w:pPr>
              <w:pStyle w:val="AltB0"/>
            </w:pPr>
            <w:r w:rsidRPr="009256F8">
              <w:fldChar w:fldCharType="begin"/>
            </w:r>
            <w:r w:rsidRPr="009256F8">
              <w:instrText xml:space="preserve"> REF ST_PSD_MANAGE \h </w:instrText>
            </w:r>
            <w:r w:rsidRPr="009256F8">
              <w:fldChar w:fldCharType="separate"/>
            </w:r>
            <w:r w:rsidRPr="00190111" w:rsidR="00DE178B">
              <w:rPr>
                <w:rStyle w:val="DATATYPE"/>
              </w:rPr>
              <w:t>ST_</w:t>
            </w:r>
            <w:r w:rsidRPr="00190111" w:rsidR="00DE178B">
              <w:rPr>
                <w:rStyle w:val="DATATYPE"/>
                <w:rFonts w:hint="eastAsia"/>
              </w:rPr>
              <w:t>PSD_MANAGE</w:t>
            </w:r>
            <w:r w:rsidRPr="009256F8">
              <w:fldChar w:fldCharType="end"/>
            </w:r>
          </w:p>
        </w:tc>
      </w:tr>
      <w:tr w:rsidR="0027793D" w:rsidTr="008F722E">
        <w:tc>
          <w:tcPr>
            <w:tcW w:w="1720" w:type="pct"/>
            <w:tcBorders>
              <w:top w:val="single" w:color="000000" w:sz="4" w:space="0"/>
            </w:tcBorders>
            <w:shd w:val="clear" w:color="auto" w:fill="auto"/>
          </w:tcPr>
          <w:p w:rsidR="0027793D" w:rsidP="00591D6B" w:rsidRDefault="00532AED">
            <w:pPr>
              <w:pStyle w:val="AltB0"/>
            </w:pPr>
            <w:hyperlink w:history="1" w:anchor="PSDmanagerOrder_B">
              <w:r w:rsidR="003A11D3">
                <w:rPr>
                  <w:rStyle w:val="ac"/>
                </w:rPr>
                <w:t>PSDmanagerOrder_B</w:t>
              </w:r>
            </w:hyperlink>
          </w:p>
        </w:tc>
        <w:tc>
          <w:tcPr>
            <w:tcW w:w="984" w:type="pct"/>
            <w:tcBorders>
              <w:top w:val="single" w:color="000000" w:sz="4" w:space="0"/>
            </w:tcBorders>
          </w:tcPr>
          <w:p w:rsidR="0027793D" w:rsidP="00591D6B" w:rsidRDefault="009256F8">
            <w:pPr>
              <w:pStyle w:val="AltB0"/>
            </w:pPr>
            <w:r>
              <w:rPr>
                <w:rFonts w:hint="eastAsia"/>
              </w:rPr>
              <w:t>√</w:t>
            </w:r>
          </w:p>
        </w:tc>
        <w:tc>
          <w:tcPr>
            <w:tcW w:w="839" w:type="pct"/>
            <w:tcBorders>
              <w:top w:val="single" w:color="000000" w:sz="4" w:space="0"/>
            </w:tcBorders>
            <w:shd w:val="clear" w:color="auto" w:fill="auto"/>
          </w:tcPr>
          <w:p w:rsidR="0027793D" w:rsidP="00591D6B" w:rsidRDefault="009256F8">
            <w:pPr>
              <w:pStyle w:val="AltB0"/>
            </w:pPr>
            <w:r>
              <w:rPr>
                <w:rFonts w:hint="eastAsia"/>
              </w:rPr>
              <w:t>√</w:t>
            </w:r>
          </w:p>
        </w:tc>
        <w:tc>
          <w:tcPr>
            <w:tcW w:w="1456" w:type="pct"/>
            <w:tcBorders>
              <w:top w:val="single" w:color="000000" w:sz="4" w:space="0"/>
            </w:tcBorders>
            <w:shd w:val="clear" w:color="auto" w:fill="auto"/>
          </w:tcPr>
          <w:p w:rsidR="0027793D" w:rsidP="00591D6B" w:rsidRDefault="009256F8">
            <w:pPr>
              <w:pStyle w:val="AltB0"/>
            </w:pPr>
            <w:r w:rsidRPr="009256F8">
              <w:fldChar w:fldCharType="begin"/>
            </w:r>
            <w:r w:rsidRPr="009256F8">
              <w:instrText xml:space="preserve"> REF ST_PSD_MANAGE \h </w:instrText>
            </w:r>
            <w:r w:rsidRPr="009256F8">
              <w:fldChar w:fldCharType="separate"/>
            </w:r>
            <w:r w:rsidRPr="00190111" w:rsidR="00DE178B">
              <w:rPr>
                <w:rStyle w:val="DATATYPE"/>
              </w:rPr>
              <w:t>ST_</w:t>
            </w:r>
            <w:r w:rsidRPr="00190111" w:rsidR="00DE178B">
              <w:rPr>
                <w:rStyle w:val="DATATYPE"/>
                <w:rFonts w:hint="eastAsia"/>
              </w:rPr>
              <w:t>PSD_MANAGE</w:t>
            </w:r>
            <w:r w:rsidRPr="009256F8">
              <w:fldChar w:fldCharType="end"/>
            </w:r>
          </w:p>
        </w:tc>
      </w:tr>
      <w:tr w:rsidR="0027793D" w:rsidTr="008F722E">
        <w:tc>
          <w:tcPr>
            <w:tcW w:w="1720" w:type="pct"/>
            <w:tcBorders>
              <w:top w:val="single" w:color="000000" w:sz="4" w:space="0"/>
            </w:tcBorders>
            <w:shd w:val="clear" w:color="auto" w:fill="auto"/>
          </w:tcPr>
          <w:p w:rsidR="0027793D" w:rsidP="00591D6B" w:rsidRDefault="00532AED">
            <w:pPr>
              <w:pStyle w:val="AltB0"/>
            </w:pPr>
            <w:hyperlink w:history="1" w:anchor="PSDoperation_A">
              <w:r w:rsidR="003A11D3">
                <w:rPr>
                  <w:rStyle w:val="ac"/>
                </w:rPr>
                <w:t>PSDoperation_A</w:t>
              </w:r>
            </w:hyperlink>
          </w:p>
        </w:tc>
        <w:tc>
          <w:tcPr>
            <w:tcW w:w="984" w:type="pct"/>
            <w:tcBorders>
              <w:top w:val="single" w:color="000000" w:sz="4" w:space="0"/>
            </w:tcBorders>
          </w:tcPr>
          <w:p w:rsidR="0027793D" w:rsidP="00591D6B" w:rsidRDefault="009256F8">
            <w:pPr>
              <w:pStyle w:val="AltB0"/>
            </w:pPr>
            <w:r>
              <w:rPr>
                <w:rFonts w:hint="eastAsia"/>
              </w:rPr>
              <w:t>√</w:t>
            </w:r>
          </w:p>
        </w:tc>
        <w:tc>
          <w:tcPr>
            <w:tcW w:w="839" w:type="pct"/>
            <w:tcBorders>
              <w:top w:val="single" w:color="000000" w:sz="4" w:space="0"/>
            </w:tcBorders>
            <w:shd w:val="clear" w:color="auto" w:fill="auto"/>
          </w:tcPr>
          <w:p w:rsidR="0027793D" w:rsidP="00591D6B" w:rsidRDefault="009256F8">
            <w:pPr>
              <w:pStyle w:val="AltB0"/>
            </w:pPr>
            <w:r>
              <w:rPr>
                <w:rFonts w:hint="eastAsia"/>
              </w:rPr>
              <w:t>√</w:t>
            </w:r>
          </w:p>
        </w:tc>
        <w:tc>
          <w:tcPr>
            <w:tcW w:w="1456" w:type="pct"/>
            <w:tcBorders>
              <w:top w:val="single" w:color="000000" w:sz="4" w:space="0"/>
            </w:tcBorders>
            <w:shd w:val="clear" w:color="auto" w:fill="auto"/>
          </w:tcPr>
          <w:p w:rsidR="0027793D" w:rsidP="00591D6B" w:rsidRDefault="009256F8">
            <w:pPr>
              <w:pStyle w:val="AltB0"/>
            </w:pPr>
            <w:r w:rsidRPr="009256F8">
              <w:fldChar w:fldCharType="begin"/>
            </w:r>
            <w:r w:rsidRPr="009256F8">
              <w:instrText xml:space="preserve"> </w:instrText>
            </w:r>
            <w:r w:rsidRPr="009256F8">
              <w:rPr>
                <w:rFonts w:hint="eastAsia"/>
              </w:rPr>
              <w:instrText>REF ST_PSD_OPERATION \h</w:instrText>
            </w:r>
            <w:r w:rsidRPr="009256F8">
              <w:instrText xml:space="preserve"> </w:instrText>
            </w:r>
            <w:r w:rsidRPr="009256F8">
              <w:fldChar w:fldCharType="separate"/>
            </w:r>
            <w:r w:rsidRPr="00190111" w:rsidR="00DE178B">
              <w:rPr>
                <w:rStyle w:val="DATATYPE"/>
              </w:rPr>
              <w:t>ST_</w:t>
            </w:r>
            <w:r w:rsidRPr="00190111" w:rsidR="00DE178B">
              <w:rPr>
                <w:rStyle w:val="DATATYPE"/>
                <w:rFonts w:hint="eastAsia"/>
              </w:rPr>
              <w:t>PSD_OPERATION</w:t>
            </w:r>
            <w:r w:rsidRPr="009256F8">
              <w:fldChar w:fldCharType="end"/>
            </w:r>
          </w:p>
        </w:tc>
      </w:tr>
      <w:tr w:rsidR="0027793D" w:rsidTr="008F722E">
        <w:tc>
          <w:tcPr>
            <w:tcW w:w="1720" w:type="pct"/>
            <w:tcBorders>
              <w:top w:val="single" w:color="000000" w:sz="4" w:space="0"/>
            </w:tcBorders>
            <w:shd w:val="clear" w:color="auto" w:fill="auto"/>
          </w:tcPr>
          <w:p w:rsidR="0027793D" w:rsidP="00591D6B" w:rsidRDefault="00532AED">
            <w:pPr>
              <w:pStyle w:val="AltB0"/>
            </w:pPr>
            <w:hyperlink w:history="1" w:anchor="PSDoperation_B">
              <w:r w:rsidR="003A11D3">
                <w:rPr>
                  <w:rStyle w:val="ac"/>
                </w:rPr>
                <w:t>PSDoperation_B</w:t>
              </w:r>
            </w:hyperlink>
          </w:p>
        </w:tc>
        <w:tc>
          <w:tcPr>
            <w:tcW w:w="984" w:type="pct"/>
            <w:tcBorders>
              <w:top w:val="single" w:color="000000" w:sz="4" w:space="0"/>
            </w:tcBorders>
          </w:tcPr>
          <w:p w:rsidR="0027793D" w:rsidP="00591D6B" w:rsidRDefault="009256F8">
            <w:pPr>
              <w:pStyle w:val="AltB0"/>
            </w:pPr>
            <w:r>
              <w:rPr>
                <w:rFonts w:hint="eastAsia"/>
              </w:rPr>
              <w:t>√</w:t>
            </w:r>
          </w:p>
        </w:tc>
        <w:tc>
          <w:tcPr>
            <w:tcW w:w="839" w:type="pct"/>
            <w:tcBorders>
              <w:top w:val="single" w:color="000000" w:sz="4" w:space="0"/>
            </w:tcBorders>
            <w:shd w:val="clear" w:color="auto" w:fill="auto"/>
          </w:tcPr>
          <w:p w:rsidR="0027793D" w:rsidP="00591D6B" w:rsidRDefault="009256F8">
            <w:pPr>
              <w:pStyle w:val="AltB0"/>
            </w:pPr>
            <w:r>
              <w:rPr>
                <w:rFonts w:hint="eastAsia"/>
              </w:rPr>
              <w:t>√</w:t>
            </w:r>
          </w:p>
        </w:tc>
        <w:tc>
          <w:tcPr>
            <w:tcW w:w="1456" w:type="pct"/>
            <w:tcBorders>
              <w:top w:val="single" w:color="000000" w:sz="4" w:space="0"/>
            </w:tcBorders>
            <w:shd w:val="clear" w:color="auto" w:fill="auto"/>
          </w:tcPr>
          <w:p w:rsidR="0027793D" w:rsidP="00591D6B" w:rsidRDefault="009256F8">
            <w:pPr>
              <w:pStyle w:val="AltB0"/>
            </w:pPr>
            <w:r w:rsidRPr="009256F8">
              <w:fldChar w:fldCharType="begin"/>
            </w:r>
            <w:r w:rsidRPr="009256F8">
              <w:instrText xml:space="preserve"> </w:instrText>
            </w:r>
            <w:r w:rsidRPr="009256F8">
              <w:rPr>
                <w:rFonts w:hint="eastAsia"/>
              </w:rPr>
              <w:instrText>REF ST_PSD_OPERATION \h</w:instrText>
            </w:r>
            <w:r w:rsidRPr="009256F8">
              <w:instrText xml:space="preserve"> </w:instrText>
            </w:r>
            <w:r w:rsidRPr="009256F8">
              <w:fldChar w:fldCharType="separate"/>
            </w:r>
            <w:r w:rsidRPr="00190111" w:rsidR="00DE178B">
              <w:rPr>
                <w:rStyle w:val="DATATYPE"/>
              </w:rPr>
              <w:t>ST_</w:t>
            </w:r>
            <w:r w:rsidRPr="00190111" w:rsidR="00DE178B">
              <w:rPr>
                <w:rStyle w:val="DATATYPE"/>
                <w:rFonts w:hint="eastAsia"/>
              </w:rPr>
              <w:t>PSD_OPERATION</w:t>
            </w:r>
            <w:r w:rsidRPr="009256F8">
              <w:fldChar w:fldCharType="end"/>
            </w:r>
          </w:p>
        </w:tc>
      </w:tr>
      <w:tr w:rsidR="0027793D" w:rsidTr="008F722E">
        <w:tc>
          <w:tcPr>
            <w:tcW w:w="1720" w:type="pct"/>
            <w:tcBorders>
              <w:top w:val="single" w:color="000000" w:sz="4" w:space="0"/>
            </w:tcBorders>
            <w:shd w:val="clear" w:color="auto" w:fill="auto"/>
          </w:tcPr>
          <w:p w:rsidR="0027793D" w:rsidP="00591D6B" w:rsidRDefault="00532AED">
            <w:pPr>
              <w:pStyle w:val="AltB0"/>
            </w:pPr>
            <w:hyperlink w:history="1" w:anchor="PSDzoneStatus_A">
              <w:r w:rsidR="003A11D3">
                <w:rPr>
                  <w:rStyle w:val="ac"/>
                </w:rPr>
                <w:t>PSDzoneStatus_A</w:t>
              </w:r>
            </w:hyperlink>
          </w:p>
        </w:tc>
        <w:tc>
          <w:tcPr>
            <w:tcW w:w="984" w:type="pct"/>
            <w:tcBorders>
              <w:top w:val="single" w:color="000000" w:sz="4" w:space="0"/>
            </w:tcBorders>
          </w:tcPr>
          <w:p w:rsidR="0027793D" w:rsidP="00591D6B" w:rsidRDefault="009256F8">
            <w:pPr>
              <w:pStyle w:val="AltB0"/>
            </w:pPr>
            <w:r>
              <w:rPr>
                <w:rFonts w:hint="eastAsia"/>
              </w:rPr>
              <w:t>√</w:t>
            </w:r>
          </w:p>
        </w:tc>
        <w:tc>
          <w:tcPr>
            <w:tcW w:w="839" w:type="pct"/>
            <w:tcBorders>
              <w:top w:val="single" w:color="000000" w:sz="4" w:space="0"/>
            </w:tcBorders>
            <w:shd w:val="clear" w:color="auto" w:fill="auto"/>
          </w:tcPr>
          <w:p w:rsidR="0027793D" w:rsidP="00591D6B" w:rsidRDefault="009256F8">
            <w:pPr>
              <w:pStyle w:val="AltB0"/>
            </w:pPr>
            <w:r>
              <w:rPr>
                <w:rFonts w:hint="eastAsia"/>
              </w:rPr>
              <w:t>√</w:t>
            </w:r>
          </w:p>
        </w:tc>
        <w:tc>
          <w:tcPr>
            <w:tcW w:w="1456" w:type="pct"/>
            <w:tcBorders>
              <w:top w:val="single" w:color="000000" w:sz="4" w:space="0"/>
            </w:tcBorders>
            <w:shd w:val="clear" w:color="auto" w:fill="auto"/>
          </w:tcPr>
          <w:p w:rsidR="0027793D" w:rsidP="00591D6B" w:rsidRDefault="009256F8">
            <w:pPr>
              <w:pStyle w:val="AltB0"/>
            </w:pPr>
            <w:r w:rsidRPr="009256F8">
              <w:fldChar w:fldCharType="begin"/>
            </w:r>
            <w:r w:rsidRPr="009256F8">
              <w:instrText xml:space="preserve"> </w:instrText>
            </w:r>
            <w:r w:rsidRPr="009256F8">
              <w:rPr>
                <w:rFonts w:hint="eastAsia"/>
              </w:rPr>
              <w:instrText>REF ST_PSD_STATUS \h</w:instrText>
            </w:r>
            <w:r w:rsidRPr="009256F8">
              <w:instrText xml:space="preserve"> </w:instrText>
            </w:r>
            <w:r w:rsidRPr="009256F8">
              <w:fldChar w:fldCharType="separate"/>
            </w:r>
            <w:r w:rsidRPr="00D14BCA" w:rsidR="00DE178B">
              <w:rPr>
                <w:rStyle w:val="DATATYPE"/>
              </w:rPr>
              <w:t>ST_</w:t>
            </w:r>
            <w:r w:rsidR="00DE178B">
              <w:rPr>
                <w:rStyle w:val="DATATYPE"/>
                <w:rFonts w:hint="eastAsia"/>
              </w:rPr>
              <w:t>PSD_STATUS</w:t>
            </w:r>
            <w:r w:rsidRPr="009256F8">
              <w:fldChar w:fldCharType="end"/>
            </w:r>
          </w:p>
        </w:tc>
      </w:tr>
      <w:tr w:rsidR="0027793D" w:rsidTr="008F722E">
        <w:tc>
          <w:tcPr>
            <w:tcW w:w="1720" w:type="pct"/>
            <w:tcBorders>
              <w:top w:val="single" w:color="000000" w:sz="4" w:space="0"/>
            </w:tcBorders>
            <w:shd w:val="clear" w:color="auto" w:fill="auto"/>
          </w:tcPr>
          <w:p w:rsidR="0027793D" w:rsidP="00591D6B" w:rsidRDefault="00532AED">
            <w:pPr>
              <w:pStyle w:val="AltB0"/>
            </w:pPr>
            <w:hyperlink w:history="1" w:anchor="PSDzoneStatus_B">
              <w:r w:rsidR="003A11D3">
                <w:rPr>
                  <w:rStyle w:val="ac"/>
                </w:rPr>
                <w:t>PSDzoneStatus_B</w:t>
              </w:r>
            </w:hyperlink>
          </w:p>
        </w:tc>
        <w:tc>
          <w:tcPr>
            <w:tcW w:w="984" w:type="pct"/>
            <w:tcBorders>
              <w:top w:val="single" w:color="000000" w:sz="4" w:space="0"/>
            </w:tcBorders>
          </w:tcPr>
          <w:p w:rsidR="0027793D" w:rsidP="00591D6B" w:rsidRDefault="009256F8">
            <w:pPr>
              <w:pStyle w:val="AltB0"/>
            </w:pPr>
            <w:r>
              <w:rPr>
                <w:rFonts w:hint="eastAsia"/>
              </w:rPr>
              <w:t>√</w:t>
            </w:r>
          </w:p>
        </w:tc>
        <w:tc>
          <w:tcPr>
            <w:tcW w:w="839" w:type="pct"/>
            <w:tcBorders>
              <w:top w:val="single" w:color="000000" w:sz="4" w:space="0"/>
            </w:tcBorders>
            <w:shd w:val="clear" w:color="auto" w:fill="auto"/>
          </w:tcPr>
          <w:p w:rsidR="0027793D" w:rsidP="00591D6B" w:rsidRDefault="009256F8">
            <w:pPr>
              <w:pStyle w:val="AltB0"/>
            </w:pPr>
            <w:r>
              <w:rPr>
                <w:rFonts w:hint="eastAsia"/>
              </w:rPr>
              <w:t>√</w:t>
            </w:r>
          </w:p>
        </w:tc>
        <w:tc>
          <w:tcPr>
            <w:tcW w:w="1456" w:type="pct"/>
            <w:tcBorders>
              <w:top w:val="single" w:color="000000" w:sz="4" w:space="0"/>
            </w:tcBorders>
            <w:shd w:val="clear" w:color="auto" w:fill="auto"/>
          </w:tcPr>
          <w:p w:rsidR="0027793D" w:rsidP="00591D6B" w:rsidRDefault="009256F8">
            <w:pPr>
              <w:pStyle w:val="AltB0"/>
            </w:pPr>
            <w:r w:rsidRPr="009256F8">
              <w:fldChar w:fldCharType="begin"/>
            </w:r>
            <w:r w:rsidRPr="009256F8">
              <w:instrText xml:space="preserve"> </w:instrText>
            </w:r>
            <w:r w:rsidRPr="009256F8">
              <w:rPr>
                <w:rFonts w:hint="eastAsia"/>
              </w:rPr>
              <w:instrText>REF ST_PSD_STATUS \h</w:instrText>
            </w:r>
            <w:r w:rsidRPr="009256F8">
              <w:instrText xml:space="preserve"> </w:instrText>
            </w:r>
            <w:r w:rsidRPr="009256F8">
              <w:fldChar w:fldCharType="separate"/>
            </w:r>
            <w:r w:rsidRPr="00D14BCA" w:rsidR="00DE178B">
              <w:rPr>
                <w:rStyle w:val="DATATYPE"/>
              </w:rPr>
              <w:t>ST_</w:t>
            </w:r>
            <w:r w:rsidR="00DE178B">
              <w:rPr>
                <w:rStyle w:val="DATATYPE"/>
                <w:rFonts w:hint="eastAsia"/>
              </w:rPr>
              <w:t>PSD_STATUS</w:t>
            </w:r>
            <w:r w:rsidRPr="009256F8">
              <w:fldChar w:fldCharType="end"/>
            </w:r>
          </w:p>
        </w:tc>
      </w:tr>
      <w:tr w:rsidR="0027793D" w:rsidTr="008F722E">
        <w:tc>
          <w:tcPr>
            <w:tcW w:w="1720" w:type="pct"/>
            <w:tcBorders>
              <w:top w:val="single" w:color="000000" w:sz="4" w:space="0"/>
            </w:tcBorders>
            <w:shd w:val="clear" w:color="auto" w:fill="auto"/>
          </w:tcPr>
          <w:p w:rsidR="0027793D" w:rsidP="00591D6B" w:rsidRDefault="00532AED">
            <w:pPr>
              <w:pStyle w:val="AltB0"/>
            </w:pPr>
            <w:hyperlink w:history="1" w:anchor="TableOfPSDPlatform">
              <w:r w:rsidR="003A11D3">
                <w:rPr>
                  <w:rStyle w:val="ac"/>
                </w:rPr>
                <w:t>TableOfPSDPlatform</w:t>
              </w:r>
            </w:hyperlink>
          </w:p>
        </w:tc>
        <w:tc>
          <w:tcPr>
            <w:tcW w:w="984" w:type="pct"/>
            <w:tcBorders>
              <w:top w:val="single" w:color="000000" w:sz="4" w:space="0"/>
            </w:tcBorders>
          </w:tcPr>
          <w:p w:rsidR="0027793D" w:rsidP="00591D6B" w:rsidRDefault="009256F8">
            <w:pPr>
              <w:pStyle w:val="AltB0"/>
            </w:pPr>
            <w:r>
              <w:rPr>
                <w:rFonts w:hint="eastAsia"/>
              </w:rPr>
              <w:t>√</w:t>
            </w:r>
          </w:p>
        </w:tc>
        <w:tc>
          <w:tcPr>
            <w:tcW w:w="839" w:type="pct"/>
            <w:tcBorders>
              <w:top w:val="single" w:color="000000" w:sz="4" w:space="0"/>
            </w:tcBorders>
            <w:shd w:val="clear" w:color="auto" w:fill="auto"/>
          </w:tcPr>
          <w:p w:rsidR="0027793D" w:rsidP="00591D6B" w:rsidRDefault="009256F8">
            <w:pPr>
              <w:pStyle w:val="AltB0"/>
            </w:pPr>
            <w:r>
              <w:rPr>
                <w:rFonts w:hint="eastAsia"/>
              </w:rPr>
              <w:t>×</w:t>
            </w:r>
          </w:p>
        </w:tc>
        <w:tc>
          <w:tcPr>
            <w:tcW w:w="1456" w:type="pct"/>
            <w:tcBorders>
              <w:top w:val="single" w:color="000000" w:sz="4" w:space="0"/>
            </w:tcBorders>
            <w:shd w:val="clear" w:color="auto" w:fill="auto"/>
          </w:tcPr>
          <w:p w:rsidR="0027793D" w:rsidP="00591D6B" w:rsidRDefault="009256F8">
            <w:pPr>
              <w:pStyle w:val="AltB0"/>
            </w:pPr>
            <w:r>
              <w:fldChar w:fldCharType="begin"/>
            </w:r>
            <w:r>
              <w:instrText xml:space="preserve"> REF ST_PSD_TABLE \h </w:instrText>
            </w:r>
            <w:r>
              <w:fldChar w:fldCharType="separate"/>
            </w:r>
            <w:r w:rsidR="00DE178B">
              <w:rPr>
                <w:rStyle w:val="DATATYPE"/>
                <w:rFonts w:hint="eastAsia"/>
              </w:rPr>
              <w:t>ST_PSD_TABLE</w:t>
            </w:r>
            <w:r>
              <w:fldChar w:fldCharType="end"/>
            </w:r>
          </w:p>
        </w:tc>
      </w:tr>
      <w:tr w:rsidR="00E92EF5" w:rsidTr="008F722E">
        <w:tc>
          <w:tcPr>
            <w:tcW w:w="1720" w:type="pct"/>
            <w:tcBorders>
              <w:top w:val="single" w:color="000000" w:sz="4" w:space="0"/>
            </w:tcBorders>
            <w:shd w:val="clear" w:color="auto" w:fill="auto"/>
          </w:tcPr>
          <w:p w:rsidR="00E92EF5" w:rsidP="00591D6B" w:rsidRDefault="00532AED">
            <w:pPr>
              <w:pStyle w:val="AltB0"/>
            </w:pPr>
            <w:hyperlink w:history="1" w:anchor="UsingPSDstatusFromCI">
              <w:r w:rsidR="00E92EF5">
                <w:rPr>
                  <w:rStyle w:val="ac"/>
                </w:rPr>
                <w:t>UsingPSDstatusFromCI</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6"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3439CA" w:rsidP="00934391" w:rsidRDefault="003439CA">
      <w:pPr>
        <w:pStyle w:val="3"/>
      </w:pPr>
      <w:bookmarkStart w:name="_Toc340991756" w:id="10500"/>
      <w:bookmarkStart w:name="_Toc340994459" w:id="10501"/>
      <w:bookmarkStart w:name="_Toc340991757" w:id="10502"/>
      <w:bookmarkStart w:name="_Toc340994460" w:id="10503"/>
      <w:bookmarkEnd w:id="10500"/>
      <w:bookmarkEnd w:id="10501"/>
      <w:bookmarkEnd w:id="10502"/>
      <w:bookmarkEnd w:id="10503"/>
      <w:r w:rsidRPr="00A61D30">
        <w:rPr>
          <w:rFonts w:hint="eastAsia"/>
        </w:rPr>
        <w:t>Processing</w:t>
      </w:r>
    </w:p>
    <w:p w:rsidRPr="00D91CDF" w:rsidR="00D91CDF" w:rsidP="0012674A" w:rsidRDefault="00D91CDF">
      <w:pPr>
        <w:pStyle w:val="4"/>
      </w:pPr>
      <w:r w:rsidRPr="00D91CDF">
        <w:rPr>
          <w:rFonts w:hint="eastAsia"/>
        </w:rPr>
        <w:t>Communicate with PSD</w:t>
      </w:r>
    </w:p>
    <w:p w:rsidR="007620E9" w:rsidP="00C93484" w:rsidRDefault="00C974CF">
      <w:pPr>
        <w:pStyle w:val="Reqtify"/>
      </w:pPr>
      <w:r>
        <w:rPr>
          <w:rFonts w:hint="eastAsia"/>
        </w:rPr>
        <w:t>判断列车是否与</w:t>
      </w:r>
      <w:r>
        <w:rPr>
          <w:rFonts w:hint="eastAsia"/>
        </w:rPr>
        <w:t>PSD</w:t>
      </w:r>
      <w:r>
        <w:rPr>
          <w:rFonts w:hint="eastAsia"/>
        </w:rPr>
        <w:t>区域有交集</w:t>
      </w:r>
      <w:r w:rsidR="00391D9E">
        <w:rPr>
          <w:rFonts w:hint="eastAsia"/>
        </w:rPr>
        <w:t>，并根据</w:t>
      </w:r>
      <w:r w:rsidR="00391D9E">
        <w:rPr>
          <w:rFonts w:hint="eastAsia"/>
        </w:rPr>
        <w:t>CCNV</w:t>
      </w:r>
      <w:r w:rsidR="00391D9E">
        <w:rPr>
          <w:rFonts w:hint="eastAsia"/>
        </w:rPr>
        <w:t>的请求与</w:t>
      </w:r>
      <w:r w:rsidR="00391D9E">
        <w:rPr>
          <w:rFonts w:hint="eastAsia"/>
        </w:rPr>
        <w:t>PSD</w:t>
      </w:r>
      <w:r w:rsidR="00391D9E">
        <w:rPr>
          <w:rFonts w:hint="eastAsia"/>
        </w:rPr>
        <w:t>通信。</w:t>
      </w:r>
    </w:p>
    <w:p w:rsidRPr="007620E9" w:rsidR="00C974CF" w:rsidP="00C93484" w:rsidRDefault="00C974CF">
      <w:pPr>
        <w:pStyle w:val="Reqtify"/>
      </w:pPr>
    </w:p>
    <w:p w:rsidRPr="007620E9" w:rsidR="007620E9" w:rsidP="007620E9" w:rsidRDefault="007620E9">
      <w:pPr>
        <w:pStyle w:val="ReqtifyAltR"/>
      </w:pPr>
      <w:r w:rsidRPr="007620E9">
        <w:t>[iTC_CC_ATP-SwRS-0</w:t>
      </w:r>
      <w:r w:rsidRPr="007620E9">
        <w:rPr>
          <w:rFonts w:hint="eastAsia"/>
        </w:rPr>
        <w:t>266</w:t>
      </w:r>
      <w:r w:rsidRPr="007620E9">
        <w:t>]</w:t>
      </w:r>
    </w:p>
    <w:p w:rsidRPr="007620E9" w:rsidR="007620E9" w:rsidP="00C93484" w:rsidRDefault="003A11D3">
      <w:pPr>
        <w:pStyle w:val="Reqtify"/>
      </w:pPr>
      <w:bookmarkStart w:name="AlignPSDzone_A" w:id="10504"/>
      <w:r w:rsidRPr="00BF4172">
        <w:rPr>
          <w:rStyle w:val="aff2"/>
          <w:bCs w:val="0"/>
          <w:iCs w:val="0"/>
        </w:rPr>
        <w:t>AlignPSDzone_A</w:t>
      </w:r>
      <w:bookmarkEnd w:id="10504"/>
      <w:r w:rsidRPr="007620E9" w:rsidDel="0077628F" w:rsidR="007620E9">
        <w:rPr>
          <w:rFonts w:hint="eastAsia"/>
        </w:rPr>
        <w:t>，列车定位与</w:t>
      </w:r>
      <w:r w:rsidRPr="007620E9" w:rsidDel="0077628F" w:rsidR="007620E9">
        <w:rPr>
          <w:rFonts w:hint="eastAsia"/>
        </w:rPr>
        <w:t>A</w:t>
      </w:r>
      <w:r w:rsidRPr="007620E9" w:rsidDel="0077628F" w:rsidR="007620E9">
        <w:rPr>
          <w:rFonts w:hint="eastAsia"/>
        </w:rPr>
        <w:t>侧</w:t>
      </w:r>
      <w:r w:rsidRPr="007620E9" w:rsidDel="0077628F" w:rsidR="007620E9">
        <w:rPr>
          <w:rFonts w:hint="eastAsia"/>
        </w:rPr>
        <w:t>PSD</w:t>
      </w:r>
      <w:r w:rsidRPr="007620E9" w:rsidDel="0077628F" w:rsidR="007620E9">
        <w:rPr>
          <w:rFonts w:hint="eastAsia"/>
        </w:rPr>
        <w:t>区有交集；</w:t>
      </w:r>
    </w:p>
    <w:p w:rsidRPr="007620E9" w:rsidR="007620E9" w:rsidP="00C93484" w:rsidRDefault="00F27DC1">
      <w:pPr>
        <w:pStyle w:val="Reqtify"/>
      </w:pPr>
      <w:bookmarkStart w:name="PSDid_A" w:id="10505"/>
      <w:r w:rsidRPr="00BF4172">
        <w:rPr>
          <w:rStyle w:val="aff2"/>
          <w:bCs w:val="0"/>
          <w:iCs w:val="0"/>
        </w:rPr>
        <w:t>PSDid_A</w:t>
      </w:r>
      <w:bookmarkEnd w:id="10505"/>
      <w:r w:rsidRPr="007620E9" w:rsidDel="0077628F" w:rsidR="007620E9">
        <w:rPr>
          <w:rFonts w:hint="eastAsia"/>
        </w:rPr>
        <w:t>，</w:t>
      </w:r>
      <w:r w:rsidRPr="007620E9" w:rsidR="007620E9">
        <w:rPr>
          <w:rFonts w:hint="eastAsia"/>
        </w:rPr>
        <w:t>与列车定位有交集的</w:t>
      </w:r>
      <w:r w:rsidRPr="007620E9" w:rsidDel="0077628F" w:rsidR="007620E9">
        <w:rPr>
          <w:rFonts w:hint="eastAsia"/>
        </w:rPr>
        <w:t>A</w:t>
      </w:r>
      <w:r w:rsidRPr="007620E9" w:rsidDel="0077628F" w:rsidR="007620E9">
        <w:rPr>
          <w:rFonts w:hint="eastAsia"/>
        </w:rPr>
        <w:t>侧</w:t>
      </w:r>
      <w:r w:rsidRPr="007620E9" w:rsidDel="0077628F" w:rsidR="007620E9">
        <w:rPr>
          <w:rFonts w:hint="eastAsia"/>
        </w:rPr>
        <w:t>PSD</w:t>
      </w:r>
      <w:r w:rsidRPr="007620E9" w:rsidDel="0077628F" w:rsidR="007620E9">
        <w:rPr>
          <w:rFonts w:hint="eastAsia"/>
        </w:rPr>
        <w:t>的</w:t>
      </w:r>
      <w:r w:rsidRPr="007620E9" w:rsidDel="0077628F" w:rsidR="007620E9">
        <w:rPr>
          <w:rFonts w:hint="eastAsia"/>
        </w:rPr>
        <w:t>id</w:t>
      </w:r>
      <w:r w:rsidRPr="007620E9" w:rsidDel="0077628F" w:rsidR="007620E9">
        <w:rPr>
          <w:rFonts w:hint="eastAsia"/>
        </w:rPr>
        <w:t>号</w:t>
      </w:r>
      <w:r w:rsidRPr="007620E9" w:rsidR="007620E9">
        <w:rPr>
          <w:rFonts w:hint="eastAsia"/>
        </w:rPr>
        <w:t>。</w:t>
      </w:r>
    </w:p>
    <w:p w:rsidRPr="007620E9" w:rsidR="007620E9" w:rsidP="00FA0FBB" w:rsidRDefault="007620E9">
      <w:pPr>
        <w:pStyle w:val="AltX"/>
      </w:pPr>
      <w:r w:rsidRPr="007620E9">
        <w:rPr>
          <w:rFonts w:hint="eastAsia"/>
        </w:rPr>
        <w:t>ATP</w:t>
      </w:r>
      <w:r w:rsidRPr="007620E9">
        <w:rPr>
          <w:rFonts w:hint="eastAsia"/>
        </w:rPr>
        <w:t>初始化或者失位时，默认设置</w:t>
      </w:r>
      <w:hyperlink w:history="1" w:anchor="AlignPSDzone_A">
        <w:r w:rsidR="003A11D3">
          <w:rPr>
            <w:rStyle w:val="ac"/>
            <w:noProof/>
          </w:rPr>
          <w:t>AlignPSDzone_A</w:t>
        </w:r>
      </w:hyperlink>
      <w:r w:rsidRPr="007620E9">
        <w:rPr>
          <w:rFonts w:hint="eastAsia"/>
        </w:rPr>
        <w:t>为</w:t>
      </w:r>
      <w:r w:rsidRPr="007620E9">
        <w:rPr>
          <w:rStyle w:val="aff1"/>
          <w:rFonts w:hint="eastAsia"/>
        </w:rPr>
        <w:t>False</w:t>
      </w:r>
      <w:r w:rsidRPr="007620E9">
        <w:rPr>
          <w:rFonts w:hint="eastAsia"/>
        </w:rPr>
        <w:t>，</w:t>
      </w:r>
      <w:hyperlink w:history="1" w:anchor="PSDid_A">
        <w:r w:rsidR="00F27DC1">
          <w:rPr>
            <w:rStyle w:val="ac"/>
            <w:noProof/>
          </w:rPr>
          <w:t>PSDid_A</w:t>
        </w:r>
      </w:hyperlink>
      <w:r w:rsidRPr="007620E9">
        <w:rPr>
          <w:rFonts w:hint="eastAsia"/>
        </w:rPr>
        <w:t>为</w:t>
      </w:r>
      <w:r w:rsidR="00511BB9">
        <w:rPr>
          <w:rStyle w:val="aff1"/>
          <w:rFonts w:hint="eastAsia"/>
        </w:rPr>
        <w:t>None</w:t>
      </w:r>
      <w:r w:rsidRPr="007620E9">
        <w:rPr>
          <w:rFonts w:hint="eastAsia"/>
        </w:rPr>
        <w:t>；</w:t>
      </w:r>
    </w:p>
    <w:p w:rsidRPr="007620E9" w:rsidR="007620E9" w:rsidP="00FA0FBB" w:rsidRDefault="007620E9">
      <w:pPr>
        <w:pStyle w:val="AltX"/>
      </w:pPr>
      <w:r w:rsidRPr="007620E9">
        <w:rPr>
          <w:rFonts w:hint="eastAsia"/>
        </w:rPr>
        <w:t>当车身定位（即从车尾最小定位到车头最大定位）与屏蔽门区域（线路地图</w:t>
      </w:r>
      <w:hyperlink w:history="1" w:anchor="TrackMap">
        <w:r w:rsidRPr="00BF4172">
          <w:rPr>
            <w:rStyle w:val="ac"/>
          </w:rPr>
          <w:t>TrackMap</w:t>
        </w:r>
      </w:hyperlink>
      <w:r w:rsidRPr="007620E9">
        <w:rPr>
          <w:rFonts w:hint="eastAsia"/>
        </w:rPr>
        <w:t>中由一对方向相反的</w:t>
      </w:r>
      <w:r w:rsidRPr="007620E9">
        <w:rPr>
          <w:rStyle w:val="aff1"/>
          <w:rFonts w:hint="eastAsia"/>
        </w:rPr>
        <w:t>SGL_PSD_ZONE</w:t>
      </w:r>
      <w:r w:rsidRPr="007620E9">
        <w:rPr>
          <w:rFonts w:hint="eastAsia"/>
        </w:rPr>
        <w:t>奇点组成）有交集，且</w:t>
      </w:r>
      <w:r w:rsidR="00511BB9">
        <w:rPr>
          <w:rFonts w:hint="eastAsia"/>
        </w:rPr>
        <w:t>根据</w:t>
      </w:r>
      <w:r w:rsidR="00511BB9">
        <w:fldChar w:fldCharType="begin"/>
      </w:r>
      <w:r w:rsidR="00511BB9">
        <w:instrText xml:space="preserve"> </w:instrText>
      </w:r>
      <w:r w:rsidR="00511BB9">
        <w:rPr>
          <w:rFonts w:hint="eastAsia"/>
        </w:rPr>
        <w:instrText>REF _Ref353356586 \h</w:instrText>
      </w:r>
      <w:r w:rsidR="00511BB9">
        <w:instrText xml:space="preserve"> </w:instrText>
      </w:r>
      <w:r w:rsidR="00511BB9">
        <w:fldChar w:fldCharType="separate"/>
      </w:r>
      <w:r w:rsidR="00DE178B">
        <w:t xml:space="preserve">Table </w:t>
      </w:r>
      <w:r w:rsidR="00DE178B">
        <w:rPr>
          <w:noProof/>
        </w:rPr>
        <w:t>5</w:t>
      </w:r>
      <w:r w:rsidR="00DE178B">
        <w:noBreakHyphen/>
      </w:r>
      <w:r w:rsidR="00DE178B">
        <w:rPr>
          <w:noProof/>
        </w:rPr>
        <w:t>12</w:t>
      </w:r>
      <w:r w:rsidR="00511BB9">
        <w:fldChar w:fldCharType="end"/>
      </w:r>
      <w:r w:rsidR="00511BB9">
        <w:rPr>
          <w:rFonts w:hint="eastAsia"/>
        </w:rPr>
        <w:t>判断为</w:t>
      </w:r>
      <w:r w:rsidR="00511BB9">
        <w:rPr>
          <w:rFonts w:hint="eastAsia"/>
        </w:rPr>
        <w:t>A</w:t>
      </w:r>
      <w:r w:rsidR="00511BB9">
        <w:rPr>
          <w:rFonts w:hint="eastAsia"/>
        </w:rPr>
        <w:t>侧时</w:t>
      </w:r>
      <w:r w:rsidRPr="007620E9">
        <w:rPr>
          <w:rFonts w:hint="eastAsia"/>
        </w:rPr>
        <w:t>，设置</w:t>
      </w:r>
      <w:hyperlink w:history="1" w:anchor="AlignPSDzone_A">
        <w:r w:rsidR="003A11D3">
          <w:rPr>
            <w:rStyle w:val="ac"/>
            <w:noProof/>
          </w:rPr>
          <w:t>AlignPSDzone_A</w:t>
        </w:r>
      </w:hyperlink>
      <w:r w:rsidRPr="007620E9">
        <w:rPr>
          <w:rFonts w:hint="eastAsia"/>
        </w:rPr>
        <w:t>为</w:t>
      </w:r>
      <w:r w:rsidRPr="007620E9">
        <w:rPr>
          <w:rStyle w:val="aff1"/>
          <w:rFonts w:hint="eastAsia"/>
        </w:rPr>
        <w:t>True</w:t>
      </w:r>
      <w:r w:rsidRPr="007620E9">
        <w:rPr>
          <w:rFonts w:hint="eastAsia"/>
        </w:rPr>
        <w:t>，并将</w:t>
      </w:r>
      <w:hyperlink w:history="1" w:anchor="PSDid_A">
        <w:r w:rsidR="00F27DC1">
          <w:rPr>
            <w:rStyle w:val="ac"/>
            <w:noProof/>
          </w:rPr>
          <w:t>PSDid_A</w:t>
        </w:r>
      </w:hyperlink>
      <w:r w:rsidRPr="007620E9">
        <w:rPr>
          <w:rFonts w:hint="eastAsia"/>
        </w:rPr>
        <w:t>为设置为该</w:t>
      </w:r>
      <w:r w:rsidRPr="007620E9">
        <w:rPr>
          <w:rStyle w:val="aff1"/>
          <w:rFonts w:hint="eastAsia"/>
        </w:rPr>
        <w:t>SGL_PSD_ZONE</w:t>
      </w:r>
      <w:r w:rsidRPr="007620E9">
        <w:rPr>
          <w:rFonts w:hint="eastAsia"/>
        </w:rPr>
        <w:t>奇点的</w:t>
      </w:r>
      <w:r w:rsidRPr="007620E9">
        <w:rPr>
          <w:rFonts w:hint="eastAsia"/>
        </w:rPr>
        <w:t>id</w:t>
      </w:r>
      <w:r w:rsidRPr="007620E9">
        <w:rPr>
          <w:rFonts w:hint="eastAsia"/>
        </w:rPr>
        <w:t>。</w:t>
      </w:r>
    </w:p>
    <w:p w:rsidRPr="007620E9" w:rsidR="007620E9" w:rsidP="00FA0FBB" w:rsidRDefault="007620E9">
      <w:pPr>
        <w:pStyle w:val="AltX"/>
      </w:pPr>
      <w:r w:rsidRPr="007620E9">
        <w:rPr>
          <w:rFonts w:hint="eastAsia"/>
        </w:rPr>
        <w:t>其他情况，设置</w:t>
      </w:r>
      <w:hyperlink w:history="1" w:anchor="AlignPSDzone_A">
        <w:r w:rsidR="003A11D3">
          <w:rPr>
            <w:rStyle w:val="ac"/>
            <w:noProof/>
          </w:rPr>
          <w:t>AlignPSDzone_A</w:t>
        </w:r>
      </w:hyperlink>
      <w:r w:rsidRPr="007620E9">
        <w:rPr>
          <w:rFonts w:hint="eastAsia"/>
        </w:rPr>
        <w:t>为</w:t>
      </w:r>
      <w:r w:rsidRPr="007620E9">
        <w:rPr>
          <w:rStyle w:val="aff1"/>
          <w:rFonts w:hint="eastAsia"/>
        </w:rPr>
        <w:t>False</w:t>
      </w:r>
      <w:r w:rsidRPr="007620E9">
        <w:rPr>
          <w:rFonts w:hint="eastAsia"/>
        </w:rPr>
        <w:t>，</w:t>
      </w:r>
      <w:hyperlink w:history="1" w:anchor="PSDid_A">
        <w:r w:rsidR="00F27DC1">
          <w:rPr>
            <w:rStyle w:val="ac"/>
            <w:noProof/>
          </w:rPr>
          <w:t>PSDid_A</w:t>
        </w:r>
      </w:hyperlink>
      <w:r w:rsidRPr="007620E9">
        <w:rPr>
          <w:rFonts w:hint="eastAsia"/>
        </w:rPr>
        <w:t>为</w:t>
      </w:r>
      <w:r w:rsidR="00511BB9">
        <w:rPr>
          <w:rStyle w:val="aff1"/>
          <w:rFonts w:hint="eastAsia"/>
        </w:rPr>
        <w:t>None</w:t>
      </w:r>
      <w:r w:rsidRPr="007620E9">
        <w:rPr>
          <w:rFonts w:hint="eastAsia"/>
        </w:rPr>
        <w:t>。</w:t>
      </w:r>
    </w:p>
    <w:p w:rsidRPr="007620E9" w:rsidR="007620E9" w:rsidP="00C93484" w:rsidRDefault="007620E9">
      <w:pPr>
        <w:pStyle w:val="Reqtify"/>
      </w:pPr>
    </w:p>
    <w:p w:rsidRPr="007620E9" w:rsidR="007620E9" w:rsidP="00C93484" w:rsidRDefault="00532AED">
      <w:pPr>
        <w:pStyle w:val="Reqtify"/>
      </w:pPr>
      <w:hyperlink w:history="1" w:anchor="AlignPSDzone_A">
        <w:r w:rsidR="003A11D3">
          <w:rPr>
            <w:rStyle w:val="ac"/>
            <w:noProof/>
          </w:rPr>
          <w:t>AlignPSDzone_A</w:t>
        </w:r>
      </w:hyperlink>
      <w:r w:rsidRPr="007620E9" w:rsidR="007620E9">
        <w:rPr>
          <w:rFonts w:hint="eastAsia"/>
        </w:rPr>
        <w:t>, ATP shall determine whether there are intersection between the range of train locations and the platform screen doors zone of the side-A.</w:t>
      </w:r>
    </w:p>
    <w:p w:rsidRPr="007620E9" w:rsidR="007620E9" w:rsidP="00C93484" w:rsidRDefault="00532AED">
      <w:pPr>
        <w:pStyle w:val="Reqtify"/>
      </w:pPr>
      <w:hyperlink w:history="1" w:anchor="PSDid_A">
        <w:r w:rsidR="00F27DC1">
          <w:rPr>
            <w:rStyle w:val="ac"/>
            <w:noProof/>
          </w:rPr>
          <w:t>PSDid_A</w:t>
        </w:r>
      </w:hyperlink>
      <w:r w:rsidRPr="007620E9" w:rsidR="007620E9">
        <w:rPr>
          <w:rFonts w:hint="eastAsia"/>
        </w:rPr>
        <w:t>, the id of the PSD on side-A intersects with train location.</w:t>
      </w:r>
    </w:p>
    <w:p w:rsidRPr="007620E9" w:rsidR="007620E9" w:rsidP="00FA0FBB" w:rsidRDefault="007620E9">
      <w:pPr>
        <w:pStyle w:val="AltX"/>
      </w:pPr>
      <w:r w:rsidRPr="007620E9">
        <w:rPr>
          <w:rFonts w:hint="eastAsia"/>
        </w:rPr>
        <w:t xml:space="preserve">In initialization or train delocalization, set </w:t>
      </w:r>
      <w:hyperlink w:history="1" w:anchor="AlignPSDzone_A">
        <w:r w:rsidR="003A11D3">
          <w:rPr>
            <w:rStyle w:val="ac"/>
            <w:noProof/>
          </w:rPr>
          <w:t>AlignPSDzone_A</w:t>
        </w:r>
      </w:hyperlink>
      <w:r w:rsidRPr="007620E9">
        <w:rPr>
          <w:rFonts w:hint="eastAsia"/>
        </w:rPr>
        <w:t xml:space="preserve"> as </w:t>
      </w:r>
      <w:r w:rsidRPr="00354FC4">
        <w:rPr>
          <w:rStyle w:val="aff1"/>
          <w:rFonts w:hint="eastAsia"/>
        </w:rPr>
        <w:t>False</w:t>
      </w:r>
      <w:r w:rsidRPr="007620E9">
        <w:rPr>
          <w:rFonts w:hint="eastAsia"/>
        </w:rPr>
        <w:t xml:space="preserve"> and </w:t>
      </w:r>
      <w:hyperlink w:history="1" w:anchor="PSDid_A">
        <w:r w:rsidR="00F27DC1">
          <w:rPr>
            <w:rStyle w:val="ac"/>
            <w:noProof/>
          </w:rPr>
          <w:t>PSDid_A</w:t>
        </w:r>
      </w:hyperlink>
      <w:r w:rsidRPr="007620E9">
        <w:rPr>
          <w:rFonts w:hint="eastAsia"/>
        </w:rPr>
        <w:t xml:space="preserve"> as </w:t>
      </w:r>
      <w:r w:rsidR="00511BB9">
        <w:rPr>
          <w:rStyle w:val="aff1"/>
          <w:rFonts w:hint="eastAsia"/>
        </w:rPr>
        <w:t>None</w:t>
      </w:r>
      <w:r w:rsidRPr="007620E9">
        <w:rPr>
          <w:rFonts w:hint="eastAsia"/>
        </w:rPr>
        <w:t>.</w:t>
      </w:r>
    </w:p>
    <w:p w:rsidRPr="007620E9" w:rsidR="007620E9" w:rsidP="00FA0FBB" w:rsidRDefault="007620E9">
      <w:pPr>
        <w:pStyle w:val="AltX"/>
      </w:pPr>
      <w:r w:rsidRPr="007620E9">
        <w:rPr>
          <w:rFonts w:hint="eastAsia"/>
        </w:rPr>
        <w:t xml:space="preserve">If there are intersection between the range of train locations (from the minimum train tail to the maximum train head) and the PSD zone (composing by a pair of </w:t>
      </w:r>
      <w:r w:rsidRPr="007620E9">
        <w:rPr>
          <w:rStyle w:val="aff1"/>
          <w:rFonts w:hint="eastAsia"/>
        </w:rPr>
        <w:t>SGL_PSD_ZONE</w:t>
      </w:r>
      <w:r w:rsidRPr="007620E9">
        <w:rPr>
          <w:rFonts w:hint="eastAsia"/>
        </w:rPr>
        <w:t xml:space="preserve"> singularities with opposite direction in the train map), and</w:t>
      </w:r>
      <w:r w:rsidRPr="00511BB9" w:rsidR="00511BB9">
        <w:rPr>
          <w:rFonts w:hint="eastAsia"/>
        </w:rPr>
        <w:t xml:space="preserve"> </w:t>
      </w:r>
      <w:r w:rsidR="00511BB9">
        <w:rPr>
          <w:rFonts w:hint="eastAsia"/>
        </w:rPr>
        <w:t xml:space="preserve">the train door side A correspond to the platform according with </w:t>
      </w:r>
      <w:r w:rsidR="00511BB9">
        <w:fldChar w:fldCharType="begin"/>
      </w:r>
      <w:r w:rsidR="00511BB9">
        <w:instrText xml:space="preserve"> </w:instrText>
      </w:r>
      <w:r w:rsidR="00511BB9">
        <w:rPr>
          <w:rFonts w:hint="eastAsia"/>
        </w:rPr>
        <w:instrText>REF _Ref353356586 \h</w:instrText>
      </w:r>
      <w:r w:rsidR="00511BB9">
        <w:instrText xml:space="preserve"> </w:instrText>
      </w:r>
      <w:r w:rsidR="00511BB9">
        <w:fldChar w:fldCharType="separate"/>
      </w:r>
      <w:r w:rsidR="00DE178B">
        <w:t xml:space="preserve">Table </w:t>
      </w:r>
      <w:r w:rsidR="00DE178B">
        <w:rPr>
          <w:noProof/>
        </w:rPr>
        <w:t>5</w:t>
      </w:r>
      <w:r w:rsidR="00DE178B">
        <w:noBreakHyphen/>
      </w:r>
      <w:r w:rsidR="00DE178B">
        <w:rPr>
          <w:noProof/>
        </w:rPr>
        <w:t>12</w:t>
      </w:r>
      <w:r w:rsidR="00511BB9">
        <w:fldChar w:fldCharType="end"/>
      </w:r>
      <w:r w:rsidRPr="007620E9">
        <w:rPr>
          <w:rFonts w:hint="eastAsia"/>
        </w:rPr>
        <w:t xml:space="preserve">, set </w:t>
      </w:r>
      <w:hyperlink w:history="1" w:anchor="AlignPSDzone_A">
        <w:r w:rsidR="003A11D3">
          <w:rPr>
            <w:rStyle w:val="ac"/>
            <w:noProof/>
          </w:rPr>
          <w:t>AlignPSDzone_A</w:t>
        </w:r>
      </w:hyperlink>
      <w:r w:rsidRPr="007620E9">
        <w:rPr>
          <w:rFonts w:hint="eastAsia"/>
        </w:rPr>
        <w:t xml:space="preserve"> as </w:t>
      </w:r>
      <w:r w:rsidRPr="00354FC4">
        <w:rPr>
          <w:rStyle w:val="aff1"/>
          <w:rFonts w:hint="eastAsia"/>
        </w:rPr>
        <w:t>True</w:t>
      </w:r>
      <w:r w:rsidRPr="007620E9">
        <w:rPr>
          <w:rFonts w:hint="eastAsia"/>
        </w:rPr>
        <w:t xml:space="preserve">, and </w:t>
      </w:r>
      <w:r w:rsidRPr="007620E9" w:rsidR="002F5731">
        <w:t>records</w:t>
      </w:r>
      <w:r w:rsidRPr="007620E9">
        <w:rPr>
          <w:rFonts w:hint="eastAsia"/>
        </w:rPr>
        <w:t xml:space="preserve"> </w:t>
      </w:r>
      <w:hyperlink w:history="1" w:anchor="PSDid_A">
        <w:r w:rsidR="00F27DC1">
          <w:rPr>
            <w:rStyle w:val="ac"/>
            <w:noProof/>
          </w:rPr>
          <w:t>PSDid_A</w:t>
        </w:r>
      </w:hyperlink>
      <w:r w:rsidRPr="007620E9">
        <w:rPr>
          <w:rFonts w:hint="eastAsia"/>
        </w:rPr>
        <w:t xml:space="preserve"> as the PSD</w:t>
      </w:r>
      <w:r w:rsidRPr="007620E9">
        <w:t>’</w:t>
      </w:r>
      <w:r w:rsidRPr="007620E9">
        <w:rPr>
          <w:rFonts w:hint="eastAsia"/>
        </w:rPr>
        <w:t>s id:</w:t>
      </w:r>
    </w:p>
    <w:p w:rsidRPr="007620E9" w:rsidR="007620E9" w:rsidP="00511BB9" w:rsidRDefault="002F5731">
      <w:pPr>
        <w:pStyle w:val="AltZ"/>
      </w:pPr>
      <w:r w:rsidRPr="007620E9">
        <w:lastRenderedPageBreak/>
        <w:t>Otherwise</w:t>
      </w:r>
      <w:r w:rsidRPr="007620E9" w:rsidR="007620E9">
        <w:rPr>
          <w:rFonts w:hint="eastAsia"/>
        </w:rPr>
        <w:t xml:space="preserve">, set </w:t>
      </w:r>
      <w:hyperlink w:history="1" w:anchor="AlignPSDzone_A">
        <w:r w:rsidR="003A11D3">
          <w:rPr>
            <w:rStyle w:val="ac"/>
            <w:noProof/>
          </w:rPr>
          <w:t>AlignPSDzone_A</w:t>
        </w:r>
      </w:hyperlink>
      <w:r w:rsidRPr="007620E9" w:rsidR="007620E9">
        <w:rPr>
          <w:rFonts w:hint="eastAsia"/>
        </w:rPr>
        <w:t xml:space="preserve"> as </w:t>
      </w:r>
      <w:r w:rsidRPr="00354FC4" w:rsidR="007620E9">
        <w:rPr>
          <w:rStyle w:val="aff1"/>
          <w:rFonts w:hint="eastAsia"/>
        </w:rPr>
        <w:t>False</w:t>
      </w:r>
      <w:r w:rsidRPr="007620E9" w:rsidR="007620E9">
        <w:rPr>
          <w:rFonts w:hint="eastAsia"/>
        </w:rPr>
        <w:t xml:space="preserve"> and </w:t>
      </w:r>
      <w:hyperlink w:history="1" w:anchor="PSDid_A">
        <w:r w:rsidR="00F27DC1">
          <w:rPr>
            <w:rStyle w:val="ac"/>
            <w:noProof/>
          </w:rPr>
          <w:t>PSDid_A</w:t>
        </w:r>
      </w:hyperlink>
      <w:r w:rsidRPr="007620E9" w:rsidR="007620E9">
        <w:rPr>
          <w:rFonts w:hint="eastAsia"/>
        </w:rPr>
        <w:t xml:space="preserve"> as </w:t>
      </w:r>
      <w:r w:rsidR="00511BB9">
        <w:rPr>
          <w:rStyle w:val="aff1"/>
          <w:rFonts w:hint="eastAsia"/>
        </w:rPr>
        <w:t>None</w:t>
      </w:r>
      <w:r w:rsidRPr="007620E9" w:rsidR="007620E9">
        <w:rPr>
          <w:rFonts w:hint="eastAsia"/>
        </w:rPr>
        <w:t>.</w:t>
      </w:r>
    </w:p>
    <w:p w:rsidRPr="007620E9" w:rsidR="007620E9" w:rsidP="000C0D62" w:rsidRDefault="007620E9">
      <w:pPr>
        <w:pStyle w:val="ReqtifyAltQ"/>
      </w:pPr>
      <w:r w:rsidRPr="007620E9">
        <w:t>#Category=Functional</w:t>
      </w:r>
    </w:p>
    <w:p w:rsidRPr="007620E9" w:rsidR="007620E9" w:rsidP="000C0D62" w:rsidRDefault="007620E9">
      <w:pPr>
        <w:pStyle w:val="ReqtifyAltQ"/>
      </w:pPr>
      <w:r w:rsidRPr="007620E9">
        <w:t>#Contribution=SIL4</w:t>
      </w:r>
    </w:p>
    <w:p w:rsidR="009328EA" w:rsidP="000C0D62" w:rsidRDefault="007620E9">
      <w:pPr>
        <w:pStyle w:val="ReqtifyAltQ"/>
        <w:rPr>
          <w:ins w:author="常鸣" w:date="2014-07-03T14:27:00Z" w:id="10506"/>
        </w:rPr>
      </w:pPr>
      <w:del w:author="常鸣" w:date="2014-07-03T14:27:00Z" w:id="10507">
        <w:r w:rsidRPr="007620E9" w:rsidDel="009328EA">
          <w:delText>#S</w:delText>
        </w:r>
      </w:del>
      <w:ins w:author="常鸣" w:date="2014-07-03T14:27:00Z" w:id="10508">
        <w:r w:rsidR="009328EA">
          <w:t>#Allocation=ATP Software</w:t>
        </w:r>
      </w:ins>
      <w:ins w:author="常鸣" w:date="2014-07-03T15:03:00Z" w:id="10509">
        <w:r w:rsidR="006D51C2">
          <w:rPr>
            <w:rFonts w:hint="eastAsia"/>
          </w:rPr>
          <w:t>, Vital Embedded Setting</w:t>
        </w:r>
      </w:ins>
    </w:p>
    <w:p w:rsidRPr="007620E9" w:rsidR="007620E9" w:rsidP="000C0D62" w:rsidRDefault="009328EA">
      <w:pPr>
        <w:pStyle w:val="ReqtifyAltQ"/>
      </w:pPr>
      <w:ins w:author="常鸣" w:date="2014-07-03T14:27:00Z" w:id="10510">
        <w:r>
          <w:t>#S</w:t>
        </w:r>
      </w:ins>
      <w:r w:rsidRPr="007620E9" w:rsidR="007620E9">
        <w:t>ource=</w:t>
      </w:r>
      <w:r w:rsidRPr="007620E9" w:rsidR="007620E9">
        <w:rPr>
          <w:rFonts w:hint="eastAsia"/>
        </w:rPr>
        <w:t>[iTC_CC-SyAD-0261], [</w:t>
      </w:r>
      <w:r w:rsidRPr="007620E9" w:rsidR="007620E9">
        <w:t>iTC_CC_ATP_SwHA-0107</w:t>
      </w:r>
      <w:r w:rsidRPr="007620E9" w:rsidR="007620E9">
        <w:rPr>
          <w:rFonts w:hint="eastAsia"/>
        </w:rPr>
        <w:t>], [</w:t>
      </w:r>
      <w:r w:rsidRPr="007620E9" w:rsidR="007620E9">
        <w:t>iTC_CC_ATP_SwHA-0109</w:t>
      </w:r>
      <w:r w:rsidRPr="007620E9" w:rsidR="007620E9">
        <w:rPr>
          <w:rFonts w:hint="eastAsia"/>
        </w:rPr>
        <w:t>]</w:t>
      </w:r>
    </w:p>
    <w:p w:rsidRPr="007620E9" w:rsidR="007620E9" w:rsidP="000C0D62" w:rsidRDefault="007620E9">
      <w:pPr>
        <w:pStyle w:val="ReqtifyAltQ"/>
      </w:pPr>
      <w:r w:rsidRPr="007620E9">
        <w:t>[End]</w:t>
      </w:r>
    </w:p>
    <w:p w:rsidRPr="007620E9" w:rsidR="007620E9" w:rsidP="00C93484" w:rsidRDefault="007620E9">
      <w:pPr>
        <w:pStyle w:val="Reqtify"/>
      </w:pPr>
    </w:p>
    <w:p w:rsidRPr="007620E9" w:rsidR="007620E9" w:rsidP="00C93484" w:rsidRDefault="007620E9">
      <w:pPr>
        <w:pStyle w:val="Reqtify"/>
      </w:pPr>
    </w:p>
    <w:p w:rsidRPr="007620E9" w:rsidR="007620E9" w:rsidP="007620E9" w:rsidRDefault="007620E9">
      <w:pPr>
        <w:pStyle w:val="ReqtifyAltR"/>
      </w:pPr>
      <w:r w:rsidRPr="007620E9">
        <w:t>[iTC_CC_ATP-SwRS-0</w:t>
      </w:r>
      <w:r w:rsidRPr="007620E9">
        <w:rPr>
          <w:rFonts w:hint="eastAsia"/>
        </w:rPr>
        <w:t>268</w:t>
      </w:r>
      <w:r w:rsidRPr="007620E9">
        <w:t>]</w:t>
      </w:r>
    </w:p>
    <w:p w:rsidRPr="007620E9" w:rsidR="007620E9" w:rsidP="00C93484" w:rsidRDefault="003A11D3">
      <w:pPr>
        <w:pStyle w:val="Reqtify"/>
      </w:pPr>
      <w:bookmarkStart w:name="AlignPSDzone_B" w:id="10511"/>
      <w:r w:rsidRPr="00BF4172">
        <w:rPr>
          <w:rStyle w:val="aff2"/>
          <w:bCs w:val="0"/>
          <w:iCs w:val="0"/>
        </w:rPr>
        <w:t>AlignPSDzone_B</w:t>
      </w:r>
      <w:bookmarkEnd w:id="10511"/>
      <w:r w:rsidRPr="007620E9" w:rsidDel="0077628F" w:rsidR="007620E9">
        <w:rPr>
          <w:rFonts w:hint="eastAsia"/>
        </w:rPr>
        <w:t>，列车定位与</w:t>
      </w:r>
      <w:r w:rsidRPr="007620E9" w:rsidR="007620E9">
        <w:rPr>
          <w:rFonts w:hint="eastAsia"/>
        </w:rPr>
        <w:t>B</w:t>
      </w:r>
      <w:r w:rsidRPr="007620E9" w:rsidDel="0077628F" w:rsidR="007620E9">
        <w:rPr>
          <w:rFonts w:hint="eastAsia"/>
        </w:rPr>
        <w:t>侧</w:t>
      </w:r>
      <w:r w:rsidRPr="007620E9" w:rsidDel="0077628F" w:rsidR="007620E9">
        <w:rPr>
          <w:rFonts w:hint="eastAsia"/>
        </w:rPr>
        <w:t>PSD</w:t>
      </w:r>
      <w:r w:rsidRPr="007620E9" w:rsidDel="0077628F" w:rsidR="007620E9">
        <w:rPr>
          <w:rFonts w:hint="eastAsia"/>
        </w:rPr>
        <w:t>区有交集；</w:t>
      </w:r>
    </w:p>
    <w:p w:rsidRPr="007620E9" w:rsidR="007620E9" w:rsidP="00C93484" w:rsidRDefault="00F27DC1">
      <w:pPr>
        <w:pStyle w:val="Reqtify"/>
      </w:pPr>
      <w:bookmarkStart w:name="PSDid_B" w:id="10512"/>
      <w:r w:rsidRPr="00BF4172">
        <w:rPr>
          <w:rStyle w:val="aff2"/>
          <w:bCs w:val="0"/>
          <w:iCs w:val="0"/>
        </w:rPr>
        <w:t>PSDid_B</w:t>
      </w:r>
      <w:bookmarkEnd w:id="10512"/>
      <w:r w:rsidRPr="007620E9" w:rsidDel="0077628F" w:rsidR="007620E9">
        <w:rPr>
          <w:rFonts w:hint="eastAsia"/>
        </w:rPr>
        <w:t>，</w:t>
      </w:r>
      <w:r w:rsidRPr="007620E9" w:rsidR="007620E9">
        <w:rPr>
          <w:rFonts w:hint="eastAsia"/>
        </w:rPr>
        <w:t>与列车定位有交集的</w:t>
      </w:r>
      <w:r w:rsidRPr="007620E9" w:rsidR="007620E9">
        <w:rPr>
          <w:rFonts w:hint="eastAsia"/>
        </w:rPr>
        <w:t>B</w:t>
      </w:r>
      <w:r w:rsidRPr="007620E9" w:rsidDel="0077628F" w:rsidR="007620E9">
        <w:rPr>
          <w:rFonts w:hint="eastAsia"/>
        </w:rPr>
        <w:t>侧</w:t>
      </w:r>
      <w:r w:rsidRPr="007620E9" w:rsidDel="0077628F" w:rsidR="007620E9">
        <w:rPr>
          <w:rFonts w:hint="eastAsia"/>
        </w:rPr>
        <w:t>PSD</w:t>
      </w:r>
      <w:r w:rsidRPr="007620E9" w:rsidDel="0077628F" w:rsidR="007620E9">
        <w:rPr>
          <w:rFonts w:hint="eastAsia"/>
        </w:rPr>
        <w:t>的</w:t>
      </w:r>
      <w:r w:rsidRPr="007620E9" w:rsidDel="0077628F" w:rsidR="007620E9">
        <w:rPr>
          <w:rFonts w:hint="eastAsia"/>
        </w:rPr>
        <w:t>id</w:t>
      </w:r>
      <w:r w:rsidRPr="007620E9" w:rsidDel="0077628F" w:rsidR="007620E9">
        <w:rPr>
          <w:rFonts w:hint="eastAsia"/>
        </w:rPr>
        <w:t>号</w:t>
      </w:r>
      <w:r w:rsidRPr="007620E9" w:rsidR="007620E9">
        <w:rPr>
          <w:rFonts w:hint="eastAsia"/>
        </w:rPr>
        <w:t>。</w:t>
      </w:r>
    </w:p>
    <w:p w:rsidRPr="007620E9" w:rsidR="007620E9" w:rsidP="00FA0FBB" w:rsidRDefault="007620E9">
      <w:pPr>
        <w:pStyle w:val="AltX"/>
      </w:pPr>
      <w:r w:rsidRPr="007620E9">
        <w:rPr>
          <w:rFonts w:hint="eastAsia"/>
        </w:rPr>
        <w:t>ATP</w:t>
      </w:r>
      <w:r w:rsidRPr="007620E9">
        <w:rPr>
          <w:rFonts w:hint="eastAsia"/>
        </w:rPr>
        <w:t>初始化或者失位时，默认设置</w:t>
      </w:r>
      <w:hyperlink w:history="1" w:anchor="AlignPSDzone_B">
        <w:r w:rsidR="003A11D3">
          <w:rPr>
            <w:rStyle w:val="ac"/>
            <w:noProof/>
          </w:rPr>
          <w:t>AlignPSDzone_B</w:t>
        </w:r>
      </w:hyperlink>
      <w:r w:rsidRPr="007620E9">
        <w:rPr>
          <w:rFonts w:hint="eastAsia"/>
        </w:rPr>
        <w:t>为</w:t>
      </w:r>
      <w:r w:rsidRPr="007620E9">
        <w:rPr>
          <w:rStyle w:val="aff1"/>
          <w:rFonts w:hint="eastAsia"/>
        </w:rPr>
        <w:t>False</w:t>
      </w:r>
      <w:r w:rsidRPr="007620E9">
        <w:rPr>
          <w:rFonts w:hint="eastAsia"/>
        </w:rPr>
        <w:t>，</w:t>
      </w:r>
      <w:hyperlink w:history="1" w:anchor="PSDid_B">
        <w:r w:rsidR="00F27DC1">
          <w:rPr>
            <w:rStyle w:val="ac"/>
            <w:noProof/>
          </w:rPr>
          <w:t>PSDid_B</w:t>
        </w:r>
      </w:hyperlink>
      <w:r w:rsidRPr="007620E9">
        <w:rPr>
          <w:rFonts w:hint="eastAsia"/>
        </w:rPr>
        <w:t>为</w:t>
      </w:r>
      <w:r w:rsidR="00511BB9">
        <w:rPr>
          <w:rStyle w:val="aff1"/>
          <w:rFonts w:hint="eastAsia"/>
        </w:rPr>
        <w:t>None</w:t>
      </w:r>
      <w:r w:rsidRPr="007620E9">
        <w:rPr>
          <w:rFonts w:hint="eastAsia"/>
        </w:rPr>
        <w:t>；</w:t>
      </w:r>
    </w:p>
    <w:p w:rsidRPr="007620E9" w:rsidR="007620E9" w:rsidP="00FA0FBB" w:rsidRDefault="007620E9">
      <w:pPr>
        <w:pStyle w:val="AltX"/>
      </w:pPr>
      <w:r w:rsidRPr="007620E9">
        <w:rPr>
          <w:rFonts w:hint="eastAsia"/>
        </w:rPr>
        <w:t>当车身定位（即从车尾最小定位到车头最大定位）与屏蔽门区域（线路地图</w:t>
      </w:r>
      <w:hyperlink w:history="1" w:anchor="TrackMap">
        <w:r w:rsidRPr="00BF4172">
          <w:rPr>
            <w:rStyle w:val="ac"/>
          </w:rPr>
          <w:t>TrackMap</w:t>
        </w:r>
      </w:hyperlink>
      <w:r w:rsidRPr="007620E9">
        <w:rPr>
          <w:rFonts w:hint="eastAsia"/>
        </w:rPr>
        <w:t>中由一对方向相反的</w:t>
      </w:r>
      <w:r w:rsidRPr="007620E9">
        <w:rPr>
          <w:rStyle w:val="aff1"/>
          <w:rFonts w:hint="eastAsia"/>
        </w:rPr>
        <w:t>SGL_PSD_ZONE</w:t>
      </w:r>
      <w:r w:rsidRPr="007620E9">
        <w:rPr>
          <w:rFonts w:hint="eastAsia"/>
        </w:rPr>
        <w:t>奇点组成）有交集，且</w:t>
      </w:r>
      <w:r w:rsidR="00511BB9">
        <w:rPr>
          <w:rFonts w:hint="eastAsia"/>
        </w:rPr>
        <w:t>根据</w:t>
      </w:r>
      <w:r w:rsidR="00511BB9">
        <w:fldChar w:fldCharType="begin"/>
      </w:r>
      <w:r w:rsidR="00511BB9">
        <w:instrText xml:space="preserve"> </w:instrText>
      </w:r>
      <w:r w:rsidR="00511BB9">
        <w:rPr>
          <w:rFonts w:hint="eastAsia"/>
        </w:rPr>
        <w:instrText>REF _Ref353356586 \h</w:instrText>
      </w:r>
      <w:r w:rsidR="00511BB9">
        <w:instrText xml:space="preserve"> </w:instrText>
      </w:r>
      <w:r w:rsidR="00511BB9">
        <w:fldChar w:fldCharType="separate"/>
      </w:r>
      <w:r w:rsidR="00DE178B">
        <w:t xml:space="preserve">Table </w:t>
      </w:r>
      <w:r w:rsidR="00DE178B">
        <w:rPr>
          <w:noProof/>
        </w:rPr>
        <w:t>5</w:t>
      </w:r>
      <w:r w:rsidR="00DE178B">
        <w:noBreakHyphen/>
      </w:r>
      <w:r w:rsidR="00DE178B">
        <w:rPr>
          <w:noProof/>
        </w:rPr>
        <w:t>12</w:t>
      </w:r>
      <w:r w:rsidR="00511BB9">
        <w:fldChar w:fldCharType="end"/>
      </w:r>
      <w:r w:rsidR="00511BB9">
        <w:rPr>
          <w:rFonts w:hint="eastAsia"/>
        </w:rPr>
        <w:t>判断为</w:t>
      </w:r>
      <w:r w:rsidR="00511BB9">
        <w:rPr>
          <w:rFonts w:hint="eastAsia"/>
        </w:rPr>
        <w:t>B</w:t>
      </w:r>
      <w:r w:rsidR="00511BB9">
        <w:rPr>
          <w:rFonts w:hint="eastAsia"/>
        </w:rPr>
        <w:t>侧</w:t>
      </w:r>
      <w:r w:rsidRPr="007620E9">
        <w:rPr>
          <w:rFonts w:hint="eastAsia"/>
        </w:rPr>
        <w:t>时，设置</w:t>
      </w:r>
      <w:hyperlink w:history="1" w:anchor="AlignPSDzone_B">
        <w:r w:rsidR="003A11D3">
          <w:rPr>
            <w:rStyle w:val="ac"/>
            <w:noProof/>
          </w:rPr>
          <w:t>AlignPSDzone_B</w:t>
        </w:r>
      </w:hyperlink>
      <w:r w:rsidRPr="007620E9">
        <w:rPr>
          <w:rFonts w:hint="eastAsia"/>
        </w:rPr>
        <w:t>为</w:t>
      </w:r>
      <w:r w:rsidRPr="007620E9">
        <w:rPr>
          <w:rStyle w:val="aff1"/>
          <w:rFonts w:hint="eastAsia"/>
        </w:rPr>
        <w:t>True</w:t>
      </w:r>
      <w:r w:rsidRPr="007620E9">
        <w:rPr>
          <w:rFonts w:hint="eastAsia"/>
        </w:rPr>
        <w:t>，并将</w:t>
      </w:r>
      <w:hyperlink w:history="1" w:anchor="PSDid_B">
        <w:r w:rsidR="00F27DC1">
          <w:rPr>
            <w:rStyle w:val="ac"/>
            <w:noProof/>
          </w:rPr>
          <w:t>PSDid_B</w:t>
        </w:r>
      </w:hyperlink>
      <w:r w:rsidRPr="007620E9">
        <w:rPr>
          <w:rFonts w:hint="eastAsia"/>
        </w:rPr>
        <w:t>为设置为该</w:t>
      </w:r>
      <w:r w:rsidRPr="007620E9">
        <w:rPr>
          <w:rStyle w:val="aff1"/>
          <w:rFonts w:hint="eastAsia"/>
        </w:rPr>
        <w:t>SGL_PSD_ZONE</w:t>
      </w:r>
      <w:r w:rsidRPr="007620E9">
        <w:rPr>
          <w:rFonts w:hint="eastAsia"/>
        </w:rPr>
        <w:t>奇点的</w:t>
      </w:r>
      <w:r w:rsidRPr="007620E9">
        <w:rPr>
          <w:rFonts w:hint="eastAsia"/>
        </w:rPr>
        <w:t>id</w:t>
      </w:r>
      <w:r w:rsidRPr="007620E9">
        <w:rPr>
          <w:rFonts w:hint="eastAsia"/>
        </w:rPr>
        <w:t>。</w:t>
      </w:r>
    </w:p>
    <w:p w:rsidRPr="007620E9" w:rsidR="007620E9" w:rsidP="00FA0FBB" w:rsidRDefault="007620E9">
      <w:pPr>
        <w:pStyle w:val="AltX"/>
      </w:pPr>
      <w:r w:rsidRPr="007620E9">
        <w:rPr>
          <w:rFonts w:hint="eastAsia"/>
        </w:rPr>
        <w:t>其他情况，设置</w:t>
      </w:r>
      <w:hyperlink w:history="1" w:anchor="AlignPSDzone_B">
        <w:r w:rsidR="003A11D3">
          <w:rPr>
            <w:rStyle w:val="ac"/>
            <w:noProof/>
          </w:rPr>
          <w:t>AlignPSDzone_B</w:t>
        </w:r>
      </w:hyperlink>
      <w:r w:rsidRPr="007620E9">
        <w:rPr>
          <w:rFonts w:hint="eastAsia"/>
        </w:rPr>
        <w:t>为</w:t>
      </w:r>
      <w:r w:rsidRPr="007620E9">
        <w:rPr>
          <w:rStyle w:val="aff1"/>
          <w:rFonts w:hint="eastAsia"/>
        </w:rPr>
        <w:t>False</w:t>
      </w:r>
      <w:r w:rsidRPr="007620E9">
        <w:rPr>
          <w:rFonts w:hint="eastAsia"/>
        </w:rPr>
        <w:t>，</w:t>
      </w:r>
      <w:hyperlink w:history="1" w:anchor="PSDid_B">
        <w:r w:rsidR="00F27DC1">
          <w:rPr>
            <w:rStyle w:val="ac"/>
            <w:noProof/>
          </w:rPr>
          <w:t>PSDid_B</w:t>
        </w:r>
      </w:hyperlink>
      <w:r w:rsidRPr="007620E9">
        <w:rPr>
          <w:rFonts w:hint="eastAsia"/>
        </w:rPr>
        <w:t>为</w:t>
      </w:r>
      <w:r w:rsidR="00511BB9">
        <w:rPr>
          <w:rStyle w:val="aff1"/>
          <w:rFonts w:hint="eastAsia"/>
        </w:rPr>
        <w:t>None</w:t>
      </w:r>
      <w:r w:rsidRPr="007620E9">
        <w:rPr>
          <w:rFonts w:hint="eastAsia"/>
        </w:rPr>
        <w:t>。</w:t>
      </w:r>
    </w:p>
    <w:p w:rsidRPr="007620E9" w:rsidR="007620E9" w:rsidP="00C93484" w:rsidRDefault="007620E9">
      <w:pPr>
        <w:pStyle w:val="Reqtify"/>
      </w:pPr>
    </w:p>
    <w:p w:rsidRPr="007620E9" w:rsidR="007620E9" w:rsidP="00C93484" w:rsidRDefault="00532AED">
      <w:pPr>
        <w:pStyle w:val="Reqtify"/>
      </w:pPr>
      <w:hyperlink w:history="1" w:anchor="AlignPSDzone_B">
        <w:r w:rsidR="003A11D3">
          <w:rPr>
            <w:rStyle w:val="ac"/>
            <w:noProof/>
          </w:rPr>
          <w:t>AlignPSDzone_B</w:t>
        </w:r>
      </w:hyperlink>
      <w:r w:rsidRPr="007620E9" w:rsidR="007620E9">
        <w:rPr>
          <w:rFonts w:hint="eastAsia"/>
        </w:rPr>
        <w:t>, ATP shall determine whether there are intersection between the range of train locations and the platform screen doors zone of the side-A.</w:t>
      </w:r>
    </w:p>
    <w:p w:rsidRPr="007620E9" w:rsidR="007620E9" w:rsidP="00C93484" w:rsidRDefault="00532AED">
      <w:pPr>
        <w:pStyle w:val="Reqtify"/>
      </w:pPr>
      <w:hyperlink w:history="1" w:anchor="PSDid_B">
        <w:r w:rsidR="00F27DC1">
          <w:rPr>
            <w:rStyle w:val="ac"/>
            <w:noProof/>
          </w:rPr>
          <w:t>PSDid_B</w:t>
        </w:r>
      </w:hyperlink>
      <w:r w:rsidRPr="007620E9" w:rsidR="007620E9">
        <w:rPr>
          <w:rFonts w:hint="eastAsia"/>
        </w:rPr>
        <w:t>, the id of the PSD on side-A intersects with train location.</w:t>
      </w:r>
    </w:p>
    <w:p w:rsidRPr="007620E9" w:rsidR="007620E9" w:rsidP="00FA0FBB" w:rsidRDefault="007620E9">
      <w:pPr>
        <w:pStyle w:val="AltX"/>
      </w:pPr>
      <w:r w:rsidRPr="007620E9">
        <w:rPr>
          <w:rFonts w:hint="eastAsia"/>
        </w:rPr>
        <w:t xml:space="preserve">In initialization or train delocalization, set </w:t>
      </w:r>
      <w:hyperlink w:history="1" w:anchor="AlignPSDzone_B">
        <w:r w:rsidR="003A11D3">
          <w:rPr>
            <w:rStyle w:val="ac"/>
            <w:noProof/>
          </w:rPr>
          <w:t>AlignPSDzone_B</w:t>
        </w:r>
      </w:hyperlink>
      <w:r w:rsidRPr="007620E9">
        <w:rPr>
          <w:rFonts w:hint="eastAsia"/>
        </w:rPr>
        <w:t xml:space="preserve"> as </w:t>
      </w:r>
      <w:r w:rsidRPr="00354FC4">
        <w:rPr>
          <w:rStyle w:val="aff1"/>
          <w:rFonts w:hint="eastAsia"/>
        </w:rPr>
        <w:t>False</w:t>
      </w:r>
      <w:r w:rsidRPr="007620E9">
        <w:rPr>
          <w:rFonts w:hint="eastAsia"/>
        </w:rPr>
        <w:t xml:space="preserve"> and </w:t>
      </w:r>
      <w:hyperlink w:history="1" w:anchor="PSDid_B">
        <w:r w:rsidR="00F27DC1">
          <w:rPr>
            <w:rStyle w:val="ac"/>
            <w:noProof/>
          </w:rPr>
          <w:t>PSDid_B</w:t>
        </w:r>
      </w:hyperlink>
      <w:r w:rsidRPr="007620E9">
        <w:rPr>
          <w:rFonts w:hint="eastAsia"/>
        </w:rPr>
        <w:t xml:space="preserve"> as </w:t>
      </w:r>
      <w:r w:rsidR="00511BB9">
        <w:rPr>
          <w:rStyle w:val="aff1"/>
          <w:rFonts w:hint="eastAsia"/>
        </w:rPr>
        <w:t>None</w:t>
      </w:r>
      <w:r w:rsidRPr="007620E9">
        <w:rPr>
          <w:rFonts w:hint="eastAsia"/>
        </w:rPr>
        <w:t>.</w:t>
      </w:r>
    </w:p>
    <w:p w:rsidRPr="007620E9" w:rsidR="007620E9" w:rsidP="00FA0FBB" w:rsidRDefault="007620E9">
      <w:pPr>
        <w:pStyle w:val="AltX"/>
      </w:pPr>
      <w:r w:rsidRPr="007620E9">
        <w:rPr>
          <w:rFonts w:hint="eastAsia"/>
        </w:rPr>
        <w:t xml:space="preserve">If there are intersection between the range of train locations (from the minimum train tail to the maximum train head) and the PSD zone (composing by a pair of </w:t>
      </w:r>
      <w:r w:rsidRPr="007620E9">
        <w:rPr>
          <w:rStyle w:val="aff1"/>
          <w:rFonts w:hint="eastAsia"/>
        </w:rPr>
        <w:t>SGL_PSD_ZONE</w:t>
      </w:r>
      <w:r w:rsidRPr="007620E9">
        <w:rPr>
          <w:rFonts w:hint="eastAsia"/>
        </w:rPr>
        <w:t xml:space="preserve"> singularities with opposite direction in the train map), and </w:t>
      </w:r>
      <w:r w:rsidR="00511BB9">
        <w:rPr>
          <w:rFonts w:hint="eastAsia"/>
        </w:rPr>
        <w:t xml:space="preserve">the train door side B correspond to the platform according with </w:t>
      </w:r>
      <w:r w:rsidR="00511BB9">
        <w:fldChar w:fldCharType="begin"/>
      </w:r>
      <w:r w:rsidR="00511BB9">
        <w:instrText xml:space="preserve"> </w:instrText>
      </w:r>
      <w:r w:rsidR="00511BB9">
        <w:rPr>
          <w:rFonts w:hint="eastAsia"/>
        </w:rPr>
        <w:instrText>REF _Ref353356586 \h</w:instrText>
      </w:r>
      <w:r w:rsidR="00511BB9">
        <w:instrText xml:space="preserve"> </w:instrText>
      </w:r>
      <w:r w:rsidR="00511BB9">
        <w:fldChar w:fldCharType="separate"/>
      </w:r>
      <w:r w:rsidR="00DE178B">
        <w:t xml:space="preserve">Table </w:t>
      </w:r>
      <w:r w:rsidR="00DE178B">
        <w:rPr>
          <w:noProof/>
        </w:rPr>
        <w:t>5</w:t>
      </w:r>
      <w:r w:rsidR="00DE178B">
        <w:noBreakHyphen/>
      </w:r>
      <w:r w:rsidR="00DE178B">
        <w:rPr>
          <w:noProof/>
        </w:rPr>
        <w:t>12</w:t>
      </w:r>
      <w:r w:rsidR="00511BB9">
        <w:fldChar w:fldCharType="end"/>
      </w:r>
      <w:r w:rsidRPr="007620E9">
        <w:rPr>
          <w:rFonts w:hint="eastAsia"/>
        </w:rPr>
        <w:t xml:space="preserve">, set </w:t>
      </w:r>
      <w:hyperlink w:history="1" w:anchor="AlignPSDzone_B">
        <w:r w:rsidR="003A11D3">
          <w:rPr>
            <w:rStyle w:val="ac"/>
            <w:noProof/>
          </w:rPr>
          <w:t>AlignPSDzone_B</w:t>
        </w:r>
      </w:hyperlink>
      <w:r w:rsidRPr="007620E9">
        <w:rPr>
          <w:rFonts w:hint="eastAsia"/>
        </w:rPr>
        <w:t xml:space="preserve"> as </w:t>
      </w:r>
      <w:r w:rsidRPr="00354FC4">
        <w:rPr>
          <w:rStyle w:val="aff1"/>
          <w:rFonts w:hint="eastAsia"/>
        </w:rPr>
        <w:t>True</w:t>
      </w:r>
      <w:r w:rsidRPr="007620E9">
        <w:rPr>
          <w:rFonts w:hint="eastAsia"/>
        </w:rPr>
        <w:t xml:space="preserve">, and </w:t>
      </w:r>
      <w:r w:rsidRPr="007620E9" w:rsidR="002F5731">
        <w:t>records</w:t>
      </w:r>
      <w:r w:rsidRPr="007620E9">
        <w:rPr>
          <w:rFonts w:hint="eastAsia"/>
        </w:rPr>
        <w:t xml:space="preserve"> </w:t>
      </w:r>
      <w:hyperlink w:history="1" w:anchor="PSDid_B">
        <w:r w:rsidR="00F27DC1">
          <w:rPr>
            <w:rStyle w:val="ac"/>
            <w:noProof/>
          </w:rPr>
          <w:t>PSDid_B</w:t>
        </w:r>
      </w:hyperlink>
      <w:r w:rsidRPr="007620E9">
        <w:rPr>
          <w:rFonts w:hint="eastAsia"/>
        </w:rPr>
        <w:t xml:space="preserve"> as the PSD</w:t>
      </w:r>
      <w:r w:rsidRPr="007620E9">
        <w:t>’</w:t>
      </w:r>
      <w:r w:rsidRPr="007620E9">
        <w:rPr>
          <w:rFonts w:hint="eastAsia"/>
        </w:rPr>
        <w:t>s id:</w:t>
      </w:r>
    </w:p>
    <w:p w:rsidRPr="007620E9" w:rsidR="007620E9" w:rsidP="00FA0FBB" w:rsidRDefault="007620E9">
      <w:pPr>
        <w:pStyle w:val="AltX"/>
      </w:pPr>
      <w:r w:rsidRPr="007620E9">
        <w:rPr>
          <w:rFonts w:hint="eastAsia"/>
        </w:rPr>
        <w:t xml:space="preserve">Otherwise, set </w:t>
      </w:r>
      <w:hyperlink w:history="1" w:anchor="AlignPSDzone_B">
        <w:r w:rsidR="003A11D3">
          <w:rPr>
            <w:rStyle w:val="ac"/>
            <w:noProof/>
          </w:rPr>
          <w:t>AlignPSDzone_B</w:t>
        </w:r>
      </w:hyperlink>
      <w:r w:rsidRPr="007620E9">
        <w:rPr>
          <w:rFonts w:hint="eastAsia"/>
        </w:rPr>
        <w:t xml:space="preserve"> as </w:t>
      </w:r>
      <w:r w:rsidRPr="00354FC4">
        <w:rPr>
          <w:rStyle w:val="aff1"/>
          <w:rFonts w:hint="eastAsia"/>
        </w:rPr>
        <w:t>False</w:t>
      </w:r>
      <w:r w:rsidRPr="007620E9">
        <w:rPr>
          <w:rFonts w:hint="eastAsia"/>
        </w:rPr>
        <w:t xml:space="preserve"> and </w:t>
      </w:r>
      <w:hyperlink w:history="1" w:anchor="PSDid_B">
        <w:r w:rsidR="00F27DC1">
          <w:rPr>
            <w:rStyle w:val="ac"/>
            <w:noProof/>
          </w:rPr>
          <w:t>PSDid_B</w:t>
        </w:r>
      </w:hyperlink>
      <w:r w:rsidRPr="007620E9">
        <w:rPr>
          <w:rFonts w:hint="eastAsia"/>
        </w:rPr>
        <w:t xml:space="preserve"> as </w:t>
      </w:r>
      <w:r w:rsidR="00511BB9">
        <w:rPr>
          <w:rStyle w:val="aff1"/>
          <w:rFonts w:hint="eastAsia"/>
        </w:rPr>
        <w:t>None</w:t>
      </w:r>
      <w:r w:rsidRPr="007620E9">
        <w:rPr>
          <w:rFonts w:hint="eastAsia"/>
        </w:rPr>
        <w:t>.</w:t>
      </w:r>
    </w:p>
    <w:p w:rsidRPr="007620E9" w:rsidR="007620E9" w:rsidP="000C0D62" w:rsidRDefault="007620E9">
      <w:pPr>
        <w:pStyle w:val="ReqtifyAltQ"/>
      </w:pPr>
      <w:r w:rsidRPr="007620E9">
        <w:t>#Category=Functional</w:t>
      </w:r>
    </w:p>
    <w:p w:rsidRPr="007620E9" w:rsidR="007620E9" w:rsidP="000C0D62" w:rsidRDefault="007620E9">
      <w:pPr>
        <w:pStyle w:val="ReqtifyAltQ"/>
      </w:pPr>
      <w:r w:rsidRPr="007620E9">
        <w:t>#Contribution=SIL4</w:t>
      </w:r>
    </w:p>
    <w:p w:rsidR="009328EA" w:rsidP="000C0D62" w:rsidRDefault="007620E9">
      <w:pPr>
        <w:pStyle w:val="ReqtifyAltQ"/>
        <w:rPr>
          <w:ins w:author="常鸣" w:date="2014-07-03T14:27:00Z" w:id="10513"/>
        </w:rPr>
      </w:pPr>
      <w:del w:author="常鸣" w:date="2014-07-03T14:27:00Z" w:id="10514">
        <w:r w:rsidRPr="007620E9" w:rsidDel="009328EA">
          <w:delText>#S</w:delText>
        </w:r>
      </w:del>
      <w:ins w:author="常鸣" w:date="2014-07-03T14:27:00Z" w:id="10515">
        <w:r w:rsidR="009328EA">
          <w:t>#Allocation=ATP Software</w:t>
        </w:r>
      </w:ins>
      <w:ins w:author="常鸣" w:date="2014-07-03T15:03:00Z" w:id="10516">
        <w:r w:rsidR="006D51C2">
          <w:rPr>
            <w:rFonts w:hint="eastAsia"/>
          </w:rPr>
          <w:t>, Vital Embedded Setting</w:t>
        </w:r>
      </w:ins>
    </w:p>
    <w:p w:rsidRPr="007620E9" w:rsidR="007620E9" w:rsidP="000C0D62" w:rsidRDefault="009328EA">
      <w:pPr>
        <w:pStyle w:val="ReqtifyAltQ"/>
      </w:pPr>
      <w:ins w:author="常鸣" w:date="2014-07-03T14:27:00Z" w:id="10517">
        <w:r>
          <w:t>#S</w:t>
        </w:r>
      </w:ins>
      <w:r w:rsidRPr="007620E9" w:rsidR="007620E9">
        <w:t>ource=</w:t>
      </w:r>
      <w:r w:rsidRPr="007620E9" w:rsidR="007620E9">
        <w:rPr>
          <w:rFonts w:hint="eastAsia"/>
        </w:rPr>
        <w:t>[iTC_CC-SyAD-0261], [</w:t>
      </w:r>
      <w:r w:rsidRPr="007620E9" w:rsidR="007620E9">
        <w:t>iTC_CC_ATP_SwHA-0107</w:t>
      </w:r>
      <w:r w:rsidRPr="007620E9" w:rsidR="007620E9">
        <w:rPr>
          <w:rFonts w:hint="eastAsia"/>
        </w:rPr>
        <w:t>], [</w:t>
      </w:r>
      <w:r w:rsidRPr="007620E9" w:rsidR="007620E9">
        <w:t>iTC_CC_ATP_SwHA-0109</w:t>
      </w:r>
      <w:r w:rsidRPr="007620E9" w:rsidR="007620E9">
        <w:rPr>
          <w:rFonts w:hint="eastAsia"/>
        </w:rPr>
        <w:t>]</w:t>
      </w:r>
    </w:p>
    <w:p w:rsidRPr="007620E9" w:rsidR="007620E9" w:rsidP="000C0D62" w:rsidRDefault="007620E9">
      <w:pPr>
        <w:pStyle w:val="ReqtifyAltQ"/>
      </w:pPr>
      <w:r w:rsidRPr="007620E9">
        <w:t>[End]</w:t>
      </w:r>
    </w:p>
    <w:p w:rsidR="00DF0FB4" w:rsidP="00C93484" w:rsidRDefault="00DF0FB4">
      <w:pPr>
        <w:pStyle w:val="Reqtify"/>
      </w:pPr>
    </w:p>
    <w:p w:rsidR="00391D9E" w:rsidP="00C93484" w:rsidRDefault="00391D9E">
      <w:pPr>
        <w:pStyle w:val="Reqtify"/>
      </w:pPr>
    </w:p>
    <w:p w:rsidR="00391D9E" w:rsidP="00391D9E" w:rsidRDefault="00391D9E">
      <w:pPr>
        <w:pStyle w:val="ReqtifyAltR"/>
      </w:pPr>
      <w:r>
        <w:t>[iTC_CC_ATP-SwRS-0</w:t>
      </w:r>
      <w:r>
        <w:rPr>
          <w:rFonts w:hint="eastAsia"/>
        </w:rPr>
        <w:t>136</w:t>
      </w:r>
      <w:r>
        <w:t>]</w:t>
      </w:r>
    </w:p>
    <w:p w:rsidR="00391D9E" w:rsidP="00C93484" w:rsidRDefault="003A11D3">
      <w:pPr>
        <w:pStyle w:val="Reqtify"/>
      </w:pPr>
      <w:bookmarkStart w:name="PSDoperation_A" w:id="10518"/>
      <w:r w:rsidRPr="00BF4172">
        <w:rPr>
          <w:rStyle w:val="aff2"/>
          <w:bCs w:val="0"/>
          <w:iCs w:val="0"/>
        </w:rPr>
        <w:lastRenderedPageBreak/>
        <w:t>PSDoperation_A</w:t>
      </w:r>
      <w:bookmarkEnd w:id="10518"/>
      <w:r w:rsidR="00391D9E">
        <w:rPr>
          <w:rFonts w:hint="eastAsia"/>
        </w:rPr>
        <w:t>和</w:t>
      </w:r>
      <w:bookmarkStart w:name="PSDoperation_B" w:id="10519"/>
      <w:r w:rsidRPr="00BF4172">
        <w:rPr>
          <w:rStyle w:val="aff2"/>
          <w:bCs w:val="0"/>
          <w:iCs w:val="0"/>
        </w:rPr>
        <w:t>PSDoperation_B</w:t>
      </w:r>
      <w:bookmarkEnd w:id="10519"/>
      <w:r w:rsidR="00391D9E">
        <w:rPr>
          <w:rFonts w:hint="eastAsia"/>
        </w:rPr>
        <w:t>，其结构为</w:t>
      </w:r>
      <w:r w:rsidR="00391D9E">
        <w:fldChar w:fldCharType="begin"/>
      </w:r>
      <w:r w:rsidR="00391D9E">
        <w:instrText xml:space="preserve"> </w:instrText>
      </w:r>
      <w:r w:rsidR="00391D9E">
        <w:rPr>
          <w:rFonts w:hint="eastAsia"/>
        </w:rPr>
        <w:instrText>REF ST_PSD_OPERATION \h</w:instrText>
      </w:r>
      <w:r w:rsidR="00391D9E">
        <w:instrText xml:space="preserve"> </w:instrText>
      </w:r>
      <w:r w:rsidR="00391D9E">
        <w:fldChar w:fldCharType="separate"/>
      </w:r>
      <w:r w:rsidRPr="00190111" w:rsidR="00DE178B">
        <w:rPr>
          <w:rStyle w:val="DATATYPE"/>
        </w:rPr>
        <w:t>ST_</w:t>
      </w:r>
      <w:r w:rsidRPr="00190111" w:rsidR="00DE178B">
        <w:rPr>
          <w:rStyle w:val="DATATYPE"/>
          <w:rFonts w:hint="eastAsia"/>
        </w:rPr>
        <w:t>PSD_OPERATION</w:t>
      </w:r>
      <w:r w:rsidR="00391D9E">
        <w:fldChar w:fldCharType="end"/>
      </w:r>
      <w:r w:rsidR="00391D9E">
        <w:rPr>
          <w:rFonts w:hint="eastAsia"/>
        </w:rPr>
        <w:t>，</w:t>
      </w:r>
      <w:r w:rsidRPr="00BB4183" w:rsidR="00391D9E">
        <w:rPr>
          <w:rFonts w:hint="eastAsia"/>
        </w:rPr>
        <w:t>用于</w:t>
      </w:r>
      <w:r w:rsidR="00391D9E">
        <w:rPr>
          <w:rFonts w:hint="eastAsia"/>
        </w:rPr>
        <w:t>获取来自</w:t>
      </w:r>
      <w:r w:rsidRPr="00BB4183" w:rsidR="00391D9E">
        <w:rPr>
          <w:rFonts w:hint="eastAsia"/>
        </w:rPr>
        <w:t>CCNV</w:t>
      </w:r>
      <w:r w:rsidRPr="00BB4183" w:rsidR="00391D9E">
        <w:rPr>
          <w:rFonts w:hint="eastAsia"/>
        </w:rPr>
        <w:t>的</w:t>
      </w:r>
      <w:r w:rsidR="00391D9E">
        <w:rPr>
          <w:rFonts w:hint="eastAsia"/>
        </w:rPr>
        <w:t>屏蔽门</w:t>
      </w:r>
      <w:r w:rsidRPr="00BB4183" w:rsidR="00391D9E">
        <w:rPr>
          <w:rFonts w:hint="eastAsia"/>
        </w:rPr>
        <w:t>控制指令</w:t>
      </w:r>
      <w:r w:rsidR="00391D9E">
        <w:rPr>
          <w:rFonts w:hint="eastAsia"/>
        </w:rPr>
        <w:t>。</w:t>
      </w:r>
    </w:p>
    <w:p w:rsidRPr="008358CC" w:rsidR="00391D9E" w:rsidP="00C93484" w:rsidRDefault="00532AED">
      <w:pPr>
        <w:pStyle w:val="Reqtify"/>
      </w:pPr>
      <w:hyperlink w:history="1" w:anchor="PSDoperation_A">
        <w:r w:rsidR="003A11D3">
          <w:rPr>
            <w:rStyle w:val="ac"/>
            <w:noProof/>
          </w:rPr>
          <w:t>PSDoperation_A</w:t>
        </w:r>
      </w:hyperlink>
      <w:r w:rsidR="00391D9E">
        <w:rPr>
          <w:rFonts w:hint="eastAsia"/>
        </w:rPr>
        <w:t xml:space="preserve"> and </w:t>
      </w:r>
      <w:hyperlink w:history="1" w:anchor="PSDoperation_B">
        <w:r w:rsidR="003A11D3">
          <w:rPr>
            <w:rStyle w:val="ac"/>
            <w:noProof/>
          </w:rPr>
          <w:t>PSDoperation_B</w:t>
        </w:r>
      </w:hyperlink>
      <w:r w:rsidRPr="008358CC" w:rsidR="00391D9E">
        <w:rPr>
          <w:rFonts w:hint="eastAsia"/>
        </w:rPr>
        <w:t xml:space="preserve"> structured as </w:t>
      </w:r>
      <w:r w:rsidR="00391D9E">
        <w:fldChar w:fldCharType="begin"/>
      </w:r>
      <w:r w:rsidR="00391D9E">
        <w:instrText xml:space="preserve"> </w:instrText>
      </w:r>
      <w:r w:rsidR="00391D9E">
        <w:rPr>
          <w:rFonts w:hint="eastAsia"/>
        </w:rPr>
        <w:instrText>REF ST_PSD_OPERATION \h</w:instrText>
      </w:r>
      <w:r w:rsidR="00391D9E">
        <w:instrText xml:space="preserve"> </w:instrText>
      </w:r>
      <w:r w:rsidR="00391D9E">
        <w:fldChar w:fldCharType="separate"/>
      </w:r>
      <w:r w:rsidRPr="00190111" w:rsidR="00DE178B">
        <w:rPr>
          <w:rStyle w:val="DATATYPE"/>
        </w:rPr>
        <w:t>ST_</w:t>
      </w:r>
      <w:r w:rsidRPr="00190111" w:rsidR="00DE178B">
        <w:rPr>
          <w:rStyle w:val="DATATYPE"/>
          <w:rFonts w:hint="eastAsia"/>
        </w:rPr>
        <w:t>PSD_OPERATION</w:t>
      </w:r>
      <w:r w:rsidR="00391D9E">
        <w:fldChar w:fldCharType="end"/>
      </w:r>
      <w:r w:rsidRPr="008358CC" w:rsidR="00391D9E">
        <w:rPr>
          <w:rFonts w:hint="eastAsia"/>
        </w:rPr>
        <w:t>, used to obtain the PSD controlling order from CCNV.</w:t>
      </w:r>
    </w:p>
    <w:p w:rsidRPr="00961544" w:rsidR="00391D9E" w:rsidP="00C93484" w:rsidRDefault="00391D9E">
      <w:pPr>
        <w:pStyle w:val="Reqtify"/>
      </w:pPr>
    </w:p>
    <w:p w:rsidRPr="00452DBE" w:rsidR="00391D9E" w:rsidP="000431E0" w:rsidRDefault="00391D9E">
      <w:pPr>
        <w:pStyle w:val="af7"/>
      </w:pPr>
      <w:r>
        <w:rPr>
          <w:rFonts w:hint="eastAsia"/>
        </w:rPr>
        <w:t>if (</w:t>
      </w:r>
      <w:hyperlink w:history="1" w:anchor="ATOcontrolTimeValid">
        <w:r w:rsidR="00C64E92">
          <w:rPr>
            <w:rStyle w:val="ac"/>
          </w:rPr>
          <w:t>ATOcontrolTimeValid</w:t>
        </w:r>
      </w:hyperlink>
      <w:r>
        <w:rPr>
          <w:rFonts w:hint="eastAsia"/>
        </w:rPr>
        <w:t>(k)</w:t>
      </w:r>
      <w:r w:rsidRPr="00452DBE">
        <w:rPr>
          <w:rFonts w:hint="eastAsia"/>
        </w:rPr>
        <w:t xml:space="preserve"> == </w:t>
      </w:r>
      <w:r w:rsidRPr="00354FC4">
        <w:rPr>
          <w:rStyle w:val="aff1"/>
          <w:rFonts w:hint="eastAsia"/>
        </w:rPr>
        <w:t>True</w:t>
      </w:r>
      <w:r w:rsidRPr="00452DBE">
        <w:rPr>
          <w:rFonts w:hint="eastAsia"/>
        </w:rPr>
        <w:t>)</w:t>
      </w:r>
    </w:p>
    <w:p w:rsidR="00391D9E" w:rsidP="000431E0" w:rsidRDefault="00391D9E">
      <w:pPr>
        <w:pStyle w:val="af7"/>
      </w:pPr>
      <w:r w:rsidRPr="00452DBE">
        <w:rPr>
          <w:rFonts w:hint="eastAsia"/>
        </w:rPr>
        <w:t xml:space="preserve"> </w:t>
      </w:r>
      <w:r>
        <w:rPr>
          <w:rFonts w:hint="eastAsia"/>
        </w:rPr>
        <w:t xml:space="preserve">   </w:t>
      </w:r>
      <w:hyperlink w:history="1" w:anchor="PSDoperation_A">
        <w:r w:rsidR="003A11D3">
          <w:rPr>
            <w:rStyle w:val="ac"/>
          </w:rPr>
          <w:t>PSDoperation_A</w:t>
        </w:r>
      </w:hyperlink>
      <w:r w:rsidRPr="00F173B4">
        <w:t>(k)</w:t>
      </w:r>
      <w:r w:rsidRPr="00634120">
        <w:t xml:space="preserve">= </w:t>
      </w:r>
      <w:hyperlink w:history="1" w:anchor="NonVitalRequest">
        <w:r w:rsidR="00840F21">
          <w:rPr>
            <w:rStyle w:val="ac"/>
          </w:rPr>
          <w:t>NonVitalRequest</w:t>
        </w:r>
      </w:hyperlink>
      <w:r w:rsidR="00354F88">
        <w:t>.</w:t>
      </w:r>
      <w:hyperlink w:history="1" w:anchor="PSDoperation_A">
        <w:r w:rsidR="003A11D3">
          <w:rPr>
            <w:rStyle w:val="ac"/>
          </w:rPr>
          <w:t>PSDoperation_A</w:t>
        </w:r>
      </w:hyperlink>
      <w:r>
        <w:rPr>
          <w:rFonts w:hint="eastAsia"/>
        </w:rPr>
        <w:t>(k)</w:t>
      </w:r>
    </w:p>
    <w:p w:rsidR="00391D9E" w:rsidP="000431E0" w:rsidRDefault="00391D9E">
      <w:pPr>
        <w:pStyle w:val="af7"/>
      </w:pPr>
      <w:r>
        <w:rPr>
          <w:rFonts w:hint="eastAsia"/>
        </w:rPr>
        <w:t xml:space="preserve">    </w:t>
      </w:r>
      <w:hyperlink w:history="1" w:anchor="PSDoperation_B">
        <w:r w:rsidR="003A11D3">
          <w:rPr>
            <w:rStyle w:val="ac"/>
          </w:rPr>
          <w:t>PSDoperation_B</w:t>
        </w:r>
      </w:hyperlink>
      <w:r w:rsidRPr="00634120">
        <w:t xml:space="preserve">(k)= </w:t>
      </w:r>
      <w:hyperlink w:history="1" w:anchor="NonVitalRequest">
        <w:r w:rsidR="00840F21">
          <w:rPr>
            <w:rStyle w:val="ac"/>
          </w:rPr>
          <w:t>NonVitalRequest</w:t>
        </w:r>
      </w:hyperlink>
      <w:r w:rsidR="00354F88">
        <w:t>.</w:t>
      </w:r>
      <w:hyperlink w:history="1" w:anchor="PSDoperation_B">
        <w:r w:rsidR="003A11D3">
          <w:rPr>
            <w:rStyle w:val="ac"/>
          </w:rPr>
          <w:t>PSDoperation_B</w:t>
        </w:r>
      </w:hyperlink>
      <w:r>
        <w:rPr>
          <w:rFonts w:hint="eastAsia"/>
        </w:rPr>
        <w:t>(k)</w:t>
      </w:r>
    </w:p>
    <w:p w:rsidRPr="00452DBE" w:rsidR="00391D9E" w:rsidP="000431E0" w:rsidRDefault="00391D9E">
      <w:pPr>
        <w:pStyle w:val="af7"/>
      </w:pPr>
      <w:r>
        <w:rPr>
          <w:rFonts w:hint="eastAsia"/>
        </w:rPr>
        <w:t>else:</w:t>
      </w:r>
    </w:p>
    <w:p w:rsidR="00391D9E" w:rsidP="000431E0" w:rsidRDefault="00391D9E">
      <w:pPr>
        <w:pStyle w:val="af7"/>
      </w:pPr>
      <w:r w:rsidRPr="00452DBE">
        <w:rPr>
          <w:rFonts w:hint="eastAsia"/>
        </w:rPr>
        <w:t xml:space="preserve"> </w:t>
      </w:r>
      <w:r>
        <w:rPr>
          <w:rFonts w:hint="eastAsia"/>
        </w:rPr>
        <w:t xml:space="preserve">   </w:t>
      </w:r>
      <w:hyperlink w:history="1" w:anchor="PSDoperation_A">
        <w:r w:rsidR="003A11D3">
          <w:rPr>
            <w:rStyle w:val="ac"/>
          </w:rPr>
          <w:t>PSDoperation_A</w:t>
        </w:r>
      </w:hyperlink>
      <w:r w:rsidRPr="00F173B4">
        <w:t>(k)</w:t>
      </w:r>
      <w:r w:rsidR="00354F88">
        <w:rPr>
          <w:rFonts w:hint="eastAsia"/>
        </w:rPr>
        <w:t>.I</w:t>
      </w:r>
      <w:r>
        <w:rPr>
          <w:rFonts w:hint="eastAsia"/>
        </w:rPr>
        <w:t xml:space="preserve">d </w:t>
      </w:r>
      <w:r w:rsidRPr="00634120">
        <w:t xml:space="preserve">= </w:t>
      </w:r>
      <w:r w:rsidR="00721D9B">
        <w:rPr>
          <w:rStyle w:val="aff1"/>
          <w:rFonts w:hint="eastAsia"/>
        </w:rPr>
        <w:t>None</w:t>
      </w:r>
    </w:p>
    <w:p w:rsidR="00391D9E" w:rsidP="000431E0" w:rsidRDefault="00391D9E">
      <w:pPr>
        <w:pStyle w:val="af7"/>
      </w:pPr>
      <w:r>
        <w:rPr>
          <w:rFonts w:hint="eastAsia"/>
        </w:rPr>
        <w:t xml:space="preserve">    </w:t>
      </w:r>
      <w:hyperlink w:history="1" w:anchor="PSDoperation_B">
        <w:r w:rsidR="003A11D3">
          <w:rPr>
            <w:rStyle w:val="ac"/>
          </w:rPr>
          <w:t>PSDoperation_B</w:t>
        </w:r>
      </w:hyperlink>
      <w:r w:rsidRPr="00634120">
        <w:t>(k)</w:t>
      </w:r>
      <w:r w:rsidR="00354F88">
        <w:rPr>
          <w:rFonts w:hint="eastAsia"/>
        </w:rPr>
        <w:t>.I</w:t>
      </w:r>
      <w:r>
        <w:rPr>
          <w:rFonts w:hint="eastAsia"/>
        </w:rPr>
        <w:t xml:space="preserve">d </w:t>
      </w:r>
      <w:r w:rsidRPr="00634120">
        <w:t xml:space="preserve">= </w:t>
      </w:r>
      <w:r w:rsidR="00721D9B">
        <w:rPr>
          <w:rStyle w:val="aff1"/>
          <w:rFonts w:hint="eastAsia"/>
        </w:rPr>
        <w:t>None</w:t>
      </w:r>
    </w:p>
    <w:p w:rsidR="00391D9E" w:rsidP="000C0D62" w:rsidRDefault="00391D9E">
      <w:pPr>
        <w:pStyle w:val="ReqtifyAltQ"/>
      </w:pPr>
      <w:r w:rsidRPr="008A1414">
        <w:t>#Category=</w:t>
      </w:r>
      <w:r w:rsidRPr="00C36276">
        <w:t xml:space="preserve"> </w:t>
      </w:r>
      <w:r w:rsidRPr="008A1414">
        <w:t>Functional</w:t>
      </w:r>
    </w:p>
    <w:p w:rsidRPr="008A1414" w:rsidR="00391D9E" w:rsidP="000C0D62" w:rsidRDefault="00391D9E">
      <w:pPr>
        <w:pStyle w:val="ReqtifyAltQ"/>
      </w:pPr>
      <w:r w:rsidRPr="00A17BA5">
        <w:t>#Contribution=SIL</w:t>
      </w:r>
      <w:r w:rsidR="003F0289">
        <w:rPr>
          <w:rFonts w:hint="eastAsia"/>
        </w:rPr>
        <w:t>0</w:t>
      </w:r>
    </w:p>
    <w:p w:rsidR="009328EA" w:rsidP="000C0D62" w:rsidRDefault="00391D9E">
      <w:pPr>
        <w:pStyle w:val="ReqtifyAltQ"/>
        <w:rPr>
          <w:ins w:author="常鸣" w:date="2014-07-03T14:27:00Z" w:id="10520"/>
        </w:rPr>
      </w:pPr>
      <w:del w:author="常鸣" w:date="2014-07-03T14:27:00Z" w:id="10521">
        <w:r w:rsidDel="009328EA">
          <w:rPr>
            <w:rFonts w:hint="eastAsia"/>
          </w:rPr>
          <w:delText>#S</w:delText>
        </w:r>
      </w:del>
      <w:ins w:author="常鸣" w:date="2014-07-03T14:27:00Z" w:id="10522">
        <w:r w:rsidR="009328EA">
          <w:rPr>
            <w:rFonts w:hint="eastAsia"/>
          </w:rPr>
          <w:t>#Allocation=ATP Software</w:t>
        </w:r>
      </w:ins>
    </w:p>
    <w:p w:rsidRPr="008A1414" w:rsidR="00391D9E" w:rsidP="000C0D62" w:rsidRDefault="009328EA">
      <w:pPr>
        <w:pStyle w:val="ReqtifyAltQ"/>
      </w:pPr>
      <w:ins w:author="常鸣" w:date="2014-07-03T14:27:00Z" w:id="10523">
        <w:r>
          <w:rPr>
            <w:rFonts w:hint="eastAsia"/>
          </w:rPr>
          <w:t>#S</w:t>
        </w:r>
      </w:ins>
      <w:r w:rsidR="00391D9E">
        <w:rPr>
          <w:rFonts w:hint="eastAsia"/>
        </w:rPr>
        <w:t>ource=</w:t>
      </w:r>
      <w:r w:rsidR="003F0289">
        <w:rPr>
          <w:rFonts w:hint="eastAsia"/>
        </w:rPr>
        <w:t>[iTC_CC-SyAD-0068],</w:t>
      </w:r>
      <w:r w:rsidRPr="008C132F" w:rsidR="003F0289">
        <w:t xml:space="preserve"> </w:t>
      </w:r>
      <w:r w:rsidRPr="008C132F" w:rsidR="00391D9E">
        <w:t>[iTC_CC-SyAD-1044]</w:t>
      </w:r>
    </w:p>
    <w:p w:rsidRPr="008A1414" w:rsidR="00391D9E" w:rsidP="000C0D62" w:rsidRDefault="00391D9E">
      <w:pPr>
        <w:pStyle w:val="ReqtifyAltQ"/>
      </w:pPr>
      <w:r w:rsidRPr="008A1414">
        <w:t>[End]</w:t>
      </w:r>
    </w:p>
    <w:p w:rsidR="00391D9E" w:rsidP="00C93484" w:rsidRDefault="00391D9E">
      <w:pPr>
        <w:pStyle w:val="Reqtify"/>
      </w:pPr>
    </w:p>
    <w:p w:rsidRPr="00737D1A" w:rsidR="00D91CDF" w:rsidP="00C93484" w:rsidRDefault="00D91CDF">
      <w:pPr>
        <w:pStyle w:val="Reqtify"/>
      </w:pPr>
    </w:p>
    <w:p w:rsidR="00D91CDF" w:rsidP="00D91CDF" w:rsidRDefault="00D91CDF">
      <w:pPr>
        <w:pStyle w:val="ReqtifyAltR"/>
      </w:pPr>
      <w:r>
        <w:t>[iTC_CC_ATP-SwRS-</w:t>
      </w:r>
      <w:r>
        <w:rPr>
          <w:rFonts w:hint="eastAsia"/>
        </w:rPr>
        <w:t>0467</w:t>
      </w:r>
      <w:r>
        <w:t>]</w:t>
      </w:r>
    </w:p>
    <w:p w:rsidR="00D91CDF" w:rsidP="00C93484" w:rsidRDefault="00F27DC1">
      <w:pPr>
        <w:pStyle w:val="Reqtify"/>
      </w:pPr>
      <w:bookmarkStart w:name="CommunicateWithPSD" w:id="10524"/>
      <w:r w:rsidRPr="00400EF6">
        <w:rPr>
          <w:rStyle w:val="aff2"/>
          <w:bCs w:val="0"/>
          <w:iCs w:val="0"/>
        </w:rPr>
        <w:t>CommunicateWithPSD</w:t>
      </w:r>
      <w:bookmarkEnd w:id="10524"/>
      <w:r w:rsidR="00D91CDF">
        <w:rPr>
          <w:rFonts w:hint="eastAsia"/>
        </w:rPr>
        <w:t>，</w:t>
      </w:r>
      <w:r w:rsidR="00D91CDF">
        <w:rPr>
          <w:rFonts w:hint="eastAsia"/>
        </w:rPr>
        <w:t>ATP</w:t>
      </w:r>
      <w:r w:rsidR="00D91CDF">
        <w:rPr>
          <w:rFonts w:hint="eastAsia"/>
        </w:rPr>
        <w:t>根据</w:t>
      </w:r>
      <w:r w:rsidR="00391D9E">
        <w:rPr>
          <w:rFonts w:hint="eastAsia"/>
        </w:rPr>
        <w:t>CCNV</w:t>
      </w:r>
      <w:r w:rsidR="00391D9E">
        <w:rPr>
          <w:rFonts w:hint="eastAsia"/>
        </w:rPr>
        <w:t>的请求，</w:t>
      </w:r>
      <w:r w:rsidR="00D91CDF">
        <w:rPr>
          <w:rFonts w:hint="eastAsia"/>
        </w:rPr>
        <w:t>判断是否与联锁建立通信。</w:t>
      </w:r>
    </w:p>
    <w:p w:rsidR="00D91CDF" w:rsidP="00FA0FBB" w:rsidRDefault="00D91CDF">
      <w:pPr>
        <w:pStyle w:val="AltX"/>
      </w:pPr>
      <w:r>
        <w:rPr>
          <w:rFonts w:hint="eastAsia"/>
        </w:rPr>
        <w:t>当本周期</w:t>
      </w:r>
      <w:r w:rsidR="00391D9E">
        <w:rPr>
          <w:rFonts w:hint="eastAsia"/>
        </w:rPr>
        <w:t>来自</w:t>
      </w:r>
      <w:r w:rsidR="00391D9E">
        <w:rPr>
          <w:rFonts w:hint="eastAsia"/>
        </w:rPr>
        <w:t>CCNV</w:t>
      </w:r>
      <w:r w:rsidR="00391D9E">
        <w:rPr>
          <w:rFonts w:hint="eastAsia"/>
        </w:rPr>
        <w:t>的</w:t>
      </w:r>
      <w:hyperlink w:history="1" w:anchor="PSDoperation_A">
        <w:r w:rsidR="003A11D3">
          <w:rPr>
            <w:rStyle w:val="ac"/>
          </w:rPr>
          <w:t>PSDoperation_A</w:t>
        </w:r>
      </w:hyperlink>
      <w:r>
        <w:rPr>
          <w:rFonts w:hint="eastAsia"/>
        </w:rPr>
        <w:t>或</w:t>
      </w:r>
      <w:hyperlink w:history="1" w:anchor="PSDoperation_B">
        <w:r w:rsidR="003A11D3">
          <w:rPr>
            <w:rStyle w:val="ac"/>
          </w:rPr>
          <w:t>PSDoperation_B</w:t>
        </w:r>
      </w:hyperlink>
      <w:r w:rsidR="00391D9E">
        <w:rPr>
          <w:rFonts w:hint="eastAsia"/>
        </w:rPr>
        <w:t>不全为</w:t>
      </w:r>
      <w:r w:rsidR="00721D9B">
        <w:rPr>
          <w:rStyle w:val="aff1"/>
          <w:rFonts w:hint="eastAsia"/>
        </w:rPr>
        <w:t>None</w:t>
      </w:r>
      <w:r w:rsidR="00391D9E">
        <w:rPr>
          <w:rFonts w:hint="eastAsia"/>
        </w:rPr>
        <w:t>时，</w:t>
      </w:r>
      <w:r w:rsidRPr="00D55A5B">
        <w:rPr>
          <w:rFonts w:hint="eastAsia"/>
        </w:rPr>
        <w:t>设置</w:t>
      </w:r>
      <w:r w:rsidRPr="00D55A5B">
        <w:rPr>
          <w:rStyle w:val="aff2"/>
          <w:rFonts w:hint="eastAsia"/>
        </w:rPr>
        <w:t>CommunicateWith</w:t>
      </w:r>
      <w:r>
        <w:rPr>
          <w:rStyle w:val="aff2"/>
          <w:rFonts w:hint="eastAsia"/>
        </w:rPr>
        <w:t>PSD</w:t>
      </w:r>
      <w:r w:rsidRPr="00D55A5B">
        <w:rPr>
          <w:rFonts w:hint="eastAsia"/>
        </w:rPr>
        <w:t>为</w:t>
      </w:r>
      <w:r>
        <w:rPr>
          <w:rStyle w:val="aff1"/>
          <w:rFonts w:hint="eastAsia"/>
        </w:rPr>
        <w:t>True</w:t>
      </w:r>
      <w:r w:rsidRPr="00D55A5B">
        <w:rPr>
          <w:rFonts w:hint="eastAsia"/>
        </w:rPr>
        <w:t>；</w:t>
      </w:r>
    </w:p>
    <w:p w:rsidR="00D91CDF" w:rsidP="00FA0FBB" w:rsidRDefault="00D91CDF">
      <w:pPr>
        <w:pStyle w:val="AltX"/>
      </w:pPr>
      <w:r>
        <w:rPr>
          <w:rFonts w:hint="eastAsia"/>
        </w:rPr>
        <w:t>否则，设置</w:t>
      </w:r>
      <w:r w:rsidRPr="00D55A5B">
        <w:rPr>
          <w:rStyle w:val="aff2"/>
          <w:rFonts w:hint="eastAsia"/>
        </w:rPr>
        <w:t>CommunicateWith</w:t>
      </w:r>
      <w:r>
        <w:rPr>
          <w:rStyle w:val="aff2"/>
          <w:rFonts w:hint="eastAsia"/>
        </w:rPr>
        <w:t>PSD</w:t>
      </w:r>
      <w:r>
        <w:rPr>
          <w:rFonts w:hint="eastAsia"/>
        </w:rPr>
        <w:t>为</w:t>
      </w:r>
      <w:r>
        <w:rPr>
          <w:rStyle w:val="aff1"/>
          <w:rFonts w:hint="eastAsia"/>
        </w:rPr>
        <w:t>False</w:t>
      </w:r>
      <w:r>
        <w:rPr>
          <w:rFonts w:hint="eastAsia"/>
        </w:rPr>
        <w:t>。</w:t>
      </w:r>
    </w:p>
    <w:p w:rsidR="00D91CDF" w:rsidP="00C93484" w:rsidRDefault="00D91CDF">
      <w:pPr>
        <w:pStyle w:val="Reqtify"/>
      </w:pPr>
    </w:p>
    <w:p w:rsidR="00D91CDF" w:rsidP="00C93484" w:rsidRDefault="00D91CDF">
      <w:pPr>
        <w:pStyle w:val="Reqtify"/>
      </w:pPr>
      <w:r>
        <w:rPr>
          <w:rFonts w:hint="eastAsia"/>
        </w:rPr>
        <w:t xml:space="preserve">ATP shall determine whether to establish communication with the correlative CI according to </w:t>
      </w:r>
      <w:r w:rsidR="00391D9E">
        <w:rPr>
          <w:rFonts w:hint="eastAsia"/>
        </w:rPr>
        <w:t>request from CCNV</w:t>
      </w:r>
      <w:r>
        <w:rPr>
          <w:rFonts w:hint="eastAsia"/>
        </w:rPr>
        <w:t>:</w:t>
      </w:r>
    </w:p>
    <w:p w:rsidR="00D91CDF" w:rsidP="00FA0FBB" w:rsidRDefault="00D91CDF">
      <w:pPr>
        <w:pStyle w:val="AltX"/>
      </w:pPr>
      <w:r>
        <w:rPr>
          <w:rFonts w:hint="eastAsia"/>
        </w:rPr>
        <w:t xml:space="preserve">When </w:t>
      </w:r>
      <w:r w:rsidR="00721D9B">
        <w:rPr>
          <w:rFonts w:hint="eastAsia"/>
        </w:rPr>
        <w:t>there is at least one</w:t>
      </w:r>
      <w:r w:rsidR="00391D9E">
        <w:rPr>
          <w:rFonts w:hint="eastAsia"/>
        </w:rPr>
        <w:t xml:space="preserve"> </w:t>
      </w:r>
      <w:r w:rsidR="00721D9B">
        <w:rPr>
          <w:rFonts w:hint="eastAsia"/>
        </w:rPr>
        <w:t xml:space="preserve">id </w:t>
      </w:r>
      <w:r w:rsidR="00391D9E">
        <w:rPr>
          <w:rFonts w:hint="eastAsia"/>
        </w:rPr>
        <w:t>of PSDoperation</w:t>
      </w:r>
      <w:r w:rsidR="002F5731">
        <w:rPr>
          <w:rFonts w:hint="eastAsia"/>
        </w:rPr>
        <w:t>_</w:t>
      </w:r>
      <w:r w:rsidR="00391D9E">
        <w:rPr>
          <w:rFonts w:hint="eastAsia"/>
        </w:rPr>
        <w:t>A or PSDoperation</w:t>
      </w:r>
      <w:r w:rsidR="002F5731">
        <w:rPr>
          <w:rFonts w:hint="eastAsia"/>
        </w:rPr>
        <w:t>_B</w:t>
      </w:r>
      <w:r w:rsidR="00721D9B">
        <w:rPr>
          <w:rFonts w:hint="eastAsia"/>
        </w:rPr>
        <w:t xml:space="preserve"> is not none</w:t>
      </w:r>
      <w:r w:rsidR="00391D9E">
        <w:rPr>
          <w:rFonts w:hint="eastAsia"/>
        </w:rPr>
        <w:t xml:space="preserve">, </w:t>
      </w:r>
      <w:r>
        <w:rPr>
          <w:rFonts w:hint="eastAsia"/>
        </w:rPr>
        <w:t xml:space="preserve">ATP </w:t>
      </w:r>
      <w:r w:rsidR="00721D9B">
        <w:rPr>
          <w:rFonts w:hint="eastAsia"/>
        </w:rPr>
        <w:t xml:space="preserve">shall </w:t>
      </w:r>
      <w:r>
        <w:rPr>
          <w:rFonts w:hint="eastAsia"/>
        </w:rPr>
        <w:t xml:space="preserve">set </w:t>
      </w:r>
      <w:r w:rsidRPr="00134893">
        <w:rPr>
          <w:rStyle w:val="aff2"/>
          <w:rFonts w:hint="eastAsia"/>
        </w:rPr>
        <w:t>CommunicatedWith</w:t>
      </w:r>
      <w:r>
        <w:rPr>
          <w:rStyle w:val="aff2"/>
          <w:rFonts w:hint="eastAsia"/>
        </w:rPr>
        <w:t>PSD</w:t>
      </w:r>
      <w:r>
        <w:rPr>
          <w:rFonts w:hint="eastAsia"/>
        </w:rPr>
        <w:t xml:space="preserve"> to </w:t>
      </w:r>
      <w:r w:rsidRPr="00354FC4">
        <w:rPr>
          <w:rStyle w:val="aff1"/>
          <w:rFonts w:hint="eastAsia"/>
        </w:rPr>
        <w:t>True</w:t>
      </w:r>
      <w:r>
        <w:rPr>
          <w:rFonts w:hint="eastAsia"/>
        </w:rPr>
        <w:t>:</w:t>
      </w:r>
    </w:p>
    <w:p w:rsidRPr="00AE0BF5" w:rsidR="00D91CDF" w:rsidP="00FA0FBB" w:rsidRDefault="00D91CDF">
      <w:pPr>
        <w:pStyle w:val="AltX"/>
      </w:pPr>
      <w:r w:rsidRPr="00134893">
        <w:rPr>
          <w:rFonts w:hint="eastAsia"/>
        </w:rPr>
        <w:t>Otherwise</w:t>
      </w:r>
      <w:r>
        <w:rPr>
          <w:rFonts w:hint="eastAsia"/>
        </w:rPr>
        <w:t xml:space="preserve">, set </w:t>
      </w:r>
      <w:r w:rsidRPr="00134893">
        <w:rPr>
          <w:rStyle w:val="aff2"/>
          <w:rFonts w:hint="eastAsia"/>
        </w:rPr>
        <w:t>CommunicatedWith</w:t>
      </w:r>
      <w:r>
        <w:rPr>
          <w:rStyle w:val="aff2"/>
          <w:rFonts w:hint="eastAsia"/>
        </w:rPr>
        <w:t>PSD</w:t>
      </w:r>
      <w:r w:rsidRPr="00134893">
        <w:rPr>
          <w:rFonts w:hint="eastAsia"/>
        </w:rPr>
        <w:t xml:space="preserve"> to</w:t>
      </w:r>
      <w:r>
        <w:rPr>
          <w:rFonts w:hint="eastAsia"/>
        </w:rPr>
        <w:t xml:space="preserve"> </w:t>
      </w:r>
      <w:r w:rsidRPr="00354FC4">
        <w:rPr>
          <w:rStyle w:val="aff1"/>
          <w:rFonts w:hint="eastAsia"/>
        </w:rPr>
        <w:t>False</w:t>
      </w:r>
      <w:r>
        <w:rPr>
          <w:rFonts w:hint="eastAsia"/>
        </w:rPr>
        <w:t>.</w:t>
      </w:r>
    </w:p>
    <w:p w:rsidRPr="00EC6716" w:rsidR="00D91CDF" w:rsidP="00C93484" w:rsidRDefault="00D91CDF">
      <w:pPr>
        <w:pStyle w:val="Reqtify"/>
      </w:pPr>
    </w:p>
    <w:p w:rsidR="00C945DF" w:rsidP="000431E0" w:rsidRDefault="00C945DF">
      <w:pPr>
        <w:pStyle w:val="af7"/>
      </w:pPr>
      <w:r w:rsidRPr="00C945DF">
        <w:t>def</w:t>
      </w:r>
      <w:r>
        <w:t xml:space="preserve"> </w:t>
      </w:r>
      <w:hyperlink w:history="1" w:anchor="CommunicateWithPSD">
        <w:r w:rsidR="00F27DC1">
          <w:rPr>
            <w:rStyle w:val="ac"/>
          </w:rPr>
          <w:t>CommunicateWithPSD</w:t>
        </w:r>
      </w:hyperlink>
      <w:r>
        <w:t>(k):</w:t>
      </w:r>
    </w:p>
    <w:p w:rsidRPr="00721D9B" w:rsidR="00721D9B" w:rsidP="000431E0" w:rsidRDefault="00721D9B">
      <w:pPr>
        <w:pStyle w:val="af7"/>
      </w:pPr>
      <w:r w:rsidRPr="00721D9B">
        <w:t xml:space="preserve">    return (</w:t>
      </w:r>
      <w:hyperlink w:history="1" w:anchor="PSDoperation_A">
        <w:r w:rsidR="003A11D3">
          <w:rPr>
            <w:rStyle w:val="ac"/>
          </w:rPr>
          <w:t>PSDoperation_A</w:t>
        </w:r>
      </w:hyperlink>
      <w:r w:rsidRPr="00721D9B">
        <w:t>(k)</w:t>
      </w:r>
      <w:r w:rsidR="00354F88">
        <w:t>.I</w:t>
      </w:r>
      <w:r w:rsidRPr="00721D9B">
        <w:t xml:space="preserve">d is not </w:t>
      </w:r>
      <w:r w:rsidRPr="00354FC4">
        <w:rPr>
          <w:rStyle w:val="aff1"/>
        </w:rPr>
        <w:t>None</w:t>
      </w:r>
    </w:p>
    <w:p w:rsidR="00721D9B" w:rsidP="000431E0" w:rsidRDefault="00721D9B">
      <w:pPr>
        <w:pStyle w:val="af7"/>
      </w:pPr>
      <w:r w:rsidRPr="00721D9B">
        <w:t xml:space="preserve">            or </w:t>
      </w:r>
      <w:hyperlink w:history="1" w:anchor="PSDoperation_B">
        <w:r w:rsidR="003A11D3">
          <w:rPr>
            <w:rStyle w:val="ac"/>
          </w:rPr>
          <w:t>PSDoperation_B</w:t>
        </w:r>
      </w:hyperlink>
      <w:r w:rsidRPr="00721D9B">
        <w:t>(k)</w:t>
      </w:r>
      <w:r w:rsidR="00354F88">
        <w:t>.I</w:t>
      </w:r>
      <w:r w:rsidRPr="00721D9B">
        <w:t xml:space="preserve">d is not </w:t>
      </w:r>
      <w:r w:rsidRPr="00354FC4">
        <w:rPr>
          <w:rStyle w:val="aff1"/>
        </w:rPr>
        <w:t>None</w:t>
      </w:r>
      <w:r w:rsidRPr="00721D9B">
        <w:t>)</w:t>
      </w:r>
    </w:p>
    <w:p w:rsidRPr="008A1414" w:rsidR="00D91CDF" w:rsidP="000C0D62" w:rsidRDefault="00D91CDF">
      <w:pPr>
        <w:pStyle w:val="ReqtifyAltQ"/>
      </w:pPr>
      <w:r w:rsidRPr="008A1414">
        <w:t>#Category=Functional</w:t>
      </w:r>
    </w:p>
    <w:p w:rsidRPr="008A1414" w:rsidR="00D91CDF" w:rsidP="000C0D62" w:rsidRDefault="00D91CDF">
      <w:pPr>
        <w:pStyle w:val="ReqtifyAltQ"/>
      </w:pPr>
      <w:r w:rsidRPr="008A1414">
        <w:t>#Contribution</w:t>
      </w:r>
      <w:r>
        <w:t>=SIL</w:t>
      </w:r>
      <w:r w:rsidR="003F0289">
        <w:rPr>
          <w:rFonts w:hint="eastAsia"/>
        </w:rPr>
        <w:t>0</w:t>
      </w:r>
    </w:p>
    <w:p w:rsidR="009328EA" w:rsidP="000C0D62" w:rsidRDefault="00D91CDF">
      <w:pPr>
        <w:pStyle w:val="ReqtifyAltQ"/>
        <w:rPr>
          <w:ins w:author="常鸣" w:date="2014-07-03T14:27:00Z" w:id="10525"/>
        </w:rPr>
      </w:pPr>
      <w:del w:author="常鸣" w:date="2014-07-03T14:27:00Z" w:id="10526">
        <w:r w:rsidRPr="008A1414" w:rsidDel="009328EA">
          <w:delText>#S</w:delText>
        </w:r>
      </w:del>
      <w:ins w:author="常鸣" w:date="2014-07-03T14:27:00Z" w:id="10527">
        <w:r w:rsidR="009328EA">
          <w:t>#Allocation=ATP Software</w:t>
        </w:r>
      </w:ins>
    </w:p>
    <w:p w:rsidRPr="008A1414" w:rsidR="00D91CDF" w:rsidP="000C0D62" w:rsidRDefault="009328EA">
      <w:pPr>
        <w:pStyle w:val="ReqtifyAltQ"/>
      </w:pPr>
      <w:ins w:author="常鸣" w:date="2014-07-03T14:27:00Z" w:id="10528">
        <w:r>
          <w:t>#S</w:t>
        </w:r>
      </w:ins>
      <w:r w:rsidRPr="008A1414" w:rsidR="00D91CDF">
        <w:t>ource=</w:t>
      </w:r>
      <w:r w:rsidR="003F0289">
        <w:rPr>
          <w:rFonts w:hint="eastAsia"/>
        </w:rPr>
        <w:t>[iTC_CC-SyAD-0068],</w:t>
      </w:r>
      <w:r w:rsidRPr="00D91CDF" w:rsidR="003F0289">
        <w:rPr>
          <w:rFonts w:hint="eastAsia"/>
        </w:rPr>
        <w:t xml:space="preserve"> </w:t>
      </w:r>
      <w:r w:rsidRPr="00D91CDF" w:rsidR="002A2D16">
        <w:rPr>
          <w:rFonts w:hint="eastAsia"/>
        </w:rPr>
        <w:t>[iTC_CC-SyAD-0265]</w:t>
      </w:r>
    </w:p>
    <w:p w:rsidRPr="008A1414" w:rsidR="00D91CDF" w:rsidP="000C0D62" w:rsidRDefault="00D91CDF">
      <w:pPr>
        <w:pStyle w:val="ReqtifyAltQ"/>
      </w:pPr>
      <w:r w:rsidRPr="008A1414">
        <w:t>[End]</w:t>
      </w:r>
    </w:p>
    <w:p w:rsidR="00D91CDF" w:rsidP="00C93484" w:rsidRDefault="00D91CDF">
      <w:pPr>
        <w:pStyle w:val="Reqtify"/>
      </w:pPr>
    </w:p>
    <w:p w:rsidR="00C974CF" w:rsidP="00C93484" w:rsidRDefault="00C974CF">
      <w:pPr>
        <w:pStyle w:val="Reqtify"/>
      </w:pPr>
    </w:p>
    <w:p w:rsidR="00DF0FB4" w:rsidP="00C93484" w:rsidRDefault="00DF0FB4">
      <w:pPr>
        <w:pStyle w:val="Reqtify"/>
      </w:pPr>
      <w:r>
        <w:rPr>
          <w:rFonts w:hint="eastAsia"/>
        </w:rPr>
        <w:lastRenderedPageBreak/>
        <w:t>当列车运行在配置有</w:t>
      </w:r>
      <w:r>
        <w:rPr>
          <w:rFonts w:hint="eastAsia"/>
        </w:rPr>
        <w:t>PSD</w:t>
      </w:r>
      <w:r>
        <w:rPr>
          <w:rFonts w:hint="eastAsia"/>
        </w:rPr>
        <w:t>的车站时，</w:t>
      </w:r>
      <w:r>
        <w:rPr>
          <w:rFonts w:hint="eastAsia"/>
        </w:rPr>
        <w:t>ATP</w:t>
      </w:r>
      <w:r>
        <w:rPr>
          <w:rFonts w:hint="eastAsia"/>
        </w:rPr>
        <w:t>需与联锁建立通信，获取</w:t>
      </w:r>
      <w:r>
        <w:rPr>
          <w:rFonts w:hint="eastAsia"/>
        </w:rPr>
        <w:t>PSD</w:t>
      </w:r>
      <w:r>
        <w:rPr>
          <w:rFonts w:hint="eastAsia"/>
        </w:rPr>
        <w:t>的状态信息。根据配置数据，</w:t>
      </w:r>
      <w:r>
        <w:rPr>
          <w:rFonts w:hint="eastAsia"/>
        </w:rPr>
        <w:t>ATP</w:t>
      </w:r>
      <w:r>
        <w:rPr>
          <w:rFonts w:hint="eastAsia"/>
        </w:rPr>
        <w:t>软件维护来自</w:t>
      </w:r>
      <w:r>
        <w:rPr>
          <w:rFonts w:hint="eastAsia"/>
        </w:rPr>
        <w:t>CI</w:t>
      </w:r>
      <w:r>
        <w:rPr>
          <w:rFonts w:hint="eastAsia"/>
        </w:rPr>
        <w:t>的</w:t>
      </w:r>
      <w:r>
        <w:rPr>
          <w:rFonts w:hint="eastAsia"/>
        </w:rPr>
        <w:t>PSD</w:t>
      </w:r>
      <w:r>
        <w:rPr>
          <w:rFonts w:hint="eastAsia"/>
        </w:rPr>
        <w:t>的状态信息数组</w:t>
      </w:r>
      <w:bookmarkStart w:name="TableOfPSDPlatform" w:id="10529"/>
      <w:r w:rsidRPr="00AD65D6">
        <w:rPr>
          <w:rStyle w:val="aff2"/>
        </w:rPr>
        <w:t>TableOfPSDPlatform</w:t>
      </w:r>
      <w:bookmarkEnd w:id="10529"/>
      <w:r>
        <w:rPr>
          <w:rFonts w:hint="eastAsia"/>
        </w:rPr>
        <w:t>，其索引就是</w:t>
      </w:r>
      <w:r>
        <w:rPr>
          <w:rFonts w:hint="eastAsia"/>
        </w:rPr>
        <w:t>PSD</w:t>
      </w:r>
      <w:r>
        <w:rPr>
          <w:rFonts w:hint="eastAsia"/>
        </w:rPr>
        <w:t>的</w:t>
      </w:r>
      <w:r>
        <w:rPr>
          <w:rFonts w:hint="eastAsia"/>
        </w:rPr>
        <w:t>id</w:t>
      </w:r>
      <w:r>
        <w:rPr>
          <w:rFonts w:hint="eastAsia"/>
        </w:rPr>
        <w:t>值，每个数组元素如</w:t>
      </w:r>
      <w:r>
        <w:fldChar w:fldCharType="begin"/>
      </w:r>
      <w:r>
        <w:instrText xml:space="preserve"> </w:instrText>
      </w:r>
      <w:r>
        <w:rPr>
          <w:rFonts w:hint="eastAsia"/>
        </w:rPr>
        <w:instrText>REF ST_PSD_TABLE \h</w:instrText>
      </w:r>
      <w:r>
        <w:instrText xml:space="preserve"> </w:instrText>
      </w:r>
      <w:r>
        <w:fldChar w:fldCharType="separate"/>
      </w:r>
      <w:r w:rsidR="00DE178B">
        <w:rPr>
          <w:rStyle w:val="DATATYPE"/>
          <w:rFonts w:hint="eastAsia"/>
        </w:rPr>
        <w:t>ST_PSD_TABLE</w:t>
      </w:r>
      <w:r>
        <w:fldChar w:fldCharType="end"/>
      </w:r>
      <w:r>
        <w:rPr>
          <w:rFonts w:hint="eastAsia"/>
        </w:rPr>
        <w:t>所示：</w:t>
      </w:r>
      <w:r>
        <w:rPr>
          <w:rFonts w:hint="eastAsia"/>
        </w:rPr>
        <w:t xml:space="preserve"> </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69"/>
        <w:gridCol w:w="2970"/>
        <w:gridCol w:w="1931"/>
        <w:gridCol w:w="4116"/>
      </w:tblGrid>
      <w:tr w:rsidRPr="00785CC7" w:rsidR="00DF0FB4" w:rsidTr="00DF0FB4">
        <w:tc>
          <w:tcPr>
            <w:tcW w:w="1744" w:type="pct"/>
            <w:gridSpan w:val="2"/>
            <w:tcBorders>
              <w:top w:val="single" w:color="000000" w:sz="12" w:space="0"/>
              <w:bottom w:val="single" w:color="000000" w:sz="4" w:space="0"/>
            </w:tcBorders>
            <w:shd w:val="clear" w:color="auto" w:fill="E0E0E0"/>
          </w:tcPr>
          <w:p w:rsidR="00DF0FB4" w:rsidP="00FA0FBB" w:rsidRDefault="00DF0FB4">
            <w:pPr>
              <w:pStyle w:val="af6"/>
            </w:pPr>
            <w:r>
              <w:rPr>
                <w:rFonts w:hint="eastAsia"/>
              </w:rPr>
              <w:t>Identification</w:t>
            </w:r>
          </w:p>
        </w:tc>
        <w:tc>
          <w:tcPr>
            <w:tcW w:w="1040" w:type="pct"/>
            <w:tcBorders>
              <w:top w:val="single" w:color="000000" w:sz="12" w:space="0"/>
              <w:bottom w:val="single" w:color="000000" w:sz="4" w:space="0"/>
            </w:tcBorders>
            <w:shd w:val="clear" w:color="auto" w:fill="E0E0E0"/>
          </w:tcPr>
          <w:p w:rsidR="00DF0FB4" w:rsidP="00FA0FBB" w:rsidRDefault="00DF0FB4">
            <w:pPr>
              <w:pStyle w:val="af6"/>
            </w:pPr>
            <w:r w:rsidRPr="00C65F6B">
              <w:t>Logical Type</w:t>
            </w:r>
          </w:p>
        </w:tc>
        <w:tc>
          <w:tcPr>
            <w:tcW w:w="2216" w:type="pct"/>
            <w:tcBorders>
              <w:top w:val="single" w:color="000000" w:sz="12" w:space="0"/>
              <w:bottom w:val="single" w:color="000000" w:sz="4" w:space="0"/>
            </w:tcBorders>
            <w:shd w:val="clear" w:color="auto" w:fill="E0E0E0"/>
          </w:tcPr>
          <w:p w:rsidR="00DF0FB4" w:rsidP="00FA0FBB" w:rsidRDefault="00DF0FB4">
            <w:pPr>
              <w:pStyle w:val="af6"/>
            </w:pPr>
            <w:r>
              <w:rPr>
                <w:rFonts w:hint="eastAsia"/>
              </w:rPr>
              <w:t>Description</w:t>
            </w:r>
          </w:p>
        </w:tc>
      </w:tr>
      <w:tr w:rsidR="00DF0FB4" w:rsidTr="00DF0FB4">
        <w:tc>
          <w:tcPr>
            <w:tcW w:w="1744" w:type="pct"/>
            <w:gridSpan w:val="2"/>
            <w:tcBorders>
              <w:top w:val="single" w:color="000000" w:sz="4" w:space="0"/>
            </w:tcBorders>
          </w:tcPr>
          <w:p w:rsidR="00DF0FB4" w:rsidP="00591D6B" w:rsidRDefault="00DF0FB4">
            <w:pPr>
              <w:pStyle w:val="AltB0"/>
              <w:rPr>
                <w:rStyle w:val="DATATYPE"/>
              </w:rPr>
            </w:pPr>
            <w:bookmarkStart w:name="ST_PSD_TABLE" w:id="10530"/>
            <w:r>
              <w:rPr>
                <w:rStyle w:val="DATATYPE"/>
                <w:rFonts w:hint="eastAsia"/>
              </w:rPr>
              <w:t>ST_PSD_TABLE</w:t>
            </w:r>
            <w:bookmarkEnd w:id="10530"/>
          </w:p>
        </w:tc>
        <w:tc>
          <w:tcPr>
            <w:tcW w:w="1040" w:type="pct"/>
            <w:tcBorders>
              <w:top w:val="single" w:color="000000" w:sz="4" w:space="0"/>
            </w:tcBorders>
            <w:shd w:val="clear" w:color="auto" w:fill="auto"/>
          </w:tcPr>
          <w:p w:rsidR="00DF0FB4" w:rsidP="00591D6B" w:rsidRDefault="00DF0FB4">
            <w:pPr>
              <w:pStyle w:val="AltB0"/>
            </w:pPr>
          </w:p>
        </w:tc>
        <w:tc>
          <w:tcPr>
            <w:tcW w:w="2216" w:type="pct"/>
            <w:tcBorders>
              <w:top w:val="single" w:color="000000" w:sz="4" w:space="0"/>
            </w:tcBorders>
            <w:shd w:val="clear" w:color="auto" w:fill="auto"/>
          </w:tcPr>
          <w:p w:rsidR="00DF0FB4" w:rsidP="00591D6B" w:rsidRDefault="00DF0FB4">
            <w:pPr>
              <w:pStyle w:val="AltB0"/>
            </w:pPr>
          </w:p>
        </w:tc>
      </w:tr>
      <w:tr w:rsidR="00DF0FB4" w:rsidTr="00DF0FB4">
        <w:tc>
          <w:tcPr>
            <w:tcW w:w="145" w:type="pct"/>
          </w:tcPr>
          <w:p w:rsidR="00DF0FB4" w:rsidP="00591D6B" w:rsidRDefault="00DF0FB4">
            <w:pPr>
              <w:pStyle w:val="AltB0"/>
            </w:pPr>
          </w:p>
        </w:tc>
        <w:tc>
          <w:tcPr>
            <w:tcW w:w="1599" w:type="pct"/>
            <w:shd w:val="clear" w:color="auto" w:fill="auto"/>
          </w:tcPr>
          <w:p w:rsidR="00DF0FB4" w:rsidP="00591D6B" w:rsidRDefault="0078370E">
            <w:pPr>
              <w:pStyle w:val="AltB0"/>
            </w:pPr>
            <w:r>
              <w:rPr>
                <w:rFonts w:hint="eastAsia"/>
              </w:rPr>
              <w:t>D</w:t>
            </w:r>
            <w:r w:rsidR="00DF0FB4">
              <w:rPr>
                <w:rFonts w:hint="eastAsia"/>
              </w:rPr>
              <w:t>oor</w:t>
            </w:r>
            <w:r w:rsidR="00354F88">
              <w:rPr>
                <w:rFonts w:hint="eastAsia"/>
              </w:rPr>
              <w:t>S</w:t>
            </w:r>
            <w:r w:rsidR="00DF0FB4">
              <w:rPr>
                <w:rFonts w:hint="eastAsia"/>
              </w:rPr>
              <w:t>tatus</w:t>
            </w:r>
            <w:r w:rsidR="00354F88">
              <w:rPr>
                <w:rFonts w:hint="eastAsia"/>
              </w:rPr>
              <w:t>V</w:t>
            </w:r>
            <w:r w:rsidR="00DF0FB4">
              <w:rPr>
                <w:rFonts w:hint="eastAsia"/>
              </w:rPr>
              <w:t>alidity</w:t>
            </w:r>
            <w:r w:rsidR="00354F88">
              <w:rPr>
                <w:rFonts w:hint="eastAsia"/>
              </w:rPr>
              <w:t>T</w:t>
            </w:r>
            <w:r w:rsidR="00DF0FB4">
              <w:rPr>
                <w:rFonts w:hint="eastAsia"/>
              </w:rPr>
              <w:t>ime</w:t>
            </w:r>
          </w:p>
        </w:tc>
        <w:tc>
          <w:tcPr>
            <w:tcW w:w="1040" w:type="pct"/>
            <w:shd w:val="clear" w:color="auto" w:fill="auto"/>
          </w:tcPr>
          <w:p w:rsidR="00DF0FB4" w:rsidP="00591D6B" w:rsidRDefault="00DF0FB4">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c>
          <w:tcPr>
            <w:tcW w:w="2216" w:type="pct"/>
            <w:shd w:val="clear" w:color="auto" w:fill="auto"/>
          </w:tcPr>
          <w:p w:rsidR="00DF0FB4" w:rsidP="00591D6B" w:rsidRDefault="00DF0FB4">
            <w:pPr>
              <w:pStyle w:val="AltB0"/>
            </w:pPr>
            <w:r>
              <w:rPr>
                <w:rFonts w:hint="eastAsia"/>
              </w:rPr>
              <w:t>PSD</w:t>
            </w:r>
            <w:r>
              <w:rPr>
                <w:rFonts w:hint="eastAsia"/>
              </w:rPr>
              <w:t>状态是否有效</w:t>
            </w:r>
          </w:p>
        </w:tc>
      </w:tr>
      <w:tr w:rsidR="00DF0FB4" w:rsidTr="00DF0FB4">
        <w:tc>
          <w:tcPr>
            <w:tcW w:w="145" w:type="pct"/>
          </w:tcPr>
          <w:p w:rsidR="00DF0FB4" w:rsidP="00591D6B" w:rsidRDefault="00DF0FB4">
            <w:pPr>
              <w:pStyle w:val="AltB0"/>
            </w:pPr>
          </w:p>
        </w:tc>
        <w:tc>
          <w:tcPr>
            <w:tcW w:w="1599" w:type="pct"/>
            <w:shd w:val="clear" w:color="auto" w:fill="auto"/>
          </w:tcPr>
          <w:p w:rsidR="00DF0FB4" w:rsidP="00591D6B" w:rsidRDefault="0078370E">
            <w:pPr>
              <w:pStyle w:val="AltB0"/>
            </w:pPr>
            <w:r>
              <w:rPr>
                <w:rFonts w:hint="eastAsia"/>
              </w:rPr>
              <w:t>D</w:t>
            </w:r>
            <w:r w:rsidR="00DF0FB4">
              <w:rPr>
                <w:rFonts w:hint="eastAsia"/>
              </w:rPr>
              <w:t>oor</w:t>
            </w:r>
            <w:r w:rsidR="00354F88">
              <w:rPr>
                <w:rFonts w:hint="eastAsia"/>
              </w:rPr>
              <w:t>C</w:t>
            </w:r>
            <w:r w:rsidR="00DF0FB4">
              <w:rPr>
                <w:rFonts w:hint="eastAsia"/>
              </w:rPr>
              <w:t>losed</w:t>
            </w:r>
          </w:p>
        </w:tc>
        <w:tc>
          <w:tcPr>
            <w:tcW w:w="1040" w:type="pct"/>
            <w:shd w:val="clear" w:color="auto" w:fill="auto"/>
          </w:tcPr>
          <w:p w:rsidRPr="005B699D" w:rsidR="00DF0FB4" w:rsidP="00591D6B" w:rsidRDefault="00DF0FB4">
            <w:pPr>
              <w:pStyle w:val="AltB0"/>
            </w:pPr>
            <w:r>
              <w:fldChar w:fldCharType="begin"/>
            </w:r>
            <w:r>
              <w:instrText xml:space="preserve"> REF BOOLEAN \h </w:instrText>
            </w:r>
            <w:r>
              <w:fldChar w:fldCharType="separate"/>
            </w:r>
            <w:r w:rsidRPr="00190111" w:rsidR="00DE178B">
              <w:rPr>
                <w:rStyle w:val="DATATYPE"/>
              </w:rPr>
              <w:t>BOOLEAN</w:t>
            </w:r>
            <w:r>
              <w:fldChar w:fldCharType="end"/>
            </w:r>
          </w:p>
        </w:tc>
        <w:tc>
          <w:tcPr>
            <w:tcW w:w="2216" w:type="pct"/>
            <w:shd w:val="clear" w:color="auto" w:fill="auto"/>
          </w:tcPr>
          <w:p w:rsidR="00DF0FB4" w:rsidP="00591D6B" w:rsidRDefault="00DF0FB4">
            <w:pPr>
              <w:pStyle w:val="AltB0"/>
            </w:pPr>
            <w:r>
              <w:rPr>
                <w:rFonts w:hint="eastAsia"/>
              </w:rPr>
              <w:t>PSD</w:t>
            </w:r>
            <w:r>
              <w:rPr>
                <w:rFonts w:hint="eastAsia"/>
              </w:rPr>
              <w:t>状态</w:t>
            </w:r>
          </w:p>
        </w:tc>
      </w:tr>
    </w:tbl>
    <w:p w:rsidRPr="005A0A3D" w:rsidR="00DF0FB4" w:rsidP="00C93484" w:rsidRDefault="00DF0FB4">
      <w:pPr>
        <w:pStyle w:val="Reqtify"/>
      </w:pPr>
    </w:p>
    <w:p w:rsidRPr="005A0A3D" w:rsidR="00DF0FB4" w:rsidP="00C93484" w:rsidRDefault="00DF0FB4">
      <w:pPr>
        <w:pStyle w:val="Reqtify"/>
      </w:pPr>
      <w:r w:rsidRPr="005A0A3D">
        <w:rPr>
          <w:rFonts w:hint="eastAsia"/>
        </w:rPr>
        <w:t>When the train is running in the station equipped with PSD, ATP need</w:t>
      </w:r>
      <w:r>
        <w:rPr>
          <w:rFonts w:hint="eastAsia"/>
        </w:rPr>
        <w:t>s</w:t>
      </w:r>
      <w:r w:rsidRPr="005A0A3D">
        <w:rPr>
          <w:rFonts w:hint="eastAsia"/>
        </w:rPr>
        <w:t xml:space="preserve"> to communicate with CI</w:t>
      </w:r>
      <w:r>
        <w:rPr>
          <w:rFonts w:hint="eastAsia"/>
        </w:rPr>
        <w:t xml:space="preserve"> and </w:t>
      </w:r>
      <w:r w:rsidRPr="005A0A3D">
        <w:rPr>
          <w:rFonts w:hint="eastAsia"/>
        </w:rPr>
        <w:t>get the PSD status information. According to the configuration data, ATP will process the PSD from CI,</w:t>
      </w:r>
      <w:r>
        <w:rPr>
          <w:rFonts w:hint="eastAsia"/>
        </w:rPr>
        <w:t xml:space="preserve"> and </w:t>
      </w:r>
      <w:r w:rsidRPr="005A0A3D">
        <w:rPr>
          <w:rFonts w:hint="eastAsia"/>
        </w:rPr>
        <w:t xml:space="preserve">the </w:t>
      </w:r>
      <w:r>
        <w:rPr>
          <w:rFonts w:hint="eastAsia"/>
        </w:rPr>
        <w:t xml:space="preserve">index is the </w:t>
      </w:r>
      <w:r w:rsidRPr="005A0A3D">
        <w:rPr>
          <w:rFonts w:hint="eastAsia"/>
        </w:rPr>
        <w:t xml:space="preserve">id of PSD, just as shown in the </w:t>
      </w:r>
      <w:r>
        <w:fldChar w:fldCharType="begin"/>
      </w:r>
      <w:r>
        <w:instrText xml:space="preserve"> </w:instrText>
      </w:r>
      <w:r>
        <w:rPr>
          <w:rFonts w:hint="eastAsia"/>
        </w:rPr>
        <w:instrText>REF ST_PSD_TABLE \h</w:instrText>
      </w:r>
      <w:r>
        <w:instrText xml:space="preserve"> </w:instrText>
      </w:r>
      <w:r>
        <w:fldChar w:fldCharType="separate"/>
      </w:r>
      <w:r w:rsidR="00DE178B">
        <w:rPr>
          <w:rStyle w:val="DATATYPE"/>
          <w:rFonts w:hint="eastAsia"/>
        </w:rPr>
        <w:t>ST_PSD_TABLE</w:t>
      </w:r>
      <w:r>
        <w:fldChar w:fldCharType="end"/>
      </w:r>
    </w:p>
    <w:p w:rsidRPr="00775C55" w:rsidR="00DF0FB4" w:rsidP="00C93484" w:rsidRDefault="00DF0FB4">
      <w:pPr>
        <w:pStyle w:val="Reqtify"/>
      </w:pPr>
    </w:p>
    <w:p w:rsidRPr="007E7DFC" w:rsidR="00DF0FB4" w:rsidP="00C93484" w:rsidRDefault="00DF0FB4">
      <w:pPr>
        <w:pStyle w:val="Reqtify"/>
      </w:pPr>
    </w:p>
    <w:p w:rsidR="00DF0FB4" w:rsidP="00DF0FB4" w:rsidRDefault="00DF0FB4">
      <w:pPr>
        <w:pStyle w:val="ReqtifyAltR"/>
      </w:pPr>
      <w:r>
        <w:t>[iTC_CC_ATP-SwRS-</w:t>
      </w:r>
      <w:r>
        <w:rPr>
          <w:rFonts w:hint="eastAsia"/>
        </w:rPr>
        <w:t>0111</w:t>
      </w:r>
      <w:r>
        <w:t>]</w:t>
      </w:r>
    </w:p>
    <w:p w:rsidR="00DF0FB4" w:rsidP="00C93484" w:rsidRDefault="00DF0FB4">
      <w:pPr>
        <w:pStyle w:val="Reqtify"/>
      </w:pPr>
      <w:r>
        <w:rPr>
          <w:rFonts w:hint="eastAsia"/>
        </w:rPr>
        <w:t>初始化时，设置</w:t>
      </w:r>
      <w:hyperlink w:history="1" w:anchor="TableOfPSDPlatform">
        <w:r w:rsidRPr="00400EF6">
          <w:rPr>
            <w:rStyle w:val="ac"/>
          </w:rPr>
          <w:t>TableOfPSDPlatform</w:t>
        </w:r>
      </w:hyperlink>
      <w:r>
        <w:rPr>
          <w:rFonts w:hint="eastAsia"/>
        </w:rPr>
        <w:t>数组中所有</w:t>
      </w:r>
      <w:r>
        <w:rPr>
          <w:rFonts w:hint="eastAsia"/>
        </w:rPr>
        <w:t>PSD</w:t>
      </w:r>
      <w:r>
        <w:rPr>
          <w:rFonts w:hint="eastAsia"/>
        </w:rPr>
        <w:t>的</w:t>
      </w:r>
      <w:r w:rsidR="00400EF6">
        <w:rPr>
          <w:rFonts w:hint="eastAsia"/>
        </w:rPr>
        <w:t>D</w:t>
      </w:r>
      <w:r>
        <w:rPr>
          <w:rFonts w:hint="eastAsia"/>
        </w:rPr>
        <w:t>oor</w:t>
      </w:r>
      <w:r w:rsidR="00354F88">
        <w:rPr>
          <w:rFonts w:hint="eastAsia"/>
        </w:rPr>
        <w:t>C</w:t>
      </w:r>
      <w:r>
        <w:rPr>
          <w:rFonts w:hint="eastAsia"/>
        </w:rPr>
        <w:t>losed</w:t>
      </w:r>
      <w:r>
        <w:rPr>
          <w:rFonts w:hint="eastAsia"/>
        </w:rPr>
        <w:t>均为</w:t>
      </w:r>
      <w:r>
        <w:rPr>
          <w:rStyle w:val="aff1"/>
          <w:rFonts w:hint="eastAsia"/>
        </w:rPr>
        <w:t>False</w:t>
      </w:r>
      <w:r>
        <w:rPr>
          <w:rFonts w:hint="eastAsia"/>
        </w:rPr>
        <w:t>，其有效期为</w:t>
      </w:r>
      <w:r>
        <w:rPr>
          <w:rFonts w:hint="eastAsia"/>
        </w:rPr>
        <w:t>0</w:t>
      </w:r>
      <w:r>
        <w:rPr>
          <w:rFonts w:hint="eastAsia"/>
        </w:rPr>
        <w:t>；此后，如果本周期收到正确的来自</w:t>
      </w:r>
      <w:r>
        <w:rPr>
          <w:rFonts w:hint="eastAsia"/>
        </w:rPr>
        <w:t>CI</w:t>
      </w:r>
      <w:r>
        <w:rPr>
          <w:rFonts w:hint="eastAsia"/>
        </w:rPr>
        <w:t>的</w:t>
      </w:r>
      <w:hyperlink w:history="1" w:anchor="CI_IOstatus">
        <w:r w:rsidR="002A06CF">
          <w:rPr>
            <w:rStyle w:val="ac"/>
          </w:rPr>
          <w:t>CI_IOstatus</w:t>
        </w:r>
      </w:hyperlink>
      <w:r>
        <w:rPr>
          <w:rFonts w:hint="eastAsia"/>
        </w:rPr>
        <w:t>消息时，根据其</w:t>
      </w:r>
      <w:r>
        <w:rPr>
          <w:rFonts w:hint="eastAsia"/>
        </w:rPr>
        <w:t>ID</w:t>
      </w:r>
      <w:r>
        <w:rPr>
          <w:rFonts w:hint="eastAsia"/>
        </w:rPr>
        <w:t>号，更新</w:t>
      </w:r>
      <w:hyperlink w:history="1" w:anchor="TableOfPSDPlatform">
        <w:r w:rsidRPr="00400EF6" w:rsidR="00400EF6">
          <w:rPr>
            <w:rStyle w:val="ac"/>
          </w:rPr>
          <w:t>TableOfPSDPlatform</w:t>
        </w:r>
      </w:hyperlink>
      <w:r>
        <w:rPr>
          <w:rFonts w:hint="eastAsia"/>
        </w:rPr>
        <w:t>数组中相应</w:t>
      </w:r>
      <w:r>
        <w:rPr>
          <w:rFonts w:hint="eastAsia"/>
        </w:rPr>
        <w:t>PSD</w:t>
      </w:r>
      <w:r>
        <w:rPr>
          <w:rFonts w:hint="eastAsia"/>
        </w:rPr>
        <w:t>的</w:t>
      </w:r>
      <w:r w:rsidR="00400EF6">
        <w:rPr>
          <w:rFonts w:hint="eastAsia"/>
        </w:rPr>
        <w:t>D</w:t>
      </w:r>
      <w:r>
        <w:rPr>
          <w:rFonts w:hint="eastAsia"/>
        </w:rPr>
        <w:t>oor</w:t>
      </w:r>
      <w:r w:rsidR="00354F88">
        <w:rPr>
          <w:rFonts w:hint="eastAsia"/>
        </w:rPr>
        <w:t>C</w:t>
      </w:r>
      <w:r>
        <w:rPr>
          <w:rFonts w:hint="eastAsia"/>
        </w:rPr>
        <w:t>losed</w:t>
      </w:r>
      <w:r>
        <w:rPr>
          <w:rFonts w:hint="eastAsia"/>
        </w:rPr>
        <w:t>状态，并将</w:t>
      </w:r>
      <w:r w:rsidR="00400EF6">
        <w:rPr>
          <w:rFonts w:hint="eastAsia"/>
        </w:rPr>
        <w:t>D</w:t>
      </w:r>
      <w:r>
        <w:rPr>
          <w:rFonts w:hint="eastAsia"/>
        </w:rPr>
        <w:t>oor</w:t>
      </w:r>
      <w:r w:rsidR="00354F88">
        <w:rPr>
          <w:rFonts w:hint="eastAsia"/>
        </w:rPr>
        <w:t>S</w:t>
      </w:r>
      <w:r>
        <w:rPr>
          <w:rFonts w:hint="eastAsia"/>
        </w:rPr>
        <w:t>tatus</w:t>
      </w:r>
      <w:r w:rsidR="00354F88">
        <w:rPr>
          <w:rFonts w:hint="eastAsia"/>
        </w:rPr>
        <w:t>V</w:t>
      </w:r>
      <w:r>
        <w:rPr>
          <w:rFonts w:hint="eastAsia"/>
        </w:rPr>
        <w:t>alidity</w:t>
      </w:r>
      <w:r w:rsidR="00354F88">
        <w:rPr>
          <w:rFonts w:hint="eastAsia"/>
        </w:rPr>
        <w:t>T</w:t>
      </w:r>
      <w:r>
        <w:rPr>
          <w:rFonts w:hint="eastAsia"/>
        </w:rPr>
        <w:t>ime</w:t>
      </w:r>
      <w:r>
        <w:rPr>
          <w:rFonts w:hint="eastAsia"/>
        </w:rPr>
        <w:t>设为</w:t>
      </w:r>
      <w:hyperlink w:history="1" w:anchor="ATPsetting">
        <w:r w:rsidR="00400EF6">
          <w:rPr>
            <w:rStyle w:val="ac"/>
          </w:rPr>
          <w:t>ATPsetting</w:t>
        </w:r>
      </w:hyperlink>
      <w:r>
        <w:rPr>
          <w:rFonts w:hint="eastAsia"/>
        </w:rPr>
        <w:t>.</w:t>
      </w:r>
      <w:r w:rsidR="004735DB">
        <w:rPr>
          <w:rFonts w:hint="eastAsia"/>
        </w:rPr>
        <w:t>PSDstatusValidityTime</w:t>
      </w:r>
      <w:r w:rsidR="003B7A4D">
        <w:rPr>
          <w:rFonts w:hint="eastAsia"/>
        </w:rPr>
        <w:t>减去</w:t>
      </w:r>
      <w:r w:rsidR="003B7A4D">
        <w:rPr>
          <w:rFonts w:hint="eastAsia"/>
        </w:rPr>
        <w:t>FSFB2</w:t>
      </w:r>
      <w:r w:rsidR="003B7A4D">
        <w:rPr>
          <w:rFonts w:hint="eastAsia"/>
        </w:rPr>
        <w:t>消息传输延迟</w:t>
      </w:r>
      <w:r>
        <w:rPr>
          <w:rFonts w:hint="eastAsia"/>
        </w:rPr>
        <w:t>。</w:t>
      </w:r>
    </w:p>
    <w:p w:rsidR="00DF0FB4" w:rsidP="00C93484" w:rsidRDefault="00DF0FB4">
      <w:pPr>
        <w:pStyle w:val="Reqtify"/>
      </w:pPr>
    </w:p>
    <w:p w:rsidRPr="005A0A3D" w:rsidR="00DF0FB4" w:rsidP="00C93484" w:rsidRDefault="00DF0FB4">
      <w:pPr>
        <w:pStyle w:val="Reqtify"/>
      </w:pPr>
      <w:r w:rsidRPr="005A0A3D">
        <w:rPr>
          <w:rFonts w:hint="eastAsia"/>
        </w:rPr>
        <w:t xml:space="preserve">In initialization, all PSD </w:t>
      </w:r>
      <w:r w:rsidR="002F5731">
        <w:rPr>
          <w:rFonts w:hint="eastAsia"/>
        </w:rPr>
        <w:t>D</w:t>
      </w:r>
      <w:r w:rsidRPr="005A0A3D" w:rsidR="002F5731">
        <w:rPr>
          <w:rFonts w:hint="eastAsia"/>
        </w:rPr>
        <w:t>oor</w:t>
      </w:r>
      <w:r w:rsidR="002F5731">
        <w:rPr>
          <w:rFonts w:hint="eastAsia"/>
        </w:rPr>
        <w:t>C</w:t>
      </w:r>
      <w:r w:rsidRPr="005A0A3D" w:rsidR="002F5731">
        <w:rPr>
          <w:rFonts w:hint="eastAsia"/>
        </w:rPr>
        <w:t xml:space="preserve">losed </w:t>
      </w:r>
      <w:r>
        <w:rPr>
          <w:rFonts w:hint="eastAsia"/>
        </w:rPr>
        <w:t>of</w:t>
      </w:r>
      <w:r w:rsidRPr="005A0A3D">
        <w:rPr>
          <w:rFonts w:hint="eastAsia"/>
        </w:rPr>
        <w:t xml:space="preserve"> </w:t>
      </w:r>
      <w:hyperlink w:history="1" w:anchor="TableOfPSDPlatform">
        <w:r w:rsidR="003A11D3">
          <w:rPr>
            <w:rStyle w:val="ac"/>
          </w:rPr>
          <w:t>TableOfPSDPlatform</w:t>
        </w:r>
      </w:hyperlink>
      <w:r w:rsidRPr="005A0A3D">
        <w:rPr>
          <w:rFonts w:hint="eastAsia"/>
        </w:rPr>
        <w:t xml:space="preserve"> set as </w:t>
      </w:r>
      <w:r w:rsidRPr="00354FC4">
        <w:rPr>
          <w:rStyle w:val="aff1"/>
          <w:rFonts w:hint="eastAsia"/>
        </w:rPr>
        <w:t>False</w:t>
      </w:r>
      <w:r w:rsidRPr="005A0A3D">
        <w:rPr>
          <w:rFonts w:hint="eastAsia"/>
        </w:rPr>
        <w:t>,</w:t>
      </w:r>
      <w:r>
        <w:rPr>
          <w:rFonts w:hint="eastAsia"/>
        </w:rPr>
        <w:t xml:space="preserve"> and </w:t>
      </w:r>
      <w:r w:rsidRPr="005A0A3D">
        <w:rPr>
          <w:rFonts w:hint="eastAsia"/>
        </w:rPr>
        <w:t xml:space="preserve">the valid period is </w:t>
      </w:r>
      <w:r w:rsidRPr="005A0A3D">
        <w:t>zero</w:t>
      </w:r>
      <w:r w:rsidRPr="005A0A3D">
        <w:rPr>
          <w:rFonts w:hint="eastAsia"/>
        </w:rPr>
        <w:t xml:space="preserve">. Later on, if receiving correct </w:t>
      </w:r>
      <w:hyperlink w:history="1" w:anchor="CI_IOstatus">
        <w:r w:rsidR="002A06CF">
          <w:rPr>
            <w:rStyle w:val="ac"/>
          </w:rPr>
          <w:t>CI_IOstatus</w:t>
        </w:r>
      </w:hyperlink>
      <w:r w:rsidRPr="005A0A3D">
        <w:rPr>
          <w:rFonts w:hint="eastAsia"/>
        </w:rPr>
        <w:t>, on the basis of ID number the status of related PSD door</w:t>
      </w:r>
      <w:r w:rsidR="00354F88">
        <w:rPr>
          <w:rFonts w:hint="eastAsia"/>
        </w:rPr>
        <w:t>C</w:t>
      </w:r>
      <w:r w:rsidRPr="005A0A3D">
        <w:rPr>
          <w:rFonts w:hint="eastAsia"/>
        </w:rPr>
        <w:t xml:space="preserve">losed from </w:t>
      </w:r>
      <w:hyperlink w:history="1" w:anchor="TableOfPSDPlatform">
        <w:r w:rsidR="003A11D3">
          <w:rPr>
            <w:rStyle w:val="ac"/>
          </w:rPr>
          <w:t>TableOfPSDPlatform</w:t>
        </w:r>
      </w:hyperlink>
      <w:r w:rsidRPr="005A0A3D">
        <w:rPr>
          <w:rFonts w:hint="eastAsia"/>
        </w:rPr>
        <w:t xml:space="preserve"> is updated</w:t>
      </w:r>
      <w:r>
        <w:rPr>
          <w:rFonts w:hint="eastAsia"/>
        </w:rPr>
        <w:t xml:space="preserve"> and </w:t>
      </w:r>
      <w:r w:rsidRPr="005A0A3D">
        <w:rPr>
          <w:rFonts w:hint="eastAsia"/>
        </w:rPr>
        <w:t xml:space="preserve">the </w:t>
      </w:r>
      <w:r w:rsidR="00783610">
        <w:rPr>
          <w:rFonts w:hint="eastAsia"/>
        </w:rPr>
        <w:t>D</w:t>
      </w:r>
      <w:r w:rsidRPr="005A0A3D">
        <w:rPr>
          <w:rFonts w:hint="eastAsia"/>
        </w:rPr>
        <w:t>oor</w:t>
      </w:r>
      <w:r w:rsidR="00354F88">
        <w:rPr>
          <w:rFonts w:hint="eastAsia"/>
        </w:rPr>
        <w:t>S</w:t>
      </w:r>
      <w:r w:rsidRPr="005A0A3D">
        <w:rPr>
          <w:rFonts w:hint="eastAsia"/>
        </w:rPr>
        <w:t>tatus</w:t>
      </w:r>
      <w:r w:rsidR="00354F88">
        <w:rPr>
          <w:rFonts w:hint="eastAsia"/>
        </w:rPr>
        <w:t>V</w:t>
      </w:r>
      <w:r w:rsidRPr="005A0A3D">
        <w:rPr>
          <w:rFonts w:hint="eastAsia"/>
        </w:rPr>
        <w:t>alidity</w:t>
      </w:r>
      <w:r w:rsidR="00354F88">
        <w:rPr>
          <w:rFonts w:hint="eastAsia"/>
        </w:rPr>
        <w:t>T</w:t>
      </w:r>
      <w:r w:rsidRPr="005A0A3D">
        <w:rPr>
          <w:rFonts w:hint="eastAsia"/>
        </w:rPr>
        <w:t xml:space="preserve">ime is set as </w:t>
      </w:r>
      <w:hyperlink w:history="1" w:anchor="ATPsetting">
        <w:r w:rsidR="00786D0B">
          <w:rPr>
            <w:rStyle w:val="ac"/>
          </w:rPr>
          <w:t>ATPsetting</w:t>
        </w:r>
      </w:hyperlink>
      <w:r w:rsidRPr="005A0A3D">
        <w:rPr>
          <w:rFonts w:hint="eastAsia"/>
        </w:rPr>
        <w:t>.</w:t>
      </w:r>
      <w:r w:rsidR="004735DB">
        <w:rPr>
          <w:rFonts w:hint="eastAsia"/>
        </w:rPr>
        <w:t>PSDstatusValidityTime</w:t>
      </w:r>
      <w:r w:rsidR="003B7A4D">
        <w:rPr>
          <w:rFonts w:hint="eastAsia"/>
        </w:rPr>
        <w:t xml:space="preserve"> subtracted the delay of FSFB2 message</w:t>
      </w:r>
      <w:r w:rsidRPr="005A0A3D">
        <w:rPr>
          <w:rFonts w:hint="eastAsia"/>
        </w:rPr>
        <w:t>.</w:t>
      </w:r>
    </w:p>
    <w:p w:rsidRPr="00775C55" w:rsidR="00DF0FB4" w:rsidP="00C93484" w:rsidRDefault="00DF0FB4">
      <w:pPr>
        <w:pStyle w:val="Reqtify"/>
      </w:pPr>
    </w:p>
    <w:p w:rsidRPr="008A1414" w:rsidR="00DF0FB4" w:rsidP="000C0D62" w:rsidRDefault="00DF0FB4">
      <w:pPr>
        <w:pStyle w:val="ReqtifyAltQ"/>
      </w:pPr>
      <w:r w:rsidRPr="008A1414">
        <w:t>#Category=Functional</w:t>
      </w:r>
    </w:p>
    <w:p w:rsidRPr="008A1414" w:rsidR="00DF0FB4" w:rsidP="000C0D62" w:rsidRDefault="00DF0FB4">
      <w:pPr>
        <w:pStyle w:val="ReqtifyAltQ"/>
      </w:pPr>
      <w:r w:rsidRPr="008A1414">
        <w:t>#Contribution</w:t>
      </w:r>
      <w:r>
        <w:t>=SIL4</w:t>
      </w:r>
    </w:p>
    <w:p w:rsidR="009328EA" w:rsidP="000C0D62" w:rsidRDefault="00DF0FB4">
      <w:pPr>
        <w:pStyle w:val="ReqtifyAltQ"/>
        <w:rPr>
          <w:ins w:author="常鸣" w:date="2014-07-03T14:27:00Z" w:id="10531"/>
        </w:rPr>
      </w:pPr>
      <w:del w:author="常鸣" w:date="2014-07-03T14:27:00Z" w:id="10532">
        <w:r w:rsidRPr="008A1414" w:rsidDel="009328EA">
          <w:delText>#S</w:delText>
        </w:r>
      </w:del>
      <w:ins w:author="常鸣" w:date="2014-07-03T14:27:00Z" w:id="10533">
        <w:r w:rsidR="009328EA">
          <w:t>#Allocation=ATP Software</w:t>
        </w:r>
      </w:ins>
      <w:ins w:author="常鸣" w:date="2014-07-03T15:03:00Z" w:id="10534">
        <w:r w:rsidR="006D51C2">
          <w:rPr>
            <w:rFonts w:hint="eastAsia"/>
          </w:rPr>
          <w:t>, Vital Embedded Setting</w:t>
        </w:r>
      </w:ins>
    </w:p>
    <w:p w:rsidRPr="008A1414" w:rsidR="00DF0FB4" w:rsidP="000C0D62" w:rsidRDefault="009328EA">
      <w:pPr>
        <w:pStyle w:val="ReqtifyAltQ"/>
      </w:pPr>
      <w:ins w:author="常鸣" w:date="2014-07-03T14:27:00Z" w:id="10535">
        <w:r>
          <w:t>#S</w:t>
        </w:r>
      </w:ins>
      <w:r w:rsidRPr="008A1414" w:rsidR="00DF0FB4">
        <w:t>ource=</w:t>
      </w:r>
      <w:r w:rsidRPr="00F34F5E" w:rsidR="00B5411A">
        <w:t>[iTC_CC-SyAD-09</w:t>
      </w:r>
      <w:r w:rsidRPr="00F34F5E" w:rsidR="00B5411A">
        <w:rPr>
          <w:rFonts w:hint="eastAsia"/>
        </w:rPr>
        <w:t>49</w:t>
      </w:r>
      <w:r w:rsidRPr="00F34F5E" w:rsidR="00B5411A">
        <w:t>]</w:t>
      </w:r>
      <w:r w:rsidR="00B5411A">
        <w:rPr>
          <w:rFonts w:hint="eastAsia"/>
        </w:rPr>
        <w:t xml:space="preserve">, </w:t>
      </w:r>
      <w:r w:rsidR="00DF0FB4">
        <w:rPr>
          <w:rFonts w:hint="eastAsia"/>
        </w:rPr>
        <w:t>[</w:t>
      </w:r>
      <w:r w:rsidR="00DF0FB4">
        <w:t>iTC_CC_ATP_SwHA</w:t>
      </w:r>
      <w:r w:rsidRPr="00CA7F59" w:rsidR="00DF0FB4">
        <w:t>-0032</w:t>
      </w:r>
      <w:r w:rsidR="00DF0FB4">
        <w:rPr>
          <w:rFonts w:hint="eastAsia"/>
        </w:rPr>
        <w:t>]</w:t>
      </w:r>
      <w:r w:rsidR="005C3D8D">
        <w:rPr>
          <w:rFonts w:hint="eastAsia"/>
        </w:rPr>
        <w:t>,</w:t>
      </w:r>
      <w:r w:rsidRPr="005C3D8D" w:rsidR="005C3D8D">
        <w:rPr>
          <w:rFonts w:hint="eastAsia"/>
        </w:rPr>
        <w:t xml:space="preserve"> </w:t>
      </w:r>
      <w:r w:rsidRPr="00A208CF" w:rsidR="005C3D8D">
        <w:rPr>
          <w:rFonts w:hint="eastAsia"/>
        </w:rPr>
        <w:t>[</w:t>
      </w:r>
      <w:r w:rsidRPr="00A208CF" w:rsidR="005C3D8D">
        <w:t>iTC_CC_ATP_SwHA-0</w:t>
      </w:r>
      <w:r w:rsidRPr="00A208CF" w:rsidR="005C3D8D">
        <w:rPr>
          <w:rFonts w:hint="eastAsia"/>
        </w:rPr>
        <w:t>276]</w:t>
      </w:r>
    </w:p>
    <w:p w:rsidRPr="008A1414" w:rsidR="00DF0FB4" w:rsidP="000C0D62" w:rsidRDefault="00DF0FB4">
      <w:pPr>
        <w:pStyle w:val="ReqtifyAltQ"/>
      </w:pPr>
      <w:r w:rsidRPr="008A1414">
        <w:t>[End]</w:t>
      </w:r>
    </w:p>
    <w:p w:rsidR="00DF0FB4" w:rsidP="00C93484" w:rsidRDefault="00DF0FB4">
      <w:pPr>
        <w:pStyle w:val="Reqtify"/>
      </w:pPr>
    </w:p>
    <w:p w:rsidR="00DF0FB4" w:rsidP="00C93484" w:rsidRDefault="00DF0FB4">
      <w:pPr>
        <w:pStyle w:val="Reqtify"/>
      </w:pPr>
    </w:p>
    <w:p w:rsidR="00DF0FB4" w:rsidP="00DF0FB4" w:rsidRDefault="00DF0FB4">
      <w:pPr>
        <w:pStyle w:val="ReqtifyAltR"/>
      </w:pPr>
      <w:r>
        <w:t>[iTC_CC_ATP-SwRS-</w:t>
      </w:r>
      <w:r>
        <w:rPr>
          <w:rFonts w:hint="eastAsia"/>
        </w:rPr>
        <w:t>0112</w:t>
      </w:r>
      <w:r>
        <w:t>]</w:t>
      </w:r>
    </w:p>
    <w:p w:rsidR="00DF0FB4" w:rsidP="00C93484" w:rsidRDefault="00DF0FB4">
      <w:pPr>
        <w:pStyle w:val="Reqtify"/>
      </w:pPr>
      <w:r>
        <w:rPr>
          <w:rFonts w:hint="eastAsia"/>
        </w:rPr>
        <w:t>如果本周期未收到来自</w:t>
      </w:r>
      <w:r>
        <w:rPr>
          <w:rFonts w:hint="eastAsia"/>
        </w:rPr>
        <w:t>CI</w:t>
      </w:r>
      <w:r>
        <w:rPr>
          <w:rFonts w:hint="eastAsia"/>
        </w:rPr>
        <w:t>的</w:t>
      </w:r>
      <w:hyperlink w:history="1" w:anchor="CI_IOstatus">
        <w:r w:rsidR="002A06CF">
          <w:rPr>
            <w:rStyle w:val="ac"/>
          </w:rPr>
          <w:t>CI_IOstatus</w:t>
        </w:r>
      </w:hyperlink>
      <w:r>
        <w:rPr>
          <w:rFonts w:hint="eastAsia"/>
        </w:rPr>
        <w:t>消息，或者该消息校验错误，则</w:t>
      </w:r>
      <w:r>
        <w:rPr>
          <w:rFonts w:hint="eastAsia"/>
        </w:rPr>
        <w:t>ATP</w:t>
      </w:r>
      <w:r>
        <w:rPr>
          <w:rFonts w:hint="eastAsia"/>
        </w:rPr>
        <w:t>更新</w:t>
      </w:r>
      <w:hyperlink w:history="1" w:anchor="TableOfPSDPlatform">
        <w:r w:rsidRPr="00400EF6" w:rsidR="00400EF6">
          <w:rPr>
            <w:rStyle w:val="ac"/>
          </w:rPr>
          <w:t>TableOfPSDPlatform</w:t>
        </w:r>
      </w:hyperlink>
      <w:r>
        <w:rPr>
          <w:rFonts w:hint="eastAsia"/>
        </w:rPr>
        <w:t>数组中的</w:t>
      </w:r>
      <w:r>
        <w:rPr>
          <w:rFonts w:hint="eastAsia"/>
        </w:rPr>
        <w:t>PSD</w:t>
      </w:r>
      <w:r>
        <w:rPr>
          <w:rFonts w:hint="eastAsia"/>
        </w:rPr>
        <w:t>的状态。即将</w:t>
      </w:r>
      <w:r w:rsidR="00400EF6">
        <w:rPr>
          <w:rFonts w:hint="eastAsia"/>
        </w:rPr>
        <w:t>D</w:t>
      </w:r>
      <w:r>
        <w:rPr>
          <w:rFonts w:hint="eastAsia"/>
        </w:rPr>
        <w:t>oor</w:t>
      </w:r>
      <w:r w:rsidR="00354F88">
        <w:rPr>
          <w:rFonts w:hint="eastAsia"/>
        </w:rPr>
        <w:t>S</w:t>
      </w:r>
      <w:r>
        <w:rPr>
          <w:rFonts w:hint="eastAsia"/>
        </w:rPr>
        <w:t>tatus</w:t>
      </w:r>
      <w:r w:rsidR="00354F88">
        <w:rPr>
          <w:rFonts w:hint="eastAsia"/>
        </w:rPr>
        <w:t>V</w:t>
      </w:r>
      <w:r>
        <w:rPr>
          <w:rFonts w:hint="eastAsia"/>
        </w:rPr>
        <w:t>alidity</w:t>
      </w:r>
      <w:r w:rsidR="00354F88">
        <w:rPr>
          <w:rFonts w:hint="eastAsia"/>
        </w:rPr>
        <w:t>T</w:t>
      </w:r>
      <w:r>
        <w:rPr>
          <w:rFonts w:hint="eastAsia"/>
        </w:rPr>
        <w:t>ime</w:t>
      </w:r>
      <w:r>
        <w:rPr>
          <w:rFonts w:hint="eastAsia"/>
        </w:rPr>
        <w:t>减</w:t>
      </w:r>
      <w:r>
        <w:rPr>
          <w:rFonts w:hint="eastAsia"/>
        </w:rPr>
        <w:t>1</w:t>
      </w:r>
      <w:r>
        <w:rPr>
          <w:rFonts w:hint="eastAsia"/>
        </w:rPr>
        <w:t>，如果该值已小于等于</w:t>
      </w:r>
      <w:r>
        <w:rPr>
          <w:rFonts w:hint="eastAsia"/>
        </w:rPr>
        <w:t>0</w:t>
      </w:r>
      <w:r>
        <w:rPr>
          <w:rFonts w:hint="eastAsia"/>
        </w:rPr>
        <w:t>，则将</w:t>
      </w:r>
      <w:r w:rsidR="00400EF6">
        <w:rPr>
          <w:rFonts w:hint="eastAsia"/>
        </w:rPr>
        <w:t>D</w:t>
      </w:r>
      <w:r>
        <w:rPr>
          <w:rFonts w:hint="eastAsia"/>
        </w:rPr>
        <w:t>oor</w:t>
      </w:r>
      <w:r w:rsidR="00354F88">
        <w:rPr>
          <w:rFonts w:hint="eastAsia"/>
        </w:rPr>
        <w:t>C</w:t>
      </w:r>
      <w:r>
        <w:rPr>
          <w:rFonts w:hint="eastAsia"/>
        </w:rPr>
        <w:t>losed</w:t>
      </w:r>
      <w:r w:rsidDel="00CA4112">
        <w:rPr>
          <w:rFonts w:hint="eastAsia"/>
        </w:rPr>
        <w:t xml:space="preserve"> </w:t>
      </w:r>
      <w:r>
        <w:rPr>
          <w:rFonts w:hint="eastAsia"/>
        </w:rPr>
        <w:t>设为</w:t>
      </w:r>
      <w:r>
        <w:rPr>
          <w:rStyle w:val="aff1"/>
        </w:rPr>
        <w:t>False</w:t>
      </w:r>
      <w:r>
        <w:rPr>
          <w:rFonts w:hint="eastAsia"/>
        </w:rPr>
        <w:t>；否则保持</w:t>
      </w:r>
      <w:r w:rsidR="00400EF6">
        <w:rPr>
          <w:rFonts w:hint="eastAsia"/>
        </w:rPr>
        <w:t>D</w:t>
      </w:r>
      <w:r>
        <w:rPr>
          <w:rFonts w:hint="eastAsia"/>
        </w:rPr>
        <w:t>oor</w:t>
      </w:r>
      <w:r w:rsidR="00354F88">
        <w:rPr>
          <w:rFonts w:hint="eastAsia"/>
        </w:rPr>
        <w:t>C</w:t>
      </w:r>
      <w:r>
        <w:rPr>
          <w:rFonts w:hint="eastAsia"/>
        </w:rPr>
        <w:t>losed</w:t>
      </w:r>
      <w:r>
        <w:rPr>
          <w:rFonts w:hint="eastAsia"/>
        </w:rPr>
        <w:t>不变。</w:t>
      </w:r>
    </w:p>
    <w:p w:rsidR="00DF0FB4" w:rsidP="00C93484" w:rsidRDefault="00DF0FB4">
      <w:pPr>
        <w:pStyle w:val="Reqtify"/>
      </w:pPr>
    </w:p>
    <w:p w:rsidRPr="00775C55" w:rsidR="00DF0FB4" w:rsidP="00C93484" w:rsidRDefault="00DF0FB4">
      <w:pPr>
        <w:pStyle w:val="Reqtify"/>
      </w:pPr>
      <w:r w:rsidRPr="005A0A3D">
        <w:rPr>
          <w:rFonts w:hint="eastAsia"/>
        </w:rPr>
        <w:t xml:space="preserve">If </w:t>
      </w:r>
      <w:r>
        <w:rPr>
          <w:rFonts w:hint="eastAsia"/>
        </w:rPr>
        <w:t xml:space="preserve">ATP does not </w:t>
      </w:r>
      <w:r w:rsidRPr="005A0A3D">
        <w:rPr>
          <w:rFonts w:hint="eastAsia"/>
        </w:rPr>
        <w:t>receiv</w:t>
      </w:r>
      <w:r>
        <w:rPr>
          <w:rFonts w:hint="eastAsia"/>
        </w:rPr>
        <w:t>e</w:t>
      </w:r>
      <w:r w:rsidRPr="005A0A3D">
        <w:rPr>
          <w:rFonts w:hint="eastAsia"/>
        </w:rPr>
        <w:t xml:space="preserve"> the </w:t>
      </w:r>
      <w:hyperlink w:history="1" w:anchor="CI_IOstatus">
        <w:r w:rsidR="002A06CF">
          <w:rPr>
            <w:rStyle w:val="ac"/>
          </w:rPr>
          <w:t>CI_IOstatus</w:t>
        </w:r>
      </w:hyperlink>
      <w:r>
        <w:rPr>
          <w:rFonts w:hint="eastAsia"/>
        </w:rPr>
        <w:t xml:space="preserve"> </w:t>
      </w:r>
      <w:r w:rsidRPr="005A0A3D">
        <w:rPr>
          <w:rFonts w:hint="eastAsia"/>
        </w:rPr>
        <w:t>from CI,</w:t>
      </w:r>
      <w:r>
        <w:rPr>
          <w:rFonts w:hint="eastAsia"/>
        </w:rPr>
        <w:t xml:space="preserve"> or </w:t>
      </w:r>
      <w:r w:rsidRPr="005A0A3D">
        <w:rPr>
          <w:rFonts w:hint="eastAsia"/>
        </w:rPr>
        <w:t xml:space="preserve">if this message detected as </w:t>
      </w:r>
      <w:r w:rsidRPr="00354FC4">
        <w:rPr>
          <w:rStyle w:val="aff1"/>
          <w:rFonts w:hint="eastAsia"/>
        </w:rPr>
        <w:t>False</w:t>
      </w:r>
      <w:r w:rsidRPr="005A0A3D">
        <w:rPr>
          <w:rFonts w:hint="eastAsia"/>
        </w:rPr>
        <w:t xml:space="preserve">, ATP shall update the PSD status of </w:t>
      </w:r>
      <w:hyperlink w:history="1" w:anchor="TableOfPSDPlatform">
        <w:r w:rsidR="003A11D3">
          <w:rPr>
            <w:rStyle w:val="ac"/>
          </w:rPr>
          <w:t>TableOfPSDPlatform</w:t>
        </w:r>
      </w:hyperlink>
      <w:r w:rsidRPr="005A0A3D">
        <w:rPr>
          <w:rFonts w:hint="eastAsia"/>
        </w:rPr>
        <w:t xml:space="preserve">, </w:t>
      </w:r>
      <w:r w:rsidRPr="005A0A3D" w:rsidR="002F5731">
        <w:t>i</w:t>
      </w:r>
      <w:r w:rsidR="002F5731">
        <w:t>.e</w:t>
      </w:r>
      <w:r w:rsidRPr="005A0A3D" w:rsidR="002F5731">
        <w:t>.</w:t>
      </w:r>
      <w:r w:rsidRPr="005A0A3D">
        <w:rPr>
          <w:rFonts w:hint="eastAsia"/>
        </w:rPr>
        <w:t xml:space="preserve"> it is necessary to minus </w:t>
      </w:r>
      <w:r w:rsidR="00400EF6">
        <w:rPr>
          <w:rFonts w:hint="eastAsia"/>
        </w:rPr>
        <w:t>D</w:t>
      </w:r>
      <w:r w:rsidRPr="005A0A3D">
        <w:rPr>
          <w:rFonts w:hint="eastAsia"/>
        </w:rPr>
        <w:t>oor</w:t>
      </w:r>
      <w:r w:rsidR="00354F88">
        <w:rPr>
          <w:rFonts w:hint="eastAsia"/>
        </w:rPr>
        <w:t>S</w:t>
      </w:r>
      <w:r w:rsidRPr="005A0A3D">
        <w:rPr>
          <w:rFonts w:hint="eastAsia"/>
        </w:rPr>
        <w:t>tatus</w:t>
      </w:r>
      <w:r w:rsidR="00354F88">
        <w:rPr>
          <w:rFonts w:hint="eastAsia"/>
        </w:rPr>
        <w:t>V</w:t>
      </w:r>
      <w:r w:rsidRPr="005A0A3D">
        <w:rPr>
          <w:rFonts w:hint="eastAsia"/>
        </w:rPr>
        <w:t>alidity</w:t>
      </w:r>
      <w:r w:rsidR="00354F88">
        <w:rPr>
          <w:rFonts w:hint="eastAsia"/>
        </w:rPr>
        <w:t>T</w:t>
      </w:r>
      <w:r w:rsidRPr="005A0A3D">
        <w:rPr>
          <w:rFonts w:hint="eastAsia"/>
        </w:rPr>
        <w:t xml:space="preserve">ime with </w:t>
      </w:r>
      <w:r w:rsidRPr="005A0A3D">
        <w:t>one</w:t>
      </w:r>
      <w:r w:rsidRPr="005A0A3D">
        <w:rPr>
          <w:rFonts w:hint="eastAsia"/>
        </w:rPr>
        <w:t>. If the value is less than</w:t>
      </w:r>
      <w:r>
        <w:rPr>
          <w:rFonts w:hint="eastAsia"/>
        </w:rPr>
        <w:t xml:space="preserve"> or </w:t>
      </w:r>
      <w:r w:rsidRPr="005A0A3D">
        <w:rPr>
          <w:rFonts w:hint="eastAsia"/>
        </w:rPr>
        <w:t xml:space="preserve">equal to </w:t>
      </w:r>
      <w:r w:rsidRPr="005A0A3D">
        <w:t>zero</w:t>
      </w:r>
      <w:r w:rsidRPr="005A0A3D">
        <w:rPr>
          <w:rFonts w:hint="eastAsia"/>
        </w:rPr>
        <w:t xml:space="preserve">, the status of </w:t>
      </w:r>
      <w:r w:rsidR="00400EF6">
        <w:rPr>
          <w:rFonts w:hint="eastAsia"/>
        </w:rPr>
        <w:t>D</w:t>
      </w:r>
      <w:r w:rsidRPr="005A0A3D">
        <w:rPr>
          <w:rFonts w:hint="eastAsia"/>
        </w:rPr>
        <w:t>oor</w:t>
      </w:r>
      <w:r w:rsidR="00354F88">
        <w:rPr>
          <w:rFonts w:hint="eastAsia"/>
        </w:rPr>
        <w:t>C</w:t>
      </w:r>
      <w:r w:rsidRPr="005A0A3D">
        <w:rPr>
          <w:rFonts w:hint="eastAsia"/>
        </w:rPr>
        <w:t xml:space="preserve">losed is set as </w:t>
      </w:r>
      <w:r w:rsidRPr="00354FC4">
        <w:rPr>
          <w:rStyle w:val="aff1"/>
          <w:rFonts w:hint="eastAsia"/>
        </w:rPr>
        <w:t>False</w:t>
      </w:r>
      <w:r w:rsidRPr="005A0A3D">
        <w:rPr>
          <w:rFonts w:hint="eastAsia"/>
        </w:rPr>
        <w:t>; otherwise the status keeps the same.</w:t>
      </w:r>
    </w:p>
    <w:p w:rsidRPr="008A1414" w:rsidR="00DF0FB4" w:rsidP="000C0D62" w:rsidRDefault="00DF0FB4">
      <w:pPr>
        <w:pStyle w:val="ReqtifyAltQ"/>
      </w:pPr>
      <w:r w:rsidRPr="008A1414">
        <w:t>#Category=Functional</w:t>
      </w:r>
    </w:p>
    <w:p w:rsidRPr="008A1414" w:rsidR="00DF0FB4" w:rsidP="000C0D62" w:rsidRDefault="00DF0FB4">
      <w:pPr>
        <w:pStyle w:val="ReqtifyAltQ"/>
      </w:pPr>
      <w:r w:rsidRPr="008A1414">
        <w:t>#Contribution</w:t>
      </w:r>
      <w:r>
        <w:t>=SIL4</w:t>
      </w:r>
    </w:p>
    <w:p w:rsidR="009328EA" w:rsidP="000C0D62" w:rsidRDefault="00DF0FB4">
      <w:pPr>
        <w:pStyle w:val="ReqtifyAltQ"/>
        <w:rPr>
          <w:ins w:author="常鸣" w:date="2014-07-03T14:27:00Z" w:id="10536"/>
        </w:rPr>
      </w:pPr>
      <w:del w:author="常鸣" w:date="2014-07-03T14:27:00Z" w:id="10537">
        <w:r w:rsidRPr="008A1414" w:rsidDel="009328EA">
          <w:delText>#S</w:delText>
        </w:r>
      </w:del>
      <w:ins w:author="常鸣" w:date="2014-07-03T14:27:00Z" w:id="10538">
        <w:r w:rsidR="009328EA">
          <w:t>#Allocation=ATP Software</w:t>
        </w:r>
      </w:ins>
    </w:p>
    <w:p w:rsidRPr="008A1414" w:rsidR="00DF0FB4" w:rsidP="000C0D62" w:rsidRDefault="009328EA">
      <w:pPr>
        <w:pStyle w:val="ReqtifyAltQ"/>
      </w:pPr>
      <w:ins w:author="常鸣" w:date="2014-07-03T14:27:00Z" w:id="10539">
        <w:r>
          <w:t>#S</w:t>
        </w:r>
      </w:ins>
      <w:r w:rsidRPr="008A1414" w:rsidR="00DF0FB4">
        <w:t>ource=</w:t>
      </w:r>
      <w:r w:rsidR="00DF0FB4">
        <w:rPr>
          <w:rFonts w:hint="eastAsia"/>
        </w:rPr>
        <w:t>[</w:t>
      </w:r>
      <w:r w:rsidR="00DF0FB4">
        <w:t>iTC_CC_ATP_SwHA</w:t>
      </w:r>
      <w:r w:rsidRPr="00CA7F59" w:rsidR="00DF0FB4">
        <w:t>-0032</w:t>
      </w:r>
      <w:r w:rsidR="00DF0FB4">
        <w:rPr>
          <w:rFonts w:hint="eastAsia"/>
        </w:rPr>
        <w:t>]</w:t>
      </w:r>
      <w:r w:rsidR="00A208CF">
        <w:rPr>
          <w:rFonts w:hint="eastAsia"/>
        </w:rPr>
        <w:t>,</w:t>
      </w:r>
      <w:r w:rsidRPr="00A208CF" w:rsidR="00A208CF">
        <w:rPr>
          <w:rFonts w:hint="eastAsia"/>
        </w:rPr>
        <w:t xml:space="preserve"> [</w:t>
      </w:r>
      <w:r w:rsidRPr="00A208CF" w:rsidR="00A208CF">
        <w:t>iTC_CC_ATP_SwHA</w:t>
      </w:r>
      <w:r w:rsidR="00A208CF">
        <w:t>-0</w:t>
      </w:r>
      <w:r w:rsidR="00A208CF">
        <w:rPr>
          <w:rFonts w:hint="eastAsia"/>
        </w:rPr>
        <w:t>276</w:t>
      </w:r>
      <w:r w:rsidRPr="00A208CF" w:rsidR="00A208CF">
        <w:rPr>
          <w:rFonts w:hint="eastAsia"/>
        </w:rPr>
        <w:t>]</w:t>
      </w:r>
    </w:p>
    <w:p w:rsidRPr="008A1414" w:rsidR="00DF0FB4" w:rsidP="000C0D62" w:rsidRDefault="00DF0FB4">
      <w:pPr>
        <w:pStyle w:val="ReqtifyAltQ"/>
      </w:pPr>
      <w:r w:rsidRPr="008A1414">
        <w:t>[End]</w:t>
      </w:r>
    </w:p>
    <w:p w:rsidRPr="00DF0FB4" w:rsidR="00DF0FB4" w:rsidP="00C93484" w:rsidRDefault="00DF0FB4">
      <w:pPr>
        <w:pStyle w:val="Reqtify"/>
      </w:pPr>
    </w:p>
    <w:p w:rsidRPr="005470C0" w:rsidR="003439CA" w:rsidP="0012674A" w:rsidRDefault="003439CA">
      <w:pPr>
        <w:pStyle w:val="4"/>
      </w:pPr>
      <w:r>
        <w:rPr>
          <w:rFonts w:hint="eastAsia"/>
        </w:rPr>
        <w:t>PSD status</w:t>
      </w:r>
    </w:p>
    <w:p w:rsidR="003439CA" w:rsidP="00C93484" w:rsidRDefault="003439CA">
      <w:pPr>
        <w:pStyle w:val="Reqtify"/>
      </w:pPr>
      <w:r>
        <w:rPr>
          <w:rFonts w:hint="eastAsia"/>
        </w:rPr>
        <w:t>在</w:t>
      </w:r>
      <w:r>
        <w:rPr>
          <w:rFonts w:hint="eastAsia"/>
        </w:rPr>
        <w:t>CBTC</w:t>
      </w:r>
      <w:r>
        <w:rPr>
          <w:rFonts w:hint="eastAsia"/>
        </w:rPr>
        <w:t>模式下，当列车在运动过程中，</w:t>
      </w:r>
      <w:r>
        <w:rPr>
          <w:rFonts w:hint="eastAsia"/>
        </w:rPr>
        <w:t>ATP</w:t>
      </w:r>
      <w:r>
        <w:rPr>
          <w:rFonts w:hint="eastAsia"/>
        </w:rPr>
        <w:t>均相信并采用来自</w:t>
      </w:r>
      <w:r>
        <w:rPr>
          <w:rFonts w:hint="eastAsia"/>
        </w:rPr>
        <w:t>ZC</w:t>
      </w:r>
      <w:r>
        <w:rPr>
          <w:rFonts w:hint="eastAsia"/>
        </w:rPr>
        <w:t>的</w:t>
      </w:r>
      <w:r>
        <w:rPr>
          <w:rFonts w:hint="eastAsia"/>
        </w:rPr>
        <w:t>PSD</w:t>
      </w:r>
      <w:r>
        <w:rPr>
          <w:rFonts w:hint="eastAsia"/>
        </w:rPr>
        <w:t>变量状态作为该</w:t>
      </w:r>
      <w:r>
        <w:rPr>
          <w:rFonts w:hint="eastAsia"/>
        </w:rPr>
        <w:t>PSD</w:t>
      </w:r>
      <w:r>
        <w:rPr>
          <w:rFonts w:hint="eastAsia"/>
        </w:rPr>
        <w:t>的状态信息；而在列车静止或刚发车时，应采用与联锁通信得到的</w:t>
      </w:r>
      <w:r>
        <w:rPr>
          <w:rFonts w:hint="eastAsia"/>
        </w:rPr>
        <w:t>PSD</w:t>
      </w:r>
      <w:r>
        <w:rPr>
          <w:rFonts w:hint="eastAsia"/>
        </w:rPr>
        <w:t>结果。在</w:t>
      </w:r>
      <w:r>
        <w:rPr>
          <w:rFonts w:hint="eastAsia"/>
        </w:rPr>
        <w:t>BLOCK</w:t>
      </w:r>
      <w:r>
        <w:rPr>
          <w:rFonts w:hint="eastAsia"/>
        </w:rPr>
        <w:t>模式下，在列车运行时，</w:t>
      </w:r>
      <w:r>
        <w:rPr>
          <w:rFonts w:hint="eastAsia"/>
        </w:rPr>
        <w:t>ATP</w:t>
      </w:r>
      <w:r>
        <w:rPr>
          <w:rFonts w:hint="eastAsia"/>
        </w:rPr>
        <w:t>不考虑该</w:t>
      </w:r>
      <w:r>
        <w:rPr>
          <w:rFonts w:hint="eastAsia"/>
        </w:rPr>
        <w:t>PSD</w:t>
      </w:r>
      <w:r>
        <w:rPr>
          <w:rFonts w:hint="eastAsia"/>
        </w:rPr>
        <w:t>的状态（即认为该</w:t>
      </w:r>
      <w:r>
        <w:rPr>
          <w:rFonts w:hint="eastAsia"/>
        </w:rPr>
        <w:t>PSD</w:t>
      </w:r>
      <w:r>
        <w:rPr>
          <w:rFonts w:hint="eastAsia"/>
        </w:rPr>
        <w:t>是关闭并锁闭的）；在停稳或刚发车时，再使用来自联锁的</w:t>
      </w:r>
      <w:r>
        <w:rPr>
          <w:rFonts w:hint="eastAsia"/>
        </w:rPr>
        <w:t>PSD</w:t>
      </w:r>
      <w:r>
        <w:rPr>
          <w:rFonts w:hint="eastAsia"/>
        </w:rPr>
        <w:t>状态信息。因此，本功能更新的</w:t>
      </w:r>
      <w:bookmarkStart w:name="PSDzoneStatus_A" w:id="10540"/>
      <w:r w:rsidRPr="00400EF6" w:rsidR="003A11D3">
        <w:rPr>
          <w:rStyle w:val="aff2"/>
        </w:rPr>
        <w:t>PSDzoneStatus_A</w:t>
      </w:r>
      <w:bookmarkEnd w:id="10540"/>
      <w:r>
        <w:rPr>
          <w:rFonts w:hint="eastAsia"/>
        </w:rPr>
        <w:t>和</w:t>
      </w:r>
      <w:bookmarkStart w:name="PSDzoneStatus_B" w:id="10541"/>
      <w:r w:rsidRPr="00400EF6" w:rsidR="003A11D3">
        <w:rPr>
          <w:rStyle w:val="aff2"/>
        </w:rPr>
        <w:t>PSDzoneStatus_B</w:t>
      </w:r>
      <w:bookmarkEnd w:id="10541"/>
      <w:r>
        <w:rPr>
          <w:rFonts w:hint="eastAsia"/>
        </w:rPr>
        <w:t>信息，需根据本端</w:t>
      </w:r>
      <w:r>
        <w:rPr>
          <w:rFonts w:hint="eastAsia"/>
        </w:rPr>
        <w:t>ATP</w:t>
      </w:r>
      <w:r>
        <w:rPr>
          <w:rFonts w:hint="eastAsia"/>
        </w:rPr>
        <w:t>是否主机，以及来自联锁、</w:t>
      </w:r>
      <w:r>
        <w:rPr>
          <w:rFonts w:hint="eastAsia"/>
        </w:rPr>
        <w:t>ZC</w:t>
      </w:r>
      <w:r>
        <w:rPr>
          <w:rFonts w:hint="eastAsia"/>
        </w:rPr>
        <w:t>或是</w:t>
      </w:r>
      <w:r>
        <w:rPr>
          <w:rFonts w:hint="eastAsia"/>
        </w:rPr>
        <w:t>BM</w:t>
      </w:r>
      <w:r>
        <w:rPr>
          <w:rFonts w:hint="eastAsia"/>
        </w:rPr>
        <w:t>信标的信息判断</w:t>
      </w:r>
      <w:r>
        <w:rPr>
          <w:rFonts w:hint="eastAsia"/>
        </w:rPr>
        <w:t>PSD</w:t>
      </w:r>
      <w:r>
        <w:rPr>
          <w:rFonts w:hint="eastAsia"/>
        </w:rPr>
        <w:t>状态。</w:t>
      </w:r>
      <w:r>
        <w:rPr>
          <w:rFonts w:hint="eastAsia"/>
        </w:rPr>
        <w:t>PSD</w:t>
      </w:r>
      <w:r>
        <w:rPr>
          <w:rFonts w:hint="eastAsia"/>
        </w:rPr>
        <w:t>状态结构体为</w:t>
      </w:r>
      <w:r>
        <w:fldChar w:fldCharType="begin"/>
      </w:r>
      <w:r>
        <w:instrText xml:space="preserve"> </w:instrText>
      </w:r>
      <w:r>
        <w:rPr>
          <w:rFonts w:hint="eastAsia"/>
        </w:rPr>
        <w:instrText>REF ST_PSD_STATUS \h</w:instrText>
      </w:r>
      <w:r>
        <w:instrText xml:space="preserve"> </w:instrText>
      </w:r>
      <w:r>
        <w:fldChar w:fldCharType="separate"/>
      </w:r>
      <w:r w:rsidRPr="00D14BCA" w:rsidR="00DE178B">
        <w:rPr>
          <w:rStyle w:val="DATATYPE"/>
        </w:rPr>
        <w:t>ST_</w:t>
      </w:r>
      <w:r w:rsidR="00DE178B">
        <w:rPr>
          <w:rStyle w:val="DATATYPE"/>
          <w:rFonts w:hint="eastAsia"/>
        </w:rPr>
        <w:t>PSD_STATUS</w:t>
      </w:r>
      <w:r>
        <w:fldChar w:fldCharType="end"/>
      </w:r>
      <w:r>
        <w:rPr>
          <w:rFonts w:hint="eastAsia"/>
        </w:rPr>
        <w:t>：</w:t>
      </w:r>
    </w:p>
    <w:p w:rsidR="003439CA" w:rsidP="00C93484" w:rsidRDefault="003439CA">
      <w:pPr>
        <w:pStyle w:val="Reqtify"/>
      </w:pPr>
    </w:p>
    <w:p w:rsidRPr="001C3D56" w:rsidR="003439CA" w:rsidP="00C93484" w:rsidRDefault="003439CA">
      <w:pPr>
        <w:pStyle w:val="Reqtify"/>
      </w:pPr>
      <w:r w:rsidRPr="001C3D56">
        <w:rPr>
          <w:rFonts w:hint="eastAsia"/>
        </w:rPr>
        <w:t xml:space="preserve">In </w:t>
      </w:r>
      <w:r>
        <w:rPr>
          <w:rFonts w:hint="eastAsia"/>
        </w:rPr>
        <w:t>CBTC mode, when train is moving</w:t>
      </w:r>
      <w:r w:rsidRPr="001C3D56">
        <w:rPr>
          <w:rFonts w:hint="eastAsia"/>
        </w:rPr>
        <w:t xml:space="preserve">, ATP </w:t>
      </w:r>
      <w:r>
        <w:rPr>
          <w:rFonts w:hint="eastAsia"/>
        </w:rPr>
        <w:t>shall</w:t>
      </w:r>
      <w:r w:rsidRPr="001C3D56">
        <w:rPr>
          <w:rFonts w:hint="eastAsia"/>
        </w:rPr>
        <w:t xml:space="preserve"> </w:t>
      </w:r>
      <w:r>
        <w:rPr>
          <w:rFonts w:hint="eastAsia"/>
        </w:rPr>
        <w:t xml:space="preserve">monitor </w:t>
      </w:r>
      <w:r w:rsidRPr="001C3D56">
        <w:rPr>
          <w:rFonts w:hint="eastAsia"/>
        </w:rPr>
        <w:t xml:space="preserve">the PSD </w:t>
      </w:r>
      <w:r>
        <w:rPr>
          <w:rFonts w:hint="eastAsia"/>
        </w:rPr>
        <w:t>status</w:t>
      </w:r>
      <w:r w:rsidRPr="001C3D56">
        <w:rPr>
          <w:rFonts w:hint="eastAsia"/>
        </w:rPr>
        <w:t xml:space="preserve"> </w:t>
      </w:r>
      <w:r>
        <w:rPr>
          <w:rFonts w:hint="eastAsia"/>
        </w:rPr>
        <w:t xml:space="preserve">by the variant </w:t>
      </w:r>
      <w:r w:rsidRPr="001C3D56">
        <w:rPr>
          <w:rFonts w:hint="eastAsia"/>
        </w:rPr>
        <w:t xml:space="preserve">from </w:t>
      </w:r>
      <w:hyperlink w:history="1" w:anchor="ZC">
        <w:r w:rsidR="00DE30C0">
          <w:rPr>
            <w:rStyle w:val="ac"/>
          </w:rPr>
          <w:t>ZC</w:t>
        </w:r>
      </w:hyperlink>
      <w:r>
        <w:rPr>
          <w:rFonts w:hint="eastAsia"/>
        </w:rPr>
        <w:t>;</w:t>
      </w:r>
      <w:r w:rsidR="00397BD9">
        <w:rPr>
          <w:rFonts w:hint="eastAsia"/>
        </w:rPr>
        <w:t xml:space="preserve"> and </w:t>
      </w:r>
      <w:r>
        <w:rPr>
          <w:rFonts w:hint="eastAsia"/>
        </w:rPr>
        <w:t>on the other hand, when train is stopping</w:t>
      </w:r>
      <w:r w:rsidR="00397BD9">
        <w:rPr>
          <w:rFonts w:hint="eastAsia"/>
        </w:rPr>
        <w:t xml:space="preserve"> or </w:t>
      </w:r>
      <w:r>
        <w:rPr>
          <w:rFonts w:hint="eastAsia"/>
        </w:rPr>
        <w:t xml:space="preserve">just </w:t>
      </w:r>
      <w:r w:rsidR="002F5731">
        <w:t>beginning</w:t>
      </w:r>
      <w:r>
        <w:rPr>
          <w:rFonts w:hint="eastAsia"/>
        </w:rPr>
        <w:t xml:space="preserve"> to </w:t>
      </w:r>
      <w:r>
        <w:t>start</w:t>
      </w:r>
      <w:r>
        <w:rPr>
          <w:rFonts w:hint="eastAsia"/>
        </w:rPr>
        <w:t>, ATP</w:t>
      </w:r>
      <w:r w:rsidRPr="001C3D56">
        <w:rPr>
          <w:rFonts w:hint="eastAsia"/>
        </w:rPr>
        <w:t xml:space="preserve"> </w:t>
      </w:r>
      <w:r>
        <w:rPr>
          <w:rFonts w:hint="eastAsia"/>
        </w:rPr>
        <w:t>shall</w:t>
      </w:r>
      <w:r w:rsidRPr="001C3D56">
        <w:rPr>
          <w:rFonts w:hint="eastAsia"/>
        </w:rPr>
        <w:t xml:space="preserve"> use the PSD </w:t>
      </w:r>
      <w:r>
        <w:rPr>
          <w:rFonts w:hint="eastAsia"/>
        </w:rPr>
        <w:t>status</w:t>
      </w:r>
      <w:r w:rsidRPr="001C3D56">
        <w:rPr>
          <w:rFonts w:hint="eastAsia"/>
        </w:rPr>
        <w:t xml:space="preserve"> adopted </w:t>
      </w:r>
      <w:r>
        <w:rPr>
          <w:rFonts w:hint="eastAsia"/>
        </w:rPr>
        <w:t>from</w:t>
      </w:r>
      <w:r w:rsidRPr="001C3D56">
        <w:rPr>
          <w:rFonts w:hint="eastAsia"/>
        </w:rPr>
        <w:t xml:space="preserve"> the communication with interlock device. In the block mode, ATP will not consider the PSD status </w:t>
      </w:r>
      <w:r>
        <w:rPr>
          <w:rFonts w:hint="eastAsia"/>
        </w:rPr>
        <w:t xml:space="preserve">when train is </w:t>
      </w:r>
      <w:r>
        <w:t>moving</w:t>
      </w:r>
      <w:r w:rsidRPr="001C3D56">
        <w:t xml:space="preserve"> (</w:t>
      </w:r>
      <w:r w:rsidRPr="001C3D56" w:rsidR="002F5731">
        <w:t>i</w:t>
      </w:r>
      <w:r w:rsidR="002F5731">
        <w:t>.e</w:t>
      </w:r>
      <w:r w:rsidRPr="001C3D56" w:rsidR="002F5731">
        <w:t>.</w:t>
      </w:r>
      <w:r w:rsidRPr="001C3D56">
        <w:rPr>
          <w:rFonts w:hint="eastAsia"/>
        </w:rPr>
        <w:t xml:space="preserve"> Will consider the PSD is closed</w:t>
      </w:r>
      <w:r w:rsidR="00397BD9">
        <w:rPr>
          <w:rFonts w:hint="eastAsia"/>
        </w:rPr>
        <w:t xml:space="preserve"> and </w:t>
      </w:r>
      <w:r w:rsidRPr="001C3D56">
        <w:rPr>
          <w:rFonts w:hint="eastAsia"/>
        </w:rPr>
        <w:t>locked</w:t>
      </w:r>
      <w:r w:rsidRPr="001C3D56">
        <w:t>);</w:t>
      </w:r>
      <w:r w:rsidR="00397BD9">
        <w:rPr>
          <w:rFonts w:hint="eastAsia"/>
        </w:rPr>
        <w:t xml:space="preserve"> and </w:t>
      </w:r>
      <w:r>
        <w:rPr>
          <w:rFonts w:hint="eastAsia"/>
        </w:rPr>
        <w:t>when train is stopping</w:t>
      </w:r>
      <w:r w:rsidR="00397BD9">
        <w:rPr>
          <w:rFonts w:hint="eastAsia"/>
        </w:rPr>
        <w:t xml:space="preserve"> or </w:t>
      </w:r>
      <w:r>
        <w:rPr>
          <w:rFonts w:hint="eastAsia"/>
        </w:rPr>
        <w:t xml:space="preserve">starting, </w:t>
      </w:r>
      <w:r w:rsidRPr="001C3D56">
        <w:rPr>
          <w:rFonts w:hint="eastAsia"/>
        </w:rPr>
        <w:t xml:space="preserve">ATP will use the PSD information from interlock devices. Therefore, </w:t>
      </w:r>
      <w:r>
        <w:rPr>
          <w:rFonts w:hint="eastAsia"/>
        </w:rPr>
        <w:t xml:space="preserve">ATP should consider the updating </w:t>
      </w:r>
      <w:r w:rsidRPr="001C3D56">
        <w:rPr>
          <w:rFonts w:hint="eastAsia"/>
        </w:rPr>
        <w:t xml:space="preserve">of </w:t>
      </w:r>
      <w:hyperlink w:history="1" w:anchor="PSDzoneStatus_A">
        <w:r w:rsidR="003A11D3">
          <w:rPr>
            <w:rStyle w:val="ac"/>
          </w:rPr>
          <w:t>PSDzoneStatus_A</w:t>
        </w:r>
      </w:hyperlink>
      <w:r w:rsidR="00397BD9">
        <w:rPr>
          <w:rFonts w:hint="eastAsia"/>
        </w:rPr>
        <w:t xml:space="preserve"> and </w:t>
      </w:r>
      <w:hyperlink w:history="1" w:anchor="PSDzoneStatus_B">
        <w:r w:rsidR="003A11D3">
          <w:rPr>
            <w:rStyle w:val="ac"/>
          </w:rPr>
          <w:t>PSDzoneStatus_B</w:t>
        </w:r>
      </w:hyperlink>
      <w:r w:rsidRPr="001C3D56">
        <w:rPr>
          <w:rFonts w:hint="eastAsia"/>
        </w:rPr>
        <w:t xml:space="preserve"> based on the </w:t>
      </w:r>
      <w:r>
        <w:rPr>
          <w:rFonts w:hint="eastAsia"/>
        </w:rPr>
        <w:t>whether ATP is master</w:t>
      </w:r>
      <w:r w:rsidR="00397BD9">
        <w:rPr>
          <w:rFonts w:hint="eastAsia"/>
        </w:rPr>
        <w:t xml:space="preserve"> or </w:t>
      </w:r>
      <w:r>
        <w:rPr>
          <w:rFonts w:hint="eastAsia"/>
        </w:rPr>
        <w:t>not</w:t>
      </w:r>
      <w:r w:rsidRPr="001C3D56">
        <w:rPr>
          <w:rFonts w:hint="eastAsia"/>
        </w:rPr>
        <w:t xml:space="preserve">, the information from interlock device, </w:t>
      </w:r>
      <w:hyperlink w:history="1" w:anchor="ZC">
        <w:r w:rsidR="00DE30C0">
          <w:rPr>
            <w:rStyle w:val="ac"/>
          </w:rPr>
          <w:t>ZC</w:t>
        </w:r>
      </w:hyperlink>
      <w:r w:rsidR="00397BD9">
        <w:rPr>
          <w:rFonts w:hint="eastAsia"/>
        </w:rPr>
        <w:t xml:space="preserve"> or </w:t>
      </w:r>
      <w:r w:rsidRPr="001C3D56">
        <w:rPr>
          <w:rFonts w:hint="eastAsia"/>
        </w:rPr>
        <w:t>BM.</w:t>
      </w:r>
    </w:p>
    <w:p w:rsidRPr="001C3D56" w:rsidR="003439CA" w:rsidP="00C93484" w:rsidRDefault="003439CA">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70"/>
        <w:gridCol w:w="2810"/>
        <w:gridCol w:w="2011"/>
        <w:gridCol w:w="4195"/>
      </w:tblGrid>
      <w:tr w:rsidRPr="00785CC7" w:rsidR="003439CA" w:rsidTr="003439CA">
        <w:tc>
          <w:tcPr>
            <w:tcW w:w="1658" w:type="pct"/>
            <w:gridSpan w:val="2"/>
            <w:tcBorders>
              <w:top w:val="single" w:color="000000" w:sz="12" w:space="0"/>
              <w:bottom w:val="single" w:color="000000" w:sz="4" w:space="0"/>
            </w:tcBorders>
            <w:shd w:val="clear" w:color="auto" w:fill="E0E0E0"/>
          </w:tcPr>
          <w:p w:rsidR="003439CA" w:rsidP="00FA0FBB" w:rsidRDefault="003439CA">
            <w:pPr>
              <w:pStyle w:val="af6"/>
            </w:pPr>
            <w:r>
              <w:rPr>
                <w:rFonts w:hint="eastAsia"/>
              </w:rPr>
              <w:t>Identification</w:t>
            </w:r>
          </w:p>
        </w:tc>
        <w:tc>
          <w:tcPr>
            <w:tcW w:w="1083" w:type="pct"/>
            <w:tcBorders>
              <w:top w:val="single" w:color="000000" w:sz="12" w:space="0"/>
              <w:bottom w:val="single" w:color="000000" w:sz="4" w:space="0"/>
            </w:tcBorders>
            <w:shd w:val="clear" w:color="auto" w:fill="E0E0E0"/>
          </w:tcPr>
          <w:p w:rsidR="003439CA" w:rsidP="00FA0FBB" w:rsidRDefault="003439CA">
            <w:pPr>
              <w:pStyle w:val="af6"/>
            </w:pPr>
            <w:r w:rsidRPr="00C65F6B">
              <w:t>Logical Type</w:t>
            </w:r>
          </w:p>
        </w:tc>
        <w:tc>
          <w:tcPr>
            <w:tcW w:w="2259" w:type="pct"/>
            <w:tcBorders>
              <w:top w:val="single" w:color="000000" w:sz="12" w:space="0"/>
              <w:bottom w:val="single" w:color="000000" w:sz="4" w:space="0"/>
            </w:tcBorders>
            <w:shd w:val="clear" w:color="auto" w:fill="E0E0E0"/>
          </w:tcPr>
          <w:p w:rsidR="003439CA" w:rsidP="00FA0FBB" w:rsidRDefault="003439CA">
            <w:pPr>
              <w:pStyle w:val="af6"/>
            </w:pPr>
            <w:r>
              <w:rPr>
                <w:rFonts w:hint="eastAsia"/>
              </w:rPr>
              <w:t>Description</w:t>
            </w:r>
          </w:p>
        </w:tc>
      </w:tr>
      <w:tr w:rsidR="003439CA" w:rsidTr="003439CA">
        <w:tc>
          <w:tcPr>
            <w:tcW w:w="1658" w:type="pct"/>
            <w:gridSpan w:val="2"/>
            <w:tcBorders>
              <w:top w:val="single" w:color="000000" w:sz="4" w:space="0"/>
            </w:tcBorders>
          </w:tcPr>
          <w:p w:rsidR="003439CA" w:rsidP="00591D6B" w:rsidRDefault="003439CA">
            <w:pPr>
              <w:pStyle w:val="AltB0"/>
              <w:rPr>
                <w:rStyle w:val="DATATYPE"/>
              </w:rPr>
            </w:pPr>
            <w:bookmarkStart w:name="ST_PSD_STATUS" w:id="10542"/>
            <w:r w:rsidRPr="00D14BCA">
              <w:rPr>
                <w:rStyle w:val="DATATYPE"/>
              </w:rPr>
              <w:t>ST_</w:t>
            </w:r>
            <w:r>
              <w:rPr>
                <w:rStyle w:val="DATATYPE"/>
                <w:rFonts w:hint="eastAsia"/>
              </w:rPr>
              <w:t>PSD_STATUS</w:t>
            </w:r>
            <w:bookmarkEnd w:id="10542"/>
          </w:p>
        </w:tc>
        <w:tc>
          <w:tcPr>
            <w:tcW w:w="1083" w:type="pct"/>
            <w:tcBorders>
              <w:top w:val="single" w:color="000000" w:sz="4" w:space="0"/>
            </w:tcBorders>
            <w:shd w:val="clear" w:color="auto" w:fill="auto"/>
          </w:tcPr>
          <w:p w:rsidR="003439CA" w:rsidP="00591D6B" w:rsidRDefault="003439CA">
            <w:pPr>
              <w:pStyle w:val="AltB0"/>
            </w:pPr>
          </w:p>
        </w:tc>
        <w:tc>
          <w:tcPr>
            <w:tcW w:w="2259" w:type="pct"/>
            <w:tcBorders>
              <w:top w:val="single" w:color="000000" w:sz="4" w:space="0"/>
            </w:tcBorders>
            <w:shd w:val="clear" w:color="auto" w:fill="auto"/>
          </w:tcPr>
          <w:p w:rsidR="003439CA" w:rsidP="00591D6B" w:rsidRDefault="003439CA">
            <w:pPr>
              <w:pStyle w:val="AltB0"/>
            </w:pPr>
          </w:p>
        </w:tc>
      </w:tr>
      <w:tr w:rsidR="003439CA" w:rsidTr="003439CA">
        <w:tc>
          <w:tcPr>
            <w:tcW w:w="145" w:type="pct"/>
          </w:tcPr>
          <w:p w:rsidR="003439CA" w:rsidP="00591D6B" w:rsidRDefault="003439CA">
            <w:pPr>
              <w:pStyle w:val="AltB0"/>
            </w:pPr>
          </w:p>
        </w:tc>
        <w:tc>
          <w:tcPr>
            <w:tcW w:w="1513" w:type="pct"/>
            <w:shd w:val="clear" w:color="auto" w:fill="auto"/>
          </w:tcPr>
          <w:p w:rsidRPr="00400EF6" w:rsidR="003439CA" w:rsidP="00591D6B" w:rsidRDefault="003439CA">
            <w:pPr>
              <w:pStyle w:val="AltB0"/>
            </w:pPr>
            <w:r w:rsidRPr="00400EF6">
              <w:rPr>
                <w:rFonts w:hint="eastAsia"/>
              </w:rPr>
              <w:t>Id</w:t>
            </w:r>
          </w:p>
        </w:tc>
        <w:tc>
          <w:tcPr>
            <w:tcW w:w="1083" w:type="pct"/>
            <w:shd w:val="clear" w:color="auto" w:fill="auto"/>
          </w:tcPr>
          <w:p w:rsidRPr="003439CA" w:rsidR="003439CA" w:rsidP="00591D6B" w:rsidRDefault="003439CA">
            <w:pPr>
              <w:pStyle w:val="AltB0"/>
            </w:pPr>
            <w:r>
              <w:fldChar w:fldCharType="begin"/>
            </w:r>
            <w:r>
              <w:instrText xml:space="preserve"> </w:instrText>
            </w:r>
            <w:r>
              <w:rPr>
                <w:rFonts w:hint="eastAsia"/>
              </w:rPr>
              <w:instrText>REF NUMERIC_32 \h</w:instrText>
            </w:r>
            <w:r>
              <w:instrText xml:space="preserve"> </w:instrText>
            </w:r>
            <w:r w:rsidR="00400EF6">
              <w:instrText xml:space="preserve"> \* MERGEFORMAT </w:instrText>
            </w:r>
            <w:r>
              <w:fldChar w:fldCharType="separate"/>
            </w:r>
            <w:r w:rsidRPr="00190111" w:rsidR="00DE178B">
              <w:rPr>
                <w:rStyle w:val="DATATYPE"/>
              </w:rPr>
              <w:t>NUMERIC_32</w:t>
            </w:r>
            <w:r>
              <w:fldChar w:fldCharType="end"/>
            </w:r>
          </w:p>
        </w:tc>
        <w:tc>
          <w:tcPr>
            <w:tcW w:w="2259" w:type="pct"/>
            <w:shd w:val="clear" w:color="auto" w:fill="auto"/>
          </w:tcPr>
          <w:p w:rsidR="003439CA" w:rsidP="00591D6B" w:rsidRDefault="003439CA">
            <w:pPr>
              <w:pStyle w:val="AltB0"/>
            </w:pPr>
            <w:r>
              <w:rPr>
                <w:rFonts w:hint="eastAsia"/>
              </w:rPr>
              <w:t>PSD</w:t>
            </w:r>
            <w:r>
              <w:rPr>
                <w:rFonts w:hint="eastAsia"/>
              </w:rPr>
              <w:t>的标识</w:t>
            </w:r>
          </w:p>
        </w:tc>
      </w:tr>
      <w:tr w:rsidR="003439CA" w:rsidTr="003439CA">
        <w:tc>
          <w:tcPr>
            <w:tcW w:w="145" w:type="pct"/>
          </w:tcPr>
          <w:p w:rsidR="003439CA" w:rsidP="00591D6B" w:rsidRDefault="003439CA">
            <w:pPr>
              <w:pStyle w:val="AltB0"/>
            </w:pPr>
          </w:p>
        </w:tc>
        <w:tc>
          <w:tcPr>
            <w:tcW w:w="1513" w:type="pct"/>
            <w:shd w:val="clear" w:color="auto" w:fill="auto"/>
          </w:tcPr>
          <w:p w:rsidRPr="00400EF6" w:rsidR="003439CA" w:rsidP="00591D6B" w:rsidRDefault="003439CA">
            <w:pPr>
              <w:pStyle w:val="AltB0"/>
            </w:pPr>
            <w:r w:rsidRPr="00400EF6">
              <w:rPr>
                <w:rFonts w:hint="eastAsia"/>
              </w:rPr>
              <w:t>Validity</w:t>
            </w:r>
          </w:p>
        </w:tc>
        <w:tc>
          <w:tcPr>
            <w:tcW w:w="1083" w:type="pct"/>
            <w:shd w:val="clear" w:color="auto" w:fill="auto"/>
          </w:tcPr>
          <w:p w:rsidRPr="003439CA" w:rsidR="003439CA" w:rsidP="00591D6B" w:rsidRDefault="003439CA">
            <w:pPr>
              <w:pStyle w:val="AltB0"/>
            </w:pPr>
            <w:r>
              <w:fldChar w:fldCharType="begin"/>
            </w:r>
            <w:r>
              <w:instrText xml:space="preserve"> </w:instrText>
            </w:r>
            <w:r>
              <w:rPr>
                <w:rFonts w:hint="eastAsia"/>
              </w:rPr>
              <w:instrText>REF NUMERIC_32 \h</w:instrText>
            </w:r>
            <w:r>
              <w:instrText xml:space="preserve"> </w:instrText>
            </w:r>
            <w:r w:rsidR="00400EF6">
              <w:instrText xml:space="preserve"> \* MERGEFORMAT </w:instrText>
            </w:r>
            <w:r>
              <w:fldChar w:fldCharType="separate"/>
            </w:r>
            <w:r w:rsidRPr="00190111" w:rsidR="00DE178B">
              <w:rPr>
                <w:rStyle w:val="DATATYPE"/>
              </w:rPr>
              <w:t>NUMERIC_32</w:t>
            </w:r>
            <w:r>
              <w:fldChar w:fldCharType="end"/>
            </w:r>
          </w:p>
        </w:tc>
        <w:tc>
          <w:tcPr>
            <w:tcW w:w="2259" w:type="pct"/>
            <w:shd w:val="clear" w:color="auto" w:fill="auto"/>
          </w:tcPr>
          <w:p w:rsidR="003439CA" w:rsidP="00591D6B" w:rsidRDefault="003439CA">
            <w:pPr>
              <w:pStyle w:val="AltB0"/>
            </w:pPr>
            <w:r>
              <w:rPr>
                <w:rFonts w:hint="eastAsia"/>
              </w:rPr>
              <w:t>PSD</w:t>
            </w:r>
            <w:r>
              <w:rPr>
                <w:rFonts w:hint="eastAsia"/>
              </w:rPr>
              <w:t>剩余有效期</w:t>
            </w:r>
          </w:p>
        </w:tc>
      </w:tr>
      <w:tr w:rsidR="003439CA" w:rsidTr="003439CA">
        <w:tc>
          <w:tcPr>
            <w:tcW w:w="145" w:type="pct"/>
          </w:tcPr>
          <w:p w:rsidR="003439CA" w:rsidP="00591D6B" w:rsidRDefault="003439CA">
            <w:pPr>
              <w:pStyle w:val="AltB0"/>
            </w:pPr>
          </w:p>
        </w:tc>
        <w:tc>
          <w:tcPr>
            <w:tcW w:w="1513" w:type="pct"/>
            <w:shd w:val="clear" w:color="auto" w:fill="auto"/>
          </w:tcPr>
          <w:p w:rsidRPr="00400EF6" w:rsidR="003439CA" w:rsidP="00591D6B" w:rsidRDefault="003439CA">
            <w:pPr>
              <w:pStyle w:val="AltB0"/>
            </w:pPr>
            <w:r w:rsidRPr="00400EF6">
              <w:rPr>
                <w:rFonts w:hint="eastAsia"/>
              </w:rPr>
              <w:t>AllPSDclosed</w:t>
            </w:r>
          </w:p>
        </w:tc>
        <w:tc>
          <w:tcPr>
            <w:tcW w:w="1083" w:type="pct"/>
            <w:shd w:val="clear" w:color="auto" w:fill="auto"/>
          </w:tcPr>
          <w:p w:rsidR="003439CA" w:rsidP="00591D6B" w:rsidRDefault="003439CA">
            <w:pPr>
              <w:pStyle w:val="AltB0"/>
            </w:pPr>
            <w:r>
              <w:fldChar w:fldCharType="begin"/>
            </w:r>
            <w:r>
              <w:instrText xml:space="preserve"> REF BOOLEAN \h </w:instrText>
            </w:r>
            <w:r w:rsidR="00400EF6">
              <w:instrText xml:space="preserve"> \* MERGEFORMAT </w:instrText>
            </w:r>
            <w:r>
              <w:fldChar w:fldCharType="separate"/>
            </w:r>
            <w:r w:rsidRPr="00190111" w:rsidR="00DE178B">
              <w:rPr>
                <w:rStyle w:val="DATATYPE"/>
              </w:rPr>
              <w:t>BOOLEAN</w:t>
            </w:r>
            <w:r>
              <w:fldChar w:fldCharType="end"/>
            </w:r>
          </w:p>
        </w:tc>
        <w:tc>
          <w:tcPr>
            <w:tcW w:w="2259" w:type="pct"/>
            <w:shd w:val="clear" w:color="auto" w:fill="auto"/>
          </w:tcPr>
          <w:p w:rsidR="003439CA" w:rsidP="00591D6B" w:rsidRDefault="003439CA">
            <w:pPr>
              <w:pStyle w:val="AltB0"/>
            </w:pPr>
            <w:r>
              <w:rPr>
                <w:rFonts w:hint="eastAsia"/>
              </w:rPr>
              <w:t>PSD</w:t>
            </w:r>
            <w:r>
              <w:rPr>
                <w:rFonts w:hint="eastAsia"/>
              </w:rPr>
              <w:t>状态</w:t>
            </w:r>
          </w:p>
        </w:tc>
      </w:tr>
    </w:tbl>
    <w:p w:rsidR="003439CA" w:rsidP="00C93484" w:rsidRDefault="003439CA">
      <w:pPr>
        <w:pStyle w:val="Reqtify"/>
      </w:pPr>
    </w:p>
    <w:p w:rsidR="003439CA" w:rsidP="00C93484" w:rsidRDefault="003439CA">
      <w:pPr>
        <w:pStyle w:val="Reqtify"/>
      </w:pPr>
    </w:p>
    <w:p w:rsidRPr="00634120" w:rsidR="003439CA" w:rsidP="00704491" w:rsidRDefault="003439CA">
      <w:pPr>
        <w:pStyle w:val="ReqtifyAltR"/>
      </w:pPr>
      <w:r>
        <w:t>[iTC_CC_ATP-SwRS-0</w:t>
      </w:r>
      <w:r>
        <w:rPr>
          <w:rFonts w:hint="eastAsia"/>
        </w:rPr>
        <w:t>332</w:t>
      </w:r>
      <w:r>
        <w:t>]</w:t>
      </w:r>
    </w:p>
    <w:p w:rsidR="003439CA" w:rsidP="00C93484" w:rsidRDefault="003A11D3">
      <w:pPr>
        <w:pStyle w:val="Reqtify"/>
      </w:pPr>
      <w:bookmarkStart w:name="UsingPSDstatusFromCI" w:id="10543"/>
      <w:r w:rsidRPr="00400EF6">
        <w:rPr>
          <w:rStyle w:val="aff2"/>
          <w:bCs w:val="0"/>
          <w:iCs w:val="0"/>
        </w:rPr>
        <w:lastRenderedPageBreak/>
        <w:t>UsingPSDstatusFromCI</w:t>
      </w:r>
      <w:bookmarkEnd w:id="10543"/>
      <w:r w:rsidRPr="00D93319" w:rsidR="003439CA">
        <w:rPr>
          <w:rFonts w:hint="eastAsia"/>
        </w:rPr>
        <w:t>，</w:t>
      </w:r>
      <w:r w:rsidR="003439CA">
        <w:rPr>
          <w:rFonts w:hint="eastAsia"/>
        </w:rPr>
        <w:t>只有当列车定位与</w:t>
      </w:r>
      <w:r w:rsidR="003439CA">
        <w:rPr>
          <w:rFonts w:hint="eastAsia"/>
        </w:rPr>
        <w:t>PSD</w:t>
      </w:r>
      <w:r w:rsidR="003439CA">
        <w:rPr>
          <w:rFonts w:hint="eastAsia"/>
        </w:rPr>
        <w:t>区域有交集，且列车静止或刚发车时，</w:t>
      </w:r>
      <w:r w:rsidR="003439CA">
        <w:rPr>
          <w:rFonts w:hint="eastAsia"/>
        </w:rPr>
        <w:t>ATP</w:t>
      </w:r>
      <w:r w:rsidR="003439CA">
        <w:rPr>
          <w:rFonts w:hint="eastAsia"/>
        </w:rPr>
        <w:t>使用来自</w:t>
      </w:r>
      <w:r w:rsidR="003439CA">
        <w:rPr>
          <w:rFonts w:hint="eastAsia"/>
        </w:rPr>
        <w:t>CI</w:t>
      </w:r>
      <w:r w:rsidR="003439CA">
        <w:rPr>
          <w:rFonts w:hint="eastAsia"/>
        </w:rPr>
        <w:t>的</w:t>
      </w:r>
      <w:r w:rsidR="003439CA">
        <w:rPr>
          <w:rFonts w:hint="eastAsia"/>
        </w:rPr>
        <w:t>PSD</w:t>
      </w:r>
      <w:r w:rsidR="003439CA">
        <w:rPr>
          <w:rFonts w:hint="eastAsia"/>
        </w:rPr>
        <w:t>状态信息。</w:t>
      </w:r>
    </w:p>
    <w:p w:rsidR="003439CA" w:rsidP="00C93484" w:rsidRDefault="003439CA">
      <w:pPr>
        <w:pStyle w:val="Reqtify"/>
      </w:pPr>
      <w:r>
        <w:rPr>
          <w:rFonts w:hint="eastAsia"/>
        </w:rPr>
        <w:t xml:space="preserve">Only when the train </w:t>
      </w:r>
      <w:r w:rsidR="002F5731">
        <w:t>fulfilled</w:t>
      </w:r>
      <w:r>
        <w:rPr>
          <w:rFonts w:hint="eastAsia"/>
        </w:rPr>
        <w:t xml:space="preserve"> the following conditions, ATP shall </w:t>
      </w:r>
      <w:r w:rsidR="002F5731">
        <w:t>use</w:t>
      </w:r>
      <w:r>
        <w:rPr>
          <w:rFonts w:hint="eastAsia"/>
        </w:rPr>
        <w:t xml:space="preserve"> the PSD status from the CI:</w:t>
      </w:r>
    </w:p>
    <w:p w:rsidR="003439CA" w:rsidP="00FA0FBB" w:rsidRDefault="003439CA">
      <w:pPr>
        <w:pStyle w:val="AltX"/>
      </w:pPr>
      <w:r>
        <w:rPr>
          <w:rFonts w:hint="eastAsia"/>
        </w:rPr>
        <w:t>The train location intersects with a PSD zone;</w:t>
      </w:r>
    </w:p>
    <w:p w:rsidR="003439CA" w:rsidP="00FA0FBB" w:rsidRDefault="003439CA">
      <w:pPr>
        <w:pStyle w:val="AltX"/>
      </w:pPr>
      <w:r>
        <w:t>A</w:t>
      </w:r>
      <w:r>
        <w:rPr>
          <w:rFonts w:hint="eastAsia"/>
        </w:rPr>
        <w:t>nd the train is filtered stopped</w:t>
      </w:r>
      <w:r w:rsidR="00397BD9">
        <w:rPr>
          <w:rFonts w:hint="eastAsia"/>
        </w:rPr>
        <w:t xml:space="preserve"> or </w:t>
      </w:r>
      <w:r>
        <w:rPr>
          <w:rFonts w:hint="eastAsia"/>
        </w:rPr>
        <w:t>just started moving.</w:t>
      </w:r>
    </w:p>
    <w:p w:rsidR="003439CA" w:rsidP="000431E0" w:rsidRDefault="00532AED">
      <w:pPr>
        <w:pStyle w:val="af7"/>
      </w:pPr>
      <w:hyperlink w:history="1" w:anchor="UsingPSDstatusFromCI">
        <w:r w:rsidR="003A11D3">
          <w:rPr>
            <w:rStyle w:val="ac"/>
          </w:rPr>
          <w:t>UsingPSDstatusFromCI</w:t>
        </w:r>
      </w:hyperlink>
      <w:r w:rsidR="003439CA">
        <w:rPr>
          <w:rFonts w:hint="eastAsia"/>
        </w:rPr>
        <w:t xml:space="preserve"> = ((</w:t>
      </w:r>
      <w:hyperlink w:history="1" w:anchor="AlignPSDzone_A">
        <w:r w:rsidR="003A11D3">
          <w:rPr>
            <w:rStyle w:val="ac"/>
          </w:rPr>
          <w:t>AlignPSDzone_A</w:t>
        </w:r>
      </w:hyperlink>
      <w:r w:rsidR="003439CA">
        <w:rPr>
          <w:rFonts w:hint="eastAsia"/>
        </w:rPr>
        <w:t>(k)</w:t>
      </w:r>
      <w:r w:rsidR="00397BD9">
        <w:rPr>
          <w:rFonts w:hint="eastAsia"/>
        </w:rPr>
        <w:t xml:space="preserve"> or </w:t>
      </w:r>
      <w:hyperlink w:history="1" w:anchor="AlignPSDzone_B">
        <w:r w:rsidR="003A11D3">
          <w:rPr>
            <w:rStyle w:val="ac"/>
          </w:rPr>
          <w:t>AlignPSDzone_B</w:t>
        </w:r>
      </w:hyperlink>
      <w:r w:rsidR="003439CA">
        <w:rPr>
          <w:rFonts w:hint="eastAsia"/>
        </w:rPr>
        <w:t>(k))</w:t>
      </w:r>
    </w:p>
    <w:p w:rsidR="003439CA" w:rsidP="000431E0" w:rsidRDefault="003439CA">
      <w:pPr>
        <w:pStyle w:val="af7"/>
      </w:pPr>
      <w:r>
        <w:rPr>
          <w:rFonts w:hint="eastAsia"/>
        </w:rPr>
        <w:t xml:space="preserve">                            </w:t>
      </w:r>
      <w:r w:rsidR="00397BD9">
        <w:rPr>
          <w:rFonts w:hint="eastAsia"/>
        </w:rPr>
        <w:t xml:space="preserve"> and </w:t>
      </w:r>
      <w:r>
        <w:rPr>
          <w:rFonts w:hint="eastAsia"/>
        </w:rPr>
        <w:t>(</w:t>
      </w:r>
      <w:hyperlink w:history="1" w:anchor="TrainFilteredStopped">
        <w:r w:rsidR="008B283E">
          <w:rPr>
            <w:rStyle w:val="ac"/>
          </w:rPr>
          <w:t>TrainFilteredStopped</w:t>
        </w:r>
      </w:hyperlink>
      <w:r>
        <w:rPr>
          <w:rFonts w:hint="eastAsia"/>
        </w:rPr>
        <w:t>(k)</w:t>
      </w:r>
    </w:p>
    <w:p w:rsidR="003439CA" w:rsidP="000431E0" w:rsidRDefault="003439CA">
      <w:pPr>
        <w:pStyle w:val="af7"/>
      </w:pPr>
      <w:r>
        <w:rPr>
          <w:rFonts w:hint="eastAsia"/>
        </w:rPr>
        <w:t xml:space="preserve">                                  </w:t>
      </w:r>
      <w:r w:rsidR="00397BD9">
        <w:rPr>
          <w:rFonts w:hint="eastAsia"/>
        </w:rPr>
        <w:t xml:space="preserve"> or </w:t>
      </w:r>
      <w:r>
        <w:rPr>
          <w:rFonts w:hint="eastAsia"/>
        </w:rPr>
        <w:t>(</w:t>
      </w:r>
      <w:hyperlink w:history="1" w:anchor="TrainFilteredStopped">
        <w:r w:rsidR="008B283E">
          <w:rPr>
            <w:rStyle w:val="ac"/>
          </w:rPr>
          <w:t>TrainFilteredStopped</w:t>
        </w:r>
      </w:hyperlink>
      <w:r>
        <w:rPr>
          <w:rFonts w:hint="eastAsia"/>
        </w:rPr>
        <w:t>(k-1)</w:t>
      </w:r>
    </w:p>
    <w:p w:rsidR="003439CA" w:rsidP="000431E0" w:rsidRDefault="003439CA">
      <w:pPr>
        <w:pStyle w:val="af7"/>
      </w:pPr>
      <w:r>
        <w:rPr>
          <w:rFonts w:hint="eastAsia"/>
        </w:rPr>
        <w:t xml:space="preserve">                                       </w:t>
      </w:r>
      <w:r w:rsidR="00397BD9">
        <w:rPr>
          <w:rFonts w:hint="eastAsia"/>
        </w:rPr>
        <w:t xml:space="preserve"> and </w:t>
      </w:r>
      <w:r w:rsidR="00C32EC4">
        <w:rPr>
          <w:rFonts w:hint="eastAsia"/>
        </w:rPr>
        <w:t xml:space="preserve">not </w:t>
      </w:r>
      <w:hyperlink w:history="1" w:anchor="TrainFilteredStopped">
        <w:r w:rsidR="008B283E">
          <w:rPr>
            <w:rStyle w:val="ac"/>
          </w:rPr>
          <w:t>TrainFilteredStopped</w:t>
        </w:r>
      </w:hyperlink>
      <w:r>
        <w:rPr>
          <w:rFonts w:hint="eastAsia"/>
        </w:rPr>
        <w:t>(k))))</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544"/>
        </w:rPr>
      </w:pPr>
      <w:del w:author="常鸣" w:date="2014-07-03T14:27:00Z" w:id="10545">
        <w:r w:rsidRPr="008A1414" w:rsidDel="009328EA">
          <w:delText>#S</w:delText>
        </w:r>
      </w:del>
      <w:ins w:author="常鸣" w:date="2014-07-03T14:27:00Z" w:id="10546">
        <w:r w:rsidR="009328EA">
          <w:t>#Allocation=ATP Software</w:t>
        </w:r>
      </w:ins>
    </w:p>
    <w:p w:rsidRPr="008A1414" w:rsidR="003439CA" w:rsidP="000C0D62" w:rsidRDefault="009328EA">
      <w:pPr>
        <w:pStyle w:val="ReqtifyAltQ"/>
      </w:pPr>
      <w:ins w:author="常鸣" w:date="2014-07-03T14:27:00Z" w:id="10547">
        <w:r>
          <w:t>#S</w:t>
        </w:r>
      </w:ins>
      <w:r w:rsidRPr="008A1414" w:rsidR="003439CA">
        <w:t>ource=</w:t>
      </w:r>
      <w:r w:rsidR="003439CA">
        <w:rPr>
          <w:rFonts w:hint="eastAsia"/>
        </w:rPr>
        <w:t>[iTC_CC-SyAD-0266]</w:t>
      </w:r>
    </w:p>
    <w:p w:rsidRPr="008A1414" w:rsidR="003439CA" w:rsidP="000C0D62" w:rsidRDefault="003439CA">
      <w:pPr>
        <w:pStyle w:val="ReqtifyAltQ"/>
      </w:pPr>
      <w:r w:rsidRPr="008A1414">
        <w:t>[End]</w:t>
      </w:r>
    </w:p>
    <w:p w:rsidR="003439CA" w:rsidP="00C93484" w:rsidRDefault="003439CA">
      <w:pPr>
        <w:pStyle w:val="Reqtify"/>
      </w:pPr>
    </w:p>
    <w:p w:rsidR="009E1206" w:rsidP="00C93484" w:rsidRDefault="009E1206">
      <w:pPr>
        <w:pStyle w:val="Reqtify"/>
      </w:pPr>
    </w:p>
    <w:p w:rsidR="009E1206" w:rsidP="00704491" w:rsidRDefault="009E1206">
      <w:pPr>
        <w:pStyle w:val="ReqtifyAltR"/>
      </w:pPr>
      <w:r>
        <w:t>[iTC_CC_ATP-SwRS-</w:t>
      </w:r>
      <w:r>
        <w:rPr>
          <w:rFonts w:hint="eastAsia"/>
        </w:rPr>
        <w:t>0134</w:t>
      </w:r>
      <w:r>
        <w:t>]</w:t>
      </w:r>
    </w:p>
    <w:p w:rsidR="009E1206" w:rsidP="00C93484" w:rsidRDefault="00915CD9">
      <w:pPr>
        <w:pStyle w:val="Reqtify"/>
      </w:pPr>
      <w:bookmarkStart w:name="MasterCCcore" w:id="10548"/>
      <w:r w:rsidRPr="00400EF6">
        <w:rPr>
          <w:rStyle w:val="aff2"/>
          <w:bCs w:val="0"/>
          <w:iCs w:val="0"/>
        </w:rPr>
        <w:t>MasterCCcore</w:t>
      </w:r>
      <w:bookmarkEnd w:id="10548"/>
      <w:r w:rsidR="009E1206">
        <w:rPr>
          <w:rFonts w:hint="eastAsia"/>
        </w:rPr>
        <w:t>，来自</w:t>
      </w:r>
      <w:r w:rsidR="009E1206">
        <w:rPr>
          <w:rFonts w:hint="eastAsia"/>
        </w:rPr>
        <w:t>CCNV</w:t>
      </w:r>
      <w:r w:rsidR="009E1206">
        <w:rPr>
          <w:rFonts w:hint="eastAsia"/>
        </w:rPr>
        <w:t>的当前是否为主控</w:t>
      </w:r>
      <w:r w:rsidR="009E1206">
        <w:rPr>
          <w:rFonts w:hint="eastAsia"/>
        </w:rPr>
        <w:t>CC</w:t>
      </w:r>
      <w:r w:rsidR="009E1206">
        <w:rPr>
          <w:rFonts w:hint="eastAsia"/>
        </w:rPr>
        <w:t>信息</w:t>
      </w:r>
    </w:p>
    <w:p w:rsidRPr="00775C55" w:rsidR="009E1206" w:rsidP="00C93484" w:rsidRDefault="00532AED">
      <w:pPr>
        <w:pStyle w:val="Reqtify"/>
      </w:pPr>
      <w:hyperlink w:history="1" w:anchor="MasterCCcore">
        <w:r w:rsidR="00915CD9">
          <w:rPr>
            <w:rStyle w:val="ac"/>
            <w:noProof/>
          </w:rPr>
          <w:t>MasterCCcore</w:t>
        </w:r>
      </w:hyperlink>
      <w:r w:rsidRPr="00775C55" w:rsidR="009E1206">
        <w:rPr>
          <w:rFonts w:hint="eastAsia"/>
        </w:rPr>
        <w:t xml:space="preserve"> shows whether the </w:t>
      </w:r>
      <w:r w:rsidRPr="00775C55" w:rsidR="009E1206">
        <w:t>status</w:t>
      </w:r>
      <w:r w:rsidRPr="00775C55" w:rsidR="009E1206">
        <w:rPr>
          <w:rFonts w:hint="eastAsia"/>
        </w:rPr>
        <w:t xml:space="preserve"> from CCNV is the main control</w:t>
      </w:r>
      <w:r w:rsidR="009E1206">
        <w:rPr>
          <w:rFonts w:hint="eastAsia"/>
        </w:rPr>
        <w:t>led</w:t>
      </w:r>
      <w:r w:rsidRPr="00775C55" w:rsidR="009E1206">
        <w:rPr>
          <w:rFonts w:hint="eastAsia"/>
        </w:rPr>
        <w:t xml:space="preserve"> CC</w:t>
      </w:r>
      <w:r w:rsidR="009E1206">
        <w:rPr>
          <w:rFonts w:hint="eastAsia"/>
        </w:rPr>
        <w:t>.</w:t>
      </w:r>
    </w:p>
    <w:p w:rsidRPr="00452DBE" w:rsidR="009E1206" w:rsidP="000431E0" w:rsidRDefault="00397BD9">
      <w:pPr>
        <w:pStyle w:val="af7"/>
      </w:pPr>
      <w:r>
        <w:rPr>
          <w:rFonts w:hint="eastAsia"/>
        </w:rPr>
        <w:t>if (</w:t>
      </w:r>
      <w:hyperlink w:history="1" w:anchor="ATOcontrolTimeValid">
        <w:r w:rsidR="00C64E92">
          <w:rPr>
            <w:rStyle w:val="ac"/>
          </w:rPr>
          <w:t>ATOcontrolTimeValid</w:t>
        </w:r>
      </w:hyperlink>
      <w:r w:rsidR="009E1206">
        <w:rPr>
          <w:rFonts w:hint="eastAsia"/>
        </w:rPr>
        <w:t>(k)</w:t>
      </w:r>
      <w:r w:rsidRPr="00452DBE" w:rsidR="009E1206">
        <w:rPr>
          <w:rFonts w:hint="eastAsia"/>
        </w:rPr>
        <w:t xml:space="preserve"> == </w:t>
      </w:r>
      <w:r w:rsidRPr="00354FC4">
        <w:rPr>
          <w:rStyle w:val="aff1"/>
          <w:rFonts w:hint="eastAsia"/>
        </w:rPr>
        <w:t>True</w:t>
      </w:r>
      <w:r w:rsidRPr="00452DBE" w:rsidR="009E1206">
        <w:rPr>
          <w:rFonts w:hint="eastAsia"/>
        </w:rPr>
        <w:t>)</w:t>
      </w:r>
    </w:p>
    <w:p w:rsidR="009E1206" w:rsidP="000431E0" w:rsidRDefault="009E1206">
      <w:pPr>
        <w:pStyle w:val="af7"/>
      </w:pPr>
      <w:r w:rsidRPr="00452DBE">
        <w:rPr>
          <w:rFonts w:hint="eastAsia"/>
        </w:rPr>
        <w:t xml:space="preserve"> </w:t>
      </w:r>
      <w:r w:rsidR="003928F2">
        <w:rPr>
          <w:rFonts w:hint="eastAsia"/>
        </w:rPr>
        <w:t xml:space="preserve">   </w:t>
      </w:r>
      <w:hyperlink w:history="1" w:anchor="MasterCCcore">
        <w:r w:rsidR="00915CD9">
          <w:rPr>
            <w:rStyle w:val="ac"/>
          </w:rPr>
          <w:t>MasterCCcore</w:t>
        </w:r>
      </w:hyperlink>
      <w:r w:rsidR="00397BD9">
        <w:t xml:space="preserve"> = </w:t>
      </w:r>
      <w:hyperlink w:history="1" w:anchor="NonVitalRequest">
        <w:r w:rsidR="00840F21">
          <w:rPr>
            <w:rStyle w:val="ac"/>
          </w:rPr>
          <w:t>NonVitalRequest</w:t>
        </w:r>
      </w:hyperlink>
      <w:r w:rsidR="00354F88">
        <w:t>.M</w:t>
      </w:r>
      <w:r w:rsidRPr="00634120">
        <w:t>aster</w:t>
      </w:r>
      <w:r w:rsidR="00354F88">
        <w:rPr>
          <w:rFonts w:hint="eastAsia"/>
        </w:rPr>
        <w:t>C</w:t>
      </w:r>
      <w:r>
        <w:rPr>
          <w:rFonts w:hint="eastAsia"/>
        </w:rPr>
        <w:t>c</w:t>
      </w:r>
      <w:r w:rsidR="00354F88">
        <w:rPr>
          <w:rFonts w:hint="eastAsia"/>
        </w:rPr>
        <w:t>C</w:t>
      </w:r>
      <w:r>
        <w:t>ore(k)</w:t>
      </w:r>
    </w:p>
    <w:p w:rsidRPr="00452DBE" w:rsidR="009E1206" w:rsidP="000431E0" w:rsidRDefault="00397BD9">
      <w:pPr>
        <w:pStyle w:val="af7"/>
      </w:pPr>
      <w:r>
        <w:rPr>
          <w:rFonts w:hint="eastAsia"/>
        </w:rPr>
        <w:t>else:</w:t>
      </w:r>
    </w:p>
    <w:p w:rsidR="009E1206" w:rsidP="000431E0" w:rsidRDefault="009E1206">
      <w:pPr>
        <w:pStyle w:val="af7"/>
      </w:pPr>
      <w:r w:rsidRPr="00452DBE">
        <w:rPr>
          <w:rFonts w:hint="eastAsia"/>
        </w:rPr>
        <w:t xml:space="preserve"> </w:t>
      </w:r>
      <w:r w:rsidR="003928F2">
        <w:rPr>
          <w:rFonts w:hint="eastAsia"/>
        </w:rPr>
        <w:t xml:space="preserve">   </w:t>
      </w:r>
      <w:hyperlink w:history="1" w:anchor="MasterCCcore">
        <w:r w:rsidR="00915CD9">
          <w:rPr>
            <w:rStyle w:val="ac"/>
          </w:rPr>
          <w:t>MasterCCcore</w:t>
        </w:r>
      </w:hyperlink>
      <w:r w:rsidR="00397BD9">
        <w:t xml:space="preserve"> = </w:t>
      </w:r>
      <w:r w:rsidRPr="00354FC4" w:rsidR="00397BD9">
        <w:rPr>
          <w:rStyle w:val="aff1"/>
          <w:rFonts w:hint="eastAsia"/>
        </w:rPr>
        <w:t>False</w:t>
      </w:r>
    </w:p>
    <w:p w:rsidR="009E1206" w:rsidP="000C0D62" w:rsidRDefault="009E1206">
      <w:pPr>
        <w:pStyle w:val="ReqtifyAltQ"/>
      </w:pPr>
      <w:r w:rsidRPr="008A1414">
        <w:t>#Category=</w:t>
      </w:r>
      <w:r w:rsidRPr="00C36276">
        <w:t xml:space="preserve"> </w:t>
      </w:r>
      <w:r w:rsidRPr="008A1414">
        <w:t>Functional</w:t>
      </w:r>
    </w:p>
    <w:p w:rsidRPr="008A1414" w:rsidR="009E1206" w:rsidP="000C0D62" w:rsidRDefault="009E1206">
      <w:pPr>
        <w:pStyle w:val="ReqtifyAltQ"/>
      </w:pPr>
      <w:r w:rsidRPr="00A17BA5">
        <w:t>#Contribution=SIL</w:t>
      </w:r>
      <w:r w:rsidR="003F0289">
        <w:rPr>
          <w:rFonts w:hint="eastAsia"/>
        </w:rPr>
        <w:t>0</w:t>
      </w:r>
    </w:p>
    <w:p w:rsidR="009328EA" w:rsidP="000C0D62" w:rsidRDefault="009E1206">
      <w:pPr>
        <w:pStyle w:val="ReqtifyAltQ"/>
        <w:rPr>
          <w:ins w:author="常鸣" w:date="2014-07-03T14:27:00Z" w:id="10549"/>
        </w:rPr>
      </w:pPr>
      <w:del w:author="常鸣" w:date="2014-07-03T14:27:00Z" w:id="10550">
        <w:r w:rsidDel="009328EA">
          <w:rPr>
            <w:rFonts w:hint="eastAsia"/>
          </w:rPr>
          <w:delText>#S</w:delText>
        </w:r>
      </w:del>
      <w:ins w:author="常鸣" w:date="2014-07-03T14:27:00Z" w:id="10551">
        <w:r w:rsidR="009328EA">
          <w:rPr>
            <w:rFonts w:hint="eastAsia"/>
          </w:rPr>
          <w:t>#Allocation=ATP Software</w:t>
        </w:r>
      </w:ins>
    </w:p>
    <w:p w:rsidRPr="008A1414" w:rsidR="009E1206" w:rsidP="000C0D62" w:rsidRDefault="009328EA">
      <w:pPr>
        <w:pStyle w:val="ReqtifyAltQ"/>
      </w:pPr>
      <w:ins w:author="常鸣" w:date="2014-07-03T14:27:00Z" w:id="10552">
        <w:r>
          <w:rPr>
            <w:rFonts w:hint="eastAsia"/>
          </w:rPr>
          <w:t>#S</w:t>
        </w:r>
      </w:ins>
      <w:r w:rsidR="009E1206">
        <w:rPr>
          <w:rFonts w:hint="eastAsia"/>
        </w:rPr>
        <w:t>ource=</w:t>
      </w:r>
      <w:r w:rsidR="003F0289">
        <w:rPr>
          <w:rFonts w:hint="eastAsia"/>
        </w:rPr>
        <w:t>[iTC_CC-SyAD-0068],</w:t>
      </w:r>
      <w:r w:rsidRPr="008C132F" w:rsidR="003F0289">
        <w:t xml:space="preserve"> </w:t>
      </w:r>
      <w:r w:rsidRPr="008C132F" w:rsidR="009E1206">
        <w:t>[iTC_CC-SyAD-1044]</w:t>
      </w:r>
    </w:p>
    <w:p w:rsidRPr="008A1414" w:rsidR="009E1206" w:rsidP="000C0D62" w:rsidRDefault="009E1206">
      <w:pPr>
        <w:pStyle w:val="ReqtifyAltQ"/>
      </w:pPr>
      <w:r w:rsidRPr="008A1414">
        <w:t>[End]</w:t>
      </w:r>
    </w:p>
    <w:p w:rsidR="009E1206" w:rsidP="00C93484" w:rsidRDefault="009E1206">
      <w:pPr>
        <w:pStyle w:val="Reqtify"/>
      </w:pPr>
    </w:p>
    <w:p w:rsidR="009E1206" w:rsidP="00C93484" w:rsidRDefault="009E1206">
      <w:pPr>
        <w:pStyle w:val="Reqtify"/>
      </w:pPr>
    </w:p>
    <w:p w:rsidR="003439CA" w:rsidP="00704491" w:rsidRDefault="003439CA">
      <w:pPr>
        <w:pStyle w:val="ReqtifyAltR"/>
      </w:pPr>
      <w:r>
        <w:t>[iTC_CC_ATP-SwRS-0</w:t>
      </w:r>
      <w:r>
        <w:rPr>
          <w:rFonts w:hint="eastAsia"/>
        </w:rPr>
        <w:t>155</w:t>
      </w:r>
      <w:r>
        <w:t>]</w:t>
      </w:r>
    </w:p>
    <w:p w:rsidR="003439CA" w:rsidP="00C93484" w:rsidRDefault="00532AED">
      <w:pPr>
        <w:pStyle w:val="Reqtify"/>
      </w:pPr>
      <w:hyperlink w:history="1" w:anchor="PSDzoneStatus_A">
        <w:r w:rsidR="003A11D3">
          <w:rPr>
            <w:rStyle w:val="ac"/>
            <w:noProof/>
          </w:rPr>
          <w:t>PSDzoneStatus_A</w:t>
        </w:r>
      </w:hyperlink>
      <w:r w:rsidR="003439CA">
        <w:rPr>
          <w:rFonts w:hint="eastAsia"/>
        </w:rPr>
        <w:t xml:space="preserve">, </w:t>
      </w:r>
      <w:r w:rsidR="003439CA">
        <w:rPr>
          <w:rFonts w:hint="eastAsia"/>
        </w:rPr>
        <w:t>如果</w:t>
      </w:r>
      <w:r w:rsidR="003439CA">
        <w:rPr>
          <w:rFonts w:hint="eastAsia"/>
        </w:rPr>
        <w:t>ATP</w:t>
      </w:r>
      <w:r w:rsidR="003439CA">
        <w:rPr>
          <w:rFonts w:hint="eastAsia"/>
        </w:rPr>
        <w:t>所在为主控</w:t>
      </w:r>
      <w:r w:rsidR="003439CA">
        <w:rPr>
          <w:rFonts w:hint="eastAsia"/>
        </w:rPr>
        <w:t>CC</w:t>
      </w:r>
      <w:r w:rsidR="003439CA">
        <w:rPr>
          <w:rFonts w:hint="eastAsia"/>
        </w:rPr>
        <w:t>，则对</w:t>
      </w:r>
      <w:r w:rsidR="003439CA">
        <w:rPr>
          <w:rFonts w:hint="eastAsia"/>
        </w:rPr>
        <w:t>A</w:t>
      </w:r>
      <w:r w:rsidR="003439CA">
        <w:rPr>
          <w:rFonts w:hint="eastAsia"/>
        </w:rPr>
        <w:t>侧</w:t>
      </w:r>
      <w:r w:rsidR="003439CA">
        <w:rPr>
          <w:rFonts w:hint="eastAsia"/>
        </w:rPr>
        <w:t>PSD</w:t>
      </w:r>
      <w:r w:rsidR="003439CA">
        <w:rPr>
          <w:rFonts w:hint="eastAsia"/>
        </w:rPr>
        <w:t>状态的更新规则如下：</w:t>
      </w:r>
      <w:r w:rsidDel="00D46EFA" w:rsidR="003439CA">
        <w:t xml:space="preserve"> </w:t>
      </w:r>
    </w:p>
    <w:p w:rsidR="003439CA" w:rsidP="00C93484" w:rsidRDefault="003439CA">
      <w:pPr>
        <w:pStyle w:val="Reqtify"/>
      </w:pPr>
      <w:r>
        <w:rPr>
          <w:rFonts w:hint="eastAsia"/>
        </w:rPr>
        <w:t>If the ATP is the master CC, then the A-side PSD state updating rules are as follows:</w:t>
      </w:r>
    </w:p>
    <w:p w:rsidR="003439CA" w:rsidP="000431E0" w:rsidRDefault="00397BD9">
      <w:pPr>
        <w:pStyle w:val="af7"/>
      </w:pPr>
      <w:r>
        <w:t>if (</w:t>
      </w:r>
      <w:hyperlink w:history="1" w:anchor="MasterCCcore">
        <w:r w:rsidR="00915CD9">
          <w:rPr>
            <w:rStyle w:val="ac"/>
          </w:rPr>
          <w:t>MasterCCcore</w:t>
        </w:r>
      </w:hyperlink>
      <w:r w:rsidR="003439CA">
        <w:rPr>
          <w:rFonts w:hint="eastAsia"/>
        </w:rPr>
        <w:t>(k)</w:t>
      </w:r>
      <w:r w:rsidRPr="00634120" w:rsidR="003439CA">
        <w:t xml:space="preserve"> </w:t>
      </w:r>
      <w:r w:rsidR="003439CA">
        <w:rPr>
          <w:rFonts w:hint="eastAsia"/>
        </w:rPr>
        <w:t>=</w:t>
      </w:r>
      <w:r w:rsidRPr="00634120" w:rsidR="003439CA">
        <w:t xml:space="preserve">= </w:t>
      </w:r>
      <w:r w:rsidRPr="00354FC4">
        <w:rPr>
          <w:rStyle w:val="aff1"/>
        </w:rPr>
        <w:t>True</w:t>
      </w:r>
      <w:r w:rsidRPr="00634120" w:rsidR="003439CA">
        <w:t>)</w:t>
      </w:r>
    </w:p>
    <w:p w:rsidR="003439CA" w:rsidP="000431E0" w:rsidRDefault="003439CA">
      <w:pPr>
        <w:pStyle w:val="af7"/>
      </w:pPr>
      <w:r>
        <w:rPr>
          <w:rFonts w:hint="eastAsia"/>
        </w:rPr>
        <w:t xml:space="preserve"> </w:t>
      </w:r>
      <w:r w:rsidR="003928F2">
        <w:rPr>
          <w:rFonts w:hint="eastAsia"/>
        </w:rPr>
        <w:t xml:space="preserve">   </w:t>
      </w:r>
      <w:r w:rsidR="00397BD9">
        <w:rPr>
          <w:rFonts w:hint="eastAsia"/>
        </w:rPr>
        <w:t>if (</w:t>
      </w:r>
      <w:r>
        <w:rPr>
          <w:rFonts w:hint="eastAsia"/>
        </w:rPr>
        <w:t>(</w:t>
      </w:r>
      <w:hyperlink w:history="1" w:anchor="PSDoperation_A">
        <w:r w:rsidR="003A11D3">
          <w:rPr>
            <w:rStyle w:val="ac"/>
          </w:rPr>
          <w:t>PSDoperation_A</w:t>
        </w:r>
      </w:hyperlink>
      <w:r>
        <w:rPr>
          <w:rFonts w:hint="eastAsia"/>
        </w:rPr>
        <w:t>.</w:t>
      </w:r>
      <w:r>
        <w:t>Id</w:t>
      </w:r>
      <w:r>
        <w:rPr>
          <w:rFonts w:hint="eastAsia"/>
        </w:rPr>
        <w:t xml:space="preserve"> == </w:t>
      </w:r>
      <w:r w:rsidR="00511BB9">
        <w:rPr>
          <w:rStyle w:val="aff1"/>
          <w:rFonts w:hint="eastAsia"/>
        </w:rPr>
        <w:t>None</w:t>
      </w:r>
      <w:r>
        <w:rPr>
          <w:rFonts w:hint="eastAsia"/>
        </w:rPr>
        <w:t>)</w:t>
      </w:r>
      <w:r w:rsidR="00397BD9">
        <w:rPr>
          <w:rFonts w:hint="eastAsia"/>
        </w:rPr>
        <w:t xml:space="preserve"> or </w:t>
      </w:r>
      <w:r>
        <w:rPr>
          <w:rFonts w:hint="eastAsia"/>
        </w:rPr>
        <w:t>(</w:t>
      </w:r>
      <w:hyperlink w:history="1" w:anchor="PSDoperation_A">
        <w:r w:rsidR="003A11D3">
          <w:rPr>
            <w:rStyle w:val="ac"/>
          </w:rPr>
          <w:t>PSDoperation_A</w:t>
        </w:r>
      </w:hyperlink>
      <w:r>
        <w:rPr>
          <w:rFonts w:hint="eastAsia"/>
        </w:rPr>
        <w:t>.</w:t>
      </w:r>
      <w:r>
        <w:t>Id</w:t>
      </w:r>
      <w:r>
        <w:rPr>
          <w:rFonts w:hint="eastAsia"/>
        </w:rPr>
        <w:t xml:space="preserve"> !=</w:t>
      </w:r>
      <w:r w:rsidRPr="00634120">
        <w:t xml:space="preserve"> </w:t>
      </w:r>
      <w:hyperlink w:history="1" w:anchor="PSDid_A">
        <w:r w:rsidR="00F27DC1">
          <w:rPr>
            <w:rStyle w:val="ac"/>
          </w:rPr>
          <w:t>PSDid_A</w:t>
        </w:r>
      </w:hyperlink>
      <w:r>
        <w:rPr>
          <w:rFonts w:hint="eastAsia"/>
        </w:rPr>
        <w:t>(k)))</w:t>
      </w:r>
    </w:p>
    <w:p w:rsidR="003439CA" w:rsidP="000431E0" w:rsidRDefault="003439CA">
      <w:pPr>
        <w:pStyle w:val="af7"/>
      </w:pPr>
      <w:r>
        <w:rPr>
          <w:rFonts w:hint="eastAsia"/>
        </w:rPr>
        <w:t xml:space="preserve">     </w:t>
      </w:r>
      <w:r w:rsidR="003928F2">
        <w:rPr>
          <w:rFonts w:hint="eastAsia"/>
        </w:rPr>
        <w:t xml:space="preserve">   </w:t>
      </w:r>
      <w:hyperlink w:history="1" w:anchor="PSDzoneStatus_A">
        <w:r w:rsidR="003A11D3">
          <w:rPr>
            <w:rStyle w:val="ac"/>
          </w:rPr>
          <w:t>PSDzoneStatus_A</w:t>
        </w:r>
      </w:hyperlink>
      <w:r w:rsidRPr="003439CA">
        <w:t>.</w:t>
      </w:r>
      <w:r w:rsidRPr="003439CA">
        <w:rPr>
          <w:rFonts w:hint="eastAsia"/>
        </w:rPr>
        <w:t>I</w:t>
      </w:r>
      <w:r w:rsidRPr="003439CA">
        <w:t>d(k)</w:t>
      </w:r>
      <w:r w:rsidRPr="00634120">
        <w:t xml:space="preserve">= </w:t>
      </w:r>
      <w:r w:rsidR="00511BB9">
        <w:rPr>
          <w:rStyle w:val="aff1"/>
          <w:rFonts w:hint="eastAsia"/>
        </w:rPr>
        <w:t>None</w:t>
      </w:r>
    </w:p>
    <w:p w:rsidRPr="003439CA" w:rsidR="003439CA" w:rsidP="000431E0" w:rsidRDefault="003439CA">
      <w:pPr>
        <w:pStyle w:val="af7"/>
      </w:pPr>
      <w:r>
        <w:rPr>
          <w:rFonts w:hint="eastAsia"/>
        </w:rPr>
        <w:t xml:space="preserve">     </w:t>
      </w:r>
      <w:r w:rsidR="003928F2">
        <w:rPr>
          <w:rFonts w:hint="eastAsia"/>
        </w:rPr>
        <w:t xml:space="preserve">   </w:t>
      </w:r>
      <w:hyperlink w:history="1" w:anchor="PSDzoneStatus_A">
        <w:r w:rsidR="003A11D3">
          <w:rPr>
            <w:rStyle w:val="ac"/>
          </w:rPr>
          <w:t>PSDzoneStatus_A</w:t>
        </w:r>
      </w:hyperlink>
      <w:r w:rsidRPr="003439CA">
        <w:t>.Validity</w:t>
      </w:r>
      <w:r w:rsidR="00397BD9">
        <w:t xml:space="preserve"> = </w:t>
      </w:r>
      <w:r w:rsidRPr="004B42DF">
        <w:rPr>
          <w:rStyle w:val="aff1"/>
          <w:rFonts w:hint="eastAsia"/>
        </w:rPr>
        <w:t>0</w:t>
      </w:r>
    </w:p>
    <w:p w:rsidR="003439CA" w:rsidP="000431E0" w:rsidRDefault="003439CA">
      <w:pPr>
        <w:pStyle w:val="af7"/>
      </w:pPr>
      <w:r w:rsidRPr="003439CA">
        <w:rPr>
          <w:rFonts w:hint="eastAsia"/>
        </w:rPr>
        <w:t xml:space="preserve">  </w:t>
      </w:r>
      <w:r>
        <w:rPr>
          <w:rFonts w:hint="eastAsia"/>
        </w:rPr>
        <w:t xml:space="preserve">   </w:t>
      </w:r>
      <w:r w:rsidR="003928F2">
        <w:rPr>
          <w:rFonts w:hint="eastAsia"/>
        </w:rPr>
        <w:t xml:space="preserve">   </w:t>
      </w:r>
      <w:hyperlink w:history="1" w:anchor="PSDzoneStatus_A">
        <w:r w:rsidR="003A11D3">
          <w:rPr>
            <w:rStyle w:val="ac"/>
          </w:rPr>
          <w:t>PSDzoneStatus_A</w:t>
        </w:r>
      </w:hyperlink>
      <w:r>
        <w:t>.AllPSDclosed</w:t>
      </w:r>
      <w:r w:rsidR="00397BD9">
        <w:t xml:space="preserve"> = </w:t>
      </w:r>
      <w:r w:rsidRPr="00354FC4" w:rsidR="00397BD9">
        <w:rPr>
          <w:rStyle w:val="aff1"/>
          <w:rFonts w:hint="eastAsia"/>
        </w:rPr>
        <w:t>False</w:t>
      </w:r>
    </w:p>
    <w:p w:rsidR="00F211C9" w:rsidP="000431E0" w:rsidRDefault="003439CA">
      <w:pPr>
        <w:pStyle w:val="af7"/>
      </w:pPr>
      <w:r>
        <w:rPr>
          <w:rFonts w:hint="eastAsia"/>
        </w:rPr>
        <w:t xml:space="preserve"> </w:t>
      </w:r>
      <w:r w:rsidR="003928F2">
        <w:rPr>
          <w:rFonts w:hint="eastAsia"/>
        </w:rPr>
        <w:t xml:space="preserve">   </w:t>
      </w:r>
      <w:r w:rsidR="00397BD9">
        <w:rPr>
          <w:rFonts w:hint="eastAsia"/>
        </w:rPr>
        <w:t>else:</w:t>
      </w:r>
    </w:p>
    <w:p w:rsidR="00F211C9" w:rsidP="000431E0" w:rsidRDefault="00F211C9">
      <w:pPr>
        <w:pStyle w:val="af7"/>
      </w:pPr>
      <w:r>
        <w:rPr>
          <w:rFonts w:hint="eastAsia"/>
        </w:rPr>
        <w:t xml:space="preserve">        </w:t>
      </w:r>
      <w:hyperlink w:history="1" w:anchor="PSDzoneStatus_A">
        <w:r w:rsidRPr="00F211C9">
          <w:rPr>
            <w:rStyle w:val="ac"/>
          </w:rPr>
          <w:t>PSDzoneStatus_A</w:t>
        </w:r>
      </w:hyperlink>
      <w:r w:rsidRPr="00F211C9">
        <w:t>(k).</w:t>
      </w:r>
      <w:r w:rsidRPr="00F211C9">
        <w:rPr>
          <w:rFonts w:hint="eastAsia"/>
        </w:rPr>
        <w:t>I</w:t>
      </w:r>
      <w:r w:rsidRPr="00F211C9">
        <w:t>d</w:t>
      </w:r>
      <w:r>
        <w:rPr>
          <w:rFonts w:hint="eastAsia"/>
        </w:rPr>
        <w:t xml:space="preserve"> </w:t>
      </w:r>
      <w:r w:rsidRPr="00F211C9">
        <w:t xml:space="preserve">= </w:t>
      </w:r>
      <w:hyperlink w:history="1" w:anchor="PSDoperation_A">
        <w:r w:rsidRPr="00F211C9">
          <w:rPr>
            <w:rStyle w:val="ac"/>
          </w:rPr>
          <w:t>PSDoperation_A</w:t>
        </w:r>
      </w:hyperlink>
      <w:r w:rsidRPr="00F211C9">
        <w:rPr>
          <w:rFonts w:hint="eastAsia"/>
        </w:rPr>
        <w:t>(k).</w:t>
      </w:r>
      <w:r w:rsidRPr="00F211C9">
        <w:t>Id</w:t>
      </w:r>
    </w:p>
    <w:p w:rsidR="003439CA" w:rsidP="000431E0" w:rsidRDefault="003439CA">
      <w:pPr>
        <w:pStyle w:val="af7"/>
      </w:pPr>
      <w:r w:rsidRPr="00634120">
        <w:lastRenderedPageBreak/>
        <w:t xml:space="preserve"> </w:t>
      </w:r>
      <w:r>
        <w:rPr>
          <w:rFonts w:hint="eastAsia"/>
        </w:rPr>
        <w:t xml:space="preserve">    </w:t>
      </w:r>
      <w:r w:rsidR="003928F2">
        <w:rPr>
          <w:rFonts w:hint="eastAsia"/>
        </w:rPr>
        <w:t xml:space="preserve">   </w:t>
      </w:r>
      <w:r w:rsidR="00397BD9">
        <w:t>if (</w:t>
      </w:r>
      <w:hyperlink w:history="1" w:anchor="UsingPSDstatusFromCI">
        <w:r w:rsidR="003A11D3">
          <w:rPr>
            <w:rStyle w:val="ac"/>
          </w:rPr>
          <w:t>UsingPSDstatusFromCI</w:t>
        </w:r>
      </w:hyperlink>
      <w:r>
        <w:rPr>
          <w:rFonts w:hint="eastAsia"/>
        </w:rPr>
        <w:t>(k)</w:t>
      </w:r>
      <w:r>
        <w:t>)</w:t>
      </w:r>
    </w:p>
    <w:p w:rsidR="003439CA" w:rsidP="000431E0" w:rsidRDefault="003439CA">
      <w:pPr>
        <w:pStyle w:val="af7"/>
      </w:pPr>
      <w:r>
        <w:rPr>
          <w:rFonts w:hint="eastAsia"/>
        </w:rPr>
        <w:t xml:space="preserve">          </w:t>
      </w:r>
      <w:r w:rsidR="003928F2">
        <w:rPr>
          <w:rFonts w:hint="eastAsia"/>
        </w:rPr>
        <w:t xml:space="preserve">   </w:t>
      </w:r>
      <w:hyperlink w:history="1" w:anchor="PSDzoneStatus_A">
        <w:r w:rsidR="003A11D3">
          <w:rPr>
            <w:rStyle w:val="ac"/>
          </w:rPr>
          <w:t>PSDzoneStatus_A</w:t>
        </w:r>
      </w:hyperlink>
      <w:r w:rsidRPr="003439CA">
        <w:t>.Validity(k)</w:t>
      </w:r>
      <w:r w:rsidRPr="003439CA">
        <w:rPr>
          <w:rFonts w:hint="eastAsia"/>
        </w:rPr>
        <w:t xml:space="preserve"> </w:t>
      </w:r>
      <w:r w:rsidRPr="00634120">
        <w:t xml:space="preserve">= </w:t>
      </w:r>
      <w:hyperlink w:history="1" w:anchor="TableOfPSDPlatform">
        <w:r w:rsidR="003A11D3">
          <w:rPr>
            <w:rStyle w:val="ac"/>
          </w:rPr>
          <w:t>TableOfPSDPlatform</w:t>
        </w:r>
      </w:hyperlink>
      <w:r>
        <w:rPr>
          <w:rFonts w:hint="eastAsia"/>
        </w:rPr>
        <w:t>[</w:t>
      </w:r>
      <w:hyperlink w:history="1" w:anchor="PSDid_A">
        <w:r w:rsidRPr="004B42DF" w:rsidR="004B42DF">
          <w:rPr>
            <w:rStyle w:val="ac"/>
          </w:rPr>
          <w:t>PSDid_A</w:t>
        </w:r>
      </w:hyperlink>
      <w:r w:rsidR="004B42DF">
        <w:rPr>
          <w:rFonts w:hint="eastAsia"/>
        </w:rPr>
        <w:t>(k)</w:t>
      </w:r>
      <w:r>
        <w:rPr>
          <w:rFonts w:hint="eastAsia"/>
        </w:rPr>
        <w:t>]</w:t>
      </w:r>
      <w:r w:rsidR="00354F88">
        <w:t>.D</w:t>
      </w:r>
      <w:r w:rsidRPr="00634120">
        <w:t>oor</w:t>
      </w:r>
      <w:r w:rsidR="00354F88">
        <w:t>S</w:t>
      </w:r>
      <w:r w:rsidRPr="00634120">
        <w:t>tatus</w:t>
      </w:r>
      <w:r w:rsidR="00354F88">
        <w:t>V</w:t>
      </w:r>
      <w:r w:rsidRPr="00634120">
        <w:t>alidity</w:t>
      </w:r>
      <w:r w:rsidR="00354F88">
        <w:t>T</w:t>
      </w:r>
      <w:r w:rsidRPr="00634120">
        <w:t>ime</w:t>
      </w:r>
    </w:p>
    <w:p w:rsidR="003439CA" w:rsidP="000431E0" w:rsidRDefault="003439CA">
      <w:pPr>
        <w:pStyle w:val="af7"/>
      </w:pPr>
      <w:r>
        <w:rPr>
          <w:rFonts w:hint="eastAsia"/>
        </w:rPr>
        <w:t xml:space="preserve">          </w:t>
      </w:r>
      <w:r w:rsidR="003928F2">
        <w:rPr>
          <w:rFonts w:hint="eastAsia"/>
        </w:rPr>
        <w:t xml:space="preserve">   </w:t>
      </w:r>
      <w:hyperlink w:history="1" w:anchor="PSDzoneStatus_A">
        <w:r w:rsidR="003A11D3">
          <w:rPr>
            <w:rStyle w:val="ac"/>
          </w:rPr>
          <w:t>PSDzoneStatus_A</w:t>
        </w:r>
      </w:hyperlink>
      <w:r>
        <w:t>.AllPSDclosed</w:t>
      </w:r>
      <w:r w:rsidRPr="00634120">
        <w:t>(k)</w:t>
      </w:r>
      <w:r>
        <w:rPr>
          <w:rFonts w:hint="eastAsia"/>
        </w:rPr>
        <w:t xml:space="preserve"> </w:t>
      </w:r>
      <w:r w:rsidRPr="00634120">
        <w:t xml:space="preserve">= </w:t>
      </w:r>
      <w:hyperlink w:history="1" w:anchor="TableOfPSDPlatform">
        <w:r w:rsidR="003A11D3">
          <w:rPr>
            <w:rStyle w:val="ac"/>
          </w:rPr>
          <w:t>TableOfPSDPlatform</w:t>
        </w:r>
      </w:hyperlink>
      <w:r>
        <w:rPr>
          <w:rFonts w:hint="eastAsia"/>
        </w:rPr>
        <w:t>[</w:t>
      </w:r>
      <w:hyperlink w:history="1" w:anchor="PSDid_A">
        <w:r w:rsidRPr="004B42DF" w:rsidR="004B42DF">
          <w:rPr>
            <w:rStyle w:val="ac"/>
          </w:rPr>
          <w:t>PSDid_A</w:t>
        </w:r>
      </w:hyperlink>
      <w:r w:rsidRPr="004B42DF" w:rsidR="004B42DF">
        <w:rPr>
          <w:rFonts w:hint="eastAsia"/>
        </w:rPr>
        <w:t>(k)</w:t>
      </w:r>
      <w:r>
        <w:rPr>
          <w:rFonts w:hint="eastAsia"/>
        </w:rPr>
        <w:t>]</w:t>
      </w:r>
      <w:r w:rsidR="00354F88">
        <w:rPr>
          <w:rFonts w:hint="eastAsia"/>
        </w:rPr>
        <w:t>.D</w:t>
      </w:r>
      <w:r>
        <w:rPr>
          <w:rFonts w:hint="eastAsia"/>
        </w:rPr>
        <w:t>oor</w:t>
      </w:r>
      <w:r w:rsidR="00354F88">
        <w:rPr>
          <w:rFonts w:hint="eastAsia"/>
        </w:rPr>
        <w:t>C</w:t>
      </w:r>
      <w:r>
        <w:rPr>
          <w:rFonts w:hint="eastAsia"/>
        </w:rPr>
        <w:t>losed</w:t>
      </w:r>
    </w:p>
    <w:p w:rsidR="003439CA" w:rsidP="000431E0" w:rsidRDefault="003439CA">
      <w:pPr>
        <w:pStyle w:val="af7"/>
      </w:pPr>
      <w:r>
        <w:rPr>
          <w:rFonts w:hint="eastAsia"/>
        </w:rPr>
        <w:t xml:space="preserve">     </w:t>
      </w:r>
      <w:r w:rsidR="003928F2">
        <w:rPr>
          <w:rFonts w:hint="eastAsia"/>
        </w:rPr>
        <w:t xml:space="preserve">   </w:t>
      </w:r>
      <w:r w:rsidR="00C32EC4">
        <w:t>elif</w:t>
      </w:r>
      <w:r w:rsidR="00397BD9">
        <w:t xml:space="preserve"> (</w:t>
      </w:r>
      <w:hyperlink w:history="1" w:anchor="CoercedPermissive">
        <w:r w:rsidRPr="00F211C9" w:rsidR="00F211C9">
          <w:rPr>
            <w:rStyle w:val="ac"/>
          </w:rPr>
          <w:t>CoercedPermissive</w:t>
        </w:r>
      </w:hyperlink>
      <w:r w:rsidRPr="00F211C9" w:rsidR="00F211C9">
        <w:t>(</w:t>
      </w:r>
      <w:hyperlink w:history="1" w:anchor="TrackMap">
        <w:r w:rsidRPr="00F211C9" w:rsidR="00F211C9">
          <w:rPr>
            <w:rStyle w:val="ac"/>
          </w:rPr>
          <w:t>TrackMap</w:t>
        </w:r>
      </w:hyperlink>
      <w:r w:rsidRPr="00F211C9" w:rsidR="00F211C9">
        <w:t>.PS</w:t>
      </w:r>
      <w:r w:rsidR="00F211C9">
        <w:rPr>
          <w:rFonts w:hint="eastAsia"/>
        </w:rPr>
        <w:t>D</w:t>
      </w:r>
      <w:r w:rsidRPr="00F211C9" w:rsidR="00F211C9">
        <w:t>s[</w:t>
      </w:r>
      <w:hyperlink w:history="1" w:anchor="PSDid_A">
        <w:r w:rsidRPr="004B42DF" w:rsidR="004B42DF">
          <w:rPr>
            <w:rStyle w:val="ac"/>
          </w:rPr>
          <w:t>PSDid_A</w:t>
        </w:r>
      </w:hyperlink>
      <w:r w:rsidRPr="004B42DF" w:rsidR="004B42DF">
        <w:rPr>
          <w:rFonts w:hint="eastAsia"/>
        </w:rPr>
        <w:t>(k)</w:t>
      </w:r>
      <w:r w:rsidRPr="00F211C9" w:rsidR="00F211C9">
        <w:t>].CoercedPermissive, k)</w:t>
      </w:r>
      <w:r>
        <w:rPr>
          <w:rFonts w:hint="eastAsia"/>
        </w:rPr>
        <w:t>)</w:t>
      </w:r>
    </w:p>
    <w:p w:rsidRPr="003439CA" w:rsidR="003439CA" w:rsidP="000431E0" w:rsidRDefault="003439CA">
      <w:pPr>
        <w:pStyle w:val="af7"/>
      </w:pPr>
      <w:r>
        <w:rPr>
          <w:rFonts w:hint="eastAsia"/>
        </w:rPr>
        <w:t xml:space="preserve">          </w:t>
      </w:r>
      <w:r w:rsidR="003928F2">
        <w:rPr>
          <w:rFonts w:hint="eastAsia"/>
        </w:rPr>
        <w:t xml:space="preserve">   </w:t>
      </w:r>
      <w:hyperlink w:history="1" w:anchor="PSDzoneStatus_A">
        <w:r w:rsidR="003A11D3">
          <w:rPr>
            <w:rStyle w:val="ac"/>
          </w:rPr>
          <w:t>PSDzoneStatus_A</w:t>
        </w:r>
      </w:hyperlink>
      <w:r w:rsidRPr="003439CA">
        <w:t>.Validity</w:t>
      </w:r>
      <w:r w:rsidR="00397BD9">
        <w:t xml:space="preserve"> = </w:t>
      </w:r>
      <w:r w:rsidR="00683E47">
        <w:rPr>
          <w:rStyle w:val="aff1"/>
        </w:rPr>
        <w:fldChar w:fldCharType="begin"/>
      </w:r>
      <w:r w:rsidR="00683E47">
        <w:instrText xml:space="preserve"> REF REPORT_AGE_MAX \h </w:instrText>
      </w:r>
      <w:r w:rsidR="00683E47">
        <w:rPr>
          <w:rStyle w:val="aff1"/>
        </w:rPr>
      </w:r>
      <w:r w:rsidR="00683E47">
        <w:rPr>
          <w:rStyle w:val="aff1"/>
        </w:rPr>
        <w:fldChar w:fldCharType="separate"/>
      </w:r>
      <w:r w:rsidRPr="0094616C" w:rsidR="00DE178B">
        <w:rPr>
          <w:rStyle w:val="aff1"/>
          <w:rFonts w:hint="eastAsia"/>
        </w:rPr>
        <w:t>REPORT_AGE_MAX</w:t>
      </w:r>
      <w:r w:rsidR="00683E47">
        <w:rPr>
          <w:rStyle w:val="aff1"/>
        </w:rPr>
        <w:fldChar w:fldCharType="end"/>
      </w:r>
    </w:p>
    <w:p w:rsidR="003439CA" w:rsidP="000431E0" w:rsidRDefault="003439CA">
      <w:pPr>
        <w:pStyle w:val="af7"/>
      </w:pPr>
      <w:r w:rsidRPr="003439CA">
        <w:rPr>
          <w:rFonts w:hint="eastAsia"/>
        </w:rPr>
        <w:t xml:space="preserve">          </w:t>
      </w:r>
      <w:r w:rsidR="003928F2">
        <w:rPr>
          <w:rFonts w:hint="eastAsia"/>
        </w:rPr>
        <w:t xml:space="preserve">   </w:t>
      </w:r>
      <w:hyperlink w:history="1" w:anchor="PSDzoneStatus_A">
        <w:r w:rsidR="003A11D3">
          <w:rPr>
            <w:rStyle w:val="ac"/>
          </w:rPr>
          <w:t>PSDzoneStatus_A</w:t>
        </w:r>
      </w:hyperlink>
      <w:r>
        <w:t>.AllPSDclosed</w:t>
      </w:r>
      <w:r w:rsidR="00397BD9">
        <w:t xml:space="preserve"> = </w:t>
      </w:r>
      <w:r w:rsidRPr="00354FC4" w:rsidR="00397BD9">
        <w:rPr>
          <w:rStyle w:val="aff1"/>
          <w:rFonts w:hint="eastAsia"/>
        </w:rPr>
        <w:t>True</w:t>
      </w:r>
    </w:p>
    <w:p w:rsidRPr="00F211C9" w:rsidR="00F211C9" w:rsidP="000431E0" w:rsidRDefault="00F211C9">
      <w:pPr>
        <w:pStyle w:val="af7"/>
      </w:pPr>
      <w:r w:rsidRPr="00F211C9">
        <w:rPr>
          <w:rFonts w:hint="eastAsia"/>
        </w:rPr>
        <w:t xml:space="preserve">        </w:t>
      </w:r>
      <w:r w:rsidRPr="00F211C9">
        <w:t>elif (</w:t>
      </w:r>
      <w:hyperlink w:history="1" w:anchor="CoercedRestrictive">
        <w:r w:rsidRPr="00F211C9">
          <w:rPr>
            <w:rStyle w:val="ac"/>
          </w:rPr>
          <w:t>CoercedRestrictive</w:t>
        </w:r>
      </w:hyperlink>
      <w:r w:rsidRPr="00F211C9">
        <w:t>(</w:t>
      </w:r>
      <w:hyperlink w:history="1" w:anchor="TrackMap">
        <w:r w:rsidRPr="00F211C9">
          <w:rPr>
            <w:rStyle w:val="ac"/>
          </w:rPr>
          <w:t>TrackMap</w:t>
        </w:r>
      </w:hyperlink>
      <w:r w:rsidRPr="00F211C9">
        <w:t>.PS</w:t>
      </w:r>
      <w:r w:rsidRPr="00F211C9">
        <w:rPr>
          <w:rFonts w:hint="eastAsia"/>
        </w:rPr>
        <w:t>D</w:t>
      </w:r>
      <w:r w:rsidRPr="00F211C9">
        <w:t>s[</w:t>
      </w:r>
      <w:hyperlink w:history="1" w:anchor="PSDid_A">
        <w:r w:rsidRPr="004B42DF">
          <w:rPr>
            <w:rStyle w:val="ac"/>
          </w:rPr>
          <w:t>PSDid_A</w:t>
        </w:r>
      </w:hyperlink>
      <w:r w:rsidRPr="00F211C9">
        <w:t>(k)].NotCoercedRestrictive, k)</w:t>
      </w:r>
      <w:r w:rsidRPr="00F211C9">
        <w:rPr>
          <w:rFonts w:hint="eastAsia"/>
        </w:rPr>
        <w:t>)</w:t>
      </w:r>
    </w:p>
    <w:p w:rsidRPr="00F211C9" w:rsidR="00F211C9" w:rsidP="000431E0" w:rsidRDefault="00F211C9">
      <w:pPr>
        <w:pStyle w:val="af7"/>
      </w:pPr>
      <w:r w:rsidRPr="00F211C9">
        <w:rPr>
          <w:rFonts w:hint="eastAsia"/>
        </w:rPr>
        <w:t xml:space="preserve">             </w:t>
      </w:r>
      <w:hyperlink w:history="1" w:anchor="PSDzoneStatus_A">
        <w:r w:rsidRPr="00F211C9">
          <w:rPr>
            <w:rStyle w:val="ac"/>
          </w:rPr>
          <w:t>PSDzoneStatus_A</w:t>
        </w:r>
      </w:hyperlink>
      <w:r w:rsidRPr="00F211C9">
        <w:t xml:space="preserve">.Validity = </w:t>
      </w:r>
      <w:r w:rsidR="00683E47">
        <w:rPr>
          <w:rStyle w:val="aff1"/>
        </w:rPr>
        <w:fldChar w:fldCharType="begin"/>
      </w:r>
      <w:r w:rsidR="00683E47">
        <w:instrText xml:space="preserve"> REF REPORT_AGE_MAX \h </w:instrText>
      </w:r>
      <w:r w:rsidR="00683E47">
        <w:rPr>
          <w:rStyle w:val="aff1"/>
        </w:rPr>
      </w:r>
      <w:r w:rsidR="00683E47">
        <w:rPr>
          <w:rStyle w:val="aff1"/>
        </w:rPr>
        <w:fldChar w:fldCharType="separate"/>
      </w:r>
      <w:r w:rsidRPr="0094616C" w:rsidR="00DE178B">
        <w:rPr>
          <w:rStyle w:val="aff1"/>
          <w:rFonts w:hint="eastAsia"/>
        </w:rPr>
        <w:t>REPORT_AGE_MAX</w:t>
      </w:r>
      <w:r w:rsidR="00683E47">
        <w:rPr>
          <w:rStyle w:val="aff1"/>
        </w:rPr>
        <w:fldChar w:fldCharType="end"/>
      </w:r>
    </w:p>
    <w:p w:rsidR="00F211C9" w:rsidP="000431E0" w:rsidRDefault="00F211C9">
      <w:pPr>
        <w:pStyle w:val="af7"/>
      </w:pPr>
      <w:r w:rsidRPr="00F211C9">
        <w:rPr>
          <w:rFonts w:hint="eastAsia"/>
        </w:rPr>
        <w:t xml:space="preserve">             </w:t>
      </w:r>
      <w:hyperlink w:history="1" w:anchor="PSDzoneStatus_A">
        <w:r w:rsidRPr="00F211C9">
          <w:rPr>
            <w:rStyle w:val="ac"/>
          </w:rPr>
          <w:t>PSDzoneStatus_A</w:t>
        </w:r>
      </w:hyperlink>
      <w:r w:rsidRPr="00F211C9">
        <w:t xml:space="preserve">.AllPSDclosed = </w:t>
      </w:r>
      <w:r w:rsidR="004B42DF">
        <w:rPr>
          <w:rStyle w:val="aff1"/>
          <w:rFonts w:hint="eastAsia"/>
        </w:rPr>
        <w:t>False</w:t>
      </w:r>
    </w:p>
    <w:p w:rsidR="003439CA" w:rsidP="000431E0" w:rsidRDefault="003439CA">
      <w:pPr>
        <w:pStyle w:val="af7"/>
      </w:pPr>
      <w:r>
        <w:rPr>
          <w:rFonts w:hint="eastAsia"/>
        </w:rPr>
        <w:t xml:space="preserve">     </w:t>
      </w:r>
      <w:r w:rsidR="003928F2">
        <w:rPr>
          <w:rFonts w:hint="eastAsia"/>
        </w:rPr>
        <w:t xml:space="preserve">   </w:t>
      </w:r>
      <w:r w:rsidR="00397BD9">
        <w:rPr>
          <w:rFonts w:hint="eastAsia"/>
        </w:rPr>
        <w:t>else:</w:t>
      </w:r>
    </w:p>
    <w:p w:rsidRPr="003439CA" w:rsidR="003439CA" w:rsidP="000431E0" w:rsidRDefault="003439CA">
      <w:pPr>
        <w:pStyle w:val="af7"/>
      </w:pPr>
      <w:r>
        <w:rPr>
          <w:rFonts w:hint="eastAsia"/>
        </w:rPr>
        <w:t xml:space="preserve">          </w:t>
      </w:r>
      <w:r w:rsidR="003928F2">
        <w:rPr>
          <w:rFonts w:hint="eastAsia"/>
        </w:rPr>
        <w:t xml:space="preserve">   </w:t>
      </w:r>
      <w:hyperlink w:history="1" w:anchor="PSDzoneStatus_A">
        <w:r w:rsidR="003A11D3">
          <w:rPr>
            <w:rStyle w:val="ac"/>
          </w:rPr>
          <w:t>PSDzoneStatus_A</w:t>
        </w:r>
      </w:hyperlink>
      <w:r w:rsidRPr="003439CA">
        <w:t>.Validity(k)</w:t>
      </w:r>
      <w:r w:rsidRPr="003439CA">
        <w:rPr>
          <w:rFonts w:hint="eastAsia"/>
        </w:rPr>
        <w:t xml:space="preserve"> = </w:t>
      </w:r>
      <w:hyperlink w:history="1" w:anchor="ReceivedVariantReport">
        <w:r w:rsidR="00400EF6">
          <w:rPr>
            <w:rStyle w:val="ac"/>
          </w:rPr>
          <w:t>ReceivedVariantReport</w:t>
        </w:r>
      </w:hyperlink>
      <w:r w:rsidR="00400EF6">
        <w:rPr>
          <w:rFonts w:hint="eastAsia"/>
        </w:rPr>
        <w:t>[LineSectionOfPSD]</w:t>
      </w:r>
      <w:r w:rsidR="00354F88">
        <w:rPr>
          <w:rFonts w:hint="eastAsia"/>
        </w:rPr>
        <w:t>.V</w:t>
      </w:r>
      <w:r w:rsidRPr="003439CA">
        <w:rPr>
          <w:rFonts w:hint="eastAsia"/>
        </w:rPr>
        <w:t>alidity</w:t>
      </w:r>
      <w:r w:rsidR="00354F88">
        <w:rPr>
          <w:rFonts w:hint="eastAsia"/>
        </w:rPr>
        <w:t>T</w:t>
      </w:r>
      <w:r w:rsidRPr="003439CA">
        <w:rPr>
          <w:rFonts w:hint="eastAsia"/>
        </w:rPr>
        <w:t>ime</w:t>
      </w:r>
    </w:p>
    <w:p w:rsidRPr="007E38D9" w:rsidR="003439CA" w:rsidP="000431E0" w:rsidRDefault="003439CA">
      <w:pPr>
        <w:pStyle w:val="af7"/>
      </w:pPr>
      <w:r w:rsidRPr="003439CA">
        <w:rPr>
          <w:rFonts w:hint="eastAsia"/>
        </w:rPr>
        <w:t xml:space="preserve">          </w:t>
      </w:r>
      <w:r w:rsidR="003928F2">
        <w:rPr>
          <w:rFonts w:hint="eastAsia"/>
        </w:rPr>
        <w:t xml:space="preserve">   </w:t>
      </w:r>
      <w:hyperlink w:history="1" w:anchor="PSDzoneStatus_A">
        <w:r w:rsidR="003A11D3">
          <w:rPr>
            <w:rStyle w:val="ac"/>
          </w:rPr>
          <w:t>PSDzoneStatus_A</w:t>
        </w:r>
      </w:hyperlink>
      <w:r>
        <w:t>.AllPSDclosed</w:t>
      </w:r>
      <w:r w:rsidRPr="00634120">
        <w:t>(k)</w:t>
      </w:r>
      <w:r>
        <w:rPr>
          <w:rFonts w:hint="eastAsia"/>
        </w:rPr>
        <w:t xml:space="preserve">= </w:t>
      </w:r>
      <w:hyperlink w:history="1" w:anchor="VariantValue">
        <w:r w:rsidRPr="004B42DF" w:rsidR="004B42DF">
          <w:rPr>
            <w:rStyle w:val="ac"/>
          </w:rPr>
          <w:t>VariantValue</w:t>
        </w:r>
      </w:hyperlink>
      <w:r w:rsidR="00400EF6">
        <w:rPr>
          <w:rFonts w:hint="eastAsia"/>
        </w:rPr>
        <w:t>(</w:t>
      </w:r>
      <w:hyperlink w:history="1" w:anchor="TrackMap">
        <w:r w:rsidRPr="00F211C9" w:rsidR="004B42DF">
          <w:rPr>
            <w:rStyle w:val="ac"/>
          </w:rPr>
          <w:t>TrackMap</w:t>
        </w:r>
      </w:hyperlink>
      <w:r w:rsidRPr="00F211C9" w:rsidR="004B42DF">
        <w:t>.PS</w:t>
      </w:r>
      <w:r w:rsidRPr="00F211C9" w:rsidR="004B42DF">
        <w:rPr>
          <w:rFonts w:hint="eastAsia"/>
        </w:rPr>
        <w:t>D</w:t>
      </w:r>
      <w:r w:rsidRPr="00F211C9" w:rsidR="004B42DF">
        <w:t>s[</w:t>
      </w:r>
      <w:hyperlink w:history="1" w:anchor="PSDid_A">
        <w:r w:rsidRPr="004B42DF" w:rsidR="004B42DF">
          <w:rPr>
            <w:rStyle w:val="ac"/>
          </w:rPr>
          <w:t>PSDid_A</w:t>
        </w:r>
      </w:hyperlink>
      <w:r w:rsidRPr="00F211C9" w:rsidR="004B42DF">
        <w:t>(k)</w:t>
      </w:r>
      <w:r w:rsidR="004B42DF">
        <w:rPr>
          <w:rFonts w:hint="eastAsia"/>
        </w:rPr>
        <w:t>].Variant</w:t>
      </w:r>
      <w:r w:rsidR="00400EF6">
        <w:rPr>
          <w:rFonts w:hint="eastAsia"/>
        </w:rPr>
        <w:t>, k)</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553"/>
        </w:rPr>
      </w:pPr>
      <w:del w:author="常鸣" w:date="2014-07-03T14:27:00Z" w:id="10554">
        <w:r w:rsidRPr="008A1414" w:rsidDel="009328EA">
          <w:delText>#S</w:delText>
        </w:r>
      </w:del>
      <w:ins w:author="常鸣" w:date="2014-07-03T14:27:00Z" w:id="10555">
        <w:r w:rsidR="009328EA">
          <w:t>#Allocation=ATP Software</w:t>
        </w:r>
      </w:ins>
    </w:p>
    <w:p w:rsidRPr="008A1414" w:rsidR="003439CA" w:rsidP="000C0D62" w:rsidRDefault="009328EA">
      <w:pPr>
        <w:pStyle w:val="ReqtifyAltQ"/>
      </w:pPr>
      <w:ins w:author="常鸣" w:date="2014-07-03T14:27:00Z" w:id="10556">
        <w:r>
          <w:t>#S</w:t>
        </w:r>
      </w:ins>
      <w:r w:rsidRPr="008A1414" w:rsidR="003439CA">
        <w:t>ource=</w:t>
      </w:r>
      <w:r w:rsidR="003439CA">
        <w:rPr>
          <w:rFonts w:hint="eastAsia"/>
        </w:rPr>
        <w:t>[</w:t>
      </w:r>
      <w:r w:rsidR="003439CA">
        <w:t>iTC_CC_ATP_SwHA</w:t>
      </w:r>
      <w:r w:rsidRPr="009B3F4C" w:rsidR="003439CA">
        <w:t>-0137</w:t>
      </w:r>
      <w:r w:rsidR="003439CA">
        <w:rPr>
          <w:rFonts w:hint="eastAsia"/>
        </w:rPr>
        <w:t>], [</w:t>
      </w:r>
      <w:r w:rsidR="003439CA">
        <w:t>iTC_CC_ATP_SwHA</w:t>
      </w:r>
      <w:r w:rsidRPr="009B3F4C" w:rsidR="003439CA">
        <w:t>-0138</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rPr>
          <w:rStyle w:val="aff1"/>
        </w:rPr>
      </w:pPr>
    </w:p>
    <w:p w:rsidR="003439CA" w:rsidP="00C93484" w:rsidRDefault="003439CA">
      <w:pPr>
        <w:pStyle w:val="Reqtify"/>
        <w:rPr>
          <w:rStyle w:val="aff1"/>
        </w:rPr>
      </w:pPr>
    </w:p>
    <w:p w:rsidR="003439CA" w:rsidP="00704491" w:rsidRDefault="003439CA">
      <w:pPr>
        <w:pStyle w:val="ReqtifyAltR"/>
      </w:pPr>
      <w:r>
        <w:t>[iTC_CC_ATP-SwRS-0</w:t>
      </w:r>
      <w:r>
        <w:rPr>
          <w:rFonts w:hint="eastAsia"/>
        </w:rPr>
        <w:t>532</w:t>
      </w:r>
      <w:r>
        <w:t>]</w:t>
      </w:r>
    </w:p>
    <w:p w:rsidR="003439CA" w:rsidP="00C93484" w:rsidRDefault="00532AED">
      <w:pPr>
        <w:pStyle w:val="Reqtify"/>
      </w:pPr>
      <w:hyperlink w:history="1" w:anchor="PSDzoneStatus_B">
        <w:r w:rsidR="003A11D3">
          <w:rPr>
            <w:rStyle w:val="ac"/>
            <w:noProof/>
          </w:rPr>
          <w:t>PSDzoneStatus_B</w:t>
        </w:r>
      </w:hyperlink>
      <w:r w:rsidR="003439CA">
        <w:rPr>
          <w:rFonts w:hint="eastAsia"/>
        </w:rPr>
        <w:t xml:space="preserve">, </w:t>
      </w:r>
      <w:r w:rsidR="003439CA">
        <w:rPr>
          <w:rFonts w:hint="eastAsia"/>
        </w:rPr>
        <w:t>如果</w:t>
      </w:r>
      <w:r w:rsidR="003439CA">
        <w:rPr>
          <w:rFonts w:hint="eastAsia"/>
        </w:rPr>
        <w:t>ATP</w:t>
      </w:r>
      <w:r w:rsidR="003439CA">
        <w:rPr>
          <w:rFonts w:hint="eastAsia"/>
        </w:rPr>
        <w:t>所在为主控</w:t>
      </w:r>
      <w:r w:rsidR="003439CA">
        <w:rPr>
          <w:rFonts w:hint="eastAsia"/>
        </w:rPr>
        <w:t>CC</w:t>
      </w:r>
      <w:r w:rsidR="003439CA">
        <w:rPr>
          <w:rFonts w:hint="eastAsia"/>
        </w:rPr>
        <w:t>，则对</w:t>
      </w:r>
      <w:r w:rsidR="003439CA">
        <w:rPr>
          <w:rFonts w:hint="eastAsia"/>
        </w:rPr>
        <w:t>B</w:t>
      </w:r>
      <w:r w:rsidR="003439CA">
        <w:rPr>
          <w:rFonts w:hint="eastAsia"/>
        </w:rPr>
        <w:t>侧</w:t>
      </w:r>
      <w:r w:rsidR="003439CA">
        <w:rPr>
          <w:rFonts w:hint="eastAsia"/>
        </w:rPr>
        <w:t>PSD</w:t>
      </w:r>
      <w:r w:rsidR="003439CA">
        <w:rPr>
          <w:rFonts w:hint="eastAsia"/>
        </w:rPr>
        <w:t>状态的更新规则如下：</w:t>
      </w:r>
      <w:r w:rsidDel="00D46EFA" w:rsidR="003439CA">
        <w:t xml:space="preserve"> </w:t>
      </w:r>
    </w:p>
    <w:p w:rsidRPr="005B4F74" w:rsidR="003439CA" w:rsidP="00C93484" w:rsidRDefault="003439CA">
      <w:pPr>
        <w:pStyle w:val="Reqtify"/>
      </w:pPr>
      <w:r>
        <w:rPr>
          <w:rFonts w:hint="eastAsia"/>
        </w:rPr>
        <w:t xml:space="preserve">If the ATP is the master CC, then the </w:t>
      </w:r>
      <w:r>
        <w:t>B-side</w:t>
      </w:r>
      <w:r>
        <w:rPr>
          <w:rFonts w:hint="eastAsia"/>
        </w:rPr>
        <w:t xml:space="preserve"> PSD state updating rules are as follows:</w:t>
      </w:r>
    </w:p>
    <w:p w:rsidR="003439CA" w:rsidP="000431E0" w:rsidRDefault="00397BD9">
      <w:pPr>
        <w:pStyle w:val="af7"/>
      </w:pPr>
      <w:r>
        <w:t>if (</w:t>
      </w:r>
      <w:hyperlink w:history="1" w:anchor="MasterCCcore">
        <w:r w:rsidR="00915CD9">
          <w:rPr>
            <w:rStyle w:val="ac"/>
          </w:rPr>
          <w:t>MasterCCcore</w:t>
        </w:r>
      </w:hyperlink>
      <w:r w:rsidR="003439CA">
        <w:rPr>
          <w:rFonts w:hint="eastAsia"/>
        </w:rPr>
        <w:t>(k)</w:t>
      </w:r>
      <w:r w:rsidRPr="00634120" w:rsidR="003439CA">
        <w:t xml:space="preserve"> </w:t>
      </w:r>
      <w:r w:rsidR="003439CA">
        <w:rPr>
          <w:rFonts w:hint="eastAsia"/>
        </w:rPr>
        <w:t>=</w:t>
      </w:r>
      <w:r w:rsidRPr="00634120" w:rsidR="003439CA">
        <w:t xml:space="preserve">= </w:t>
      </w:r>
      <w:r w:rsidRPr="00354FC4">
        <w:rPr>
          <w:rStyle w:val="aff1"/>
        </w:rPr>
        <w:t>True</w:t>
      </w:r>
      <w:r w:rsidRPr="00634120" w:rsidR="003439CA">
        <w:t>)</w:t>
      </w:r>
    </w:p>
    <w:p w:rsidR="003439CA" w:rsidP="000431E0" w:rsidRDefault="003439CA">
      <w:pPr>
        <w:pStyle w:val="af7"/>
      </w:pPr>
      <w:r>
        <w:rPr>
          <w:rStyle w:val="aff1"/>
          <w:rFonts w:hint="eastAsia"/>
        </w:rPr>
        <w:t xml:space="preserve"> </w:t>
      </w:r>
      <w:r w:rsidR="003928F2">
        <w:rPr>
          <w:rFonts w:hint="eastAsia"/>
        </w:rPr>
        <w:t xml:space="preserve">   </w:t>
      </w:r>
      <w:r w:rsidR="00397BD9">
        <w:rPr>
          <w:rFonts w:hint="eastAsia"/>
        </w:rPr>
        <w:t>if (</w:t>
      </w:r>
      <w:r>
        <w:rPr>
          <w:rFonts w:hint="eastAsia"/>
        </w:rPr>
        <w:t>(</w:t>
      </w:r>
      <w:hyperlink w:history="1" w:anchor="PSDoperation_B">
        <w:r w:rsidR="003A11D3">
          <w:rPr>
            <w:rStyle w:val="ac"/>
          </w:rPr>
          <w:t>PSDoperation_B</w:t>
        </w:r>
      </w:hyperlink>
      <w:r>
        <w:rPr>
          <w:rFonts w:hint="eastAsia"/>
        </w:rPr>
        <w:t>.</w:t>
      </w:r>
      <w:r>
        <w:t>Id</w:t>
      </w:r>
      <w:r>
        <w:rPr>
          <w:rFonts w:hint="eastAsia"/>
        </w:rPr>
        <w:t xml:space="preserve"> == </w:t>
      </w:r>
      <w:r w:rsidRPr="00D77035" w:rsidR="00511BB9">
        <w:rPr>
          <w:rStyle w:val="aff1"/>
          <w:rFonts w:hint="eastAsia"/>
        </w:rPr>
        <w:t>None</w:t>
      </w:r>
      <w:r>
        <w:rPr>
          <w:rFonts w:hint="eastAsia"/>
        </w:rPr>
        <w:t>)</w:t>
      </w:r>
      <w:r w:rsidR="00397BD9">
        <w:rPr>
          <w:rFonts w:hint="eastAsia"/>
        </w:rPr>
        <w:t xml:space="preserve"> or </w:t>
      </w:r>
      <w:r>
        <w:rPr>
          <w:rFonts w:hint="eastAsia"/>
        </w:rPr>
        <w:t>(</w:t>
      </w:r>
      <w:hyperlink w:history="1" w:anchor="PSDoperation_B">
        <w:r w:rsidR="003A11D3">
          <w:rPr>
            <w:rStyle w:val="ac"/>
          </w:rPr>
          <w:t>PSDoperation_B</w:t>
        </w:r>
      </w:hyperlink>
      <w:r>
        <w:rPr>
          <w:rFonts w:hint="eastAsia"/>
        </w:rPr>
        <w:t>.</w:t>
      </w:r>
      <w:r>
        <w:t>Id</w:t>
      </w:r>
      <w:r>
        <w:rPr>
          <w:rFonts w:hint="eastAsia"/>
        </w:rPr>
        <w:t xml:space="preserve"> !=</w:t>
      </w:r>
      <w:r w:rsidRPr="00634120">
        <w:t xml:space="preserve"> </w:t>
      </w:r>
      <w:hyperlink w:history="1" w:anchor="PSDid_B">
        <w:r w:rsidR="00F27DC1">
          <w:rPr>
            <w:rStyle w:val="ac"/>
          </w:rPr>
          <w:t>PSDid_B</w:t>
        </w:r>
      </w:hyperlink>
      <w:r>
        <w:rPr>
          <w:rFonts w:hint="eastAsia"/>
        </w:rPr>
        <w:t>(k)))</w:t>
      </w:r>
    </w:p>
    <w:p w:rsidR="003439CA" w:rsidP="000431E0" w:rsidRDefault="003439CA">
      <w:pPr>
        <w:pStyle w:val="af7"/>
      </w:pPr>
      <w:r>
        <w:rPr>
          <w:rFonts w:hint="eastAsia"/>
        </w:rPr>
        <w:t xml:space="preserve">     </w:t>
      </w:r>
      <w:r w:rsidR="003928F2">
        <w:rPr>
          <w:rFonts w:hint="eastAsia"/>
        </w:rPr>
        <w:t xml:space="preserve">   </w:t>
      </w:r>
      <w:hyperlink w:history="1" w:anchor="PSDzoneStatus_B">
        <w:r w:rsidR="003A11D3">
          <w:rPr>
            <w:rStyle w:val="ac"/>
          </w:rPr>
          <w:t>PSDzoneStatus_B</w:t>
        </w:r>
      </w:hyperlink>
      <w:r w:rsidRPr="003439CA">
        <w:t>.</w:t>
      </w:r>
      <w:r w:rsidRPr="003439CA">
        <w:rPr>
          <w:rFonts w:hint="eastAsia"/>
        </w:rPr>
        <w:t>I</w:t>
      </w:r>
      <w:r w:rsidRPr="003439CA">
        <w:t>d(k)</w:t>
      </w:r>
      <w:r w:rsidRPr="00634120">
        <w:t xml:space="preserve">= </w:t>
      </w:r>
      <w:r w:rsidR="00511BB9">
        <w:rPr>
          <w:rStyle w:val="aff1"/>
          <w:rFonts w:hint="eastAsia"/>
        </w:rPr>
        <w:t>None</w:t>
      </w:r>
    </w:p>
    <w:p w:rsidRPr="003439CA" w:rsidR="003439CA" w:rsidP="000431E0" w:rsidRDefault="003439CA">
      <w:pPr>
        <w:pStyle w:val="af7"/>
      </w:pPr>
      <w:r>
        <w:rPr>
          <w:rFonts w:hint="eastAsia"/>
        </w:rPr>
        <w:t xml:space="preserve">     </w:t>
      </w:r>
      <w:r w:rsidR="003928F2">
        <w:rPr>
          <w:rFonts w:hint="eastAsia"/>
        </w:rPr>
        <w:t xml:space="preserve">   </w:t>
      </w:r>
      <w:hyperlink w:history="1" w:anchor="PSDzoneStatus_B">
        <w:r w:rsidR="003A11D3">
          <w:rPr>
            <w:rStyle w:val="ac"/>
          </w:rPr>
          <w:t>PSDzoneStatus_B</w:t>
        </w:r>
      </w:hyperlink>
      <w:r w:rsidRPr="003439CA">
        <w:t>.Validity</w:t>
      </w:r>
      <w:r w:rsidR="00397BD9">
        <w:t xml:space="preserve"> = </w:t>
      </w:r>
      <w:r w:rsidRPr="003439CA">
        <w:rPr>
          <w:rFonts w:hint="eastAsia"/>
        </w:rPr>
        <w:t>0</w:t>
      </w:r>
    </w:p>
    <w:p w:rsidR="003439CA" w:rsidP="000431E0" w:rsidRDefault="003439CA">
      <w:pPr>
        <w:pStyle w:val="af7"/>
      </w:pPr>
      <w:r w:rsidRPr="003439CA">
        <w:rPr>
          <w:rFonts w:hint="eastAsia"/>
        </w:rPr>
        <w:t xml:space="preserve">  </w:t>
      </w:r>
      <w:r>
        <w:rPr>
          <w:rFonts w:hint="eastAsia"/>
        </w:rPr>
        <w:t xml:space="preserve">   </w:t>
      </w:r>
      <w:r w:rsidR="003928F2">
        <w:rPr>
          <w:rFonts w:hint="eastAsia"/>
        </w:rPr>
        <w:t xml:space="preserve">   </w:t>
      </w:r>
      <w:hyperlink w:history="1" w:anchor="PSDzoneStatus_B">
        <w:r w:rsidR="003A11D3">
          <w:rPr>
            <w:rStyle w:val="ac"/>
          </w:rPr>
          <w:t>PSDzoneStatus_B</w:t>
        </w:r>
      </w:hyperlink>
      <w:r>
        <w:t>.AllPSDclosed</w:t>
      </w:r>
      <w:r w:rsidR="00397BD9">
        <w:t xml:space="preserve"> = </w:t>
      </w:r>
      <w:r w:rsidRPr="00354FC4" w:rsidR="00397BD9">
        <w:rPr>
          <w:rStyle w:val="aff1"/>
          <w:rFonts w:hint="eastAsia"/>
        </w:rPr>
        <w:t>False</w:t>
      </w:r>
    </w:p>
    <w:p w:rsidR="004B42DF" w:rsidP="000431E0" w:rsidRDefault="003439CA">
      <w:pPr>
        <w:pStyle w:val="af7"/>
      </w:pPr>
      <w:r>
        <w:rPr>
          <w:rFonts w:hint="eastAsia"/>
        </w:rPr>
        <w:t xml:space="preserve"> </w:t>
      </w:r>
      <w:r w:rsidR="003928F2">
        <w:rPr>
          <w:rFonts w:hint="eastAsia"/>
        </w:rPr>
        <w:t xml:space="preserve">   </w:t>
      </w:r>
      <w:r w:rsidR="00397BD9">
        <w:rPr>
          <w:rFonts w:hint="eastAsia"/>
        </w:rPr>
        <w:t>else:</w:t>
      </w:r>
    </w:p>
    <w:p w:rsidR="004B42DF" w:rsidP="000431E0" w:rsidRDefault="004B42DF">
      <w:pPr>
        <w:pStyle w:val="af7"/>
      </w:pPr>
      <w:r>
        <w:rPr>
          <w:rFonts w:hint="eastAsia"/>
        </w:rPr>
        <w:t xml:space="preserve">        </w:t>
      </w:r>
      <w:hyperlink w:history="1" w:anchor="PSDzoneStatus_B">
        <w:r>
          <w:rPr>
            <w:rStyle w:val="ac"/>
          </w:rPr>
          <w:t>PSDzoneStatus_B</w:t>
        </w:r>
      </w:hyperlink>
      <w:r w:rsidRPr="003439CA">
        <w:t>.</w:t>
      </w:r>
      <w:r w:rsidRPr="003439CA">
        <w:rPr>
          <w:rFonts w:hint="eastAsia"/>
        </w:rPr>
        <w:t>I</w:t>
      </w:r>
      <w:r w:rsidRPr="003439CA">
        <w:t>d(k)</w:t>
      </w:r>
      <w:r w:rsidRPr="00634120">
        <w:t xml:space="preserve">= </w:t>
      </w:r>
      <w:hyperlink w:history="1" w:anchor="PSDoperation_B">
        <w:r>
          <w:rPr>
            <w:rStyle w:val="ac"/>
          </w:rPr>
          <w:t>PSDoperation_B</w:t>
        </w:r>
      </w:hyperlink>
      <w:r>
        <w:rPr>
          <w:rFonts w:hint="eastAsia"/>
        </w:rPr>
        <w:t>.</w:t>
      </w:r>
      <w:r>
        <w:t>Id</w:t>
      </w:r>
    </w:p>
    <w:p w:rsidR="003439CA" w:rsidP="000431E0" w:rsidRDefault="003439CA">
      <w:pPr>
        <w:pStyle w:val="af7"/>
      </w:pPr>
      <w:r w:rsidRPr="00634120">
        <w:t xml:space="preserve"> </w:t>
      </w:r>
      <w:r>
        <w:rPr>
          <w:rFonts w:hint="eastAsia"/>
        </w:rPr>
        <w:t xml:space="preserve">    </w:t>
      </w:r>
      <w:r w:rsidR="003928F2">
        <w:rPr>
          <w:rFonts w:hint="eastAsia"/>
        </w:rPr>
        <w:t xml:space="preserve">   </w:t>
      </w:r>
      <w:r w:rsidR="00397BD9">
        <w:t>if (</w:t>
      </w:r>
      <w:hyperlink w:history="1" w:anchor="UsingPSDstatusFromCI">
        <w:r w:rsidR="003A11D3">
          <w:rPr>
            <w:rStyle w:val="ac"/>
          </w:rPr>
          <w:t>UsingPSDstatusFromCI</w:t>
        </w:r>
      </w:hyperlink>
      <w:r>
        <w:rPr>
          <w:rFonts w:hint="eastAsia"/>
        </w:rPr>
        <w:t>(k)</w:t>
      </w:r>
      <w:r>
        <w:t>)</w:t>
      </w:r>
    </w:p>
    <w:p w:rsidR="003439CA" w:rsidP="000431E0" w:rsidRDefault="003439CA">
      <w:pPr>
        <w:pStyle w:val="af7"/>
      </w:pPr>
      <w:r>
        <w:rPr>
          <w:rFonts w:hint="eastAsia"/>
        </w:rPr>
        <w:t xml:space="preserve">          </w:t>
      </w:r>
      <w:r w:rsidR="003928F2">
        <w:rPr>
          <w:rFonts w:hint="eastAsia"/>
        </w:rPr>
        <w:t xml:space="preserve">   </w:t>
      </w:r>
      <w:hyperlink w:history="1" w:anchor="PSDzoneStatus_B">
        <w:r w:rsidR="003A11D3">
          <w:rPr>
            <w:rStyle w:val="ac"/>
          </w:rPr>
          <w:t>PSDzoneStatus_B</w:t>
        </w:r>
      </w:hyperlink>
      <w:r w:rsidRPr="003439CA">
        <w:t>.Validity(k)</w:t>
      </w:r>
      <w:r w:rsidRPr="003439CA">
        <w:rPr>
          <w:rFonts w:hint="eastAsia"/>
        </w:rPr>
        <w:t xml:space="preserve"> </w:t>
      </w:r>
      <w:r w:rsidRPr="00634120">
        <w:t xml:space="preserve">= </w:t>
      </w:r>
      <w:hyperlink w:history="1" w:anchor="TableOfPSDPlatform">
        <w:r w:rsidR="003A11D3">
          <w:rPr>
            <w:rStyle w:val="ac"/>
          </w:rPr>
          <w:t>TableOfPSDPlatform</w:t>
        </w:r>
      </w:hyperlink>
      <w:r>
        <w:rPr>
          <w:rFonts w:hint="eastAsia"/>
        </w:rPr>
        <w:t>[</w:t>
      </w:r>
      <w:hyperlink w:history="1" w:anchor="PSDid_B">
        <w:r w:rsidRPr="004B42DF" w:rsidR="004B42DF">
          <w:rPr>
            <w:rStyle w:val="ac"/>
            <w:rFonts w:hint="eastAsia"/>
          </w:rPr>
          <w:t>PSDid_B</w:t>
        </w:r>
      </w:hyperlink>
      <w:r w:rsidR="004B42DF">
        <w:rPr>
          <w:rFonts w:hint="eastAsia"/>
        </w:rPr>
        <w:t>(k)</w:t>
      </w:r>
      <w:r>
        <w:rPr>
          <w:rFonts w:hint="eastAsia"/>
        </w:rPr>
        <w:t>]</w:t>
      </w:r>
      <w:r w:rsidR="00354F88">
        <w:t>.D</w:t>
      </w:r>
      <w:r w:rsidRPr="00634120">
        <w:t>oor</w:t>
      </w:r>
      <w:r w:rsidR="00354F88">
        <w:t>S</w:t>
      </w:r>
      <w:r w:rsidRPr="00634120">
        <w:t>tatus</w:t>
      </w:r>
      <w:r w:rsidR="00354F88">
        <w:t>V</w:t>
      </w:r>
      <w:r w:rsidRPr="00634120">
        <w:t>alidity</w:t>
      </w:r>
      <w:r w:rsidR="00354F88">
        <w:t>T</w:t>
      </w:r>
      <w:r w:rsidRPr="00634120">
        <w:t>ime</w:t>
      </w:r>
    </w:p>
    <w:p w:rsidR="003439CA" w:rsidP="000431E0" w:rsidRDefault="003439CA">
      <w:pPr>
        <w:pStyle w:val="af7"/>
      </w:pPr>
      <w:r>
        <w:rPr>
          <w:rFonts w:hint="eastAsia"/>
        </w:rPr>
        <w:t xml:space="preserve">          </w:t>
      </w:r>
      <w:r w:rsidR="003928F2">
        <w:rPr>
          <w:rFonts w:hint="eastAsia"/>
        </w:rPr>
        <w:t xml:space="preserve">   </w:t>
      </w:r>
      <w:hyperlink w:history="1" w:anchor="PSDzoneStatus_B">
        <w:r w:rsidR="003A11D3">
          <w:rPr>
            <w:rStyle w:val="ac"/>
          </w:rPr>
          <w:t>PSDzoneStatus_B</w:t>
        </w:r>
      </w:hyperlink>
      <w:r>
        <w:t>.AllPSDclosed</w:t>
      </w:r>
      <w:r w:rsidRPr="00634120">
        <w:t>(k)</w:t>
      </w:r>
      <w:r>
        <w:rPr>
          <w:rFonts w:hint="eastAsia"/>
        </w:rPr>
        <w:t xml:space="preserve"> </w:t>
      </w:r>
      <w:r w:rsidRPr="00634120">
        <w:t xml:space="preserve">= </w:t>
      </w:r>
      <w:hyperlink w:history="1" w:anchor="TableOfPSDPlatform">
        <w:r w:rsidR="003A11D3">
          <w:rPr>
            <w:rStyle w:val="ac"/>
          </w:rPr>
          <w:t>TableOfPSDPlatform</w:t>
        </w:r>
      </w:hyperlink>
      <w:r>
        <w:rPr>
          <w:rFonts w:hint="eastAsia"/>
        </w:rPr>
        <w:t>[</w:t>
      </w:r>
      <w:hyperlink w:history="1" w:anchor="PSDid_B">
        <w:r w:rsidRPr="004B42DF" w:rsidR="004B42DF">
          <w:rPr>
            <w:rStyle w:val="ac"/>
            <w:rFonts w:hint="eastAsia"/>
          </w:rPr>
          <w:t>PSDid_B</w:t>
        </w:r>
      </w:hyperlink>
      <w:r w:rsidR="004B42DF">
        <w:rPr>
          <w:rFonts w:hint="eastAsia"/>
        </w:rPr>
        <w:t>(k)</w:t>
      </w:r>
      <w:r>
        <w:rPr>
          <w:rFonts w:hint="eastAsia"/>
        </w:rPr>
        <w:t>]</w:t>
      </w:r>
      <w:r w:rsidR="00354F88">
        <w:rPr>
          <w:rFonts w:hint="eastAsia"/>
        </w:rPr>
        <w:t>.D</w:t>
      </w:r>
      <w:r>
        <w:rPr>
          <w:rFonts w:hint="eastAsia"/>
        </w:rPr>
        <w:t>oor</w:t>
      </w:r>
      <w:r w:rsidR="00354F88">
        <w:rPr>
          <w:rFonts w:hint="eastAsia"/>
        </w:rPr>
        <w:t>C</w:t>
      </w:r>
      <w:r>
        <w:rPr>
          <w:rFonts w:hint="eastAsia"/>
        </w:rPr>
        <w:t>losed</w:t>
      </w:r>
    </w:p>
    <w:p w:rsidR="003439CA" w:rsidP="000431E0" w:rsidRDefault="003439CA">
      <w:pPr>
        <w:pStyle w:val="af7"/>
      </w:pPr>
      <w:r>
        <w:rPr>
          <w:rFonts w:hint="eastAsia"/>
        </w:rPr>
        <w:t xml:space="preserve">     </w:t>
      </w:r>
      <w:r w:rsidR="003928F2">
        <w:rPr>
          <w:rFonts w:hint="eastAsia"/>
        </w:rPr>
        <w:t xml:space="preserve">   </w:t>
      </w:r>
      <w:r w:rsidR="00C32EC4">
        <w:t>elif</w:t>
      </w:r>
      <w:r w:rsidR="00397BD9">
        <w:t xml:space="preserve"> (</w:t>
      </w:r>
      <w:hyperlink w:history="1" w:anchor="CoercedPermissive">
        <w:r w:rsidRPr="00F211C9" w:rsidR="004B42DF">
          <w:rPr>
            <w:rStyle w:val="ac"/>
          </w:rPr>
          <w:t>CoercedPermissive</w:t>
        </w:r>
      </w:hyperlink>
      <w:r w:rsidRPr="00F211C9" w:rsidR="004B42DF">
        <w:t>(</w:t>
      </w:r>
      <w:hyperlink w:history="1" w:anchor="TrackMap">
        <w:r w:rsidRPr="00F211C9" w:rsidR="004B42DF">
          <w:rPr>
            <w:rStyle w:val="ac"/>
          </w:rPr>
          <w:t>TrackMap</w:t>
        </w:r>
      </w:hyperlink>
      <w:r w:rsidRPr="00F211C9" w:rsidR="004B42DF">
        <w:t>.PS</w:t>
      </w:r>
      <w:r w:rsidR="004B42DF">
        <w:rPr>
          <w:rFonts w:hint="eastAsia"/>
        </w:rPr>
        <w:t>D</w:t>
      </w:r>
      <w:r w:rsidRPr="00F211C9" w:rsidR="004B42DF">
        <w:t>s[</w:t>
      </w:r>
      <w:hyperlink w:history="1" w:anchor="PSDid_B">
        <w:r w:rsidRPr="004B42DF" w:rsidR="004B42DF">
          <w:rPr>
            <w:rStyle w:val="ac"/>
            <w:rFonts w:hint="eastAsia"/>
          </w:rPr>
          <w:t>PSDid_B</w:t>
        </w:r>
      </w:hyperlink>
      <w:r w:rsidRPr="004B42DF" w:rsidR="004B42DF">
        <w:rPr>
          <w:rFonts w:hint="eastAsia"/>
        </w:rPr>
        <w:t>(k)</w:t>
      </w:r>
      <w:r w:rsidRPr="00F211C9" w:rsidR="004B42DF">
        <w:t>].CoercedPermissive, k)</w:t>
      </w:r>
      <w:r>
        <w:rPr>
          <w:rFonts w:hint="eastAsia"/>
        </w:rPr>
        <w:t>)</w:t>
      </w:r>
    </w:p>
    <w:p w:rsidRPr="003439CA" w:rsidR="003439CA" w:rsidP="000431E0" w:rsidRDefault="003439CA">
      <w:pPr>
        <w:pStyle w:val="af7"/>
      </w:pPr>
      <w:r>
        <w:rPr>
          <w:rFonts w:hint="eastAsia"/>
        </w:rPr>
        <w:t xml:space="preserve">          </w:t>
      </w:r>
      <w:r w:rsidR="003928F2">
        <w:rPr>
          <w:rFonts w:hint="eastAsia"/>
        </w:rPr>
        <w:t xml:space="preserve">   </w:t>
      </w:r>
      <w:hyperlink w:history="1" w:anchor="PSDzoneStatus_B">
        <w:r w:rsidR="003A11D3">
          <w:rPr>
            <w:rStyle w:val="ac"/>
          </w:rPr>
          <w:t>PSDzoneStatus_B</w:t>
        </w:r>
      </w:hyperlink>
      <w:r w:rsidRPr="003439CA">
        <w:t>.Validity</w:t>
      </w:r>
      <w:r w:rsidR="00397BD9">
        <w:t xml:space="preserve"> = </w:t>
      </w:r>
      <w:r w:rsidR="00683E47">
        <w:rPr>
          <w:rStyle w:val="aff1"/>
        </w:rPr>
        <w:fldChar w:fldCharType="begin"/>
      </w:r>
      <w:r w:rsidR="00683E47">
        <w:instrText xml:space="preserve"> REF REPORT_AGE_MAX \h </w:instrText>
      </w:r>
      <w:r w:rsidR="00683E47">
        <w:rPr>
          <w:rStyle w:val="aff1"/>
        </w:rPr>
      </w:r>
      <w:r w:rsidR="00683E47">
        <w:rPr>
          <w:rStyle w:val="aff1"/>
        </w:rPr>
        <w:fldChar w:fldCharType="separate"/>
      </w:r>
      <w:r w:rsidRPr="0094616C" w:rsidR="00DE178B">
        <w:rPr>
          <w:rStyle w:val="aff1"/>
          <w:rFonts w:hint="eastAsia"/>
        </w:rPr>
        <w:t>REPORT_AGE_MAX</w:t>
      </w:r>
      <w:r w:rsidR="00683E47">
        <w:rPr>
          <w:rStyle w:val="aff1"/>
        </w:rPr>
        <w:fldChar w:fldCharType="end"/>
      </w:r>
    </w:p>
    <w:p w:rsidR="003439CA" w:rsidP="000431E0" w:rsidRDefault="003439CA">
      <w:pPr>
        <w:pStyle w:val="af7"/>
      </w:pPr>
      <w:r w:rsidRPr="003439CA">
        <w:rPr>
          <w:rFonts w:hint="eastAsia"/>
        </w:rPr>
        <w:t xml:space="preserve">          </w:t>
      </w:r>
      <w:r w:rsidR="003928F2">
        <w:rPr>
          <w:rFonts w:hint="eastAsia"/>
        </w:rPr>
        <w:t xml:space="preserve">   </w:t>
      </w:r>
      <w:hyperlink w:history="1" w:anchor="PSDzoneStatus_B">
        <w:r w:rsidR="003A11D3">
          <w:rPr>
            <w:rStyle w:val="ac"/>
          </w:rPr>
          <w:t>PSDzoneStatus_B</w:t>
        </w:r>
      </w:hyperlink>
      <w:r>
        <w:t>.AllPSDclosed</w:t>
      </w:r>
      <w:r w:rsidR="00397BD9">
        <w:t xml:space="preserve"> = </w:t>
      </w:r>
      <w:r w:rsidRPr="00354FC4" w:rsidR="00397BD9">
        <w:rPr>
          <w:rStyle w:val="aff1"/>
          <w:rFonts w:hint="eastAsia"/>
        </w:rPr>
        <w:t>True</w:t>
      </w:r>
    </w:p>
    <w:p w:rsidR="004B42DF" w:rsidP="000431E0" w:rsidRDefault="004B42DF">
      <w:pPr>
        <w:pStyle w:val="af7"/>
      </w:pPr>
      <w:r>
        <w:rPr>
          <w:rFonts w:hint="eastAsia"/>
        </w:rPr>
        <w:t xml:space="preserve">        </w:t>
      </w:r>
      <w:r>
        <w:t>elif (</w:t>
      </w:r>
      <w:hyperlink w:history="1" w:anchor="CoercedRestrictive">
        <w:r w:rsidRPr="00F211C9">
          <w:rPr>
            <w:rStyle w:val="ac"/>
          </w:rPr>
          <w:t>CoercedRestrictive</w:t>
        </w:r>
      </w:hyperlink>
      <w:r w:rsidRPr="00F211C9">
        <w:t>(</w:t>
      </w:r>
      <w:hyperlink w:history="1" w:anchor="TrackMap">
        <w:r w:rsidRPr="00F211C9">
          <w:rPr>
            <w:rStyle w:val="ac"/>
          </w:rPr>
          <w:t>TrackMap</w:t>
        </w:r>
      </w:hyperlink>
      <w:r w:rsidRPr="00F211C9">
        <w:t>.PS</w:t>
      </w:r>
      <w:r>
        <w:rPr>
          <w:rFonts w:hint="eastAsia"/>
        </w:rPr>
        <w:t>D</w:t>
      </w:r>
      <w:r w:rsidRPr="00F211C9">
        <w:t>s[</w:t>
      </w:r>
      <w:hyperlink w:history="1" w:anchor="PSDid_B">
        <w:r w:rsidRPr="004B42DF">
          <w:rPr>
            <w:rStyle w:val="ac"/>
            <w:rFonts w:hint="eastAsia"/>
          </w:rPr>
          <w:t>PSDid_B</w:t>
        </w:r>
      </w:hyperlink>
      <w:r w:rsidRPr="004B42DF">
        <w:rPr>
          <w:rFonts w:hint="eastAsia"/>
        </w:rPr>
        <w:t>(k)</w:t>
      </w:r>
      <w:r w:rsidRPr="00F211C9">
        <w:t>].NotCoercedRestrictive, k)</w:t>
      </w:r>
      <w:r>
        <w:rPr>
          <w:rFonts w:hint="eastAsia"/>
        </w:rPr>
        <w:t>)</w:t>
      </w:r>
    </w:p>
    <w:p w:rsidRPr="003439CA" w:rsidR="004B42DF" w:rsidP="000431E0" w:rsidRDefault="004B42DF">
      <w:pPr>
        <w:pStyle w:val="af7"/>
      </w:pPr>
      <w:r>
        <w:rPr>
          <w:rFonts w:hint="eastAsia"/>
        </w:rPr>
        <w:t xml:space="preserve">             </w:t>
      </w:r>
      <w:hyperlink w:history="1" w:anchor="PSDzoneStatus_B">
        <w:r>
          <w:rPr>
            <w:rStyle w:val="ac"/>
          </w:rPr>
          <w:t>PSDzoneStatus_B</w:t>
        </w:r>
      </w:hyperlink>
      <w:r w:rsidRPr="003439CA">
        <w:t>.Validity</w:t>
      </w:r>
      <w:r>
        <w:t xml:space="preserve"> = </w:t>
      </w:r>
      <w:r w:rsidRPr="002F4D48" w:rsidR="002F4D48">
        <w:rPr>
          <w:rStyle w:val="aff1"/>
          <w:rFonts w:hint="eastAsia"/>
        </w:rPr>
        <w:t xml:space="preserve"> </w:t>
      </w:r>
      <w:r w:rsidR="00683E47">
        <w:rPr>
          <w:rStyle w:val="aff1"/>
        </w:rPr>
        <w:fldChar w:fldCharType="begin"/>
      </w:r>
      <w:r w:rsidR="00683E47">
        <w:instrText xml:space="preserve"> REF REPORT_AGE_MAX \h </w:instrText>
      </w:r>
      <w:r w:rsidR="00683E47">
        <w:rPr>
          <w:rStyle w:val="aff1"/>
        </w:rPr>
      </w:r>
      <w:r w:rsidR="00683E47">
        <w:rPr>
          <w:rStyle w:val="aff1"/>
        </w:rPr>
        <w:fldChar w:fldCharType="separate"/>
      </w:r>
      <w:r w:rsidRPr="0094616C" w:rsidR="00DE178B">
        <w:rPr>
          <w:rStyle w:val="aff1"/>
          <w:rFonts w:hint="eastAsia"/>
        </w:rPr>
        <w:t>REPORT_AGE_MAX</w:t>
      </w:r>
      <w:r w:rsidR="00683E47">
        <w:rPr>
          <w:rStyle w:val="aff1"/>
        </w:rPr>
        <w:fldChar w:fldCharType="end"/>
      </w:r>
    </w:p>
    <w:p w:rsidR="004B42DF" w:rsidP="000431E0" w:rsidRDefault="004B42DF">
      <w:pPr>
        <w:pStyle w:val="af7"/>
      </w:pPr>
      <w:r w:rsidRPr="003439CA">
        <w:rPr>
          <w:rFonts w:hint="eastAsia"/>
        </w:rPr>
        <w:t xml:space="preserve">          </w:t>
      </w:r>
      <w:r>
        <w:rPr>
          <w:rFonts w:hint="eastAsia"/>
        </w:rPr>
        <w:t xml:space="preserve">   </w:t>
      </w:r>
      <w:hyperlink w:history="1" w:anchor="PSDzoneStatus_B">
        <w:r>
          <w:rPr>
            <w:rStyle w:val="ac"/>
          </w:rPr>
          <w:t>PSDzoneStatus_B</w:t>
        </w:r>
      </w:hyperlink>
      <w:r>
        <w:t xml:space="preserve">.AllPSDclosed = </w:t>
      </w:r>
      <w:r>
        <w:rPr>
          <w:rStyle w:val="aff1"/>
          <w:rFonts w:hint="eastAsia"/>
        </w:rPr>
        <w:t>False</w:t>
      </w:r>
    </w:p>
    <w:p w:rsidR="003439CA" w:rsidP="000431E0" w:rsidRDefault="003439CA">
      <w:pPr>
        <w:pStyle w:val="af7"/>
      </w:pPr>
      <w:r>
        <w:rPr>
          <w:rFonts w:hint="eastAsia"/>
        </w:rPr>
        <w:t xml:space="preserve">     </w:t>
      </w:r>
      <w:r w:rsidR="003928F2">
        <w:rPr>
          <w:rFonts w:hint="eastAsia"/>
        </w:rPr>
        <w:t xml:space="preserve">   </w:t>
      </w:r>
      <w:r w:rsidR="00397BD9">
        <w:rPr>
          <w:rFonts w:hint="eastAsia"/>
        </w:rPr>
        <w:t>else:</w:t>
      </w:r>
    </w:p>
    <w:p w:rsidRPr="003439CA" w:rsidR="00400EF6" w:rsidP="000431E0" w:rsidRDefault="003439CA">
      <w:pPr>
        <w:pStyle w:val="af7"/>
      </w:pPr>
      <w:r>
        <w:rPr>
          <w:rFonts w:hint="eastAsia"/>
        </w:rPr>
        <w:t xml:space="preserve">          </w:t>
      </w:r>
      <w:r w:rsidR="003928F2">
        <w:rPr>
          <w:rFonts w:hint="eastAsia"/>
        </w:rPr>
        <w:t xml:space="preserve">   </w:t>
      </w:r>
      <w:hyperlink w:history="1" w:anchor="PSDzoneStatus_B">
        <w:r w:rsidR="003A11D3">
          <w:rPr>
            <w:rStyle w:val="ac"/>
          </w:rPr>
          <w:t>PSDzoneStatus_B</w:t>
        </w:r>
      </w:hyperlink>
      <w:r w:rsidRPr="003439CA">
        <w:t>.Validity(k)</w:t>
      </w:r>
      <w:r w:rsidRPr="003439CA" w:rsidR="00400EF6">
        <w:rPr>
          <w:rFonts w:hint="eastAsia"/>
        </w:rPr>
        <w:t xml:space="preserve"> = </w:t>
      </w:r>
      <w:hyperlink w:history="1" w:anchor="ReceivedVariantReport">
        <w:r w:rsidR="00400EF6">
          <w:rPr>
            <w:rStyle w:val="ac"/>
          </w:rPr>
          <w:t>ReceivedVariantReport</w:t>
        </w:r>
      </w:hyperlink>
      <w:r w:rsidR="00400EF6">
        <w:rPr>
          <w:rFonts w:hint="eastAsia"/>
        </w:rPr>
        <w:t>[LineSectionOfPSD].V</w:t>
      </w:r>
      <w:r w:rsidRPr="003439CA" w:rsidR="00400EF6">
        <w:rPr>
          <w:rFonts w:hint="eastAsia"/>
        </w:rPr>
        <w:t>alidity</w:t>
      </w:r>
      <w:r w:rsidR="00400EF6">
        <w:rPr>
          <w:rFonts w:hint="eastAsia"/>
        </w:rPr>
        <w:t>T</w:t>
      </w:r>
      <w:r w:rsidRPr="003439CA" w:rsidR="00400EF6">
        <w:rPr>
          <w:rFonts w:hint="eastAsia"/>
        </w:rPr>
        <w:t>ime</w:t>
      </w:r>
    </w:p>
    <w:p w:rsidRPr="007E38D9" w:rsidR="00400EF6" w:rsidP="000431E0" w:rsidRDefault="003439CA">
      <w:pPr>
        <w:pStyle w:val="af7"/>
      </w:pPr>
      <w:r w:rsidRPr="003439CA">
        <w:rPr>
          <w:rFonts w:hint="eastAsia"/>
        </w:rPr>
        <w:t xml:space="preserve">          </w:t>
      </w:r>
      <w:r w:rsidR="003928F2">
        <w:rPr>
          <w:rFonts w:hint="eastAsia"/>
        </w:rPr>
        <w:t xml:space="preserve">   </w:t>
      </w:r>
      <w:hyperlink w:history="1" w:anchor="PSDzoneStatus_B">
        <w:r w:rsidR="003A11D3">
          <w:rPr>
            <w:rStyle w:val="ac"/>
          </w:rPr>
          <w:t>PSDzoneStatus_B</w:t>
        </w:r>
      </w:hyperlink>
      <w:r>
        <w:t>.AllPSDclosed</w:t>
      </w:r>
      <w:r w:rsidRPr="00634120">
        <w:t>(k)</w:t>
      </w:r>
      <w:r w:rsidR="00400EF6">
        <w:rPr>
          <w:rFonts w:hint="eastAsia"/>
        </w:rPr>
        <w:t xml:space="preserve">= </w:t>
      </w:r>
      <w:hyperlink w:history="1" w:anchor="VariantValue">
        <w:r w:rsidRPr="004B42DF" w:rsidR="004B42DF">
          <w:rPr>
            <w:rStyle w:val="ac"/>
          </w:rPr>
          <w:t>VariantValue</w:t>
        </w:r>
      </w:hyperlink>
      <w:r w:rsidR="004B42DF">
        <w:rPr>
          <w:rFonts w:hint="eastAsia"/>
        </w:rPr>
        <w:t>(</w:t>
      </w:r>
      <w:hyperlink w:history="1" w:anchor="TrackMap">
        <w:r w:rsidRPr="00F211C9" w:rsidR="004B42DF">
          <w:rPr>
            <w:rStyle w:val="ac"/>
          </w:rPr>
          <w:t>TrackMap</w:t>
        </w:r>
      </w:hyperlink>
      <w:r w:rsidRPr="00F211C9" w:rsidR="004B42DF">
        <w:t>.PS</w:t>
      </w:r>
      <w:r w:rsidRPr="00F211C9" w:rsidR="004B42DF">
        <w:rPr>
          <w:rFonts w:hint="eastAsia"/>
        </w:rPr>
        <w:t>D</w:t>
      </w:r>
      <w:r w:rsidRPr="00F211C9" w:rsidR="004B42DF">
        <w:t>s[</w:t>
      </w:r>
      <w:hyperlink w:history="1" w:anchor="PSDid_B">
        <w:r w:rsidRPr="004B42DF" w:rsidR="004B42DF">
          <w:rPr>
            <w:rStyle w:val="ac"/>
            <w:rFonts w:hint="eastAsia"/>
          </w:rPr>
          <w:t>PSDid_B</w:t>
        </w:r>
      </w:hyperlink>
      <w:r w:rsidRPr="00F211C9" w:rsidR="004B42DF">
        <w:t>(k)</w:t>
      </w:r>
      <w:r w:rsidR="004B42DF">
        <w:rPr>
          <w:rFonts w:hint="eastAsia"/>
        </w:rPr>
        <w:t>].Variant, k)</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557"/>
        </w:rPr>
      </w:pPr>
      <w:del w:author="常鸣" w:date="2014-07-03T14:27:00Z" w:id="10558">
        <w:r w:rsidRPr="008A1414" w:rsidDel="009328EA">
          <w:lastRenderedPageBreak/>
          <w:delText>#S</w:delText>
        </w:r>
      </w:del>
      <w:ins w:author="常鸣" w:date="2014-07-03T14:27:00Z" w:id="10559">
        <w:r w:rsidR="009328EA">
          <w:t>#Allocation=ATP Software</w:t>
        </w:r>
      </w:ins>
    </w:p>
    <w:p w:rsidRPr="008A1414" w:rsidR="003439CA" w:rsidP="000C0D62" w:rsidRDefault="009328EA">
      <w:pPr>
        <w:pStyle w:val="ReqtifyAltQ"/>
      </w:pPr>
      <w:ins w:author="常鸣" w:date="2014-07-03T14:27:00Z" w:id="10560">
        <w:r>
          <w:t>#S</w:t>
        </w:r>
      </w:ins>
      <w:r w:rsidRPr="008A1414" w:rsidR="003439CA">
        <w:t>ource=</w:t>
      </w:r>
      <w:r w:rsidRPr="00A208CF" w:rsidR="00A208CF">
        <w:rPr>
          <w:rFonts w:hint="eastAsia"/>
        </w:rPr>
        <w:t>[</w:t>
      </w:r>
      <w:r w:rsidRPr="00A208CF" w:rsidR="00A208CF">
        <w:t>iTC_CC_ATP_SwHA-0137</w:t>
      </w:r>
      <w:r w:rsidRPr="00A208CF" w:rsidR="00A208CF">
        <w:rPr>
          <w:rFonts w:hint="eastAsia"/>
        </w:rPr>
        <w:t>], [</w:t>
      </w:r>
      <w:r w:rsidRPr="00A208CF" w:rsidR="00A208CF">
        <w:t>iTC_CC_ATP_SwHA-0138</w:t>
      </w:r>
      <w:r w:rsidRPr="00A208CF" w:rsidR="00A208CF">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3439CA" w:rsidP="00704491" w:rsidRDefault="003439CA">
      <w:pPr>
        <w:pStyle w:val="ReqtifyAltR"/>
      </w:pPr>
      <w:r>
        <w:t>[iTC_CC_ATP-SwRS-0</w:t>
      </w:r>
      <w:r>
        <w:rPr>
          <w:rFonts w:hint="eastAsia"/>
        </w:rPr>
        <w:t>533</w:t>
      </w:r>
      <w:r>
        <w:t>]</w:t>
      </w:r>
    </w:p>
    <w:p w:rsidR="003439CA" w:rsidP="00C93484" w:rsidRDefault="003439CA">
      <w:pPr>
        <w:pStyle w:val="Reqtify"/>
      </w:pPr>
      <w:r>
        <w:rPr>
          <w:rFonts w:hint="eastAsia"/>
        </w:rPr>
        <w:t>如果</w:t>
      </w:r>
      <w:r>
        <w:rPr>
          <w:rFonts w:hint="eastAsia"/>
        </w:rPr>
        <w:t>ATP</w:t>
      </w:r>
      <w:r>
        <w:rPr>
          <w:rFonts w:hint="eastAsia"/>
        </w:rPr>
        <w:t>所在为备机</w:t>
      </w:r>
      <w:r>
        <w:rPr>
          <w:rFonts w:hint="eastAsia"/>
        </w:rPr>
        <w:t>CC</w:t>
      </w:r>
      <w:r>
        <w:rPr>
          <w:rFonts w:hint="eastAsia"/>
        </w:rPr>
        <w:t>，则对</w:t>
      </w:r>
      <w:r>
        <w:rPr>
          <w:rFonts w:hint="eastAsia"/>
        </w:rPr>
        <w:t>A</w:t>
      </w:r>
      <w:r>
        <w:rPr>
          <w:rFonts w:hint="eastAsia"/>
        </w:rPr>
        <w:t>侧</w:t>
      </w:r>
      <w:r>
        <w:rPr>
          <w:rFonts w:hint="eastAsia"/>
        </w:rPr>
        <w:t>PSD</w:t>
      </w:r>
      <w:r>
        <w:rPr>
          <w:rFonts w:hint="eastAsia"/>
        </w:rPr>
        <w:t>状态的更新规则如下：</w:t>
      </w:r>
    </w:p>
    <w:p w:rsidR="003439CA" w:rsidP="00C93484" w:rsidRDefault="003439CA">
      <w:pPr>
        <w:pStyle w:val="Reqtify"/>
      </w:pPr>
      <w:r>
        <w:rPr>
          <w:rFonts w:hint="eastAsia"/>
        </w:rPr>
        <w:t>If the ATP is not the master CC, then the A-side PSD state updating rules are as follows:</w:t>
      </w:r>
    </w:p>
    <w:p w:rsidR="003439CA" w:rsidP="000431E0" w:rsidRDefault="00397BD9">
      <w:pPr>
        <w:pStyle w:val="af7"/>
      </w:pPr>
      <w:r>
        <w:t>if (</w:t>
      </w:r>
      <w:hyperlink w:history="1" w:anchor="MasterCCcore">
        <w:r w:rsidR="00915CD9">
          <w:rPr>
            <w:rStyle w:val="ac"/>
          </w:rPr>
          <w:t>MasterCCcore</w:t>
        </w:r>
      </w:hyperlink>
      <w:r w:rsidRPr="00634120" w:rsidR="003439CA">
        <w:t xml:space="preserve"> </w:t>
      </w:r>
      <w:r w:rsidR="003439CA">
        <w:rPr>
          <w:rFonts w:hint="eastAsia"/>
        </w:rPr>
        <w:t>!</w:t>
      </w:r>
      <w:r w:rsidRPr="00634120" w:rsidR="003439CA">
        <w:t xml:space="preserve">= </w:t>
      </w:r>
      <w:r w:rsidRPr="00354FC4">
        <w:rPr>
          <w:rStyle w:val="aff1"/>
        </w:rPr>
        <w:t>True</w:t>
      </w:r>
      <w:r w:rsidRPr="00634120" w:rsidR="003439CA">
        <w:t>)</w:t>
      </w:r>
    </w:p>
    <w:p w:rsidR="003439CA" w:rsidP="000431E0" w:rsidRDefault="003439CA">
      <w:pPr>
        <w:pStyle w:val="af7"/>
      </w:pPr>
      <w:r>
        <w:rPr>
          <w:rFonts w:hint="eastAsia"/>
        </w:rPr>
        <w:t xml:space="preserve"> </w:t>
      </w:r>
      <w:r w:rsidR="003928F2">
        <w:rPr>
          <w:rFonts w:hint="eastAsia"/>
        </w:rPr>
        <w:t xml:space="preserve">   </w:t>
      </w:r>
      <w:r w:rsidR="00397BD9">
        <w:t>if (</w:t>
      </w:r>
      <w:hyperlink w:history="1" w:anchor="OtherATPmessageAvailable">
        <w:r w:rsidR="000A117D">
          <w:rPr>
            <w:rStyle w:val="ac"/>
          </w:rPr>
          <w:t>OtherATPmessageAvailable</w:t>
        </w:r>
      </w:hyperlink>
      <w:r>
        <w:rPr>
          <w:rFonts w:hint="eastAsia"/>
        </w:rPr>
        <w:t>(k) =</w:t>
      </w:r>
      <w:r w:rsidRPr="00634120">
        <w:t xml:space="preserve">= </w:t>
      </w:r>
      <w:r w:rsidRPr="00354FC4" w:rsidR="00397BD9">
        <w:rPr>
          <w:rStyle w:val="aff1"/>
        </w:rPr>
        <w:t>True</w:t>
      </w:r>
      <w:r>
        <w:t>)</w:t>
      </w:r>
    </w:p>
    <w:p w:rsidR="003439CA" w:rsidP="000431E0" w:rsidRDefault="003439CA">
      <w:pPr>
        <w:pStyle w:val="af7"/>
      </w:pPr>
      <w:r w:rsidRPr="00634120">
        <w:t xml:space="preserve"> </w:t>
      </w:r>
      <w:r>
        <w:rPr>
          <w:rFonts w:hint="eastAsia"/>
        </w:rPr>
        <w:t xml:space="preserve">    </w:t>
      </w:r>
      <w:r w:rsidR="003928F2">
        <w:rPr>
          <w:rFonts w:hint="eastAsia"/>
        </w:rPr>
        <w:t xml:space="preserve">   </w:t>
      </w:r>
      <w:hyperlink w:history="1" w:anchor="PSDzoneStatus_A">
        <w:r w:rsidR="003A11D3">
          <w:rPr>
            <w:rStyle w:val="ac"/>
          </w:rPr>
          <w:t>PSDzoneStatus_A</w:t>
        </w:r>
      </w:hyperlink>
      <w:r w:rsidRPr="003439CA">
        <w:t>.</w:t>
      </w:r>
      <w:r w:rsidRPr="003439CA">
        <w:rPr>
          <w:rFonts w:hint="eastAsia"/>
        </w:rPr>
        <w:t>I</w:t>
      </w:r>
      <w:r w:rsidRPr="003439CA">
        <w:t>d</w:t>
      </w:r>
      <w:r w:rsidR="00397BD9">
        <w:t xml:space="preserve"> = </w:t>
      </w:r>
      <w:hyperlink w:history="1" w:anchor="OtherATP">
        <w:r w:rsidR="0021381F">
          <w:rPr>
            <w:rStyle w:val="ac"/>
          </w:rPr>
          <w:t>OtherATP</w:t>
        </w:r>
      </w:hyperlink>
      <w:r w:rsidR="00354F88">
        <w:t>.P</w:t>
      </w:r>
      <w:r>
        <w:t>sd</w:t>
      </w:r>
      <w:r w:rsidR="00354F88">
        <w:t>I</w:t>
      </w:r>
      <w:r>
        <w:t>d</w:t>
      </w:r>
      <w:r w:rsidR="00354F88">
        <w:t>S</w:t>
      </w:r>
      <w:r>
        <w:t>ide_A</w:t>
      </w:r>
    </w:p>
    <w:p w:rsidR="003439CA" w:rsidP="000431E0" w:rsidRDefault="003439CA">
      <w:pPr>
        <w:pStyle w:val="af7"/>
      </w:pPr>
      <w:r>
        <w:rPr>
          <w:rFonts w:hint="eastAsia"/>
        </w:rPr>
        <w:t xml:space="preserve">     </w:t>
      </w:r>
      <w:r w:rsidR="003928F2">
        <w:rPr>
          <w:rFonts w:hint="eastAsia"/>
        </w:rPr>
        <w:t xml:space="preserve">   </w:t>
      </w:r>
      <w:r w:rsidR="00397BD9">
        <w:rPr>
          <w:rFonts w:hint="eastAsia"/>
        </w:rPr>
        <w:t>if (</w:t>
      </w:r>
      <w:hyperlink w:history="1" w:anchor="PSDzoneStatus_A">
        <w:r w:rsidR="003A11D3">
          <w:rPr>
            <w:rStyle w:val="ac"/>
          </w:rPr>
          <w:t>PSDzoneStatus_A</w:t>
        </w:r>
      </w:hyperlink>
      <w:r w:rsidRPr="003439CA">
        <w:t>.</w:t>
      </w:r>
      <w:r w:rsidRPr="003439CA">
        <w:rPr>
          <w:rFonts w:hint="eastAsia"/>
        </w:rPr>
        <w:t>I</w:t>
      </w:r>
      <w:r w:rsidRPr="003439CA">
        <w:t>d(k)</w:t>
      </w:r>
      <w:r w:rsidRPr="003439CA">
        <w:rPr>
          <w:rFonts w:hint="eastAsia"/>
        </w:rPr>
        <w:t xml:space="preserve"> != </w:t>
      </w:r>
      <w:r w:rsidR="00511BB9">
        <w:rPr>
          <w:rStyle w:val="aff1"/>
          <w:rFonts w:hint="eastAsia"/>
        </w:rPr>
        <w:t>None</w:t>
      </w:r>
      <w:r>
        <w:rPr>
          <w:rFonts w:hint="eastAsia"/>
        </w:rPr>
        <w:t>)</w:t>
      </w:r>
    </w:p>
    <w:p w:rsidR="003439CA" w:rsidP="000431E0" w:rsidRDefault="003439CA">
      <w:pPr>
        <w:pStyle w:val="af7"/>
      </w:pPr>
      <w:r>
        <w:rPr>
          <w:rFonts w:hint="eastAsia"/>
        </w:rPr>
        <w:t xml:space="preserve">          </w:t>
      </w:r>
      <w:r w:rsidR="003928F2">
        <w:rPr>
          <w:rFonts w:hint="eastAsia"/>
        </w:rPr>
        <w:t xml:space="preserve">   </w:t>
      </w:r>
      <w:hyperlink w:history="1" w:anchor="PSDzoneStatus_A">
        <w:r w:rsidR="003A11D3">
          <w:rPr>
            <w:rStyle w:val="ac"/>
          </w:rPr>
          <w:t>PSDzoneStatus_A</w:t>
        </w:r>
      </w:hyperlink>
      <w:r w:rsidRPr="003439CA">
        <w:t>.Validity(k)</w:t>
      </w:r>
      <w:r w:rsidRPr="003439CA">
        <w:rPr>
          <w:rFonts w:hint="eastAsia"/>
        </w:rPr>
        <w:t xml:space="preserve"> </w:t>
      </w:r>
      <w:r w:rsidRPr="00634120">
        <w:t xml:space="preserve">= </w:t>
      </w:r>
      <w:r w:rsidR="00E31E53">
        <w:rPr>
          <w:rFonts w:hint="eastAsia"/>
        </w:rPr>
        <w:t>(</w:t>
      </w:r>
      <w:hyperlink w:history="1" w:anchor="OtherATP">
        <w:r w:rsidR="0021381F">
          <w:rPr>
            <w:rStyle w:val="ac"/>
          </w:rPr>
          <w:t>OtherATP</w:t>
        </w:r>
      </w:hyperlink>
      <w:r w:rsidR="00354F88">
        <w:t>.P</w:t>
      </w:r>
      <w:r>
        <w:t>sd</w:t>
      </w:r>
      <w:r w:rsidR="00354F88">
        <w:t>V</w:t>
      </w:r>
      <w:r>
        <w:t>alidity</w:t>
      </w:r>
      <w:r w:rsidR="00354F88">
        <w:t>S</w:t>
      </w:r>
      <w:r>
        <w:t>ide_A</w:t>
      </w:r>
    </w:p>
    <w:p w:rsidR="003439CA" w:rsidP="000431E0" w:rsidRDefault="003439CA">
      <w:pPr>
        <w:pStyle w:val="af7"/>
      </w:pPr>
      <w:r>
        <w:rPr>
          <w:rFonts w:hint="eastAsia"/>
        </w:rPr>
        <w:t xml:space="preserve">               </w:t>
      </w:r>
      <w:r w:rsidR="00E31E53">
        <w:rPr>
          <w:rFonts w:hint="eastAsia"/>
        </w:rPr>
        <w:t xml:space="preserve">                      </w:t>
      </w:r>
      <w:r w:rsidRPr="00634120">
        <w:t xml:space="preserve">- </w:t>
      </w:r>
      <w:hyperlink w:history="1" w:anchor="ModularSub">
        <w:r w:rsidRPr="00541F5D" w:rsidR="00541F5D">
          <w:rPr>
            <w:rStyle w:val="ac"/>
            <w:rFonts w:hint="eastAsia"/>
          </w:rPr>
          <w:t>Message.ModularSub</w:t>
        </w:r>
      </w:hyperlink>
      <w:r w:rsidRPr="00634120">
        <w:t>(</w:t>
      </w:r>
      <w:hyperlink w:history="1" w:anchor="ATPtime">
        <w:r w:rsidRPr="00541F5D" w:rsidR="00FC2B25">
          <w:rPr>
            <w:rStyle w:val="ac"/>
          </w:rPr>
          <w:t>ATPtime</w:t>
        </w:r>
      </w:hyperlink>
      <w:r>
        <w:rPr>
          <w:rFonts w:hint="eastAsia"/>
        </w:rPr>
        <w:t>(k),</w:t>
      </w:r>
      <w:r w:rsidRPr="00634120" w:rsidDel="007C435D">
        <w:t xml:space="preserve"> </w:t>
      </w:r>
      <w:hyperlink w:history="1" w:anchor="OtherATP">
        <w:r w:rsidR="0021381F">
          <w:rPr>
            <w:rStyle w:val="ac"/>
          </w:rPr>
          <w:t>OtherATP</w:t>
        </w:r>
      </w:hyperlink>
      <w:r w:rsidR="00354F88">
        <w:t>.L</w:t>
      </w:r>
      <w:r>
        <w:t>atest</w:t>
      </w:r>
      <w:r w:rsidR="00354F88">
        <w:t>T</w:t>
      </w:r>
      <w:r>
        <w:t>ime</w:t>
      </w:r>
      <w:r w:rsidR="00354F88">
        <w:t>O</w:t>
      </w:r>
      <w:r>
        <w:t>ther</w:t>
      </w:r>
      <w:r w:rsidR="00354F88">
        <w:t>C</w:t>
      </w:r>
      <w:r>
        <w:t>ore</w:t>
      </w:r>
      <w:r w:rsidRPr="00634120">
        <w:t>)</w:t>
      </w:r>
      <w:r w:rsidR="00E31E53">
        <w:rPr>
          <w:rFonts w:hint="eastAsia"/>
        </w:rPr>
        <w:t>)</w:t>
      </w:r>
    </w:p>
    <w:p w:rsidR="003439CA" w:rsidP="000431E0" w:rsidRDefault="003439CA">
      <w:pPr>
        <w:pStyle w:val="af7"/>
      </w:pPr>
      <w:r>
        <w:rPr>
          <w:rFonts w:hint="eastAsia"/>
        </w:rPr>
        <w:t xml:space="preserve">          </w:t>
      </w:r>
      <w:r w:rsidR="003928F2">
        <w:rPr>
          <w:rFonts w:hint="eastAsia"/>
        </w:rPr>
        <w:t xml:space="preserve">   </w:t>
      </w:r>
      <w:hyperlink w:history="1" w:anchor="PSDzoneStatus_A">
        <w:r w:rsidR="003A11D3">
          <w:rPr>
            <w:rStyle w:val="ac"/>
          </w:rPr>
          <w:t>PSDzoneStatus_A</w:t>
        </w:r>
      </w:hyperlink>
      <w:r>
        <w:t>.AllPSDclosed</w:t>
      </w:r>
      <w:r w:rsidRPr="00634120">
        <w:t>(k)</w:t>
      </w:r>
      <w:r>
        <w:rPr>
          <w:rFonts w:hint="eastAsia"/>
        </w:rPr>
        <w:t xml:space="preserve"> </w:t>
      </w:r>
      <w:r w:rsidRPr="00634120">
        <w:t xml:space="preserve">= </w:t>
      </w:r>
      <w:r w:rsidR="00E31E53">
        <w:rPr>
          <w:rFonts w:hint="eastAsia"/>
        </w:rPr>
        <w:t>(</w:t>
      </w:r>
      <w:hyperlink w:history="1" w:anchor="OtherATP">
        <w:r w:rsidR="0021381F">
          <w:rPr>
            <w:rStyle w:val="ac"/>
          </w:rPr>
          <w:t>OtherATP</w:t>
        </w:r>
      </w:hyperlink>
      <w:r w:rsidR="00354F88">
        <w:t>.P</w:t>
      </w:r>
      <w:r>
        <w:t>sd</w:t>
      </w:r>
      <w:r w:rsidR="00354F88">
        <w:t>C</w:t>
      </w:r>
      <w:r>
        <w:t>losed</w:t>
      </w:r>
      <w:r w:rsidR="00354F88">
        <w:t>S</w:t>
      </w:r>
      <w:r>
        <w:t>ide_A</w:t>
      </w:r>
    </w:p>
    <w:p w:rsidR="003439CA" w:rsidP="000431E0" w:rsidRDefault="003439CA">
      <w:pPr>
        <w:pStyle w:val="af7"/>
      </w:pPr>
      <w:r w:rsidRPr="00634120">
        <w:t xml:space="preserve"> </w:t>
      </w:r>
      <w:r>
        <w:rPr>
          <w:rFonts w:hint="eastAsia"/>
        </w:rPr>
        <w:t xml:space="preserve">             </w:t>
      </w:r>
      <w:r w:rsidR="00E31E53">
        <w:rPr>
          <w:rFonts w:hint="eastAsia"/>
        </w:rPr>
        <w:t xml:space="preserve">                                      </w:t>
      </w:r>
      <w:r>
        <w:rPr>
          <w:rFonts w:hint="eastAsia"/>
        </w:rPr>
        <w:t xml:space="preserve">  </w:t>
      </w:r>
      <w:r w:rsidR="00397BD9">
        <w:rPr>
          <w:rFonts w:hint="eastAsia"/>
        </w:rPr>
        <w:t xml:space="preserve"> and </w:t>
      </w:r>
      <w:r>
        <w:rPr>
          <w:rFonts w:hint="eastAsia"/>
        </w:rPr>
        <w:t>(</w:t>
      </w:r>
      <w:hyperlink w:history="1" w:anchor="PSDzoneStatus_A">
        <w:r w:rsidR="003A11D3">
          <w:rPr>
            <w:rStyle w:val="ac"/>
          </w:rPr>
          <w:t>PSDzoneStatus_A</w:t>
        </w:r>
      </w:hyperlink>
      <w:r w:rsidRPr="00634120">
        <w:t>.Validity</w:t>
      </w:r>
      <w:r>
        <w:t>(k</w:t>
      </w:r>
      <w:r w:rsidRPr="00634120">
        <w:t xml:space="preserve">) &gt; </w:t>
      </w:r>
      <w:r>
        <w:rPr>
          <w:rFonts w:hint="eastAsia"/>
        </w:rPr>
        <w:t>0</w:t>
      </w:r>
      <w:r w:rsidRPr="00634120">
        <w:t>)</w:t>
      </w:r>
      <w:r w:rsidR="00E31E53">
        <w:rPr>
          <w:rFonts w:hint="eastAsia"/>
        </w:rPr>
        <w:t>)</w:t>
      </w:r>
    </w:p>
    <w:p w:rsidR="003439CA" w:rsidP="000431E0" w:rsidRDefault="003439CA">
      <w:pPr>
        <w:pStyle w:val="af7"/>
      </w:pPr>
      <w:r>
        <w:rPr>
          <w:rFonts w:hint="eastAsia"/>
        </w:rPr>
        <w:t xml:space="preserve">     </w:t>
      </w:r>
      <w:r w:rsidR="003928F2">
        <w:rPr>
          <w:rFonts w:hint="eastAsia"/>
        </w:rPr>
        <w:t xml:space="preserve">   </w:t>
      </w:r>
      <w:r w:rsidR="00397BD9">
        <w:rPr>
          <w:rFonts w:hint="eastAsia"/>
        </w:rPr>
        <w:t>else:</w:t>
      </w:r>
    </w:p>
    <w:p w:rsidRPr="003439CA" w:rsidR="003439CA" w:rsidP="000431E0" w:rsidRDefault="003439CA">
      <w:pPr>
        <w:pStyle w:val="af7"/>
      </w:pPr>
      <w:r>
        <w:rPr>
          <w:rFonts w:hint="eastAsia"/>
        </w:rPr>
        <w:t xml:space="preserve">          </w:t>
      </w:r>
      <w:r w:rsidR="003928F2">
        <w:rPr>
          <w:rFonts w:hint="eastAsia"/>
        </w:rPr>
        <w:t xml:space="preserve">   </w:t>
      </w:r>
      <w:hyperlink w:history="1" w:anchor="PSDzoneStatus_A">
        <w:r w:rsidR="003A11D3">
          <w:rPr>
            <w:rStyle w:val="ac"/>
          </w:rPr>
          <w:t>PSDzoneStatus_A</w:t>
        </w:r>
      </w:hyperlink>
      <w:r w:rsidRPr="003439CA">
        <w:t>.Validity</w:t>
      </w:r>
      <w:r w:rsidR="00397BD9">
        <w:t xml:space="preserve"> = </w:t>
      </w:r>
      <w:r w:rsidRPr="003439CA">
        <w:rPr>
          <w:rFonts w:hint="eastAsia"/>
        </w:rPr>
        <w:t>0</w:t>
      </w:r>
    </w:p>
    <w:p w:rsidR="003439CA" w:rsidP="000431E0" w:rsidRDefault="003439CA">
      <w:pPr>
        <w:pStyle w:val="af7"/>
        <w:rPr>
          <w:rStyle w:val="aff1"/>
        </w:rPr>
      </w:pPr>
      <w:r w:rsidRPr="003439CA">
        <w:rPr>
          <w:rFonts w:hint="eastAsia"/>
        </w:rPr>
        <w:t xml:space="preserve">          </w:t>
      </w:r>
      <w:r w:rsidR="003928F2">
        <w:rPr>
          <w:rFonts w:hint="eastAsia"/>
        </w:rPr>
        <w:t xml:space="preserve">   </w:t>
      </w:r>
      <w:hyperlink w:history="1" w:anchor="PSDzoneStatus_A">
        <w:r w:rsidR="003A11D3">
          <w:rPr>
            <w:rStyle w:val="ac"/>
          </w:rPr>
          <w:t>PSDzoneStatus_A</w:t>
        </w:r>
      </w:hyperlink>
      <w:r>
        <w:t>.AllPSDclosed</w:t>
      </w:r>
      <w:r w:rsidR="00397BD9">
        <w:t xml:space="preserve"> = </w:t>
      </w:r>
      <w:r w:rsidRPr="00354FC4" w:rsidR="00397BD9">
        <w:rPr>
          <w:rStyle w:val="aff1"/>
          <w:rFonts w:hint="eastAsia"/>
        </w:rPr>
        <w:t>False</w:t>
      </w:r>
    </w:p>
    <w:p w:rsidR="003439CA" w:rsidP="000431E0" w:rsidRDefault="003439CA">
      <w:pPr>
        <w:pStyle w:val="af7"/>
      </w:pPr>
      <w:r>
        <w:rPr>
          <w:rStyle w:val="aff1"/>
          <w:rFonts w:hint="eastAsia"/>
        </w:rPr>
        <w:t xml:space="preserve"> </w:t>
      </w:r>
      <w:r w:rsidR="003928F2">
        <w:rPr>
          <w:rFonts w:hint="eastAsia"/>
        </w:rPr>
        <w:t xml:space="preserve">   </w:t>
      </w:r>
      <w:r w:rsidR="00C32EC4">
        <w:t>elif</w:t>
      </w:r>
      <w:r w:rsidR="00397BD9">
        <w:rPr>
          <w:rFonts w:hint="eastAsia"/>
        </w:rPr>
        <w:t xml:space="preserve"> (</w:t>
      </w:r>
      <w:hyperlink w:history="1" w:anchor="PSDzoneStatus_A">
        <w:r w:rsidR="003A11D3">
          <w:rPr>
            <w:rStyle w:val="ac"/>
          </w:rPr>
          <w:t>PSDzoneStatus_A</w:t>
        </w:r>
      </w:hyperlink>
      <w:r w:rsidRPr="003439CA">
        <w:t>.</w:t>
      </w:r>
      <w:r w:rsidRPr="003439CA">
        <w:rPr>
          <w:rFonts w:hint="eastAsia"/>
        </w:rPr>
        <w:t>I</w:t>
      </w:r>
      <w:r w:rsidRPr="003439CA">
        <w:t>d(k</w:t>
      </w:r>
      <w:r w:rsidRPr="003439CA">
        <w:rPr>
          <w:rFonts w:hint="eastAsia"/>
        </w:rPr>
        <w:t>-1</w:t>
      </w:r>
      <w:r w:rsidRPr="003439CA">
        <w:t>)</w:t>
      </w:r>
      <w:r w:rsidRPr="003439CA">
        <w:rPr>
          <w:rFonts w:hint="eastAsia"/>
        </w:rPr>
        <w:t xml:space="preserve"> != </w:t>
      </w:r>
      <w:r w:rsidR="00511BB9">
        <w:rPr>
          <w:rStyle w:val="aff1"/>
          <w:rFonts w:hint="eastAsia"/>
        </w:rPr>
        <w:t>None</w:t>
      </w:r>
      <w:r>
        <w:rPr>
          <w:rFonts w:hint="eastAsia"/>
        </w:rPr>
        <w:t>)</w:t>
      </w:r>
    </w:p>
    <w:p w:rsidR="003439CA" w:rsidP="000431E0" w:rsidRDefault="003439CA">
      <w:pPr>
        <w:pStyle w:val="af7"/>
      </w:pPr>
      <w:r>
        <w:rPr>
          <w:rFonts w:hint="eastAsia"/>
        </w:rPr>
        <w:t xml:space="preserve">          </w:t>
      </w:r>
      <w:r w:rsidR="003928F2">
        <w:rPr>
          <w:rFonts w:hint="eastAsia"/>
        </w:rPr>
        <w:t xml:space="preserve">   </w:t>
      </w:r>
      <w:hyperlink w:history="1" w:anchor="PSDzoneStatus_A">
        <w:r w:rsidR="003A11D3">
          <w:rPr>
            <w:rStyle w:val="ac"/>
          </w:rPr>
          <w:t>PSDzoneStatus_A</w:t>
        </w:r>
      </w:hyperlink>
      <w:r w:rsidR="00354F88">
        <w:t>.I</w:t>
      </w:r>
      <w:r>
        <w:t>d</w:t>
      </w:r>
      <w:r w:rsidR="00397BD9">
        <w:t xml:space="preserve"> = </w:t>
      </w:r>
      <w:hyperlink w:history="1" w:anchor="PSDzoneStatus_A">
        <w:r w:rsidR="003A11D3">
          <w:rPr>
            <w:rStyle w:val="ac"/>
          </w:rPr>
          <w:t>PSDzoneStatus_A</w:t>
        </w:r>
      </w:hyperlink>
      <w:r w:rsidR="00354F88">
        <w:t>.I</w:t>
      </w:r>
      <w:r>
        <w:t>d</w:t>
      </w:r>
      <w:r w:rsidRPr="00634120">
        <w:t>(k-1)</w:t>
      </w:r>
    </w:p>
    <w:p w:rsidRPr="003439CA" w:rsidR="003439CA" w:rsidP="000431E0" w:rsidRDefault="003439CA">
      <w:pPr>
        <w:pStyle w:val="af7"/>
      </w:pPr>
      <w:r w:rsidRPr="000378DD">
        <w:rPr>
          <w:rFonts w:hint="eastAsia"/>
        </w:rPr>
        <w:t xml:space="preserve">     </w:t>
      </w:r>
      <w:r>
        <w:rPr>
          <w:rFonts w:hint="eastAsia"/>
        </w:rPr>
        <w:t xml:space="preserve">     </w:t>
      </w:r>
      <w:r w:rsidR="003928F2">
        <w:rPr>
          <w:rFonts w:hint="eastAsia"/>
        </w:rPr>
        <w:t xml:space="preserve">   </w:t>
      </w:r>
      <w:hyperlink w:history="1" w:anchor="PSDzoneStatus_A">
        <w:r w:rsidR="003A11D3">
          <w:rPr>
            <w:rStyle w:val="ac"/>
          </w:rPr>
          <w:t>PSDzoneStatus_A</w:t>
        </w:r>
      </w:hyperlink>
      <w:r w:rsidRPr="003439CA">
        <w:t>.Validity</w:t>
      </w:r>
      <w:r w:rsidR="00397BD9">
        <w:t xml:space="preserve"> = </w:t>
      </w:r>
      <w:hyperlink w:history="1" w:anchor="PSDzoneStatus_A">
        <w:r w:rsidR="003A11D3">
          <w:rPr>
            <w:rStyle w:val="ac"/>
          </w:rPr>
          <w:t>PSDzoneStatus_A</w:t>
        </w:r>
      </w:hyperlink>
      <w:r w:rsidRPr="003439CA">
        <w:t>.Validity(k-1)- 1</w:t>
      </w:r>
    </w:p>
    <w:p w:rsidR="003439CA" w:rsidP="000431E0" w:rsidRDefault="003439CA">
      <w:pPr>
        <w:pStyle w:val="af7"/>
      </w:pPr>
      <w:r w:rsidRPr="003439CA">
        <w:rPr>
          <w:rFonts w:hint="eastAsia"/>
        </w:rPr>
        <w:t xml:space="preserve">          </w:t>
      </w:r>
      <w:r w:rsidR="003928F2">
        <w:rPr>
          <w:rFonts w:hint="eastAsia"/>
        </w:rPr>
        <w:t xml:space="preserve">   </w:t>
      </w:r>
      <w:hyperlink w:history="1" w:anchor="PSDzoneStatus_A">
        <w:r w:rsidR="003A11D3">
          <w:rPr>
            <w:rStyle w:val="ac"/>
          </w:rPr>
          <w:t>PSDzoneStatus_A</w:t>
        </w:r>
      </w:hyperlink>
      <w:r>
        <w:t>.AllPSDclosed</w:t>
      </w:r>
      <w:r w:rsidRPr="009520B7">
        <w:t>(k)</w:t>
      </w:r>
      <w:r w:rsidRPr="003439CA">
        <w:rPr>
          <w:rFonts w:hint="eastAsia"/>
        </w:rPr>
        <w:t xml:space="preserve"> </w:t>
      </w:r>
      <w:r w:rsidRPr="009520B7">
        <w:t xml:space="preserve">= </w:t>
      </w:r>
      <w:r w:rsidR="00E31E53">
        <w:rPr>
          <w:rFonts w:hint="eastAsia"/>
        </w:rPr>
        <w:t>(</w:t>
      </w:r>
      <w:hyperlink w:history="1" w:anchor="PSDzoneStatus_A">
        <w:r w:rsidR="003A11D3">
          <w:rPr>
            <w:rStyle w:val="ac"/>
          </w:rPr>
          <w:t>PSDzoneStatus_A</w:t>
        </w:r>
      </w:hyperlink>
      <w:r>
        <w:t>.AllPSDclosed</w:t>
      </w:r>
      <w:r w:rsidRPr="009520B7">
        <w:t>(k-1)</w:t>
      </w:r>
    </w:p>
    <w:p w:rsidR="003439CA" w:rsidP="000431E0" w:rsidRDefault="003439CA">
      <w:pPr>
        <w:pStyle w:val="af7"/>
      </w:pPr>
      <w:r>
        <w:rPr>
          <w:rFonts w:hint="eastAsia"/>
        </w:rPr>
        <w:t xml:space="preserve">          </w:t>
      </w:r>
      <w:r w:rsidRPr="009520B7">
        <w:t xml:space="preserve"> </w:t>
      </w:r>
      <w:r>
        <w:rPr>
          <w:rFonts w:hint="eastAsia"/>
        </w:rPr>
        <w:t xml:space="preserve"> </w:t>
      </w:r>
      <w:r w:rsidRPr="003439CA">
        <w:rPr>
          <w:rFonts w:hint="eastAsia"/>
        </w:rPr>
        <w:t xml:space="preserve">   </w:t>
      </w:r>
      <w:r w:rsidR="00E31E53">
        <w:rPr>
          <w:rFonts w:hint="eastAsia"/>
        </w:rPr>
        <w:t xml:space="preserve">                                      </w:t>
      </w:r>
      <w:r w:rsidR="00397BD9">
        <w:rPr>
          <w:rFonts w:hint="eastAsia"/>
        </w:rPr>
        <w:t xml:space="preserve"> </w:t>
      </w:r>
      <w:r w:rsidR="00E31E53">
        <w:rPr>
          <w:rFonts w:hint="eastAsia"/>
        </w:rPr>
        <w:t xml:space="preserve"> </w:t>
      </w:r>
      <w:r w:rsidR="00397BD9">
        <w:rPr>
          <w:rFonts w:hint="eastAsia"/>
        </w:rPr>
        <w:t xml:space="preserve">and </w:t>
      </w:r>
      <w:r w:rsidRPr="009520B7">
        <w:t>(</w:t>
      </w:r>
      <w:hyperlink w:history="1" w:anchor="PSDzoneStatus_A">
        <w:r w:rsidR="003A11D3">
          <w:rPr>
            <w:rStyle w:val="ac"/>
          </w:rPr>
          <w:t>PSDzoneStatus_A</w:t>
        </w:r>
      </w:hyperlink>
      <w:r w:rsidRPr="009520B7">
        <w:t>.Validity</w:t>
      </w:r>
      <w:r>
        <w:t>(k</w:t>
      </w:r>
      <w:r w:rsidRPr="009520B7">
        <w:t xml:space="preserve">) &gt; </w:t>
      </w:r>
      <w:r>
        <w:rPr>
          <w:rFonts w:hint="eastAsia"/>
        </w:rPr>
        <w:t>0</w:t>
      </w:r>
      <w:r w:rsidRPr="009520B7">
        <w:t>)</w:t>
      </w:r>
      <w:r w:rsidR="00E31E53">
        <w:rPr>
          <w:rFonts w:hint="eastAsia"/>
        </w:rPr>
        <w:t>)</w:t>
      </w:r>
    </w:p>
    <w:p w:rsidR="003439CA" w:rsidP="000431E0" w:rsidRDefault="003439CA">
      <w:pPr>
        <w:pStyle w:val="af7"/>
      </w:pPr>
      <w:r>
        <w:rPr>
          <w:rFonts w:hint="eastAsia"/>
        </w:rPr>
        <w:t xml:space="preserve"> </w:t>
      </w:r>
      <w:r w:rsidR="003928F2">
        <w:rPr>
          <w:rFonts w:hint="eastAsia"/>
        </w:rPr>
        <w:t xml:space="preserve">   </w:t>
      </w:r>
      <w:r w:rsidR="00397BD9">
        <w:rPr>
          <w:rFonts w:hint="eastAsia"/>
        </w:rPr>
        <w:t>else:</w:t>
      </w:r>
    </w:p>
    <w:p w:rsidRPr="003439CA" w:rsidR="003439CA" w:rsidP="000431E0" w:rsidRDefault="003439CA">
      <w:pPr>
        <w:pStyle w:val="af7"/>
      </w:pPr>
      <w:r>
        <w:rPr>
          <w:rFonts w:hint="eastAsia"/>
        </w:rPr>
        <w:t xml:space="preserve">      </w:t>
      </w:r>
      <w:r w:rsidR="003928F2">
        <w:rPr>
          <w:rFonts w:hint="eastAsia"/>
        </w:rPr>
        <w:t xml:space="preserve">   </w:t>
      </w:r>
      <w:hyperlink w:history="1" w:anchor="PSDzoneStatus_A">
        <w:r w:rsidR="003A11D3">
          <w:rPr>
            <w:rStyle w:val="ac"/>
          </w:rPr>
          <w:t>PSDzoneStatus_A</w:t>
        </w:r>
      </w:hyperlink>
      <w:r w:rsidRPr="003439CA">
        <w:t>.Validity</w:t>
      </w:r>
      <w:r w:rsidR="00397BD9">
        <w:t xml:space="preserve"> = </w:t>
      </w:r>
      <w:r w:rsidRPr="003439CA">
        <w:rPr>
          <w:rFonts w:hint="eastAsia"/>
        </w:rPr>
        <w:t>0</w:t>
      </w:r>
    </w:p>
    <w:p w:rsidRPr="00D93319" w:rsidR="003439CA" w:rsidP="000431E0" w:rsidRDefault="003439CA">
      <w:pPr>
        <w:pStyle w:val="af7"/>
      </w:pPr>
      <w:r w:rsidRPr="003439CA">
        <w:rPr>
          <w:rFonts w:hint="eastAsia"/>
        </w:rPr>
        <w:t xml:space="preserve">  </w:t>
      </w:r>
      <w:r>
        <w:rPr>
          <w:rFonts w:hint="eastAsia"/>
        </w:rPr>
        <w:t xml:space="preserve">    </w:t>
      </w:r>
      <w:r w:rsidR="003928F2">
        <w:rPr>
          <w:rFonts w:hint="eastAsia"/>
        </w:rPr>
        <w:t xml:space="preserve">   </w:t>
      </w:r>
      <w:hyperlink w:history="1" w:anchor="PSDzoneStatus_A">
        <w:r w:rsidR="003A11D3">
          <w:rPr>
            <w:rStyle w:val="ac"/>
          </w:rPr>
          <w:t>PSDzoneStatus_A</w:t>
        </w:r>
      </w:hyperlink>
      <w:r>
        <w:t>.AllPSDclosed</w:t>
      </w:r>
      <w:r w:rsidR="00397BD9">
        <w:t xml:space="preserve"> = </w:t>
      </w:r>
      <w:r w:rsidRPr="00354FC4" w:rsidR="00397BD9">
        <w:rPr>
          <w:rStyle w:val="aff1"/>
          <w:rFonts w:hint="eastAsia"/>
        </w:rPr>
        <w:t>False</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561"/>
        </w:rPr>
      </w:pPr>
      <w:del w:author="常鸣" w:date="2014-07-03T14:27:00Z" w:id="10562">
        <w:r w:rsidRPr="008A1414" w:rsidDel="009328EA">
          <w:delText>#S</w:delText>
        </w:r>
      </w:del>
      <w:ins w:author="常鸣" w:date="2014-07-03T14:27:00Z" w:id="10563">
        <w:r w:rsidR="009328EA">
          <w:t>#Allocation=ATP Software</w:t>
        </w:r>
      </w:ins>
    </w:p>
    <w:p w:rsidRPr="008A1414" w:rsidR="003439CA" w:rsidP="000C0D62" w:rsidRDefault="009328EA">
      <w:pPr>
        <w:pStyle w:val="ReqtifyAltQ"/>
      </w:pPr>
      <w:ins w:author="常鸣" w:date="2014-07-03T14:27:00Z" w:id="10564">
        <w:r>
          <w:t>#S</w:t>
        </w:r>
      </w:ins>
      <w:r w:rsidRPr="008A1414" w:rsidR="003439CA">
        <w:t>ource=</w:t>
      </w:r>
      <w:r w:rsidRPr="00A208CF" w:rsidR="00A208CF">
        <w:rPr>
          <w:rFonts w:hint="eastAsia"/>
        </w:rPr>
        <w:t xml:space="preserve"> [</w:t>
      </w:r>
      <w:r w:rsidRPr="00A208CF" w:rsidR="00A208CF">
        <w:t>iTC_CC_ATP_SwHA-0138</w:t>
      </w:r>
      <w:r w:rsidRPr="00A208CF" w:rsidR="00A208CF">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3439CA" w:rsidP="00704491" w:rsidRDefault="003439CA">
      <w:pPr>
        <w:pStyle w:val="ReqtifyAltR"/>
      </w:pPr>
      <w:r>
        <w:t>[iTC_CC_ATP-SwRS-0</w:t>
      </w:r>
      <w:r>
        <w:rPr>
          <w:rFonts w:hint="eastAsia"/>
        </w:rPr>
        <w:t>534</w:t>
      </w:r>
      <w:r>
        <w:t>]</w:t>
      </w:r>
    </w:p>
    <w:p w:rsidR="003439CA" w:rsidP="00C93484" w:rsidRDefault="003439CA">
      <w:pPr>
        <w:pStyle w:val="Reqtify"/>
      </w:pPr>
      <w:r>
        <w:rPr>
          <w:rFonts w:hint="eastAsia"/>
        </w:rPr>
        <w:t>如果</w:t>
      </w:r>
      <w:r>
        <w:rPr>
          <w:rFonts w:hint="eastAsia"/>
        </w:rPr>
        <w:t>ATP</w:t>
      </w:r>
      <w:r>
        <w:rPr>
          <w:rFonts w:hint="eastAsia"/>
        </w:rPr>
        <w:t>所在为备机</w:t>
      </w:r>
      <w:r>
        <w:rPr>
          <w:rFonts w:hint="eastAsia"/>
        </w:rPr>
        <w:t>CC</w:t>
      </w:r>
      <w:r>
        <w:rPr>
          <w:rFonts w:hint="eastAsia"/>
        </w:rPr>
        <w:t>，则对</w:t>
      </w:r>
      <w:r>
        <w:rPr>
          <w:rFonts w:hint="eastAsia"/>
        </w:rPr>
        <w:t>B</w:t>
      </w:r>
      <w:r>
        <w:rPr>
          <w:rFonts w:hint="eastAsia"/>
        </w:rPr>
        <w:t>侧</w:t>
      </w:r>
      <w:r>
        <w:rPr>
          <w:rFonts w:hint="eastAsia"/>
        </w:rPr>
        <w:t>PSD</w:t>
      </w:r>
      <w:r>
        <w:rPr>
          <w:rFonts w:hint="eastAsia"/>
        </w:rPr>
        <w:t>状态的更新规则如下：</w:t>
      </w:r>
      <w:r w:rsidDel="00D46EFA">
        <w:t xml:space="preserve"> </w:t>
      </w:r>
    </w:p>
    <w:p w:rsidR="003439CA" w:rsidP="00C93484" w:rsidRDefault="003439CA">
      <w:pPr>
        <w:pStyle w:val="Reqtify"/>
      </w:pPr>
      <w:r>
        <w:rPr>
          <w:rFonts w:hint="eastAsia"/>
        </w:rPr>
        <w:t>If the ATP is not the master CC, then the B-side PSD state updating rules are as follows:</w:t>
      </w:r>
    </w:p>
    <w:p w:rsidR="003439CA" w:rsidP="000431E0" w:rsidRDefault="00397BD9">
      <w:pPr>
        <w:pStyle w:val="af7"/>
      </w:pPr>
      <w:r>
        <w:t>if (</w:t>
      </w:r>
      <w:hyperlink w:history="1" w:anchor="MasterCCcore">
        <w:r w:rsidR="00915CD9">
          <w:rPr>
            <w:rStyle w:val="ac"/>
          </w:rPr>
          <w:t>MasterCCcore</w:t>
        </w:r>
      </w:hyperlink>
      <w:r w:rsidRPr="00634120" w:rsidR="003439CA">
        <w:t xml:space="preserve"> </w:t>
      </w:r>
      <w:r w:rsidR="003439CA">
        <w:rPr>
          <w:rFonts w:hint="eastAsia"/>
        </w:rPr>
        <w:t>!</w:t>
      </w:r>
      <w:r w:rsidRPr="00634120" w:rsidR="003439CA">
        <w:t xml:space="preserve">= </w:t>
      </w:r>
      <w:r w:rsidRPr="00354FC4">
        <w:rPr>
          <w:rStyle w:val="aff1"/>
        </w:rPr>
        <w:t>True</w:t>
      </w:r>
      <w:r w:rsidRPr="00634120" w:rsidR="003439CA">
        <w:t>)</w:t>
      </w:r>
    </w:p>
    <w:p w:rsidR="003439CA" w:rsidP="000431E0" w:rsidRDefault="003439CA">
      <w:pPr>
        <w:pStyle w:val="af7"/>
      </w:pPr>
      <w:r>
        <w:rPr>
          <w:rFonts w:hint="eastAsia"/>
        </w:rPr>
        <w:t xml:space="preserve"> </w:t>
      </w:r>
      <w:r w:rsidR="003928F2">
        <w:rPr>
          <w:rFonts w:hint="eastAsia"/>
        </w:rPr>
        <w:t xml:space="preserve">   </w:t>
      </w:r>
      <w:r w:rsidR="00397BD9">
        <w:t>if (</w:t>
      </w:r>
      <w:hyperlink w:history="1" w:anchor="OtherATPmessageAvailable">
        <w:r w:rsidR="000A117D">
          <w:rPr>
            <w:rStyle w:val="ac"/>
          </w:rPr>
          <w:t>OtherATPmessageAvailable</w:t>
        </w:r>
      </w:hyperlink>
      <w:r>
        <w:rPr>
          <w:rFonts w:hint="eastAsia"/>
        </w:rPr>
        <w:t>(k)</w:t>
      </w:r>
      <w:r w:rsidRPr="00634120">
        <w:t xml:space="preserve"> </w:t>
      </w:r>
      <w:r>
        <w:rPr>
          <w:rFonts w:hint="eastAsia"/>
        </w:rPr>
        <w:t>=</w:t>
      </w:r>
      <w:r w:rsidRPr="00634120">
        <w:t xml:space="preserve">= </w:t>
      </w:r>
      <w:r w:rsidRPr="00354FC4" w:rsidR="00397BD9">
        <w:rPr>
          <w:rStyle w:val="aff1"/>
        </w:rPr>
        <w:t>True</w:t>
      </w:r>
      <w:r>
        <w:t>)</w:t>
      </w:r>
    </w:p>
    <w:p w:rsidR="003439CA" w:rsidP="000431E0" w:rsidRDefault="003439CA">
      <w:pPr>
        <w:pStyle w:val="af7"/>
      </w:pPr>
      <w:r>
        <w:rPr>
          <w:rFonts w:hint="eastAsia"/>
        </w:rPr>
        <w:t xml:space="preserve">     </w:t>
      </w:r>
      <w:r w:rsidR="003928F2">
        <w:rPr>
          <w:rFonts w:hint="eastAsia"/>
        </w:rPr>
        <w:t xml:space="preserve">   </w:t>
      </w:r>
      <w:hyperlink w:history="1" w:anchor="PSDzoneStatus_B">
        <w:r w:rsidR="003A11D3">
          <w:rPr>
            <w:rStyle w:val="ac"/>
          </w:rPr>
          <w:t>PSDzoneStatus_B</w:t>
        </w:r>
      </w:hyperlink>
      <w:r w:rsidR="00354F88">
        <w:t>.I</w:t>
      </w:r>
      <w:r>
        <w:t>d</w:t>
      </w:r>
      <w:r w:rsidR="00397BD9">
        <w:t xml:space="preserve"> = </w:t>
      </w:r>
      <w:hyperlink w:history="1" w:anchor="OtherATP">
        <w:r w:rsidR="0021381F">
          <w:rPr>
            <w:rStyle w:val="ac"/>
          </w:rPr>
          <w:t>OtherATP</w:t>
        </w:r>
      </w:hyperlink>
      <w:r w:rsidR="00354F88">
        <w:t>.P</w:t>
      </w:r>
      <w:r>
        <w:t>sd</w:t>
      </w:r>
      <w:r w:rsidR="00354F88">
        <w:t>I</w:t>
      </w:r>
      <w:r>
        <w:t>d</w:t>
      </w:r>
      <w:r w:rsidR="00354F88">
        <w:t>S</w:t>
      </w:r>
      <w:r>
        <w:t>ide_B</w:t>
      </w:r>
    </w:p>
    <w:p w:rsidR="003439CA" w:rsidP="000431E0" w:rsidRDefault="003439CA">
      <w:pPr>
        <w:pStyle w:val="af7"/>
      </w:pPr>
      <w:r>
        <w:rPr>
          <w:rFonts w:hint="eastAsia"/>
        </w:rPr>
        <w:lastRenderedPageBreak/>
        <w:t xml:space="preserve">     </w:t>
      </w:r>
      <w:r w:rsidR="003928F2">
        <w:rPr>
          <w:rFonts w:hint="eastAsia"/>
        </w:rPr>
        <w:t xml:space="preserve">   </w:t>
      </w:r>
      <w:r w:rsidR="00397BD9">
        <w:rPr>
          <w:rFonts w:hint="eastAsia"/>
        </w:rPr>
        <w:t>if (</w:t>
      </w:r>
      <w:hyperlink w:history="1" w:anchor="PSDzoneStatus_B">
        <w:r w:rsidR="003A11D3">
          <w:rPr>
            <w:rStyle w:val="ac"/>
          </w:rPr>
          <w:t>PSDzoneStatus_B</w:t>
        </w:r>
      </w:hyperlink>
      <w:r w:rsidR="00354F88">
        <w:t>.I</w:t>
      </w:r>
      <w:r>
        <w:t>d</w:t>
      </w:r>
      <w:r w:rsidRPr="00634120">
        <w:t>(k)</w:t>
      </w:r>
      <w:r>
        <w:rPr>
          <w:rFonts w:hint="eastAsia"/>
        </w:rPr>
        <w:t xml:space="preserve"> !</w:t>
      </w:r>
      <w:r w:rsidRPr="00634120">
        <w:t>=</w:t>
      </w:r>
      <w:r>
        <w:rPr>
          <w:rFonts w:hint="eastAsia"/>
        </w:rPr>
        <w:t xml:space="preserve"> </w:t>
      </w:r>
      <w:r w:rsidR="00511BB9">
        <w:rPr>
          <w:rStyle w:val="aff1"/>
          <w:rFonts w:hint="eastAsia"/>
        </w:rPr>
        <w:t>None</w:t>
      </w:r>
      <w:r>
        <w:rPr>
          <w:rFonts w:hint="eastAsia"/>
        </w:rPr>
        <w:t>)</w:t>
      </w:r>
    </w:p>
    <w:p w:rsidR="003439CA" w:rsidP="000431E0" w:rsidRDefault="003439CA">
      <w:pPr>
        <w:pStyle w:val="af7"/>
      </w:pPr>
      <w:r>
        <w:rPr>
          <w:rFonts w:hint="eastAsia"/>
        </w:rPr>
        <w:t xml:space="preserve">          </w:t>
      </w:r>
      <w:r w:rsidR="003928F2">
        <w:rPr>
          <w:rFonts w:hint="eastAsia"/>
        </w:rPr>
        <w:t xml:space="preserve">   </w:t>
      </w:r>
      <w:hyperlink w:history="1" w:anchor="PSDzoneStatus_B">
        <w:r w:rsidR="003A11D3">
          <w:rPr>
            <w:rStyle w:val="ac"/>
          </w:rPr>
          <w:t>PSDzoneStatus_B</w:t>
        </w:r>
      </w:hyperlink>
      <w:r w:rsidRPr="00634120">
        <w:t>.Validity(k)</w:t>
      </w:r>
      <w:r>
        <w:rPr>
          <w:rFonts w:hint="eastAsia"/>
        </w:rPr>
        <w:t xml:space="preserve"> </w:t>
      </w:r>
      <w:r w:rsidRPr="00634120">
        <w:t xml:space="preserve">= </w:t>
      </w:r>
      <w:r w:rsidR="00541F5D">
        <w:rPr>
          <w:rFonts w:hint="eastAsia"/>
        </w:rPr>
        <w:t>(</w:t>
      </w:r>
      <w:hyperlink w:history="1" w:anchor="OtherATP">
        <w:r w:rsidR="0021381F">
          <w:rPr>
            <w:rStyle w:val="ac"/>
          </w:rPr>
          <w:t>OtherATP</w:t>
        </w:r>
      </w:hyperlink>
      <w:r w:rsidR="00354F88">
        <w:t>.P</w:t>
      </w:r>
      <w:r>
        <w:t>sd</w:t>
      </w:r>
      <w:r w:rsidR="00354F88">
        <w:t>V</w:t>
      </w:r>
      <w:r>
        <w:t>alidity</w:t>
      </w:r>
      <w:r w:rsidR="00354F88">
        <w:t>S</w:t>
      </w:r>
      <w:r>
        <w:t>ide_B</w:t>
      </w:r>
    </w:p>
    <w:p w:rsidR="003439CA" w:rsidP="000431E0" w:rsidRDefault="003439CA">
      <w:pPr>
        <w:pStyle w:val="af7"/>
      </w:pPr>
      <w:r>
        <w:rPr>
          <w:rFonts w:hint="eastAsia"/>
        </w:rPr>
        <w:t xml:space="preserve">  </w:t>
      </w:r>
      <w:r w:rsidR="00541F5D">
        <w:rPr>
          <w:rFonts w:hint="eastAsia"/>
        </w:rPr>
        <w:t xml:space="preserve">    </w:t>
      </w:r>
      <w:r>
        <w:rPr>
          <w:rFonts w:hint="eastAsia"/>
        </w:rPr>
        <w:t xml:space="preserve"> </w:t>
      </w:r>
      <w:r w:rsidR="00541F5D">
        <w:rPr>
          <w:rFonts w:hint="eastAsia"/>
        </w:rPr>
        <w:t xml:space="preserve">                  </w:t>
      </w:r>
      <w:r>
        <w:rPr>
          <w:rFonts w:hint="eastAsia"/>
        </w:rPr>
        <w:t xml:space="preserve">            </w:t>
      </w:r>
      <w:r w:rsidRPr="00634120">
        <w:t xml:space="preserve">- </w:t>
      </w:r>
      <w:hyperlink w:history="1" w:anchor="ModularSub">
        <w:r w:rsidRPr="00541F5D" w:rsidR="00541F5D">
          <w:rPr>
            <w:rStyle w:val="ac"/>
            <w:rFonts w:hint="eastAsia"/>
          </w:rPr>
          <w:t>Message.ModularSub</w:t>
        </w:r>
      </w:hyperlink>
      <w:r w:rsidRPr="00634120">
        <w:t>(</w:t>
      </w:r>
      <w:hyperlink w:history="1" w:anchor="ATPtime">
        <w:r w:rsidRPr="00541F5D" w:rsidR="00541F5D">
          <w:rPr>
            <w:rStyle w:val="ac"/>
          </w:rPr>
          <w:t>ATPtime</w:t>
        </w:r>
      </w:hyperlink>
      <w:r>
        <w:rPr>
          <w:rFonts w:hint="eastAsia"/>
        </w:rPr>
        <w:t xml:space="preserve">(k), </w:t>
      </w:r>
      <w:hyperlink w:history="1" w:anchor="OtherATP">
        <w:r w:rsidR="0021381F">
          <w:rPr>
            <w:rStyle w:val="ac"/>
          </w:rPr>
          <w:t>OtherATP</w:t>
        </w:r>
      </w:hyperlink>
      <w:r w:rsidR="00354F88">
        <w:t>.L</w:t>
      </w:r>
      <w:r>
        <w:t>atest</w:t>
      </w:r>
      <w:r w:rsidR="00354F88">
        <w:t>T</w:t>
      </w:r>
      <w:r>
        <w:t>ime</w:t>
      </w:r>
      <w:r w:rsidR="00354F88">
        <w:t>O</w:t>
      </w:r>
      <w:r>
        <w:t>ther</w:t>
      </w:r>
      <w:r w:rsidR="00354F88">
        <w:t>C</w:t>
      </w:r>
      <w:r>
        <w:t>ore</w:t>
      </w:r>
      <w:r w:rsidRPr="00634120">
        <w:t>)</w:t>
      </w:r>
      <w:r w:rsidR="00541F5D">
        <w:rPr>
          <w:rFonts w:hint="eastAsia"/>
        </w:rPr>
        <w:t>)</w:t>
      </w:r>
    </w:p>
    <w:p w:rsidR="003439CA" w:rsidP="000431E0" w:rsidRDefault="003439CA">
      <w:pPr>
        <w:pStyle w:val="af7"/>
      </w:pPr>
      <w:r>
        <w:rPr>
          <w:rFonts w:hint="eastAsia"/>
        </w:rPr>
        <w:t xml:space="preserve">          </w:t>
      </w:r>
      <w:r w:rsidR="003928F2">
        <w:rPr>
          <w:rFonts w:hint="eastAsia"/>
        </w:rPr>
        <w:t xml:space="preserve">   </w:t>
      </w:r>
      <w:hyperlink w:history="1" w:anchor="PSDzoneStatus_B">
        <w:r w:rsidR="003A11D3">
          <w:rPr>
            <w:rStyle w:val="ac"/>
          </w:rPr>
          <w:t>PSDzoneStatus_B</w:t>
        </w:r>
      </w:hyperlink>
      <w:r>
        <w:t>.AllPSDclosed</w:t>
      </w:r>
      <w:r w:rsidRPr="00634120">
        <w:t>(k)</w:t>
      </w:r>
    </w:p>
    <w:p w:rsidR="003439CA" w:rsidP="000431E0" w:rsidRDefault="003439CA">
      <w:pPr>
        <w:pStyle w:val="af7"/>
      </w:pPr>
      <w:r>
        <w:rPr>
          <w:rFonts w:hint="eastAsia"/>
        </w:rPr>
        <w:t xml:space="preserve">               </w:t>
      </w:r>
      <w:r w:rsidRPr="00634120">
        <w:t xml:space="preserve">= </w:t>
      </w:r>
      <w:hyperlink w:history="1" w:anchor="OtherATP">
        <w:r w:rsidR="0021381F">
          <w:rPr>
            <w:rStyle w:val="ac"/>
          </w:rPr>
          <w:t>OtherATP</w:t>
        </w:r>
      </w:hyperlink>
      <w:r w:rsidR="00354F88">
        <w:t>.P</w:t>
      </w:r>
      <w:r>
        <w:t>sd</w:t>
      </w:r>
      <w:r w:rsidR="00354F88">
        <w:t>C</w:t>
      </w:r>
      <w:r>
        <w:t>losed</w:t>
      </w:r>
      <w:r w:rsidR="00354F88">
        <w:t>S</w:t>
      </w:r>
      <w:r>
        <w:t>ide_B</w:t>
      </w:r>
    </w:p>
    <w:p w:rsidR="003439CA" w:rsidP="000431E0" w:rsidRDefault="003439CA">
      <w:pPr>
        <w:pStyle w:val="af7"/>
      </w:pPr>
      <w:r>
        <w:rPr>
          <w:rFonts w:hint="eastAsia"/>
        </w:rPr>
        <w:t xml:space="preserve">           </w:t>
      </w:r>
      <w:r w:rsidRPr="00634120">
        <w:t xml:space="preserve"> </w:t>
      </w:r>
      <w:r>
        <w:rPr>
          <w:rFonts w:hint="eastAsia"/>
        </w:rPr>
        <w:t xml:space="preserve">    </w:t>
      </w:r>
      <w:r w:rsidR="00397BD9">
        <w:rPr>
          <w:rFonts w:hint="eastAsia"/>
        </w:rPr>
        <w:t xml:space="preserve"> and </w:t>
      </w:r>
      <w:r w:rsidRPr="00634120">
        <w:t>(</w:t>
      </w:r>
      <w:hyperlink w:history="1" w:anchor="PSDzoneStatus_B">
        <w:r w:rsidR="003A11D3">
          <w:rPr>
            <w:rStyle w:val="ac"/>
          </w:rPr>
          <w:t>PSDzoneStatus_B</w:t>
        </w:r>
      </w:hyperlink>
      <w:r w:rsidRPr="00634120">
        <w:t>.Validity</w:t>
      </w:r>
      <w:r>
        <w:t>(k</w:t>
      </w:r>
      <w:r w:rsidRPr="00634120">
        <w:t xml:space="preserve">) &gt; </w:t>
      </w:r>
      <w:r>
        <w:rPr>
          <w:rFonts w:hint="eastAsia"/>
        </w:rPr>
        <w:t>0</w:t>
      </w:r>
      <w:r w:rsidRPr="00634120">
        <w:t>)</w:t>
      </w:r>
    </w:p>
    <w:p w:rsidR="003439CA" w:rsidP="000431E0" w:rsidRDefault="003439CA">
      <w:pPr>
        <w:pStyle w:val="af7"/>
      </w:pPr>
      <w:r>
        <w:rPr>
          <w:rFonts w:hint="eastAsia"/>
        </w:rPr>
        <w:t xml:space="preserve">     </w:t>
      </w:r>
      <w:r w:rsidR="003928F2">
        <w:rPr>
          <w:rFonts w:hint="eastAsia"/>
        </w:rPr>
        <w:t xml:space="preserve">   </w:t>
      </w:r>
      <w:r w:rsidR="00397BD9">
        <w:rPr>
          <w:rFonts w:hint="eastAsia"/>
        </w:rPr>
        <w:t>else:</w:t>
      </w:r>
    </w:p>
    <w:p w:rsidRPr="003439CA" w:rsidR="003439CA" w:rsidP="000431E0" w:rsidRDefault="003439CA">
      <w:pPr>
        <w:pStyle w:val="af7"/>
      </w:pPr>
      <w:r>
        <w:rPr>
          <w:rFonts w:hint="eastAsia"/>
        </w:rPr>
        <w:t xml:space="preserve">          </w:t>
      </w:r>
      <w:r w:rsidR="003928F2">
        <w:rPr>
          <w:rFonts w:hint="eastAsia"/>
        </w:rPr>
        <w:t xml:space="preserve">   </w:t>
      </w:r>
      <w:hyperlink w:history="1" w:anchor="PSDzoneStatus_B">
        <w:r w:rsidR="003A11D3">
          <w:rPr>
            <w:rStyle w:val="ac"/>
          </w:rPr>
          <w:t>PSDzoneStatus_B</w:t>
        </w:r>
      </w:hyperlink>
      <w:r w:rsidRPr="003439CA">
        <w:t>.Validity</w:t>
      </w:r>
      <w:r w:rsidR="00397BD9">
        <w:t xml:space="preserve"> = </w:t>
      </w:r>
      <w:r w:rsidRPr="003439CA">
        <w:rPr>
          <w:rFonts w:hint="eastAsia"/>
        </w:rPr>
        <w:t>0</w:t>
      </w:r>
    </w:p>
    <w:p w:rsidR="003439CA" w:rsidP="000431E0" w:rsidRDefault="003439CA">
      <w:pPr>
        <w:pStyle w:val="af7"/>
      </w:pPr>
      <w:r w:rsidRPr="003439CA">
        <w:rPr>
          <w:rFonts w:hint="eastAsia"/>
        </w:rPr>
        <w:t xml:space="preserve">          </w:t>
      </w:r>
      <w:r w:rsidR="003928F2">
        <w:rPr>
          <w:rFonts w:hint="eastAsia"/>
        </w:rPr>
        <w:t xml:space="preserve">   </w:t>
      </w:r>
      <w:hyperlink w:history="1" w:anchor="PSDzoneStatus_B">
        <w:r w:rsidR="003A11D3">
          <w:rPr>
            <w:rStyle w:val="ac"/>
          </w:rPr>
          <w:t>PSDzoneStatus_B</w:t>
        </w:r>
      </w:hyperlink>
      <w:r>
        <w:t>.AllPSDclosed</w:t>
      </w:r>
      <w:r w:rsidR="00397BD9">
        <w:t xml:space="preserve"> = </w:t>
      </w:r>
      <w:r w:rsidRPr="00354FC4" w:rsidR="00397BD9">
        <w:rPr>
          <w:rStyle w:val="aff1"/>
          <w:rFonts w:hint="eastAsia"/>
        </w:rPr>
        <w:t>False</w:t>
      </w:r>
    </w:p>
    <w:p w:rsidR="003439CA" w:rsidP="000431E0" w:rsidRDefault="003439CA">
      <w:pPr>
        <w:pStyle w:val="af7"/>
      </w:pPr>
      <w:r>
        <w:rPr>
          <w:rFonts w:hint="eastAsia"/>
        </w:rPr>
        <w:t xml:space="preserve"> </w:t>
      </w:r>
      <w:r w:rsidR="003928F2">
        <w:rPr>
          <w:rFonts w:hint="eastAsia"/>
        </w:rPr>
        <w:t xml:space="preserve">   </w:t>
      </w:r>
      <w:r w:rsidR="00C32EC4">
        <w:t>elif</w:t>
      </w:r>
      <w:r w:rsidR="00397BD9">
        <w:rPr>
          <w:rFonts w:hint="eastAsia"/>
        </w:rPr>
        <w:t xml:space="preserve"> (</w:t>
      </w:r>
      <w:hyperlink w:history="1" w:anchor="PSDzoneStatus_B">
        <w:r w:rsidR="003A11D3">
          <w:rPr>
            <w:rStyle w:val="ac"/>
          </w:rPr>
          <w:t>PSDzoneStatus_B</w:t>
        </w:r>
      </w:hyperlink>
      <w:r w:rsidR="00354F88">
        <w:t>.I</w:t>
      </w:r>
      <w:r>
        <w:t>d</w:t>
      </w:r>
      <w:r w:rsidRPr="009520B7">
        <w:t>(k</w:t>
      </w:r>
      <w:r>
        <w:rPr>
          <w:rFonts w:hint="eastAsia"/>
        </w:rPr>
        <w:t>-1</w:t>
      </w:r>
      <w:r w:rsidRPr="009520B7">
        <w:t>)</w:t>
      </w:r>
      <w:r>
        <w:rPr>
          <w:rFonts w:hint="eastAsia"/>
        </w:rPr>
        <w:t xml:space="preserve"> != </w:t>
      </w:r>
      <w:r w:rsidR="00511BB9">
        <w:rPr>
          <w:rStyle w:val="aff1"/>
          <w:rFonts w:hint="eastAsia"/>
        </w:rPr>
        <w:t>None</w:t>
      </w:r>
      <w:r>
        <w:rPr>
          <w:rFonts w:hint="eastAsia"/>
        </w:rPr>
        <w:t>)</w:t>
      </w:r>
    </w:p>
    <w:p w:rsidR="003439CA" w:rsidP="000431E0" w:rsidRDefault="003439CA">
      <w:pPr>
        <w:pStyle w:val="af7"/>
      </w:pPr>
      <w:r w:rsidRPr="009520B7">
        <w:rPr>
          <w:rFonts w:hint="eastAsia"/>
        </w:rPr>
        <w:t xml:space="preserve">     </w:t>
      </w:r>
      <w:r w:rsidRPr="003439CA">
        <w:rPr>
          <w:rFonts w:hint="eastAsia"/>
        </w:rPr>
        <w:t xml:space="preserve">     </w:t>
      </w:r>
      <w:r w:rsidR="003928F2">
        <w:rPr>
          <w:rFonts w:hint="eastAsia"/>
        </w:rPr>
        <w:t xml:space="preserve">   </w:t>
      </w:r>
      <w:hyperlink w:history="1" w:anchor="PSDzoneStatus_B">
        <w:r w:rsidR="003A11D3">
          <w:rPr>
            <w:rStyle w:val="ac"/>
          </w:rPr>
          <w:t>PSDzoneStatus_B</w:t>
        </w:r>
      </w:hyperlink>
      <w:r w:rsidR="00354F88">
        <w:t>.I</w:t>
      </w:r>
      <w:r>
        <w:t>d</w:t>
      </w:r>
      <w:r w:rsidR="00397BD9">
        <w:t xml:space="preserve"> = </w:t>
      </w:r>
      <w:hyperlink w:history="1" w:anchor="PSDzoneStatus_B">
        <w:r w:rsidR="003A11D3">
          <w:rPr>
            <w:rStyle w:val="ac"/>
          </w:rPr>
          <w:t>PSDzoneStatus_B</w:t>
        </w:r>
      </w:hyperlink>
      <w:r w:rsidR="00354F88">
        <w:t>.I</w:t>
      </w:r>
      <w:r>
        <w:t>d</w:t>
      </w:r>
      <w:r w:rsidRPr="009520B7">
        <w:t>(k-1)</w:t>
      </w:r>
    </w:p>
    <w:p w:rsidR="003439CA" w:rsidP="000431E0" w:rsidRDefault="003439CA">
      <w:pPr>
        <w:pStyle w:val="af7"/>
      </w:pPr>
      <w:r w:rsidRPr="009520B7">
        <w:rPr>
          <w:rFonts w:hint="eastAsia"/>
        </w:rPr>
        <w:t xml:space="preserve">     </w:t>
      </w:r>
      <w:r w:rsidRPr="003439CA">
        <w:rPr>
          <w:rFonts w:hint="eastAsia"/>
        </w:rPr>
        <w:t xml:space="preserve">     </w:t>
      </w:r>
      <w:r w:rsidR="003928F2">
        <w:rPr>
          <w:rFonts w:hint="eastAsia"/>
        </w:rPr>
        <w:t xml:space="preserve">   </w:t>
      </w:r>
      <w:hyperlink w:history="1" w:anchor="PSDzoneStatus_B">
        <w:r w:rsidR="003A11D3">
          <w:rPr>
            <w:rStyle w:val="ac"/>
          </w:rPr>
          <w:t>PSDzoneStatus_B</w:t>
        </w:r>
      </w:hyperlink>
      <w:r w:rsidRPr="009520B7">
        <w:t>.Validity</w:t>
      </w:r>
      <w:r w:rsidR="00397BD9">
        <w:t xml:space="preserve"> = </w:t>
      </w:r>
      <w:hyperlink w:history="1" w:anchor="PSDzoneStatus_B">
        <w:r w:rsidR="003A11D3">
          <w:rPr>
            <w:rStyle w:val="ac"/>
          </w:rPr>
          <w:t>PSDzoneStatus_B</w:t>
        </w:r>
      </w:hyperlink>
      <w:r w:rsidRPr="009520B7">
        <w:t>.Validity</w:t>
      </w:r>
      <w:r>
        <w:t>(k</w:t>
      </w:r>
      <w:r w:rsidRPr="009520B7">
        <w:t>-1) - 1</w:t>
      </w:r>
    </w:p>
    <w:p w:rsidR="003439CA" w:rsidP="000431E0" w:rsidRDefault="003439CA">
      <w:pPr>
        <w:pStyle w:val="af7"/>
      </w:pPr>
      <w:r w:rsidRPr="009520B7">
        <w:rPr>
          <w:rFonts w:hint="eastAsia"/>
        </w:rPr>
        <w:t xml:space="preserve">   </w:t>
      </w:r>
      <w:r w:rsidRPr="003439CA">
        <w:rPr>
          <w:rFonts w:hint="eastAsia"/>
        </w:rPr>
        <w:t xml:space="preserve">     </w:t>
      </w:r>
      <w:r w:rsidRPr="009520B7">
        <w:rPr>
          <w:rFonts w:hint="eastAsia"/>
        </w:rPr>
        <w:t xml:space="preserve">  </w:t>
      </w:r>
      <w:r w:rsidR="003928F2">
        <w:rPr>
          <w:rFonts w:hint="eastAsia"/>
        </w:rPr>
        <w:t xml:space="preserve">   </w:t>
      </w:r>
      <w:hyperlink w:history="1" w:anchor="PSDzoneStatus_B">
        <w:r w:rsidR="003A11D3">
          <w:rPr>
            <w:rStyle w:val="ac"/>
          </w:rPr>
          <w:t>PSDzoneStatus_B</w:t>
        </w:r>
      </w:hyperlink>
      <w:r>
        <w:t>.AllPSDclosed</w:t>
      </w:r>
      <w:r w:rsidRPr="009520B7">
        <w:t>(k)</w:t>
      </w:r>
    </w:p>
    <w:p w:rsidR="003439CA" w:rsidP="000431E0" w:rsidRDefault="003439CA">
      <w:pPr>
        <w:pStyle w:val="af7"/>
      </w:pPr>
      <w:r>
        <w:rPr>
          <w:rFonts w:hint="eastAsia"/>
        </w:rPr>
        <w:t xml:space="preserve">        </w:t>
      </w:r>
      <w:r w:rsidRPr="003439CA">
        <w:rPr>
          <w:rFonts w:hint="eastAsia"/>
        </w:rPr>
        <w:t xml:space="preserve">     </w:t>
      </w:r>
      <w:r w:rsidRPr="009520B7">
        <w:t xml:space="preserve"> </w:t>
      </w:r>
      <w:r>
        <w:rPr>
          <w:rFonts w:hint="eastAsia"/>
        </w:rPr>
        <w:t xml:space="preserve"> </w:t>
      </w:r>
      <w:r w:rsidRPr="009520B7">
        <w:t xml:space="preserve">= </w:t>
      </w:r>
      <w:hyperlink w:history="1" w:anchor="PSDzoneStatus_B">
        <w:r w:rsidR="003A11D3">
          <w:rPr>
            <w:rStyle w:val="ac"/>
          </w:rPr>
          <w:t>PSDzoneStatus_B</w:t>
        </w:r>
      </w:hyperlink>
      <w:r>
        <w:t>.AllPSDclosed</w:t>
      </w:r>
      <w:r w:rsidRPr="009520B7">
        <w:t>(k-1)</w:t>
      </w:r>
    </w:p>
    <w:p w:rsidR="003439CA" w:rsidP="000431E0" w:rsidRDefault="003439CA">
      <w:pPr>
        <w:pStyle w:val="af7"/>
      </w:pPr>
      <w:r>
        <w:rPr>
          <w:rFonts w:hint="eastAsia"/>
        </w:rPr>
        <w:t xml:space="preserve">          </w:t>
      </w:r>
      <w:r w:rsidRPr="009520B7">
        <w:t xml:space="preserve"> </w:t>
      </w:r>
      <w:r>
        <w:rPr>
          <w:rFonts w:hint="eastAsia"/>
        </w:rPr>
        <w:t xml:space="preserve"> </w:t>
      </w:r>
      <w:r w:rsidRPr="003439CA">
        <w:rPr>
          <w:rFonts w:hint="eastAsia"/>
        </w:rPr>
        <w:t xml:space="preserve">    </w:t>
      </w:r>
      <w:r w:rsidR="00397BD9">
        <w:rPr>
          <w:rFonts w:hint="eastAsia"/>
        </w:rPr>
        <w:t xml:space="preserve"> and </w:t>
      </w:r>
      <w:r w:rsidRPr="009520B7">
        <w:t>(</w:t>
      </w:r>
      <w:hyperlink w:history="1" w:anchor="PSDzoneStatus_B">
        <w:r w:rsidR="003A11D3">
          <w:rPr>
            <w:rStyle w:val="ac"/>
          </w:rPr>
          <w:t>PSDzoneStatus_B</w:t>
        </w:r>
      </w:hyperlink>
      <w:r w:rsidRPr="009520B7">
        <w:t>.Validity</w:t>
      </w:r>
      <w:r>
        <w:t>(k</w:t>
      </w:r>
      <w:r w:rsidRPr="009520B7">
        <w:t xml:space="preserve">) &gt; </w:t>
      </w:r>
      <w:r>
        <w:rPr>
          <w:rFonts w:hint="eastAsia"/>
        </w:rPr>
        <w:t>0</w:t>
      </w:r>
      <w:r w:rsidRPr="009520B7">
        <w:t>)</w:t>
      </w:r>
    </w:p>
    <w:p w:rsidR="003439CA" w:rsidP="000431E0" w:rsidRDefault="003439CA">
      <w:pPr>
        <w:pStyle w:val="af7"/>
      </w:pPr>
      <w:r>
        <w:rPr>
          <w:rFonts w:hint="eastAsia"/>
        </w:rPr>
        <w:t xml:space="preserve"> </w:t>
      </w:r>
      <w:r w:rsidR="003928F2">
        <w:rPr>
          <w:rFonts w:hint="eastAsia"/>
        </w:rPr>
        <w:t xml:space="preserve">   </w:t>
      </w:r>
      <w:r w:rsidR="00397BD9">
        <w:rPr>
          <w:rFonts w:hint="eastAsia"/>
        </w:rPr>
        <w:t>else:</w:t>
      </w:r>
    </w:p>
    <w:p w:rsidRPr="003439CA" w:rsidR="003439CA" w:rsidP="000431E0" w:rsidRDefault="003439CA">
      <w:pPr>
        <w:pStyle w:val="af7"/>
      </w:pPr>
      <w:r>
        <w:rPr>
          <w:rFonts w:hint="eastAsia"/>
        </w:rPr>
        <w:t xml:space="preserve">      </w:t>
      </w:r>
      <w:r w:rsidR="003928F2">
        <w:rPr>
          <w:rFonts w:hint="eastAsia"/>
        </w:rPr>
        <w:t xml:space="preserve">   </w:t>
      </w:r>
      <w:hyperlink w:history="1" w:anchor="PSDzoneStatus_B">
        <w:r w:rsidR="003A11D3">
          <w:rPr>
            <w:rStyle w:val="ac"/>
          </w:rPr>
          <w:t>PSDzoneStatus_B</w:t>
        </w:r>
      </w:hyperlink>
      <w:r w:rsidRPr="003439CA">
        <w:t>.Validity</w:t>
      </w:r>
      <w:r w:rsidR="00397BD9">
        <w:t xml:space="preserve"> = </w:t>
      </w:r>
      <w:r w:rsidRPr="003439CA">
        <w:rPr>
          <w:rFonts w:hint="eastAsia"/>
        </w:rPr>
        <w:t>0</w:t>
      </w:r>
    </w:p>
    <w:p w:rsidRPr="00D93319" w:rsidR="003439CA" w:rsidP="000431E0" w:rsidRDefault="003439CA">
      <w:pPr>
        <w:pStyle w:val="af7"/>
      </w:pPr>
      <w:r w:rsidRPr="003439CA">
        <w:rPr>
          <w:rFonts w:hint="eastAsia"/>
        </w:rPr>
        <w:t xml:space="preserve">  </w:t>
      </w:r>
      <w:r>
        <w:rPr>
          <w:rFonts w:hint="eastAsia"/>
        </w:rPr>
        <w:t xml:space="preserve">    </w:t>
      </w:r>
      <w:r w:rsidR="003928F2">
        <w:rPr>
          <w:rFonts w:hint="eastAsia"/>
        </w:rPr>
        <w:t xml:space="preserve">   </w:t>
      </w:r>
      <w:hyperlink w:history="1" w:anchor="PSDzoneStatus_B">
        <w:r w:rsidR="003A11D3">
          <w:rPr>
            <w:rStyle w:val="ac"/>
          </w:rPr>
          <w:t>PSDzoneStatus_B</w:t>
        </w:r>
      </w:hyperlink>
      <w:r>
        <w:t>.AllPSDclosed</w:t>
      </w:r>
      <w:r w:rsidR="00397BD9">
        <w:t xml:space="preserve"> = </w:t>
      </w:r>
      <w:r w:rsidRPr="00354FC4" w:rsidR="00397BD9">
        <w:rPr>
          <w:rStyle w:val="aff1"/>
          <w:rFonts w:hint="eastAsia"/>
        </w:rPr>
        <w:t>False</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565"/>
        </w:rPr>
      </w:pPr>
      <w:del w:author="常鸣" w:date="2014-07-03T14:27:00Z" w:id="10566">
        <w:r w:rsidRPr="008A1414" w:rsidDel="009328EA">
          <w:delText>#S</w:delText>
        </w:r>
      </w:del>
      <w:ins w:author="常鸣" w:date="2014-07-03T14:27:00Z" w:id="10567">
        <w:r w:rsidR="009328EA">
          <w:t>#Allocation=ATP Software</w:t>
        </w:r>
      </w:ins>
    </w:p>
    <w:p w:rsidRPr="008A1414" w:rsidR="003439CA" w:rsidP="000C0D62" w:rsidRDefault="009328EA">
      <w:pPr>
        <w:pStyle w:val="ReqtifyAltQ"/>
      </w:pPr>
      <w:ins w:author="常鸣" w:date="2014-07-03T14:27:00Z" w:id="10568">
        <w:r>
          <w:t>#S</w:t>
        </w:r>
      </w:ins>
      <w:r w:rsidRPr="008A1414" w:rsidR="003439CA">
        <w:t>ource=</w:t>
      </w:r>
      <w:r w:rsidRPr="00A208CF" w:rsidR="00A208CF">
        <w:rPr>
          <w:rFonts w:hint="eastAsia"/>
        </w:rPr>
        <w:t>[</w:t>
      </w:r>
      <w:r w:rsidRPr="00A208CF" w:rsidR="00A208CF">
        <w:t>iTC_CC_ATP_SwHA-0138</w:t>
      </w:r>
      <w:r w:rsidRPr="00A208CF" w:rsidR="00A208CF">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D91CDF" w:rsidP="00C93484" w:rsidRDefault="00D91CDF">
      <w:pPr>
        <w:pStyle w:val="Reqtify"/>
      </w:pPr>
    </w:p>
    <w:p w:rsidR="00D91CDF" w:rsidP="00D91CDF" w:rsidRDefault="00655979">
      <w:pPr>
        <w:pStyle w:val="ReqtifyAltR"/>
      </w:pPr>
      <w:r>
        <w:t>[iTC_CC_ATP-SwRS-0</w:t>
      </w:r>
      <w:r>
        <w:rPr>
          <w:rFonts w:hint="eastAsia"/>
        </w:rPr>
        <w:t>722</w:t>
      </w:r>
      <w:r w:rsidRPr="00D91CDF" w:rsidR="00D91CDF">
        <w:t>]</w:t>
      </w:r>
    </w:p>
    <w:p w:rsidRPr="00D91CDF" w:rsidR="00D91CDF" w:rsidP="00C93484" w:rsidRDefault="00F42E76">
      <w:pPr>
        <w:pStyle w:val="Reqtify"/>
      </w:pPr>
      <w:bookmarkStart w:name="PSDstatusNonVital_A" w:id="10569"/>
      <w:r w:rsidRPr="00BF4172">
        <w:rPr>
          <w:rStyle w:val="aff2"/>
          <w:bCs w:val="0"/>
          <w:iCs w:val="0"/>
        </w:rPr>
        <w:t>PSDstatusNonVital_A</w:t>
      </w:r>
      <w:bookmarkEnd w:id="10569"/>
      <w:r w:rsidR="003342AF">
        <w:rPr>
          <w:rFonts w:hint="eastAsia"/>
        </w:rPr>
        <w:t>，</w:t>
      </w:r>
      <w:r w:rsidR="00D91CDF">
        <w:rPr>
          <w:rFonts w:hint="eastAsia"/>
        </w:rPr>
        <w:t>用于</w:t>
      </w:r>
      <w:r w:rsidR="00D91CDF">
        <w:rPr>
          <w:rFonts w:hint="eastAsia"/>
        </w:rPr>
        <w:t>CCNV</w:t>
      </w:r>
      <w:r w:rsidR="00D91CDF">
        <w:rPr>
          <w:rFonts w:hint="eastAsia"/>
        </w:rPr>
        <w:t>发送给</w:t>
      </w:r>
      <w:r w:rsidR="00D91CDF">
        <w:rPr>
          <w:rFonts w:hint="eastAsia"/>
        </w:rPr>
        <w:t>DMI</w:t>
      </w:r>
      <w:r w:rsidR="00D91CDF">
        <w:rPr>
          <w:rFonts w:hint="eastAsia"/>
        </w:rPr>
        <w:t>显示的</w:t>
      </w:r>
      <w:r w:rsidR="00D91CDF">
        <w:rPr>
          <w:rFonts w:hint="eastAsia"/>
        </w:rPr>
        <w:t>A</w:t>
      </w:r>
      <w:r w:rsidR="00D91CDF">
        <w:rPr>
          <w:rFonts w:hint="eastAsia"/>
        </w:rPr>
        <w:t>侧</w:t>
      </w:r>
      <w:r w:rsidR="00D91CDF">
        <w:rPr>
          <w:rFonts w:hint="eastAsia"/>
        </w:rPr>
        <w:t>PSD</w:t>
      </w:r>
      <w:r w:rsidR="00D91CDF">
        <w:rPr>
          <w:rFonts w:hint="eastAsia"/>
        </w:rPr>
        <w:t>状态</w:t>
      </w:r>
    </w:p>
    <w:p w:rsidRPr="00D91CDF" w:rsidR="00D91CDF" w:rsidP="000431E0" w:rsidRDefault="00D91CDF">
      <w:pPr>
        <w:pStyle w:val="af7"/>
      </w:pPr>
      <w:r w:rsidRPr="00D91CDF">
        <w:t xml:space="preserve">def </w:t>
      </w:r>
      <w:hyperlink w:history="1" w:anchor="PSDstatusNonVital_A">
        <w:r w:rsidR="00F42E76">
          <w:rPr>
            <w:rStyle w:val="ac"/>
          </w:rPr>
          <w:t>PSDstatusNonVital_A</w:t>
        </w:r>
      </w:hyperlink>
      <w:r w:rsidRPr="00D91CDF">
        <w:t>(k):</w:t>
      </w:r>
    </w:p>
    <w:p w:rsidR="006F7A9C" w:rsidP="000431E0" w:rsidRDefault="006F7A9C">
      <w:pPr>
        <w:pStyle w:val="af7"/>
        <w:rPr>
          <w:rStyle w:val="aff1"/>
        </w:rPr>
      </w:pPr>
      <w:r w:rsidRPr="00D91CDF">
        <w:t xml:space="preserve">    if (</w:t>
      </w:r>
      <w:hyperlink w:history="1" w:anchor="PSDzoneStatus_A">
        <w:r>
          <w:rPr>
            <w:rStyle w:val="ac"/>
          </w:rPr>
          <w:t>PSDzoneStatus_A</w:t>
        </w:r>
      </w:hyperlink>
      <w:r w:rsidRPr="00D91CDF">
        <w:t xml:space="preserve">(k).Id is </w:t>
      </w:r>
      <w:r w:rsidRPr="00354FC4">
        <w:rPr>
          <w:rStyle w:val="aff1"/>
        </w:rPr>
        <w:t>None</w:t>
      </w:r>
    </w:p>
    <w:p w:rsidRPr="00D91CDF" w:rsidR="006F7A9C" w:rsidP="000431E0" w:rsidRDefault="006F7A9C">
      <w:pPr>
        <w:pStyle w:val="af7"/>
      </w:pPr>
      <w:r w:rsidRPr="006F7A9C">
        <w:rPr>
          <w:rFonts w:hint="eastAsia"/>
        </w:rPr>
        <w:t xml:space="preserve">         or </w:t>
      </w:r>
      <w:hyperlink w:history="1" w:anchor="PSDzoneStatus_A">
        <w:r>
          <w:rPr>
            <w:rStyle w:val="ac"/>
          </w:rPr>
          <w:t>PSDzoneStatus_A</w:t>
        </w:r>
      </w:hyperlink>
      <w:r w:rsidRPr="00D91CDF">
        <w:t>(k).</w:t>
      </w:r>
      <w:r>
        <w:rPr>
          <w:rFonts w:hint="eastAsia"/>
        </w:rPr>
        <w:t>Validity &lt;= 0</w:t>
      </w:r>
      <w:r w:rsidRPr="00D91CDF">
        <w:t>):</w:t>
      </w:r>
    </w:p>
    <w:p w:rsidR="006F7A9C" w:rsidP="000431E0" w:rsidRDefault="006F7A9C">
      <w:pPr>
        <w:pStyle w:val="af7"/>
      </w:pPr>
      <w:r w:rsidRPr="00D91CDF">
        <w:t xml:space="preserve">        return </w:t>
      </w:r>
      <w:r w:rsidRPr="00C66284">
        <w:rPr>
          <w:rStyle w:val="aff1"/>
        </w:rPr>
        <w:t>PSD_STATE_UNKNOWN</w:t>
      </w:r>
    </w:p>
    <w:p w:rsidRPr="00D91CDF" w:rsidR="00D91CDF" w:rsidP="000431E0" w:rsidRDefault="00D91CDF">
      <w:pPr>
        <w:pStyle w:val="af7"/>
      </w:pPr>
      <w:r w:rsidRPr="00D91CDF">
        <w:t xml:space="preserve">    </w:t>
      </w:r>
      <w:r w:rsidR="006F7A9C">
        <w:rPr>
          <w:rFonts w:hint="eastAsia"/>
        </w:rPr>
        <w:t>el</w:t>
      </w:r>
      <w:r w:rsidRPr="00D91CDF">
        <w:t>if (</w:t>
      </w:r>
      <w:hyperlink w:history="1" w:anchor="PSDzoneStatus_A">
        <w:r w:rsidR="003A11D3">
          <w:rPr>
            <w:rStyle w:val="ac"/>
          </w:rPr>
          <w:t>PSDzoneStatus_A</w:t>
        </w:r>
      </w:hyperlink>
      <w:r w:rsidRPr="00D91CDF">
        <w:t>(k).AllPSDclosed):</w:t>
      </w:r>
    </w:p>
    <w:p w:rsidRPr="00D91CDF" w:rsidR="00D91CDF" w:rsidP="000431E0" w:rsidRDefault="00D91CDF">
      <w:pPr>
        <w:pStyle w:val="af7"/>
      </w:pPr>
      <w:r w:rsidRPr="00D91CDF">
        <w:t xml:space="preserve">        return </w:t>
      </w:r>
      <w:r w:rsidRPr="00C66284" w:rsidR="009F6BEB">
        <w:rPr>
          <w:rStyle w:val="aff1"/>
        </w:rPr>
        <w:t>PSD_STATE_</w:t>
      </w:r>
      <w:r w:rsidRPr="00C66284">
        <w:rPr>
          <w:rStyle w:val="aff1"/>
        </w:rPr>
        <w:t>CLOSED</w:t>
      </w:r>
    </w:p>
    <w:p w:rsidRPr="00D91CDF" w:rsidR="00D91CDF" w:rsidP="000431E0" w:rsidRDefault="00D91CDF">
      <w:pPr>
        <w:pStyle w:val="af7"/>
      </w:pPr>
      <w:r w:rsidRPr="00D91CDF">
        <w:t xml:space="preserve">    else:</w:t>
      </w:r>
    </w:p>
    <w:p w:rsidRPr="00D91CDF" w:rsidR="00D91CDF" w:rsidP="000431E0" w:rsidRDefault="00D91CDF">
      <w:pPr>
        <w:pStyle w:val="af7"/>
      </w:pPr>
      <w:r w:rsidRPr="00D91CDF">
        <w:t xml:space="preserve">        return </w:t>
      </w:r>
      <w:r w:rsidRPr="00C66284" w:rsidR="009F6BEB">
        <w:rPr>
          <w:rStyle w:val="aff1"/>
        </w:rPr>
        <w:t>PSD_STATE_</w:t>
      </w:r>
      <w:r w:rsidRPr="00C66284">
        <w:rPr>
          <w:rStyle w:val="aff1"/>
        </w:rPr>
        <w:t>OPENED</w:t>
      </w:r>
    </w:p>
    <w:p w:rsidR="00610A4C" w:rsidP="000C0D62" w:rsidRDefault="00610A4C">
      <w:pPr>
        <w:pStyle w:val="ReqtifyAltQ"/>
      </w:pPr>
      <w:r>
        <w:rPr>
          <w:rFonts w:hint="eastAsia"/>
        </w:rPr>
        <w:t>#Category=Functional</w:t>
      </w:r>
    </w:p>
    <w:p w:rsidR="00D91CDF" w:rsidP="000C0D62" w:rsidRDefault="00D91CDF">
      <w:pPr>
        <w:pStyle w:val="ReqtifyAltQ"/>
      </w:pPr>
      <w:r w:rsidRPr="00D91CDF">
        <w:t>#Contribution</w:t>
      </w:r>
      <w:r>
        <w:t>=SIL</w:t>
      </w:r>
      <w:r w:rsidR="003F0289">
        <w:rPr>
          <w:rFonts w:hint="eastAsia"/>
        </w:rPr>
        <w:t>0</w:t>
      </w:r>
    </w:p>
    <w:p w:rsidR="009328EA" w:rsidP="000C0D62" w:rsidRDefault="002A2D16">
      <w:pPr>
        <w:pStyle w:val="ReqtifyAltQ"/>
        <w:rPr>
          <w:ins w:author="常鸣" w:date="2014-07-03T14:27:00Z" w:id="10570"/>
        </w:rPr>
      </w:pPr>
      <w:del w:author="常鸣" w:date="2014-07-03T14:27:00Z" w:id="10571">
        <w:r w:rsidRPr="002A2D16" w:rsidDel="009328EA">
          <w:rPr>
            <w:rFonts w:hint="eastAsia"/>
          </w:rPr>
          <w:delText>#S</w:delText>
        </w:r>
      </w:del>
      <w:ins w:author="常鸣" w:date="2014-07-03T14:27:00Z" w:id="10572">
        <w:r w:rsidR="009328EA">
          <w:rPr>
            <w:rFonts w:hint="eastAsia"/>
          </w:rPr>
          <w:t>#Allocation=ATP Software</w:t>
        </w:r>
      </w:ins>
    </w:p>
    <w:p w:rsidR="002A2D16" w:rsidP="000C0D62" w:rsidRDefault="009328EA">
      <w:pPr>
        <w:pStyle w:val="ReqtifyAltQ"/>
      </w:pPr>
      <w:ins w:author="常鸣" w:date="2014-07-03T14:27:00Z" w:id="10573">
        <w:r>
          <w:rPr>
            <w:rFonts w:hint="eastAsia"/>
          </w:rPr>
          <w:t>#S</w:t>
        </w:r>
      </w:ins>
      <w:r w:rsidRPr="002A2D16" w:rsidR="002A2D16">
        <w:rPr>
          <w:rFonts w:hint="eastAsia"/>
        </w:rPr>
        <w:t>ource=</w:t>
      </w:r>
      <w:r w:rsidR="003F0289">
        <w:rPr>
          <w:rFonts w:hint="eastAsia"/>
        </w:rPr>
        <w:t>[iTC_CC-SyAD-0408],</w:t>
      </w:r>
      <w:r w:rsidRPr="002A2D16" w:rsidR="003F0289">
        <w:rPr>
          <w:rFonts w:hint="eastAsia"/>
        </w:rPr>
        <w:t xml:space="preserve"> </w:t>
      </w:r>
      <w:r w:rsidRPr="002A2D16" w:rsidR="002A2D16">
        <w:rPr>
          <w:rFonts w:hint="eastAsia"/>
        </w:rPr>
        <w:t>[iTC_CC-SyAD-026</w:t>
      </w:r>
      <w:r w:rsidR="002A2D16">
        <w:rPr>
          <w:rFonts w:hint="eastAsia"/>
        </w:rPr>
        <w:t>7</w:t>
      </w:r>
      <w:r w:rsidRPr="002A2D16" w:rsidR="002A2D16">
        <w:rPr>
          <w:rFonts w:hint="eastAsia"/>
        </w:rPr>
        <w:t>]</w:t>
      </w:r>
    </w:p>
    <w:p w:rsidRPr="00D91CDF" w:rsidR="00D91CDF" w:rsidP="000C0D62" w:rsidRDefault="003642B2">
      <w:pPr>
        <w:pStyle w:val="ReqtifyAltQ"/>
      </w:pPr>
      <w:r>
        <w:t>[End]</w:t>
      </w:r>
    </w:p>
    <w:p w:rsidRPr="00D91CDF" w:rsidR="00D91CDF" w:rsidP="00C93484" w:rsidRDefault="00D91CDF">
      <w:pPr>
        <w:pStyle w:val="Reqtify"/>
      </w:pPr>
    </w:p>
    <w:p w:rsidR="00D91CDF" w:rsidP="00D91CDF" w:rsidRDefault="00D91CDF">
      <w:pPr>
        <w:pStyle w:val="ReqtifyAltR"/>
      </w:pPr>
      <w:r w:rsidRPr="00D91CDF">
        <w:t>[iTC_CC_ATP-SwRS</w:t>
      </w:r>
      <w:r w:rsidR="00655979">
        <w:t>-0</w:t>
      </w:r>
      <w:r w:rsidR="00655979">
        <w:rPr>
          <w:rFonts w:hint="eastAsia"/>
        </w:rPr>
        <w:t>723</w:t>
      </w:r>
      <w:r w:rsidRPr="00D91CDF">
        <w:t>]</w:t>
      </w:r>
    </w:p>
    <w:p w:rsidRPr="00D91CDF" w:rsidR="00D91CDF" w:rsidP="00C93484" w:rsidRDefault="00F42E76">
      <w:pPr>
        <w:pStyle w:val="Reqtify"/>
      </w:pPr>
      <w:bookmarkStart w:name="PSDstatusNonVital_B" w:id="10574"/>
      <w:r w:rsidRPr="00BF4172">
        <w:rPr>
          <w:rStyle w:val="aff2"/>
          <w:bCs w:val="0"/>
          <w:iCs w:val="0"/>
        </w:rPr>
        <w:lastRenderedPageBreak/>
        <w:t>PSDstatusNonVital_B</w:t>
      </w:r>
      <w:bookmarkEnd w:id="10574"/>
      <w:r w:rsidR="003342AF">
        <w:rPr>
          <w:rFonts w:hint="eastAsia"/>
        </w:rPr>
        <w:t>，</w:t>
      </w:r>
      <w:r w:rsidRPr="00D91CDF" w:rsidR="00D91CDF">
        <w:rPr>
          <w:rFonts w:hint="eastAsia"/>
        </w:rPr>
        <w:t>用于</w:t>
      </w:r>
      <w:r w:rsidRPr="00D91CDF" w:rsidR="00D91CDF">
        <w:rPr>
          <w:rFonts w:hint="eastAsia"/>
        </w:rPr>
        <w:t>CCNV</w:t>
      </w:r>
      <w:r w:rsidRPr="00D91CDF" w:rsidR="00D91CDF">
        <w:rPr>
          <w:rFonts w:hint="eastAsia"/>
        </w:rPr>
        <w:t>发送给</w:t>
      </w:r>
      <w:r w:rsidRPr="00D91CDF" w:rsidR="00D91CDF">
        <w:rPr>
          <w:rFonts w:hint="eastAsia"/>
        </w:rPr>
        <w:t>DMI</w:t>
      </w:r>
      <w:r w:rsidRPr="00D91CDF" w:rsidR="00D91CDF">
        <w:rPr>
          <w:rFonts w:hint="eastAsia"/>
        </w:rPr>
        <w:t>显示的</w:t>
      </w:r>
      <w:r w:rsidR="00D91CDF">
        <w:rPr>
          <w:rFonts w:hint="eastAsia"/>
        </w:rPr>
        <w:t>B</w:t>
      </w:r>
      <w:r w:rsidRPr="00D91CDF" w:rsidR="00D91CDF">
        <w:rPr>
          <w:rFonts w:hint="eastAsia"/>
        </w:rPr>
        <w:t>侧</w:t>
      </w:r>
      <w:r w:rsidRPr="00D91CDF" w:rsidR="00D91CDF">
        <w:rPr>
          <w:rFonts w:hint="eastAsia"/>
        </w:rPr>
        <w:t>PSD</w:t>
      </w:r>
      <w:r w:rsidRPr="00D91CDF" w:rsidR="00D91CDF">
        <w:rPr>
          <w:rFonts w:hint="eastAsia"/>
        </w:rPr>
        <w:t>状态</w:t>
      </w:r>
    </w:p>
    <w:p w:rsidRPr="00D91CDF" w:rsidR="00D91CDF" w:rsidP="000431E0" w:rsidRDefault="00D91CDF">
      <w:pPr>
        <w:pStyle w:val="af7"/>
      </w:pPr>
      <w:r w:rsidRPr="00D91CDF">
        <w:t xml:space="preserve">def </w:t>
      </w:r>
      <w:hyperlink w:history="1" w:anchor="PSDstatusNonVital_B">
        <w:r w:rsidR="00F42E76">
          <w:rPr>
            <w:rStyle w:val="ac"/>
          </w:rPr>
          <w:t>PSDstatusNonVital_B</w:t>
        </w:r>
      </w:hyperlink>
      <w:r w:rsidRPr="00D91CDF">
        <w:t>(k):</w:t>
      </w:r>
    </w:p>
    <w:p w:rsidR="006F7A9C" w:rsidP="000431E0" w:rsidRDefault="00D91CDF">
      <w:pPr>
        <w:pStyle w:val="af7"/>
        <w:rPr>
          <w:rStyle w:val="aff1"/>
        </w:rPr>
      </w:pPr>
      <w:r w:rsidRPr="00D91CDF">
        <w:t xml:space="preserve">    </w:t>
      </w:r>
      <w:r w:rsidRPr="00D91CDF" w:rsidR="006F7A9C">
        <w:t>if (</w:t>
      </w:r>
      <w:hyperlink w:history="1" w:anchor="PSDzoneStatus_B">
        <w:r w:rsidR="006F7A9C">
          <w:rPr>
            <w:rStyle w:val="ac"/>
          </w:rPr>
          <w:t>PSDzoneStatus_B</w:t>
        </w:r>
      </w:hyperlink>
      <w:r w:rsidRPr="00D91CDF" w:rsidR="006F7A9C">
        <w:t xml:space="preserve">(k).Id is </w:t>
      </w:r>
      <w:r w:rsidRPr="00354FC4" w:rsidR="006F7A9C">
        <w:rPr>
          <w:rStyle w:val="aff1"/>
        </w:rPr>
        <w:t>None</w:t>
      </w:r>
    </w:p>
    <w:p w:rsidRPr="00D91CDF" w:rsidR="006F7A9C" w:rsidP="000431E0" w:rsidRDefault="006F7A9C">
      <w:pPr>
        <w:pStyle w:val="af7"/>
      </w:pPr>
      <w:r w:rsidRPr="006F7A9C">
        <w:rPr>
          <w:rFonts w:hint="eastAsia"/>
        </w:rPr>
        <w:t xml:space="preserve">        or </w:t>
      </w:r>
      <w:hyperlink w:history="1" w:anchor="PSDzoneStatus_B">
        <w:r>
          <w:rPr>
            <w:rStyle w:val="ac"/>
          </w:rPr>
          <w:t>PSDzoneStatus_B</w:t>
        </w:r>
      </w:hyperlink>
      <w:r w:rsidRPr="00D91CDF">
        <w:t>(k)</w:t>
      </w:r>
      <w:r>
        <w:rPr>
          <w:rFonts w:hint="eastAsia"/>
        </w:rPr>
        <w:t>.Validity &lt;= 0</w:t>
      </w:r>
      <w:r w:rsidRPr="00D91CDF">
        <w:t>):</w:t>
      </w:r>
    </w:p>
    <w:p w:rsidR="006F7A9C" w:rsidP="000431E0" w:rsidRDefault="006F7A9C">
      <w:pPr>
        <w:pStyle w:val="af7"/>
        <w:rPr>
          <w:rStyle w:val="aff1"/>
        </w:rPr>
      </w:pPr>
      <w:r w:rsidRPr="00D91CDF">
        <w:t xml:space="preserve">        return </w:t>
      </w:r>
      <w:r w:rsidRPr="00C66284">
        <w:rPr>
          <w:rStyle w:val="aff1"/>
        </w:rPr>
        <w:t>PSD_STATE_UNKNOWN</w:t>
      </w:r>
    </w:p>
    <w:p w:rsidRPr="00D91CDF" w:rsidR="00D91CDF" w:rsidP="000431E0" w:rsidRDefault="006F7A9C">
      <w:pPr>
        <w:pStyle w:val="af7"/>
      </w:pPr>
      <w:r w:rsidRPr="00D91CDF">
        <w:t xml:space="preserve">    el</w:t>
      </w:r>
      <w:r w:rsidRPr="00D91CDF" w:rsidR="00D91CDF">
        <w:t>if (</w:t>
      </w:r>
      <w:hyperlink w:history="1" w:anchor="PSDzoneStatus_B">
        <w:r w:rsidR="003A11D3">
          <w:rPr>
            <w:rStyle w:val="ac"/>
          </w:rPr>
          <w:t>PSDzoneStatus_B</w:t>
        </w:r>
      </w:hyperlink>
      <w:r w:rsidRPr="00D91CDF" w:rsidR="00D91CDF">
        <w:t>(k).AllPSDclosed):</w:t>
      </w:r>
    </w:p>
    <w:p w:rsidRPr="00D91CDF" w:rsidR="00D91CDF" w:rsidP="000431E0" w:rsidRDefault="00D91CDF">
      <w:pPr>
        <w:pStyle w:val="af7"/>
      </w:pPr>
      <w:r w:rsidRPr="00D91CDF">
        <w:t xml:space="preserve">        return </w:t>
      </w:r>
      <w:r w:rsidRPr="00C66284" w:rsidR="009F6BEB">
        <w:rPr>
          <w:rStyle w:val="aff1"/>
        </w:rPr>
        <w:t>PSD_STATE_</w:t>
      </w:r>
      <w:r w:rsidRPr="00C66284">
        <w:rPr>
          <w:rStyle w:val="aff1"/>
        </w:rPr>
        <w:t>CLOSED</w:t>
      </w:r>
    </w:p>
    <w:p w:rsidRPr="00D91CDF" w:rsidR="00D91CDF" w:rsidP="000431E0" w:rsidRDefault="00D91CDF">
      <w:pPr>
        <w:pStyle w:val="af7"/>
      </w:pPr>
      <w:r w:rsidRPr="00D91CDF">
        <w:t xml:space="preserve">    else:</w:t>
      </w:r>
    </w:p>
    <w:p w:rsidRPr="00D91CDF" w:rsidR="00D91CDF" w:rsidP="000431E0" w:rsidRDefault="00D91CDF">
      <w:pPr>
        <w:pStyle w:val="af7"/>
      </w:pPr>
      <w:r w:rsidRPr="00D91CDF">
        <w:t xml:space="preserve">        return </w:t>
      </w:r>
      <w:r w:rsidRPr="00C66284" w:rsidR="009F6BEB">
        <w:rPr>
          <w:rStyle w:val="aff1"/>
        </w:rPr>
        <w:t>PSD_STATE_</w:t>
      </w:r>
      <w:r w:rsidRPr="00C66284">
        <w:rPr>
          <w:rStyle w:val="aff1"/>
        </w:rPr>
        <w:t>OPENED</w:t>
      </w:r>
    </w:p>
    <w:p w:rsidR="00610A4C" w:rsidP="00610A4C" w:rsidRDefault="00610A4C">
      <w:pPr>
        <w:pStyle w:val="ReqtifyAltQ"/>
      </w:pPr>
      <w:r>
        <w:rPr>
          <w:rFonts w:hint="eastAsia"/>
        </w:rPr>
        <w:t>#Category=Functional</w:t>
      </w:r>
    </w:p>
    <w:p w:rsidR="00D91CDF" w:rsidP="000C0D62" w:rsidRDefault="00D91CDF">
      <w:pPr>
        <w:pStyle w:val="ReqtifyAltQ"/>
      </w:pPr>
      <w:r w:rsidRPr="00D91CDF">
        <w:t>#Contribution=SIL</w:t>
      </w:r>
      <w:r w:rsidR="003F0289">
        <w:rPr>
          <w:rFonts w:hint="eastAsia"/>
        </w:rPr>
        <w:t>0</w:t>
      </w:r>
    </w:p>
    <w:p w:rsidR="009328EA" w:rsidP="000C0D62" w:rsidRDefault="00610A4C">
      <w:pPr>
        <w:pStyle w:val="ReqtifyAltQ"/>
        <w:rPr>
          <w:ins w:author="常鸣" w:date="2014-07-03T14:27:00Z" w:id="10575"/>
        </w:rPr>
      </w:pPr>
      <w:del w:author="常鸣" w:date="2014-07-03T14:27:00Z" w:id="10576">
        <w:r w:rsidDel="009328EA">
          <w:rPr>
            <w:rFonts w:hint="eastAsia"/>
          </w:rPr>
          <w:delText>#S</w:delText>
        </w:r>
      </w:del>
      <w:ins w:author="常鸣" w:date="2014-07-03T14:27:00Z" w:id="10577">
        <w:r w:rsidR="009328EA">
          <w:rPr>
            <w:rFonts w:hint="eastAsia"/>
          </w:rPr>
          <w:t>#Allocation=ATP Software</w:t>
        </w:r>
      </w:ins>
    </w:p>
    <w:p w:rsidR="00610A4C" w:rsidP="000C0D62" w:rsidRDefault="009328EA">
      <w:pPr>
        <w:pStyle w:val="ReqtifyAltQ"/>
      </w:pPr>
      <w:ins w:author="常鸣" w:date="2014-07-03T14:27:00Z" w:id="10578">
        <w:r>
          <w:rPr>
            <w:rFonts w:hint="eastAsia"/>
          </w:rPr>
          <w:t>#S</w:t>
        </w:r>
      </w:ins>
      <w:r w:rsidR="00610A4C">
        <w:rPr>
          <w:rFonts w:hint="eastAsia"/>
        </w:rPr>
        <w:t>ource=</w:t>
      </w:r>
      <w:r w:rsidR="003F0289">
        <w:rPr>
          <w:rFonts w:hint="eastAsia"/>
        </w:rPr>
        <w:t>[iTC_CC-SyAD-0408],</w:t>
      </w:r>
      <w:r w:rsidRPr="002A2D16" w:rsidR="003F0289">
        <w:rPr>
          <w:rFonts w:hint="eastAsia"/>
        </w:rPr>
        <w:t xml:space="preserve"> </w:t>
      </w:r>
      <w:r w:rsidRPr="002A2D16" w:rsidR="002A2D16">
        <w:rPr>
          <w:rFonts w:hint="eastAsia"/>
        </w:rPr>
        <w:t>[iTC_CC-SyAD-026</w:t>
      </w:r>
      <w:r w:rsidR="002A2D16">
        <w:rPr>
          <w:rFonts w:hint="eastAsia"/>
        </w:rPr>
        <w:t>7</w:t>
      </w:r>
      <w:r w:rsidRPr="002A2D16" w:rsidR="002A2D16">
        <w:rPr>
          <w:rFonts w:hint="eastAsia"/>
        </w:rPr>
        <w:t>]</w:t>
      </w:r>
    </w:p>
    <w:p w:rsidR="00D91CDF" w:rsidP="000C0D62" w:rsidRDefault="003642B2">
      <w:pPr>
        <w:pStyle w:val="ReqtifyAltQ"/>
      </w:pPr>
      <w:r>
        <w:t>[End]</w:t>
      </w:r>
    </w:p>
    <w:p w:rsidR="003439CA" w:rsidP="00C93484" w:rsidRDefault="003439CA">
      <w:pPr>
        <w:pStyle w:val="Reqtify"/>
      </w:pPr>
    </w:p>
    <w:p w:rsidR="00610A4C" w:rsidP="00C93484" w:rsidRDefault="00610A4C">
      <w:pPr>
        <w:pStyle w:val="Reqtify"/>
      </w:pPr>
    </w:p>
    <w:p w:rsidR="003439CA" w:rsidP="0012674A" w:rsidRDefault="003439CA">
      <w:pPr>
        <w:pStyle w:val="4"/>
      </w:pPr>
      <w:r>
        <w:rPr>
          <w:rFonts w:hint="eastAsia"/>
        </w:rPr>
        <w:t>PSD order</w:t>
      </w:r>
    </w:p>
    <w:p w:rsidR="003439CA" w:rsidP="00C93484" w:rsidRDefault="003439CA">
      <w:pPr>
        <w:pStyle w:val="Reqtify"/>
      </w:pPr>
      <w:r>
        <w:rPr>
          <w:rFonts w:hint="eastAsia"/>
        </w:rPr>
        <w:t>对于</w:t>
      </w:r>
      <w:r>
        <w:rPr>
          <w:rFonts w:hint="eastAsia"/>
        </w:rPr>
        <w:t>PSD</w:t>
      </w:r>
      <w:r>
        <w:rPr>
          <w:rFonts w:hint="eastAsia"/>
        </w:rPr>
        <w:t>的开关门指令，</w:t>
      </w:r>
      <w:r>
        <w:rPr>
          <w:rFonts w:hint="eastAsia"/>
        </w:rPr>
        <w:t>ATP</w:t>
      </w:r>
      <w:r>
        <w:rPr>
          <w:rFonts w:hint="eastAsia"/>
        </w:rPr>
        <w:t>根据来自</w:t>
      </w:r>
      <w:r>
        <w:rPr>
          <w:rFonts w:hint="eastAsia"/>
        </w:rPr>
        <w:t>CCNV</w:t>
      </w:r>
      <w:r>
        <w:rPr>
          <w:rFonts w:hint="eastAsia"/>
        </w:rPr>
        <w:t>的指令，根据项目配置的安全通信协议进行发送。</w:t>
      </w:r>
    </w:p>
    <w:p w:rsidR="003439CA" w:rsidP="00C93484" w:rsidRDefault="003439CA">
      <w:pPr>
        <w:pStyle w:val="Reqtify"/>
      </w:pPr>
      <w:r>
        <w:rPr>
          <w:rFonts w:hint="eastAsia"/>
        </w:rPr>
        <w:t>For the control order of the PSD, ATP shall generate according to the request of the CCNV</w:t>
      </w:r>
      <w:r w:rsidR="00397BD9">
        <w:rPr>
          <w:rFonts w:hint="eastAsia"/>
        </w:rPr>
        <w:t xml:space="preserve"> and </w:t>
      </w:r>
      <w:r>
        <w:rPr>
          <w:rFonts w:hint="eastAsia"/>
        </w:rPr>
        <w:t>the safety communication protocol defined in the project configuration.</w:t>
      </w:r>
    </w:p>
    <w:p w:rsidR="00863865" w:rsidP="00C93484" w:rsidRDefault="00863865">
      <w:pPr>
        <w:pStyle w:val="Reqtify"/>
      </w:pPr>
    </w:p>
    <w:p w:rsidR="00863865" w:rsidP="00C93484" w:rsidRDefault="00863865">
      <w:pPr>
        <w:pStyle w:val="Reqtify"/>
      </w:pPr>
    </w:p>
    <w:p w:rsidR="003439CA" w:rsidP="00704491" w:rsidRDefault="003439CA">
      <w:pPr>
        <w:pStyle w:val="ReqtifyAltR"/>
      </w:pPr>
      <w:r>
        <w:t>[iTC_CC_ATP-SwRS-0</w:t>
      </w:r>
      <w:r>
        <w:rPr>
          <w:rFonts w:hint="eastAsia"/>
        </w:rPr>
        <w:t>333</w:t>
      </w:r>
      <w:r>
        <w:t>]</w:t>
      </w:r>
    </w:p>
    <w:p w:rsidR="003439CA" w:rsidP="00C93484" w:rsidRDefault="003A11D3">
      <w:pPr>
        <w:pStyle w:val="Reqtify"/>
      </w:pPr>
      <w:bookmarkStart w:name="PSDmanagerOrder_A" w:id="10579"/>
      <w:r w:rsidRPr="00BF4172">
        <w:rPr>
          <w:rStyle w:val="aff2"/>
          <w:bCs w:val="0"/>
          <w:iCs w:val="0"/>
        </w:rPr>
        <w:t>PSDmanagerOrder_A</w:t>
      </w:r>
      <w:bookmarkEnd w:id="10579"/>
      <w:r w:rsidR="003439CA">
        <w:rPr>
          <w:rFonts w:hint="eastAsia"/>
        </w:rPr>
        <w:t>，</w:t>
      </w:r>
      <w:r w:rsidR="003439CA">
        <w:rPr>
          <w:rFonts w:hint="eastAsia"/>
        </w:rPr>
        <w:t>A</w:t>
      </w:r>
      <w:r w:rsidR="003439CA">
        <w:rPr>
          <w:rFonts w:hint="eastAsia"/>
        </w:rPr>
        <w:t>侧</w:t>
      </w:r>
      <w:r w:rsidR="003439CA">
        <w:rPr>
          <w:rFonts w:hint="eastAsia"/>
        </w:rPr>
        <w:t>PSD</w:t>
      </w:r>
      <w:r w:rsidR="003439CA">
        <w:rPr>
          <w:rFonts w:hint="eastAsia"/>
        </w:rPr>
        <w:t>的控制命令信息，其结构为</w:t>
      </w:r>
      <w:r w:rsidRPr="003439CA" w:rsidR="003439CA">
        <w:fldChar w:fldCharType="begin"/>
      </w:r>
      <w:r w:rsidRPr="003439CA" w:rsidR="003439CA">
        <w:instrText xml:space="preserve"> REF ST_PSD_MANAGE \h </w:instrText>
      </w:r>
      <w:r w:rsidRPr="003439CA" w:rsidR="003439CA">
        <w:fldChar w:fldCharType="separate"/>
      </w:r>
      <w:r w:rsidRPr="00190111" w:rsidR="00DE178B">
        <w:rPr>
          <w:rStyle w:val="DATATYPE"/>
        </w:rPr>
        <w:t>ST_</w:t>
      </w:r>
      <w:r w:rsidRPr="00190111" w:rsidR="00DE178B">
        <w:rPr>
          <w:rStyle w:val="DATATYPE"/>
          <w:rFonts w:hint="eastAsia"/>
        </w:rPr>
        <w:t>PSD_MANAGE</w:t>
      </w:r>
      <w:r w:rsidRPr="003439CA" w:rsidR="003439CA">
        <w:fldChar w:fldCharType="end"/>
      </w:r>
      <w:r w:rsidR="003439CA">
        <w:rPr>
          <w:rFonts w:hint="eastAsia"/>
        </w:rPr>
        <w:t>。其中如果来自</w:t>
      </w:r>
      <w:r w:rsidR="003439CA">
        <w:rPr>
          <w:rFonts w:hint="eastAsia"/>
        </w:rPr>
        <w:t>CCNV</w:t>
      </w:r>
      <w:r w:rsidR="003439CA">
        <w:rPr>
          <w:rFonts w:hint="eastAsia"/>
        </w:rPr>
        <w:t>的</w:t>
      </w:r>
      <w:r w:rsidR="003439CA">
        <w:rPr>
          <w:rFonts w:hint="eastAsia"/>
        </w:rPr>
        <w:t>A</w:t>
      </w:r>
      <w:r w:rsidR="003439CA">
        <w:rPr>
          <w:rFonts w:hint="eastAsia"/>
        </w:rPr>
        <w:t>侧</w:t>
      </w:r>
      <w:r w:rsidR="003439CA">
        <w:rPr>
          <w:rFonts w:hint="eastAsia"/>
        </w:rPr>
        <w:t>PSD</w:t>
      </w:r>
      <w:r w:rsidR="003439CA">
        <w:rPr>
          <w:rFonts w:hint="eastAsia"/>
        </w:rPr>
        <w:t>标识不等于</w:t>
      </w:r>
      <w:r w:rsidR="003439CA">
        <w:rPr>
          <w:rFonts w:hint="eastAsia"/>
        </w:rPr>
        <w:t>ATP</w:t>
      </w:r>
      <w:r w:rsidR="003439CA">
        <w:rPr>
          <w:rFonts w:hint="eastAsia"/>
        </w:rPr>
        <w:t>读取</w:t>
      </w:r>
      <w:r w:rsidR="003439CA">
        <w:rPr>
          <w:rFonts w:hint="eastAsia"/>
        </w:rPr>
        <w:t>SGD</w:t>
      </w:r>
      <w:r w:rsidR="003439CA">
        <w:rPr>
          <w:rFonts w:hint="eastAsia"/>
        </w:rPr>
        <w:t>中</w:t>
      </w:r>
      <w:r w:rsidR="003439CA">
        <w:rPr>
          <w:rFonts w:hint="eastAsia"/>
        </w:rPr>
        <w:t>A</w:t>
      </w:r>
      <w:r w:rsidR="003439CA">
        <w:rPr>
          <w:rFonts w:hint="eastAsia"/>
        </w:rPr>
        <w:t>侧的标识，则禁止使用</w:t>
      </w:r>
      <w:r w:rsidR="003439CA">
        <w:rPr>
          <w:rFonts w:hint="eastAsia"/>
        </w:rPr>
        <w:t>CCNV</w:t>
      </w:r>
      <w:r w:rsidR="003439CA">
        <w:rPr>
          <w:rFonts w:hint="eastAsia"/>
        </w:rPr>
        <w:t>的标识开门。</w:t>
      </w:r>
    </w:p>
    <w:p w:rsidR="003439CA" w:rsidP="00C93484" w:rsidRDefault="003439CA">
      <w:pPr>
        <w:pStyle w:val="Reqtify"/>
      </w:pPr>
    </w:p>
    <w:p w:rsidR="003439CA" w:rsidP="00C93484" w:rsidRDefault="003439CA">
      <w:pPr>
        <w:pStyle w:val="Reqtify"/>
        <w:rPr>
          <w:rStyle w:val="aff1"/>
        </w:rPr>
      </w:pPr>
      <w:r>
        <w:rPr>
          <w:rFonts w:hint="eastAsia"/>
        </w:rPr>
        <w:t>The rules to generate the PSD manage order on side A shall follow the pseudo-codes. In which if the PSD id from CCNV is not equal to the id in ATP's track map, ATP shall prohibit the PSD opening.</w:t>
      </w:r>
    </w:p>
    <w:p w:rsidR="008E78F6" w:rsidP="000431E0" w:rsidRDefault="00D064C5">
      <w:pPr>
        <w:pStyle w:val="af7"/>
      </w:pPr>
      <w:r>
        <w:t xml:space="preserve">def </w:t>
      </w:r>
      <w:hyperlink w:history="1" w:anchor="PSDmanagerOrder_A">
        <w:r w:rsidR="003A11D3">
          <w:rPr>
            <w:rStyle w:val="ac"/>
          </w:rPr>
          <w:t>PSDmanagerOrder_A</w:t>
        </w:r>
      </w:hyperlink>
      <w:r>
        <w:rPr>
          <w:color w:val="FF8000"/>
        </w:rPr>
        <w:t>(</w:t>
      </w:r>
      <w:r>
        <w:t>k</w:t>
      </w:r>
      <w:r>
        <w:rPr>
          <w:color w:val="FF8000"/>
        </w:rPr>
        <w:t>)</w:t>
      </w:r>
      <w:r>
        <w:t>:</w:t>
      </w:r>
    </w:p>
    <w:p w:rsidR="00D064C5" w:rsidP="000431E0" w:rsidRDefault="008E78F6">
      <w:pPr>
        <w:pStyle w:val="af7"/>
      </w:pPr>
      <w:r>
        <w:rPr>
          <w:rFonts w:hint="eastAsia"/>
        </w:rPr>
        <w:t xml:space="preserve">    </w:t>
      </w:r>
      <w:hyperlink w:history="1" w:anchor="PSDmanagerOrder_A">
        <w:r>
          <w:rPr>
            <w:rStyle w:val="ac"/>
          </w:rPr>
          <w:t>PSDmanagerOrder_A</w:t>
        </w:r>
      </w:hyperlink>
      <w:r>
        <w:t xml:space="preserve">.Id </w:t>
      </w:r>
      <w:r w:rsidRPr="008E78F6">
        <w:t>=</w:t>
      </w:r>
      <w:r>
        <w:t xml:space="preserve"> </w:t>
      </w:r>
      <w:hyperlink w:history="1" w:anchor="PSDoperation_A">
        <w:r>
          <w:rPr>
            <w:rStyle w:val="ac"/>
          </w:rPr>
          <w:t>PSDoperation_A</w:t>
        </w:r>
      </w:hyperlink>
      <w:r>
        <w:t>.Id</w:t>
      </w:r>
      <w:r w:rsidRPr="008E78F6">
        <w:t>(</w:t>
      </w:r>
      <w:r>
        <w:t>k</w:t>
      </w:r>
      <w:r w:rsidRPr="008E78F6">
        <w:t>)</w:t>
      </w:r>
    </w:p>
    <w:p w:rsidR="00D064C5" w:rsidP="000431E0" w:rsidRDefault="00D064C5">
      <w:pPr>
        <w:pStyle w:val="af7"/>
      </w:pPr>
      <w:r>
        <w:t xml:space="preserve">    if </w:t>
      </w:r>
      <w:r>
        <w:rPr>
          <w:color w:val="FF8000"/>
        </w:rPr>
        <w:t>(</w:t>
      </w:r>
      <w:hyperlink w:history="1" w:anchor="PSDoperation_A">
        <w:r w:rsidR="003A11D3">
          <w:rPr>
            <w:rStyle w:val="ac"/>
          </w:rPr>
          <w:t>PSDoperation_A</w:t>
        </w:r>
      </w:hyperlink>
      <w:r>
        <w:t>.Id</w:t>
      </w:r>
      <w:r>
        <w:rPr>
          <w:color w:val="FF8000"/>
        </w:rPr>
        <w:t>(</w:t>
      </w:r>
      <w:r>
        <w:t>k</w:t>
      </w:r>
      <w:r>
        <w:rPr>
          <w:color w:val="FF8000"/>
        </w:rPr>
        <w:t>)</w:t>
      </w:r>
      <w:r>
        <w:t xml:space="preserve"> </w:t>
      </w:r>
      <w:r>
        <w:rPr>
          <w:color w:val="FF8000"/>
        </w:rPr>
        <w:t>==</w:t>
      </w:r>
      <w:r>
        <w:t xml:space="preserve"> </w:t>
      </w:r>
      <w:hyperlink w:history="1" w:anchor="PSDid_A">
        <w:r w:rsidR="00F27DC1">
          <w:rPr>
            <w:rStyle w:val="ac"/>
          </w:rPr>
          <w:t>PSDid_A</w:t>
        </w:r>
      </w:hyperlink>
      <w:r>
        <w:rPr>
          <w:color w:val="FF8000"/>
        </w:rPr>
        <w:t>(</w:t>
      </w:r>
      <w:r>
        <w:t>k</w:t>
      </w:r>
      <w:r>
        <w:rPr>
          <w:color w:val="FF8000"/>
        </w:rPr>
        <w:t>)</w:t>
      </w:r>
    </w:p>
    <w:p w:rsidR="008E78F6" w:rsidP="000431E0" w:rsidRDefault="00D064C5">
      <w:pPr>
        <w:pStyle w:val="af7"/>
        <w:rPr>
          <w:rStyle w:val="aff1"/>
        </w:rPr>
      </w:pPr>
      <w:r>
        <w:t xml:space="preserve">        and </w:t>
      </w:r>
      <w:hyperlink w:history="1" w:anchor="PSDoperation_A">
        <w:r w:rsidR="003A11D3">
          <w:rPr>
            <w:rStyle w:val="ac"/>
          </w:rPr>
          <w:t>PSDoperation_A</w:t>
        </w:r>
      </w:hyperlink>
      <w:r>
        <w:t>.Id</w:t>
      </w:r>
      <w:r>
        <w:rPr>
          <w:color w:val="FF8000"/>
        </w:rPr>
        <w:t>(</w:t>
      </w:r>
      <w:r>
        <w:t>k</w:t>
      </w:r>
      <w:r>
        <w:rPr>
          <w:color w:val="FF8000"/>
        </w:rPr>
        <w:t>)</w:t>
      </w:r>
      <w:r>
        <w:t xml:space="preserve"> </w:t>
      </w:r>
      <w:r w:rsidRPr="00113E1C">
        <w:t>is</w:t>
      </w:r>
      <w:r>
        <w:t xml:space="preserve"> </w:t>
      </w:r>
      <w:r w:rsidRPr="00113E1C">
        <w:t>not</w:t>
      </w:r>
      <w:r>
        <w:t xml:space="preserve"> </w:t>
      </w:r>
      <w:r w:rsidRPr="00354FC4">
        <w:rPr>
          <w:rStyle w:val="aff1"/>
        </w:rPr>
        <w:t>None</w:t>
      </w:r>
    </w:p>
    <w:p w:rsidR="00D064C5" w:rsidP="000431E0" w:rsidRDefault="008E78F6">
      <w:pPr>
        <w:pStyle w:val="af7"/>
      </w:pPr>
      <w:r w:rsidRPr="008E78F6">
        <w:rPr>
          <w:rFonts w:hint="eastAsia"/>
        </w:rPr>
        <w:t xml:space="preserve">        and not </w:t>
      </w:r>
      <w:hyperlink w:history="1" w:anchor="PSDoperation_A">
        <w:r>
          <w:rPr>
            <w:rStyle w:val="ac"/>
          </w:rPr>
          <w:t>PSDoperation_A</w:t>
        </w:r>
      </w:hyperlink>
      <w:r>
        <w:t>.ClosingOrder</w:t>
      </w:r>
      <w:r w:rsidRPr="008E78F6">
        <w:t>(</w:t>
      </w:r>
      <w:r>
        <w:t>k</w:t>
      </w:r>
      <w:r w:rsidRPr="008E78F6">
        <w:t>)</w:t>
      </w:r>
    </w:p>
    <w:p w:rsidR="00D064C5" w:rsidP="000431E0" w:rsidRDefault="00D064C5">
      <w:pPr>
        <w:pStyle w:val="af7"/>
      </w:pPr>
      <w:r>
        <w:t xml:space="preserve">        and </w:t>
      </w:r>
      <w:hyperlink w:history="1" w:anchor="PSDoperation_A">
        <w:r w:rsidR="003A11D3">
          <w:rPr>
            <w:rStyle w:val="ac"/>
          </w:rPr>
          <w:t>PSDoperation_A</w:t>
        </w:r>
      </w:hyperlink>
      <w:r>
        <w:t>.OpeningOrder</w:t>
      </w:r>
      <w:r>
        <w:rPr>
          <w:color w:val="FF8000"/>
        </w:rPr>
        <w:t>(</w:t>
      </w:r>
      <w:r>
        <w:t>k</w:t>
      </w:r>
      <w:r>
        <w:rPr>
          <w:color w:val="FF8000"/>
        </w:rPr>
        <w:t>)</w:t>
      </w:r>
    </w:p>
    <w:p w:rsidR="00D064C5" w:rsidP="000431E0" w:rsidRDefault="00D064C5">
      <w:pPr>
        <w:pStyle w:val="af7"/>
      </w:pPr>
      <w:r>
        <w:t xml:space="preserve">        and </w:t>
      </w:r>
      <w:hyperlink w:history="1" w:anchor="EnableDoorOpening_A">
        <w:r w:rsidR="00F42E76">
          <w:rPr>
            <w:rStyle w:val="ac"/>
          </w:rPr>
          <w:t>EnableDoorOpening_A</w:t>
        </w:r>
      </w:hyperlink>
      <w:r>
        <w:rPr>
          <w:color w:val="FF8000"/>
        </w:rPr>
        <w:t>(</w:t>
      </w:r>
      <w:r>
        <w:t>k</w:t>
      </w:r>
      <w:r>
        <w:rPr>
          <w:color w:val="FF8000"/>
        </w:rPr>
        <w:t>))</w:t>
      </w:r>
      <w:r>
        <w:t>:</w:t>
      </w:r>
    </w:p>
    <w:p w:rsidR="00D064C5" w:rsidP="000431E0" w:rsidRDefault="00D064C5">
      <w:pPr>
        <w:pStyle w:val="af7"/>
      </w:pPr>
      <w:r>
        <w:t xml:space="preserve">        </w:t>
      </w:r>
      <w:hyperlink w:history="1" w:anchor="PSDmanagerOrder_A">
        <w:r w:rsidR="003A11D3">
          <w:rPr>
            <w:rStyle w:val="ac"/>
          </w:rPr>
          <w:t>PSDmanagerOrder_A</w:t>
        </w:r>
      </w:hyperlink>
      <w:r>
        <w:t xml:space="preserve">.Order </w:t>
      </w:r>
      <w:r>
        <w:rPr>
          <w:color w:val="FF8000"/>
        </w:rPr>
        <w:t>=</w:t>
      </w:r>
      <w:r>
        <w:t xml:space="preserve"> </w:t>
      </w:r>
      <w:r>
        <w:rPr>
          <w:u w:val="single"/>
        </w:rPr>
        <w:t>Open_PSD_Configuration</w:t>
      </w:r>
    </w:p>
    <w:p w:rsidR="00D064C5" w:rsidP="000431E0" w:rsidRDefault="00D064C5">
      <w:pPr>
        <w:pStyle w:val="af7"/>
      </w:pPr>
      <w:r>
        <w:t xml:space="preserve">    elif </w:t>
      </w:r>
      <w:r>
        <w:rPr>
          <w:color w:val="FF8000"/>
        </w:rPr>
        <w:t>(</w:t>
      </w:r>
      <w:r w:rsidRPr="00113E1C">
        <w:t>not</w:t>
      </w:r>
      <w:r>
        <w:t xml:space="preserve"> </w:t>
      </w:r>
      <w:hyperlink w:history="1" w:anchor="PSDoperation_A">
        <w:r w:rsidR="003A11D3">
          <w:rPr>
            <w:rStyle w:val="ac"/>
          </w:rPr>
          <w:t>PSDoperation_A</w:t>
        </w:r>
      </w:hyperlink>
      <w:r>
        <w:t>.OpeningOrder</w:t>
      </w:r>
      <w:r>
        <w:rPr>
          <w:color w:val="FF8000"/>
        </w:rPr>
        <w:t>(</w:t>
      </w:r>
      <w:r>
        <w:t>k</w:t>
      </w:r>
      <w:r>
        <w:rPr>
          <w:color w:val="FF8000"/>
        </w:rPr>
        <w:t>)</w:t>
      </w:r>
    </w:p>
    <w:p w:rsidR="00D064C5" w:rsidP="000431E0" w:rsidRDefault="00D064C5">
      <w:pPr>
        <w:pStyle w:val="af7"/>
      </w:pPr>
      <w:r>
        <w:t xml:space="preserve">     </w:t>
      </w:r>
      <w:r w:rsidR="008E78F6">
        <w:rPr>
          <w:rFonts w:hint="eastAsia"/>
        </w:rPr>
        <w:t xml:space="preserve"> </w:t>
      </w:r>
      <w:r>
        <w:t xml:space="preserve">     and </w:t>
      </w:r>
      <w:hyperlink w:history="1" w:anchor="PSDoperation_A">
        <w:r w:rsidR="003A11D3">
          <w:rPr>
            <w:rStyle w:val="ac"/>
          </w:rPr>
          <w:t>PSDoperation_A</w:t>
        </w:r>
      </w:hyperlink>
      <w:r>
        <w:t>.ClosingOrder</w:t>
      </w:r>
      <w:r>
        <w:rPr>
          <w:color w:val="FF8000"/>
        </w:rPr>
        <w:t>(</w:t>
      </w:r>
      <w:r>
        <w:t>k</w:t>
      </w:r>
      <w:r>
        <w:rPr>
          <w:color w:val="FF8000"/>
        </w:rPr>
        <w:t>))</w:t>
      </w:r>
      <w:r>
        <w:t>:</w:t>
      </w:r>
    </w:p>
    <w:p w:rsidR="00D064C5" w:rsidP="000431E0" w:rsidRDefault="00D064C5">
      <w:pPr>
        <w:pStyle w:val="af7"/>
      </w:pPr>
      <w:r>
        <w:lastRenderedPageBreak/>
        <w:t xml:space="preserve">        </w:t>
      </w:r>
      <w:hyperlink w:history="1" w:anchor="PSDmanagerOrder_A">
        <w:r w:rsidR="003A11D3">
          <w:rPr>
            <w:rStyle w:val="ac"/>
          </w:rPr>
          <w:t>PSDmanagerOrder_A</w:t>
        </w:r>
      </w:hyperlink>
      <w:r>
        <w:t xml:space="preserve">.Order </w:t>
      </w:r>
      <w:r>
        <w:rPr>
          <w:color w:val="FF8000"/>
        </w:rPr>
        <w:t>=</w:t>
      </w:r>
      <w:r>
        <w:t xml:space="preserve"> </w:t>
      </w:r>
      <w:r>
        <w:rPr>
          <w:u w:val="single"/>
        </w:rPr>
        <w:t>Close_PSD_Of_Platform</w:t>
      </w:r>
    </w:p>
    <w:p w:rsidR="00D064C5" w:rsidP="000431E0" w:rsidRDefault="00D064C5">
      <w:pPr>
        <w:pStyle w:val="af7"/>
      </w:pPr>
      <w:r>
        <w:t xml:space="preserve">    else:</w:t>
      </w:r>
    </w:p>
    <w:p w:rsidR="00D064C5" w:rsidP="000431E0" w:rsidRDefault="00D064C5">
      <w:pPr>
        <w:pStyle w:val="af7"/>
      </w:pPr>
      <w:r>
        <w:t xml:space="preserve">        </w:t>
      </w:r>
      <w:hyperlink w:history="1" w:anchor="PSDmanagerOrder_A">
        <w:r w:rsidR="003A11D3">
          <w:rPr>
            <w:rStyle w:val="ac"/>
          </w:rPr>
          <w:t>PSDmanagerOrder_A</w:t>
        </w:r>
      </w:hyperlink>
      <w:r>
        <w:t xml:space="preserve">.Order </w:t>
      </w:r>
      <w:r>
        <w:rPr>
          <w:color w:val="FF8000"/>
        </w:rPr>
        <w:t>=</w:t>
      </w:r>
      <w:r>
        <w:t xml:space="preserve"> </w:t>
      </w:r>
      <w:r w:rsidRPr="00354FC4">
        <w:rPr>
          <w:rStyle w:val="aff1"/>
        </w:rPr>
        <w:t>None</w:t>
      </w:r>
    </w:p>
    <w:p w:rsidR="00EB282A" w:rsidP="000431E0" w:rsidRDefault="00D064C5">
      <w:pPr>
        <w:pStyle w:val="af7"/>
      </w:pPr>
      <w:r>
        <w:t xml:space="preserve">    return </w:t>
      </w:r>
      <w:hyperlink w:history="1" w:anchor="PSDmanagerOrder_A">
        <w:r w:rsidR="003A11D3">
          <w:rPr>
            <w:rStyle w:val="ac"/>
          </w:rPr>
          <w:t>PSDmanagerOrder_A</w:t>
        </w:r>
      </w:hyperlink>
      <w:r w:rsidDel="00D064C5">
        <w:t xml:space="preserve"> </w:t>
      </w:r>
    </w:p>
    <w:p w:rsidR="003439CA" w:rsidP="00C93484" w:rsidRDefault="003439CA">
      <w:pPr>
        <w:pStyle w:val="Reqtify"/>
      </w:pPr>
      <w:r>
        <w:rPr>
          <w:rFonts w:hint="eastAsia"/>
        </w:rPr>
        <w:t xml:space="preserve">In the above </w:t>
      </w:r>
      <w:r w:rsidRPr="00F8592A">
        <w:t>ARDL</w:t>
      </w:r>
      <w:r>
        <w:rPr>
          <w:rFonts w:hint="eastAsia"/>
        </w:rPr>
        <w:t xml:space="preserve">, the </w:t>
      </w:r>
      <w:r w:rsidRPr="00634120">
        <w:t>Open_PSD_Configuration</w:t>
      </w:r>
      <w:r w:rsidR="00397BD9">
        <w:rPr>
          <w:rFonts w:hint="eastAsia"/>
        </w:rPr>
        <w:t xml:space="preserve"> and </w:t>
      </w:r>
      <w:r w:rsidRPr="00634120">
        <w:t>Close_PSD_Of_Platform</w:t>
      </w:r>
      <w:r>
        <w:rPr>
          <w:rFonts w:hint="eastAsia"/>
        </w:rPr>
        <w:t xml:space="preserve"> are control words defined in the project configuration.</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580"/>
        </w:rPr>
      </w:pPr>
      <w:del w:author="常鸣" w:date="2014-07-03T14:27:00Z" w:id="10581">
        <w:r w:rsidRPr="008A1414" w:rsidDel="009328EA">
          <w:delText>#S</w:delText>
        </w:r>
      </w:del>
      <w:ins w:author="常鸣" w:date="2014-07-03T14:27:00Z" w:id="10582">
        <w:r w:rsidR="009328EA">
          <w:t>#Allocation=ATP Software</w:t>
        </w:r>
      </w:ins>
    </w:p>
    <w:p w:rsidRPr="008A1414" w:rsidR="003439CA" w:rsidP="000C0D62" w:rsidRDefault="009328EA">
      <w:pPr>
        <w:pStyle w:val="ReqtifyAltQ"/>
      </w:pPr>
      <w:ins w:author="常鸣" w:date="2014-07-03T14:27:00Z" w:id="10583">
        <w:r>
          <w:t>#S</w:t>
        </w:r>
      </w:ins>
      <w:r w:rsidRPr="008A1414" w:rsidR="003439CA">
        <w:t>ource=</w:t>
      </w:r>
      <w:r w:rsidR="003439CA">
        <w:rPr>
          <w:rFonts w:hint="eastAsia"/>
        </w:rPr>
        <w:t>[iTC_CC-SyAD-0265], [</w:t>
      </w:r>
      <w:r w:rsidR="003439CA">
        <w:t>iTC_CC_ATP_SwHA</w:t>
      </w:r>
      <w:r w:rsidRPr="009B3F4C" w:rsidR="003439CA">
        <w:t>-0139</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Pr="00972331" w:rsidR="003439CA" w:rsidP="00704491" w:rsidRDefault="003439CA">
      <w:pPr>
        <w:pStyle w:val="ReqtifyAltR"/>
      </w:pPr>
      <w:r>
        <w:t>[iTC_CC_ATP-SwRS-0</w:t>
      </w:r>
      <w:r>
        <w:rPr>
          <w:rFonts w:hint="eastAsia"/>
        </w:rPr>
        <w:t>334</w:t>
      </w:r>
      <w:r>
        <w:t>]</w:t>
      </w:r>
    </w:p>
    <w:p w:rsidR="003439CA" w:rsidP="00C93484" w:rsidRDefault="003A11D3">
      <w:pPr>
        <w:pStyle w:val="Reqtify"/>
      </w:pPr>
      <w:bookmarkStart w:name="PSDmanagerOrder_B" w:id="10584"/>
      <w:r w:rsidRPr="00BF4172">
        <w:rPr>
          <w:rStyle w:val="aff2"/>
          <w:bCs w:val="0"/>
          <w:iCs w:val="0"/>
        </w:rPr>
        <w:t>PSDmanagerOrder_B</w:t>
      </w:r>
      <w:bookmarkEnd w:id="10584"/>
      <w:r w:rsidR="003439CA">
        <w:rPr>
          <w:rFonts w:hint="eastAsia"/>
        </w:rPr>
        <w:t>，</w:t>
      </w:r>
      <w:r w:rsidR="003439CA">
        <w:rPr>
          <w:rFonts w:hint="eastAsia"/>
        </w:rPr>
        <w:t>B</w:t>
      </w:r>
      <w:r w:rsidR="003439CA">
        <w:rPr>
          <w:rFonts w:hint="eastAsia"/>
        </w:rPr>
        <w:t>侧</w:t>
      </w:r>
      <w:r w:rsidR="003439CA">
        <w:rPr>
          <w:rFonts w:hint="eastAsia"/>
        </w:rPr>
        <w:t>PSD</w:t>
      </w:r>
      <w:r w:rsidR="003439CA">
        <w:rPr>
          <w:rFonts w:hint="eastAsia"/>
        </w:rPr>
        <w:t>的控制命令信息，其结构为</w:t>
      </w:r>
      <w:r w:rsidRPr="003439CA" w:rsidR="003439CA">
        <w:fldChar w:fldCharType="begin"/>
      </w:r>
      <w:r w:rsidRPr="003439CA" w:rsidR="003439CA">
        <w:instrText xml:space="preserve"> REF ST_PSD_MANAGE \h </w:instrText>
      </w:r>
      <w:r w:rsidRPr="003439CA" w:rsidR="003439CA">
        <w:fldChar w:fldCharType="separate"/>
      </w:r>
      <w:r w:rsidRPr="00190111" w:rsidR="00DE178B">
        <w:rPr>
          <w:rStyle w:val="DATATYPE"/>
        </w:rPr>
        <w:t>ST_</w:t>
      </w:r>
      <w:r w:rsidRPr="00190111" w:rsidR="00DE178B">
        <w:rPr>
          <w:rStyle w:val="DATATYPE"/>
          <w:rFonts w:hint="eastAsia"/>
        </w:rPr>
        <w:t>PSD_MANAGE</w:t>
      </w:r>
      <w:r w:rsidRPr="003439CA" w:rsidR="003439CA">
        <w:fldChar w:fldCharType="end"/>
      </w:r>
      <w:r w:rsidR="003439CA">
        <w:rPr>
          <w:rFonts w:hint="eastAsia"/>
        </w:rPr>
        <w:t>。其中如果来自</w:t>
      </w:r>
      <w:r w:rsidR="003439CA">
        <w:rPr>
          <w:rFonts w:hint="eastAsia"/>
        </w:rPr>
        <w:t>CCNV</w:t>
      </w:r>
      <w:r w:rsidR="003439CA">
        <w:rPr>
          <w:rFonts w:hint="eastAsia"/>
        </w:rPr>
        <w:t>的</w:t>
      </w:r>
      <w:r w:rsidR="003439CA">
        <w:rPr>
          <w:rFonts w:hint="eastAsia"/>
        </w:rPr>
        <w:t>B</w:t>
      </w:r>
      <w:r w:rsidR="003439CA">
        <w:rPr>
          <w:rFonts w:hint="eastAsia"/>
        </w:rPr>
        <w:t>侧</w:t>
      </w:r>
      <w:r w:rsidR="003439CA">
        <w:rPr>
          <w:rFonts w:hint="eastAsia"/>
        </w:rPr>
        <w:t>PSD</w:t>
      </w:r>
      <w:r w:rsidR="003439CA">
        <w:rPr>
          <w:rFonts w:hint="eastAsia"/>
        </w:rPr>
        <w:t>标识不等于</w:t>
      </w:r>
      <w:r w:rsidR="003439CA">
        <w:rPr>
          <w:rFonts w:hint="eastAsia"/>
        </w:rPr>
        <w:t>ATP</w:t>
      </w:r>
      <w:r w:rsidR="003439CA">
        <w:rPr>
          <w:rFonts w:hint="eastAsia"/>
        </w:rPr>
        <w:t>读取</w:t>
      </w:r>
      <w:r w:rsidR="003439CA">
        <w:rPr>
          <w:rFonts w:hint="eastAsia"/>
        </w:rPr>
        <w:t>SGD</w:t>
      </w:r>
      <w:r w:rsidR="003439CA">
        <w:rPr>
          <w:rFonts w:hint="eastAsia"/>
        </w:rPr>
        <w:t>中</w:t>
      </w:r>
      <w:r w:rsidR="003439CA">
        <w:rPr>
          <w:rFonts w:hint="eastAsia"/>
        </w:rPr>
        <w:t>B</w:t>
      </w:r>
      <w:r w:rsidR="003439CA">
        <w:rPr>
          <w:rFonts w:hint="eastAsia"/>
        </w:rPr>
        <w:t>侧的标识，则禁止使用来自</w:t>
      </w:r>
      <w:r w:rsidR="003439CA">
        <w:rPr>
          <w:rFonts w:hint="eastAsia"/>
        </w:rPr>
        <w:t>CCNV</w:t>
      </w:r>
      <w:r w:rsidR="003439CA">
        <w:rPr>
          <w:rFonts w:hint="eastAsia"/>
        </w:rPr>
        <w:t>的标识开门。</w:t>
      </w:r>
    </w:p>
    <w:p w:rsidR="003439CA" w:rsidP="00C93484" w:rsidRDefault="003439CA">
      <w:pPr>
        <w:pStyle w:val="Reqtify"/>
      </w:pPr>
    </w:p>
    <w:p w:rsidR="003439CA" w:rsidP="00C93484" w:rsidRDefault="003439CA">
      <w:pPr>
        <w:pStyle w:val="Reqtify"/>
      </w:pPr>
      <w:r>
        <w:rPr>
          <w:rFonts w:hint="eastAsia"/>
        </w:rPr>
        <w:t>The rules to generate the PSD manage order on side B shall follow the pseudo-codes. In which if the PSD id from CCNV is not equal to the id in ATP's track map, ATP shall prohibit the PSD opening.</w:t>
      </w:r>
    </w:p>
    <w:p w:rsidR="00D064C5" w:rsidP="000431E0" w:rsidRDefault="00D064C5">
      <w:pPr>
        <w:pStyle w:val="af7"/>
      </w:pPr>
      <w:r>
        <w:t xml:space="preserve">def </w:t>
      </w:r>
      <w:hyperlink w:history="1" w:anchor="PSDmanagerOrder_B">
        <w:r w:rsidR="003A11D3">
          <w:rPr>
            <w:rStyle w:val="ac"/>
          </w:rPr>
          <w:t>PSDmanagerOrder_B</w:t>
        </w:r>
      </w:hyperlink>
      <w:r>
        <w:rPr>
          <w:color w:val="FF8000"/>
        </w:rPr>
        <w:t>(</w:t>
      </w:r>
      <w:r>
        <w:t>k</w:t>
      </w:r>
      <w:r>
        <w:rPr>
          <w:color w:val="FF8000"/>
        </w:rPr>
        <w:t>)</w:t>
      </w:r>
      <w:r>
        <w:t>:</w:t>
      </w:r>
    </w:p>
    <w:p w:rsidR="008E78F6" w:rsidP="000431E0" w:rsidRDefault="008E78F6">
      <w:pPr>
        <w:pStyle w:val="af7"/>
      </w:pPr>
      <w:r>
        <w:t xml:space="preserve">    </w:t>
      </w:r>
      <w:hyperlink w:history="1" w:anchor="PSDmanagerOrder_B">
        <w:r>
          <w:rPr>
            <w:rStyle w:val="ac"/>
          </w:rPr>
          <w:t>PSDmanagerOrder_B</w:t>
        </w:r>
      </w:hyperlink>
      <w:r>
        <w:t xml:space="preserve">.Id </w:t>
      </w:r>
      <w:r w:rsidRPr="008E78F6">
        <w:t>=</w:t>
      </w:r>
      <w:r>
        <w:t xml:space="preserve"> </w:t>
      </w:r>
      <w:hyperlink w:history="1" w:anchor="PSDoperation_B">
        <w:r>
          <w:rPr>
            <w:rStyle w:val="ac"/>
          </w:rPr>
          <w:t>PSDoperation_B</w:t>
        </w:r>
      </w:hyperlink>
      <w:r>
        <w:t>.Id</w:t>
      </w:r>
      <w:r w:rsidRPr="008E78F6">
        <w:t>(</w:t>
      </w:r>
      <w:r>
        <w:t>k</w:t>
      </w:r>
      <w:r w:rsidRPr="008E78F6">
        <w:t>)</w:t>
      </w:r>
    </w:p>
    <w:p w:rsidR="00D064C5" w:rsidP="000431E0" w:rsidRDefault="00D064C5">
      <w:pPr>
        <w:pStyle w:val="af7"/>
      </w:pPr>
      <w:r>
        <w:t xml:space="preserve">    if </w:t>
      </w:r>
      <w:r>
        <w:rPr>
          <w:color w:val="FF8000"/>
        </w:rPr>
        <w:t>(</w:t>
      </w:r>
      <w:hyperlink w:history="1" w:anchor="PSDoperation_B">
        <w:r w:rsidR="003A11D3">
          <w:rPr>
            <w:rStyle w:val="ac"/>
          </w:rPr>
          <w:t>PSDoperation_B</w:t>
        </w:r>
      </w:hyperlink>
      <w:r>
        <w:t>.Id</w:t>
      </w:r>
      <w:r>
        <w:rPr>
          <w:color w:val="FF8000"/>
        </w:rPr>
        <w:t>(</w:t>
      </w:r>
      <w:r>
        <w:t>k</w:t>
      </w:r>
      <w:r>
        <w:rPr>
          <w:color w:val="FF8000"/>
        </w:rPr>
        <w:t>)</w:t>
      </w:r>
      <w:r>
        <w:t xml:space="preserve"> </w:t>
      </w:r>
      <w:r>
        <w:rPr>
          <w:color w:val="FF8000"/>
        </w:rPr>
        <w:t>==</w:t>
      </w:r>
      <w:r>
        <w:t xml:space="preserve"> </w:t>
      </w:r>
      <w:hyperlink w:history="1" w:anchor="PSDid_B">
        <w:r w:rsidR="00F27DC1">
          <w:rPr>
            <w:rStyle w:val="ac"/>
          </w:rPr>
          <w:t>PSDid_B</w:t>
        </w:r>
      </w:hyperlink>
      <w:r>
        <w:rPr>
          <w:color w:val="FF8000"/>
        </w:rPr>
        <w:t>(</w:t>
      </w:r>
      <w:r>
        <w:t>k</w:t>
      </w:r>
      <w:r>
        <w:rPr>
          <w:color w:val="FF8000"/>
        </w:rPr>
        <w:t>)</w:t>
      </w:r>
    </w:p>
    <w:p w:rsidR="008E78F6" w:rsidP="000431E0" w:rsidRDefault="00D064C5">
      <w:pPr>
        <w:pStyle w:val="af7"/>
        <w:rPr>
          <w:rStyle w:val="aff1"/>
        </w:rPr>
      </w:pPr>
      <w:r>
        <w:t xml:space="preserve">        and </w:t>
      </w:r>
      <w:hyperlink w:history="1" w:anchor="PSDoperation_B">
        <w:r w:rsidR="003A11D3">
          <w:rPr>
            <w:rStyle w:val="ac"/>
          </w:rPr>
          <w:t>PSDoperation_B</w:t>
        </w:r>
      </w:hyperlink>
      <w:r>
        <w:t>.Id</w:t>
      </w:r>
      <w:r>
        <w:rPr>
          <w:color w:val="FF8000"/>
        </w:rPr>
        <w:t>(</w:t>
      </w:r>
      <w:r>
        <w:t>k</w:t>
      </w:r>
      <w:r>
        <w:rPr>
          <w:color w:val="FF8000"/>
        </w:rPr>
        <w:t>)</w:t>
      </w:r>
      <w:r>
        <w:t xml:space="preserve"> </w:t>
      </w:r>
      <w:r w:rsidRPr="00113E1C">
        <w:t>is</w:t>
      </w:r>
      <w:r>
        <w:t xml:space="preserve"> </w:t>
      </w:r>
      <w:r w:rsidRPr="00113E1C">
        <w:t>not</w:t>
      </w:r>
      <w:r>
        <w:t xml:space="preserve"> </w:t>
      </w:r>
      <w:r w:rsidRPr="00354FC4">
        <w:rPr>
          <w:rStyle w:val="aff1"/>
        </w:rPr>
        <w:t>None</w:t>
      </w:r>
    </w:p>
    <w:p w:rsidR="00D064C5" w:rsidP="000431E0" w:rsidRDefault="008E78F6">
      <w:pPr>
        <w:pStyle w:val="af7"/>
      </w:pPr>
      <w:r>
        <w:rPr>
          <w:rStyle w:val="aff1"/>
          <w:rFonts w:hint="eastAsia"/>
        </w:rPr>
        <w:t xml:space="preserve">        </w:t>
      </w:r>
      <w:r>
        <w:t xml:space="preserve">and </w:t>
      </w:r>
      <w:r>
        <w:rPr>
          <w:rFonts w:hint="eastAsia"/>
        </w:rPr>
        <w:t xml:space="preserve">not </w:t>
      </w:r>
      <w:hyperlink w:history="1" w:anchor="PSDoperation_B">
        <w:r>
          <w:rPr>
            <w:rStyle w:val="ac"/>
          </w:rPr>
          <w:t>PSDoperation_B</w:t>
        </w:r>
      </w:hyperlink>
      <w:r>
        <w:t>.ClosingOrder</w:t>
      </w:r>
      <w:r w:rsidRPr="008E78F6">
        <w:t>(</w:t>
      </w:r>
      <w:r>
        <w:t>k</w:t>
      </w:r>
      <w:r w:rsidRPr="008E78F6">
        <w:t>)</w:t>
      </w:r>
    </w:p>
    <w:p w:rsidR="00D064C5" w:rsidP="000431E0" w:rsidRDefault="00D064C5">
      <w:pPr>
        <w:pStyle w:val="af7"/>
      </w:pPr>
      <w:r>
        <w:t xml:space="preserve">        and </w:t>
      </w:r>
      <w:hyperlink w:history="1" w:anchor="PSDoperation_B">
        <w:r w:rsidR="003A11D3">
          <w:rPr>
            <w:rStyle w:val="ac"/>
          </w:rPr>
          <w:t>PSDoperation_B</w:t>
        </w:r>
      </w:hyperlink>
      <w:r>
        <w:t>.OpeningOrder</w:t>
      </w:r>
      <w:r>
        <w:rPr>
          <w:color w:val="FF8000"/>
        </w:rPr>
        <w:t>(</w:t>
      </w:r>
      <w:r>
        <w:t>k</w:t>
      </w:r>
      <w:r>
        <w:rPr>
          <w:color w:val="FF8000"/>
        </w:rPr>
        <w:t>)</w:t>
      </w:r>
    </w:p>
    <w:p w:rsidR="00D064C5" w:rsidP="000431E0" w:rsidRDefault="00D064C5">
      <w:pPr>
        <w:pStyle w:val="af7"/>
      </w:pPr>
      <w:r>
        <w:t xml:space="preserve">        and </w:t>
      </w:r>
      <w:hyperlink w:history="1" w:anchor="EnableDoorOpening_B">
        <w:r w:rsidR="00915CD9">
          <w:rPr>
            <w:rStyle w:val="ac"/>
          </w:rPr>
          <w:t>EnableDoorOpening_B</w:t>
        </w:r>
      </w:hyperlink>
      <w:r>
        <w:rPr>
          <w:color w:val="FF8000"/>
        </w:rPr>
        <w:t>(</w:t>
      </w:r>
      <w:r>
        <w:t>k</w:t>
      </w:r>
      <w:r>
        <w:rPr>
          <w:color w:val="FF8000"/>
        </w:rPr>
        <w:t>))</w:t>
      </w:r>
      <w:r>
        <w:t>:</w:t>
      </w:r>
    </w:p>
    <w:p w:rsidR="00D064C5" w:rsidP="000431E0" w:rsidRDefault="00D064C5">
      <w:pPr>
        <w:pStyle w:val="af7"/>
      </w:pPr>
      <w:r>
        <w:t xml:space="preserve">        </w:t>
      </w:r>
      <w:hyperlink w:history="1" w:anchor="PSDmanagerOrder_B">
        <w:r w:rsidR="003A11D3">
          <w:rPr>
            <w:rStyle w:val="ac"/>
          </w:rPr>
          <w:t>PSDmanagerOrder_B</w:t>
        </w:r>
      </w:hyperlink>
      <w:r>
        <w:t xml:space="preserve">.Order </w:t>
      </w:r>
      <w:r>
        <w:rPr>
          <w:color w:val="FF8000"/>
        </w:rPr>
        <w:t>=</w:t>
      </w:r>
      <w:r>
        <w:t xml:space="preserve"> </w:t>
      </w:r>
      <w:r>
        <w:rPr>
          <w:u w:val="single"/>
        </w:rPr>
        <w:t>Open_PSD_Configuration</w:t>
      </w:r>
    </w:p>
    <w:p w:rsidR="00D064C5" w:rsidP="000431E0" w:rsidRDefault="00D064C5">
      <w:pPr>
        <w:pStyle w:val="af7"/>
      </w:pPr>
      <w:r>
        <w:t xml:space="preserve">    elif </w:t>
      </w:r>
      <w:r>
        <w:rPr>
          <w:color w:val="FF8000"/>
        </w:rPr>
        <w:t>(</w:t>
      </w:r>
      <w:r w:rsidRPr="00113E1C">
        <w:t>not</w:t>
      </w:r>
      <w:r>
        <w:t xml:space="preserve"> </w:t>
      </w:r>
      <w:hyperlink w:history="1" w:anchor="PSDoperation_B">
        <w:r w:rsidR="003A11D3">
          <w:rPr>
            <w:rStyle w:val="ac"/>
          </w:rPr>
          <w:t>PSDoperation_B</w:t>
        </w:r>
      </w:hyperlink>
      <w:r>
        <w:t>.OpeningOrder</w:t>
      </w:r>
      <w:r>
        <w:rPr>
          <w:color w:val="FF8000"/>
        </w:rPr>
        <w:t>(</w:t>
      </w:r>
      <w:r>
        <w:t>k</w:t>
      </w:r>
      <w:r>
        <w:rPr>
          <w:color w:val="FF8000"/>
        </w:rPr>
        <w:t>)</w:t>
      </w:r>
    </w:p>
    <w:p w:rsidR="00D064C5" w:rsidP="000431E0" w:rsidRDefault="00D064C5">
      <w:pPr>
        <w:pStyle w:val="af7"/>
      </w:pPr>
      <w:r>
        <w:t xml:space="preserve">         </w:t>
      </w:r>
      <w:r w:rsidR="008E78F6">
        <w:rPr>
          <w:rFonts w:hint="eastAsia"/>
        </w:rPr>
        <w:t xml:space="preserve"> </w:t>
      </w:r>
      <w:r>
        <w:t xml:space="preserve"> and </w:t>
      </w:r>
      <w:hyperlink w:history="1" w:anchor="PSDoperation_B">
        <w:r w:rsidR="003A11D3">
          <w:rPr>
            <w:rStyle w:val="ac"/>
          </w:rPr>
          <w:t>PSDoperation_B</w:t>
        </w:r>
      </w:hyperlink>
      <w:r>
        <w:t>.ClosingOrder</w:t>
      </w:r>
      <w:r>
        <w:rPr>
          <w:color w:val="FF8000"/>
        </w:rPr>
        <w:t>(</w:t>
      </w:r>
      <w:r>
        <w:t>k</w:t>
      </w:r>
      <w:r>
        <w:rPr>
          <w:color w:val="FF8000"/>
        </w:rPr>
        <w:t>))</w:t>
      </w:r>
      <w:r>
        <w:t>:</w:t>
      </w:r>
    </w:p>
    <w:p w:rsidR="00D064C5" w:rsidP="000431E0" w:rsidRDefault="00D064C5">
      <w:pPr>
        <w:pStyle w:val="af7"/>
      </w:pPr>
      <w:r>
        <w:t xml:space="preserve">        </w:t>
      </w:r>
      <w:hyperlink w:history="1" w:anchor="PSDmanagerOrder_B">
        <w:r w:rsidR="003A11D3">
          <w:rPr>
            <w:rStyle w:val="ac"/>
          </w:rPr>
          <w:t>PSDmanagerOrder_B</w:t>
        </w:r>
      </w:hyperlink>
      <w:r>
        <w:t xml:space="preserve">.Order </w:t>
      </w:r>
      <w:r>
        <w:rPr>
          <w:color w:val="FF8000"/>
        </w:rPr>
        <w:t>=</w:t>
      </w:r>
      <w:r>
        <w:t xml:space="preserve"> </w:t>
      </w:r>
      <w:r>
        <w:rPr>
          <w:u w:val="single"/>
        </w:rPr>
        <w:t>Close_PSD_Of_Platform</w:t>
      </w:r>
    </w:p>
    <w:p w:rsidR="00D064C5" w:rsidP="000431E0" w:rsidRDefault="00D064C5">
      <w:pPr>
        <w:pStyle w:val="af7"/>
      </w:pPr>
      <w:r>
        <w:t xml:space="preserve">    else:</w:t>
      </w:r>
    </w:p>
    <w:p w:rsidR="00D064C5" w:rsidP="000431E0" w:rsidRDefault="00D064C5">
      <w:pPr>
        <w:pStyle w:val="af7"/>
      </w:pPr>
      <w:r>
        <w:t xml:space="preserve">        </w:t>
      </w:r>
      <w:hyperlink w:history="1" w:anchor="PSDmanagerOrder_B">
        <w:r w:rsidR="003A11D3">
          <w:rPr>
            <w:rStyle w:val="ac"/>
          </w:rPr>
          <w:t>PSDmanagerOrder_B</w:t>
        </w:r>
      </w:hyperlink>
      <w:r>
        <w:t xml:space="preserve">.Order </w:t>
      </w:r>
      <w:r>
        <w:rPr>
          <w:color w:val="FF8000"/>
        </w:rPr>
        <w:t>=</w:t>
      </w:r>
      <w:r>
        <w:t xml:space="preserve"> </w:t>
      </w:r>
      <w:r w:rsidRPr="00354FC4">
        <w:rPr>
          <w:rStyle w:val="aff1"/>
        </w:rPr>
        <w:t>None</w:t>
      </w:r>
    </w:p>
    <w:p w:rsidRPr="005678C2" w:rsidR="00EB282A" w:rsidP="000431E0" w:rsidRDefault="00D064C5">
      <w:pPr>
        <w:pStyle w:val="af7"/>
      </w:pPr>
      <w:r>
        <w:t xml:space="preserve">    return </w:t>
      </w:r>
      <w:hyperlink w:history="1" w:anchor="PSDmanagerOrder_B">
        <w:r w:rsidR="003A11D3">
          <w:rPr>
            <w:rStyle w:val="ac"/>
          </w:rPr>
          <w:t>PSDmanagerOrder_B</w:t>
        </w:r>
      </w:hyperlink>
      <w:r w:rsidDel="00D064C5">
        <w:t xml:space="preserve"> </w:t>
      </w:r>
    </w:p>
    <w:p w:rsidR="003439CA" w:rsidP="00C93484" w:rsidRDefault="003439CA">
      <w:pPr>
        <w:pStyle w:val="Reqtify"/>
      </w:pPr>
      <w:r>
        <w:rPr>
          <w:rFonts w:hint="eastAsia"/>
        </w:rPr>
        <w:t xml:space="preserve">In the above </w:t>
      </w:r>
      <w:r w:rsidRPr="00F8592A">
        <w:t>ARDL</w:t>
      </w:r>
      <w:r w:rsidR="005E5A04">
        <w:rPr>
          <w:rFonts w:hint="eastAsia"/>
        </w:rPr>
        <w:t>,</w:t>
      </w:r>
      <w:r>
        <w:rPr>
          <w:rFonts w:hint="eastAsia"/>
        </w:rPr>
        <w:t xml:space="preserve"> the </w:t>
      </w:r>
      <w:r w:rsidRPr="00634120">
        <w:t>Open_PSD_Configuration</w:t>
      </w:r>
      <w:r w:rsidR="00397BD9">
        <w:rPr>
          <w:rFonts w:hint="eastAsia"/>
        </w:rPr>
        <w:t xml:space="preserve"> and </w:t>
      </w:r>
      <w:r w:rsidRPr="00634120">
        <w:t>Close_PSD_Of_Platform</w:t>
      </w:r>
      <w:r>
        <w:rPr>
          <w:rFonts w:hint="eastAsia"/>
        </w:rPr>
        <w:t xml:space="preserve"> are control words defined in the project configuration.</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585"/>
        </w:rPr>
      </w:pPr>
      <w:del w:author="常鸣" w:date="2014-07-03T14:27:00Z" w:id="10586">
        <w:r w:rsidRPr="008A1414" w:rsidDel="009328EA">
          <w:delText>#S</w:delText>
        </w:r>
      </w:del>
      <w:ins w:author="常鸣" w:date="2014-07-03T14:27:00Z" w:id="10587">
        <w:r w:rsidR="009328EA">
          <w:t>#Allocation=ATP Software</w:t>
        </w:r>
      </w:ins>
    </w:p>
    <w:p w:rsidRPr="008A1414" w:rsidR="003439CA" w:rsidP="000C0D62" w:rsidRDefault="009328EA">
      <w:pPr>
        <w:pStyle w:val="ReqtifyAltQ"/>
      </w:pPr>
      <w:ins w:author="常鸣" w:date="2014-07-03T14:27:00Z" w:id="10588">
        <w:r>
          <w:t>#S</w:t>
        </w:r>
      </w:ins>
      <w:r w:rsidRPr="008A1414" w:rsidR="003439CA">
        <w:t>ource=</w:t>
      </w:r>
      <w:r w:rsidR="003439CA">
        <w:rPr>
          <w:rFonts w:hint="eastAsia"/>
        </w:rPr>
        <w:t>[iTC_CC-SyAD-0265], [</w:t>
      </w:r>
      <w:r w:rsidR="003439CA">
        <w:t>iTC_CC_ATP_SwHA</w:t>
      </w:r>
      <w:r w:rsidRPr="009B3F4C" w:rsidR="003439CA">
        <w:t>-0139</w:t>
      </w:r>
      <w:r w:rsidR="003439CA">
        <w:rPr>
          <w:rFonts w:hint="eastAsia"/>
        </w:rPr>
        <w:t>]</w:t>
      </w:r>
    </w:p>
    <w:p w:rsidRPr="008A1414" w:rsidR="003439CA" w:rsidP="000C0D62" w:rsidRDefault="003439CA">
      <w:pPr>
        <w:pStyle w:val="ReqtifyAltQ"/>
      </w:pPr>
      <w:r w:rsidRPr="008A1414">
        <w:lastRenderedPageBreak/>
        <w:t>[End]</w:t>
      </w:r>
    </w:p>
    <w:p w:rsidR="003439CA" w:rsidP="00C93484" w:rsidRDefault="003439CA">
      <w:pPr>
        <w:pStyle w:val="Reqtify"/>
      </w:pPr>
    </w:p>
    <w:p w:rsidR="003439CA" w:rsidP="00C93484" w:rsidRDefault="003439CA">
      <w:pPr>
        <w:pStyle w:val="Reqtify"/>
      </w:pPr>
    </w:p>
    <w:p w:rsidR="003439CA" w:rsidP="00704491" w:rsidRDefault="003439CA">
      <w:pPr>
        <w:pStyle w:val="ReqtifyAltR"/>
      </w:pPr>
      <w:r>
        <w:t>[iTC_CC_ATP-SwRS-0</w:t>
      </w:r>
      <w:r>
        <w:rPr>
          <w:rFonts w:hint="eastAsia"/>
        </w:rPr>
        <w:t>335</w:t>
      </w:r>
      <w:r>
        <w:t>]</w:t>
      </w:r>
    </w:p>
    <w:p w:rsidR="003439CA" w:rsidP="00C93484" w:rsidRDefault="00F27DC1">
      <w:pPr>
        <w:pStyle w:val="Reqtify"/>
      </w:pPr>
      <w:bookmarkStart w:name="PSDplatformManagerOpeningOrder" w:id="10589"/>
      <w:r w:rsidRPr="00BF4172">
        <w:rPr>
          <w:rStyle w:val="aff2"/>
          <w:bCs w:val="0"/>
          <w:iCs w:val="0"/>
        </w:rPr>
        <w:t>PSDplatformManagerOpeningOrder</w:t>
      </w:r>
      <w:bookmarkEnd w:id="10589"/>
      <w:r w:rsidR="003439CA">
        <w:rPr>
          <w:rFonts w:hint="eastAsia"/>
        </w:rPr>
        <w:t>，本</w:t>
      </w:r>
      <w:r w:rsidR="003439CA">
        <w:rPr>
          <w:rFonts w:hint="eastAsia"/>
        </w:rPr>
        <w:t>ATP</w:t>
      </w:r>
      <w:r w:rsidR="003439CA">
        <w:rPr>
          <w:rFonts w:hint="eastAsia"/>
        </w:rPr>
        <w:t>是否发了开门命令</w:t>
      </w:r>
      <w:r w:rsidR="003439CA">
        <w:rPr>
          <w:rFonts w:hint="eastAsia"/>
        </w:rPr>
        <w:t>.</w:t>
      </w:r>
    </w:p>
    <w:p w:rsidR="003439CA" w:rsidP="00C93484" w:rsidRDefault="003439CA">
      <w:pPr>
        <w:pStyle w:val="Reqtify"/>
      </w:pPr>
    </w:p>
    <w:p w:rsidR="003439CA" w:rsidP="00C93484" w:rsidRDefault="003439CA">
      <w:pPr>
        <w:pStyle w:val="Reqtify"/>
      </w:pPr>
      <w:r>
        <w:rPr>
          <w:rFonts w:hint="eastAsia"/>
        </w:rPr>
        <w:t xml:space="preserve">ATP shall determine whether </w:t>
      </w:r>
      <w:r>
        <w:t>it</w:t>
      </w:r>
      <w:r>
        <w:rPr>
          <w:rFonts w:hint="eastAsia"/>
        </w:rPr>
        <w:t>self opening the PSD in this cycle.</w:t>
      </w:r>
    </w:p>
    <w:p w:rsidR="003439CA" w:rsidP="000431E0" w:rsidRDefault="00397BD9">
      <w:pPr>
        <w:pStyle w:val="af7"/>
      </w:pPr>
      <w:r>
        <w:rPr>
          <w:rFonts w:hint="eastAsia"/>
        </w:rPr>
        <w:t>if (</w:t>
      </w:r>
      <w:r w:rsidR="00C32EC4">
        <w:rPr>
          <w:rFonts w:hint="eastAsia"/>
        </w:rPr>
        <w:t>Initialization</w:t>
      </w:r>
      <w:r w:rsidR="003439CA">
        <w:rPr>
          <w:rFonts w:hint="eastAsia"/>
        </w:rPr>
        <w:t>)</w:t>
      </w:r>
    </w:p>
    <w:p w:rsidR="003439CA" w:rsidP="000431E0" w:rsidRDefault="003439CA">
      <w:pPr>
        <w:pStyle w:val="af7"/>
      </w:pPr>
      <w:r>
        <w:rPr>
          <w:rFonts w:hint="eastAsia"/>
        </w:rPr>
        <w:t xml:space="preserve"> </w:t>
      </w:r>
      <w:r w:rsidR="003928F2">
        <w:rPr>
          <w:rFonts w:hint="eastAsia"/>
        </w:rPr>
        <w:t xml:space="preserve">   </w:t>
      </w:r>
      <w:hyperlink w:history="1" w:anchor="PSDplatformManagerOpeningOrder">
        <w:r w:rsidR="00F27DC1">
          <w:rPr>
            <w:rStyle w:val="ac"/>
          </w:rPr>
          <w:t>PSDplatformManagerOpeningOrder</w:t>
        </w:r>
      </w:hyperlink>
      <w:r w:rsidR="00397BD9">
        <w:t xml:space="preserve"> = </w:t>
      </w:r>
      <w:r w:rsidRPr="00354FC4" w:rsidR="00397BD9">
        <w:rPr>
          <w:rStyle w:val="aff1"/>
        </w:rPr>
        <w:t>False</w:t>
      </w:r>
    </w:p>
    <w:p w:rsidR="003439CA" w:rsidP="000431E0" w:rsidRDefault="00C32EC4">
      <w:pPr>
        <w:pStyle w:val="af7"/>
      </w:pPr>
      <w:r>
        <w:rPr>
          <w:rFonts w:hint="eastAsia"/>
        </w:rPr>
        <w:t>elif</w:t>
      </w:r>
      <w:r w:rsidR="00397BD9">
        <w:rPr>
          <w:rFonts w:hint="eastAsia"/>
        </w:rPr>
        <w:t xml:space="preserve"> (</w:t>
      </w:r>
      <w:r w:rsidR="003439CA">
        <w:rPr>
          <w:rFonts w:hint="eastAsia"/>
        </w:rPr>
        <w:t>(</w:t>
      </w:r>
      <w:hyperlink w:history="1" w:anchor="PSDmanagerOrder_A">
        <w:r w:rsidR="003A11D3">
          <w:rPr>
            <w:rStyle w:val="ac"/>
          </w:rPr>
          <w:t>PSDmanagerOrder_A</w:t>
        </w:r>
      </w:hyperlink>
      <w:r w:rsidRPr="00634120" w:rsidR="003439CA">
        <w:t>.Order</w:t>
      </w:r>
      <w:r w:rsidR="003439CA">
        <w:t>(k)</w:t>
      </w:r>
      <w:r w:rsidR="003439CA">
        <w:rPr>
          <w:rFonts w:hint="eastAsia"/>
        </w:rPr>
        <w:t xml:space="preserve"> == </w:t>
      </w:r>
      <w:r w:rsidRPr="00634120" w:rsidR="003439CA">
        <w:t>Open_PSD_Configuration</w:t>
      </w:r>
      <w:r w:rsidR="003439CA">
        <w:rPr>
          <w:rFonts w:hint="eastAsia"/>
        </w:rPr>
        <w:t>)</w:t>
      </w:r>
    </w:p>
    <w:p w:rsidR="003439CA" w:rsidP="000431E0" w:rsidRDefault="003439CA">
      <w:pPr>
        <w:pStyle w:val="af7"/>
      </w:pPr>
      <w:r>
        <w:rPr>
          <w:rFonts w:hint="eastAsia"/>
        </w:rPr>
        <w:t xml:space="preserve">       </w:t>
      </w:r>
      <w:r w:rsidR="00397BD9">
        <w:rPr>
          <w:rFonts w:hint="eastAsia"/>
        </w:rPr>
        <w:t xml:space="preserve"> or </w:t>
      </w:r>
      <w:r>
        <w:rPr>
          <w:rFonts w:hint="eastAsia"/>
        </w:rPr>
        <w:t>(</w:t>
      </w:r>
      <w:hyperlink w:history="1" w:anchor="PSDmanagerOrder_B">
        <w:r w:rsidR="003A11D3">
          <w:rPr>
            <w:rStyle w:val="ac"/>
          </w:rPr>
          <w:t>PSDmanagerOrder_B</w:t>
        </w:r>
      </w:hyperlink>
      <w:r w:rsidRPr="00634120">
        <w:t>.Order</w:t>
      </w:r>
      <w:r>
        <w:t>(k)</w:t>
      </w:r>
      <w:r>
        <w:rPr>
          <w:rFonts w:hint="eastAsia"/>
        </w:rPr>
        <w:t xml:space="preserve"> == </w:t>
      </w:r>
      <w:r w:rsidRPr="00634120">
        <w:t>Open_PSD_Configuration</w:t>
      </w:r>
      <w:r>
        <w:rPr>
          <w:rFonts w:hint="eastAsia"/>
        </w:rPr>
        <w:t>))</w:t>
      </w:r>
    </w:p>
    <w:p w:rsidR="003439CA" w:rsidP="000431E0" w:rsidRDefault="003439CA">
      <w:pPr>
        <w:pStyle w:val="af7"/>
      </w:pPr>
      <w:r>
        <w:rPr>
          <w:rFonts w:hint="eastAsia"/>
        </w:rPr>
        <w:t xml:space="preserve"> </w:t>
      </w:r>
      <w:r w:rsidR="003928F2">
        <w:rPr>
          <w:rFonts w:hint="eastAsia"/>
        </w:rPr>
        <w:t xml:space="preserve">   </w:t>
      </w:r>
      <w:hyperlink w:history="1" w:anchor="PSDplatformManagerOpeningOrder">
        <w:r w:rsidR="00F27DC1">
          <w:rPr>
            <w:rStyle w:val="ac"/>
          </w:rPr>
          <w:t>PSDplatformManagerOpeningOrder</w:t>
        </w:r>
      </w:hyperlink>
      <w:r w:rsidR="00397BD9">
        <w:t xml:space="preserve"> = </w:t>
      </w:r>
      <w:r w:rsidRPr="00354FC4" w:rsidR="00397BD9">
        <w:rPr>
          <w:rStyle w:val="aff1"/>
          <w:rFonts w:hint="eastAsia"/>
        </w:rPr>
        <w:t>True</w:t>
      </w:r>
    </w:p>
    <w:p w:rsidR="003439CA" w:rsidP="000431E0" w:rsidRDefault="00397BD9">
      <w:pPr>
        <w:pStyle w:val="af7"/>
      </w:pPr>
      <w:r>
        <w:rPr>
          <w:rFonts w:hint="eastAsia"/>
        </w:rPr>
        <w:t>else:</w:t>
      </w:r>
    </w:p>
    <w:p w:rsidR="003439CA" w:rsidP="000431E0" w:rsidRDefault="003439CA">
      <w:pPr>
        <w:pStyle w:val="af7"/>
      </w:pPr>
      <w:r>
        <w:rPr>
          <w:rFonts w:hint="eastAsia"/>
        </w:rPr>
        <w:t xml:space="preserve"> </w:t>
      </w:r>
      <w:r w:rsidR="003928F2">
        <w:rPr>
          <w:rFonts w:hint="eastAsia"/>
        </w:rPr>
        <w:t xml:space="preserve">   </w:t>
      </w:r>
      <w:hyperlink w:history="1" w:anchor="PSDplatformManagerOpeningOrder">
        <w:r w:rsidR="00F27DC1">
          <w:rPr>
            <w:rStyle w:val="ac"/>
          </w:rPr>
          <w:t>PSDplatformManagerOpeningOrder</w:t>
        </w:r>
      </w:hyperlink>
      <w:r w:rsidR="00397BD9">
        <w:t xml:space="preserve"> = </w:t>
      </w:r>
      <w:r w:rsidRPr="00354FC4" w:rsidR="00397BD9">
        <w:rPr>
          <w:rStyle w:val="aff1"/>
          <w:rFonts w:hint="eastAsia"/>
        </w:rPr>
        <w:t>False</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590"/>
        </w:rPr>
      </w:pPr>
      <w:del w:author="常鸣" w:date="2014-07-03T14:27:00Z" w:id="10591">
        <w:r w:rsidRPr="008A1414" w:rsidDel="009328EA">
          <w:delText>#S</w:delText>
        </w:r>
      </w:del>
      <w:ins w:author="常鸣" w:date="2014-07-03T14:27:00Z" w:id="10592">
        <w:r w:rsidR="009328EA">
          <w:t>#Allocation=ATP Software</w:t>
        </w:r>
      </w:ins>
    </w:p>
    <w:p w:rsidRPr="008A1414" w:rsidR="003439CA" w:rsidP="000C0D62" w:rsidRDefault="009328EA">
      <w:pPr>
        <w:pStyle w:val="ReqtifyAltQ"/>
      </w:pPr>
      <w:ins w:author="常鸣" w:date="2014-07-03T14:27:00Z" w:id="10593">
        <w:r>
          <w:t>#S</w:t>
        </w:r>
      </w:ins>
      <w:r w:rsidRPr="008A1414" w:rsidR="003439CA">
        <w:t>ource=</w:t>
      </w:r>
      <w:r w:rsidR="003439CA">
        <w:rPr>
          <w:rFonts w:hint="eastAsia"/>
        </w:rPr>
        <w:t>[iTC_CC-SyAD-0230]</w:t>
      </w:r>
    </w:p>
    <w:p w:rsidRPr="008A1414" w:rsidR="003439CA" w:rsidP="000C0D62" w:rsidRDefault="003439CA">
      <w:pPr>
        <w:pStyle w:val="ReqtifyAltQ"/>
      </w:pPr>
      <w:r w:rsidRPr="008A1414">
        <w:t>[End]</w:t>
      </w:r>
    </w:p>
    <w:p w:rsidR="003439CA" w:rsidP="00C93484" w:rsidRDefault="003439CA">
      <w:pPr>
        <w:pStyle w:val="Reqtify"/>
      </w:pPr>
    </w:p>
    <w:p w:rsidR="00D91CDF" w:rsidP="00C93484" w:rsidRDefault="00D91CDF">
      <w:pPr>
        <w:pStyle w:val="Reqtify"/>
      </w:pPr>
    </w:p>
    <w:p w:rsidR="003439CA" w:rsidP="0012674A" w:rsidRDefault="00D91CDF">
      <w:pPr>
        <w:pStyle w:val="4"/>
      </w:pPr>
      <w:r>
        <w:rPr>
          <w:rFonts w:hint="eastAsia"/>
        </w:rPr>
        <w:t>Send PSD command</w:t>
      </w:r>
    </w:p>
    <w:p w:rsidR="003439CA" w:rsidP="00704491" w:rsidRDefault="003439CA">
      <w:pPr>
        <w:pStyle w:val="ReqtifyAltR"/>
      </w:pPr>
      <w:r>
        <w:t>[iTC_CC_ATP-SwRS-0</w:t>
      </w:r>
      <w:r>
        <w:rPr>
          <w:rFonts w:hint="eastAsia"/>
        </w:rPr>
        <w:t>336</w:t>
      </w:r>
      <w:r>
        <w:t>]</w:t>
      </w:r>
    </w:p>
    <w:p w:rsidR="003439CA" w:rsidP="00C93484" w:rsidRDefault="00F27DC1">
      <w:pPr>
        <w:pStyle w:val="Reqtify"/>
      </w:pPr>
      <w:bookmarkStart w:name="PSDopeningCommand" w:id="10594"/>
      <w:r w:rsidRPr="00BF4172">
        <w:rPr>
          <w:rStyle w:val="aff2"/>
          <w:bCs w:val="0"/>
          <w:iCs w:val="0"/>
        </w:rPr>
        <w:t>PSDopeningCommand</w:t>
      </w:r>
      <w:bookmarkEnd w:id="10594"/>
      <w:r w:rsidR="003439CA">
        <w:rPr>
          <w:rFonts w:hint="eastAsia"/>
        </w:rPr>
        <w:t>，本</w:t>
      </w:r>
      <w:r w:rsidR="003439CA">
        <w:rPr>
          <w:rFonts w:hint="eastAsia"/>
        </w:rPr>
        <w:t>ATP</w:t>
      </w:r>
      <w:r w:rsidR="003439CA">
        <w:rPr>
          <w:rFonts w:hint="eastAsia"/>
        </w:rPr>
        <w:t>或者冗余端</w:t>
      </w:r>
      <w:r w:rsidR="003439CA">
        <w:rPr>
          <w:rFonts w:hint="eastAsia"/>
        </w:rPr>
        <w:t>ATP</w:t>
      </w:r>
      <w:r w:rsidR="003439CA">
        <w:rPr>
          <w:rFonts w:hint="eastAsia"/>
        </w:rPr>
        <w:t>当前是否在发送开</w:t>
      </w:r>
      <w:r w:rsidR="003439CA">
        <w:rPr>
          <w:rFonts w:hint="eastAsia"/>
        </w:rPr>
        <w:t>PSD</w:t>
      </w:r>
      <w:r w:rsidR="003439CA">
        <w:rPr>
          <w:rFonts w:hint="eastAsia"/>
        </w:rPr>
        <w:t>命令</w:t>
      </w:r>
      <w:r w:rsidR="003439CA">
        <w:rPr>
          <w:rFonts w:hint="eastAsia"/>
        </w:rPr>
        <w:t>.</w:t>
      </w:r>
    </w:p>
    <w:p w:rsidR="003439CA" w:rsidP="00C93484" w:rsidRDefault="003439CA">
      <w:pPr>
        <w:pStyle w:val="Reqtify"/>
      </w:pPr>
    </w:p>
    <w:p w:rsidRPr="005678C2" w:rsidR="003439CA" w:rsidP="00C93484" w:rsidRDefault="003439CA">
      <w:pPr>
        <w:pStyle w:val="Reqtify"/>
      </w:pPr>
      <w:r>
        <w:rPr>
          <w:rFonts w:hint="eastAsia"/>
        </w:rPr>
        <w:t>ATP shall determine whether itself</w:t>
      </w:r>
      <w:r w:rsidR="00397BD9">
        <w:rPr>
          <w:rFonts w:hint="eastAsia"/>
        </w:rPr>
        <w:t xml:space="preserve"> or </w:t>
      </w:r>
      <w:r>
        <w:rPr>
          <w:rFonts w:hint="eastAsia"/>
        </w:rPr>
        <w:t>the redundant ATP opening the PSD in this cycle.</w:t>
      </w:r>
    </w:p>
    <w:p w:rsidR="003439CA" w:rsidP="000431E0" w:rsidRDefault="00397BD9">
      <w:pPr>
        <w:pStyle w:val="af7"/>
      </w:pPr>
      <w:r>
        <w:rPr>
          <w:rFonts w:hint="eastAsia"/>
        </w:rPr>
        <w:t>if (</w:t>
      </w:r>
      <w:r w:rsidR="003439CA">
        <w:rPr>
          <w:rFonts w:hint="eastAsia"/>
        </w:rPr>
        <w:t>(</w:t>
      </w:r>
      <w:hyperlink w:history="1" w:anchor="PSDplatformManagerOpeningOrder">
        <w:r w:rsidR="00F27DC1">
          <w:rPr>
            <w:rStyle w:val="ac"/>
          </w:rPr>
          <w:t>PSDplatformManagerOpeningOrder</w:t>
        </w:r>
      </w:hyperlink>
      <w:r w:rsidR="003439CA">
        <w:rPr>
          <w:rFonts w:hint="eastAsia"/>
        </w:rPr>
        <w:t xml:space="preserve">(k) == </w:t>
      </w:r>
      <w:r w:rsidRPr="00354FC4">
        <w:rPr>
          <w:rStyle w:val="aff1"/>
        </w:rPr>
        <w:t>True</w:t>
      </w:r>
      <w:r w:rsidR="003439CA">
        <w:rPr>
          <w:rFonts w:hint="eastAsia"/>
        </w:rPr>
        <w:t>)</w:t>
      </w:r>
    </w:p>
    <w:p w:rsidR="003439CA" w:rsidP="000431E0" w:rsidRDefault="003439CA">
      <w:pPr>
        <w:pStyle w:val="af7"/>
      </w:pPr>
      <w:r>
        <w:rPr>
          <w:rFonts w:hint="eastAsia"/>
        </w:rPr>
        <w:t xml:space="preserve">   </w:t>
      </w:r>
      <w:r w:rsidR="00397BD9">
        <w:rPr>
          <w:rFonts w:hint="eastAsia"/>
        </w:rPr>
        <w:t xml:space="preserve"> or </w:t>
      </w:r>
      <w:r>
        <w:rPr>
          <w:rFonts w:hint="eastAsia"/>
        </w:rPr>
        <w:t>(</w:t>
      </w:r>
      <w:hyperlink w:history="1" w:anchor="OtherATP">
        <w:r w:rsidR="0021381F">
          <w:rPr>
            <w:rStyle w:val="ac"/>
          </w:rPr>
          <w:t>OtherATP</w:t>
        </w:r>
      </w:hyperlink>
      <w:r w:rsidR="00354F88">
        <w:t>.P</w:t>
      </w:r>
      <w:r>
        <w:t>sd</w:t>
      </w:r>
      <w:r w:rsidR="00354F88">
        <w:t>M</w:t>
      </w:r>
      <w:r>
        <w:t>anager</w:t>
      </w:r>
      <w:r w:rsidR="00354F88">
        <w:t>O</w:t>
      </w:r>
      <w:r>
        <w:t>pening</w:t>
      </w:r>
      <w:r w:rsidR="00354F88">
        <w:t>O</w:t>
      </w:r>
      <w:r>
        <w:t>rder</w:t>
      </w:r>
      <w:r>
        <w:rPr>
          <w:rFonts w:hint="eastAsia"/>
        </w:rPr>
        <w:t xml:space="preserve">(k) == </w:t>
      </w:r>
      <w:r w:rsidRPr="00354FC4" w:rsidR="00397BD9">
        <w:rPr>
          <w:rStyle w:val="aff1"/>
        </w:rPr>
        <w:t>True</w:t>
      </w:r>
      <w:r>
        <w:rPr>
          <w:rFonts w:hint="eastAsia"/>
        </w:rPr>
        <w:t>))</w:t>
      </w:r>
    </w:p>
    <w:p w:rsidR="003439CA" w:rsidP="000431E0" w:rsidRDefault="003439CA">
      <w:pPr>
        <w:pStyle w:val="af7"/>
      </w:pPr>
      <w:r>
        <w:rPr>
          <w:rFonts w:hint="eastAsia"/>
        </w:rPr>
        <w:t xml:space="preserve"> </w:t>
      </w:r>
      <w:r w:rsidR="003928F2">
        <w:rPr>
          <w:rFonts w:hint="eastAsia"/>
        </w:rPr>
        <w:t xml:space="preserve">   </w:t>
      </w:r>
      <w:hyperlink w:history="1" w:anchor="PSDopeningCommand">
        <w:r w:rsidR="00F27DC1">
          <w:rPr>
            <w:rStyle w:val="ac"/>
          </w:rPr>
          <w:t>PSDopeningCommand</w:t>
        </w:r>
      </w:hyperlink>
      <w:r w:rsidR="00397BD9">
        <w:t xml:space="preserve"> = </w:t>
      </w:r>
      <w:r w:rsidRPr="00354FC4" w:rsidR="00397BD9">
        <w:rPr>
          <w:rStyle w:val="aff1"/>
        </w:rPr>
        <w:t>True</w:t>
      </w:r>
    </w:p>
    <w:p w:rsidR="003439CA" w:rsidP="000431E0" w:rsidRDefault="00397BD9">
      <w:pPr>
        <w:pStyle w:val="af7"/>
      </w:pPr>
      <w:r>
        <w:rPr>
          <w:rFonts w:hint="eastAsia"/>
        </w:rPr>
        <w:t>else:</w:t>
      </w:r>
    </w:p>
    <w:p w:rsidR="003439CA" w:rsidP="000431E0" w:rsidRDefault="003439CA">
      <w:pPr>
        <w:pStyle w:val="af7"/>
      </w:pPr>
      <w:r>
        <w:rPr>
          <w:rFonts w:hint="eastAsia"/>
        </w:rPr>
        <w:t xml:space="preserve"> </w:t>
      </w:r>
      <w:r w:rsidR="003928F2">
        <w:rPr>
          <w:rFonts w:hint="eastAsia"/>
        </w:rPr>
        <w:t xml:space="preserve">   </w:t>
      </w:r>
      <w:hyperlink w:history="1" w:anchor="PSDopeningCommand">
        <w:r w:rsidR="00F27DC1">
          <w:rPr>
            <w:rStyle w:val="ac"/>
          </w:rPr>
          <w:t>PSDopeningCommand</w:t>
        </w:r>
      </w:hyperlink>
      <w:r w:rsidR="00397BD9">
        <w:t xml:space="preserve"> = </w:t>
      </w:r>
      <w:r w:rsidRPr="00354FC4" w:rsidR="00397BD9">
        <w:rPr>
          <w:rStyle w:val="aff1"/>
        </w:rPr>
        <w:t>False</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595"/>
        </w:rPr>
      </w:pPr>
      <w:del w:author="常鸣" w:date="2014-07-03T14:27:00Z" w:id="10596">
        <w:r w:rsidRPr="008A1414" w:rsidDel="009328EA">
          <w:delText>#S</w:delText>
        </w:r>
      </w:del>
      <w:ins w:author="常鸣" w:date="2014-07-03T14:27:00Z" w:id="10597">
        <w:r w:rsidR="009328EA">
          <w:t>#Allocation=ATP Software</w:t>
        </w:r>
      </w:ins>
    </w:p>
    <w:p w:rsidRPr="008A1414" w:rsidR="003439CA" w:rsidP="000C0D62" w:rsidRDefault="009328EA">
      <w:pPr>
        <w:pStyle w:val="ReqtifyAltQ"/>
      </w:pPr>
      <w:ins w:author="常鸣" w:date="2014-07-03T14:27:00Z" w:id="10598">
        <w:r>
          <w:t>#S</w:t>
        </w:r>
      </w:ins>
      <w:r w:rsidRPr="008A1414" w:rsidR="003439CA">
        <w:t>ource=</w:t>
      </w:r>
      <w:r w:rsidR="003439CA">
        <w:rPr>
          <w:rFonts w:hint="eastAsia"/>
        </w:rPr>
        <w:t>[iTC_CC-SyAD-0230]</w:t>
      </w:r>
    </w:p>
    <w:p w:rsidRPr="008A1414" w:rsidR="003439CA" w:rsidP="000C0D62" w:rsidRDefault="003439CA">
      <w:pPr>
        <w:pStyle w:val="ReqtifyAltQ"/>
      </w:pPr>
      <w:r w:rsidRPr="008A1414">
        <w:t>[End]</w:t>
      </w:r>
    </w:p>
    <w:p w:rsidR="003439CA" w:rsidP="00C93484" w:rsidRDefault="003439CA">
      <w:pPr>
        <w:pStyle w:val="Reqtify"/>
      </w:pPr>
    </w:p>
    <w:p w:rsidRPr="00D91CDF" w:rsidR="00D91CDF" w:rsidP="00D91CDF" w:rsidRDefault="00D91CDF">
      <w:pPr>
        <w:pStyle w:val="ReqtifyAltR"/>
      </w:pPr>
      <w:r w:rsidRPr="00D91CDF">
        <w:t>[iTC_CC_ATP-SwRS-0</w:t>
      </w:r>
      <w:r w:rsidRPr="00D91CDF">
        <w:rPr>
          <w:rFonts w:hint="eastAsia"/>
        </w:rPr>
        <w:t>444</w:t>
      </w:r>
      <w:r w:rsidRPr="00D91CDF">
        <w:t>]</w:t>
      </w:r>
    </w:p>
    <w:p w:rsidRPr="00D91CDF" w:rsidR="00D91CDF" w:rsidP="00C93484" w:rsidRDefault="00D91CDF">
      <w:pPr>
        <w:pStyle w:val="Reqtify"/>
      </w:pPr>
      <w:r w:rsidRPr="00D91CDF">
        <w:rPr>
          <w:rFonts w:hint="eastAsia"/>
        </w:rPr>
        <w:lastRenderedPageBreak/>
        <w:t>在与联锁通信时，如果</w:t>
      </w:r>
      <w:hyperlink w:history="1" w:anchor="PSDmanagerOrder_A">
        <w:r w:rsidR="003A11D3">
          <w:rPr>
            <w:rStyle w:val="ac"/>
          </w:rPr>
          <w:t>PSDmanagerOrder_A</w:t>
        </w:r>
      </w:hyperlink>
      <w:r w:rsidR="00354F88">
        <w:rPr>
          <w:rFonts w:hint="eastAsia"/>
        </w:rPr>
        <w:t>.I</w:t>
      </w:r>
      <w:r w:rsidRPr="00D91CDF">
        <w:rPr>
          <w:rFonts w:hint="eastAsia"/>
        </w:rPr>
        <w:t>d</w:t>
      </w:r>
      <w:r w:rsidRPr="00D91CDF">
        <w:rPr>
          <w:rFonts w:hint="eastAsia"/>
        </w:rPr>
        <w:t>有效，则根据</w:t>
      </w:r>
      <w:hyperlink w:history="1" w:anchor="PSDmanagerOrder_A">
        <w:r w:rsidR="003A11D3">
          <w:rPr>
            <w:rStyle w:val="ac"/>
          </w:rPr>
          <w:t>PSDmanagerOrder_A</w:t>
        </w:r>
      </w:hyperlink>
      <w:r w:rsidRPr="00D91CDF">
        <w:t>.</w:t>
      </w:r>
      <w:r w:rsidRPr="00D91CDF">
        <w:rPr>
          <w:rFonts w:hint="eastAsia"/>
        </w:rPr>
        <w:t>Order</w:t>
      </w:r>
      <w:r w:rsidRPr="00D91CDF">
        <w:rPr>
          <w:rFonts w:hint="eastAsia"/>
        </w:rPr>
        <w:t>和离线配置数据设置发送给</w:t>
      </w:r>
      <w:r w:rsidRPr="00D91CDF">
        <w:rPr>
          <w:rFonts w:hint="eastAsia"/>
        </w:rPr>
        <w:t>A</w:t>
      </w:r>
      <w:r w:rsidRPr="00D91CDF">
        <w:rPr>
          <w:rFonts w:hint="eastAsia"/>
        </w:rPr>
        <w:t>侧屏蔽门的控制信息</w:t>
      </w:r>
      <w:hyperlink w:history="1" w:anchor="CIsetting">
        <w:r w:rsidRPr="00B92999" w:rsidR="00B92999">
          <w:rPr>
            <w:rStyle w:val="aff2"/>
          </w:rPr>
          <w:t>CIsetting</w:t>
        </w:r>
      </w:hyperlink>
      <w:r w:rsidR="00B92999">
        <w:rPr>
          <w:rStyle w:val="aff2"/>
          <w:rFonts w:hint="eastAsia"/>
          <w:bCs w:val="0"/>
          <w:iCs w:val="0"/>
        </w:rPr>
        <w:t>[0]</w:t>
      </w:r>
      <w:r w:rsidRPr="00D91CDF">
        <w:rPr>
          <w:rFonts w:hint="eastAsia"/>
        </w:rPr>
        <w:t>。</w:t>
      </w:r>
    </w:p>
    <w:p w:rsidRPr="00D91CDF" w:rsidR="00D91CDF" w:rsidP="00C93484" w:rsidRDefault="00D91CDF">
      <w:pPr>
        <w:pStyle w:val="Reqtify"/>
      </w:pPr>
    </w:p>
    <w:p w:rsidRPr="00D91CDF" w:rsidR="00D91CDF" w:rsidP="00C93484" w:rsidRDefault="00D91CDF">
      <w:pPr>
        <w:pStyle w:val="Reqtify"/>
      </w:pPr>
      <w:r w:rsidRPr="00D91CDF">
        <w:rPr>
          <w:rFonts w:hint="eastAsia"/>
        </w:rPr>
        <w:t xml:space="preserve">When communicating with the CI, if the </w:t>
      </w:r>
      <w:hyperlink w:history="1" w:anchor="PSDmanagerOrder_A">
        <w:r w:rsidR="003A11D3">
          <w:rPr>
            <w:rStyle w:val="ac"/>
          </w:rPr>
          <w:t>PSDmanagerOrder_A</w:t>
        </w:r>
      </w:hyperlink>
      <w:r w:rsidRPr="00D91CDF">
        <w:rPr>
          <w:rFonts w:hint="eastAsia"/>
        </w:rPr>
        <w:t xml:space="preserve"> which </w:t>
      </w:r>
      <w:r w:rsidRPr="00D91CDF">
        <w:t>comes</w:t>
      </w:r>
      <w:r w:rsidRPr="00D91CDF">
        <w:rPr>
          <w:rFonts w:hint="eastAsia"/>
        </w:rPr>
        <w:t xml:space="preserve"> from CCNV was valid, ATP shall set the </w:t>
      </w:r>
      <w:hyperlink w:history="1" w:anchor="CIsetting">
        <w:r w:rsidRPr="00B92999" w:rsidR="003A11D3">
          <w:rPr>
            <w:rStyle w:val="ac"/>
            <w:noProof/>
          </w:rPr>
          <w:t>CIsetting</w:t>
        </w:r>
      </w:hyperlink>
      <w:r w:rsidRPr="00B92999" w:rsidR="00B92999">
        <w:rPr>
          <w:rFonts w:hint="eastAsia"/>
        </w:rPr>
        <w:t>[</w:t>
      </w:r>
      <w:r w:rsidR="00B92999">
        <w:rPr>
          <w:rFonts w:hint="eastAsia"/>
        </w:rPr>
        <w:t>0</w:t>
      </w:r>
      <w:r w:rsidRPr="00B92999" w:rsidR="00B92999">
        <w:rPr>
          <w:rFonts w:hint="eastAsia"/>
        </w:rPr>
        <w:t xml:space="preserve">] </w:t>
      </w:r>
      <w:r w:rsidRPr="00D91CDF">
        <w:rPr>
          <w:rFonts w:hint="eastAsia"/>
        </w:rPr>
        <w:t xml:space="preserve">according to the </w:t>
      </w:r>
      <w:hyperlink w:history="1" w:anchor="PSDmanagerOrder_A">
        <w:r w:rsidR="003A11D3">
          <w:rPr>
            <w:rStyle w:val="ac"/>
          </w:rPr>
          <w:t>PSDmanagerOrder_A</w:t>
        </w:r>
      </w:hyperlink>
      <w:r w:rsidRPr="00D91CDF">
        <w:rPr>
          <w:rFonts w:hint="eastAsia"/>
        </w:rPr>
        <w:t xml:space="preserve"> and the configuration of the PSD.</w:t>
      </w:r>
    </w:p>
    <w:p w:rsidRPr="00D91CDF" w:rsidR="00D91CDF" w:rsidP="00C93484" w:rsidRDefault="00D91CDF">
      <w:pPr>
        <w:pStyle w:val="Reqtify"/>
      </w:pPr>
    </w:p>
    <w:p w:rsidRPr="00D91CDF" w:rsidR="00D91CDF" w:rsidP="000431E0" w:rsidRDefault="00D91CDF">
      <w:pPr>
        <w:pStyle w:val="af7"/>
      </w:pPr>
      <w:r w:rsidRPr="00D91CDF">
        <w:rPr>
          <w:rFonts w:hint="eastAsia"/>
        </w:rPr>
        <w:t>if ((</w:t>
      </w:r>
      <w:hyperlink w:history="1" w:anchor="CommunicateWithPSD">
        <w:r w:rsidR="00F27DC1">
          <w:rPr>
            <w:rStyle w:val="ac"/>
          </w:rPr>
          <w:t>CommunicateWithPSD</w:t>
        </w:r>
      </w:hyperlink>
      <w:r w:rsidRPr="00D91CDF">
        <w:rPr>
          <w:rFonts w:hint="eastAsia"/>
        </w:rPr>
        <w:t xml:space="preserve">(k) == </w:t>
      </w:r>
      <w:r w:rsidRPr="00354FC4">
        <w:rPr>
          <w:rStyle w:val="aff1"/>
          <w:rFonts w:hint="eastAsia"/>
        </w:rPr>
        <w:t>True</w:t>
      </w:r>
      <w:r w:rsidRPr="00D91CDF">
        <w:rPr>
          <w:rFonts w:hint="eastAsia"/>
        </w:rPr>
        <w:t>)</w:t>
      </w:r>
    </w:p>
    <w:p w:rsidR="00600491" w:rsidP="000431E0" w:rsidRDefault="00D91CDF">
      <w:pPr>
        <w:pStyle w:val="af7"/>
      </w:pPr>
      <w:r w:rsidRPr="00D91CDF">
        <w:rPr>
          <w:rFonts w:hint="eastAsia"/>
        </w:rPr>
        <w:t xml:space="preserve">     and (</w:t>
      </w:r>
      <w:hyperlink w:history="1" w:anchor="PSDmanagerOrder_A">
        <w:r w:rsidR="003A11D3">
          <w:rPr>
            <w:rStyle w:val="ac"/>
          </w:rPr>
          <w:t>PSDmanagerOrder_A</w:t>
        </w:r>
      </w:hyperlink>
      <w:r w:rsidR="00354F88">
        <w:rPr>
          <w:rFonts w:hint="eastAsia"/>
        </w:rPr>
        <w:t>.I</w:t>
      </w:r>
      <w:r w:rsidRPr="00D91CDF">
        <w:rPr>
          <w:rFonts w:hint="eastAsia"/>
        </w:rPr>
        <w:t xml:space="preserve">d != </w:t>
      </w:r>
      <w:r w:rsidR="00511BB9">
        <w:rPr>
          <w:rStyle w:val="aff1"/>
          <w:rFonts w:hint="eastAsia"/>
        </w:rPr>
        <w:t>None</w:t>
      </w:r>
      <w:r w:rsidRPr="00D91CDF">
        <w:rPr>
          <w:rFonts w:hint="eastAsia"/>
        </w:rPr>
        <w:t>))</w:t>
      </w:r>
    </w:p>
    <w:p w:rsidRPr="00D91CDF" w:rsidR="00D91CDF" w:rsidP="000431E0" w:rsidRDefault="00600491">
      <w:pPr>
        <w:pStyle w:val="af7"/>
      </w:pPr>
      <w:r>
        <w:rPr>
          <w:rFonts w:hint="eastAsia"/>
        </w:rPr>
        <w:t xml:space="preserve">    </w:t>
      </w:r>
      <w:hyperlink w:history="1" w:anchor="CIsetting">
        <w:r w:rsidRPr="00B92999">
          <w:rPr>
            <w:rStyle w:val="ac"/>
          </w:rPr>
          <w:t>CIsetting</w:t>
        </w:r>
      </w:hyperlink>
      <w:r w:rsidRPr="00B92999">
        <w:rPr>
          <w:rFonts w:hint="eastAsia"/>
        </w:rPr>
        <w:t>[</w:t>
      </w:r>
      <w:r>
        <w:rPr>
          <w:rFonts w:hint="eastAsia"/>
        </w:rPr>
        <w:t>0</w:t>
      </w:r>
      <w:r w:rsidRPr="00B92999">
        <w:rPr>
          <w:rFonts w:hint="eastAsia"/>
        </w:rPr>
        <w:t>]</w:t>
      </w:r>
      <w:r>
        <w:rPr>
          <w:rFonts w:hint="eastAsia"/>
        </w:rPr>
        <w:t>.PlatformId</w:t>
      </w:r>
      <w:r w:rsidRPr="00D91CDF">
        <w:rPr>
          <w:rFonts w:hint="eastAsia"/>
        </w:rPr>
        <w:t xml:space="preserve"> = </w:t>
      </w:r>
      <w:hyperlink w:history="1" w:anchor="PSDmanagerOrder_A">
        <w:r>
          <w:rPr>
            <w:rStyle w:val="ac"/>
          </w:rPr>
          <w:t>PSDmanagerOrder_A</w:t>
        </w:r>
      </w:hyperlink>
      <w:r>
        <w:rPr>
          <w:rFonts w:hint="eastAsia"/>
        </w:rPr>
        <w:t>.I</w:t>
      </w:r>
      <w:r w:rsidRPr="00D91CDF">
        <w:rPr>
          <w:rFonts w:hint="eastAsia"/>
        </w:rPr>
        <w:t>d</w:t>
      </w:r>
    </w:p>
    <w:p w:rsidRPr="00D91CDF" w:rsidR="00D91CDF" w:rsidP="000431E0" w:rsidRDefault="00D91CDF">
      <w:pPr>
        <w:pStyle w:val="af7"/>
      </w:pPr>
      <w:r w:rsidRPr="00D91CDF">
        <w:rPr>
          <w:rFonts w:hint="eastAsia"/>
        </w:rPr>
        <w:t xml:space="preserve">    if (</w:t>
      </w:r>
      <w:hyperlink w:history="1" w:anchor="PSDmanagerOrder_A">
        <w:r w:rsidR="003A11D3">
          <w:rPr>
            <w:rStyle w:val="ac"/>
          </w:rPr>
          <w:t>PSDmanagerOrder_A</w:t>
        </w:r>
      </w:hyperlink>
      <w:r w:rsidRPr="00D91CDF">
        <w:rPr>
          <w:rFonts w:hint="eastAsia"/>
        </w:rPr>
        <w:t xml:space="preserve">.Order == </w:t>
      </w:r>
      <w:r w:rsidRPr="00D91CDF">
        <w:t>Open_PSD_Configuration</w:t>
      </w:r>
      <w:r w:rsidRPr="00D91CDF">
        <w:rPr>
          <w:rFonts w:hint="eastAsia"/>
        </w:rPr>
        <w:t>)</w:t>
      </w:r>
    </w:p>
    <w:p w:rsidR="00600491" w:rsidP="000431E0" w:rsidRDefault="00D91CDF">
      <w:pPr>
        <w:pStyle w:val="af7"/>
      </w:pPr>
      <w:r w:rsidRPr="00D91CDF">
        <w:rPr>
          <w:rFonts w:hint="eastAsia"/>
        </w:rPr>
        <w:t xml:space="preserve">        </w:t>
      </w:r>
      <w:hyperlink w:history="1" w:anchor="CIsetting">
        <w:r w:rsidRPr="00B92999" w:rsidR="00B92999">
          <w:rPr>
            <w:rStyle w:val="ac"/>
          </w:rPr>
          <w:t>CIsetting</w:t>
        </w:r>
      </w:hyperlink>
      <w:r w:rsidRPr="00B92999" w:rsidR="00B92999">
        <w:rPr>
          <w:rFonts w:hint="eastAsia"/>
        </w:rPr>
        <w:t>[</w:t>
      </w:r>
      <w:r w:rsidR="00B92999">
        <w:rPr>
          <w:rFonts w:hint="eastAsia"/>
        </w:rPr>
        <w:t>0</w:t>
      </w:r>
      <w:r w:rsidRPr="00B92999" w:rsidR="00B92999">
        <w:rPr>
          <w:rFonts w:hint="eastAsia"/>
        </w:rPr>
        <w:t>]</w:t>
      </w:r>
      <w:r w:rsidR="00354F88">
        <w:rPr>
          <w:rFonts w:hint="eastAsia"/>
        </w:rPr>
        <w:t>.</w:t>
      </w:r>
      <w:r w:rsidR="00AB0217">
        <w:rPr>
          <w:rFonts w:hint="eastAsia"/>
        </w:rPr>
        <w:t>Order</w:t>
      </w:r>
      <w:r w:rsidRPr="00D91CDF">
        <w:rPr>
          <w:rFonts w:hint="eastAsia"/>
        </w:rPr>
        <w:t xml:space="preserve"> = </w:t>
      </w:r>
      <w:hyperlink w:history="1" w:anchor="TrackMap">
        <w:r w:rsidRPr="0020226E" w:rsidR="00600491">
          <w:rPr>
            <w:rStyle w:val="ac"/>
            <w:rFonts w:hint="eastAsia"/>
          </w:rPr>
          <w:t>TrackMap</w:t>
        </w:r>
      </w:hyperlink>
      <w:r w:rsidR="00600491">
        <w:rPr>
          <w:rFonts w:hint="eastAsia"/>
        </w:rPr>
        <w:t>.PSDs[</w:t>
      </w:r>
      <w:hyperlink w:history="1" w:anchor="PSDmanagerOrder_A">
        <w:r w:rsidR="00600491">
          <w:rPr>
            <w:rStyle w:val="ac"/>
          </w:rPr>
          <w:t>PSDmanagerOrder_A</w:t>
        </w:r>
      </w:hyperlink>
      <w:r w:rsidR="00600491">
        <w:t>.Id</w:t>
      </w:r>
      <w:r w:rsidR="00600491">
        <w:rPr>
          <w:rFonts w:hint="eastAsia"/>
        </w:rPr>
        <w:t>].DoorOpeningCode</w:t>
      </w:r>
    </w:p>
    <w:p w:rsidR="00600491" w:rsidP="000431E0" w:rsidRDefault="00600491">
      <w:pPr>
        <w:pStyle w:val="af7"/>
      </w:pPr>
      <w:r w:rsidRPr="00600491" w:rsidDel="00AB0217">
        <w:rPr>
          <w:rFonts w:hint="eastAsia"/>
        </w:rPr>
        <w:t xml:space="preserve"> </w:t>
      </w:r>
      <w:r w:rsidRPr="00600491">
        <w:rPr>
          <w:rFonts w:hint="eastAsia"/>
        </w:rPr>
        <w:t xml:space="preserve">  </w:t>
      </w:r>
      <w:r>
        <w:rPr>
          <w:rFonts w:hint="eastAsia"/>
        </w:rPr>
        <w:t xml:space="preserve"> </w:t>
      </w:r>
      <w:r w:rsidRPr="00600491">
        <w:rPr>
          <w:rFonts w:hint="eastAsia"/>
        </w:rPr>
        <w:t xml:space="preserve">elif </w:t>
      </w:r>
      <w:r>
        <w:rPr>
          <w:rFonts w:hint="eastAsia"/>
        </w:rPr>
        <w:t>(</w:t>
      </w:r>
      <w:hyperlink w:history="1" w:anchor="PSDmanagerOrder_A">
        <w:r>
          <w:rPr>
            <w:rStyle w:val="ac"/>
          </w:rPr>
          <w:t>PSDmanagerOrder_A</w:t>
        </w:r>
      </w:hyperlink>
      <w:r w:rsidRPr="00D91CDF">
        <w:rPr>
          <w:rFonts w:hint="eastAsia"/>
        </w:rPr>
        <w:t xml:space="preserve">.Order == </w:t>
      </w:r>
      <w:r w:rsidR="00B8577A">
        <w:rPr>
          <w:rFonts w:hint="eastAsia"/>
        </w:rPr>
        <w:t>Close</w:t>
      </w:r>
      <w:r w:rsidRPr="00D91CDF">
        <w:t>_PSD_Configuration</w:t>
      </w:r>
      <w:r>
        <w:rPr>
          <w:rFonts w:hint="eastAsia"/>
        </w:rPr>
        <w:t>):</w:t>
      </w:r>
    </w:p>
    <w:p w:rsidRPr="00600491" w:rsidR="00D91CDF" w:rsidP="000431E0" w:rsidRDefault="00600491">
      <w:pPr>
        <w:pStyle w:val="af7"/>
      </w:pPr>
      <w:r>
        <w:rPr>
          <w:rFonts w:hint="eastAsia"/>
        </w:rPr>
        <w:t xml:space="preserve">        </w:t>
      </w:r>
      <w:hyperlink w:history="1" w:anchor="CIsetting">
        <w:r w:rsidRPr="00B92999">
          <w:rPr>
            <w:rStyle w:val="ac"/>
          </w:rPr>
          <w:t>CIsetting</w:t>
        </w:r>
      </w:hyperlink>
      <w:r w:rsidRPr="00B92999">
        <w:rPr>
          <w:rFonts w:hint="eastAsia"/>
        </w:rPr>
        <w:t>[</w:t>
      </w:r>
      <w:r>
        <w:rPr>
          <w:rFonts w:hint="eastAsia"/>
        </w:rPr>
        <w:t>0</w:t>
      </w:r>
      <w:r w:rsidRPr="00B92999">
        <w:rPr>
          <w:rFonts w:hint="eastAsia"/>
        </w:rPr>
        <w:t>]</w:t>
      </w:r>
      <w:r>
        <w:rPr>
          <w:rFonts w:hint="eastAsia"/>
        </w:rPr>
        <w:t>.Order</w:t>
      </w:r>
      <w:r w:rsidRPr="00D91CDF">
        <w:rPr>
          <w:rFonts w:hint="eastAsia"/>
        </w:rPr>
        <w:t xml:space="preserve"> = </w:t>
      </w:r>
      <w:hyperlink w:history="1" w:anchor="TrackMap">
        <w:r w:rsidRPr="0020226E">
          <w:rPr>
            <w:rStyle w:val="ac"/>
            <w:rFonts w:hint="eastAsia"/>
          </w:rPr>
          <w:t>TrackMap</w:t>
        </w:r>
      </w:hyperlink>
      <w:r>
        <w:rPr>
          <w:rFonts w:hint="eastAsia"/>
        </w:rPr>
        <w:t>.PSDs[</w:t>
      </w:r>
      <w:hyperlink w:history="1" w:anchor="PSDmanagerOrder_A">
        <w:r>
          <w:rPr>
            <w:rStyle w:val="ac"/>
          </w:rPr>
          <w:t>PSDmanagerOrder_A</w:t>
        </w:r>
      </w:hyperlink>
      <w:r>
        <w:t>.Id</w:t>
      </w:r>
      <w:r>
        <w:rPr>
          <w:rFonts w:hint="eastAsia"/>
        </w:rPr>
        <w:t>].DoorClosingCode</w:t>
      </w:r>
    </w:p>
    <w:p w:rsidRPr="00D91CDF" w:rsidR="00D91CDF" w:rsidP="000431E0" w:rsidRDefault="00D91CDF">
      <w:pPr>
        <w:pStyle w:val="af7"/>
      </w:pPr>
      <w:r w:rsidRPr="00D91CDF">
        <w:rPr>
          <w:rFonts w:hint="eastAsia"/>
        </w:rPr>
        <w:t xml:space="preserve">    else:</w:t>
      </w:r>
    </w:p>
    <w:p w:rsidRPr="00D91CDF" w:rsidR="00D91CDF" w:rsidP="000431E0" w:rsidRDefault="00D91CDF">
      <w:pPr>
        <w:pStyle w:val="af7"/>
      </w:pPr>
      <w:r w:rsidRPr="00D91CDF">
        <w:rPr>
          <w:rFonts w:hint="eastAsia"/>
        </w:rPr>
        <w:t xml:space="preserve">        </w:t>
      </w:r>
      <w:hyperlink w:history="1" w:anchor="CIsetting">
        <w:r w:rsidRPr="00B92999" w:rsidR="00B92999">
          <w:rPr>
            <w:rStyle w:val="ac"/>
          </w:rPr>
          <w:t>CIsetting</w:t>
        </w:r>
      </w:hyperlink>
      <w:r w:rsidRPr="00B92999" w:rsidR="00B92999">
        <w:rPr>
          <w:rFonts w:hint="eastAsia"/>
        </w:rPr>
        <w:t>[</w:t>
      </w:r>
      <w:r w:rsidR="00B92999">
        <w:rPr>
          <w:rFonts w:hint="eastAsia"/>
        </w:rPr>
        <w:t>0</w:t>
      </w:r>
      <w:r w:rsidRPr="00B92999" w:rsidR="00B92999">
        <w:rPr>
          <w:rFonts w:hint="eastAsia"/>
        </w:rPr>
        <w:t>]</w:t>
      </w:r>
      <w:r w:rsidR="00354F88">
        <w:rPr>
          <w:rFonts w:hint="eastAsia"/>
        </w:rPr>
        <w:t>.</w:t>
      </w:r>
      <w:r w:rsidR="00600491">
        <w:rPr>
          <w:rFonts w:hint="eastAsia"/>
        </w:rPr>
        <w:t xml:space="preserve">Order = </w:t>
      </w:r>
      <w:hyperlink w:history="1" w:anchor="TrackMap">
        <w:r w:rsidRPr="0020226E" w:rsidR="00600491">
          <w:rPr>
            <w:rStyle w:val="ac"/>
            <w:rFonts w:hint="eastAsia"/>
          </w:rPr>
          <w:t>TrackMap</w:t>
        </w:r>
      </w:hyperlink>
      <w:r w:rsidR="00600491">
        <w:rPr>
          <w:rFonts w:hint="eastAsia"/>
        </w:rPr>
        <w:t>.PSDs[</w:t>
      </w:r>
      <w:hyperlink w:history="1" w:anchor="PSDmanagerOrder_A">
        <w:r w:rsidR="00600491">
          <w:rPr>
            <w:rStyle w:val="ac"/>
          </w:rPr>
          <w:t>PSDmanagerOrder_A</w:t>
        </w:r>
      </w:hyperlink>
      <w:r w:rsidR="00600491">
        <w:t>.Id</w:t>
      </w:r>
      <w:r w:rsidR="00600491">
        <w:rPr>
          <w:rFonts w:hint="eastAsia"/>
        </w:rPr>
        <w:t>].DoorNoActionCode</w:t>
      </w:r>
    </w:p>
    <w:p w:rsidRPr="00D91CDF" w:rsidR="00D91CDF" w:rsidP="000431E0" w:rsidRDefault="00D91CDF">
      <w:pPr>
        <w:pStyle w:val="af7"/>
      </w:pPr>
      <w:r w:rsidRPr="00D91CDF">
        <w:rPr>
          <w:rFonts w:hint="eastAsia"/>
        </w:rPr>
        <w:t>else:</w:t>
      </w:r>
    </w:p>
    <w:p w:rsidRPr="00D91CDF" w:rsidR="004E00B6" w:rsidP="000431E0" w:rsidRDefault="00D91CDF">
      <w:pPr>
        <w:pStyle w:val="af7"/>
      </w:pPr>
      <w:r w:rsidRPr="00D91CDF">
        <w:rPr>
          <w:rFonts w:hint="eastAsia"/>
        </w:rPr>
        <w:t xml:space="preserve">    </w:t>
      </w:r>
      <w:hyperlink w:history="1" w:anchor="CIsetting">
        <w:r w:rsidRPr="00B92999" w:rsidR="004E00B6">
          <w:rPr>
            <w:rStyle w:val="ac"/>
          </w:rPr>
          <w:t>CIsetting</w:t>
        </w:r>
      </w:hyperlink>
      <w:r w:rsidRPr="00B92999" w:rsidR="004E00B6">
        <w:rPr>
          <w:rFonts w:hint="eastAsia"/>
        </w:rPr>
        <w:t>[</w:t>
      </w:r>
      <w:r w:rsidR="004E00B6">
        <w:rPr>
          <w:rFonts w:hint="eastAsia"/>
        </w:rPr>
        <w:t>0</w:t>
      </w:r>
      <w:r w:rsidRPr="00B92999" w:rsidR="004E00B6">
        <w:rPr>
          <w:rFonts w:hint="eastAsia"/>
        </w:rPr>
        <w:t>]</w:t>
      </w:r>
      <w:r w:rsidR="004E00B6">
        <w:rPr>
          <w:rFonts w:hint="eastAsia"/>
        </w:rPr>
        <w:t>.PlatformId</w:t>
      </w:r>
      <w:r w:rsidRPr="00D91CDF" w:rsidR="004E00B6">
        <w:rPr>
          <w:rFonts w:hint="eastAsia"/>
        </w:rPr>
        <w:t xml:space="preserve"> = </w:t>
      </w:r>
      <w:r w:rsidRPr="004E00B6" w:rsidR="004E00B6">
        <w:rPr>
          <w:rStyle w:val="aff1"/>
          <w:rFonts w:hint="eastAsia"/>
        </w:rPr>
        <w:t>None</w:t>
      </w:r>
    </w:p>
    <w:p w:rsidRPr="00D91CDF" w:rsidR="00D91CDF" w:rsidP="000431E0" w:rsidRDefault="004E00B6">
      <w:pPr>
        <w:pStyle w:val="af7"/>
        <w:rPr>
          <w:rStyle w:val="aff1"/>
        </w:rPr>
      </w:pPr>
      <w:r w:rsidRPr="00D91CDF">
        <w:rPr>
          <w:rFonts w:hint="eastAsia"/>
        </w:rPr>
        <w:t xml:space="preserve">    </w:t>
      </w:r>
      <w:hyperlink w:history="1" w:anchor="CIsetting">
        <w:r w:rsidRPr="00B92999">
          <w:rPr>
            <w:rStyle w:val="ac"/>
          </w:rPr>
          <w:t>CIsetting</w:t>
        </w:r>
      </w:hyperlink>
      <w:r w:rsidRPr="00B92999">
        <w:rPr>
          <w:rFonts w:hint="eastAsia"/>
        </w:rPr>
        <w:t>[</w:t>
      </w:r>
      <w:r>
        <w:rPr>
          <w:rFonts w:hint="eastAsia"/>
        </w:rPr>
        <w:t>0</w:t>
      </w:r>
      <w:r w:rsidRPr="00B92999">
        <w:rPr>
          <w:rFonts w:hint="eastAsia"/>
        </w:rPr>
        <w:t>]</w:t>
      </w:r>
      <w:r>
        <w:rPr>
          <w:rFonts w:hint="eastAsia"/>
        </w:rPr>
        <w:t>.Order</w:t>
      </w:r>
      <w:r w:rsidRPr="00D91CDF">
        <w:rPr>
          <w:rFonts w:hint="eastAsia"/>
        </w:rPr>
        <w:t xml:space="preserve"> = </w:t>
      </w:r>
      <w:r w:rsidRPr="004E00B6">
        <w:rPr>
          <w:rStyle w:val="aff1"/>
          <w:rFonts w:hint="eastAsia"/>
        </w:rPr>
        <w:t>None</w:t>
      </w:r>
    </w:p>
    <w:p w:rsidRPr="00D91CDF" w:rsidR="00D91CDF" w:rsidP="000C0D62" w:rsidRDefault="00D91CDF">
      <w:pPr>
        <w:pStyle w:val="ReqtifyAltQ"/>
      </w:pPr>
      <w:r w:rsidRPr="00D91CDF">
        <w:t>#Category=Functional</w:t>
      </w:r>
    </w:p>
    <w:p w:rsidRPr="00D91CDF" w:rsidR="00D91CDF" w:rsidP="000C0D62" w:rsidRDefault="00D91CDF">
      <w:pPr>
        <w:pStyle w:val="ReqtifyAltQ"/>
      </w:pPr>
      <w:r w:rsidRPr="00D91CDF">
        <w:t>#Contribution=SIL4</w:t>
      </w:r>
    </w:p>
    <w:p w:rsidR="009328EA" w:rsidP="000C0D62" w:rsidRDefault="00D91CDF">
      <w:pPr>
        <w:pStyle w:val="ReqtifyAltQ"/>
        <w:rPr>
          <w:ins w:author="常鸣" w:date="2014-07-03T14:27:00Z" w:id="10599"/>
        </w:rPr>
      </w:pPr>
      <w:del w:author="常鸣" w:date="2014-07-03T14:27:00Z" w:id="10600">
        <w:r w:rsidRPr="00D91CDF" w:rsidDel="009328EA">
          <w:delText>#S</w:delText>
        </w:r>
      </w:del>
      <w:ins w:author="常鸣" w:date="2014-07-03T14:27:00Z" w:id="10601">
        <w:r w:rsidR="009328EA">
          <w:t>#Allocation=ATP Software</w:t>
        </w:r>
      </w:ins>
    </w:p>
    <w:p w:rsidRPr="00D91CDF" w:rsidR="00D91CDF" w:rsidP="000C0D62" w:rsidRDefault="009328EA">
      <w:pPr>
        <w:pStyle w:val="ReqtifyAltQ"/>
      </w:pPr>
      <w:ins w:author="常鸣" w:date="2014-07-03T14:27:00Z" w:id="10602">
        <w:r>
          <w:t>#S</w:t>
        </w:r>
      </w:ins>
      <w:r w:rsidRPr="00D91CDF" w:rsidR="00D91CDF">
        <w:t>ource=</w:t>
      </w:r>
      <w:r w:rsidRPr="00D91CDF" w:rsidR="00D91CDF">
        <w:rPr>
          <w:rFonts w:hint="eastAsia"/>
        </w:rPr>
        <w:t>[iTC_CC-SyAD-0265]</w:t>
      </w:r>
    </w:p>
    <w:p w:rsidRPr="00D91CDF" w:rsidR="00D91CDF" w:rsidP="000C0D62" w:rsidRDefault="00D91CDF">
      <w:pPr>
        <w:pStyle w:val="ReqtifyAltQ"/>
      </w:pPr>
      <w:r w:rsidRPr="00D91CDF">
        <w:t>[End]</w:t>
      </w:r>
    </w:p>
    <w:p w:rsidRPr="00D91CDF" w:rsidR="00D91CDF" w:rsidP="00C93484" w:rsidRDefault="00D91CDF">
      <w:pPr>
        <w:pStyle w:val="Reqtify"/>
      </w:pPr>
    </w:p>
    <w:p w:rsidRPr="00D91CDF" w:rsidR="00D91CDF" w:rsidP="00C93484" w:rsidRDefault="00D91CDF">
      <w:pPr>
        <w:pStyle w:val="Reqtify"/>
      </w:pPr>
    </w:p>
    <w:p w:rsidRPr="00D91CDF" w:rsidR="00D91CDF" w:rsidP="00D91CDF" w:rsidRDefault="00D91CDF">
      <w:pPr>
        <w:pStyle w:val="ReqtifyAltR"/>
      </w:pPr>
      <w:r w:rsidRPr="00D91CDF">
        <w:t>[iTC_CC_ATP-SwRS-0</w:t>
      </w:r>
      <w:r w:rsidRPr="00D91CDF">
        <w:rPr>
          <w:rFonts w:hint="eastAsia"/>
        </w:rPr>
        <w:t>445</w:t>
      </w:r>
      <w:r w:rsidRPr="00D91CDF">
        <w:t>]</w:t>
      </w:r>
    </w:p>
    <w:p w:rsidRPr="00D91CDF" w:rsidR="00D91CDF" w:rsidP="00C93484" w:rsidRDefault="00D91CDF">
      <w:pPr>
        <w:pStyle w:val="Reqtify"/>
      </w:pPr>
      <w:r w:rsidRPr="00D91CDF">
        <w:rPr>
          <w:rFonts w:hint="eastAsia"/>
        </w:rPr>
        <w:t>在与联锁通信时，如果</w:t>
      </w:r>
      <w:hyperlink w:history="1" w:anchor="PSDmanagerOrder_B">
        <w:r w:rsidR="003A11D3">
          <w:rPr>
            <w:rStyle w:val="ac"/>
          </w:rPr>
          <w:t>PSDmanagerOrder_B</w:t>
        </w:r>
      </w:hyperlink>
      <w:r w:rsidR="00354F88">
        <w:rPr>
          <w:rFonts w:hint="eastAsia"/>
        </w:rPr>
        <w:t>.I</w:t>
      </w:r>
      <w:r w:rsidRPr="00D91CDF">
        <w:rPr>
          <w:rFonts w:hint="eastAsia"/>
        </w:rPr>
        <w:t>d</w:t>
      </w:r>
      <w:r w:rsidRPr="00D91CDF">
        <w:rPr>
          <w:rFonts w:hint="eastAsia"/>
        </w:rPr>
        <w:t>有效，则根据</w:t>
      </w:r>
      <w:hyperlink w:history="1" w:anchor="PSDmanagerOrder_B">
        <w:r w:rsidR="003A11D3">
          <w:rPr>
            <w:rStyle w:val="ac"/>
          </w:rPr>
          <w:t>PSDmanagerOrder_B</w:t>
        </w:r>
      </w:hyperlink>
      <w:r w:rsidRPr="00D91CDF">
        <w:t>.</w:t>
      </w:r>
      <w:r w:rsidRPr="00D91CDF">
        <w:rPr>
          <w:rFonts w:hint="eastAsia"/>
        </w:rPr>
        <w:t>Order</w:t>
      </w:r>
      <w:r w:rsidRPr="00D91CDF">
        <w:rPr>
          <w:rFonts w:hint="eastAsia"/>
        </w:rPr>
        <w:t>和离线配置数据设置发送给</w:t>
      </w:r>
      <w:r w:rsidRPr="00D91CDF">
        <w:rPr>
          <w:rFonts w:hint="eastAsia"/>
        </w:rPr>
        <w:t>B</w:t>
      </w:r>
      <w:r w:rsidRPr="00D91CDF">
        <w:rPr>
          <w:rFonts w:hint="eastAsia"/>
        </w:rPr>
        <w:t>侧屏蔽门的控制信息</w:t>
      </w:r>
      <w:hyperlink w:history="1" w:anchor="CIsetting">
        <w:r w:rsidRPr="00B92999" w:rsidR="00B92999">
          <w:rPr>
            <w:rStyle w:val="aff2"/>
          </w:rPr>
          <w:t>CIsetting</w:t>
        </w:r>
      </w:hyperlink>
      <w:r w:rsidRPr="00B92999" w:rsidR="00B92999">
        <w:rPr>
          <w:rStyle w:val="aff2"/>
          <w:rFonts w:hint="eastAsia"/>
        </w:rPr>
        <w:t xml:space="preserve"> </w:t>
      </w:r>
      <w:r w:rsidR="00B92999">
        <w:rPr>
          <w:rStyle w:val="aff2"/>
          <w:rFonts w:hint="eastAsia"/>
          <w:bCs w:val="0"/>
          <w:iCs w:val="0"/>
        </w:rPr>
        <w:t>[1]</w:t>
      </w:r>
      <w:r w:rsidRPr="00D91CDF">
        <w:rPr>
          <w:rFonts w:hint="eastAsia"/>
        </w:rPr>
        <w:t>。</w:t>
      </w:r>
    </w:p>
    <w:p w:rsidRPr="00D91CDF" w:rsidR="00D91CDF" w:rsidP="00C93484" w:rsidRDefault="00D91CDF">
      <w:pPr>
        <w:pStyle w:val="Reqtify"/>
      </w:pPr>
    </w:p>
    <w:p w:rsidRPr="00D91CDF" w:rsidR="00D91CDF" w:rsidP="00C93484" w:rsidRDefault="00D91CDF">
      <w:pPr>
        <w:pStyle w:val="Reqtify"/>
      </w:pPr>
      <w:r w:rsidRPr="00D91CDF">
        <w:rPr>
          <w:rFonts w:hint="eastAsia"/>
        </w:rPr>
        <w:t xml:space="preserve">When communicating with the CI, if the </w:t>
      </w:r>
      <w:hyperlink w:history="1" w:anchor="PSDmanagerOrder_B">
        <w:r w:rsidR="003A11D3">
          <w:rPr>
            <w:rStyle w:val="ac"/>
          </w:rPr>
          <w:t>PSDmanagerOrder_B</w:t>
        </w:r>
      </w:hyperlink>
      <w:r w:rsidRPr="00D91CDF">
        <w:t>, which comes from CCNV,</w:t>
      </w:r>
      <w:r w:rsidRPr="00D91CDF">
        <w:rPr>
          <w:rFonts w:hint="eastAsia"/>
        </w:rPr>
        <w:t xml:space="preserve"> was valid, ATP shall set the </w:t>
      </w:r>
      <w:hyperlink w:history="1" w:anchor="CIsetting">
        <w:r w:rsidRPr="00B92999" w:rsidR="00B92999">
          <w:rPr>
            <w:rStyle w:val="ac"/>
            <w:noProof/>
          </w:rPr>
          <w:t>CIsetting</w:t>
        </w:r>
      </w:hyperlink>
      <w:r w:rsidRPr="00B92999" w:rsidR="00B92999">
        <w:rPr>
          <w:rFonts w:hint="eastAsia"/>
        </w:rPr>
        <w:t xml:space="preserve">[1] </w:t>
      </w:r>
      <w:r w:rsidRPr="00D91CDF">
        <w:rPr>
          <w:rFonts w:hint="eastAsia"/>
        </w:rPr>
        <w:t xml:space="preserve">according to the </w:t>
      </w:r>
      <w:hyperlink w:history="1" w:anchor="PSDmanagerOrder_B">
        <w:r w:rsidR="003A11D3">
          <w:rPr>
            <w:rStyle w:val="ac"/>
          </w:rPr>
          <w:t>PSDmanagerOrder_B</w:t>
        </w:r>
      </w:hyperlink>
      <w:r w:rsidRPr="00D91CDF">
        <w:rPr>
          <w:rFonts w:hint="eastAsia"/>
        </w:rPr>
        <w:t xml:space="preserve"> and the configuration of the PSD.</w:t>
      </w:r>
    </w:p>
    <w:p w:rsidRPr="00D91CDF" w:rsidR="00D91CDF" w:rsidP="000431E0" w:rsidRDefault="00D91CDF">
      <w:pPr>
        <w:pStyle w:val="af7"/>
      </w:pPr>
      <w:r w:rsidRPr="00D91CDF">
        <w:rPr>
          <w:rFonts w:hint="eastAsia"/>
        </w:rPr>
        <w:t>if ((</w:t>
      </w:r>
      <w:hyperlink w:history="1" w:anchor="CommunicateWithPSD">
        <w:r w:rsidR="00F27DC1">
          <w:rPr>
            <w:rStyle w:val="ac"/>
          </w:rPr>
          <w:t>CommunicateWithPSD</w:t>
        </w:r>
      </w:hyperlink>
      <w:r w:rsidRPr="00D91CDF">
        <w:rPr>
          <w:rFonts w:hint="eastAsia"/>
        </w:rPr>
        <w:t xml:space="preserve">(k) == </w:t>
      </w:r>
      <w:r w:rsidRPr="00354FC4">
        <w:rPr>
          <w:rStyle w:val="aff1"/>
          <w:rFonts w:hint="eastAsia"/>
        </w:rPr>
        <w:t>True</w:t>
      </w:r>
      <w:r w:rsidRPr="00D91CDF">
        <w:rPr>
          <w:rFonts w:hint="eastAsia"/>
        </w:rPr>
        <w:t>)</w:t>
      </w:r>
    </w:p>
    <w:p w:rsidRPr="00D91CDF" w:rsidR="00D91CDF" w:rsidP="000431E0" w:rsidRDefault="00D91CDF">
      <w:pPr>
        <w:pStyle w:val="af7"/>
      </w:pPr>
      <w:r w:rsidRPr="00D91CDF">
        <w:rPr>
          <w:rFonts w:hint="eastAsia"/>
        </w:rPr>
        <w:t xml:space="preserve">     and (</w:t>
      </w:r>
      <w:hyperlink w:history="1" w:anchor="PSDmanagerOrder_B">
        <w:r w:rsidR="003A11D3">
          <w:rPr>
            <w:rStyle w:val="ac"/>
          </w:rPr>
          <w:t>PSDmanagerOrder_B</w:t>
        </w:r>
      </w:hyperlink>
      <w:r w:rsidR="00354F88">
        <w:rPr>
          <w:rFonts w:hint="eastAsia"/>
        </w:rPr>
        <w:t>.I</w:t>
      </w:r>
      <w:r w:rsidRPr="00D91CDF">
        <w:rPr>
          <w:rFonts w:hint="eastAsia"/>
        </w:rPr>
        <w:t xml:space="preserve">d != </w:t>
      </w:r>
      <w:r w:rsidR="00511BB9">
        <w:rPr>
          <w:rStyle w:val="aff1"/>
          <w:rFonts w:hint="eastAsia"/>
        </w:rPr>
        <w:t>None</w:t>
      </w:r>
      <w:r w:rsidRPr="00D91CDF">
        <w:rPr>
          <w:rFonts w:hint="eastAsia"/>
        </w:rPr>
        <w:t>))</w:t>
      </w:r>
      <w:r w:rsidR="00600491">
        <w:rPr>
          <w:rFonts w:hint="eastAsia"/>
        </w:rPr>
        <w:t>:</w:t>
      </w:r>
    </w:p>
    <w:p w:rsidRPr="00D91CDF" w:rsidR="004E00B6" w:rsidP="000431E0" w:rsidRDefault="00D91CDF">
      <w:pPr>
        <w:pStyle w:val="af7"/>
      </w:pPr>
      <w:r w:rsidRPr="00D91CDF">
        <w:rPr>
          <w:rFonts w:hint="eastAsia"/>
        </w:rPr>
        <w:t xml:space="preserve">    </w:t>
      </w:r>
      <w:hyperlink w:history="1" w:anchor="CIsetting">
        <w:r w:rsidRPr="00B92999" w:rsidR="004E00B6">
          <w:rPr>
            <w:rStyle w:val="ac"/>
          </w:rPr>
          <w:t>CIsetting</w:t>
        </w:r>
      </w:hyperlink>
      <w:r w:rsidRPr="00B92999" w:rsidR="004E00B6">
        <w:rPr>
          <w:rFonts w:hint="eastAsia"/>
        </w:rPr>
        <w:t>[</w:t>
      </w:r>
      <w:r w:rsidR="007400B9">
        <w:rPr>
          <w:rFonts w:hint="eastAsia"/>
        </w:rPr>
        <w:t>1</w:t>
      </w:r>
      <w:r w:rsidRPr="00B92999" w:rsidR="004E00B6">
        <w:rPr>
          <w:rFonts w:hint="eastAsia"/>
        </w:rPr>
        <w:t>]</w:t>
      </w:r>
      <w:r w:rsidR="004E00B6">
        <w:rPr>
          <w:rFonts w:hint="eastAsia"/>
        </w:rPr>
        <w:t>.PlatformId</w:t>
      </w:r>
      <w:r w:rsidRPr="00D91CDF" w:rsidR="004E00B6">
        <w:rPr>
          <w:rFonts w:hint="eastAsia"/>
        </w:rPr>
        <w:t xml:space="preserve"> = </w:t>
      </w:r>
      <w:hyperlink w:history="1" w:anchor="PSDmanagerOrder_B">
        <w:r w:rsidR="004E00B6">
          <w:rPr>
            <w:rStyle w:val="ac"/>
          </w:rPr>
          <w:t>PSDmanagerOrder_B</w:t>
        </w:r>
      </w:hyperlink>
      <w:r w:rsidR="004E00B6">
        <w:rPr>
          <w:rFonts w:hint="eastAsia"/>
        </w:rPr>
        <w:t>.I</w:t>
      </w:r>
      <w:r w:rsidRPr="00D91CDF" w:rsidR="004E00B6">
        <w:rPr>
          <w:rFonts w:hint="eastAsia"/>
        </w:rPr>
        <w:t>d</w:t>
      </w:r>
    </w:p>
    <w:p w:rsidRPr="00D91CDF" w:rsidR="00D91CDF" w:rsidP="000431E0" w:rsidRDefault="004E00B6">
      <w:pPr>
        <w:pStyle w:val="af7"/>
      </w:pPr>
      <w:r w:rsidRPr="00D91CDF">
        <w:rPr>
          <w:rFonts w:hint="eastAsia"/>
        </w:rPr>
        <w:t xml:space="preserve">    </w:t>
      </w:r>
      <w:r w:rsidRPr="00D91CDF" w:rsidR="00D91CDF">
        <w:rPr>
          <w:rFonts w:hint="eastAsia"/>
        </w:rPr>
        <w:t>if (</w:t>
      </w:r>
      <w:hyperlink w:history="1" w:anchor="PSDmanagerOrder_B">
        <w:r w:rsidR="003A11D3">
          <w:rPr>
            <w:rStyle w:val="ac"/>
          </w:rPr>
          <w:t>PSDmanagerOrder_B</w:t>
        </w:r>
      </w:hyperlink>
      <w:r w:rsidRPr="00D91CDF" w:rsidR="00D91CDF">
        <w:rPr>
          <w:rFonts w:hint="eastAsia"/>
        </w:rPr>
        <w:t xml:space="preserve">.Order == </w:t>
      </w:r>
      <w:r w:rsidRPr="00D91CDF" w:rsidR="00D91CDF">
        <w:t>Open_PSD_Configuration</w:t>
      </w:r>
      <w:r w:rsidRPr="00D91CDF" w:rsidR="00D91CDF">
        <w:rPr>
          <w:rFonts w:hint="eastAsia"/>
        </w:rPr>
        <w:t>)</w:t>
      </w:r>
    </w:p>
    <w:p w:rsidR="00600491" w:rsidP="000431E0" w:rsidRDefault="00600491">
      <w:pPr>
        <w:pStyle w:val="af7"/>
      </w:pPr>
      <w:r w:rsidRPr="00D91CDF">
        <w:rPr>
          <w:rFonts w:hint="eastAsia"/>
        </w:rPr>
        <w:t xml:space="preserve">        </w:t>
      </w:r>
      <w:hyperlink w:history="1" w:anchor="CIsetting">
        <w:r w:rsidRPr="00B92999">
          <w:rPr>
            <w:rStyle w:val="ac"/>
          </w:rPr>
          <w:t>CIsetting</w:t>
        </w:r>
      </w:hyperlink>
      <w:r w:rsidRPr="00B92999">
        <w:rPr>
          <w:rFonts w:hint="eastAsia"/>
        </w:rPr>
        <w:t>[</w:t>
      </w:r>
      <w:r>
        <w:rPr>
          <w:rFonts w:hint="eastAsia"/>
        </w:rPr>
        <w:t>1</w:t>
      </w:r>
      <w:r w:rsidRPr="00B92999">
        <w:rPr>
          <w:rFonts w:hint="eastAsia"/>
        </w:rPr>
        <w:t>]</w:t>
      </w:r>
      <w:r>
        <w:rPr>
          <w:rFonts w:hint="eastAsia"/>
        </w:rPr>
        <w:t>.Order</w:t>
      </w:r>
      <w:r w:rsidRPr="00D91CDF">
        <w:rPr>
          <w:rFonts w:hint="eastAsia"/>
        </w:rPr>
        <w:t xml:space="preserve"> = </w:t>
      </w:r>
      <w:hyperlink w:history="1" w:anchor="TrackMap">
        <w:r w:rsidRPr="0020226E">
          <w:rPr>
            <w:rStyle w:val="ac"/>
            <w:rFonts w:hint="eastAsia"/>
          </w:rPr>
          <w:t>TrackMap</w:t>
        </w:r>
      </w:hyperlink>
      <w:r>
        <w:rPr>
          <w:rFonts w:hint="eastAsia"/>
        </w:rPr>
        <w:t>.PSDs[</w:t>
      </w:r>
      <w:hyperlink w:history="1" w:anchor="PSDmanagerOrder_B">
        <w:r>
          <w:rPr>
            <w:rStyle w:val="ac"/>
          </w:rPr>
          <w:t>PSDmanagerOrder_B</w:t>
        </w:r>
      </w:hyperlink>
      <w:r>
        <w:t>.Id</w:t>
      </w:r>
      <w:r>
        <w:rPr>
          <w:rFonts w:hint="eastAsia"/>
        </w:rPr>
        <w:t>].DoorOpeningCode</w:t>
      </w:r>
    </w:p>
    <w:p w:rsidR="00600491" w:rsidP="000431E0" w:rsidRDefault="00600491">
      <w:pPr>
        <w:pStyle w:val="af7"/>
      </w:pPr>
      <w:r w:rsidRPr="00600491" w:rsidDel="00AB0217">
        <w:rPr>
          <w:rFonts w:hint="eastAsia"/>
        </w:rPr>
        <w:t xml:space="preserve"> </w:t>
      </w:r>
      <w:r w:rsidRPr="00600491">
        <w:rPr>
          <w:rFonts w:hint="eastAsia"/>
        </w:rPr>
        <w:t xml:space="preserve">  </w:t>
      </w:r>
      <w:r>
        <w:rPr>
          <w:rFonts w:hint="eastAsia"/>
        </w:rPr>
        <w:t xml:space="preserve"> </w:t>
      </w:r>
      <w:r w:rsidRPr="00600491">
        <w:rPr>
          <w:rFonts w:hint="eastAsia"/>
        </w:rPr>
        <w:t xml:space="preserve">elif </w:t>
      </w:r>
      <w:r>
        <w:rPr>
          <w:rFonts w:hint="eastAsia"/>
        </w:rPr>
        <w:t>(</w:t>
      </w:r>
      <w:hyperlink w:history="1" w:anchor="PSDmanagerOrder_B">
        <w:r>
          <w:rPr>
            <w:rStyle w:val="ac"/>
          </w:rPr>
          <w:t>PSDmanagerOrder_B</w:t>
        </w:r>
      </w:hyperlink>
      <w:r w:rsidRPr="00D91CDF">
        <w:rPr>
          <w:rFonts w:hint="eastAsia"/>
        </w:rPr>
        <w:t xml:space="preserve">.Order == </w:t>
      </w:r>
      <w:r w:rsidR="00B8577A">
        <w:rPr>
          <w:rFonts w:hint="eastAsia"/>
        </w:rPr>
        <w:t>Close</w:t>
      </w:r>
      <w:r w:rsidRPr="00D91CDF">
        <w:t>_PSD_Configuration</w:t>
      </w:r>
      <w:r>
        <w:rPr>
          <w:rFonts w:hint="eastAsia"/>
        </w:rPr>
        <w:t>):</w:t>
      </w:r>
    </w:p>
    <w:p w:rsidRPr="00600491" w:rsidR="00600491" w:rsidP="000431E0" w:rsidRDefault="00600491">
      <w:pPr>
        <w:pStyle w:val="af7"/>
      </w:pPr>
      <w:r>
        <w:rPr>
          <w:rFonts w:hint="eastAsia"/>
        </w:rPr>
        <w:lastRenderedPageBreak/>
        <w:t xml:space="preserve">        </w:t>
      </w:r>
      <w:hyperlink w:history="1" w:anchor="CIsetting">
        <w:r w:rsidRPr="00B92999">
          <w:rPr>
            <w:rStyle w:val="ac"/>
          </w:rPr>
          <w:t>CIsetting</w:t>
        </w:r>
      </w:hyperlink>
      <w:r w:rsidRPr="00B92999">
        <w:rPr>
          <w:rFonts w:hint="eastAsia"/>
        </w:rPr>
        <w:t>[</w:t>
      </w:r>
      <w:r>
        <w:rPr>
          <w:rFonts w:hint="eastAsia"/>
        </w:rPr>
        <w:t>1</w:t>
      </w:r>
      <w:r w:rsidRPr="00B92999">
        <w:rPr>
          <w:rFonts w:hint="eastAsia"/>
        </w:rPr>
        <w:t>]</w:t>
      </w:r>
      <w:r>
        <w:rPr>
          <w:rFonts w:hint="eastAsia"/>
        </w:rPr>
        <w:t>.Order</w:t>
      </w:r>
      <w:r w:rsidRPr="00D91CDF">
        <w:rPr>
          <w:rFonts w:hint="eastAsia"/>
        </w:rPr>
        <w:t xml:space="preserve"> = </w:t>
      </w:r>
      <w:hyperlink w:history="1" w:anchor="TrackMap">
        <w:r w:rsidRPr="0020226E">
          <w:rPr>
            <w:rStyle w:val="ac"/>
            <w:rFonts w:hint="eastAsia"/>
          </w:rPr>
          <w:t>TrackMap</w:t>
        </w:r>
      </w:hyperlink>
      <w:r>
        <w:rPr>
          <w:rFonts w:hint="eastAsia"/>
        </w:rPr>
        <w:t>.PSDs[</w:t>
      </w:r>
      <w:hyperlink w:history="1" w:anchor="PSDmanagerOrder_B">
        <w:r>
          <w:rPr>
            <w:rStyle w:val="ac"/>
          </w:rPr>
          <w:t>PSDmanagerOrder_B</w:t>
        </w:r>
      </w:hyperlink>
      <w:r>
        <w:t>.Id</w:t>
      </w:r>
      <w:r>
        <w:rPr>
          <w:rFonts w:hint="eastAsia"/>
        </w:rPr>
        <w:t>].DoorClosingCode</w:t>
      </w:r>
    </w:p>
    <w:p w:rsidRPr="00D91CDF" w:rsidR="00600491" w:rsidP="000431E0" w:rsidRDefault="00600491">
      <w:pPr>
        <w:pStyle w:val="af7"/>
      </w:pPr>
      <w:r w:rsidRPr="00D91CDF">
        <w:rPr>
          <w:rFonts w:hint="eastAsia"/>
        </w:rPr>
        <w:t xml:space="preserve">    else:</w:t>
      </w:r>
    </w:p>
    <w:p w:rsidRPr="00D91CDF" w:rsidR="00600491" w:rsidP="000431E0" w:rsidRDefault="00600491">
      <w:pPr>
        <w:pStyle w:val="af7"/>
      </w:pPr>
      <w:r w:rsidRPr="00D91CDF">
        <w:rPr>
          <w:rFonts w:hint="eastAsia"/>
        </w:rPr>
        <w:t xml:space="preserve">        </w:t>
      </w:r>
      <w:hyperlink w:history="1" w:anchor="CIsetting">
        <w:r w:rsidRPr="00B92999">
          <w:rPr>
            <w:rStyle w:val="ac"/>
          </w:rPr>
          <w:t>CIsetting</w:t>
        </w:r>
      </w:hyperlink>
      <w:r w:rsidRPr="00B92999">
        <w:rPr>
          <w:rFonts w:hint="eastAsia"/>
        </w:rPr>
        <w:t>[</w:t>
      </w:r>
      <w:r>
        <w:rPr>
          <w:rFonts w:hint="eastAsia"/>
        </w:rPr>
        <w:t>1</w:t>
      </w:r>
      <w:r w:rsidRPr="00B92999">
        <w:rPr>
          <w:rFonts w:hint="eastAsia"/>
        </w:rPr>
        <w:t>]</w:t>
      </w:r>
      <w:r>
        <w:rPr>
          <w:rFonts w:hint="eastAsia"/>
        </w:rPr>
        <w:t xml:space="preserve">.Order = </w:t>
      </w:r>
      <w:hyperlink w:history="1" w:anchor="TrackMap">
        <w:r w:rsidRPr="0020226E">
          <w:rPr>
            <w:rStyle w:val="ac"/>
            <w:rFonts w:hint="eastAsia"/>
          </w:rPr>
          <w:t>TrackMap</w:t>
        </w:r>
      </w:hyperlink>
      <w:r>
        <w:rPr>
          <w:rFonts w:hint="eastAsia"/>
        </w:rPr>
        <w:t>.PSDs[</w:t>
      </w:r>
      <w:hyperlink w:history="1" w:anchor="PSDmanagerOrder_B">
        <w:r>
          <w:rPr>
            <w:rStyle w:val="ac"/>
          </w:rPr>
          <w:t>PSDmanagerOrder_B</w:t>
        </w:r>
      </w:hyperlink>
      <w:r>
        <w:t>.Id</w:t>
      </w:r>
      <w:r>
        <w:rPr>
          <w:rFonts w:hint="eastAsia"/>
        </w:rPr>
        <w:t>].DoorNoActionCode</w:t>
      </w:r>
    </w:p>
    <w:p w:rsidRPr="00D91CDF" w:rsidR="00D91CDF" w:rsidP="000431E0" w:rsidRDefault="00D91CDF">
      <w:pPr>
        <w:pStyle w:val="af7"/>
      </w:pPr>
      <w:r w:rsidRPr="00D91CDF">
        <w:rPr>
          <w:rFonts w:hint="eastAsia"/>
        </w:rPr>
        <w:t>else:</w:t>
      </w:r>
    </w:p>
    <w:p w:rsidRPr="00D91CDF" w:rsidR="004E00B6" w:rsidP="000431E0" w:rsidRDefault="00D91CDF">
      <w:pPr>
        <w:pStyle w:val="af7"/>
      </w:pPr>
      <w:r w:rsidRPr="00D91CDF">
        <w:rPr>
          <w:rFonts w:hint="eastAsia"/>
        </w:rPr>
        <w:t xml:space="preserve">    </w:t>
      </w:r>
      <w:hyperlink w:history="1" w:anchor="CIsetting">
        <w:r w:rsidRPr="00B92999" w:rsidR="004E00B6">
          <w:rPr>
            <w:rStyle w:val="ac"/>
          </w:rPr>
          <w:t>CIsetting</w:t>
        </w:r>
      </w:hyperlink>
      <w:r w:rsidRPr="00B92999" w:rsidR="004E00B6">
        <w:rPr>
          <w:rFonts w:hint="eastAsia"/>
        </w:rPr>
        <w:t>[</w:t>
      </w:r>
      <w:r w:rsidR="007400B9">
        <w:rPr>
          <w:rFonts w:hint="eastAsia"/>
        </w:rPr>
        <w:t>1</w:t>
      </w:r>
      <w:r w:rsidRPr="00B92999" w:rsidR="004E00B6">
        <w:rPr>
          <w:rFonts w:hint="eastAsia"/>
        </w:rPr>
        <w:t>]</w:t>
      </w:r>
      <w:r w:rsidR="004E00B6">
        <w:rPr>
          <w:rFonts w:hint="eastAsia"/>
        </w:rPr>
        <w:t>.PlatformId</w:t>
      </w:r>
      <w:r w:rsidRPr="00D91CDF" w:rsidR="004E00B6">
        <w:rPr>
          <w:rFonts w:hint="eastAsia"/>
        </w:rPr>
        <w:t xml:space="preserve"> = </w:t>
      </w:r>
      <w:r w:rsidRPr="004E00B6" w:rsidR="004E00B6">
        <w:rPr>
          <w:rStyle w:val="aff1"/>
          <w:rFonts w:hint="eastAsia"/>
        </w:rPr>
        <w:t>None</w:t>
      </w:r>
    </w:p>
    <w:p w:rsidRPr="00D91CDF" w:rsidR="00D91CDF" w:rsidP="000431E0" w:rsidRDefault="004E00B6">
      <w:pPr>
        <w:pStyle w:val="af7"/>
        <w:rPr>
          <w:rStyle w:val="aff1"/>
        </w:rPr>
      </w:pPr>
      <w:r w:rsidRPr="00D91CDF">
        <w:rPr>
          <w:rFonts w:hint="eastAsia"/>
        </w:rPr>
        <w:t xml:space="preserve">    </w:t>
      </w:r>
      <w:hyperlink w:history="1" w:anchor="CIsetting">
        <w:r w:rsidRPr="00B92999">
          <w:rPr>
            <w:rStyle w:val="ac"/>
          </w:rPr>
          <w:t>CIsetting</w:t>
        </w:r>
      </w:hyperlink>
      <w:r w:rsidRPr="00B92999">
        <w:rPr>
          <w:rFonts w:hint="eastAsia"/>
        </w:rPr>
        <w:t>[</w:t>
      </w:r>
      <w:r w:rsidR="007400B9">
        <w:rPr>
          <w:rFonts w:hint="eastAsia"/>
        </w:rPr>
        <w:t>1</w:t>
      </w:r>
      <w:r w:rsidRPr="00B92999">
        <w:rPr>
          <w:rFonts w:hint="eastAsia"/>
        </w:rPr>
        <w:t>]</w:t>
      </w:r>
      <w:r>
        <w:rPr>
          <w:rFonts w:hint="eastAsia"/>
        </w:rPr>
        <w:t>.Order</w:t>
      </w:r>
      <w:r w:rsidRPr="00D91CDF">
        <w:rPr>
          <w:rFonts w:hint="eastAsia"/>
        </w:rPr>
        <w:t xml:space="preserve"> = </w:t>
      </w:r>
      <w:r w:rsidRPr="004E00B6">
        <w:rPr>
          <w:rStyle w:val="aff1"/>
          <w:rFonts w:hint="eastAsia"/>
        </w:rPr>
        <w:t>None</w:t>
      </w:r>
    </w:p>
    <w:p w:rsidRPr="00D91CDF" w:rsidR="00D91CDF" w:rsidP="000C0D62" w:rsidRDefault="00D91CDF">
      <w:pPr>
        <w:pStyle w:val="ReqtifyAltQ"/>
      </w:pPr>
      <w:r w:rsidRPr="00D91CDF">
        <w:t>#Category=Functional</w:t>
      </w:r>
    </w:p>
    <w:p w:rsidRPr="00D91CDF" w:rsidR="00D91CDF" w:rsidP="000C0D62" w:rsidRDefault="00D91CDF">
      <w:pPr>
        <w:pStyle w:val="ReqtifyAltQ"/>
      </w:pPr>
      <w:r w:rsidRPr="00D91CDF">
        <w:t>#Contribution=SIL4</w:t>
      </w:r>
    </w:p>
    <w:p w:rsidR="009328EA" w:rsidP="000C0D62" w:rsidRDefault="00D91CDF">
      <w:pPr>
        <w:pStyle w:val="ReqtifyAltQ"/>
        <w:rPr>
          <w:ins w:author="常鸣" w:date="2014-07-03T14:27:00Z" w:id="10603"/>
        </w:rPr>
      </w:pPr>
      <w:del w:author="常鸣" w:date="2014-07-03T14:27:00Z" w:id="10604">
        <w:r w:rsidRPr="00D91CDF" w:rsidDel="009328EA">
          <w:delText>#S</w:delText>
        </w:r>
      </w:del>
      <w:ins w:author="常鸣" w:date="2014-07-03T14:27:00Z" w:id="10605">
        <w:r w:rsidR="009328EA">
          <w:t>#Allocation=ATP Software</w:t>
        </w:r>
      </w:ins>
    </w:p>
    <w:p w:rsidRPr="00D91CDF" w:rsidR="00D91CDF" w:rsidP="000C0D62" w:rsidRDefault="009328EA">
      <w:pPr>
        <w:pStyle w:val="ReqtifyAltQ"/>
      </w:pPr>
      <w:ins w:author="常鸣" w:date="2014-07-03T14:27:00Z" w:id="10606">
        <w:r>
          <w:t>#S</w:t>
        </w:r>
      </w:ins>
      <w:r w:rsidRPr="00D91CDF" w:rsidR="00D91CDF">
        <w:t>ource=</w:t>
      </w:r>
      <w:r w:rsidRPr="00D91CDF" w:rsidR="00D91CDF">
        <w:rPr>
          <w:rFonts w:hint="eastAsia"/>
        </w:rPr>
        <w:t>[iTC_CC-SyAD-0265]</w:t>
      </w:r>
    </w:p>
    <w:p w:rsidRPr="00D91CDF" w:rsidR="00D91CDF" w:rsidP="000C0D62" w:rsidRDefault="00D91CDF">
      <w:pPr>
        <w:pStyle w:val="ReqtifyAltQ"/>
      </w:pPr>
      <w:r w:rsidRPr="00D91CDF">
        <w:t>[End]</w:t>
      </w:r>
    </w:p>
    <w:p w:rsidR="003439CA" w:rsidP="00C93484" w:rsidRDefault="003439CA">
      <w:pPr>
        <w:pStyle w:val="Reqtify"/>
      </w:pPr>
    </w:p>
    <w:p w:rsidRPr="003439CA" w:rsidR="003439CA" w:rsidP="00934391" w:rsidRDefault="003439CA">
      <w:pPr>
        <w:pStyle w:val="3"/>
      </w:pPr>
      <w:r w:rsidRPr="00A61D30">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886"/>
        <w:gridCol w:w="308"/>
        <w:gridCol w:w="1787"/>
        <w:gridCol w:w="41"/>
        <w:gridCol w:w="1558"/>
        <w:gridCol w:w="188"/>
        <w:gridCol w:w="2518"/>
      </w:tblGrid>
      <w:tr w:rsidRPr="00785CC7" w:rsidR="003439CA" w:rsidTr="006F6F63">
        <w:tc>
          <w:tcPr>
            <w:tcW w:w="1554" w:type="pct"/>
            <w:tcBorders>
              <w:top w:val="single" w:color="000000" w:sz="12" w:space="0"/>
              <w:bottom w:val="single" w:color="000000" w:sz="4" w:space="0"/>
            </w:tcBorders>
            <w:shd w:val="clear" w:color="auto" w:fill="E0E0E0"/>
          </w:tcPr>
          <w:p w:rsidR="003439CA" w:rsidP="00FA0FBB" w:rsidRDefault="003439CA">
            <w:pPr>
              <w:pStyle w:val="af6"/>
            </w:pPr>
            <w:r w:rsidRPr="00B1730D">
              <w:t>Name</w:t>
            </w:r>
          </w:p>
        </w:tc>
        <w:tc>
          <w:tcPr>
            <w:tcW w:w="1128" w:type="pct"/>
            <w:gridSpan w:val="2"/>
            <w:tcBorders>
              <w:top w:val="single" w:color="000000" w:sz="12" w:space="0"/>
              <w:bottom w:val="single" w:color="000000" w:sz="4" w:space="0"/>
            </w:tcBorders>
            <w:shd w:val="clear" w:color="auto" w:fill="E0E0E0"/>
          </w:tcPr>
          <w:p w:rsidR="003439CA" w:rsidP="00FA0FBB" w:rsidRDefault="003439CA">
            <w:pPr>
              <w:pStyle w:val="af6"/>
            </w:pPr>
            <w:r>
              <w:rPr>
                <w:rFonts w:hint="eastAsia"/>
              </w:rPr>
              <w:t>Safety Critical</w:t>
            </w:r>
          </w:p>
        </w:tc>
        <w:tc>
          <w:tcPr>
            <w:tcW w:w="962" w:type="pct"/>
            <w:gridSpan w:val="3"/>
            <w:tcBorders>
              <w:top w:val="single" w:color="000000" w:sz="12" w:space="0"/>
              <w:bottom w:val="single" w:color="000000" w:sz="4" w:space="0"/>
            </w:tcBorders>
            <w:shd w:val="clear" w:color="auto" w:fill="E0E0E0"/>
          </w:tcPr>
          <w:p w:rsidR="003439CA" w:rsidP="00FA0FBB" w:rsidRDefault="003439CA">
            <w:pPr>
              <w:pStyle w:val="af6"/>
            </w:pPr>
            <w:r w:rsidRPr="00B1730D">
              <w:t>Observable</w:t>
            </w:r>
          </w:p>
        </w:tc>
        <w:tc>
          <w:tcPr>
            <w:tcW w:w="1356" w:type="pct"/>
            <w:tcBorders>
              <w:top w:val="single" w:color="000000" w:sz="12" w:space="0"/>
              <w:bottom w:val="single" w:color="000000" w:sz="4" w:space="0"/>
            </w:tcBorders>
            <w:shd w:val="clear" w:color="auto" w:fill="E0E0E0"/>
          </w:tcPr>
          <w:p w:rsidR="003439CA" w:rsidP="00FA0FBB" w:rsidRDefault="003439CA">
            <w:pPr>
              <w:pStyle w:val="af6"/>
            </w:pPr>
            <w:r w:rsidRPr="00B1730D">
              <w:t>Logical Type</w:t>
            </w:r>
          </w:p>
        </w:tc>
      </w:tr>
      <w:tr w:rsidR="00E92EF5" w:rsidTr="009B35DB">
        <w:tc>
          <w:tcPr>
            <w:tcW w:w="1720" w:type="pct"/>
            <w:gridSpan w:val="2"/>
            <w:tcBorders>
              <w:top w:val="single" w:color="000000" w:sz="4" w:space="0"/>
            </w:tcBorders>
            <w:shd w:val="clear" w:color="auto" w:fill="auto"/>
          </w:tcPr>
          <w:p w:rsidR="00E92EF5" w:rsidP="00591D6B" w:rsidRDefault="00532AED">
            <w:pPr>
              <w:pStyle w:val="AltB0"/>
            </w:pPr>
            <w:hyperlink w:history="1" w:anchor="AlignPSDzone_A">
              <w:r w:rsidR="00E92EF5">
                <w:rPr>
                  <w:rStyle w:val="ac"/>
                </w:rPr>
                <w:t>AlignPSDzone_A</w:t>
              </w:r>
            </w:hyperlink>
          </w:p>
        </w:tc>
        <w:tc>
          <w:tcPr>
            <w:tcW w:w="984" w:type="pct"/>
            <w:gridSpan w:val="2"/>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gridSpan w:val="2"/>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9B35DB">
        <w:tc>
          <w:tcPr>
            <w:tcW w:w="1720" w:type="pct"/>
            <w:gridSpan w:val="2"/>
            <w:tcBorders>
              <w:top w:val="single" w:color="000000" w:sz="4" w:space="0"/>
            </w:tcBorders>
            <w:shd w:val="clear" w:color="auto" w:fill="auto"/>
          </w:tcPr>
          <w:p w:rsidR="00E92EF5" w:rsidP="00591D6B" w:rsidRDefault="00532AED">
            <w:pPr>
              <w:pStyle w:val="AltB0"/>
            </w:pPr>
            <w:hyperlink w:history="1" w:anchor="AlignPSDzone_B">
              <w:r w:rsidR="00E92EF5">
                <w:rPr>
                  <w:rStyle w:val="ac"/>
                </w:rPr>
                <w:t>AlignPSDzone_B</w:t>
              </w:r>
            </w:hyperlink>
          </w:p>
        </w:tc>
        <w:tc>
          <w:tcPr>
            <w:tcW w:w="984" w:type="pct"/>
            <w:gridSpan w:val="2"/>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gridSpan w:val="2"/>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92999" w:rsidTr="009B35DB">
        <w:tc>
          <w:tcPr>
            <w:tcW w:w="1720" w:type="pct"/>
            <w:gridSpan w:val="2"/>
            <w:tcBorders>
              <w:top w:val="single" w:color="000000" w:sz="4" w:space="0"/>
            </w:tcBorders>
            <w:shd w:val="clear" w:color="auto" w:fill="auto"/>
          </w:tcPr>
          <w:p w:rsidR="00B92999" w:rsidP="00591D6B" w:rsidRDefault="00532AED">
            <w:pPr>
              <w:pStyle w:val="AltB0"/>
            </w:pPr>
            <w:hyperlink w:history="1" w:anchor="CommunicateWithPSD">
              <w:r w:rsidR="00B92999">
                <w:rPr>
                  <w:rStyle w:val="ac"/>
                </w:rPr>
                <w:t>CommunicateWithPSD</w:t>
              </w:r>
            </w:hyperlink>
          </w:p>
        </w:tc>
        <w:tc>
          <w:tcPr>
            <w:tcW w:w="984" w:type="pct"/>
            <w:gridSpan w:val="2"/>
            <w:tcBorders>
              <w:top w:val="single" w:color="000000" w:sz="4" w:space="0"/>
            </w:tcBorders>
          </w:tcPr>
          <w:p w:rsidR="00B92999" w:rsidP="00591D6B" w:rsidRDefault="00B92999">
            <w:pPr>
              <w:pStyle w:val="AltB0"/>
            </w:pPr>
            <w:r>
              <w:rPr>
                <w:rFonts w:hint="eastAsia"/>
              </w:rPr>
              <w:t>√</w:t>
            </w:r>
          </w:p>
        </w:tc>
        <w:tc>
          <w:tcPr>
            <w:tcW w:w="839" w:type="pct"/>
            <w:tcBorders>
              <w:top w:val="single" w:color="000000" w:sz="4" w:space="0"/>
            </w:tcBorders>
            <w:shd w:val="clear" w:color="auto" w:fill="auto"/>
          </w:tcPr>
          <w:p w:rsidR="00B92999" w:rsidP="00591D6B" w:rsidRDefault="00B92999">
            <w:pPr>
              <w:pStyle w:val="AltB0"/>
            </w:pPr>
            <w:r>
              <w:rPr>
                <w:rFonts w:hint="eastAsia"/>
              </w:rPr>
              <w:t>√</w:t>
            </w:r>
          </w:p>
        </w:tc>
        <w:tc>
          <w:tcPr>
            <w:tcW w:w="1457" w:type="pct"/>
            <w:gridSpan w:val="2"/>
            <w:tcBorders>
              <w:top w:val="single" w:color="000000" w:sz="4" w:space="0"/>
            </w:tcBorders>
            <w:shd w:val="clear" w:color="auto" w:fill="auto"/>
          </w:tcPr>
          <w:p w:rsidR="00B9299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92999" w:rsidTr="009B35DB">
        <w:tc>
          <w:tcPr>
            <w:tcW w:w="1720" w:type="pct"/>
            <w:gridSpan w:val="2"/>
            <w:tcBorders>
              <w:top w:val="single" w:color="000000" w:sz="4" w:space="0"/>
            </w:tcBorders>
            <w:shd w:val="clear" w:color="auto" w:fill="auto"/>
          </w:tcPr>
          <w:p w:rsidR="00B92999" w:rsidP="00591D6B" w:rsidRDefault="00532AED">
            <w:pPr>
              <w:pStyle w:val="AltB0"/>
            </w:pPr>
            <w:hyperlink w:history="1" w:anchor="MasterCCcore">
              <w:r w:rsidR="00B92999">
                <w:rPr>
                  <w:rStyle w:val="ac"/>
                </w:rPr>
                <w:t>MasterCCcore</w:t>
              </w:r>
            </w:hyperlink>
          </w:p>
        </w:tc>
        <w:tc>
          <w:tcPr>
            <w:tcW w:w="984" w:type="pct"/>
            <w:gridSpan w:val="2"/>
            <w:tcBorders>
              <w:top w:val="single" w:color="000000" w:sz="4" w:space="0"/>
            </w:tcBorders>
          </w:tcPr>
          <w:p w:rsidR="00B92999" w:rsidP="00591D6B" w:rsidRDefault="00B92999">
            <w:pPr>
              <w:pStyle w:val="AltB0"/>
            </w:pPr>
            <w:r>
              <w:rPr>
                <w:rFonts w:hint="eastAsia"/>
              </w:rPr>
              <w:t>×</w:t>
            </w:r>
          </w:p>
        </w:tc>
        <w:tc>
          <w:tcPr>
            <w:tcW w:w="839" w:type="pct"/>
            <w:tcBorders>
              <w:top w:val="single" w:color="000000" w:sz="4" w:space="0"/>
            </w:tcBorders>
            <w:shd w:val="clear" w:color="auto" w:fill="auto"/>
          </w:tcPr>
          <w:p w:rsidR="00B92999" w:rsidP="00591D6B" w:rsidRDefault="00B92999">
            <w:pPr>
              <w:pStyle w:val="AltB0"/>
            </w:pPr>
            <w:r>
              <w:rPr>
                <w:rFonts w:hint="eastAsia"/>
              </w:rPr>
              <w:t>√</w:t>
            </w:r>
          </w:p>
        </w:tc>
        <w:tc>
          <w:tcPr>
            <w:tcW w:w="1457" w:type="pct"/>
            <w:gridSpan w:val="2"/>
            <w:tcBorders>
              <w:top w:val="single" w:color="000000" w:sz="4" w:space="0"/>
            </w:tcBorders>
            <w:shd w:val="clear" w:color="auto" w:fill="auto"/>
          </w:tcPr>
          <w:p w:rsidR="00B9299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070107" w:rsidTr="009B35DB">
        <w:tc>
          <w:tcPr>
            <w:tcW w:w="1720" w:type="pct"/>
            <w:gridSpan w:val="2"/>
            <w:tcBorders>
              <w:top w:val="single" w:color="000000" w:sz="4" w:space="0"/>
            </w:tcBorders>
            <w:shd w:val="clear" w:color="auto" w:fill="auto"/>
          </w:tcPr>
          <w:p w:rsidR="00070107" w:rsidP="00591D6B" w:rsidRDefault="00532AED">
            <w:pPr>
              <w:pStyle w:val="AltB0"/>
            </w:pPr>
            <w:hyperlink w:history="1" w:anchor="PSDid_A">
              <w:r w:rsidR="00070107">
                <w:rPr>
                  <w:rStyle w:val="ac"/>
                </w:rPr>
                <w:t>PSDid_A</w:t>
              </w:r>
            </w:hyperlink>
          </w:p>
        </w:tc>
        <w:tc>
          <w:tcPr>
            <w:tcW w:w="984" w:type="pct"/>
            <w:gridSpan w:val="2"/>
            <w:tcBorders>
              <w:top w:val="single" w:color="000000" w:sz="4" w:space="0"/>
            </w:tcBorders>
          </w:tcPr>
          <w:p w:rsidR="00070107" w:rsidP="00591D6B" w:rsidRDefault="00070107">
            <w:pPr>
              <w:pStyle w:val="AltB0"/>
            </w:pPr>
            <w:r>
              <w:rPr>
                <w:rFonts w:hint="eastAsia"/>
              </w:rPr>
              <w:t>√</w:t>
            </w:r>
          </w:p>
        </w:tc>
        <w:tc>
          <w:tcPr>
            <w:tcW w:w="839" w:type="pct"/>
            <w:tcBorders>
              <w:top w:val="single" w:color="000000" w:sz="4" w:space="0"/>
            </w:tcBorders>
            <w:shd w:val="clear" w:color="auto" w:fill="auto"/>
          </w:tcPr>
          <w:p w:rsidR="00070107" w:rsidP="00591D6B" w:rsidRDefault="00070107">
            <w:pPr>
              <w:pStyle w:val="AltB0"/>
            </w:pPr>
            <w:r>
              <w:rPr>
                <w:rFonts w:hint="eastAsia"/>
              </w:rPr>
              <w:t>√</w:t>
            </w:r>
          </w:p>
        </w:tc>
        <w:tc>
          <w:tcPr>
            <w:tcW w:w="1457" w:type="pct"/>
            <w:gridSpan w:val="2"/>
            <w:tcBorders>
              <w:top w:val="single" w:color="000000" w:sz="4" w:space="0"/>
            </w:tcBorders>
            <w:shd w:val="clear" w:color="auto" w:fill="auto"/>
          </w:tcPr>
          <w:p w:rsidR="00070107" w:rsidP="00591D6B" w:rsidRDefault="00070107">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070107" w:rsidTr="009B35DB">
        <w:tc>
          <w:tcPr>
            <w:tcW w:w="1720" w:type="pct"/>
            <w:gridSpan w:val="2"/>
            <w:tcBorders>
              <w:top w:val="single" w:color="000000" w:sz="4" w:space="0"/>
            </w:tcBorders>
            <w:shd w:val="clear" w:color="auto" w:fill="auto"/>
          </w:tcPr>
          <w:p w:rsidR="00070107" w:rsidP="00591D6B" w:rsidRDefault="00532AED">
            <w:pPr>
              <w:pStyle w:val="AltB0"/>
            </w:pPr>
            <w:hyperlink w:history="1" w:anchor="PSDid_B">
              <w:r w:rsidR="00070107">
                <w:rPr>
                  <w:rStyle w:val="ac"/>
                </w:rPr>
                <w:t>PSDid_B</w:t>
              </w:r>
            </w:hyperlink>
          </w:p>
        </w:tc>
        <w:tc>
          <w:tcPr>
            <w:tcW w:w="984" w:type="pct"/>
            <w:gridSpan w:val="2"/>
            <w:tcBorders>
              <w:top w:val="single" w:color="000000" w:sz="4" w:space="0"/>
            </w:tcBorders>
          </w:tcPr>
          <w:p w:rsidR="00070107" w:rsidP="00591D6B" w:rsidRDefault="00070107">
            <w:pPr>
              <w:pStyle w:val="AltB0"/>
            </w:pPr>
            <w:r>
              <w:rPr>
                <w:rFonts w:hint="eastAsia"/>
              </w:rPr>
              <w:t>√</w:t>
            </w:r>
          </w:p>
        </w:tc>
        <w:tc>
          <w:tcPr>
            <w:tcW w:w="839" w:type="pct"/>
            <w:tcBorders>
              <w:top w:val="single" w:color="000000" w:sz="4" w:space="0"/>
            </w:tcBorders>
            <w:shd w:val="clear" w:color="auto" w:fill="auto"/>
          </w:tcPr>
          <w:p w:rsidR="00070107" w:rsidP="00591D6B" w:rsidRDefault="00070107">
            <w:pPr>
              <w:pStyle w:val="AltB0"/>
            </w:pPr>
            <w:r>
              <w:rPr>
                <w:rFonts w:hint="eastAsia"/>
              </w:rPr>
              <w:t>√</w:t>
            </w:r>
          </w:p>
        </w:tc>
        <w:tc>
          <w:tcPr>
            <w:tcW w:w="1457" w:type="pct"/>
            <w:gridSpan w:val="2"/>
            <w:tcBorders>
              <w:top w:val="single" w:color="000000" w:sz="4" w:space="0"/>
            </w:tcBorders>
            <w:shd w:val="clear" w:color="auto" w:fill="auto"/>
          </w:tcPr>
          <w:p w:rsidR="00070107" w:rsidP="00591D6B" w:rsidRDefault="00070107">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B92999" w:rsidTr="00305719">
        <w:tc>
          <w:tcPr>
            <w:tcW w:w="1720" w:type="pct"/>
            <w:gridSpan w:val="2"/>
            <w:tcBorders>
              <w:top w:val="single" w:color="000000" w:sz="4" w:space="0"/>
            </w:tcBorders>
            <w:shd w:val="clear" w:color="auto" w:fill="auto"/>
          </w:tcPr>
          <w:p w:rsidR="00B92999" w:rsidP="00591D6B" w:rsidRDefault="00532AED">
            <w:pPr>
              <w:pStyle w:val="AltB0"/>
            </w:pPr>
            <w:hyperlink w:history="1" w:anchor="PSDopeningCommand">
              <w:r w:rsidR="00B92999">
                <w:rPr>
                  <w:rStyle w:val="ac"/>
                </w:rPr>
                <w:t>PSDopeningCommand</w:t>
              </w:r>
            </w:hyperlink>
          </w:p>
        </w:tc>
        <w:tc>
          <w:tcPr>
            <w:tcW w:w="984" w:type="pct"/>
            <w:gridSpan w:val="2"/>
            <w:tcBorders>
              <w:top w:val="single" w:color="000000" w:sz="4" w:space="0"/>
            </w:tcBorders>
          </w:tcPr>
          <w:p w:rsidR="00B92999" w:rsidP="00591D6B" w:rsidRDefault="00B92999">
            <w:pPr>
              <w:pStyle w:val="AltB0"/>
            </w:pPr>
            <w:r>
              <w:rPr>
                <w:rFonts w:hint="eastAsia"/>
              </w:rPr>
              <w:t>√</w:t>
            </w:r>
          </w:p>
        </w:tc>
        <w:tc>
          <w:tcPr>
            <w:tcW w:w="839" w:type="pct"/>
            <w:tcBorders>
              <w:top w:val="single" w:color="000000" w:sz="4" w:space="0"/>
            </w:tcBorders>
            <w:shd w:val="clear" w:color="auto" w:fill="auto"/>
          </w:tcPr>
          <w:p w:rsidR="00B92999" w:rsidP="00591D6B" w:rsidRDefault="00B92999">
            <w:pPr>
              <w:pStyle w:val="AltB0"/>
            </w:pPr>
            <w:r>
              <w:rPr>
                <w:rFonts w:hint="eastAsia"/>
              </w:rPr>
              <w:t>√</w:t>
            </w:r>
          </w:p>
        </w:tc>
        <w:tc>
          <w:tcPr>
            <w:tcW w:w="1457" w:type="pct"/>
            <w:gridSpan w:val="2"/>
            <w:tcBorders>
              <w:top w:val="single" w:color="000000" w:sz="4" w:space="0"/>
            </w:tcBorders>
            <w:shd w:val="clear" w:color="auto" w:fill="auto"/>
          </w:tcPr>
          <w:p w:rsidR="00B9299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92999" w:rsidTr="00305719">
        <w:tc>
          <w:tcPr>
            <w:tcW w:w="1720" w:type="pct"/>
            <w:gridSpan w:val="2"/>
            <w:tcBorders>
              <w:top w:val="single" w:color="000000" w:sz="4" w:space="0"/>
            </w:tcBorders>
            <w:shd w:val="clear" w:color="auto" w:fill="auto"/>
          </w:tcPr>
          <w:p w:rsidR="00B92999" w:rsidP="00591D6B" w:rsidRDefault="00532AED">
            <w:pPr>
              <w:pStyle w:val="AltB0"/>
            </w:pPr>
            <w:hyperlink w:history="1" w:anchor="PSDplatformManagerOpeningOrder">
              <w:r w:rsidR="00B92999">
                <w:rPr>
                  <w:rStyle w:val="ac"/>
                </w:rPr>
                <w:t>PSDplatformManagerOpeningOrder</w:t>
              </w:r>
            </w:hyperlink>
          </w:p>
        </w:tc>
        <w:tc>
          <w:tcPr>
            <w:tcW w:w="984" w:type="pct"/>
            <w:gridSpan w:val="2"/>
            <w:tcBorders>
              <w:top w:val="single" w:color="000000" w:sz="4" w:space="0"/>
            </w:tcBorders>
          </w:tcPr>
          <w:p w:rsidR="00B92999" w:rsidP="00591D6B" w:rsidRDefault="00B92999">
            <w:pPr>
              <w:pStyle w:val="AltB0"/>
            </w:pPr>
            <w:r>
              <w:rPr>
                <w:rFonts w:hint="eastAsia"/>
              </w:rPr>
              <w:t>√</w:t>
            </w:r>
          </w:p>
        </w:tc>
        <w:tc>
          <w:tcPr>
            <w:tcW w:w="839" w:type="pct"/>
            <w:tcBorders>
              <w:top w:val="single" w:color="000000" w:sz="4" w:space="0"/>
            </w:tcBorders>
            <w:shd w:val="clear" w:color="auto" w:fill="auto"/>
          </w:tcPr>
          <w:p w:rsidR="00B92999" w:rsidP="00591D6B" w:rsidRDefault="00B92999">
            <w:pPr>
              <w:pStyle w:val="AltB0"/>
            </w:pPr>
            <w:r>
              <w:rPr>
                <w:rFonts w:hint="eastAsia"/>
              </w:rPr>
              <w:t>√</w:t>
            </w:r>
          </w:p>
        </w:tc>
        <w:tc>
          <w:tcPr>
            <w:tcW w:w="1457" w:type="pct"/>
            <w:gridSpan w:val="2"/>
            <w:tcBorders>
              <w:top w:val="single" w:color="000000" w:sz="4" w:space="0"/>
            </w:tcBorders>
            <w:shd w:val="clear" w:color="auto" w:fill="auto"/>
          </w:tcPr>
          <w:p w:rsidR="00B9299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92999" w:rsidTr="00F27DC1">
        <w:tc>
          <w:tcPr>
            <w:tcW w:w="1720" w:type="pct"/>
            <w:gridSpan w:val="2"/>
            <w:tcBorders>
              <w:top w:val="single" w:color="000000" w:sz="4" w:space="0"/>
            </w:tcBorders>
            <w:shd w:val="clear" w:color="auto" w:fill="auto"/>
          </w:tcPr>
          <w:p w:rsidR="00B92999" w:rsidP="00591D6B" w:rsidRDefault="00532AED">
            <w:pPr>
              <w:pStyle w:val="AltB0"/>
            </w:pPr>
            <w:hyperlink w:history="1" w:anchor="PSDstatusNonVital_A">
              <w:r w:rsidR="00B92999">
                <w:rPr>
                  <w:rStyle w:val="ac"/>
                </w:rPr>
                <w:t>PSDstatusNonVital_A</w:t>
              </w:r>
            </w:hyperlink>
          </w:p>
        </w:tc>
        <w:tc>
          <w:tcPr>
            <w:tcW w:w="984" w:type="pct"/>
            <w:gridSpan w:val="2"/>
            <w:tcBorders>
              <w:top w:val="single" w:color="000000" w:sz="4" w:space="0"/>
            </w:tcBorders>
          </w:tcPr>
          <w:p w:rsidR="00B92999" w:rsidP="00591D6B" w:rsidRDefault="00B92999">
            <w:pPr>
              <w:pStyle w:val="AltB0"/>
            </w:pPr>
            <w:r>
              <w:rPr>
                <w:rFonts w:hint="eastAsia"/>
              </w:rPr>
              <w:t>×</w:t>
            </w:r>
          </w:p>
        </w:tc>
        <w:tc>
          <w:tcPr>
            <w:tcW w:w="839" w:type="pct"/>
            <w:tcBorders>
              <w:top w:val="single" w:color="000000" w:sz="4" w:space="0"/>
            </w:tcBorders>
            <w:shd w:val="clear" w:color="auto" w:fill="auto"/>
          </w:tcPr>
          <w:p w:rsidR="00B92999" w:rsidP="00591D6B" w:rsidRDefault="00B92999">
            <w:pPr>
              <w:pStyle w:val="AltB0"/>
            </w:pPr>
            <w:r>
              <w:rPr>
                <w:rFonts w:hint="eastAsia"/>
              </w:rPr>
              <w:t>√</w:t>
            </w:r>
          </w:p>
        </w:tc>
        <w:tc>
          <w:tcPr>
            <w:tcW w:w="1457" w:type="pct"/>
            <w:gridSpan w:val="2"/>
            <w:tcBorders>
              <w:top w:val="single" w:color="000000" w:sz="4" w:space="0"/>
            </w:tcBorders>
            <w:shd w:val="clear" w:color="auto" w:fill="auto"/>
          </w:tcPr>
          <w:p w:rsidR="00B92999" w:rsidP="00591D6B" w:rsidRDefault="00C66284">
            <w:pPr>
              <w:pStyle w:val="AltB0"/>
            </w:pPr>
            <w:r>
              <w:fldChar w:fldCharType="begin"/>
            </w:r>
            <w:r>
              <w:instrText xml:space="preserve"> REF ENUM_PSD_STATE \h </w:instrText>
            </w:r>
            <w:r>
              <w:fldChar w:fldCharType="separate"/>
            </w:r>
            <w:r w:rsidR="00DE178B">
              <w:rPr>
                <w:rStyle w:val="DATATYPE"/>
              </w:rPr>
              <w:t>ENUM_</w:t>
            </w:r>
            <w:r w:rsidR="00DE178B">
              <w:rPr>
                <w:rStyle w:val="DATATYPE"/>
                <w:rFonts w:hint="eastAsia"/>
              </w:rPr>
              <w:t>PSD_STATE</w:t>
            </w:r>
            <w:r>
              <w:fldChar w:fldCharType="end"/>
            </w:r>
          </w:p>
        </w:tc>
      </w:tr>
      <w:tr w:rsidR="00B92999" w:rsidTr="00F27DC1">
        <w:tc>
          <w:tcPr>
            <w:tcW w:w="1720" w:type="pct"/>
            <w:gridSpan w:val="2"/>
            <w:tcBorders>
              <w:top w:val="single" w:color="000000" w:sz="4" w:space="0"/>
            </w:tcBorders>
            <w:shd w:val="clear" w:color="auto" w:fill="auto"/>
          </w:tcPr>
          <w:p w:rsidR="00B92999" w:rsidP="00591D6B" w:rsidRDefault="00532AED">
            <w:pPr>
              <w:pStyle w:val="AltB0"/>
            </w:pPr>
            <w:hyperlink w:history="1" w:anchor="PSDstatusNonVital_B">
              <w:r w:rsidR="00B92999">
                <w:rPr>
                  <w:rStyle w:val="ac"/>
                </w:rPr>
                <w:t>PSDstatusNonVital_B</w:t>
              </w:r>
            </w:hyperlink>
          </w:p>
        </w:tc>
        <w:tc>
          <w:tcPr>
            <w:tcW w:w="984" w:type="pct"/>
            <w:gridSpan w:val="2"/>
            <w:tcBorders>
              <w:top w:val="single" w:color="000000" w:sz="4" w:space="0"/>
            </w:tcBorders>
          </w:tcPr>
          <w:p w:rsidR="00B92999" w:rsidP="00591D6B" w:rsidRDefault="00B92999">
            <w:pPr>
              <w:pStyle w:val="AltB0"/>
            </w:pPr>
            <w:r>
              <w:rPr>
                <w:rFonts w:hint="eastAsia"/>
              </w:rPr>
              <w:t>×</w:t>
            </w:r>
          </w:p>
        </w:tc>
        <w:tc>
          <w:tcPr>
            <w:tcW w:w="839" w:type="pct"/>
            <w:tcBorders>
              <w:top w:val="single" w:color="000000" w:sz="4" w:space="0"/>
            </w:tcBorders>
            <w:shd w:val="clear" w:color="auto" w:fill="auto"/>
          </w:tcPr>
          <w:p w:rsidR="00B92999" w:rsidP="00591D6B" w:rsidRDefault="00B92999">
            <w:pPr>
              <w:pStyle w:val="AltB0"/>
            </w:pPr>
            <w:r>
              <w:rPr>
                <w:rFonts w:hint="eastAsia"/>
              </w:rPr>
              <w:t>√</w:t>
            </w:r>
          </w:p>
        </w:tc>
        <w:tc>
          <w:tcPr>
            <w:tcW w:w="1457" w:type="pct"/>
            <w:gridSpan w:val="2"/>
            <w:tcBorders>
              <w:top w:val="single" w:color="000000" w:sz="4" w:space="0"/>
            </w:tcBorders>
            <w:shd w:val="clear" w:color="auto" w:fill="auto"/>
          </w:tcPr>
          <w:p w:rsidR="00B92999" w:rsidP="00591D6B" w:rsidRDefault="00C66284">
            <w:pPr>
              <w:pStyle w:val="AltB0"/>
            </w:pPr>
            <w:r>
              <w:fldChar w:fldCharType="begin"/>
            </w:r>
            <w:r>
              <w:instrText xml:space="preserve"> REF ENUM_PSD_STATE \h </w:instrText>
            </w:r>
            <w:r>
              <w:fldChar w:fldCharType="separate"/>
            </w:r>
            <w:r w:rsidR="00DE178B">
              <w:rPr>
                <w:rStyle w:val="DATATYPE"/>
              </w:rPr>
              <w:t>ENUM_</w:t>
            </w:r>
            <w:r w:rsidR="00DE178B">
              <w:rPr>
                <w:rStyle w:val="DATATYPE"/>
                <w:rFonts w:hint="eastAsia"/>
              </w:rPr>
              <w:t>PSD_STATE</w:t>
            </w:r>
            <w:r>
              <w:fldChar w:fldCharType="end"/>
            </w:r>
          </w:p>
        </w:tc>
      </w:tr>
    </w:tbl>
    <w:p w:rsidR="003439CA" w:rsidP="00F23398" w:rsidRDefault="003439CA">
      <w:pPr>
        <w:pStyle w:val="2"/>
        <w:ind w:left="756" w:hanging="756"/>
      </w:pPr>
      <w:bookmarkStart w:name="_Toc309916145" w:id="10607"/>
      <w:bookmarkStart w:name="_Toc309916146" w:id="10608"/>
      <w:bookmarkStart w:name="_Toc309916147" w:id="10609"/>
      <w:bookmarkStart w:name="_Toc309916148" w:id="10610"/>
      <w:bookmarkStart w:name="_Toc304559333" w:id="10611"/>
      <w:bookmarkStart w:name="_Toc304806627" w:id="10612"/>
      <w:bookmarkStart w:name="_Toc304877821" w:id="10613"/>
      <w:bookmarkStart w:name="_Ref268160885" w:id="10614"/>
      <w:bookmarkStart w:name="_Ref278299667" w:id="10615"/>
      <w:bookmarkStart w:name="_Ref280173186" w:id="10616"/>
      <w:bookmarkStart w:name="_Toc348357190" w:id="10617"/>
      <w:bookmarkStart w:name="_Toc349030603" w:id="10618"/>
      <w:bookmarkStart w:name="_Toc347566736" w:id="10619"/>
      <w:bookmarkStart w:name="_Toc345689401" w:id="10620"/>
      <w:bookmarkStart w:name="_Toc376182981" w:id="10621"/>
      <w:bookmarkStart w:name="_Toc392229961" w:id="10622"/>
      <w:bookmarkEnd w:id="10607"/>
      <w:bookmarkEnd w:id="10608"/>
      <w:bookmarkEnd w:id="10609"/>
      <w:bookmarkEnd w:id="10610"/>
      <w:bookmarkEnd w:id="10611"/>
      <w:bookmarkEnd w:id="10612"/>
      <w:bookmarkEnd w:id="10613"/>
      <w:r>
        <w:rPr>
          <w:rFonts w:hint="eastAsia"/>
        </w:rPr>
        <w:t>F</w:t>
      </w:r>
      <w:r w:rsidR="00DC168B">
        <w:rPr>
          <w:rFonts w:hint="eastAsia"/>
        </w:rPr>
        <w:t>6</w:t>
      </w:r>
      <w:r>
        <w:rPr>
          <w:rFonts w:hint="eastAsia"/>
        </w:rPr>
        <w:t>3-</w:t>
      </w:r>
      <w:bookmarkEnd w:id="10614"/>
      <w:r>
        <w:rPr>
          <w:rFonts w:hint="eastAsia"/>
        </w:rPr>
        <w:t xml:space="preserve">Monitor </w:t>
      </w:r>
      <w:r w:rsidR="006F29D1">
        <w:rPr>
          <w:rFonts w:hint="eastAsia"/>
        </w:rPr>
        <w:t>S</w:t>
      </w:r>
      <w:r>
        <w:rPr>
          <w:rFonts w:hint="eastAsia"/>
        </w:rPr>
        <w:t xml:space="preserve">tatus of </w:t>
      </w:r>
      <w:r w:rsidR="006F29D1">
        <w:rPr>
          <w:rFonts w:hint="eastAsia"/>
        </w:rPr>
        <w:t>D</w:t>
      </w:r>
      <w:r>
        <w:rPr>
          <w:rFonts w:hint="eastAsia"/>
        </w:rPr>
        <w:t>oors</w:t>
      </w:r>
      <w:bookmarkEnd w:id="10615"/>
      <w:bookmarkEnd w:id="10616"/>
      <w:bookmarkEnd w:id="10617"/>
      <w:bookmarkEnd w:id="10618"/>
      <w:bookmarkEnd w:id="10619"/>
      <w:bookmarkEnd w:id="10620"/>
      <w:bookmarkEnd w:id="10621"/>
      <w:bookmarkEnd w:id="10622"/>
    </w:p>
    <w:p w:rsidR="003439CA" w:rsidP="00C93484" w:rsidRDefault="003439CA">
      <w:pPr>
        <w:pStyle w:val="Reqtify"/>
      </w:pPr>
      <w:r>
        <w:rPr>
          <w:rFonts w:hint="eastAsia"/>
        </w:rPr>
        <w:t>本模块用于描述</w:t>
      </w:r>
      <w:r>
        <w:rPr>
          <w:rFonts w:hint="eastAsia"/>
        </w:rPr>
        <w:t>ATP</w:t>
      </w:r>
      <w:r>
        <w:rPr>
          <w:rFonts w:hint="eastAsia"/>
        </w:rPr>
        <w:t>软件监控车门和屏蔽门开启的需求。</w:t>
      </w:r>
    </w:p>
    <w:p w:rsidR="003439CA" w:rsidP="00C93484" w:rsidRDefault="003439CA">
      <w:pPr>
        <w:pStyle w:val="Reqtify"/>
      </w:pPr>
      <w:r w:rsidRPr="00410083">
        <w:rPr>
          <w:rFonts w:hint="eastAsia"/>
        </w:rPr>
        <w:t xml:space="preserve">This module </w:t>
      </w:r>
      <w:r>
        <w:t>describes</w:t>
      </w:r>
      <w:r>
        <w:rPr>
          <w:rFonts w:hint="eastAsia"/>
        </w:rPr>
        <w:t xml:space="preserve"> </w:t>
      </w:r>
      <w:r w:rsidRPr="00410083">
        <w:rPr>
          <w:rFonts w:hint="eastAsia"/>
        </w:rPr>
        <w:t>the ATP requirements for the monitor status of doors.</w:t>
      </w:r>
    </w:p>
    <w:p w:rsidRPr="003439CA" w:rsidR="003439CA" w:rsidP="00934391" w:rsidRDefault="003439CA">
      <w:pPr>
        <w:pStyle w:val="3"/>
      </w:pPr>
      <w:r w:rsidRPr="00A61D30">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540"/>
        <w:gridCol w:w="1354"/>
        <w:gridCol w:w="4392"/>
      </w:tblGrid>
      <w:tr w:rsidRPr="00785CC7" w:rsidR="003439CA" w:rsidTr="00070107">
        <w:tc>
          <w:tcPr>
            <w:tcW w:w="1906" w:type="pct"/>
            <w:tcBorders>
              <w:top w:val="single" w:color="000000" w:sz="12" w:space="0"/>
              <w:bottom w:val="single" w:color="000000" w:sz="4" w:space="0"/>
            </w:tcBorders>
            <w:shd w:val="clear" w:color="auto" w:fill="E0E0E0"/>
          </w:tcPr>
          <w:p w:rsidR="003439CA" w:rsidP="00FA0FBB" w:rsidRDefault="003439CA">
            <w:pPr>
              <w:pStyle w:val="af6"/>
            </w:pPr>
            <w:r w:rsidRPr="00B1730D">
              <w:t>Name</w:t>
            </w:r>
          </w:p>
        </w:tc>
        <w:tc>
          <w:tcPr>
            <w:tcW w:w="729" w:type="pct"/>
            <w:tcBorders>
              <w:top w:val="single" w:color="000000" w:sz="12" w:space="0"/>
              <w:bottom w:val="single" w:color="000000" w:sz="4" w:space="0"/>
            </w:tcBorders>
            <w:shd w:val="clear" w:color="auto" w:fill="E0E0E0"/>
          </w:tcPr>
          <w:p w:rsidR="003439CA" w:rsidP="00FA0FBB" w:rsidRDefault="003439CA">
            <w:pPr>
              <w:pStyle w:val="af6"/>
            </w:pPr>
            <w:r w:rsidRPr="00B1730D">
              <w:t>Nature</w:t>
            </w:r>
          </w:p>
        </w:tc>
        <w:tc>
          <w:tcPr>
            <w:tcW w:w="2365" w:type="pct"/>
            <w:tcBorders>
              <w:top w:val="single" w:color="000000" w:sz="12" w:space="0"/>
              <w:bottom w:val="single" w:color="000000" w:sz="4" w:space="0"/>
            </w:tcBorders>
            <w:shd w:val="clear" w:color="auto" w:fill="E0E0E0"/>
          </w:tcPr>
          <w:p w:rsidR="003439CA" w:rsidP="00FA0FBB" w:rsidRDefault="003439CA">
            <w:pPr>
              <w:pStyle w:val="af6"/>
            </w:pPr>
            <w:r w:rsidRPr="00B1730D">
              <w:t>Provided by</w:t>
            </w:r>
          </w:p>
        </w:tc>
      </w:tr>
      <w:tr w:rsidR="000733AC" w:rsidTr="00070107">
        <w:tc>
          <w:tcPr>
            <w:tcW w:w="1906" w:type="pct"/>
            <w:tcBorders>
              <w:top w:val="single" w:color="000000" w:sz="4" w:space="0"/>
            </w:tcBorders>
            <w:shd w:val="clear" w:color="auto" w:fill="auto"/>
          </w:tcPr>
          <w:p w:rsidR="000733AC" w:rsidP="00591D6B" w:rsidRDefault="00532AED">
            <w:pPr>
              <w:pStyle w:val="AltB0"/>
            </w:pPr>
            <w:hyperlink w:history="1" w:anchor="ATPsetting">
              <w:r w:rsidR="000733AC">
                <w:rPr>
                  <w:rStyle w:val="ac"/>
                </w:rPr>
                <w:t>ATPsetting</w:t>
              </w:r>
            </w:hyperlink>
          </w:p>
        </w:tc>
        <w:tc>
          <w:tcPr>
            <w:tcW w:w="729" w:type="pct"/>
            <w:tcBorders>
              <w:top w:val="single" w:color="000000" w:sz="4" w:space="0"/>
            </w:tcBorders>
            <w:shd w:val="clear" w:color="auto" w:fill="auto"/>
          </w:tcPr>
          <w:p w:rsidR="000733AC" w:rsidP="00591D6B" w:rsidRDefault="000733AC">
            <w:pPr>
              <w:pStyle w:val="AltB0"/>
            </w:pPr>
            <w:r>
              <w:rPr>
                <w:rFonts w:hint="eastAsia"/>
              </w:rPr>
              <w:t>Internal</w:t>
            </w:r>
          </w:p>
        </w:tc>
        <w:tc>
          <w:tcPr>
            <w:tcW w:w="2365"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0733AC" w:rsidTr="00070107">
        <w:tc>
          <w:tcPr>
            <w:tcW w:w="1906" w:type="pct"/>
            <w:tcBorders>
              <w:top w:val="single" w:color="000000" w:sz="4" w:space="0"/>
            </w:tcBorders>
            <w:shd w:val="clear" w:color="auto" w:fill="auto"/>
          </w:tcPr>
          <w:p w:rsidR="000733AC" w:rsidP="00591D6B" w:rsidRDefault="00532AED">
            <w:pPr>
              <w:pStyle w:val="AltB0"/>
            </w:pPr>
            <w:hyperlink w:history="1" w:anchor="AlignPSDzone_A">
              <w:r w:rsidR="000733AC">
                <w:rPr>
                  <w:rStyle w:val="ac"/>
                </w:rPr>
                <w:t>AlignPSDzone_A</w:t>
              </w:r>
            </w:hyperlink>
          </w:p>
        </w:tc>
        <w:tc>
          <w:tcPr>
            <w:tcW w:w="729" w:type="pct"/>
            <w:tcBorders>
              <w:top w:val="single" w:color="000000" w:sz="4" w:space="0"/>
            </w:tcBorders>
            <w:shd w:val="clear" w:color="auto" w:fill="auto"/>
          </w:tcPr>
          <w:p w:rsidR="000733AC" w:rsidP="00591D6B" w:rsidRDefault="00AF6E71">
            <w:pPr>
              <w:pStyle w:val="AltB0"/>
            </w:pPr>
            <w:r>
              <w:rPr>
                <w:rFonts w:hint="eastAsia"/>
              </w:rPr>
              <w:t>Internal</w:t>
            </w:r>
          </w:p>
        </w:tc>
        <w:tc>
          <w:tcPr>
            <w:tcW w:w="2365" w:type="pct"/>
            <w:tcBorders>
              <w:top w:val="single" w:color="000000" w:sz="4" w:space="0"/>
            </w:tcBorders>
            <w:shd w:val="clear" w:color="auto" w:fill="auto"/>
          </w:tcPr>
          <w:p w:rsidR="000733AC" w:rsidP="00591D6B" w:rsidRDefault="00AF6E71">
            <w:pPr>
              <w:pStyle w:val="AltB0"/>
            </w:pPr>
            <w:r>
              <w:fldChar w:fldCharType="begin"/>
            </w:r>
            <w:r>
              <w:instrText xml:space="preserve"> REF _Ref345055899 \h </w:instrText>
            </w:r>
            <w:r>
              <w:fldChar w:fldCharType="separate"/>
            </w:r>
            <w:r w:rsidR="00DE178B">
              <w:rPr>
                <w:rFonts w:hint="eastAsia"/>
              </w:rPr>
              <w:t>F62-Control PSD Opening and Closing Order</w:t>
            </w:r>
            <w:r>
              <w:fldChar w:fldCharType="end"/>
            </w:r>
          </w:p>
        </w:tc>
      </w:tr>
      <w:tr w:rsidR="000733AC" w:rsidTr="00070107">
        <w:tc>
          <w:tcPr>
            <w:tcW w:w="1906" w:type="pct"/>
            <w:tcBorders>
              <w:top w:val="single" w:color="000000" w:sz="4" w:space="0"/>
            </w:tcBorders>
            <w:shd w:val="clear" w:color="auto" w:fill="auto"/>
          </w:tcPr>
          <w:p w:rsidR="000733AC" w:rsidP="00591D6B" w:rsidRDefault="00532AED">
            <w:pPr>
              <w:pStyle w:val="AltB0"/>
            </w:pPr>
            <w:hyperlink w:history="1" w:anchor="AlignPSDzone_B">
              <w:r w:rsidR="000733AC">
                <w:rPr>
                  <w:rStyle w:val="ac"/>
                </w:rPr>
                <w:t>AlignPSDzone_B</w:t>
              </w:r>
            </w:hyperlink>
          </w:p>
        </w:tc>
        <w:tc>
          <w:tcPr>
            <w:tcW w:w="729" w:type="pct"/>
            <w:tcBorders>
              <w:top w:val="single" w:color="000000" w:sz="4" w:space="0"/>
            </w:tcBorders>
            <w:shd w:val="clear" w:color="auto" w:fill="auto"/>
          </w:tcPr>
          <w:p w:rsidR="000733AC" w:rsidP="00591D6B" w:rsidRDefault="00AF6E71">
            <w:pPr>
              <w:pStyle w:val="AltB0"/>
            </w:pPr>
            <w:r>
              <w:rPr>
                <w:rFonts w:hint="eastAsia"/>
              </w:rPr>
              <w:t>Internal</w:t>
            </w:r>
          </w:p>
        </w:tc>
        <w:tc>
          <w:tcPr>
            <w:tcW w:w="2365" w:type="pct"/>
            <w:tcBorders>
              <w:top w:val="single" w:color="000000" w:sz="4" w:space="0"/>
            </w:tcBorders>
            <w:shd w:val="clear" w:color="auto" w:fill="auto"/>
          </w:tcPr>
          <w:p w:rsidR="000733AC" w:rsidP="00591D6B" w:rsidRDefault="00AF6E71">
            <w:pPr>
              <w:pStyle w:val="AltB0"/>
            </w:pPr>
            <w:r>
              <w:fldChar w:fldCharType="begin"/>
            </w:r>
            <w:r>
              <w:instrText xml:space="preserve"> REF _Ref345055899 \h </w:instrText>
            </w:r>
            <w:r>
              <w:fldChar w:fldCharType="separate"/>
            </w:r>
            <w:r w:rsidR="00DE178B">
              <w:rPr>
                <w:rFonts w:hint="eastAsia"/>
              </w:rPr>
              <w:t>F62-Control PSD Opening and Closing Order</w:t>
            </w:r>
            <w:r>
              <w:fldChar w:fldCharType="end"/>
            </w:r>
          </w:p>
        </w:tc>
      </w:tr>
      <w:tr w:rsidR="00C16980" w:rsidTr="00070107">
        <w:tc>
          <w:tcPr>
            <w:tcW w:w="1906" w:type="pct"/>
            <w:shd w:val="clear" w:color="auto" w:fill="auto"/>
          </w:tcPr>
          <w:p w:rsidR="00C16980" w:rsidP="00591D6B" w:rsidRDefault="00532AED">
            <w:pPr>
              <w:pStyle w:val="AltB0"/>
            </w:pPr>
            <w:hyperlink w:history="1" w:anchor="Offline">
              <w:r w:rsidR="00C16980">
                <w:rPr>
                  <w:rStyle w:val="ac"/>
                </w:rPr>
                <w:t>Offline</w:t>
              </w:r>
            </w:hyperlink>
          </w:p>
        </w:tc>
        <w:tc>
          <w:tcPr>
            <w:tcW w:w="729" w:type="pct"/>
            <w:shd w:val="clear" w:color="auto" w:fill="auto"/>
          </w:tcPr>
          <w:p w:rsidR="00C16980" w:rsidP="00591D6B" w:rsidRDefault="00C16980">
            <w:pPr>
              <w:pStyle w:val="AltB0"/>
            </w:pPr>
            <w:r>
              <w:rPr>
                <w:rFonts w:hint="eastAsia"/>
              </w:rPr>
              <w:t>Internal</w:t>
            </w:r>
          </w:p>
        </w:tc>
        <w:tc>
          <w:tcPr>
            <w:tcW w:w="2365" w:type="pct"/>
            <w:shd w:val="clear" w:color="auto" w:fill="auto"/>
          </w:tcPr>
          <w:p w:rsidR="00C16980" w:rsidP="00591D6B" w:rsidRDefault="00C16980">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C16980" w:rsidTr="00070107">
        <w:tc>
          <w:tcPr>
            <w:tcW w:w="1906" w:type="pct"/>
            <w:shd w:val="clear" w:color="auto" w:fill="auto"/>
          </w:tcPr>
          <w:p w:rsidR="00C16980" w:rsidP="00591D6B" w:rsidRDefault="00532AED">
            <w:pPr>
              <w:pStyle w:val="AltB0"/>
            </w:pPr>
            <w:hyperlink w:history="1" w:anchor="TrainFilteredStopped">
              <w:r w:rsidR="00C16980">
                <w:rPr>
                  <w:rStyle w:val="ac"/>
                </w:rPr>
                <w:t>TrainFilteredStopped</w:t>
              </w:r>
            </w:hyperlink>
          </w:p>
        </w:tc>
        <w:tc>
          <w:tcPr>
            <w:tcW w:w="729" w:type="pct"/>
            <w:shd w:val="clear" w:color="auto" w:fill="auto"/>
          </w:tcPr>
          <w:p w:rsidR="00C16980" w:rsidP="00591D6B" w:rsidRDefault="00C16980">
            <w:pPr>
              <w:pStyle w:val="AltB0"/>
            </w:pPr>
            <w:r>
              <w:rPr>
                <w:rFonts w:hint="eastAsia"/>
              </w:rPr>
              <w:t>Internal</w:t>
            </w:r>
          </w:p>
        </w:tc>
        <w:tc>
          <w:tcPr>
            <w:tcW w:w="2365" w:type="pct"/>
            <w:shd w:val="clear" w:color="auto" w:fill="auto"/>
          </w:tcPr>
          <w:p w:rsidR="00C16980" w:rsidP="00591D6B" w:rsidRDefault="00C16980">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C16980" w:rsidTr="00070107">
        <w:tc>
          <w:tcPr>
            <w:tcW w:w="1906" w:type="pct"/>
            <w:shd w:val="clear" w:color="auto" w:fill="auto"/>
          </w:tcPr>
          <w:p w:rsidR="00C16980" w:rsidP="00591D6B" w:rsidRDefault="00532AED">
            <w:pPr>
              <w:pStyle w:val="AltB0"/>
            </w:pPr>
            <w:hyperlink w:history="1" w:anchor="TrainInterVPEZ_A">
              <w:r w:rsidR="00C16980">
                <w:rPr>
                  <w:rStyle w:val="ac"/>
                </w:rPr>
                <w:t>TrainInterVPEZ_A</w:t>
              </w:r>
            </w:hyperlink>
          </w:p>
        </w:tc>
        <w:tc>
          <w:tcPr>
            <w:tcW w:w="729" w:type="pct"/>
            <w:shd w:val="clear" w:color="auto" w:fill="auto"/>
          </w:tcPr>
          <w:p w:rsidR="00C16980" w:rsidP="00591D6B" w:rsidRDefault="00AF6E71">
            <w:pPr>
              <w:pStyle w:val="AltB0"/>
            </w:pPr>
            <w:r>
              <w:rPr>
                <w:rFonts w:hint="eastAsia"/>
              </w:rPr>
              <w:t>Internal</w:t>
            </w:r>
          </w:p>
        </w:tc>
        <w:tc>
          <w:tcPr>
            <w:tcW w:w="2365" w:type="pct"/>
            <w:shd w:val="clear" w:color="auto" w:fill="auto"/>
          </w:tcPr>
          <w:p w:rsidR="00C16980" w:rsidP="00591D6B" w:rsidRDefault="000E744E">
            <w:pPr>
              <w:pStyle w:val="AltB0"/>
            </w:pPr>
            <w:r>
              <w:fldChar w:fldCharType="begin"/>
            </w:r>
            <w:r>
              <w:instrText xml:space="preserve"> REF _Ref268160839 \h </w:instrText>
            </w:r>
            <w:r>
              <w:fldChar w:fldCharType="separate"/>
            </w:r>
            <w:r w:rsidR="00DE178B">
              <w:rPr>
                <w:rFonts w:hint="eastAsia"/>
              </w:rPr>
              <w:t>F61-Elaborate Door Opening Authorization</w:t>
            </w:r>
            <w:r>
              <w:fldChar w:fldCharType="end"/>
            </w:r>
          </w:p>
        </w:tc>
      </w:tr>
      <w:tr w:rsidR="00C16980" w:rsidTr="00070107">
        <w:tc>
          <w:tcPr>
            <w:tcW w:w="1906" w:type="pct"/>
            <w:shd w:val="clear" w:color="auto" w:fill="auto"/>
          </w:tcPr>
          <w:p w:rsidR="00C16980" w:rsidP="00591D6B" w:rsidRDefault="00532AED">
            <w:pPr>
              <w:pStyle w:val="AltB0"/>
            </w:pPr>
            <w:hyperlink w:history="1" w:anchor="TrainInterVPEZ_B">
              <w:r w:rsidR="00C16980">
                <w:rPr>
                  <w:rStyle w:val="ac"/>
                </w:rPr>
                <w:t>TrainInterVPEZ_B</w:t>
              </w:r>
            </w:hyperlink>
          </w:p>
        </w:tc>
        <w:tc>
          <w:tcPr>
            <w:tcW w:w="729" w:type="pct"/>
            <w:shd w:val="clear" w:color="auto" w:fill="auto"/>
          </w:tcPr>
          <w:p w:rsidR="00C16980" w:rsidP="00591D6B" w:rsidRDefault="00AF6E71">
            <w:pPr>
              <w:pStyle w:val="AltB0"/>
            </w:pPr>
            <w:r>
              <w:rPr>
                <w:rFonts w:hint="eastAsia"/>
              </w:rPr>
              <w:t>Internal</w:t>
            </w:r>
          </w:p>
        </w:tc>
        <w:tc>
          <w:tcPr>
            <w:tcW w:w="2365" w:type="pct"/>
            <w:shd w:val="clear" w:color="auto" w:fill="auto"/>
          </w:tcPr>
          <w:p w:rsidR="00C16980" w:rsidP="00591D6B" w:rsidRDefault="000E744E">
            <w:pPr>
              <w:pStyle w:val="AltB0"/>
            </w:pPr>
            <w:r>
              <w:fldChar w:fldCharType="begin"/>
            </w:r>
            <w:r>
              <w:instrText xml:space="preserve"> REF _Ref268160839 \h </w:instrText>
            </w:r>
            <w:r>
              <w:fldChar w:fldCharType="separate"/>
            </w:r>
            <w:r w:rsidR="00DE178B">
              <w:rPr>
                <w:rFonts w:hint="eastAsia"/>
              </w:rPr>
              <w:t>F61-Elaborate Door Opening Authorization</w:t>
            </w:r>
            <w:r>
              <w:fldChar w:fldCharType="end"/>
            </w:r>
          </w:p>
        </w:tc>
      </w:tr>
      <w:tr w:rsidR="00A57FC8" w:rsidTr="00070107">
        <w:tc>
          <w:tcPr>
            <w:tcW w:w="1906" w:type="pct"/>
            <w:shd w:val="clear" w:color="auto" w:fill="auto"/>
          </w:tcPr>
          <w:p w:rsidR="00A57FC8" w:rsidP="00591D6B" w:rsidRDefault="00532AED">
            <w:pPr>
              <w:pStyle w:val="AltB0"/>
            </w:pPr>
            <w:hyperlink w:history="1" w:anchor="TrainLocalized">
              <w:r w:rsidR="00A57FC8">
                <w:rPr>
                  <w:rStyle w:val="ac"/>
                </w:rPr>
                <w:t>TrainLocalized</w:t>
              </w:r>
            </w:hyperlink>
          </w:p>
        </w:tc>
        <w:tc>
          <w:tcPr>
            <w:tcW w:w="729" w:type="pct"/>
            <w:shd w:val="clear" w:color="auto" w:fill="auto"/>
          </w:tcPr>
          <w:p w:rsidR="00A57FC8" w:rsidP="00591D6B" w:rsidRDefault="00A57FC8">
            <w:pPr>
              <w:pStyle w:val="AltB0"/>
            </w:pPr>
            <w:r>
              <w:rPr>
                <w:rFonts w:hint="eastAsia"/>
              </w:rPr>
              <w:t>Internal</w:t>
            </w:r>
          </w:p>
        </w:tc>
        <w:tc>
          <w:tcPr>
            <w:tcW w:w="2365" w:type="pct"/>
            <w:shd w:val="clear" w:color="auto" w:fill="auto"/>
          </w:tcPr>
          <w:p w:rsidR="00A57FC8" w:rsidP="00591D6B" w:rsidRDefault="00A57FC8">
            <w:pPr>
              <w:pStyle w:val="AltB0"/>
            </w:pPr>
            <w:r>
              <w:fldChar w:fldCharType="begin"/>
            </w:r>
            <w:r>
              <w:instrText xml:space="preserve"> REF _Ref345055736 \h </w:instrText>
            </w:r>
            <w:r>
              <w:fldChar w:fldCharType="separate"/>
            </w:r>
            <w:r w:rsidR="00DE178B">
              <w:rPr>
                <w:rFonts w:hint="eastAsia"/>
              </w:rPr>
              <w:t>F32-Update Train Location</w:t>
            </w:r>
            <w:r>
              <w:fldChar w:fldCharType="end"/>
            </w:r>
          </w:p>
        </w:tc>
      </w:tr>
      <w:tr w:rsidR="00C16980" w:rsidTr="00070107">
        <w:tc>
          <w:tcPr>
            <w:tcW w:w="1906" w:type="pct"/>
            <w:shd w:val="clear" w:color="auto" w:fill="auto"/>
          </w:tcPr>
          <w:p w:rsidR="00C16980" w:rsidP="00591D6B" w:rsidRDefault="00532AED">
            <w:pPr>
              <w:pStyle w:val="AltB0"/>
            </w:pPr>
            <w:hyperlink w:history="1" w:anchor="TrainParkingBrakeApplied">
              <w:r w:rsidR="00C16980">
                <w:rPr>
                  <w:rStyle w:val="ac"/>
                </w:rPr>
                <w:t>TrainParkingBrakeApplied</w:t>
              </w:r>
            </w:hyperlink>
          </w:p>
        </w:tc>
        <w:tc>
          <w:tcPr>
            <w:tcW w:w="729" w:type="pct"/>
            <w:shd w:val="clear" w:color="auto" w:fill="auto"/>
          </w:tcPr>
          <w:p w:rsidR="00C16980" w:rsidP="00591D6B" w:rsidRDefault="00AF6E71">
            <w:pPr>
              <w:pStyle w:val="AltB0"/>
            </w:pPr>
            <w:r>
              <w:rPr>
                <w:rFonts w:hint="eastAsia"/>
              </w:rPr>
              <w:t>Internal</w:t>
            </w:r>
          </w:p>
        </w:tc>
        <w:tc>
          <w:tcPr>
            <w:tcW w:w="2365" w:type="pct"/>
            <w:shd w:val="clear" w:color="auto" w:fill="auto"/>
          </w:tcPr>
          <w:p w:rsidR="00C16980" w:rsidP="00591D6B" w:rsidRDefault="000E744E">
            <w:pPr>
              <w:pStyle w:val="AltB0"/>
            </w:pPr>
            <w:r>
              <w:fldChar w:fldCharType="begin"/>
            </w:r>
            <w:r>
              <w:instrText xml:space="preserve"> REF _Ref268160839 \h </w:instrText>
            </w:r>
            <w:r>
              <w:fldChar w:fldCharType="separate"/>
            </w:r>
            <w:r w:rsidR="00DE178B">
              <w:rPr>
                <w:rFonts w:hint="eastAsia"/>
              </w:rPr>
              <w:t>F61-Elaborate Door Opening Authorization</w:t>
            </w:r>
            <w:r>
              <w:fldChar w:fldCharType="end"/>
            </w:r>
          </w:p>
        </w:tc>
      </w:tr>
    </w:tbl>
    <w:p w:rsidRPr="003439CA" w:rsidR="003439CA" w:rsidP="00934391" w:rsidRDefault="003439CA">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976"/>
        <w:gridCol w:w="1930"/>
        <w:gridCol w:w="1640"/>
        <w:gridCol w:w="1740"/>
      </w:tblGrid>
      <w:tr w:rsidRPr="00785CC7" w:rsidR="003439CA" w:rsidTr="003439CA">
        <w:tc>
          <w:tcPr>
            <w:tcW w:w="2141" w:type="pct"/>
            <w:tcBorders>
              <w:top w:val="single" w:color="000000" w:sz="12" w:space="0"/>
              <w:bottom w:val="single" w:color="000000" w:sz="4" w:space="0"/>
            </w:tcBorders>
            <w:shd w:val="clear" w:color="auto" w:fill="E0E0E0"/>
          </w:tcPr>
          <w:p w:rsidR="003439CA" w:rsidP="00FA0FBB" w:rsidRDefault="003439CA">
            <w:pPr>
              <w:pStyle w:val="af6"/>
            </w:pPr>
            <w:r w:rsidRPr="00B1730D">
              <w:t>Name</w:t>
            </w:r>
          </w:p>
        </w:tc>
        <w:tc>
          <w:tcPr>
            <w:tcW w:w="1039" w:type="pct"/>
            <w:tcBorders>
              <w:top w:val="single" w:color="000000" w:sz="12" w:space="0"/>
              <w:bottom w:val="single" w:color="000000" w:sz="4" w:space="0"/>
            </w:tcBorders>
            <w:shd w:val="clear" w:color="auto" w:fill="E0E0E0"/>
          </w:tcPr>
          <w:p w:rsidR="003439CA" w:rsidP="00FA0FBB" w:rsidRDefault="003439CA">
            <w:pPr>
              <w:pStyle w:val="af6"/>
            </w:pPr>
            <w:r>
              <w:rPr>
                <w:rFonts w:hint="eastAsia"/>
              </w:rPr>
              <w:t>Safety Critical</w:t>
            </w:r>
          </w:p>
        </w:tc>
        <w:tc>
          <w:tcPr>
            <w:tcW w:w="883" w:type="pct"/>
            <w:tcBorders>
              <w:top w:val="single" w:color="000000" w:sz="12" w:space="0"/>
              <w:bottom w:val="single" w:color="000000" w:sz="4" w:space="0"/>
            </w:tcBorders>
            <w:shd w:val="clear" w:color="auto" w:fill="E0E0E0"/>
          </w:tcPr>
          <w:p w:rsidR="003439CA" w:rsidP="00FA0FBB" w:rsidRDefault="003439CA">
            <w:pPr>
              <w:pStyle w:val="af6"/>
            </w:pPr>
            <w:r w:rsidRPr="00B1730D">
              <w:t>Observable</w:t>
            </w:r>
          </w:p>
        </w:tc>
        <w:tc>
          <w:tcPr>
            <w:tcW w:w="937" w:type="pct"/>
            <w:tcBorders>
              <w:top w:val="single" w:color="000000" w:sz="12" w:space="0"/>
              <w:bottom w:val="single" w:color="000000" w:sz="4" w:space="0"/>
            </w:tcBorders>
            <w:shd w:val="clear" w:color="auto" w:fill="E0E0E0"/>
          </w:tcPr>
          <w:p w:rsidR="003439CA" w:rsidP="00FA0FBB" w:rsidRDefault="003439CA">
            <w:pPr>
              <w:pStyle w:val="af6"/>
            </w:pPr>
            <w:r w:rsidRPr="00B1730D">
              <w:t>Logical Type</w:t>
            </w:r>
          </w:p>
        </w:tc>
      </w:tr>
      <w:tr w:rsidR="00E92EF5" w:rsidTr="003439CA">
        <w:tc>
          <w:tcPr>
            <w:tcW w:w="2141" w:type="pct"/>
            <w:tcBorders>
              <w:top w:val="single" w:color="000000" w:sz="4" w:space="0"/>
            </w:tcBorders>
            <w:shd w:val="clear" w:color="auto" w:fill="auto"/>
          </w:tcPr>
          <w:p w:rsidR="00E92EF5" w:rsidP="00591D6B" w:rsidRDefault="00532AED">
            <w:pPr>
              <w:pStyle w:val="AltB0"/>
            </w:pPr>
            <w:hyperlink w:history="1" w:anchor="AllPSDclosedAndLocked">
              <w:r w:rsidR="00E92EF5">
                <w:rPr>
                  <w:rStyle w:val="ac"/>
                </w:rPr>
                <w:t>AllPSDclosedAndLocked</w:t>
              </w:r>
            </w:hyperlink>
          </w:p>
        </w:tc>
        <w:tc>
          <w:tcPr>
            <w:tcW w:w="1039" w:type="pct"/>
            <w:tcBorders>
              <w:top w:val="single" w:color="000000" w:sz="4" w:space="0"/>
            </w:tcBorders>
          </w:tcPr>
          <w:p w:rsidR="00E92EF5" w:rsidP="00591D6B" w:rsidRDefault="00E92EF5">
            <w:pPr>
              <w:pStyle w:val="AltB0"/>
            </w:pPr>
            <w:r>
              <w:rPr>
                <w:rFonts w:hint="eastAsia"/>
              </w:rPr>
              <w:t>√</w:t>
            </w:r>
          </w:p>
        </w:tc>
        <w:tc>
          <w:tcPr>
            <w:tcW w:w="883" w:type="pct"/>
            <w:tcBorders>
              <w:top w:val="single" w:color="000000" w:sz="4" w:space="0"/>
            </w:tcBorders>
            <w:shd w:val="clear" w:color="auto" w:fill="auto"/>
          </w:tcPr>
          <w:p w:rsidR="00E92EF5" w:rsidP="00591D6B" w:rsidRDefault="00E92EF5">
            <w:pPr>
              <w:pStyle w:val="AltB0"/>
            </w:pPr>
            <w:r>
              <w:rPr>
                <w:rFonts w:hint="eastAsia"/>
              </w:rPr>
              <w:t>√</w:t>
            </w:r>
          </w:p>
        </w:tc>
        <w:tc>
          <w:tcPr>
            <w:tcW w:w="93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0E744E" w:rsidTr="00A561DF">
        <w:tc>
          <w:tcPr>
            <w:tcW w:w="2141" w:type="pct"/>
            <w:shd w:val="clear" w:color="auto" w:fill="auto"/>
          </w:tcPr>
          <w:p w:rsidR="000E744E" w:rsidP="00591D6B" w:rsidRDefault="00532AED">
            <w:pPr>
              <w:pStyle w:val="AltB0"/>
            </w:pPr>
            <w:hyperlink w:history="1" w:anchor="AllTrainDoorsClosedAndLocked">
              <w:r w:rsidR="000E744E">
                <w:rPr>
                  <w:rStyle w:val="ac"/>
                </w:rPr>
                <w:t>AllTrainDoorsClosedAndLocked</w:t>
              </w:r>
            </w:hyperlink>
          </w:p>
        </w:tc>
        <w:tc>
          <w:tcPr>
            <w:tcW w:w="1039" w:type="pct"/>
          </w:tcPr>
          <w:p w:rsidR="000E744E" w:rsidP="00591D6B" w:rsidRDefault="000E744E">
            <w:pPr>
              <w:pStyle w:val="AltB0"/>
            </w:pPr>
            <w:r>
              <w:rPr>
                <w:rFonts w:hint="eastAsia"/>
              </w:rPr>
              <w:t>√</w:t>
            </w:r>
          </w:p>
        </w:tc>
        <w:tc>
          <w:tcPr>
            <w:tcW w:w="883" w:type="pct"/>
            <w:shd w:val="clear" w:color="auto" w:fill="auto"/>
          </w:tcPr>
          <w:p w:rsidR="000E744E" w:rsidP="00591D6B" w:rsidRDefault="000E744E">
            <w:pPr>
              <w:pStyle w:val="AltB0"/>
            </w:pPr>
            <w:r>
              <w:rPr>
                <w:rFonts w:hint="eastAsia"/>
              </w:rPr>
              <w:t>√</w:t>
            </w:r>
          </w:p>
        </w:tc>
        <w:tc>
          <w:tcPr>
            <w:tcW w:w="937" w:type="pct"/>
            <w:shd w:val="clear" w:color="auto" w:fill="auto"/>
          </w:tcPr>
          <w:p w:rsidR="000E744E"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439CA">
        <w:tc>
          <w:tcPr>
            <w:tcW w:w="2141" w:type="pct"/>
            <w:shd w:val="clear" w:color="auto" w:fill="auto"/>
          </w:tcPr>
          <w:p w:rsidR="00E92EF5" w:rsidP="00591D6B" w:rsidRDefault="00532AED">
            <w:pPr>
              <w:pStyle w:val="AltB0"/>
            </w:pPr>
            <w:hyperlink w:history="1" w:anchor="PSDopeningCommandValid">
              <w:r w:rsidR="00E92EF5">
                <w:rPr>
                  <w:rStyle w:val="ac"/>
                </w:rPr>
                <w:t>PSDopeningCommandValid</w:t>
              </w:r>
            </w:hyperlink>
          </w:p>
        </w:tc>
        <w:tc>
          <w:tcPr>
            <w:tcW w:w="1039" w:type="pct"/>
          </w:tcPr>
          <w:p w:rsidR="00E92EF5" w:rsidP="00591D6B" w:rsidRDefault="00E92EF5">
            <w:pPr>
              <w:pStyle w:val="AltB0"/>
            </w:pPr>
            <w:r>
              <w:rPr>
                <w:rFonts w:hint="eastAsia"/>
              </w:rPr>
              <w:t>√</w:t>
            </w:r>
          </w:p>
        </w:tc>
        <w:tc>
          <w:tcPr>
            <w:tcW w:w="883" w:type="pct"/>
            <w:shd w:val="clear" w:color="auto" w:fill="auto"/>
          </w:tcPr>
          <w:p w:rsidR="00E92EF5" w:rsidP="00591D6B" w:rsidRDefault="00E92EF5">
            <w:pPr>
              <w:pStyle w:val="AltB0"/>
            </w:pPr>
            <w:r>
              <w:rPr>
                <w:rFonts w:hint="eastAsia"/>
              </w:rPr>
              <w:t>√</w:t>
            </w:r>
          </w:p>
        </w:tc>
        <w:tc>
          <w:tcPr>
            <w:tcW w:w="93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3439CA" w:rsidP="00934391" w:rsidRDefault="003439CA">
      <w:pPr>
        <w:pStyle w:val="3"/>
      </w:pPr>
      <w:bookmarkStart w:name="_Toc340991763" w:id="10623"/>
      <w:bookmarkStart w:name="_Toc340994466" w:id="10624"/>
      <w:bookmarkStart w:name="_Toc340991764" w:id="10625"/>
      <w:bookmarkStart w:name="_Toc340994467" w:id="10626"/>
      <w:bookmarkEnd w:id="10623"/>
      <w:bookmarkEnd w:id="10624"/>
      <w:bookmarkEnd w:id="10625"/>
      <w:bookmarkEnd w:id="10626"/>
      <w:r w:rsidRPr="00A61D30">
        <w:rPr>
          <w:rFonts w:hint="eastAsia"/>
        </w:rPr>
        <w:t>Processing</w:t>
      </w:r>
    </w:p>
    <w:p w:rsidR="003439CA" w:rsidP="0012674A" w:rsidRDefault="003439CA">
      <w:pPr>
        <w:pStyle w:val="4"/>
      </w:pPr>
      <w:r>
        <w:rPr>
          <w:rFonts w:hint="eastAsia"/>
        </w:rPr>
        <w:t>Train doors monitoring</w:t>
      </w:r>
    </w:p>
    <w:p w:rsidR="003439CA" w:rsidP="00C93484" w:rsidRDefault="003439CA">
      <w:pPr>
        <w:pStyle w:val="Reqtify"/>
      </w:pPr>
      <w:r>
        <w:rPr>
          <w:rFonts w:hint="eastAsia"/>
        </w:rPr>
        <w:t>若列车停在车站，当车门开启时，</w:t>
      </w:r>
      <w:r>
        <w:rPr>
          <w:rFonts w:hint="eastAsia"/>
        </w:rPr>
        <w:t>ATP</w:t>
      </w:r>
      <w:r>
        <w:rPr>
          <w:rFonts w:hint="eastAsia"/>
        </w:rPr>
        <w:t>应当保持输出停车制动</w:t>
      </w:r>
      <w:r>
        <w:rPr>
          <w:rFonts w:hint="eastAsia"/>
        </w:rPr>
        <w:t xml:space="preserve"> </w:t>
      </w:r>
    </w:p>
    <w:p w:rsidR="003439CA" w:rsidP="00C93484" w:rsidRDefault="003439CA">
      <w:pPr>
        <w:pStyle w:val="Reqtify"/>
      </w:pPr>
      <w:r w:rsidRPr="00410083">
        <w:rPr>
          <w:rFonts w:hint="eastAsia"/>
        </w:rPr>
        <w:t>When the train stopped</w:t>
      </w:r>
      <w:r w:rsidR="00397BD9">
        <w:rPr>
          <w:rFonts w:hint="eastAsia"/>
        </w:rPr>
        <w:t xml:space="preserve"> and </w:t>
      </w:r>
      <w:r w:rsidRPr="00410083">
        <w:rPr>
          <w:rFonts w:hint="eastAsia"/>
        </w:rPr>
        <w:t xml:space="preserve">opened the door in the station, ATP </w:t>
      </w:r>
      <w:r>
        <w:rPr>
          <w:rFonts w:hint="eastAsia"/>
        </w:rPr>
        <w:t>shall</w:t>
      </w:r>
      <w:r w:rsidRPr="00410083">
        <w:rPr>
          <w:rFonts w:hint="eastAsia"/>
        </w:rPr>
        <w:t xml:space="preserve"> keep outputting parking brake</w:t>
      </w:r>
      <w:r>
        <w:rPr>
          <w:rFonts w:hint="eastAsia"/>
        </w:rPr>
        <w:t>.</w:t>
      </w:r>
    </w:p>
    <w:p w:rsidR="003439CA" w:rsidP="00C93484" w:rsidRDefault="003439CA">
      <w:pPr>
        <w:pStyle w:val="Reqtify"/>
      </w:pPr>
    </w:p>
    <w:p w:rsidRPr="00DA71BB" w:rsidR="00DA71BB" w:rsidP="00704491" w:rsidRDefault="00DA71BB">
      <w:pPr>
        <w:pStyle w:val="ReqtifyAltR"/>
      </w:pPr>
      <w:r w:rsidRPr="00DA71BB">
        <w:t>[iTC_CC_ATP-SwRS-</w:t>
      </w:r>
      <w:r w:rsidRPr="00DA71BB">
        <w:rPr>
          <w:rFonts w:hint="eastAsia"/>
        </w:rPr>
        <w:t>0070</w:t>
      </w:r>
      <w:r w:rsidRPr="00DA71BB">
        <w:t>]</w:t>
      </w:r>
    </w:p>
    <w:p w:rsidRPr="00DA71BB" w:rsidR="00DA71BB" w:rsidP="00C93484" w:rsidRDefault="0095165D">
      <w:pPr>
        <w:pStyle w:val="Reqtify"/>
      </w:pPr>
      <w:bookmarkStart w:name="AllTrainDoorsClosedAndLocked" w:id="10627"/>
      <w:r w:rsidRPr="00BF4172">
        <w:rPr>
          <w:rStyle w:val="aff2"/>
        </w:rPr>
        <w:t>AllTrainDoorsClosedAndLocked</w:t>
      </w:r>
      <w:bookmarkEnd w:id="10627"/>
      <w:r w:rsidRPr="00DA71BB" w:rsidR="00DA71BB">
        <w:rPr>
          <w:rFonts w:hint="eastAsia"/>
        </w:rPr>
        <w:t>，两端车头有任意一端采到</w:t>
      </w:r>
      <w:r w:rsidRPr="00DA71BB" w:rsidR="00DA71BB">
        <w:rPr>
          <w:rFonts w:hint="eastAsia"/>
        </w:rPr>
        <w:t>TDCL</w:t>
      </w:r>
      <w:r w:rsidRPr="00DA71BB" w:rsidR="00DA71BB">
        <w:rPr>
          <w:rFonts w:hint="eastAsia"/>
        </w:rPr>
        <w:t>，即认为两侧车门关闭并锁闭。</w:t>
      </w:r>
    </w:p>
    <w:p w:rsidRPr="00DA71BB" w:rsidR="00DA71BB" w:rsidP="00C93484" w:rsidRDefault="00DA71BB">
      <w:pPr>
        <w:pStyle w:val="Reqtify"/>
      </w:pPr>
      <w:r w:rsidRPr="00DA71BB">
        <w:rPr>
          <w:rFonts w:hint="eastAsia"/>
        </w:rPr>
        <w:t xml:space="preserve">The </w:t>
      </w:r>
      <w:hyperlink w:history="1" w:anchor="AllTrainDoorsClosedAndLocked">
        <w:r w:rsidR="0095165D">
          <w:rPr>
            <w:rStyle w:val="ac"/>
          </w:rPr>
          <w:t>AllTrainDoorsClosedAndLocked</w:t>
        </w:r>
      </w:hyperlink>
      <w:r w:rsidRPr="00DA71BB">
        <w:rPr>
          <w:rFonts w:hint="eastAsia"/>
        </w:rPr>
        <w:t xml:space="preserve"> stands for the condition that either side of both train ends collect TDCL, </w:t>
      </w:r>
      <w:r w:rsidRPr="00DA71BB" w:rsidR="002F5731">
        <w:t>i</w:t>
      </w:r>
      <w:r w:rsidR="002F5731">
        <w:t>.e</w:t>
      </w:r>
      <w:r w:rsidRPr="00DA71BB" w:rsidR="002F5731">
        <w:t>.</w:t>
      </w:r>
      <w:r w:rsidRPr="00DA71BB">
        <w:rPr>
          <w:rFonts w:hint="eastAsia"/>
        </w:rPr>
        <w:t xml:space="preserve"> </w:t>
      </w:r>
      <w:r w:rsidRPr="00DA71BB">
        <w:t>both</w:t>
      </w:r>
      <w:r w:rsidRPr="00DA71BB">
        <w:rPr>
          <w:rFonts w:hint="eastAsia"/>
        </w:rPr>
        <w:t xml:space="preserve"> side of door is closed and locked.</w:t>
      </w:r>
    </w:p>
    <w:p w:rsidR="003B3FD2" w:rsidP="000431E0" w:rsidRDefault="003B3FD2">
      <w:pPr>
        <w:pStyle w:val="af7"/>
      </w:pPr>
      <w:r>
        <w:t xml:space="preserve">def </w:t>
      </w:r>
      <w:hyperlink w:history="1" w:anchor="AllTrainDoorsClosedAndLocked">
        <w:r w:rsidR="0095165D">
          <w:rPr>
            <w:rStyle w:val="ac"/>
          </w:rPr>
          <w:t>AllTrainDoorsClosedAndLocked</w:t>
        </w:r>
      </w:hyperlink>
      <w:r>
        <w:rPr>
          <w:color w:val="FF8000"/>
        </w:rPr>
        <w:t>(</w:t>
      </w:r>
      <w:r>
        <w:t>k</w:t>
      </w:r>
      <w:r>
        <w:rPr>
          <w:color w:val="FF8000"/>
        </w:rPr>
        <w:t>)</w:t>
      </w:r>
      <w:r>
        <w:t>:</w:t>
      </w:r>
    </w:p>
    <w:p w:rsidRPr="00DA71BB" w:rsidR="00FF27BF" w:rsidP="000431E0" w:rsidRDefault="003B3FD2">
      <w:pPr>
        <w:pStyle w:val="af7"/>
      </w:pPr>
      <w:r>
        <w:t xml:space="preserve">    return </w:t>
      </w:r>
      <w:hyperlink w:history="1" w:anchor="GetAllTrainDoorsClosedAndLocked">
        <w:r w:rsidRPr="00E2332D" w:rsidR="00813AB3">
          <w:rPr>
            <w:rStyle w:val="ac"/>
          </w:rPr>
          <w:t>Offline</w:t>
        </w:r>
        <w:r w:rsidRPr="00E2332D" w:rsidR="00155088">
          <w:rPr>
            <w:rStyle w:val="ac"/>
          </w:rPr>
          <w:t>.</w:t>
        </w:r>
        <w:r w:rsidRPr="00E2332D" w:rsidR="00C64E92">
          <w:rPr>
            <w:rStyle w:val="ac"/>
          </w:rPr>
          <w:t>GetAllTrainDoorsClosedAndLocked</w:t>
        </w:r>
      </w:hyperlink>
      <w:r>
        <w:rPr>
          <w:color w:val="FF8000"/>
        </w:rPr>
        <w:t>(</w:t>
      </w:r>
      <w:r>
        <w:t>k</w:t>
      </w:r>
      <w:r>
        <w:rPr>
          <w:color w:val="FF8000"/>
        </w:rPr>
        <w:t>)</w:t>
      </w:r>
    </w:p>
    <w:p w:rsidRPr="00DA71BB" w:rsidR="00DA71BB" w:rsidP="000C0D62" w:rsidRDefault="00DA71BB">
      <w:pPr>
        <w:pStyle w:val="ReqtifyAltQ"/>
      </w:pPr>
      <w:r w:rsidRPr="00DA71BB">
        <w:t>#Category=Functional</w:t>
      </w:r>
    </w:p>
    <w:p w:rsidRPr="00DA71BB" w:rsidR="00DA71BB" w:rsidP="000C0D62" w:rsidRDefault="00DA71BB">
      <w:pPr>
        <w:pStyle w:val="ReqtifyAltQ"/>
      </w:pPr>
      <w:r w:rsidRPr="00DA71BB">
        <w:t>#Contribution=SIL4</w:t>
      </w:r>
    </w:p>
    <w:p w:rsidR="009328EA" w:rsidP="000C0D62" w:rsidRDefault="00DA71BB">
      <w:pPr>
        <w:pStyle w:val="ReqtifyAltQ"/>
        <w:rPr>
          <w:ins w:author="常鸣" w:date="2014-07-03T14:27:00Z" w:id="10628"/>
        </w:rPr>
      </w:pPr>
      <w:del w:author="常鸣" w:date="2014-07-03T14:27:00Z" w:id="10629">
        <w:r w:rsidRPr="00DA71BB" w:rsidDel="009328EA">
          <w:delText>#S</w:delText>
        </w:r>
      </w:del>
      <w:ins w:author="常鸣" w:date="2014-07-03T14:27:00Z" w:id="10630">
        <w:r w:rsidR="009328EA">
          <w:t>#Allocation=ATP Software</w:t>
        </w:r>
      </w:ins>
      <w:ins w:author="常鸣" w:date="2014-07-03T15:03:00Z" w:id="10631">
        <w:r w:rsidR="006D51C2">
          <w:rPr>
            <w:rFonts w:hint="eastAsia"/>
          </w:rPr>
          <w:t>, Vital Embedded Setting</w:t>
        </w:r>
      </w:ins>
    </w:p>
    <w:p w:rsidRPr="00DA71BB" w:rsidR="00DA71BB" w:rsidP="000C0D62" w:rsidRDefault="009328EA">
      <w:pPr>
        <w:pStyle w:val="ReqtifyAltQ"/>
      </w:pPr>
      <w:ins w:author="常鸣" w:date="2014-07-03T14:27:00Z" w:id="10632">
        <w:r>
          <w:t>#S</w:t>
        </w:r>
      </w:ins>
      <w:r w:rsidRPr="00DA71BB" w:rsidR="00DA71BB">
        <w:t>ource=</w:t>
      </w:r>
      <w:r w:rsidRPr="00DA71BB" w:rsidR="00DA71BB">
        <w:rPr>
          <w:rFonts w:hint="eastAsia"/>
        </w:rPr>
        <w:t>[iTC_CC-SyAD-0239], [iTC_CC-SyAD-0241],</w:t>
      </w:r>
      <w:r w:rsidRPr="00DA71BB" w:rsidR="00DA71BB">
        <w:t xml:space="preserve"> [iTC_CC-SyAD-</w:t>
      </w:r>
      <w:r w:rsidRPr="00DA71BB" w:rsidR="00DA71BB">
        <w:rPr>
          <w:rFonts w:hint="eastAsia"/>
        </w:rPr>
        <w:t>1003</w:t>
      </w:r>
      <w:r w:rsidRPr="00DA71BB" w:rsidR="00DA71BB">
        <w:t>]</w:t>
      </w:r>
      <w:r w:rsidR="00F20BDC">
        <w:rPr>
          <w:rFonts w:hint="eastAsia"/>
        </w:rPr>
        <w:t>,</w:t>
      </w:r>
      <w:r w:rsidRPr="00F20BDC" w:rsidR="00F20BDC">
        <w:rPr>
          <w:rFonts w:hint="eastAsia"/>
        </w:rPr>
        <w:t xml:space="preserve"> [</w:t>
      </w:r>
      <w:r w:rsidRPr="00F20BDC" w:rsidR="00F20BDC">
        <w:t>iTC_CC_ATP_SwHA-0</w:t>
      </w:r>
      <w:r w:rsidRPr="00F20BDC" w:rsidR="00F20BDC">
        <w:rPr>
          <w:rFonts w:hint="eastAsia"/>
        </w:rPr>
        <w:t>2</w:t>
      </w:r>
      <w:r w:rsidR="00F20BDC">
        <w:rPr>
          <w:rFonts w:hint="eastAsia"/>
        </w:rPr>
        <w:t>68</w:t>
      </w:r>
      <w:r w:rsidRPr="00F20BDC" w:rsidR="00F20BDC">
        <w:rPr>
          <w:rFonts w:hint="eastAsia"/>
        </w:rPr>
        <w:t>]</w:t>
      </w:r>
    </w:p>
    <w:p w:rsidRPr="00DA71BB" w:rsidR="00DA71BB" w:rsidP="000C0D62" w:rsidRDefault="00DA71BB">
      <w:pPr>
        <w:pStyle w:val="ReqtifyAltQ"/>
      </w:pPr>
      <w:r w:rsidRPr="00DA71BB">
        <w:t>[End]</w:t>
      </w:r>
    </w:p>
    <w:p w:rsidR="00DA71BB" w:rsidP="00C93484" w:rsidRDefault="00DA71BB">
      <w:pPr>
        <w:pStyle w:val="Reqtify"/>
      </w:pPr>
    </w:p>
    <w:p w:rsidR="00DA71BB" w:rsidP="00C93484" w:rsidRDefault="00DA71BB">
      <w:pPr>
        <w:pStyle w:val="Reqtify"/>
      </w:pPr>
    </w:p>
    <w:p w:rsidR="003439CA" w:rsidP="00704491" w:rsidRDefault="003439CA">
      <w:pPr>
        <w:pStyle w:val="ReqtifyAltR"/>
      </w:pPr>
      <w:r>
        <w:t>[iTC_CC_ATP-SwRS-0</w:t>
      </w:r>
      <w:r>
        <w:rPr>
          <w:rFonts w:hint="eastAsia"/>
        </w:rPr>
        <w:t>337</w:t>
      </w:r>
      <w:r>
        <w:t>]</w:t>
      </w:r>
    </w:p>
    <w:p w:rsidR="003439CA" w:rsidP="00C93484" w:rsidRDefault="00C64E92">
      <w:pPr>
        <w:pStyle w:val="Reqtify"/>
      </w:pPr>
      <w:bookmarkStart w:name="InhibitControlTrainDoorsStatus" w:id="10633"/>
      <w:r w:rsidRPr="00BF4172">
        <w:rPr>
          <w:rStyle w:val="aff2"/>
          <w:bCs w:val="0"/>
          <w:iCs w:val="0"/>
        </w:rPr>
        <w:t>InhibitControlTrainDoorsStatus</w:t>
      </w:r>
      <w:bookmarkEnd w:id="10633"/>
      <w:r w:rsidR="003439CA">
        <w:rPr>
          <w:rFonts w:hint="eastAsia"/>
        </w:rPr>
        <w:t>，不监控车门状态</w:t>
      </w:r>
      <w:r w:rsidR="003439CA">
        <w:rPr>
          <w:rFonts w:hint="eastAsia"/>
        </w:rPr>
        <w:t>.</w:t>
      </w:r>
    </w:p>
    <w:p w:rsidR="003439CA" w:rsidP="00C93484" w:rsidRDefault="003439CA">
      <w:pPr>
        <w:pStyle w:val="Reqtify"/>
      </w:pPr>
      <w:r>
        <w:rPr>
          <w:rFonts w:hint="eastAsia"/>
        </w:rPr>
        <w:t xml:space="preserve">ATP shall not monitor the status of train doors when </w:t>
      </w:r>
      <w:r w:rsidRPr="00A566BC" w:rsidR="00A566BC">
        <w:rPr>
          <w:rStyle w:val="aff2"/>
          <w:rFonts w:hint="eastAsia"/>
        </w:rPr>
        <w:t>InhibitControlTrainDoorsStatus</w:t>
      </w:r>
      <w:r w:rsidR="00A566BC">
        <w:rPr>
          <w:rFonts w:hint="eastAsia"/>
        </w:rPr>
        <w:t xml:space="preserve"> is </w:t>
      </w:r>
      <w:r>
        <w:rPr>
          <w:rFonts w:hint="eastAsia"/>
        </w:rPr>
        <w:t>selected.</w:t>
      </w:r>
    </w:p>
    <w:p w:rsidR="003B3FD2" w:rsidP="000431E0" w:rsidRDefault="003B3FD2">
      <w:pPr>
        <w:pStyle w:val="af7"/>
      </w:pPr>
      <w:r>
        <w:t xml:space="preserve">def </w:t>
      </w:r>
      <w:hyperlink w:history="1" w:anchor="InhibitControlTrainDoorsStatus">
        <w:r w:rsidR="00C64E92">
          <w:rPr>
            <w:rStyle w:val="ac"/>
          </w:rPr>
          <w:t>InhibitControlTrainDoorsStatus</w:t>
        </w:r>
      </w:hyperlink>
      <w:r>
        <w:rPr>
          <w:color w:val="FF8000"/>
        </w:rPr>
        <w:t>(</w:t>
      </w:r>
      <w:r>
        <w:t>k</w:t>
      </w:r>
      <w:r>
        <w:rPr>
          <w:color w:val="FF8000"/>
        </w:rPr>
        <w:t>)</w:t>
      </w:r>
      <w:r>
        <w:t>:</w:t>
      </w:r>
    </w:p>
    <w:p w:rsidR="003439CA" w:rsidP="000431E0" w:rsidRDefault="003B3FD2">
      <w:pPr>
        <w:pStyle w:val="af7"/>
      </w:pPr>
      <w:r>
        <w:t xml:space="preserve">    return </w:t>
      </w:r>
      <w:hyperlink w:history="1" w:anchor="GetInhibitControlTrainDoorsStatus">
        <w:r w:rsidRPr="00E2332D" w:rsidR="00813AB3">
          <w:rPr>
            <w:rStyle w:val="ac"/>
          </w:rPr>
          <w:t>Offline</w:t>
        </w:r>
        <w:r w:rsidRPr="00E2332D">
          <w:rPr>
            <w:rStyle w:val="ac"/>
          </w:rPr>
          <w:t>.</w:t>
        </w:r>
        <w:r w:rsidRPr="00E2332D" w:rsidR="00E2332D">
          <w:rPr>
            <w:rStyle w:val="ac"/>
            <w:rFonts w:hint="eastAsia"/>
          </w:rPr>
          <w:t>Get</w:t>
        </w:r>
        <w:r w:rsidRPr="00E2332D" w:rsidR="00C64E92">
          <w:rPr>
            <w:rStyle w:val="ac"/>
          </w:rPr>
          <w:t>InhibitControlTrainDoorsStatus</w:t>
        </w:r>
      </w:hyperlink>
      <w:r>
        <w:rPr>
          <w:color w:val="FF8000"/>
        </w:rPr>
        <w:t>(</w:t>
      </w:r>
      <w:r>
        <w:t>k</w:t>
      </w:r>
      <w:r>
        <w:rPr>
          <w:color w:val="FF8000"/>
        </w:rPr>
        <w:t>)</w:t>
      </w:r>
      <w:r w:rsidDel="002E46E9">
        <w:t xml:space="preserve"> </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634"/>
        </w:rPr>
      </w:pPr>
      <w:del w:author="常鸣" w:date="2014-07-03T14:27:00Z" w:id="10635">
        <w:r w:rsidRPr="008A1414" w:rsidDel="009328EA">
          <w:delText>#S</w:delText>
        </w:r>
      </w:del>
      <w:ins w:author="常鸣" w:date="2014-07-03T14:27:00Z" w:id="10636">
        <w:r w:rsidR="009328EA">
          <w:t>#Allocation=ATP Software</w:t>
        </w:r>
      </w:ins>
      <w:ins w:author="常鸣" w:date="2014-07-03T15:03:00Z" w:id="10637">
        <w:r w:rsidR="006D51C2">
          <w:rPr>
            <w:rFonts w:hint="eastAsia"/>
          </w:rPr>
          <w:t>, Vital Embedded Setting</w:t>
        </w:r>
      </w:ins>
    </w:p>
    <w:p w:rsidRPr="008A1414" w:rsidR="003439CA" w:rsidP="000C0D62" w:rsidRDefault="009328EA">
      <w:pPr>
        <w:pStyle w:val="ReqtifyAltQ"/>
      </w:pPr>
      <w:ins w:author="常鸣" w:date="2014-07-03T14:27:00Z" w:id="10638">
        <w:r>
          <w:lastRenderedPageBreak/>
          <w:t>#S</w:t>
        </w:r>
      </w:ins>
      <w:r w:rsidRPr="008A1414" w:rsidR="003439CA">
        <w:t>ource=</w:t>
      </w:r>
      <w:r w:rsidR="003439CA">
        <w:rPr>
          <w:rFonts w:hint="eastAsia"/>
        </w:rPr>
        <w:t>[iTC_CC-SyAD-</w:t>
      </w:r>
      <w:r w:rsidR="00A566BC">
        <w:rPr>
          <w:rFonts w:hint="eastAsia"/>
        </w:rPr>
        <w:t>1220</w:t>
      </w:r>
      <w:r w:rsidR="003439CA">
        <w:rPr>
          <w:rFonts w:hint="eastAsia"/>
        </w:rPr>
        <w:t>]</w:t>
      </w:r>
      <w:r w:rsidR="00C86D30">
        <w:rPr>
          <w:rFonts w:hint="eastAsia"/>
        </w:rPr>
        <w:t>,</w:t>
      </w:r>
      <w:r w:rsidRPr="00C86D30" w:rsidR="00C86D30">
        <w:rPr>
          <w:rFonts w:hint="eastAsia"/>
        </w:rPr>
        <w:t xml:space="preserve"> </w:t>
      </w:r>
      <w:r w:rsidRPr="002B683E" w:rsidR="00C86D30">
        <w:rPr>
          <w:rFonts w:hint="eastAsia"/>
        </w:rPr>
        <w:t>[</w:t>
      </w:r>
      <w:r w:rsidRPr="002B683E" w:rsidR="00C86D30">
        <w:t>iTC_CC-SyAD-</w:t>
      </w:r>
      <w:r w:rsidR="00C86D30">
        <w:rPr>
          <w:rFonts w:hint="eastAsia"/>
        </w:rPr>
        <w:t>1303</w:t>
      </w:r>
      <w:r w:rsidRPr="002B683E" w:rsidR="00C86D30">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18377D" w:rsidP="00C93484" w:rsidRDefault="0018377D">
      <w:pPr>
        <w:pStyle w:val="Reqtify"/>
      </w:pPr>
    </w:p>
    <w:p w:rsidR="0018377D" w:rsidP="0018377D" w:rsidRDefault="0018377D">
      <w:pPr>
        <w:pStyle w:val="ReqtifyAltR"/>
      </w:pPr>
      <w:r>
        <w:t>[iTC_CC_ATP-SwRS-0</w:t>
      </w:r>
      <w:r>
        <w:rPr>
          <w:rFonts w:hint="eastAsia"/>
        </w:rPr>
        <w:t>80</w:t>
      </w:r>
      <w:r w:rsidR="002B4B6F">
        <w:rPr>
          <w:rFonts w:hint="eastAsia"/>
        </w:rPr>
        <w:t>4</w:t>
      </w:r>
      <w:r>
        <w:t>]</w:t>
      </w:r>
    </w:p>
    <w:p w:rsidR="005A3AE6" w:rsidP="005A3AE6" w:rsidRDefault="005A3AE6">
      <w:pPr>
        <w:pStyle w:val="Reqtify"/>
      </w:pPr>
      <w:bookmarkStart w:name="NoDangerForTrainDoorsNotClosedAndLocked" w:id="10639"/>
      <w:r>
        <w:rPr>
          <w:rStyle w:val="aff2"/>
          <w:rFonts w:hint="eastAsia"/>
        </w:rPr>
        <w:t>NoDanger</w:t>
      </w:r>
      <w:r w:rsidR="00437256">
        <w:rPr>
          <w:rStyle w:val="aff2"/>
          <w:rFonts w:hint="eastAsia"/>
        </w:rPr>
        <w:t>F</w:t>
      </w:r>
      <w:r w:rsidRPr="005A3AE6">
        <w:rPr>
          <w:rStyle w:val="aff2"/>
        </w:rPr>
        <w:t>orTrainDoorsNotClosedAndLocked</w:t>
      </w:r>
      <w:bookmarkEnd w:id="10639"/>
      <w:r w:rsidRPr="00444480">
        <w:rPr>
          <w:rFonts w:hint="eastAsia"/>
        </w:rPr>
        <w:t>，</w:t>
      </w:r>
      <w:r>
        <w:rPr>
          <w:rFonts w:hint="eastAsia"/>
        </w:rPr>
        <w:t>当列车停车，且与</w:t>
      </w:r>
      <w:r>
        <w:rPr>
          <w:rFonts w:hint="eastAsia"/>
        </w:rPr>
        <w:t>PSD</w:t>
      </w:r>
      <w:r>
        <w:rPr>
          <w:rFonts w:hint="eastAsia"/>
        </w:rPr>
        <w:t>区或</w:t>
      </w:r>
      <w:r>
        <w:rPr>
          <w:rFonts w:hint="eastAsia"/>
        </w:rPr>
        <w:t>VPEZ</w:t>
      </w:r>
      <w:r>
        <w:rPr>
          <w:rFonts w:hint="eastAsia"/>
        </w:rPr>
        <w:t>有交集时，</w:t>
      </w:r>
      <w:r w:rsidR="00437256">
        <w:rPr>
          <w:rFonts w:hint="eastAsia"/>
        </w:rPr>
        <w:t>且</w:t>
      </w:r>
      <w:r w:rsidR="00437256">
        <w:rPr>
          <w:rFonts w:hint="eastAsia"/>
        </w:rPr>
        <w:t>TDCL</w:t>
      </w:r>
      <w:r w:rsidR="00437256">
        <w:rPr>
          <w:rFonts w:hint="eastAsia"/>
        </w:rPr>
        <w:t>丢失</w:t>
      </w:r>
      <w:r>
        <w:rPr>
          <w:rFonts w:hint="eastAsia"/>
        </w:rPr>
        <w:t>，</w:t>
      </w:r>
      <w:r w:rsidR="00437256">
        <w:rPr>
          <w:rFonts w:hint="eastAsia"/>
        </w:rPr>
        <w:t>则</w:t>
      </w:r>
      <w:r>
        <w:rPr>
          <w:rFonts w:hint="eastAsia"/>
        </w:rPr>
        <w:t>该值为</w:t>
      </w:r>
      <w:r w:rsidR="00437256">
        <w:rPr>
          <w:rFonts w:hint="eastAsia"/>
        </w:rPr>
        <w:t>假；否则，该值为真。</w:t>
      </w:r>
    </w:p>
    <w:p w:rsidR="005A3AE6" w:rsidP="005A3AE6" w:rsidRDefault="005A3AE6">
      <w:pPr>
        <w:pStyle w:val="af7"/>
      </w:pPr>
      <w:r>
        <w:rPr>
          <w:rFonts w:hint="eastAsia"/>
        </w:rPr>
        <w:t xml:space="preserve">def </w:t>
      </w:r>
      <w:hyperlink w:history="1" w:anchor="NoDangerForTrainDoorsNotClosedAndLocked">
        <w:r w:rsidR="00437256">
          <w:rPr>
            <w:rStyle w:val="ac"/>
          </w:rPr>
          <w:t>NoDangerForTrainDoorsNotClosedAndLocked</w:t>
        </w:r>
      </w:hyperlink>
      <w:r>
        <w:t>(k)</w:t>
      </w:r>
      <w:r>
        <w:rPr>
          <w:rFonts w:hint="eastAsia"/>
        </w:rPr>
        <w:t>:</w:t>
      </w:r>
    </w:p>
    <w:p w:rsidR="005A3AE6" w:rsidP="005A3AE6" w:rsidRDefault="005A3AE6">
      <w:pPr>
        <w:pStyle w:val="af7"/>
      </w:pPr>
      <w:r>
        <w:rPr>
          <w:rFonts w:hint="eastAsia"/>
        </w:rPr>
        <w:t xml:space="preserve">    return not </w:t>
      </w:r>
      <w:r w:rsidR="00437256">
        <w:rPr>
          <w:rFonts w:hint="eastAsia"/>
        </w:rPr>
        <w:t>(</w:t>
      </w:r>
      <w:hyperlink w:history="1" w:anchor="TrainFilteredStopped">
        <w:r>
          <w:rPr>
            <w:rStyle w:val="ac"/>
          </w:rPr>
          <w:t>TrainFilteredStopped</w:t>
        </w:r>
      </w:hyperlink>
      <w:r>
        <w:t>(k)</w:t>
      </w:r>
    </w:p>
    <w:p w:rsidR="005A3AE6" w:rsidP="005A3AE6" w:rsidRDefault="005A3AE6">
      <w:pPr>
        <w:pStyle w:val="af7"/>
      </w:pPr>
      <w:r>
        <w:rPr>
          <w:rFonts w:hint="eastAsia"/>
        </w:rPr>
        <w:t xml:space="preserve">             </w:t>
      </w:r>
      <w:r w:rsidR="00437256">
        <w:rPr>
          <w:rFonts w:hint="eastAsia"/>
        </w:rPr>
        <w:t xml:space="preserve">    and</w:t>
      </w:r>
      <w:r>
        <w:rPr>
          <w:rFonts w:hint="eastAsia"/>
        </w:rPr>
        <w:t xml:space="preserve"> </w:t>
      </w:r>
      <w:r w:rsidR="00437256">
        <w:rPr>
          <w:rFonts w:hint="eastAsia"/>
        </w:rPr>
        <w:t xml:space="preserve">not </w:t>
      </w:r>
      <w:hyperlink w:history="1" w:anchor="AllTrainDoorsClosedAndLocked">
        <w:r>
          <w:rPr>
            <w:rStyle w:val="ac"/>
          </w:rPr>
          <w:t>AllTrainDoorsClosedAndLocked</w:t>
        </w:r>
      </w:hyperlink>
      <w:r>
        <w:t>(k)</w:t>
      </w:r>
    </w:p>
    <w:p w:rsidR="005A3AE6" w:rsidP="005A3AE6" w:rsidRDefault="005A3AE6">
      <w:pPr>
        <w:pStyle w:val="af7"/>
      </w:pPr>
      <w:r>
        <w:rPr>
          <w:rFonts w:hint="eastAsia"/>
        </w:rPr>
        <w:t xml:space="preserve">             </w:t>
      </w:r>
      <w:r w:rsidR="00437256">
        <w:rPr>
          <w:rFonts w:hint="eastAsia"/>
        </w:rPr>
        <w:t xml:space="preserve">    and </w:t>
      </w:r>
      <w:r>
        <w:rPr>
          <w:rFonts w:hint="eastAsia"/>
        </w:rPr>
        <w:t>(</w:t>
      </w:r>
      <w:hyperlink w:history="1" w:anchor="AlignPSDzone_A">
        <w:r>
          <w:rPr>
            <w:rStyle w:val="ac"/>
          </w:rPr>
          <w:t>AlignPSDzone_A</w:t>
        </w:r>
      </w:hyperlink>
      <w:r>
        <w:t>(k)</w:t>
      </w:r>
      <w:r>
        <w:rPr>
          <w:rFonts w:hint="eastAsia"/>
        </w:rPr>
        <w:t xml:space="preserve"> or </w:t>
      </w:r>
      <w:hyperlink w:history="1" w:anchor="AlignPSDzone_B">
        <w:r>
          <w:rPr>
            <w:rStyle w:val="ac"/>
          </w:rPr>
          <w:t>AlignPSDzone_B</w:t>
        </w:r>
      </w:hyperlink>
      <w:r>
        <w:t>(k)</w:t>
      </w:r>
    </w:p>
    <w:p w:rsidR="005A3AE6" w:rsidP="005A3AE6" w:rsidRDefault="005A3AE6">
      <w:pPr>
        <w:pStyle w:val="af7"/>
      </w:pPr>
      <w:r>
        <w:rPr>
          <w:rFonts w:hint="eastAsia"/>
        </w:rPr>
        <w:t xml:space="preserve">                      or </w:t>
      </w:r>
      <w:hyperlink w:history="1" w:anchor="TrainInterVPEZ_A">
        <w:r>
          <w:rPr>
            <w:rStyle w:val="ac"/>
          </w:rPr>
          <w:t>TrainInterVPEZ_A</w:t>
        </w:r>
      </w:hyperlink>
      <w:r>
        <w:rPr>
          <w:rFonts w:hint="eastAsia"/>
        </w:rPr>
        <w:t xml:space="preserve">(k) or </w:t>
      </w:r>
      <w:hyperlink w:history="1" w:anchor="TrainInterVPEZ_B">
        <w:r>
          <w:rPr>
            <w:rStyle w:val="ac"/>
          </w:rPr>
          <w:t>TrainInterVPEZ_B</w:t>
        </w:r>
      </w:hyperlink>
      <w:r>
        <w:rPr>
          <w:rFonts w:hint="eastAsia"/>
        </w:rPr>
        <w:t>(k)))</w:t>
      </w:r>
    </w:p>
    <w:p w:rsidRPr="008A1414" w:rsidR="0018377D" w:rsidP="0018377D" w:rsidRDefault="0018377D">
      <w:pPr>
        <w:pStyle w:val="ReqtifyAltQ"/>
      </w:pPr>
      <w:r w:rsidRPr="008A1414">
        <w:t>#Category=Functional</w:t>
      </w:r>
    </w:p>
    <w:p w:rsidRPr="008A1414" w:rsidR="0018377D" w:rsidP="0018377D" w:rsidRDefault="0018377D">
      <w:pPr>
        <w:pStyle w:val="ReqtifyAltQ"/>
      </w:pPr>
      <w:r w:rsidRPr="008A1414">
        <w:t>#Contribution</w:t>
      </w:r>
      <w:r>
        <w:t>=SIL4</w:t>
      </w:r>
    </w:p>
    <w:p w:rsidR="009328EA" w:rsidP="0018377D" w:rsidRDefault="0018377D">
      <w:pPr>
        <w:pStyle w:val="ReqtifyAltQ"/>
        <w:rPr>
          <w:ins w:author="常鸣" w:date="2014-07-03T14:27:00Z" w:id="10640"/>
        </w:rPr>
      </w:pPr>
      <w:del w:author="常鸣" w:date="2014-07-03T14:27:00Z" w:id="10641">
        <w:r w:rsidRPr="008A1414" w:rsidDel="009328EA">
          <w:delText>#S</w:delText>
        </w:r>
      </w:del>
      <w:ins w:author="常鸣" w:date="2014-07-03T14:27:00Z" w:id="10642">
        <w:r w:rsidR="009328EA">
          <w:t>#Allocation=ATP Software</w:t>
        </w:r>
      </w:ins>
    </w:p>
    <w:p w:rsidRPr="008A1414" w:rsidR="0018377D" w:rsidP="0018377D" w:rsidRDefault="009328EA">
      <w:pPr>
        <w:pStyle w:val="ReqtifyAltQ"/>
      </w:pPr>
      <w:ins w:author="常鸣" w:date="2014-07-03T14:27:00Z" w:id="10643">
        <w:r>
          <w:t>#S</w:t>
        </w:r>
      </w:ins>
      <w:r w:rsidRPr="008A1414" w:rsidR="0018377D">
        <w:t>ource=</w:t>
      </w:r>
      <w:r w:rsidR="0018377D">
        <w:rPr>
          <w:rFonts w:hint="eastAsia"/>
        </w:rPr>
        <w:t>[iTC_CC-SyAD-0230], [iTC_CC-SyAD-0231]</w:t>
      </w:r>
    </w:p>
    <w:p w:rsidRPr="008A1414" w:rsidR="0018377D" w:rsidP="0018377D" w:rsidRDefault="0018377D">
      <w:pPr>
        <w:pStyle w:val="ReqtifyAltQ"/>
      </w:pPr>
      <w:r w:rsidRPr="008A1414">
        <w:t>[End]</w:t>
      </w:r>
    </w:p>
    <w:p w:rsidR="0018377D" w:rsidP="00C93484" w:rsidRDefault="0018377D">
      <w:pPr>
        <w:pStyle w:val="Reqtify"/>
      </w:pPr>
    </w:p>
    <w:p w:rsidR="003439CA" w:rsidP="00C93484" w:rsidRDefault="003439CA">
      <w:pPr>
        <w:pStyle w:val="Reqtify"/>
      </w:pPr>
    </w:p>
    <w:p w:rsidR="003439CA" w:rsidP="00704491" w:rsidRDefault="003439CA">
      <w:pPr>
        <w:pStyle w:val="ReqtifyAltR"/>
      </w:pPr>
      <w:r>
        <w:t>[iTC_CC_ATP-SwRS-0</w:t>
      </w:r>
      <w:r>
        <w:rPr>
          <w:rFonts w:hint="eastAsia"/>
        </w:rPr>
        <w:t>338</w:t>
      </w:r>
      <w:r>
        <w:t>]</w:t>
      </w:r>
    </w:p>
    <w:p w:rsidR="003439CA" w:rsidP="00C93484" w:rsidRDefault="00F131C8">
      <w:pPr>
        <w:pStyle w:val="Reqtify"/>
      </w:pPr>
      <w:bookmarkStart w:name="PBforTrainDoorsNotClosedAndLocked" w:id="10644"/>
      <w:r w:rsidRPr="00BF4172">
        <w:rPr>
          <w:rStyle w:val="aff2"/>
          <w:bCs w:val="0"/>
          <w:iCs w:val="0"/>
        </w:rPr>
        <w:t>PBforTrainDoorsNotClosedAndLocked</w:t>
      </w:r>
      <w:bookmarkEnd w:id="10644"/>
      <w:r w:rsidRPr="00444480" w:rsidR="003439CA">
        <w:rPr>
          <w:rFonts w:hint="eastAsia"/>
        </w:rPr>
        <w:t>，</w:t>
      </w:r>
      <w:r w:rsidR="003439CA">
        <w:rPr>
          <w:rFonts w:hint="eastAsia"/>
        </w:rPr>
        <w:t>列车停车，且车身与</w:t>
      </w:r>
      <w:r w:rsidR="003439CA">
        <w:rPr>
          <w:rFonts w:hint="eastAsia"/>
        </w:rPr>
        <w:t>PSD</w:t>
      </w:r>
      <w:r w:rsidR="003439CA">
        <w:rPr>
          <w:rFonts w:hint="eastAsia"/>
        </w:rPr>
        <w:t>区或</w:t>
      </w:r>
      <w:r w:rsidR="003439CA">
        <w:rPr>
          <w:rFonts w:hint="eastAsia"/>
        </w:rPr>
        <w:t>VPEZ</w:t>
      </w:r>
      <w:r w:rsidR="003439CA">
        <w:rPr>
          <w:rFonts w:hint="eastAsia"/>
        </w:rPr>
        <w:t>区域有交集时，车门未关时保持</w:t>
      </w:r>
      <w:r w:rsidR="003439CA">
        <w:rPr>
          <w:rFonts w:hint="eastAsia"/>
        </w:rPr>
        <w:t>PB</w:t>
      </w:r>
      <w:r w:rsidR="003439CA">
        <w:rPr>
          <w:rFonts w:hint="eastAsia"/>
        </w:rPr>
        <w:t>输出。</w:t>
      </w:r>
    </w:p>
    <w:p w:rsidR="003439CA" w:rsidP="00C93484" w:rsidRDefault="003439CA">
      <w:pPr>
        <w:pStyle w:val="Reqtify"/>
      </w:pPr>
      <w:r>
        <w:rPr>
          <w:rFonts w:hint="eastAsia"/>
        </w:rPr>
        <w:t>If the train is aligning in a PSD</w:t>
      </w:r>
      <w:r w:rsidR="00397BD9">
        <w:rPr>
          <w:rFonts w:hint="eastAsia"/>
        </w:rPr>
        <w:t xml:space="preserve"> or </w:t>
      </w:r>
      <w:r>
        <w:rPr>
          <w:rFonts w:hint="eastAsia"/>
        </w:rPr>
        <w:t xml:space="preserve">intersecting with a vital </w:t>
      </w:r>
      <w:r w:rsidR="002F5731">
        <w:t>passage</w:t>
      </w:r>
      <w:r>
        <w:rPr>
          <w:rFonts w:hint="eastAsia"/>
        </w:rPr>
        <w:t xml:space="preserve"> exchange zone,</w:t>
      </w:r>
      <w:r w:rsidR="00397BD9">
        <w:rPr>
          <w:rFonts w:hint="eastAsia"/>
        </w:rPr>
        <w:t xml:space="preserve"> and </w:t>
      </w:r>
      <w:r>
        <w:rPr>
          <w:rFonts w:hint="eastAsia"/>
        </w:rPr>
        <w:t>the RMF</w:t>
      </w:r>
      <w:r w:rsidR="00397BD9">
        <w:rPr>
          <w:rFonts w:hint="eastAsia"/>
        </w:rPr>
        <w:t xml:space="preserve"> or </w:t>
      </w:r>
      <w:r>
        <w:rPr>
          <w:rFonts w:hint="eastAsia"/>
        </w:rPr>
        <w:t>RMR does not selected, ATP shall keep triggering parking brake when the train doors does not closed</w:t>
      </w:r>
      <w:r w:rsidR="00397BD9">
        <w:rPr>
          <w:rFonts w:hint="eastAsia"/>
        </w:rPr>
        <w:t xml:space="preserve"> and </w:t>
      </w:r>
      <w:r>
        <w:rPr>
          <w:rFonts w:hint="eastAsia"/>
        </w:rPr>
        <w:t>locked.</w:t>
      </w:r>
    </w:p>
    <w:p w:rsidRPr="00EC5D28" w:rsidR="003439CA" w:rsidP="00C93484" w:rsidRDefault="003439CA">
      <w:pPr>
        <w:pStyle w:val="Reqtify"/>
      </w:pPr>
    </w:p>
    <w:p w:rsidR="003439CA" w:rsidP="000431E0" w:rsidRDefault="005A3AE6">
      <w:pPr>
        <w:pStyle w:val="af7"/>
      </w:pPr>
      <w:r>
        <w:rPr>
          <w:rFonts w:hint="eastAsia"/>
        </w:rPr>
        <w:t xml:space="preserve">def </w:t>
      </w:r>
      <w:hyperlink w:history="1" w:anchor="PBforTrainDoorsNotClosedAndLocked">
        <w:r w:rsidR="00F131C8">
          <w:rPr>
            <w:rStyle w:val="ac"/>
          </w:rPr>
          <w:t>PBforTrainDoorsNotClosedAndLocked</w:t>
        </w:r>
      </w:hyperlink>
      <w:r w:rsidR="003439CA">
        <w:t>(k)</w:t>
      </w:r>
      <w:r>
        <w:rPr>
          <w:rFonts w:hint="eastAsia"/>
        </w:rPr>
        <w:t>:</w:t>
      </w:r>
    </w:p>
    <w:p w:rsidR="005A3AE6" w:rsidP="000431E0" w:rsidRDefault="003439CA">
      <w:pPr>
        <w:pStyle w:val="af7"/>
      </w:pPr>
      <w:r>
        <w:rPr>
          <w:rFonts w:hint="eastAsia"/>
        </w:rPr>
        <w:t xml:space="preserve"> </w:t>
      </w:r>
      <w:r w:rsidR="005A3AE6">
        <w:rPr>
          <w:rFonts w:hint="eastAsia"/>
        </w:rPr>
        <w:t xml:space="preserve">    return (not </w:t>
      </w:r>
      <w:hyperlink w:history="1" w:anchor="NoDangerForTrainDoorsNotClosedAndLocked">
        <w:r w:rsidR="00437256">
          <w:rPr>
            <w:rStyle w:val="ac"/>
          </w:rPr>
          <w:t>NoDangerForTrainDoorsNotClosedAndLocked</w:t>
        </w:r>
      </w:hyperlink>
      <w:r w:rsidR="005A3AE6">
        <w:t>(k)</w:t>
      </w:r>
    </w:p>
    <w:p w:rsidR="003439CA" w:rsidP="005A3AE6" w:rsidRDefault="005A3AE6">
      <w:pPr>
        <w:pStyle w:val="af7"/>
      </w:pPr>
      <w:r>
        <w:rPr>
          <w:rFonts w:hint="eastAsia"/>
        </w:rPr>
        <w:t xml:space="preserve">              and not </w:t>
      </w:r>
      <w:hyperlink w:history="1" w:anchor="InhibitControlTrainDoorsStatus">
        <w:r w:rsidR="00C64E92">
          <w:rPr>
            <w:rStyle w:val="ac"/>
          </w:rPr>
          <w:t>InhibitControlTrainDoorsStatus</w:t>
        </w:r>
      </w:hyperlink>
      <w:r w:rsidR="003439CA">
        <w:t>(k)</w:t>
      </w:r>
      <w:r w:rsidR="003439CA">
        <w:rPr>
          <w:rFonts w:hint="eastAsia"/>
        </w:rPr>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645"/>
        </w:rPr>
      </w:pPr>
      <w:del w:author="常鸣" w:date="2014-07-03T14:27:00Z" w:id="10646">
        <w:r w:rsidRPr="008A1414" w:rsidDel="009328EA">
          <w:delText>#S</w:delText>
        </w:r>
      </w:del>
      <w:ins w:author="常鸣" w:date="2014-07-03T14:27:00Z" w:id="10647">
        <w:r w:rsidR="009328EA">
          <w:t>#Allocation=ATP Software</w:t>
        </w:r>
      </w:ins>
    </w:p>
    <w:p w:rsidRPr="008A1414" w:rsidR="003439CA" w:rsidP="000C0D62" w:rsidRDefault="009328EA">
      <w:pPr>
        <w:pStyle w:val="ReqtifyAltQ"/>
      </w:pPr>
      <w:ins w:author="常鸣" w:date="2014-07-03T14:27:00Z" w:id="10648">
        <w:r>
          <w:t>#S</w:t>
        </w:r>
      </w:ins>
      <w:r w:rsidRPr="008A1414" w:rsidR="003439CA">
        <w:t>ource=</w:t>
      </w:r>
      <w:r w:rsidR="003439CA">
        <w:rPr>
          <w:rFonts w:hint="eastAsia"/>
        </w:rPr>
        <w:t>[iTC_CC-SyAD-0230], [iTC_CC-SyAD-0231],</w:t>
      </w:r>
      <w:r w:rsidRPr="003662F6" w:rsidR="003662F6">
        <w:rPr>
          <w:rFonts w:hint="eastAsia"/>
        </w:rPr>
        <w:t xml:space="preserve"> </w:t>
      </w:r>
      <w:r w:rsidRPr="002B683E" w:rsidR="003662F6">
        <w:rPr>
          <w:rFonts w:hint="eastAsia"/>
        </w:rPr>
        <w:t>[</w:t>
      </w:r>
      <w:r w:rsidRPr="002B683E" w:rsidR="003662F6">
        <w:t>iTC_CC-SyAD-</w:t>
      </w:r>
      <w:r w:rsidR="003662F6">
        <w:rPr>
          <w:rFonts w:hint="eastAsia"/>
        </w:rPr>
        <w:t>122</w:t>
      </w:r>
      <w:r w:rsidR="00597109">
        <w:rPr>
          <w:rFonts w:hint="eastAsia"/>
        </w:rPr>
        <w:t>0</w:t>
      </w:r>
      <w:r w:rsidRPr="002B683E" w:rsidR="003662F6">
        <w:rPr>
          <w:rFonts w:hint="eastAsia"/>
        </w:rPr>
        <w:t>]</w:t>
      </w:r>
      <w:r w:rsidR="003662F6">
        <w:rPr>
          <w:rFonts w:hint="eastAsia"/>
        </w:rPr>
        <w:t>,</w:t>
      </w:r>
      <w:r w:rsidRPr="00625504" w:rsidR="00625504">
        <w:rPr>
          <w:rFonts w:hint="eastAsia"/>
        </w:rPr>
        <w:t xml:space="preserve"> </w:t>
      </w:r>
      <w:r w:rsidR="00625504">
        <w:rPr>
          <w:rFonts w:hint="eastAsia"/>
        </w:rPr>
        <w:t>[iTC_CC-SyAD-1226],</w:t>
      </w:r>
      <w:r w:rsidR="003439CA">
        <w:rPr>
          <w:rFonts w:hint="eastAsia"/>
        </w:rPr>
        <w:t xml:space="preserve"> [</w:t>
      </w:r>
      <w:r w:rsidR="003439CA">
        <w:t>iTC_CC_ATP_SwHA</w:t>
      </w:r>
      <w:r w:rsidRPr="0032051B" w:rsidR="003439CA">
        <w:t>-0141</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3439CA" w:rsidP="00704491" w:rsidRDefault="003439CA">
      <w:pPr>
        <w:pStyle w:val="ReqtifyAltR"/>
      </w:pPr>
      <w:r>
        <w:rPr>
          <w:rFonts w:hint="eastAsia"/>
        </w:rPr>
        <w:t>[i</w:t>
      </w:r>
      <w:r>
        <w:t>TC_CC_ATP-SwRS</w:t>
      </w:r>
      <w:r w:rsidRPr="007D75DE">
        <w:t>-</w:t>
      </w:r>
      <w:r>
        <w:rPr>
          <w:rFonts w:hint="eastAsia"/>
        </w:rPr>
        <w:t>0339]</w:t>
      </w:r>
    </w:p>
    <w:p w:rsidR="003439CA" w:rsidP="00C93484" w:rsidRDefault="00F27DC1">
      <w:pPr>
        <w:pStyle w:val="Reqtify"/>
      </w:pPr>
      <w:bookmarkStart w:name="EBforPBnotAppliedDueToTrainDoors" w:id="10649"/>
      <w:r w:rsidRPr="00BF4172">
        <w:rPr>
          <w:rStyle w:val="aff2"/>
          <w:bCs w:val="0"/>
          <w:iCs w:val="0"/>
        </w:rPr>
        <w:t>EBforPBnotAppliedDueToTrainDoors</w:t>
      </w:r>
      <w:bookmarkEnd w:id="10649"/>
      <w:r w:rsidRPr="00942217" w:rsidR="003439CA">
        <w:rPr>
          <w:rFonts w:hint="eastAsia"/>
        </w:rPr>
        <w:t>，</w:t>
      </w:r>
      <w:r w:rsidR="003439CA">
        <w:rPr>
          <w:rFonts w:hint="eastAsia"/>
        </w:rPr>
        <w:t>由于车门开而</w:t>
      </w:r>
      <w:r w:rsidRPr="00942217" w:rsidR="003439CA">
        <w:rPr>
          <w:rFonts w:hint="eastAsia"/>
        </w:rPr>
        <w:t>输出</w:t>
      </w:r>
      <w:r w:rsidRPr="00942217" w:rsidR="003439CA">
        <w:rPr>
          <w:rFonts w:hint="eastAsia"/>
        </w:rPr>
        <w:t>ZVRD</w:t>
      </w:r>
      <w:r w:rsidR="003439CA">
        <w:rPr>
          <w:rFonts w:hint="eastAsia"/>
        </w:rPr>
        <w:t>，但未检测到</w:t>
      </w:r>
      <w:r w:rsidR="003439CA">
        <w:rPr>
          <w:rFonts w:hint="eastAsia"/>
        </w:rPr>
        <w:t xml:space="preserve">ZVBA, </w:t>
      </w:r>
      <w:r w:rsidR="003439CA">
        <w:rPr>
          <w:rFonts w:hint="eastAsia"/>
        </w:rPr>
        <w:t>则</w:t>
      </w:r>
      <w:r w:rsidR="003439CA">
        <w:rPr>
          <w:rFonts w:hint="eastAsia"/>
        </w:rPr>
        <w:t>ATP</w:t>
      </w:r>
      <w:r w:rsidR="003439CA">
        <w:rPr>
          <w:rFonts w:hint="eastAsia"/>
        </w:rPr>
        <w:t>应当输出</w:t>
      </w:r>
      <w:r w:rsidR="003439CA">
        <w:rPr>
          <w:rFonts w:hint="eastAsia"/>
        </w:rPr>
        <w:t>EB.</w:t>
      </w:r>
    </w:p>
    <w:p w:rsidR="003439CA" w:rsidP="00C93484" w:rsidRDefault="003439CA">
      <w:pPr>
        <w:pStyle w:val="Reqtify"/>
      </w:pPr>
    </w:p>
    <w:p w:rsidR="003439CA" w:rsidP="00C93484" w:rsidRDefault="003439CA">
      <w:pPr>
        <w:pStyle w:val="Reqtify"/>
      </w:pPr>
      <w:r>
        <w:rPr>
          <w:rFonts w:hint="eastAsia"/>
        </w:rPr>
        <w:t>If ATP has triggered parking brake for train doors opening, but it does not applied by the rolling stock, ATP shall trigger the emergency brake.</w:t>
      </w:r>
    </w:p>
    <w:p w:rsidR="003439CA" w:rsidP="00C93484" w:rsidRDefault="003439CA">
      <w:pPr>
        <w:pStyle w:val="Reqtify"/>
      </w:pPr>
    </w:p>
    <w:p w:rsidR="003439CA" w:rsidP="000431E0" w:rsidRDefault="00532AED">
      <w:pPr>
        <w:pStyle w:val="af7"/>
      </w:pPr>
      <w:hyperlink w:history="1" w:anchor="EBforPBnotAppliedDueToTrainDoors">
        <w:r w:rsidR="00F27DC1">
          <w:rPr>
            <w:rStyle w:val="ac"/>
          </w:rPr>
          <w:t>EBforPBnotAppliedDueToTrainDoors</w:t>
        </w:r>
      </w:hyperlink>
      <w:r w:rsidR="003439CA">
        <w:t>(k)</w:t>
      </w:r>
    </w:p>
    <w:p w:rsidR="003439CA" w:rsidP="000431E0" w:rsidRDefault="003439CA">
      <w:pPr>
        <w:pStyle w:val="af7"/>
      </w:pPr>
      <w:r>
        <w:rPr>
          <w:rFonts w:hint="eastAsia"/>
        </w:rPr>
        <w:t xml:space="preserve"> = ((</w:t>
      </w:r>
      <w:hyperlink w:history="1" w:anchor="PBforTrainDoorsNotClosedAndLocked">
        <w:r w:rsidR="00F131C8">
          <w:rPr>
            <w:rStyle w:val="ac"/>
          </w:rPr>
          <w:t>PBforTrainDoorsNotClosedAndLocked</w:t>
        </w:r>
      </w:hyperlink>
      <w:r>
        <w:t>(k)</w:t>
      </w:r>
      <w:r>
        <w:rPr>
          <w:rFonts w:hint="eastAsia"/>
        </w:rPr>
        <w:t xml:space="preserve"> == </w:t>
      </w:r>
      <w:r w:rsidRPr="00354FC4" w:rsidR="00397BD9">
        <w:rPr>
          <w:rStyle w:val="aff1"/>
        </w:rPr>
        <w:t>True</w:t>
      </w:r>
      <w:r>
        <w:rPr>
          <w:rFonts w:hint="eastAsia"/>
        </w:rPr>
        <w:t>)</w:t>
      </w:r>
    </w:p>
    <w:p w:rsidR="003439CA" w:rsidP="000431E0" w:rsidRDefault="003439CA">
      <w:pPr>
        <w:pStyle w:val="af7"/>
      </w:pPr>
      <w:r>
        <w:rPr>
          <w:rFonts w:hint="eastAsia"/>
        </w:rPr>
        <w:t xml:space="preserve">  </w:t>
      </w:r>
      <w:r w:rsidR="00397BD9">
        <w:rPr>
          <w:rFonts w:hint="eastAsia"/>
        </w:rPr>
        <w:t xml:space="preserve"> and </w:t>
      </w:r>
      <w:r>
        <w:rPr>
          <w:rFonts w:hint="eastAsia"/>
        </w:rPr>
        <w:t>(</w:t>
      </w:r>
      <w:hyperlink w:history="1" w:anchor="TrainParkingBrakeApplied">
        <w:r w:rsidR="003A11D3">
          <w:rPr>
            <w:rStyle w:val="ac"/>
          </w:rPr>
          <w:t>TrainParkingBrakeApplied</w:t>
        </w:r>
      </w:hyperlink>
      <w:r>
        <w:t>(k)</w:t>
      </w:r>
      <w:r>
        <w:rPr>
          <w:rFonts w:hint="eastAsia"/>
        </w:rPr>
        <w:t xml:space="preserve"> != </w:t>
      </w:r>
      <w:r w:rsidRPr="00354FC4" w:rsidR="00397BD9">
        <w:rPr>
          <w:rStyle w:val="aff1"/>
        </w:rPr>
        <w:t>True</w:t>
      </w:r>
      <w:r>
        <w:rPr>
          <w:rFonts w:hint="eastAsia"/>
        </w:rPr>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650"/>
        </w:rPr>
      </w:pPr>
      <w:del w:author="常鸣" w:date="2014-07-03T14:27:00Z" w:id="10651">
        <w:r w:rsidRPr="008A1414" w:rsidDel="009328EA">
          <w:delText>#S</w:delText>
        </w:r>
      </w:del>
      <w:ins w:author="常鸣" w:date="2014-07-03T14:27:00Z" w:id="10652">
        <w:r w:rsidR="009328EA">
          <w:t>#Allocation=ATP Software</w:t>
        </w:r>
      </w:ins>
    </w:p>
    <w:p w:rsidRPr="008A1414" w:rsidR="003439CA" w:rsidP="000C0D62" w:rsidRDefault="009328EA">
      <w:pPr>
        <w:pStyle w:val="ReqtifyAltQ"/>
      </w:pPr>
      <w:ins w:author="常鸣" w:date="2014-07-03T14:27:00Z" w:id="10653">
        <w:r>
          <w:t>#S</w:t>
        </w:r>
      </w:ins>
      <w:r w:rsidRPr="008A1414" w:rsidR="003439CA">
        <w:t>ource=</w:t>
      </w:r>
      <w:r w:rsidR="003439CA">
        <w:rPr>
          <w:rFonts w:hint="eastAsia"/>
        </w:rPr>
        <w:t>[iTC_CC-SyAD-0233], [</w:t>
      </w:r>
      <w:r w:rsidR="003439CA">
        <w:t>iTC_CC_ATP_SwHA</w:t>
      </w:r>
      <w:r w:rsidRPr="0032051B" w:rsidR="003439CA">
        <w:t>-0142</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3439CA" w:rsidP="00704491" w:rsidRDefault="003439CA">
      <w:pPr>
        <w:pStyle w:val="ReqtifyAltR"/>
      </w:pPr>
      <w:r>
        <w:t>[iTC_CC_ATP-SwRS-0</w:t>
      </w:r>
      <w:r>
        <w:rPr>
          <w:rFonts w:hint="eastAsia"/>
        </w:rPr>
        <w:t>340</w:t>
      </w:r>
      <w:r>
        <w:t>]</w:t>
      </w:r>
    </w:p>
    <w:p w:rsidR="003439CA" w:rsidP="00C93484" w:rsidRDefault="00F27DC1">
      <w:pPr>
        <w:pStyle w:val="Reqtify"/>
      </w:pPr>
      <w:bookmarkStart w:name="NoDangerForDepartureWithoutTDCL" w:id="10654"/>
      <w:r w:rsidRPr="00BF4172">
        <w:rPr>
          <w:rStyle w:val="aff2"/>
          <w:bCs w:val="0"/>
          <w:iCs w:val="0"/>
        </w:rPr>
        <w:t>NoDangerForDepartureWithoutTDCL</w:t>
      </w:r>
      <w:bookmarkEnd w:id="10654"/>
      <w:r w:rsidR="003439CA">
        <w:rPr>
          <w:rFonts w:hint="eastAsia"/>
        </w:rPr>
        <w:t>，</w:t>
      </w:r>
      <w:r w:rsidR="001E2016">
        <w:rPr>
          <w:rFonts w:hint="eastAsia"/>
        </w:rPr>
        <w:t>判断是否未处于</w:t>
      </w:r>
      <w:r w:rsidR="003439CA">
        <w:rPr>
          <w:rFonts w:hint="eastAsia"/>
        </w:rPr>
        <w:t>上周期停车而本周期开始动车，且车门未关</w:t>
      </w:r>
      <w:r w:rsidR="001E2016">
        <w:rPr>
          <w:rFonts w:hint="eastAsia"/>
        </w:rPr>
        <w:t>的条件</w:t>
      </w:r>
      <w:r w:rsidR="003439CA">
        <w:rPr>
          <w:rFonts w:hint="eastAsia"/>
        </w:rPr>
        <w:t>。</w:t>
      </w:r>
    </w:p>
    <w:p w:rsidRPr="001E2016" w:rsidR="003439CA" w:rsidP="00C93484" w:rsidRDefault="003439CA">
      <w:pPr>
        <w:pStyle w:val="Reqtify"/>
      </w:pPr>
      <w:r>
        <w:rPr>
          <w:rFonts w:hint="eastAsia"/>
        </w:rPr>
        <w:t>ATP shall determine whether the train is departure without TDCL</w:t>
      </w:r>
      <w:r w:rsidR="001E2016">
        <w:rPr>
          <w:rFonts w:hint="eastAsia"/>
        </w:rPr>
        <w:t>.</w:t>
      </w:r>
    </w:p>
    <w:p w:rsidRPr="002F2343" w:rsidR="002F2343" w:rsidP="000431E0" w:rsidRDefault="002F2343">
      <w:pPr>
        <w:pStyle w:val="af7"/>
      </w:pPr>
      <w:r w:rsidRPr="002F2343">
        <w:t xml:space="preserve">def </w:t>
      </w:r>
      <w:hyperlink w:history="1" w:anchor="NoDangerForDepartureWithoutTDCL">
        <w:r w:rsidR="00F27DC1">
          <w:rPr>
            <w:rStyle w:val="ac"/>
          </w:rPr>
          <w:t>NoDangerForDepartureWithoutTDCL</w:t>
        </w:r>
      </w:hyperlink>
      <w:r w:rsidRPr="002F2343">
        <w:t>(k):</w:t>
      </w:r>
    </w:p>
    <w:p w:rsidRPr="002F2343" w:rsidR="002F2343" w:rsidP="000431E0" w:rsidRDefault="002F2343">
      <w:pPr>
        <w:pStyle w:val="af7"/>
      </w:pPr>
      <w:r w:rsidRPr="002F2343">
        <w:t xml:space="preserve">    return (</w:t>
      </w:r>
      <w:hyperlink w:history="1" w:anchor="AllTrainDoorsClosedAndLocked">
        <w:r w:rsidR="0095165D">
          <w:rPr>
            <w:rStyle w:val="ac"/>
          </w:rPr>
          <w:t>AllTrainDoorsClosedAndLocked</w:t>
        </w:r>
      </w:hyperlink>
      <w:r w:rsidRPr="002F2343">
        <w:t>(k)</w:t>
      </w:r>
    </w:p>
    <w:p w:rsidRPr="002F2343" w:rsidR="002F2343" w:rsidP="000431E0" w:rsidRDefault="002F2343">
      <w:pPr>
        <w:pStyle w:val="af7"/>
      </w:pPr>
      <w:r w:rsidRPr="002F2343">
        <w:t xml:space="preserve">            or </w:t>
      </w:r>
      <w:hyperlink w:history="1" w:anchor="TrainFilteredStopped">
        <w:r w:rsidR="008B283E">
          <w:rPr>
            <w:rStyle w:val="ac"/>
          </w:rPr>
          <w:t>TrainFilteredStopped</w:t>
        </w:r>
      </w:hyperlink>
      <w:r w:rsidRPr="002F2343">
        <w:t>(k)</w:t>
      </w:r>
    </w:p>
    <w:p w:rsidR="003439CA" w:rsidP="000431E0" w:rsidRDefault="002F2343">
      <w:pPr>
        <w:pStyle w:val="af7"/>
      </w:pPr>
      <w:r w:rsidRPr="002F2343">
        <w:t xml:space="preserve">            or not </w:t>
      </w:r>
      <w:hyperlink w:history="1" w:anchor="TrainFilteredStopped">
        <w:r w:rsidR="008B283E">
          <w:rPr>
            <w:rStyle w:val="ac"/>
          </w:rPr>
          <w:t>TrainFilteredStopped</w:t>
        </w:r>
      </w:hyperlink>
      <w:r w:rsidRPr="002F2343">
        <w:t>(k-1))</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655"/>
        </w:rPr>
      </w:pPr>
      <w:del w:author="常鸣" w:date="2014-07-03T14:27:00Z" w:id="10656">
        <w:r w:rsidRPr="008A1414" w:rsidDel="009328EA">
          <w:delText>#S</w:delText>
        </w:r>
      </w:del>
      <w:ins w:author="常鸣" w:date="2014-07-03T14:27:00Z" w:id="10657">
        <w:r w:rsidR="009328EA">
          <w:t>#Allocation=ATP Software</w:t>
        </w:r>
      </w:ins>
    </w:p>
    <w:p w:rsidRPr="008A1414" w:rsidR="003439CA" w:rsidP="000C0D62" w:rsidRDefault="009328EA">
      <w:pPr>
        <w:pStyle w:val="ReqtifyAltQ"/>
      </w:pPr>
      <w:ins w:author="常鸣" w:date="2014-07-03T14:27:00Z" w:id="10658">
        <w:r>
          <w:t>#S</w:t>
        </w:r>
      </w:ins>
      <w:r w:rsidRPr="008A1414" w:rsidR="003439CA">
        <w:t>ource=</w:t>
      </w:r>
      <w:r w:rsidR="003439CA">
        <w:rPr>
          <w:rFonts w:hint="eastAsia"/>
        </w:rPr>
        <w:t>[</w:t>
      </w:r>
      <w:r w:rsidR="003439CA">
        <w:t>iTC_CC_ATP_SwHA</w:t>
      </w:r>
      <w:r w:rsidRPr="0032051B" w:rsidR="003439CA">
        <w:t>-0143</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1E2016" w:rsidP="001E2016" w:rsidRDefault="001E2016">
      <w:pPr>
        <w:pStyle w:val="ReqtifyAltR"/>
      </w:pPr>
      <w:r>
        <w:t>[iTC_CC_ATP-SwRS-0</w:t>
      </w:r>
      <w:r>
        <w:rPr>
          <w:rFonts w:hint="eastAsia"/>
        </w:rPr>
        <w:t>749</w:t>
      </w:r>
      <w:r>
        <w:t>]</w:t>
      </w:r>
    </w:p>
    <w:p w:rsidR="001E2016" w:rsidP="00C93484" w:rsidRDefault="00F131C8">
      <w:pPr>
        <w:pStyle w:val="Reqtify"/>
      </w:pPr>
      <w:bookmarkStart w:name="EBforDepartureWithoutTDCL" w:id="10659"/>
      <w:r w:rsidRPr="00BF4172">
        <w:rPr>
          <w:rStyle w:val="aff2"/>
          <w:bCs w:val="0"/>
          <w:iCs w:val="0"/>
        </w:rPr>
        <w:t>EBforDepartureWithoutTDCL</w:t>
      </w:r>
      <w:bookmarkEnd w:id="10659"/>
      <w:r w:rsidR="001E2016">
        <w:rPr>
          <w:rFonts w:hint="eastAsia"/>
        </w:rPr>
        <w:t>，若</w:t>
      </w:r>
      <w:r w:rsidR="001E2016">
        <w:rPr>
          <w:rFonts w:hint="eastAsia"/>
        </w:rPr>
        <w:t>ATP</w:t>
      </w:r>
      <w:r w:rsidR="001E2016">
        <w:rPr>
          <w:rFonts w:hint="eastAsia"/>
        </w:rPr>
        <w:t>监控发车时丢失</w:t>
      </w:r>
      <w:r w:rsidR="001E2016">
        <w:rPr>
          <w:rFonts w:hint="eastAsia"/>
        </w:rPr>
        <w:t>TDCL</w:t>
      </w:r>
      <w:r w:rsidR="001E2016">
        <w:rPr>
          <w:rFonts w:hint="eastAsia"/>
        </w:rPr>
        <w:t>的情况，则输出</w:t>
      </w:r>
      <w:r w:rsidR="001E2016">
        <w:rPr>
          <w:rFonts w:hint="eastAsia"/>
        </w:rPr>
        <w:t>EB</w:t>
      </w:r>
      <w:r w:rsidR="001E2016">
        <w:rPr>
          <w:rFonts w:hint="eastAsia"/>
        </w:rPr>
        <w:t>。</w:t>
      </w:r>
    </w:p>
    <w:p w:rsidR="001E2016" w:rsidP="00C93484" w:rsidRDefault="001E2016">
      <w:pPr>
        <w:pStyle w:val="Reqtify"/>
      </w:pPr>
      <w:r>
        <w:rPr>
          <w:rFonts w:hint="eastAsia"/>
        </w:rPr>
        <w:t xml:space="preserve">If ATP </w:t>
      </w:r>
      <w:r>
        <w:t>needs</w:t>
      </w:r>
      <w:r>
        <w:rPr>
          <w:rFonts w:hint="eastAsia"/>
        </w:rPr>
        <w:t xml:space="preserve"> to monitor the status of train doors, ATP shall trigger EB if train determine without TDCL:</w:t>
      </w:r>
    </w:p>
    <w:p w:rsidR="001E2016" w:rsidP="000431E0" w:rsidRDefault="001E2016">
      <w:pPr>
        <w:pStyle w:val="af7"/>
      </w:pPr>
      <w:r>
        <w:t xml:space="preserve">def </w:t>
      </w:r>
      <w:hyperlink w:history="1" w:anchor="EBforDepartureWithoutTDCL">
        <w:r w:rsidR="00F131C8">
          <w:rPr>
            <w:rStyle w:val="ac"/>
          </w:rPr>
          <w:t>EBforDepartureWithoutTDCL</w:t>
        </w:r>
      </w:hyperlink>
      <w:r>
        <w:t>(k):</w:t>
      </w:r>
    </w:p>
    <w:p w:rsidR="001E2016" w:rsidP="000431E0" w:rsidRDefault="001E2016">
      <w:pPr>
        <w:pStyle w:val="af7"/>
      </w:pPr>
      <w:r>
        <w:t xml:space="preserve">    return (not </w:t>
      </w:r>
      <w:hyperlink w:history="1" w:anchor="NoDangerForDepartureWithoutTDCL">
        <w:r w:rsidR="00F27DC1">
          <w:rPr>
            <w:rStyle w:val="ac"/>
          </w:rPr>
          <w:t>NoDangerForDepartureWithoutTDCL</w:t>
        </w:r>
      </w:hyperlink>
      <w:r>
        <w:t>(k)</w:t>
      </w:r>
    </w:p>
    <w:p w:rsidR="001E2016" w:rsidP="000431E0" w:rsidRDefault="001E2016">
      <w:pPr>
        <w:pStyle w:val="af7"/>
      </w:pPr>
      <w:r>
        <w:t xml:space="preserve">            and not </w:t>
      </w:r>
      <w:hyperlink w:history="1" w:anchor="InhibitControlTrainDoorsStatus">
        <w:r w:rsidR="00C64E92">
          <w:rPr>
            <w:rStyle w:val="ac"/>
          </w:rPr>
          <w:t>InhibitControlTrainDoorsStatus</w:t>
        </w:r>
      </w:hyperlink>
      <w:r>
        <w:t>(k))</w:t>
      </w:r>
    </w:p>
    <w:p w:rsidRPr="008A1414" w:rsidR="001E2016" w:rsidP="000C0D62" w:rsidRDefault="001E2016">
      <w:pPr>
        <w:pStyle w:val="ReqtifyAltQ"/>
      </w:pPr>
      <w:r w:rsidRPr="008A1414">
        <w:t>#Category=Functional</w:t>
      </w:r>
    </w:p>
    <w:p w:rsidRPr="008A1414" w:rsidR="001E2016" w:rsidP="000C0D62" w:rsidRDefault="001E2016">
      <w:pPr>
        <w:pStyle w:val="ReqtifyAltQ"/>
      </w:pPr>
      <w:r w:rsidRPr="008A1414">
        <w:t>#Contribution</w:t>
      </w:r>
      <w:r>
        <w:t>=SIL4</w:t>
      </w:r>
    </w:p>
    <w:p w:rsidR="009328EA" w:rsidP="000C0D62" w:rsidRDefault="001E2016">
      <w:pPr>
        <w:pStyle w:val="ReqtifyAltQ"/>
        <w:rPr>
          <w:ins w:author="常鸣" w:date="2014-07-03T14:27:00Z" w:id="10660"/>
        </w:rPr>
      </w:pPr>
      <w:del w:author="常鸣" w:date="2014-07-03T14:27:00Z" w:id="10661">
        <w:r w:rsidRPr="008A1414" w:rsidDel="009328EA">
          <w:delText>#S</w:delText>
        </w:r>
      </w:del>
      <w:ins w:author="常鸣" w:date="2014-07-03T14:27:00Z" w:id="10662">
        <w:r w:rsidR="009328EA">
          <w:t>#Allocation=ATP Software</w:t>
        </w:r>
      </w:ins>
    </w:p>
    <w:p w:rsidRPr="008A1414" w:rsidR="001E2016" w:rsidP="000C0D62" w:rsidRDefault="009328EA">
      <w:pPr>
        <w:pStyle w:val="ReqtifyAltQ"/>
      </w:pPr>
      <w:ins w:author="常鸣" w:date="2014-07-03T14:27:00Z" w:id="10663">
        <w:r>
          <w:t>#S</w:t>
        </w:r>
      </w:ins>
      <w:r w:rsidRPr="008A1414" w:rsidR="001E2016">
        <w:t>ource=</w:t>
      </w:r>
      <w:r w:rsidR="00625504">
        <w:rPr>
          <w:rFonts w:hint="eastAsia"/>
        </w:rPr>
        <w:t>[iTC_CC-SyAD-1226],</w:t>
      </w:r>
      <w:r w:rsidRPr="00974D17" w:rsidR="001E2016">
        <w:rPr>
          <w:rFonts w:hint="eastAsia"/>
        </w:rPr>
        <w:t xml:space="preserve"> </w:t>
      </w:r>
      <w:r w:rsidR="001E2016">
        <w:rPr>
          <w:rFonts w:hint="eastAsia"/>
        </w:rPr>
        <w:t>[iTC_CC-SyAD-</w:t>
      </w:r>
      <w:r w:rsidR="00F3615B">
        <w:rPr>
          <w:rFonts w:hint="eastAsia"/>
        </w:rPr>
        <w:t>1227</w:t>
      </w:r>
      <w:r w:rsidR="001E2016">
        <w:rPr>
          <w:rFonts w:hint="eastAsia"/>
        </w:rPr>
        <w:t>], [</w:t>
      </w:r>
      <w:r w:rsidR="001E2016">
        <w:t>iTC_CC_ATP_SwHA</w:t>
      </w:r>
      <w:r w:rsidRPr="0032051B" w:rsidR="001E2016">
        <w:t>-0143</w:t>
      </w:r>
      <w:r w:rsidR="001E2016">
        <w:rPr>
          <w:rFonts w:hint="eastAsia"/>
        </w:rPr>
        <w:t>]</w:t>
      </w:r>
    </w:p>
    <w:p w:rsidRPr="008A1414" w:rsidR="001E2016" w:rsidP="000C0D62" w:rsidRDefault="001E2016">
      <w:pPr>
        <w:pStyle w:val="ReqtifyAltQ"/>
      </w:pPr>
      <w:r w:rsidRPr="008A1414">
        <w:t>[End]</w:t>
      </w:r>
    </w:p>
    <w:p w:rsidR="001E2016" w:rsidP="00C93484" w:rsidRDefault="001E2016">
      <w:pPr>
        <w:pStyle w:val="Reqtify"/>
      </w:pPr>
    </w:p>
    <w:p w:rsidR="005D2CAB" w:rsidP="00C93484" w:rsidRDefault="005D2CAB">
      <w:pPr>
        <w:pStyle w:val="Reqtify"/>
      </w:pPr>
    </w:p>
    <w:p w:rsidRPr="0075207E" w:rsidR="0075207E" w:rsidP="00C93484" w:rsidRDefault="0075207E">
      <w:pPr>
        <w:pStyle w:val="Reqtify"/>
        <w:rPr>
          <w:rStyle w:val="aff1"/>
        </w:rPr>
      </w:pPr>
      <w:r w:rsidRPr="0075207E">
        <w:rPr>
          <w:rStyle w:val="aff1"/>
          <w:rFonts w:hint="eastAsia"/>
        </w:rPr>
        <w:t>NOTES</w:t>
      </w:r>
      <w:r w:rsidRPr="0075207E">
        <w:rPr>
          <w:rStyle w:val="aff1"/>
          <w:rFonts w:hint="eastAsia"/>
        </w:rPr>
        <w:t>：</w:t>
      </w:r>
    </w:p>
    <w:p w:rsidR="0075207E" w:rsidP="00C93484" w:rsidRDefault="0075207E">
      <w:pPr>
        <w:pStyle w:val="Reqtify"/>
      </w:pPr>
      <w:r>
        <w:rPr>
          <w:rFonts w:hint="eastAsia"/>
        </w:rPr>
        <w:t>对于非授权开门状态下车门打开（</w:t>
      </w:r>
      <w:r>
        <w:rPr>
          <w:rFonts w:hint="eastAsia"/>
        </w:rPr>
        <w:t>MWTDCL</w:t>
      </w:r>
      <w:r>
        <w:rPr>
          <w:rFonts w:hint="eastAsia"/>
        </w:rPr>
        <w:t>）监控</w:t>
      </w:r>
      <w:r w:rsidRPr="0075207E">
        <w:rPr>
          <w:rFonts w:hint="eastAsia"/>
        </w:rPr>
        <w:t>与</w:t>
      </w:r>
      <w:hyperlink w:history="1" w:anchor="EvacuationWhileLeavingStation">
        <w:r w:rsidRPr="0075207E">
          <w:rPr>
            <w:rStyle w:val="ac"/>
          </w:rPr>
          <w:t>EvacuationWhileLeavingStation</w:t>
        </w:r>
      </w:hyperlink>
      <w:r>
        <w:rPr>
          <w:rFonts w:hint="eastAsia"/>
        </w:rPr>
        <w:t>功能</w:t>
      </w:r>
      <w:r w:rsidRPr="0075207E">
        <w:rPr>
          <w:rFonts w:hint="eastAsia"/>
        </w:rPr>
        <w:t>（</w:t>
      </w:r>
      <w:r w:rsidRPr="0075207E">
        <w:rPr>
          <w:rFonts w:hint="eastAsia"/>
        </w:rPr>
        <w:t>EWLS</w:t>
      </w:r>
      <w:r w:rsidRPr="0075207E">
        <w:rPr>
          <w:rFonts w:hint="eastAsia"/>
        </w:rPr>
        <w:t>）</w:t>
      </w:r>
      <w:r>
        <w:rPr>
          <w:rFonts w:hint="eastAsia"/>
        </w:rPr>
        <w:t>的区别及其</w:t>
      </w:r>
      <w:r w:rsidRPr="0075207E">
        <w:rPr>
          <w:rFonts w:hint="eastAsia"/>
        </w:rPr>
        <w:t>配置说明</w:t>
      </w:r>
      <w:r>
        <w:rPr>
          <w:rFonts w:hint="eastAsia"/>
        </w:rPr>
        <w:t>：</w:t>
      </w:r>
    </w:p>
    <w:p w:rsidR="0075207E" w:rsidP="00FA0FBB" w:rsidRDefault="0075207E">
      <w:pPr>
        <w:pStyle w:val="AltX"/>
      </w:pPr>
      <w:r w:rsidRPr="0075207E">
        <w:rPr>
          <w:rFonts w:hint="eastAsia"/>
        </w:rPr>
        <w:t>已有的</w:t>
      </w:r>
      <w:r w:rsidRPr="0075207E">
        <w:t>EWLS</w:t>
      </w:r>
      <w:r w:rsidRPr="0075207E">
        <w:rPr>
          <w:rFonts w:hint="eastAsia"/>
        </w:rPr>
        <w:t>功能</w:t>
      </w:r>
      <w:r>
        <w:rPr>
          <w:rFonts w:hint="eastAsia"/>
        </w:rPr>
        <w:t>SwRS-0365</w:t>
      </w:r>
      <w:r w:rsidRPr="0075207E">
        <w:rPr>
          <w:rFonts w:hint="eastAsia"/>
        </w:rPr>
        <w:t>，在离站距离内（</w:t>
      </w:r>
      <w:r>
        <w:rPr>
          <w:rFonts w:hint="eastAsia"/>
        </w:rPr>
        <w:t>车门授权</w:t>
      </w:r>
      <w:r>
        <w:rPr>
          <w:rFonts w:hint="eastAsia"/>
        </w:rPr>
        <w:t>DE</w:t>
      </w:r>
      <w:r w:rsidRPr="0075207E">
        <w:rPr>
          <w:rFonts w:hint="eastAsia"/>
        </w:rPr>
        <w:t>由真变假后开始记录），车动且乘客手柄丢失，会</w:t>
      </w:r>
      <w:r w:rsidRPr="0075207E">
        <w:t>EB</w:t>
      </w:r>
      <w:r>
        <w:rPr>
          <w:rFonts w:hint="eastAsia"/>
        </w:rPr>
        <w:t>；</w:t>
      </w:r>
    </w:p>
    <w:p w:rsidR="0075207E" w:rsidP="00FA0FBB" w:rsidRDefault="0075207E">
      <w:pPr>
        <w:pStyle w:val="AltX"/>
      </w:pPr>
      <w:r>
        <w:rPr>
          <w:rFonts w:hint="eastAsia"/>
        </w:rPr>
        <w:t>而</w:t>
      </w:r>
      <w:r>
        <w:rPr>
          <w:rFonts w:hint="eastAsia"/>
        </w:rPr>
        <w:t>MWTDCL</w:t>
      </w:r>
      <w:r>
        <w:rPr>
          <w:rFonts w:hint="eastAsia"/>
        </w:rPr>
        <w:t>，与之有两个区别</w:t>
      </w:r>
      <w:r w:rsidR="00591D6B">
        <w:rPr>
          <w:rFonts w:hint="eastAsia"/>
        </w:rPr>
        <w:t>：</w:t>
      </w:r>
    </w:p>
    <w:p w:rsidRPr="0075207E" w:rsidR="0075207E" w:rsidP="0075207E" w:rsidRDefault="0075207E">
      <w:pPr>
        <w:pStyle w:val="AltZ"/>
      </w:pPr>
      <w:r>
        <w:rPr>
          <w:rFonts w:hint="eastAsia"/>
        </w:rPr>
        <w:t>车辆输入的</w:t>
      </w:r>
      <w:r w:rsidRPr="0075207E">
        <w:rPr>
          <w:rFonts w:hint="eastAsia"/>
        </w:rPr>
        <w:t>乘客紧急手柄</w:t>
      </w:r>
      <w:hyperlink w:history="1" w:anchor="EmergencyHandleNotPulledSide">
        <w:r w:rsidRPr="0075207E">
          <w:rPr>
            <w:rStyle w:val="ac"/>
          </w:rPr>
          <w:t>EmergencyHandleNotPulledSide</w:t>
        </w:r>
      </w:hyperlink>
      <w:r w:rsidRPr="0075207E">
        <w:rPr>
          <w:rFonts w:hint="eastAsia"/>
        </w:rPr>
        <w:t>和车门状态</w:t>
      </w:r>
      <w:hyperlink w:history="1" w:anchor="AllTrainDoorsClosedAndLocked" r:id="rId254">
        <w:r w:rsidRPr="0075207E">
          <w:rPr>
            <w:rStyle w:val="ac"/>
          </w:rPr>
          <w:t>AllTrainDoorsClosedAndLocked</w:t>
        </w:r>
      </w:hyperlink>
      <w:r w:rsidRPr="0075207E">
        <w:rPr>
          <w:rFonts w:hint="eastAsia"/>
        </w:rPr>
        <w:t>是否合一</w:t>
      </w:r>
      <w:r>
        <w:rPr>
          <w:rFonts w:hint="eastAsia"/>
        </w:rPr>
        <w:t>；</w:t>
      </w:r>
    </w:p>
    <w:p w:rsidR="0075207E" w:rsidP="0075207E" w:rsidRDefault="0075207E">
      <w:pPr>
        <w:pStyle w:val="AltZ"/>
      </w:pPr>
      <w:r w:rsidRPr="0075207E">
        <w:rPr>
          <w:rFonts w:hint="eastAsia"/>
        </w:rPr>
        <w:t>项目</w:t>
      </w:r>
      <w:r w:rsidR="00591D6B">
        <w:rPr>
          <w:rFonts w:hint="eastAsia"/>
        </w:rPr>
        <w:t>能否</w:t>
      </w:r>
      <w:r>
        <w:rPr>
          <w:rFonts w:hint="eastAsia"/>
        </w:rPr>
        <w:t>实现</w:t>
      </w:r>
      <w:r w:rsidR="00591D6B">
        <w:fldChar w:fldCharType="begin"/>
      </w:r>
      <w:r w:rsidR="00591D6B">
        <w:instrText xml:space="preserve"> REF _Ref385344693 \h </w:instrText>
      </w:r>
      <w:r w:rsidR="00591D6B">
        <w:fldChar w:fldCharType="separate"/>
      </w:r>
      <w:r w:rsidR="00DE178B">
        <w:rPr>
          <w:rFonts w:hint="eastAsia"/>
        </w:rPr>
        <w:t>Door opening authorization</w:t>
      </w:r>
      <w:r w:rsidR="00591D6B">
        <w:fldChar w:fldCharType="end"/>
      </w:r>
      <w:r w:rsidRPr="00591D6B" w:rsidR="00591D6B">
        <w:rPr>
          <w:rFonts w:hint="eastAsia"/>
        </w:rPr>
        <w:t>开门授权功能</w:t>
      </w:r>
      <w:r w:rsidR="00591D6B">
        <w:rPr>
          <w:rFonts w:hint="eastAsia"/>
        </w:rPr>
        <w:t>（例如不采集</w:t>
      </w:r>
      <w:r w:rsidR="00591D6B">
        <w:rPr>
          <w:rFonts w:hint="eastAsia"/>
        </w:rPr>
        <w:t>ZVBA</w:t>
      </w:r>
      <w:r w:rsidR="00591D6B">
        <w:rPr>
          <w:rFonts w:hint="eastAsia"/>
        </w:rPr>
        <w:t>输入，则不会满足开门授权条件）。</w:t>
      </w:r>
    </w:p>
    <w:p w:rsidR="00FA0FBB" w:rsidP="00FA0FBB" w:rsidRDefault="0075207E">
      <w:pPr>
        <w:pStyle w:val="AltX"/>
      </w:pPr>
      <w:r>
        <w:rPr>
          <w:rFonts w:hint="eastAsia"/>
        </w:rPr>
        <w:t>因此，可根据项目要求，选择配置</w:t>
      </w:r>
      <w:r w:rsidR="00591D6B">
        <w:rPr>
          <w:rFonts w:hint="eastAsia"/>
        </w:rPr>
        <w:t>MWTDCL</w:t>
      </w:r>
      <w:r w:rsidR="00591D6B">
        <w:rPr>
          <w:rFonts w:hint="eastAsia"/>
        </w:rPr>
        <w:t>和</w:t>
      </w:r>
      <w:r w:rsidR="00591D6B">
        <w:rPr>
          <w:rFonts w:hint="eastAsia"/>
        </w:rPr>
        <w:t>EWLS</w:t>
      </w:r>
      <w:r>
        <w:rPr>
          <w:rFonts w:hint="eastAsia"/>
        </w:rPr>
        <w:t>这两个功能，如</w:t>
      </w:r>
      <w:r w:rsidR="00FA0FBB">
        <w:rPr>
          <w:rFonts w:hint="eastAsia"/>
        </w:rPr>
        <w:t>下表</w:t>
      </w:r>
      <w:r>
        <w:rPr>
          <w:rFonts w:hint="eastAsia"/>
        </w:rPr>
        <w:t>所示。</w:t>
      </w:r>
    </w:p>
    <w:p w:rsidRPr="00FA0FBB" w:rsidR="00FA0FBB" w:rsidP="00FA0FBB" w:rsidRDefault="00FA0FBB"/>
    <w:p w:rsidRPr="00591D6B" w:rsidR="0075207E" w:rsidP="00FA0FBB" w:rsidRDefault="00FA0FBB">
      <w:pPr>
        <w:pStyle w:val="affc"/>
      </w:pPr>
      <w:bookmarkStart w:name="_Toc392230049" w:id="10664"/>
      <w:r>
        <w:t xml:space="preserve">Table </w:t>
      </w:r>
      <w:r>
        <w:fldChar w:fldCharType="begin"/>
      </w:r>
      <w:r>
        <w:instrText xml:space="preserve"> STYLEREF 1 \s </w:instrText>
      </w:r>
      <w:r>
        <w:fldChar w:fldCharType="separate"/>
      </w:r>
      <w:r w:rsidR="00DE178B">
        <w:t>5</w:t>
      </w:r>
      <w:r>
        <w:fldChar w:fldCharType="end"/>
      </w:r>
      <w:r>
        <w:noBreakHyphen/>
      </w:r>
      <w:r>
        <w:fldChar w:fldCharType="begin"/>
      </w:r>
      <w:r>
        <w:instrText xml:space="preserve"> SEQ Table \* ARABIC \s 1 </w:instrText>
      </w:r>
      <w:r>
        <w:fldChar w:fldCharType="separate"/>
      </w:r>
      <w:r w:rsidR="00DE178B">
        <w:t>13</w:t>
      </w:r>
      <w:r>
        <w:fldChar w:fldCharType="end"/>
      </w:r>
      <w:r>
        <w:rPr>
          <w:rFonts w:hint="eastAsia"/>
        </w:rPr>
        <w:t xml:space="preserve"> Configuration for monitoring unexpected train door open</w:t>
      </w:r>
      <w:bookmarkEnd w:id="10664"/>
    </w:p>
    <w:tbl>
      <w:tblPr>
        <w:tblW w:w="5000" w:type="pct"/>
        <w:tblBorders>
          <w:top w:val="single" w:color="auto" w:sz="12" w:space="0"/>
          <w:bottom w:val="single" w:color="auto" w:sz="12" w:space="0"/>
          <w:insideH w:val="single" w:color="auto" w:sz="4" w:space="0"/>
          <w:insideV w:val="single" w:color="auto" w:sz="4" w:space="0"/>
        </w:tblBorders>
        <w:tblLook w:val="04A0" w:firstRow="1" w:lastRow="0" w:firstColumn="1" w:lastColumn="0" w:noHBand="0" w:noVBand="1"/>
      </w:tblPr>
      <w:tblGrid>
        <w:gridCol w:w="2612"/>
        <w:gridCol w:w="3337"/>
        <w:gridCol w:w="3337"/>
      </w:tblGrid>
      <w:tr w:rsidRPr="00B4488A" w:rsidR="00591D6B" w:rsidTr="00387B4B">
        <w:tc>
          <w:tcPr>
            <w:tcW w:w="1406" w:type="pct"/>
            <w:tcBorders>
              <w:top w:val="single" w:color="auto" w:sz="12" w:space="0"/>
              <w:left w:val="single" w:color="auto" w:sz="8" w:space="0"/>
              <w:bottom w:val="single" w:color="auto" w:sz="8" w:space="0"/>
              <w:right w:val="single" w:color="auto" w:sz="8" w:space="0"/>
            </w:tcBorders>
            <w:shd w:val="clear" w:color="auto" w:fill="E0E0E0"/>
            <w:vAlign w:val="center"/>
          </w:tcPr>
          <w:p w:rsidRPr="00591D6B" w:rsidR="00591D6B" w:rsidP="00387B4B" w:rsidRDefault="00FA0FBB">
            <w:pPr>
              <w:pStyle w:val="af6"/>
              <w:widowControl w:val="0"/>
              <w:spacing w:line="300" w:lineRule="auto"/>
            </w:pPr>
            <w:r>
              <w:rPr>
                <w:rFonts w:hint="eastAsia"/>
              </w:rPr>
              <w:t>Project configuration</w:t>
            </w:r>
          </w:p>
        </w:tc>
        <w:tc>
          <w:tcPr>
            <w:tcW w:w="1797" w:type="pct"/>
            <w:tcBorders>
              <w:top w:val="single" w:color="auto" w:sz="12" w:space="0"/>
              <w:left w:val="single" w:color="auto" w:sz="8" w:space="0"/>
              <w:bottom w:val="single" w:color="auto" w:sz="8" w:space="0"/>
              <w:right w:val="single" w:color="auto" w:sz="8" w:space="0"/>
            </w:tcBorders>
            <w:shd w:val="clear" w:color="auto" w:fill="E0E0E0"/>
            <w:vAlign w:val="center"/>
          </w:tcPr>
          <w:p w:rsidRPr="00591D6B" w:rsidR="00591D6B" w:rsidP="00387B4B" w:rsidRDefault="00591D6B">
            <w:pPr>
              <w:pStyle w:val="af6"/>
              <w:widowControl w:val="0"/>
              <w:spacing w:line="300" w:lineRule="auto"/>
            </w:pPr>
            <w:r>
              <w:rPr>
                <w:rFonts w:hint="eastAsia"/>
              </w:rPr>
              <w:t xml:space="preserve">With </w:t>
            </w:r>
            <w:r w:rsidRPr="00591D6B">
              <w:fldChar w:fldCharType="begin"/>
            </w:r>
            <w:r w:rsidRPr="00591D6B">
              <w:instrText xml:space="preserve"> REF _Ref385344693 \h </w:instrText>
            </w:r>
            <w:r w:rsidRPr="00591D6B">
              <w:fldChar w:fldCharType="separate"/>
            </w:r>
            <w:r w:rsidR="00DE178B">
              <w:rPr>
                <w:rFonts w:hint="eastAsia"/>
              </w:rPr>
              <w:t>Door opening authorization</w:t>
            </w:r>
            <w:r w:rsidRPr="00591D6B">
              <w:fldChar w:fldCharType="end"/>
            </w:r>
          </w:p>
        </w:tc>
        <w:tc>
          <w:tcPr>
            <w:tcW w:w="1797" w:type="pct"/>
            <w:tcBorders>
              <w:top w:val="single" w:color="auto" w:sz="12" w:space="0"/>
              <w:left w:val="single" w:color="auto" w:sz="8" w:space="0"/>
              <w:bottom w:val="single" w:color="auto" w:sz="8" w:space="0"/>
              <w:right w:val="nil"/>
            </w:tcBorders>
            <w:shd w:val="clear" w:color="auto" w:fill="E0E0E0"/>
            <w:vAlign w:val="center"/>
          </w:tcPr>
          <w:p w:rsidRPr="00591D6B" w:rsidR="00591D6B" w:rsidP="00387B4B" w:rsidRDefault="00591D6B">
            <w:pPr>
              <w:pStyle w:val="af6"/>
              <w:widowControl w:val="0"/>
              <w:spacing w:line="300" w:lineRule="auto"/>
            </w:pPr>
            <w:r>
              <w:rPr>
                <w:rFonts w:hint="eastAsia"/>
              </w:rPr>
              <w:t xml:space="preserve">Without </w:t>
            </w:r>
            <w:r w:rsidRPr="00591D6B">
              <w:fldChar w:fldCharType="begin"/>
            </w:r>
            <w:r w:rsidRPr="00591D6B">
              <w:instrText xml:space="preserve"> REF _Ref385344693 \h </w:instrText>
            </w:r>
            <w:r w:rsidRPr="00591D6B">
              <w:fldChar w:fldCharType="separate"/>
            </w:r>
            <w:r w:rsidR="00DE178B">
              <w:rPr>
                <w:rFonts w:hint="eastAsia"/>
              </w:rPr>
              <w:t>Door opening authorization</w:t>
            </w:r>
            <w:r w:rsidRPr="00591D6B">
              <w:fldChar w:fldCharType="end"/>
            </w:r>
          </w:p>
        </w:tc>
      </w:tr>
      <w:tr w:rsidRPr="002511C7" w:rsidR="00F61010" w:rsidTr="00387B4B">
        <w:trPr>
          <w:trHeight w:val="1110"/>
        </w:trPr>
        <w:tc>
          <w:tcPr>
            <w:tcW w:w="1406" w:type="pct"/>
            <w:tcBorders>
              <w:top w:val="single" w:color="auto" w:sz="8" w:space="0"/>
              <w:bottom w:val="single" w:color="auto" w:sz="4" w:space="0"/>
            </w:tcBorders>
            <w:shd w:val="clear" w:color="auto" w:fill="auto"/>
            <w:vAlign w:val="center"/>
          </w:tcPr>
          <w:p w:rsidRPr="00387B4B" w:rsidR="00F61010" w:rsidP="00387B4B" w:rsidRDefault="00F61010">
            <w:pPr>
              <w:pStyle w:val="af6"/>
              <w:widowControl w:val="0"/>
              <w:spacing w:line="300" w:lineRule="auto"/>
              <w:rPr>
                <w:rStyle w:val="aff1"/>
                <w:b w:val="0"/>
                <w:bCs w:val="0"/>
                <w:color w:val="auto"/>
              </w:rPr>
            </w:pPr>
            <w:r w:rsidRPr="00591D6B">
              <w:rPr>
                <w:rFonts w:hint="eastAsia"/>
              </w:rPr>
              <w:t xml:space="preserve">Source of </w:t>
            </w:r>
            <w:r>
              <w:rPr>
                <w:rFonts w:hint="eastAsia"/>
              </w:rPr>
              <w:t>EHNPS and TDCL from RS are same</w:t>
            </w:r>
          </w:p>
        </w:tc>
        <w:tc>
          <w:tcPr>
            <w:tcW w:w="1797" w:type="pct"/>
            <w:tcBorders>
              <w:top w:val="single" w:color="auto" w:sz="8" w:space="0"/>
            </w:tcBorders>
            <w:shd w:val="clear" w:color="auto" w:fill="auto"/>
            <w:vAlign w:val="center"/>
          </w:tcPr>
          <w:p w:rsidR="00F61010" w:rsidP="00591D6B" w:rsidRDefault="00F61010">
            <w:pPr>
              <w:pStyle w:val="AltB0"/>
            </w:pPr>
            <w:r w:rsidRPr="00591D6B">
              <w:rPr>
                <w:rFonts w:hint="eastAsia"/>
              </w:rPr>
              <w:t>Curr</w:t>
            </w:r>
            <w:r>
              <w:rPr>
                <w:rFonts w:hint="eastAsia"/>
              </w:rPr>
              <w:t>ent metro projects:</w:t>
            </w:r>
          </w:p>
          <w:p w:rsidR="00F61010" w:rsidP="00591D6B" w:rsidRDefault="00F61010">
            <w:pPr>
              <w:pStyle w:val="AltB0"/>
            </w:pPr>
            <w:r>
              <w:rPr>
                <w:rFonts w:hint="eastAsia"/>
              </w:rPr>
              <w:t>-- Can modify e</w:t>
            </w:r>
            <w:r w:rsidRPr="00F61010">
              <w:rPr>
                <w:rFonts w:hint="eastAsia"/>
              </w:rPr>
              <w:t>vacuation</w:t>
            </w:r>
            <w:r>
              <w:rPr>
                <w:rFonts w:hint="eastAsia"/>
              </w:rPr>
              <w:t xml:space="preserve"> s</w:t>
            </w:r>
            <w:r w:rsidRPr="00F61010">
              <w:rPr>
                <w:rFonts w:hint="eastAsia"/>
              </w:rPr>
              <w:t>tation</w:t>
            </w:r>
            <w:r>
              <w:rPr>
                <w:rFonts w:hint="eastAsia"/>
              </w:rPr>
              <w:t xml:space="preserve"> a</w:t>
            </w:r>
            <w:r w:rsidRPr="00F61010">
              <w:rPr>
                <w:rFonts w:hint="eastAsia"/>
              </w:rPr>
              <w:t>rea</w:t>
            </w:r>
            <w:r>
              <w:rPr>
                <w:rFonts w:hint="eastAsia"/>
              </w:rPr>
              <w:t xml:space="preserve"> l</w:t>
            </w:r>
            <w:r w:rsidRPr="00F61010">
              <w:rPr>
                <w:rFonts w:hint="eastAsia"/>
              </w:rPr>
              <w:t xml:space="preserve">ength </w:t>
            </w:r>
            <w:r>
              <w:rPr>
                <w:rFonts w:hint="eastAsia"/>
              </w:rPr>
              <w:t xml:space="preserve">for </w:t>
            </w:r>
            <w:r w:rsidRPr="00F61010">
              <w:rPr>
                <w:rFonts w:hint="eastAsia"/>
              </w:rPr>
              <w:t xml:space="preserve">EWLS </w:t>
            </w:r>
            <w:r>
              <w:rPr>
                <w:rFonts w:hint="eastAsia"/>
              </w:rPr>
              <w:t>to fulfill the project</w:t>
            </w:r>
          </w:p>
          <w:p w:rsidRPr="00591D6B" w:rsidR="00F61010" w:rsidP="00591D6B" w:rsidRDefault="00F61010">
            <w:pPr>
              <w:pStyle w:val="AltB0"/>
            </w:pPr>
            <w:r>
              <w:rPr>
                <w:rFonts w:hint="eastAsia"/>
              </w:rPr>
              <w:t>-- MWTDCL is unnecessary</w:t>
            </w:r>
          </w:p>
        </w:tc>
        <w:tc>
          <w:tcPr>
            <w:tcW w:w="1797" w:type="pct"/>
            <w:vMerge w:val="restart"/>
            <w:tcBorders>
              <w:top w:val="single" w:color="auto" w:sz="8" w:space="0"/>
            </w:tcBorders>
            <w:shd w:val="clear" w:color="auto" w:fill="auto"/>
            <w:vAlign w:val="center"/>
          </w:tcPr>
          <w:p w:rsidR="00F61010" w:rsidP="00F61010" w:rsidRDefault="00F61010">
            <w:pPr>
              <w:pStyle w:val="AltB0"/>
            </w:pPr>
            <w:r w:rsidRPr="00F61010">
              <w:rPr>
                <w:rFonts w:hint="eastAsia"/>
              </w:rPr>
              <w:t>Tramcar project</w:t>
            </w:r>
            <w:r>
              <w:rPr>
                <w:rFonts w:hint="eastAsia"/>
              </w:rPr>
              <w:t xml:space="preserve"> for Ethiopia:</w:t>
            </w:r>
          </w:p>
          <w:p w:rsidRPr="00F61010" w:rsidR="00F61010" w:rsidP="00F61010" w:rsidRDefault="00F61010">
            <w:pPr>
              <w:pStyle w:val="AltB0"/>
            </w:pPr>
            <w:r w:rsidRPr="00F61010">
              <w:rPr>
                <w:rFonts w:hint="eastAsia"/>
              </w:rPr>
              <w:t>-- EWLS</w:t>
            </w:r>
            <w:r>
              <w:rPr>
                <w:rFonts w:hint="eastAsia"/>
              </w:rPr>
              <w:t xml:space="preserve"> is disabled</w:t>
            </w:r>
          </w:p>
          <w:p w:rsidRPr="00591D6B" w:rsidR="00F61010" w:rsidP="00F61010" w:rsidRDefault="00F61010">
            <w:pPr>
              <w:pStyle w:val="AltB0"/>
            </w:pPr>
            <w:r w:rsidRPr="00F61010">
              <w:rPr>
                <w:rFonts w:hint="eastAsia"/>
              </w:rPr>
              <w:t>-- Set MWTDCL according to project</w:t>
            </w:r>
          </w:p>
        </w:tc>
      </w:tr>
      <w:tr w:rsidRPr="002511C7" w:rsidR="00F61010" w:rsidTr="00387B4B">
        <w:trPr>
          <w:trHeight w:val="1100"/>
        </w:trPr>
        <w:tc>
          <w:tcPr>
            <w:tcW w:w="1406" w:type="pct"/>
            <w:tcBorders>
              <w:top w:val="single" w:color="auto" w:sz="4" w:space="0"/>
              <w:bottom w:val="single" w:color="auto" w:sz="4" w:space="0"/>
            </w:tcBorders>
            <w:shd w:val="clear" w:color="auto" w:fill="auto"/>
            <w:vAlign w:val="center"/>
          </w:tcPr>
          <w:p w:rsidRPr="00591D6B" w:rsidR="00F61010" w:rsidP="00387B4B" w:rsidRDefault="00F61010">
            <w:pPr>
              <w:pStyle w:val="af6"/>
              <w:widowControl w:val="0"/>
              <w:spacing w:line="300" w:lineRule="auto"/>
              <w:rPr>
                <w:rStyle w:val="aff1"/>
              </w:rPr>
            </w:pPr>
            <w:r w:rsidRPr="00591D6B">
              <w:rPr>
                <w:rFonts w:hint="eastAsia"/>
              </w:rPr>
              <w:t xml:space="preserve">Source of EHNPS and TDCL </w:t>
            </w:r>
            <w:r>
              <w:rPr>
                <w:rFonts w:hint="eastAsia"/>
              </w:rPr>
              <w:t xml:space="preserve">from RS </w:t>
            </w:r>
            <w:r w:rsidRPr="00591D6B">
              <w:rPr>
                <w:rFonts w:hint="eastAsia"/>
              </w:rPr>
              <w:t>are independent</w:t>
            </w:r>
          </w:p>
        </w:tc>
        <w:tc>
          <w:tcPr>
            <w:tcW w:w="1797" w:type="pct"/>
            <w:tcBorders>
              <w:top w:val="single" w:color="auto" w:sz="4" w:space="0"/>
            </w:tcBorders>
            <w:shd w:val="clear" w:color="auto" w:fill="auto"/>
            <w:vAlign w:val="center"/>
          </w:tcPr>
          <w:p w:rsidR="00F61010" w:rsidP="00591D6B" w:rsidRDefault="00FA0FBB">
            <w:pPr>
              <w:pStyle w:val="AltB0"/>
            </w:pPr>
            <w:r>
              <w:rPr>
                <w:rFonts w:hint="eastAsia"/>
              </w:rPr>
              <w:t>Maybe f</w:t>
            </w:r>
            <w:r w:rsidR="00F61010">
              <w:rPr>
                <w:rFonts w:hint="eastAsia"/>
              </w:rPr>
              <w:t xml:space="preserve">uture </w:t>
            </w:r>
            <w:r>
              <w:rPr>
                <w:rFonts w:hint="eastAsia"/>
              </w:rPr>
              <w:t xml:space="preserve">metro </w:t>
            </w:r>
            <w:r w:rsidR="00F61010">
              <w:rPr>
                <w:rFonts w:hint="eastAsia"/>
              </w:rPr>
              <w:t>project</w:t>
            </w:r>
            <w:r>
              <w:rPr>
                <w:rFonts w:hint="eastAsia"/>
              </w:rPr>
              <w:t>s</w:t>
            </w:r>
            <w:r w:rsidR="00F61010">
              <w:rPr>
                <w:rFonts w:hint="eastAsia"/>
              </w:rPr>
              <w:t>:</w:t>
            </w:r>
          </w:p>
          <w:p w:rsidR="00F61010" w:rsidP="00591D6B" w:rsidRDefault="00F61010">
            <w:pPr>
              <w:pStyle w:val="AltB0"/>
            </w:pPr>
            <w:r>
              <w:rPr>
                <w:rFonts w:hint="eastAsia"/>
              </w:rPr>
              <w:t>-- set EWLS to monitor EHNPS</w:t>
            </w:r>
          </w:p>
          <w:p w:rsidRPr="00591D6B" w:rsidR="00F61010" w:rsidP="00591D6B" w:rsidRDefault="00F61010">
            <w:pPr>
              <w:pStyle w:val="AltB0"/>
            </w:pPr>
            <w:r>
              <w:rPr>
                <w:rFonts w:hint="eastAsia"/>
              </w:rPr>
              <w:t>-- set MWTDCL to monitor TDCL</w:t>
            </w:r>
          </w:p>
        </w:tc>
        <w:tc>
          <w:tcPr>
            <w:tcW w:w="1797" w:type="pct"/>
            <w:vMerge/>
            <w:shd w:val="clear" w:color="auto" w:fill="auto"/>
            <w:vAlign w:val="center"/>
          </w:tcPr>
          <w:p w:rsidRPr="00591D6B" w:rsidR="00F61010" w:rsidP="00F61010" w:rsidRDefault="00F61010">
            <w:pPr>
              <w:pStyle w:val="AltB0"/>
            </w:pPr>
          </w:p>
        </w:tc>
      </w:tr>
    </w:tbl>
    <w:p w:rsidR="0075207E" w:rsidP="00C93484" w:rsidRDefault="0075207E">
      <w:pPr>
        <w:pStyle w:val="Reqtify"/>
      </w:pPr>
    </w:p>
    <w:p w:rsidR="00591D6B" w:rsidP="00C93484" w:rsidRDefault="00591D6B">
      <w:pPr>
        <w:pStyle w:val="Reqtify"/>
      </w:pPr>
    </w:p>
    <w:p w:rsidR="005D2CAB" w:rsidP="005D2CAB" w:rsidRDefault="005D2CAB">
      <w:pPr>
        <w:pStyle w:val="ReqtifyAltR"/>
      </w:pPr>
      <w:r>
        <w:t>[iTC_CC_ATP-SwRS-0</w:t>
      </w:r>
      <w:r>
        <w:rPr>
          <w:rFonts w:hint="eastAsia"/>
        </w:rPr>
        <w:t>79</w:t>
      </w:r>
      <w:r w:rsidR="00C56A6B">
        <w:rPr>
          <w:rFonts w:hint="eastAsia"/>
        </w:rPr>
        <w:t>9</w:t>
      </w:r>
      <w:r>
        <w:t>]</w:t>
      </w:r>
    </w:p>
    <w:p w:rsidR="005D2CAB" w:rsidP="00C93484" w:rsidRDefault="005D2CAB">
      <w:pPr>
        <w:pStyle w:val="Reqtify"/>
      </w:pPr>
      <w:bookmarkStart w:name="InhibitProtectionMovingWithoutTDCL" w:id="10665"/>
      <w:r w:rsidRPr="00990C1E">
        <w:rPr>
          <w:rStyle w:val="aff2"/>
          <w:rFonts w:hint="eastAsia"/>
        </w:rPr>
        <w:t>InhibitProtectionMovingWithoutTDCL</w:t>
      </w:r>
      <w:bookmarkEnd w:id="10665"/>
      <w:r>
        <w:rPr>
          <w:rFonts w:hint="eastAsia"/>
        </w:rPr>
        <w:t>，禁止监控非开门授权情况下车门打开的情形。</w:t>
      </w:r>
    </w:p>
    <w:p w:rsidR="005D2CAB" w:rsidP="00C93484" w:rsidRDefault="005D2CAB">
      <w:pPr>
        <w:pStyle w:val="Reqtify"/>
      </w:pPr>
      <w:r>
        <w:rPr>
          <w:rFonts w:hint="eastAsia"/>
        </w:rPr>
        <w:t>ATP shall not monitor the status of train doors</w:t>
      </w:r>
      <w:r w:rsidR="00990C1E">
        <w:rPr>
          <w:rFonts w:hint="eastAsia"/>
        </w:rPr>
        <w:t xml:space="preserve"> open</w:t>
      </w:r>
      <w:r>
        <w:rPr>
          <w:rFonts w:hint="eastAsia"/>
        </w:rPr>
        <w:t xml:space="preserve"> without door opening enable if </w:t>
      </w:r>
      <w:hyperlink w:history="1" w:anchor="InhibitProtectionMovingWithoutTDCL">
        <w:r w:rsidRPr="00990C1E" w:rsidR="00990C1E">
          <w:rPr>
            <w:rStyle w:val="ac"/>
            <w:rFonts w:hint="eastAsia"/>
          </w:rPr>
          <w:t>InhibitProtectionMovingWithoutTDCL</w:t>
        </w:r>
      </w:hyperlink>
      <w:r>
        <w:rPr>
          <w:rFonts w:hint="eastAsia"/>
        </w:rPr>
        <w:t xml:space="preserve"> is selected.</w:t>
      </w:r>
    </w:p>
    <w:p w:rsidR="005D2CAB" w:rsidP="005D2CAB" w:rsidRDefault="005D2CAB">
      <w:pPr>
        <w:pStyle w:val="af7"/>
      </w:pPr>
      <w:r>
        <w:t xml:space="preserve">def </w:t>
      </w:r>
      <w:hyperlink w:history="1" w:anchor="InhibitProtectionMovingWithoutTDCL">
        <w:r w:rsidRPr="00990C1E" w:rsidR="00990C1E">
          <w:rPr>
            <w:rStyle w:val="ac"/>
            <w:rFonts w:hint="eastAsia"/>
          </w:rPr>
          <w:t>InhibitProtectionMovingWithoutTDCL</w:t>
        </w:r>
      </w:hyperlink>
      <w:r w:rsidRPr="005D2CAB">
        <w:t>(</w:t>
      </w:r>
      <w:r>
        <w:t>k</w:t>
      </w:r>
      <w:r w:rsidRPr="005D2CAB">
        <w:t>)</w:t>
      </w:r>
      <w:r>
        <w:t>:</w:t>
      </w:r>
    </w:p>
    <w:p w:rsidRPr="005D2CAB" w:rsidR="005D2CAB" w:rsidP="005D2CAB" w:rsidRDefault="005D2CAB">
      <w:pPr>
        <w:pStyle w:val="af7"/>
      </w:pPr>
      <w:r>
        <w:t xml:space="preserve">    return </w:t>
      </w:r>
      <w:r w:rsidRPr="00990C1E">
        <w:rPr>
          <w:i w:val="0"/>
        </w:rPr>
        <w:t>Offline.</w:t>
      </w:r>
      <w:hyperlink w:history="1" w:anchor="GetInhibitProtectionMovingWithoutTDCL">
        <w:r w:rsidRPr="00990C1E">
          <w:rPr>
            <w:rStyle w:val="ac"/>
            <w:rFonts w:hint="eastAsia"/>
          </w:rPr>
          <w:t>Get</w:t>
        </w:r>
        <w:r w:rsidRPr="00990C1E" w:rsidR="00990C1E">
          <w:rPr>
            <w:rStyle w:val="ac"/>
            <w:rFonts w:hint="eastAsia"/>
          </w:rPr>
          <w:t>InhibitProtectionMovingWithoutTDCL</w:t>
        </w:r>
      </w:hyperlink>
      <w:r w:rsidRPr="00990C1E">
        <w:rPr>
          <w:i w:val="0"/>
        </w:rPr>
        <w:t>(k)</w:t>
      </w:r>
      <w:r w:rsidDel="002E46E9">
        <w:t xml:space="preserve"> </w:t>
      </w:r>
    </w:p>
    <w:p w:rsidRPr="008A1414" w:rsidR="005D2CAB" w:rsidP="005D2CAB" w:rsidRDefault="005D2CAB">
      <w:pPr>
        <w:pStyle w:val="ReqtifyAltQ"/>
      </w:pPr>
      <w:r w:rsidRPr="008A1414">
        <w:t>#Category=Functional</w:t>
      </w:r>
    </w:p>
    <w:p w:rsidRPr="008A1414" w:rsidR="005D2CAB" w:rsidP="005D2CAB" w:rsidRDefault="005D2CAB">
      <w:pPr>
        <w:pStyle w:val="ReqtifyAltQ"/>
      </w:pPr>
      <w:r w:rsidRPr="008A1414">
        <w:t>#Contribution</w:t>
      </w:r>
      <w:r>
        <w:t>=SIL4</w:t>
      </w:r>
    </w:p>
    <w:p w:rsidR="009328EA" w:rsidP="005D2CAB" w:rsidRDefault="005D2CAB">
      <w:pPr>
        <w:pStyle w:val="ReqtifyAltQ"/>
        <w:rPr>
          <w:ins w:author="常鸣" w:date="2014-07-03T14:27:00Z" w:id="10666"/>
        </w:rPr>
      </w:pPr>
      <w:del w:author="常鸣" w:date="2014-07-03T14:27:00Z" w:id="10667">
        <w:r w:rsidRPr="008A1414" w:rsidDel="009328EA">
          <w:delText>#S</w:delText>
        </w:r>
      </w:del>
      <w:ins w:author="常鸣" w:date="2014-07-03T14:27:00Z" w:id="10668">
        <w:r w:rsidR="009328EA">
          <w:t>#Allocation=ATP Software</w:t>
        </w:r>
      </w:ins>
      <w:ins w:author="常鸣" w:date="2014-07-03T15:04:00Z" w:id="10669">
        <w:r w:rsidR="006D51C2">
          <w:rPr>
            <w:rFonts w:hint="eastAsia"/>
          </w:rPr>
          <w:t>, Vital Embedded Setting</w:t>
        </w:r>
      </w:ins>
    </w:p>
    <w:p w:rsidRPr="008A1414" w:rsidR="005D2CAB" w:rsidP="005D2CAB" w:rsidRDefault="009328EA">
      <w:pPr>
        <w:pStyle w:val="ReqtifyAltQ"/>
      </w:pPr>
      <w:ins w:author="常鸣" w:date="2014-07-03T14:27:00Z" w:id="10670">
        <w:r>
          <w:t>#S</w:t>
        </w:r>
      </w:ins>
      <w:r w:rsidRPr="008A1414" w:rsidR="005D2CAB">
        <w:t>ource=</w:t>
      </w:r>
      <w:ins w:author="常鸣" w:date="2014-06-26T17:55:00Z" w:id="10671">
        <w:r w:rsidR="00B23293">
          <w:rPr>
            <w:rFonts w:hint="eastAsia"/>
          </w:rPr>
          <w:t>[iTC_CC-SyAD-1441]</w:t>
        </w:r>
      </w:ins>
    </w:p>
    <w:p w:rsidRPr="008A1414" w:rsidR="005D2CAB" w:rsidP="005D2CAB" w:rsidRDefault="005D2CAB">
      <w:pPr>
        <w:pStyle w:val="ReqtifyAltQ"/>
      </w:pPr>
      <w:r w:rsidRPr="008A1414">
        <w:t>[End]</w:t>
      </w:r>
    </w:p>
    <w:p w:rsidR="001E2016" w:rsidP="00C93484" w:rsidRDefault="001E2016">
      <w:pPr>
        <w:pStyle w:val="Reqtify"/>
      </w:pPr>
    </w:p>
    <w:p w:rsidRPr="005D2CAB" w:rsidR="005D2CAB" w:rsidP="00C93484" w:rsidRDefault="005D2CAB">
      <w:pPr>
        <w:pStyle w:val="Reqtify"/>
      </w:pPr>
    </w:p>
    <w:p w:rsidR="005D2CAB" w:rsidP="005D2CAB" w:rsidRDefault="005D2CAB">
      <w:pPr>
        <w:pStyle w:val="ReqtifyAltR"/>
      </w:pPr>
      <w:r>
        <w:t>[iTC_CC_ATP-SwRS-0</w:t>
      </w:r>
      <w:r w:rsidR="00C56A6B">
        <w:rPr>
          <w:rFonts w:hint="eastAsia"/>
        </w:rPr>
        <w:t>800</w:t>
      </w:r>
      <w:r>
        <w:t>]</w:t>
      </w:r>
    </w:p>
    <w:p w:rsidR="005D2CAB" w:rsidP="00C93484" w:rsidRDefault="005D2CAB">
      <w:pPr>
        <w:pStyle w:val="Reqtify"/>
      </w:pPr>
      <w:bookmarkStart w:name="NoDangerForMovingWithoutTDCL" w:id="10672"/>
      <w:r w:rsidRPr="00990C1E">
        <w:rPr>
          <w:rStyle w:val="aff2"/>
          <w:rFonts w:hint="eastAsia"/>
        </w:rPr>
        <w:lastRenderedPageBreak/>
        <w:t>NoDangerForMovingWithoutTDCL</w:t>
      </w:r>
      <w:bookmarkEnd w:id="10672"/>
      <w:r>
        <w:rPr>
          <w:rFonts w:hint="eastAsia"/>
        </w:rPr>
        <w:t>，监控非授权开门状态下车门打开</w:t>
      </w:r>
    </w:p>
    <w:p w:rsidRPr="002F2343" w:rsidR="005D2CAB" w:rsidP="005D2CAB" w:rsidRDefault="005D2CAB">
      <w:pPr>
        <w:pStyle w:val="af7"/>
      </w:pPr>
      <w:r w:rsidRPr="002F2343">
        <w:t xml:space="preserve">def </w:t>
      </w:r>
      <w:hyperlink w:history="1" w:anchor="NoDangerForMovingWithoutTDCL">
        <w:r w:rsidRPr="00990C1E" w:rsidR="00990C1E">
          <w:rPr>
            <w:rStyle w:val="ac"/>
            <w:rFonts w:hint="eastAsia"/>
          </w:rPr>
          <w:t>NoDangerForMovingWithoutTDCL</w:t>
        </w:r>
      </w:hyperlink>
      <w:r w:rsidRPr="002F2343">
        <w:t>(k):</w:t>
      </w:r>
    </w:p>
    <w:p w:rsidR="00AD1545" w:rsidP="005D2CAB" w:rsidRDefault="005D2CAB">
      <w:pPr>
        <w:pStyle w:val="af7"/>
      </w:pPr>
      <w:r w:rsidRPr="002F2343">
        <w:t xml:space="preserve">    return (</w:t>
      </w:r>
      <w:hyperlink w:history="1" w:anchor="AllTrainDoorsClosedAndLocked">
        <w:r>
          <w:rPr>
            <w:rStyle w:val="ac"/>
          </w:rPr>
          <w:t>AllTrainDoorsClosedAndLocked</w:t>
        </w:r>
      </w:hyperlink>
      <w:r w:rsidRPr="002F2343">
        <w:t>(k)</w:t>
      </w:r>
    </w:p>
    <w:p w:rsidRPr="002F2343" w:rsidR="005D2CAB" w:rsidP="005D2CAB" w:rsidRDefault="00AD1545">
      <w:pPr>
        <w:pStyle w:val="af7"/>
      </w:pPr>
      <w:r>
        <w:rPr>
          <w:rFonts w:hint="eastAsia"/>
        </w:rPr>
        <w:t xml:space="preserve">    </w:t>
      </w:r>
      <w:r w:rsidR="00990C1E">
        <w:rPr>
          <w:rFonts w:hint="eastAsia"/>
        </w:rPr>
        <w:t xml:space="preserve"> </w:t>
      </w:r>
      <w:r>
        <w:rPr>
          <w:rFonts w:hint="eastAsia"/>
        </w:rPr>
        <w:t xml:space="preserve">       or </w:t>
      </w:r>
      <w:hyperlink w:history="1" w:anchor="TrainFilteredStopped">
        <w:r w:rsidRPr="00AD1545">
          <w:rPr>
            <w:rStyle w:val="ac"/>
            <w:rFonts w:hint="eastAsia"/>
          </w:rPr>
          <w:t>TrainFilteredStopped</w:t>
        </w:r>
      </w:hyperlink>
      <w:r>
        <w:rPr>
          <w:rFonts w:hint="eastAsia"/>
        </w:rPr>
        <w:t>(k)</w:t>
      </w:r>
    </w:p>
    <w:p w:rsidR="00990C1E" w:rsidP="00990C1E" w:rsidRDefault="005D2CAB">
      <w:pPr>
        <w:pStyle w:val="af7"/>
      </w:pPr>
      <w:r w:rsidRPr="002F2343">
        <w:t xml:space="preserve">            or</w:t>
      </w:r>
      <w:r w:rsidR="00990C1E">
        <w:rPr>
          <w:rFonts w:hint="eastAsia"/>
        </w:rPr>
        <w:t xml:space="preserve"> </w:t>
      </w:r>
      <w:hyperlink w:history="1" w:anchor="EnableDoorOpening_A">
        <w:r w:rsidR="00990C1E">
          <w:rPr>
            <w:rStyle w:val="ac"/>
          </w:rPr>
          <w:t>EnableDoorOpening_A</w:t>
        </w:r>
      </w:hyperlink>
      <w:r w:rsidRPr="002F2343" w:rsidR="00990C1E">
        <w:t>(k)</w:t>
      </w:r>
    </w:p>
    <w:p w:rsidRPr="005D2CAB" w:rsidR="005D2CAB" w:rsidP="00990C1E" w:rsidRDefault="00990C1E">
      <w:pPr>
        <w:pStyle w:val="af7"/>
      </w:pPr>
      <w:r>
        <w:rPr>
          <w:rFonts w:hint="eastAsia"/>
        </w:rPr>
        <w:t xml:space="preserve">            or </w:t>
      </w:r>
      <w:hyperlink w:history="1" w:anchor="EnableDoorOpening_B">
        <w:r>
          <w:rPr>
            <w:rStyle w:val="ac"/>
          </w:rPr>
          <w:t>EnableDoorOpening_B</w:t>
        </w:r>
      </w:hyperlink>
      <w:r w:rsidRPr="002F2343">
        <w:t>(k)</w:t>
      </w:r>
      <w:r w:rsidRPr="002F2343" w:rsidR="005D2CAB">
        <w:t>)</w:t>
      </w:r>
    </w:p>
    <w:p w:rsidRPr="008A1414" w:rsidR="005D2CAB" w:rsidP="005D2CAB" w:rsidRDefault="005D2CAB">
      <w:pPr>
        <w:pStyle w:val="ReqtifyAltQ"/>
      </w:pPr>
      <w:r w:rsidRPr="008A1414">
        <w:t>#Category=Functional</w:t>
      </w:r>
    </w:p>
    <w:p w:rsidRPr="008A1414" w:rsidR="005D2CAB" w:rsidP="005D2CAB" w:rsidRDefault="005D2CAB">
      <w:pPr>
        <w:pStyle w:val="ReqtifyAltQ"/>
      </w:pPr>
      <w:r w:rsidRPr="008A1414">
        <w:t>#Contribution</w:t>
      </w:r>
      <w:r>
        <w:t>=SIL4</w:t>
      </w:r>
    </w:p>
    <w:p w:rsidR="009328EA" w:rsidP="005D2CAB" w:rsidRDefault="005D2CAB">
      <w:pPr>
        <w:pStyle w:val="ReqtifyAltQ"/>
        <w:rPr>
          <w:ins w:author="常鸣" w:date="2014-07-03T14:27:00Z" w:id="10673"/>
        </w:rPr>
      </w:pPr>
      <w:del w:author="常鸣" w:date="2014-07-03T14:27:00Z" w:id="10674">
        <w:r w:rsidRPr="008A1414" w:rsidDel="009328EA">
          <w:delText>#S</w:delText>
        </w:r>
      </w:del>
      <w:ins w:author="常鸣" w:date="2014-07-03T14:27:00Z" w:id="10675">
        <w:r w:rsidR="009328EA">
          <w:t>#Allocation=ATP Software</w:t>
        </w:r>
      </w:ins>
    </w:p>
    <w:p w:rsidRPr="008A1414" w:rsidR="005D2CAB" w:rsidP="005D2CAB" w:rsidRDefault="009328EA">
      <w:pPr>
        <w:pStyle w:val="ReqtifyAltQ"/>
      </w:pPr>
      <w:ins w:author="常鸣" w:date="2014-07-03T14:27:00Z" w:id="10676">
        <w:r>
          <w:t>#S</w:t>
        </w:r>
      </w:ins>
      <w:r w:rsidRPr="008A1414" w:rsidR="005D2CAB">
        <w:t>ource=</w:t>
      </w:r>
      <w:ins w:author="常鸣" w:date="2014-06-26T17:55:00Z" w:id="10677">
        <w:r w:rsidR="00B23293">
          <w:rPr>
            <w:rFonts w:hint="eastAsia"/>
          </w:rPr>
          <w:t>[iTC_CC-SyAD-1441]</w:t>
        </w:r>
      </w:ins>
    </w:p>
    <w:p w:rsidRPr="008A1414" w:rsidR="005D2CAB" w:rsidP="005D2CAB" w:rsidRDefault="005D2CAB">
      <w:pPr>
        <w:pStyle w:val="ReqtifyAltQ"/>
      </w:pPr>
      <w:r w:rsidRPr="008A1414">
        <w:t>[End]</w:t>
      </w:r>
    </w:p>
    <w:p w:rsidR="005D2CAB" w:rsidP="00C93484" w:rsidRDefault="005D2CAB">
      <w:pPr>
        <w:pStyle w:val="Reqtify"/>
      </w:pPr>
    </w:p>
    <w:p w:rsidR="005D2CAB" w:rsidP="00C93484" w:rsidRDefault="005D2CAB">
      <w:pPr>
        <w:pStyle w:val="Reqtify"/>
      </w:pPr>
    </w:p>
    <w:p w:rsidR="005D2CAB" w:rsidP="005D2CAB" w:rsidRDefault="005D2CAB">
      <w:pPr>
        <w:pStyle w:val="ReqtifyAltR"/>
      </w:pPr>
      <w:r>
        <w:t>[iTC_CC_ATP-SwRS-0</w:t>
      </w:r>
      <w:r w:rsidR="00C56A6B">
        <w:rPr>
          <w:rFonts w:hint="eastAsia"/>
        </w:rPr>
        <w:t>801</w:t>
      </w:r>
      <w:r>
        <w:t>]</w:t>
      </w:r>
    </w:p>
    <w:p w:rsidR="005D2CAB" w:rsidP="00C93484" w:rsidRDefault="005D2CAB">
      <w:pPr>
        <w:pStyle w:val="Reqtify"/>
      </w:pPr>
      <w:bookmarkStart w:name="EBforMovingWithoutTDCL" w:id="10678"/>
      <w:r w:rsidRPr="00990C1E">
        <w:rPr>
          <w:rStyle w:val="aff2"/>
          <w:rFonts w:hint="eastAsia"/>
        </w:rPr>
        <w:t>EBforMovingWithoutTDCL</w:t>
      </w:r>
      <w:bookmarkEnd w:id="10678"/>
      <w:r>
        <w:rPr>
          <w:rFonts w:hint="eastAsia"/>
        </w:rPr>
        <w:t>，禁止监控非开门授权情况下车门打开的情形。</w:t>
      </w:r>
    </w:p>
    <w:p w:rsidR="00990C1E" w:rsidP="00990C1E" w:rsidRDefault="00990C1E">
      <w:pPr>
        <w:pStyle w:val="af7"/>
      </w:pPr>
      <w:r>
        <w:t xml:space="preserve">def </w:t>
      </w:r>
      <w:hyperlink w:history="1" w:anchor="EBforMovingWithoutTDCL">
        <w:r w:rsidRPr="00990C1E">
          <w:rPr>
            <w:rStyle w:val="ac"/>
            <w:rFonts w:hint="eastAsia"/>
          </w:rPr>
          <w:t>EBforMovingWithoutTDCL</w:t>
        </w:r>
      </w:hyperlink>
      <w:r>
        <w:t>(k):</w:t>
      </w:r>
    </w:p>
    <w:p w:rsidR="00990C1E" w:rsidP="00990C1E" w:rsidRDefault="00990C1E">
      <w:pPr>
        <w:pStyle w:val="af7"/>
      </w:pPr>
      <w:r>
        <w:t xml:space="preserve">    return (not </w:t>
      </w:r>
      <w:hyperlink w:history="1" w:anchor="NoDangerForMovingWithoutTDCL">
        <w:r w:rsidRPr="00990C1E">
          <w:rPr>
            <w:rStyle w:val="ac"/>
            <w:rFonts w:hint="eastAsia"/>
          </w:rPr>
          <w:t>NoDangerForMovingWithoutTDCL</w:t>
        </w:r>
      </w:hyperlink>
      <w:r>
        <w:t>(k)</w:t>
      </w:r>
    </w:p>
    <w:p w:rsidR="00990C1E" w:rsidP="00990C1E" w:rsidRDefault="00990C1E">
      <w:pPr>
        <w:pStyle w:val="af7"/>
      </w:pPr>
      <w:r>
        <w:t xml:space="preserve">            and not </w:t>
      </w:r>
      <w:hyperlink w:history="1" w:anchor="InhibitProtectionMovingWithoutTDCL">
        <w:r w:rsidRPr="00990C1E">
          <w:rPr>
            <w:rStyle w:val="ac"/>
            <w:rFonts w:hint="eastAsia"/>
          </w:rPr>
          <w:t>InhibitProtectionMovingWithoutTDCL</w:t>
        </w:r>
      </w:hyperlink>
      <w:r>
        <w:t>(k))</w:t>
      </w:r>
    </w:p>
    <w:p w:rsidRPr="008A1414" w:rsidR="005D2CAB" w:rsidP="005D2CAB" w:rsidRDefault="005D2CAB">
      <w:pPr>
        <w:pStyle w:val="ReqtifyAltQ"/>
      </w:pPr>
      <w:r w:rsidRPr="008A1414">
        <w:t>#Category=Functional</w:t>
      </w:r>
    </w:p>
    <w:p w:rsidRPr="008A1414" w:rsidR="005D2CAB" w:rsidP="005D2CAB" w:rsidRDefault="005D2CAB">
      <w:pPr>
        <w:pStyle w:val="ReqtifyAltQ"/>
      </w:pPr>
      <w:r w:rsidRPr="008A1414">
        <w:t>#Contribution</w:t>
      </w:r>
      <w:r>
        <w:t>=SIL4</w:t>
      </w:r>
    </w:p>
    <w:p w:rsidR="009328EA" w:rsidP="005D2CAB" w:rsidRDefault="005D2CAB">
      <w:pPr>
        <w:pStyle w:val="ReqtifyAltQ"/>
        <w:rPr>
          <w:ins w:author="常鸣" w:date="2014-07-03T14:27:00Z" w:id="10679"/>
        </w:rPr>
      </w:pPr>
      <w:del w:author="常鸣" w:date="2014-07-03T14:27:00Z" w:id="10680">
        <w:r w:rsidRPr="008A1414" w:rsidDel="009328EA">
          <w:delText>#S</w:delText>
        </w:r>
      </w:del>
      <w:ins w:author="常鸣" w:date="2014-07-03T14:27:00Z" w:id="10681">
        <w:r w:rsidR="009328EA">
          <w:t>#Allocation=ATP Software</w:t>
        </w:r>
      </w:ins>
    </w:p>
    <w:p w:rsidRPr="008A1414" w:rsidR="005D2CAB" w:rsidP="005D2CAB" w:rsidRDefault="009328EA">
      <w:pPr>
        <w:pStyle w:val="ReqtifyAltQ"/>
      </w:pPr>
      <w:ins w:author="常鸣" w:date="2014-07-03T14:27:00Z" w:id="10682">
        <w:r>
          <w:t>#S</w:t>
        </w:r>
      </w:ins>
      <w:r w:rsidRPr="008A1414" w:rsidR="005D2CAB">
        <w:t>ource=</w:t>
      </w:r>
      <w:ins w:author="常鸣" w:date="2014-06-26T17:55:00Z" w:id="10683">
        <w:r w:rsidR="00B23293">
          <w:rPr>
            <w:rFonts w:hint="eastAsia"/>
          </w:rPr>
          <w:t>[iTC_CC-SyAD-1441]</w:t>
        </w:r>
      </w:ins>
    </w:p>
    <w:p w:rsidRPr="008A1414" w:rsidR="005D2CAB" w:rsidP="005D2CAB" w:rsidRDefault="005D2CAB">
      <w:pPr>
        <w:pStyle w:val="ReqtifyAltQ"/>
      </w:pPr>
      <w:r w:rsidRPr="008A1414">
        <w:t>[End]</w:t>
      </w:r>
    </w:p>
    <w:p w:rsidR="005D2CAB" w:rsidP="00C93484" w:rsidRDefault="005D2CAB">
      <w:pPr>
        <w:pStyle w:val="Reqtify"/>
      </w:pPr>
    </w:p>
    <w:p w:rsidR="005D2CAB" w:rsidP="00C93484" w:rsidRDefault="005D2CAB">
      <w:pPr>
        <w:pStyle w:val="Reqtify"/>
      </w:pPr>
    </w:p>
    <w:p w:rsidR="003439CA" w:rsidP="0012674A" w:rsidRDefault="003439CA">
      <w:pPr>
        <w:pStyle w:val="4"/>
      </w:pPr>
      <w:r>
        <w:rPr>
          <w:rFonts w:hint="eastAsia"/>
        </w:rPr>
        <w:t>PSD</w:t>
      </w:r>
      <w:r w:rsidR="008A290A">
        <w:rPr>
          <w:rFonts w:hint="eastAsia"/>
        </w:rPr>
        <w:t xml:space="preserve"> </w:t>
      </w:r>
      <w:r>
        <w:rPr>
          <w:rFonts w:hint="eastAsia"/>
        </w:rPr>
        <w:t>status monitoring</w:t>
      </w:r>
    </w:p>
    <w:p w:rsidR="003439CA" w:rsidP="00C93484" w:rsidRDefault="003439CA">
      <w:pPr>
        <w:pStyle w:val="Reqtify"/>
      </w:pPr>
      <w:r>
        <w:rPr>
          <w:rFonts w:hint="eastAsia"/>
        </w:rPr>
        <w:t>在非</w:t>
      </w:r>
      <w:r>
        <w:rPr>
          <w:rFonts w:hint="eastAsia"/>
        </w:rPr>
        <w:t>RM</w:t>
      </w:r>
      <w:r>
        <w:rPr>
          <w:rFonts w:hint="eastAsia"/>
        </w:rPr>
        <w:t>模式，或</w:t>
      </w:r>
      <w:r>
        <w:rPr>
          <w:rFonts w:hint="eastAsia"/>
        </w:rPr>
        <w:t>BLOCK</w:t>
      </w:r>
      <w:r>
        <w:rPr>
          <w:rFonts w:hint="eastAsia"/>
        </w:rPr>
        <w:t>模式要求与</w:t>
      </w:r>
      <w:r>
        <w:rPr>
          <w:rFonts w:hint="eastAsia"/>
        </w:rPr>
        <w:t>PSD</w:t>
      </w:r>
      <w:r>
        <w:rPr>
          <w:rFonts w:hint="eastAsia"/>
        </w:rPr>
        <w:t>进行通信的条件下，</w:t>
      </w:r>
      <w:r>
        <w:rPr>
          <w:rFonts w:hint="eastAsia"/>
        </w:rPr>
        <w:t xml:space="preserve"> ATP</w:t>
      </w:r>
      <w:r>
        <w:rPr>
          <w:rFonts w:hint="eastAsia"/>
        </w:rPr>
        <w:t>应当确保在</w:t>
      </w:r>
      <w:r>
        <w:rPr>
          <w:rFonts w:hint="eastAsia"/>
        </w:rPr>
        <w:t>PSD</w:t>
      </w:r>
      <w:r>
        <w:rPr>
          <w:rFonts w:hint="eastAsia"/>
        </w:rPr>
        <w:t>开启，或者发送</w:t>
      </w:r>
      <w:r>
        <w:rPr>
          <w:rFonts w:hint="eastAsia"/>
        </w:rPr>
        <w:t>PSD</w:t>
      </w:r>
      <w:r>
        <w:rPr>
          <w:rFonts w:hint="eastAsia"/>
        </w:rPr>
        <w:t>开启命令时，列车不能发生运动，否则将触发</w:t>
      </w:r>
      <w:r>
        <w:rPr>
          <w:rFonts w:hint="eastAsia"/>
        </w:rPr>
        <w:t>EB</w:t>
      </w:r>
      <w:r>
        <w:rPr>
          <w:rFonts w:hint="eastAsia"/>
        </w:rPr>
        <w:t>。</w:t>
      </w:r>
    </w:p>
    <w:p w:rsidRPr="00D424B1" w:rsidR="003439CA" w:rsidP="00C93484" w:rsidRDefault="003439CA">
      <w:pPr>
        <w:pStyle w:val="Reqtify"/>
      </w:pPr>
      <w:r w:rsidRPr="00D424B1">
        <w:rPr>
          <w:rFonts w:hint="eastAsia"/>
        </w:rPr>
        <w:t>In the non-RM mode,</w:t>
      </w:r>
      <w:r w:rsidR="00397BD9">
        <w:rPr>
          <w:rFonts w:hint="eastAsia"/>
        </w:rPr>
        <w:t xml:space="preserve"> or </w:t>
      </w:r>
      <w:r w:rsidRPr="00D424B1">
        <w:rPr>
          <w:rFonts w:hint="eastAsia"/>
        </w:rPr>
        <w:t>in block mode</w:t>
      </w:r>
      <w:r>
        <w:rPr>
          <w:rFonts w:hint="eastAsia"/>
        </w:rPr>
        <w:t xml:space="preserve"> with</w:t>
      </w:r>
      <w:r w:rsidRPr="00D424B1">
        <w:rPr>
          <w:rFonts w:hint="eastAsia"/>
        </w:rPr>
        <w:t xml:space="preserve"> PSD</w:t>
      </w:r>
      <w:r>
        <w:rPr>
          <w:rFonts w:hint="eastAsia"/>
        </w:rPr>
        <w:t xml:space="preserve"> communication</w:t>
      </w:r>
      <w:r w:rsidRPr="00D424B1">
        <w:rPr>
          <w:rFonts w:hint="eastAsia"/>
        </w:rPr>
        <w:t xml:space="preserve">, ATP </w:t>
      </w:r>
      <w:r>
        <w:rPr>
          <w:rFonts w:hint="eastAsia"/>
        </w:rPr>
        <w:t>shall</w:t>
      </w:r>
      <w:r w:rsidRPr="00D424B1">
        <w:rPr>
          <w:rFonts w:hint="eastAsia"/>
        </w:rPr>
        <w:t xml:space="preserve"> </w:t>
      </w:r>
      <w:r w:rsidRPr="00D424B1">
        <w:t>guarantee</w:t>
      </w:r>
      <w:r w:rsidRPr="00D424B1">
        <w:rPr>
          <w:rFonts w:hint="eastAsia"/>
        </w:rPr>
        <w:t xml:space="preserve"> the train </w:t>
      </w:r>
      <w:r w:rsidRPr="00D424B1">
        <w:t>cannot</w:t>
      </w:r>
      <w:r>
        <w:rPr>
          <w:rFonts w:hint="eastAsia"/>
        </w:rPr>
        <w:t xml:space="preserve"> move while the PSD has opened</w:t>
      </w:r>
      <w:r w:rsidR="00397BD9">
        <w:rPr>
          <w:rFonts w:hint="eastAsia"/>
        </w:rPr>
        <w:t xml:space="preserve"> or </w:t>
      </w:r>
      <w:r>
        <w:rPr>
          <w:rFonts w:hint="eastAsia"/>
        </w:rPr>
        <w:t xml:space="preserve">the </w:t>
      </w:r>
      <w:r w:rsidRPr="00D424B1">
        <w:rPr>
          <w:rFonts w:hint="eastAsia"/>
        </w:rPr>
        <w:t xml:space="preserve">opening PSD </w:t>
      </w:r>
      <w:r>
        <w:rPr>
          <w:rFonts w:hint="eastAsia"/>
        </w:rPr>
        <w:t>order is sending</w:t>
      </w:r>
      <w:r w:rsidRPr="00D424B1">
        <w:rPr>
          <w:rFonts w:hint="eastAsia"/>
        </w:rPr>
        <w:t xml:space="preserve">. </w:t>
      </w:r>
      <w:r w:rsidRPr="00D424B1">
        <w:t>Oth</w:t>
      </w:r>
      <w:r>
        <w:t>erwise,</w:t>
      </w:r>
      <w:r>
        <w:rPr>
          <w:rFonts w:hint="eastAsia"/>
        </w:rPr>
        <w:t xml:space="preserve"> ATP shall trigger EB.</w:t>
      </w:r>
    </w:p>
    <w:p w:rsidR="003439CA" w:rsidP="00C93484" w:rsidRDefault="003439CA">
      <w:pPr>
        <w:pStyle w:val="Reqtify"/>
      </w:pPr>
    </w:p>
    <w:p w:rsidR="003439CA" w:rsidP="00704491" w:rsidRDefault="003439CA">
      <w:pPr>
        <w:pStyle w:val="ReqtifyAltR"/>
      </w:pPr>
      <w:r>
        <w:t>[iTC_CC_ATP-SwRS-0</w:t>
      </w:r>
      <w:r>
        <w:rPr>
          <w:rFonts w:hint="eastAsia"/>
        </w:rPr>
        <w:t>341</w:t>
      </w:r>
      <w:r>
        <w:t>]</w:t>
      </w:r>
    </w:p>
    <w:p w:rsidR="003439CA" w:rsidP="00C93484" w:rsidRDefault="00C64E92">
      <w:pPr>
        <w:pStyle w:val="Reqtify"/>
      </w:pPr>
      <w:bookmarkStart w:name="InhibitControlPSDstatus" w:id="10684"/>
      <w:r w:rsidRPr="00BF4172">
        <w:rPr>
          <w:rStyle w:val="aff2"/>
          <w:bCs w:val="0"/>
          <w:iCs w:val="0"/>
        </w:rPr>
        <w:t>InhibitControlPSDstatus</w:t>
      </w:r>
      <w:bookmarkEnd w:id="10684"/>
      <w:r w:rsidR="003439CA">
        <w:rPr>
          <w:rFonts w:hint="eastAsia"/>
        </w:rPr>
        <w:t>，</w:t>
      </w:r>
      <w:r w:rsidR="003B3FD2">
        <w:rPr>
          <w:rFonts w:hint="eastAsia"/>
        </w:rPr>
        <w:t>项目可配置</w:t>
      </w:r>
      <w:r w:rsidR="003439CA">
        <w:rPr>
          <w:rFonts w:hint="eastAsia"/>
        </w:rPr>
        <w:t>不监控</w:t>
      </w:r>
      <w:r w:rsidR="003439CA">
        <w:rPr>
          <w:rFonts w:hint="eastAsia"/>
        </w:rPr>
        <w:t>PSD</w:t>
      </w:r>
      <w:r w:rsidR="003439CA">
        <w:rPr>
          <w:rFonts w:hint="eastAsia"/>
        </w:rPr>
        <w:t>状态</w:t>
      </w:r>
      <w:r w:rsidR="003B3FD2">
        <w:rPr>
          <w:rFonts w:hint="eastAsia"/>
        </w:rPr>
        <w:t>的条件</w:t>
      </w:r>
      <w:r w:rsidR="003439CA">
        <w:rPr>
          <w:rFonts w:hint="eastAsia"/>
        </w:rPr>
        <w:t>。</w:t>
      </w:r>
    </w:p>
    <w:p w:rsidR="003439CA" w:rsidP="00C93484" w:rsidRDefault="003B3FD2">
      <w:pPr>
        <w:pStyle w:val="Reqtify"/>
      </w:pPr>
      <w:r>
        <w:rPr>
          <w:rFonts w:hint="eastAsia"/>
        </w:rPr>
        <w:t>The c</w:t>
      </w:r>
      <w:r w:rsidR="003439CA">
        <w:rPr>
          <w:rFonts w:hint="eastAsia"/>
        </w:rPr>
        <w:t xml:space="preserve">onditions ATP </w:t>
      </w:r>
      <w:r>
        <w:rPr>
          <w:rFonts w:hint="eastAsia"/>
        </w:rPr>
        <w:t xml:space="preserve">does </w:t>
      </w:r>
      <w:r w:rsidR="003439CA">
        <w:rPr>
          <w:rFonts w:hint="eastAsia"/>
        </w:rPr>
        <w:t xml:space="preserve">not control PSD </w:t>
      </w:r>
      <w:r>
        <w:rPr>
          <w:rFonts w:hint="eastAsia"/>
        </w:rPr>
        <w:t xml:space="preserve">can be </w:t>
      </w:r>
      <w:r>
        <w:t>configured</w:t>
      </w:r>
      <w:r>
        <w:rPr>
          <w:rFonts w:hint="eastAsia"/>
        </w:rPr>
        <w:t xml:space="preserve"> by project.</w:t>
      </w:r>
    </w:p>
    <w:p w:rsidRPr="00B81838" w:rsidR="00B81838" w:rsidP="000431E0" w:rsidRDefault="00B81838">
      <w:pPr>
        <w:pStyle w:val="af7"/>
      </w:pPr>
      <w:r w:rsidRPr="00C945DF">
        <w:t>def</w:t>
      </w:r>
      <w:r w:rsidRPr="00B81838">
        <w:t xml:space="preserve"> </w:t>
      </w:r>
      <w:hyperlink w:history="1" w:anchor="InhibitControlPSDstatus">
        <w:r w:rsidR="00C64E92">
          <w:rPr>
            <w:rStyle w:val="ac"/>
          </w:rPr>
          <w:t>InhibitControlPSDstatus</w:t>
        </w:r>
      </w:hyperlink>
      <w:r w:rsidRPr="00B81838">
        <w:t>(k):</w:t>
      </w:r>
    </w:p>
    <w:p w:rsidR="003439CA" w:rsidP="000431E0" w:rsidRDefault="00B81838">
      <w:pPr>
        <w:pStyle w:val="af7"/>
      </w:pPr>
      <w:r w:rsidRPr="00B81838">
        <w:t xml:space="preserve">    return </w:t>
      </w:r>
      <w:hyperlink w:history="1" w:anchor="GetInhibitControlPSDstatus">
        <w:r w:rsidRPr="003662F6" w:rsidR="00813AB3">
          <w:rPr>
            <w:rStyle w:val="ac"/>
          </w:rPr>
          <w:t>Offline</w:t>
        </w:r>
        <w:r w:rsidRPr="003662F6" w:rsidR="00155088">
          <w:rPr>
            <w:rStyle w:val="ac"/>
          </w:rPr>
          <w:t>.G</w:t>
        </w:r>
        <w:r w:rsidRPr="003662F6">
          <w:rPr>
            <w:rStyle w:val="ac"/>
          </w:rPr>
          <w:t>etInhibitControlPSDstatus</w:t>
        </w:r>
      </w:hyperlink>
      <w:r w:rsidRPr="00B81838">
        <w:t>(k)</w:t>
      </w:r>
      <w:r w:rsidRPr="00B81838" w:rsidDel="003B3FD2">
        <w:rPr>
          <w:rFonts w:hint="eastAsia"/>
        </w:rPr>
        <w:t xml:space="preserve"> </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685"/>
        </w:rPr>
      </w:pPr>
      <w:del w:author="常鸣" w:date="2014-07-03T14:27:00Z" w:id="10686">
        <w:r w:rsidRPr="008A1414" w:rsidDel="009328EA">
          <w:delText>#S</w:delText>
        </w:r>
      </w:del>
      <w:ins w:author="常鸣" w:date="2014-07-03T14:27:00Z" w:id="10687">
        <w:r w:rsidR="009328EA">
          <w:t>#Allocation=ATP Software</w:t>
        </w:r>
      </w:ins>
      <w:ins w:author="常鸣" w:date="2014-07-03T15:04:00Z" w:id="10688">
        <w:r w:rsidR="006D51C2">
          <w:rPr>
            <w:rFonts w:hint="eastAsia"/>
          </w:rPr>
          <w:t>, Vital Embedded Setting</w:t>
        </w:r>
      </w:ins>
    </w:p>
    <w:p w:rsidR="003439CA" w:rsidP="000C0D62" w:rsidRDefault="009328EA">
      <w:pPr>
        <w:pStyle w:val="ReqtifyAltQ"/>
      </w:pPr>
      <w:ins w:author="常鸣" w:date="2014-07-03T14:27:00Z" w:id="10689">
        <w:r>
          <w:t>#S</w:t>
        </w:r>
      </w:ins>
      <w:r w:rsidRPr="008A1414" w:rsidR="003439CA">
        <w:t>ource=</w:t>
      </w:r>
      <w:r w:rsidRPr="002B683E" w:rsidR="003439CA">
        <w:rPr>
          <w:rFonts w:hint="eastAsia"/>
        </w:rPr>
        <w:t>[</w:t>
      </w:r>
      <w:r w:rsidRPr="002B683E" w:rsidR="003439CA">
        <w:t>iTC_CC-SyAD-</w:t>
      </w:r>
      <w:r w:rsidR="003662F6">
        <w:rPr>
          <w:rFonts w:hint="eastAsia"/>
        </w:rPr>
        <w:t>1221</w:t>
      </w:r>
      <w:r w:rsidRPr="002B683E" w:rsidR="003439CA">
        <w:rPr>
          <w:rFonts w:hint="eastAsia"/>
        </w:rPr>
        <w:t>]</w:t>
      </w:r>
      <w:r w:rsidR="00C86D30">
        <w:rPr>
          <w:rFonts w:hint="eastAsia"/>
        </w:rPr>
        <w:t>,</w:t>
      </w:r>
      <w:r w:rsidRPr="00C86D30" w:rsidR="00C86D30">
        <w:rPr>
          <w:rFonts w:hint="eastAsia"/>
        </w:rPr>
        <w:t xml:space="preserve"> </w:t>
      </w:r>
      <w:r w:rsidRPr="002B683E" w:rsidR="00242890">
        <w:rPr>
          <w:rFonts w:hint="eastAsia"/>
        </w:rPr>
        <w:t>[</w:t>
      </w:r>
      <w:r w:rsidRPr="002B683E" w:rsidR="00242890">
        <w:t>iTC_CC-SyAD-</w:t>
      </w:r>
      <w:r w:rsidR="00242890">
        <w:rPr>
          <w:rFonts w:hint="eastAsia"/>
        </w:rPr>
        <w:t>1230</w:t>
      </w:r>
      <w:r w:rsidRPr="002B683E" w:rsidR="00242890">
        <w:rPr>
          <w:rFonts w:hint="eastAsia"/>
        </w:rPr>
        <w:t>]</w:t>
      </w:r>
      <w:r w:rsidR="00242890">
        <w:rPr>
          <w:rFonts w:hint="eastAsia"/>
        </w:rPr>
        <w:t>,</w:t>
      </w:r>
      <w:r w:rsidRPr="002B683E" w:rsidR="00242890">
        <w:rPr>
          <w:rFonts w:hint="eastAsia"/>
        </w:rPr>
        <w:t xml:space="preserve"> </w:t>
      </w:r>
      <w:r w:rsidRPr="002B683E" w:rsidR="00C86D30">
        <w:rPr>
          <w:rFonts w:hint="eastAsia"/>
        </w:rPr>
        <w:t>[</w:t>
      </w:r>
      <w:r w:rsidRPr="002B683E" w:rsidR="00C86D30">
        <w:t>iTC_CC-SyAD-</w:t>
      </w:r>
      <w:r w:rsidR="00C86D30">
        <w:rPr>
          <w:rFonts w:hint="eastAsia"/>
        </w:rPr>
        <w:t>1304</w:t>
      </w:r>
      <w:r w:rsidRPr="002B683E" w:rsidR="00C86D30">
        <w:rPr>
          <w:rFonts w:hint="eastAsia"/>
        </w:rPr>
        <w:t>]</w:t>
      </w:r>
      <w:r w:rsidR="00F20BDC">
        <w:rPr>
          <w:rFonts w:hint="eastAsia"/>
        </w:rPr>
        <w:t>,</w:t>
      </w:r>
      <w:r w:rsidRPr="00F20BDC" w:rsidR="00F20BDC">
        <w:rPr>
          <w:rFonts w:hint="eastAsia"/>
        </w:rPr>
        <w:t xml:space="preserve"> [</w:t>
      </w:r>
      <w:r w:rsidRPr="00F20BDC" w:rsidR="00F20BDC">
        <w:t>iTC_CC_ATP_SwHA-0</w:t>
      </w:r>
      <w:r w:rsidRPr="00F20BDC" w:rsidR="00F20BDC">
        <w:rPr>
          <w:rFonts w:hint="eastAsia"/>
        </w:rPr>
        <w:t>2</w:t>
      </w:r>
      <w:r w:rsidR="00F20BDC">
        <w:rPr>
          <w:rFonts w:hint="eastAsia"/>
        </w:rPr>
        <w:t>69</w:t>
      </w:r>
      <w:r w:rsidRPr="00F20BDC" w:rsidR="00F20BDC">
        <w:rPr>
          <w:rFonts w:hint="eastAsia"/>
        </w:rPr>
        <w:t>]</w:t>
      </w:r>
    </w:p>
    <w:p w:rsidRPr="008A1414" w:rsidR="003439CA" w:rsidP="000C0D62" w:rsidRDefault="003439CA">
      <w:pPr>
        <w:pStyle w:val="ReqtifyAltQ"/>
      </w:pPr>
      <w:r w:rsidRPr="008A1414">
        <w:lastRenderedPageBreak/>
        <w:t>[End]</w:t>
      </w:r>
    </w:p>
    <w:p w:rsidR="003439CA" w:rsidP="00C93484" w:rsidRDefault="003439CA">
      <w:pPr>
        <w:pStyle w:val="Reqtify"/>
      </w:pPr>
    </w:p>
    <w:p w:rsidR="003439CA" w:rsidP="00C93484" w:rsidRDefault="003439CA">
      <w:pPr>
        <w:pStyle w:val="Reqtify"/>
      </w:pPr>
    </w:p>
    <w:p w:rsidR="003439CA" w:rsidP="00704491" w:rsidRDefault="003439CA">
      <w:pPr>
        <w:pStyle w:val="ReqtifyAltR"/>
      </w:pPr>
      <w:r>
        <w:t>[iTC_CC_ATP-SwRS-0</w:t>
      </w:r>
      <w:r>
        <w:rPr>
          <w:rFonts w:hint="eastAsia"/>
        </w:rPr>
        <w:t>342</w:t>
      </w:r>
      <w:r>
        <w:t>]</w:t>
      </w:r>
    </w:p>
    <w:p w:rsidR="003439CA" w:rsidP="00C93484" w:rsidRDefault="003439CA">
      <w:pPr>
        <w:pStyle w:val="Reqtify"/>
      </w:pPr>
      <w:bookmarkStart w:name="AllPSDclosedAndLocked" w:id="10690"/>
      <w:r>
        <w:rPr>
          <w:rStyle w:val="aff2"/>
        </w:rPr>
        <w:t>AllPSDclosedAndLocked</w:t>
      </w:r>
      <w:bookmarkEnd w:id="10690"/>
      <w:r w:rsidRPr="00EB2028">
        <w:rPr>
          <w:rFonts w:hint="eastAsia"/>
        </w:rPr>
        <w:t>的</w:t>
      </w:r>
      <w:r>
        <w:rPr>
          <w:rFonts w:hint="eastAsia"/>
        </w:rPr>
        <w:t>判断，上周期</w:t>
      </w:r>
      <w:r w:rsidRPr="007F6855">
        <w:rPr>
          <w:rFonts w:hint="eastAsia"/>
        </w:rPr>
        <w:t>或</w:t>
      </w:r>
      <w:r>
        <w:rPr>
          <w:rFonts w:hint="eastAsia"/>
        </w:rPr>
        <w:t>本周期停车，若有</w:t>
      </w:r>
      <w:r>
        <w:rPr>
          <w:rFonts w:hint="eastAsia"/>
        </w:rPr>
        <w:t>PSD</w:t>
      </w:r>
      <w:r>
        <w:rPr>
          <w:rFonts w:hint="eastAsia"/>
        </w:rPr>
        <w:t>且已获取其状态为关闭。</w:t>
      </w:r>
    </w:p>
    <w:p w:rsidR="003439CA" w:rsidP="00C93484" w:rsidRDefault="003439CA">
      <w:pPr>
        <w:pStyle w:val="Reqtify"/>
      </w:pPr>
    </w:p>
    <w:p w:rsidR="003439CA" w:rsidP="00C93484" w:rsidRDefault="003439CA">
      <w:pPr>
        <w:pStyle w:val="Reqtify"/>
      </w:pPr>
      <w:r>
        <w:rPr>
          <w:rFonts w:hint="eastAsia"/>
        </w:rPr>
        <w:t>If the train stopped</w:t>
      </w:r>
      <w:r w:rsidR="00397BD9">
        <w:rPr>
          <w:rFonts w:hint="eastAsia"/>
        </w:rPr>
        <w:t xml:space="preserve"> or </w:t>
      </w:r>
      <w:r>
        <w:rPr>
          <w:rFonts w:hint="eastAsia"/>
        </w:rPr>
        <w:t>just started moving,</w:t>
      </w:r>
      <w:r w:rsidR="00397BD9">
        <w:rPr>
          <w:rFonts w:hint="eastAsia"/>
        </w:rPr>
        <w:t xml:space="preserve"> and </w:t>
      </w:r>
      <w:r>
        <w:rPr>
          <w:rFonts w:hint="eastAsia"/>
        </w:rPr>
        <w:t xml:space="preserve">the status of all aligned PSD are closed, ATP shall consider the </w:t>
      </w:r>
      <w:hyperlink w:history="1" w:anchor="AllPSDclosedAndLocked">
        <w:r w:rsidR="003A11D3">
          <w:rPr>
            <w:rStyle w:val="ac"/>
          </w:rPr>
          <w:t>AllPSDclosedAndLocked</w:t>
        </w:r>
      </w:hyperlink>
      <w:r>
        <w:rPr>
          <w:rFonts w:hint="eastAsia"/>
        </w:rPr>
        <w:t xml:space="preserve"> is </w:t>
      </w:r>
      <w:r w:rsidRPr="00354FC4" w:rsidR="00397BD9">
        <w:rPr>
          <w:rStyle w:val="aff1"/>
          <w:rFonts w:hint="eastAsia"/>
        </w:rPr>
        <w:t>True</w:t>
      </w:r>
      <w:r>
        <w:rPr>
          <w:rFonts w:hint="eastAsia"/>
        </w:rPr>
        <w:t>.</w:t>
      </w:r>
    </w:p>
    <w:p w:rsidR="003439CA" w:rsidP="00C93484" w:rsidRDefault="003439CA">
      <w:pPr>
        <w:pStyle w:val="Reqtify"/>
      </w:pPr>
    </w:p>
    <w:p w:rsidR="003439CA" w:rsidP="000431E0" w:rsidRDefault="00532AED">
      <w:pPr>
        <w:pStyle w:val="af7"/>
      </w:pPr>
      <w:hyperlink w:history="1" w:anchor="AllPSDclosedAndLocked">
        <w:r w:rsidR="003A11D3">
          <w:rPr>
            <w:rStyle w:val="ac"/>
          </w:rPr>
          <w:t>AllPSDclosedAndLocked</w:t>
        </w:r>
      </w:hyperlink>
      <w:r w:rsidR="003439CA">
        <w:rPr>
          <w:rFonts w:hint="eastAsia"/>
        </w:rPr>
        <w:t>(k)</w:t>
      </w:r>
    </w:p>
    <w:p w:rsidR="003439CA" w:rsidP="000431E0" w:rsidRDefault="003439CA">
      <w:pPr>
        <w:pStyle w:val="af7"/>
      </w:pPr>
      <w:r>
        <w:rPr>
          <w:rFonts w:hint="eastAsia"/>
        </w:rPr>
        <w:t xml:space="preserve"> = ((</w:t>
      </w:r>
      <w:hyperlink w:history="1" w:anchor="TrainLocalized">
        <w:r w:rsidR="00F9339C">
          <w:rPr>
            <w:rStyle w:val="ac"/>
          </w:rPr>
          <w:t>TrainLocalized</w:t>
        </w:r>
      </w:hyperlink>
      <w:r>
        <w:rPr>
          <w:rFonts w:hint="eastAsia"/>
        </w:rPr>
        <w:t xml:space="preserve">(k) == </w:t>
      </w:r>
      <w:r w:rsidRPr="00354FC4" w:rsidR="00397BD9">
        <w:rPr>
          <w:rStyle w:val="aff1"/>
        </w:rPr>
        <w:t>True</w:t>
      </w:r>
      <w:r>
        <w:rPr>
          <w:rFonts w:hint="eastAsia"/>
        </w:rPr>
        <w:t>)</w:t>
      </w:r>
    </w:p>
    <w:p w:rsidR="003439CA" w:rsidP="000431E0" w:rsidRDefault="003439CA">
      <w:pPr>
        <w:pStyle w:val="af7"/>
      </w:pPr>
      <w:r>
        <w:rPr>
          <w:rFonts w:hint="eastAsia"/>
        </w:rPr>
        <w:t xml:space="preserve">   </w:t>
      </w:r>
      <w:r w:rsidR="00397BD9">
        <w:rPr>
          <w:rFonts w:hint="eastAsia"/>
        </w:rPr>
        <w:t xml:space="preserve"> and </w:t>
      </w:r>
      <w:r>
        <w:rPr>
          <w:rFonts w:hint="eastAsia"/>
        </w:rPr>
        <w:t>((</w:t>
      </w:r>
      <w:hyperlink w:history="1" w:anchor="TrainFilteredStopped">
        <w:r w:rsidR="008B283E">
          <w:rPr>
            <w:rStyle w:val="ac"/>
          </w:rPr>
          <w:t>TrainFilteredStopped</w:t>
        </w:r>
      </w:hyperlink>
      <w:r>
        <w:t>(k)</w:t>
      </w:r>
      <w:r>
        <w:rPr>
          <w:rFonts w:hint="eastAsia"/>
        </w:rPr>
        <w:t xml:space="preserve"> == </w:t>
      </w:r>
      <w:r w:rsidRPr="00354FC4" w:rsidR="00397BD9">
        <w:rPr>
          <w:rStyle w:val="aff1"/>
        </w:rPr>
        <w:t>True</w:t>
      </w:r>
      <w:r>
        <w:rPr>
          <w:rFonts w:hint="eastAsia"/>
        </w:rPr>
        <w:t>)</w:t>
      </w:r>
    </w:p>
    <w:p w:rsidR="003439CA" w:rsidP="000431E0" w:rsidRDefault="003439CA">
      <w:pPr>
        <w:pStyle w:val="af7"/>
      </w:pPr>
      <w:r>
        <w:rPr>
          <w:rFonts w:hint="eastAsia"/>
        </w:rPr>
        <w:t xml:space="preserve">         </w:t>
      </w:r>
      <w:r w:rsidR="00397BD9">
        <w:rPr>
          <w:rFonts w:hint="eastAsia"/>
        </w:rPr>
        <w:t xml:space="preserve"> or </w:t>
      </w:r>
      <w:r>
        <w:rPr>
          <w:rFonts w:hint="eastAsia"/>
        </w:rPr>
        <w:t>(</w:t>
      </w:r>
      <w:hyperlink w:history="1" w:anchor="TrainFilteredStopped">
        <w:r w:rsidR="008B283E">
          <w:rPr>
            <w:rStyle w:val="ac"/>
          </w:rPr>
          <w:t>TrainFilteredStopped</w:t>
        </w:r>
      </w:hyperlink>
      <w:r>
        <w:t>(k</w:t>
      </w:r>
      <w:r>
        <w:rPr>
          <w:rFonts w:hint="eastAsia"/>
        </w:rPr>
        <w:t>-1</w:t>
      </w:r>
      <w:r>
        <w:t>)</w:t>
      </w:r>
      <w:r>
        <w:rPr>
          <w:rFonts w:hint="eastAsia"/>
        </w:rPr>
        <w:t xml:space="preserve"> == </w:t>
      </w:r>
      <w:r w:rsidRPr="00354FC4" w:rsidR="00397BD9">
        <w:rPr>
          <w:rStyle w:val="aff1"/>
        </w:rPr>
        <w:t>True</w:t>
      </w:r>
      <w:r w:rsidRPr="00937E9C">
        <w:t>)</w:t>
      </w:r>
      <w:r>
        <w:rPr>
          <w:rFonts w:hint="eastAsia"/>
        </w:rPr>
        <w:t>)</w:t>
      </w:r>
    </w:p>
    <w:p w:rsidR="003439CA" w:rsidP="000431E0" w:rsidRDefault="003439CA">
      <w:pPr>
        <w:pStyle w:val="af7"/>
      </w:pPr>
      <w:r>
        <w:rPr>
          <w:rFonts w:hint="eastAsia"/>
        </w:rPr>
        <w:t xml:space="preserve">   </w:t>
      </w:r>
      <w:r w:rsidR="00397BD9">
        <w:rPr>
          <w:rFonts w:hint="eastAsia"/>
        </w:rPr>
        <w:t xml:space="preserve"> and </w:t>
      </w:r>
      <w:r>
        <w:rPr>
          <w:rFonts w:hint="eastAsia"/>
        </w:rPr>
        <w:t>((</w:t>
      </w:r>
      <w:hyperlink w:history="1" w:anchor="PSDid_A">
        <w:r w:rsidR="00F27DC1">
          <w:rPr>
            <w:rStyle w:val="ac"/>
          </w:rPr>
          <w:t>PSDid_A</w:t>
        </w:r>
      </w:hyperlink>
      <w:r>
        <w:t>(k)</w:t>
      </w:r>
      <w:r>
        <w:rPr>
          <w:rFonts w:hint="eastAsia"/>
        </w:rPr>
        <w:t xml:space="preserve"> == 0)</w:t>
      </w:r>
      <w:r w:rsidR="00397BD9">
        <w:rPr>
          <w:rFonts w:hint="eastAsia"/>
        </w:rPr>
        <w:t xml:space="preserve"> and </w:t>
      </w:r>
      <w:r>
        <w:rPr>
          <w:rFonts w:hint="eastAsia"/>
        </w:rPr>
        <w:t>(</w:t>
      </w:r>
      <w:hyperlink w:history="1" w:anchor="PSDid_B">
        <w:r w:rsidR="00F27DC1">
          <w:rPr>
            <w:rStyle w:val="ac"/>
          </w:rPr>
          <w:t>PSDid_B</w:t>
        </w:r>
      </w:hyperlink>
      <w:r>
        <w:t>(k)</w:t>
      </w:r>
      <w:r>
        <w:rPr>
          <w:rFonts w:hint="eastAsia"/>
        </w:rPr>
        <w:t xml:space="preserve"> == 0))</w:t>
      </w:r>
    </w:p>
    <w:p w:rsidR="003439CA" w:rsidP="000431E0" w:rsidRDefault="003439CA">
      <w:pPr>
        <w:pStyle w:val="af7"/>
      </w:pPr>
      <w:r>
        <w:rPr>
          <w:rFonts w:hint="eastAsia"/>
        </w:rPr>
        <w:t xml:space="preserve">         </w:t>
      </w:r>
      <w:r w:rsidR="00397BD9">
        <w:rPr>
          <w:rFonts w:hint="eastAsia"/>
        </w:rPr>
        <w:t xml:space="preserve"> or </w:t>
      </w:r>
      <w:r>
        <w:rPr>
          <w:rFonts w:hint="eastAsia"/>
        </w:rPr>
        <w:t>((</w:t>
      </w:r>
      <w:hyperlink w:history="1" w:anchor="PSDid_A">
        <w:r w:rsidR="00F27DC1">
          <w:rPr>
            <w:rStyle w:val="ac"/>
          </w:rPr>
          <w:t>PSDid_A</w:t>
        </w:r>
      </w:hyperlink>
      <w:r>
        <w:t>(k)</w:t>
      </w:r>
      <w:r>
        <w:rPr>
          <w:rFonts w:hint="eastAsia"/>
        </w:rPr>
        <w:t xml:space="preserve"> != 0)</w:t>
      </w:r>
      <w:r w:rsidR="00397BD9">
        <w:rPr>
          <w:rFonts w:hint="eastAsia"/>
        </w:rPr>
        <w:t xml:space="preserve"> and </w:t>
      </w:r>
      <w:r>
        <w:rPr>
          <w:rFonts w:hint="eastAsia"/>
        </w:rPr>
        <w:t>(</w:t>
      </w:r>
      <w:hyperlink w:history="1" w:anchor="PSDzoneStatus_A">
        <w:r w:rsidR="003A11D3">
          <w:rPr>
            <w:rStyle w:val="ac"/>
          </w:rPr>
          <w:t>PSDzoneStatus_A</w:t>
        </w:r>
      </w:hyperlink>
      <w:r>
        <w:t>.AllPSDclosed(k)</w:t>
      </w:r>
      <w:r>
        <w:rPr>
          <w:rFonts w:hint="eastAsia"/>
        </w:rPr>
        <w:t xml:space="preserve"> == </w:t>
      </w:r>
      <w:r w:rsidRPr="00354FC4" w:rsidR="00397BD9">
        <w:rPr>
          <w:rStyle w:val="aff1"/>
        </w:rPr>
        <w:t>True</w:t>
      </w:r>
      <w:r>
        <w:rPr>
          <w:rFonts w:hint="eastAsia"/>
        </w:rPr>
        <w:t>)</w:t>
      </w:r>
    </w:p>
    <w:p w:rsidR="003439CA" w:rsidP="000431E0" w:rsidRDefault="003439CA">
      <w:pPr>
        <w:pStyle w:val="af7"/>
      </w:pPr>
      <w:r>
        <w:rPr>
          <w:rFonts w:hint="eastAsia"/>
        </w:rPr>
        <w:t xml:space="preserve">              </w:t>
      </w:r>
      <w:r w:rsidR="00397BD9">
        <w:rPr>
          <w:rFonts w:hint="eastAsia"/>
        </w:rPr>
        <w:t xml:space="preserve"> and </w:t>
      </w:r>
      <w:r>
        <w:rPr>
          <w:rFonts w:hint="eastAsia"/>
        </w:rPr>
        <w:t>(</w:t>
      </w:r>
      <w:hyperlink w:history="1" w:anchor="PSDid_B">
        <w:r w:rsidR="00F27DC1">
          <w:rPr>
            <w:rStyle w:val="ac"/>
          </w:rPr>
          <w:t>PSDid_B</w:t>
        </w:r>
      </w:hyperlink>
      <w:r>
        <w:t>(k)</w:t>
      </w:r>
      <w:r>
        <w:rPr>
          <w:rFonts w:hint="eastAsia"/>
        </w:rPr>
        <w:t xml:space="preserve"> == 0))</w:t>
      </w:r>
    </w:p>
    <w:p w:rsidR="003439CA" w:rsidP="000431E0" w:rsidRDefault="003439CA">
      <w:pPr>
        <w:pStyle w:val="af7"/>
      </w:pPr>
      <w:r>
        <w:rPr>
          <w:rFonts w:hint="eastAsia"/>
        </w:rPr>
        <w:t xml:space="preserve">         </w:t>
      </w:r>
      <w:r w:rsidR="00397BD9">
        <w:rPr>
          <w:rFonts w:hint="eastAsia"/>
        </w:rPr>
        <w:t xml:space="preserve"> or </w:t>
      </w:r>
      <w:r>
        <w:rPr>
          <w:rFonts w:hint="eastAsia"/>
        </w:rPr>
        <w:t>((</w:t>
      </w:r>
      <w:hyperlink w:history="1" w:anchor="PSDid_B">
        <w:r w:rsidR="00F27DC1">
          <w:rPr>
            <w:rStyle w:val="ac"/>
          </w:rPr>
          <w:t>PSDid_B</w:t>
        </w:r>
      </w:hyperlink>
      <w:r>
        <w:t>(k)</w:t>
      </w:r>
      <w:r>
        <w:rPr>
          <w:rFonts w:hint="eastAsia"/>
        </w:rPr>
        <w:t xml:space="preserve"> != 0)</w:t>
      </w:r>
      <w:r w:rsidR="00397BD9">
        <w:rPr>
          <w:rFonts w:hint="eastAsia"/>
        </w:rPr>
        <w:t xml:space="preserve"> and </w:t>
      </w:r>
      <w:r>
        <w:rPr>
          <w:rFonts w:hint="eastAsia"/>
        </w:rPr>
        <w:t>(</w:t>
      </w:r>
      <w:hyperlink w:history="1" w:anchor="PSDzoneStatus_B">
        <w:r w:rsidR="003A11D3">
          <w:rPr>
            <w:rStyle w:val="ac"/>
          </w:rPr>
          <w:t>PSDzoneStatus_B</w:t>
        </w:r>
      </w:hyperlink>
      <w:r>
        <w:t>.AllPSDclosed(k)</w:t>
      </w:r>
      <w:r>
        <w:rPr>
          <w:rFonts w:hint="eastAsia"/>
        </w:rPr>
        <w:t xml:space="preserve"> == </w:t>
      </w:r>
      <w:r w:rsidRPr="00354FC4" w:rsidR="00397BD9">
        <w:rPr>
          <w:rStyle w:val="aff1"/>
        </w:rPr>
        <w:t>True</w:t>
      </w:r>
      <w:r>
        <w:rPr>
          <w:rFonts w:hint="eastAsia"/>
        </w:rPr>
        <w:t>)</w:t>
      </w:r>
    </w:p>
    <w:p w:rsidR="003439CA" w:rsidP="000431E0" w:rsidRDefault="003439CA">
      <w:pPr>
        <w:pStyle w:val="af7"/>
      </w:pPr>
      <w:r>
        <w:rPr>
          <w:rFonts w:hint="eastAsia"/>
        </w:rPr>
        <w:t xml:space="preserve">              </w:t>
      </w:r>
      <w:r w:rsidR="00397BD9">
        <w:rPr>
          <w:rFonts w:hint="eastAsia"/>
        </w:rPr>
        <w:t xml:space="preserve"> and </w:t>
      </w:r>
      <w:r>
        <w:rPr>
          <w:rFonts w:hint="eastAsia"/>
        </w:rPr>
        <w:t>(</w:t>
      </w:r>
      <w:hyperlink w:history="1" w:anchor="PSDid_A">
        <w:r w:rsidR="00F27DC1">
          <w:rPr>
            <w:rStyle w:val="ac"/>
          </w:rPr>
          <w:t>PSDid_A</w:t>
        </w:r>
      </w:hyperlink>
      <w:r>
        <w:t>(k)</w:t>
      </w:r>
      <w:r>
        <w:rPr>
          <w:rFonts w:hint="eastAsia"/>
        </w:rPr>
        <w:t xml:space="preserve"> == 0))</w:t>
      </w:r>
    </w:p>
    <w:p w:rsidR="003439CA" w:rsidP="000431E0" w:rsidRDefault="003439CA">
      <w:pPr>
        <w:pStyle w:val="af7"/>
      </w:pPr>
      <w:r>
        <w:rPr>
          <w:rFonts w:hint="eastAsia"/>
        </w:rPr>
        <w:t xml:space="preserve">         </w:t>
      </w:r>
      <w:r w:rsidR="00397BD9">
        <w:rPr>
          <w:rFonts w:hint="eastAsia"/>
        </w:rPr>
        <w:t xml:space="preserve"> or </w:t>
      </w:r>
      <w:r>
        <w:rPr>
          <w:rFonts w:hint="eastAsia"/>
        </w:rPr>
        <w:t>((</w:t>
      </w:r>
      <w:hyperlink w:history="1" w:anchor="PSDid_A">
        <w:r w:rsidR="00F27DC1">
          <w:rPr>
            <w:rStyle w:val="ac"/>
          </w:rPr>
          <w:t>PSDid_A</w:t>
        </w:r>
      </w:hyperlink>
      <w:r>
        <w:t>(k)</w:t>
      </w:r>
      <w:r>
        <w:rPr>
          <w:rFonts w:hint="eastAsia"/>
        </w:rPr>
        <w:t xml:space="preserve"> != 0)</w:t>
      </w:r>
      <w:r w:rsidR="00397BD9">
        <w:rPr>
          <w:rFonts w:hint="eastAsia"/>
        </w:rPr>
        <w:t xml:space="preserve"> and </w:t>
      </w:r>
      <w:r>
        <w:rPr>
          <w:rFonts w:hint="eastAsia"/>
        </w:rPr>
        <w:t>(</w:t>
      </w:r>
      <w:hyperlink w:history="1" w:anchor="PSDzoneStatus_A">
        <w:r w:rsidR="003A11D3">
          <w:rPr>
            <w:rStyle w:val="ac"/>
          </w:rPr>
          <w:t>PSDzoneStatus_A</w:t>
        </w:r>
      </w:hyperlink>
      <w:r>
        <w:t>.AllPSDclosed(k)</w:t>
      </w:r>
      <w:r>
        <w:rPr>
          <w:rFonts w:hint="eastAsia"/>
        </w:rPr>
        <w:t xml:space="preserve"> == </w:t>
      </w:r>
      <w:r w:rsidRPr="00354FC4" w:rsidR="00397BD9">
        <w:rPr>
          <w:rStyle w:val="aff1"/>
        </w:rPr>
        <w:t>True</w:t>
      </w:r>
      <w:r>
        <w:rPr>
          <w:rFonts w:hint="eastAsia"/>
        </w:rPr>
        <w:t>)</w:t>
      </w:r>
    </w:p>
    <w:p w:rsidR="003439CA" w:rsidP="000431E0" w:rsidRDefault="003439CA">
      <w:pPr>
        <w:pStyle w:val="af7"/>
      </w:pPr>
      <w:r>
        <w:rPr>
          <w:rFonts w:hint="eastAsia"/>
        </w:rPr>
        <w:t xml:space="preserve">              </w:t>
      </w:r>
      <w:r w:rsidR="00397BD9">
        <w:rPr>
          <w:rFonts w:hint="eastAsia"/>
        </w:rPr>
        <w:t xml:space="preserve"> and </w:t>
      </w:r>
      <w:r>
        <w:rPr>
          <w:rFonts w:hint="eastAsia"/>
        </w:rPr>
        <w:t>(</w:t>
      </w:r>
      <w:hyperlink w:history="1" w:anchor="PSDid_B">
        <w:r w:rsidR="00F27DC1">
          <w:rPr>
            <w:rStyle w:val="ac"/>
          </w:rPr>
          <w:t>PSDid_B</w:t>
        </w:r>
      </w:hyperlink>
      <w:r>
        <w:t>(k)</w:t>
      </w:r>
      <w:r>
        <w:rPr>
          <w:rFonts w:hint="eastAsia"/>
        </w:rPr>
        <w:t xml:space="preserve"> != 0)</w:t>
      </w:r>
      <w:r w:rsidR="00397BD9">
        <w:rPr>
          <w:rFonts w:hint="eastAsia"/>
        </w:rPr>
        <w:t xml:space="preserve"> and </w:t>
      </w:r>
      <w:r>
        <w:rPr>
          <w:rFonts w:hint="eastAsia"/>
        </w:rPr>
        <w:t>(</w:t>
      </w:r>
      <w:hyperlink w:history="1" w:anchor="PSDzoneStatus_B">
        <w:r w:rsidR="003A11D3">
          <w:rPr>
            <w:rStyle w:val="ac"/>
          </w:rPr>
          <w:t>PSDzoneStatus_B</w:t>
        </w:r>
      </w:hyperlink>
      <w:r>
        <w:t>.AllPSDclosed(k)</w:t>
      </w:r>
      <w:r>
        <w:rPr>
          <w:rFonts w:hint="eastAsia"/>
        </w:rPr>
        <w:t xml:space="preserve"> == </w:t>
      </w:r>
      <w:r w:rsidRPr="00354FC4" w:rsidR="00397BD9">
        <w:rPr>
          <w:rStyle w:val="aff1"/>
        </w:rPr>
        <w:t>True</w:t>
      </w:r>
      <w:r>
        <w:rPr>
          <w:rFonts w:hint="eastAsia"/>
        </w:rPr>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691"/>
        </w:rPr>
      </w:pPr>
      <w:del w:author="常鸣" w:date="2014-07-03T14:27:00Z" w:id="10692">
        <w:r w:rsidRPr="008A1414" w:rsidDel="009328EA">
          <w:delText>#S</w:delText>
        </w:r>
      </w:del>
      <w:ins w:author="常鸣" w:date="2014-07-03T14:27:00Z" w:id="10693">
        <w:r w:rsidR="009328EA">
          <w:t>#Allocation=ATP Software</w:t>
        </w:r>
      </w:ins>
    </w:p>
    <w:p w:rsidRPr="008A1414" w:rsidR="003439CA" w:rsidP="000C0D62" w:rsidRDefault="009328EA">
      <w:pPr>
        <w:pStyle w:val="ReqtifyAltQ"/>
      </w:pPr>
      <w:ins w:author="常鸣" w:date="2014-07-03T14:27:00Z" w:id="10694">
        <w:r>
          <w:t>#S</w:t>
        </w:r>
      </w:ins>
      <w:r w:rsidRPr="008A1414" w:rsidR="003439CA">
        <w:t>ource=</w:t>
      </w:r>
      <w:r w:rsidR="003439CA">
        <w:rPr>
          <w:rFonts w:hint="eastAsia"/>
        </w:rPr>
        <w:t>[iTC_CC-SyAD-0267],</w:t>
      </w:r>
      <w:r w:rsidRPr="00045728" w:rsidR="003439CA">
        <w:t xml:space="preserve"> [iTC_CC_ATP_SwHA-0220]</w:t>
      </w:r>
    </w:p>
    <w:p w:rsidRPr="008A1414" w:rsidR="003439CA" w:rsidP="000C0D62" w:rsidRDefault="003439CA">
      <w:pPr>
        <w:pStyle w:val="ReqtifyAltQ"/>
      </w:pPr>
      <w:r w:rsidRPr="008A1414">
        <w:t>[End]</w:t>
      </w:r>
    </w:p>
    <w:p w:rsidR="003439CA" w:rsidP="00C93484" w:rsidRDefault="003439CA">
      <w:pPr>
        <w:pStyle w:val="Reqtify"/>
      </w:pPr>
    </w:p>
    <w:p w:rsidR="001A6359" w:rsidP="00C93484" w:rsidRDefault="001A6359">
      <w:pPr>
        <w:pStyle w:val="Reqtify"/>
      </w:pPr>
    </w:p>
    <w:p w:rsidR="001A6359" w:rsidP="001A6359" w:rsidRDefault="001A6359">
      <w:pPr>
        <w:pStyle w:val="ReqtifyAltR"/>
      </w:pPr>
      <w:r>
        <w:t>[iTC_CC_ATP-SwRS-0</w:t>
      </w:r>
      <w:r>
        <w:rPr>
          <w:rFonts w:hint="eastAsia"/>
        </w:rPr>
        <w:t>750</w:t>
      </w:r>
      <w:r>
        <w:t>]</w:t>
      </w:r>
    </w:p>
    <w:p w:rsidR="001A6359" w:rsidP="00C93484" w:rsidRDefault="001A6359">
      <w:pPr>
        <w:pStyle w:val="Reqtify"/>
      </w:pPr>
      <w:bookmarkStart w:name="NoDangerforUnexpectedPSDopening" w:id="10695"/>
      <w:r>
        <w:rPr>
          <w:rStyle w:val="aff2"/>
          <w:rFonts w:hint="eastAsia"/>
        </w:rPr>
        <w:t>NoDanger</w:t>
      </w:r>
      <w:r>
        <w:rPr>
          <w:rStyle w:val="aff2"/>
        </w:rPr>
        <w:t>forUnexpectedPSDopening</w:t>
      </w:r>
      <w:bookmarkEnd w:id="10695"/>
      <w:r>
        <w:rPr>
          <w:rFonts w:hint="eastAsia"/>
        </w:rPr>
        <w:t>，</w:t>
      </w:r>
      <w:r w:rsidR="00920D8C">
        <w:rPr>
          <w:rFonts w:hint="eastAsia"/>
        </w:rPr>
        <w:t>判断在发车时</w:t>
      </w:r>
      <w:r>
        <w:rPr>
          <w:rFonts w:hint="eastAsia"/>
        </w:rPr>
        <w:t>是否</w:t>
      </w:r>
      <w:r>
        <w:rPr>
          <w:rFonts w:hint="eastAsia"/>
        </w:rPr>
        <w:t>PSD</w:t>
      </w:r>
      <w:r w:rsidR="00920D8C">
        <w:rPr>
          <w:rFonts w:hint="eastAsia"/>
        </w:rPr>
        <w:t>为开门状态</w:t>
      </w:r>
      <w:r>
        <w:rPr>
          <w:rFonts w:hint="eastAsia"/>
        </w:rPr>
        <w:t>.</w:t>
      </w:r>
    </w:p>
    <w:p w:rsidR="001A6359" w:rsidP="00C93484" w:rsidRDefault="00EF33BA">
      <w:pPr>
        <w:pStyle w:val="Reqtify"/>
      </w:pPr>
      <w:r>
        <w:rPr>
          <w:rFonts w:hint="eastAsia"/>
        </w:rPr>
        <w:t xml:space="preserve">ATP shall determine </w:t>
      </w:r>
      <w:r w:rsidR="002F5731">
        <w:t>whether</w:t>
      </w:r>
      <w:r>
        <w:rPr>
          <w:rFonts w:hint="eastAsia"/>
        </w:rPr>
        <w:t xml:space="preserve"> the train starts moving</w:t>
      </w:r>
      <w:r w:rsidR="001A6359">
        <w:rPr>
          <w:rFonts w:hint="eastAsia"/>
        </w:rPr>
        <w:t xml:space="preserve"> </w:t>
      </w:r>
      <w:r>
        <w:rPr>
          <w:rFonts w:hint="eastAsia"/>
        </w:rPr>
        <w:t xml:space="preserve">without the </w:t>
      </w:r>
      <w:r w:rsidR="001A6359">
        <w:rPr>
          <w:rFonts w:hint="eastAsia"/>
        </w:rPr>
        <w:t>aligned PSD closed.</w:t>
      </w:r>
    </w:p>
    <w:p w:rsidR="00EF33BA" w:rsidP="000431E0" w:rsidRDefault="00EF33BA">
      <w:pPr>
        <w:pStyle w:val="af7"/>
      </w:pPr>
      <w:r>
        <w:t xml:space="preserve">def </w:t>
      </w:r>
      <w:hyperlink w:history="1" w:anchor="NoDangerForUnexpectedPSDopening">
        <w:r w:rsidR="00DE2C68">
          <w:rPr>
            <w:rStyle w:val="ac"/>
          </w:rPr>
          <w:t>NoDangerForUnexpectedPSDopening</w:t>
        </w:r>
      </w:hyperlink>
      <w:r>
        <w:t>(k):</w:t>
      </w:r>
    </w:p>
    <w:p w:rsidR="00EF33BA" w:rsidP="000431E0" w:rsidRDefault="00EF33BA">
      <w:pPr>
        <w:pStyle w:val="af7"/>
      </w:pPr>
      <w:r>
        <w:t xml:space="preserve">    return (not (</w:t>
      </w:r>
      <w:hyperlink w:history="1" w:anchor="AlignPSDzone_A">
        <w:r w:rsidR="003A11D3">
          <w:rPr>
            <w:rStyle w:val="ac"/>
          </w:rPr>
          <w:t>AlignPSDzone_A</w:t>
        </w:r>
      </w:hyperlink>
      <w:r>
        <w:t xml:space="preserve">(k) or </w:t>
      </w:r>
      <w:hyperlink w:history="1" w:anchor="AlignPSDzone_B">
        <w:r w:rsidR="003A11D3">
          <w:rPr>
            <w:rStyle w:val="ac"/>
          </w:rPr>
          <w:t>AlignPSDzone_B</w:t>
        </w:r>
      </w:hyperlink>
      <w:r>
        <w:t>(k))</w:t>
      </w:r>
    </w:p>
    <w:p w:rsidR="00EF33BA" w:rsidP="000431E0" w:rsidRDefault="00EF33BA">
      <w:pPr>
        <w:pStyle w:val="af7"/>
      </w:pPr>
      <w:r>
        <w:t xml:space="preserve">            or </w:t>
      </w:r>
      <w:hyperlink w:history="1" w:anchor="AllPSDclosedAndLocked">
        <w:r w:rsidR="003A11D3">
          <w:rPr>
            <w:rStyle w:val="ac"/>
          </w:rPr>
          <w:t>AllPSDclosedAndLocked</w:t>
        </w:r>
      </w:hyperlink>
      <w:r>
        <w:t>(k)</w:t>
      </w:r>
    </w:p>
    <w:p w:rsidR="00EF33BA" w:rsidP="000431E0" w:rsidRDefault="00EF33BA">
      <w:pPr>
        <w:pStyle w:val="af7"/>
      </w:pPr>
      <w:r>
        <w:t xml:space="preserve">            or </w:t>
      </w:r>
      <w:hyperlink w:history="1" w:anchor="TrainFilteredStopped">
        <w:r w:rsidR="008B283E">
          <w:rPr>
            <w:rStyle w:val="ac"/>
          </w:rPr>
          <w:t>TrainFilteredStopped</w:t>
        </w:r>
      </w:hyperlink>
      <w:r>
        <w:t>(k)</w:t>
      </w:r>
    </w:p>
    <w:p w:rsidR="001A6359" w:rsidP="000431E0" w:rsidRDefault="00EF33BA">
      <w:pPr>
        <w:pStyle w:val="af7"/>
      </w:pPr>
      <w:r>
        <w:t xml:space="preserve">            or not </w:t>
      </w:r>
      <w:hyperlink w:history="1" w:anchor="TrainFilteredStopped">
        <w:r w:rsidR="008B283E">
          <w:rPr>
            <w:rStyle w:val="ac"/>
          </w:rPr>
          <w:t>TrainFilteredStopped</w:t>
        </w:r>
      </w:hyperlink>
      <w:r>
        <w:t>(k-1))</w:t>
      </w:r>
    </w:p>
    <w:p w:rsidRPr="008A1414" w:rsidR="001A6359" w:rsidP="000C0D62" w:rsidRDefault="001A6359">
      <w:pPr>
        <w:pStyle w:val="ReqtifyAltQ"/>
      </w:pPr>
      <w:r w:rsidRPr="008A1414">
        <w:t>#Category=Functional</w:t>
      </w:r>
    </w:p>
    <w:p w:rsidRPr="008A1414" w:rsidR="001A6359" w:rsidP="000C0D62" w:rsidRDefault="001A6359">
      <w:pPr>
        <w:pStyle w:val="ReqtifyAltQ"/>
      </w:pPr>
      <w:r w:rsidRPr="008A1414">
        <w:t>#Contribution</w:t>
      </w:r>
      <w:r>
        <w:t>=SIL4</w:t>
      </w:r>
    </w:p>
    <w:p w:rsidR="009328EA" w:rsidP="000C0D62" w:rsidRDefault="001A6359">
      <w:pPr>
        <w:pStyle w:val="ReqtifyAltQ"/>
        <w:rPr>
          <w:ins w:author="常鸣" w:date="2014-07-03T14:27:00Z" w:id="10696"/>
        </w:rPr>
      </w:pPr>
      <w:del w:author="常鸣" w:date="2014-07-03T14:27:00Z" w:id="10697">
        <w:r w:rsidRPr="008A1414" w:rsidDel="009328EA">
          <w:delText>#S</w:delText>
        </w:r>
      </w:del>
      <w:ins w:author="常鸣" w:date="2014-07-03T14:27:00Z" w:id="10698">
        <w:r w:rsidR="009328EA">
          <w:t>#Allocation=ATP Software</w:t>
        </w:r>
      </w:ins>
    </w:p>
    <w:p w:rsidRPr="008A1414" w:rsidR="001A6359" w:rsidP="000C0D62" w:rsidRDefault="009328EA">
      <w:pPr>
        <w:pStyle w:val="ReqtifyAltQ"/>
      </w:pPr>
      <w:ins w:author="常鸣" w:date="2014-07-03T14:27:00Z" w:id="10699">
        <w:r>
          <w:t>#S</w:t>
        </w:r>
      </w:ins>
      <w:r w:rsidRPr="008A1414" w:rsidR="001A6359">
        <w:t>ource=</w:t>
      </w:r>
      <w:r w:rsidR="001A6359">
        <w:rPr>
          <w:rFonts w:hint="eastAsia"/>
        </w:rPr>
        <w:t>[iTC_CC-SyAD-0266],</w:t>
      </w:r>
      <w:r w:rsidRPr="005E5797" w:rsidR="001A6359">
        <w:t xml:space="preserve"> </w:t>
      </w:r>
      <w:r w:rsidR="001A6359">
        <w:rPr>
          <w:rFonts w:hint="eastAsia"/>
        </w:rPr>
        <w:t>[</w:t>
      </w:r>
      <w:r w:rsidR="001A6359">
        <w:t>iTC_CC_ATP_SwHA</w:t>
      </w:r>
      <w:r w:rsidRPr="0032051B" w:rsidR="001A6359">
        <w:t>-0144</w:t>
      </w:r>
      <w:r w:rsidR="001A6359">
        <w:rPr>
          <w:rFonts w:hint="eastAsia"/>
        </w:rPr>
        <w:t>]</w:t>
      </w:r>
    </w:p>
    <w:p w:rsidRPr="008A1414" w:rsidR="001A6359" w:rsidP="000C0D62" w:rsidRDefault="001A6359">
      <w:pPr>
        <w:pStyle w:val="ReqtifyAltQ"/>
      </w:pPr>
      <w:r w:rsidRPr="008A1414">
        <w:t>[End]</w:t>
      </w:r>
    </w:p>
    <w:p w:rsidR="001A6359" w:rsidP="00C93484" w:rsidRDefault="001A6359">
      <w:pPr>
        <w:pStyle w:val="Reqtify"/>
      </w:pPr>
    </w:p>
    <w:p w:rsidR="003439CA" w:rsidP="00C93484" w:rsidRDefault="003439CA">
      <w:pPr>
        <w:pStyle w:val="Reqtify"/>
      </w:pPr>
    </w:p>
    <w:p w:rsidR="003439CA" w:rsidP="00704491" w:rsidRDefault="003439CA">
      <w:pPr>
        <w:pStyle w:val="ReqtifyAltR"/>
      </w:pPr>
      <w:r>
        <w:t>[iTC_CC_ATP-SwRS-0</w:t>
      </w:r>
      <w:r>
        <w:rPr>
          <w:rFonts w:hint="eastAsia"/>
        </w:rPr>
        <w:t>343</w:t>
      </w:r>
      <w:r>
        <w:t>]</w:t>
      </w:r>
    </w:p>
    <w:p w:rsidR="003439CA" w:rsidP="00C93484" w:rsidRDefault="00DE2C68">
      <w:pPr>
        <w:pStyle w:val="Reqtify"/>
      </w:pPr>
      <w:bookmarkStart w:name="EBforUnexpectedPSDopening" w:id="10700"/>
      <w:r w:rsidRPr="00BF4172">
        <w:rPr>
          <w:rStyle w:val="aff2"/>
          <w:bCs w:val="0"/>
          <w:iCs w:val="0"/>
        </w:rPr>
        <w:t>EBforUnexpectedPSDopening</w:t>
      </w:r>
      <w:bookmarkEnd w:id="10700"/>
      <w:r w:rsidR="003439CA">
        <w:rPr>
          <w:rFonts w:hint="eastAsia"/>
        </w:rPr>
        <w:t>，</w:t>
      </w:r>
      <w:r w:rsidR="003439CA">
        <w:rPr>
          <w:rFonts w:hint="eastAsia"/>
        </w:rPr>
        <w:t>PSD</w:t>
      </w:r>
      <w:r w:rsidR="003439CA">
        <w:rPr>
          <w:rFonts w:hint="eastAsia"/>
        </w:rPr>
        <w:t>区域内刚发车时</w:t>
      </w:r>
      <w:r w:rsidR="003439CA">
        <w:rPr>
          <w:rFonts w:hint="eastAsia"/>
        </w:rPr>
        <w:t>PSD</w:t>
      </w:r>
      <w:r w:rsidR="003439CA">
        <w:rPr>
          <w:rFonts w:hint="eastAsia"/>
        </w:rPr>
        <w:t>门开，则输出</w:t>
      </w:r>
      <w:r w:rsidR="003439CA">
        <w:rPr>
          <w:rFonts w:hint="eastAsia"/>
        </w:rPr>
        <w:t>EB.</w:t>
      </w:r>
    </w:p>
    <w:p w:rsidR="003439CA" w:rsidP="00C93484" w:rsidRDefault="003439CA">
      <w:pPr>
        <w:pStyle w:val="Reqtify"/>
      </w:pPr>
      <w:r>
        <w:rPr>
          <w:rFonts w:hint="eastAsia"/>
        </w:rPr>
        <w:t xml:space="preserve">If </w:t>
      </w:r>
      <w:r w:rsidR="00EF33BA">
        <w:rPr>
          <w:rFonts w:hint="eastAsia"/>
        </w:rPr>
        <w:t xml:space="preserve">in charge of the PSD control, ATP shall trigger emergency brake when train just started moving but PSD </w:t>
      </w:r>
      <w:r>
        <w:rPr>
          <w:rFonts w:hint="eastAsia"/>
        </w:rPr>
        <w:t>does not closed</w:t>
      </w:r>
      <w:r w:rsidR="00EF33BA">
        <w:rPr>
          <w:rFonts w:hint="eastAsia"/>
        </w:rPr>
        <w:t>.</w:t>
      </w:r>
    </w:p>
    <w:p w:rsidRPr="00EF33BA" w:rsidR="00EF33BA" w:rsidP="000431E0" w:rsidRDefault="00EF33BA">
      <w:pPr>
        <w:pStyle w:val="af7"/>
      </w:pPr>
      <w:r w:rsidRPr="00EF33BA">
        <w:t xml:space="preserve">def </w:t>
      </w:r>
      <w:hyperlink w:history="1" w:anchor="EBforUnexpectedPSDopening">
        <w:r w:rsidR="00DE2C68">
          <w:rPr>
            <w:rStyle w:val="ac"/>
          </w:rPr>
          <w:t>EBforUnexpectedPSDopening</w:t>
        </w:r>
      </w:hyperlink>
      <w:r w:rsidRPr="00EF33BA">
        <w:t>(k):</w:t>
      </w:r>
    </w:p>
    <w:p w:rsidRPr="00EF33BA" w:rsidR="00EF33BA" w:rsidP="000431E0" w:rsidRDefault="00EF33BA">
      <w:pPr>
        <w:pStyle w:val="af7"/>
      </w:pPr>
      <w:r w:rsidRPr="00EF33BA">
        <w:t xml:space="preserve">    return (not </w:t>
      </w:r>
      <w:hyperlink w:history="1" w:anchor="NoDangerForUnexpectedPSDopening">
        <w:r w:rsidR="00DE2C68">
          <w:rPr>
            <w:rStyle w:val="ac"/>
          </w:rPr>
          <w:t>NoDangerForUnexpectedPSDopening</w:t>
        </w:r>
      </w:hyperlink>
      <w:r w:rsidRPr="00EF33BA">
        <w:t>(k)</w:t>
      </w:r>
    </w:p>
    <w:p w:rsidR="003439CA" w:rsidP="000431E0" w:rsidRDefault="00EF33BA">
      <w:pPr>
        <w:pStyle w:val="af7"/>
      </w:pPr>
      <w:r w:rsidRPr="00EF33BA">
        <w:t xml:space="preserve">            and not </w:t>
      </w:r>
      <w:hyperlink w:history="1" w:anchor="InhibitControlPSDstatus">
        <w:r w:rsidR="00C64E92">
          <w:rPr>
            <w:rStyle w:val="ac"/>
          </w:rPr>
          <w:t>InhibitControlPSDstatus</w:t>
        </w:r>
      </w:hyperlink>
      <w:r w:rsidRPr="00EF33BA">
        <w:t>(k))</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701"/>
        </w:rPr>
      </w:pPr>
      <w:del w:author="常鸣" w:date="2014-07-03T14:27:00Z" w:id="10702">
        <w:r w:rsidRPr="008A1414" w:rsidDel="009328EA">
          <w:delText>#S</w:delText>
        </w:r>
      </w:del>
      <w:ins w:author="常鸣" w:date="2014-07-03T14:27:00Z" w:id="10703">
        <w:r w:rsidR="009328EA">
          <w:t>#Allocation=ATP Software</w:t>
        </w:r>
      </w:ins>
    </w:p>
    <w:p w:rsidRPr="008A1414" w:rsidR="003439CA" w:rsidP="000C0D62" w:rsidRDefault="009328EA">
      <w:pPr>
        <w:pStyle w:val="ReqtifyAltQ"/>
      </w:pPr>
      <w:ins w:author="常鸣" w:date="2014-07-03T14:27:00Z" w:id="10704">
        <w:r>
          <w:t>#S</w:t>
        </w:r>
      </w:ins>
      <w:r w:rsidRPr="008A1414" w:rsidR="003439CA">
        <w:t>ource=</w:t>
      </w:r>
      <w:r w:rsidR="003439CA">
        <w:rPr>
          <w:rFonts w:hint="eastAsia"/>
        </w:rPr>
        <w:t>[iTC_CC-SyAD-0266],</w:t>
      </w:r>
      <w:r w:rsidRPr="009C63C8" w:rsidR="009C63C8">
        <w:rPr>
          <w:rFonts w:hint="eastAsia"/>
        </w:rPr>
        <w:t xml:space="preserve"> </w:t>
      </w:r>
      <w:r w:rsidR="009C63C8">
        <w:rPr>
          <w:rFonts w:hint="eastAsia"/>
        </w:rPr>
        <w:t>[iTC_CC-SyAD-</w:t>
      </w:r>
      <w:r w:rsidR="00242890">
        <w:rPr>
          <w:rFonts w:hint="eastAsia"/>
        </w:rPr>
        <w:t>1230</w:t>
      </w:r>
      <w:r w:rsidR="009C63C8">
        <w:rPr>
          <w:rFonts w:hint="eastAsia"/>
        </w:rPr>
        <w:t>],</w:t>
      </w:r>
      <w:r w:rsidRPr="005E5797" w:rsidR="003439CA">
        <w:t xml:space="preserve"> </w:t>
      </w:r>
      <w:r w:rsidR="003439CA">
        <w:rPr>
          <w:rFonts w:hint="eastAsia"/>
        </w:rPr>
        <w:t>[</w:t>
      </w:r>
      <w:r w:rsidR="003439CA">
        <w:t>iTC_CC_ATP_SwHA</w:t>
      </w:r>
      <w:r w:rsidRPr="0032051B" w:rsidR="003439CA">
        <w:t>-0144</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437256" w:rsidP="00437256" w:rsidRDefault="00437256">
      <w:pPr>
        <w:pStyle w:val="ReqtifyAltR"/>
      </w:pPr>
      <w:r>
        <w:t>[iTC_CC_ATP-SwRS-0</w:t>
      </w:r>
      <w:r>
        <w:rPr>
          <w:rFonts w:hint="eastAsia"/>
        </w:rPr>
        <w:t>803</w:t>
      </w:r>
      <w:r>
        <w:t>]</w:t>
      </w:r>
    </w:p>
    <w:p w:rsidRPr="00D40193" w:rsidR="00437256" w:rsidP="00437256" w:rsidRDefault="00437256">
      <w:pPr>
        <w:pStyle w:val="Reqtify"/>
      </w:pPr>
      <w:bookmarkStart w:name="NoDangerForPSDnotClosedAndLocked" w:id="10705"/>
      <w:r>
        <w:rPr>
          <w:rStyle w:val="aff2"/>
          <w:rFonts w:hint="eastAsia"/>
        </w:rPr>
        <w:t>NoDangerF</w:t>
      </w:r>
      <w:r w:rsidRPr="00437256">
        <w:rPr>
          <w:rStyle w:val="aff2"/>
        </w:rPr>
        <w:t>orPSDnotClosedAndLocked</w:t>
      </w:r>
      <w:bookmarkEnd w:id="10705"/>
      <w:r>
        <w:rPr>
          <w:rFonts w:hint="eastAsia"/>
        </w:rPr>
        <w:t>，列车停在</w:t>
      </w:r>
      <w:r>
        <w:rPr>
          <w:rFonts w:hint="eastAsia"/>
        </w:rPr>
        <w:t>PSD</w:t>
      </w:r>
      <w:r>
        <w:rPr>
          <w:rFonts w:hint="eastAsia"/>
        </w:rPr>
        <w:t>区域，且</w:t>
      </w:r>
      <w:r>
        <w:rPr>
          <w:rFonts w:hint="eastAsia"/>
        </w:rPr>
        <w:t>PSD</w:t>
      </w:r>
      <w:r>
        <w:rPr>
          <w:rFonts w:hint="eastAsia"/>
        </w:rPr>
        <w:t>状态为限制时，该值为假；否则，该值为真。</w:t>
      </w:r>
    </w:p>
    <w:p w:rsidR="00437256" w:rsidP="00437256" w:rsidRDefault="00437256">
      <w:pPr>
        <w:pStyle w:val="af7"/>
      </w:pPr>
      <w:r>
        <w:rPr>
          <w:rFonts w:hint="eastAsia"/>
        </w:rPr>
        <w:t xml:space="preserve">def </w:t>
      </w:r>
      <w:hyperlink w:history="1" w:anchor="NoDangerForPSDnotClosedAndLocked">
        <w:r w:rsidRPr="00437256">
          <w:rPr>
            <w:rStyle w:val="ac"/>
            <w:rFonts w:hint="eastAsia"/>
          </w:rPr>
          <w:t>NoDangerForPSDnotClosedAndLocked</w:t>
        </w:r>
      </w:hyperlink>
      <w:r>
        <w:t>(k)</w:t>
      </w:r>
      <w:r>
        <w:rPr>
          <w:rFonts w:hint="eastAsia"/>
        </w:rPr>
        <w:t>:</w:t>
      </w:r>
    </w:p>
    <w:p w:rsidR="00437256" w:rsidP="00437256" w:rsidRDefault="00437256">
      <w:pPr>
        <w:pStyle w:val="af7"/>
      </w:pPr>
      <w:r>
        <w:rPr>
          <w:rFonts w:hint="eastAsia"/>
        </w:rPr>
        <w:t xml:space="preserve">    return not (</w:t>
      </w:r>
      <w:hyperlink w:history="1" w:anchor="TrainFilteredStopped">
        <w:r>
          <w:rPr>
            <w:rStyle w:val="ac"/>
          </w:rPr>
          <w:t>TrainFilteredStopped</w:t>
        </w:r>
      </w:hyperlink>
      <w:r>
        <w:t>(k)</w:t>
      </w:r>
    </w:p>
    <w:p w:rsidR="00437256" w:rsidP="00437256" w:rsidRDefault="00437256">
      <w:pPr>
        <w:pStyle w:val="af7"/>
      </w:pPr>
      <w:r>
        <w:rPr>
          <w:rFonts w:hint="eastAsia"/>
        </w:rPr>
        <w:t xml:space="preserve">                 and not </w:t>
      </w:r>
      <w:hyperlink w:history="1" w:anchor="AllPSDclosedAndLocked">
        <w:r>
          <w:rPr>
            <w:rStyle w:val="ac"/>
          </w:rPr>
          <w:t>AllPSDclosedAndLocked</w:t>
        </w:r>
      </w:hyperlink>
      <w:r>
        <w:t>(k)</w:t>
      </w:r>
    </w:p>
    <w:p w:rsidR="00437256" w:rsidP="00437256" w:rsidRDefault="00437256">
      <w:pPr>
        <w:pStyle w:val="af7"/>
      </w:pPr>
      <w:r>
        <w:rPr>
          <w:rFonts w:hint="eastAsia"/>
        </w:rPr>
        <w:t xml:space="preserve">                 and (</w:t>
      </w:r>
      <w:hyperlink w:history="1" w:anchor="AlignPSDzone_A">
        <w:r>
          <w:rPr>
            <w:rStyle w:val="ac"/>
          </w:rPr>
          <w:t>AlignPSDzone_A</w:t>
        </w:r>
      </w:hyperlink>
      <w:r>
        <w:t>(k)</w:t>
      </w:r>
      <w:r>
        <w:rPr>
          <w:rFonts w:hint="eastAsia"/>
        </w:rPr>
        <w:t xml:space="preserve"> or </w:t>
      </w:r>
      <w:hyperlink w:history="1" w:anchor="AlignPSDzone_B">
        <w:r>
          <w:rPr>
            <w:rStyle w:val="ac"/>
          </w:rPr>
          <w:t>AlignPSDzone_B</w:t>
        </w:r>
      </w:hyperlink>
      <w:r>
        <w:t>(k)</w:t>
      </w:r>
      <w:r>
        <w:rPr>
          <w:rFonts w:hint="eastAsia"/>
        </w:rPr>
        <w:t>)</w:t>
      </w:r>
    </w:p>
    <w:p w:rsidRPr="008A1414" w:rsidR="00437256" w:rsidP="00437256" w:rsidRDefault="00437256">
      <w:pPr>
        <w:pStyle w:val="ReqtifyAltQ"/>
      </w:pPr>
      <w:r w:rsidRPr="008A1414">
        <w:t>#Category=Functional</w:t>
      </w:r>
    </w:p>
    <w:p w:rsidRPr="008A1414" w:rsidR="00437256" w:rsidP="00437256" w:rsidRDefault="00437256">
      <w:pPr>
        <w:pStyle w:val="ReqtifyAltQ"/>
      </w:pPr>
      <w:r w:rsidRPr="008A1414">
        <w:t>#Contribution</w:t>
      </w:r>
      <w:r>
        <w:t>=SIL4</w:t>
      </w:r>
    </w:p>
    <w:p w:rsidR="009328EA" w:rsidP="00437256" w:rsidRDefault="00437256">
      <w:pPr>
        <w:pStyle w:val="ReqtifyAltQ"/>
        <w:rPr>
          <w:ins w:author="常鸣" w:date="2014-07-03T14:27:00Z" w:id="10706"/>
        </w:rPr>
      </w:pPr>
      <w:del w:author="常鸣" w:date="2014-07-03T14:27:00Z" w:id="10707">
        <w:r w:rsidRPr="008A1414" w:rsidDel="009328EA">
          <w:delText>#S</w:delText>
        </w:r>
      </w:del>
      <w:ins w:author="常鸣" w:date="2014-07-03T14:27:00Z" w:id="10708">
        <w:r w:rsidR="009328EA">
          <w:t>#Allocation=ATP Software</w:t>
        </w:r>
      </w:ins>
    </w:p>
    <w:p w:rsidRPr="008A1414" w:rsidR="00437256" w:rsidP="00437256" w:rsidRDefault="009328EA">
      <w:pPr>
        <w:pStyle w:val="ReqtifyAltQ"/>
      </w:pPr>
      <w:ins w:author="常鸣" w:date="2014-07-03T14:27:00Z" w:id="10709">
        <w:r>
          <w:t>#S</w:t>
        </w:r>
      </w:ins>
      <w:r w:rsidRPr="008A1414" w:rsidR="00437256">
        <w:t>ource=</w:t>
      </w:r>
      <w:r w:rsidR="00437256">
        <w:rPr>
          <w:rFonts w:hint="eastAsia"/>
        </w:rPr>
        <w:t>[iTC_CC-SyAD-0230]</w:t>
      </w:r>
    </w:p>
    <w:p w:rsidRPr="008A1414" w:rsidR="00437256" w:rsidP="00437256" w:rsidRDefault="00437256">
      <w:pPr>
        <w:pStyle w:val="ReqtifyAltQ"/>
      </w:pPr>
      <w:r w:rsidRPr="008A1414">
        <w:t>[End]</w:t>
      </w:r>
    </w:p>
    <w:p w:rsidR="00437256" w:rsidP="00C93484" w:rsidRDefault="00437256">
      <w:pPr>
        <w:pStyle w:val="Reqtify"/>
      </w:pPr>
    </w:p>
    <w:p w:rsidR="00437256" w:rsidP="00C93484" w:rsidRDefault="00437256">
      <w:pPr>
        <w:pStyle w:val="Reqtify"/>
      </w:pPr>
    </w:p>
    <w:p w:rsidR="003439CA" w:rsidP="00704491" w:rsidRDefault="003439CA">
      <w:pPr>
        <w:pStyle w:val="ReqtifyAltR"/>
      </w:pPr>
      <w:r>
        <w:t>[iTC_CC_ATP-SwRS-0</w:t>
      </w:r>
      <w:r>
        <w:rPr>
          <w:rFonts w:hint="eastAsia"/>
        </w:rPr>
        <w:t>344</w:t>
      </w:r>
      <w:r>
        <w:t>]</w:t>
      </w:r>
    </w:p>
    <w:p w:rsidR="003439CA" w:rsidP="00C93484" w:rsidRDefault="000A117D">
      <w:pPr>
        <w:pStyle w:val="Reqtify"/>
      </w:pPr>
      <w:bookmarkStart w:name="PBforPSDnotClosedAndLocked" w:id="10710"/>
      <w:r w:rsidRPr="00BF4172">
        <w:rPr>
          <w:rStyle w:val="aff2"/>
          <w:bCs w:val="0"/>
          <w:iCs w:val="0"/>
        </w:rPr>
        <w:t>PBforPSDnotClosedAndLocked</w:t>
      </w:r>
      <w:bookmarkEnd w:id="10710"/>
      <w:r w:rsidR="003439CA">
        <w:rPr>
          <w:rFonts w:hint="eastAsia"/>
        </w:rPr>
        <w:t>，车停在</w:t>
      </w:r>
      <w:r w:rsidR="003439CA">
        <w:rPr>
          <w:rFonts w:hint="eastAsia"/>
        </w:rPr>
        <w:t>PSD</w:t>
      </w:r>
      <w:r w:rsidR="003439CA">
        <w:rPr>
          <w:rFonts w:hint="eastAsia"/>
        </w:rPr>
        <w:t>区域内，</w:t>
      </w:r>
      <w:r w:rsidR="003439CA">
        <w:rPr>
          <w:rFonts w:hint="eastAsia"/>
        </w:rPr>
        <w:t>PSD</w:t>
      </w:r>
      <w:r w:rsidR="003439CA">
        <w:rPr>
          <w:rFonts w:hint="eastAsia"/>
        </w:rPr>
        <w:t>开</w:t>
      </w:r>
      <w:r w:rsidR="005F383B">
        <w:rPr>
          <w:rFonts w:hint="eastAsia"/>
        </w:rPr>
        <w:t>，且未限制监控该功能时</w:t>
      </w:r>
      <w:r w:rsidR="003439CA">
        <w:rPr>
          <w:rFonts w:hint="eastAsia"/>
        </w:rPr>
        <w:t>，要求输出</w:t>
      </w:r>
      <w:r w:rsidR="003439CA">
        <w:rPr>
          <w:rFonts w:hint="eastAsia"/>
        </w:rPr>
        <w:t>ZVRD</w:t>
      </w:r>
      <w:r w:rsidR="003439CA">
        <w:rPr>
          <w:rFonts w:hint="eastAsia"/>
        </w:rPr>
        <w:t>。</w:t>
      </w:r>
    </w:p>
    <w:p w:rsidRPr="00D40193" w:rsidR="003439CA" w:rsidP="00C93484" w:rsidRDefault="003439CA">
      <w:pPr>
        <w:pStyle w:val="Reqtify"/>
      </w:pPr>
      <w:r>
        <w:rPr>
          <w:rFonts w:hint="eastAsia"/>
        </w:rPr>
        <w:t xml:space="preserve">If one of the </w:t>
      </w:r>
      <w:r>
        <w:t>statuses</w:t>
      </w:r>
      <w:r>
        <w:rPr>
          <w:rFonts w:hint="eastAsia"/>
        </w:rPr>
        <w:t xml:space="preserve"> of the aligned PSD does not closed when train stopped, ATP shall trigger </w:t>
      </w:r>
      <w:r w:rsidR="002F5731">
        <w:t>parking</w:t>
      </w:r>
      <w:r>
        <w:rPr>
          <w:rFonts w:hint="eastAsia"/>
        </w:rPr>
        <w:t xml:space="preserve"> brake.</w:t>
      </w:r>
    </w:p>
    <w:p w:rsidR="003439CA" w:rsidP="000431E0" w:rsidRDefault="00437256">
      <w:pPr>
        <w:pStyle w:val="af7"/>
      </w:pPr>
      <w:r>
        <w:rPr>
          <w:rFonts w:hint="eastAsia"/>
        </w:rPr>
        <w:t xml:space="preserve">def </w:t>
      </w:r>
      <w:hyperlink w:history="1" w:anchor="PBforPSDnotClosedAndLocked">
        <w:r w:rsidR="000A117D">
          <w:rPr>
            <w:rStyle w:val="ac"/>
          </w:rPr>
          <w:t>PBforPSDnotClosedAndLocked</w:t>
        </w:r>
      </w:hyperlink>
      <w:r w:rsidR="003439CA">
        <w:t>(k)</w:t>
      </w:r>
      <w:r>
        <w:rPr>
          <w:rFonts w:hint="eastAsia"/>
        </w:rPr>
        <w:t>:</w:t>
      </w:r>
    </w:p>
    <w:p w:rsidR="00437256" w:rsidDel="00437256" w:rsidP="00437256" w:rsidRDefault="003439CA">
      <w:pPr>
        <w:pStyle w:val="af7"/>
      </w:pPr>
      <w:r>
        <w:rPr>
          <w:rFonts w:hint="eastAsia"/>
        </w:rPr>
        <w:t xml:space="preserve"> </w:t>
      </w:r>
      <w:r w:rsidR="00437256">
        <w:rPr>
          <w:rFonts w:hint="eastAsia"/>
        </w:rPr>
        <w:t xml:space="preserve">   return (not </w:t>
      </w:r>
      <w:hyperlink w:history="1" w:anchor="NoDangerForPSDnotClosedAndLocked">
        <w:r w:rsidRPr="00437256" w:rsidR="00437256">
          <w:rPr>
            <w:rStyle w:val="ac"/>
            <w:rFonts w:hint="eastAsia"/>
          </w:rPr>
          <w:t>NoDangerForPSDnotClosedAndLocked</w:t>
        </w:r>
      </w:hyperlink>
      <w:r w:rsidR="00437256">
        <w:t>(k)</w:t>
      </w:r>
    </w:p>
    <w:p w:rsidR="003439CA" w:rsidP="00437256" w:rsidRDefault="003439CA">
      <w:pPr>
        <w:pStyle w:val="af7"/>
        <w:ind w:firstLine="640" w:firstLineChars="400"/>
      </w:pPr>
      <w:r>
        <w:rPr>
          <w:rFonts w:hint="eastAsia"/>
        </w:rPr>
        <w:t xml:space="preserve">   </w:t>
      </w:r>
      <w:r w:rsidR="00397BD9">
        <w:rPr>
          <w:rFonts w:hint="eastAsia"/>
        </w:rPr>
        <w:t xml:space="preserve"> </w:t>
      </w:r>
      <w:r w:rsidR="00437256">
        <w:rPr>
          <w:rFonts w:hint="eastAsia"/>
        </w:rPr>
        <w:t xml:space="preserve"> </w:t>
      </w:r>
      <w:r w:rsidR="00397BD9">
        <w:rPr>
          <w:rFonts w:hint="eastAsia"/>
        </w:rPr>
        <w:t xml:space="preserve">and </w:t>
      </w:r>
      <w:r w:rsidR="00437256">
        <w:rPr>
          <w:rFonts w:hint="eastAsia"/>
        </w:rPr>
        <w:t xml:space="preserve">not </w:t>
      </w:r>
      <w:hyperlink w:history="1" w:anchor="InhibitControlPSDstatus">
        <w:r w:rsidR="00C64E92">
          <w:rPr>
            <w:rStyle w:val="ac"/>
          </w:rPr>
          <w:t>InhibitControlPSDstatus</w:t>
        </w:r>
      </w:hyperlink>
      <w:r>
        <w:t>(k)</w:t>
      </w:r>
      <w:r w:rsidR="00437256">
        <w:rPr>
          <w:rFonts w:hint="eastAsia"/>
        </w:rPr>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711"/>
        </w:rPr>
      </w:pPr>
      <w:del w:author="常鸣" w:date="2014-07-03T14:27:00Z" w:id="10712">
        <w:r w:rsidRPr="008A1414" w:rsidDel="009328EA">
          <w:delText>#S</w:delText>
        </w:r>
      </w:del>
      <w:ins w:author="常鸣" w:date="2014-07-03T14:27:00Z" w:id="10713">
        <w:r w:rsidR="009328EA">
          <w:t>#Allocation=ATP Software</w:t>
        </w:r>
      </w:ins>
    </w:p>
    <w:p w:rsidRPr="008A1414" w:rsidR="003439CA" w:rsidP="000C0D62" w:rsidRDefault="009328EA">
      <w:pPr>
        <w:pStyle w:val="ReqtifyAltQ"/>
      </w:pPr>
      <w:ins w:author="常鸣" w:date="2014-07-03T14:27:00Z" w:id="10714">
        <w:r>
          <w:lastRenderedPageBreak/>
          <w:t>#S</w:t>
        </w:r>
      </w:ins>
      <w:r w:rsidRPr="008A1414" w:rsidR="003439CA">
        <w:t>ource=</w:t>
      </w:r>
      <w:r w:rsidR="003439CA">
        <w:rPr>
          <w:rFonts w:hint="eastAsia"/>
        </w:rPr>
        <w:t>[iTC_CC-SyAD-0230],</w:t>
      </w:r>
      <w:r w:rsidRPr="003662F6" w:rsidR="003662F6">
        <w:rPr>
          <w:rFonts w:hint="eastAsia"/>
        </w:rPr>
        <w:t xml:space="preserve"> </w:t>
      </w:r>
      <w:r w:rsidRPr="002B683E" w:rsidR="003662F6">
        <w:rPr>
          <w:rFonts w:hint="eastAsia"/>
        </w:rPr>
        <w:t>[</w:t>
      </w:r>
      <w:r w:rsidRPr="002B683E" w:rsidR="003662F6">
        <w:t>iTC_CC-SyAD-</w:t>
      </w:r>
      <w:r w:rsidR="003662F6">
        <w:rPr>
          <w:rFonts w:hint="eastAsia"/>
        </w:rPr>
        <w:t>1221</w:t>
      </w:r>
      <w:r w:rsidRPr="002B683E" w:rsidR="003662F6">
        <w:rPr>
          <w:rFonts w:hint="eastAsia"/>
        </w:rPr>
        <w:t>]</w:t>
      </w:r>
      <w:r w:rsidR="003662F6">
        <w:rPr>
          <w:rFonts w:hint="eastAsia"/>
        </w:rPr>
        <w:t>,</w:t>
      </w:r>
      <w:r w:rsidR="003439CA">
        <w:rPr>
          <w:rFonts w:hint="eastAsia"/>
        </w:rPr>
        <w:t xml:space="preserve"> [</w:t>
      </w:r>
      <w:r w:rsidR="003439CA">
        <w:t>iTC_CC_ATP_SwHA</w:t>
      </w:r>
      <w:r w:rsidRPr="0032051B" w:rsidR="003439CA">
        <w:t>-0145</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3439CA" w:rsidP="00704491" w:rsidRDefault="003439CA">
      <w:pPr>
        <w:pStyle w:val="ReqtifyAltR"/>
      </w:pPr>
      <w:r>
        <w:t>[iTC_CC_ATP-SwRS-0</w:t>
      </w:r>
      <w:r>
        <w:rPr>
          <w:rFonts w:hint="eastAsia"/>
        </w:rPr>
        <w:t>345</w:t>
      </w:r>
      <w:r>
        <w:t>]</w:t>
      </w:r>
    </w:p>
    <w:p w:rsidR="003439CA" w:rsidP="00C93484" w:rsidRDefault="00F27DC1">
      <w:pPr>
        <w:pStyle w:val="Reqtify"/>
      </w:pPr>
      <w:bookmarkStart w:name="EBforPBnotAppliedDueToPSD" w:id="10715"/>
      <w:r w:rsidRPr="00BF4172">
        <w:rPr>
          <w:rStyle w:val="aff2"/>
          <w:bCs w:val="0"/>
          <w:iCs w:val="0"/>
        </w:rPr>
        <w:t>EBforPBnotAppliedDueToPSD</w:t>
      </w:r>
      <w:bookmarkEnd w:id="10715"/>
      <w:r w:rsidR="003439CA">
        <w:rPr>
          <w:rFonts w:hint="eastAsia"/>
        </w:rPr>
        <w:t>，由于</w:t>
      </w:r>
      <w:r w:rsidR="003439CA">
        <w:rPr>
          <w:rFonts w:hint="eastAsia"/>
        </w:rPr>
        <w:t>PSD</w:t>
      </w:r>
      <w:r w:rsidR="003439CA">
        <w:rPr>
          <w:rFonts w:hint="eastAsia"/>
        </w:rPr>
        <w:t>开而施加</w:t>
      </w:r>
      <w:r w:rsidR="003439CA">
        <w:rPr>
          <w:rFonts w:hint="eastAsia"/>
        </w:rPr>
        <w:t>PB</w:t>
      </w:r>
      <w:r w:rsidR="003439CA">
        <w:rPr>
          <w:rFonts w:hint="eastAsia"/>
        </w:rPr>
        <w:t>，但是未采到</w:t>
      </w:r>
      <w:r w:rsidR="003439CA">
        <w:rPr>
          <w:rFonts w:hint="eastAsia"/>
        </w:rPr>
        <w:t>ZVBA</w:t>
      </w:r>
      <w:r w:rsidR="003439CA">
        <w:rPr>
          <w:rFonts w:hint="eastAsia"/>
        </w:rPr>
        <w:t>。</w:t>
      </w:r>
    </w:p>
    <w:p w:rsidR="003439CA" w:rsidP="00C93484" w:rsidRDefault="003439CA">
      <w:pPr>
        <w:pStyle w:val="Reqtify"/>
      </w:pPr>
    </w:p>
    <w:p w:rsidR="003439CA" w:rsidP="00C93484" w:rsidRDefault="003439CA">
      <w:pPr>
        <w:pStyle w:val="Reqtify"/>
      </w:pPr>
      <w:r>
        <w:rPr>
          <w:rFonts w:hint="eastAsia"/>
        </w:rPr>
        <w:t>If ATP has triggered the parking brake for the PSD opening, but it does not applied by the rolling stock, ATP shall trigger the emergency brake.</w:t>
      </w:r>
    </w:p>
    <w:p w:rsidRPr="00D40193" w:rsidR="003439CA" w:rsidP="00C93484" w:rsidRDefault="003439CA">
      <w:pPr>
        <w:pStyle w:val="Reqtify"/>
      </w:pPr>
    </w:p>
    <w:p w:rsidR="003439CA" w:rsidP="000431E0" w:rsidRDefault="00532AED">
      <w:pPr>
        <w:pStyle w:val="af7"/>
      </w:pPr>
      <w:hyperlink w:history="1" w:anchor="EBforPBnotAppliedDueToPSD">
        <w:r w:rsidR="00F27DC1">
          <w:rPr>
            <w:rStyle w:val="ac"/>
          </w:rPr>
          <w:t>EBforPBnotAppliedDueToPSD</w:t>
        </w:r>
      </w:hyperlink>
      <w:r w:rsidR="003439CA">
        <w:t>(k)</w:t>
      </w:r>
    </w:p>
    <w:p w:rsidR="003439CA" w:rsidP="000431E0" w:rsidRDefault="003439CA">
      <w:pPr>
        <w:pStyle w:val="af7"/>
      </w:pPr>
      <w:r>
        <w:rPr>
          <w:rFonts w:hint="eastAsia"/>
        </w:rPr>
        <w:t xml:space="preserve"> = ((</w:t>
      </w:r>
      <w:hyperlink w:history="1" w:anchor="PBforPSDnotClosedAndLocked">
        <w:r w:rsidR="000A117D">
          <w:rPr>
            <w:rStyle w:val="ac"/>
          </w:rPr>
          <w:t>PBforPSDnotClosedAndLocked</w:t>
        </w:r>
      </w:hyperlink>
      <w:r>
        <w:t>(k)</w:t>
      </w:r>
      <w:r>
        <w:rPr>
          <w:rFonts w:hint="eastAsia"/>
        </w:rPr>
        <w:t xml:space="preserve"> == </w:t>
      </w:r>
      <w:r w:rsidRPr="00354FC4" w:rsidR="00397BD9">
        <w:rPr>
          <w:rStyle w:val="aff1"/>
        </w:rPr>
        <w:t>True</w:t>
      </w:r>
      <w:r>
        <w:rPr>
          <w:rFonts w:hint="eastAsia"/>
        </w:rPr>
        <w:t>)</w:t>
      </w:r>
    </w:p>
    <w:p w:rsidR="003439CA" w:rsidP="000431E0" w:rsidRDefault="003439CA">
      <w:pPr>
        <w:pStyle w:val="af7"/>
      </w:pPr>
      <w:r>
        <w:rPr>
          <w:rFonts w:hint="eastAsia"/>
        </w:rPr>
        <w:t xml:space="preserve">   </w:t>
      </w:r>
      <w:r w:rsidR="00397BD9">
        <w:rPr>
          <w:rFonts w:hint="eastAsia"/>
        </w:rPr>
        <w:t xml:space="preserve"> and </w:t>
      </w:r>
      <w:r>
        <w:rPr>
          <w:rFonts w:hint="eastAsia"/>
        </w:rPr>
        <w:t>(</w:t>
      </w:r>
      <w:hyperlink w:history="1" w:anchor="TrainParkingBrakeApplied">
        <w:r w:rsidR="003A11D3">
          <w:rPr>
            <w:rStyle w:val="ac"/>
          </w:rPr>
          <w:t>TrainParkingBrakeApplied</w:t>
        </w:r>
      </w:hyperlink>
      <w:r>
        <w:t>(k)</w:t>
      </w:r>
      <w:r>
        <w:rPr>
          <w:rFonts w:hint="eastAsia"/>
        </w:rPr>
        <w:t xml:space="preserve"> != </w:t>
      </w:r>
      <w:r w:rsidRPr="00354FC4" w:rsidR="00397BD9">
        <w:rPr>
          <w:rStyle w:val="aff1"/>
        </w:rPr>
        <w:t>True</w:t>
      </w:r>
      <w:r>
        <w:rPr>
          <w:rFonts w:hint="eastAsia"/>
        </w:rPr>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716"/>
        </w:rPr>
      </w:pPr>
      <w:del w:author="常鸣" w:date="2014-07-03T14:27:00Z" w:id="10717">
        <w:r w:rsidRPr="008A1414" w:rsidDel="009328EA">
          <w:delText>#S</w:delText>
        </w:r>
      </w:del>
      <w:ins w:author="常鸣" w:date="2014-07-03T14:27:00Z" w:id="10718">
        <w:r w:rsidR="009328EA">
          <w:t>#Allocation=ATP Software</w:t>
        </w:r>
      </w:ins>
    </w:p>
    <w:p w:rsidRPr="008A1414" w:rsidR="003439CA" w:rsidP="000C0D62" w:rsidRDefault="009328EA">
      <w:pPr>
        <w:pStyle w:val="ReqtifyAltQ"/>
      </w:pPr>
      <w:ins w:author="常鸣" w:date="2014-07-03T14:27:00Z" w:id="10719">
        <w:r>
          <w:t>#S</w:t>
        </w:r>
      </w:ins>
      <w:r w:rsidRPr="008A1414" w:rsidR="003439CA">
        <w:t>ource=</w:t>
      </w:r>
      <w:r w:rsidR="003439CA">
        <w:rPr>
          <w:rFonts w:hint="eastAsia"/>
        </w:rPr>
        <w:t>[iTC_CC-SyAD-0233], [iTC_CC-SyAD-0234],</w:t>
      </w:r>
      <w:r w:rsidRPr="00EB336E" w:rsidR="003439CA">
        <w:rPr>
          <w:rFonts w:hint="eastAsia"/>
        </w:rPr>
        <w:t xml:space="preserve"> </w:t>
      </w:r>
      <w:r w:rsidR="003439CA">
        <w:rPr>
          <w:rFonts w:hint="eastAsia"/>
        </w:rPr>
        <w:t>[iTC_CC-SyAD-0235], [</w:t>
      </w:r>
      <w:r w:rsidR="003439CA">
        <w:t>iTC_CC_ATP_SwHA</w:t>
      </w:r>
      <w:r w:rsidRPr="0032051B" w:rsidR="003439CA">
        <w:t>-0146</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3439CA" w:rsidP="00704491" w:rsidRDefault="003439CA">
      <w:pPr>
        <w:pStyle w:val="ReqtifyAltR"/>
      </w:pPr>
      <w:r>
        <w:t>[iTC_CC_ATP-SwRS-0</w:t>
      </w:r>
      <w:r>
        <w:rPr>
          <w:rFonts w:hint="eastAsia"/>
        </w:rPr>
        <w:t>346</w:t>
      </w:r>
      <w:r>
        <w:t>]</w:t>
      </w:r>
    </w:p>
    <w:p w:rsidR="003439CA" w:rsidP="00C93484" w:rsidRDefault="003A11D3">
      <w:pPr>
        <w:pStyle w:val="Reqtify"/>
      </w:pPr>
      <w:bookmarkStart w:name="PSDopeningCommandValid" w:id="10720"/>
      <w:r w:rsidRPr="00BF4172">
        <w:rPr>
          <w:rStyle w:val="aff2"/>
          <w:bCs w:val="0"/>
          <w:iCs w:val="0"/>
        </w:rPr>
        <w:t>PSDopeningCommandValid</w:t>
      </w:r>
      <w:bookmarkEnd w:id="10720"/>
      <w:r w:rsidR="003439CA">
        <w:rPr>
          <w:rFonts w:hint="eastAsia"/>
        </w:rPr>
        <w:t>，开门命令是否在有效期内</w:t>
      </w:r>
      <w:r w:rsidR="003439CA">
        <w:rPr>
          <w:rFonts w:hint="eastAsia"/>
        </w:rPr>
        <w:t>.</w:t>
      </w:r>
    </w:p>
    <w:p w:rsidR="003439CA" w:rsidP="00FA0FBB" w:rsidRDefault="003439CA">
      <w:pPr>
        <w:pStyle w:val="AltX"/>
      </w:pPr>
      <w:r>
        <w:rPr>
          <w:rFonts w:hint="eastAsia"/>
        </w:rPr>
        <w:t>如果本周期</w:t>
      </w:r>
      <w:hyperlink w:history="1" w:anchor="PSDopeningCommand">
        <w:r w:rsidRPr="00783610">
          <w:rPr>
            <w:rStyle w:val="ac"/>
          </w:rPr>
          <w:t>PSDopeningCommand</w:t>
        </w:r>
      </w:hyperlink>
      <w:r>
        <w:rPr>
          <w:rFonts w:hint="eastAsia"/>
        </w:rPr>
        <w:t>为</w:t>
      </w:r>
      <w:r w:rsidR="00397BD9">
        <w:rPr>
          <w:rStyle w:val="aff1"/>
        </w:rPr>
        <w:t>True</w:t>
      </w:r>
      <w:r>
        <w:rPr>
          <w:rFonts w:hint="eastAsia"/>
        </w:rPr>
        <w:t>，则设置本周期</w:t>
      </w:r>
      <w:r w:rsidRPr="001A3462">
        <w:rPr>
          <w:rStyle w:val="aff2"/>
        </w:rPr>
        <w:t>PSDopeningCommandValid</w:t>
      </w:r>
      <w:r>
        <w:rPr>
          <w:rFonts w:hint="eastAsia"/>
        </w:rPr>
        <w:t>为</w:t>
      </w:r>
      <w:r w:rsidR="00397BD9">
        <w:rPr>
          <w:rStyle w:val="aff1"/>
        </w:rPr>
        <w:t>True</w:t>
      </w:r>
      <w:r>
        <w:rPr>
          <w:rFonts w:hint="eastAsia"/>
        </w:rPr>
        <w:t>；</w:t>
      </w:r>
    </w:p>
    <w:p w:rsidR="003439CA" w:rsidP="00FA0FBB" w:rsidRDefault="003439CA">
      <w:pPr>
        <w:pStyle w:val="AltX"/>
      </w:pPr>
      <w:r>
        <w:rPr>
          <w:rFonts w:hint="eastAsia"/>
        </w:rPr>
        <w:t>否则如果上周期</w:t>
      </w:r>
      <w:hyperlink w:history="1" w:anchor="PSDopeningCommand">
        <w:r w:rsidRPr="00783610">
          <w:rPr>
            <w:rStyle w:val="ac"/>
          </w:rPr>
          <w:t>PSDopeningCommand</w:t>
        </w:r>
      </w:hyperlink>
      <w:r>
        <w:rPr>
          <w:rFonts w:hint="eastAsia"/>
        </w:rPr>
        <w:t>为</w:t>
      </w:r>
      <w:r w:rsidR="00397BD9">
        <w:rPr>
          <w:rStyle w:val="aff1"/>
        </w:rPr>
        <w:t>True</w:t>
      </w:r>
      <w:r>
        <w:rPr>
          <w:rFonts w:hint="eastAsia"/>
        </w:rPr>
        <w:t>而本周期变为</w:t>
      </w:r>
      <w:r w:rsidR="00397BD9">
        <w:rPr>
          <w:rStyle w:val="aff1"/>
        </w:rPr>
        <w:t>False</w:t>
      </w:r>
      <w:r>
        <w:rPr>
          <w:rFonts w:hint="eastAsia"/>
        </w:rPr>
        <w:t>，则在接下来的</w:t>
      </w:r>
      <w:hyperlink w:history="1" w:anchor="ATPsetting">
        <w:r w:rsidRPr="00783610">
          <w:rPr>
            <w:rStyle w:val="ac"/>
            <w:rFonts w:hint="eastAsia"/>
          </w:rPr>
          <w:t>ATPsetting</w:t>
        </w:r>
      </w:hyperlink>
      <w:r>
        <w:rPr>
          <w:rFonts w:hint="eastAsia"/>
        </w:rPr>
        <w:t>.</w:t>
      </w:r>
      <w:r w:rsidRPr="00825FE7">
        <w:rPr>
          <w:rFonts w:hint="eastAsia"/>
        </w:rPr>
        <w:t xml:space="preserve"> </w:t>
      </w:r>
      <w:r w:rsidR="004735DB">
        <w:rPr>
          <w:rFonts w:hint="eastAsia"/>
        </w:rPr>
        <w:t>PSDopeningCommandValidityTime</w:t>
      </w:r>
      <w:r>
        <w:rPr>
          <w:rFonts w:hint="eastAsia"/>
        </w:rPr>
        <w:t>周期内：</w:t>
      </w:r>
    </w:p>
    <w:p w:rsidR="003439CA" w:rsidP="00704491" w:rsidRDefault="003439CA">
      <w:pPr>
        <w:pStyle w:val="AltZ"/>
      </w:pPr>
      <w:r>
        <w:rPr>
          <w:rFonts w:hint="eastAsia"/>
        </w:rPr>
        <w:t>如果</w:t>
      </w:r>
      <w:hyperlink w:history="1" w:anchor="PSDopeningCommand">
        <w:r w:rsidRPr="00783610">
          <w:rPr>
            <w:rStyle w:val="ac"/>
          </w:rPr>
          <w:t>PSDopeningCommand</w:t>
        </w:r>
      </w:hyperlink>
      <w:r>
        <w:rPr>
          <w:rFonts w:hint="eastAsia"/>
        </w:rPr>
        <w:t>为</w:t>
      </w:r>
      <w:r w:rsidR="00397BD9">
        <w:rPr>
          <w:rStyle w:val="aff1"/>
        </w:rPr>
        <w:t>False</w:t>
      </w:r>
      <w:r>
        <w:rPr>
          <w:rFonts w:hint="eastAsia"/>
        </w:rPr>
        <w:t>，仍保持</w:t>
      </w:r>
      <w:r w:rsidRPr="001A3462">
        <w:rPr>
          <w:rStyle w:val="aff2"/>
        </w:rPr>
        <w:t>PSDopeningCommandValid</w:t>
      </w:r>
      <w:r>
        <w:rPr>
          <w:rFonts w:hint="eastAsia"/>
        </w:rPr>
        <w:t>为</w:t>
      </w:r>
      <w:r w:rsidR="00397BD9">
        <w:rPr>
          <w:rStyle w:val="aff1"/>
        </w:rPr>
        <w:t>True</w:t>
      </w:r>
      <w:r>
        <w:rPr>
          <w:rFonts w:hint="eastAsia"/>
        </w:rPr>
        <w:t>；</w:t>
      </w:r>
    </w:p>
    <w:p w:rsidR="003439CA" w:rsidP="00704491" w:rsidRDefault="003439CA">
      <w:pPr>
        <w:pStyle w:val="AltZ"/>
      </w:pPr>
      <w:r>
        <w:rPr>
          <w:rFonts w:hint="eastAsia"/>
        </w:rPr>
        <w:t>如果</w:t>
      </w:r>
      <w:hyperlink w:history="1" w:anchor="PSDopeningCommand">
        <w:r w:rsidRPr="00783610">
          <w:rPr>
            <w:rStyle w:val="ac"/>
          </w:rPr>
          <w:t>PSDopeningCommand</w:t>
        </w:r>
      </w:hyperlink>
      <w:r>
        <w:rPr>
          <w:rFonts w:hint="eastAsia"/>
        </w:rPr>
        <w:t>为</w:t>
      </w:r>
      <w:r w:rsidR="00397BD9">
        <w:rPr>
          <w:rStyle w:val="aff1"/>
        </w:rPr>
        <w:t>True</w:t>
      </w:r>
      <w:r>
        <w:rPr>
          <w:rFonts w:hint="eastAsia"/>
        </w:rPr>
        <w:t>，则当其变为</w:t>
      </w:r>
      <w:r w:rsidR="00397BD9">
        <w:rPr>
          <w:rStyle w:val="aff1"/>
        </w:rPr>
        <w:t>False</w:t>
      </w:r>
      <w:r>
        <w:rPr>
          <w:rFonts w:hint="eastAsia"/>
        </w:rPr>
        <w:t>后重新计时。</w:t>
      </w:r>
    </w:p>
    <w:p w:rsidR="003439CA" w:rsidP="00FA0FBB" w:rsidRDefault="003439CA">
      <w:pPr>
        <w:pStyle w:val="AltX"/>
      </w:pPr>
      <w:r>
        <w:rPr>
          <w:rFonts w:hint="eastAsia"/>
        </w:rPr>
        <w:t>其他情况，设置</w:t>
      </w:r>
      <w:r w:rsidRPr="001A3462">
        <w:rPr>
          <w:rStyle w:val="aff2"/>
        </w:rPr>
        <w:t>PSDopeningCommandValid</w:t>
      </w:r>
      <w:r>
        <w:rPr>
          <w:rFonts w:hint="eastAsia"/>
        </w:rPr>
        <w:t>为</w:t>
      </w:r>
      <w:r w:rsidR="00397BD9">
        <w:rPr>
          <w:rStyle w:val="aff1"/>
        </w:rPr>
        <w:t>False</w:t>
      </w:r>
      <w:r>
        <w:rPr>
          <w:rFonts w:hint="eastAsia"/>
        </w:rPr>
        <w:t>。</w:t>
      </w:r>
    </w:p>
    <w:p w:rsidR="003439CA" w:rsidP="00C93484" w:rsidRDefault="003439CA">
      <w:pPr>
        <w:pStyle w:val="Reqtify"/>
      </w:pPr>
    </w:p>
    <w:p w:rsidR="003439CA" w:rsidP="00C93484" w:rsidRDefault="003439CA">
      <w:pPr>
        <w:pStyle w:val="Reqtify"/>
      </w:pPr>
      <w:r>
        <w:rPr>
          <w:rFonts w:hint="eastAsia"/>
        </w:rPr>
        <w:t>ATP shall monitor the PSD opening command whether valid by the following rules:</w:t>
      </w:r>
    </w:p>
    <w:p w:rsidR="003439CA" w:rsidP="00FA0FBB" w:rsidRDefault="003439CA">
      <w:pPr>
        <w:pStyle w:val="AltX"/>
      </w:pPr>
      <w:r>
        <w:rPr>
          <w:rFonts w:hint="eastAsia"/>
        </w:rPr>
        <w:t xml:space="preserve">If the PSD opening command is </w:t>
      </w:r>
      <w:r w:rsidRPr="00354FC4" w:rsidR="00397BD9">
        <w:rPr>
          <w:rStyle w:val="aff1"/>
          <w:rFonts w:hint="eastAsia"/>
        </w:rPr>
        <w:t>True</w:t>
      </w:r>
      <w:r>
        <w:rPr>
          <w:rFonts w:hint="eastAsia"/>
        </w:rPr>
        <w:t xml:space="preserve"> in the current cycle, ATP consider this command is valid;</w:t>
      </w:r>
    </w:p>
    <w:p w:rsidR="003439CA" w:rsidP="00FA0FBB" w:rsidRDefault="003439CA">
      <w:pPr>
        <w:pStyle w:val="AltX"/>
      </w:pPr>
      <w:r>
        <w:rPr>
          <w:rFonts w:hint="eastAsia"/>
        </w:rPr>
        <w:t xml:space="preserve">Or </w:t>
      </w:r>
      <w:r w:rsidR="00397BD9">
        <w:rPr>
          <w:rFonts w:hint="eastAsia"/>
        </w:rPr>
        <w:t>else:</w:t>
      </w:r>
      <w:r>
        <w:rPr>
          <w:rFonts w:hint="eastAsia"/>
        </w:rPr>
        <w:t xml:space="preserve">, if the PSD opening command become from </w:t>
      </w:r>
      <w:r w:rsidRPr="00354FC4" w:rsidR="00397BD9">
        <w:rPr>
          <w:rStyle w:val="aff1"/>
          <w:rFonts w:hint="eastAsia"/>
        </w:rPr>
        <w:t>True</w:t>
      </w:r>
      <w:r>
        <w:rPr>
          <w:rFonts w:hint="eastAsia"/>
        </w:rPr>
        <w:t xml:space="preserve"> to </w:t>
      </w:r>
      <w:r w:rsidRPr="00354FC4" w:rsidR="00397BD9">
        <w:rPr>
          <w:rStyle w:val="aff1"/>
          <w:rFonts w:hint="eastAsia"/>
        </w:rPr>
        <w:t>False</w:t>
      </w:r>
      <w:r>
        <w:rPr>
          <w:rFonts w:hint="eastAsia"/>
        </w:rPr>
        <w:t>, ATP shall start to counter the cycles:</w:t>
      </w:r>
    </w:p>
    <w:p w:rsidR="003439CA" w:rsidP="00704491" w:rsidRDefault="003439CA">
      <w:pPr>
        <w:pStyle w:val="AltZ"/>
      </w:pPr>
      <w:r>
        <w:t>I</w:t>
      </w:r>
      <w:r>
        <w:rPr>
          <w:rFonts w:hint="eastAsia"/>
        </w:rPr>
        <w:t xml:space="preserve">f the PSD opening command has become </w:t>
      </w:r>
      <w:r w:rsidRPr="00354FC4" w:rsidR="00397BD9">
        <w:rPr>
          <w:rStyle w:val="aff1"/>
          <w:rFonts w:hint="eastAsia"/>
        </w:rPr>
        <w:t>False</w:t>
      </w:r>
      <w:r w:rsidR="00397BD9">
        <w:rPr>
          <w:rFonts w:hint="eastAsia"/>
        </w:rPr>
        <w:t xml:space="preserve"> and </w:t>
      </w:r>
      <w:r>
        <w:rPr>
          <w:rFonts w:hint="eastAsia"/>
        </w:rPr>
        <w:t xml:space="preserve">has lasted more than </w:t>
      </w:r>
      <w:hyperlink w:history="1" w:anchor="ATPsetting">
        <w:r w:rsidR="00786D0B">
          <w:rPr>
            <w:rStyle w:val="ac"/>
          </w:rPr>
          <w:t>ATPsetting</w:t>
        </w:r>
      </w:hyperlink>
      <w:r>
        <w:rPr>
          <w:rFonts w:hint="eastAsia"/>
        </w:rPr>
        <w:t>.</w:t>
      </w:r>
      <w:r w:rsidR="004735DB">
        <w:rPr>
          <w:rFonts w:hint="eastAsia"/>
        </w:rPr>
        <w:t>PSDopeningCommandValidityTime</w:t>
      </w:r>
      <w:r>
        <w:rPr>
          <w:rFonts w:hint="eastAsia"/>
        </w:rPr>
        <w:t>, then ATP shall consider the PSD opening command as invalid;</w:t>
      </w:r>
    </w:p>
    <w:p w:rsidR="003439CA" w:rsidP="00704491" w:rsidRDefault="003439CA">
      <w:pPr>
        <w:pStyle w:val="AltZ"/>
      </w:pPr>
      <w:r>
        <w:rPr>
          <w:rFonts w:hint="eastAsia"/>
        </w:rPr>
        <w:lastRenderedPageBreak/>
        <w:t xml:space="preserve">Or </w:t>
      </w:r>
      <w:r w:rsidR="00397BD9">
        <w:rPr>
          <w:rFonts w:hint="eastAsia"/>
        </w:rPr>
        <w:t>else:</w:t>
      </w:r>
      <w:r>
        <w:rPr>
          <w:rFonts w:hint="eastAsia"/>
        </w:rPr>
        <w:t>, ATP still consider the PSD opening command as valid.</w:t>
      </w:r>
    </w:p>
    <w:p w:rsidRPr="00D40193" w:rsidR="003439CA" w:rsidP="00FA0FBB" w:rsidRDefault="003439CA">
      <w:pPr>
        <w:pStyle w:val="AltX"/>
      </w:pPr>
      <w:r>
        <w:rPr>
          <w:rFonts w:hint="eastAsia"/>
        </w:rPr>
        <w:t>Otherwise, ATP consider the PSD opening command as invalid.</w:t>
      </w:r>
    </w:p>
    <w:p w:rsidR="003439CA" w:rsidP="000C0D62" w:rsidRDefault="003439CA">
      <w:pPr>
        <w:pStyle w:val="ReqtifyAltQ"/>
      </w:pPr>
      <w:r w:rsidRPr="008A1414">
        <w:t>#Category=Functional</w:t>
      </w:r>
    </w:p>
    <w:p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721"/>
        </w:rPr>
      </w:pPr>
      <w:del w:author="常鸣" w:date="2014-07-03T14:27:00Z" w:id="10722">
        <w:r w:rsidRPr="008A1414" w:rsidDel="009328EA">
          <w:delText>#S</w:delText>
        </w:r>
      </w:del>
      <w:ins w:author="常鸣" w:date="2014-07-03T14:27:00Z" w:id="10723">
        <w:r w:rsidR="009328EA">
          <w:t>#Allocation=ATP Software</w:t>
        </w:r>
      </w:ins>
      <w:ins w:author="常鸣" w:date="2014-07-03T15:04:00Z" w:id="10724">
        <w:r w:rsidR="006D51C2">
          <w:rPr>
            <w:rFonts w:hint="eastAsia"/>
          </w:rPr>
          <w:t>, Vital Embedded Setting</w:t>
        </w:r>
      </w:ins>
    </w:p>
    <w:p w:rsidR="003439CA" w:rsidP="000C0D62" w:rsidRDefault="009328EA">
      <w:pPr>
        <w:pStyle w:val="ReqtifyAltQ"/>
      </w:pPr>
      <w:ins w:author="常鸣" w:date="2014-07-03T14:27:00Z" w:id="10725">
        <w:r>
          <w:t>#S</w:t>
        </w:r>
      </w:ins>
      <w:r w:rsidRPr="008A1414" w:rsidR="003439CA">
        <w:t>ource=</w:t>
      </w:r>
      <w:r w:rsidR="003439CA">
        <w:rPr>
          <w:rFonts w:hint="eastAsia"/>
        </w:rPr>
        <w:t>[iTC_CC-SyAD-0230], [</w:t>
      </w:r>
      <w:r w:rsidR="003439CA">
        <w:t>iTC_CC_ATP_SwHA</w:t>
      </w:r>
      <w:r w:rsidRPr="0032051B" w:rsidR="003439CA">
        <w:t>-0140</w:t>
      </w:r>
      <w:r w:rsidR="003439CA">
        <w:rPr>
          <w:rFonts w:hint="eastAsia"/>
        </w:rPr>
        <w:t>]</w:t>
      </w:r>
    </w:p>
    <w:p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3439CA" w:rsidP="00884E53" w:rsidRDefault="003439CA">
      <w:pPr>
        <w:pStyle w:val="ReqtifyAltR"/>
      </w:pPr>
      <w:r>
        <w:t>[iTC_CC_ATP-SwRS-0</w:t>
      </w:r>
      <w:r>
        <w:rPr>
          <w:rFonts w:hint="eastAsia"/>
        </w:rPr>
        <w:t>347</w:t>
      </w:r>
      <w:r>
        <w:t>]</w:t>
      </w:r>
    </w:p>
    <w:p w:rsidR="003439CA" w:rsidP="00C93484" w:rsidRDefault="00884E53">
      <w:pPr>
        <w:pStyle w:val="Reqtify"/>
      </w:pPr>
      <w:bookmarkStart w:name="InhibitPSDopeningSupervisedByATP" w:id="10726"/>
      <w:r w:rsidRPr="00884E53">
        <w:rPr>
          <w:rStyle w:val="aff2"/>
        </w:rPr>
        <w:t>InhibitPSDopeningSupervisedByATP</w:t>
      </w:r>
      <w:bookmarkEnd w:id="10726"/>
      <w:r w:rsidR="003439CA">
        <w:rPr>
          <w:rFonts w:hint="eastAsia"/>
        </w:rPr>
        <w:t>，</w:t>
      </w:r>
      <w:r>
        <w:rPr>
          <w:rFonts w:hint="eastAsia"/>
        </w:rPr>
        <w:t>是否禁止</w:t>
      </w:r>
      <w:r w:rsidR="003439CA">
        <w:rPr>
          <w:rFonts w:hint="eastAsia"/>
        </w:rPr>
        <w:t>ATP</w:t>
      </w:r>
      <w:r>
        <w:rPr>
          <w:rFonts w:hint="eastAsia"/>
        </w:rPr>
        <w:t>监控</w:t>
      </w:r>
      <w:r w:rsidR="003439CA">
        <w:rPr>
          <w:rFonts w:hint="eastAsia"/>
        </w:rPr>
        <w:t>发</w:t>
      </w:r>
      <w:r>
        <w:rPr>
          <w:rFonts w:hint="eastAsia"/>
        </w:rPr>
        <w:t>送</w:t>
      </w:r>
      <w:r w:rsidR="003439CA">
        <w:rPr>
          <w:rFonts w:hint="eastAsia"/>
        </w:rPr>
        <w:t>屏蔽门开启指令</w:t>
      </w:r>
      <w:r>
        <w:rPr>
          <w:rFonts w:hint="eastAsia"/>
        </w:rPr>
        <w:t>时输出</w:t>
      </w:r>
      <w:r>
        <w:rPr>
          <w:rFonts w:hint="eastAsia"/>
        </w:rPr>
        <w:t>PB</w:t>
      </w:r>
      <w:r>
        <w:rPr>
          <w:rFonts w:hint="eastAsia"/>
        </w:rPr>
        <w:t>。</w:t>
      </w:r>
    </w:p>
    <w:p w:rsidR="00884E53" w:rsidP="000431E0" w:rsidRDefault="00884E53">
      <w:pPr>
        <w:pStyle w:val="af7"/>
      </w:pPr>
      <w:r>
        <w:t xml:space="preserve">def </w:t>
      </w:r>
      <w:hyperlink w:history="1" w:anchor="InhibitPSDopeningSupervisedByATP">
        <w:r w:rsidR="003A11D3">
          <w:rPr>
            <w:rStyle w:val="ac"/>
          </w:rPr>
          <w:t>InhibitPSDopeningSupervisedByATP</w:t>
        </w:r>
      </w:hyperlink>
      <w:r>
        <w:t>(k):</w:t>
      </w:r>
    </w:p>
    <w:p w:rsidR="003439CA" w:rsidP="000431E0" w:rsidRDefault="00884E53">
      <w:pPr>
        <w:pStyle w:val="af7"/>
      </w:pPr>
      <w:r>
        <w:t xml:space="preserve">    return </w:t>
      </w:r>
      <w:hyperlink w:history="1" w:anchor="GetInhibitPSDopeningSupervisedByATP">
        <w:r w:rsidRPr="003662F6" w:rsidR="00813AB3">
          <w:rPr>
            <w:rStyle w:val="ac"/>
          </w:rPr>
          <w:t>Offline</w:t>
        </w:r>
        <w:r w:rsidRPr="003662F6" w:rsidR="00155088">
          <w:rPr>
            <w:rStyle w:val="ac"/>
          </w:rPr>
          <w:t>.G</w:t>
        </w:r>
        <w:r w:rsidRPr="003662F6">
          <w:rPr>
            <w:rStyle w:val="ac"/>
          </w:rPr>
          <w:t>etInhibitPSDopeningSupervisedByATP</w:t>
        </w:r>
      </w:hyperlink>
      <w:r>
        <w:t>(k)</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727"/>
        </w:rPr>
      </w:pPr>
      <w:del w:author="常鸣" w:date="2014-07-03T14:27:00Z" w:id="10728">
        <w:r w:rsidRPr="008A1414" w:rsidDel="009328EA">
          <w:delText>#S</w:delText>
        </w:r>
      </w:del>
      <w:ins w:author="常鸣" w:date="2014-07-03T14:27:00Z" w:id="10729">
        <w:r w:rsidR="009328EA">
          <w:t>#Allocation=ATP Software</w:t>
        </w:r>
      </w:ins>
      <w:ins w:author="常鸣" w:date="2014-07-03T15:04:00Z" w:id="10730">
        <w:r w:rsidR="006D51C2">
          <w:rPr>
            <w:rFonts w:hint="eastAsia"/>
          </w:rPr>
          <w:t>, Vital Embedded Setting</w:t>
        </w:r>
      </w:ins>
    </w:p>
    <w:p w:rsidRPr="008A1414" w:rsidR="003439CA" w:rsidP="000C0D62" w:rsidRDefault="009328EA">
      <w:pPr>
        <w:pStyle w:val="ReqtifyAltQ"/>
      </w:pPr>
      <w:ins w:author="常鸣" w:date="2014-07-03T14:27:00Z" w:id="10731">
        <w:r>
          <w:t>#S</w:t>
        </w:r>
      </w:ins>
      <w:r w:rsidRPr="008A1414" w:rsidR="003439CA">
        <w:t>ource=</w:t>
      </w:r>
      <w:r w:rsidR="003439CA">
        <w:rPr>
          <w:rFonts w:hint="eastAsia"/>
        </w:rPr>
        <w:t>[iTC_CC-SyAD-</w:t>
      </w:r>
      <w:r w:rsidR="003662F6">
        <w:rPr>
          <w:rFonts w:hint="eastAsia"/>
        </w:rPr>
        <w:t>1222</w:t>
      </w:r>
      <w:r w:rsidR="003439CA">
        <w:rPr>
          <w:rFonts w:hint="eastAsia"/>
        </w:rPr>
        <w:t>]</w:t>
      </w:r>
      <w:r w:rsidR="006252D3">
        <w:rPr>
          <w:rFonts w:hint="eastAsia"/>
        </w:rPr>
        <w:t>,</w:t>
      </w:r>
      <w:r w:rsidRPr="006252D3" w:rsidR="006252D3">
        <w:rPr>
          <w:rFonts w:hint="eastAsia"/>
        </w:rPr>
        <w:t xml:space="preserve"> </w:t>
      </w:r>
      <w:r w:rsidRPr="002B683E" w:rsidR="006252D3">
        <w:rPr>
          <w:rFonts w:hint="eastAsia"/>
        </w:rPr>
        <w:t>[</w:t>
      </w:r>
      <w:r w:rsidRPr="002B683E" w:rsidR="006252D3">
        <w:t>iTC_CC-SyAD-</w:t>
      </w:r>
      <w:r w:rsidR="006252D3">
        <w:rPr>
          <w:rFonts w:hint="eastAsia"/>
        </w:rPr>
        <w:t>1305</w:t>
      </w:r>
      <w:r w:rsidRPr="002B683E" w:rsidR="006252D3">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3439CA" w:rsidP="00704491" w:rsidRDefault="003439CA">
      <w:pPr>
        <w:pStyle w:val="ReqtifyAltR"/>
      </w:pPr>
      <w:r>
        <w:t>[iTC_CC_ATP-SwRS-0</w:t>
      </w:r>
      <w:r>
        <w:rPr>
          <w:rFonts w:hint="eastAsia"/>
        </w:rPr>
        <w:t>348</w:t>
      </w:r>
      <w:r>
        <w:t>]</w:t>
      </w:r>
    </w:p>
    <w:p w:rsidR="003439CA" w:rsidP="00C93484" w:rsidRDefault="000A117D">
      <w:pPr>
        <w:pStyle w:val="Reqtify"/>
      </w:pPr>
      <w:bookmarkStart w:name="PBforPSDopenedAndSupervisedByATP" w:id="10732"/>
      <w:r w:rsidRPr="00BF4172">
        <w:rPr>
          <w:rStyle w:val="aff2"/>
          <w:bCs w:val="0"/>
          <w:iCs w:val="0"/>
        </w:rPr>
        <w:t>PBforPSDopenedAndSupervisedByATP</w:t>
      </w:r>
      <w:bookmarkEnd w:id="10732"/>
      <w:r w:rsidR="003439CA">
        <w:rPr>
          <w:rFonts w:hint="eastAsia"/>
        </w:rPr>
        <w:t>，在</w:t>
      </w:r>
      <w:r w:rsidR="003439CA">
        <w:rPr>
          <w:rFonts w:hint="eastAsia"/>
        </w:rPr>
        <w:t>PSD</w:t>
      </w:r>
      <w:r w:rsidR="003439CA">
        <w:rPr>
          <w:rFonts w:hint="eastAsia"/>
        </w:rPr>
        <w:t>开门过程中输出</w:t>
      </w:r>
      <w:r w:rsidR="003439CA">
        <w:rPr>
          <w:rFonts w:hint="eastAsia"/>
        </w:rPr>
        <w:t>PB</w:t>
      </w:r>
    </w:p>
    <w:p w:rsidR="003439CA" w:rsidP="00C93484" w:rsidRDefault="003439CA">
      <w:pPr>
        <w:pStyle w:val="Reqtify"/>
      </w:pPr>
      <w:r>
        <w:rPr>
          <w:rFonts w:hint="eastAsia"/>
        </w:rPr>
        <w:t xml:space="preserve">If ATP </w:t>
      </w:r>
      <w:r>
        <w:t>needs</w:t>
      </w:r>
      <w:r>
        <w:rPr>
          <w:rFonts w:hint="eastAsia"/>
        </w:rPr>
        <w:t xml:space="preserve"> to supervise the PSD opening status, ATP shall trigger parking brake when the PSD opening command is valid.</w:t>
      </w:r>
    </w:p>
    <w:p w:rsidRPr="00884E53" w:rsidR="00884E53" w:rsidP="000431E0" w:rsidRDefault="00884E53">
      <w:pPr>
        <w:pStyle w:val="af7"/>
      </w:pPr>
      <w:r w:rsidRPr="00884E53">
        <w:t xml:space="preserve">def </w:t>
      </w:r>
      <w:hyperlink w:history="1" w:anchor="PBforPSDopenedAndSupervisedByATP">
        <w:r w:rsidR="000A117D">
          <w:rPr>
            <w:rStyle w:val="ac"/>
          </w:rPr>
          <w:t>PBforPSDopenedAndSupervisedByATP</w:t>
        </w:r>
      </w:hyperlink>
      <w:r w:rsidRPr="00884E53">
        <w:t>(k):</w:t>
      </w:r>
    </w:p>
    <w:p w:rsidRPr="00884E53" w:rsidR="00884E53" w:rsidP="000431E0" w:rsidRDefault="00884E53">
      <w:pPr>
        <w:pStyle w:val="af7"/>
      </w:pPr>
      <w:r w:rsidRPr="00884E53">
        <w:t xml:space="preserve">    return (</w:t>
      </w:r>
      <w:hyperlink w:history="1" w:anchor="PSDopeningCommandValid">
        <w:r w:rsidR="003A11D3">
          <w:rPr>
            <w:rStyle w:val="ac"/>
          </w:rPr>
          <w:t>PSDopeningCommandValid</w:t>
        </w:r>
      </w:hyperlink>
      <w:r w:rsidRPr="00884E53">
        <w:t>(k)</w:t>
      </w:r>
    </w:p>
    <w:p w:rsidR="003439CA" w:rsidP="000431E0" w:rsidRDefault="00884E53">
      <w:pPr>
        <w:pStyle w:val="af7"/>
      </w:pPr>
      <w:r w:rsidRPr="00884E53">
        <w:t xml:space="preserve">            and not </w:t>
      </w:r>
      <w:hyperlink w:history="1" w:anchor="InhibitPSDopeningSupervisedByATP">
        <w:r w:rsidR="003A11D3">
          <w:rPr>
            <w:rStyle w:val="ac"/>
          </w:rPr>
          <w:t>InhibitPSDopeningSupervisedByATP</w:t>
        </w:r>
      </w:hyperlink>
      <w:r w:rsidRPr="00884E53">
        <w:t>)</w:t>
      </w:r>
      <w:r w:rsidRPr="00884E53" w:rsidDel="008A290A">
        <w:t xml:space="preserve"> </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733"/>
        </w:rPr>
      </w:pPr>
      <w:del w:author="常鸣" w:date="2014-07-03T14:27:00Z" w:id="10734">
        <w:r w:rsidRPr="008A1414" w:rsidDel="009328EA">
          <w:delText>#S</w:delText>
        </w:r>
      </w:del>
      <w:ins w:author="常鸣" w:date="2014-07-03T14:27:00Z" w:id="10735">
        <w:r w:rsidR="009328EA">
          <w:t>#Allocation=ATP Software</w:t>
        </w:r>
      </w:ins>
    </w:p>
    <w:p w:rsidRPr="008A1414" w:rsidR="003439CA" w:rsidP="000C0D62" w:rsidRDefault="009328EA">
      <w:pPr>
        <w:pStyle w:val="ReqtifyAltQ"/>
      </w:pPr>
      <w:ins w:author="常鸣" w:date="2014-07-03T14:27:00Z" w:id="10736">
        <w:r>
          <w:t>#S</w:t>
        </w:r>
      </w:ins>
      <w:r w:rsidRPr="008A1414" w:rsidR="003439CA">
        <w:t>ource=</w:t>
      </w:r>
      <w:r w:rsidR="003439CA">
        <w:rPr>
          <w:rFonts w:hint="eastAsia"/>
        </w:rPr>
        <w:t>[iTC_CC-SyAD-0230],</w:t>
      </w:r>
      <w:r w:rsidRPr="009B6EE9" w:rsidR="003439CA">
        <w:rPr>
          <w:rFonts w:hint="eastAsia"/>
        </w:rPr>
        <w:t xml:space="preserve"> </w:t>
      </w:r>
      <w:r w:rsidR="003439CA">
        <w:rPr>
          <w:rFonts w:hint="eastAsia"/>
        </w:rPr>
        <w:t>[iTC_CC-SyAD-</w:t>
      </w:r>
      <w:r w:rsidR="003662F6">
        <w:rPr>
          <w:rFonts w:hint="eastAsia"/>
        </w:rPr>
        <w:t>1222</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Pr="003439CA" w:rsidR="003439CA" w:rsidP="00934391" w:rsidRDefault="003439CA">
      <w:pPr>
        <w:pStyle w:val="3"/>
      </w:pPr>
      <w:r w:rsidRPr="00A61D30">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976"/>
        <w:gridCol w:w="212"/>
        <w:gridCol w:w="1688"/>
        <w:gridCol w:w="30"/>
        <w:gridCol w:w="1406"/>
        <w:gridCol w:w="234"/>
        <w:gridCol w:w="1740"/>
      </w:tblGrid>
      <w:tr w:rsidRPr="00785CC7" w:rsidR="003439CA" w:rsidTr="00305719">
        <w:tc>
          <w:tcPr>
            <w:tcW w:w="2255" w:type="pct"/>
            <w:gridSpan w:val="2"/>
            <w:tcBorders>
              <w:top w:val="single" w:color="000000" w:sz="12" w:space="0"/>
              <w:bottom w:val="single" w:color="000000" w:sz="4" w:space="0"/>
            </w:tcBorders>
            <w:shd w:val="clear" w:color="auto" w:fill="E0E0E0"/>
          </w:tcPr>
          <w:p w:rsidR="003439CA" w:rsidP="00FA0FBB" w:rsidRDefault="003439CA">
            <w:pPr>
              <w:pStyle w:val="af6"/>
            </w:pPr>
            <w:r w:rsidRPr="00B1730D">
              <w:t>Name</w:t>
            </w:r>
          </w:p>
        </w:tc>
        <w:tc>
          <w:tcPr>
            <w:tcW w:w="909" w:type="pct"/>
            <w:tcBorders>
              <w:top w:val="single" w:color="000000" w:sz="12" w:space="0"/>
              <w:bottom w:val="single" w:color="000000" w:sz="4" w:space="0"/>
            </w:tcBorders>
            <w:shd w:val="clear" w:color="auto" w:fill="E0E0E0"/>
          </w:tcPr>
          <w:p w:rsidR="003439CA" w:rsidP="00FA0FBB" w:rsidRDefault="003439CA">
            <w:pPr>
              <w:pStyle w:val="af6"/>
            </w:pPr>
            <w:r>
              <w:rPr>
                <w:rFonts w:hint="eastAsia"/>
              </w:rPr>
              <w:t>Safety Critical</w:t>
            </w:r>
          </w:p>
        </w:tc>
        <w:tc>
          <w:tcPr>
            <w:tcW w:w="773" w:type="pct"/>
            <w:gridSpan w:val="2"/>
            <w:tcBorders>
              <w:top w:val="single" w:color="000000" w:sz="12" w:space="0"/>
              <w:bottom w:val="single" w:color="000000" w:sz="4" w:space="0"/>
            </w:tcBorders>
            <w:shd w:val="clear" w:color="auto" w:fill="E0E0E0"/>
          </w:tcPr>
          <w:p w:rsidR="003439CA" w:rsidP="00FA0FBB" w:rsidRDefault="003439CA">
            <w:pPr>
              <w:pStyle w:val="af6"/>
            </w:pPr>
            <w:r w:rsidRPr="00B1730D">
              <w:t>Observable</w:t>
            </w:r>
          </w:p>
        </w:tc>
        <w:tc>
          <w:tcPr>
            <w:tcW w:w="1063" w:type="pct"/>
            <w:gridSpan w:val="2"/>
            <w:tcBorders>
              <w:top w:val="single" w:color="000000" w:sz="12" w:space="0"/>
              <w:bottom w:val="single" w:color="000000" w:sz="4" w:space="0"/>
            </w:tcBorders>
            <w:shd w:val="clear" w:color="auto" w:fill="E0E0E0"/>
          </w:tcPr>
          <w:p w:rsidR="003439CA" w:rsidP="00FA0FBB" w:rsidRDefault="003439CA">
            <w:pPr>
              <w:pStyle w:val="af6"/>
            </w:pPr>
            <w:r w:rsidRPr="00B1730D">
              <w:t>Logical Type</w:t>
            </w:r>
          </w:p>
        </w:tc>
      </w:tr>
      <w:tr w:rsidR="00E92EF5" w:rsidTr="00305719">
        <w:tc>
          <w:tcPr>
            <w:tcW w:w="2141" w:type="pct"/>
            <w:shd w:val="clear" w:color="auto" w:fill="auto"/>
          </w:tcPr>
          <w:p w:rsidR="00E92EF5" w:rsidP="00591D6B" w:rsidRDefault="00532AED">
            <w:pPr>
              <w:pStyle w:val="AltB0"/>
            </w:pPr>
            <w:hyperlink w:history="1" w:anchor="EBforDepartureWithoutTDCL">
              <w:r w:rsidR="00E92EF5">
                <w:rPr>
                  <w:rStyle w:val="ac"/>
                </w:rPr>
                <w:t>EBforDepartureWithoutTDCL</w:t>
              </w:r>
            </w:hyperlink>
          </w:p>
        </w:tc>
        <w:tc>
          <w:tcPr>
            <w:tcW w:w="1039" w:type="pct"/>
            <w:gridSpan w:val="3"/>
          </w:tcPr>
          <w:p w:rsidR="00E92EF5" w:rsidP="00591D6B" w:rsidRDefault="00E92EF5">
            <w:pPr>
              <w:pStyle w:val="AltB0"/>
            </w:pPr>
            <w:r>
              <w:rPr>
                <w:rFonts w:hint="eastAsia"/>
              </w:rPr>
              <w:t>√</w:t>
            </w:r>
          </w:p>
        </w:tc>
        <w:tc>
          <w:tcPr>
            <w:tcW w:w="883" w:type="pct"/>
            <w:gridSpan w:val="2"/>
            <w:shd w:val="clear" w:color="auto" w:fill="auto"/>
          </w:tcPr>
          <w:p w:rsidR="00E92EF5" w:rsidP="00591D6B" w:rsidRDefault="00E92EF5">
            <w:pPr>
              <w:pStyle w:val="AltB0"/>
            </w:pPr>
            <w:r>
              <w:rPr>
                <w:rFonts w:hint="eastAsia"/>
              </w:rPr>
              <w:t>√</w:t>
            </w:r>
          </w:p>
        </w:tc>
        <w:tc>
          <w:tcPr>
            <w:tcW w:w="93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990C1E" w:rsidTr="00990C1E">
        <w:tc>
          <w:tcPr>
            <w:tcW w:w="2141" w:type="pct"/>
            <w:shd w:val="clear" w:color="auto" w:fill="auto"/>
          </w:tcPr>
          <w:p w:rsidR="00990C1E" w:rsidP="00591D6B" w:rsidRDefault="00532AED">
            <w:pPr>
              <w:pStyle w:val="AltB0"/>
            </w:pPr>
            <w:hyperlink w:history="1" w:anchor="EBforMovingWithoutTDCL">
              <w:r w:rsidRPr="00990C1E" w:rsidR="00990C1E">
                <w:rPr>
                  <w:rStyle w:val="ac"/>
                  <w:rFonts w:hint="eastAsia"/>
                </w:rPr>
                <w:t>EBforMovingWithoutTDCL</w:t>
              </w:r>
            </w:hyperlink>
          </w:p>
        </w:tc>
        <w:tc>
          <w:tcPr>
            <w:tcW w:w="1039" w:type="pct"/>
            <w:gridSpan w:val="3"/>
          </w:tcPr>
          <w:p w:rsidR="00990C1E" w:rsidP="00591D6B" w:rsidRDefault="00990C1E">
            <w:pPr>
              <w:pStyle w:val="AltB0"/>
            </w:pPr>
            <w:r>
              <w:rPr>
                <w:rFonts w:hint="eastAsia"/>
              </w:rPr>
              <w:t>√</w:t>
            </w:r>
          </w:p>
        </w:tc>
        <w:tc>
          <w:tcPr>
            <w:tcW w:w="883" w:type="pct"/>
            <w:gridSpan w:val="2"/>
            <w:shd w:val="clear" w:color="auto" w:fill="auto"/>
          </w:tcPr>
          <w:p w:rsidR="00990C1E" w:rsidP="00591D6B" w:rsidRDefault="00990C1E">
            <w:pPr>
              <w:pStyle w:val="AltB0"/>
            </w:pPr>
            <w:r>
              <w:rPr>
                <w:rFonts w:hint="eastAsia"/>
              </w:rPr>
              <w:t>√</w:t>
            </w:r>
          </w:p>
        </w:tc>
        <w:tc>
          <w:tcPr>
            <w:tcW w:w="937" w:type="pct"/>
            <w:shd w:val="clear" w:color="auto" w:fill="auto"/>
          </w:tcPr>
          <w:p w:rsidR="00990C1E"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41" w:type="pct"/>
            <w:shd w:val="clear" w:color="auto" w:fill="auto"/>
          </w:tcPr>
          <w:p w:rsidR="00E92EF5" w:rsidP="00591D6B" w:rsidRDefault="00532AED">
            <w:pPr>
              <w:pStyle w:val="AltB0"/>
            </w:pPr>
            <w:hyperlink w:history="1" w:anchor="EBforPBnotAppliedDueToPSD">
              <w:r w:rsidR="00E92EF5">
                <w:rPr>
                  <w:rStyle w:val="ac"/>
                </w:rPr>
                <w:t>EBforPBnotAppliedDueToPSD</w:t>
              </w:r>
            </w:hyperlink>
          </w:p>
        </w:tc>
        <w:tc>
          <w:tcPr>
            <w:tcW w:w="1039" w:type="pct"/>
            <w:gridSpan w:val="3"/>
          </w:tcPr>
          <w:p w:rsidR="00E92EF5" w:rsidP="00591D6B" w:rsidRDefault="00E92EF5">
            <w:pPr>
              <w:pStyle w:val="AltB0"/>
            </w:pPr>
            <w:r>
              <w:rPr>
                <w:rFonts w:hint="eastAsia"/>
              </w:rPr>
              <w:t>√</w:t>
            </w:r>
          </w:p>
        </w:tc>
        <w:tc>
          <w:tcPr>
            <w:tcW w:w="883" w:type="pct"/>
            <w:gridSpan w:val="2"/>
            <w:shd w:val="clear" w:color="auto" w:fill="auto"/>
          </w:tcPr>
          <w:p w:rsidR="00E92EF5" w:rsidP="00591D6B" w:rsidRDefault="00E92EF5">
            <w:pPr>
              <w:pStyle w:val="AltB0"/>
            </w:pPr>
            <w:r>
              <w:rPr>
                <w:rFonts w:hint="eastAsia"/>
              </w:rPr>
              <w:t>√</w:t>
            </w:r>
          </w:p>
        </w:tc>
        <w:tc>
          <w:tcPr>
            <w:tcW w:w="93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41" w:type="pct"/>
            <w:shd w:val="clear" w:color="auto" w:fill="auto"/>
          </w:tcPr>
          <w:p w:rsidR="00E92EF5" w:rsidP="00591D6B" w:rsidRDefault="00532AED">
            <w:pPr>
              <w:pStyle w:val="AltB0"/>
            </w:pPr>
            <w:hyperlink w:history="1" w:anchor="EBforPBnotAppliedDueToTrainDoors">
              <w:r w:rsidR="00E92EF5">
                <w:rPr>
                  <w:rStyle w:val="ac"/>
                </w:rPr>
                <w:t>EBforPBnotAppliedDueToTrainDoors</w:t>
              </w:r>
            </w:hyperlink>
          </w:p>
        </w:tc>
        <w:tc>
          <w:tcPr>
            <w:tcW w:w="1039" w:type="pct"/>
            <w:gridSpan w:val="3"/>
          </w:tcPr>
          <w:p w:rsidR="00E92EF5" w:rsidP="00591D6B" w:rsidRDefault="00E92EF5">
            <w:pPr>
              <w:pStyle w:val="AltB0"/>
            </w:pPr>
            <w:r>
              <w:rPr>
                <w:rFonts w:hint="eastAsia"/>
              </w:rPr>
              <w:t>√</w:t>
            </w:r>
          </w:p>
        </w:tc>
        <w:tc>
          <w:tcPr>
            <w:tcW w:w="883" w:type="pct"/>
            <w:gridSpan w:val="2"/>
            <w:shd w:val="clear" w:color="auto" w:fill="auto"/>
          </w:tcPr>
          <w:p w:rsidR="00E92EF5" w:rsidP="00591D6B" w:rsidRDefault="00E92EF5">
            <w:pPr>
              <w:pStyle w:val="AltB0"/>
            </w:pPr>
            <w:r>
              <w:rPr>
                <w:rFonts w:hint="eastAsia"/>
              </w:rPr>
              <w:t>√</w:t>
            </w:r>
          </w:p>
        </w:tc>
        <w:tc>
          <w:tcPr>
            <w:tcW w:w="93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990C1E" w:rsidTr="00305719">
        <w:tc>
          <w:tcPr>
            <w:tcW w:w="2141" w:type="pct"/>
            <w:shd w:val="clear" w:color="auto" w:fill="auto"/>
          </w:tcPr>
          <w:p w:rsidR="00990C1E" w:rsidP="00591D6B" w:rsidRDefault="00532AED">
            <w:pPr>
              <w:pStyle w:val="AltB0"/>
            </w:pPr>
            <w:hyperlink w:history="1" w:anchor="EBforUnexpectedPSDopening">
              <w:r w:rsidR="00990C1E">
                <w:rPr>
                  <w:rStyle w:val="ac"/>
                </w:rPr>
                <w:t>EBforUnexpectedPSDopening</w:t>
              </w:r>
            </w:hyperlink>
          </w:p>
        </w:tc>
        <w:tc>
          <w:tcPr>
            <w:tcW w:w="1039" w:type="pct"/>
            <w:gridSpan w:val="3"/>
          </w:tcPr>
          <w:p w:rsidR="00990C1E" w:rsidP="00591D6B" w:rsidRDefault="00990C1E">
            <w:pPr>
              <w:pStyle w:val="AltB0"/>
            </w:pPr>
            <w:r>
              <w:rPr>
                <w:rFonts w:hint="eastAsia"/>
              </w:rPr>
              <w:t>√</w:t>
            </w:r>
          </w:p>
        </w:tc>
        <w:tc>
          <w:tcPr>
            <w:tcW w:w="883" w:type="pct"/>
            <w:gridSpan w:val="2"/>
            <w:shd w:val="clear" w:color="auto" w:fill="auto"/>
          </w:tcPr>
          <w:p w:rsidR="00990C1E" w:rsidP="00591D6B" w:rsidRDefault="00990C1E">
            <w:pPr>
              <w:pStyle w:val="AltB0"/>
            </w:pPr>
            <w:r>
              <w:rPr>
                <w:rFonts w:hint="eastAsia"/>
              </w:rPr>
              <w:t>√</w:t>
            </w:r>
          </w:p>
        </w:tc>
        <w:tc>
          <w:tcPr>
            <w:tcW w:w="937" w:type="pct"/>
            <w:shd w:val="clear" w:color="auto" w:fill="auto"/>
          </w:tcPr>
          <w:p w:rsidR="00990C1E"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990C1E" w:rsidTr="00305719">
        <w:tc>
          <w:tcPr>
            <w:tcW w:w="2141" w:type="pct"/>
            <w:shd w:val="clear" w:color="auto" w:fill="auto"/>
          </w:tcPr>
          <w:p w:rsidR="00990C1E" w:rsidP="00591D6B" w:rsidRDefault="00532AED">
            <w:pPr>
              <w:pStyle w:val="AltB0"/>
            </w:pPr>
            <w:hyperlink w:history="1" w:anchor="InhibitControlPSDstatus">
              <w:r w:rsidR="00990C1E">
                <w:rPr>
                  <w:rStyle w:val="ac"/>
                </w:rPr>
                <w:t>InhibitControlPSDstatus</w:t>
              </w:r>
            </w:hyperlink>
          </w:p>
        </w:tc>
        <w:tc>
          <w:tcPr>
            <w:tcW w:w="1039" w:type="pct"/>
            <w:gridSpan w:val="3"/>
          </w:tcPr>
          <w:p w:rsidR="00990C1E" w:rsidP="00591D6B" w:rsidRDefault="00990C1E">
            <w:pPr>
              <w:pStyle w:val="AltB0"/>
            </w:pPr>
            <w:r>
              <w:rPr>
                <w:rFonts w:hint="eastAsia"/>
              </w:rPr>
              <w:t>√</w:t>
            </w:r>
          </w:p>
        </w:tc>
        <w:tc>
          <w:tcPr>
            <w:tcW w:w="883" w:type="pct"/>
            <w:gridSpan w:val="2"/>
            <w:shd w:val="clear" w:color="auto" w:fill="auto"/>
          </w:tcPr>
          <w:p w:rsidR="00990C1E" w:rsidP="00591D6B" w:rsidRDefault="00990C1E">
            <w:pPr>
              <w:pStyle w:val="AltB0"/>
            </w:pPr>
            <w:r>
              <w:rPr>
                <w:rFonts w:hint="eastAsia"/>
              </w:rPr>
              <w:t>√</w:t>
            </w:r>
          </w:p>
        </w:tc>
        <w:tc>
          <w:tcPr>
            <w:tcW w:w="937" w:type="pct"/>
            <w:shd w:val="clear" w:color="auto" w:fill="auto"/>
          </w:tcPr>
          <w:p w:rsidR="00990C1E"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990C1E" w:rsidTr="00305719">
        <w:tc>
          <w:tcPr>
            <w:tcW w:w="2141" w:type="pct"/>
            <w:shd w:val="clear" w:color="auto" w:fill="auto"/>
          </w:tcPr>
          <w:p w:rsidR="00990C1E" w:rsidP="00591D6B" w:rsidRDefault="00532AED">
            <w:pPr>
              <w:pStyle w:val="AltB0"/>
            </w:pPr>
            <w:hyperlink w:history="1" w:anchor="InhibitControlTrainDoorsStatus">
              <w:r w:rsidR="00990C1E">
                <w:rPr>
                  <w:rStyle w:val="ac"/>
                </w:rPr>
                <w:t>InhibitControlTrainDoorsStatus</w:t>
              </w:r>
            </w:hyperlink>
          </w:p>
        </w:tc>
        <w:tc>
          <w:tcPr>
            <w:tcW w:w="1039" w:type="pct"/>
            <w:gridSpan w:val="3"/>
          </w:tcPr>
          <w:p w:rsidR="00990C1E" w:rsidP="00591D6B" w:rsidRDefault="00990C1E">
            <w:pPr>
              <w:pStyle w:val="AltB0"/>
            </w:pPr>
            <w:r>
              <w:rPr>
                <w:rFonts w:hint="eastAsia"/>
              </w:rPr>
              <w:t>√</w:t>
            </w:r>
          </w:p>
        </w:tc>
        <w:tc>
          <w:tcPr>
            <w:tcW w:w="883" w:type="pct"/>
            <w:gridSpan w:val="2"/>
            <w:shd w:val="clear" w:color="auto" w:fill="auto"/>
          </w:tcPr>
          <w:p w:rsidR="00990C1E" w:rsidP="00591D6B" w:rsidRDefault="00990C1E">
            <w:pPr>
              <w:pStyle w:val="AltB0"/>
            </w:pPr>
            <w:r>
              <w:rPr>
                <w:rFonts w:hint="eastAsia"/>
              </w:rPr>
              <w:t>√</w:t>
            </w:r>
          </w:p>
        </w:tc>
        <w:tc>
          <w:tcPr>
            <w:tcW w:w="937" w:type="pct"/>
            <w:shd w:val="clear" w:color="auto" w:fill="auto"/>
          </w:tcPr>
          <w:p w:rsidR="00990C1E"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990C1E" w:rsidTr="00305719">
        <w:tc>
          <w:tcPr>
            <w:tcW w:w="2141" w:type="pct"/>
            <w:shd w:val="clear" w:color="auto" w:fill="auto"/>
          </w:tcPr>
          <w:p w:rsidR="00990C1E" w:rsidP="00591D6B" w:rsidRDefault="00532AED">
            <w:pPr>
              <w:pStyle w:val="AltB0"/>
            </w:pPr>
            <w:hyperlink w:history="1" w:anchor="InhibitProtectionMovingWithoutTDCL">
              <w:r w:rsidRPr="00990C1E" w:rsidR="00990C1E">
                <w:rPr>
                  <w:rStyle w:val="ac"/>
                  <w:rFonts w:hint="eastAsia"/>
                </w:rPr>
                <w:t>InhibitProtectionMovingWithoutTDCL</w:t>
              </w:r>
            </w:hyperlink>
          </w:p>
        </w:tc>
        <w:tc>
          <w:tcPr>
            <w:tcW w:w="1039" w:type="pct"/>
            <w:gridSpan w:val="3"/>
          </w:tcPr>
          <w:p w:rsidR="00990C1E" w:rsidP="00591D6B" w:rsidRDefault="00990C1E">
            <w:pPr>
              <w:pStyle w:val="AltB0"/>
            </w:pPr>
            <w:r>
              <w:rPr>
                <w:rFonts w:hint="eastAsia"/>
              </w:rPr>
              <w:t>√</w:t>
            </w:r>
          </w:p>
        </w:tc>
        <w:tc>
          <w:tcPr>
            <w:tcW w:w="883" w:type="pct"/>
            <w:gridSpan w:val="2"/>
            <w:shd w:val="clear" w:color="auto" w:fill="auto"/>
          </w:tcPr>
          <w:p w:rsidR="00990C1E" w:rsidP="00591D6B" w:rsidRDefault="00990C1E">
            <w:pPr>
              <w:pStyle w:val="AltB0"/>
            </w:pPr>
            <w:r>
              <w:rPr>
                <w:rFonts w:hint="eastAsia"/>
              </w:rPr>
              <w:t>√</w:t>
            </w:r>
          </w:p>
        </w:tc>
        <w:tc>
          <w:tcPr>
            <w:tcW w:w="937" w:type="pct"/>
            <w:shd w:val="clear" w:color="auto" w:fill="auto"/>
          </w:tcPr>
          <w:p w:rsidR="00990C1E"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990C1E" w:rsidTr="00305719">
        <w:tc>
          <w:tcPr>
            <w:tcW w:w="2141" w:type="pct"/>
            <w:shd w:val="clear" w:color="auto" w:fill="auto"/>
          </w:tcPr>
          <w:p w:rsidR="00990C1E" w:rsidP="00591D6B" w:rsidRDefault="00532AED">
            <w:pPr>
              <w:pStyle w:val="AltB0"/>
            </w:pPr>
            <w:hyperlink w:history="1" w:anchor="InhibitPSDopeningSupervisedByATP">
              <w:r w:rsidR="00990C1E">
                <w:rPr>
                  <w:rStyle w:val="ac"/>
                </w:rPr>
                <w:t>InhibitPSDopeningSupervisedByATP</w:t>
              </w:r>
            </w:hyperlink>
          </w:p>
        </w:tc>
        <w:tc>
          <w:tcPr>
            <w:tcW w:w="1039" w:type="pct"/>
            <w:gridSpan w:val="3"/>
          </w:tcPr>
          <w:p w:rsidR="00990C1E" w:rsidP="00591D6B" w:rsidRDefault="00990C1E">
            <w:pPr>
              <w:pStyle w:val="AltB0"/>
            </w:pPr>
            <w:r>
              <w:rPr>
                <w:rFonts w:hint="eastAsia"/>
              </w:rPr>
              <w:t>√</w:t>
            </w:r>
          </w:p>
        </w:tc>
        <w:tc>
          <w:tcPr>
            <w:tcW w:w="883" w:type="pct"/>
            <w:gridSpan w:val="2"/>
            <w:shd w:val="clear" w:color="auto" w:fill="auto"/>
          </w:tcPr>
          <w:p w:rsidR="00990C1E" w:rsidP="00591D6B" w:rsidRDefault="00990C1E">
            <w:pPr>
              <w:pStyle w:val="AltB0"/>
            </w:pPr>
            <w:r>
              <w:rPr>
                <w:rFonts w:hint="eastAsia"/>
              </w:rPr>
              <w:t>√</w:t>
            </w:r>
          </w:p>
        </w:tc>
        <w:tc>
          <w:tcPr>
            <w:tcW w:w="937" w:type="pct"/>
            <w:shd w:val="clear" w:color="auto" w:fill="auto"/>
          </w:tcPr>
          <w:p w:rsidR="00990C1E"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990C1E" w:rsidTr="00305719">
        <w:tc>
          <w:tcPr>
            <w:tcW w:w="2141" w:type="pct"/>
            <w:shd w:val="clear" w:color="auto" w:fill="auto"/>
          </w:tcPr>
          <w:p w:rsidR="00990C1E" w:rsidP="00591D6B" w:rsidRDefault="00532AED">
            <w:pPr>
              <w:pStyle w:val="AltB0"/>
            </w:pPr>
            <w:hyperlink w:history="1" w:anchor="NoDangerForDepartureWithoutTDCL">
              <w:r w:rsidR="00990C1E">
                <w:rPr>
                  <w:rStyle w:val="ac"/>
                </w:rPr>
                <w:t>NoDangerForDepartureWithoutTDCL</w:t>
              </w:r>
            </w:hyperlink>
          </w:p>
        </w:tc>
        <w:tc>
          <w:tcPr>
            <w:tcW w:w="1039" w:type="pct"/>
            <w:gridSpan w:val="3"/>
          </w:tcPr>
          <w:p w:rsidR="00990C1E" w:rsidP="00591D6B" w:rsidRDefault="00990C1E">
            <w:pPr>
              <w:pStyle w:val="AltB0"/>
            </w:pPr>
            <w:r>
              <w:rPr>
                <w:rFonts w:hint="eastAsia"/>
              </w:rPr>
              <w:t>√</w:t>
            </w:r>
          </w:p>
        </w:tc>
        <w:tc>
          <w:tcPr>
            <w:tcW w:w="883" w:type="pct"/>
            <w:gridSpan w:val="2"/>
            <w:shd w:val="clear" w:color="auto" w:fill="auto"/>
          </w:tcPr>
          <w:p w:rsidR="00990C1E" w:rsidP="00591D6B" w:rsidRDefault="00990C1E">
            <w:pPr>
              <w:pStyle w:val="AltB0"/>
            </w:pPr>
            <w:r>
              <w:rPr>
                <w:rFonts w:hint="eastAsia"/>
              </w:rPr>
              <w:t>√</w:t>
            </w:r>
          </w:p>
        </w:tc>
        <w:tc>
          <w:tcPr>
            <w:tcW w:w="937" w:type="pct"/>
            <w:shd w:val="clear" w:color="auto" w:fill="auto"/>
          </w:tcPr>
          <w:p w:rsidR="00990C1E"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990C1E" w:rsidTr="00305719">
        <w:tc>
          <w:tcPr>
            <w:tcW w:w="2141" w:type="pct"/>
            <w:shd w:val="clear" w:color="auto" w:fill="auto"/>
          </w:tcPr>
          <w:p w:rsidR="00990C1E" w:rsidP="00591D6B" w:rsidRDefault="00532AED">
            <w:pPr>
              <w:pStyle w:val="AltB0"/>
            </w:pPr>
            <w:hyperlink w:history="1" w:anchor="NoDangerForMovingWithoutTDCL">
              <w:r w:rsidRPr="00990C1E" w:rsidR="00990C1E">
                <w:rPr>
                  <w:rStyle w:val="ac"/>
                  <w:rFonts w:hint="eastAsia"/>
                </w:rPr>
                <w:t>NoDangerForMovingWithoutTDCL</w:t>
              </w:r>
            </w:hyperlink>
          </w:p>
        </w:tc>
        <w:tc>
          <w:tcPr>
            <w:tcW w:w="1039" w:type="pct"/>
            <w:gridSpan w:val="3"/>
          </w:tcPr>
          <w:p w:rsidR="00990C1E" w:rsidP="00591D6B" w:rsidRDefault="00990C1E">
            <w:pPr>
              <w:pStyle w:val="AltB0"/>
            </w:pPr>
            <w:r>
              <w:rPr>
                <w:rFonts w:hint="eastAsia"/>
              </w:rPr>
              <w:t>√</w:t>
            </w:r>
          </w:p>
        </w:tc>
        <w:tc>
          <w:tcPr>
            <w:tcW w:w="883" w:type="pct"/>
            <w:gridSpan w:val="2"/>
            <w:shd w:val="clear" w:color="auto" w:fill="auto"/>
          </w:tcPr>
          <w:p w:rsidR="00990C1E" w:rsidP="00591D6B" w:rsidRDefault="00990C1E">
            <w:pPr>
              <w:pStyle w:val="AltB0"/>
            </w:pPr>
            <w:r>
              <w:rPr>
                <w:rFonts w:hint="eastAsia"/>
              </w:rPr>
              <w:t>√</w:t>
            </w:r>
          </w:p>
        </w:tc>
        <w:tc>
          <w:tcPr>
            <w:tcW w:w="937" w:type="pct"/>
            <w:shd w:val="clear" w:color="auto" w:fill="auto"/>
          </w:tcPr>
          <w:p w:rsidR="00990C1E"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5F383B" w:rsidTr="00305719">
        <w:tc>
          <w:tcPr>
            <w:tcW w:w="2141" w:type="pct"/>
            <w:shd w:val="clear" w:color="auto" w:fill="auto"/>
          </w:tcPr>
          <w:p w:rsidRPr="005F383B" w:rsidR="005F383B" w:rsidP="00591D6B" w:rsidRDefault="00532AED">
            <w:pPr>
              <w:pStyle w:val="AltB0"/>
            </w:pPr>
            <w:hyperlink w:history="1" w:anchor="NoDangerForPSDnotClosedAndLocked" r:id="rId255">
              <w:r w:rsidRPr="005F383B" w:rsidR="005F383B">
                <w:rPr>
                  <w:rStyle w:val="ac"/>
                </w:rPr>
                <w:t>NoDangerForPSDnotClosedAndLocked</w:t>
              </w:r>
            </w:hyperlink>
          </w:p>
        </w:tc>
        <w:tc>
          <w:tcPr>
            <w:tcW w:w="1039" w:type="pct"/>
            <w:gridSpan w:val="3"/>
          </w:tcPr>
          <w:p w:rsidRPr="005F383B" w:rsidR="005F383B" w:rsidP="00591D6B" w:rsidRDefault="005F383B">
            <w:pPr>
              <w:pStyle w:val="AltB0"/>
            </w:pPr>
            <w:r w:rsidRPr="005F383B">
              <w:rPr>
                <w:rFonts w:hint="eastAsia"/>
              </w:rPr>
              <w:t>√</w:t>
            </w:r>
          </w:p>
        </w:tc>
        <w:tc>
          <w:tcPr>
            <w:tcW w:w="883" w:type="pct"/>
            <w:gridSpan w:val="2"/>
            <w:shd w:val="clear" w:color="auto" w:fill="auto"/>
          </w:tcPr>
          <w:p w:rsidRPr="005F383B" w:rsidR="005F383B" w:rsidP="00591D6B" w:rsidRDefault="005F383B">
            <w:pPr>
              <w:pStyle w:val="AltB0"/>
            </w:pPr>
            <w:r w:rsidRPr="005F383B">
              <w:rPr>
                <w:rFonts w:hint="eastAsia"/>
              </w:rPr>
              <w:t>√</w:t>
            </w:r>
          </w:p>
        </w:tc>
        <w:tc>
          <w:tcPr>
            <w:tcW w:w="937" w:type="pct"/>
            <w:shd w:val="clear" w:color="auto" w:fill="auto"/>
          </w:tcPr>
          <w:p w:rsidRPr="005F383B" w:rsidR="005F383B"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5F383B" w:rsidTr="00305719">
        <w:tc>
          <w:tcPr>
            <w:tcW w:w="2141" w:type="pct"/>
            <w:shd w:val="clear" w:color="auto" w:fill="auto"/>
          </w:tcPr>
          <w:p w:rsidRPr="005F383B" w:rsidR="005F383B" w:rsidP="00591D6B" w:rsidRDefault="00532AED">
            <w:pPr>
              <w:pStyle w:val="AltB0"/>
            </w:pPr>
            <w:hyperlink w:history="1" w:anchor="NoDangerForTrainDoorsNotClosedAndLocked" r:id="rId256">
              <w:r w:rsidRPr="005F383B" w:rsidR="005F383B">
                <w:rPr>
                  <w:rStyle w:val="ac"/>
                </w:rPr>
                <w:t>NoDangerForTrainDoorsNotClosedAndLocked</w:t>
              </w:r>
            </w:hyperlink>
          </w:p>
        </w:tc>
        <w:tc>
          <w:tcPr>
            <w:tcW w:w="1039" w:type="pct"/>
            <w:gridSpan w:val="3"/>
          </w:tcPr>
          <w:p w:rsidRPr="005F383B" w:rsidR="005F383B" w:rsidP="00591D6B" w:rsidRDefault="005F383B">
            <w:pPr>
              <w:pStyle w:val="AltB0"/>
            </w:pPr>
            <w:r w:rsidRPr="005F383B">
              <w:rPr>
                <w:rFonts w:hint="eastAsia"/>
              </w:rPr>
              <w:t>√</w:t>
            </w:r>
          </w:p>
        </w:tc>
        <w:tc>
          <w:tcPr>
            <w:tcW w:w="883" w:type="pct"/>
            <w:gridSpan w:val="2"/>
            <w:shd w:val="clear" w:color="auto" w:fill="auto"/>
          </w:tcPr>
          <w:p w:rsidRPr="005F383B" w:rsidR="005F383B" w:rsidP="00591D6B" w:rsidRDefault="005F383B">
            <w:pPr>
              <w:pStyle w:val="AltB0"/>
            </w:pPr>
            <w:r w:rsidRPr="005F383B">
              <w:rPr>
                <w:rFonts w:hint="eastAsia"/>
              </w:rPr>
              <w:t>√</w:t>
            </w:r>
          </w:p>
        </w:tc>
        <w:tc>
          <w:tcPr>
            <w:tcW w:w="937" w:type="pct"/>
            <w:shd w:val="clear" w:color="auto" w:fill="auto"/>
          </w:tcPr>
          <w:p w:rsidRPr="005F383B" w:rsidR="005F383B"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5F383B" w:rsidTr="00305719">
        <w:tc>
          <w:tcPr>
            <w:tcW w:w="2141" w:type="pct"/>
            <w:shd w:val="clear" w:color="auto" w:fill="auto"/>
          </w:tcPr>
          <w:p w:rsidRPr="005F383B" w:rsidR="005F383B" w:rsidP="00591D6B" w:rsidRDefault="00532AED">
            <w:pPr>
              <w:pStyle w:val="AltB0"/>
            </w:pPr>
            <w:hyperlink w:history="1" w:anchor="NoDangerForUnexpectedPSDopening">
              <w:r w:rsidRPr="005F383B" w:rsidR="005F383B">
                <w:rPr>
                  <w:rStyle w:val="ac"/>
                </w:rPr>
                <w:t>NoDangerForUnexpectedPSDopening</w:t>
              </w:r>
            </w:hyperlink>
          </w:p>
        </w:tc>
        <w:tc>
          <w:tcPr>
            <w:tcW w:w="1039" w:type="pct"/>
            <w:gridSpan w:val="3"/>
          </w:tcPr>
          <w:p w:rsidRPr="005F383B" w:rsidR="005F383B" w:rsidP="00591D6B" w:rsidRDefault="005F383B">
            <w:pPr>
              <w:pStyle w:val="AltB0"/>
            </w:pPr>
            <w:r w:rsidRPr="005F383B">
              <w:rPr>
                <w:rFonts w:hint="eastAsia"/>
              </w:rPr>
              <w:t>√</w:t>
            </w:r>
          </w:p>
        </w:tc>
        <w:tc>
          <w:tcPr>
            <w:tcW w:w="883" w:type="pct"/>
            <w:gridSpan w:val="2"/>
            <w:shd w:val="clear" w:color="auto" w:fill="auto"/>
          </w:tcPr>
          <w:p w:rsidRPr="005F383B" w:rsidR="005F383B" w:rsidP="00591D6B" w:rsidRDefault="005F383B">
            <w:pPr>
              <w:pStyle w:val="AltB0"/>
            </w:pPr>
            <w:r w:rsidRPr="005F383B">
              <w:rPr>
                <w:rFonts w:hint="eastAsia"/>
              </w:rPr>
              <w:t>√</w:t>
            </w:r>
          </w:p>
        </w:tc>
        <w:tc>
          <w:tcPr>
            <w:tcW w:w="937" w:type="pct"/>
            <w:shd w:val="clear" w:color="auto" w:fill="auto"/>
          </w:tcPr>
          <w:p w:rsidRPr="005F383B" w:rsidR="005F383B"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5F383B" w:rsidTr="00305719">
        <w:tc>
          <w:tcPr>
            <w:tcW w:w="2141" w:type="pct"/>
            <w:shd w:val="clear" w:color="auto" w:fill="auto"/>
          </w:tcPr>
          <w:p w:rsidRPr="005F383B" w:rsidR="005F383B" w:rsidP="00591D6B" w:rsidRDefault="00532AED">
            <w:pPr>
              <w:pStyle w:val="AltB0"/>
            </w:pPr>
            <w:hyperlink w:history="1" w:anchor="PBforPSDnotClosedAndLocked">
              <w:r w:rsidRPr="005F383B" w:rsidR="005F383B">
                <w:rPr>
                  <w:rStyle w:val="ac"/>
                </w:rPr>
                <w:t>PBforPSDnotClosedAndLocked</w:t>
              </w:r>
            </w:hyperlink>
          </w:p>
        </w:tc>
        <w:tc>
          <w:tcPr>
            <w:tcW w:w="1039" w:type="pct"/>
            <w:gridSpan w:val="3"/>
          </w:tcPr>
          <w:p w:rsidRPr="005F383B" w:rsidR="005F383B" w:rsidP="00591D6B" w:rsidRDefault="005F383B">
            <w:pPr>
              <w:pStyle w:val="AltB0"/>
            </w:pPr>
            <w:r w:rsidRPr="005F383B">
              <w:rPr>
                <w:rFonts w:hint="eastAsia"/>
              </w:rPr>
              <w:t>√</w:t>
            </w:r>
          </w:p>
        </w:tc>
        <w:tc>
          <w:tcPr>
            <w:tcW w:w="883" w:type="pct"/>
            <w:gridSpan w:val="2"/>
            <w:shd w:val="clear" w:color="auto" w:fill="auto"/>
          </w:tcPr>
          <w:p w:rsidRPr="005F383B" w:rsidR="005F383B" w:rsidP="00591D6B" w:rsidRDefault="005F383B">
            <w:pPr>
              <w:pStyle w:val="AltB0"/>
            </w:pPr>
            <w:r w:rsidRPr="005F383B">
              <w:rPr>
                <w:rFonts w:hint="eastAsia"/>
              </w:rPr>
              <w:t>√</w:t>
            </w:r>
          </w:p>
        </w:tc>
        <w:tc>
          <w:tcPr>
            <w:tcW w:w="937" w:type="pct"/>
            <w:shd w:val="clear" w:color="auto" w:fill="auto"/>
          </w:tcPr>
          <w:p w:rsidRPr="005F383B" w:rsidR="005F383B"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5F383B" w:rsidTr="00305719">
        <w:tc>
          <w:tcPr>
            <w:tcW w:w="2141" w:type="pct"/>
            <w:shd w:val="clear" w:color="auto" w:fill="auto"/>
          </w:tcPr>
          <w:p w:rsidRPr="005F383B" w:rsidR="005F383B" w:rsidP="00591D6B" w:rsidRDefault="00532AED">
            <w:pPr>
              <w:pStyle w:val="AltB0"/>
            </w:pPr>
            <w:hyperlink w:history="1" w:anchor="PBforPSDopenedAndSupervisedByATP">
              <w:r w:rsidRPr="005F383B" w:rsidR="005F383B">
                <w:rPr>
                  <w:rStyle w:val="ac"/>
                </w:rPr>
                <w:t>PBforPSDopenedAndSupervisedByATP</w:t>
              </w:r>
            </w:hyperlink>
          </w:p>
        </w:tc>
        <w:tc>
          <w:tcPr>
            <w:tcW w:w="1039" w:type="pct"/>
            <w:gridSpan w:val="3"/>
          </w:tcPr>
          <w:p w:rsidRPr="005F383B" w:rsidR="005F383B" w:rsidP="00591D6B" w:rsidRDefault="005F383B">
            <w:pPr>
              <w:pStyle w:val="AltB0"/>
            </w:pPr>
            <w:r w:rsidRPr="005F383B">
              <w:rPr>
                <w:rFonts w:hint="eastAsia"/>
              </w:rPr>
              <w:t>√</w:t>
            </w:r>
          </w:p>
        </w:tc>
        <w:tc>
          <w:tcPr>
            <w:tcW w:w="883" w:type="pct"/>
            <w:gridSpan w:val="2"/>
            <w:shd w:val="clear" w:color="auto" w:fill="auto"/>
          </w:tcPr>
          <w:p w:rsidRPr="005F383B" w:rsidR="005F383B" w:rsidP="00591D6B" w:rsidRDefault="005F383B">
            <w:pPr>
              <w:pStyle w:val="AltB0"/>
            </w:pPr>
            <w:r w:rsidRPr="005F383B">
              <w:rPr>
                <w:rFonts w:hint="eastAsia"/>
              </w:rPr>
              <w:t>√</w:t>
            </w:r>
          </w:p>
        </w:tc>
        <w:tc>
          <w:tcPr>
            <w:tcW w:w="937" w:type="pct"/>
            <w:shd w:val="clear" w:color="auto" w:fill="auto"/>
          </w:tcPr>
          <w:p w:rsidRPr="005F383B" w:rsidR="005F383B"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5F383B" w:rsidTr="00305719">
        <w:tc>
          <w:tcPr>
            <w:tcW w:w="2141" w:type="pct"/>
            <w:shd w:val="clear" w:color="auto" w:fill="auto"/>
          </w:tcPr>
          <w:p w:rsidRPr="005F383B" w:rsidR="005F383B" w:rsidP="00591D6B" w:rsidRDefault="00532AED">
            <w:pPr>
              <w:pStyle w:val="AltB0"/>
            </w:pPr>
            <w:hyperlink w:history="1" w:anchor="PBforTrainDoorsNotClosedAndLocked">
              <w:r w:rsidRPr="005F383B" w:rsidR="005F383B">
                <w:rPr>
                  <w:rStyle w:val="ac"/>
                </w:rPr>
                <w:t>PBforTrainDoorsNotClosedAndLocked</w:t>
              </w:r>
            </w:hyperlink>
          </w:p>
        </w:tc>
        <w:tc>
          <w:tcPr>
            <w:tcW w:w="1039" w:type="pct"/>
            <w:gridSpan w:val="3"/>
          </w:tcPr>
          <w:p w:rsidRPr="005F383B" w:rsidR="005F383B" w:rsidP="00591D6B" w:rsidRDefault="005F383B">
            <w:pPr>
              <w:pStyle w:val="AltB0"/>
            </w:pPr>
            <w:r w:rsidRPr="005F383B">
              <w:rPr>
                <w:rFonts w:hint="eastAsia"/>
              </w:rPr>
              <w:t>√</w:t>
            </w:r>
          </w:p>
        </w:tc>
        <w:tc>
          <w:tcPr>
            <w:tcW w:w="883" w:type="pct"/>
            <w:gridSpan w:val="2"/>
            <w:shd w:val="clear" w:color="auto" w:fill="auto"/>
          </w:tcPr>
          <w:p w:rsidRPr="005F383B" w:rsidR="005F383B" w:rsidP="00591D6B" w:rsidRDefault="005F383B">
            <w:pPr>
              <w:pStyle w:val="AltB0"/>
            </w:pPr>
            <w:r w:rsidRPr="005F383B">
              <w:rPr>
                <w:rFonts w:hint="eastAsia"/>
              </w:rPr>
              <w:t>√</w:t>
            </w:r>
          </w:p>
        </w:tc>
        <w:tc>
          <w:tcPr>
            <w:tcW w:w="937" w:type="pct"/>
            <w:shd w:val="clear" w:color="auto" w:fill="auto"/>
          </w:tcPr>
          <w:p w:rsidRPr="005F383B" w:rsidR="005F383B"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3439CA" w:rsidP="00F23398" w:rsidRDefault="003439CA">
      <w:pPr>
        <w:pStyle w:val="2"/>
        <w:ind w:left="756" w:hanging="756"/>
      </w:pPr>
      <w:bookmarkStart w:name="_Toc309916150" w:id="10737"/>
      <w:bookmarkStart w:name="_Toc309916151" w:id="10738"/>
      <w:bookmarkStart w:name="_Toc309916152" w:id="10739"/>
      <w:bookmarkStart w:name="_Toc309916153" w:id="10740"/>
      <w:bookmarkStart w:name="_Ref268160951" w:id="10741"/>
      <w:bookmarkStart w:name="_Toc348357191" w:id="10742"/>
      <w:bookmarkStart w:name="_Toc349030604" w:id="10743"/>
      <w:bookmarkStart w:name="_Toc347566737" w:id="10744"/>
      <w:bookmarkStart w:name="_Toc345689402" w:id="10745"/>
      <w:bookmarkStart w:name="_Toc376182982" w:id="10746"/>
      <w:bookmarkStart w:name="_Toc392229962" w:id="10747"/>
      <w:bookmarkEnd w:id="10737"/>
      <w:bookmarkEnd w:id="10738"/>
      <w:bookmarkEnd w:id="10739"/>
      <w:bookmarkEnd w:id="10740"/>
      <w:r>
        <w:rPr>
          <w:rFonts w:hint="eastAsia"/>
        </w:rPr>
        <w:t>F</w:t>
      </w:r>
      <w:r w:rsidR="00DC168B">
        <w:rPr>
          <w:rFonts w:hint="eastAsia"/>
        </w:rPr>
        <w:t>6</w:t>
      </w:r>
      <w:r>
        <w:rPr>
          <w:rFonts w:hint="eastAsia"/>
        </w:rPr>
        <w:t xml:space="preserve">4-Protect </w:t>
      </w:r>
      <w:r w:rsidR="006F29D1">
        <w:rPr>
          <w:rFonts w:hint="eastAsia"/>
        </w:rPr>
        <w:t>P</w:t>
      </w:r>
      <w:r>
        <w:rPr>
          <w:rFonts w:hint="eastAsia"/>
        </w:rPr>
        <w:t xml:space="preserve">assengers </w:t>
      </w:r>
      <w:r w:rsidR="00324156">
        <w:rPr>
          <w:rFonts w:hint="eastAsia"/>
        </w:rPr>
        <w:t>d</w:t>
      </w:r>
      <w:r>
        <w:rPr>
          <w:rFonts w:hint="eastAsia"/>
        </w:rPr>
        <w:t xml:space="preserve">uring </w:t>
      </w:r>
      <w:r w:rsidR="006F29D1">
        <w:rPr>
          <w:rFonts w:hint="eastAsia"/>
        </w:rPr>
        <w:t>E</w:t>
      </w:r>
      <w:r>
        <w:rPr>
          <w:rFonts w:hint="eastAsia"/>
        </w:rPr>
        <w:t xml:space="preserve">mergency </w:t>
      </w:r>
      <w:r w:rsidR="006F29D1">
        <w:rPr>
          <w:rFonts w:hint="eastAsia"/>
        </w:rPr>
        <w:t>E</w:t>
      </w:r>
      <w:r>
        <w:rPr>
          <w:rFonts w:hint="eastAsia"/>
        </w:rPr>
        <w:t>vacuation</w:t>
      </w:r>
      <w:bookmarkEnd w:id="10741"/>
      <w:bookmarkEnd w:id="10742"/>
      <w:bookmarkEnd w:id="10743"/>
      <w:bookmarkEnd w:id="10744"/>
      <w:bookmarkEnd w:id="10745"/>
      <w:bookmarkEnd w:id="10746"/>
      <w:bookmarkEnd w:id="10747"/>
    </w:p>
    <w:p w:rsidR="003439CA" w:rsidP="00C93484" w:rsidRDefault="003439CA">
      <w:pPr>
        <w:pStyle w:val="Reqtify"/>
      </w:pPr>
      <w:r>
        <w:rPr>
          <w:rFonts w:hint="eastAsia"/>
        </w:rPr>
        <w:t>本模块用于处理紧急疏散。</w:t>
      </w:r>
    </w:p>
    <w:p w:rsidRPr="00D424B1" w:rsidR="003439CA" w:rsidP="00C93484" w:rsidRDefault="003439CA">
      <w:pPr>
        <w:pStyle w:val="Reqtify"/>
      </w:pPr>
      <w:r w:rsidRPr="00D424B1">
        <w:rPr>
          <w:rFonts w:hint="eastAsia"/>
        </w:rPr>
        <w:t xml:space="preserve">This module is for </w:t>
      </w:r>
      <w:r>
        <w:rPr>
          <w:rFonts w:hint="eastAsia"/>
        </w:rPr>
        <w:t>e</w:t>
      </w:r>
      <w:r w:rsidRPr="00D424B1">
        <w:t>mergency evacuation</w:t>
      </w:r>
      <w:r w:rsidRPr="00D424B1">
        <w:rPr>
          <w:rFonts w:hint="eastAsia"/>
        </w:rPr>
        <w:t xml:space="preserve">. </w:t>
      </w:r>
    </w:p>
    <w:p w:rsidRPr="003439CA" w:rsidR="003439CA" w:rsidP="00934391" w:rsidRDefault="003439CA">
      <w:pPr>
        <w:pStyle w:val="3"/>
      </w:pPr>
      <w:r w:rsidRPr="00A61D30">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651"/>
        <w:gridCol w:w="1053"/>
        <w:gridCol w:w="4582"/>
      </w:tblGrid>
      <w:tr w:rsidRPr="00785CC7" w:rsidR="003439CA" w:rsidTr="003439CA">
        <w:tc>
          <w:tcPr>
            <w:tcW w:w="1966" w:type="pct"/>
            <w:tcBorders>
              <w:top w:val="single" w:color="000000" w:sz="12" w:space="0"/>
              <w:bottom w:val="single" w:color="000000" w:sz="4" w:space="0"/>
            </w:tcBorders>
            <w:shd w:val="clear" w:color="auto" w:fill="E0E0E0"/>
          </w:tcPr>
          <w:p w:rsidR="003439CA" w:rsidP="00FA0FBB" w:rsidRDefault="003439CA">
            <w:pPr>
              <w:pStyle w:val="af6"/>
            </w:pPr>
            <w:r w:rsidRPr="00B1730D">
              <w:t>Name</w:t>
            </w:r>
          </w:p>
        </w:tc>
        <w:tc>
          <w:tcPr>
            <w:tcW w:w="567" w:type="pct"/>
            <w:tcBorders>
              <w:top w:val="single" w:color="000000" w:sz="12" w:space="0"/>
              <w:bottom w:val="single" w:color="000000" w:sz="4" w:space="0"/>
            </w:tcBorders>
            <w:shd w:val="clear" w:color="auto" w:fill="E0E0E0"/>
          </w:tcPr>
          <w:p w:rsidR="003439CA" w:rsidP="00FA0FBB" w:rsidRDefault="003439CA">
            <w:pPr>
              <w:pStyle w:val="af6"/>
            </w:pPr>
            <w:r w:rsidRPr="00B1730D">
              <w:t>Nature</w:t>
            </w:r>
          </w:p>
        </w:tc>
        <w:tc>
          <w:tcPr>
            <w:tcW w:w="2467" w:type="pct"/>
            <w:tcBorders>
              <w:top w:val="single" w:color="000000" w:sz="12" w:space="0"/>
              <w:bottom w:val="single" w:color="000000" w:sz="4" w:space="0"/>
            </w:tcBorders>
            <w:shd w:val="clear" w:color="auto" w:fill="E0E0E0"/>
          </w:tcPr>
          <w:p w:rsidR="003439CA" w:rsidP="00FA0FBB" w:rsidRDefault="003439CA">
            <w:pPr>
              <w:pStyle w:val="af6"/>
            </w:pPr>
            <w:r w:rsidRPr="00B1730D">
              <w:t>Provided by</w:t>
            </w:r>
          </w:p>
        </w:tc>
      </w:tr>
      <w:tr w:rsidR="000733AC" w:rsidTr="003439CA">
        <w:tc>
          <w:tcPr>
            <w:tcW w:w="1966" w:type="pct"/>
            <w:tcBorders>
              <w:top w:val="single" w:color="000000" w:sz="4" w:space="0"/>
            </w:tcBorders>
            <w:shd w:val="clear" w:color="auto" w:fill="auto"/>
          </w:tcPr>
          <w:p w:rsidRPr="003439CA" w:rsidR="000733AC" w:rsidP="00591D6B" w:rsidRDefault="00532AED">
            <w:pPr>
              <w:pStyle w:val="AltB0"/>
            </w:pPr>
            <w:hyperlink w:history="1" w:anchor="ATPsetting">
              <w:r w:rsidR="000733AC">
                <w:rPr>
                  <w:rStyle w:val="ac"/>
                </w:rPr>
                <w:t>ATPsetting</w:t>
              </w:r>
            </w:hyperlink>
          </w:p>
        </w:tc>
        <w:tc>
          <w:tcPr>
            <w:tcW w:w="567" w:type="pct"/>
            <w:tcBorders>
              <w:top w:val="single" w:color="000000" w:sz="4" w:space="0"/>
            </w:tcBorders>
            <w:shd w:val="clear" w:color="auto" w:fill="auto"/>
          </w:tcPr>
          <w:p w:rsidR="000733AC" w:rsidP="00591D6B" w:rsidRDefault="000733AC">
            <w:pPr>
              <w:pStyle w:val="AltB0"/>
            </w:pPr>
            <w:r>
              <w:rPr>
                <w:rFonts w:hint="eastAsia"/>
              </w:rPr>
              <w:t>Internal</w:t>
            </w:r>
          </w:p>
        </w:tc>
        <w:tc>
          <w:tcPr>
            <w:tcW w:w="2467" w:type="pct"/>
            <w:tcBorders>
              <w:top w:val="single" w:color="000000" w:sz="4" w:space="0"/>
            </w:tcBorders>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0733AC" w:rsidTr="003439CA">
        <w:tc>
          <w:tcPr>
            <w:tcW w:w="1966" w:type="pct"/>
            <w:shd w:val="clear" w:color="auto" w:fill="auto"/>
          </w:tcPr>
          <w:p w:rsidR="000733AC" w:rsidP="00591D6B" w:rsidRDefault="00532AED">
            <w:pPr>
              <w:pStyle w:val="AltB0"/>
            </w:pPr>
            <w:hyperlink w:history="1" w:anchor="EnableDoorOpening_A">
              <w:r w:rsidR="000733AC">
                <w:rPr>
                  <w:rStyle w:val="ac"/>
                </w:rPr>
                <w:t>EnableDoorOpening_A</w:t>
              </w:r>
            </w:hyperlink>
          </w:p>
        </w:tc>
        <w:tc>
          <w:tcPr>
            <w:tcW w:w="567" w:type="pct"/>
            <w:shd w:val="clear" w:color="auto" w:fill="auto"/>
          </w:tcPr>
          <w:p w:rsidR="000733AC" w:rsidP="00591D6B" w:rsidRDefault="000E744E">
            <w:pPr>
              <w:pStyle w:val="AltB0"/>
            </w:pPr>
            <w:r>
              <w:rPr>
                <w:rFonts w:hint="eastAsia"/>
              </w:rPr>
              <w:t>Internal</w:t>
            </w:r>
          </w:p>
        </w:tc>
        <w:tc>
          <w:tcPr>
            <w:tcW w:w="2467" w:type="pct"/>
            <w:shd w:val="clear" w:color="auto" w:fill="auto"/>
          </w:tcPr>
          <w:p w:rsidR="000733AC" w:rsidP="00591D6B" w:rsidRDefault="000E744E">
            <w:pPr>
              <w:pStyle w:val="AltB0"/>
            </w:pPr>
            <w:r>
              <w:fldChar w:fldCharType="begin"/>
            </w:r>
            <w:r>
              <w:instrText xml:space="preserve"> REF _Ref268160839 \h </w:instrText>
            </w:r>
            <w:r>
              <w:fldChar w:fldCharType="separate"/>
            </w:r>
            <w:r w:rsidR="00DE178B">
              <w:rPr>
                <w:rFonts w:hint="eastAsia"/>
              </w:rPr>
              <w:t>F61-Elaborate Door Opening Authorization</w:t>
            </w:r>
            <w:r>
              <w:fldChar w:fldCharType="end"/>
            </w:r>
          </w:p>
        </w:tc>
      </w:tr>
      <w:tr w:rsidR="000733AC" w:rsidTr="003439CA">
        <w:tc>
          <w:tcPr>
            <w:tcW w:w="1966" w:type="pct"/>
            <w:shd w:val="clear" w:color="auto" w:fill="auto"/>
          </w:tcPr>
          <w:p w:rsidR="000733AC" w:rsidP="00591D6B" w:rsidRDefault="00532AED">
            <w:pPr>
              <w:pStyle w:val="AltB0"/>
            </w:pPr>
            <w:hyperlink w:history="1" w:anchor="EnableDoorOpening_B">
              <w:r w:rsidR="000733AC">
                <w:rPr>
                  <w:rStyle w:val="ac"/>
                </w:rPr>
                <w:t>EnableDoorOpening_B</w:t>
              </w:r>
            </w:hyperlink>
          </w:p>
        </w:tc>
        <w:tc>
          <w:tcPr>
            <w:tcW w:w="567" w:type="pct"/>
            <w:shd w:val="clear" w:color="auto" w:fill="auto"/>
          </w:tcPr>
          <w:p w:rsidR="000733AC" w:rsidP="00591D6B" w:rsidRDefault="000E744E">
            <w:pPr>
              <w:pStyle w:val="AltB0"/>
            </w:pPr>
            <w:r>
              <w:rPr>
                <w:rFonts w:hint="eastAsia"/>
              </w:rPr>
              <w:t>Internal</w:t>
            </w:r>
          </w:p>
        </w:tc>
        <w:tc>
          <w:tcPr>
            <w:tcW w:w="2467" w:type="pct"/>
            <w:shd w:val="clear" w:color="auto" w:fill="auto"/>
          </w:tcPr>
          <w:p w:rsidR="000733AC" w:rsidP="00591D6B" w:rsidRDefault="000E744E">
            <w:pPr>
              <w:pStyle w:val="AltB0"/>
            </w:pPr>
            <w:r>
              <w:fldChar w:fldCharType="begin"/>
            </w:r>
            <w:r>
              <w:instrText xml:space="preserve"> REF _Ref268160839 \h </w:instrText>
            </w:r>
            <w:r>
              <w:fldChar w:fldCharType="separate"/>
            </w:r>
            <w:r w:rsidR="00DE178B">
              <w:rPr>
                <w:rFonts w:hint="eastAsia"/>
              </w:rPr>
              <w:t>F61-Elaborate Door Opening Authorization</w:t>
            </w:r>
            <w:r>
              <w:fldChar w:fldCharType="end"/>
            </w:r>
          </w:p>
        </w:tc>
      </w:tr>
      <w:tr w:rsidR="00416AAC" w:rsidTr="003439CA">
        <w:tc>
          <w:tcPr>
            <w:tcW w:w="1966" w:type="pct"/>
            <w:shd w:val="clear" w:color="auto" w:fill="auto"/>
          </w:tcPr>
          <w:p w:rsidR="00416AAC" w:rsidP="00591D6B" w:rsidRDefault="00532AED">
            <w:pPr>
              <w:pStyle w:val="AltB0"/>
            </w:pPr>
            <w:hyperlink w:history="1" w:anchor="InhibitEmergencyBrake">
              <w:r w:rsidR="00416AAC">
                <w:rPr>
                  <w:rStyle w:val="ac"/>
                </w:rPr>
                <w:t>InhibitEmergencyBrake</w:t>
              </w:r>
            </w:hyperlink>
          </w:p>
        </w:tc>
        <w:tc>
          <w:tcPr>
            <w:tcW w:w="567" w:type="pct"/>
            <w:shd w:val="clear" w:color="auto" w:fill="auto"/>
          </w:tcPr>
          <w:p w:rsidR="00416AAC" w:rsidP="00591D6B" w:rsidRDefault="00416AAC">
            <w:pPr>
              <w:pStyle w:val="AltB0"/>
            </w:pPr>
            <w:r>
              <w:rPr>
                <w:rFonts w:hint="eastAsia"/>
              </w:rPr>
              <w:t>Internal</w:t>
            </w:r>
          </w:p>
        </w:tc>
        <w:tc>
          <w:tcPr>
            <w:tcW w:w="2467" w:type="pct"/>
            <w:shd w:val="clear" w:color="auto" w:fill="auto"/>
          </w:tcPr>
          <w:p w:rsidR="00416AAC" w:rsidP="00591D6B" w:rsidRDefault="00416AAC">
            <w:pPr>
              <w:pStyle w:val="AltB0"/>
            </w:pPr>
            <w:r>
              <w:fldChar w:fldCharType="begin"/>
            </w:r>
            <w:r>
              <w:instrText xml:space="preserve"> REF _Ref345055931 \h </w:instrText>
            </w:r>
            <w:r>
              <w:fldChar w:fldCharType="separate"/>
            </w:r>
            <w:r w:rsidR="00DE178B">
              <w:rPr>
                <w:rFonts w:hint="eastAsia"/>
              </w:rPr>
              <w:t>F71-Outputs to Rolling-stock</w:t>
            </w:r>
            <w:r>
              <w:fldChar w:fldCharType="end"/>
            </w:r>
          </w:p>
        </w:tc>
      </w:tr>
      <w:tr w:rsidR="00416AAC" w:rsidTr="003439CA">
        <w:tc>
          <w:tcPr>
            <w:tcW w:w="1966" w:type="pct"/>
            <w:shd w:val="clear" w:color="auto" w:fill="auto"/>
          </w:tcPr>
          <w:p w:rsidR="00416AAC" w:rsidP="00591D6B" w:rsidRDefault="00532AED">
            <w:pPr>
              <w:pStyle w:val="AltB0"/>
            </w:pPr>
            <w:hyperlink w:history="1" w:anchor="Offline">
              <w:r w:rsidR="00416AAC">
                <w:rPr>
                  <w:rStyle w:val="ac"/>
                </w:rPr>
                <w:t>Offline</w:t>
              </w:r>
            </w:hyperlink>
          </w:p>
        </w:tc>
        <w:tc>
          <w:tcPr>
            <w:tcW w:w="567" w:type="pct"/>
            <w:shd w:val="clear" w:color="auto" w:fill="auto"/>
          </w:tcPr>
          <w:p w:rsidR="00416AAC" w:rsidP="00591D6B" w:rsidRDefault="00416AAC">
            <w:pPr>
              <w:pStyle w:val="AltB0"/>
            </w:pPr>
            <w:r>
              <w:rPr>
                <w:rFonts w:hint="eastAsia"/>
              </w:rPr>
              <w:t>Internal</w:t>
            </w:r>
          </w:p>
        </w:tc>
        <w:tc>
          <w:tcPr>
            <w:tcW w:w="2467" w:type="pct"/>
            <w:shd w:val="clear" w:color="auto" w:fill="auto"/>
          </w:tcPr>
          <w:p w:rsidR="00416AAC" w:rsidP="00591D6B" w:rsidRDefault="00416A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3439CA">
        <w:tc>
          <w:tcPr>
            <w:tcW w:w="1966" w:type="pct"/>
            <w:shd w:val="clear" w:color="auto" w:fill="auto"/>
          </w:tcPr>
          <w:p w:rsidR="00416AAC" w:rsidP="00591D6B" w:rsidRDefault="00532AED">
            <w:pPr>
              <w:pStyle w:val="AltB0"/>
            </w:pPr>
            <w:hyperlink w:history="1" w:anchor="TrackMap">
              <w:r w:rsidR="00416AAC">
                <w:rPr>
                  <w:rStyle w:val="ac"/>
                </w:rPr>
                <w:t>TrackMap</w:t>
              </w:r>
            </w:hyperlink>
          </w:p>
        </w:tc>
        <w:tc>
          <w:tcPr>
            <w:tcW w:w="567" w:type="pct"/>
            <w:shd w:val="clear" w:color="auto" w:fill="auto"/>
          </w:tcPr>
          <w:p w:rsidR="00416AAC" w:rsidP="00591D6B" w:rsidRDefault="00416AAC">
            <w:pPr>
              <w:pStyle w:val="AltB0"/>
            </w:pPr>
            <w:r>
              <w:rPr>
                <w:rFonts w:hint="eastAsia"/>
              </w:rPr>
              <w:t>Internal</w:t>
            </w:r>
          </w:p>
        </w:tc>
        <w:tc>
          <w:tcPr>
            <w:tcW w:w="2467" w:type="pct"/>
            <w:shd w:val="clear" w:color="auto" w:fill="auto"/>
          </w:tcPr>
          <w:p w:rsidR="00416AAC" w:rsidP="00591D6B" w:rsidRDefault="00416A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3439CA">
        <w:tc>
          <w:tcPr>
            <w:tcW w:w="1966" w:type="pct"/>
            <w:shd w:val="clear" w:color="auto" w:fill="auto"/>
          </w:tcPr>
          <w:p w:rsidR="00416AAC" w:rsidP="00591D6B" w:rsidRDefault="00532AED">
            <w:pPr>
              <w:pStyle w:val="AltB0"/>
            </w:pPr>
            <w:hyperlink w:history="1" w:anchor="TrainFilteredStopped">
              <w:r w:rsidR="00416AAC">
                <w:rPr>
                  <w:rStyle w:val="ac"/>
                </w:rPr>
                <w:t>TrainFilteredStopped</w:t>
              </w:r>
            </w:hyperlink>
          </w:p>
        </w:tc>
        <w:tc>
          <w:tcPr>
            <w:tcW w:w="567" w:type="pct"/>
            <w:shd w:val="clear" w:color="auto" w:fill="auto"/>
          </w:tcPr>
          <w:p w:rsidR="00416AAC" w:rsidP="00591D6B" w:rsidRDefault="00416AAC">
            <w:pPr>
              <w:pStyle w:val="AltB0"/>
            </w:pPr>
            <w:r>
              <w:rPr>
                <w:rFonts w:hint="eastAsia"/>
              </w:rPr>
              <w:t>Internal</w:t>
            </w:r>
          </w:p>
        </w:tc>
        <w:tc>
          <w:tcPr>
            <w:tcW w:w="2467" w:type="pct"/>
            <w:shd w:val="clear" w:color="auto" w:fill="auto"/>
          </w:tcPr>
          <w:p w:rsidR="00416AAC" w:rsidP="00591D6B" w:rsidRDefault="00416AAC">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416AAC" w:rsidTr="003439CA">
        <w:tc>
          <w:tcPr>
            <w:tcW w:w="1966" w:type="pct"/>
            <w:shd w:val="clear" w:color="auto" w:fill="auto"/>
          </w:tcPr>
          <w:p w:rsidR="00416AAC" w:rsidP="00591D6B" w:rsidRDefault="00532AED">
            <w:pPr>
              <w:pStyle w:val="AltB0"/>
            </w:pPr>
            <w:hyperlink w:history="1" w:anchor="TrainMaxSpeed">
              <w:r w:rsidR="00416AAC">
                <w:rPr>
                  <w:rStyle w:val="ac"/>
                </w:rPr>
                <w:t>TrainMaxSpeed</w:t>
              </w:r>
            </w:hyperlink>
          </w:p>
        </w:tc>
        <w:tc>
          <w:tcPr>
            <w:tcW w:w="567" w:type="pct"/>
            <w:shd w:val="clear" w:color="auto" w:fill="auto"/>
          </w:tcPr>
          <w:p w:rsidR="00416AAC" w:rsidP="00591D6B" w:rsidRDefault="00416AAC">
            <w:pPr>
              <w:pStyle w:val="AltB0"/>
            </w:pPr>
            <w:r>
              <w:rPr>
                <w:rFonts w:hint="eastAsia"/>
              </w:rPr>
              <w:t>Internal</w:t>
            </w:r>
          </w:p>
        </w:tc>
        <w:tc>
          <w:tcPr>
            <w:tcW w:w="2467" w:type="pct"/>
            <w:shd w:val="clear" w:color="auto" w:fill="auto"/>
          </w:tcPr>
          <w:p w:rsidR="00416AAC" w:rsidP="00591D6B" w:rsidRDefault="00416AAC">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416AAC" w:rsidTr="003439CA">
        <w:tc>
          <w:tcPr>
            <w:tcW w:w="1966" w:type="pct"/>
            <w:shd w:val="clear" w:color="auto" w:fill="auto"/>
          </w:tcPr>
          <w:p w:rsidR="00416AAC" w:rsidP="00591D6B" w:rsidRDefault="00532AED">
            <w:pPr>
              <w:pStyle w:val="AltB0"/>
            </w:pPr>
            <w:hyperlink w:history="1" w:anchor="ValidTrainKinematic">
              <w:r w:rsidR="00416AAC">
                <w:rPr>
                  <w:rStyle w:val="ac"/>
                </w:rPr>
                <w:t>ValidTrainKinematic</w:t>
              </w:r>
            </w:hyperlink>
          </w:p>
        </w:tc>
        <w:tc>
          <w:tcPr>
            <w:tcW w:w="567" w:type="pct"/>
            <w:shd w:val="clear" w:color="auto" w:fill="auto"/>
          </w:tcPr>
          <w:p w:rsidR="00416AAC" w:rsidP="00591D6B" w:rsidRDefault="00416AAC">
            <w:pPr>
              <w:pStyle w:val="AltB0"/>
            </w:pPr>
            <w:r>
              <w:rPr>
                <w:rFonts w:hint="eastAsia"/>
              </w:rPr>
              <w:t>Internal</w:t>
            </w:r>
          </w:p>
        </w:tc>
        <w:tc>
          <w:tcPr>
            <w:tcW w:w="2467" w:type="pct"/>
            <w:shd w:val="clear" w:color="auto" w:fill="auto"/>
          </w:tcPr>
          <w:p w:rsidR="00416AAC" w:rsidP="00591D6B" w:rsidRDefault="00416AAC">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bl>
    <w:p w:rsidRPr="003439CA" w:rsidR="003439CA" w:rsidP="00934391" w:rsidRDefault="003439CA">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028"/>
        <w:gridCol w:w="1913"/>
        <w:gridCol w:w="1623"/>
        <w:gridCol w:w="1722"/>
      </w:tblGrid>
      <w:tr w:rsidRPr="00785CC7" w:rsidR="003439CA" w:rsidTr="008F722E">
        <w:tc>
          <w:tcPr>
            <w:tcW w:w="2169" w:type="pct"/>
            <w:tcBorders>
              <w:top w:val="single" w:color="000000" w:sz="12" w:space="0"/>
              <w:bottom w:val="single" w:color="000000" w:sz="4" w:space="0"/>
            </w:tcBorders>
            <w:shd w:val="clear" w:color="auto" w:fill="E0E0E0"/>
          </w:tcPr>
          <w:p w:rsidR="003439CA" w:rsidP="00FA0FBB" w:rsidRDefault="003439CA">
            <w:pPr>
              <w:pStyle w:val="af6"/>
            </w:pPr>
            <w:r w:rsidRPr="00B1730D">
              <w:t>Name</w:t>
            </w:r>
          </w:p>
        </w:tc>
        <w:tc>
          <w:tcPr>
            <w:tcW w:w="1030" w:type="pct"/>
            <w:tcBorders>
              <w:top w:val="single" w:color="000000" w:sz="12" w:space="0"/>
              <w:bottom w:val="single" w:color="000000" w:sz="4" w:space="0"/>
            </w:tcBorders>
            <w:shd w:val="clear" w:color="auto" w:fill="E0E0E0"/>
          </w:tcPr>
          <w:p w:rsidR="003439CA" w:rsidP="00FA0FBB" w:rsidRDefault="003439CA">
            <w:pPr>
              <w:pStyle w:val="af6"/>
            </w:pPr>
            <w:r>
              <w:rPr>
                <w:rFonts w:hint="eastAsia"/>
              </w:rPr>
              <w:t>Safety Critical</w:t>
            </w:r>
          </w:p>
        </w:tc>
        <w:tc>
          <w:tcPr>
            <w:tcW w:w="874" w:type="pct"/>
            <w:tcBorders>
              <w:top w:val="single" w:color="000000" w:sz="12" w:space="0"/>
              <w:bottom w:val="single" w:color="000000" w:sz="4" w:space="0"/>
            </w:tcBorders>
            <w:shd w:val="clear" w:color="auto" w:fill="E0E0E0"/>
          </w:tcPr>
          <w:p w:rsidR="003439CA" w:rsidP="00FA0FBB" w:rsidRDefault="003439CA">
            <w:pPr>
              <w:pStyle w:val="af6"/>
            </w:pPr>
            <w:r w:rsidRPr="00B1730D">
              <w:t>Observable</w:t>
            </w:r>
          </w:p>
        </w:tc>
        <w:tc>
          <w:tcPr>
            <w:tcW w:w="927" w:type="pct"/>
            <w:tcBorders>
              <w:top w:val="single" w:color="000000" w:sz="12" w:space="0"/>
              <w:bottom w:val="single" w:color="000000" w:sz="4" w:space="0"/>
            </w:tcBorders>
            <w:shd w:val="clear" w:color="auto" w:fill="E0E0E0"/>
          </w:tcPr>
          <w:p w:rsidR="003439CA" w:rsidP="00FA0FBB" w:rsidRDefault="003439CA">
            <w:pPr>
              <w:pStyle w:val="af6"/>
            </w:pPr>
            <w:r w:rsidRPr="00B1730D">
              <w:t>Logical Type</w:t>
            </w:r>
          </w:p>
        </w:tc>
      </w:tr>
      <w:tr w:rsidR="00E92EF5" w:rsidTr="008F722E">
        <w:tc>
          <w:tcPr>
            <w:tcW w:w="2169" w:type="pct"/>
            <w:shd w:val="clear" w:color="auto" w:fill="auto"/>
          </w:tcPr>
          <w:p w:rsidR="00E92EF5" w:rsidP="00591D6B" w:rsidRDefault="00532AED">
            <w:pPr>
              <w:pStyle w:val="AltB0"/>
            </w:pPr>
            <w:hyperlink w:history="1" w:anchor="EvacuationNotPossible_A">
              <w:r w:rsidR="00E92EF5">
                <w:rPr>
                  <w:rStyle w:val="ac"/>
                </w:rPr>
                <w:t>EvacuationNotPossible_A</w:t>
              </w:r>
            </w:hyperlink>
          </w:p>
        </w:tc>
        <w:tc>
          <w:tcPr>
            <w:tcW w:w="1030" w:type="pct"/>
          </w:tcPr>
          <w:p w:rsidR="00E92EF5" w:rsidP="00591D6B" w:rsidRDefault="00E92EF5">
            <w:pPr>
              <w:pStyle w:val="AltB0"/>
            </w:pPr>
            <w:r>
              <w:rPr>
                <w:rFonts w:hint="eastAsia"/>
              </w:rPr>
              <w:t>√</w:t>
            </w:r>
          </w:p>
        </w:tc>
        <w:tc>
          <w:tcPr>
            <w:tcW w:w="874" w:type="pct"/>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8F722E">
        <w:tc>
          <w:tcPr>
            <w:tcW w:w="2169" w:type="pct"/>
            <w:shd w:val="clear" w:color="auto" w:fill="auto"/>
          </w:tcPr>
          <w:p w:rsidR="00E92EF5" w:rsidP="00591D6B" w:rsidRDefault="00532AED">
            <w:pPr>
              <w:pStyle w:val="AltB0"/>
            </w:pPr>
            <w:hyperlink w:history="1" w:anchor="EvacuationNotPossible_B">
              <w:r w:rsidR="00E92EF5">
                <w:rPr>
                  <w:rStyle w:val="ac"/>
                </w:rPr>
                <w:t>EvacuationNotPossible_B</w:t>
              </w:r>
            </w:hyperlink>
          </w:p>
        </w:tc>
        <w:tc>
          <w:tcPr>
            <w:tcW w:w="1030" w:type="pct"/>
          </w:tcPr>
          <w:p w:rsidR="00E92EF5" w:rsidP="00591D6B" w:rsidRDefault="00E92EF5">
            <w:pPr>
              <w:pStyle w:val="AltB0"/>
            </w:pPr>
            <w:r>
              <w:rPr>
                <w:rFonts w:hint="eastAsia"/>
              </w:rPr>
              <w:t>√</w:t>
            </w:r>
          </w:p>
        </w:tc>
        <w:tc>
          <w:tcPr>
            <w:tcW w:w="874" w:type="pct"/>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8F722E">
        <w:tc>
          <w:tcPr>
            <w:tcW w:w="2169" w:type="pct"/>
            <w:shd w:val="clear" w:color="auto" w:fill="auto"/>
          </w:tcPr>
          <w:p w:rsidR="00E92EF5" w:rsidP="00591D6B" w:rsidRDefault="00532AED">
            <w:pPr>
              <w:pStyle w:val="AltB0"/>
            </w:pPr>
            <w:hyperlink w:history="1" w:anchor="TrainDockedInStaion">
              <w:r w:rsidR="00E92EF5">
                <w:rPr>
                  <w:rStyle w:val="ac"/>
                </w:rPr>
                <w:t>TrainDockedInStaion</w:t>
              </w:r>
            </w:hyperlink>
          </w:p>
        </w:tc>
        <w:tc>
          <w:tcPr>
            <w:tcW w:w="1030" w:type="pct"/>
          </w:tcPr>
          <w:p w:rsidR="00E92EF5" w:rsidP="00591D6B" w:rsidRDefault="00E92EF5">
            <w:pPr>
              <w:pStyle w:val="AltB0"/>
            </w:pPr>
            <w:r>
              <w:rPr>
                <w:rFonts w:hint="eastAsia"/>
              </w:rPr>
              <w:t>√</w:t>
            </w:r>
          </w:p>
        </w:tc>
        <w:tc>
          <w:tcPr>
            <w:tcW w:w="874" w:type="pct"/>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8F722E">
        <w:tc>
          <w:tcPr>
            <w:tcW w:w="2169" w:type="pct"/>
            <w:shd w:val="clear" w:color="auto" w:fill="auto"/>
          </w:tcPr>
          <w:p w:rsidR="00E92EF5" w:rsidP="00591D6B" w:rsidRDefault="00532AED">
            <w:pPr>
              <w:pStyle w:val="AltB0"/>
            </w:pPr>
            <w:hyperlink w:history="1" w:anchor="TrainLeavingStation">
              <w:r w:rsidR="00E92EF5">
                <w:rPr>
                  <w:rStyle w:val="ac"/>
                </w:rPr>
                <w:t>TrainLeavingStation</w:t>
              </w:r>
            </w:hyperlink>
          </w:p>
        </w:tc>
        <w:tc>
          <w:tcPr>
            <w:tcW w:w="1030" w:type="pct"/>
          </w:tcPr>
          <w:p w:rsidR="00E92EF5" w:rsidP="00591D6B" w:rsidRDefault="00E92EF5">
            <w:pPr>
              <w:pStyle w:val="AltB0"/>
            </w:pPr>
            <w:r>
              <w:rPr>
                <w:rFonts w:hint="eastAsia"/>
              </w:rPr>
              <w:t>√</w:t>
            </w:r>
          </w:p>
        </w:tc>
        <w:tc>
          <w:tcPr>
            <w:tcW w:w="874" w:type="pct"/>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3439CA" w:rsidP="00934391" w:rsidRDefault="003439CA">
      <w:pPr>
        <w:pStyle w:val="3"/>
      </w:pPr>
      <w:bookmarkStart w:name="_Toc340991770" w:id="10748"/>
      <w:bookmarkStart w:name="_Toc340994473" w:id="10749"/>
      <w:bookmarkStart w:name="_Toc340991771" w:id="10750"/>
      <w:bookmarkStart w:name="_Toc340994474" w:id="10751"/>
      <w:bookmarkEnd w:id="10748"/>
      <w:bookmarkEnd w:id="10749"/>
      <w:bookmarkEnd w:id="10750"/>
      <w:bookmarkEnd w:id="10751"/>
      <w:r w:rsidRPr="00A61D30">
        <w:rPr>
          <w:rFonts w:hint="eastAsia"/>
        </w:rPr>
        <w:t>Processing</w:t>
      </w:r>
    </w:p>
    <w:p w:rsidRPr="0054619B" w:rsidR="0054619B" w:rsidP="00C93484" w:rsidRDefault="0054619B">
      <w:pPr>
        <w:pStyle w:val="Reqtify"/>
      </w:pPr>
    </w:p>
    <w:p w:rsidRPr="00634120" w:rsidR="003439CA" w:rsidP="0012674A" w:rsidRDefault="003439CA">
      <w:pPr>
        <w:pStyle w:val="4"/>
      </w:pPr>
      <w:r>
        <w:rPr>
          <w:rFonts w:hint="eastAsia"/>
        </w:rPr>
        <w:t>Hold detrainment door closed</w:t>
      </w:r>
    </w:p>
    <w:p w:rsidR="003439CA" w:rsidP="00C93484" w:rsidRDefault="003439CA">
      <w:pPr>
        <w:pStyle w:val="Reqtify"/>
      </w:pPr>
      <w:r>
        <w:rPr>
          <w:rFonts w:hint="eastAsia"/>
        </w:rPr>
        <w:t>对于配有两端驾驶室逃生门的项目，当列车静止或运动学测量失效时，如果端门的紧急逃生手柄被拉下，则</w:t>
      </w:r>
      <w:r>
        <w:rPr>
          <w:rFonts w:hint="eastAsia"/>
        </w:rPr>
        <w:t>ATP</w:t>
      </w:r>
      <w:r>
        <w:rPr>
          <w:rFonts w:hint="eastAsia"/>
        </w:rPr>
        <w:t>应当触发</w:t>
      </w:r>
      <w:r>
        <w:rPr>
          <w:rFonts w:hint="eastAsia"/>
        </w:rPr>
        <w:t>EB</w:t>
      </w:r>
      <w:r>
        <w:rPr>
          <w:rFonts w:hint="eastAsia"/>
        </w:rPr>
        <w:t>，解锁端门，供乘客逃生。</w:t>
      </w:r>
    </w:p>
    <w:p w:rsidRPr="00D424B1" w:rsidR="003439CA" w:rsidP="00C93484" w:rsidRDefault="003439CA">
      <w:pPr>
        <w:pStyle w:val="Reqtify"/>
      </w:pPr>
      <w:r w:rsidRPr="00D424B1">
        <w:t xml:space="preserve">For </w:t>
      </w:r>
      <w:r w:rsidRPr="00D424B1">
        <w:rPr>
          <w:rFonts w:hint="eastAsia"/>
        </w:rPr>
        <w:t>the project equipped</w:t>
      </w:r>
      <w:r w:rsidRPr="00D424B1">
        <w:t xml:space="preserve"> with the </w:t>
      </w:r>
      <w:r>
        <w:rPr>
          <w:rFonts w:hint="eastAsia"/>
        </w:rPr>
        <w:t>detrained</w:t>
      </w:r>
      <w:r w:rsidRPr="00D424B1">
        <w:t xml:space="preserve"> door</w:t>
      </w:r>
      <w:r w:rsidRPr="00D424B1">
        <w:rPr>
          <w:rFonts w:hint="eastAsia"/>
        </w:rPr>
        <w:t xml:space="preserve"> in driving cab,</w:t>
      </w:r>
      <w:r w:rsidRPr="00D424B1">
        <w:t xml:space="preserve"> </w:t>
      </w:r>
      <w:r w:rsidRPr="00D424B1">
        <w:rPr>
          <w:rFonts w:hint="eastAsia"/>
        </w:rPr>
        <w:t xml:space="preserve">when </w:t>
      </w:r>
      <w:r w:rsidRPr="00D424B1">
        <w:t xml:space="preserve">the train </w:t>
      </w:r>
      <w:r>
        <w:rPr>
          <w:rFonts w:hint="eastAsia"/>
        </w:rPr>
        <w:t>stopped</w:t>
      </w:r>
      <w:r w:rsidR="00397BD9">
        <w:t xml:space="preserve"> or </w:t>
      </w:r>
      <w:r w:rsidRPr="00D424B1">
        <w:t xml:space="preserve">dynamic measurement </w:t>
      </w:r>
      <w:r>
        <w:rPr>
          <w:rFonts w:hint="eastAsia"/>
        </w:rPr>
        <w:t>invalid</w:t>
      </w:r>
      <w:r w:rsidRPr="00D424B1">
        <w:rPr>
          <w:rFonts w:hint="eastAsia"/>
        </w:rPr>
        <w:t xml:space="preserve">, </w:t>
      </w:r>
      <w:r w:rsidRPr="00D424B1">
        <w:t>if emergen</w:t>
      </w:r>
      <w:r>
        <w:t>cy</w:t>
      </w:r>
      <w:r w:rsidRPr="00D424B1">
        <w:t xml:space="preserve"> handle is </w:t>
      </w:r>
      <w:r w:rsidRPr="00D424B1">
        <w:rPr>
          <w:rFonts w:hint="eastAsia"/>
        </w:rPr>
        <w:t xml:space="preserve">pulling </w:t>
      </w:r>
      <w:r w:rsidRPr="00D424B1">
        <w:t xml:space="preserve">down, the ATP shall trigger EB, unlock the </w:t>
      </w:r>
      <w:r w:rsidRPr="00D424B1">
        <w:rPr>
          <w:rFonts w:hint="eastAsia"/>
        </w:rPr>
        <w:t>door</w:t>
      </w:r>
      <w:r w:rsidRPr="00D424B1">
        <w:t xml:space="preserve"> for passengers </w:t>
      </w:r>
      <w:r>
        <w:rPr>
          <w:rFonts w:hint="eastAsia"/>
        </w:rPr>
        <w:t>getting out.</w:t>
      </w:r>
    </w:p>
    <w:p w:rsidR="003439CA" w:rsidP="00C93484" w:rsidRDefault="003439CA">
      <w:pPr>
        <w:pStyle w:val="Reqtify"/>
      </w:pPr>
    </w:p>
    <w:p w:rsidR="00343671" w:rsidP="00C93484" w:rsidRDefault="00343671">
      <w:pPr>
        <w:pStyle w:val="Reqtify"/>
      </w:pPr>
    </w:p>
    <w:p w:rsidR="00343671" w:rsidP="00343671" w:rsidRDefault="00343671">
      <w:pPr>
        <w:pStyle w:val="ReqtifyAltR"/>
      </w:pPr>
      <w:r>
        <w:t>[iTC_CC_ATP-SwRS-</w:t>
      </w:r>
      <w:r>
        <w:rPr>
          <w:rFonts w:hint="eastAsia"/>
        </w:rPr>
        <w:t>0072</w:t>
      </w:r>
      <w:r>
        <w:t>]</w:t>
      </w:r>
    </w:p>
    <w:p w:rsidR="00343671" w:rsidP="00C93484" w:rsidRDefault="00F131C8">
      <w:pPr>
        <w:pStyle w:val="Reqtify"/>
      </w:pPr>
      <w:bookmarkStart w:name="EmergencyHandleNotPulledEnd1" w:id="10752"/>
      <w:r w:rsidRPr="00BF4172">
        <w:rPr>
          <w:rStyle w:val="aff2"/>
          <w:bCs w:val="0"/>
          <w:iCs w:val="0"/>
        </w:rPr>
        <w:t>EmergencyHandleNotPulledEnd1</w:t>
      </w:r>
      <w:bookmarkEnd w:id="10752"/>
      <w:r w:rsidR="00343671">
        <w:rPr>
          <w:rFonts w:hint="eastAsia"/>
        </w:rPr>
        <w:t>，</w:t>
      </w:r>
      <w:r w:rsidRPr="00451353" w:rsidR="00343671">
        <w:rPr>
          <w:rStyle w:val="aff1"/>
          <w:rFonts w:hint="eastAsia"/>
        </w:rPr>
        <w:t>END_1</w:t>
      </w:r>
      <w:r w:rsidR="00343671">
        <w:rPr>
          <w:rFonts w:hint="eastAsia"/>
        </w:rPr>
        <w:t>逃生门未开。如果该项目未配置驾驶室的逃生门，则认为该逃生门未开。其状态来自于项目可配置的列车输入采集。</w:t>
      </w:r>
    </w:p>
    <w:p w:rsidRPr="00775C55" w:rsidR="00343671" w:rsidP="00C93484" w:rsidRDefault="00532AED">
      <w:pPr>
        <w:pStyle w:val="Reqtify"/>
      </w:pPr>
      <w:hyperlink w:history="1" w:anchor="EmergencyHandleNotPulledEnd1">
        <w:r w:rsidR="00F131C8">
          <w:rPr>
            <w:rStyle w:val="ac"/>
            <w:noProof/>
          </w:rPr>
          <w:t>EmergencyHandleNotPulledEnd1</w:t>
        </w:r>
      </w:hyperlink>
      <w:r w:rsidRPr="00775C55" w:rsidR="00343671">
        <w:rPr>
          <w:rFonts w:hint="eastAsia"/>
        </w:rPr>
        <w:t xml:space="preserve"> stands for the closed emergency door of </w:t>
      </w:r>
      <w:r w:rsidRPr="00451353" w:rsidR="00343671">
        <w:rPr>
          <w:rStyle w:val="aff1"/>
          <w:rFonts w:hint="eastAsia"/>
        </w:rPr>
        <w:t>END_1</w:t>
      </w:r>
      <w:r w:rsidRPr="00775C55" w:rsidR="00343671">
        <w:rPr>
          <w:rFonts w:hint="eastAsia"/>
        </w:rPr>
        <w:t xml:space="preserve">. If the train </w:t>
      </w:r>
      <w:r w:rsidR="00343671">
        <w:rPr>
          <w:rFonts w:hint="eastAsia"/>
        </w:rPr>
        <w:t>doe</w:t>
      </w:r>
      <w:r w:rsidRPr="00775C55" w:rsidR="00343671">
        <w:rPr>
          <w:rFonts w:hint="eastAsia"/>
        </w:rPr>
        <w:t xml:space="preserve">s not allocate with emergency door in the cab, it is certain that the emergency door </w:t>
      </w:r>
      <w:r w:rsidR="00343671">
        <w:rPr>
          <w:rFonts w:hint="eastAsia"/>
        </w:rPr>
        <w:t>doe</w:t>
      </w:r>
      <w:r w:rsidRPr="00775C55" w:rsidR="00343671">
        <w:rPr>
          <w:rFonts w:hint="eastAsia"/>
        </w:rPr>
        <w:t xml:space="preserve">s not opened. </w:t>
      </w:r>
    </w:p>
    <w:p w:rsidR="00343671" w:rsidP="00C93484" w:rsidRDefault="00343671">
      <w:pPr>
        <w:pStyle w:val="Reqtify"/>
      </w:pPr>
    </w:p>
    <w:p w:rsidRPr="00437F33" w:rsidR="00343671" w:rsidP="000431E0" w:rsidRDefault="00343671">
      <w:pPr>
        <w:pStyle w:val="af7"/>
      </w:pPr>
      <w:r w:rsidRPr="00437F33">
        <w:t xml:space="preserve">def </w:t>
      </w:r>
      <w:hyperlink w:history="1" w:anchor="EmergencyHandleNotPulledEnd1">
        <w:r w:rsidR="00F131C8">
          <w:rPr>
            <w:rStyle w:val="ac"/>
          </w:rPr>
          <w:t>EmergencyHandleNotPulledEnd1</w:t>
        </w:r>
      </w:hyperlink>
      <w:r w:rsidRPr="00437F33">
        <w:t>(k):</w:t>
      </w:r>
    </w:p>
    <w:p w:rsidRPr="00437F33" w:rsidR="00343671" w:rsidP="000431E0" w:rsidRDefault="00343671">
      <w:pPr>
        <w:pStyle w:val="af7"/>
      </w:pPr>
      <w:r w:rsidRPr="00437F33">
        <w:t xml:space="preserve">    </w:t>
      </w:r>
      <w:r w:rsidR="00B354E1">
        <w:rPr>
          <w:rFonts w:hint="eastAsia"/>
        </w:rPr>
        <w:t xml:space="preserve">return </w:t>
      </w:r>
      <w:hyperlink w:history="1" w:anchor="Offline">
        <w:r w:rsidR="00813AB3">
          <w:rPr>
            <w:rStyle w:val="ac"/>
          </w:rPr>
          <w:t>Offline</w:t>
        </w:r>
      </w:hyperlink>
      <w:r w:rsidR="00155088">
        <w:t>.</w:t>
      </w:r>
      <w:hyperlink w:history="1" w:anchor="GetEmergencyHandleNotPulledEnd1">
        <w:r w:rsidR="00F131C8">
          <w:rPr>
            <w:rStyle w:val="ac"/>
          </w:rPr>
          <w:t>GetEmergencyHandleNotPulledEnd1</w:t>
        </w:r>
      </w:hyperlink>
      <w:r w:rsidRPr="00437F33">
        <w:t>(k)</w:t>
      </w:r>
    </w:p>
    <w:p w:rsidRPr="008A1414" w:rsidR="00343671" w:rsidP="000C0D62" w:rsidRDefault="00343671">
      <w:pPr>
        <w:pStyle w:val="ReqtifyAltQ"/>
      </w:pPr>
      <w:r w:rsidRPr="008A1414">
        <w:t>#Category=Functional</w:t>
      </w:r>
    </w:p>
    <w:p w:rsidRPr="008A1414" w:rsidR="00343671" w:rsidP="000C0D62" w:rsidRDefault="00343671">
      <w:pPr>
        <w:pStyle w:val="ReqtifyAltQ"/>
      </w:pPr>
      <w:r w:rsidRPr="008A1414">
        <w:t>#Contribution</w:t>
      </w:r>
      <w:r>
        <w:t>=SIL4</w:t>
      </w:r>
    </w:p>
    <w:p w:rsidR="009328EA" w:rsidP="000C0D62" w:rsidRDefault="00343671">
      <w:pPr>
        <w:pStyle w:val="ReqtifyAltQ"/>
        <w:rPr>
          <w:ins w:author="常鸣" w:date="2014-07-03T14:27:00Z" w:id="10753"/>
        </w:rPr>
      </w:pPr>
      <w:del w:author="常鸣" w:date="2014-07-03T14:27:00Z" w:id="10754">
        <w:r w:rsidRPr="008A1414" w:rsidDel="009328EA">
          <w:delText>#S</w:delText>
        </w:r>
      </w:del>
      <w:ins w:author="常鸣" w:date="2014-07-03T14:27:00Z" w:id="10755">
        <w:r w:rsidR="009328EA">
          <w:t>#Allocation=ATP Software</w:t>
        </w:r>
      </w:ins>
      <w:ins w:author="常鸣" w:date="2014-07-03T15:04:00Z" w:id="10756">
        <w:r w:rsidR="006D51C2">
          <w:rPr>
            <w:rFonts w:hint="eastAsia"/>
          </w:rPr>
          <w:t>, Vital Embedded Setting</w:t>
        </w:r>
      </w:ins>
    </w:p>
    <w:p w:rsidRPr="008A1414" w:rsidR="00343671" w:rsidP="000C0D62" w:rsidRDefault="009328EA">
      <w:pPr>
        <w:pStyle w:val="ReqtifyAltQ"/>
      </w:pPr>
      <w:ins w:author="常鸣" w:date="2014-07-03T14:27:00Z" w:id="10757">
        <w:r>
          <w:t>#S</w:t>
        </w:r>
      </w:ins>
      <w:r w:rsidRPr="008A1414" w:rsidR="00343671">
        <w:t>ource=</w:t>
      </w:r>
      <w:r w:rsidR="00343671">
        <w:rPr>
          <w:rFonts w:hint="eastAsia"/>
        </w:rPr>
        <w:t>[iTC_CC-SyAD-0246],</w:t>
      </w:r>
      <w:r w:rsidRPr="00353C27" w:rsidR="00343671">
        <w:t xml:space="preserve"> [iTC_CC-SyAD-</w:t>
      </w:r>
      <w:r w:rsidRPr="00353C27" w:rsidR="00343671">
        <w:rPr>
          <w:rFonts w:hint="eastAsia"/>
        </w:rPr>
        <w:t>1003</w:t>
      </w:r>
      <w:r w:rsidRPr="00353C27" w:rsidR="00343671">
        <w:t>]</w:t>
      </w:r>
      <w:r w:rsidR="00343671">
        <w:rPr>
          <w:rFonts w:hint="eastAsia"/>
        </w:rPr>
        <w:t>,</w:t>
      </w:r>
      <w:r w:rsidRPr="006B396F" w:rsidR="00343671">
        <w:t xml:space="preserve"> [iTC_CC_ATP_SwHA-0207]</w:t>
      </w:r>
    </w:p>
    <w:p w:rsidRPr="008A1414" w:rsidR="00343671" w:rsidP="000C0D62" w:rsidRDefault="00343671">
      <w:pPr>
        <w:pStyle w:val="ReqtifyAltQ"/>
      </w:pPr>
      <w:r w:rsidRPr="008A1414">
        <w:t>[End]</w:t>
      </w:r>
    </w:p>
    <w:p w:rsidR="00343671" w:rsidP="00C93484" w:rsidRDefault="00343671">
      <w:pPr>
        <w:pStyle w:val="Reqtify"/>
      </w:pPr>
    </w:p>
    <w:p w:rsidR="00343671" w:rsidP="00C93484" w:rsidRDefault="00343671">
      <w:pPr>
        <w:pStyle w:val="Reqtify"/>
      </w:pPr>
    </w:p>
    <w:p w:rsidR="00343671" w:rsidP="00343671" w:rsidRDefault="00343671">
      <w:pPr>
        <w:pStyle w:val="ReqtifyAltR"/>
      </w:pPr>
      <w:r>
        <w:t>[iTC_CC_ATP-SwRS-</w:t>
      </w:r>
      <w:r w:rsidR="00655979">
        <w:rPr>
          <w:rFonts w:hint="eastAsia"/>
        </w:rPr>
        <w:t>0724</w:t>
      </w:r>
      <w:r>
        <w:t>]</w:t>
      </w:r>
    </w:p>
    <w:p w:rsidR="00343671" w:rsidP="00C93484" w:rsidRDefault="00825CBF">
      <w:pPr>
        <w:pStyle w:val="Reqtify"/>
      </w:pPr>
      <w:bookmarkStart w:name="EmergencyHandleNotPulledEnd2" w:id="10758"/>
      <w:r w:rsidRPr="00BF4172">
        <w:rPr>
          <w:rStyle w:val="aff2"/>
          <w:bCs w:val="0"/>
          <w:iCs w:val="0"/>
        </w:rPr>
        <w:t>EmergencyHandleNotPulledEnd2</w:t>
      </w:r>
      <w:bookmarkEnd w:id="10758"/>
      <w:r w:rsidR="00343671">
        <w:rPr>
          <w:rFonts w:hint="eastAsia"/>
        </w:rPr>
        <w:t>，</w:t>
      </w:r>
      <w:r w:rsidR="00343671">
        <w:rPr>
          <w:rFonts w:hint="eastAsia"/>
        </w:rPr>
        <w:t>End_2</w:t>
      </w:r>
      <w:r w:rsidR="00343671">
        <w:rPr>
          <w:rFonts w:hint="eastAsia"/>
        </w:rPr>
        <w:t>逃生门未开。如果该项目未配置驾驶室的逃生门，则认为该逃生门未开。其状态来自于项目可配置的列车输入采集。</w:t>
      </w:r>
    </w:p>
    <w:p w:rsidRPr="00775C55" w:rsidR="00343671" w:rsidP="00C93484" w:rsidRDefault="00532AED">
      <w:pPr>
        <w:pStyle w:val="Reqtify"/>
      </w:pPr>
      <w:hyperlink w:history="1" w:anchor="EmergencyHandleNotPulledEnd2">
        <w:r w:rsidR="00825CBF">
          <w:rPr>
            <w:rStyle w:val="ac"/>
            <w:noProof/>
          </w:rPr>
          <w:t>EmergencyHandleNotPulledEnd2</w:t>
        </w:r>
      </w:hyperlink>
      <w:r w:rsidRPr="00775C55" w:rsidR="00343671">
        <w:rPr>
          <w:rFonts w:hint="eastAsia"/>
        </w:rPr>
        <w:t xml:space="preserve"> stands for the closed emergency door of End2. If the train </w:t>
      </w:r>
      <w:r w:rsidR="00343671">
        <w:rPr>
          <w:rFonts w:hint="eastAsia"/>
        </w:rPr>
        <w:t>does n</w:t>
      </w:r>
      <w:r w:rsidRPr="00775C55" w:rsidR="00343671">
        <w:rPr>
          <w:rFonts w:hint="eastAsia"/>
        </w:rPr>
        <w:t xml:space="preserve">ot allocate with emergency door in the cab, it is certain that the emergency door </w:t>
      </w:r>
      <w:r w:rsidR="00343671">
        <w:rPr>
          <w:rFonts w:hint="eastAsia"/>
        </w:rPr>
        <w:t xml:space="preserve">does </w:t>
      </w:r>
      <w:r w:rsidRPr="00775C55" w:rsidR="00343671">
        <w:rPr>
          <w:rFonts w:hint="eastAsia"/>
        </w:rPr>
        <w:t xml:space="preserve">not opened. </w:t>
      </w:r>
    </w:p>
    <w:p w:rsidR="00343671" w:rsidP="00C93484" w:rsidRDefault="00343671">
      <w:pPr>
        <w:pStyle w:val="Reqtify"/>
      </w:pPr>
    </w:p>
    <w:p w:rsidRPr="00437F33" w:rsidR="00343671" w:rsidP="000431E0" w:rsidRDefault="00343671">
      <w:pPr>
        <w:pStyle w:val="af7"/>
      </w:pPr>
      <w:r w:rsidRPr="00437F33">
        <w:t xml:space="preserve">def </w:t>
      </w:r>
      <w:hyperlink w:history="1" w:anchor="EmergencyHandleNotPulledEnd2">
        <w:r w:rsidR="00825CBF">
          <w:rPr>
            <w:rStyle w:val="ac"/>
          </w:rPr>
          <w:t>EmergencyHandleNotPulledEnd2</w:t>
        </w:r>
      </w:hyperlink>
      <w:r w:rsidRPr="00437F33">
        <w:t>(k):</w:t>
      </w:r>
    </w:p>
    <w:p w:rsidRPr="00437F33" w:rsidR="00343671" w:rsidP="000431E0" w:rsidRDefault="00343671">
      <w:pPr>
        <w:pStyle w:val="af7"/>
      </w:pPr>
      <w:r w:rsidRPr="00437F33">
        <w:t xml:space="preserve">    </w:t>
      </w:r>
      <w:r w:rsidR="00B354E1">
        <w:rPr>
          <w:rFonts w:hint="eastAsia"/>
        </w:rPr>
        <w:t>return</w:t>
      </w:r>
      <w:r w:rsidRPr="00437F33">
        <w:t xml:space="preserve"> </w:t>
      </w:r>
      <w:hyperlink w:history="1" w:anchor="Offline">
        <w:r w:rsidR="00813AB3">
          <w:rPr>
            <w:rStyle w:val="ac"/>
          </w:rPr>
          <w:t>Offline</w:t>
        </w:r>
      </w:hyperlink>
      <w:r w:rsidR="00155088">
        <w:t>.G</w:t>
      </w:r>
      <w:r w:rsidRPr="00437F33">
        <w:t>etEmergencyHandleNotPulled</w:t>
      </w:r>
      <w:r w:rsidR="00DE27C8">
        <w:t>End</w:t>
      </w:r>
      <w:r w:rsidRPr="00437F33">
        <w:t>2(k)</w:t>
      </w:r>
    </w:p>
    <w:p w:rsidRPr="008A1414" w:rsidR="00343671" w:rsidP="000C0D62" w:rsidRDefault="00343671">
      <w:pPr>
        <w:pStyle w:val="ReqtifyAltQ"/>
      </w:pPr>
      <w:r w:rsidRPr="008A1414">
        <w:t>#Category=Functional</w:t>
      </w:r>
    </w:p>
    <w:p w:rsidRPr="008A1414" w:rsidR="00343671" w:rsidP="000C0D62" w:rsidRDefault="00343671">
      <w:pPr>
        <w:pStyle w:val="ReqtifyAltQ"/>
      </w:pPr>
      <w:r w:rsidRPr="008A1414">
        <w:t>#Contribution</w:t>
      </w:r>
      <w:r>
        <w:t>=SIL4</w:t>
      </w:r>
    </w:p>
    <w:p w:rsidR="009328EA" w:rsidP="000C0D62" w:rsidRDefault="00343671">
      <w:pPr>
        <w:pStyle w:val="ReqtifyAltQ"/>
        <w:rPr>
          <w:ins w:author="常鸣" w:date="2014-07-03T14:27:00Z" w:id="10759"/>
        </w:rPr>
      </w:pPr>
      <w:del w:author="常鸣" w:date="2014-07-03T14:27:00Z" w:id="10760">
        <w:r w:rsidRPr="008A1414" w:rsidDel="009328EA">
          <w:lastRenderedPageBreak/>
          <w:delText>#S</w:delText>
        </w:r>
      </w:del>
      <w:ins w:author="常鸣" w:date="2014-07-03T14:27:00Z" w:id="10761">
        <w:r w:rsidR="009328EA">
          <w:t>#Allocation=ATP Software</w:t>
        </w:r>
      </w:ins>
      <w:ins w:author="常鸣" w:date="2014-07-03T15:04:00Z" w:id="10762">
        <w:r w:rsidR="006D51C2">
          <w:rPr>
            <w:rFonts w:hint="eastAsia"/>
          </w:rPr>
          <w:t>, Vital Embedded Setting</w:t>
        </w:r>
      </w:ins>
    </w:p>
    <w:p w:rsidRPr="008A1414" w:rsidR="00343671" w:rsidP="000C0D62" w:rsidRDefault="009328EA">
      <w:pPr>
        <w:pStyle w:val="ReqtifyAltQ"/>
      </w:pPr>
      <w:ins w:author="常鸣" w:date="2014-07-03T14:27:00Z" w:id="10763">
        <w:r>
          <w:t>#S</w:t>
        </w:r>
      </w:ins>
      <w:r w:rsidRPr="008A1414" w:rsidR="00343671">
        <w:t>ource=</w:t>
      </w:r>
      <w:r w:rsidR="00343671">
        <w:rPr>
          <w:rFonts w:hint="eastAsia"/>
        </w:rPr>
        <w:t>[iTC_CC-SyAD-0246],</w:t>
      </w:r>
      <w:r w:rsidRPr="00353C27" w:rsidR="00343671">
        <w:t xml:space="preserve"> [iTC_CC-SyAD-</w:t>
      </w:r>
      <w:r w:rsidRPr="00353C27" w:rsidR="00343671">
        <w:rPr>
          <w:rFonts w:hint="eastAsia"/>
        </w:rPr>
        <w:t>1003</w:t>
      </w:r>
      <w:r w:rsidRPr="00353C27" w:rsidR="00343671">
        <w:t>]</w:t>
      </w:r>
      <w:r w:rsidR="00343671">
        <w:rPr>
          <w:rFonts w:hint="eastAsia"/>
        </w:rPr>
        <w:t>,</w:t>
      </w:r>
      <w:r w:rsidRPr="006B396F" w:rsidR="00343671">
        <w:t xml:space="preserve"> [iTC_CC_ATP_SwHA-0207]</w:t>
      </w:r>
    </w:p>
    <w:p w:rsidRPr="008A1414" w:rsidR="00343671" w:rsidP="000C0D62" w:rsidRDefault="00343671">
      <w:pPr>
        <w:pStyle w:val="ReqtifyAltQ"/>
      </w:pPr>
      <w:r w:rsidRPr="008A1414">
        <w:t>[End]</w:t>
      </w:r>
    </w:p>
    <w:p w:rsidR="00343671" w:rsidP="00C93484" w:rsidRDefault="00343671">
      <w:pPr>
        <w:pStyle w:val="Reqtify"/>
      </w:pPr>
    </w:p>
    <w:p w:rsidR="00343671" w:rsidP="00C93484" w:rsidRDefault="00343671">
      <w:pPr>
        <w:pStyle w:val="Reqtify"/>
      </w:pPr>
    </w:p>
    <w:p w:rsidR="003439CA" w:rsidP="00704491" w:rsidRDefault="003439CA">
      <w:pPr>
        <w:pStyle w:val="ReqtifyAltR"/>
      </w:pPr>
      <w:r>
        <w:t>[iTC_CC_ATP-SwRS-0</w:t>
      </w:r>
      <w:r>
        <w:rPr>
          <w:rFonts w:hint="eastAsia"/>
        </w:rPr>
        <w:t>349</w:t>
      </w:r>
      <w:r>
        <w:t>]</w:t>
      </w:r>
    </w:p>
    <w:p w:rsidR="003439CA" w:rsidP="00C93484" w:rsidRDefault="00825CBF">
      <w:pPr>
        <w:pStyle w:val="Reqtify"/>
      </w:pPr>
      <w:bookmarkStart w:name="HoldDoorsClosedTrainEnd1" w:id="10764"/>
      <w:r w:rsidRPr="00BF4172">
        <w:rPr>
          <w:rStyle w:val="aff2"/>
          <w:bCs w:val="0"/>
          <w:iCs w:val="0"/>
        </w:rPr>
        <w:t>HoldDoorsClosedTrainEnd1</w:t>
      </w:r>
      <w:bookmarkEnd w:id="10764"/>
      <w:r w:rsidR="003439CA">
        <w:rPr>
          <w:rFonts w:hint="eastAsia"/>
        </w:rPr>
        <w:t>，未拉</w:t>
      </w:r>
      <w:r w:rsidRPr="00451353" w:rsidR="003439CA">
        <w:rPr>
          <w:rStyle w:val="aff1"/>
          <w:rFonts w:hint="eastAsia"/>
        </w:rPr>
        <w:t>END_1</w:t>
      </w:r>
      <w:r w:rsidR="003439CA">
        <w:rPr>
          <w:rFonts w:hint="eastAsia"/>
        </w:rPr>
        <w:t>端驾驶室的逃生门紧急手柄，或者车在运动时，锁闭</w:t>
      </w:r>
      <w:r w:rsidRPr="00451353" w:rsidR="003439CA">
        <w:rPr>
          <w:rStyle w:val="aff1"/>
          <w:rFonts w:hint="eastAsia"/>
        </w:rPr>
        <w:t>END_1</w:t>
      </w:r>
      <w:r w:rsidR="003439CA">
        <w:rPr>
          <w:rFonts w:hint="eastAsia"/>
        </w:rPr>
        <w:t>端逃生门。</w:t>
      </w:r>
    </w:p>
    <w:p w:rsidR="003439CA" w:rsidP="00C93484" w:rsidRDefault="003439CA">
      <w:pPr>
        <w:pStyle w:val="Reqtify"/>
      </w:pPr>
    </w:p>
    <w:p w:rsidR="003439CA" w:rsidP="00C93484" w:rsidRDefault="003439CA">
      <w:pPr>
        <w:pStyle w:val="Reqtify"/>
      </w:pPr>
      <w:r>
        <w:rPr>
          <w:rFonts w:hint="eastAsia"/>
        </w:rPr>
        <w:t xml:space="preserve">ATP shall keep hold the train </w:t>
      </w:r>
      <w:r w:rsidRPr="00451353">
        <w:rPr>
          <w:rStyle w:val="aff1"/>
          <w:rFonts w:hint="eastAsia"/>
        </w:rPr>
        <w:t>END_1</w:t>
      </w:r>
      <w:r>
        <w:rPr>
          <w:rFonts w:hint="eastAsia"/>
        </w:rPr>
        <w:t xml:space="preserve"> door closed when one of the following conditions </w:t>
      </w:r>
      <w:r w:rsidR="002F5731">
        <w:t>fulfilled</w:t>
      </w:r>
      <w:r>
        <w:rPr>
          <w:rFonts w:hint="eastAsia"/>
        </w:rPr>
        <w:t>:</w:t>
      </w:r>
    </w:p>
    <w:p w:rsidR="003439CA" w:rsidP="00FA0FBB" w:rsidRDefault="003439CA">
      <w:pPr>
        <w:pStyle w:val="AltX"/>
      </w:pPr>
      <w:r>
        <w:rPr>
          <w:rFonts w:hint="eastAsia"/>
        </w:rPr>
        <w:t>Train kinematics is valid</w:t>
      </w:r>
      <w:r w:rsidR="00397BD9">
        <w:rPr>
          <w:rFonts w:hint="eastAsia"/>
        </w:rPr>
        <w:t xml:space="preserve"> and </w:t>
      </w:r>
      <w:r>
        <w:rPr>
          <w:rFonts w:hint="eastAsia"/>
        </w:rPr>
        <w:t>the train does not stop;</w:t>
      </w:r>
    </w:p>
    <w:p w:rsidRPr="00435EA6" w:rsidR="003439CA" w:rsidP="00FA0FBB" w:rsidRDefault="003439CA">
      <w:pPr>
        <w:pStyle w:val="AltX"/>
      </w:pPr>
      <w:r>
        <w:t>O</w:t>
      </w:r>
      <w:r>
        <w:rPr>
          <w:rFonts w:hint="eastAsia"/>
        </w:rPr>
        <w:t xml:space="preserve">r the emergency handle of </w:t>
      </w:r>
      <w:r w:rsidRPr="00451353">
        <w:rPr>
          <w:rStyle w:val="aff1"/>
          <w:rFonts w:hint="eastAsia"/>
        </w:rPr>
        <w:t>END_1</w:t>
      </w:r>
      <w:r>
        <w:rPr>
          <w:rFonts w:hint="eastAsia"/>
        </w:rPr>
        <w:t xml:space="preserve"> is not pulled;</w:t>
      </w:r>
    </w:p>
    <w:p w:rsidR="003439CA" w:rsidP="000431E0" w:rsidRDefault="00532AED">
      <w:pPr>
        <w:pStyle w:val="af7"/>
      </w:pPr>
      <w:hyperlink w:history="1" w:anchor="HoldDoorsClosedTrainEnd1">
        <w:r w:rsidR="00825CBF">
          <w:rPr>
            <w:rStyle w:val="ac"/>
          </w:rPr>
          <w:t>HoldDoorsClosedTrainEnd1</w:t>
        </w:r>
      </w:hyperlink>
      <w:r w:rsidR="003439CA">
        <w:t>(k)</w:t>
      </w:r>
    </w:p>
    <w:p w:rsidR="003439CA" w:rsidP="000431E0" w:rsidRDefault="003439CA">
      <w:pPr>
        <w:pStyle w:val="af7"/>
      </w:pPr>
      <w:r>
        <w:rPr>
          <w:rFonts w:hint="eastAsia"/>
        </w:rPr>
        <w:t xml:space="preserve"> = ((</w:t>
      </w:r>
      <w:hyperlink w:history="1" w:anchor="ValidTrainKinematic">
        <w:r w:rsidR="008B283E">
          <w:rPr>
            <w:rStyle w:val="ac"/>
          </w:rPr>
          <w:t>ValidTrainKinematic</w:t>
        </w:r>
      </w:hyperlink>
      <w:r>
        <w:t>(k)</w:t>
      </w:r>
      <w:r w:rsidR="00397BD9">
        <w:rPr>
          <w:rFonts w:hint="eastAsia"/>
        </w:rPr>
        <w:t xml:space="preserve"> and </w:t>
      </w:r>
      <w:r>
        <w:rPr>
          <w:rFonts w:hint="eastAsia"/>
        </w:rPr>
        <w:t>(</w:t>
      </w:r>
      <w:r w:rsidR="00C32EC4">
        <w:rPr>
          <w:rFonts w:hint="eastAsia"/>
        </w:rPr>
        <w:t xml:space="preserve">not </w:t>
      </w:r>
      <w:hyperlink w:history="1" w:anchor="TrainFilteredStopped">
        <w:r w:rsidR="008B283E">
          <w:rPr>
            <w:rStyle w:val="ac"/>
          </w:rPr>
          <w:t>TrainFilteredStopped</w:t>
        </w:r>
      </w:hyperlink>
      <w:r>
        <w:t>(k)</w:t>
      </w:r>
      <w:r>
        <w:rPr>
          <w:rFonts w:hint="eastAsia"/>
        </w:rPr>
        <w:t>))</w:t>
      </w:r>
    </w:p>
    <w:p w:rsidR="003439CA" w:rsidP="000431E0" w:rsidRDefault="003439CA">
      <w:pPr>
        <w:pStyle w:val="af7"/>
      </w:pPr>
      <w:r>
        <w:rPr>
          <w:rFonts w:hint="eastAsia"/>
        </w:rPr>
        <w:t xml:space="preserve">    </w:t>
      </w:r>
      <w:r w:rsidR="00397BD9">
        <w:rPr>
          <w:rFonts w:hint="eastAsia"/>
        </w:rPr>
        <w:t xml:space="preserve"> or </w:t>
      </w:r>
      <w:hyperlink w:history="1" w:anchor="EmergencyHandleNotPulledEnd1">
        <w:r w:rsidR="00F131C8">
          <w:rPr>
            <w:rStyle w:val="ac"/>
          </w:rPr>
          <w:t>EmergencyHandleNotPulledEnd1</w:t>
        </w:r>
      </w:hyperlink>
      <w:r>
        <w:t>(k)</w:t>
      </w:r>
      <w:r>
        <w:rPr>
          <w:rFonts w:hint="eastAsia"/>
        </w:rPr>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765"/>
        </w:rPr>
      </w:pPr>
      <w:del w:author="常鸣" w:date="2014-07-03T14:27:00Z" w:id="10766">
        <w:r w:rsidRPr="008A1414" w:rsidDel="009328EA">
          <w:delText>#S</w:delText>
        </w:r>
      </w:del>
      <w:ins w:author="常鸣" w:date="2014-07-03T14:27:00Z" w:id="10767">
        <w:r w:rsidR="009328EA">
          <w:t>#Allocation=ATP Software</w:t>
        </w:r>
      </w:ins>
    </w:p>
    <w:p w:rsidRPr="008A1414" w:rsidR="003439CA" w:rsidP="000C0D62" w:rsidRDefault="009328EA">
      <w:pPr>
        <w:pStyle w:val="ReqtifyAltQ"/>
      </w:pPr>
      <w:ins w:author="常鸣" w:date="2014-07-03T14:27:00Z" w:id="10768">
        <w:r>
          <w:t>#S</w:t>
        </w:r>
      </w:ins>
      <w:r w:rsidRPr="008A1414" w:rsidR="003439CA">
        <w:t>ource=</w:t>
      </w:r>
      <w:r w:rsidR="003439CA">
        <w:rPr>
          <w:rFonts w:hint="eastAsia"/>
        </w:rPr>
        <w:t>[iTC_CC-SyAD-0248],</w:t>
      </w:r>
      <w:r w:rsidRPr="00834384" w:rsidR="003439CA">
        <w:rPr>
          <w:rFonts w:hint="eastAsia"/>
        </w:rPr>
        <w:t xml:space="preserve"> </w:t>
      </w:r>
      <w:r w:rsidR="003439CA">
        <w:rPr>
          <w:rFonts w:hint="eastAsia"/>
        </w:rPr>
        <w:t>[iTC_CC-SyAD-0249</w:t>
      </w:r>
      <w:r w:rsidRPr="00834384"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3439CA" w:rsidP="00704491" w:rsidRDefault="003439CA">
      <w:pPr>
        <w:pStyle w:val="ReqtifyAltR"/>
      </w:pPr>
      <w:r>
        <w:t>[iTC_CC_ATP-SwRS-0</w:t>
      </w:r>
      <w:r>
        <w:rPr>
          <w:rFonts w:hint="eastAsia"/>
        </w:rPr>
        <w:t>350</w:t>
      </w:r>
      <w:r>
        <w:t>]</w:t>
      </w:r>
    </w:p>
    <w:p w:rsidR="003439CA" w:rsidP="00C93484" w:rsidRDefault="00825CBF">
      <w:pPr>
        <w:pStyle w:val="Reqtify"/>
      </w:pPr>
      <w:bookmarkStart w:name="HoldDoorsClosedTrainEnd2" w:id="10769"/>
      <w:r w:rsidRPr="00BF4172">
        <w:rPr>
          <w:rStyle w:val="aff2"/>
          <w:bCs w:val="0"/>
          <w:iCs w:val="0"/>
        </w:rPr>
        <w:t>HoldDoorsClosedTrainEnd2</w:t>
      </w:r>
      <w:bookmarkEnd w:id="10769"/>
      <w:r w:rsidR="003439CA">
        <w:rPr>
          <w:rFonts w:hint="eastAsia"/>
        </w:rPr>
        <w:t>，未拉</w:t>
      </w:r>
      <w:r w:rsidRPr="00451353" w:rsidR="003439CA">
        <w:rPr>
          <w:rStyle w:val="aff1"/>
          <w:rFonts w:hint="eastAsia"/>
        </w:rPr>
        <w:t>END_2</w:t>
      </w:r>
      <w:r w:rsidR="003439CA">
        <w:rPr>
          <w:rFonts w:hint="eastAsia"/>
        </w:rPr>
        <w:t>端驾驶室的逃生门紧急手柄，或者车在运动时，锁闭</w:t>
      </w:r>
      <w:r w:rsidRPr="00451353" w:rsidR="003439CA">
        <w:rPr>
          <w:rStyle w:val="aff1"/>
          <w:rFonts w:hint="eastAsia"/>
        </w:rPr>
        <w:t>END_2</w:t>
      </w:r>
      <w:r w:rsidR="003439CA">
        <w:rPr>
          <w:rFonts w:hint="eastAsia"/>
        </w:rPr>
        <w:t>端逃生门。</w:t>
      </w:r>
    </w:p>
    <w:p w:rsidR="003439CA" w:rsidP="00C93484" w:rsidRDefault="003439CA">
      <w:pPr>
        <w:pStyle w:val="Reqtify"/>
      </w:pPr>
    </w:p>
    <w:p w:rsidR="003439CA" w:rsidP="00C93484" w:rsidRDefault="003439CA">
      <w:pPr>
        <w:pStyle w:val="Reqtify"/>
      </w:pPr>
      <w:r>
        <w:rPr>
          <w:rFonts w:hint="eastAsia"/>
        </w:rPr>
        <w:t xml:space="preserve">ATP shall keep hold the train </w:t>
      </w:r>
      <w:r w:rsidRPr="00451353">
        <w:rPr>
          <w:rStyle w:val="aff1"/>
          <w:rFonts w:hint="eastAsia"/>
        </w:rPr>
        <w:t>END_2</w:t>
      </w:r>
      <w:r>
        <w:rPr>
          <w:rFonts w:hint="eastAsia"/>
        </w:rPr>
        <w:t xml:space="preserve"> door closed when one of the following conditions </w:t>
      </w:r>
      <w:r w:rsidR="002F5731">
        <w:t>fulfilled</w:t>
      </w:r>
      <w:r>
        <w:rPr>
          <w:rFonts w:hint="eastAsia"/>
        </w:rPr>
        <w:t>:</w:t>
      </w:r>
    </w:p>
    <w:p w:rsidR="003439CA" w:rsidP="00FA0FBB" w:rsidRDefault="003439CA">
      <w:pPr>
        <w:pStyle w:val="AltX"/>
      </w:pPr>
      <w:r>
        <w:rPr>
          <w:rFonts w:hint="eastAsia"/>
        </w:rPr>
        <w:t>Train kinematics is valid</w:t>
      </w:r>
      <w:r w:rsidR="00397BD9">
        <w:rPr>
          <w:rFonts w:hint="eastAsia"/>
        </w:rPr>
        <w:t xml:space="preserve"> and </w:t>
      </w:r>
      <w:r>
        <w:rPr>
          <w:rFonts w:hint="eastAsia"/>
        </w:rPr>
        <w:t>the train does not stop;</w:t>
      </w:r>
    </w:p>
    <w:p w:rsidRPr="00347C20" w:rsidR="003439CA" w:rsidP="00FA0FBB" w:rsidRDefault="003439CA">
      <w:pPr>
        <w:pStyle w:val="AltX"/>
      </w:pPr>
      <w:r>
        <w:t>O</w:t>
      </w:r>
      <w:r>
        <w:rPr>
          <w:rFonts w:hint="eastAsia"/>
        </w:rPr>
        <w:t xml:space="preserve">r the emergency handle of </w:t>
      </w:r>
      <w:r w:rsidRPr="00451353">
        <w:rPr>
          <w:rStyle w:val="aff1"/>
          <w:rFonts w:hint="eastAsia"/>
        </w:rPr>
        <w:t>END_2</w:t>
      </w:r>
      <w:r>
        <w:rPr>
          <w:rFonts w:hint="eastAsia"/>
        </w:rPr>
        <w:t xml:space="preserve"> is not pulled;</w:t>
      </w:r>
    </w:p>
    <w:p w:rsidR="003439CA" w:rsidP="000431E0" w:rsidRDefault="00532AED">
      <w:pPr>
        <w:pStyle w:val="af7"/>
      </w:pPr>
      <w:hyperlink w:history="1" w:anchor="HoldDoorsClosedTrainEnd2">
        <w:r w:rsidR="00825CBF">
          <w:rPr>
            <w:rStyle w:val="ac"/>
          </w:rPr>
          <w:t>HoldDoorsClosedTrainEnd2</w:t>
        </w:r>
      </w:hyperlink>
      <w:r w:rsidR="003439CA">
        <w:t>(k)</w:t>
      </w:r>
    </w:p>
    <w:p w:rsidR="003439CA" w:rsidP="000431E0" w:rsidRDefault="003439CA">
      <w:pPr>
        <w:pStyle w:val="af7"/>
      </w:pPr>
      <w:r>
        <w:rPr>
          <w:rFonts w:hint="eastAsia"/>
        </w:rPr>
        <w:t xml:space="preserve"> = ((</w:t>
      </w:r>
      <w:hyperlink w:history="1" w:anchor="ValidTrainKinematic">
        <w:r w:rsidR="008B283E">
          <w:rPr>
            <w:rStyle w:val="ac"/>
          </w:rPr>
          <w:t>ValidTrainKinematic</w:t>
        </w:r>
      </w:hyperlink>
      <w:r>
        <w:t>(k)</w:t>
      </w:r>
      <w:r w:rsidR="00397BD9">
        <w:rPr>
          <w:rFonts w:hint="eastAsia"/>
        </w:rPr>
        <w:t xml:space="preserve"> and </w:t>
      </w:r>
      <w:r>
        <w:rPr>
          <w:rFonts w:hint="eastAsia"/>
        </w:rPr>
        <w:t>(</w:t>
      </w:r>
      <w:r w:rsidR="00C32EC4">
        <w:rPr>
          <w:rFonts w:hint="eastAsia"/>
        </w:rPr>
        <w:t xml:space="preserve">not </w:t>
      </w:r>
      <w:hyperlink w:history="1" w:anchor="TrainFilteredStopped">
        <w:r w:rsidR="008B283E">
          <w:rPr>
            <w:rStyle w:val="ac"/>
          </w:rPr>
          <w:t>TrainFilteredStopped</w:t>
        </w:r>
      </w:hyperlink>
      <w:r>
        <w:t>(k)</w:t>
      </w:r>
      <w:r>
        <w:rPr>
          <w:rFonts w:hint="eastAsia"/>
        </w:rPr>
        <w:t>))</w:t>
      </w:r>
    </w:p>
    <w:p w:rsidR="003439CA" w:rsidP="000431E0" w:rsidRDefault="003439CA">
      <w:pPr>
        <w:pStyle w:val="af7"/>
      </w:pPr>
      <w:r>
        <w:rPr>
          <w:rFonts w:hint="eastAsia"/>
        </w:rPr>
        <w:t xml:space="preserve">   </w:t>
      </w:r>
      <w:r w:rsidR="00397BD9">
        <w:rPr>
          <w:rFonts w:hint="eastAsia"/>
        </w:rPr>
        <w:t xml:space="preserve"> or </w:t>
      </w:r>
      <w:hyperlink w:history="1" w:anchor="EmergencyHandleNotPulledEnd2">
        <w:r w:rsidR="00825CBF">
          <w:rPr>
            <w:rStyle w:val="ac"/>
          </w:rPr>
          <w:t>EmergencyHandleNotPulledEnd2</w:t>
        </w:r>
      </w:hyperlink>
      <w:r>
        <w:t>(k)</w:t>
      </w:r>
      <w:r>
        <w:rPr>
          <w:rFonts w:hint="eastAsia"/>
        </w:rPr>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770"/>
        </w:rPr>
      </w:pPr>
      <w:del w:author="常鸣" w:date="2014-07-03T14:27:00Z" w:id="10771">
        <w:r w:rsidRPr="008A1414" w:rsidDel="009328EA">
          <w:delText>#S</w:delText>
        </w:r>
      </w:del>
      <w:ins w:author="常鸣" w:date="2014-07-03T14:27:00Z" w:id="10772">
        <w:r w:rsidR="009328EA">
          <w:t>#Allocation=ATP Software</w:t>
        </w:r>
      </w:ins>
    </w:p>
    <w:p w:rsidRPr="008A1414" w:rsidR="003439CA" w:rsidP="000C0D62" w:rsidRDefault="009328EA">
      <w:pPr>
        <w:pStyle w:val="ReqtifyAltQ"/>
      </w:pPr>
      <w:ins w:author="常鸣" w:date="2014-07-03T14:27:00Z" w:id="10773">
        <w:r>
          <w:t>#S</w:t>
        </w:r>
      </w:ins>
      <w:r w:rsidRPr="008A1414" w:rsidR="003439CA">
        <w:t>ource=</w:t>
      </w:r>
      <w:r w:rsidR="003439CA">
        <w:rPr>
          <w:rFonts w:hint="eastAsia"/>
        </w:rPr>
        <w:t>[iTC_CC-SyAD-0248],</w:t>
      </w:r>
      <w:r w:rsidRPr="00834384" w:rsidR="003439CA">
        <w:rPr>
          <w:rFonts w:hint="eastAsia"/>
        </w:rPr>
        <w:t xml:space="preserve"> </w:t>
      </w:r>
      <w:r w:rsidR="003439CA">
        <w:rPr>
          <w:rFonts w:hint="eastAsia"/>
        </w:rPr>
        <w:t>[iTC_CC-SyAD-0250</w:t>
      </w:r>
      <w:r w:rsidRPr="00834384"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3439CA" w:rsidP="00704491" w:rsidRDefault="003439CA">
      <w:pPr>
        <w:pStyle w:val="ReqtifyAltR"/>
      </w:pPr>
      <w:r>
        <w:t>[iTC_CC_ATP-SwRS-0</w:t>
      </w:r>
      <w:r>
        <w:rPr>
          <w:rFonts w:hint="eastAsia"/>
        </w:rPr>
        <w:t>351</w:t>
      </w:r>
      <w:r>
        <w:t>]</w:t>
      </w:r>
    </w:p>
    <w:p w:rsidR="003439CA" w:rsidP="00C93484" w:rsidRDefault="00825CBF">
      <w:pPr>
        <w:pStyle w:val="Reqtify"/>
      </w:pPr>
      <w:bookmarkStart w:name="EBforNotAllTrainEndHoldDoorsClosed" w:id="10774"/>
      <w:r w:rsidRPr="00BF4172">
        <w:rPr>
          <w:rStyle w:val="aff2"/>
          <w:bCs w:val="0"/>
          <w:iCs w:val="0"/>
        </w:rPr>
        <w:t>EBforNotAllTrainEndHoldDoorsClosed</w:t>
      </w:r>
      <w:bookmarkEnd w:id="10774"/>
      <w:r w:rsidR="003439CA">
        <w:rPr>
          <w:rFonts w:hint="eastAsia"/>
        </w:rPr>
        <w:t>，驾驶室逃生门手柄拉下</w:t>
      </w:r>
      <w:r w:rsidR="003439CA">
        <w:rPr>
          <w:rFonts w:hint="eastAsia"/>
        </w:rPr>
        <w:t>.</w:t>
      </w:r>
    </w:p>
    <w:p w:rsidR="003439CA" w:rsidP="00C93484" w:rsidRDefault="003439CA">
      <w:pPr>
        <w:pStyle w:val="Reqtify"/>
      </w:pPr>
    </w:p>
    <w:p w:rsidR="003439CA" w:rsidP="00C93484" w:rsidRDefault="003439CA">
      <w:pPr>
        <w:pStyle w:val="Reqtify"/>
      </w:pPr>
      <w:r>
        <w:rPr>
          <w:rFonts w:hint="eastAsia"/>
        </w:rPr>
        <w:t>If ATP does not hold the train end door, then trigger emergency brake.</w:t>
      </w:r>
    </w:p>
    <w:p w:rsidR="003439CA" w:rsidP="00C93484" w:rsidRDefault="003439CA">
      <w:pPr>
        <w:pStyle w:val="Reqtify"/>
      </w:pPr>
    </w:p>
    <w:p w:rsidR="003439CA" w:rsidP="000431E0" w:rsidRDefault="00532AED">
      <w:pPr>
        <w:pStyle w:val="af7"/>
      </w:pPr>
      <w:hyperlink w:history="1" w:anchor="EBforNotAllTrainEndHoldDoorsClosed">
        <w:r w:rsidR="00825CBF">
          <w:rPr>
            <w:rStyle w:val="ac"/>
          </w:rPr>
          <w:t>EBforNotAllTrainEndHoldDoorsClosed</w:t>
        </w:r>
      </w:hyperlink>
      <w:r w:rsidR="003439CA">
        <w:t>(k)</w:t>
      </w:r>
    </w:p>
    <w:p w:rsidR="003439CA" w:rsidP="000431E0" w:rsidRDefault="003439CA">
      <w:pPr>
        <w:pStyle w:val="af7"/>
      </w:pPr>
      <w:r>
        <w:rPr>
          <w:rFonts w:hint="eastAsia"/>
        </w:rPr>
        <w:t xml:space="preserve"> = (</w:t>
      </w:r>
      <w:r w:rsidR="00C32EC4">
        <w:rPr>
          <w:rFonts w:hint="eastAsia"/>
        </w:rPr>
        <w:t xml:space="preserve">not </w:t>
      </w:r>
      <w:hyperlink w:history="1" w:anchor="HoldDoorsClosedTrainEnd1">
        <w:r w:rsidR="00825CBF">
          <w:rPr>
            <w:rStyle w:val="ac"/>
          </w:rPr>
          <w:t>HoldDoorsClosedTrainEnd1</w:t>
        </w:r>
      </w:hyperlink>
      <w:r>
        <w:t>(k)</w:t>
      </w:r>
    </w:p>
    <w:p w:rsidR="003439CA" w:rsidP="000431E0" w:rsidRDefault="003439CA">
      <w:pPr>
        <w:pStyle w:val="af7"/>
      </w:pPr>
      <w:r>
        <w:rPr>
          <w:rFonts w:hint="eastAsia"/>
        </w:rPr>
        <w:t xml:space="preserve">    </w:t>
      </w:r>
      <w:r w:rsidR="00397BD9">
        <w:rPr>
          <w:rFonts w:hint="eastAsia"/>
        </w:rPr>
        <w:t xml:space="preserve"> or </w:t>
      </w:r>
      <w:r w:rsidR="00C32EC4">
        <w:rPr>
          <w:rFonts w:hint="eastAsia"/>
        </w:rPr>
        <w:t xml:space="preserve">not </w:t>
      </w:r>
      <w:hyperlink w:history="1" w:anchor="HoldDoorsClosedTrainEnd2">
        <w:r w:rsidR="00825CBF">
          <w:rPr>
            <w:rStyle w:val="ac"/>
          </w:rPr>
          <w:t>HoldDoorsClosedTrainEnd2</w:t>
        </w:r>
      </w:hyperlink>
      <w:r>
        <w:t>(k)</w:t>
      </w:r>
      <w:r>
        <w:rPr>
          <w:rFonts w:hint="eastAsia"/>
        </w:rPr>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775"/>
        </w:rPr>
      </w:pPr>
      <w:del w:author="常鸣" w:date="2014-07-03T14:27:00Z" w:id="10776">
        <w:r w:rsidRPr="008A1414" w:rsidDel="009328EA">
          <w:delText>#S</w:delText>
        </w:r>
      </w:del>
      <w:ins w:author="常鸣" w:date="2014-07-03T14:27:00Z" w:id="10777">
        <w:r w:rsidR="009328EA">
          <w:t>#Allocation=ATP Software</w:t>
        </w:r>
      </w:ins>
    </w:p>
    <w:p w:rsidRPr="008A1414" w:rsidR="003439CA" w:rsidP="000C0D62" w:rsidRDefault="009328EA">
      <w:pPr>
        <w:pStyle w:val="ReqtifyAltQ"/>
      </w:pPr>
      <w:ins w:author="常鸣" w:date="2014-07-03T14:27:00Z" w:id="10778">
        <w:r>
          <w:t>#S</w:t>
        </w:r>
      </w:ins>
      <w:r w:rsidRPr="008A1414" w:rsidR="003439CA">
        <w:t>ource=</w:t>
      </w:r>
      <w:r w:rsidR="003439CA">
        <w:rPr>
          <w:rFonts w:hint="eastAsia"/>
        </w:rPr>
        <w:t>[iTC_CC-SyAD-0248], [</w:t>
      </w:r>
      <w:r w:rsidR="003439CA">
        <w:t>iTC_CC_ATP_SwHA</w:t>
      </w:r>
      <w:r w:rsidRPr="0032051B" w:rsidR="003439CA">
        <w:t>-0148</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6C18EB" w:rsidP="00C93484" w:rsidRDefault="006C18EB">
      <w:pPr>
        <w:pStyle w:val="Reqtify"/>
      </w:pPr>
    </w:p>
    <w:p w:rsidR="00C44252" w:rsidP="00C44252" w:rsidRDefault="00C44252">
      <w:pPr>
        <w:pStyle w:val="ReqtifyAltR"/>
      </w:pPr>
      <w:r>
        <w:t>[iTC_CC_ATP-SwRS-0738]</w:t>
      </w:r>
    </w:p>
    <w:p w:rsidR="00CD5D03" w:rsidP="00C93484" w:rsidRDefault="00F42E76">
      <w:pPr>
        <w:pStyle w:val="Reqtify"/>
      </w:pPr>
      <w:bookmarkStart w:name="EmergencyDetrainDoorLockingEnd1" w:id="10779"/>
      <w:r w:rsidRPr="00BF4172">
        <w:rPr>
          <w:rStyle w:val="aff2"/>
          <w:bCs w:val="0"/>
          <w:iCs w:val="0"/>
        </w:rPr>
        <w:t>EmergencyDetrainDoorLockingEnd1</w:t>
      </w:r>
      <w:bookmarkEnd w:id="10779"/>
      <w:r w:rsidR="00CD5D03">
        <w:rPr>
          <w:rFonts w:hint="eastAsia"/>
        </w:rPr>
        <w:t>，要求车辆锁闭</w:t>
      </w:r>
      <w:r w:rsidR="00CD5D03">
        <w:rPr>
          <w:rFonts w:hint="eastAsia"/>
        </w:rPr>
        <w:t>End1</w:t>
      </w:r>
      <w:r w:rsidR="00CD5D03">
        <w:rPr>
          <w:rFonts w:hint="eastAsia"/>
        </w:rPr>
        <w:t>端驾驶室的紧急逃生门。</w:t>
      </w:r>
    </w:p>
    <w:p w:rsidR="00C44252" w:rsidP="000431E0" w:rsidRDefault="00C44252">
      <w:pPr>
        <w:pStyle w:val="af7"/>
      </w:pPr>
      <w:r>
        <w:t xml:space="preserve">def </w:t>
      </w:r>
      <w:hyperlink w:history="1" w:anchor="EmergencyDetrainDoorLockingEnd1">
        <w:r w:rsidR="00F42E76">
          <w:rPr>
            <w:rStyle w:val="ac"/>
          </w:rPr>
          <w:t>EmergencyDetrainDoorLockingEnd1</w:t>
        </w:r>
      </w:hyperlink>
      <w:r>
        <w:rPr>
          <w:color w:val="FF8000"/>
        </w:rPr>
        <w:t>(</w:t>
      </w:r>
      <w:r>
        <w:t>k</w:t>
      </w:r>
      <w:r>
        <w:rPr>
          <w:color w:val="FF8000"/>
        </w:rPr>
        <w:t>)</w:t>
      </w:r>
      <w:r>
        <w:t>:</w:t>
      </w:r>
    </w:p>
    <w:p w:rsidR="00C44252" w:rsidP="000431E0" w:rsidRDefault="00C44252">
      <w:pPr>
        <w:pStyle w:val="af7"/>
      </w:pPr>
      <w:r>
        <w:t xml:space="preserve">    return </w:t>
      </w:r>
      <w:r>
        <w:rPr>
          <w:color w:val="FF8000"/>
        </w:rPr>
        <w:t>(</w:t>
      </w:r>
      <w:hyperlink w:history="1" w:anchor="HoldDoorsClosedTrainEnd1">
        <w:r w:rsidR="00825CBF">
          <w:rPr>
            <w:rStyle w:val="ac"/>
          </w:rPr>
          <w:t>HoldDoorsClosedTrainEnd1</w:t>
        </w:r>
      </w:hyperlink>
      <w:r>
        <w:rPr>
          <w:color w:val="FF8000"/>
        </w:rPr>
        <w:t>(</w:t>
      </w:r>
      <w:r>
        <w:t>k</w:t>
      </w:r>
      <w:r>
        <w:rPr>
          <w:color w:val="FF8000"/>
        </w:rPr>
        <w:t>)</w:t>
      </w:r>
    </w:p>
    <w:p w:rsidR="00C44252" w:rsidP="000431E0" w:rsidRDefault="00C44252">
      <w:pPr>
        <w:pStyle w:val="af7"/>
      </w:pPr>
      <w:r>
        <w:t xml:space="preserve">            or </w:t>
      </w:r>
      <w:hyperlink w:history="1" w:anchor="InhibitEmergencyBrake">
        <w:r w:rsidR="00813AB3">
          <w:rPr>
            <w:rStyle w:val="ac"/>
          </w:rPr>
          <w:t>InhibitEmergencyBrake</w:t>
        </w:r>
      </w:hyperlink>
      <w:r>
        <w:rPr>
          <w:color w:val="FF8000"/>
        </w:rPr>
        <w:t>(</w:t>
      </w:r>
      <w:r>
        <w:t>k</w:t>
      </w:r>
      <w:ins w:author="常鸣" w:date="2014-06-12T08:41:00Z" w:id="10780">
        <w:r w:rsidR="00BD6350">
          <w:rPr>
            <w:rFonts w:hint="eastAsia"/>
          </w:rPr>
          <w:t>-1</w:t>
        </w:r>
      </w:ins>
      <w:r>
        <w:rPr>
          <w:color w:val="FF8000"/>
        </w:rPr>
        <w:t>))</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10781"/>
        </w:rPr>
      </w:pPr>
      <w:del w:author="常鸣" w:date="2014-07-03T14:27:00Z" w:id="10782">
        <w:r w:rsidDel="009328EA">
          <w:delText>#S</w:delText>
        </w:r>
      </w:del>
      <w:ins w:author="常鸣" w:date="2014-07-03T14:27:00Z" w:id="10783">
        <w:r w:rsidR="009328EA">
          <w:t>#Allocation=ATP Software</w:t>
        </w:r>
      </w:ins>
    </w:p>
    <w:p w:rsidR="00610A4C" w:rsidP="000C0D62" w:rsidRDefault="009328EA">
      <w:pPr>
        <w:pStyle w:val="ReqtifyAltQ"/>
      </w:pPr>
      <w:ins w:author="常鸣" w:date="2014-07-03T14:27:00Z" w:id="10784">
        <w:r>
          <w:t>#S</w:t>
        </w:r>
      </w:ins>
      <w:r w:rsidR="00610A4C">
        <w:t>ource=</w:t>
      </w:r>
      <w:r w:rsidR="001E67BB">
        <w:rPr>
          <w:rFonts w:hint="eastAsia"/>
        </w:rPr>
        <w:t>[iTC_CC-SyAD-0249]</w:t>
      </w:r>
    </w:p>
    <w:p w:rsidRPr="00CD5D03" w:rsidR="00C44252" w:rsidP="000C0D62" w:rsidRDefault="00610A4C">
      <w:pPr>
        <w:pStyle w:val="ReqtifyAltQ"/>
      </w:pPr>
      <w:r>
        <w:t>[End]</w:t>
      </w:r>
    </w:p>
    <w:p w:rsidRPr="00CD5D03" w:rsidR="00C44252" w:rsidP="00CD5D03" w:rsidRDefault="00C44252"/>
    <w:p w:rsidRPr="00CD5D03" w:rsidR="00C44252" w:rsidP="00CD5D03" w:rsidRDefault="00C44252"/>
    <w:p w:rsidR="00C44252" w:rsidP="00CD5D03" w:rsidRDefault="00C44252">
      <w:pPr>
        <w:pStyle w:val="ReqtifyAltR"/>
      </w:pPr>
      <w:r>
        <w:t>[iTC_CC_ATP-SwRS-0739]</w:t>
      </w:r>
    </w:p>
    <w:p w:rsidR="00CD5D03" w:rsidP="00C93484" w:rsidRDefault="00F42E76">
      <w:pPr>
        <w:pStyle w:val="Reqtify"/>
      </w:pPr>
      <w:bookmarkStart w:name="EmergencyDetrainDoorLockingEnd2" w:id="10785"/>
      <w:r w:rsidRPr="00BF4172">
        <w:rPr>
          <w:rStyle w:val="aff2"/>
          <w:bCs w:val="0"/>
          <w:iCs w:val="0"/>
        </w:rPr>
        <w:t>EmergencyDetrainDoorLockingEnd2</w:t>
      </w:r>
      <w:bookmarkEnd w:id="10785"/>
      <w:r w:rsidR="00CD5D03">
        <w:rPr>
          <w:rFonts w:hint="eastAsia"/>
        </w:rPr>
        <w:t>，要求车辆锁闭</w:t>
      </w:r>
      <w:r w:rsidR="00B5411A">
        <w:rPr>
          <w:rFonts w:hint="eastAsia"/>
        </w:rPr>
        <w:t>End2</w:t>
      </w:r>
      <w:r w:rsidR="00CD5D03">
        <w:rPr>
          <w:rFonts w:hint="eastAsia"/>
        </w:rPr>
        <w:t>端驾驶室的紧急逃生门。</w:t>
      </w:r>
    </w:p>
    <w:p w:rsidR="00C44252" w:rsidP="000431E0" w:rsidRDefault="00C44252">
      <w:pPr>
        <w:pStyle w:val="af7"/>
      </w:pPr>
      <w:r>
        <w:t xml:space="preserve">def </w:t>
      </w:r>
      <w:hyperlink w:history="1" w:anchor="EmergencyDetrainDoorLockingEnd2">
        <w:r w:rsidR="00F42E76">
          <w:rPr>
            <w:rStyle w:val="ac"/>
          </w:rPr>
          <w:t>EmergencyDetrainDoorLockingEnd2</w:t>
        </w:r>
      </w:hyperlink>
      <w:r>
        <w:rPr>
          <w:color w:val="FF8000"/>
        </w:rPr>
        <w:t>(</w:t>
      </w:r>
      <w:r>
        <w:t>k</w:t>
      </w:r>
      <w:r>
        <w:rPr>
          <w:color w:val="FF8000"/>
        </w:rPr>
        <w:t>)</w:t>
      </w:r>
      <w:r>
        <w:t>:</w:t>
      </w:r>
    </w:p>
    <w:p w:rsidR="00C44252" w:rsidP="000431E0" w:rsidRDefault="00C44252">
      <w:pPr>
        <w:pStyle w:val="af7"/>
      </w:pPr>
      <w:r>
        <w:t xml:space="preserve">    return </w:t>
      </w:r>
      <w:r>
        <w:rPr>
          <w:color w:val="FF8000"/>
        </w:rPr>
        <w:t>(</w:t>
      </w:r>
      <w:hyperlink w:history="1" w:anchor="HoldDoorsClosedTrainEnd2">
        <w:r w:rsidR="00825CBF">
          <w:rPr>
            <w:rStyle w:val="ac"/>
          </w:rPr>
          <w:t>HoldDoorsClosedTrainEnd2</w:t>
        </w:r>
      </w:hyperlink>
      <w:r>
        <w:rPr>
          <w:color w:val="FF8000"/>
        </w:rPr>
        <w:t>(</w:t>
      </w:r>
      <w:r>
        <w:t>k</w:t>
      </w:r>
      <w:r>
        <w:rPr>
          <w:color w:val="FF8000"/>
        </w:rPr>
        <w:t>)</w:t>
      </w:r>
    </w:p>
    <w:p w:rsidR="00C44252" w:rsidP="000431E0" w:rsidRDefault="00C44252">
      <w:pPr>
        <w:pStyle w:val="af7"/>
      </w:pPr>
      <w:r>
        <w:t xml:space="preserve">            or </w:t>
      </w:r>
      <w:hyperlink w:history="1" w:anchor="InhibitEmergencyBrake">
        <w:r w:rsidR="00813AB3">
          <w:rPr>
            <w:rStyle w:val="ac"/>
          </w:rPr>
          <w:t>InhibitEmergencyBrake</w:t>
        </w:r>
      </w:hyperlink>
      <w:r>
        <w:rPr>
          <w:color w:val="FF8000"/>
        </w:rPr>
        <w:t>(</w:t>
      </w:r>
      <w:r>
        <w:t>k</w:t>
      </w:r>
      <w:ins w:author="常鸣" w:date="2014-06-12T08:41:00Z" w:id="10786">
        <w:r w:rsidR="00BD6350">
          <w:rPr>
            <w:rFonts w:hint="eastAsia"/>
          </w:rPr>
          <w:t>-1</w:t>
        </w:r>
      </w:ins>
      <w:r>
        <w:rPr>
          <w:color w:val="FF8000"/>
        </w:rPr>
        <w:t>))</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10787"/>
        </w:rPr>
      </w:pPr>
      <w:del w:author="常鸣" w:date="2014-07-03T14:27:00Z" w:id="10788">
        <w:r w:rsidDel="009328EA">
          <w:delText>#S</w:delText>
        </w:r>
      </w:del>
      <w:ins w:author="常鸣" w:date="2014-07-03T14:27:00Z" w:id="10789">
        <w:r w:rsidR="009328EA">
          <w:t>#Allocation=ATP Software</w:t>
        </w:r>
      </w:ins>
    </w:p>
    <w:p w:rsidR="00610A4C" w:rsidP="000C0D62" w:rsidRDefault="009328EA">
      <w:pPr>
        <w:pStyle w:val="ReqtifyAltQ"/>
      </w:pPr>
      <w:ins w:author="常鸣" w:date="2014-07-03T14:27:00Z" w:id="10790">
        <w:r>
          <w:t>#S</w:t>
        </w:r>
      </w:ins>
      <w:r w:rsidR="00610A4C">
        <w:t>ource=</w:t>
      </w:r>
      <w:r w:rsidR="001E67BB">
        <w:rPr>
          <w:rFonts w:hint="eastAsia"/>
        </w:rPr>
        <w:t>[iTC_CC-SyAD-0250]</w:t>
      </w:r>
    </w:p>
    <w:p w:rsidRPr="00CD5D03" w:rsidR="00C44252" w:rsidP="000C0D62" w:rsidRDefault="00610A4C">
      <w:pPr>
        <w:pStyle w:val="ReqtifyAltQ"/>
      </w:pPr>
      <w:r>
        <w:t>[End]</w:t>
      </w:r>
    </w:p>
    <w:p w:rsidR="00C44252" w:rsidP="00C93484" w:rsidRDefault="00C44252">
      <w:pPr>
        <w:pStyle w:val="Reqtify"/>
      </w:pPr>
    </w:p>
    <w:p w:rsidR="00C44252" w:rsidP="00C93484" w:rsidRDefault="00C44252">
      <w:pPr>
        <w:pStyle w:val="Reqtify"/>
      </w:pPr>
    </w:p>
    <w:p w:rsidRPr="00A61D30" w:rsidR="00A51C25" w:rsidP="0012674A" w:rsidRDefault="00A51C25">
      <w:pPr>
        <w:pStyle w:val="4"/>
      </w:pPr>
      <w:r>
        <w:rPr>
          <w:rFonts w:hint="eastAsia"/>
        </w:rPr>
        <w:t xml:space="preserve">Hazardous </w:t>
      </w:r>
      <w:r w:rsidRPr="00A61D30">
        <w:rPr>
          <w:rFonts w:hint="eastAsia"/>
        </w:rPr>
        <w:t>Evacuation zone</w:t>
      </w:r>
    </w:p>
    <w:p w:rsidR="00A51C25" w:rsidP="00704491" w:rsidRDefault="00A51C25">
      <w:pPr>
        <w:pStyle w:val="ReqtifyAltR"/>
      </w:pPr>
    </w:p>
    <w:p w:rsidRPr="00972331" w:rsidR="00A51C25" w:rsidP="00704491" w:rsidRDefault="00A51C25">
      <w:pPr>
        <w:pStyle w:val="ReqtifyAltR"/>
      </w:pPr>
      <w:r>
        <w:t>[iTC_CC_ATP-SwRS-0</w:t>
      </w:r>
      <w:r>
        <w:rPr>
          <w:rFonts w:hint="eastAsia"/>
        </w:rPr>
        <w:t>273</w:t>
      </w:r>
      <w:r>
        <w:t>]</w:t>
      </w:r>
    </w:p>
    <w:p w:rsidR="00A51C25" w:rsidP="00C93484" w:rsidRDefault="00915CD9">
      <w:pPr>
        <w:pStyle w:val="Reqtify"/>
      </w:pPr>
      <w:bookmarkStart w:name="EvacuationNotPossible_A" w:id="10791"/>
      <w:r w:rsidRPr="00BF4172">
        <w:rPr>
          <w:rStyle w:val="aff2"/>
          <w:bCs w:val="0"/>
          <w:iCs w:val="0"/>
        </w:rPr>
        <w:t>EvacuationNotPossible_A</w:t>
      </w:r>
      <w:bookmarkEnd w:id="10791"/>
      <w:r w:rsidR="00A51C25">
        <w:rPr>
          <w:rFonts w:hint="eastAsia"/>
        </w:rPr>
        <w:t>，禁止</w:t>
      </w:r>
      <w:r w:rsidR="00A51C25">
        <w:rPr>
          <w:rFonts w:hint="eastAsia"/>
        </w:rPr>
        <w:t>A</w:t>
      </w:r>
      <w:r w:rsidR="00A51C25">
        <w:rPr>
          <w:rFonts w:hint="eastAsia"/>
        </w:rPr>
        <w:t>侧逃生。</w:t>
      </w:r>
    </w:p>
    <w:p w:rsidR="00A51C25" w:rsidP="00FA0FBB" w:rsidRDefault="00A51C25">
      <w:pPr>
        <w:pStyle w:val="AltX"/>
      </w:pPr>
      <w:r>
        <w:rPr>
          <w:rFonts w:hint="eastAsia"/>
        </w:rPr>
        <w:t>初始化或</w:t>
      </w:r>
      <w:hyperlink w:history="1" w:anchor="TrainLocatedOnKnownPath">
        <w:r w:rsidRPr="0023637A" w:rsidR="005008AB">
          <w:rPr>
            <w:rStyle w:val="ac"/>
            <w:rFonts w:hint="eastAsia"/>
          </w:rPr>
          <w:t>TrainLocatedOnKnownPath</w:t>
        </w:r>
      </w:hyperlink>
      <w:r w:rsidR="005008AB">
        <w:rPr>
          <w:rFonts w:hint="eastAsia"/>
        </w:rPr>
        <w:t>为</w:t>
      </w:r>
      <w:r w:rsidRPr="005008AB" w:rsidR="005008AB">
        <w:rPr>
          <w:rStyle w:val="aff1"/>
          <w:rFonts w:hint="eastAsia"/>
        </w:rPr>
        <w:t>False</w:t>
      </w:r>
      <w:r>
        <w:rPr>
          <w:rFonts w:hint="eastAsia"/>
        </w:rPr>
        <w:t>时，默认</w:t>
      </w:r>
      <w:hyperlink w:history="1" w:anchor="EvacuationNotPossible_A">
        <w:r w:rsidR="00915CD9">
          <w:rPr>
            <w:rStyle w:val="ac"/>
            <w:noProof/>
          </w:rPr>
          <w:t>EvacuationNotPossible_A</w:t>
        </w:r>
      </w:hyperlink>
      <w:r>
        <w:rPr>
          <w:rFonts w:hint="eastAsia"/>
        </w:rPr>
        <w:t>为</w:t>
      </w:r>
      <w:r>
        <w:rPr>
          <w:rStyle w:val="aff1"/>
        </w:rPr>
        <w:t>False</w:t>
      </w:r>
      <w:r>
        <w:rPr>
          <w:rFonts w:hint="eastAsia"/>
        </w:rPr>
        <w:t>。</w:t>
      </w:r>
    </w:p>
    <w:p w:rsidR="00A51C25" w:rsidP="00FA0FBB" w:rsidRDefault="0023637A">
      <w:pPr>
        <w:pStyle w:val="AltX"/>
      </w:pPr>
      <w:r>
        <w:rPr>
          <w:rFonts w:hint="eastAsia"/>
        </w:rPr>
        <w:t>否则，</w:t>
      </w:r>
      <w:r w:rsidR="00A51C25">
        <w:rPr>
          <w:rFonts w:hint="eastAsia"/>
        </w:rPr>
        <w:t>当</w:t>
      </w:r>
      <w:r w:rsidRPr="007F6855" w:rsidR="00A51C25">
        <w:rPr>
          <w:rFonts w:hint="eastAsia"/>
        </w:rPr>
        <w:t>车身</w:t>
      </w:r>
      <w:r w:rsidR="00A51C25">
        <w:rPr>
          <w:rFonts w:hint="eastAsia"/>
        </w:rPr>
        <w:t>定位（即从车尾最小定位到车头最大定位）</w:t>
      </w:r>
      <w:r w:rsidRPr="007F6855" w:rsidR="00A51C25">
        <w:rPr>
          <w:rFonts w:hint="eastAsia"/>
        </w:rPr>
        <w:t>与禁止逃生区</w:t>
      </w:r>
      <w:r w:rsidR="00A51C25">
        <w:rPr>
          <w:rFonts w:hint="eastAsia"/>
        </w:rPr>
        <w:t>（线路地图</w:t>
      </w:r>
      <w:hyperlink w:history="1" w:anchor="TrackMap">
        <w:r w:rsidRPr="00BF4172" w:rsidR="00BF4172">
          <w:rPr>
            <w:rStyle w:val="ac"/>
          </w:rPr>
          <w:t>TrackMap</w:t>
        </w:r>
      </w:hyperlink>
      <w:r w:rsidR="00A51C25">
        <w:rPr>
          <w:rFonts w:hint="eastAsia"/>
        </w:rPr>
        <w:t>中由一对方向相反的</w:t>
      </w:r>
      <w:r w:rsidRPr="000B2E3F" w:rsidR="00A51C25">
        <w:rPr>
          <w:rStyle w:val="aff1"/>
          <w:rFonts w:hint="eastAsia"/>
        </w:rPr>
        <w:t>SGL_HAZAR_EVAC_ZONE</w:t>
      </w:r>
      <w:r w:rsidR="00A51C25">
        <w:rPr>
          <w:rFonts w:hint="eastAsia"/>
        </w:rPr>
        <w:t>奇点组成）范围</w:t>
      </w:r>
      <w:r w:rsidRPr="007F6855" w:rsidR="00A51C25">
        <w:rPr>
          <w:rFonts w:hint="eastAsia"/>
        </w:rPr>
        <w:t>有交集</w:t>
      </w:r>
      <w:r w:rsidR="00A51C25">
        <w:rPr>
          <w:rFonts w:hint="eastAsia"/>
        </w:rPr>
        <w:t>，且</w:t>
      </w:r>
      <w:r w:rsidR="00511BB9">
        <w:rPr>
          <w:rFonts w:hint="eastAsia"/>
        </w:rPr>
        <w:t>根据</w:t>
      </w:r>
      <w:r w:rsidR="00511BB9">
        <w:fldChar w:fldCharType="begin"/>
      </w:r>
      <w:r w:rsidR="00511BB9">
        <w:instrText xml:space="preserve"> </w:instrText>
      </w:r>
      <w:r w:rsidR="00511BB9">
        <w:rPr>
          <w:rFonts w:hint="eastAsia"/>
        </w:rPr>
        <w:instrText>REF _Ref353356586 \h</w:instrText>
      </w:r>
      <w:r w:rsidR="00511BB9">
        <w:instrText xml:space="preserve"> </w:instrText>
      </w:r>
      <w:r w:rsidR="00511BB9">
        <w:fldChar w:fldCharType="separate"/>
      </w:r>
      <w:r w:rsidR="00DE178B">
        <w:t xml:space="preserve">Table </w:t>
      </w:r>
      <w:r w:rsidR="00DE178B">
        <w:rPr>
          <w:noProof/>
        </w:rPr>
        <w:t>5</w:t>
      </w:r>
      <w:r w:rsidR="00DE178B">
        <w:noBreakHyphen/>
      </w:r>
      <w:r w:rsidR="00DE178B">
        <w:rPr>
          <w:noProof/>
        </w:rPr>
        <w:t>12</w:t>
      </w:r>
      <w:r w:rsidR="00511BB9">
        <w:fldChar w:fldCharType="end"/>
      </w:r>
      <w:r w:rsidR="00511BB9">
        <w:rPr>
          <w:rFonts w:hint="eastAsia"/>
        </w:rPr>
        <w:t>判断为</w:t>
      </w:r>
      <w:r w:rsidR="00511BB9">
        <w:rPr>
          <w:rFonts w:hint="eastAsia"/>
        </w:rPr>
        <w:t>A</w:t>
      </w:r>
      <w:r w:rsidR="00511BB9">
        <w:rPr>
          <w:rFonts w:hint="eastAsia"/>
        </w:rPr>
        <w:t>侧</w:t>
      </w:r>
      <w:r w:rsidR="00A51C25">
        <w:rPr>
          <w:rFonts w:hint="eastAsia"/>
        </w:rPr>
        <w:t>时，设置</w:t>
      </w:r>
      <w:hyperlink w:history="1" w:anchor="EvacuationNotPossible_A">
        <w:r w:rsidR="00915CD9">
          <w:rPr>
            <w:rStyle w:val="ac"/>
            <w:noProof/>
          </w:rPr>
          <w:t>EvacuationNotPossible_A</w:t>
        </w:r>
      </w:hyperlink>
      <w:r w:rsidR="00A51C25">
        <w:rPr>
          <w:rFonts w:hint="eastAsia"/>
        </w:rPr>
        <w:t>为</w:t>
      </w:r>
      <w:r w:rsidR="00A51C25">
        <w:rPr>
          <w:rStyle w:val="aff1"/>
        </w:rPr>
        <w:t>True</w:t>
      </w:r>
      <w:r w:rsidR="00A51C25">
        <w:rPr>
          <w:rFonts w:hint="eastAsia"/>
        </w:rPr>
        <w:t>：</w:t>
      </w:r>
    </w:p>
    <w:p w:rsidR="00A51C25" w:rsidP="00FA0FBB" w:rsidRDefault="00A51C25">
      <w:pPr>
        <w:pStyle w:val="AltX"/>
      </w:pPr>
      <w:r>
        <w:rPr>
          <w:rFonts w:hint="eastAsia"/>
        </w:rPr>
        <w:t>其他情况，设置</w:t>
      </w:r>
      <w:hyperlink w:history="1" w:anchor="EvacuationNotPossible_A">
        <w:r w:rsidR="00915CD9">
          <w:rPr>
            <w:rStyle w:val="ac"/>
            <w:noProof/>
          </w:rPr>
          <w:t>EvacuationNotPossible_A</w:t>
        </w:r>
      </w:hyperlink>
      <w:r>
        <w:rPr>
          <w:rFonts w:hint="eastAsia"/>
        </w:rPr>
        <w:t>为</w:t>
      </w:r>
      <w:r>
        <w:rPr>
          <w:rStyle w:val="aff1"/>
        </w:rPr>
        <w:t>False</w:t>
      </w:r>
      <w:r>
        <w:rPr>
          <w:rFonts w:hint="eastAsia"/>
        </w:rPr>
        <w:t>。</w:t>
      </w:r>
    </w:p>
    <w:p w:rsidR="00A51C25" w:rsidP="00C93484" w:rsidRDefault="00A51C25">
      <w:pPr>
        <w:pStyle w:val="Reqtify"/>
      </w:pPr>
    </w:p>
    <w:p w:rsidR="00A51C25" w:rsidP="00C93484" w:rsidRDefault="00A51C25">
      <w:pPr>
        <w:pStyle w:val="Reqtify"/>
      </w:pPr>
      <w:r>
        <w:rPr>
          <w:rFonts w:hint="eastAsia"/>
        </w:rPr>
        <w:t>ATP shall consider the evacuation is not possible on side-A when there are intersection between the range of train locations and the hazardous evacuation zone of the side-A:</w:t>
      </w:r>
    </w:p>
    <w:p w:rsidR="00A51C25" w:rsidP="00FA0FBB" w:rsidRDefault="00A51C25">
      <w:pPr>
        <w:pStyle w:val="AltX"/>
      </w:pPr>
      <w:r>
        <w:rPr>
          <w:rFonts w:hint="eastAsia"/>
        </w:rPr>
        <w:t xml:space="preserve">In initialization or </w:t>
      </w:r>
      <w:r w:rsidR="005008AB">
        <w:rPr>
          <w:rFonts w:hint="eastAsia"/>
        </w:rPr>
        <w:t xml:space="preserve">not </w:t>
      </w:r>
      <w:hyperlink w:history="1" w:anchor="TrainLocatedOnKnownPath">
        <w:r w:rsidRPr="0023637A" w:rsidR="005008AB">
          <w:rPr>
            <w:rStyle w:val="ac"/>
            <w:rFonts w:hint="eastAsia"/>
          </w:rPr>
          <w:t>TrainLocatedOnKnownPath</w:t>
        </w:r>
      </w:hyperlink>
      <w:r>
        <w:rPr>
          <w:rFonts w:hint="eastAsia"/>
        </w:rPr>
        <w:t xml:space="preserve">, set the </w:t>
      </w:r>
      <w:hyperlink w:history="1" w:anchor="EvacuationNotPossible_A">
        <w:r w:rsidR="00915CD9">
          <w:rPr>
            <w:rStyle w:val="ac"/>
            <w:noProof/>
          </w:rPr>
          <w:t>EvacuationNotPossible_A</w:t>
        </w:r>
      </w:hyperlink>
      <w:r>
        <w:rPr>
          <w:rFonts w:hint="eastAsia"/>
        </w:rPr>
        <w:t xml:space="preserve"> as </w:t>
      </w:r>
      <w:r w:rsidRPr="00354FC4">
        <w:rPr>
          <w:rStyle w:val="aff1"/>
          <w:rFonts w:hint="eastAsia"/>
        </w:rPr>
        <w:t>False</w:t>
      </w:r>
      <w:r>
        <w:rPr>
          <w:rFonts w:hint="eastAsia"/>
        </w:rPr>
        <w:t>;</w:t>
      </w:r>
    </w:p>
    <w:p w:rsidR="00A51C25" w:rsidP="00FA0FBB" w:rsidRDefault="005008AB">
      <w:pPr>
        <w:pStyle w:val="AltX"/>
      </w:pPr>
      <w:r>
        <w:rPr>
          <w:rFonts w:hint="eastAsia"/>
        </w:rPr>
        <w:t>Or else, i</w:t>
      </w:r>
      <w:r w:rsidR="00A51C25">
        <w:rPr>
          <w:rFonts w:hint="eastAsia"/>
        </w:rPr>
        <w:t xml:space="preserve">f there are intersection between the range of train locations (from the minimum train tail to the maximum train head) and the vital passenger exchange zone (composing by a pair of </w:t>
      </w:r>
      <w:r w:rsidRPr="00F37BB9" w:rsidR="00A51C25">
        <w:rPr>
          <w:rStyle w:val="aff1"/>
          <w:rFonts w:hint="eastAsia"/>
        </w:rPr>
        <w:t>SGL_</w:t>
      </w:r>
      <w:r w:rsidRPr="00B1730D" w:rsidR="00A51C25">
        <w:rPr>
          <w:rStyle w:val="aff1"/>
        </w:rPr>
        <w:t>HAZAR_EVAC_ZONE</w:t>
      </w:r>
      <w:r w:rsidR="00A51C25">
        <w:rPr>
          <w:rStyle w:val="aff1"/>
          <w:rFonts w:hint="eastAsia"/>
        </w:rPr>
        <w:t xml:space="preserve"> </w:t>
      </w:r>
      <w:r w:rsidR="00A51C25">
        <w:rPr>
          <w:rFonts w:hint="eastAsia"/>
        </w:rPr>
        <w:t xml:space="preserve">singularities with opposite direction in the train map), and </w:t>
      </w:r>
      <w:r w:rsidR="00511BB9">
        <w:rPr>
          <w:rFonts w:hint="eastAsia"/>
        </w:rPr>
        <w:t xml:space="preserve">the train door side A correspond to the EVAC according with </w:t>
      </w:r>
      <w:r w:rsidR="00511BB9">
        <w:fldChar w:fldCharType="begin"/>
      </w:r>
      <w:r w:rsidR="00511BB9">
        <w:instrText xml:space="preserve"> </w:instrText>
      </w:r>
      <w:r w:rsidR="00511BB9">
        <w:rPr>
          <w:rFonts w:hint="eastAsia"/>
        </w:rPr>
        <w:instrText>REF _Ref353356586 \h</w:instrText>
      </w:r>
      <w:r w:rsidR="00511BB9">
        <w:instrText xml:space="preserve"> </w:instrText>
      </w:r>
      <w:r w:rsidR="00511BB9">
        <w:fldChar w:fldCharType="separate"/>
      </w:r>
      <w:r w:rsidR="00DE178B">
        <w:t xml:space="preserve">Table </w:t>
      </w:r>
      <w:r w:rsidR="00DE178B">
        <w:rPr>
          <w:noProof/>
        </w:rPr>
        <w:t>5</w:t>
      </w:r>
      <w:r w:rsidR="00DE178B">
        <w:noBreakHyphen/>
      </w:r>
      <w:r w:rsidR="00DE178B">
        <w:rPr>
          <w:noProof/>
        </w:rPr>
        <w:t>12</w:t>
      </w:r>
      <w:r w:rsidR="00511BB9">
        <w:fldChar w:fldCharType="end"/>
      </w:r>
      <w:r w:rsidR="00A51C25">
        <w:rPr>
          <w:rFonts w:hint="eastAsia"/>
        </w:rPr>
        <w:t xml:space="preserve">, set </w:t>
      </w:r>
      <w:hyperlink w:history="1" w:anchor="EvacuationNotPossible_A">
        <w:r w:rsidR="00915CD9">
          <w:rPr>
            <w:rStyle w:val="ac"/>
            <w:noProof/>
          </w:rPr>
          <w:t>EvacuationNotPossible_A</w:t>
        </w:r>
      </w:hyperlink>
      <w:r w:rsidR="00A51C25">
        <w:rPr>
          <w:rFonts w:hint="eastAsia"/>
        </w:rPr>
        <w:t xml:space="preserve"> as </w:t>
      </w:r>
      <w:r w:rsidRPr="00354FC4" w:rsidR="00A51C25">
        <w:rPr>
          <w:rStyle w:val="aff1"/>
          <w:rFonts w:hint="eastAsia"/>
        </w:rPr>
        <w:t>True</w:t>
      </w:r>
      <w:r w:rsidR="00511BB9">
        <w:rPr>
          <w:rFonts w:hint="eastAsia"/>
        </w:rPr>
        <w:t>.</w:t>
      </w:r>
    </w:p>
    <w:p w:rsidR="00A51C25" w:rsidP="00FA0FBB" w:rsidRDefault="00A51C25">
      <w:pPr>
        <w:pStyle w:val="AltX"/>
      </w:pPr>
      <w:r>
        <w:rPr>
          <w:rFonts w:hint="eastAsia"/>
        </w:rPr>
        <w:t xml:space="preserve">Otherwise, set </w:t>
      </w:r>
      <w:hyperlink w:history="1" w:anchor="EvacuationNotPossible_A">
        <w:r w:rsidR="00915CD9">
          <w:rPr>
            <w:rStyle w:val="ac"/>
            <w:noProof/>
          </w:rPr>
          <w:t>EvacuationNotPossible_A</w:t>
        </w:r>
      </w:hyperlink>
      <w:r>
        <w:rPr>
          <w:rFonts w:hint="eastAsia"/>
        </w:rPr>
        <w:t xml:space="preserve"> as </w:t>
      </w:r>
      <w:r w:rsidRPr="00354FC4">
        <w:rPr>
          <w:rStyle w:val="aff1"/>
          <w:rFonts w:hint="eastAsia"/>
        </w:rPr>
        <w:t>False</w:t>
      </w:r>
      <w:r>
        <w:rPr>
          <w:rFonts w:hint="eastAsia"/>
        </w:rPr>
        <w:t>.</w:t>
      </w:r>
    </w:p>
    <w:p w:rsidRPr="004522DE" w:rsidR="00A51C25" w:rsidP="00C93484" w:rsidRDefault="00A51C25">
      <w:pPr>
        <w:pStyle w:val="Reqtify"/>
      </w:pPr>
    </w:p>
    <w:p w:rsidR="00A51C25" w:rsidP="000C0D62" w:rsidRDefault="00A51C25">
      <w:pPr>
        <w:pStyle w:val="ReqtifyAltQ"/>
      </w:pPr>
      <w:r w:rsidRPr="008A1414">
        <w:t>#Category=Functional</w:t>
      </w:r>
    </w:p>
    <w:p w:rsidR="00A51C25" w:rsidP="000C0D62" w:rsidRDefault="00A51C25">
      <w:pPr>
        <w:pStyle w:val="ReqtifyAltQ"/>
      </w:pPr>
      <w:r w:rsidRPr="008A1414">
        <w:t>#Contribution</w:t>
      </w:r>
      <w:r>
        <w:t>=SIL4</w:t>
      </w:r>
    </w:p>
    <w:p w:rsidR="009328EA" w:rsidP="000C0D62" w:rsidRDefault="00A51C25">
      <w:pPr>
        <w:pStyle w:val="ReqtifyAltQ"/>
        <w:rPr>
          <w:ins w:author="常鸣" w:date="2014-07-03T14:27:00Z" w:id="10792"/>
        </w:rPr>
      </w:pPr>
      <w:del w:author="常鸣" w:date="2014-07-03T14:27:00Z" w:id="10793">
        <w:r w:rsidRPr="008A1414" w:rsidDel="009328EA">
          <w:delText>#S</w:delText>
        </w:r>
      </w:del>
      <w:ins w:author="常鸣" w:date="2014-07-03T14:27:00Z" w:id="10794">
        <w:r w:rsidR="009328EA">
          <w:t>#Allocation=ATP Software</w:t>
        </w:r>
      </w:ins>
      <w:ins w:author="常鸣" w:date="2014-07-03T15:04:00Z" w:id="10795">
        <w:r w:rsidR="006D51C2">
          <w:rPr>
            <w:rFonts w:hint="eastAsia"/>
          </w:rPr>
          <w:t>, Vital Embedded Setting</w:t>
        </w:r>
      </w:ins>
    </w:p>
    <w:p w:rsidR="00A51C25" w:rsidP="000C0D62" w:rsidRDefault="009328EA">
      <w:pPr>
        <w:pStyle w:val="ReqtifyAltQ"/>
      </w:pPr>
      <w:ins w:author="常鸣" w:date="2014-07-03T14:27:00Z" w:id="10796">
        <w:r>
          <w:t>#S</w:t>
        </w:r>
      </w:ins>
      <w:r w:rsidRPr="008A1414" w:rsidR="00A51C25">
        <w:t>ource=</w:t>
      </w:r>
      <w:r w:rsidR="00A51C25">
        <w:rPr>
          <w:rFonts w:hint="eastAsia"/>
        </w:rPr>
        <w:t>[iTC_CC-SyAD-0244]</w:t>
      </w:r>
      <w:del w:author="常鸣" w:date="2014-07-04T08:55:00Z" w:id="10797">
        <w:r w:rsidDel="00B71FC0" w:rsidR="00A51C25">
          <w:rPr>
            <w:rFonts w:hint="eastAsia"/>
          </w:rPr>
          <w:delText>,</w:delText>
        </w:r>
        <w:r w:rsidRPr="009522CA" w:rsidDel="00B71FC0" w:rsidR="009522CA">
          <w:rPr>
            <w:rFonts w:hint="eastAsia"/>
          </w:rPr>
          <w:delText xml:space="preserve"> </w:delText>
        </w:r>
        <w:r w:rsidDel="00B71FC0" w:rsidR="009522CA">
          <w:rPr>
            <w:rFonts w:hint="eastAsia"/>
          </w:rPr>
          <w:delText>[iTC_CC-SyAD-1228]</w:delText>
        </w:r>
      </w:del>
      <w:r w:rsidR="009522CA">
        <w:rPr>
          <w:rFonts w:hint="eastAsia"/>
        </w:rPr>
        <w:t>,</w:t>
      </w:r>
      <w:r w:rsidR="00A51C25">
        <w:rPr>
          <w:rFonts w:hint="eastAsia"/>
        </w:rPr>
        <w:t xml:space="preserve"> [</w:t>
      </w:r>
      <w:r w:rsidR="00A51C25">
        <w:t>iTC_CC_ATP_SwHA</w:t>
      </w:r>
      <w:r w:rsidRPr="009B3F4C" w:rsidR="00A51C25">
        <w:t>-0112</w:t>
      </w:r>
      <w:r w:rsidR="00A51C25">
        <w:rPr>
          <w:rFonts w:hint="eastAsia"/>
        </w:rPr>
        <w:t>]</w:t>
      </w:r>
    </w:p>
    <w:p w:rsidR="00A51C25" w:rsidP="000C0D62" w:rsidRDefault="00A51C25">
      <w:pPr>
        <w:pStyle w:val="ReqtifyAltQ"/>
      </w:pPr>
      <w:r w:rsidRPr="008A1414">
        <w:t>[End]</w:t>
      </w:r>
    </w:p>
    <w:p w:rsidR="00A51C25" w:rsidP="00C93484" w:rsidRDefault="00A51C25">
      <w:pPr>
        <w:pStyle w:val="Reqtify"/>
      </w:pPr>
    </w:p>
    <w:p w:rsidR="00A51C25" w:rsidP="00C93484" w:rsidRDefault="00A51C25">
      <w:pPr>
        <w:pStyle w:val="Reqtify"/>
      </w:pPr>
    </w:p>
    <w:p w:rsidRPr="00972331" w:rsidR="00A51C25" w:rsidP="00704491" w:rsidRDefault="00A51C25">
      <w:pPr>
        <w:pStyle w:val="ReqtifyAltR"/>
      </w:pPr>
      <w:r>
        <w:t>[iTC_CC_ATP-SwRS-0</w:t>
      </w:r>
      <w:r>
        <w:rPr>
          <w:rFonts w:hint="eastAsia"/>
        </w:rPr>
        <w:t>274</w:t>
      </w:r>
      <w:r>
        <w:t>]</w:t>
      </w:r>
    </w:p>
    <w:p w:rsidR="00A51C25" w:rsidP="00C93484" w:rsidRDefault="00915CD9">
      <w:pPr>
        <w:pStyle w:val="Reqtify"/>
      </w:pPr>
      <w:bookmarkStart w:name="EvacuationNotPossible_B" w:id="10798"/>
      <w:r w:rsidRPr="00BF4172">
        <w:rPr>
          <w:rStyle w:val="aff2"/>
          <w:bCs w:val="0"/>
          <w:iCs w:val="0"/>
        </w:rPr>
        <w:t>EvacuationNotPossible_B</w:t>
      </w:r>
      <w:bookmarkEnd w:id="10798"/>
      <w:r w:rsidRPr="002F7646" w:rsidR="00A51C25">
        <w:rPr>
          <w:rFonts w:hint="eastAsia"/>
        </w:rPr>
        <w:t>，</w:t>
      </w:r>
      <w:r w:rsidR="00A51C25">
        <w:rPr>
          <w:rFonts w:hint="eastAsia"/>
        </w:rPr>
        <w:t>禁止</w:t>
      </w:r>
      <w:r w:rsidR="00A51C25">
        <w:rPr>
          <w:rFonts w:hint="eastAsia"/>
        </w:rPr>
        <w:t>B</w:t>
      </w:r>
      <w:r w:rsidR="00A51C25">
        <w:rPr>
          <w:rFonts w:hint="eastAsia"/>
        </w:rPr>
        <w:t>侧逃生。</w:t>
      </w:r>
    </w:p>
    <w:p w:rsidR="00A51C25" w:rsidP="00FA0FBB" w:rsidRDefault="00A51C25">
      <w:pPr>
        <w:pStyle w:val="AltX"/>
      </w:pPr>
      <w:r>
        <w:rPr>
          <w:rFonts w:hint="eastAsia"/>
        </w:rPr>
        <w:t>初始化或</w:t>
      </w:r>
      <w:hyperlink w:history="1" w:anchor="TrainLocatedOnKnownPath">
        <w:r w:rsidRPr="0023637A" w:rsidR="00A13D6A">
          <w:rPr>
            <w:rStyle w:val="ac"/>
            <w:rFonts w:hint="eastAsia"/>
          </w:rPr>
          <w:t>TrainLocatedOnKnownPath</w:t>
        </w:r>
      </w:hyperlink>
      <w:r w:rsidR="00A13D6A">
        <w:rPr>
          <w:rFonts w:hint="eastAsia"/>
        </w:rPr>
        <w:t>为</w:t>
      </w:r>
      <w:r w:rsidRPr="00A13D6A" w:rsidR="00A13D6A">
        <w:rPr>
          <w:rStyle w:val="aff1"/>
          <w:rFonts w:hint="eastAsia"/>
        </w:rPr>
        <w:t>False</w:t>
      </w:r>
      <w:r>
        <w:rPr>
          <w:rFonts w:hint="eastAsia"/>
        </w:rPr>
        <w:t>时，默认</w:t>
      </w:r>
      <w:hyperlink w:history="1" w:anchor="EvacuationNotPossible_B">
        <w:r w:rsidR="00915CD9">
          <w:rPr>
            <w:rStyle w:val="ac"/>
            <w:noProof/>
          </w:rPr>
          <w:t>EvacuationNotPossible_B</w:t>
        </w:r>
      </w:hyperlink>
      <w:r>
        <w:rPr>
          <w:rFonts w:hint="eastAsia"/>
        </w:rPr>
        <w:t>为</w:t>
      </w:r>
      <w:r>
        <w:rPr>
          <w:rStyle w:val="aff1"/>
          <w:rFonts w:hint="eastAsia"/>
        </w:rPr>
        <w:t>False</w:t>
      </w:r>
      <w:r>
        <w:rPr>
          <w:rFonts w:hint="eastAsia"/>
        </w:rPr>
        <w:t>。</w:t>
      </w:r>
    </w:p>
    <w:p w:rsidR="00A51C25" w:rsidP="00FA0FBB" w:rsidRDefault="0023637A">
      <w:pPr>
        <w:pStyle w:val="AltX"/>
      </w:pPr>
      <w:r>
        <w:rPr>
          <w:rFonts w:hint="eastAsia"/>
        </w:rPr>
        <w:t>否则，</w:t>
      </w:r>
      <w:r w:rsidR="00A51C25">
        <w:rPr>
          <w:rFonts w:hint="eastAsia"/>
        </w:rPr>
        <w:t>当</w:t>
      </w:r>
      <w:r w:rsidRPr="00F36256" w:rsidR="00A51C25">
        <w:rPr>
          <w:rFonts w:hint="eastAsia"/>
        </w:rPr>
        <w:t>车身</w:t>
      </w:r>
      <w:r w:rsidR="00A51C25">
        <w:rPr>
          <w:rFonts w:hint="eastAsia"/>
        </w:rPr>
        <w:t>定位（即从车尾最小定位到车头最大定位）</w:t>
      </w:r>
      <w:r w:rsidRPr="007F6855" w:rsidR="00A51C25">
        <w:rPr>
          <w:rFonts w:hint="eastAsia"/>
        </w:rPr>
        <w:t>与</w:t>
      </w:r>
      <w:r w:rsidR="00A51C25">
        <w:rPr>
          <w:rFonts w:hint="eastAsia"/>
        </w:rPr>
        <w:t>禁止逃生区（线路地图</w:t>
      </w:r>
      <w:hyperlink w:history="1" w:anchor="TrackMap">
        <w:r w:rsidRPr="00BF4172" w:rsidR="00A51C25">
          <w:rPr>
            <w:rStyle w:val="ac"/>
          </w:rPr>
          <w:t>TrackMap</w:t>
        </w:r>
      </w:hyperlink>
      <w:r w:rsidR="00A51C25">
        <w:rPr>
          <w:rFonts w:hint="eastAsia"/>
        </w:rPr>
        <w:t>中由一对方向相反的</w:t>
      </w:r>
      <w:r w:rsidRPr="000B2E3F" w:rsidR="00A51C25">
        <w:rPr>
          <w:rStyle w:val="aff1"/>
          <w:rFonts w:hint="eastAsia"/>
        </w:rPr>
        <w:t>SGL_HAZAR_EVAC_ZONE</w:t>
      </w:r>
      <w:r w:rsidR="00A51C25">
        <w:rPr>
          <w:rFonts w:hint="eastAsia"/>
        </w:rPr>
        <w:t>奇点组成）范围</w:t>
      </w:r>
      <w:r w:rsidRPr="007F6855" w:rsidR="00A51C25">
        <w:rPr>
          <w:rFonts w:hint="eastAsia"/>
        </w:rPr>
        <w:t>有交集</w:t>
      </w:r>
      <w:r w:rsidR="00A51C25">
        <w:rPr>
          <w:rFonts w:hint="eastAsia"/>
        </w:rPr>
        <w:t>，且</w:t>
      </w:r>
      <w:r w:rsidR="00511BB9">
        <w:rPr>
          <w:rFonts w:hint="eastAsia"/>
        </w:rPr>
        <w:t>根据</w:t>
      </w:r>
      <w:r w:rsidR="00511BB9">
        <w:fldChar w:fldCharType="begin"/>
      </w:r>
      <w:r w:rsidR="00511BB9">
        <w:instrText xml:space="preserve"> </w:instrText>
      </w:r>
      <w:r w:rsidR="00511BB9">
        <w:rPr>
          <w:rFonts w:hint="eastAsia"/>
        </w:rPr>
        <w:instrText>REF _Ref353356586 \h</w:instrText>
      </w:r>
      <w:r w:rsidR="00511BB9">
        <w:instrText xml:space="preserve"> </w:instrText>
      </w:r>
      <w:r w:rsidR="00511BB9">
        <w:fldChar w:fldCharType="separate"/>
      </w:r>
      <w:r w:rsidR="00DE178B">
        <w:t xml:space="preserve">Table </w:t>
      </w:r>
      <w:r w:rsidR="00DE178B">
        <w:rPr>
          <w:noProof/>
        </w:rPr>
        <w:t>5</w:t>
      </w:r>
      <w:r w:rsidR="00DE178B">
        <w:noBreakHyphen/>
      </w:r>
      <w:r w:rsidR="00DE178B">
        <w:rPr>
          <w:noProof/>
        </w:rPr>
        <w:t>12</w:t>
      </w:r>
      <w:r w:rsidR="00511BB9">
        <w:fldChar w:fldCharType="end"/>
      </w:r>
      <w:r w:rsidR="00511BB9">
        <w:rPr>
          <w:rFonts w:hint="eastAsia"/>
        </w:rPr>
        <w:t>判断为</w:t>
      </w:r>
      <w:r w:rsidR="00511BB9">
        <w:rPr>
          <w:rFonts w:hint="eastAsia"/>
        </w:rPr>
        <w:t>B</w:t>
      </w:r>
      <w:r w:rsidR="00511BB9">
        <w:rPr>
          <w:rFonts w:hint="eastAsia"/>
        </w:rPr>
        <w:t>侧</w:t>
      </w:r>
      <w:r w:rsidR="00A51C25">
        <w:rPr>
          <w:rFonts w:hint="eastAsia"/>
        </w:rPr>
        <w:t>时，设置</w:t>
      </w:r>
      <w:hyperlink w:history="1" w:anchor="EvacuationNotPossible_B">
        <w:r w:rsidR="00915CD9">
          <w:rPr>
            <w:rStyle w:val="ac"/>
            <w:noProof/>
          </w:rPr>
          <w:t>EvacuationNotPossible_B</w:t>
        </w:r>
      </w:hyperlink>
      <w:r w:rsidR="00A51C25">
        <w:rPr>
          <w:rFonts w:hint="eastAsia"/>
        </w:rPr>
        <w:t>为</w:t>
      </w:r>
      <w:r w:rsidR="00A51C25">
        <w:rPr>
          <w:rStyle w:val="aff1"/>
          <w:rFonts w:hint="eastAsia"/>
        </w:rPr>
        <w:t>True</w:t>
      </w:r>
      <w:r w:rsidR="00A51C25">
        <w:rPr>
          <w:rFonts w:hint="eastAsia"/>
        </w:rPr>
        <w:t>。</w:t>
      </w:r>
    </w:p>
    <w:p w:rsidR="00A51C25" w:rsidP="00FA0FBB" w:rsidRDefault="00A51C25">
      <w:pPr>
        <w:pStyle w:val="AltX"/>
      </w:pPr>
      <w:r>
        <w:rPr>
          <w:rFonts w:hint="eastAsia"/>
        </w:rPr>
        <w:lastRenderedPageBreak/>
        <w:t>其他情况，设置</w:t>
      </w:r>
      <w:hyperlink w:history="1" w:anchor="EvacuationNotPossible_B">
        <w:r w:rsidR="00915CD9">
          <w:rPr>
            <w:rStyle w:val="ac"/>
            <w:noProof/>
          </w:rPr>
          <w:t>EvacuationNotPossible_B</w:t>
        </w:r>
      </w:hyperlink>
      <w:r>
        <w:rPr>
          <w:rFonts w:hint="eastAsia"/>
        </w:rPr>
        <w:t>为</w:t>
      </w:r>
      <w:r>
        <w:rPr>
          <w:rStyle w:val="aff1"/>
          <w:rFonts w:hint="eastAsia"/>
        </w:rPr>
        <w:t>False</w:t>
      </w:r>
      <w:r>
        <w:rPr>
          <w:rFonts w:hint="eastAsia"/>
        </w:rPr>
        <w:t>。</w:t>
      </w:r>
    </w:p>
    <w:p w:rsidR="00A51C25" w:rsidP="00C93484" w:rsidRDefault="00A51C25">
      <w:pPr>
        <w:pStyle w:val="Reqtify"/>
      </w:pPr>
    </w:p>
    <w:p w:rsidR="00A51C25" w:rsidP="00C93484" w:rsidRDefault="00A51C25">
      <w:pPr>
        <w:pStyle w:val="Reqtify"/>
      </w:pPr>
      <w:r>
        <w:rPr>
          <w:rFonts w:hint="eastAsia"/>
        </w:rPr>
        <w:t>ATP shall consider the evacuation is not possible on side-B when there are intersection between the range of train locations and the hazardous evacuation zone of the side-B:</w:t>
      </w:r>
    </w:p>
    <w:p w:rsidR="00A51C25" w:rsidP="00FA0FBB" w:rsidRDefault="00A51C25">
      <w:pPr>
        <w:pStyle w:val="AltX"/>
      </w:pPr>
      <w:r>
        <w:rPr>
          <w:rFonts w:hint="eastAsia"/>
        </w:rPr>
        <w:t xml:space="preserve">In initialization or </w:t>
      </w:r>
      <w:r w:rsidR="005008AB">
        <w:rPr>
          <w:rFonts w:hint="eastAsia"/>
        </w:rPr>
        <w:t xml:space="preserve">not </w:t>
      </w:r>
      <w:hyperlink w:history="1" w:anchor="TrainLocatedOnKnownPath">
        <w:r w:rsidRPr="0023637A" w:rsidR="005008AB">
          <w:rPr>
            <w:rStyle w:val="ac"/>
            <w:rFonts w:hint="eastAsia"/>
          </w:rPr>
          <w:t>TrainLocatedOnKnownPath</w:t>
        </w:r>
      </w:hyperlink>
      <w:r>
        <w:rPr>
          <w:rFonts w:hint="eastAsia"/>
        </w:rPr>
        <w:t xml:space="preserve">, set the </w:t>
      </w:r>
      <w:hyperlink w:history="1" w:anchor="EvacuationNotPossible_B">
        <w:r w:rsidR="00915CD9">
          <w:rPr>
            <w:rStyle w:val="ac"/>
            <w:noProof/>
          </w:rPr>
          <w:t>EvacuationNotPossible_B</w:t>
        </w:r>
      </w:hyperlink>
      <w:r>
        <w:rPr>
          <w:rFonts w:hint="eastAsia"/>
        </w:rPr>
        <w:t xml:space="preserve"> as </w:t>
      </w:r>
      <w:r w:rsidRPr="00354FC4">
        <w:rPr>
          <w:rStyle w:val="aff1"/>
          <w:rFonts w:hint="eastAsia"/>
        </w:rPr>
        <w:t>False</w:t>
      </w:r>
      <w:r>
        <w:rPr>
          <w:rFonts w:hint="eastAsia"/>
        </w:rPr>
        <w:t>;</w:t>
      </w:r>
    </w:p>
    <w:p w:rsidR="00A51C25" w:rsidP="00FA0FBB" w:rsidRDefault="005008AB">
      <w:pPr>
        <w:pStyle w:val="AltX"/>
      </w:pPr>
      <w:r>
        <w:rPr>
          <w:rFonts w:hint="eastAsia"/>
        </w:rPr>
        <w:t>Or else, i</w:t>
      </w:r>
      <w:r w:rsidR="00A51C25">
        <w:rPr>
          <w:rFonts w:hint="eastAsia"/>
        </w:rPr>
        <w:t>f</w:t>
      </w:r>
      <w:r w:rsidR="0023637A">
        <w:rPr>
          <w:rFonts w:hint="eastAsia"/>
        </w:rPr>
        <w:t xml:space="preserve"> </w:t>
      </w:r>
      <w:r w:rsidR="00A51C25">
        <w:rPr>
          <w:rFonts w:hint="eastAsia"/>
        </w:rPr>
        <w:t xml:space="preserve">there are intersection between the range of train locations (from the minimum train tail to the maximum train head) and the vital passenger exchange zone (composing by a pair of </w:t>
      </w:r>
      <w:r w:rsidRPr="00F37BB9" w:rsidR="00A51C25">
        <w:rPr>
          <w:rStyle w:val="aff1"/>
          <w:rFonts w:hint="eastAsia"/>
        </w:rPr>
        <w:t>SGL_</w:t>
      </w:r>
      <w:r w:rsidRPr="00B1730D" w:rsidR="00A51C25">
        <w:rPr>
          <w:rStyle w:val="aff1"/>
        </w:rPr>
        <w:t>HAZAR_EVAC_ZONE</w:t>
      </w:r>
      <w:r w:rsidR="00A51C25">
        <w:rPr>
          <w:rStyle w:val="aff1"/>
          <w:rFonts w:hint="eastAsia"/>
        </w:rPr>
        <w:t xml:space="preserve"> </w:t>
      </w:r>
      <w:r w:rsidR="00A51C25">
        <w:rPr>
          <w:rFonts w:hint="eastAsia"/>
        </w:rPr>
        <w:t xml:space="preserve">singularities with opposite direction in the train map), and </w:t>
      </w:r>
      <w:r w:rsidR="00511BB9">
        <w:rPr>
          <w:rFonts w:hint="eastAsia"/>
        </w:rPr>
        <w:t xml:space="preserve">the train door side B correspond to the EVAC according with </w:t>
      </w:r>
      <w:r w:rsidR="00511BB9">
        <w:fldChar w:fldCharType="begin"/>
      </w:r>
      <w:r w:rsidR="00511BB9">
        <w:instrText xml:space="preserve"> </w:instrText>
      </w:r>
      <w:r w:rsidR="00511BB9">
        <w:rPr>
          <w:rFonts w:hint="eastAsia"/>
        </w:rPr>
        <w:instrText>REF _Ref353356586 \h</w:instrText>
      </w:r>
      <w:r w:rsidR="00511BB9">
        <w:instrText xml:space="preserve"> </w:instrText>
      </w:r>
      <w:r w:rsidR="00511BB9">
        <w:fldChar w:fldCharType="separate"/>
      </w:r>
      <w:r w:rsidR="00DE178B">
        <w:t xml:space="preserve">Table </w:t>
      </w:r>
      <w:r w:rsidR="00DE178B">
        <w:rPr>
          <w:noProof/>
        </w:rPr>
        <w:t>5</w:t>
      </w:r>
      <w:r w:rsidR="00DE178B">
        <w:noBreakHyphen/>
      </w:r>
      <w:r w:rsidR="00DE178B">
        <w:rPr>
          <w:noProof/>
        </w:rPr>
        <w:t>12</w:t>
      </w:r>
      <w:r w:rsidR="00511BB9">
        <w:fldChar w:fldCharType="end"/>
      </w:r>
      <w:r w:rsidR="00A51C25">
        <w:rPr>
          <w:rFonts w:hint="eastAsia"/>
        </w:rPr>
        <w:t xml:space="preserve">, set </w:t>
      </w:r>
      <w:hyperlink w:history="1" w:anchor="EvacuationNotPossible_B">
        <w:r w:rsidR="00915CD9">
          <w:rPr>
            <w:rStyle w:val="ac"/>
            <w:noProof/>
          </w:rPr>
          <w:t>EvacuationNotPossible_B</w:t>
        </w:r>
      </w:hyperlink>
      <w:r w:rsidRPr="004522DE" w:rsidR="00A51C25">
        <w:rPr>
          <w:rFonts w:hint="eastAsia"/>
        </w:rPr>
        <w:t xml:space="preserve"> </w:t>
      </w:r>
      <w:r w:rsidR="00A51C25">
        <w:rPr>
          <w:rFonts w:hint="eastAsia"/>
        </w:rPr>
        <w:t xml:space="preserve">as </w:t>
      </w:r>
      <w:r w:rsidRPr="00354FC4" w:rsidR="00A51C25">
        <w:rPr>
          <w:rStyle w:val="aff1"/>
          <w:rFonts w:hint="eastAsia"/>
        </w:rPr>
        <w:t>True</w:t>
      </w:r>
      <w:r w:rsidR="00511BB9">
        <w:rPr>
          <w:rFonts w:hint="eastAsia"/>
        </w:rPr>
        <w:t>.</w:t>
      </w:r>
    </w:p>
    <w:p w:rsidR="00A51C25" w:rsidP="00FA0FBB" w:rsidRDefault="00A51C25">
      <w:pPr>
        <w:pStyle w:val="AltX"/>
      </w:pPr>
      <w:r>
        <w:rPr>
          <w:rFonts w:hint="eastAsia"/>
        </w:rPr>
        <w:t xml:space="preserve">Otherwise, set </w:t>
      </w:r>
      <w:hyperlink w:history="1" w:anchor="EvacuationNotPossible_B">
        <w:r w:rsidR="00915CD9">
          <w:rPr>
            <w:rStyle w:val="ac"/>
            <w:noProof/>
          </w:rPr>
          <w:t>EvacuationNotPossible_B</w:t>
        </w:r>
      </w:hyperlink>
      <w:r>
        <w:rPr>
          <w:rFonts w:hint="eastAsia"/>
        </w:rPr>
        <w:t xml:space="preserve"> as </w:t>
      </w:r>
      <w:r w:rsidRPr="00354FC4">
        <w:rPr>
          <w:rStyle w:val="aff1"/>
          <w:rFonts w:hint="eastAsia"/>
        </w:rPr>
        <w:t>False</w:t>
      </w:r>
      <w:r>
        <w:rPr>
          <w:rFonts w:hint="eastAsia"/>
        </w:rPr>
        <w:t>.</w:t>
      </w:r>
    </w:p>
    <w:p w:rsidRPr="004522DE" w:rsidR="00A51C25" w:rsidP="00C93484" w:rsidRDefault="00A51C25">
      <w:pPr>
        <w:pStyle w:val="Reqtify"/>
      </w:pPr>
    </w:p>
    <w:p w:rsidR="00A51C25" w:rsidP="000C0D62" w:rsidRDefault="00A51C25">
      <w:pPr>
        <w:pStyle w:val="ReqtifyAltQ"/>
      </w:pPr>
      <w:r w:rsidRPr="008A1414">
        <w:t>#Category=Functional</w:t>
      </w:r>
    </w:p>
    <w:p w:rsidR="00A51C25" w:rsidP="000C0D62" w:rsidRDefault="00A51C25">
      <w:pPr>
        <w:pStyle w:val="ReqtifyAltQ"/>
      </w:pPr>
      <w:r w:rsidRPr="008A1414">
        <w:t>#Contribution</w:t>
      </w:r>
      <w:r>
        <w:t>=SIL4</w:t>
      </w:r>
    </w:p>
    <w:p w:rsidR="009328EA" w:rsidP="000C0D62" w:rsidRDefault="00A51C25">
      <w:pPr>
        <w:pStyle w:val="ReqtifyAltQ"/>
        <w:rPr>
          <w:ins w:author="常鸣" w:date="2014-07-03T14:27:00Z" w:id="10799"/>
        </w:rPr>
      </w:pPr>
      <w:del w:author="常鸣" w:date="2014-07-03T14:27:00Z" w:id="10800">
        <w:r w:rsidRPr="008A1414" w:rsidDel="009328EA">
          <w:delText>#S</w:delText>
        </w:r>
      </w:del>
      <w:ins w:author="常鸣" w:date="2014-07-03T14:27:00Z" w:id="10801">
        <w:r w:rsidR="009328EA">
          <w:t>#Allocation=ATP Software</w:t>
        </w:r>
      </w:ins>
      <w:ins w:author="常鸣" w:date="2014-07-03T15:04:00Z" w:id="10802">
        <w:r w:rsidR="006D51C2">
          <w:rPr>
            <w:rFonts w:hint="eastAsia"/>
          </w:rPr>
          <w:t>, Vital Embedded Setting</w:t>
        </w:r>
      </w:ins>
    </w:p>
    <w:p w:rsidR="00A51C25" w:rsidP="000C0D62" w:rsidRDefault="009328EA">
      <w:pPr>
        <w:pStyle w:val="ReqtifyAltQ"/>
      </w:pPr>
      <w:ins w:author="常鸣" w:date="2014-07-03T14:27:00Z" w:id="10803">
        <w:r>
          <w:t>#S</w:t>
        </w:r>
      </w:ins>
      <w:r w:rsidRPr="008A1414" w:rsidR="00A51C25">
        <w:t>ource=</w:t>
      </w:r>
      <w:r w:rsidR="00A51C25">
        <w:rPr>
          <w:rFonts w:hint="eastAsia"/>
        </w:rPr>
        <w:t>[iTC_CC-SyAD-0244]</w:t>
      </w:r>
      <w:del w:author="常鸣" w:date="2014-07-04T08:55:00Z" w:id="10804">
        <w:r w:rsidDel="00B71FC0" w:rsidR="00A51C25">
          <w:rPr>
            <w:rFonts w:hint="eastAsia"/>
          </w:rPr>
          <w:delText>,</w:delText>
        </w:r>
        <w:r w:rsidRPr="009522CA" w:rsidDel="00B71FC0" w:rsidR="009522CA">
          <w:rPr>
            <w:rFonts w:hint="eastAsia"/>
          </w:rPr>
          <w:delText xml:space="preserve"> </w:delText>
        </w:r>
        <w:r w:rsidDel="00B71FC0" w:rsidR="009522CA">
          <w:rPr>
            <w:rFonts w:hint="eastAsia"/>
          </w:rPr>
          <w:delText>[iTC_CC-SyAD-1228]</w:delText>
        </w:r>
      </w:del>
      <w:r w:rsidR="009522CA">
        <w:rPr>
          <w:rFonts w:hint="eastAsia"/>
        </w:rPr>
        <w:t>,</w:t>
      </w:r>
      <w:r w:rsidR="00A51C25">
        <w:rPr>
          <w:rFonts w:hint="eastAsia"/>
        </w:rPr>
        <w:t xml:space="preserve"> [</w:t>
      </w:r>
      <w:r w:rsidR="00A51C25">
        <w:t>iTC_CC_ATP_SwHA</w:t>
      </w:r>
      <w:r w:rsidRPr="009B3F4C" w:rsidR="00A51C25">
        <w:t>-0112</w:t>
      </w:r>
      <w:r w:rsidR="00A51C25">
        <w:rPr>
          <w:rFonts w:hint="eastAsia"/>
        </w:rPr>
        <w:t>]</w:t>
      </w:r>
    </w:p>
    <w:p w:rsidR="00A51C25" w:rsidP="000C0D62" w:rsidRDefault="00A51C25">
      <w:pPr>
        <w:pStyle w:val="ReqtifyAltQ"/>
      </w:pPr>
      <w:r w:rsidRPr="008A1414">
        <w:t>[End]</w:t>
      </w:r>
    </w:p>
    <w:p w:rsidR="00A51C25" w:rsidP="00C93484" w:rsidRDefault="00A51C25">
      <w:pPr>
        <w:pStyle w:val="Reqtify"/>
      </w:pPr>
    </w:p>
    <w:p w:rsidR="00A51C25" w:rsidP="00C93484" w:rsidRDefault="00A51C25">
      <w:pPr>
        <w:pStyle w:val="Reqtify"/>
      </w:pPr>
    </w:p>
    <w:p w:rsidR="003439CA" w:rsidP="0012674A" w:rsidRDefault="003439CA">
      <w:pPr>
        <w:pStyle w:val="4"/>
      </w:pPr>
      <w:r>
        <w:rPr>
          <w:rFonts w:hint="eastAsia"/>
        </w:rPr>
        <w:t>Hold train side doors closed</w:t>
      </w:r>
    </w:p>
    <w:p w:rsidR="003439CA" w:rsidP="00C93484" w:rsidRDefault="003439CA">
      <w:pPr>
        <w:pStyle w:val="Reqtify"/>
      </w:pPr>
      <w:r>
        <w:rPr>
          <w:rFonts w:hint="eastAsia"/>
        </w:rPr>
        <w:t>当列车车速大于项目配置数据时，</w:t>
      </w:r>
      <w:r>
        <w:rPr>
          <w:rFonts w:hint="eastAsia"/>
        </w:rPr>
        <w:t>ATP</w:t>
      </w:r>
      <w:r>
        <w:rPr>
          <w:rFonts w:hint="eastAsia"/>
        </w:rPr>
        <w:t>应当要求列车锁闭车厢两侧的车门；只有当车速低于项目配置数据的值，且该侧车门方向允许逃生（由线路上的禁止逃生区限制）或者项目没有配置驾驶室的端门时，</w:t>
      </w:r>
      <w:r>
        <w:rPr>
          <w:rFonts w:hint="eastAsia"/>
        </w:rPr>
        <w:t>ATP</w:t>
      </w:r>
      <w:r>
        <w:rPr>
          <w:rFonts w:hint="eastAsia"/>
        </w:rPr>
        <w:t>才允许列车解除该侧车门的锁闭请求。</w:t>
      </w:r>
    </w:p>
    <w:p w:rsidRPr="00D424B1" w:rsidR="003439CA" w:rsidP="00C93484" w:rsidRDefault="003439CA">
      <w:pPr>
        <w:pStyle w:val="Reqtify"/>
      </w:pPr>
      <w:r w:rsidRPr="00D424B1">
        <w:t>When the</w:t>
      </w:r>
      <w:r w:rsidRPr="00D424B1">
        <w:rPr>
          <w:rFonts w:hint="eastAsia"/>
        </w:rPr>
        <w:t xml:space="preserve"> train</w:t>
      </w:r>
      <w:r w:rsidRPr="00D424B1">
        <w:t xml:space="preserve"> speed </w:t>
      </w:r>
      <w:r w:rsidRPr="00D424B1">
        <w:rPr>
          <w:rFonts w:hint="eastAsia"/>
        </w:rPr>
        <w:t xml:space="preserve">is higher </w:t>
      </w:r>
      <w:r w:rsidRPr="00D424B1">
        <w:t xml:space="preserve">than project configuration data, ATP shall request the train </w:t>
      </w:r>
      <w:r w:rsidRPr="00D424B1">
        <w:rPr>
          <w:rFonts w:hint="eastAsia"/>
        </w:rPr>
        <w:t xml:space="preserve">to </w:t>
      </w:r>
      <w:r>
        <w:rPr>
          <w:rFonts w:hint="eastAsia"/>
        </w:rPr>
        <w:t>close</w:t>
      </w:r>
      <w:r w:rsidR="00397BD9">
        <w:rPr>
          <w:rFonts w:hint="eastAsia"/>
        </w:rPr>
        <w:t xml:space="preserve"> and </w:t>
      </w:r>
      <w:r w:rsidRPr="00D424B1">
        <w:t>lock on both sides of the door</w:t>
      </w:r>
      <w:r>
        <w:rPr>
          <w:rFonts w:hint="eastAsia"/>
        </w:rPr>
        <w:t>.</w:t>
      </w:r>
      <w:r w:rsidRPr="00D424B1">
        <w:t xml:space="preserve"> Only when the speed </w:t>
      </w:r>
      <w:r w:rsidRPr="00D424B1">
        <w:rPr>
          <w:rFonts w:hint="eastAsia"/>
        </w:rPr>
        <w:t xml:space="preserve">is </w:t>
      </w:r>
      <w:r w:rsidRPr="00D424B1">
        <w:t>lower than the value of the project configuration data,</w:t>
      </w:r>
      <w:r w:rsidR="00397BD9">
        <w:t xml:space="preserve"> and </w:t>
      </w:r>
      <w:r w:rsidRPr="00D424B1">
        <w:t>th</w:t>
      </w:r>
      <w:r>
        <w:rPr>
          <w:rFonts w:hint="eastAsia"/>
        </w:rPr>
        <w:t>is</w:t>
      </w:r>
      <w:r w:rsidRPr="00D424B1">
        <w:t xml:space="preserve"> side </w:t>
      </w:r>
      <w:r w:rsidRPr="00D424B1">
        <w:rPr>
          <w:rFonts w:hint="eastAsia"/>
        </w:rPr>
        <w:t xml:space="preserve">permits for the escape </w:t>
      </w:r>
      <w:r w:rsidRPr="00D424B1">
        <w:t>(</w:t>
      </w:r>
      <w:r w:rsidRPr="00D424B1">
        <w:rPr>
          <w:rFonts w:hint="eastAsia"/>
        </w:rPr>
        <w:t xml:space="preserve">is determined by </w:t>
      </w:r>
      <w:r w:rsidRPr="00D424B1">
        <w:t>restricted escape area</w:t>
      </w:r>
      <w:r w:rsidRPr="00D424B1">
        <w:rPr>
          <w:rFonts w:hint="eastAsia"/>
        </w:rPr>
        <w:t xml:space="preserve"> in the lines</w:t>
      </w:r>
      <w:r w:rsidRPr="00D424B1">
        <w:t>)</w:t>
      </w:r>
      <w:r>
        <w:rPr>
          <w:rFonts w:hint="eastAsia"/>
        </w:rPr>
        <w:t>,</w:t>
      </w:r>
      <w:r w:rsidR="00397BD9">
        <w:t xml:space="preserve"> or </w:t>
      </w:r>
      <w:r w:rsidRPr="00D424B1">
        <w:rPr>
          <w:rFonts w:hint="eastAsia"/>
        </w:rPr>
        <w:t xml:space="preserve">there is no </w:t>
      </w:r>
      <w:r w:rsidRPr="00D424B1" w:rsidR="002F5731">
        <w:t>end door</w:t>
      </w:r>
      <w:r w:rsidRPr="00D424B1">
        <w:rPr>
          <w:rFonts w:hint="eastAsia"/>
        </w:rPr>
        <w:t xml:space="preserve"> </w:t>
      </w:r>
      <w:r w:rsidRPr="00D424B1" w:rsidR="002F5731">
        <w:t>configured</w:t>
      </w:r>
      <w:r w:rsidRPr="00D424B1">
        <w:rPr>
          <w:rFonts w:hint="eastAsia"/>
        </w:rPr>
        <w:t xml:space="preserve"> in the cab,</w:t>
      </w:r>
      <w:r>
        <w:rPr>
          <w:rFonts w:hint="eastAsia"/>
        </w:rPr>
        <w:t xml:space="preserve"> </w:t>
      </w:r>
      <w:r w:rsidRPr="00D424B1">
        <w:t xml:space="preserve">ATP </w:t>
      </w:r>
      <w:r>
        <w:rPr>
          <w:rFonts w:hint="eastAsia"/>
        </w:rPr>
        <w:t>shal</w:t>
      </w:r>
      <w:r w:rsidRPr="00D424B1">
        <w:rPr>
          <w:rFonts w:hint="eastAsia"/>
        </w:rPr>
        <w:t xml:space="preserve">l </w:t>
      </w:r>
      <w:r w:rsidRPr="00D424B1">
        <w:t xml:space="preserve">allow </w:t>
      </w:r>
      <w:r w:rsidRPr="00D424B1">
        <w:rPr>
          <w:rFonts w:hint="eastAsia"/>
        </w:rPr>
        <w:t xml:space="preserve">to </w:t>
      </w:r>
      <w:r>
        <w:rPr>
          <w:rFonts w:hint="eastAsia"/>
        </w:rPr>
        <w:t>release</w:t>
      </w:r>
      <w:r w:rsidRPr="00D424B1">
        <w:rPr>
          <w:rFonts w:hint="eastAsia"/>
        </w:rPr>
        <w:t xml:space="preserve"> the door lock</w:t>
      </w:r>
      <w:r>
        <w:rPr>
          <w:rFonts w:hint="eastAsia"/>
        </w:rPr>
        <w:t>ing</w:t>
      </w:r>
      <w:r w:rsidRPr="00D424B1">
        <w:rPr>
          <w:rFonts w:hint="eastAsia"/>
        </w:rPr>
        <w:t xml:space="preserve"> request. </w:t>
      </w:r>
    </w:p>
    <w:p w:rsidR="003439CA" w:rsidP="00C93484" w:rsidRDefault="003439CA">
      <w:pPr>
        <w:pStyle w:val="Reqtify"/>
      </w:pPr>
    </w:p>
    <w:p w:rsidRPr="00D424B1" w:rsidR="003439CA" w:rsidP="00C93484" w:rsidRDefault="003439CA">
      <w:pPr>
        <w:pStyle w:val="Reqtify"/>
      </w:pPr>
    </w:p>
    <w:p w:rsidR="003439CA" w:rsidP="00704491" w:rsidRDefault="003439CA">
      <w:pPr>
        <w:pStyle w:val="ReqtifyAltR"/>
      </w:pPr>
      <w:r>
        <w:t>[iTC_CC_ATP-SwRS-0</w:t>
      </w:r>
      <w:r>
        <w:rPr>
          <w:rFonts w:hint="eastAsia"/>
        </w:rPr>
        <w:t>352</w:t>
      </w:r>
      <w:r>
        <w:t>]</w:t>
      </w:r>
    </w:p>
    <w:p w:rsidR="003439CA" w:rsidP="00C93484" w:rsidRDefault="00F42E76">
      <w:pPr>
        <w:pStyle w:val="Reqtify"/>
      </w:pPr>
      <w:bookmarkStart w:name="HoldDoorsClosed_A" w:id="10805"/>
      <w:r w:rsidRPr="00BF4172">
        <w:rPr>
          <w:rStyle w:val="aff2"/>
        </w:rPr>
        <w:t>HoldDoorsClosed_A</w:t>
      </w:r>
      <w:bookmarkEnd w:id="10805"/>
      <w:r w:rsidR="003439CA">
        <w:rPr>
          <w:rFonts w:hint="eastAsia"/>
        </w:rPr>
        <w:t>，</w:t>
      </w:r>
      <w:r w:rsidR="003439CA">
        <w:rPr>
          <w:rFonts w:hint="eastAsia"/>
        </w:rPr>
        <w:t>A</w:t>
      </w:r>
      <w:r w:rsidR="003439CA">
        <w:rPr>
          <w:rFonts w:hint="eastAsia"/>
        </w:rPr>
        <w:t>侧车门锁闭</w:t>
      </w:r>
      <w:r w:rsidR="003439CA">
        <w:rPr>
          <w:rFonts w:hint="eastAsia"/>
        </w:rPr>
        <w:t>.</w:t>
      </w:r>
    </w:p>
    <w:p w:rsidR="003439CA" w:rsidP="00C93484" w:rsidRDefault="003439CA">
      <w:pPr>
        <w:pStyle w:val="Reqtify"/>
      </w:pPr>
    </w:p>
    <w:p w:rsidR="003439CA" w:rsidP="00C93484" w:rsidRDefault="003439CA">
      <w:pPr>
        <w:pStyle w:val="Reqtify"/>
      </w:pPr>
      <w:r>
        <w:rPr>
          <w:rFonts w:hint="eastAsia"/>
        </w:rPr>
        <w:t xml:space="preserve">The conditions ATP determining the </w:t>
      </w:r>
      <w:hyperlink w:history="1" w:anchor="HoldDoorsClosed_A">
        <w:r w:rsidR="00F42E76">
          <w:rPr>
            <w:rStyle w:val="ac"/>
          </w:rPr>
          <w:t>HoldDoorsClosed_A</w:t>
        </w:r>
      </w:hyperlink>
      <w:r>
        <w:rPr>
          <w:rFonts w:hint="eastAsia"/>
        </w:rPr>
        <w:t xml:space="preserve"> show as following </w:t>
      </w:r>
      <w:r w:rsidRPr="00F8592A">
        <w:t>ARDL</w:t>
      </w:r>
      <w:r>
        <w:rPr>
          <w:rFonts w:hint="eastAsia"/>
        </w:rPr>
        <w:t>:</w:t>
      </w:r>
    </w:p>
    <w:p w:rsidR="00202AE5" w:rsidP="000431E0" w:rsidRDefault="00397BD9">
      <w:pPr>
        <w:pStyle w:val="af7"/>
      </w:pPr>
      <w:r>
        <w:rPr>
          <w:rFonts w:hint="eastAsia"/>
        </w:rPr>
        <w:t>if (</w:t>
      </w:r>
      <w:r w:rsidR="00C32EC4">
        <w:rPr>
          <w:rFonts w:hint="eastAsia"/>
        </w:rPr>
        <w:t>Initialization</w:t>
      </w:r>
    </w:p>
    <w:p w:rsidR="003439CA" w:rsidP="000431E0" w:rsidRDefault="003439CA">
      <w:pPr>
        <w:pStyle w:val="af7"/>
      </w:pPr>
      <w:r>
        <w:rPr>
          <w:rFonts w:hint="eastAsia"/>
        </w:rPr>
        <w:t xml:space="preserve">    </w:t>
      </w:r>
      <w:r w:rsidR="00397BD9">
        <w:rPr>
          <w:rFonts w:hint="eastAsia"/>
        </w:rPr>
        <w:t xml:space="preserve"> or </w:t>
      </w:r>
      <w:r>
        <w:rPr>
          <w:rFonts w:hint="eastAsia"/>
        </w:rPr>
        <w:t>(</w:t>
      </w:r>
      <w:hyperlink w:history="1" w:anchor="ValidTrainKinematic">
        <w:r w:rsidR="008B283E">
          <w:rPr>
            <w:rStyle w:val="ac"/>
          </w:rPr>
          <w:t>ValidTrainKinematic</w:t>
        </w:r>
      </w:hyperlink>
      <w:r>
        <w:rPr>
          <w:rFonts w:hint="eastAsia"/>
        </w:rPr>
        <w:t xml:space="preserve">(k) != </w:t>
      </w:r>
      <w:r w:rsidRPr="00354FC4" w:rsidR="00397BD9">
        <w:rPr>
          <w:rStyle w:val="aff1"/>
          <w:rFonts w:hint="eastAsia"/>
        </w:rPr>
        <w:t>True</w:t>
      </w:r>
      <w:r>
        <w:rPr>
          <w:rFonts w:hint="eastAsia"/>
        </w:rPr>
        <w:t>))</w:t>
      </w:r>
    </w:p>
    <w:p w:rsidR="003439CA" w:rsidP="000431E0" w:rsidRDefault="003439CA">
      <w:pPr>
        <w:pStyle w:val="af7"/>
      </w:pPr>
      <w:r>
        <w:rPr>
          <w:rFonts w:hint="eastAsia"/>
        </w:rPr>
        <w:t xml:space="preserve"> </w:t>
      </w:r>
      <w:r w:rsidR="003928F2">
        <w:rPr>
          <w:rFonts w:hint="eastAsia"/>
        </w:rPr>
        <w:t xml:space="preserve">   </w:t>
      </w:r>
      <w:hyperlink w:history="1" w:anchor="HoldDoorsClosed_A">
        <w:r w:rsidR="00F42E76">
          <w:rPr>
            <w:rStyle w:val="ac"/>
          </w:rPr>
          <w:t>HoldDoorsClosed_A</w:t>
        </w:r>
      </w:hyperlink>
      <w:r w:rsidR="00397BD9">
        <w:rPr>
          <w:rFonts w:hint="eastAsia"/>
        </w:rPr>
        <w:t xml:space="preserve"> = </w:t>
      </w:r>
      <w:r w:rsidRPr="00354FC4" w:rsidR="00397BD9">
        <w:rPr>
          <w:rStyle w:val="aff1"/>
          <w:rFonts w:hint="eastAsia"/>
        </w:rPr>
        <w:t>False</w:t>
      </w:r>
    </w:p>
    <w:p w:rsidR="003439CA" w:rsidP="000431E0" w:rsidRDefault="00C32EC4">
      <w:pPr>
        <w:pStyle w:val="af7"/>
      </w:pPr>
      <w:r>
        <w:rPr>
          <w:rFonts w:hint="eastAsia"/>
        </w:rPr>
        <w:lastRenderedPageBreak/>
        <w:t>elif</w:t>
      </w:r>
      <w:r w:rsidR="00397BD9">
        <w:rPr>
          <w:rFonts w:hint="eastAsia"/>
        </w:rPr>
        <w:t xml:space="preserve"> (</w:t>
      </w:r>
      <w:hyperlink w:history="1" w:anchor="TrainMaxSpeed">
        <w:r w:rsidR="00047F0A">
          <w:rPr>
            <w:rStyle w:val="ac"/>
          </w:rPr>
          <w:t>TrainMaxSpeed</w:t>
        </w:r>
      </w:hyperlink>
      <w:r w:rsidR="003439CA">
        <w:rPr>
          <w:rFonts w:hint="eastAsia"/>
        </w:rPr>
        <w:t xml:space="preserve">(k) &gt; </w:t>
      </w:r>
      <w:hyperlink w:history="1" w:anchor="ATPsetting">
        <w:r w:rsidR="00786D0B">
          <w:rPr>
            <w:rStyle w:val="ac"/>
          </w:rPr>
          <w:t>ATPsetting</w:t>
        </w:r>
      </w:hyperlink>
      <w:r w:rsidRPr="00634120" w:rsidR="003439CA">
        <w:t>.</w:t>
      </w:r>
      <w:r w:rsidR="00760278">
        <w:rPr>
          <w:rFonts w:hint="eastAsia"/>
        </w:rPr>
        <w:t>DoorTrainLockingSpeed</w:t>
      </w:r>
      <w:r w:rsidR="003439CA">
        <w:rPr>
          <w:rFonts w:hint="eastAsia"/>
        </w:rPr>
        <w:t>)</w:t>
      </w:r>
    </w:p>
    <w:p w:rsidR="003439CA" w:rsidP="000431E0" w:rsidRDefault="003439CA">
      <w:pPr>
        <w:pStyle w:val="af7"/>
      </w:pPr>
      <w:r>
        <w:rPr>
          <w:rFonts w:hint="eastAsia"/>
        </w:rPr>
        <w:t xml:space="preserve"> </w:t>
      </w:r>
      <w:r w:rsidR="003928F2">
        <w:rPr>
          <w:rFonts w:hint="eastAsia"/>
        </w:rPr>
        <w:t xml:space="preserve">   </w:t>
      </w:r>
      <w:hyperlink w:history="1" w:anchor="HoldDoorsClosed_A">
        <w:r w:rsidR="00F42E76">
          <w:rPr>
            <w:rStyle w:val="ac"/>
          </w:rPr>
          <w:t>HoldDoorsClosed_A</w:t>
        </w:r>
      </w:hyperlink>
      <w:r w:rsidR="00397BD9">
        <w:rPr>
          <w:rFonts w:hint="eastAsia"/>
        </w:rPr>
        <w:t xml:space="preserve"> = </w:t>
      </w:r>
      <w:r w:rsidRPr="00354FC4" w:rsidR="00397BD9">
        <w:rPr>
          <w:rStyle w:val="aff1"/>
        </w:rPr>
        <w:t>True</w:t>
      </w:r>
    </w:p>
    <w:p w:rsidR="003439CA" w:rsidP="000431E0" w:rsidRDefault="00C32EC4">
      <w:pPr>
        <w:pStyle w:val="af7"/>
      </w:pPr>
      <w:r>
        <w:rPr>
          <w:rFonts w:hint="eastAsia"/>
        </w:rPr>
        <w:t>elif</w:t>
      </w:r>
      <w:r w:rsidR="00397BD9">
        <w:rPr>
          <w:rFonts w:hint="eastAsia"/>
        </w:rPr>
        <w:t xml:space="preserve"> (</w:t>
      </w:r>
      <w:hyperlink w:history="1" w:anchor="TrainMaxSpeed">
        <w:r w:rsidR="00047F0A">
          <w:rPr>
            <w:rStyle w:val="ac"/>
          </w:rPr>
          <w:t>TrainMaxSpeed</w:t>
        </w:r>
      </w:hyperlink>
      <w:r w:rsidR="003439CA">
        <w:rPr>
          <w:rFonts w:hint="eastAsia"/>
        </w:rPr>
        <w:t xml:space="preserve">(k) &lt;= </w:t>
      </w:r>
      <w:hyperlink w:history="1" w:anchor="ATPsetting">
        <w:r w:rsidR="00786D0B">
          <w:rPr>
            <w:rStyle w:val="ac"/>
          </w:rPr>
          <w:t>ATPsetting</w:t>
        </w:r>
      </w:hyperlink>
      <w:r w:rsidRPr="00634120" w:rsidR="003439CA">
        <w:t>.</w:t>
      </w:r>
      <w:r w:rsidR="003439CA">
        <w:rPr>
          <w:rFonts w:hint="eastAsia"/>
        </w:rPr>
        <w:t>D</w:t>
      </w:r>
      <w:r w:rsidR="00760278">
        <w:rPr>
          <w:rFonts w:hint="eastAsia"/>
        </w:rPr>
        <w:t>oorTrainUnlockingSpeed</w:t>
      </w:r>
      <w:r w:rsidR="003439CA">
        <w:rPr>
          <w:rFonts w:hint="eastAsia"/>
        </w:rPr>
        <w:t>)</w:t>
      </w:r>
    </w:p>
    <w:p w:rsidR="003439CA" w:rsidP="000431E0" w:rsidRDefault="003439CA">
      <w:pPr>
        <w:pStyle w:val="af7"/>
      </w:pPr>
      <w:r>
        <w:rPr>
          <w:rFonts w:hint="eastAsia"/>
        </w:rPr>
        <w:t xml:space="preserve"> </w:t>
      </w:r>
      <w:r w:rsidR="003928F2">
        <w:rPr>
          <w:rFonts w:hint="eastAsia"/>
        </w:rPr>
        <w:t xml:space="preserve">   </w:t>
      </w:r>
      <w:hyperlink w:history="1" w:anchor="HoldDoorsClosed_A">
        <w:r w:rsidR="00F42E76">
          <w:rPr>
            <w:rStyle w:val="ac"/>
          </w:rPr>
          <w:t>HoldDoorsClosed_A</w:t>
        </w:r>
      </w:hyperlink>
      <w:r>
        <w:rPr>
          <w:rFonts w:hint="eastAsia"/>
        </w:rPr>
        <w:t>(k)</w:t>
      </w:r>
    </w:p>
    <w:p w:rsidR="003439CA" w:rsidP="000431E0" w:rsidRDefault="003439CA">
      <w:pPr>
        <w:pStyle w:val="af7"/>
      </w:pPr>
      <w:r>
        <w:rPr>
          <w:rFonts w:hint="eastAsia"/>
        </w:rPr>
        <w:t xml:space="preserve">      = ((</w:t>
      </w:r>
      <w:hyperlink w:history="1" w:anchor="EvacuationNotPossible_A">
        <w:r w:rsidR="00915CD9">
          <w:rPr>
            <w:rStyle w:val="ac"/>
          </w:rPr>
          <w:t>EvacuationNotPossible_A</w:t>
        </w:r>
      </w:hyperlink>
      <w:r>
        <w:t>(k)</w:t>
      </w:r>
      <w:r w:rsidR="00397BD9">
        <w:rPr>
          <w:rFonts w:hint="eastAsia"/>
        </w:rPr>
        <w:t xml:space="preserve"> and </w:t>
      </w:r>
      <w:r>
        <w:rPr>
          <w:rFonts w:hint="eastAsia"/>
        </w:rPr>
        <w:t>(</w:t>
      </w:r>
      <w:r w:rsidR="00C32EC4">
        <w:rPr>
          <w:rFonts w:hint="eastAsia"/>
        </w:rPr>
        <w:t xml:space="preserve">not </w:t>
      </w:r>
      <w:hyperlink w:history="1" w:anchor="EvacuationNotPossible_B">
        <w:r w:rsidR="00915CD9">
          <w:rPr>
            <w:rStyle w:val="ac"/>
          </w:rPr>
          <w:t>EvacuationNotPossible_B</w:t>
        </w:r>
      </w:hyperlink>
      <w:r>
        <w:rPr>
          <w:rFonts w:hint="eastAsia"/>
        </w:rPr>
        <w:t>(k)))</w:t>
      </w:r>
    </w:p>
    <w:p w:rsidR="003439CA" w:rsidP="000431E0" w:rsidRDefault="003439CA">
      <w:pPr>
        <w:pStyle w:val="af7"/>
      </w:pPr>
      <w:r>
        <w:rPr>
          <w:rFonts w:hint="eastAsia"/>
        </w:rPr>
        <w:t xml:space="preserve">        </w:t>
      </w:r>
      <w:r w:rsidR="00397BD9">
        <w:rPr>
          <w:rFonts w:hint="eastAsia"/>
        </w:rPr>
        <w:t xml:space="preserve"> or </w:t>
      </w:r>
      <w:r>
        <w:rPr>
          <w:rFonts w:hint="eastAsia"/>
        </w:rPr>
        <w:t>(</w:t>
      </w:r>
      <w:hyperlink w:history="1" w:anchor="EvacuationNotPossible_A">
        <w:r w:rsidR="00915CD9">
          <w:rPr>
            <w:rStyle w:val="ac"/>
          </w:rPr>
          <w:t>EvacuationNotPossible_A</w:t>
        </w:r>
      </w:hyperlink>
      <w:r>
        <w:t>(k)</w:t>
      </w:r>
      <w:r w:rsidR="00397BD9">
        <w:rPr>
          <w:rFonts w:hint="eastAsia"/>
        </w:rPr>
        <w:t xml:space="preserve"> and </w:t>
      </w:r>
      <w:hyperlink w:history="1" w:anchor="EvacuationNotPossible_B">
        <w:r w:rsidR="00915CD9">
          <w:rPr>
            <w:rStyle w:val="ac"/>
          </w:rPr>
          <w:t>EvacuationNotPossible_B</w:t>
        </w:r>
      </w:hyperlink>
      <w:r>
        <w:rPr>
          <w:rFonts w:hint="eastAsia"/>
        </w:rPr>
        <w:t>(k)</w:t>
      </w:r>
    </w:p>
    <w:p w:rsidR="003439CA" w:rsidP="000431E0" w:rsidRDefault="003439CA">
      <w:pPr>
        <w:pStyle w:val="af7"/>
      </w:pPr>
      <w:r>
        <w:rPr>
          <w:rFonts w:hint="eastAsia"/>
        </w:rPr>
        <w:t xml:space="preserve">             </w:t>
      </w:r>
      <w:r w:rsidR="00397BD9">
        <w:rPr>
          <w:rFonts w:hint="eastAsia"/>
        </w:rPr>
        <w:t xml:space="preserve"> and </w:t>
      </w:r>
      <w:hyperlink w:history="1" w:anchor="ATPsetting">
        <w:r w:rsidR="00786D0B">
          <w:rPr>
            <w:rStyle w:val="ac"/>
          </w:rPr>
          <w:t>ATPsetting</w:t>
        </w:r>
      </w:hyperlink>
      <w:r>
        <w:rPr>
          <w:rFonts w:hint="eastAsia"/>
        </w:rPr>
        <w:t>.</w:t>
      </w:r>
      <w:r w:rsidR="00662F6E">
        <w:rPr>
          <w:rFonts w:hint="eastAsia"/>
        </w:rPr>
        <w:t>EvacuationTrainEnd</w:t>
      </w:r>
      <w:r>
        <w:rPr>
          <w:rFonts w:hint="eastAsia"/>
        </w:rPr>
        <w:t>))</w:t>
      </w:r>
    </w:p>
    <w:p w:rsidR="003439CA" w:rsidP="000431E0" w:rsidRDefault="00397BD9">
      <w:pPr>
        <w:pStyle w:val="af7"/>
      </w:pPr>
      <w:r>
        <w:rPr>
          <w:rFonts w:hint="eastAsia"/>
        </w:rPr>
        <w:t>else:</w:t>
      </w:r>
    </w:p>
    <w:p w:rsidR="003439CA" w:rsidP="000431E0" w:rsidRDefault="003439CA">
      <w:pPr>
        <w:pStyle w:val="af7"/>
      </w:pPr>
      <w:r>
        <w:rPr>
          <w:rFonts w:hint="eastAsia"/>
        </w:rPr>
        <w:t xml:space="preserve"> </w:t>
      </w:r>
      <w:r w:rsidR="003928F2">
        <w:rPr>
          <w:rFonts w:hint="eastAsia"/>
        </w:rPr>
        <w:t xml:space="preserve">   </w:t>
      </w:r>
      <w:hyperlink w:history="1" w:anchor="HoldDoorsClosed_A">
        <w:r w:rsidR="00F42E76">
          <w:rPr>
            <w:rStyle w:val="ac"/>
          </w:rPr>
          <w:t>HoldDoorsClosed_A</w:t>
        </w:r>
      </w:hyperlink>
      <w:r w:rsidR="00397BD9">
        <w:rPr>
          <w:rFonts w:hint="eastAsia"/>
        </w:rPr>
        <w:t xml:space="preserve"> = </w:t>
      </w:r>
      <w:hyperlink w:history="1" w:anchor="HoldDoorsClosed_A">
        <w:r w:rsidR="00F42E76">
          <w:rPr>
            <w:rStyle w:val="ac"/>
          </w:rPr>
          <w:t>HoldDoorsClosed_A</w:t>
        </w:r>
      </w:hyperlink>
      <w:r>
        <w:rPr>
          <w:rFonts w:hint="eastAsia"/>
        </w:rPr>
        <w:t>(k-1)</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806"/>
        </w:rPr>
      </w:pPr>
      <w:del w:author="常鸣" w:date="2014-07-03T14:27:00Z" w:id="10807">
        <w:r w:rsidRPr="008A1414" w:rsidDel="009328EA">
          <w:delText>#S</w:delText>
        </w:r>
      </w:del>
      <w:ins w:author="常鸣" w:date="2014-07-03T14:27:00Z" w:id="10808">
        <w:r w:rsidR="009328EA">
          <w:t>#Allocation=ATP Software</w:t>
        </w:r>
      </w:ins>
      <w:ins w:author="常鸣" w:date="2014-07-03T15:04:00Z" w:id="10809">
        <w:r w:rsidR="006D51C2">
          <w:rPr>
            <w:rFonts w:hint="eastAsia"/>
          </w:rPr>
          <w:t>, Vital Embedded Setting</w:t>
        </w:r>
      </w:ins>
    </w:p>
    <w:p w:rsidRPr="008A1414" w:rsidR="003439CA" w:rsidP="000C0D62" w:rsidRDefault="009328EA">
      <w:pPr>
        <w:pStyle w:val="ReqtifyAltQ"/>
      </w:pPr>
      <w:ins w:author="常鸣" w:date="2014-07-03T14:27:00Z" w:id="10810">
        <w:r>
          <w:t>#S</w:t>
        </w:r>
      </w:ins>
      <w:r w:rsidRPr="008A1414" w:rsidR="003439CA">
        <w:t>ource=</w:t>
      </w:r>
      <w:r w:rsidR="003439CA">
        <w:rPr>
          <w:rFonts w:hint="eastAsia"/>
        </w:rPr>
        <w:t>[iTC_CC-SyAD-0240],</w:t>
      </w:r>
      <w:r w:rsidRPr="009F3CEC" w:rsidR="003439CA">
        <w:rPr>
          <w:rFonts w:hint="eastAsia"/>
        </w:rPr>
        <w:t xml:space="preserve"> </w:t>
      </w:r>
      <w:r w:rsidR="003439CA">
        <w:rPr>
          <w:rFonts w:hint="eastAsia"/>
        </w:rPr>
        <w:t>[iTC_CC-SyAD-0244],</w:t>
      </w:r>
      <w:r w:rsidRPr="009F3CEC" w:rsidR="003439CA">
        <w:rPr>
          <w:rFonts w:hint="eastAsia"/>
        </w:rPr>
        <w:t xml:space="preserve"> </w:t>
      </w:r>
      <w:r w:rsidR="003439CA">
        <w:rPr>
          <w:rFonts w:hint="eastAsia"/>
        </w:rPr>
        <w:t>[iTC_CC-SyAD-0245], [</w:t>
      </w:r>
      <w:r w:rsidR="003439CA">
        <w:t>iTC_CC_ATP_SwHA</w:t>
      </w:r>
      <w:r w:rsidRPr="0032051B" w:rsidR="003439CA">
        <w:t>-0149</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3439CA" w:rsidP="00704491" w:rsidRDefault="003439CA">
      <w:pPr>
        <w:pStyle w:val="ReqtifyAltR"/>
      </w:pPr>
      <w:r>
        <w:t>[iTC_CC_ATP-SwRS-0</w:t>
      </w:r>
      <w:r>
        <w:rPr>
          <w:rFonts w:hint="eastAsia"/>
        </w:rPr>
        <w:t>353</w:t>
      </w:r>
      <w:r>
        <w:t>]</w:t>
      </w:r>
    </w:p>
    <w:p w:rsidR="003439CA" w:rsidP="00C93484" w:rsidRDefault="00F42E76">
      <w:pPr>
        <w:pStyle w:val="Reqtify"/>
      </w:pPr>
      <w:bookmarkStart w:name="HoldDoorsClosed_B" w:id="10811"/>
      <w:r w:rsidRPr="00BF4172">
        <w:rPr>
          <w:rStyle w:val="aff2"/>
        </w:rPr>
        <w:t>HoldDoorsClosed_B</w:t>
      </w:r>
      <w:bookmarkEnd w:id="10811"/>
      <w:r w:rsidR="003439CA">
        <w:rPr>
          <w:rFonts w:hint="eastAsia"/>
        </w:rPr>
        <w:t>，</w:t>
      </w:r>
      <w:r w:rsidR="003439CA">
        <w:rPr>
          <w:rFonts w:hint="eastAsia"/>
        </w:rPr>
        <w:t>B</w:t>
      </w:r>
      <w:r w:rsidR="003439CA">
        <w:rPr>
          <w:rFonts w:hint="eastAsia"/>
        </w:rPr>
        <w:t>侧车门锁闭</w:t>
      </w:r>
    </w:p>
    <w:p w:rsidR="003439CA" w:rsidP="00C93484" w:rsidRDefault="003439CA">
      <w:pPr>
        <w:pStyle w:val="Reqtify"/>
      </w:pPr>
    </w:p>
    <w:p w:rsidRPr="00455667" w:rsidR="003439CA" w:rsidP="00C93484" w:rsidRDefault="003439CA">
      <w:pPr>
        <w:pStyle w:val="Reqtify"/>
      </w:pPr>
      <w:r>
        <w:rPr>
          <w:rFonts w:hint="eastAsia"/>
        </w:rPr>
        <w:t xml:space="preserve">The conditions ATP determining the </w:t>
      </w:r>
      <w:hyperlink w:history="1" w:anchor="HoldDoorsClosed_B">
        <w:r w:rsidR="00F42E76">
          <w:rPr>
            <w:rStyle w:val="ac"/>
          </w:rPr>
          <w:t>HoldDoorsClosed_B</w:t>
        </w:r>
      </w:hyperlink>
      <w:r>
        <w:rPr>
          <w:rFonts w:hint="eastAsia"/>
        </w:rPr>
        <w:t xml:space="preserve"> show as following </w:t>
      </w:r>
      <w:r w:rsidRPr="00F8592A">
        <w:t>ARDL</w:t>
      </w:r>
      <w:r w:rsidRPr="00F8592A" w:rsidDel="00F8592A">
        <w:rPr>
          <w:rFonts w:hint="eastAsia"/>
        </w:rPr>
        <w:t xml:space="preserve"> </w:t>
      </w:r>
      <w:r>
        <w:rPr>
          <w:rFonts w:hint="eastAsia"/>
        </w:rPr>
        <w:t>:</w:t>
      </w:r>
    </w:p>
    <w:p w:rsidR="005675AE" w:rsidP="000431E0" w:rsidRDefault="00397BD9">
      <w:pPr>
        <w:pStyle w:val="af7"/>
      </w:pPr>
      <w:r>
        <w:rPr>
          <w:rFonts w:hint="eastAsia"/>
        </w:rPr>
        <w:t>if (</w:t>
      </w:r>
      <w:r w:rsidR="00C32EC4">
        <w:rPr>
          <w:rFonts w:hint="eastAsia"/>
        </w:rPr>
        <w:t>Initialization</w:t>
      </w:r>
    </w:p>
    <w:p w:rsidR="003439CA" w:rsidP="000431E0" w:rsidRDefault="003439CA">
      <w:pPr>
        <w:pStyle w:val="af7"/>
      </w:pPr>
      <w:r>
        <w:rPr>
          <w:rFonts w:hint="eastAsia"/>
        </w:rPr>
        <w:t xml:space="preserve">    </w:t>
      </w:r>
      <w:r w:rsidR="00397BD9">
        <w:rPr>
          <w:rFonts w:hint="eastAsia"/>
        </w:rPr>
        <w:t xml:space="preserve"> or </w:t>
      </w:r>
      <w:r>
        <w:rPr>
          <w:rFonts w:hint="eastAsia"/>
        </w:rPr>
        <w:t>(</w:t>
      </w:r>
      <w:hyperlink w:history="1" w:anchor="ValidTrainKinematic">
        <w:r w:rsidR="008B283E">
          <w:rPr>
            <w:rStyle w:val="ac"/>
          </w:rPr>
          <w:t>ValidTrainKinematic</w:t>
        </w:r>
      </w:hyperlink>
      <w:r>
        <w:rPr>
          <w:rFonts w:hint="eastAsia"/>
        </w:rPr>
        <w:t xml:space="preserve">(k) != </w:t>
      </w:r>
      <w:r w:rsidRPr="00354FC4" w:rsidR="00397BD9">
        <w:rPr>
          <w:rStyle w:val="aff1"/>
          <w:rFonts w:hint="eastAsia"/>
        </w:rPr>
        <w:t>True</w:t>
      </w:r>
      <w:r>
        <w:rPr>
          <w:rFonts w:hint="eastAsia"/>
        </w:rPr>
        <w:t>))</w:t>
      </w:r>
    </w:p>
    <w:p w:rsidR="003439CA" w:rsidP="000431E0" w:rsidRDefault="003439CA">
      <w:pPr>
        <w:pStyle w:val="af7"/>
      </w:pPr>
      <w:r>
        <w:rPr>
          <w:rFonts w:hint="eastAsia"/>
        </w:rPr>
        <w:t xml:space="preserve"> </w:t>
      </w:r>
      <w:r w:rsidR="003928F2">
        <w:rPr>
          <w:rFonts w:hint="eastAsia"/>
        </w:rPr>
        <w:t xml:space="preserve">   </w:t>
      </w:r>
      <w:hyperlink w:history="1" w:anchor="HoldDoorsClosed_B">
        <w:r w:rsidR="00F42E76">
          <w:rPr>
            <w:rStyle w:val="ac"/>
          </w:rPr>
          <w:t>HoldDoorsClosed_B</w:t>
        </w:r>
      </w:hyperlink>
      <w:r w:rsidR="00397BD9">
        <w:rPr>
          <w:rFonts w:hint="eastAsia"/>
        </w:rPr>
        <w:t xml:space="preserve"> = </w:t>
      </w:r>
      <w:r w:rsidRPr="00354FC4" w:rsidR="00397BD9">
        <w:rPr>
          <w:rStyle w:val="aff1"/>
          <w:rFonts w:hint="eastAsia"/>
        </w:rPr>
        <w:t>False</w:t>
      </w:r>
    </w:p>
    <w:p w:rsidR="003439CA" w:rsidP="000431E0" w:rsidRDefault="00C32EC4">
      <w:pPr>
        <w:pStyle w:val="af7"/>
      </w:pPr>
      <w:r>
        <w:rPr>
          <w:rFonts w:hint="eastAsia"/>
        </w:rPr>
        <w:t>elif</w:t>
      </w:r>
      <w:r w:rsidR="00397BD9">
        <w:rPr>
          <w:rFonts w:hint="eastAsia"/>
        </w:rPr>
        <w:t xml:space="preserve"> (</w:t>
      </w:r>
      <w:hyperlink w:history="1" w:anchor="TrainMaxSpeed">
        <w:r w:rsidR="00047F0A">
          <w:rPr>
            <w:rStyle w:val="ac"/>
          </w:rPr>
          <w:t>TrainMaxSpeed</w:t>
        </w:r>
      </w:hyperlink>
      <w:r w:rsidR="003439CA">
        <w:rPr>
          <w:rFonts w:hint="eastAsia"/>
        </w:rPr>
        <w:t xml:space="preserve">(k) &gt; </w:t>
      </w:r>
      <w:hyperlink w:history="1" w:anchor="ATPsetting">
        <w:r w:rsidR="00786D0B">
          <w:rPr>
            <w:rStyle w:val="ac"/>
          </w:rPr>
          <w:t>ATPsetting</w:t>
        </w:r>
      </w:hyperlink>
      <w:r w:rsidRPr="00634120" w:rsidR="003439CA">
        <w:t>.</w:t>
      </w:r>
      <w:r w:rsidR="003439CA">
        <w:rPr>
          <w:rFonts w:hint="eastAsia"/>
        </w:rPr>
        <w:t>D</w:t>
      </w:r>
      <w:r w:rsidR="00760278">
        <w:rPr>
          <w:rFonts w:hint="eastAsia"/>
        </w:rPr>
        <w:t>oorTrainLockingSpeed</w:t>
      </w:r>
      <w:r w:rsidR="003439CA">
        <w:rPr>
          <w:rFonts w:hint="eastAsia"/>
        </w:rPr>
        <w:t>)</w:t>
      </w:r>
    </w:p>
    <w:p w:rsidR="003439CA" w:rsidP="000431E0" w:rsidRDefault="003439CA">
      <w:pPr>
        <w:pStyle w:val="af7"/>
      </w:pPr>
      <w:r>
        <w:rPr>
          <w:rFonts w:hint="eastAsia"/>
        </w:rPr>
        <w:t xml:space="preserve"> </w:t>
      </w:r>
      <w:r w:rsidR="003928F2">
        <w:rPr>
          <w:rFonts w:hint="eastAsia"/>
        </w:rPr>
        <w:t xml:space="preserve">   </w:t>
      </w:r>
      <w:hyperlink w:history="1" w:anchor="HoldDoorsClosed_B">
        <w:r w:rsidR="00F42E76">
          <w:rPr>
            <w:rStyle w:val="ac"/>
          </w:rPr>
          <w:t>HoldDoorsClosed_B</w:t>
        </w:r>
      </w:hyperlink>
      <w:r w:rsidR="00397BD9">
        <w:rPr>
          <w:rFonts w:hint="eastAsia"/>
        </w:rPr>
        <w:t xml:space="preserve"> = </w:t>
      </w:r>
      <w:r w:rsidRPr="00354FC4" w:rsidR="00397BD9">
        <w:rPr>
          <w:rStyle w:val="aff1"/>
          <w:rFonts w:hint="eastAsia"/>
        </w:rPr>
        <w:t>True</w:t>
      </w:r>
    </w:p>
    <w:p w:rsidR="003439CA" w:rsidP="000431E0" w:rsidRDefault="00C32EC4">
      <w:pPr>
        <w:pStyle w:val="af7"/>
      </w:pPr>
      <w:r>
        <w:rPr>
          <w:rFonts w:hint="eastAsia"/>
        </w:rPr>
        <w:t>elif</w:t>
      </w:r>
      <w:r w:rsidR="00397BD9">
        <w:rPr>
          <w:rFonts w:hint="eastAsia"/>
        </w:rPr>
        <w:t xml:space="preserve"> (</w:t>
      </w:r>
      <w:hyperlink w:history="1" w:anchor="TrainMaxSpeed">
        <w:r w:rsidR="00047F0A">
          <w:rPr>
            <w:rStyle w:val="ac"/>
          </w:rPr>
          <w:t>TrainMaxSpeed</w:t>
        </w:r>
      </w:hyperlink>
      <w:r w:rsidR="003439CA">
        <w:rPr>
          <w:rFonts w:hint="eastAsia"/>
        </w:rPr>
        <w:t xml:space="preserve">(k) &lt;= </w:t>
      </w:r>
      <w:hyperlink w:history="1" w:anchor="ATPsetting">
        <w:r w:rsidR="00786D0B">
          <w:rPr>
            <w:rStyle w:val="ac"/>
          </w:rPr>
          <w:t>ATPsetting</w:t>
        </w:r>
      </w:hyperlink>
      <w:r w:rsidRPr="00634120" w:rsidR="003439CA">
        <w:t>.</w:t>
      </w:r>
      <w:r w:rsidR="003439CA">
        <w:rPr>
          <w:rFonts w:hint="eastAsia"/>
        </w:rPr>
        <w:t>D</w:t>
      </w:r>
      <w:r w:rsidR="00760278">
        <w:rPr>
          <w:rFonts w:hint="eastAsia"/>
        </w:rPr>
        <w:t>oorTrainUnlockingSpeed</w:t>
      </w:r>
      <w:r w:rsidR="003439CA">
        <w:rPr>
          <w:rFonts w:hint="eastAsia"/>
        </w:rPr>
        <w:t>)</w:t>
      </w:r>
    </w:p>
    <w:p w:rsidR="003439CA" w:rsidP="000431E0" w:rsidRDefault="003439CA">
      <w:pPr>
        <w:pStyle w:val="af7"/>
      </w:pPr>
      <w:r>
        <w:rPr>
          <w:rFonts w:hint="eastAsia"/>
        </w:rPr>
        <w:t xml:space="preserve"> </w:t>
      </w:r>
      <w:r w:rsidR="003928F2">
        <w:rPr>
          <w:rFonts w:hint="eastAsia"/>
        </w:rPr>
        <w:t xml:space="preserve">   </w:t>
      </w:r>
      <w:hyperlink w:history="1" w:anchor="HoldDoorsClosed_B">
        <w:r w:rsidR="00F42E76">
          <w:rPr>
            <w:rStyle w:val="ac"/>
          </w:rPr>
          <w:t>HoldDoorsClosed_B</w:t>
        </w:r>
      </w:hyperlink>
      <w:r>
        <w:rPr>
          <w:rFonts w:hint="eastAsia"/>
        </w:rPr>
        <w:t>(k)</w:t>
      </w:r>
    </w:p>
    <w:p w:rsidR="003439CA" w:rsidP="000431E0" w:rsidRDefault="003439CA">
      <w:pPr>
        <w:pStyle w:val="af7"/>
      </w:pPr>
      <w:r>
        <w:rPr>
          <w:rFonts w:hint="eastAsia"/>
        </w:rPr>
        <w:t xml:space="preserve">      = ((</w:t>
      </w:r>
      <w:hyperlink w:history="1" w:anchor="EvacuationNotPossible_B">
        <w:r w:rsidR="00915CD9">
          <w:rPr>
            <w:rStyle w:val="ac"/>
          </w:rPr>
          <w:t>EvacuationNotPossible_B</w:t>
        </w:r>
      </w:hyperlink>
      <w:r>
        <w:t>(k)</w:t>
      </w:r>
      <w:r w:rsidR="00397BD9">
        <w:rPr>
          <w:rFonts w:hint="eastAsia"/>
        </w:rPr>
        <w:t xml:space="preserve"> and </w:t>
      </w:r>
      <w:r>
        <w:rPr>
          <w:rFonts w:hint="eastAsia"/>
        </w:rPr>
        <w:t>(</w:t>
      </w:r>
      <w:r w:rsidR="00C32EC4">
        <w:rPr>
          <w:rFonts w:hint="eastAsia"/>
        </w:rPr>
        <w:t xml:space="preserve">not </w:t>
      </w:r>
      <w:hyperlink w:history="1" w:anchor="EvacuationNotPossible_A">
        <w:r w:rsidR="00915CD9">
          <w:rPr>
            <w:rStyle w:val="ac"/>
          </w:rPr>
          <w:t>EvacuationNotPossible_A</w:t>
        </w:r>
      </w:hyperlink>
      <w:r>
        <w:rPr>
          <w:rFonts w:hint="eastAsia"/>
        </w:rPr>
        <w:t>(k)))</w:t>
      </w:r>
    </w:p>
    <w:p w:rsidR="003439CA" w:rsidP="000431E0" w:rsidRDefault="003439CA">
      <w:pPr>
        <w:pStyle w:val="af7"/>
      </w:pPr>
      <w:r>
        <w:rPr>
          <w:rFonts w:hint="eastAsia"/>
        </w:rPr>
        <w:t xml:space="preserve">        </w:t>
      </w:r>
      <w:r w:rsidR="00397BD9">
        <w:rPr>
          <w:rFonts w:hint="eastAsia"/>
        </w:rPr>
        <w:t xml:space="preserve"> or </w:t>
      </w:r>
      <w:r>
        <w:rPr>
          <w:rFonts w:hint="eastAsia"/>
        </w:rPr>
        <w:t>(</w:t>
      </w:r>
      <w:hyperlink w:history="1" w:anchor="EvacuationNotPossible_A">
        <w:r w:rsidR="00915CD9">
          <w:rPr>
            <w:rStyle w:val="ac"/>
          </w:rPr>
          <w:t>EvacuationNotPossible_A</w:t>
        </w:r>
      </w:hyperlink>
      <w:r>
        <w:t>(k)</w:t>
      </w:r>
      <w:r w:rsidR="00397BD9">
        <w:rPr>
          <w:rFonts w:hint="eastAsia"/>
        </w:rPr>
        <w:t xml:space="preserve"> and </w:t>
      </w:r>
      <w:hyperlink w:history="1" w:anchor="EvacuationNotPossible_B">
        <w:r w:rsidR="00915CD9">
          <w:rPr>
            <w:rStyle w:val="ac"/>
          </w:rPr>
          <w:t>EvacuationNotPossible_B</w:t>
        </w:r>
      </w:hyperlink>
      <w:r>
        <w:rPr>
          <w:rFonts w:hint="eastAsia"/>
        </w:rPr>
        <w:t>(k)</w:t>
      </w:r>
    </w:p>
    <w:p w:rsidR="003439CA" w:rsidP="000431E0" w:rsidRDefault="003439CA">
      <w:pPr>
        <w:pStyle w:val="af7"/>
      </w:pPr>
      <w:r>
        <w:rPr>
          <w:rFonts w:hint="eastAsia"/>
        </w:rPr>
        <w:t xml:space="preserve">             </w:t>
      </w:r>
      <w:r w:rsidR="00397BD9">
        <w:rPr>
          <w:rFonts w:hint="eastAsia"/>
        </w:rPr>
        <w:t xml:space="preserve"> and </w:t>
      </w:r>
      <w:hyperlink w:history="1" w:anchor="ATPsetting">
        <w:r w:rsidR="00786D0B">
          <w:rPr>
            <w:rStyle w:val="ac"/>
          </w:rPr>
          <w:t>ATPsetting</w:t>
        </w:r>
      </w:hyperlink>
      <w:r>
        <w:rPr>
          <w:rFonts w:hint="eastAsia"/>
        </w:rPr>
        <w:t>.</w:t>
      </w:r>
      <w:r w:rsidR="00662F6E">
        <w:rPr>
          <w:rFonts w:hint="eastAsia"/>
        </w:rPr>
        <w:t>EvacuationTrainEnd</w:t>
      </w:r>
      <w:r>
        <w:rPr>
          <w:rFonts w:hint="eastAsia"/>
        </w:rPr>
        <w:t>))</w:t>
      </w:r>
    </w:p>
    <w:p w:rsidR="003439CA" w:rsidP="000431E0" w:rsidRDefault="00397BD9">
      <w:pPr>
        <w:pStyle w:val="af7"/>
      </w:pPr>
      <w:r>
        <w:rPr>
          <w:rFonts w:hint="eastAsia"/>
        </w:rPr>
        <w:t>else:</w:t>
      </w:r>
    </w:p>
    <w:p w:rsidR="003439CA" w:rsidP="000431E0" w:rsidRDefault="003439CA">
      <w:pPr>
        <w:pStyle w:val="af7"/>
      </w:pPr>
      <w:r>
        <w:rPr>
          <w:rFonts w:hint="eastAsia"/>
        </w:rPr>
        <w:t xml:space="preserve"> </w:t>
      </w:r>
      <w:r w:rsidR="003928F2">
        <w:rPr>
          <w:rFonts w:hint="eastAsia"/>
        </w:rPr>
        <w:t xml:space="preserve">   </w:t>
      </w:r>
      <w:hyperlink w:history="1" w:anchor="HoldDoorsClosed_B">
        <w:r w:rsidR="00F42E76">
          <w:rPr>
            <w:rStyle w:val="ac"/>
          </w:rPr>
          <w:t>HoldDoorsClosed_B</w:t>
        </w:r>
      </w:hyperlink>
      <w:r w:rsidR="00397BD9">
        <w:rPr>
          <w:rFonts w:hint="eastAsia"/>
        </w:rPr>
        <w:t xml:space="preserve"> = </w:t>
      </w:r>
      <w:hyperlink w:history="1" w:anchor="HoldDoorsClosed_B">
        <w:r w:rsidR="00F42E76">
          <w:rPr>
            <w:rStyle w:val="ac"/>
          </w:rPr>
          <w:t>HoldDoorsClosed_B</w:t>
        </w:r>
      </w:hyperlink>
      <w:r>
        <w:rPr>
          <w:rFonts w:hint="eastAsia"/>
        </w:rPr>
        <w:t>(k-1)</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812"/>
        </w:rPr>
      </w:pPr>
      <w:del w:author="常鸣" w:date="2014-07-03T14:27:00Z" w:id="10813">
        <w:r w:rsidRPr="008A1414" w:rsidDel="009328EA">
          <w:delText>#S</w:delText>
        </w:r>
      </w:del>
      <w:ins w:author="常鸣" w:date="2014-07-03T14:27:00Z" w:id="10814">
        <w:r w:rsidR="009328EA">
          <w:t>#Allocation=ATP Software</w:t>
        </w:r>
      </w:ins>
      <w:ins w:author="常鸣" w:date="2014-07-03T15:04:00Z" w:id="10815">
        <w:r w:rsidR="006D51C2">
          <w:rPr>
            <w:rFonts w:hint="eastAsia"/>
          </w:rPr>
          <w:t>, Vital Embedded Setting</w:t>
        </w:r>
      </w:ins>
    </w:p>
    <w:p w:rsidRPr="008A1414" w:rsidR="003439CA" w:rsidP="000C0D62" w:rsidRDefault="009328EA">
      <w:pPr>
        <w:pStyle w:val="ReqtifyAltQ"/>
      </w:pPr>
      <w:ins w:author="常鸣" w:date="2014-07-03T14:27:00Z" w:id="10816">
        <w:r>
          <w:t>#S</w:t>
        </w:r>
      </w:ins>
      <w:r w:rsidRPr="008A1414" w:rsidR="003439CA">
        <w:t>ource=</w:t>
      </w:r>
      <w:r w:rsidR="003439CA">
        <w:rPr>
          <w:rFonts w:hint="eastAsia"/>
        </w:rPr>
        <w:t>[iTC_CC-SyAD-0240],</w:t>
      </w:r>
      <w:r w:rsidRPr="009F3CEC" w:rsidR="003439CA">
        <w:rPr>
          <w:rFonts w:hint="eastAsia"/>
        </w:rPr>
        <w:t xml:space="preserve"> </w:t>
      </w:r>
      <w:r w:rsidR="003439CA">
        <w:rPr>
          <w:rFonts w:hint="eastAsia"/>
        </w:rPr>
        <w:t>[iTC_CC-SyAD-0244],</w:t>
      </w:r>
      <w:r w:rsidRPr="009F3CEC" w:rsidR="003439CA">
        <w:rPr>
          <w:rFonts w:hint="eastAsia"/>
        </w:rPr>
        <w:t xml:space="preserve"> </w:t>
      </w:r>
      <w:r w:rsidR="003439CA">
        <w:rPr>
          <w:rFonts w:hint="eastAsia"/>
        </w:rPr>
        <w:t>[iTC_CC-SyAD-0245], [</w:t>
      </w:r>
      <w:r w:rsidR="003439CA">
        <w:t>iTC_CC_ATP_SwHA</w:t>
      </w:r>
      <w:r w:rsidRPr="0032051B" w:rsidR="003439CA">
        <w:t>-0149</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3439CA" w:rsidP="0012674A" w:rsidRDefault="003439CA">
      <w:pPr>
        <w:pStyle w:val="4"/>
      </w:pPr>
      <w:r>
        <w:rPr>
          <w:rFonts w:hint="eastAsia"/>
        </w:rPr>
        <w:t>Evacuation requirement</w:t>
      </w:r>
    </w:p>
    <w:p w:rsidR="003439CA" w:rsidP="00C93484" w:rsidRDefault="003439CA">
      <w:pPr>
        <w:pStyle w:val="Reqtify"/>
      </w:pPr>
      <w:r>
        <w:rPr>
          <w:rFonts w:hint="eastAsia"/>
        </w:rPr>
        <w:lastRenderedPageBreak/>
        <w:t>当列车在站内发车，或者未完全出站时，如果乘客拉下了两侧车门的紧急逃生手柄，则</w:t>
      </w:r>
      <w:r>
        <w:rPr>
          <w:rFonts w:hint="eastAsia"/>
        </w:rPr>
        <w:t>ATP</w:t>
      </w:r>
      <w:r>
        <w:rPr>
          <w:rFonts w:hint="eastAsia"/>
        </w:rPr>
        <w:t>应当输出</w:t>
      </w:r>
      <w:r>
        <w:rPr>
          <w:rFonts w:hint="eastAsia"/>
        </w:rPr>
        <w:t>EB</w:t>
      </w:r>
      <w:r>
        <w:rPr>
          <w:rFonts w:hint="eastAsia"/>
        </w:rPr>
        <w:t>，使得列车停止；但如果列车已在区间运行，乘客拉下紧急逃生手柄，则</w:t>
      </w:r>
      <w:r>
        <w:rPr>
          <w:rFonts w:hint="eastAsia"/>
        </w:rPr>
        <w:t>ATP</w:t>
      </w:r>
      <w:r>
        <w:rPr>
          <w:rFonts w:hint="eastAsia"/>
        </w:rPr>
        <w:t>不应当输出</w:t>
      </w:r>
      <w:r>
        <w:rPr>
          <w:rFonts w:hint="eastAsia"/>
        </w:rPr>
        <w:t>EB</w:t>
      </w:r>
      <w:r>
        <w:rPr>
          <w:rFonts w:hint="eastAsia"/>
        </w:rPr>
        <w:t>。</w:t>
      </w:r>
    </w:p>
    <w:p w:rsidRPr="00410083" w:rsidR="003439CA" w:rsidP="00C93484" w:rsidRDefault="003439CA">
      <w:pPr>
        <w:pStyle w:val="Reqtify"/>
      </w:pPr>
      <w:r>
        <w:rPr>
          <w:rFonts w:hint="eastAsia"/>
        </w:rPr>
        <w:t>When the train is just leaving from</w:t>
      </w:r>
      <w:r w:rsidRPr="00410083">
        <w:rPr>
          <w:rFonts w:hint="eastAsia"/>
        </w:rPr>
        <w:t xml:space="preserve"> the </w:t>
      </w:r>
      <w:r>
        <w:rPr>
          <w:rFonts w:hint="eastAsia"/>
        </w:rPr>
        <w:t>platform</w:t>
      </w:r>
      <w:r w:rsidR="00397BD9">
        <w:rPr>
          <w:rFonts w:hint="eastAsia"/>
        </w:rPr>
        <w:t xml:space="preserve"> or </w:t>
      </w:r>
      <w:r>
        <w:rPr>
          <w:rFonts w:hint="eastAsia"/>
        </w:rPr>
        <w:t xml:space="preserve">stops out of </w:t>
      </w:r>
      <w:r w:rsidRPr="00410083">
        <w:rPr>
          <w:rFonts w:hint="eastAsia"/>
        </w:rPr>
        <w:t xml:space="preserve">the </w:t>
      </w:r>
      <w:r>
        <w:rPr>
          <w:rFonts w:hint="eastAsia"/>
        </w:rPr>
        <w:t>station</w:t>
      </w:r>
      <w:r w:rsidRPr="00410083">
        <w:rPr>
          <w:rFonts w:hint="eastAsia"/>
        </w:rPr>
        <w:t>, if</w:t>
      </w:r>
      <w:r>
        <w:rPr>
          <w:rFonts w:hint="eastAsia"/>
        </w:rPr>
        <w:t xml:space="preserve"> the</w:t>
      </w:r>
      <w:r w:rsidRPr="00410083">
        <w:rPr>
          <w:rFonts w:hint="eastAsia"/>
        </w:rPr>
        <w:t xml:space="preserve"> passenger </w:t>
      </w:r>
      <w:r w:rsidRPr="00410083" w:rsidR="002F5731">
        <w:t>pulls down</w:t>
      </w:r>
      <w:r w:rsidRPr="00410083">
        <w:rPr>
          <w:rFonts w:hint="eastAsia"/>
        </w:rPr>
        <w:t xml:space="preserve"> the emergency </w:t>
      </w:r>
      <w:r w:rsidRPr="00410083">
        <w:t>handle,</w:t>
      </w:r>
      <w:r w:rsidRPr="00410083">
        <w:rPr>
          <w:rFonts w:hint="eastAsia"/>
        </w:rPr>
        <w:t xml:space="preserve"> ATP </w:t>
      </w:r>
      <w:r>
        <w:rPr>
          <w:rFonts w:hint="eastAsia"/>
        </w:rPr>
        <w:t>shall</w:t>
      </w:r>
      <w:r w:rsidRPr="00410083">
        <w:rPr>
          <w:rFonts w:hint="eastAsia"/>
        </w:rPr>
        <w:t xml:space="preserve"> </w:t>
      </w:r>
      <w:r>
        <w:rPr>
          <w:rFonts w:hint="eastAsia"/>
        </w:rPr>
        <w:t>trigger</w:t>
      </w:r>
      <w:r w:rsidRPr="00410083">
        <w:rPr>
          <w:rFonts w:hint="eastAsia"/>
        </w:rPr>
        <w:t xml:space="preserve"> EB to stop the train. If the train is running </w:t>
      </w:r>
      <w:r>
        <w:rPr>
          <w:rFonts w:hint="eastAsia"/>
        </w:rPr>
        <w:t>on</w:t>
      </w:r>
      <w:r w:rsidRPr="00410083">
        <w:rPr>
          <w:rFonts w:hint="eastAsia"/>
        </w:rPr>
        <w:t xml:space="preserve"> the interval region, when the passenger pulls down the handle, the ATP </w:t>
      </w:r>
      <w:r>
        <w:rPr>
          <w:rFonts w:hint="eastAsia"/>
        </w:rPr>
        <w:t>shall</w:t>
      </w:r>
      <w:r w:rsidRPr="00410083">
        <w:rPr>
          <w:rFonts w:hint="eastAsia"/>
        </w:rPr>
        <w:t xml:space="preserve"> n</w:t>
      </w:r>
      <w:r>
        <w:rPr>
          <w:rFonts w:hint="eastAsia"/>
        </w:rPr>
        <w:t>ot output EB.</w:t>
      </w:r>
    </w:p>
    <w:p w:rsidR="003439CA" w:rsidP="00C93484" w:rsidRDefault="003439CA">
      <w:pPr>
        <w:pStyle w:val="Reqtify"/>
      </w:pPr>
    </w:p>
    <w:p w:rsidR="003439CA" w:rsidP="00C93484" w:rsidRDefault="003439CA">
      <w:pPr>
        <w:pStyle w:val="Reqtify"/>
      </w:pPr>
    </w:p>
    <w:p w:rsidR="003439CA" w:rsidP="00704491" w:rsidRDefault="003439CA">
      <w:pPr>
        <w:pStyle w:val="ReqtifyAltR"/>
      </w:pPr>
      <w:r>
        <w:t>[iTC_CC_ATP-SwRS-0</w:t>
      </w:r>
      <w:r>
        <w:rPr>
          <w:rFonts w:hint="eastAsia"/>
        </w:rPr>
        <w:t>354</w:t>
      </w:r>
      <w:r>
        <w:t>]</w:t>
      </w:r>
    </w:p>
    <w:p w:rsidR="003439CA" w:rsidP="00C93484" w:rsidRDefault="003439CA">
      <w:pPr>
        <w:pStyle w:val="Reqtify"/>
      </w:pPr>
      <w:bookmarkStart w:name="TrainDockedInStation" w:id="10817"/>
      <w:r w:rsidRPr="006B7EB5">
        <w:rPr>
          <w:rStyle w:val="aff2"/>
        </w:rPr>
        <w:t>Trai</w:t>
      </w:r>
      <w:r>
        <w:rPr>
          <w:rStyle w:val="aff2"/>
          <w:rFonts w:hint="eastAsia"/>
        </w:rPr>
        <w:t>nD</w:t>
      </w:r>
      <w:r w:rsidRPr="006B7EB5">
        <w:rPr>
          <w:rStyle w:val="aff2"/>
        </w:rPr>
        <w:t>ocke</w:t>
      </w:r>
      <w:r>
        <w:rPr>
          <w:rStyle w:val="aff2"/>
          <w:rFonts w:hint="eastAsia"/>
        </w:rPr>
        <w:t>dI</w:t>
      </w:r>
      <w:r w:rsidRPr="006B7EB5">
        <w:rPr>
          <w:rStyle w:val="aff2"/>
        </w:rPr>
        <w:t>n</w:t>
      </w:r>
      <w:r>
        <w:rPr>
          <w:rStyle w:val="aff2"/>
          <w:rFonts w:hint="eastAsia"/>
        </w:rPr>
        <w:t>S</w:t>
      </w:r>
      <w:r w:rsidRPr="006B7EB5">
        <w:rPr>
          <w:rStyle w:val="aff2"/>
        </w:rPr>
        <w:t>tation</w:t>
      </w:r>
      <w:bookmarkEnd w:id="10817"/>
      <w:r>
        <w:rPr>
          <w:rFonts w:hint="eastAsia"/>
        </w:rPr>
        <w:t>，根据开门授权条件判断是否车停在站内。</w:t>
      </w:r>
    </w:p>
    <w:p w:rsidR="003439CA" w:rsidP="00C93484" w:rsidRDefault="003439CA">
      <w:pPr>
        <w:pStyle w:val="Reqtify"/>
      </w:pPr>
      <w:r>
        <w:rPr>
          <w:rFonts w:hint="eastAsia"/>
        </w:rPr>
        <w:t>ATP shall determine whether the train has docked in the station correctly according to conditions of train stopping</w:t>
      </w:r>
      <w:r w:rsidR="00397BD9">
        <w:rPr>
          <w:rFonts w:hint="eastAsia"/>
        </w:rPr>
        <w:t xml:space="preserve"> and </w:t>
      </w:r>
      <w:r>
        <w:rPr>
          <w:rFonts w:hint="eastAsia"/>
        </w:rPr>
        <w:t>doors opening enable.</w:t>
      </w:r>
    </w:p>
    <w:p w:rsidRPr="00821138" w:rsidR="00821138" w:rsidP="000431E0" w:rsidRDefault="00821138">
      <w:pPr>
        <w:pStyle w:val="af7"/>
      </w:pPr>
      <w:r w:rsidRPr="00821138">
        <w:t xml:space="preserve">def </w:t>
      </w:r>
      <w:hyperlink w:history="1" w:anchor="TrainDockedInStation">
        <w:r w:rsidRPr="00BF4172">
          <w:rPr>
            <w:rStyle w:val="ac"/>
          </w:rPr>
          <w:t>TrainDockedInStation</w:t>
        </w:r>
      </w:hyperlink>
      <w:r w:rsidRPr="00821138">
        <w:t>(k):</w:t>
      </w:r>
    </w:p>
    <w:p w:rsidRPr="00821138" w:rsidR="00821138" w:rsidP="000431E0" w:rsidRDefault="00821138">
      <w:pPr>
        <w:pStyle w:val="af7"/>
      </w:pPr>
      <w:r w:rsidRPr="00821138">
        <w:t xml:space="preserve">    </w:t>
      </w:r>
      <w:r w:rsidR="00B354E1">
        <w:rPr>
          <w:rFonts w:hint="eastAsia"/>
        </w:rPr>
        <w:t>return</w:t>
      </w:r>
      <w:r w:rsidRPr="00821138">
        <w:t xml:space="preserve"> (</w:t>
      </w:r>
      <w:hyperlink w:history="1" w:anchor="TrainFilteredStopped">
        <w:r w:rsidR="008B283E">
          <w:rPr>
            <w:rStyle w:val="ac"/>
          </w:rPr>
          <w:t>TrainFilteredStopped</w:t>
        </w:r>
      </w:hyperlink>
      <w:r w:rsidRPr="00821138">
        <w:t>(k)</w:t>
      </w:r>
    </w:p>
    <w:p w:rsidRPr="006C18EB" w:rsidR="006C18EB" w:rsidP="000431E0" w:rsidRDefault="00821138">
      <w:pPr>
        <w:pStyle w:val="af7"/>
      </w:pPr>
      <w:r w:rsidRPr="00821138">
        <w:t xml:space="preserve">        </w:t>
      </w:r>
      <w:r w:rsidR="00B354E1">
        <w:rPr>
          <w:rFonts w:hint="eastAsia"/>
        </w:rPr>
        <w:t xml:space="preserve">     </w:t>
      </w:r>
      <w:r w:rsidRPr="00821138">
        <w:t>and (</w:t>
      </w:r>
      <w:hyperlink w:history="1" w:anchor="EnableDoorOpening_A">
        <w:r w:rsidR="00F42E76">
          <w:rPr>
            <w:rStyle w:val="ac"/>
          </w:rPr>
          <w:t>EnableDoorOpening_A</w:t>
        </w:r>
      </w:hyperlink>
      <w:r w:rsidRPr="006C18EB" w:rsidR="006C18EB">
        <w:t>(k)</w:t>
      </w:r>
    </w:p>
    <w:p w:rsidR="003439CA" w:rsidP="000431E0" w:rsidRDefault="006C18EB">
      <w:pPr>
        <w:pStyle w:val="af7"/>
      </w:pPr>
      <w:r w:rsidRPr="006C18EB">
        <w:t xml:space="preserve">             </w:t>
      </w:r>
      <w:r w:rsidR="00B354E1">
        <w:rPr>
          <w:rFonts w:hint="eastAsia"/>
        </w:rPr>
        <w:t xml:space="preserve">     </w:t>
      </w:r>
      <w:r w:rsidRPr="006C18EB">
        <w:t xml:space="preserve">or </w:t>
      </w:r>
      <w:hyperlink w:history="1" w:anchor="EnableDoorOpening_B">
        <w:r w:rsidR="00915CD9">
          <w:rPr>
            <w:rStyle w:val="ac"/>
          </w:rPr>
          <w:t>EnableDoorOpening_B</w:t>
        </w:r>
      </w:hyperlink>
      <w:r w:rsidRPr="006C18EB">
        <w:t>(k)</w:t>
      </w:r>
      <w:r w:rsidR="00B354E1">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818"/>
        </w:rPr>
      </w:pPr>
      <w:del w:author="常鸣" w:date="2014-07-03T14:27:00Z" w:id="10819">
        <w:r w:rsidRPr="008A1414" w:rsidDel="009328EA">
          <w:delText>#S</w:delText>
        </w:r>
      </w:del>
      <w:ins w:author="常鸣" w:date="2014-07-03T14:27:00Z" w:id="10820">
        <w:r w:rsidR="009328EA">
          <w:t>#Allocation=ATP Software</w:t>
        </w:r>
      </w:ins>
    </w:p>
    <w:p w:rsidRPr="008A1414" w:rsidR="003439CA" w:rsidP="000C0D62" w:rsidRDefault="009328EA">
      <w:pPr>
        <w:pStyle w:val="ReqtifyAltQ"/>
      </w:pPr>
      <w:ins w:author="常鸣" w:date="2014-07-03T14:27:00Z" w:id="10821">
        <w:r>
          <w:t>#S</w:t>
        </w:r>
      </w:ins>
      <w:r w:rsidRPr="008A1414" w:rsidR="003439CA">
        <w:t>ource=</w:t>
      </w:r>
      <w:r w:rsidR="003439CA">
        <w:rPr>
          <w:rFonts w:hint="eastAsia"/>
        </w:rPr>
        <w:t>[iTC_CC-SyAD-0229]</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3439CA" w:rsidP="00704491" w:rsidRDefault="003439CA">
      <w:pPr>
        <w:pStyle w:val="ReqtifyAltR"/>
      </w:pPr>
      <w:r>
        <w:t>[iTC_CC_ATP-SwRS-0</w:t>
      </w:r>
      <w:r>
        <w:rPr>
          <w:rFonts w:hint="eastAsia"/>
        </w:rPr>
        <w:t>355</w:t>
      </w:r>
      <w:r>
        <w:t>]</w:t>
      </w:r>
    </w:p>
    <w:p w:rsidR="006915F5" w:rsidP="00C93484" w:rsidRDefault="00915CD9">
      <w:pPr>
        <w:pStyle w:val="Reqtify"/>
      </w:pPr>
      <w:bookmarkStart w:name="TrainLeavingStation" w:id="10822"/>
      <w:r w:rsidRPr="00BF4172">
        <w:rPr>
          <w:rStyle w:val="aff2"/>
          <w:bCs w:val="0"/>
          <w:iCs w:val="0"/>
        </w:rPr>
        <w:t>TrainLeavingStation</w:t>
      </w:r>
      <w:bookmarkEnd w:id="10822"/>
      <w:r w:rsidRPr="002F7646" w:rsidR="003439CA">
        <w:rPr>
          <w:rFonts w:hint="eastAsia"/>
        </w:rPr>
        <w:t>，</w:t>
      </w:r>
      <w:r w:rsidR="003439CA">
        <w:rPr>
          <w:rFonts w:hint="eastAsia"/>
        </w:rPr>
        <w:t>判断是否在离站过程中</w:t>
      </w:r>
      <w:r w:rsidR="00F90E50">
        <w:rPr>
          <w:rFonts w:hint="eastAsia"/>
        </w:rPr>
        <w:t>。</w:t>
      </w:r>
    </w:p>
    <w:p w:rsidR="006915F5" w:rsidP="00FA0FBB" w:rsidRDefault="003439CA">
      <w:pPr>
        <w:pStyle w:val="AltX"/>
      </w:pPr>
      <w:r>
        <w:rPr>
          <w:rFonts w:hint="eastAsia"/>
        </w:rPr>
        <w:t>从</w:t>
      </w:r>
      <w:hyperlink w:history="1" w:anchor="TrainDockedInStation">
        <w:r w:rsidRPr="00783610">
          <w:rPr>
            <w:rStyle w:val="ac"/>
          </w:rPr>
          <w:t>Trai</w:t>
        </w:r>
        <w:r w:rsidRPr="00783610">
          <w:rPr>
            <w:rStyle w:val="ac"/>
            <w:rFonts w:hint="eastAsia"/>
          </w:rPr>
          <w:t>nD</w:t>
        </w:r>
        <w:r w:rsidRPr="00783610">
          <w:rPr>
            <w:rStyle w:val="ac"/>
          </w:rPr>
          <w:t>ocke</w:t>
        </w:r>
        <w:r w:rsidRPr="00783610">
          <w:rPr>
            <w:rStyle w:val="ac"/>
            <w:rFonts w:hint="eastAsia"/>
          </w:rPr>
          <w:t>dI</w:t>
        </w:r>
        <w:r w:rsidRPr="00783610">
          <w:rPr>
            <w:rStyle w:val="ac"/>
          </w:rPr>
          <w:t>n</w:t>
        </w:r>
        <w:r w:rsidRPr="00783610">
          <w:rPr>
            <w:rStyle w:val="ac"/>
            <w:rFonts w:hint="eastAsia"/>
          </w:rPr>
          <w:t>S</w:t>
        </w:r>
        <w:r w:rsidRPr="00783610">
          <w:rPr>
            <w:rStyle w:val="ac"/>
          </w:rPr>
          <w:t>tation</w:t>
        </w:r>
      </w:hyperlink>
      <w:r>
        <w:rPr>
          <w:rFonts w:hint="eastAsia"/>
        </w:rPr>
        <w:t>由</w:t>
      </w:r>
      <w:r w:rsidR="00397BD9">
        <w:rPr>
          <w:rStyle w:val="aff1"/>
        </w:rPr>
        <w:t>True</w:t>
      </w:r>
      <w:r>
        <w:rPr>
          <w:rFonts w:hint="eastAsia"/>
        </w:rPr>
        <w:t>变为</w:t>
      </w:r>
      <w:r w:rsidR="00397BD9">
        <w:rPr>
          <w:rStyle w:val="aff1"/>
        </w:rPr>
        <w:t>False</w:t>
      </w:r>
      <w:r>
        <w:rPr>
          <w:rFonts w:hint="eastAsia"/>
        </w:rPr>
        <w:t>开始，如果列车测速有效，累加</w:t>
      </w:r>
      <w:hyperlink w:history="1" w:anchor="MaximumTrainMotion">
        <w:r w:rsidRPr="005B0A13" w:rsidR="008A298D">
          <w:rPr>
            <w:rStyle w:val="ac"/>
          </w:rPr>
          <w:t>MaximumTrainMotion</w:t>
        </w:r>
      </w:hyperlink>
      <w:r>
        <w:rPr>
          <w:rFonts w:hint="eastAsia"/>
        </w:rPr>
        <w:t>距离</w:t>
      </w:r>
      <w:r w:rsidR="00F90E50">
        <w:rPr>
          <w:rFonts w:hint="eastAsia"/>
        </w:rPr>
        <w:t>：</w:t>
      </w:r>
    </w:p>
    <w:p w:rsidR="006915F5" w:rsidP="006915F5" w:rsidRDefault="003439CA">
      <w:pPr>
        <w:pStyle w:val="AltZ"/>
      </w:pPr>
      <w:r>
        <w:rPr>
          <w:rFonts w:hint="eastAsia"/>
        </w:rPr>
        <w:t>如果其绝对值在</w:t>
      </w:r>
      <w:r w:rsidR="00B56A93">
        <w:rPr>
          <w:rFonts w:hint="eastAsia"/>
        </w:rPr>
        <w:t>[</w:t>
      </w:r>
      <w:r w:rsidRPr="00B1730D">
        <w:rPr>
          <w:rStyle w:val="aff1"/>
        </w:rPr>
        <w:t>0</w:t>
      </w:r>
      <w:r w:rsidRPr="00634120">
        <w:t xml:space="preserve">, </w:t>
      </w:r>
      <w:hyperlink w:history="1" w:anchor="ATPsetting">
        <w:r w:rsidR="00786D0B">
          <w:rPr>
            <w:rStyle w:val="ac"/>
          </w:rPr>
          <w:t>ATPsetting</w:t>
        </w:r>
      </w:hyperlink>
      <w:r w:rsidRPr="00634120">
        <w:t>.</w:t>
      </w:r>
      <w:r w:rsidR="00662F6E">
        <w:rPr>
          <w:rFonts w:hint="eastAsia"/>
        </w:rPr>
        <w:t>EvacuationStationAreaLength</w:t>
      </w:r>
      <w:r w:rsidRPr="00634120">
        <w:t>]</w:t>
      </w:r>
      <w:r>
        <w:rPr>
          <w:rFonts w:hint="eastAsia"/>
        </w:rPr>
        <w:t>范围内，则设置</w:t>
      </w:r>
      <w:r w:rsidRPr="00790F62">
        <w:rPr>
          <w:rStyle w:val="aff2"/>
          <w:rFonts w:hint="eastAsia"/>
        </w:rPr>
        <w:t>TrainLeavingStation</w:t>
      </w:r>
      <w:r>
        <w:rPr>
          <w:rFonts w:hint="eastAsia"/>
        </w:rPr>
        <w:t>为</w:t>
      </w:r>
      <w:r w:rsidR="00397BD9">
        <w:rPr>
          <w:rStyle w:val="aff1"/>
        </w:rPr>
        <w:t>True</w:t>
      </w:r>
      <w:r w:rsidR="006915F5">
        <w:rPr>
          <w:rFonts w:hint="eastAsia"/>
        </w:rPr>
        <w:t>；</w:t>
      </w:r>
      <w:r>
        <w:rPr>
          <w:rFonts w:hint="eastAsia"/>
        </w:rPr>
        <w:t>否则为</w:t>
      </w:r>
      <w:r w:rsidR="00397BD9">
        <w:rPr>
          <w:rStyle w:val="aff1"/>
        </w:rPr>
        <w:t>False</w:t>
      </w:r>
      <w:r>
        <w:rPr>
          <w:rFonts w:hint="eastAsia"/>
        </w:rPr>
        <w:t>。</w:t>
      </w:r>
    </w:p>
    <w:p w:rsidR="00F90E50" w:rsidP="006915F5" w:rsidRDefault="003439CA">
      <w:pPr>
        <w:pStyle w:val="AltZ"/>
      </w:pPr>
      <w:r>
        <w:rPr>
          <w:rFonts w:hint="eastAsia"/>
        </w:rPr>
        <w:t>即如果列车出站后又倒车回到上述范围内，也应认为是</w:t>
      </w:r>
      <w:r w:rsidRPr="00790F62">
        <w:rPr>
          <w:rStyle w:val="aff2"/>
          <w:rFonts w:hint="eastAsia"/>
        </w:rPr>
        <w:t>TrainLeavingStation</w:t>
      </w:r>
      <w:r>
        <w:rPr>
          <w:rFonts w:hint="eastAsia"/>
        </w:rPr>
        <w:t>。</w:t>
      </w:r>
    </w:p>
    <w:p w:rsidR="003439CA" w:rsidP="00FA0FBB" w:rsidRDefault="003439CA">
      <w:pPr>
        <w:pStyle w:val="AltX"/>
      </w:pPr>
      <w:r>
        <w:rPr>
          <w:rFonts w:hint="eastAsia"/>
        </w:rPr>
        <w:t>如果列车运动学无效，则设置该值为</w:t>
      </w:r>
      <w:r w:rsidR="00397BD9">
        <w:rPr>
          <w:rStyle w:val="aff1"/>
          <w:rFonts w:hint="eastAsia"/>
        </w:rPr>
        <w:t>False</w:t>
      </w:r>
      <w:r>
        <w:rPr>
          <w:rFonts w:hint="eastAsia"/>
        </w:rPr>
        <w:t>并清除累加距离。</w:t>
      </w:r>
    </w:p>
    <w:p w:rsidR="006915F5" w:rsidP="00C93484" w:rsidRDefault="003439CA">
      <w:pPr>
        <w:pStyle w:val="Reqtify"/>
      </w:pPr>
      <w:r w:rsidRPr="00634120">
        <w:t>The train is said to be leaving the station</w:t>
      </w:r>
      <w:r w:rsidR="006915F5">
        <w:rPr>
          <w:rFonts w:hint="eastAsia"/>
        </w:rPr>
        <w:t>:</w:t>
      </w:r>
    </w:p>
    <w:p w:rsidR="006915F5" w:rsidP="00FA0FBB" w:rsidRDefault="003439CA">
      <w:pPr>
        <w:pStyle w:val="AltX"/>
      </w:pPr>
      <w:r w:rsidRPr="00634120">
        <w:t>if since last time train has been detected docked in station (</w:t>
      </w:r>
      <w:hyperlink w:history="1" w:anchor="TrainDockedInStation">
        <w:r w:rsidRPr="00783610">
          <w:rPr>
            <w:rStyle w:val="ac"/>
          </w:rPr>
          <w:t>Trai</w:t>
        </w:r>
        <w:r w:rsidRPr="00783610">
          <w:rPr>
            <w:rStyle w:val="ac"/>
            <w:rFonts w:hint="eastAsia"/>
          </w:rPr>
          <w:t>nD</w:t>
        </w:r>
        <w:r w:rsidRPr="00783610">
          <w:rPr>
            <w:rStyle w:val="ac"/>
          </w:rPr>
          <w:t>ocke</w:t>
        </w:r>
        <w:r w:rsidRPr="00783610">
          <w:rPr>
            <w:rStyle w:val="ac"/>
            <w:rFonts w:hint="eastAsia"/>
          </w:rPr>
          <w:t>dI</w:t>
        </w:r>
        <w:r w:rsidRPr="00783610">
          <w:rPr>
            <w:rStyle w:val="ac"/>
          </w:rPr>
          <w:t>n</w:t>
        </w:r>
        <w:r w:rsidRPr="00783610">
          <w:rPr>
            <w:rStyle w:val="ac"/>
            <w:rFonts w:hint="eastAsia"/>
          </w:rPr>
          <w:t>S</w:t>
        </w:r>
        <w:r w:rsidRPr="00783610">
          <w:rPr>
            <w:rStyle w:val="ac"/>
          </w:rPr>
          <w:t>tation</w:t>
        </w:r>
      </w:hyperlink>
      <w:r w:rsidRPr="00634120">
        <w:t xml:space="preserve">), the cumulated </w:t>
      </w:r>
      <w:r>
        <w:rPr>
          <w:rFonts w:hint="eastAsia"/>
        </w:rPr>
        <w:t xml:space="preserve">of the absolute value of </w:t>
      </w:r>
      <w:hyperlink w:history="1" w:anchor="MaximumTrainMotion">
        <w:r w:rsidRPr="005B0A13" w:rsidR="008A298D">
          <w:rPr>
            <w:rStyle w:val="ac"/>
          </w:rPr>
          <w:t>MaximumTrainMotion</w:t>
        </w:r>
      </w:hyperlink>
      <w:r w:rsidRPr="00634120">
        <w:t xml:space="preserve"> is in the range </w:t>
      </w:r>
      <w:r w:rsidR="00B56A93">
        <w:rPr>
          <w:rFonts w:hint="eastAsia"/>
        </w:rPr>
        <w:t>[</w:t>
      </w:r>
      <w:r w:rsidRPr="00B1730D">
        <w:rPr>
          <w:rStyle w:val="aff1"/>
        </w:rPr>
        <w:t>0</w:t>
      </w:r>
      <w:r w:rsidRPr="00634120">
        <w:t xml:space="preserve">, </w:t>
      </w:r>
      <w:hyperlink w:history="1" w:anchor="ATPsetting">
        <w:r w:rsidR="00786D0B">
          <w:rPr>
            <w:rStyle w:val="ac"/>
          </w:rPr>
          <w:t>ATPsetting</w:t>
        </w:r>
      </w:hyperlink>
      <w:r w:rsidRPr="00634120">
        <w:t>.</w:t>
      </w:r>
      <w:r w:rsidRPr="007F33AE" w:rsidR="007F33AE">
        <w:rPr>
          <w:rFonts w:hint="eastAsia"/>
        </w:rPr>
        <w:t>EvacuationStationAreaLength</w:t>
      </w:r>
      <w:r w:rsidRPr="00634120">
        <w:t>]</w:t>
      </w:r>
      <w:r w:rsidR="006915F5">
        <w:rPr>
          <w:rFonts w:hint="eastAsia"/>
        </w:rPr>
        <w:t xml:space="preserve"> </w:t>
      </w:r>
      <w:r w:rsidR="00397BD9">
        <w:t xml:space="preserve">and </w:t>
      </w:r>
      <w:r w:rsidRPr="00634120">
        <w:t>no train kinematic invalidation occurs.</w:t>
      </w:r>
      <w:r w:rsidR="00397BD9">
        <w:rPr>
          <w:rFonts w:hint="eastAsia"/>
        </w:rPr>
        <w:t xml:space="preserve"> </w:t>
      </w:r>
    </w:p>
    <w:p w:rsidR="003439CA" w:rsidP="00FA0FBB" w:rsidRDefault="00397BD9">
      <w:pPr>
        <w:pStyle w:val="AltX"/>
      </w:pPr>
      <w:r>
        <w:rPr>
          <w:rFonts w:hint="eastAsia"/>
        </w:rPr>
        <w:lastRenderedPageBreak/>
        <w:t>or else</w:t>
      </w:r>
      <w:r w:rsidR="006915F5">
        <w:rPr>
          <w:rFonts w:hint="eastAsia"/>
        </w:rPr>
        <w:t>,</w:t>
      </w:r>
      <w:r w:rsidR="003439CA">
        <w:rPr>
          <w:rFonts w:hint="eastAsia"/>
        </w:rPr>
        <w:t xml:space="preserve"> if the train kinematics is invalid, ATP shall set </w:t>
      </w:r>
      <w:hyperlink w:history="1" w:anchor="TrainLeavingStation">
        <w:r w:rsidR="00915CD9">
          <w:rPr>
            <w:rStyle w:val="ac"/>
          </w:rPr>
          <w:t>TrainLeavingStation</w:t>
        </w:r>
      </w:hyperlink>
      <w:r w:rsidR="003439CA">
        <w:rPr>
          <w:rFonts w:hint="eastAsia"/>
        </w:rPr>
        <w:t xml:space="preserve"> as </w:t>
      </w:r>
      <w:r w:rsidRPr="00354FC4">
        <w:rPr>
          <w:rStyle w:val="aff1"/>
          <w:rFonts w:hint="eastAsia"/>
        </w:rPr>
        <w:t>False</w:t>
      </w:r>
      <w:r>
        <w:rPr>
          <w:rFonts w:hint="eastAsia"/>
        </w:rPr>
        <w:t xml:space="preserve"> and </w:t>
      </w:r>
      <w:r w:rsidR="003439CA">
        <w:rPr>
          <w:rFonts w:hint="eastAsia"/>
        </w:rPr>
        <w:t>clear the cumulated distance.</w:t>
      </w:r>
    </w:p>
    <w:p w:rsidRPr="00F90E50" w:rsidR="00F90E50" w:rsidP="000431E0" w:rsidRDefault="00F90E50">
      <w:pPr>
        <w:pStyle w:val="af7"/>
      </w:pPr>
      <w:r w:rsidRPr="00F90E50">
        <w:t xml:space="preserve">def </w:t>
      </w:r>
      <w:hyperlink w:history="1" w:anchor="TrainLeavingStation">
        <w:r w:rsidRPr="00F90E50">
          <w:rPr>
            <w:rStyle w:val="ac"/>
          </w:rPr>
          <w:t>TrainLeavingStation</w:t>
        </w:r>
      </w:hyperlink>
      <w:r w:rsidRPr="00F90E50">
        <w:t>(k):</w:t>
      </w:r>
    </w:p>
    <w:p w:rsidRPr="00F90E50" w:rsidR="00F90E50" w:rsidP="000431E0" w:rsidRDefault="00F90E50">
      <w:pPr>
        <w:pStyle w:val="af7"/>
      </w:pPr>
      <w:r w:rsidRPr="00F90E50">
        <w:t xml:space="preserve">    if (Initialization</w:t>
      </w:r>
    </w:p>
    <w:p w:rsidRPr="00F90E50" w:rsidR="00F90E50" w:rsidP="000431E0" w:rsidRDefault="00F90E50">
      <w:pPr>
        <w:pStyle w:val="af7"/>
      </w:pPr>
      <w:r w:rsidRPr="00F90E50">
        <w:t xml:space="preserve">        or not </w:t>
      </w:r>
      <w:hyperlink w:history="1" w:anchor="ValidTrainKinematic">
        <w:r w:rsidRPr="00F90E50">
          <w:rPr>
            <w:rStyle w:val="ac"/>
          </w:rPr>
          <w:t>ValidTrainKinematic</w:t>
        </w:r>
      </w:hyperlink>
      <w:r w:rsidRPr="00F90E50">
        <w:t>(k)):</w:t>
      </w:r>
    </w:p>
    <w:p w:rsidRPr="00F90E50" w:rsidR="00F90E50" w:rsidP="000431E0" w:rsidRDefault="00F90E50">
      <w:pPr>
        <w:pStyle w:val="af7"/>
      </w:pPr>
      <w:r w:rsidRPr="00F90E50">
        <w:t xml:space="preserve">        TrainHasDockedInStation = </w:t>
      </w:r>
      <w:r w:rsidRPr="006915F5">
        <w:rPr>
          <w:rStyle w:val="aff1"/>
        </w:rPr>
        <w:t>False</w:t>
      </w:r>
    </w:p>
    <w:p w:rsidRPr="00F90E50" w:rsidR="00F90E50" w:rsidP="000431E0" w:rsidRDefault="00F90E50">
      <w:pPr>
        <w:pStyle w:val="af7"/>
      </w:pPr>
      <w:r w:rsidRPr="00F90E50">
        <w:t xml:space="preserve">        LeavingStationDistance = </w:t>
      </w:r>
      <w:r w:rsidRPr="006915F5">
        <w:rPr>
          <w:rStyle w:val="aff1"/>
        </w:rPr>
        <w:t>0</w:t>
      </w:r>
    </w:p>
    <w:p w:rsidRPr="00F90E50" w:rsidR="00F90E50" w:rsidP="000431E0" w:rsidRDefault="00F90E50">
      <w:pPr>
        <w:pStyle w:val="af7"/>
      </w:pPr>
      <w:r w:rsidRPr="00F90E50">
        <w:t xml:space="preserve">        return </w:t>
      </w:r>
      <w:r w:rsidRPr="00F90E50">
        <w:rPr>
          <w:rStyle w:val="aff1"/>
        </w:rPr>
        <w:t>False</w:t>
      </w:r>
    </w:p>
    <w:p w:rsidRPr="00F90E50" w:rsidR="00F90E50" w:rsidP="000431E0" w:rsidRDefault="00F90E50">
      <w:pPr>
        <w:pStyle w:val="af7"/>
      </w:pPr>
      <w:r w:rsidRPr="00F90E50">
        <w:t xml:space="preserve">    elif (</w:t>
      </w:r>
      <w:hyperlink w:history="1" w:anchor="TrainDockedInStation">
        <w:r w:rsidRPr="006915F5">
          <w:rPr>
            <w:rStyle w:val="ac"/>
          </w:rPr>
          <w:t>TrainDockedInStation</w:t>
        </w:r>
      </w:hyperlink>
      <w:r w:rsidRPr="00F90E50">
        <w:t>(k)):</w:t>
      </w:r>
    </w:p>
    <w:p w:rsidRPr="00F90E50" w:rsidR="00F90E50" w:rsidP="000431E0" w:rsidRDefault="00F90E50">
      <w:pPr>
        <w:pStyle w:val="af7"/>
      </w:pPr>
      <w:r w:rsidRPr="00F90E50">
        <w:t xml:space="preserve">        TrainHasDockedInStation = </w:t>
      </w:r>
      <w:r w:rsidRPr="006915F5">
        <w:rPr>
          <w:rStyle w:val="aff1"/>
        </w:rPr>
        <w:t>True</w:t>
      </w:r>
    </w:p>
    <w:p w:rsidRPr="00F90E50" w:rsidR="00F90E50" w:rsidP="000431E0" w:rsidRDefault="00F90E50">
      <w:pPr>
        <w:pStyle w:val="af7"/>
      </w:pPr>
      <w:r w:rsidRPr="00F90E50">
        <w:t xml:space="preserve">        LeavingStationDistance = </w:t>
      </w:r>
      <w:r w:rsidRPr="006915F5">
        <w:rPr>
          <w:rStyle w:val="aff1"/>
        </w:rPr>
        <w:t>0</w:t>
      </w:r>
    </w:p>
    <w:p w:rsidRPr="00F90E50" w:rsidR="00F90E50" w:rsidP="000431E0" w:rsidRDefault="00F90E50">
      <w:pPr>
        <w:pStyle w:val="af7"/>
      </w:pPr>
      <w:r w:rsidRPr="00F90E50">
        <w:t xml:space="preserve">        return </w:t>
      </w:r>
      <w:r w:rsidRPr="00F90E50">
        <w:rPr>
          <w:rStyle w:val="aff1"/>
        </w:rPr>
        <w:t>False</w:t>
      </w:r>
    </w:p>
    <w:p w:rsidRPr="00F90E50" w:rsidR="00F90E50" w:rsidP="000431E0" w:rsidRDefault="00F90E50">
      <w:pPr>
        <w:pStyle w:val="af7"/>
      </w:pPr>
      <w:r w:rsidRPr="00F90E50">
        <w:t xml:space="preserve">    elif (not TrainHasDockedInStation(k)):</w:t>
      </w:r>
    </w:p>
    <w:p w:rsidRPr="00F90E50" w:rsidR="00F90E50" w:rsidP="000431E0" w:rsidRDefault="00F90E50">
      <w:pPr>
        <w:pStyle w:val="af7"/>
      </w:pPr>
      <w:r w:rsidRPr="00F90E50">
        <w:t xml:space="preserve">        LeavingStationDistance = </w:t>
      </w:r>
      <w:r w:rsidRPr="006915F5">
        <w:rPr>
          <w:rStyle w:val="aff1"/>
        </w:rPr>
        <w:t>0</w:t>
      </w:r>
    </w:p>
    <w:p w:rsidRPr="00F90E50" w:rsidR="00F90E50" w:rsidP="000431E0" w:rsidRDefault="00F90E50">
      <w:pPr>
        <w:pStyle w:val="af7"/>
      </w:pPr>
      <w:r w:rsidRPr="00F90E50">
        <w:t xml:space="preserve">        return </w:t>
      </w:r>
      <w:r w:rsidRPr="00F90E50">
        <w:rPr>
          <w:rStyle w:val="aff1"/>
        </w:rPr>
        <w:t>False</w:t>
      </w:r>
    </w:p>
    <w:p w:rsidRPr="00F90E50" w:rsidR="00F90E50" w:rsidP="000431E0" w:rsidRDefault="00F90E50">
      <w:pPr>
        <w:pStyle w:val="af7"/>
      </w:pPr>
      <w:r w:rsidRPr="00F90E50">
        <w:t xml:space="preserve">    else:</w:t>
      </w:r>
    </w:p>
    <w:p w:rsidRPr="00F90E50" w:rsidR="00F90E50" w:rsidP="000431E0" w:rsidRDefault="00F90E50">
      <w:pPr>
        <w:pStyle w:val="af7"/>
      </w:pPr>
      <w:r w:rsidRPr="00F90E50">
        <w:t xml:space="preserve">        LeavingStationDistance = </w:t>
      </w:r>
      <w:r w:rsidRPr="006915F5" w:rsidR="006915F5">
        <w:t>LeavingStationDistance</w:t>
      </w:r>
      <w:r w:rsidR="00BA5103">
        <w:rPr>
          <w:rFonts w:hint="eastAsia"/>
        </w:rPr>
        <w:t>(k-1)</w:t>
      </w:r>
      <w:r w:rsidRPr="006915F5" w:rsidR="006915F5">
        <w:rPr>
          <w:rFonts w:hint="eastAsia"/>
        </w:rPr>
        <w:t xml:space="preserve"> </w:t>
      </w:r>
      <w:r w:rsidR="006915F5">
        <w:rPr>
          <w:rFonts w:hint="eastAsia"/>
        </w:rPr>
        <w:t xml:space="preserve">+ </w:t>
      </w:r>
      <w:hyperlink w:history="1" w:anchor="MaximumTrainMotion">
        <w:r w:rsidRPr="005B0A13" w:rsidR="008A298D">
          <w:rPr>
            <w:rStyle w:val="ac"/>
          </w:rPr>
          <w:t>MaximumTrainMotion</w:t>
        </w:r>
      </w:hyperlink>
      <w:r w:rsidRPr="00F90E50">
        <w:t>(k)</w:t>
      </w:r>
    </w:p>
    <w:p w:rsidR="00F90E50" w:rsidP="000431E0" w:rsidRDefault="00F90E50">
      <w:pPr>
        <w:pStyle w:val="af7"/>
      </w:pPr>
      <w:r w:rsidRPr="00F90E50">
        <w:t xml:space="preserve">        return (</w:t>
      </w:r>
      <w:hyperlink w:history="1" w:anchor="abs">
        <w:r w:rsidRPr="006915F5">
          <w:rPr>
            <w:rStyle w:val="ac"/>
          </w:rPr>
          <w:t>abs</w:t>
        </w:r>
      </w:hyperlink>
      <w:r w:rsidRPr="00F90E50">
        <w:t xml:space="preserve">(LeavingStationDistance) &lt;= </w:t>
      </w:r>
      <w:hyperlink w:history="1" w:anchor="ATPsetting">
        <w:r w:rsidRPr="006915F5">
          <w:rPr>
            <w:rStyle w:val="ac"/>
          </w:rPr>
          <w:t>ATPsetting</w:t>
        </w:r>
      </w:hyperlink>
      <w:r w:rsidRPr="00F90E50">
        <w:t>.EvacuationStationAreaLength)</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823"/>
        </w:rPr>
      </w:pPr>
      <w:del w:author="常鸣" w:date="2014-07-03T14:27:00Z" w:id="10824">
        <w:r w:rsidRPr="008A1414" w:rsidDel="009328EA">
          <w:delText>#S</w:delText>
        </w:r>
      </w:del>
      <w:ins w:author="常鸣" w:date="2014-07-03T14:27:00Z" w:id="10825">
        <w:r w:rsidR="009328EA">
          <w:t>#Allocation=ATP Software</w:t>
        </w:r>
      </w:ins>
      <w:ins w:author="常鸣" w:date="2014-07-03T15:04:00Z" w:id="10826">
        <w:r w:rsidR="006D51C2">
          <w:rPr>
            <w:rFonts w:hint="eastAsia"/>
          </w:rPr>
          <w:t>, Vital Embedded Setting</w:t>
        </w:r>
      </w:ins>
    </w:p>
    <w:p w:rsidRPr="008A1414" w:rsidR="003439CA" w:rsidP="000C0D62" w:rsidRDefault="009328EA">
      <w:pPr>
        <w:pStyle w:val="ReqtifyAltQ"/>
      </w:pPr>
      <w:ins w:author="常鸣" w:date="2014-07-03T14:27:00Z" w:id="10827">
        <w:r>
          <w:t>#S</w:t>
        </w:r>
      </w:ins>
      <w:r w:rsidRPr="008A1414" w:rsidR="003439CA">
        <w:t>ource=</w:t>
      </w:r>
      <w:r w:rsidR="003439CA">
        <w:rPr>
          <w:rFonts w:hint="eastAsia"/>
        </w:rPr>
        <w:t>[iTC_CC-SyAD-0271]</w:t>
      </w:r>
      <w:r w:rsidR="007B3522">
        <w:rPr>
          <w:rFonts w:hint="eastAsia"/>
        </w:rPr>
        <w:t>,</w:t>
      </w:r>
      <w:r w:rsidRPr="007B3522" w:rsidR="007B3522">
        <w:rPr>
          <w:rFonts w:hint="eastAsia"/>
        </w:rPr>
        <w:t xml:space="preserve"> </w:t>
      </w:r>
      <w:r w:rsidR="007B3522">
        <w:rPr>
          <w:rFonts w:hint="eastAsia"/>
        </w:rPr>
        <w:t>[iTC_CC-SyAD-1231]</w:t>
      </w:r>
    </w:p>
    <w:p w:rsidRPr="008A1414" w:rsidR="003439CA" w:rsidP="000C0D62" w:rsidRDefault="003439CA">
      <w:pPr>
        <w:pStyle w:val="ReqtifyAltQ"/>
      </w:pPr>
      <w:r w:rsidRPr="008A1414">
        <w:t>[End]</w:t>
      </w:r>
    </w:p>
    <w:p w:rsidR="003439CA" w:rsidP="00C93484" w:rsidRDefault="003439CA">
      <w:pPr>
        <w:pStyle w:val="Reqtify"/>
      </w:pPr>
    </w:p>
    <w:p w:rsidR="00B05116" w:rsidP="00C93484" w:rsidRDefault="00B05116">
      <w:pPr>
        <w:pStyle w:val="Reqtify"/>
      </w:pPr>
    </w:p>
    <w:p w:rsidRPr="00B05116" w:rsidR="00B05116" w:rsidP="00704491" w:rsidRDefault="00B05116">
      <w:pPr>
        <w:pStyle w:val="ReqtifyAltR"/>
      </w:pPr>
      <w:r w:rsidRPr="00B05116">
        <w:t>[iTC_CC_ATP-SwRS-</w:t>
      </w:r>
      <w:r w:rsidRPr="00B05116">
        <w:rPr>
          <w:rFonts w:hint="eastAsia"/>
        </w:rPr>
        <w:t>0071</w:t>
      </w:r>
      <w:r w:rsidRPr="00B05116">
        <w:t>]</w:t>
      </w:r>
    </w:p>
    <w:p w:rsidRPr="00B05116" w:rsidR="00B05116" w:rsidP="00C93484" w:rsidRDefault="00B05116">
      <w:pPr>
        <w:pStyle w:val="Reqtify"/>
      </w:pPr>
      <w:bookmarkStart w:name="EmergencyHandleNotPulledSide" w:id="10828"/>
      <w:r w:rsidRPr="00B05116">
        <w:rPr>
          <w:rStyle w:val="aff2"/>
        </w:rPr>
        <w:t>EmergencyHandleNotPulled</w:t>
      </w:r>
      <w:r w:rsidRPr="00B05116">
        <w:rPr>
          <w:rStyle w:val="aff2"/>
          <w:rFonts w:hint="eastAsia"/>
        </w:rPr>
        <w:t>Side</w:t>
      </w:r>
      <w:bookmarkEnd w:id="10828"/>
      <w:r w:rsidRPr="00B05116">
        <w:rPr>
          <w:rFonts w:hint="eastAsia"/>
        </w:rPr>
        <w:t>侧向的紧急手柄未落下。其状态来自于项目可配置的列车输入采集。</w:t>
      </w:r>
    </w:p>
    <w:p w:rsidRPr="00B05116" w:rsidR="00B05116" w:rsidP="00C93484" w:rsidRDefault="00B05116">
      <w:pPr>
        <w:pStyle w:val="Reqtify"/>
      </w:pPr>
      <w:r w:rsidRPr="00B05116">
        <w:rPr>
          <w:rStyle w:val="aff2"/>
        </w:rPr>
        <w:t>EmergencyHandleNotPulled</w:t>
      </w:r>
      <w:r w:rsidRPr="00B05116">
        <w:rPr>
          <w:rStyle w:val="aff2"/>
          <w:rFonts w:hint="eastAsia"/>
        </w:rPr>
        <w:t>Sid</w:t>
      </w:r>
      <w:r w:rsidRPr="00B05116">
        <w:rPr>
          <w:rFonts w:hint="eastAsia"/>
        </w:rPr>
        <w:t xml:space="preserve"> shows that the emergency handles is not pulled down.</w:t>
      </w:r>
    </w:p>
    <w:p w:rsidRPr="00B05116" w:rsidR="00B05116" w:rsidP="000431E0" w:rsidRDefault="00B05116">
      <w:pPr>
        <w:pStyle w:val="af7"/>
      </w:pPr>
      <w:r w:rsidRPr="00B05116">
        <w:t xml:space="preserve">def </w:t>
      </w:r>
      <w:hyperlink w:history="1" w:anchor="EmergencyHandleNotPulledSide">
        <w:r w:rsidR="00F131C8">
          <w:rPr>
            <w:rStyle w:val="ac"/>
          </w:rPr>
          <w:t>EmergencyHandleNotPulledSide</w:t>
        </w:r>
      </w:hyperlink>
      <w:r w:rsidRPr="00B05116">
        <w:t>(k):</w:t>
      </w:r>
    </w:p>
    <w:p w:rsidRPr="00B05116" w:rsidR="00B05116" w:rsidP="000431E0" w:rsidRDefault="00B05116">
      <w:pPr>
        <w:pStyle w:val="af7"/>
      </w:pPr>
      <w:r w:rsidRPr="00B05116">
        <w:t xml:space="preserve">    </w:t>
      </w:r>
      <w:r w:rsidR="00B354E1">
        <w:rPr>
          <w:rFonts w:hint="eastAsia"/>
        </w:rPr>
        <w:t>return</w:t>
      </w:r>
      <w:r w:rsidRPr="00B05116">
        <w:t xml:space="preserve"> </w:t>
      </w:r>
      <w:hyperlink w:history="1" w:anchor="Offline">
        <w:r w:rsidR="00813AB3">
          <w:rPr>
            <w:rStyle w:val="ac"/>
          </w:rPr>
          <w:t>Offline</w:t>
        </w:r>
      </w:hyperlink>
      <w:r w:rsidR="00B354E1">
        <w:rPr>
          <w:rFonts w:hint="eastAsia"/>
        </w:rPr>
        <w:t>.</w:t>
      </w:r>
      <w:hyperlink w:history="1" w:anchor="GetEmergencyHandleNotPulledSide">
        <w:r w:rsidRPr="00BF4172" w:rsidR="00B354E1">
          <w:rPr>
            <w:rStyle w:val="ac"/>
            <w:rFonts w:hint="eastAsia"/>
          </w:rPr>
          <w:t>G</w:t>
        </w:r>
        <w:r w:rsidRPr="00BF4172">
          <w:rPr>
            <w:rStyle w:val="ac"/>
          </w:rPr>
          <w:t>etEmergencyHandleNotPulledSide</w:t>
        </w:r>
      </w:hyperlink>
      <w:r w:rsidRPr="00B05116">
        <w:t>(k)</w:t>
      </w:r>
    </w:p>
    <w:p w:rsidRPr="00B05116" w:rsidR="00B05116" w:rsidP="000C0D62" w:rsidRDefault="00B05116">
      <w:pPr>
        <w:pStyle w:val="ReqtifyAltQ"/>
      </w:pPr>
      <w:r w:rsidRPr="00B05116">
        <w:t>#Category=Functional</w:t>
      </w:r>
    </w:p>
    <w:p w:rsidRPr="00B05116" w:rsidR="00B05116" w:rsidP="000C0D62" w:rsidRDefault="00B05116">
      <w:pPr>
        <w:pStyle w:val="ReqtifyAltQ"/>
      </w:pPr>
      <w:r w:rsidRPr="00B05116">
        <w:t>#Contribution=SIL4</w:t>
      </w:r>
    </w:p>
    <w:p w:rsidR="009328EA" w:rsidP="000C0D62" w:rsidRDefault="00B05116">
      <w:pPr>
        <w:pStyle w:val="ReqtifyAltQ"/>
        <w:rPr>
          <w:ins w:author="常鸣" w:date="2014-07-03T14:27:00Z" w:id="10829"/>
        </w:rPr>
      </w:pPr>
      <w:del w:author="常鸣" w:date="2014-07-03T14:27:00Z" w:id="10830">
        <w:r w:rsidRPr="00B05116" w:rsidDel="009328EA">
          <w:delText>#S</w:delText>
        </w:r>
      </w:del>
      <w:ins w:author="常鸣" w:date="2014-07-03T14:27:00Z" w:id="10831">
        <w:r w:rsidR="009328EA">
          <w:t>#Allocation=ATP Software</w:t>
        </w:r>
      </w:ins>
      <w:ins w:author="常鸣" w:date="2014-07-03T15:05:00Z" w:id="10832">
        <w:r w:rsidR="006D51C2">
          <w:rPr>
            <w:rFonts w:hint="eastAsia"/>
          </w:rPr>
          <w:t>, Vital Embedded Setting</w:t>
        </w:r>
      </w:ins>
    </w:p>
    <w:p w:rsidRPr="00B05116" w:rsidR="00B05116" w:rsidP="000C0D62" w:rsidRDefault="009328EA">
      <w:pPr>
        <w:pStyle w:val="ReqtifyAltQ"/>
      </w:pPr>
      <w:ins w:author="常鸣" w:date="2014-07-03T14:27:00Z" w:id="10833">
        <w:r>
          <w:t>#S</w:t>
        </w:r>
      </w:ins>
      <w:r w:rsidRPr="00B05116" w:rsidR="00B05116">
        <w:t>ource=</w:t>
      </w:r>
      <w:r w:rsidRPr="00B05116" w:rsidR="00B05116">
        <w:rPr>
          <w:rFonts w:hint="eastAsia"/>
        </w:rPr>
        <w:t>[iTC_CC-SyAD-0269],</w:t>
      </w:r>
      <w:r w:rsidRPr="00B05116" w:rsidR="00B05116">
        <w:t xml:space="preserve"> [iTC_CC-SyAD-</w:t>
      </w:r>
      <w:r w:rsidRPr="00B05116" w:rsidR="00B05116">
        <w:rPr>
          <w:rFonts w:hint="eastAsia"/>
        </w:rPr>
        <w:t>1003</w:t>
      </w:r>
      <w:r w:rsidRPr="00B05116" w:rsidR="00B05116">
        <w:t>]</w:t>
      </w:r>
      <w:r w:rsidR="000A620A">
        <w:rPr>
          <w:rFonts w:hint="eastAsia"/>
        </w:rPr>
        <w:t>,</w:t>
      </w:r>
      <w:r w:rsidRPr="000A620A" w:rsidR="000A620A">
        <w:t xml:space="preserve"> </w:t>
      </w:r>
      <w:r w:rsidRPr="006B396F" w:rsidR="000A620A">
        <w:t>[iTC_CC_ATP_SwHA-0207]</w:t>
      </w:r>
    </w:p>
    <w:p w:rsidRPr="00B05116" w:rsidR="00B05116" w:rsidP="000C0D62" w:rsidRDefault="00B05116">
      <w:pPr>
        <w:pStyle w:val="ReqtifyAltQ"/>
      </w:pPr>
      <w:r w:rsidRPr="00B05116">
        <w:t>[End]</w:t>
      </w:r>
    </w:p>
    <w:p w:rsidR="00B05116" w:rsidP="00C93484" w:rsidRDefault="00B05116">
      <w:pPr>
        <w:pStyle w:val="Reqtify"/>
      </w:pPr>
    </w:p>
    <w:p w:rsidR="003439CA" w:rsidP="00C93484" w:rsidRDefault="003439CA">
      <w:pPr>
        <w:pStyle w:val="Reqtify"/>
      </w:pPr>
    </w:p>
    <w:p w:rsidR="003439CA" w:rsidP="00704491" w:rsidRDefault="003439CA">
      <w:pPr>
        <w:pStyle w:val="ReqtifyAltR"/>
      </w:pPr>
      <w:r>
        <w:t>[iTC_CC_ATP-SwRS-0</w:t>
      </w:r>
      <w:r>
        <w:rPr>
          <w:rFonts w:hint="eastAsia"/>
        </w:rPr>
        <w:t>356</w:t>
      </w:r>
      <w:r>
        <w:t>]</w:t>
      </w:r>
    </w:p>
    <w:p w:rsidR="003439CA" w:rsidP="00C93484" w:rsidRDefault="00F131C8">
      <w:pPr>
        <w:pStyle w:val="Reqtify"/>
      </w:pPr>
      <w:bookmarkStart w:name="EvacuationWhileLeavingStation" w:id="10834"/>
      <w:r w:rsidRPr="00BF4172">
        <w:rPr>
          <w:rStyle w:val="aff2"/>
          <w:bCs w:val="0"/>
          <w:iCs w:val="0"/>
        </w:rPr>
        <w:t>EvacuationWhileLeavingStation</w:t>
      </w:r>
      <w:bookmarkEnd w:id="10834"/>
      <w:r w:rsidR="003439CA">
        <w:rPr>
          <w:rFonts w:hint="eastAsia"/>
        </w:rPr>
        <w:t>，未完全出站时丢失车门状态则</w:t>
      </w:r>
      <w:r w:rsidR="003439CA">
        <w:rPr>
          <w:rFonts w:hint="eastAsia"/>
        </w:rPr>
        <w:t>EB.</w:t>
      </w:r>
    </w:p>
    <w:p w:rsidR="003439CA" w:rsidP="00C93484" w:rsidRDefault="003439CA">
      <w:pPr>
        <w:pStyle w:val="Reqtify"/>
      </w:pPr>
      <w:r>
        <w:rPr>
          <w:rFonts w:hint="eastAsia"/>
        </w:rPr>
        <w:lastRenderedPageBreak/>
        <w:t>If the train is just leaving the station</w:t>
      </w:r>
      <w:r w:rsidR="00397BD9">
        <w:rPr>
          <w:rFonts w:hint="eastAsia"/>
        </w:rPr>
        <w:t xml:space="preserve"> and </w:t>
      </w:r>
      <w:r>
        <w:rPr>
          <w:rFonts w:hint="eastAsia"/>
        </w:rPr>
        <w:t xml:space="preserve">the side doors emergency handles are pulled, ATP shall require </w:t>
      </w:r>
      <w:hyperlink w:history="1" w:anchor="EvacuationWhileLeavingStation">
        <w:r w:rsidR="00F131C8">
          <w:rPr>
            <w:rStyle w:val="ac"/>
          </w:rPr>
          <w:t>EvacuationWhileLeavingStation</w:t>
        </w:r>
      </w:hyperlink>
      <w:r>
        <w:rPr>
          <w:rFonts w:hint="eastAsia"/>
        </w:rPr>
        <w:t>.</w:t>
      </w:r>
    </w:p>
    <w:p w:rsidR="003439CA" w:rsidP="000431E0" w:rsidRDefault="00532AED">
      <w:pPr>
        <w:pStyle w:val="af7"/>
      </w:pPr>
      <w:hyperlink w:history="1" w:anchor="EvacuationWhileLeavingStation">
        <w:r w:rsidR="00F131C8">
          <w:rPr>
            <w:rStyle w:val="ac"/>
          </w:rPr>
          <w:t>EvacuationWhileLeavingStation</w:t>
        </w:r>
      </w:hyperlink>
      <w:r w:rsidR="003439CA">
        <w:t>(k)</w:t>
      </w:r>
    </w:p>
    <w:p w:rsidR="003439CA" w:rsidP="000431E0" w:rsidRDefault="003439CA">
      <w:pPr>
        <w:pStyle w:val="af7"/>
      </w:pPr>
      <w:r>
        <w:rPr>
          <w:rFonts w:hint="eastAsia"/>
        </w:rPr>
        <w:t xml:space="preserve"> = ((</w:t>
      </w:r>
      <w:hyperlink w:history="1" w:anchor="EmergencyHandleNotPulledSide">
        <w:r w:rsidR="00F131C8">
          <w:rPr>
            <w:rStyle w:val="ac"/>
          </w:rPr>
          <w:t>EmergencyHandleNotPulledSide</w:t>
        </w:r>
      </w:hyperlink>
      <w:r>
        <w:t>(k)</w:t>
      </w:r>
      <w:r>
        <w:rPr>
          <w:rFonts w:hint="eastAsia"/>
        </w:rPr>
        <w:t xml:space="preserve"> != </w:t>
      </w:r>
      <w:r w:rsidRPr="00354FC4" w:rsidR="00397BD9">
        <w:rPr>
          <w:rStyle w:val="aff1"/>
        </w:rPr>
        <w:t>True</w:t>
      </w:r>
      <w:r>
        <w:rPr>
          <w:rFonts w:hint="eastAsia"/>
        </w:rPr>
        <w:t>)</w:t>
      </w:r>
    </w:p>
    <w:p w:rsidR="003439CA" w:rsidP="000431E0" w:rsidRDefault="003439CA">
      <w:pPr>
        <w:pStyle w:val="af7"/>
      </w:pPr>
      <w:r>
        <w:rPr>
          <w:rFonts w:hint="eastAsia"/>
        </w:rPr>
        <w:t xml:space="preserve">   </w:t>
      </w:r>
      <w:r w:rsidR="00397BD9">
        <w:rPr>
          <w:rFonts w:hint="eastAsia"/>
        </w:rPr>
        <w:t xml:space="preserve"> and </w:t>
      </w:r>
      <w:r>
        <w:rPr>
          <w:rFonts w:hint="eastAsia"/>
        </w:rPr>
        <w:t>(</w:t>
      </w:r>
      <w:hyperlink w:history="1" w:anchor="TrainLeavingStation">
        <w:r w:rsidR="00915CD9">
          <w:rPr>
            <w:rStyle w:val="ac"/>
          </w:rPr>
          <w:t>TrainLeavingStation</w:t>
        </w:r>
      </w:hyperlink>
      <w:r>
        <w:t>(k)</w:t>
      </w:r>
      <w:r>
        <w:rPr>
          <w:rFonts w:hint="eastAsia"/>
        </w:rPr>
        <w:t xml:space="preserve"> == </w:t>
      </w:r>
      <w:r w:rsidRPr="00354FC4" w:rsidR="00397BD9">
        <w:rPr>
          <w:rStyle w:val="aff1"/>
        </w:rPr>
        <w:t>True</w:t>
      </w:r>
      <w:r>
        <w:rPr>
          <w:rFonts w:hint="eastAsia"/>
        </w:rPr>
        <w:t>)</w:t>
      </w:r>
    </w:p>
    <w:p w:rsidR="003439CA" w:rsidP="000431E0" w:rsidRDefault="003439CA">
      <w:pPr>
        <w:pStyle w:val="af7"/>
      </w:pPr>
      <w:r>
        <w:rPr>
          <w:rFonts w:hint="eastAsia"/>
        </w:rPr>
        <w:t xml:space="preserve">   </w:t>
      </w:r>
      <w:r w:rsidR="00397BD9">
        <w:rPr>
          <w:rFonts w:hint="eastAsia"/>
        </w:rPr>
        <w:t xml:space="preserve"> and </w:t>
      </w:r>
      <w:r>
        <w:rPr>
          <w:rFonts w:hint="eastAsia"/>
        </w:rPr>
        <w:t>(</w:t>
      </w:r>
      <w:hyperlink w:history="1" w:anchor="TrainFilteredStopped">
        <w:r w:rsidR="008B283E">
          <w:rPr>
            <w:rStyle w:val="ac"/>
          </w:rPr>
          <w:t>TrainFilteredStopped</w:t>
        </w:r>
      </w:hyperlink>
      <w:r>
        <w:t>(k)</w:t>
      </w:r>
      <w:r>
        <w:rPr>
          <w:rFonts w:hint="eastAsia"/>
        </w:rPr>
        <w:t xml:space="preserve"> != </w:t>
      </w:r>
      <w:r w:rsidRPr="00354FC4" w:rsidR="00397BD9">
        <w:rPr>
          <w:rStyle w:val="aff1"/>
        </w:rPr>
        <w:t>True</w:t>
      </w:r>
      <w:r>
        <w:rPr>
          <w:rFonts w:hint="eastAsia"/>
        </w:rPr>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835"/>
        </w:rPr>
      </w:pPr>
      <w:del w:author="常鸣" w:date="2014-07-03T14:27:00Z" w:id="10836">
        <w:r w:rsidRPr="008A1414" w:rsidDel="009328EA">
          <w:delText>#S</w:delText>
        </w:r>
      </w:del>
      <w:ins w:author="常鸣" w:date="2014-07-03T14:27:00Z" w:id="10837">
        <w:r w:rsidR="009328EA">
          <w:t>#Allocation=ATP Software</w:t>
        </w:r>
      </w:ins>
    </w:p>
    <w:p w:rsidRPr="008A1414" w:rsidR="003439CA" w:rsidP="000C0D62" w:rsidRDefault="009328EA">
      <w:pPr>
        <w:pStyle w:val="ReqtifyAltQ"/>
      </w:pPr>
      <w:ins w:author="常鸣" w:date="2014-07-03T14:27:00Z" w:id="10838">
        <w:r>
          <w:t>#S</w:t>
        </w:r>
      </w:ins>
      <w:r w:rsidRPr="008A1414" w:rsidR="003439CA">
        <w:t>ource=</w:t>
      </w:r>
      <w:r w:rsidR="003439CA">
        <w:rPr>
          <w:rFonts w:hint="eastAsia"/>
        </w:rPr>
        <w:t>[iTC_CC-SyAD-0271],</w:t>
      </w:r>
      <w:r w:rsidRPr="007B3522" w:rsidR="007B3522">
        <w:rPr>
          <w:rFonts w:hint="eastAsia"/>
        </w:rPr>
        <w:t xml:space="preserve"> </w:t>
      </w:r>
      <w:r w:rsidR="007B3522">
        <w:rPr>
          <w:rFonts w:hint="eastAsia"/>
        </w:rPr>
        <w:t>[iTC_CC-SyAD-1231],</w:t>
      </w:r>
      <w:r w:rsidR="003439CA">
        <w:rPr>
          <w:rFonts w:hint="eastAsia"/>
        </w:rPr>
        <w:t xml:space="preserve"> [</w:t>
      </w:r>
      <w:r w:rsidR="003439CA">
        <w:t>iTC_CC_ATP_SwHA</w:t>
      </w:r>
      <w:r w:rsidRPr="0032051B" w:rsidR="003439CA">
        <w:t>-0150</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Pr="00032AB6" w:rsidR="00E75D11" w:rsidP="00C93484" w:rsidRDefault="00E75D11">
      <w:pPr>
        <w:pStyle w:val="Reqtify"/>
      </w:pPr>
    </w:p>
    <w:p w:rsidR="003439CA" w:rsidP="00704491" w:rsidRDefault="003439CA">
      <w:pPr>
        <w:pStyle w:val="ReqtifyAltR"/>
      </w:pPr>
      <w:r>
        <w:t>[iTC_CC_ATP-SwRS-0</w:t>
      </w:r>
      <w:r>
        <w:rPr>
          <w:rFonts w:hint="eastAsia"/>
        </w:rPr>
        <w:t>357</w:t>
      </w:r>
      <w:r>
        <w:t>]</w:t>
      </w:r>
    </w:p>
    <w:p w:rsidR="003439CA" w:rsidP="00C93484" w:rsidRDefault="00F131C8">
      <w:pPr>
        <w:pStyle w:val="Reqtify"/>
      </w:pPr>
      <w:bookmarkStart w:name="EvacuationWithTrainStopped" w:id="10839"/>
      <w:r w:rsidRPr="00BF4172">
        <w:rPr>
          <w:rStyle w:val="aff2"/>
          <w:bCs w:val="0"/>
          <w:iCs w:val="0"/>
        </w:rPr>
        <w:t>EvacuationWithTrainStopped</w:t>
      </w:r>
      <w:bookmarkEnd w:id="10839"/>
      <w:r w:rsidR="003439CA">
        <w:rPr>
          <w:rFonts w:hint="eastAsia"/>
        </w:rPr>
        <w:t>，非开门区，停车且乘客紧急手柄拉下</w:t>
      </w:r>
    </w:p>
    <w:p w:rsidR="003439CA" w:rsidP="00C93484" w:rsidRDefault="003439CA">
      <w:pPr>
        <w:pStyle w:val="Reqtify"/>
      </w:pPr>
      <w:r>
        <w:rPr>
          <w:rFonts w:hint="eastAsia"/>
        </w:rPr>
        <w:t>If the train does not stop on the doors opening enable area</w:t>
      </w:r>
      <w:r w:rsidR="00397BD9">
        <w:rPr>
          <w:rFonts w:hint="eastAsia"/>
        </w:rPr>
        <w:t xml:space="preserve"> and </w:t>
      </w:r>
      <w:r>
        <w:rPr>
          <w:rFonts w:hint="eastAsia"/>
        </w:rPr>
        <w:t xml:space="preserve">the side doors emergency handles pulled, ATP shall require </w:t>
      </w:r>
      <w:hyperlink w:history="1" w:anchor="EvacuationWithTrainStopped">
        <w:r w:rsidR="00F131C8">
          <w:rPr>
            <w:rStyle w:val="ac"/>
          </w:rPr>
          <w:t>EvacuationWithTrainStopped</w:t>
        </w:r>
      </w:hyperlink>
      <w:r>
        <w:rPr>
          <w:rFonts w:hint="eastAsia"/>
        </w:rPr>
        <w:t>.</w:t>
      </w:r>
    </w:p>
    <w:p w:rsidR="003439CA" w:rsidP="000431E0" w:rsidRDefault="00532AED">
      <w:pPr>
        <w:pStyle w:val="af7"/>
      </w:pPr>
      <w:hyperlink w:history="1" w:anchor="EvacuationWithTrainStopped">
        <w:r w:rsidR="00F131C8">
          <w:rPr>
            <w:rStyle w:val="ac"/>
          </w:rPr>
          <w:t>EvacuationWithTrainStopped</w:t>
        </w:r>
      </w:hyperlink>
      <w:r w:rsidR="003439CA">
        <w:t>(k)</w:t>
      </w:r>
    </w:p>
    <w:p w:rsidR="003439CA" w:rsidP="000431E0" w:rsidRDefault="003439CA">
      <w:pPr>
        <w:pStyle w:val="af7"/>
      </w:pPr>
      <w:r>
        <w:rPr>
          <w:rFonts w:hint="eastAsia"/>
        </w:rPr>
        <w:t xml:space="preserve"> = ((</w:t>
      </w:r>
      <w:hyperlink w:history="1" w:anchor="EmergencyHandleNotPulledSide">
        <w:r w:rsidR="00F131C8">
          <w:rPr>
            <w:rStyle w:val="ac"/>
          </w:rPr>
          <w:t>EmergencyHandleNotPulledSide</w:t>
        </w:r>
      </w:hyperlink>
      <w:r>
        <w:t>(k)</w:t>
      </w:r>
      <w:r>
        <w:rPr>
          <w:rFonts w:hint="eastAsia"/>
        </w:rPr>
        <w:t xml:space="preserve"> != </w:t>
      </w:r>
      <w:r w:rsidRPr="00354FC4" w:rsidR="00397BD9">
        <w:rPr>
          <w:rStyle w:val="aff1"/>
        </w:rPr>
        <w:t>True</w:t>
      </w:r>
      <w:r w:rsidRPr="007F6855">
        <w:t>)</w:t>
      </w:r>
    </w:p>
    <w:p w:rsidR="003439CA" w:rsidP="000431E0" w:rsidRDefault="003439CA">
      <w:pPr>
        <w:pStyle w:val="af7"/>
      </w:pPr>
      <w:r>
        <w:rPr>
          <w:rFonts w:hint="eastAsia"/>
        </w:rPr>
        <w:t xml:space="preserve">   </w:t>
      </w:r>
      <w:r w:rsidR="00397BD9">
        <w:rPr>
          <w:rFonts w:hint="eastAsia"/>
        </w:rPr>
        <w:t xml:space="preserve"> and </w:t>
      </w:r>
      <w:r>
        <w:rPr>
          <w:rFonts w:hint="eastAsia"/>
        </w:rPr>
        <w:t>(</w:t>
      </w:r>
      <w:hyperlink w:history="1" w:anchor="TrainFilteredStopped">
        <w:r w:rsidR="008B283E">
          <w:rPr>
            <w:rStyle w:val="ac"/>
          </w:rPr>
          <w:t>TrainFilteredStopped</w:t>
        </w:r>
      </w:hyperlink>
      <w:r>
        <w:t>(k)</w:t>
      </w:r>
      <w:r>
        <w:rPr>
          <w:rFonts w:hint="eastAsia"/>
        </w:rPr>
        <w:t xml:space="preserve"> == </w:t>
      </w:r>
      <w:r w:rsidRPr="00354FC4" w:rsidR="00397BD9">
        <w:rPr>
          <w:rStyle w:val="aff1"/>
        </w:rPr>
        <w:t>True</w:t>
      </w:r>
      <w:r>
        <w:rPr>
          <w:rFonts w:hint="eastAsia"/>
        </w:rPr>
        <w:t>)</w:t>
      </w:r>
    </w:p>
    <w:p w:rsidRPr="006C18EB" w:rsidR="006C18EB" w:rsidP="000431E0" w:rsidRDefault="003439CA">
      <w:pPr>
        <w:pStyle w:val="af7"/>
      </w:pPr>
      <w:r>
        <w:rPr>
          <w:rFonts w:hint="eastAsia"/>
        </w:rPr>
        <w:t xml:space="preserve">   </w:t>
      </w:r>
      <w:r w:rsidR="00397BD9">
        <w:rPr>
          <w:rFonts w:hint="eastAsia"/>
        </w:rPr>
        <w:t xml:space="preserve"> and </w:t>
      </w:r>
      <w:r w:rsidR="006C18EB">
        <w:rPr>
          <w:rFonts w:hint="eastAsia"/>
        </w:rPr>
        <w:t xml:space="preserve">not </w:t>
      </w:r>
      <w:hyperlink w:history="1" w:anchor="EnableDoorOpening_A">
        <w:r w:rsidR="00F42E76">
          <w:rPr>
            <w:rStyle w:val="ac"/>
          </w:rPr>
          <w:t>EnableDoorOpening_A</w:t>
        </w:r>
      </w:hyperlink>
      <w:r w:rsidRPr="006C18EB" w:rsidR="006C18EB">
        <w:t>(k)</w:t>
      </w:r>
    </w:p>
    <w:p w:rsidR="003439CA" w:rsidP="000431E0" w:rsidRDefault="006C18EB">
      <w:pPr>
        <w:pStyle w:val="af7"/>
      </w:pPr>
      <w:r w:rsidRPr="006C18EB">
        <w:t xml:space="preserve">    </w:t>
      </w:r>
      <w:r>
        <w:rPr>
          <w:rFonts w:hint="eastAsia"/>
        </w:rPr>
        <w:t>and not</w:t>
      </w:r>
      <w:r w:rsidRPr="006C18EB">
        <w:t xml:space="preserve"> </w:t>
      </w:r>
      <w:hyperlink w:history="1" w:anchor="EnableDoorOpening_B">
        <w:r w:rsidR="00915CD9">
          <w:rPr>
            <w:rStyle w:val="ac"/>
          </w:rPr>
          <w:t>EnableDoorOpening_B</w:t>
        </w:r>
      </w:hyperlink>
      <w:r w:rsidRPr="006C18EB">
        <w:t>(k))</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840"/>
        </w:rPr>
      </w:pPr>
      <w:del w:author="常鸣" w:date="2014-07-03T14:27:00Z" w:id="10841">
        <w:r w:rsidRPr="008A1414" w:rsidDel="009328EA">
          <w:delText>#S</w:delText>
        </w:r>
      </w:del>
      <w:ins w:author="常鸣" w:date="2014-07-03T14:27:00Z" w:id="10842">
        <w:r w:rsidR="009328EA">
          <w:t>#Allocation=ATP Software</w:t>
        </w:r>
      </w:ins>
    </w:p>
    <w:p w:rsidRPr="008A1414" w:rsidR="003439CA" w:rsidP="000C0D62" w:rsidRDefault="009328EA">
      <w:pPr>
        <w:pStyle w:val="ReqtifyAltQ"/>
      </w:pPr>
      <w:ins w:author="常鸣" w:date="2014-07-03T14:27:00Z" w:id="10843">
        <w:r>
          <w:t>#S</w:t>
        </w:r>
      </w:ins>
      <w:r w:rsidRPr="008A1414" w:rsidR="003439CA">
        <w:t>ource=</w:t>
      </w:r>
      <w:r w:rsidR="003439CA">
        <w:rPr>
          <w:rFonts w:hint="eastAsia"/>
        </w:rPr>
        <w:t>[iTC_CC-SyAD-0274], [</w:t>
      </w:r>
      <w:r w:rsidR="003439CA">
        <w:t>iTC_CC_ATP_SwHA</w:t>
      </w:r>
      <w:r w:rsidRPr="0032051B" w:rsidR="003439CA">
        <w:t>-0151</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184669" w:rsidP="00C93484" w:rsidRDefault="00184669">
      <w:pPr>
        <w:pStyle w:val="Reqtify"/>
      </w:pPr>
    </w:p>
    <w:p w:rsidRPr="00184669" w:rsidR="00184669" w:rsidP="00184669" w:rsidRDefault="00655979">
      <w:pPr>
        <w:pStyle w:val="ReqtifyAltR"/>
      </w:pPr>
      <w:r>
        <w:t>[iTC_CC_ATP-SwRS-0</w:t>
      </w:r>
      <w:r>
        <w:rPr>
          <w:rFonts w:hint="eastAsia"/>
        </w:rPr>
        <w:t>726</w:t>
      </w:r>
      <w:r w:rsidRPr="00184669" w:rsidR="00184669">
        <w:t>]</w:t>
      </w:r>
    </w:p>
    <w:p w:rsidRPr="00184669" w:rsidR="00184669" w:rsidP="00C93484" w:rsidRDefault="00825CBF">
      <w:pPr>
        <w:pStyle w:val="Reqtify"/>
      </w:pPr>
      <w:bookmarkStart w:name="InhibitProtectionEvacuationInDistance" w:id="10844"/>
      <w:r w:rsidRPr="00BF4172">
        <w:rPr>
          <w:rStyle w:val="aff2"/>
          <w:bCs w:val="0"/>
          <w:iCs w:val="0"/>
        </w:rPr>
        <w:t>InhibitProtectionEvacuationInDistance</w:t>
      </w:r>
      <w:bookmarkEnd w:id="10844"/>
      <w:r w:rsidR="00D223F8">
        <w:rPr>
          <w:rFonts w:hint="eastAsia"/>
        </w:rPr>
        <w:t>，</w:t>
      </w:r>
      <w:r w:rsidRPr="00184669" w:rsidR="00184669">
        <w:rPr>
          <w:rFonts w:hint="eastAsia"/>
        </w:rPr>
        <w:t>在离站时禁止监控逃生手柄状态</w:t>
      </w:r>
    </w:p>
    <w:p w:rsidR="006D116C" w:rsidP="000431E0" w:rsidRDefault="006D116C">
      <w:pPr>
        <w:pStyle w:val="af7"/>
      </w:pPr>
      <w:r>
        <w:t xml:space="preserve">def </w:t>
      </w:r>
      <w:hyperlink w:history="1" w:anchor="InhibitProtectionEvacuationInDistance">
        <w:r w:rsidR="00825CBF">
          <w:rPr>
            <w:rStyle w:val="ac"/>
          </w:rPr>
          <w:t>InhibitProtectionEvacuationInDistance</w:t>
        </w:r>
      </w:hyperlink>
      <w:r>
        <w:rPr>
          <w:color w:val="FF8000"/>
        </w:rPr>
        <w:t>(</w:t>
      </w:r>
      <w:r>
        <w:t>k</w:t>
      </w:r>
      <w:r>
        <w:rPr>
          <w:color w:val="FF8000"/>
        </w:rPr>
        <w:t>)</w:t>
      </w:r>
      <w:r>
        <w:t>:</w:t>
      </w:r>
    </w:p>
    <w:p w:rsidRPr="00184669" w:rsidR="00184669" w:rsidP="000431E0" w:rsidRDefault="006D116C">
      <w:pPr>
        <w:pStyle w:val="af7"/>
      </w:pPr>
      <w:r>
        <w:t xml:space="preserve">    return </w:t>
      </w:r>
      <w:hyperlink w:history="1" w:anchor="GetInhibitProtectionEvacuationInDistance">
        <w:r w:rsidRPr="00C86D30" w:rsidR="00813AB3">
          <w:rPr>
            <w:rStyle w:val="ac"/>
          </w:rPr>
          <w:t>Offline</w:t>
        </w:r>
        <w:r w:rsidRPr="00C86D30" w:rsidR="00155088">
          <w:rPr>
            <w:rStyle w:val="ac"/>
          </w:rPr>
          <w:t>.G</w:t>
        </w:r>
        <w:r w:rsidRPr="00C86D30">
          <w:rPr>
            <w:rStyle w:val="ac"/>
          </w:rPr>
          <w:t>etInhibitProtectionEvacuationInDistance</w:t>
        </w:r>
      </w:hyperlink>
      <w:r>
        <w:rPr>
          <w:color w:val="FF8000"/>
        </w:rPr>
        <w:t>(</w:t>
      </w:r>
      <w:r>
        <w:t>k</w:t>
      </w:r>
      <w:r>
        <w:rPr>
          <w:color w:val="FF8000"/>
        </w:rPr>
        <w:t>)</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10845"/>
        </w:rPr>
      </w:pPr>
      <w:del w:author="常鸣" w:date="2014-07-03T14:27:00Z" w:id="10846">
        <w:r w:rsidDel="009328EA">
          <w:delText>#S</w:delText>
        </w:r>
      </w:del>
      <w:ins w:author="常鸣" w:date="2014-07-03T14:27:00Z" w:id="10847">
        <w:r w:rsidR="009328EA">
          <w:t>#Allocation=ATP Software</w:t>
        </w:r>
      </w:ins>
      <w:ins w:author="常鸣" w:date="2014-07-03T15:05:00Z" w:id="10848">
        <w:r w:rsidR="006D51C2">
          <w:rPr>
            <w:rFonts w:hint="eastAsia"/>
          </w:rPr>
          <w:t>, Vital Embedded Setting</w:t>
        </w:r>
      </w:ins>
    </w:p>
    <w:p w:rsidR="00610A4C" w:rsidP="000C0D62" w:rsidRDefault="009328EA">
      <w:pPr>
        <w:pStyle w:val="ReqtifyAltQ"/>
      </w:pPr>
      <w:ins w:author="常鸣" w:date="2014-07-03T14:27:00Z" w:id="10849">
        <w:r>
          <w:t>#S</w:t>
        </w:r>
      </w:ins>
      <w:r w:rsidR="00610A4C">
        <w:t>ource=</w:t>
      </w:r>
      <w:r w:rsidR="009C63C8">
        <w:rPr>
          <w:rFonts w:hint="eastAsia"/>
        </w:rPr>
        <w:t>[iTC_CC-SyAD-1231]</w:t>
      </w:r>
      <w:r w:rsidR="00C86D30">
        <w:rPr>
          <w:rFonts w:hint="eastAsia"/>
        </w:rPr>
        <w:t>,</w:t>
      </w:r>
      <w:r w:rsidRPr="00C86D30" w:rsidR="00C86D30">
        <w:rPr>
          <w:rFonts w:hint="eastAsia"/>
        </w:rPr>
        <w:t xml:space="preserve"> </w:t>
      </w:r>
      <w:r w:rsidR="00C86D30">
        <w:rPr>
          <w:rFonts w:hint="eastAsia"/>
        </w:rPr>
        <w:t>[iTC_CC-SyAD-1302]</w:t>
      </w:r>
    </w:p>
    <w:p w:rsidR="00184669" w:rsidP="000C0D62" w:rsidRDefault="00610A4C">
      <w:pPr>
        <w:pStyle w:val="ReqtifyAltQ"/>
      </w:pPr>
      <w:r>
        <w:t>[End]</w:t>
      </w:r>
    </w:p>
    <w:p w:rsidR="00184669" w:rsidP="00C93484" w:rsidRDefault="00184669">
      <w:pPr>
        <w:pStyle w:val="Reqtify"/>
      </w:pPr>
    </w:p>
    <w:p w:rsidR="00D223F8" w:rsidP="00C93484" w:rsidRDefault="00D223F8">
      <w:pPr>
        <w:pStyle w:val="Reqtify"/>
      </w:pPr>
    </w:p>
    <w:p w:rsidR="00184669" w:rsidP="00184669" w:rsidRDefault="00655979">
      <w:pPr>
        <w:pStyle w:val="ReqtifyAltR"/>
      </w:pPr>
      <w:r>
        <w:t>[iTC_CC_ATP-SwRS-0</w:t>
      </w:r>
      <w:r>
        <w:rPr>
          <w:rFonts w:hint="eastAsia"/>
        </w:rPr>
        <w:t>727</w:t>
      </w:r>
      <w:r w:rsidRPr="00E75D11" w:rsidR="00184669">
        <w:t>]</w:t>
      </w:r>
    </w:p>
    <w:p w:rsidRPr="00E75D11" w:rsidR="00184669" w:rsidP="00C93484" w:rsidRDefault="00BF4172">
      <w:pPr>
        <w:pStyle w:val="Reqtify"/>
      </w:pPr>
      <w:bookmarkStart w:name="InhibitProtectionEvacuationWithStop" w:id="10850"/>
      <w:r w:rsidRPr="00BF4172">
        <w:rPr>
          <w:rStyle w:val="aff2"/>
          <w:bCs w:val="0"/>
          <w:iCs w:val="0"/>
        </w:rPr>
        <w:lastRenderedPageBreak/>
        <w:t>InhibitProtectionEvacuationWithStop</w:t>
      </w:r>
      <w:bookmarkEnd w:id="10850"/>
      <w:r w:rsidR="00184669">
        <w:rPr>
          <w:rFonts w:hint="eastAsia"/>
        </w:rPr>
        <w:t>，在站间停车时禁止监控逃生手柄状态。</w:t>
      </w:r>
    </w:p>
    <w:p w:rsidR="006D116C" w:rsidP="000431E0" w:rsidRDefault="006D116C">
      <w:pPr>
        <w:pStyle w:val="af7"/>
      </w:pPr>
      <w:r>
        <w:t xml:space="preserve">def </w:t>
      </w:r>
      <w:hyperlink w:history="1" w:anchor="InhibitProtectionEvacuationWithStop">
        <w:r w:rsidR="00825CBF">
          <w:rPr>
            <w:rStyle w:val="ac"/>
          </w:rPr>
          <w:t>InhibitProtectionEvacuationWithStop</w:t>
        </w:r>
      </w:hyperlink>
      <w:r>
        <w:rPr>
          <w:color w:val="FF8000"/>
        </w:rPr>
        <w:t>(</w:t>
      </w:r>
      <w:r>
        <w:t>k</w:t>
      </w:r>
      <w:r>
        <w:rPr>
          <w:color w:val="FF8000"/>
        </w:rPr>
        <w:t>)</w:t>
      </w:r>
      <w:r>
        <w:t>:</w:t>
      </w:r>
    </w:p>
    <w:p w:rsidRPr="00E75D11" w:rsidR="00184669" w:rsidP="000431E0" w:rsidRDefault="006D116C">
      <w:pPr>
        <w:pStyle w:val="af7"/>
      </w:pPr>
      <w:r>
        <w:t xml:space="preserve">    return </w:t>
      </w:r>
      <w:hyperlink w:history="1" w:anchor="Offline">
        <w:r w:rsidR="00813AB3">
          <w:rPr>
            <w:rStyle w:val="ac"/>
          </w:rPr>
          <w:t>Offline</w:t>
        </w:r>
      </w:hyperlink>
      <w:r w:rsidR="00155088">
        <w:t>.</w:t>
      </w:r>
      <w:hyperlink w:history="1" w:anchor="GetInhibitProtectionEvacuationWithStop">
        <w:r w:rsidR="00825CBF">
          <w:rPr>
            <w:rStyle w:val="ac"/>
          </w:rPr>
          <w:t>GetInhibitProtectionEvacuationWithStop</w:t>
        </w:r>
      </w:hyperlink>
      <w:r>
        <w:rPr>
          <w:color w:val="FF8000"/>
        </w:rPr>
        <w:t>(</w:t>
      </w:r>
      <w:r>
        <w:t>k</w:t>
      </w:r>
      <w:r>
        <w:rPr>
          <w:color w:val="FF8000"/>
        </w:rPr>
        <w:t>)</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10851"/>
        </w:rPr>
      </w:pPr>
      <w:del w:author="常鸣" w:date="2014-07-03T14:27:00Z" w:id="10852">
        <w:r w:rsidDel="009328EA">
          <w:delText>#S</w:delText>
        </w:r>
      </w:del>
      <w:ins w:author="常鸣" w:date="2014-07-03T14:27:00Z" w:id="10853">
        <w:r w:rsidR="009328EA">
          <w:t>#Allocation=ATP Software</w:t>
        </w:r>
      </w:ins>
      <w:ins w:author="常鸣" w:date="2014-07-03T15:05:00Z" w:id="10854">
        <w:r w:rsidR="006D51C2">
          <w:rPr>
            <w:rFonts w:hint="eastAsia"/>
          </w:rPr>
          <w:t>, Vital Embedded Setting</w:t>
        </w:r>
      </w:ins>
    </w:p>
    <w:p w:rsidR="00610A4C" w:rsidP="000C0D62" w:rsidRDefault="009328EA">
      <w:pPr>
        <w:pStyle w:val="ReqtifyAltQ"/>
      </w:pPr>
      <w:ins w:author="常鸣" w:date="2014-07-03T14:27:00Z" w:id="10855">
        <w:r>
          <w:t>#S</w:t>
        </w:r>
      </w:ins>
      <w:r w:rsidR="00610A4C">
        <w:t>ource=</w:t>
      </w:r>
      <w:r w:rsidR="009C63C8">
        <w:rPr>
          <w:rFonts w:hint="eastAsia"/>
        </w:rPr>
        <w:t>[iTC_CC-SyAD-1232]</w:t>
      </w:r>
      <w:r w:rsidR="00C86D30">
        <w:rPr>
          <w:rFonts w:hint="eastAsia"/>
        </w:rPr>
        <w:t>,</w:t>
      </w:r>
      <w:r w:rsidRPr="00C86D30" w:rsidR="00C86D30">
        <w:rPr>
          <w:rFonts w:hint="eastAsia"/>
        </w:rPr>
        <w:t xml:space="preserve"> </w:t>
      </w:r>
      <w:r w:rsidR="00C86D30">
        <w:rPr>
          <w:rFonts w:hint="eastAsia"/>
        </w:rPr>
        <w:t>[iTC_CC-SyAD-1301]</w:t>
      </w:r>
    </w:p>
    <w:p w:rsidR="00184669" w:rsidP="000C0D62" w:rsidRDefault="00610A4C">
      <w:pPr>
        <w:pStyle w:val="ReqtifyAltQ"/>
      </w:pPr>
      <w:r>
        <w:t>[End]</w:t>
      </w:r>
    </w:p>
    <w:p w:rsidR="00184669" w:rsidP="00C93484" w:rsidRDefault="00184669">
      <w:pPr>
        <w:pStyle w:val="Reqtify"/>
      </w:pPr>
    </w:p>
    <w:p w:rsidR="003439CA" w:rsidP="00C93484" w:rsidRDefault="003439CA">
      <w:pPr>
        <w:pStyle w:val="Reqtify"/>
      </w:pPr>
    </w:p>
    <w:p w:rsidR="003439CA" w:rsidP="00704491" w:rsidRDefault="003439CA">
      <w:pPr>
        <w:pStyle w:val="ReqtifyAltR"/>
      </w:pPr>
      <w:r>
        <w:t>[iTC_CC_ATP-SwRS-0</w:t>
      </w:r>
      <w:r>
        <w:rPr>
          <w:rFonts w:hint="eastAsia"/>
        </w:rPr>
        <w:t>358</w:t>
      </w:r>
      <w:r>
        <w:t>]</w:t>
      </w:r>
    </w:p>
    <w:p w:rsidR="003439CA" w:rsidP="00C93484" w:rsidRDefault="00CF08EA">
      <w:pPr>
        <w:pStyle w:val="Reqtify"/>
      </w:pPr>
      <w:bookmarkStart w:name="EBforEvacuationWhileTrainLeavingStation" w:id="10856"/>
      <w:r w:rsidRPr="00CF08EA">
        <w:rPr>
          <w:rStyle w:val="aff2"/>
          <w:rFonts w:hint="eastAsia"/>
        </w:rPr>
        <w:t>EBforEvacuationWhileTrainLeavingStation</w:t>
      </w:r>
      <w:bookmarkEnd w:id="10856"/>
      <w:r w:rsidR="003439CA">
        <w:rPr>
          <w:rFonts w:hint="eastAsia"/>
        </w:rPr>
        <w:t>，出站时的逃生请求</w:t>
      </w:r>
      <w:r>
        <w:rPr>
          <w:rFonts w:hint="eastAsia"/>
        </w:rPr>
        <w:t>EB</w:t>
      </w:r>
      <w:r w:rsidR="003439CA">
        <w:rPr>
          <w:rFonts w:hint="eastAsia"/>
        </w:rPr>
        <w:t>.</w:t>
      </w:r>
    </w:p>
    <w:p w:rsidR="003439CA" w:rsidP="00C93484" w:rsidRDefault="003439CA">
      <w:pPr>
        <w:pStyle w:val="Reqtify"/>
      </w:pPr>
      <w:r>
        <w:rPr>
          <w:rFonts w:hint="eastAsia"/>
        </w:rPr>
        <w:t xml:space="preserve">If the </w:t>
      </w:r>
      <w:r w:rsidR="00CF08EA">
        <w:rPr>
          <w:rFonts w:hint="eastAsia"/>
        </w:rPr>
        <w:t xml:space="preserve">train leaving station </w:t>
      </w:r>
      <w:r>
        <w:rPr>
          <w:rFonts w:hint="eastAsia"/>
        </w:rPr>
        <w:t>evacuation has been required, ATP shall trigger the emergency brake.</w:t>
      </w:r>
    </w:p>
    <w:p w:rsidR="00246307" w:rsidP="000431E0" w:rsidRDefault="00246307">
      <w:pPr>
        <w:pStyle w:val="af7"/>
      </w:pPr>
      <w:r>
        <w:t xml:space="preserve">def </w:t>
      </w:r>
      <w:hyperlink w:history="1" w:anchor="EBforEvacuationWhileTrainLeavingStation">
        <w:r w:rsidR="00F131C8">
          <w:rPr>
            <w:rStyle w:val="ac"/>
          </w:rPr>
          <w:t>EBforEvacuationWhileTrainLeavingStation</w:t>
        </w:r>
      </w:hyperlink>
      <w:r>
        <w:rPr>
          <w:color w:val="FF8000"/>
        </w:rPr>
        <w:t>(</w:t>
      </w:r>
      <w:r>
        <w:t>k</w:t>
      </w:r>
      <w:r>
        <w:rPr>
          <w:color w:val="FF8000"/>
        </w:rPr>
        <w:t>)</w:t>
      </w:r>
      <w:r>
        <w:t>:</w:t>
      </w:r>
    </w:p>
    <w:p w:rsidR="00246307" w:rsidP="000431E0" w:rsidRDefault="00246307">
      <w:pPr>
        <w:pStyle w:val="af7"/>
      </w:pPr>
      <w:r>
        <w:t xml:space="preserve">    return </w:t>
      </w:r>
      <w:r>
        <w:rPr>
          <w:color w:val="FF8000"/>
        </w:rPr>
        <w:t>(</w:t>
      </w:r>
      <w:hyperlink w:history="1" w:anchor="EvacuationWhileLeavingStation">
        <w:r w:rsidR="00F131C8">
          <w:rPr>
            <w:rStyle w:val="ac"/>
          </w:rPr>
          <w:t>EvacuationWhileLeavingStation</w:t>
        </w:r>
      </w:hyperlink>
      <w:r>
        <w:rPr>
          <w:color w:val="FF8000"/>
        </w:rPr>
        <w:t>(</w:t>
      </w:r>
      <w:r>
        <w:t>k</w:t>
      </w:r>
      <w:r>
        <w:rPr>
          <w:color w:val="FF8000"/>
        </w:rPr>
        <w:t>)</w:t>
      </w:r>
    </w:p>
    <w:p w:rsidR="003439CA" w:rsidP="000431E0" w:rsidRDefault="00246307">
      <w:pPr>
        <w:pStyle w:val="af7"/>
      </w:pPr>
      <w:r>
        <w:t xml:space="preserve">             and </w:t>
      </w:r>
      <w:r w:rsidRPr="00113E1C">
        <w:t>not</w:t>
      </w:r>
      <w:r>
        <w:t xml:space="preserve"> </w:t>
      </w:r>
      <w:hyperlink w:history="1" w:anchor="InhibitProtectionEvacuationInDistance">
        <w:r w:rsidR="00825CBF">
          <w:rPr>
            <w:rStyle w:val="ac"/>
          </w:rPr>
          <w:t>InhibitProtectionEvacuationInDistance</w:t>
        </w:r>
      </w:hyperlink>
      <w:r>
        <w:rPr>
          <w:color w:val="FF8000"/>
        </w:rPr>
        <w:t>(</w:t>
      </w:r>
      <w:r>
        <w:t>k</w:t>
      </w:r>
      <w:r>
        <w:rPr>
          <w:color w:val="FF8000"/>
        </w:rPr>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857"/>
        </w:rPr>
      </w:pPr>
      <w:del w:author="常鸣" w:date="2014-07-03T14:27:00Z" w:id="10858">
        <w:r w:rsidRPr="008A1414" w:rsidDel="009328EA">
          <w:delText>#S</w:delText>
        </w:r>
      </w:del>
      <w:ins w:author="常鸣" w:date="2014-07-03T14:27:00Z" w:id="10859">
        <w:r w:rsidR="009328EA">
          <w:t>#Allocation=ATP Software</w:t>
        </w:r>
      </w:ins>
    </w:p>
    <w:p w:rsidRPr="008A1414" w:rsidR="003439CA" w:rsidP="000C0D62" w:rsidRDefault="009328EA">
      <w:pPr>
        <w:pStyle w:val="ReqtifyAltQ"/>
      </w:pPr>
      <w:ins w:author="常鸣" w:date="2014-07-03T14:27:00Z" w:id="10860">
        <w:r>
          <w:t>#S</w:t>
        </w:r>
      </w:ins>
      <w:r w:rsidRPr="008A1414" w:rsidR="003439CA">
        <w:t>ource=</w:t>
      </w:r>
      <w:r w:rsidRPr="0023560F" w:rsidR="003439CA">
        <w:t>[iTC_CC-SyAD-0271]</w:t>
      </w:r>
      <w:r w:rsidR="003439CA">
        <w:rPr>
          <w:rFonts w:hint="eastAsia"/>
        </w:rPr>
        <w:t>,</w:t>
      </w:r>
      <w:r w:rsidRPr="009C63C8" w:rsidR="009C63C8">
        <w:rPr>
          <w:rFonts w:hint="eastAsia"/>
        </w:rPr>
        <w:t xml:space="preserve"> </w:t>
      </w:r>
      <w:r w:rsidR="009C63C8">
        <w:rPr>
          <w:rFonts w:hint="eastAsia"/>
        </w:rPr>
        <w:t>[iTC_CC-SyAD-1231]</w:t>
      </w:r>
      <w:r w:rsidR="00CC3621">
        <w:rPr>
          <w:rFonts w:hint="eastAsia"/>
        </w:rPr>
        <w:t>,</w:t>
      </w:r>
      <w:r w:rsidRPr="00CC3621" w:rsidR="00CC3621">
        <w:rPr>
          <w:rFonts w:hint="eastAsia"/>
        </w:rPr>
        <w:t xml:space="preserve"> </w:t>
      </w:r>
      <w:r w:rsidR="00CC3621">
        <w:rPr>
          <w:rFonts w:hint="eastAsia"/>
        </w:rPr>
        <w:t>[</w:t>
      </w:r>
      <w:r w:rsidR="00CC3621">
        <w:t>iTC_CC_ATP_SwHA</w:t>
      </w:r>
      <w:r w:rsidRPr="0032051B" w:rsidR="00CC3621">
        <w:t>-0150</w:t>
      </w:r>
      <w:r w:rsidR="00CC3621">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CF08EA" w:rsidP="00C93484" w:rsidRDefault="00CF08EA">
      <w:pPr>
        <w:pStyle w:val="Reqtify"/>
      </w:pPr>
    </w:p>
    <w:p w:rsidR="00CF08EA" w:rsidP="00CF08EA" w:rsidRDefault="00CF08EA">
      <w:pPr>
        <w:pStyle w:val="ReqtifyAltR"/>
      </w:pPr>
      <w:r>
        <w:t>[iTC_CC_ATP-SwRS-0</w:t>
      </w:r>
      <w:r>
        <w:rPr>
          <w:rFonts w:hint="eastAsia"/>
        </w:rPr>
        <w:t>748</w:t>
      </w:r>
      <w:r>
        <w:t>]</w:t>
      </w:r>
    </w:p>
    <w:p w:rsidR="00CF08EA" w:rsidP="00C93484" w:rsidRDefault="00F131C8">
      <w:pPr>
        <w:pStyle w:val="Reqtify"/>
      </w:pPr>
      <w:bookmarkStart w:name="EBforEvacuationWithTrainStopped" w:id="10861"/>
      <w:r w:rsidRPr="00BF4172">
        <w:rPr>
          <w:rStyle w:val="aff2"/>
          <w:bCs w:val="0"/>
          <w:iCs w:val="0"/>
        </w:rPr>
        <w:t>EBforEvacuationWithTrainStopped</w:t>
      </w:r>
      <w:bookmarkEnd w:id="10861"/>
      <w:r w:rsidR="00CF08EA">
        <w:rPr>
          <w:rFonts w:hint="eastAsia"/>
        </w:rPr>
        <w:t>，站间停车时的逃生请求</w:t>
      </w:r>
      <w:r w:rsidR="00CF08EA">
        <w:rPr>
          <w:rFonts w:hint="eastAsia"/>
        </w:rPr>
        <w:t>EB.</w:t>
      </w:r>
    </w:p>
    <w:p w:rsidR="00CF08EA" w:rsidP="00C93484" w:rsidRDefault="00CF08EA">
      <w:pPr>
        <w:pStyle w:val="Reqtify"/>
      </w:pPr>
      <w:r>
        <w:rPr>
          <w:rFonts w:hint="eastAsia"/>
        </w:rPr>
        <w:t>If the train stopped evacuation has been required, ATP shall trigger the emergency brake.</w:t>
      </w:r>
    </w:p>
    <w:p w:rsidR="00CF08EA" w:rsidP="000431E0" w:rsidRDefault="00CF08EA">
      <w:pPr>
        <w:pStyle w:val="af7"/>
      </w:pPr>
      <w:r>
        <w:t xml:space="preserve">def </w:t>
      </w:r>
      <w:hyperlink w:history="1" w:anchor="EBforEvacuationWithTrainStopped">
        <w:r w:rsidR="00F131C8">
          <w:rPr>
            <w:rStyle w:val="ac"/>
          </w:rPr>
          <w:t>EBforEvacuationWithTrainStopped</w:t>
        </w:r>
      </w:hyperlink>
      <w:r>
        <w:rPr>
          <w:color w:val="FF8000"/>
        </w:rPr>
        <w:t>(</w:t>
      </w:r>
      <w:r>
        <w:t>k</w:t>
      </w:r>
      <w:r>
        <w:rPr>
          <w:color w:val="FF8000"/>
        </w:rPr>
        <w:t>)</w:t>
      </w:r>
      <w:r>
        <w:t>:</w:t>
      </w:r>
    </w:p>
    <w:p w:rsidR="00CF08EA" w:rsidP="000431E0" w:rsidRDefault="00CF08EA">
      <w:pPr>
        <w:pStyle w:val="af7"/>
      </w:pPr>
      <w:r>
        <w:t xml:space="preserve">    return </w:t>
      </w:r>
      <w:r>
        <w:rPr>
          <w:color w:val="FF8000"/>
        </w:rPr>
        <w:t>(</w:t>
      </w:r>
      <w:hyperlink w:history="1" w:anchor="EvacuationWithTrainStopped">
        <w:r w:rsidR="00F131C8">
          <w:rPr>
            <w:rStyle w:val="ac"/>
          </w:rPr>
          <w:t>EvacuationWithTrainStopped</w:t>
        </w:r>
      </w:hyperlink>
      <w:r>
        <w:rPr>
          <w:color w:val="FF8000"/>
        </w:rPr>
        <w:t>(</w:t>
      </w:r>
      <w:r>
        <w:t>k</w:t>
      </w:r>
      <w:r>
        <w:rPr>
          <w:color w:val="FF8000"/>
        </w:rPr>
        <w:t>)</w:t>
      </w:r>
    </w:p>
    <w:p w:rsidR="00CF08EA" w:rsidP="000431E0" w:rsidRDefault="00CF08EA">
      <w:pPr>
        <w:pStyle w:val="af7"/>
      </w:pPr>
      <w:r>
        <w:t xml:space="preserve">              and </w:t>
      </w:r>
      <w:r w:rsidRPr="00113E1C">
        <w:t>not</w:t>
      </w:r>
      <w:r>
        <w:t xml:space="preserve"> </w:t>
      </w:r>
      <w:hyperlink w:history="1" w:anchor="InhibitProtectionEvacuationWithStop">
        <w:r w:rsidR="00825CBF">
          <w:rPr>
            <w:rStyle w:val="ac"/>
          </w:rPr>
          <w:t>InhibitProtectionEvacuationWithStop</w:t>
        </w:r>
      </w:hyperlink>
      <w:r>
        <w:rPr>
          <w:color w:val="FF8000"/>
        </w:rPr>
        <w:t>(</w:t>
      </w:r>
      <w:r>
        <w:t>k</w:t>
      </w:r>
      <w:r>
        <w:rPr>
          <w:color w:val="FF8000"/>
        </w:rPr>
        <w:t>))</w:t>
      </w:r>
    </w:p>
    <w:p w:rsidRPr="008A1414" w:rsidR="00CF08EA" w:rsidP="000C0D62" w:rsidRDefault="00CF08EA">
      <w:pPr>
        <w:pStyle w:val="ReqtifyAltQ"/>
      </w:pPr>
      <w:r w:rsidRPr="008A1414">
        <w:t>#Category=Functional</w:t>
      </w:r>
    </w:p>
    <w:p w:rsidRPr="008A1414" w:rsidR="00CF08EA" w:rsidP="000C0D62" w:rsidRDefault="00CF08EA">
      <w:pPr>
        <w:pStyle w:val="ReqtifyAltQ"/>
      </w:pPr>
      <w:r w:rsidRPr="008A1414">
        <w:t>#Contribution</w:t>
      </w:r>
      <w:r>
        <w:t>=SIL4</w:t>
      </w:r>
    </w:p>
    <w:p w:rsidR="009328EA" w:rsidP="000C0D62" w:rsidRDefault="00CF08EA">
      <w:pPr>
        <w:pStyle w:val="ReqtifyAltQ"/>
        <w:rPr>
          <w:ins w:author="常鸣" w:date="2014-07-03T14:27:00Z" w:id="10862"/>
        </w:rPr>
      </w:pPr>
      <w:del w:author="常鸣" w:date="2014-07-03T14:27:00Z" w:id="10863">
        <w:r w:rsidRPr="008A1414" w:rsidDel="009328EA">
          <w:delText>#S</w:delText>
        </w:r>
      </w:del>
      <w:ins w:author="常鸣" w:date="2014-07-03T14:27:00Z" w:id="10864">
        <w:r w:rsidR="009328EA">
          <w:t>#Allocation=ATP Software</w:t>
        </w:r>
      </w:ins>
    </w:p>
    <w:p w:rsidRPr="008A1414" w:rsidR="00CF08EA" w:rsidP="000C0D62" w:rsidRDefault="009328EA">
      <w:pPr>
        <w:pStyle w:val="ReqtifyAltQ"/>
      </w:pPr>
      <w:ins w:author="常鸣" w:date="2014-07-03T14:27:00Z" w:id="10865">
        <w:r>
          <w:t>#S</w:t>
        </w:r>
      </w:ins>
      <w:r w:rsidRPr="008A1414" w:rsidR="00CF08EA">
        <w:t>ource=</w:t>
      </w:r>
      <w:r w:rsidRPr="0023560F" w:rsidR="00CF08EA">
        <w:t>[iTC_CC-SyAD-0274]</w:t>
      </w:r>
      <w:r w:rsidR="00CF08EA">
        <w:rPr>
          <w:rFonts w:hint="eastAsia"/>
        </w:rPr>
        <w:t>,</w:t>
      </w:r>
      <w:r w:rsidRPr="009C63C8" w:rsidR="009C63C8">
        <w:rPr>
          <w:rFonts w:hint="eastAsia"/>
        </w:rPr>
        <w:t xml:space="preserve"> </w:t>
      </w:r>
      <w:r w:rsidR="009C63C8">
        <w:rPr>
          <w:rFonts w:hint="eastAsia"/>
        </w:rPr>
        <w:t>[iTC_CC-SyAD-1232]</w:t>
      </w:r>
      <w:r w:rsidR="00CC3621">
        <w:rPr>
          <w:rFonts w:hint="eastAsia"/>
        </w:rPr>
        <w:t>,</w:t>
      </w:r>
      <w:r w:rsidRPr="00CC3621" w:rsidR="00CC3621">
        <w:rPr>
          <w:rFonts w:hint="eastAsia"/>
        </w:rPr>
        <w:t xml:space="preserve"> </w:t>
      </w:r>
      <w:r w:rsidR="00CC3621">
        <w:rPr>
          <w:rFonts w:hint="eastAsia"/>
        </w:rPr>
        <w:t>[</w:t>
      </w:r>
      <w:r w:rsidR="00CC3621">
        <w:t>iTC_CC_ATP_SwHA</w:t>
      </w:r>
      <w:r w:rsidRPr="0032051B" w:rsidR="00CC3621">
        <w:t>-0151</w:t>
      </w:r>
      <w:r w:rsidR="00CC3621">
        <w:rPr>
          <w:rFonts w:hint="eastAsia"/>
        </w:rPr>
        <w:t>]</w:t>
      </w:r>
    </w:p>
    <w:p w:rsidRPr="008A1414" w:rsidR="00CF08EA" w:rsidP="000C0D62" w:rsidRDefault="00CF08EA">
      <w:pPr>
        <w:pStyle w:val="ReqtifyAltQ"/>
      </w:pPr>
      <w:r w:rsidRPr="008A1414">
        <w:t>[End]</w:t>
      </w:r>
    </w:p>
    <w:p w:rsidR="00CF08EA" w:rsidP="00C93484" w:rsidRDefault="00CF08EA">
      <w:pPr>
        <w:pStyle w:val="Reqtify"/>
      </w:pPr>
    </w:p>
    <w:p w:rsidR="00CF08EA" w:rsidP="00C93484" w:rsidRDefault="00CF08EA">
      <w:pPr>
        <w:pStyle w:val="Reqtify"/>
      </w:pPr>
    </w:p>
    <w:p w:rsidRPr="003439CA" w:rsidR="003439CA" w:rsidP="00934391" w:rsidRDefault="003439CA">
      <w:pPr>
        <w:pStyle w:val="3"/>
      </w:pPr>
      <w:r w:rsidRPr="00A61D30">
        <w:rPr>
          <w:rFonts w:hint="eastAsia"/>
        </w:rPr>
        <w:lastRenderedPageBreak/>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028"/>
        <w:gridCol w:w="477"/>
        <w:gridCol w:w="1436"/>
        <w:gridCol w:w="98"/>
        <w:gridCol w:w="1430"/>
        <w:gridCol w:w="95"/>
        <w:gridCol w:w="1722"/>
      </w:tblGrid>
      <w:tr w:rsidRPr="00785CC7" w:rsidR="003439CA" w:rsidTr="003439CA">
        <w:tc>
          <w:tcPr>
            <w:tcW w:w="2426" w:type="pct"/>
            <w:gridSpan w:val="2"/>
            <w:tcBorders>
              <w:top w:val="single" w:color="000000" w:sz="12" w:space="0"/>
              <w:bottom w:val="single" w:color="000000" w:sz="4" w:space="0"/>
            </w:tcBorders>
            <w:shd w:val="clear" w:color="auto" w:fill="E0E0E0"/>
          </w:tcPr>
          <w:p w:rsidR="003439CA" w:rsidP="00FA0FBB" w:rsidRDefault="003439CA">
            <w:pPr>
              <w:pStyle w:val="af6"/>
            </w:pPr>
            <w:r w:rsidRPr="00B1730D">
              <w:t>Name</w:t>
            </w:r>
          </w:p>
        </w:tc>
        <w:tc>
          <w:tcPr>
            <w:tcW w:w="826" w:type="pct"/>
            <w:gridSpan w:val="2"/>
            <w:tcBorders>
              <w:top w:val="single" w:color="000000" w:sz="12" w:space="0"/>
              <w:bottom w:val="single" w:color="000000" w:sz="4" w:space="0"/>
            </w:tcBorders>
            <w:shd w:val="clear" w:color="auto" w:fill="E0E0E0"/>
          </w:tcPr>
          <w:p w:rsidR="003439CA" w:rsidP="00FA0FBB" w:rsidRDefault="003439CA">
            <w:pPr>
              <w:pStyle w:val="af6"/>
            </w:pPr>
            <w:r>
              <w:rPr>
                <w:rFonts w:hint="eastAsia"/>
              </w:rPr>
              <w:t>Safety Critical</w:t>
            </w:r>
          </w:p>
        </w:tc>
        <w:tc>
          <w:tcPr>
            <w:tcW w:w="770" w:type="pct"/>
            <w:tcBorders>
              <w:top w:val="single" w:color="000000" w:sz="12" w:space="0"/>
              <w:bottom w:val="single" w:color="000000" w:sz="4" w:space="0"/>
            </w:tcBorders>
            <w:shd w:val="clear" w:color="auto" w:fill="E0E0E0"/>
          </w:tcPr>
          <w:p w:rsidR="003439CA" w:rsidP="00FA0FBB" w:rsidRDefault="003439CA">
            <w:pPr>
              <w:pStyle w:val="af6"/>
            </w:pPr>
            <w:r w:rsidRPr="00B1730D">
              <w:t>Observable</w:t>
            </w:r>
          </w:p>
        </w:tc>
        <w:tc>
          <w:tcPr>
            <w:tcW w:w="978" w:type="pct"/>
            <w:gridSpan w:val="2"/>
            <w:tcBorders>
              <w:top w:val="single" w:color="000000" w:sz="12" w:space="0"/>
              <w:bottom w:val="single" w:color="000000" w:sz="4" w:space="0"/>
            </w:tcBorders>
            <w:shd w:val="clear" w:color="auto" w:fill="E0E0E0"/>
          </w:tcPr>
          <w:p w:rsidR="003439CA" w:rsidP="00FA0FBB" w:rsidRDefault="003439CA">
            <w:pPr>
              <w:pStyle w:val="af6"/>
            </w:pPr>
            <w:r w:rsidRPr="00B1730D">
              <w:t>Logical Type</w:t>
            </w:r>
          </w:p>
        </w:tc>
      </w:tr>
      <w:tr w:rsidR="00E92EF5" w:rsidTr="00305719">
        <w:tc>
          <w:tcPr>
            <w:tcW w:w="2169" w:type="pct"/>
            <w:tcBorders>
              <w:top w:val="single" w:color="000000" w:sz="4" w:space="0"/>
            </w:tcBorders>
            <w:shd w:val="clear" w:color="auto" w:fill="auto"/>
          </w:tcPr>
          <w:p w:rsidR="00E92EF5" w:rsidP="00591D6B" w:rsidRDefault="00532AED">
            <w:pPr>
              <w:pStyle w:val="AltB0"/>
            </w:pPr>
            <w:hyperlink w:history="1" w:anchor="EBforEvacuationWhileTrainLeavingStation">
              <w:r w:rsidR="00E92EF5">
                <w:rPr>
                  <w:rStyle w:val="ac"/>
                </w:rPr>
                <w:t>EBforEvacuationWhileTrainLeavingStation</w:t>
              </w:r>
            </w:hyperlink>
          </w:p>
        </w:tc>
        <w:tc>
          <w:tcPr>
            <w:tcW w:w="1030" w:type="pct"/>
            <w:gridSpan w:val="2"/>
            <w:tcBorders>
              <w:top w:val="single" w:color="000000" w:sz="4" w:space="0"/>
            </w:tcBorders>
          </w:tcPr>
          <w:p w:rsidR="00E92EF5" w:rsidP="00591D6B" w:rsidRDefault="00E92EF5">
            <w:pPr>
              <w:pStyle w:val="AltB0"/>
            </w:pPr>
            <w:r>
              <w:rPr>
                <w:rFonts w:hint="eastAsia"/>
              </w:rPr>
              <w:t>√</w:t>
            </w:r>
          </w:p>
        </w:tc>
        <w:tc>
          <w:tcPr>
            <w:tcW w:w="874" w:type="pct"/>
            <w:gridSpan w:val="3"/>
            <w:tcBorders>
              <w:top w:val="single" w:color="000000" w:sz="4" w:space="0"/>
            </w:tcBorders>
            <w:shd w:val="clear" w:color="auto" w:fill="auto"/>
          </w:tcPr>
          <w:p w:rsidR="00E92EF5" w:rsidP="00591D6B" w:rsidRDefault="00E92EF5">
            <w:pPr>
              <w:pStyle w:val="AltB0"/>
            </w:pPr>
            <w:r>
              <w:rPr>
                <w:rFonts w:hint="eastAsia"/>
              </w:rPr>
              <w:t>√</w:t>
            </w:r>
          </w:p>
        </w:tc>
        <w:tc>
          <w:tcPr>
            <w:tcW w:w="92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69" w:type="pct"/>
            <w:shd w:val="clear" w:color="auto" w:fill="auto"/>
          </w:tcPr>
          <w:p w:rsidR="00E92EF5" w:rsidP="00591D6B" w:rsidRDefault="00532AED">
            <w:pPr>
              <w:pStyle w:val="AltB0"/>
            </w:pPr>
            <w:hyperlink w:history="1" w:anchor="EBforEvacuationWithTrainStopped">
              <w:r w:rsidR="00E92EF5">
                <w:rPr>
                  <w:rStyle w:val="ac"/>
                </w:rPr>
                <w:t>EBforEvacuationWithTrainStopped</w:t>
              </w:r>
            </w:hyperlink>
          </w:p>
        </w:tc>
        <w:tc>
          <w:tcPr>
            <w:tcW w:w="1030" w:type="pct"/>
            <w:gridSpan w:val="2"/>
          </w:tcPr>
          <w:p w:rsidR="00E92EF5" w:rsidP="00591D6B" w:rsidRDefault="00E92EF5">
            <w:pPr>
              <w:pStyle w:val="AltB0"/>
            </w:pPr>
            <w:r>
              <w:rPr>
                <w:rFonts w:hint="eastAsia"/>
              </w:rPr>
              <w:t>√</w:t>
            </w:r>
          </w:p>
        </w:tc>
        <w:tc>
          <w:tcPr>
            <w:tcW w:w="874" w:type="pct"/>
            <w:gridSpan w:val="3"/>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69" w:type="pct"/>
            <w:tcBorders>
              <w:top w:val="single" w:color="000000" w:sz="4" w:space="0"/>
            </w:tcBorders>
            <w:shd w:val="clear" w:color="auto" w:fill="auto"/>
          </w:tcPr>
          <w:p w:rsidR="00E92EF5" w:rsidP="00591D6B" w:rsidRDefault="00532AED">
            <w:pPr>
              <w:pStyle w:val="AltB0"/>
            </w:pPr>
            <w:hyperlink w:history="1" w:anchor="EBforNotAllTrainEndHoldDoorsClosed">
              <w:r w:rsidR="00E92EF5">
                <w:rPr>
                  <w:rStyle w:val="ac"/>
                </w:rPr>
                <w:t>EBforNotAllTrainEndHoldDoorsClosed</w:t>
              </w:r>
            </w:hyperlink>
          </w:p>
        </w:tc>
        <w:tc>
          <w:tcPr>
            <w:tcW w:w="1030" w:type="pct"/>
            <w:gridSpan w:val="2"/>
            <w:tcBorders>
              <w:top w:val="single" w:color="000000" w:sz="4" w:space="0"/>
            </w:tcBorders>
          </w:tcPr>
          <w:p w:rsidR="00E92EF5" w:rsidP="00591D6B" w:rsidRDefault="00E92EF5">
            <w:pPr>
              <w:pStyle w:val="AltB0"/>
            </w:pPr>
            <w:r>
              <w:rPr>
                <w:rFonts w:hint="eastAsia"/>
              </w:rPr>
              <w:t>√</w:t>
            </w:r>
          </w:p>
        </w:tc>
        <w:tc>
          <w:tcPr>
            <w:tcW w:w="874" w:type="pct"/>
            <w:gridSpan w:val="3"/>
            <w:tcBorders>
              <w:top w:val="single" w:color="000000" w:sz="4" w:space="0"/>
            </w:tcBorders>
            <w:shd w:val="clear" w:color="auto" w:fill="auto"/>
          </w:tcPr>
          <w:p w:rsidR="00E92EF5" w:rsidP="00591D6B" w:rsidRDefault="00E92EF5">
            <w:pPr>
              <w:pStyle w:val="AltB0"/>
            </w:pPr>
            <w:r>
              <w:rPr>
                <w:rFonts w:hint="eastAsia"/>
              </w:rPr>
              <w:t>√</w:t>
            </w:r>
          </w:p>
        </w:tc>
        <w:tc>
          <w:tcPr>
            <w:tcW w:w="92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69" w:type="pct"/>
            <w:shd w:val="clear" w:color="auto" w:fill="auto"/>
          </w:tcPr>
          <w:p w:rsidR="00E92EF5" w:rsidP="00591D6B" w:rsidRDefault="00532AED">
            <w:pPr>
              <w:pStyle w:val="AltB0"/>
            </w:pPr>
            <w:hyperlink w:history="1" w:anchor="EmergencyDetrainDoorLockingEnd1">
              <w:r w:rsidR="00E92EF5">
                <w:rPr>
                  <w:rStyle w:val="ac"/>
                </w:rPr>
                <w:t>EmergencyDetrainDoorLockingEnd1</w:t>
              </w:r>
            </w:hyperlink>
          </w:p>
        </w:tc>
        <w:tc>
          <w:tcPr>
            <w:tcW w:w="1030" w:type="pct"/>
            <w:gridSpan w:val="2"/>
          </w:tcPr>
          <w:p w:rsidR="00E92EF5" w:rsidP="00591D6B" w:rsidRDefault="00E92EF5">
            <w:pPr>
              <w:pStyle w:val="AltB0"/>
            </w:pPr>
            <w:r>
              <w:rPr>
                <w:rFonts w:hint="eastAsia"/>
              </w:rPr>
              <w:t>√</w:t>
            </w:r>
          </w:p>
        </w:tc>
        <w:tc>
          <w:tcPr>
            <w:tcW w:w="874" w:type="pct"/>
            <w:gridSpan w:val="3"/>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69" w:type="pct"/>
            <w:shd w:val="clear" w:color="auto" w:fill="auto"/>
          </w:tcPr>
          <w:p w:rsidR="00E92EF5" w:rsidP="00591D6B" w:rsidRDefault="00532AED">
            <w:pPr>
              <w:pStyle w:val="AltB0"/>
            </w:pPr>
            <w:hyperlink w:history="1" w:anchor="EmergencyDetrainDoorLockingEnd2">
              <w:r w:rsidR="00E92EF5">
                <w:rPr>
                  <w:rStyle w:val="ac"/>
                </w:rPr>
                <w:t>EmergencyDetrainDoorLockingEnd2</w:t>
              </w:r>
            </w:hyperlink>
          </w:p>
        </w:tc>
        <w:tc>
          <w:tcPr>
            <w:tcW w:w="1030" w:type="pct"/>
            <w:gridSpan w:val="2"/>
          </w:tcPr>
          <w:p w:rsidR="00E92EF5" w:rsidP="00591D6B" w:rsidRDefault="00E92EF5">
            <w:pPr>
              <w:pStyle w:val="AltB0"/>
            </w:pPr>
            <w:r>
              <w:rPr>
                <w:rFonts w:hint="eastAsia"/>
              </w:rPr>
              <w:t>√</w:t>
            </w:r>
          </w:p>
        </w:tc>
        <w:tc>
          <w:tcPr>
            <w:tcW w:w="874" w:type="pct"/>
            <w:gridSpan w:val="3"/>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69" w:type="pct"/>
            <w:shd w:val="clear" w:color="auto" w:fill="auto"/>
          </w:tcPr>
          <w:p w:rsidR="00E92EF5" w:rsidP="00591D6B" w:rsidRDefault="00532AED">
            <w:pPr>
              <w:pStyle w:val="AltB0"/>
            </w:pPr>
            <w:hyperlink w:history="1" w:anchor="EmergencyHandleNotPulledSide">
              <w:r w:rsidR="00E92EF5">
                <w:rPr>
                  <w:rStyle w:val="ac"/>
                </w:rPr>
                <w:t>EmergencyHandleNotPulledSide</w:t>
              </w:r>
            </w:hyperlink>
          </w:p>
        </w:tc>
        <w:tc>
          <w:tcPr>
            <w:tcW w:w="1030" w:type="pct"/>
            <w:gridSpan w:val="2"/>
          </w:tcPr>
          <w:p w:rsidR="00E92EF5" w:rsidP="00591D6B" w:rsidRDefault="00E92EF5">
            <w:pPr>
              <w:pStyle w:val="AltB0"/>
            </w:pPr>
            <w:r>
              <w:rPr>
                <w:rFonts w:hint="eastAsia"/>
              </w:rPr>
              <w:t>√</w:t>
            </w:r>
          </w:p>
        </w:tc>
        <w:tc>
          <w:tcPr>
            <w:tcW w:w="874" w:type="pct"/>
            <w:gridSpan w:val="3"/>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69" w:type="pct"/>
            <w:shd w:val="clear" w:color="auto" w:fill="auto"/>
          </w:tcPr>
          <w:p w:rsidR="00E92EF5" w:rsidP="00591D6B" w:rsidRDefault="00532AED">
            <w:pPr>
              <w:pStyle w:val="AltB0"/>
            </w:pPr>
            <w:hyperlink w:history="1" w:anchor="EmergencyHandleNotPulledEnd1">
              <w:r w:rsidR="00E92EF5">
                <w:rPr>
                  <w:rStyle w:val="ac"/>
                </w:rPr>
                <w:t>EmergencyHandleNotPulledEnd1</w:t>
              </w:r>
            </w:hyperlink>
          </w:p>
        </w:tc>
        <w:tc>
          <w:tcPr>
            <w:tcW w:w="1030" w:type="pct"/>
            <w:gridSpan w:val="2"/>
          </w:tcPr>
          <w:p w:rsidR="00E92EF5" w:rsidP="00591D6B" w:rsidRDefault="00E92EF5">
            <w:pPr>
              <w:pStyle w:val="AltB0"/>
            </w:pPr>
            <w:r>
              <w:rPr>
                <w:rFonts w:hint="eastAsia"/>
              </w:rPr>
              <w:t>√</w:t>
            </w:r>
          </w:p>
        </w:tc>
        <w:tc>
          <w:tcPr>
            <w:tcW w:w="874" w:type="pct"/>
            <w:gridSpan w:val="3"/>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69" w:type="pct"/>
            <w:shd w:val="clear" w:color="auto" w:fill="auto"/>
          </w:tcPr>
          <w:p w:rsidR="00E92EF5" w:rsidP="00591D6B" w:rsidRDefault="00532AED">
            <w:pPr>
              <w:pStyle w:val="AltB0"/>
            </w:pPr>
            <w:hyperlink w:history="1" w:anchor="EmergencyHandleNotPulledEnd2">
              <w:r w:rsidR="00E92EF5">
                <w:rPr>
                  <w:rStyle w:val="ac"/>
                </w:rPr>
                <w:t>EmergencyHandleNotPulledEnd2</w:t>
              </w:r>
            </w:hyperlink>
          </w:p>
        </w:tc>
        <w:tc>
          <w:tcPr>
            <w:tcW w:w="1030" w:type="pct"/>
            <w:gridSpan w:val="2"/>
          </w:tcPr>
          <w:p w:rsidR="00E92EF5" w:rsidP="00591D6B" w:rsidRDefault="00E92EF5">
            <w:pPr>
              <w:pStyle w:val="AltB0"/>
            </w:pPr>
            <w:r>
              <w:rPr>
                <w:rFonts w:hint="eastAsia"/>
              </w:rPr>
              <w:t>√</w:t>
            </w:r>
          </w:p>
        </w:tc>
        <w:tc>
          <w:tcPr>
            <w:tcW w:w="874" w:type="pct"/>
            <w:gridSpan w:val="3"/>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69" w:type="pct"/>
            <w:shd w:val="clear" w:color="auto" w:fill="auto"/>
          </w:tcPr>
          <w:p w:rsidR="00E92EF5" w:rsidP="00591D6B" w:rsidRDefault="00532AED">
            <w:pPr>
              <w:pStyle w:val="AltB0"/>
            </w:pPr>
            <w:hyperlink w:history="1" w:anchor="EvacuationWhileLeavingStation">
              <w:r w:rsidR="00E92EF5">
                <w:rPr>
                  <w:rStyle w:val="ac"/>
                </w:rPr>
                <w:t>EvacuationWhileLeavingStation</w:t>
              </w:r>
            </w:hyperlink>
          </w:p>
        </w:tc>
        <w:tc>
          <w:tcPr>
            <w:tcW w:w="1030" w:type="pct"/>
            <w:gridSpan w:val="2"/>
          </w:tcPr>
          <w:p w:rsidR="00E92EF5" w:rsidP="00591D6B" w:rsidRDefault="00E92EF5">
            <w:pPr>
              <w:pStyle w:val="AltB0"/>
            </w:pPr>
            <w:r>
              <w:rPr>
                <w:rFonts w:hint="eastAsia"/>
              </w:rPr>
              <w:t>√</w:t>
            </w:r>
          </w:p>
        </w:tc>
        <w:tc>
          <w:tcPr>
            <w:tcW w:w="874" w:type="pct"/>
            <w:gridSpan w:val="3"/>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69" w:type="pct"/>
            <w:shd w:val="clear" w:color="auto" w:fill="auto"/>
          </w:tcPr>
          <w:p w:rsidR="00E92EF5" w:rsidP="00591D6B" w:rsidRDefault="00532AED">
            <w:pPr>
              <w:pStyle w:val="AltB0"/>
            </w:pPr>
            <w:hyperlink w:history="1" w:anchor="EvacuationWithTrainStopped">
              <w:r w:rsidR="00E92EF5">
                <w:rPr>
                  <w:rStyle w:val="ac"/>
                </w:rPr>
                <w:t>EvacuationWithTrainStopped</w:t>
              </w:r>
            </w:hyperlink>
          </w:p>
        </w:tc>
        <w:tc>
          <w:tcPr>
            <w:tcW w:w="1030" w:type="pct"/>
            <w:gridSpan w:val="2"/>
          </w:tcPr>
          <w:p w:rsidR="00E92EF5" w:rsidP="00591D6B" w:rsidRDefault="00E92EF5">
            <w:pPr>
              <w:pStyle w:val="AltB0"/>
            </w:pPr>
            <w:r>
              <w:rPr>
                <w:rFonts w:hint="eastAsia"/>
              </w:rPr>
              <w:t>√</w:t>
            </w:r>
          </w:p>
        </w:tc>
        <w:tc>
          <w:tcPr>
            <w:tcW w:w="874" w:type="pct"/>
            <w:gridSpan w:val="3"/>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69" w:type="pct"/>
            <w:shd w:val="clear" w:color="auto" w:fill="auto"/>
          </w:tcPr>
          <w:p w:rsidR="00E92EF5" w:rsidP="00591D6B" w:rsidRDefault="00532AED">
            <w:pPr>
              <w:pStyle w:val="AltB0"/>
            </w:pPr>
            <w:hyperlink w:history="1" w:anchor="HoldDoorsClosedTrainEnd1">
              <w:r w:rsidR="00E92EF5">
                <w:rPr>
                  <w:rStyle w:val="ac"/>
                </w:rPr>
                <w:t>HoldDoorsClosedTrainEnd1</w:t>
              </w:r>
            </w:hyperlink>
          </w:p>
        </w:tc>
        <w:tc>
          <w:tcPr>
            <w:tcW w:w="1030" w:type="pct"/>
            <w:gridSpan w:val="2"/>
          </w:tcPr>
          <w:p w:rsidR="00E92EF5" w:rsidP="00591D6B" w:rsidRDefault="00E92EF5">
            <w:pPr>
              <w:pStyle w:val="AltB0"/>
            </w:pPr>
            <w:r>
              <w:rPr>
                <w:rFonts w:hint="eastAsia"/>
              </w:rPr>
              <w:t>√</w:t>
            </w:r>
          </w:p>
        </w:tc>
        <w:tc>
          <w:tcPr>
            <w:tcW w:w="874" w:type="pct"/>
            <w:gridSpan w:val="3"/>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69" w:type="pct"/>
            <w:shd w:val="clear" w:color="auto" w:fill="auto"/>
          </w:tcPr>
          <w:p w:rsidR="00E92EF5" w:rsidP="00591D6B" w:rsidRDefault="00532AED">
            <w:pPr>
              <w:pStyle w:val="AltB0"/>
            </w:pPr>
            <w:hyperlink w:history="1" w:anchor="HoldDoorsClosedTrainEnd2">
              <w:r w:rsidR="00E92EF5">
                <w:rPr>
                  <w:rStyle w:val="ac"/>
                </w:rPr>
                <w:t>HoldDoorsClosedTrainEnd2</w:t>
              </w:r>
            </w:hyperlink>
          </w:p>
        </w:tc>
        <w:tc>
          <w:tcPr>
            <w:tcW w:w="1030" w:type="pct"/>
            <w:gridSpan w:val="2"/>
          </w:tcPr>
          <w:p w:rsidR="00E92EF5" w:rsidP="00591D6B" w:rsidRDefault="00E92EF5">
            <w:pPr>
              <w:pStyle w:val="AltB0"/>
            </w:pPr>
            <w:r>
              <w:rPr>
                <w:rFonts w:hint="eastAsia"/>
              </w:rPr>
              <w:t>√</w:t>
            </w:r>
          </w:p>
        </w:tc>
        <w:tc>
          <w:tcPr>
            <w:tcW w:w="874" w:type="pct"/>
            <w:gridSpan w:val="3"/>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69" w:type="pct"/>
            <w:shd w:val="clear" w:color="auto" w:fill="auto"/>
          </w:tcPr>
          <w:p w:rsidR="00E92EF5" w:rsidP="00591D6B" w:rsidRDefault="00532AED">
            <w:pPr>
              <w:pStyle w:val="AltB0"/>
            </w:pPr>
            <w:hyperlink w:history="1" w:anchor="HoldDoorsClosed_A">
              <w:r w:rsidR="00E92EF5">
                <w:rPr>
                  <w:rStyle w:val="ac"/>
                </w:rPr>
                <w:t>HoldDoorsClosed_A</w:t>
              </w:r>
            </w:hyperlink>
          </w:p>
        </w:tc>
        <w:tc>
          <w:tcPr>
            <w:tcW w:w="1030" w:type="pct"/>
            <w:gridSpan w:val="2"/>
          </w:tcPr>
          <w:p w:rsidR="00E92EF5" w:rsidP="00591D6B" w:rsidRDefault="00E92EF5">
            <w:pPr>
              <w:pStyle w:val="AltB0"/>
            </w:pPr>
            <w:r>
              <w:rPr>
                <w:rFonts w:hint="eastAsia"/>
              </w:rPr>
              <w:t>√</w:t>
            </w:r>
          </w:p>
        </w:tc>
        <w:tc>
          <w:tcPr>
            <w:tcW w:w="874" w:type="pct"/>
            <w:gridSpan w:val="3"/>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69" w:type="pct"/>
            <w:shd w:val="clear" w:color="auto" w:fill="auto"/>
          </w:tcPr>
          <w:p w:rsidR="00E92EF5" w:rsidP="00591D6B" w:rsidRDefault="00532AED">
            <w:pPr>
              <w:pStyle w:val="AltB0"/>
            </w:pPr>
            <w:hyperlink w:history="1" w:anchor="HoldDoorsClosed_B">
              <w:r w:rsidR="00E92EF5">
                <w:rPr>
                  <w:rStyle w:val="ac"/>
                </w:rPr>
                <w:t>HoldDoorsClosed_B</w:t>
              </w:r>
            </w:hyperlink>
          </w:p>
        </w:tc>
        <w:tc>
          <w:tcPr>
            <w:tcW w:w="1030" w:type="pct"/>
            <w:gridSpan w:val="2"/>
          </w:tcPr>
          <w:p w:rsidR="00E92EF5" w:rsidP="00591D6B" w:rsidRDefault="00E92EF5">
            <w:pPr>
              <w:pStyle w:val="AltB0"/>
            </w:pPr>
            <w:r>
              <w:rPr>
                <w:rFonts w:hint="eastAsia"/>
              </w:rPr>
              <w:t>√</w:t>
            </w:r>
          </w:p>
        </w:tc>
        <w:tc>
          <w:tcPr>
            <w:tcW w:w="874" w:type="pct"/>
            <w:gridSpan w:val="3"/>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69" w:type="pct"/>
            <w:shd w:val="clear" w:color="auto" w:fill="auto"/>
          </w:tcPr>
          <w:p w:rsidR="00E92EF5" w:rsidP="00591D6B" w:rsidRDefault="00532AED">
            <w:pPr>
              <w:pStyle w:val="AltB0"/>
            </w:pPr>
            <w:hyperlink w:history="1" w:anchor="InhibitProtectionEvacuationInDistance">
              <w:r w:rsidR="00E92EF5">
                <w:rPr>
                  <w:rStyle w:val="ac"/>
                </w:rPr>
                <w:t>InhibitProtectionEvacuationInDistance</w:t>
              </w:r>
            </w:hyperlink>
          </w:p>
        </w:tc>
        <w:tc>
          <w:tcPr>
            <w:tcW w:w="1030" w:type="pct"/>
            <w:gridSpan w:val="2"/>
          </w:tcPr>
          <w:p w:rsidR="00E92EF5" w:rsidP="00591D6B" w:rsidRDefault="00E92EF5">
            <w:pPr>
              <w:pStyle w:val="AltB0"/>
            </w:pPr>
            <w:r>
              <w:rPr>
                <w:rFonts w:hint="eastAsia"/>
              </w:rPr>
              <w:t>√</w:t>
            </w:r>
          </w:p>
        </w:tc>
        <w:tc>
          <w:tcPr>
            <w:tcW w:w="874" w:type="pct"/>
            <w:gridSpan w:val="3"/>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2169" w:type="pct"/>
            <w:shd w:val="clear" w:color="auto" w:fill="auto"/>
          </w:tcPr>
          <w:p w:rsidR="00E92EF5" w:rsidP="00591D6B" w:rsidRDefault="00532AED">
            <w:pPr>
              <w:pStyle w:val="AltB0"/>
            </w:pPr>
            <w:hyperlink w:history="1" w:anchor="InhibitProtectionEvacuationWithStop">
              <w:r w:rsidR="00E92EF5">
                <w:rPr>
                  <w:rStyle w:val="ac"/>
                </w:rPr>
                <w:t>InhibitProtectionEvacuationWithStop</w:t>
              </w:r>
            </w:hyperlink>
          </w:p>
        </w:tc>
        <w:tc>
          <w:tcPr>
            <w:tcW w:w="1030" w:type="pct"/>
            <w:gridSpan w:val="2"/>
          </w:tcPr>
          <w:p w:rsidR="00E92EF5" w:rsidP="00591D6B" w:rsidRDefault="00E92EF5">
            <w:pPr>
              <w:pStyle w:val="AltB0"/>
            </w:pPr>
            <w:r>
              <w:rPr>
                <w:rFonts w:hint="eastAsia"/>
              </w:rPr>
              <w:t>√</w:t>
            </w:r>
          </w:p>
        </w:tc>
        <w:tc>
          <w:tcPr>
            <w:tcW w:w="874" w:type="pct"/>
            <w:gridSpan w:val="3"/>
            <w:shd w:val="clear" w:color="auto" w:fill="auto"/>
          </w:tcPr>
          <w:p w:rsidR="00E92EF5" w:rsidP="00591D6B" w:rsidRDefault="00E92EF5">
            <w:pPr>
              <w:pStyle w:val="AltB0"/>
            </w:pPr>
            <w:r>
              <w:rPr>
                <w:rFonts w:hint="eastAsia"/>
              </w:rPr>
              <w:t>√</w:t>
            </w:r>
          </w:p>
        </w:tc>
        <w:tc>
          <w:tcPr>
            <w:tcW w:w="92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0379DC" w:rsidP="00F23398" w:rsidRDefault="00DC168B">
      <w:pPr>
        <w:pStyle w:val="2"/>
        <w:ind w:left="756" w:hanging="756"/>
      </w:pPr>
      <w:bookmarkStart w:name="_Toc351470503" w:id="10866"/>
      <w:bookmarkStart w:name="_Toc351470504" w:id="10867"/>
      <w:bookmarkStart w:name="_Ref345055925" w:id="10868"/>
      <w:bookmarkStart w:name="_Toc348357192" w:id="10869"/>
      <w:bookmarkStart w:name="_Toc349030605" w:id="10870"/>
      <w:bookmarkStart w:name="_Toc347566738" w:id="10871"/>
      <w:bookmarkStart w:name="_Toc345689403" w:id="10872"/>
      <w:bookmarkStart w:name="_Toc376182983" w:id="10873"/>
      <w:bookmarkStart w:name="_Toc392229963" w:id="10874"/>
      <w:bookmarkEnd w:id="10866"/>
      <w:bookmarkEnd w:id="10867"/>
      <w:r>
        <w:rPr>
          <w:rFonts w:hint="eastAsia"/>
        </w:rPr>
        <w:t>F7</w:t>
      </w:r>
      <w:r w:rsidR="003059A6">
        <w:rPr>
          <w:rFonts w:hint="eastAsia"/>
        </w:rPr>
        <w:t>-</w:t>
      </w:r>
      <w:r>
        <w:rPr>
          <w:rFonts w:hint="eastAsia"/>
        </w:rPr>
        <w:t>Generate Output Orders</w:t>
      </w:r>
      <w:bookmarkEnd w:id="10868"/>
      <w:bookmarkEnd w:id="10869"/>
      <w:bookmarkEnd w:id="10870"/>
      <w:bookmarkEnd w:id="10871"/>
      <w:bookmarkEnd w:id="10872"/>
      <w:bookmarkEnd w:id="10873"/>
      <w:bookmarkEnd w:id="10874"/>
    </w:p>
    <w:p w:rsidR="009C1A72" w:rsidP="00C93484" w:rsidRDefault="009C1A72">
      <w:pPr>
        <w:pStyle w:val="Reqtify"/>
      </w:pPr>
    </w:p>
    <w:p w:rsidR="009C1A72" w:rsidP="009C1A72" w:rsidRDefault="00651E4E">
      <w:pPr>
        <w:pStyle w:val="affe"/>
      </w:pPr>
      <w:r>
        <w:lastRenderedPageBreak/>
        <w:drawing>
          <wp:inline distT="0" distB="0" distL="0" distR="0">
            <wp:extent cx="5756275" cy="5105400"/>
            <wp:effectExtent l="0" t="0" r="0" b="0"/>
            <wp:docPr id="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756275" cy="5105400"/>
                    </a:xfrm>
                    <a:prstGeom prst="rect">
                      <a:avLst/>
                    </a:prstGeom>
                    <a:noFill/>
                    <a:ln>
                      <a:noFill/>
                    </a:ln>
                  </pic:spPr>
                </pic:pic>
              </a:graphicData>
            </a:graphic>
          </wp:inline>
        </w:drawing>
      </w:r>
    </w:p>
    <w:p w:rsidRPr="00161B8C" w:rsidR="009C1A72" w:rsidP="009C1A72" w:rsidRDefault="009C1A72">
      <w:pPr>
        <w:pStyle w:val="affe"/>
      </w:pPr>
      <w:bookmarkStart w:name="_Toc348357767" w:id="10875"/>
      <w:bookmarkStart w:name="_Toc349031203" w:id="10876"/>
      <w:bookmarkStart w:name="_Toc347567316" w:id="10877"/>
      <w:bookmarkStart w:name="_Toc376183030" w:id="10878"/>
      <w:bookmarkStart w:name="_Toc392230001" w:id="10879"/>
      <w:r>
        <w:t xml:space="preserve">Figure </w:t>
      </w:r>
      <w:ins w:author="常鸣" w:date="2014-06-24T10:22:00Z" w:id="10880">
        <w:r w:rsidR="00DB1C8F">
          <w:fldChar w:fldCharType="begin"/>
        </w:r>
        <w:r w:rsidR="00DB1C8F">
          <w:instrText xml:space="preserve"> STYLEREF 1 \s </w:instrText>
        </w:r>
      </w:ins>
      <w:r w:rsidR="00DB1C8F">
        <w:fldChar w:fldCharType="separate"/>
      </w:r>
      <w:r w:rsidR="00DE178B">
        <w:t>5</w:t>
      </w:r>
      <w:ins w:author="常鸣" w:date="2014-06-24T10:22:00Z" w:id="10881">
        <w:r w:rsidR="00DB1C8F">
          <w:fldChar w:fldCharType="end"/>
        </w:r>
        <w:r w:rsidR="00DB1C8F">
          <w:noBreakHyphen/>
        </w:r>
        <w:r w:rsidR="00DB1C8F">
          <w:fldChar w:fldCharType="begin"/>
        </w:r>
        <w:r w:rsidR="00DB1C8F">
          <w:instrText xml:space="preserve"> SEQ Figure \* ARABIC \s 1 </w:instrText>
        </w:r>
      </w:ins>
      <w:r w:rsidR="00DB1C8F">
        <w:fldChar w:fldCharType="separate"/>
      </w:r>
      <w:r w:rsidR="00DE178B">
        <w:t>21</w:t>
      </w:r>
      <w:ins w:author="常鸣" w:date="2014-06-24T10:22:00Z" w:id="10882">
        <w:r w:rsidR="00DB1C8F">
          <w:fldChar w:fldCharType="end"/>
        </w:r>
      </w:ins>
      <w:del w:author="常鸣" w:date="2014-06-24T10:22:00Z" w:id="10883">
        <w:r w:rsidDel="00DB1C8F" w:rsidR="005A0C1F">
          <w:fldChar w:fldCharType="begin"/>
        </w:r>
        <w:r w:rsidDel="00DB1C8F" w:rsidR="005A0C1F">
          <w:delInstrText xml:space="preserve"> STYLEREF 1 \s </w:delInstrText>
        </w:r>
        <w:r w:rsidDel="00DB1C8F" w:rsidR="005A0C1F">
          <w:fldChar w:fldCharType="separate"/>
        </w:r>
        <w:r w:rsidDel="00DB1C8F" w:rsidR="00423916">
          <w:delText>5</w:delText>
        </w:r>
        <w:r w:rsidDel="00DB1C8F" w:rsidR="005A0C1F">
          <w:fldChar w:fldCharType="end"/>
        </w:r>
        <w:r w:rsidDel="00DB1C8F" w:rsidR="005A0C1F">
          <w:noBreakHyphen/>
        </w:r>
        <w:r w:rsidDel="00DB1C8F" w:rsidR="005A0C1F">
          <w:fldChar w:fldCharType="begin"/>
        </w:r>
        <w:r w:rsidDel="00DB1C8F" w:rsidR="005A0C1F">
          <w:delInstrText xml:space="preserve"> SEQ Figure \* ARABIC \s 1 </w:delInstrText>
        </w:r>
        <w:r w:rsidDel="00DB1C8F" w:rsidR="005A0C1F">
          <w:fldChar w:fldCharType="separate"/>
        </w:r>
        <w:r w:rsidDel="00DB1C8F" w:rsidR="00423916">
          <w:delText>21</w:delText>
        </w:r>
        <w:r w:rsidDel="00DB1C8F" w:rsidR="005A0C1F">
          <w:fldChar w:fldCharType="end"/>
        </w:r>
      </w:del>
      <w:r>
        <w:rPr>
          <w:rFonts w:hint="eastAsia"/>
        </w:rPr>
        <w:t xml:space="preserve"> SART modeling of function F7</w:t>
      </w:r>
      <w:bookmarkEnd w:id="10875"/>
      <w:bookmarkEnd w:id="10876"/>
      <w:bookmarkEnd w:id="10877"/>
      <w:bookmarkEnd w:id="10878"/>
      <w:bookmarkEnd w:id="10879"/>
    </w:p>
    <w:p w:rsidRPr="009C1A72" w:rsidR="009C1A72" w:rsidP="00C93484" w:rsidRDefault="009C1A72">
      <w:pPr>
        <w:pStyle w:val="Reqtify"/>
      </w:pPr>
    </w:p>
    <w:p w:rsidR="00011D26" w:rsidP="00F23398" w:rsidRDefault="00011D26">
      <w:pPr>
        <w:pStyle w:val="2"/>
        <w:ind w:left="756" w:hanging="756"/>
      </w:pPr>
      <w:bookmarkStart w:name="_Ref268160959" w:id="10884"/>
      <w:bookmarkStart w:name="_Ref278299690" w:id="10885"/>
      <w:bookmarkStart w:name="_Ref345055931" w:id="10886"/>
      <w:bookmarkStart w:name="_Toc348357193" w:id="10887"/>
      <w:bookmarkStart w:name="_Toc349030606" w:id="10888"/>
      <w:bookmarkStart w:name="_Toc347566739" w:id="10889"/>
      <w:bookmarkStart w:name="_Toc345689404" w:id="10890"/>
      <w:bookmarkStart w:name="_Toc376182984" w:id="10891"/>
      <w:bookmarkStart w:name="_Toc392229964" w:id="10892"/>
      <w:r>
        <w:rPr>
          <w:rFonts w:hint="eastAsia"/>
        </w:rPr>
        <w:t>F</w:t>
      </w:r>
      <w:r w:rsidR="00DC168B">
        <w:rPr>
          <w:rFonts w:hint="eastAsia"/>
        </w:rPr>
        <w:t>7</w:t>
      </w:r>
      <w:r>
        <w:rPr>
          <w:rFonts w:hint="eastAsia"/>
        </w:rPr>
        <w:t>1-</w:t>
      </w:r>
      <w:r w:rsidR="0087072D">
        <w:rPr>
          <w:rFonts w:hint="eastAsia"/>
        </w:rPr>
        <w:t>O</w:t>
      </w:r>
      <w:r>
        <w:rPr>
          <w:rFonts w:hint="eastAsia"/>
        </w:rPr>
        <w:t xml:space="preserve">utputs to </w:t>
      </w:r>
      <w:bookmarkEnd w:id="10884"/>
      <w:bookmarkEnd w:id="10885"/>
      <w:r w:rsidR="0087072D">
        <w:rPr>
          <w:rFonts w:hint="eastAsia"/>
        </w:rPr>
        <w:t>Rolling-stock</w:t>
      </w:r>
      <w:bookmarkEnd w:id="10886"/>
      <w:bookmarkEnd w:id="10887"/>
      <w:bookmarkEnd w:id="10888"/>
      <w:bookmarkEnd w:id="10889"/>
      <w:bookmarkEnd w:id="10890"/>
      <w:bookmarkEnd w:id="10891"/>
      <w:bookmarkEnd w:id="10892"/>
    </w:p>
    <w:p w:rsidR="00131F1A" w:rsidP="00C93484" w:rsidRDefault="00131F1A">
      <w:pPr>
        <w:pStyle w:val="Reqtify"/>
      </w:pPr>
    </w:p>
    <w:p w:rsidR="00131F1A" w:rsidP="00934391" w:rsidRDefault="00131F1A">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788"/>
        <w:gridCol w:w="914"/>
        <w:gridCol w:w="4584"/>
      </w:tblGrid>
      <w:tr w:rsidRPr="00785CC7" w:rsidR="00DC09A5" w:rsidTr="00990C1E">
        <w:tc>
          <w:tcPr>
            <w:tcW w:w="2039"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492"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2468"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447660" w:rsidTr="00990C1E">
        <w:tc>
          <w:tcPr>
            <w:tcW w:w="2039" w:type="pct"/>
            <w:tcBorders>
              <w:top w:val="single" w:color="000000" w:sz="4" w:space="0"/>
            </w:tcBorders>
            <w:shd w:val="clear" w:color="auto" w:fill="auto"/>
          </w:tcPr>
          <w:p w:rsidR="00447660" w:rsidP="00591D6B" w:rsidRDefault="00532AED">
            <w:pPr>
              <w:pStyle w:val="AltB0"/>
            </w:pPr>
            <w:hyperlink w:history="1" w:anchor="ATOcontrolTimeValid">
              <w:r w:rsidR="00447660">
                <w:rPr>
                  <w:rStyle w:val="ac"/>
                </w:rPr>
                <w:t>ATOcontrolTimeValid</w:t>
              </w:r>
            </w:hyperlink>
          </w:p>
        </w:tc>
        <w:tc>
          <w:tcPr>
            <w:tcW w:w="492" w:type="pct"/>
            <w:tcBorders>
              <w:top w:val="single" w:color="000000" w:sz="4" w:space="0"/>
            </w:tcBorders>
            <w:shd w:val="clear" w:color="auto" w:fill="auto"/>
          </w:tcPr>
          <w:p w:rsidR="00447660" w:rsidP="00591D6B" w:rsidRDefault="00447660">
            <w:pPr>
              <w:pStyle w:val="AltB0"/>
            </w:pPr>
            <w:r>
              <w:rPr>
                <w:rFonts w:hint="eastAsia"/>
              </w:rPr>
              <w:t>Internal</w:t>
            </w:r>
          </w:p>
        </w:tc>
        <w:tc>
          <w:tcPr>
            <w:tcW w:w="2468" w:type="pct"/>
            <w:tcBorders>
              <w:top w:val="single" w:color="000000" w:sz="4" w:space="0"/>
            </w:tcBorders>
            <w:shd w:val="clear" w:color="auto" w:fill="auto"/>
          </w:tcPr>
          <w:p w:rsidR="00447660" w:rsidP="00591D6B" w:rsidRDefault="00447660">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990C1E">
        <w:tc>
          <w:tcPr>
            <w:tcW w:w="2039" w:type="pct"/>
            <w:shd w:val="clear" w:color="auto" w:fill="auto"/>
          </w:tcPr>
          <w:p w:rsidR="00416AAC" w:rsidP="00591D6B" w:rsidRDefault="00532AED">
            <w:pPr>
              <w:pStyle w:val="AltB0"/>
            </w:pPr>
            <w:hyperlink w:history="1" w:anchor="ATPtime">
              <w:r w:rsidR="00416AAC">
                <w:rPr>
                  <w:rStyle w:val="ac"/>
                </w:rPr>
                <w:t>ATPtime</w:t>
              </w:r>
            </w:hyperlink>
          </w:p>
        </w:tc>
        <w:tc>
          <w:tcPr>
            <w:tcW w:w="492" w:type="pct"/>
            <w:shd w:val="clear" w:color="auto" w:fill="auto"/>
          </w:tcPr>
          <w:p w:rsidR="00416AAC" w:rsidP="00591D6B" w:rsidRDefault="00416AAC">
            <w:pPr>
              <w:pStyle w:val="AltB0"/>
            </w:pPr>
            <w:r>
              <w:rPr>
                <w:rFonts w:hint="eastAsia"/>
              </w:rPr>
              <w:t>Internal</w:t>
            </w:r>
          </w:p>
        </w:tc>
        <w:tc>
          <w:tcPr>
            <w:tcW w:w="2468" w:type="pct"/>
            <w:shd w:val="clear" w:color="auto" w:fill="auto"/>
          </w:tcPr>
          <w:p w:rsidR="00416AAC" w:rsidP="00591D6B" w:rsidRDefault="00416AAC">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416AAC" w:rsidTr="00990C1E">
        <w:tc>
          <w:tcPr>
            <w:tcW w:w="2039" w:type="pct"/>
            <w:shd w:val="clear" w:color="auto" w:fill="auto"/>
          </w:tcPr>
          <w:p w:rsidR="00416AAC" w:rsidP="00591D6B" w:rsidRDefault="00532AED">
            <w:pPr>
              <w:pStyle w:val="AltB0"/>
            </w:pPr>
            <w:hyperlink w:history="1" w:anchor="CoreId">
              <w:r w:rsidR="00416AAC">
                <w:rPr>
                  <w:rStyle w:val="ac"/>
                </w:rPr>
                <w:t>CoreId</w:t>
              </w:r>
            </w:hyperlink>
          </w:p>
        </w:tc>
        <w:tc>
          <w:tcPr>
            <w:tcW w:w="492" w:type="pct"/>
            <w:shd w:val="clear" w:color="auto" w:fill="auto"/>
          </w:tcPr>
          <w:p w:rsidR="00416AAC" w:rsidP="00591D6B" w:rsidRDefault="00416AAC">
            <w:pPr>
              <w:pStyle w:val="AltB0"/>
            </w:pPr>
            <w:r>
              <w:rPr>
                <w:rFonts w:hint="eastAsia"/>
              </w:rPr>
              <w:t>Internal</w:t>
            </w:r>
          </w:p>
        </w:tc>
        <w:tc>
          <w:tcPr>
            <w:tcW w:w="2468" w:type="pct"/>
            <w:shd w:val="clear" w:color="auto" w:fill="auto"/>
          </w:tcPr>
          <w:p w:rsidR="00416AAC" w:rsidP="00591D6B" w:rsidRDefault="00416A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416AAC" w:rsidTr="00990C1E">
        <w:tc>
          <w:tcPr>
            <w:tcW w:w="2039" w:type="pct"/>
            <w:shd w:val="clear" w:color="auto" w:fill="auto"/>
          </w:tcPr>
          <w:p w:rsidR="00416AAC" w:rsidP="00591D6B" w:rsidRDefault="00532AED">
            <w:pPr>
              <w:pStyle w:val="AltB0"/>
            </w:pPr>
            <w:hyperlink w:history="1" w:anchor="EBforDepartureWithoutTDCL">
              <w:r w:rsidR="000E744E">
                <w:rPr>
                  <w:rStyle w:val="ac"/>
                </w:rPr>
                <w:t>EBforDepartureWithoutTDCL</w:t>
              </w:r>
            </w:hyperlink>
          </w:p>
        </w:tc>
        <w:tc>
          <w:tcPr>
            <w:tcW w:w="492" w:type="pct"/>
            <w:shd w:val="clear" w:color="auto" w:fill="auto"/>
          </w:tcPr>
          <w:p w:rsidR="00416AAC" w:rsidP="00591D6B" w:rsidRDefault="000E744E">
            <w:pPr>
              <w:pStyle w:val="AltB0"/>
            </w:pPr>
            <w:r>
              <w:rPr>
                <w:rFonts w:hint="eastAsia"/>
              </w:rPr>
              <w:t>Internal</w:t>
            </w:r>
          </w:p>
        </w:tc>
        <w:tc>
          <w:tcPr>
            <w:tcW w:w="2468" w:type="pct"/>
            <w:shd w:val="clear" w:color="auto" w:fill="auto"/>
          </w:tcPr>
          <w:p w:rsidR="00416AAC" w:rsidP="00591D6B" w:rsidRDefault="000E744E">
            <w:pPr>
              <w:pStyle w:val="AltB0"/>
            </w:pPr>
            <w:r>
              <w:fldChar w:fldCharType="begin"/>
            </w:r>
            <w:r>
              <w:instrText xml:space="preserve"> REF _Ref278299667 \h </w:instrText>
            </w:r>
            <w:r>
              <w:fldChar w:fldCharType="separate"/>
            </w:r>
            <w:r w:rsidR="00DE178B">
              <w:rPr>
                <w:rFonts w:hint="eastAsia"/>
              </w:rPr>
              <w:t>F63-Monitor Status of Doors</w:t>
            </w:r>
            <w:r>
              <w:fldChar w:fldCharType="end"/>
            </w:r>
          </w:p>
        </w:tc>
      </w:tr>
      <w:tr w:rsidR="00416AAC" w:rsidTr="00990C1E">
        <w:tc>
          <w:tcPr>
            <w:tcW w:w="2039" w:type="pct"/>
            <w:shd w:val="clear" w:color="auto" w:fill="auto"/>
          </w:tcPr>
          <w:p w:rsidR="00416AAC" w:rsidP="00591D6B" w:rsidRDefault="00532AED">
            <w:pPr>
              <w:pStyle w:val="AltB0"/>
            </w:pPr>
            <w:hyperlink w:history="1" w:anchor="EBforEvacuationWhileTrainLeavingStation">
              <w:r w:rsidR="00416AAC">
                <w:rPr>
                  <w:rStyle w:val="ac"/>
                </w:rPr>
                <w:t>EBforEvacuationWhileTrainLeavingStation</w:t>
              </w:r>
            </w:hyperlink>
          </w:p>
        </w:tc>
        <w:tc>
          <w:tcPr>
            <w:tcW w:w="492" w:type="pct"/>
            <w:shd w:val="clear" w:color="auto" w:fill="auto"/>
          </w:tcPr>
          <w:p w:rsidR="00416AAC" w:rsidP="00591D6B" w:rsidRDefault="000E744E">
            <w:pPr>
              <w:pStyle w:val="AltB0"/>
            </w:pPr>
            <w:r>
              <w:rPr>
                <w:rFonts w:hint="eastAsia"/>
              </w:rPr>
              <w:t>Internal</w:t>
            </w:r>
          </w:p>
        </w:tc>
        <w:tc>
          <w:tcPr>
            <w:tcW w:w="2468" w:type="pct"/>
            <w:shd w:val="clear" w:color="auto" w:fill="auto"/>
          </w:tcPr>
          <w:p w:rsidR="00416AAC" w:rsidP="00591D6B" w:rsidRDefault="0005108D">
            <w:pPr>
              <w:pStyle w:val="AltB0"/>
            </w:pPr>
            <w:r>
              <w:fldChar w:fldCharType="begin"/>
            </w:r>
            <w:r>
              <w:instrText xml:space="preserve"> REF _Ref268160951 \h  \* MERGEFORMAT </w:instrText>
            </w:r>
            <w:r>
              <w:fldChar w:fldCharType="separate"/>
            </w:r>
            <w:r w:rsidR="00DE178B">
              <w:rPr>
                <w:rFonts w:hint="eastAsia"/>
              </w:rPr>
              <w:t>F64-Protect Passengers during Emergency Evacuation</w:t>
            </w:r>
            <w:r>
              <w:fldChar w:fldCharType="end"/>
            </w:r>
          </w:p>
        </w:tc>
      </w:tr>
      <w:tr w:rsidR="00416AAC" w:rsidTr="00990C1E">
        <w:tc>
          <w:tcPr>
            <w:tcW w:w="2039" w:type="pct"/>
            <w:shd w:val="clear" w:color="auto" w:fill="auto"/>
          </w:tcPr>
          <w:p w:rsidR="00416AAC" w:rsidP="00591D6B" w:rsidRDefault="00532AED">
            <w:pPr>
              <w:pStyle w:val="AltB0"/>
            </w:pPr>
            <w:hyperlink w:history="1" w:anchor="EBforEvacuationWithTrainStopped">
              <w:r w:rsidR="00416AAC">
                <w:rPr>
                  <w:rStyle w:val="ac"/>
                </w:rPr>
                <w:t>EBforEvacuationWithTrainStopped</w:t>
              </w:r>
            </w:hyperlink>
          </w:p>
        </w:tc>
        <w:tc>
          <w:tcPr>
            <w:tcW w:w="492" w:type="pct"/>
            <w:shd w:val="clear" w:color="auto" w:fill="auto"/>
          </w:tcPr>
          <w:p w:rsidR="00416AAC" w:rsidP="00591D6B" w:rsidRDefault="000E744E">
            <w:pPr>
              <w:pStyle w:val="AltB0"/>
            </w:pPr>
            <w:r>
              <w:rPr>
                <w:rFonts w:hint="eastAsia"/>
              </w:rPr>
              <w:t>Internal</w:t>
            </w:r>
          </w:p>
        </w:tc>
        <w:tc>
          <w:tcPr>
            <w:tcW w:w="2468" w:type="pct"/>
            <w:shd w:val="clear" w:color="auto" w:fill="auto"/>
          </w:tcPr>
          <w:p w:rsidR="00416AAC" w:rsidP="00591D6B" w:rsidRDefault="0005108D">
            <w:pPr>
              <w:pStyle w:val="AltB0"/>
            </w:pPr>
            <w:r>
              <w:fldChar w:fldCharType="begin"/>
            </w:r>
            <w:r>
              <w:instrText xml:space="preserve"> REF _Ref268160951 \h  \* MERGEFORMAT </w:instrText>
            </w:r>
            <w:r>
              <w:fldChar w:fldCharType="separate"/>
            </w:r>
            <w:r w:rsidR="00DE178B">
              <w:rPr>
                <w:rFonts w:hint="eastAsia"/>
              </w:rPr>
              <w:t>F64-Protect Passengers during Emergency Evacuation</w:t>
            </w:r>
            <w:r>
              <w:fldChar w:fldCharType="end"/>
            </w:r>
          </w:p>
        </w:tc>
      </w:tr>
      <w:tr w:rsidR="00416AAC" w:rsidTr="00990C1E">
        <w:tc>
          <w:tcPr>
            <w:tcW w:w="2039" w:type="pct"/>
            <w:shd w:val="clear" w:color="auto" w:fill="auto"/>
          </w:tcPr>
          <w:p w:rsidR="00416AAC" w:rsidP="00591D6B" w:rsidRDefault="00532AED">
            <w:pPr>
              <w:pStyle w:val="AltB0"/>
            </w:pPr>
            <w:hyperlink w:history="1" w:anchor="EBforMemorizedLocationOverSpeed">
              <w:r w:rsidR="00416AAC">
                <w:rPr>
                  <w:rStyle w:val="ac"/>
                </w:rPr>
                <w:t>EBforMemorizedLocationOverSpeed</w:t>
              </w:r>
            </w:hyperlink>
          </w:p>
        </w:tc>
        <w:tc>
          <w:tcPr>
            <w:tcW w:w="492" w:type="pct"/>
            <w:shd w:val="clear" w:color="auto" w:fill="auto"/>
          </w:tcPr>
          <w:p w:rsidR="00416AAC" w:rsidP="00591D6B" w:rsidRDefault="000E744E">
            <w:pPr>
              <w:pStyle w:val="AltB0"/>
            </w:pPr>
            <w:r>
              <w:rPr>
                <w:rFonts w:hint="eastAsia"/>
              </w:rPr>
              <w:t>Internal</w:t>
            </w:r>
          </w:p>
        </w:tc>
        <w:tc>
          <w:tcPr>
            <w:tcW w:w="2468" w:type="pct"/>
            <w:shd w:val="clear" w:color="auto" w:fill="auto"/>
          </w:tcPr>
          <w:p w:rsidR="00416AAC" w:rsidP="00591D6B" w:rsidRDefault="0005108D">
            <w:pPr>
              <w:pStyle w:val="AltB0"/>
            </w:pPr>
            <w:r>
              <w:fldChar w:fldCharType="begin"/>
            </w:r>
            <w:r>
              <w:instrText xml:space="preserve"> REF _Ref345055848 \h </w:instrText>
            </w:r>
            <w:r>
              <w:fldChar w:fldCharType="separate"/>
            </w:r>
            <w:r w:rsidR="00DE178B">
              <w:rPr>
                <w:rFonts w:hint="eastAsia"/>
              </w:rPr>
              <w:t>F53-Monitor Train Speed</w:t>
            </w:r>
            <w:r>
              <w:fldChar w:fldCharType="end"/>
            </w:r>
          </w:p>
        </w:tc>
      </w:tr>
      <w:tr w:rsidR="00990C1E" w:rsidTr="00990C1E">
        <w:tc>
          <w:tcPr>
            <w:tcW w:w="2039" w:type="pct"/>
            <w:shd w:val="clear" w:color="auto" w:fill="auto"/>
          </w:tcPr>
          <w:p w:rsidR="00990C1E" w:rsidP="00591D6B" w:rsidRDefault="00532AED">
            <w:pPr>
              <w:pStyle w:val="AltB0"/>
            </w:pPr>
            <w:hyperlink w:history="1" w:anchor="EBforMovingWithoutTDCL">
              <w:r w:rsidRPr="00990C1E" w:rsidR="00990C1E">
                <w:rPr>
                  <w:rStyle w:val="ac"/>
                  <w:rFonts w:hint="eastAsia"/>
                </w:rPr>
                <w:t>EBforMovingWithoutTDCL</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_Ref278299667 \h </w:instrText>
            </w:r>
            <w:r>
              <w:fldChar w:fldCharType="separate"/>
            </w:r>
            <w:r w:rsidR="00DE178B">
              <w:rPr>
                <w:rFonts w:hint="eastAsia"/>
              </w:rPr>
              <w:t>F63-Monitor Status of Doors</w:t>
            </w:r>
            <w:r>
              <w:fldChar w:fldCharType="end"/>
            </w:r>
          </w:p>
        </w:tc>
      </w:tr>
      <w:tr w:rsidR="00990C1E" w:rsidTr="00990C1E">
        <w:tc>
          <w:tcPr>
            <w:tcW w:w="2039" w:type="pct"/>
            <w:shd w:val="clear" w:color="auto" w:fill="auto"/>
          </w:tcPr>
          <w:p w:rsidR="00990C1E" w:rsidP="00591D6B" w:rsidRDefault="00532AED">
            <w:pPr>
              <w:pStyle w:val="AltB0"/>
            </w:pPr>
            <w:hyperlink w:history="1" w:anchor="EBforNotAllTrainEndHoldDoorsClosed">
              <w:r w:rsidR="00990C1E">
                <w:rPr>
                  <w:rStyle w:val="ac"/>
                </w:rPr>
                <w:t>EBforNotAllTrainEndHoldDoorsClosed</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_Ref268160951 \h  \* MERGEFORMAT </w:instrText>
            </w:r>
            <w:r>
              <w:fldChar w:fldCharType="separate"/>
            </w:r>
            <w:r w:rsidR="00DE178B">
              <w:rPr>
                <w:rFonts w:hint="eastAsia"/>
              </w:rPr>
              <w:t>F64-Protect Passengers during Emergency Evacuation</w:t>
            </w:r>
            <w:r>
              <w:fldChar w:fldCharType="end"/>
            </w:r>
          </w:p>
        </w:tc>
      </w:tr>
      <w:tr w:rsidR="00990C1E" w:rsidTr="00990C1E">
        <w:tc>
          <w:tcPr>
            <w:tcW w:w="2039" w:type="pct"/>
            <w:shd w:val="clear" w:color="auto" w:fill="auto"/>
          </w:tcPr>
          <w:p w:rsidR="00990C1E" w:rsidP="00591D6B" w:rsidRDefault="00532AED">
            <w:pPr>
              <w:pStyle w:val="AltB0"/>
            </w:pPr>
            <w:hyperlink w:history="1" w:anchor="EBforOverEnergy">
              <w:r w:rsidR="00990C1E">
                <w:rPr>
                  <w:rStyle w:val="ac"/>
                </w:rPr>
                <w:t>EBforOverEnergy</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_Ref345055806 \h </w:instrText>
            </w:r>
            <w:r>
              <w:fldChar w:fldCharType="separate"/>
            </w:r>
            <w:r w:rsidR="00DE178B">
              <w:rPr>
                <w:rFonts w:hint="eastAsia"/>
              </w:rPr>
              <w:t>F46-</w:t>
            </w:r>
            <w:r w:rsidRPr="00655E9F" w:rsidR="00DE178B">
              <w:rPr>
                <w:rFonts w:hint="eastAsia"/>
              </w:rPr>
              <w:t xml:space="preserve">Determine </w:t>
            </w:r>
            <w:r w:rsidR="00DE178B">
              <w:rPr>
                <w:rFonts w:hint="eastAsia"/>
              </w:rPr>
              <w:t>O</w:t>
            </w:r>
            <w:r w:rsidRPr="00655E9F" w:rsidR="00DE178B">
              <w:rPr>
                <w:rFonts w:hint="eastAsia"/>
              </w:rPr>
              <w:t xml:space="preserve">ver </w:t>
            </w:r>
            <w:r w:rsidR="00DE178B">
              <w:rPr>
                <w:rFonts w:hint="eastAsia"/>
              </w:rPr>
              <w:t>E</w:t>
            </w:r>
            <w:r w:rsidRPr="00655E9F" w:rsidR="00DE178B">
              <w:rPr>
                <w:rFonts w:hint="eastAsia"/>
              </w:rPr>
              <w:t>nergy</w:t>
            </w:r>
            <w:r>
              <w:fldChar w:fldCharType="end"/>
            </w:r>
          </w:p>
        </w:tc>
      </w:tr>
      <w:tr w:rsidR="00990C1E" w:rsidTr="00990C1E">
        <w:tc>
          <w:tcPr>
            <w:tcW w:w="2039" w:type="pct"/>
            <w:shd w:val="clear" w:color="auto" w:fill="auto"/>
          </w:tcPr>
          <w:p w:rsidR="00990C1E" w:rsidP="00591D6B" w:rsidRDefault="00532AED">
            <w:pPr>
              <w:pStyle w:val="AltB0"/>
            </w:pPr>
            <w:hyperlink w:history="1" w:anchor="EBforPBnotAppliedDueToPSD">
              <w:r w:rsidR="00990C1E">
                <w:rPr>
                  <w:rStyle w:val="ac"/>
                </w:rPr>
                <w:t>EBforPBnotAppliedDueToPSD</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_Ref278299667 \h </w:instrText>
            </w:r>
            <w:r>
              <w:fldChar w:fldCharType="separate"/>
            </w:r>
            <w:r w:rsidR="00DE178B">
              <w:rPr>
                <w:rFonts w:hint="eastAsia"/>
              </w:rPr>
              <w:t>F63-Monitor Status of Doors</w:t>
            </w:r>
            <w:r>
              <w:fldChar w:fldCharType="end"/>
            </w:r>
          </w:p>
        </w:tc>
      </w:tr>
      <w:tr w:rsidR="00990C1E" w:rsidTr="00990C1E">
        <w:tc>
          <w:tcPr>
            <w:tcW w:w="2039" w:type="pct"/>
            <w:shd w:val="clear" w:color="auto" w:fill="auto"/>
          </w:tcPr>
          <w:p w:rsidR="00990C1E" w:rsidP="00591D6B" w:rsidRDefault="00532AED">
            <w:pPr>
              <w:pStyle w:val="AltB0"/>
            </w:pPr>
            <w:hyperlink w:history="1" w:anchor="EBforPBnotAppliedDueToTrainDoors">
              <w:r w:rsidR="00990C1E">
                <w:rPr>
                  <w:rStyle w:val="ac"/>
                </w:rPr>
                <w:t>EBforPBnotAppliedDueToTrainDoors</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_Ref278299667 \h </w:instrText>
            </w:r>
            <w:r>
              <w:fldChar w:fldCharType="separate"/>
            </w:r>
            <w:r w:rsidR="00DE178B">
              <w:rPr>
                <w:rFonts w:hint="eastAsia"/>
              </w:rPr>
              <w:t>F63-Monitor Status of Doors</w:t>
            </w:r>
            <w:r>
              <w:fldChar w:fldCharType="end"/>
            </w:r>
          </w:p>
        </w:tc>
      </w:tr>
      <w:tr w:rsidR="00990C1E" w:rsidTr="00990C1E">
        <w:tc>
          <w:tcPr>
            <w:tcW w:w="2039" w:type="pct"/>
            <w:shd w:val="clear" w:color="auto" w:fill="auto"/>
          </w:tcPr>
          <w:p w:rsidR="00990C1E" w:rsidP="00591D6B" w:rsidRDefault="00532AED">
            <w:pPr>
              <w:pStyle w:val="AltB0"/>
            </w:pPr>
            <w:hyperlink w:history="1" w:anchor="EBforReverseOverSpeed">
              <w:r w:rsidR="00990C1E">
                <w:rPr>
                  <w:rStyle w:val="ac"/>
                </w:rPr>
                <w:t>EBforReverseOverSpeed</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_Ref345055863 \h </w:instrText>
            </w:r>
            <w:r>
              <w:fldChar w:fldCharType="separate"/>
            </w:r>
            <w:r w:rsidR="00DE178B">
              <w:rPr>
                <w:rFonts w:hint="eastAsia"/>
              </w:rPr>
              <w:t>F55-Monitor Reverse Train Speed</w:t>
            </w:r>
            <w:r>
              <w:fldChar w:fldCharType="end"/>
            </w:r>
          </w:p>
        </w:tc>
      </w:tr>
      <w:tr w:rsidR="00990C1E" w:rsidTr="00990C1E">
        <w:tc>
          <w:tcPr>
            <w:tcW w:w="2039" w:type="pct"/>
            <w:shd w:val="clear" w:color="auto" w:fill="auto"/>
          </w:tcPr>
          <w:p w:rsidR="00990C1E" w:rsidP="00591D6B" w:rsidRDefault="00532AED">
            <w:pPr>
              <w:pStyle w:val="AltB0"/>
            </w:pPr>
            <w:hyperlink w:history="1" w:anchor="EBforRMoverSpeed">
              <w:r w:rsidR="00990C1E">
                <w:rPr>
                  <w:rStyle w:val="ac"/>
                </w:rPr>
                <w:t>EBforRMoverSpeed</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_Ref345055848 \h </w:instrText>
            </w:r>
            <w:r>
              <w:fldChar w:fldCharType="separate"/>
            </w:r>
            <w:r w:rsidR="00DE178B">
              <w:rPr>
                <w:rFonts w:hint="eastAsia"/>
              </w:rPr>
              <w:t>F53-Monitor Train Speed</w:t>
            </w:r>
            <w:r>
              <w:fldChar w:fldCharType="end"/>
            </w:r>
          </w:p>
        </w:tc>
      </w:tr>
      <w:tr w:rsidR="00990C1E" w:rsidTr="00990C1E">
        <w:tc>
          <w:tcPr>
            <w:tcW w:w="2039" w:type="pct"/>
            <w:shd w:val="clear" w:color="auto" w:fill="auto"/>
          </w:tcPr>
          <w:p w:rsidR="00990C1E" w:rsidP="00591D6B" w:rsidRDefault="00532AED">
            <w:pPr>
              <w:pStyle w:val="AltB0"/>
            </w:pPr>
            <w:hyperlink w:history="1" w:anchor="EBforRollbackOverSpeed">
              <w:r w:rsidR="00990C1E">
                <w:rPr>
                  <w:rStyle w:val="ac"/>
                </w:rPr>
                <w:t>EBforRollbackOverSpeed</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_Ref345055856 \h </w:instrText>
            </w:r>
            <w:r>
              <w:fldChar w:fldCharType="separate"/>
            </w:r>
            <w:r w:rsidR="00DE178B">
              <w:rPr>
                <w:rFonts w:hint="eastAsia"/>
              </w:rPr>
              <w:t>F54-Monitor Rollback Train Speed</w:t>
            </w:r>
            <w:r>
              <w:fldChar w:fldCharType="end"/>
            </w:r>
          </w:p>
        </w:tc>
      </w:tr>
      <w:tr w:rsidR="00990C1E" w:rsidTr="00990C1E">
        <w:tc>
          <w:tcPr>
            <w:tcW w:w="2039" w:type="pct"/>
            <w:shd w:val="clear" w:color="auto" w:fill="auto"/>
          </w:tcPr>
          <w:p w:rsidR="00990C1E" w:rsidP="00591D6B" w:rsidRDefault="00532AED">
            <w:pPr>
              <w:pStyle w:val="AltB0"/>
            </w:pPr>
            <w:hyperlink w:history="1" w:anchor="EBforUnexpectedPSDopening">
              <w:r w:rsidR="00990C1E">
                <w:rPr>
                  <w:rStyle w:val="ac"/>
                </w:rPr>
                <w:t>EBforUnexpectedPSDopening</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_Ref278299667 \h </w:instrText>
            </w:r>
            <w:r>
              <w:fldChar w:fldCharType="separate"/>
            </w:r>
            <w:r w:rsidR="00DE178B">
              <w:rPr>
                <w:rFonts w:hint="eastAsia"/>
              </w:rPr>
              <w:t>F63-Monitor Status of Doors</w:t>
            </w:r>
            <w:r>
              <w:fldChar w:fldCharType="end"/>
            </w:r>
          </w:p>
        </w:tc>
      </w:tr>
      <w:tr w:rsidR="00990C1E" w:rsidTr="00990C1E">
        <w:tc>
          <w:tcPr>
            <w:tcW w:w="2039" w:type="pct"/>
            <w:shd w:val="clear" w:color="auto" w:fill="auto"/>
          </w:tcPr>
          <w:p w:rsidR="00990C1E" w:rsidP="00591D6B" w:rsidRDefault="00532AED">
            <w:pPr>
              <w:pStyle w:val="AltB0"/>
            </w:pPr>
            <w:hyperlink w:history="1" w:anchor="EBforUndetectableDangerRisk">
              <w:r w:rsidR="00990C1E">
                <w:rPr>
                  <w:rStyle w:val="ac"/>
                </w:rPr>
                <w:t>EBforUndetectableDangerRisk</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_Ref345055837 \h </w:instrText>
            </w:r>
            <w:r>
              <w:fldChar w:fldCharType="separate"/>
            </w:r>
            <w:r w:rsidRPr="007820D7" w:rsidR="00DE178B">
              <w:rPr>
                <w:rFonts w:hint="eastAsia"/>
              </w:rPr>
              <w:t>F5</w:t>
            </w:r>
            <w:r w:rsidR="00DE178B">
              <w:rPr>
                <w:rFonts w:hint="eastAsia"/>
              </w:rPr>
              <w:t>2</w:t>
            </w:r>
            <w:r w:rsidRPr="007820D7" w:rsidR="00DE178B">
              <w:rPr>
                <w:rFonts w:hint="eastAsia"/>
              </w:rPr>
              <w:t xml:space="preserve">-Prevent Train Moving in </w:t>
            </w:r>
            <w:r w:rsidRPr="007820D7" w:rsidR="00DE178B">
              <w:t>Undetectable</w:t>
            </w:r>
            <w:r w:rsidRPr="007820D7" w:rsidR="00DE178B">
              <w:rPr>
                <w:rFonts w:hint="eastAsia"/>
              </w:rPr>
              <w:t xml:space="preserve"> Danger</w:t>
            </w:r>
            <w:r>
              <w:fldChar w:fldCharType="end"/>
            </w:r>
          </w:p>
        </w:tc>
      </w:tr>
      <w:tr w:rsidR="00990C1E" w:rsidTr="00990C1E">
        <w:tc>
          <w:tcPr>
            <w:tcW w:w="2039" w:type="pct"/>
            <w:shd w:val="clear" w:color="auto" w:fill="auto"/>
          </w:tcPr>
          <w:p w:rsidR="00990C1E" w:rsidP="00591D6B" w:rsidRDefault="00532AED">
            <w:pPr>
              <w:pStyle w:val="AltB0"/>
            </w:pPr>
            <w:hyperlink w:history="1" w:anchor="EBonNonExclusiveRoute">
              <w:r w:rsidR="00990C1E">
                <w:rPr>
                  <w:rStyle w:val="ac"/>
                </w:rPr>
                <w:t>EBonNonExclusiveRoute</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_Ref345055830 \h </w:instrText>
            </w:r>
            <w:r>
              <w:fldChar w:fldCharType="separate"/>
            </w:r>
            <w:r w:rsidR="00DE178B">
              <w:rPr>
                <w:rFonts w:hint="eastAsia"/>
              </w:rPr>
              <w:t>F51-</w:t>
            </w:r>
            <w:r w:rsidRPr="00EE1350" w:rsidR="00DE178B">
              <w:t>M</w:t>
            </w:r>
            <w:r w:rsidR="00DE178B">
              <w:rPr>
                <w:rFonts w:hint="eastAsia"/>
              </w:rPr>
              <w:t xml:space="preserve">oral Time </w:t>
            </w:r>
            <w:r>
              <w:fldChar w:fldCharType="end"/>
            </w:r>
          </w:p>
        </w:tc>
      </w:tr>
      <w:tr w:rsidR="00990C1E" w:rsidTr="00990C1E">
        <w:tc>
          <w:tcPr>
            <w:tcW w:w="2039" w:type="pct"/>
            <w:shd w:val="clear" w:color="auto" w:fill="auto"/>
          </w:tcPr>
          <w:p w:rsidR="00990C1E" w:rsidP="00591D6B" w:rsidRDefault="00532AED">
            <w:pPr>
              <w:pStyle w:val="AltB0"/>
            </w:pPr>
            <w:hyperlink w:history="1" w:anchor="LatestVIOM1LoopHourVIOM">
              <w:r w:rsidR="00990C1E">
                <w:rPr>
                  <w:rStyle w:val="ac"/>
                </w:rPr>
                <w:t>LatestVIOM1LoopHourVIOM</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_Ref345055566 \h  \* MERGEFORMAT </w:instrText>
            </w:r>
            <w:r>
              <w:fldChar w:fldCharType="separate"/>
            </w:r>
            <w:r w:rsidR="00DE178B">
              <w:rPr>
                <w:rFonts w:hint="eastAsia"/>
              </w:rPr>
              <w:t>F12-Manage Train Status</w:t>
            </w:r>
            <w:r>
              <w:fldChar w:fldCharType="end"/>
            </w:r>
          </w:p>
        </w:tc>
      </w:tr>
      <w:tr w:rsidR="00990C1E" w:rsidTr="00990C1E">
        <w:tc>
          <w:tcPr>
            <w:tcW w:w="2039" w:type="pct"/>
            <w:shd w:val="clear" w:color="auto" w:fill="auto"/>
          </w:tcPr>
          <w:p w:rsidR="00990C1E" w:rsidP="00591D6B" w:rsidRDefault="00532AED">
            <w:pPr>
              <w:pStyle w:val="AltB0"/>
            </w:pPr>
            <w:hyperlink w:history="1" w:anchor="LatestVIOM2LoopHourVIOM">
              <w:r w:rsidR="00990C1E">
                <w:rPr>
                  <w:rStyle w:val="ac"/>
                </w:rPr>
                <w:t>LatestVIOM2LoopHourVIOM</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_Ref345055566 \h  \* MERGEFORMAT </w:instrText>
            </w:r>
            <w:r>
              <w:fldChar w:fldCharType="separate"/>
            </w:r>
            <w:r w:rsidR="00DE178B">
              <w:rPr>
                <w:rFonts w:hint="eastAsia"/>
              </w:rPr>
              <w:t>F12-Manage Train Status</w:t>
            </w:r>
            <w:r>
              <w:fldChar w:fldCharType="end"/>
            </w:r>
          </w:p>
        </w:tc>
      </w:tr>
      <w:tr w:rsidR="00990C1E" w:rsidTr="00990C1E">
        <w:tc>
          <w:tcPr>
            <w:tcW w:w="2039" w:type="pct"/>
            <w:shd w:val="clear" w:color="auto" w:fill="auto"/>
          </w:tcPr>
          <w:p w:rsidR="00990C1E" w:rsidP="00591D6B" w:rsidRDefault="00532AED">
            <w:pPr>
              <w:pStyle w:val="AltB0"/>
            </w:pPr>
            <w:hyperlink w:history="1" w:anchor="MasterCCcore">
              <w:r w:rsidR="00990C1E">
                <w:rPr>
                  <w:rStyle w:val="ac"/>
                </w:rPr>
                <w:t>MasterCCcore</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_Ref345055899 \h </w:instrText>
            </w:r>
            <w:r>
              <w:fldChar w:fldCharType="separate"/>
            </w:r>
            <w:r w:rsidR="00DE178B">
              <w:rPr>
                <w:rFonts w:hint="eastAsia"/>
              </w:rPr>
              <w:t>F62-Control PSD Opening and Closing Order</w:t>
            </w:r>
            <w:r>
              <w:fldChar w:fldCharType="end"/>
            </w:r>
          </w:p>
        </w:tc>
      </w:tr>
      <w:tr w:rsidR="007E1FD3" w:rsidTr="00990C1E">
        <w:tc>
          <w:tcPr>
            <w:tcW w:w="2039" w:type="pct"/>
            <w:shd w:val="clear" w:color="auto" w:fill="auto"/>
          </w:tcPr>
          <w:p w:rsidR="007E1FD3" w:rsidP="00591D6B" w:rsidRDefault="00532AED">
            <w:pPr>
              <w:pStyle w:val="AltB0"/>
            </w:pPr>
            <w:hyperlink w:history="1" w:anchor="MatchRebootCondition">
              <w:r w:rsidRPr="007E1FD3" w:rsidR="007E1FD3">
                <w:rPr>
                  <w:rStyle w:val="ac"/>
                  <w:rFonts w:hint="eastAsia"/>
                </w:rPr>
                <w:t>MatchRebootCondition</w:t>
              </w:r>
            </w:hyperlink>
          </w:p>
        </w:tc>
        <w:tc>
          <w:tcPr>
            <w:tcW w:w="492" w:type="pct"/>
            <w:shd w:val="clear" w:color="auto" w:fill="auto"/>
          </w:tcPr>
          <w:p w:rsidR="007E1FD3" w:rsidP="00591D6B" w:rsidRDefault="00854181">
            <w:pPr>
              <w:pStyle w:val="AltB0"/>
            </w:pPr>
            <w:r w:rsidRPr="00854181">
              <w:rPr>
                <w:rFonts w:hint="eastAsia"/>
              </w:rPr>
              <w:t>Internal</w:t>
            </w:r>
          </w:p>
        </w:tc>
        <w:tc>
          <w:tcPr>
            <w:tcW w:w="2468" w:type="pct"/>
            <w:shd w:val="clear" w:color="auto" w:fill="auto"/>
          </w:tcPr>
          <w:p w:rsidR="007E1FD3" w:rsidP="00591D6B" w:rsidRDefault="00854181">
            <w:pPr>
              <w:pStyle w:val="AltB0"/>
            </w:pPr>
            <w:r>
              <w:fldChar w:fldCharType="begin"/>
            </w:r>
            <w:r>
              <w:instrText xml:space="preserve"> REF _Ref345055566 \h </w:instrText>
            </w:r>
            <w:r>
              <w:fldChar w:fldCharType="separate"/>
            </w:r>
            <w:r w:rsidR="00DE178B">
              <w:rPr>
                <w:rFonts w:hint="eastAsia"/>
              </w:rPr>
              <w:t>F12-Manage Train Status</w:t>
            </w:r>
            <w:r>
              <w:fldChar w:fldCharType="end"/>
            </w:r>
          </w:p>
        </w:tc>
      </w:tr>
      <w:tr w:rsidR="00990C1E" w:rsidTr="00990C1E">
        <w:tc>
          <w:tcPr>
            <w:tcW w:w="2039" w:type="pct"/>
            <w:shd w:val="clear" w:color="auto" w:fill="auto"/>
          </w:tcPr>
          <w:p w:rsidR="00990C1E" w:rsidP="00591D6B" w:rsidRDefault="00532AED">
            <w:pPr>
              <w:pStyle w:val="AltB0"/>
            </w:pPr>
            <w:hyperlink w:history="1" w:anchor="NonVitalRequest">
              <w:r w:rsidR="00990C1E">
                <w:rPr>
                  <w:rStyle w:val="ac"/>
                </w:rPr>
                <w:t>NonVitalRequest</w:t>
              </w:r>
            </w:hyperlink>
          </w:p>
        </w:tc>
        <w:tc>
          <w:tcPr>
            <w:tcW w:w="492" w:type="pct"/>
            <w:shd w:val="clear" w:color="auto" w:fill="auto"/>
          </w:tcPr>
          <w:p w:rsidR="00990C1E" w:rsidP="00591D6B" w:rsidRDefault="00990C1E">
            <w:pPr>
              <w:pStyle w:val="AltB0"/>
            </w:pPr>
            <w:r>
              <w:rPr>
                <w:rFonts w:hint="eastAsia"/>
              </w:rPr>
              <w:t>External</w:t>
            </w:r>
          </w:p>
        </w:tc>
        <w:tc>
          <w:tcPr>
            <w:tcW w:w="2468" w:type="pct"/>
            <w:shd w:val="clear" w:color="auto" w:fill="auto"/>
          </w:tcPr>
          <w:p w:rsidR="00990C1E" w:rsidP="00591D6B" w:rsidRDefault="00990C1E">
            <w:pPr>
              <w:pStyle w:val="AltB0"/>
            </w:pPr>
            <w:r>
              <w:fldChar w:fldCharType="begin"/>
            </w:r>
            <w:r>
              <w:instrText xml:space="preserve"> REF _Ref348357813 \h </w:instrText>
            </w:r>
            <w:r>
              <w:fldChar w:fldCharType="separate"/>
            </w:r>
            <w:r w:rsidR="00DE178B">
              <w:rPr>
                <w:rFonts w:hint="eastAsia"/>
              </w:rPr>
              <w:t>Interface with CC Non Vital</w:t>
            </w:r>
            <w:r>
              <w:fldChar w:fldCharType="end"/>
            </w:r>
          </w:p>
        </w:tc>
      </w:tr>
      <w:tr w:rsidR="00990C1E" w:rsidTr="00990C1E">
        <w:tc>
          <w:tcPr>
            <w:tcW w:w="2039" w:type="pct"/>
            <w:shd w:val="clear" w:color="auto" w:fill="auto"/>
          </w:tcPr>
          <w:p w:rsidR="00990C1E" w:rsidP="00591D6B" w:rsidRDefault="00532AED">
            <w:pPr>
              <w:pStyle w:val="AltB0"/>
            </w:pPr>
            <w:hyperlink w:history="1" w:anchor="Offline">
              <w:r w:rsidR="00990C1E">
                <w:rPr>
                  <w:rStyle w:val="ac"/>
                </w:rPr>
                <w:t>Offline</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990C1E" w:rsidTr="00990C1E">
        <w:tc>
          <w:tcPr>
            <w:tcW w:w="2039" w:type="pct"/>
            <w:shd w:val="clear" w:color="auto" w:fill="auto"/>
          </w:tcPr>
          <w:p w:rsidR="00990C1E" w:rsidP="00591D6B" w:rsidRDefault="00532AED">
            <w:pPr>
              <w:pStyle w:val="AltB0"/>
            </w:pPr>
            <w:hyperlink w:history="1" w:anchor="OtherATP">
              <w:r w:rsidR="00990C1E">
                <w:rPr>
                  <w:rStyle w:val="ac"/>
                </w:rPr>
                <w:t>OtherATP</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990C1E" w:rsidTr="00990C1E">
        <w:tc>
          <w:tcPr>
            <w:tcW w:w="2039" w:type="pct"/>
            <w:shd w:val="clear" w:color="auto" w:fill="auto"/>
          </w:tcPr>
          <w:p w:rsidR="00990C1E" w:rsidP="00591D6B" w:rsidRDefault="00532AED">
            <w:pPr>
              <w:pStyle w:val="AltB0"/>
            </w:pPr>
            <w:hyperlink w:history="1" w:anchor="OtherATPmessageValid">
              <w:r w:rsidR="00990C1E">
                <w:rPr>
                  <w:rStyle w:val="ac"/>
                </w:rPr>
                <w:t>OtherATPmessageValid</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_Ref345055575 \h </w:instrText>
            </w:r>
            <w:r>
              <w:fldChar w:fldCharType="separate"/>
            </w:r>
            <w:r w:rsidRPr="00A61D30" w:rsidR="00DE178B">
              <w:rPr>
                <w:rFonts w:hint="eastAsia"/>
              </w:rPr>
              <w:t>F</w:t>
            </w:r>
            <w:r w:rsidR="00DE178B">
              <w:rPr>
                <w:rFonts w:hint="eastAsia"/>
              </w:rPr>
              <w:t>13</w:t>
            </w:r>
            <w:r w:rsidRPr="00CF6CBE" w:rsidR="00DE178B">
              <w:rPr>
                <w:rFonts w:hint="eastAsia"/>
              </w:rPr>
              <w:t>-</w:t>
            </w:r>
            <w:r w:rsidR="00DE178B">
              <w:rPr>
                <w:rFonts w:hint="eastAsia"/>
              </w:rPr>
              <w:t>Manage Loop Hour with Distant ATP</w:t>
            </w:r>
            <w:r>
              <w:fldChar w:fldCharType="end"/>
            </w:r>
          </w:p>
        </w:tc>
      </w:tr>
      <w:tr w:rsidR="00990C1E" w:rsidTr="00990C1E">
        <w:tc>
          <w:tcPr>
            <w:tcW w:w="2039" w:type="pct"/>
            <w:shd w:val="clear" w:color="auto" w:fill="auto"/>
          </w:tcPr>
          <w:p w:rsidR="00990C1E" w:rsidP="00591D6B" w:rsidRDefault="00532AED">
            <w:pPr>
              <w:pStyle w:val="AltB0"/>
            </w:pPr>
            <w:hyperlink w:history="1" w:anchor="OtherCoreId">
              <w:r w:rsidR="00990C1E">
                <w:rPr>
                  <w:rStyle w:val="ac"/>
                </w:rPr>
                <w:t>OtherCoreId</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990C1E" w:rsidTr="00990C1E">
        <w:tc>
          <w:tcPr>
            <w:tcW w:w="2039" w:type="pct"/>
            <w:shd w:val="clear" w:color="auto" w:fill="auto"/>
          </w:tcPr>
          <w:p w:rsidR="00990C1E" w:rsidP="00591D6B" w:rsidRDefault="00532AED">
            <w:pPr>
              <w:pStyle w:val="AltB0"/>
            </w:pPr>
            <w:hyperlink w:history="1" w:anchor="PBforOverEnergy">
              <w:r w:rsidR="00990C1E">
                <w:rPr>
                  <w:rStyle w:val="ac"/>
                </w:rPr>
                <w:t>PBforOverEnergy</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_Ref345055806 \h </w:instrText>
            </w:r>
            <w:r>
              <w:fldChar w:fldCharType="separate"/>
            </w:r>
            <w:r w:rsidR="00DE178B">
              <w:rPr>
                <w:rFonts w:hint="eastAsia"/>
              </w:rPr>
              <w:t>F46-</w:t>
            </w:r>
            <w:r w:rsidRPr="00655E9F" w:rsidR="00DE178B">
              <w:rPr>
                <w:rFonts w:hint="eastAsia"/>
              </w:rPr>
              <w:t xml:space="preserve">Determine </w:t>
            </w:r>
            <w:r w:rsidR="00DE178B">
              <w:rPr>
                <w:rFonts w:hint="eastAsia"/>
              </w:rPr>
              <w:t>O</w:t>
            </w:r>
            <w:r w:rsidRPr="00655E9F" w:rsidR="00DE178B">
              <w:rPr>
                <w:rFonts w:hint="eastAsia"/>
              </w:rPr>
              <w:t xml:space="preserve">ver </w:t>
            </w:r>
            <w:r w:rsidR="00DE178B">
              <w:rPr>
                <w:rFonts w:hint="eastAsia"/>
              </w:rPr>
              <w:t>E</w:t>
            </w:r>
            <w:r w:rsidRPr="00655E9F" w:rsidR="00DE178B">
              <w:rPr>
                <w:rFonts w:hint="eastAsia"/>
              </w:rPr>
              <w:t>nergy</w:t>
            </w:r>
            <w:r>
              <w:fldChar w:fldCharType="end"/>
            </w:r>
          </w:p>
        </w:tc>
      </w:tr>
      <w:tr w:rsidR="00990C1E" w:rsidTr="00990C1E">
        <w:tc>
          <w:tcPr>
            <w:tcW w:w="2039" w:type="pct"/>
            <w:shd w:val="clear" w:color="auto" w:fill="auto"/>
          </w:tcPr>
          <w:p w:rsidR="00990C1E" w:rsidP="00591D6B" w:rsidRDefault="00532AED">
            <w:pPr>
              <w:pStyle w:val="AltB0"/>
            </w:pPr>
            <w:hyperlink w:history="1" w:anchor="PBforPSDnotClosedAndLocked">
              <w:r w:rsidR="00990C1E">
                <w:rPr>
                  <w:rStyle w:val="ac"/>
                </w:rPr>
                <w:t>PBforPSDnotClosedAndLocked</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_Ref278299667 \h </w:instrText>
            </w:r>
            <w:r>
              <w:fldChar w:fldCharType="separate"/>
            </w:r>
            <w:r w:rsidR="00DE178B">
              <w:rPr>
                <w:rFonts w:hint="eastAsia"/>
              </w:rPr>
              <w:t>F63-Monitor Status of Doors</w:t>
            </w:r>
            <w:r>
              <w:fldChar w:fldCharType="end"/>
            </w:r>
          </w:p>
        </w:tc>
      </w:tr>
      <w:tr w:rsidR="00990C1E" w:rsidTr="00990C1E">
        <w:tc>
          <w:tcPr>
            <w:tcW w:w="2039" w:type="pct"/>
            <w:shd w:val="clear" w:color="auto" w:fill="auto"/>
          </w:tcPr>
          <w:p w:rsidR="00990C1E" w:rsidP="00591D6B" w:rsidRDefault="00532AED">
            <w:pPr>
              <w:pStyle w:val="AltB0"/>
            </w:pPr>
            <w:hyperlink w:history="1" w:anchor="PBforPSDopenedAndSupervisedByATP">
              <w:r w:rsidR="00990C1E">
                <w:rPr>
                  <w:rStyle w:val="ac"/>
                </w:rPr>
                <w:t>PBforPSDopenedAndSupervisedByATP</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_Ref278299667 \h </w:instrText>
            </w:r>
            <w:r>
              <w:fldChar w:fldCharType="separate"/>
            </w:r>
            <w:r w:rsidR="00DE178B">
              <w:rPr>
                <w:rFonts w:hint="eastAsia"/>
              </w:rPr>
              <w:t>F63-Monitor Status of Doors</w:t>
            </w:r>
            <w:r>
              <w:fldChar w:fldCharType="end"/>
            </w:r>
          </w:p>
        </w:tc>
      </w:tr>
      <w:tr w:rsidR="00990C1E" w:rsidTr="00990C1E">
        <w:tc>
          <w:tcPr>
            <w:tcW w:w="2039" w:type="pct"/>
            <w:shd w:val="clear" w:color="auto" w:fill="auto"/>
          </w:tcPr>
          <w:p w:rsidR="00990C1E" w:rsidP="00591D6B" w:rsidRDefault="00532AED">
            <w:pPr>
              <w:pStyle w:val="AltB0"/>
            </w:pPr>
            <w:hyperlink w:history="1" w:anchor="PBforTrainDoorsNotClosedAndLocked">
              <w:r w:rsidR="00990C1E">
                <w:rPr>
                  <w:rStyle w:val="ac"/>
                </w:rPr>
                <w:t>PBforTrainDoorsNotClosedAndLocked</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_Ref278299667 \h </w:instrText>
            </w:r>
            <w:r>
              <w:fldChar w:fldCharType="separate"/>
            </w:r>
            <w:r w:rsidR="00DE178B">
              <w:rPr>
                <w:rFonts w:hint="eastAsia"/>
              </w:rPr>
              <w:t>F63-Monitor Status of Doors</w:t>
            </w:r>
            <w:r>
              <w:fldChar w:fldCharType="end"/>
            </w:r>
          </w:p>
        </w:tc>
      </w:tr>
      <w:tr w:rsidR="00990C1E" w:rsidTr="00990C1E">
        <w:tc>
          <w:tcPr>
            <w:tcW w:w="2039" w:type="pct"/>
            <w:shd w:val="clear" w:color="auto" w:fill="auto"/>
          </w:tcPr>
          <w:p w:rsidR="00990C1E" w:rsidP="00591D6B" w:rsidRDefault="00532AED">
            <w:pPr>
              <w:pStyle w:val="AltB0"/>
            </w:pPr>
            <w:hyperlink w:history="1" w:anchor="PBforUndetectableDangerRisk">
              <w:r w:rsidR="00990C1E">
                <w:rPr>
                  <w:rStyle w:val="ac"/>
                </w:rPr>
                <w:t>PBforUndetectableDangerRisk</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_Ref345055837 \h </w:instrText>
            </w:r>
            <w:r>
              <w:fldChar w:fldCharType="separate"/>
            </w:r>
            <w:r w:rsidRPr="007820D7" w:rsidR="00DE178B">
              <w:rPr>
                <w:rFonts w:hint="eastAsia"/>
              </w:rPr>
              <w:t>F5</w:t>
            </w:r>
            <w:r w:rsidR="00DE178B">
              <w:rPr>
                <w:rFonts w:hint="eastAsia"/>
              </w:rPr>
              <w:t>2</w:t>
            </w:r>
            <w:r w:rsidRPr="007820D7" w:rsidR="00DE178B">
              <w:rPr>
                <w:rFonts w:hint="eastAsia"/>
              </w:rPr>
              <w:t xml:space="preserve">-Prevent Train Moving in </w:t>
            </w:r>
            <w:r w:rsidRPr="007820D7" w:rsidR="00DE178B">
              <w:t>Undetectable</w:t>
            </w:r>
            <w:r w:rsidRPr="007820D7" w:rsidR="00DE178B">
              <w:rPr>
                <w:rFonts w:hint="eastAsia"/>
              </w:rPr>
              <w:t xml:space="preserve"> Danger</w:t>
            </w:r>
            <w:r>
              <w:fldChar w:fldCharType="end"/>
            </w:r>
          </w:p>
        </w:tc>
      </w:tr>
      <w:tr w:rsidR="00990C1E" w:rsidTr="00990C1E">
        <w:tc>
          <w:tcPr>
            <w:tcW w:w="2039" w:type="pct"/>
            <w:shd w:val="clear" w:color="auto" w:fill="auto"/>
          </w:tcPr>
          <w:p w:rsidR="00990C1E" w:rsidP="00591D6B" w:rsidRDefault="00532AED">
            <w:pPr>
              <w:pStyle w:val="AltB0"/>
            </w:pPr>
            <w:hyperlink w:history="1" w:anchor="PBonNonExclusiveRoute">
              <w:r w:rsidR="00990C1E">
                <w:rPr>
                  <w:rStyle w:val="ac"/>
                </w:rPr>
                <w:t>PBonNonExclusiveRoute</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_Ref345055830 \h </w:instrText>
            </w:r>
            <w:r>
              <w:fldChar w:fldCharType="separate"/>
            </w:r>
            <w:r w:rsidR="00DE178B">
              <w:rPr>
                <w:rFonts w:hint="eastAsia"/>
              </w:rPr>
              <w:t>F51-</w:t>
            </w:r>
            <w:r w:rsidRPr="00EE1350" w:rsidR="00DE178B">
              <w:t>M</w:t>
            </w:r>
            <w:r w:rsidR="00DE178B">
              <w:rPr>
                <w:rFonts w:hint="eastAsia"/>
              </w:rPr>
              <w:t xml:space="preserve">oral Time </w:t>
            </w:r>
            <w:r>
              <w:fldChar w:fldCharType="end"/>
            </w:r>
          </w:p>
        </w:tc>
      </w:tr>
      <w:tr w:rsidR="00990C1E" w:rsidTr="00990C1E">
        <w:tc>
          <w:tcPr>
            <w:tcW w:w="2039" w:type="pct"/>
            <w:shd w:val="clear" w:color="auto" w:fill="auto"/>
          </w:tcPr>
          <w:p w:rsidR="00990C1E" w:rsidP="00591D6B" w:rsidRDefault="00532AED">
            <w:pPr>
              <w:pStyle w:val="AltB0"/>
            </w:pPr>
            <w:hyperlink w:history="1" w:anchor="SafeTimerFailed">
              <w:r w:rsidR="00990C1E">
                <w:rPr>
                  <w:rStyle w:val="ac"/>
                </w:rPr>
                <w:t>SafeTimerFailed</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_Ref345055971 \h </w:instrText>
            </w:r>
            <w:r>
              <w:fldChar w:fldCharType="separate"/>
            </w:r>
            <w:r w:rsidR="00DE178B">
              <w:rPr>
                <w:rFonts w:hint="eastAsia"/>
              </w:rPr>
              <w:t>F82-Manage Vital Time</w:t>
            </w:r>
            <w:r>
              <w:fldChar w:fldCharType="end"/>
            </w:r>
          </w:p>
        </w:tc>
      </w:tr>
      <w:tr w:rsidR="00990C1E" w:rsidTr="00990C1E">
        <w:tc>
          <w:tcPr>
            <w:tcW w:w="2039" w:type="pct"/>
            <w:shd w:val="clear" w:color="auto" w:fill="auto"/>
          </w:tcPr>
          <w:p w:rsidR="00990C1E" w:rsidP="00591D6B" w:rsidRDefault="00532AED">
            <w:pPr>
              <w:pStyle w:val="AltB0"/>
            </w:pPr>
            <w:hyperlink w:history="1" w:anchor="SubSystemId">
              <w:r w:rsidR="00990C1E">
                <w:rPr>
                  <w:rStyle w:val="ac"/>
                </w:rPr>
                <w:t>SubSystemId</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990C1E" w:rsidTr="00990C1E">
        <w:tc>
          <w:tcPr>
            <w:tcW w:w="2039" w:type="pct"/>
            <w:shd w:val="clear" w:color="auto" w:fill="auto"/>
          </w:tcPr>
          <w:p w:rsidR="00990C1E" w:rsidP="00591D6B" w:rsidRDefault="00532AED">
            <w:pPr>
              <w:pStyle w:val="AltB0"/>
            </w:pPr>
            <w:hyperlink w:history="1" w:anchor="TrainFilteredStopped">
              <w:r w:rsidR="00990C1E">
                <w:rPr>
                  <w:rStyle w:val="ac"/>
                </w:rPr>
                <w:t>TrainFilteredStopped</w:t>
              </w:r>
            </w:hyperlink>
          </w:p>
        </w:tc>
        <w:tc>
          <w:tcPr>
            <w:tcW w:w="492" w:type="pct"/>
            <w:shd w:val="clear" w:color="auto" w:fill="auto"/>
          </w:tcPr>
          <w:p w:rsidR="00990C1E" w:rsidP="00591D6B" w:rsidRDefault="00990C1E">
            <w:pPr>
              <w:pStyle w:val="AltB0"/>
            </w:pPr>
            <w:r>
              <w:rPr>
                <w:rFonts w:hint="eastAsia"/>
              </w:rPr>
              <w:t>Internal</w:t>
            </w:r>
          </w:p>
        </w:tc>
        <w:tc>
          <w:tcPr>
            <w:tcW w:w="2468" w:type="pct"/>
            <w:shd w:val="clear" w:color="auto" w:fill="auto"/>
          </w:tcPr>
          <w:p w:rsidR="00990C1E" w:rsidP="00591D6B" w:rsidRDefault="00990C1E">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bl>
    <w:p w:rsidR="00131F1A" w:rsidP="00C93484" w:rsidRDefault="00131F1A">
      <w:pPr>
        <w:pStyle w:val="Reqtify"/>
      </w:pPr>
    </w:p>
    <w:p w:rsidR="00131F1A" w:rsidP="00934391" w:rsidRDefault="00131F1A">
      <w:pPr>
        <w:pStyle w:val="3"/>
      </w:pPr>
      <w:r>
        <w:rPr>
          <w:rFonts w:hint="eastAsia"/>
        </w:rPr>
        <w:lastRenderedPageBreak/>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7"/>
        <w:gridCol w:w="1558"/>
        <w:gridCol w:w="2706"/>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ApproachableSignalOverrun">
              <w:r w:rsidR="00E92EF5">
                <w:rPr>
                  <w:rStyle w:val="ac"/>
                </w:rPr>
                <w:t>ApproachableSignalOverrun</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CCworkOvertime">
              <w:r w:rsidR="00E92EF5">
                <w:rPr>
                  <w:rStyle w:val="ac"/>
                </w:rPr>
                <w:t>CCworkOvertime</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Pr="002848D6"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EBforOperationRequest">
              <w:r w:rsidR="00E92EF5">
                <w:rPr>
                  <w:rStyle w:val="ac"/>
                </w:rPr>
                <w:t>EBforOperationRequest</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IncompatibleDistantATP">
              <w:r w:rsidR="00E92EF5">
                <w:rPr>
                  <w:rStyle w:val="ac"/>
                </w:rPr>
                <w:t>IncompatibleDistantATP</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PBforOperationRequest">
              <w:r w:rsidR="00E92EF5">
                <w:rPr>
                  <w:rStyle w:val="ac"/>
                </w:rPr>
                <w:t>PBforOperationRequest</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TrainEmergencyBrakeRequested">
              <w:r w:rsidR="00E92EF5">
                <w:rPr>
                  <w:rStyle w:val="ac"/>
                </w:rPr>
                <w:t>TrainEmergencyBrakeRequested</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TrainParkingBrakeRequested">
              <w:r w:rsidR="00E92EF5">
                <w:rPr>
                  <w:rStyle w:val="ac"/>
                </w:rPr>
                <w:t>TrainParkingBrakeRequested</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VIOM1OutNotDisabled">
              <w:r w:rsidR="00E92EF5">
                <w:rPr>
                  <w:rStyle w:val="ac"/>
                </w:rPr>
                <w:t>VIOM1OutNotDisabled</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shd w:val="clear" w:color="auto" w:fill="auto"/>
          </w:tcPr>
          <w:p w:rsidR="00E92EF5" w:rsidP="00591D6B" w:rsidRDefault="00532AED">
            <w:pPr>
              <w:pStyle w:val="AltB0"/>
            </w:pPr>
            <w:hyperlink w:history="1" w:anchor="VIOM2OutNotDisabled">
              <w:r w:rsidR="00E92EF5">
                <w:rPr>
                  <w:rStyle w:val="ac"/>
                </w:rPr>
                <w:t>VIOM2OutNotDisabled</w:t>
              </w:r>
            </w:hyperlink>
          </w:p>
        </w:tc>
        <w:tc>
          <w:tcPr>
            <w:tcW w:w="984" w:type="pct"/>
          </w:tcPr>
          <w:p w:rsidR="00E92EF5" w:rsidP="00591D6B" w:rsidRDefault="00E92EF5">
            <w:pPr>
              <w:pStyle w:val="AltB0"/>
            </w:pPr>
            <w:r>
              <w:rPr>
                <w:rFonts w:hint="eastAsia"/>
              </w:rPr>
              <w:t>√</w:t>
            </w:r>
          </w:p>
        </w:tc>
        <w:tc>
          <w:tcPr>
            <w:tcW w:w="839" w:type="pct"/>
            <w:shd w:val="clear" w:color="auto" w:fill="auto"/>
          </w:tcPr>
          <w:p w:rsidR="00E92EF5" w:rsidP="00591D6B" w:rsidRDefault="00E92EF5">
            <w:pPr>
              <w:pStyle w:val="AltB0"/>
            </w:pPr>
            <w:r>
              <w:rPr>
                <w:rFonts w:hint="eastAsia"/>
              </w:rPr>
              <w:t>√</w:t>
            </w:r>
          </w:p>
        </w:tc>
        <w:tc>
          <w:tcPr>
            <w:tcW w:w="145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131F1A" w:rsidP="00C93484" w:rsidRDefault="00131F1A">
      <w:pPr>
        <w:pStyle w:val="Reqtify"/>
      </w:pPr>
    </w:p>
    <w:p w:rsidRPr="00003A18" w:rsidR="00131F1A" w:rsidP="00934391" w:rsidRDefault="00131F1A">
      <w:pPr>
        <w:pStyle w:val="3"/>
      </w:pPr>
      <w:r w:rsidRPr="00A61D30">
        <w:rPr>
          <w:rFonts w:hint="eastAsia"/>
        </w:rPr>
        <w:t>Processing</w:t>
      </w:r>
    </w:p>
    <w:p w:rsidRPr="00A61D30" w:rsidR="003439CA" w:rsidP="0012674A" w:rsidRDefault="003439CA">
      <w:pPr>
        <w:pStyle w:val="4"/>
      </w:pPr>
      <w:r>
        <w:rPr>
          <w:rFonts w:hint="eastAsia"/>
        </w:rPr>
        <w:t>Parking brake</w:t>
      </w:r>
    </w:p>
    <w:p w:rsidR="003439CA" w:rsidP="00C93484" w:rsidRDefault="003439CA">
      <w:pPr>
        <w:pStyle w:val="Reqtify"/>
      </w:pPr>
      <w:r>
        <w:rPr>
          <w:rFonts w:hint="eastAsia"/>
        </w:rPr>
        <w:t>ATP</w:t>
      </w:r>
      <w:r>
        <w:rPr>
          <w:rFonts w:hint="eastAsia"/>
        </w:rPr>
        <w:t>控制车辆是否输出停车制动，出于安全考虑，在要求输出停车制动时将该输出端口设置为限制状态，不输出停车制动时将该端口置为允许状态。</w:t>
      </w:r>
    </w:p>
    <w:p w:rsidRPr="009556EF" w:rsidR="003439CA" w:rsidP="00C93484" w:rsidRDefault="003439CA">
      <w:pPr>
        <w:pStyle w:val="Reqtify"/>
      </w:pPr>
      <w:r w:rsidRPr="009556EF">
        <w:rPr>
          <w:rFonts w:hint="eastAsia"/>
        </w:rPr>
        <w:t xml:space="preserve">ATP </w:t>
      </w:r>
      <w:r>
        <w:rPr>
          <w:rFonts w:hint="eastAsia"/>
        </w:rPr>
        <w:t>shall</w:t>
      </w:r>
      <w:r w:rsidRPr="009556EF">
        <w:rPr>
          <w:rFonts w:hint="eastAsia"/>
        </w:rPr>
        <w:t xml:space="preserve"> control the parking brake of the train. Due to the safety </w:t>
      </w:r>
      <w:r>
        <w:rPr>
          <w:rFonts w:hint="eastAsia"/>
        </w:rPr>
        <w:t>oriented</w:t>
      </w:r>
      <w:r w:rsidRPr="009556EF">
        <w:rPr>
          <w:rFonts w:hint="eastAsia"/>
        </w:rPr>
        <w:t xml:space="preserve">, ATP </w:t>
      </w:r>
      <w:r>
        <w:rPr>
          <w:rFonts w:hint="eastAsia"/>
        </w:rPr>
        <w:t>shall</w:t>
      </w:r>
      <w:r w:rsidRPr="009556EF">
        <w:rPr>
          <w:rFonts w:hint="eastAsia"/>
        </w:rPr>
        <w:t xml:space="preserve"> set the output port as restricted status when </w:t>
      </w:r>
      <w:r w:rsidRPr="009556EF" w:rsidR="002F5731">
        <w:t>outputting</w:t>
      </w:r>
      <w:r w:rsidRPr="009556EF">
        <w:rPr>
          <w:rFonts w:hint="eastAsia"/>
        </w:rPr>
        <w:t xml:space="preserve"> the parking brake order,</w:t>
      </w:r>
      <w:r w:rsidR="00397BD9">
        <w:rPr>
          <w:rFonts w:hint="eastAsia"/>
        </w:rPr>
        <w:t xml:space="preserve"> and </w:t>
      </w:r>
      <w:r w:rsidRPr="009556EF">
        <w:rPr>
          <w:rFonts w:hint="eastAsia"/>
        </w:rPr>
        <w:t xml:space="preserve">set the port as </w:t>
      </w:r>
      <w:r w:rsidRPr="009556EF">
        <w:t>permissible</w:t>
      </w:r>
      <w:r w:rsidRPr="009556EF">
        <w:rPr>
          <w:rFonts w:hint="eastAsia"/>
        </w:rPr>
        <w:t xml:space="preserve"> status when the ATP does not send parking </w:t>
      </w:r>
      <w:r>
        <w:rPr>
          <w:rFonts w:hint="eastAsia"/>
        </w:rPr>
        <w:t>brake.</w:t>
      </w:r>
    </w:p>
    <w:p w:rsidR="003439CA" w:rsidP="00C93484" w:rsidRDefault="003439CA">
      <w:pPr>
        <w:pStyle w:val="Reqtify"/>
      </w:pPr>
    </w:p>
    <w:p w:rsidR="009E1206" w:rsidP="00C93484" w:rsidRDefault="009E1206">
      <w:pPr>
        <w:pStyle w:val="Reqtify"/>
      </w:pPr>
    </w:p>
    <w:p w:rsidR="009E1206" w:rsidP="00704491" w:rsidRDefault="009E1206">
      <w:pPr>
        <w:pStyle w:val="ReqtifyAltR"/>
      </w:pPr>
      <w:r>
        <w:t>[iTC_CC_ATP-SwRS-</w:t>
      </w:r>
      <w:r>
        <w:rPr>
          <w:rFonts w:hint="eastAsia"/>
        </w:rPr>
        <w:t>0133</w:t>
      </w:r>
      <w:r>
        <w:t>]</w:t>
      </w:r>
    </w:p>
    <w:p w:rsidR="009E1206" w:rsidP="00C93484" w:rsidRDefault="009E1206">
      <w:pPr>
        <w:pStyle w:val="Reqtify"/>
      </w:pPr>
      <w:bookmarkStart w:name="PBforOperationalRequest" w:id="10893"/>
      <w:r w:rsidRPr="002F2A34">
        <w:rPr>
          <w:rStyle w:val="aff2"/>
        </w:rPr>
        <w:t>PBforOperationalRequest</w:t>
      </w:r>
      <w:bookmarkEnd w:id="10893"/>
      <w:r>
        <w:rPr>
          <w:rFonts w:hint="eastAsia"/>
        </w:rPr>
        <w:t>，来自</w:t>
      </w:r>
      <w:r>
        <w:rPr>
          <w:rFonts w:hint="eastAsia"/>
        </w:rPr>
        <w:t>CCNV</w:t>
      </w:r>
      <w:r>
        <w:rPr>
          <w:rFonts w:hint="eastAsia"/>
        </w:rPr>
        <w:t>的</w:t>
      </w:r>
      <w:r>
        <w:rPr>
          <w:rFonts w:hint="eastAsia"/>
        </w:rPr>
        <w:t>ZVRD</w:t>
      </w:r>
      <w:r>
        <w:rPr>
          <w:rFonts w:hint="eastAsia"/>
        </w:rPr>
        <w:t>输出请求</w:t>
      </w:r>
    </w:p>
    <w:p w:rsidRPr="008358CC" w:rsidR="009E1206" w:rsidP="00C93484" w:rsidRDefault="009E1206">
      <w:pPr>
        <w:pStyle w:val="Reqtify"/>
      </w:pPr>
      <w:r w:rsidRPr="008358CC">
        <w:rPr>
          <w:rStyle w:val="aff2"/>
        </w:rPr>
        <w:t>PBforOperationalRequest</w:t>
      </w:r>
      <w:r w:rsidRPr="00775C55">
        <w:rPr>
          <w:rFonts w:hint="eastAsia"/>
        </w:rPr>
        <w:t xml:space="preserve"> stands for the ZVRD output order from CCNV</w:t>
      </w:r>
      <w:r>
        <w:rPr>
          <w:rFonts w:hint="eastAsia"/>
        </w:rPr>
        <w:t>.</w:t>
      </w:r>
    </w:p>
    <w:p w:rsidRPr="00775C55" w:rsidR="009E1206" w:rsidP="00C93484" w:rsidRDefault="009E1206">
      <w:pPr>
        <w:pStyle w:val="Reqtify"/>
      </w:pPr>
    </w:p>
    <w:p w:rsidRPr="00452DBE" w:rsidR="009E1206" w:rsidP="000431E0" w:rsidRDefault="00397BD9">
      <w:pPr>
        <w:pStyle w:val="af7"/>
      </w:pPr>
      <w:r>
        <w:rPr>
          <w:rFonts w:hint="eastAsia"/>
        </w:rPr>
        <w:t>if (</w:t>
      </w:r>
      <w:hyperlink w:history="1" w:anchor="ATOcontrolTimeValid">
        <w:r w:rsidR="00C64E92">
          <w:rPr>
            <w:rStyle w:val="ac"/>
          </w:rPr>
          <w:t>ATOcontrolTimeValid</w:t>
        </w:r>
      </w:hyperlink>
      <w:r w:rsidR="009E1206">
        <w:rPr>
          <w:rFonts w:hint="eastAsia"/>
        </w:rPr>
        <w:t>(k)</w:t>
      </w:r>
      <w:r w:rsidRPr="00452DBE" w:rsidR="009E1206">
        <w:rPr>
          <w:rFonts w:hint="eastAsia"/>
        </w:rPr>
        <w:t xml:space="preserve"> == </w:t>
      </w:r>
      <w:r w:rsidRPr="00354FC4">
        <w:rPr>
          <w:rStyle w:val="aff1"/>
          <w:rFonts w:hint="eastAsia"/>
        </w:rPr>
        <w:t>True</w:t>
      </w:r>
      <w:r w:rsidRPr="00452DBE" w:rsidR="009E1206">
        <w:rPr>
          <w:rFonts w:hint="eastAsia"/>
        </w:rPr>
        <w:t>)</w:t>
      </w:r>
    </w:p>
    <w:p w:rsidR="009E1206" w:rsidP="000431E0" w:rsidRDefault="009E1206">
      <w:pPr>
        <w:pStyle w:val="af7"/>
      </w:pPr>
      <w:r w:rsidRPr="00452DBE">
        <w:rPr>
          <w:rFonts w:hint="eastAsia"/>
        </w:rPr>
        <w:t xml:space="preserve"> </w:t>
      </w:r>
      <w:r w:rsidR="003928F2">
        <w:rPr>
          <w:rFonts w:hint="eastAsia"/>
        </w:rPr>
        <w:t xml:space="preserve">   </w:t>
      </w:r>
      <w:hyperlink w:history="1" w:anchor="PBforOperationalRequest">
        <w:r w:rsidRPr="00BF4172" w:rsidR="00BF4172">
          <w:rPr>
            <w:rStyle w:val="ac"/>
          </w:rPr>
          <w:t>PBforOperationalRequest</w:t>
        </w:r>
      </w:hyperlink>
      <w:r w:rsidRPr="00634120">
        <w:t>(k)</w:t>
      </w:r>
    </w:p>
    <w:p w:rsidR="009E1206" w:rsidP="000431E0" w:rsidRDefault="009E1206">
      <w:pPr>
        <w:pStyle w:val="af7"/>
      </w:pPr>
      <w:r>
        <w:rPr>
          <w:rFonts w:hint="eastAsia"/>
        </w:rPr>
        <w:t xml:space="preserve">       </w:t>
      </w:r>
      <w:r w:rsidRPr="00634120">
        <w:t xml:space="preserve">= </w:t>
      </w:r>
      <w:r w:rsidR="00C32EC4">
        <w:rPr>
          <w:rFonts w:hint="eastAsia"/>
        </w:rPr>
        <w:t xml:space="preserve">not </w:t>
      </w:r>
      <w:hyperlink w:history="1" w:anchor="NonVitalRequest">
        <w:r w:rsidR="00840F21">
          <w:rPr>
            <w:rStyle w:val="ac"/>
          </w:rPr>
          <w:t>NonVitalRequest</w:t>
        </w:r>
      </w:hyperlink>
      <w:r w:rsidR="00354F88">
        <w:t>.V</w:t>
      </w:r>
      <w:r w:rsidRPr="00634120">
        <w:t>ital</w:t>
      </w:r>
      <w:r w:rsidR="00354F88">
        <w:rPr>
          <w:rFonts w:hint="eastAsia"/>
        </w:rPr>
        <w:t>P</w:t>
      </w:r>
      <w:r w:rsidRPr="00634120">
        <w:t>arking</w:t>
      </w:r>
      <w:r w:rsidR="00354F88">
        <w:rPr>
          <w:rFonts w:hint="eastAsia"/>
        </w:rPr>
        <w:t>B</w:t>
      </w:r>
      <w:r w:rsidRPr="00634120">
        <w:t>raking</w:t>
      </w:r>
      <w:r w:rsidR="00354F88">
        <w:rPr>
          <w:rFonts w:hint="eastAsia"/>
        </w:rPr>
        <w:t>N</w:t>
      </w:r>
      <w:r w:rsidRPr="00634120">
        <w:t>ot</w:t>
      </w:r>
      <w:r w:rsidR="00354F88">
        <w:rPr>
          <w:rFonts w:hint="eastAsia"/>
        </w:rPr>
        <w:t>R</w:t>
      </w:r>
      <w:r>
        <w:t>equested(k)</w:t>
      </w:r>
    </w:p>
    <w:p w:rsidR="009E1206" w:rsidP="000431E0" w:rsidRDefault="00397BD9">
      <w:pPr>
        <w:pStyle w:val="af7"/>
      </w:pPr>
      <w:r>
        <w:rPr>
          <w:rFonts w:hint="eastAsia"/>
        </w:rPr>
        <w:t>else:</w:t>
      </w:r>
    </w:p>
    <w:p w:rsidR="009E1206" w:rsidP="000431E0" w:rsidRDefault="009E1206">
      <w:pPr>
        <w:pStyle w:val="af7"/>
      </w:pPr>
      <w:r>
        <w:rPr>
          <w:rFonts w:hint="eastAsia"/>
        </w:rPr>
        <w:t xml:space="preserve">  </w:t>
      </w:r>
      <w:r w:rsidR="003928F2">
        <w:rPr>
          <w:rFonts w:hint="eastAsia"/>
        </w:rPr>
        <w:t xml:space="preserve">   </w:t>
      </w:r>
      <w:hyperlink w:history="1" w:anchor="PBforOperationalRequest">
        <w:r w:rsidRPr="00BF4172" w:rsidR="00BF4172">
          <w:rPr>
            <w:rStyle w:val="ac"/>
          </w:rPr>
          <w:t>PBforOperationalRequest</w:t>
        </w:r>
      </w:hyperlink>
      <w:r w:rsidR="00BF4172">
        <w:rPr>
          <w:rFonts w:hint="eastAsia"/>
        </w:rPr>
        <w:t xml:space="preserve"> </w:t>
      </w:r>
      <w:r w:rsidR="00397BD9">
        <w:t xml:space="preserve">= </w:t>
      </w:r>
      <w:r w:rsidRPr="00354FC4" w:rsidR="00397BD9">
        <w:rPr>
          <w:rStyle w:val="aff1"/>
        </w:rPr>
        <w:t>True</w:t>
      </w:r>
    </w:p>
    <w:p w:rsidR="009E1206" w:rsidP="000C0D62" w:rsidRDefault="009E1206">
      <w:pPr>
        <w:pStyle w:val="ReqtifyAltQ"/>
      </w:pPr>
      <w:r w:rsidRPr="008A1414">
        <w:t>#Category=Functional</w:t>
      </w:r>
    </w:p>
    <w:p w:rsidRPr="008A1414" w:rsidR="009E1206" w:rsidP="000C0D62" w:rsidRDefault="009E1206">
      <w:pPr>
        <w:pStyle w:val="ReqtifyAltQ"/>
      </w:pPr>
      <w:r w:rsidRPr="00A17BA5">
        <w:t>#Contribution=SIL</w:t>
      </w:r>
      <w:r w:rsidR="003F0289">
        <w:rPr>
          <w:rFonts w:hint="eastAsia"/>
        </w:rPr>
        <w:t>0</w:t>
      </w:r>
    </w:p>
    <w:p w:rsidR="009328EA" w:rsidP="000C0D62" w:rsidRDefault="009E1206">
      <w:pPr>
        <w:pStyle w:val="ReqtifyAltQ"/>
        <w:rPr>
          <w:ins w:author="常鸣" w:date="2014-07-03T14:27:00Z" w:id="10894"/>
        </w:rPr>
      </w:pPr>
      <w:del w:author="常鸣" w:date="2014-07-03T14:27:00Z" w:id="10895">
        <w:r w:rsidRPr="008A1414" w:rsidDel="009328EA">
          <w:delText>#S</w:delText>
        </w:r>
      </w:del>
      <w:ins w:author="常鸣" w:date="2014-07-03T14:27:00Z" w:id="10896">
        <w:r w:rsidR="009328EA">
          <w:t>#Allocation=ATP Software</w:t>
        </w:r>
      </w:ins>
    </w:p>
    <w:p w:rsidRPr="008A1414" w:rsidR="009E1206" w:rsidP="000C0D62" w:rsidRDefault="009328EA">
      <w:pPr>
        <w:pStyle w:val="ReqtifyAltQ"/>
      </w:pPr>
      <w:ins w:author="常鸣" w:date="2014-07-03T14:27:00Z" w:id="10897">
        <w:r>
          <w:t>#S</w:t>
        </w:r>
      </w:ins>
      <w:r w:rsidRPr="008A1414" w:rsidR="009E1206">
        <w:t>ource=</w:t>
      </w:r>
      <w:r w:rsidR="003F0289">
        <w:rPr>
          <w:rFonts w:hint="eastAsia"/>
        </w:rPr>
        <w:t>[iTC_CC-SyAD-0068],</w:t>
      </w:r>
      <w:r w:rsidRPr="008C132F" w:rsidR="003F0289">
        <w:t xml:space="preserve"> </w:t>
      </w:r>
      <w:r w:rsidRPr="008C132F" w:rsidR="009E1206">
        <w:t>[iTC_CC-SyAD-1044]</w:t>
      </w:r>
      <w:r w:rsidR="009E1206">
        <w:rPr>
          <w:rFonts w:hint="eastAsia"/>
        </w:rPr>
        <w:t>,</w:t>
      </w:r>
      <w:r w:rsidRPr="0026148B" w:rsidR="009E1206">
        <w:rPr>
          <w:rFonts w:hint="eastAsia"/>
        </w:rPr>
        <w:t xml:space="preserve"> [iTC_CC-SyAD-0231]</w:t>
      </w:r>
    </w:p>
    <w:p w:rsidRPr="008A1414" w:rsidR="009E1206" w:rsidP="000C0D62" w:rsidRDefault="009E1206">
      <w:pPr>
        <w:pStyle w:val="ReqtifyAltQ"/>
      </w:pPr>
      <w:r w:rsidRPr="008A1414">
        <w:t>[End]</w:t>
      </w:r>
    </w:p>
    <w:p w:rsidR="009E1206" w:rsidP="00C93484" w:rsidRDefault="009E1206">
      <w:pPr>
        <w:pStyle w:val="Reqtify"/>
      </w:pPr>
    </w:p>
    <w:p w:rsidR="009E1206" w:rsidP="00C93484" w:rsidRDefault="009E1206">
      <w:pPr>
        <w:pStyle w:val="Reqtify"/>
      </w:pPr>
    </w:p>
    <w:p w:rsidR="003439CA" w:rsidP="00704491" w:rsidRDefault="003439CA">
      <w:pPr>
        <w:pStyle w:val="ReqtifyAltR"/>
      </w:pPr>
      <w:r>
        <w:lastRenderedPageBreak/>
        <w:t>[iTC_CC_ATP-SwRS-0</w:t>
      </w:r>
      <w:r>
        <w:rPr>
          <w:rFonts w:hint="eastAsia"/>
        </w:rPr>
        <w:t>359</w:t>
      </w:r>
      <w:r>
        <w:t>]</w:t>
      </w:r>
    </w:p>
    <w:p w:rsidR="003439CA" w:rsidP="00C93484" w:rsidRDefault="000A117D">
      <w:pPr>
        <w:pStyle w:val="Reqtify"/>
      </w:pPr>
      <w:bookmarkStart w:name="TrainParkingBrakeRequested" w:id="10898"/>
      <w:r w:rsidRPr="00BF4172">
        <w:rPr>
          <w:rStyle w:val="aff2"/>
          <w:bCs w:val="0"/>
          <w:iCs w:val="0"/>
        </w:rPr>
        <w:t>TrainParkingBrakeRequested</w:t>
      </w:r>
      <w:bookmarkEnd w:id="10898"/>
      <w:r w:rsidR="003439CA">
        <w:rPr>
          <w:rFonts w:hint="eastAsia"/>
        </w:rPr>
        <w:t>，判断本周期是否需要施加停车制动。条件如下：</w:t>
      </w:r>
    </w:p>
    <w:p w:rsidR="003439CA" w:rsidP="00FA0FBB" w:rsidRDefault="003439CA">
      <w:pPr>
        <w:pStyle w:val="AltX"/>
      </w:pPr>
      <w:r>
        <w:rPr>
          <w:rFonts w:hint="eastAsia"/>
        </w:rPr>
        <w:t>由于</w:t>
      </w:r>
      <w:r>
        <w:rPr>
          <w:rFonts w:hint="eastAsia"/>
        </w:rPr>
        <w:t xml:space="preserve">moral time </w:t>
      </w:r>
      <w:r>
        <w:rPr>
          <w:rFonts w:hint="eastAsia"/>
        </w:rPr>
        <w:t>导致需要输出停车制动；</w:t>
      </w:r>
    </w:p>
    <w:p w:rsidR="003439CA" w:rsidP="00FA0FBB" w:rsidRDefault="003439CA">
      <w:pPr>
        <w:pStyle w:val="AltX"/>
      </w:pPr>
      <w:r>
        <w:rPr>
          <w:rFonts w:hint="eastAsia"/>
        </w:rPr>
        <w:t>或者，由于超能导致需要输出停车制动；</w:t>
      </w:r>
    </w:p>
    <w:p w:rsidR="003439CA" w:rsidP="00FA0FBB" w:rsidRDefault="003439CA">
      <w:pPr>
        <w:pStyle w:val="AltX"/>
      </w:pPr>
      <w:r>
        <w:rPr>
          <w:rFonts w:hint="eastAsia"/>
        </w:rPr>
        <w:t>或者，由于在</w:t>
      </w:r>
      <w:r>
        <w:rPr>
          <w:rFonts w:hint="eastAsia"/>
        </w:rPr>
        <w:t>PSD</w:t>
      </w:r>
      <w:r>
        <w:rPr>
          <w:rFonts w:hint="eastAsia"/>
        </w:rPr>
        <w:t>区域内车门未关闭而导致需要输出停车制动；</w:t>
      </w:r>
    </w:p>
    <w:p w:rsidR="003439CA" w:rsidP="00FA0FBB" w:rsidRDefault="003439CA">
      <w:pPr>
        <w:pStyle w:val="AltX"/>
      </w:pPr>
      <w:r>
        <w:rPr>
          <w:rFonts w:hint="eastAsia"/>
        </w:rPr>
        <w:t>或者，由于</w:t>
      </w:r>
      <w:r>
        <w:rPr>
          <w:rFonts w:hint="eastAsia"/>
        </w:rPr>
        <w:t>NUDE</w:t>
      </w:r>
      <w:r>
        <w:rPr>
          <w:rFonts w:hint="eastAsia"/>
        </w:rPr>
        <w:t>导致需要输出停车制动；</w:t>
      </w:r>
    </w:p>
    <w:p w:rsidR="003439CA" w:rsidP="00FA0FBB" w:rsidRDefault="003439CA">
      <w:pPr>
        <w:pStyle w:val="AltX"/>
      </w:pPr>
      <w:r>
        <w:rPr>
          <w:rFonts w:hint="eastAsia"/>
        </w:rPr>
        <w:t>或者，</w:t>
      </w:r>
      <w:r>
        <w:rPr>
          <w:rFonts w:hint="eastAsia"/>
        </w:rPr>
        <w:t>CCNV</w:t>
      </w:r>
      <w:r>
        <w:rPr>
          <w:rFonts w:hint="eastAsia"/>
        </w:rPr>
        <w:t>请求需要输出停车制动；</w:t>
      </w:r>
    </w:p>
    <w:p w:rsidR="003439CA" w:rsidP="00FA0FBB" w:rsidRDefault="003439CA">
      <w:pPr>
        <w:pStyle w:val="AltX"/>
      </w:pPr>
      <w:r>
        <w:rPr>
          <w:rFonts w:hint="eastAsia"/>
        </w:rPr>
        <w:t>或者，由于</w:t>
      </w:r>
      <w:r>
        <w:rPr>
          <w:rFonts w:hint="eastAsia"/>
        </w:rPr>
        <w:t>PSD</w:t>
      </w:r>
      <w:r>
        <w:rPr>
          <w:rFonts w:hint="eastAsia"/>
        </w:rPr>
        <w:t>未关闭而导致需要输出停车制动</w:t>
      </w:r>
    </w:p>
    <w:p w:rsidR="003439CA" w:rsidP="00FA0FBB" w:rsidRDefault="003439CA">
      <w:pPr>
        <w:pStyle w:val="AltX"/>
      </w:pPr>
      <w:r>
        <w:rPr>
          <w:rFonts w:hint="eastAsia"/>
        </w:rPr>
        <w:t>或者，本周期已请求</w:t>
      </w:r>
      <w:r>
        <w:rPr>
          <w:rFonts w:hint="eastAsia"/>
        </w:rPr>
        <w:t>EB</w:t>
      </w:r>
      <w:r>
        <w:rPr>
          <w:rFonts w:hint="eastAsia"/>
        </w:rPr>
        <w:t>输出。</w:t>
      </w:r>
    </w:p>
    <w:p w:rsidR="003439CA" w:rsidP="00C93484" w:rsidRDefault="003439CA">
      <w:pPr>
        <w:pStyle w:val="Reqtify"/>
        <w:rPr>
          <w:rStyle w:val="aff2"/>
        </w:rPr>
      </w:pPr>
    </w:p>
    <w:p w:rsidR="003439CA" w:rsidP="00C93484" w:rsidRDefault="00532AED">
      <w:pPr>
        <w:pStyle w:val="Reqtify"/>
      </w:pPr>
      <w:hyperlink w:history="1" w:anchor="TrainParkingBrakeRequested">
        <w:r w:rsidR="000A117D">
          <w:rPr>
            <w:rStyle w:val="ac"/>
            <w:noProof/>
          </w:rPr>
          <w:t>TrainParkingBrakeRequested</w:t>
        </w:r>
      </w:hyperlink>
      <w:r w:rsidR="003439CA">
        <w:rPr>
          <w:rFonts w:hint="eastAsia"/>
        </w:rPr>
        <w:t>, determine whether to apply</w:t>
      </w:r>
      <w:r w:rsidRPr="00634120" w:rsidR="003439CA">
        <w:t xml:space="preserve"> </w:t>
      </w:r>
      <w:r w:rsidR="003439CA">
        <w:rPr>
          <w:rFonts w:hint="eastAsia"/>
        </w:rPr>
        <w:t>parking</w:t>
      </w:r>
      <w:r w:rsidRPr="00634120" w:rsidR="003439CA">
        <w:t xml:space="preserve"> </w:t>
      </w:r>
      <w:r w:rsidR="003439CA">
        <w:rPr>
          <w:rFonts w:hint="eastAsia"/>
        </w:rPr>
        <w:t xml:space="preserve">brake. This variable shall be </w:t>
      </w:r>
      <w:r w:rsidRPr="00354FC4" w:rsidR="00397BD9">
        <w:rPr>
          <w:rStyle w:val="aff1"/>
          <w:rFonts w:hint="eastAsia"/>
        </w:rPr>
        <w:t>True</w:t>
      </w:r>
      <w:r w:rsidR="003439CA">
        <w:rPr>
          <w:rFonts w:hint="eastAsia"/>
        </w:rPr>
        <w:t xml:space="preserve"> when o</w:t>
      </w:r>
      <w:r w:rsidRPr="00634120" w:rsidR="003439CA">
        <w:t xml:space="preserve">ne of </w:t>
      </w:r>
      <w:r w:rsidR="003439CA">
        <w:rPr>
          <w:rFonts w:hint="eastAsia"/>
        </w:rPr>
        <w:t xml:space="preserve">the </w:t>
      </w:r>
      <w:r w:rsidRPr="00634120" w:rsidR="003439CA">
        <w:t xml:space="preserve">following </w:t>
      </w:r>
      <w:r w:rsidR="003439CA">
        <w:rPr>
          <w:rFonts w:hint="eastAsia"/>
        </w:rPr>
        <w:t>conditions met</w:t>
      </w:r>
      <w:r w:rsidRPr="00634120" w:rsidR="003439CA">
        <w:t>:</w:t>
      </w:r>
    </w:p>
    <w:p w:rsidR="003439CA" w:rsidP="00FA0FBB" w:rsidRDefault="003439CA">
      <w:pPr>
        <w:pStyle w:val="AltX"/>
      </w:pPr>
      <w:r w:rsidRPr="00634120">
        <w:t>Train is in front of a possibly non-exclusive route,</w:t>
      </w:r>
    </w:p>
    <w:p w:rsidR="003439CA" w:rsidP="00FA0FBB" w:rsidRDefault="003439CA">
      <w:pPr>
        <w:pStyle w:val="AltX"/>
      </w:pPr>
      <w:r w:rsidRPr="00634120">
        <w:t>Synthesis of speed constraints on the train implies that it is not allowed to move anymore. Any movement may lead to an hazardous situation,</w:t>
      </w:r>
    </w:p>
    <w:p w:rsidR="003439CA" w:rsidP="00FA0FBB" w:rsidRDefault="003439CA">
      <w:pPr>
        <w:pStyle w:val="AltX"/>
      </w:pPr>
      <w:r w:rsidRPr="00634120">
        <w:t xml:space="preserve">Train is located on a passenger exchange area </w:t>
      </w:r>
      <w:r>
        <w:rPr>
          <w:rFonts w:hint="eastAsia"/>
        </w:rPr>
        <w:t>with PSD</w:t>
      </w:r>
      <w:r w:rsidR="00397BD9">
        <w:rPr>
          <w:rFonts w:hint="eastAsia"/>
        </w:rPr>
        <w:t xml:space="preserve"> and </w:t>
      </w:r>
      <w:r w:rsidRPr="00634120">
        <w:t>train doors are not proven closed</w:t>
      </w:r>
      <w:r w:rsidR="00397BD9">
        <w:t xml:space="preserve"> and </w:t>
      </w:r>
      <w:r w:rsidRPr="00634120">
        <w:t>locked,</w:t>
      </w:r>
    </w:p>
    <w:p w:rsidR="003439CA" w:rsidP="00FA0FBB" w:rsidRDefault="003439CA">
      <w:pPr>
        <w:pStyle w:val="AltX"/>
      </w:pPr>
      <w:r w:rsidRPr="00634120">
        <w:t xml:space="preserve">Train is located on a passenger exchange area </w:t>
      </w:r>
      <w:r>
        <w:rPr>
          <w:rFonts w:hint="eastAsia"/>
        </w:rPr>
        <w:t>with PSD</w:t>
      </w:r>
      <w:r w:rsidR="00397BD9">
        <w:rPr>
          <w:rFonts w:hint="eastAsia"/>
        </w:rPr>
        <w:t xml:space="preserve"> and </w:t>
      </w:r>
      <w:r w:rsidRPr="00634120">
        <w:t>PSD are not proven closed</w:t>
      </w:r>
      <w:r w:rsidR="00397BD9">
        <w:t xml:space="preserve"> and </w:t>
      </w:r>
      <w:r w:rsidRPr="00634120">
        <w:t>locked,</w:t>
      </w:r>
    </w:p>
    <w:p w:rsidR="003439CA" w:rsidP="00FA0FBB" w:rsidRDefault="003439CA">
      <w:pPr>
        <w:pStyle w:val="AltX"/>
      </w:pPr>
      <w:r>
        <w:t>There is a possibility of undetectable dangers,</w:t>
      </w:r>
    </w:p>
    <w:p w:rsidR="003439CA" w:rsidP="00FA0FBB" w:rsidRDefault="003439CA">
      <w:pPr>
        <w:pStyle w:val="AltX"/>
      </w:pPr>
      <w:r>
        <w:t>An operational parking brake is requested,</w:t>
      </w:r>
    </w:p>
    <w:p w:rsidR="003439CA" w:rsidP="00FA0FBB" w:rsidRDefault="003439CA">
      <w:pPr>
        <w:pStyle w:val="AltX"/>
      </w:pPr>
      <w:r>
        <w:t>The PSD are opened</w:t>
      </w:r>
      <w:r w:rsidR="00397BD9">
        <w:t xml:space="preserve"> and </w:t>
      </w:r>
      <w:r>
        <w:t>are under the supervision of ATP,</w:t>
      </w:r>
    </w:p>
    <w:p w:rsidR="003439CA" w:rsidP="00FA0FBB" w:rsidRDefault="003439CA">
      <w:pPr>
        <w:pStyle w:val="AltX"/>
      </w:pPr>
      <w:r>
        <w:rPr>
          <w:rFonts w:hint="eastAsia"/>
        </w:rPr>
        <w:t>The EB has been requested in this cycle.</w:t>
      </w:r>
    </w:p>
    <w:p w:rsidR="003439CA" w:rsidP="000431E0" w:rsidRDefault="00532AED">
      <w:pPr>
        <w:pStyle w:val="af7"/>
      </w:pPr>
      <w:hyperlink w:history="1" w:anchor="TrainParkingBrakeRequested">
        <w:r w:rsidR="000A117D">
          <w:rPr>
            <w:rStyle w:val="ac"/>
          </w:rPr>
          <w:t>TrainParkingBrakeRequested</w:t>
        </w:r>
      </w:hyperlink>
      <w:r w:rsidR="00397BD9">
        <w:t xml:space="preserve"> = </w:t>
      </w:r>
      <w:r w:rsidR="003439CA">
        <w:rPr>
          <w:rFonts w:hint="eastAsia"/>
        </w:rPr>
        <w:t>(</w:t>
      </w:r>
      <w:hyperlink w:history="1" w:anchor="PBonNonExclusiveRoute">
        <w:r w:rsidR="00F131C8">
          <w:rPr>
            <w:rStyle w:val="ac"/>
          </w:rPr>
          <w:t>PBonNonExclusiveRoute</w:t>
        </w:r>
      </w:hyperlink>
      <w:r w:rsidR="003439CA">
        <w:t>(k)</w:t>
      </w:r>
    </w:p>
    <w:p w:rsidR="003439CA" w:rsidP="000431E0" w:rsidRDefault="003439CA">
      <w:pPr>
        <w:pStyle w:val="af7"/>
      </w:pPr>
      <w:r>
        <w:rPr>
          <w:rFonts w:hint="eastAsia"/>
        </w:rPr>
        <w:t xml:space="preserve">                                   </w:t>
      </w:r>
      <w:r w:rsidR="00397BD9">
        <w:rPr>
          <w:rFonts w:hint="eastAsia"/>
        </w:rPr>
        <w:t xml:space="preserve"> or </w:t>
      </w:r>
      <w:hyperlink w:history="1" w:anchor="PBforOverEnergy">
        <w:r w:rsidR="000A117D">
          <w:rPr>
            <w:rStyle w:val="ac"/>
          </w:rPr>
          <w:t>PBforOverEnergy</w:t>
        </w:r>
      </w:hyperlink>
      <w:r>
        <w:t>(k)</w:t>
      </w:r>
    </w:p>
    <w:p w:rsidR="003439CA" w:rsidP="000431E0" w:rsidRDefault="003439CA">
      <w:pPr>
        <w:pStyle w:val="af7"/>
      </w:pPr>
      <w:r>
        <w:rPr>
          <w:rFonts w:hint="eastAsia"/>
        </w:rPr>
        <w:t xml:space="preserve">                                   </w:t>
      </w:r>
      <w:r w:rsidR="00397BD9">
        <w:rPr>
          <w:rFonts w:hint="eastAsia"/>
        </w:rPr>
        <w:t xml:space="preserve"> or </w:t>
      </w:r>
      <w:hyperlink w:history="1" w:anchor="PBforTrainDoorsNotClosedAndLocked">
        <w:r w:rsidR="00F131C8">
          <w:rPr>
            <w:rStyle w:val="ac"/>
          </w:rPr>
          <w:t>PBforTrainDoorsNotClosedAndLocked</w:t>
        </w:r>
      </w:hyperlink>
      <w:r>
        <w:t>(k)</w:t>
      </w:r>
    </w:p>
    <w:p w:rsidR="003439CA" w:rsidP="000431E0" w:rsidRDefault="003439CA">
      <w:pPr>
        <w:pStyle w:val="af7"/>
      </w:pPr>
      <w:r>
        <w:rPr>
          <w:rFonts w:hint="eastAsia"/>
        </w:rPr>
        <w:t xml:space="preserve">                                   </w:t>
      </w:r>
      <w:r w:rsidR="00397BD9">
        <w:rPr>
          <w:rFonts w:hint="eastAsia"/>
        </w:rPr>
        <w:t xml:space="preserve"> or </w:t>
      </w:r>
      <w:hyperlink w:history="1" w:anchor="PBforPSDnotClosedAndLocked">
        <w:r w:rsidR="000A117D">
          <w:rPr>
            <w:rStyle w:val="ac"/>
          </w:rPr>
          <w:t>PBforPSDnotClosedAndLocked</w:t>
        </w:r>
      </w:hyperlink>
      <w:r>
        <w:t>(k)</w:t>
      </w:r>
    </w:p>
    <w:p w:rsidR="003439CA" w:rsidP="000431E0" w:rsidRDefault="003439CA">
      <w:pPr>
        <w:pStyle w:val="af7"/>
      </w:pPr>
      <w:r>
        <w:rPr>
          <w:rFonts w:hint="eastAsia"/>
        </w:rPr>
        <w:t xml:space="preserve">                                   </w:t>
      </w:r>
      <w:r w:rsidR="00397BD9">
        <w:rPr>
          <w:rFonts w:hint="eastAsia"/>
        </w:rPr>
        <w:t xml:space="preserve"> or </w:t>
      </w:r>
      <w:hyperlink w:history="1" w:anchor="PBforUndetectableDangerRisk">
        <w:r w:rsidR="00F131C8">
          <w:rPr>
            <w:rStyle w:val="ac"/>
          </w:rPr>
          <w:t>PBforUndetectableDangerRisk</w:t>
        </w:r>
      </w:hyperlink>
      <w:r>
        <w:t>(k)</w:t>
      </w:r>
    </w:p>
    <w:p w:rsidR="003439CA" w:rsidP="000431E0" w:rsidRDefault="003439CA">
      <w:pPr>
        <w:pStyle w:val="af7"/>
      </w:pPr>
      <w:r>
        <w:rPr>
          <w:rFonts w:hint="eastAsia"/>
        </w:rPr>
        <w:t xml:space="preserve">                                   </w:t>
      </w:r>
      <w:r w:rsidR="00397BD9">
        <w:rPr>
          <w:rFonts w:hint="eastAsia"/>
        </w:rPr>
        <w:t xml:space="preserve"> or </w:t>
      </w:r>
      <w:hyperlink w:history="1" w:anchor="PBforOperationalRequest">
        <w:r w:rsidRPr="00BF4172">
          <w:rPr>
            <w:rStyle w:val="ac"/>
          </w:rPr>
          <w:t>PBforOperationalRequest</w:t>
        </w:r>
      </w:hyperlink>
      <w:r>
        <w:t>(k)</w:t>
      </w:r>
    </w:p>
    <w:p w:rsidR="003439CA" w:rsidP="000431E0" w:rsidRDefault="003439CA">
      <w:pPr>
        <w:pStyle w:val="af7"/>
      </w:pPr>
      <w:r>
        <w:rPr>
          <w:rFonts w:hint="eastAsia"/>
        </w:rPr>
        <w:t xml:space="preserve">                                   </w:t>
      </w:r>
      <w:r w:rsidR="00397BD9">
        <w:rPr>
          <w:rFonts w:hint="eastAsia"/>
        </w:rPr>
        <w:t xml:space="preserve"> or </w:t>
      </w:r>
      <w:hyperlink w:history="1" w:anchor="PBforPSDopenedAndSupervisedByATP">
        <w:r w:rsidR="000A117D">
          <w:rPr>
            <w:rStyle w:val="ac"/>
          </w:rPr>
          <w:t>PBforPSDopenedAndSupervisedByATP</w:t>
        </w:r>
      </w:hyperlink>
      <w:r>
        <w:t>(k)</w:t>
      </w:r>
    </w:p>
    <w:p w:rsidR="003439CA" w:rsidP="000431E0" w:rsidRDefault="003439CA">
      <w:pPr>
        <w:pStyle w:val="af7"/>
      </w:pPr>
      <w:r>
        <w:rPr>
          <w:rFonts w:hint="eastAsia"/>
        </w:rPr>
        <w:t xml:space="preserve">                                   </w:t>
      </w:r>
      <w:r w:rsidR="00397BD9">
        <w:rPr>
          <w:rFonts w:hint="eastAsia"/>
        </w:rPr>
        <w:t xml:space="preserve"> or </w:t>
      </w:r>
      <w:r w:rsidR="00597109">
        <w:rPr>
          <w:rFonts w:hint="eastAsia"/>
        </w:rPr>
        <w:t xml:space="preserve">not </w:t>
      </w:r>
      <w:hyperlink w:history="1" w:anchor="InhibitEmergencyBrake">
        <w:r w:rsidR="00597109">
          <w:rPr>
            <w:rStyle w:val="ac"/>
          </w:rPr>
          <w:t>InhibitEmergencyBrake</w:t>
        </w:r>
      </w:hyperlink>
      <w:r>
        <w:rPr>
          <w:rFonts w:hint="eastAsia"/>
        </w:rPr>
        <w:t>(k))</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899"/>
        </w:rPr>
      </w:pPr>
      <w:del w:author="常鸣" w:date="2014-07-03T14:27:00Z" w:id="10900">
        <w:r w:rsidRPr="008A1414" w:rsidDel="009328EA">
          <w:delText>#S</w:delText>
        </w:r>
      </w:del>
      <w:ins w:author="常鸣" w:date="2014-07-03T14:27:00Z" w:id="10901">
        <w:r w:rsidR="009328EA">
          <w:t>#Allocation=ATP Software</w:t>
        </w:r>
      </w:ins>
    </w:p>
    <w:p w:rsidRPr="008A1414" w:rsidR="003439CA" w:rsidP="000C0D62" w:rsidRDefault="009328EA">
      <w:pPr>
        <w:pStyle w:val="ReqtifyAltQ"/>
      </w:pPr>
      <w:ins w:author="常鸣" w:date="2014-07-03T14:27:00Z" w:id="10902">
        <w:r>
          <w:t>#S</w:t>
        </w:r>
      </w:ins>
      <w:r w:rsidRPr="008A1414" w:rsidR="003439CA">
        <w:t>ource=</w:t>
      </w:r>
      <w:r w:rsidR="003439CA">
        <w:rPr>
          <w:rFonts w:hint="eastAsia"/>
        </w:rPr>
        <w:t>[iTC_CC-SyAD-0230], [</w:t>
      </w:r>
      <w:r w:rsidR="003439CA">
        <w:t>iTC_CC_ATP_SwHA</w:t>
      </w:r>
      <w:r w:rsidRPr="00F00407" w:rsidR="003439CA">
        <w:t>-0153</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3439CA" w:rsidP="00704491" w:rsidRDefault="003439CA">
      <w:pPr>
        <w:pStyle w:val="ReqtifyAltR"/>
      </w:pPr>
      <w:r>
        <w:t>[iTC_CC_ATP-SwRS-0</w:t>
      </w:r>
      <w:r>
        <w:rPr>
          <w:rFonts w:hint="eastAsia"/>
        </w:rPr>
        <w:t>360</w:t>
      </w:r>
      <w:r>
        <w:t>]</w:t>
      </w:r>
    </w:p>
    <w:p w:rsidR="003439CA" w:rsidP="00C93484" w:rsidRDefault="00813AB3">
      <w:pPr>
        <w:pStyle w:val="Reqtify"/>
      </w:pPr>
      <w:bookmarkStart w:name="InhibitParkingBrake" w:id="10903"/>
      <w:r w:rsidRPr="00BF4172">
        <w:rPr>
          <w:rStyle w:val="aff2"/>
        </w:rPr>
        <w:lastRenderedPageBreak/>
        <w:t>InhibitParkingBrake</w:t>
      </w:r>
      <w:bookmarkEnd w:id="10903"/>
      <w:r w:rsidR="003439CA">
        <w:rPr>
          <w:rFonts w:hint="eastAsia"/>
        </w:rPr>
        <w:t>，当前不施加停车制动。</w:t>
      </w:r>
    </w:p>
    <w:p w:rsidR="003439CA" w:rsidP="00C93484" w:rsidRDefault="00532AED">
      <w:pPr>
        <w:pStyle w:val="Reqtify"/>
      </w:pPr>
      <w:hyperlink w:history="1" w:anchor="InhibitParkingBrake">
        <w:r w:rsidR="00813AB3">
          <w:rPr>
            <w:rStyle w:val="ac"/>
            <w:noProof/>
          </w:rPr>
          <w:t>InhibitParkingBrake</w:t>
        </w:r>
      </w:hyperlink>
      <w:r w:rsidRPr="003F2639" w:rsidR="003439CA">
        <w:rPr>
          <w:rFonts w:hint="eastAsia"/>
        </w:rPr>
        <w:t>，</w:t>
      </w:r>
      <w:r w:rsidR="003439CA">
        <w:rPr>
          <w:rFonts w:hint="eastAsia"/>
        </w:rPr>
        <w:t>ATP software do not apply the parking brake.</w:t>
      </w:r>
    </w:p>
    <w:p w:rsidR="003439CA" w:rsidP="000431E0" w:rsidRDefault="00532AED">
      <w:pPr>
        <w:pStyle w:val="af7"/>
      </w:pPr>
      <w:hyperlink w:history="1" w:anchor="InhibitParkingBrake">
        <w:r w:rsidR="00813AB3">
          <w:rPr>
            <w:rStyle w:val="ac"/>
          </w:rPr>
          <w:t>InhibitParkingBrake</w:t>
        </w:r>
      </w:hyperlink>
      <w:r w:rsidR="00397BD9">
        <w:t xml:space="preserve"> = </w:t>
      </w:r>
      <w:r w:rsidR="00C32EC4">
        <w:rPr>
          <w:rFonts w:hint="eastAsia"/>
        </w:rPr>
        <w:t xml:space="preserve">not </w:t>
      </w:r>
      <w:hyperlink w:history="1" w:anchor="TrainParkingBrakeRequested">
        <w:r w:rsidR="000A117D">
          <w:rPr>
            <w:rStyle w:val="ac"/>
          </w:rPr>
          <w:t>TrainParkingBrakeRequested</w:t>
        </w:r>
      </w:hyperlink>
      <w:r w:rsidR="003439CA">
        <w:t>(k)</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904"/>
        </w:rPr>
      </w:pPr>
      <w:del w:author="常鸣" w:date="2014-07-03T14:27:00Z" w:id="10905">
        <w:r w:rsidRPr="008A1414" w:rsidDel="009328EA">
          <w:delText>#S</w:delText>
        </w:r>
      </w:del>
      <w:ins w:author="常鸣" w:date="2014-07-03T14:27:00Z" w:id="10906">
        <w:r w:rsidR="009328EA">
          <w:t>#Allocation=ATP Software</w:t>
        </w:r>
      </w:ins>
    </w:p>
    <w:p w:rsidRPr="008A1414" w:rsidR="003439CA" w:rsidP="000C0D62" w:rsidRDefault="009328EA">
      <w:pPr>
        <w:pStyle w:val="ReqtifyAltQ"/>
      </w:pPr>
      <w:ins w:author="常鸣" w:date="2014-07-03T14:27:00Z" w:id="10907">
        <w:r>
          <w:t>#S</w:t>
        </w:r>
      </w:ins>
      <w:r w:rsidRPr="008A1414" w:rsidR="003439CA">
        <w:t>ource=</w:t>
      </w:r>
      <w:r w:rsidR="003439CA">
        <w:rPr>
          <w:rFonts w:hint="eastAsia"/>
        </w:rPr>
        <w:t>[iTC_CC-SyAD-0230]</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Pr="00A61D30" w:rsidR="003439CA" w:rsidP="0012674A" w:rsidRDefault="003439CA">
      <w:pPr>
        <w:pStyle w:val="4"/>
      </w:pPr>
      <w:r>
        <w:rPr>
          <w:rFonts w:hint="eastAsia"/>
        </w:rPr>
        <w:t>Emergency brake</w:t>
      </w:r>
    </w:p>
    <w:p w:rsidR="003439CA" w:rsidP="00C93484" w:rsidRDefault="003439CA">
      <w:pPr>
        <w:pStyle w:val="Reqtify"/>
      </w:pPr>
      <w:r>
        <w:rPr>
          <w:rFonts w:hint="eastAsia"/>
        </w:rPr>
        <w:t>ATP</w:t>
      </w:r>
      <w:r>
        <w:rPr>
          <w:rFonts w:hint="eastAsia"/>
        </w:rPr>
        <w:t>使用控制车辆是否输出紧急制动，出于安全考虑，在要求输出紧急制动时将该输出端口设置为限制状态，不输出停车制动时将该端口置为允许状态。</w:t>
      </w:r>
    </w:p>
    <w:p w:rsidRPr="009556EF" w:rsidR="003439CA" w:rsidP="00C93484" w:rsidRDefault="003439CA">
      <w:pPr>
        <w:pStyle w:val="Reqtify"/>
      </w:pPr>
      <w:r w:rsidRPr="009556EF">
        <w:rPr>
          <w:rFonts w:hint="eastAsia"/>
        </w:rPr>
        <w:t xml:space="preserve">ATP </w:t>
      </w:r>
      <w:r>
        <w:rPr>
          <w:rFonts w:hint="eastAsia"/>
        </w:rPr>
        <w:t>shall</w:t>
      </w:r>
      <w:r w:rsidRPr="009556EF">
        <w:rPr>
          <w:rFonts w:hint="eastAsia"/>
        </w:rPr>
        <w:t xml:space="preserve"> control the emergency brake of the train. Due to the safety </w:t>
      </w:r>
      <w:r>
        <w:rPr>
          <w:rFonts w:hint="eastAsia"/>
        </w:rPr>
        <w:t>oriented</w:t>
      </w:r>
      <w:r w:rsidRPr="009556EF">
        <w:rPr>
          <w:rFonts w:hint="eastAsia"/>
        </w:rPr>
        <w:t xml:space="preserve">, ATP will set the output port as restricted status when </w:t>
      </w:r>
      <w:r w:rsidRPr="009556EF" w:rsidR="002F5731">
        <w:t>outputting</w:t>
      </w:r>
      <w:r w:rsidRPr="009556EF">
        <w:rPr>
          <w:rFonts w:hint="eastAsia"/>
        </w:rPr>
        <w:t xml:space="preserve"> the emergency brake order,</w:t>
      </w:r>
      <w:r w:rsidR="00397BD9">
        <w:rPr>
          <w:rFonts w:hint="eastAsia"/>
        </w:rPr>
        <w:t xml:space="preserve"> and </w:t>
      </w:r>
      <w:r w:rsidRPr="009556EF">
        <w:rPr>
          <w:rFonts w:hint="eastAsia"/>
        </w:rPr>
        <w:t xml:space="preserve">set the port as </w:t>
      </w:r>
      <w:r w:rsidRPr="009556EF">
        <w:t>permissi</w:t>
      </w:r>
      <w:r>
        <w:rPr>
          <w:rFonts w:hint="eastAsia"/>
        </w:rPr>
        <w:t>ve</w:t>
      </w:r>
      <w:r w:rsidRPr="009556EF">
        <w:rPr>
          <w:rFonts w:hint="eastAsia"/>
        </w:rPr>
        <w:t xml:space="preserve"> status when the ATP does not send </w:t>
      </w:r>
      <w:r>
        <w:rPr>
          <w:rFonts w:hint="eastAsia"/>
        </w:rPr>
        <w:t>trigger the brake.</w:t>
      </w:r>
    </w:p>
    <w:p w:rsidRPr="00E26098" w:rsidR="003439CA" w:rsidP="00C93484" w:rsidRDefault="003439CA">
      <w:pPr>
        <w:pStyle w:val="Reqtify"/>
      </w:pPr>
    </w:p>
    <w:p w:rsidR="00AD6EA6" w:rsidP="00AD6EA6" w:rsidRDefault="00AD6EA6">
      <w:pPr>
        <w:pStyle w:val="ReqtifyAltR"/>
      </w:pPr>
      <w:r>
        <w:t>[iTC_CC_ATP-SwRS-</w:t>
      </w:r>
      <w:r>
        <w:rPr>
          <w:rFonts w:hint="eastAsia"/>
        </w:rPr>
        <w:t>0556</w:t>
      </w:r>
      <w:r>
        <w:t>]</w:t>
      </w:r>
    </w:p>
    <w:p w:rsidR="00AD6EA6" w:rsidP="00C93484" w:rsidRDefault="000A117D">
      <w:pPr>
        <w:pStyle w:val="Reqtify"/>
      </w:pPr>
      <w:bookmarkStart w:name="IncompatibleDistantATP" w:id="10908"/>
      <w:r w:rsidRPr="00BF4172">
        <w:rPr>
          <w:rStyle w:val="aff2"/>
          <w:bCs w:val="0"/>
          <w:iCs w:val="0"/>
        </w:rPr>
        <w:t>IncompatibleDistantATP</w:t>
      </w:r>
      <w:bookmarkEnd w:id="10908"/>
      <w:r w:rsidR="00AD6EA6">
        <w:rPr>
          <w:rFonts w:hint="eastAsia"/>
        </w:rPr>
        <w:t>，判断本</w:t>
      </w:r>
      <w:r w:rsidR="00AD6EA6">
        <w:rPr>
          <w:rFonts w:hint="eastAsia"/>
        </w:rPr>
        <w:t>ATP</w:t>
      </w:r>
      <w:r w:rsidR="00AD6EA6">
        <w:rPr>
          <w:rFonts w:hint="eastAsia"/>
        </w:rPr>
        <w:t>与冗余</w:t>
      </w:r>
      <w:r w:rsidR="00AD6EA6">
        <w:rPr>
          <w:rFonts w:hint="eastAsia"/>
        </w:rPr>
        <w:t>ATP</w:t>
      </w:r>
      <w:r w:rsidR="00AD6EA6">
        <w:rPr>
          <w:rFonts w:hint="eastAsia"/>
        </w:rPr>
        <w:t>之间的</w:t>
      </w:r>
      <w:hyperlink w:history="1" w:anchor="Coreld">
        <w:r w:rsidRPr="00E92EF5" w:rsidR="00E92EF5">
          <w:rPr>
            <w:rStyle w:val="ac"/>
            <w:rFonts w:hint="eastAsia"/>
          </w:rPr>
          <w:t>Coreld</w:t>
        </w:r>
      </w:hyperlink>
      <w:r w:rsidR="00AD6EA6">
        <w:rPr>
          <w:rFonts w:hint="eastAsia"/>
        </w:rPr>
        <w:t>和</w:t>
      </w:r>
      <w:hyperlink w:history="1" w:anchor="SubSystemID">
        <w:r w:rsidRPr="00E92EF5" w:rsidR="00E92EF5">
          <w:rPr>
            <w:rStyle w:val="ac"/>
            <w:rFonts w:hint="eastAsia"/>
          </w:rPr>
          <w:t>SubSystemID</w:t>
        </w:r>
      </w:hyperlink>
      <w:r w:rsidR="00AD6EA6">
        <w:rPr>
          <w:rFonts w:hint="eastAsia"/>
        </w:rPr>
        <w:t>是否相匹配。当初始化，冗余</w:t>
      </w:r>
      <w:r w:rsidR="00AD6EA6">
        <w:rPr>
          <w:rFonts w:hint="eastAsia"/>
        </w:rPr>
        <w:t>ATP</w:t>
      </w:r>
      <w:r w:rsidR="00AD6EA6">
        <w:rPr>
          <w:rFonts w:hint="eastAsia"/>
        </w:rPr>
        <w:t>信息不可用，或者冗余</w:t>
      </w:r>
      <w:r w:rsidR="00AD6EA6">
        <w:rPr>
          <w:rFonts w:hint="eastAsia"/>
        </w:rPr>
        <w:t>ATP</w:t>
      </w:r>
      <w:r w:rsidR="00AD6EA6">
        <w:rPr>
          <w:rFonts w:hint="eastAsia"/>
        </w:rPr>
        <w:t>读取的</w:t>
      </w:r>
      <w:r w:rsidR="00AD6EA6">
        <w:rPr>
          <w:rFonts w:hint="eastAsia"/>
        </w:rPr>
        <w:t>Dataplug</w:t>
      </w:r>
      <w:r w:rsidR="00AD6EA6">
        <w:rPr>
          <w:rFonts w:hint="eastAsia"/>
        </w:rPr>
        <w:t>中的</w:t>
      </w:r>
      <w:r w:rsidR="00AD6EA6">
        <w:rPr>
          <w:rFonts w:hint="eastAsia"/>
        </w:rPr>
        <w:t>SSID</w:t>
      </w:r>
      <w:r w:rsidR="00AD6EA6">
        <w:rPr>
          <w:rFonts w:hint="eastAsia"/>
        </w:rPr>
        <w:t>与本</w:t>
      </w:r>
      <w:r w:rsidR="00AD6EA6">
        <w:rPr>
          <w:rFonts w:hint="eastAsia"/>
        </w:rPr>
        <w:t>ATP</w:t>
      </w:r>
      <w:r w:rsidR="00AD6EA6">
        <w:rPr>
          <w:rFonts w:hint="eastAsia"/>
        </w:rPr>
        <w:t>相一致而</w:t>
      </w:r>
      <w:hyperlink w:history="1" w:anchor="Coreld">
        <w:r w:rsidRPr="00E92EF5" w:rsidR="00E92EF5">
          <w:rPr>
            <w:rStyle w:val="ac"/>
            <w:rFonts w:hint="eastAsia"/>
          </w:rPr>
          <w:t>Coreld</w:t>
        </w:r>
      </w:hyperlink>
      <w:r w:rsidR="00AD6EA6">
        <w:rPr>
          <w:rFonts w:hint="eastAsia"/>
        </w:rPr>
        <w:t>不一致时，认为两端</w:t>
      </w:r>
      <w:r w:rsidR="00AD6EA6">
        <w:rPr>
          <w:rFonts w:hint="eastAsia"/>
        </w:rPr>
        <w:t>ATP</w:t>
      </w:r>
      <w:r w:rsidR="00AD6EA6">
        <w:rPr>
          <w:rFonts w:hint="eastAsia"/>
        </w:rPr>
        <w:t>相互匹配；否则，</w:t>
      </w:r>
      <w:r w:rsidR="00AD6EA6">
        <w:rPr>
          <w:rFonts w:hint="eastAsia"/>
        </w:rPr>
        <w:t>ATP</w:t>
      </w:r>
      <w:r w:rsidR="00AD6EA6">
        <w:rPr>
          <w:rFonts w:hint="eastAsia"/>
        </w:rPr>
        <w:t>将触发紧急制动。</w:t>
      </w:r>
    </w:p>
    <w:p w:rsidR="00AD6EA6" w:rsidP="00C93484" w:rsidRDefault="00AD6EA6">
      <w:pPr>
        <w:pStyle w:val="Reqtify"/>
      </w:pPr>
    </w:p>
    <w:p w:rsidRPr="0039004F" w:rsidR="00AD6EA6" w:rsidP="00C93484" w:rsidRDefault="00AD6EA6">
      <w:pPr>
        <w:pStyle w:val="Reqtify"/>
      </w:pPr>
      <w:r w:rsidRPr="0039004F">
        <w:rPr>
          <w:rFonts w:hint="eastAsia"/>
        </w:rPr>
        <w:t xml:space="preserve">The </w:t>
      </w:r>
      <w:hyperlink w:history="1" w:anchor="Coreld">
        <w:r w:rsidRPr="00E92EF5">
          <w:rPr>
            <w:rStyle w:val="ac"/>
            <w:rFonts w:hint="eastAsia"/>
          </w:rPr>
          <w:t xml:space="preserve">Coreld </w:t>
        </w:r>
      </w:hyperlink>
      <w:r>
        <w:rPr>
          <w:rFonts w:hint="eastAsia"/>
        </w:rPr>
        <w:t xml:space="preserve">and </w:t>
      </w:r>
      <w:hyperlink w:history="1" w:anchor="SubSystemID">
        <w:r w:rsidRPr="00E92EF5">
          <w:rPr>
            <w:rStyle w:val="ac"/>
            <w:rFonts w:hint="eastAsia"/>
          </w:rPr>
          <w:t xml:space="preserve">SubSystemID </w:t>
        </w:r>
      </w:hyperlink>
      <w:r w:rsidRPr="0039004F">
        <w:rPr>
          <w:rFonts w:hint="eastAsia"/>
        </w:rPr>
        <w:t>of the ATP</w:t>
      </w:r>
      <w:r>
        <w:rPr>
          <w:rFonts w:hint="eastAsia"/>
        </w:rPr>
        <w:t xml:space="preserve"> and </w:t>
      </w:r>
      <w:r w:rsidRPr="0039004F">
        <w:rPr>
          <w:rFonts w:hint="eastAsia"/>
        </w:rPr>
        <w:t>redundant ATP need to compare for</w:t>
      </w:r>
      <w:r>
        <w:rPr>
          <w:rFonts w:hint="eastAsia"/>
        </w:rPr>
        <w:t xml:space="preserve"> the </w:t>
      </w:r>
      <w:r w:rsidR="002F5731">
        <w:t>consistency</w:t>
      </w:r>
      <w:r>
        <w:rPr>
          <w:rFonts w:hint="eastAsia"/>
        </w:rPr>
        <w:t>, which records</w:t>
      </w:r>
      <w:r w:rsidRPr="0039004F">
        <w:rPr>
          <w:rFonts w:hint="eastAsia"/>
        </w:rPr>
        <w:t xml:space="preserve"> in </w:t>
      </w:r>
      <w:hyperlink w:history="1" w:anchor="IncompatibleDistantATP">
        <w:r w:rsidR="000A117D">
          <w:rPr>
            <w:rStyle w:val="ac"/>
            <w:noProof/>
          </w:rPr>
          <w:t>IncompatibleDistantATP</w:t>
        </w:r>
      </w:hyperlink>
      <w:r w:rsidRPr="0039004F">
        <w:rPr>
          <w:rFonts w:hint="eastAsia"/>
        </w:rPr>
        <w:t xml:space="preserve">. In initialization, the message from redundant ATP </w:t>
      </w:r>
      <w:r w:rsidRPr="0039004F" w:rsidR="002F5731">
        <w:t>cannot</w:t>
      </w:r>
      <w:r w:rsidRPr="0039004F">
        <w:rPr>
          <w:rFonts w:hint="eastAsia"/>
        </w:rPr>
        <w:t xml:space="preserve"> be used. </w:t>
      </w:r>
      <w:r w:rsidRPr="0039004F">
        <w:t>On the other hand</w:t>
      </w:r>
      <w:r w:rsidRPr="0039004F">
        <w:rPr>
          <w:rFonts w:hint="eastAsia"/>
        </w:rPr>
        <w:t xml:space="preserve">, when </w:t>
      </w:r>
      <w:r w:rsidRPr="000013C4">
        <w:rPr>
          <w:rFonts w:hint="eastAsia"/>
        </w:rPr>
        <w:t>SubSystemID</w:t>
      </w:r>
      <w:r w:rsidRPr="0039004F">
        <w:rPr>
          <w:rFonts w:hint="eastAsia"/>
        </w:rPr>
        <w:t xml:space="preserve"> in the </w:t>
      </w:r>
      <w:r w:rsidRPr="0039004F" w:rsidR="002F5731">
        <w:t>Dataplug</w:t>
      </w:r>
      <w:r w:rsidRPr="0039004F">
        <w:rPr>
          <w:rFonts w:hint="eastAsia"/>
        </w:rPr>
        <w:t xml:space="preserve"> read by redundant ATP is the same, but the </w:t>
      </w:r>
      <w:r w:rsidRPr="000013C4">
        <w:rPr>
          <w:rFonts w:hint="eastAsia"/>
        </w:rPr>
        <w:t>Coreld</w:t>
      </w:r>
      <w:r w:rsidRPr="0039004F">
        <w:rPr>
          <w:rFonts w:hint="eastAsia"/>
        </w:rPr>
        <w:t xml:space="preserve"> </w:t>
      </w:r>
      <w:r>
        <w:rPr>
          <w:rFonts w:hint="eastAsia"/>
        </w:rPr>
        <w:t xml:space="preserve">is different, both ATP </w:t>
      </w:r>
      <w:r w:rsidR="002F5731">
        <w:t>regards</w:t>
      </w:r>
      <w:r w:rsidRPr="0039004F">
        <w:rPr>
          <w:rFonts w:hint="eastAsia"/>
        </w:rPr>
        <w:t xml:space="preserve"> as </w:t>
      </w:r>
      <w:r w:rsidRPr="0039004F" w:rsidR="002F5731">
        <w:t>consistency</w:t>
      </w:r>
      <w:r w:rsidRPr="0039004F">
        <w:rPr>
          <w:rFonts w:hint="eastAsia"/>
        </w:rPr>
        <w:t xml:space="preserve">. Otherwise, ATP would trigger </w:t>
      </w:r>
      <w:r w:rsidRPr="0039004F" w:rsidR="002F5731">
        <w:t>emergency</w:t>
      </w:r>
      <w:r w:rsidRPr="0039004F">
        <w:rPr>
          <w:rFonts w:hint="eastAsia"/>
        </w:rPr>
        <w:t xml:space="preserve"> brake. </w:t>
      </w:r>
    </w:p>
    <w:p w:rsidR="00AD6EA6" w:rsidP="00C93484" w:rsidRDefault="00AD6EA6">
      <w:pPr>
        <w:pStyle w:val="Reqtify"/>
      </w:pPr>
    </w:p>
    <w:p w:rsidR="00FB4E80" w:rsidP="000431E0" w:rsidRDefault="00FB4E80">
      <w:pPr>
        <w:pStyle w:val="af7"/>
      </w:pPr>
      <w:r>
        <w:t xml:space="preserve">def </w:t>
      </w:r>
      <w:hyperlink w:history="1" w:anchor="IncompatibleDistantATP">
        <w:r w:rsidR="000A117D">
          <w:rPr>
            <w:rStyle w:val="ac"/>
          </w:rPr>
          <w:t>IncompatibleDistantATP</w:t>
        </w:r>
      </w:hyperlink>
      <w:r>
        <w:t>(k):</w:t>
      </w:r>
    </w:p>
    <w:p w:rsidR="00FB4E80" w:rsidP="000431E0" w:rsidRDefault="00FB4E80">
      <w:pPr>
        <w:pStyle w:val="af7"/>
      </w:pPr>
      <w:r>
        <w:t xml:space="preserve">    if (Initialization</w:t>
      </w:r>
    </w:p>
    <w:p w:rsidR="00FB4E80" w:rsidP="000431E0" w:rsidRDefault="00FB4E80">
      <w:pPr>
        <w:pStyle w:val="af7"/>
      </w:pPr>
      <w:r>
        <w:t xml:space="preserve">        or not </w:t>
      </w:r>
      <w:hyperlink w:history="1" w:anchor="OtherATPmessageValid">
        <w:r w:rsidR="000A117D">
          <w:rPr>
            <w:rStyle w:val="ac"/>
          </w:rPr>
          <w:t>OtherATPmessageValid</w:t>
        </w:r>
      </w:hyperlink>
      <w:r>
        <w:t>(k)):</w:t>
      </w:r>
    </w:p>
    <w:p w:rsidR="00FB4E80" w:rsidP="000431E0" w:rsidRDefault="00FB4E80">
      <w:pPr>
        <w:pStyle w:val="af7"/>
      </w:pPr>
      <w:r>
        <w:t xml:space="preserve">        return </w:t>
      </w:r>
      <w:r w:rsidRPr="00354FC4">
        <w:rPr>
          <w:rStyle w:val="aff1"/>
        </w:rPr>
        <w:t>False</w:t>
      </w:r>
    </w:p>
    <w:p w:rsidR="00FB4E80" w:rsidP="000431E0" w:rsidRDefault="00FB4E80">
      <w:pPr>
        <w:pStyle w:val="af7"/>
      </w:pPr>
      <w:r>
        <w:t xml:space="preserve">    elif (</w:t>
      </w:r>
      <w:hyperlink w:history="1" w:anchor="OtherCoreId">
        <w:r w:rsidR="00C64E92">
          <w:rPr>
            <w:rStyle w:val="ac"/>
          </w:rPr>
          <w:t>OtherCoreId</w:t>
        </w:r>
      </w:hyperlink>
      <w:r>
        <w:t xml:space="preserve">(k) </w:t>
      </w:r>
      <w:r>
        <w:rPr>
          <w:rFonts w:hint="eastAsia"/>
        </w:rPr>
        <w:t>!=</w:t>
      </w:r>
      <w:r>
        <w:t xml:space="preserve"> </w:t>
      </w:r>
      <w:hyperlink w:history="1" w:anchor="OtherATP">
        <w:r w:rsidR="0021381F">
          <w:rPr>
            <w:rStyle w:val="ac"/>
          </w:rPr>
          <w:t>OtherATP</w:t>
        </w:r>
      </w:hyperlink>
      <w:r>
        <w:t>(k).</w:t>
      </w:r>
      <w:hyperlink w:history="1" w:anchor="CoreId">
        <w:r w:rsidR="00B5344E">
          <w:rPr>
            <w:rStyle w:val="ac"/>
          </w:rPr>
          <w:t>CoreId</w:t>
        </w:r>
      </w:hyperlink>
    </w:p>
    <w:p w:rsidR="00FB4E80" w:rsidP="000431E0" w:rsidRDefault="00FB4E80">
      <w:pPr>
        <w:pStyle w:val="af7"/>
      </w:pPr>
      <w:r>
        <w:t xml:space="preserve">          or </w:t>
      </w:r>
      <w:hyperlink w:history="1" w:anchor="SubSystemId">
        <w:r w:rsidR="00C64E92">
          <w:rPr>
            <w:rStyle w:val="ac"/>
          </w:rPr>
          <w:t>SubSystemId</w:t>
        </w:r>
      </w:hyperlink>
      <w:r>
        <w:rPr>
          <w:rFonts w:hint="eastAsia"/>
        </w:rPr>
        <w:t>(k)</w:t>
      </w:r>
      <w:r>
        <w:t xml:space="preserve"> </w:t>
      </w:r>
      <w:r>
        <w:rPr>
          <w:rFonts w:hint="eastAsia"/>
        </w:rPr>
        <w:t>!=</w:t>
      </w:r>
      <w:r>
        <w:t xml:space="preserve"> </w:t>
      </w:r>
      <w:hyperlink w:history="1" w:anchor="OtherATP">
        <w:r w:rsidR="0021381F">
          <w:rPr>
            <w:rStyle w:val="ac"/>
          </w:rPr>
          <w:t>OtherATP</w:t>
        </w:r>
      </w:hyperlink>
      <w:r>
        <w:t>(k).CC_SSID):</w:t>
      </w:r>
    </w:p>
    <w:p w:rsidR="00FB4E80" w:rsidP="000431E0" w:rsidRDefault="00FB4E80">
      <w:pPr>
        <w:pStyle w:val="af7"/>
      </w:pPr>
      <w:r>
        <w:t xml:space="preserve">        return </w:t>
      </w:r>
      <w:r w:rsidRPr="00354FC4">
        <w:rPr>
          <w:rStyle w:val="aff1"/>
        </w:rPr>
        <w:t>True</w:t>
      </w:r>
    </w:p>
    <w:p w:rsidR="00FB4E80" w:rsidP="000431E0" w:rsidRDefault="00FB4E80">
      <w:pPr>
        <w:pStyle w:val="af7"/>
      </w:pPr>
      <w:r>
        <w:t xml:space="preserve">    else:</w:t>
      </w:r>
    </w:p>
    <w:p w:rsidR="00A35874" w:rsidP="000431E0" w:rsidRDefault="00FB4E80">
      <w:pPr>
        <w:pStyle w:val="af7"/>
      </w:pPr>
      <w:r>
        <w:lastRenderedPageBreak/>
        <w:t xml:space="preserve">        return </w:t>
      </w:r>
      <w:hyperlink w:history="1" w:anchor="IncompatibleDistantATP">
        <w:r w:rsidR="000A117D">
          <w:rPr>
            <w:rStyle w:val="ac"/>
          </w:rPr>
          <w:t>IncompatibleDistantATP</w:t>
        </w:r>
      </w:hyperlink>
      <w:r>
        <w:t>(k-1)</w:t>
      </w:r>
    </w:p>
    <w:p w:rsidR="00AD6EA6" w:rsidP="000C0D62" w:rsidRDefault="00AD6EA6">
      <w:pPr>
        <w:pStyle w:val="ReqtifyAltQ"/>
      </w:pPr>
      <w:r w:rsidRPr="008A1414">
        <w:t>#Category=</w:t>
      </w:r>
      <w:r>
        <w:rPr>
          <w:rFonts w:hint="eastAsia"/>
        </w:rPr>
        <w:t>Functional</w:t>
      </w:r>
    </w:p>
    <w:p w:rsidRPr="008A1414" w:rsidR="00AD6EA6" w:rsidP="000C0D62" w:rsidRDefault="00AD6EA6">
      <w:pPr>
        <w:pStyle w:val="ReqtifyAltQ"/>
      </w:pPr>
      <w:r w:rsidRPr="008A1414">
        <w:t>#Contribution</w:t>
      </w:r>
      <w:r>
        <w:t>=SIL4</w:t>
      </w:r>
    </w:p>
    <w:p w:rsidR="009328EA" w:rsidP="000C0D62" w:rsidRDefault="00AD6EA6">
      <w:pPr>
        <w:pStyle w:val="ReqtifyAltQ"/>
        <w:rPr>
          <w:ins w:author="常鸣" w:date="2014-07-03T14:27:00Z" w:id="10909"/>
        </w:rPr>
      </w:pPr>
      <w:del w:author="常鸣" w:date="2014-07-03T14:27:00Z" w:id="10910">
        <w:r w:rsidRPr="008F27C5" w:rsidDel="009328EA">
          <w:rPr>
            <w:rFonts w:hint="eastAsia"/>
          </w:rPr>
          <w:delText>#S</w:delText>
        </w:r>
      </w:del>
      <w:ins w:author="常鸣" w:date="2014-07-03T14:27:00Z" w:id="10911">
        <w:r w:rsidR="009328EA">
          <w:rPr>
            <w:rFonts w:hint="eastAsia"/>
          </w:rPr>
          <w:t>#Allocation=ATP Software</w:t>
        </w:r>
      </w:ins>
    </w:p>
    <w:p w:rsidRPr="008A1414" w:rsidR="00AD6EA6" w:rsidP="000C0D62" w:rsidRDefault="009328EA">
      <w:pPr>
        <w:pStyle w:val="ReqtifyAltQ"/>
      </w:pPr>
      <w:ins w:author="常鸣" w:date="2014-07-03T14:27:00Z" w:id="10912">
        <w:r>
          <w:rPr>
            <w:rFonts w:hint="eastAsia"/>
          </w:rPr>
          <w:t>#S</w:t>
        </w:r>
      </w:ins>
      <w:r w:rsidRPr="008F27C5" w:rsidR="00AD6EA6">
        <w:rPr>
          <w:rFonts w:hint="eastAsia"/>
        </w:rPr>
        <w:t>ource=</w:t>
      </w:r>
      <w:r w:rsidRPr="008F27C5" w:rsidR="00AD6EA6">
        <w:t xml:space="preserve"> </w:t>
      </w:r>
      <w:r w:rsidR="00AD6EA6">
        <w:t>[iTC_CC-SyAD-096</w:t>
      </w:r>
      <w:r w:rsidR="00AD6EA6">
        <w:rPr>
          <w:rFonts w:hint="eastAsia"/>
        </w:rPr>
        <w:t>4</w:t>
      </w:r>
      <w:r w:rsidRPr="008F27C5" w:rsidR="00AD6EA6">
        <w:t>]</w:t>
      </w:r>
      <w:r w:rsidR="00AD6EA6">
        <w:rPr>
          <w:rFonts w:hint="eastAsia"/>
        </w:rPr>
        <w:t>, [</w:t>
      </w:r>
      <w:r w:rsidRPr="004B3254" w:rsidR="00AD6EA6">
        <w:t>iTC_CC_ATP_SwHA-022</w:t>
      </w:r>
      <w:r w:rsidR="00AD6EA6">
        <w:rPr>
          <w:rFonts w:hint="eastAsia"/>
        </w:rPr>
        <w:t>4]</w:t>
      </w:r>
    </w:p>
    <w:p w:rsidRPr="008A1414" w:rsidR="00AD6EA6" w:rsidP="000C0D62" w:rsidRDefault="00AD6EA6">
      <w:pPr>
        <w:pStyle w:val="ReqtifyAltQ"/>
      </w:pPr>
      <w:r w:rsidRPr="008A1414">
        <w:t>[End]</w:t>
      </w:r>
    </w:p>
    <w:p w:rsidR="003439CA" w:rsidP="00C93484" w:rsidRDefault="003439CA">
      <w:pPr>
        <w:pStyle w:val="Reqtify"/>
      </w:pPr>
    </w:p>
    <w:p w:rsidR="00A05592" w:rsidP="00C93484" w:rsidRDefault="00A05592">
      <w:pPr>
        <w:pStyle w:val="Reqtify"/>
      </w:pPr>
    </w:p>
    <w:p w:rsidRPr="00972331" w:rsidR="00A05592" w:rsidP="00A05592" w:rsidRDefault="00A05592">
      <w:pPr>
        <w:pStyle w:val="ReqtifyAltR"/>
      </w:pPr>
      <w:r>
        <w:t>[iTC_CC_ATP-SwRS-0</w:t>
      </w:r>
      <w:r>
        <w:rPr>
          <w:rFonts w:hint="eastAsia"/>
        </w:rPr>
        <w:t>271</w:t>
      </w:r>
      <w:r>
        <w:t>]</w:t>
      </w:r>
    </w:p>
    <w:p w:rsidR="00A05592" w:rsidP="00C93484" w:rsidRDefault="00915CD9">
      <w:pPr>
        <w:pStyle w:val="Reqtify"/>
      </w:pPr>
      <w:bookmarkStart w:name="ApproachableSignalOverrun" w:id="10913"/>
      <w:r w:rsidRPr="00BF4172">
        <w:rPr>
          <w:rStyle w:val="aff2"/>
          <w:bCs w:val="0"/>
          <w:iCs w:val="0"/>
        </w:rPr>
        <w:t>ApproachableSignalOverrun</w:t>
      </w:r>
      <w:bookmarkEnd w:id="10913"/>
      <w:r w:rsidR="00A05592">
        <w:rPr>
          <w:rFonts w:hint="eastAsia"/>
        </w:rPr>
        <w:t>，本周期列车车头最大定位是否冒进可接近信号机。</w:t>
      </w:r>
    </w:p>
    <w:p w:rsidR="00A05592" w:rsidP="00FA0FBB" w:rsidRDefault="00A05592">
      <w:pPr>
        <w:pStyle w:val="AltX"/>
      </w:pPr>
      <w:r>
        <w:rPr>
          <w:rFonts w:hint="eastAsia"/>
        </w:rPr>
        <w:t>当满足以下所有条件时，</w:t>
      </w:r>
      <w:r>
        <w:rPr>
          <w:rFonts w:hint="eastAsia"/>
        </w:rPr>
        <w:t>ATP</w:t>
      </w:r>
      <w:r>
        <w:rPr>
          <w:rFonts w:hint="eastAsia"/>
        </w:rPr>
        <w:t>认为列车冒进了可接近信号机，则设置</w:t>
      </w:r>
      <w:r w:rsidRPr="00C320B1">
        <w:rPr>
          <w:rStyle w:val="aff2"/>
          <w:rFonts w:hint="eastAsia"/>
        </w:rPr>
        <w:t>ApproachableSignalOverrun</w:t>
      </w:r>
      <w:r>
        <w:rPr>
          <w:rFonts w:hint="eastAsia"/>
        </w:rPr>
        <w:t>为</w:t>
      </w:r>
      <w:r>
        <w:rPr>
          <w:rStyle w:val="aff1"/>
        </w:rPr>
        <w:t>True</w:t>
      </w:r>
      <w:r>
        <w:rPr>
          <w:rFonts w:hint="eastAsia"/>
        </w:rPr>
        <w:t>；</w:t>
      </w:r>
    </w:p>
    <w:p w:rsidRPr="009612D0" w:rsidR="00A05592" w:rsidP="009172DB" w:rsidRDefault="00A05592">
      <w:pPr>
        <w:pStyle w:val="AltZ"/>
      </w:pPr>
      <w:r w:rsidRPr="009612D0">
        <w:rPr>
          <w:rFonts w:hint="eastAsia"/>
        </w:rPr>
        <w:t>当前未选择</w:t>
      </w:r>
      <w:hyperlink w:history="1" w:anchor="MotionProtectionInhibition">
        <w:r w:rsidRPr="003B3F77" w:rsidR="003B3F77">
          <w:rPr>
            <w:rStyle w:val="ac"/>
          </w:rPr>
          <w:t>MotionProtectionInhibition</w:t>
        </w:r>
      </w:hyperlink>
      <w:r w:rsidRPr="009612D0">
        <w:rPr>
          <w:rFonts w:hint="eastAsia"/>
        </w:rPr>
        <w:t>；</w:t>
      </w:r>
    </w:p>
    <w:p w:rsidR="00A05592" w:rsidP="009172DB" w:rsidRDefault="00A05592">
      <w:pPr>
        <w:pStyle w:val="AltZ"/>
      </w:pPr>
      <w:r>
        <w:rPr>
          <w:rFonts w:hint="eastAsia"/>
        </w:rPr>
        <w:t>上周期</w:t>
      </w:r>
      <w:r w:rsidRPr="00C320B1">
        <w:rPr>
          <w:rStyle w:val="aff2"/>
          <w:rFonts w:hint="eastAsia"/>
        </w:rPr>
        <w:t>ApproachableSignalOverrun</w:t>
      </w:r>
      <w:r>
        <w:rPr>
          <w:rFonts w:hint="eastAsia"/>
        </w:rPr>
        <w:t>为</w:t>
      </w:r>
      <w:r>
        <w:rPr>
          <w:rStyle w:val="aff1"/>
          <w:rFonts w:hint="eastAsia"/>
        </w:rPr>
        <w:t>False</w:t>
      </w:r>
      <w:r>
        <w:rPr>
          <w:rFonts w:hint="eastAsia"/>
        </w:rPr>
        <w:t>；</w:t>
      </w:r>
    </w:p>
    <w:p w:rsidR="00A05592" w:rsidP="009172DB" w:rsidRDefault="00A05592">
      <w:pPr>
        <w:pStyle w:val="AltZ"/>
      </w:pPr>
      <w:r>
        <w:rPr>
          <w:rFonts w:hint="eastAsia"/>
        </w:rPr>
        <w:t>本周期列车位移</w:t>
      </w:r>
      <w:hyperlink w:history="1" w:anchor="MaximumTrainMotion">
        <w:r w:rsidRPr="003B3F77">
          <w:rPr>
            <w:rStyle w:val="ac"/>
          </w:rPr>
          <w:t>MaximumTrainMotion</w:t>
        </w:r>
      </w:hyperlink>
      <w:r>
        <w:rPr>
          <w:rFonts w:hint="eastAsia"/>
        </w:rPr>
        <w:t>向激活的驾驶室方向运行；</w:t>
      </w:r>
    </w:p>
    <w:p w:rsidR="00A05592" w:rsidP="009172DB" w:rsidRDefault="00A05592">
      <w:pPr>
        <w:pStyle w:val="AltZ"/>
      </w:pPr>
      <w:r>
        <w:rPr>
          <w:rFonts w:hint="eastAsia"/>
        </w:rPr>
        <w:t>本周期列车车头最大定位</w:t>
      </w:r>
      <w:hyperlink w:history="1" w:anchor="TrainFrontLocation">
        <w:r w:rsidRPr="003B3F77">
          <w:rPr>
            <w:rStyle w:val="ac"/>
          </w:rPr>
          <w:t>TrainFrontLocation</w:t>
        </w:r>
      </w:hyperlink>
      <w:r>
        <w:rPr>
          <w:rFonts w:hint="eastAsia"/>
        </w:rPr>
        <w:t>经过了一个带</w:t>
      </w:r>
      <w:r>
        <w:rPr>
          <w:rFonts w:hint="eastAsia"/>
        </w:rPr>
        <w:t>OVERLAP</w:t>
      </w:r>
      <w:r>
        <w:rPr>
          <w:rFonts w:hint="eastAsia"/>
        </w:rPr>
        <w:t>的信号机奇点；</w:t>
      </w:r>
    </w:p>
    <w:p w:rsidR="00A05592" w:rsidP="009172DB" w:rsidRDefault="00A05592">
      <w:pPr>
        <w:pStyle w:val="AltZ"/>
      </w:pPr>
      <w:r>
        <w:rPr>
          <w:rFonts w:hint="eastAsia"/>
        </w:rPr>
        <w:t>该信号机变量状态是限制而其所带</w:t>
      </w:r>
      <w:r>
        <w:rPr>
          <w:rFonts w:hint="eastAsia"/>
        </w:rPr>
        <w:t>Overlap</w:t>
      </w:r>
      <w:r>
        <w:rPr>
          <w:rFonts w:hint="eastAsia"/>
        </w:rPr>
        <w:t>已建立</w:t>
      </w:r>
      <w:r w:rsidR="005F586E">
        <w:rPr>
          <w:rFonts w:hint="eastAsia"/>
        </w:rPr>
        <w:t>（</w:t>
      </w:r>
      <w:r w:rsidR="005F586E">
        <w:rPr>
          <w:rFonts w:hint="eastAsia"/>
        </w:rPr>
        <w:t>Overlap</w:t>
      </w:r>
      <w:r w:rsidR="005F586E">
        <w:rPr>
          <w:rFonts w:hint="eastAsia"/>
        </w:rPr>
        <w:t>状态建立的条件见</w:t>
      </w:r>
      <w:r w:rsidR="005F586E">
        <w:fldChar w:fldCharType="begin"/>
      </w:r>
      <w:r w:rsidR="005F586E">
        <w:instrText xml:space="preserve"> </w:instrText>
      </w:r>
      <w:r w:rsidR="005F586E">
        <w:rPr>
          <w:rFonts w:hint="eastAsia"/>
        </w:rPr>
        <w:instrText>REF _Ref365128189 \h</w:instrText>
      </w:r>
      <w:r w:rsidR="005F586E">
        <w:instrText xml:space="preserve"> </w:instrText>
      </w:r>
      <w:r w:rsidR="005F586E">
        <w:fldChar w:fldCharType="separate"/>
      </w:r>
      <w:r w:rsidR="00DE178B">
        <w:t xml:space="preserve">Table </w:t>
      </w:r>
      <w:r w:rsidR="00DE178B">
        <w:rPr>
          <w:noProof/>
        </w:rPr>
        <w:t>5</w:t>
      </w:r>
      <w:r w:rsidR="00DE178B">
        <w:noBreakHyphen/>
      </w:r>
      <w:r w:rsidR="00DE178B">
        <w:rPr>
          <w:noProof/>
        </w:rPr>
        <w:t>9</w:t>
      </w:r>
      <w:r w:rsidR="005F586E">
        <w:fldChar w:fldCharType="end"/>
      </w:r>
      <w:r w:rsidR="005F586E">
        <w:rPr>
          <w:rFonts w:hint="eastAsia"/>
        </w:rPr>
        <w:t>）</w:t>
      </w:r>
      <w:r>
        <w:rPr>
          <w:rFonts w:hint="eastAsia"/>
        </w:rPr>
        <w:t>。</w:t>
      </w:r>
    </w:p>
    <w:p w:rsidR="00A05592" w:rsidP="00FA0FBB" w:rsidRDefault="00A05592">
      <w:pPr>
        <w:pStyle w:val="AltX"/>
      </w:pPr>
      <w:r>
        <w:rPr>
          <w:rFonts w:hint="eastAsia"/>
        </w:rPr>
        <w:t>否则，设置</w:t>
      </w:r>
      <w:r w:rsidRPr="00C320B1">
        <w:rPr>
          <w:rStyle w:val="aff2"/>
          <w:rFonts w:hint="eastAsia"/>
        </w:rPr>
        <w:t>ApproachableSignalOverrun</w:t>
      </w:r>
      <w:r>
        <w:rPr>
          <w:rFonts w:hint="eastAsia"/>
        </w:rPr>
        <w:t>为</w:t>
      </w:r>
      <w:r>
        <w:rPr>
          <w:rStyle w:val="aff1"/>
          <w:rFonts w:hint="eastAsia"/>
        </w:rPr>
        <w:t>False</w:t>
      </w:r>
      <w:r>
        <w:rPr>
          <w:rFonts w:hint="eastAsia"/>
        </w:rPr>
        <w:t>。</w:t>
      </w:r>
    </w:p>
    <w:p w:rsidR="00A05592" w:rsidP="00C93484" w:rsidRDefault="00A05592">
      <w:pPr>
        <w:pStyle w:val="Reqtify"/>
      </w:pPr>
    </w:p>
    <w:p w:rsidR="00A05592" w:rsidP="00C93484" w:rsidRDefault="00532AED">
      <w:pPr>
        <w:pStyle w:val="Reqtify"/>
      </w:pPr>
      <w:hyperlink w:history="1" w:anchor="ApproachableSignalOverrun">
        <w:r w:rsidR="00915CD9">
          <w:rPr>
            <w:rStyle w:val="ac"/>
            <w:noProof/>
          </w:rPr>
          <w:t>ApproachableSignalOverrun</w:t>
        </w:r>
      </w:hyperlink>
      <w:r w:rsidR="00A05592">
        <w:rPr>
          <w:rFonts w:hint="eastAsia"/>
        </w:rPr>
        <w:t xml:space="preserve">, ATP shall determine whether the location of maximum train head overruns </w:t>
      </w:r>
      <w:r w:rsidR="00A05592">
        <w:t>an</w:t>
      </w:r>
      <w:r w:rsidR="00A05592">
        <w:rPr>
          <w:rFonts w:hint="eastAsia"/>
        </w:rPr>
        <w:t xml:space="preserve"> approachable signal with overlap established.</w:t>
      </w:r>
    </w:p>
    <w:p w:rsidR="00A05592" w:rsidP="00FA0FBB" w:rsidRDefault="00A05592">
      <w:pPr>
        <w:pStyle w:val="AltX"/>
      </w:pPr>
      <w:r>
        <w:rPr>
          <w:rFonts w:hint="eastAsia"/>
        </w:rPr>
        <w:t xml:space="preserve">When all of the following conditions fulfilled, ATP considers the train has overrun a restricted signal in this cycle, and set </w:t>
      </w:r>
      <w:hyperlink w:history="1" w:anchor="ApproachableSignalOverrun">
        <w:r w:rsidR="00915CD9">
          <w:rPr>
            <w:rStyle w:val="ac"/>
          </w:rPr>
          <w:t>ApproachableSignalOverrun</w:t>
        </w:r>
      </w:hyperlink>
      <w:r>
        <w:rPr>
          <w:rFonts w:hint="eastAsia"/>
        </w:rPr>
        <w:t xml:space="preserve"> as </w:t>
      </w:r>
      <w:r w:rsidRPr="00354FC4">
        <w:rPr>
          <w:rStyle w:val="aff1"/>
          <w:rFonts w:hint="eastAsia"/>
        </w:rPr>
        <w:t>True</w:t>
      </w:r>
      <w:r>
        <w:rPr>
          <w:rFonts w:hint="eastAsia"/>
        </w:rPr>
        <w:t>.</w:t>
      </w:r>
    </w:p>
    <w:p w:rsidR="00A05592" w:rsidP="003B3F77" w:rsidRDefault="003B3F77">
      <w:pPr>
        <w:pStyle w:val="AltZ"/>
      </w:pPr>
      <w:r>
        <w:rPr>
          <w:rFonts w:hint="eastAsia"/>
        </w:rPr>
        <w:t xml:space="preserve">not </w:t>
      </w:r>
      <w:hyperlink w:history="1" w:anchor="MotionProtectionInhibition">
        <w:r w:rsidRPr="003B3F77">
          <w:rPr>
            <w:rStyle w:val="ac"/>
          </w:rPr>
          <w:t>MotionProtectionInhibition</w:t>
        </w:r>
      </w:hyperlink>
      <w:r w:rsidR="00A05592">
        <w:rPr>
          <w:rFonts w:hint="eastAsia"/>
        </w:rPr>
        <w:t>;</w:t>
      </w:r>
    </w:p>
    <w:p w:rsidR="00A05592" w:rsidP="00A05592" w:rsidRDefault="00A05592">
      <w:pPr>
        <w:pStyle w:val="AltZ"/>
      </w:pPr>
      <w:r w:rsidRPr="00C079FA">
        <w:t>A</w:t>
      </w:r>
      <w:r w:rsidRPr="00C079FA">
        <w:rPr>
          <w:rFonts w:hint="eastAsia"/>
        </w:rPr>
        <w:t xml:space="preserve">nd </w:t>
      </w:r>
      <w:hyperlink w:history="1" w:anchor="ApproachableSignalOverrun">
        <w:r w:rsidR="00915CD9">
          <w:rPr>
            <w:rStyle w:val="ac"/>
          </w:rPr>
          <w:t>ApproachableSignalOverrun</w:t>
        </w:r>
      </w:hyperlink>
      <w:r>
        <w:rPr>
          <w:rFonts w:hint="eastAsia"/>
        </w:rPr>
        <w:t xml:space="preserve"> was </w:t>
      </w:r>
      <w:r w:rsidRPr="00354FC4">
        <w:rPr>
          <w:rStyle w:val="aff1"/>
          <w:rFonts w:hint="eastAsia"/>
        </w:rPr>
        <w:t>False</w:t>
      </w:r>
      <w:r>
        <w:rPr>
          <w:rFonts w:hint="eastAsia"/>
        </w:rPr>
        <w:t xml:space="preserve"> at the last cycle;</w:t>
      </w:r>
    </w:p>
    <w:p w:rsidR="00A05592" w:rsidP="00A05592" w:rsidRDefault="00A05592">
      <w:pPr>
        <w:pStyle w:val="AltZ"/>
      </w:pPr>
      <w:r>
        <w:t>A</w:t>
      </w:r>
      <w:r>
        <w:rPr>
          <w:rFonts w:hint="eastAsia"/>
        </w:rPr>
        <w:t>nd the moving direction in current cycle is toward on the train front end;</w:t>
      </w:r>
    </w:p>
    <w:p w:rsidR="00A05592" w:rsidP="00A05592" w:rsidRDefault="00A05592">
      <w:pPr>
        <w:pStyle w:val="AltZ"/>
      </w:pPr>
      <w:r>
        <w:t>A</w:t>
      </w:r>
      <w:r>
        <w:rPr>
          <w:rFonts w:hint="eastAsia"/>
        </w:rPr>
        <w:t>nd the maximum location of train front end passes the position of the signal with overlap attribute in this cycle;</w:t>
      </w:r>
    </w:p>
    <w:p w:rsidR="00A05592" w:rsidP="00A05592" w:rsidRDefault="00A05592">
      <w:pPr>
        <w:pStyle w:val="AltZ"/>
      </w:pPr>
      <w:r>
        <w:t>A</w:t>
      </w:r>
      <w:r>
        <w:rPr>
          <w:rFonts w:hint="eastAsia"/>
        </w:rPr>
        <w:t>nd the variants status of the signal is overlap established</w:t>
      </w:r>
      <w:r w:rsidR="005F586E">
        <w:rPr>
          <w:rFonts w:hint="eastAsia"/>
        </w:rPr>
        <w:t xml:space="preserve">(refer to </w:t>
      </w:r>
      <w:r w:rsidR="005F586E">
        <w:fldChar w:fldCharType="begin"/>
      </w:r>
      <w:r w:rsidR="005F586E">
        <w:instrText xml:space="preserve"> </w:instrText>
      </w:r>
      <w:r w:rsidR="005F586E">
        <w:rPr>
          <w:rFonts w:hint="eastAsia"/>
        </w:rPr>
        <w:instrText>REF _Ref365128189 \h</w:instrText>
      </w:r>
      <w:r w:rsidR="005F586E">
        <w:instrText xml:space="preserve"> </w:instrText>
      </w:r>
      <w:r w:rsidR="005F586E">
        <w:fldChar w:fldCharType="separate"/>
      </w:r>
      <w:r w:rsidR="00DE178B">
        <w:t xml:space="preserve">Table </w:t>
      </w:r>
      <w:r w:rsidR="00DE178B">
        <w:rPr>
          <w:noProof/>
        </w:rPr>
        <w:t>5</w:t>
      </w:r>
      <w:r w:rsidR="00DE178B">
        <w:noBreakHyphen/>
      </w:r>
      <w:r w:rsidR="00DE178B">
        <w:rPr>
          <w:noProof/>
        </w:rPr>
        <w:t>9</w:t>
      </w:r>
      <w:r w:rsidR="005F586E">
        <w:fldChar w:fldCharType="end"/>
      </w:r>
      <w:r w:rsidR="005F586E">
        <w:rPr>
          <w:rFonts w:hint="eastAsia"/>
        </w:rPr>
        <w:t>)</w:t>
      </w:r>
      <w:r>
        <w:rPr>
          <w:rFonts w:hint="eastAsia"/>
        </w:rPr>
        <w:t>.</w:t>
      </w:r>
    </w:p>
    <w:p w:rsidRPr="00C079FA" w:rsidR="00A05592" w:rsidP="00FA0FBB" w:rsidRDefault="00A05592">
      <w:pPr>
        <w:pStyle w:val="AltX"/>
      </w:pPr>
      <w:r>
        <w:rPr>
          <w:rFonts w:hint="eastAsia"/>
        </w:rPr>
        <w:t xml:space="preserve">Otherwise, ATP set </w:t>
      </w:r>
      <w:hyperlink w:history="1" w:anchor="ApproachableSignalOverrun">
        <w:r w:rsidR="00915CD9">
          <w:rPr>
            <w:rStyle w:val="ac"/>
            <w:noProof/>
          </w:rPr>
          <w:t>ApproachableSignalOverrun</w:t>
        </w:r>
      </w:hyperlink>
      <w:r>
        <w:rPr>
          <w:rFonts w:hint="eastAsia"/>
        </w:rPr>
        <w:t xml:space="preserve"> as </w:t>
      </w:r>
      <w:r w:rsidRPr="00354FC4">
        <w:rPr>
          <w:rStyle w:val="aff1"/>
          <w:rFonts w:hint="eastAsia"/>
        </w:rPr>
        <w:t>False</w:t>
      </w:r>
      <w:r>
        <w:rPr>
          <w:rFonts w:hint="eastAsia"/>
        </w:rPr>
        <w:t>.</w:t>
      </w:r>
    </w:p>
    <w:p w:rsidR="00A05592" w:rsidP="000C0D62" w:rsidRDefault="00A05592">
      <w:pPr>
        <w:pStyle w:val="ReqtifyAltQ"/>
      </w:pPr>
      <w:r w:rsidRPr="008A1414">
        <w:t>#Category=Functional</w:t>
      </w:r>
    </w:p>
    <w:p w:rsidR="00A05592" w:rsidP="000C0D62" w:rsidRDefault="00A05592">
      <w:pPr>
        <w:pStyle w:val="ReqtifyAltQ"/>
      </w:pPr>
      <w:r w:rsidRPr="008A1414">
        <w:t>#Contribution</w:t>
      </w:r>
      <w:r>
        <w:t>=SIL4</w:t>
      </w:r>
    </w:p>
    <w:p w:rsidR="009328EA" w:rsidP="000C0D62" w:rsidRDefault="00A05592">
      <w:pPr>
        <w:pStyle w:val="ReqtifyAltQ"/>
        <w:rPr>
          <w:ins w:author="常鸣" w:date="2014-07-03T14:27:00Z" w:id="10914"/>
        </w:rPr>
      </w:pPr>
      <w:del w:author="常鸣" w:date="2014-07-03T14:27:00Z" w:id="10915">
        <w:r w:rsidRPr="008A1414" w:rsidDel="009328EA">
          <w:delText>#S</w:delText>
        </w:r>
      </w:del>
      <w:ins w:author="常鸣" w:date="2014-07-03T14:27:00Z" w:id="10916">
        <w:r w:rsidR="009328EA">
          <w:t>#Allocation=ATP Software</w:t>
        </w:r>
      </w:ins>
    </w:p>
    <w:p w:rsidR="00A05592" w:rsidP="000C0D62" w:rsidRDefault="009328EA">
      <w:pPr>
        <w:pStyle w:val="ReqtifyAltQ"/>
      </w:pPr>
      <w:ins w:author="常鸣" w:date="2014-07-03T14:27:00Z" w:id="10917">
        <w:r>
          <w:t>#S</w:t>
        </w:r>
      </w:ins>
      <w:r w:rsidRPr="008A1414" w:rsidR="00A05592">
        <w:t>ource=</w:t>
      </w:r>
      <w:r w:rsidRPr="004A6557" w:rsidR="004A6557">
        <w:rPr>
          <w:rFonts w:hint="eastAsia"/>
        </w:rPr>
        <w:t>[iTC_CC-SyAD-0318]</w:t>
      </w:r>
      <w:r w:rsidRPr="004A6557" w:rsidDel="00EB4F91" w:rsidR="004A6557">
        <w:rPr>
          <w:rFonts w:hint="eastAsia"/>
        </w:rPr>
        <w:t xml:space="preserve"> </w:t>
      </w:r>
      <w:r w:rsidR="00A05592">
        <w:rPr>
          <w:rFonts w:hint="eastAsia"/>
        </w:rPr>
        <w:t>, [</w:t>
      </w:r>
      <w:r w:rsidR="00A05592">
        <w:t>iTC_CC_ATP_SwHA</w:t>
      </w:r>
      <w:r w:rsidRPr="009B3F4C" w:rsidR="00A05592">
        <w:t>-0110</w:t>
      </w:r>
      <w:r w:rsidR="00A05592">
        <w:rPr>
          <w:rFonts w:hint="eastAsia"/>
        </w:rPr>
        <w:t>]</w:t>
      </w:r>
    </w:p>
    <w:p w:rsidR="00A05592" w:rsidP="000C0D62" w:rsidRDefault="00A05592">
      <w:pPr>
        <w:pStyle w:val="ReqtifyAltQ"/>
      </w:pPr>
      <w:r w:rsidRPr="008A1414">
        <w:t>[End]</w:t>
      </w:r>
    </w:p>
    <w:p w:rsidR="00A05592" w:rsidP="00C93484" w:rsidRDefault="00A05592">
      <w:pPr>
        <w:pStyle w:val="Reqtify"/>
      </w:pPr>
    </w:p>
    <w:p w:rsidR="009E1206" w:rsidP="00C93484" w:rsidRDefault="009E1206">
      <w:pPr>
        <w:pStyle w:val="Reqtify"/>
      </w:pPr>
    </w:p>
    <w:p w:rsidR="009E1206" w:rsidP="00704491" w:rsidRDefault="009E1206">
      <w:pPr>
        <w:pStyle w:val="ReqtifyAltR"/>
      </w:pPr>
      <w:r>
        <w:lastRenderedPageBreak/>
        <w:t>[iTC_CC_ATP-SwRS-</w:t>
      </w:r>
      <w:r>
        <w:rPr>
          <w:rFonts w:hint="eastAsia"/>
        </w:rPr>
        <w:t>0132</w:t>
      </w:r>
      <w:r>
        <w:t>]</w:t>
      </w:r>
    </w:p>
    <w:p w:rsidR="009E1206" w:rsidP="00C93484" w:rsidRDefault="00915CD9">
      <w:pPr>
        <w:pStyle w:val="Reqtify"/>
      </w:pPr>
      <w:bookmarkStart w:name="EBforOperationalRequest" w:id="10918"/>
      <w:r w:rsidRPr="00BF4172">
        <w:rPr>
          <w:rStyle w:val="aff2"/>
          <w:bCs w:val="0"/>
          <w:iCs w:val="0"/>
        </w:rPr>
        <w:t>EBforOperationalRequest</w:t>
      </w:r>
      <w:bookmarkEnd w:id="10918"/>
      <w:r w:rsidR="009E1206">
        <w:rPr>
          <w:rFonts w:hint="eastAsia"/>
        </w:rPr>
        <w:t>，来自</w:t>
      </w:r>
      <w:r w:rsidR="009E1206">
        <w:rPr>
          <w:rFonts w:hint="eastAsia"/>
        </w:rPr>
        <w:t>CCNV</w:t>
      </w:r>
      <w:r w:rsidR="009E1206">
        <w:rPr>
          <w:rFonts w:hint="eastAsia"/>
        </w:rPr>
        <w:t>的</w:t>
      </w:r>
      <w:r w:rsidR="009E1206">
        <w:rPr>
          <w:rFonts w:hint="eastAsia"/>
        </w:rPr>
        <w:t>EB</w:t>
      </w:r>
      <w:r w:rsidR="009E1206">
        <w:rPr>
          <w:rFonts w:hint="eastAsia"/>
        </w:rPr>
        <w:t>输出请求</w:t>
      </w:r>
    </w:p>
    <w:p w:rsidR="009E1206" w:rsidP="00C93484" w:rsidRDefault="009E1206">
      <w:pPr>
        <w:pStyle w:val="Reqtify"/>
      </w:pPr>
    </w:p>
    <w:p w:rsidR="009E1206" w:rsidP="00C93484" w:rsidRDefault="009E1206">
      <w:pPr>
        <w:pStyle w:val="Reqtify"/>
      </w:pPr>
      <w:r>
        <w:rPr>
          <w:rFonts w:hint="eastAsia"/>
        </w:rPr>
        <w:t xml:space="preserve">ATP shall trigger emergency brake according to </w:t>
      </w:r>
      <w:r>
        <w:t>CCNV‘s</w:t>
      </w:r>
      <w:r>
        <w:rPr>
          <w:rFonts w:hint="eastAsia"/>
        </w:rPr>
        <w:t xml:space="preserve"> operational emergency brake request.</w:t>
      </w:r>
    </w:p>
    <w:p w:rsidRPr="008358CC" w:rsidR="009E1206" w:rsidP="00C93484" w:rsidRDefault="009E1206">
      <w:pPr>
        <w:pStyle w:val="Reqtify"/>
      </w:pPr>
    </w:p>
    <w:p w:rsidRPr="00452DBE" w:rsidR="009E1206" w:rsidP="000431E0" w:rsidRDefault="00397BD9">
      <w:pPr>
        <w:pStyle w:val="af7"/>
      </w:pPr>
      <w:r>
        <w:rPr>
          <w:rFonts w:hint="eastAsia"/>
        </w:rPr>
        <w:t>if (</w:t>
      </w:r>
      <w:hyperlink w:history="1" w:anchor="ATOcontrolTimeValid">
        <w:r w:rsidR="00C64E92">
          <w:rPr>
            <w:rStyle w:val="ac"/>
          </w:rPr>
          <w:t>ATOcontrolTimeValid</w:t>
        </w:r>
      </w:hyperlink>
      <w:r w:rsidR="009E1206">
        <w:rPr>
          <w:rFonts w:hint="eastAsia"/>
        </w:rPr>
        <w:t>(k)</w:t>
      </w:r>
      <w:r w:rsidRPr="00452DBE" w:rsidR="009E1206">
        <w:rPr>
          <w:rFonts w:hint="eastAsia"/>
        </w:rPr>
        <w:t xml:space="preserve"> == </w:t>
      </w:r>
      <w:r w:rsidRPr="00354FC4">
        <w:rPr>
          <w:rStyle w:val="aff1"/>
          <w:rFonts w:hint="eastAsia"/>
        </w:rPr>
        <w:t>True</w:t>
      </w:r>
      <w:r w:rsidRPr="00452DBE" w:rsidR="009E1206">
        <w:rPr>
          <w:rFonts w:hint="eastAsia"/>
        </w:rPr>
        <w:t>)</w:t>
      </w:r>
    </w:p>
    <w:p w:rsidR="009E1206" w:rsidP="000431E0" w:rsidRDefault="009E1206">
      <w:pPr>
        <w:pStyle w:val="af7"/>
      </w:pPr>
      <w:r w:rsidRPr="00452DBE">
        <w:rPr>
          <w:rFonts w:hint="eastAsia"/>
        </w:rPr>
        <w:t xml:space="preserve"> </w:t>
      </w:r>
      <w:r w:rsidR="003928F2">
        <w:rPr>
          <w:rFonts w:hint="eastAsia"/>
        </w:rPr>
        <w:t xml:space="preserve">   </w:t>
      </w:r>
      <w:hyperlink w:history="1" w:anchor="EBforOperationalRequest">
        <w:r w:rsidR="00915CD9">
          <w:rPr>
            <w:rStyle w:val="ac"/>
          </w:rPr>
          <w:t>EBforOperationalRequest</w:t>
        </w:r>
      </w:hyperlink>
      <w:r w:rsidRPr="00634120">
        <w:t>(k)</w:t>
      </w:r>
      <w:r>
        <w:rPr>
          <w:rFonts w:hint="eastAsia"/>
        </w:rPr>
        <w:t xml:space="preserve"> </w:t>
      </w:r>
      <w:r w:rsidRPr="00634120">
        <w:t xml:space="preserve">= </w:t>
      </w:r>
      <w:r w:rsidR="00C32EC4">
        <w:rPr>
          <w:rFonts w:hint="eastAsia"/>
        </w:rPr>
        <w:t xml:space="preserve">not </w:t>
      </w:r>
      <w:hyperlink w:history="1" w:anchor="NonVitalRequest">
        <w:r w:rsidR="00840F21">
          <w:rPr>
            <w:rStyle w:val="ac"/>
          </w:rPr>
          <w:t>NonVitalRequest</w:t>
        </w:r>
      </w:hyperlink>
      <w:r w:rsidR="00354F88">
        <w:t>.E</w:t>
      </w:r>
      <w:r w:rsidRPr="00634120">
        <w:t>mergency</w:t>
      </w:r>
      <w:r w:rsidR="00354F88">
        <w:rPr>
          <w:rFonts w:hint="eastAsia"/>
        </w:rPr>
        <w:t>B</w:t>
      </w:r>
      <w:r w:rsidRPr="00634120">
        <w:t>raking</w:t>
      </w:r>
      <w:r w:rsidR="00354F88">
        <w:rPr>
          <w:rFonts w:hint="eastAsia"/>
        </w:rPr>
        <w:t>N</w:t>
      </w:r>
      <w:r w:rsidRPr="00634120">
        <w:t>ot</w:t>
      </w:r>
      <w:r w:rsidR="00354F88">
        <w:rPr>
          <w:rFonts w:hint="eastAsia"/>
        </w:rPr>
        <w:t>R</w:t>
      </w:r>
      <w:r>
        <w:t>equested(k)</w:t>
      </w:r>
    </w:p>
    <w:p w:rsidRPr="00452DBE" w:rsidR="009E1206" w:rsidP="000431E0" w:rsidRDefault="00397BD9">
      <w:pPr>
        <w:pStyle w:val="af7"/>
      </w:pPr>
      <w:r>
        <w:rPr>
          <w:rFonts w:hint="eastAsia"/>
        </w:rPr>
        <w:t>else:</w:t>
      </w:r>
    </w:p>
    <w:p w:rsidR="009E1206" w:rsidP="000431E0" w:rsidRDefault="009E1206">
      <w:pPr>
        <w:pStyle w:val="af7"/>
      </w:pPr>
      <w:r w:rsidRPr="00452DBE">
        <w:rPr>
          <w:rFonts w:hint="eastAsia"/>
        </w:rPr>
        <w:t xml:space="preserve"> </w:t>
      </w:r>
      <w:r w:rsidR="003928F2">
        <w:rPr>
          <w:rFonts w:hint="eastAsia"/>
        </w:rPr>
        <w:t xml:space="preserve">   </w:t>
      </w:r>
      <w:hyperlink w:history="1" w:anchor="EBforOperationalRequest">
        <w:r w:rsidR="00915CD9">
          <w:rPr>
            <w:rStyle w:val="ac"/>
          </w:rPr>
          <w:t>EBforOperationalRequest</w:t>
        </w:r>
      </w:hyperlink>
      <w:r w:rsidR="00397BD9">
        <w:t xml:space="preserve"> = </w:t>
      </w:r>
      <w:r w:rsidRPr="00354FC4" w:rsidR="00397BD9">
        <w:rPr>
          <w:rStyle w:val="aff1"/>
          <w:rFonts w:hint="eastAsia"/>
        </w:rPr>
        <w:t>True</w:t>
      </w:r>
    </w:p>
    <w:p w:rsidR="009E1206" w:rsidP="000C0D62" w:rsidRDefault="009E1206">
      <w:pPr>
        <w:pStyle w:val="ReqtifyAltQ"/>
      </w:pPr>
      <w:r w:rsidRPr="008A1414">
        <w:t>#Category=Functional</w:t>
      </w:r>
    </w:p>
    <w:p w:rsidRPr="008A1414" w:rsidR="009E1206" w:rsidP="000C0D62" w:rsidRDefault="009E1206">
      <w:pPr>
        <w:pStyle w:val="ReqtifyAltQ"/>
      </w:pPr>
      <w:r w:rsidRPr="00A17BA5">
        <w:t>#Contribution=SIL</w:t>
      </w:r>
      <w:r w:rsidR="003F0289">
        <w:rPr>
          <w:rFonts w:hint="eastAsia"/>
        </w:rPr>
        <w:t>0</w:t>
      </w:r>
    </w:p>
    <w:p w:rsidR="009328EA" w:rsidP="000C0D62" w:rsidRDefault="009E1206">
      <w:pPr>
        <w:pStyle w:val="ReqtifyAltQ"/>
        <w:rPr>
          <w:ins w:author="常鸣" w:date="2014-07-03T14:27:00Z" w:id="10919"/>
        </w:rPr>
      </w:pPr>
      <w:del w:author="常鸣" w:date="2014-07-03T14:27:00Z" w:id="10920">
        <w:r w:rsidRPr="008A1414" w:rsidDel="009328EA">
          <w:delText>#S</w:delText>
        </w:r>
      </w:del>
      <w:ins w:author="常鸣" w:date="2014-07-03T14:27:00Z" w:id="10921">
        <w:r w:rsidR="009328EA">
          <w:t>#Allocation=ATP Software</w:t>
        </w:r>
      </w:ins>
    </w:p>
    <w:p w:rsidRPr="008A1414" w:rsidR="009E1206" w:rsidP="000C0D62" w:rsidRDefault="009328EA">
      <w:pPr>
        <w:pStyle w:val="ReqtifyAltQ"/>
      </w:pPr>
      <w:ins w:author="常鸣" w:date="2014-07-03T14:27:00Z" w:id="10922">
        <w:r>
          <w:t>#S</w:t>
        </w:r>
      </w:ins>
      <w:r w:rsidRPr="008A1414" w:rsidR="009E1206">
        <w:t>ource=</w:t>
      </w:r>
      <w:r w:rsidR="003F0289">
        <w:rPr>
          <w:rFonts w:hint="eastAsia"/>
        </w:rPr>
        <w:t>[iTC_CC-SyAD-0068],</w:t>
      </w:r>
      <w:r w:rsidRPr="008C132F" w:rsidR="003F0289">
        <w:t xml:space="preserve"> </w:t>
      </w:r>
      <w:r w:rsidRPr="008C132F" w:rsidR="009E1206">
        <w:t>[iTC_CC-SyAD-1044]</w:t>
      </w:r>
    </w:p>
    <w:p w:rsidRPr="008A1414" w:rsidR="009E1206" w:rsidP="000C0D62" w:rsidRDefault="009E1206">
      <w:pPr>
        <w:pStyle w:val="ReqtifyAltQ"/>
      </w:pPr>
      <w:r w:rsidRPr="008A1414">
        <w:t>[End]</w:t>
      </w:r>
    </w:p>
    <w:p w:rsidR="009E1206" w:rsidP="00C93484" w:rsidRDefault="009E1206">
      <w:pPr>
        <w:pStyle w:val="Reqtify"/>
      </w:pPr>
    </w:p>
    <w:p w:rsidR="009E1206" w:rsidP="00C93484" w:rsidRDefault="009E1206">
      <w:pPr>
        <w:pStyle w:val="Reqtify"/>
      </w:pPr>
    </w:p>
    <w:p w:rsidR="003439CA" w:rsidP="00704491" w:rsidRDefault="003439CA">
      <w:pPr>
        <w:pStyle w:val="ReqtifyAltR"/>
      </w:pPr>
      <w:r>
        <w:t>[iTC_CC_ATP-SwRS-0</w:t>
      </w:r>
      <w:r>
        <w:rPr>
          <w:rFonts w:hint="eastAsia"/>
        </w:rPr>
        <w:t>361</w:t>
      </w:r>
      <w:r>
        <w:t>]</w:t>
      </w:r>
    </w:p>
    <w:p w:rsidR="003439CA" w:rsidP="00C93484" w:rsidRDefault="000A117D">
      <w:pPr>
        <w:pStyle w:val="Reqtify"/>
      </w:pPr>
      <w:bookmarkStart w:name="TrainEmergencyBrakeRequested" w:id="10923"/>
      <w:r w:rsidRPr="00BF4172">
        <w:rPr>
          <w:rStyle w:val="aff2"/>
          <w:bCs w:val="0"/>
          <w:iCs w:val="0"/>
        </w:rPr>
        <w:t>TrainEmergencyBrakeRequested</w:t>
      </w:r>
      <w:bookmarkEnd w:id="10923"/>
      <w:r w:rsidR="003439CA">
        <w:rPr>
          <w:rFonts w:hint="eastAsia"/>
        </w:rPr>
        <w:t>，判断本周期是否需要施加</w:t>
      </w:r>
      <w:r w:rsidR="003439CA">
        <w:rPr>
          <w:rFonts w:hint="eastAsia"/>
        </w:rPr>
        <w:t>EB</w:t>
      </w:r>
      <w:r w:rsidR="003439CA">
        <w:rPr>
          <w:rFonts w:hint="eastAsia"/>
        </w:rPr>
        <w:t>。</w:t>
      </w:r>
    </w:p>
    <w:p w:rsidR="003439CA" w:rsidP="00C93484" w:rsidRDefault="003439CA">
      <w:pPr>
        <w:pStyle w:val="Reqtify"/>
      </w:pPr>
      <w:r>
        <w:t>ATP</w:t>
      </w:r>
      <w:r w:rsidRPr="00634120">
        <w:t xml:space="preserve"> shall control emergency brake output according following emergency braking requests from control functions:</w:t>
      </w:r>
    </w:p>
    <w:p w:rsidR="003439CA" w:rsidP="00FA0FBB" w:rsidRDefault="003439CA">
      <w:pPr>
        <w:pStyle w:val="AltX"/>
      </w:pPr>
      <w:r w:rsidRPr="00CC53B8">
        <w:t>moral-time control function has detected an hazardous situation (route exclusivity violation)</w:t>
      </w:r>
      <w:r>
        <w:rPr>
          <w:rFonts w:hint="eastAsia"/>
        </w:rPr>
        <w:t>;</w:t>
      </w:r>
    </w:p>
    <w:p w:rsidR="003439CA" w:rsidP="00FA0FBB" w:rsidRDefault="003439CA">
      <w:pPr>
        <w:pStyle w:val="AltX"/>
      </w:pPr>
      <w:r w:rsidRPr="00CC53B8">
        <w:t xml:space="preserve">train speed is no longer compliant with respect of whole speed restriction of </w:t>
      </w:r>
      <w:r w:rsidRPr="00CC53B8" w:rsidR="002F5731">
        <w:t>guide way</w:t>
      </w:r>
      <w:r>
        <w:rPr>
          <w:rFonts w:hint="eastAsia"/>
        </w:rPr>
        <w:t>;</w:t>
      </w:r>
    </w:p>
    <w:p w:rsidR="003439CA" w:rsidP="00FA0FBB" w:rsidRDefault="003439CA">
      <w:pPr>
        <w:pStyle w:val="AltX"/>
      </w:pPr>
      <w:r w:rsidRPr="00CC53B8">
        <w:t>an approachable speed limit has been over-run (RM speed limit</w:t>
      </w:r>
      <w:r w:rsidR="00397BD9">
        <w:t xml:space="preserve"> or </w:t>
      </w:r>
      <w:r w:rsidRPr="00CC53B8">
        <w:t>memorized location speed limit)</w:t>
      </w:r>
      <w:r>
        <w:rPr>
          <w:rFonts w:hint="eastAsia"/>
        </w:rPr>
        <w:t>;</w:t>
      </w:r>
    </w:p>
    <w:p w:rsidR="003439CA" w:rsidP="00FA0FBB" w:rsidRDefault="003439CA">
      <w:pPr>
        <w:pStyle w:val="AltX"/>
      </w:pPr>
      <w:r w:rsidRPr="00CC53B8">
        <w:t>an over-speed in reverse direction of travel has been detected</w:t>
      </w:r>
      <w:r>
        <w:rPr>
          <w:rFonts w:hint="eastAsia"/>
        </w:rPr>
        <w:t>;</w:t>
      </w:r>
    </w:p>
    <w:p w:rsidR="003439CA" w:rsidP="00FA0FBB" w:rsidRDefault="003439CA">
      <w:pPr>
        <w:pStyle w:val="AltX"/>
      </w:pPr>
      <w:r w:rsidRPr="00CC53B8">
        <w:t>an emergency evacuation is required for passengers</w:t>
      </w:r>
      <w:r>
        <w:rPr>
          <w:rFonts w:hint="eastAsia"/>
        </w:rPr>
        <w:t>;</w:t>
      </w:r>
    </w:p>
    <w:p w:rsidR="003439CA" w:rsidP="00FA0FBB" w:rsidRDefault="003439CA">
      <w:pPr>
        <w:pStyle w:val="AltX"/>
      </w:pPr>
      <w:r w:rsidRPr="00CC53B8">
        <w:t xml:space="preserve">train </w:t>
      </w:r>
      <w:r>
        <w:rPr>
          <w:rFonts w:hint="eastAsia"/>
        </w:rPr>
        <w:t>d</w:t>
      </w:r>
      <w:r>
        <w:t>eparture</w:t>
      </w:r>
      <w:r>
        <w:rPr>
          <w:rFonts w:hint="eastAsia"/>
        </w:rPr>
        <w:t xml:space="preserve"> w</w:t>
      </w:r>
      <w:r>
        <w:t>ith</w:t>
      </w:r>
      <w:r>
        <w:rPr>
          <w:rFonts w:hint="eastAsia"/>
        </w:rPr>
        <w:t xml:space="preserve"> not all doors closed</w:t>
      </w:r>
      <w:r w:rsidR="00397BD9">
        <w:rPr>
          <w:rFonts w:hint="eastAsia"/>
        </w:rPr>
        <w:t xml:space="preserve"> and </w:t>
      </w:r>
      <w:r>
        <w:rPr>
          <w:rFonts w:hint="eastAsia"/>
        </w:rPr>
        <w:t>locked</w:t>
      </w:r>
      <w:r w:rsidRPr="00CC53B8">
        <w:t xml:space="preserve"> has been detected</w:t>
      </w:r>
      <w:r>
        <w:rPr>
          <w:rFonts w:hint="eastAsia"/>
        </w:rPr>
        <w:t>;</w:t>
      </w:r>
    </w:p>
    <w:p w:rsidR="003439CA" w:rsidP="00FA0FBB" w:rsidRDefault="003439CA">
      <w:pPr>
        <w:pStyle w:val="AltX"/>
      </w:pPr>
      <w:r w:rsidRPr="00CC53B8">
        <w:t>the train starts to move on a PSD zone which status is not "all PSD proven closed</w:t>
      </w:r>
      <w:r w:rsidR="00397BD9">
        <w:t xml:space="preserve"> and </w:t>
      </w:r>
      <w:r w:rsidRPr="00CC53B8">
        <w:t>locked"</w:t>
      </w:r>
      <w:r>
        <w:rPr>
          <w:rFonts w:hint="eastAsia"/>
        </w:rPr>
        <w:t>;</w:t>
      </w:r>
    </w:p>
    <w:p w:rsidR="003439CA" w:rsidP="00FA0FBB" w:rsidRDefault="003439CA">
      <w:pPr>
        <w:pStyle w:val="AltX"/>
      </w:pPr>
      <w:r w:rsidRPr="00CC53B8">
        <w:t xml:space="preserve">train has moved </w:t>
      </w:r>
      <w:r w:rsidRPr="00CC53B8">
        <w:rPr>
          <w:rFonts w:hint="eastAsia"/>
        </w:rPr>
        <w:t>al</w:t>
      </w:r>
      <w:r w:rsidRPr="00CC53B8">
        <w:t>thou</w:t>
      </w:r>
      <w:r w:rsidRPr="00CC53B8">
        <w:rPr>
          <w:rFonts w:hint="eastAsia"/>
        </w:rPr>
        <w:t>gh there are potential undetectable dangers</w:t>
      </w:r>
      <w:r>
        <w:rPr>
          <w:rFonts w:hint="eastAsia"/>
        </w:rPr>
        <w:t>;</w:t>
      </w:r>
    </w:p>
    <w:p w:rsidR="003439CA" w:rsidP="00FA0FBB" w:rsidRDefault="003439CA">
      <w:pPr>
        <w:pStyle w:val="AltX"/>
      </w:pPr>
      <w:r w:rsidRPr="00CC53B8">
        <w:t>an operational emergency braking has been requested by CC-Non Vital</w:t>
      </w:r>
      <w:r>
        <w:rPr>
          <w:rFonts w:hint="eastAsia"/>
        </w:rPr>
        <w:t>;</w:t>
      </w:r>
    </w:p>
    <w:p w:rsidR="003439CA" w:rsidP="00FA0FBB" w:rsidRDefault="003439CA">
      <w:pPr>
        <w:pStyle w:val="AltX"/>
      </w:pPr>
      <w:r w:rsidRPr="00CC53B8">
        <w:t>train end doors are not closed</w:t>
      </w:r>
      <w:r w:rsidR="00397BD9">
        <w:t xml:space="preserve"> and </w:t>
      </w:r>
      <w:r w:rsidRPr="00CC53B8">
        <w:t>locked</w:t>
      </w:r>
      <w:r>
        <w:rPr>
          <w:rFonts w:hint="eastAsia"/>
        </w:rPr>
        <w:t>;</w:t>
      </w:r>
    </w:p>
    <w:p w:rsidR="003439CA" w:rsidP="00FA0FBB" w:rsidRDefault="003439CA">
      <w:pPr>
        <w:pStyle w:val="AltX"/>
      </w:pPr>
      <w:r w:rsidRPr="00CC53B8">
        <w:t>not all doors closed</w:t>
      </w:r>
      <w:r w:rsidR="00397BD9">
        <w:t xml:space="preserve"> and </w:t>
      </w:r>
      <w:r w:rsidRPr="00CC53B8">
        <w:t>locked has been detected on a PSD zone</w:t>
      </w:r>
      <w:r w:rsidR="00397BD9">
        <w:t xml:space="preserve"> and </w:t>
      </w:r>
      <w:r w:rsidRPr="00CC53B8">
        <w:t>parking brake is not applied,</w:t>
      </w:r>
      <w:r w:rsidRPr="00CC53B8">
        <w:rPr>
          <w:rFonts w:hint="eastAsia"/>
        </w:rPr>
        <w:t xml:space="preserve"> </w:t>
      </w:r>
    </w:p>
    <w:p w:rsidR="003439CA" w:rsidP="00FA0FBB" w:rsidRDefault="003439CA">
      <w:pPr>
        <w:pStyle w:val="AltX"/>
      </w:pPr>
      <w:r w:rsidRPr="00CC53B8">
        <w:t xml:space="preserve">not </w:t>
      </w:r>
      <w:r>
        <w:rPr>
          <w:rFonts w:hint="eastAsia"/>
        </w:rPr>
        <w:t>a</w:t>
      </w:r>
      <w:r>
        <w:t>ll</w:t>
      </w:r>
      <w:r>
        <w:rPr>
          <w:rFonts w:hint="eastAsia"/>
        </w:rPr>
        <w:t xml:space="preserve"> </w:t>
      </w:r>
      <w:r>
        <w:t>PSD</w:t>
      </w:r>
      <w:r>
        <w:rPr>
          <w:rFonts w:hint="eastAsia"/>
        </w:rPr>
        <w:t xml:space="preserve"> </w:t>
      </w:r>
      <w:r>
        <w:t>closed</w:t>
      </w:r>
      <w:r w:rsidR="00397BD9">
        <w:rPr>
          <w:rFonts w:hint="eastAsia"/>
        </w:rPr>
        <w:t xml:space="preserve"> and </w:t>
      </w:r>
      <w:r>
        <w:rPr>
          <w:rFonts w:hint="eastAsia"/>
        </w:rPr>
        <w:t>l</w:t>
      </w:r>
      <w:r>
        <w:t>ocked</w:t>
      </w:r>
      <w:r w:rsidRPr="00CC53B8">
        <w:t xml:space="preserve"> has been detected on a PSD zone</w:t>
      </w:r>
      <w:r w:rsidR="00397BD9">
        <w:t xml:space="preserve"> and </w:t>
      </w:r>
      <w:r w:rsidRPr="00CC53B8">
        <w:t>parking brake is not applied</w:t>
      </w:r>
      <w:r>
        <w:rPr>
          <w:rFonts w:hint="eastAsia"/>
        </w:rPr>
        <w:t>;</w:t>
      </w:r>
    </w:p>
    <w:p w:rsidR="003439CA" w:rsidP="00FA0FBB" w:rsidRDefault="003439CA">
      <w:pPr>
        <w:pStyle w:val="AltX"/>
      </w:pPr>
      <w:r>
        <w:rPr>
          <w:rFonts w:hint="eastAsia"/>
        </w:rPr>
        <w:lastRenderedPageBreak/>
        <w:t>the approachable signal is overrun;</w:t>
      </w:r>
    </w:p>
    <w:p w:rsidR="003439CA" w:rsidP="00FA0FBB" w:rsidRDefault="003439CA">
      <w:pPr>
        <w:pStyle w:val="AltX"/>
      </w:pPr>
      <w:r>
        <w:rPr>
          <w:rFonts w:hint="eastAsia"/>
        </w:rPr>
        <w:t>the VLE-2 safe timer failed;</w:t>
      </w:r>
    </w:p>
    <w:p w:rsidR="003439CA" w:rsidP="00FA0FBB" w:rsidRDefault="003439CA">
      <w:pPr>
        <w:pStyle w:val="AltX"/>
      </w:pPr>
      <w:r>
        <w:rPr>
          <w:rFonts w:hint="eastAsia"/>
        </w:rPr>
        <w:t xml:space="preserve">the information of </w:t>
      </w:r>
      <w:r w:rsidR="002F5731">
        <w:t>Dataplug</w:t>
      </w:r>
      <w:r>
        <w:rPr>
          <w:rFonts w:hint="eastAsia"/>
        </w:rPr>
        <w:t xml:space="preserve"> in both ends of cab is inconsistent.</w:t>
      </w:r>
    </w:p>
    <w:p w:rsidR="003439CA" w:rsidP="000431E0" w:rsidRDefault="00532AED">
      <w:pPr>
        <w:pStyle w:val="af7"/>
      </w:pPr>
      <w:hyperlink w:history="1" w:anchor="TrainEmergencyBrakeRequested">
        <w:r w:rsidR="000A117D">
          <w:rPr>
            <w:rStyle w:val="ac"/>
          </w:rPr>
          <w:t>TrainEmergencyBrakeRequested</w:t>
        </w:r>
      </w:hyperlink>
      <w:r w:rsidR="003439CA">
        <w:t>(k)</w:t>
      </w:r>
    </w:p>
    <w:p w:rsidR="003439CA" w:rsidP="000431E0" w:rsidRDefault="003439CA">
      <w:pPr>
        <w:pStyle w:val="af7"/>
      </w:pPr>
      <w:r>
        <w:rPr>
          <w:rFonts w:hint="eastAsia"/>
        </w:rPr>
        <w:t xml:space="preserve"> = </w:t>
      </w:r>
      <w:hyperlink w:history="1" w:anchor="EBonNonExclusiveRoute">
        <w:r w:rsidR="000A117D">
          <w:rPr>
            <w:rStyle w:val="ac"/>
          </w:rPr>
          <w:t>EBonNonExclusiveRoute</w:t>
        </w:r>
      </w:hyperlink>
      <w:r>
        <w:t>(k)</w:t>
      </w:r>
    </w:p>
    <w:p w:rsidR="003439CA" w:rsidP="000431E0" w:rsidRDefault="003439CA">
      <w:pPr>
        <w:pStyle w:val="af7"/>
      </w:pPr>
      <w:r>
        <w:rPr>
          <w:rFonts w:hint="eastAsia"/>
        </w:rPr>
        <w:t xml:space="preserve">  </w:t>
      </w:r>
      <w:r w:rsidR="00397BD9">
        <w:rPr>
          <w:rFonts w:hint="eastAsia"/>
        </w:rPr>
        <w:t xml:space="preserve"> or </w:t>
      </w:r>
      <w:hyperlink w:history="1" w:anchor="EBforOverEnergy">
        <w:r w:rsidR="000A117D">
          <w:rPr>
            <w:rStyle w:val="ac"/>
          </w:rPr>
          <w:t>EBforOverEnergy</w:t>
        </w:r>
      </w:hyperlink>
      <w:r>
        <w:t>(k)</w:t>
      </w:r>
    </w:p>
    <w:p w:rsidR="00642798" w:rsidP="000431E0" w:rsidRDefault="003439CA">
      <w:pPr>
        <w:pStyle w:val="af7"/>
      </w:pPr>
      <w:r>
        <w:t xml:space="preserve"> </w:t>
      </w:r>
      <w:r>
        <w:rPr>
          <w:rFonts w:hint="eastAsia"/>
        </w:rPr>
        <w:t xml:space="preserve"> </w:t>
      </w:r>
      <w:r w:rsidR="00397BD9">
        <w:rPr>
          <w:rFonts w:hint="eastAsia"/>
        </w:rPr>
        <w:t xml:space="preserve"> or </w:t>
      </w:r>
      <w:hyperlink w:history="1" w:anchor="EBforRMoverSpeed">
        <w:r w:rsidRPr="00E92EF5" w:rsidR="00A335AC">
          <w:rPr>
            <w:rStyle w:val="ac"/>
            <w:rFonts w:hint="eastAsia"/>
          </w:rPr>
          <w:t>EBforRMoverSpeed</w:t>
        </w:r>
      </w:hyperlink>
      <w:r>
        <w:rPr>
          <w:rFonts w:hint="eastAsia"/>
        </w:rPr>
        <w:t>(k)</w:t>
      </w:r>
    </w:p>
    <w:p w:rsidR="003439CA" w:rsidP="000431E0" w:rsidRDefault="00642798">
      <w:pPr>
        <w:pStyle w:val="af7"/>
      </w:pPr>
      <w:r>
        <w:rPr>
          <w:rFonts w:hint="eastAsia"/>
        </w:rPr>
        <w:t xml:space="preserve">   or </w:t>
      </w:r>
      <w:hyperlink w:history="1" w:anchor="EBforMemorizedLocationOverSpeed">
        <w:r w:rsidR="00915CD9">
          <w:rPr>
            <w:rStyle w:val="ac"/>
          </w:rPr>
          <w:t>EBforMemorizedLocationOverSpeed</w:t>
        </w:r>
      </w:hyperlink>
      <w:r>
        <w:rPr>
          <w:rFonts w:hint="eastAsia"/>
        </w:rPr>
        <w:t>(k)</w:t>
      </w:r>
    </w:p>
    <w:p w:rsidR="003439CA" w:rsidP="000431E0" w:rsidRDefault="003439CA">
      <w:pPr>
        <w:pStyle w:val="af7"/>
      </w:pPr>
      <w:r>
        <w:t xml:space="preserve">  </w:t>
      </w:r>
      <w:r w:rsidR="00397BD9">
        <w:t xml:space="preserve"> or </w:t>
      </w:r>
      <w:hyperlink w:history="1" w:anchor="EBforRollbackOverSpeed">
        <w:r w:rsidR="00813AB3">
          <w:rPr>
            <w:rStyle w:val="ac"/>
          </w:rPr>
          <w:t>EBforRollbackOverSpeed</w:t>
        </w:r>
      </w:hyperlink>
      <w:r>
        <w:t>(k)</w:t>
      </w:r>
    </w:p>
    <w:p w:rsidR="003439CA" w:rsidP="000431E0" w:rsidRDefault="003439CA">
      <w:pPr>
        <w:pStyle w:val="af7"/>
      </w:pPr>
      <w:r>
        <w:rPr>
          <w:rFonts w:hint="eastAsia"/>
        </w:rPr>
        <w:t xml:space="preserve">  </w:t>
      </w:r>
      <w:r w:rsidR="00397BD9">
        <w:rPr>
          <w:rFonts w:hint="eastAsia"/>
        </w:rPr>
        <w:t xml:space="preserve"> or </w:t>
      </w:r>
      <w:hyperlink w:history="1" w:anchor="EBforReverseOverSpeed">
        <w:r w:rsidR="00F27DC1">
          <w:rPr>
            <w:rStyle w:val="ac"/>
          </w:rPr>
          <w:t>EBforReverseOverSpeed</w:t>
        </w:r>
      </w:hyperlink>
      <w:r>
        <w:t>(k)</w:t>
      </w:r>
    </w:p>
    <w:p w:rsidR="00BD2E90" w:rsidP="000431E0" w:rsidRDefault="003439CA">
      <w:pPr>
        <w:pStyle w:val="af7"/>
      </w:pPr>
      <w:r>
        <w:t xml:space="preserve">  </w:t>
      </w:r>
      <w:r w:rsidR="00397BD9">
        <w:t xml:space="preserve"> or </w:t>
      </w:r>
      <w:hyperlink w:history="1" w:anchor="EBforEvacuationWhileTrainLeavingStation">
        <w:r w:rsidRPr="00BF4172" w:rsidR="00BD2E90">
          <w:rPr>
            <w:rStyle w:val="ac"/>
            <w:rFonts w:hint="eastAsia"/>
          </w:rPr>
          <w:t>EBforEvacuationWhileTrainLeavingStation</w:t>
        </w:r>
      </w:hyperlink>
      <w:r w:rsidR="00BD2E90">
        <w:rPr>
          <w:rFonts w:hint="eastAsia"/>
        </w:rPr>
        <w:t>(k)</w:t>
      </w:r>
    </w:p>
    <w:p w:rsidR="003439CA" w:rsidP="000431E0" w:rsidRDefault="00BD2E90">
      <w:pPr>
        <w:pStyle w:val="af7"/>
      </w:pPr>
      <w:r>
        <w:rPr>
          <w:rFonts w:hint="eastAsia"/>
        </w:rPr>
        <w:t xml:space="preserve">   or </w:t>
      </w:r>
      <w:hyperlink w:history="1" w:anchor="EBforEvacuationWithTrainStopped">
        <w:r w:rsidR="00F131C8">
          <w:rPr>
            <w:rStyle w:val="ac"/>
          </w:rPr>
          <w:t>EBforEvacuationWithTrainStopped</w:t>
        </w:r>
      </w:hyperlink>
      <w:r>
        <w:rPr>
          <w:rFonts w:hint="eastAsia"/>
        </w:rPr>
        <w:t>(k)</w:t>
      </w:r>
    </w:p>
    <w:p w:rsidR="00990C1E" w:rsidP="000431E0" w:rsidRDefault="003439CA">
      <w:pPr>
        <w:pStyle w:val="af7"/>
      </w:pPr>
      <w:r>
        <w:t xml:space="preserve">  </w:t>
      </w:r>
      <w:r w:rsidR="00397BD9">
        <w:t xml:space="preserve"> or </w:t>
      </w:r>
      <w:hyperlink w:history="1" w:anchor="DepartureWithNoTDCL">
        <w:hyperlink w:history="1" w:anchor="EBforDepartureWithoutTDCL">
          <w:r w:rsidR="000E744E">
            <w:rPr>
              <w:rStyle w:val="ac"/>
            </w:rPr>
            <w:t>EBforDepartureWithoutTDCL</w:t>
          </w:r>
        </w:hyperlink>
      </w:hyperlink>
      <w:r>
        <w:t>(k)</w:t>
      </w:r>
    </w:p>
    <w:p w:rsidR="003439CA" w:rsidP="000431E0" w:rsidRDefault="00990C1E">
      <w:pPr>
        <w:pStyle w:val="af7"/>
      </w:pPr>
      <w:r>
        <w:rPr>
          <w:rFonts w:hint="eastAsia"/>
        </w:rPr>
        <w:t xml:space="preserve">   or </w:t>
      </w:r>
      <w:hyperlink w:history="1" w:anchor="EBforMovingWithoutTDCL">
        <w:r w:rsidRPr="00990C1E">
          <w:rPr>
            <w:rStyle w:val="ac"/>
            <w:rFonts w:hint="eastAsia"/>
          </w:rPr>
          <w:t>EBforMovingWithoutTDCL</w:t>
        </w:r>
      </w:hyperlink>
      <w:r>
        <w:rPr>
          <w:rFonts w:hint="eastAsia"/>
        </w:rPr>
        <w:t>(k)</w:t>
      </w:r>
    </w:p>
    <w:p w:rsidR="003439CA" w:rsidP="000431E0" w:rsidRDefault="003439CA">
      <w:pPr>
        <w:pStyle w:val="af7"/>
      </w:pPr>
      <w:r>
        <w:t xml:space="preserve">  </w:t>
      </w:r>
      <w:r w:rsidR="00397BD9">
        <w:t xml:space="preserve"> or </w:t>
      </w:r>
      <w:hyperlink w:history="1" w:anchor="EBforUnexpectedPSDopening">
        <w:r w:rsidR="00DE2C68">
          <w:rPr>
            <w:rStyle w:val="ac"/>
          </w:rPr>
          <w:t>EBforUnexpectedPSDopening</w:t>
        </w:r>
      </w:hyperlink>
      <w:r>
        <w:t>(k)</w:t>
      </w:r>
    </w:p>
    <w:p w:rsidR="003439CA" w:rsidP="000431E0" w:rsidRDefault="003439CA">
      <w:pPr>
        <w:pStyle w:val="af7"/>
      </w:pPr>
      <w:r>
        <w:t xml:space="preserve">  </w:t>
      </w:r>
      <w:r w:rsidR="00397BD9">
        <w:t xml:space="preserve"> or </w:t>
      </w:r>
      <w:hyperlink w:history="1" w:anchor="EBforUndetectableDangerRisk">
        <w:r w:rsidR="00F131C8">
          <w:rPr>
            <w:rStyle w:val="ac"/>
          </w:rPr>
          <w:t>EBforUndetectableDangerRisk</w:t>
        </w:r>
      </w:hyperlink>
      <w:r>
        <w:t>(k)</w:t>
      </w:r>
    </w:p>
    <w:p w:rsidR="003439CA" w:rsidP="000431E0" w:rsidRDefault="003439CA">
      <w:pPr>
        <w:pStyle w:val="af7"/>
      </w:pPr>
      <w:r>
        <w:t xml:space="preserve">  </w:t>
      </w:r>
      <w:r w:rsidR="00397BD9">
        <w:t xml:space="preserve"> or </w:t>
      </w:r>
      <w:hyperlink w:history="1" w:anchor="EBforOperationalRequest">
        <w:r w:rsidR="00915CD9">
          <w:rPr>
            <w:rStyle w:val="ac"/>
          </w:rPr>
          <w:t>EBforOperationalRequest</w:t>
        </w:r>
      </w:hyperlink>
      <w:r>
        <w:t>(k)</w:t>
      </w:r>
    </w:p>
    <w:p w:rsidR="003439CA" w:rsidP="000431E0" w:rsidRDefault="003439CA">
      <w:pPr>
        <w:pStyle w:val="af7"/>
      </w:pPr>
      <w:r>
        <w:t xml:space="preserve">  </w:t>
      </w:r>
      <w:r w:rsidR="00397BD9">
        <w:t xml:space="preserve"> or </w:t>
      </w:r>
      <w:hyperlink w:history="1" w:anchor="EBforNotAllTrainEndHoldDoorsClosed">
        <w:r w:rsidR="00825CBF">
          <w:rPr>
            <w:rStyle w:val="ac"/>
          </w:rPr>
          <w:t>EBforNotAllTrainEndHoldDoorsClosed</w:t>
        </w:r>
      </w:hyperlink>
      <w:r w:rsidRPr="00634120">
        <w:t>(k)</w:t>
      </w:r>
    </w:p>
    <w:p w:rsidR="003439CA" w:rsidP="000431E0" w:rsidRDefault="003439CA">
      <w:pPr>
        <w:pStyle w:val="af7"/>
      </w:pPr>
      <w:r>
        <w:t xml:space="preserve">  </w:t>
      </w:r>
      <w:r w:rsidR="00397BD9">
        <w:t xml:space="preserve"> or </w:t>
      </w:r>
      <w:hyperlink w:history="1" w:anchor="EBforPBnotAppliedDueToTrainDoors">
        <w:r w:rsidR="00F27DC1">
          <w:rPr>
            <w:rStyle w:val="ac"/>
          </w:rPr>
          <w:t>EBforPBnotAppliedDueToTrainDoors</w:t>
        </w:r>
      </w:hyperlink>
      <w:r>
        <w:rPr>
          <w:rFonts w:hint="eastAsia"/>
        </w:rPr>
        <w:t>(k)</w:t>
      </w:r>
    </w:p>
    <w:p w:rsidR="003439CA" w:rsidP="000431E0" w:rsidRDefault="003439CA">
      <w:pPr>
        <w:pStyle w:val="af7"/>
      </w:pPr>
      <w:r>
        <w:t xml:space="preserve">  </w:t>
      </w:r>
      <w:r w:rsidR="00397BD9">
        <w:t xml:space="preserve"> or </w:t>
      </w:r>
      <w:hyperlink w:history="1" w:anchor="EBforPBnotAppliedDueToPSD">
        <w:r w:rsidR="00F27DC1">
          <w:rPr>
            <w:rStyle w:val="ac"/>
          </w:rPr>
          <w:t>EBforPBnotAppliedDueToPSD</w:t>
        </w:r>
      </w:hyperlink>
      <w:r>
        <w:rPr>
          <w:rFonts w:hint="eastAsia"/>
        </w:rPr>
        <w:t>(k)</w:t>
      </w:r>
    </w:p>
    <w:p w:rsidR="003439CA" w:rsidP="000431E0" w:rsidRDefault="003439CA">
      <w:pPr>
        <w:pStyle w:val="af7"/>
      </w:pPr>
      <w:r>
        <w:rPr>
          <w:rFonts w:hint="eastAsia"/>
        </w:rPr>
        <w:t xml:space="preserve">  </w:t>
      </w:r>
      <w:r w:rsidR="00397BD9">
        <w:rPr>
          <w:rFonts w:hint="eastAsia"/>
        </w:rPr>
        <w:t xml:space="preserve"> or </w:t>
      </w:r>
      <w:hyperlink w:history="1" w:anchor="ApproachableSignalOverrun">
        <w:r w:rsidR="00915CD9">
          <w:rPr>
            <w:rStyle w:val="ac"/>
          </w:rPr>
          <w:t>ApproachableSignalOverrun</w:t>
        </w:r>
      </w:hyperlink>
      <w:r>
        <w:rPr>
          <w:rFonts w:hint="eastAsia"/>
        </w:rPr>
        <w:t>(k)</w:t>
      </w:r>
    </w:p>
    <w:p w:rsidR="003439CA" w:rsidP="000431E0" w:rsidRDefault="003439CA">
      <w:pPr>
        <w:pStyle w:val="af7"/>
      </w:pPr>
      <w:r>
        <w:rPr>
          <w:rFonts w:hint="eastAsia"/>
        </w:rPr>
        <w:t xml:space="preserve">  </w:t>
      </w:r>
      <w:r w:rsidR="00397BD9">
        <w:rPr>
          <w:rFonts w:hint="eastAsia"/>
        </w:rPr>
        <w:t xml:space="preserve"> or </w:t>
      </w:r>
      <w:hyperlink w:history="1" w:anchor="SafeTimerFailed">
        <w:r w:rsidR="00F42E76">
          <w:rPr>
            <w:rStyle w:val="ac"/>
          </w:rPr>
          <w:t>SafeTimerFailed</w:t>
        </w:r>
      </w:hyperlink>
      <w:r>
        <w:rPr>
          <w:rFonts w:hint="eastAsia"/>
        </w:rPr>
        <w:t>(k)</w:t>
      </w:r>
    </w:p>
    <w:p w:rsidR="003439CA" w:rsidP="000431E0" w:rsidRDefault="003439CA">
      <w:pPr>
        <w:pStyle w:val="af7"/>
      </w:pPr>
      <w:r>
        <w:rPr>
          <w:rFonts w:hint="eastAsia"/>
        </w:rPr>
        <w:t xml:space="preserve">  </w:t>
      </w:r>
      <w:r w:rsidR="00397BD9">
        <w:rPr>
          <w:rFonts w:hint="eastAsia"/>
        </w:rPr>
        <w:t xml:space="preserve"> or </w:t>
      </w:r>
      <w:hyperlink w:history="1" w:anchor="IncompatibleDistantATP">
        <w:r w:rsidR="000A117D">
          <w:rPr>
            <w:rStyle w:val="ac"/>
          </w:rPr>
          <w:t>IncompatibleDistantATP</w:t>
        </w:r>
      </w:hyperlink>
      <w:r>
        <w:rPr>
          <w:rFonts w:hint="eastAsia"/>
        </w:rPr>
        <w:t>(k)</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924"/>
        </w:rPr>
      </w:pPr>
      <w:del w:author="常鸣" w:date="2014-07-03T14:27:00Z" w:id="10925">
        <w:r w:rsidRPr="008A1414" w:rsidDel="009328EA">
          <w:delText>#S</w:delText>
        </w:r>
      </w:del>
      <w:ins w:author="常鸣" w:date="2014-07-03T14:27:00Z" w:id="10926">
        <w:r w:rsidR="009328EA">
          <w:t>#Allocation=ATP Software</w:t>
        </w:r>
      </w:ins>
    </w:p>
    <w:p w:rsidRPr="008A1414" w:rsidR="003439CA" w:rsidP="000C0D62" w:rsidRDefault="009328EA">
      <w:pPr>
        <w:pStyle w:val="ReqtifyAltQ"/>
      </w:pPr>
      <w:ins w:author="常鸣" w:date="2014-07-03T14:27:00Z" w:id="10927">
        <w:r>
          <w:t>#S</w:t>
        </w:r>
      </w:ins>
      <w:r w:rsidRPr="008A1414" w:rsidR="003439CA">
        <w:t>ource=</w:t>
      </w:r>
      <w:r w:rsidRPr="003D2990" w:rsidR="003439CA">
        <w:t>[iTC_CC-SyAD-</w:t>
      </w:r>
      <w:r w:rsidRPr="003D2990" w:rsidR="003439CA">
        <w:rPr>
          <w:rFonts w:hint="eastAsia"/>
        </w:rPr>
        <w:t>0</w:t>
      </w:r>
      <w:r w:rsidR="003439CA">
        <w:rPr>
          <w:rFonts w:hint="eastAsia"/>
        </w:rPr>
        <w:t>136</w:t>
      </w:r>
      <w:r w:rsidRPr="003D2990" w:rsidR="003439CA">
        <w:rPr>
          <w:rFonts w:hint="eastAsia"/>
        </w:rPr>
        <w:t>]</w:t>
      </w:r>
      <w:r w:rsidR="003439CA">
        <w:rPr>
          <w:rFonts w:hint="eastAsia"/>
        </w:rPr>
        <w:t>, [iTC_CC-SyAD-0248],</w:t>
      </w:r>
      <w:r w:rsidRPr="006F768E" w:rsidR="003439CA">
        <w:rPr>
          <w:rFonts w:hint="eastAsia"/>
        </w:rPr>
        <w:t xml:space="preserve"> </w:t>
      </w:r>
      <w:r w:rsidR="003439CA">
        <w:rPr>
          <w:rFonts w:hint="eastAsia"/>
        </w:rPr>
        <w:t>[iTC_CC-SyAD-0266], [iTC_CC-SyAD-0316],</w:t>
      </w:r>
      <w:r w:rsidRPr="00705A91" w:rsidR="003439CA">
        <w:rPr>
          <w:rFonts w:hint="eastAsia"/>
        </w:rPr>
        <w:t xml:space="preserve"> </w:t>
      </w:r>
      <w:r w:rsidR="003439CA">
        <w:rPr>
          <w:rFonts w:hint="eastAsia"/>
        </w:rPr>
        <w:t>[iTC_CC-SyAD-0329],</w:t>
      </w:r>
      <w:r w:rsidRPr="00591427" w:rsidR="003439CA">
        <w:rPr>
          <w:rFonts w:hint="eastAsia"/>
        </w:rPr>
        <w:t xml:space="preserve"> </w:t>
      </w:r>
      <w:r w:rsidR="003439CA">
        <w:rPr>
          <w:rFonts w:hint="eastAsia"/>
        </w:rPr>
        <w:t>[iTC_CC-SyAD-0331],</w:t>
      </w:r>
      <w:r w:rsidRPr="008E2DF3" w:rsidR="003439CA">
        <w:rPr>
          <w:rFonts w:hint="eastAsia"/>
        </w:rPr>
        <w:t xml:space="preserve"> </w:t>
      </w:r>
      <w:r w:rsidR="003439CA">
        <w:rPr>
          <w:rFonts w:hint="eastAsia"/>
        </w:rPr>
        <w:t>[iTC_CC-SyAD-0352],</w:t>
      </w:r>
      <w:r w:rsidRPr="009D0B24" w:rsidR="003439CA">
        <w:rPr>
          <w:rFonts w:hint="eastAsia"/>
        </w:rPr>
        <w:t xml:space="preserve"> </w:t>
      </w:r>
      <w:r w:rsidR="003439CA">
        <w:rPr>
          <w:rFonts w:hint="eastAsia"/>
        </w:rPr>
        <w:t>[iTC_CC-SyAD-0362],</w:t>
      </w:r>
      <w:r w:rsidRPr="00CF6800" w:rsidR="003439CA">
        <w:t xml:space="preserve"> [iTC_CC-SyAD-0964]</w:t>
      </w:r>
      <w:r w:rsidR="003439CA">
        <w:rPr>
          <w:rFonts w:hint="eastAsia"/>
        </w:rPr>
        <w:t>, [</w:t>
      </w:r>
      <w:r w:rsidR="003439CA">
        <w:t>iTC_CC_ATP_SwHA</w:t>
      </w:r>
      <w:r w:rsidRPr="004F5C74" w:rsidR="003439CA">
        <w:t>-014</w:t>
      </w:r>
      <w:r w:rsidR="003439CA">
        <w:rPr>
          <w:rFonts w:hint="eastAsia"/>
        </w:rPr>
        <w:t>3], [</w:t>
      </w:r>
      <w:r w:rsidR="003439CA">
        <w:t>iTC_CC_ATP_SwHA</w:t>
      </w:r>
      <w:r w:rsidRPr="0032051B" w:rsidR="003439CA">
        <w:t>-0146</w:t>
      </w:r>
      <w:r w:rsidR="003439CA">
        <w:rPr>
          <w:rFonts w:hint="eastAsia"/>
        </w:rPr>
        <w:t>], [</w:t>
      </w:r>
      <w:r w:rsidR="003439CA">
        <w:t>iTC_CC_ATP_SwHA</w:t>
      </w:r>
      <w:r w:rsidRPr="0032051B" w:rsidR="003439CA">
        <w:t>-0148</w:t>
      </w:r>
      <w:r w:rsidR="003439CA">
        <w:rPr>
          <w:rFonts w:hint="eastAsia"/>
        </w:rPr>
        <w:t>], [</w:t>
      </w:r>
      <w:r w:rsidR="003439CA">
        <w:t>iTC_CC_ATP_SwHA</w:t>
      </w:r>
      <w:r w:rsidRPr="00F00407" w:rsidR="003439CA">
        <w:t>-0154</w:t>
      </w:r>
      <w:r w:rsidR="003439CA">
        <w:rPr>
          <w:rFonts w:hint="eastAsia"/>
        </w:rPr>
        <w:t>],</w:t>
      </w:r>
      <w:r w:rsidRPr="00E40224" w:rsidR="003439CA">
        <w:t xml:space="preserve"> </w:t>
      </w:r>
      <w:r w:rsidRPr="003D2990" w:rsidR="003439CA">
        <w:t>[iTC_CC-SyAD-</w:t>
      </w:r>
      <w:r w:rsidRPr="003D2990" w:rsidR="003439CA">
        <w:rPr>
          <w:rFonts w:hint="eastAsia"/>
        </w:rPr>
        <w:t>0</w:t>
      </w:r>
      <w:r w:rsidR="003439CA">
        <w:rPr>
          <w:rFonts w:hint="eastAsia"/>
        </w:rPr>
        <w:t>137</w:t>
      </w:r>
      <w:r w:rsidRPr="003D2990" w:rsidR="003439CA">
        <w:rPr>
          <w:rFonts w:hint="eastAsia"/>
        </w:rPr>
        <w:t>]</w:t>
      </w:r>
      <w:r w:rsidR="003439CA">
        <w:rPr>
          <w:rFonts w:hint="eastAsia"/>
        </w:rPr>
        <w:t>,</w:t>
      </w:r>
      <w:r w:rsidRPr="0023560F" w:rsidR="003439CA">
        <w:t xml:space="preserve"> [iTC_CC-SyAD-0271]</w:t>
      </w:r>
      <w:r w:rsidR="003439CA">
        <w:rPr>
          <w:rFonts w:hint="eastAsia"/>
        </w:rPr>
        <w:t>,</w:t>
      </w:r>
      <w:r w:rsidRPr="0023560F" w:rsidR="003439CA">
        <w:t xml:space="preserve"> [iTC_CC-SyAD-0274]</w:t>
      </w:r>
      <w:r w:rsidR="003439CA">
        <w:rPr>
          <w:rFonts w:hint="eastAsia"/>
        </w:rPr>
        <w:t>,</w:t>
      </w:r>
      <w:r w:rsidRPr="00EC04B8" w:rsidR="003439CA">
        <w:t xml:space="preserve"> </w:t>
      </w:r>
      <w:r w:rsidR="003439CA">
        <w:t>[iTC_CC-SyAD-03</w:t>
      </w:r>
      <w:r w:rsidR="003439CA">
        <w:rPr>
          <w:rFonts w:hint="eastAsia"/>
        </w:rPr>
        <w:t>61</w:t>
      </w:r>
      <w:r w:rsidRPr="00EC04B8" w:rsidR="003439CA">
        <w:t>]</w:t>
      </w:r>
    </w:p>
    <w:p w:rsidRPr="008A1414" w:rsidR="003439CA" w:rsidP="000C0D62" w:rsidRDefault="003439CA">
      <w:pPr>
        <w:pStyle w:val="ReqtifyAltQ"/>
      </w:pPr>
      <w:r w:rsidRPr="008A1414">
        <w:t>[End]</w:t>
      </w:r>
    </w:p>
    <w:p w:rsidR="003439CA" w:rsidP="00C93484" w:rsidRDefault="003439CA">
      <w:pPr>
        <w:pStyle w:val="Reqtify"/>
      </w:pPr>
    </w:p>
    <w:p w:rsidR="003439CA" w:rsidP="00C93484" w:rsidRDefault="003439CA">
      <w:pPr>
        <w:pStyle w:val="Reqtify"/>
      </w:pPr>
    </w:p>
    <w:p w:rsidR="003439CA" w:rsidP="00704491" w:rsidRDefault="003439CA">
      <w:pPr>
        <w:pStyle w:val="ReqtifyAltR"/>
      </w:pPr>
      <w:r>
        <w:t>[iTC_CC_ATP-SwRS-0</w:t>
      </w:r>
      <w:r>
        <w:rPr>
          <w:rFonts w:hint="eastAsia"/>
        </w:rPr>
        <w:t>362</w:t>
      </w:r>
      <w:r>
        <w:t>]</w:t>
      </w:r>
    </w:p>
    <w:p w:rsidR="003439CA" w:rsidP="00C93484" w:rsidRDefault="00813AB3">
      <w:pPr>
        <w:pStyle w:val="Reqtify"/>
      </w:pPr>
      <w:bookmarkStart w:name="InhibitEmergencyBrake" w:id="10928"/>
      <w:r w:rsidRPr="00416AAC">
        <w:rPr>
          <w:rStyle w:val="aff2"/>
        </w:rPr>
        <w:t>InhibitEmergencyBrake</w:t>
      </w:r>
      <w:bookmarkEnd w:id="10928"/>
      <w:r w:rsidRPr="00960E8B" w:rsidR="003439CA">
        <w:rPr>
          <w:rFonts w:hint="eastAsia"/>
        </w:rPr>
        <w:t>，</w:t>
      </w:r>
      <w:r w:rsidR="003439CA">
        <w:rPr>
          <w:rFonts w:hint="eastAsia"/>
        </w:rPr>
        <w:t>输出和缓解</w:t>
      </w:r>
      <w:r w:rsidR="003439CA">
        <w:rPr>
          <w:rFonts w:hint="eastAsia"/>
        </w:rPr>
        <w:t>EB</w:t>
      </w:r>
      <w:r w:rsidR="003439CA">
        <w:rPr>
          <w:rFonts w:hint="eastAsia"/>
        </w:rPr>
        <w:t>的条件</w:t>
      </w:r>
    </w:p>
    <w:p w:rsidR="003439CA" w:rsidP="00C93484" w:rsidRDefault="003439CA">
      <w:pPr>
        <w:pStyle w:val="Reqtify"/>
      </w:pPr>
      <w:r w:rsidRPr="00634120">
        <w:t xml:space="preserve">If an emergency braking request ordered by a control function, </w:t>
      </w:r>
      <w:r>
        <w:t>ATP</w:t>
      </w:r>
      <w:r w:rsidRPr="00634120">
        <w:t xml:space="preserve"> shall not </w:t>
      </w:r>
      <w:r>
        <w:rPr>
          <w:rFonts w:hint="eastAsia"/>
        </w:rPr>
        <w:t>i</w:t>
      </w:r>
      <w:r>
        <w:t>nhibit</w:t>
      </w:r>
      <w:r>
        <w:rPr>
          <w:rFonts w:hint="eastAsia"/>
        </w:rPr>
        <w:t xml:space="preserve"> e</w:t>
      </w:r>
      <w:r>
        <w:t>mergency</w:t>
      </w:r>
      <w:r>
        <w:rPr>
          <w:rFonts w:hint="eastAsia"/>
        </w:rPr>
        <w:t xml:space="preserve"> b</w:t>
      </w:r>
      <w:r>
        <w:t>rake</w:t>
      </w:r>
      <w:r w:rsidRPr="00634120">
        <w:t xml:space="preserve"> until train</w:t>
      </w:r>
      <w:r>
        <w:rPr>
          <w:rFonts w:hint="eastAsia"/>
        </w:rPr>
        <w:t xml:space="preserve"> </w:t>
      </w:r>
      <w:r w:rsidRPr="00634120">
        <w:t>filtered</w:t>
      </w:r>
      <w:r>
        <w:rPr>
          <w:rFonts w:hint="eastAsia"/>
        </w:rPr>
        <w:t>-</w:t>
      </w:r>
      <w:r w:rsidRPr="00634120">
        <w:t>stop reached.</w:t>
      </w:r>
    </w:p>
    <w:p w:rsidR="003439CA" w:rsidP="00C93484" w:rsidRDefault="003439CA">
      <w:pPr>
        <w:pStyle w:val="Reqtify"/>
      </w:pPr>
      <w:r>
        <w:t>ATP</w:t>
      </w:r>
      <w:r w:rsidRPr="00634120">
        <w:t xml:space="preserve"> shall </w:t>
      </w:r>
      <w:r>
        <w:rPr>
          <w:rFonts w:hint="eastAsia"/>
        </w:rPr>
        <w:t>i</w:t>
      </w:r>
      <w:r>
        <w:t>nhibit</w:t>
      </w:r>
      <w:r>
        <w:rPr>
          <w:rFonts w:hint="eastAsia"/>
        </w:rPr>
        <w:t xml:space="preserve"> e</w:t>
      </w:r>
      <w:r>
        <w:t>mergency</w:t>
      </w:r>
      <w:r>
        <w:rPr>
          <w:rFonts w:hint="eastAsia"/>
        </w:rPr>
        <w:t xml:space="preserve"> b</w:t>
      </w:r>
      <w:r>
        <w:t>rake</w:t>
      </w:r>
      <w:r w:rsidRPr="00634120">
        <w:t xml:space="preserve"> if</w:t>
      </w:r>
      <w:r w:rsidR="00397BD9">
        <w:t xml:space="preserve"> and </w:t>
      </w:r>
      <w:r w:rsidRPr="00634120">
        <w:t>only if train detected at filtered stop</w:t>
      </w:r>
      <w:r w:rsidR="00397BD9">
        <w:t xml:space="preserve"> and </w:t>
      </w:r>
      <w:r w:rsidRPr="00634120">
        <w:t>there is no emergency braking request from control functions.</w:t>
      </w:r>
    </w:p>
    <w:p w:rsidR="003439CA" w:rsidP="000431E0" w:rsidRDefault="00397BD9">
      <w:pPr>
        <w:pStyle w:val="af7"/>
      </w:pPr>
      <w:r>
        <w:rPr>
          <w:rFonts w:hint="eastAsia"/>
        </w:rPr>
        <w:t>if (</w:t>
      </w:r>
      <w:hyperlink w:history="1" w:anchor="InhibitEmergencyBrake">
        <w:r w:rsidR="00813AB3">
          <w:rPr>
            <w:rStyle w:val="ac"/>
          </w:rPr>
          <w:t>InhibitEmergencyBrake</w:t>
        </w:r>
      </w:hyperlink>
      <w:r w:rsidRPr="00634120" w:rsidR="003439CA">
        <w:t>(k-1) =</w:t>
      </w:r>
      <w:r w:rsidR="003439CA">
        <w:rPr>
          <w:rFonts w:hint="eastAsia"/>
        </w:rPr>
        <w:t>=</w:t>
      </w:r>
      <w:r w:rsidRPr="00634120" w:rsidR="003439CA">
        <w:t xml:space="preserve"> </w:t>
      </w:r>
      <w:r w:rsidRPr="00354FC4">
        <w:rPr>
          <w:rStyle w:val="aff1"/>
        </w:rPr>
        <w:t>True</w:t>
      </w:r>
      <w:r w:rsidRPr="00634120" w:rsidR="003439CA">
        <w:t>)</w:t>
      </w:r>
    </w:p>
    <w:p w:rsidR="003439CA" w:rsidP="000431E0" w:rsidRDefault="003439CA">
      <w:pPr>
        <w:pStyle w:val="af7"/>
      </w:pPr>
      <w:r>
        <w:rPr>
          <w:rFonts w:hint="eastAsia"/>
        </w:rPr>
        <w:t xml:space="preserve"> </w:t>
      </w:r>
      <w:r w:rsidR="003928F2">
        <w:t xml:space="preserve">   </w:t>
      </w:r>
      <w:hyperlink w:history="1" w:anchor="InhibitEmergencyBrake">
        <w:r w:rsidR="00813AB3">
          <w:rPr>
            <w:rStyle w:val="ac"/>
          </w:rPr>
          <w:t>InhibitEmergencyBrake</w:t>
        </w:r>
      </w:hyperlink>
      <w:r w:rsidR="00397BD9">
        <w:t xml:space="preserve"> = </w:t>
      </w:r>
      <w:r w:rsidR="00C32EC4">
        <w:t xml:space="preserve">not </w:t>
      </w:r>
      <w:hyperlink w:history="1" w:anchor="TrainEmergencyBrakeRequested">
        <w:r w:rsidR="000A117D">
          <w:rPr>
            <w:rStyle w:val="ac"/>
          </w:rPr>
          <w:t>TrainEmergencyBrakeRequested</w:t>
        </w:r>
      </w:hyperlink>
      <w:r>
        <w:rPr>
          <w:rFonts w:hint="eastAsia"/>
        </w:rPr>
        <w:t>(k)</w:t>
      </w:r>
    </w:p>
    <w:p w:rsidR="003439CA" w:rsidP="000431E0" w:rsidRDefault="00C32EC4">
      <w:pPr>
        <w:pStyle w:val="af7"/>
      </w:pPr>
      <w:r>
        <w:rPr>
          <w:rFonts w:hint="eastAsia"/>
        </w:rPr>
        <w:lastRenderedPageBreak/>
        <w:t>elif</w:t>
      </w:r>
      <w:r w:rsidR="00397BD9">
        <w:rPr>
          <w:rFonts w:hint="eastAsia"/>
        </w:rPr>
        <w:t xml:space="preserve"> (</w:t>
      </w:r>
      <w:r w:rsidRPr="00634120" w:rsidR="003439CA">
        <w:t>(</w:t>
      </w:r>
      <w:hyperlink w:history="1" w:anchor="InhibitEmergencyBrake">
        <w:r w:rsidR="00813AB3">
          <w:rPr>
            <w:rStyle w:val="ac"/>
          </w:rPr>
          <w:t>InhibitEmergencyBrake</w:t>
        </w:r>
      </w:hyperlink>
      <w:r w:rsidRPr="00634120" w:rsidR="003439CA">
        <w:t>(k-1) =</w:t>
      </w:r>
      <w:r w:rsidR="003439CA">
        <w:rPr>
          <w:rFonts w:hint="eastAsia"/>
        </w:rPr>
        <w:t>=</w:t>
      </w:r>
      <w:r w:rsidRPr="00634120" w:rsidR="003439CA">
        <w:t xml:space="preserve"> </w:t>
      </w:r>
      <w:r w:rsidRPr="00354FC4" w:rsidR="00397BD9">
        <w:rPr>
          <w:rStyle w:val="aff1"/>
        </w:rPr>
        <w:t>False</w:t>
      </w:r>
      <w:r w:rsidRPr="00634120" w:rsidR="003439CA">
        <w:t>)</w:t>
      </w:r>
    </w:p>
    <w:p w:rsidR="003439CA" w:rsidP="000431E0" w:rsidRDefault="003439CA">
      <w:pPr>
        <w:pStyle w:val="af7"/>
      </w:pPr>
      <w:r>
        <w:rPr>
          <w:rFonts w:hint="eastAsia"/>
        </w:rPr>
        <w:t xml:space="preserve">        </w:t>
      </w:r>
      <w:r w:rsidR="00397BD9">
        <w:rPr>
          <w:rFonts w:hint="eastAsia"/>
        </w:rPr>
        <w:t xml:space="preserve"> and </w:t>
      </w:r>
      <w:r w:rsidRPr="00634120">
        <w:t>(</w:t>
      </w:r>
      <w:hyperlink w:history="1" w:anchor="TrainFilteredStopped">
        <w:r w:rsidR="00983578">
          <w:rPr>
            <w:rStyle w:val="ac"/>
          </w:rPr>
          <w:t>TrainFilteredStopped</w:t>
        </w:r>
      </w:hyperlink>
      <w:r>
        <w:t>(k</w:t>
      </w:r>
      <w:r w:rsidRPr="00634120">
        <w:t>) =</w:t>
      </w:r>
      <w:r>
        <w:rPr>
          <w:rFonts w:hint="eastAsia"/>
        </w:rPr>
        <w:t>=</w:t>
      </w:r>
      <w:r w:rsidRPr="00634120">
        <w:t xml:space="preserve"> </w:t>
      </w:r>
      <w:r w:rsidRPr="00354FC4" w:rsidR="00397BD9">
        <w:rPr>
          <w:rStyle w:val="aff1"/>
        </w:rPr>
        <w:t>True</w:t>
      </w:r>
      <w:r w:rsidRPr="00634120">
        <w:t>)</w:t>
      </w:r>
      <w:r>
        <w:rPr>
          <w:rFonts w:hint="eastAsia"/>
        </w:rPr>
        <w:t>)</w:t>
      </w:r>
    </w:p>
    <w:p w:rsidR="003439CA" w:rsidP="000431E0" w:rsidRDefault="003439CA">
      <w:pPr>
        <w:pStyle w:val="af7"/>
      </w:pPr>
      <w:r>
        <w:rPr>
          <w:rFonts w:hint="eastAsia"/>
        </w:rPr>
        <w:t xml:space="preserve"> </w:t>
      </w:r>
      <w:r w:rsidR="003928F2">
        <w:t xml:space="preserve">   </w:t>
      </w:r>
      <w:hyperlink w:history="1" w:anchor="InhibitEmergencyBrake">
        <w:r w:rsidR="00813AB3">
          <w:rPr>
            <w:rStyle w:val="ac"/>
          </w:rPr>
          <w:t>InhibitEmergencyBrake</w:t>
        </w:r>
      </w:hyperlink>
      <w:r w:rsidR="00397BD9">
        <w:t xml:space="preserve"> = </w:t>
      </w:r>
      <w:r w:rsidR="00C32EC4">
        <w:t xml:space="preserve">not </w:t>
      </w:r>
      <w:hyperlink w:history="1" w:anchor="TrainEmergencyBrakeRequested">
        <w:r w:rsidR="000A117D">
          <w:rPr>
            <w:rStyle w:val="ac"/>
          </w:rPr>
          <w:t>TrainEmergencyBrakeRequested</w:t>
        </w:r>
      </w:hyperlink>
      <w:r>
        <w:rPr>
          <w:rFonts w:hint="eastAsia"/>
        </w:rPr>
        <w:t>(k)</w:t>
      </w:r>
    </w:p>
    <w:p w:rsidR="003439CA" w:rsidP="000431E0" w:rsidRDefault="00397BD9">
      <w:pPr>
        <w:pStyle w:val="af7"/>
      </w:pPr>
      <w:r>
        <w:rPr>
          <w:rFonts w:hint="eastAsia"/>
        </w:rPr>
        <w:t>else:</w:t>
      </w:r>
    </w:p>
    <w:p w:rsidR="003439CA" w:rsidP="000431E0" w:rsidRDefault="003439CA">
      <w:pPr>
        <w:pStyle w:val="af7"/>
      </w:pPr>
      <w:r>
        <w:rPr>
          <w:rFonts w:hint="eastAsia"/>
        </w:rPr>
        <w:t xml:space="preserve"> </w:t>
      </w:r>
      <w:r w:rsidR="003928F2">
        <w:rPr>
          <w:rFonts w:hint="eastAsia"/>
        </w:rPr>
        <w:t xml:space="preserve">   </w:t>
      </w:r>
      <w:hyperlink w:history="1" w:anchor="InhibitEmergencyBrake">
        <w:r w:rsidR="00813AB3">
          <w:rPr>
            <w:rStyle w:val="ac"/>
          </w:rPr>
          <w:t>InhibitEmergencyBrake</w:t>
        </w:r>
      </w:hyperlink>
      <w:r w:rsidR="00397BD9">
        <w:t xml:space="preserve"> = </w:t>
      </w:r>
      <w:hyperlink w:history="1" w:anchor="InhibitEmergencyBrake">
        <w:r w:rsidR="00813AB3">
          <w:rPr>
            <w:rStyle w:val="ac"/>
          </w:rPr>
          <w:t>InhibitEmergencyBrake</w:t>
        </w:r>
      </w:hyperlink>
      <w:r>
        <w:t>(k</w:t>
      </w:r>
      <w:r>
        <w:rPr>
          <w:rFonts w:hint="eastAsia"/>
        </w:rPr>
        <w:t>-1</w:t>
      </w:r>
      <w:r>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929"/>
        </w:rPr>
      </w:pPr>
      <w:del w:author="常鸣" w:date="2014-07-03T14:27:00Z" w:id="10930">
        <w:r w:rsidRPr="008A1414" w:rsidDel="009328EA">
          <w:delText>#S</w:delText>
        </w:r>
      </w:del>
      <w:ins w:author="常鸣" w:date="2014-07-03T14:27:00Z" w:id="10931">
        <w:r w:rsidR="009328EA">
          <w:t>#Allocation=ATP Software</w:t>
        </w:r>
      </w:ins>
    </w:p>
    <w:p w:rsidRPr="008A1414" w:rsidR="003439CA" w:rsidP="000C0D62" w:rsidRDefault="009328EA">
      <w:pPr>
        <w:pStyle w:val="ReqtifyAltQ"/>
      </w:pPr>
      <w:ins w:author="常鸣" w:date="2014-07-03T14:27:00Z" w:id="10932">
        <w:r>
          <w:t>#S</w:t>
        </w:r>
      </w:ins>
      <w:r w:rsidRPr="008A1414" w:rsidR="003439CA">
        <w:t>ource=</w:t>
      </w:r>
      <w:r w:rsidR="003439CA">
        <w:rPr>
          <w:rFonts w:hint="eastAsia"/>
        </w:rPr>
        <w:t>[iTC_CC-SyAD-0362],</w:t>
      </w:r>
      <w:r w:rsidRPr="00441CD9" w:rsidR="003439CA">
        <w:t xml:space="preserve"> </w:t>
      </w:r>
      <w:r w:rsidRPr="003D2990" w:rsidR="003439CA">
        <w:t>[iTC_CC-SyAD-</w:t>
      </w:r>
      <w:r w:rsidRPr="003D2990" w:rsidR="003439CA">
        <w:rPr>
          <w:rFonts w:hint="eastAsia"/>
        </w:rPr>
        <w:t>0</w:t>
      </w:r>
      <w:r w:rsidR="003439CA">
        <w:rPr>
          <w:rFonts w:hint="eastAsia"/>
        </w:rPr>
        <w:t>364</w:t>
      </w:r>
      <w:r w:rsidRPr="003D2990" w:rsidR="003439CA">
        <w:rPr>
          <w:rFonts w:hint="eastAsia"/>
        </w:rPr>
        <w:t>]</w:t>
      </w:r>
      <w:r w:rsidR="003439CA">
        <w:rPr>
          <w:rFonts w:hint="eastAsia"/>
        </w:rPr>
        <w:t>, [</w:t>
      </w:r>
      <w:r w:rsidR="003439CA">
        <w:t>iTC_CC_ATP_SwHA</w:t>
      </w:r>
      <w:r w:rsidRPr="00F00407" w:rsidR="003439CA">
        <w:t>-0155</w:t>
      </w:r>
      <w:r w:rsidR="003439CA">
        <w:rPr>
          <w:rFonts w:hint="eastAsia"/>
        </w:rPr>
        <w:t>]</w:t>
      </w:r>
    </w:p>
    <w:p w:rsidRPr="008A1414" w:rsidR="003439CA" w:rsidP="000C0D62" w:rsidRDefault="003439CA">
      <w:pPr>
        <w:pStyle w:val="ReqtifyAltQ"/>
      </w:pPr>
      <w:r w:rsidRPr="008A1414">
        <w:t>[End]</w:t>
      </w:r>
      <w:r>
        <w:rPr>
          <w:rFonts w:hint="eastAsia"/>
        </w:rPr>
        <w:t xml:space="preserve"> </w:t>
      </w:r>
    </w:p>
    <w:p w:rsidR="003439CA" w:rsidP="00C93484" w:rsidRDefault="003439CA">
      <w:pPr>
        <w:pStyle w:val="Reqtify"/>
      </w:pPr>
    </w:p>
    <w:p w:rsidR="003439CA" w:rsidP="00C93484" w:rsidRDefault="003439CA">
      <w:pPr>
        <w:pStyle w:val="Reqtify"/>
      </w:pPr>
    </w:p>
    <w:p w:rsidRPr="00A61D30" w:rsidR="003439CA" w:rsidP="0012674A" w:rsidRDefault="003439CA">
      <w:pPr>
        <w:pStyle w:val="4"/>
      </w:pPr>
      <w:r>
        <w:rPr>
          <w:rFonts w:hint="eastAsia"/>
        </w:rPr>
        <w:t>Vital outputs</w:t>
      </w:r>
    </w:p>
    <w:p w:rsidR="003439CA" w:rsidP="00C93484" w:rsidRDefault="003439CA">
      <w:pPr>
        <w:pStyle w:val="Reqtify"/>
      </w:pPr>
      <w:r>
        <w:rPr>
          <w:rFonts w:hint="eastAsia"/>
        </w:rPr>
        <w:t>对于不同项目，</w:t>
      </w:r>
      <w:r>
        <w:rPr>
          <w:rFonts w:hint="eastAsia"/>
        </w:rPr>
        <w:t>ATP</w:t>
      </w:r>
      <w:r>
        <w:rPr>
          <w:rFonts w:hint="eastAsia"/>
        </w:rPr>
        <w:t>内部计算的输出变量所对应的端口号是可配置的，该对应关系在项目配置数据中设定。</w:t>
      </w:r>
    </w:p>
    <w:p w:rsidRPr="00410083" w:rsidR="003439CA" w:rsidP="00C93484" w:rsidRDefault="003439CA">
      <w:pPr>
        <w:pStyle w:val="Reqtify"/>
      </w:pPr>
      <w:r w:rsidRPr="00410083">
        <w:rPr>
          <w:rFonts w:hint="eastAsia"/>
        </w:rPr>
        <w:t xml:space="preserve">For different project, the internal </w:t>
      </w:r>
      <w:r w:rsidRPr="00410083" w:rsidR="002F5731">
        <w:t>calculating</w:t>
      </w:r>
      <w:r w:rsidRPr="00410083">
        <w:rPr>
          <w:rFonts w:hint="eastAsia"/>
        </w:rPr>
        <w:t xml:space="preserve"> output </w:t>
      </w:r>
      <w:r>
        <w:rPr>
          <w:rFonts w:hint="eastAsia"/>
        </w:rPr>
        <w:t>ports</w:t>
      </w:r>
      <w:r w:rsidRPr="00410083">
        <w:rPr>
          <w:rFonts w:hint="eastAsia"/>
        </w:rPr>
        <w:t xml:space="preserve"> of</w:t>
      </w:r>
      <w:r>
        <w:rPr>
          <w:rFonts w:hint="eastAsia"/>
        </w:rPr>
        <w:t xml:space="preserve"> ATP are</w:t>
      </w:r>
      <w:r w:rsidRPr="00410083">
        <w:rPr>
          <w:rFonts w:hint="eastAsia"/>
        </w:rPr>
        <w:t xml:space="preserve"> configura</w:t>
      </w:r>
      <w:r>
        <w:rPr>
          <w:rFonts w:hint="eastAsia"/>
        </w:rPr>
        <w:t>ble, which defined</w:t>
      </w:r>
      <w:r w:rsidRPr="00410083">
        <w:rPr>
          <w:rFonts w:hint="eastAsia"/>
        </w:rPr>
        <w:t xml:space="preserve"> in the </w:t>
      </w:r>
      <w:r>
        <w:rPr>
          <w:rFonts w:hint="eastAsia"/>
        </w:rPr>
        <w:t>project vital settings.</w:t>
      </w:r>
    </w:p>
    <w:p w:rsidR="008E1C1E" w:rsidP="00C93484" w:rsidRDefault="008E1C1E">
      <w:pPr>
        <w:pStyle w:val="Reqtify"/>
      </w:pPr>
    </w:p>
    <w:p w:rsidRPr="008E1C1E" w:rsidR="005C45F2" w:rsidP="00C93484" w:rsidRDefault="005C45F2">
      <w:pPr>
        <w:pStyle w:val="Reqtify"/>
      </w:pPr>
    </w:p>
    <w:p w:rsidR="003439CA" w:rsidP="00704491" w:rsidRDefault="003439CA">
      <w:pPr>
        <w:pStyle w:val="ReqtifyAltR"/>
      </w:pPr>
      <w:r>
        <w:t>[iTC_CC_ATP-SwRS-</w:t>
      </w:r>
      <w:r>
        <w:rPr>
          <w:rFonts w:hint="eastAsia"/>
        </w:rPr>
        <w:t>0546</w:t>
      </w:r>
      <w:r>
        <w:t>]</w:t>
      </w:r>
    </w:p>
    <w:p w:rsidR="003439CA" w:rsidP="00C93484" w:rsidRDefault="000A117D">
      <w:pPr>
        <w:pStyle w:val="Reqtify"/>
      </w:pPr>
      <w:bookmarkStart w:name="CCworkOvertime" w:id="10933"/>
      <w:r w:rsidRPr="00E92EF5">
        <w:rPr>
          <w:rStyle w:val="aff2"/>
          <w:bCs w:val="0"/>
          <w:iCs w:val="0"/>
        </w:rPr>
        <w:t>CCworkOvertime</w:t>
      </w:r>
      <w:bookmarkEnd w:id="10933"/>
      <w:r w:rsidR="003439CA">
        <w:rPr>
          <w:rFonts w:hint="eastAsia"/>
        </w:rPr>
        <w:t>，监控</w:t>
      </w:r>
      <w:r w:rsidR="003439CA">
        <w:rPr>
          <w:rFonts w:hint="eastAsia"/>
        </w:rPr>
        <w:t>CC</w:t>
      </w:r>
      <w:r w:rsidR="003439CA">
        <w:rPr>
          <w:rFonts w:hint="eastAsia"/>
        </w:rPr>
        <w:t>是否连续工作超过</w:t>
      </w:r>
      <w:r w:rsidRPr="006F3591" w:rsidR="003439CA">
        <w:rPr>
          <w:rStyle w:val="aff1"/>
          <w:rFonts w:hint="eastAsia"/>
        </w:rPr>
        <w:t>MAX_RESET_TIME</w:t>
      </w:r>
      <w:r w:rsidR="003439CA">
        <w:rPr>
          <w:rFonts w:hint="eastAsia"/>
        </w:rPr>
        <w:t>时间</w:t>
      </w:r>
      <w:r w:rsidR="003439CA">
        <w:rPr>
          <w:rFonts w:hint="eastAsia"/>
        </w:rPr>
        <w:t>(</w:t>
      </w:r>
      <w:r w:rsidR="003439CA">
        <w:rPr>
          <w:rFonts w:hint="eastAsia"/>
        </w:rPr>
        <w:t>该时间小于</w:t>
      </w:r>
      <w:r w:rsidRPr="00282D8C" w:rsidR="003439CA">
        <w:rPr>
          <w:rStyle w:val="aff1"/>
        </w:rPr>
        <w:t>MAX_ATP_LOOP_HOUR</w:t>
      </w:r>
      <w:r w:rsidR="003439CA">
        <w:rPr>
          <w:rFonts w:hint="eastAsia"/>
        </w:rPr>
        <w:t>)</w:t>
      </w:r>
      <w:r w:rsidR="003439CA">
        <w:rPr>
          <w:rFonts w:hint="eastAsia"/>
        </w:rPr>
        <w:t>。如果</w:t>
      </w:r>
      <w:r w:rsidR="003439CA">
        <w:rPr>
          <w:rFonts w:hint="eastAsia"/>
        </w:rPr>
        <w:t>CC</w:t>
      </w:r>
      <w:r w:rsidR="003439CA">
        <w:rPr>
          <w:rFonts w:hint="eastAsia"/>
        </w:rPr>
        <w:t>运行超过</w:t>
      </w:r>
      <w:r w:rsidRPr="006F3591" w:rsidR="003439CA">
        <w:rPr>
          <w:rStyle w:val="aff1"/>
          <w:rFonts w:hint="eastAsia"/>
        </w:rPr>
        <w:t>MAX_RESET_TIME</w:t>
      </w:r>
      <w:r w:rsidR="003439CA">
        <w:rPr>
          <w:rFonts w:hint="eastAsia"/>
        </w:rPr>
        <w:t>时间，则</w:t>
      </w:r>
      <w:r w:rsidR="003439CA">
        <w:rPr>
          <w:rFonts w:hint="eastAsia"/>
        </w:rPr>
        <w:t>ATP</w:t>
      </w:r>
      <w:r w:rsidR="003439CA">
        <w:rPr>
          <w:rFonts w:hint="eastAsia"/>
        </w:rPr>
        <w:t>需将所有对</w:t>
      </w:r>
      <w:r w:rsidR="003439CA">
        <w:rPr>
          <w:rFonts w:hint="eastAsia"/>
        </w:rPr>
        <w:t>VIOM</w:t>
      </w:r>
      <w:r w:rsidR="003439CA">
        <w:rPr>
          <w:rFonts w:hint="eastAsia"/>
        </w:rPr>
        <w:t>输出的端口置为限制状态。</w:t>
      </w:r>
    </w:p>
    <w:p w:rsidR="003439CA" w:rsidP="00C93484" w:rsidRDefault="003439CA">
      <w:pPr>
        <w:pStyle w:val="Reqtify"/>
      </w:pPr>
    </w:p>
    <w:p w:rsidR="003439CA" w:rsidP="00C93484" w:rsidRDefault="003439CA">
      <w:pPr>
        <w:pStyle w:val="Reqtify"/>
      </w:pPr>
      <w:r>
        <w:rPr>
          <w:rFonts w:hint="eastAsia"/>
        </w:rPr>
        <w:t xml:space="preserve">ATP shall </w:t>
      </w:r>
      <w:r>
        <w:t>monitor</w:t>
      </w:r>
      <w:r>
        <w:rPr>
          <w:rFonts w:hint="eastAsia"/>
        </w:rPr>
        <w:t xml:space="preserve"> the CC continuous work time. If the CC is running more than </w:t>
      </w:r>
      <w:r w:rsidRPr="00E40B6E">
        <w:rPr>
          <w:rStyle w:val="aff1"/>
          <w:rFonts w:hint="eastAsia"/>
        </w:rPr>
        <w:t>MAX_RESET_</w:t>
      </w:r>
      <w:r w:rsidRPr="00E40B6E">
        <w:rPr>
          <w:rStyle w:val="aff1"/>
        </w:rPr>
        <w:t>TIME</w:t>
      </w:r>
      <w:r>
        <w:t xml:space="preserve"> (</w:t>
      </w:r>
      <w:r>
        <w:rPr>
          <w:rFonts w:hint="eastAsia"/>
        </w:rPr>
        <w:t xml:space="preserve">the value is far less than </w:t>
      </w:r>
      <w:r w:rsidRPr="00E40B6E">
        <w:rPr>
          <w:rStyle w:val="aff1"/>
          <w:rFonts w:hint="eastAsia"/>
        </w:rPr>
        <w:t>MAX_ATP_LOOP_HOUR</w:t>
      </w:r>
      <w:r>
        <w:rPr>
          <w:rFonts w:hint="eastAsia"/>
        </w:rPr>
        <w:t>), the ATP shall set all output to VIOM as restricted status.</w:t>
      </w:r>
    </w:p>
    <w:p w:rsidR="003439CA" w:rsidP="00C93484" w:rsidRDefault="003439CA">
      <w:pPr>
        <w:pStyle w:val="Reqtify"/>
      </w:pPr>
    </w:p>
    <w:p w:rsidR="00F24933" w:rsidP="000431E0" w:rsidRDefault="00F24933">
      <w:pPr>
        <w:pStyle w:val="af7"/>
      </w:pPr>
      <w:r>
        <w:t xml:space="preserve">def </w:t>
      </w:r>
      <w:hyperlink w:history="1" w:anchor="CCworkOvertime">
        <w:r w:rsidR="000A117D">
          <w:rPr>
            <w:rStyle w:val="ac"/>
          </w:rPr>
          <w:t>CCworkOvertime</w:t>
        </w:r>
      </w:hyperlink>
      <w:r>
        <w:rPr>
          <w:color w:val="FF8000"/>
        </w:rPr>
        <w:t>(</w:t>
      </w:r>
      <w:r>
        <w:t>k</w:t>
      </w:r>
      <w:r>
        <w:rPr>
          <w:color w:val="FF8000"/>
        </w:rPr>
        <w:t>)</w:t>
      </w:r>
      <w:r>
        <w:t>:</w:t>
      </w:r>
    </w:p>
    <w:p w:rsidR="00F24933" w:rsidP="000431E0" w:rsidRDefault="00F24933">
      <w:pPr>
        <w:pStyle w:val="af7"/>
      </w:pPr>
      <w:r>
        <w:t xml:space="preserve">    return </w:t>
      </w:r>
      <w:r>
        <w:rPr>
          <w:color w:val="FF8000"/>
        </w:rPr>
        <w:t>((</w:t>
      </w:r>
      <w:hyperlink w:history="1" w:anchor="CoreId">
        <w:r w:rsidR="00B5344E">
          <w:rPr>
            <w:rStyle w:val="ac"/>
          </w:rPr>
          <w:t>CoreId</w:t>
        </w:r>
      </w:hyperlink>
      <w:r>
        <w:rPr>
          <w:color w:val="FF8000"/>
        </w:rPr>
        <w:t>(</w:t>
      </w:r>
      <w:r>
        <w:t>k</w:t>
      </w:r>
      <w:r>
        <w:rPr>
          <w:color w:val="FF8000"/>
        </w:rPr>
        <w:t>)</w:t>
      </w:r>
      <w:r>
        <w:t xml:space="preserve"> </w:t>
      </w:r>
      <w:r w:rsidRPr="00113E1C">
        <w:t>is</w:t>
      </w:r>
      <w:r>
        <w:t xml:space="preserve"> </w:t>
      </w:r>
      <w:r w:rsidRPr="00451353" w:rsidR="00451353">
        <w:rPr>
          <w:rStyle w:val="aff1"/>
        </w:rPr>
        <w:t>END_1</w:t>
      </w:r>
    </w:p>
    <w:p w:rsidR="00F24933" w:rsidP="000431E0" w:rsidRDefault="00F24933">
      <w:pPr>
        <w:pStyle w:val="af7"/>
      </w:pPr>
      <w:r>
        <w:t xml:space="preserve">             and </w:t>
      </w:r>
      <w:r>
        <w:rPr>
          <w:color w:val="FF8000"/>
        </w:rPr>
        <w:t>((</w:t>
      </w:r>
      <w:hyperlink w:history="1" w:anchor="ATPtime">
        <w:r w:rsidR="003B253D">
          <w:rPr>
            <w:rStyle w:val="ac"/>
          </w:rPr>
          <w:t>ATPtime</w:t>
        </w:r>
      </w:hyperlink>
      <w:r w:rsidR="00FC2B25">
        <w:rPr>
          <w:color w:val="FF8000"/>
        </w:rPr>
        <w:t>(k)</w:t>
      </w:r>
      <w:r>
        <w:t xml:space="preserve"> </w:t>
      </w:r>
      <w:r>
        <w:rPr>
          <w:color w:val="FF8000"/>
        </w:rPr>
        <w:t>-</w:t>
      </w:r>
      <w:r>
        <w:t xml:space="preserve"> </w:t>
      </w:r>
      <w:r w:rsidRPr="00837594">
        <w:rPr>
          <w:rStyle w:val="aff1"/>
        </w:rPr>
        <w:t>CC1_INIT_TIME</w:t>
      </w:r>
      <w:r>
        <w:rPr>
          <w:color w:val="FF8000"/>
        </w:rPr>
        <w:t>)</w:t>
      </w:r>
      <w:r>
        <w:t xml:space="preserve"> </w:t>
      </w:r>
      <w:r>
        <w:rPr>
          <w:color w:val="FF8000"/>
        </w:rPr>
        <w:t>&gt;</w:t>
      </w:r>
      <w:r>
        <w:t xml:space="preserve"> </w:t>
      </w:r>
      <w:r w:rsidRPr="00F24933">
        <w:t>MAX_RESET_TIME</w:t>
      </w:r>
      <w:r>
        <w:rPr>
          <w:color w:val="FF8000"/>
        </w:rPr>
        <w:t>))</w:t>
      </w:r>
    </w:p>
    <w:p w:rsidR="00F24933" w:rsidP="000431E0" w:rsidRDefault="00F24933">
      <w:pPr>
        <w:pStyle w:val="af7"/>
      </w:pPr>
      <w:r>
        <w:t xml:space="preserve">            or </w:t>
      </w:r>
      <w:r>
        <w:rPr>
          <w:color w:val="FF8000"/>
        </w:rPr>
        <w:t>(</w:t>
      </w:r>
      <w:hyperlink w:history="1" w:anchor="CoreId">
        <w:r w:rsidR="00B5344E">
          <w:rPr>
            <w:rStyle w:val="ac"/>
          </w:rPr>
          <w:t>CoreId</w:t>
        </w:r>
      </w:hyperlink>
      <w:r>
        <w:rPr>
          <w:color w:val="FF8000"/>
        </w:rPr>
        <w:t>(</w:t>
      </w:r>
      <w:r>
        <w:t>k</w:t>
      </w:r>
      <w:r>
        <w:rPr>
          <w:color w:val="FF8000"/>
        </w:rPr>
        <w:t>)</w:t>
      </w:r>
      <w:r>
        <w:t xml:space="preserve"> </w:t>
      </w:r>
      <w:r w:rsidRPr="00113E1C">
        <w:t>is</w:t>
      </w:r>
      <w:r>
        <w:t xml:space="preserve"> </w:t>
      </w:r>
      <w:r w:rsidRPr="00451353">
        <w:rPr>
          <w:rStyle w:val="aff1"/>
        </w:rPr>
        <w:t>END_2</w:t>
      </w:r>
    </w:p>
    <w:p w:rsidRPr="00143CC3" w:rsidR="003439CA" w:rsidP="000431E0" w:rsidRDefault="00F24933">
      <w:pPr>
        <w:pStyle w:val="af7"/>
      </w:pPr>
      <w:r>
        <w:t xml:space="preserve">                and </w:t>
      </w:r>
      <w:r>
        <w:rPr>
          <w:color w:val="FF8000"/>
        </w:rPr>
        <w:t>((</w:t>
      </w:r>
      <w:hyperlink w:history="1" w:anchor="ATPtime">
        <w:r w:rsidR="003B253D">
          <w:rPr>
            <w:rStyle w:val="ac"/>
          </w:rPr>
          <w:t>ATPtime</w:t>
        </w:r>
      </w:hyperlink>
      <w:r w:rsidR="00FC2B25">
        <w:rPr>
          <w:color w:val="FF8000"/>
        </w:rPr>
        <w:t>(k)</w:t>
      </w:r>
      <w:r>
        <w:t xml:space="preserve"> </w:t>
      </w:r>
      <w:r>
        <w:rPr>
          <w:color w:val="FF8000"/>
        </w:rPr>
        <w:t>-</w:t>
      </w:r>
      <w:r>
        <w:t xml:space="preserve"> </w:t>
      </w:r>
      <w:r w:rsidRPr="00837594">
        <w:rPr>
          <w:rStyle w:val="aff1"/>
        </w:rPr>
        <w:t>CC2_INIT_TIME</w:t>
      </w:r>
      <w:r>
        <w:rPr>
          <w:color w:val="FF8000"/>
        </w:rPr>
        <w:t>)</w:t>
      </w:r>
      <w:r>
        <w:t xml:space="preserve"> </w:t>
      </w:r>
      <w:r>
        <w:rPr>
          <w:color w:val="FF8000"/>
        </w:rPr>
        <w:t>&gt;</w:t>
      </w:r>
      <w:r>
        <w:t xml:space="preserve"> </w:t>
      </w:r>
      <w:r w:rsidRPr="00F24933">
        <w:t>MAX_RESET_TIME</w:t>
      </w:r>
      <w:r>
        <w:rPr>
          <w:color w:val="FF8000"/>
        </w:rPr>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934"/>
        </w:rPr>
      </w:pPr>
      <w:del w:author="常鸣" w:date="2014-07-03T14:27:00Z" w:id="10935">
        <w:r w:rsidRPr="008A1414" w:rsidDel="009328EA">
          <w:delText>#S</w:delText>
        </w:r>
      </w:del>
      <w:ins w:author="常鸣" w:date="2014-07-03T14:27:00Z" w:id="10936">
        <w:r w:rsidR="009328EA">
          <w:t>#Allocation=ATP Software</w:t>
        </w:r>
      </w:ins>
    </w:p>
    <w:p w:rsidRPr="008A1414" w:rsidR="003439CA" w:rsidP="000C0D62" w:rsidRDefault="009328EA">
      <w:pPr>
        <w:pStyle w:val="ReqtifyAltQ"/>
      </w:pPr>
      <w:ins w:author="常鸣" w:date="2014-07-03T14:27:00Z" w:id="10937">
        <w:r>
          <w:t>#S</w:t>
        </w:r>
      </w:ins>
      <w:r w:rsidRPr="008A1414" w:rsidR="003439CA">
        <w:t>ource=</w:t>
      </w:r>
      <w:r w:rsidR="003439CA">
        <w:rPr>
          <w:rFonts w:hint="eastAsia"/>
        </w:rPr>
        <w:t>[iTC_CC-SyAD-0361],</w:t>
      </w:r>
      <w:r w:rsidRPr="00045728" w:rsidR="003439CA">
        <w:t xml:space="preserve"> [iTC_CC_ATP_SwHA-0217]</w:t>
      </w:r>
    </w:p>
    <w:p w:rsidRPr="008A1414" w:rsidR="003439CA" w:rsidP="000C0D62" w:rsidRDefault="003439CA">
      <w:pPr>
        <w:pStyle w:val="ReqtifyAltQ"/>
      </w:pPr>
      <w:r w:rsidRPr="008A1414">
        <w:t>[End]</w:t>
      </w:r>
    </w:p>
    <w:p w:rsidR="003439CA" w:rsidP="00C93484" w:rsidRDefault="003439CA">
      <w:pPr>
        <w:pStyle w:val="Reqtify"/>
      </w:pPr>
    </w:p>
    <w:p w:rsidR="00F0302D" w:rsidP="00C93484" w:rsidRDefault="00F0302D">
      <w:pPr>
        <w:pStyle w:val="Reqtify"/>
      </w:pPr>
    </w:p>
    <w:p w:rsidR="00F0302D" w:rsidP="00704491" w:rsidRDefault="00F0302D">
      <w:pPr>
        <w:pStyle w:val="ReqtifyAltR"/>
      </w:pPr>
      <w:r>
        <w:lastRenderedPageBreak/>
        <w:t>[iTC_CC_ATP-SwRS-</w:t>
      </w:r>
      <w:r>
        <w:rPr>
          <w:rFonts w:hint="eastAsia"/>
        </w:rPr>
        <w:t>0584</w:t>
      </w:r>
      <w:r>
        <w:t>]</w:t>
      </w:r>
    </w:p>
    <w:p w:rsidR="00F0302D" w:rsidP="00C93484" w:rsidRDefault="00F27DC1">
      <w:pPr>
        <w:pStyle w:val="Reqtify"/>
      </w:pPr>
      <w:bookmarkStart w:name="VIOM1OutNotDisabled" w:id="10938"/>
      <w:r w:rsidRPr="00E92EF5">
        <w:rPr>
          <w:rStyle w:val="aff2"/>
          <w:bCs w:val="0"/>
          <w:iCs w:val="0"/>
        </w:rPr>
        <w:t>VIOM1OutNotDisabled</w:t>
      </w:r>
      <w:bookmarkEnd w:id="10938"/>
      <w:r w:rsidR="00F0302D">
        <w:rPr>
          <w:rFonts w:hint="eastAsia"/>
        </w:rPr>
        <w:t>，</w:t>
      </w:r>
      <w:bookmarkStart w:name="VIOM2OutNotDisabled" w:id="10939"/>
      <w:r w:rsidRPr="00E92EF5">
        <w:rPr>
          <w:rStyle w:val="aff2"/>
        </w:rPr>
        <w:t>VIOM2OutNotDisabled</w:t>
      </w:r>
      <w:bookmarkEnd w:id="10939"/>
      <w:r w:rsidR="00F0302D">
        <w:rPr>
          <w:rFonts w:hint="eastAsia"/>
        </w:rPr>
        <w:t>，</w:t>
      </w:r>
      <w:r w:rsidR="00F0302D">
        <w:rPr>
          <w:rFonts w:hint="eastAsia"/>
        </w:rPr>
        <w:t>CCNV</w:t>
      </w:r>
      <w:r w:rsidR="00F0302D">
        <w:rPr>
          <w:rFonts w:hint="eastAsia"/>
        </w:rPr>
        <w:t>请求“非禁止安全输出”。</w:t>
      </w:r>
    </w:p>
    <w:p w:rsidR="00F0302D" w:rsidP="00FA0FBB" w:rsidRDefault="00F0302D">
      <w:pPr>
        <w:pStyle w:val="AltX"/>
      </w:pPr>
      <w:r>
        <w:rPr>
          <w:rFonts w:hint="eastAsia"/>
        </w:rPr>
        <w:t>当来自</w:t>
      </w:r>
      <w:r>
        <w:rPr>
          <w:rFonts w:hint="eastAsia"/>
        </w:rPr>
        <w:t>CCNV</w:t>
      </w:r>
      <w:r>
        <w:rPr>
          <w:rFonts w:hint="eastAsia"/>
        </w:rPr>
        <w:t>的消息无效时，应设置</w:t>
      </w:r>
      <w:r>
        <w:rPr>
          <w:rFonts w:hint="eastAsia"/>
        </w:rPr>
        <w:t>CCNV</w:t>
      </w:r>
      <w:r>
        <w:rPr>
          <w:rFonts w:hint="eastAsia"/>
        </w:rPr>
        <w:t>请求的“非禁止安全输出”为限制状态；</w:t>
      </w:r>
    </w:p>
    <w:p w:rsidR="00F0302D" w:rsidP="00FA0FBB" w:rsidRDefault="00F0302D">
      <w:pPr>
        <w:pStyle w:val="AltX"/>
      </w:pPr>
      <w:r>
        <w:rPr>
          <w:rFonts w:hint="eastAsia"/>
        </w:rPr>
        <w:t>否则，根据</w:t>
      </w:r>
      <w:r>
        <w:rPr>
          <w:rFonts w:hint="eastAsia"/>
        </w:rPr>
        <w:t>CCNV</w:t>
      </w:r>
      <w:r>
        <w:rPr>
          <w:rFonts w:hint="eastAsia"/>
        </w:rPr>
        <w:t>发送的状态字进行设置。</w:t>
      </w:r>
    </w:p>
    <w:p w:rsidR="00F0302D" w:rsidP="00C93484" w:rsidRDefault="00F0302D">
      <w:pPr>
        <w:pStyle w:val="Reqtify"/>
      </w:pPr>
    </w:p>
    <w:p w:rsidR="00F0302D" w:rsidP="00C93484" w:rsidRDefault="00F0302D">
      <w:pPr>
        <w:pStyle w:val="Reqtify"/>
      </w:pPr>
      <w:r>
        <w:rPr>
          <w:rFonts w:hint="eastAsia"/>
        </w:rPr>
        <w:t>Whether CCNV request the channel of VIOM shall be disabled</w:t>
      </w:r>
      <w:r w:rsidR="00397BD9">
        <w:rPr>
          <w:rFonts w:hint="eastAsia"/>
        </w:rPr>
        <w:t xml:space="preserve"> or </w:t>
      </w:r>
      <w:r>
        <w:rPr>
          <w:rFonts w:hint="eastAsia"/>
        </w:rPr>
        <w:t>not.</w:t>
      </w:r>
    </w:p>
    <w:p w:rsidR="00F0302D" w:rsidP="00C93484" w:rsidRDefault="00F0302D">
      <w:pPr>
        <w:pStyle w:val="Reqtify"/>
      </w:pPr>
    </w:p>
    <w:p w:rsidR="00F24933" w:rsidP="000431E0" w:rsidRDefault="00F24933">
      <w:pPr>
        <w:pStyle w:val="af7"/>
      </w:pPr>
      <w:r>
        <w:t xml:space="preserve">def </w:t>
      </w:r>
      <w:hyperlink w:history="1" w:anchor="VIOM1OutNotDisabled">
        <w:r w:rsidR="00F27DC1">
          <w:rPr>
            <w:rStyle w:val="ac"/>
          </w:rPr>
          <w:t>VIOM1OutNotDisabled</w:t>
        </w:r>
      </w:hyperlink>
      <w:r>
        <w:rPr>
          <w:color w:val="FF8000"/>
        </w:rPr>
        <w:t>(</w:t>
      </w:r>
      <w:r>
        <w:t>port</w:t>
      </w:r>
      <w:r>
        <w:rPr>
          <w:color w:val="FF8000"/>
        </w:rPr>
        <w:t>,</w:t>
      </w:r>
      <w:r>
        <w:t xml:space="preserve"> k</w:t>
      </w:r>
      <w:r>
        <w:rPr>
          <w:color w:val="FF8000"/>
        </w:rPr>
        <w:t>)</w:t>
      </w:r>
      <w:r>
        <w:t>:</w:t>
      </w:r>
    </w:p>
    <w:p w:rsidR="00F24933" w:rsidP="000431E0" w:rsidRDefault="00F24933">
      <w:pPr>
        <w:pStyle w:val="af7"/>
      </w:pPr>
      <w:r>
        <w:t xml:space="preserve">    return </w:t>
      </w:r>
      <w:r>
        <w:rPr>
          <w:color w:val="FF8000"/>
        </w:rPr>
        <w:t>(</w:t>
      </w:r>
      <w:hyperlink w:history="1" w:anchor="ATOcontrolTimeValid">
        <w:r w:rsidR="00C64E92">
          <w:rPr>
            <w:rStyle w:val="ac"/>
          </w:rPr>
          <w:t>ATOcontrolTimeValid</w:t>
        </w:r>
      </w:hyperlink>
      <w:r>
        <w:rPr>
          <w:color w:val="FF8000"/>
        </w:rPr>
        <w:t>(</w:t>
      </w:r>
      <w:r>
        <w:t>k</w:t>
      </w:r>
      <w:r>
        <w:rPr>
          <w:color w:val="FF8000"/>
        </w:rPr>
        <w:t>)</w:t>
      </w:r>
    </w:p>
    <w:p w:rsidR="00F24933" w:rsidP="000431E0" w:rsidRDefault="00F24933">
      <w:pPr>
        <w:pStyle w:val="af7"/>
      </w:pPr>
      <w:r>
        <w:t xml:space="preserve">            and </w:t>
      </w:r>
      <w:hyperlink w:history="1" w:anchor="NonVitalRequest">
        <w:r w:rsidR="00840F21">
          <w:rPr>
            <w:rStyle w:val="ac"/>
          </w:rPr>
          <w:t>NonVitalRequest</w:t>
        </w:r>
      </w:hyperlink>
      <w:r>
        <w:rPr>
          <w:color w:val="FF8000"/>
        </w:rPr>
        <w:t>(</w:t>
      </w:r>
      <w:r>
        <w:t>k</w:t>
      </w:r>
      <w:r>
        <w:rPr>
          <w:color w:val="FF8000"/>
        </w:rPr>
        <w:t>)</w:t>
      </w:r>
      <w:r w:rsidR="00354F88">
        <w:t>.V</w:t>
      </w:r>
      <w:r>
        <w:t>iom1</w:t>
      </w:r>
      <w:r>
        <w:rPr>
          <w:color w:val="FF8000"/>
        </w:rPr>
        <w:t>[</w:t>
      </w:r>
      <w:r>
        <w:t>port</w:t>
      </w:r>
      <w:r>
        <w:rPr>
          <w:color w:val="FF8000"/>
        </w:rPr>
        <w:t>])</w:t>
      </w:r>
    </w:p>
    <w:p w:rsidR="00F24933" w:rsidP="00C93484" w:rsidRDefault="00F24933">
      <w:pPr>
        <w:pStyle w:val="Reqtify"/>
      </w:pPr>
    </w:p>
    <w:p w:rsidR="00F24933" w:rsidP="000431E0" w:rsidRDefault="00F24933">
      <w:pPr>
        <w:pStyle w:val="af7"/>
      </w:pPr>
      <w:r>
        <w:t xml:space="preserve">def </w:t>
      </w:r>
      <w:hyperlink w:history="1" w:anchor="VIOM2OutNotDisabled">
        <w:r w:rsidR="00F27DC1">
          <w:rPr>
            <w:rStyle w:val="ac"/>
          </w:rPr>
          <w:t>VIOM2OutNotDisabled</w:t>
        </w:r>
      </w:hyperlink>
      <w:r>
        <w:rPr>
          <w:color w:val="FF8000"/>
        </w:rPr>
        <w:t>(</w:t>
      </w:r>
      <w:r>
        <w:t>port</w:t>
      </w:r>
      <w:r>
        <w:rPr>
          <w:color w:val="FF8000"/>
        </w:rPr>
        <w:t>,</w:t>
      </w:r>
      <w:r>
        <w:t xml:space="preserve"> k</w:t>
      </w:r>
      <w:r>
        <w:rPr>
          <w:color w:val="FF8000"/>
        </w:rPr>
        <w:t>)</w:t>
      </w:r>
      <w:r>
        <w:t>:</w:t>
      </w:r>
    </w:p>
    <w:p w:rsidR="00F24933" w:rsidP="000431E0" w:rsidRDefault="00F24933">
      <w:pPr>
        <w:pStyle w:val="af7"/>
      </w:pPr>
      <w:r>
        <w:t xml:space="preserve">    return </w:t>
      </w:r>
      <w:r>
        <w:rPr>
          <w:color w:val="FF8000"/>
        </w:rPr>
        <w:t>(</w:t>
      </w:r>
      <w:hyperlink w:history="1" w:anchor="ATOcontrolTimeValid">
        <w:r w:rsidR="00C64E92">
          <w:rPr>
            <w:rStyle w:val="ac"/>
          </w:rPr>
          <w:t>ATOcontrolTimeValid</w:t>
        </w:r>
      </w:hyperlink>
      <w:r>
        <w:rPr>
          <w:color w:val="FF8000"/>
        </w:rPr>
        <w:t>(</w:t>
      </w:r>
      <w:r>
        <w:t>k</w:t>
      </w:r>
      <w:r>
        <w:rPr>
          <w:color w:val="FF8000"/>
        </w:rPr>
        <w:t>)</w:t>
      </w:r>
    </w:p>
    <w:p w:rsidR="00F0302D" w:rsidP="000431E0" w:rsidRDefault="00F24933">
      <w:pPr>
        <w:pStyle w:val="af7"/>
      </w:pPr>
      <w:r>
        <w:t xml:space="preserve">            and </w:t>
      </w:r>
      <w:hyperlink w:history="1" w:anchor="NonVitalRequest">
        <w:r w:rsidR="00840F21">
          <w:rPr>
            <w:rStyle w:val="ac"/>
          </w:rPr>
          <w:t>NonVitalRequest</w:t>
        </w:r>
      </w:hyperlink>
      <w:r>
        <w:rPr>
          <w:color w:val="FF8000"/>
        </w:rPr>
        <w:t>(</w:t>
      </w:r>
      <w:r>
        <w:t>k</w:t>
      </w:r>
      <w:r>
        <w:rPr>
          <w:color w:val="FF8000"/>
        </w:rPr>
        <w:t>)</w:t>
      </w:r>
      <w:r w:rsidR="00354F88">
        <w:t>.V</w:t>
      </w:r>
      <w:r>
        <w:t>iom2</w:t>
      </w:r>
      <w:r>
        <w:rPr>
          <w:color w:val="FF8000"/>
        </w:rPr>
        <w:t>[</w:t>
      </w:r>
      <w:r>
        <w:t>port</w:t>
      </w:r>
      <w:r>
        <w:rPr>
          <w:color w:val="FF8000"/>
        </w:rPr>
        <w:t>])</w:t>
      </w:r>
    </w:p>
    <w:p w:rsidR="00F0302D" w:rsidP="000C0D62" w:rsidRDefault="00F0302D">
      <w:pPr>
        <w:pStyle w:val="ReqtifyAltQ"/>
      </w:pPr>
      <w:r w:rsidRPr="008A1414">
        <w:t>#Category=Functional</w:t>
      </w:r>
    </w:p>
    <w:p w:rsidRPr="008A1414" w:rsidR="00F0302D" w:rsidP="000C0D62" w:rsidRDefault="00F0302D">
      <w:pPr>
        <w:pStyle w:val="ReqtifyAltQ"/>
      </w:pPr>
      <w:r w:rsidRPr="00A17BA5">
        <w:t>#Contribution=SIL</w:t>
      </w:r>
      <w:r w:rsidR="003F0289">
        <w:rPr>
          <w:rFonts w:hint="eastAsia"/>
        </w:rPr>
        <w:t>0</w:t>
      </w:r>
    </w:p>
    <w:p w:rsidR="009328EA" w:rsidP="000C0D62" w:rsidRDefault="00F0302D">
      <w:pPr>
        <w:pStyle w:val="ReqtifyAltQ"/>
        <w:rPr>
          <w:ins w:author="常鸣" w:date="2014-07-03T14:27:00Z" w:id="10940"/>
        </w:rPr>
      </w:pPr>
      <w:del w:author="常鸣" w:date="2014-07-03T14:27:00Z" w:id="10941">
        <w:r w:rsidRPr="008A1414" w:rsidDel="009328EA">
          <w:delText>#S</w:delText>
        </w:r>
      </w:del>
      <w:ins w:author="常鸣" w:date="2014-07-03T14:27:00Z" w:id="10942">
        <w:r w:rsidR="009328EA">
          <w:t>#Allocation=ATP Software</w:t>
        </w:r>
      </w:ins>
    </w:p>
    <w:p w:rsidRPr="008A1414" w:rsidR="00F0302D" w:rsidP="000C0D62" w:rsidRDefault="009328EA">
      <w:pPr>
        <w:pStyle w:val="ReqtifyAltQ"/>
      </w:pPr>
      <w:ins w:author="常鸣" w:date="2014-07-03T14:27:00Z" w:id="10943">
        <w:r>
          <w:t>#S</w:t>
        </w:r>
      </w:ins>
      <w:r w:rsidRPr="008A1414" w:rsidR="00F0302D">
        <w:t>ource=</w:t>
      </w:r>
      <w:r w:rsidR="00F0302D">
        <w:t>[iTC_CC-SyAD-1</w:t>
      </w:r>
      <w:r w:rsidR="00F0302D">
        <w:rPr>
          <w:rFonts w:hint="eastAsia"/>
        </w:rPr>
        <w:t>132</w:t>
      </w:r>
      <w:r w:rsidRPr="008C132F" w:rsidR="00F0302D">
        <w:t>]</w:t>
      </w:r>
    </w:p>
    <w:p w:rsidRPr="008A1414" w:rsidR="00F0302D" w:rsidP="000C0D62" w:rsidRDefault="00F0302D">
      <w:pPr>
        <w:pStyle w:val="ReqtifyAltQ"/>
      </w:pPr>
      <w:r w:rsidRPr="008A1414">
        <w:t>[End]</w:t>
      </w:r>
    </w:p>
    <w:p w:rsidR="00F0302D" w:rsidP="00C93484" w:rsidRDefault="00F0302D">
      <w:pPr>
        <w:pStyle w:val="Reqtify"/>
      </w:pPr>
    </w:p>
    <w:p w:rsidR="00F0302D" w:rsidP="00C93484" w:rsidRDefault="00F0302D">
      <w:pPr>
        <w:pStyle w:val="Reqtify"/>
      </w:pPr>
    </w:p>
    <w:p w:rsidR="00F0302D" w:rsidP="00C93484" w:rsidRDefault="00F0302D">
      <w:pPr>
        <w:pStyle w:val="Reqtify"/>
      </w:pPr>
      <w:r w:rsidRPr="0095515F">
        <w:rPr>
          <w:rStyle w:val="aff1"/>
          <w:rFonts w:hint="eastAsia"/>
        </w:rPr>
        <w:t>NOTES</w:t>
      </w:r>
      <w:r>
        <w:rPr>
          <w:rFonts w:hint="eastAsia"/>
        </w:rPr>
        <w:t>：</w:t>
      </w:r>
    </w:p>
    <w:p w:rsidR="00F0302D" w:rsidP="00C93484" w:rsidRDefault="00F0302D">
      <w:pPr>
        <w:pStyle w:val="Reqtify"/>
      </w:pPr>
      <w:r>
        <w:rPr>
          <w:rFonts w:hint="eastAsia"/>
        </w:rPr>
        <w:t>只有当</w:t>
      </w:r>
      <w:r>
        <w:rPr>
          <w:rFonts w:hint="eastAsia"/>
        </w:rPr>
        <w:t>CCNV</w:t>
      </w:r>
      <w:r>
        <w:rPr>
          <w:rFonts w:hint="eastAsia"/>
        </w:rPr>
        <w:t>“非禁止”某路安全输出为</w:t>
      </w:r>
      <w:r w:rsidR="00397BD9">
        <w:rPr>
          <w:rStyle w:val="aff1"/>
          <w:rFonts w:hint="eastAsia"/>
        </w:rPr>
        <w:t>True</w:t>
      </w:r>
      <w:r>
        <w:rPr>
          <w:rFonts w:hint="eastAsia"/>
        </w:rPr>
        <w:t>（即允许某路安全输出）时，</w:t>
      </w:r>
      <w:r>
        <w:rPr>
          <w:rFonts w:hint="eastAsia"/>
        </w:rPr>
        <w:t>ATP</w:t>
      </w:r>
      <w:r>
        <w:rPr>
          <w:rFonts w:hint="eastAsia"/>
        </w:rPr>
        <w:t>才能根据自身的运行结果设置该路输出；而如果</w:t>
      </w:r>
      <w:r>
        <w:rPr>
          <w:rFonts w:hint="eastAsia"/>
        </w:rPr>
        <w:t>CCNV</w:t>
      </w:r>
      <w:r>
        <w:rPr>
          <w:rFonts w:hint="eastAsia"/>
        </w:rPr>
        <w:t>“非禁止”该路输出为</w:t>
      </w:r>
      <w:r w:rsidR="00397BD9">
        <w:rPr>
          <w:rStyle w:val="aff1"/>
          <w:rFonts w:hint="eastAsia"/>
        </w:rPr>
        <w:t>False</w:t>
      </w:r>
      <w:r>
        <w:rPr>
          <w:rFonts w:hint="eastAsia"/>
        </w:rPr>
        <w:t>时，则</w:t>
      </w:r>
      <w:r>
        <w:rPr>
          <w:rFonts w:hint="eastAsia"/>
        </w:rPr>
        <w:t>ATP</w:t>
      </w:r>
      <w:r>
        <w:rPr>
          <w:rFonts w:hint="eastAsia"/>
        </w:rPr>
        <w:t>应设置该路输出为限制状态。就是说，</w:t>
      </w:r>
      <w:r>
        <w:rPr>
          <w:rFonts w:hint="eastAsia"/>
        </w:rPr>
        <w:t>CCNV</w:t>
      </w:r>
      <w:r>
        <w:rPr>
          <w:rFonts w:hint="eastAsia"/>
        </w:rPr>
        <w:t>可以通过设置“非禁止”某路安全输出为</w:t>
      </w:r>
      <w:r w:rsidR="00397BD9">
        <w:rPr>
          <w:rStyle w:val="aff1"/>
          <w:rFonts w:hint="eastAsia"/>
        </w:rPr>
        <w:t>False</w:t>
      </w:r>
      <w:r>
        <w:rPr>
          <w:rFonts w:hint="eastAsia"/>
        </w:rPr>
        <w:t>，来强制某路输出为限制状态（导向安全侧）；但无法强制任何一路安全输出为</w:t>
      </w:r>
      <w:r w:rsidR="00397BD9">
        <w:rPr>
          <w:rStyle w:val="aff1"/>
          <w:rFonts w:hint="eastAsia"/>
        </w:rPr>
        <w:t>True</w:t>
      </w:r>
      <w:r>
        <w:rPr>
          <w:rFonts w:hint="eastAsia"/>
        </w:rPr>
        <w:t>（导向危险侧），因此该功能不会导致安全问题。该功能主要在</w:t>
      </w:r>
      <w:r>
        <w:rPr>
          <w:rFonts w:hint="eastAsia"/>
        </w:rPr>
        <w:t>CCNV</w:t>
      </w:r>
      <w:r>
        <w:rPr>
          <w:rFonts w:hint="eastAsia"/>
        </w:rPr>
        <w:t>进行组合测试时使用。</w:t>
      </w:r>
    </w:p>
    <w:p w:rsidR="00F0302D" w:rsidP="00C93484" w:rsidRDefault="00F0302D">
      <w:pPr>
        <w:pStyle w:val="Reqtify"/>
      </w:pPr>
      <w:r>
        <w:rPr>
          <w:rFonts w:hint="eastAsia"/>
        </w:rPr>
        <w:t>When some vital outputs are "not disabled" by CCNV, ATP shall set their values as commands calculated by ATP;</w:t>
      </w:r>
      <w:r w:rsidR="00397BD9">
        <w:rPr>
          <w:rFonts w:hint="eastAsia"/>
        </w:rPr>
        <w:t xml:space="preserve"> and </w:t>
      </w:r>
      <w:r>
        <w:rPr>
          <w:rFonts w:hint="eastAsia"/>
        </w:rPr>
        <w:t xml:space="preserve">if CCNV disabled these outputs channel, ATP shall set their values as </w:t>
      </w:r>
      <w:r w:rsidRPr="000D0A8C">
        <w:t>restriction</w:t>
      </w:r>
      <w:r>
        <w:rPr>
          <w:rFonts w:hint="eastAsia"/>
        </w:rPr>
        <w:t>. That is to say, CCNV can coerce some output channels as restricted status (to the safe side), but cannot coerce them as permissive (to the hazardous side). This function normally used for the combined test.</w:t>
      </w:r>
    </w:p>
    <w:p w:rsidR="00F0302D" w:rsidP="00C93484" w:rsidRDefault="00F0302D">
      <w:pPr>
        <w:pStyle w:val="Reqtify"/>
      </w:pPr>
    </w:p>
    <w:p w:rsidRPr="00003A18" w:rsidR="00F24933" w:rsidP="00C93484" w:rsidRDefault="00F24933">
      <w:pPr>
        <w:pStyle w:val="Reqtify"/>
      </w:pPr>
    </w:p>
    <w:p w:rsidR="00F24933" w:rsidP="00F24933" w:rsidRDefault="00F24933">
      <w:pPr>
        <w:pStyle w:val="ReqtifyAltR"/>
      </w:pPr>
      <w:r>
        <w:t>[iTC_CC_ATP-SwRS-</w:t>
      </w:r>
      <w:r>
        <w:rPr>
          <w:rFonts w:hint="eastAsia"/>
        </w:rPr>
        <w:t>0465</w:t>
      </w:r>
      <w:r>
        <w:t>]</w:t>
      </w:r>
    </w:p>
    <w:p w:rsidR="00F24933" w:rsidP="00C93484" w:rsidRDefault="00F24933">
      <w:pPr>
        <w:pStyle w:val="Reqtify"/>
      </w:pPr>
      <w:bookmarkStart w:name="VIOM1VitalOut" w:id="10944"/>
      <w:r>
        <w:rPr>
          <w:rStyle w:val="aff2"/>
          <w:rFonts w:hint="eastAsia"/>
        </w:rPr>
        <w:t>VIOM1VitalOut</w:t>
      </w:r>
      <w:bookmarkEnd w:id="10944"/>
      <w:r>
        <w:rPr>
          <w:rFonts w:hint="eastAsia"/>
        </w:rPr>
        <w:t>，</w:t>
      </w:r>
      <w:bookmarkStart w:name="VIOM2VitalOut" w:id="10945"/>
      <w:r>
        <w:rPr>
          <w:rStyle w:val="aff2"/>
          <w:rFonts w:hint="eastAsia"/>
        </w:rPr>
        <w:t>VIOM2VitalOut</w:t>
      </w:r>
      <w:bookmarkEnd w:id="10945"/>
      <w:r>
        <w:rPr>
          <w:rFonts w:hint="eastAsia"/>
        </w:rPr>
        <w:t>，</w:t>
      </w:r>
      <w:r>
        <w:rPr>
          <w:rFonts w:hint="eastAsia"/>
        </w:rPr>
        <w:t>ATP</w:t>
      </w:r>
      <w:r>
        <w:rPr>
          <w:rFonts w:hint="eastAsia"/>
        </w:rPr>
        <w:t>输出给</w:t>
      </w:r>
      <w:r>
        <w:rPr>
          <w:rFonts w:hint="eastAsia"/>
        </w:rPr>
        <w:t>VIOM</w:t>
      </w:r>
      <w:r>
        <w:rPr>
          <w:rFonts w:hint="eastAsia"/>
        </w:rPr>
        <w:t>的车辆安全控制命令。</w:t>
      </w:r>
    </w:p>
    <w:p w:rsidR="00F24933" w:rsidP="00FA0FBB" w:rsidRDefault="00F24933">
      <w:pPr>
        <w:pStyle w:val="AltX"/>
      </w:pPr>
      <w:r>
        <w:rPr>
          <w:rFonts w:hint="eastAsia"/>
        </w:rPr>
        <w:t>对于每一个端口的具体含义，是由项目配置的。</w:t>
      </w:r>
      <w:r>
        <w:rPr>
          <w:rFonts w:hint="eastAsia"/>
        </w:rPr>
        <w:t>ATP</w:t>
      </w:r>
      <w:r>
        <w:rPr>
          <w:rFonts w:hint="eastAsia"/>
        </w:rPr>
        <w:t>支持的可配置端口如</w:t>
      </w:r>
      <w:r w:rsidR="001E45E1">
        <w:fldChar w:fldCharType="begin"/>
      </w:r>
      <w:r w:rsidR="001E45E1">
        <w:instrText xml:space="preserve"> </w:instrText>
      </w:r>
      <w:r w:rsidR="001E45E1">
        <w:rPr>
          <w:rFonts w:hint="eastAsia"/>
        </w:rPr>
        <w:instrText>REF _Ref347735561 \h</w:instrText>
      </w:r>
      <w:r w:rsidR="001E45E1">
        <w:instrText xml:space="preserve"> </w:instrText>
      </w:r>
      <w:r w:rsidR="001E45E1">
        <w:fldChar w:fldCharType="separate"/>
      </w:r>
      <w:r w:rsidR="00DE178B">
        <w:t xml:space="preserve">Table </w:t>
      </w:r>
      <w:r w:rsidR="00DE178B">
        <w:rPr>
          <w:noProof/>
        </w:rPr>
        <w:t>5</w:t>
      </w:r>
      <w:r w:rsidR="00DE178B">
        <w:noBreakHyphen/>
      </w:r>
      <w:r w:rsidR="00DE178B">
        <w:rPr>
          <w:noProof/>
        </w:rPr>
        <w:t>14</w:t>
      </w:r>
      <w:r w:rsidR="001E45E1">
        <w:fldChar w:fldCharType="end"/>
      </w:r>
      <w:r>
        <w:rPr>
          <w:rFonts w:hint="eastAsia"/>
        </w:rPr>
        <w:t>所示。</w:t>
      </w:r>
    </w:p>
    <w:p w:rsidR="00F24933" w:rsidP="00FA0FBB" w:rsidRDefault="00F24933">
      <w:pPr>
        <w:pStyle w:val="AltX"/>
      </w:pPr>
      <w:r>
        <w:rPr>
          <w:rFonts w:hint="eastAsia"/>
        </w:rPr>
        <w:lastRenderedPageBreak/>
        <w:t>只有当</w:t>
      </w:r>
      <w:r>
        <w:rPr>
          <w:rFonts w:hint="eastAsia"/>
        </w:rPr>
        <w:t>CC</w:t>
      </w:r>
      <w:r>
        <w:rPr>
          <w:rFonts w:hint="eastAsia"/>
        </w:rPr>
        <w:t>未工作超时且</w:t>
      </w:r>
      <w:r>
        <w:rPr>
          <w:rFonts w:hint="eastAsia"/>
        </w:rPr>
        <w:t>CCNV</w:t>
      </w:r>
      <w:r>
        <w:rPr>
          <w:rFonts w:hint="eastAsia"/>
        </w:rPr>
        <w:t>未禁止该端口输出时，才能根据</w:t>
      </w:r>
      <w:r>
        <w:rPr>
          <w:rFonts w:hint="eastAsia"/>
        </w:rPr>
        <w:t>ATP</w:t>
      </w:r>
      <w:r>
        <w:rPr>
          <w:rFonts w:hint="eastAsia"/>
        </w:rPr>
        <w:t>计算结果输出该端口；否则，</w:t>
      </w:r>
      <w:r>
        <w:rPr>
          <w:rFonts w:hint="eastAsia"/>
        </w:rPr>
        <w:t>ATP</w:t>
      </w:r>
      <w:r>
        <w:rPr>
          <w:rFonts w:hint="eastAsia"/>
        </w:rPr>
        <w:t>默认该端口为限制状态。</w:t>
      </w:r>
    </w:p>
    <w:p w:rsidR="00F24933" w:rsidP="00C93484" w:rsidRDefault="00F24933">
      <w:pPr>
        <w:pStyle w:val="Reqtify"/>
      </w:pPr>
    </w:p>
    <w:p w:rsidR="00F24933" w:rsidP="000431E0" w:rsidRDefault="00F24933">
      <w:pPr>
        <w:pStyle w:val="af7"/>
      </w:pPr>
      <w:r>
        <w:t xml:space="preserve">def </w:t>
      </w:r>
      <w:hyperlink w:history="1" w:anchor="VIOM1VitalOut">
        <w:r w:rsidR="00A41E55">
          <w:rPr>
            <w:rStyle w:val="ac"/>
          </w:rPr>
          <w:t>VIOM1VitalOut</w:t>
        </w:r>
      </w:hyperlink>
      <w:r>
        <w:rPr>
          <w:color w:val="FF8000"/>
        </w:rPr>
        <w:t>(</w:t>
      </w:r>
      <w:r>
        <w:t>k</w:t>
      </w:r>
      <w:r>
        <w:rPr>
          <w:color w:val="FF8000"/>
        </w:rPr>
        <w:t>)</w:t>
      </w:r>
      <w:r>
        <w:t xml:space="preserve">:     </w:t>
      </w:r>
    </w:p>
    <w:p w:rsidR="00F24933" w:rsidP="000431E0" w:rsidRDefault="00F24933">
      <w:pPr>
        <w:pStyle w:val="af7"/>
      </w:pPr>
      <w:r>
        <w:t xml:space="preserve">    for port </w:t>
      </w:r>
      <w:r w:rsidRPr="00113E1C">
        <w:t>in</w:t>
      </w:r>
      <w:r>
        <w:t xml:space="preserve"> </w:t>
      </w:r>
      <w:hyperlink w:history="1" w:anchor="range">
        <w:r w:rsidRPr="003B2B37" w:rsidR="003B2B37">
          <w:rPr>
            <w:rStyle w:val="ac"/>
          </w:rPr>
          <w:t>range</w:t>
        </w:r>
      </w:hyperlink>
      <w:r w:rsidRPr="003B2B37">
        <w:t>(</w:t>
      </w:r>
      <w:r w:rsidRPr="003B2B37" w:rsidR="0028752B">
        <w:t>0,</w:t>
      </w:r>
      <w:r w:rsidR="0028752B">
        <w:t xml:space="preserve"> </w:t>
      </w:r>
      <w:r w:rsidRPr="003B2B37">
        <w:t>MAX_VITAL_OUTPUT_NB)</w:t>
      </w:r>
      <w:r>
        <w:t>:</w:t>
      </w:r>
    </w:p>
    <w:p w:rsidR="007E1FD3" w:rsidP="000431E0" w:rsidRDefault="00F24933">
      <w:pPr>
        <w:pStyle w:val="af7"/>
      </w:pPr>
      <w:r>
        <w:t xml:space="preserve">        if </w:t>
      </w:r>
      <w:r w:rsidRPr="003B2B37">
        <w:t>(</w:t>
      </w:r>
      <w:r w:rsidRPr="00113E1C">
        <w:t>not</w:t>
      </w:r>
      <w:r>
        <w:t xml:space="preserve"> </w:t>
      </w:r>
      <w:hyperlink w:history="1" w:anchor="CCworkOvertime">
        <w:r w:rsidR="000A117D">
          <w:rPr>
            <w:rStyle w:val="ac"/>
          </w:rPr>
          <w:t>CCworkOvertime</w:t>
        </w:r>
      </w:hyperlink>
      <w:r w:rsidRPr="003B2B37">
        <w:t>(</w:t>
      </w:r>
      <w:r>
        <w:t>k</w:t>
      </w:r>
      <w:r w:rsidRPr="003B2B37">
        <w:t>)</w:t>
      </w:r>
    </w:p>
    <w:p w:rsidR="00F24933" w:rsidP="000431E0" w:rsidRDefault="007E1FD3">
      <w:pPr>
        <w:pStyle w:val="af7"/>
      </w:pPr>
      <w:r>
        <w:rPr>
          <w:rFonts w:hint="eastAsia"/>
        </w:rPr>
        <w:t xml:space="preserve">            and not </w:t>
      </w:r>
      <w:hyperlink w:history="1" w:anchor="MatchRebootCondition">
        <w:r w:rsidRPr="007E1FD3">
          <w:rPr>
            <w:rStyle w:val="ac"/>
            <w:rFonts w:hint="eastAsia"/>
          </w:rPr>
          <w:t>MatchRebootCondition</w:t>
        </w:r>
      </w:hyperlink>
      <w:r>
        <w:rPr>
          <w:rFonts w:hint="eastAsia"/>
        </w:rPr>
        <w:t xml:space="preserve">(k) </w:t>
      </w:r>
    </w:p>
    <w:p w:rsidRPr="00FB17BC" w:rsidR="00F24933" w:rsidP="000431E0" w:rsidRDefault="00F24933">
      <w:pPr>
        <w:pStyle w:val="af7"/>
        <w:rPr>
          <w:lang w:val="fr-FR"/>
        </w:rPr>
      </w:pPr>
      <w:r>
        <w:t xml:space="preserve">            </w:t>
      </w:r>
      <w:r w:rsidRPr="00FB17BC">
        <w:rPr>
          <w:lang w:val="fr-FR"/>
        </w:rPr>
        <w:t xml:space="preserve">and </w:t>
      </w:r>
      <w:hyperlink w:history="1" w:anchor="VIOM1OutNotDisabled">
        <w:r w:rsidRPr="00FB17BC" w:rsidR="00F27DC1">
          <w:rPr>
            <w:rStyle w:val="ac"/>
            <w:lang w:val="fr-FR"/>
          </w:rPr>
          <w:t>VIOM1OutNotDisabled</w:t>
        </w:r>
      </w:hyperlink>
      <w:r w:rsidRPr="00FB17BC">
        <w:rPr>
          <w:lang w:val="fr-FR"/>
        </w:rPr>
        <w:t>(k)[port]):</w:t>
      </w:r>
    </w:p>
    <w:p w:rsidRPr="00F81CA1" w:rsidR="00F24933" w:rsidP="000431E0" w:rsidRDefault="00F24933">
      <w:pPr>
        <w:pStyle w:val="af7"/>
        <w:rPr>
          <w:lang w:val="fr-FR"/>
        </w:rPr>
      </w:pPr>
      <w:r w:rsidRPr="00FB17BC">
        <w:rPr>
          <w:lang w:val="fr-FR"/>
        </w:rPr>
        <w:t xml:space="preserve">            </w:t>
      </w:r>
      <w:hyperlink w:history="1" w:anchor="VIOM1VitalOut">
        <w:r w:rsidRPr="00F81CA1" w:rsidR="00A41E55">
          <w:rPr>
            <w:rStyle w:val="ac"/>
            <w:lang w:val="fr-FR"/>
          </w:rPr>
          <w:t>VIOM1VitalOut</w:t>
        </w:r>
      </w:hyperlink>
      <w:r w:rsidRPr="00F81CA1">
        <w:rPr>
          <w:lang w:val="fr-FR"/>
        </w:rPr>
        <w:t xml:space="preserve">[port] = </w:t>
      </w:r>
      <w:hyperlink w:history="1" w:anchor="Offline">
        <w:r w:rsidRPr="00F81CA1" w:rsidR="00813AB3">
          <w:rPr>
            <w:rStyle w:val="ac"/>
            <w:lang w:val="fr-FR"/>
          </w:rPr>
          <w:t>Offline</w:t>
        </w:r>
      </w:hyperlink>
      <w:r w:rsidRPr="00F81CA1" w:rsidR="00155088">
        <w:rPr>
          <w:lang w:val="fr-FR"/>
        </w:rPr>
        <w:t>.</w:t>
      </w:r>
      <w:hyperlink w:history="1" w:anchor="GetVIOM1VitalOut">
        <w:r w:rsidRPr="00F81CA1" w:rsidR="00C64E92">
          <w:rPr>
            <w:rStyle w:val="ac"/>
            <w:lang w:val="fr-FR"/>
          </w:rPr>
          <w:t>GetVIOM1VitalOut</w:t>
        </w:r>
      </w:hyperlink>
      <w:r w:rsidRPr="00F81CA1">
        <w:rPr>
          <w:lang w:val="fr-FR"/>
        </w:rPr>
        <w:t>(port)</w:t>
      </w:r>
    </w:p>
    <w:p w:rsidRPr="00F81CA1" w:rsidR="00F24933" w:rsidP="000431E0" w:rsidRDefault="00F24933">
      <w:pPr>
        <w:pStyle w:val="af7"/>
        <w:rPr>
          <w:lang w:val="fr-FR"/>
        </w:rPr>
      </w:pPr>
      <w:r w:rsidRPr="00F81CA1">
        <w:rPr>
          <w:lang w:val="fr-FR"/>
        </w:rPr>
        <w:t xml:space="preserve">        else:</w:t>
      </w:r>
    </w:p>
    <w:p w:rsidRPr="00F81CA1" w:rsidR="00F24933" w:rsidP="000431E0" w:rsidRDefault="00F24933">
      <w:pPr>
        <w:pStyle w:val="af7"/>
        <w:rPr>
          <w:lang w:val="fr-FR"/>
        </w:rPr>
      </w:pPr>
      <w:r w:rsidRPr="00F81CA1">
        <w:rPr>
          <w:lang w:val="fr-FR"/>
        </w:rPr>
        <w:t xml:space="preserve">            </w:t>
      </w:r>
      <w:hyperlink w:history="1" w:anchor="VIOM1VitalOut">
        <w:r w:rsidRPr="00F81CA1" w:rsidR="00A41E55">
          <w:rPr>
            <w:rStyle w:val="ac"/>
            <w:lang w:val="fr-FR"/>
          </w:rPr>
          <w:t>VIOM1VitalOut</w:t>
        </w:r>
      </w:hyperlink>
      <w:r w:rsidRPr="00F81CA1">
        <w:rPr>
          <w:lang w:val="fr-FR"/>
        </w:rPr>
        <w:t xml:space="preserve">[port] = </w:t>
      </w:r>
      <w:r w:rsidRPr="00F81CA1">
        <w:rPr>
          <w:rStyle w:val="aff1"/>
          <w:lang w:val="fr-FR"/>
        </w:rPr>
        <w:t>False</w:t>
      </w:r>
    </w:p>
    <w:p w:rsidRPr="00F81CA1" w:rsidR="00F24933" w:rsidP="000431E0" w:rsidRDefault="00F24933">
      <w:pPr>
        <w:pStyle w:val="af7"/>
        <w:rPr>
          <w:lang w:val="fr-FR"/>
        </w:rPr>
      </w:pPr>
      <w:r w:rsidRPr="00F81CA1">
        <w:rPr>
          <w:lang w:val="fr-FR"/>
        </w:rPr>
        <w:t xml:space="preserve">    return </w:t>
      </w:r>
      <w:hyperlink w:history="1" w:anchor="VIOM1VitalOut">
        <w:r w:rsidRPr="00F81CA1" w:rsidR="00A41E55">
          <w:rPr>
            <w:rStyle w:val="ac"/>
            <w:lang w:val="fr-FR"/>
          </w:rPr>
          <w:t>VIOM1VitalOut</w:t>
        </w:r>
      </w:hyperlink>
    </w:p>
    <w:p w:rsidRPr="00F81CA1" w:rsidR="00F24933" w:rsidP="00C93484" w:rsidRDefault="00F24933">
      <w:pPr>
        <w:pStyle w:val="Reqtify"/>
        <w:rPr>
          <w:lang w:val="fr-FR"/>
        </w:rPr>
      </w:pPr>
    </w:p>
    <w:p w:rsidR="00F24933" w:rsidP="000431E0" w:rsidRDefault="00F24933">
      <w:pPr>
        <w:pStyle w:val="af7"/>
      </w:pPr>
      <w:r>
        <w:t xml:space="preserve">def </w:t>
      </w:r>
      <w:hyperlink w:history="1" w:anchor="VIOM2VitalOut">
        <w:r w:rsidR="000A117D">
          <w:rPr>
            <w:rStyle w:val="ac"/>
          </w:rPr>
          <w:t>VIOM2VitalOut</w:t>
        </w:r>
      </w:hyperlink>
      <w:r w:rsidRPr="003B2B37">
        <w:t>(</w:t>
      </w:r>
      <w:r>
        <w:t>k</w:t>
      </w:r>
      <w:r w:rsidRPr="003B2B37">
        <w:t>)</w:t>
      </w:r>
      <w:r>
        <w:t>:</w:t>
      </w:r>
    </w:p>
    <w:p w:rsidR="00F24933" w:rsidP="000431E0" w:rsidRDefault="00F24933">
      <w:pPr>
        <w:pStyle w:val="af7"/>
      </w:pPr>
      <w:r>
        <w:t xml:space="preserve">    for port </w:t>
      </w:r>
      <w:r w:rsidRPr="00113E1C">
        <w:t>in</w:t>
      </w:r>
      <w:r>
        <w:t xml:space="preserve"> </w:t>
      </w:r>
      <w:hyperlink w:history="1" w:anchor="range">
        <w:r w:rsidRPr="003B2B37" w:rsidR="003B2B37">
          <w:rPr>
            <w:rStyle w:val="ac"/>
          </w:rPr>
          <w:t>range</w:t>
        </w:r>
      </w:hyperlink>
      <w:r w:rsidRPr="003B2B37">
        <w:t>(</w:t>
      </w:r>
      <w:r w:rsidR="0028752B">
        <w:rPr>
          <w:color w:val="800000"/>
        </w:rPr>
        <w:t>0</w:t>
      </w:r>
      <w:r w:rsidR="0028752B">
        <w:rPr>
          <w:color w:val="FF8000"/>
        </w:rPr>
        <w:t>,</w:t>
      </w:r>
      <w:r w:rsidR="0028752B">
        <w:t xml:space="preserve"> </w:t>
      </w:r>
      <w:r>
        <w:rPr>
          <w:u w:val="single"/>
        </w:rPr>
        <w:t>MAX_VITAL_OUTPUT_NB</w:t>
      </w:r>
      <w:r>
        <w:rPr>
          <w:color w:val="FF8000"/>
        </w:rPr>
        <w:t>)</w:t>
      </w:r>
      <w:r>
        <w:t>:</w:t>
      </w:r>
    </w:p>
    <w:p w:rsidR="00F24933" w:rsidP="000431E0" w:rsidRDefault="00F24933">
      <w:pPr>
        <w:pStyle w:val="af7"/>
      </w:pPr>
      <w:r>
        <w:t xml:space="preserve">        if </w:t>
      </w:r>
      <w:r>
        <w:rPr>
          <w:color w:val="FF8000"/>
        </w:rPr>
        <w:t>(</w:t>
      </w:r>
      <w:r w:rsidRPr="00113E1C">
        <w:t>not</w:t>
      </w:r>
      <w:r>
        <w:t xml:space="preserve"> </w:t>
      </w:r>
      <w:hyperlink w:history="1" w:anchor="CCworkOvertime">
        <w:r w:rsidR="000A117D">
          <w:rPr>
            <w:rStyle w:val="ac"/>
          </w:rPr>
          <w:t>CCworkOvertime</w:t>
        </w:r>
      </w:hyperlink>
      <w:r>
        <w:rPr>
          <w:color w:val="FF8000"/>
        </w:rPr>
        <w:t>(</w:t>
      </w:r>
      <w:r>
        <w:t>k</w:t>
      </w:r>
      <w:r>
        <w:rPr>
          <w:color w:val="FF8000"/>
        </w:rPr>
        <w:t>)</w:t>
      </w:r>
    </w:p>
    <w:p w:rsidR="007E1FD3" w:rsidP="000431E0" w:rsidRDefault="007E1FD3">
      <w:pPr>
        <w:pStyle w:val="af7"/>
      </w:pPr>
      <w:r w:rsidRPr="007E1FD3">
        <w:rPr>
          <w:rFonts w:hint="eastAsia"/>
        </w:rPr>
        <w:t xml:space="preserve">            and not </w:t>
      </w:r>
      <w:hyperlink w:history="1" w:anchor="MatchRebootCondition">
        <w:r w:rsidRPr="007E1FD3">
          <w:rPr>
            <w:rStyle w:val="ac"/>
            <w:rFonts w:hint="eastAsia"/>
          </w:rPr>
          <w:t>MatchRebootCondition</w:t>
        </w:r>
      </w:hyperlink>
      <w:r w:rsidRPr="007E1FD3">
        <w:rPr>
          <w:rFonts w:hint="eastAsia"/>
        </w:rPr>
        <w:t>(k)</w:t>
      </w:r>
    </w:p>
    <w:p w:rsidRPr="00C95412" w:rsidR="00F24933" w:rsidP="000431E0" w:rsidRDefault="00F24933">
      <w:pPr>
        <w:pStyle w:val="af7"/>
        <w:rPr>
          <w:lang w:val="fr-FR"/>
        </w:rPr>
      </w:pPr>
      <w:r>
        <w:t xml:space="preserve">            </w:t>
      </w:r>
      <w:r w:rsidRPr="00C95412">
        <w:rPr>
          <w:lang w:val="fr-FR"/>
        </w:rPr>
        <w:t xml:space="preserve">and </w:t>
      </w:r>
      <w:hyperlink w:history="1" w:anchor="VIOM2OutNotDisabled">
        <w:r w:rsidRPr="00C95412" w:rsidR="000A117D">
          <w:rPr>
            <w:rStyle w:val="ac"/>
            <w:lang w:val="fr-FR"/>
          </w:rPr>
          <w:t>VIOM2OutNotDisabled</w:t>
        </w:r>
      </w:hyperlink>
      <w:r w:rsidRPr="00C95412">
        <w:rPr>
          <w:color w:val="FF8000"/>
          <w:lang w:val="fr-FR"/>
        </w:rPr>
        <w:t>(</w:t>
      </w:r>
      <w:r w:rsidRPr="00C95412">
        <w:rPr>
          <w:lang w:val="fr-FR"/>
        </w:rPr>
        <w:t>k</w:t>
      </w:r>
      <w:r w:rsidRPr="00C95412">
        <w:rPr>
          <w:color w:val="FF8000"/>
          <w:lang w:val="fr-FR"/>
        </w:rPr>
        <w:t>)[</w:t>
      </w:r>
      <w:r w:rsidRPr="00C95412">
        <w:rPr>
          <w:lang w:val="fr-FR"/>
        </w:rPr>
        <w:t>port</w:t>
      </w:r>
      <w:r w:rsidRPr="00C95412">
        <w:rPr>
          <w:color w:val="FF8000"/>
          <w:lang w:val="fr-FR"/>
        </w:rPr>
        <w:t>])</w:t>
      </w:r>
      <w:r w:rsidRPr="00C95412">
        <w:rPr>
          <w:lang w:val="fr-FR"/>
        </w:rPr>
        <w:t>:</w:t>
      </w:r>
    </w:p>
    <w:p w:rsidRPr="00F81CA1" w:rsidR="00F24933" w:rsidP="000431E0" w:rsidRDefault="00F24933">
      <w:pPr>
        <w:pStyle w:val="af7"/>
        <w:rPr>
          <w:lang w:val="fr-FR"/>
        </w:rPr>
      </w:pPr>
      <w:r w:rsidRPr="00C95412">
        <w:rPr>
          <w:lang w:val="fr-FR"/>
        </w:rPr>
        <w:t xml:space="preserve">            </w:t>
      </w:r>
      <w:hyperlink w:history="1" w:anchor="VIOM2VitalOut">
        <w:r w:rsidRPr="00F81CA1" w:rsidR="000A117D">
          <w:rPr>
            <w:rStyle w:val="ac"/>
            <w:lang w:val="fr-FR"/>
          </w:rPr>
          <w:t>VIOM2VitalOut</w:t>
        </w:r>
      </w:hyperlink>
      <w:r w:rsidRPr="00F81CA1">
        <w:rPr>
          <w:color w:val="FF8000"/>
          <w:lang w:val="fr-FR"/>
        </w:rPr>
        <w:t>[</w:t>
      </w:r>
      <w:r w:rsidRPr="00F81CA1">
        <w:rPr>
          <w:lang w:val="fr-FR"/>
        </w:rPr>
        <w:t>port</w:t>
      </w:r>
      <w:r w:rsidRPr="00F81CA1">
        <w:rPr>
          <w:color w:val="FF8000"/>
          <w:lang w:val="fr-FR"/>
        </w:rPr>
        <w:t>]</w:t>
      </w:r>
      <w:r w:rsidRPr="00F81CA1">
        <w:rPr>
          <w:lang w:val="fr-FR"/>
        </w:rPr>
        <w:t xml:space="preserve"> </w:t>
      </w:r>
      <w:r w:rsidRPr="00F81CA1">
        <w:rPr>
          <w:color w:val="FF8000"/>
          <w:lang w:val="fr-FR"/>
        </w:rPr>
        <w:t>=</w:t>
      </w:r>
      <w:r w:rsidRPr="00F81CA1">
        <w:rPr>
          <w:lang w:val="fr-FR"/>
        </w:rPr>
        <w:t xml:space="preserve"> </w:t>
      </w:r>
      <w:hyperlink w:history="1" w:anchor="Offline">
        <w:r w:rsidRPr="00F81CA1" w:rsidR="00813AB3">
          <w:rPr>
            <w:rStyle w:val="ac"/>
            <w:lang w:val="fr-FR"/>
          </w:rPr>
          <w:t>Offline</w:t>
        </w:r>
      </w:hyperlink>
      <w:r w:rsidRPr="00F81CA1" w:rsidR="00155088">
        <w:rPr>
          <w:lang w:val="fr-FR"/>
        </w:rPr>
        <w:t>.</w:t>
      </w:r>
      <w:hyperlink w:history="1" w:anchor="GetVIOM2VitalOut">
        <w:r w:rsidRPr="00F81CA1" w:rsidR="00C64E92">
          <w:rPr>
            <w:rStyle w:val="ac"/>
            <w:lang w:val="fr-FR"/>
          </w:rPr>
          <w:t>GetVIOM2VitalOut</w:t>
        </w:r>
      </w:hyperlink>
      <w:r w:rsidRPr="00F81CA1">
        <w:rPr>
          <w:color w:val="FF8000"/>
          <w:lang w:val="fr-FR"/>
        </w:rPr>
        <w:t>(</w:t>
      </w:r>
      <w:r w:rsidRPr="00F81CA1">
        <w:rPr>
          <w:lang w:val="fr-FR"/>
        </w:rPr>
        <w:t>port</w:t>
      </w:r>
      <w:r w:rsidRPr="00F81CA1">
        <w:rPr>
          <w:color w:val="FF8000"/>
          <w:lang w:val="fr-FR"/>
        </w:rPr>
        <w:t>)</w:t>
      </w:r>
    </w:p>
    <w:p w:rsidRPr="00F81CA1" w:rsidR="00F24933" w:rsidP="000431E0" w:rsidRDefault="00F24933">
      <w:pPr>
        <w:pStyle w:val="af7"/>
        <w:rPr>
          <w:lang w:val="fr-FR"/>
        </w:rPr>
      </w:pPr>
      <w:r w:rsidRPr="00F81CA1">
        <w:rPr>
          <w:lang w:val="fr-FR"/>
        </w:rPr>
        <w:t xml:space="preserve">        else:</w:t>
      </w:r>
    </w:p>
    <w:p w:rsidRPr="00F81CA1" w:rsidR="00F24933" w:rsidP="000431E0" w:rsidRDefault="00F24933">
      <w:pPr>
        <w:pStyle w:val="af7"/>
        <w:rPr>
          <w:lang w:val="fr-FR"/>
        </w:rPr>
      </w:pPr>
      <w:r w:rsidRPr="00F81CA1">
        <w:rPr>
          <w:lang w:val="fr-FR"/>
        </w:rPr>
        <w:t xml:space="preserve">            </w:t>
      </w:r>
      <w:hyperlink w:history="1" w:anchor="VIOM2VitalOut">
        <w:r w:rsidRPr="00F81CA1" w:rsidR="000A117D">
          <w:rPr>
            <w:rStyle w:val="ac"/>
            <w:lang w:val="fr-FR"/>
          </w:rPr>
          <w:t>VIOM2VitalOut</w:t>
        </w:r>
      </w:hyperlink>
      <w:r w:rsidRPr="00F81CA1">
        <w:rPr>
          <w:color w:val="FF8000"/>
          <w:lang w:val="fr-FR"/>
        </w:rPr>
        <w:t>[</w:t>
      </w:r>
      <w:r w:rsidRPr="00F81CA1">
        <w:rPr>
          <w:lang w:val="fr-FR"/>
        </w:rPr>
        <w:t>port</w:t>
      </w:r>
      <w:r w:rsidRPr="00F81CA1">
        <w:rPr>
          <w:color w:val="FF8000"/>
          <w:lang w:val="fr-FR"/>
        </w:rPr>
        <w:t>]</w:t>
      </w:r>
      <w:r w:rsidRPr="00F81CA1">
        <w:rPr>
          <w:lang w:val="fr-FR"/>
        </w:rPr>
        <w:t xml:space="preserve"> </w:t>
      </w:r>
      <w:r w:rsidRPr="00F81CA1">
        <w:rPr>
          <w:color w:val="FF8000"/>
          <w:lang w:val="fr-FR"/>
        </w:rPr>
        <w:t>=</w:t>
      </w:r>
      <w:r w:rsidRPr="00F81CA1">
        <w:rPr>
          <w:lang w:val="fr-FR"/>
        </w:rPr>
        <w:t xml:space="preserve"> </w:t>
      </w:r>
      <w:r w:rsidRPr="00F81CA1">
        <w:rPr>
          <w:rStyle w:val="aff1"/>
          <w:lang w:val="fr-FR"/>
        </w:rPr>
        <w:t>False</w:t>
      </w:r>
    </w:p>
    <w:p w:rsidRPr="00F81CA1" w:rsidR="00F24933" w:rsidP="000431E0" w:rsidRDefault="00F24933">
      <w:pPr>
        <w:pStyle w:val="af7"/>
        <w:rPr>
          <w:lang w:val="fr-FR"/>
        </w:rPr>
      </w:pPr>
      <w:r w:rsidRPr="00F81CA1">
        <w:rPr>
          <w:lang w:val="fr-FR"/>
        </w:rPr>
        <w:t xml:space="preserve">    return </w:t>
      </w:r>
      <w:hyperlink w:history="1" w:anchor="VIOM2VitalOut">
        <w:r w:rsidRPr="00F81CA1" w:rsidR="000A117D">
          <w:rPr>
            <w:rStyle w:val="ac"/>
            <w:lang w:val="fr-FR"/>
          </w:rPr>
          <w:t>VIOM2VitalOut</w:t>
        </w:r>
      </w:hyperlink>
    </w:p>
    <w:p w:rsidRPr="008A1414" w:rsidR="00F24933" w:rsidP="000C0D62" w:rsidRDefault="00F24933">
      <w:pPr>
        <w:pStyle w:val="ReqtifyAltQ"/>
      </w:pPr>
      <w:r w:rsidRPr="008A1414">
        <w:t>#Category=Functional</w:t>
      </w:r>
    </w:p>
    <w:p w:rsidRPr="008A1414" w:rsidR="00F24933" w:rsidP="000C0D62" w:rsidRDefault="00F24933">
      <w:pPr>
        <w:pStyle w:val="ReqtifyAltQ"/>
      </w:pPr>
      <w:r w:rsidRPr="008A1414">
        <w:t>#Contribution</w:t>
      </w:r>
      <w:r>
        <w:t>=SIL4</w:t>
      </w:r>
    </w:p>
    <w:p w:rsidR="009328EA" w:rsidP="000C0D62" w:rsidRDefault="00F24933">
      <w:pPr>
        <w:pStyle w:val="ReqtifyAltQ"/>
        <w:rPr>
          <w:ins w:author="常鸣" w:date="2014-07-03T14:27:00Z" w:id="10946"/>
        </w:rPr>
      </w:pPr>
      <w:del w:author="常鸣" w:date="2014-07-03T14:27:00Z" w:id="10947">
        <w:r w:rsidRPr="008A1414" w:rsidDel="009328EA">
          <w:delText>#S</w:delText>
        </w:r>
      </w:del>
      <w:ins w:author="常鸣" w:date="2014-07-03T14:27:00Z" w:id="10948">
        <w:r w:rsidR="009328EA">
          <w:t>#Allocation=ATP Software</w:t>
        </w:r>
      </w:ins>
      <w:ins w:author="常鸣" w:date="2014-07-03T15:05:00Z" w:id="10949">
        <w:r w:rsidR="006D51C2">
          <w:rPr>
            <w:rFonts w:hint="eastAsia"/>
          </w:rPr>
          <w:t>, Vital Embedded Setting</w:t>
        </w:r>
      </w:ins>
    </w:p>
    <w:p w:rsidRPr="008A1414" w:rsidR="00F24933" w:rsidP="000C0D62" w:rsidRDefault="009328EA">
      <w:pPr>
        <w:pStyle w:val="ReqtifyAltQ"/>
      </w:pPr>
      <w:ins w:author="常鸣" w:date="2014-07-03T14:27:00Z" w:id="10950">
        <w:r>
          <w:t>#S</w:t>
        </w:r>
      </w:ins>
      <w:r w:rsidRPr="008A1414" w:rsidR="00F24933">
        <w:t>ource=</w:t>
      </w:r>
      <w:r w:rsidRPr="00DB0ED4" w:rsidR="00F24933">
        <w:t>[</w:t>
      </w:r>
      <w:r w:rsidR="00F24933">
        <w:t>iTC_CC-SyAD</w:t>
      </w:r>
      <w:r w:rsidRPr="00DB0ED4" w:rsidR="00F24933">
        <w:t>-</w:t>
      </w:r>
      <w:r w:rsidR="00F24933">
        <w:rPr>
          <w:rFonts w:hint="eastAsia"/>
        </w:rPr>
        <w:t>0043</w:t>
      </w:r>
      <w:r w:rsidRPr="00DB0ED4" w:rsidR="00F24933">
        <w:rPr>
          <w:rFonts w:hint="eastAsia"/>
        </w:rPr>
        <w:t>]</w:t>
      </w:r>
      <w:r w:rsidR="00F24933">
        <w:rPr>
          <w:rFonts w:hint="eastAsia"/>
        </w:rPr>
        <w:t xml:space="preserve">, </w:t>
      </w:r>
      <w:r w:rsidRPr="00DB0ED4" w:rsidR="00F24933">
        <w:t>[</w:t>
      </w:r>
      <w:r w:rsidR="00F24933">
        <w:t>iTC_CC-SyAD</w:t>
      </w:r>
      <w:r w:rsidRPr="00DB0ED4" w:rsidR="00F24933">
        <w:t>-</w:t>
      </w:r>
      <w:r w:rsidR="00F24933">
        <w:rPr>
          <w:rFonts w:hint="eastAsia"/>
        </w:rPr>
        <w:t>0114</w:t>
      </w:r>
      <w:r w:rsidRPr="00DB0ED4" w:rsidR="00F24933">
        <w:rPr>
          <w:rFonts w:hint="eastAsia"/>
        </w:rPr>
        <w:t>]</w:t>
      </w:r>
      <w:r w:rsidR="00F24933">
        <w:t>,</w:t>
      </w:r>
      <w:r w:rsidRPr="006252D3" w:rsidR="006252D3">
        <w:t xml:space="preserve"> [iTC_CC-SyAD-</w:t>
      </w:r>
      <w:r w:rsidRPr="006252D3" w:rsidR="006252D3">
        <w:rPr>
          <w:rFonts w:hint="eastAsia"/>
        </w:rPr>
        <w:t>0</w:t>
      </w:r>
      <w:r w:rsidR="006252D3">
        <w:rPr>
          <w:rFonts w:hint="eastAsia"/>
        </w:rPr>
        <w:t>359</w:t>
      </w:r>
      <w:r w:rsidRPr="006252D3" w:rsidR="006252D3">
        <w:rPr>
          <w:rFonts w:hint="eastAsia"/>
        </w:rPr>
        <w:t>]</w:t>
      </w:r>
      <w:r w:rsidR="006252D3">
        <w:rPr>
          <w:rFonts w:hint="eastAsia"/>
        </w:rPr>
        <w:t>,</w:t>
      </w:r>
      <w:r w:rsidRPr="00537308" w:rsidR="00537308">
        <w:t xml:space="preserve"> </w:t>
      </w:r>
      <w:r w:rsidRPr="006252D3" w:rsidR="00537308">
        <w:t>[iTC_CC-SyAD-</w:t>
      </w:r>
      <w:r w:rsidR="00537308">
        <w:rPr>
          <w:rFonts w:hint="eastAsia"/>
        </w:rPr>
        <w:t>1129</w:t>
      </w:r>
      <w:r w:rsidRPr="006252D3" w:rsidR="00537308">
        <w:rPr>
          <w:rFonts w:hint="eastAsia"/>
        </w:rPr>
        <w:t>]</w:t>
      </w:r>
      <w:r w:rsidR="00537308">
        <w:rPr>
          <w:rFonts w:hint="eastAsia"/>
        </w:rPr>
        <w:t>,</w:t>
      </w:r>
      <w:r w:rsidR="00F24933">
        <w:t xml:space="preserve"> </w:t>
      </w:r>
      <w:r w:rsidRPr="00993D48" w:rsidR="00494119">
        <w:t>[iTC_CC-SyAD-0152]</w:t>
      </w:r>
      <w:r w:rsidR="00494119">
        <w:rPr>
          <w:rFonts w:hint="eastAsia"/>
        </w:rPr>
        <w:t>,</w:t>
      </w:r>
      <w:r w:rsidRPr="00877192" w:rsidR="00877192">
        <w:rPr>
          <w:rFonts w:hint="eastAsia"/>
        </w:rPr>
        <w:t xml:space="preserve"> </w:t>
      </w:r>
      <w:r w:rsidR="00877192">
        <w:rPr>
          <w:rFonts w:hint="eastAsia"/>
        </w:rPr>
        <w:t>[</w:t>
      </w:r>
      <w:r w:rsidR="00877192">
        <w:t>iTC_CC_ATP_SwHA-00</w:t>
      </w:r>
      <w:r w:rsidR="00877192">
        <w:rPr>
          <w:rFonts w:hint="eastAsia"/>
        </w:rPr>
        <w:t>17],</w:t>
      </w:r>
      <w:r w:rsidRPr="00C66828" w:rsidR="00494119">
        <w:t xml:space="preserve"> </w:t>
      </w:r>
      <w:r w:rsidRPr="00C66828" w:rsidR="00F24933">
        <w:t>[</w:t>
      </w:r>
      <w:r w:rsidR="00F24933">
        <w:t>iTC_CC_ATP_SwHA</w:t>
      </w:r>
      <w:r w:rsidRPr="00C66828" w:rsidR="00F24933">
        <w:t>-018</w:t>
      </w:r>
      <w:r w:rsidR="00F24933">
        <w:rPr>
          <w:rFonts w:hint="eastAsia"/>
        </w:rPr>
        <w:t>4</w:t>
      </w:r>
      <w:r w:rsidRPr="00C66828" w:rsidR="00F24933">
        <w:t>]</w:t>
      </w:r>
      <w:r w:rsidR="00F20BDC">
        <w:rPr>
          <w:rFonts w:hint="eastAsia"/>
        </w:rPr>
        <w:t>,</w:t>
      </w:r>
      <w:r w:rsidRPr="00F20BDC" w:rsidR="00F20BDC">
        <w:rPr>
          <w:rFonts w:hint="eastAsia"/>
        </w:rPr>
        <w:t xml:space="preserve"> [</w:t>
      </w:r>
      <w:r w:rsidRPr="00F20BDC" w:rsidR="00F20BDC">
        <w:t>iTC_CC_ATP_SwHA-0</w:t>
      </w:r>
      <w:r w:rsidRPr="00F20BDC" w:rsidR="00F20BDC">
        <w:rPr>
          <w:rFonts w:hint="eastAsia"/>
        </w:rPr>
        <w:t>27</w:t>
      </w:r>
      <w:r w:rsidR="00F20BDC">
        <w:rPr>
          <w:rFonts w:hint="eastAsia"/>
        </w:rPr>
        <w:t>0</w:t>
      </w:r>
      <w:r w:rsidRPr="00F20BDC" w:rsidR="00F20BDC">
        <w:rPr>
          <w:rFonts w:hint="eastAsia"/>
        </w:rPr>
        <w:t>]</w:t>
      </w:r>
    </w:p>
    <w:p w:rsidRPr="008A1414" w:rsidR="00F24933" w:rsidP="000C0D62" w:rsidRDefault="00F24933">
      <w:pPr>
        <w:pStyle w:val="ReqtifyAltQ"/>
      </w:pPr>
      <w:r w:rsidRPr="008A1414">
        <w:t>[End]</w:t>
      </w:r>
    </w:p>
    <w:p w:rsidRPr="00CD5D03" w:rsidR="00F24933" w:rsidP="00CD5D03" w:rsidRDefault="00F24933"/>
    <w:p w:rsidR="00F24933" w:rsidP="00C93484" w:rsidRDefault="00F24933">
      <w:pPr>
        <w:pStyle w:val="Reqtify"/>
      </w:pPr>
    </w:p>
    <w:p w:rsidR="00F24933" w:rsidP="00F24933" w:rsidRDefault="00F24933">
      <w:pPr>
        <w:pStyle w:val="affc"/>
      </w:pPr>
      <w:bookmarkStart w:name="_Ref385346210" w:id="10951"/>
      <w:bookmarkStart w:name="_Ref347735561" w:id="10952"/>
      <w:bookmarkStart w:name="_Ref343760894" w:id="10953"/>
      <w:bookmarkStart w:name="_Toc349031245" w:id="10954"/>
      <w:bookmarkStart w:name="_Toc347567356" w:id="10955"/>
      <w:bookmarkStart w:name="_Toc376183079" w:id="10956"/>
      <w:r>
        <w:t xml:space="preserve">Table </w:t>
      </w:r>
      <w:r w:rsidR="00FA0FBB">
        <w:fldChar w:fldCharType="begin"/>
      </w:r>
      <w:r w:rsidR="00FA0FBB">
        <w:instrText xml:space="preserve"> STYLEREF 1 \s </w:instrText>
      </w:r>
      <w:r w:rsidR="00FA0FBB">
        <w:fldChar w:fldCharType="separate"/>
      </w:r>
      <w:r w:rsidR="00DE178B">
        <w:t>5</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14</w:t>
      </w:r>
      <w:r w:rsidR="00FA0FBB">
        <w:fldChar w:fldCharType="end"/>
      </w:r>
      <w:bookmarkEnd w:id="10951"/>
      <w:bookmarkEnd w:id="10952"/>
      <w:bookmarkEnd w:id="10953"/>
      <w:r>
        <w:rPr>
          <w:rFonts w:hint="eastAsia"/>
        </w:rPr>
        <w:t xml:space="preserve"> </w:t>
      </w:r>
      <w:bookmarkStart w:name="_Ref385346206" w:id="10957"/>
      <w:r>
        <w:rPr>
          <w:rFonts w:hint="eastAsia"/>
        </w:rPr>
        <w:t>Configurable outputs for rolling stock</w:t>
      </w:r>
      <w:bookmarkEnd w:id="10954"/>
      <w:bookmarkEnd w:id="10955"/>
      <w:bookmarkEnd w:id="10956"/>
      <w:bookmarkEnd w:id="10957"/>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42"/>
        <w:gridCol w:w="4888"/>
        <w:gridCol w:w="3956"/>
      </w:tblGrid>
      <w:tr w:rsidRPr="00785CC7" w:rsidR="00F24933" w:rsidTr="00440313">
        <w:tc>
          <w:tcPr>
            <w:tcW w:w="2870" w:type="pct"/>
            <w:gridSpan w:val="2"/>
            <w:tcBorders>
              <w:top w:val="single" w:color="000000" w:sz="12" w:space="0"/>
              <w:bottom w:val="single" w:color="000000" w:sz="4" w:space="0"/>
            </w:tcBorders>
            <w:shd w:val="clear" w:color="auto" w:fill="E0E0E0"/>
          </w:tcPr>
          <w:p w:rsidRPr="00BF54F0" w:rsidR="00F24933" w:rsidP="00FA0FBB" w:rsidRDefault="00F24933">
            <w:pPr>
              <w:pStyle w:val="af6"/>
            </w:pPr>
            <w:r>
              <w:t>Name</w:t>
            </w:r>
          </w:p>
        </w:tc>
        <w:tc>
          <w:tcPr>
            <w:tcW w:w="2130" w:type="pct"/>
            <w:tcBorders>
              <w:top w:val="single" w:color="000000" w:sz="12" w:space="0"/>
              <w:bottom w:val="single" w:color="000000" w:sz="4" w:space="0"/>
            </w:tcBorders>
            <w:shd w:val="clear" w:color="auto" w:fill="E0E0E0"/>
          </w:tcPr>
          <w:p w:rsidRPr="00BF54F0" w:rsidR="00F24933" w:rsidP="00FA0FBB" w:rsidRDefault="00F24933">
            <w:pPr>
              <w:pStyle w:val="af6"/>
            </w:pPr>
            <w:r>
              <w:rPr>
                <w:rFonts w:hint="eastAsia"/>
              </w:rPr>
              <w:t>Description</w:t>
            </w:r>
          </w:p>
        </w:tc>
      </w:tr>
      <w:tr w:rsidR="00F24933" w:rsidTr="00440313">
        <w:tc>
          <w:tcPr>
            <w:tcW w:w="238" w:type="pct"/>
            <w:tcBorders>
              <w:top w:val="single" w:color="000000" w:sz="4" w:space="0"/>
            </w:tcBorders>
          </w:tcPr>
          <w:p w:rsidRPr="00F465C0" w:rsidR="00F24933" w:rsidP="00591D6B" w:rsidRDefault="00F24933">
            <w:pPr>
              <w:pStyle w:val="AltB0"/>
            </w:pPr>
          </w:p>
        </w:tc>
        <w:tc>
          <w:tcPr>
            <w:tcW w:w="2632" w:type="pct"/>
            <w:tcBorders>
              <w:top w:val="single" w:color="000000" w:sz="4" w:space="0"/>
            </w:tcBorders>
            <w:shd w:val="clear" w:color="auto" w:fill="auto"/>
          </w:tcPr>
          <w:p w:rsidRPr="00CC0ACB" w:rsidR="00F24933" w:rsidP="00591D6B" w:rsidRDefault="00532AED">
            <w:pPr>
              <w:pStyle w:val="AltB0"/>
            </w:pPr>
            <w:hyperlink w:history="1" w:anchor="InhibitEmergencyBrake">
              <w:r w:rsidR="00813AB3">
                <w:rPr>
                  <w:rStyle w:val="ac"/>
                </w:rPr>
                <w:t>InhibitEmergencyBrake</w:t>
              </w:r>
            </w:hyperlink>
          </w:p>
        </w:tc>
        <w:tc>
          <w:tcPr>
            <w:tcW w:w="2130" w:type="pct"/>
            <w:tcBorders>
              <w:top w:val="single" w:color="000000" w:sz="4" w:space="0"/>
            </w:tcBorders>
          </w:tcPr>
          <w:p w:rsidRPr="00CC0ACB" w:rsidR="00F24933" w:rsidP="00591D6B" w:rsidRDefault="00F24933">
            <w:pPr>
              <w:pStyle w:val="AltB0"/>
            </w:pPr>
            <w:r>
              <w:rPr>
                <w:rFonts w:hint="eastAsia"/>
              </w:rPr>
              <w:t>是否禁止输出</w:t>
            </w:r>
            <w:r>
              <w:rPr>
                <w:rFonts w:hint="eastAsia"/>
              </w:rPr>
              <w:t>EB</w:t>
            </w:r>
          </w:p>
        </w:tc>
      </w:tr>
      <w:tr w:rsidR="00F24933" w:rsidTr="00440313">
        <w:tc>
          <w:tcPr>
            <w:tcW w:w="238" w:type="pct"/>
          </w:tcPr>
          <w:p w:rsidRPr="00F465C0" w:rsidR="00F24933" w:rsidP="00591D6B" w:rsidRDefault="00F24933">
            <w:pPr>
              <w:pStyle w:val="AltB0"/>
            </w:pPr>
          </w:p>
        </w:tc>
        <w:tc>
          <w:tcPr>
            <w:tcW w:w="2632" w:type="pct"/>
            <w:shd w:val="clear" w:color="auto" w:fill="auto"/>
          </w:tcPr>
          <w:p w:rsidRPr="00CC0ACB" w:rsidR="00F24933" w:rsidP="00591D6B" w:rsidRDefault="00532AED">
            <w:pPr>
              <w:pStyle w:val="AltB0"/>
            </w:pPr>
            <w:hyperlink w:history="1" w:anchor="InhibitParkingBrake">
              <w:r w:rsidR="00813AB3">
                <w:rPr>
                  <w:rStyle w:val="ac"/>
                </w:rPr>
                <w:t>InhibitParkingBrake</w:t>
              </w:r>
            </w:hyperlink>
          </w:p>
        </w:tc>
        <w:tc>
          <w:tcPr>
            <w:tcW w:w="2130" w:type="pct"/>
          </w:tcPr>
          <w:p w:rsidRPr="00CC0ACB" w:rsidR="00F24933" w:rsidP="00591D6B" w:rsidRDefault="00F24933">
            <w:pPr>
              <w:pStyle w:val="AltB0"/>
            </w:pPr>
            <w:r>
              <w:rPr>
                <w:rFonts w:hint="eastAsia"/>
              </w:rPr>
              <w:t>是否禁止输出</w:t>
            </w:r>
            <w:r>
              <w:rPr>
                <w:rFonts w:hint="eastAsia"/>
              </w:rPr>
              <w:t>PB</w:t>
            </w:r>
          </w:p>
        </w:tc>
      </w:tr>
      <w:tr w:rsidR="00F24933" w:rsidTr="00440313">
        <w:tc>
          <w:tcPr>
            <w:tcW w:w="238" w:type="pct"/>
          </w:tcPr>
          <w:p w:rsidRPr="00F465C0" w:rsidR="00F24933" w:rsidP="00591D6B" w:rsidRDefault="00F24933">
            <w:pPr>
              <w:pStyle w:val="AltB0"/>
            </w:pPr>
          </w:p>
        </w:tc>
        <w:tc>
          <w:tcPr>
            <w:tcW w:w="2632" w:type="pct"/>
            <w:shd w:val="clear" w:color="auto" w:fill="auto"/>
          </w:tcPr>
          <w:p w:rsidRPr="00CC0ACB" w:rsidR="00F24933" w:rsidP="00591D6B" w:rsidRDefault="00532AED">
            <w:pPr>
              <w:pStyle w:val="AltB0"/>
            </w:pPr>
            <w:hyperlink w:history="1" w:anchor="EnableTrainDoorOpening_A">
              <w:r w:rsidRPr="00E92EF5" w:rsidR="00F24933">
                <w:rPr>
                  <w:rStyle w:val="ac"/>
                </w:rPr>
                <w:t>EnableTrainDoorOpening_A</w:t>
              </w:r>
            </w:hyperlink>
          </w:p>
        </w:tc>
        <w:tc>
          <w:tcPr>
            <w:tcW w:w="2130" w:type="pct"/>
          </w:tcPr>
          <w:p w:rsidRPr="00CC0ACB" w:rsidR="00F24933" w:rsidP="00591D6B" w:rsidRDefault="00F24933">
            <w:pPr>
              <w:pStyle w:val="AltB0"/>
            </w:pPr>
            <w:r>
              <w:rPr>
                <w:rFonts w:hint="eastAsia"/>
              </w:rPr>
              <w:t>是否授权</w:t>
            </w:r>
            <w:r>
              <w:rPr>
                <w:rFonts w:hint="eastAsia"/>
              </w:rPr>
              <w:t>A</w:t>
            </w:r>
            <w:r>
              <w:rPr>
                <w:rFonts w:hint="eastAsia"/>
              </w:rPr>
              <w:t>侧开门</w:t>
            </w:r>
          </w:p>
        </w:tc>
      </w:tr>
      <w:tr w:rsidR="00F24933" w:rsidTr="00440313">
        <w:tc>
          <w:tcPr>
            <w:tcW w:w="238" w:type="pct"/>
          </w:tcPr>
          <w:p w:rsidRPr="00F465C0" w:rsidR="00F24933" w:rsidP="00591D6B" w:rsidRDefault="00F24933">
            <w:pPr>
              <w:pStyle w:val="AltB0"/>
            </w:pPr>
          </w:p>
        </w:tc>
        <w:tc>
          <w:tcPr>
            <w:tcW w:w="2632" w:type="pct"/>
            <w:shd w:val="clear" w:color="auto" w:fill="auto"/>
          </w:tcPr>
          <w:p w:rsidR="00F24933" w:rsidP="00591D6B" w:rsidRDefault="00532AED">
            <w:pPr>
              <w:pStyle w:val="AltB0"/>
            </w:pPr>
            <w:hyperlink w:history="1" w:anchor="EnableTrainDoorOpening_B">
              <w:r w:rsidRPr="00E92EF5" w:rsidR="00F24933">
                <w:rPr>
                  <w:rStyle w:val="ac"/>
                </w:rPr>
                <w:t>EnableTrainDoorOpening_B</w:t>
              </w:r>
            </w:hyperlink>
          </w:p>
        </w:tc>
        <w:tc>
          <w:tcPr>
            <w:tcW w:w="2130" w:type="pct"/>
          </w:tcPr>
          <w:p w:rsidRPr="00CC0ACB" w:rsidR="00F24933" w:rsidP="00591D6B" w:rsidRDefault="00F24933">
            <w:pPr>
              <w:pStyle w:val="AltB0"/>
            </w:pPr>
            <w:r>
              <w:rPr>
                <w:rFonts w:hint="eastAsia"/>
              </w:rPr>
              <w:t>是否授权</w:t>
            </w:r>
            <w:r>
              <w:rPr>
                <w:rFonts w:hint="eastAsia"/>
              </w:rPr>
              <w:t>B</w:t>
            </w:r>
            <w:r>
              <w:rPr>
                <w:rFonts w:hint="eastAsia"/>
              </w:rPr>
              <w:t>侧开门</w:t>
            </w:r>
          </w:p>
        </w:tc>
      </w:tr>
      <w:tr w:rsidR="00F24933" w:rsidTr="00440313">
        <w:tc>
          <w:tcPr>
            <w:tcW w:w="238" w:type="pct"/>
          </w:tcPr>
          <w:p w:rsidRPr="00F465C0" w:rsidR="00F24933" w:rsidP="00591D6B" w:rsidRDefault="00F24933">
            <w:pPr>
              <w:pStyle w:val="AltB0"/>
            </w:pPr>
          </w:p>
        </w:tc>
        <w:tc>
          <w:tcPr>
            <w:tcW w:w="2632" w:type="pct"/>
            <w:shd w:val="clear" w:color="auto" w:fill="auto"/>
          </w:tcPr>
          <w:p w:rsidRPr="00CC0ACB" w:rsidR="00F24933" w:rsidP="00591D6B" w:rsidRDefault="00532AED">
            <w:pPr>
              <w:pStyle w:val="AltB0"/>
            </w:pPr>
            <w:hyperlink w:history="1" w:anchor="HoldDoorsClosed_A">
              <w:r w:rsidR="00F42E76">
                <w:rPr>
                  <w:rStyle w:val="ac"/>
                </w:rPr>
                <w:t>HoldDoorsClosed_A</w:t>
              </w:r>
            </w:hyperlink>
          </w:p>
        </w:tc>
        <w:tc>
          <w:tcPr>
            <w:tcW w:w="2130" w:type="pct"/>
          </w:tcPr>
          <w:p w:rsidRPr="00CC0ACB" w:rsidR="00F24933" w:rsidP="00591D6B" w:rsidRDefault="00F24933">
            <w:pPr>
              <w:pStyle w:val="AltB0"/>
            </w:pPr>
            <w:r>
              <w:rPr>
                <w:rFonts w:hint="eastAsia"/>
              </w:rPr>
              <w:t>是否保持</w:t>
            </w:r>
            <w:r>
              <w:rPr>
                <w:rFonts w:hint="eastAsia"/>
              </w:rPr>
              <w:t>A</w:t>
            </w:r>
            <w:r>
              <w:rPr>
                <w:rFonts w:hint="eastAsia"/>
              </w:rPr>
              <w:t>侧门锁闭</w:t>
            </w:r>
          </w:p>
        </w:tc>
      </w:tr>
      <w:tr w:rsidR="00F24933" w:rsidTr="00440313">
        <w:tc>
          <w:tcPr>
            <w:tcW w:w="238" w:type="pct"/>
          </w:tcPr>
          <w:p w:rsidRPr="00F465C0" w:rsidR="00F24933" w:rsidP="00591D6B" w:rsidRDefault="00F24933">
            <w:pPr>
              <w:pStyle w:val="AltB0"/>
            </w:pPr>
          </w:p>
        </w:tc>
        <w:tc>
          <w:tcPr>
            <w:tcW w:w="2632" w:type="pct"/>
            <w:shd w:val="clear" w:color="auto" w:fill="auto"/>
          </w:tcPr>
          <w:p w:rsidR="00F24933" w:rsidP="00591D6B" w:rsidRDefault="00532AED">
            <w:pPr>
              <w:pStyle w:val="AltB0"/>
            </w:pPr>
            <w:hyperlink w:history="1" w:anchor="HoldDoorsClosed_B">
              <w:r w:rsidR="00F42E76">
                <w:rPr>
                  <w:rStyle w:val="ac"/>
                </w:rPr>
                <w:t>HoldDoorsClosed_B</w:t>
              </w:r>
            </w:hyperlink>
          </w:p>
        </w:tc>
        <w:tc>
          <w:tcPr>
            <w:tcW w:w="2130" w:type="pct"/>
          </w:tcPr>
          <w:p w:rsidRPr="00CC0ACB" w:rsidR="00F24933" w:rsidP="00591D6B" w:rsidRDefault="00F24933">
            <w:pPr>
              <w:pStyle w:val="AltB0"/>
            </w:pPr>
            <w:r>
              <w:rPr>
                <w:rFonts w:hint="eastAsia"/>
              </w:rPr>
              <w:t>是否保持</w:t>
            </w:r>
            <w:r>
              <w:rPr>
                <w:rFonts w:hint="eastAsia"/>
              </w:rPr>
              <w:t>B</w:t>
            </w:r>
            <w:r>
              <w:rPr>
                <w:rFonts w:hint="eastAsia"/>
              </w:rPr>
              <w:t>侧门锁闭</w:t>
            </w:r>
          </w:p>
        </w:tc>
      </w:tr>
      <w:tr w:rsidR="00F24933" w:rsidTr="00440313">
        <w:tc>
          <w:tcPr>
            <w:tcW w:w="238" w:type="pct"/>
          </w:tcPr>
          <w:p w:rsidRPr="00F465C0" w:rsidR="00F24933" w:rsidP="00591D6B" w:rsidRDefault="00F24933">
            <w:pPr>
              <w:pStyle w:val="AltB0"/>
            </w:pPr>
          </w:p>
        </w:tc>
        <w:tc>
          <w:tcPr>
            <w:tcW w:w="2632" w:type="pct"/>
            <w:shd w:val="clear" w:color="auto" w:fill="auto"/>
          </w:tcPr>
          <w:p w:rsidRPr="00CC0ACB" w:rsidR="00F24933" w:rsidP="00591D6B" w:rsidRDefault="00532AED">
            <w:pPr>
              <w:pStyle w:val="AltB0"/>
            </w:pPr>
            <w:hyperlink w:history="1" w:anchor="EmergencyDetrainDoorLockingEnd1">
              <w:r w:rsidR="00F42E76">
                <w:rPr>
                  <w:rStyle w:val="ac"/>
                </w:rPr>
                <w:t>EmergencyDetrainDoorLockingEnd1</w:t>
              </w:r>
            </w:hyperlink>
          </w:p>
        </w:tc>
        <w:tc>
          <w:tcPr>
            <w:tcW w:w="2130" w:type="pct"/>
          </w:tcPr>
          <w:p w:rsidRPr="00CC0ACB" w:rsidR="00F24933" w:rsidP="00591D6B" w:rsidRDefault="00F24933">
            <w:pPr>
              <w:pStyle w:val="AltB0"/>
            </w:pPr>
            <w:r>
              <w:rPr>
                <w:rFonts w:hint="eastAsia"/>
              </w:rPr>
              <w:t>是否保持</w:t>
            </w:r>
            <w:r w:rsidR="00440313">
              <w:rPr>
                <w:rFonts w:hint="eastAsia"/>
              </w:rPr>
              <w:t>End1</w:t>
            </w:r>
            <w:r>
              <w:rPr>
                <w:rFonts w:hint="eastAsia"/>
              </w:rPr>
              <w:t>端门锁闭</w:t>
            </w:r>
          </w:p>
        </w:tc>
      </w:tr>
      <w:tr w:rsidR="00440313" w:rsidTr="00440313">
        <w:tc>
          <w:tcPr>
            <w:tcW w:w="238" w:type="pct"/>
          </w:tcPr>
          <w:p w:rsidRPr="00F465C0" w:rsidR="00440313" w:rsidP="00591D6B" w:rsidRDefault="00440313">
            <w:pPr>
              <w:pStyle w:val="AltB0"/>
            </w:pPr>
          </w:p>
        </w:tc>
        <w:tc>
          <w:tcPr>
            <w:tcW w:w="2632" w:type="pct"/>
            <w:shd w:val="clear" w:color="auto" w:fill="auto"/>
          </w:tcPr>
          <w:p w:rsidR="00440313" w:rsidP="00591D6B" w:rsidRDefault="00532AED">
            <w:pPr>
              <w:pStyle w:val="AltB0"/>
            </w:pPr>
            <w:hyperlink w:history="1" w:anchor="EmergencyDetrainDoorLockingEnd2">
              <w:r w:rsidR="00F42E76">
                <w:rPr>
                  <w:rStyle w:val="ac"/>
                </w:rPr>
                <w:t>EmergencyDetrainDoorLockingEnd2</w:t>
              </w:r>
            </w:hyperlink>
          </w:p>
        </w:tc>
        <w:tc>
          <w:tcPr>
            <w:tcW w:w="2130" w:type="pct"/>
          </w:tcPr>
          <w:p w:rsidR="00440313" w:rsidP="00591D6B" w:rsidRDefault="00440313">
            <w:pPr>
              <w:pStyle w:val="AltB0"/>
            </w:pPr>
            <w:r>
              <w:rPr>
                <w:rFonts w:hint="eastAsia"/>
              </w:rPr>
              <w:t>是否保持</w:t>
            </w:r>
            <w:r>
              <w:rPr>
                <w:rFonts w:hint="eastAsia"/>
              </w:rPr>
              <w:t>End2</w:t>
            </w:r>
            <w:r>
              <w:rPr>
                <w:rFonts w:hint="eastAsia"/>
              </w:rPr>
              <w:t>端门锁闭</w:t>
            </w:r>
          </w:p>
        </w:tc>
      </w:tr>
      <w:tr w:rsidR="00F24933" w:rsidTr="00440313">
        <w:tc>
          <w:tcPr>
            <w:tcW w:w="238" w:type="pct"/>
          </w:tcPr>
          <w:p w:rsidRPr="00F465C0" w:rsidR="00F24933" w:rsidP="00591D6B" w:rsidRDefault="00F24933">
            <w:pPr>
              <w:pStyle w:val="AltB0"/>
            </w:pPr>
          </w:p>
        </w:tc>
        <w:tc>
          <w:tcPr>
            <w:tcW w:w="2632" w:type="pct"/>
            <w:shd w:val="clear" w:color="auto" w:fill="auto"/>
          </w:tcPr>
          <w:p w:rsidRPr="00CC0ACB" w:rsidR="00F24933" w:rsidP="00591D6B" w:rsidRDefault="00532AED">
            <w:pPr>
              <w:pStyle w:val="AltB0"/>
            </w:pPr>
            <w:hyperlink w:history="1" w:anchor="TrainFilteredStopped">
              <w:r w:rsidR="008B283E">
                <w:rPr>
                  <w:rStyle w:val="ac"/>
                </w:rPr>
                <w:t>TrainFilteredStopped</w:t>
              </w:r>
            </w:hyperlink>
          </w:p>
        </w:tc>
        <w:tc>
          <w:tcPr>
            <w:tcW w:w="2130" w:type="pct"/>
          </w:tcPr>
          <w:p w:rsidRPr="00CC0ACB" w:rsidR="00F24933" w:rsidP="00591D6B" w:rsidRDefault="00F24933">
            <w:pPr>
              <w:pStyle w:val="AltB0"/>
            </w:pPr>
            <w:r>
              <w:rPr>
                <w:rFonts w:hint="eastAsia"/>
              </w:rPr>
              <w:t>是否</w:t>
            </w:r>
            <w:r>
              <w:rPr>
                <w:rFonts w:hint="eastAsia"/>
              </w:rPr>
              <w:t>ATP</w:t>
            </w:r>
            <w:r>
              <w:rPr>
                <w:rFonts w:hint="eastAsia"/>
              </w:rPr>
              <w:t>判断停车</w:t>
            </w:r>
          </w:p>
        </w:tc>
      </w:tr>
      <w:tr w:rsidR="00F24933" w:rsidTr="00440313">
        <w:tc>
          <w:tcPr>
            <w:tcW w:w="238" w:type="pct"/>
          </w:tcPr>
          <w:p w:rsidRPr="00F465C0" w:rsidR="00F24933" w:rsidP="00591D6B" w:rsidRDefault="00F24933">
            <w:pPr>
              <w:pStyle w:val="AltB0"/>
            </w:pPr>
          </w:p>
        </w:tc>
        <w:tc>
          <w:tcPr>
            <w:tcW w:w="2632" w:type="pct"/>
            <w:shd w:val="clear" w:color="auto" w:fill="auto"/>
          </w:tcPr>
          <w:p w:rsidRPr="00CC0ACB" w:rsidR="00F24933" w:rsidP="00591D6B" w:rsidRDefault="00532AED">
            <w:pPr>
              <w:pStyle w:val="AltB0"/>
            </w:pPr>
            <w:hyperlink w:history="1" w:anchor="TractionAuthorisedSenseEnd1">
              <w:r w:rsidR="00F42E76">
                <w:rPr>
                  <w:rStyle w:val="ac"/>
                </w:rPr>
                <w:t>TractionAuthorisedSenseEnd1</w:t>
              </w:r>
            </w:hyperlink>
            <w:r w:rsidRPr="00CC0ACB" w:rsidR="00440313">
              <w:t xml:space="preserve"> </w:t>
            </w:r>
          </w:p>
        </w:tc>
        <w:tc>
          <w:tcPr>
            <w:tcW w:w="2130" w:type="pct"/>
          </w:tcPr>
          <w:p w:rsidRPr="00CC0ACB" w:rsidR="00F24933" w:rsidP="00591D6B" w:rsidRDefault="00F24933">
            <w:pPr>
              <w:pStyle w:val="AltB0"/>
            </w:pPr>
            <w:r>
              <w:rPr>
                <w:rFonts w:hint="eastAsia"/>
              </w:rPr>
              <w:t>是否授权</w:t>
            </w:r>
            <w:r w:rsidR="00440313">
              <w:rPr>
                <w:rFonts w:hint="eastAsia"/>
              </w:rPr>
              <w:t>向</w:t>
            </w:r>
            <w:r w:rsidR="00440313">
              <w:rPr>
                <w:rFonts w:hint="eastAsia"/>
              </w:rPr>
              <w:t>End1</w:t>
            </w:r>
            <w:r>
              <w:rPr>
                <w:rFonts w:hint="eastAsia"/>
              </w:rPr>
              <w:t>端牵引</w:t>
            </w:r>
          </w:p>
        </w:tc>
      </w:tr>
      <w:tr w:rsidR="00440313" w:rsidTr="00440313">
        <w:tc>
          <w:tcPr>
            <w:tcW w:w="238" w:type="pct"/>
          </w:tcPr>
          <w:p w:rsidRPr="00F465C0" w:rsidR="00440313" w:rsidP="00591D6B" w:rsidRDefault="00440313">
            <w:pPr>
              <w:pStyle w:val="AltB0"/>
            </w:pPr>
          </w:p>
        </w:tc>
        <w:tc>
          <w:tcPr>
            <w:tcW w:w="2632" w:type="pct"/>
            <w:shd w:val="clear" w:color="auto" w:fill="auto"/>
          </w:tcPr>
          <w:p w:rsidR="00440313" w:rsidP="00591D6B" w:rsidRDefault="00532AED">
            <w:pPr>
              <w:pStyle w:val="AltB0"/>
            </w:pPr>
            <w:hyperlink w:history="1" w:anchor="TractionAuthorisedSenseEnd2">
              <w:r w:rsidR="00F42E76">
                <w:rPr>
                  <w:rStyle w:val="ac"/>
                </w:rPr>
                <w:t>TractionAuthorisedSenseEnd2</w:t>
              </w:r>
            </w:hyperlink>
          </w:p>
        </w:tc>
        <w:tc>
          <w:tcPr>
            <w:tcW w:w="2130" w:type="pct"/>
          </w:tcPr>
          <w:p w:rsidR="00440313" w:rsidP="00591D6B" w:rsidRDefault="00440313">
            <w:pPr>
              <w:pStyle w:val="AltB0"/>
            </w:pPr>
            <w:r>
              <w:rPr>
                <w:rFonts w:hint="eastAsia"/>
              </w:rPr>
              <w:t>是否授权向</w:t>
            </w:r>
            <w:r>
              <w:rPr>
                <w:rFonts w:hint="eastAsia"/>
              </w:rPr>
              <w:t>End2</w:t>
            </w:r>
            <w:r>
              <w:rPr>
                <w:rFonts w:hint="eastAsia"/>
              </w:rPr>
              <w:t>端牵引</w:t>
            </w:r>
          </w:p>
        </w:tc>
      </w:tr>
      <w:tr w:rsidR="00F24933" w:rsidTr="00440313">
        <w:tc>
          <w:tcPr>
            <w:tcW w:w="238" w:type="pct"/>
          </w:tcPr>
          <w:p w:rsidRPr="00F465C0" w:rsidR="00F24933" w:rsidP="00591D6B" w:rsidRDefault="00F24933">
            <w:pPr>
              <w:pStyle w:val="AltB0"/>
            </w:pPr>
          </w:p>
        </w:tc>
        <w:tc>
          <w:tcPr>
            <w:tcW w:w="2632" w:type="pct"/>
            <w:shd w:val="clear" w:color="auto" w:fill="auto"/>
          </w:tcPr>
          <w:p w:rsidRPr="00CC0ACB" w:rsidR="00F24933" w:rsidP="00591D6B" w:rsidRDefault="00532AED">
            <w:pPr>
              <w:pStyle w:val="AltB0"/>
            </w:pPr>
            <w:hyperlink w:history="1" w:anchor="MotionProtectionInhibition">
              <w:r w:rsidR="008B283E">
                <w:rPr>
                  <w:rStyle w:val="ac"/>
                </w:rPr>
                <w:t>MotionProtectionInhibition</w:t>
              </w:r>
            </w:hyperlink>
          </w:p>
        </w:tc>
        <w:tc>
          <w:tcPr>
            <w:tcW w:w="2130" w:type="pct"/>
          </w:tcPr>
          <w:p w:rsidRPr="00CC0ACB" w:rsidR="00F24933" w:rsidP="00591D6B" w:rsidRDefault="00F24933">
            <w:pPr>
              <w:pStyle w:val="AltB0"/>
            </w:pPr>
            <w:r>
              <w:rPr>
                <w:rFonts w:hint="eastAsia"/>
              </w:rPr>
              <w:t>当前是否处于</w:t>
            </w:r>
            <w:r w:rsidR="00440313">
              <w:rPr>
                <w:rFonts w:hint="eastAsia"/>
              </w:rPr>
              <w:t>ATP</w:t>
            </w:r>
            <w:r w:rsidR="00440313">
              <w:rPr>
                <w:rFonts w:hint="eastAsia"/>
              </w:rPr>
              <w:t>监控</w:t>
            </w:r>
            <w:r>
              <w:rPr>
                <w:rFonts w:hint="eastAsia"/>
              </w:rPr>
              <w:t>模式</w:t>
            </w:r>
          </w:p>
        </w:tc>
      </w:tr>
    </w:tbl>
    <w:p w:rsidR="003439CA" w:rsidP="00C93484" w:rsidRDefault="003439CA">
      <w:pPr>
        <w:pStyle w:val="Reqtify"/>
      </w:pPr>
    </w:p>
    <w:p w:rsidR="003439CA" w:rsidP="00C93484" w:rsidRDefault="003439CA">
      <w:pPr>
        <w:pStyle w:val="Reqtify"/>
      </w:pPr>
    </w:p>
    <w:p w:rsidRPr="00972331" w:rsidR="003439CA" w:rsidP="00704491" w:rsidRDefault="003439CA">
      <w:pPr>
        <w:pStyle w:val="ReqtifyAltR"/>
      </w:pPr>
      <w:r>
        <w:t>[iTC_CC_ATP-SwRS-0</w:t>
      </w:r>
      <w:r>
        <w:rPr>
          <w:rFonts w:hint="eastAsia"/>
        </w:rPr>
        <w:t>455</w:t>
      </w:r>
      <w:r>
        <w:t>]</w:t>
      </w:r>
    </w:p>
    <w:p w:rsidR="003439CA" w:rsidP="00C93484" w:rsidRDefault="003439CA">
      <w:pPr>
        <w:pStyle w:val="Reqtify"/>
      </w:pPr>
      <w:r>
        <w:rPr>
          <w:rFonts w:hint="eastAsia"/>
        </w:rPr>
        <w:t>根据</w:t>
      </w:r>
      <w:r>
        <w:fldChar w:fldCharType="begin"/>
      </w:r>
      <w:r>
        <w:instrText xml:space="preserve"> </w:instrText>
      </w:r>
      <w:r>
        <w:rPr>
          <w:rFonts w:hint="eastAsia"/>
        </w:rPr>
        <w:instrText>REF _Ref277776148 \r \h</w:instrText>
      </w:r>
      <w:r>
        <w:instrText xml:space="preserve"> </w:instrText>
      </w:r>
      <w:r>
        <w:fldChar w:fldCharType="separate"/>
      </w:r>
      <w:r w:rsidR="00DE178B">
        <w:t>[REF5]</w:t>
      </w:r>
      <w:r>
        <w:fldChar w:fldCharType="end"/>
      </w:r>
      <w:r>
        <w:rPr>
          <w:rFonts w:hint="eastAsia"/>
        </w:rPr>
        <w:t>，在</w:t>
      </w:r>
      <w:r>
        <w:rPr>
          <w:rFonts w:hint="eastAsia"/>
        </w:rPr>
        <w:t>ATP</w:t>
      </w:r>
      <w:r>
        <w:rPr>
          <w:rFonts w:hint="eastAsia"/>
        </w:rPr>
        <w:t>发送给</w:t>
      </w:r>
      <w:r>
        <w:rPr>
          <w:rFonts w:hint="eastAsia"/>
        </w:rPr>
        <w:t>VIOM</w:t>
      </w:r>
      <w:r>
        <w:rPr>
          <w:rFonts w:hint="eastAsia"/>
        </w:rPr>
        <w:t>的命令中还应附加当前时间</w:t>
      </w:r>
      <w:hyperlink w:history="1" w:anchor="ATPtime">
        <w:r w:rsidRPr="00E92EF5" w:rsidR="00FC2B25">
          <w:rPr>
            <w:rStyle w:val="ac"/>
          </w:rPr>
          <w:t>ATPtime</w:t>
        </w:r>
      </w:hyperlink>
      <w:r>
        <w:rPr>
          <w:rFonts w:hint="eastAsia"/>
        </w:rPr>
        <w:t>，</w:t>
      </w:r>
      <w:r w:rsidR="00E92EF5">
        <w:rPr>
          <w:rFonts w:hint="eastAsia"/>
        </w:rPr>
        <w:t>上下</w:t>
      </w:r>
      <w:r w:rsidR="00E92EF5">
        <w:rPr>
          <w:rFonts w:hint="eastAsia"/>
        </w:rPr>
        <w:t>CPU</w:t>
      </w:r>
      <w:r w:rsidR="00E92EF5">
        <w:rPr>
          <w:rFonts w:hint="eastAsia"/>
        </w:rPr>
        <w:t>模块的</w:t>
      </w:r>
      <w:r>
        <w:rPr>
          <w:rFonts w:hint="eastAsia"/>
        </w:rPr>
        <w:t>周期同步校核字</w:t>
      </w:r>
      <w:hyperlink w:history="1" w:anchor="Trace">
        <w:r w:rsidRPr="00E92EF5">
          <w:rPr>
            <w:rStyle w:val="ac"/>
            <w:rFonts w:hint="eastAsia"/>
          </w:rPr>
          <w:t>Trace</w:t>
        </w:r>
      </w:hyperlink>
      <w:r>
        <w:rPr>
          <w:rFonts w:hint="eastAsia"/>
        </w:rPr>
        <w:t>和</w:t>
      </w:r>
      <w:hyperlink w:history="1" w:anchor="Dt">
        <w:r w:rsidRPr="00E92EF5">
          <w:rPr>
            <w:rStyle w:val="ac"/>
          </w:rPr>
          <w:t>Dt</w:t>
        </w:r>
      </w:hyperlink>
      <w:r>
        <w:rPr>
          <w:rFonts w:hint="eastAsia"/>
        </w:rPr>
        <w:t>，安全时钟状态</w:t>
      </w:r>
      <w:hyperlink w:history="1" w:anchor="SafeTimerFailed">
        <w:r w:rsidRPr="00E92EF5">
          <w:rPr>
            <w:rStyle w:val="ac"/>
          </w:rPr>
          <w:t>SafeTimerFailed</w:t>
        </w:r>
      </w:hyperlink>
      <w:r>
        <w:rPr>
          <w:rFonts w:hint="eastAsia"/>
        </w:rPr>
        <w:t>，是否主控</w:t>
      </w:r>
      <w:r>
        <w:rPr>
          <w:rFonts w:hint="eastAsia"/>
        </w:rPr>
        <w:t>CC</w:t>
      </w:r>
      <w:r>
        <w:rPr>
          <w:rFonts w:hint="eastAsia"/>
        </w:rPr>
        <w:t>信息</w:t>
      </w:r>
      <w:hyperlink w:history="1" w:anchor="MasterCCcore">
        <w:r w:rsidRPr="00E92EF5">
          <w:rPr>
            <w:rStyle w:val="ac"/>
          </w:rPr>
          <w:t>MasterCCcore</w:t>
        </w:r>
      </w:hyperlink>
      <w:r>
        <w:rPr>
          <w:rFonts w:hint="eastAsia"/>
        </w:rPr>
        <w:t>，以及需要反馈给各自</w:t>
      </w:r>
      <w:r>
        <w:rPr>
          <w:rFonts w:hint="eastAsia"/>
        </w:rPr>
        <w:t>VIOM</w:t>
      </w:r>
      <w:r>
        <w:rPr>
          <w:rFonts w:hint="eastAsia"/>
        </w:rPr>
        <w:t>的时间信息</w:t>
      </w:r>
      <w:hyperlink w:history="1" w:anchor="LatestVIOM1LoopHourVIOM">
        <w:r w:rsidRPr="00E92EF5">
          <w:rPr>
            <w:rStyle w:val="ac"/>
          </w:rPr>
          <w:t>LatestVIOM1LoopHourVIOM</w:t>
        </w:r>
      </w:hyperlink>
      <w:r>
        <w:rPr>
          <w:rFonts w:hint="eastAsia"/>
        </w:rPr>
        <w:t>[2]</w:t>
      </w:r>
      <w:r>
        <w:rPr>
          <w:rFonts w:hint="eastAsia"/>
        </w:rPr>
        <w:t>和</w:t>
      </w:r>
      <w:hyperlink w:history="1" w:anchor="LatestVIOM2LoopHourVIOM">
        <w:r w:rsidRPr="00E92EF5">
          <w:rPr>
            <w:rStyle w:val="ac"/>
          </w:rPr>
          <w:t>LatestVIOM2LoopHourVIOM</w:t>
        </w:r>
      </w:hyperlink>
      <w:r>
        <w:rPr>
          <w:rFonts w:hint="eastAsia"/>
        </w:rPr>
        <w:t>[2]</w:t>
      </w:r>
      <w:r>
        <w:rPr>
          <w:rFonts w:hint="eastAsia"/>
        </w:rPr>
        <w:t>。</w:t>
      </w:r>
    </w:p>
    <w:p w:rsidR="003439CA" w:rsidP="00C93484" w:rsidRDefault="003439CA">
      <w:pPr>
        <w:pStyle w:val="Reqtify"/>
      </w:pPr>
    </w:p>
    <w:p w:rsidRPr="001820D5" w:rsidR="003439CA" w:rsidP="00C93484" w:rsidRDefault="003439CA">
      <w:pPr>
        <w:pStyle w:val="Reqtify"/>
      </w:pPr>
      <w:r w:rsidRPr="001820D5">
        <w:t>According to </w:t>
      </w:r>
      <w:r w:rsidRPr="001820D5">
        <w:fldChar w:fldCharType="begin"/>
      </w:r>
      <w:r w:rsidRPr="001820D5">
        <w:instrText xml:space="preserve"> </w:instrText>
      </w:r>
      <w:r w:rsidRPr="001820D5">
        <w:rPr>
          <w:rFonts w:hint="eastAsia"/>
        </w:rPr>
        <w:instrText>REF _Ref277776148 \r \h</w:instrText>
      </w:r>
      <w:r w:rsidRPr="001820D5">
        <w:instrText xml:space="preserve"> </w:instrText>
      </w:r>
      <w:r w:rsidRPr="001820D5">
        <w:fldChar w:fldCharType="separate"/>
      </w:r>
      <w:r w:rsidR="00DE178B">
        <w:t>[REF5]</w:t>
      </w:r>
      <w:r w:rsidRPr="001820D5">
        <w:fldChar w:fldCharType="end"/>
      </w:r>
      <w:r w:rsidRPr="001820D5">
        <w:t>, the command</w:t>
      </w:r>
      <w:r>
        <w:rPr>
          <w:rFonts w:hint="eastAsia"/>
        </w:rPr>
        <w:t>s</w:t>
      </w:r>
      <w:r w:rsidRPr="001820D5">
        <w:t> </w:t>
      </w:r>
      <w:r>
        <w:rPr>
          <w:rFonts w:hint="eastAsia"/>
        </w:rPr>
        <w:t xml:space="preserve">ATP </w:t>
      </w:r>
      <w:r w:rsidRPr="001820D5" w:rsidR="002F5731">
        <w:t>sent</w:t>
      </w:r>
      <w:r w:rsidRPr="001820D5">
        <w:t xml:space="preserve"> to VIOM sh</w:t>
      </w:r>
      <w:r>
        <w:rPr>
          <w:rFonts w:hint="eastAsia"/>
        </w:rPr>
        <w:t>all</w:t>
      </w:r>
      <w:r w:rsidRPr="001820D5">
        <w:t> attach </w:t>
      </w:r>
      <w:r>
        <w:t xml:space="preserve">the current </w:t>
      </w:r>
      <w:r w:rsidRPr="000013C4" w:rsidR="00FC2B25">
        <w:t>ATPtime</w:t>
      </w:r>
      <w:r w:rsidRPr="001820D5">
        <w:t>, cycle synchronization check word </w:t>
      </w:r>
      <w:r w:rsidRPr="000013C4">
        <w:rPr>
          <w:rFonts w:hint="eastAsia"/>
        </w:rPr>
        <w:t>Trace</w:t>
      </w:r>
      <w:r w:rsidR="00AF7E32">
        <w:rPr>
          <w:rFonts w:hint="eastAsia"/>
        </w:rPr>
        <w:t xml:space="preserve"> </w:t>
      </w:r>
      <w:r w:rsidRPr="001820D5">
        <w:t>and </w:t>
      </w:r>
      <w:hyperlink w:history="1" w:anchor="Dt">
        <w:r w:rsidR="00C02146">
          <w:rPr>
            <w:rStyle w:val="ac"/>
          </w:rPr>
          <w:t>Dt</w:t>
        </w:r>
      </w:hyperlink>
      <w:r w:rsidRPr="001820D5">
        <w:t>, </w:t>
      </w:r>
      <w:r w:rsidR="002F5731">
        <w:t>safety</w:t>
      </w:r>
      <w:r w:rsidRPr="001820D5">
        <w:t> clock state</w:t>
      </w:r>
      <w:r>
        <w:rPr>
          <w:rFonts w:hint="eastAsia"/>
        </w:rPr>
        <w:t xml:space="preserve"> </w:t>
      </w:r>
      <w:hyperlink w:history="1" w:anchor="SafeTimerFailed">
        <w:r w:rsidR="00F42E76">
          <w:rPr>
            <w:rStyle w:val="ac"/>
          </w:rPr>
          <w:t>SafeTimerFailed</w:t>
        </w:r>
      </w:hyperlink>
      <w:r w:rsidRPr="001820D5">
        <w:t>, </w:t>
      </w:r>
      <w:hyperlink w:history="1" w:anchor="MasterCCcore">
        <w:r w:rsidR="00915CD9">
          <w:rPr>
            <w:rStyle w:val="ac"/>
          </w:rPr>
          <w:t>MasterCCcore</w:t>
        </w:r>
      </w:hyperlink>
      <w:r>
        <w:rPr>
          <w:rFonts w:hint="eastAsia"/>
        </w:rPr>
        <w:t xml:space="preserve">, the </w:t>
      </w:r>
      <w:hyperlink w:history="1" w:anchor="LatestVIOM1LoopHourVIOM">
        <w:r w:rsidR="003B253D">
          <w:rPr>
            <w:rStyle w:val="ac"/>
          </w:rPr>
          <w:t>LatestVIOM1LoopHourVIOM</w:t>
        </w:r>
      </w:hyperlink>
      <w:r w:rsidR="00397BD9">
        <w:t xml:space="preserve"> and </w:t>
      </w:r>
      <w:hyperlink w:history="1" w:anchor="LatestVIOM2LoopHourVIOM">
        <w:r w:rsidR="003B253D">
          <w:rPr>
            <w:rStyle w:val="ac"/>
          </w:rPr>
          <w:t>LatestVIOM2LoopHourVIOM</w:t>
        </w:r>
      </w:hyperlink>
      <w:r>
        <w:rPr>
          <w:rFonts w:hint="eastAsia"/>
        </w:rPr>
        <w:t xml:space="preserve"> </w:t>
      </w:r>
      <w:r w:rsidRPr="001820D5">
        <w:t>need</w:t>
      </w:r>
      <w:r>
        <w:rPr>
          <w:rFonts w:hint="eastAsia"/>
        </w:rPr>
        <w:t>ed</w:t>
      </w:r>
      <w:r w:rsidRPr="001820D5">
        <w:t xml:space="preserve"> </w:t>
      </w:r>
      <w:r>
        <w:rPr>
          <w:rFonts w:hint="eastAsia"/>
        </w:rPr>
        <w:t xml:space="preserve">to </w:t>
      </w:r>
      <w:r w:rsidRPr="001820D5">
        <w:t>feedback to the respective VIOM</w:t>
      </w:r>
      <w:r>
        <w:rPr>
          <w:rFonts w:hint="eastAsia"/>
        </w:rPr>
        <w:t>.</w:t>
      </w:r>
    </w:p>
    <w:p w:rsidRPr="008A1414" w:rsidR="003439CA" w:rsidP="000C0D62" w:rsidRDefault="003439CA">
      <w:pPr>
        <w:pStyle w:val="ReqtifyAltQ"/>
      </w:pPr>
      <w:r w:rsidRPr="008A1414">
        <w:t>#Category=Functional</w:t>
      </w:r>
    </w:p>
    <w:p w:rsidRPr="008A1414" w:rsidR="003439CA" w:rsidP="000C0D62" w:rsidRDefault="003439CA">
      <w:pPr>
        <w:pStyle w:val="ReqtifyAltQ"/>
      </w:pPr>
      <w:r w:rsidRPr="008A1414">
        <w:t>#Contribution</w:t>
      </w:r>
      <w:r>
        <w:t>=SIL4</w:t>
      </w:r>
    </w:p>
    <w:p w:rsidR="009328EA" w:rsidP="000C0D62" w:rsidRDefault="003439CA">
      <w:pPr>
        <w:pStyle w:val="ReqtifyAltQ"/>
        <w:rPr>
          <w:ins w:author="常鸣" w:date="2014-07-03T14:27:00Z" w:id="10958"/>
        </w:rPr>
      </w:pPr>
      <w:del w:author="常鸣" w:date="2014-07-03T14:27:00Z" w:id="10959">
        <w:r w:rsidRPr="008A1414" w:rsidDel="009328EA">
          <w:delText>#S</w:delText>
        </w:r>
      </w:del>
      <w:ins w:author="常鸣" w:date="2014-07-03T14:27:00Z" w:id="10960">
        <w:r w:rsidR="009328EA">
          <w:t>#Allocation=ATP Software</w:t>
        </w:r>
      </w:ins>
    </w:p>
    <w:p w:rsidRPr="008A1414" w:rsidR="003439CA" w:rsidP="000C0D62" w:rsidRDefault="009328EA">
      <w:pPr>
        <w:pStyle w:val="ReqtifyAltQ"/>
      </w:pPr>
      <w:ins w:author="常鸣" w:date="2014-07-03T14:27:00Z" w:id="10961">
        <w:r>
          <w:t>#S</w:t>
        </w:r>
      </w:ins>
      <w:r w:rsidRPr="008A1414" w:rsidR="003439CA">
        <w:t>ource=</w:t>
      </w:r>
      <w:r w:rsidRPr="00DB0ED4" w:rsidR="003439CA">
        <w:t>[</w:t>
      </w:r>
      <w:r w:rsidR="003439CA">
        <w:t>iTC_CC-SyAD</w:t>
      </w:r>
      <w:r w:rsidRPr="00DB0ED4" w:rsidR="003439CA">
        <w:t>-</w:t>
      </w:r>
      <w:r w:rsidR="003439CA">
        <w:rPr>
          <w:rFonts w:hint="eastAsia"/>
        </w:rPr>
        <w:t>0114</w:t>
      </w:r>
      <w:r w:rsidRPr="00DB0ED4" w:rsidR="003439CA">
        <w:rPr>
          <w:rFonts w:hint="eastAsia"/>
        </w:rPr>
        <w:t>]</w:t>
      </w:r>
      <w:r w:rsidR="003439CA">
        <w:rPr>
          <w:rFonts w:hint="eastAsia"/>
        </w:rPr>
        <w:t>,</w:t>
      </w:r>
      <w:r w:rsidRPr="00067490" w:rsidR="00067490">
        <w:rPr>
          <w:rFonts w:hint="eastAsia"/>
        </w:rPr>
        <w:t xml:space="preserve"> [</w:t>
      </w:r>
      <w:r w:rsidRPr="00067490" w:rsidR="00067490">
        <w:t>iTC_CC_ATP_SwHA-0</w:t>
      </w:r>
      <w:r w:rsidR="00067490">
        <w:rPr>
          <w:rFonts w:hint="eastAsia"/>
        </w:rPr>
        <w:t>017</w:t>
      </w:r>
      <w:r w:rsidRPr="00067490" w:rsidR="00067490">
        <w:rPr>
          <w:rFonts w:hint="eastAsia"/>
        </w:rPr>
        <w:t>]</w:t>
      </w:r>
      <w:r w:rsidR="00067490">
        <w:rPr>
          <w:rFonts w:hint="eastAsia"/>
        </w:rPr>
        <w:t>,</w:t>
      </w:r>
      <w:r w:rsidRPr="009B5A0F" w:rsidR="003439CA">
        <w:rPr>
          <w:rFonts w:hint="eastAsia"/>
        </w:rPr>
        <w:t xml:space="preserve"> </w:t>
      </w:r>
      <w:r w:rsidR="003439CA">
        <w:rPr>
          <w:rFonts w:hint="eastAsia"/>
        </w:rPr>
        <w:t>[</w:t>
      </w:r>
      <w:r w:rsidR="003439CA">
        <w:t>iTC_CC_ATP_SwHA</w:t>
      </w:r>
      <w:r w:rsidRPr="00CA7F59" w:rsidR="003439CA">
        <w:t>-</w:t>
      </w:r>
      <w:r w:rsidRPr="00CA7F59" w:rsidR="00F20BDC">
        <w:t>0</w:t>
      </w:r>
      <w:r w:rsidR="00F20BDC">
        <w:rPr>
          <w:rFonts w:hint="eastAsia"/>
        </w:rPr>
        <w:t>271</w:t>
      </w:r>
      <w:r w:rsidR="003439CA">
        <w:rPr>
          <w:rFonts w:hint="eastAsia"/>
        </w:rPr>
        <w:t>]</w:t>
      </w:r>
    </w:p>
    <w:p w:rsidRPr="008A1414" w:rsidR="003439CA" w:rsidP="000C0D62" w:rsidRDefault="003439CA">
      <w:pPr>
        <w:pStyle w:val="ReqtifyAltQ"/>
      </w:pPr>
      <w:r w:rsidRPr="008A1414">
        <w:t>[End]</w:t>
      </w:r>
    </w:p>
    <w:p w:rsidR="003439CA" w:rsidP="00C93484" w:rsidRDefault="003439CA">
      <w:pPr>
        <w:pStyle w:val="Reqtify"/>
      </w:pPr>
    </w:p>
    <w:p w:rsidR="00972074" w:rsidP="00C93484" w:rsidRDefault="00972074">
      <w:pPr>
        <w:pStyle w:val="Reqtify"/>
      </w:pPr>
    </w:p>
    <w:p w:rsidRPr="001D7E09" w:rsidR="00972074" w:rsidP="001D7E09" w:rsidRDefault="00972074">
      <w:pPr>
        <w:pStyle w:val="ReqtifyAltR"/>
      </w:pPr>
      <w:r w:rsidRPr="001D7E09">
        <w:t>[iTC_CC_ATP-SwRS-0</w:t>
      </w:r>
      <w:r w:rsidRPr="001D7E09">
        <w:rPr>
          <w:rFonts w:hint="eastAsia"/>
        </w:rPr>
        <w:t>752</w:t>
      </w:r>
      <w:r w:rsidRPr="001D7E09">
        <w:t>]</w:t>
      </w:r>
    </w:p>
    <w:p w:rsidRPr="00C37E35" w:rsidR="00972074" w:rsidP="00C93484" w:rsidRDefault="00F42E76">
      <w:pPr>
        <w:pStyle w:val="Reqtify"/>
      </w:pPr>
      <w:bookmarkStart w:name="OutOfCode" w:id="10962"/>
      <w:r w:rsidRPr="00E92EF5">
        <w:rPr>
          <w:rStyle w:val="aff2"/>
        </w:rPr>
        <w:t>OutOfCode</w:t>
      </w:r>
      <w:bookmarkEnd w:id="10962"/>
      <w:r w:rsidRPr="00C37E35" w:rsidR="00972074">
        <w:rPr>
          <w:rFonts w:hint="eastAsia"/>
        </w:rPr>
        <w:t>，</w:t>
      </w:r>
      <w:r w:rsidRPr="00C37E35" w:rsidR="00972074">
        <w:rPr>
          <w:rFonts w:hint="eastAsia"/>
        </w:rPr>
        <w:t>ATP</w:t>
      </w:r>
      <w:r w:rsidRPr="00C37E35" w:rsidR="00972074">
        <w:rPr>
          <w:rFonts w:hint="eastAsia"/>
        </w:rPr>
        <w:t>计算输出给</w:t>
      </w:r>
      <w:r w:rsidRPr="00C37E35" w:rsidR="00972074">
        <w:rPr>
          <w:rFonts w:hint="eastAsia"/>
        </w:rPr>
        <w:t>VIOM</w:t>
      </w:r>
      <w:r w:rsidRPr="00C37E35" w:rsidR="00972074">
        <w:rPr>
          <w:rFonts w:hint="eastAsia"/>
        </w:rPr>
        <w:t>的消息后，需要进行</w:t>
      </w:r>
      <w:r w:rsidRPr="00C37E35" w:rsidR="00972074">
        <w:rPr>
          <w:rFonts w:hint="eastAsia"/>
        </w:rPr>
        <w:t>VIOM</w:t>
      </w:r>
      <w:r w:rsidRPr="00C37E35" w:rsidR="00972074">
        <w:rPr>
          <w:rFonts w:hint="eastAsia"/>
        </w:rPr>
        <w:t>消息的</w:t>
      </w:r>
      <w:r w:rsidRPr="00C37E35" w:rsidR="00972074">
        <w:rPr>
          <w:rFonts w:hint="eastAsia"/>
        </w:rPr>
        <w:t>VCP</w:t>
      </w:r>
      <w:r w:rsidRPr="00C37E35" w:rsidR="00972074">
        <w:rPr>
          <w:rFonts w:hint="eastAsia"/>
        </w:rPr>
        <w:t>签名检测，用于维护诊断。</w:t>
      </w:r>
    </w:p>
    <w:p w:rsidRPr="00C37E35" w:rsidR="00972074" w:rsidP="00FA0FBB" w:rsidRDefault="00972074">
      <w:pPr>
        <w:pStyle w:val="AltX"/>
      </w:pPr>
      <w:r w:rsidRPr="00C37E35">
        <w:rPr>
          <w:rFonts w:hint="eastAsia"/>
        </w:rPr>
        <w:t>如果检测出签名有误，或上周期该值已经为</w:t>
      </w:r>
      <w:r w:rsidRPr="00CB53CF">
        <w:rPr>
          <w:rStyle w:val="aff1"/>
          <w:rFonts w:hint="eastAsia"/>
        </w:rPr>
        <w:t>True</w:t>
      </w:r>
      <w:r w:rsidRPr="00C37E35">
        <w:rPr>
          <w:rFonts w:hint="eastAsia"/>
        </w:rPr>
        <w:t>，则保持设置</w:t>
      </w:r>
      <w:hyperlink w:history="1" w:anchor="OutOfCode">
        <w:r w:rsidRPr="00CB53CF">
          <w:rPr>
            <w:rStyle w:val="ac"/>
            <w:rFonts w:hint="eastAsia"/>
          </w:rPr>
          <w:t>OutOfCode</w:t>
        </w:r>
      </w:hyperlink>
      <w:r w:rsidRPr="00C37E35">
        <w:rPr>
          <w:rFonts w:hint="eastAsia"/>
        </w:rPr>
        <w:t>为</w:t>
      </w:r>
      <w:r w:rsidRPr="00CB53CF">
        <w:rPr>
          <w:rStyle w:val="aff1"/>
          <w:rFonts w:hint="eastAsia"/>
        </w:rPr>
        <w:t>True</w:t>
      </w:r>
      <w:r w:rsidRPr="00C37E35">
        <w:rPr>
          <w:rFonts w:hint="eastAsia"/>
        </w:rPr>
        <w:t>，表明</w:t>
      </w:r>
      <w:r w:rsidRPr="00C37E35">
        <w:rPr>
          <w:rFonts w:hint="eastAsia"/>
        </w:rPr>
        <w:t>ATP</w:t>
      </w:r>
      <w:r w:rsidRPr="00C37E35">
        <w:rPr>
          <w:rFonts w:hint="eastAsia"/>
        </w:rPr>
        <w:t>系统错误</w:t>
      </w:r>
      <w:ins w:author="常鸣" w:date="2014-07-01T18:23:00Z" w:id="10963">
        <w:r w:rsidR="00B62696">
          <w:rPr>
            <w:rFonts w:hint="eastAsia"/>
          </w:rPr>
          <w:t>，此时需在</w:t>
        </w:r>
        <w:r w:rsidR="00B62696">
          <w:rPr>
            <w:rFonts w:hint="eastAsia"/>
          </w:rPr>
          <w:t>VLE</w:t>
        </w:r>
        <w:r w:rsidR="00B62696">
          <w:rPr>
            <w:rFonts w:hint="eastAsia"/>
          </w:rPr>
          <w:t>前面板</w:t>
        </w:r>
      </w:ins>
      <w:ins w:author="常鸣" w:date="2014-07-01T18:24:00Z" w:id="10964">
        <w:r w:rsidR="00B62696">
          <w:rPr>
            <w:rFonts w:hint="eastAsia"/>
          </w:rPr>
          <w:t>LED</w:t>
        </w:r>
        <w:r w:rsidR="00B62696">
          <w:rPr>
            <w:rFonts w:hint="eastAsia"/>
          </w:rPr>
          <w:t>显示</w:t>
        </w:r>
        <w:r w:rsidRPr="00B62696" w:rsidR="00B62696">
          <w:rPr>
            <w:rStyle w:val="aff1"/>
            <w:rFonts w:hint="eastAsia"/>
          </w:rPr>
          <w:t>ERR_OUT_CODE</w:t>
        </w:r>
        <w:r w:rsidR="00B62696">
          <w:rPr>
            <w:rFonts w:hint="eastAsia"/>
          </w:rPr>
          <w:t>信息</w:t>
        </w:r>
      </w:ins>
      <w:r w:rsidRPr="00C37E35">
        <w:rPr>
          <w:rFonts w:hint="eastAsia"/>
        </w:rPr>
        <w:t>；</w:t>
      </w:r>
    </w:p>
    <w:p w:rsidRPr="00C37E35" w:rsidR="00972074" w:rsidP="00FA0FBB" w:rsidRDefault="00972074">
      <w:pPr>
        <w:pStyle w:val="AltX"/>
      </w:pPr>
      <w:r w:rsidRPr="00C37E35">
        <w:rPr>
          <w:rFonts w:hint="eastAsia"/>
        </w:rPr>
        <w:t>否则，设置</w:t>
      </w:r>
      <w:hyperlink w:history="1" w:anchor="OutOfCode">
        <w:r w:rsidRPr="00CB53CF">
          <w:rPr>
            <w:rStyle w:val="ac"/>
            <w:rFonts w:hint="eastAsia"/>
          </w:rPr>
          <w:t>OutOfCode</w:t>
        </w:r>
      </w:hyperlink>
      <w:r w:rsidRPr="00C37E35">
        <w:rPr>
          <w:rFonts w:hint="eastAsia"/>
        </w:rPr>
        <w:t>为</w:t>
      </w:r>
      <w:r w:rsidRPr="00CB53CF">
        <w:rPr>
          <w:rStyle w:val="aff1"/>
          <w:rFonts w:hint="eastAsia"/>
        </w:rPr>
        <w:t>False</w:t>
      </w:r>
      <w:r w:rsidRPr="00C37E35">
        <w:rPr>
          <w:rFonts w:hint="eastAsia"/>
        </w:rPr>
        <w:t>。</w:t>
      </w:r>
    </w:p>
    <w:p w:rsidRPr="00C37E35" w:rsidR="00972074" w:rsidP="000C0D62" w:rsidRDefault="00972074">
      <w:pPr>
        <w:pStyle w:val="ReqtifyAltQ"/>
      </w:pPr>
      <w:r w:rsidRPr="00C37E35">
        <w:t>#Category=Functional</w:t>
      </w:r>
    </w:p>
    <w:p w:rsidRPr="00C37E35" w:rsidR="00972074" w:rsidP="000C0D62" w:rsidRDefault="00972074">
      <w:pPr>
        <w:pStyle w:val="ReqtifyAltQ"/>
      </w:pPr>
      <w:r w:rsidRPr="00C37E35">
        <w:t>#Contribution=SIL</w:t>
      </w:r>
      <w:r w:rsidR="003F0289">
        <w:rPr>
          <w:rFonts w:hint="eastAsia"/>
        </w:rPr>
        <w:t>0</w:t>
      </w:r>
    </w:p>
    <w:p w:rsidR="009328EA" w:rsidP="000C0D62" w:rsidRDefault="00972074">
      <w:pPr>
        <w:pStyle w:val="ReqtifyAltQ"/>
        <w:rPr>
          <w:ins w:author="常鸣" w:date="2014-07-03T14:27:00Z" w:id="10965"/>
        </w:rPr>
      </w:pPr>
      <w:del w:author="常鸣" w:date="2014-07-03T14:27:00Z" w:id="10966">
        <w:r w:rsidRPr="00C37E35" w:rsidDel="009328EA">
          <w:delText>#S</w:delText>
        </w:r>
      </w:del>
      <w:ins w:author="常鸣" w:date="2014-07-03T14:27:00Z" w:id="10967">
        <w:r w:rsidR="009328EA">
          <w:t>#Allocation=ATP Software</w:t>
        </w:r>
      </w:ins>
    </w:p>
    <w:p w:rsidRPr="00C37E35" w:rsidR="00972074" w:rsidP="000C0D62" w:rsidRDefault="009328EA">
      <w:pPr>
        <w:pStyle w:val="ReqtifyAltQ"/>
      </w:pPr>
      <w:ins w:author="常鸣" w:date="2014-07-03T14:27:00Z" w:id="10968">
        <w:r>
          <w:t>#S</w:t>
        </w:r>
      </w:ins>
      <w:r w:rsidRPr="00C37E35" w:rsidR="00972074">
        <w:t>ource=</w:t>
      </w:r>
      <w:r w:rsidR="003F0289">
        <w:rPr>
          <w:rFonts w:hint="eastAsia"/>
        </w:rPr>
        <w:t>[iTC_CC-SyAD-0408],</w:t>
      </w:r>
      <w:r w:rsidRPr="00C37E35" w:rsidR="003F0289">
        <w:t xml:space="preserve"> </w:t>
      </w:r>
      <w:r w:rsidRPr="00C37E35" w:rsidR="00972074">
        <w:t>[iTC_CC-SyAD-</w:t>
      </w:r>
      <w:r w:rsidRPr="00C37E35" w:rsidR="00972074">
        <w:rPr>
          <w:rFonts w:hint="eastAsia"/>
        </w:rPr>
        <w:t>0114]</w:t>
      </w:r>
      <w:ins w:author="常鸣" w:date="2014-06-26T18:04:00Z" w:id="10969">
        <w:r w:rsidR="00B23293">
          <w:rPr>
            <w:rFonts w:hint="eastAsia"/>
          </w:rPr>
          <w:t>,</w:t>
        </w:r>
        <w:r w:rsidRPr="00B23293" w:rsidR="00B23293">
          <w:t xml:space="preserve"> </w:t>
        </w:r>
        <w:r w:rsidR="00B23293">
          <w:t>[iTC_CC-SyAD</w:t>
        </w:r>
        <w:r w:rsidRPr="00E75F0B" w:rsidR="00B23293">
          <w:t>-</w:t>
        </w:r>
        <w:r w:rsidRPr="00E75F0B" w:rsidR="00B23293">
          <w:rPr>
            <w:rFonts w:hint="eastAsia"/>
          </w:rPr>
          <w:t>0</w:t>
        </w:r>
        <w:r w:rsidR="00B23293">
          <w:rPr>
            <w:rFonts w:hint="eastAsia"/>
          </w:rPr>
          <w:t>386</w:t>
        </w:r>
        <w:r w:rsidRPr="00E75F0B" w:rsidR="00B23293">
          <w:rPr>
            <w:rFonts w:hint="eastAsia"/>
          </w:rPr>
          <w:t>]</w:t>
        </w:r>
      </w:ins>
    </w:p>
    <w:p w:rsidRPr="00C37E35" w:rsidR="00972074" w:rsidP="000C0D62" w:rsidRDefault="00972074">
      <w:pPr>
        <w:pStyle w:val="ReqtifyAltQ"/>
      </w:pPr>
      <w:r w:rsidRPr="00C37E35">
        <w:t>[End]</w:t>
      </w:r>
    </w:p>
    <w:p w:rsidR="00972074" w:rsidP="00C93484" w:rsidRDefault="00972074">
      <w:pPr>
        <w:pStyle w:val="Reqtify"/>
      </w:pPr>
    </w:p>
    <w:p w:rsidR="003059A6" w:rsidP="00934391" w:rsidRDefault="00A05592">
      <w:pPr>
        <w:pStyle w:val="3"/>
      </w:pPr>
      <w:r>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321"/>
        <w:gridCol w:w="2321"/>
        <w:gridCol w:w="2322"/>
        <w:gridCol w:w="2322"/>
      </w:tblGrid>
      <w:tr w:rsidRPr="00785CC7" w:rsidR="00A05592" w:rsidTr="00305719">
        <w:tc>
          <w:tcPr>
            <w:tcW w:w="1250" w:type="pct"/>
            <w:tcBorders>
              <w:top w:val="single" w:color="000000" w:sz="12" w:space="0"/>
              <w:bottom w:val="single" w:color="000000" w:sz="4" w:space="0"/>
            </w:tcBorders>
            <w:shd w:val="clear" w:color="auto" w:fill="E0E0E0"/>
          </w:tcPr>
          <w:p w:rsidR="00A05592" w:rsidP="00FA0FBB" w:rsidRDefault="00A05592">
            <w:pPr>
              <w:pStyle w:val="af6"/>
            </w:pPr>
            <w:r w:rsidRPr="005E2341">
              <w:t>Name</w:t>
            </w:r>
          </w:p>
        </w:tc>
        <w:tc>
          <w:tcPr>
            <w:tcW w:w="1250" w:type="pct"/>
            <w:tcBorders>
              <w:top w:val="single" w:color="000000" w:sz="12" w:space="0"/>
              <w:bottom w:val="single" w:color="000000" w:sz="4" w:space="0"/>
            </w:tcBorders>
            <w:shd w:val="clear" w:color="auto" w:fill="E0E0E0"/>
          </w:tcPr>
          <w:p w:rsidR="00A05592" w:rsidP="00FA0FBB" w:rsidRDefault="00A05592">
            <w:pPr>
              <w:pStyle w:val="af6"/>
            </w:pPr>
            <w:r>
              <w:rPr>
                <w:rFonts w:hint="eastAsia"/>
              </w:rPr>
              <w:t>Safety Critical</w:t>
            </w:r>
          </w:p>
        </w:tc>
        <w:tc>
          <w:tcPr>
            <w:tcW w:w="1250" w:type="pct"/>
            <w:tcBorders>
              <w:top w:val="single" w:color="000000" w:sz="12" w:space="0"/>
              <w:bottom w:val="single" w:color="000000" w:sz="4" w:space="0"/>
            </w:tcBorders>
            <w:shd w:val="clear" w:color="auto" w:fill="E0E0E0"/>
          </w:tcPr>
          <w:p w:rsidR="00A05592" w:rsidP="00FA0FBB" w:rsidRDefault="00A05592">
            <w:pPr>
              <w:pStyle w:val="af6"/>
            </w:pPr>
            <w:r w:rsidRPr="005E2341">
              <w:t>Observable</w:t>
            </w:r>
          </w:p>
        </w:tc>
        <w:tc>
          <w:tcPr>
            <w:tcW w:w="1250" w:type="pct"/>
            <w:tcBorders>
              <w:top w:val="single" w:color="000000" w:sz="12" w:space="0"/>
              <w:bottom w:val="single" w:color="000000" w:sz="4" w:space="0"/>
            </w:tcBorders>
            <w:shd w:val="clear" w:color="auto" w:fill="E0E0E0"/>
          </w:tcPr>
          <w:p w:rsidR="00A05592" w:rsidP="00FA0FBB" w:rsidRDefault="00A05592">
            <w:pPr>
              <w:pStyle w:val="af6"/>
            </w:pPr>
            <w:r w:rsidRPr="005E2341">
              <w:t>Logical Type</w:t>
            </w:r>
          </w:p>
        </w:tc>
      </w:tr>
      <w:tr w:rsidR="00E92EF5" w:rsidTr="00305719">
        <w:tc>
          <w:tcPr>
            <w:tcW w:w="1250" w:type="pct"/>
            <w:tcBorders>
              <w:top w:val="single" w:color="000000" w:sz="4" w:space="0"/>
            </w:tcBorders>
            <w:shd w:val="clear" w:color="auto" w:fill="auto"/>
          </w:tcPr>
          <w:p w:rsidR="00E92EF5" w:rsidP="00591D6B" w:rsidRDefault="00532AED">
            <w:pPr>
              <w:pStyle w:val="AltB0"/>
            </w:pPr>
            <w:hyperlink w:history="1" w:anchor="InhibitEmergencyBrake">
              <w:r w:rsidR="00E92EF5">
                <w:rPr>
                  <w:rStyle w:val="ac"/>
                </w:rPr>
                <w:t>InhibitEmergencyBrake</w:t>
              </w:r>
            </w:hyperlink>
          </w:p>
        </w:tc>
        <w:tc>
          <w:tcPr>
            <w:tcW w:w="1250" w:type="pct"/>
            <w:tcBorders>
              <w:top w:val="single" w:color="000000" w:sz="4" w:space="0"/>
            </w:tcBorders>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1250" w:type="pct"/>
            <w:tcBorders>
              <w:top w:val="single" w:color="000000" w:sz="4" w:space="0"/>
            </w:tcBorders>
            <w:shd w:val="clear" w:color="auto" w:fill="auto"/>
          </w:tcPr>
          <w:p w:rsidR="00E92EF5" w:rsidP="00591D6B" w:rsidRDefault="00532AED">
            <w:pPr>
              <w:pStyle w:val="AltB0"/>
            </w:pPr>
            <w:hyperlink w:history="1" w:anchor="InhibitParkingBrake">
              <w:r w:rsidR="00E92EF5">
                <w:rPr>
                  <w:rStyle w:val="ac"/>
                </w:rPr>
                <w:t>InhibitParkingBrake</w:t>
              </w:r>
            </w:hyperlink>
          </w:p>
        </w:tc>
        <w:tc>
          <w:tcPr>
            <w:tcW w:w="1250" w:type="pct"/>
            <w:tcBorders>
              <w:top w:val="single" w:color="000000" w:sz="4" w:space="0"/>
            </w:tcBorders>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305719">
        <w:tc>
          <w:tcPr>
            <w:tcW w:w="1250" w:type="pct"/>
            <w:tcBorders>
              <w:top w:val="single" w:color="000000" w:sz="4" w:space="0"/>
            </w:tcBorders>
            <w:shd w:val="clear" w:color="auto" w:fill="auto"/>
          </w:tcPr>
          <w:p w:rsidR="00E92EF5" w:rsidP="00591D6B" w:rsidRDefault="00532AED">
            <w:pPr>
              <w:pStyle w:val="AltB0"/>
            </w:pPr>
            <w:hyperlink w:history="1" w:anchor="OutOfCode">
              <w:r w:rsidR="00E92EF5">
                <w:rPr>
                  <w:rStyle w:val="ac"/>
                </w:rPr>
                <w:t>OutOfCode</w:t>
              </w:r>
            </w:hyperlink>
          </w:p>
        </w:tc>
        <w:tc>
          <w:tcPr>
            <w:tcW w:w="1250" w:type="pct"/>
            <w:tcBorders>
              <w:top w:val="single" w:color="000000" w:sz="4" w:space="0"/>
            </w:tcBorders>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E92EF5">
            <w:pPr>
              <w:pStyle w:val="AltB0"/>
            </w:pPr>
            <w:r>
              <w:rPr>
                <w:rFonts w:hint="eastAsia"/>
              </w:rPr>
              <w:t>√</w:t>
            </w:r>
          </w:p>
        </w:tc>
        <w:tc>
          <w:tcPr>
            <w:tcW w:w="1250"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070107" w:rsidTr="00305719">
        <w:tc>
          <w:tcPr>
            <w:tcW w:w="1250" w:type="pct"/>
            <w:shd w:val="clear" w:color="auto" w:fill="auto"/>
          </w:tcPr>
          <w:p w:rsidR="00070107" w:rsidP="00591D6B" w:rsidRDefault="00532AED">
            <w:pPr>
              <w:pStyle w:val="AltB0"/>
            </w:pPr>
            <w:hyperlink w:history="1" w:anchor="VIOM1VitalOut">
              <w:r w:rsidR="00070107">
                <w:rPr>
                  <w:rStyle w:val="ac"/>
                </w:rPr>
                <w:t>VIOM1VitalOut</w:t>
              </w:r>
            </w:hyperlink>
          </w:p>
        </w:tc>
        <w:tc>
          <w:tcPr>
            <w:tcW w:w="1250" w:type="pct"/>
          </w:tcPr>
          <w:p w:rsidR="00070107" w:rsidP="00591D6B" w:rsidRDefault="00070107">
            <w:pPr>
              <w:pStyle w:val="AltB0"/>
            </w:pPr>
            <w:r>
              <w:rPr>
                <w:rFonts w:hint="eastAsia"/>
              </w:rPr>
              <w:t>√</w:t>
            </w:r>
          </w:p>
        </w:tc>
        <w:tc>
          <w:tcPr>
            <w:tcW w:w="1250" w:type="pct"/>
            <w:shd w:val="clear" w:color="auto" w:fill="auto"/>
          </w:tcPr>
          <w:p w:rsidR="00070107" w:rsidP="00591D6B" w:rsidRDefault="00070107">
            <w:pPr>
              <w:pStyle w:val="AltB0"/>
            </w:pPr>
            <w:r>
              <w:rPr>
                <w:rFonts w:hint="eastAsia"/>
              </w:rPr>
              <w:t>√</w:t>
            </w:r>
          </w:p>
        </w:tc>
        <w:tc>
          <w:tcPr>
            <w:tcW w:w="1250" w:type="pct"/>
            <w:shd w:val="clear" w:color="auto" w:fill="auto"/>
          </w:tcPr>
          <w:p w:rsidR="00070107"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070107" w:rsidTr="00305719">
        <w:tc>
          <w:tcPr>
            <w:tcW w:w="1250" w:type="pct"/>
            <w:shd w:val="clear" w:color="auto" w:fill="auto"/>
          </w:tcPr>
          <w:p w:rsidR="00070107" w:rsidP="00591D6B" w:rsidRDefault="00532AED">
            <w:pPr>
              <w:pStyle w:val="AltB0"/>
            </w:pPr>
            <w:hyperlink w:history="1" w:anchor="VIOM2VItalOut">
              <w:r w:rsidR="00070107">
                <w:rPr>
                  <w:rStyle w:val="ac"/>
                </w:rPr>
                <w:t>VIOM2VItalOut</w:t>
              </w:r>
            </w:hyperlink>
          </w:p>
        </w:tc>
        <w:tc>
          <w:tcPr>
            <w:tcW w:w="1250" w:type="pct"/>
          </w:tcPr>
          <w:p w:rsidR="00070107" w:rsidP="00591D6B" w:rsidRDefault="00070107">
            <w:pPr>
              <w:pStyle w:val="AltB0"/>
            </w:pPr>
            <w:r>
              <w:rPr>
                <w:rFonts w:hint="eastAsia"/>
              </w:rPr>
              <w:t>√</w:t>
            </w:r>
          </w:p>
        </w:tc>
        <w:tc>
          <w:tcPr>
            <w:tcW w:w="1250" w:type="pct"/>
            <w:shd w:val="clear" w:color="auto" w:fill="auto"/>
          </w:tcPr>
          <w:p w:rsidR="00070107" w:rsidP="00591D6B" w:rsidRDefault="00070107">
            <w:pPr>
              <w:pStyle w:val="AltB0"/>
            </w:pPr>
            <w:r>
              <w:rPr>
                <w:rFonts w:hint="eastAsia"/>
              </w:rPr>
              <w:t>√</w:t>
            </w:r>
          </w:p>
        </w:tc>
        <w:tc>
          <w:tcPr>
            <w:tcW w:w="1250" w:type="pct"/>
            <w:shd w:val="clear" w:color="auto" w:fill="auto"/>
          </w:tcPr>
          <w:p w:rsidR="00070107"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00011D26" w:rsidP="00C93484" w:rsidRDefault="00011D26">
      <w:pPr>
        <w:pStyle w:val="Reqtify"/>
      </w:pPr>
    </w:p>
    <w:p w:rsidR="00011D26" w:rsidP="00F23398" w:rsidRDefault="006F29D1">
      <w:pPr>
        <w:pStyle w:val="2"/>
        <w:ind w:left="756" w:hanging="756"/>
      </w:pPr>
      <w:bookmarkStart w:name="_Toc344370408" w:id="10970"/>
      <w:bookmarkStart w:name="_Toc344370988" w:id="10971"/>
      <w:bookmarkStart w:name="_Toc345329079" w:id="10972"/>
      <w:bookmarkStart w:name="_Toc345669766" w:id="10973"/>
      <w:bookmarkStart w:name="_Toc345670345" w:id="10974"/>
      <w:bookmarkStart w:name="_Toc345689405" w:id="10975"/>
      <w:bookmarkStart w:name="_Toc346706563" w:id="10976"/>
      <w:bookmarkStart w:name="_Toc346869571" w:id="10977"/>
      <w:bookmarkStart w:name="_Toc347474089" w:id="10978"/>
      <w:bookmarkStart w:name="_Toc347478952" w:id="10979"/>
      <w:bookmarkStart w:name="_Toc347566740" w:id="10980"/>
      <w:bookmarkStart w:name="_Toc348357194" w:id="10981"/>
      <w:bookmarkStart w:name="_Toc348722864" w:id="10982"/>
      <w:bookmarkStart w:name="_Toc348723677" w:id="10983"/>
      <w:bookmarkStart w:name="_Toc349030607" w:id="10984"/>
      <w:bookmarkStart w:name="_Toc351470507" w:id="10985"/>
      <w:bookmarkStart w:name="_Toc344370409" w:id="10986"/>
      <w:bookmarkStart w:name="_Toc344370989" w:id="10987"/>
      <w:bookmarkStart w:name="_Toc345329080" w:id="10988"/>
      <w:bookmarkStart w:name="_Toc345669767" w:id="10989"/>
      <w:bookmarkStart w:name="_Toc345670346" w:id="10990"/>
      <w:bookmarkStart w:name="_Toc345689406" w:id="10991"/>
      <w:bookmarkStart w:name="_Toc346706564" w:id="10992"/>
      <w:bookmarkStart w:name="_Toc346869572" w:id="10993"/>
      <w:bookmarkStart w:name="_Toc347474090" w:id="10994"/>
      <w:bookmarkStart w:name="_Toc347478953" w:id="10995"/>
      <w:bookmarkStart w:name="_Toc347563682" w:id="10996"/>
      <w:bookmarkStart w:name="_Toc347566741" w:id="10997"/>
      <w:bookmarkStart w:name="_Toc347819206" w:id="10998"/>
      <w:bookmarkStart w:name="_Toc348357195" w:id="10999"/>
      <w:bookmarkStart w:name="_Toc348722865" w:id="11000"/>
      <w:bookmarkStart w:name="_Toc348723678" w:id="11001"/>
      <w:bookmarkStart w:name="_Toc349030608" w:id="11002"/>
      <w:bookmarkStart w:name="_Toc351470508" w:id="11003"/>
      <w:bookmarkStart w:name="_Toc344370410" w:id="11004"/>
      <w:bookmarkStart w:name="_Toc344370990" w:id="11005"/>
      <w:bookmarkStart w:name="_Toc345329081" w:id="11006"/>
      <w:bookmarkStart w:name="_Toc345669768" w:id="11007"/>
      <w:bookmarkStart w:name="_Toc345670347" w:id="11008"/>
      <w:bookmarkStart w:name="_Toc345689407" w:id="11009"/>
      <w:bookmarkStart w:name="_Toc346706565" w:id="11010"/>
      <w:bookmarkStart w:name="_Toc346869573" w:id="11011"/>
      <w:bookmarkStart w:name="_Toc347474091" w:id="11012"/>
      <w:bookmarkStart w:name="_Toc347478954" w:id="11013"/>
      <w:bookmarkStart w:name="_Toc347566742" w:id="11014"/>
      <w:bookmarkStart w:name="_Toc348357196" w:id="11015"/>
      <w:bookmarkStart w:name="_Toc348722866" w:id="11016"/>
      <w:bookmarkStart w:name="_Toc348723679" w:id="11017"/>
      <w:bookmarkStart w:name="_Toc349030609" w:id="11018"/>
      <w:bookmarkStart w:name="_Toc351470509" w:id="11019"/>
      <w:bookmarkStart w:name="_Toc344370411" w:id="11020"/>
      <w:bookmarkStart w:name="_Toc344370991" w:id="11021"/>
      <w:bookmarkStart w:name="_Toc345329082" w:id="11022"/>
      <w:bookmarkStart w:name="_Toc345669769" w:id="11023"/>
      <w:bookmarkStart w:name="_Toc345670348" w:id="11024"/>
      <w:bookmarkStart w:name="_Toc345689408" w:id="11025"/>
      <w:bookmarkStart w:name="_Toc346706566" w:id="11026"/>
      <w:bookmarkStart w:name="_Toc346869574" w:id="11027"/>
      <w:bookmarkStart w:name="_Toc347474092" w:id="11028"/>
      <w:bookmarkStart w:name="_Toc347478955" w:id="11029"/>
      <w:bookmarkStart w:name="_Toc347563684" w:id="11030"/>
      <w:bookmarkStart w:name="_Toc347566743" w:id="11031"/>
      <w:bookmarkStart w:name="_Toc347819208" w:id="11032"/>
      <w:bookmarkStart w:name="_Toc348357197" w:id="11033"/>
      <w:bookmarkStart w:name="_Toc348722867" w:id="11034"/>
      <w:bookmarkStart w:name="_Toc348723680" w:id="11035"/>
      <w:bookmarkStart w:name="_Toc349030610" w:id="11036"/>
      <w:bookmarkStart w:name="_Toc351470510" w:id="11037"/>
      <w:bookmarkStart w:name="_Toc344370412" w:id="11038"/>
      <w:bookmarkStart w:name="_Toc344370992" w:id="11039"/>
      <w:bookmarkStart w:name="_Toc345329083" w:id="11040"/>
      <w:bookmarkStart w:name="_Toc345669770" w:id="11041"/>
      <w:bookmarkStart w:name="_Toc345670349" w:id="11042"/>
      <w:bookmarkStart w:name="_Toc345689409" w:id="11043"/>
      <w:bookmarkStart w:name="_Toc346706567" w:id="11044"/>
      <w:bookmarkStart w:name="_Toc346869575" w:id="11045"/>
      <w:bookmarkStart w:name="_Toc347474093" w:id="11046"/>
      <w:bookmarkStart w:name="_Toc347478956" w:id="11047"/>
      <w:bookmarkStart w:name="_Toc347566744" w:id="11048"/>
      <w:bookmarkStart w:name="_Toc348357198" w:id="11049"/>
      <w:bookmarkStart w:name="_Toc348722868" w:id="11050"/>
      <w:bookmarkStart w:name="_Toc348723681" w:id="11051"/>
      <w:bookmarkStart w:name="_Toc349030611" w:id="11052"/>
      <w:bookmarkStart w:name="_Toc351470511" w:id="11053"/>
      <w:bookmarkStart w:name="_Toc344370413" w:id="11054"/>
      <w:bookmarkStart w:name="_Toc344370993" w:id="11055"/>
      <w:bookmarkStart w:name="_Toc345329084" w:id="11056"/>
      <w:bookmarkStart w:name="_Toc345669771" w:id="11057"/>
      <w:bookmarkStart w:name="_Toc345670350" w:id="11058"/>
      <w:bookmarkStart w:name="_Toc345689410" w:id="11059"/>
      <w:bookmarkStart w:name="_Toc346706568" w:id="11060"/>
      <w:bookmarkStart w:name="_Toc346869576" w:id="11061"/>
      <w:bookmarkStart w:name="_Toc347474094" w:id="11062"/>
      <w:bookmarkStart w:name="_Toc347478957" w:id="11063"/>
      <w:bookmarkStart w:name="_Toc347563686" w:id="11064"/>
      <w:bookmarkStart w:name="_Toc347566745" w:id="11065"/>
      <w:bookmarkStart w:name="_Toc347819210" w:id="11066"/>
      <w:bookmarkStart w:name="_Toc348357199" w:id="11067"/>
      <w:bookmarkStart w:name="_Toc348722869" w:id="11068"/>
      <w:bookmarkStart w:name="_Toc348723682" w:id="11069"/>
      <w:bookmarkStart w:name="_Toc349030612" w:id="11070"/>
      <w:bookmarkStart w:name="_Toc351470512" w:id="11071"/>
      <w:bookmarkStart w:name="_Toc344370414" w:id="11072"/>
      <w:bookmarkStart w:name="_Toc344370994" w:id="11073"/>
      <w:bookmarkStart w:name="_Toc345329085" w:id="11074"/>
      <w:bookmarkStart w:name="_Toc345669772" w:id="11075"/>
      <w:bookmarkStart w:name="_Toc345670351" w:id="11076"/>
      <w:bookmarkStart w:name="_Toc345689411" w:id="11077"/>
      <w:bookmarkStart w:name="_Toc346706569" w:id="11078"/>
      <w:bookmarkStart w:name="_Toc346869577" w:id="11079"/>
      <w:bookmarkStart w:name="_Toc347474095" w:id="11080"/>
      <w:bookmarkStart w:name="_Toc347478958" w:id="11081"/>
      <w:bookmarkStart w:name="_Toc347566746" w:id="11082"/>
      <w:bookmarkStart w:name="_Toc348357200" w:id="11083"/>
      <w:bookmarkStart w:name="_Toc348722870" w:id="11084"/>
      <w:bookmarkStart w:name="_Toc348723683" w:id="11085"/>
      <w:bookmarkStart w:name="_Toc349030613" w:id="11086"/>
      <w:bookmarkStart w:name="_Toc351470513" w:id="11087"/>
      <w:bookmarkStart w:name="_Toc344370415" w:id="11088"/>
      <w:bookmarkStart w:name="_Toc344370995" w:id="11089"/>
      <w:bookmarkStart w:name="_Toc345329086" w:id="11090"/>
      <w:bookmarkStart w:name="_Toc345669773" w:id="11091"/>
      <w:bookmarkStart w:name="_Toc345670352" w:id="11092"/>
      <w:bookmarkStart w:name="_Toc345689412" w:id="11093"/>
      <w:bookmarkStart w:name="_Toc346706570" w:id="11094"/>
      <w:bookmarkStart w:name="_Toc346869578" w:id="11095"/>
      <w:bookmarkStart w:name="_Toc347474096" w:id="11096"/>
      <w:bookmarkStart w:name="_Toc347478959" w:id="11097"/>
      <w:bookmarkStart w:name="_Toc347563688" w:id="11098"/>
      <w:bookmarkStart w:name="_Toc347566747" w:id="11099"/>
      <w:bookmarkStart w:name="_Toc347819212" w:id="11100"/>
      <w:bookmarkStart w:name="_Toc348357201" w:id="11101"/>
      <w:bookmarkStart w:name="_Toc348722871" w:id="11102"/>
      <w:bookmarkStart w:name="_Toc348723684" w:id="11103"/>
      <w:bookmarkStart w:name="_Toc349030614" w:id="11104"/>
      <w:bookmarkStart w:name="_Toc351470514" w:id="11105"/>
      <w:bookmarkStart w:name="_Toc344370416" w:id="11106"/>
      <w:bookmarkStart w:name="_Toc344370996" w:id="11107"/>
      <w:bookmarkStart w:name="_Toc345329087" w:id="11108"/>
      <w:bookmarkStart w:name="_Toc345669774" w:id="11109"/>
      <w:bookmarkStart w:name="_Toc345670353" w:id="11110"/>
      <w:bookmarkStart w:name="_Toc345689413" w:id="11111"/>
      <w:bookmarkStart w:name="_Toc346706571" w:id="11112"/>
      <w:bookmarkStart w:name="_Toc346869579" w:id="11113"/>
      <w:bookmarkStart w:name="_Toc347474097" w:id="11114"/>
      <w:bookmarkStart w:name="_Toc347478960" w:id="11115"/>
      <w:bookmarkStart w:name="_Toc347566748" w:id="11116"/>
      <w:bookmarkStart w:name="_Toc348357202" w:id="11117"/>
      <w:bookmarkStart w:name="_Toc348722872" w:id="11118"/>
      <w:bookmarkStart w:name="_Toc348723685" w:id="11119"/>
      <w:bookmarkStart w:name="_Toc349030615" w:id="11120"/>
      <w:bookmarkStart w:name="_Toc351470515" w:id="11121"/>
      <w:bookmarkStart w:name="_Toc344370417" w:id="11122"/>
      <w:bookmarkStart w:name="_Toc344370997" w:id="11123"/>
      <w:bookmarkStart w:name="_Toc345329088" w:id="11124"/>
      <w:bookmarkStart w:name="_Toc345669775" w:id="11125"/>
      <w:bookmarkStart w:name="_Toc345670354" w:id="11126"/>
      <w:bookmarkStart w:name="_Toc345689414" w:id="11127"/>
      <w:bookmarkStart w:name="_Toc346706572" w:id="11128"/>
      <w:bookmarkStart w:name="_Toc346869580" w:id="11129"/>
      <w:bookmarkStart w:name="_Toc347474098" w:id="11130"/>
      <w:bookmarkStart w:name="_Toc347478961" w:id="11131"/>
      <w:bookmarkStart w:name="_Toc347566749" w:id="11132"/>
      <w:bookmarkStart w:name="_Toc348357203" w:id="11133"/>
      <w:bookmarkStart w:name="_Toc348722873" w:id="11134"/>
      <w:bookmarkStart w:name="_Toc348723686" w:id="11135"/>
      <w:bookmarkStart w:name="_Toc349030616" w:id="11136"/>
      <w:bookmarkStart w:name="_Toc351470516" w:id="11137"/>
      <w:bookmarkStart w:name="_Toc344370418" w:id="11138"/>
      <w:bookmarkStart w:name="_Toc344370998" w:id="11139"/>
      <w:bookmarkStart w:name="_Toc345329089" w:id="11140"/>
      <w:bookmarkStart w:name="_Toc345669776" w:id="11141"/>
      <w:bookmarkStart w:name="_Toc345670355" w:id="11142"/>
      <w:bookmarkStart w:name="_Toc345689415" w:id="11143"/>
      <w:bookmarkStart w:name="_Toc346706573" w:id="11144"/>
      <w:bookmarkStart w:name="_Toc346869581" w:id="11145"/>
      <w:bookmarkStart w:name="_Toc347474099" w:id="11146"/>
      <w:bookmarkStart w:name="_Toc347478962" w:id="11147"/>
      <w:bookmarkStart w:name="_Toc347566750" w:id="11148"/>
      <w:bookmarkStart w:name="_Toc348357204" w:id="11149"/>
      <w:bookmarkStart w:name="_Toc348722874" w:id="11150"/>
      <w:bookmarkStart w:name="_Toc348723687" w:id="11151"/>
      <w:bookmarkStart w:name="_Toc349030617" w:id="11152"/>
      <w:bookmarkStart w:name="_Toc351470517" w:id="11153"/>
      <w:bookmarkStart w:name="_Toc344370419" w:id="11154"/>
      <w:bookmarkStart w:name="_Toc344370999" w:id="11155"/>
      <w:bookmarkStart w:name="_Toc345329090" w:id="11156"/>
      <w:bookmarkStart w:name="_Toc344370420" w:id="11157"/>
      <w:bookmarkStart w:name="_Toc344371000" w:id="11158"/>
      <w:bookmarkStart w:name="_Toc345329091" w:id="11159"/>
      <w:bookmarkStart w:name="_Toc344370428" w:id="11160"/>
      <w:bookmarkStart w:name="_Toc344371008" w:id="11161"/>
      <w:bookmarkStart w:name="_Toc345329099" w:id="11162"/>
      <w:bookmarkStart w:name="_Toc345669777" w:id="11163"/>
      <w:bookmarkStart w:name="_Toc345670356" w:id="11164"/>
      <w:bookmarkStart w:name="_Toc345689416" w:id="11165"/>
      <w:bookmarkStart w:name="_Toc346706574" w:id="11166"/>
      <w:bookmarkStart w:name="_Toc346869582" w:id="11167"/>
      <w:bookmarkStart w:name="_Toc347474100" w:id="11168"/>
      <w:bookmarkStart w:name="_Toc347478963" w:id="11169"/>
      <w:bookmarkStart w:name="_Toc347563692" w:id="11170"/>
      <w:bookmarkStart w:name="_Toc347566751" w:id="11171"/>
      <w:bookmarkStart w:name="_Toc347819216" w:id="11172"/>
      <w:bookmarkStart w:name="_Toc348357205" w:id="11173"/>
      <w:bookmarkStart w:name="_Toc348722875" w:id="11174"/>
      <w:bookmarkStart w:name="_Toc348723688" w:id="11175"/>
      <w:bookmarkStart w:name="_Toc349030618" w:id="11176"/>
      <w:bookmarkStart w:name="_Toc351470518" w:id="11177"/>
      <w:bookmarkStart w:name="_Toc344370429" w:id="11178"/>
      <w:bookmarkStart w:name="_Toc344371009" w:id="11179"/>
      <w:bookmarkStart w:name="_Toc345329100" w:id="11180"/>
      <w:bookmarkStart w:name="_Toc345669778" w:id="11181"/>
      <w:bookmarkStart w:name="_Toc345670357" w:id="11182"/>
      <w:bookmarkStart w:name="_Toc345689417" w:id="11183"/>
      <w:bookmarkStart w:name="_Toc346706575" w:id="11184"/>
      <w:bookmarkStart w:name="_Toc346869583" w:id="11185"/>
      <w:bookmarkStart w:name="_Toc347474101" w:id="11186"/>
      <w:bookmarkStart w:name="_Toc347478964" w:id="11187"/>
      <w:bookmarkStart w:name="_Toc347563693" w:id="11188"/>
      <w:bookmarkStart w:name="_Toc347566752" w:id="11189"/>
      <w:bookmarkStart w:name="_Toc347819217" w:id="11190"/>
      <w:bookmarkStart w:name="_Toc348357206" w:id="11191"/>
      <w:bookmarkStart w:name="_Toc348722876" w:id="11192"/>
      <w:bookmarkStart w:name="_Toc348723689" w:id="11193"/>
      <w:bookmarkStart w:name="_Toc349030619" w:id="11194"/>
      <w:bookmarkStart w:name="_Toc351470519" w:id="11195"/>
      <w:bookmarkStart w:name="_Toc344370430" w:id="11196"/>
      <w:bookmarkStart w:name="_Toc344371010" w:id="11197"/>
      <w:bookmarkStart w:name="_Toc345329101" w:id="11198"/>
      <w:bookmarkStart w:name="_Toc345669779" w:id="11199"/>
      <w:bookmarkStart w:name="_Toc345670358" w:id="11200"/>
      <w:bookmarkStart w:name="_Toc345689418" w:id="11201"/>
      <w:bookmarkStart w:name="_Toc346706576" w:id="11202"/>
      <w:bookmarkStart w:name="_Toc346869584" w:id="11203"/>
      <w:bookmarkStart w:name="_Toc347474102" w:id="11204"/>
      <w:bookmarkStart w:name="_Toc347478965" w:id="11205"/>
      <w:bookmarkStart w:name="_Toc347566753" w:id="11206"/>
      <w:bookmarkStart w:name="_Toc348357207" w:id="11207"/>
      <w:bookmarkStart w:name="_Toc348722877" w:id="11208"/>
      <w:bookmarkStart w:name="_Toc348723690" w:id="11209"/>
      <w:bookmarkStart w:name="_Toc349030620" w:id="11210"/>
      <w:bookmarkStart w:name="_Toc351470520" w:id="11211"/>
      <w:bookmarkStart w:name="_Toc344370431" w:id="11212"/>
      <w:bookmarkStart w:name="_Toc344371011" w:id="11213"/>
      <w:bookmarkStart w:name="_Toc345329102" w:id="11214"/>
      <w:bookmarkStart w:name="_Toc345669780" w:id="11215"/>
      <w:bookmarkStart w:name="_Toc345670359" w:id="11216"/>
      <w:bookmarkStart w:name="_Toc345689419" w:id="11217"/>
      <w:bookmarkStart w:name="_Toc346706577" w:id="11218"/>
      <w:bookmarkStart w:name="_Toc346869585" w:id="11219"/>
      <w:bookmarkStart w:name="_Toc347474103" w:id="11220"/>
      <w:bookmarkStart w:name="_Toc347478966" w:id="11221"/>
      <w:bookmarkStart w:name="_Toc347563695" w:id="11222"/>
      <w:bookmarkStart w:name="_Toc347566754" w:id="11223"/>
      <w:bookmarkStart w:name="_Toc347819219" w:id="11224"/>
      <w:bookmarkStart w:name="_Toc348357208" w:id="11225"/>
      <w:bookmarkStart w:name="_Toc348722878" w:id="11226"/>
      <w:bookmarkStart w:name="_Toc348723691" w:id="11227"/>
      <w:bookmarkStart w:name="_Toc349030621" w:id="11228"/>
      <w:bookmarkStart w:name="_Toc351470521" w:id="11229"/>
      <w:bookmarkStart w:name="_Toc344370432" w:id="11230"/>
      <w:bookmarkStart w:name="_Toc344371012" w:id="11231"/>
      <w:bookmarkStart w:name="_Toc345329103" w:id="11232"/>
      <w:bookmarkStart w:name="_Toc345669781" w:id="11233"/>
      <w:bookmarkStart w:name="_Toc345670360" w:id="11234"/>
      <w:bookmarkStart w:name="_Toc345689420" w:id="11235"/>
      <w:bookmarkStart w:name="_Toc346706578" w:id="11236"/>
      <w:bookmarkStart w:name="_Toc346869586" w:id="11237"/>
      <w:bookmarkStart w:name="_Toc347474104" w:id="11238"/>
      <w:bookmarkStart w:name="_Toc347478967" w:id="11239"/>
      <w:bookmarkStart w:name="_Toc347566755" w:id="11240"/>
      <w:bookmarkStart w:name="_Toc348357209" w:id="11241"/>
      <w:bookmarkStart w:name="_Toc348722879" w:id="11242"/>
      <w:bookmarkStart w:name="_Toc348723692" w:id="11243"/>
      <w:bookmarkStart w:name="_Toc349030622" w:id="11244"/>
      <w:bookmarkStart w:name="_Toc351470522" w:id="11245"/>
      <w:bookmarkStart w:name="_Toc344370433" w:id="11246"/>
      <w:bookmarkStart w:name="_Toc344371013" w:id="11247"/>
      <w:bookmarkStart w:name="_Toc345329104" w:id="11248"/>
      <w:bookmarkStart w:name="_Toc345669782" w:id="11249"/>
      <w:bookmarkStart w:name="_Toc345670361" w:id="11250"/>
      <w:bookmarkStart w:name="_Toc345689421" w:id="11251"/>
      <w:bookmarkStart w:name="_Toc346706579" w:id="11252"/>
      <w:bookmarkStart w:name="_Toc346869587" w:id="11253"/>
      <w:bookmarkStart w:name="_Toc347474105" w:id="11254"/>
      <w:bookmarkStart w:name="_Toc347478968" w:id="11255"/>
      <w:bookmarkStart w:name="_Toc347566756" w:id="11256"/>
      <w:bookmarkStart w:name="_Toc348357210" w:id="11257"/>
      <w:bookmarkStart w:name="_Toc348722880" w:id="11258"/>
      <w:bookmarkStart w:name="_Toc348723693" w:id="11259"/>
      <w:bookmarkStart w:name="_Toc349030623" w:id="11260"/>
      <w:bookmarkStart w:name="_Toc351470523" w:id="11261"/>
      <w:bookmarkStart w:name="_Toc344370434" w:id="11262"/>
      <w:bookmarkStart w:name="_Toc344371014" w:id="11263"/>
      <w:bookmarkStart w:name="_Toc345329105" w:id="11264"/>
      <w:bookmarkStart w:name="_Toc345669783" w:id="11265"/>
      <w:bookmarkStart w:name="_Toc345670362" w:id="11266"/>
      <w:bookmarkStart w:name="_Toc345689422" w:id="11267"/>
      <w:bookmarkStart w:name="_Toc346706580" w:id="11268"/>
      <w:bookmarkStart w:name="_Toc346869588" w:id="11269"/>
      <w:bookmarkStart w:name="_Toc347474106" w:id="11270"/>
      <w:bookmarkStart w:name="_Toc347478969" w:id="11271"/>
      <w:bookmarkStart w:name="_Toc347566757" w:id="11272"/>
      <w:bookmarkStart w:name="_Toc348357211" w:id="11273"/>
      <w:bookmarkStart w:name="_Toc348722881" w:id="11274"/>
      <w:bookmarkStart w:name="_Toc348723694" w:id="11275"/>
      <w:bookmarkStart w:name="_Toc349030624" w:id="11276"/>
      <w:bookmarkStart w:name="_Toc351470524" w:id="11277"/>
      <w:bookmarkStart w:name="_Toc344370435" w:id="11278"/>
      <w:bookmarkStart w:name="_Toc344371015" w:id="11279"/>
      <w:bookmarkStart w:name="_Toc345329106" w:id="11280"/>
      <w:bookmarkStart w:name="_Toc345669784" w:id="11281"/>
      <w:bookmarkStart w:name="_Toc345670363" w:id="11282"/>
      <w:bookmarkStart w:name="_Toc345689423" w:id="11283"/>
      <w:bookmarkStart w:name="_Toc346706581" w:id="11284"/>
      <w:bookmarkStart w:name="_Toc346869589" w:id="11285"/>
      <w:bookmarkStart w:name="_Toc347474107" w:id="11286"/>
      <w:bookmarkStart w:name="_Toc347478970" w:id="11287"/>
      <w:bookmarkStart w:name="_Toc347566758" w:id="11288"/>
      <w:bookmarkStart w:name="_Toc348357212" w:id="11289"/>
      <w:bookmarkStart w:name="_Toc348722882" w:id="11290"/>
      <w:bookmarkStart w:name="_Toc348723695" w:id="11291"/>
      <w:bookmarkStart w:name="_Toc349030625" w:id="11292"/>
      <w:bookmarkStart w:name="_Toc351470525" w:id="11293"/>
      <w:bookmarkStart w:name="_Toc344370436" w:id="11294"/>
      <w:bookmarkStart w:name="_Toc344371016" w:id="11295"/>
      <w:bookmarkStart w:name="_Toc345329107" w:id="11296"/>
      <w:bookmarkStart w:name="_Toc345669785" w:id="11297"/>
      <w:bookmarkStart w:name="_Toc345670364" w:id="11298"/>
      <w:bookmarkStart w:name="_Toc345689424" w:id="11299"/>
      <w:bookmarkStart w:name="_Toc346706582" w:id="11300"/>
      <w:bookmarkStart w:name="_Toc346869590" w:id="11301"/>
      <w:bookmarkStart w:name="_Toc347474108" w:id="11302"/>
      <w:bookmarkStart w:name="_Toc347478971" w:id="11303"/>
      <w:bookmarkStart w:name="_Toc347566759" w:id="11304"/>
      <w:bookmarkStart w:name="_Toc348357213" w:id="11305"/>
      <w:bookmarkStart w:name="_Toc348722883" w:id="11306"/>
      <w:bookmarkStart w:name="_Toc348723696" w:id="11307"/>
      <w:bookmarkStart w:name="_Toc349030626" w:id="11308"/>
      <w:bookmarkStart w:name="_Toc351470526" w:id="11309"/>
      <w:bookmarkStart w:name="_Toc344370437" w:id="11310"/>
      <w:bookmarkStart w:name="_Toc344371017" w:id="11311"/>
      <w:bookmarkStart w:name="_Toc345329108" w:id="11312"/>
      <w:bookmarkStart w:name="_Toc345669786" w:id="11313"/>
      <w:bookmarkStart w:name="_Toc345670365" w:id="11314"/>
      <w:bookmarkStart w:name="_Toc345689425" w:id="11315"/>
      <w:bookmarkStart w:name="_Toc346706583" w:id="11316"/>
      <w:bookmarkStart w:name="_Toc346869591" w:id="11317"/>
      <w:bookmarkStart w:name="_Toc347474109" w:id="11318"/>
      <w:bookmarkStart w:name="_Toc347478972" w:id="11319"/>
      <w:bookmarkStart w:name="_Toc347566760" w:id="11320"/>
      <w:bookmarkStart w:name="_Toc348357214" w:id="11321"/>
      <w:bookmarkStart w:name="_Toc348722884" w:id="11322"/>
      <w:bookmarkStart w:name="_Toc348723697" w:id="11323"/>
      <w:bookmarkStart w:name="_Toc349030627" w:id="11324"/>
      <w:bookmarkStart w:name="_Toc351470527" w:id="11325"/>
      <w:bookmarkStart w:name="_Toc344370438" w:id="11326"/>
      <w:bookmarkStart w:name="_Toc344371018" w:id="11327"/>
      <w:bookmarkStart w:name="_Toc345329109" w:id="11328"/>
      <w:bookmarkStart w:name="_Toc345669787" w:id="11329"/>
      <w:bookmarkStart w:name="_Toc345670366" w:id="11330"/>
      <w:bookmarkStart w:name="_Toc345689426" w:id="11331"/>
      <w:bookmarkStart w:name="_Toc346706584" w:id="11332"/>
      <w:bookmarkStart w:name="_Toc346869592" w:id="11333"/>
      <w:bookmarkStart w:name="_Toc347474110" w:id="11334"/>
      <w:bookmarkStart w:name="_Toc347478973" w:id="11335"/>
      <w:bookmarkStart w:name="_Toc347566761" w:id="11336"/>
      <w:bookmarkStart w:name="_Toc348357215" w:id="11337"/>
      <w:bookmarkStart w:name="_Toc348722885" w:id="11338"/>
      <w:bookmarkStart w:name="_Toc348723698" w:id="11339"/>
      <w:bookmarkStart w:name="_Toc349030628" w:id="11340"/>
      <w:bookmarkStart w:name="_Toc351470528" w:id="11341"/>
      <w:bookmarkStart w:name="_Toc344370439" w:id="11342"/>
      <w:bookmarkStart w:name="_Toc344371019" w:id="11343"/>
      <w:bookmarkStart w:name="_Toc345329110" w:id="11344"/>
      <w:bookmarkStart w:name="_Toc345669788" w:id="11345"/>
      <w:bookmarkStart w:name="_Toc345670367" w:id="11346"/>
      <w:bookmarkStart w:name="_Toc345689427" w:id="11347"/>
      <w:bookmarkStart w:name="_Toc346706585" w:id="11348"/>
      <w:bookmarkStart w:name="_Toc346869593" w:id="11349"/>
      <w:bookmarkStart w:name="_Toc347474111" w:id="11350"/>
      <w:bookmarkStart w:name="_Toc347478974" w:id="11351"/>
      <w:bookmarkStart w:name="_Toc347566762" w:id="11352"/>
      <w:bookmarkStart w:name="_Toc348357216" w:id="11353"/>
      <w:bookmarkStart w:name="_Toc348722886" w:id="11354"/>
      <w:bookmarkStart w:name="_Toc348723699" w:id="11355"/>
      <w:bookmarkStart w:name="_Toc349030629" w:id="11356"/>
      <w:bookmarkStart w:name="_Toc351470529" w:id="11357"/>
      <w:bookmarkStart w:name="_Toc344370440" w:id="11358"/>
      <w:bookmarkStart w:name="_Toc344371020" w:id="11359"/>
      <w:bookmarkStart w:name="_Toc345329111" w:id="11360"/>
      <w:bookmarkStart w:name="_Toc345669789" w:id="11361"/>
      <w:bookmarkStart w:name="_Toc345670368" w:id="11362"/>
      <w:bookmarkStart w:name="_Toc345689428" w:id="11363"/>
      <w:bookmarkStart w:name="_Toc346706586" w:id="11364"/>
      <w:bookmarkStart w:name="_Toc346869594" w:id="11365"/>
      <w:bookmarkStart w:name="_Toc347474112" w:id="11366"/>
      <w:bookmarkStart w:name="_Toc347478975" w:id="11367"/>
      <w:bookmarkStart w:name="_Toc347563704" w:id="11368"/>
      <w:bookmarkStart w:name="_Toc347566763" w:id="11369"/>
      <w:bookmarkStart w:name="_Toc347819228" w:id="11370"/>
      <w:bookmarkStart w:name="_Toc348357217" w:id="11371"/>
      <w:bookmarkStart w:name="_Toc348722887" w:id="11372"/>
      <w:bookmarkStart w:name="_Toc348723700" w:id="11373"/>
      <w:bookmarkStart w:name="_Toc349030630" w:id="11374"/>
      <w:bookmarkStart w:name="_Toc351470530" w:id="11375"/>
      <w:bookmarkStart w:name="_Toc344370441" w:id="11376"/>
      <w:bookmarkStart w:name="_Toc344371021" w:id="11377"/>
      <w:bookmarkStart w:name="_Toc345329112" w:id="11378"/>
      <w:bookmarkStart w:name="_Toc345669790" w:id="11379"/>
      <w:bookmarkStart w:name="_Toc345670369" w:id="11380"/>
      <w:bookmarkStart w:name="_Toc345689429" w:id="11381"/>
      <w:bookmarkStart w:name="_Toc346706587" w:id="11382"/>
      <w:bookmarkStart w:name="_Toc346869595" w:id="11383"/>
      <w:bookmarkStart w:name="_Toc347474113" w:id="11384"/>
      <w:bookmarkStart w:name="_Toc347478976" w:id="11385"/>
      <w:bookmarkStart w:name="_Toc347563705" w:id="11386"/>
      <w:bookmarkStart w:name="_Toc347566764" w:id="11387"/>
      <w:bookmarkStart w:name="_Toc347819229" w:id="11388"/>
      <w:bookmarkStart w:name="_Toc348357218" w:id="11389"/>
      <w:bookmarkStart w:name="_Toc348722888" w:id="11390"/>
      <w:bookmarkStart w:name="_Toc348723701" w:id="11391"/>
      <w:bookmarkStart w:name="_Toc349030631" w:id="11392"/>
      <w:bookmarkStart w:name="_Toc351470531" w:id="11393"/>
      <w:bookmarkStart w:name="_Toc344370442" w:id="11394"/>
      <w:bookmarkStart w:name="_Toc344371022" w:id="11395"/>
      <w:bookmarkStart w:name="_Toc345329113" w:id="11396"/>
      <w:bookmarkStart w:name="_Toc345669791" w:id="11397"/>
      <w:bookmarkStart w:name="_Toc345670370" w:id="11398"/>
      <w:bookmarkStart w:name="_Toc345689430" w:id="11399"/>
      <w:bookmarkStart w:name="_Toc346706588" w:id="11400"/>
      <w:bookmarkStart w:name="_Toc346869596" w:id="11401"/>
      <w:bookmarkStart w:name="_Toc347474114" w:id="11402"/>
      <w:bookmarkStart w:name="_Toc347478977" w:id="11403"/>
      <w:bookmarkStart w:name="_Toc347566765" w:id="11404"/>
      <w:bookmarkStart w:name="_Toc348357219" w:id="11405"/>
      <w:bookmarkStart w:name="_Toc348722889" w:id="11406"/>
      <w:bookmarkStart w:name="_Toc348723702" w:id="11407"/>
      <w:bookmarkStart w:name="_Toc349030632" w:id="11408"/>
      <w:bookmarkStart w:name="_Toc351470532" w:id="11409"/>
      <w:bookmarkStart w:name="_Toc344370443" w:id="11410"/>
      <w:bookmarkStart w:name="_Toc344371023" w:id="11411"/>
      <w:bookmarkStart w:name="_Toc345329114" w:id="11412"/>
      <w:bookmarkStart w:name="_Toc345669792" w:id="11413"/>
      <w:bookmarkStart w:name="_Toc345670371" w:id="11414"/>
      <w:bookmarkStart w:name="_Toc345689431" w:id="11415"/>
      <w:bookmarkStart w:name="_Toc346706589" w:id="11416"/>
      <w:bookmarkStart w:name="_Toc346869597" w:id="11417"/>
      <w:bookmarkStart w:name="_Toc347474115" w:id="11418"/>
      <w:bookmarkStart w:name="_Toc347478978" w:id="11419"/>
      <w:bookmarkStart w:name="_Toc347566766" w:id="11420"/>
      <w:bookmarkStart w:name="_Toc348357220" w:id="11421"/>
      <w:bookmarkStart w:name="_Toc348722890" w:id="11422"/>
      <w:bookmarkStart w:name="_Toc348723703" w:id="11423"/>
      <w:bookmarkStart w:name="_Toc349030633" w:id="11424"/>
      <w:bookmarkStart w:name="_Toc351470533" w:id="11425"/>
      <w:bookmarkStart w:name="_Toc344370444" w:id="11426"/>
      <w:bookmarkStart w:name="_Toc344371024" w:id="11427"/>
      <w:bookmarkStart w:name="_Toc345329115" w:id="11428"/>
      <w:bookmarkStart w:name="_Toc345669793" w:id="11429"/>
      <w:bookmarkStart w:name="_Toc345670372" w:id="11430"/>
      <w:bookmarkStart w:name="_Toc345689432" w:id="11431"/>
      <w:bookmarkStart w:name="_Toc346706590" w:id="11432"/>
      <w:bookmarkStart w:name="_Toc346869598" w:id="11433"/>
      <w:bookmarkStart w:name="_Toc347474116" w:id="11434"/>
      <w:bookmarkStart w:name="_Toc347478979" w:id="11435"/>
      <w:bookmarkStart w:name="_Toc347566767" w:id="11436"/>
      <w:bookmarkStart w:name="_Toc348357221" w:id="11437"/>
      <w:bookmarkStart w:name="_Toc348722891" w:id="11438"/>
      <w:bookmarkStart w:name="_Toc348723704" w:id="11439"/>
      <w:bookmarkStart w:name="_Toc349030634" w:id="11440"/>
      <w:bookmarkStart w:name="_Toc351470534" w:id="11441"/>
      <w:bookmarkStart w:name="_Toc344370445" w:id="11442"/>
      <w:bookmarkStart w:name="_Toc344371025" w:id="11443"/>
      <w:bookmarkStart w:name="_Toc345329116" w:id="11444"/>
      <w:bookmarkStart w:name="_Toc345669794" w:id="11445"/>
      <w:bookmarkStart w:name="_Toc345670373" w:id="11446"/>
      <w:bookmarkStart w:name="_Toc345689433" w:id="11447"/>
      <w:bookmarkStart w:name="_Toc346706591" w:id="11448"/>
      <w:bookmarkStart w:name="_Toc346869599" w:id="11449"/>
      <w:bookmarkStart w:name="_Toc347474117" w:id="11450"/>
      <w:bookmarkStart w:name="_Toc347478980" w:id="11451"/>
      <w:bookmarkStart w:name="_Toc347566768" w:id="11452"/>
      <w:bookmarkStart w:name="_Toc348357222" w:id="11453"/>
      <w:bookmarkStart w:name="_Toc348722892" w:id="11454"/>
      <w:bookmarkStart w:name="_Toc348723705" w:id="11455"/>
      <w:bookmarkStart w:name="_Toc349030635" w:id="11456"/>
      <w:bookmarkStart w:name="_Toc351470535" w:id="11457"/>
      <w:bookmarkStart w:name="_Toc344370446" w:id="11458"/>
      <w:bookmarkStart w:name="_Toc344371026" w:id="11459"/>
      <w:bookmarkStart w:name="_Toc345329117" w:id="11460"/>
      <w:bookmarkStart w:name="_Toc345669795" w:id="11461"/>
      <w:bookmarkStart w:name="_Toc345670374" w:id="11462"/>
      <w:bookmarkStart w:name="_Toc345689434" w:id="11463"/>
      <w:bookmarkStart w:name="_Toc346706592" w:id="11464"/>
      <w:bookmarkStart w:name="_Toc346869600" w:id="11465"/>
      <w:bookmarkStart w:name="_Toc347474118" w:id="11466"/>
      <w:bookmarkStart w:name="_Toc347478981" w:id="11467"/>
      <w:bookmarkStart w:name="_Toc347566769" w:id="11468"/>
      <w:bookmarkStart w:name="_Toc348357223" w:id="11469"/>
      <w:bookmarkStart w:name="_Toc348722893" w:id="11470"/>
      <w:bookmarkStart w:name="_Toc348723706" w:id="11471"/>
      <w:bookmarkStart w:name="_Toc349030636" w:id="11472"/>
      <w:bookmarkStart w:name="_Toc351470536" w:id="11473"/>
      <w:bookmarkStart w:name="_Toc344370447" w:id="11474"/>
      <w:bookmarkStart w:name="_Toc344371027" w:id="11475"/>
      <w:bookmarkStart w:name="_Toc345329118" w:id="11476"/>
      <w:bookmarkStart w:name="_Toc345669796" w:id="11477"/>
      <w:bookmarkStart w:name="_Toc345670375" w:id="11478"/>
      <w:bookmarkStart w:name="_Toc345689435" w:id="11479"/>
      <w:bookmarkStart w:name="_Toc346706593" w:id="11480"/>
      <w:bookmarkStart w:name="_Toc346869601" w:id="11481"/>
      <w:bookmarkStart w:name="_Toc347474119" w:id="11482"/>
      <w:bookmarkStart w:name="_Toc347478982" w:id="11483"/>
      <w:bookmarkStart w:name="_Toc347566770" w:id="11484"/>
      <w:bookmarkStart w:name="_Toc348357224" w:id="11485"/>
      <w:bookmarkStart w:name="_Toc348722894" w:id="11486"/>
      <w:bookmarkStart w:name="_Toc348723707" w:id="11487"/>
      <w:bookmarkStart w:name="_Toc349030637" w:id="11488"/>
      <w:bookmarkStart w:name="_Toc351470537" w:id="11489"/>
      <w:bookmarkStart w:name="_Toc344370448" w:id="11490"/>
      <w:bookmarkStart w:name="_Toc344371028" w:id="11491"/>
      <w:bookmarkStart w:name="_Toc345329119" w:id="11492"/>
      <w:bookmarkStart w:name="_Toc345669797" w:id="11493"/>
      <w:bookmarkStart w:name="_Toc345670376" w:id="11494"/>
      <w:bookmarkStart w:name="_Toc345689436" w:id="11495"/>
      <w:bookmarkStart w:name="_Toc346706594" w:id="11496"/>
      <w:bookmarkStart w:name="_Toc346869602" w:id="11497"/>
      <w:bookmarkStart w:name="_Toc347474120" w:id="11498"/>
      <w:bookmarkStart w:name="_Toc347478983" w:id="11499"/>
      <w:bookmarkStart w:name="_Toc347566771" w:id="11500"/>
      <w:bookmarkStart w:name="_Toc348357225" w:id="11501"/>
      <w:bookmarkStart w:name="_Toc348722895" w:id="11502"/>
      <w:bookmarkStart w:name="_Toc348723708" w:id="11503"/>
      <w:bookmarkStart w:name="_Toc349030638" w:id="11504"/>
      <w:bookmarkStart w:name="_Toc351470538" w:id="11505"/>
      <w:bookmarkStart w:name="_Toc344370449" w:id="11506"/>
      <w:bookmarkStart w:name="_Toc344371029" w:id="11507"/>
      <w:bookmarkStart w:name="_Toc345329120" w:id="11508"/>
      <w:bookmarkStart w:name="_Toc345669798" w:id="11509"/>
      <w:bookmarkStart w:name="_Toc345670377" w:id="11510"/>
      <w:bookmarkStart w:name="_Toc345689437" w:id="11511"/>
      <w:bookmarkStart w:name="_Toc346706595" w:id="11512"/>
      <w:bookmarkStart w:name="_Toc346869603" w:id="11513"/>
      <w:bookmarkStart w:name="_Toc347474121" w:id="11514"/>
      <w:bookmarkStart w:name="_Toc347478984" w:id="11515"/>
      <w:bookmarkStart w:name="_Toc347566772" w:id="11516"/>
      <w:bookmarkStart w:name="_Toc348357226" w:id="11517"/>
      <w:bookmarkStart w:name="_Toc348722896" w:id="11518"/>
      <w:bookmarkStart w:name="_Toc348723709" w:id="11519"/>
      <w:bookmarkStart w:name="_Toc349030639" w:id="11520"/>
      <w:bookmarkStart w:name="_Toc351470539" w:id="11521"/>
      <w:bookmarkStart w:name="_Toc344370450" w:id="11522"/>
      <w:bookmarkStart w:name="_Toc344371030" w:id="11523"/>
      <w:bookmarkStart w:name="_Toc345329121" w:id="11524"/>
      <w:bookmarkStart w:name="_Toc345669799" w:id="11525"/>
      <w:bookmarkStart w:name="_Toc345670378" w:id="11526"/>
      <w:bookmarkStart w:name="_Toc345689438" w:id="11527"/>
      <w:bookmarkStart w:name="_Toc346706596" w:id="11528"/>
      <w:bookmarkStart w:name="_Toc346869604" w:id="11529"/>
      <w:bookmarkStart w:name="_Toc347474122" w:id="11530"/>
      <w:bookmarkStart w:name="_Toc347478985" w:id="11531"/>
      <w:bookmarkStart w:name="_Toc347563714" w:id="11532"/>
      <w:bookmarkStart w:name="_Toc347566773" w:id="11533"/>
      <w:bookmarkStart w:name="_Toc347819238" w:id="11534"/>
      <w:bookmarkStart w:name="_Toc348357227" w:id="11535"/>
      <w:bookmarkStart w:name="_Toc348722897" w:id="11536"/>
      <w:bookmarkStart w:name="_Toc348723710" w:id="11537"/>
      <w:bookmarkStart w:name="_Toc349030640" w:id="11538"/>
      <w:bookmarkStart w:name="_Toc351470540" w:id="11539"/>
      <w:bookmarkStart w:name="_Toc344370451" w:id="11540"/>
      <w:bookmarkStart w:name="_Toc344371031" w:id="11541"/>
      <w:bookmarkStart w:name="_Toc345329122" w:id="11542"/>
      <w:bookmarkStart w:name="_Toc345669800" w:id="11543"/>
      <w:bookmarkStart w:name="_Toc345670379" w:id="11544"/>
      <w:bookmarkStart w:name="_Toc345689439" w:id="11545"/>
      <w:bookmarkStart w:name="_Toc346706597" w:id="11546"/>
      <w:bookmarkStart w:name="_Toc346869605" w:id="11547"/>
      <w:bookmarkStart w:name="_Toc347474123" w:id="11548"/>
      <w:bookmarkStart w:name="_Toc347478986" w:id="11549"/>
      <w:bookmarkStart w:name="_Toc347563715" w:id="11550"/>
      <w:bookmarkStart w:name="_Toc347566774" w:id="11551"/>
      <w:bookmarkStart w:name="_Toc347819239" w:id="11552"/>
      <w:bookmarkStart w:name="_Toc348357228" w:id="11553"/>
      <w:bookmarkStart w:name="_Toc348722898" w:id="11554"/>
      <w:bookmarkStart w:name="_Toc348723711" w:id="11555"/>
      <w:bookmarkStart w:name="_Toc349030641" w:id="11556"/>
      <w:bookmarkStart w:name="_Toc351470541" w:id="11557"/>
      <w:bookmarkStart w:name="_Toc344370452" w:id="11558"/>
      <w:bookmarkStart w:name="_Toc344371032" w:id="11559"/>
      <w:bookmarkStart w:name="_Toc345329123" w:id="11560"/>
      <w:bookmarkStart w:name="_Toc345669801" w:id="11561"/>
      <w:bookmarkStart w:name="_Toc345670380" w:id="11562"/>
      <w:bookmarkStart w:name="_Toc345689440" w:id="11563"/>
      <w:bookmarkStart w:name="_Toc346706598" w:id="11564"/>
      <w:bookmarkStart w:name="_Toc346869606" w:id="11565"/>
      <w:bookmarkStart w:name="_Toc347474124" w:id="11566"/>
      <w:bookmarkStart w:name="_Toc347478987" w:id="11567"/>
      <w:bookmarkStart w:name="_Toc347566775" w:id="11568"/>
      <w:bookmarkStart w:name="_Toc348357229" w:id="11569"/>
      <w:bookmarkStart w:name="_Toc348722899" w:id="11570"/>
      <w:bookmarkStart w:name="_Toc348723712" w:id="11571"/>
      <w:bookmarkStart w:name="_Toc349030642" w:id="11572"/>
      <w:bookmarkStart w:name="_Toc351470542" w:id="11573"/>
      <w:bookmarkStart w:name="_Toc344370453" w:id="11574"/>
      <w:bookmarkStart w:name="_Toc344371033" w:id="11575"/>
      <w:bookmarkStart w:name="_Toc345329124" w:id="11576"/>
      <w:bookmarkStart w:name="_Toc345669802" w:id="11577"/>
      <w:bookmarkStart w:name="_Toc345670381" w:id="11578"/>
      <w:bookmarkStart w:name="_Toc345689441" w:id="11579"/>
      <w:bookmarkStart w:name="_Toc346706599" w:id="11580"/>
      <w:bookmarkStart w:name="_Toc346869607" w:id="11581"/>
      <w:bookmarkStart w:name="_Toc347474125" w:id="11582"/>
      <w:bookmarkStart w:name="_Toc347478988" w:id="11583"/>
      <w:bookmarkStart w:name="_Toc347563717" w:id="11584"/>
      <w:bookmarkStart w:name="_Toc347566776" w:id="11585"/>
      <w:bookmarkStart w:name="_Toc347819241" w:id="11586"/>
      <w:bookmarkStart w:name="_Toc348357230" w:id="11587"/>
      <w:bookmarkStart w:name="_Toc348722900" w:id="11588"/>
      <w:bookmarkStart w:name="_Toc348723713" w:id="11589"/>
      <w:bookmarkStart w:name="_Toc349030643" w:id="11590"/>
      <w:bookmarkStart w:name="_Toc351470543" w:id="11591"/>
      <w:bookmarkStart w:name="_Toc344370454" w:id="11592"/>
      <w:bookmarkStart w:name="_Toc344371034" w:id="11593"/>
      <w:bookmarkStart w:name="_Toc345329125" w:id="11594"/>
      <w:bookmarkStart w:name="_Toc345669803" w:id="11595"/>
      <w:bookmarkStart w:name="_Toc345670382" w:id="11596"/>
      <w:bookmarkStart w:name="_Toc345689442" w:id="11597"/>
      <w:bookmarkStart w:name="_Toc346706600" w:id="11598"/>
      <w:bookmarkStart w:name="_Toc346869608" w:id="11599"/>
      <w:bookmarkStart w:name="_Toc347474126" w:id="11600"/>
      <w:bookmarkStart w:name="_Toc347478989" w:id="11601"/>
      <w:bookmarkStart w:name="_Toc347566777" w:id="11602"/>
      <w:bookmarkStart w:name="_Toc348357231" w:id="11603"/>
      <w:bookmarkStart w:name="_Toc348722901" w:id="11604"/>
      <w:bookmarkStart w:name="_Toc348723714" w:id="11605"/>
      <w:bookmarkStart w:name="_Toc349030644" w:id="11606"/>
      <w:bookmarkStart w:name="_Toc351470544" w:id="11607"/>
      <w:bookmarkStart w:name="_Toc344370455" w:id="11608"/>
      <w:bookmarkStart w:name="_Toc344371035" w:id="11609"/>
      <w:bookmarkStart w:name="_Toc345329126" w:id="11610"/>
      <w:bookmarkStart w:name="_Toc345669804" w:id="11611"/>
      <w:bookmarkStart w:name="_Toc345670383" w:id="11612"/>
      <w:bookmarkStart w:name="_Toc345689443" w:id="11613"/>
      <w:bookmarkStart w:name="_Toc346706601" w:id="11614"/>
      <w:bookmarkStart w:name="_Toc346869609" w:id="11615"/>
      <w:bookmarkStart w:name="_Toc347474127" w:id="11616"/>
      <w:bookmarkStart w:name="_Toc347478990" w:id="11617"/>
      <w:bookmarkStart w:name="_Toc347566778" w:id="11618"/>
      <w:bookmarkStart w:name="_Toc348357232" w:id="11619"/>
      <w:bookmarkStart w:name="_Toc348722902" w:id="11620"/>
      <w:bookmarkStart w:name="_Toc348723715" w:id="11621"/>
      <w:bookmarkStart w:name="_Toc349030645" w:id="11622"/>
      <w:bookmarkStart w:name="_Toc351470545" w:id="11623"/>
      <w:bookmarkStart w:name="_Toc344370456" w:id="11624"/>
      <w:bookmarkStart w:name="_Toc344371036" w:id="11625"/>
      <w:bookmarkStart w:name="_Toc345329127" w:id="11626"/>
      <w:bookmarkStart w:name="_Toc345669805" w:id="11627"/>
      <w:bookmarkStart w:name="_Toc345670384" w:id="11628"/>
      <w:bookmarkStart w:name="_Toc345689444" w:id="11629"/>
      <w:bookmarkStart w:name="_Toc346706602" w:id="11630"/>
      <w:bookmarkStart w:name="_Toc346869610" w:id="11631"/>
      <w:bookmarkStart w:name="_Toc347474128" w:id="11632"/>
      <w:bookmarkStart w:name="_Toc347478991" w:id="11633"/>
      <w:bookmarkStart w:name="_Toc347566779" w:id="11634"/>
      <w:bookmarkStart w:name="_Toc348357233" w:id="11635"/>
      <w:bookmarkStart w:name="_Toc348722903" w:id="11636"/>
      <w:bookmarkStart w:name="_Toc348723716" w:id="11637"/>
      <w:bookmarkStart w:name="_Toc349030646" w:id="11638"/>
      <w:bookmarkStart w:name="_Toc351470546" w:id="11639"/>
      <w:bookmarkStart w:name="_Toc344370457" w:id="11640"/>
      <w:bookmarkStart w:name="_Toc344371037" w:id="11641"/>
      <w:bookmarkStart w:name="_Toc345329128" w:id="11642"/>
      <w:bookmarkStart w:name="_Toc345669806" w:id="11643"/>
      <w:bookmarkStart w:name="_Toc345670385" w:id="11644"/>
      <w:bookmarkStart w:name="_Toc345689445" w:id="11645"/>
      <w:bookmarkStart w:name="_Toc346706603" w:id="11646"/>
      <w:bookmarkStart w:name="_Toc346869611" w:id="11647"/>
      <w:bookmarkStart w:name="_Toc347474129" w:id="11648"/>
      <w:bookmarkStart w:name="_Toc347478992" w:id="11649"/>
      <w:bookmarkStart w:name="_Toc347566780" w:id="11650"/>
      <w:bookmarkStart w:name="_Toc348357234" w:id="11651"/>
      <w:bookmarkStart w:name="_Toc348722904" w:id="11652"/>
      <w:bookmarkStart w:name="_Toc348723717" w:id="11653"/>
      <w:bookmarkStart w:name="_Toc349030647" w:id="11654"/>
      <w:bookmarkStart w:name="_Toc351470547" w:id="11655"/>
      <w:bookmarkStart w:name="_Toc344370458" w:id="11656"/>
      <w:bookmarkStart w:name="_Toc344371038" w:id="11657"/>
      <w:bookmarkStart w:name="_Toc345329129" w:id="11658"/>
      <w:bookmarkStart w:name="_Toc345669807" w:id="11659"/>
      <w:bookmarkStart w:name="_Toc345670386" w:id="11660"/>
      <w:bookmarkStart w:name="_Toc345689446" w:id="11661"/>
      <w:bookmarkStart w:name="_Toc346706604" w:id="11662"/>
      <w:bookmarkStart w:name="_Toc346869612" w:id="11663"/>
      <w:bookmarkStart w:name="_Toc347474130" w:id="11664"/>
      <w:bookmarkStart w:name="_Toc347478993" w:id="11665"/>
      <w:bookmarkStart w:name="_Toc347566781" w:id="11666"/>
      <w:bookmarkStart w:name="_Toc348357235" w:id="11667"/>
      <w:bookmarkStart w:name="_Toc348722905" w:id="11668"/>
      <w:bookmarkStart w:name="_Toc348723718" w:id="11669"/>
      <w:bookmarkStart w:name="_Toc349030648" w:id="11670"/>
      <w:bookmarkStart w:name="_Toc351470548" w:id="11671"/>
      <w:bookmarkStart w:name="_Toc344370459" w:id="11672"/>
      <w:bookmarkStart w:name="_Toc344371039" w:id="11673"/>
      <w:bookmarkStart w:name="_Toc345329130" w:id="11674"/>
      <w:bookmarkStart w:name="_Toc345669808" w:id="11675"/>
      <w:bookmarkStart w:name="_Toc345670387" w:id="11676"/>
      <w:bookmarkStart w:name="_Toc345689447" w:id="11677"/>
      <w:bookmarkStart w:name="_Toc346706605" w:id="11678"/>
      <w:bookmarkStart w:name="_Toc346869613" w:id="11679"/>
      <w:bookmarkStart w:name="_Toc347474131" w:id="11680"/>
      <w:bookmarkStart w:name="_Toc347478994" w:id="11681"/>
      <w:bookmarkStart w:name="_Toc347566782" w:id="11682"/>
      <w:bookmarkStart w:name="_Toc348357236" w:id="11683"/>
      <w:bookmarkStart w:name="_Toc348722906" w:id="11684"/>
      <w:bookmarkStart w:name="_Toc348723719" w:id="11685"/>
      <w:bookmarkStart w:name="_Toc349030649" w:id="11686"/>
      <w:bookmarkStart w:name="_Toc351470549" w:id="11687"/>
      <w:bookmarkStart w:name="_Toc344370460" w:id="11688"/>
      <w:bookmarkStart w:name="_Toc344371040" w:id="11689"/>
      <w:bookmarkStart w:name="_Toc345329131" w:id="11690"/>
      <w:bookmarkStart w:name="_Toc345669809" w:id="11691"/>
      <w:bookmarkStart w:name="_Toc345670388" w:id="11692"/>
      <w:bookmarkStart w:name="_Toc345689448" w:id="11693"/>
      <w:bookmarkStart w:name="_Toc346706606" w:id="11694"/>
      <w:bookmarkStart w:name="_Toc346869614" w:id="11695"/>
      <w:bookmarkStart w:name="_Toc347474132" w:id="11696"/>
      <w:bookmarkStart w:name="_Toc347478995" w:id="11697"/>
      <w:bookmarkStart w:name="_Toc347566783" w:id="11698"/>
      <w:bookmarkStart w:name="_Toc348357237" w:id="11699"/>
      <w:bookmarkStart w:name="_Toc348722907" w:id="11700"/>
      <w:bookmarkStart w:name="_Toc348723720" w:id="11701"/>
      <w:bookmarkStart w:name="_Toc349030650" w:id="11702"/>
      <w:bookmarkStart w:name="_Toc351470550" w:id="11703"/>
      <w:bookmarkStart w:name="_Toc344370461" w:id="11704"/>
      <w:bookmarkStart w:name="_Toc344371041" w:id="11705"/>
      <w:bookmarkStart w:name="_Toc345329132" w:id="11706"/>
      <w:bookmarkStart w:name="_Toc345669810" w:id="11707"/>
      <w:bookmarkStart w:name="_Toc345670389" w:id="11708"/>
      <w:bookmarkStart w:name="_Toc345689449" w:id="11709"/>
      <w:bookmarkStart w:name="_Toc346706607" w:id="11710"/>
      <w:bookmarkStart w:name="_Toc346869615" w:id="11711"/>
      <w:bookmarkStart w:name="_Toc347474133" w:id="11712"/>
      <w:bookmarkStart w:name="_Toc347478996" w:id="11713"/>
      <w:bookmarkStart w:name="_Toc347566784" w:id="11714"/>
      <w:bookmarkStart w:name="_Toc348357238" w:id="11715"/>
      <w:bookmarkStart w:name="_Toc348722908" w:id="11716"/>
      <w:bookmarkStart w:name="_Toc348723721" w:id="11717"/>
      <w:bookmarkStart w:name="_Toc349030651" w:id="11718"/>
      <w:bookmarkStart w:name="_Toc351470551" w:id="11719"/>
      <w:bookmarkStart w:name="_Toc344370462" w:id="11720"/>
      <w:bookmarkStart w:name="_Toc344371042" w:id="11721"/>
      <w:bookmarkStart w:name="_Toc345329133" w:id="11722"/>
      <w:bookmarkStart w:name="_Toc345669811" w:id="11723"/>
      <w:bookmarkStart w:name="_Toc345670390" w:id="11724"/>
      <w:bookmarkStart w:name="_Toc345689450" w:id="11725"/>
      <w:bookmarkStart w:name="_Toc346706608" w:id="11726"/>
      <w:bookmarkStart w:name="_Toc346869616" w:id="11727"/>
      <w:bookmarkStart w:name="_Toc347474134" w:id="11728"/>
      <w:bookmarkStart w:name="_Toc347478997" w:id="11729"/>
      <w:bookmarkStart w:name="_Toc347563726" w:id="11730"/>
      <w:bookmarkStart w:name="_Toc347566785" w:id="11731"/>
      <w:bookmarkStart w:name="_Toc347819250" w:id="11732"/>
      <w:bookmarkStart w:name="_Toc348357239" w:id="11733"/>
      <w:bookmarkStart w:name="_Toc348722909" w:id="11734"/>
      <w:bookmarkStart w:name="_Toc348723722" w:id="11735"/>
      <w:bookmarkStart w:name="_Toc349030652" w:id="11736"/>
      <w:bookmarkStart w:name="_Toc351470552" w:id="11737"/>
      <w:bookmarkStart w:name="_Toc344370463" w:id="11738"/>
      <w:bookmarkStart w:name="_Toc344371043" w:id="11739"/>
      <w:bookmarkStart w:name="_Toc345329134" w:id="11740"/>
      <w:bookmarkStart w:name="_Toc345669812" w:id="11741"/>
      <w:bookmarkStart w:name="_Toc345670391" w:id="11742"/>
      <w:bookmarkStart w:name="_Toc345689451" w:id="11743"/>
      <w:bookmarkStart w:name="_Toc346706609" w:id="11744"/>
      <w:bookmarkStart w:name="_Toc346869617" w:id="11745"/>
      <w:bookmarkStart w:name="_Toc347474135" w:id="11746"/>
      <w:bookmarkStart w:name="_Toc347478998" w:id="11747"/>
      <w:bookmarkStart w:name="_Toc347566786" w:id="11748"/>
      <w:bookmarkStart w:name="_Toc348357240" w:id="11749"/>
      <w:bookmarkStart w:name="_Toc348722910" w:id="11750"/>
      <w:bookmarkStart w:name="_Toc348723723" w:id="11751"/>
      <w:bookmarkStart w:name="_Toc349030653" w:id="11752"/>
      <w:bookmarkStart w:name="_Toc351470553" w:id="11753"/>
      <w:bookmarkStart w:name="_Toc344370464" w:id="11754"/>
      <w:bookmarkStart w:name="_Toc344371044" w:id="11755"/>
      <w:bookmarkStart w:name="_Toc345329135" w:id="11756"/>
      <w:bookmarkStart w:name="_Toc345669813" w:id="11757"/>
      <w:bookmarkStart w:name="_Toc345670392" w:id="11758"/>
      <w:bookmarkStart w:name="_Toc345689452" w:id="11759"/>
      <w:bookmarkStart w:name="_Toc346706610" w:id="11760"/>
      <w:bookmarkStart w:name="_Toc346869618" w:id="11761"/>
      <w:bookmarkStart w:name="_Toc347474136" w:id="11762"/>
      <w:bookmarkStart w:name="_Toc347478999" w:id="11763"/>
      <w:bookmarkStart w:name="_Toc347566787" w:id="11764"/>
      <w:bookmarkStart w:name="_Toc348357241" w:id="11765"/>
      <w:bookmarkStart w:name="_Toc348722911" w:id="11766"/>
      <w:bookmarkStart w:name="_Toc348723724" w:id="11767"/>
      <w:bookmarkStart w:name="_Toc349030654" w:id="11768"/>
      <w:bookmarkStart w:name="_Toc351470554" w:id="11769"/>
      <w:bookmarkStart w:name="_Toc344370465" w:id="11770"/>
      <w:bookmarkStart w:name="_Toc344371045" w:id="11771"/>
      <w:bookmarkStart w:name="_Toc345329136" w:id="11772"/>
      <w:bookmarkStart w:name="_Toc345669814" w:id="11773"/>
      <w:bookmarkStart w:name="_Toc345670393" w:id="11774"/>
      <w:bookmarkStart w:name="_Toc345689453" w:id="11775"/>
      <w:bookmarkStart w:name="_Toc346706611" w:id="11776"/>
      <w:bookmarkStart w:name="_Toc346869619" w:id="11777"/>
      <w:bookmarkStart w:name="_Toc347474137" w:id="11778"/>
      <w:bookmarkStart w:name="_Toc347479000" w:id="11779"/>
      <w:bookmarkStart w:name="_Toc347566788" w:id="11780"/>
      <w:bookmarkStart w:name="_Toc348357242" w:id="11781"/>
      <w:bookmarkStart w:name="_Toc348722912" w:id="11782"/>
      <w:bookmarkStart w:name="_Toc348723725" w:id="11783"/>
      <w:bookmarkStart w:name="_Toc349030655" w:id="11784"/>
      <w:bookmarkStart w:name="_Toc351470555" w:id="11785"/>
      <w:bookmarkStart w:name="_Toc344370466" w:id="11786"/>
      <w:bookmarkStart w:name="_Toc344371046" w:id="11787"/>
      <w:bookmarkStart w:name="_Toc345329137" w:id="11788"/>
      <w:bookmarkStart w:name="_Toc345669815" w:id="11789"/>
      <w:bookmarkStart w:name="_Toc345670394" w:id="11790"/>
      <w:bookmarkStart w:name="_Toc345689454" w:id="11791"/>
      <w:bookmarkStart w:name="_Toc346706612" w:id="11792"/>
      <w:bookmarkStart w:name="_Toc346869620" w:id="11793"/>
      <w:bookmarkStart w:name="_Toc347474138" w:id="11794"/>
      <w:bookmarkStart w:name="_Toc347479001" w:id="11795"/>
      <w:bookmarkStart w:name="_Toc347566789" w:id="11796"/>
      <w:bookmarkStart w:name="_Toc348357243" w:id="11797"/>
      <w:bookmarkStart w:name="_Toc348722913" w:id="11798"/>
      <w:bookmarkStart w:name="_Toc348723726" w:id="11799"/>
      <w:bookmarkStart w:name="_Toc349030656" w:id="11800"/>
      <w:bookmarkStart w:name="_Toc351470556" w:id="11801"/>
      <w:bookmarkStart w:name="_Toc344370467" w:id="11802"/>
      <w:bookmarkStart w:name="_Toc344371047" w:id="11803"/>
      <w:bookmarkStart w:name="_Toc345329138" w:id="11804"/>
      <w:bookmarkStart w:name="_Toc345669816" w:id="11805"/>
      <w:bookmarkStart w:name="_Toc345670395" w:id="11806"/>
      <w:bookmarkStart w:name="_Toc345689455" w:id="11807"/>
      <w:bookmarkStart w:name="_Toc346706613" w:id="11808"/>
      <w:bookmarkStart w:name="_Toc346869621" w:id="11809"/>
      <w:bookmarkStart w:name="_Toc347474139" w:id="11810"/>
      <w:bookmarkStart w:name="_Toc347479002" w:id="11811"/>
      <w:bookmarkStart w:name="_Toc347566790" w:id="11812"/>
      <w:bookmarkStart w:name="_Toc348357244" w:id="11813"/>
      <w:bookmarkStart w:name="_Toc348722914" w:id="11814"/>
      <w:bookmarkStart w:name="_Toc348723727" w:id="11815"/>
      <w:bookmarkStart w:name="_Toc349030657" w:id="11816"/>
      <w:bookmarkStart w:name="_Toc351470557" w:id="11817"/>
      <w:bookmarkStart w:name="_Toc344370468" w:id="11818"/>
      <w:bookmarkStart w:name="_Toc344371048" w:id="11819"/>
      <w:bookmarkStart w:name="_Toc345329139" w:id="11820"/>
      <w:bookmarkStart w:name="_Toc345669817" w:id="11821"/>
      <w:bookmarkStart w:name="_Toc345670396" w:id="11822"/>
      <w:bookmarkStart w:name="_Toc345689456" w:id="11823"/>
      <w:bookmarkStart w:name="_Toc346706614" w:id="11824"/>
      <w:bookmarkStart w:name="_Toc346869622" w:id="11825"/>
      <w:bookmarkStart w:name="_Toc347474140" w:id="11826"/>
      <w:bookmarkStart w:name="_Toc347479003" w:id="11827"/>
      <w:bookmarkStart w:name="_Toc347566791" w:id="11828"/>
      <w:bookmarkStart w:name="_Toc348357245" w:id="11829"/>
      <w:bookmarkStart w:name="_Toc348722915" w:id="11830"/>
      <w:bookmarkStart w:name="_Toc348723728" w:id="11831"/>
      <w:bookmarkStart w:name="_Toc349030658" w:id="11832"/>
      <w:bookmarkStart w:name="_Toc351470558" w:id="11833"/>
      <w:bookmarkStart w:name="_Toc344370469" w:id="11834"/>
      <w:bookmarkStart w:name="_Toc344371049" w:id="11835"/>
      <w:bookmarkStart w:name="_Toc345329140" w:id="11836"/>
      <w:bookmarkStart w:name="_Toc345669818" w:id="11837"/>
      <w:bookmarkStart w:name="_Toc345670397" w:id="11838"/>
      <w:bookmarkStart w:name="_Toc345689457" w:id="11839"/>
      <w:bookmarkStart w:name="_Toc346706615" w:id="11840"/>
      <w:bookmarkStart w:name="_Toc346869623" w:id="11841"/>
      <w:bookmarkStart w:name="_Toc347474141" w:id="11842"/>
      <w:bookmarkStart w:name="_Toc347479004" w:id="11843"/>
      <w:bookmarkStart w:name="_Toc347566792" w:id="11844"/>
      <w:bookmarkStart w:name="_Toc348357246" w:id="11845"/>
      <w:bookmarkStart w:name="_Toc348722916" w:id="11846"/>
      <w:bookmarkStart w:name="_Toc348723729" w:id="11847"/>
      <w:bookmarkStart w:name="_Toc349030659" w:id="11848"/>
      <w:bookmarkStart w:name="_Toc351470559" w:id="11849"/>
      <w:bookmarkStart w:name="_Toc344370470" w:id="11850"/>
      <w:bookmarkStart w:name="_Toc344371050" w:id="11851"/>
      <w:bookmarkStart w:name="_Toc345329141" w:id="11852"/>
      <w:bookmarkStart w:name="_Toc345669819" w:id="11853"/>
      <w:bookmarkStart w:name="_Toc345670398" w:id="11854"/>
      <w:bookmarkStart w:name="_Toc345689458" w:id="11855"/>
      <w:bookmarkStart w:name="_Toc346706616" w:id="11856"/>
      <w:bookmarkStart w:name="_Toc346869624" w:id="11857"/>
      <w:bookmarkStart w:name="_Toc347474142" w:id="11858"/>
      <w:bookmarkStart w:name="_Toc347479005" w:id="11859"/>
      <w:bookmarkStart w:name="_Toc347566793" w:id="11860"/>
      <w:bookmarkStart w:name="_Toc348357247" w:id="11861"/>
      <w:bookmarkStart w:name="_Toc348722917" w:id="11862"/>
      <w:bookmarkStart w:name="_Toc348723730" w:id="11863"/>
      <w:bookmarkStart w:name="_Toc349030660" w:id="11864"/>
      <w:bookmarkStart w:name="_Toc351470560" w:id="11865"/>
      <w:bookmarkStart w:name="_Toc344370471" w:id="11866"/>
      <w:bookmarkStart w:name="_Toc344371051" w:id="11867"/>
      <w:bookmarkStart w:name="_Toc345329142" w:id="11868"/>
      <w:bookmarkStart w:name="_Toc345669820" w:id="11869"/>
      <w:bookmarkStart w:name="_Toc345670399" w:id="11870"/>
      <w:bookmarkStart w:name="_Toc345689459" w:id="11871"/>
      <w:bookmarkStart w:name="_Toc346706617" w:id="11872"/>
      <w:bookmarkStart w:name="_Toc346869625" w:id="11873"/>
      <w:bookmarkStart w:name="_Toc347474143" w:id="11874"/>
      <w:bookmarkStart w:name="_Toc347479006" w:id="11875"/>
      <w:bookmarkStart w:name="_Toc347563735" w:id="11876"/>
      <w:bookmarkStart w:name="_Toc347566794" w:id="11877"/>
      <w:bookmarkStart w:name="_Toc347819259" w:id="11878"/>
      <w:bookmarkStart w:name="_Toc348357248" w:id="11879"/>
      <w:bookmarkStart w:name="_Toc348722918" w:id="11880"/>
      <w:bookmarkStart w:name="_Toc348723731" w:id="11881"/>
      <w:bookmarkStart w:name="_Toc349030661" w:id="11882"/>
      <w:bookmarkStart w:name="_Toc351470561" w:id="11883"/>
      <w:bookmarkStart w:name="_Toc344370472" w:id="11884"/>
      <w:bookmarkStart w:name="_Toc344371052" w:id="11885"/>
      <w:bookmarkStart w:name="_Toc345329143" w:id="11886"/>
      <w:bookmarkStart w:name="_Toc345669821" w:id="11887"/>
      <w:bookmarkStart w:name="_Toc345670400" w:id="11888"/>
      <w:bookmarkStart w:name="_Toc345689460" w:id="11889"/>
      <w:bookmarkStart w:name="_Toc346706618" w:id="11890"/>
      <w:bookmarkStart w:name="_Toc346869626" w:id="11891"/>
      <w:bookmarkStart w:name="_Toc347474144" w:id="11892"/>
      <w:bookmarkStart w:name="_Toc347479007" w:id="11893"/>
      <w:bookmarkStart w:name="_Toc347563736" w:id="11894"/>
      <w:bookmarkStart w:name="_Toc347566795" w:id="11895"/>
      <w:bookmarkStart w:name="_Toc347819260" w:id="11896"/>
      <w:bookmarkStart w:name="_Toc348357249" w:id="11897"/>
      <w:bookmarkStart w:name="_Toc348722919" w:id="11898"/>
      <w:bookmarkStart w:name="_Toc348723732" w:id="11899"/>
      <w:bookmarkStart w:name="_Toc349030662" w:id="11900"/>
      <w:bookmarkStart w:name="_Toc351470562" w:id="11901"/>
      <w:bookmarkStart w:name="_Toc344370473" w:id="11902"/>
      <w:bookmarkStart w:name="_Toc344371053" w:id="11903"/>
      <w:bookmarkStart w:name="_Toc345329144" w:id="11904"/>
      <w:bookmarkStart w:name="_Toc345669822" w:id="11905"/>
      <w:bookmarkStart w:name="_Toc345670401" w:id="11906"/>
      <w:bookmarkStart w:name="_Toc345689461" w:id="11907"/>
      <w:bookmarkStart w:name="_Toc346706619" w:id="11908"/>
      <w:bookmarkStart w:name="_Toc346869627" w:id="11909"/>
      <w:bookmarkStart w:name="_Toc347474145" w:id="11910"/>
      <w:bookmarkStart w:name="_Toc347479008" w:id="11911"/>
      <w:bookmarkStart w:name="_Toc347563737" w:id="11912"/>
      <w:bookmarkStart w:name="_Toc347566796" w:id="11913"/>
      <w:bookmarkStart w:name="_Toc347819261" w:id="11914"/>
      <w:bookmarkStart w:name="_Toc348357250" w:id="11915"/>
      <w:bookmarkStart w:name="_Toc348722920" w:id="11916"/>
      <w:bookmarkStart w:name="_Toc348723733" w:id="11917"/>
      <w:bookmarkStart w:name="_Toc349030663" w:id="11918"/>
      <w:bookmarkStart w:name="_Toc351470563" w:id="11919"/>
      <w:bookmarkStart w:name="_Toc344370474" w:id="11920"/>
      <w:bookmarkStart w:name="_Toc344371054" w:id="11921"/>
      <w:bookmarkStart w:name="_Toc345329145" w:id="11922"/>
      <w:bookmarkStart w:name="_Toc345669823" w:id="11923"/>
      <w:bookmarkStart w:name="_Toc345670402" w:id="11924"/>
      <w:bookmarkStart w:name="_Toc345689462" w:id="11925"/>
      <w:bookmarkStart w:name="_Toc346706620" w:id="11926"/>
      <w:bookmarkStart w:name="_Toc346869628" w:id="11927"/>
      <w:bookmarkStart w:name="_Toc347474146" w:id="11928"/>
      <w:bookmarkStart w:name="_Toc347479009" w:id="11929"/>
      <w:bookmarkStart w:name="_Toc347566797" w:id="11930"/>
      <w:bookmarkStart w:name="_Toc348357251" w:id="11931"/>
      <w:bookmarkStart w:name="_Toc348722921" w:id="11932"/>
      <w:bookmarkStart w:name="_Toc348723734" w:id="11933"/>
      <w:bookmarkStart w:name="_Toc349030664" w:id="11934"/>
      <w:bookmarkStart w:name="_Toc351470564" w:id="11935"/>
      <w:bookmarkStart w:name="_Toc344370475" w:id="11936"/>
      <w:bookmarkStart w:name="_Toc344371055" w:id="11937"/>
      <w:bookmarkStart w:name="_Toc345329146" w:id="11938"/>
      <w:bookmarkStart w:name="_Toc345669824" w:id="11939"/>
      <w:bookmarkStart w:name="_Toc345670403" w:id="11940"/>
      <w:bookmarkStart w:name="_Toc345689463" w:id="11941"/>
      <w:bookmarkStart w:name="_Toc346706621" w:id="11942"/>
      <w:bookmarkStart w:name="_Toc346869629" w:id="11943"/>
      <w:bookmarkStart w:name="_Toc347474147" w:id="11944"/>
      <w:bookmarkStart w:name="_Toc347479010" w:id="11945"/>
      <w:bookmarkStart w:name="_Toc347566798" w:id="11946"/>
      <w:bookmarkStart w:name="_Toc348357252" w:id="11947"/>
      <w:bookmarkStart w:name="_Toc348722922" w:id="11948"/>
      <w:bookmarkStart w:name="_Toc348723735" w:id="11949"/>
      <w:bookmarkStart w:name="_Toc349030665" w:id="11950"/>
      <w:bookmarkStart w:name="_Toc351470565" w:id="11951"/>
      <w:bookmarkStart w:name="_Toc344370476" w:id="11952"/>
      <w:bookmarkStart w:name="_Toc344371056" w:id="11953"/>
      <w:bookmarkStart w:name="_Toc345329147" w:id="11954"/>
      <w:bookmarkStart w:name="_Toc345669825" w:id="11955"/>
      <w:bookmarkStart w:name="_Toc345670404" w:id="11956"/>
      <w:bookmarkStart w:name="_Toc345689464" w:id="11957"/>
      <w:bookmarkStart w:name="_Toc346706622" w:id="11958"/>
      <w:bookmarkStart w:name="_Toc346869630" w:id="11959"/>
      <w:bookmarkStart w:name="_Toc347474148" w:id="11960"/>
      <w:bookmarkStart w:name="_Toc347479011" w:id="11961"/>
      <w:bookmarkStart w:name="_Toc347566799" w:id="11962"/>
      <w:bookmarkStart w:name="_Toc348357253" w:id="11963"/>
      <w:bookmarkStart w:name="_Toc348722923" w:id="11964"/>
      <w:bookmarkStart w:name="_Toc348723736" w:id="11965"/>
      <w:bookmarkStart w:name="_Toc349030666" w:id="11966"/>
      <w:bookmarkStart w:name="_Toc351470566" w:id="11967"/>
      <w:bookmarkStart w:name="_Toc344370477" w:id="11968"/>
      <w:bookmarkStart w:name="_Toc344371057" w:id="11969"/>
      <w:bookmarkStart w:name="_Toc345329148" w:id="11970"/>
      <w:bookmarkStart w:name="_Toc345669826" w:id="11971"/>
      <w:bookmarkStart w:name="_Toc345670405" w:id="11972"/>
      <w:bookmarkStart w:name="_Toc345689465" w:id="11973"/>
      <w:bookmarkStart w:name="_Toc346706623" w:id="11974"/>
      <w:bookmarkStart w:name="_Toc346869631" w:id="11975"/>
      <w:bookmarkStart w:name="_Toc347474149" w:id="11976"/>
      <w:bookmarkStart w:name="_Toc347479012" w:id="11977"/>
      <w:bookmarkStart w:name="_Toc347566800" w:id="11978"/>
      <w:bookmarkStart w:name="_Toc348357254" w:id="11979"/>
      <w:bookmarkStart w:name="_Toc348722924" w:id="11980"/>
      <w:bookmarkStart w:name="_Toc348723737" w:id="11981"/>
      <w:bookmarkStart w:name="_Toc349030667" w:id="11982"/>
      <w:bookmarkStart w:name="_Toc351470567" w:id="11983"/>
      <w:bookmarkStart w:name="_Toc344370478" w:id="11984"/>
      <w:bookmarkStart w:name="_Toc344371058" w:id="11985"/>
      <w:bookmarkStart w:name="_Toc345329149" w:id="11986"/>
      <w:bookmarkStart w:name="_Toc345669827" w:id="11987"/>
      <w:bookmarkStart w:name="_Toc345670406" w:id="11988"/>
      <w:bookmarkStart w:name="_Toc345689466" w:id="11989"/>
      <w:bookmarkStart w:name="_Toc346706624" w:id="11990"/>
      <w:bookmarkStart w:name="_Toc346869632" w:id="11991"/>
      <w:bookmarkStart w:name="_Toc347474150" w:id="11992"/>
      <w:bookmarkStart w:name="_Toc347479013" w:id="11993"/>
      <w:bookmarkStart w:name="_Toc347566801" w:id="11994"/>
      <w:bookmarkStart w:name="_Toc348357255" w:id="11995"/>
      <w:bookmarkStart w:name="_Toc348722925" w:id="11996"/>
      <w:bookmarkStart w:name="_Toc348723738" w:id="11997"/>
      <w:bookmarkStart w:name="_Toc349030668" w:id="11998"/>
      <w:bookmarkStart w:name="_Toc351470568" w:id="11999"/>
      <w:bookmarkStart w:name="_Toc344370479" w:id="12000"/>
      <w:bookmarkStart w:name="_Toc344371059" w:id="12001"/>
      <w:bookmarkStart w:name="_Toc345329150" w:id="12002"/>
      <w:bookmarkStart w:name="_Toc345669828" w:id="12003"/>
      <w:bookmarkStart w:name="_Toc345670407" w:id="12004"/>
      <w:bookmarkStart w:name="_Toc345689467" w:id="12005"/>
      <w:bookmarkStart w:name="_Toc346706625" w:id="12006"/>
      <w:bookmarkStart w:name="_Toc346869633" w:id="12007"/>
      <w:bookmarkStart w:name="_Toc347474151" w:id="12008"/>
      <w:bookmarkStart w:name="_Toc347479014" w:id="12009"/>
      <w:bookmarkStart w:name="_Toc347566802" w:id="12010"/>
      <w:bookmarkStart w:name="_Toc348357256" w:id="12011"/>
      <w:bookmarkStart w:name="_Toc348722926" w:id="12012"/>
      <w:bookmarkStart w:name="_Toc348723739" w:id="12013"/>
      <w:bookmarkStart w:name="_Toc349030669" w:id="12014"/>
      <w:bookmarkStart w:name="_Toc351470569" w:id="12015"/>
      <w:bookmarkStart w:name="_Toc344370480" w:id="12016"/>
      <w:bookmarkStart w:name="_Toc344371060" w:id="12017"/>
      <w:bookmarkStart w:name="_Toc345329151" w:id="12018"/>
      <w:bookmarkStart w:name="_Toc345669829" w:id="12019"/>
      <w:bookmarkStart w:name="_Toc345670408" w:id="12020"/>
      <w:bookmarkStart w:name="_Toc345689468" w:id="12021"/>
      <w:bookmarkStart w:name="_Toc346706626" w:id="12022"/>
      <w:bookmarkStart w:name="_Toc346869634" w:id="12023"/>
      <w:bookmarkStart w:name="_Toc347474152" w:id="12024"/>
      <w:bookmarkStart w:name="_Toc347479015" w:id="12025"/>
      <w:bookmarkStart w:name="_Toc347566803" w:id="12026"/>
      <w:bookmarkStart w:name="_Toc348357257" w:id="12027"/>
      <w:bookmarkStart w:name="_Toc348722927" w:id="12028"/>
      <w:bookmarkStart w:name="_Toc348723740" w:id="12029"/>
      <w:bookmarkStart w:name="_Toc349030670" w:id="12030"/>
      <w:bookmarkStart w:name="_Toc351470570" w:id="12031"/>
      <w:bookmarkStart w:name="_Toc344370481" w:id="12032"/>
      <w:bookmarkStart w:name="_Toc344371061" w:id="12033"/>
      <w:bookmarkStart w:name="_Toc345329152" w:id="12034"/>
      <w:bookmarkStart w:name="_Toc345669830" w:id="12035"/>
      <w:bookmarkStart w:name="_Toc345670409" w:id="12036"/>
      <w:bookmarkStart w:name="_Toc345689469" w:id="12037"/>
      <w:bookmarkStart w:name="_Toc346706627" w:id="12038"/>
      <w:bookmarkStart w:name="_Toc346869635" w:id="12039"/>
      <w:bookmarkStart w:name="_Toc347474153" w:id="12040"/>
      <w:bookmarkStart w:name="_Toc347479016" w:id="12041"/>
      <w:bookmarkStart w:name="_Toc347566804" w:id="12042"/>
      <w:bookmarkStart w:name="_Toc348357258" w:id="12043"/>
      <w:bookmarkStart w:name="_Toc348722928" w:id="12044"/>
      <w:bookmarkStart w:name="_Toc348723741" w:id="12045"/>
      <w:bookmarkStart w:name="_Toc349030671" w:id="12046"/>
      <w:bookmarkStart w:name="_Toc351470571" w:id="12047"/>
      <w:bookmarkStart w:name="_Toc344370482" w:id="12048"/>
      <w:bookmarkStart w:name="_Toc344371062" w:id="12049"/>
      <w:bookmarkStart w:name="_Toc345329153" w:id="12050"/>
      <w:bookmarkStart w:name="_Toc345669831" w:id="12051"/>
      <w:bookmarkStart w:name="_Toc345670410" w:id="12052"/>
      <w:bookmarkStart w:name="_Toc345689470" w:id="12053"/>
      <w:bookmarkStart w:name="_Toc346706628" w:id="12054"/>
      <w:bookmarkStart w:name="_Toc346869636" w:id="12055"/>
      <w:bookmarkStart w:name="_Toc347474154" w:id="12056"/>
      <w:bookmarkStart w:name="_Toc347479017" w:id="12057"/>
      <w:bookmarkStart w:name="_Toc347563746" w:id="12058"/>
      <w:bookmarkStart w:name="_Toc347566805" w:id="12059"/>
      <w:bookmarkStart w:name="_Toc347819270" w:id="12060"/>
      <w:bookmarkStart w:name="_Toc348357259" w:id="12061"/>
      <w:bookmarkStart w:name="_Toc348722929" w:id="12062"/>
      <w:bookmarkStart w:name="_Toc348723742" w:id="12063"/>
      <w:bookmarkStart w:name="_Toc349030672" w:id="12064"/>
      <w:bookmarkStart w:name="_Toc351470572" w:id="12065"/>
      <w:bookmarkStart w:name="_Toc344370483" w:id="12066"/>
      <w:bookmarkStart w:name="_Toc344371063" w:id="12067"/>
      <w:bookmarkStart w:name="_Toc345329154" w:id="12068"/>
      <w:bookmarkStart w:name="_Toc345669832" w:id="12069"/>
      <w:bookmarkStart w:name="_Toc345670411" w:id="12070"/>
      <w:bookmarkStart w:name="_Toc345689471" w:id="12071"/>
      <w:bookmarkStart w:name="_Toc346706629" w:id="12072"/>
      <w:bookmarkStart w:name="_Toc346869637" w:id="12073"/>
      <w:bookmarkStart w:name="_Toc347474155" w:id="12074"/>
      <w:bookmarkStart w:name="_Toc347479018" w:id="12075"/>
      <w:bookmarkStart w:name="_Toc347563747" w:id="12076"/>
      <w:bookmarkStart w:name="_Toc347566806" w:id="12077"/>
      <w:bookmarkStart w:name="_Toc347819271" w:id="12078"/>
      <w:bookmarkStart w:name="_Toc348357260" w:id="12079"/>
      <w:bookmarkStart w:name="_Toc348722930" w:id="12080"/>
      <w:bookmarkStart w:name="_Toc348723743" w:id="12081"/>
      <w:bookmarkStart w:name="_Toc349030673" w:id="12082"/>
      <w:bookmarkStart w:name="_Toc351470573" w:id="12083"/>
      <w:bookmarkStart w:name="_Toc344370484" w:id="12084"/>
      <w:bookmarkStart w:name="_Toc344371064" w:id="12085"/>
      <w:bookmarkStart w:name="_Toc345329155" w:id="12086"/>
      <w:bookmarkStart w:name="_Toc345669833" w:id="12087"/>
      <w:bookmarkStart w:name="_Toc345670412" w:id="12088"/>
      <w:bookmarkStart w:name="_Toc345689472" w:id="12089"/>
      <w:bookmarkStart w:name="_Toc346706630" w:id="12090"/>
      <w:bookmarkStart w:name="_Toc346869638" w:id="12091"/>
      <w:bookmarkStart w:name="_Toc347474156" w:id="12092"/>
      <w:bookmarkStart w:name="_Toc347479019" w:id="12093"/>
      <w:bookmarkStart w:name="_Toc347566807" w:id="12094"/>
      <w:bookmarkStart w:name="_Toc348357261" w:id="12095"/>
      <w:bookmarkStart w:name="_Toc348722931" w:id="12096"/>
      <w:bookmarkStart w:name="_Toc348723744" w:id="12097"/>
      <w:bookmarkStart w:name="_Toc349030674" w:id="12098"/>
      <w:bookmarkStart w:name="_Toc351470574" w:id="12099"/>
      <w:bookmarkStart w:name="_Toc344370485" w:id="12100"/>
      <w:bookmarkStart w:name="_Toc344371065" w:id="12101"/>
      <w:bookmarkStart w:name="_Toc345329156" w:id="12102"/>
      <w:bookmarkStart w:name="_Toc345669834" w:id="12103"/>
      <w:bookmarkStart w:name="_Toc345670413" w:id="12104"/>
      <w:bookmarkStart w:name="_Toc345689473" w:id="12105"/>
      <w:bookmarkStart w:name="_Toc346706631" w:id="12106"/>
      <w:bookmarkStart w:name="_Toc346869639" w:id="12107"/>
      <w:bookmarkStart w:name="_Toc347474157" w:id="12108"/>
      <w:bookmarkStart w:name="_Toc347479020" w:id="12109"/>
      <w:bookmarkStart w:name="_Toc347566808" w:id="12110"/>
      <w:bookmarkStart w:name="_Toc348357262" w:id="12111"/>
      <w:bookmarkStart w:name="_Toc348722932" w:id="12112"/>
      <w:bookmarkStart w:name="_Toc348723745" w:id="12113"/>
      <w:bookmarkStart w:name="_Toc349030675" w:id="12114"/>
      <w:bookmarkStart w:name="_Toc351470575" w:id="12115"/>
      <w:bookmarkStart w:name="_Toc344370486" w:id="12116"/>
      <w:bookmarkStart w:name="_Toc344371066" w:id="12117"/>
      <w:bookmarkStart w:name="_Toc345329157" w:id="12118"/>
      <w:bookmarkStart w:name="_Toc345669835" w:id="12119"/>
      <w:bookmarkStart w:name="_Toc345670414" w:id="12120"/>
      <w:bookmarkStart w:name="_Toc345689474" w:id="12121"/>
      <w:bookmarkStart w:name="_Toc346706632" w:id="12122"/>
      <w:bookmarkStart w:name="_Toc346869640" w:id="12123"/>
      <w:bookmarkStart w:name="_Toc347474158" w:id="12124"/>
      <w:bookmarkStart w:name="_Toc347479021" w:id="12125"/>
      <w:bookmarkStart w:name="_Toc347566809" w:id="12126"/>
      <w:bookmarkStart w:name="_Toc348357263" w:id="12127"/>
      <w:bookmarkStart w:name="_Toc348722933" w:id="12128"/>
      <w:bookmarkStart w:name="_Toc348723746" w:id="12129"/>
      <w:bookmarkStart w:name="_Toc349030676" w:id="12130"/>
      <w:bookmarkStart w:name="_Toc351470576" w:id="12131"/>
      <w:bookmarkStart w:name="_Toc344370487" w:id="12132"/>
      <w:bookmarkStart w:name="_Toc344371067" w:id="12133"/>
      <w:bookmarkStart w:name="_Toc345329158" w:id="12134"/>
      <w:bookmarkStart w:name="_Toc345669836" w:id="12135"/>
      <w:bookmarkStart w:name="_Toc345670415" w:id="12136"/>
      <w:bookmarkStart w:name="_Toc345689475" w:id="12137"/>
      <w:bookmarkStart w:name="_Toc346706633" w:id="12138"/>
      <w:bookmarkStart w:name="_Toc346869641" w:id="12139"/>
      <w:bookmarkStart w:name="_Toc347474159" w:id="12140"/>
      <w:bookmarkStart w:name="_Toc347479022" w:id="12141"/>
      <w:bookmarkStart w:name="_Toc347566810" w:id="12142"/>
      <w:bookmarkStart w:name="_Toc348357264" w:id="12143"/>
      <w:bookmarkStart w:name="_Toc348722934" w:id="12144"/>
      <w:bookmarkStart w:name="_Toc348723747" w:id="12145"/>
      <w:bookmarkStart w:name="_Toc349030677" w:id="12146"/>
      <w:bookmarkStart w:name="_Toc351470577" w:id="12147"/>
      <w:bookmarkStart w:name="_Toc344370488" w:id="12148"/>
      <w:bookmarkStart w:name="_Toc344371068" w:id="12149"/>
      <w:bookmarkStart w:name="_Toc345329159" w:id="12150"/>
      <w:bookmarkStart w:name="_Toc345669837" w:id="12151"/>
      <w:bookmarkStart w:name="_Toc345670416" w:id="12152"/>
      <w:bookmarkStart w:name="_Toc345689476" w:id="12153"/>
      <w:bookmarkStart w:name="_Toc346706634" w:id="12154"/>
      <w:bookmarkStart w:name="_Toc346869642" w:id="12155"/>
      <w:bookmarkStart w:name="_Toc347474160" w:id="12156"/>
      <w:bookmarkStart w:name="_Toc347479023" w:id="12157"/>
      <w:bookmarkStart w:name="_Toc347566811" w:id="12158"/>
      <w:bookmarkStart w:name="_Toc348357265" w:id="12159"/>
      <w:bookmarkStart w:name="_Toc348722935" w:id="12160"/>
      <w:bookmarkStart w:name="_Toc348723748" w:id="12161"/>
      <w:bookmarkStart w:name="_Toc349030678" w:id="12162"/>
      <w:bookmarkStart w:name="_Toc351470578" w:id="12163"/>
      <w:bookmarkStart w:name="_Toc344370489" w:id="12164"/>
      <w:bookmarkStart w:name="_Toc344371069" w:id="12165"/>
      <w:bookmarkStart w:name="_Toc345329160" w:id="12166"/>
      <w:bookmarkStart w:name="_Toc345669838" w:id="12167"/>
      <w:bookmarkStart w:name="_Toc345670417" w:id="12168"/>
      <w:bookmarkStart w:name="_Toc345689477" w:id="12169"/>
      <w:bookmarkStart w:name="_Toc346706635" w:id="12170"/>
      <w:bookmarkStart w:name="_Toc346869643" w:id="12171"/>
      <w:bookmarkStart w:name="_Toc347474161" w:id="12172"/>
      <w:bookmarkStart w:name="_Toc347479024" w:id="12173"/>
      <w:bookmarkStart w:name="_Toc347566812" w:id="12174"/>
      <w:bookmarkStart w:name="_Toc348357266" w:id="12175"/>
      <w:bookmarkStart w:name="_Toc348722936" w:id="12176"/>
      <w:bookmarkStart w:name="_Toc348723749" w:id="12177"/>
      <w:bookmarkStart w:name="_Toc349030679" w:id="12178"/>
      <w:bookmarkStart w:name="_Toc351470579" w:id="12179"/>
      <w:bookmarkStart w:name="_Toc344370490" w:id="12180"/>
      <w:bookmarkStart w:name="_Toc344371070" w:id="12181"/>
      <w:bookmarkStart w:name="_Toc345329161" w:id="12182"/>
      <w:bookmarkStart w:name="_Toc345669839" w:id="12183"/>
      <w:bookmarkStart w:name="_Toc345670418" w:id="12184"/>
      <w:bookmarkStart w:name="_Toc345689478" w:id="12185"/>
      <w:bookmarkStart w:name="_Toc346706636" w:id="12186"/>
      <w:bookmarkStart w:name="_Toc346869644" w:id="12187"/>
      <w:bookmarkStart w:name="_Toc347474162" w:id="12188"/>
      <w:bookmarkStart w:name="_Toc347479025" w:id="12189"/>
      <w:bookmarkStart w:name="_Toc347566813" w:id="12190"/>
      <w:bookmarkStart w:name="_Toc348357267" w:id="12191"/>
      <w:bookmarkStart w:name="_Toc348722937" w:id="12192"/>
      <w:bookmarkStart w:name="_Toc348723750" w:id="12193"/>
      <w:bookmarkStart w:name="_Toc349030680" w:id="12194"/>
      <w:bookmarkStart w:name="_Toc351470580" w:id="12195"/>
      <w:bookmarkStart w:name="_Toc344370491" w:id="12196"/>
      <w:bookmarkStart w:name="_Toc344371071" w:id="12197"/>
      <w:bookmarkStart w:name="_Toc345329162" w:id="12198"/>
      <w:bookmarkStart w:name="_Toc345669840" w:id="12199"/>
      <w:bookmarkStart w:name="_Toc345670419" w:id="12200"/>
      <w:bookmarkStart w:name="_Toc345689479" w:id="12201"/>
      <w:bookmarkStart w:name="_Toc346706637" w:id="12202"/>
      <w:bookmarkStart w:name="_Toc346869645" w:id="12203"/>
      <w:bookmarkStart w:name="_Toc347474163" w:id="12204"/>
      <w:bookmarkStart w:name="_Toc347479026" w:id="12205"/>
      <w:bookmarkStart w:name="_Toc347566814" w:id="12206"/>
      <w:bookmarkStart w:name="_Toc348357268" w:id="12207"/>
      <w:bookmarkStart w:name="_Toc348722938" w:id="12208"/>
      <w:bookmarkStart w:name="_Toc348723751" w:id="12209"/>
      <w:bookmarkStart w:name="_Toc349030681" w:id="12210"/>
      <w:bookmarkStart w:name="_Toc351470581" w:id="12211"/>
      <w:bookmarkStart w:name="_Toc344370492" w:id="12212"/>
      <w:bookmarkStart w:name="_Toc344371072" w:id="12213"/>
      <w:bookmarkStart w:name="_Toc345329163" w:id="12214"/>
      <w:bookmarkStart w:name="_Toc345669841" w:id="12215"/>
      <w:bookmarkStart w:name="_Toc345670420" w:id="12216"/>
      <w:bookmarkStart w:name="_Toc345689480" w:id="12217"/>
      <w:bookmarkStart w:name="_Toc346706638" w:id="12218"/>
      <w:bookmarkStart w:name="_Toc346869646" w:id="12219"/>
      <w:bookmarkStart w:name="_Toc347474164" w:id="12220"/>
      <w:bookmarkStart w:name="_Toc347479027" w:id="12221"/>
      <w:bookmarkStart w:name="_Toc347563756" w:id="12222"/>
      <w:bookmarkStart w:name="_Toc347566815" w:id="12223"/>
      <w:bookmarkStart w:name="_Toc347819280" w:id="12224"/>
      <w:bookmarkStart w:name="_Toc348357269" w:id="12225"/>
      <w:bookmarkStart w:name="_Toc348722939" w:id="12226"/>
      <w:bookmarkStart w:name="_Toc348723752" w:id="12227"/>
      <w:bookmarkStart w:name="_Toc349030682" w:id="12228"/>
      <w:bookmarkStart w:name="_Toc351470582" w:id="12229"/>
      <w:bookmarkStart w:name="_Toc344370493" w:id="12230"/>
      <w:bookmarkStart w:name="_Toc344371073" w:id="12231"/>
      <w:bookmarkStart w:name="_Toc345329164" w:id="12232"/>
      <w:bookmarkStart w:name="_Toc345669842" w:id="12233"/>
      <w:bookmarkStart w:name="_Toc345670421" w:id="12234"/>
      <w:bookmarkStart w:name="_Toc345689481" w:id="12235"/>
      <w:bookmarkStart w:name="_Toc346706639" w:id="12236"/>
      <w:bookmarkStart w:name="_Toc346869647" w:id="12237"/>
      <w:bookmarkStart w:name="_Toc347474165" w:id="12238"/>
      <w:bookmarkStart w:name="_Toc347479028" w:id="12239"/>
      <w:bookmarkStart w:name="_Toc347563757" w:id="12240"/>
      <w:bookmarkStart w:name="_Toc347566816" w:id="12241"/>
      <w:bookmarkStart w:name="_Toc347819281" w:id="12242"/>
      <w:bookmarkStart w:name="_Toc348357270" w:id="12243"/>
      <w:bookmarkStart w:name="_Toc348722940" w:id="12244"/>
      <w:bookmarkStart w:name="_Toc348723753" w:id="12245"/>
      <w:bookmarkStart w:name="_Toc349030683" w:id="12246"/>
      <w:bookmarkStart w:name="_Toc351470583" w:id="12247"/>
      <w:bookmarkStart w:name="_Toc344370494" w:id="12248"/>
      <w:bookmarkStart w:name="_Toc344371074" w:id="12249"/>
      <w:bookmarkStart w:name="_Toc345329165" w:id="12250"/>
      <w:bookmarkStart w:name="_Toc345669843" w:id="12251"/>
      <w:bookmarkStart w:name="_Toc345670422" w:id="12252"/>
      <w:bookmarkStart w:name="_Toc345689482" w:id="12253"/>
      <w:bookmarkStart w:name="_Toc346706640" w:id="12254"/>
      <w:bookmarkStart w:name="_Toc346869648" w:id="12255"/>
      <w:bookmarkStart w:name="_Toc347474166" w:id="12256"/>
      <w:bookmarkStart w:name="_Toc347479029" w:id="12257"/>
      <w:bookmarkStart w:name="_Toc347566817" w:id="12258"/>
      <w:bookmarkStart w:name="_Toc348357271" w:id="12259"/>
      <w:bookmarkStart w:name="_Toc348722941" w:id="12260"/>
      <w:bookmarkStart w:name="_Toc348723754" w:id="12261"/>
      <w:bookmarkStart w:name="_Toc349030684" w:id="12262"/>
      <w:bookmarkStart w:name="_Toc351470584" w:id="12263"/>
      <w:bookmarkStart w:name="_Toc344370495" w:id="12264"/>
      <w:bookmarkStart w:name="_Toc344371075" w:id="12265"/>
      <w:bookmarkStart w:name="_Toc345329166" w:id="12266"/>
      <w:bookmarkStart w:name="_Toc345669844" w:id="12267"/>
      <w:bookmarkStart w:name="_Toc345670423" w:id="12268"/>
      <w:bookmarkStart w:name="_Toc345689483" w:id="12269"/>
      <w:bookmarkStart w:name="_Toc346706641" w:id="12270"/>
      <w:bookmarkStart w:name="_Toc346869649" w:id="12271"/>
      <w:bookmarkStart w:name="_Toc347474167" w:id="12272"/>
      <w:bookmarkStart w:name="_Toc347479030" w:id="12273"/>
      <w:bookmarkStart w:name="_Toc347566818" w:id="12274"/>
      <w:bookmarkStart w:name="_Toc348357272" w:id="12275"/>
      <w:bookmarkStart w:name="_Toc348722942" w:id="12276"/>
      <w:bookmarkStart w:name="_Toc348723755" w:id="12277"/>
      <w:bookmarkStart w:name="_Toc349030685" w:id="12278"/>
      <w:bookmarkStart w:name="_Toc351470585" w:id="12279"/>
      <w:bookmarkStart w:name="_Toc344370496" w:id="12280"/>
      <w:bookmarkStart w:name="_Toc344371076" w:id="12281"/>
      <w:bookmarkStart w:name="_Toc345329167" w:id="12282"/>
      <w:bookmarkStart w:name="_Toc345669845" w:id="12283"/>
      <w:bookmarkStart w:name="_Toc345670424" w:id="12284"/>
      <w:bookmarkStart w:name="_Toc345689484" w:id="12285"/>
      <w:bookmarkStart w:name="_Toc346706642" w:id="12286"/>
      <w:bookmarkStart w:name="_Toc346869650" w:id="12287"/>
      <w:bookmarkStart w:name="_Toc347474168" w:id="12288"/>
      <w:bookmarkStart w:name="_Toc347479031" w:id="12289"/>
      <w:bookmarkStart w:name="_Toc347566819" w:id="12290"/>
      <w:bookmarkStart w:name="_Toc348357273" w:id="12291"/>
      <w:bookmarkStart w:name="_Toc348722943" w:id="12292"/>
      <w:bookmarkStart w:name="_Toc348723756" w:id="12293"/>
      <w:bookmarkStart w:name="_Toc349030686" w:id="12294"/>
      <w:bookmarkStart w:name="_Toc351470586" w:id="12295"/>
      <w:bookmarkStart w:name="_Toc344370497" w:id="12296"/>
      <w:bookmarkStart w:name="_Toc344371077" w:id="12297"/>
      <w:bookmarkStart w:name="_Toc345329168" w:id="12298"/>
      <w:bookmarkStart w:name="_Toc345669846" w:id="12299"/>
      <w:bookmarkStart w:name="_Toc345670425" w:id="12300"/>
      <w:bookmarkStart w:name="_Toc345689485" w:id="12301"/>
      <w:bookmarkStart w:name="_Toc346706643" w:id="12302"/>
      <w:bookmarkStart w:name="_Toc346869651" w:id="12303"/>
      <w:bookmarkStart w:name="_Toc347474169" w:id="12304"/>
      <w:bookmarkStart w:name="_Toc347479032" w:id="12305"/>
      <w:bookmarkStart w:name="_Toc347566820" w:id="12306"/>
      <w:bookmarkStart w:name="_Toc348357274" w:id="12307"/>
      <w:bookmarkStart w:name="_Toc348722944" w:id="12308"/>
      <w:bookmarkStart w:name="_Toc348723757" w:id="12309"/>
      <w:bookmarkStart w:name="_Toc349030687" w:id="12310"/>
      <w:bookmarkStart w:name="_Toc351470587" w:id="12311"/>
      <w:bookmarkStart w:name="_Toc344370498" w:id="12312"/>
      <w:bookmarkStart w:name="_Toc344371078" w:id="12313"/>
      <w:bookmarkStart w:name="_Toc345329169" w:id="12314"/>
      <w:bookmarkStart w:name="_Toc345669847" w:id="12315"/>
      <w:bookmarkStart w:name="_Toc345670426" w:id="12316"/>
      <w:bookmarkStart w:name="_Toc345689486" w:id="12317"/>
      <w:bookmarkStart w:name="_Toc346706644" w:id="12318"/>
      <w:bookmarkStart w:name="_Toc346869652" w:id="12319"/>
      <w:bookmarkStart w:name="_Toc347474170" w:id="12320"/>
      <w:bookmarkStart w:name="_Toc347479033" w:id="12321"/>
      <w:bookmarkStart w:name="_Toc347566821" w:id="12322"/>
      <w:bookmarkStart w:name="_Toc348357275" w:id="12323"/>
      <w:bookmarkStart w:name="_Toc348722945" w:id="12324"/>
      <w:bookmarkStart w:name="_Toc348723758" w:id="12325"/>
      <w:bookmarkStart w:name="_Toc349030688" w:id="12326"/>
      <w:bookmarkStart w:name="_Toc351470588" w:id="12327"/>
      <w:bookmarkStart w:name="_Toc344370499" w:id="12328"/>
      <w:bookmarkStart w:name="_Toc344371079" w:id="12329"/>
      <w:bookmarkStart w:name="_Toc345329170" w:id="12330"/>
      <w:bookmarkStart w:name="_Toc345669848" w:id="12331"/>
      <w:bookmarkStart w:name="_Toc345670427" w:id="12332"/>
      <w:bookmarkStart w:name="_Toc345689487" w:id="12333"/>
      <w:bookmarkStart w:name="_Toc346706645" w:id="12334"/>
      <w:bookmarkStart w:name="_Toc346869653" w:id="12335"/>
      <w:bookmarkStart w:name="_Toc347474171" w:id="12336"/>
      <w:bookmarkStart w:name="_Toc347479034" w:id="12337"/>
      <w:bookmarkStart w:name="_Toc347566822" w:id="12338"/>
      <w:bookmarkStart w:name="_Toc348357276" w:id="12339"/>
      <w:bookmarkStart w:name="_Toc348722946" w:id="12340"/>
      <w:bookmarkStart w:name="_Toc348723759" w:id="12341"/>
      <w:bookmarkStart w:name="_Toc349030689" w:id="12342"/>
      <w:bookmarkStart w:name="_Toc351470589" w:id="12343"/>
      <w:bookmarkStart w:name="_Toc344370500" w:id="12344"/>
      <w:bookmarkStart w:name="_Toc344371080" w:id="12345"/>
      <w:bookmarkStart w:name="_Toc345329171" w:id="12346"/>
      <w:bookmarkStart w:name="_Toc345669849" w:id="12347"/>
      <w:bookmarkStart w:name="_Toc345670428" w:id="12348"/>
      <w:bookmarkStart w:name="_Toc345689488" w:id="12349"/>
      <w:bookmarkStart w:name="_Toc346706646" w:id="12350"/>
      <w:bookmarkStart w:name="_Toc346869654" w:id="12351"/>
      <w:bookmarkStart w:name="_Toc347474172" w:id="12352"/>
      <w:bookmarkStart w:name="_Toc347479035" w:id="12353"/>
      <w:bookmarkStart w:name="_Toc347566823" w:id="12354"/>
      <w:bookmarkStart w:name="_Toc348357277" w:id="12355"/>
      <w:bookmarkStart w:name="_Toc348722947" w:id="12356"/>
      <w:bookmarkStart w:name="_Toc348723760" w:id="12357"/>
      <w:bookmarkStart w:name="_Toc349030690" w:id="12358"/>
      <w:bookmarkStart w:name="_Toc351470590" w:id="12359"/>
      <w:bookmarkStart w:name="_Toc344370501" w:id="12360"/>
      <w:bookmarkStart w:name="_Toc344371081" w:id="12361"/>
      <w:bookmarkStart w:name="_Toc345329172" w:id="12362"/>
      <w:bookmarkStart w:name="_Toc345669850" w:id="12363"/>
      <w:bookmarkStart w:name="_Toc345670429" w:id="12364"/>
      <w:bookmarkStart w:name="_Toc345689489" w:id="12365"/>
      <w:bookmarkStart w:name="_Toc346706647" w:id="12366"/>
      <w:bookmarkStart w:name="_Toc346869655" w:id="12367"/>
      <w:bookmarkStart w:name="_Toc347474173" w:id="12368"/>
      <w:bookmarkStart w:name="_Toc347479036" w:id="12369"/>
      <w:bookmarkStart w:name="_Toc347566824" w:id="12370"/>
      <w:bookmarkStart w:name="_Toc348357278" w:id="12371"/>
      <w:bookmarkStart w:name="_Toc348722948" w:id="12372"/>
      <w:bookmarkStart w:name="_Toc348723761" w:id="12373"/>
      <w:bookmarkStart w:name="_Toc349030691" w:id="12374"/>
      <w:bookmarkStart w:name="_Toc351470591" w:id="12375"/>
      <w:bookmarkStart w:name="_Toc344370502" w:id="12376"/>
      <w:bookmarkStart w:name="_Toc344371082" w:id="12377"/>
      <w:bookmarkStart w:name="_Toc345329173" w:id="12378"/>
      <w:bookmarkStart w:name="_Toc345669851" w:id="12379"/>
      <w:bookmarkStart w:name="_Toc345670430" w:id="12380"/>
      <w:bookmarkStart w:name="_Toc345689490" w:id="12381"/>
      <w:bookmarkStart w:name="_Toc346706648" w:id="12382"/>
      <w:bookmarkStart w:name="_Toc346869656" w:id="12383"/>
      <w:bookmarkStart w:name="_Toc347474174" w:id="12384"/>
      <w:bookmarkStart w:name="_Toc347479037" w:id="12385"/>
      <w:bookmarkStart w:name="_Toc347563766" w:id="12386"/>
      <w:bookmarkStart w:name="_Toc347566825" w:id="12387"/>
      <w:bookmarkStart w:name="_Toc347819290" w:id="12388"/>
      <w:bookmarkStart w:name="_Toc348357279" w:id="12389"/>
      <w:bookmarkStart w:name="_Toc348722949" w:id="12390"/>
      <w:bookmarkStart w:name="_Toc348723762" w:id="12391"/>
      <w:bookmarkStart w:name="_Toc349030692" w:id="12392"/>
      <w:bookmarkStart w:name="_Toc351470592" w:id="12393"/>
      <w:bookmarkStart w:name="_Toc344370503" w:id="12394"/>
      <w:bookmarkStart w:name="_Toc344371083" w:id="12395"/>
      <w:bookmarkStart w:name="_Toc345329174" w:id="12396"/>
      <w:bookmarkStart w:name="_Toc345669852" w:id="12397"/>
      <w:bookmarkStart w:name="_Toc345670431" w:id="12398"/>
      <w:bookmarkStart w:name="_Toc345689491" w:id="12399"/>
      <w:bookmarkStart w:name="_Toc346706649" w:id="12400"/>
      <w:bookmarkStart w:name="_Toc346869657" w:id="12401"/>
      <w:bookmarkStart w:name="_Toc347474175" w:id="12402"/>
      <w:bookmarkStart w:name="_Toc347479038" w:id="12403"/>
      <w:bookmarkStart w:name="_Toc347563767" w:id="12404"/>
      <w:bookmarkStart w:name="_Toc347566826" w:id="12405"/>
      <w:bookmarkStart w:name="_Toc347819291" w:id="12406"/>
      <w:bookmarkStart w:name="_Toc348357280" w:id="12407"/>
      <w:bookmarkStart w:name="_Toc348722950" w:id="12408"/>
      <w:bookmarkStart w:name="_Toc348723763" w:id="12409"/>
      <w:bookmarkStart w:name="_Toc349030693" w:id="12410"/>
      <w:bookmarkStart w:name="_Toc351470593" w:id="12411"/>
      <w:bookmarkStart w:name="_Toc344370504" w:id="12412"/>
      <w:bookmarkStart w:name="_Toc344371084" w:id="12413"/>
      <w:bookmarkStart w:name="_Toc345329175" w:id="12414"/>
      <w:bookmarkStart w:name="_Toc345669853" w:id="12415"/>
      <w:bookmarkStart w:name="_Toc345670432" w:id="12416"/>
      <w:bookmarkStart w:name="_Toc345689492" w:id="12417"/>
      <w:bookmarkStart w:name="_Toc346706650" w:id="12418"/>
      <w:bookmarkStart w:name="_Toc346869658" w:id="12419"/>
      <w:bookmarkStart w:name="_Toc347474176" w:id="12420"/>
      <w:bookmarkStart w:name="_Toc347479039" w:id="12421"/>
      <w:bookmarkStart w:name="_Toc347566827" w:id="12422"/>
      <w:bookmarkStart w:name="_Toc348357281" w:id="12423"/>
      <w:bookmarkStart w:name="_Toc348722951" w:id="12424"/>
      <w:bookmarkStart w:name="_Toc348723764" w:id="12425"/>
      <w:bookmarkStart w:name="_Toc349030694" w:id="12426"/>
      <w:bookmarkStart w:name="_Toc351470594" w:id="12427"/>
      <w:bookmarkStart w:name="_Toc344370505" w:id="12428"/>
      <w:bookmarkStart w:name="_Toc344371085" w:id="12429"/>
      <w:bookmarkStart w:name="_Toc345329176" w:id="12430"/>
      <w:bookmarkStart w:name="_Toc345669854" w:id="12431"/>
      <w:bookmarkStart w:name="_Toc345670433" w:id="12432"/>
      <w:bookmarkStart w:name="_Toc345689493" w:id="12433"/>
      <w:bookmarkStart w:name="_Toc346706651" w:id="12434"/>
      <w:bookmarkStart w:name="_Toc346869659" w:id="12435"/>
      <w:bookmarkStart w:name="_Toc347474177" w:id="12436"/>
      <w:bookmarkStart w:name="_Toc347479040" w:id="12437"/>
      <w:bookmarkStart w:name="_Toc347566828" w:id="12438"/>
      <w:bookmarkStart w:name="_Toc348357282" w:id="12439"/>
      <w:bookmarkStart w:name="_Toc348722952" w:id="12440"/>
      <w:bookmarkStart w:name="_Toc348723765" w:id="12441"/>
      <w:bookmarkStart w:name="_Toc349030695" w:id="12442"/>
      <w:bookmarkStart w:name="_Toc351470595" w:id="12443"/>
      <w:bookmarkStart w:name="_Toc344370506" w:id="12444"/>
      <w:bookmarkStart w:name="_Toc344371086" w:id="12445"/>
      <w:bookmarkStart w:name="_Toc345329177" w:id="12446"/>
      <w:bookmarkStart w:name="_Toc345669855" w:id="12447"/>
      <w:bookmarkStart w:name="_Toc345670434" w:id="12448"/>
      <w:bookmarkStart w:name="_Toc345689494" w:id="12449"/>
      <w:bookmarkStart w:name="_Toc346706652" w:id="12450"/>
      <w:bookmarkStart w:name="_Toc346869660" w:id="12451"/>
      <w:bookmarkStart w:name="_Toc347474178" w:id="12452"/>
      <w:bookmarkStart w:name="_Toc347479041" w:id="12453"/>
      <w:bookmarkStart w:name="_Toc347566829" w:id="12454"/>
      <w:bookmarkStart w:name="_Toc348357283" w:id="12455"/>
      <w:bookmarkStart w:name="_Toc348722953" w:id="12456"/>
      <w:bookmarkStart w:name="_Toc348723766" w:id="12457"/>
      <w:bookmarkStart w:name="_Toc349030696" w:id="12458"/>
      <w:bookmarkStart w:name="_Toc351470596" w:id="12459"/>
      <w:bookmarkStart w:name="_Toc344370507" w:id="12460"/>
      <w:bookmarkStart w:name="_Toc344371087" w:id="12461"/>
      <w:bookmarkStart w:name="_Toc345329178" w:id="12462"/>
      <w:bookmarkStart w:name="_Toc345669856" w:id="12463"/>
      <w:bookmarkStart w:name="_Toc345670435" w:id="12464"/>
      <w:bookmarkStart w:name="_Toc345689495" w:id="12465"/>
      <w:bookmarkStart w:name="_Toc346706653" w:id="12466"/>
      <w:bookmarkStart w:name="_Toc346869661" w:id="12467"/>
      <w:bookmarkStart w:name="_Toc347474179" w:id="12468"/>
      <w:bookmarkStart w:name="_Toc347479042" w:id="12469"/>
      <w:bookmarkStart w:name="_Toc347566830" w:id="12470"/>
      <w:bookmarkStart w:name="_Toc348357284" w:id="12471"/>
      <w:bookmarkStart w:name="_Toc348722954" w:id="12472"/>
      <w:bookmarkStart w:name="_Toc348723767" w:id="12473"/>
      <w:bookmarkStart w:name="_Toc349030697" w:id="12474"/>
      <w:bookmarkStart w:name="_Toc351470597" w:id="12475"/>
      <w:bookmarkStart w:name="_Toc344370508" w:id="12476"/>
      <w:bookmarkStart w:name="_Toc344371088" w:id="12477"/>
      <w:bookmarkStart w:name="_Toc345329179" w:id="12478"/>
      <w:bookmarkStart w:name="_Toc345669857" w:id="12479"/>
      <w:bookmarkStart w:name="_Toc345670436" w:id="12480"/>
      <w:bookmarkStart w:name="_Toc345689496" w:id="12481"/>
      <w:bookmarkStart w:name="_Toc346706654" w:id="12482"/>
      <w:bookmarkStart w:name="_Toc346869662" w:id="12483"/>
      <w:bookmarkStart w:name="_Toc347474180" w:id="12484"/>
      <w:bookmarkStart w:name="_Toc347479043" w:id="12485"/>
      <w:bookmarkStart w:name="_Toc347566831" w:id="12486"/>
      <w:bookmarkStart w:name="_Toc348357285" w:id="12487"/>
      <w:bookmarkStart w:name="_Toc348722955" w:id="12488"/>
      <w:bookmarkStart w:name="_Toc348723768" w:id="12489"/>
      <w:bookmarkStart w:name="_Toc349030698" w:id="12490"/>
      <w:bookmarkStart w:name="_Toc351470598" w:id="12491"/>
      <w:bookmarkStart w:name="_Toc344370509" w:id="12492"/>
      <w:bookmarkStart w:name="_Toc344371089" w:id="12493"/>
      <w:bookmarkStart w:name="_Toc345329180" w:id="12494"/>
      <w:bookmarkStart w:name="_Toc345669858" w:id="12495"/>
      <w:bookmarkStart w:name="_Toc345670437" w:id="12496"/>
      <w:bookmarkStart w:name="_Toc345689497" w:id="12497"/>
      <w:bookmarkStart w:name="_Toc346706655" w:id="12498"/>
      <w:bookmarkStart w:name="_Toc346869663" w:id="12499"/>
      <w:bookmarkStart w:name="_Toc347474181" w:id="12500"/>
      <w:bookmarkStart w:name="_Toc347479044" w:id="12501"/>
      <w:bookmarkStart w:name="_Toc347566832" w:id="12502"/>
      <w:bookmarkStart w:name="_Toc348357286" w:id="12503"/>
      <w:bookmarkStart w:name="_Toc348722956" w:id="12504"/>
      <w:bookmarkStart w:name="_Toc348723769" w:id="12505"/>
      <w:bookmarkStart w:name="_Toc349030699" w:id="12506"/>
      <w:bookmarkStart w:name="_Toc351470599" w:id="12507"/>
      <w:bookmarkStart w:name="_Toc344370510" w:id="12508"/>
      <w:bookmarkStart w:name="_Toc344371090" w:id="12509"/>
      <w:bookmarkStart w:name="_Toc345329181" w:id="12510"/>
      <w:bookmarkStart w:name="_Toc345669859" w:id="12511"/>
      <w:bookmarkStart w:name="_Toc345670438" w:id="12512"/>
      <w:bookmarkStart w:name="_Toc345689498" w:id="12513"/>
      <w:bookmarkStart w:name="_Toc346706656" w:id="12514"/>
      <w:bookmarkStart w:name="_Toc346869664" w:id="12515"/>
      <w:bookmarkStart w:name="_Toc347474182" w:id="12516"/>
      <w:bookmarkStart w:name="_Toc347479045" w:id="12517"/>
      <w:bookmarkStart w:name="_Toc347566833" w:id="12518"/>
      <w:bookmarkStart w:name="_Toc348357287" w:id="12519"/>
      <w:bookmarkStart w:name="_Toc348722957" w:id="12520"/>
      <w:bookmarkStart w:name="_Toc348723770" w:id="12521"/>
      <w:bookmarkStart w:name="_Toc349030700" w:id="12522"/>
      <w:bookmarkStart w:name="_Toc351470600" w:id="12523"/>
      <w:bookmarkStart w:name="_Toc344370511" w:id="12524"/>
      <w:bookmarkStart w:name="_Toc344371091" w:id="12525"/>
      <w:bookmarkStart w:name="_Toc345329182" w:id="12526"/>
      <w:bookmarkStart w:name="_Toc345669860" w:id="12527"/>
      <w:bookmarkStart w:name="_Toc345670439" w:id="12528"/>
      <w:bookmarkStart w:name="_Toc345689499" w:id="12529"/>
      <w:bookmarkStart w:name="_Toc346706657" w:id="12530"/>
      <w:bookmarkStart w:name="_Toc346869665" w:id="12531"/>
      <w:bookmarkStart w:name="_Toc347474183" w:id="12532"/>
      <w:bookmarkStart w:name="_Toc347479046" w:id="12533"/>
      <w:bookmarkStart w:name="_Toc347566834" w:id="12534"/>
      <w:bookmarkStart w:name="_Toc348357288" w:id="12535"/>
      <w:bookmarkStart w:name="_Toc348722958" w:id="12536"/>
      <w:bookmarkStart w:name="_Toc348723771" w:id="12537"/>
      <w:bookmarkStart w:name="_Toc349030701" w:id="12538"/>
      <w:bookmarkStart w:name="_Toc351470601" w:id="12539"/>
      <w:bookmarkStart w:name="_Toc344370512" w:id="12540"/>
      <w:bookmarkStart w:name="_Toc344371092" w:id="12541"/>
      <w:bookmarkStart w:name="_Toc345329183" w:id="12542"/>
      <w:bookmarkStart w:name="_Toc345669861" w:id="12543"/>
      <w:bookmarkStart w:name="_Toc345670440" w:id="12544"/>
      <w:bookmarkStart w:name="_Toc345689500" w:id="12545"/>
      <w:bookmarkStart w:name="_Toc346706658" w:id="12546"/>
      <w:bookmarkStart w:name="_Toc346869666" w:id="12547"/>
      <w:bookmarkStart w:name="_Toc347474184" w:id="12548"/>
      <w:bookmarkStart w:name="_Toc347479047" w:id="12549"/>
      <w:bookmarkStart w:name="_Toc347563776" w:id="12550"/>
      <w:bookmarkStart w:name="_Toc347566835" w:id="12551"/>
      <w:bookmarkStart w:name="_Toc347819300" w:id="12552"/>
      <w:bookmarkStart w:name="_Toc348357289" w:id="12553"/>
      <w:bookmarkStart w:name="_Toc348722959" w:id="12554"/>
      <w:bookmarkStart w:name="_Toc348723772" w:id="12555"/>
      <w:bookmarkStart w:name="_Toc349030702" w:id="12556"/>
      <w:bookmarkStart w:name="_Toc351470602" w:id="12557"/>
      <w:bookmarkStart w:name="_Toc344370513" w:id="12558"/>
      <w:bookmarkStart w:name="_Toc344371093" w:id="12559"/>
      <w:bookmarkStart w:name="_Toc345329184" w:id="12560"/>
      <w:bookmarkStart w:name="_Toc345669862" w:id="12561"/>
      <w:bookmarkStart w:name="_Toc345670441" w:id="12562"/>
      <w:bookmarkStart w:name="_Toc345689501" w:id="12563"/>
      <w:bookmarkStart w:name="_Toc346706659" w:id="12564"/>
      <w:bookmarkStart w:name="_Toc346869667" w:id="12565"/>
      <w:bookmarkStart w:name="_Toc347474185" w:id="12566"/>
      <w:bookmarkStart w:name="_Toc347479048" w:id="12567"/>
      <w:bookmarkStart w:name="_Toc347563777" w:id="12568"/>
      <w:bookmarkStart w:name="_Toc347566836" w:id="12569"/>
      <w:bookmarkStart w:name="_Toc347819301" w:id="12570"/>
      <w:bookmarkStart w:name="_Toc348357290" w:id="12571"/>
      <w:bookmarkStart w:name="_Toc348722960" w:id="12572"/>
      <w:bookmarkStart w:name="_Toc348723773" w:id="12573"/>
      <w:bookmarkStart w:name="_Toc349030703" w:id="12574"/>
      <w:bookmarkStart w:name="_Toc351470603" w:id="12575"/>
      <w:bookmarkStart w:name="_Toc344370514" w:id="12576"/>
      <w:bookmarkStart w:name="_Toc344371094" w:id="12577"/>
      <w:bookmarkStart w:name="_Toc345329185" w:id="12578"/>
      <w:bookmarkStart w:name="_Toc345669863" w:id="12579"/>
      <w:bookmarkStart w:name="_Toc345670442" w:id="12580"/>
      <w:bookmarkStart w:name="_Toc345689502" w:id="12581"/>
      <w:bookmarkStart w:name="_Toc346706660" w:id="12582"/>
      <w:bookmarkStart w:name="_Toc346869668" w:id="12583"/>
      <w:bookmarkStart w:name="_Toc347474186" w:id="12584"/>
      <w:bookmarkStart w:name="_Toc347479049" w:id="12585"/>
      <w:bookmarkStart w:name="_Toc347566837" w:id="12586"/>
      <w:bookmarkStart w:name="_Toc348357291" w:id="12587"/>
      <w:bookmarkStart w:name="_Toc348722961" w:id="12588"/>
      <w:bookmarkStart w:name="_Toc348723774" w:id="12589"/>
      <w:bookmarkStart w:name="_Toc349030704" w:id="12590"/>
      <w:bookmarkStart w:name="_Toc351470604" w:id="12591"/>
      <w:bookmarkStart w:name="_Toc344370515" w:id="12592"/>
      <w:bookmarkStart w:name="_Toc344371095" w:id="12593"/>
      <w:bookmarkStart w:name="_Toc345329186" w:id="12594"/>
      <w:bookmarkStart w:name="_Toc345669864" w:id="12595"/>
      <w:bookmarkStart w:name="_Toc345670443" w:id="12596"/>
      <w:bookmarkStart w:name="_Toc345689503" w:id="12597"/>
      <w:bookmarkStart w:name="_Toc346706661" w:id="12598"/>
      <w:bookmarkStart w:name="_Toc346869669" w:id="12599"/>
      <w:bookmarkStart w:name="_Toc347474187" w:id="12600"/>
      <w:bookmarkStart w:name="_Toc347479050" w:id="12601"/>
      <w:bookmarkStart w:name="_Toc347566838" w:id="12602"/>
      <w:bookmarkStart w:name="_Toc348357292" w:id="12603"/>
      <w:bookmarkStart w:name="_Toc348722962" w:id="12604"/>
      <w:bookmarkStart w:name="_Toc348723775" w:id="12605"/>
      <w:bookmarkStart w:name="_Toc349030705" w:id="12606"/>
      <w:bookmarkStart w:name="_Toc351470605" w:id="12607"/>
      <w:bookmarkStart w:name="_Toc344370516" w:id="12608"/>
      <w:bookmarkStart w:name="_Toc344371096" w:id="12609"/>
      <w:bookmarkStart w:name="_Toc345329187" w:id="12610"/>
      <w:bookmarkStart w:name="_Toc345669865" w:id="12611"/>
      <w:bookmarkStart w:name="_Toc345670444" w:id="12612"/>
      <w:bookmarkStart w:name="_Toc345689504" w:id="12613"/>
      <w:bookmarkStart w:name="_Toc346706662" w:id="12614"/>
      <w:bookmarkStart w:name="_Toc346869670" w:id="12615"/>
      <w:bookmarkStart w:name="_Toc347474188" w:id="12616"/>
      <w:bookmarkStart w:name="_Toc347479051" w:id="12617"/>
      <w:bookmarkStart w:name="_Toc347566839" w:id="12618"/>
      <w:bookmarkStart w:name="_Toc348357293" w:id="12619"/>
      <w:bookmarkStart w:name="_Toc348722963" w:id="12620"/>
      <w:bookmarkStart w:name="_Toc348723776" w:id="12621"/>
      <w:bookmarkStart w:name="_Toc349030706" w:id="12622"/>
      <w:bookmarkStart w:name="_Toc351470606" w:id="12623"/>
      <w:bookmarkStart w:name="_Toc344370517" w:id="12624"/>
      <w:bookmarkStart w:name="_Toc344371097" w:id="12625"/>
      <w:bookmarkStart w:name="_Toc345329188" w:id="12626"/>
      <w:bookmarkStart w:name="_Toc345669866" w:id="12627"/>
      <w:bookmarkStart w:name="_Toc345670445" w:id="12628"/>
      <w:bookmarkStart w:name="_Toc345689505" w:id="12629"/>
      <w:bookmarkStart w:name="_Toc346706663" w:id="12630"/>
      <w:bookmarkStart w:name="_Toc346869671" w:id="12631"/>
      <w:bookmarkStart w:name="_Toc347474189" w:id="12632"/>
      <w:bookmarkStart w:name="_Toc347479052" w:id="12633"/>
      <w:bookmarkStart w:name="_Toc347566840" w:id="12634"/>
      <w:bookmarkStart w:name="_Toc348357294" w:id="12635"/>
      <w:bookmarkStart w:name="_Toc348722964" w:id="12636"/>
      <w:bookmarkStart w:name="_Toc348723777" w:id="12637"/>
      <w:bookmarkStart w:name="_Toc349030707" w:id="12638"/>
      <w:bookmarkStart w:name="_Toc351470607" w:id="12639"/>
      <w:bookmarkStart w:name="_Toc344370518" w:id="12640"/>
      <w:bookmarkStart w:name="_Toc344371098" w:id="12641"/>
      <w:bookmarkStart w:name="_Toc345329189" w:id="12642"/>
      <w:bookmarkStart w:name="_Toc345669867" w:id="12643"/>
      <w:bookmarkStart w:name="_Toc345670446" w:id="12644"/>
      <w:bookmarkStart w:name="_Toc345689506" w:id="12645"/>
      <w:bookmarkStart w:name="_Toc346706664" w:id="12646"/>
      <w:bookmarkStart w:name="_Toc346869672" w:id="12647"/>
      <w:bookmarkStart w:name="_Toc347474190" w:id="12648"/>
      <w:bookmarkStart w:name="_Toc347479053" w:id="12649"/>
      <w:bookmarkStart w:name="_Toc347566841" w:id="12650"/>
      <w:bookmarkStart w:name="_Toc348357295" w:id="12651"/>
      <w:bookmarkStart w:name="_Toc348722965" w:id="12652"/>
      <w:bookmarkStart w:name="_Toc348723778" w:id="12653"/>
      <w:bookmarkStart w:name="_Toc349030708" w:id="12654"/>
      <w:bookmarkStart w:name="_Toc351470608" w:id="12655"/>
      <w:bookmarkStart w:name="_Toc344370519" w:id="12656"/>
      <w:bookmarkStart w:name="_Toc344371099" w:id="12657"/>
      <w:bookmarkStart w:name="_Toc345329190" w:id="12658"/>
      <w:bookmarkStart w:name="_Toc345669868" w:id="12659"/>
      <w:bookmarkStart w:name="_Toc345670447" w:id="12660"/>
      <w:bookmarkStart w:name="_Toc345689507" w:id="12661"/>
      <w:bookmarkStart w:name="_Toc346706665" w:id="12662"/>
      <w:bookmarkStart w:name="_Toc346869673" w:id="12663"/>
      <w:bookmarkStart w:name="_Toc347474191" w:id="12664"/>
      <w:bookmarkStart w:name="_Toc347479054" w:id="12665"/>
      <w:bookmarkStart w:name="_Toc347566842" w:id="12666"/>
      <w:bookmarkStart w:name="_Toc348357296" w:id="12667"/>
      <w:bookmarkStart w:name="_Toc348722966" w:id="12668"/>
      <w:bookmarkStart w:name="_Toc348723779" w:id="12669"/>
      <w:bookmarkStart w:name="_Toc349030709" w:id="12670"/>
      <w:bookmarkStart w:name="_Toc351470609" w:id="12671"/>
      <w:bookmarkStart w:name="_Toc344370520" w:id="12672"/>
      <w:bookmarkStart w:name="_Toc344371100" w:id="12673"/>
      <w:bookmarkStart w:name="_Toc345329191" w:id="12674"/>
      <w:bookmarkStart w:name="_Toc345669869" w:id="12675"/>
      <w:bookmarkStart w:name="_Toc345670448" w:id="12676"/>
      <w:bookmarkStart w:name="_Toc345689508" w:id="12677"/>
      <w:bookmarkStart w:name="_Toc346706666" w:id="12678"/>
      <w:bookmarkStart w:name="_Toc346869674" w:id="12679"/>
      <w:bookmarkStart w:name="_Toc347474192" w:id="12680"/>
      <w:bookmarkStart w:name="_Toc347479055" w:id="12681"/>
      <w:bookmarkStart w:name="_Toc347566843" w:id="12682"/>
      <w:bookmarkStart w:name="_Toc348357297" w:id="12683"/>
      <w:bookmarkStart w:name="_Toc348722967" w:id="12684"/>
      <w:bookmarkStart w:name="_Toc348723780" w:id="12685"/>
      <w:bookmarkStart w:name="_Toc349030710" w:id="12686"/>
      <w:bookmarkStart w:name="_Toc351470610" w:id="12687"/>
      <w:bookmarkStart w:name="_Toc344370521" w:id="12688"/>
      <w:bookmarkStart w:name="_Toc344371101" w:id="12689"/>
      <w:bookmarkStart w:name="_Toc345329192" w:id="12690"/>
      <w:bookmarkStart w:name="_Toc345669870" w:id="12691"/>
      <w:bookmarkStart w:name="_Toc345670449" w:id="12692"/>
      <w:bookmarkStart w:name="_Toc345689509" w:id="12693"/>
      <w:bookmarkStart w:name="_Toc346706667" w:id="12694"/>
      <w:bookmarkStart w:name="_Toc346869675" w:id="12695"/>
      <w:bookmarkStart w:name="_Toc347474193" w:id="12696"/>
      <w:bookmarkStart w:name="_Toc347479056" w:id="12697"/>
      <w:bookmarkStart w:name="_Toc347566844" w:id="12698"/>
      <w:bookmarkStart w:name="_Toc348357298" w:id="12699"/>
      <w:bookmarkStart w:name="_Toc348722968" w:id="12700"/>
      <w:bookmarkStart w:name="_Toc348723781" w:id="12701"/>
      <w:bookmarkStart w:name="_Toc349030711" w:id="12702"/>
      <w:bookmarkStart w:name="_Toc351470611" w:id="12703"/>
      <w:bookmarkStart w:name="_Toc344370522" w:id="12704"/>
      <w:bookmarkStart w:name="_Toc344371102" w:id="12705"/>
      <w:bookmarkStart w:name="_Toc345329193" w:id="12706"/>
      <w:bookmarkStart w:name="_Toc345669871" w:id="12707"/>
      <w:bookmarkStart w:name="_Toc345670450" w:id="12708"/>
      <w:bookmarkStart w:name="_Toc345689510" w:id="12709"/>
      <w:bookmarkStart w:name="_Toc346706668" w:id="12710"/>
      <w:bookmarkStart w:name="_Toc346869676" w:id="12711"/>
      <w:bookmarkStart w:name="_Toc347474194" w:id="12712"/>
      <w:bookmarkStart w:name="_Toc347479057" w:id="12713"/>
      <w:bookmarkStart w:name="_Toc347563786" w:id="12714"/>
      <w:bookmarkStart w:name="_Toc347566845" w:id="12715"/>
      <w:bookmarkStart w:name="_Toc347819310" w:id="12716"/>
      <w:bookmarkStart w:name="_Toc348357299" w:id="12717"/>
      <w:bookmarkStart w:name="_Toc348722969" w:id="12718"/>
      <w:bookmarkStart w:name="_Toc348723782" w:id="12719"/>
      <w:bookmarkStart w:name="_Toc349030712" w:id="12720"/>
      <w:bookmarkStart w:name="_Toc351470612" w:id="12721"/>
      <w:bookmarkStart w:name="_Toc344370523" w:id="12722"/>
      <w:bookmarkStart w:name="_Toc344371103" w:id="12723"/>
      <w:bookmarkStart w:name="_Toc345329194" w:id="12724"/>
      <w:bookmarkStart w:name="_Toc345669872" w:id="12725"/>
      <w:bookmarkStart w:name="_Toc345670451" w:id="12726"/>
      <w:bookmarkStart w:name="_Toc345689511" w:id="12727"/>
      <w:bookmarkStart w:name="_Toc346706669" w:id="12728"/>
      <w:bookmarkStart w:name="_Toc346869677" w:id="12729"/>
      <w:bookmarkStart w:name="_Toc347474195" w:id="12730"/>
      <w:bookmarkStart w:name="_Toc347479058" w:id="12731"/>
      <w:bookmarkStart w:name="_Toc347563787" w:id="12732"/>
      <w:bookmarkStart w:name="_Toc347566846" w:id="12733"/>
      <w:bookmarkStart w:name="_Toc347819311" w:id="12734"/>
      <w:bookmarkStart w:name="_Toc348357300" w:id="12735"/>
      <w:bookmarkStart w:name="_Toc348722970" w:id="12736"/>
      <w:bookmarkStart w:name="_Toc348723783" w:id="12737"/>
      <w:bookmarkStart w:name="_Toc349030713" w:id="12738"/>
      <w:bookmarkStart w:name="_Toc351470613" w:id="12739"/>
      <w:bookmarkStart w:name="_Toc344370524" w:id="12740"/>
      <w:bookmarkStart w:name="_Toc344371104" w:id="12741"/>
      <w:bookmarkStart w:name="_Toc345329195" w:id="12742"/>
      <w:bookmarkStart w:name="_Toc345669873" w:id="12743"/>
      <w:bookmarkStart w:name="_Toc345670452" w:id="12744"/>
      <w:bookmarkStart w:name="_Toc345689512" w:id="12745"/>
      <w:bookmarkStart w:name="_Toc346706670" w:id="12746"/>
      <w:bookmarkStart w:name="_Toc346869678" w:id="12747"/>
      <w:bookmarkStart w:name="_Toc347474196" w:id="12748"/>
      <w:bookmarkStart w:name="_Toc347479059" w:id="12749"/>
      <w:bookmarkStart w:name="_Toc347566847" w:id="12750"/>
      <w:bookmarkStart w:name="_Toc348357301" w:id="12751"/>
      <w:bookmarkStart w:name="_Toc348722971" w:id="12752"/>
      <w:bookmarkStart w:name="_Toc348723784" w:id="12753"/>
      <w:bookmarkStart w:name="_Toc349030714" w:id="12754"/>
      <w:bookmarkStart w:name="_Toc351470614" w:id="12755"/>
      <w:bookmarkStart w:name="_Toc344370525" w:id="12756"/>
      <w:bookmarkStart w:name="_Toc344371105" w:id="12757"/>
      <w:bookmarkStart w:name="_Toc345329196" w:id="12758"/>
      <w:bookmarkStart w:name="_Toc345669874" w:id="12759"/>
      <w:bookmarkStart w:name="_Toc345670453" w:id="12760"/>
      <w:bookmarkStart w:name="_Toc345689513" w:id="12761"/>
      <w:bookmarkStart w:name="_Toc346706671" w:id="12762"/>
      <w:bookmarkStart w:name="_Toc346869679" w:id="12763"/>
      <w:bookmarkStart w:name="_Toc347474197" w:id="12764"/>
      <w:bookmarkStart w:name="_Toc347479060" w:id="12765"/>
      <w:bookmarkStart w:name="_Toc347566848" w:id="12766"/>
      <w:bookmarkStart w:name="_Toc348357302" w:id="12767"/>
      <w:bookmarkStart w:name="_Toc348722972" w:id="12768"/>
      <w:bookmarkStart w:name="_Toc348723785" w:id="12769"/>
      <w:bookmarkStart w:name="_Toc349030715" w:id="12770"/>
      <w:bookmarkStart w:name="_Toc351470615" w:id="12771"/>
      <w:bookmarkStart w:name="_Toc344370526" w:id="12772"/>
      <w:bookmarkStart w:name="_Toc344371106" w:id="12773"/>
      <w:bookmarkStart w:name="_Toc345329197" w:id="12774"/>
      <w:bookmarkStart w:name="_Toc345669875" w:id="12775"/>
      <w:bookmarkStart w:name="_Toc345670454" w:id="12776"/>
      <w:bookmarkStart w:name="_Toc345689514" w:id="12777"/>
      <w:bookmarkStart w:name="_Toc346706672" w:id="12778"/>
      <w:bookmarkStart w:name="_Toc346869680" w:id="12779"/>
      <w:bookmarkStart w:name="_Toc347474198" w:id="12780"/>
      <w:bookmarkStart w:name="_Toc347479061" w:id="12781"/>
      <w:bookmarkStart w:name="_Toc347566849" w:id="12782"/>
      <w:bookmarkStart w:name="_Toc348357303" w:id="12783"/>
      <w:bookmarkStart w:name="_Toc348722973" w:id="12784"/>
      <w:bookmarkStart w:name="_Toc348723786" w:id="12785"/>
      <w:bookmarkStart w:name="_Toc349030716" w:id="12786"/>
      <w:bookmarkStart w:name="_Toc351470616" w:id="12787"/>
      <w:bookmarkStart w:name="_Toc344370527" w:id="12788"/>
      <w:bookmarkStart w:name="_Toc344371107" w:id="12789"/>
      <w:bookmarkStart w:name="_Toc345329198" w:id="12790"/>
      <w:bookmarkStart w:name="_Toc345669876" w:id="12791"/>
      <w:bookmarkStart w:name="_Toc345670455" w:id="12792"/>
      <w:bookmarkStart w:name="_Toc345689515" w:id="12793"/>
      <w:bookmarkStart w:name="_Toc346706673" w:id="12794"/>
      <w:bookmarkStart w:name="_Toc346869681" w:id="12795"/>
      <w:bookmarkStart w:name="_Toc347474199" w:id="12796"/>
      <w:bookmarkStart w:name="_Toc347479062" w:id="12797"/>
      <w:bookmarkStart w:name="_Toc347566850" w:id="12798"/>
      <w:bookmarkStart w:name="_Toc348357304" w:id="12799"/>
      <w:bookmarkStart w:name="_Toc348722974" w:id="12800"/>
      <w:bookmarkStart w:name="_Toc348723787" w:id="12801"/>
      <w:bookmarkStart w:name="_Toc349030717" w:id="12802"/>
      <w:bookmarkStart w:name="_Toc351470617" w:id="12803"/>
      <w:bookmarkStart w:name="_Toc344370528" w:id="12804"/>
      <w:bookmarkStart w:name="_Toc344371108" w:id="12805"/>
      <w:bookmarkStart w:name="_Toc345329199" w:id="12806"/>
      <w:bookmarkStart w:name="_Toc345669877" w:id="12807"/>
      <w:bookmarkStart w:name="_Toc345670456" w:id="12808"/>
      <w:bookmarkStart w:name="_Toc345689516" w:id="12809"/>
      <w:bookmarkStart w:name="_Toc346706674" w:id="12810"/>
      <w:bookmarkStart w:name="_Toc346869682" w:id="12811"/>
      <w:bookmarkStart w:name="_Toc347474200" w:id="12812"/>
      <w:bookmarkStart w:name="_Toc347479063" w:id="12813"/>
      <w:bookmarkStart w:name="_Toc347566851" w:id="12814"/>
      <w:bookmarkStart w:name="_Toc348357305" w:id="12815"/>
      <w:bookmarkStart w:name="_Toc348722975" w:id="12816"/>
      <w:bookmarkStart w:name="_Toc348723788" w:id="12817"/>
      <w:bookmarkStart w:name="_Toc349030718" w:id="12818"/>
      <w:bookmarkStart w:name="_Toc351470618" w:id="12819"/>
      <w:bookmarkStart w:name="_Toc344370529" w:id="12820"/>
      <w:bookmarkStart w:name="_Toc344371109" w:id="12821"/>
      <w:bookmarkStart w:name="_Toc345329200" w:id="12822"/>
      <w:bookmarkStart w:name="_Toc345669878" w:id="12823"/>
      <w:bookmarkStart w:name="_Toc345670457" w:id="12824"/>
      <w:bookmarkStart w:name="_Toc345689517" w:id="12825"/>
      <w:bookmarkStart w:name="_Toc346706675" w:id="12826"/>
      <w:bookmarkStart w:name="_Toc346869683" w:id="12827"/>
      <w:bookmarkStart w:name="_Toc347474201" w:id="12828"/>
      <w:bookmarkStart w:name="_Toc347479064" w:id="12829"/>
      <w:bookmarkStart w:name="_Toc347566852" w:id="12830"/>
      <w:bookmarkStart w:name="_Toc348357306" w:id="12831"/>
      <w:bookmarkStart w:name="_Toc348722976" w:id="12832"/>
      <w:bookmarkStart w:name="_Toc348723789" w:id="12833"/>
      <w:bookmarkStart w:name="_Toc349030719" w:id="12834"/>
      <w:bookmarkStart w:name="_Toc351470619" w:id="12835"/>
      <w:bookmarkStart w:name="_Toc344370530" w:id="12836"/>
      <w:bookmarkStart w:name="_Toc344371110" w:id="12837"/>
      <w:bookmarkStart w:name="_Toc345329201" w:id="12838"/>
      <w:bookmarkStart w:name="_Toc345669879" w:id="12839"/>
      <w:bookmarkStart w:name="_Toc345670458" w:id="12840"/>
      <w:bookmarkStart w:name="_Toc345689518" w:id="12841"/>
      <w:bookmarkStart w:name="_Toc346706676" w:id="12842"/>
      <w:bookmarkStart w:name="_Toc346869684" w:id="12843"/>
      <w:bookmarkStart w:name="_Toc347474202" w:id="12844"/>
      <w:bookmarkStart w:name="_Toc347479065" w:id="12845"/>
      <w:bookmarkStart w:name="_Toc347566853" w:id="12846"/>
      <w:bookmarkStart w:name="_Toc348357307" w:id="12847"/>
      <w:bookmarkStart w:name="_Toc348722977" w:id="12848"/>
      <w:bookmarkStart w:name="_Toc348723790" w:id="12849"/>
      <w:bookmarkStart w:name="_Toc349030720" w:id="12850"/>
      <w:bookmarkStart w:name="_Toc351470620" w:id="12851"/>
      <w:bookmarkStart w:name="_Toc344370531" w:id="12852"/>
      <w:bookmarkStart w:name="_Toc344371111" w:id="12853"/>
      <w:bookmarkStart w:name="_Toc345329202" w:id="12854"/>
      <w:bookmarkStart w:name="_Toc345669880" w:id="12855"/>
      <w:bookmarkStart w:name="_Toc345670459" w:id="12856"/>
      <w:bookmarkStart w:name="_Toc345689519" w:id="12857"/>
      <w:bookmarkStart w:name="_Toc346706677" w:id="12858"/>
      <w:bookmarkStart w:name="_Toc346869685" w:id="12859"/>
      <w:bookmarkStart w:name="_Toc347474203" w:id="12860"/>
      <w:bookmarkStart w:name="_Toc347479066" w:id="12861"/>
      <w:bookmarkStart w:name="_Toc347566854" w:id="12862"/>
      <w:bookmarkStart w:name="_Toc348357308" w:id="12863"/>
      <w:bookmarkStart w:name="_Toc348722978" w:id="12864"/>
      <w:bookmarkStart w:name="_Toc348723791" w:id="12865"/>
      <w:bookmarkStart w:name="_Toc349030721" w:id="12866"/>
      <w:bookmarkStart w:name="_Toc351470621" w:id="12867"/>
      <w:bookmarkStart w:name="_Toc344370532" w:id="12868"/>
      <w:bookmarkStart w:name="_Toc344371112" w:id="12869"/>
      <w:bookmarkStart w:name="_Toc345329203" w:id="12870"/>
      <w:bookmarkStart w:name="_Toc345669881" w:id="12871"/>
      <w:bookmarkStart w:name="_Toc345670460" w:id="12872"/>
      <w:bookmarkStart w:name="_Toc345689520" w:id="12873"/>
      <w:bookmarkStart w:name="_Toc346706678" w:id="12874"/>
      <w:bookmarkStart w:name="_Toc346869686" w:id="12875"/>
      <w:bookmarkStart w:name="_Toc347474204" w:id="12876"/>
      <w:bookmarkStart w:name="_Toc347479067" w:id="12877"/>
      <w:bookmarkStart w:name="_Toc347563796" w:id="12878"/>
      <w:bookmarkStart w:name="_Toc347566855" w:id="12879"/>
      <w:bookmarkStart w:name="_Toc347819320" w:id="12880"/>
      <w:bookmarkStart w:name="_Toc348357309" w:id="12881"/>
      <w:bookmarkStart w:name="_Toc348722979" w:id="12882"/>
      <w:bookmarkStart w:name="_Toc348723792" w:id="12883"/>
      <w:bookmarkStart w:name="_Toc349030722" w:id="12884"/>
      <w:bookmarkStart w:name="_Toc351470622" w:id="12885"/>
      <w:bookmarkStart w:name="_Toc344370533" w:id="12886"/>
      <w:bookmarkStart w:name="_Toc344371113" w:id="12887"/>
      <w:bookmarkStart w:name="_Toc345329204" w:id="12888"/>
      <w:bookmarkStart w:name="_Toc345669882" w:id="12889"/>
      <w:bookmarkStart w:name="_Toc345670461" w:id="12890"/>
      <w:bookmarkStart w:name="_Toc345689521" w:id="12891"/>
      <w:bookmarkStart w:name="_Toc346706679" w:id="12892"/>
      <w:bookmarkStart w:name="_Toc346869687" w:id="12893"/>
      <w:bookmarkStart w:name="_Toc347474205" w:id="12894"/>
      <w:bookmarkStart w:name="_Toc347479068" w:id="12895"/>
      <w:bookmarkStart w:name="_Toc347563797" w:id="12896"/>
      <w:bookmarkStart w:name="_Toc347566856" w:id="12897"/>
      <w:bookmarkStart w:name="_Toc347819321" w:id="12898"/>
      <w:bookmarkStart w:name="_Toc348357310" w:id="12899"/>
      <w:bookmarkStart w:name="_Toc348722980" w:id="12900"/>
      <w:bookmarkStart w:name="_Toc348723793" w:id="12901"/>
      <w:bookmarkStart w:name="_Toc349030723" w:id="12902"/>
      <w:bookmarkStart w:name="_Toc351470623" w:id="12903"/>
      <w:bookmarkStart w:name="_Toc344370534" w:id="12904"/>
      <w:bookmarkStart w:name="_Toc344371114" w:id="12905"/>
      <w:bookmarkStart w:name="_Toc345329205" w:id="12906"/>
      <w:bookmarkStart w:name="_Toc345669883" w:id="12907"/>
      <w:bookmarkStart w:name="_Toc345670462" w:id="12908"/>
      <w:bookmarkStart w:name="_Toc345689522" w:id="12909"/>
      <w:bookmarkStart w:name="_Toc346706680" w:id="12910"/>
      <w:bookmarkStart w:name="_Toc346869688" w:id="12911"/>
      <w:bookmarkStart w:name="_Toc347474206" w:id="12912"/>
      <w:bookmarkStart w:name="_Toc347479069" w:id="12913"/>
      <w:bookmarkStart w:name="_Toc347566857" w:id="12914"/>
      <w:bookmarkStart w:name="_Toc348357311" w:id="12915"/>
      <w:bookmarkStart w:name="_Toc348722981" w:id="12916"/>
      <w:bookmarkStart w:name="_Toc348723794" w:id="12917"/>
      <w:bookmarkStart w:name="_Toc349030724" w:id="12918"/>
      <w:bookmarkStart w:name="_Toc351470624" w:id="12919"/>
      <w:bookmarkStart w:name="_Toc344370535" w:id="12920"/>
      <w:bookmarkStart w:name="_Toc344371115" w:id="12921"/>
      <w:bookmarkStart w:name="_Toc345329206" w:id="12922"/>
      <w:bookmarkStart w:name="_Toc345669884" w:id="12923"/>
      <w:bookmarkStart w:name="_Toc345670463" w:id="12924"/>
      <w:bookmarkStart w:name="_Toc345689523" w:id="12925"/>
      <w:bookmarkStart w:name="_Toc346706681" w:id="12926"/>
      <w:bookmarkStart w:name="_Toc346869689" w:id="12927"/>
      <w:bookmarkStart w:name="_Toc347474207" w:id="12928"/>
      <w:bookmarkStart w:name="_Toc347479070" w:id="12929"/>
      <w:bookmarkStart w:name="_Toc347566858" w:id="12930"/>
      <w:bookmarkStart w:name="_Toc348357312" w:id="12931"/>
      <w:bookmarkStart w:name="_Toc348722982" w:id="12932"/>
      <w:bookmarkStart w:name="_Toc348723795" w:id="12933"/>
      <w:bookmarkStart w:name="_Toc349030725" w:id="12934"/>
      <w:bookmarkStart w:name="_Toc351470625" w:id="12935"/>
      <w:bookmarkStart w:name="_Toc344370536" w:id="12936"/>
      <w:bookmarkStart w:name="_Toc344371116" w:id="12937"/>
      <w:bookmarkStart w:name="_Toc345329207" w:id="12938"/>
      <w:bookmarkStart w:name="_Toc345669885" w:id="12939"/>
      <w:bookmarkStart w:name="_Toc345670464" w:id="12940"/>
      <w:bookmarkStart w:name="_Toc345689524" w:id="12941"/>
      <w:bookmarkStart w:name="_Toc346706682" w:id="12942"/>
      <w:bookmarkStart w:name="_Toc346869690" w:id="12943"/>
      <w:bookmarkStart w:name="_Toc347474208" w:id="12944"/>
      <w:bookmarkStart w:name="_Toc347479071" w:id="12945"/>
      <w:bookmarkStart w:name="_Toc347566859" w:id="12946"/>
      <w:bookmarkStart w:name="_Toc348357313" w:id="12947"/>
      <w:bookmarkStart w:name="_Toc348722983" w:id="12948"/>
      <w:bookmarkStart w:name="_Toc348723796" w:id="12949"/>
      <w:bookmarkStart w:name="_Toc349030726" w:id="12950"/>
      <w:bookmarkStart w:name="_Toc351470626" w:id="12951"/>
      <w:bookmarkStart w:name="_Toc344370537" w:id="12952"/>
      <w:bookmarkStart w:name="_Toc344371117" w:id="12953"/>
      <w:bookmarkStart w:name="_Toc345329208" w:id="12954"/>
      <w:bookmarkStart w:name="_Toc345669886" w:id="12955"/>
      <w:bookmarkStart w:name="_Toc345670465" w:id="12956"/>
      <w:bookmarkStart w:name="_Toc345689525" w:id="12957"/>
      <w:bookmarkStart w:name="_Toc346706683" w:id="12958"/>
      <w:bookmarkStart w:name="_Toc346869691" w:id="12959"/>
      <w:bookmarkStart w:name="_Toc347474209" w:id="12960"/>
      <w:bookmarkStart w:name="_Toc347479072" w:id="12961"/>
      <w:bookmarkStart w:name="_Toc347566860" w:id="12962"/>
      <w:bookmarkStart w:name="_Toc348357314" w:id="12963"/>
      <w:bookmarkStart w:name="_Toc348722984" w:id="12964"/>
      <w:bookmarkStart w:name="_Toc348723797" w:id="12965"/>
      <w:bookmarkStart w:name="_Toc349030727" w:id="12966"/>
      <w:bookmarkStart w:name="_Toc351470627" w:id="12967"/>
      <w:bookmarkStart w:name="_Toc344370538" w:id="12968"/>
      <w:bookmarkStart w:name="_Toc344371118" w:id="12969"/>
      <w:bookmarkStart w:name="_Toc345329209" w:id="12970"/>
      <w:bookmarkStart w:name="_Toc345669887" w:id="12971"/>
      <w:bookmarkStart w:name="_Toc345670466" w:id="12972"/>
      <w:bookmarkStart w:name="_Toc345689526" w:id="12973"/>
      <w:bookmarkStart w:name="_Toc346706684" w:id="12974"/>
      <w:bookmarkStart w:name="_Toc346869692" w:id="12975"/>
      <w:bookmarkStart w:name="_Toc347474210" w:id="12976"/>
      <w:bookmarkStart w:name="_Toc347479073" w:id="12977"/>
      <w:bookmarkStart w:name="_Toc347566861" w:id="12978"/>
      <w:bookmarkStart w:name="_Toc348357315" w:id="12979"/>
      <w:bookmarkStart w:name="_Toc348722985" w:id="12980"/>
      <w:bookmarkStart w:name="_Toc348723798" w:id="12981"/>
      <w:bookmarkStart w:name="_Toc349030728" w:id="12982"/>
      <w:bookmarkStart w:name="_Toc351470628" w:id="12983"/>
      <w:bookmarkStart w:name="_Toc344370539" w:id="12984"/>
      <w:bookmarkStart w:name="_Toc344371119" w:id="12985"/>
      <w:bookmarkStart w:name="_Toc345329210" w:id="12986"/>
      <w:bookmarkStart w:name="_Toc345669888" w:id="12987"/>
      <w:bookmarkStart w:name="_Toc345670467" w:id="12988"/>
      <w:bookmarkStart w:name="_Toc345689527" w:id="12989"/>
      <w:bookmarkStart w:name="_Toc346706685" w:id="12990"/>
      <w:bookmarkStart w:name="_Toc346869693" w:id="12991"/>
      <w:bookmarkStart w:name="_Toc347474211" w:id="12992"/>
      <w:bookmarkStart w:name="_Toc347479074" w:id="12993"/>
      <w:bookmarkStart w:name="_Toc347566862" w:id="12994"/>
      <w:bookmarkStart w:name="_Toc348357316" w:id="12995"/>
      <w:bookmarkStart w:name="_Toc348722986" w:id="12996"/>
      <w:bookmarkStart w:name="_Toc348723799" w:id="12997"/>
      <w:bookmarkStart w:name="_Toc349030729" w:id="12998"/>
      <w:bookmarkStart w:name="_Toc351470629" w:id="12999"/>
      <w:bookmarkStart w:name="_Toc344370540" w:id="13000"/>
      <w:bookmarkStart w:name="_Toc344371120" w:id="13001"/>
      <w:bookmarkStart w:name="_Toc345329211" w:id="13002"/>
      <w:bookmarkStart w:name="_Toc345669889" w:id="13003"/>
      <w:bookmarkStart w:name="_Toc345670468" w:id="13004"/>
      <w:bookmarkStart w:name="_Toc345689528" w:id="13005"/>
      <w:bookmarkStart w:name="_Toc346706686" w:id="13006"/>
      <w:bookmarkStart w:name="_Toc346869694" w:id="13007"/>
      <w:bookmarkStart w:name="_Toc347474212" w:id="13008"/>
      <w:bookmarkStart w:name="_Toc347479075" w:id="13009"/>
      <w:bookmarkStart w:name="_Toc347566863" w:id="13010"/>
      <w:bookmarkStart w:name="_Toc348357317" w:id="13011"/>
      <w:bookmarkStart w:name="_Toc348722987" w:id="13012"/>
      <w:bookmarkStart w:name="_Toc348723800" w:id="13013"/>
      <w:bookmarkStart w:name="_Toc349030730" w:id="13014"/>
      <w:bookmarkStart w:name="_Toc351470630" w:id="13015"/>
      <w:bookmarkStart w:name="_Toc344370541" w:id="13016"/>
      <w:bookmarkStart w:name="_Toc344371121" w:id="13017"/>
      <w:bookmarkStart w:name="_Toc345329212" w:id="13018"/>
      <w:bookmarkStart w:name="_Toc345669890" w:id="13019"/>
      <w:bookmarkStart w:name="_Toc345670469" w:id="13020"/>
      <w:bookmarkStart w:name="_Toc345689529" w:id="13021"/>
      <w:bookmarkStart w:name="_Toc346706687" w:id="13022"/>
      <w:bookmarkStart w:name="_Toc346869695" w:id="13023"/>
      <w:bookmarkStart w:name="_Toc347474213" w:id="13024"/>
      <w:bookmarkStart w:name="_Toc347479076" w:id="13025"/>
      <w:bookmarkStart w:name="_Toc347566864" w:id="13026"/>
      <w:bookmarkStart w:name="_Toc348357318" w:id="13027"/>
      <w:bookmarkStart w:name="_Toc348722988" w:id="13028"/>
      <w:bookmarkStart w:name="_Toc348723801" w:id="13029"/>
      <w:bookmarkStart w:name="_Toc349030731" w:id="13030"/>
      <w:bookmarkStart w:name="_Toc351470631" w:id="13031"/>
      <w:bookmarkStart w:name="_Toc344370542" w:id="13032"/>
      <w:bookmarkStart w:name="_Toc344371122" w:id="13033"/>
      <w:bookmarkStart w:name="_Toc345329213" w:id="13034"/>
      <w:bookmarkStart w:name="_Toc345669891" w:id="13035"/>
      <w:bookmarkStart w:name="_Toc345670470" w:id="13036"/>
      <w:bookmarkStart w:name="_Toc345689530" w:id="13037"/>
      <w:bookmarkStart w:name="_Toc346706688" w:id="13038"/>
      <w:bookmarkStart w:name="_Toc346869696" w:id="13039"/>
      <w:bookmarkStart w:name="_Toc347474214" w:id="13040"/>
      <w:bookmarkStart w:name="_Toc347479077" w:id="13041"/>
      <w:bookmarkStart w:name="_Toc347563806" w:id="13042"/>
      <w:bookmarkStart w:name="_Toc347566865" w:id="13043"/>
      <w:bookmarkStart w:name="_Toc347819330" w:id="13044"/>
      <w:bookmarkStart w:name="_Toc348357319" w:id="13045"/>
      <w:bookmarkStart w:name="_Toc348722989" w:id="13046"/>
      <w:bookmarkStart w:name="_Toc348723802" w:id="13047"/>
      <w:bookmarkStart w:name="_Toc349030732" w:id="13048"/>
      <w:bookmarkStart w:name="_Toc351470632" w:id="13049"/>
      <w:bookmarkStart w:name="_Toc344370543" w:id="13050"/>
      <w:bookmarkStart w:name="_Toc344371123" w:id="13051"/>
      <w:bookmarkStart w:name="_Toc345329214" w:id="13052"/>
      <w:bookmarkStart w:name="_Toc345669892" w:id="13053"/>
      <w:bookmarkStart w:name="_Toc345670471" w:id="13054"/>
      <w:bookmarkStart w:name="_Toc345689531" w:id="13055"/>
      <w:bookmarkStart w:name="_Toc346706689" w:id="13056"/>
      <w:bookmarkStart w:name="_Toc346869697" w:id="13057"/>
      <w:bookmarkStart w:name="_Toc347474215" w:id="13058"/>
      <w:bookmarkStart w:name="_Toc347479078" w:id="13059"/>
      <w:bookmarkStart w:name="_Toc347566866" w:id="13060"/>
      <w:bookmarkStart w:name="_Toc348357320" w:id="13061"/>
      <w:bookmarkStart w:name="_Toc348722990" w:id="13062"/>
      <w:bookmarkStart w:name="_Toc348723803" w:id="13063"/>
      <w:bookmarkStart w:name="_Toc349030733" w:id="13064"/>
      <w:bookmarkStart w:name="_Toc351470633" w:id="13065"/>
      <w:bookmarkStart w:name="_Toc344370544" w:id="13066"/>
      <w:bookmarkStart w:name="_Toc344371124" w:id="13067"/>
      <w:bookmarkStart w:name="_Toc345329215" w:id="13068"/>
      <w:bookmarkStart w:name="_Toc345669893" w:id="13069"/>
      <w:bookmarkStart w:name="_Toc345670472" w:id="13070"/>
      <w:bookmarkStart w:name="_Toc345689532" w:id="13071"/>
      <w:bookmarkStart w:name="_Toc346706690" w:id="13072"/>
      <w:bookmarkStart w:name="_Toc346869698" w:id="13073"/>
      <w:bookmarkStart w:name="_Toc347474216" w:id="13074"/>
      <w:bookmarkStart w:name="_Toc347479079" w:id="13075"/>
      <w:bookmarkStart w:name="_Toc347566867" w:id="13076"/>
      <w:bookmarkStart w:name="_Toc348357321" w:id="13077"/>
      <w:bookmarkStart w:name="_Toc348722991" w:id="13078"/>
      <w:bookmarkStart w:name="_Toc348723804" w:id="13079"/>
      <w:bookmarkStart w:name="_Toc349030734" w:id="13080"/>
      <w:bookmarkStart w:name="_Toc351470634" w:id="13081"/>
      <w:bookmarkStart w:name="_Toc344370545" w:id="13082"/>
      <w:bookmarkStart w:name="_Toc344371125" w:id="13083"/>
      <w:bookmarkStart w:name="_Toc345329216" w:id="13084"/>
      <w:bookmarkStart w:name="_Toc345669894" w:id="13085"/>
      <w:bookmarkStart w:name="_Toc345670473" w:id="13086"/>
      <w:bookmarkStart w:name="_Toc345689533" w:id="13087"/>
      <w:bookmarkStart w:name="_Toc346706691" w:id="13088"/>
      <w:bookmarkStart w:name="_Toc346869699" w:id="13089"/>
      <w:bookmarkStart w:name="_Toc347474217" w:id="13090"/>
      <w:bookmarkStart w:name="_Toc347479080" w:id="13091"/>
      <w:bookmarkStart w:name="_Toc347566868" w:id="13092"/>
      <w:bookmarkStart w:name="_Toc348357322" w:id="13093"/>
      <w:bookmarkStart w:name="_Toc348722992" w:id="13094"/>
      <w:bookmarkStart w:name="_Toc348723805" w:id="13095"/>
      <w:bookmarkStart w:name="_Toc349030735" w:id="13096"/>
      <w:bookmarkStart w:name="_Toc351470635" w:id="13097"/>
      <w:bookmarkStart w:name="_Toc344370546" w:id="13098"/>
      <w:bookmarkStart w:name="_Toc344371126" w:id="13099"/>
      <w:bookmarkStart w:name="_Toc345329217" w:id="13100"/>
      <w:bookmarkStart w:name="_Toc345669895" w:id="13101"/>
      <w:bookmarkStart w:name="_Toc345670474" w:id="13102"/>
      <w:bookmarkStart w:name="_Toc345689534" w:id="13103"/>
      <w:bookmarkStart w:name="_Toc346706692" w:id="13104"/>
      <w:bookmarkStart w:name="_Toc346869700" w:id="13105"/>
      <w:bookmarkStart w:name="_Toc347474218" w:id="13106"/>
      <w:bookmarkStart w:name="_Toc347479081" w:id="13107"/>
      <w:bookmarkStart w:name="_Toc347566869" w:id="13108"/>
      <w:bookmarkStart w:name="_Toc348357323" w:id="13109"/>
      <w:bookmarkStart w:name="_Toc348722993" w:id="13110"/>
      <w:bookmarkStart w:name="_Toc348723806" w:id="13111"/>
      <w:bookmarkStart w:name="_Toc349030736" w:id="13112"/>
      <w:bookmarkStart w:name="_Toc351470636" w:id="13113"/>
      <w:bookmarkStart w:name="_Toc344370547" w:id="13114"/>
      <w:bookmarkStart w:name="_Toc344371127" w:id="13115"/>
      <w:bookmarkStart w:name="_Toc345329218" w:id="13116"/>
      <w:bookmarkStart w:name="_Toc345669896" w:id="13117"/>
      <w:bookmarkStart w:name="_Toc345670475" w:id="13118"/>
      <w:bookmarkStart w:name="_Toc345689535" w:id="13119"/>
      <w:bookmarkStart w:name="_Toc346706693" w:id="13120"/>
      <w:bookmarkStart w:name="_Toc346869701" w:id="13121"/>
      <w:bookmarkStart w:name="_Toc347474219" w:id="13122"/>
      <w:bookmarkStart w:name="_Toc347479082" w:id="13123"/>
      <w:bookmarkStart w:name="_Toc347566870" w:id="13124"/>
      <w:bookmarkStart w:name="_Toc348357324" w:id="13125"/>
      <w:bookmarkStart w:name="_Toc348722994" w:id="13126"/>
      <w:bookmarkStart w:name="_Toc348723807" w:id="13127"/>
      <w:bookmarkStart w:name="_Toc349030737" w:id="13128"/>
      <w:bookmarkStart w:name="_Toc351470637" w:id="13129"/>
      <w:bookmarkStart w:name="_Toc344370548" w:id="13130"/>
      <w:bookmarkStart w:name="_Toc344371128" w:id="13131"/>
      <w:bookmarkStart w:name="_Toc345329219" w:id="13132"/>
      <w:bookmarkStart w:name="_Toc345669897" w:id="13133"/>
      <w:bookmarkStart w:name="_Toc345670476" w:id="13134"/>
      <w:bookmarkStart w:name="_Toc345689536" w:id="13135"/>
      <w:bookmarkStart w:name="_Toc346706694" w:id="13136"/>
      <w:bookmarkStart w:name="_Toc346869702" w:id="13137"/>
      <w:bookmarkStart w:name="_Toc347474220" w:id="13138"/>
      <w:bookmarkStart w:name="_Toc347479083" w:id="13139"/>
      <w:bookmarkStart w:name="_Toc347566871" w:id="13140"/>
      <w:bookmarkStart w:name="_Toc348357325" w:id="13141"/>
      <w:bookmarkStart w:name="_Toc348722995" w:id="13142"/>
      <w:bookmarkStart w:name="_Toc348723808" w:id="13143"/>
      <w:bookmarkStart w:name="_Toc349030738" w:id="13144"/>
      <w:bookmarkStart w:name="_Toc351470638" w:id="13145"/>
      <w:bookmarkStart w:name="_Toc344370549" w:id="13146"/>
      <w:bookmarkStart w:name="_Toc344371129" w:id="13147"/>
      <w:bookmarkStart w:name="_Toc345329220" w:id="13148"/>
      <w:bookmarkStart w:name="_Toc345669898" w:id="13149"/>
      <w:bookmarkStart w:name="_Toc345670477" w:id="13150"/>
      <w:bookmarkStart w:name="_Toc345689537" w:id="13151"/>
      <w:bookmarkStart w:name="_Toc346706695" w:id="13152"/>
      <w:bookmarkStart w:name="_Toc346869703" w:id="13153"/>
      <w:bookmarkStart w:name="_Toc347474221" w:id="13154"/>
      <w:bookmarkStart w:name="_Toc347479084" w:id="13155"/>
      <w:bookmarkStart w:name="_Toc347566872" w:id="13156"/>
      <w:bookmarkStart w:name="_Toc348357326" w:id="13157"/>
      <w:bookmarkStart w:name="_Toc348722996" w:id="13158"/>
      <w:bookmarkStart w:name="_Toc348723809" w:id="13159"/>
      <w:bookmarkStart w:name="_Toc349030739" w:id="13160"/>
      <w:bookmarkStart w:name="_Toc351470639" w:id="13161"/>
      <w:bookmarkStart w:name="_Toc344370550" w:id="13162"/>
      <w:bookmarkStart w:name="_Toc344371130" w:id="13163"/>
      <w:bookmarkStart w:name="_Toc345329221" w:id="13164"/>
      <w:bookmarkStart w:name="_Toc345669899" w:id="13165"/>
      <w:bookmarkStart w:name="_Toc345670478" w:id="13166"/>
      <w:bookmarkStart w:name="_Toc345689538" w:id="13167"/>
      <w:bookmarkStart w:name="_Toc346706696" w:id="13168"/>
      <w:bookmarkStart w:name="_Toc346869704" w:id="13169"/>
      <w:bookmarkStart w:name="_Toc347474222" w:id="13170"/>
      <w:bookmarkStart w:name="_Toc347479085" w:id="13171"/>
      <w:bookmarkStart w:name="_Toc347566873" w:id="13172"/>
      <w:bookmarkStart w:name="_Toc348357327" w:id="13173"/>
      <w:bookmarkStart w:name="_Toc348722997" w:id="13174"/>
      <w:bookmarkStart w:name="_Toc348723810" w:id="13175"/>
      <w:bookmarkStart w:name="_Toc349030740" w:id="13176"/>
      <w:bookmarkStart w:name="_Toc351470640" w:id="13177"/>
      <w:bookmarkStart w:name="_Toc344370551" w:id="13178"/>
      <w:bookmarkStart w:name="_Toc344371131" w:id="13179"/>
      <w:bookmarkStart w:name="_Toc345329222" w:id="13180"/>
      <w:bookmarkStart w:name="_Toc345669900" w:id="13181"/>
      <w:bookmarkStart w:name="_Toc345670479" w:id="13182"/>
      <w:bookmarkStart w:name="_Toc345689539" w:id="13183"/>
      <w:bookmarkStart w:name="_Toc346706697" w:id="13184"/>
      <w:bookmarkStart w:name="_Toc346869705" w:id="13185"/>
      <w:bookmarkStart w:name="_Toc347474223" w:id="13186"/>
      <w:bookmarkStart w:name="_Toc347479086" w:id="13187"/>
      <w:bookmarkStart w:name="_Toc347566874" w:id="13188"/>
      <w:bookmarkStart w:name="_Toc348357328" w:id="13189"/>
      <w:bookmarkStart w:name="_Toc348722998" w:id="13190"/>
      <w:bookmarkStart w:name="_Toc348723811" w:id="13191"/>
      <w:bookmarkStart w:name="_Toc349030741" w:id="13192"/>
      <w:bookmarkStart w:name="_Toc351470641" w:id="13193"/>
      <w:bookmarkStart w:name="_Toc344370552" w:id="13194"/>
      <w:bookmarkStart w:name="_Toc344371132" w:id="13195"/>
      <w:bookmarkStart w:name="_Toc345329223" w:id="13196"/>
      <w:bookmarkStart w:name="_Toc345669901" w:id="13197"/>
      <w:bookmarkStart w:name="_Toc345670480" w:id="13198"/>
      <w:bookmarkStart w:name="_Toc345689540" w:id="13199"/>
      <w:bookmarkStart w:name="_Toc346706698" w:id="13200"/>
      <w:bookmarkStart w:name="_Toc346869706" w:id="13201"/>
      <w:bookmarkStart w:name="_Toc347474224" w:id="13202"/>
      <w:bookmarkStart w:name="_Toc347479087" w:id="13203"/>
      <w:bookmarkStart w:name="_Toc347563816" w:id="13204"/>
      <w:bookmarkStart w:name="_Toc347566875" w:id="13205"/>
      <w:bookmarkStart w:name="_Toc347819340" w:id="13206"/>
      <w:bookmarkStart w:name="_Toc348357329" w:id="13207"/>
      <w:bookmarkStart w:name="_Toc348722999" w:id="13208"/>
      <w:bookmarkStart w:name="_Toc348723812" w:id="13209"/>
      <w:bookmarkStart w:name="_Toc349030742" w:id="13210"/>
      <w:bookmarkStart w:name="_Toc351470642" w:id="13211"/>
      <w:bookmarkStart w:name="_Toc344370553" w:id="13212"/>
      <w:bookmarkStart w:name="_Toc344371133" w:id="13213"/>
      <w:bookmarkStart w:name="_Toc345329224" w:id="13214"/>
      <w:bookmarkStart w:name="_Toc345669902" w:id="13215"/>
      <w:bookmarkStart w:name="_Toc345670481" w:id="13216"/>
      <w:bookmarkStart w:name="_Toc345689541" w:id="13217"/>
      <w:bookmarkStart w:name="_Toc346706699" w:id="13218"/>
      <w:bookmarkStart w:name="_Toc346869707" w:id="13219"/>
      <w:bookmarkStart w:name="_Toc347474225" w:id="13220"/>
      <w:bookmarkStart w:name="_Toc347479088" w:id="13221"/>
      <w:bookmarkStart w:name="_Toc347563817" w:id="13222"/>
      <w:bookmarkStart w:name="_Toc347566876" w:id="13223"/>
      <w:bookmarkStart w:name="_Toc347819341" w:id="13224"/>
      <w:bookmarkStart w:name="_Toc348357330" w:id="13225"/>
      <w:bookmarkStart w:name="_Toc348723000" w:id="13226"/>
      <w:bookmarkStart w:name="_Toc348723813" w:id="13227"/>
      <w:bookmarkStart w:name="_Toc349030743" w:id="13228"/>
      <w:bookmarkStart w:name="_Toc351470643" w:id="13229"/>
      <w:bookmarkStart w:name="_Toc344370554" w:id="13230"/>
      <w:bookmarkStart w:name="_Toc344371134" w:id="13231"/>
      <w:bookmarkStart w:name="_Toc345329225" w:id="13232"/>
      <w:bookmarkStart w:name="_Toc345669903" w:id="13233"/>
      <w:bookmarkStart w:name="_Toc345670482" w:id="13234"/>
      <w:bookmarkStart w:name="_Toc345689542" w:id="13235"/>
      <w:bookmarkStart w:name="_Toc346706700" w:id="13236"/>
      <w:bookmarkStart w:name="_Toc346869708" w:id="13237"/>
      <w:bookmarkStart w:name="_Toc347474226" w:id="13238"/>
      <w:bookmarkStart w:name="_Toc347479089" w:id="13239"/>
      <w:bookmarkStart w:name="_Toc347566877" w:id="13240"/>
      <w:bookmarkStart w:name="_Toc348357331" w:id="13241"/>
      <w:bookmarkStart w:name="_Toc348723001" w:id="13242"/>
      <w:bookmarkStart w:name="_Toc348723814" w:id="13243"/>
      <w:bookmarkStart w:name="_Toc349030744" w:id="13244"/>
      <w:bookmarkStart w:name="_Toc351470644" w:id="13245"/>
      <w:bookmarkStart w:name="_Toc344370555" w:id="13246"/>
      <w:bookmarkStart w:name="_Toc344371135" w:id="13247"/>
      <w:bookmarkStart w:name="_Toc345329226" w:id="13248"/>
      <w:bookmarkStart w:name="_Toc345669904" w:id="13249"/>
      <w:bookmarkStart w:name="_Toc345670483" w:id="13250"/>
      <w:bookmarkStart w:name="_Toc345689543" w:id="13251"/>
      <w:bookmarkStart w:name="_Toc346706701" w:id="13252"/>
      <w:bookmarkStart w:name="_Toc346869709" w:id="13253"/>
      <w:bookmarkStart w:name="_Toc347474227" w:id="13254"/>
      <w:bookmarkStart w:name="_Toc347479090" w:id="13255"/>
      <w:bookmarkStart w:name="_Toc347566878" w:id="13256"/>
      <w:bookmarkStart w:name="_Toc348357332" w:id="13257"/>
      <w:bookmarkStart w:name="_Toc348723002" w:id="13258"/>
      <w:bookmarkStart w:name="_Toc348723815" w:id="13259"/>
      <w:bookmarkStart w:name="_Toc349030745" w:id="13260"/>
      <w:bookmarkStart w:name="_Toc351470645" w:id="13261"/>
      <w:bookmarkStart w:name="_Toc344370556" w:id="13262"/>
      <w:bookmarkStart w:name="_Toc344371136" w:id="13263"/>
      <w:bookmarkStart w:name="_Toc345329227" w:id="13264"/>
      <w:bookmarkStart w:name="_Toc345669905" w:id="13265"/>
      <w:bookmarkStart w:name="_Toc345670484" w:id="13266"/>
      <w:bookmarkStart w:name="_Toc345689544" w:id="13267"/>
      <w:bookmarkStart w:name="_Toc346706702" w:id="13268"/>
      <w:bookmarkStart w:name="_Toc346869710" w:id="13269"/>
      <w:bookmarkStart w:name="_Toc347474228" w:id="13270"/>
      <w:bookmarkStart w:name="_Toc347479091" w:id="13271"/>
      <w:bookmarkStart w:name="_Toc347566879" w:id="13272"/>
      <w:bookmarkStart w:name="_Toc348357333" w:id="13273"/>
      <w:bookmarkStart w:name="_Toc348723003" w:id="13274"/>
      <w:bookmarkStart w:name="_Toc348723816" w:id="13275"/>
      <w:bookmarkStart w:name="_Toc349030746" w:id="13276"/>
      <w:bookmarkStart w:name="_Toc351470646" w:id="13277"/>
      <w:bookmarkStart w:name="_Toc344370557" w:id="13278"/>
      <w:bookmarkStart w:name="_Toc344371137" w:id="13279"/>
      <w:bookmarkStart w:name="_Toc345329228" w:id="13280"/>
      <w:bookmarkStart w:name="_Toc345669906" w:id="13281"/>
      <w:bookmarkStart w:name="_Toc345670485" w:id="13282"/>
      <w:bookmarkStart w:name="_Toc345689545" w:id="13283"/>
      <w:bookmarkStart w:name="_Toc346706703" w:id="13284"/>
      <w:bookmarkStart w:name="_Toc346869711" w:id="13285"/>
      <w:bookmarkStart w:name="_Toc347474229" w:id="13286"/>
      <w:bookmarkStart w:name="_Toc347479092" w:id="13287"/>
      <w:bookmarkStart w:name="_Toc347566880" w:id="13288"/>
      <w:bookmarkStart w:name="_Toc348357334" w:id="13289"/>
      <w:bookmarkStart w:name="_Toc348723004" w:id="13290"/>
      <w:bookmarkStart w:name="_Toc348723817" w:id="13291"/>
      <w:bookmarkStart w:name="_Toc349030747" w:id="13292"/>
      <w:bookmarkStart w:name="_Toc351470647" w:id="13293"/>
      <w:bookmarkStart w:name="_Toc344370558" w:id="13294"/>
      <w:bookmarkStart w:name="_Toc344371138" w:id="13295"/>
      <w:bookmarkStart w:name="_Toc345329229" w:id="13296"/>
      <w:bookmarkStart w:name="_Toc345669907" w:id="13297"/>
      <w:bookmarkStart w:name="_Toc345670486" w:id="13298"/>
      <w:bookmarkStart w:name="_Toc345689546" w:id="13299"/>
      <w:bookmarkStart w:name="_Toc346706704" w:id="13300"/>
      <w:bookmarkStart w:name="_Toc346869712" w:id="13301"/>
      <w:bookmarkStart w:name="_Toc347474230" w:id="13302"/>
      <w:bookmarkStart w:name="_Toc347479093" w:id="13303"/>
      <w:bookmarkStart w:name="_Toc347566881" w:id="13304"/>
      <w:bookmarkStart w:name="_Toc348357335" w:id="13305"/>
      <w:bookmarkStart w:name="_Toc348723005" w:id="13306"/>
      <w:bookmarkStart w:name="_Toc348723818" w:id="13307"/>
      <w:bookmarkStart w:name="_Toc349030748" w:id="13308"/>
      <w:bookmarkStart w:name="_Toc351470648" w:id="13309"/>
      <w:bookmarkStart w:name="_Toc344370559" w:id="13310"/>
      <w:bookmarkStart w:name="_Toc344371139" w:id="13311"/>
      <w:bookmarkStart w:name="_Toc345329230" w:id="13312"/>
      <w:bookmarkStart w:name="_Toc345669908" w:id="13313"/>
      <w:bookmarkStart w:name="_Toc345670487" w:id="13314"/>
      <w:bookmarkStart w:name="_Toc345689547" w:id="13315"/>
      <w:bookmarkStart w:name="_Toc346706705" w:id="13316"/>
      <w:bookmarkStart w:name="_Toc346869713" w:id="13317"/>
      <w:bookmarkStart w:name="_Toc347474231" w:id="13318"/>
      <w:bookmarkStart w:name="_Toc347479094" w:id="13319"/>
      <w:bookmarkStart w:name="_Toc347566882" w:id="13320"/>
      <w:bookmarkStart w:name="_Toc348357336" w:id="13321"/>
      <w:bookmarkStart w:name="_Toc348723006" w:id="13322"/>
      <w:bookmarkStart w:name="_Toc348723819" w:id="13323"/>
      <w:bookmarkStart w:name="_Toc349030749" w:id="13324"/>
      <w:bookmarkStart w:name="_Toc351470649" w:id="13325"/>
      <w:bookmarkStart w:name="_Toc344370560" w:id="13326"/>
      <w:bookmarkStart w:name="_Toc344371140" w:id="13327"/>
      <w:bookmarkStart w:name="_Toc345329231" w:id="13328"/>
      <w:bookmarkStart w:name="_Toc345669909" w:id="13329"/>
      <w:bookmarkStart w:name="_Toc345670488" w:id="13330"/>
      <w:bookmarkStart w:name="_Toc345689548" w:id="13331"/>
      <w:bookmarkStart w:name="_Toc346706706" w:id="13332"/>
      <w:bookmarkStart w:name="_Toc346869714" w:id="13333"/>
      <w:bookmarkStart w:name="_Toc347474232" w:id="13334"/>
      <w:bookmarkStart w:name="_Toc347479095" w:id="13335"/>
      <w:bookmarkStart w:name="_Toc347566883" w:id="13336"/>
      <w:bookmarkStart w:name="_Toc348357337" w:id="13337"/>
      <w:bookmarkStart w:name="_Toc348723007" w:id="13338"/>
      <w:bookmarkStart w:name="_Toc348723820" w:id="13339"/>
      <w:bookmarkStart w:name="_Toc349030750" w:id="13340"/>
      <w:bookmarkStart w:name="_Toc351470650" w:id="13341"/>
      <w:bookmarkStart w:name="_Toc344370561" w:id="13342"/>
      <w:bookmarkStart w:name="_Toc344371141" w:id="13343"/>
      <w:bookmarkStart w:name="_Toc345329232" w:id="13344"/>
      <w:bookmarkStart w:name="_Toc345669910" w:id="13345"/>
      <w:bookmarkStart w:name="_Toc345670489" w:id="13346"/>
      <w:bookmarkStart w:name="_Toc345689549" w:id="13347"/>
      <w:bookmarkStart w:name="_Toc346706707" w:id="13348"/>
      <w:bookmarkStart w:name="_Toc346869715" w:id="13349"/>
      <w:bookmarkStart w:name="_Toc347474233" w:id="13350"/>
      <w:bookmarkStart w:name="_Toc347479096" w:id="13351"/>
      <w:bookmarkStart w:name="_Toc347566884" w:id="13352"/>
      <w:bookmarkStart w:name="_Toc348357338" w:id="13353"/>
      <w:bookmarkStart w:name="_Toc348723008" w:id="13354"/>
      <w:bookmarkStart w:name="_Toc348723821" w:id="13355"/>
      <w:bookmarkStart w:name="_Toc349030751" w:id="13356"/>
      <w:bookmarkStart w:name="_Toc351470651" w:id="13357"/>
      <w:bookmarkStart w:name="_Toc344370562" w:id="13358"/>
      <w:bookmarkStart w:name="_Toc344371142" w:id="13359"/>
      <w:bookmarkStart w:name="_Toc345329233" w:id="13360"/>
      <w:bookmarkStart w:name="_Toc345669911" w:id="13361"/>
      <w:bookmarkStart w:name="_Toc345670490" w:id="13362"/>
      <w:bookmarkStart w:name="_Toc345689550" w:id="13363"/>
      <w:bookmarkStart w:name="_Toc346706708" w:id="13364"/>
      <w:bookmarkStart w:name="_Toc346869716" w:id="13365"/>
      <w:bookmarkStart w:name="_Toc347474234" w:id="13366"/>
      <w:bookmarkStart w:name="_Toc347479097" w:id="13367"/>
      <w:bookmarkStart w:name="_Toc347563826" w:id="13368"/>
      <w:bookmarkStart w:name="_Toc347566885" w:id="13369"/>
      <w:bookmarkStart w:name="_Toc347819350" w:id="13370"/>
      <w:bookmarkStart w:name="_Toc348357339" w:id="13371"/>
      <w:bookmarkStart w:name="_Toc348723009" w:id="13372"/>
      <w:bookmarkStart w:name="_Toc348723822" w:id="13373"/>
      <w:bookmarkStart w:name="_Toc349030752" w:id="13374"/>
      <w:bookmarkStart w:name="_Toc351470652" w:id="13375"/>
      <w:bookmarkStart w:name="_Toc344370563" w:id="13376"/>
      <w:bookmarkStart w:name="_Toc344371143" w:id="13377"/>
      <w:bookmarkStart w:name="_Toc345329234" w:id="13378"/>
      <w:bookmarkStart w:name="_Toc345669912" w:id="13379"/>
      <w:bookmarkStart w:name="_Toc345670491" w:id="13380"/>
      <w:bookmarkStart w:name="_Toc345689551" w:id="13381"/>
      <w:bookmarkStart w:name="_Toc346706709" w:id="13382"/>
      <w:bookmarkStart w:name="_Toc346869717" w:id="13383"/>
      <w:bookmarkStart w:name="_Toc347474235" w:id="13384"/>
      <w:bookmarkStart w:name="_Toc347479098" w:id="13385"/>
      <w:bookmarkStart w:name="_Toc347563827" w:id="13386"/>
      <w:bookmarkStart w:name="_Toc347566886" w:id="13387"/>
      <w:bookmarkStart w:name="_Toc347819351" w:id="13388"/>
      <w:bookmarkStart w:name="_Toc348357340" w:id="13389"/>
      <w:bookmarkStart w:name="_Toc348723010" w:id="13390"/>
      <w:bookmarkStart w:name="_Toc348723823" w:id="13391"/>
      <w:bookmarkStart w:name="_Toc349030753" w:id="13392"/>
      <w:bookmarkStart w:name="_Toc351470653" w:id="13393"/>
      <w:bookmarkStart w:name="_Toc344370564" w:id="13394"/>
      <w:bookmarkStart w:name="_Toc344371144" w:id="13395"/>
      <w:bookmarkStart w:name="_Toc345329235" w:id="13396"/>
      <w:bookmarkStart w:name="_Toc345669913" w:id="13397"/>
      <w:bookmarkStart w:name="_Toc345670492" w:id="13398"/>
      <w:bookmarkStart w:name="_Toc345689552" w:id="13399"/>
      <w:bookmarkStart w:name="_Toc346706710" w:id="13400"/>
      <w:bookmarkStart w:name="_Toc346869718" w:id="13401"/>
      <w:bookmarkStart w:name="_Toc347474236" w:id="13402"/>
      <w:bookmarkStart w:name="_Toc347479099" w:id="13403"/>
      <w:bookmarkStart w:name="_Toc347566887" w:id="13404"/>
      <w:bookmarkStart w:name="_Toc348357341" w:id="13405"/>
      <w:bookmarkStart w:name="_Toc348723011" w:id="13406"/>
      <w:bookmarkStart w:name="_Toc348723824" w:id="13407"/>
      <w:bookmarkStart w:name="_Toc349030754" w:id="13408"/>
      <w:bookmarkStart w:name="_Toc351470654" w:id="13409"/>
      <w:bookmarkStart w:name="_Toc344370565" w:id="13410"/>
      <w:bookmarkStart w:name="_Toc344371145" w:id="13411"/>
      <w:bookmarkStart w:name="_Toc345329236" w:id="13412"/>
      <w:bookmarkStart w:name="_Toc345669914" w:id="13413"/>
      <w:bookmarkStart w:name="_Toc345670493" w:id="13414"/>
      <w:bookmarkStart w:name="_Toc345689553" w:id="13415"/>
      <w:bookmarkStart w:name="_Toc346706711" w:id="13416"/>
      <w:bookmarkStart w:name="_Toc346869719" w:id="13417"/>
      <w:bookmarkStart w:name="_Toc347474237" w:id="13418"/>
      <w:bookmarkStart w:name="_Toc347479100" w:id="13419"/>
      <w:bookmarkStart w:name="_Toc347566888" w:id="13420"/>
      <w:bookmarkStart w:name="_Toc348357342" w:id="13421"/>
      <w:bookmarkStart w:name="_Toc348723012" w:id="13422"/>
      <w:bookmarkStart w:name="_Toc348723825" w:id="13423"/>
      <w:bookmarkStart w:name="_Toc349030755" w:id="13424"/>
      <w:bookmarkStart w:name="_Toc351470655" w:id="13425"/>
      <w:bookmarkStart w:name="_Toc344370566" w:id="13426"/>
      <w:bookmarkStart w:name="_Toc344371146" w:id="13427"/>
      <w:bookmarkStart w:name="_Toc345329237" w:id="13428"/>
      <w:bookmarkStart w:name="_Toc345669915" w:id="13429"/>
      <w:bookmarkStart w:name="_Toc345670494" w:id="13430"/>
      <w:bookmarkStart w:name="_Toc345689554" w:id="13431"/>
      <w:bookmarkStart w:name="_Toc346706712" w:id="13432"/>
      <w:bookmarkStart w:name="_Toc346869720" w:id="13433"/>
      <w:bookmarkStart w:name="_Toc347474238" w:id="13434"/>
      <w:bookmarkStart w:name="_Toc347479101" w:id="13435"/>
      <w:bookmarkStart w:name="_Toc347566889" w:id="13436"/>
      <w:bookmarkStart w:name="_Toc348357343" w:id="13437"/>
      <w:bookmarkStart w:name="_Toc348723013" w:id="13438"/>
      <w:bookmarkStart w:name="_Toc348723826" w:id="13439"/>
      <w:bookmarkStart w:name="_Toc349030756" w:id="13440"/>
      <w:bookmarkStart w:name="_Toc351470656" w:id="13441"/>
      <w:bookmarkStart w:name="_Toc344370567" w:id="13442"/>
      <w:bookmarkStart w:name="_Toc344371147" w:id="13443"/>
      <w:bookmarkStart w:name="_Toc345329238" w:id="13444"/>
      <w:bookmarkStart w:name="_Toc345669916" w:id="13445"/>
      <w:bookmarkStart w:name="_Toc345670495" w:id="13446"/>
      <w:bookmarkStart w:name="_Toc345689555" w:id="13447"/>
      <w:bookmarkStart w:name="_Toc346706713" w:id="13448"/>
      <w:bookmarkStart w:name="_Toc346869721" w:id="13449"/>
      <w:bookmarkStart w:name="_Toc347474239" w:id="13450"/>
      <w:bookmarkStart w:name="_Toc347479102" w:id="13451"/>
      <w:bookmarkStart w:name="_Toc347566890" w:id="13452"/>
      <w:bookmarkStart w:name="_Toc348357344" w:id="13453"/>
      <w:bookmarkStart w:name="_Toc348723014" w:id="13454"/>
      <w:bookmarkStart w:name="_Toc348723827" w:id="13455"/>
      <w:bookmarkStart w:name="_Toc349030757" w:id="13456"/>
      <w:bookmarkStart w:name="_Toc351470657" w:id="13457"/>
      <w:bookmarkStart w:name="_Toc344370568" w:id="13458"/>
      <w:bookmarkStart w:name="_Toc344371148" w:id="13459"/>
      <w:bookmarkStart w:name="_Toc345329239" w:id="13460"/>
      <w:bookmarkStart w:name="_Toc345669917" w:id="13461"/>
      <w:bookmarkStart w:name="_Toc345670496" w:id="13462"/>
      <w:bookmarkStart w:name="_Toc345689556" w:id="13463"/>
      <w:bookmarkStart w:name="_Toc346706714" w:id="13464"/>
      <w:bookmarkStart w:name="_Toc346869722" w:id="13465"/>
      <w:bookmarkStart w:name="_Toc347474240" w:id="13466"/>
      <w:bookmarkStart w:name="_Toc347479103" w:id="13467"/>
      <w:bookmarkStart w:name="_Toc347566891" w:id="13468"/>
      <w:bookmarkStart w:name="_Toc348357345" w:id="13469"/>
      <w:bookmarkStart w:name="_Toc348723015" w:id="13470"/>
      <w:bookmarkStart w:name="_Toc348723828" w:id="13471"/>
      <w:bookmarkStart w:name="_Toc349030758" w:id="13472"/>
      <w:bookmarkStart w:name="_Toc351470658" w:id="13473"/>
      <w:bookmarkStart w:name="_Toc344370569" w:id="13474"/>
      <w:bookmarkStart w:name="_Toc344371149" w:id="13475"/>
      <w:bookmarkStart w:name="_Toc345329240" w:id="13476"/>
      <w:bookmarkStart w:name="_Toc345669918" w:id="13477"/>
      <w:bookmarkStart w:name="_Toc345670497" w:id="13478"/>
      <w:bookmarkStart w:name="_Toc345689557" w:id="13479"/>
      <w:bookmarkStart w:name="_Toc346706715" w:id="13480"/>
      <w:bookmarkStart w:name="_Toc346869723" w:id="13481"/>
      <w:bookmarkStart w:name="_Toc347474241" w:id="13482"/>
      <w:bookmarkStart w:name="_Toc347479104" w:id="13483"/>
      <w:bookmarkStart w:name="_Toc347566892" w:id="13484"/>
      <w:bookmarkStart w:name="_Toc348357346" w:id="13485"/>
      <w:bookmarkStart w:name="_Toc348723016" w:id="13486"/>
      <w:bookmarkStart w:name="_Toc348723829" w:id="13487"/>
      <w:bookmarkStart w:name="_Toc349030759" w:id="13488"/>
      <w:bookmarkStart w:name="_Toc351470659" w:id="13489"/>
      <w:bookmarkStart w:name="_Toc344370570" w:id="13490"/>
      <w:bookmarkStart w:name="_Toc344371150" w:id="13491"/>
      <w:bookmarkStart w:name="_Toc345329241" w:id="13492"/>
      <w:bookmarkStart w:name="_Toc345669919" w:id="13493"/>
      <w:bookmarkStart w:name="_Toc345670498" w:id="13494"/>
      <w:bookmarkStart w:name="_Toc345689558" w:id="13495"/>
      <w:bookmarkStart w:name="_Toc346706716" w:id="13496"/>
      <w:bookmarkStart w:name="_Toc346869724" w:id="13497"/>
      <w:bookmarkStart w:name="_Toc347474242" w:id="13498"/>
      <w:bookmarkStart w:name="_Toc347479105" w:id="13499"/>
      <w:bookmarkStart w:name="_Toc347566893" w:id="13500"/>
      <w:bookmarkStart w:name="_Toc348357347" w:id="13501"/>
      <w:bookmarkStart w:name="_Toc348723017" w:id="13502"/>
      <w:bookmarkStart w:name="_Toc348723830" w:id="13503"/>
      <w:bookmarkStart w:name="_Toc349030760" w:id="13504"/>
      <w:bookmarkStart w:name="_Toc351470660" w:id="13505"/>
      <w:bookmarkStart w:name="_Toc344370571" w:id="13506"/>
      <w:bookmarkStart w:name="_Toc344371151" w:id="13507"/>
      <w:bookmarkStart w:name="_Toc345329242" w:id="13508"/>
      <w:bookmarkStart w:name="_Toc345669920" w:id="13509"/>
      <w:bookmarkStart w:name="_Toc345670499" w:id="13510"/>
      <w:bookmarkStart w:name="_Toc345689559" w:id="13511"/>
      <w:bookmarkStart w:name="_Toc346706717" w:id="13512"/>
      <w:bookmarkStart w:name="_Toc346869725" w:id="13513"/>
      <w:bookmarkStart w:name="_Toc347474243" w:id="13514"/>
      <w:bookmarkStart w:name="_Toc347479106" w:id="13515"/>
      <w:bookmarkStart w:name="_Toc347566894" w:id="13516"/>
      <w:bookmarkStart w:name="_Toc348357348" w:id="13517"/>
      <w:bookmarkStart w:name="_Toc348723018" w:id="13518"/>
      <w:bookmarkStart w:name="_Toc348723831" w:id="13519"/>
      <w:bookmarkStart w:name="_Toc349030761" w:id="13520"/>
      <w:bookmarkStart w:name="_Toc351470661" w:id="13521"/>
      <w:bookmarkStart w:name="_Toc344370572" w:id="13522"/>
      <w:bookmarkStart w:name="_Toc344371152" w:id="13523"/>
      <w:bookmarkStart w:name="_Toc345329243" w:id="13524"/>
      <w:bookmarkStart w:name="_Toc345669921" w:id="13525"/>
      <w:bookmarkStart w:name="_Toc345670500" w:id="13526"/>
      <w:bookmarkStart w:name="_Toc345689560" w:id="13527"/>
      <w:bookmarkStart w:name="_Toc346706718" w:id="13528"/>
      <w:bookmarkStart w:name="_Toc346869726" w:id="13529"/>
      <w:bookmarkStart w:name="_Toc347474244" w:id="13530"/>
      <w:bookmarkStart w:name="_Toc347479107" w:id="13531"/>
      <w:bookmarkStart w:name="_Toc347563836" w:id="13532"/>
      <w:bookmarkStart w:name="_Toc347566895" w:id="13533"/>
      <w:bookmarkStart w:name="_Toc347819360" w:id="13534"/>
      <w:bookmarkStart w:name="_Toc348357349" w:id="13535"/>
      <w:bookmarkStart w:name="_Toc348723019" w:id="13536"/>
      <w:bookmarkStart w:name="_Toc348723832" w:id="13537"/>
      <w:bookmarkStart w:name="_Toc349030762" w:id="13538"/>
      <w:bookmarkStart w:name="_Toc351470662" w:id="13539"/>
      <w:bookmarkStart w:name="_Toc344370573" w:id="13540"/>
      <w:bookmarkStart w:name="_Toc344371153" w:id="13541"/>
      <w:bookmarkStart w:name="_Toc345329244" w:id="13542"/>
      <w:bookmarkStart w:name="_Toc345669922" w:id="13543"/>
      <w:bookmarkStart w:name="_Toc345670501" w:id="13544"/>
      <w:bookmarkStart w:name="_Toc345689561" w:id="13545"/>
      <w:bookmarkStart w:name="_Toc346706719" w:id="13546"/>
      <w:bookmarkStart w:name="_Toc346869727" w:id="13547"/>
      <w:bookmarkStart w:name="_Toc347474245" w:id="13548"/>
      <w:bookmarkStart w:name="_Toc347479108" w:id="13549"/>
      <w:bookmarkStart w:name="_Toc347563837" w:id="13550"/>
      <w:bookmarkStart w:name="_Toc347566896" w:id="13551"/>
      <w:bookmarkStart w:name="_Toc347819361" w:id="13552"/>
      <w:bookmarkStart w:name="_Toc348357350" w:id="13553"/>
      <w:bookmarkStart w:name="_Toc348723020" w:id="13554"/>
      <w:bookmarkStart w:name="_Toc348723833" w:id="13555"/>
      <w:bookmarkStart w:name="_Toc349030763" w:id="13556"/>
      <w:bookmarkStart w:name="_Toc351470663" w:id="13557"/>
      <w:bookmarkStart w:name="_Toc344370574" w:id="13558"/>
      <w:bookmarkStart w:name="_Toc344371154" w:id="13559"/>
      <w:bookmarkStart w:name="_Toc345329245" w:id="13560"/>
      <w:bookmarkStart w:name="_Toc345669923" w:id="13561"/>
      <w:bookmarkStart w:name="_Toc345670502" w:id="13562"/>
      <w:bookmarkStart w:name="_Toc345689562" w:id="13563"/>
      <w:bookmarkStart w:name="_Toc346706720" w:id="13564"/>
      <w:bookmarkStart w:name="_Toc346869728" w:id="13565"/>
      <w:bookmarkStart w:name="_Toc347474246" w:id="13566"/>
      <w:bookmarkStart w:name="_Toc347479109" w:id="13567"/>
      <w:bookmarkStart w:name="_Toc347566897" w:id="13568"/>
      <w:bookmarkStart w:name="_Toc348357351" w:id="13569"/>
      <w:bookmarkStart w:name="_Toc348723021" w:id="13570"/>
      <w:bookmarkStart w:name="_Toc348723834" w:id="13571"/>
      <w:bookmarkStart w:name="_Toc349030764" w:id="13572"/>
      <w:bookmarkStart w:name="_Toc351470664" w:id="13573"/>
      <w:bookmarkStart w:name="_Toc344370575" w:id="13574"/>
      <w:bookmarkStart w:name="_Toc344371155" w:id="13575"/>
      <w:bookmarkStart w:name="_Toc345329246" w:id="13576"/>
      <w:bookmarkStart w:name="_Toc345669924" w:id="13577"/>
      <w:bookmarkStart w:name="_Toc345670503" w:id="13578"/>
      <w:bookmarkStart w:name="_Toc345689563" w:id="13579"/>
      <w:bookmarkStart w:name="_Toc346706721" w:id="13580"/>
      <w:bookmarkStart w:name="_Toc346869729" w:id="13581"/>
      <w:bookmarkStart w:name="_Toc347474247" w:id="13582"/>
      <w:bookmarkStart w:name="_Toc347479110" w:id="13583"/>
      <w:bookmarkStart w:name="_Toc347566898" w:id="13584"/>
      <w:bookmarkStart w:name="_Toc348357352" w:id="13585"/>
      <w:bookmarkStart w:name="_Toc348723022" w:id="13586"/>
      <w:bookmarkStart w:name="_Toc348723835" w:id="13587"/>
      <w:bookmarkStart w:name="_Toc349030765" w:id="13588"/>
      <w:bookmarkStart w:name="_Toc351470665" w:id="13589"/>
      <w:bookmarkStart w:name="_Toc344370576" w:id="13590"/>
      <w:bookmarkStart w:name="_Toc344371156" w:id="13591"/>
      <w:bookmarkStart w:name="_Toc345329247" w:id="13592"/>
      <w:bookmarkStart w:name="_Toc345669925" w:id="13593"/>
      <w:bookmarkStart w:name="_Toc345670504" w:id="13594"/>
      <w:bookmarkStart w:name="_Toc345689564" w:id="13595"/>
      <w:bookmarkStart w:name="_Toc346706722" w:id="13596"/>
      <w:bookmarkStart w:name="_Toc346869730" w:id="13597"/>
      <w:bookmarkStart w:name="_Toc347474248" w:id="13598"/>
      <w:bookmarkStart w:name="_Toc347479111" w:id="13599"/>
      <w:bookmarkStart w:name="_Toc347566899" w:id="13600"/>
      <w:bookmarkStart w:name="_Toc348357353" w:id="13601"/>
      <w:bookmarkStart w:name="_Toc348723023" w:id="13602"/>
      <w:bookmarkStart w:name="_Toc348723836" w:id="13603"/>
      <w:bookmarkStart w:name="_Toc349030766" w:id="13604"/>
      <w:bookmarkStart w:name="_Toc351470666" w:id="13605"/>
      <w:bookmarkStart w:name="_Toc344370577" w:id="13606"/>
      <w:bookmarkStart w:name="_Toc344371157" w:id="13607"/>
      <w:bookmarkStart w:name="_Toc345329248" w:id="13608"/>
      <w:bookmarkStart w:name="_Toc345669926" w:id="13609"/>
      <w:bookmarkStart w:name="_Toc345670505" w:id="13610"/>
      <w:bookmarkStart w:name="_Toc345689565" w:id="13611"/>
      <w:bookmarkStart w:name="_Toc346706723" w:id="13612"/>
      <w:bookmarkStart w:name="_Toc346869731" w:id="13613"/>
      <w:bookmarkStart w:name="_Toc347474249" w:id="13614"/>
      <w:bookmarkStart w:name="_Toc347479112" w:id="13615"/>
      <w:bookmarkStart w:name="_Toc347566900" w:id="13616"/>
      <w:bookmarkStart w:name="_Toc348357354" w:id="13617"/>
      <w:bookmarkStart w:name="_Toc348723024" w:id="13618"/>
      <w:bookmarkStart w:name="_Toc348723837" w:id="13619"/>
      <w:bookmarkStart w:name="_Toc349030767" w:id="13620"/>
      <w:bookmarkStart w:name="_Toc351470667" w:id="13621"/>
      <w:bookmarkStart w:name="_Toc344370578" w:id="13622"/>
      <w:bookmarkStart w:name="_Toc344371158" w:id="13623"/>
      <w:bookmarkStart w:name="_Toc345329249" w:id="13624"/>
      <w:bookmarkStart w:name="_Toc345669927" w:id="13625"/>
      <w:bookmarkStart w:name="_Toc345670506" w:id="13626"/>
      <w:bookmarkStart w:name="_Toc345689566" w:id="13627"/>
      <w:bookmarkStart w:name="_Toc346706724" w:id="13628"/>
      <w:bookmarkStart w:name="_Toc346869732" w:id="13629"/>
      <w:bookmarkStart w:name="_Toc347474250" w:id="13630"/>
      <w:bookmarkStart w:name="_Toc347479113" w:id="13631"/>
      <w:bookmarkStart w:name="_Toc347566901" w:id="13632"/>
      <w:bookmarkStart w:name="_Toc348357355" w:id="13633"/>
      <w:bookmarkStart w:name="_Toc348723025" w:id="13634"/>
      <w:bookmarkStart w:name="_Toc348723838" w:id="13635"/>
      <w:bookmarkStart w:name="_Toc349030768" w:id="13636"/>
      <w:bookmarkStart w:name="_Toc351470668" w:id="13637"/>
      <w:bookmarkStart w:name="_Toc344370579" w:id="13638"/>
      <w:bookmarkStart w:name="_Toc344371159" w:id="13639"/>
      <w:bookmarkStart w:name="_Toc345329250" w:id="13640"/>
      <w:bookmarkStart w:name="_Toc345669928" w:id="13641"/>
      <w:bookmarkStart w:name="_Toc345670507" w:id="13642"/>
      <w:bookmarkStart w:name="_Toc345689567" w:id="13643"/>
      <w:bookmarkStart w:name="_Toc346706725" w:id="13644"/>
      <w:bookmarkStart w:name="_Toc346869733" w:id="13645"/>
      <w:bookmarkStart w:name="_Toc347474251" w:id="13646"/>
      <w:bookmarkStart w:name="_Toc347479114" w:id="13647"/>
      <w:bookmarkStart w:name="_Toc347566902" w:id="13648"/>
      <w:bookmarkStart w:name="_Toc348357356" w:id="13649"/>
      <w:bookmarkStart w:name="_Toc348723026" w:id="13650"/>
      <w:bookmarkStart w:name="_Toc348723839" w:id="13651"/>
      <w:bookmarkStart w:name="_Toc349030769" w:id="13652"/>
      <w:bookmarkStart w:name="_Toc351470669" w:id="13653"/>
      <w:bookmarkStart w:name="_Toc344370580" w:id="13654"/>
      <w:bookmarkStart w:name="_Toc344371160" w:id="13655"/>
      <w:bookmarkStart w:name="_Toc345329251" w:id="13656"/>
      <w:bookmarkStart w:name="_Toc345669929" w:id="13657"/>
      <w:bookmarkStart w:name="_Toc345670508" w:id="13658"/>
      <w:bookmarkStart w:name="_Toc345689568" w:id="13659"/>
      <w:bookmarkStart w:name="_Toc346706726" w:id="13660"/>
      <w:bookmarkStart w:name="_Toc346869734" w:id="13661"/>
      <w:bookmarkStart w:name="_Toc347474252" w:id="13662"/>
      <w:bookmarkStart w:name="_Toc347479115" w:id="13663"/>
      <w:bookmarkStart w:name="_Toc347566903" w:id="13664"/>
      <w:bookmarkStart w:name="_Toc348357357" w:id="13665"/>
      <w:bookmarkStart w:name="_Toc348723027" w:id="13666"/>
      <w:bookmarkStart w:name="_Toc348723840" w:id="13667"/>
      <w:bookmarkStart w:name="_Toc349030770" w:id="13668"/>
      <w:bookmarkStart w:name="_Toc351470670" w:id="13669"/>
      <w:bookmarkStart w:name="_Toc344370581" w:id="13670"/>
      <w:bookmarkStart w:name="_Toc344371161" w:id="13671"/>
      <w:bookmarkStart w:name="_Toc345329252" w:id="13672"/>
      <w:bookmarkStart w:name="_Toc345669930" w:id="13673"/>
      <w:bookmarkStart w:name="_Toc345670509" w:id="13674"/>
      <w:bookmarkStart w:name="_Toc345689569" w:id="13675"/>
      <w:bookmarkStart w:name="_Toc346706727" w:id="13676"/>
      <w:bookmarkStart w:name="_Toc346869735" w:id="13677"/>
      <w:bookmarkStart w:name="_Toc347474253" w:id="13678"/>
      <w:bookmarkStart w:name="_Toc347479116" w:id="13679"/>
      <w:bookmarkStart w:name="_Toc347566904" w:id="13680"/>
      <w:bookmarkStart w:name="_Toc348357358" w:id="13681"/>
      <w:bookmarkStart w:name="_Toc348723028" w:id="13682"/>
      <w:bookmarkStart w:name="_Toc348723841" w:id="13683"/>
      <w:bookmarkStart w:name="_Toc349030771" w:id="13684"/>
      <w:bookmarkStart w:name="_Toc351470671" w:id="13685"/>
      <w:bookmarkStart w:name="_Toc344370582" w:id="13686"/>
      <w:bookmarkStart w:name="_Toc344371162" w:id="13687"/>
      <w:bookmarkStart w:name="_Toc345329253" w:id="13688"/>
      <w:bookmarkStart w:name="_Toc345669931" w:id="13689"/>
      <w:bookmarkStart w:name="_Toc345670510" w:id="13690"/>
      <w:bookmarkStart w:name="_Toc345689570" w:id="13691"/>
      <w:bookmarkStart w:name="_Toc346706728" w:id="13692"/>
      <w:bookmarkStart w:name="_Toc346869736" w:id="13693"/>
      <w:bookmarkStart w:name="_Toc347474254" w:id="13694"/>
      <w:bookmarkStart w:name="_Toc347479117" w:id="13695"/>
      <w:bookmarkStart w:name="_Toc347563846" w:id="13696"/>
      <w:bookmarkStart w:name="_Toc347566905" w:id="13697"/>
      <w:bookmarkStart w:name="_Toc347819370" w:id="13698"/>
      <w:bookmarkStart w:name="_Toc348357359" w:id="13699"/>
      <w:bookmarkStart w:name="_Toc348723029" w:id="13700"/>
      <w:bookmarkStart w:name="_Toc348723842" w:id="13701"/>
      <w:bookmarkStart w:name="_Toc349030772" w:id="13702"/>
      <w:bookmarkStart w:name="_Toc351470672" w:id="13703"/>
      <w:bookmarkStart w:name="_Toc344370583" w:id="13704"/>
      <w:bookmarkStart w:name="_Toc344371163" w:id="13705"/>
      <w:bookmarkStart w:name="_Toc345329254" w:id="13706"/>
      <w:bookmarkStart w:name="_Toc345669932" w:id="13707"/>
      <w:bookmarkStart w:name="_Toc345670511" w:id="13708"/>
      <w:bookmarkStart w:name="_Toc345689571" w:id="13709"/>
      <w:bookmarkStart w:name="_Toc346706729" w:id="13710"/>
      <w:bookmarkStart w:name="_Toc346869737" w:id="13711"/>
      <w:bookmarkStart w:name="_Toc347474255" w:id="13712"/>
      <w:bookmarkStart w:name="_Toc347479118" w:id="13713"/>
      <w:bookmarkStart w:name="_Toc347563847" w:id="13714"/>
      <w:bookmarkStart w:name="_Toc347566906" w:id="13715"/>
      <w:bookmarkStart w:name="_Toc347819371" w:id="13716"/>
      <w:bookmarkStart w:name="_Toc348357360" w:id="13717"/>
      <w:bookmarkStart w:name="_Toc348723030" w:id="13718"/>
      <w:bookmarkStart w:name="_Toc348723843" w:id="13719"/>
      <w:bookmarkStart w:name="_Toc349030773" w:id="13720"/>
      <w:bookmarkStart w:name="_Toc351470673" w:id="13721"/>
      <w:bookmarkStart w:name="_Toc344370584" w:id="13722"/>
      <w:bookmarkStart w:name="_Toc344371164" w:id="13723"/>
      <w:bookmarkStart w:name="_Toc345329255" w:id="13724"/>
      <w:bookmarkStart w:name="_Toc345669933" w:id="13725"/>
      <w:bookmarkStart w:name="_Toc345670512" w:id="13726"/>
      <w:bookmarkStart w:name="_Toc345689572" w:id="13727"/>
      <w:bookmarkStart w:name="_Toc346706730" w:id="13728"/>
      <w:bookmarkStart w:name="_Toc346869738" w:id="13729"/>
      <w:bookmarkStart w:name="_Toc347474256" w:id="13730"/>
      <w:bookmarkStart w:name="_Toc347479119" w:id="13731"/>
      <w:bookmarkStart w:name="_Toc347566907" w:id="13732"/>
      <w:bookmarkStart w:name="_Toc348357361" w:id="13733"/>
      <w:bookmarkStart w:name="_Toc348723031" w:id="13734"/>
      <w:bookmarkStart w:name="_Toc348723844" w:id="13735"/>
      <w:bookmarkStart w:name="_Toc349030774" w:id="13736"/>
      <w:bookmarkStart w:name="_Toc351470674" w:id="13737"/>
      <w:bookmarkStart w:name="_Toc344370585" w:id="13738"/>
      <w:bookmarkStart w:name="_Toc344371165" w:id="13739"/>
      <w:bookmarkStart w:name="_Toc345329256" w:id="13740"/>
      <w:bookmarkStart w:name="_Toc345669934" w:id="13741"/>
      <w:bookmarkStart w:name="_Toc345670513" w:id="13742"/>
      <w:bookmarkStart w:name="_Toc345689573" w:id="13743"/>
      <w:bookmarkStart w:name="_Toc346706731" w:id="13744"/>
      <w:bookmarkStart w:name="_Toc346869739" w:id="13745"/>
      <w:bookmarkStart w:name="_Toc347474257" w:id="13746"/>
      <w:bookmarkStart w:name="_Toc347479120" w:id="13747"/>
      <w:bookmarkStart w:name="_Toc347566908" w:id="13748"/>
      <w:bookmarkStart w:name="_Toc348357362" w:id="13749"/>
      <w:bookmarkStart w:name="_Toc348723032" w:id="13750"/>
      <w:bookmarkStart w:name="_Toc348723845" w:id="13751"/>
      <w:bookmarkStart w:name="_Toc349030775" w:id="13752"/>
      <w:bookmarkStart w:name="_Toc351470675" w:id="13753"/>
      <w:bookmarkStart w:name="_Toc344370586" w:id="13754"/>
      <w:bookmarkStart w:name="_Toc344371166" w:id="13755"/>
      <w:bookmarkStart w:name="_Toc345329257" w:id="13756"/>
      <w:bookmarkStart w:name="_Toc345669935" w:id="13757"/>
      <w:bookmarkStart w:name="_Toc345670514" w:id="13758"/>
      <w:bookmarkStart w:name="_Toc345689574" w:id="13759"/>
      <w:bookmarkStart w:name="_Toc346706732" w:id="13760"/>
      <w:bookmarkStart w:name="_Toc346869740" w:id="13761"/>
      <w:bookmarkStart w:name="_Toc347474258" w:id="13762"/>
      <w:bookmarkStart w:name="_Toc347479121" w:id="13763"/>
      <w:bookmarkStart w:name="_Toc347566909" w:id="13764"/>
      <w:bookmarkStart w:name="_Toc348357363" w:id="13765"/>
      <w:bookmarkStart w:name="_Toc348723033" w:id="13766"/>
      <w:bookmarkStart w:name="_Toc348723846" w:id="13767"/>
      <w:bookmarkStart w:name="_Toc349030776" w:id="13768"/>
      <w:bookmarkStart w:name="_Toc351470676" w:id="13769"/>
      <w:bookmarkStart w:name="_Toc344370587" w:id="13770"/>
      <w:bookmarkStart w:name="_Toc344371167" w:id="13771"/>
      <w:bookmarkStart w:name="_Toc345329258" w:id="13772"/>
      <w:bookmarkStart w:name="_Toc345669936" w:id="13773"/>
      <w:bookmarkStart w:name="_Toc345670515" w:id="13774"/>
      <w:bookmarkStart w:name="_Toc345689575" w:id="13775"/>
      <w:bookmarkStart w:name="_Toc346706733" w:id="13776"/>
      <w:bookmarkStart w:name="_Toc346869741" w:id="13777"/>
      <w:bookmarkStart w:name="_Toc347474259" w:id="13778"/>
      <w:bookmarkStart w:name="_Toc347479122" w:id="13779"/>
      <w:bookmarkStart w:name="_Toc347566910" w:id="13780"/>
      <w:bookmarkStart w:name="_Toc348357364" w:id="13781"/>
      <w:bookmarkStart w:name="_Toc348723034" w:id="13782"/>
      <w:bookmarkStart w:name="_Toc348723847" w:id="13783"/>
      <w:bookmarkStart w:name="_Toc349030777" w:id="13784"/>
      <w:bookmarkStart w:name="_Toc351470677" w:id="13785"/>
      <w:bookmarkStart w:name="_Toc344370588" w:id="13786"/>
      <w:bookmarkStart w:name="_Toc344371168" w:id="13787"/>
      <w:bookmarkStart w:name="_Toc345329259" w:id="13788"/>
      <w:bookmarkStart w:name="_Toc345669937" w:id="13789"/>
      <w:bookmarkStart w:name="_Toc345670516" w:id="13790"/>
      <w:bookmarkStart w:name="_Toc345689576" w:id="13791"/>
      <w:bookmarkStart w:name="_Toc346706734" w:id="13792"/>
      <w:bookmarkStart w:name="_Toc346869742" w:id="13793"/>
      <w:bookmarkStart w:name="_Toc347474260" w:id="13794"/>
      <w:bookmarkStart w:name="_Toc347479123" w:id="13795"/>
      <w:bookmarkStart w:name="_Toc347566911" w:id="13796"/>
      <w:bookmarkStart w:name="_Toc348357365" w:id="13797"/>
      <w:bookmarkStart w:name="_Toc348723035" w:id="13798"/>
      <w:bookmarkStart w:name="_Toc348723848" w:id="13799"/>
      <w:bookmarkStart w:name="_Toc349030778" w:id="13800"/>
      <w:bookmarkStart w:name="_Toc351470678" w:id="13801"/>
      <w:bookmarkStart w:name="_Toc344370589" w:id="13802"/>
      <w:bookmarkStart w:name="_Toc344371169" w:id="13803"/>
      <w:bookmarkStart w:name="_Toc345329260" w:id="13804"/>
      <w:bookmarkStart w:name="_Toc345669938" w:id="13805"/>
      <w:bookmarkStart w:name="_Toc345670517" w:id="13806"/>
      <w:bookmarkStart w:name="_Toc345689577" w:id="13807"/>
      <w:bookmarkStart w:name="_Toc346706735" w:id="13808"/>
      <w:bookmarkStart w:name="_Toc346869743" w:id="13809"/>
      <w:bookmarkStart w:name="_Toc347474261" w:id="13810"/>
      <w:bookmarkStart w:name="_Toc347479124" w:id="13811"/>
      <w:bookmarkStart w:name="_Toc347566912" w:id="13812"/>
      <w:bookmarkStart w:name="_Toc348357366" w:id="13813"/>
      <w:bookmarkStart w:name="_Toc348723036" w:id="13814"/>
      <w:bookmarkStart w:name="_Toc348723849" w:id="13815"/>
      <w:bookmarkStart w:name="_Toc349030779" w:id="13816"/>
      <w:bookmarkStart w:name="_Toc351470679" w:id="13817"/>
      <w:bookmarkStart w:name="_Toc344370590" w:id="13818"/>
      <w:bookmarkStart w:name="_Toc344371170" w:id="13819"/>
      <w:bookmarkStart w:name="_Toc345329261" w:id="13820"/>
      <w:bookmarkStart w:name="_Toc345669939" w:id="13821"/>
      <w:bookmarkStart w:name="_Toc345670518" w:id="13822"/>
      <w:bookmarkStart w:name="_Toc345689578" w:id="13823"/>
      <w:bookmarkStart w:name="_Toc346706736" w:id="13824"/>
      <w:bookmarkStart w:name="_Toc346869744" w:id="13825"/>
      <w:bookmarkStart w:name="_Toc347474262" w:id="13826"/>
      <w:bookmarkStart w:name="_Toc347479125" w:id="13827"/>
      <w:bookmarkStart w:name="_Toc347566913" w:id="13828"/>
      <w:bookmarkStart w:name="_Toc348357367" w:id="13829"/>
      <w:bookmarkStart w:name="_Toc348723037" w:id="13830"/>
      <w:bookmarkStart w:name="_Toc348723850" w:id="13831"/>
      <w:bookmarkStart w:name="_Toc349030780" w:id="13832"/>
      <w:bookmarkStart w:name="_Toc351470680" w:id="13833"/>
      <w:bookmarkStart w:name="_Toc344370591" w:id="13834"/>
      <w:bookmarkStart w:name="_Toc344371171" w:id="13835"/>
      <w:bookmarkStart w:name="_Toc345329262" w:id="13836"/>
      <w:bookmarkStart w:name="_Toc345669940" w:id="13837"/>
      <w:bookmarkStart w:name="_Toc345670519" w:id="13838"/>
      <w:bookmarkStart w:name="_Toc345689579" w:id="13839"/>
      <w:bookmarkStart w:name="_Toc346706737" w:id="13840"/>
      <w:bookmarkStart w:name="_Toc346869745" w:id="13841"/>
      <w:bookmarkStart w:name="_Toc347474263" w:id="13842"/>
      <w:bookmarkStart w:name="_Toc347479126" w:id="13843"/>
      <w:bookmarkStart w:name="_Toc347566914" w:id="13844"/>
      <w:bookmarkStart w:name="_Toc348357368" w:id="13845"/>
      <w:bookmarkStart w:name="_Toc348723038" w:id="13846"/>
      <w:bookmarkStart w:name="_Toc348723851" w:id="13847"/>
      <w:bookmarkStart w:name="_Toc349030781" w:id="13848"/>
      <w:bookmarkStart w:name="_Toc351470681" w:id="13849"/>
      <w:bookmarkStart w:name="_Toc344370592" w:id="13850"/>
      <w:bookmarkStart w:name="_Toc344371172" w:id="13851"/>
      <w:bookmarkStart w:name="_Toc345329263" w:id="13852"/>
      <w:bookmarkStart w:name="_Toc345669941" w:id="13853"/>
      <w:bookmarkStart w:name="_Toc345670520" w:id="13854"/>
      <w:bookmarkStart w:name="_Toc345689580" w:id="13855"/>
      <w:bookmarkStart w:name="_Toc346706738" w:id="13856"/>
      <w:bookmarkStart w:name="_Toc346869746" w:id="13857"/>
      <w:bookmarkStart w:name="_Toc347474264" w:id="13858"/>
      <w:bookmarkStart w:name="_Toc347479127" w:id="13859"/>
      <w:bookmarkStart w:name="_Toc347563856" w:id="13860"/>
      <w:bookmarkStart w:name="_Toc347566915" w:id="13861"/>
      <w:bookmarkStart w:name="_Toc347819380" w:id="13862"/>
      <w:bookmarkStart w:name="_Toc348357369" w:id="13863"/>
      <w:bookmarkStart w:name="_Toc348723039" w:id="13864"/>
      <w:bookmarkStart w:name="_Toc348723852" w:id="13865"/>
      <w:bookmarkStart w:name="_Toc349030782" w:id="13866"/>
      <w:bookmarkStart w:name="_Toc351470682" w:id="13867"/>
      <w:bookmarkStart w:name="_Toc344370593" w:id="13868"/>
      <w:bookmarkStart w:name="_Toc344371173" w:id="13869"/>
      <w:bookmarkStart w:name="_Toc345329264" w:id="13870"/>
      <w:bookmarkStart w:name="_Toc345669942" w:id="13871"/>
      <w:bookmarkStart w:name="_Toc345670521" w:id="13872"/>
      <w:bookmarkStart w:name="_Toc345689581" w:id="13873"/>
      <w:bookmarkStart w:name="_Toc346706739" w:id="13874"/>
      <w:bookmarkStart w:name="_Toc346869747" w:id="13875"/>
      <w:bookmarkStart w:name="_Toc347474265" w:id="13876"/>
      <w:bookmarkStart w:name="_Toc347479128" w:id="13877"/>
      <w:bookmarkStart w:name="_Toc347563857" w:id="13878"/>
      <w:bookmarkStart w:name="_Toc347566916" w:id="13879"/>
      <w:bookmarkStart w:name="_Toc347819381" w:id="13880"/>
      <w:bookmarkStart w:name="_Toc348357370" w:id="13881"/>
      <w:bookmarkStart w:name="_Toc348723040" w:id="13882"/>
      <w:bookmarkStart w:name="_Toc348723853" w:id="13883"/>
      <w:bookmarkStart w:name="_Toc349030783" w:id="13884"/>
      <w:bookmarkStart w:name="_Toc351470683" w:id="13885"/>
      <w:bookmarkStart w:name="_Toc344370594" w:id="13886"/>
      <w:bookmarkStart w:name="_Toc344371174" w:id="13887"/>
      <w:bookmarkStart w:name="_Toc345329265" w:id="13888"/>
      <w:bookmarkStart w:name="_Toc345669943" w:id="13889"/>
      <w:bookmarkStart w:name="_Toc345670522" w:id="13890"/>
      <w:bookmarkStart w:name="_Toc345689582" w:id="13891"/>
      <w:bookmarkStart w:name="_Toc346706740" w:id="13892"/>
      <w:bookmarkStart w:name="_Toc346869748" w:id="13893"/>
      <w:bookmarkStart w:name="_Toc347474266" w:id="13894"/>
      <w:bookmarkStart w:name="_Toc347479129" w:id="13895"/>
      <w:bookmarkStart w:name="_Toc347566917" w:id="13896"/>
      <w:bookmarkStart w:name="_Toc348357371" w:id="13897"/>
      <w:bookmarkStart w:name="_Toc348723041" w:id="13898"/>
      <w:bookmarkStart w:name="_Toc348723854" w:id="13899"/>
      <w:bookmarkStart w:name="_Toc349030784" w:id="13900"/>
      <w:bookmarkStart w:name="_Toc351470684" w:id="13901"/>
      <w:bookmarkStart w:name="_Toc344370595" w:id="13902"/>
      <w:bookmarkStart w:name="_Toc344371175" w:id="13903"/>
      <w:bookmarkStart w:name="_Toc345329266" w:id="13904"/>
      <w:bookmarkStart w:name="_Toc345669944" w:id="13905"/>
      <w:bookmarkStart w:name="_Toc345670523" w:id="13906"/>
      <w:bookmarkStart w:name="_Toc345689583" w:id="13907"/>
      <w:bookmarkStart w:name="_Toc346706741" w:id="13908"/>
      <w:bookmarkStart w:name="_Toc346869749" w:id="13909"/>
      <w:bookmarkStart w:name="_Toc347474267" w:id="13910"/>
      <w:bookmarkStart w:name="_Toc347479130" w:id="13911"/>
      <w:bookmarkStart w:name="_Toc347566918" w:id="13912"/>
      <w:bookmarkStart w:name="_Toc348357372" w:id="13913"/>
      <w:bookmarkStart w:name="_Toc348723042" w:id="13914"/>
      <w:bookmarkStart w:name="_Toc348723855" w:id="13915"/>
      <w:bookmarkStart w:name="_Toc349030785" w:id="13916"/>
      <w:bookmarkStart w:name="_Toc351470685" w:id="13917"/>
      <w:bookmarkStart w:name="_Toc344370596" w:id="13918"/>
      <w:bookmarkStart w:name="_Toc344371176" w:id="13919"/>
      <w:bookmarkStart w:name="_Toc345329267" w:id="13920"/>
      <w:bookmarkStart w:name="_Toc345669945" w:id="13921"/>
      <w:bookmarkStart w:name="_Toc345670524" w:id="13922"/>
      <w:bookmarkStart w:name="_Toc345689584" w:id="13923"/>
      <w:bookmarkStart w:name="_Toc346706742" w:id="13924"/>
      <w:bookmarkStart w:name="_Toc346869750" w:id="13925"/>
      <w:bookmarkStart w:name="_Toc347474268" w:id="13926"/>
      <w:bookmarkStart w:name="_Toc347479131" w:id="13927"/>
      <w:bookmarkStart w:name="_Toc347566919" w:id="13928"/>
      <w:bookmarkStart w:name="_Toc348357373" w:id="13929"/>
      <w:bookmarkStart w:name="_Toc348723043" w:id="13930"/>
      <w:bookmarkStart w:name="_Toc348723856" w:id="13931"/>
      <w:bookmarkStart w:name="_Toc349030786" w:id="13932"/>
      <w:bookmarkStart w:name="_Toc351470686" w:id="13933"/>
      <w:bookmarkStart w:name="_Toc344370597" w:id="13934"/>
      <w:bookmarkStart w:name="_Toc344371177" w:id="13935"/>
      <w:bookmarkStart w:name="_Toc345329268" w:id="13936"/>
      <w:bookmarkStart w:name="_Toc345669946" w:id="13937"/>
      <w:bookmarkStart w:name="_Toc345670525" w:id="13938"/>
      <w:bookmarkStart w:name="_Toc345689585" w:id="13939"/>
      <w:bookmarkStart w:name="_Toc346706743" w:id="13940"/>
      <w:bookmarkStart w:name="_Toc346869751" w:id="13941"/>
      <w:bookmarkStart w:name="_Toc347474269" w:id="13942"/>
      <w:bookmarkStart w:name="_Toc347479132" w:id="13943"/>
      <w:bookmarkStart w:name="_Toc347566920" w:id="13944"/>
      <w:bookmarkStart w:name="_Toc348357374" w:id="13945"/>
      <w:bookmarkStart w:name="_Toc348723044" w:id="13946"/>
      <w:bookmarkStart w:name="_Toc348723857" w:id="13947"/>
      <w:bookmarkStart w:name="_Toc349030787" w:id="13948"/>
      <w:bookmarkStart w:name="_Toc351470687" w:id="13949"/>
      <w:bookmarkStart w:name="_Toc344370598" w:id="13950"/>
      <w:bookmarkStart w:name="_Toc344371178" w:id="13951"/>
      <w:bookmarkStart w:name="_Toc345329269" w:id="13952"/>
      <w:bookmarkStart w:name="_Toc345669947" w:id="13953"/>
      <w:bookmarkStart w:name="_Toc345670526" w:id="13954"/>
      <w:bookmarkStart w:name="_Toc345689586" w:id="13955"/>
      <w:bookmarkStart w:name="_Toc346706744" w:id="13956"/>
      <w:bookmarkStart w:name="_Toc346869752" w:id="13957"/>
      <w:bookmarkStart w:name="_Toc347474270" w:id="13958"/>
      <w:bookmarkStart w:name="_Toc347479133" w:id="13959"/>
      <w:bookmarkStart w:name="_Toc347566921" w:id="13960"/>
      <w:bookmarkStart w:name="_Toc348357375" w:id="13961"/>
      <w:bookmarkStart w:name="_Toc348723045" w:id="13962"/>
      <w:bookmarkStart w:name="_Toc348723858" w:id="13963"/>
      <w:bookmarkStart w:name="_Toc349030788" w:id="13964"/>
      <w:bookmarkStart w:name="_Toc351470688" w:id="13965"/>
      <w:bookmarkStart w:name="_Toc344370599" w:id="13966"/>
      <w:bookmarkStart w:name="_Toc344371179" w:id="13967"/>
      <w:bookmarkStart w:name="_Toc345329270" w:id="13968"/>
      <w:bookmarkStart w:name="_Toc345669948" w:id="13969"/>
      <w:bookmarkStart w:name="_Toc345670527" w:id="13970"/>
      <w:bookmarkStart w:name="_Toc345689587" w:id="13971"/>
      <w:bookmarkStart w:name="_Toc346706745" w:id="13972"/>
      <w:bookmarkStart w:name="_Toc346869753" w:id="13973"/>
      <w:bookmarkStart w:name="_Toc347474271" w:id="13974"/>
      <w:bookmarkStart w:name="_Toc347479134" w:id="13975"/>
      <w:bookmarkStart w:name="_Toc347566922" w:id="13976"/>
      <w:bookmarkStart w:name="_Toc348357376" w:id="13977"/>
      <w:bookmarkStart w:name="_Toc348723046" w:id="13978"/>
      <w:bookmarkStart w:name="_Toc348723859" w:id="13979"/>
      <w:bookmarkStart w:name="_Toc349030789" w:id="13980"/>
      <w:bookmarkStart w:name="_Toc351470689" w:id="13981"/>
      <w:bookmarkStart w:name="_Toc344370600" w:id="13982"/>
      <w:bookmarkStart w:name="_Toc344371180" w:id="13983"/>
      <w:bookmarkStart w:name="_Toc345329271" w:id="13984"/>
      <w:bookmarkStart w:name="_Toc345669949" w:id="13985"/>
      <w:bookmarkStart w:name="_Toc345670528" w:id="13986"/>
      <w:bookmarkStart w:name="_Toc345689588" w:id="13987"/>
      <w:bookmarkStart w:name="_Toc346706746" w:id="13988"/>
      <w:bookmarkStart w:name="_Toc346869754" w:id="13989"/>
      <w:bookmarkStart w:name="_Toc347474272" w:id="13990"/>
      <w:bookmarkStart w:name="_Toc347479135" w:id="13991"/>
      <w:bookmarkStart w:name="_Toc347566923" w:id="13992"/>
      <w:bookmarkStart w:name="_Toc348357377" w:id="13993"/>
      <w:bookmarkStart w:name="_Toc348723047" w:id="13994"/>
      <w:bookmarkStart w:name="_Toc348723860" w:id="13995"/>
      <w:bookmarkStart w:name="_Toc349030790" w:id="13996"/>
      <w:bookmarkStart w:name="_Toc351470690" w:id="13997"/>
      <w:bookmarkStart w:name="_Toc344370601" w:id="13998"/>
      <w:bookmarkStart w:name="_Toc344371181" w:id="13999"/>
      <w:bookmarkStart w:name="_Toc345329272" w:id="14000"/>
      <w:bookmarkStart w:name="_Toc345669950" w:id="14001"/>
      <w:bookmarkStart w:name="_Toc345670529" w:id="14002"/>
      <w:bookmarkStart w:name="_Toc345689589" w:id="14003"/>
      <w:bookmarkStart w:name="_Toc346706747" w:id="14004"/>
      <w:bookmarkStart w:name="_Toc346869755" w:id="14005"/>
      <w:bookmarkStart w:name="_Toc347474273" w:id="14006"/>
      <w:bookmarkStart w:name="_Toc347479136" w:id="14007"/>
      <w:bookmarkStart w:name="_Toc347566924" w:id="14008"/>
      <w:bookmarkStart w:name="_Toc348357378" w:id="14009"/>
      <w:bookmarkStart w:name="_Toc348723048" w:id="14010"/>
      <w:bookmarkStart w:name="_Toc348723861" w:id="14011"/>
      <w:bookmarkStart w:name="_Toc349030791" w:id="14012"/>
      <w:bookmarkStart w:name="_Toc351470691" w:id="14013"/>
      <w:bookmarkStart w:name="_Toc344370602" w:id="14014"/>
      <w:bookmarkStart w:name="_Toc344371182" w:id="14015"/>
      <w:bookmarkStart w:name="_Toc345329273" w:id="14016"/>
      <w:bookmarkStart w:name="_Toc345669951" w:id="14017"/>
      <w:bookmarkStart w:name="_Toc345670530" w:id="14018"/>
      <w:bookmarkStart w:name="_Toc345689590" w:id="14019"/>
      <w:bookmarkStart w:name="_Toc346706748" w:id="14020"/>
      <w:bookmarkStart w:name="_Toc346869756" w:id="14021"/>
      <w:bookmarkStart w:name="_Toc347474274" w:id="14022"/>
      <w:bookmarkStart w:name="_Toc347479137" w:id="14023"/>
      <w:bookmarkStart w:name="_Toc347563866" w:id="14024"/>
      <w:bookmarkStart w:name="_Toc347566925" w:id="14025"/>
      <w:bookmarkStart w:name="_Toc347819390" w:id="14026"/>
      <w:bookmarkStart w:name="_Toc348357379" w:id="14027"/>
      <w:bookmarkStart w:name="_Toc348723049" w:id="14028"/>
      <w:bookmarkStart w:name="_Toc348723862" w:id="14029"/>
      <w:bookmarkStart w:name="_Toc349030792" w:id="14030"/>
      <w:bookmarkStart w:name="_Toc351470692" w:id="14031"/>
      <w:bookmarkStart w:name="_Toc344370603" w:id="14032"/>
      <w:bookmarkStart w:name="_Toc344371183" w:id="14033"/>
      <w:bookmarkStart w:name="_Toc345329274" w:id="14034"/>
      <w:bookmarkStart w:name="_Toc345669952" w:id="14035"/>
      <w:bookmarkStart w:name="_Toc345670531" w:id="14036"/>
      <w:bookmarkStart w:name="_Toc345689591" w:id="14037"/>
      <w:bookmarkStart w:name="_Toc346706749" w:id="14038"/>
      <w:bookmarkStart w:name="_Toc346869757" w:id="14039"/>
      <w:bookmarkStart w:name="_Toc347474275" w:id="14040"/>
      <w:bookmarkStart w:name="_Toc347479138" w:id="14041"/>
      <w:bookmarkStart w:name="_Toc347563867" w:id="14042"/>
      <w:bookmarkStart w:name="_Toc347566926" w:id="14043"/>
      <w:bookmarkStart w:name="_Toc347819391" w:id="14044"/>
      <w:bookmarkStart w:name="_Toc348357380" w:id="14045"/>
      <w:bookmarkStart w:name="_Toc348723050" w:id="14046"/>
      <w:bookmarkStart w:name="_Toc348723863" w:id="14047"/>
      <w:bookmarkStart w:name="_Toc349030793" w:id="14048"/>
      <w:bookmarkStart w:name="_Toc351470693" w:id="14049"/>
      <w:bookmarkStart w:name="_Toc344370604" w:id="14050"/>
      <w:bookmarkStart w:name="_Toc344371184" w:id="14051"/>
      <w:bookmarkStart w:name="_Toc345329275" w:id="14052"/>
      <w:bookmarkStart w:name="_Toc345669953" w:id="14053"/>
      <w:bookmarkStart w:name="_Toc345670532" w:id="14054"/>
      <w:bookmarkStart w:name="_Toc345689592" w:id="14055"/>
      <w:bookmarkStart w:name="_Toc346706750" w:id="14056"/>
      <w:bookmarkStart w:name="_Toc346869758" w:id="14057"/>
      <w:bookmarkStart w:name="_Toc347474276" w:id="14058"/>
      <w:bookmarkStart w:name="_Toc347479139" w:id="14059"/>
      <w:bookmarkStart w:name="_Toc347566927" w:id="14060"/>
      <w:bookmarkStart w:name="_Toc348357381" w:id="14061"/>
      <w:bookmarkStart w:name="_Toc348723051" w:id="14062"/>
      <w:bookmarkStart w:name="_Toc348723864" w:id="14063"/>
      <w:bookmarkStart w:name="_Toc349030794" w:id="14064"/>
      <w:bookmarkStart w:name="_Toc351470694" w:id="14065"/>
      <w:bookmarkStart w:name="_Toc344370605" w:id="14066"/>
      <w:bookmarkStart w:name="_Toc344371185" w:id="14067"/>
      <w:bookmarkStart w:name="_Toc345329276" w:id="14068"/>
      <w:bookmarkStart w:name="_Toc345669954" w:id="14069"/>
      <w:bookmarkStart w:name="_Toc345670533" w:id="14070"/>
      <w:bookmarkStart w:name="_Toc345689593" w:id="14071"/>
      <w:bookmarkStart w:name="_Toc346706751" w:id="14072"/>
      <w:bookmarkStart w:name="_Toc346869759" w:id="14073"/>
      <w:bookmarkStart w:name="_Toc347474277" w:id="14074"/>
      <w:bookmarkStart w:name="_Toc347479140" w:id="14075"/>
      <w:bookmarkStart w:name="_Toc347566928" w:id="14076"/>
      <w:bookmarkStart w:name="_Toc348357382" w:id="14077"/>
      <w:bookmarkStart w:name="_Toc348723052" w:id="14078"/>
      <w:bookmarkStart w:name="_Toc348723865" w:id="14079"/>
      <w:bookmarkStart w:name="_Toc349030795" w:id="14080"/>
      <w:bookmarkStart w:name="_Toc351470695" w:id="14081"/>
      <w:bookmarkStart w:name="_Toc344370606" w:id="14082"/>
      <w:bookmarkStart w:name="_Toc344371186" w:id="14083"/>
      <w:bookmarkStart w:name="_Toc345329277" w:id="14084"/>
      <w:bookmarkStart w:name="_Toc345669955" w:id="14085"/>
      <w:bookmarkStart w:name="_Toc345670534" w:id="14086"/>
      <w:bookmarkStart w:name="_Toc345689594" w:id="14087"/>
      <w:bookmarkStart w:name="_Toc346706752" w:id="14088"/>
      <w:bookmarkStart w:name="_Toc346869760" w:id="14089"/>
      <w:bookmarkStart w:name="_Toc347474278" w:id="14090"/>
      <w:bookmarkStart w:name="_Toc347479141" w:id="14091"/>
      <w:bookmarkStart w:name="_Toc347566929" w:id="14092"/>
      <w:bookmarkStart w:name="_Toc348357383" w:id="14093"/>
      <w:bookmarkStart w:name="_Toc348723053" w:id="14094"/>
      <w:bookmarkStart w:name="_Toc348723866" w:id="14095"/>
      <w:bookmarkStart w:name="_Toc349030796" w:id="14096"/>
      <w:bookmarkStart w:name="_Toc351470696" w:id="14097"/>
      <w:bookmarkStart w:name="_Toc344370607" w:id="14098"/>
      <w:bookmarkStart w:name="_Toc344371187" w:id="14099"/>
      <w:bookmarkStart w:name="_Toc345329278" w:id="14100"/>
      <w:bookmarkStart w:name="_Toc345669956" w:id="14101"/>
      <w:bookmarkStart w:name="_Toc345670535" w:id="14102"/>
      <w:bookmarkStart w:name="_Toc345689595" w:id="14103"/>
      <w:bookmarkStart w:name="_Toc346706753" w:id="14104"/>
      <w:bookmarkStart w:name="_Toc346869761" w:id="14105"/>
      <w:bookmarkStart w:name="_Toc347474279" w:id="14106"/>
      <w:bookmarkStart w:name="_Toc347479142" w:id="14107"/>
      <w:bookmarkStart w:name="_Toc347566930" w:id="14108"/>
      <w:bookmarkStart w:name="_Toc348357384" w:id="14109"/>
      <w:bookmarkStart w:name="_Toc348723054" w:id="14110"/>
      <w:bookmarkStart w:name="_Toc348723867" w:id="14111"/>
      <w:bookmarkStart w:name="_Toc349030797" w:id="14112"/>
      <w:bookmarkStart w:name="_Toc351470697" w:id="14113"/>
      <w:bookmarkStart w:name="_Toc344370608" w:id="14114"/>
      <w:bookmarkStart w:name="_Toc344371188" w:id="14115"/>
      <w:bookmarkStart w:name="_Toc345329279" w:id="14116"/>
      <w:bookmarkStart w:name="_Toc345669957" w:id="14117"/>
      <w:bookmarkStart w:name="_Toc345670536" w:id="14118"/>
      <w:bookmarkStart w:name="_Toc345689596" w:id="14119"/>
      <w:bookmarkStart w:name="_Toc346706754" w:id="14120"/>
      <w:bookmarkStart w:name="_Toc346869762" w:id="14121"/>
      <w:bookmarkStart w:name="_Toc347474280" w:id="14122"/>
      <w:bookmarkStart w:name="_Toc347479143" w:id="14123"/>
      <w:bookmarkStart w:name="_Toc347566931" w:id="14124"/>
      <w:bookmarkStart w:name="_Toc348357385" w:id="14125"/>
      <w:bookmarkStart w:name="_Toc348723055" w:id="14126"/>
      <w:bookmarkStart w:name="_Toc348723868" w:id="14127"/>
      <w:bookmarkStart w:name="_Toc349030798" w:id="14128"/>
      <w:bookmarkStart w:name="_Toc351470698" w:id="14129"/>
      <w:bookmarkStart w:name="_Toc344370609" w:id="14130"/>
      <w:bookmarkStart w:name="_Toc344371189" w:id="14131"/>
      <w:bookmarkStart w:name="_Toc345329280" w:id="14132"/>
      <w:bookmarkStart w:name="_Toc345669958" w:id="14133"/>
      <w:bookmarkStart w:name="_Toc345670537" w:id="14134"/>
      <w:bookmarkStart w:name="_Toc345689597" w:id="14135"/>
      <w:bookmarkStart w:name="_Toc346706755" w:id="14136"/>
      <w:bookmarkStart w:name="_Toc346869763" w:id="14137"/>
      <w:bookmarkStart w:name="_Toc347474281" w:id="14138"/>
      <w:bookmarkStart w:name="_Toc347479144" w:id="14139"/>
      <w:bookmarkStart w:name="_Toc347566932" w:id="14140"/>
      <w:bookmarkStart w:name="_Toc348357386" w:id="14141"/>
      <w:bookmarkStart w:name="_Toc348723056" w:id="14142"/>
      <w:bookmarkStart w:name="_Toc348723869" w:id="14143"/>
      <w:bookmarkStart w:name="_Toc349030799" w:id="14144"/>
      <w:bookmarkStart w:name="_Toc351470699" w:id="14145"/>
      <w:bookmarkStart w:name="_Toc344370610" w:id="14146"/>
      <w:bookmarkStart w:name="_Toc344371190" w:id="14147"/>
      <w:bookmarkStart w:name="_Toc345329281" w:id="14148"/>
      <w:bookmarkStart w:name="_Toc345669959" w:id="14149"/>
      <w:bookmarkStart w:name="_Toc345670538" w:id="14150"/>
      <w:bookmarkStart w:name="_Toc345689598" w:id="14151"/>
      <w:bookmarkStart w:name="_Toc346706756" w:id="14152"/>
      <w:bookmarkStart w:name="_Toc346869764" w:id="14153"/>
      <w:bookmarkStart w:name="_Toc347474282" w:id="14154"/>
      <w:bookmarkStart w:name="_Toc347479145" w:id="14155"/>
      <w:bookmarkStart w:name="_Toc347566933" w:id="14156"/>
      <w:bookmarkStart w:name="_Toc348357387" w:id="14157"/>
      <w:bookmarkStart w:name="_Toc348723057" w:id="14158"/>
      <w:bookmarkStart w:name="_Toc348723870" w:id="14159"/>
      <w:bookmarkStart w:name="_Toc349030800" w:id="14160"/>
      <w:bookmarkStart w:name="_Toc351470700" w:id="14161"/>
      <w:bookmarkStart w:name="_Toc344370611" w:id="14162"/>
      <w:bookmarkStart w:name="_Toc344371191" w:id="14163"/>
      <w:bookmarkStart w:name="_Toc345329282" w:id="14164"/>
      <w:bookmarkStart w:name="_Toc345669960" w:id="14165"/>
      <w:bookmarkStart w:name="_Toc345670539" w:id="14166"/>
      <w:bookmarkStart w:name="_Toc345689599" w:id="14167"/>
      <w:bookmarkStart w:name="_Toc346706757" w:id="14168"/>
      <w:bookmarkStart w:name="_Toc346869765" w:id="14169"/>
      <w:bookmarkStart w:name="_Toc347474283" w:id="14170"/>
      <w:bookmarkStart w:name="_Toc347479146" w:id="14171"/>
      <w:bookmarkStart w:name="_Toc347566934" w:id="14172"/>
      <w:bookmarkStart w:name="_Toc348357388" w:id="14173"/>
      <w:bookmarkStart w:name="_Toc348723058" w:id="14174"/>
      <w:bookmarkStart w:name="_Toc348723871" w:id="14175"/>
      <w:bookmarkStart w:name="_Toc349030801" w:id="14176"/>
      <w:bookmarkStart w:name="_Toc351470701" w:id="14177"/>
      <w:bookmarkStart w:name="_Toc344370612" w:id="14178"/>
      <w:bookmarkStart w:name="_Toc344371192" w:id="14179"/>
      <w:bookmarkStart w:name="_Toc345329283" w:id="14180"/>
      <w:bookmarkStart w:name="_Toc345669961" w:id="14181"/>
      <w:bookmarkStart w:name="_Toc345670540" w:id="14182"/>
      <w:bookmarkStart w:name="_Toc345689600" w:id="14183"/>
      <w:bookmarkStart w:name="_Toc346706758" w:id="14184"/>
      <w:bookmarkStart w:name="_Toc346869766" w:id="14185"/>
      <w:bookmarkStart w:name="_Toc347474284" w:id="14186"/>
      <w:bookmarkStart w:name="_Toc347479147" w:id="14187"/>
      <w:bookmarkStart w:name="_Toc347563876" w:id="14188"/>
      <w:bookmarkStart w:name="_Toc347566935" w:id="14189"/>
      <w:bookmarkStart w:name="_Toc347819400" w:id="14190"/>
      <w:bookmarkStart w:name="_Toc348357389" w:id="14191"/>
      <w:bookmarkStart w:name="_Toc348723059" w:id="14192"/>
      <w:bookmarkStart w:name="_Toc348723872" w:id="14193"/>
      <w:bookmarkStart w:name="_Toc349030802" w:id="14194"/>
      <w:bookmarkStart w:name="_Toc351470702" w:id="14195"/>
      <w:bookmarkStart w:name="_Toc344370613" w:id="14196"/>
      <w:bookmarkStart w:name="_Toc344371193" w:id="14197"/>
      <w:bookmarkStart w:name="_Toc345329284" w:id="14198"/>
      <w:bookmarkStart w:name="_Toc345669962" w:id="14199"/>
      <w:bookmarkStart w:name="_Toc345670541" w:id="14200"/>
      <w:bookmarkStart w:name="_Toc345689601" w:id="14201"/>
      <w:bookmarkStart w:name="_Toc346706759" w:id="14202"/>
      <w:bookmarkStart w:name="_Toc346869767" w:id="14203"/>
      <w:bookmarkStart w:name="_Toc347474285" w:id="14204"/>
      <w:bookmarkStart w:name="_Toc347479148" w:id="14205"/>
      <w:bookmarkStart w:name="_Toc347563877" w:id="14206"/>
      <w:bookmarkStart w:name="_Toc347566936" w:id="14207"/>
      <w:bookmarkStart w:name="_Toc347819401" w:id="14208"/>
      <w:bookmarkStart w:name="_Toc348357390" w:id="14209"/>
      <w:bookmarkStart w:name="_Toc348723060" w:id="14210"/>
      <w:bookmarkStart w:name="_Toc348723873" w:id="14211"/>
      <w:bookmarkStart w:name="_Toc349030803" w:id="14212"/>
      <w:bookmarkStart w:name="_Toc351470703" w:id="14213"/>
      <w:bookmarkStart w:name="_Toc344370614" w:id="14214"/>
      <w:bookmarkStart w:name="_Toc344371194" w:id="14215"/>
      <w:bookmarkStart w:name="_Toc345329285" w:id="14216"/>
      <w:bookmarkStart w:name="_Toc345669963" w:id="14217"/>
      <w:bookmarkStart w:name="_Toc345670542" w:id="14218"/>
      <w:bookmarkStart w:name="_Toc345689602" w:id="14219"/>
      <w:bookmarkStart w:name="_Toc346706760" w:id="14220"/>
      <w:bookmarkStart w:name="_Toc346869768" w:id="14221"/>
      <w:bookmarkStart w:name="_Toc347474286" w:id="14222"/>
      <w:bookmarkStart w:name="_Toc347479149" w:id="14223"/>
      <w:bookmarkStart w:name="_Toc347566937" w:id="14224"/>
      <w:bookmarkStart w:name="_Toc348357391" w:id="14225"/>
      <w:bookmarkStart w:name="_Toc348723061" w:id="14226"/>
      <w:bookmarkStart w:name="_Toc348723874" w:id="14227"/>
      <w:bookmarkStart w:name="_Toc349030804" w:id="14228"/>
      <w:bookmarkStart w:name="_Toc351470704" w:id="14229"/>
      <w:bookmarkStart w:name="_Toc344370615" w:id="14230"/>
      <w:bookmarkStart w:name="_Toc344371195" w:id="14231"/>
      <w:bookmarkStart w:name="_Toc345329286" w:id="14232"/>
      <w:bookmarkStart w:name="_Toc345669964" w:id="14233"/>
      <w:bookmarkStart w:name="_Toc345670543" w:id="14234"/>
      <w:bookmarkStart w:name="_Toc345689603" w:id="14235"/>
      <w:bookmarkStart w:name="_Toc346706761" w:id="14236"/>
      <w:bookmarkStart w:name="_Toc346869769" w:id="14237"/>
      <w:bookmarkStart w:name="_Toc347474287" w:id="14238"/>
      <w:bookmarkStart w:name="_Toc347479150" w:id="14239"/>
      <w:bookmarkStart w:name="_Toc347566938" w:id="14240"/>
      <w:bookmarkStart w:name="_Toc348357392" w:id="14241"/>
      <w:bookmarkStart w:name="_Toc348723062" w:id="14242"/>
      <w:bookmarkStart w:name="_Toc348723875" w:id="14243"/>
      <w:bookmarkStart w:name="_Toc349030805" w:id="14244"/>
      <w:bookmarkStart w:name="_Toc351470705" w:id="14245"/>
      <w:bookmarkStart w:name="_Toc344370616" w:id="14246"/>
      <w:bookmarkStart w:name="_Toc344371196" w:id="14247"/>
      <w:bookmarkStart w:name="_Toc345329287" w:id="14248"/>
      <w:bookmarkStart w:name="_Toc345669965" w:id="14249"/>
      <w:bookmarkStart w:name="_Toc345670544" w:id="14250"/>
      <w:bookmarkStart w:name="_Toc345689604" w:id="14251"/>
      <w:bookmarkStart w:name="_Toc346706762" w:id="14252"/>
      <w:bookmarkStart w:name="_Toc346869770" w:id="14253"/>
      <w:bookmarkStart w:name="_Toc347474288" w:id="14254"/>
      <w:bookmarkStart w:name="_Toc347479151" w:id="14255"/>
      <w:bookmarkStart w:name="_Toc347566939" w:id="14256"/>
      <w:bookmarkStart w:name="_Toc348357393" w:id="14257"/>
      <w:bookmarkStart w:name="_Toc348723063" w:id="14258"/>
      <w:bookmarkStart w:name="_Toc348723876" w:id="14259"/>
      <w:bookmarkStart w:name="_Toc349030806" w:id="14260"/>
      <w:bookmarkStart w:name="_Toc351470706" w:id="14261"/>
      <w:bookmarkStart w:name="_Toc344370617" w:id="14262"/>
      <w:bookmarkStart w:name="_Toc344371197" w:id="14263"/>
      <w:bookmarkStart w:name="_Toc345329288" w:id="14264"/>
      <w:bookmarkStart w:name="_Toc345669966" w:id="14265"/>
      <w:bookmarkStart w:name="_Toc345670545" w:id="14266"/>
      <w:bookmarkStart w:name="_Toc345689605" w:id="14267"/>
      <w:bookmarkStart w:name="_Toc346706763" w:id="14268"/>
      <w:bookmarkStart w:name="_Toc346869771" w:id="14269"/>
      <w:bookmarkStart w:name="_Toc347474289" w:id="14270"/>
      <w:bookmarkStart w:name="_Toc347479152" w:id="14271"/>
      <w:bookmarkStart w:name="_Toc347566940" w:id="14272"/>
      <w:bookmarkStart w:name="_Toc348357394" w:id="14273"/>
      <w:bookmarkStart w:name="_Toc348723064" w:id="14274"/>
      <w:bookmarkStart w:name="_Toc348723877" w:id="14275"/>
      <w:bookmarkStart w:name="_Toc349030807" w:id="14276"/>
      <w:bookmarkStart w:name="_Toc351470707" w:id="14277"/>
      <w:bookmarkStart w:name="_Toc344370618" w:id="14278"/>
      <w:bookmarkStart w:name="_Toc344371198" w:id="14279"/>
      <w:bookmarkStart w:name="_Toc345329289" w:id="14280"/>
      <w:bookmarkStart w:name="_Toc345669967" w:id="14281"/>
      <w:bookmarkStart w:name="_Toc345670546" w:id="14282"/>
      <w:bookmarkStart w:name="_Toc345689606" w:id="14283"/>
      <w:bookmarkStart w:name="_Toc346706764" w:id="14284"/>
      <w:bookmarkStart w:name="_Toc346869772" w:id="14285"/>
      <w:bookmarkStart w:name="_Toc347474290" w:id="14286"/>
      <w:bookmarkStart w:name="_Toc347479153" w:id="14287"/>
      <w:bookmarkStart w:name="_Toc347566941" w:id="14288"/>
      <w:bookmarkStart w:name="_Toc348357395" w:id="14289"/>
      <w:bookmarkStart w:name="_Toc348723065" w:id="14290"/>
      <w:bookmarkStart w:name="_Toc348723878" w:id="14291"/>
      <w:bookmarkStart w:name="_Toc349030808" w:id="14292"/>
      <w:bookmarkStart w:name="_Toc351470708" w:id="14293"/>
      <w:bookmarkStart w:name="_Toc344370619" w:id="14294"/>
      <w:bookmarkStart w:name="_Toc344371199" w:id="14295"/>
      <w:bookmarkStart w:name="_Toc345329290" w:id="14296"/>
      <w:bookmarkStart w:name="_Toc345669968" w:id="14297"/>
      <w:bookmarkStart w:name="_Toc345670547" w:id="14298"/>
      <w:bookmarkStart w:name="_Toc345689607" w:id="14299"/>
      <w:bookmarkStart w:name="_Toc346706765" w:id="14300"/>
      <w:bookmarkStart w:name="_Toc346869773" w:id="14301"/>
      <w:bookmarkStart w:name="_Toc347474291" w:id="14302"/>
      <w:bookmarkStart w:name="_Toc347479154" w:id="14303"/>
      <w:bookmarkStart w:name="_Toc347566942" w:id="14304"/>
      <w:bookmarkStart w:name="_Toc348357396" w:id="14305"/>
      <w:bookmarkStart w:name="_Toc348723066" w:id="14306"/>
      <w:bookmarkStart w:name="_Toc348723879" w:id="14307"/>
      <w:bookmarkStart w:name="_Toc349030809" w:id="14308"/>
      <w:bookmarkStart w:name="_Toc351470709" w:id="14309"/>
      <w:bookmarkStart w:name="_Toc344370620" w:id="14310"/>
      <w:bookmarkStart w:name="_Toc344371200" w:id="14311"/>
      <w:bookmarkStart w:name="_Toc345329291" w:id="14312"/>
      <w:bookmarkStart w:name="_Toc345669969" w:id="14313"/>
      <w:bookmarkStart w:name="_Toc345670548" w:id="14314"/>
      <w:bookmarkStart w:name="_Toc345689608" w:id="14315"/>
      <w:bookmarkStart w:name="_Toc346706766" w:id="14316"/>
      <w:bookmarkStart w:name="_Toc346869774" w:id="14317"/>
      <w:bookmarkStart w:name="_Toc347474292" w:id="14318"/>
      <w:bookmarkStart w:name="_Toc347479155" w:id="14319"/>
      <w:bookmarkStart w:name="_Toc347566943" w:id="14320"/>
      <w:bookmarkStart w:name="_Toc348357397" w:id="14321"/>
      <w:bookmarkStart w:name="_Toc348723067" w:id="14322"/>
      <w:bookmarkStart w:name="_Toc348723880" w:id="14323"/>
      <w:bookmarkStart w:name="_Toc349030810" w:id="14324"/>
      <w:bookmarkStart w:name="_Toc351470710" w:id="14325"/>
      <w:bookmarkStart w:name="_Toc344370621" w:id="14326"/>
      <w:bookmarkStart w:name="_Toc344371201" w:id="14327"/>
      <w:bookmarkStart w:name="_Toc345329292" w:id="14328"/>
      <w:bookmarkStart w:name="_Toc345669970" w:id="14329"/>
      <w:bookmarkStart w:name="_Toc345670549" w:id="14330"/>
      <w:bookmarkStart w:name="_Toc345689609" w:id="14331"/>
      <w:bookmarkStart w:name="_Toc346706767" w:id="14332"/>
      <w:bookmarkStart w:name="_Toc346869775" w:id="14333"/>
      <w:bookmarkStart w:name="_Toc347474293" w:id="14334"/>
      <w:bookmarkStart w:name="_Toc347479156" w:id="14335"/>
      <w:bookmarkStart w:name="_Toc347566944" w:id="14336"/>
      <w:bookmarkStart w:name="_Toc348357398" w:id="14337"/>
      <w:bookmarkStart w:name="_Toc348723068" w:id="14338"/>
      <w:bookmarkStart w:name="_Toc348723881" w:id="14339"/>
      <w:bookmarkStart w:name="_Toc349030811" w:id="14340"/>
      <w:bookmarkStart w:name="_Toc351470711" w:id="14341"/>
      <w:bookmarkStart w:name="_Toc344370622" w:id="14342"/>
      <w:bookmarkStart w:name="_Toc344371202" w:id="14343"/>
      <w:bookmarkStart w:name="_Toc345329293" w:id="14344"/>
      <w:bookmarkStart w:name="_Toc345669971" w:id="14345"/>
      <w:bookmarkStart w:name="_Toc345670550" w:id="14346"/>
      <w:bookmarkStart w:name="_Toc345689610" w:id="14347"/>
      <w:bookmarkStart w:name="_Toc346706768" w:id="14348"/>
      <w:bookmarkStart w:name="_Toc346869776" w:id="14349"/>
      <w:bookmarkStart w:name="_Toc347474294" w:id="14350"/>
      <w:bookmarkStart w:name="_Toc347479157" w:id="14351"/>
      <w:bookmarkStart w:name="_Toc347563886" w:id="14352"/>
      <w:bookmarkStart w:name="_Toc347566945" w:id="14353"/>
      <w:bookmarkStart w:name="_Toc347819410" w:id="14354"/>
      <w:bookmarkStart w:name="_Toc348357399" w:id="14355"/>
      <w:bookmarkStart w:name="_Toc348723069" w:id="14356"/>
      <w:bookmarkStart w:name="_Toc348723882" w:id="14357"/>
      <w:bookmarkStart w:name="_Toc349030812" w:id="14358"/>
      <w:bookmarkStart w:name="_Toc351470712" w:id="14359"/>
      <w:bookmarkStart w:name="_Toc344370623" w:id="14360"/>
      <w:bookmarkStart w:name="_Toc344371203" w:id="14361"/>
      <w:bookmarkStart w:name="_Toc345329294" w:id="14362"/>
      <w:bookmarkStart w:name="_Toc345669972" w:id="14363"/>
      <w:bookmarkStart w:name="_Toc345670551" w:id="14364"/>
      <w:bookmarkStart w:name="_Toc345689611" w:id="14365"/>
      <w:bookmarkStart w:name="_Toc346706769" w:id="14366"/>
      <w:bookmarkStart w:name="_Toc346869777" w:id="14367"/>
      <w:bookmarkStart w:name="_Toc347474295" w:id="14368"/>
      <w:bookmarkStart w:name="_Toc347479158" w:id="14369"/>
      <w:bookmarkStart w:name="_Toc347563887" w:id="14370"/>
      <w:bookmarkStart w:name="_Toc347566946" w:id="14371"/>
      <w:bookmarkStart w:name="_Toc347819411" w:id="14372"/>
      <w:bookmarkStart w:name="_Toc348357400" w:id="14373"/>
      <w:bookmarkStart w:name="_Toc348723070" w:id="14374"/>
      <w:bookmarkStart w:name="_Toc348723883" w:id="14375"/>
      <w:bookmarkStart w:name="_Toc349030813" w:id="14376"/>
      <w:bookmarkStart w:name="_Toc351470713" w:id="14377"/>
      <w:bookmarkStart w:name="_Toc344370624" w:id="14378"/>
      <w:bookmarkStart w:name="_Toc344371204" w:id="14379"/>
      <w:bookmarkStart w:name="_Toc345329295" w:id="14380"/>
      <w:bookmarkStart w:name="_Toc345669973" w:id="14381"/>
      <w:bookmarkStart w:name="_Toc345670552" w:id="14382"/>
      <w:bookmarkStart w:name="_Toc345689612" w:id="14383"/>
      <w:bookmarkStart w:name="_Toc346706770" w:id="14384"/>
      <w:bookmarkStart w:name="_Toc346869778" w:id="14385"/>
      <w:bookmarkStart w:name="_Toc347474296" w:id="14386"/>
      <w:bookmarkStart w:name="_Toc347479159" w:id="14387"/>
      <w:bookmarkStart w:name="_Toc347566947" w:id="14388"/>
      <w:bookmarkStart w:name="_Toc348357401" w:id="14389"/>
      <w:bookmarkStart w:name="_Toc348723071" w:id="14390"/>
      <w:bookmarkStart w:name="_Toc348723884" w:id="14391"/>
      <w:bookmarkStart w:name="_Toc349030814" w:id="14392"/>
      <w:bookmarkStart w:name="_Toc351470714" w:id="14393"/>
      <w:bookmarkStart w:name="_Toc344370625" w:id="14394"/>
      <w:bookmarkStart w:name="_Toc344371205" w:id="14395"/>
      <w:bookmarkStart w:name="_Toc345329296" w:id="14396"/>
      <w:bookmarkStart w:name="_Toc345669974" w:id="14397"/>
      <w:bookmarkStart w:name="_Toc345670553" w:id="14398"/>
      <w:bookmarkStart w:name="_Toc345689613" w:id="14399"/>
      <w:bookmarkStart w:name="_Toc346706771" w:id="14400"/>
      <w:bookmarkStart w:name="_Toc346869779" w:id="14401"/>
      <w:bookmarkStart w:name="_Toc347474297" w:id="14402"/>
      <w:bookmarkStart w:name="_Toc347479160" w:id="14403"/>
      <w:bookmarkStart w:name="_Toc347566948" w:id="14404"/>
      <w:bookmarkStart w:name="_Toc348357402" w:id="14405"/>
      <w:bookmarkStart w:name="_Toc348723072" w:id="14406"/>
      <w:bookmarkStart w:name="_Toc348723885" w:id="14407"/>
      <w:bookmarkStart w:name="_Toc349030815" w:id="14408"/>
      <w:bookmarkStart w:name="_Toc351470715" w:id="14409"/>
      <w:bookmarkStart w:name="_Toc344370626" w:id="14410"/>
      <w:bookmarkStart w:name="_Toc344371206" w:id="14411"/>
      <w:bookmarkStart w:name="_Toc345329297" w:id="14412"/>
      <w:bookmarkStart w:name="_Toc345669975" w:id="14413"/>
      <w:bookmarkStart w:name="_Toc345670554" w:id="14414"/>
      <w:bookmarkStart w:name="_Toc345689614" w:id="14415"/>
      <w:bookmarkStart w:name="_Toc346706772" w:id="14416"/>
      <w:bookmarkStart w:name="_Toc346869780" w:id="14417"/>
      <w:bookmarkStart w:name="_Toc347474298" w:id="14418"/>
      <w:bookmarkStart w:name="_Toc347479161" w:id="14419"/>
      <w:bookmarkStart w:name="_Toc347566949" w:id="14420"/>
      <w:bookmarkStart w:name="_Toc348357403" w:id="14421"/>
      <w:bookmarkStart w:name="_Toc348723073" w:id="14422"/>
      <w:bookmarkStart w:name="_Toc348723886" w:id="14423"/>
      <w:bookmarkStart w:name="_Toc349030816" w:id="14424"/>
      <w:bookmarkStart w:name="_Toc351470716" w:id="14425"/>
      <w:bookmarkStart w:name="_Toc344370627" w:id="14426"/>
      <w:bookmarkStart w:name="_Toc344371207" w:id="14427"/>
      <w:bookmarkStart w:name="_Toc345329298" w:id="14428"/>
      <w:bookmarkStart w:name="_Toc345669976" w:id="14429"/>
      <w:bookmarkStart w:name="_Toc345670555" w:id="14430"/>
      <w:bookmarkStart w:name="_Toc345689615" w:id="14431"/>
      <w:bookmarkStart w:name="_Toc346706773" w:id="14432"/>
      <w:bookmarkStart w:name="_Toc346869781" w:id="14433"/>
      <w:bookmarkStart w:name="_Toc347474299" w:id="14434"/>
      <w:bookmarkStart w:name="_Toc347479162" w:id="14435"/>
      <w:bookmarkStart w:name="_Toc347566950" w:id="14436"/>
      <w:bookmarkStart w:name="_Toc348357404" w:id="14437"/>
      <w:bookmarkStart w:name="_Toc348723074" w:id="14438"/>
      <w:bookmarkStart w:name="_Toc348723887" w:id="14439"/>
      <w:bookmarkStart w:name="_Toc349030817" w:id="14440"/>
      <w:bookmarkStart w:name="_Toc351470717" w:id="14441"/>
      <w:bookmarkStart w:name="_Toc344370628" w:id="14442"/>
      <w:bookmarkStart w:name="_Toc344371208" w:id="14443"/>
      <w:bookmarkStart w:name="_Toc345329299" w:id="14444"/>
      <w:bookmarkStart w:name="_Toc345669977" w:id="14445"/>
      <w:bookmarkStart w:name="_Toc345670556" w:id="14446"/>
      <w:bookmarkStart w:name="_Toc345689616" w:id="14447"/>
      <w:bookmarkStart w:name="_Toc346706774" w:id="14448"/>
      <w:bookmarkStart w:name="_Toc346869782" w:id="14449"/>
      <w:bookmarkStart w:name="_Toc347474300" w:id="14450"/>
      <w:bookmarkStart w:name="_Toc347479163" w:id="14451"/>
      <w:bookmarkStart w:name="_Toc347566951" w:id="14452"/>
      <w:bookmarkStart w:name="_Toc348357405" w:id="14453"/>
      <w:bookmarkStart w:name="_Toc348723075" w:id="14454"/>
      <w:bookmarkStart w:name="_Toc348723888" w:id="14455"/>
      <w:bookmarkStart w:name="_Toc349030818" w:id="14456"/>
      <w:bookmarkStart w:name="_Toc351470718" w:id="14457"/>
      <w:bookmarkStart w:name="_Toc344370629" w:id="14458"/>
      <w:bookmarkStart w:name="_Toc344371209" w:id="14459"/>
      <w:bookmarkStart w:name="_Toc345329300" w:id="14460"/>
      <w:bookmarkStart w:name="_Toc345669978" w:id="14461"/>
      <w:bookmarkStart w:name="_Toc345670557" w:id="14462"/>
      <w:bookmarkStart w:name="_Toc345689617" w:id="14463"/>
      <w:bookmarkStart w:name="_Toc346706775" w:id="14464"/>
      <w:bookmarkStart w:name="_Toc346869783" w:id="14465"/>
      <w:bookmarkStart w:name="_Toc347474301" w:id="14466"/>
      <w:bookmarkStart w:name="_Toc347479164" w:id="14467"/>
      <w:bookmarkStart w:name="_Toc347566952" w:id="14468"/>
      <w:bookmarkStart w:name="_Toc348357406" w:id="14469"/>
      <w:bookmarkStart w:name="_Toc348723076" w:id="14470"/>
      <w:bookmarkStart w:name="_Toc348723889" w:id="14471"/>
      <w:bookmarkStart w:name="_Toc349030819" w:id="14472"/>
      <w:bookmarkStart w:name="_Toc351470719" w:id="14473"/>
      <w:bookmarkStart w:name="_Toc344370630" w:id="14474"/>
      <w:bookmarkStart w:name="_Toc344371210" w:id="14475"/>
      <w:bookmarkStart w:name="_Toc345329301" w:id="14476"/>
      <w:bookmarkStart w:name="_Toc345669979" w:id="14477"/>
      <w:bookmarkStart w:name="_Toc345670558" w:id="14478"/>
      <w:bookmarkStart w:name="_Toc345689618" w:id="14479"/>
      <w:bookmarkStart w:name="_Toc346706776" w:id="14480"/>
      <w:bookmarkStart w:name="_Toc346869784" w:id="14481"/>
      <w:bookmarkStart w:name="_Toc347474302" w:id="14482"/>
      <w:bookmarkStart w:name="_Toc347479165" w:id="14483"/>
      <w:bookmarkStart w:name="_Toc347566953" w:id="14484"/>
      <w:bookmarkStart w:name="_Toc348357407" w:id="14485"/>
      <w:bookmarkStart w:name="_Toc348723077" w:id="14486"/>
      <w:bookmarkStart w:name="_Toc348723890" w:id="14487"/>
      <w:bookmarkStart w:name="_Toc349030820" w:id="14488"/>
      <w:bookmarkStart w:name="_Toc351470720" w:id="14489"/>
      <w:bookmarkStart w:name="_Toc344370631" w:id="14490"/>
      <w:bookmarkStart w:name="_Toc344371211" w:id="14491"/>
      <w:bookmarkStart w:name="_Toc345329302" w:id="14492"/>
      <w:bookmarkStart w:name="_Toc345669980" w:id="14493"/>
      <w:bookmarkStart w:name="_Toc345670559" w:id="14494"/>
      <w:bookmarkStart w:name="_Toc345689619" w:id="14495"/>
      <w:bookmarkStart w:name="_Toc346706777" w:id="14496"/>
      <w:bookmarkStart w:name="_Toc346869785" w:id="14497"/>
      <w:bookmarkStart w:name="_Toc347474303" w:id="14498"/>
      <w:bookmarkStart w:name="_Toc347479166" w:id="14499"/>
      <w:bookmarkStart w:name="_Toc347566954" w:id="14500"/>
      <w:bookmarkStart w:name="_Toc348357408" w:id="14501"/>
      <w:bookmarkStart w:name="_Toc348723078" w:id="14502"/>
      <w:bookmarkStart w:name="_Toc348723891" w:id="14503"/>
      <w:bookmarkStart w:name="_Toc349030821" w:id="14504"/>
      <w:bookmarkStart w:name="_Toc351470721" w:id="14505"/>
      <w:bookmarkStart w:name="_Toc344370632" w:id="14506"/>
      <w:bookmarkStart w:name="_Toc344371212" w:id="14507"/>
      <w:bookmarkStart w:name="_Toc345329303" w:id="14508"/>
      <w:bookmarkStart w:name="_Toc345669981" w:id="14509"/>
      <w:bookmarkStart w:name="_Toc345670560" w:id="14510"/>
      <w:bookmarkStart w:name="_Toc345689620" w:id="14511"/>
      <w:bookmarkStart w:name="_Toc346706778" w:id="14512"/>
      <w:bookmarkStart w:name="_Toc346869786" w:id="14513"/>
      <w:bookmarkStart w:name="_Toc347474304" w:id="14514"/>
      <w:bookmarkStart w:name="_Toc347479167" w:id="14515"/>
      <w:bookmarkStart w:name="_Toc347563896" w:id="14516"/>
      <w:bookmarkStart w:name="_Toc347566955" w:id="14517"/>
      <w:bookmarkStart w:name="_Toc347819420" w:id="14518"/>
      <w:bookmarkStart w:name="_Toc348357409" w:id="14519"/>
      <w:bookmarkStart w:name="_Toc348723079" w:id="14520"/>
      <w:bookmarkStart w:name="_Toc348723892" w:id="14521"/>
      <w:bookmarkStart w:name="_Toc349030822" w:id="14522"/>
      <w:bookmarkStart w:name="_Toc351470722" w:id="14523"/>
      <w:bookmarkStart w:name="_Toc344370633" w:id="14524"/>
      <w:bookmarkStart w:name="_Toc344371213" w:id="14525"/>
      <w:bookmarkStart w:name="_Toc345329304" w:id="14526"/>
      <w:bookmarkStart w:name="_Toc345669982" w:id="14527"/>
      <w:bookmarkStart w:name="_Toc345670561" w:id="14528"/>
      <w:bookmarkStart w:name="_Toc345689621" w:id="14529"/>
      <w:bookmarkStart w:name="_Toc346706779" w:id="14530"/>
      <w:bookmarkStart w:name="_Toc346869787" w:id="14531"/>
      <w:bookmarkStart w:name="_Toc347474305" w:id="14532"/>
      <w:bookmarkStart w:name="_Toc347479168" w:id="14533"/>
      <w:bookmarkStart w:name="_Toc347563897" w:id="14534"/>
      <w:bookmarkStart w:name="_Toc347566956" w:id="14535"/>
      <w:bookmarkStart w:name="_Toc347819421" w:id="14536"/>
      <w:bookmarkStart w:name="_Toc348357410" w:id="14537"/>
      <w:bookmarkStart w:name="_Toc348723080" w:id="14538"/>
      <w:bookmarkStart w:name="_Toc348723893" w:id="14539"/>
      <w:bookmarkStart w:name="_Toc349030823" w:id="14540"/>
      <w:bookmarkStart w:name="_Toc351470723" w:id="14541"/>
      <w:bookmarkStart w:name="_Toc344370634" w:id="14542"/>
      <w:bookmarkStart w:name="_Toc344371214" w:id="14543"/>
      <w:bookmarkStart w:name="_Toc345329305" w:id="14544"/>
      <w:bookmarkStart w:name="_Toc345669983" w:id="14545"/>
      <w:bookmarkStart w:name="_Toc345670562" w:id="14546"/>
      <w:bookmarkStart w:name="_Toc345689622" w:id="14547"/>
      <w:bookmarkStart w:name="_Toc346706780" w:id="14548"/>
      <w:bookmarkStart w:name="_Toc346869788" w:id="14549"/>
      <w:bookmarkStart w:name="_Toc347474306" w:id="14550"/>
      <w:bookmarkStart w:name="_Toc347479169" w:id="14551"/>
      <w:bookmarkStart w:name="_Toc347566957" w:id="14552"/>
      <w:bookmarkStart w:name="_Toc348357411" w:id="14553"/>
      <w:bookmarkStart w:name="_Toc348723081" w:id="14554"/>
      <w:bookmarkStart w:name="_Toc348723894" w:id="14555"/>
      <w:bookmarkStart w:name="_Toc349030824" w:id="14556"/>
      <w:bookmarkStart w:name="_Toc351470724" w:id="14557"/>
      <w:bookmarkStart w:name="_Toc344370635" w:id="14558"/>
      <w:bookmarkStart w:name="_Toc344371215" w:id="14559"/>
      <w:bookmarkStart w:name="_Toc345329306" w:id="14560"/>
      <w:bookmarkStart w:name="_Toc345669984" w:id="14561"/>
      <w:bookmarkStart w:name="_Toc345670563" w:id="14562"/>
      <w:bookmarkStart w:name="_Toc345689623" w:id="14563"/>
      <w:bookmarkStart w:name="_Toc346706781" w:id="14564"/>
      <w:bookmarkStart w:name="_Toc346869789" w:id="14565"/>
      <w:bookmarkStart w:name="_Toc347474307" w:id="14566"/>
      <w:bookmarkStart w:name="_Toc347479170" w:id="14567"/>
      <w:bookmarkStart w:name="_Toc347566958" w:id="14568"/>
      <w:bookmarkStart w:name="_Toc348357412" w:id="14569"/>
      <w:bookmarkStart w:name="_Toc348723082" w:id="14570"/>
      <w:bookmarkStart w:name="_Toc348723895" w:id="14571"/>
      <w:bookmarkStart w:name="_Toc349030825" w:id="14572"/>
      <w:bookmarkStart w:name="_Toc351470725" w:id="14573"/>
      <w:bookmarkStart w:name="_Toc344370636" w:id="14574"/>
      <w:bookmarkStart w:name="_Toc344371216" w:id="14575"/>
      <w:bookmarkStart w:name="_Toc345329307" w:id="14576"/>
      <w:bookmarkStart w:name="_Toc345669985" w:id="14577"/>
      <w:bookmarkStart w:name="_Toc345670564" w:id="14578"/>
      <w:bookmarkStart w:name="_Toc345689624" w:id="14579"/>
      <w:bookmarkStart w:name="_Toc346706782" w:id="14580"/>
      <w:bookmarkStart w:name="_Toc346869790" w:id="14581"/>
      <w:bookmarkStart w:name="_Toc347474308" w:id="14582"/>
      <w:bookmarkStart w:name="_Toc347479171" w:id="14583"/>
      <w:bookmarkStart w:name="_Toc347566959" w:id="14584"/>
      <w:bookmarkStart w:name="_Toc348357413" w:id="14585"/>
      <w:bookmarkStart w:name="_Toc348723083" w:id="14586"/>
      <w:bookmarkStart w:name="_Toc348723896" w:id="14587"/>
      <w:bookmarkStart w:name="_Toc349030826" w:id="14588"/>
      <w:bookmarkStart w:name="_Toc351470726" w:id="14589"/>
      <w:bookmarkStart w:name="_Toc344370637" w:id="14590"/>
      <w:bookmarkStart w:name="_Toc344371217" w:id="14591"/>
      <w:bookmarkStart w:name="_Toc345329308" w:id="14592"/>
      <w:bookmarkStart w:name="_Toc345669986" w:id="14593"/>
      <w:bookmarkStart w:name="_Toc345670565" w:id="14594"/>
      <w:bookmarkStart w:name="_Toc345689625" w:id="14595"/>
      <w:bookmarkStart w:name="_Toc346706783" w:id="14596"/>
      <w:bookmarkStart w:name="_Toc346869791" w:id="14597"/>
      <w:bookmarkStart w:name="_Toc347474309" w:id="14598"/>
      <w:bookmarkStart w:name="_Toc347479172" w:id="14599"/>
      <w:bookmarkStart w:name="_Toc347566960" w:id="14600"/>
      <w:bookmarkStart w:name="_Toc348357414" w:id="14601"/>
      <w:bookmarkStart w:name="_Toc348723084" w:id="14602"/>
      <w:bookmarkStart w:name="_Toc348723897" w:id="14603"/>
      <w:bookmarkStart w:name="_Toc349030827" w:id="14604"/>
      <w:bookmarkStart w:name="_Toc351470727" w:id="14605"/>
      <w:bookmarkStart w:name="_Toc344370638" w:id="14606"/>
      <w:bookmarkStart w:name="_Toc344371218" w:id="14607"/>
      <w:bookmarkStart w:name="_Toc345329309" w:id="14608"/>
      <w:bookmarkStart w:name="_Toc345669987" w:id="14609"/>
      <w:bookmarkStart w:name="_Toc345670566" w:id="14610"/>
      <w:bookmarkStart w:name="_Toc345689626" w:id="14611"/>
      <w:bookmarkStart w:name="_Toc346706784" w:id="14612"/>
      <w:bookmarkStart w:name="_Toc346869792" w:id="14613"/>
      <w:bookmarkStart w:name="_Toc347474310" w:id="14614"/>
      <w:bookmarkStart w:name="_Toc347479173" w:id="14615"/>
      <w:bookmarkStart w:name="_Toc347566961" w:id="14616"/>
      <w:bookmarkStart w:name="_Toc348357415" w:id="14617"/>
      <w:bookmarkStart w:name="_Toc348723085" w:id="14618"/>
      <w:bookmarkStart w:name="_Toc348723898" w:id="14619"/>
      <w:bookmarkStart w:name="_Toc349030828" w:id="14620"/>
      <w:bookmarkStart w:name="_Toc351470728" w:id="14621"/>
      <w:bookmarkStart w:name="_Toc344370639" w:id="14622"/>
      <w:bookmarkStart w:name="_Toc344371219" w:id="14623"/>
      <w:bookmarkStart w:name="_Toc345329310" w:id="14624"/>
      <w:bookmarkStart w:name="_Toc345669988" w:id="14625"/>
      <w:bookmarkStart w:name="_Toc345670567" w:id="14626"/>
      <w:bookmarkStart w:name="_Toc345689627" w:id="14627"/>
      <w:bookmarkStart w:name="_Toc346706785" w:id="14628"/>
      <w:bookmarkStart w:name="_Toc346869793" w:id="14629"/>
      <w:bookmarkStart w:name="_Toc347474311" w:id="14630"/>
      <w:bookmarkStart w:name="_Toc347479174" w:id="14631"/>
      <w:bookmarkStart w:name="_Toc347566962" w:id="14632"/>
      <w:bookmarkStart w:name="_Toc348357416" w:id="14633"/>
      <w:bookmarkStart w:name="_Toc348723086" w:id="14634"/>
      <w:bookmarkStart w:name="_Toc348723899" w:id="14635"/>
      <w:bookmarkStart w:name="_Toc349030829" w:id="14636"/>
      <w:bookmarkStart w:name="_Toc351470729" w:id="14637"/>
      <w:bookmarkStart w:name="_Toc344370640" w:id="14638"/>
      <w:bookmarkStart w:name="_Toc344371220" w:id="14639"/>
      <w:bookmarkStart w:name="_Toc345329311" w:id="14640"/>
      <w:bookmarkStart w:name="_Toc345669989" w:id="14641"/>
      <w:bookmarkStart w:name="_Toc345670568" w:id="14642"/>
      <w:bookmarkStart w:name="_Toc345689628" w:id="14643"/>
      <w:bookmarkStart w:name="_Toc346706786" w:id="14644"/>
      <w:bookmarkStart w:name="_Toc346869794" w:id="14645"/>
      <w:bookmarkStart w:name="_Toc347474312" w:id="14646"/>
      <w:bookmarkStart w:name="_Toc347479175" w:id="14647"/>
      <w:bookmarkStart w:name="_Toc347566963" w:id="14648"/>
      <w:bookmarkStart w:name="_Toc348357417" w:id="14649"/>
      <w:bookmarkStart w:name="_Toc348723087" w:id="14650"/>
      <w:bookmarkStart w:name="_Toc348723900" w:id="14651"/>
      <w:bookmarkStart w:name="_Toc349030830" w:id="14652"/>
      <w:bookmarkStart w:name="_Toc351470730" w:id="14653"/>
      <w:bookmarkStart w:name="_Toc344370641" w:id="14654"/>
      <w:bookmarkStart w:name="_Toc344371221" w:id="14655"/>
      <w:bookmarkStart w:name="_Toc345329312" w:id="14656"/>
      <w:bookmarkStart w:name="_Toc345669990" w:id="14657"/>
      <w:bookmarkStart w:name="_Toc345670569" w:id="14658"/>
      <w:bookmarkStart w:name="_Toc345689629" w:id="14659"/>
      <w:bookmarkStart w:name="_Toc346706787" w:id="14660"/>
      <w:bookmarkStart w:name="_Toc346869795" w:id="14661"/>
      <w:bookmarkStart w:name="_Toc347474313" w:id="14662"/>
      <w:bookmarkStart w:name="_Toc347479176" w:id="14663"/>
      <w:bookmarkStart w:name="_Toc347566964" w:id="14664"/>
      <w:bookmarkStart w:name="_Toc348357418" w:id="14665"/>
      <w:bookmarkStart w:name="_Toc348723088" w:id="14666"/>
      <w:bookmarkStart w:name="_Toc348723901" w:id="14667"/>
      <w:bookmarkStart w:name="_Toc349030831" w:id="14668"/>
      <w:bookmarkStart w:name="_Toc351470731" w:id="14669"/>
      <w:bookmarkStart w:name="_Toc344370642" w:id="14670"/>
      <w:bookmarkStart w:name="_Toc344371222" w:id="14671"/>
      <w:bookmarkStart w:name="_Toc345329313" w:id="14672"/>
      <w:bookmarkStart w:name="_Toc345669991" w:id="14673"/>
      <w:bookmarkStart w:name="_Toc345670570" w:id="14674"/>
      <w:bookmarkStart w:name="_Toc345689630" w:id="14675"/>
      <w:bookmarkStart w:name="_Toc346706788" w:id="14676"/>
      <w:bookmarkStart w:name="_Toc346869796" w:id="14677"/>
      <w:bookmarkStart w:name="_Toc347474314" w:id="14678"/>
      <w:bookmarkStart w:name="_Toc347479177" w:id="14679"/>
      <w:bookmarkStart w:name="_Toc347563906" w:id="14680"/>
      <w:bookmarkStart w:name="_Toc347566965" w:id="14681"/>
      <w:bookmarkStart w:name="_Toc347819430" w:id="14682"/>
      <w:bookmarkStart w:name="_Toc348357419" w:id="14683"/>
      <w:bookmarkStart w:name="_Toc348723089" w:id="14684"/>
      <w:bookmarkStart w:name="_Toc348723902" w:id="14685"/>
      <w:bookmarkStart w:name="_Toc349030832" w:id="14686"/>
      <w:bookmarkStart w:name="_Toc351470732" w:id="14687"/>
      <w:bookmarkStart w:name="_Toc344370643" w:id="14688"/>
      <w:bookmarkStart w:name="_Toc344371223" w:id="14689"/>
      <w:bookmarkStart w:name="_Toc345329314" w:id="14690"/>
      <w:bookmarkStart w:name="_Toc345669992" w:id="14691"/>
      <w:bookmarkStart w:name="_Toc345670571" w:id="14692"/>
      <w:bookmarkStart w:name="_Toc345689631" w:id="14693"/>
      <w:bookmarkStart w:name="_Toc346706789" w:id="14694"/>
      <w:bookmarkStart w:name="_Toc346869797" w:id="14695"/>
      <w:bookmarkStart w:name="_Toc347474315" w:id="14696"/>
      <w:bookmarkStart w:name="_Toc347479178" w:id="14697"/>
      <w:bookmarkStart w:name="_Toc347563907" w:id="14698"/>
      <w:bookmarkStart w:name="_Toc347566966" w:id="14699"/>
      <w:bookmarkStart w:name="_Toc347819431" w:id="14700"/>
      <w:bookmarkStart w:name="_Toc348357420" w:id="14701"/>
      <w:bookmarkStart w:name="_Toc348723090" w:id="14702"/>
      <w:bookmarkStart w:name="_Toc348723903" w:id="14703"/>
      <w:bookmarkStart w:name="_Toc349030833" w:id="14704"/>
      <w:bookmarkStart w:name="_Toc351470733" w:id="14705"/>
      <w:bookmarkStart w:name="_Toc344370644" w:id="14706"/>
      <w:bookmarkStart w:name="_Toc344371224" w:id="14707"/>
      <w:bookmarkStart w:name="_Toc345329315" w:id="14708"/>
      <w:bookmarkStart w:name="_Toc345669993" w:id="14709"/>
      <w:bookmarkStart w:name="_Toc345670572" w:id="14710"/>
      <w:bookmarkStart w:name="_Toc345689632" w:id="14711"/>
      <w:bookmarkStart w:name="_Toc346706790" w:id="14712"/>
      <w:bookmarkStart w:name="_Toc346869798" w:id="14713"/>
      <w:bookmarkStart w:name="_Toc347474316" w:id="14714"/>
      <w:bookmarkStart w:name="_Toc347479179" w:id="14715"/>
      <w:bookmarkStart w:name="_Toc347566967" w:id="14716"/>
      <w:bookmarkStart w:name="_Toc348357421" w:id="14717"/>
      <w:bookmarkStart w:name="_Toc348723091" w:id="14718"/>
      <w:bookmarkStart w:name="_Toc348723904" w:id="14719"/>
      <w:bookmarkStart w:name="_Toc349030834" w:id="14720"/>
      <w:bookmarkStart w:name="_Toc351470734" w:id="14721"/>
      <w:bookmarkStart w:name="_Toc344370645" w:id="14722"/>
      <w:bookmarkStart w:name="_Toc344371225" w:id="14723"/>
      <w:bookmarkStart w:name="_Toc345329316" w:id="14724"/>
      <w:bookmarkStart w:name="_Toc345669994" w:id="14725"/>
      <w:bookmarkStart w:name="_Toc345670573" w:id="14726"/>
      <w:bookmarkStart w:name="_Toc345689633" w:id="14727"/>
      <w:bookmarkStart w:name="_Toc346706791" w:id="14728"/>
      <w:bookmarkStart w:name="_Toc346869799" w:id="14729"/>
      <w:bookmarkStart w:name="_Toc347474317" w:id="14730"/>
      <w:bookmarkStart w:name="_Toc347479180" w:id="14731"/>
      <w:bookmarkStart w:name="_Toc347566968" w:id="14732"/>
      <w:bookmarkStart w:name="_Toc348357422" w:id="14733"/>
      <w:bookmarkStart w:name="_Toc348723092" w:id="14734"/>
      <w:bookmarkStart w:name="_Toc348723905" w:id="14735"/>
      <w:bookmarkStart w:name="_Toc349030835" w:id="14736"/>
      <w:bookmarkStart w:name="_Toc351470735" w:id="14737"/>
      <w:bookmarkStart w:name="_Toc344370646" w:id="14738"/>
      <w:bookmarkStart w:name="_Toc344371226" w:id="14739"/>
      <w:bookmarkStart w:name="_Toc345329317" w:id="14740"/>
      <w:bookmarkStart w:name="_Toc345669995" w:id="14741"/>
      <w:bookmarkStart w:name="_Toc345670574" w:id="14742"/>
      <w:bookmarkStart w:name="_Toc345689634" w:id="14743"/>
      <w:bookmarkStart w:name="_Toc346706792" w:id="14744"/>
      <w:bookmarkStart w:name="_Toc346869800" w:id="14745"/>
      <w:bookmarkStart w:name="_Toc347474318" w:id="14746"/>
      <w:bookmarkStart w:name="_Toc347479181" w:id="14747"/>
      <w:bookmarkStart w:name="_Toc347566969" w:id="14748"/>
      <w:bookmarkStart w:name="_Toc348357423" w:id="14749"/>
      <w:bookmarkStart w:name="_Toc348723093" w:id="14750"/>
      <w:bookmarkStart w:name="_Toc348723906" w:id="14751"/>
      <w:bookmarkStart w:name="_Toc349030836" w:id="14752"/>
      <w:bookmarkStart w:name="_Toc351470736" w:id="14753"/>
      <w:bookmarkStart w:name="_Toc344370647" w:id="14754"/>
      <w:bookmarkStart w:name="_Toc344371227" w:id="14755"/>
      <w:bookmarkStart w:name="_Toc345329318" w:id="14756"/>
      <w:bookmarkStart w:name="_Toc345669996" w:id="14757"/>
      <w:bookmarkStart w:name="_Toc345670575" w:id="14758"/>
      <w:bookmarkStart w:name="_Toc345689635" w:id="14759"/>
      <w:bookmarkStart w:name="_Toc346706793" w:id="14760"/>
      <w:bookmarkStart w:name="_Toc346869801" w:id="14761"/>
      <w:bookmarkStart w:name="_Toc347474319" w:id="14762"/>
      <w:bookmarkStart w:name="_Toc347479182" w:id="14763"/>
      <w:bookmarkStart w:name="_Toc347566970" w:id="14764"/>
      <w:bookmarkStart w:name="_Toc348357424" w:id="14765"/>
      <w:bookmarkStart w:name="_Toc348723094" w:id="14766"/>
      <w:bookmarkStart w:name="_Toc348723907" w:id="14767"/>
      <w:bookmarkStart w:name="_Toc349030837" w:id="14768"/>
      <w:bookmarkStart w:name="_Toc351470737" w:id="14769"/>
      <w:bookmarkStart w:name="_Toc344370648" w:id="14770"/>
      <w:bookmarkStart w:name="_Toc344371228" w:id="14771"/>
      <w:bookmarkStart w:name="_Toc345329319" w:id="14772"/>
      <w:bookmarkStart w:name="_Toc345669997" w:id="14773"/>
      <w:bookmarkStart w:name="_Toc345670576" w:id="14774"/>
      <w:bookmarkStart w:name="_Toc345689636" w:id="14775"/>
      <w:bookmarkStart w:name="_Toc346706794" w:id="14776"/>
      <w:bookmarkStart w:name="_Toc346869802" w:id="14777"/>
      <w:bookmarkStart w:name="_Toc347474320" w:id="14778"/>
      <w:bookmarkStart w:name="_Toc347479183" w:id="14779"/>
      <w:bookmarkStart w:name="_Toc347566971" w:id="14780"/>
      <w:bookmarkStart w:name="_Toc348357425" w:id="14781"/>
      <w:bookmarkStart w:name="_Toc348723095" w:id="14782"/>
      <w:bookmarkStart w:name="_Toc348723908" w:id="14783"/>
      <w:bookmarkStart w:name="_Toc349030838" w:id="14784"/>
      <w:bookmarkStart w:name="_Toc351470738" w:id="14785"/>
      <w:bookmarkStart w:name="_Toc344370649" w:id="14786"/>
      <w:bookmarkStart w:name="_Toc344371229" w:id="14787"/>
      <w:bookmarkStart w:name="_Toc345329320" w:id="14788"/>
      <w:bookmarkStart w:name="_Toc345669998" w:id="14789"/>
      <w:bookmarkStart w:name="_Toc345670577" w:id="14790"/>
      <w:bookmarkStart w:name="_Toc345689637" w:id="14791"/>
      <w:bookmarkStart w:name="_Toc346706795" w:id="14792"/>
      <w:bookmarkStart w:name="_Toc346869803" w:id="14793"/>
      <w:bookmarkStart w:name="_Toc347474321" w:id="14794"/>
      <w:bookmarkStart w:name="_Toc347479184" w:id="14795"/>
      <w:bookmarkStart w:name="_Toc347566972" w:id="14796"/>
      <w:bookmarkStart w:name="_Toc348357426" w:id="14797"/>
      <w:bookmarkStart w:name="_Toc348723096" w:id="14798"/>
      <w:bookmarkStart w:name="_Toc348723909" w:id="14799"/>
      <w:bookmarkStart w:name="_Toc349030839" w:id="14800"/>
      <w:bookmarkStart w:name="_Toc351470739" w:id="14801"/>
      <w:bookmarkStart w:name="_Toc344370650" w:id="14802"/>
      <w:bookmarkStart w:name="_Toc344371230" w:id="14803"/>
      <w:bookmarkStart w:name="_Toc345329321" w:id="14804"/>
      <w:bookmarkStart w:name="_Toc345669999" w:id="14805"/>
      <w:bookmarkStart w:name="_Toc345670578" w:id="14806"/>
      <w:bookmarkStart w:name="_Toc345689638" w:id="14807"/>
      <w:bookmarkStart w:name="_Toc346706796" w:id="14808"/>
      <w:bookmarkStart w:name="_Toc346869804" w:id="14809"/>
      <w:bookmarkStart w:name="_Toc347474322" w:id="14810"/>
      <w:bookmarkStart w:name="_Toc347479185" w:id="14811"/>
      <w:bookmarkStart w:name="_Toc347566973" w:id="14812"/>
      <w:bookmarkStart w:name="_Toc348357427" w:id="14813"/>
      <w:bookmarkStart w:name="_Toc348723097" w:id="14814"/>
      <w:bookmarkStart w:name="_Toc348723910" w:id="14815"/>
      <w:bookmarkStart w:name="_Toc349030840" w:id="14816"/>
      <w:bookmarkStart w:name="_Toc351470740" w:id="14817"/>
      <w:bookmarkStart w:name="_Toc344370651" w:id="14818"/>
      <w:bookmarkStart w:name="_Toc344371231" w:id="14819"/>
      <w:bookmarkStart w:name="_Toc345329322" w:id="14820"/>
      <w:bookmarkStart w:name="_Toc345670000" w:id="14821"/>
      <w:bookmarkStart w:name="_Toc345670579" w:id="14822"/>
      <w:bookmarkStart w:name="_Toc345689639" w:id="14823"/>
      <w:bookmarkStart w:name="_Toc346706797" w:id="14824"/>
      <w:bookmarkStart w:name="_Toc346869805" w:id="14825"/>
      <w:bookmarkStart w:name="_Toc347474323" w:id="14826"/>
      <w:bookmarkStart w:name="_Toc347479186" w:id="14827"/>
      <w:bookmarkStart w:name="_Toc347566974" w:id="14828"/>
      <w:bookmarkStart w:name="_Toc348357428" w:id="14829"/>
      <w:bookmarkStart w:name="_Toc348723098" w:id="14830"/>
      <w:bookmarkStart w:name="_Toc348723911" w:id="14831"/>
      <w:bookmarkStart w:name="_Toc349030841" w:id="14832"/>
      <w:bookmarkStart w:name="_Toc351470741" w:id="14833"/>
      <w:bookmarkStart w:name="_Toc344370652" w:id="14834"/>
      <w:bookmarkStart w:name="_Toc344371232" w:id="14835"/>
      <w:bookmarkStart w:name="_Toc345329323" w:id="14836"/>
      <w:bookmarkStart w:name="_Toc345670001" w:id="14837"/>
      <w:bookmarkStart w:name="_Toc345670580" w:id="14838"/>
      <w:bookmarkStart w:name="_Toc345689640" w:id="14839"/>
      <w:bookmarkStart w:name="_Toc346706798" w:id="14840"/>
      <w:bookmarkStart w:name="_Toc346869806" w:id="14841"/>
      <w:bookmarkStart w:name="_Toc347474324" w:id="14842"/>
      <w:bookmarkStart w:name="_Toc347479187" w:id="14843"/>
      <w:bookmarkStart w:name="_Toc347563916" w:id="14844"/>
      <w:bookmarkStart w:name="_Toc347566975" w:id="14845"/>
      <w:bookmarkStart w:name="_Toc347819440" w:id="14846"/>
      <w:bookmarkStart w:name="_Toc348357429" w:id="14847"/>
      <w:bookmarkStart w:name="_Toc348723099" w:id="14848"/>
      <w:bookmarkStart w:name="_Toc348723912" w:id="14849"/>
      <w:bookmarkStart w:name="_Toc349030842" w:id="14850"/>
      <w:bookmarkStart w:name="_Toc351470742" w:id="14851"/>
      <w:bookmarkStart w:name="_Toc344370653" w:id="14852"/>
      <w:bookmarkStart w:name="_Toc344371233" w:id="14853"/>
      <w:bookmarkStart w:name="_Toc345329324" w:id="14854"/>
      <w:bookmarkStart w:name="_Toc345670002" w:id="14855"/>
      <w:bookmarkStart w:name="_Toc345670581" w:id="14856"/>
      <w:bookmarkStart w:name="_Toc345689641" w:id="14857"/>
      <w:bookmarkStart w:name="_Toc346706799" w:id="14858"/>
      <w:bookmarkStart w:name="_Toc346869807" w:id="14859"/>
      <w:bookmarkStart w:name="_Toc347474325" w:id="14860"/>
      <w:bookmarkStart w:name="_Toc347479188" w:id="14861"/>
      <w:bookmarkStart w:name="_Toc347563917" w:id="14862"/>
      <w:bookmarkStart w:name="_Toc347566976" w:id="14863"/>
      <w:bookmarkStart w:name="_Toc347819441" w:id="14864"/>
      <w:bookmarkStart w:name="_Toc348357430" w:id="14865"/>
      <w:bookmarkStart w:name="_Toc348723100" w:id="14866"/>
      <w:bookmarkStart w:name="_Toc348723913" w:id="14867"/>
      <w:bookmarkStart w:name="_Toc349030843" w:id="14868"/>
      <w:bookmarkStart w:name="_Toc351470743" w:id="14869"/>
      <w:bookmarkStart w:name="_Toc344370654" w:id="14870"/>
      <w:bookmarkStart w:name="_Toc344371234" w:id="14871"/>
      <w:bookmarkStart w:name="_Toc345329325" w:id="14872"/>
      <w:bookmarkStart w:name="_Toc345670003" w:id="14873"/>
      <w:bookmarkStart w:name="_Toc345670582" w:id="14874"/>
      <w:bookmarkStart w:name="_Toc345689642" w:id="14875"/>
      <w:bookmarkStart w:name="_Toc346706800" w:id="14876"/>
      <w:bookmarkStart w:name="_Toc346869808" w:id="14877"/>
      <w:bookmarkStart w:name="_Toc347474326" w:id="14878"/>
      <w:bookmarkStart w:name="_Toc347479189" w:id="14879"/>
      <w:bookmarkStart w:name="_Toc347566977" w:id="14880"/>
      <w:bookmarkStart w:name="_Toc348357431" w:id="14881"/>
      <w:bookmarkStart w:name="_Toc348723101" w:id="14882"/>
      <w:bookmarkStart w:name="_Toc348723914" w:id="14883"/>
      <w:bookmarkStart w:name="_Toc349030844" w:id="14884"/>
      <w:bookmarkStart w:name="_Toc351470744" w:id="14885"/>
      <w:bookmarkStart w:name="_Toc344370655" w:id="14886"/>
      <w:bookmarkStart w:name="_Toc344371235" w:id="14887"/>
      <w:bookmarkStart w:name="_Toc345329326" w:id="14888"/>
      <w:bookmarkStart w:name="_Toc345670004" w:id="14889"/>
      <w:bookmarkStart w:name="_Toc345670583" w:id="14890"/>
      <w:bookmarkStart w:name="_Toc345689643" w:id="14891"/>
      <w:bookmarkStart w:name="_Toc346706801" w:id="14892"/>
      <w:bookmarkStart w:name="_Toc346869809" w:id="14893"/>
      <w:bookmarkStart w:name="_Toc347474327" w:id="14894"/>
      <w:bookmarkStart w:name="_Toc347479190" w:id="14895"/>
      <w:bookmarkStart w:name="_Toc347566978" w:id="14896"/>
      <w:bookmarkStart w:name="_Toc348357432" w:id="14897"/>
      <w:bookmarkStart w:name="_Toc348723102" w:id="14898"/>
      <w:bookmarkStart w:name="_Toc348723915" w:id="14899"/>
      <w:bookmarkStart w:name="_Toc349030845" w:id="14900"/>
      <w:bookmarkStart w:name="_Toc351470745" w:id="14901"/>
      <w:bookmarkStart w:name="_Toc344370656" w:id="14902"/>
      <w:bookmarkStart w:name="_Toc344371236" w:id="14903"/>
      <w:bookmarkStart w:name="_Toc345329327" w:id="14904"/>
      <w:bookmarkStart w:name="_Toc345670005" w:id="14905"/>
      <w:bookmarkStart w:name="_Toc345670584" w:id="14906"/>
      <w:bookmarkStart w:name="_Toc345689644" w:id="14907"/>
      <w:bookmarkStart w:name="_Toc346706802" w:id="14908"/>
      <w:bookmarkStart w:name="_Toc346869810" w:id="14909"/>
      <w:bookmarkStart w:name="_Toc347474328" w:id="14910"/>
      <w:bookmarkStart w:name="_Toc347479191" w:id="14911"/>
      <w:bookmarkStart w:name="_Toc347566979" w:id="14912"/>
      <w:bookmarkStart w:name="_Toc348357433" w:id="14913"/>
      <w:bookmarkStart w:name="_Toc348723103" w:id="14914"/>
      <w:bookmarkStart w:name="_Toc348723916" w:id="14915"/>
      <w:bookmarkStart w:name="_Toc349030846" w:id="14916"/>
      <w:bookmarkStart w:name="_Toc351470746" w:id="14917"/>
      <w:bookmarkStart w:name="_Toc344370657" w:id="14918"/>
      <w:bookmarkStart w:name="_Toc344371237" w:id="14919"/>
      <w:bookmarkStart w:name="_Toc345329328" w:id="14920"/>
      <w:bookmarkStart w:name="_Toc345670006" w:id="14921"/>
      <w:bookmarkStart w:name="_Toc345670585" w:id="14922"/>
      <w:bookmarkStart w:name="_Toc345689645" w:id="14923"/>
      <w:bookmarkStart w:name="_Toc346706803" w:id="14924"/>
      <w:bookmarkStart w:name="_Toc346869811" w:id="14925"/>
      <w:bookmarkStart w:name="_Toc347474329" w:id="14926"/>
      <w:bookmarkStart w:name="_Toc347479192" w:id="14927"/>
      <w:bookmarkStart w:name="_Toc347566980" w:id="14928"/>
      <w:bookmarkStart w:name="_Toc348357434" w:id="14929"/>
      <w:bookmarkStart w:name="_Toc348723104" w:id="14930"/>
      <w:bookmarkStart w:name="_Toc348723917" w:id="14931"/>
      <w:bookmarkStart w:name="_Toc349030847" w:id="14932"/>
      <w:bookmarkStart w:name="_Toc351470747" w:id="14933"/>
      <w:bookmarkStart w:name="_Toc344370658" w:id="14934"/>
      <w:bookmarkStart w:name="_Toc344371238" w:id="14935"/>
      <w:bookmarkStart w:name="_Toc345329329" w:id="14936"/>
      <w:bookmarkStart w:name="_Toc345670007" w:id="14937"/>
      <w:bookmarkStart w:name="_Toc345670586" w:id="14938"/>
      <w:bookmarkStart w:name="_Toc345689646" w:id="14939"/>
      <w:bookmarkStart w:name="_Toc346706804" w:id="14940"/>
      <w:bookmarkStart w:name="_Toc346869812" w:id="14941"/>
      <w:bookmarkStart w:name="_Toc347474330" w:id="14942"/>
      <w:bookmarkStart w:name="_Toc347479193" w:id="14943"/>
      <w:bookmarkStart w:name="_Toc347566981" w:id="14944"/>
      <w:bookmarkStart w:name="_Toc348357435" w:id="14945"/>
      <w:bookmarkStart w:name="_Toc348723105" w:id="14946"/>
      <w:bookmarkStart w:name="_Toc348723918" w:id="14947"/>
      <w:bookmarkStart w:name="_Toc349030848" w:id="14948"/>
      <w:bookmarkStart w:name="_Toc351470748" w:id="14949"/>
      <w:bookmarkStart w:name="_Toc344370659" w:id="14950"/>
      <w:bookmarkStart w:name="_Toc344371239" w:id="14951"/>
      <w:bookmarkStart w:name="_Toc345329330" w:id="14952"/>
      <w:bookmarkStart w:name="_Toc345670008" w:id="14953"/>
      <w:bookmarkStart w:name="_Toc345670587" w:id="14954"/>
      <w:bookmarkStart w:name="_Toc345689647" w:id="14955"/>
      <w:bookmarkStart w:name="_Toc346706805" w:id="14956"/>
      <w:bookmarkStart w:name="_Toc346869813" w:id="14957"/>
      <w:bookmarkStart w:name="_Toc347474331" w:id="14958"/>
      <w:bookmarkStart w:name="_Toc347479194" w:id="14959"/>
      <w:bookmarkStart w:name="_Toc347566982" w:id="14960"/>
      <w:bookmarkStart w:name="_Toc348357436" w:id="14961"/>
      <w:bookmarkStart w:name="_Toc348723106" w:id="14962"/>
      <w:bookmarkStart w:name="_Toc348723919" w:id="14963"/>
      <w:bookmarkStart w:name="_Toc349030849" w:id="14964"/>
      <w:bookmarkStart w:name="_Toc351470749" w:id="14965"/>
      <w:bookmarkStart w:name="_Toc344370660" w:id="14966"/>
      <w:bookmarkStart w:name="_Toc344371240" w:id="14967"/>
      <w:bookmarkStart w:name="_Toc345329331" w:id="14968"/>
      <w:bookmarkStart w:name="_Toc345670009" w:id="14969"/>
      <w:bookmarkStart w:name="_Toc345670588" w:id="14970"/>
      <w:bookmarkStart w:name="_Toc345689648" w:id="14971"/>
      <w:bookmarkStart w:name="_Toc346706806" w:id="14972"/>
      <w:bookmarkStart w:name="_Toc346869814" w:id="14973"/>
      <w:bookmarkStart w:name="_Toc347474332" w:id="14974"/>
      <w:bookmarkStart w:name="_Toc347479195" w:id="14975"/>
      <w:bookmarkStart w:name="_Toc347566983" w:id="14976"/>
      <w:bookmarkStart w:name="_Toc348357437" w:id="14977"/>
      <w:bookmarkStart w:name="_Toc348723107" w:id="14978"/>
      <w:bookmarkStart w:name="_Toc348723920" w:id="14979"/>
      <w:bookmarkStart w:name="_Toc349030850" w:id="14980"/>
      <w:bookmarkStart w:name="_Toc351470750" w:id="14981"/>
      <w:bookmarkStart w:name="_Toc344370661" w:id="14982"/>
      <w:bookmarkStart w:name="_Toc344371241" w:id="14983"/>
      <w:bookmarkStart w:name="_Toc345329332" w:id="14984"/>
      <w:bookmarkStart w:name="_Toc345670010" w:id="14985"/>
      <w:bookmarkStart w:name="_Toc345670589" w:id="14986"/>
      <w:bookmarkStart w:name="_Toc345689649" w:id="14987"/>
      <w:bookmarkStart w:name="_Toc346706807" w:id="14988"/>
      <w:bookmarkStart w:name="_Toc346869815" w:id="14989"/>
      <w:bookmarkStart w:name="_Toc347474333" w:id="14990"/>
      <w:bookmarkStart w:name="_Toc347479196" w:id="14991"/>
      <w:bookmarkStart w:name="_Toc347566984" w:id="14992"/>
      <w:bookmarkStart w:name="_Toc348357438" w:id="14993"/>
      <w:bookmarkStart w:name="_Toc348723108" w:id="14994"/>
      <w:bookmarkStart w:name="_Toc348723921" w:id="14995"/>
      <w:bookmarkStart w:name="_Toc349030851" w:id="14996"/>
      <w:bookmarkStart w:name="_Toc351470751" w:id="14997"/>
      <w:bookmarkStart w:name="_Toc344370662" w:id="14998"/>
      <w:bookmarkStart w:name="_Toc344371242" w:id="14999"/>
      <w:bookmarkStart w:name="_Toc345329333" w:id="15000"/>
      <w:bookmarkStart w:name="_Toc345670011" w:id="15001"/>
      <w:bookmarkStart w:name="_Toc345670590" w:id="15002"/>
      <w:bookmarkStart w:name="_Toc345689650" w:id="15003"/>
      <w:bookmarkStart w:name="_Toc346706808" w:id="15004"/>
      <w:bookmarkStart w:name="_Toc346869816" w:id="15005"/>
      <w:bookmarkStart w:name="_Toc347474334" w:id="15006"/>
      <w:bookmarkStart w:name="_Toc347479197" w:id="15007"/>
      <w:bookmarkStart w:name="_Toc347563926" w:id="15008"/>
      <w:bookmarkStart w:name="_Toc347566985" w:id="15009"/>
      <w:bookmarkStart w:name="_Toc347819450" w:id="15010"/>
      <w:bookmarkStart w:name="_Toc348357439" w:id="15011"/>
      <w:bookmarkStart w:name="_Toc348723109" w:id="15012"/>
      <w:bookmarkStart w:name="_Toc348723922" w:id="15013"/>
      <w:bookmarkStart w:name="_Toc349030852" w:id="15014"/>
      <w:bookmarkStart w:name="_Toc351470752" w:id="15015"/>
      <w:bookmarkStart w:name="_Toc344370663" w:id="15016"/>
      <w:bookmarkStart w:name="_Toc344371243" w:id="15017"/>
      <w:bookmarkStart w:name="_Toc345329334" w:id="15018"/>
      <w:bookmarkStart w:name="_Toc345670012" w:id="15019"/>
      <w:bookmarkStart w:name="_Toc345670591" w:id="15020"/>
      <w:bookmarkStart w:name="_Toc345689651" w:id="15021"/>
      <w:bookmarkStart w:name="_Toc346706809" w:id="15022"/>
      <w:bookmarkStart w:name="_Toc346869817" w:id="15023"/>
      <w:bookmarkStart w:name="_Toc347474335" w:id="15024"/>
      <w:bookmarkStart w:name="_Toc347479198" w:id="15025"/>
      <w:bookmarkStart w:name="_Toc347563927" w:id="15026"/>
      <w:bookmarkStart w:name="_Toc347566986" w:id="15027"/>
      <w:bookmarkStart w:name="_Toc347819451" w:id="15028"/>
      <w:bookmarkStart w:name="_Toc348357440" w:id="15029"/>
      <w:bookmarkStart w:name="_Toc348723110" w:id="15030"/>
      <w:bookmarkStart w:name="_Toc348723923" w:id="15031"/>
      <w:bookmarkStart w:name="_Toc349030853" w:id="15032"/>
      <w:bookmarkStart w:name="_Toc351470753" w:id="15033"/>
      <w:bookmarkStart w:name="_Toc344370664" w:id="15034"/>
      <w:bookmarkStart w:name="_Toc344371244" w:id="15035"/>
      <w:bookmarkStart w:name="_Toc345329335" w:id="15036"/>
      <w:bookmarkStart w:name="_Toc345670013" w:id="15037"/>
      <w:bookmarkStart w:name="_Toc345670592" w:id="15038"/>
      <w:bookmarkStart w:name="_Toc345689652" w:id="15039"/>
      <w:bookmarkStart w:name="_Toc346706810" w:id="15040"/>
      <w:bookmarkStart w:name="_Toc346869818" w:id="15041"/>
      <w:bookmarkStart w:name="_Toc347474336" w:id="15042"/>
      <w:bookmarkStart w:name="_Toc347479199" w:id="15043"/>
      <w:bookmarkStart w:name="_Toc347566987" w:id="15044"/>
      <w:bookmarkStart w:name="_Toc348357441" w:id="15045"/>
      <w:bookmarkStart w:name="_Toc348723111" w:id="15046"/>
      <w:bookmarkStart w:name="_Toc348723924" w:id="15047"/>
      <w:bookmarkStart w:name="_Toc349030854" w:id="15048"/>
      <w:bookmarkStart w:name="_Toc351470754" w:id="15049"/>
      <w:bookmarkStart w:name="_Toc344370665" w:id="15050"/>
      <w:bookmarkStart w:name="_Toc344371245" w:id="15051"/>
      <w:bookmarkStart w:name="_Toc345329336" w:id="15052"/>
      <w:bookmarkStart w:name="_Toc345670014" w:id="15053"/>
      <w:bookmarkStart w:name="_Toc345670593" w:id="15054"/>
      <w:bookmarkStart w:name="_Toc345689653" w:id="15055"/>
      <w:bookmarkStart w:name="_Toc346706811" w:id="15056"/>
      <w:bookmarkStart w:name="_Toc346869819" w:id="15057"/>
      <w:bookmarkStart w:name="_Toc347474337" w:id="15058"/>
      <w:bookmarkStart w:name="_Toc347479200" w:id="15059"/>
      <w:bookmarkStart w:name="_Toc347566988" w:id="15060"/>
      <w:bookmarkStart w:name="_Toc348357442" w:id="15061"/>
      <w:bookmarkStart w:name="_Toc348723112" w:id="15062"/>
      <w:bookmarkStart w:name="_Toc348723925" w:id="15063"/>
      <w:bookmarkStart w:name="_Toc349030855" w:id="15064"/>
      <w:bookmarkStart w:name="_Toc351470755" w:id="15065"/>
      <w:bookmarkStart w:name="_Toc344370666" w:id="15066"/>
      <w:bookmarkStart w:name="_Toc344371246" w:id="15067"/>
      <w:bookmarkStart w:name="_Toc345329337" w:id="15068"/>
      <w:bookmarkStart w:name="_Toc345670015" w:id="15069"/>
      <w:bookmarkStart w:name="_Toc345670594" w:id="15070"/>
      <w:bookmarkStart w:name="_Toc345689654" w:id="15071"/>
      <w:bookmarkStart w:name="_Toc346706812" w:id="15072"/>
      <w:bookmarkStart w:name="_Toc346869820" w:id="15073"/>
      <w:bookmarkStart w:name="_Toc347474338" w:id="15074"/>
      <w:bookmarkStart w:name="_Toc347479201" w:id="15075"/>
      <w:bookmarkStart w:name="_Toc347566989" w:id="15076"/>
      <w:bookmarkStart w:name="_Toc348357443" w:id="15077"/>
      <w:bookmarkStart w:name="_Toc348723113" w:id="15078"/>
      <w:bookmarkStart w:name="_Toc348723926" w:id="15079"/>
      <w:bookmarkStart w:name="_Toc349030856" w:id="15080"/>
      <w:bookmarkStart w:name="_Toc351470756" w:id="15081"/>
      <w:bookmarkStart w:name="_Toc344370667" w:id="15082"/>
      <w:bookmarkStart w:name="_Toc344371247" w:id="15083"/>
      <w:bookmarkStart w:name="_Toc345329338" w:id="15084"/>
      <w:bookmarkStart w:name="_Toc345670016" w:id="15085"/>
      <w:bookmarkStart w:name="_Toc345670595" w:id="15086"/>
      <w:bookmarkStart w:name="_Toc345689655" w:id="15087"/>
      <w:bookmarkStart w:name="_Toc346706813" w:id="15088"/>
      <w:bookmarkStart w:name="_Toc346869821" w:id="15089"/>
      <w:bookmarkStart w:name="_Toc347474339" w:id="15090"/>
      <w:bookmarkStart w:name="_Toc347479202" w:id="15091"/>
      <w:bookmarkStart w:name="_Toc347566990" w:id="15092"/>
      <w:bookmarkStart w:name="_Toc348357444" w:id="15093"/>
      <w:bookmarkStart w:name="_Toc348723114" w:id="15094"/>
      <w:bookmarkStart w:name="_Toc348723927" w:id="15095"/>
      <w:bookmarkStart w:name="_Toc349030857" w:id="15096"/>
      <w:bookmarkStart w:name="_Toc351470757" w:id="15097"/>
      <w:bookmarkStart w:name="_Toc344370668" w:id="15098"/>
      <w:bookmarkStart w:name="_Toc344371248" w:id="15099"/>
      <w:bookmarkStart w:name="_Toc345329339" w:id="15100"/>
      <w:bookmarkStart w:name="_Toc345670017" w:id="15101"/>
      <w:bookmarkStart w:name="_Toc345670596" w:id="15102"/>
      <w:bookmarkStart w:name="_Toc345689656" w:id="15103"/>
      <w:bookmarkStart w:name="_Toc346706814" w:id="15104"/>
      <w:bookmarkStart w:name="_Toc346869822" w:id="15105"/>
      <w:bookmarkStart w:name="_Toc347474340" w:id="15106"/>
      <w:bookmarkStart w:name="_Toc347479203" w:id="15107"/>
      <w:bookmarkStart w:name="_Toc347566991" w:id="15108"/>
      <w:bookmarkStart w:name="_Toc348357445" w:id="15109"/>
      <w:bookmarkStart w:name="_Toc348723115" w:id="15110"/>
      <w:bookmarkStart w:name="_Toc348723928" w:id="15111"/>
      <w:bookmarkStart w:name="_Toc349030858" w:id="15112"/>
      <w:bookmarkStart w:name="_Toc351470758" w:id="15113"/>
      <w:bookmarkStart w:name="_Toc344370669" w:id="15114"/>
      <w:bookmarkStart w:name="_Toc344371249" w:id="15115"/>
      <w:bookmarkStart w:name="_Toc345329340" w:id="15116"/>
      <w:bookmarkStart w:name="_Toc345670018" w:id="15117"/>
      <w:bookmarkStart w:name="_Toc345670597" w:id="15118"/>
      <w:bookmarkStart w:name="_Toc345689657" w:id="15119"/>
      <w:bookmarkStart w:name="_Toc346706815" w:id="15120"/>
      <w:bookmarkStart w:name="_Toc346869823" w:id="15121"/>
      <w:bookmarkStart w:name="_Toc347474341" w:id="15122"/>
      <w:bookmarkStart w:name="_Toc347479204" w:id="15123"/>
      <w:bookmarkStart w:name="_Toc347566992" w:id="15124"/>
      <w:bookmarkStart w:name="_Toc348357446" w:id="15125"/>
      <w:bookmarkStart w:name="_Toc348723116" w:id="15126"/>
      <w:bookmarkStart w:name="_Toc348723929" w:id="15127"/>
      <w:bookmarkStart w:name="_Toc349030859" w:id="15128"/>
      <w:bookmarkStart w:name="_Toc351470759" w:id="15129"/>
      <w:bookmarkStart w:name="_Toc344370670" w:id="15130"/>
      <w:bookmarkStart w:name="_Toc344371250" w:id="15131"/>
      <w:bookmarkStart w:name="_Toc345329341" w:id="15132"/>
      <w:bookmarkStart w:name="_Toc345670019" w:id="15133"/>
      <w:bookmarkStart w:name="_Toc345670598" w:id="15134"/>
      <w:bookmarkStart w:name="_Toc345689658" w:id="15135"/>
      <w:bookmarkStart w:name="_Toc346706816" w:id="15136"/>
      <w:bookmarkStart w:name="_Toc346869824" w:id="15137"/>
      <w:bookmarkStart w:name="_Toc347474342" w:id="15138"/>
      <w:bookmarkStart w:name="_Toc347479205" w:id="15139"/>
      <w:bookmarkStart w:name="_Toc347566993" w:id="15140"/>
      <w:bookmarkStart w:name="_Toc348357447" w:id="15141"/>
      <w:bookmarkStart w:name="_Toc348723117" w:id="15142"/>
      <w:bookmarkStart w:name="_Toc348723930" w:id="15143"/>
      <w:bookmarkStart w:name="_Toc349030860" w:id="15144"/>
      <w:bookmarkStart w:name="_Toc351470760" w:id="15145"/>
      <w:bookmarkStart w:name="_Toc344370671" w:id="15146"/>
      <w:bookmarkStart w:name="_Toc344371251" w:id="15147"/>
      <w:bookmarkStart w:name="_Toc345329342" w:id="15148"/>
      <w:bookmarkStart w:name="_Toc345670020" w:id="15149"/>
      <w:bookmarkStart w:name="_Toc345670599" w:id="15150"/>
      <w:bookmarkStart w:name="_Toc345689659" w:id="15151"/>
      <w:bookmarkStart w:name="_Toc346706817" w:id="15152"/>
      <w:bookmarkStart w:name="_Toc346869825" w:id="15153"/>
      <w:bookmarkStart w:name="_Toc347474343" w:id="15154"/>
      <w:bookmarkStart w:name="_Toc347479206" w:id="15155"/>
      <w:bookmarkStart w:name="_Toc347566994" w:id="15156"/>
      <w:bookmarkStart w:name="_Toc348357448" w:id="15157"/>
      <w:bookmarkStart w:name="_Toc348723118" w:id="15158"/>
      <w:bookmarkStart w:name="_Toc348723931" w:id="15159"/>
      <w:bookmarkStart w:name="_Toc349030861" w:id="15160"/>
      <w:bookmarkStart w:name="_Toc351470761" w:id="15161"/>
      <w:bookmarkStart w:name="_Toc344370672" w:id="15162"/>
      <w:bookmarkStart w:name="_Toc344371252" w:id="15163"/>
      <w:bookmarkStart w:name="_Toc345329343" w:id="15164"/>
      <w:bookmarkStart w:name="_Toc345670021" w:id="15165"/>
      <w:bookmarkStart w:name="_Toc345670600" w:id="15166"/>
      <w:bookmarkStart w:name="_Toc345689660" w:id="15167"/>
      <w:bookmarkStart w:name="_Toc346706818" w:id="15168"/>
      <w:bookmarkStart w:name="_Toc346869826" w:id="15169"/>
      <w:bookmarkStart w:name="_Toc347474344" w:id="15170"/>
      <w:bookmarkStart w:name="_Toc347479207" w:id="15171"/>
      <w:bookmarkStart w:name="_Toc347563936" w:id="15172"/>
      <w:bookmarkStart w:name="_Toc347566995" w:id="15173"/>
      <w:bookmarkStart w:name="_Toc347819460" w:id="15174"/>
      <w:bookmarkStart w:name="_Toc348357449" w:id="15175"/>
      <w:bookmarkStart w:name="_Toc348723119" w:id="15176"/>
      <w:bookmarkStart w:name="_Toc348723932" w:id="15177"/>
      <w:bookmarkStart w:name="_Toc349030862" w:id="15178"/>
      <w:bookmarkStart w:name="_Toc351470762" w:id="15179"/>
      <w:bookmarkStart w:name="_Toc344370673" w:id="15180"/>
      <w:bookmarkStart w:name="_Toc344371253" w:id="15181"/>
      <w:bookmarkStart w:name="_Toc345329344" w:id="15182"/>
      <w:bookmarkStart w:name="_Toc345670022" w:id="15183"/>
      <w:bookmarkStart w:name="_Toc345670601" w:id="15184"/>
      <w:bookmarkStart w:name="_Toc345689661" w:id="15185"/>
      <w:bookmarkStart w:name="_Toc346706819" w:id="15186"/>
      <w:bookmarkStart w:name="_Toc346869827" w:id="15187"/>
      <w:bookmarkStart w:name="_Toc347474345" w:id="15188"/>
      <w:bookmarkStart w:name="_Toc347479208" w:id="15189"/>
      <w:bookmarkStart w:name="_Toc347563937" w:id="15190"/>
      <w:bookmarkStart w:name="_Toc347566996" w:id="15191"/>
      <w:bookmarkStart w:name="_Toc347819461" w:id="15192"/>
      <w:bookmarkStart w:name="_Toc348357450" w:id="15193"/>
      <w:bookmarkStart w:name="_Toc348723120" w:id="15194"/>
      <w:bookmarkStart w:name="_Toc348723933" w:id="15195"/>
      <w:bookmarkStart w:name="_Toc349030863" w:id="15196"/>
      <w:bookmarkStart w:name="_Toc351470763" w:id="15197"/>
      <w:bookmarkStart w:name="_Toc344370674" w:id="15198"/>
      <w:bookmarkStart w:name="_Toc344371254" w:id="15199"/>
      <w:bookmarkStart w:name="_Toc345329345" w:id="15200"/>
      <w:bookmarkStart w:name="_Toc345670023" w:id="15201"/>
      <w:bookmarkStart w:name="_Toc345670602" w:id="15202"/>
      <w:bookmarkStart w:name="_Toc345689662" w:id="15203"/>
      <w:bookmarkStart w:name="_Toc346706820" w:id="15204"/>
      <w:bookmarkStart w:name="_Toc346869828" w:id="15205"/>
      <w:bookmarkStart w:name="_Toc347474346" w:id="15206"/>
      <w:bookmarkStart w:name="_Toc347479209" w:id="15207"/>
      <w:bookmarkStart w:name="_Toc347566997" w:id="15208"/>
      <w:bookmarkStart w:name="_Toc348357451" w:id="15209"/>
      <w:bookmarkStart w:name="_Toc348723121" w:id="15210"/>
      <w:bookmarkStart w:name="_Toc348723934" w:id="15211"/>
      <w:bookmarkStart w:name="_Toc349030864" w:id="15212"/>
      <w:bookmarkStart w:name="_Toc351470764" w:id="15213"/>
      <w:bookmarkStart w:name="_Toc344370675" w:id="15214"/>
      <w:bookmarkStart w:name="_Toc344371255" w:id="15215"/>
      <w:bookmarkStart w:name="_Toc345329346" w:id="15216"/>
      <w:bookmarkStart w:name="_Toc345670024" w:id="15217"/>
      <w:bookmarkStart w:name="_Toc345670603" w:id="15218"/>
      <w:bookmarkStart w:name="_Toc345689663" w:id="15219"/>
      <w:bookmarkStart w:name="_Toc346706821" w:id="15220"/>
      <w:bookmarkStart w:name="_Toc346869829" w:id="15221"/>
      <w:bookmarkStart w:name="_Toc347474347" w:id="15222"/>
      <w:bookmarkStart w:name="_Toc347479210" w:id="15223"/>
      <w:bookmarkStart w:name="_Toc347566998" w:id="15224"/>
      <w:bookmarkStart w:name="_Toc348357452" w:id="15225"/>
      <w:bookmarkStart w:name="_Toc348723122" w:id="15226"/>
      <w:bookmarkStart w:name="_Toc348723935" w:id="15227"/>
      <w:bookmarkStart w:name="_Toc349030865" w:id="15228"/>
      <w:bookmarkStart w:name="_Toc351470765" w:id="15229"/>
      <w:bookmarkStart w:name="_Toc344370676" w:id="15230"/>
      <w:bookmarkStart w:name="_Toc344371256" w:id="15231"/>
      <w:bookmarkStart w:name="_Toc345329347" w:id="15232"/>
      <w:bookmarkStart w:name="_Toc345670025" w:id="15233"/>
      <w:bookmarkStart w:name="_Toc345670604" w:id="15234"/>
      <w:bookmarkStart w:name="_Toc345689664" w:id="15235"/>
      <w:bookmarkStart w:name="_Toc346706822" w:id="15236"/>
      <w:bookmarkStart w:name="_Toc346869830" w:id="15237"/>
      <w:bookmarkStart w:name="_Toc347474348" w:id="15238"/>
      <w:bookmarkStart w:name="_Toc347479211" w:id="15239"/>
      <w:bookmarkStart w:name="_Toc347566999" w:id="15240"/>
      <w:bookmarkStart w:name="_Toc348357453" w:id="15241"/>
      <w:bookmarkStart w:name="_Toc348723123" w:id="15242"/>
      <w:bookmarkStart w:name="_Toc348723936" w:id="15243"/>
      <w:bookmarkStart w:name="_Toc349030866" w:id="15244"/>
      <w:bookmarkStart w:name="_Toc351470766" w:id="15245"/>
      <w:bookmarkStart w:name="_Toc344370677" w:id="15246"/>
      <w:bookmarkStart w:name="_Toc344371257" w:id="15247"/>
      <w:bookmarkStart w:name="_Toc345329348" w:id="15248"/>
      <w:bookmarkStart w:name="_Toc345670026" w:id="15249"/>
      <w:bookmarkStart w:name="_Toc345670605" w:id="15250"/>
      <w:bookmarkStart w:name="_Toc345689665" w:id="15251"/>
      <w:bookmarkStart w:name="_Toc346706823" w:id="15252"/>
      <w:bookmarkStart w:name="_Toc346869831" w:id="15253"/>
      <w:bookmarkStart w:name="_Toc347474349" w:id="15254"/>
      <w:bookmarkStart w:name="_Toc347479212" w:id="15255"/>
      <w:bookmarkStart w:name="_Toc347567000" w:id="15256"/>
      <w:bookmarkStart w:name="_Toc348357454" w:id="15257"/>
      <w:bookmarkStart w:name="_Toc348723124" w:id="15258"/>
      <w:bookmarkStart w:name="_Toc348723937" w:id="15259"/>
      <w:bookmarkStart w:name="_Toc349030867" w:id="15260"/>
      <w:bookmarkStart w:name="_Toc351470767" w:id="15261"/>
      <w:bookmarkStart w:name="_Toc344370678" w:id="15262"/>
      <w:bookmarkStart w:name="_Toc344371258" w:id="15263"/>
      <w:bookmarkStart w:name="_Toc345329349" w:id="15264"/>
      <w:bookmarkStart w:name="_Toc345670027" w:id="15265"/>
      <w:bookmarkStart w:name="_Toc345670606" w:id="15266"/>
      <w:bookmarkStart w:name="_Toc345689666" w:id="15267"/>
      <w:bookmarkStart w:name="_Toc346706824" w:id="15268"/>
      <w:bookmarkStart w:name="_Toc346869832" w:id="15269"/>
      <w:bookmarkStart w:name="_Toc347474350" w:id="15270"/>
      <w:bookmarkStart w:name="_Toc347479213" w:id="15271"/>
      <w:bookmarkStart w:name="_Toc347567001" w:id="15272"/>
      <w:bookmarkStart w:name="_Toc348357455" w:id="15273"/>
      <w:bookmarkStart w:name="_Toc348723125" w:id="15274"/>
      <w:bookmarkStart w:name="_Toc348723938" w:id="15275"/>
      <w:bookmarkStart w:name="_Toc349030868" w:id="15276"/>
      <w:bookmarkStart w:name="_Toc351470768" w:id="15277"/>
      <w:bookmarkStart w:name="_Toc344370679" w:id="15278"/>
      <w:bookmarkStart w:name="_Toc344371259" w:id="15279"/>
      <w:bookmarkStart w:name="_Toc345329350" w:id="15280"/>
      <w:bookmarkStart w:name="_Toc345670028" w:id="15281"/>
      <w:bookmarkStart w:name="_Toc345670607" w:id="15282"/>
      <w:bookmarkStart w:name="_Toc345689667" w:id="15283"/>
      <w:bookmarkStart w:name="_Toc346706825" w:id="15284"/>
      <w:bookmarkStart w:name="_Toc346869833" w:id="15285"/>
      <w:bookmarkStart w:name="_Toc347474351" w:id="15286"/>
      <w:bookmarkStart w:name="_Toc347479214" w:id="15287"/>
      <w:bookmarkStart w:name="_Toc347567002" w:id="15288"/>
      <w:bookmarkStart w:name="_Toc348357456" w:id="15289"/>
      <w:bookmarkStart w:name="_Toc348723126" w:id="15290"/>
      <w:bookmarkStart w:name="_Toc348723939" w:id="15291"/>
      <w:bookmarkStart w:name="_Toc349030869" w:id="15292"/>
      <w:bookmarkStart w:name="_Toc351470769" w:id="15293"/>
      <w:bookmarkStart w:name="_Toc344370680" w:id="15294"/>
      <w:bookmarkStart w:name="_Toc344371260" w:id="15295"/>
      <w:bookmarkStart w:name="_Toc345329351" w:id="15296"/>
      <w:bookmarkStart w:name="_Toc345670029" w:id="15297"/>
      <w:bookmarkStart w:name="_Toc345670608" w:id="15298"/>
      <w:bookmarkStart w:name="_Toc345689668" w:id="15299"/>
      <w:bookmarkStart w:name="_Toc346706826" w:id="15300"/>
      <w:bookmarkStart w:name="_Toc346869834" w:id="15301"/>
      <w:bookmarkStart w:name="_Toc347474352" w:id="15302"/>
      <w:bookmarkStart w:name="_Toc347479215" w:id="15303"/>
      <w:bookmarkStart w:name="_Toc347567003" w:id="15304"/>
      <w:bookmarkStart w:name="_Toc348357457" w:id="15305"/>
      <w:bookmarkStart w:name="_Toc348723127" w:id="15306"/>
      <w:bookmarkStart w:name="_Toc348723940" w:id="15307"/>
      <w:bookmarkStart w:name="_Toc349030870" w:id="15308"/>
      <w:bookmarkStart w:name="_Toc351470770" w:id="15309"/>
      <w:bookmarkStart w:name="_Toc344370681" w:id="15310"/>
      <w:bookmarkStart w:name="_Toc344371261" w:id="15311"/>
      <w:bookmarkStart w:name="_Toc345329352" w:id="15312"/>
      <w:bookmarkStart w:name="_Toc345670030" w:id="15313"/>
      <w:bookmarkStart w:name="_Toc345670609" w:id="15314"/>
      <w:bookmarkStart w:name="_Toc345689669" w:id="15315"/>
      <w:bookmarkStart w:name="_Toc346706827" w:id="15316"/>
      <w:bookmarkStart w:name="_Toc346869835" w:id="15317"/>
      <w:bookmarkStart w:name="_Toc347474353" w:id="15318"/>
      <w:bookmarkStart w:name="_Toc347479216" w:id="15319"/>
      <w:bookmarkStart w:name="_Toc347567004" w:id="15320"/>
      <w:bookmarkStart w:name="_Toc348357458" w:id="15321"/>
      <w:bookmarkStart w:name="_Toc348723128" w:id="15322"/>
      <w:bookmarkStart w:name="_Toc348723941" w:id="15323"/>
      <w:bookmarkStart w:name="_Toc349030871" w:id="15324"/>
      <w:bookmarkStart w:name="_Toc351470771" w:id="15325"/>
      <w:bookmarkStart w:name="_Toc344370682" w:id="15326"/>
      <w:bookmarkStart w:name="_Toc344371262" w:id="15327"/>
      <w:bookmarkStart w:name="_Toc345329353" w:id="15328"/>
      <w:bookmarkStart w:name="_Toc345670031" w:id="15329"/>
      <w:bookmarkStart w:name="_Toc345670610" w:id="15330"/>
      <w:bookmarkStart w:name="_Toc345689670" w:id="15331"/>
      <w:bookmarkStart w:name="_Toc346706828" w:id="15332"/>
      <w:bookmarkStart w:name="_Toc346869836" w:id="15333"/>
      <w:bookmarkStart w:name="_Toc347474354" w:id="15334"/>
      <w:bookmarkStart w:name="_Toc347479217" w:id="15335"/>
      <w:bookmarkStart w:name="_Toc347563946" w:id="15336"/>
      <w:bookmarkStart w:name="_Toc347567005" w:id="15337"/>
      <w:bookmarkStart w:name="_Toc347819470" w:id="15338"/>
      <w:bookmarkStart w:name="_Toc348357459" w:id="15339"/>
      <w:bookmarkStart w:name="_Toc348723129" w:id="15340"/>
      <w:bookmarkStart w:name="_Toc348723942" w:id="15341"/>
      <w:bookmarkStart w:name="_Toc349030872" w:id="15342"/>
      <w:bookmarkStart w:name="_Toc351470772" w:id="15343"/>
      <w:bookmarkStart w:name="_Toc344370683" w:id="15344"/>
      <w:bookmarkStart w:name="_Toc344371263" w:id="15345"/>
      <w:bookmarkStart w:name="_Toc345329354" w:id="15346"/>
      <w:bookmarkStart w:name="_Toc345670032" w:id="15347"/>
      <w:bookmarkStart w:name="_Toc345670611" w:id="15348"/>
      <w:bookmarkStart w:name="_Toc345689671" w:id="15349"/>
      <w:bookmarkStart w:name="_Toc346706829" w:id="15350"/>
      <w:bookmarkStart w:name="_Toc346869837" w:id="15351"/>
      <w:bookmarkStart w:name="_Toc347474355" w:id="15352"/>
      <w:bookmarkStart w:name="_Toc347479218" w:id="15353"/>
      <w:bookmarkStart w:name="_Toc347563947" w:id="15354"/>
      <w:bookmarkStart w:name="_Toc347567006" w:id="15355"/>
      <w:bookmarkStart w:name="_Toc347819471" w:id="15356"/>
      <w:bookmarkStart w:name="_Toc348357460" w:id="15357"/>
      <w:bookmarkStart w:name="_Toc348723130" w:id="15358"/>
      <w:bookmarkStart w:name="_Toc348723943" w:id="15359"/>
      <w:bookmarkStart w:name="_Toc349030873" w:id="15360"/>
      <w:bookmarkStart w:name="_Toc351470773" w:id="15361"/>
      <w:bookmarkStart w:name="_Toc344370684" w:id="15362"/>
      <w:bookmarkStart w:name="_Toc344371264" w:id="15363"/>
      <w:bookmarkStart w:name="_Toc345329355" w:id="15364"/>
      <w:bookmarkStart w:name="_Toc345670033" w:id="15365"/>
      <w:bookmarkStart w:name="_Toc345670612" w:id="15366"/>
      <w:bookmarkStart w:name="_Toc345689672" w:id="15367"/>
      <w:bookmarkStart w:name="_Toc346706830" w:id="15368"/>
      <w:bookmarkStart w:name="_Toc346869838" w:id="15369"/>
      <w:bookmarkStart w:name="_Toc347474356" w:id="15370"/>
      <w:bookmarkStart w:name="_Toc347479219" w:id="15371"/>
      <w:bookmarkStart w:name="_Toc347567007" w:id="15372"/>
      <w:bookmarkStart w:name="_Toc348357461" w:id="15373"/>
      <w:bookmarkStart w:name="_Toc348723131" w:id="15374"/>
      <w:bookmarkStart w:name="_Toc348723944" w:id="15375"/>
      <w:bookmarkStart w:name="_Toc349030874" w:id="15376"/>
      <w:bookmarkStart w:name="_Toc351470774" w:id="15377"/>
      <w:bookmarkStart w:name="_Toc344370685" w:id="15378"/>
      <w:bookmarkStart w:name="_Toc344371265" w:id="15379"/>
      <w:bookmarkStart w:name="_Toc345329356" w:id="15380"/>
      <w:bookmarkStart w:name="_Toc345670034" w:id="15381"/>
      <w:bookmarkStart w:name="_Toc345670613" w:id="15382"/>
      <w:bookmarkStart w:name="_Toc345689673" w:id="15383"/>
      <w:bookmarkStart w:name="_Toc346706831" w:id="15384"/>
      <w:bookmarkStart w:name="_Toc346869839" w:id="15385"/>
      <w:bookmarkStart w:name="_Toc347474357" w:id="15386"/>
      <w:bookmarkStart w:name="_Toc347479220" w:id="15387"/>
      <w:bookmarkStart w:name="_Toc347567008" w:id="15388"/>
      <w:bookmarkStart w:name="_Toc348357462" w:id="15389"/>
      <w:bookmarkStart w:name="_Toc348723132" w:id="15390"/>
      <w:bookmarkStart w:name="_Toc348723945" w:id="15391"/>
      <w:bookmarkStart w:name="_Toc349030875" w:id="15392"/>
      <w:bookmarkStart w:name="_Toc351470775" w:id="15393"/>
      <w:bookmarkStart w:name="_Toc344370686" w:id="15394"/>
      <w:bookmarkStart w:name="_Toc344371266" w:id="15395"/>
      <w:bookmarkStart w:name="_Toc345329357" w:id="15396"/>
      <w:bookmarkStart w:name="_Toc345670035" w:id="15397"/>
      <w:bookmarkStart w:name="_Toc345670614" w:id="15398"/>
      <w:bookmarkStart w:name="_Toc345689674" w:id="15399"/>
      <w:bookmarkStart w:name="_Toc346706832" w:id="15400"/>
      <w:bookmarkStart w:name="_Toc346869840" w:id="15401"/>
      <w:bookmarkStart w:name="_Toc347474358" w:id="15402"/>
      <w:bookmarkStart w:name="_Toc347479221" w:id="15403"/>
      <w:bookmarkStart w:name="_Toc347567009" w:id="15404"/>
      <w:bookmarkStart w:name="_Toc348357463" w:id="15405"/>
      <w:bookmarkStart w:name="_Toc348723133" w:id="15406"/>
      <w:bookmarkStart w:name="_Toc348723946" w:id="15407"/>
      <w:bookmarkStart w:name="_Toc349030876" w:id="15408"/>
      <w:bookmarkStart w:name="_Toc351470776" w:id="15409"/>
      <w:bookmarkStart w:name="_Toc344370687" w:id="15410"/>
      <w:bookmarkStart w:name="_Toc344371267" w:id="15411"/>
      <w:bookmarkStart w:name="_Toc345329358" w:id="15412"/>
      <w:bookmarkStart w:name="_Toc345670036" w:id="15413"/>
      <w:bookmarkStart w:name="_Toc345670615" w:id="15414"/>
      <w:bookmarkStart w:name="_Toc345689675" w:id="15415"/>
      <w:bookmarkStart w:name="_Toc346706833" w:id="15416"/>
      <w:bookmarkStart w:name="_Toc346869841" w:id="15417"/>
      <w:bookmarkStart w:name="_Toc347474359" w:id="15418"/>
      <w:bookmarkStart w:name="_Toc347479222" w:id="15419"/>
      <w:bookmarkStart w:name="_Toc347567010" w:id="15420"/>
      <w:bookmarkStart w:name="_Toc348357464" w:id="15421"/>
      <w:bookmarkStart w:name="_Toc348723134" w:id="15422"/>
      <w:bookmarkStart w:name="_Toc348723947" w:id="15423"/>
      <w:bookmarkStart w:name="_Toc349030877" w:id="15424"/>
      <w:bookmarkStart w:name="_Toc351470777" w:id="15425"/>
      <w:bookmarkStart w:name="_Toc344370688" w:id="15426"/>
      <w:bookmarkStart w:name="_Toc344371268" w:id="15427"/>
      <w:bookmarkStart w:name="_Toc345329359" w:id="15428"/>
      <w:bookmarkStart w:name="_Toc345670037" w:id="15429"/>
      <w:bookmarkStart w:name="_Toc345670616" w:id="15430"/>
      <w:bookmarkStart w:name="_Toc345689676" w:id="15431"/>
      <w:bookmarkStart w:name="_Toc346706834" w:id="15432"/>
      <w:bookmarkStart w:name="_Toc346869842" w:id="15433"/>
      <w:bookmarkStart w:name="_Toc347474360" w:id="15434"/>
      <w:bookmarkStart w:name="_Toc347479223" w:id="15435"/>
      <w:bookmarkStart w:name="_Toc347567011" w:id="15436"/>
      <w:bookmarkStart w:name="_Toc348357465" w:id="15437"/>
      <w:bookmarkStart w:name="_Toc348723135" w:id="15438"/>
      <w:bookmarkStart w:name="_Toc348723948" w:id="15439"/>
      <w:bookmarkStart w:name="_Toc349030878" w:id="15440"/>
      <w:bookmarkStart w:name="_Toc351470778" w:id="15441"/>
      <w:bookmarkStart w:name="_Toc344370689" w:id="15442"/>
      <w:bookmarkStart w:name="_Toc344371269" w:id="15443"/>
      <w:bookmarkStart w:name="_Toc345329360" w:id="15444"/>
      <w:bookmarkStart w:name="_Toc345670038" w:id="15445"/>
      <w:bookmarkStart w:name="_Toc345670617" w:id="15446"/>
      <w:bookmarkStart w:name="_Toc345689677" w:id="15447"/>
      <w:bookmarkStart w:name="_Toc346706835" w:id="15448"/>
      <w:bookmarkStart w:name="_Toc346869843" w:id="15449"/>
      <w:bookmarkStart w:name="_Toc347474361" w:id="15450"/>
      <w:bookmarkStart w:name="_Toc347479224" w:id="15451"/>
      <w:bookmarkStart w:name="_Toc347567012" w:id="15452"/>
      <w:bookmarkStart w:name="_Toc348357466" w:id="15453"/>
      <w:bookmarkStart w:name="_Toc348723136" w:id="15454"/>
      <w:bookmarkStart w:name="_Toc348723949" w:id="15455"/>
      <w:bookmarkStart w:name="_Toc349030879" w:id="15456"/>
      <w:bookmarkStart w:name="_Toc351470779" w:id="15457"/>
      <w:bookmarkStart w:name="_Toc344370690" w:id="15458"/>
      <w:bookmarkStart w:name="_Toc344371270" w:id="15459"/>
      <w:bookmarkStart w:name="_Toc345329361" w:id="15460"/>
      <w:bookmarkStart w:name="_Toc345670039" w:id="15461"/>
      <w:bookmarkStart w:name="_Toc345670618" w:id="15462"/>
      <w:bookmarkStart w:name="_Toc345689678" w:id="15463"/>
      <w:bookmarkStart w:name="_Toc346706836" w:id="15464"/>
      <w:bookmarkStart w:name="_Toc346869844" w:id="15465"/>
      <w:bookmarkStart w:name="_Toc347474362" w:id="15466"/>
      <w:bookmarkStart w:name="_Toc347479225" w:id="15467"/>
      <w:bookmarkStart w:name="_Toc347567013" w:id="15468"/>
      <w:bookmarkStart w:name="_Toc348357467" w:id="15469"/>
      <w:bookmarkStart w:name="_Toc348723137" w:id="15470"/>
      <w:bookmarkStart w:name="_Toc348723950" w:id="15471"/>
      <w:bookmarkStart w:name="_Toc349030880" w:id="15472"/>
      <w:bookmarkStart w:name="_Toc351470780" w:id="15473"/>
      <w:bookmarkStart w:name="_Toc344370691" w:id="15474"/>
      <w:bookmarkStart w:name="_Toc344371271" w:id="15475"/>
      <w:bookmarkStart w:name="_Toc345329362" w:id="15476"/>
      <w:bookmarkStart w:name="_Toc345670040" w:id="15477"/>
      <w:bookmarkStart w:name="_Toc345670619" w:id="15478"/>
      <w:bookmarkStart w:name="_Toc345689679" w:id="15479"/>
      <w:bookmarkStart w:name="_Toc346706837" w:id="15480"/>
      <w:bookmarkStart w:name="_Toc346869845" w:id="15481"/>
      <w:bookmarkStart w:name="_Toc347474363" w:id="15482"/>
      <w:bookmarkStart w:name="_Toc347479226" w:id="15483"/>
      <w:bookmarkStart w:name="_Toc347567014" w:id="15484"/>
      <w:bookmarkStart w:name="_Toc348357468" w:id="15485"/>
      <w:bookmarkStart w:name="_Toc348723138" w:id="15486"/>
      <w:bookmarkStart w:name="_Toc348723951" w:id="15487"/>
      <w:bookmarkStart w:name="_Toc349030881" w:id="15488"/>
      <w:bookmarkStart w:name="_Toc351470781" w:id="15489"/>
      <w:bookmarkStart w:name="_Toc344370692" w:id="15490"/>
      <w:bookmarkStart w:name="_Toc344371272" w:id="15491"/>
      <w:bookmarkStart w:name="_Toc345329363" w:id="15492"/>
      <w:bookmarkStart w:name="_Toc345670041" w:id="15493"/>
      <w:bookmarkStart w:name="_Toc345670620" w:id="15494"/>
      <w:bookmarkStart w:name="_Toc345689680" w:id="15495"/>
      <w:bookmarkStart w:name="_Toc346706838" w:id="15496"/>
      <w:bookmarkStart w:name="_Toc346869846" w:id="15497"/>
      <w:bookmarkStart w:name="_Toc347474364" w:id="15498"/>
      <w:bookmarkStart w:name="_Toc347479227" w:id="15499"/>
      <w:bookmarkStart w:name="_Toc347563956" w:id="15500"/>
      <w:bookmarkStart w:name="_Toc347567015" w:id="15501"/>
      <w:bookmarkStart w:name="_Toc347819480" w:id="15502"/>
      <w:bookmarkStart w:name="_Toc348357469" w:id="15503"/>
      <w:bookmarkStart w:name="_Toc348723139" w:id="15504"/>
      <w:bookmarkStart w:name="_Toc348723952" w:id="15505"/>
      <w:bookmarkStart w:name="_Toc349030882" w:id="15506"/>
      <w:bookmarkStart w:name="_Toc351470782" w:id="15507"/>
      <w:bookmarkStart w:name="_Toc344370693" w:id="15508"/>
      <w:bookmarkStart w:name="_Toc344371273" w:id="15509"/>
      <w:bookmarkStart w:name="_Toc345329364" w:id="15510"/>
      <w:bookmarkStart w:name="_Toc345670042" w:id="15511"/>
      <w:bookmarkStart w:name="_Toc345670621" w:id="15512"/>
      <w:bookmarkStart w:name="_Toc345689681" w:id="15513"/>
      <w:bookmarkStart w:name="_Toc346706839" w:id="15514"/>
      <w:bookmarkStart w:name="_Toc346869847" w:id="15515"/>
      <w:bookmarkStart w:name="_Toc347474365" w:id="15516"/>
      <w:bookmarkStart w:name="_Toc347479228" w:id="15517"/>
      <w:bookmarkStart w:name="_Toc347563957" w:id="15518"/>
      <w:bookmarkStart w:name="_Toc347567016" w:id="15519"/>
      <w:bookmarkStart w:name="_Toc347819481" w:id="15520"/>
      <w:bookmarkStart w:name="_Toc348357470" w:id="15521"/>
      <w:bookmarkStart w:name="_Toc348723140" w:id="15522"/>
      <w:bookmarkStart w:name="_Toc348723953" w:id="15523"/>
      <w:bookmarkStart w:name="_Toc349030883" w:id="15524"/>
      <w:bookmarkStart w:name="_Toc351470783" w:id="15525"/>
      <w:bookmarkStart w:name="_Toc344370694" w:id="15526"/>
      <w:bookmarkStart w:name="_Toc344371274" w:id="15527"/>
      <w:bookmarkStart w:name="_Toc345329365" w:id="15528"/>
      <w:bookmarkStart w:name="_Toc345670043" w:id="15529"/>
      <w:bookmarkStart w:name="_Toc345670622" w:id="15530"/>
      <w:bookmarkStart w:name="_Toc345689682" w:id="15531"/>
      <w:bookmarkStart w:name="_Toc346706840" w:id="15532"/>
      <w:bookmarkStart w:name="_Toc346869848" w:id="15533"/>
      <w:bookmarkStart w:name="_Toc347474366" w:id="15534"/>
      <w:bookmarkStart w:name="_Toc347479229" w:id="15535"/>
      <w:bookmarkStart w:name="_Toc347567017" w:id="15536"/>
      <w:bookmarkStart w:name="_Toc348357471" w:id="15537"/>
      <w:bookmarkStart w:name="_Toc348723141" w:id="15538"/>
      <w:bookmarkStart w:name="_Toc348723954" w:id="15539"/>
      <w:bookmarkStart w:name="_Toc349030884" w:id="15540"/>
      <w:bookmarkStart w:name="_Toc351470784" w:id="15541"/>
      <w:bookmarkStart w:name="_Toc344370695" w:id="15542"/>
      <w:bookmarkStart w:name="_Toc344371275" w:id="15543"/>
      <w:bookmarkStart w:name="_Toc345329366" w:id="15544"/>
      <w:bookmarkStart w:name="_Toc345670044" w:id="15545"/>
      <w:bookmarkStart w:name="_Toc345670623" w:id="15546"/>
      <w:bookmarkStart w:name="_Toc345689683" w:id="15547"/>
      <w:bookmarkStart w:name="_Toc346706841" w:id="15548"/>
      <w:bookmarkStart w:name="_Toc346869849" w:id="15549"/>
      <w:bookmarkStart w:name="_Toc347474367" w:id="15550"/>
      <w:bookmarkStart w:name="_Toc347479230" w:id="15551"/>
      <w:bookmarkStart w:name="_Toc347567018" w:id="15552"/>
      <w:bookmarkStart w:name="_Toc348357472" w:id="15553"/>
      <w:bookmarkStart w:name="_Toc348723142" w:id="15554"/>
      <w:bookmarkStart w:name="_Toc348723955" w:id="15555"/>
      <w:bookmarkStart w:name="_Toc349030885" w:id="15556"/>
      <w:bookmarkStart w:name="_Toc351470785" w:id="15557"/>
      <w:bookmarkStart w:name="_Toc344370696" w:id="15558"/>
      <w:bookmarkStart w:name="_Toc344371276" w:id="15559"/>
      <w:bookmarkStart w:name="_Toc345329367" w:id="15560"/>
      <w:bookmarkStart w:name="_Toc345670045" w:id="15561"/>
      <w:bookmarkStart w:name="_Toc345670624" w:id="15562"/>
      <w:bookmarkStart w:name="_Toc345689684" w:id="15563"/>
      <w:bookmarkStart w:name="_Toc346706842" w:id="15564"/>
      <w:bookmarkStart w:name="_Toc346869850" w:id="15565"/>
      <w:bookmarkStart w:name="_Toc347474368" w:id="15566"/>
      <w:bookmarkStart w:name="_Toc347479231" w:id="15567"/>
      <w:bookmarkStart w:name="_Toc347567019" w:id="15568"/>
      <w:bookmarkStart w:name="_Toc348357473" w:id="15569"/>
      <w:bookmarkStart w:name="_Toc348723143" w:id="15570"/>
      <w:bookmarkStart w:name="_Toc348723956" w:id="15571"/>
      <w:bookmarkStart w:name="_Toc349030886" w:id="15572"/>
      <w:bookmarkStart w:name="_Toc351470786" w:id="15573"/>
      <w:bookmarkStart w:name="_Toc344370697" w:id="15574"/>
      <w:bookmarkStart w:name="_Toc344371277" w:id="15575"/>
      <w:bookmarkStart w:name="_Toc345329368" w:id="15576"/>
      <w:bookmarkStart w:name="_Toc345670046" w:id="15577"/>
      <w:bookmarkStart w:name="_Toc345670625" w:id="15578"/>
      <w:bookmarkStart w:name="_Toc345689685" w:id="15579"/>
      <w:bookmarkStart w:name="_Toc346706843" w:id="15580"/>
      <w:bookmarkStart w:name="_Toc346869851" w:id="15581"/>
      <w:bookmarkStart w:name="_Toc347474369" w:id="15582"/>
      <w:bookmarkStart w:name="_Toc347479232" w:id="15583"/>
      <w:bookmarkStart w:name="_Toc347567020" w:id="15584"/>
      <w:bookmarkStart w:name="_Toc348357474" w:id="15585"/>
      <w:bookmarkStart w:name="_Toc348723144" w:id="15586"/>
      <w:bookmarkStart w:name="_Toc348723957" w:id="15587"/>
      <w:bookmarkStart w:name="_Toc349030887" w:id="15588"/>
      <w:bookmarkStart w:name="_Toc351470787" w:id="15589"/>
      <w:bookmarkStart w:name="_Toc344370698" w:id="15590"/>
      <w:bookmarkStart w:name="_Toc344371278" w:id="15591"/>
      <w:bookmarkStart w:name="_Toc345329369" w:id="15592"/>
      <w:bookmarkStart w:name="_Toc345670047" w:id="15593"/>
      <w:bookmarkStart w:name="_Toc345670626" w:id="15594"/>
      <w:bookmarkStart w:name="_Toc345689686" w:id="15595"/>
      <w:bookmarkStart w:name="_Toc346706844" w:id="15596"/>
      <w:bookmarkStart w:name="_Toc346869852" w:id="15597"/>
      <w:bookmarkStart w:name="_Toc347474370" w:id="15598"/>
      <w:bookmarkStart w:name="_Toc347479233" w:id="15599"/>
      <w:bookmarkStart w:name="_Toc347567021" w:id="15600"/>
      <w:bookmarkStart w:name="_Toc348357475" w:id="15601"/>
      <w:bookmarkStart w:name="_Toc348723145" w:id="15602"/>
      <w:bookmarkStart w:name="_Toc348723958" w:id="15603"/>
      <w:bookmarkStart w:name="_Toc349030888" w:id="15604"/>
      <w:bookmarkStart w:name="_Toc351470788" w:id="15605"/>
      <w:bookmarkStart w:name="_Toc344370699" w:id="15606"/>
      <w:bookmarkStart w:name="_Toc344371279" w:id="15607"/>
      <w:bookmarkStart w:name="_Toc345329370" w:id="15608"/>
      <w:bookmarkStart w:name="_Toc345670048" w:id="15609"/>
      <w:bookmarkStart w:name="_Toc345670627" w:id="15610"/>
      <w:bookmarkStart w:name="_Toc345689687" w:id="15611"/>
      <w:bookmarkStart w:name="_Toc346706845" w:id="15612"/>
      <w:bookmarkStart w:name="_Toc346869853" w:id="15613"/>
      <w:bookmarkStart w:name="_Toc347474371" w:id="15614"/>
      <w:bookmarkStart w:name="_Toc347479234" w:id="15615"/>
      <w:bookmarkStart w:name="_Toc347567022" w:id="15616"/>
      <w:bookmarkStart w:name="_Toc348357476" w:id="15617"/>
      <w:bookmarkStart w:name="_Toc348723146" w:id="15618"/>
      <w:bookmarkStart w:name="_Toc348723959" w:id="15619"/>
      <w:bookmarkStart w:name="_Toc349030889" w:id="15620"/>
      <w:bookmarkStart w:name="_Toc351470789" w:id="15621"/>
      <w:bookmarkStart w:name="_Toc344370700" w:id="15622"/>
      <w:bookmarkStart w:name="_Toc344371280" w:id="15623"/>
      <w:bookmarkStart w:name="_Toc345329371" w:id="15624"/>
      <w:bookmarkStart w:name="_Toc345670049" w:id="15625"/>
      <w:bookmarkStart w:name="_Toc345670628" w:id="15626"/>
      <w:bookmarkStart w:name="_Toc345689688" w:id="15627"/>
      <w:bookmarkStart w:name="_Toc346706846" w:id="15628"/>
      <w:bookmarkStart w:name="_Toc346869854" w:id="15629"/>
      <w:bookmarkStart w:name="_Toc347474372" w:id="15630"/>
      <w:bookmarkStart w:name="_Toc347479235" w:id="15631"/>
      <w:bookmarkStart w:name="_Toc347567023" w:id="15632"/>
      <w:bookmarkStart w:name="_Toc348357477" w:id="15633"/>
      <w:bookmarkStart w:name="_Toc348723147" w:id="15634"/>
      <w:bookmarkStart w:name="_Toc348723960" w:id="15635"/>
      <w:bookmarkStart w:name="_Toc349030890" w:id="15636"/>
      <w:bookmarkStart w:name="_Toc351470790" w:id="15637"/>
      <w:bookmarkStart w:name="_Toc344370701" w:id="15638"/>
      <w:bookmarkStart w:name="_Toc344371281" w:id="15639"/>
      <w:bookmarkStart w:name="_Toc345329372" w:id="15640"/>
      <w:bookmarkStart w:name="_Toc345670050" w:id="15641"/>
      <w:bookmarkStart w:name="_Toc345670629" w:id="15642"/>
      <w:bookmarkStart w:name="_Toc345689689" w:id="15643"/>
      <w:bookmarkStart w:name="_Toc346706847" w:id="15644"/>
      <w:bookmarkStart w:name="_Toc346869855" w:id="15645"/>
      <w:bookmarkStart w:name="_Toc347474373" w:id="15646"/>
      <w:bookmarkStart w:name="_Toc347479236" w:id="15647"/>
      <w:bookmarkStart w:name="_Toc347567024" w:id="15648"/>
      <w:bookmarkStart w:name="_Toc348357478" w:id="15649"/>
      <w:bookmarkStart w:name="_Toc348723148" w:id="15650"/>
      <w:bookmarkStart w:name="_Toc348723961" w:id="15651"/>
      <w:bookmarkStart w:name="_Toc349030891" w:id="15652"/>
      <w:bookmarkStart w:name="_Toc351470791" w:id="15653"/>
      <w:bookmarkStart w:name="_Toc344370702" w:id="15654"/>
      <w:bookmarkStart w:name="_Toc344371282" w:id="15655"/>
      <w:bookmarkStart w:name="_Toc345329373" w:id="15656"/>
      <w:bookmarkStart w:name="_Toc345670051" w:id="15657"/>
      <w:bookmarkStart w:name="_Toc345670630" w:id="15658"/>
      <w:bookmarkStart w:name="_Toc345689690" w:id="15659"/>
      <w:bookmarkStart w:name="_Toc346706848" w:id="15660"/>
      <w:bookmarkStart w:name="_Toc346869856" w:id="15661"/>
      <w:bookmarkStart w:name="_Toc347474374" w:id="15662"/>
      <w:bookmarkStart w:name="_Toc347479237" w:id="15663"/>
      <w:bookmarkStart w:name="_Toc347563966" w:id="15664"/>
      <w:bookmarkStart w:name="_Toc347567025" w:id="15665"/>
      <w:bookmarkStart w:name="_Toc347819490" w:id="15666"/>
      <w:bookmarkStart w:name="_Toc348357479" w:id="15667"/>
      <w:bookmarkStart w:name="_Toc348723149" w:id="15668"/>
      <w:bookmarkStart w:name="_Toc348723962" w:id="15669"/>
      <w:bookmarkStart w:name="_Toc349030892" w:id="15670"/>
      <w:bookmarkStart w:name="_Toc351470792" w:id="15671"/>
      <w:bookmarkStart w:name="_Toc344370703" w:id="15672"/>
      <w:bookmarkStart w:name="_Toc344371283" w:id="15673"/>
      <w:bookmarkStart w:name="_Toc345329374" w:id="15674"/>
      <w:bookmarkStart w:name="_Toc345670052" w:id="15675"/>
      <w:bookmarkStart w:name="_Toc345670631" w:id="15676"/>
      <w:bookmarkStart w:name="_Toc345689691" w:id="15677"/>
      <w:bookmarkStart w:name="_Toc346706849" w:id="15678"/>
      <w:bookmarkStart w:name="_Toc346869857" w:id="15679"/>
      <w:bookmarkStart w:name="_Toc347474375" w:id="15680"/>
      <w:bookmarkStart w:name="_Toc347479238" w:id="15681"/>
      <w:bookmarkStart w:name="_Toc347563967" w:id="15682"/>
      <w:bookmarkStart w:name="_Toc347567026" w:id="15683"/>
      <w:bookmarkStart w:name="_Toc347819491" w:id="15684"/>
      <w:bookmarkStart w:name="_Toc348357480" w:id="15685"/>
      <w:bookmarkStart w:name="_Toc348723150" w:id="15686"/>
      <w:bookmarkStart w:name="_Toc348723963" w:id="15687"/>
      <w:bookmarkStart w:name="_Toc349030893" w:id="15688"/>
      <w:bookmarkStart w:name="_Toc351470793" w:id="15689"/>
      <w:bookmarkStart w:name="_Toc344370704" w:id="15690"/>
      <w:bookmarkStart w:name="_Toc344371284" w:id="15691"/>
      <w:bookmarkStart w:name="_Toc345329375" w:id="15692"/>
      <w:bookmarkStart w:name="_Toc345670053" w:id="15693"/>
      <w:bookmarkStart w:name="_Toc345670632" w:id="15694"/>
      <w:bookmarkStart w:name="_Toc345689692" w:id="15695"/>
      <w:bookmarkStart w:name="_Toc346706850" w:id="15696"/>
      <w:bookmarkStart w:name="_Toc346869858" w:id="15697"/>
      <w:bookmarkStart w:name="_Toc347474376" w:id="15698"/>
      <w:bookmarkStart w:name="_Toc347479239" w:id="15699"/>
      <w:bookmarkStart w:name="_Toc347567027" w:id="15700"/>
      <w:bookmarkStart w:name="_Toc348357481" w:id="15701"/>
      <w:bookmarkStart w:name="_Toc348723151" w:id="15702"/>
      <w:bookmarkStart w:name="_Toc348723964" w:id="15703"/>
      <w:bookmarkStart w:name="_Toc349030894" w:id="15704"/>
      <w:bookmarkStart w:name="_Toc351470794" w:id="15705"/>
      <w:bookmarkStart w:name="_Toc344370705" w:id="15706"/>
      <w:bookmarkStart w:name="_Toc344371285" w:id="15707"/>
      <w:bookmarkStart w:name="_Toc345329376" w:id="15708"/>
      <w:bookmarkStart w:name="_Toc345670054" w:id="15709"/>
      <w:bookmarkStart w:name="_Toc345670633" w:id="15710"/>
      <w:bookmarkStart w:name="_Toc345689693" w:id="15711"/>
      <w:bookmarkStart w:name="_Toc346706851" w:id="15712"/>
      <w:bookmarkStart w:name="_Toc346869859" w:id="15713"/>
      <w:bookmarkStart w:name="_Toc347474377" w:id="15714"/>
      <w:bookmarkStart w:name="_Toc347479240" w:id="15715"/>
      <w:bookmarkStart w:name="_Toc347563969" w:id="15716"/>
      <w:bookmarkStart w:name="_Toc347567028" w:id="15717"/>
      <w:bookmarkStart w:name="_Toc347819493" w:id="15718"/>
      <w:bookmarkStart w:name="_Toc348357482" w:id="15719"/>
      <w:bookmarkStart w:name="_Toc348723152" w:id="15720"/>
      <w:bookmarkStart w:name="_Toc348723965" w:id="15721"/>
      <w:bookmarkStart w:name="_Toc349030895" w:id="15722"/>
      <w:bookmarkStart w:name="_Toc351470795" w:id="15723"/>
      <w:bookmarkStart w:name="_Toc344370706" w:id="15724"/>
      <w:bookmarkStart w:name="_Toc344371286" w:id="15725"/>
      <w:bookmarkStart w:name="_Toc345329377" w:id="15726"/>
      <w:bookmarkStart w:name="_Toc345670055" w:id="15727"/>
      <w:bookmarkStart w:name="_Toc345670634" w:id="15728"/>
      <w:bookmarkStart w:name="_Toc345689694" w:id="15729"/>
      <w:bookmarkStart w:name="_Toc346706852" w:id="15730"/>
      <w:bookmarkStart w:name="_Toc346869860" w:id="15731"/>
      <w:bookmarkStart w:name="_Toc347474378" w:id="15732"/>
      <w:bookmarkStart w:name="_Toc347479241" w:id="15733"/>
      <w:bookmarkStart w:name="_Toc347567029" w:id="15734"/>
      <w:bookmarkStart w:name="_Toc348357483" w:id="15735"/>
      <w:bookmarkStart w:name="_Toc348723153" w:id="15736"/>
      <w:bookmarkStart w:name="_Toc348723966" w:id="15737"/>
      <w:bookmarkStart w:name="_Toc349030896" w:id="15738"/>
      <w:bookmarkStart w:name="_Toc351470796" w:id="15739"/>
      <w:bookmarkStart w:name="_Toc344370707" w:id="15740"/>
      <w:bookmarkStart w:name="_Toc344371287" w:id="15741"/>
      <w:bookmarkStart w:name="_Toc345329378" w:id="15742"/>
      <w:bookmarkStart w:name="_Toc345670056" w:id="15743"/>
      <w:bookmarkStart w:name="_Toc345670635" w:id="15744"/>
      <w:bookmarkStart w:name="_Toc345689695" w:id="15745"/>
      <w:bookmarkStart w:name="_Toc346706853" w:id="15746"/>
      <w:bookmarkStart w:name="_Toc346869861" w:id="15747"/>
      <w:bookmarkStart w:name="_Toc347474379" w:id="15748"/>
      <w:bookmarkStart w:name="_Toc347479242" w:id="15749"/>
      <w:bookmarkStart w:name="_Toc347567030" w:id="15750"/>
      <w:bookmarkStart w:name="_Toc348357484" w:id="15751"/>
      <w:bookmarkStart w:name="_Toc348723154" w:id="15752"/>
      <w:bookmarkStart w:name="_Toc348723967" w:id="15753"/>
      <w:bookmarkStart w:name="_Toc349030897" w:id="15754"/>
      <w:bookmarkStart w:name="_Toc351470797" w:id="15755"/>
      <w:bookmarkStart w:name="_Toc344370708" w:id="15756"/>
      <w:bookmarkStart w:name="_Toc344371288" w:id="15757"/>
      <w:bookmarkStart w:name="_Toc345329379" w:id="15758"/>
      <w:bookmarkStart w:name="_Toc345670057" w:id="15759"/>
      <w:bookmarkStart w:name="_Toc345670636" w:id="15760"/>
      <w:bookmarkStart w:name="_Toc345689696" w:id="15761"/>
      <w:bookmarkStart w:name="_Toc346706854" w:id="15762"/>
      <w:bookmarkStart w:name="_Toc346869862" w:id="15763"/>
      <w:bookmarkStart w:name="_Toc347474380" w:id="15764"/>
      <w:bookmarkStart w:name="_Toc347479243" w:id="15765"/>
      <w:bookmarkStart w:name="_Toc347567031" w:id="15766"/>
      <w:bookmarkStart w:name="_Toc348357485" w:id="15767"/>
      <w:bookmarkStart w:name="_Toc348723155" w:id="15768"/>
      <w:bookmarkStart w:name="_Toc348723968" w:id="15769"/>
      <w:bookmarkStart w:name="_Toc349030898" w:id="15770"/>
      <w:bookmarkStart w:name="_Toc351470798" w:id="15771"/>
      <w:bookmarkStart w:name="_Toc344370709" w:id="15772"/>
      <w:bookmarkStart w:name="_Toc344371289" w:id="15773"/>
      <w:bookmarkStart w:name="_Toc345329380" w:id="15774"/>
      <w:bookmarkStart w:name="_Toc345670058" w:id="15775"/>
      <w:bookmarkStart w:name="_Toc345670637" w:id="15776"/>
      <w:bookmarkStart w:name="_Toc345689697" w:id="15777"/>
      <w:bookmarkStart w:name="_Toc346706855" w:id="15778"/>
      <w:bookmarkStart w:name="_Toc346869863" w:id="15779"/>
      <w:bookmarkStart w:name="_Toc347474381" w:id="15780"/>
      <w:bookmarkStart w:name="_Toc347479244" w:id="15781"/>
      <w:bookmarkStart w:name="_Toc347567032" w:id="15782"/>
      <w:bookmarkStart w:name="_Toc348357486" w:id="15783"/>
      <w:bookmarkStart w:name="_Toc348723156" w:id="15784"/>
      <w:bookmarkStart w:name="_Toc348723969" w:id="15785"/>
      <w:bookmarkStart w:name="_Toc349030899" w:id="15786"/>
      <w:bookmarkStart w:name="_Toc351470799" w:id="15787"/>
      <w:bookmarkStart w:name="_Toc344370710" w:id="15788"/>
      <w:bookmarkStart w:name="_Toc344371290" w:id="15789"/>
      <w:bookmarkStart w:name="_Toc345329381" w:id="15790"/>
      <w:bookmarkStart w:name="_Toc345670059" w:id="15791"/>
      <w:bookmarkStart w:name="_Toc345670638" w:id="15792"/>
      <w:bookmarkStart w:name="_Toc345689698" w:id="15793"/>
      <w:bookmarkStart w:name="_Toc346706856" w:id="15794"/>
      <w:bookmarkStart w:name="_Toc346869864" w:id="15795"/>
      <w:bookmarkStart w:name="_Toc347474382" w:id="15796"/>
      <w:bookmarkStart w:name="_Toc347479245" w:id="15797"/>
      <w:bookmarkStart w:name="_Toc347567033" w:id="15798"/>
      <w:bookmarkStart w:name="_Toc348357487" w:id="15799"/>
      <w:bookmarkStart w:name="_Toc348723157" w:id="15800"/>
      <w:bookmarkStart w:name="_Toc348723970" w:id="15801"/>
      <w:bookmarkStart w:name="_Toc349030900" w:id="15802"/>
      <w:bookmarkStart w:name="_Toc351470800" w:id="15803"/>
      <w:bookmarkStart w:name="_Toc344370711" w:id="15804"/>
      <w:bookmarkStart w:name="_Toc344371291" w:id="15805"/>
      <w:bookmarkStart w:name="_Toc345329382" w:id="15806"/>
      <w:bookmarkStart w:name="_Toc345670060" w:id="15807"/>
      <w:bookmarkStart w:name="_Toc345670639" w:id="15808"/>
      <w:bookmarkStart w:name="_Toc345689699" w:id="15809"/>
      <w:bookmarkStart w:name="_Toc346706857" w:id="15810"/>
      <w:bookmarkStart w:name="_Toc346869865" w:id="15811"/>
      <w:bookmarkStart w:name="_Toc347474383" w:id="15812"/>
      <w:bookmarkStart w:name="_Toc347479246" w:id="15813"/>
      <w:bookmarkStart w:name="_Toc347567034" w:id="15814"/>
      <w:bookmarkStart w:name="_Toc348357488" w:id="15815"/>
      <w:bookmarkStart w:name="_Toc348723158" w:id="15816"/>
      <w:bookmarkStart w:name="_Toc348723971" w:id="15817"/>
      <w:bookmarkStart w:name="_Toc349030901" w:id="15818"/>
      <w:bookmarkStart w:name="_Toc351470801" w:id="15819"/>
      <w:bookmarkStart w:name="_Toc344370712" w:id="15820"/>
      <w:bookmarkStart w:name="_Toc344371292" w:id="15821"/>
      <w:bookmarkStart w:name="_Toc345329383" w:id="15822"/>
      <w:bookmarkStart w:name="_Toc345670061" w:id="15823"/>
      <w:bookmarkStart w:name="_Toc345670640" w:id="15824"/>
      <w:bookmarkStart w:name="_Toc345689700" w:id="15825"/>
      <w:bookmarkStart w:name="_Toc346706858" w:id="15826"/>
      <w:bookmarkStart w:name="_Toc346869866" w:id="15827"/>
      <w:bookmarkStart w:name="_Toc347474384" w:id="15828"/>
      <w:bookmarkStart w:name="_Toc347479247" w:id="15829"/>
      <w:bookmarkStart w:name="_Toc347567035" w:id="15830"/>
      <w:bookmarkStart w:name="_Toc348357489" w:id="15831"/>
      <w:bookmarkStart w:name="_Toc348723159" w:id="15832"/>
      <w:bookmarkStart w:name="_Toc348723972" w:id="15833"/>
      <w:bookmarkStart w:name="_Toc349030902" w:id="15834"/>
      <w:bookmarkStart w:name="_Toc351470802" w:id="15835"/>
      <w:bookmarkStart w:name="_Toc344370713" w:id="15836"/>
      <w:bookmarkStart w:name="_Toc344371293" w:id="15837"/>
      <w:bookmarkStart w:name="_Toc345329384" w:id="15838"/>
      <w:bookmarkStart w:name="_Toc345670062" w:id="15839"/>
      <w:bookmarkStart w:name="_Toc345670641" w:id="15840"/>
      <w:bookmarkStart w:name="_Toc345689701" w:id="15841"/>
      <w:bookmarkStart w:name="_Toc346706859" w:id="15842"/>
      <w:bookmarkStart w:name="_Toc346869867" w:id="15843"/>
      <w:bookmarkStart w:name="_Toc347474385" w:id="15844"/>
      <w:bookmarkStart w:name="_Toc347479248" w:id="15845"/>
      <w:bookmarkStart w:name="_Toc347567036" w:id="15846"/>
      <w:bookmarkStart w:name="_Toc348357490" w:id="15847"/>
      <w:bookmarkStart w:name="_Toc348723160" w:id="15848"/>
      <w:bookmarkStart w:name="_Toc348723973" w:id="15849"/>
      <w:bookmarkStart w:name="_Toc349030903" w:id="15850"/>
      <w:bookmarkStart w:name="_Toc351470803" w:id="15851"/>
      <w:bookmarkStart w:name="_Toc344370714" w:id="15852"/>
      <w:bookmarkStart w:name="_Toc344371294" w:id="15853"/>
      <w:bookmarkStart w:name="_Toc345329385" w:id="15854"/>
      <w:bookmarkStart w:name="_Toc345670063" w:id="15855"/>
      <w:bookmarkStart w:name="_Toc345670642" w:id="15856"/>
      <w:bookmarkStart w:name="_Toc345689702" w:id="15857"/>
      <w:bookmarkStart w:name="_Toc346706860" w:id="15858"/>
      <w:bookmarkStart w:name="_Toc346869868" w:id="15859"/>
      <w:bookmarkStart w:name="_Toc347474386" w:id="15860"/>
      <w:bookmarkStart w:name="_Toc347479249" w:id="15861"/>
      <w:bookmarkStart w:name="_Toc347567037" w:id="15862"/>
      <w:bookmarkStart w:name="_Toc348357491" w:id="15863"/>
      <w:bookmarkStart w:name="_Toc348723161" w:id="15864"/>
      <w:bookmarkStart w:name="_Toc348723974" w:id="15865"/>
      <w:bookmarkStart w:name="_Toc349030904" w:id="15866"/>
      <w:bookmarkStart w:name="_Toc351470804" w:id="15867"/>
      <w:bookmarkStart w:name="_Toc344370715" w:id="15868"/>
      <w:bookmarkStart w:name="_Toc344371295" w:id="15869"/>
      <w:bookmarkStart w:name="_Toc345329386" w:id="15870"/>
      <w:bookmarkStart w:name="_Toc345670064" w:id="15871"/>
      <w:bookmarkStart w:name="_Toc345670643" w:id="15872"/>
      <w:bookmarkStart w:name="_Toc345689703" w:id="15873"/>
      <w:bookmarkStart w:name="_Toc346706861" w:id="15874"/>
      <w:bookmarkStart w:name="_Toc346869869" w:id="15875"/>
      <w:bookmarkStart w:name="_Toc347474387" w:id="15876"/>
      <w:bookmarkStart w:name="_Toc347479250" w:id="15877"/>
      <w:bookmarkStart w:name="_Toc347567038" w:id="15878"/>
      <w:bookmarkStart w:name="_Toc348357492" w:id="15879"/>
      <w:bookmarkStart w:name="_Toc348723162" w:id="15880"/>
      <w:bookmarkStart w:name="_Toc348723975" w:id="15881"/>
      <w:bookmarkStart w:name="_Toc349030905" w:id="15882"/>
      <w:bookmarkStart w:name="_Toc351470805" w:id="15883"/>
      <w:bookmarkStart w:name="_Toc344370716" w:id="15884"/>
      <w:bookmarkStart w:name="_Toc344371296" w:id="15885"/>
      <w:bookmarkStart w:name="_Toc345329387" w:id="15886"/>
      <w:bookmarkStart w:name="_Toc345670065" w:id="15887"/>
      <w:bookmarkStart w:name="_Toc345670644" w:id="15888"/>
      <w:bookmarkStart w:name="_Toc345689704" w:id="15889"/>
      <w:bookmarkStart w:name="_Toc346706862" w:id="15890"/>
      <w:bookmarkStart w:name="_Toc346869870" w:id="15891"/>
      <w:bookmarkStart w:name="_Toc347474388" w:id="15892"/>
      <w:bookmarkStart w:name="_Toc347479251" w:id="15893"/>
      <w:bookmarkStart w:name="_Toc347567039" w:id="15894"/>
      <w:bookmarkStart w:name="_Toc348357493" w:id="15895"/>
      <w:bookmarkStart w:name="_Toc348723163" w:id="15896"/>
      <w:bookmarkStart w:name="_Toc348723976" w:id="15897"/>
      <w:bookmarkStart w:name="_Toc349030906" w:id="15898"/>
      <w:bookmarkStart w:name="_Toc351470806" w:id="15899"/>
      <w:bookmarkStart w:name="_Toc344370717" w:id="15900"/>
      <w:bookmarkStart w:name="_Toc344371297" w:id="15901"/>
      <w:bookmarkStart w:name="_Toc345329388" w:id="15902"/>
      <w:bookmarkStart w:name="_Toc345670066" w:id="15903"/>
      <w:bookmarkStart w:name="_Toc345670645" w:id="15904"/>
      <w:bookmarkStart w:name="_Toc345689705" w:id="15905"/>
      <w:bookmarkStart w:name="_Toc346706863" w:id="15906"/>
      <w:bookmarkStart w:name="_Toc346869871" w:id="15907"/>
      <w:bookmarkStart w:name="_Toc347474389" w:id="15908"/>
      <w:bookmarkStart w:name="_Toc347479252" w:id="15909"/>
      <w:bookmarkStart w:name="_Toc347563981" w:id="15910"/>
      <w:bookmarkStart w:name="_Toc347567040" w:id="15911"/>
      <w:bookmarkStart w:name="_Toc347819505" w:id="15912"/>
      <w:bookmarkStart w:name="_Toc348357494" w:id="15913"/>
      <w:bookmarkStart w:name="_Toc348723164" w:id="15914"/>
      <w:bookmarkStart w:name="_Toc348723977" w:id="15915"/>
      <w:bookmarkStart w:name="_Toc349030907" w:id="15916"/>
      <w:bookmarkStart w:name="_Toc351470807" w:id="15917"/>
      <w:bookmarkStart w:name="_Toc344370718" w:id="15918"/>
      <w:bookmarkStart w:name="_Toc344371298" w:id="15919"/>
      <w:bookmarkStart w:name="_Toc345329389" w:id="15920"/>
      <w:bookmarkStart w:name="_Toc345670067" w:id="15921"/>
      <w:bookmarkStart w:name="_Toc345670646" w:id="15922"/>
      <w:bookmarkStart w:name="_Toc345689706" w:id="15923"/>
      <w:bookmarkStart w:name="_Toc346706864" w:id="15924"/>
      <w:bookmarkStart w:name="_Toc346869872" w:id="15925"/>
      <w:bookmarkStart w:name="_Toc347474390" w:id="15926"/>
      <w:bookmarkStart w:name="_Toc347479253" w:id="15927"/>
      <w:bookmarkStart w:name="_Toc347563982" w:id="15928"/>
      <w:bookmarkStart w:name="_Toc347567041" w:id="15929"/>
      <w:bookmarkStart w:name="_Toc347819506" w:id="15930"/>
      <w:bookmarkStart w:name="_Toc348357495" w:id="15931"/>
      <w:bookmarkStart w:name="_Toc348723165" w:id="15932"/>
      <w:bookmarkStart w:name="_Toc348723978" w:id="15933"/>
      <w:bookmarkStart w:name="_Toc349030908" w:id="15934"/>
      <w:bookmarkStart w:name="_Toc351470808" w:id="15935"/>
      <w:bookmarkStart w:name="_Toc344370719" w:id="15936"/>
      <w:bookmarkStart w:name="_Toc344371299" w:id="15937"/>
      <w:bookmarkStart w:name="_Toc345329390" w:id="15938"/>
      <w:bookmarkStart w:name="_Toc345670068" w:id="15939"/>
      <w:bookmarkStart w:name="_Toc345670647" w:id="15940"/>
      <w:bookmarkStart w:name="_Toc345689707" w:id="15941"/>
      <w:bookmarkStart w:name="_Toc346706865" w:id="15942"/>
      <w:bookmarkStart w:name="_Toc346869873" w:id="15943"/>
      <w:bookmarkStart w:name="_Toc347474391" w:id="15944"/>
      <w:bookmarkStart w:name="_Toc347479254" w:id="15945"/>
      <w:bookmarkStart w:name="_Toc347567042" w:id="15946"/>
      <w:bookmarkStart w:name="_Toc348357496" w:id="15947"/>
      <w:bookmarkStart w:name="_Toc348723166" w:id="15948"/>
      <w:bookmarkStart w:name="_Toc348723979" w:id="15949"/>
      <w:bookmarkStart w:name="_Toc349030909" w:id="15950"/>
      <w:bookmarkStart w:name="_Toc351470809" w:id="15951"/>
      <w:bookmarkStart w:name="_Toc344370720" w:id="15952"/>
      <w:bookmarkStart w:name="_Toc344371300" w:id="15953"/>
      <w:bookmarkStart w:name="_Toc345329391" w:id="15954"/>
      <w:bookmarkStart w:name="_Toc345670069" w:id="15955"/>
      <w:bookmarkStart w:name="_Toc345670648" w:id="15956"/>
      <w:bookmarkStart w:name="_Toc345689708" w:id="15957"/>
      <w:bookmarkStart w:name="_Toc346706866" w:id="15958"/>
      <w:bookmarkStart w:name="_Toc346869874" w:id="15959"/>
      <w:bookmarkStart w:name="_Toc347474392" w:id="15960"/>
      <w:bookmarkStart w:name="_Toc347479255" w:id="15961"/>
      <w:bookmarkStart w:name="_Toc347567043" w:id="15962"/>
      <w:bookmarkStart w:name="_Toc348357497" w:id="15963"/>
      <w:bookmarkStart w:name="_Toc348723167" w:id="15964"/>
      <w:bookmarkStart w:name="_Toc348723980" w:id="15965"/>
      <w:bookmarkStart w:name="_Toc349030910" w:id="15966"/>
      <w:bookmarkStart w:name="_Toc351470810" w:id="15967"/>
      <w:bookmarkStart w:name="_Toc344370721" w:id="15968"/>
      <w:bookmarkStart w:name="_Toc344371301" w:id="15969"/>
      <w:bookmarkStart w:name="_Toc345329392" w:id="15970"/>
      <w:bookmarkStart w:name="_Toc345670070" w:id="15971"/>
      <w:bookmarkStart w:name="_Toc345670649" w:id="15972"/>
      <w:bookmarkStart w:name="_Toc345689709" w:id="15973"/>
      <w:bookmarkStart w:name="_Toc346706867" w:id="15974"/>
      <w:bookmarkStart w:name="_Toc346869875" w:id="15975"/>
      <w:bookmarkStart w:name="_Toc347474393" w:id="15976"/>
      <w:bookmarkStart w:name="_Toc347479256" w:id="15977"/>
      <w:bookmarkStart w:name="_Toc347563985" w:id="15978"/>
      <w:bookmarkStart w:name="_Toc347567044" w:id="15979"/>
      <w:bookmarkStart w:name="_Toc347819509" w:id="15980"/>
      <w:bookmarkStart w:name="_Toc348357498" w:id="15981"/>
      <w:bookmarkStart w:name="_Toc348723168" w:id="15982"/>
      <w:bookmarkStart w:name="_Toc348723981" w:id="15983"/>
      <w:bookmarkStart w:name="_Toc349030911" w:id="15984"/>
      <w:bookmarkStart w:name="_Toc351470811" w:id="15985"/>
      <w:bookmarkStart w:name="_Toc344370722" w:id="15986"/>
      <w:bookmarkStart w:name="_Toc344371302" w:id="15987"/>
      <w:bookmarkStart w:name="_Toc345329393" w:id="15988"/>
      <w:bookmarkStart w:name="_Toc345670071" w:id="15989"/>
      <w:bookmarkStart w:name="_Toc345670650" w:id="15990"/>
      <w:bookmarkStart w:name="_Toc345689710" w:id="15991"/>
      <w:bookmarkStart w:name="_Toc346706868" w:id="15992"/>
      <w:bookmarkStart w:name="_Toc346869876" w:id="15993"/>
      <w:bookmarkStart w:name="_Toc347474394" w:id="15994"/>
      <w:bookmarkStart w:name="_Toc347479257" w:id="15995"/>
      <w:bookmarkStart w:name="_Toc347567045" w:id="15996"/>
      <w:bookmarkStart w:name="_Toc348357499" w:id="15997"/>
      <w:bookmarkStart w:name="_Toc348723169" w:id="15998"/>
      <w:bookmarkStart w:name="_Toc348723982" w:id="15999"/>
      <w:bookmarkStart w:name="_Toc349030912" w:id="16000"/>
      <w:bookmarkStart w:name="_Toc351470812" w:id="16001"/>
      <w:bookmarkStart w:name="_Toc344370723" w:id="16002"/>
      <w:bookmarkStart w:name="_Toc344371303" w:id="16003"/>
      <w:bookmarkStart w:name="_Toc345329394" w:id="16004"/>
      <w:bookmarkStart w:name="_Toc345670072" w:id="16005"/>
      <w:bookmarkStart w:name="_Toc345670651" w:id="16006"/>
      <w:bookmarkStart w:name="_Toc345689711" w:id="16007"/>
      <w:bookmarkStart w:name="_Toc346706869" w:id="16008"/>
      <w:bookmarkStart w:name="_Toc346869877" w:id="16009"/>
      <w:bookmarkStart w:name="_Toc347474395" w:id="16010"/>
      <w:bookmarkStart w:name="_Toc347479258" w:id="16011"/>
      <w:bookmarkStart w:name="_Toc347563987" w:id="16012"/>
      <w:bookmarkStart w:name="_Toc347567046" w:id="16013"/>
      <w:bookmarkStart w:name="_Toc347819511" w:id="16014"/>
      <w:bookmarkStart w:name="_Toc348357500" w:id="16015"/>
      <w:bookmarkStart w:name="_Toc348723170" w:id="16016"/>
      <w:bookmarkStart w:name="_Toc348723983" w:id="16017"/>
      <w:bookmarkStart w:name="_Toc349030913" w:id="16018"/>
      <w:bookmarkStart w:name="_Toc351470813" w:id="16019"/>
      <w:bookmarkStart w:name="_Toc344370724" w:id="16020"/>
      <w:bookmarkStart w:name="_Toc344371304" w:id="16021"/>
      <w:bookmarkStart w:name="_Toc345329395" w:id="16022"/>
      <w:bookmarkStart w:name="_Toc345670073" w:id="16023"/>
      <w:bookmarkStart w:name="_Toc345670652" w:id="16024"/>
      <w:bookmarkStart w:name="_Toc345689712" w:id="16025"/>
      <w:bookmarkStart w:name="_Toc346706870" w:id="16026"/>
      <w:bookmarkStart w:name="_Toc346869878" w:id="16027"/>
      <w:bookmarkStart w:name="_Toc347474396" w:id="16028"/>
      <w:bookmarkStart w:name="_Toc347479259" w:id="16029"/>
      <w:bookmarkStart w:name="_Toc347567047" w:id="16030"/>
      <w:bookmarkStart w:name="_Toc348357501" w:id="16031"/>
      <w:bookmarkStart w:name="_Toc348723171" w:id="16032"/>
      <w:bookmarkStart w:name="_Toc348723984" w:id="16033"/>
      <w:bookmarkStart w:name="_Toc349030914" w:id="16034"/>
      <w:bookmarkStart w:name="_Toc351470814" w:id="16035"/>
      <w:bookmarkStart w:name="_Toc344370725" w:id="16036"/>
      <w:bookmarkStart w:name="_Toc344371305" w:id="16037"/>
      <w:bookmarkStart w:name="_Toc345329396" w:id="16038"/>
      <w:bookmarkStart w:name="_Toc345670074" w:id="16039"/>
      <w:bookmarkStart w:name="_Toc345670653" w:id="16040"/>
      <w:bookmarkStart w:name="_Toc345689713" w:id="16041"/>
      <w:bookmarkStart w:name="_Toc346706871" w:id="16042"/>
      <w:bookmarkStart w:name="_Toc346869879" w:id="16043"/>
      <w:bookmarkStart w:name="_Toc347474397" w:id="16044"/>
      <w:bookmarkStart w:name="_Toc347479260" w:id="16045"/>
      <w:bookmarkStart w:name="_Toc347567048" w:id="16046"/>
      <w:bookmarkStart w:name="_Toc348357502" w:id="16047"/>
      <w:bookmarkStart w:name="_Toc348723172" w:id="16048"/>
      <w:bookmarkStart w:name="_Toc348723985" w:id="16049"/>
      <w:bookmarkStart w:name="_Toc349030915" w:id="16050"/>
      <w:bookmarkStart w:name="_Toc351470815" w:id="16051"/>
      <w:bookmarkStart w:name="_Toc344370726" w:id="16052"/>
      <w:bookmarkStart w:name="_Toc344371306" w:id="16053"/>
      <w:bookmarkStart w:name="_Toc345329397" w:id="16054"/>
      <w:bookmarkStart w:name="_Toc345670075" w:id="16055"/>
      <w:bookmarkStart w:name="_Toc345670654" w:id="16056"/>
      <w:bookmarkStart w:name="_Toc345689714" w:id="16057"/>
      <w:bookmarkStart w:name="_Toc346706872" w:id="16058"/>
      <w:bookmarkStart w:name="_Toc346869880" w:id="16059"/>
      <w:bookmarkStart w:name="_Toc347474398" w:id="16060"/>
      <w:bookmarkStart w:name="_Toc347479261" w:id="16061"/>
      <w:bookmarkStart w:name="_Toc347567049" w:id="16062"/>
      <w:bookmarkStart w:name="_Toc348357503" w:id="16063"/>
      <w:bookmarkStart w:name="_Toc348723173" w:id="16064"/>
      <w:bookmarkStart w:name="_Toc348723986" w:id="16065"/>
      <w:bookmarkStart w:name="_Toc349030916" w:id="16066"/>
      <w:bookmarkStart w:name="_Toc351470816" w:id="16067"/>
      <w:bookmarkStart w:name="_Toc344370727" w:id="16068"/>
      <w:bookmarkStart w:name="_Toc344371307" w:id="16069"/>
      <w:bookmarkStart w:name="_Toc345329398" w:id="16070"/>
      <w:bookmarkStart w:name="_Toc345670076" w:id="16071"/>
      <w:bookmarkStart w:name="_Toc345670655" w:id="16072"/>
      <w:bookmarkStart w:name="_Toc345689715" w:id="16073"/>
      <w:bookmarkStart w:name="_Toc346706873" w:id="16074"/>
      <w:bookmarkStart w:name="_Toc346869881" w:id="16075"/>
      <w:bookmarkStart w:name="_Toc347474399" w:id="16076"/>
      <w:bookmarkStart w:name="_Toc347479262" w:id="16077"/>
      <w:bookmarkStart w:name="_Toc347567050" w:id="16078"/>
      <w:bookmarkStart w:name="_Toc348357504" w:id="16079"/>
      <w:bookmarkStart w:name="_Toc348723174" w:id="16080"/>
      <w:bookmarkStart w:name="_Toc348723987" w:id="16081"/>
      <w:bookmarkStart w:name="_Toc349030917" w:id="16082"/>
      <w:bookmarkStart w:name="_Toc351470817" w:id="16083"/>
      <w:bookmarkStart w:name="_Toc344370728" w:id="16084"/>
      <w:bookmarkStart w:name="_Toc344371308" w:id="16085"/>
      <w:bookmarkStart w:name="_Toc345329399" w:id="16086"/>
      <w:bookmarkStart w:name="_Toc345670077" w:id="16087"/>
      <w:bookmarkStart w:name="_Toc345670656" w:id="16088"/>
      <w:bookmarkStart w:name="_Toc345689716" w:id="16089"/>
      <w:bookmarkStart w:name="_Toc346706874" w:id="16090"/>
      <w:bookmarkStart w:name="_Toc346869882" w:id="16091"/>
      <w:bookmarkStart w:name="_Toc347474400" w:id="16092"/>
      <w:bookmarkStart w:name="_Toc347479263" w:id="16093"/>
      <w:bookmarkStart w:name="_Toc347567051" w:id="16094"/>
      <w:bookmarkStart w:name="_Toc348357505" w:id="16095"/>
      <w:bookmarkStart w:name="_Toc348723175" w:id="16096"/>
      <w:bookmarkStart w:name="_Toc348723988" w:id="16097"/>
      <w:bookmarkStart w:name="_Toc349030918" w:id="16098"/>
      <w:bookmarkStart w:name="_Toc351470818" w:id="16099"/>
      <w:bookmarkStart w:name="_Toc344370729" w:id="16100"/>
      <w:bookmarkStart w:name="_Toc344371309" w:id="16101"/>
      <w:bookmarkStart w:name="_Toc345329400" w:id="16102"/>
      <w:bookmarkStart w:name="_Toc345670078" w:id="16103"/>
      <w:bookmarkStart w:name="_Toc345670657" w:id="16104"/>
      <w:bookmarkStart w:name="_Toc345689717" w:id="16105"/>
      <w:bookmarkStart w:name="_Toc346706875" w:id="16106"/>
      <w:bookmarkStart w:name="_Toc346869883" w:id="16107"/>
      <w:bookmarkStart w:name="_Toc347474401" w:id="16108"/>
      <w:bookmarkStart w:name="_Toc347479264" w:id="16109"/>
      <w:bookmarkStart w:name="_Toc347563993" w:id="16110"/>
      <w:bookmarkStart w:name="_Toc347567052" w:id="16111"/>
      <w:bookmarkStart w:name="_Toc347819517" w:id="16112"/>
      <w:bookmarkStart w:name="_Toc348357506" w:id="16113"/>
      <w:bookmarkStart w:name="_Toc348723176" w:id="16114"/>
      <w:bookmarkStart w:name="_Toc348723989" w:id="16115"/>
      <w:bookmarkStart w:name="_Toc349030919" w:id="16116"/>
      <w:bookmarkStart w:name="_Toc351470819" w:id="16117"/>
      <w:bookmarkStart w:name="_Toc344370730" w:id="16118"/>
      <w:bookmarkStart w:name="_Toc344371310" w:id="16119"/>
      <w:bookmarkStart w:name="_Toc345329401" w:id="16120"/>
      <w:bookmarkStart w:name="_Toc345670079" w:id="16121"/>
      <w:bookmarkStart w:name="_Toc345670658" w:id="16122"/>
      <w:bookmarkStart w:name="_Toc345689718" w:id="16123"/>
      <w:bookmarkStart w:name="_Toc346706876" w:id="16124"/>
      <w:bookmarkStart w:name="_Toc346869884" w:id="16125"/>
      <w:bookmarkStart w:name="_Toc347474402" w:id="16126"/>
      <w:bookmarkStart w:name="_Toc347479265" w:id="16127"/>
      <w:bookmarkStart w:name="_Toc347563994" w:id="16128"/>
      <w:bookmarkStart w:name="_Toc347567053" w:id="16129"/>
      <w:bookmarkStart w:name="_Toc347819518" w:id="16130"/>
      <w:bookmarkStart w:name="_Toc348357507" w:id="16131"/>
      <w:bookmarkStart w:name="_Toc348723177" w:id="16132"/>
      <w:bookmarkStart w:name="_Toc348723990" w:id="16133"/>
      <w:bookmarkStart w:name="_Toc349030920" w:id="16134"/>
      <w:bookmarkStart w:name="_Toc351470820" w:id="16135"/>
      <w:bookmarkStart w:name="_Toc344370731" w:id="16136"/>
      <w:bookmarkStart w:name="_Toc344371311" w:id="16137"/>
      <w:bookmarkStart w:name="_Toc345329402" w:id="16138"/>
      <w:bookmarkStart w:name="_Toc345670080" w:id="16139"/>
      <w:bookmarkStart w:name="_Toc345670659" w:id="16140"/>
      <w:bookmarkStart w:name="_Toc345689719" w:id="16141"/>
      <w:bookmarkStart w:name="_Toc346706877" w:id="16142"/>
      <w:bookmarkStart w:name="_Toc346869885" w:id="16143"/>
      <w:bookmarkStart w:name="_Toc347474403" w:id="16144"/>
      <w:bookmarkStart w:name="_Toc347479266" w:id="16145"/>
      <w:bookmarkStart w:name="_Toc347567054" w:id="16146"/>
      <w:bookmarkStart w:name="_Toc348357508" w:id="16147"/>
      <w:bookmarkStart w:name="_Toc348723178" w:id="16148"/>
      <w:bookmarkStart w:name="_Toc348723991" w:id="16149"/>
      <w:bookmarkStart w:name="_Toc349030921" w:id="16150"/>
      <w:bookmarkStart w:name="_Toc351470821" w:id="16151"/>
      <w:bookmarkStart w:name="_Toc344370732" w:id="16152"/>
      <w:bookmarkStart w:name="_Toc344371312" w:id="16153"/>
      <w:bookmarkStart w:name="_Toc345329403" w:id="16154"/>
      <w:bookmarkStart w:name="_Toc345670081" w:id="16155"/>
      <w:bookmarkStart w:name="_Toc345670660" w:id="16156"/>
      <w:bookmarkStart w:name="_Toc345689720" w:id="16157"/>
      <w:bookmarkStart w:name="_Toc346706878" w:id="16158"/>
      <w:bookmarkStart w:name="_Toc346869886" w:id="16159"/>
      <w:bookmarkStart w:name="_Toc347474404" w:id="16160"/>
      <w:bookmarkStart w:name="_Toc347479267" w:id="16161"/>
      <w:bookmarkStart w:name="_Toc347567055" w:id="16162"/>
      <w:bookmarkStart w:name="_Toc348357509" w:id="16163"/>
      <w:bookmarkStart w:name="_Toc348723179" w:id="16164"/>
      <w:bookmarkStart w:name="_Toc348723992" w:id="16165"/>
      <w:bookmarkStart w:name="_Toc349030922" w:id="16166"/>
      <w:bookmarkStart w:name="_Toc351470822" w:id="16167"/>
      <w:bookmarkStart w:name="_Toc344370733" w:id="16168"/>
      <w:bookmarkStart w:name="_Toc344371313" w:id="16169"/>
      <w:bookmarkStart w:name="_Toc345329404" w:id="16170"/>
      <w:bookmarkStart w:name="_Toc345670082" w:id="16171"/>
      <w:bookmarkStart w:name="_Toc345670661" w:id="16172"/>
      <w:bookmarkStart w:name="_Toc345689721" w:id="16173"/>
      <w:bookmarkStart w:name="_Toc346706879" w:id="16174"/>
      <w:bookmarkStart w:name="_Toc346869887" w:id="16175"/>
      <w:bookmarkStart w:name="_Toc347474405" w:id="16176"/>
      <w:bookmarkStart w:name="_Toc347479268" w:id="16177"/>
      <w:bookmarkStart w:name="_Toc347563997" w:id="16178"/>
      <w:bookmarkStart w:name="_Toc347567056" w:id="16179"/>
      <w:bookmarkStart w:name="_Toc347819521" w:id="16180"/>
      <w:bookmarkStart w:name="_Toc348357510" w:id="16181"/>
      <w:bookmarkStart w:name="_Toc348723180" w:id="16182"/>
      <w:bookmarkStart w:name="_Toc348723993" w:id="16183"/>
      <w:bookmarkStart w:name="_Toc349030923" w:id="16184"/>
      <w:bookmarkStart w:name="_Toc351470823" w:id="16185"/>
      <w:bookmarkStart w:name="_Toc344370734" w:id="16186"/>
      <w:bookmarkStart w:name="_Toc344371314" w:id="16187"/>
      <w:bookmarkStart w:name="_Toc345329405" w:id="16188"/>
      <w:bookmarkStart w:name="_Toc345670083" w:id="16189"/>
      <w:bookmarkStart w:name="_Toc345670662" w:id="16190"/>
      <w:bookmarkStart w:name="_Toc345689722" w:id="16191"/>
      <w:bookmarkStart w:name="_Toc346706880" w:id="16192"/>
      <w:bookmarkStart w:name="_Toc346869888" w:id="16193"/>
      <w:bookmarkStart w:name="_Toc347474406" w:id="16194"/>
      <w:bookmarkStart w:name="_Toc347479269" w:id="16195"/>
      <w:bookmarkStart w:name="_Toc347567057" w:id="16196"/>
      <w:bookmarkStart w:name="_Toc348357511" w:id="16197"/>
      <w:bookmarkStart w:name="_Toc348723181" w:id="16198"/>
      <w:bookmarkStart w:name="_Toc348723994" w:id="16199"/>
      <w:bookmarkStart w:name="_Toc349030924" w:id="16200"/>
      <w:bookmarkStart w:name="_Toc351470824" w:id="16201"/>
      <w:bookmarkStart w:name="_Toc344370735" w:id="16202"/>
      <w:bookmarkStart w:name="_Toc344371315" w:id="16203"/>
      <w:bookmarkStart w:name="_Toc345329406" w:id="16204"/>
      <w:bookmarkStart w:name="_Toc345670084" w:id="16205"/>
      <w:bookmarkStart w:name="_Toc345670663" w:id="16206"/>
      <w:bookmarkStart w:name="_Toc345689723" w:id="16207"/>
      <w:bookmarkStart w:name="_Toc346706881" w:id="16208"/>
      <w:bookmarkStart w:name="_Toc346869889" w:id="16209"/>
      <w:bookmarkStart w:name="_Toc347474407" w:id="16210"/>
      <w:bookmarkStart w:name="_Toc347479270" w:id="16211"/>
      <w:bookmarkStart w:name="_Toc347563999" w:id="16212"/>
      <w:bookmarkStart w:name="_Toc347567058" w:id="16213"/>
      <w:bookmarkStart w:name="_Toc347819523" w:id="16214"/>
      <w:bookmarkStart w:name="_Toc348357512" w:id="16215"/>
      <w:bookmarkStart w:name="_Toc348723182" w:id="16216"/>
      <w:bookmarkStart w:name="_Toc348723995" w:id="16217"/>
      <w:bookmarkStart w:name="_Toc349030925" w:id="16218"/>
      <w:bookmarkStart w:name="_Toc351470825" w:id="16219"/>
      <w:bookmarkStart w:name="_Toc344370736" w:id="16220"/>
      <w:bookmarkStart w:name="_Toc344371316" w:id="16221"/>
      <w:bookmarkStart w:name="_Toc345329407" w:id="16222"/>
      <w:bookmarkStart w:name="_Toc345670085" w:id="16223"/>
      <w:bookmarkStart w:name="_Toc345670664" w:id="16224"/>
      <w:bookmarkStart w:name="_Toc345689724" w:id="16225"/>
      <w:bookmarkStart w:name="_Toc346706882" w:id="16226"/>
      <w:bookmarkStart w:name="_Toc346869890" w:id="16227"/>
      <w:bookmarkStart w:name="_Toc347474408" w:id="16228"/>
      <w:bookmarkStart w:name="_Toc347479271" w:id="16229"/>
      <w:bookmarkStart w:name="_Toc347567059" w:id="16230"/>
      <w:bookmarkStart w:name="_Toc348357513" w:id="16231"/>
      <w:bookmarkStart w:name="_Toc348723183" w:id="16232"/>
      <w:bookmarkStart w:name="_Toc348723996" w:id="16233"/>
      <w:bookmarkStart w:name="_Toc349030926" w:id="16234"/>
      <w:bookmarkStart w:name="_Toc351470826" w:id="16235"/>
      <w:bookmarkStart w:name="_Toc344370737" w:id="16236"/>
      <w:bookmarkStart w:name="_Toc344371317" w:id="16237"/>
      <w:bookmarkStart w:name="_Toc345329408" w:id="16238"/>
      <w:bookmarkStart w:name="_Toc345670086" w:id="16239"/>
      <w:bookmarkStart w:name="_Toc345670665" w:id="16240"/>
      <w:bookmarkStart w:name="_Toc345689725" w:id="16241"/>
      <w:bookmarkStart w:name="_Toc346706883" w:id="16242"/>
      <w:bookmarkStart w:name="_Toc346869891" w:id="16243"/>
      <w:bookmarkStart w:name="_Toc347474409" w:id="16244"/>
      <w:bookmarkStart w:name="_Toc347479272" w:id="16245"/>
      <w:bookmarkStart w:name="_Toc347567060" w:id="16246"/>
      <w:bookmarkStart w:name="_Toc348357514" w:id="16247"/>
      <w:bookmarkStart w:name="_Toc348723184" w:id="16248"/>
      <w:bookmarkStart w:name="_Toc348723997" w:id="16249"/>
      <w:bookmarkStart w:name="_Toc349030927" w:id="16250"/>
      <w:bookmarkStart w:name="_Toc351470827" w:id="16251"/>
      <w:bookmarkStart w:name="_Toc344370738" w:id="16252"/>
      <w:bookmarkStart w:name="_Toc344371318" w:id="16253"/>
      <w:bookmarkStart w:name="_Toc345329409" w:id="16254"/>
      <w:bookmarkStart w:name="_Toc345670087" w:id="16255"/>
      <w:bookmarkStart w:name="_Toc345670666" w:id="16256"/>
      <w:bookmarkStart w:name="_Toc345689726" w:id="16257"/>
      <w:bookmarkStart w:name="_Toc346706884" w:id="16258"/>
      <w:bookmarkStart w:name="_Toc346869892" w:id="16259"/>
      <w:bookmarkStart w:name="_Toc347474410" w:id="16260"/>
      <w:bookmarkStart w:name="_Toc347479273" w:id="16261"/>
      <w:bookmarkStart w:name="_Toc347567061" w:id="16262"/>
      <w:bookmarkStart w:name="_Toc348357515" w:id="16263"/>
      <w:bookmarkStart w:name="_Toc348723185" w:id="16264"/>
      <w:bookmarkStart w:name="_Toc348723998" w:id="16265"/>
      <w:bookmarkStart w:name="_Toc349030928" w:id="16266"/>
      <w:bookmarkStart w:name="_Toc351470828" w:id="16267"/>
      <w:bookmarkStart w:name="_Toc344370739" w:id="16268"/>
      <w:bookmarkStart w:name="_Toc344371319" w:id="16269"/>
      <w:bookmarkStart w:name="_Toc345329410" w:id="16270"/>
      <w:bookmarkStart w:name="_Toc345670088" w:id="16271"/>
      <w:bookmarkStart w:name="_Toc345670667" w:id="16272"/>
      <w:bookmarkStart w:name="_Toc345689727" w:id="16273"/>
      <w:bookmarkStart w:name="_Toc346706885" w:id="16274"/>
      <w:bookmarkStart w:name="_Toc346869893" w:id="16275"/>
      <w:bookmarkStart w:name="_Toc347474411" w:id="16276"/>
      <w:bookmarkStart w:name="_Toc347479274" w:id="16277"/>
      <w:bookmarkStart w:name="_Toc347567062" w:id="16278"/>
      <w:bookmarkStart w:name="_Toc348357516" w:id="16279"/>
      <w:bookmarkStart w:name="_Toc348723186" w:id="16280"/>
      <w:bookmarkStart w:name="_Toc348723999" w:id="16281"/>
      <w:bookmarkStart w:name="_Toc349030929" w:id="16282"/>
      <w:bookmarkStart w:name="_Toc351470829" w:id="16283"/>
      <w:bookmarkStart w:name="_Toc344370740" w:id="16284"/>
      <w:bookmarkStart w:name="_Toc344371320" w:id="16285"/>
      <w:bookmarkStart w:name="_Toc345329411" w:id="16286"/>
      <w:bookmarkStart w:name="_Toc345670089" w:id="16287"/>
      <w:bookmarkStart w:name="_Toc345670668" w:id="16288"/>
      <w:bookmarkStart w:name="_Toc345689728" w:id="16289"/>
      <w:bookmarkStart w:name="_Toc346706886" w:id="16290"/>
      <w:bookmarkStart w:name="_Toc346869894" w:id="16291"/>
      <w:bookmarkStart w:name="_Toc347474412" w:id="16292"/>
      <w:bookmarkStart w:name="_Toc347479275" w:id="16293"/>
      <w:bookmarkStart w:name="_Toc347567063" w:id="16294"/>
      <w:bookmarkStart w:name="_Toc348357517" w:id="16295"/>
      <w:bookmarkStart w:name="_Toc348723187" w:id="16296"/>
      <w:bookmarkStart w:name="_Toc348724000" w:id="16297"/>
      <w:bookmarkStart w:name="_Toc349030930" w:id="16298"/>
      <w:bookmarkStart w:name="_Toc351470830" w:id="16299"/>
      <w:bookmarkStart w:name="_Toc344370741" w:id="16300"/>
      <w:bookmarkStart w:name="_Toc344371321" w:id="16301"/>
      <w:bookmarkStart w:name="_Toc345329412" w:id="16302"/>
      <w:bookmarkStart w:name="_Toc345670090" w:id="16303"/>
      <w:bookmarkStart w:name="_Toc345670669" w:id="16304"/>
      <w:bookmarkStart w:name="_Toc345689729" w:id="16305"/>
      <w:bookmarkStart w:name="_Toc346706887" w:id="16306"/>
      <w:bookmarkStart w:name="_Toc346869895" w:id="16307"/>
      <w:bookmarkStart w:name="_Toc347474413" w:id="16308"/>
      <w:bookmarkStart w:name="_Toc347479276" w:id="16309"/>
      <w:bookmarkStart w:name="_Toc347564005" w:id="16310"/>
      <w:bookmarkStart w:name="_Toc347567064" w:id="16311"/>
      <w:bookmarkStart w:name="_Toc347819529" w:id="16312"/>
      <w:bookmarkStart w:name="_Toc348357518" w:id="16313"/>
      <w:bookmarkStart w:name="_Toc348723188" w:id="16314"/>
      <w:bookmarkStart w:name="_Toc348724001" w:id="16315"/>
      <w:bookmarkStart w:name="_Toc349030931" w:id="16316"/>
      <w:bookmarkStart w:name="_Toc351470831" w:id="16317"/>
      <w:bookmarkStart w:name="_Toc344370742" w:id="16318"/>
      <w:bookmarkStart w:name="_Toc344371322" w:id="16319"/>
      <w:bookmarkStart w:name="_Toc345329413" w:id="16320"/>
      <w:bookmarkStart w:name="_Toc345670091" w:id="16321"/>
      <w:bookmarkStart w:name="_Toc345670670" w:id="16322"/>
      <w:bookmarkStart w:name="_Toc345689730" w:id="16323"/>
      <w:bookmarkStart w:name="_Toc346706888" w:id="16324"/>
      <w:bookmarkStart w:name="_Toc346869896" w:id="16325"/>
      <w:bookmarkStart w:name="_Toc347474414" w:id="16326"/>
      <w:bookmarkStart w:name="_Toc347479277" w:id="16327"/>
      <w:bookmarkStart w:name="_Toc347564006" w:id="16328"/>
      <w:bookmarkStart w:name="_Toc347567065" w:id="16329"/>
      <w:bookmarkStart w:name="_Toc347819530" w:id="16330"/>
      <w:bookmarkStart w:name="_Toc348357519" w:id="16331"/>
      <w:bookmarkStart w:name="_Toc348723189" w:id="16332"/>
      <w:bookmarkStart w:name="_Toc348724002" w:id="16333"/>
      <w:bookmarkStart w:name="_Toc349030932" w:id="16334"/>
      <w:bookmarkStart w:name="_Toc351470832" w:id="16335"/>
      <w:bookmarkStart w:name="_Toc344370743" w:id="16336"/>
      <w:bookmarkStart w:name="_Toc344371323" w:id="16337"/>
      <w:bookmarkStart w:name="_Toc345329414" w:id="16338"/>
      <w:bookmarkStart w:name="_Toc345670092" w:id="16339"/>
      <w:bookmarkStart w:name="_Toc345670671" w:id="16340"/>
      <w:bookmarkStart w:name="_Toc345689731" w:id="16341"/>
      <w:bookmarkStart w:name="_Toc346706889" w:id="16342"/>
      <w:bookmarkStart w:name="_Toc346869897" w:id="16343"/>
      <w:bookmarkStart w:name="_Toc347474415" w:id="16344"/>
      <w:bookmarkStart w:name="_Toc347479278" w:id="16345"/>
      <w:bookmarkStart w:name="_Toc347567066" w:id="16346"/>
      <w:bookmarkStart w:name="_Toc348357520" w:id="16347"/>
      <w:bookmarkStart w:name="_Toc348723190" w:id="16348"/>
      <w:bookmarkStart w:name="_Toc348724003" w:id="16349"/>
      <w:bookmarkStart w:name="_Toc349030933" w:id="16350"/>
      <w:bookmarkStart w:name="_Toc351470833" w:id="16351"/>
      <w:bookmarkStart w:name="_Toc344370744" w:id="16352"/>
      <w:bookmarkStart w:name="_Toc344371324" w:id="16353"/>
      <w:bookmarkStart w:name="_Toc345329415" w:id="16354"/>
      <w:bookmarkStart w:name="_Toc345670093" w:id="16355"/>
      <w:bookmarkStart w:name="_Toc345670672" w:id="16356"/>
      <w:bookmarkStart w:name="_Toc345689732" w:id="16357"/>
      <w:bookmarkStart w:name="_Toc346706890" w:id="16358"/>
      <w:bookmarkStart w:name="_Toc346869898" w:id="16359"/>
      <w:bookmarkStart w:name="_Toc347474416" w:id="16360"/>
      <w:bookmarkStart w:name="_Toc347479279" w:id="16361"/>
      <w:bookmarkStart w:name="_Toc347567067" w:id="16362"/>
      <w:bookmarkStart w:name="_Toc348357521" w:id="16363"/>
      <w:bookmarkStart w:name="_Toc348723191" w:id="16364"/>
      <w:bookmarkStart w:name="_Toc348724004" w:id="16365"/>
      <w:bookmarkStart w:name="_Toc349030934" w:id="16366"/>
      <w:bookmarkStart w:name="_Toc351470834" w:id="16367"/>
      <w:bookmarkStart w:name="_Toc344370745" w:id="16368"/>
      <w:bookmarkStart w:name="_Toc344371325" w:id="16369"/>
      <w:bookmarkStart w:name="_Toc345329416" w:id="16370"/>
      <w:bookmarkStart w:name="_Toc345670094" w:id="16371"/>
      <w:bookmarkStart w:name="_Toc345670673" w:id="16372"/>
      <w:bookmarkStart w:name="_Toc345689733" w:id="16373"/>
      <w:bookmarkStart w:name="_Toc346706891" w:id="16374"/>
      <w:bookmarkStart w:name="_Toc346869899" w:id="16375"/>
      <w:bookmarkStart w:name="_Toc347474417" w:id="16376"/>
      <w:bookmarkStart w:name="_Toc347479280" w:id="16377"/>
      <w:bookmarkStart w:name="_Toc347564009" w:id="16378"/>
      <w:bookmarkStart w:name="_Toc347567068" w:id="16379"/>
      <w:bookmarkStart w:name="_Toc347819533" w:id="16380"/>
      <w:bookmarkStart w:name="_Toc348357522" w:id="16381"/>
      <w:bookmarkStart w:name="_Toc348723192" w:id="16382"/>
      <w:bookmarkStart w:name="_Toc348724005" w:id="16383"/>
      <w:bookmarkStart w:name="_Toc349030935" w:id="16384"/>
      <w:bookmarkStart w:name="_Toc351470835" w:id="16385"/>
      <w:bookmarkStart w:name="_Toc344370746" w:id="16386"/>
      <w:bookmarkStart w:name="_Toc344371326" w:id="16387"/>
      <w:bookmarkStart w:name="_Toc345329417" w:id="16388"/>
      <w:bookmarkStart w:name="_Toc345670095" w:id="16389"/>
      <w:bookmarkStart w:name="_Toc345670674" w:id="16390"/>
      <w:bookmarkStart w:name="_Toc345689734" w:id="16391"/>
      <w:bookmarkStart w:name="_Toc346706892" w:id="16392"/>
      <w:bookmarkStart w:name="_Toc346869900" w:id="16393"/>
      <w:bookmarkStart w:name="_Toc347474418" w:id="16394"/>
      <w:bookmarkStart w:name="_Toc347479281" w:id="16395"/>
      <w:bookmarkStart w:name="_Toc347567069" w:id="16396"/>
      <w:bookmarkStart w:name="_Toc348357523" w:id="16397"/>
      <w:bookmarkStart w:name="_Toc348723193" w:id="16398"/>
      <w:bookmarkStart w:name="_Toc348724006" w:id="16399"/>
      <w:bookmarkStart w:name="_Toc349030936" w:id="16400"/>
      <w:bookmarkStart w:name="_Toc351470836" w:id="16401"/>
      <w:bookmarkStart w:name="_Toc344370747" w:id="16402"/>
      <w:bookmarkStart w:name="_Toc344371327" w:id="16403"/>
      <w:bookmarkStart w:name="_Toc345329418" w:id="16404"/>
      <w:bookmarkStart w:name="_Toc345670096" w:id="16405"/>
      <w:bookmarkStart w:name="_Toc345670675" w:id="16406"/>
      <w:bookmarkStart w:name="_Toc345689735" w:id="16407"/>
      <w:bookmarkStart w:name="_Toc346706893" w:id="16408"/>
      <w:bookmarkStart w:name="_Toc346869901" w:id="16409"/>
      <w:bookmarkStart w:name="_Toc347474419" w:id="16410"/>
      <w:bookmarkStart w:name="_Toc347479282" w:id="16411"/>
      <w:bookmarkStart w:name="_Toc347564011" w:id="16412"/>
      <w:bookmarkStart w:name="_Toc347567070" w:id="16413"/>
      <w:bookmarkStart w:name="_Toc347819535" w:id="16414"/>
      <w:bookmarkStart w:name="_Toc348357524" w:id="16415"/>
      <w:bookmarkStart w:name="_Toc348723194" w:id="16416"/>
      <w:bookmarkStart w:name="_Toc348724007" w:id="16417"/>
      <w:bookmarkStart w:name="_Toc349030937" w:id="16418"/>
      <w:bookmarkStart w:name="_Toc351470837" w:id="16419"/>
      <w:bookmarkStart w:name="_Toc344370748" w:id="16420"/>
      <w:bookmarkStart w:name="_Toc344371328" w:id="16421"/>
      <w:bookmarkStart w:name="_Toc345329419" w:id="16422"/>
      <w:bookmarkStart w:name="_Toc345670097" w:id="16423"/>
      <w:bookmarkStart w:name="_Toc345670676" w:id="16424"/>
      <w:bookmarkStart w:name="_Toc345689736" w:id="16425"/>
      <w:bookmarkStart w:name="_Toc346706894" w:id="16426"/>
      <w:bookmarkStart w:name="_Toc346869902" w:id="16427"/>
      <w:bookmarkStart w:name="_Toc347474420" w:id="16428"/>
      <w:bookmarkStart w:name="_Toc347479283" w:id="16429"/>
      <w:bookmarkStart w:name="_Toc347567071" w:id="16430"/>
      <w:bookmarkStart w:name="_Toc348357525" w:id="16431"/>
      <w:bookmarkStart w:name="_Toc348723195" w:id="16432"/>
      <w:bookmarkStart w:name="_Toc348724008" w:id="16433"/>
      <w:bookmarkStart w:name="_Toc349030938" w:id="16434"/>
      <w:bookmarkStart w:name="_Toc351470838" w:id="16435"/>
      <w:bookmarkStart w:name="_Toc344370749" w:id="16436"/>
      <w:bookmarkStart w:name="_Toc344371329" w:id="16437"/>
      <w:bookmarkStart w:name="_Toc345329420" w:id="16438"/>
      <w:bookmarkStart w:name="_Toc345670098" w:id="16439"/>
      <w:bookmarkStart w:name="_Toc345670677" w:id="16440"/>
      <w:bookmarkStart w:name="_Toc345689737" w:id="16441"/>
      <w:bookmarkStart w:name="_Toc346706895" w:id="16442"/>
      <w:bookmarkStart w:name="_Toc346869903" w:id="16443"/>
      <w:bookmarkStart w:name="_Toc347474421" w:id="16444"/>
      <w:bookmarkStart w:name="_Toc347479284" w:id="16445"/>
      <w:bookmarkStart w:name="_Toc347567072" w:id="16446"/>
      <w:bookmarkStart w:name="_Toc348357526" w:id="16447"/>
      <w:bookmarkStart w:name="_Toc348723196" w:id="16448"/>
      <w:bookmarkStart w:name="_Toc348724009" w:id="16449"/>
      <w:bookmarkStart w:name="_Toc349030939" w:id="16450"/>
      <w:bookmarkStart w:name="_Toc351470839" w:id="16451"/>
      <w:bookmarkStart w:name="_Toc344370750" w:id="16452"/>
      <w:bookmarkStart w:name="_Toc344371330" w:id="16453"/>
      <w:bookmarkStart w:name="_Toc345329421" w:id="16454"/>
      <w:bookmarkStart w:name="_Toc345670099" w:id="16455"/>
      <w:bookmarkStart w:name="_Toc345670678" w:id="16456"/>
      <w:bookmarkStart w:name="_Toc345689738" w:id="16457"/>
      <w:bookmarkStart w:name="_Toc346706896" w:id="16458"/>
      <w:bookmarkStart w:name="_Toc346869904" w:id="16459"/>
      <w:bookmarkStart w:name="_Toc347474422" w:id="16460"/>
      <w:bookmarkStart w:name="_Toc347479285" w:id="16461"/>
      <w:bookmarkStart w:name="_Toc347567073" w:id="16462"/>
      <w:bookmarkStart w:name="_Toc348357527" w:id="16463"/>
      <w:bookmarkStart w:name="_Toc348723197" w:id="16464"/>
      <w:bookmarkStart w:name="_Toc348724010" w:id="16465"/>
      <w:bookmarkStart w:name="_Toc349030940" w:id="16466"/>
      <w:bookmarkStart w:name="_Toc351470840" w:id="16467"/>
      <w:bookmarkStart w:name="_Toc344370751" w:id="16468"/>
      <w:bookmarkStart w:name="_Toc344371331" w:id="16469"/>
      <w:bookmarkStart w:name="_Toc345329422" w:id="16470"/>
      <w:bookmarkStart w:name="_Toc345670100" w:id="16471"/>
      <w:bookmarkStart w:name="_Toc345670679" w:id="16472"/>
      <w:bookmarkStart w:name="_Toc345689739" w:id="16473"/>
      <w:bookmarkStart w:name="_Toc346706897" w:id="16474"/>
      <w:bookmarkStart w:name="_Toc346869905" w:id="16475"/>
      <w:bookmarkStart w:name="_Toc347474423" w:id="16476"/>
      <w:bookmarkStart w:name="_Toc347479286" w:id="16477"/>
      <w:bookmarkStart w:name="_Toc347567074" w:id="16478"/>
      <w:bookmarkStart w:name="_Toc348357528" w:id="16479"/>
      <w:bookmarkStart w:name="_Toc348723198" w:id="16480"/>
      <w:bookmarkStart w:name="_Toc348724011" w:id="16481"/>
      <w:bookmarkStart w:name="_Toc349030941" w:id="16482"/>
      <w:bookmarkStart w:name="_Toc351470841" w:id="16483"/>
      <w:bookmarkStart w:name="_Toc344370752" w:id="16484"/>
      <w:bookmarkStart w:name="_Toc344371332" w:id="16485"/>
      <w:bookmarkStart w:name="_Toc345329423" w:id="16486"/>
      <w:bookmarkStart w:name="_Toc345670101" w:id="16487"/>
      <w:bookmarkStart w:name="_Toc345670680" w:id="16488"/>
      <w:bookmarkStart w:name="_Toc345689740" w:id="16489"/>
      <w:bookmarkStart w:name="_Toc346706898" w:id="16490"/>
      <w:bookmarkStart w:name="_Toc346869906" w:id="16491"/>
      <w:bookmarkStart w:name="_Toc347474424" w:id="16492"/>
      <w:bookmarkStart w:name="_Toc347479287" w:id="16493"/>
      <w:bookmarkStart w:name="_Toc347567075" w:id="16494"/>
      <w:bookmarkStart w:name="_Toc348357529" w:id="16495"/>
      <w:bookmarkStart w:name="_Toc348723199" w:id="16496"/>
      <w:bookmarkStart w:name="_Toc348724012" w:id="16497"/>
      <w:bookmarkStart w:name="_Toc349030942" w:id="16498"/>
      <w:bookmarkStart w:name="_Toc351470842" w:id="16499"/>
      <w:bookmarkStart w:name="_Toc344370753" w:id="16500"/>
      <w:bookmarkStart w:name="_Toc344371333" w:id="16501"/>
      <w:bookmarkStart w:name="_Toc345329424" w:id="16502"/>
      <w:bookmarkStart w:name="_Toc345670102" w:id="16503"/>
      <w:bookmarkStart w:name="_Toc345670681" w:id="16504"/>
      <w:bookmarkStart w:name="_Toc345689741" w:id="16505"/>
      <w:bookmarkStart w:name="_Toc346706899" w:id="16506"/>
      <w:bookmarkStart w:name="_Toc346869907" w:id="16507"/>
      <w:bookmarkStart w:name="_Toc347474425" w:id="16508"/>
      <w:bookmarkStart w:name="_Toc347479288" w:id="16509"/>
      <w:bookmarkStart w:name="_Toc347567076" w:id="16510"/>
      <w:bookmarkStart w:name="_Toc348357530" w:id="16511"/>
      <w:bookmarkStart w:name="_Toc348723200" w:id="16512"/>
      <w:bookmarkStart w:name="_Toc348724013" w:id="16513"/>
      <w:bookmarkStart w:name="_Toc349030943" w:id="16514"/>
      <w:bookmarkStart w:name="_Toc351470843" w:id="16515"/>
      <w:bookmarkStart w:name="_Toc344370754" w:id="16516"/>
      <w:bookmarkStart w:name="_Toc344371334" w:id="16517"/>
      <w:bookmarkStart w:name="_Toc345329425" w:id="16518"/>
      <w:bookmarkStart w:name="_Toc345670103" w:id="16519"/>
      <w:bookmarkStart w:name="_Toc345670682" w:id="16520"/>
      <w:bookmarkStart w:name="_Toc345689742" w:id="16521"/>
      <w:bookmarkStart w:name="_Toc346706900" w:id="16522"/>
      <w:bookmarkStart w:name="_Toc346869908" w:id="16523"/>
      <w:bookmarkStart w:name="_Toc347474426" w:id="16524"/>
      <w:bookmarkStart w:name="_Toc347479289" w:id="16525"/>
      <w:bookmarkStart w:name="_Toc347564018" w:id="16526"/>
      <w:bookmarkStart w:name="_Toc347567077" w:id="16527"/>
      <w:bookmarkStart w:name="_Toc347819542" w:id="16528"/>
      <w:bookmarkStart w:name="_Toc348357531" w:id="16529"/>
      <w:bookmarkStart w:name="_Toc348723201" w:id="16530"/>
      <w:bookmarkStart w:name="_Toc348724014" w:id="16531"/>
      <w:bookmarkStart w:name="_Toc349030944" w:id="16532"/>
      <w:bookmarkStart w:name="_Toc351470844" w:id="16533"/>
      <w:bookmarkStart w:name="_Toc344370755" w:id="16534"/>
      <w:bookmarkStart w:name="_Toc344371335" w:id="16535"/>
      <w:bookmarkStart w:name="_Toc345329426" w:id="16536"/>
      <w:bookmarkStart w:name="_Toc345670104" w:id="16537"/>
      <w:bookmarkStart w:name="_Toc345670683" w:id="16538"/>
      <w:bookmarkStart w:name="_Toc345689743" w:id="16539"/>
      <w:bookmarkStart w:name="_Toc346706901" w:id="16540"/>
      <w:bookmarkStart w:name="_Toc346869909" w:id="16541"/>
      <w:bookmarkStart w:name="_Toc347474427" w:id="16542"/>
      <w:bookmarkStart w:name="_Toc347479290" w:id="16543"/>
      <w:bookmarkStart w:name="_Toc347564019" w:id="16544"/>
      <w:bookmarkStart w:name="_Toc347567078" w:id="16545"/>
      <w:bookmarkStart w:name="_Toc347819543" w:id="16546"/>
      <w:bookmarkStart w:name="_Toc348357532" w:id="16547"/>
      <w:bookmarkStart w:name="_Toc348723202" w:id="16548"/>
      <w:bookmarkStart w:name="_Toc348724015" w:id="16549"/>
      <w:bookmarkStart w:name="_Toc349030945" w:id="16550"/>
      <w:bookmarkStart w:name="_Toc351470845" w:id="16551"/>
      <w:bookmarkStart w:name="_Toc344370756" w:id="16552"/>
      <w:bookmarkStart w:name="_Toc344371336" w:id="16553"/>
      <w:bookmarkStart w:name="_Toc345329427" w:id="16554"/>
      <w:bookmarkStart w:name="_Toc345670105" w:id="16555"/>
      <w:bookmarkStart w:name="_Toc345670684" w:id="16556"/>
      <w:bookmarkStart w:name="_Toc345689744" w:id="16557"/>
      <w:bookmarkStart w:name="_Toc346706902" w:id="16558"/>
      <w:bookmarkStart w:name="_Toc346869910" w:id="16559"/>
      <w:bookmarkStart w:name="_Toc347474428" w:id="16560"/>
      <w:bookmarkStart w:name="_Toc347479291" w:id="16561"/>
      <w:bookmarkStart w:name="_Toc347567079" w:id="16562"/>
      <w:bookmarkStart w:name="_Toc348357533" w:id="16563"/>
      <w:bookmarkStart w:name="_Toc348723203" w:id="16564"/>
      <w:bookmarkStart w:name="_Toc348724016" w:id="16565"/>
      <w:bookmarkStart w:name="_Toc349030946" w:id="16566"/>
      <w:bookmarkStart w:name="_Toc351470846" w:id="16567"/>
      <w:bookmarkStart w:name="_Toc344370757" w:id="16568"/>
      <w:bookmarkStart w:name="_Toc344371337" w:id="16569"/>
      <w:bookmarkStart w:name="_Toc345329428" w:id="16570"/>
      <w:bookmarkStart w:name="_Toc345670106" w:id="16571"/>
      <w:bookmarkStart w:name="_Toc345670685" w:id="16572"/>
      <w:bookmarkStart w:name="_Toc345689745" w:id="16573"/>
      <w:bookmarkStart w:name="_Toc346706903" w:id="16574"/>
      <w:bookmarkStart w:name="_Toc346869911" w:id="16575"/>
      <w:bookmarkStart w:name="_Toc347474429" w:id="16576"/>
      <w:bookmarkStart w:name="_Toc347479292" w:id="16577"/>
      <w:bookmarkStart w:name="_Toc347567080" w:id="16578"/>
      <w:bookmarkStart w:name="_Toc348357534" w:id="16579"/>
      <w:bookmarkStart w:name="_Toc348723204" w:id="16580"/>
      <w:bookmarkStart w:name="_Toc348724017" w:id="16581"/>
      <w:bookmarkStart w:name="_Toc349030947" w:id="16582"/>
      <w:bookmarkStart w:name="_Toc351470847" w:id="16583"/>
      <w:bookmarkStart w:name="_Toc344370758" w:id="16584"/>
      <w:bookmarkStart w:name="_Toc344371338" w:id="16585"/>
      <w:bookmarkStart w:name="_Toc345329429" w:id="16586"/>
      <w:bookmarkStart w:name="_Toc345670107" w:id="16587"/>
      <w:bookmarkStart w:name="_Toc345670686" w:id="16588"/>
      <w:bookmarkStart w:name="_Toc345689746" w:id="16589"/>
      <w:bookmarkStart w:name="_Toc346706904" w:id="16590"/>
      <w:bookmarkStart w:name="_Toc346869912" w:id="16591"/>
      <w:bookmarkStart w:name="_Toc347474430" w:id="16592"/>
      <w:bookmarkStart w:name="_Toc347479293" w:id="16593"/>
      <w:bookmarkStart w:name="_Toc347564022" w:id="16594"/>
      <w:bookmarkStart w:name="_Toc347567081" w:id="16595"/>
      <w:bookmarkStart w:name="_Toc347819546" w:id="16596"/>
      <w:bookmarkStart w:name="_Toc348357535" w:id="16597"/>
      <w:bookmarkStart w:name="_Toc348723205" w:id="16598"/>
      <w:bookmarkStart w:name="_Toc348724018" w:id="16599"/>
      <w:bookmarkStart w:name="_Toc349030948" w:id="16600"/>
      <w:bookmarkStart w:name="_Toc351470848" w:id="16601"/>
      <w:bookmarkStart w:name="_Toc344370759" w:id="16602"/>
      <w:bookmarkStart w:name="_Toc344371339" w:id="16603"/>
      <w:bookmarkStart w:name="_Toc345329430" w:id="16604"/>
      <w:bookmarkStart w:name="_Toc345670108" w:id="16605"/>
      <w:bookmarkStart w:name="_Toc345670687" w:id="16606"/>
      <w:bookmarkStart w:name="_Toc345689747" w:id="16607"/>
      <w:bookmarkStart w:name="_Toc346706905" w:id="16608"/>
      <w:bookmarkStart w:name="_Toc346869913" w:id="16609"/>
      <w:bookmarkStart w:name="_Toc347474431" w:id="16610"/>
      <w:bookmarkStart w:name="_Toc347479294" w:id="16611"/>
      <w:bookmarkStart w:name="_Toc347567082" w:id="16612"/>
      <w:bookmarkStart w:name="_Toc348357536" w:id="16613"/>
      <w:bookmarkStart w:name="_Toc348723206" w:id="16614"/>
      <w:bookmarkStart w:name="_Toc348724019" w:id="16615"/>
      <w:bookmarkStart w:name="_Toc349030949" w:id="16616"/>
      <w:bookmarkStart w:name="_Toc351470849" w:id="16617"/>
      <w:bookmarkStart w:name="_Toc344370760" w:id="16618"/>
      <w:bookmarkStart w:name="_Toc344371340" w:id="16619"/>
      <w:bookmarkStart w:name="_Toc345329431" w:id="16620"/>
      <w:bookmarkStart w:name="_Toc345670109" w:id="16621"/>
      <w:bookmarkStart w:name="_Toc345670688" w:id="16622"/>
      <w:bookmarkStart w:name="_Toc345689748" w:id="16623"/>
      <w:bookmarkStart w:name="_Toc346706906" w:id="16624"/>
      <w:bookmarkStart w:name="_Toc346869914" w:id="16625"/>
      <w:bookmarkStart w:name="_Toc347474432" w:id="16626"/>
      <w:bookmarkStart w:name="_Toc347479295" w:id="16627"/>
      <w:bookmarkStart w:name="_Toc347564024" w:id="16628"/>
      <w:bookmarkStart w:name="_Toc347567083" w:id="16629"/>
      <w:bookmarkStart w:name="_Toc347819548" w:id="16630"/>
      <w:bookmarkStart w:name="_Toc348357537" w:id="16631"/>
      <w:bookmarkStart w:name="_Toc348723207" w:id="16632"/>
      <w:bookmarkStart w:name="_Toc348724020" w:id="16633"/>
      <w:bookmarkStart w:name="_Toc349030950" w:id="16634"/>
      <w:bookmarkStart w:name="_Toc351470850" w:id="16635"/>
      <w:bookmarkStart w:name="_Toc344370761" w:id="16636"/>
      <w:bookmarkStart w:name="_Toc344371341" w:id="16637"/>
      <w:bookmarkStart w:name="_Toc345329432" w:id="16638"/>
      <w:bookmarkStart w:name="_Toc345670110" w:id="16639"/>
      <w:bookmarkStart w:name="_Toc345670689" w:id="16640"/>
      <w:bookmarkStart w:name="_Toc345689749" w:id="16641"/>
      <w:bookmarkStart w:name="_Toc346706907" w:id="16642"/>
      <w:bookmarkStart w:name="_Toc346869915" w:id="16643"/>
      <w:bookmarkStart w:name="_Toc347474433" w:id="16644"/>
      <w:bookmarkStart w:name="_Toc347479296" w:id="16645"/>
      <w:bookmarkStart w:name="_Toc347567084" w:id="16646"/>
      <w:bookmarkStart w:name="_Toc348357538" w:id="16647"/>
      <w:bookmarkStart w:name="_Toc348723208" w:id="16648"/>
      <w:bookmarkStart w:name="_Toc348724021" w:id="16649"/>
      <w:bookmarkStart w:name="_Toc349030951" w:id="16650"/>
      <w:bookmarkStart w:name="_Toc351470851" w:id="16651"/>
      <w:bookmarkStart w:name="_Toc344370762" w:id="16652"/>
      <w:bookmarkStart w:name="_Toc344371342" w:id="16653"/>
      <w:bookmarkStart w:name="_Toc345329433" w:id="16654"/>
      <w:bookmarkStart w:name="_Toc345670111" w:id="16655"/>
      <w:bookmarkStart w:name="_Toc345670690" w:id="16656"/>
      <w:bookmarkStart w:name="_Toc345689750" w:id="16657"/>
      <w:bookmarkStart w:name="_Toc346706908" w:id="16658"/>
      <w:bookmarkStart w:name="_Toc346869916" w:id="16659"/>
      <w:bookmarkStart w:name="_Toc347474434" w:id="16660"/>
      <w:bookmarkStart w:name="_Toc347479297" w:id="16661"/>
      <w:bookmarkStart w:name="_Toc347567085" w:id="16662"/>
      <w:bookmarkStart w:name="_Toc348357539" w:id="16663"/>
      <w:bookmarkStart w:name="_Toc348723209" w:id="16664"/>
      <w:bookmarkStart w:name="_Toc348724022" w:id="16665"/>
      <w:bookmarkStart w:name="_Toc349030952" w:id="16666"/>
      <w:bookmarkStart w:name="_Toc351470852" w:id="16667"/>
      <w:bookmarkStart w:name="_Toc344370763" w:id="16668"/>
      <w:bookmarkStart w:name="_Toc344371343" w:id="16669"/>
      <w:bookmarkStart w:name="_Toc345329434" w:id="16670"/>
      <w:bookmarkStart w:name="_Toc345670112" w:id="16671"/>
      <w:bookmarkStart w:name="_Toc345670691" w:id="16672"/>
      <w:bookmarkStart w:name="_Toc345689751" w:id="16673"/>
      <w:bookmarkStart w:name="_Toc346706909" w:id="16674"/>
      <w:bookmarkStart w:name="_Toc346869917" w:id="16675"/>
      <w:bookmarkStart w:name="_Toc347474435" w:id="16676"/>
      <w:bookmarkStart w:name="_Toc347479298" w:id="16677"/>
      <w:bookmarkStart w:name="_Toc347567086" w:id="16678"/>
      <w:bookmarkStart w:name="_Toc348357540" w:id="16679"/>
      <w:bookmarkStart w:name="_Toc348723210" w:id="16680"/>
      <w:bookmarkStart w:name="_Toc348724023" w:id="16681"/>
      <w:bookmarkStart w:name="_Toc349030953" w:id="16682"/>
      <w:bookmarkStart w:name="_Toc351470853" w:id="16683"/>
      <w:bookmarkStart w:name="_Toc344370764" w:id="16684"/>
      <w:bookmarkStart w:name="_Toc344371344" w:id="16685"/>
      <w:bookmarkStart w:name="_Toc345329435" w:id="16686"/>
      <w:bookmarkStart w:name="_Toc345670113" w:id="16687"/>
      <w:bookmarkStart w:name="_Toc345670692" w:id="16688"/>
      <w:bookmarkStart w:name="_Toc345689752" w:id="16689"/>
      <w:bookmarkStart w:name="_Toc346706910" w:id="16690"/>
      <w:bookmarkStart w:name="_Toc346869918" w:id="16691"/>
      <w:bookmarkStart w:name="_Toc347474436" w:id="16692"/>
      <w:bookmarkStart w:name="_Toc347479299" w:id="16693"/>
      <w:bookmarkStart w:name="_Toc347567087" w:id="16694"/>
      <w:bookmarkStart w:name="_Toc348357541" w:id="16695"/>
      <w:bookmarkStart w:name="_Toc348723211" w:id="16696"/>
      <w:bookmarkStart w:name="_Toc348724024" w:id="16697"/>
      <w:bookmarkStart w:name="_Toc349030954" w:id="16698"/>
      <w:bookmarkStart w:name="_Toc351470854" w:id="16699"/>
      <w:bookmarkStart w:name="_Toc344370765" w:id="16700"/>
      <w:bookmarkStart w:name="_Toc344371345" w:id="16701"/>
      <w:bookmarkStart w:name="_Toc345329436" w:id="16702"/>
      <w:bookmarkStart w:name="_Toc345670114" w:id="16703"/>
      <w:bookmarkStart w:name="_Toc345670693" w:id="16704"/>
      <w:bookmarkStart w:name="_Toc345689753" w:id="16705"/>
      <w:bookmarkStart w:name="_Toc346706911" w:id="16706"/>
      <w:bookmarkStart w:name="_Toc346869919" w:id="16707"/>
      <w:bookmarkStart w:name="_Toc347474437" w:id="16708"/>
      <w:bookmarkStart w:name="_Toc347479300" w:id="16709"/>
      <w:bookmarkStart w:name="_Toc347567088" w:id="16710"/>
      <w:bookmarkStart w:name="_Toc348357542" w:id="16711"/>
      <w:bookmarkStart w:name="_Toc348723212" w:id="16712"/>
      <w:bookmarkStart w:name="_Toc348724025" w:id="16713"/>
      <w:bookmarkStart w:name="_Toc349030955" w:id="16714"/>
      <w:bookmarkStart w:name="_Toc351470855" w:id="16715"/>
      <w:bookmarkStart w:name="_Toc344370766" w:id="16716"/>
      <w:bookmarkStart w:name="_Toc344371346" w:id="16717"/>
      <w:bookmarkStart w:name="_Toc345329437" w:id="16718"/>
      <w:bookmarkStart w:name="_Toc345670115" w:id="16719"/>
      <w:bookmarkStart w:name="_Toc345670694" w:id="16720"/>
      <w:bookmarkStart w:name="_Toc345689754" w:id="16721"/>
      <w:bookmarkStart w:name="_Toc346706912" w:id="16722"/>
      <w:bookmarkStart w:name="_Toc346869920" w:id="16723"/>
      <w:bookmarkStart w:name="_Toc347474438" w:id="16724"/>
      <w:bookmarkStart w:name="_Toc347479301" w:id="16725"/>
      <w:bookmarkStart w:name="_Toc347564030" w:id="16726"/>
      <w:bookmarkStart w:name="_Toc347567089" w:id="16727"/>
      <w:bookmarkStart w:name="_Toc347819554" w:id="16728"/>
      <w:bookmarkStart w:name="_Toc348357543" w:id="16729"/>
      <w:bookmarkStart w:name="_Toc348723213" w:id="16730"/>
      <w:bookmarkStart w:name="_Toc348724026" w:id="16731"/>
      <w:bookmarkStart w:name="_Toc349030956" w:id="16732"/>
      <w:bookmarkStart w:name="_Toc351470856" w:id="16733"/>
      <w:bookmarkStart w:name="_Toc344370767" w:id="16734"/>
      <w:bookmarkStart w:name="_Toc344371347" w:id="16735"/>
      <w:bookmarkStart w:name="_Toc345329438" w:id="16736"/>
      <w:bookmarkStart w:name="_Toc345670116" w:id="16737"/>
      <w:bookmarkStart w:name="_Toc345670695" w:id="16738"/>
      <w:bookmarkStart w:name="_Toc345689755" w:id="16739"/>
      <w:bookmarkStart w:name="_Toc346706913" w:id="16740"/>
      <w:bookmarkStart w:name="_Toc346869921" w:id="16741"/>
      <w:bookmarkStart w:name="_Toc347474439" w:id="16742"/>
      <w:bookmarkStart w:name="_Toc347479302" w:id="16743"/>
      <w:bookmarkStart w:name="_Toc347567090" w:id="16744"/>
      <w:bookmarkStart w:name="_Toc348357544" w:id="16745"/>
      <w:bookmarkStart w:name="_Toc348723214" w:id="16746"/>
      <w:bookmarkStart w:name="_Toc348724027" w:id="16747"/>
      <w:bookmarkStart w:name="_Toc349030957" w:id="16748"/>
      <w:bookmarkStart w:name="_Toc351470857" w:id="16749"/>
      <w:bookmarkStart w:name="_Toc344370778" w:id="16750"/>
      <w:bookmarkStart w:name="_Toc344371358" w:id="16751"/>
      <w:bookmarkStart w:name="_Toc345329449" w:id="16752"/>
      <w:bookmarkStart w:name="_Toc345670127" w:id="16753"/>
      <w:bookmarkStart w:name="_Toc345670706" w:id="16754"/>
      <w:bookmarkStart w:name="_Toc345689766" w:id="16755"/>
      <w:bookmarkStart w:name="_Toc346706924" w:id="16756"/>
      <w:bookmarkStart w:name="_Toc346869932" w:id="16757"/>
      <w:bookmarkStart w:name="_Toc347474450" w:id="16758"/>
      <w:bookmarkStart w:name="_Toc347479313" w:id="16759"/>
      <w:bookmarkStart w:name="_Toc347564040" w:id="16760"/>
      <w:bookmarkStart w:name="_Toc347567101" w:id="16761"/>
      <w:bookmarkStart w:name="_Toc347819564" w:id="16762"/>
      <w:bookmarkStart w:name="_Toc348357555" w:id="16763"/>
      <w:bookmarkStart w:name="_Toc348723225" w:id="16764"/>
      <w:bookmarkStart w:name="_Toc348724038" w:id="16765"/>
      <w:bookmarkStart w:name="_Toc349030968" w:id="16766"/>
      <w:bookmarkStart w:name="_Toc351470868" w:id="16767"/>
      <w:bookmarkStart w:name="_Ref268160976" w:id="16768"/>
      <w:bookmarkStart w:name="_Ref278299709" w:id="16769"/>
      <w:bookmarkStart w:name="_Toc348357556" w:id="16770"/>
      <w:bookmarkStart w:name="_Ref348853600" w:id="16771"/>
      <w:bookmarkStart w:name="_Toc349030969" w:id="16772"/>
      <w:bookmarkStart w:name="_Toc347567102" w:id="16773"/>
      <w:bookmarkStart w:name="_Toc345689767" w:id="16774"/>
      <w:bookmarkStart w:name="_Toc376182985" w:id="16775"/>
      <w:bookmarkStart w:name="_Toc392229965" w:id="16776"/>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bookmarkEnd w:id="12890"/>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bookmarkEnd w:id="13066"/>
      <w:bookmarkEnd w:id="13067"/>
      <w:bookmarkEnd w:id="13068"/>
      <w:bookmarkEnd w:id="13069"/>
      <w:bookmarkEnd w:id="13070"/>
      <w:bookmarkEnd w:id="13071"/>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bookmarkEnd w:id="13111"/>
      <w:bookmarkEnd w:id="13112"/>
      <w:bookmarkEnd w:id="13113"/>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bookmarkEnd w:id="13143"/>
      <w:bookmarkEnd w:id="13144"/>
      <w:bookmarkEnd w:id="13145"/>
      <w:bookmarkEnd w:id="13146"/>
      <w:bookmarkEnd w:id="13147"/>
      <w:bookmarkEnd w:id="13148"/>
      <w:bookmarkEnd w:id="13149"/>
      <w:bookmarkEnd w:id="13150"/>
      <w:bookmarkEnd w:id="13151"/>
      <w:bookmarkEnd w:id="13152"/>
      <w:bookmarkEnd w:id="13153"/>
      <w:bookmarkEnd w:id="13154"/>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bookmarkEnd w:id="13168"/>
      <w:bookmarkEnd w:id="13169"/>
      <w:bookmarkEnd w:id="13170"/>
      <w:bookmarkEnd w:id="13171"/>
      <w:bookmarkEnd w:id="13172"/>
      <w:bookmarkEnd w:id="13173"/>
      <w:bookmarkEnd w:id="13174"/>
      <w:bookmarkEnd w:id="13175"/>
      <w:bookmarkEnd w:id="13176"/>
      <w:bookmarkEnd w:id="13177"/>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bookmarkEnd w:id="13201"/>
      <w:bookmarkEnd w:id="13202"/>
      <w:bookmarkEnd w:id="13203"/>
      <w:bookmarkEnd w:id="13204"/>
      <w:bookmarkEnd w:id="13205"/>
      <w:bookmarkEnd w:id="13206"/>
      <w:bookmarkEnd w:id="13207"/>
      <w:bookmarkEnd w:id="13208"/>
      <w:bookmarkEnd w:id="13209"/>
      <w:bookmarkEnd w:id="13210"/>
      <w:bookmarkEnd w:id="13211"/>
      <w:bookmarkEnd w:id="13212"/>
      <w:bookmarkEnd w:id="13213"/>
      <w:bookmarkEnd w:id="13214"/>
      <w:bookmarkEnd w:id="13215"/>
      <w:bookmarkEnd w:id="13216"/>
      <w:bookmarkEnd w:id="13217"/>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bookmarkEnd w:id="13244"/>
      <w:bookmarkEnd w:id="13245"/>
      <w:bookmarkEnd w:id="13246"/>
      <w:bookmarkEnd w:id="13247"/>
      <w:bookmarkEnd w:id="13248"/>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bookmarkEnd w:id="13349"/>
      <w:bookmarkEnd w:id="13350"/>
      <w:bookmarkEnd w:id="13351"/>
      <w:bookmarkEnd w:id="13352"/>
      <w:bookmarkEnd w:id="13353"/>
      <w:bookmarkEnd w:id="13354"/>
      <w:bookmarkEnd w:id="13355"/>
      <w:bookmarkEnd w:id="13356"/>
      <w:bookmarkEnd w:id="13357"/>
      <w:bookmarkEnd w:id="13358"/>
      <w:bookmarkEnd w:id="13359"/>
      <w:bookmarkEnd w:id="13360"/>
      <w:bookmarkEnd w:id="13361"/>
      <w:bookmarkEnd w:id="13362"/>
      <w:bookmarkEnd w:id="13363"/>
      <w:bookmarkEnd w:id="13364"/>
      <w:bookmarkEnd w:id="13365"/>
      <w:bookmarkEnd w:id="13366"/>
      <w:bookmarkEnd w:id="13367"/>
      <w:bookmarkEnd w:id="13368"/>
      <w:bookmarkEnd w:id="13369"/>
      <w:bookmarkEnd w:id="13370"/>
      <w:bookmarkEnd w:id="13371"/>
      <w:bookmarkEnd w:id="13372"/>
      <w:bookmarkEnd w:id="13373"/>
      <w:bookmarkEnd w:id="13374"/>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bookmarkEnd w:id="13394"/>
      <w:bookmarkEnd w:id="13395"/>
      <w:bookmarkEnd w:id="13396"/>
      <w:bookmarkEnd w:id="13397"/>
      <w:bookmarkEnd w:id="13398"/>
      <w:bookmarkEnd w:id="13399"/>
      <w:bookmarkEnd w:id="13400"/>
      <w:bookmarkEnd w:id="13401"/>
      <w:bookmarkEnd w:id="13402"/>
      <w:bookmarkEnd w:id="13403"/>
      <w:bookmarkEnd w:id="13404"/>
      <w:bookmarkEnd w:id="13405"/>
      <w:bookmarkEnd w:id="13406"/>
      <w:bookmarkEnd w:id="13407"/>
      <w:bookmarkEnd w:id="13408"/>
      <w:bookmarkEnd w:id="13409"/>
      <w:bookmarkEnd w:id="13410"/>
      <w:bookmarkEnd w:id="13411"/>
      <w:bookmarkEnd w:id="13412"/>
      <w:bookmarkEnd w:id="13413"/>
      <w:bookmarkEnd w:id="13414"/>
      <w:bookmarkEnd w:id="13415"/>
      <w:bookmarkEnd w:id="13416"/>
      <w:bookmarkEnd w:id="13417"/>
      <w:bookmarkEnd w:id="13418"/>
      <w:bookmarkEnd w:id="13419"/>
      <w:bookmarkEnd w:id="13420"/>
      <w:bookmarkEnd w:id="13421"/>
      <w:bookmarkEnd w:id="13422"/>
      <w:bookmarkEnd w:id="13423"/>
      <w:bookmarkEnd w:id="13424"/>
      <w:bookmarkEnd w:id="13425"/>
      <w:bookmarkEnd w:id="13426"/>
      <w:bookmarkEnd w:id="13427"/>
      <w:bookmarkEnd w:id="13428"/>
      <w:bookmarkEnd w:id="13429"/>
      <w:bookmarkEnd w:id="13430"/>
      <w:bookmarkEnd w:id="13431"/>
      <w:bookmarkEnd w:id="13432"/>
      <w:bookmarkEnd w:id="13433"/>
      <w:bookmarkEnd w:id="13434"/>
      <w:bookmarkEnd w:id="13435"/>
      <w:bookmarkEnd w:id="13436"/>
      <w:bookmarkEnd w:id="13437"/>
      <w:bookmarkEnd w:id="13438"/>
      <w:bookmarkEnd w:id="13439"/>
      <w:bookmarkEnd w:id="13440"/>
      <w:bookmarkEnd w:id="13441"/>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bookmarkEnd w:id="13460"/>
      <w:bookmarkEnd w:id="13461"/>
      <w:bookmarkEnd w:id="13462"/>
      <w:bookmarkEnd w:id="13463"/>
      <w:bookmarkEnd w:id="13464"/>
      <w:bookmarkEnd w:id="13465"/>
      <w:bookmarkEnd w:id="13466"/>
      <w:bookmarkEnd w:id="13467"/>
      <w:bookmarkEnd w:id="13468"/>
      <w:bookmarkEnd w:id="13469"/>
      <w:bookmarkEnd w:id="13470"/>
      <w:bookmarkEnd w:id="13471"/>
      <w:bookmarkEnd w:id="13472"/>
      <w:bookmarkEnd w:id="13473"/>
      <w:bookmarkEnd w:id="13474"/>
      <w:bookmarkEnd w:id="13475"/>
      <w:bookmarkEnd w:id="13476"/>
      <w:bookmarkEnd w:id="13477"/>
      <w:bookmarkEnd w:id="13478"/>
      <w:bookmarkEnd w:id="13479"/>
      <w:bookmarkEnd w:id="13480"/>
      <w:bookmarkEnd w:id="13481"/>
      <w:bookmarkEnd w:id="13482"/>
      <w:bookmarkEnd w:id="13483"/>
      <w:bookmarkEnd w:id="13484"/>
      <w:bookmarkEnd w:id="13485"/>
      <w:bookmarkEnd w:id="13486"/>
      <w:bookmarkEnd w:id="13487"/>
      <w:bookmarkEnd w:id="13488"/>
      <w:bookmarkEnd w:id="13489"/>
      <w:bookmarkEnd w:id="13490"/>
      <w:bookmarkEnd w:id="13491"/>
      <w:bookmarkEnd w:id="13492"/>
      <w:bookmarkEnd w:id="13493"/>
      <w:bookmarkEnd w:id="13494"/>
      <w:bookmarkEnd w:id="13495"/>
      <w:bookmarkEnd w:id="13496"/>
      <w:bookmarkEnd w:id="13497"/>
      <w:bookmarkEnd w:id="13498"/>
      <w:bookmarkEnd w:id="13499"/>
      <w:bookmarkEnd w:id="13500"/>
      <w:bookmarkEnd w:id="13501"/>
      <w:bookmarkEnd w:id="13502"/>
      <w:bookmarkEnd w:id="13503"/>
      <w:bookmarkEnd w:id="13504"/>
      <w:bookmarkEnd w:id="13505"/>
      <w:bookmarkEnd w:id="13506"/>
      <w:bookmarkEnd w:id="13507"/>
      <w:bookmarkEnd w:id="13508"/>
      <w:bookmarkEnd w:id="13509"/>
      <w:bookmarkEnd w:id="13510"/>
      <w:bookmarkEnd w:id="13511"/>
      <w:bookmarkEnd w:id="13512"/>
      <w:bookmarkEnd w:id="13513"/>
      <w:bookmarkEnd w:id="13514"/>
      <w:bookmarkEnd w:id="13515"/>
      <w:bookmarkEnd w:id="13516"/>
      <w:bookmarkEnd w:id="13517"/>
      <w:bookmarkEnd w:id="13518"/>
      <w:bookmarkEnd w:id="13519"/>
      <w:bookmarkEnd w:id="13520"/>
      <w:bookmarkEnd w:id="13521"/>
      <w:bookmarkEnd w:id="13522"/>
      <w:bookmarkEnd w:id="13523"/>
      <w:bookmarkEnd w:id="13524"/>
      <w:bookmarkEnd w:id="13525"/>
      <w:bookmarkEnd w:id="13526"/>
      <w:bookmarkEnd w:id="13527"/>
      <w:bookmarkEnd w:id="13528"/>
      <w:bookmarkEnd w:id="13529"/>
      <w:bookmarkEnd w:id="13530"/>
      <w:bookmarkEnd w:id="13531"/>
      <w:bookmarkEnd w:id="13532"/>
      <w:bookmarkEnd w:id="13533"/>
      <w:bookmarkEnd w:id="13534"/>
      <w:bookmarkEnd w:id="13535"/>
      <w:bookmarkEnd w:id="13536"/>
      <w:bookmarkEnd w:id="13537"/>
      <w:bookmarkEnd w:id="13538"/>
      <w:bookmarkEnd w:id="13539"/>
      <w:bookmarkEnd w:id="13540"/>
      <w:bookmarkEnd w:id="13541"/>
      <w:bookmarkEnd w:id="13542"/>
      <w:bookmarkEnd w:id="13543"/>
      <w:bookmarkEnd w:id="13544"/>
      <w:bookmarkEnd w:id="13545"/>
      <w:bookmarkEnd w:id="13546"/>
      <w:bookmarkEnd w:id="13547"/>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bookmarkEnd w:id="13569"/>
      <w:bookmarkEnd w:id="13570"/>
      <w:bookmarkEnd w:id="13571"/>
      <w:bookmarkEnd w:id="13572"/>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bookmarkEnd w:id="13589"/>
      <w:bookmarkEnd w:id="13590"/>
      <w:bookmarkEnd w:id="13591"/>
      <w:bookmarkEnd w:id="13592"/>
      <w:bookmarkEnd w:id="13593"/>
      <w:bookmarkEnd w:id="13594"/>
      <w:bookmarkEnd w:id="13595"/>
      <w:bookmarkEnd w:id="13596"/>
      <w:bookmarkEnd w:id="13597"/>
      <w:bookmarkEnd w:id="13598"/>
      <w:bookmarkEnd w:id="13599"/>
      <w:bookmarkEnd w:id="13600"/>
      <w:bookmarkEnd w:id="13601"/>
      <w:bookmarkEnd w:id="13602"/>
      <w:bookmarkEnd w:id="13603"/>
      <w:bookmarkEnd w:id="13604"/>
      <w:bookmarkEnd w:id="13605"/>
      <w:bookmarkEnd w:id="13606"/>
      <w:bookmarkEnd w:id="13607"/>
      <w:bookmarkEnd w:id="13608"/>
      <w:bookmarkEnd w:id="13609"/>
      <w:bookmarkEnd w:id="13610"/>
      <w:bookmarkEnd w:id="13611"/>
      <w:bookmarkEnd w:id="13612"/>
      <w:bookmarkEnd w:id="13613"/>
      <w:bookmarkEnd w:id="13614"/>
      <w:bookmarkEnd w:id="13615"/>
      <w:bookmarkEnd w:id="13616"/>
      <w:bookmarkEnd w:id="13617"/>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bookmarkEnd w:id="13631"/>
      <w:bookmarkEnd w:id="13632"/>
      <w:bookmarkEnd w:id="13633"/>
      <w:bookmarkEnd w:id="13634"/>
      <w:bookmarkEnd w:id="13635"/>
      <w:bookmarkEnd w:id="13636"/>
      <w:bookmarkEnd w:id="13637"/>
      <w:bookmarkEnd w:id="13638"/>
      <w:bookmarkEnd w:id="13639"/>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bookmarkEnd w:id="13655"/>
      <w:bookmarkEnd w:id="13656"/>
      <w:bookmarkEnd w:id="13657"/>
      <w:bookmarkEnd w:id="13658"/>
      <w:bookmarkEnd w:id="13659"/>
      <w:bookmarkEnd w:id="13660"/>
      <w:bookmarkEnd w:id="13661"/>
      <w:bookmarkEnd w:id="13662"/>
      <w:bookmarkEnd w:id="13663"/>
      <w:bookmarkEnd w:id="13664"/>
      <w:bookmarkEnd w:id="13665"/>
      <w:bookmarkEnd w:id="13666"/>
      <w:bookmarkEnd w:id="13667"/>
      <w:bookmarkEnd w:id="13668"/>
      <w:bookmarkEnd w:id="13669"/>
      <w:bookmarkEnd w:id="13670"/>
      <w:bookmarkEnd w:id="13671"/>
      <w:bookmarkEnd w:id="13672"/>
      <w:bookmarkEnd w:id="13673"/>
      <w:bookmarkEnd w:id="13674"/>
      <w:bookmarkEnd w:id="13675"/>
      <w:bookmarkEnd w:id="13676"/>
      <w:bookmarkEnd w:id="13677"/>
      <w:bookmarkEnd w:id="13678"/>
      <w:bookmarkEnd w:id="13679"/>
      <w:bookmarkEnd w:id="13680"/>
      <w:bookmarkEnd w:id="13681"/>
      <w:bookmarkEnd w:id="13682"/>
      <w:bookmarkEnd w:id="13683"/>
      <w:bookmarkEnd w:id="13684"/>
      <w:bookmarkEnd w:id="13685"/>
      <w:bookmarkEnd w:id="13686"/>
      <w:bookmarkEnd w:id="13687"/>
      <w:bookmarkEnd w:id="13688"/>
      <w:bookmarkEnd w:id="13689"/>
      <w:bookmarkEnd w:id="13690"/>
      <w:bookmarkEnd w:id="13691"/>
      <w:bookmarkEnd w:id="13692"/>
      <w:bookmarkEnd w:id="13693"/>
      <w:bookmarkEnd w:id="13694"/>
      <w:bookmarkEnd w:id="13695"/>
      <w:bookmarkEnd w:id="13696"/>
      <w:bookmarkEnd w:id="13697"/>
      <w:bookmarkEnd w:id="13698"/>
      <w:bookmarkEnd w:id="13699"/>
      <w:bookmarkEnd w:id="13700"/>
      <w:bookmarkEnd w:id="13701"/>
      <w:bookmarkEnd w:id="13702"/>
      <w:bookmarkEnd w:id="13703"/>
      <w:bookmarkEnd w:id="13704"/>
      <w:bookmarkEnd w:id="13705"/>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bookmarkEnd w:id="13720"/>
      <w:bookmarkEnd w:id="13721"/>
      <w:bookmarkEnd w:id="13722"/>
      <w:bookmarkEnd w:id="13723"/>
      <w:bookmarkEnd w:id="13724"/>
      <w:bookmarkEnd w:id="13725"/>
      <w:bookmarkEnd w:id="13726"/>
      <w:bookmarkEnd w:id="13727"/>
      <w:bookmarkEnd w:id="13728"/>
      <w:bookmarkEnd w:id="13729"/>
      <w:bookmarkEnd w:id="13730"/>
      <w:bookmarkEnd w:id="13731"/>
      <w:bookmarkEnd w:id="13732"/>
      <w:bookmarkEnd w:id="13733"/>
      <w:bookmarkEnd w:id="13734"/>
      <w:bookmarkEnd w:id="13735"/>
      <w:bookmarkEnd w:id="13736"/>
      <w:bookmarkEnd w:id="13737"/>
      <w:bookmarkEnd w:id="13738"/>
      <w:bookmarkEnd w:id="13739"/>
      <w:bookmarkEnd w:id="13740"/>
      <w:bookmarkEnd w:id="13741"/>
      <w:bookmarkEnd w:id="13742"/>
      <w:bookmarkEnd w:id="13743"/>
      <w:bookmarkEnd w:id="13744"/>
      <w:bookmarkEnd w:id="13745"/>
      <w:bookmarkEnd w:id="13746"/>
      <w:bookmarkEnd w:id="13747"/>
      <w:bookmarkEnd w:id="13748"/>
      <w:bookmarkEnd w:id="13749"/>
      <w:bookmarkEnd w:id="13750"/>
      <w:bookmarkEnd w:id="13751"/>
      <w:bookmarkEnd w:id="13752"/>
      <w:bookmarkEnd w:id="13753"/>
      <w:bookmarkEnd w:id="13754"/>
      <w:bookmarkEnd w:id="13755"/>
      <w:bookmarkEnd w:id="13756"/>
      <w:bookmarkEnd w:id="13757"/>
      <w:bookmarkEnd w:id="13758"/>
      <w:bookmarkEnd w:id="13759"/>
      <w:bookmarkEnd w:id="13760"/>
      <w:bookmarkEnd w:id="13761"/>
      <w:bookmarkEnd w:id="13762"/>
      <w:bookmarkEnd w:id="13763"/>
      <w:bookmarkEnd w:id="13764"/>
      <w:bookmarkEnd w:id="13765"/>
      <w:bookmarkEnd w:id="13766"/>
      <w:bookmarkEnd w:id="13767"/>
      <w:bookmarkEnd w:id="13768"/>
      <w:bookmarkEnd w:id="13769"/>
      <w:bookmarkEnd w:id="13770"/>
      <w:bookmarkEnd w:id="13771"/>
      <w:bookmarkEnd w:id="13772"/>
      <w:bookmarkEnd w:id="13773"/>
      <w:bookmarkEnd w:id="13774"/>
      <w:bookmarkEnd w:id="13775"/>
      <w:bookmarkEnd w:id="13776"/>
      <w:bookmarkEnd w:id="13777"/>
      <w:bookmarkEnd w:id="13778"/>
      <w:bookmarkEnd w:id="13779"/>
      <w:bookmarkEnd w:id="13780"/>
      <w:bookmarkEnd w:id="13781"/>
      <w:bookmarkEnd w:id="13782"/>
      <w:bookmarkEnd w:id="13783"/>
      <w:bookmarkEnd w:id="13784"/>
      <w:bookmarkEnd w:id="13785"/>
      <w:bookmarkEnd w:id="13786"/>
      <w:bookmarkEnd w:id="13787"/>
      <w:bookmarkEnd w:id="13788"/>
      <w:bookmarkEnd w:id="13789"/>
      <w:bookmarkEnd w:id="13790"/>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bookmarkEnd w:id="13811"/>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bookmarkEnd w:id="13834"/>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bookmarkEnd w:id="13876"/>
      <w:bookmarkEnd w:id="13877"/>
      <w:bookmarkEnd w:id="13878"/>
      <w:bookmarkEnd w:id="13879"/>
      <w:bookmarkEnd w:id="13880"/>
      <w:bookmarkEnd w:id="13881"/>
      <w:bookmarkEnd w:id="13882"/>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3896"/>
      <w:bookmarkEnd w:id="13897"/>
      <w:bookmarkEnd w:id="13898"/>
      <w:bookmarkEnd w:id="13899"/>
      <w:bookmarkEnd w:id="13900"/>
      <w:bookmarkEnd w:id="13901"/>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bookmarkEnd w:id="13920"/>
      <w:bookmarkEnd w:id="13921"/>
      <w:bookmarkEnd w:id="13922"/>
      <w:bookmarkEnd w:id="13923"/>
      <w:bookmarkEnd w:id="13924"/>
      <w:bookmarkEnd w:id="13925"/>
      <w:bookmarkEnd w:id="13926"/>
      <w:bookmarkEnd w:id="13927"/>
      <w:bookmarkEnd w:id="13928"/>
      <w:bookmarkEnd w:id="13929"/>
      <w:bookmarkEnd w:id="13930"/>
      <w:bookmarkEnd w:id="13931"/>
      <w:bookmarkEnd w:id="13932"/>
      <w:bookmarkEnd w:id="13933"/>
      <w:bookmarkEnd w:id="13934"/>
      <w:bookmarkEnd w:id="13935"/>
      <w:bookmarkEnd w:id="13936"/>
      <w:bookmarkEnd w:id="13937"/>
      <w:bookmarkEnd w:id="13938"/>
      <w:bookmarkEnd w:id="13939"/>
      <w:bookmarkEnd w:id="13940"/>
      <w:bookmarkEnd w:id="13941"/>
      <w:bookmarkEnd w:id="13942"/>
      <w:bookmarkEnd w:id="13943"/>
      <w:bookmarkEnd w:id="13944"/>
      <w:bookmarkEnd w:id="13945"/>
      <w:bookmarkEnd w:id="13946"/>
      <w:bookmarkEnd w:id="13947"/>
      <w:bookmarkEnd w:id="13948"/>
      <w:bookmarkEnd w:id="13949"/>
      <w:bookmarkEnd w:id="13950"/>
      <w:bookmarkEnd w:id="13951"/>
      <w:bookmarkEnd w:id="13952"/>
      <w:bookmarkEnd w:id="13953"/>
      <w:bookmarkEnd w:id="13954"/>
      <w:bookmarkEnd w:id="13955"/>
      <w:bookmarkEnd w:id="13956"/>
      <w:bookmarkEnd w:id="13957"/>
      <w:bookmarkEnd w:id="13958"/>
      <w:bookmarkEnd w:id="13959"/>
      <w:bookmarkEnd w:id="13960"/>
      <w:bookmarkEnd w:id="13961"/>
      <w:bookmarkEnd w:id="13962"/>
      <w:bookmarkEnd w:id="13963"/>
      <w:bookmarkEnd w:id="13964"/>
      <w:bookmarkEnd w:id="13965"/>
      <w:bookmarkEnd w:id="13966"/>
      <w:bookmarkEnd w:id="13967"/>
      <w:bookmarkEnd w:id="13968"/>
      <w:bookmarkEnd w:id="13969"/>
      <w:bookmarkEnd w:id="13970"/>
      <w:bookmarkEnd w:id="13971"/>
      <w:bookmarkEnd w:id="13972"/>
      <w:bookmarkEnd w:id="13973"/>
      <w:bookmarkEnd w:id="13974"/>
      <w:bookmarkEnd w:id="13975"/>
      <w:bookmarkEnd w:id="13976"/>
      <w:bookmarkEnd w:id="13977"/>
      <w:bookmarkEnd w:id="13978"/>
      <w:bookmarkEnd w:id="13979"/>
      <w:bookmarkEnd w:id="13980"/>
      <w:bookmarkEnd w:id="13981"/>
      <w:bookmarkEnd w:id="13982"/>
      <w:bookmarkEnd w:id="13983"/>
      <w:bookmarkEnd w:id="13984"/>
      <w:bookmarkEnd w:id="13985"/>
      <w:bookmarkEnd w:id="13986"/>
      <w:bookmarkEnd w:id="13987"/>
      <w:bookmarkEnd w:id="13988"/>
      <w:bookmarkEnd w:id="13989"/>
      <w:bookmarkEnd w:id="13990"/>
      <w:bookmarkEnd w:id="13991"/>
      <w:bookmarkEnd w:id="13992"/>
      <w:bookmarkEnd w:id="13993"/>
      <w:bookmarkEnd w:id="13994"/>
      <w:bookmarkEnd w:id="13995"/>
      <w:bookmarkEnd w:id="13996"/>
      <w:bookmarkEnd w:id="13997"/>
      <w:bookmarkEnd w:id="13998"/>
      <w:bookmarkEnd w:id="13999"/>
      <w:bookmarkEnd w:id="14000"/>
      <w:bookmarkEnd w:id="14001"/>
      <w:bookmarkEnd w:id="14002"/>
      <w:bookmarkEnd w:id="14003"/>
      <w:bookmarkEnd w:id="14004"/>
      <w:bookmarkEnd w:id="14005"/>
      <w:bookmarkEnd w:id="14006"/>
      <w:bookmarkEnd w:id="14007"/>
      <w:bookmarkEnd w:id="14008"/>
      <w:bookmarkEnd w:id="14009"/>
      <w:bookmarkEnd w:id="14010"/>
      <w:bookmarkEnd w:id="14011"/>
      <w:bookmarkEnd w:id="14012"/>
      <w:bookmarkEnd w:id="14013"/>
      <w:bookmarkEnd w:id="14014"/>
      <w:bookmarkEnd w:id="14015"/>
      <w:bookmarkEnd w:id="14016"/>
      <w:bookmarkEnd w:id="14017"/>
      <w:bookmarkEnd w:id="14018"/>
      <w:bookmarkEnd w:id="14019"/>
      <w:bookmarkEnd w:id="14020"/>
      <w:bookmarkEnd w:id="14021"/>
      <w:bookmarkEnd w:id="14022"/>
      <w:bookmarkEnd w:id="14023"/>
      <w:bookmarkEnd w:id="14024"/>
      <w:bookmarkEnd w:id="14025"/>
      <w:bookmarkEnd w:id="14026"/>
      <w:bookmarkEnd w:id="14027"/>
      <w:bookmarkEnd w:id="14028"/>
      <w:bookmarkEnd w:id="14029"/>
      <w:bookmarkEnd w:id="14030"/>
      <w:bookmarkEnd w:id="14031"/>
      <w:bookmarkEnd w:id="14032"/>
      <w:bookmarkEnd w:id="14033"/>
      <w:bookmarkEnd w:id="14034"/>
      <w:bookmarkEnd w:id="14035"/>
      <w:bookmarkEnd w:id="14036"/>
      <w:bookmarkEnd w:id="14037"/>
      <w:bookmarkEnd w:id="14038"/>
      <w:bookmarkEnd w:id="14039"/>
      <w:bookmarkEnd w:id="14040"/>
      <w:bookmarkEnd w:id="14041"/>
      <w:bookmarkEnd w:id="14042"/>
      <w:bookmarkEnd w:id="14043"/>
      <w:bookmarkEnd w:id="14044"/>
      <w:bookmarkEnd w:id="14045"/>
      <w:bookmarkEnd w:id="14046"/>
      <w:bookmarkEnd w:id="14047"/>
      <w:bookmarkEnd w:id="14048"/>
      <w:bookmarkEnd w:id="14049"/>
      <w:bookmarkEnd w:id="14050"/>
      <w:bookmarkEnd w:id="14051"/>
      <w:bookmarkEnd w:id="14052"/>
      <w:bookmarkEnd w:id="14053"/>
      <w:bookmarkEnd w:id="14054"/>
      <w:bookmarkEnd w:id="14055"/>
      <w:bookmarkEnd w:id="14056"/>
      <w:bookmarkEnd w:id="14057"/>
      <w:bookmarkEnd w:id="14058"/>
      <w:bookmarkEnd w:id="14059"/>
      <w:bookmarkEnd w:id="14060"/>
      <w:bookmarkEnd w:id="14061"/>
      <w:bookmarkEnd w:id="14062"/>
      <w:bookmarkEnd w:id="14063"/>
      <w:bookmarkEnd w:id="14064"/>
      <w:bookmarkEnd w:id="14065"/>
      <w:bookmarkEnd w:id="14066"/>
      <w:bookmarkEnd w:id="14067"/>
      <w:bookmarkEnd w:id="14068"/>
      <w:bookmarkEnd w:id="14069"/>
      <w:bookmarkEnd w:id="14070"/>
      <w:bookmarkEnd w:id="14071"/>
      <w:bookmarkEnd w:id="14072"/>
      <w:bookmarkEnd w:id="14073"/>
      <w:bookmarkEnd w:id="14074"/>
      <w:bookmarkEnd w:id="14075"/>
      <w:bookmarkEnd w:id="14076"/>
      <w:bookmarkEnd w:id="14077"/>
      <w:bookmarkEnd w:id="14078"/>
      <w:bookmarkEnd w:id="14079"/>
      <w:bookmarkEnd w:id="14080"/>
      <w:bookmarkEnd w:id="14081"/>
      <w:bookmarkEnd w:id="14082"/>
      <w:bookmarkEnd w:id="14083"/>
      <w:bookmarkEnd w:id="14084"/>
      <w:bookmarkEnd w:id="14085"/>
      <w:bookmarkEnd w:id="14086"/>
      <w:bookmarkEnd w:id="14087"/>
      <w:bookmarkEnd w:id="14088"/>
      <w:bookmarkEnd w:id="14089"/>
      <w:bookmarkEnd w:id="14090"/>
      <w:bookmarkEnd w:id="14091"/>
      <w:bookmarkEnd w:id="14092"/>
      <w:bookmarkEnd w:id="14093"/>
      <w:bookmarkEnd w:id="14094"/>
      <w:bookmarkEnd w:id="14095"/>
      <w:bookmarkEnd w:id="14096"/>
      <w:bookmarkEnd w:id="14097"/>
      <w:bookmarkEnd w:id="14098"/>
      <w:bookmarkEnd w:id="14099"/>
      <w:bookmarkEnd w:id="14100"/>
      <w:bookmarkEnd w:id="14101"/>
      <w:bookmarkEnd w:id="14102"/>
      <w:bookmarkEnd w:id="14103"/>
      <w:bookmarkEnd w:id="14104"/>
      <w:bookmarkEnd w:id="14105"/>
      <w:bookmarkEnd w:id="14106"/>
      <w:bookmarkEnd w:id="14107"/>
      <w:bookmarkEnd w:id="14108"/>
      <w:bookmarkEnd w:id="14109"/>
      <w:bookmarkEnd w:id="14110"/>
      <w:bookmarkEnd w:id="14111"/>
      <w:bookmarkEnd w:id="14112"/>
      <w:bookmarkEnd w:id="14113"/>
      <w:bookmarkEnd w:id="14114"/>
      <w:bookmarkEnd w:id="14115"/>
      <w:bookmarkEnd w:id="14116"/>
      <w:bookmarkEnd w:id="14117"/>
      <w:bookmarkEnd w:id="14118"/>
      <w:bookmarkEnd w:id="14119"/>
      <w:bookmarkEnd w:id="14120"/>
      <w:bookmarkEnd w:id="14121"/>
      <w:bookmarkEnd w:id="14122"/>
      <w:bookmarkEnd w:id="14123"/>
      <w:bookmarkEnd w:id="14124"/>
      <w:bookmarkEnd w:id="14125"/>
      <w:bookmarkEnd w:id="14126"/>
      <w:bookmarkEnd w:id="14127"/>
      <w:bookmarkEnd w:id="14128"/>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bookmarkEnd w:id="14142"/>
      <w:bookmarkEnd w:id="14143"/>
      <w:bookmarkEnd w:id="14144"/>
      <w:bookmarkEnd w:id="14145"/>
      <w:bookmarkEnd w:id="14146"/>
      <w:bookmarkEnd w:id="14147"/>
      <w:bookmarkEnd w:id="14148"/>
      <w:bookmarkEnd w:id="14149"/>
      <w:bookmarkEnd w:id="14150"/>
      <w:bookmarkEnd w:id="14151"/>
      <w:bookmarkEnd w:id="14152"/>
      <w:bookmarkEnd w:id="14153"/>
      <w:bookmarkEnd w:id="14154"/>
      <w:bookmarkEnd w:id="14155"/>
      <w:bookmarkEnd w:id="14156"/>
      <w:bookmarkEnd w:id="14157"/>
      <w:bookmarkEnd w:id="14158"/>
      <w:bookmarkEnd w:id="14159"/>
      <w:bookmarkEnd w:id="14160"/>
      <w:bookmarkEnd w:id="14161"/>
      <w:bookmarkEnd w:id="14162"/>
      <w:bookmarkEnd w:id="14163"/>
      <w:bookmarkEnd w:id="14164"/>
      <w:bookmarkEnd w:id="14165"/>
      <w:bookmarkEnd w:id="14166"/>
      <w:bookmarkEnd w:id="14167"/>
      <w:bookmarkEnd w:id="14168"/>
      <w:bookmarkEnd w:id="14169"/>
      <w:bookmarkEnd w:id="14170"/>
      <w:bookmarkEnd w:id="14171"/>
      <w:bookmarkEnd w:id="14172"/>
      <w:bookmarkEnd w:id="14173"/>
      <w:bookmarkEnd w:id="14174"/>
      <w:bookmarkEnd w:id="14175"/>
      <w:bookmarkEnd w:id="14176"/>
      <w:bookmarkEnd w:id="14177"/>
      <w:bookmarkEnd w:id="14178"/>
      <w:bookmarkEnd w:id="14179"/>
      <w:bookmarkEnd w:id="14180"/>
      <w:bookmarkEnd w:id="14181"/>
      <w:bookmarkEnd w:id="14182"/>
      <w:bookmarkEnd w:id="14183"/>
      <w:bookmarkEnd w:id="14184"/>
      <w:bookmarkEnd w:id="14185"/>
      <w:bookmarkEnd w:id="14186"/>
      <w:bookmarkEnd w:id="14187"/>
      <w:bookmarkEnd w:id="14188"/>
      <w:bookmarkEnd w:id="14189"/>
      <w:bookmarkEnd w:id="14190"/>
      <w:bookmarkEnd w:id="14191"/>
      <w:bookmarkEnd w:id="14192"/>
      <w:bookmarkEnd w:id="14193"/>
      <w:bookmarkEnd w:id="14194"/>
      <w:bookmarkEnd w:id="14195"/>
      <w:bookmarkEnd w:id="14196"/>
      <w:bookmarkEnd w:id="14197"/>
      <w:bookmarkEnd w:id="14198"/>
      <w:bookmarkEnd w:id="14199"/>
      <w:bookmarkEnd w:id="14200"/>
      <w:bookmarkEnd w:id="14201"/>
      <w:bookmarkEnd w:id="14202"/>
      <w:bookmarkEnd w:id="14203"/>
      <w:bookmarkEnd w:id="14204"/>
      <w:bookmarkEnd w:id="14205"/>
      <w:bookmarkEnd w:id="14206"/>
      <w:bookmarkEnd w:id="14207"/>
      <w:bookmarkEnd w:id="14208"/>
      <w:bookmarkEnd w:id="14209"/>
      <w:bookmarkEnd w:id="14210"/>
      <w:bookmarkEnd w:id="14211"/>
      <w:bookmarkEnd w:id="14212"/>
      <w:bookmarkEnd w:id="14213"/>
      <w:bookmarkEnd w:id="14214"/>
      <w:bookmarkEnd w:id="14215"/>
      <w:bookmarkEnd w:id="14216"/>
      <w:bookmarkEnd w:id="14217"/>
      <w:bookmarkEnd w:id="14218"/>
      <w:bookmarkEnd w:id="14219"/>
      <w:bookmarkEnd w:id="14220"/>
      <w:bookmarkEnd w:id="14221"/>
      <w:bookmarkEnd w:id="14222"/>
      <w:bookmarkEnd w:id="14223"/>
      <w:bookmarkEnd w:id="14224"/>
      <w:bookmarkEnd w:id="14225"/>
      <w:bookmarkEnd w:id="14226"/>
      <w:bookmarkEnd w:id="14227"/>
      <w:bookmarkEnd w:id="14228"/>
      <w:bookmarkEnd w:id="14229"/>
      <w:bookmarkEnd w:id="14230"/>
      <w:bookmarkEnd w:id="14231"/>
      <w:bookmarkEnd w:id="14232"/>
      <w:bookmarkEnd w:id="14233"/>
      <w:bookmarkEnd w:id="14234"/>
      <w:bookmarkEnd w:id="14235"/>
      <w:bookmarkEnd w:id="14236"/>
      <w:bookmarkEnd w:id="14237"/>
      <w:bookmarkEnd w:id="14238"/>
      <w:bookmarkEnd w:id="14239"/>
      <w:bookmarkEnd w:id="14240"/>
      <w:bookmarkEnd w:id="14241"/>
      <w:bookmarkEnd w:id="14242"/>
      <w:bookmarkEnd w:id="14243"/>
      <w:bookmarkEnd w:id="14244"/>
      <w:bookmarkEnd w:id="14245"/>
      <w:bookmarkEnd w:id="14246"/>
      <w:bookmarkEnd w:id="14247"/>
      <w:bookmarkEnd w:id="14248"/>
      <w:bookmarkEnd w:id="14249"/>
      <w:bookmarkEnd w:id="14250"/>
      <w:bookmarkEnd w:id="14251"/>
      <w:bookmarkEnd w:id="14252"/>
      <w:bookmarkEnd w:id="14253"/>
      <w:bookmarkEnd w:id="14254"/>
      <w:bookmarkEnd w:id="14255"/>
      <w:bookmarkEnd w:id="14256"/>
      <w:bookmarkEnd w:id="14257"/>
      <w:bookmarkEnd w:id="14258"/>
      <w:bookmarkEnd w:id="14259"/>
      <w:bookmarkEnd w:id="14260"/>
      <w:bookmarkEnd w:id="14261"/>
      <w:bookmarkEnd w:id="14262"/>
      <w:bookmarkEnd w:id="14263"/>
      <w:bookmarkEnd w:id="14264"/>
      <w:bookmarkEnd w:id="14265"/>
      <w:bookmarkEnd w:id="14266"/>
      <w:bookmarkEnd w:id="14267"/>
      <w:bookmarkEnd w:id="14268"/>
      <w:bookmarkEnd w:id="14269"/>
      <w:bookmarkEnd w:id="14270"/>
      <w:bookmarkEnd w:id="14271"/>
      <w:bookmarkEnd w:id="14272"/>
      <w:bookmarkEnd w:id="14273"/>
      <w:bookmarkEnd w:id="14274"/>
      <w:bookmarkEnd w:id="14275"/>
      <w:bookmarkEnd w:id="14276"/>
      <w:bookmarkEnd w:id="14277"/>
      <w:bookmarkEnd w:id="14278"/>
      <w:bookmarkEnd w:id="14279"/>
      <w:bookmarkEnd w:id="14280"/>
      <w:bookmarkEnd w:id="14281"/>
      <w:bookmarkEnd w:id="14282"/>
      <w:bookmarkEnd w:id="14283"/>
      <w:bookmarkEnd w:id="14284"/>
      <w:bookmarkEnd w:id="14285"/>
      <w:bookmarkEnd w:id="14286"/>
      <w:bookmarkEnd w:id="14287"/>
      <w:bookmarkEnd w:id="14288"/>
      <w:bookmarkEnd w:id="14289"/>
      <w:bookmarkEnd w:id="14290"/>
      <w:bookmarkEnd w:id="14291"/>
      <w:bookmarkEnd w:id="14292"/>
      <w:bookmarkEnd w:id="14293"/>
      <w:bookmarkEnd w:id="14294"/>
      <w:bookmarkEnd w:id="14295"/>
      <w:bookmarkEnd w:id="14296"/>
      <w:bookmarkEnd w:id="14297"/>
      <w:bookmarkEnd w:id="14298"/>
      <w:bookmarkEnd w:id="14299"/>
      <w:bookmarkEnd w:id="14300"/>
      <w:bookmarkEnd w:id="14301"/>
      <w:bookmarkEnd w:id="14302"/>
      <w:bookmarkEnd w:id="14303"/>
      <w:bookmarkEnd w:id="14304"/>
      <w:bookmarkEnd w:id="14305"/>
      <w:bookmarkEnd w:id="14306"/>
      <w:bookmarkEnd w:id="14307"/>
      <w:bookmarkEnd w:id="14308"/>
      <w:bookmarkEnd w:id="14309"/>
      <w:bookmarkEnd w:id="14310"/>
      <w:bookmarkEnd w:id="14311"/>
      <w:bookmarkEnd w:id="14312"/>
      <w:bookmarkEnd w:id="14313"/>
      <w:bookmarkEnd w:id="14314"/>
      <w:bookmarkEnd w:id="14315"/>
      <w:bookmarkEnd w:id="14316"/>
      <w:bookmarkEnd w:id="14317"/>
      <w:bookmarkEnd w:id="14318"/>
      <w:bookmarkEnd w:id="14319"/>
      <w:bookmarkEnd w:id="14320"/>
      <w:bookmarkEnd w:id="14321"/>
      <w:bookmarkEnd w:id="14322"/>
      <w:bookmarkEnd w:id="14323"/>
      <w:bookmarkEnd w:id="14324"/>
      <w:bookmarkEnd w:id="14325"/>
      <w:bookmarkEnd w:id="14326"/>
      <w:bookmarkEnd w:id="14327"/>
      <w:bookmarkEnd w:id="14328"/>
      <w:bookmarkEnd w:id="14329"/>
      <w:bookmarkEnd w:id="14330"/>
      <w:bookmarkEnd w:id="14331"/>
      <w:bookmarkEnd w:id="14332"/>
      <w:bookmarkEnd w:id="14333"/>
      <w:bookmarkEnd w:id="14334"/>
      <w:bookmarkEnd w:id="14335"/>
      <w:bookmarkEnd w:id="14336"/>
      <w:bookmarkEnd w:id="14337"/>
      <w:bookmarkEnd w:id="14338"/>
      <w:bookmarkEnd w:id="14339"/>
      <w:bookmarkEnd w:id="14340"/>
      <w:bookmarkEnd w:id="14341"/>
      <w:bookmarkEnd w:id="14342"/>
      <w:bookmarkEnd w:id="14343"/>
      <w:bookmarkEnd w:id="14344"/>
      <w:bookmarkEnd w:id="14345"/>
      <w:bookmarkEnd w:id="14346"/>
      <w:bookmarkEnd w:id="14347"/>
      <w:bookmarkEnd w:id="14348"/>
      <w:bookmarkEnd w:id="14349"/>
      <w:bookmarkEnd w:id="14350"/>
      <w:bookmarkEnd w:id="14351"/>
      <w:bookmarkEnd w:id="14352"/>
      <w:bookmarkEnd w:id="14353"/>
      <w:bookmarkEnd w:id="14354"/>
      <w:bookmarkEnd w:id="14355"/>
      <w:bookmarkEnd w:id="14356"/>
      <w:bookmarkEnd w:id="14357"/>
      <w:bookmarkEnd w:id="14358"/>
      <w:bookmarkEnd w:id="14359"/>
      <w:bookmarkEnd w:id="14360"/>
      <w:bookmarkEnd w:id="14361"/>
      <w:bookmarkEnd w:id="14362"/>
      <w:bookmarkEnd w:id="14363"/>
      <w:bookmarkEnd w:id="14364"/>
      <w:bookmarkEnd w:id="14365"/>
      <w:bookmarkEnd w:id="14366"/>
      <w:bookmarkEnd w:id="14367"/>
      <w:bookmarkEnd w:id="14368"/>
      <w:bookmarkEnd w:id="14369"/>
      <w:bookmarkEnd w:id="14370"/>
      <w:bookmarkEnd w:id="14371"/>
      <w:bookmarkEnd w:id="14372"/>
      <w:bookmarkEnd w:id="14373"/>
      <w:bookmarkEnd w:id="14374"/>
      <w:bookmarkEnd w:id="14375"/>
      <w:bookmarkEnd w:id="14376"/>
      <w:bookmarkEnd w:id="14377"/>
      <w:bookmarkEnd w:id="14378"/>
      <w:bookmarkEnd w:id="14379"/>
      <w:bookmarkEnd w:id="14380"/>
      <w:bookmarkEnd w:id="14381"/>
      <w:bookmarkEnd w:id="14382"/>
      <w:bookmarkEnd w:id="14383"/>
      <w:bookmarkEnd w:id="14384"/>
      <w:bookmarkEnd w:id="14385"/>
      <w:bookmarkEnd w:id="14386"/>
      <w:bookmarkEnd w:id="14387"/>
      <w:bookmarkEnd w:id="14388"/>
      <w:bookmarkEnd w:id="14389"/>
      <w:bookmarkEnd w:id="14390"/>
      <w:bookmarkEnd w:id="14391"/>
      <w:bookmarkEnd w:id="14392"/>
      <w:bookmarkEnd w:id="14393"/>
      <w:bookmarkEnd w:id="14394"/>
      <w:bookmarkEnd w:id="14395"/>
      <w:bookmarkEnd w:id="14396"/>
      <w:bookmarkEnd w:id="14397"/>
      <w:bookmarkEnd w:id="14398"/>
      <w:bookmarkEnd w:id="14399"/>
      <w:bookmarkEnd w:id="14400"/>
      <w:bookmarkEnd w:id="14401"/>
      <w:bookmarkEnd w:id="14402"/>
      <w:bookmarkEnd w:id="14403"/>
      <w:bookmarkEnd w:id="14404"/>
      <w:bookmarkEnd w:id="14405"/>
      <w:bookmarkEnd w:id="14406"/>
      <w:bookmarkEnd w:id="14407"/>
      <w:bookmarkEnd w:id="14408"/>
      <w:bookmarkEnd w:id="14409"/>
      <w:bookmarkEnd w:id="14410"/>
      <w:bookmarkEnd w:id="14411"/>
      <w:bookmarkEnd w:id="14412"/>
      <w:bookmarkEnd w:id="14413"/>
      <w:bookmarkEnd w:id="14414"/>
      <w:bookmarkEnd w:id="14415"/>
      <w:bookmarkEnd w:id="14416"/>
      <w:bookmarkEnd w:id="14417"/>
      <w:bookmarkEnd w:id="14418"/>
      <w:bookmarkEnd w:id="14419"/>
      <w:bookmarkEnd w:id="14420"/>
      <w:bookmarkEnd w:id="14421"/>
      <w:bookmarkEnd w:id="14422"/>
      <w:bookmarkEnd w:id="14423"/>
      <w:bookmarkEnd w:id="14424"/>
      <w:bookmarkEnd w:id="14425"/>
      <w:bookmarkEnd w:id="14426"/>
      <w:bookmarkEnd w:id="14427"/>
      <w:bookmarkEnd w:id="14428"/>
      <w:bookmarkEnd w:id="14429"/>
      <w:bookmarkEnd w:id="14430"/>
      <w:bookmarkEnd w:id="14431"/>
      <w:bookmarkEnd w:id="14432"/>
      <w:bookmarkEnd w:id="14433"/>
      <w:bookmarkEnd w:id="14434"/>
      <w:bookmarkEnd w:id="14435"/>
      <w:bookmarkEnd w:id="14436"/>
      <w:bookmarkEnd w:id="14437"/>
      <w:bookmarkEnd w:id="14438"/>
      <w:bookmarkEnd w:id="14439"/>
      <w:bookmarkEnd w:id="14440"/>
      <w:bookmarkEnd w:id="14441"/>
      <w:bookmarkEnd w:id="14442"/>
      <w:bookmarkEnd w:id="14443"/>
      <w:bookmarkEnd w:id="14444"/>
      <w:bookmarkEnd w:id="14445"/>
      <w:bookmarkEnd w:id="14446"/>
      <w:bookmarkEnd w:id="14447"/>
      <w:bookmarkEnd w:id="14448"/>
      <w:bookmarkEnd w:id="14449"/>
      <w:bookmarkEnd w:id="14450"/>
      <w:bookmarkEnd w:id="14451"/>
      <w:bookmarkEnd w:id="14452"/>
      <w:bookmarkEnd w:id="14453"/>
      <w:bookmarkEnd w:id="14454"/>
      <w:bookmarkEnd w:id="14455"/>
      <w:bookmarkEnd w:id="14456"/>
      <w:bookmarkEnd w:id="14457"/>
      <w:bookmarkEnd w:id="14458"/>
      <w:bookmarkEnd w:id="14459"/>
      <w:bookmarkEnd w:id="14460"/>
      <w:bookmarkEnd w:id="14461"/>
      <w:bookmarkEnd w:id="14462"/>
      <w:bookmarkEnd w:id="14463"/>
      <w:bookmarkEnd w:id="14464"/>
      <w:bookmarkEnd w:id="14465"/>
      <w:bookmarkEnd w:id="14466"/>
      <w:bookmarkEnd w:id="14467"/>
      <w:bookmarkEnd w:id="14468"/>
      <w:bookmarkEnd w:id="14469"/>
      <w:bookmarkEnd w:id="14470"/>
      <w:bookmarkEnd w:id="14471"/>
      <w:bookmarkEnd w:id="14472"/>
      <w:bookmarkEnd w:id="14473"/>
      <w:bookmarkEnd w:id="14474"/>
      <w:bookmarkEnd w:id="14475"/>
      <w:bookmarkEnd w:id="14476"/>
      <w:bookmarkEnd w:id="14477"/>
      <w:bookmarkEnd w:id="14478"/>
      <w:bookmarkEnd w:id="14479"/>
      <w:bookmarkEnd w:id="14480"/>
      <w:bookmarkEnd w:id="14481"/>
      <w:bookmarkEnd w:id="14482"/>
      <w:bookmarkEnd w:id="14483"/>
      <w:bookmarkEnd w:id="14484"/>
      <w:bookmarkEnd w:id="14485"/>
      <w:bookmarkEnd w:id="14486"/>
      <w:bookmarkEnd w:id="14487"/>
      <w:bookmarkEnd w:id="14488"/>
      <w:bookmarkEnd w:id="14489"/>
      <w:bookmarkEnd w:id="14490"/>
      <w:bookmarkEnd w:id="14491"/>
      <w:bookmarkEnd w:id="14492"/>
      <w:bookmarkEnd w:id="14493"/>
      <w:bookmarkEnd w:id="14494"/>
      <w:bookmarkEnd w:id="14495"/>
      <w:bookmarkEnd w:id="14496"/>
      <w:bookmarkEnd w:id="14497"/>
      <w:bookmarkEnd w:id="14498"/>
      <w:bookmarkEnd w:id="14499"/>
      <w:bookmarkEnd w:id="14500"/>
      <w:bookmarkEnd w:id="14501"/>
      <w:bookmarkEnd w:id="14502"/>
      <w:bookmarkEnd w:id="14503"/>
      <w:bookmarkEnd w:id="14504"/>
      <w:bookmarkEnd w:id="14505"/>
      <w:bookmarkEnd w:id="14506"/>
      <w:bookmarkEnd w:id="14507"/>
      <w:bookmarkEnd w:id="14508"/>
      <w:bookmarkEnd w:id="14509"/>
      <w:bookmarkEnd w:id="14510"/>
      <w:bookmarkEnd w:id="14511"/>
      <w:bookmarkEnd w:id="14512"/>
      <w:bookmarkEnd w:id="14513"/>
      <w:bookmarkEnd w:id="14514"/>
      <w:bookmarkEnd w:id="14515"/>
      <w:bookmarkEnd w:id="14516"/>
      <w:bookmarkEnd w:id="14517"/>
      <w:bookmarkEnd w:id="14518"/>
      <w:bookmarkEnd w:id="14519"/>
      <w:bookmarkEnd w:id="14520"/>
      <w:bookmarkEnd w:id="14521"/>
      <w:bookmarkEnd w:id="14522"/>
      <w:bookmarkEnd w:id="14523"/>
      <w:bookmarkEnd w:id="14524"/>
      <w:bookmarkEnd w:id="14525"/>
      <w:bookmarkEnd w:id="14526"/>
      <w:bookmarkEnd w:id="14527"/>
      <w:bookmarkEnd w:id="14528"/>
      <w:bookmarkEnd w:id="14529"/>
      <w:bookmarkEnd w:id="14530"/>
      <w:bookmarkEnd w:id="14531"/>
      <w:bookmarkEnd w:id="14532"/>
      <w:bookmarkEnd w:id="14533"/>
      <w:bookmarkEnd w:id="14534"/>
      <w:bookmarkEnd w:id="14535"/>
      <w:bookmarkEnd w:id="14536"/>
      <w:bookmarkEnd w:id="14537"/>
      <w:bookmarkEnd w:id="14538"/>
      <w:bookmarkEnd w:id="14539"/>
      <w:bookmarkEnd w:id="14540"/>
      <w:bookmarkEnd w:id="14541"/>
      <w:bookmarkEnd w:id="14542"/>
      <w:bookmarkEnd w:id="14543"/>
      <w:bookmarkEnd w:id="14544"/>
      <w:bookmarkEnd w:id="14545"/>
      <w:bookmarkEnd w:id="14546"/>
      <w:bookmarkEnd w:id="14547"/>
      <w:bookmarkEnd w:id="14548"/>
      <w:bookmarkEnd w:id="14549"/>
      <w:bookmarkEnd w:id="14550"/>
      <w:bookmarkEnd w:id="14551"/>
      <w:bookmarkEnd w:id="14552"/>
      <w:bookmarkEnd w:id="14553"/>
      <w:bookmarkEnd w:id="14554"/>
      <w:bookmarkEnd w:id="14555"/>
      <w:bookmarkEnd w:id="14556"/>
      <w:bookmarkEnd w:id="14557"/>
      <w:bookmarkEnd w:id="14558"/>
      <w:bookmarkEnd w:id="14559"/>
      <w:bookmarkEnd w:id="14560"/>
      <w:bookmarkEnd w:id="14561"/>
      <w:bookmarkEnd w:id="14562"/>
      <w:bookmarkEnd w:id="14563"/>
      <w:bookmarkEnd w:id="14564"/>
      <w:bookmarkEnd w:id="14565"/>
      <w:bookmarkEnd w:id="14566"/>
      <w:bookmarkEnd w:id="14567"/>
      <w:bookmarkEnd w:id="14568"/>
      <w:bookmarkEnd w:id="14569"/>
      <w:bookmarkEnd w:id="14570"/>
      <w:bookmarkEnd w:id="14571"/>
      <w:bookmarkEnd w:id="14572"/>
      <w:bookmarkEnd w:id="14573"/>
      <w:bookmarkEnd w:id="14574"/>
      <w:bookmarkEnd w:id="14575"/>
      <w:bookmarkEnd w:id="14576"/>
      <w:bookmarkEnd w:id="14577"/>
      <w:bookmarkEnd w:id="14578"/>
      <w:bookmarkEnd w:id="14579"/>
      <w:bookmarkEnd w:id="14580"/>
      <w:bookmarkEnd w:id="14581"/>
      <w:bookmarkEnd w:id="14582"/>
      <w:bookmarkEnd w:id="14583"/>
      <w:bookmarkEnd w:id="14584"/>
      <w:bookmarkEnd w:id="14585"/>
      <w:bookmarkEnd w:id="14586"/>
      <w:bookmarkEnd w:id="14587"/>
      <w:bookmarkEnd w:id="14588"/>
      <w:bookmarkEnd w:id="14589"/>
      <w:bookmarkEnd w:id="14590"/>
      <w:bookmarkEnd w:id="14591"/>
      <w:bookmarkEnd w:id="14592"/>
      <w:bookmarkEnd w:id="14593"/>
      <w:bookmarkEnd w:id="14594"/>
      <w:bookmarkEnd w:id="14595"/>
      <w:bookmarkEnd w:id="14596"/>
      <w:bookmarkEnd w:id="14597"/>
      <w:bookmarkEnd w:id="14598"/>
      <w:bookmarkEnd w:id="14599"/>
      <w:bookmarkEnd w:id="14600"/>
      <w:bookmarkEnd w:id="14601"/>
      <w:bookmarkEnd w:id="14602"/>
      <w:bookmarkEnd w:id="14603"/>
      <w:bookmarkEnd w:id="14604"/>
      <w:bookmarkEnd w:id="14605"/>
      <w:bookmarkEnd w:id="14606"/>
      <w:bookmarkEnd w:id="14607"/>
      <w:bookmarkEnd w:id="14608"/>
      <w:bookmarkEnd w:id="14609"/>
      <w:bookmarkEnd w:id="14610"/>
      <w:bookmarkEnd w:id="14611"/>
      <w:bookmarkEnd w:id="14612"/>
      <w:bookmarkEnd w:id="14613"/>
      <w:bookmarkEnd w:id="14614"/>
      <w:bookmarkEnd w:id="14615"/>
      <w:bookmarkEnd w:id="14616"/>
      <w:bookmarkEnd w:id="14617"/>
      <w:bookmarkEnd w:id="14618"/>
      <w:bookmarkEnd w:id="14619"/>
      <w:bookmarkEnd w:id="14620"/>
      <w:bookmarkEnd w:id="14621"/>
      <w:bookmarkEnd w:id="14622"/>
      <w:bookmarkEnd w:id="14623"/>
      <w:bookmarkEnd w:id="14624"/>
      <w:bookmarkEnd w:id="14625"/>
      <w:bookmarkEnd w:id="14626"/>
      <w:bookmarkEnd w:id="14627"/>
      <w:bookmarkEnd w:id="14628"/>
      <w:bookmarkEnd w:id="14629"/>
      <w:bookmarkEnd w:id="14630"/>
      <w:bookmarkEnd w:id="14631"/>
      <w:bookmarkEnd w:id="14632"/>
      <w:bookmarkEnd w:id="14633"/>
      <w:bookmarkEnd w:id="14634"/>
      <w:bookmarkEnd w:id="14635"/>
      <w:bookmarkEnd w:id="14636"/>
      <w:bookmarkEnd w:id="14637"/>
      <w:bookmarkEnd w:id="14638"/>
      <w:bookmarkEnd w:id="14639"/>
      <w:bookmarkEnd w:id="14640"/>
      <w:bookmarkEnd w:id="14641"/>
      <w:bookmarkEnd w:id="14642"/>
      <w:bookmarkEnd w:id="14643"/>
      <w:bookmarkEnd w:id="14644"/>
      <w:bookmarkEnd w:id="14645"/>
      <w:bookmarkEnd w:id="14646"/>
      <w:bookmarkEnd w:id="14647"/>
      <w:bookmarkEnd w:id="14648"/>
      <w:bookmarkEnd w:id="14649"/>
      <w:bookmarkEnd w:id="14650"/>
      <w:bookmarkEnd w:id="14651"/>
      <w:bookmarkEnd w:id="14652"/>
      <w:bookmarkEnd w:id="14653"/>
      <w:bookmarkEnd w:id="14654"/>
      <w:bookmarkEnd w:id="14655"/>
      <w:bookmarkEnd w:id="14656"/>
      <w:bookmarkEnd w:id="14657"/>
      <w:bookmarkEnd w:id="14658"/>
      <w:bookmarkEnd w:id="14659"/>
      <w:bookmarkEnd w:id="14660"/>
      <w:bookmarkEnd w:id="14661"/>
      <w:bookmarkEnd w:id="14662"/>
      <w:bookmarkEnd w:id="14663"/>
      <w:bookmarkEnd w:id="14664"/>
      <w:bookmarkEnd w:id="14665"/>
      <w:bookmarkEnd w:id="14666"/>
      <w:bookmarkEnd w:id="14667"/>
      <w:bookmarkEnd w:id="14668"/>
      <w:bookmarkEnd w:id="14669"/>
      <w:bookmarkEnd w:id="14670"/>
      <w:bookmarkEnd w:id="14671"/>
      <w:bookmarkEnd w:id="14672"/>
      <w:bookmarkEnd w:id="14673"/>
      <w:bookmarkEnd w:id="14674"/>
      <w:bookmarkEnd w:id="14675"/>
      <w:bookmarkEnd w:id="14676"/>
      <w:bookmarkEnd w:id="14677"/>
      <w:bookmarkEnd w:id="14678"/>
      <w:bookmarkEnd w:id="14679"/>
      <w:bookmarkEnd w:id="14680"/>
      <w:bookmarkEnd w:id="14681"/>
      <w:bookmarkEnd w:id="14682"/>
      <w:bookmarkEnd w:id="14683"/>
      <w:bookmarkEnd w:id="14684"/>
      <w:bookmarkEnd w:id="14685"/>
      <w:bookmarkEnd w:id="14686"/>
      <w:bookmarkEnd w:id="14687"/>
      <w:bookmarkEnd w:id="14688"/>
      <w:bookmarkEnd w:id="14689"/>
      <w:bookmarkEnd w:id="14690"/>
      <w:bookmarkEnd w:id="14691"/>
      <w:bookmarkEnd w:id="14692"/>
      <w:bookmarkEnd w:id="14693"/>
      <w:bookmarkEnd w:id="14694"/>
      <w:bookmarkEnd w:id="14695"/>
      <w:bookmarkEnd w:id="14696"/>
      <w:bookmarkEnd w:id="14697"/>
      <w:bookmarkEnd w:id="14698"/>
      <w:bookmarkEnd w:id="14699"/>
      <w:bookmarkEnd w:id="14700"/>
      <w:bookmarkEnd w:id="14701"/>
      <w:bookmarkEnd w:id="14702"/>
      <w:bookmarkEnd w:id="14703"/>
      <w:bookmarkEnd w:id="14704"/>
      <w:bookmarkEnd w:id="14705"/>
      <w:bookmarkEnd w:id="14706"/>
      <w:bookmarkEnd w:id="14707"/>
      <w:bookmarkEnd w:id="14708"/>
      <w:bookmarkEnd w:id="14709"/>
      <w:bookmarkEnd w:id="14710"/>
      <w:bookmarkEnd w:id="14711"/>
      <w:bookmarkEnd w:id="14712"/>
      <w:bookmarkEnd w:id="14713"/>
      <w:bookmarkEnd w:id="14714"/>
      <w:bookmarkEnd w:id="14715"/>
      <w:bookmarkEnd w:id="14716"/>
      <w:bookmarkEnd w:id="14717"/>
      <w:bookmarkEnd w:id="14718"/>
      <w:bookmarkEnd w:id="14719"/>
      <w:bookmarkEnd w:id="14720"/>
      <w:bookmarkEnd w:id="14721"/>
      <w:bookmarkEnd w:id="14722"/>
      <w:bookmarkEnd w:id="14723"/>
      <w:bookmarkEnd w:id="14724"/>
      <w:bookmarkEnd w:id="14725"/>
      <w:bookmarkEnd w:id="14726"/>
      <w:bookmarkEnd w:id="14727"/>
      <w:bookmarkEnd w:id="14728"/>
      <w:bookmarkEnd w:id="14729"/>
      <w:bookmarkEnd w:id="14730"/>
      <w:bookmarkEnd w:id="14731"/>
      <w:bookmarkEnd w:id="14732"/>
      <w:bookmarkEnd w:id="14733"/>
      <w:bookmarkEnd w:id="14734"/>
      <w:bookmarkEnd w:id="14735"/>
      <w:bookmarkEnd w:id="14736"/>
      <w:bookmarkEnd w:id="14737"/>
      <w:bookmarkEnd w:id="14738"/>
      <w:bookmarkEnd w:id="14739"/>
      <w:bookmarkEnd w:id="14740"/>
      <w:bookmarkEnd w:id="14741"/>
      <w:bookmarkEnd w:id="14742"/>
      <w:bookmarkEnd w:id="14743"/>
      <w:bookmarkEnd w:id="14744"/>
      <w:bookmarkEnd w:id="14745"/>
      <w:bookmarkEnd w:id="14746"/>
      <w:bookmarkEnd w:id="14747"/>
      <w:bookmarkEnd w:id="14748"/>
      <w:bookmarkEnd w:id="14749"/>
      <w:bookmarkEnd w:id="14750"/>
      <w:bookmarkEnd w:id="14751"/>
      <w:bookmarkEnd w:id="14752"/>
      <w:bookmarkEnd w:id="14753"/>
      <w:bookmarkEnd w:id="14754"/>
      <w:bookmarkEnd w:id="14755"/>
      <w:bookmarkEnd w:id="14756"/>
      <w:bookmarkEnd w:id="14757"/>
      <w:bookmarkEnd w:id="14758"/>
      <w:bookmarkEnd w:id="14759"/>
      <w:bookmarkEnd w:id="14760"/>
      <w:bookmarkEnd w:id="14761"/>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bookmarkEnd w:id="14777"/>
      <w:bookmarkEnd w:id="14778"/>
      <w:bookmarkEnd w:id="14779"/>
      <w:bookmarkEnd w:id="14780"/>
      <w:bookmarkEnd w:id="14781"/>
      <w:bookmarkEnd w:id="14782"/>
      <w:bookmarkEnd w:id="14783"/>
      <w:bookmarkEnd w:id="14784"/>
      <w:bookmarkEnd w:id="14785"/>
      <w:bookmarkEnd w:id="14786"/>
      <w:bookmarkEnd w:id="14787"/>
      <w:bookmarkEnd w:id="14788"/>
      <w:bookmarkEnd w:id="14789"/>
      <w:bookmarkEnd w:id="14790"/>
      <w:bookmarkEnd w:id="14791"/>
      <w:bookmarkEnd w:id="14792"/>
      <w:bookmarkEnd w:id="14793"/>
      <w:bookmarkEnd w:id="14794"/>
      <w:bookmarkEnd w:id="14795"/>
      <w:bookmarkEnd w:id="14796"/>
      <w:bookmarkEnd w:id="14797"/>
      <w:bookmarkEnd w:id="14798"/>
      <w:bookmarkEnd w:id="14799"/>
      <w:bookmarkEnd w:id="14800"/>
      <w:bookmarkEnd w:id="14801"/>
      <w:bookmarkEnd w:id="14802"/>
      <w:bookmarkEnd w:id="14803"/>
      <w:bookmarkEnd w:id="14804"/>
      <w:bookmarkEnd w:id="14805"/>
      <w:bookmarkEnd w:id="14806"/>
      <w:bookmarkEnd w:id="14807"/>
      <w:bookmarkEnd w:id="14808"/>
      <w:bookmarkEnd w:id="14809"/>
      <w:bookmarkEnd w:id="14810"/>
      <w:bookmarkEnd w:id="14811"/>
      <w:bookmarkEnd w:id="14812"/>
      <w:bookmarkEnd w:id="14813"/>
      <w:bookmarkEnd w:id="14814"/>
      <w:bookmarkEnd w:id="14815"/>
      <w:bookmarkEnd w:id="14816"/>
      <w:bookmarkEnd w:id="14817"/>
      <w:bookmarkEnd w:id="14818"/>
      <w:bookmarkEnd w:id="14819"/>
      <w:bookmarkEnd w:id="14820"/>
      <w:bookmarkEnd w:id="14821"/>
      <w:bookmarkEnd w:id="14822"/>
      <w:bookmarkEnd w:id="14823"/>
      <w:bookmarkEnd w:id="14824"/>
      <w:bookmarkEnd w:id="14825"/>
      <w:bookmarkEnd w:id="14826"/>
      <w:bookmarkEnd w:id="14827"/>
      <w:bookmarkEnd w:id="14828"/>
      <w:bookmarkEnd w:id="14829"/>
      <w:bookmarkEnd w:id="14830"/>
      <w:bookmarkEnd w:id="14831"/>
      <w:bookmarkEnd w:id="14832"/>
      <w:bookmarkEnd w:id="14833"/>
      <w:bookmarkEnd w:id="14834"/>
      <w:bookmarkEnd w:id="14835"/>
      <w:bookmarkEnd w:id="14836"/>
      <w:bookmarkEnd w:id="14837"/>
      <w:bookmarkEnd w:id="14838"/>
      <w:bookmarkEnd w:id="14839"/>
      <w:bookmarkEnd w:id="14840"/>
      <w:bookmarkEnd w:id="14841"/>
      <w:bookmarkEnd w:id="14842"/>
      <w:bookmarkEnd w:id="14843"/>
      <w:bookmarkEnd w:id="14844"/>
      <w:bookmarkEnd w:id="14845"/>
      <w:bookmarkEnd w:id="14846"/>
      <w:bookmarkEnd w:id="14847"/>
      <w:bookmarkEnd w:id="14848"/>
      <w:bookmarkEnd w:id="14849"/>
      <w:bookmarkEnd w:id="14850"/>
      <w:bookmarkEnd w:id="14851"/>
      <w:bookmarkEnd w:id="14852"/>
      <w:bookmarkEnd w:id="14853"/>
      <w:bookmarkEnd w:id="14854"/>
      <w:bookmarkEnd w:id="14855"/>
      <w:bookmarkEnd w:id="14856"/>
      <w:bookmarkEnd w:id="14857"/>
      <w:bookmarkEnd w:id="14858"/>
      <w:bookmarkEnd w:id="14859"/>
      <w:bookmarkEnd w:id="14860"/>
      <w:bookmarkEnd w:id="14861"/>
      <w:bookmarkEnd w:id="14862"/>
      <w:bookmarkEnd w:id="14863"/>
      <w:bookmarkEnd w:id="14864"/>
      <w:bookmarkEnd w:id="14865"/>
      <w:bookmarkEnd w:id="14866"/>
      <w:bookmarkEnd w:id="14867"/>
      <w:bookmarkEnd w:id="14868"/>
      <w:bookmarkEnd w:id="14869"/>
      <w:bookmarkEnd w:id="14870"/>
      <w:bookmarkEnd w:id="14871"/>
      <w:bookmarkEnd w:id="14872"/>
      <w:bookmarkEnd w:id="14873"/>
      <w:bookmarkEnd w:id="14874"/>
      <w:bookmarkEnd w:id="14875"/>
      <w:bookmarkEnd w:id="14876"/>
      <w:bookmarkEnd w:id="14877"/>
      <w:bookmarkEnd w:id="14878"/>
      <w:bookmarkEnd w:id="14879"/>
      <w:bookmarkEnd w:id="14880"/>
      <w:bookmarkEnd w:id="14881"/>
      <w:bookmarkEnd w:id="14882"/>
      <w:bookmarkEnd w:id="14883"/>
      <w:bookmarkEnd w:id="14884"/>
      <w:bookmarkEnd w:id="14885"/>
      <w:bookmarkEnd w:id="14886"/>
      <w:bookmarkEnd w:id="14887"/>
      <w:bookmarkEnd w:id="14888"/>
      <w:bookmarkEnd w:id="14889"/>
      <w:bookmarkEnd w:id="14890"/>
      <w:bookmarkEnd w:id="14891"/>
      <w:bookmarkEnd w:id="14892"/>
      <w:bookmarkEnd w:id="14893"/>
      <w:bookmarkEnd w:id="14894"/>
      <w:bookmarkEnd w:id="14895"/>
      <w:bookmarkEnd w:id="14896"/>
      <w:bookmarkEnd w:id="14897"/>
      <w:bookmarkEnd w:id="14898"/>
      <w:bookmarkEnd w:id="14899"/>
      <w:bookmarkEnd w:id="14900"/>
      <w:bookmarkEnd w:id="14901"/>
      <w:bookmarkEnd w:id="14902"/>
      <w:bookmarkEnd w:id="14903"/>
      <w:bookmarkEnd w:id="14904"/>
      <w:bookmarkEnd w:id="14905"/>
      <w:bookmarkEnd w:id="14906"/>
      <w:bookmarkEnd w:id="14907"/>
      <w:bookmarkEnd w:id="14908"/>
      <w:bookmarkEnd w:id="14909"/>
      <w:bookmarkEnd w:id="14910"/>
      <w:bookmarkEnd w:id="14911"/>
      <w:bookmarkEnd w:id="14912"/>
      <w:bookmarkEnd w:id="14913"/>
      <w:bookmarkEnd w:id="14914"/>
      <w:bookmarkEnd w:id="14915"/>
      <w:bookmarkEnd w:id="14916"/>
      <w:bookmarkEnd w:id="14917"/>
      <w:bookmarkEnd w:id="14918"/>
      <w:bookmarkEnd w:id="14919"/>
      <w:bookmarkEnd w:id="14920"/>
      <w:bookmarkEnd w:id="14921"/>
      <w:bookmarkEnd w:id="14922"/>
      <w:bookmarkEnd w:id="14923"/>
      <w:bookmarkEnd w:id="14924"/>
      <w:bookmarkEnd w:id="14925"/>
      <w:bookmarkEnd w:id="14926"/>
      <w:bookmarkEnd w:id="14927"/>
      <w:bookmarkEnd w:id="14928"/>
      <w:bookmarkEnd w:id="14929"/>
      <w:bookmarkEnd w:id="14930"/>
      <w:bookmarkEnd w:id="14931"/>
      <w:bookmarkEnd w:id="14932"/>
      <w:bookmarkEnd w:id="14933"/>
      <w:bookmarkEnd w:id="14934"/>
      <w:bookmarkEnd w:id="14935"/>
      <w:bookmarkEnd w:id="14936"/>
      <w:bookmarkEnd w:id="14937"/>
      <w:bookmarkEnd w:id="14938"/>
      <w:bookmarkEnd w:id="14939"/>
      <w:bookmarkEnd w:id="14940"/>
      <w:bookmarkEnd w:id="14941"/>
      <w:bookmarkEnd w:id="14942"/>
      <w:bookmarkEnd w:id="14943"/>
      <w:bookmarkEnd w:id="14944"/>
      <w:bookmarkEnd w:id="14945"/>
      <w:bookmarkEnd w:id="14946"/>
      <w:bookmarkEnd w:id="14947"/>
      <w:bookmarkEnd w:id="14948"/>
      <w:bookmarkEnd w:id="14949"/>
      <w:bookmarkEnd w:id="14950"/>
      <w:bookmarkEnd w:id="14951"/>
      <w:bookmarkEnd w:id="14952"/>
      <w:bookmarkEnd w:id="14953"/>
      <w:bookmarkEnd w:id="14954"/>
      <w:bookmarkEnd w:id="14955"/>
      <w:bookmarkEnd w:id="14956"/>
      <w:bookmarkEnd w:id="14957"/>
      <w:bookmarkEnd w:id="14958"/>
      <w:bookmarkEnd w:id="14959"/>
      <w:bookmarkEnd w:id="14960"/>
      <w:bookmarkEnd w:id="14961"/>
      <w:bookmarkEnd w:id="14962"/>
      <w:bookmarkEnd w:id="14963"/>
      <w:bookmarkEnd w:id="14964"/>
      <w:bookmarkEnd w:id="14965"/>
      <w:bookmarkEnd w:id="14966"/>
      <w:bookmarkEnd w:id="14967"/>
      <w:bookmarkEnd w:id="14968"/>
      <w:bookmarkEnd w:id="14969"/>
      <w:bookmarkEnd w:id="14970"/>
      <w:bookmarkEnd w:id="14971"/>
      <w:bookmarkEnd w:id="14972"/>
      <w:bookmarkEnd w:id="14973"/>
      <w:bookmarkEnd w:id="14974"/>
      <w:bookmarkEnd w:id="14975"/>
      <w:bookmarkEnd w:id="14976"/>
      <w:bookmarkEnd w:id="14977"/>
      <w:bookmarkEnd w:id="14978"/>
      <w:bookmarkEnd w:id="14979"/>
      <w:bookmarkEnd w:id="14980"/>
      <w:bookmarkEnd w:id="14981"/>
      <w:bookmarkEnd w:id="14982"/>
      <w:bookmarkEnd w:id="14983"/>
      <w:bookmarkEnd w:id="14984"/>
      <w:bookmarkEnd w:id="14985"/>
      <w:bookmarkEnd w:id="14986"/>
      <w:bookmarkEnd w:id="14987"/>
      <w:bookmarkEnd w:id="14988"/>
      <w:bookmarkEnd w:id="14989"/>
      <w:bookmarkEnd w:id="14990"/>
      <w:bookmarkEnd w:id="14991"/>
      <w:bookmarkEnd w:id="14992"/>
      <w:bookmarkEnd w:id="14993"/>
      <w:bookmarkEnd w:id="14994"/>
      <w:bookmarkEnd w:id="14995"/>
      <w:bookmarkEnd w:id="14996"/>
      <w:bookmarkEnd w:id="14997"/>
      <w:bookmarkEnd w:id="14998"/>
      <w:bookmarkEnd w:id="14999"/>
      <w:bookmarkEnd w:id="15000"/>
      <w:bookmarkEnd w:id="15001"/>
      <w:bookmarkEnd w:id="15002"/>
      <w:bookmarkEnd w:id="15003"/>
      <w:bookmarkEnd w:id="15004"/>
      <w:bookmarkEnd w:id="15005"/>
      <w:bookmarkEnd w:id="15006"/>
      <w:bookmarkEnd w:id="15007"/>
      <w:bookmarkEnd w:id="15008"/>
      <w:bookmarkEnd w:id="15009"/>
      <w:bookmarkEnd w:id="15010"/>
      <w:bookmarkEnd w:id="15011"/>
      <w:bookmarkEnd w:id="15012"/>
      <w:bookmarkEnd w:id="15013"/>
      <w:bookmarkEnd w:id="15014"/>
      <w:bookmarkEnd w:id="15015"/>
      <w:bookmarkEnd w:id="15016"/>
      <w:bookmarkEnd w:id="15017"/>
      <w:bookmarkEnd w:id="15018"/>
      <w:bookmarkEnd w:id="15019"/>
      <w:bookmarkEnd w:id="15020"/>
      <w:bookmarkEnd w:id="15021"/>
      <w:bookmarkEnd w:id="15022"/>
      <w:bookmarkEnd w:id="15023"/>
      <w:bookmarkEnd w:id="15024"/>
      <w:bookmarkEnd w:id="15025"/>
      <w:bookmarkEnd w:id="15026"/>
      <w:bookmarkEnd w:id="15027"/>
      <w:bookmarkEnd w:id="15028"/>
      <w:bookmarkEnd w:id="15029"/>
      <w:bookmarkEnd w:id="15030"/>
      <w:bookmarkEnd w:id="15031"/>
      <w:bookmarkEnd w:id="15032"/>
      <w:bookmarkEnd w:id="15033"/>
      <w:bookmarkEnd w:id="15034"/>
      <w:bookmarkEnd w:id="15035"/>
      <w:bookmarkEnd w:id="15036"/>
      <w:bookmarkEnd w:id="15037"/>
      <w:bookmarkEnd w:id="15038"/>
      <w:bookmarkEnd w:id="15039"/>
      <w:bookmarkEnd w:id="15040"/>
      <w:bookmarkEnd w:id="15041"/>
      <w:bookmarkEnd w:id="15042"/>
      <w:bookmarkEnd w:id="15043"/>
      <w:bookmarkEnd w:id="15044"/>
      <w:bookmarkEnd w:id="15045"/>
      <w:bookmarkEnd w:id="15046"/>
      <w:bookmarkEnd w:id="15047"/>
      <w:bookmarkEnd w:id="15048"/>
      <w:bookmarkEnd w:id="15049"/>
      <w:bookmarkEnd w:id="15050"/>
      <w:bookmarkEnd w:id="15051"/>
      <w:bookmarkEnd w:id="15052"/>
      <w:bookmarkEnd w:id="15053"/>
      <w:bookmarkEnd w:id="15054"/>
      <w:bookmarkEnd w:id="15055"/>
      <w:bookmarkEnd w:id="15056"/>
      <w:bookmarkEnd w:id="15057"/>
      <w:bookmarkEnd w:id="15058"/>
      <w:bookmarkEnd w:id="15059"/>
      <w:bookmarkEnd w:id="15060"/>
      <w:bookmarkEnd w:id="15061"/>
      <w:bookmarkEnd w:id="15062"/>
      <w:bookmarkEnd w:id="15063"/>
      <w:bookmarkEnd w:id="15064"/>
      <w:bookmarkEnd w:id="15065"/>
      <w:bookmarkEnd w:id="15066"/>
      <w:bookmarkEnd w:id="15067"/>
      <w:bookmarkEnd w:id="15068"/>
      <w:bookmarkEnd w:id="15069"/>
      <w:bookmarkEnd w:id="15070"/>
      <w:bookmarkEnd w:id="15071"/>
      <w:bookmarkEnd w:id="15072"/>
      <w:bookmarkEnd w:id="15073"/>
      <w:bookmarkEnd w:id="15074"/>
      <w:bookmarkEnd w:id="15075"/>
      <w:bookmarkEnd w:id="15076"/>
      <w:bookmarkEnd w:id="15077"/>
      <w:bookmarkEnd w:id="15078"/>
      <w:bookmarkEnd w:id="15079"/>
      <w:bookmarkEnd w:id="15080"/>
      <w:bookmarkEnd w:id="15081"/>
      <w:bookmarkEnd w:id="15082"/>
      <w:bookmarkEnd w:id="15083"/>
      <w:bookmarkEnd w:id="15084"/>
      <w:bookmarkEnd w:id="15085"/>
      <w:bookmarkEnd w:id="15086"/>
      <w:bookmarkEnd w:id="15087"/>
      <w:bookmarkEnd w:id="15088"/>
      <w:bookmarkEnd w:id="15089"/>
      <w:bookmarkEnd w:id="15090"/>
      <w:bookmarkEnd w:id="15091"/>
      <w:bookmarkEnd w:id="15092"/>
      <w:bookmarkEnd w:id="15093"/>
      <w:bookmarkEnd w:id="15094"/>
      <w:bookmarkEnd w:id="15095"/>
      <w:bookmarkEnd w:id="15096"/>
      <w:bookmarkEnd w:id="15097"/>
      <w:bookmarkEnd w:id="15098"/>
      <w:bookmarkEnd w:id="15099"/>
      <w:bookmarkEnd w:id="15100"/>
      <w:bookmarkEnd w:id="15101"/>
      <w:bookmarkEnd w:id="15102"/>
      <w:bookmarkEnd w:id="15103"/>
      <w:bookmarkEnd w:id="15104"/>
      <w:bookmarkEnd w:id="15105"/>
      <w:bookmarkEnd w:id="15106"/>
      <w:bookmarkEnd w:id="15107"/>
      <w:bookmarkEnd w:id="15108"/>
      <w:bookmarkEnd w:id="15109"/>
      <w:bookmarkEnd w:id="15110"/>
      <w:bookmarkEnd w:id="15111"/>
      <w:bookmarkEnd w:id="15112"/>
      <w:bookmarkEnd w:id="15113"/>
      <w:bookmarkEnd w:id="15114"/>
      <w:bookmarkEnd w:id="15115"/>
      <w:bookmarkEnd w:id="15116"/>
      <w:bookmarkEnd w:id="15117"/>
      <w:bookmarkEnd w:id="15118"/>
      <w:bookmarkEnd w:id="15119"/>
      <w:bookmarkEnd w:id="15120"/>
      <w:bookmarkEnd w:id="15121"/>
      <w:bookmarkEnd w:id="15122"/>
      <w:bookmarkEnd w:id="15123"/>
      <w:bookmarkEnd w:id="15124"/>
      <w:bookmarkEnd w:id="15125"/>
      <w:bookmarkEnd w:id="15126"/>
      <w:bookmarkEnd w:id="15127"/>
      <w:bookmarkEnd w:id="15128"/>
      <w:bookmarkEnd w:id="15129"/>
      <w:bookmarkEnd w:id="15130"/>
      <w:bookmarkEnd w:id="15131"/>
      <w:bookmarkEnd w:id="15132"/>
      <w:bookmarkEnd w:id="15133"/>
      <w:bookmarkEnd w:id="15134"/>
      <w:bookmarkEnd w:id="15135"/>
      <w:bookmarkEnd w:id="15136"/>
      <w:bookmarkEnd w:id="15137"/>
      <w:bookmarkEnd w:id="15138"/>
      <w:bookmarkEnd w:id="15139"/>
      <w:bookmarkEnd w:id="15140"/>
      <w:bookmarkEnd w:id="15141"/>
      <w:bookmarkEnd w:id="15142"/>
      <w:bookmarkEnd w:id="15143"/>
      <w:bookmarkEnd w:id="15144"/>
      <w:bookmarkEnd w:id="15145"/>
      <w:bookmarkEnd w:id="15146"/>
      <w:bookmarkEnd w:id="15147"/>
      <w:bookmarkEnd w:id="15148"/>
      <w:bookmarkEnd w:id="15149"/>
      <w:bookmarkEnd w:id="15150"/>
      <w:bookmarkEnd w:id="15151"/>
      <w:bookmarkEnd w:id="15152"/>
      <w:bookmarkEnd w:id="15153"/>
      <w:bookmarkEnd w:id="15154"/>
      <w:bookmarkEnd w:id="15155"/>
      <w:bookmarkEnd w:id="15156"/>
      <w:bookmarkEnd w:id="15157"/>
      <w:bookmarkEnd w:id="15158"/>
      <w:bookmarkEnd w:id="15159"/>
      <w:bookmarkEnd w:id="15160"/>
      <w:bookmarkEnd w:id="15161"/>
      <w:bookmarkEnd w:id="15162"/>
      <w:bookmarkEnd w:id="15163"/>
      <w:bookmarkEnd w:id="15164"/>
      <w:bookmarkEnd w:id="15165"/>
      <w:bookmarkEnd w:id="15166"/>
      <w:bookmarkEnd w:id="15167"/>
      <w:bookmarkEnd w:id="15168"/>
      <w:bookmarkEnd w:id="15169"/>
      <w:bookmarkEnd w:id="15170"/>
      <w:bookmarkEnd w:id="15171"/>
      <w:bookmarkEnd w:id="15172"/>
      <w:bookmarkEnd w:id="15173"/>
      <w:bookmarkEnd w:id="15174"/>
      <w:bookmarkEnd w:id="15175"/>
      <w:bookmarkEnd w:id="15176"/>
      <w:bookmarkEnd w:id="15177"/>
      <w:bookmarkEnd w:id="15178"/>
      <w:bookmarkEnd w:id="15179"/>
      <w:bookmarkEnd w:id="15180"/>
      <w:bookmarkEnd w:id="15181"/>
      <w:bookmarkEnd w:id="15182"/>
      <w:bookmarkEnd w:id="15183"/>
      <w:bookmarkEnd w:id="15184"/>
      <w:bookmarkEnd w:id="15185"/>
      <w:bookmarkEnd w:id="15186"/>
      <w:bookmarkEnd w:id="15187"/>
      <w:bookmarkEnd w:id="15188"/>
      <w:bookmarkEnd w:id="15189"/>
      <w:bookmarkEnd w:id="15190"/>
      <w:bookmarkEnd w:id="15191"/>
      <w:bookmarkEnd w:id="15192"/>
      <w:bookmarkEnd w:id="15193"/>
      <w:bookmarkEnd w:id="15194"/>
      <w:bookmarkEnd w:id="15195"/>
      <w:bookmarkEnd w:id="15196"/>
      <w:bookmarkEnd w:id="15197"/>
      <w:bookmarkEnd w:id="15198"/>
      <w:bookmarkEnd w:id="15199"/>
      <w:bookmarkEnd w:id="15200"/>
      <w:bookmarkEnd w:id="15201"/>
      <w:bookmarkEnd w:id="15202"/>
      <w:bookmarkEnd w:id="15203"/>
      <w:bookmarkEnd w:id="15204"/>
      <w:bookmarkEnd w:id="15205"/>
      <w:bookmarkEnd w:id="15206"/>
      <w:bookmarkEnd w:id="15207"/>
      <w:bookmarkEnd w:id="15208"/>
      <w:bookmarkEnd w:id="15209"/>
      <w:bookmarkEnd w:id="15210"/>
      <w:bookmarkEnd w:id="15211"/>
      <w:bookmarkEnd w:id="15212"/>
      <w:bookmarkEnd w:id="15213"/>
      <w:bookmarkEnd w:id="15214"/>
      <w:bookmarkEnd w:id="15215"/>
      <w:bookmarkEnd w:id="15216"/>
      <w:bookmarkEnd w:id="15217"/>
      <w:bookmarkEnd w:id="15218"/>
      <w:bookmarkEnd w:id="15219"/>
      <w:bookmarkEnd w:id="15220"/>
      <w:bookmarkEnd w:id="15221"/>
      <w:bookmarkEnd w:id="15222"/>
      <w:bookmarkEnd w:id="15223"/>
      <w:bookmarkEnd w:id="15224"/>
      <w:bookmarkEnd w:id="15225"/>
      <w:bookmarkEnd w:id="15226"/>
      <w:bookmarkEnd w:id="15227"/>
      <w:bookmarkEnd w:id="15228"/>
      <w:bookmarkEnd w:id="15229"/>
      <w:bookmarkEnd w:id="15230"/>
      <w:bookmarkEnd w:id="15231"/>
      <w:bookmarkEnd w:id="15232"/>
      <w:bookmarkEnd w:id="15233"/>
      <w:bookmarkEnd w:id="15234"/>
      <w:bookmarkEnd w:id="15235"/>
      <w:bookmarkEnd w:id="15236"/>
      <w:bookmarkEnd w:id="15237"/>
      <w:bookmarkEnd w:id="15238"/>
      <w:bookmarkEnd w:id="15239"/>
      <w:bookmarkEnd w:id="15240"/>
      <w:bookmarkEnd w:id="15241"/>
      <w:bookmarkEnd w:id="15242"/>
      <w:bookmarkEnd w:id="15243"/>
      <w:bookmarkEnd w:id="15244"/>
      <w:bookmarkEnd w:id="15245"/>
      <w:bookmarkEnd w:id="15246"/>
      <w:bookmarkEnd w:id="15247"/>
      <w:bookmarkEnd w:id="15248"/>
      <w:bookmarkEnd w:id="15249"/>
      <w:bookmarkEnd w:id="15250"/>
      <w:bookmarkEnd w:id="15251"/>
      <w:bookmarkEnd w:id="15252"/>
      <w:bookmarkEnd w:id="15253"/>
      <w:bookmarkEnd w:id="15254"/>
      <w:bookmarkEnd w:id="15255"/>
      <w:bookmarkEnd w:id="15256"/>
      <w:bookmarkEnd w:id="15257"/>
      <w:bookmarkEnd w:id="15258"/>
      <w:bookmarkEnd w:id="15259"/>
      <w:bookmarkEnd w:id="15260"/>
      <w:bookmarkEnd w:id="15261"/>
      <w:bookmarkEnd w:id="15262"/>
      <w:bookmarkEnd w:id="15263"/>
      <w:bookmarkEnd w:id="15264"/>
      <w:bookmarkEnd w:id="15265"/>
      <w:bookmarkEnd w:id="15266"/>
      <w:bookmarkEnd w:id="15267"/>
      <w:bookmarkEnd w:id="15268"/>
      <w:bookmarkEnd w:id="15269"/>
      <w:bookmarkEnd w:id="15270"/>
      <w:bookmarkEnd w:id="15271"/>
      <w:bookmarkEnd w:id="15272"/>
      <w:bookmarkEnd w:id="15273"/>
      <w:bookmarkEnd w:id="15274"/>
      <w:bookmarkEnd w:id="15275"/>
      <w:bookmarkEnd w:id="15276"/>
      <w:bookmarkEnd w:id="15277"/>
      <w:bookmarkEnd w:id="15278"/>
      <w:bookmarkEnd w:id="15279"/>
      <w:bookmarkEnd w:id="15280"/>
      <w:bookmarkEnd w:id="15281"/>
      <w:bookmarkEnd w:id="15282"/>
      <w:bookmarkEnd w:id="15283"/>
      <w:bookmarkEnd w:id="15284"/>
      <w:bookmarkEnd w:id="15285"/>
      <w:bookmarkEnd w:id="15286"/>
      <w:bookmarkEnd w:id="15287"/>
      <w:bookmarkEnd w:id="15288"/>
      <w:bookmarkEnd w:id="15289"/>
      <w:bookmarkEnd w:id="15290"/>
      <w:bookmarkEnd w:id="15291"/>
      <w:bookmarkEnd w:id="15292"/>
      <w:bookmarkEnd w:id="15293"/>
      <w:bookmarkEnd w:id="15294"/>
      <w:bookmarkEnd w:id="15295"/>
      <w:bookmarkEnd w:id="15296"/>
      <w:bookmarkEnd w:id="15297"/>
      <w:bookmarkEnd w:id="15298"/>
      <w:bookmarkEnd w:id="15299"/>
      <w:bookmarkEnd w:id="15300"/>
      <w:bookmarkEnd w:id="15301"/>
      <w:bookmarkEnd w:id="15302"/>
      <w:bookmarkEnd w:id="15303"/>
      <w:bookmarkEnd w:id="15304"/>
      <w:bookmarkEnd w:id="15305"/>
      <w:bookmarkEnd w:id="15306"/>
      <w:bookmarkEnd w:id="15307"/>
      <w:bookmarkEnd w:id="15308"/>
      <w:bookmarkEnd w:id="15309"/>
      <w:bookmarkEnd w:id="15310"/>
      <w:bookmarkEnd w:id="15311"/>
      <w:bookmarkEnd w:id="15312"/>
      <w:bookmarkEnd w:id="15313"/>
      <w:bookmarkEnd w:id="15314"/>
      <w:bookmarkEnd w:id="15315"/>
      <w:bookmarkEnd w:id="15316"/>
      <w:bookmarkEnd w:id="15317"/>
      <w:bookmarkEnd w:id="15318"/>
      <w:bookmarkEnd w:id="15319"/>
      <w:bookmarkEnd w:id="15320"/>
      <w:bookmarkEnd w:id="15321"/>
      <w:bookmarkEnd w:id="15322"/>
      <w:bookmarkEnd w:id="15323"/>
      <w:bookmarkEnd w:id="15324"/>
      <w:bookmarkEnd w:id="15325"/>
      <w:bookmarkEnd w:id="15326"/>
      <w:bookmarkEnd w:id="15327"/>
      <w:bookmarkEnd w:id="15328"/>
      <w:bookmarkEnd w:id="15329"/>
      <w:bookmarkEnd w:id="15330"/>
      <w:bookmarkEnd w:id="15331"/>
      <w:bookmarkEnd w:id="15332"/>
      <w:bookmarkEnd w:id="15333"/>
      <w:bookmarkEnd w:id="15334"/>
      <w:bookmarkEnd w:id="15335"/>
      <w:bookmarkEnd w:id="15336"/>
      <w:bookmarkEnd w:id="15337"/>
      <w:bookmarkEnd w:id="15338"/>
      <w:bookmarkEnd w:id="15339"/>
      <w:bookmarkEnd w:id="15340"/>
      <w:bookmarkEnd w:id="15341"/>
      <w:bookmarkEnd w:id="15342"/>
      <w:bookmarkEnd w:id="15343"/>
      <w:bookmarkEnd w:id="15344"/>
      <w:bookmarkEnd w:id="15345"/>
      <w:bookmarkEnd w:id="15346"/>
      <w:bookmarkEnd w:id="15347"/>
      <w:bookmarkEnd w:id="15348"/>
      <w:bookmarkEnd w:id="15349"/>
      <w:bookmarkEnd w:id="15350"/>
      <w:bookmarkEnd w:id="15351"/>
      <w:bookmarkEnd w:id="15352"/>
      <w:bookmarkEnd w:id="15353"/>
      <w:bookmarkEnd w:id="15354"/>
      <w:bookmarkEnd w:id="15355"/>
      <w:bookmarkEnd w:id="15356"/>
      <w:bookmarkEnd w:id="15357"/>
      <w:bookmarkEnd w:id="15358"/>
      <w:bookmarkEnd w:id="15359"/>
      <w:bookmarkEnd w:id="15360"/>
      <w:bookmarkEnd w:id="15361"/>
      <w:bookmarkEnd w:id="15362"/>
      <w:bookmarkEnd w:id="15363"/>
      <w:bookmarkEnd w:id="15364"/>
      <w:bookmarkEnd w:id="15365"/>
      <w:bookmarkEnd w:id="15366"/>
      <w:bookmarkEnd w:id="15367"/>
      <w:bookmarkEnd w:id="15368"/>
      <w:bookmarkEnd w:id="15369"/>
      <w:bookmarkEnd w:id="15370"/>
      <w:bookmarkEnd w:id="15371"/>
      <w:bookmarkEnd w:id="15372"/>
      <w:bookmarkEnd w:id="15373"/>
      <w:bookmarkEnd w:id="15374"/>
      <w:bookmarkEnd w:id="15375"/>
      <w:bookmarkEnd w:id="15376"/>
      <w:bookmarkEnd w:id="15377"/>
      <w:bookmarkEnd w:id="15378"/>
      <w:bookmarkEnd w:id="15379"/>
      <w:bookmarkEnd w:id="15380"/>
      <w:bookmarkEnd w:id="15381"/>
      <w:bookmarkEnd w:id="15382"/>
      <w:bookmarkEnd w:id="15383"/>
      <w:bookmarkEnd w:id="15384"/>
      <w:bookmarkEnd w:id="15385"/>
      <w:bookmarkEnd w:id="15386"/>
      <w:bookmarkEnd w:id="15387"/>
      <w:bookmarkEnd w:id="15388"/>
      <w:bookmarkEnd w:id="15389"/>
      <w:bookmarkEnd w:id="15390"/>
      <w:bookmarkEnd w:id="15391"/>
      <w:bookmarkEnd w:id="15392"/>
      <w:bookmarkEnd w:id="15393"/>
      <w:bookmarkEnd w:id="15394"/>
      <w:bookmarkEnd w:id="15395"/>
      <w:bookmarkEnd w:id="15396"/>
      <w:bookmarkEnd w:id="15397"/>
      <w:bookmarkEnd w:id="15398"/>
      <w:bookmarkEnd w:id="15399"/>
      <w:bookmarkEnd w:id="15400"/>
      <w:bookmarkEnd w:id="15401"/>
      <w:bookmarkEnd w:id="15402"/>
      <w:bookmarkEnd w:id="15403"/>
      <w:bookmarkEnd w:id="15404"/>
      <w:bookmarkEnd w:id="15405"/>
      <w:bookmarkEnd w:id="15406"/>
      <w:bookmarkEnd w:id="15407"/>
      <w:bookmarkEnd w:id="15408"/>
      <w:bookmarkEnd w:id="15409"/>
      <w:bookmarkEnd w:id="15410"/>
      <w:bookmarkEnd w:id="15411"/>
      <w:bookmarkEnd w:id="15412"/>
      <w:bookmarkEnd w:id="15413"/>
      <w:bookmarkEnd w:id="15414"/>
      <w:bookmarkEnd w:id="15415"/>
      <w:bookmarkEnd w:id="15416"/>
      <w:bookmarkEnd w:id="15417"/>
      <w:bookmarkEnd w:id="15418"/>
      <w:bookmarkEnd w:id="15419"/>
      <w:bookmarkEnd w:id="15420"/>
      <w:bookmarkEnd w:id="15421"/>
      <w:bookmarkEnd w:id="15422"/>
      <w:bookmarkEnd w:id="15423"/>
      <w:bookmarkEnd w:id="15424"/>
      <w:bookmarkEnd w:id="15425"/>
      <w:bookmarkEnd w:id="15426"/>
      <w:bookmarkEnd w:id="15427"/>
      <w:bookmarkEnd w:id="15428"/>
      <w:bookmarkEnd w:id="15429"/>
      <w:bookmarkEnd w:id="15430"/>
      <w:bookmarkEnd w:id="15431"/>
      <w:bookmarkEnd w:id="15432"/>
      <w:bookmarkEnd w:id="15433"/>
      <w:bookmarkEnd w:id="15434"/>
      <w:bookmarkEnd w:id="15435"/>
      <w:bookmarkEnd w:id="15436"/>
      <w:bookmarkEnd w:id="15437"/>
      <w:bookmarkEnd w:id="15438"/>
      <w:bookmarkEnd w:id="15439"/>
      <w:bookmarkEnd w:id="15440"/>
      <w:bookmarkEnd w:id="15441"/>
      <w:bookmarkEnd w:id="15442"/>
      <w:bookmarkEnd w:id="15443"/>
      <w:bookmarkEnd w:id="15444"/>
      <w:bookmarkEnd w:id="15445"/>
      <w:bookmarkEnd w:id="15446"/>
      <w:bookmarkEnd w:id="15447"/>
      <w:bookmarkEnd w:id="15448"/>
      <w:bookmarkEnd w:id="15449"/>
      <w:bookmarkEnd w:id="15450"/>
      <w:bookmarkEnd w:id="15451"/>
      <w:bookmarkEnd w:id="15452"/>
      <w:bookmarkEnd w:id="15453"/>
      <w:bookmarkEnd w:id="15454"/>
      <w:bookmarkEnd w:id="15455"/>
      <w:bookmarkEnd w:id="15456"/>
      <w:bookmarkEnd w:id="15457"/>
      <w:bookmarkEnd w:id="15458"/>
      <w:bookmarkEnd w:id="15459"/>
      <w:bookmarkEnd w:id="15460"/>
      <w:bookmarkEnd w:id="15461"/>
      <w:bookmarkEnd w:id="15462"/>
      <w:bookmarkEnd w:id="15463"/>
      <w:bookmarkEnd w:id="15464"/>
      <w:bookmarkEnd w:id="15465"/>
      <w:bookmarkEnd w:id="15466"/>
      <w:bookmarkEnd w:id="15467"/>
      <w:bookmarkEnd w:id="15468"/>
      <w:bookmarkEnd w:id="15469"/>
      <w:bookmarkEnd w:id="15470"/>
      <w:bookmarkEnd w:id="15471"/>
      <w:bookmarkEnd w:id="15472"/>
      <w:bookmarkEnd w:id="15473"/>
      <w:bookmarkEnd w:id="15474"/>
      <w:bookmarkEnd w:id="15475"/>
      <w:bookmarkEnd w:id="15476"/>
      <w:bookmarkEnd w:id="15477"/>
      <w:bookmarkEnd w:id="15478"/>
      <w:bookmarkEnd w:id="15479"/>
      <w:bookmarkEnd w:id="15480"/>
      <w:bookmarkEnd w:id="15481"/>
      <w:bookmarkEnd w:id="15482"/>
      <w:bookmarkEnd w:id="15483"/>
      <w:bookmarkEnd w:id="15484"/>
      <w:bookmarkEnd w:id="15485"/>
      <w:bookmarkEnd w:id="15486"/>
      <w:bookmarkEnd w:id="15487"/>
      <w:bookmarkEnd w:id="15488"/>
      <w:bookmarkEnd w:id="15489"/>
      <w:bookmarkEnd w:id="15490"/>
      <w:bookmarkEnd w:id="15491"/>
      <w:bookmarkEnd w:id="15492"/>
      <w:bookmarkEnd w:id="15493"/>
      <w:bookmarkEnd w:id="15494"/>
      <w:bookmarkEnd w:id="15495"/>
      <w:bookmarkEnd w:id="15496"/>
      <w:bookmarkEnd w:id="15497"/>
      <w:bookmarkEnd w:id="15498"/>
      <w:bookmarkEnd w:id="15499"/>
      <w:bookmarkEnd w:id="15500"/>
      <w:bookmarkEnd w:id="15501"/>
      <w:bookmarkEnd w:id="15502"/>
      <w:bookmarkEnd w:id="15503"/>
      <w:bookmarkEnd w:id="15504"/>
      <w:bookmarkEnd w:id="15505"/>
      <w:bookmarkEnd w:id="15506"/>
      <w:bookmarkEnd w:id="15507"/>
      <w:bookmarkEnd w:id="15508"/>
      <w:bookmarkEnd w:id="15509"/>
      <w:bookmarkEnd w:id="15510"/>
      <w:bookmarkEnd w:id="15511"/>
      <w:bookmarkEnd w:id="15512"/>
      <w:bookmarkEnd w:id="15513"/>
      <w:bookmarkEnd w:id="15514"/>
      <w:bookmarkEnd w:id="15515"/>
      <w:bookmarkEnd w:id="15516"/>
      <w:bookmarkEnd w:id="15517"/>
      <w:bookmarkEnd w:id="15518"/>
      <w:bookmarkEnd w:id="15519"/>
      <w:bookmarkEnd w:id="15520"/>
      <w:bookmarkEnd w:id="15521"/>
      <w:bookmarkEnd w:id="15522"/>
      <w:bookmarkEnd w:id="15523"/>
      <w:bookmarkEnd w:id="15524"/>
      <w:bookmarkEnd w:id="15525"/>
      <w:bookmarkEnd w:id="15526"/>
      <w:bookmarkEnd w:id="15527"/>
      <w:bookmarkEnd w:id="15528"/>
      <w:bookmarkEnd w:id="15529"/>
      <w:bookmarkEnd w:id="15530"/>
      <w:bookmarkEnd w:id="15531"/>
      <w:bookmarkEnd w:id="15532"/>
      <w:bookmarkEnd w:id="15533"/>
      <w:bookmarkEnd w:id="15534"/>
      <w:bookmarkEnd w:id="15535"/>
      <w:bookmarkEnd w:id="15536"/>
      <w:bookmarkEnd w:id="15537"/>
      <w:bookmarkEnd w:id="15538"/>
      <w:bookmarkEnd w:id="15539"/>
      <w:bookmarkEnd w:id="15540"/>
      <w:bookmarkEnd w:id="15541"/>
      <w:bookmarkEnd w:id="15542"/>
      <w:bookmarkEnd w:id="15543"/>
      <w:bookmarkEnd w:id="15544"/>
      <w:bookmarkEnd w:id="15545"/>
      <w:bookmarkEnd w:id="15546"/>
      <w:bookmarkEnd w:id="15547"/>
      <w:bookmarkEnd w:id="15548"/>
      <w:bookmarkEnd w:id="15549"/>
      <w:bookmarkEnd w:id="15550"/>
      <w:bookmarkEnd w:id="15551"/>
      <w:bookmarkEnd w:id="15552"/>
      <w:bookmarkEnd w:id="15553"/>
      <w:bookmarkEnd w:id="15554"/>
      <w:bookmarkEnd w:id="15555"/>
      <w:bookmarkEnd w:id="15556"/>
      <w:bookmarkEnd w:id="15557"/>
      <w:bookmarkEnd w:id="15558"/>
      <w:bookmarkEnd w:id="15559"/>
      <w:bookmarkEnd w:id="15560"/>
      <w:bookmarkEnd w:id="15561"/>
      <w:bookmarkEnd w:id="15562"/>
      <w:bookmarkEnd w:id="15563"/>
      <w:bookmarkEnd w:id="15564"/>
      <w:bookmarkEnd w:id="15565"/>
      <w:bookmarkEnd w:id="15566"/>
      <w:bookmarkEnd w:id="15567"/>
      <w:bookmarkEnd w:id="15568"/>
      <w:bookmarkEnd w:id="15569"/>
      <w:bookmarkEnd w:id="15570"/>
      <w:bookmarkEnd w:id="15571"/>
      <w:bookmarkEnd w:id="15572"/>
      <w:bookmarkEnd w:id="15573"/>
      <w:bookmarkEnd w:id="15574"/>
      <w:bookmarkEnd w:id="15575"/>
      <w:bookmarkEnd w:id="15576"/>
      <w:bookmarkEnd w:id="15577"/>
      <w:bookmarkEnd w:id="15578"/>
      <w:bookmarkEnd w:id="15579"/>
      <w:bookmarkEnd w:id="15580"/>
      <w:bookmarkEnd w:id="15581"/>
      <w:bookmarkEnd w:id="15582"/>
      <w:bookmarkEnd w:id="15583"/>
      <w:bookmarkEnd w:id="15584"/>
      <w:bookmarkEnd w:id="15585"/>
      <w:bookmarkEnd w:id="15586"/>
      <w:bookmarkEnd w:id="15587"/>
      <w:bookmarkEnd w:id="15588"/>
      <w:bookmarkEnd w:id="15589"/>
      <w:bookmarkEnd w:id="15590"/>
      <w:bookmarkEnd w:id="15591"/>
      <w:bookmarkEnd w:id="15592"/>
      <w:bookmarkEnd w:id="15593"/>
      <w:bookmarkEnd w:id="15594"/>
      <w:bookmarkEnd w:id="15595"/>
      <w:bookmarkEnd w:id="15596"/>
      <w:bookmarkEnd w:id="15597"/>
      <w:bookmarkEnd w:id="15598"/>
      <w:bookmarkEnd w:id="15599"/>
      <w:bookmarkEnd w:id="15600"/>
      <w:bookmarkEnd w:id="15601"/>
      <w:bookmarkEnd w:id="15602"/>
      <w:bookmarkEnd w:id="15603"/>
      <w:bookmarkEnd w:id="15604"/>
      <w:bookmarkEnd w:id="15605"/>
      <w:bookmarkEnd w:id="15606"/>
      <w:bookmarkEnd w:id="15607"/>
      <w:bookmarkEnd w:id="15608"/>
      <w:bookmarkEnd w:id="15609"/>
      <w:bookmarkEnd w:id="15610"/>
      <w:bookmarkEnd w:id="15611"/>
      <w:bookmarkEnd w:id="15612"/>
      <w:bookmarkEnd w:id="15613"/>
      <w:bookmarkEnd w:id="15614"/>
      <w:bookmarkEnd w:id="15615"/>
      <w:bookmarkEnd w:id="15616"/>
      <w:bookmarkEnd w:id="15617"/>
      <w:bookmarkEnd w:id="15618"/>
      <w:bookmarkEnd w:id="15619"/>
      <w:bookmarkEnd w:id="15620"/>
      <w:bookmarkEnd w:id="15621"/>
      <w:bookmarkEnd w:id="15622"/>
      <w:bookmarkEnd w:id="15623"/>
      <w:bookmarkEnd w:id="15624"/>
      <w:bookmarkEnd w:id="15625"/>
      <w:bookmarkEnd w:id="15626"/>
      <w:bookmarkEnd w:id="15627"/>
      <w:bookmarkEnd w:id="15628"/>
      <w:bookmarkEnd w:id="15629"/>
      <w:bookmarkEnd w:id="15630"/>
      <w:bookmarkEnd w:id="15631"/>
      <w:bookmarkEnd w:id="15632"/>
      <w:bookmarkEnd w:id="15633"/>
      <w:bookmarkEnd w:id="15634"/>
      <w:bookmarkEnd w:id="15635"/>
      <w:bookmarkEnd w:id="15636"/>
      <w:bookmarkEnd w:id="15637"/>
      <w:bookmarkEnd w:id="15638"/>
      <w:bookmarkEnd w:id="15639"/>
      <w:bookmarkEnd w:id="15640"/>
      <w:bookmarkEnd w:id="15641"/>
      <w:bookmarkEnd w:id="15642"/>
      <w:bookmarkEnd w:id="15643"/>
      <w:bookmarkEnd w:id="15644"/>
      <w:bookmarkEnd w:id="15645"/>
      <w:bookmarkEnd w:id="15646"/>
      <w:bookmarkEnd w:id="15647"/>
      <w:bookmarkEnd w:id="15648"/>
      <w:bookmarkEnd w:id="15649"/>
      <w:bookmarkEnd w:id="15650"/>
      <w:bookmarkEnd w:id="15651"/>
      <w:bookmarkEnd w:id="15652"/>
      <w:bookmarkEnd w:id="15653"/>
      <w:bookmarkEnd w:id="15654"/>
      <w:bookmarkEnd w:id="15655"/>
      <w:bookmarkEnd w:id="15656"/>
      <w:bookmarkEnd w:id="15657"/>
      <w:bookmarkEnd w:id="15658"/>
      <w:bookmarkEnd w:id="15659"/>
      <w:bookmarkEnd w:id="15660"/>
      <w:bookmarkEnd w:id="15661"/>
      <w:bookmarkEnd w:id="15662"/>
      <w:bookmarkEnd w:id="15663"/>
      <w:bookmarkEnd w:id="15664"/>
      <w:bookmarkEnd w:id="15665"/>
      <w:bookmarkEnd w:id="15666"/>
      <w:bookmarkEnd w:id="15667"/>
      <w:bookmarkEnd w:id="15668"/>
      <w:bookmarkEnd w:id="15669"/>
      <w:bookmarkEnd w:id="15670"/>
      <w:bookmarkEnd w:id="15671"/>
      <w:bookmarkEnd w:id="15672"/>
      <w:bookmarkEnd w:id="15673"/>
      <w:bookmarkEnd w:id="15674"/>
      <w:bookmarkEnd w:id="15675"/>
      <w:bookmarkEnd w:id="15676"/>
      <w:bookmarkEnd w:id="15677"/>
      <w:bookmarkEnd w:id="15678"/>
      <w:bookmarkEnd w:id="15679"/>
      <w:bookmarkEnd w:id="15680"/>
      <w:bookmarkEnd w:id="15681"/>
      <w:bookmarkEnd w:id="15682"/>
      <w:bookmarkEnd w:id="15683"/>
      <w:bookmarkEnd w:id="15684"/>
      <w:bookmarkEnd w:id="15685"/>
      <w:bookmarkEnd w:id="15686"/>
      <w:bookmarkEnd w:id="15687"/>
      <w:bookmarkEnd w:id="15688"/>
      <w:bookmarkEnd w:id="15689"/>
      <w:bookmarkEnd w:id="15690"/>
      <w:bookmarkEnd w:id="15691"/>
      <w:bookmarkEnd w:id="15692"/>
      <w:bookmarkEnd w:id="15693"/>
      <w:bookmarkEnd w:id="15694"/>
      <w:bookmarkEnd w:id="15695"/>
      <w:bookmarkEnd w:id="15696"/>
      <w:bookmarkEnd w:id="15697"/>
      <w:bookmarkEnd w:id="15698"/>
      <w:bookmarkEnd w:id="15699"/>
      <w:bookmarkEnd w:id="15700"/>
      <w:bookmarkEnd w:id="15701"/>
      <w:bookmarkEnd w:id="15702"/>
      <w:bookmarkEnd w:id="15703"/>
      <w:bookmarkEnd w:id="15704"/>
      <w:bookmarkEnd w:id="15705"/>
      <w:bookmarkEnd w:id="15706"/>
      <w:bookmarkEnd w:id="15707"/>
      <w:bookmarkEnd w:id="15708"/>
      <w:bookmarkEnd w:id="15709"/>
      <w:bookmarkEnd w:id="15710"/>
      <w:bookmarkEnd w:id="15711"/>
      <w:bookmarkEnd w:id="15712"/>
      <w:bookmarkEnd w:id="15713"/>
      <w:bookmarkEnd w:id="15714"/>
      <w:bookmarkEnd w:id="15715"/>
      <w:bookmarkEnd w:id="15716"/>
      <w:bookmarkEnd w:id="15717"/>
      <w:bookmarkEnd w:id="15718"/>
      <w:bookmarkEnd w:id="15719"/>
      <w:bookmarkEnd w:id="15720"/>
      <w:bookmarkEnd w:id="15721"/>
      <w:bookmarkEnd w:id="15722"/>
      <w:bookmarkEnd w:id="15723"/>
      <w:bookmarkEnd w:id="15724"/>
      <w:bookmarkEnd w:id="15725"/>
      <w:bookmarkEnd w:id="15726"/>
      <w:bookmarkEnd w:id="15727"/>
      <w:bookmarkEnd w:id="15728"/>
      <w:bookmarkEnd w:id="15729"/>
      <w:bookmarkEnd w:id="15730"/>
      <w:bookmarkEnd w:id="15731"/>
      <w:bookmarkEnd w:id="15732"/>
      <w:bookmarkEnd w:id="15733"/>
      <w:bookmarkEnd w:id="15734"/>
      <w:bookmarkEnd w:id="15735"/>
      <w:bookmarkEnd w:id="15736"/>
      <w:bookmarkEnd w:id="15737"/>
      <w:bookmarkEnd w:id="15738"/>
      <w:bookmarkEnd w:id="15739"/>
      <w:bookmarkEnd w:id="15740"/>
      <w:bookmarkEnd w:id="15741"/>
      <w:bookmarkEnd w:id="15742"/>
      <w:bookmarkEnd w:id="15743"/>
      <w:bookmarkEnd w:id="15744"/>
      <w:bookmarkEnd w:id="15745"/>
      <w:bookmarkEnd w:id="15746"/>
      <w:bookmarkEnd w:id="15747"/>
      <w:bookmarkEnd w:id="15748"/>
      <w:bookmarkEnd w:id="15749"/>
      <w:bookmarkEnd w:id="15750"/>
      <w:bookmarkEnd w:id="15751"/>
      <w:bookmarkEnd w:id="15752"/>
      <w:bookmarkEnd w:id="15753"/>
      <w:bookmarkEnd w:id="15754"/>
      <w:bookmarkEnd w:id="15755"/>
      <w:bookmarkEnd w:id="15756"/>
      <w:bookmarkEnd w:id="15757"/>
      <w:bookmarkEnd w:id="15758"/>
      <w:bookmarkEnd w:id="15759"/>
      <w:bookmarkEnd w:id="15760"/>
      <w:bookmarkEnd w:id="15761"/>
      <w:bookmarkEnd w:id="15762"/>
      <w:bookmarkEnd w:id="15763"/>
      <w:bookmarkEnd w:id="15764"/>
      <w:bookmarkEnd w:id="15765"/>
      <w:bookmarkEnd w:id="15766"/>
      <w:bookmarkEnd w:id="15767"/>
      <w:bookmarkEnd w:id="15768"/>
      <w:bookmarkEnd w:id="15769"/>
      <w:bookmarkEnd w:id="15770"/>
      <w:bookmarkEnd w:id="15771"/>
      <w:bookmarkEnd w:id="15772"/>
      <w:bookmarkEnd w:id="15773"/>
      <w:bookmarkEnd w:id="15774"/>
      <w:bookmarkEnd w:id="15775"/>
      <w:bookmarkEnd w:id="15776"/>
      <w:bookmarkEnd w:id="15777"/>
      <w:bookmarkEnd w:id="15778"/>
      <w:bookmarkEnd w:id="15779"/>
      <w:bookmarkEnd w:id="15780"/>
      <w:bookmarkEnd w:id="15781"/>
      <w:bookmarkEnd w:id="15782"/>
      <w:bookmarkEnd w:id="15783"/>
      <w:bookmarkEnd w:id="15784"/>
      <w:bookmarkEnd w:id="15785"/>
      <w:bookmarkEnd w:id="15786"/>
      <w:bookmarkEnd w:id="15787"/>
      <w:bookmarkEnd w:id="15788"/>
      <w:bookmarkEnd w:id="15789"/>
      <w:bookmarkEnd w:id="15790"/>
      <w:bookmarkEnd w:id="15791"/>
      <w:bookmarkEnd w:id="15792"/>
      <w:bookmarkEnd w:id="15793"/>
      <w:bookmarkEnd w:id="15794"/>
      <w:bookmarkEnd w:id="15795"/>
      <w:bookmarkEnd w:id="15796"/>
      <w:bookmarkEnd w:id="15797"/>
      <w:bookmarkEnd w:id="15798"/>
      <w:bookmarkEnd w:id="15799"/>
      <w:bookmarkEnd w:id="15800"/>
      <w:bookmarkEnd w:id="15801"/>
      <w:bookmarkEnd w:id="15802"/>
      <w:bookmarkEnd w:id="15803"/>
      <w:bookmarkEnd w:id="15804"/>
      <w:bookmarkEnd w:id="15805"/>
      <w:bookmarkEnd w:id="15806"/>
      <w:bookmarkEnd w:id="15807"/>
      <w:bookmarkEnd w:id="15808"/>
      <w:bookmarkEnd w:id="15809"/>
      <w:bookmarkEnd w:id="15810"/>
      <w:bookmarkEnd w:id="15811"/>
      <w:bookmarkEnd w:id="15812"/>
      <w:bookmarkEnd w:id="15813"/>
      <w:bookmarkEnd w:id="15814"/>
      <w:bookmarkEnd w:id="15815"/>
      <w:bookmarkEnd w:id="15816"/>
      <w:bookmarkEnd w:id="15817"/>
      <w:bookmarkEnd w:id="15818"/>
      <w:bookmarkEnd w:id="15819"/>
      <w:bookmarkEnd w:id="15820"/>
      <w:bookmarkEnd w:id="15821"/>
      <w:bookmarkEnd w:id="15822"/>
      <w:bookmarkEnd w:id="15823"/>
      <w:bookmarkEnd w:id="15824"/>
      <w:bookmarkEnd w:id="15825"/>
      <w:bookmarkEnd w:id="15826"/>
      <w:bookmarkEnd w:id="15827"/>
      <w:bookmarkEnd w:id="15828"/>
      <w:bookmarkEnd w:id="15829"/>
      <w:bookmarkEnd w:id="15830"/>
      <w:bookmarkEnd w:id="15831"/>
      <w:bookmarkEnd w:id="15832"/>
      <w:bookmarkEnd w:id="15833"/>
      <w:bookmarkEnd w:id="15834"/>
      <w:bookmarkEnd w:id="15835"/>
      <w:bookmarkEnd w:id="15836"/>
      <w:bookmarkEnd w:id="15837"/>
      <w:bookmarkEnd w:id="15838"/>
      <w:bookmarkEnd w:id="15839"/>
      <w:bookmarkEnd w:id="15840"/>
      <w:bookmarkEnd w:id="15841"/>
      <w:bookmarkEnd w:id="15842"/>
      <w:bookmarkEnd w:id="15843"/>
      <w:bookmarkEnd w:id="15844"/>
      <w:bookmarkEnd w:id="15845"/>
      <w:bookmarkEnd w:id="15846"/>
      <w:bookmarkEnd w:id="15847"/>
      <w:bookmarkEnd w:id="15848"/>
      <w:bookmarkEnd w:id="15849"/>
      <w:bookmarkEnd w:id="15850"/>
      <w:bookmarkEnd w:id="15851"/>
      <w:bookmarkEnd w:id="15852"/>
      <w:bookmarkEnd w:id="15853"/>
      <w:bookmarkEnd w:id="15854"/>
      <w:bookmarkEnd w:id="15855"/>
      <w:bookmarkEnd w:id="15856"/>
      <w:bookmarkEnd w:id="15857"/>
      <w:bookmarkEnd w:id="15858"/>
      <w:bookmarkEnd w:id="15859"/>
      <w:bookmarkEnd w:id="15860"/>
      <w:bookmarkEnd w:id="15861"/>
      <w:bookmarkEnd w:id="15862"/>
      <w:bookmarkEnd w:id="15863"/>
      <w:bookmarkEnd w:id="15864"/>
      <w:bookmarkEnd w:id="15865"/>
      <w:bookmarkEnd w:id="15866"/>
      <w:bookmarkEnd w:id="15867"/>
      <w:bookmarkEnd w:id="15868"/>
      <w:bookmarkEnd w:id="15869"/>
      <w:bookmarkEnd w:id="15870"/>
      <w:bookmarkEnd w:id="15871"/>
      <w:bookmarkEnd w:id="15872"/>
      <w:bookmarkEnd w:id="15873"/>
      <w:bookmarkEnd w:id="15874"/>
      <w:bookmarkEnd w:id="15875"/>
      <w:bookmarkEnd w:id="15876"/>
      <w:bookmarkEnd w:id="15877"/>
      <w:bookmarkEnd w:id="15878"/>
      <w:bookmarkEnd w:id="15879"/>
      <w:bookmarkEnd w:id="15880"/>
      <w:bookmarkEnd w:id="15881"/>
      <w:bookmarkEnd w:id="15882"/>
      <w:bookmarkEnd w:id="15883"/>
      <w:bookmarkEnd w:id="15884"/>
      <w:bookmarkEnd w:id="15885"/>
      <w:bookmarkEnd w:id="15886"/>
      <w:bookmarkEnd w:id="15887"/>
      <w:bookmarkEnd w:id="15888"/>
      <w:bookmarkEnd w:id="15889"/>
      <w:bookmarkEnd w:id="15890"/>
      <w:bookmarkEnd w:id="15891"/>
      <w:bookmarkEnd w:id="15892"/>
      <w:bookmarkEnd w:id="15893"/>
      <w:bookmarkEnd w:id="15894"/>
      <w:bookmarkEnd w:id="15895"/>
      <w:bookmarkEnd w:id="15896"/>
      <w:bookmarkEnd w:id="15897"/>
      <w:bookmarkEnd w:id="15898"/>
      <w:bookmarkEnd w:id="15899"/>
      <w:bookmarkEnd w:id="15900"/>
      <w:bookmarkEnd w:id="15901"/>
      <w:bookmarkEnd w:id="15902"/>
      <w:bookmarkEnd w:id="15903"/>
      <w:bookmarkEnd w:id="15904"/>
      <w:bookmarkEnd w:id="15905"/>
      <w:bookmarkEnd w:id="15906"/>
      <w:bookmarkEnd w:id="15907"/>
      <w:bookmarkEnd w:id="15908"/>
      <w:bookmarkEnd w:id="15909"/>
      <w:bookmarkEnd w:id="15910"/>
      <w:bookmarkEnd w:id="15911"/>
      <w:bookmarkEnd w:id="15912"/>
      <w:bookmarkEnd w:id="15913"/>
      <w:bookmarkEnd w:id="15914"/>
      <w:bookmarkEnd w:id="15915"/>
      <w:bookmarkEnd w:id="15916"/>
      <w:bookmarkEnd w:id="15917"/>
      <w:bookmarkEnd w:id="15918"/>
      <w:bookmarkEnd w:id="15919"/>
      <w:bookmarkEnd w:id="15920"/>
      <w:bookmarkEnd w:id="15921"/>
      <w:bookmarkEnd w:id="15922"/>
      <w:bookmarkEnd w:id="15923"/>
      <w:bookmarkEnd w:id="15924"/>
      <w:bookmarkEnd w:id="15925"/>
      <w:bookmarkEnd w:id="15926"/>
      <w:bookmarkEnd w:id="15927"/>
      <w:bookmarkEnd w:id="15928"/>
      <w:bookmarkEnd w:id="15929"/>
      <w:bookmarkEnd w:id="15930"/>
      <w:bookmarkEnd w:id="15931"/>
      <w:bookmarkEnd w:id="15932"/>
      <w:bookmarkEnd w:id="15933"/>
      <w:bookmarkEnd w:id="15934"/>
      <w:bookmarkEnd w:id="15935"/>
      <w:bookmarkEnd w:id="15936"/>
      <w:bookmarkEnd w:id="15937"/>
      <w:bookmarkEnd w:id="15938"/>
      <w:bookmarkEnd w:id="15939"/>
      <w:bookmarkEnd w:id="15940"/>
      <w:bookmarkEnd w:id="15941"/>
      <w:bookmarkEnd w:id="15942"/>
      <w:bookmarkEnd w:id="15943"/>
      <w:bookmarkEnd w:id="15944"/>
      <w:bookmarkEnd w:id="15945"/>
      <w:bookmarkEnd w:id="15946"/>
      <w:bookmarkEnd w:id="15947"/>
      <w:bookmarkEnd w:id="15948"/>
      <w:bookmarkEnd w:id="15949"/>
      <w:bookmarkEnd w:id="15950"/>
      <w:bookmarkEnd w:id="15951"/>
      <w:bookmarkEnd w:id="15952"/>
      <w:bookmarkEnd w:id="15953"/>
      <w:bookmarkEnd w:id="15954"/>
      <w:bookmarkEnd w:id="15955"/>
      <w:bookmarkEnd w:id="15956"/>
      <w:bookmarkEnd w:id="15957"/>
      <w:bookmarkEnd w:id="15958"/>
      <w:bookmarkEnd w:id="15959"/>
      <w:bookmarkEnd w:id="15960"/>
      <w:bookmarkEnd w:id="15961"/>
      <w:bookmarkEnd w:id="15962"/>
      <w:bookmarkEnd w:id="15963"/>
      <w:bookmarkEnd w:id="15964"/>
      <w:bookmarkEnd w:id="15965"/>
      <w:bookmarkEnd w:id="15966"/>
      <w:bookmarkEnd w:id="15967"/>
      <w:bookmarkEnd w:id="15968"/>
      <w:bookmarkEnd w:id="15969"/>
      <w:bookmarkEnd w:id="15970"/>
      <w:bookmarkEnd w:id="15971"/>
      <w:bookmarkEnd w:id="15972"/>
      <w:bookmarkEnd w:id="15973"/>
      <w:bookmarkEnd w:id="15974"/>
      <w:bookmarkEnd w:id="15975"/>
      <w:bookmarkEnd w:id="15976"/>
      <w:bookmarkEnd w:id="15977"/>
      <w:bookmarkEnd w:id="15978"/>
      <w:bookmarkEnd w:id="15979"/>
      <w:bookmarkEnd w:id="15980"/>
      <w:bookmarkEnd w:id="15981"/>
      <w:bookmarkEnd w:id="15982"/>
      <w:bookmarkEnd w:id="15983"/>
      <w:bookmarkEnd w:id="15984"/>
      <w:bookmarkEnd w:id="15985"/>
      <w:bookmarkEnd w:id="15986"/>
      <w:bookmarkEnd w:id="15987"/>
      <w:bookmarkEnd w:id="15988"/>
      <w:bookmarkEnd w:id="15989"/>
      <w:bookmarkEnd w:id="15990"/>
      <w:bookmarkEnd w:id="15991"/>
      <w:bookmarkEnd w:id="15992"/>
      <w:bookmarkEnd w:id="15993"/>
      <w:bookmarkEnd w:id="15994"/>
      <w:bookmarkEnd w:id="15995"/>
      <w:bookmarkEnd w:id="15996"/>
      <w:bookmarkEnd w:id="15997"/>
      <w:bookmarkEnd w:id="15998"/>
      <w:bookmarkEnd w:id="15999"/>
      <w:bookmarkEnd w:id="16000"/>
      <w:bookmarkEnd w:id="16001"/>
      <w:bookmarkEnd w:id="16002"/>
      <w:bookmarkEnd w:id="16003"/>
      <w:bookmarkEnd w:id="16004"/>
      <w:bookmarkEnd w:id="16005"/>
      <w:bookmarkEnd w:id="16006"/>
      <w:bookmarkEnd w:id="16007"/>
      <w:bookmarkEnd w:id="16008"/>
      <w:bookmarkEnd w:id="16009"/>
      <w:bookmarkEnd w:id="16010"/>
      <w:bookmarkEnd w:id="16011"/>
      <w:bookmarkEnd w:id="16012"/>
      <w:bookmarkEnd w:id="16013"/>
      <w:bookmarkEnd w:id="16014"/>
      <w:bookmarkEnd w:id="16015"/>
      <w:bookmarkEnd w:id="16016"/>
      <w:bookmarkEnd w:id="16017"/>
      <w:bookmarkEnd w:id="16018"/>
      <w:bookmarkEnd w:id="16019"/>
      <w:bookmarkEnd w:id="16020"/>
      <w:bookmarkEnd w:id="16021"/>
      <w:bookmarkEnd w:id="16022"/>
      <w:bookmarkEnd w:id="16023"/>
      <w:bookmarkEnd w:id="16024"/>
      <w:bookmarkEnd w:id="16025"/>
      <w:bookmarkEnd w:id="16026"/>
      <w:bookmarkEnd w:id="16027"/>
      <w:bookmarkEnd w:id="16028"/>
      <w:bookmarkEnd w:id="16029"/>
      <w:bookmarkEnd w:id="16030"/>
      <w:bookmarkEnd w:id="16031"/>
      <w:bookmarkEnd w:id="16032"/>
      <w:bookmarkEnd w:id="16033"/>
      <w:bookmarkEnd w:id="16034"/>
      <w:bookmarkEnd w:id="16035"/>
      <w:bookmarkEnd w:id="16036"/>
      <w:bookmarkEnd w:id="16037"/>
      <w:bookmarkEnd w:id="16038"/>
      <w:bookmarkEnd w:id="16039"/>
      <w:bookmarkEnd w:id="16040"/>
      <w:bookmarkEnd w:id="16041"/>
      <w:bookmarkEnd w:id="16042"/>
      <w:bookmarkEnd w:id="16043"/>
      <w:bookmarkEnd w:id="16044"/>
      <w:bookmarkEnd w:id="16045"/>
      <w:bookmarkEnd w:id="16046"/>
      <w:bookmarkEnd w:id="16047"/>
      <w:bookmarkEnd w:id="16048"/>
      <w:bookmarkEnd w:id="16049"/>
      <w:bookmarkEnd w:id="16050"/>
      <w:bookmarkEnd w:id="16051"/>
      <w:bookmarkEnd w:id="16052"/>
      <w:bookmarkEnd w:id="16053"/>
      <w:bookmarkEnd w:id="16054"/>
      <w:bookmarkEnd w:id="16055"/>
      <w:bookmarkEnd w:id="16056"/>
      <w:bookmarkEnd w:id="16057"/>
      <w:bookmarkEnd w:id="16058"/>
      <w:bookmarkEnd w:id="16059"/>
      <w:bookmarkEnd w:id="16060"/>
      <w:bookmarkEnd w:id="16061"/>
      <w:bookmarkEnd w:id="16062"/>
      <w:bookmarkEnd w:id="16063"/>
      <w:bookmarkEnd w:id="16064"/>
      <w:bookmarkEnd w:id="16065"/>
      <w:bookmarkEnd w:id="16066"/>
      <w:bookmarkEnd w:id="16067"/>
      <w:bookmarkEnd w:id="16068"/>
      <w:bookmarkEnd w:id="16069"/>
      <w:bookmarkEnd w:id="16070"/>
      <w:bookmarkEnd w:id="16071"/>
      <w:bookmarkEnd w:id="16072"/>
      <w:bookmarkEnd w:id="16073"/>
      <w:bookmarkEnd w:id="16074"/>
      <w:bookmarkEnd w:id="16075"/>
      <w:bookmarkEnd w:id="16076"/>
      <w:bookmarkEnd w:id="16077"/>
      <w:bookmarkEnd w:id="16078"/>
      <w:bookmarkEnd w:id="16079"/>
      <w:bookmarkEnd w:id="16080"/>
      <w:bookmarkEnd w:id="16081"/>
      <w:bookmarkEnd w:id="16082"/>
      <w:bookmarkEnd w:id="16083"/>
      <w:bookmarkEnd w:id="16084"/>
      <w:bookmarkEnd w:id="16085"/>
      <w:bookmarkEnd w:id="16086"/>
      <w:bookmarkEnd w:id="16087"/>
      <w:bookmarkEnd w:id="16088"/>
      <w:bookmarkEnd w:id="16089"/>
      <w:bookmarkEnd w:id="16090"/>
      <w:bookmarkEnd w:id="16091"/>
      <w:bookmarkEnd w:id="16092"/>
      <w:bookmarkEnd w:id="16093"/>
      <w:bookmarkEnd w:id="16094"/>
      <w:bookmarkEnd w:id="16095"/>
      <w:bookmarkEnd w:id="16096"/>
      <w:bookmarkEnd w:id="16097"/>
      <w:bookmarkEnd w:id="16098"/>
      <w:bookmarkEnd w:id="16099"/>
      <w:bookmarkEnd w:id="16100"/>
      <w:bookmarkEnd w:id="16101"/>
      <w:bookmarkEnd w:id="16102"/>
      <w:bookmarkEnd w:id="16103"/>
      <w:bookmarkEnd w:id="16104"/>
      <w:bookmarkEnd w:id="16105"/>
      <w:bookmarkEnd w:id="16106"/>
      <w:bookmarkEnd w:id="16107"/>
      <w:bookmarkEnd w:id="16108"/>
      <w:bookmarkEnd w:id="16109"/>
      <w:bookmarkEnd w:id="16110"/>
      <w:bookmarkEnd w:id="16111"/>
      <w:bookmarkEnd w:id="16112"/>
      <w:bookmarkEnd w:id="16113"/>
      <w:bookmarkEnd w:id="16114"/>
      <w:bookmarkEnd w:id="16115"/>
      <w:bookmarkEnd w:id="16116"/>
      <w:bookmarkEnd w:id="16117"/>
      <w:bookmarkEnd w:id="16118"/>
      <w:bookmarkEnd w:id="16119"/>
      <w:bookmarkEnd w:id="16120"/>
      <w:bookmarkEnd w:id="16121"/>
      <w:bookmarkEnd w:id="16122"/>
      <w:bookmarkEnd w:id="16123"/>
      <w:bookmarkEnd w:id="16124"/>
      <w:bookmarkEnd w:id="16125"/>
      <w:bookmarkEnd w:id="16126"/>
      <w:bookmarkEnd w:id="16127"/>
      <w:bookmarkEnd w:id="16128"/>
      <w:bookmarkEnd w:id="16129"/>
      <w:bookmarkEnd w:id="16130"/>
      <w:bookmarkEnd w:id="16131"/>
      <w:bookmarkEnd w:id="16132"/>
      <w:bookmarkEnd w:id="16133"/>
      <w:bookmarkEnd w:id="16134"/>
      <w:bookmarkEnd w:id="16135"/>
      <w:bookmarkEnd w:id="16136"/>
      <w:bookmarkEnd w:id="16137"/>
      <w:bookmarkEnd w:id="16138"/>
      <w:bookmarkEnd w:id="16139"/>
      <w:bookmarkEnd w:id="16140"/>
      <w:bookmarkEnd w:id="16141"/>
      <w:bookmarkEnd w:id="16142"/>
      <w:bookmarkEnd w:id="16143"/>
      <w:bookmarkEnd w:id="16144"/>
      <w:bookmarkEnd w:id="16145"/>
      <w:bookmarkEnd w:id="16146"/>
      <w:bookmarkEnd w:id="16147"/>
      <w:bookmarkEnd w:id="16148"/>
      <w:bookmarkEnd w:id="16149"/>
      <w:bookmarkEnd w:id="16150"/>
      <w:bookmarkEnd w:id="16151"/>
      <w:bookmarkEnd w:id="16152"/>
      <w:bookmarkEnd w:id="16153"/>
      <w:bookmarkEnd w:id="16154"/>
      <w:bookmarkEnd w:id="16155"/>
      <w:bookmarkEnd w:id="16156"/>
      <w:bookmarkEnd w:id="16157"/>
      <w:bookmarkEnd w:id="16158"/>
      <w:bookmarkEnd w:id="16159"/>
      <w:bookmarkEnd w:id="16160"/>
      <w:bookmarkEnd w:id="16161"/>
      <w:bookmarkEnd w:id="16162"/>
      <w:bookmarkEnd w:id="16163"/>
      <w:bookmarkEnd w:id="16164"/>
      <w:bookmarkEnd w:id="16165"/>
      <w:bookmarkEnd w:id="16166"/>
      <w:bookmarkEnd w:id="16167"/>
      <w:bookmarkEnd w:id="16168"/>
      <w:bookmarkEnd w:id="16169"/>
      <w:bookmarkEnd w:id="16170"/>
      <w:bookmarkEnd w:id="16171"/>
      <w:bookmarkEnd w:id="16172"/>
      <w:bookmarkEnd w:id="16173"/>
      <w:bookmarkEnd w:id="16174"/>
      <w:bookmarkEnd w:id="16175"/>
      <w:bookmarkEnd w:id="16176"/>
      <w:bookmarkEnd w:id="16177"/>
      <w:bookmarkEnd w:id="16178"/>
      <w:bookmarkEnd w:id="16179"/>
      <w:bookmarkEnd w:id="16180"/>
      <w:bookmarkEnd w:id="16181"/>
      <w:bookmarkEnd w:id="16182"/>
      <w:bookmarkEnd w:id="16183"/>
      <w:bookmarkEnd w:id="16184"/>
      <w:bookmarkEnd w:id="16185"/>
      <w:bookmarkEnd w:id="16186"/>
      <w:bookmarkEnd w:id="16187"/>
      <w:bookmarkEnd w:id="16188"/>
      <w:bookmarkEnd w:id="16189"/>
      <w:bookmarkEnd w:id="16190"/>
      <w:bookmarkEnd w:id="16191"/>
      <w:bookmarkEnd w:id="16192"/>
      <w:bookmarkEnd w:id="16193"/>
      <w:bookmarkEnd w:id="16194"/>
      <w:bookmarkEnd w:id="16195"/>
      <w:bookmarkEnd w:id="16196"/>
      <w:bookmarkEnd w:id="16197"/>
      <w:bookmarkEnd w:id="16198"/>
      <w:bookmarkEnd w:id="16199"/>
      <w:bookmarkEnd w:id="16200"/>
      <w:bookmarkEnd w:id="16201"/>
      <w:bookmarkEnd w:id="16202"/>
      <w:bookmarkEnd w:id="16203"/>
      <w:bookmarkEnd w:id="16204"/>
      <w:bookmarkEnd w:id="16205"/>
      <w:bookmarkEnd w:id="16206"/>
      <w:bookmarkEnd w:id="16207"/>
      <w:bookmarkEnd w:id="16208"/>
      <w:bookmarkEnd w:id="16209"/>
      <w:bookmarkEnd w:id="16210"/>
      <w:bookmarkEnd w:id="16211"/>
      <w:bookmarkEnd w:id="16212"/>
      <w:bookmarkEnd w:id="16213"/>
      <w:bookmarkEnd w:id="16214"/>
      <w:bookmarkEnd w:id="16215"/>
      <w:bookmarkEnd w:id="16216"/>
      <w:bookmarkEnd w:id="16217"/>
      <w:bookmarkEnd w:id="16218"/>
      <w:bookmarkEnd w:id="16219"/>
      <w:bookmarkEnd w:id="16220"/>
      <w:bookmarkEnd w:id="16221"/>
      <w:bookmarkEnd w:id="16222"/>
      <w:bookmarkEnd w:id="16223"/>
      <w:bookmarkEnd w:id="16224"/>
      <w:bookmarkEnd w:id="16225"/>
      <w:bookmarkEnd w:id="16226"/>
      <w:bookmarkEnd w:id="16227"/>
      <w:bookmarkEnd w:id="16228"/>
      <w:bookmarkEnd w:id="16229"/>
      <w:bookmarkEnd w:id="16230"/>
      <w:bookmarkEnd w:id="16231"/>
      <w:bookmarkEnd w:id="16232"/>
      <w:bookmarkEnd w:id="16233"/>
      <w:bookmarkEnd w:id="16234"/>
      <w:bookmarkEnd w:id="16235"/>
      <w:bookmarkEnd w:id="16236"/>
      <w:bookmarkEnd w:id="16237"/>
      <w:bookmarkEnd w:id="16238"/>
      <w:bookmarkEnd w:id="16239"/>
      <w:bookmarkEnd w:id="16240"/>
      <w:bookmarkEnd w:id="16241"/>
      <w:bookmarkEnd w:id="16242"/>
      <w:bookmarkEnd w:id="16243"/>
      <w:bookmarkEnd w:id="16244"/>
      <w:bookmarkEnd w:id="16245"/>
      <w:bookmarkEnd w:id="16246"/>
      <w:bookmarkEnd w:id="16247"/>
      <w:bookmarkEnd w:id="16248"/>
      <w:bookmarkEnd w:id="16249"/>
      <w:bookmarkEnd w:id="16250"/>
      <w:bookmarkEnd w:id="16251"/>
      <w:bookmarkEnd w:id="16252"/>
      <w:bookmarkEnd w:id="16253"/>
      <w:bookmarkEnd w:id="16254"/>
      <w:bookmarkEnd w:id="16255"/>
      <w:bookmarkEnd w:id="16256"/>
      <w:bookmarkEnd w:id="16257"/>
      <w:bookmarkEnd w:id="16258"/>
      <w:bookmarkEnd w:id="16259"/>
      <w:bookmarkEnd w:id="16260"/>
      <w:bookmarkEnd w:id="16261"/>
      <w:bookmarkEnd w:id="16262"/>
      <w:bookmarkEnd w:id="16263"/>
      <w:bookmarkEnd w:id="16264"/>
      <w:bookmarkEnd w:id="16265"/>
      <w:bookmarkEnd w:id="16266"/>
      <w:bookmarkEnd w:id="16267"/>
      <w:bookmarkEnd w:id="16268"/>
      <w:bookmarkEnd w:id="16269"/>
      <w:bookmarkEnd w:id="16270"/>
      <w:bookmarkEnd w:id="16271"/>
      <w:bookmarkEnd w:id="16272"/>
      <w:bookmarkEnd w:id="16273"/>
      <w:bookmarkEnd w:id="16274"/>
      <w:bookmarkEnd w:id="16275"/>
      <w:bookmarkEnd w:id="16276"/>
      <w:bookmarkEnd w:id="16277"/>
      <w:bookmarkEnd w:id="16278"/>
      <w:bookmarkEnd w:id="16279"/>
      <w:bookmarkEnd w:id="16280"/>
      <w:bookmarkEnd w:id="16281"/>
      <w:bookmarkEnd w:id="16282"/>
      <w:bookmarkEnd w:id="16283"/>
      <w:bookmarkEnd w:id="16284"/>
      <w:bookmarkEnd w:id="16285"/>
      <w:bookmarkEnd w:id="16286"/>
      <w:bookmarkEnd w:id="16287"/>
      <w:bookmarkEnd w:id="16288"/>
      <w:bookmarkEnd w:id="16289"/>
      <w:bookmarkEnd w:id="16290"/>
      <w:bookmarkEnd w:id="16291"/>
      <w:bookmarkEnd w:id="16292"/>
      <w:bookmarkEnd w:id="16293"/>
      <w:bookmarkEnd w:id="16294"/>
      <w:bookmarkEnd w:id="16295"/>
      <w:bookmarkEnd w:id="16296"/>
      <w:bookmarkEnd w:id="16297"/>
      <w:bookmarkEnd w:id="16298"/>
      <w:bookmarkEnd w:id="16299"/>
      <w:bookmarkEnd w:id="16300"/>
      <w:bookmarkEnd w:id="16301"/>
      <w:bookmarkEnd w:id="16302"/>
      <w:bookmarkEnd w:id="16303"/>
      <w:bookmarkEnd w:id="16304"/>
      <w:bookmarkEnd w:id="16305"/>
      <w:bookmarkEnd w:id="16306"/>
      <w:bookmarkEnd w:id="16307"/>
      <w:bookmarkEnd w:id="16308"/>
      <w:bookmarkEnd w:id="16309"/>
      <w:bookmarkEnd w:id="16310"/>
      <w:bookmarkEnd w:id="16311"/>
      <w:bookmarkEnd w:id="16312"/>
      <w:bookmarkEnd w:id="16313"/>
      <w:bookmarkEnd w:id="16314"/>
      <w:bookmarkEnd w:id="16315"/>
      <w:bookmarkEnd w:id="16316"/>
      <w:bookmarkEnd w:id="16317"/>
      <w:bookmarkEnd w:id="16318"/>
      <w:bookmarkEnd w:id="16319"/>
      <w:bookmarkEnd w:id="16320"/>
      <w:bookmarkEnd w:id="16321"/>
      <w:bookmarkEnd w:id="16322"/>
      <w:bookmarkEnd w:id="16323"/>
      <w:bookmarkEnd w:id="16324"/>
      <w:bookmarkEnd w:id="16325"/>
      <w:bookmarkEnd w:id="16326"/>
      <w:bookmarkEnd w:id="16327"/>
      <w:bookmarkEnd w:id="16328"/>
      <w:bookmarkEnd w:id="16329"/>
      <w:bookmarkEnd w:id="16330"/>
      <w:bookmarkEnd w:id="16331"/>
      <w:bookmarkEnd w:id="16332"/>
      <w:bookmarkEnd w:id="16333"/>
      <w:bookmarkEnd w:id="16334"/>
      <w:bookmarkEnd w:id="16335"/>
      <w:bookmarkEnd w:id="16336"/>
      <w:bookmarkEnd w:id="16337"/>
      <w:bookmarkEnd w:id="16338"/>
      <w:bookmarkEnd w:id="16339"/>
      <w:bookmarkEnd w:id="16340"/>
      <w:bookmarkEnd w:id="16341"/>
      <w:bookmarkEnd w:id="16342"/>
      <w:bookmarkEnd w:id="16343"/>
      <w:bookmarkEnd w:id="16344"/>
      <w:bookmarkEnd w:id="16345"/>
      <w:bookmarkEnd w:id="16346"/>
      <w:bookmarkEnd w:id="16347"/>
      <w:bookmarkEnd w:id="16348"/>
      <w:bookmarkEnd w:id="16349"/>
      <w:bookmarkEnd w:id="16350"/>
      <w:bookmarkEnd w:id="16351"/>
      <w:bookmarkEnd w:id="16352"/>
      <w:bookmarkEnd w:id="16353"/>
      <w:bookmarkEnd w:id="16354"/>
      <w:bookmarkEnd w:id="16355"/>
      <w:bookmarkEnd w:id="16356"/>
      <w:bookmarkEnd w:id="16357"/>
      <w:bookmarkEnd w:id="16358"/>
      <w:bookmarkEnd w:id="16359"/>
      <w:bookmarkEnd w:id="16360"/>
      <w:bookmarkEnd w:id="16361"/>
      <w:bookmarkEnd w:id="16362"/>
      <w:bookmarkEnd w:id="16363"/>
      <w:bookmarkEnd w:id="16364"/>
      <w:bookmarkEnd w:id="16365"/>
      <w:bookmarkEnd w:id="16366"/>
      <w:bookmarkEnd w:id="16367"/>
      <w:bookmarkEnd w:id="16368"/>
      <w:bookmarkEnd w:id="16369"/>
      <w:bookmarkEnd w:id="16370"/>
      <w:bookmarkEnd w:id="16371"/>
      <w:bookmarkEnd w:id="16372"/>
      <w:bookmarkEnd w:id="16373"/>
      <w:bookmarkEnd w:id="16374"/>
      <w:bookmarkEnd w:id="16375"/>
      <w:bookmarkEnd w:id="16376"/>
      <w:bookmarkEnd w:id="16377"/>
      <w:bookmarkEnd w:id="16378"/>
      <w:bookmarkEnd w:id="16379"/>
      <w:bookmarkEnd w:id="16380"/>
      <w:bookmarkEnd w:id="16381"/>
      <w:bookmarkEnd w:id="16382"/>
      <w:bookmarkEnd w:id="16383"/>
      <w:bookmarkEnd w:id="16384"/>
      <w:bookmarkEnd w:id="16385"/>
      <w:bookmarkEnd w:id="16386"/>
      <w:bookmarkEnd w:id="16387"/>
      <w:bookmarkEnd w:id="16388"/>
      <w:bookmarkEnd w:id="16389"/>
      <w:bookmarkEnd w:id="16390"/>
      <w:bookmarkEnd w:id="16391"/>
      <w:bookmarkEnd w:id="16392"/>
      <w:bookmarkEnd w:id="16393"/>
      <w:bookmarkEnd w:id="16394"/>
      <w:bookmarkEnd w:id="16395"/>
      <w:bookmarkEnd w:id="16396"/>
      <w:bookmarkEnd w:id="16397"/>
      <w:bookmarkEnd w:id="16398"/>
      <w:bookmarkEnd w:id="16399"/>
      <w:bookmarkEnd w:id="16400"/>
      <w:bookmarkEnd w:id="16401"/>
      <w:bookmarkEnd w:id="16402"/>
      <w:bookmarkEnd w:id="16403"/>
      <w:bookmarkEnd w:id="16404"/>
      <w:bookmarkEnd w:id="16405"/>
      <w:bookmarkEnd w:id="16406"/>
      <w:bookmarkEnd w:id="16407"/>
      <w:bookmarkEnd w:id="16408"/>
      <w:bookmarkEnd w:id="16409"/>
      <w:bookmarkEnd w:id="16410"/>
      <w:bookmarkEnd w:id="16411"/>
      <w:bookmarkEnd w:id="16412"/>
      <w:bookmarkEnd w:id="16413"/>
      <w:bookmarkEnd w:id="16414"/>
      <w:bookmarkEnd w:id="16415"/>
      <w:bookmarkEnd w:id="16416"/>
      <w:bookmarkEnd w:id="16417"/>
      <w:bookmarkEnd w:id="16418"/>
      <w:bookmarkEnd w:id="16419"/>
      <w:bookmarkEnd w:id="16420"/>
      <w:bookmarkEnd w:id="16421"/>
      <w:bookmarkEnd w:id="16422"/>
      <w:bookmarkEnd w:id="16423"/>
      <w:bookmarkEnd w:id="16424"/>
      <w:bookmarkEnd w:id="16425"/>
      <w:bookmarkEnd w:id="16426"/>
      <w:bookmarkEnd w:id="16427"/>
      <w:bookmarkEnd w:id="16428"/>
      <w:bookmarkEnd w:id="16429"/>
      <w:bookmarkEnd w:id="16430"/>
      <w:bookmarkEnd w:id="16431"/>
      <w:bookmarkEnd w:id="16432"/>
      <w:bookmarkEnd w:id="16433"/>
      <w:bookmarkEnd w:id="16434"/>
      <w:bookmarkEnd w:id="16435"/>
      <w:bookmarkEnd w:id="16436"/>
      <w:bookmarkEnd w:id="16437"/>
      <w:bookmarkEnd w:id="16438"/>
      <w:bookmarkEnd w:id="16439"/>
      <w:bookmarkEnd w:id="16440"/>
      <w:bookmarkEnd w:id="16441"/>
      <w:bookmarkEnd w:id="16442"/>
      <w:bookmarkEnd w:id="16443"/>
      <w:bookmarkEnd w:id="16444"/>
      <w:bookmarkEnd w:id="16445"/>
      <w:bookmarkEnd w:id="16446"/>
      <w:bookmarkEnd w:id="16447"/>
      <w:bookmarkEnd w:id="16448"/>
      <w:bookmarkEnd w:id="16449"/>
      <w:bookmarkEnd w:id="16450"/>
      <w:bookmarkEnd w:id="16451"/>
      <w:bookmarkEnd w:id="16452"/>
      <w:bookmarkEnd w:id="16453"/>
      <w:bookmarkEnd w:id="16454"/>
      <w:bookmarkEnd w:id="16455"/>
      <w:bookmarkEnd w:id="16456"/>
      <w:bookmarkEnd w:id="16457"/>
      <w:bookmarkEnd w:id="16458"/>
      <w:bookmarkEnd w:id="16459"/>
      <w:bookmarkEnd w:id="16460"/>
      <w:bookmarkEnd w:id="16461"/>
      <w:bookmarkEnd w:id="16462"/>
      <w:bookmarkEnd w:id="16463"/>
      <w:bookmarkEnd w:id="16464"/>
      <w:bookmarkEnd w:id="16465"/>
      <w:bookmarkEnd w:id="16466"/>
      <w:bookmarkEnd w:id="16467"/>
      <w:bookmarkEnd w:id="16468"/>
      <w:bookmarkEnd w:id="16469"/>
      <w:bookmarkEnd w:id="16470"/>
      <w:bookmarkEnd w:id="16471"/>
      <w:bookmarkEnd w:id="16472"/>
      <w:bookmarkEnd w:id="16473"/>
      <w:bookmarkEnd w:id="16474"/>
      <w:bookmarkEnd w:id="16475"/>
      <w:bookmarkEnd w:id="16476"/>
      <w:bookmarkEnd w:id="16477"/>
      <w:bookmarkEnd w:id="16478"/>
      <w:bookmarkEnd w:id="16479"/>
      <w:bookmarkEnd w:id="16480"/>
      <w:bookmarkEnd w:id="16481"/>
      <w:bookmarkEnd w:id="16482"/>
      <w:bookmarkEnd w:id="16483"/>
      <w:bookmarkEnd w:id="16484"/>
      <w:bookmarkEnd w:id="16485"/>
      <w:bookmarkEnd w:id="16486"/>
      <w:bookmarkEnd w:id="16487"/>
      <w:bookmarkEnd w:id="16488"/>
      <w:bookmarkEnd w:id="16489"/>
      <w:bookmarkEnd w:id="16490"/>
      <w:bookmarkEnd w:id="16491"/>
      <w:bookmarkEnd w:id="16492"/>
      <w:bookmarkEnd w:id="16493"/>
      <w:bookmarkEnd w:id="16494"/>
      <w:bookmarkEnd w:id="16495"/>
      <w:bookmarkEnd w:id="16496"/>
      <w:bookmarkEnd w:id="16497"/>
      <w:bookmarkEnd w:id="16498"/>
      <w:bookmarkEnd w:id="16499"/>
      <w:bookmarkEnd w:id="16500"/>
      <w:bookmarkEnd w:id="16501"/>
      <w:bookmarkEnd w:id="16502"/>
      <w:bookmarkEnd w:id="16503"/>
      <w:bookmarkEnd w:id="16504"/>
      <w:bookmarkEnd w:id="16505"/>
      <w:bookmarkEnd w:id="16506"/>
      <w:bookmarkEnd w:id="16507"/>
      <w:bookmarkEnd w:id="16508"/>
      <w:bookmarkEnd w:id="16509"/>
      <w:bookmarkEnd w:id="16510"/>
      <w:bookmarkEnd w:id="16511"/>
      <w:bookmarkEnd w:id="16512"/>
      <w:bookmarkEnd w:id="16513"/>
      <w:bookmarkEnd w:id="16514"/>
      <w:bookmarkEnd w:id="16515"/>
      <w:bookmarkEnd w:id="16516"/>
      <w:bookmarkEnd w:id="16517"/>
      <w:bookmarkEnd w:id="16518"/>
      <w:bookmarkEnd w:id="16519"/>
      <w:bookmarkEnd w:id="16520"/>
      <w:bookmarkEnd w:id="16521"/>
      <w:bookmarkEnd w:id="16522"/>
      <w:bookmarkEnd w:id="16523"/>
      <w:bookmarkEnd w:id="16524"/>
      <w:bookmarkEnd w:id="16525"/>
      <w:bookmarkEnd w:id="16526"/>
      <w:bookmarkEnd w:id="16527"/>
      <w:bookmarkEnd w:id="16528"/>
      <w:bookmarkEnd w:id="16529"/>
      <w:bookmarkEnd w:id="16530"/>
      <w:bookmarkEnd w:id="16531"/>
      <w:bookmarkEnd w:id="16532"/>
      <w:bookmarkEnd w:id="16533"/>
      <w:bookmarkEnd w:id="16534"/>
      <w:bookmarkEnd w:id="16535"/>
      <w:bookmarkEnd w:id="16536"/>
      <w:bookmarkEnd w:id="16537"/>
      <w:bookmarkEnd w:id="16538"/>
      <w:bookmarkEnd w:id="16539"/>
      <w:bookmarkEnd w:id="16540"/>
      <w:bookmarkEnd w:id="16541"/>
      <w:bookmarkEnd w:id="16542"/>
      <w:bookmarkEnd w:id="16543"/>
      <w:bookmarkEnd w:id="16544"/>
      <w:bookmarkEnd w:id="16545"/>
      <w:bookmarkEnd w:id="16546"/>
      <w:bookmarkEnd w:id="16547"/>
      <w:bookmarkEnd w:id="16548"/>
      <w:bookmarkEnd w:id="16549"/>
      <w:bookmarkEnd w:id="16550"/>
      <w:bookmarkEnd w:id="16551"/>
      <w:bookmarkEnd w:id="16552"/>
      <w:bookmarkEnd w:id="16553"/>
      <w:bookmarkEnd w:id="16554"/>
      <w:bookmarkEnd w:id="16555"/>
      <w:bookmarkEnd w:id="16556"/>
      <w:bookmarkEnd w:id="16557"/>
      <w:bookmarkEnd w:id="16558"/>
      <w:bookmarkEnd w:id="16559"/>
      <w:bookmarkEnd w:id="16560"/>
      <w:bookmarkEnd w:id="16561"/>
      <w:bookmarkEnd w:id="16562"/>
      <w:bookmarkEnd w:id="16563"/>
      <w:bookmarkEnd w:id="16564"/>
      <w:bookmarkEnd w:id="16565"/>
      <w:bookmarkEnd w:id="16566"/>
      <w:bookmarkEnd w:id="16567"/>
      <w:bookmarkEnd w:id="16568"/>
      <w:bookmarkEnd w:id="16569"/>
      <w:bookmarkEnd w:id="16570"/>
      <w:bookmarkEnd w:id="16571"/>
      <w:bookmarkEnd w:id="16572"/>
      <w:bookmarkEnd w:id="16573"/>
      <w:bookmarkEnd w:id="16574"/>
      <w:bookmarkEnd w:id="16575"/>
      <w:bookmarkEnd w:id="16576"/>
      <w:bookmarkEnd w:id="16577"/>
      <w:bookmarkEnd w:id="16578"/>
      <w:bookmarkEnd w:id="16579"/>
      <w:bookmarkEnd w:id="16580"/>
      <w:bookmarkEnd w:id="16581"/>
      <w:bookmarkEnd w:id="16582"/>
      <w:bookmarkEnd w:id="16583"/>
      <w:bookmarkEnd w:id="16584"/>
      <w:bookmarkEnd w:id="16585"/>
      <w:bookmarkEnd w:id="16586"/>
      <w:bookmarkEnd w:id="16587"/>
      <w:bookmarkEnd w:id="16588"/>
      <w:bookmarkEnd w:id="16589"/>
      <w:bookmarkEnd w:id="16590"/>
      <w:bookmarkEnd w:id="16591"/>
      <w:bookmarkEnd w:id="16592"/>
      <w:bookmarkEnd w:id="16593"/>
      <w:bookmarkEnd w:id="16594"/>
      <w:bookmarkEnd w:id="16595"/>
      <w:bookmarkEnd w:id="16596"/>
      <w:bookmarkEnd w:id="16597"/>
      <w:bookmarkEnd w:id="16598"/>
      <w:bookmarkEnd w:id="16599"/>
      <w:bookmarkEnd w:id="16600"/>
      <w:bookmarkEnd w:id="16601"/>
      <w:bookmarkEnd w:id="16602"/>
      <w:bookmarkEnd w:id="16603"/>
      <w:bookmarkEnd w:id="16604"/>
      <w:bookmarkEnd w:id="16605"/>
      <w:bookmarkEnd w:id="16606"/>
      <w:bookmarkEnd w:id="16607"/>
      <w:bookmarkEnd w:id="16608"/>
      <w:bookmarkEnd w:id="16609"/>
      <w:bookmarkEnd w:id="16610"/>
      <w:bookmarkEnd w:id="16611"/>
      <w:bookmarkEnd w:id="16612"/>
      <w:bookmarkEnd w:id="16613"/>
      <w:bookmarkEnd w:id="16614"/>
      <w:bookmarkEnd w:id="16615"/>
      <w:bookmarkEnd w:id="16616"/>
      <w:bookmarkEnd w:id="16617"/>
      <w:bookmarkEnd w:id="16618"/>
      <w:bookmarkEnd w:id="16619"/>
      <w:bookmarkEnd w:id="16620"/>
      <w:bookmarkEnd w:id="16621"/>
      <w:bookmarkEnd w:id="16622"/>
      <w:bookmarkEnd w:id="16623"/>
      <w:bookmarkEnd w:id="16624"/>
      <w:bookmarkEnd w:id="16625"/>
      <w:bookmarkEnd w:id="16626"/>
      <w:bookmarkEnd w:id="16627"/>
      <w:bookmarkEnd w:id="16628"/>
      <w:bookmarkEnd w:id="16629"/>
      <w:bookmarkEnd w:id="16630"/>
      <w:bookmarkEnd w:id="16631"/>
      <w:bookmarkEnd w:id="16632"/>
      <w:bookmarkEnd w:id="16633"/>
      <w:bookmarkEnd w:id="16634"/>
      <w:bookmarkEnd w:id="16635"/>
      <w:bookmarkEnd w:id="16636"/>
      <w:bookmarkEnd w:id="16637"/>
      <w:bookmarkEnd w:id="16638"/>
      <w:bookmarkEnd w:id="16639"/>
      <w:bookmarkEnd w:id="16640"/>
      <w:bookmarkEnd w:id="16641"/>
      <w:bookmarkEnd w:id="16642"/>
      <w:bookmarkEnd w:id="16643"/>
      <w:bookmarkEnd w:id="16644"/>
      <w:bookmarkEnd w:id="16645"/>
      <w:bookmarkEnd w:id="16646"/>
      <w:bookmarkEnd w:id="16647"/>
      <w:bookmarkEnd w:id="16648"/>
      <w:bookmarkEnd w:id="16649"/>
      <w:bookmarkEnd w:id="16650"/>
      <w:bookmarkEnd w:id="16651"/>
      <w:bookmarkEnd w:id="16652"/>
      <w:bookmarkEnd w:id="16653"/>
      <w:bookmarkEnd w:id="16654"/>
      <w:bookmarkEnd w:id="16655"/>
      <w:bookmarkEnd w:id="16656"/>
      <w:bookmarkEnd w:id="16657"/>
      <w:bookmarkEnd w:id="16658"/>
      <w:bookmarkEnd w:id="16659"/>
      <w:bookmarkEnd w:id="16660"/>
      <w:bookmarkEnd w:id="16661"/>
      <w:bookmarkEnd w:id="16662"/>
      <w:bookmarkEnd w:id="16663"/>
      <w:bookmarkEnd w:id="16664"/>
      <w:bookmarkEnd w:id="16665"/>
      <w:bookmarkEnd w:id="16666"/>
      <w:bookmarkEnd w:id="16667"/>
      <w:bookmarkEnd w:id="16668"/>
      <w:bookmarkEnd w:id="16669"/>
      <w:bookmarkEnd w:id="16670"/>
      <w:bookmarkEnd w:id="16671"/>
      <w:bookmarkEnd w:id="16672"/>
      <w:bookmarkEnd w:id="16673"/>
      <w:bookmarkEnd w:id="16674"/>
      <w:bookmarkEnd w:id="16675"/>
      <w:bookmarkEnd w:id="16676"/>
      <w:bookmarkEnd w:id="16677"/>
      <w:bookmarkEnd w:id="16678"/>
      <w:bookmarkEnd w:id="16679"/>
      <w:bookmarkEnd w:id="16680"/>
      <w:bookmarkEnd w:id="16681"/>
      <w:bookmarkEnd w:id="16682"/>
      <w:bookmarkEnd w:id="16683"/>
      <w:bookmarkEnd w:id="16684"/>
      <w:bookmarkEnd w:id="16685"/>
      <w:bookmarkEnd w:id="16686"/>
      <w:bookmarkEnd w:id="16687"/>
      <w:bookmarkEnd w:id="16688"/>
      <w:bookmarkEnd w:id="16689"/>
      <w:bookmarkEnd w:id="16690"/>
      <w:bookmarkEnd w:id="16691"/>
      <w:bookmarkEnd w:id="16692"/>
      <w:bookmarkEnd w:id="16693"/>
      <w:bookmarkEnd w:id="16694"/>
      <w:bookmarkEnd w:id="16695"/>
      <w:bookmarkEnd w:id="16696"/>
      <w:bookmarkEnd w:id="16697"/>
      <w:bookmarkEnd w:id="16698"/>
      <w:bookmarkEnd w:id="16699"/>
      <w:bookmarkEnd w:id="16700"/>
      <w:bookmarkEnd w:id="16701"/>
      <w:bookmarkEnd w:id="16702"/>
      <w:bookmarkEnd w:id="16703"/>
      <w:bookmarkEnd w:id="16704"/>
      <w:bookmarkEnd w:id="16705"/>
      <w:bookmarkEnd w:id="16706"/>
      <w:bookmarkEnd w:id="16707"/>
      <w:bookmarkEnd w:id="16708"/>
      <w:bookmarkEnd w:id="16709"/>
      <w:bookmarkEnd w:id="16710"/>
      <w:bookmarkEnd w:id="16711"/>
      <w:bookmarkEnd w:id="16712"/>
      <w:bookmarkEnd w:id="16713"/>
      <w:bookmarkEnd w:id="16714"/>
      <w:bookmarkEnd w:id="16715"/>
      <w:bookmarkEnd w:id="16716"/>
      <w:bookmarkEnd w:id="16717"/>
      <w:bookmarkEnd w:id="16718"/>
      <w:bookmarkEnd w:id="16719"/>
      <w:bookmarkEnd w:id="16720"/>
      <w:bookmarkEnd w:id="16721"/>
      <w:bookmarkEnd w:id="16722"/>
      <w:bookmarkEnd w:id="16723"/>
      <w:bookmarkEnd w:id="16724"/>
      <w:bookmarkEnd w:id="16725"/>
      <w:bookmarkEnd w:id="16726"/>
      <w:bookmarkEnd w:id="16727"/>
      <w:bookmarkEnd w:id="16728"/>
      <w:bookmarkEnd w:id="16729"/>
      <w:bookmarkEnd w:id="16730"/>
      <w:bookmarkEnd w:id="16731"/>
      <w:bookmarkEnd w:id="16732"/>
      <w:bookmarkEnd w:id="16733"/>
      <w:bookmarkEnd w:id="16734"/>
      <w:bookmarkEnd w:id="16735"/>
      <w:bookmarkEnd w:id="16736"/>
      <w:bookmarkEnd w:id="16737"/>
      <w:bookmarkEnd w:id="16738"/>
      <w:bookmarkEnd w:id="16739"/>
      <w:bookmarkEnd w:id="16740"/>
      <w:bookmarkEnd w:id="16741"/>
      <w:bookmarkEnd w:id="16742"/>
      <w:bookmarkEnd w:id="16743"/>
      <w:bookmarkEnd w:id="16744"/>
      <w:bookmarkEnd w:id="16745"/>
      <w:bookmarkEnd w:id="16746"/>
      <w:bookmarkEnd w:id="16747"/>
      <w:bookmarkEnd w:id="16748"/>
      <w:bookmarkEnd w:id="16749"/>
      <w:bookmarkEnd w:id="16750"/>
      <w:bookmarkEnd w:id="16751"/>
      <w:bookmarkEnd w:id="16752"/>
      <w:bookmarkEnd w:id="16753"/>
      <w:bookmarkEnd w:id="16754"/>
      <w:bookmarkEnd w:id="16755"/>
      <w:bookmarkEnd w:id="16756"/>
      <w:bookmarkEnd w:id="16757"/>
      <w:bookmarkEnd w:id="16758"/>
      <w:bookmarkEnd w:id="16759"/>
      <w:bookmarkEnd w:id="16760"/>
      <w:bookmarkEnd w:id="16761"/>
      <w:bookmarkEnd w:id="16762"/>
      <w:bookmarkEnd w:id="16763"/>
      <w:bookmarkEnd w:id="16764"/>
      <w:bookmarkEnd w:id="16765"/>
      <w:bookmarkEnd w:id="16766"/>
      <w:bookmarkEnd w:id="16767"/>
      <w:r>
        <w:rPr>
          <w:rFonts w:hint="eastAsia"/>
        </w:rPr>
        <w:t>F</w:t>
      </w:r>
      <w:r w:rsidR="00DC168B">
        <w:rPr>
          <w:rFonts w:hint="eastAsia"/>
        </w:rPr>
        <w:t>7</w:t>
      </w:r>
      <w:r w:rsidR="004B625E">
        <w:rPr>
          <w:rFonts w:hint="eastAsia"/>
        </w:rPr>
        <w:t>2</w:t>
      </w:r>
      <w:r w:rsidR="00011D26">
        <w:rPr>
          <w:rFonts w:hint="eastAsia"/>
        </w:rPr>
        <w:t>-</w:t>
      </w:r>
      <w:r>
        <w:rPr>
          <w:rFonts w:hint="eastAsia"/>
        </w:rPr>
        <w:t xml:space="preserve">Outputs </w:t>
      </w:r>
      <w:r w:rsidR="00011D26">
        <w:rPr>
          <w:rFonts w:hint="eastAsia"/>
        </w:rPr>
        <w:t>to</w:t>
      </w:r>
      <w:bookmarkEnd w:id="16768"/>
      <w:bookmarkEnd w:id="16769"/>
      <w:bookmarkEnd w:id="16770"/>
      <w:r w:rsidR="00412901">
        <w:rPr>
          <w:rFonts w:hint="eastAsia"/>
        </w:rPr>
        <w:t xml:space="preserve"> ZC</w:t>
      </w:r>
      <w:bookmarkEnd w:id="16771"/>
      <w:bookmarkEnd w:id="16772"/>
      <w:bookmarkEnd w:id="16773"/>
      <w:bookmarkEnd w:id="16774"/>
      <w:bookmarkEnd w:id="16775"/>
      <w:bookmarkEnd w:id="16776"/>
    </w:p>
    <w:p w:rsidR="00A13598" w:rsidP="00C93484" w:rsidRDefault="00A13598">
      <w:pPr>
        <w:pStyle w:val="Reqtify"/>
      </w:pPr>
      <w:r>
        <w:rPr>
          <w:rFonts w:hint="eastAsia"/>
        </w:rPr>
        <w:t>ATP</w:t>
      </w:r>
      <w:r>
        <w:rPr>
          <w:rFonts w:hint="eastAsia"/>
        </w:rPr>
        <w:t>应当尽可能向</w:t>
      </w:r>
      <w:r>
        <w:rPr>
          <w:rFonts w:hint="eastAsia"/>
        </w:rPr>
        <w:t>ZC</w:t>
      </w:r>
      <w:r>
        <w:rPr>
          <w:rFonts w:hint="eastAsia"/>
        </w:rPr>
        <w:t>发送位置报告，即上电后一旦与</w:t>
      </w:r>
      <w:r>
        <w:rPr>
          <w:rFonts w:hint="eastAsia"/>
        </w:rPr>
        <w:t>LC</w:t>
      </w:r>
      <w:r>
        <w:rPr>
          <w:rFonts w:hint="eastAsia"/>
        </w:rPr>
        <w:t>初始化成功，并且获取到所管辖当前线路的</w:t>
      </w:r>
      <w:r>
        <w:rPr>
          <w:rFonts w:hint="eastAsia"/>
        </w:rPr>
        <w:t>ZC</w:t>
      </w:r>
      <w:r>
        <w:rPr>
          <w:rFonts w:hint="eastAsia"/>
        </w:rPr>
        <w:t>的编号时，就与该</w:t>
      </w:r>
      <w:r>
        <w:rPr>
          <w:rFonts w:hint="eastAsia"/>
        </w:rPr>
        <w:t>ZC</w:t>
      </w:r>
      <w:r>
        <w:rPr>
          <w:rFonts w:hint="eastAsia"/>
        </w:rPr>
        <w:t>进行通信。当列车车身跨</w:t>
      </w:r>
      <w:r>
        <w:rPr>
          <w:rFonts w:hint="eastAsia"/>
        </w:rPr>
        <w:t>2</w:t>
      </w:r>
      <w:r>
        <w:rPr>
          <w:rFonts w:hint="eastAsia"/>
        </w:rPr>
        <w:t>个</w:t>
      </w:r>
      <w:r>
        <w:rPr>
          <w:rFonts w:hint="eastAsia"/>
        </w:rPr>
        <w:t>ZC</w:t>
      </w:r>
      <w:r>
        <w:rPr>
          <w:rFonts w:hint="eastAsia"/>
        </w:rPr>
        <w:t>时，</w:t>
      </w:r>
      <w:r>
        <w:rPr>
          <w:rFonts w:hint="eastAsia"/>
        </w:rPr>
        <w:t>ATP</w:t>
      </w:r>
      <w:r>
        <w:rPr>
          <w:rFonts w:hint="eastAsia"/>
        </w:rPr>
        <w:t>应当同时向这</w:t>
      </w:r>
      <w:r>
        <w:rPr>
          <w:rFonts w:hint="eastAsia"/>
        </w:rPr>
        <w:t>2</w:t>
      </w:r>
      <w:r>
        <w:rPr>
          <w:rFonts w:hint="eastAsia"/>
        </w:rPr>
        <w:t>个</w:t>
      </w:r>
      <w:r>
        <w:rPr>
          <w:rFonts w:hint="eastAsia"/>
        </w:rPr>
        <w:t>ZC</w:t>
      </w:r>
      <w:r>
        <w:rPr>
          <w:rFonts w:hint="eastAsia"/>
        </w:rPr>
        <w:t>发送位置报告。位置报告中包括列车的识别信息，</w:t>
      </w:r>
      <w:r>
        <w:rPr>
          <w:rFonts w:hint="eastAsia"/>
        </w:rPr>
        <w:t>ATP</w:t>
      </w:r>
      <w:r>
        <w:rPr>
          <w:rFonts w:hint="eastAsia"/>
        </w:rPr>
        <w:t>工作状态，以及列车定位情况等，供</w:t>
      </w:r>
      <w:r>
        <w:rPr>
          <w:rFonts w:hint="eastAsia"/>
        </w:rPr>
        <w:t>ZC</w:t>
      </w:r>
      <w:r>
        <w:rPr>
          <w:rFonts w:hint="eastAsia"/>
        </w:rPr>
        <w:t>计算本列车的</w:t>
      </w:r>
      <w:r>
        <w:rPr>
          <w:rFonts w:hint="eastAsia"/>
        </w:rPr>
        <w:t>AP</w:t>
      </w:r>
      <w:r>
        <w:rPr>
          <w:rFonts w:hint="eastAsia"/>
        </w:rPr>
        <w:t>范围、属性以及</w:t>
      </w:r>
      <w:r>
        <w:rPr>
          <w:rFonts w:hint="eastAsia"/>
        </w:rPr>
        <w:t>EOA</w:t>
      </w:r>
      <w:r>
        <w:rPr>
          <w:rFonts w:hint="eastAsia"/>
        </w:rPr>
        <w:t>。</w:t>
      </w:r>
    </w:p>
    <w:p w:rsidRPr="00C923E8" w:rsidR="00A13598" w:rsidP="00C93484" w:rsidRDefault="00A13598">
      <w:pPr>
        <w:pStyle w:val="Reqtify"/>
      </w:pPr>
      <w:r w:rsidRPr="00C923E8">
        <w:t xml:space="preserve">ATP </w:t>
      </w:r>
      <w:r w:rsidRPr="00C923E8">
        <w:rPr>
          <w:rFonts w:hint="eastAsia"/>
        </w:rPr>
        <w:t xml:space="preserve">shall </w:t>
      </w:r>
      <w:r w:rsidRPr="00C923E8">
        <w:t xml:space="preserve">send the </w:t>
      </w:r>
      <w:r w:rsidRPr="00C923E8">
        <w:rPr>
          <w:rFonts w:hint="eastAsia"/>
        </w:rPr>
        <w:t xml:space="preserve">Location Report to </w:t>
      </w:r>
      <w:hyperlink w:history="1" w:anchor="ZC">
        <w:r w:rsidR="00DE30C0">
          <w:rPr>
            <w:rStyle w:val="ac"/>
          </w:rPr>
          <w:t>ZC</w:t>
        </w:r>
      </w:hyperlink>
      <w:r w:rsidRPr="00C923E8">
        <w:rPr>
          <w:rFonts w:hint="eastAsia"/>
        </w:rPr>
        <w:t xml:space="preserve"> </w:t>
      </w:r>
      <w:r w:rsidRPr="00C923E8">
        <w:t>as far as possible</w:t>
      </w:r>
      <w:r w:rsidRPr="00C923E8">
        <w:rPr>
          <w:rFonts w:hint="eastAsia"/>
        </w:rPr>
        <w:t>. A</w:t>
      </w:r>
      <w:r w:rsidRPr="00C923E8">
        <w:t>fter</w:t>
      </w:r>
      <w:r w:rsidRPr="00C923E8">
        <w:rPr>
          <w:rFonts w:hint="eastAsia"/>
        </w:rPr>
        <w:t xml:space="preserve"> ATP </w:t>
      </w:r>
      <w:r w:rsidRPr="00C923E8">
        <w:t>power</w:t>
      </w:r>
      <w:r w:rsidRPr="00C923E8">
        <w:rPr>
          <w:rFonts w:hint="eastAsia"/>
        </w:rPr>
        <w:t>ed</w:t>
      </w:r>
      <w:r w:rsidRPr="00C923E8">
        <w:t xml:space="preserve"> up</w:t>
      </w:r>
      <w:r w:rsidR="00397BD9">
        <w:t xml:space="preserve"> and </w:t>
      </w:r>
      <w:r w:rsidRPr="00C923E8">
        <w:rPr>
          <w:rFonts w:hint="eastAsia"/>
        </w:rPr>
        <w:t xml:space="preserve">the </w:t>
      </w:r>
      <w:r>
        <w:rPr>
          <w:rFonts w:hint="eastAsia"/>
        </w:rPr>
        <w:t>communication</w:t>
      </w:r>
      <w:r w:rsidRPr="00C923E8">
        <w:t xml:space="preserve"> with LC </w:t>
      </w:r>
      <w:r>
        <w:rPr>
          <w:rFonts w:hint="eastAsia"/>
        </w:rPr>
        <w:t>had</w:t>
      </w:r>
      <w:r w:rsidRPr="00C923E8">
        <w:rPr>
          <w:rFonts w:hint="eastAsia"/>
        </w:rPr>
        <w:t xml:space="preserve"> fulfilled,</w:t>
      </w:r>
      <w:r w:rsidR="00397BD9">
        <w:rPr>
          <w:rFonts w:hint="eastAsia"/>
        </w:rPr>
        <w:t xml:space="preserve"> and </w:t>
      </w:r>
      <w:r w:rsidRPr="00C923E8">
        <w:t xml:space="preserve">get </w:t>
      </w:r>
      <w:r w:rsidRPr="00C923E8">
        <w:rPr>
          <w:rFonts w:hint="eastAsia"/>
        </w:rPr>
        <w:t>the</w:t>
      </w:r>
      <w:r w:rsidRPr="00C923E8">
        <w:t xml:space="preserve"> current </w:t>
      </w:r>
      <w:hyperlink w:history="1" w:anchor="ZC">
        <w:r w:rsidR="00DE30C0">
          <w:rPr>
            <w:rStyle w:val="ac"/>
          </w:rPr>
          <w:t>ZC</w:t>
        </w:r>
      </w:hyperlink>
      <w:r w:rsidRPr="00C923E8">
        <w:rPr>
          <w:rFonts w:hint="eastAsia"/>
        </w:rPr>
        <w:t xml:space="preserve"> </w:t>
      </w:r>
      <w:r>
        <w:rPr>
          <w:rFonts w:hint="eastAsia"/>
        </w:rPr>
        <w:t>id</w:t>
      </w:r>
      <w:r w:rsidRPr="00C923E8">
        <w:rPr>
          <w:rFonts w:hint="eastAsia"/>
        </w:rPr>
        <w:t xml:space="preserve">, it </w:t>
      </w:r>
      <w:r>
        <w:rPr>
          <w:rFonts w:hint="eastAsia"/>
        </w:rPr>
        <w:t>shall</w:t>
      </w:r>
      <w:r w:rsidRPr="00C923E8">
        <w:rPr>
          <w:rFonts w:hint="eastAsia"/>
        </w:rPr>
        <w:t xml:space="preserve"> </w:t>
      </w:r>
      <w:r w:rsidRPr="00C923E8">
        <w:t>communicate</w:t>
      </w:r>
      <w:r>
        <w:rPr>
          <w:rFonts w:hint="eastAsia"/>
        </w:rPr>
        <w:t xml:space="preserve"> with</w:t>
      </w:r>
      <w:r w:rsidRPr="00C923E8">
        <w:t xml:space="preserve"> </w:t>
      </w:r>
      <w:hyperlink w:history="1" w:anchor="ZC">
        <w:r w:rsidR="00DE30C0">
          <w:rPr>
            <w:rStyle w:val="ac"/>
          </w:rPr>
          <w:t>ZC</w:t>
        </w:r>
      </w:hyperlink>
      <w:r w:rsidRPr="00C923E8">
        <w:t>. When the train passes</w:t>
      </w:r>
      <w:r w:rsidRPr="00C923E8">
        <w:rPr>
          <w:rFonts w:hint="eastAsia"/>
        </w:rPr>
        <w:t xml:space="preserve"> </w:t>
      </w:r>
      <w:r w:rsidRPr="00C923E8">
        <w:t xml:space="preserve">across two </w:t>
      </w:r>
      <w:hyperlink w:history="1" w:anchor="ZC">
        <w:r w:rsidR="00DE30C0">
          <w:rPr>
            <w:rStyle w:val="ac"/>
          </w:rPr>
          <w:t>ZC</w:t>
        </w:r>
      </w:hyperlink>
      <w:r w:rsidRPr="00C923E8">
        <w:t>, ATP sh</w:t>
      </w:r>
      <w:r w:rsidRPr="00C923E8">
        <w:rPr>
          <w:rFonts w:hint="eastAsia"/>
        </w:rPr>
        <w:t xml:space="preserve">ould </w:t>
      </w:r>
      <w:r w:rsidRPr="00C923E8">
        <w:t>also</w:t>
      </w:r>
      <w:r>
        <w:rPr>
          <w:rFonts w:hint="eastAsia"/>
        </w:rPr>
        <w:t xml:space="preserve"> </w:t>
      </w:r>
      <w:r w:rsidRPr="00C923E8">
        <w:t>send</w:t>
      </w:r>
      <w:r>
        <w:rPr>
          <w:rFonts w:hint="eastAsia"/>
        </w:rPr>
        <w:t xml:space="preserve"> the</w:t>
      </w:r>
      <w:r w:rsidRPr="00C923E8">
        <w:t xml:space="preserve"> </w:t>
      </w:r>
      <w:r>
        <w:rPr>
          <w:rFonts w:hint="eastAsia"/>
        </w:rPr>
        <w:t>Location</w:t>
      </w:r>
      <w:r w:rsidRPr="00C923E8">
        <w:t xml:space="preserve"> </w:t>
      </w:r>
      <w:r>
        <w:rPr>
          <w:rFonts w:hint="eastAsia"/>
        </w:rPr>
        <w:t>R</w:t>
      </w:r>
      <w:r w:rsidRPr="00C923E8">
        <w:t>eport</w:t>
      </w:r>
      <w:r w:rsidRPr="00C923E8">
        <w:rPr>
          <w:rFonts w:hint="eastAsia"/>
        </w:rPr>
        <w:t xml:space="preserve"> to both </w:t>
      </w:r>
      <w:hyperlink w:history="1" w:anchor="ZC">
        <w:r w:rsidR="00DE30C0">
          <w:rPr>
            <w:rStyle w:val="ac"/>
          </w:rPr>
          <w:t>ZC</w:t>
        </w:r>
      </w:hyperlink>
      <w:r>
        <w:rPr>
          <w:rFonts w:hint="eastAsia"/>
        </w:rPr>
        <w:t>. The information of Location Report</w:t>
      </w:r>
      <w:r w:rsidRPr="00C923E8">
        <w:rPr>
          <w:rFonts w:hint="eastAsia"/>
        </w:rPr>
        <w:t xml:space="preserve"> </w:t>
      </w:r>
      <w:r w:rsidR="002F5731">
        <w:t>includes</w:t>
      </w:r>
      <w:r w:rsidRPr="00C923E8">
        <w:t xml:space="preserve"> </w:t>
      </w:r>
      <w:r>
        <w:rPr>
          <w:rFonts w:hint="eastAsia"/>
        </w:rPr>
        <w:t xml:space="preserve">train </w:t>
      </w:r>
      <w:r w:rsidRPr="00C923E8">
        <w:t xml:space="preserve">recognition information, ATP </w:t>
      </w:r>
      <w:r>
        <w:rPr>
          <w:rFonts w:hint="eastAsia"/>
        </w:rPr>
        <w:t>status</w:t>
      </w:r>
      <w:r w:rsidRPr="00C923E8">
        <w:t>,</w:t>
      </w:r>
      <w:r w:rsidR="00397BD9">
        <w:t xml:space="preserve"> and </w:t>
      </w:r>
      <w:r w:rsidRPr="00C923E8">
        <w:t xml:space="preserve">train </w:t>
      </w:r>
      <w:r>
        <w:rPr>
          <w:rFonts w:hint="eastAsia"/>
        </w:rPr>
        <w:t>location</w:t>
      </w:r>
      <w:r w:rsidRPr="00C923E8">
        <w:t>,</w:t>
      </w:r>
      <w:r w:rsidRPr="00C923E8">
        <w:rPr>
          <w:rFonts w:hint="eastAsia"/>
        </w:rPr>
        <w:t xml:space="preserve"> so that </w:t>
      </w:r>
      <w:hyperlink w:history="1" w:anchor="ZC">
        <w:r w:rsidR="00DE30C0">
          <w:rPr>
            <w:rStyle w:val="ac"/>
          </w:rPr>
          <w:t>ZC</w:t>
        </w:r>
      </w:hyperlink>
      <w:r w:rsidRPr="00C923E8">
        <w:rPr>
          <w:rFonts w:hint="eastAsia"/>
        </w:rPr>
        <w:t xml:space="preserve"> can</w:t>
      </w:r>
      <w:r w:rsidRPr="00C923E8">
        <w:t xml:space="preserve"> calculat</w:t>
      </w:r>
      <w:r w:rsidRPr="00C923E8">
        <w:rPr>
          <w:rFonts w:hint="eastAsia"/>
        </w:rPr>
        <w:t>e</w:t>
      </w:r>
      <w:r w:rsidRPr="00C923E8">
        <w:t xml:space="preserve"> </w:t>
      </w:r>
      <w:r>
        <w:rPr>
          <w:rFonts w:hint="eastAsia"/>
        </w:rPr>
        <w:t>the</w:t>
      </w:r>
      <w:r w:rsidRPr="00C923E8">
        <w:t xml:space="preserve"> AP scope, properties</w:t>
      </w:r>
      <w:r w:rsidR="00397BD9">
        <w:t xml:space="preserve"> and </w:t>
      </w:r>
      <w:r w:rsidRPr="00C923E8">
        <w:t>EOA</w:t>
      </w:r>
      <w:r>
        <w:rPr>
          <w:rFonts w:hint="eastAsia"/>
        </w:rPr>
        <w:t xml:space="preserve"> of the train.</w:t>
      </w:r>
    </w:p>
    <w:p w:rsidR="00131F1A" w:rsidP="00C93484" w:rsidRDefault="00131F1A">
      <w:pPr>
        <w:pStyle w:val="Reqtify"/>
      </w:pPr>
    </w:p>
    <w:p w:rsidR="00131F1A" w:rsidP="00934391" w:rsidRDefault="00131F1A">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428"/>
        <w:gridCol w:w="1111"/>
        <w:gridCol w:w="4747"/>
      </w:tblGrid>
      <w:tr w:rsidRPr="00785CC7" w:rsidR="00DC09A5" w:rsidTr="0005108D">
        <w:tc>
          <w:tcPr>
            <w:tcW w:w="1846"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598"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2556"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447660" w:rsidTr="0005108D">
        <w:tc>
          <w:tcPr>
            <w:tcW w:w="1846" w:type="pct"/>
            <w:tcBorders>
              <w:top w:val="single" w:color="000000" w:sz="4" w:space="0"/>
            </w:tcBorders>
            <w:shd w:val="clear" w:color="auto" w:fill="auto"/>
          </w:tcPr>
          <w:p w:rsidR="00447660" w:rsidP="00591D6B" w:rsidRDefault="00532AED">
            <w:pPr>
              <w:pStyle w:val="AltB0"/>
            </w:pPr>
            <w:hyperlink w:history="1" w:anchor="ATOcontrolTimeValid">
              <w:r w:rsidR="00447660">
                <w:rPr>
                  <w:rStyle w:val="ac"/>
                </w:rPr>
                <w:t>ATOcontrolTimeValid</w:t>
              </w:r>
            </w:hyperlink>
          </w:p>
        </w:tc>
        <w:tc>
          <w:tcPr>
            <w:tcW w:w="598" w:type="pct"/>
            <w:tcBorders>
              <w:top w:val="single" w:color="000000" w:sz="4" w:space="0"/>
            </w:tcBorders>
            <w:shd w:val="clear" w:color="auto" w:fill="auto"/>
          </w:tcPr>
          <w:p w:rsidR="00447660" w:rsidP="00591D6B" w:rsidRDefault="00447660">
            <w:pPr>
              <w:pStyle w:val="AltB0"/>
            </w:pPr>
            <w:r>
              <w:rPr>
                <w:rFonts w:hint="eastAsia"/>
              </w:rPr>
              <w:t>Internal</w:t>
            </w:r>
          </w:p>
        </w:tc>
        <w:tc>
          <w:tcPr>
            <w:tcW w:w="2556" w:type="pct"/>
            <w:tcBorders>
              <w:top w:val="single" w:color="000000" w:sz="4" w:space="0"/>
            </w:tcBorders>
            <w:shd w:val="clear" w:color="auto" w:fill="auto"/>
          </w:tcPr>
          <w:p w:rsidR="00447660" w:rsidP="00591D6B" w:rsidRDefault="00447660">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0733AC" w:rsidTr="0005108D">
        <w:tc>
          <w:tcPr>
            <w:tcW w:w="1846" w:type="pct"/>
            <w:shd w:val="clear" w:color="auto" w:fill="auto"/>
          </w:tcPr>
          <w:p w:rsidR="000733AC" w:rsidP="00591D6B" w:rsidRDefault="00532AED">
            <w:pPr>
              <w:pStyle w:val="AltB0"/>
            </w:pPr>
            <w:hyperlink w:history="1" w:anchor="ATPsetting">
              <w:r w:rsidR="000733AC">
                <w:rPr>
                  <w:rStyle w:val="ac"/>
                </w:rPr>
                <w:t>ATPsetting</w:t>
              </w:r>
            </w:hyperlink>
          </w:p>
        </w:tc>
        <w:tc>
          <w:tcPr>
            <w:tcW w:w="598" w:type="pct"/>
            <w:shd w:val="clear" w:color="auto" w:fill="auto"/>
          </w:tcPr>
          <w:p w:rsidR="000733AC" w:rsidP="00591D6B" w:rsidRDefault="000733AC">
            <w:pPr>
              <w:pStyle w:val="AltB0"/>
            </w:pPr>
            <w:r>
              <w:rPr>
                <w:rFonts w:hint="eastAsia"/>
              </w:rPr>
              <w:t>Internal</w:t>
            </w:r>
          </w:p>
        </w:tc>
        <w:tc>
          <w:tcPr>
            <w:tcW w:w="2556" w:type="pct"/>
            <w:shd w:val="clear" w:color="auto" w:fill="auto"/>
          </w:tcPr>
          <w:p w:rsidR="000733AC" w:rsidP="00591D6B" w:rsidRDefault="000733AC">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B1118D" w:rsidTr="0005108D">
        <w:tc>
          <w:tcPr>
            <w:tcW w:w="1846" w:type="pct"/>
            <w:shd w:val="clear" w:color="auto" w:fill="auto"/>
          </w:tcPr>
          <w:p w:rsidR="00B1118D" w:rsidP="00591D6B" w:rsidRDefault="00532AED">
            <w:pPr>
              <w:pStyle w:val="AltB0"/>
            </w:pPr>
            <w:hyperlink w:history="1" w:anchor="BeaconLastObtained">
              <w:r w:rsidR="00B1118D">
                <w:rPr>
                  <w:rStyle w:val="ac"/>
                </w:rPr>
                <w:t>BeaconLastObtained</w:t>
              </w:r>
            </w:hyperlink>
          </w:p>
        </w:tc>
        <w:tc>
          <w:tcPr>
            <w:tcW w:w="598" w:type="pct"/>
            <w:shd w:val="clear" w:color="auto" w:fill="auto"/>
          </w:tcPr>
          <w:p w:rsidR="00B1118D" w:rsidP="00591D6B" w:rsidRDefault="00B1118D">
            <w:pPr>
              <w:pStyle w:val="AltB0"/>
            </w:pPr>
            <w:r>
              <w:rPr>
                <w:rFonts w:hint="eastAsia"/>
              </w:rPr>
              <w:t>Internal</w:t>
            </w:r>
          </w:p>
        </w:tc>
        <w:tc>
          <w:tcPr>
            <w:tcW w:w="2556" w:type="pct"/>
            <w:shd w:val="clear" w:color="auto" w:fill="auto"/>
          </w:tcPr>
          <w:p w:rsidR="00B1118D" w:rsidP="00591D6B" w:rsidRDefault="00B1118D">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B92999" w:rsidTr="0005108D">
        <w:tc>
          <w:tcPr>
            <w:tcW w:w="1846" w:type="pct"/>
            <w:shd w:val="clear" w:color="auto" w:fill="auto"/>
          </w:tcPr>
          <w:p w:rsidR="00B92999" w:rsidP="00591D6B" w:rsidRDefault="00532AED">
            <w:pPr>
              <w:pStyle w:val="AltB0"/>
            </w:pPr>
            <w:hyperlink w:history="1" w:anchor="DateSynchronizationReport">
              <w:r w:rsidR="00B92999">
                <w:rPr>
                  <w:rStyle w:val="ac"/>
                </w:rPr>
                <w:t>DateSynchronizationReport</w:t>
              </w:r>
            </w:hyperlink>
          </w:p>
        </w:tc>
        <w:tc>
          <w:tcPr>
            <w:tcW w:w="598" w:type="pct"/>
            <w:shd w:val="clear" w:color="auto" w:fill="auto"/>
          </w:tcPr>
          <w:p w:rsidR="00B92999" w:rsidP="00591D6B" w:rsidRDefault="00B92999">
            <w:pPr>
              <w:pStyle w:val="AltB0"/>
            </w:pPr>
            <w:r>
              <w:rPr>
                <w:rFonts w:hint="eastAsia"/>
              </w:rPr>
              <w:t>External</w:t>
            </w:r>
          </w:p>
        </w:tc>
        <w:tc>
          <w:tcPr>
            <w:tcW w:w="2556" w:type="pct"/>
            <w:shd w:val="clear" w:color="auto" w:fill="auto"/>
          </w:tcPr>
          <w:p w:rsidR="00B92999" w:rsidP="00591D6B" w:rsidRDefault="00B92999">
            <w:pPr>
              <w:pStyle w:val="AltB0"/>
            </w:pPr>
            <w:r>
              <w:fldChar w:fldCharType="begin"/>
            </w:r>
            <w:r>
              <w:instrText xml:space="preserve"> REF _Ref348814411 \h </w:instrText>
            </w:r>
            <w:r>
              <w:fldChar w:fldCharType="separate"/>
            </w:r>
            <w:r w:rsidR="00DE178B">
              <w:rPr>
                <w:rFonts w:hint="eastAsia"/>
              </w:rPr>
              <w:t>Interface with LC</w:t>
            </w:r>
            <w:r>
              <w:fldChar w:fldCharType="end"/>
            </w:r>
          </w:p>
        </w:tc>
      </w:tr>
      <w:tr w:rsidR="00B92999" w:rsidTr="0005108D">
        <w:tc>
          <w:tcPr>
            <w:tcW w:w="1846" w:type="pct"/>
            <w:shd w:val="clear" w:color="auto" w:fill="auto"/>
          </w:tcPr>
          <w:p w:rsidR="00B92999" w:rsidP="00591D6B" w:rsidRDefault="00532AED">
            <w:pPr>
              <w:pStyle w:val="AltB0"/>
            </w:pPr>
            <w:hyperlink w:history="1" w:anchor="EnableDoorOpening_A">
              <w:r w:rsidR="00B92999">
                <w:rPr>
                  <w:rStyle w:val="ac"/>
                </w:rPr>
                <w:t>EnableDoorOpening_A</w:t>
              </w:r>
            </w:hyperlink>
          </w:p>
        </w:tc>
        <w:tc>
          <w:tcPr>
            <w:tcW w:w="598" w:type="pct"/>
            <w:shd w:val="clear" w:color="auto" w:fill="auto"/>
          </w:tcPr>
          <w:p w:rsidR="00B92999" w:rsidP="00591D6B" w:rsidRDefault="0005108D">
            <w:pPr>
              <w:pStyle w:val="AltB0"/>
            </w:pPr>
            <w:r>
              <w:rPr>
                <w:rFonts w:hint="eastAsia"/>
              </w:rPr>
              <w:t>Internal</w:t>
            </w:r>
          </w:p>
        </w:tc>
        <w:tc>
          <w:tcPr>
            <w:tcW w:w="2556" w:type="pct"/>
            <w:shd w:val="clear" w:color="auto" w:fill="auto"/>
          </w:tcPr>
          <w:p w:rsidR="00B92999" w:rsidP="00591D6B" w:rsidRDefault="000E744E">
            <w:pPr>
              <w:pStyle w:val="AltB0"/>
            </w:pPr>
            <w:r>
              <w:fldChar w:fldCharType="begin"/>
            </w:r>
            <w:r>
              <w:instrText xml:space="preserve"> REF _Ref268160839 \h </w:instrText>
            </w:r>
            <w:r>
              <w:fldChar w:fldCharType="separate"/>
            </w:r>
            <w:r w:rsidR="00DE178B">
              <w:rPr>
                <w:rFonts w:hint="eastAsia"/>
              </w:rPr>
              <w:t>F61-Elaborate Door Opening Authorization</w:t>
            </w:r>
            <w:r>
              <w:fldChar w:fldCharType="end"/>
            </w:r>
          </w:p>
        </w:tc>
      </w:tr>
      <w:tr w:rsidR="00B92999" w:rsidTr="0005108D">
        <w:tc>
          <w:tcPr>
            <w:tcW w:w="1846" w:type="pct"/>
            <w:shd w:val="clear" w:color="auto" w:fill="auto"/>
          </w:tcPr>
          <w:p w:rsidR="00B92999" w:rsidP="00591D6B" w:rsidRDefault="00532AED">
            <w:pPr>
              <w:pStyle w:val="AltB0"/>
            </w:pPr>
            <w:hyperlink w:history="1" w:anchor="EnableDoorOpening_B">
              <w:r w:rsidR="00B92999">
                <w:rPr>
                  <w:rStyle w:val="ac"/>
                </w:rPr>
                <w:t>EnableDoorOpening_B</w:t>
              </w:r>
            </w:hyperlink>
          </w:p>
        </w:tc>
        <w:tc>
          <w:tcPr>
            <w:tcW w:w="598" w:type="pct"/>
            <w:shd w:val="clear" w:color="auto" w:fill="auto"/>
          </w:tcPr>
          <w:p w:rsidR="00B92999" w:rsidP="00591D6B" w:rsidRDefault="0005108D">
            <w:pPr>
              <w:pStyle w:val="AltB0"/>
            </w:pPr>
            <w:r>
              <w:rPr>
                <w:rFonts w:hint="eastAsia"/>
              </w:rPr>
              <w:t>Internal</w:t>
            </w:r>
          </w:p>
        </w:tc>
        <w:tc>
          <w:tcPr>
            <w:tcW w:w="2556" w:type="pct"/>
            <w:shd w:val="clear" w:color="auto" w:fill="auto"/>
          </w:tcPr>
          <w:p w:rsidR="00B92999" w:rsidP="00591D6B" w:rsidRDefault="000E744E">
            <w:pPr>
              <w:pStyle w:val="AltB0"/>
            </w:pPr>
            <w:r>
              <w:fldChar w:fldCharType="begin"/>
            </w:r>
            <w:r>
              <w:instrText xml:space="preserve"> REF _Ref268160839 \h </w:instrText>
            </w:r>
            <w:r>
              <w:fldChar w:fldCharType="separate"/>
            </w:r>
            <w:r w:rsidR="00DE178B">
              <w:rPr>
                <w:rFonts w:hint="eastAsia"/>
              </w:rPr>
              <w:t>F61-Elaborate Door Opening Authorization</w:t>
            </w:r>
            <w:r>
              <w:fldChar w:fldCharType="end"/>
            </w:r>
          </w:p>
        </w:tc>
      </w:tr>
      <w:tr w:rsidR="00B92999" w:rsidTr="0005108D">
        <w:tc>
          <w:tcPr>
            <w:tcW w:w="1846" w:type="pct"/>
            <w:shd w:val="clear" w:color="auto" w:fill="auto"/>
          </w:tcPr>
          <w:p w:rsidR="00B92999" w:rsidP="00591D6B" w:rsidRDefault="00532AED">
            <w:pPr>
              <w:pStyle w:val="AltB0"/>
            </w:pPr>
            <w:hyperlink w:history="1" w:anchor="LocationNotUncertaintyExceed">
              <w:r w:rsidR="00B92999">
                <w:rPr>
                  <w:rStyle w:val="ac"/>
                </w:rPr>
                <w:t>LocationNotUncertaintyExceed</w:t>
              </w:r>
            </w:hyperlink>
          </w:p>
        </w:tc>
        <w:tc>
          <w:tcPr>
            <w:tcW w:w="598" w:type="pct"/>
            <w:shd w:val="clear" w:color="auto" w:fill="auto"/>
          </w:tcPr>
          <w:p w:rsidR="00B92999" w:rsidP="00591D6B" w:rsidRDefault="0005108D">
            <w:pPr>
              <w:pStyle w:val="AltB0"/>
            </w:pPr>
            <w:r>
              <w:rPr>
                <w:rFonts w:hint="eastAsia"/>
              </w:rPr>
              <w:t>Internal</w:t>
            </w:r>
          </w:p>
        </w:tc>
        <w:tc>
          <w:tcPr>
            <w:tcW w:w="2556" w:type="pct"/>
            <w:shd w:val="clear" w:color="auto" w:fill="auto"/>
          </w:tcPr>
          <w:p w:rsidR="00B92999" w:rsidP="00591D6B" w:rsidRDefault="0005108D">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r w:rsidR="00B92999" w:rsidTr="0005108D">
        <w:tc>
          <w:tcPr>
            <w:tcW w:w="1846" w:type="pct"/>
            <w:shd w:val="clear" w:color="auto" w:fill="auto"/>
          </w:tcPr>
          <w:p w:rsidR="00B92999" w:rsidP="00591D6B" w:rsidRDefault="00532AED">
            <w:pPr>
              <w:pStyle w:val="AltB0"/>
            </w:pPr>
            <w:hyperlink w:history="1" w:anchor="MasterCCcore">
              <w:r w:rsidR="00B92999">
                <w:rPr>
                  <w:rStyle w:val="ac"/>
                </w:rPr>
                <w:t>MasterCCcore</w:t>
              </w:r>
            </w:hyperlink>
          </w:p>
        </w:tc>
        <w:tc>
          <w:tcPr>
            <w:tcW w:w="598" w:type="pct"/>
            <w:shd w:val="clear" w:color="auto" w:fill="auto"/>
          </w:tcPr>
          <w:p w:rsidR="00B92999" w:rsidP="00591D6B" w:rsidRDefault="000E744E">
            <w:pPr>
              <w:pStyle w:val="AltB0"/>
            </w:pPr>
            <w:r>
              <w:rPr>
                <w:rFonts w:hint="eastAsia"/>
              </w:rPr>
              <w:t>Internal</w:t>
            </w:r>
          </w:p>
        </w:tc>
        <w:tc>
          <w:tcPr>
            <w:tcW w:w="2556" w:type="pct"/>
            <w:shd w:val="clear" w:color="auto" w:fill="auto"/>
          </w:tcPr>
          <w:p w:rsidR="00B92999" w:rsidP="00591D6B" w:rsidRDefault="000E744E">
            <w:pPr>
              <w:pStyle w:val="AltB0"/>
            </w:pPr>
            <w:r>
              <w:fldChar w:fldCharType="begin"/>
            </w:r>
            <w:r>
              <w:instrText xml:space="preserve"> REF _Ref345055899 \h </w:instrText>
            </w:r>
            <w:r>
              <w:fldChar w:fldCharType="separate"/>
            </w:r>
            <w:r w:rsidR="00DE178B">
              <w:rPr>
                <w:rFonts w:hint="eastAsia"/>
              </w:rPr>
              <w:t>F62-Control PSD Opening and Closing Order</w:t>
            </w:r>
            <w:r>
              <w:fldChar w:fldCharType="end"/>
            </w:r>
          </w:p>
        </w:tc>
      </w:tr>
      <w:tr w:rsidR="00B92999" w:rsidTr="0005108D">
        <w:tc>
          <w:tcPr>
            <w:tcW w:w="1846" w:type="pct"/>
            <w:shd w:val="clear" w:color="auto" w:fill="auto"/>
          </w:tcPr>
          <w:p w:rsidR="00B92999" w:rsidP="00591D6B" w:rsidRDefault="00532AED">
            <w:pPr>
              <w:pStyle w:val="AltB0"/>
            </w:pPr>
            <w:hyperlink w:history="1" w:anchor="MotionProtectionInhibition">
              <w:r w:rsidR="00B92999">
                <w:rPr>
                  <w:rStyle w:val="ac"/>
                </w:rPr>
                <w:t>MotionProtectionInhibition</w:t>
              </w:r>
            </w:hyperlink>
          </w:p>
        </w:tc>
        <w:tc>
          <w:tcPr>
            <w:tcW w:w="598" w:type="pct"/>
            <w:shd w:val="clear" w:color="auto" w:fill="auto"/>
          </w:tcPr>
          <w:p w:rsidR="00B92999" w:rsidP="00591D6B" w:rsidRDefault="00B92999">
            <w:pPr>
              <w:pStyle w:val="AltB0"/>
            </w:pPr>
            <w:r>
              <w:rPr>
                <w:rFonts w:hint="eastAsia"/>
              </w:rPr>
              <w:t>Internal</w:t>
            </w:r>
          </w:p>
        </w:tc>
        <w:tc>
          <w:tcPr>
            <w:tcW w:w="2556" w:type="pct"/>
            <w:shd w:val="clear" w:color="auto" w:fill="auto"/>
          </w:tcPr>
          <w:p w:rsidRPr="00655E9F" w:rsidR="00B92999" w:rsidP="00591D6B" w:rsidRDefault="00B92999">
            <w:pPr>
              <w:pStyle w:val="AltB0"/>
            </w:pPr>
            <w:r>
              <w:fldChar w:fldCharType="begin"/>
            </w:r>
            <w:r>
              <w:instrText xml:space="preserve"> REF _Ref345055806 \h </w:instrText>
            </w:r>
            <w:r>
              <w:fldChar w:fldCharType="separate"/>
            </w:r>
            <w:r w:rsidR="00DE178B">
              <w:rPr>
                <w:rFonts w:hint="eastAsia"/>
              </w:rPr>
              <w:t>F46-</w:t>
            </w:r>
            <w:r w:rsidRPr="00655E9F" w:rsidR="00DE178B">
              <w:rPr>
                <w:rFonts w:hint="eastAsia"/>
              </w:rPr>
              <w:t xml:space="preserve">Determine </w:t>
            </w:r>
            <w:r w:rsidR="00DE178B">
              <w:rPr>
                <w:rFonts w:hint="eastAsia"/>
              </w:rPr>
              <w:t>O</w:t>
            </w:r>
            <w:r w:rsidRPr="00655E9F" w:rsidR="00DE178B">
              <w:rPr>
                <w:rFonts w:hint="eastAsia"/>
              </w:rPr>
              <w:t xml:space="preserve">ver </w:t>
            </w:r>
            <w:r w:rsidR="00DE178B">
              <w:rPr>
                <w:rFonts w:hint="eastAsia"/>
              </w:rPr>
              <w:t>E</w:t>
            </w:r>
            <w:r w:rsidRPr="00655E9F" w:rsidR="00DE178B">
              <w:rPr>
                <w:rFonts w:hint="eastAsia"/>
              </w:rPr>
              <w:t>nergy</w:t>
            </w:r>
            <w:r>
              <w:fldChar w:fldCharType="end"/>
            </w:r>
          </w:p>
        </w:tc>
      </w:tr>
      <w:tr w:rsidR="00B92999" w:rsidTr="0005108D">
        <w:tc>
          <w:tcPr>
            <w:tcW w:w="1846" w:type="pct"/>
            <w:shd w:val="clear" w:color="auto" w:fill="auto"/>
          </w:tcPr>
          <w:p w:rsidR="00B92999" w:rsidP="00591D6B" w:rsidRDefault="00532AED">
            <w:pPr>
              <w:pStyle w:val="AltB0"/>
            </w:pPr>
            <w:hyperlink w:history="1" w:anchor="NewBeaconObtained">
              <w:r w:rsidR="00B92999">
                <w:rPr>
                  <w:rStyle w:val="ac"/>
                </w:rPr>
                <w:t>NewBeaconObtained</w:t>
              </w:r>
            </w:hyperlink>
          </w:p>
        </w:tc>
        <w:tc>
          <w:tcPr>
            <w:tcW w:w="598" w:type="pct"/>
            <w:shd w:val="clear" w:color="auto" w:fill="auto"/>
          </w:tcPr>
          <w:p w:rsidR="00B92999" w:rsidP="00591D6B" w:rsidRDefault="00B92999">
            <w:pPr>
              <w:pStyle w:val="AltB0"/>
            </w:pPr>
            <w:r>
              <w:rPr>
                <w:rFonts w:hint="eastAsia"/>
              </w:rPr>
              <w:t>Internal</w:t>
            </w:r>
          </w:p>
        </w:tc>
        <w:tc>
          <w:tcPr>
            <w:tcW w:w="2556" w:type="pct"/>
            <w:shd w:val="clear" w:color="auto" w:fill="auto"/>
          </w:tcPr>
          <w:p w:rsidR="00B92999" w:rsidP="00591D6B" w:rsidRDefault="00B92999">
            <w:pPr>
              <w:pStyle w:val="AltB0"/>
            </w:pPr>
            <w:r>
              <w:fldChar w:fldCharType="begin"/>
            </w:r>
            <w:r>
              <w:instrText xml:space="preserve"> REF _Ref345055703 \h </w:instrText>
            </w:r>
            <w:r>
              <w:fldChar w:fldCharType="separate"/>
            </w:r>
            <w:r w:rsidR="00DE178B">
              <w:rPr>
                <w:rFonts w:hint="eastAsia"/>
              </w:rPr>
              <w:t>F27-Compute Train Kinematics</w:t>
            </w:r>
            <w:r>
              <w:fldChar w:fldCharType="end"/>
            </w:r>
          </w:p>
        </w:tc>
      </w:tr>
      <w:tr w:rsidR="00B92999" w:rsidTr="0005108D">
        <w:tc>
          <w:tcPr>
            <w:tcW w:w="1846" w:type="pct"/>
            <w:shd w:val="clear" w:color="auto" w:fill="auto"/>
          </w:tcPr>
          <w:p w:rsidR="00B92999" w:rsidP="00591D6B" w:rsidRDefault="00532AED">
            <w:pPr>
              <w:pStyle w:val="AltB0"/>
            </w:pPr>
            <w:hyperlink w:history="1" w:anchor="NonVitalRequest">
              <w:r w:rsidR="00B92999">
                <w:rPr>
                  <w:rStyle w:val="ac"/>
                </w:rPr>
                <w:t>NonVitalRequest</w:t>
              </w:r>
            </w:hyperlink>
          </w:p>
        </w:tc>
        <w:tc>
          <w:tcPr>
            <w:tcW w:w="598" w:type="pct"/>
            <w:shd w:val="clear" w:color="auto" w:fill="auto"/>
          </w:tcPr>
          <w:p w:rsidR="00B92999" w:rsidP="00591D6B" w:rsidRDefault="00B92999">
            <w:pPr>
              <w:pStyle w:val="AltB0"/>
            </w:pPr>
            <w:r>
              <w:rPr>
                <w:rFonts w:hint="eastAsia"/>
              </w:rPr>
              <w:t>External</w:t>
            </w:r>
          </w:p>
        </w:tc>
        <w:tc>
          <w:tcPr>
            <w:tcW w:w="2556" w:type="pct"/>
            <w:shd w:val="clear" w:color="auto" w:fill="auto"/>
          </w:tcPr>
          <w:p w:rsidR="00B92999" w:rsidP="00591D6B" w:rsidRDefault="00B92999">
            <w:pPr>
              <w:pStyle w:val="AltB0"/>
            </w:pPr>
            <w:r>
              <w:fldChar w:fldCharType="begin"/>
            </w:r>
            <w:r>
              <w:instrText xml:space="preserve"> REF _Ref348357813 \h </w:instrText>
            </w:r>
            <w:r>
              <w:fldChar w:fldCharType="separate"/>
            </w:r>
            <w:r w:rsidR="00DE178B">
              <w:rPr>
                <w:rFonts w:hint="eastAsia"/>
              </w:rPr>
              <w:t>Interface with CC Non Vital</w:t>
            </w:r>
            <w:r>
              <w:fldChar w:fldCharType="end"/>
            </w:r>
          </w:p>
        </w:tc>
      </w:tr>
      <w:tr w:rsidR="00B92999" w:rsidTr="0005108D">
        <w:tc>
          <w:tcPr>
            <w:tcW w:w="1846" w:type="pct"/>
            <w:shd w:val="clear" w:color="auto" w:fill="auto"/>
          </w:tcPr>
          <w:p w:rsidR="00B92999" w:rsidP="00591D6B" w:rsidRDefault="00532AED">
            <w:pPr>
              <w:pStyle w:val="AltB0"/>
            </w:pPr>
            <w:hyperlink w:history="1" w:anchor="Offline">
              <w:r w:rsidR="00B92999">
                <w:rPr>
                  <w:rStyle w:val="ac"/>
                </w:rPr>
                <w:t>Offline</w:t>
              </w:r>
            </w:hyperlink>
          </w:p>
        </w:tc>
        <w:tc>
          <w:tcPr>
            <w:tcW w:w="598" w:type="pct"/>
            <w:shd w:val="clear" w:color="auto" w:fill="auto"/>
          </w:tcPr>
          <w:p w:rsidR="00B92999" w:rsidP="00591D6B" w:rsidRDefault="00B92999">
            <w:pPr>
              <w:pStyle w:val="AltB0"/>
            </w:pPr>
            <w:r>
              <w:rPr>
                <w:rFonts w:hint="eastAsia"/>
              </w:rPr>
              <w:t>Internal</w:t>
            </w:r>
          </w:p>
        </w:tc>
        <w:tc>
          <w:tcPr>
            <w:tcW w:w="2556" w:type="pct"/>
            <w:shd w:val="clear" w:color="auto" w:fill="auto"/>
          </w:tcPr>
          <w:p w:rsidR="00B92999" w:rsidP="00591D6B" w:rsidRDefault="00B92999">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B92999" w:rsidTr="0005108D">
        <w:tc>
          <w:tcPr>
            <w:tcW w:w="1846" w:type="pct"/>
            <w:shd w:val="clear" w:color="auto" w:fill="auto"/>
          </w:tcPr>
          <w:p w:rsidR="00B92999" w:rsidP="00591D6B" w:rsidRDefault="00532AED">
            <w:pPr>
              <w:pStyle w:val="AltB0"/>
            </w:pPr>
            <w:hyperlink w:history="1" w:anchor="RMRselectedDrivingMode">
              <w:r w:rsidR="00B92999">
                <w:rPr>
                  <w:rStyle w:val="ac"/>
                </w:rPr>
                <w:t>RMRselectedDrivingMode</w:t>
              </w:r>
            </w:hyperlink>
          </w:p>
        </w:tc>
        <w:tc>
          <w:tcPr>
            <w:tcW w:w="598" w:type="pct"/>
            <w:shd w:val="clear" w:color="auto" w:fill="auto"/>
          </w:tcPr>
          <w:p w:rsidR="00B92999" w:rsidP="00591D6B" w:rsidRDefault="0005108D">
            <w:pPr>
              <w:pStyle w:val="AltB0"/>
            </w:pPr>
            <w:r>
              <w:rPr>
                <w:rFonts w:hint="eastAsia"/>
              </w:rPr>
              <w:t>Internal</w:t>
            </w:r>
          </w:p>
        </w:tc>
        <w:tc>
          <w:tcPr>
            <w:tcW w:w="2556" w:type="pct"/>
            <w:shd w:val="clear" w:color="auto" w:fill="auto"/>
          </w:tcPr>
          <w:p w:rsidR="00B92999" w:rsidP="00591D6B" w:rsidRDefault="0005108D">
            <w:pPr>
              <w:pStyle w:val="AltB0"/>
            </w:pPr>
            <w:r>
              <w:fldChar w:fldCharType="begin"/>
            </w:r>
            <w:r>
              <w:instrText xml:space="preserve"> REF _Ref345055856 \h </w:instrText>
            </w:r>
            <w:r>
              <w:fldChar w:fldCharType="separate"/>
            </w:r>
            <w:r w:rsidR="00DE178B">
              <w:rPr>
                <w:rFonts w:hint="eastAsia"/>
              </w:rPr>
              <w:t>F54-Monitor Rollback Train Speed</w:t>
            </w:r>
            <w:r>
              <w:fldChar w:fldCharType="end"/>
            </w:r>
          </w:p>
        </w:tc>
      </w:tr>
      <w:tr w:rsidR="00E14193" w:rsidTr="0005108D">
        <w:tc>
          <w:tcPr>
            <w:tcW w:w="1846" w:type="pct"/>
            <w:shd w:val="clear" w:color="auto" w:fill="auto"/>
          </w:tcPr>
          <w:p w:rsidRPr="00E14193" w:rsidR="00E14193" w:rsidP="00591D6B" w:rsidRDefault="00532AED">
            <w:pPr>
              <w:pStyle w:val="AltB0"/>
            </w:pPr>
            <w:hyperlink w:history="1" w:anchor="TrainCoupledType">
              <w:r w:rsidRPr="00E14193" w:rsidR="00E14193">
                <w:rPr>
                  <w:rStyle w:val="ac"/>
                </w:rPr>
                <w:t>TrainCoupledType</w:t>
              </w:r>
            </w:hyperlink>
          </w:p>
        </w:tc>
        <w:tc>
          <w:tcPr>
            <w:tcW w:w="598" w:type="pct"/>
            <w:shd w:val="clear" w:color="auto" w:fill="auto"/>
          </w:tcPr>
          <w:p w:rsidRPr="00E14193" w:rsidR="00E14193" w:rsidP="00591D6B" w:rsidRDefault="00E14193">
            <w:pPr>
              <w:pStyle w:val="AltB0"/>
            </w:pPr>
            <w:r w:rsidRPr="00E14193">
              <w:rPr>
                <w:rFonts w:hint="eastAsia"/>
              </w:rPr>
              <w:t>Internal</w:t>
            </w:r>
          </w:p>
        </w:tc>
        <w:tc>
          <w:tcPr>
            <w:tcW w:w="2556" w:type="pct"/>
            <w:shd w:val="clear" w:color="auto" w:fill="auto"/>
          </w:tcPr>
          <w:p w:rsidRPr="00E14193" w:rsidR="00E14193" w:rsidP="00591D6B" w:rsidRDefault="00E14193">
            <w:pPr>
              <w:pStyle w:val="AltB0"/>
            </w:pPr>
            <w:r w:rsidRPr="00E14193">
              <w:fldChar w:fldCharType="begin"/>
            </w:r>
            <w:r w:rsidRPr="00E14193">
              <w:instrText xml:space="preserve"> REF _Ref345055566 \h  \* MERGEFORMAT </w:instrText>
            </w:r>
            <w:r w:rsidRPr="00E14193">
              <w:fldChar w:fldCharType="separate"/>
            </w:r>
            <w:r w:rsidR="00DE178B">
              <w:rPr>
                <w:rFonts w:hint="eastAsia"/>
              </w:rPr>
              <w:t>F12-Manage Train Status</w:t>
            </w:r>
            <w:r w:rsidRPr="00E14193">
              <w:fldChar w:fldCharType="end"/>
            </w:r>
          </w:p>
        </w:tc>
      </w:tr>
      <w:tr w:rsidR="00E14193" w:rsidTr="0005108D">
        <w:tc>
          <w:tcPr>
            <w:tcW w:w="1846" w:type="pct"/>
            <w:shd w:val="clear" w:color="auto" w:fill="auto"/>
          </w:tcPr>
          <w:p w:rsidRPr="00E14193" w:rsidR="00E14193" w:rsidP="00591D6B" w:rsidRDefault="00532AED">
            <w:pPr>
              <w:pStyle w:val="AltB0"/>
            </w:pPr>
            <w:hyperlink w:history="1" w:anchor="TrackMap">
              <w:r w:rsidRPr="00E14193" w:rsidR="00E14193">
                <w:rPr>
                  <w:rStyle w:val="ac"/>
                </w:rPr>
                <w:t>TrackMap</w:t>
              </w:r>
            </w:hyperlink>
          </w:p>
        </w:tc>
        <w:tc>
          <w:tcPr>
            <w:tcW w:w="598" w:type="pct"/>
            <w:shd w:val="clear" w:color="auto" w:fill="auto"/>
          </w:tcPr>
          <w:p w:rsidRPr="00E14193" w:rsidR="00E14193" w:rsidP="00591D6B" w:rsidRDefault="00E14193">
            <w:pPr>
              <w:pStyle w:val="AltB0"/>
            </w:pPr>
            <w:r w:rsidRPr="00E14193">
              <w:rPr>
                <w:rFonts w:hint="eastAsia"/>
              </w:rPr>
              <w:t>Internal</w:t>
            </w:r>
          </w:p>
        </w:tc>
        <w:tc>
          <w:tcPr>
            <w:tcW w:w="2556" w:type="pct"/>
            <w:shd w:val="clear" w:color="auto" w:fill="auto"/>
          </w:tcPr>
          <w:p w:rsidRPr="00E14193" w:rsidR="00E14193" w:rsidP="00591D6B" w:rsidRDefault="00E14193">
            <w:pPr>
              <w:pStyle w:val="AltB0"/>
            </w:pPr>
            <w:r w:rsidRPr="00E14193">
              <w:fldChar w:fldCharType="begin"/>
            </w:r>
            <w:r w:rsidRPr="00E14193">
              <w:instrText xml:space="preserve"> REF _Ref345055549 \h </w:instrText>
            </w:r>
            <w:r w:rsidRPr="00E14193">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rsidRPr="00E14193">
              <w:fldChar w:fldCharType="end"/>
            </w:r>
          </w:p>
        </w:tc>
      </w:tr>
      <w:tr w:rsidR="00E14193" w:rsidTr="0005108D">
        <w:tc>
          <w:tcPr>
            <w:tcW w:w="1846" w:type="pct"/>
            <w:shd w:val="clear" w:color="auto" w:fill="auto"/>
          </w:tcPr>
          <w:p w:rsidRPr="00E14193" w:rsidR="00E14193" w:rsidP="00591D6B" w:rsidRDefault="00532AED">
            <w:pPr>
              <w:pStyle w:val="AltB0"/>
            </w:pPr>
            <w:hyperlink w:history="1" w:anchor="TrainFilteredStopped">
              <w:r w:rsidRPr="00E14193" w:rsidR="00E14193">
                <w:rPr>
                  <w:rStyle w:val="ac"/>
                </w:rPr>
                <w:t>TrainFilteredStopped</w:t>
              </w:r>
            </w:hyperlink>
          </w:p>
        </w:tc>
        <w:tc>
          <w:tcPr>
            <w:tcW w:w="598" w:type="pct"/>
            <w:shd w:val="clear" w:color="auto" w:fill="auto"/>
          </w:tcPr>
          <w:p w:rsidRPr="00E14193" w:rsidR="00E14193" w:rsidP="00591D6B" w:rsidRDefault="00E14193">
            <w:pPr>
              <w:pStyle w:val="AltB0"/>
            </w:pPr>
            <w:r w:rsidRPr="00E14193">
              <w:rPr>
                <w:rFonts w:hint="eastAsia"/>
              </w:rPr>
              <w:t>Internal</w:t>
            </w:r>
          </w:p>
        </w:tc>
        <w:tc>
          <w:tcPr>
            <w:tcW w:w="2556" w:type="pct"/>
            <w:shd w:val="clear" w:color="auto" w:fill="auto"/>
          </w:tcPr>
          <w:p w:rsidRPr="00E14193" w:rsidR="00E14193" w:rsidP="00591D6B" w:rsidRDefault="00E14193">
            <w:pPr>
              <w:pStyle w:val="AltB0"/>
            </w:pPr>
            <w:r w:rsidRPr="00E14193">
              <w:fldChar w:fldCharType="begin"/>
            </w:r>
            <w:r w:rsidRPr="00E14193">
              <w:instrText xml:space="preserve"> REF _Ref345055703 \h </w:instrText>
            </w:r>
            <w:r w:rsidRPr="00E14193">
              <w:fldChar w:fldCharType="separate"/>
            </w:r>
            <w:r w:rsidR="00DE178B">
              <w:rPr>
                <w:rFonts w:hint="eastAsia"/>
              </w:rPr>
              <w:t>F27-Compute Train Kinematics</w:t>
            </w:r>
            <w:r w:rsidRPr="00E14193">
              <w:fldChar w:fldCharType="end"/>
            </w:r>
          </w:p>
        </w:tc>
      </w:tr>
      <w:tr w:rsidR="00E14193" w:rsidTr="0005108D">
        <w:tc>
          <w:tcPr>
            <w:tcW w:w="1846" w:type="pct"/>
            <w:shd w:val="clear" w:color="auto" w:fill="auto"/>
          </w:tcPr>
          <w:p w:rsidRPr="00E14193" w:rsidR="00E14193" w:rsidP="00591D6B" w:rsidRDefault="00532AED">
            <w:pPr>
              <w:pStyle w:val="AltB0"/>
            </w:pPr>
            <w:hyperlink w:history="1" w:anchor="TrainFrontEnd">
              <w:r w:rsidRPr="00E14193" w:rsidR="00E14193">
                <w:rPr>
                  <w:rStyle w:val="ac"/>
                </w:rPr>
                <w:t>TrainFrontEnd</w:t>
              </w:r>
            </w:hyperlink>
          </w:p>
        </w:tc>
        <w:tc>
          <w:tcPr>
            <w:tcW w:w="598" w:type="pct"/>
            <w:shd w:val="clear" w:color="auto" w:fill="auto"/>
          </w:tcPr>
          <w:p w:rsidRPr="00E14193" w:rsidR="00E14193" w:rsidP="00591D6B" w:rsidRDefault="00E14193">
            <w:pPr>
              <w:pStyle w:val="AltB0"/>
            </w:pPr>
            <w:r w:rsidRPr="00E14193">
              <w:rPr>
                <w:rFonts w:hint="eastAsia"/>
              </w:rPr>
              <w:t>Internal</w:t>
            </w:r>
          </w:p>
        </w:tc>
        <w:tc>
          <w:tcPr>
            <w:tcW w:w="2556" w:type="pct"/>
            <w:shd w:val="clear" w:color="auto" w:fill="auto"/>
          </w:tcPr>
          <w:p w:rsidRPr="00E14193" w:rsidR="00E14193" w:rsidP="00591D6B" w:rsidRDefault="00E14193">
            <w:pPr>
              <w:pStyle w:val="AltB0"/>
            </w:pPr>
            <w:r w:rsidRPr="00E14193">
              <w:fldChar w:fldCharType="begin"/>
            </w:r>
            <w:r w:rsidRPr="00E14193">
              <w:instrText xml:space="preserve"> REF _Ref345055747 \h </w:instrText>
            </w:r>
            <w:r w:rsidRPr="00E14193">
              <w:fldChar w:fldCharType="separate"/>
            </w:r>
            <w:r w:rsidR="00DE178B">
              <w:rPr>
                <w:rFonts w:hint="eastAsia"/>
              </w:rPr>
              <w:t>F33-Confirm Train Localization</w:t>
            </w:r>
            <w:r w:rsidRPr="00E14193">
              <w:fldChar w:fldCharType="end"/>
            </w:r>
          </w:p>
        </w:tc>
      </w:tr>
      <w:tr w:rsidR="00E14193" w:rsidTr="0005108D">
        <w:tc>
          <w:tcPr>
            <w:tcW w:w="1846" w:type="pct"/>
            <w:shd w:val="clear" w:color="auto" w:fill="auto"/>
          </w:tcPr>
          <w:p w:rsidRPr="00E14193" w:rsidR="00E14193" w:rsidP="00591D6B" w:rsidRDefault="00532AED">
            <w:pPr>
              <w:pStyle w:val="AltB0"/>
            </w:pPr>
            <w:hyperlink w:history="1" w:anchor="TrainFrontLocation">
              <w:r w:rsidRPr="00E14193" w:rsidR="00E14193">
                <w:rPr>
                  <w:rStyle w:val="ac"/>
                </w:rPr>
                <w:t>TrainFrontLocation</w:t>
              </w:r>
            </w:hyperlink>
          </w:p>
        </w:tc>
        <w:tc>
          <w:tcPr>
            <w:tcW w:w="598" w:type="pct"/>
            <w:shd w:val="clear" w:color="auto" w:fill="auto"/>
          </w:tcPr>
          <w:p w:rsidRPr="00E14193" w:rsidR="00E14193" w:rsidP="00591D6B" w:rsidRDefault="00E14193">
            <w:pPr>
              <w:pStyle w:val="AltB0"/>
            </w:pPr>
            <w:r w:rsidRPr="00E14193">
              <w:rPr>
                <w:rFonts w:hint="eastAsia"/>
              </w:rPr>
              <w:t>Internal</w:t>
            </w:r>
          </w:p>
        </w:tc>
        <w:tc>
          <w:tcPr>
            <w:tcW w:w="2556" w:type="pct"/>
            <w:shd w:val="clear" w:color="auto" w:fill="auto"/>
          </w:tcPr>
          <w:p w:rsidRPr="00E14193" w:rsidR="00E14193" w:rsidP="00591D6B" w:rsidRDefault="00E14193">
            <w:pPr>
              <w:pStyle w:val="AltB0"/>
            </w:pPr>
            <w:r w:rsidRPr="00E14193">
              <w:fldChar w:fldCharType="begin"/>
            </w:r>
            <w:r w:rsidRPr="00E14193">
              <w:instrText xml:space="preserve"> REF _Ref345055747 \h </w:instrText>
            </w:r>
            <w:r w:rsidRPr="00E14193">
              <w:fldChar w:fldCharType="separate"/>
            </w:r>
            <w:r w:rsidR="00DE178B">
              <w:rPr>
                <w:rFonts w:hint="eastAsia"/>
              </w:rPr>
              <w:t>F33-Confirm Train Localization</w:t>
            </w:r>
            <w:r w:rsidRPr="00E14193">
              <w:fldChar w:fldCharType="end"/>
            </w:r>
          </w:p>
        </w:tc>
      </w:tr>
      <w:tr w:rsidR="00E14193" w:rsidTr="0005108D">
        <w:tc>
          <w:tcPr>
            <w:tcW w:w="1846" w:type="pct"/>
            <w:shd w:val="clear" w:color="auto" w:fill="auto"/>
          </w:tcPr>
          <w:p w:rsidRPr="00E14193" w:rsidR="00E14193" w:rsidP="00591D6B" w:rsidRDefault="00532AED">
            <w:pPr>
              <w:pStyle w:val="AltB0"/>
            </w:pPr>
            <w:hyperlink w:history="1" w:anchor="TrainLocalized">
              <w:r w:rsidRPr="00E14193" w:rsidR="00E14193">
                <w:rPr>
                  <w:rStyle w:val="ac"/>
                </w:rPr>
                <w:t>TrainLocalized</w:t>
              </w:r>
            </w:hyperlink>
          </w:p>
        </w:tc>
        <w:tc>
          <w:tcPr>
            <w:tcW w:w="598" w:type="pct"/>
            <w:shd w:val="clear" w:color="auto" w:fill="auto"/>
          </w:tcPr>
          <w:p w:rsidRPr="00E14193" w:rsidR="00E14193" w:rsidP="00591D6B" w:rsidRDefault="00E14193">
            <w:pPr>
              <w:pStyle w:val="AltB0"/>
            </w:pPr>
            <w:r w:rsidRPr="00E14193">
              <w:rPr>
                <w:rFonts w:hint="eastAsia"/>
              </w:rPr>
              <w:t>Internal</w:t>
            </w:r>
          </w:p>
        </w:tc>
        <w:tc>
          <w:tcPr>
            <w:tcW w:w="2556" w:type="pct"/>
            <w:shd w:val="clear" w:color="auto" w:fill="auto"/>
          </w:tcPr>
          <w:p w:rsidRPr="00E14193" w:rsidR="00E14193" w:rsidP="00591D6B" w:rsidRDefault="00E14193">
            <w:pPr>
              <w:pStyle w:val="AltB0"/>
            </w:pPr>
            <w:r w:rsidRPr="00E14193">
              <w:fldChar w:fldCharType="begin"/>
            </w:r>
            <w:r w:rsidRPr="00E14193">
              <w:instrText xml:space="preserve"> REF _Ref345055736 \h </w:instrText>
            </w:r>
            <w:r w:rsidRPr="00E14193">
              <w:fldChar w:fldCharType="separate"/>
            </w:r>
            <w:r w:rsidR="00DE178B">
              <w:rPr>
                <w:rFonts w:hint="eastAsia"/>
              </w:rPr>
              <w:t>F32-Update Train Location</w:t>
            </w:r>
            <w:r w:rsidRPr="00E14193">
              <w:fldChar w:fldCharType="end"/>
            </w:r>
          </w:p>
        </w:tc>
      </w:tr>
      <w:tr w:rsidR="00E14193" w:rsidTr="0005108D">
        <w:tc>
          <w:tcPr>
            <w:tcW w:w="1846" w:type="pct"/>
            <w:shd w:val="clear" w:color="auto" w:fill="auto"/>
          </w:tcPr>
          <w:p w:rsidRPr="00E14193" w:rsidR="00E14193" w:rsidP="00591D6B" w:rsidRDefault="00532AED">
            <w:pPr>
              <w:pStyle w:val="AltB0"/>
            </w:pPr>
            <w:hyperlink w:history="1" w:anchor="TrainLocatedOnKnownPath">
              <w:r w:rsidRPr="00E14193" w:rsidR="00E14193">
                <w:rPr>
                  <w:rStyle w:val="ac"/>
                </w:rPr>
                <w:t>TrainLocatedOnKnownPath</w:t>
              </w:r>
            </w:hyperlink>
          </w:p>
        </w:tc>
        <w:tc>
          <w:tcPr>
            <w:tcW w:w="598" w:type="pct"/>
            <w:shd w:val="clear" w:color="auto" w:fill="auto"/>
          </w:tcPr>
          <w:p w:rsidRPr="00E14193" w:rsidR="00E14193" w:rsidP="00591D6B" w:rsidRDefault="00E14193">
            <w:pPr>
              <w:pStyle w:val="AltB0"/>
            </w:pPr>
            <w:r w:rsidRPr="00E14193">
              <w:rPr>
                <w:rFonts w:hint="eastAsia"/>
              </w:rPr>
              <w:t>Internal</w:t>
            </w:r>
          </w:p>
        </w:tc>
        <w:tc>
          <w:tcPr>
            <w:tcW w:w="2556" w:type="pct"/>
            <w:shd w:val="clear" w:color="auto" w:fill="auto"/>
          </w:tcPr>
          <w:p w:rsidRPr="00E14193" w:rsidR="00E14193" w:rsidP="00591D6B" w:rsidRDefault="00E14193">
            <w:pPr>
              <w:pStyle w:val="AltB0"/>
            </w:pPr>
            <w:r w:rsidRPr="00E14193">
              <w:fldChar w:fldCharType="begin"/>
            </w:r>
            <w:r w:rsidRPr="00E14193">
              <w:instrText xml:space="preserve"> REF _Ref345055747 \h </w:instrText>
            </w:r>
            <w:r w:rsidRPr="00E14193">
              <w:fldChar w:fldCharType="separate"/>
            </w:r>
            <w:r w:rsidR="00DE178B">
              <w:rPr>
                <w:rFonts w:hint="eastAsia"/>
              </w:rPr>
              <w:t>F33-Confirm Train Localization</w:t>
            </w:r>
            <w:r w:rsidRPr="00E14193">
              <w:fldChar w:fldCharType="end"/>
            </w:r>
          </w:p>
        </w:tc>
      </w:tr>
      <w:tr w:rsidR="00E14193" w:rsidTr="0005108D">
        <w:tc>
          <w:tcPr>
            <w:tcW w:w="1846" w:type="pct"/>
            <w:shd w:val="clear" w:color="auto" w:fill="auto"/>
          </w:tcPr>
          <w:p w:rsidRPr="00E14193" w:rsidR="00E14193" w:rsidP="00591D6B" w:rsidRDefault="00532AED">
            <w:pPr>
              <w:pStyle w:val="AltB0"/>
            </w:pPr>
            <w:hyperlink w:history="1" w:anchor="TrainLocation">
              <w:r w:rsidRPr="00E14193" w:rsidR="00E14193">
                <w:rPr>
                  <w:rStyle w:val="ac"/>
                </w:rPr>
                <w:t>TrainLocation</w:t>
              </w:r>
            </w:hyperlink>
          </w:p>
        </w:tc>
        <w:tc>
          <w:tcPr>
            <w:tcW w:w="598" w:type="pct"/>
            <w:shd w:val="clear" w:color="auto" w:fill="auto"/>
          </w:tcPr>
          <w:p w:rsidRPr="00E14193" w:rsidR="00E14193" w:rsidP="00591D6B" w:rsidRDefault="00E14193">
            <w:pPr>
              <w:pStyle w:val="AltB0"/>
            </w:pPr>
            <w:r w:rsidRPr="00E14193">
              <w:rPr>
                <w:rFonts w:hint="eastAsia"/>
              </w:rPr>
              <w:t>Internal</w:t>
            </w:r>
          </w:p>
        </w:tc>
        <w:tc>
          <w:tcPr>
            <w:tcW w:w="2556" w:type="pct"/>
            <w:shd w:val="clear" w:color="auto" w:fill="auto"/>
          </w:tcPr>
          <w:p w:rsidRPr="00E14193" w:rsidR="00E14193" w:rsidP="00591D6B" w:rsidRDefault="00E14193">
            <w:pPr>
              <w:pStyle w:val="AltB0"/>
            </w:pPr>
            <w:r w:rsidRPr="00E14193">
              <w:fldChar w:fldCharType="begin"/>
            </w:r>
            <w:r w:rsidRPr="00E14193">
              <w:instrText xml:space="preserve"> REF _Ref345055736 \h </w:instrText>
            </w:r>
            <w:r w:rsidRPr="00E14193">
              <w:fldChar w:fldCharType="separate"/>
            </w:r>
            <w:r w:rsidR="00DE178B">
              <w:rPr>
                <w:rFonts w:hint="eastAsia"/>
              </w:rPr>
              <w:t>F32-Update Train Location</w:t>
            </w:r>
            <w:r w:rsidRPr="00E14193">
              <w:fldChar w:fldCharType="end"/>
            </w:r>
          </w:p>
        </w:tc>
      </w:tr>
      <w:tr w:rsidR="00E14193" w:rsidTr="0005108D">
        <w:tc>
          <w:tcPr>
            <w:tcW w:w="1846" w:type="pct"/>
            <w:shd w:val="clear" w:color="auto" w:fill="auto"/>
          </w:tcPr>
          <w:p w:rsidRPr="00E14193" w:rsidR="00E14193" w:rsidP="00591D6B" w:rsidRDefault="00532AED">
            <w:pPr>
              <w:pStyle w:val="AltB0"/>
            </w:pPr>
            <w:hyperlink w:history="1" w:anchor="TrainMaxSpeed">
              <w:r w:rsidRPr="00E14193" w:rsidR="00E14193">
                <w:rPr>
                  <w:rStyle w:val="ac"/>
                </w:rPr>
                <w:t>TrainMaxSpeed</w:t>
              </w:r>
            </w:hyperlink>
          </w:p>
        </w:tc>
        <w:tc>
          <w:tcPr>
            <w:tcW w:w="598" w:type="pct"/>
            <w:shd w:val="clear" w:color="auto" w:fill="auto"/>
          </w:tcPr>
          <w:p w:rsidRPr="00E14193" w:rsidR="00E14193" w:rsidP="00591D6B" w:rsidRDefault="00E14193">
            <w:pPr>
              <w:pStyle w:val="AltB0"/>
            </w:pPr>
            <w:r w:rsidRPr="00E14193">
              <w:rPr>
                <w:rFonts w:hint="eastAsia"/>
              </w:rPr>
              <w:t>Internal</w:t>
            </w:r>
          </w:p>
        </w:tc>
        <w:tc>
          <w:tcPr>
            <w:tcW w:w="2556" w:type="pct"/>
            <w:shd w:val="clear" w:color="auto" w:fill="auto"/>
          </w:tcPr>
          <w:p w:rsidRPr="00E14193" w:rsidR="00E14193" w:rsidP="00591D6B" w:rsidRDefault="00E14193">
            <w:pPr>
              <w:pStyle w:val="AltB0"/>
            </w:pPr>
            <w:r w:rsidRPr="00E14193">
              <w:fldChar w:fldCharType="begin"/>
            </w:r>
            <w:r w:rsidRPr="00E14193">
              <w:instrText xml:space="preserve"> REF _Ref345055703 \h </w:instrText>
            </w:r>
            <w:r w:rsidRPr="00E14193">
              <w:fldChar w:fldCharType="separate"/>
            </w:r>
            <w:r w:rsidR="00DE178B">
              <w:rPr>
                <w:rFonts w:hint="eastAsia"/>
              </w:rPr>
              <w:t>F27-Compute Train Kinematics</w:t>
            </w:r>
            <w:r w:rsidRPr="00E14193">
              <w:fldChar w:fldCharType="end"/>
            </w:r>
          </w:p>
        </w:tc>
      </w:tr>
      <w:tr w:rsidR="00E14193" w:rsidTr="0005108D">
        <w:tc>
          <w:tcPr>
            <w:tcW w:w="1846" w:type="pct"/>
            <w:shd w:val="clear" w:color="auto" w:fill="auto"/>
          </w:tcPr>
          <w:p w:rsidRPr="00E14193" w:rsidR="00E14193" w:rsidP="00591D6B" w:rsidRDefault="00532AED">
            <w:pPr>
              <w:pStyle w:val="AltB0"/>
            </w:pPr>
            <w:hyperlink w:history="1" w:anchor="TrainRearLocation">
              <w:r w:rsidRPr="00E14193" w:rsidR="00E14193">
                <w:rPr>
                  <w:rStyle w:val="ac"/>
                </w:rPr>
                <w:t>TrainRearLocation</w:t>
              </w:r>
            </w:hyperlink>
          </w:p>
        </w:tc>
        <w:tc>
          <w:tcPr>
            <w:tcW w:w="598" w:type="pct"/>
            <w:shd w:val="clear" w:color="auto" w:fill="auto"/>
          </w:tcPr>
          <w:p w:rsidRPr="00E14193" w:rsidR="00E14193" w:rsidP="00591D6B" w:rsidRDefault="00E14193">
            <w:pPr>
              <w:pStyle w:val="AltB0"/>
            </w:pPr>
            <w:r w:rsidRPr="00E14193">
              <w:rPr>
                <w:rFonts w:hint="eastAsia"/>
              </w:rPr>
              <w:t>Internal</w:t>
            </w:r>
          </w:p>
        </w:tc>
        <w:tc>
          <w:tcPr>
            <w:tcW w:w="2556" w:type="pct"/>
            <w:shd w:val="clear" w:color="auto" w:fill="auto"/>
          </w:tcPr>
          <w:p w:rsidRPr="00E14193" w:rsidR="00E14193" w:rsidP="00591D6B" w:rsidRDefault="00E14193">
            <w:pPr>
              <w:pStyle w:val="AltB0"/>
            </w:pPr>
            <w:r w:rsidRPr="00E14193">
              <w:fldChar w:fldCharType="begin"/>
            </w:r>
            <w:r w:rsidRPr="00E14193">
              <w:instrText xml:space="preserve"> REF _Ref345055747 \h </w:instrText>
            </w:r>
            <w:r w:rsidRPr="00E14193">
              <w:fldChar w:fldCharType="separate"/>
            </w:r>
            <w:r w:rsidR="00DE178B">
              <w:rPr>
                <w:rFonts w:hint="eastAsia"/>
              </w:rPr>
              <w:t>F33-Confirm Train Localization</w:t>
            </w:r>
            <w:r w:rsidRPr="00E14193">
              <w:fldChar w:fldCharType="end"/>
            </w:r>
          </w:p>
        </w:tc>
      </w:tr>
      <w:tr w:rsidR="00E14193" w:rsidTr="0005108D">
        <w:tc>
          <w:tcPr>
            <w:tcW w:w="1846" w:type="pct"/>
            <w:shd w:val="clear" w:color="auto" w:fill="auto"/>
          </w:tcPr>
          <w:p w:rsidRPr="00E14193" w:rsidR="00E14193" w:rsidP="00591D6B" w:rsidRDefault="00532AED">
            <w:pPr>
              <w:pStyle w:val="AltB0"/>
            </w:pPr>
            <w:hyperlink w:history="1" w:anchor="VersionAuthorizedByLC">
              <w:r w:rsidRPr="00E14193" w:rsidR="00E14193">
                <w:rPr>
                  <w:rStyle w:val="ac"/>
                </w:rPr>
                <w:t>VersionAuthorizedByLC</w:t>
              </w:r>
            </w:hyperlink>
          </w:p>
        </w:tc>
        <w:tc>
          <w:tcPr>
            <w:tcW w:w="598" w:type="pct"/>
            <w:shd w:val="clear" w:color="auto" w:fill="auto"/>
          </w:tcPr>
          <w:p w:rsidRPr="00E14193" w:rsidR="00E14193" w:rsidP="00591D6B" w:rsidRDefault="00E14193">
            <w:pPr>
              <w:pStyle w:val="AltB0"/>
            </w:pPr>
            <w:r w:rsidRPr="00E14193">
              <w:rPr>
                <w:rFonts w:hint="eastAsia"/>
              </w:rPr>
              <w:t>Internal</w:t>
            </w:r>
          </w:p>
        </w:tc>
        <w:tc>
          <w:tcPr>
            <w:tcW w:w="2556" w:type="pct"/>
            <w:shd w:val="clear" w:color="auto" w:fill="auto"/>
          </w:tcPr>
          <w:p w:rsidRPr="00E14193" w:rsidR="00E14193" w:rsidP="00591D6B" w:rsidRDefault="00E14193">
            <w:pPr>
              <w:pStyle w:val="AltB0"/>
            </w:pPr>
            <w:r w:rsidRPr="00E14193">
              <w:fldChar w:fldCharType="begin"/>
            </w:r>
            <w:r w:rsidRPr="00E14193">
              <w:instrText xml:space="preserve"> REF _Ref345055594 \h </w:instrText>
            </w:r>
            <w:r w:rsidRPr="00E14193">
              <w:fldChar w:fldCharType="separate"/>
            </w:r>
            <w:r w:rsidRPr="00A61D30" w:rsidR="00DE178B">
              <w:rPr>
                <w:rFonts w:hint="eastAsia"/>
              </w:rPr>
              <w:t>F</w:t>
            </w:r>
            <w:r w:rsidR="00DE178B">
              <w:rPr>
                <w:rFonts w:hint="eastAsia"/>
              </w:rPr>
              <w:t>15</w:t>
            </w:r>
            <w:r w:rsidRPr="00CF6CBE" w:rsidR="00DE178B">
              <w:rPr>
                <w:rFonts w:hint="eastAsia"/>
              </w:rPr>
              <w:t>-</w:t>
            </w:r>
            <w:r w:rsidR="00DE178B">
              <w:rPr>
                <w:rFonts w:hint="eastAsia"/>
              </w:rPr>
              <w:t>Manage Variants in CBTC Mode</w:t>
            </w:r>
            <w:r w:rsidRPr="00E14193">
              <w:fldChar w:fldCharType="end"/>
            </w:r>
          </w:p>
        </w:tc>
      </w:tr>
    </w:tbl>
    <w:p w:rsidR="00131F1A" w:rsidP="00C93484" w:rsidRDefault="00131F1A">
      <w:pPr>
        <w:pStyle w:val="Reqtify"/>
      </w:pPr>
    </w:p>
    <w:p w:rsidR="00131F1A" w:rsidP="00934391" w:rsidRDefault="00131F1A">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235"/>
        <w:gridCol w:w="1813"/>
        <w:gridCol w:w="1545"/>
        <w:gridCol w:w="2693"/>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DateSynchronisationReportAvailable">
              <w:r w:rsidR="00E92EF5">
                <w:rPr>
                  <w:rStyle w:val="ac"/>
                </w:rPr>
                <w:t>DateSynchronisationReportAvailable</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DateSynchronizationReceived">
              <w:r w:rsidR="00E92EF5">
                <w:rPr>
                  <w:rStyle w:val="ac"/>
                </w:rPr>
                <w:t>DateSynchronizationReceived</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EnableSendLocReport">
              <w:r w:rsidR="00E92EF5">
                <w:rPr>
                  <w:rStyle w:val="ac"/>
                </w:rPr>
                <w:t>EnableSendLocReport</w:t>
              </w:r>
            </w:hyperlink>
          </w:p>
        </w:tc>
        <w:tc>
          <w:tcPr>
            <w:tcW w:w="984" w:type="pct"/>
            <w:tcBorders>
              <w:top w:val="single" w:color="000000" w:sz="4" w:space="0"/>
            </w:tcBorders>
          </w:tcPr>
          <w:p w:rsidR="00E92EF5" w:rsidP="00591D6B" w:rsidRDefault="00E92EF5">
            <w:pPr>
              <w:pStyle w:val="AltB0"/>
            </w:pPr>
            <w:r>
              <w:rPr>
                <w:rFonts w:hint="eastAsia"/>
              </w:rPr>
              <w:t>√</w:t>
            </w:r>
          </w:p>
        </w:tc>
        <w:tc>
          <w:tcPr>
            <w:tcW w:w="839" w:type="pct"/>
            <w:tcBorders>
              <w:top w:val="single" w:color="000000" w:sz="4" w:space="0"/>
            </w:tcBorders>
            <w:shd w:val="clear" w:color="auto" w:fill="auto"/>
          </w:tcPr>
          <w:p w:rsidR="00E92EF5" w:rsidP="00591D6B" w:rsidRDefault="00E92EF5">
            <w:pPr>
              <w:pStyle w:val="AltB0"/>
            </w:pPr>
            <w:r>
              <w:rPr>
                <w:rFonts w:hint="eastAsia"/>
              </w:rPr>
              <w:t>√</w:t>
            </w:r>
          </w:p>
        </w:tc>
        <w:tc>
          <w:tcPr>
            <w:tcW w:w="1457" w:type="pct"/>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E92EF5" w:rsidTr="0063035C">
        <w:tc>
          <w:tcPr>
            <w:tcW w:w="1720" w:type="pct"/>
            <w:tcBorders>
              <w:top w:val="single" w:color="000000" w:sz="4" w:space="0"/>
            </w:tcBorders>
            <w:shd w:val="clear" w:color="auto" w:fill="auto"/>
          </w:tcPr>
          <w:p w:rsidR="00E92EF5" w:rsidP="00591D6B" w:rsidRDefault="00532AED">
            <w:pPr>
              <w:pStyle w:val="AltB0"/>
            </w:pPr>
            <w:hyperlink w:history="1" w:anchor="GroundTimeReference">
              <w:r w:rsidR="00E92EF5">
                <w:rPr>
                  <w:rStyle w:val="ac"/>
                </w:rPr>
                <w:t>GroundTimeReference</w:t>
              </w:r>
            </w:hyperlink>
          </w:p>
        </w:tc>
        <w:tc>
          <w:tcPr>
            <w:tcW w:w="984" w:type="pct"/>
            <w:tcBorders>
              <w:top w:val="single" w:color="000000" w:sz="4" w:space="0"/>
            </w:tcBorders>
          </w:tcPr>
          <w:p w:rsidR="00E92EF5" w:rsidP="00591D6B" w:rsidRDefault="00C66284">
            <w:pPr>
              <w:pStyle w:val="AltB0"/>
            </w:pPr>
            <w:r>
              <w:rPr>
                <w:rFonts w:hint="eastAsia"/>
              </w:rPr>
              <w:t>√</w:t>
            </w:r>
          </w:p>
        </w:tc>
        <w:tc>
          <w:tcPr>
            <w:tcW w:w="839" w:type="pct"/>
            <w:tcBorders>
              <w:top w:val="single" w:color="000000" w:sz="4" w:space="0"/>
            </w:tcBorders>
            <w:shd w:val="clear" w:color="auto" w:fill="auto"/>
          </w:tcPr>
          <w:p w:rsidR="00E92EF5" w:rsidP="00591D6B" w:rsidRDefault="00C66284">
            <w:pPr>
              <w:pStyle w:val="AltB0"/>
            </w:pPr>
            <w:r>
              <w:rPr>
                <w:rFonts w:hint="eastAsia"/>
              </w:rPr>
              <w:t>√</w:t>
            </w:r>
          </w:p>
        </w:tc>
        <w:tc>
          <w:tcPr>
            <w:tcW w:w="1457" w:type="pct"/>
            <w:tcBorders>
              <w:top w:val="single" w:color="000000" w:sz="4" w:space="0"/>
            </w:tcBorders>
            <w:shd w:val="clear" w:color="auto" w:fill="auto"/>
          </w:tcPr>
          <w:p w:rsidR="00E92EF5" w:rsidP="00591D6B" w:rsidRDefault="00C66284">
            <w:pPr>
              <w:pStyle w:val="AltB0"/>
            </w:pPr>
            <w:r w:rsidRPr="00C66284">
              <w:fldChar w:fldCharType="begin"/>
            </w:r>
            <w:r w:rsidRPr="00C66284">
              <w:instrText xml:space="preserve"> </w:instrText>
            </w:r>
            <w:r w:rsidRPr="00C66284">
              <w:rPr>
                <w:rFonts w:hint="eastAsia"/>
              </w:rPr>
              <w:instrText>REF ST_GROUND_TIME \h</w:instrText>
            </w:r>
            <w:r w:rsidRPr="00C66284">
              <w:instrText xml:space="preserve"> </w:instrText>
            </w:r>
            <w:r w:rsidRPr="00C66284">
              <w:fldChar w:fldCharType="separate"/>
            </w:r>
            <w:r w:rsidRPr="00D14BCA" w:rsidR="00DE178B">
              <w:rPr>
                <w:rStyle w:val="DATATYPE"/>
              </w:rPr>
              <w:t>ST_</w:t>
            </w:r>
            <w:r w:rsidR="00DE178B">
              <w:rPr>
                <w:rStyle w:val="DATATYPE"/>
                <w:rFonts w:hint="eastAsia"/>
              </w:rPr>
              <w:t>GROUND_TIME</w:t>
            </w:r>
            <w:r w:rsidRPr="00C66284">
              <w:fldChar w:fldCharType="end"/>
            </w:r>
          </w:p>
        </w:tc>
      </w:tr>
      <w:tr w:rsidR="00E92EF5" w:rsidTr="0063035C">
        <w:tc>
          <w:tcPr>
            <w:tcW w:w="1720" w:type="pct"/>
            <w:shd w:val="clear" w:color="auto" w:fill="auto"/>
          </w:tcPr>
          <w:p w:rsidR="00E92EF5" w:rsidP="00591D6B" w:rsidRDefault="00532AED">
            <w:pPr>
              <w:pStyle w:val="AltB0"/>
            </w:pPr>
            <w:hyperlink w:history="1" w:anchor="LCsynchronisationLoopHourValid">
              <w:r w:rsidR="00E92EF5">
                <w:rPr>
                  <w:rStyle w:val="ac"/>
                </w:rPr>
                <w:t>LCsynchronisationLoopHourValid</w:t>
              </w:r>
            </w:hyperlink>
          </w:p>
        </w:tc>
        <w:tc>
          <w:tcPr>
            <w:tcW w:w="984" w:type="pct"/>
          </w:tcPr>
          <w:p w:rsidR="00E92EF5" w:rsidP="00591D6B" w:rsidRDefault="00E92EF5">
            <w:pPr>
              <w:pStyle w:val="AltB0"/>
            </w:pPr>
            <w:r>
              <w:rPr>
                <w:rFonts w:hint="eastAsia"/>
              </w:rPr>
              <w:t>√</w:t>
            </w:r>
          </w:p>
        </w:tc>
        <w:tc>
          <w:tcPr>
            <w:tcW w:w="839" w:type="pct"/>
            <w:shd w:val="clear" w:color="auto" w:fill="auto"/>
          </w:tcPr>
          <w:p w:rsidR="00E92EF5" w:rsidP="00591D6B" w:rsidRDefault="00E92EF5">
            <w:pPr>
              <w:pStyle w:val="AltB0"/>
            </w:pPr>
            <w:r>
              <w:rPr>
                <w:rFonts w:hint="eastAsia"/>
              </w:rPr>
              <w:t>√</w:t>
            </w:r>
          </w:p>
        </w:tc>
        <w:tc>
          <w:tcPr>
            <w:tcW w:w="1457" w:type="pct"/>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2848D6" w:rsidTr="0063035C">
        <w:tc>
          <w:tcPr>
            <w:tcW w:w="1720" w:type="pct"/>
            <w:shd w:val="clear" w:color="auto" w:fill="auto"/>
          </w:tcPr>
          <w:p w:rsidR="002848D6" w:rsidP="00591D6B" w:rsidRDefault="00532AED">
            <w:pPr>
              <w:pStyle w:val="AltB0"/>
            </w:pPr>
            <w:hyperlink w:history="1" w:anchor="LastSynchronisationReportAge">
              <w:r w:rsidR="002848D6">
                <w:rPr>
                  <w:rStyle w:val="ac"/>
                </w:rPr>
                <w:t>LastSynchronisationReportAge</w:t>
              </w:r>
            </w:hyperlink>
          </w:p>
        </w:tc>
        <w:tc>
          <w:tcPr>
            <w:tcW w:w="984" w:type="pct"/>
          </w:tcPr>
          <w:p w:rsidR="002848D6" w:rsidP="00591D6B" w:rsidRDefault="002848D6">
            <w:pPr>
              <w:pStyle w:val="AltB0"/>
            </w:pPr>
            <w:r>
              <w:rPr>
                <w:rFonts w:hint="eastAsia"/>
              </w:rPr>
              <w:t>√</w:t>
            </w:r>
          </w:p>
        </w:tc>
        <w:tc>
          <w:tcPr>
            <w:tcW w:w="839" w:type="pct"/>
            <w:shd w:val="clear" w:color="auto" w:fill="auto"/>
          </w:tcPr>
          <w:p w:rsidR="002848D6" w:rsidP="00591D6B" w:rsidRDefault="002848D6">
            <w:pPr>
              <w:pStyle w:val="AltB0"/>
            </w:pPr>
            <w:r>
              <w:rPr>
                <w:rFonts w:hint="eastAsia"/>
              </w:rPr>
              <w:t>√</w:t>
            </w:r>
          </w:p>
        </w:tc>
        <w:tc>
          <w:tcPr>
            <w:tcW w:w="1457" w:type="pct"/>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2848D6" w:rsidTr="0063035C">
        <w:tc>
          <w:tcPr>
            <w:tcW w:w="1720" w:type="pct"/>
            <w:shd w:val="clear" w:color="auto" w:fill="auto"/>
          </w:tcPr>
          <w:p w:rsidR="002848D6" w:rsidP="00591D6B" w:rsidRDefault="00532AED">
            <w:pPr>
              <w:pStyle w:val="AltB0"/>
            </w:pPr>
            <w:hyperlink w:history="1" w:anchor="NonVitalRouteSetNotNeeded">
              <w:r w:rsidR="002848D6">
                <w:rPr>
                  <w:rStyle w:val="ac"/>
                </w:rPr>
                <w:t>NonVitalRouteSetNotNeeded</w:t>
              </w:r>
            </w:hyperlink>
          </w:p>
        </w:tc>
        <w:tc>
          <w:tcPr>
            <w:tcW w:w="984" w:type="pct"/>
          </w:tcPr>
          <w:p w:rsidR="002848D6" w:rsidP="00591D6B" w:rsidRDefault="002848D6">
            <w:pPr>
              <w:pStyle w:val="AltB0"/>
            </w:pPr>
            <w:r>
              <w:rPr>
                <w:rFonts w:hint="eastAsia"/>
              </w:rPr>
              <w:t>√</w:t>
            </w:r>
          </w:p>
        </w:tc>
        <w:tc>
          <w:tcPr>
            <w:tcW w:w="839" w:type="pct"/>
            <w:shd w:val="clear" w:color="auto" w:fill="auto"/>
          </w:tcPr>
          <w:p w:rsidR="002848D6" w:rsidP="00591D6B" w:rsidRDefault="002848D6">
            <w:pPr>
              <w:pStyle w:val="AltB0"/>
            </w:pPr>
            <w:r>
              <w:rPr>
                <w:rFonts w:hint="eastAsia"/>
              </w:rPr>
              <w:t>√</w:t>
            </w:r>
          </w:p>
        </w:tc>
        <w:tc>
          <w:tcPr>
            <w:tcW w:w="1457" w:type="pct"/>
            <w:shd w:val="clear" w:color="auto" w:fill="auto"/>
          </w:tcPr>
          <w:p w:rsidR="002848D6" w:rsidP="00591D6B" w:rsidRDefault="00532AED">
            <w:pPr>
              <w:pStyle w:val="AltB0"/>
            </w:pPr>
            <w:r>
              <w:fldChar w:fldCharType="begin"/>
            </w:r>
            <w:r>
              <w:instrText xml:space="preserve"> REF</w:instrText>
            </w:r>
            <w:r>
              <w:instrText xml:space="preserve"> BOOLEAN </w:instrText>
            </w:r>
            <w:r>
              <w:fldChar w:fldCharType="separate"/>
            </w:r>
            <w:r w:rsidRPr="00190111" w:rsidR="00DE178B">
              <w:rPr>
                <w:rStyle w:val="DATATYPE"/>
              </w:rPr>
              <w:t>BOOLEAN</w:t>
            </w:r>
            <w:r>
              <w:rPr>
                <w:rStyle w:val="DATATYPE"/>
              </w:rPr>
              <w:fldChar w:fldCharType="end"/>
            </w:r>
          </w:p>
        </w:tc>
      </w:tr>
      <w:tr w:rsidR="002848D6" w:rsidTr="0063035C">
        <w:tc>
          <w:tcPr>
            <w:tcW w:w="1720" w:type="pct"/>
            <w:shd w:val="clear" w:color="auto" w:fill="auto"/>
          </w:tcPr>
          <w:p w:rsidR="002848D6" w:rsidP="00591D6B" w:rsidRDefault="00532AED">
            <w:pPr>
              <w:pStyle w:val="AltB0"/>
            </w:pPr>
            <w:hyperlink w:history="1" w:anchor="SendLocReportOnZCunderTrainHead">
              <w:r w:rsidR="002848D6">
                <w:rPr>
                  <w:rStyle w:val="ac"/>
                </w:rPr>
                <w:t>SendLocReportOnZCunderTrainHead</w:t>
              </w:r>
            </w:hyperlink>
          </w:p>
        </w:tc>
        <w:tc>
          <w:tcPr>
            <w:tcW w:w="984" w:type="pct"/>
          </w:tcPr>
          <w:p w:rsidR="002848D6" w:rsidP="00591D6B" w:rsidRDefault="002848D6">
            <w:pPr>
              <w:pStyle w:val="AltB0"/>
            </w:pPr>
            <w:r>
              <w:rPr>
                <w:rFonts w:hint="eastAsia"/>
              </w:rPr>
              <w:t>√</w:t>
            </w:r>
          </w:p>
        </w:tc>
        <w:tc>
          <w:tcPr>
            <w:tcW w:w="839" w:type="pct"/>
            <w:shd w:val="clear" w:color="auto" w:fill="auto"/>
          </w:tcPr>
          <w:p w:rsidR="002848D6" w:rsidP="00591D6B" w:rsidRDefault="002848D6">
            <w:pPr>
              <w:pStyle w:val="AltB0"/>
            </w:pPr>
            <w:r>
              <w:rPr>
                <w:rFonts w:hint="eastAsia"/>
              </w:rPr>
              <w:t>√</w:t>
            </w:r>
          </w:p>
        </w:tc>
        <w:tc>
          <w:tcPr>
            <w:tcW w:w="1457" w:type="pct"/>
            <w:shd w:val="clear" w:color="auto" w:fill="auto"/>
          </w:tcPr>
          <w:p w:rsidR="002848D6"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2848D6" w:rsidTr="0063035C">
        <w:tc>
          <w:tcPr>
            <w:tcW w:w="1720" w:type="pct"/>
            <w:shd w:val="clear" w:color="auto" w:fill="auto"/>
          </w:tcPr>
          <w:p w:rsidR="002848D6" w:rsidP="00591D6B" w:rsidRDefault="00532AED">
            <w:pPr>
              <w:pStyle w:val="AltB0"/>
            </w:pPr>
            <w:hyperlink w:history="1" w:anchor="SendLocReportOnZCunderTrainTail">
              <w:r w:rsidR="002848D6">
                <w:rPr>
                  <w:rStyle w:val="ac"/>
                </w:rPr>
                <w:t>SendLocReportOnZCunderTrainTail</w:t>
              </w:r>
            </w:hyperlink>
          </w:p>
        </w:tc>
        <w:tc>
          <w:tcPr>
            <w:tcW w:w="984" w:type="pct"/>
          </w:tcPr>
          <w:p w:rsidR="002848D6" w:rsidP="00591D6B" w:rsidRDefault="002848D6">
            <w:pPr>
              <w:pStyle w:val="AltB0"/>
            </w:pPr>
            <w:r>
              <w:rPr>
                <w:rFonts w:hint="eastAsia"/>
              </w:rPr>
              <w:t>√</w:t>
            </w:r>
          </w:p>
        </w:tc>
        <w:tc>
          <w:tcPr>
            <w:tcW w:w="839" w:type="pct"/>
            <w:shd w:val="clear" w:color="auto" w:fill="auto"/>
          </w:tcPr>
          <w:p w:rsidR="002848D6" w:rsidP="00591D6B" w:rsidRDefault="002848D6">
            <w:pPr>
              <w:pStyle w:val="AltB0"/>
            </w:pPr>
            <w:r>
              <w:rPr>
                <w:rFonts w:hint="eastAsia"/>
              </w:rPr>
              <w:t>√</w:t>
            </w:r>
          </w:p>
        </w:tc>
        <w:tc>
          <w:tcPr>
            <w:tcW w:w="1457" w:type="pct"/>
            <w:shd w:val="clear" w:color="auto" w:fill="auto"/>
          </w:tcPr>
          <w:p w:rsidR="002848D6"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2848D6" w:rsidTr="0063035C">
        <w:tc>
          <w:tcPr>
            <w:tcW w:w="1720" w:type="pct"/>
            <w:shd w:val="clear" w:color="auto" w:fill="auto"/>
          </w:tcPr>
          <w:p w:rsidR="002848D6" w:rsidP="00591D6B" w:rsidRDefault="00532AED">
            <w:pPr>
              <w:pStyle w:val="AltB0"/>
            </w:pPr>
            <w:hyperlink w:history="1" w:anchor="SignalOverrideSendable">
              <w:r w:rsidR="002848D6">
                <w:rPr>
                  <w:rStyle w:val="ac"/>
                </w:rPr>
                <w:t>SignalOverrideSendable</w:t>
              </w:r>
            </w:hyperlink>
          </w:p>
        </w:tc>
        <w:tc>
          <w:tcPr>
            <w:tcW w:w="984" w:type="pct"/>
          </w:tcPr>
          <w:p w:rsidR="002848D6" w:rsidP="00591D6B" w:rsidRDefault="002848D6">
            <w:pPr>
              <w:pStyle w:val="AltB0"/>
            </w:pPr>
            <w:r>
              <w:rPr>
                <w:rFonts w:hint="eastAsia"/>
              </w:rPr>
              <w:t>√</w:t>
            </w:r>
          </w:p>
        </w:tc>
        <w:tc>
          <w:tcPr>
            <w:tcW w:w="839" w:type="pct"/>
            <w:shd w:val="clear" w:color="auto" w:fill="auto"/>
          </w:tcPr>
          <w:p w:rsidR="002848D6" w:rsidP="00591D6B" w:rsidRDefault="002848D6">
            <w:pPr>
              <w:pStyle w:val="AltB0"/>
            </w:pPr>
            <w:r>
              <w:rPr>
                <w:rFonts w:hint="eastAsia"/>
              </w:rPr>
              <w:t>√</w:t>
            </w:r>
          </w:p>
        </w:tc>
        <w:tc>
          <w:tcPr>
            <w:tcW w:w="1457" w:type="pct"/>
            <w:shd w:val="clear" w:color="auto" w:fill="auto"/>
          </w:tcPr>
          <w:p w:rsidR="002848D6"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2848D6" w:rsidTr="0063035C">
        <w:tc>
          <w:tcPr>
            <w:tcW w:w="1720" w:type="pct"/>
            <w:shd w:val="clear" w:color="auto" w:fill="auto"/>
          </w:tcPr>
          <w:p w:rsidR="002848D6" w:rsidP="00591D6B" w:rsidRDefault="00532AED">
            <w:pPr>
              <w:pStyle w:val="AltB0"/>
            </w:pPr>
            <w:hyperlink w:history="1" w:anchor="TimeElapseBetweenTwoLocReport">
              <w:r w:rsidR="002848D6">
                <w:rPr>
                  <w:rStyle w:val="ac"/>
                </w:rPr>
                <w:t>TimeElapseBetweenTwoLocReport</w:t>
              </w:r>
            </w:hyperlink>
          </w:p>
        </w:tc>
        <w:tc>
          <w:tcPr>
            <w:tcW w:w="984" w:type="pct"/>
          </w:tcPr>
          <w:p w:rsidR="002848D6" w:rsidP="00591D6B" w:rsidRDefault="002848D6">
            <w:pPr>
              <w:pStyle w:val="AltB0"/>
            </w:pPr>
            <w:r>
              <w:rPr>
                <w:rFonts w:hint="eastAsia"/>
              </w:rPr>
              <w:t>√</w:t>
            </w:r>
          </w:p>
        </w:tc>
        <w:tc>
          <w:tcPr>
            <w:tcW w:w="839" w:type="pct"/>
            <w:shd w:val="clear" w:color="auto" w:fill="auto"/>
          </w:tcPr>
          <w:p w:rsidR="002848D6" w:rsidP="00591D6B" w:rsidRDefault="002848D6">
            <w:pPr>
              <w:pStyle w:val="AltB0"/>
            </w:pPr>
            <w:r>
              <w:rPr>
                <w:rFonts w:hint="eastAsia"/>
              </w:rPr>
              <w:t>√</w:t>
            </w:r>
          </w:p>
        </w:tc>
        <w:tc>
          <w:tcPr>
            <w:tcW w:w="1457" w:type="pct"/>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2848D6" w:rsidTr="0063035C">
        <w:tc>
          <w:tcPr>
            <w:tcW w:w="1720" w:type="pct"/>
            <w:shd w:val="clear" w:color="auto" w:fill="auto"/>
          </w:tcPr>
          <w:p w:rsidR="002848D6" w:rsidP="00591D6B" w:rsidRDefault="00532AED">
            <w:pPr>
              <w:pStyle w:val="AltB0"/>
            </w:pPr>
            <w:hyperlink w:history="1" w:anchor="ZCidUnderTrainHead">
              <w:r w:rsidR="002848D6">
                <w:rPr>
                  <w:rStyle w:val="ac"/>
                </w:rPr>
                <w:t>ZCidUnderTrainHead</w:t>
              </w:r>
            </w:hyperlink>
          </w:p>
        </w:tc>
        <w:tc>
          <w:tcPr>
            <w:tcW w:w="984" w:type="pct"/>
          </w:tcPr>
          <w:p w:rsidR="002848D6" w:rsidP="00591D6B" w:rsidRDefault="002848D6">
            <w:pPr>
              <w:pStyle w:val="AltB0"/>
            </w:pPr>
            <w:r>
              <w:rPr>
                <w:rFonts w:hint="eastAsia"/>
              </w:rPr>
              <w:t>√</w:t>
            </w:r>
          </w:p>
        </w:tc>
        <w:tc>
          <w:tcPr>
            <w:tcW w:w="839" w:type="pct"/>
            <w:shd w:val="clear" w:color="auto" w:fill="auto"/>
          </w:tcPr>
          <w:p w:rsidR="002848D6" w:rsidP="00591D6B" w:rsidRDefault="002848D6">
            <w:pPr>
              <w:pStyle w:val="AltB0"/>
            </w:pPr>
            <w:r>
              <w:rPr>
                <w:rFonts w:hint="eastAsia"/>
              </w:rPr>
              <w:t>√</w:t>
            </w:r>
          </w:p>
        </w:tc>
        <w:tc>
          <w:tcPr>
            <w:tcW w:w="1457" w:type="pct"/>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2848D6" w:rsidTr="0063035C">
        <w:tc>
          <w:tcPr>
            <w:tcW w:w="1720" w:type="pct"/>
            <w:shd w:val="clear" w:color="auto" w:fill="auto"/>
          </w:tcPr>
          <w:p w:rsidR="002848D6" w:rsidP="00591D6B" w:rsidRDefault="00532AED">
            <w:pPr>
              <w:pStyle w:val="AltB0"/>
            </w:pPr>
            <w:hyperlink w:history="1" w:anchor="ZCidUnderTrainTail">
              <w:r w:rsidR="002848D6">
                <w:rPr>
                  <w:rStyle w:val="ac"/>
                </w:rPr>
                <w:t>ZCidUnderTrainTail</w:t>
              </w:r>
            </w:hyperlink>
          </w:p>
        </w:tc>
        <w:tc>
          <w:tcPr>
            <w:tcW w:w="984" w:type="pct"/>
          </w:tcPr>
          <w:p w:rsidR="002848D6" w:rsidP="00591D6B" w:rsidRDefault="002848D6">
            <w:pPr>
              <w:pStyle w:val="AltB0"/>
            </w:pPr>
            <w:r>
              <w:rPr>
                <w:rFonts w:hint="eastAsia"/>
              </w:rPr>
              <w:t>√</w:t>
            </w:r>
          </w:p>
        </w:tc>
        <w:tc>
          <w:tcPr>
            <w:tcW w:w="839" w:type="pct"/>
            <w:shd w:val="clear" w:color="auto" w:fill="auto"/>
          </w:tcPr>
          <w:p w:rsidR="002848D6" w:rsidP="00591D6B" w:rsidRDefault="002848D6">
            <w:pPr>
              <w:pStyle w:val="AltB0"/>
            </w:pPr>
            <w:r>
              <w:rPr>
                <w:rFonts w:hint="eastAsia"/>
              </w:rPr>
              <w:t>√</w:t>
            </w:r>
          </w:p>
        </w:tc>
        <w:tc>
          <w:tcPr>
            <w:tcW w:w="1457" w:type="pct"/>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00131F1A" w:rsidP="00C93484" w:rsidRDefault="00131F1A">
      <w:pPr>
        <w:pStyle w:val="Reqtify"/>
      </w:pPr>
    </w:p>
    <w:p w:rsidRPr="00003A18" w:rsidR="00131F1A" w:rsidP="00934391" w:rsidRDefault="00131F1A">
      <w:pPr>
        <w:pStyle w:val="3"/>
      </w:pPr>
      <w:r w:rsidRPr="00A61D30">
        <w:rPr>
          <w:rFonts w:hint="eastAsia"/>
        </w:rPr>
        <w:t>Processing</w:t>
      </w:r>
    </w:p>
    <w:p w:rsidR="00584E88" w:rsidP="00C93484" w:rsidRDefault="00584E88">
      <w:pPr>
        <w:pStyle w:val="Reqtify"/>
      </w:pPr>
    </w:p>
    <w:p w:rsidR="00A13598" w:rsidP="0012674A" w:rsidRDefault="00A13598">
      <w:pPr>
        <w:pStyle w:val="4"/>
      </w:pPr>
      <w:r>
        <w:rPr>
          <w:rFonts w:hint="eastAsia"/>
        </w:rPr>
        <w:t>Location Report</w:t>
      </w:r>
      <w:r w:rsidR="00E832CF">
        <w:rPr>
          <w:rFonts w:hint="eastAsia"/>
        </w:rPr>
        <w:t xml:space="preserve"> </w:t>
      </w:r>
      <w:r>
        <w:rPr>
          <w:rFonts w:hint="eastAsia"/>
        </w:rPr>
        <w:t>creation</w:t>
      </w:r>
    </w:p>
    <w:p w:rsidR="00A13598" w:rsidP="00C93484" w:rsidRDefault="00A13598">
      <w:pPr>
        <w:pStyle w:val="Reqtify"/>
      </w:pPr>
    </w:p>
    <w:p w:rsidR="00A13598" w:rsidP="00704491" w:rsidRDefault="00A13598">
      <w:pPr>
        <w:pStyle w:val="ReqtifyAltR"/>
      </w:pPr>
      <w:r>
        <w:t>[iTC_CC_ATP-SwRS-0</w:t>
      </w:r>
      <w:r>
        <w:rPr>
          <w:rFonts w:hint="eastAsia"/>
        </w:rPr>
        <w:t>401</w:t>
      </w:r>
      <w:r>
        <w:t>]</w:t>
      </w:r>
    </w:p>
    <w:p w:rsidR="00A13598" w:rsidP="00C93484" w:rsidRDefault="004C04D0">
      <w:pPr>
        <w:pStyle w:val="Reqtify"/>
      </w:pPr>
      <w:bookmarkStart w:name="TrainHeadOrientation" w:id="16777"/>
      <w:r w:rsidRPr="004C04D0">
        <w:rPr>
          <w:rStyle w:val="aff2"/>
        </w:rPr>
        <w:t>TrainHeadOrientation</w:t>
      </w:r>
      <w:bookmarkEnd w:id="16777"/>
      <w:r w:rsidR="00A13598">
        <w:rPr>
          <w:rFonts w:hint="eastAsia"/>
        </w:rPr>
        <w:t>，</w:t>
      </w:r>
      <w:r w:rsidR="008D7C5C">
        <w:rPr>
          <w:rFonts w:hint="eastAsia"/>
        </w:rPr>
        <w:t>ATP</w:t>
      </w:r>
      <w:r w:rsidR="008D7C5C">
        <w:rPr>
          <w:rFonts w:hint="eastAsia"/>
        </w:rPr>
        <w:t>需将</w:t>
      </w:r>
      <w:r w:rsidR="00A13598">
        <w:rPr>
          <w:rFonts w:hint="eastAsia"/>
        </w:rPr>
        <w:t>车头</w:t>
      </w:r>
      <w:r w:rsidR="008D7C5C">
        <w:rPr>
          <w:rFonts w:hint="eastAsia"/>
        </w:rPr>
        <w:t>最小定位</w:t>
      </w:r>
      <w:r w:rsidR="00A13598">
        <w:rPr>
          <w:rFonts w:hint="eastAsia"/>
        </w:rPr>
        <w:t>的运营方向</w:t>
      </w:r>
      <w:r w:rsidR="008D7C5C">
        <w:rPr>
          <w:rFonts w:hint="eastAsia"/>
        </w:rPr>
        <w:t>作为</w:t>
      </w:r>
      <w:r w:rsidR="00A13598">
        <w:rPr>
          <w:rFonts w:hint="eastAsia"/>
        </w:rPr>
        <w:t>列车运营方向</w:t>
      </w:r>
      <w:r w:rsidR="008D7C5C">
        <w:rPr>
          <w:rFonts w:hint="eastAsia"/>
        </w:rPr>
        <w:t>发送给</w:t>
      </w:r>
      <w:r w:rsidR="008D7C5C">
        <w:rPr>
          <w:rFonts w:hint="eastAsia"/>
        </w:rPr>
        <w:t>ZC</w:t>
      </w:r>
      <w:r w:rsidR="00A13598">
        <w:rPr>
          <w:rFonts w:hint="eastAsia"/>
        </w:rPr>
        <w:t>。</w:t>
      </w:r>
      <w:r w:rsidR="00C32D8D">
        <w:rPr>
          <w:rFonts w:hint="eastAsia"/>
        </w:rPr>
        <w:t>规则见</w:t>
      </w:r>
      <w:r w:rsidR="00C32D8D">
        <w:rPr>
          <w:rFonts w:hint="eastAsia"/>
        </w:rPr>
        <w:t>SwRS-0403</w:t>
      </w:r>
      <w:r w:rsidR="00C32D8D">
        <w:rPr>
          <w:rFonts w:hint="eastAsia"/>
        </w:rPr>
        <w:t>。</w:t>
      </w:r>
    </w:p>
    <w:p w:rsidR="00963AFD" w:rsidP="00C93484" w:rsidRDefault="00A13598">
      <w:pPr>
        <w:pStyle w:val="Reqtify"/>
      </w:pPr>
      <w:r>
        <w:rPr>
          <w:rFonts w:hint="eastAsia"/>
        </w:rPr>
        <w:lastRenderedPageBreak/>
        <w:t xml:space="preserve">ATP shall send the orientation of </w:t>
      </w:r>
      <w:r w:rsidR="008D7C5C">
        <w:rPr>
          <w:rFonts w:hint="eastAsia"/>
        </w:rPr>
        <w:t xml:space="preserve">minimum location of </w:t>
      </w:r>
      <w:r>
        <w:rPr>
          <w:rFonts w:hint="eastAsia"/>
        </w:rPr>
        <w:t xml:space="preserve">current active cab id to the </w:t>
      </w:r>
      <w:hyperlink w:history="1" w:anchor="ZC">
        <w:r w:rsidR="00DE30C0">
          <w:rPr>
            <w:rStyle w:val="ac"/>
          </w:rPr>
          <w:t>ZC</w:t>
        </w:r>
      </w:hyperlink>
      <w:r>
        <w:rPr>
          <w:rFonts w:hint="eastAsia"/>
        </w:rPr>
        <w:t>.</w:t>
      </w:r>
      <w:r w:rsidR="00673E98">
        <w:rPr>
          <w:rFonts w:hint="eastAsia"/>
        </w:rPr>
        <w:t xml:space="preserve"> For the rule can refer to SwRS-0403.</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778"/>
        </w:rPr>
      </w:pPr>
      <w:del w:author="常鸣" w:date="2014-07-03T14:27:00Z" w:id="16779">
        <w:r w:rsidRPr="008A1414" w:rsidDel="009328EA">
          <w:delText>#S</w:delText>
        </w:r>
      </w:del>
      <w:ins w:author="常鸣" w:date="2014-07-03T14:27:00Z" w:id="16780">
        <w:r w:rsidR="009328EA">
          <w:t>#Allocation=ATP Software</w:t>
        </w:r>
      </w:ins>
    </w:p>
    <w:p w:rsidRPr="008A1414" w:rsidR="00A13598" w:rsidP="000C0D62" w:rsidRDefault="009328EA">
      <w:pPr>
        <w:pStyle w:val="ReqtifyAltQ"/>
      </w:pPr>
      <w:ins w:author="常鸣" w:date="2014-07-03T14:27:00Z" w:id="16781">
        <w:r>
          <w:t>#S</w:t>
        </w:r>
      </w:ins>
      <w:r w:rsidRPr="008A1414" w:rsidR="00A13598">
        <w:t>ource=</w:t>
      </w:r>
      <w:r w:rsidR="00A13598">
        <w:rPr>
          <w:rFonts w:hint="eastAsia"/>
        </w:rPr>
        <w:t>[iTC_CC-SyAD-0207],</w:t>
      </w:r>
      <w:r w:rsidRPr="00144CCB" w:rsidR="00A13598">
        <w:t xml:space="preserve"> </w:t>
      </w:r>
      <w:r w:rsidRPr="00DB0ED4" w:rsidR="00A13598">
        <w:t>[</w:t>
      </w:r>
      <w:r w:rsidR="00A13598">
        <w:t>iTC_CC-SyAD</w:t>
      </w:r>
      <w:r w:rsidRPr="00DB0ED4" w:rsidR="00A13598">
        <w:t>-</w:t>
      </w:r>
      <w:r w:rsidR="00A13598">
        <w:rPr>
          <w:rFonts w:hint="eastAsia"/>
        </w:rPr>
        <w:t>0211</w:t>
      </w:r>
      <w:r w:rsidRPr="00DB0ED4" w:rsidR="00A13598">
        <w:rPr>
          <w:rFonts w:hint="eastAsia"/>
        </w:rPr>
        <w:t>]</w:t>
      </w:r>
    </w:p>
    <w:p w:rsidRPr="008A1414" w:rsidR="00A13598" w:rsidP="000C0D62" w:rsidRDefault="00A13598">
      <w:pPr>
        <w:pStyle w:val="ReqtifyAltQ"/>
      </w:pPr>
      <w:r w:rsidRPr="008A1414">
        <w:t>[End]</w:t>
      </w:r>
    </w:p>
    <w:p w:rsidR="00A13598" w:rsidP="00C93484" w:rsidRDefault="00A13598">
      <w:pPr>
        <w:pStyle w:val="Reqtify"/>
      </w:pPr>
    </w:p>
    <w:p w:rsidR="00A13598" w:rsidP="00C93484" w:rsidRDefault="00A13598">
      <w:pPr>
        <w:pStyle w:val="Reqtify"/>
      </w:pPr>
    </w:p>
    <w:p w:rsidR="00A13598" w:rsidP="00704491" w:rsidRDefault="00A13598">
      <w:pPr>
        <w:pStyle w:val="ReqtifyAltR"/>
      </w:pPr>
      <w:r>
        <w:t>[iTC_CC_ATP-SwRS-0</w:t>
      </w:r>
      <w:r>
        <w:rPr>
          <w:rFonts w:hint="eastAsia"/>
        </w:rPr>
        <w:t>403</w:t>
      </w:r>
      <w:r>
        <w:t>]</w:t>
      </w:r>
    </w:p>
    <w:p w:rsidR="0084730E" w:rsidP="00C93484" w:rsidRDefault="0084730E">
      <w:pPr>
        <w:pStyle w:val="Reqtify"/>
      </w:pPr>
      <w:bookmarkStart w:name="TrainHeadMinLocation" w:id="16782"/>
      <w:r w:rsidRPr="0084730E">
        <w:rPr>
          <w:rStyle w:val="aff2"/>
        </w:rPr>
        <w:t>TrainHeadMinLocation</w:t>
      </w:r>
      <w:bookmarkEnd w:id="16782"/>
      <w:r>
        <w:rPr>
          <w:rFonts w:hint="eastAsia"/>
        </w:rPr>
        <w:t>，</w:t>
      </w:r>
      <w:r w:rsidR="00A13598">
        <w:rPr>
          <w:rFonts w:hint="eastAsia"/>
        </w:rPr>
        <w:t>车头最小定位</w:t>
      </w:r>
      <w:r>
        <w:rPr>
          <w:rFonts w:hint="eastAsia"/>
        </w:rPr>
        <w:t>位置</w:t>
      </w:r>
      <w:r w:rsidR="00A13598">
        <w:rPr>
          <w:rFonts w:hint="eastAsia"/>
        </w:rPr>
        <w:t>。</w:t>
      </w:r>
    </w:p>
    <w:p w:rsidR="00A13598" w:rsidP="00C93484" w:rsidRDefault="00A13598">
      <w:pPr>
        <w:pStyle w:val="Reqtify"/>
      </w:pPr>
      <w:r>
        <w:rPr>
          <w:rFonts w:hint="eastAsia"/>
        </w:rPr>
        <w:t>根据</w:t>
      </w:r>
      <w:r>
        <w:fldChar w:fldCharType="begin"/>
      </w:r>
      <w:r>
        <w:instrText xml:space="preserve"> </w:instrText>
      </w:r>
      <w:r>
        <w:rPr>
          <w:rFonts w:hint="eastAsia"/>
        </w:rPr>
        <w:instrText>REF _Ref277776148 \r \h</w:instrText>
      </w:r>
      <w:r>
        <w:instrText xml:space="preserve"> </w:instrText>
      </w:r>
      <w:r>
        <w:fldChar w:fldCharType="separate"/>
      </w:r>
      <w:r w:rsidR="00DE178B">
        <w:t>[REF5]</w:t>
      </w:r>
      <w:r>
        <w:fldChar w:fldCharType="end"/>
      </w:r>
      <w:r>
        <w:rPr>
          <w:rFonts w:hint="eastAsia"/>
        </w:rPr>
        <w:t>，在</w:t>
      </w:r>
      <w:hyperlink w:history="1" w:anchor="LocReport">
        <w:r w:rsidRPr="00963AFD">
          <w:rPr>
            <w:rStyle w:val="ac"/>
            <w:rFonts w:hint="eastAsia"/>
          </w:rPr>
          <w:t>LocReport</w:t>
        </w:r>
      </w:hyperlink>
      <w:r>
        <w:rPr>
          <w:rFonts w:hint="eastAsia"/>
        </w:rPr>
        <w:t>中的坐标单位为</w:t>
      </w:r>
      <w:r>
        <w:rPr>
          <w:rFonts w:hint="eastAsia"/>
        </w:rPr>
        <w:t>0.5</w:t>
      </w:r>
      <w:r>
        <w:rPr>
          <w:rFonts w:hint="eastAsia"/>
        </w:rPr>
        <w:t>米，因此需进行单位转换。转换时应当</w:t>
      </w:r>
      <w:r w:rsidR="00141CF0">
        <w:rPr>
          <w:rFonts w:hint="eastAsia"/>
        </w:rPr>
        <w:t>向列车的“后方”即上游方向取整</w:t>
      </w:r>
      <w:r>
        <w:rPr>
          <w:rFonts w:hint="eastAsia"/>
        </w:rPr>
        <w:t>。</w:t>
      </w:r>
    </w:p>
    <w:p w:rsidR="00A13598" w:rsidP="00FA0FBB" w:rsidRDefault="00A13598">
      <w:pPr>
        <w:pStyle w:val="AltX"/>
      </w:pPr>
      <w:r>
        <w:rPr>
          <w:rFonts w:hint="eastAsia"/>
        </w:rPr>
        <w:t>如果列车失位，则设置相关定位信息为</w:t>
      </w:r>
      <w:r w:rsidR="00673E98">
        <w:rPr>
          <w:rFonts w:hint="eastAsia"/>
        </w:rPr>
        <w:t>无效值</w:t>
      </w:r>
      <w:r>
        <w:rPr>
          <w:rFonts w:hint="eastAsia"/>
        </w:rPr>
        <w:t>；</w:t>
      </w:r>
    </w:p>
    <w:p w:rsidR="00673E98" w:rsidP="00FA0FBB" w:rsidRDefault="00A13598">
      <w:pPr>
        <w:pStyle w:val="AltX"/>
      </w:pPr>
      <w:r>
        <w:rPr>
          <w:rFonts w:hint="eastAsia"/>
        </w:rPr>
        <w:t>否则，如果列车向</w:t>
      </w:r>
      <w:r w:rsidR="004A11B6">
        <w:rPr>
          <w:rStyle w:val="aff1"/>
          <w:rFonts w:hint="eastAsia"/>
        </w:rPr>
        <w:t>UP</w:t>
      </w:r>
      <w:r>
        <w:rPr>
          <w:rFonts w:hint="eastAsia"/>
        </w:rPr>
        <w:t>方向运行，则</w:t>
      </w:r>
      <w:r w:rsidR="00673E98">
        <w:rPr>
          <w:rFonts w:hint="eastAsia"/>
        </w:rPr>
        <w:t>：</w:t>
      </w:r>
    </w:p>
    <w:p w:rsidR="00673E98" w:rsidP="00673E98" w:rsidRDefault="00A13598">
      <w:pPr>
        <w:pStyle w:val="AltZ"/>
      </w:pPr>
      <w:r>
        <w:rPr>
          <w:rFonts w:hint="eastAsia"/>
        </w:rPr>
        <w:t>车头最小定位所在</w:t>
      </w:r>
      <w:r>
        <w:rPr>
          <w:rFonts w:hint="eastAsia"/>
        </w:rPr>
        <w:t>BLOCK</w:t>
      </w:r>
      <w:r>
        <w:rPr>
          <w:rFonts w:hint="eastAsia"/>
        </w:rPr>
        <w:t>号不变</w:t>
      </w:r>
      <w:r w:rsidR="00673E98">
        <w:rPr>
          <w:rFonts w:hint="eastAsia"/>
        </w:rPr>
        <w:t>；</w:t>
      </w:r>
    </w:p>
    <w:p w:rsidR="00A13598" w:rsidP="00673E98" w:rsidRDefault="00A13598">
      <w:pPr>
        <w:pStyle w:val="AltZ"/>
      </w:pPr>
      <w:r>
        <w:rPr>
          <w:rFonts w:hint="eastAsia"/>
        </w:rPr>
        <w:t>车头最小定位所在坐标以</w:t>
      </w:r>
      <w:r>
        <w:rPr>
          <w:rFonts w:hint="eastAsia"/>
        </w:rPr>
        <w:t>0.5</w:t>
      </w:r>
      <w:r>
        <w:rPr>
          <w:rFonts w:hint="eastAsia"/>
        </w:rPr>
        <w:t>米为单位向下取整；</w:t>
      </w:r>
    </w:p>
    <w:p w:rsidR="00673E98" w:rsidP="00673E98" w:rsidRDefault="00673E98">
      <w:pPr>
        <w:pStyle w:val="AltZ"/>
      </w:pPr>
      <w:r>
        <w:rPr>
          <w:rFonts w:hint="eastAsia"/>
        </w:rPr>
        <w:t>车头方向为</w:t>
      </w:r>
      <w:r w:rsidRPr="00673E98">
        <w:rPr>
          <w:rStyle w:val="aff1"/>
        </w:rPr>
        <w:t>LOCREPORT_DIRECTION_</w:t>
      </w:r>
      <w:r w:rsidR="004A11B6">
        <w:rPr>
          <w:rStyle w:val="aff1"/>
          <w:rFonts w:hint="eastAsia"/>
        </w:rPr>
        <w:t>UP</w:t>
      </w:r>
      <w:r>
        <w:rPr>
          <w:rFonts w:hint="eastAsia"/>
        </w:rPr>
        <w:t>。</w:t>
      </w:r>
    </w:p>
    <w:p w:rsidR="00673E98" w:rsidP="00FA0FBB" w:rsidRDefault="00A13598">
      <w:pPr>
        <w:pStyle w:val="AltX"/>
      </w:pPr>
      <w:r>
        <w:rPr>
          <w:rFonts w:hint="eastAsia"/>
        </w:rPr>
        <w:t>否则，如果车头最小定位坐标加</w:t>
      </w:r>
      <w:r>
        <w:rPr>
          <w:rFonts w:hint="eastAsia"/>
        </w:rPr>
        <w:t>0.5</w:t>
      </w:r>
      <w:r>
        <w:rPr>
          <w:rFonts w:hint="eastAsia"/>
        </w:rPr>
        <w:t>米小于该</w:t>
      </w:r>
      <w:r>
        <w:rPr>
          <w:rFonts w:hint="eastAsia"/>
        </w:rPr>
        <w:t>BLOCK</w:t>
      </w:r>
      <w:r>
        <w:rPr>
          <w:rFonts w:hint="eastAsia"/>
        </w:rPr>
        <w:t>长度，则</w:t>
      </w:r>
      <w:r w:rsidR="00673E98">
        <w:rPr>
          <w:rFonts w:hint="eastAsia"/>
        </w:rPr>
        <w:t>：</w:t>
      </w:r>
    </w:p>
    <w:p w:rsidR="00673E98" w:rsidP="00673E98" w:rsidRDefault="00A13598">
      <w:pPr>
        <w:pStyle w:val="AltZ"/>
      </w:pPr>
      <w:r>
        <w:rPr>
          <w:rFonts w:hint="eastAsia"/>
        </w:rPr>
        <w:t>车头最小定位所在</w:t>
      </w:r>
      <w:r>
        <w:rPr>
          <w:rFonts w:hint="eastAsia"/>
        </w:rPr>
        <w:t>BLOCK</w:t>
      </w:r>
      <w:r>
        <w:rPr>
          <w:rFonts w:hint="eastAsia"/>
        </w:rPr>
        <w:t>号不变</w:t>
      </w:r>
      <w:r w:rsidR="00673E98">
        <w:rPr>
          <w:rFonts w:hint="eastAsia"/>
        </w:rPr>
        <w:t>；</w:t>
      </w:r>
    </w:p>
    <w:p w:rsidR="00A13598" w:rsidP="00673E98" w:rsidRDefault="00A13598">
      <w:pPr>
        <w:pStyle w:val="AltZ"/>
      </w:pPr>
      <w:r>
        <w:rPr>
          <w:rFonts w:hint="eastAsia"/>
        </w:rPr>
        <w:t>车头最小定位所在坐标以</w:t>
      </w:r>
      <w:r>
        <w:rPr>
          <w:rFonts w:hint="eastAsia"/>
        </w:rPr>
        <w:t>0.5</w:t>
      </w:r>
      <w:r>
        <w:rPr>
          <w:rFonts w:hint="eastAsia"/>
        </w:rPr>
        <w:t>米为单位向上取整；</w:t>
      </w:r>
    </w:p>
    <w:p w:rsidR="00673E98" w:rsidP="00673E98" w:rsidRDefault="00673E98">
      <w:pPr>
        <w:pStyle w:val="AltZ"/>
      </w:pPr>
      <w:r>
        <w:rPr>
          <w:rFonts w:hint="eastAsia"/>
        </w:rPr>
        <w:t>车头方向为</w:t>
      </w:r>
      <w:r w:rsidRPr="00673E98">
        <w:rPr>
          <w:rStyle w:val="aff1"/>
        </w:rPr>
        <w:t>LOCREPORT_DIRECTION_</w:t>
      </w:r>
      <w:r w:rsidR="004A11B6">
        <w:rPr>
          <w:rStyle w:val="aff1"/>
          <w:rFonts w:hint="eastAsia"/>
        </w:rPr>
        <w:t>DOWN</w:t>
      </w:r>
      <w:r>
        <w:rPr>
          <w:rFonts w:hint="eastAsia"/>
        </w:rPr>
        <w:t>。</w:t>
      </w:r>
    </w:p>
    <w:p w:rsidR="00673E98" w:rsidP="00FA0FBB" w:rsidRDefault="00673E98">
      <w:pPr>
        <w:pStyle w:val="AltX"/>
      </w:pPr>
      <w:r>
        <w:rPr>
          <w:rFonts w:hint="eastAsia"/>
        </w:rPr>
        <w:t>否则，如果车头最小定位所在</w:t>
      </w:r>
      <w:r w:rsidRPr="006C65DA" w:rsidR="006C65DA">
        <w:rPr>
          <w:rFonts w:hint="eastAsia"/>
        </w:rPr>
        <w:t>BLOCK</w:t>
      </w:r>
      <w:r>
        <w:rPr>
          <w:rFonts w:hint="eastAsia"/>
        </w:rPr>
        <w:t>，与该</w:t>
      </w:r>
      <w:r w:rsidRPr="006C65DA" w:rsidR="006C65DA">
        <w:rPr>
          <w:rFonts w:hint="eastAsia"/>
        </w:rPr>
        <w:t>BLOCK</w:t>
      </w:r>
      <w:r>
        <w:rPr>
          <w:rFonts w:hint="eastAsia"/>
        </w:rPr>
        <w:t>的</w:t>
      </w:r>
      <w:r w:rsidRPr="00673E98">
        <w:rPr>
          <w:rStyle w:val="aff1"/>
          <w:rFonts w:hint="eastAsia"/>
        </w:rPr>
        <w:t>UP</w:t>
      </w:r>
      <w:r>
        <w:rPr>
          <w:rFonts w:hint="eastAsia"/>
        </w:rPr>
        <w:t>方向下个</w:t>
      </w:r>
      <w:r w:rsidRPr="006C65DA" w:rsidR="006C65DA">
        <w:rPr>
          <w:rFonts w:hint="eastAsia"/>
        </w:rPr>
        <w:t>BLOCK</w:t>
      </w:r>
      <w:r>
        <w:rPr>
          <w:rFonts w:hint="eastAsia"/>
        </w:rPr>
        <w:t>之间存在灯泡线极点，则：</w:t>
      </w:r>
    </w:p>
    <w:p w:rsidR="00673E98" w:rsidP="00673E98" w:rsidRDefault="00673E98">
      <w:pPr>
        <w:pStyle w:val="AltZ"/>
      </w:pPr>
      <w:r>
        <w:rPr>
          <w:rFonts w:hint="eastAsia"/>
        </w:rPr>
        <w:t>车头最小定位所在</w:t>
      </w:r>
      <w:r>
        <w:rPr>
          <w:rFonts w:hint="eastAsia"/>
        </w:rPr>
        <w:t>BLOCK</w:t>
      </w:r>
      <w:r>
        <w:rPr>
          <w:rFonts w:hint="eastAsia"/>
        </w:rPr>
        <w:t>需改为其</w:t>
      </w:r>
      <w:r w:rsidRPr="004931C4">
        <w:rPr>
          <w:rStyle w:val="aff1"/>
          <w:rFonts w:hint="eastAsia"/>
        </w:rPr>
        <w:t>UP</w:t>
      </w:r>
      <w:r>
        <w:rPr>
          <w:rFonts w:hint="eastAsia"/>
        </w:rPr>
        <w:t>方向的下个</w:t>
      </w:r>
      <w:r>
        <w:rPr>
          <w:rFonts w:hint="eastAsia"/>
        </w:rPr>
        <w:t>BLOCK</w:t>
      </w:r>
      <w:r>
        <w:rPr>
          <w:rFonts w:hint="eastAsia"/>
        </w:rPr>
        <w:t>；</w:t>
      </w:r>
    </w:p>
    <w:p w:rsidR="00673E98" w:rsidP="00673E98" w:rsidRDefault="00673E98">
      <w:pPr>
        <w:pStyle w:val="AltZ"/>
      </w:pPr>
      <w:r>
        <w:rPr>
          <w:rFonts w:hint="eastAsia"/>
        </w:rPr>
        <w:t>车头最小定位所在坐标为下个</w:t>
      </w:r>
      <w:r w:rsidRPr="006C65DA" w:rsidR="006C65DA">
        <w:rPr>
          <w:rFonts w:hint="eastAsia"/>
        </w:rPr>
        <w:t>BLOCK</w:t>
      </w:r>
      <w:r>
        <w:rPr>
          <w:rFonts w:hint="eastAsia"/>
        </w:rPr>
        <w:t>长度以</w:t>
      </w:r>
      <w:r>
        <w:rPr>
          <w:rFonts w:hint="eastAsia"/>
        </w:rPr>
        <w:t>0.5</w:t>
      </w:r>
      <w:r>
        <w:rPr>
          <w:rFonts w:hint="eastAsia"/>
        </w:rPr>
        <w:t>米为单位向下取整；</w:t>
      </w:r>
    </w:p>
    <w:p w:rsidR="00673E98" w:rsidP="00673E98" w:rsidRDefault="00673E98">
      <w:pPr>
        <w:pStyle w:val="AltZ"/>
      </w:pPr>
      <w:r>
        <w:rPr>
          <w:rFonts w:hint="eastAsia"/>
        </w:rPr>
        <w:t>车头方向为</w:t>
      </w:r>
      <w:r w:rsidRPr="00673E98">
        <w:rPr>
          <w:rStyle w:val="aff1"/>
        </w:rPr>
        <w:t>LOCREPORT_DIRECTION_</w:t>
      </w:r>
      <w:r w:rsidR="004A11B6">
        <w:rPr>
          <w:rStyle w:val="aff1"/>
          <w:rFonts w:hint="eastAsia"/>
        </w:rPr>
        <w:t>UP</w:t>
      </w:r>
      <w:r>
        <w:rPr>
          <w:rFonts w:hint="eastAsia"/>
        </w:rPr>
        <w:t>。</w:t>
      </w:r>
    </w:p>
    <w:p w:rsidR="00673E98" w:rsidP="00FA0FBB" w:rsidRDefault="00673E98">
      <w:pPr>
        <w:pStyle w:val="AltX"/>
      </w:pPr>
      <w:r>
        <w:rPr>
          <w:rFonts w:hint="eastAsia"/>
        </w:rPr>
        <w:t>否则：</w:t>
      </w:r>
    </w:p>
    <w:p w:rsidR="00673E98" w:rsidP="00673E98" w:rsidRDefault="00673E98">
      <w:pPr>
        <w:pStyle w:val="AltZ"/>
      </w:pPr>
      <w:r>
        <w:rPr>
          <w:rFonts w:hint="eastAsia"/>
        </w:rPr>
        <w:t>车头最小定位所在</w:t>
      </w:r>
      <w:r>
        <w:rPr>
          <w:rFonts w:hint="eastAsia"/>
        </w:rPr>
        <w:t>BLOCK</w:t>
      </w:r>
      <w:r>
        <w:rPr>
          <w:rFonts w:hint="eastAsia"/>
        </w:rPr>
        <w:t>需改为其</w:t>
      </w:r>
      <w:r w:rsidRPr="004931C4">
        <w:rPr>
          <w:rStyle w:val="aff1"/>
          <w:rFonts w:hint="eastAsia"/>
        </w:rPr>
        <w:t>UP</w:t>
      </w:r>
      <w:r>
        <w:rPr>
          <w:rFonts w:hint="eastAsia"/>
        </w:rPr>
        <w:t>方向的下个</w:t>
      </w:r>
      <w:r>
        <w:rPr>
          <w:rFonts w:hint="eastAsia"/>
        </w:rPr>
        <w:t>BLOCK</w:t>
      </w:r>
      <w:r>
        <w:rPr>
          <w:rFonts w:hint="eastAsia"/>
        </w:rPr>
        <w:t>；</w:t>
      </w:r>
    </w:p>
    <w:p w:rsidR="00673E98" w:rsidP="00673E98" w:rsidRDefault="00673E98">
      <w:pPr>
        <w:pStyle w:val="AltZ"/>
      </w:pPr>
      <w:r>
        <w:rPr>
          <w:rFonts w:hint="eastAsia"/>
        </w:rPr>
        <w:t>车头最小定位所在坐标为</w:t>
      </w:r>
      <w:r>
        <w:rPr>
          <w:rFonts w:hint="eastAsia"/>
        </w:rPr>
        <w:t>0</w:t>
      </w:r>
      <w:r>
        <w:rPr>
          <w:rFonts w:hint="eastAsia"/>
        </w:rPr>
        <w:t>；</w:t>
      </w:r>
    </w:p>
    <w:p w:rsidR="00673E98" w:rsidP="00673E98" w:rsidRDefault="00673E98">
      <w:pPr>
        <w:pStyle w:val="AltZ"/>
      </w:pPr>
      <w:r>
        <w:rPr>
          <w:rFonts w:hint="eastAsia"/>
        </w:rPr>
        <w:t>车头方向为</w:t>
      </w:r>
      <w:r w:rsidRPr="00673E98">
        <w:rPr>
          <w:rStyle w:val="aff1"/>
        </w:rPr>
        <w:t>LOCREPORT_DIRECTION_</w:t>
      </w:r>
      <w:r w:rsidR="004A11B6">
        <w:rPr>
          <w:rStyle w:val="aff1"/>
          <w:rFonts w:hint="eastAsia"/>
        </w:rPr>
        <w:t>DOWN</w:t>
      </w:r>
      <w:r>
        <w:rPr>
          <w:rFonts w:hint="eastAsia"/>
        </w:rPr>
        <w:t>。</w:t>
      </w:r>
    </w:p>
    <w:p w:rsidR="00A13598" w:rsidP="00C93484" w:rsidRDefault="00A13598">
      <w:pPr>
        <w:pStyle w:val="Reqtify"/>
      </w:pPr>
    </w:p>
    <w:p w:rsidR="00A13598" w:rsidP="00C93484" w:rsidRDefault="00A13598">
      <w:pPr>
        <w:pStyle w:val="Reqtify"/>
      </w:pPr>
      <w:r>
        <w:rPr>
          <w:rFonts w:hint="eastAsia"/>
        </w:rPr>
        <w:t xml:space="preserve">ATP shall send the minimum head location of the active cab to the </w:t>
      </w:r>
      <w:hyperlink w:history="1" w:anchor="ZC">
        <w:r w:rsidR="00DE30C0">
          <w:rPr>
            <w:rStyle w:val="ac"/>
          </w:rPr>
          <w:t>ZC</w:t>
        </w:r>
      </w:hyperlink>
      <w:r>
        <w:rPr>
          <w:rFonts w:hint="eastAsia"/>
        </w:rPr>
        <w:t>, including the block id</w:t>
      </w:r>
      <w:r w:rsidR="00397BD9">
        <w:rPr>
          <w:rFonts w:hint="eastAsia"/>
        </w:rPr>
        <w:t xml:space="preserve"> and </w:t>
      </w:r>
      <w:r>
        <w:rPr>
          <w:rFonts w:hint="eastAsia"/>
        </w:rPr>
        <w:t xml:space="preserve">its abscissa. According to </w:t>
      </w:r>
      <w:r>
        <w:fldChar w:fldCharType="begin"/>
      </w:r>
      <w:r>
        <w:instrText xml:space="preserve"> </w:instrText>
      </w:r>
      <w:r>
        <w:rPr>
          <w:rFonts w:hint="eastAsia"/>
        </w:rPr>
        <w:instrText>REF _Ref277776148 \r \h</w:instrText>
      </w:r>
      <w:r>
        <w:instrText xml:space="preserve"> </w:instrText>
      </w:r>
      <w:r>
        <w:fldChar w:fldCharType="separate"/>
      </w:r>
      <w:r w:rsidR="00DE178B">
        <w:t>[REF5]</w:t>
      </w:r>
      <w:r>
        <w:fldChar w:fldCharType="end"/>
      </w:r>
      <w:r>
        <w:rPr>
          <w:rFonts w:hint="eastAsia"/>
        </w:rPr>
        <w:t xml:space="preserve">, the unit of the abscissa in Location Report is 0.5 meter, so the ATP </w:t>
      </w:r>
      <w:r>
        <w:t>needs</w:t>
      </w:r>
      <w:r>
        <w:rPr>
          <w:rFonts w:hint="eastAsia"/>
        </w:rPr>
        <w:t xml:space="preserve"> to convert its internal unit to match that. The </w:t>
      </w:r>
      <w:r w:rsidR="002F5731">
        <w:t>conversion</w:t>
      </w:r>
      <w:r>
        <w:rPr>
          <w:rFonts w:hint="eastAsia"/>
        </w:rPr>
        <w:t xml:space="preserve"> shall be safety-oriented, which means the envelope of the train location tend to be "stretched" to the both ends. The rules of </w:t>
      </w:r>
      <w:r w:rsidR="002F5731">
        <w:t>conversion</w:t>
      </w:r>
      <w:r>
        <w:rPr>
          <w:rFonts w:hint="eastAsia"/>
        </w:rPr>
        <w:t xml:space="preserve"> are as following ARDL:</w:t>
      </w:r>
    </w:p>
    <w:p w:rsidRPr="00336BC2" w:rsidR="00336BC2" w:rsidP="000431E0" w:rsidRDefault="00336BC2">
      <w:pPr>
        <w:pStyle w:val="af7"/>
      </w:pPr>
      <w:r w:rsidRPr="00336BC2">
        <w:lastRenderedPageBreak/>
        <w:t xml:space="preserve">def </w:t>
      </w:r>
      <w:hyperlink w:history="1" w:anchor="TrainHeadMinLocation">
        <w:r w:rsidR="00C02146">
          <w:rPr>
            <w:rStyle w:val="ac"/>
          </w:rPr>
          <w:t>TrainHeadMinLocation</w:t>
        </w:r>
      </w:hyperlink>
      <w:r w:rsidRPr="00336BC2">
        <w:t>(k):</w:t>
      </w:r>
    </w:p>
    <w:p w:rsidRPr="00336BC2" w:rsidR="00336BC2" w:rsidP="000431E0" w:rsidRDefault="00336BC2">
      <w:pPr>
        <w:pStyle w:val="af7"/>
      </w:pPr>
      <w:r w:rsidRPr="00336BC2">
        <w:t xml:space="preserve">    if (not </w:t>
      </w:r>
      <w:hyperlink w:history="1" w:anchor="TrainLocalized">
        <w:r w:rsidR="00F9339C">
          <w:rPr>
            <w:rStyle w:val="ac"/>
          </w:rPr>
          <w:t>TrainLocalized</w:t>
        </w:r>
      </w:hyperlink>
      <w:r w:rsidRPr="00336BC2">
        <w:t>(k)):</w:t>
      </w:r>
    </w:p>
    <w:p w:rsidRPr="00336BC2" w:rsidR="00336BC2" w:rsidP="000431E0" w:rsidRDefault="00336BC2">
      <w:pPr>
        <w:pStyle w:val="af7"/>
      </w:pPr>
      <w:r w:rsidRPr="00336BC2">
        <w:t xml:space="preserve">        </w:t>
      </w:r>
      <w:hyperlink w:history="1" w:anchor="TrainHeadMinLocation">
        <w:r w:rsidR="00C02146">
          <w:rPr>
            <w:rStyle w:val="ac"/>
          </w:rPr>
          <w:t>TrainHeadMinLocation</w:t>
        </w:r>
      </w:hyperlink>
      <w:r w:rsidRPr="00336BC2">
        <w:t>.Block = 0</w:t>
      </w:r>
    </w:p>
    <w:p w:rsidRPr="00F81CA1" w:rsidR="00336BC2" w:rsidP="000431E0" w:rsidRDefault="00336BC2">
      <w:pPr>
        <w:pStyle w:val="af7"/>
        <w:rPr>
          <w:lang w:val="fr-FR"/>
        </w:rPr>
      </w:pPr>
      <w:r w:rsidRPr="00336BC2">
        <w:t xml:space="preserve">        </w:t>
      </w:r>
      <w:hyperlink w:history="1" w:anchor="TrainHeadMinLocation">
        <w:r w:rsidRPr="00F81CA1" w:rsidR="00C02146">
          <w:rPr>
            <w:rStyle w:val="ac"/>
            <w:lang w:val="fr-FR"/>
          </w:rPr>
          <w:t>TrainHeadMinLocation</w:t>
        </w:r>
      </w:hyperlink>
      <w:r w:rsidRPr="00F81CA1">
        <w:rPr>
          <w:lang w:val="fr-FR"/>
        </w:rPr>
        <w:t>.Abscissa= 0</w:t>
      </w:r>
    </w:p>
    <w:p w:rsidRPr="00F81CA1" w:rsidR="006C65DA" w:rsidP="000431E0" w:rsidRDefault="006C65DA">
      <w:pPr>
        <w:pStyle w:val="af7"/>
        <w:rPr>
          <w:lang w:val="fr-FR"/>
        </w:rPr>
      </w:pPr>
      <w:r w:rsidRPr="00F81CA1">
        <w:rPr>
          <w:lang w:val="fr-FR"/>
        </w:rPr>
        <w:t xml:space="preserve">        </w:t>
      </w:r>
      <w:hyperlink w:history="1" w:anchor="TrainHeadOrientation">
        <w:r w:rsidRPr="00F81CA1">
          <w:rPr>
            <w:rStyle w:val="ac"/>
            <w:lang w:val="fr-FR"/>
          </w:rPr>
          <w:t>TrainHeadOrientation</w:t>
        </w:r>
      </w:hyperlink>
      <w:r w:rsidRPr="00F81CA1">
        <w:rPr>
          <w:lang w:val="fr-FR"/>
        </w:rPr>
        <w:t xml:space="preserve"> = </w:t>
      </w:r>
      <w:r w:rsidRPr="00F81CA1">
        <w:rPr>
          <w:rStyle w:val="aff1"/>
          <w:lang w:val="fr-FR"/>
        </w:rPr>
        <w:t>LOCREPORT_DIRECTION_UNKNOWN</w:t>
      </w:r>
    </w:p>
    <w:p w:rsidRPr="00336BC2" w:rsidR="00336BC2" w:rsidP="000431E0" w:rsidRDefault="00336BC2">
      <w:pPr>
        <w:pStyle w:val="af7"/>
      </w:pPr>
      <w:r w:rsidRPr="00F81CA1">
        <w:rPr>
          <w:lang w:val="fr-FR"/>
        </w:rPr>
        <w:t xml:space="preserve">    </w:t>
      </w:r>
      <w:r w:rsidRPr="00336BC2">
        <w:t>elif (</w:t>
      </w:r>
      <w:hyperlink w:history="1" w:anchor="TrainFrontLocation">
        <w:r w:rsidR="00963AFD">
          <w:rPr>
            <w:rStyle w:val="ac"/>
          </w:rPr>
          <w:t>TrainFrontLocation</w:t>
        </w:r>
      </w:hyperlink>
      <w:r w:rsidRPr="00336BC2" w:rsidR="00963AFD">
        <w:t>(k).Min</w:t>
      </w:r>
      <w:r w:rsidR="00963AFD">
        <w:rPr>
          <w:rFonts w:hint="eastAsia"/>
        </w:rPr>
        <w:t>.Ort</w:t>
      </w:r>
      <w:r w:rsidRPr="00336BC2">
        <w:t xml:space="preserve"> is </w:t>
      </w:r>
      <w:r w:rsidR="004A11B6">
        <w:rPr>
          <w:rStyle w:val="aff1"/>
          <w:rFonts w:hint="eastAsia"/>
        </w:rPr>
        <w:t>UP</w:t>
      </w:r>
      <w:r w:rsidRPr="00336BC2">
        <w:t>):</w:t>
      </w:r>
    </w:p>
    <w:p w:rsidRPr="00336BC2" w:rsidR="00336BC2" w:rsidP="000431E0" w:rsidRDefault="00336BC2">
      <w:pPr>
        <w:pStyle w:val="af7"/>
      </w:pPr>
      <w:r w:rsidRPr="00336BC2">
        <w:t xml:space="preserve">        </w:t>
      </w:r>
      <w:hyperlink w:history="1" w:anchor="TrainHeadMinLocation">
        <w:r w:rsidR="00C02146">
          <w:rPr>
            <w:rStyle w:val="ac"/>
          </w:rPr>
          <w:t>TrainHeadMinLocation</w:t>
        </w:r>
      </w:hyperlink>
      <w:r w:rsidRPr="00336BC2">
        <w:t xml:space="preserve">.Block = </w:t>
      </w:r>
      <w:hyperlink w:history="1" w:anchor="TrainFrontLocation">
        <w:r w:rsidR="0095165D">
          <w:rPr>
            <w:rStyle w:val="ac"/>
          </w:rPr>
          <w:t>TrainFrontLocation</w:t>
        </w:r>
      </w:hyperlink>
      <w:r w:rsidRPr="00336BC2">
        <w:t>(k).Min.Block(k)</w:t>
      </w:r>
    </w:p>
    <w:p w:rsidRPr="00336BC2" w:rsidR="00336BC2" w:rsidP="000431E0" w:rsidRDefault="00336BC2">
      <w:pPr>
        <w:pStyle w:val="af7"/>
      </w:pPr>
      <w:r w:rsidRPr="00336BC2">
        <w:t xml:space="preserve">        </w:t>
      </w:r>
      <w:hyperlink w:history="1" w:anchor="TrainHeadMinLocation">
        <w:r w:rsidR="00C02146">
          <w:rPr>
            <w:rStyle w:val="ac"/>
          </w:rPr>
          <w:t>TrainHeadMinLocation</w:t>
        </w:r>
      </w:hyperlink>
      <w:r w:rsidRPr="00336BC2">
        <w:t>.Abscissa = (</w:t>
      </w:r>
      <w:hyperlink w:history="1" w:anchor="roundfloor">
        <w:r w:rsidRPr="003B2B37" w:rsidR="003B2B37">
          <w:rPr>
            <w:rStyle w:val="ac"/>
          </w:rPr>
          <w:t>round.</w:t>
        </w:r>
        <w:r w:rsidRPr="003B2B37" w:rsidR="003B2B37">
          <w:rPr>
            <w:rStyle w:val="ac"/>
            <w:rFonts w:hint="eastAsia"/>
          </w:rPr>
          <w:t>f</w:t>
        </w:r>
        <w:r w:rsidRPr="003B2B37" w:rsidR="003B2B37">
          <w:rPr>
            <w:rStyle w:val="ac"/>
          </w:rPr>
          <w:t>loor</w:t>
        </w:r>
      </w:hyperlink>
      <w:r w:rsidRPr="00336BC2">
        <w:t>(</w:t>
      </w:r>
      <w:hyperlink w:history="1" w:anchor="TrainFrontLocation">
        <w:r w:rsidR="0095165D">
          <w:rPr>
            <w:rStyle w:val="ac"/>
          </w:rPr>
          <w:t>TrainFrontLocation</w:t>
        </w:r>
      </w:hyperlink>
      <w:r w:rsidRPr="00336BC2">
        <w:t>(k).Min.Abscissa(k)</w:t>
      </w:r>
    </w:p>
    <w:p w:rsidR="006C65DA" w:rsidP="000431E0" w:rsidRDefault="00336BC2">
      <w:pPr>
        <w:pStyle w:val="af7"/>
      </w:pPr>
      <w:r w:rsidRPr="00336BC2">
        <w:t xml:space="preserve">                                        </w:t>
      </w:r>
      <w:r w:rsidR="00925E54">
        <w:rPr>
          <w:rFonts w:hint="eastAsia"/>
        </w:rPr>
        <w:t xml:space="preserve">                    </w:t>
      </w:r>
      <w:r w:rsidRPr="00336BC2">
        <w:t xml:space="preserve">  / </w:t>
      </w:r>
      <w:r w:rsidRPr="00963AFD">
        <w:rPr>
          <w:rStyle w:val="aff1"/>
        </w:rPr>
        <w:t>ABSCISSA_TO_HALF_METER</w:t>
      </w:r>
      <w:r w:rsidRPr="00336BC2">
        <w:t>))</w:t>
      </w:r>
    </w:p>
    <w:p w:rsidRPr="00336BC2" w:rsidR="00336BC2" w:rsidP="000431E0" w:rsidRDefault="006C65DA">
      <w:pPr>
        <w:pStyle w:val="af7"/>
      </w:pPr>
      <w:r>
        <w:rPr>
          <w:rFonts w:hint="eastAsia"/>
        </w:rPr>
        <w:t xml:space="preserve">        </w:t>
      </w:r>
      <w:hyperlink w:history="1" w:anchor="TrainHeadOrientation">
        <w:r w:rsidRPr="006C65DA">
          <w:rPr>
            <w:rStyle w:val="ac"/>
          </w:rPr>
          <w:t>TrainHeadOrientation</w:t>
        </w:r>
      </w:hyperlink>
      <w:r w:rsidRPr="006C65DA">
        <w:t xml:space="preserve"> = </w:t>
      </w:r>
      <w:r w:rsidRPr="006C65DA">
        <w:rPr>
          <w:rStyle w:val="aff1"/>
        </w:rPr>
        <w:t>LOCREPORT_DIRECTION_</w:t>
      </w:r>
      <w:r w:rsidR="003760C2">
        <w:rPr>
          <w:rStyle w:val="aff1"/>
          <w:rFonts w:hint="eastAsia"/>
        </w:rPr>
        <w:t>UP</w:t>
      </w:r>
    </w:p>
    <w:p w:rsidRPr="00336BC2" w:rsidR="00336BC2" w:rsidP="000431E0" w:rsidRDefault="00336BC2">
      <w:pPr>
        <w:pStyle w:val="af7"/>
      </w:pPr>
      <w:r w:rsidRPr="00336BC2">
        <w:t xml:space="preserve">    elif (</w:t>
      </w:r>
      <w:hyperlink w:history="1" w:anchor="TrainFrontLocation">
        <w:r w:rsidR="0095165D">
          <w:rPr>
            <w:rStyle w:val="ac"/>
          </w:rPr>
          <w:t>TrainFrontLocation</w:t>
        </w:r>
      </w:hyperlink>
      <w:r w:rsidRPr="00336BC2">
        <w:t xml:space="preserve">(k).Min.Abscissa(k) + </w:t>
      </w:r>
      <w:r w:rsidRPr="00963AFD">
        <w:rPr>
          <w:rStyle w:val="aff1"/>
        </w:rPr>
        <w:t>ABSCISSA_TO_HALF_METER</w:t>
      </w:r>
    </w:p>
    <w:p w:rsidRPr="00336BC2" w:rsidR="00336BC2" w:rsidP="000431E0" w:rsidRDefault="00336BC2">
      <w:pPr>
        <w:pStyle w:val="af7"/>
      </w:pPr>
      <w:r w:rsidRPr="00336BC2">
        <w:t xml:space="preserve">          &lt;= </w:t>
      </w:r>
      <w:hyperlink w:history="1" w:anchor="TrackMap">
        <w:r w:rsidR="00C64E92">
          <w:rPr>
            <w:rStyle w:val="ac"/>
          </w:rPr>
          <w:t>TrackMap</w:t>
        </w:r>
      </w:hyperlink>
      <w:r w:rsidRPr="00336BC2">
        <w:t>.</w:t>
      </w:r>
      <w:hyperlink w:history="1" w:anchor="Blocks">
        <w:r w:rsidR="00DE30C0">
          <w:rPr>
            <w:rStyle w:val="ac"/>
          </w:rPr>
          <w:t>Blocks</w:t>
        </w:r>
      </w:hyperlink>
      <w:r w:rsidRPr="00336BC2">
        <w:t>[</w:t>
      </w:r>
      <w:hyperlink w:history="1" w:anchor="TrainFrontLocation">
        <w:r w:rsidR="0095165D">
          <w:rPr>
            <w:rStyle w:val="ac"/>
          </w:rPr>
          <w:t>TrainFrontLocation</w:t>
        </w:r>
      </w:hyperlink>
      <w:r w:rsidRPr="00336BC2">
        <w:t>(k).Min.Block].Length):</w:t>
      </w:r>
    </w:p>
    <w:p w:rsidRPr="00336BC2" w:rsidR="00336BC2" w:rsidP="000431E0" w:rsidRDefault="00336BC2">
      <w:pPr>
        <w:pStyle w:val="af7"/>
      </w:pPr>
      <w:r w:rsidRPr="00336BC2">
        <w:t xml:space="preserve">        </w:t>
      </w:r>
      <w:hyperlink w:history="1" w:anchor="TrainHeadMinLocation">
        <w:r w:rsidR="00C02146">
          <w:rPr>
            <w:rStyle w:val="ac"/>
          </w:rPr>
          <w:t>TrainHeadMinLocation</w:t>
        </w:r>
      </w:hyperlink>
      <w:r w:rsidRPr="00336BC2">
        <w:t xml:space="preserve">.Block = </w:t>
      </w:r>
      <w:hyperlink w:history="1" w:anchor="TrainFrontLocation">
        <w:r w:rsidR="0095165D">
          <w:rPr>
            <w:rStyle w:val="ac"/>
          </w:rPr>
          <w:t>TrainFrontLocation</w:t>
        </w:r>
      </w:hyperlink>
      <w:r w:rsidRPr="00336BC2">
        <w:t>(k).Min.Block(k)</w:t>
      </w:r>
    </w:p>
    <w:p w:rsidRPr="00336BC2" w:rsidR="00336BC2" w:rsidP="000431E0" w:rsidRDefault="00336BC2">
      <w:pPr>
        <w:pStyle w:val="af7"/>
      </w:pPr>
      <w:r w:rsidRPr="00336BC2">
        <w:t xml:space="preserve">        </w:t>
      </w:r>
      <w:hyperlink w:history="1" w:anchor="TrainHeadMinLocation">
        <w:r w:rsidR="00C02146">
          <w:rPr>
            <w:rStyle w:val="ac"/>
          </w:rPr>
          <w:t>TrainHeadMinLocation</w:t>
        </w:r>
      </w:hyperlink>
      <w:r w:rsidRPr="00336BC2">
        <w:t xml:space="preserve">.Abscissa = </w:t>
      </w:r>
      <w:hyperlink w:history="1" w:anchor="roundceil">
        <w:r w:rsidRPr="003B2B37" w:rsidR="003B2B37">
          <w:rPr>
            <w:rStyle w:val="ac"/>
          </w:rPr>
          <w:t>round.ceil</w:t>
        </w:r>
      </w:hyperlink>
      <w:r w:rsidRPr="00336BC2">
        <w:t>(</w:t>
      </w:r>
      <w:hyperlink w:history="1" w:anchor="TrainFrontLocation">
        <w:r w:rsidR="0095165D">
          <w:rPr>
            <w:rStyle w:val="ac"/>
          </w:rPr>
          <w:t>TrainFrontLocation</w:t>
        </w:r>
      </w:hyperlink>
      <w:r w:rsidRPr="00336BC2">
        <w:t>(k).Min.Abscissa(k)</w:t>
      </w:r>
    </w:p>
    <w:p w:rsidR="006C65DA" w:rsidP="000431E0" w:rsidRDefault="00336BC2">
      <w:pPr>
        <w:pStyle w:val="af7"/>
      </w:pPr>
      <w:r w:rsidRPr="00336BC2">
        <w:t xml:space="preserve">                                             </w:t>
      </w:r>
      <w:r w:rsidR="00925E54">
        <w:rPr>
          <w:rFonts w:hint="eastAsia"/>
        </w:rPr>
        <w:t xml:space="preserve">         </w:t>
      </w:r>
      <w:r w:rsidRPr="00336BC2">
        <w:t xml:space="preserve">      / </w:t>
      </w:r>
      <w:r w:rsidRPr="00963AFD">
        <w:rPr>
          <w:rStyle w:val="aff1"/>
        </w:rPr>
        <w:t>ABSCISSA_TO_HALF_METER</w:t>
      </w:r>
      <w:r w:rsidRPr="00336BC2">
        <w:t>)</w:t>
      </w:r>
    </w:p>
    <w:p w:rsidRPr="00336BC2" w:rsidR="00336BC2" w:rsidP="000431E0" w:rsidRDefault="006C65DA">
      <w:pPr>
        <w:pStyle w:val="af7"/>
      </w:pPr>
      <w:r>
        <w:rPr>
          <w:rFonts w:hint="eastAsia"/>
        </w:rPr>
        <w:t xml:space="preserve">        </w:t>
      </w:r>
      <w:hyperlink w:history="1" w:anchor="TrainHeadOrientation">
        <w:r w:rsidRPr="006C65DA">
          <w:rPr>
            <w:rStyle w:val="ac"/>
          </w:rPr>
          <w:t>TrainHeadOrientation</w:t>
        </w:r>
      </w:hyperlink>
      <w:r w:rsidRPr="006C65DA">
        <w:t xml:space="preserve"> = </w:t>
      </w:r>
      <w:r w:rsidRPr="006C65DA">
        <w:rPr>
          <w:rStyle w:val="aff1"/>
        </w:rPr>
        <w:t>LOCREPORT_DIRECTION_</w:t>
      </w:r>
      <w:r w:rsidR="004A11B6">
        <w:rPr>
          <w:rStyle w:val="aff1"/>
          <w:rFonts w:hint="eastAsia"/>
        </w:rPr>
        <w:t>DOWN</w:t>
      </w:r>
    </w:p>
    <w:p w:rsidR="006C65DA" w:rsidP="000431E0" w:rsidRDefault="00336BC2">
      <w:pPr>
        <w:pStyle w:val="af7"/>
      </w:pPr>
      <w:r w:rsidRPr="00336BC2">
        <w:t xml:space="preserve">    </w:t>
      </w:r>
      <w:r w:rsidR="006C65DA">
        <w:rPr>
          <w:rFonts w:hint="eastAsia"/>
        </w:rPr>
        <w:t>e</w:t>
      </w:r>
      <w:r w:rsidRPr="00336BC2">
        <w:t>l</w:t>
      </w:r>
      <w:r w:rsidR="006C65DA">
        <w:rPr>
          <w:rFonts w:hint="eastAsia"/>
        </w:rPr>
        <w:t>se:</w:t>
      </w:r>
    </w:p>
    <w:p w:rsidR="006C65DA" w:rsidP="000431E0" w:rsidRDefault="006C65DA">
      <w:pPr>
        <w:pStyle w:val="af7"/>
      </w:pPr>
      <w:r>
        <w:rPr>
          <w:rFonts w:hint="eastAsia"/>
        </w:rPr>
        <w:t xml:space="preserve">        NextBlock = </w:t>
      </w:r>
      <w:hyperlink w:history="1" w:anchor="TrackMap">
        <w:r w:rsidRPr="006C65DA">
          <w:rPr>
            <w:rStyle w:val="ac"/>
          </w:rPr>
          <w:t>TrackMap</w:t>
        </w:r>
      </w:hyperlink>
      <w:r w:rsidRPr="006C65DA">
        <w:t>.</w:t>
      </w:r>
      <w:hyperlink w:history="1" w:anchor="NextBlock">
        <w:r w:rsidRPr="006C65DA">
          <w:rPr>
            <w:rStyle w:val="ac"/>
          </w:rPr>
          <w:t>NextBlock</w:t>
        </w:r>
      </w:hyperlink>
      <w:r w:rsidRPr="006C65DA">
        <w:t>(</w:t>
      </w:r>
      <w:hyperlink w:history="1" w:anchor="TrackMap">
        <w:r w:rsidRPr="006C65DA">
          <w:rPr>
            <w:rStyle w:val="ac"/>
          </w:rPr>
          <w:t>TrackMap</w:t>
        </w:r>
      </w:hyperlink>
      <w:r w:rsidRPr="006C65DA">
        <w:t>.</w:t>
      </w:r>
      <w:hyperlink w:history="1" w:anchor="Blocks">
        <w:r w:rsidRPr="006C65DA">
          <w:rPr>
            <w:rStyle w:val="ac"/>
          </w:rPr>
          <w:t>Blocks</w:t>
        </w:r>
      </w:hyperlink>
      <w:r w:rsidRPr="006C65DA">
        <w:t>[</w:t>
      </w:r>
      <w:hyperlink w:history="1" w:anchor="TrainFrontLocation">
        <w:r w:rsidRPr="006C65DA">
          <w:rPr>
            <w:rStyle w:val="ac"/>
          </w:rPr>
          <w:t>TrainFrontLocation</w:t>
        </w:r>
      </w:hyperlink>
      <w:r w:rsidRPr="006C65DA">
        <w:t xml:space="preserve">(k).Min.Block], </w:t>
      </w:r>
      <w:r w:rsidRPr="006C65DA">
        <w:rPr>
          <w:rStyle w:val="aff1"/>
        </w:rPr>
        <w:t>UP</w:t>
      </w:r>
      <w:r w:rsidRPr="006C65DA">
        <w:t>)</w:t>
      </w:r>
    </w:p>
    <w:p w:rsidR="006B2C16" w:rsidP="004A11B6" w:rsidRDefault="006C65DA">
      <w:pPr>
        <w:pStyle w:val="af7"/>
      </w:pPr>
      <w:r>
        <w:rPr>
          <w:rFonts w:hint="eastAsia"/>
        </w:rPr>
        <w:t xml:space="preserve">        </w:t>
      </w:r>
      <w:r w:rsidRPr="00336BC2" w:rsidR="00336BC2">
        <w:t xml:space="preserve">if </w:t>
      </w:r>
      <w:hyperlink w:history="1" w:anchor="ExistThePole">
        <w:r w:rsidRPr="001E3C55" w:rsidR="006B2C16">
          <w:rPr>
            <w:rStyle w:val="ac"/>
          </w:rPr>
          <w:t>TrackMap.ExistThePole</w:t>
        </w:r>
      </w:hyperlink>
      <w:r w:rsidRPr="006B2C16" w:rsidR="006B2C16">
        <w:t>(</w:t>
      </w:r>
      <w:hyperlink w:history="1" w:anchor="TrainFrontLocation">
        <w:r w:rsidRPr="006B2C16" w:rsidR="006B2C16">
          <w:rPr>
            <w:rStyle w:val="ac"/>
          </w:rPr>
          <w:t>TrainFrontLocation</w:t>
        </w:r>
      </w:hyperlink>
      <w:r w:rsidRPr="006B2C16" w:rsidR="006B2C16">
        <w:t>(k).Min.Block, NextBlock.Id</w:t>
      </w:r>
      <w:r w:rsidR="006B2C16">
        <w:rPr>
          <w:rFonts w:hint="eastAsia"/>
        </w:rPr>
        <w:t>):</w:t>
      </w:r>
    </w:p>
    <w:p w:rsidRPr="006B2C16" w:rsidR="006B2C16" w:rsidP="000431E0" w:rsidRDefault="006B2C16">
      <w:pPr>
        <w:pStyle w:val="af7"/>
      </w:pPr>
      <w:r>
        <w:rPr>
          <w:rFonts w:hint="eastAsia"/>
        </w:rPr>
        <w:t xml:space="preserve">            </w:t>
      </w:r>
      <w:hyperlink w:history="1" w:anchor="TrainHeadMinLocation">
        <w:r w:rsidRPr="006B2C16">
          <w:rPr>
            <w:rStyle w:val="ac"/>
          </w:rPr>
          <w:t>TrainHeadMinLocation</w:t>
        </w:r>
      </w:hyperlink>
      <w:r w:rsidRPr="006B2C16">
        <w:t>.Block = NextBlock.Id</w:t>
      </w:r>
    </w:p>
    <w:p w:rsidR="001415BB" w:rsidP="000431E0" w:rsidRDefault="006B2C16">
      <w:pPr>
        <w:pStyle w:val="af7"/>
      </w:pPr>
      <w:r w:rsidRPr="006B2C16">
        <w:t xml:space="preserve">            </w:t>
      </w:r>
      <w:hyperlink w:history="1" w:anchor="TrainHeadMinLocation">
        <w:r w:rsidRPr="006B2C16">
          <w:rPr>
            <w:rStyle w:val="ac"/>
          </w:rPr>
          <w:t>TrainHeadMinLocation</w:t>
        </w:r>
      </w:hyperlink>
      <w:r w:rsidRPr="006B2C16">
        <w:t xml:space="preserve">.Abscissa = </w:t>
      </w:r>
      <w:hyperlink w:history="1" w:anchor="roundfloor">
        <w:r w:rsidRPr="003B2B37" w:rsidR="001415BB">
          <w:rPr>
            <w:rStyle w:val="ac"/>
          </w:rPr>
          <w:t>round.</w:t>
        </w:r>
        <w:r w:rsidRPr="003B2B37" w:rsidR="001415BB">
          <w:rPr>
            <w:rStyle w:val="ac"/>
            <w:rFonts w:hint="eastAsia"/>
          </w:rPr>
          <w:t>f</w:t>
        </w:r>
        <w:r w:rsidRPr="003B2B37" w:rsidR="001415BB">
          <w:rPr>
            <w:rStyle w:val="ac"/>
          </w:rPr>
          <w:t>loor</w:t>
        </w:r>
      </w:hyperlink>
      <w:r w:rsidRPr="00336BC2" w:rsidR="001415BB">
        <w:t>(</w:t>
      </w:r>
      <w:r w:rsidRPr="006B2C16">
        <w:t>NextBlock.Length</w:t>
      </w:r>
    </w:p>
    <w:p w:rsidRPr="006B2C16" w:rsidR="006B2C16" w:rsidP="000431E0" w:rsidRDefault="006B2C16">
      <w:pPr>
        <w:pStyle w:val="af7"/>
      </w:pPr>
      <w:r w:rsidRPr="006B2C16">
        <w:t xml:space="preserve"> </w:t>
      </w:r>
      <w:r w:rsidR="001415BB">
        <w:rPr>
          <w:rFonts w:hint="eastAsia"/>
        </w:rPr>
        <w:t xml:space="preserve">                                                               </w:t>
      </w:r>
      <w:r w:rsidRPr="006B2C16">
        <w:t xml:space="preserve">/ </w:t>
      </w:r>
      <w:r w:rsidRPr="006B2C16">
        <w:rPr>
          <w:rStyle w:val="aff1"/>
        </w:rPr>
        <w:t>ABSCISSA_TO_HALF_METER</w:t>
      </w:r>
      <w:r w:rsidRPr="006B2C16" w:rsidR="001415BB">
        <w:t>)</w:t>
      </w:r>
    </w:p>
    <w:p w:rsidR="006B2C16" w:rsidP="000431E0" w:rsidRDefault="006B2C16">
      <w:pPr>
        <w:pStyle w:val="af7"/>
      </w:pPr>
      <w:r w:rsidRPr="006B2C16">
        <w:t xml:space="preserve">            </w:t>
      </w:r>
      <w:hyperlink w:history="1" w:anchor="TrainHeadOrientation">
        <w:r w:rsidRPr="006B2C16">
          <w:rPr>
            <w:rStyle w:val="ac"/>
          </w:rPr>
          <w:t>TrainHeadOrientation</w:t>
        </w:r>
      </w:hyperlink>
      <w:r>
        <w:rPr>
          <w:rFonts w:hint="eastAsia"/>
        </w:rPr>
        <w:t xml:space="preserve"> </w:t>
      </w:r>
      <w:r w:rsidRPr="006B2C16">
        <w:t xml:space="preserve">= </w:t>
      </w:r>
      <w:r w:rsidRPr="006B2C16">
        <w:rPr>
          <w:rStyle w:val="aff1"/>
        </w:rPr>
        <w:t>LOCREPORT_DIRECTION_</w:t>
      </w:r>
      <w:r w:rsidR="008D5932">
        <w:rPr>
          <w:rStyle w:val="aff1"/>
          <w:rFonts w:hint="eastAsia"/>
        </w:rPr>
        <w:t>UP</w:t>
      </w:r>
    </w:p>
    <w:p w:rsidR="006B2C16" w:rsidP="000431E0" w:rsidRDefault="006B2C16">
      <w:pPr>
        <w:pStyle w:val="af7"/>
      </w:pPr>
      <w:r>
        <w:rPr>
          <w:rFonts w:hint="eastAsia"/>
        </w:rPr>
        <w:t xml:space="preserve">        else:</w:t>
      </w:r>
    </w:p>
    <w:p w:rsidRPr="00336BC2" w:rsidR="00336BC2" w:rsidP="000431E0" w:rsidRDefault="006B2C16">
      <w:pPr>
        <w:pStyle w:val="af7"/>
      </w:pPr>
      <w:r>
        <w:rPr>
          <w:rFonts w:hint="eastAsia"/>
        </w:rPr>
        <w:t xml:space="preserve">            </w:t>
      </w:r>
      <w:hyperlink w:history="1" w:anchor="TrainHeadMinLocation">
        <w:r w:rsidR="00C02146">
          <w:rPr>
            <w:rStyle w:val="ac"/>
          </w:rPr>
          <w:t>TrainHeadMinLocation</w:t>
        </w:r>
      </w:hyperlink>
      <w:r w:rsidRPr="00336BC2" w:rsidR="00336BC2">
        <w:t xml:space="preserve">.Block = </w:t>
      </w:r>
      <w:r>
        <w:rPr>
          <w:rFonts w:hint="eastAsia"/>
        </w:rPr>
        <w:t>NextBlock.Id</w:t>
      </w:r>
    </w:p>
    <w:p w:rsidR="006B2C16" w:rsidP="000431E0" w:rsidRDefault="00336BC2">
      <w:pPr>
        <w:pStyle w:val="af7"/>
      </w:pPr>
      <w:r w:rsidRPr="00336BC2">
        <w:t xml:space="preserve">        </w:t>
      </w:r>
      <w:r w:rsidR="006B2C16">
        <w:rPr>
          <w:rFonts w:hint="eastAsia"/>
        </w:rPr>
        <w:t xml:space="preserve">    </w:t>
      </w:r>
      <w:hyperlink w:history="1" w:anchor="TrainHeadMinLocation">
        <w:r w:rsidR="00C02146">
          <w:rPr>
            <w:rStyle w:val="ac"/>
          </w:rPr>
          <w:t>TrainHeadMinLocation</w:t>
        </w:r>
      </w:hyperlink>
      <w:r w:rsidRPr="00336BC2">
        <w:t>.Abscissa = 0</w:t>
      </w:r>
    </w:p>
    <w:p w:rsidRPr="00336BC2" w:rsidR="00336BC2" w:rsidP="000431E0" w:rsidRDefault="006B2C16">
      <w:pPr>
        <w:pStyle w:val="af7"/>
      </w:pPr>
      <w:r>
        <w:rPr>
          <w:rFonts w:hint="eastAsia"/>
        </w:rPr>
        <w:t xml:space="preserve">            </w:t>
      </w:r>
      <w:hyperlink w:history="1" w:anchor="TrainHeadOrientation">
        <w:r w:rsidRPr="006B2C16">
          <w:rPr>
            <w:rStyle w:val="ac"/>
          </w:rPr>
          <w:t>TrainHeadOrientation</w:t>
        </w:r>
      </w:hyperlink>
      <w:r w:rsidRPr="006B2C16">
        <w:t xml:space="preserve"> = </w:t>
      </w:r>
      <w:r w:rsidRPr="006B2C16">
        <w:rPr>
          <w:rStyle w:val="aff1"/>
        </w:rPr>
        <w:t>LOCREPORT_DIRECTION_</w:t>
      </w:r>
      <w:r w:rsidR="008D5932">
        <w:rPr>
          <w:rStyle w:val="aff1"/>
          <w:rFonts w:hint="eastAsia"/>
        </w:rPr>
        <w:t>DOWN</w:t>
      </w:r>
    </w:p>
    <w:p w:rsidR="00A13598" w:rsidP="000431E0" w:rsidRDefault="00336BC2">
      <w:pPr>
        <w:pStyle w:val="af7"/>
      </w:pPr>
      <w:r w:rsidRPr="00336BC2">
        <w:t xml:space="preserve">    return </w:t>
      </w:r>
      <w:hyperlink w:history="1" w:anchor="TrainHeadMinLocation">
        <w:r w:rsidR="00C02146">
          <w:rPr>
            <w:rStyle w:val="ac"/>
          </w:rPr>
          <w:t>TrainHeadMinLocation</w:t>
        </w:r>
      </w:hyperlink>
    </w:p>
    <w:p w:rsidR="00A13598" w:rsidP="00C93484" w:rsidRDefault="00A13598">
      <w:pPr>
        <w:pStyle w:val="Reqtify"/>
      </w:pPr>
      <w:r>
        <w:rPr>
          <w:rFonts w:hint="eastAsia"/>
        </w:rPr>
        <w:t xml:space="preserve">In above ARDL, the </w:t>
      </w:r>
      <w:r w:rsidRPr="004651AA">
        <w:rPr>
          <w:rStyle w:val="aff1"/>
          <w:rFonts w:hint="eastAsia"/>
        </w:rPr>
        <w:t>ABSCISSA_TO_HALF_METER</w:t>
      </w:r>
      <w:r>
        <w:rPr>
          <w:rFonts w:hint="eastAsia"/>
        </w:rPr>
        <w:t xml:space="preserve"> means the coefficient of unit </w:t>
      </w:r>
      <w:r w:rsidR="002F5731">
        <w:t>conversion</w:t>
      </w:r>
      <w:r>
        <w:rPr>
          <w:rFonts w:hint="eastAsia"/>
        </w:rPr>
        <w:t>.</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783"/>
        </w:rPr>
      </w:pPr>
      <w:del w:author="常鸣" w:date="2014-07-03T14:27:00Z" w:id="16784">
        <w:r w:rsidRPr="008A1414" w:rsidDel="009328EA">
          <w:delText>#S</w:delText>
        </w:r>
      </w:del>
      <w:ins w:author="常鸣" w:date="2014-07-03T14:27:00Z" w:id="16785">
        <w:r w:rsidR="009328EA">
          <w:t>#Allocation=ATP Software</w:t>
        </w:r>
      </w:ins>
    </w:p>
    <w:p w:rsidRPr="008A1414" w:rsidR="00A13598" w:rsidP="000C0D62" w:rsidRDefault="009328EA">
      <w:pPr>
        <w:pStyle w:val="ReqtifyAltQ"/>
      </w:pPr>
      <w:ins w:author="常鸣" w:date="2014-07-03T14:27:00Z" w:id="16786">
        <w:r>
          <w:t>#S</w:t>
        </w:r>
      </w:ins>
      <w:r w:rsidRPr="008A1414" w:rsidR="00A13598">
        <w:t>ource=</w:t>
      </w:r>
      <w:r w:rsidR="00A13598">
        <w:rPr>
          <w:rFonts w:hint="eastAsia"/>
        </w:rPr>
        <w:t>[iTC_CC-SyAD-0207],</w:t>
      </w:r>
      <w:r w:rsidRPr="00144CCB" w:rsidR="00A13598">
        <w:t xml:space="preserve"> </w:t>
      </w:r>
      <w:r w:rsidRPr="00DB0ED4" w:rsidR="00A13598">
        <w:t>[</w:t>
      </w:r>
      <w:r w:rsidR="00A13598">
        <w:t>iTC_CC-SyAD</w:t>
      </w:r>
      <w:r w:rsidRPr="00DB0ED4" w:rsidR="00A13598">
        <w:t>-</w:t>
      </w:r>
      <w:r w:rsidR="00A13598">
        <w:rPr>
          <w:rFonts w:hint="eastAsia"/>
        </w:rPr>
        <w:t>0211</w:t>
      </w:r>
      <w:r w:rsidRPr="00DB0ED4" w:rsidR="00A13598">
        <w:rPr>
          <w:rFonts w:hint="eastAsia"/>
        </w:rPr>
        <w:t>]</w:t>
      </w:r>
      <w:r w:rsidR="00A13598">
        <w:rPr>
          <w:rFonts w:hint="eastAsia"/>
        </w:rPr>
        <w:t>,</w:t>
      </w:r>
      <w:r w:rsidRPr="004A15FE" w:rsidR="00A13598">
        <w:t xml:space="preserve"> [iTC_CC_ATP_SwHA-0196]</w:t>
      </w:r>
    </w:p>
    <w:p w:rsidRPr="008A1414" w:rsidR="00A13598" w:rsidP="000C0D62" w:rsidRDefault="00A13598">
      <w:pPr>
        <w:pStyle w:val="ReqtifyAltQ"/>
      </w:pPr>
      <w:r w:rsidRPr="008A1414">
        <w:t>[End]</w:t>
      </w:r>
    </w:p>
    <w:p w:rsidR="00A13598" w:rsidP="00C93484" w:rsidRDefault="00A13598">
      <w:pPr>
        <w:pStyle w:val="Reqtify"/>
      </w:pPr>
    </w:p>
    <w:p w:rsidR="00A13598" w:rsidP="00C93484" w:rsidRDefault="00A13598">
      <w:pPr>
        <w:pStyle w:val="Reqtify"/>
      </w:pPr>
    </w:p>
    <w:p w:rsidR="00A13598" w:rsidP="00704491" w:rsidRDefault="00A13598">
      <w:pPr>
        <w:pStyle w:val="ReqtifyAltR"/>
      </w:pPr>
      <w:r>
        <w:t>[iTC_CC_ATP-SwRS-0</w:t>
      </w:r>
      <w:r>
        <w:rPr>
          <w:rFonts w:hint="eastAsia"/>
        </w:rPr>
        <w:t>404</w:t>
      </w:r>
      <w:r>
        <w:t>]</w:t>
      </w:r>
    </w:p>
    <w:p w:rsidR="00A13598" w:rsidP="00C93484" w:rsidRDefault="00611C83">
      <w:pPr>
        <w:pStyle w:val="Reqtify"/>
      </w:pPr>
      <w:bookmarkStart w:name="TrainHeadCoupledStatus" w:id="16787"/>
      <w:r w:rsidRPr="00611C83">
        <w:rPr>
          <w:rStyle w:val="aff2"/>
        </w:rPr>
        <w:t>TrainHeadCoupledStatus</w:t>
      </w:r>
      <w:bookmarkEnd w:id="16787"/>
      <w:r w:rsidR="00A13598">
        <w:rPr>
          <w:rFonts w:hint="eastAsia"/>
        </w:rPr>
        <w:t>，车头连挂状态。</w:t>
      </w:r>
    </w:p>
    <w:p w:rsidR="00A13598" w:rsidP="00C93484" w:rsidRDefault="00A13598">
      <w:pPr>
        <w:pStyle w:val="Reqtify"/>
      </w:pPr>
      <w:r>
        <w:rPr>
          <w:rFonts w:hint="eastAsia"/>
        </w:rPr>
        <w:t xml:space="preserve">ATP shall send the coupled status of the active train cab to the </w:t>
      </w:r>
      <w:hyperlink w:history="1" w:anchor="ZC">
        <w:r w:rsidR="00DE30C0">
          <w:rPr>
            <w:rStyle w:val="ac"/>
          </w:rPr>
          <w:t>ZC</w:t>
        </w:r>
      </w:hyperlink>
      <w:r>
        <w:rPr>
          <w:rFonts w:hint="eastAsia"/>
        </w:rPr>
        <w:t>.</w:t>
      </w:r>
    </w:p>
    <w:p w:rsidRPr="00611C83" w:rsidR="00611C83" w:rsidP="000431E0" w:rsidRDefault="00611C83">
      <w:pPr>
        <w:pStyle w:val="af7"/>
      </w:pPr>
      <w:r w:rsidRPr="00611C83">
        <w:t xml:space="preserve">def </w:t>
      </w:r>
      <w:hyperlink w:history="1" w:anchor="TrainHeadCoupledStatus">
        <w:r w:rsidR="00C02146">
          <w:rPr>
            <w:rStyle w:val="ac"/>
          </w:rPr>
          <w:t>TrainHeadCoupledStatus</w:t>
        </w:r>
      </w:hyperlink>
      <w:r w:rsidRPr="00611C83">
        <w:t>(k):</w:t>
      </w:r>
    </w:p>
    <w:p w:rsidRPr="00611C83" w:rsidR="00611C83" w:rsidP="000431E0" w:rsidRDefault="00611C83">
      <w:pPr>
        <w:pStyle w:val="af7"/>
      </w:pPr>
      <w:r w:rsidRPr="00611C83">
        <w:t xml:space="preserve">    if (</w:t>
      </w:r>
      <w:hyperlink w:history="1" w:anchor="TrainFrontEnd">
        <w:r w:rsidR="00813AB3">
          <w:rPr>
            <w:rStyle w:val="ac"/>
          </w:rPr>
          <w:t>TrainFrontEnd</w:t>
        </w:r>
      </w:hyperlink>
      <w:r w:rsidRPr="00611C83">
        <w:t xml:space="preserve">(k) is </w:t>
      </w:r>
      <w:r w:rsidRPr="00451353">
        <w:rPr>
          <w:rStyle w:val="aff1"/>
        </w:rPr>
        <w:t>END_1</w:t>
      </w:r>
      <w:r w:rsidRPr="00611C83">
        <w:t>):</w:t>
      </w:r>
    </w:p>
    <w:p w:rsidRPr="003B0457" w:rsidR="003B0457" w:rsidP="003B0457" w:rsidRDefault="00611C83">
      <w:pPr>
        <w:pStyle w:val="af7"/>
      </w:pPr>
      <w:r w:rsidRPr="00611C83">
        <w:lastRenderedPageBreak/>
        <w:t xml:space="preserve">        return </w:t>
      </w:r>
      <w:r w:rsidRPr="003B0457" w:rsidR="003B0457">
        <w:t>((</w:t>
      </w:r>
      <w:hyperlink w:history="1" w:anchor="TrainCoupledType">
        <w:r w:rsidRPr="003B0457" w:rsidR="003B0457">
          <w:rPr>
            <w:rStyle w:val="ac"/>
          </w:rPr>
          <w:t>TrainCoupledType</w:t>
        </w:r>
      </w:hyperlink>
      <w:r w:rsidRPr="003B0457" w:rsidR="003B0457">
        <w:t xml:space="preserve">(k) is </w:t>
      </w:r>
      <w:r w:rsidRPr="003B0457" w:rsidR="003B0457">
        <w:rPr>
          <w:rStyle w:val="aff1"/>
        </w:rPr>
        <w:t>TRAIN_NOT_COUPLED</w:t>
      </w:r>
      <w:r w:rsidRPr="003B0457" w:rsidR="003B0457">
        <w:t>)</w:t>
      </w:r>
    </w:p>
    <w:p w:rsidRPr="00611C83" w:rsidR="00611C83" w:rsidP="003B0457" w:rsidRDefault="003B0457">
      <w:pPr>
        <w:pStyle w:val="af7"/>
      </w:pPr>
      <w:r w:rsidRPr="003B0457">
        <w:t xml:space="preserve">                or (</w:t>
      </w:r>
      <w:hyperlink w:history="1" w:anchor="TrainCoupledType">
        <w:r w:rsidRPr="003B0457">
          <w:rPr>
            <w:rStyle w:val="ac"/>
          </w:rPr>
          <w:t>TrainCoupledType</w:t>
        </w:r>
      </w:hyperlink>
      <w:r w:rsidRPr="003B0457">
        <w:t xml:space="preserve">(k) is </w:t>
      </w:r>
      <w:r w:rsidRPr="003B0457">
        <w:rPr>
          <w:rStyle w:val="aff1"/>
        </w:rPr>
        <w:t>TRAIN_COUPLED_END2</w:t>
      </w:r>
      <w:r w:rsidRPr="003B0457">
        <w:t>))</w:t>
      </w:r>
    </w:p>
    <w:p w:rsidRPr="00611C83" w:rsidR="00611C83" w:rsidP="000431E0" w:rsidRDefault="00611C83">
      <w:pPr>
        <w:pStyle w:val="af7"/>
      </w:pPr>
      <w:r w:rsidRPr="00611C83">
        <w:t xml:space="preserve">    else:</w:t>
      </w:r>
    </w:p>
    <w:p w:rsidRPr="003B0457" w:rsidR="003B0457" w:rsidP="003B0457" w:rsidRDefault="00611C83">
      <w:pPr>
        <w:pStyle w:val="af7"/>
      </w:pPr>
      <w:r w:rsidRPr="00611C83">
        <w:t xml:space="preserve">        return </w:t>
      </w:r>
      <w:r w:rsidRPr="003B0457" w:rsidR="003B0457">
        <w:t>((</w:t>
      </w:r>
      <w:hyperlink w:history="1" w:anchor="TrainCoupledType">
        <w:r w:rsidRPr="003B0457" w:rsidR="003B0457">
          <w:rPr>
            <w:rStyle w:val="ac"/>
          </w:rPr>
          <w:t>TrainCoupledType</w:t>
        </w:r>
      </w:hyperlink>
      <w:r w:rsidRPr="003B0457" w:rsidR="003B0457">
        <w:t xml:space="preserve">(k) is </w:t>
      </w:r>
      <w:r w:rsidRPr="003B0457" w:rsidR="003B0457">
        <w:rPr>
          <w:rStyle w:val="aff1"/>
        </w:rPr>
        <w:t>TRAIN_NOT_COUPLED</w:t>
      </w:r>
      <w:r w:rsidRPr="003B0457" w:rsidR="003B0457">
        <w:t>)</w:t>
      </w:r>
    </w:p>
    <w:p w:rsidR="00A13598" w:rsidP="003B0457" w:rsidRDefault="003B0457">
      <w:pPr>
        <w:pStyle w:val="af7"/>
      </w:pPr>
      <w:r w:rsidRPr="003B0457">
        <w:t xml:space="preserve">                or (</w:t>
      </w:r>
      <w:hyperlink w:history="1" w:anchor="TrainCoupledType">
        <w:r w:rsidRPr="003B0457">
          <w:rPr>
            <w:rStyle w:val="ac"/>
          </w:rPr>
          <w:t>TrainCoupledType</w:t>
        </w:r>
      </w:hyperlink>
      <w:r w:rsidRPr="003B0457">
        <w:t xml:space="preserve">(k) is </w:t>
      </w:r>
      <w:r w:rsidRPr="003B0457">
        <w:rPr>
          <w:rStyle w:val="aff1"/>
        </w:rPr>
        <w:t>TRAIN_COUPLED_END</w:t>
      </w:r>
      <w:r w:rsidRPr="003B0457">
        <w:rPr>
          <w:rStyle w:val="aff1"/>
          <w:rFonts w:hint="eastAsia"/>
        </w:rPr>
        <w:t>1</w:t>
      </w:r>
      <w:r w:rsidRPr="003B0457">
        <w:t>))</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788"/>
        </w:rPr>
      </w:pPr>
      <w:del w:author="常鸣" w:date="2014-07-03T14:27:00Z" w:id="16789">
        <w:r w:rsidRPr="008A1414" w:rsidDel="009328EA">
          <w:delText>#S</w:delText>
        </w:r>
      </w:del>
      <w:ins w:author="常鸣" w:date="2014-07-03T14:27:00Z" w:id="16790">
        <w:r w:rsidR="009328EA">
          <w:t>#Allocation=ATP Software</w:t>
        </w:r>
      </w:ins>
    </w:p>
    <w:p w:rsidRPr="008A1414" w:rsidR="00A13598" w:rsidP="000C0D62" w:rsidRDefault="009328EA">
      <w:pPr>
        <w:pStyle w:val="ReqtifyAltQ"/>
      </w:pPr>
      <w:ins w:author="常鸣" w:date="2014-07-03T14:27:00Z" w:id="16791">
        <w:r>
          <w:t>#S</w:t>
        </w:r>
      </w:ins>
      <w:r w:rsidRPr="008A1414" w:rsidR="00A13598">
        <w:t>ource=</w:t>
      </w:r>
      <w:r w:rsidR="00A13598">
        <w:rPr>
          <w:rFonts w:hint="eastAsia"/>
        </w:rPr>
        <w:t>[iTC_CC-SyAD-0207],</w:t>
      </w:r>
      <w:r w:rsidRPr="00144CCB" w:rsidR="00A13598">
        <w:t xml:space="preserve"> </w:t>
      </w:r>
      <w:r w:rsidRPr="00DB0ED4" w:rsidR="00A13598">
        <w:t>[</w:t>
      </w:r>
      <w:r w:rsidR="00A13598">
        <w:t>iTC_CC-SyAD</w:t>
      </w:r>
      <w:r w:rsidRPr="00DB0ED4" w:rsidR="00A13598">
        <w:t>-</w:t>
      </w:r>
      <w:r w:rsidR="00A13598">
        <w:rPr>
          <w:rFonts w:hint="eastAsia"/>
        </w:rPr>
        <w:t>0211</w:t>
      </w:r>
      <w:r w:rsidRPr="00DB0ED4" w:rsidR="00A13598">
        <w:rPr>
          <w:rFonts w:hint="eastAsia"/>
        </w:rPr>
        <w:t>]</w:t>
      </w:r>
    </w:p>
    <w:p w:rsidRPr="008A1414" w:rsidR="00A13598" w:rsidP="000C0D62" w:rsidRDefault="00A13598">
      <w:pPr>
        <w:pStyle w:val="ReqtifyAltQ"/>
      </w:pPr>
      <w:r w:rsidRPr="008A1414">
        <w:t>[End]</w:t>
      </w:r>
    </w:p>
    <w:p w:rsidR="00A13598" w:rsidP="00C93484" w:rsidRDefault="00A13598">
      <w:pPr>
        <w:pStyle w:val="Reqtify"/>
      </w:pPr>
    </w:p>
    <w:p w:rsidR="00A13598" w:rsidP="00C93484" w:rsidRDefault="00A13598">
      <w:pPr>
        <w:pStyle w:val="Reqtify"/>
      </w:pPr>
    </w:p>
    <w:p w:rsidR="00A13598" w:rsidP="00704491" w:rsidRDefault="00A13598">
      <w:pPr>
        <w:pStyle w:val="ReqtifyAltR"/>
      </w:pPr>
      <w:r>
        <w:t>[iTC_CC_ATP-SwRS-0</w:t>
      </w:r>
      <w:r>
        <w:rPr>
          <w:rFonts w:hint="eastAsia"/>
        </w:rPr>
        <w:t>405</w:t>
      </w:r>
      <w:r>
        <w:t>]</w:t>
      </w:r>
    </w:p>
    <w:p w:rsidR="00A13598" w:rsidP="00C93484" w:rsidRDefault="0084730E">
      <w:pPr>
        <w:pStyle w:val="Reqtify"/>
      </w:pPr>
      <w:bookmarkStart w:name="TrainTailCabId" w:id="16792"/>
      <w:r w:rsidRPr="0084730E">
        <w:rPr>
          <w:rStyle w:val="aff2"/>
        </w:rPr>
        <w:t>TrainTailCabId</w:t>
      </w:r>
      <w:bookmarkEnd w:id="16792"/>
      <w:r w:rsidR="00A13598">
        <w:rPr>
          <w:rFonts w:hint="eastAsia"/>
        </w:rPr>
        <w:t>，车尾</w:t>
      </w:r>
      <w:r w:rsidR="00A13598">
        <w:rPr>
          <w:rFonts w:hint="eastAsia"/>
        </w:rPr>
        <w:t>ID</w:t>
      </w:r>
      <w:r w:rsidR="00A13598">
        <w:rPr>
          <w:rFonts w:hint="eastAsia"/>
        </w:rPr>
        <w:t>号。</w:t>
      </w:r>
    </w:p>
    <w:p w:rsidRPr="000C6CF3" w:rsidR="00A13598" w:rsidP="00C93484" w:rsidRDefault="00A13598">
      <w:pPr>
        <w:pStyle w:val="Reqtify"/>
      </w:pPr>
      <w:r>
        <w:rPr>
          <w:rFonts w:hint="eastAsia"/>
        </w:rPr>
        <w:t xml:space="preserve">ATP shall send the current inactive cab id to the </w:t>
      </w:r>
      <w:hyperlink w:history="1" w:anchor="ZC">
        <w:r w:rsidR="00DE30C0">
          <w:rPr>
            <w:rStyle w:val="ac"/>
          </w:rPr>
          <w:t>ZC</w:t>
        </w:r>
      </w:hyperlink>
      <w:r>
        <w:rPr>
          <w:rFonts w:hint="eastAsia"/>
        </w:rPr>
        <w:t>.</w:t>
      </w:r>
    </w:p>
    <w:p w:rsidRPr="00611C83" w:rsidR="00611C83" w:rsidP="000431E0" w:rsidRDefault="00611C83">
      <w:pPr>
        <w:pStyle w:val="af7"/>
      </w:pPr>
      <w:r w:rsidRPr="00611C83">
        <w:t xml:space="preserve">def </w:t>
      </w:r>
      <w:hyperlink w:history="1" w:anchor="TrainTailCabId">
        <w:r w:rsidR="00C02146">
          <w:rPr>
            <w:rStyle w:val="ac"/>
          </w:rPr>
          <w:t>TrainTailCabId</w:t>
        </w:r>
      </w:hyperlink>
      <w:r w:rsidRPr="00611C83">
        <w:t>(k):</w:t>
      </w:r>
    </w:p>
    <w:p w:rsidRPr="00611C83" w:rsidR="00611C83" w:rsidP="000431E0" w:rsidRDefault="00611C83">
      <w:pPr>
        <w:pStyle w:val="af7"/>
      </w:pPr>
      <w:r w:rsidRPr="00611C83">
        <w:t xml:space="preserve">    if (</w:t>
      </w:r>
      <w:hyperlink w:history="1" w:anchor="TrainFrontEnd">
        <w:r w:rsidR="00813AB3">
          <w:rPr>
            <w:rStyle w:val="ac"/>
          </w:rPr>
          <w:t>TrainFrontEnd</w:t>
        </w:r>
      </w:hyperlink>
      <w:r w:rsidRPr="00611C83">
        <w:t xml:space="preserve">(k) is </w:t>
      </w:r>
      <w:r w:rsidRPr="00451353">
        <w:rPr>
          <w:rStyle w:val="aff1"/>
        </w:rPr>
        <w:t>END_1</w:t>
      </w:r>
      <w:r w:rsidRPr="00611C83">
        <w:t>):</w:t>
      </w:r>
    </w:p>
    <w:p w:rsidRPr="00611C83" w:rsidR="00611C83" w:rsidP="000431E0" w:rsidRDefault="00611C83">
      <w:pPr>
        <w:pStyle w:val="af7"/>
      </w:pPr>
      <w:r w:rsidRPr="00611C83">
        <w:t xml:space="preserve">        return </w:t>
      </w:r>
      <w:r w:rsidRPr="00451353">
        <w:rPr>
          <w:rStyle w:val="aff1"/>
        </w:rPr>
        <w:t>END_2</w:t>
      </w:r>
    </w:p>
    <w:p w:rsidRPr="00611C83" w:rsidR="00611C83" w:rsidP="000431E0" w:rsidRDefault="00611C83">
      <w:pPr>
        <w:pStyle w:val="af7"/>
      </w:pPr>
      <w:r w:rsidRPr="00611C83">
        <w:t xml:space="preserve">    else:</w:t>
      </w:r>
    </w:p>
    <w:p w:rsidR="00A13598" w:rsidP="000431E0" w:rsidRDefault="00611C83">
      <w:pPr>
        <w:pStyle w:val="af7"/>
      </w:pPr>
      <w:r w:rsidRPr="00611C83">
        <w:t xml:space="preserve">        return </w:t>
      </w:r>
      <w:r w:rsidRPr="00451353">
        <w:rPr>
          <w:rStyle w:val="aff1"/>
        </w:rPr>
        <w:t>END_1</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793"/>
        </w:rPr>
      </w:pPr>
      <w:del w:author="常鸣" w:date="2014-07-03T14:27:00Z" w:id="16794">
        <w:r w:rsidRPr="008A1414" w:rsidDel="009328EA">
          <w:delText>#S</w:delText>
        </w:r>
      </w:del>
      <w:ins w:author="常鸣" w:date="2014-07-03T14:27:00Z" w:id="16795">
        <w:r w:rsidR="009328EA">
          <w:t>#Allocation=ATP Software</w:t>
        </w:r>
      </w:ins>
    </w:p>
    <w:p w:rsidRPr="008A1414" w:rsidR="00A13598" w:rsidP="000C0D62" w:rsidRDefault="009328EA">
      <w:pPr>
        <w:pStyle w:val="ReqtifyAltQ"/>
      </w:pPr>
      <w:ins w:author="常鸣" w:date="2014-07-03T14:27:00Z" w:id="16796">
        <w:r>
          <w:t>#S</w:t>
        </w:r>
      </w:ins>
      <w:r w:rsidRPr="008A1414" w:rsidR="00A13598">
        <w:t>ource=</w:t>
      </w:r>
      <w:r w:rsidR="00A13598">
        <w:rPr>
          <w:rFonts w:hint="eastAsia"/>
        </w:rPr>
        <w:t>[iTC_CC-SyAD-0207],</w:t>
      </w:r>
      <w:r w:rsidRPr="00144CCB" w:rsidR="00A13598">
        <w:t xml:space="preserve"> </w:t>
      </w:r>
      <w:r w:rsidRPr="00DB0ED4" w:rsidR="00A13598">
        <w:t>[</w:t>
      </w:r>
      <w:r w:rsidR="00A13598">
        <w:t>iTC_CC-SyAD</w:t>
      </w:r>
      <w:r w:rsidRPr="00DB0ED4" w:rsidR="00A13598">
        <w:t>-</w:t>
      </w:r>
      <w:r w:rsidR="00A13598">
        <w:rPr>
          <w:rFonts w:hint="eastAsia"/>
        </w:rPr>
        <w:t>0211</w:t>
      </w:r>
      <w:r w:rsidRPr="00DB0ED4" w:rsidR="00A13598">
        <w:rPr>
          <w:rFonts w:hint="eastAsia"/>
        </w:rPr>
        <w:t>]</w:t>
      </w:r>
    </w:p>
    <w:p w:rsidRPr="008A1414" w:rsidR="00A13598" w:rsidP="000C0D62" w:rsidRDefault="00A13598">
      <w:pPr>
        <w:pStyle w:val="ReqtifyAltQ"/>
      </w:pPr>
      <w:r w:rsidRPr="008A1414">
        <w:t>[End]</w:t>
      </w:r>
    </w:p>
    <w:p w:rsidR="00A13598" w:rsidP="00C93484" w:rsidRDefault="00A13598">
      <w:pPr>
        <w:pStyle w:val="Reqtify"/>
      </w:pPr>
    </w:p>
    <w:p w:rsidR="00A13598" w:rsidP="00C93484" w:rsidRDefault="00A13598">
      <w:pPr>
        <w:pStyle w:val="Reqtify"/>
      </w:pPr>
    </w:p>
    <w:p w:rsidR="00A13598" w:rsidP="00704491" w:rsidRDefault="00A13598">
      <w:pPr>
        <w:pStyle w:val="ReqtifyAltR"/>
      </w:pPr>
      <w:r>
        <w:t>[iTC_CC_ATP-SwRS-0</w:t>
      </w:r>
      <w:r>
        <w:rPr>
          <w:rFonts w:hint="eastAsia"/>
        </w:rPr>
        <w:t>406</w:t>
      </w:r>
      <w:r>
        <w:t>]</w:t>
      </w:r>
    </w:p>
    <w:p w:rsidR="00A13598" w:rsidP="00C93484" w:rsidRDefault="0084730E">
      <w:pPr>
        <w:pStyle w:val="Reqtify"/>
      </w:pPr>
      <w:bookmarkStart w:name="TrainTailOrientation" w:id="16797"/>
      <w:r w:rsidRPr="0084730E">
        <w:rPr>
          <w:rStyle w:val="aff2"/>
        </w:rPr>
        <w:t>TrainTailOrientation</w:t>
      </w:r>
      <w:bookmarkEnd w:id="16797"/>
      <w:r w:rsidR="00A13598">
        <w:rPr>
          <w:rFonts w:hint="eastAsia"/>
        </w:rPr>
        <w:t>，</w:t>
      </w:r>
      <w:r w:rsidR="008D7C5C">
        <w:rPr>
          <w:rFonts w:hint="eastAsia"/>
        </w:rPr>
        <w:t>ATP</w:t>
      </w:r>
      <w:r w:rsidR="008D7C5C">
        <w:rPr>
          <w:rFonts w:hint="eastAsia"/>
        </w:rPr>
        <w:t>需将</w:t>
      </w:r>
      <w:r w:rsidR="00A13598">
        <w:rPr>
          <w:rFonts w:hint="eastAsia"/>
        </w:rPr>
        <w:t>车尾</w:t>
      </w:r>
      <w:r w:rsidR="008D7C5C">
        <w:rPr>
          <w:rFonts w:hint="eastAsia"/>
        </w:rPr>
        <w:t>最小定位的</w:t>
      </w:r>
      <w:r w:rsidR="00A13598">
        <w:rPr>
          <w:rFonts w:hint="eastAsia"/>
        </w:rPr>
        <w:t>运营方向</w:t>
      </w:r>
      <w:r w:rsidR="008D7C5C">
        <w:rPr>
          <w:rFonts w:hint="eastAsia"/>
        </w:rPr>
        <w:t>发送给</w:t>
      </w:r>
      <w:r w:rsidR="008D7C5C">
        <w:rPr>
          <w:rFonts w:hint="eastAsia"/>
        </w:rPr>
        <w:t>ZC</w:t>
      </w:r>
      <w:r w:rsidR="008D7C5C">
        <w:rPr>
          <w:rFonts w:hint="eastAsia"/>
        </w:rPr>
        <w:t>，作为车位运营方向</w:t>
      </w:r>
      <w:r w:rsidR="00A13598">
        <w:rPr>
          <w:rFonts w:hint="eastAsia"/>
        </w:rPr>
        <w:t>。</w:t>
      </w:r>
      <w:r w:rsidR="00673E98">
        <w:rPr>
          <w:rFonts w:hint="eastAsia"/>
        </w:rPr>
        <w:t>规则见</w:t>
      </w:r>
      <w:r w:rsidR="00673E98">
        <w:rPr>
          <w:rFonts w:hint="eastAsia"/>
        </w:rPr>
        <w:t>SwRS-0408</w:t>
      </w:r>
      <w:r w:rsidR="00673E98">
        <w:rPr>
          <w:rFonts w:hint="eastAsia"/>
        </w:rPr>
        <w:t>。</w:t>
      </w:r>
    </w:p>
    <w:p w:rsidR="00963AFD" w:rsidP="00C93484" w:rsidRDefault="00A13598">
      <w:pPr>
        <w:pStyle w:val="Reqtify"/>
      </w:pPr>
      <w:r>
        <w:rPr>
          <w:rFonts w:hint="eastAsia"/>
        </w:rPr>
        <w:t xml:space="preserve">ATP shall send the orientation of the </w:t>
      </w:r>
      <w:r w:rsidR="008D7C5C">
        <w:rPr>
          <w:rFonts w:hint="eastAsia"/>
        </w:rPr>
        <w:t xml:space="preserve">minimum location of </w:t>
      </w:r>
      <w:r>
        <w:rPr>
          <w:rFonts w:hint="eastAsia"/>
        </w:rPr>
        <w:t xml:space="preserve">inactive cab id to the </w:t>
      </w:r>
      <w:hyperlink w:history="1" w:anchor="ZC">
        <w:r w:rsidR="00DE30C0">
          <w:rPr>
            <w:rStyle w:val="ac"/>
          </w:rPr>
          <w:t>ZC</w:t>
        </w:r>
      </w:hyperlink>
      <w:r>
        <w:rPr>
          <w:rFonts w:hint="eastAsia"/>
        </w:rPr>
        <w:t>.</w:t>
      </w:r>
      <w:r w:rsidR="00673E98">
        <w:rPr>
          <w:rFonts w:hint="eastAsia"/>
        </w:rPr>
        <w:t xml:space="preserve"> For the rule can refer to SwRS-0408.</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798"/>
        </w:rPr>
      </w:pPr>
      <w:del w:author="常鸣" w:date="2014-07-03T14:27:00Z" w:id="16799">
        <w:r w:rsidRPr="008A1414" w:rsidDel="009328EA">
          <w:delText>#S</w:delText>
        </w:r>
      </w:del>
      <w:ins w:author="常鸣" w:date="2014-07-03T14:27:00Z" w:id="16800">
        <w:r w:rsidR="009328EA">
          <w:t>#Allocation=ATP Software</w:t>
        </w:r>
      </w:ins>
    </w:p>
    <w:p w:rsidRPr="008A1414" w:rsidR="00A13598" w:rsidP="000C0D62" w:rsidRDefault="009328EA">
      <w:pPr>
        <w:pStyle w:val="ReqtifyAltQ"/>
      </w:pPr>
      <w:ins w:author="常鸣" w:date="2014-07-03T14:27:00Z" w:id="16801">
        <w:r>
          <w:t>#S</w:t>
        </w:r>
      </w:ins>
      <w:r w:rsidRPr="008A1414" w:rsidR="00A13598">
        <w:t>ource=</w:t>
      </w:r>
      <w:r w:rsidR="00A13598">
        <w:rPr>
          <w:rFonts w:hint="eastAsia"/>
        </w:rPr>
        <w:t>[iTC_CC-SyAD-0207],</w:t>
      </w:r>
      <w:r w:rsidRPr="00144CCB" w:rsidR="00A13598">
        <w:t xml:space="preserve"> </w:t>
      </w:r>
      <w:r w:rsidRPr="00DB0ED4" w:rsidR="00A13598">
        <w:t>[</w:t>
      </w:r>
      <w:r w:rsidR="00A13598">
        <w:t>iTC_CC-SyAD</w:t>
      </w:r>
      <w:r w:rsidRPr="00DB0ED4" w:rsidR="00A13598">
        <w:t>-</w:t>
      </w:r>
      <w:r w:rsidR="00A13598">
        <w:rPr>
          <w:rFonts w:hint="eastAsia"/>
        </w:rPr>
        <w:t>0211</w:t>
      </w:r>
      <w:r w:rsidRPr="00DB0ED4" w:rsidR="00A13598">
        <w:rPr>
          <w:rFonts w:hint="eastAsia"/>
        </w:rPr>
        <w:t>]</w:t>
      </w:r>
    </w:p>
    <w:p w:rsidRPr="008A1414" w:rsidR="00A13598" w:rsidP="000C0D62" w:rsidRDefault="00A13598">
      <w:pPr>
        <w:pStyle w:val="ReqtifyAltQ"/>
      </w:pPr>
      <w:r w:rsidRPr="008A1414">
        <w:t>[End]</w:t>
      </w:r>
    </w:p>
    <w:p w:rsidR="00A13598" w:rsidP="00C93484" w:rsidRDefault="00A13598">
      <w:pPr>
        <w:pStyle w:val="Reqtify"/>
      </w:pPr>
    </w:p>
    <w:p w:rsidR="00A13598" w:rsidP="00C93484" w:rsidRDefault="00A13598">
      <w:pPr>
        <w:pStyle w:val="Reqtify"/>
      </w:pPr>
    </w:p>
    <w:p w:rsidR="00A13598" w:rsidP="00704491" w:rsidRDefault="00A13598">
      <w:pPr>
        <w:pStyle w:val="ReqtifyAltR"/>
      </w:pPr>
      <w:r>
        <w:t>[iTC_CC_ATP-SwRS-0</w:t>
      </w:r>
      <w:r>
        <w:rPr>
          <w:rFonts w:hint="eastAsia"/>
        </w:rPr>
        <w:t>408</w:t>
      </w:r>
      <w:r>
        <w:t>]</w:t>
      </w:r>
    </w:p>
    <w:p w:rsidR="0084730E" w:rsidP="00C93484" w:rsidRDefault="0084730E">
      <w:pPr>
        <w:pStyle w:val="Reqtify"/>
      </w:pPr>
      <w:bookmarkStart w:name="TrainTailMinLocation" w:id="16802"/>
      <w:r w:rsidRPr="0084730E">
        <w:rPr>
          <w:rStyle w:val="aff2"/>
        </w:rPr>
        <w:t>TrainTailMinLocation</w:t>
      </w:r>
      <w:bookmarkEnd w:id="16802"/>
      <w:r>
        <w:rPr>
          <w:rFonts w:hint="eastAsia"/>
        </w:rPr>
        <w:t>，</w:t>
      </w:r>
      <w:r w:rsidR="00A13598">
        <w:rPr>
          <w:rFonts w:hint="eastAsia"/>
        </w:rPr>
        <w:t>车尾最小定位所在</w:t>
      </w:r>
      <w:r>
        <w:rPr>
          <w:rFonts w:hint="eastAsia"/>
        </w:rPr>
        <w:t>位置</w:t>
      </w:r>
      <w:r w:rsidR="00A13598">
        <w:rPr>
          <w:rFonts w:hint="eastAsia"/>
        </w:rPr>
        <w:t>。</w:t>
      </w:r>
    </w:p>
    <w:p w:rsidR="00A13598" w:rsidP="00C93484" w:rsidRDefault="00A13598">
      <w:pPr>
        <w:pStyle w:val="Reqtify"/>
      </w:pPr>
      <w:r>
        <w:rPr>
          <w:rFonts w:hint="eastAsia"/>
        </w:rPr>
        <w:lastRenderedPageBreak/>
        <w:t>根据</w:t>
      </w:r>
      <w:r>
        <w:fldChar w:fldCharType="begin"/>
      </w:r>
      <w:r>
        <w:instrText xml:space="preserve"> </w:instrText>
      </w:r>
      <w:r>
        <w:rPr>
          <w:rFonts w:hint="eastAsia"/>
        </w:rPr>
        <w:instrText>REF _Ref277776148 \r \h</w:instrText>
      </w:r>
      <w:r>
        <w:instrText xml:space="preserve"> </w:instrText>
      </w:r>
      <w:r>
        <w:fldChar w:fldCharType="separate"/>
      </w:r>
      <w:r w:rsidR="00DE178B">
        <w:t>[REF5]</w:t>
      </w:r>
      <w:r>
        <w:fldChar w:fldCharType="end"/>
      </w:r>
      <w:r>
        <w:rPr>
          <w:rFonts w:hint="eastAsia"/>
        </w:rPr>
        <w:t>，在</w:t>
      </w:r>
      <w:hyperlink w:history="1" w:anchor="LocReport">
        <w:r w:rsidRPr="00963AFD">
          <w:rPr>
            <w:rStyle w:val="ac"/>
            <w:rFonts w:hint="eastAsia"/>
          </w:rPr>
          <w:t>LocReport</w:t>
        </w:r>
      </w:hyperlink>
      <w:r>
        <w:rPr>
          <w:rFonts w:hint="eastAsia"/>
        </w:rPr>
        <w:t>中的坐标单位为</w:t>
      </w:r>
      <w:r>
        <w:rPr>
          <w:rFonts w:hint="eastAsia"/>
        </w:rPr>
        <w:t>0.5</w:t>
      </w:r>
      <w:r>
        <w:rPr>
          <w:rFonts w:hint="eastAsia"/>
        </w:rPr>
        <w:t>米，因此需进行单位转换。转换时应当导向</w:t>
      </w:r>
      <w:r>
        <w:rPr>
          <w:rFonts w:hint="eastAsia"/>
        </w:rPr>
        <w:t>ZC</w:t>
      </w:r>
      <w:r>
        <w:rPr>
          <w:rFonts w:hint="eastAsia"/>
        </w:rPr>
        <w:t>处理的安全侧，偏向将列车包络定位“拉长”，即向列车的上游方向取整。</w:t>
      </w:r>
    </w:p>
    <w:p w:rsidR="00A13598" w:rsidP="00FA0FBB" w:rsidRDefault="00A13598">
      <w:pPr>
        <w:pStyle w:val="AltX"/>
      </w:pPr>
      <w:r>
        <w:rPr>
          <w:rFonts w:hint="eastAsia"/>
        </w:rPr>
        <w:t>如果列车失位，设置上述定位信息为</w:t>
      </w:r>
      <w:r>
        <w:rPr>
          <w:rFonts w:hint="eastAsia"/>
        </w:rPr>
        <w:t>0</w:t>
      </w:r>
      <w:r>
        <w:rPr>
          <w:rFonts w:hint="eastAsia"/>
        </w:rPr>
        <w:t>；</w:t>
      </w:r>
    </w:p>
    <w:p w:rsidR="008A20C5" w:rsidP="00FA0FBB" w:rsidRDefault="00A13598">
      <w:pPr>
        <w:pStyle w:val="AltX"/>
      </w:pPr>
      <w:r>
        <w:rPr>
          <w:rFonts w:hint="eastAsia"/>
        </w:rPr>
        <w:t>否则，如果列车</w:t>
      </w:r>
      <w:r w:rsidR="008A20C5">
        <w:rPr>
          <w:rFonts w:hint="eastAsia"/>
        </w:rPr>
        <w:t>车尾朝</w:t>
      </w:r>
      <w:r w:rsidR="008A20C5">
        <w:rPr>
          <w:rStyle w:val="aff1"/>
          <w:rFonts w:hint="eastAsia"/>
        </w:rPr>
        <w:t>DOWN</w:t>
      </w:r>
      <w:r>
        <w:rPr>
          <w:rFonts w:hint="eastAsia"/>
        </w:rPr>
        <w:t>方向，则</w:t>
      </w:r>
      <w:r w:rsidR="008A20C5">
        <w:rPr>
          <w:rFonts w:hint="eastAsia"/>
        </w:rPr>
        <w:t>：</w:t>
      </w:r>
    </w:p>
    <w:p w:rsidR="008A20C5" w:rsidP="008A20C5" w:rsidRDefault="00A13598">
      <w:pPr>
        <w:pStyle w:val="AltZ"/>
      </w:pPr>
      <w:r>
        <w:rPr>
          <w:rFonts w:hint="eastAsia"/>
        </w:rPr>
        <w:t>车尾最小定位所在</w:t>
      </w:r>
      <w:r>
        <w:rPr>
          <w:rFonts w:hint="eastAsia"/>
        </w:rPr>
        <w:t>BLOCK</w:t>
      </w:r>
      <w:r>
        <w:rPr>
          <w:rFonts w:hint="eastAsia"/>
        </w:rPr>
        <w:t>号不变</w:t>
      </w:r>
      <w:r w:rsidR="00886F85">
        <w:rPr>
          <w:rFonts w:hint="eastAsia"/>
        </w:rPr>
        <w:t>；</w:t>
      </w:r>
    </w:p>
    <w:p w:rsidR="00A13598" w:rsidP="008A20C5" w:rsidRDefault="00A13598">
      <w:pPr>
        <w:pStyle w:val="AltZ"/>
      </w:pPr>
      <w:r>
        <w:rPr>
          <w:rFonts w:hint="eastAsia"/>
        </w:rPr>
        <w:t>车尾最小定位所在坐标以</w:t>
      </w:r>
      <w:r>
        <w:rPr>
          <w:rFonts w:hint="eastAsia"/>
        </w:rPr>
        <w:t>0.5</w:t>
      </w:r>
      <w:r>
        <w:rPr>
          <w:rFonts w:hint="eastAsia"/>
        </w:rPr>
        <w:t>米为单位向下取整；</w:t>
      </w:r>
    </w:p>
    <w:p w:rsidR="008A20C5" w:rsidP="008A20C5" w:rsidRDefault="00886F85">
      <w:pPr>
        <w:pStyle w:val="AltZ"/>
      </w:pPr>
      <w:r w:rsidRPr="00886F85">
        <w:rPr>
          <w:rFonts w:hint="eastAsia"/>
        </w:rPr>
        <w:t>车</w:t>
      </w:r>
      <w:r>
        <w:rPr>
          <w:rFonts w:hint="eastAsia"/>
        </w:rPr>
        <w:t>尾</w:t>
      </w:r>
      <w:r w:rsidRPr="00886F85">
        <w:rPr>
          <w:rFonts w:hint="eastAsia"/>
        </w:rPr>
        <w:t>方向为</w:t>
      </w:r>
      <w:r w:rsidRPr="00886F85">
        <w:rPr>
          <w:rStyle w:val="aff1"/>
        </w:rPr>
        <w:t>LOCREPORT_DIRECTION_</w:t>
      </w:r>
      <w:r w:rsidRPr="00886F85">
        <w:rPr>
          <w:rStyle w:val="aff1"/>
          <w:rFonts w:hint="eastAsia"/>
        </w:rPr>
        <w:t>DOWN</w:t>
      </w:r>
      <w:r w:rsidRPr="00886F85">
        <w:rPr>
          <w:rFonts w:hint="eastAsia"/>
        </w:rPr>
        <w:t>。</w:t>
      </w:r>
    </w:p>
    <w:p w:rsidR="008A20C5" w:rsidP="00FA0FBB" w:rsidRDefault="00A13598">
      <w:pPr>
        <w:pStyle w:val="AltX"/>
      </w:pPr>
      <w:r>
        <w:rPr>
          <w:rFonts w:hint="eastAsia"/>
        </w:rPr>
        <w:t>否则，如果车尾最小定位坐标加</w:t>
      </w:r>
      <w:r>
        <w:rPr>
          <w:rFonts w:hint="eastAsia"/>
        </w:rPr>
        <w:t>0.5</w:t>
      </w:r>
      <w:r>
        <w:rPr>
          <w:rFonts w:hint="eastAsia"/>
        </w:rPr>
        <w:t>米小于该</w:t>
      </w:r>
      <w:r>
        <w:rPr>
          <w:rFonts w:hint="eastAsia"/>
        </w:rPr>
        <w:t>BLOCK</w:t>
      </w:r>
      <w:r>
        <w:rPr>
          <w:rFonts w:hint="eastAsia"/>
        </w:rPr>
        <w:t>长度，则</w:t>
      </w:r>
      <w:r w:rsidR="008A20C5">
        <w:rPr>
          <w:rFonts w:hint="eastAsia"/>
        </w:rPr>
        <w:t>：</w:t>
      </w:r>
    </w:p>
    <w:p w:rsidR="008A20C5" w:rsidP="008A20C5" w:rsidRDefault="00A13598">
      <w:pPr>
        <w:pStyle w:val="AltZ"/>
      </w:pPr>
      <w:r>
        <w:rPr>
          <w:rFonts w:hint="eastAsia"/>
        </w:rPr>
        <w:t>车尾最小定位所在</w:t>
      </w:r>
      <w:r>
        <w:rPr>
          <w:rFonts w:hint="eastAsia"/>
        </w:rPr>
        <w:t>BLOCK</w:t>
      </w:r>
      <w:r>
        <w:rPr>
          <w:rFonts w:hint="eastAsia"/>
        </w:rPr>
        <w:t>号不变</w:t>
      </w:r>
      <w:r w:rsidR="008A20C5">
        <w:rPr>
          <w:rFonts w:hint="eastAsia"/>
        </w:rPr>
        <w:t>；</w:t>
      </w:r>
    </w:p>
    <w:p w:rsidR="00A13598" w:rsidP="008A20C5" w:rsidRDefault="00A13598">
      <w:pPr>
        <w:pStyle w:val="AltZ"/>
      </w:pPr>
      <w:r>
        <w:rPr>
          <w:rFonts w:hint="eastAsia"/>
        </w:rPr>
        <w:t>车尾最小定位所在坐标以</w:t>
      </w:r>
      <w:r>
        <w:rPr>
          <w:rFonts w:hint="eastAsia"/>
        </w:rPr>
        <w:t>0.5</w:t>
      </w:r>
      <w:r>
        <w:rPr>
          <w:rFonts w:hint="eastAsia"/>
        </w:rPr>
        <w:t>米为单位向上取整；</w:t>
      </w:r>
    </w:p>
    <w:p w:rsidR="008A20C5" w:rsidP="008A20C5" w:rsidRDefault="00886F85">
      <w:pPr>
        <w:pStyle w:val="AltZ"/>
      </w:pPr>
      <w:r w:rsidRPr="00886F85">
        <w:rPr>
          <w:rFonts w:hint="eastAsia"/>
        </w:rPr>
        <w:t>车尾方向为</w:t>
      </w:r>
      <w:r w:rsidRPr="00886F85">
        <w:rPr>
          <w:rStyle w:val="aff1"/>
        </w:rPr>
        <w:t>LOCREPORT_DIRECTION_</w:t>
      </w:r>
      <w:r>
        <w:rPr>
          <w:rStyle w:val="aff1"/>
          <w:rFonts w:hint="eastAsia"/>
        </w:rPr>
        <w:t>UP</w:t>
      </w:r>
      <w:r w:rsidRPr="00886F85">
        <w:rPr>
          <w:rFonts w:hint="eastAsia"/>
        </w:rPr>
        <w:t>。</w:t>
      </w:r>
    </w:p>
    <w:p w:rsidR="008A20C5" w:rsidP="00FA0FBB" w:rsidRDefault="00A13598">
      <w:pPr>
        <w:pStyle w:val="AltX"/>
      </w:pPr>
      <w:r>
        <w:rPr>
          <w:rFonts w:hint="eastAsia"/>
        </w:rPr>
        <w:t>否则，如果车尾最小定位所在</w:t>
      </w:r>
      <w:r>
        <w:rPr>
          <w:rFonts w:hint="eastAsia"/>
        </w:rPr>
        <w:t>BLOCK</w:t>
      </w:r>
      <w:r w:rsidR="00886F85">
        <w:rPr>
          <w:rFonts w:hint="eastAsia"/>
        </w:rPr>
        <w:t>找不到</w:t>
      </w:r>
      <w:r w:rsidRPr="008A20C5" w:rsidR="008A20C5">
        <w:rPr>
          <w:rStyle w:val="aff1"/>
          <w:rFonts w:hint="eastAsia"/>
        </w:rPr>
        <w:t>UP</w:t>
      </w:r>
      <w:r w:rsidR="008A20C5">
        <w:rPr>
          <w:rFonts w:hint="eastAsia"/>
        </w:rPr>
        <w:t>方向</w:t>
      </w:r>
      <w:r>
        <w:rPr>
          <w:rFonts w:hint="eastAsia"/>
        </w:rPr>
        <w:t>的下个</w:t>
      </w:r>
      <w:r>
        <w:rPr>
          <w:rFonts w:hint="eastAsia"/>
        </w:rPr>
        <w:t>BLOCK</w:t>
      </w:r>
      <w:r>
        <w:rPr>
          <w:rFonts w:hint="eastAsia"/>
        </w:rPr>
        <w:t>，则</w:t>
      </w:r>
      <w:r w:rsidR="008A20C5">
        <w:rPr>
          <w:rFonts w:hint="eastAsia"/>
        </w:rPr>
        <w:t>：</w:t>
      </w:r>
    </w:p>
    <w:p w:rsidR="008A20C5" w:rsidP="008A20C5" w:rsidRDefault="008A20C5">
      <w:pPr>
        <w:pStyle w:val="AltZ"/>
      </w:pPr>
      <w:r w:rsidRPr="008A20C5">
        <w:rPr>
          <w:rFonts w:hint="eastAsia"/>
        </w:rPr>
        <w:t>车尾最小定位所在</w:t>
      </w:r>
      <w:r w:rsidRPr="008A20C5">
        <w:rPr>
          <w:rFonts w:hint="eastAsia"/>
        </w:rPr>
        <w:t>BLOCK</w:t>
      </w:r>
      <w:r w:rsidRPr="008A20C5">
        <w:rPr>
          <w:rFonts w:hint="eastAsia"/>
        </w:rPr>
        <w:t>号不变，</w:t>
      </w:r>
    </w:p>
    <w:p w:rsidR="008A20C5" w:rsidP="008A20C5" w:rsidRDefault="008A20C5">
      <w:pPr>
        <w:pStyle w:val="AltZ"/>
      </w:pPr>
      <w:r w:rsidRPr="008A20C5">
        <w:rPr>
          <w:rFonts w:hint="eastAsia"/>
        </w:rPr>
        <w:t>车尾最小定位所在坐标以</w:t>
      </w:r>
      <w:r w:rsidRPr="008A20C5">
        <w:rPr>
          <w:rFonts w:hint="eastAsia"/>
        </w:rPr>
        <w:t>0.5</w:t>
      </w:r>
      <w:r w:rsidRPr="008A20C5">
        <w:rPr>
          <w:rFonts w:hint="eastAsia"/>
        </w:rPr>
        <w:t>米为单位向</w:t>
      </w:r>
      <w:r w:rsidR="00460603">
        <w:rPr>
          <w:rFonts w:hint="eastAsia"/>
        </w:rPr>
        <w:t>上</w:t>
      </w:r>
      <w:r w:rsidRPr="008A20C5">
        <w:rPr>
          <w:rFonts w:hint="eastAsia"/>
        </w:rPr>
        <w:t>取整（此时</w:t>
      </w:r>
      <w:r w:rsidRPr="00460603" w:rsidR="00460603">
        <w:rPr>
          <w:rFonts w:hint="eastAsia"/>
        </w:rPr>
        <w:t>由于发送</w:t>
      </w:r>
      <w:r w:rsidR="00460603">
        <w:rPr>
          <w:rFonts w:hint="eastAsia"/>
        </w:rPr>
        <w:t>的</w:t>
      </w:r>
      <w:r w:rsidRPr="00460603" w:rsidR="00460603">
        <w:rPr>
          <w:rFonts w:hint="eastAsia"/>
        </w:rPr>
        <w:t>坐标超过了</w:t>
      </w:r>
      <w:r w:rsidRPr="00460603" w:rsidR="00460603">
        <w:t>Block</w:t>
      </w:r>
      <w:r w:rsidRPr="00460603" w:rsidR="00460603">
        <w:rPr>
          <w:rFonts w:hint="eastAsia"/>
        </w:rPr>
        <w:t>长度，</w:t>
      </w:r>
      <w:r w:rsidRPr="00460603" w:rsidR="00460603">
        <w:t>ZC</w:t>
      </w:r>
      <w:r w:rsidRPr="00460603" w:rsidR="00460603">
        <w:rPr>
          <w:rFonts w:hint="eastAsia"/>
        </w:rPr>
        <w:t>会将本</w:t>
      </w:r>
      <w:r w:rsidRPr="00460603" w:rsidR="00460603">
        <w:t>LocReport</w:t>
      </w:r>
      <w:r w:rsidRPr="00460603" w:rsidR="00460603">
        <w:rPr>
          <w:rFonts w:hint="eastAsia"/>
        </w:rPr>
        <w:t>丢弃</w:t>
      </w:r>
      <w:r w:rsidRPr="008A20C5">
        <w:rPr>
          <w:rFonts w:hint="eastAsia"/>
        </w:rPr>
        <w:t>，不会影响安全）。</w:t>
      </w:r>
    </w:p>
    <w:p w:rsidR="008A20C5" w:rsidP="008A20C5" w:rsidRDefault="00886F85">
      <w:pPr>
        <w:pStyle w:val="AltZ"/>
      </w:pPr>
      <w:r w:rsidRPr="00886F85">
        <w:rPr>
          <w:rFonts w:hint="eastAsia"/>
        </w:rPr>
        <w:t>车尾方向为</w:t>
      </w:r>
      <w:r w:rsidRPr="00886F85">
        <w:rPr>
          <w:rStyle w:val="aff1"/>
        </w:rPr>
        <w:t>LOCREPORT_DIRECTION_</w:t>
      </w:r>
      <w:r>
        <w:rPr>
          <w:rStyle w:val="aff1"/>
          <w:rFonts w:hint="eastAsia"/>
        </w:rPr>
        <w:t>UP</w:t>
      </w:r>
      <w:r w:rsidRPr="00886F85">
        <w:rPr>
          <w:rFonts w:hint="eastAsia"/>
        </w:rPr>
        <w:t>。</w:t>
      </w:r>
    </w:p>
    <w:p w:rsidR="008A20C5" w:rsidP="00FA0FBB" w:rsidRDefault="008A20C5">
      <w:pPr>
        <w:pStyle w:val="AltX"/>
      </w:pPr>
      <w:r>
        <w:rPr>
          <w:rFonts w:hint="eastAsia"/>
        </w:rPr>
        <w:t>否则，</w:t>
      </w:r>
      <w:r w:rsidRPr="008A20C5">
        <w:rPr>
          <w:rFonts w:hint="eastAsia"/>
        </w:rPr>
        <w:t>如果车</w:t>
      </w:r>
      <w:r>
        <w:rPr>
          <w:rFonts w:hint="eastAsia"/>
        </w:rPr>
        <w:t>尾</w:t>
      </w:r>
      <w:r w:rsidRPr="008A20C5">
        <w:rPr>
          <w:rFonts w:hint="eastAsia"/>
        </w:rPr>
        <w:t>最小定位所在</w:t>
      </w:r>
      <w:r w:rsidRPr="008A20C5">
        <w:rPr>
          <w:rFonts w:hint="eastAsia"/>
        </w:rPr>
        <w:t>BLOCK</w:t>
      </w:r>
      <w:r w:rsidRPr="008A20C5">
        <w:rPr>
          <w:rFonts w:hint="eastAsia"/>
        </w:rPr>
        <w:t>，与该</w:t>
      </w:r>
      <w:r w:rsidRPr="008A20C5">
        <w:rPr>
          <w:rFonts w:hint="eastAsia"/>
        </w:rPr>
        <w:t>BLOCK</w:t>
      </w:r>
      <w:r w:rsidRPr="008A20C5">
        <w:rPr>
          <w:rFonts w:hint="eastAsia"/>
        </w:rPr>
        <w:t>的</w:t>
      </w:r>
      <w:r w:rsidRPr="008A20C5">
        <w:rPr>
          <w:rStyle w:val="aff1"/>
          <w:rFonts w:hint="eastAsia"/>
        </w:rPr>
        <w:t>UP</w:t>
      </w:r>
      <w:r w:rsidRPr="008A20C5">
        <w:rPr>
          <w:rFonts w:hint="eastAsia"/>
        </w:rPr>
        <w:t>方向下个</w:t>
      </w:r>
      <w:r w:rsidRPr="008A20C5">
        <w:rPr>
          <w:rFonts w:hint="eastAsia"/>
        </w:rPr>
        <w:t>BLOCK</w:t>
      </w:r>
      <w:r w:rsidRPr="008A20C5">
        <w:rPr>
          <w:rFonts w:hint="eastAsia"/>
        </w:rPr>
        <w:t>之间存在灯泡线极点，则：</w:t>
      </w:r>
    </w:p>
    <w:p w:rsidR="008A20C5" w:rsidP="008A20C5" w:rsidRDefault="00A13598">
      <w:pPr>
        <w:pStyle w:val="AltZ"/>
      </w:pPr>
      <w:r>
        <w:rPr>
          <w:rFonts w:hint="eastAsia"/>
        </w:rPr>
        <w:t>车尾最小定位所在</w:t>
      </w:r>
      <w:r>
        <w:rPr>
          <w:rFonts w:hint="eastAsia"/>
        </w:rPr>
        <w:t>BLOCK</w:t>
      </w:r>
      <w:r>
        <w:rPr>
          <w:rFonts w:hint="eastAsia"/>
        </w:rPr>
        <w:t>需改为其上行方向的下个</w:t>
      </w:r>
      <w:r>
        <w:rPr>
          <w:rFonts w:hint="eastAsia"/>
        </w:rPr>
        <w:t>BLOCK</w:t>
      </w:r>
      <w:r w:rsidR="008A20C5">
        <w:rPr>
          <w:rFonts w:hint="eastAsia"/>
        </w:rPr>
        <w:t>；</w:t>
      </w:r>
    </w:p>
    <w:p w:rsidR="00A13598" w:rsidP="008A20C5" w:rsidRDefault="00A13598">
      <w:pPr>
        <w:pStyle w:val="AltZ"/>
      </w:pPr>
      <w:r>
        <w:rPr>
          <w:rFonts w:hint="eastAsia"/>
        </w:rPr>
        <w:t>车尾最小定位所在坐标为</w:t>
      </w:r>
      <w:r w:rsidR="00886F85">
        <w:rPr>
          <w:rFonts w:hint="eastAsia"/>
        </w:rPr>
        <w:t>下游</w:t>
      </w:r>
      <w:r w:rsidR="00886F85">
        <w:rPr>
          <w:rFonts w:hint="eastAsia"/>
        </w:rPr>
        <w:t>BLOCK</w:t>
      </w:r>
      <w:r w:rsidR="00886F85">
        <w:rPr>
          <w:rFonts w:hint="eastAsia"/>
        </w:rPr>
        <w:t>长度以</w:t>
      </w:r>
      <w:r w:rsidR="00886F85">
        <w:rPr>
          <w:rFonts w:hint="eastAsia"/>
        </w:rPr>
        <w:t>0.5</w:t>
      </w:r>
      <w:r w:rsidR="00886F85">
        <w:rPr>
          <w:rFonts w:hint="eastAsia"/>
        </w:rPr>
        <w:t>米为单位向下取整</w:t>
      </w:r>
      <w:r>
        <w:rPr>
          <w:rFonts w:hint="eastAsia"/>
        </w:rPr>
        <w:t>；</w:t>
      </w:r>
    </w:p>
    <w:p w:rsidR="00886F85" w:rsidP="008A20C5" w:rsidRDefault="00886F85">
      <w:pPr>
        <w:pStyle w:val="AltZ"/>
      </w:pPr>
      <w:r w:rsidRPr="00886F85">
        <w:rPr>
          <w:rFonts w:hint="eastAsia"/>
        </w:rPr>
        <w:t>车尾方向为</w:t>
      </w:r>
      <w:r w:rsidRPr="00886F85">
        <w:rPr>
          <w:rStyle w:val="aff1"/>
        </w:rPr>
        <w:t>LOCREPORT_DIRECTION_</w:t>
      </w:r>
      <w:r>
        <w:rPr>
          <w:rStyle w:val="aff1"/>
          <w:rFonts w:hint="eastAsia"/>
        </w:rPr>
        <w:t>DOWN</w:t>
      </w:r>
      <w:r w:rsidRPr="00886F85">
        <w:rPr>
          <w:rFonts w:hint="eastAsia"/>
        </w:rPr>
        <w:t>。</w:t>
      </w:r>
    </w:p>
    <w:p w:rsidR="00A13598" w:rsidP="00FA0FBB" w:rsidRDefault="00A13598">
      <w:pPr>
        <w:pStyle w:val="AltX"/>
      </w:pPr>
      <w:r>
        <w:rPr>
          <w:rFonts w:hint="eastAsia"/>
        </w:rPr>
        <w:t>否则，</w:t>
      </w:r>
      <w:r w:rsidDel="008A20C5" w:rsidR="008A20C5">
        <w:rPr>
          <w:rFonts w:hint="eastAsia"/>
        </w:rPr>
        <w:t xml:space="preserve"> </w:t>
      </w:r>
    </w:p>
    <w:p w:rsidR="00886F85" w:rsidP="008A20C5" w:rsidRDefault="008A20C5">
      <w:pPr>
        <w:pStyle w:val="AltZ"/>
      </w:pPr>
      <w:r w:rsidRPr="008A20C5">
        <w:rPr>
          <w:rFonts w:hint="eastAsia"/>
        </w:rPr>
        <w:t>车尾最小定位所在</w:t>
      </w:r>
      <w:r w:rsidRPr="008A20C5">
        <w:rPr>
          <w:rFonts w:hint="eastAsia"/>
        </w:rPr>
        <w:t>BLOCK</w:t>
      </w:r>
      <w:r w:rsidRPr="008A20C5">
        <w:rPr>
          <w:rFonts w:hint="eastAsia"/>
        </w:rPr>
        <w:t>需改为其上行方向的下个</w:t>
      </w:r>
      <w:r w:rsidRPr="008A20C5">
        <w:rPr>
          <w:rFonts w:hint="eastAsia"/>
        </w:rPr>
        <w:t>BLOCK</w:t>
      </w:r>
      <w:r w:rsidR="00886F85">
        <w:rPr>
          <w:rFonts w:hint="eastAsia"/>
        </w:rPr>
        <w:t>；</w:t>
      </w:r>
    </w:p>
    <w:p w:rsidR="00A13598" w:rsidP="008A20C5" w:rsidRDefault="008A20C5">
      <w:pPr>
        <w:pStyle w:val="AltZ"/>
      </w:pPr>
      <w:r w:rsidRPr="008A20C5">
        <w:rPr>
          <w:rFonts w:hint="eastAsia"/>
        </w:rPr>
        <w:t>车尾最小定位所在坐标为</w:t>
      </w:r>
      <w:r w:rsidRPr="008A20C5">
        <w:rPr>
          <w:rFonts w:hint="eastAsia"/>
        </w:rPr>
        <w:t>0</w:t>
      </w:r>
      <w:r w:rsidRPr="008A20C5">
        <w:rPr>
          <w:rFonts w:hint="eastAsia"/>
        </w:rPr>
        <w:t>；</w:t>
      </w:r>
    </w:p>
    <w:p w:rsidRPr="007E7DFC" w:rsidR="00886F85" w:rsidP="008A20C5" w:rsidRDefault="00886F85">
      <w:pPr>
        <w:pStyle w:val="AltZ"/>
      </w:pPr>
      <w:r w:rsidRPr="00886F85">
        <w:rPr>
          <w:rFonts w:hint="eastAsia"/>
        </w:rPr>
        <w:t>车尾方向为</w:t>
      </w:r>
      <w:r w:rsidRPr="00886F85">
        <w:rPr>
          <w:rStyle w:val="aff1"/>
        </w:rPr>
        <w:t>LOCREPORT_DIRECTION_</w:t>
      </w:r>
      <w:r w:rsidRPr="00886F85">
        <w:rPr>
          <w:rStyle w:val="aff1"/>
          <w:rFonts w:hint="eastAsia"/>
        </w:rPr>
        <w:t>UP</w:t>
      </w:r>
      <w:r w:rsidRPr="00886F85">
        <w:rPr>
          <w:rFonts w:hint="eastAsia"/>
        </w:rPr>
        <w:t>。</w:t>
      </w:r>
    </w:p>
    <w:p w:rsidR="00A13598" w:rsidP="00C93484" w:rsidRDefault="00A13598">
      <w:pPr>
        <w:pStyle w:val="Reqtify"/>
      </w:pPr>
      <w:r w:rsidRPr="000C6CF3">
        <w:rPr>
          <w:rFonts w:hint="eastAsia"/>
        </w:rPr>
        <w:t xml:space="preserve">ATP shall send the minimum </w:t>
      </w:r>
      <w:r>
        <w:rPr>
          <w:rFonts w:hint="eastAsia"/>
        </w:rPr>
        <w:t>tail</w:t>
      </w:r>
      <w:r w:rsidRPr="000C6CF3">
        <w:rPr>
          <w:rFonts w:hint="eastAsia"/>
        </w:rPr>
        <w:t xml:space="preserve"> location of the active cab to the </w:t>
      </w:r>
      <w:hyperlink w:history="1" w:anchor="ZC">
        <w:r w:rsidR="00DE30C0">
          <w:rPr>
            <w:rStyle w:val="ac"/>
          </w:rPr>
          <w:t>ZC</w:t>
        </w:r>
      </w:hyperlink>
      <w:r w:rsidRPr="000C6CF3">
        <w:rPr>
          <w:rFonts w:hint="eastAsia"/>
        </w:rPr>
        <w:t>, including the block id</w:t>
      </w:r>
      <w:r w:rsidR="00397BD9">
        <w:rPr>
          <w:rFonts w:hint="eastAsia"/>
        </w:rPr>
        <w:t xml:space="preserve"> and </w:t>
      </w:r>
      <w:r w:rsidRPr="000C6CF3">
        <w:rPr>
          <w:rFonts w:hint="eastAsia"/>
        </w:rPr>
        <w:t xml:space="preserve">its abscissa. According to </w:t>
      </w:r>
      <w:r w:rsidRPr="000C6CF3">
        <w:fldChar w:fldCharType="begin"/>
      </w:r>
      <w:r w:rsidRPr="000C6CF3">
        <w:instrText xml:space="preserve"> </w:instrText>
      </w:r>
      <w:r w:rsidRPr="000C6CF3">
        <w:rPr>
          <w:rFonts w:hint="eastAsia"/>
        </w:rPr>
        <w:instrText>REF _Ref277776148 \r \h</w:instrText>
      </w:r>
      <w:r w:rsidRPr="000C6CF3">
        <w:instrText xml:space="preserve"> </w:instrText>
      </w:r>
      <w:r w:rsidRPr="000C6CF3">
        <w:fldChar w:fldCharType="separate"/>
      </w:r>
      <w:r w:rsidR="00DE178B">
        <w:t>[REF5]</w:t>
      </w:r>
      <w:r w:rsidRPr="000C6CF3">
        <w:fldChar w:fldCharType="end"/>
      </w:r>
      <w:r w:rsidRPr="000C6CF3">
        <w:rPr>
          <w:rFonts w:hint="eastAsia"/>
        </w:rPr>
        <w:t xml:space="preserve">, the unit of the abscissa in </w:t>
      </w:r>
      <w:r>
        <w:rPr>
          <w:rFonts w:hint="eastAsia"/>
        </w:rPr>
        <w:t>Location Report</w:t>
      </w:r>
      <w:r w:rsidRPr="000C6CF3">
        <w:rPr>
          <w:rFonts w:hint="eastAsia"/>
        </w:rPr>
        <w:t xml:space="preserve"> is 0.5 meter, so the ATP </w:t>
      </w:r>
      <w:r w:rsidRPr="000C6CF3">
        <w:t>needs</w:t>
      </w:r>
      <w:r w:rsidRPr="000C6CF3">
        <w:rPr>
          <w:rFonts w:hint="eastAsia"/>
        </w:rPr>
        <w:t xml:space="preserve"> to convert its internal unit to match that. The convertion shall be safety-oriented, which means the envelope of the train location tend to be "stretched" to the both ends. The rules of convertion are as following </w:t>
      </w:r>
      <w:r>
        <w:rPr>
          <w:rFonts w:hint="eastAsia"/>
        </w:rPr>
        <w:t>ARDL</w:t>
      </w:r>
      <w:r w:rsidRPr="000C6CF3">
        <w:rPr>
          <w:rFonts w:hint="eastAsia"/>
        </w:rPr>
        <w:t>:</w:t>
      </w:r>
    </w:p>
    <w:p w:rsidRPr="00CD0F68" w:rsidR="00A13598" w:rsidP="00C93484" w:rsidRDefault="00A13598">
      <w:pPr>
        <w:pStyle w:val="Reqtify"/>
      </w:pPr>
    </w:p>
    <w:p w:rsidR="00336BC2" w:rsidP="000431E0" w:rsidRDefault="0084730E">
      <w:pPr>
        <w:pStyle w:val="af7"/>
      </w:pPr>
      <w:r w:rsidRPr="0084730E">
        <w:t xml:space="preserve"> </w:t>
      </w:r>
      <w:r w:rsidR="00336BC2">
        <w:t xml:space="preserve">def </w:t>
      </w:r>
      <w:hyperlink w:history="1" w:anchor="TrainTailMinLocation">
        <w:r w:rsidR="00C02146">
          <w:rPr>
            <w:rStyle w:val="ac"/>
          </w:rPr>
          <w:t>TrainTailMinLocation</w:t>
        </w:r>
      </w:hyperlink>
      <w:r w:rsidR="00336BC2">
        <w:t>(k):</w:t>
      </w:r>
    </w:p>
    <w:p w:rsidR="00336BC2" w:rsidP="000431E0" w:rsidRDefault="00336BC2">
      <w:pPr>
        <w:pStyle w:val="af7"/>
      </w:pPr>
      <w:r>
        <w:t xml:space="preserve">    if (not </w:t>
      </w:r>
      <w:hyperlink w:history="1" w:anchor="TrainLocalized">
        <w:r w:rsidR="00F9339C">
          <w:rPr>
            <w:rStyle w:val="ac"/>
          </w:rPr>
          <w:t>TrainLocalized</w:t>
        </w:r>
      </w:hyperlink>
      <w:r>
        <w:t>(k)):</w:t>
      </w:r>
    </w:p>
    <w:p w:rsidR="00336BC2" w:rsidP="000431E0" w:rsidRDefault="00336BC2">
      <w:pPr>
        <w:pStyle w:val="af7"/>
      </w:pPr>
      <w:r>
        <w:t xml:space="preserve">        </w:t>
      </w:r>
      <w:hyperlink w:history="1" w:anchor="TrainTailMinLocation">
        <w:r w:rsidR="00C02146">
          <w:rPr>
            <w:rStyle w:val="ac"/>
          </w:rPr>
          <w:t>TrainTailMinLocation</w:t>
        </w:r>
      </w:hyperlink>
      <w:r>
        <w:t>.Block = 0</w:t>
      </w:r>
    </w:p>
    <w:p w:rsidRPr="00F81CA1" w:rsidR="00683DC9" w:rsidP="000431E0" w:rsidRDefault="00336BC2">
      <w:pPr>
        <w:pStyle w:val="af7"/>
        <w:rPr>
          <w:lang w:val="fr-FR"/>
        </w:rPr>
      </w:pPr>
      <w:r>
        <w:t xml:space="preserve">        </w:t>
      </w:r>
      <w:hyperlink w:history="1" w:anchor="TrainTailMinLocation">
        <w:r w:rsidRPr="00F81CA1" w:rsidR="00C02146">
          <w:rPr>
            <w:rStyle w:val="ac"/>
            <w:lang w:val="fr-FR"/>
          </w:rPr>
          <w:t>TrainTailMinLocation</w:t>
        </w:r>
      </w:hyperlink>
      <w:r w:rsidRPr="00F81CA1">
        <w:rPr>
          <w:lang w:val="fr-FR"/>
        </w:rPr>
        <w:t>.Abscissa = 0</w:t>
      </w:r>
    </w:p>
    <w:p w:rsidRPr="00F81CA1" w:rsidR="00336BC2" w:rsidP="000431E0" w:rsidRDefault="00683DC9">
      <w:pPr>
        <w:pStyle w:val="af7"/>
        <w:rPr>
          <w:lang w:val="fr-FR"/>
        </w:rPr>
      </w:pPr>
      <w:r w:rsidRPr="00F81CA1">
        <w:rPr>
          <w:rFonts w:hint="eastAsia"/>
          <w:lang w:val="fr-FR"/>
        </w:rPr>
        <w:t xml:space="preserve">        </w:t>
      </w:r>
      <w:hyperlink w:history="1" w:anchor="TrainTailOrientation">
        <w:r w:rsidRPr="00F81CA1">
          <w:rPr>
            <w:rStyle w:val="ac"/>
            <w:rFonts w:hint="eastAsia"/>
            <w:lang w:val="fr-FR"/>
          </w:rPr>
          <w:t>TrainTailOrientation</w:t>
        </w:r>
      </w:hyperlink>
      <w:r w:rsidRPr="00F81CA1">
        <w:rPr>
          <w:rFonts w:hint="eastAsia"/>
          <w:lang w:val="fr-FR"/>
        </w:rPr>
        <w:t xml:space="preserve"> = </w:t>
      </w:r>
      <w:r w:rsidRPr="00F81CA1">
        <w:rPr>
          <w:rStyle w:val="aff1"/>
          <w:lang w:val="fr-FR"/>
        </w:rPr>
        <w:t>LOCREPORT_DIRECTION_UNKOWN</w:t>
      </w:r>
    </w:p>
    <w:p w:rsidR="00336BC2" w:rsidP="000431E0" w:rsidRDefault="00336BC2">
      <w:pPr>
        <w:pStyle w:val="af7"/>
      </w:pPr>
      <w:r w:rsidRPr="00F81CA1">
        <w:rPr>
          <w:lang w:val="fr-FR"/>
        </w:rPr>
        <w:t xml:space="preserve">    </w:t>
      </w:r>
      <w:r>
        <w:t>elif (</w:t>
      </w:r>
      <w:hyperlink w:history="1" w:anchor="TrainRearLocation">
        <w:r w:rsidR="00963AFD">
          <w:rPr>
            <w:rStyle w:val="ac"/>
          </w:rPr>
          <w:t>TrainRearLocation</w:t>
        </w:r>
      </w:hyperlink>
      <w:r w:rsidR="00963AFD">
        <w:t>(k).Min</w:t>
      </w:r>
      <w:r w:rsidR="00963AFD">
        <w:rPr>
          <w:rFonts w:hint="eastAsia"/>
        </w:rPr>
        <w:t>.Ort</w:t>
      </w:r>
      <w:r>
        <w:t xml:space="preserve"> is </w:t>
      </w:r>
      <w:r w:rsidR="002C609F">
        <w:rPr>
          <w:rStyle w:val="aff1"/>
          <w:rFonts w:hint="eastAsia"/>
        </w:rPr>
        <w:t>DOWN</w:t>
      </w:r>
      <w:r>
        <w:t>):</w:t>
      </w:r>
    </w:p>
    <w:p w:rsidR="00336BC2" w:rsidP="000431E0" w:rsidRDefault="00336BC2">
      <w:pPr>
        <w:pStyle w:val="af7"/>
      </w:pPr>
      <w:r>
        <w:lastRenderedPageBreak/>
        <w:t xml:space="preserve">        </w:t>
      </w:r>
      <w:hyperlink w:history="1" w:anchor="TrainTailMinLocation">
        <w:r w:rsidR="00C02146">
          <w:rPr>
            <w:rStyle w:val="ac"/>
          </w:rPr>
          <w:t>TrainTailMinLocation</w:t>
        </w:r>
      </w:hyperlink>
      <w:r>
        <w:t xml:space="preserve">.Block = </w:t>
      </w:r>
      <w:hyperlink w:history="1" w:anchor="TrainRearLocation">
        <w:r w:rsidR="00BD3E90">
          <w:rPr>
            <w:rStyle w:val="ac"/>
          </w:rPr>
          <w:t>TrainRearLocation</w:t>
        </w:r>
      </w:hyperlink>
      <w:r>
        <w:t>(k).Min.Block</w:t>
      </w:r>
    </w:p>
    <w:p w:rsidR="00336BC2" w:rsidP="000431E0" w:rsidRDefault="00336BC2">
      <w:pPr>
        <w:pStyle w:val="af7"/>
      </w:pPr>
      <w:r>
        <w:t xml:space="preserve">        </w:t>
      </w:r>
      <w:hyperlink w:history="1" w:anchor="TrainTailMinLocation">
        <w:r w:rsidR="00C02146">
          <w:rPr>
            <w:rStyle w:val="ac"/>
          </w:rPr>
          <w:t>TrainTailMinLocation</w:t>
        </w:r>
      </w:hyperlink>
      <w:r>
        <w:t>.Abscissa = (</w:t>
      </w:r>
      <w:hyperlink w:history="1" w:anchor="roundfloor">
        <w:r w:rsidRPr="003B2B37" w:rsidR="003B2B37">
          <w:rPr>
            <w:rStyle w:val="ac"/>
          </w:rPr>
          <w:t>round.</w:t>
        </w:r>
        <w:r w:rsidRPr="003B2B37" w:rsidR="003B2B37">
          <w:rPr>
            <w:rStyle w:val="ac"/>
            <w:rFonts w:hint="eastAsia"/>
          </w:rPr>
          <w:t>f</w:t>
        </w:r>
        <w:r w:rsidRPr="003B2B37" w:rsidR="003B2B37">
          <w:rPr>
            <w:rStyle w:val="ac"/>
          </w:rPr>
          <w:t>loor</w:t>
        </w:r>
      </w:hyperlink>
      <w:r>
        <w:t>(</w:t>
      </w:r>
      <w:hyperlink w:history="1" w:anchor="TrainRearLocation">
        <w:r w:rsidR="00BD3E90">
          <w:rPr>
            <w:rStyle w:val="ac"/>
          </w:rPr>
          <w:t>TrainRearLocation</w:t>
        </w:r>
      </w:hyperlink>
      <w:r>
        <w:t>(k).Min.Abscissa</w:t>
      </w:r>
    </w:p>
    <w:p w:rsidR="00336BC2" w:rsidP="000431E0" w:rsidRDefault="00336BC2">
      <w:pPr>
        <w:pStyle w:val="af7"/>
      </w:pPr>
      <w:r>
        <w:t xml:space="preserve">                                          </w:t>
      </w:r>
      <w:r w:rsidR="00963AFD">
        <w:rPr>
          <w:rFonts w:hint="eastAsia"/>
        </w:rPr>
        <w:t xml:space="preserve">                    </w:t>
      </w:r>
      <w:r>
        <w:t xml:space="preserve">/ </w:t>
      </w:r>
      <w:r w:rsidRPr="00963AFD">
        <w:rPr>
          <w:rStyle w:val="aff1"/>
        </w:rPr>
        <w:t>ABSCISSA_TO_HALF_METER</w:t>
      </w:r>
      <w:r>
        <w:t>))</w:t>
      </w:r>
    </w:p>
    <w:p w:rsidR="00683DC9" w:rsidP="000431E0" w:rsidRDefault="00683DC9">
      <w:pPr>
        <w:pStyle w:val="af7"/>
      </w:pPr>
      <w:r w:rsidRPr="00683DC9">
        <w:rPr>
          <w:rFonts w:hint="eastAsia"/>
        </w:rPr>
        <w:t xml:space="preserve">        </w:t>
      </w:r>
      <w:hyperlink w:history="1" w:anchor="TrainTailOrientation">
        <w:r w:rsidRPr="00683DC9">
          <w:rPr>
            <w:rStyle w:val="ac"/>
            <w:rFonts w:hint="eastAsia"/>
          </w:rPr>
          <w:t>TrainTailOrientation</w:t>
        </w:r>
      </w:hyperlink>
      <w:r w:rsidRPr="00683DC9">
        <w:rPr>
          <w:rFonts w:hint="eastAsia"/>
        </w:rPr>
        <w:t xml:space="preserve"> = </w:t>
      </w:r>
      <w:r w:rsidRPr="00683DC9">
        <w:rPr>
          <w:rStyle w:val="aff1"/>
        </w:rPr>
        <w:t>LOCREPORT_DIRECTION_</w:t>
      </w:r>
      <w:r w:rsidRPr="00683DC9">
        <w:rPr>
          <w:rStyle w:val="aff1"/>
          <w:rFonts w:hint="eastAsia"/>
        </w:rPr>
        <w:t>DOWN</w:t>
      </w:r>
    </w:p>
    <w:p w:rsidR="00336BC2" w:rsidP="000431E0" w:rsidRDefault="00336BC2">
      <w:pPr>
        <w:pStyle w:val="af7"/>
      </w:pPr>
      <w:r>
        <w:t xml:space="preserve">    elif (</w:t>
      </w:r>
      <w:hyperlink w:history="1" w:anchor="TrainRearLocation">
        <w:r w:rsidR="00963AFD">
          <w:rPr>
            <w:rStyle w:val="ac"/>
          </w:rPr>
          <w:t>TrainRearLocation</w:t>
        </w:r>
      </w:hyperlink>
      <w:r>
        <w:t xml:space="preserve">(k).Min.Abscissa + </w:t>
      </w:r>
      <w:r w:rsidRPr="00963AFD">
        <w:rPr>
          <w:rStyle w:val="aff1"/>
        </w:rPr>
        <w:t>ABSCISSA_TO_HALF_METER</w:t>
      </w:r>
    </w:p>
    <w:p w:rsidR="00336BC2" w:rsidP="000431E0" w:rsidRDefault="00336BC2">
      <w:pPr>
        <w:pStyle w:val="af7"/>
      </w:pPr>
      <w:r>
        <w:t xml:space="preserve">          &lt;= </w:t>
      </w:r>
      <w:hyperlink w:history="1" w:anchor="TrackMap">
        <w:r w:rsidR="00C64E92">
          <w:rPr>
            <w:rStyle w:val="ac"/>
          </w:rPr>
          <w:t>TrackMap</w:t>
        </w:r>
      </w:hyperlink>
      <w:r>
        <w:t>.Block[</w:t>
      </w:r>
      <w:hyperlink w:history="1" w:anchor="TrainRearLocation">
        <w:r w:rsidR="00BD3E90">
          <w:rPr>
            <w:rStyle w:val="ac"/>
          </w:rPr>
          <w:t>TrainRearLocation</w:t>
        </w:r>
      </w:hyperlink>
      <w:r>
        <w:t>(k).Min.Block].Length):</w:t>
      </w:r>
    </w:p>
    <w:p w:rsidR="00336BC2" w:rsidP="000431E0" w:rsidRDefault="00336BC2">
      <w:pPr>
        <w:pStyle w:val="af7"/>
      </w:pPr>
      <w:r>
        <w:t xml:space="preserve">        </w:t>
      </w:r>
      <w:hyperlink w:history="1" w:anchor="TrainTailMinLocation">
        <w:r w:rsidR="00C02146">
          <w:rPr>
            <w:rStyle w:val="ac"/>
          </w:rPr>
          <w:t>TrainTailMinLocation</w:t>
        </w:r>
      </w:hyperlink>
      <w:r>
        <w:t xml:space="preserve">.Block = </w:t>
      </w:r>
      <w:hyperlink w:history="1" w:anchor="TrainRearLocation">
        <w:r w:rsidR="00BD3E90">
          <w:rPr>
            <w:rStyle w:val="ac"/>
          </w:rPr>
          <w:t>TrainRearLocation</w:t>
        </w:r>
      </w:hyperlink>
      <w:r>
        <w:t>(k).Min.Block</w:t>
      </w:r>
    </w:p>
    <w:p w:rsidR="00336BC2" w:rsidP="000431E0" w:rsidRDefault="00336BC2">
      <w:pPr>
        <w:pStyle w:val="af7"/>
      </w:pPr>
      <w:r>
        <w:t xml:space="preserve">        </w:t>
      </w:r>
      <w:hyperlink w:history="1" w:anchor="TrainTailMinLocation">
        <w:r w:rsidR="00C02146">
          <w:rPr>
            <w:rStyle w:val="ac"/>
          </w:rPr>
          <w:t>TrainTailMinLocation</w:t>
        </w:r>
      </w:hyperlink>
      <w:r>
        <w:t xml:space="preserve">.Abscissa = </w:t>
      </w:r>
      <w:hyperlink w:history="1" w:anchor="roundceil">
        <w:r w:rsidRPr="003B2B37" w:rsidR="003B2B37">
          <w:rPr>
            <w:rStyle w:val="ac"/>
          </w:rPr>
          <w:t>round.ceil</w:t>
        </w:r>
      </w:hyperlink>
      <w:r>
        <w:t>(</w:t>
      </w:r>
      <w:hyperlink w:history="1" w:anchor="TrainRearLocation">
        <w:r w:rsidR="00963AFD">
          <w:rPr>
            <w:rStyle w:val="ac"/>
          </w:rPr>
          <w:t>TrainRearLocation</w:t>
        </w:r>
      </w:hyperlink>
      <w:r>
        <w:t>(k).Min.Abscissa</w:t>
      </w:r>
    </w:p>
    <w:p w:rsidR="00336BC2" w:rsidP="000431E0" w:rsidRDefault="00336BC2">
      <w:pPr>
        <w:pStyle w:val="af7"/>
      </w:pPr>
      <w:r>
        <w:t xml:space="preserve">                                                  </w:t>
      </w:r>
      <w:r w:rsidR="00963AFD">
        <w:rPr>
          <w:rFonts w:hint="eastAsia"/>
        </w:rPr>
        <w:t xml:space="preserve">          </w:t>
      </w:r>
      <w:r>
        <w:t xml:space="preserve">/ </w:t>
      </w:r>
      <w:r w:rsidRPr="00963AFD">
        <w:rPr>
          <w:rStyle w:val="aff1"/>
        </w:rPr>
        <w:t>ABSCISSA_TO_HALF_METER</w:t>
      </w:r>
      <w:r>
        <w:t>)</w:t>
      </w:r>
    </w:p>
    <w:p w:rsidR="00683DC9" w:rsidP="000431E0" w:rsidRDefault="00683DC9">
      <w:pPr>
        <w:pStyle w:val="af7"/>
      </w:pPr>
      <w:r w:rsidRPr="00683DC9">
        <w:rPr>
          <w:rFonts w:hint="eastAsia"/>
        </w:rPr>
        <w:t xml:space="preserve">        </w:t>
      </w:r>
      <w:hyperlink w:history="1" w:anchor="TrainTailOrientation">
        <w:r w:rsidRPr="00683DC9">
          <w:rPr>
            <w:rStyle w:val="ac"/>
            <w:rFonts w:hint="eastAsia"/>
          </w:rPr>
          <w:t>TrainTailOrientation</w:t>
        </w:r>
      </w:hyperlink>
      <w:r w:rsidRPr="00683DC9">
        <w:rPr>
          <w:rFonts w:hint="eastAsia"/>
        </w:rPr>
        <w:t xml:space="preserve"> = </w:t>
      </w:r>
      <w:r w:rsidRPr="00683DC9">
        <w:rPr>
          <w:rStyle w:val="aff1"/>
        </w:rPr>
        <w:t>LOCREPORT_DIRECTION_</w:t>
      </w:r>
      <w:r w:rsidRPr="00683DC9">
        <w:rPr>
          <w:rStyle w:val="aff1"/>
          <w:rFonts w:hint="eastAsia"/>
        </w:rPr>
        <w:t>UP</w:t>
      </w:r>
    </w:p>
    <w:p w:rsidR="00683DC9" w:rsidP="000431E0" w:rsidRDefault="00336BC2">
      <w:pPr>
        <w:pStyle w:val="af7"/>
      </w:pPr>
      <w:r>
        <w:t xml:space="preserve">    el</w:t>
      </w:r>
      <w:r w:rsidR="00683DC9">
        <w:rPr>
          <w:rFonts w:hint="eastAsia"/>
        </w:rPr>
        <w:t>se:</w:t>
      </w:r>
    </w:p>
    <w:p w:rsidR="00683DC9" w:rsidP="000431E0" w:rsidRDefault="00683DC9">
      <w:pPr>
        <w:pStyle w:val="af7"/>
      </w:pPr>
      <w:r>
        <w:rPr>
          <w:rFonts w:hint="eastAsia"/>
        </w:rPr>
        <w:t xml:space="preserve">        NextBlock = </w:t>
      </w:r>
      <w:hyperlink w:history="1" w:anchor="TrackMap">
        <w:r w:rsidRPr="006C65DA">
          <w:rPr>
            <w:rStyle w:val="ac"/>
          </w:rPr>
          <w:t>TrackMap</w:t>
        </w:r>
      </w:hyperlink>
      <w:r w:rsidRPr="006C65DA">
        <w:t>.</w:t>
      </w:r>
      <w:hyperlink w:history="1" w:anchor="NextBlock">
        <w:r w:rsidRPr="006C65DA">
          <w:rPr>
            <w:rStyle w:val="ac"/>
          </w:rPr>
          <w:t>NextBlock</w:t>
        </w:r>
      </w:hyperlink>
      <w:r w:rsidRPr="006C65DA">
        <w:t>(</w:t>
      </w:r>
      <w:hyperlink w:history="1" w:anchor="TrackMap">
        <w:r w:rsidRPr="006C65DA">
          <w:rPr>
            <w:rStyle w:val="ac"/>
          </w:rPr>
          <w:t>TrackMap</w:t>
        </w:r>
      </w:hyperlink>
      <w:r w:rsidRPr="006C65DA">
        <w:t>.</w:t>
      </w:r>
      <w:hyperlink w:history="1" w:anchor="Blocks">
        <w:r w:rsidRPr="006C65DA">
          <w:rPr>
            <w:rStyle w:val="ac"/>
          </w:rPr>
          <w:t>Blocks</w:t>
        </w:r>
      </w:hyperlink>
      <w:r w:rsidRPr="006C65DA">
        <w:t>[</w:t>
      </w:r>
      <w:hyperlink w:history="1" w:anchor="TrainRearLocation">
        <w:r w:rsidR="00873981">
          <w:rPr>
            <w:rStyle w:val="ac"/>
          </w:rPr>
          <w:t>TrainRearLocation</w:t>
        </w:r>
      </w:hyperlink>
      <w:r w:rsidRPr="006C65DA">
        <w:t xml:space="preserve">(k).Min.Block], </w:t>
      </w:r>
      <w:r w:rsidRPr="006C65DA">
        <w:rPr>
          <w:rStyle w:val="aff1"/>
        </w:rPr>
        <w:t>UP</w:t>
      </w:r>
      <w:r w:rsidRPr="006C65DA">
        <w:t>)</w:t>
      </w:r>
    </w:p>
    <w:p w:rsidR="00683DC9" w:rsidP="000431E0" w:rsidRDefault="00683DC9">
      <w:pPr>
        <w:pStyle w:val="af7"/>
      </w:pPr>
      <w:r>
        <w:rPr>
          <w:rFonts w:hint="eastAsia"/>
        </w:rPr>
        <w:t xml:space="preserve">        </w:t>
      </w:r>
      <w:r w:rsidRPr="00336BC2">
        <w:t>if (</w:t>
      </w:r>
      <w:r>
        <w:rPr>
          <w:rFonts w:hint="eastAsia"/>
        </w:rPr>
        <w:t>NextBlock</w:t>
      </w:r>
      <w:r w:rsidRPr="00336BC2">
        <w:t xml:space="preserve"> is </w:t>
      </w:r>
      <w:r w:rsidRPr="00354FC4">
        <w:rPr>
          <w:rStyle w:val="aff1"/>
        </w:rPr>
        <w:t>None</w:t>
      </w:r>
      <w:r w:rsidRPr="00336BC2">
        <w:t>):</w:t>
      </w:r>
    </w:p>
    <w:p w:rsidRPr="006C65DA" w:rsidR="00683DC9" w:rsidP="000431E0" w:rsidRDefault="00683DC9">
      <w:pPr>
        <w:pStyle w:val="af7"/>
      </w:pPr>
      <w:r>
        <w:rPr>
          <w:rFonts w:hint="eastAsia"/>
        </w:rPr>
        <w:t xml:space="preserve">            </w:t>
      </w:r>
      <w:hyperlink w:history="1" w:anchor="TrainTailMinLocation">
        <w:r>
          <w:rPr>
            <w:rStyle w:val="ac"/>
          </w:rPr>
          <w:t>TrainTailMinLocation</w:t>
        </w:r>
      </w:hyperlink>
      <w:r w:rsidRPr="006C65DA">
        <w:t xml:space="preserve">.Block = </w:t>
      </w:r>
      <w:hyperlink w:history="1" w:anchor="TrainFrontLocation">
        <w:r w:rsidRPr="006C65DA">
          <w:rPr>
            <w:rStyle w:val="ac"/>
          </w:rPr>
          <w:t>TrainFrontLocation</w:t>
        </w:r>
      </w:hyperlink>
      <w:r w:rsidRPr="006C65DA">
        <w:t>(k).Min.Block</w:t>
      </w:r>
    </w:p>
    <w:p w:rsidRPr="006C65DA" w:rsidR="00683DC9" w:rsidP="000431E0" w:rsidRDefault="00683DC9">
      <w:pPr>
        <w:pStyle w:val="af7"/>
      </w:pPr>
      <w:r w:rsidRPr="006C65DA">
        <w:t xml:space="preserve">        </w:t>
      </w:r>
      <w:r>
        <w:rPr>
          <w:rFonts w:hint="eastAsia"/>
        </w:rPr>
        <w:t xml:space="preserve">    </w:t>
      </w:r>
      <w:hyperlink w:history="1" w:anchor="TrainTailMinLocation">
        <w:r>
          <w:rPr>
            <w:rStyle w:val="ac"/>
          </w:rPr>
          <w:t>TrainTailMinLocation</w:t>
        </w:r>
      </w:hyperlink>
      <w:r w:rsidRPr="006C65DA">
        <w:t xml:space="preserve">.Abscissa = </w:t>
      </w:r>
      <w:hyperlink w:history="1" w:anchor="roundfloor">
        <w:r w:rsidRPr="003B2B37">
          <w:rPr>
            <w:rStyle w:val="ac"/>
          </w:rPr>
          <w:t>round.</w:t>
        </w:r>
        <w:r w:rsidR="00460603">
          <w:rPr>
            <w:rStyle w:val="ac"/>
            <w:rFonts w:hint="eastAsia"/>
          </w:rPr>
          <w:t>ceil</w:t>
        </w:r>
      </w:hyperlink>
      <w:r w:rsidRPr="006C65DA">
        <w:t>(</w:t>
      </w:r>
      <w:hyperlink w:history="1" w:anchor="TrainRearLocation">
        <w:r w:rsidR="00873981">
          <w:rPr>
            <w:rStyle w:val="ac"/>
          </w:rPr>
          <w:t>TrainRearLocation</w:t>
        </w:r>
      </w:hyperlink>
      <w:r w:rsidRPr="006C65DA">
        <w:t>(k).Min.Abscissa</w:t>
      </w:r>
    </w:p>
    <w:p w:rsidR="00683DC9" w:rsidP="000431E0" w:rsidRDefault="00683DC9">
      <w:pPr>
        <w:pStyle w:val="af7"/>
      </w:pPr>
      <w:r w:rsidRPr="006C65DA">
        <w:t xml:space="preserve">            </w:t>
      </w:r>
      <w:r>
        <w:rPr>
          <w:rFonts w:hint="eastAsia"/>
        </w:rPr>
        <w:t xml:space="preserve">    </w:t>
      </w:r>
      <w:r w:rsidRPr="006C65DA">
        <w:t xml:space="preserve">                            </w:t>
      </w:r>
      <w:r w:rsidRPr="006C65DA">
        <w:rPr>
          <w:rFonts w:hint="eastAsia"/>
        </w:rPr>
        <w:t xml:space="preserve">         </w:t>
      </w:r>
      <w:r w:rsidRPr="006C65DA">
        <w:t xml:space="preserve">          </w:t>
      </w:r>
      <w:r>
        <w:rPr>
          <w:rFonts w:hint="eastAsia"/>
        </w:rPr>
        <w:t xml:space="preserve"> </w:t>
      </w:r>
      <w:r w:rsidRPr="006C65DA">
        <w:t xml:space="preserve">/ </w:t>
      </w:r>
      <w:r w:rsidRPr="006C65DA">
        <w:rPr>
          <w:rStyle w:val="aff1"/>
        </w:rPr>
        <w:t>ABSCISSA_TO_HALF_METER</w:t>
      </w:r>
      <w:r w:rsidRPr="006C65DA">
        <w:t>)</w:t>
      </w:r>
    </w:p>
    <w:p w:rsidR="00683DC9" w:rsidP="000431E0" w:rsidRDefault="00683DC9">
      <w:pPr>
        <w:pStyle w:val="af7"/>
        <w:rPr>
          <w:rStyle w:val="aff1"/>
        </w:rPr>
      </w:pPr>
      <w:r>
        <w:rPr>
          <w:rFonts w:hint="eastAsia"/>
        </w:rPr>
        <w:t xml:space="preserve">            </w:t>
      </w:r>
      <w:hyperlink w:history="1" w:anchor="TrainTailOrientation">
        <w:r w:rsidRPr="00683DC9">
          <w:rPr>
            <w:rStyle w:val="ac"/>
            <w:rFonts w:hint="eastAsia"/>
          </w:rPr>
          <w:t>TrainTailOrientation</w:t>
        </w:r>
      </w:hyperlink>
      <w:r w:rsidRPr="00683DC9">
        <w:rPr>
          <w:rFonts w:hint="eastAsia"/>
        </w:rPr>
        <w:t xml:space="preserve"> </w:t>
      </w:r>
      <w:r w:rsidRPr="006B2C16">
        <w:t xml:space="preserve">= </w:t>
      </w:r>
      <w:r w:rsidRPr="006B2C16">
        <w:rPr>
          <w:rStyle w:val="aff1"/>
        </w:rPr>
        <w:t>LOCREPORT_DIRECTION_</w:t>
      </w:r>
      <w:r w:rsidRPr="006B2C16">
        <w:rPr>
          <w:rStyle w:val="aff1"/>
          <w:rFonts w:hint="eastAsia"/>
        </w:rPr>
        <w:t>UP</w:t>
      </w:r>
    </w:p>
    <w:p w:rsidR="00683DC9" w:rsidP="000431E0" w:rsidRDefault="00683DC9">
      <w:pPr>
        <w:pStyle w:val="af7"/>
      </w:pPr>
      <w:r w:rsidRPr="00336BC2">
        <w:t xml:space="preserve">        </w:t>
      </w:r>
      <w:r>
        <w:rPr>
          <w:rFonts w:hint="eastAsia"/>
        </w:rPr>
        <w:t>elif (</w:t>
      </w:r>
      <w:hyperlink w:history="1" w:anchor="ExistThePole">
        <w:r w:rsidRPr="001E3C55">
          <w:rPr>
            <w:rStyle w:val="ac"/>
          </w:rPr>
          <w:t>TrackMap.ExistThePole</w:t>
        </w:r>
      </w:hyperlink>
      <w:r w:rsidRPr="006B2C16">
        <w:t>(</w:t>
      </w:r>
      <w:hyperlink w:history="1" w:anchor="TrainRearLocation">
        <w:r w:rsidR="00873981">
          <w:rPr>
            <w:rStyle w:val="ac"/>
          </w:rPr>
          <w:t>TrainRearLocation</w:t>
        </w:r>
      </w:hyperlink>
      <w:r w:rsidRPr="006B2C16">
        <w:t>(k).Min.Block, NextBlock.Id)</w:t>
      </w:r>
      <w:r>
        <w:rPr>
          <w:rFonts w:hint="eastAsia"/>
        </w:rPr>
        <w:t>):</w:t>
      </w:r>
    </w:p>
    <w:p w:rsidRPr="006B2C16" w:rsidR="00683DC9" w:rsidP="000431E0" w:rsidRDefault="00683DC9">
      <w:pPr>
        <w:pStyle w:val="af7"/>
      </w:pPr>
      <w:r>
        <w:rPr>
          <w:rFonts w:hint="eastAsia"/>
        </w:rPr>
        <w:t xml:space="preserve">            </w:t>
      </w:r>
      <w:hyperlink w:history="1" w:anchor="TrainTailMinLocation">
        <w:r>
          <w:rPr>
            <w:rStyle w:val="ac"/>
          </w:rPr>
          <w:t>TrainTailMinLocation</w:t>
        </w:r>
      </w:hyperlink>
      <w:r w:rsidRPr="006B2C16">
        <w:t>.Block = NextBlock.Id</w:t>
      </w:r>
    </w:p>
    <w:p w:rsidR="00683DC9" w:rsidP="000431E0" w:rsidRDefault="00683DC9">
      <w:pPr>
        <w:pStyle w:val="af7"/>
      </w:pPr>
      <w:r w:rsidRPr="006B2C16">
        <w:t xml:space="preserve">            </w:t>
      </w:r>
      <w:hyperlink w:history="1" w:anchor="TrainTailMinLocation">
        <w:r>
          <w:rPr>
            <w:rStyle w:val="ac"/>
          </w:rPr>
          <w:t>TrainTailMinLocation</w:t>
        </w:r>
      </w:hyperlink>
      <w:r w:rsidRPr="006B2C16">
        <w:t xml:space="preserve">.Abscissa = </w:t>
      </w:r>
      <w:hyperlink w:history="1" w:anchor="roundfloor">
        <w:r w:rsidRPr="003B2B37">
          <w:rPr>
            <w:rStyle w:val="ac"/>
          </w:rPr>
          <w:t>round.</w:t>
        </w:r>
        <w:r w:rsidRPr="003B2B37">
          <w:rPr>
            <w:rStyle w:val="ac"/>
            <w:rFonts w:hint="eastAsia"/>
          </w:rPr>
          <w:t>f</w:t>
        </w:r>
        <w:r w:rsidRPr="003B2B37">
          <w:rPr>
            <w:rStyle w:val="ac"/>
          </w:rPr>
          <w:t>loor</w:t>
        </w:r>
      </w:hyperlink>
      <w:r w:rsidRPr="00336BC2">
        <w:t>(</w:t>
      </w:r>
      <w:r w:rsidRPr="006B2C16">
        <w:t>NextBlock.Length</w:t>
      </w:r>
    </w:p>
    <w:p w:rsidRPr="006B2C16" w:rsidR="00683DC9" w:rsidP="000431E0" w:rsidRDefault="00683DC9">
      <w:pPr>
        <w:pStyle w:val="af7"/>
      </w:pPr>
      <w:r w:rsidRPr="006B2C16">
        <w:t xml:space="preserve"> </w:t>
      </w:r>
      <w:r>
        <w:rPr>
          <w:rFonts w:hint="eastAsia"/>
        </w:rPr>
        <w:t xml:space="preserve">                                                               </w:t>
      </w:r>
      <w:r w:rsidRPr="006B2C16">
        <w:t xml:space="preserve">/ </w:t>
      </w:r>
      <w:r w:rsidRPr="006B2C16">
        <w:rPr>
          <w:rStyle w:val="aff1"/>
        </w:rPr>
        <w:t>ABSCISSA_TO_HALF_METER</w:t>
      </w:r>
      <w:r w:rsidRPr="006B2C16">
        <w:t>)</w:t>
      </w:r>
    </w:p>
    <w:p w:rsidR="00683DC9" w:rsidP="000431E0" w:rsidRDefault="00683DC9">
      <w:pPr>
        <w:pStyle w:val="af7"/>
      </w:pPr>
      <w:r w:rsidRPr="006B2C16">
        <w:t xml:space="preserve">            </w:t>
      </w:r>
      <w:hyperlink w:history="1" w:anchor="TrainTailOrientation">
        <w:r w:rsidRPr="00683DC9">
          <w:rPr>
            <w:rStyle w:val="ac"/>
            <w:rFonts w:hint="eastAsia"/>
          </w:rPr>
          <w:t>TrainTailOrientation</w:t>
        </w:r>
      </w:hyperlink>
      <w:r w:rsidRPr="00683DC9">
        <w:rPr>
          <w:rFonts w:hint="eastAsia"/>
        </w:rPr>
        <w:t xml:space="preserve"> </w:t>
      </w:r>
      <w:r w:rsidRPr="006B2C16">
        <w:t xml:space="preserve">= </w:t>
      </w:r>
      <w:r w:rsidRPr="006B2C16">
        <w:rPr>
          <w:rStyle w:val="aff1"/>
        </w:rPr>
        <w:t>LOCREPORT_DIRECTION_DOWN</w:t>
      </w:r>
    </w:p>
    <w:p w:rsidR="00683DC9" w:rsidP="000431E0" w:rsidRDefault="00683DC9">
      <w:pPr>
        <w:pStyle w:val="af7"/>
      </w:pPr>
      <w:r>
        <w:rPr>
          <w:rFonts w:hint="eastAsia"/>
        </w:rPr>
        <w:t xml:space="preserve">        else:</w:t>
      </w:r>
    </w:p>
    <w:p w:rsidRPr="00336BC2" w:rsidR="00683DC9" w:rsidP="000431E0" w:rsidRDefault="00683DC9">
      <w:pPr>
        <w:pStyle w:val="af7"/>
      </w:pPr>
      <w:r>
        <w:rPr>
          <w:rFonts w:hint="eastAsia"/>
        </w:rPr>
        <w:t xml:space="preserve">            </w:t>
      </w:r>
      <w:hyperlink w:history="1" w:anchor="TrainTailMinLocation">
        <w:r>
          <w:rPr>
            <w:rStyle w:val="ac"/>
          </w:rPr>
          <w:t>TrainTailMinLocation</w:t>
        </w:r>
      </w:hyperlink>
      <w:r w:rsidRPr="00336BC2">
        <w:t xml:space="preserve">.Block = </w:t>
      </w:r>
      <w:r>
        <w:rPr>
          <w:rFonts w:hint="eastAsia"/>
        </w:rPr>
        <w:t>NextBlock.Id</w:t>
      </w:r>
    </w:p>
    <w:p w:rsidR="00683DC9" w:rsidP="000431E0" w:rsidRDefault="00683DC9">
      <w:pPr>
        <w:pStyle w:val="af7"/>
      </w:pPr>
      <w:r w:rsidRPr="00336BC2">
        <w:t xml:space="preserve">        </w:t>
      </w:r>
      <w:r>
        <w:rPr>
          <w:rFonts w:hint="eastAsia"/>
        </w:rPr>
        <w:t xml:space="preserve">    </w:t>
      </w:r>
      <w:hyperlink w:history="1" w:anchor="TrainTailMinLocation">
        <w:r>
          <w:rPr>
            <w:rStyle w:val="ac"/>
          </w:rPr>
          <w:t>TrainTailMinLocation</w:t>
        </w:r>
      </w:hyperlink>
      <w:r w:rsidRPr="00336BC2">
        <w:t>.Abscissa = 0</w:t>
      </w:r>
    </w:p>
    <w:p w:rsidR="00336BC2" w:rsidP="000431E0" w:rsidRDefault="00683DC9">
      <w:pPr>
        <w:pStyle w:val="af7"/>
      </w:pPr>
      <w:r>
        <w:rPr>
          <w:rFonts w:hint="eastAsia"/>
        </w:rPr>
        <w:t xml:space="preserve">            </w:t>
      </w:r>
      <w:hyperlink w:history="1" w:anchor="TrainTailOrientation">
        <w:r w:rsidRPr="00683DC9">
          <w:rPr>
            <w:rStyle w:val="ac"/>
            <w:rFonts w:hint="eastAsia"/>
          </w:rPr>
          <w:t>TrainTailOrientation</w:t>
        </w:r>
      </w:hyperlink>
      <w:r w:rsidRPr="00683DC9">
        <w:rPr>
          <w:rFonts w:hint="eastAsia"/>
        </w:rPr>
        <w:t xml:space="preserve"> </w:t>
      </w:r>
      <w:r w:rsidRPr="006B2C16">
        <w:t xml:space="preserve">= </w:t>
      </w:r>
      <w:r w:rsidRPr="006B2C16">
        <w:rPr>
          <w:rStyle w:val="aff1"/>
        </w:rPr>
        <w:t>LOCREPORT_DIRECTION_</w:t>
      </w:r>
      <w:r w:rsidRPr="006B2C16">
        <w:rPr>
          <w:rStyle w:val="aff1"/>
          <w:rFonts w:hint="eastAsia"/>
        </w:rPr>
        <w:t>UP</w:t>
      </w:r>
    </w:p>
    <w:p w:rsidR="00A13598" w:rsidP="000431E0" w:rsidRDefault="00336BC2">
      <w:pPr>
        <w:pStyle w:val="af7"/>
      </w:pPr>
      <w:r>
        <w:t xml:space="preserve">    return </w:t>
      </w:r>
      <w:hyperlink w:history="1" w:anchor="TrainTailMinLocation">
        <w:r w:rsidR="00C02146">
          <w:rPr>
            <w:rStyle w:val="ac"/>
          </w:rPr>
          <w:t>TrainTailMinLocation</w:t>
        </w:r>
      </w:hyperlink>
    </w:p>
    <w:p w:rsidRPr="000C6CF3" w:rsidR="00A13598" w:rsidP="00C93484" w:rsidRDefault="00A13598">
      <w:pPr>
        <w:pStyle w:val="Reqtify"/>
      </w:pPr>
      <w:r>
        <w:rPr>
          <w:rFonts w:hint="eastAsia"/>
        </w:rPr>
        <w:t xml:space="preserve">In above </w:t>
      </w:r>
      <w:r w:rsidRPr="00F8592A">
        <w:rPr>
          <w:rFonts w:hint="eastAsia"/>
        </w:rPr>
        <w:t>ARDL</w:t>
      </w:r>
      <w:r>
        <w:rPr>
          <w:rFonts w:hint="eastAsia"/>
        </w:rPr>
        <w:t xml:space="preserve">, the </w:t>
      </w:r>
      <w:r w:rsidRPr="004651AA">
        <w:rPr>
          <w:rStyle w:val="aff1"/>
          <w:rFonts w:hint="eastAsia"/>
        </w:rPr>
        <w:t>ABSCISSA_TO_HALF_METER</w:t>
      </w:r>
      <w:r>
        <w:rPr>
          <w:rFonts w:hint="eastAsia"/>
        </w:rPr>
        <w:t xml:space="preserve"> means the coefficient of unit convertion.</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803"/>
        </w:rPr>
      </w:pPr>
      <w:del w:author="常鸣" w:date="2014-07-03T14:27:00Z" w:id="16804">
        <w:r w:rsidRPr="008A1414" w:rsidDel="009328EA">
          <w:delText>#S</w:delText>
        </w:r>
      </w:del>
      <w:ins w:author="常鸣" w:date="2014-07-03T14:27:00Z" w:id="16805">
        <w:r w:rsidR="009328EA">
          <w:t>#Allocation=ATP Software</w:t>
        </w:r>
      </w:ins>
    </w:p>
    <w:p w:rsidRPr="008A1414" w:rsidR="00A13598" w:rsidP="000C0D62" w:rsidRDefault="009328EA">
      <w:pPr>
        <w:pStyle w:val="ReqtifyAltQ"/>
      </w:pPr>
      <w:ins w:author="常鸣" w:date="2014-07-03T14:27:00Z" w:id="16806">
        <w:r>
          <w:t>#S</w:t>
        </w:r>
      </w:ins>
      <w:r w:rsidRPr="008A1414" w:rsidR="00A13598">
        <w:t>ource=</w:t>
      </w:r>
      <w:r w:rsidR="00A13598">
        <w:rPr>
          <w:rFonts w:hint="eastAsia"/>
        </w:rPr>
        <w:t>[iTC_CC-SyAD-0207],</w:t>
      </w:r>
      <w:r w:rsidRPr="00144CCB" w:rsidR="00A13598">
        <w:t xml:space="preserve"> </w:t>
      </w:r>
      <w:r w:rsidRPr="00DB0ED4" w:rsidR="00A13598">
        <w:t>[</w:t>
      </w:r>
      <w:r w:rsidR="00A13598">
        <w:t>iTC_CC-SyAD</w:t>
      </w:r>
      <w:r w:rsidRPr="00DB0ED4" w:rsidR="00A13598">
        <w:t>-</w:t>
      </w:r>
      <w:r w:rsidR="00A13598">
        <w:rPr>
          <w:rFonts w:hint="eastAsia"/>
        </w:rPr>
        <w:t>0211</w:t>
      </w:r>
      <w:r w:rsidRPr="00DB0ED4" w:rsidR="00A13598">
        <w:rPr>
          <w:rFonts w:hint="eastAsia"/>
        </w:rPr>
        <w:t>]</w:t>
      </w:r>
      <w:r w:rsidR="00A13598">
        <w:rPr>
          <w:rFonts w:hint="eastAsia"/>
        </w:rPr>
        <w:t>,</w:t>
      </w:r>
      <w:r w:rsidRPr="004A15FE" w:rsidR="00A13598">
        <w:t xml:space="preserve"> [iTC_CC_ATP_SwHA-0196]</w:t>
      </w:r>
    </w:p>
    <w:p w:rsidRPr="008A1414" w:rsidR="00A13598" w:rsidP="000C0D62" w:rsidRDefault="00A13598">
      <w:pPr>
        <w:pStyle w:val="ReqtifyAltQ"/>
      </w:pPr>
      <w:r w:rsidRPr="008A1414">
        <w:t>[End]</w:t>
      </w:r>
    </w:p>
    <w:p w:rsidR="00A13598" w:rsidP="00C93484" w:rsidRDefault="00A13598">
      <w:pPr>
        <w:pStyle w:val="Reqtify"/>
      </w:pPr>
    </w:p>
    <w:p w:rsidR="00A13598" w:rsidP="00C93484" w:rsidRDefault="00A13598">
      <w:pPr>
        <w:pStyle w:val="Reqtify"/>
      </w:pPr>
    </w:p>
    <w:p w:rsidR="00A13598" w:rsidP="00704491" w:rsidRDefault="00A13598">
      <w:pPr>
        <w:pStyle w:val="ReqtifyAltR"/>
      </w:pPr>
      <w:r>
        <w:t>[iTC_CC_ATP-SwRS-0</w:t>
      </w:r>
      <w:r>
        <w:rPr>
          <w:rFonts w:hint="eastAsia"/>
        </w:rPr>
        <w:t>409</w:t>
      </w:r>
      <w:r>
        <w:t>]</w:t>
      </w:r>
    </w:p>
    <w:p w:rsidR="00A13598" w:rsidP="00C93484" w:rsidRDefault="0084730E">
      <w:pPr>
        <w:pStyle w:val="Reqtify"/>
      </w:pPr>
      <w:bookmarkStart w:name="TrainTailCoupledStatus" w:id="16807"/>
      <w:r w:rsidRPr="0084730E">
        <w:rPr>
          <w:rStyle w:val="aff2"/>
        </w:rPr>
        <w:t>TrainTailCoupledStatus</w:t>
      </w:r>
      <w:bookmarkEnd w:id="16807"/>
      <w:r w:rsidR="00A13598">
        <w:rPr>
          <w:rFonts w:hint="eastAsia"/>
        </w:rPr>
        <w:t>，车尾连挂状态。</w:t>
      </w:r>
    </w:p>
    <w:p w:rsidRPr="000C6CF3" w:rsidR="00A13598" w:rsidP="00C93484" w:rsidRDefault="00A13598">
      <w:pPr>
        <w:pStyle w:val="Reqtify"/>
      </w:pPr>
      <w:r>
        <w:rPr>
          <w:rFonts w:hint="eastAsia"/>
        </w:rPr>
        <w:t xml:space="preserve">ATP shall send the coupled status of the inactive train cab to the </w:t>
      </w:r>
      <w:hyperlink w:history="1" w:anchor="ZC">
        <w:r w:rsidR="00DE30C0">
          <w:rPr>
            <w:rStyle w:val="ac"/>
          </w:rPr>
          <w:t>ZC</w:t>
        </w:r>
      </w:hyperlink>
      <w:r>
        <w:rPr>
          <w:rFonts w:hint="eastAsia"/>
        </w:rPr>
        <w:t>.</w:t>
      </w:r>
    </w:p>
    <w:p w:rsidRPr="0084730E" w:rsidR="0084730E" w:rsidP="000431E0" w:rsidRDefault="0084730E">
      <w:pPr>
        <w:pStyle w:val="af7"/>
      </w:pPr>
      <w:r w:rsidRPr="0084730E">
        <w:t xml:space="preserve">def </w:t>
      </w:r>
      <w:hyperlink w:history="1" w:anchor="TrainTailCoupledStatus">
        <w:r w:rsidR="00C02146">
          <w:rPr>
            <w:rStyle w:val="ac"/>
          </w:rPr>
          <w:t>TrainTailCoupledStatus</w:t>
        </w:r>
      </w:hyperlink>
      <w:r w:rsidRPr="0084730E">
        <w:t>(k):</w:t>
      </w:r>
    </w:p>
    <w:p w:rsidRPr="0084730E" w:rsidR="0084730E" w:rsidP="000431E0" w:rsidRDefault="0084730E">
      <w:pPr>
        <w:pStyle w:val="af7"/>
      </w:pPr>
      <w:r w:rsidRPr="0084730E">
        <w:t xml:space="preserve">    if (</w:t>
      </w:r>
      <w:hyperlink w:history="1" w:anchor="TrainFrontEnd">
        <w:r w:rsidR="00813AB3">
          <w:rPr>
            <w:rStyle w:val="ac"/>
          </w:rPr>
          <w:t>TrainFrontEnd</w:t>
        </w:r>
      </w:hyperlink>
      <w:r w:rsidRPr="0084730E">
        <w:t xml:space="preserve">(k) is </w:t>
      </w:r>
      <w:r w:rsidRPr="00451353">
        <w:rPr>
          <w:rStyle w:val="aff1"/>
        </w:rPr>
        <w:t>END_1</w:t>
      </w:r>
      <w:r w:rsidRPr="0084730E">
        <w:t>):</w:t>
      </w:r>
    </w:p>
    <w:p w:rsidRPr="003B0457" w:rsidR="003B0457" w:rsidP="003B0457" w:rsidRDefault="0084730E">
      <w:pPr>
        <w:pStyle w:val="af7"/>
      </w:pPr>
      <w:r w:rsidRPr="0084730E">
        <w:t xml:space="preserve">        return </w:t>
      </w:r>
      <w:r w:rsidRPr="003B0457" w:rsidR="003B0457">
        <w:t>((</w:t>
      </w:r>
      <w:hyperlink w:history="1" w:anchor="TrainCoupledType">
        <w:r w:rsidRPr="003B0457" w:rsidR="003B0457">
          <w:rPr>
            <w:rStyle w:val="ac"/>
          </w:rPr>
          <w:t>TrainCoupledType</w:t>
        </w:r>
      </w:hyperlink>
      <w:r w:rsidRPr="003B0457" w:rsidR="003B0457">
        <w:t xml:space="preserve">(k) is </w:t>
      </w:r>
      <w:r w:rsidRPr="003B0457" w:rsidR="003B0457">
        <w:rPr>
          <w:rStyle w:val="aff1"/>
        </w:rPr>
        <w:t>TRAIN_NOT_COUPLED</w:t>
      </w:r>
      <w:r w:rsidRPr="003B0457" w:rsidR="003B0457">
        <w:t>)</w:t>
      </w:r>
    </w:p>
    <w:p w:rsidRPr="0084730E" w:rsidR="0084730E" w:rsidP="003B0457" w:rsidRDefault="003B0457">
      <w:pPr>
        <w:pStyle w:val="af7"/>
      </w:pPr>
      <w:r w:rsidRPr="003B0457">
        <w:lastRenderedPageBreak/>
        <w:t xml:space="preserve">                or (</w:t>
      </w:r>
      <w:hyperlink w:history="1" w:anchor="TrainCoupledType">
        <w:r w:rsidRPr="003B0457">
          <w:rPr>
            <w:rStyle w:val="ac"/>
          </w:rPr>
          <w:t>TrainCoupledType</w:t>
        </w:r>
      </w:hyperlink>
      <w:r w:rsidRPr="003B0457">
        <w:t xml:space="preserve">(k) is </w:t>
      </w:r>
      <w:r w:rsidRPr="003B0457">
        <w:rPr>
          <w:rStyle w:val="aff1"/>
        </w:rPr>
        <w:t>TRAIN_COUPLED_END</w:t>
      </w:r>
      <w:r>
        <w:rPr>
          <w:rStyle w:val="aff1"/>
          <w:rFonts w:hint="eastAsia"/>
        </w:rPr>
        <w:t>1</w:t>
      </w:r>
      <w:r w:rsidRPr="003B0457">
        <w:t>))</w:t>
      </w:r>
    </w:p>
    <w:p w:rsidRPr="0084730E" w:rsidR="0084730E" w:rsidP="000431E0" w:rsidRDefault="0084730E">
      <w:pPr>
        <w:pStyle w:val="af7"/>
      </w:pPr>
      <w:r w:rsidRPr="0084730E">
        <w:t xml:space="preserve">    else:</w:t>
      </w:r>
    </w:p>
    <w:p w:rsidRPr="003B0457" w:rsidR="003B0457" w:rsidP="003B0457" w:rsidRDefault="0084730E">
      <w:pPr>
        <w:pStyle w:val="af7"/>
      </w:pPr>
      <w:r w:rsidRPr="0084730E">
        <w:t xml:space="preserve">        return </w:t>
      </w:r>
      <w:r w:rsidRPr="003B0457" w:rsidR="003B0457">
        <w:t>((</w:t>
      </w:r>
      <w:hyperlink w:history="1" w:anchor="TrainCoupledType">
        <w:r w:rsidRPr="003B0457" w:rsidR="003B0457">
          <w:rPr>
            <w:rStyle w:val="ac"/>
          </w:rPr>
          <w:t>TrainCoupledType</w:t>
        </w:r>
      </w:hyperlink>
      <w:r w:rsidRPr="003B0457" w:rsidR="003B0457">
        <w:t xml:space="preserve">(k) is </w:t>
      </w:r>
      <w:r w:rsidRPr="003B0457" w:rsidR="003B0457">
        <w:rPr>
          <w:rStyle w:val="aff1"/>
        </w:rPr>
        <w:t>TRAIN_NOT_COUPLED</w:t>
      </w:r>
      <w:r w:rsidRPr="003B0457" w:rsidR="003B0457">
        <w:t>)</w:t>
      </w:r>
    </w:p>
    <w:p w:rsidR="00A13598" w:rsidP="003B0457" w:rsidRDefault="003B0457">
      <w:pPr>
        <w:pStyle w:val="af7"/>
      </w:pPr>
      <w:r w:rsidRPr="003B0457">
        <w:t xml:space="preserve">                or (</w:t>
      </w:r>
      <w:hyperlink w:history="1" w:anchor="TrainCoupledType">
        <w:r w:rsidRPr="003B0457">
          <w:rPr>
            <w:rStyle w:val="ac"/>
          </w:rPr>
          <w:t>TrainCoupledType</w:t>
        </w:r>
      </w:hyperlink>
      <w:r w:rsidRPr="003B0457">
        <w:t xml:space="preserve">(k) is </w:t>
      </w:r>
      <w:r w:rsidRPr="003B0457">
        <w:rPr>
          <w:rStyle w:val="aff1"/>
        </w:rPr>
        <w:t>TRAIN_COUPLED_END</w:t>
      </w:r>
      <w:r>
        <w:rPr>
          <w:rStyle w:val="aff1"/>
          <w:rFonts w:hint="eastAsia"/>
        </w:rPr>
        <w:t>2</w:t>
      </w:r>
      <w:r w:rsidRPr="003B0457">
        <w:t>))</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808"/>
        </w:rPr>
      </w:pPr>
      <w:del w:author="常鸣" w:date="2014-07-03T14:27:00Z" w:id="16809">
        <w:r w:rsidRPr="008A1414" w:rsidDel="009328EA">
          <w:delText>#S</w:delText>
        </w:r>
      </w:del>
      <w:ins w:author="常鸣" w:date="2014-07-03T14:27:00Z" w:id="16810">
        <w:r w:rsidR="009328EA">
          <w:t>#Allocation=ATP Software</w:t>
        </w:r>
      </w:ins>
    </w:p>
    <w:p w:rsidRPr="008A1414" w:rsidR="00A13598" w:rsidP="000C0D62" w:rsidRDefault="009328EA">
      <w:pPr>
        <w:pStyle w:val="ReqtifyAltQ"/>
      </w:pPr>
      <w:ins w:author="常鸣" w:date="2014-07-03T14:27:00Z" w:id="16811">
        <w:r>
          <w:t>#S</w:t>
        </w:r>
      </w:ins>
      <w:r w:rsidRPr="008A1414" w:rsidR="00A13598">
        <w:t>ource=</w:t>
      </w:r>
      <w:r w:rsidR="00A13598">
        <w:rPr>
          <w:rFonts w:hint="eastAsia"/>
        </w:rPr>
        <w:t>[iTC_CC-SyAD-0207],</w:t>
      </w:r>
      <w:r w:rsidRPr="00144CCB" w:rsidR="00A13598">
        <w:t xml:space="preserve"> </w:t>
      </w:r>
      <w:r w:rsidRPr="00DB0ED4" w:rsidR="00A13598">
        <w:t>[</w:t>
      </w:r>
      <w:r w:rsidR="00A13598">
        <w:t>iTC_CC-SyAD</w:t>
      </w:r>
      <w:r w:rsidRPr="00DB0ED4" w:rsidR="00A13598">
        <w:t>-</w:t>
      </w:r>
      <w:r w:rsidR="00A13598">
        <w:rPr>
          <w:rFonts w:hint="eastAsia"/>
        </w:rPr>
        <w:t>0211</w:t>
      </w:r>
      <w:r w:rsidRPr="00DB0ED4" w:rsidR="00A13598">
        <w:rPr>
          <w:rFonts w:hint="eastAsia"/>
        </w:rPr>
        <w:t>]</w:t>
      </w:r>
    </w:p>
    <w:p w:rsidRPr="008A1414" w:rsidR="00A13598" w:rsidP="000C0D62" w:rsidRDefault="00A13598">
      <w:pPr>
        <w:pStyle w:val="ReqtifyAltQ"/>
      </w:pPr>
      <w:r w:rsidRPr="008A1414">
        <w:t>[End]</w:t>
      </w:r>
    </w:p>
    <w:p w:rsidR="00A13598" w:rsidP="00C93484" w:rsidRDefault="00A13598">
      <w:pPr>
        <w:pStyle w:val="Reqtify"/>
      </w:pPr>
    </w:p>
    <w:p w:rsidR="00A13598" w:rsidP="00C93484" w:rsidRDefault="00A13598">
      <w:pPr>
        <w:pStyle w:val="Reqtify"/>
      </w:pPr>
    </w:p>
    <w:p w:rsidR="00A13598" w:rsidP="00704491" w:rsidRDefault="00A13598">
      <w:pPr>
        <w:pStyle w:val="ReqtifyAltR"/>
      </w:pPr>
      <w:r>
        <w:t>[iTC_CC_ATP-SwRS-0</w:t>
      </w:r>
      <w:r>
        <w:rPr>
          <w:rFonts w:hint="eastAsia"/>
        </w:rPr>
        <w:t>410</w:t>
      </w:r>
      <w:r>
        <w:t>]</w:t>
      </w:r>
    </w:p>
    <w:p w:rsidR="00A13598" w:rsidP="00C93484" w:rsidRDefault="0035378C">
      <w:pPr>
        <w:pStyle w:val="Reqtify"/>
      </w:pPr>
      <w:bookmarkStart w:name="LocationError" w:id="16812"/>
      <w:r w:rsidRPr="0035378C">
        <w:rPr>
          <w:rStyle w:val="aff2"/>
        </w:rPr>
        <w:t>LocationError</w:t>
      </w:r>
      <w:bookmarkEnd w:id="16812"/>
      <w:r w:rsidR="00A13598">
        <w:rPr>
          <w:rFonts w:hint="eastAsia"/>
        </w:rPr>
        <w:t>，最大最小定位误差</w:t>
      </w:r>
      <w:r w:rsidR="00A13598">
        <w:rPr>
          <w:rFonts w:hint="eastAsia"/>
        </w:rPr>
        <w:t>.</w:t>
      </w:r>
      <w:r w:rsidRPr="004F4F56" w:rsidR="00A13598">
        <w:rPr>
          <w:rFonts w:hint="eastAsia"/>
        </w:rPr>
        <w:t xml:space="preserve"> </w:t>
      </w:r>
      <w:r w:rsidR="00A13598">
        <w:rPr>
          <w:rFonts w:hint="eastAsia"/>
        </w:rPr>
        <w:t>根据</w:t>
      </w:r>
      <w:r w:rsidR="00A13598">
        <w:fldChar w:fldCharType="begin"/>
      </w:r>
      <w:r w:rsidR="00A13598">
        <w:instrText xml:space="preserve"> </w:instrText>
      </w:r>
      <w:r w:rsidR="00A13598">
        <w:rPr>
          <w:rFonts w:hint="eastAsia"/>
        </w:rPr>
        <w:instrText>REF _Ref277776148 \r \h</w:instrText>
      </w:r>
      <w:r w:rsidR="00A13598">
        <w:instrText xml:space="preserve"> </w:instrText>
      </w:r>
      <w:r w:rsidR="00A13598">
        <w:fldChar w:fldCharType="separate"/>
      </w:r>
      <w:r w:rsidR="00DE178B">
        <w:t>[REF5]</w:t>
      </w:r>
      <w:r w:rsidR="00A13598">
        <w:fldChar w:fldCharType="end"/>
      </w:r>
      <w:r w:rsidR="00A13598">
        <w:rPr>
          <w:rFonts w:hint="eastAsia"/>
        </w:rPr>
        <w:t>，在</w:t>
      </w:r>
      <w:r w:rsidR="00A13598">
        <w:rPr>
          <w:rFonts w:hint="eastAsia"/>
        </w:rPr>
        <w:t>LocReport</w:t>
      </w:r>
      <w:r w:rsidR="00A13598">
        <w:rPr>
          <w:rFonts w:hint="eastAsia"/>
        </w:rPr>
        <w:t>中的长度单位是</w:t>
      </w:r>
      <w:r w:rsidR="00A13598">
        <w:rPr>
          <w:rFonts w:hint="eastAsia"/>
        </w:rPr>
        <w:t>0.5</w:t>
      </w:r>
      <w:r w:rsidR="00A13598">
        <w:rPr>
          <w:rFonts w:hint="eastAsia"/>
        </w:rPr>
        <w:t>米，因此需进行转换，转换时应当导向安全侧。</w:t>
      </w:r>
    </w:p>
    <w:p w:rsidR="00A13598" w:rsidP="00C93484" w:rsidRDefault="00A13598">
      <w:pPr>
        <w:pStyle w:val="Reqtify"/>
      </w:pPr>
      <w:r>
        <w:rPr>
          <w:rFonts w:hint="eastAsia"/>
        </w:rPr>
        <w:t xml:space="preserve">ATP shall send the location error to the </w:t>
      </w:r>
      <w:hyperlink w:history="1" w:anchor="ZC">
        <w:r w:rsidR="00DE30C0">
          <w:rPr>
            <w:rStyle w:val="ac"/>
          </w:rPr>
          <w:t>ZC</w:t>
        </w:r>
      </w:hyperlink>
      <w:r>
        <w:rPr>
          <w:rFonts w:hint="eastAsia"/>
        </w:rPr>
        <w:t xml:space="preserve">. </w:t>
      </w:r>
      <w:r w:rsidRPr="000C6CF3">
        <w:rPr>
          <w:rFonts w:hint="eastAsia"/>
        </w:rPr>
        <w:t xml:space="preserve">According to </w:t>
      </w:r>
      <w:r w:rsidRPr="000C6CF3">
        <w:fldChar w:fldCharType="begin"/>
      </w:r>
      <w:r w:rsidRPr="000C6CF3">
        <w:instrText xml:space="preserve"> </w:instrText>
      </w:r>
      <w:r w:rsidRPr="000C6CF3">
        <w:rPr>
          <w:rFonts w:hint="eastAsia"/>
        </w:rPr>
        <w:instrText>REF _Ref277776148 \r \h</w:instrText>
      </w:r>
      <w:r w:rsidRPr="000C6CF3">
        <w:instrText xml:space="preserve"> </w:instrText>
      </w:r>
      <w:r w:rsidRPr="000C6CF3">
        <w:fldChar w:fldCharType="separate"/>
      </w:r>
      <w:r w:rsidR="00DE178B">
        <w:t>[REF5]</w:t>
      </w:r>
      <w:r w:rsidRPr="000C6CF3">
        <w:fldChar w:fldCharType="end"/>
      </w:r>
      <w:r w:rsidRPr="000C6CF3">
        <w:rPr>
          <w:rFonts w:hint="eastAsia"/>
        </w:rPr>
        <w:t xml:space="preserve">, the unit of the </w:t>
      </w:r>
      <w:r>
        <w:rPr>
          <w:rFonts w:hint="eastAsia"/>
        </w:rPr>
        <w:t>location error</w:t>
      </w:r>
      <w:r w:rsidRPr="000C6CF3">
        <w:rPr>
          <w:rFonts w:hint="eastAsia"/>
        </w:rPr>
        <w:t xml:space="preserve"> in </w:t>
      </w:r>
      <w:r>
        <w:rPr>
          <w:rFonts w:hint="eastAsia"/>
        </w:rPr>
        <w:t>Location Report</w:t>
      </w:r>
      <w:r w:rsidRPr="000C6CF3">
        <w:rPr>
          <w:rFonts w:hint="eastAsia"/>
        </w:rPr>
        <w:t xml:space="preserve"> is 0.5 meter, so the ATP </w:t>
      </w:r>
      <w:r w:rsidRPr="000C6CF3">
        <w:t>needs</w:t>
      </w:r>
      <w:r w:rsidRPr="000C6CF3">
        <w:rPr>
          <w:rFonts w:hint="eastAsia"/>
        </w:rPr>
        <w:t xml:space="preserve"> to convert its internal unit to match that. The convertion shall be safety-oriented, which means the </w:t>
      </w:r>
      <w:r>
        <w:rPr>
          <w:rFonts w:hint="eastAsia"/>
        </w:rPr>
        <w:t xml:space="preserve">location error </w:t>
      </w:r>
      <w:r w:rsidRPr="000C6CF3">
        <w:rPr>
          <w:rFonts w:hint="eastAsia"/>
        </w:rPr>
        <w:t>tend to be "</w:t>
      </w:r>
      <w:r>
        <w:rPr>
          <w:rFonts w:hint="eastAsia"/>
        </w:rPr>
        <w:t>overestimated</w:t>
      </w:r>
      <w:r w:rsidRPr="000C6CF3">
        <w:rPr>
          <w:rFonts w:hint="eastAsia"/>
        </w:rPr>
        <w:t>"</w:t>
      </w:r>
      <w:r>
        <w:rPr>
          <w:rFonts w:hint="eastAsia"/>
        </w:rPr>
        <w:t>.</w:t>
      </w:r>
    </w:p>
    <w:p w:rsidR="002C09A5" w:rsidP="000431E0" w:rsidRDefault="009A7702">
      <w:pPr>
        <w:pStyle w:val="af7"/>
      </w:pPr>
      <w:r w:rsidRPr="009A7702">
        <w:t>def LocationError(k):</w:t>
      </w:r>
    </w:p>
    <w:p w:rsidRPr="009A7702" w:rsidR="009A7702" w:rsidP="000431E0" w:rsidRDefault="002C09A5">
      <w:pPr>
        <w:pStyle w:val="af7"/>
      </w:pPr>
      <w:r>
        <w:rPr>
          <w:rFonts w:hint="eastAsia"/>
        </w:rPr>
        <w:t xml:space="preserve">    if </w:t>
      </w:r>
      <w:hyperlink w:history="1" w:anchor="TrainLocalized">
        <w:r>
          <w:rPr>
            <w:rStyle w:val="ac"/>
          </w:rPr>
          <w:t>TrainLocalized</w:t>
        </w:r>
      </w:hyperlink>
      <w:r>
        <w:rPr>
          <w:rFonts w:hint="eastAsia"/>
        </w:rPr>
        <w:t>(k):</w:t>
      </w:r>
    </w:p>
    <w:p w:rsidR="004A11B6" w:rsidP="000431E0" w:rsidRDefault="009A7702">
      <w:pPr>
        <w:pStyle w:val="af7"/>
      </w:pPr>
      <w:r w:rsidRPr="009A7702">
        <w:t xml:space="preserve">    </w:t>
      </w:r>
      <w:r w:rsidR="002C09A5">
        <w:rPr>
          <w:rFonts w:hint="eastAsia"/>
        </w:rPr>
        <w:t xml:space="preserve">    </w:t>
      </w:r>
      <w:r w:rsidRPr="009A7702">
        <w:t xml:space="preserve">return </w:t>
      </w:r>
      <w:hyperlink w:history="1" w:anchor="roundceil">
        <w:r w:rsidRPr="003B2B37" w:rsidR="003B2B37">
          <w:rPr>
            <w:rStyle w:val="ac"/>
          </w:rPr>
          <w:t>round.ceil</w:t>
        </w:r>
      </w:hyperlink>
      <w:r w:rsidRPr="009A7702">
        <w:t>(</w:t>
      </w:r>
      <w:r w:rsidR="004A11B6">
        <w:rPr>
          <w:rFonts w:hint="eastAsia"/>
        </w:rPr>
        <w:t>(</w:t>
      </w:r>
      <w:hyperlink w:history="1" w:anchor="TrainLocation">
        <w:r w:rsidR="00F9339C">
          <w:rPr>
            <w:rStyle w:val="ac"/>
          </w:rPr>
          <w:t>TrainLocation</w:t>
        </w:r>
      </w:hyperlink>
      <w:r w:rsidRPr="009A7702">
        <w:t>(k)</w:t>
      </w:r>
      <w:r w:rsidR="00354F88">
        <w:t>.U</w:t>
      </w:r>
      <w:r w:rsidRPr="009A7702">
        <w:t>ncertainty</w:t>
      </w:r>
      <w:r w:rsidR="004A11B6">
        <w:rPr>
          <w:rFonts w:hint="eastAsia"/>
        </w:rPr>
        <w:t xml:space="preserve"> + </w:t>
      </w:r>
      <w:r w:rsidRPr="00610A4C" w:rsidR="004A11B6">
        <w:rPr>
          <w:rStyle w:val="aff1"/>
        </w:rPr>
        <w:t>ABSCISSA_TO_HALF_METER</w:t>
      </w:r>
      <w:r w:rsidR="004A11B6">
        <w:rPr>
          <w:rFonts w:hint="eastAsia"/>
        </w:rPr>
        <w:t>)</w:t>
      </w:r>
    </w:p>
    <w:p w:rsidR="002C09A5" w:rsidP="000431E0" w:rsidRDefault="004A11B6">
      <w:pPr>
        <w:pStyle w:val="af7"/>
      </w:pPr>
      <w:r>
        <w:rPr>
          <w:rFonts w:hint="eastAsia"/>
        </w:rPr>
        <w:t xml:space="preserve">        </w:t>
      </w:r>
      <w:r w:rsidR="002C09A5">
        <w:rPr>
          <w:rFonts w:hint="eastAsia"/>
        </w:rPr>
        <w:t xml:space="preserve">    </w:t>
      </w:r>
      <w:r>
        <w:rPr>
          <w:rFonts w:hint="eastAsia"/>
        </w:rPr>
        <w:t xml:space="preserve">                  </w:t>
      </w:r>
      <w:r w:rsidRPr="009A7702" w:rsidR="009A7702">
        <w:t xml:space="preserve">/ </w:t>
      </w:r>
      <w:r w:rsidRPr="00610A4C" w:rsidR="009A7702">
        <w:rPr>
          <w:rStyle w:val="aff1"/>
        </w:rPr>
        <w:t>ABSCISSA_TO_HALF_METER</w:t>
      </w:r>
      <w:r w:rsidRPr="009A7702" w:rsidR="009A7702">
        <w:t>)</w:t>
      </w:r>
    </w:p>
    <w:p w:rsidR="002C09A5" w:rsidP="000431E0" w:rsidRDefault="009A7702">
      <w:pPr>
        <w:pStyle w:val="af7"/>
      </w:pPr>
      <w:r w:rsidRPr="009A7702" w:rsidDel="009A7702">
        <w:rPr>
          <w:rFonts w:hint="eastAsia"/>
        </w:rPr>
        <w:t xml:space="preserve"> </w:t>
      </w:r>
      <w:r w:rsidRPr="009A7702" w:rsidR="002C09A5">
        <w:t xml:space="preserve">   </w:t>
      </w:r>
      <w:r w:rsidR="002C09A5">
        <w:rPr>
          <w:rFonts w:hint="eastAsia"/>
        </w:rPr>
        <w:t>else:</w:t>
      </w:r>
    </w:p>
    <w:p w:rsidR="00A13598" w:rsidP="000431E0" w:rsidRDefault="002C09A5">
      <w:pPr>
        <w:pStyle w:val="af7"/>
      </w:pPr>
      <w:r>
        <w:rPr>
          <w:rFonts w:hint="eastAsia"/>
        </w:rPr>
        <w:t xml:space="preserve"> </w:t>
      </w:r>
      <w:r w:rsidRPr="009A7702">
        <w:t xml:space="preserve">       </w:t>
      </w:r>
      <w:r>
        <w:rPr>
          <w:rFonts w:hint="eastAsia"/>
        </w:rPr>
        <w:t>return 0</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813"/>
        </w:rPr>
      </w:pPr>
      <w:del w:author="常鸣" w:date="2014-07-03T14:27:00Z" w:id="16814">
        <w:r w:rsidRPr="008A1414" w:rsidDel="009328EA">
          <w:delText>#S</w:delText>
        </w:r>
      </w:del>
      <w:ins w:author="常鸣" w:date="2014-07-03T14:27:00Z" w:id="16815">
        <w:r w:rsidR="009328EA">
          <w:t>#Allocation=ATP Software</w:t>
        </w:r>
      </w:ins>
    </w:p>
    <w:p w:rsidRPr="008A1414" w:rsidR="00A13598" w:rsidP="000C0D62" w:rsidRDefault="009328EA">
      <w:pPr>
        <w:pStyle w:val="ReqtifyAltQ"/>
      </w:pPr>
      <w:ins w:author="常鸣" w:date="2014-07-03T14:27:00Z" w:id="16816">
        <w:r>
          <w:t>#S</w:t>
        </w:r>
      </w:ins>
      <w:r w:rsidRPr="008A1414" w:rsidR="00A13598">
        <w:t>ource=</w:t>
      </w:r>
      <w:r w:rsidR="00A13598">
        <w:rPr>
          <w:rFonts w:hint="eastAsia"/>
        </w:rPr>
        <w:t>[iTC_CC-SyAD-0207],</w:t>
      </w:r>
      <w:r w:rsidRPr="00144CCB" w:rsidR="00A13598">
        <w:t xml:space="preserve"> </w:t>
      </w:r>
      <w:r w:rsidRPr="00DB0ED4" w:rsidR="00A13598">
        <w:t>[</w:t>
      </w:r>
      <w:r w:rsidR="00A13598">
        <w:t>iTC_CC-SyAD</w:t>
      </w:r>
      <w:r w:rsidRPr="00DB0ED4" w:rsidR="00A13598">
        <w:t>-</w:t>
      </w:r>
      <w:r w:rsidR="00A13598">
        <w:rPr>
          <w:rFonts w:hint="eastAsia"/>
        </w:rPr>
        <w:t>0212</w:t>
      </w:r>
      <w:r w:rsidRPr="00DB0ED4" w:rsidR="00A13598">
        <w:rPr>
          <w:rFonts w:hint="eastAsia"/>
        </w:rPr>
        <w:t>]</w:t>
      </w:r>
      <w:r w:rsidR="001A3F9C">
        <w:rPr>
          <w:rFonts w:hint="eastAsia"/>
        </w:rPr>
        <w:t>, [</w:t>
      </w:r>
      <w:r w:rsidRPr="001A3F9C" w:rsidR="001A3F9C">
        <w:t>iTC_CC_ATP_SwHA-0196</w:t>
      </w:r>
      <w:r w:rsidR="001A3F9C">
        <w:rPr>
          <w:rFonts w:hint="eastAsia"/>
        </w:rPr>
        <w:t>]</w:t>
      </w:r>
    </w:p>
    <w:p w:rsidRPr="008A1414" w:rsidR="00A13598" w:rsidP="000C0D62" w:rsidRDefault="00A13598">
      <w:pPr>
        <w:pStyle w:val="ReqtifyAltQ"/>
      </w:pPr>
      <w:r w:rsidRPr="008A1414">
        <w:t>[End]</w:t>
      </w:r>
    </w:p>
    <w:p w:rsidR="00A13598" w:rsidP="00C93484" w:rsidRDefault="00A13598">
      <w:pPr>
        <w:pStyle w:val="Reqtify"/>
      </w:pPr>
    </w:p>
    <w:p w:rsidR="009E1206" w:rsidP="00C93484" w:rsidRDefault="009E1206">
      <w:pPr>
        <w:pStyle w:val="Reqtify"/>
      </w:pPr>
    </w:p>
    <w:p w:rsidRPr="00634120" w:rsidR="004368E9" w:rsidP="004368E9" w:rsidRDefault="004368E9">
      <w:pPr>
        <w:pStyle w:val="ReqtifyAltR"/>
      </w:pPr>
      <w:r>
        <w:t>[iTC_CC_ATP-SwRS-</w:t>
      </w:r>
      <w:r>
        <w:rPr>
          <w:rFonts w:hint="eastAsia"/>
        </w:rPr>
        <w:t>0068</w:t>
      </w:r>
      <w:r>
        <w:t>]</w:t>
      </w:r>
    </w:p>
    <w:p w:rsidR="004368E9" w:rsidP="00C93484" w:rsidRDefault="00C02146">
      <w:pPr>
        <w:pStyle w:val="Reqtify"/>
      </w:pPr>
      <w:bookmarkStart w:name="RouteSetNotNeededSendable" w:id="16817"/>
      <w:r w:rsidRPr="00BF4172">
        <w:rPr>
          <w:rStyle w:val="aff2"/>
          <w:bCs w:val="0"/>
          <w:iCs w:val="0"/>
        </w:rPr>
        <w:t>RouteSetNotNeededSendable</w:t>
      </w:r>
      <w:bookmarkEnd w:id="16817"/>
      <w:r w:rsidR="004368E9">
        <w:rPr>
          <w:rFonts w:hint="eastAsia"/>
        </w:rPr>
        <w:t>，是否可以发送</w:t>
      </w:r>
      <w:r w:rsidR="004368E9">
        <w:rPr>
          <w:rFonts w:hint="eastAsia"/>
        </w:rPr>
        <w:t>RSNN</w:t>
      </w:r>
      <w:r w:rsidR="004368E9">
        <w:rPr>
          <w:rFonts w:hint="eastAsia"/>
        </w:rPr>
        <w:t>信息。其状态来自于项目可配置的列车输入采集。</w:t>
      </w:r>
    </w:p>
    <w:p w:rsidRPr="00110B42" w:rsidR="004368E9" w:rsidP="00C93484" w:rsidRDefault="004368E9">
      <w:pPr>
        <w:pStyle w:val="Reqtify"/>
      </w:pPr>
      <w:r w:rsidRPr="00110B42">
        <w:rPr>
          <w:rFonts w:hint="eastAsia"/>
        </w:rPr>
        <w:t xml:space="preserve">According to the status of </w:t>
      </w:r>
      <w:hyperlink w:history="1" w:anchor="RouteSetNotNeededSendable">
        <w:r w:rsidR="00C02146">
          <w:rPr>
            <w:rStyle w:val="ac"/>
            <w:noProof/>
          </w:rPr>
          <w:t>RouteSetNotNeededSendable</w:t>
        </w:r>
      </w:hyperlink>
      <w:r w:rsidRPr="00110B42">
        <w:rPr>
          <w:rFonts w:hint="eastAsia"/>
        </w:rPr>
        <w:t>, ATP can judge whether it is neces</w:t>
      </w:r>
      <w:r>
        <w:rPr>
          <w:rFonts w:hint="eastAsia"/>
        </w:rPr>
        <w:t>sary to send RSNN information.</w:t>
      </w:r>
    </w:p>
    <w:p w:rsidRPr="00775C55" w:rsidR="004368E9" w:rsidP="00C93484" w:rsidRDefault="004368E9">
      <w:pPr>
        <w:pStyle w:val="Reqtify"/>
      </w:pPr>
    </w:p>
    <w:p w:rsidRPr="009A0E70" w:rsidR="004368E9" w:rsidP="000431E0" w:rsidRDefault="004368E9">
      <w:pPr>
        <w:pStyle w:val="af7"/>
      </w:pPr>
      <w:r w:rsidRPr="009A0E70">
        <w:t xml:space="preserve">def </w:t>
      </w:r>
      <w:hyperlink w:history="1" w:anchor="RouteSetNotNeededSendable">
        <w:r w:rsidR="00C02146">
          <w:rPr>
            <w:rStyle w:val="ac"/>
          </w:rPr>
          <w:t>RouteSetNotNeededSendable</w:t>
        </w:r>
      </w:hyperlink>
      <w:r w:rsidRPr="009A0E70">
        <w:t>(k):</w:t>
      </w:r>
    </w:p>
    <w:p w:rsidRPr="009A0E70" w:rsidR="004368E9" w:rsidP="000431E0" w:rsidRDefault="004368E9">
      <w:pPr>
        <w:pStyle w:val="af7"/>
      </w:pPr>
      <w:r w:rsidRPr="009A0E70">
        <w:t xml:space="preserve">    </w:t>
      </w:r>
      <w:r w:rsidR="00D40B5B">
        <w:rPr>
          <w:rFonts w:hint="eastAsia"/>
        </w:rPr>
        <w:t>return</w:t>
      </w:r>
      <w:r w:rsidRPr="009A0E70">
        <w:t xml:space="preserve"> </w:t>
      </w:r>
      <w:hyperlink w:history="1" w:anchor="GetRouteSetNotNeededSendable">
        <w:r w:rsidRPr="00D40B5B" w:rsidR="00813AB3">
          <w:rPr>
            <w:rStyle w:val="ac"/>
          </w:rPr>
          <w:t>Offline</w:t>
        </w:r>
        <w:r w:rsidRPr="00D40B5B" w:rsidR="00155088">
          <w:rPr>
            <w:rStyle w:val="ac"/>
          </w:rPr>
          <w:t>.G</w:t>
        </w:r>
        <w:r w:rsidRPr="00D40B5B">
          <w:rPr>
            <w:rStyle w:val="ac"/>
          </w:rPr>
          <w:t>etRouteSetNotNeededSendable</w:t>
        </w:r>
      </w:hyperlink>
      <w:r w:rsidRPr="009A0E70">
        <w:t>()</w:t>
      </w:r>
    </w:p>
    <w:p w:rsidRPr="008A1414" w:rsidR="004368E9" w:rsidP="000C0D62" w:rsidRDefault="004368E9">
      <w:pPr>
        <w:pStyle w:val="ReqtifyAltQ"/>
      </w:pPr>
      <w:r w:rsidRPr="008A1414">
        <w:t>#Category=Functional</w:t>
      </w:r>
    </w:p>
    <w:p w:rsidRPr="008A1414" w:rsidR="004368E9" w:rsidP="000C0D62" w:rsidRDefault="004368E9">
      <w:pPr>
        <w:pStyle w:val="ReqtifyAltQ"/>
      </w:pPr>
      <w:r w:rsidRPr="008A1414">
        <w:t>#Contribution</w:t>
      </w:r>
      <w:r>
        <w:t>=SIL4</w:t>
      </w:r>
    </w:p>
    <w:p w:rsidR="009328EA" w:rsidP="000C0D62" w:rsidRDefault="004368E9">
      <w:pPr>
        <w:pStyle w:val="ReqtifyAltQ"/>
        <w:rPr>
          <w:ins w:author="常鸣" w:date="2014-07-03T14:27:00Z" w:id="16818"/>
        </w:rPr>
      </w:pPr>
      <w:del w:author="常鸣" w:date="2014-07-03T14:27:00Z" w:id="16819">
        <w:r w:rsidRPr="008A1414" w:rsidDel="009328EA">
          <w:lastRenderedPageBreak/>
          <w:delText>#S</w:delText>
        </w:r>
      </w:del>
      <w:ins w:author="常鸣" w:date="2014-07-03T14:27:00Z" w:id="16820">
        <w:r w:rsidR="009328EA">
          <w:t>#Allocation=ATP Software</w:t>
        </w:r>
      </w:ins>
      <w:ins w:author="常鸣" w:date="2014-07-03T15:05:00Z" w:id="16821">
        <w:r w:rsidR="006D51C2">
          <w:rPr>
            <w:rFonts w:hint="eastAsia"/>
          </w:rPr>
          <w:t>, Vital Embedded Setting</w:t>
        </w:r>
      </w:ins>
    </w:p>
    <w:p w:rsidRPr="008A1414" w:rsidR="004368E9" w:rsidP="000C0D62" w:rsidRDefault="009328EA">
      <w:pPr>
        <w:pStyle w:val="ReqtifyAltQ"/>
      </w:pPr>
      <w:ins w:author="常鸣" w:date="2014-07-03T14:27:00Z" w:id="16822">
        <w:r>
          <w:t>#S</w:t>
        </w:r>
      </w:ins>
      <w:r w:rsidRPr="008A1414" w:rsidR="004368E9">
        <w:t>ource=</w:t>
      </w:r>
      <w:r w:rsidR="004368E9">
        <w:rPr>
          <w:rFonts w:hint="eastAsia"/>
        </w:rPr>
        <w:t>[iTC_CC-SyAD-0215],</w:t>
      </w:r>
      <w:r w:rsidRPr="00EB336E" w:rsidR="004368E9">
        <w:rPr>
          <w:rFonts w:hint="eastAsia"/>
        </w:rPr>
        <w:t xml:space="preserve"> </w:t>
      </w:r>
      <w:r w:rsidR="004368E9">
        <w:rPr>
          <w:rFonts w:hint="eastAsia"/>
        </w:rPr>
        <w:t>[iTC_CC-SyAD-0237],</w:t>
      </w:r>
      <w:r w:rsidRPr="008E2DF3" w:rsidR="004368E9">
        <w:rPr>
          <w:rFonts w:hint="eastAsia"/>
        </w:rPr>
        <w:t xml:space="preserve"> </w:t>
      </w:r>
      <w:r w:rsidR="004368E9">
        <w:rPr>
          <w:rFonts w:hint="eastAsia"/>
        </w:rPr>
        <w:t>[iTC_CC-SyAD-0341],</w:t>
      </w:r>
      <w:r w:rsidRPr="00353C27" w:rsidR="004368E9">
        <w:t xml:space="preserve"> [iTC_CC-SyAD-</w:t>
      </w:r>
      <w:r w:rsidRPr="00353C27" w:rsidR="004368E9">
        <w:rPr>
          <w:rFonts w:hint="eastAsia"/>
        </w:rPr>
        <w:t>1003</w:t>
      </w:r>
      <w:r w:rsidRPr="00353C27" w:rsidR="004368E9">
        <w:t>]</w:t>
      </w:r>
      <w:r w:rsidR="004368E9">
        <w:rPr>
          <w:rFonts w:hint="eastAsia"/>
        </w:rPr>
        <w:t>,</w:t>
      </w:r>
      <w:r w:rsidRPr="006B396F" w:rsidR="004368E9">
        <w:t xml:space="preserve"> </w:t>
      </w:r>
      <w:r w:rsidRPr="002B683E" w:rsidR="006252D3">
        <w:rPr>
          <w:rFonts w:hint="eastAsia"/>
        </w:rPr>
        <w:t>[</w:t>
      </w:r>
      <w:r w:rsidRPr="002B683E" w:rsidR="006252D3">
        <w:t>iTC_CC-SyAD-</w:t>
      </w:r>
      <w:r w:rsidR="006252D3">
        <w:rPr>
          <w:rFonts w:hint="eastAsia"/>
        </w:rPr>
        <w:t>1311</w:t>
      </w:r>
      <w:r w:rsidRPr="002B683E" w:rsidR="006252D3">
        <w:rPr>
          <w:rFonts w:hint="eastAsia"/>
        </w:rPr>
        <w:t>]</w:t>
      </w:r>
      <w:r w:rsidR="006252D3">
        <w:rPr>
          <w:rFonts w:hint="eastAsia"/>
        </w:rPr>
        <w:t>,</w:t>
      </w:r>
      <w:r w:rsidRPr="006B396F" w:rsidR="006252D3">
        <w:t xml:space="preserve"> </w:t>
      </w:r>
      <w:r w:rsidRPr="006B396F" w:rsidR="004368E9">
        <w:t>[iTC_CC_ATP_SwHA-0204]</w:t>
      </w:r>
    </w:p>
    <w:p w:rsidRPr="008A1414" w:rsidR="004368E9" w:rsidP="000C0D62" w:rsidRDefault="004368E9">
      <w:pPr>
        <w:pStyle w:val="ReqtifyAltQ"/>
      </w:pPr>
      <w:r w:rsidRPr="008A1414">
        <w:t>[End]</w:t>
      </w:r>
    </w:p>
    <w:p w:rsidR="004368E9" w:rsidP="00C93484" w:rsidRDefault="004368E9">
      <w:pPr>
        <w:pStyle w:val="Reqtify"/>
      </w:pPr>
    </w:p>
    <w:p w:rsidR="009E1206" w:rsidP="00C93484" w:rsidRDefault="009E1206">
      <w:pPr>
        <w:pStyle w:val="Reqtify"/>
      </w:pPr>
    </w:p>
    <w:p w:rsidR="009E1206" w:rsidP="00704491" w:rsidRDefault="009E1206">
      <w:pPr>
        <w:pStyle w:val="ReqtifyAltR"/>
      </w:pPr>
      <w:r>
        <w:t>[iTC_CC_ATP-SwRS-</w:t>
      </w:r>
      <w:r>
        <w:rPr>
          <w:rFonts w:hint="eastAsia"/>
        </w:rPr>
        <w:t>0135</w:t>
      </w:r>
      <w:r>
        <w:t>]</w:t>
      </w:r>
    </w:p>
    <w:p w:rsidR="009E1206" w:rsidP="00C93484" w:rsidRDefault="00C02146">
      <w:pPr>
        <w:pStyle w:val="Reqtify"/>
      </w:pPr>
      <w:bookmarkStart w:name="NonVitalRouteSetNotNeeded" w:id="16823"/>
      <w:r w:rsidRPr="00BF4172">
        <w:rPr>
          <w:rStyle w:val="aff2"/>
          <w:bCs w:val="0"/>
          <w:iCs w:val="0"/>
        </w:rPr>
        <w:t>NonVitalRouteSetNotNeeded</w:t>
      </w:r>
      <w:bookmarkEnd w:id="16823"/>
      <w:r w:rsidR="009E1206">
        <w:rPr>
          <w:rFonts w:hint="eastAsia"/>
        </w:rPr>
        <w:t>，</w:t>
      </w:r>
      <w:r w:rsidR="009E1206">
        <w:rPr>
          <w:rFonts w:hint="eastAsia"/>
        </w:rPr>
        <w:t>RSNN</w:t>
      </w:r>
      <w:r w:rsidR="009E1206">
        <w:rPr>
          <w:rFonts w:hint="eastAsia"/>
        </w:rPr>
        <w:t>状态</w:t>
      </w:r>
    </w:p>
    <w:p w:rsidR="009E1206" w:rsidP="00C93484" w:rsidRDefault="009E1206">
      <w:pPr>
        <w:pStyle w:val="Reqtify"/>
      </w:pPr>
      <w:r>
        <w:rPr>
          <w:rFonts w:hint="eastAsia"/>
        </w:rPr>
        <w:t>Whether the CCNV request route set note needed.</w:t>
      </w:r>
    </w:p>
    <w:p w:rsidR="009E1206" w:rsidP="00C93484" w:rsidRDefault="009E1206">
      <w:pPr>
        <w:pStyle w:val="Reqtify"/>
      </w:pPr>
    </w:p>
    <w:p w:rsidR="00D32DDC" w:rsidP="000431E0" w:rsidRDefault="00D32DDC">
      <w:pPr>
        <w:pStyle w:val="af7"/>
      </w:pPr>
      <w:r>
        <w:t xml:space="preserve">def </w:t>
      </w:r>
      <w:hyperlink w:history="1" w:anchor="NonVitalRouteSetNotNeeded">
        <w:r w:rsidR="00C02146">
          <w:rPr>
            <w:rStyle w:val="ac"/>
          </w:rPr>
          <w:t>NonVitalRouteSetNotNeeded</w:t>
        </w:r>
      </w:hyperlink>
      <w:r>
        <w:rPr>
          <w:color w:val="FF8000"/>
        </w:rPr>
        <w:t>(</w:t>
      </w:r>
      <w:r>
        <w:t>k</w:t>
      </w:r>
      <w:r>
        <w:rPr>
          <w:color w:val="FF8000"/>
        </w:rPr>
        <w:t>)</w:t>
      </w:r>
      <w:r>
        <w:t>:</w:t>
      </w:r>
    </w:p>
    <w:p w:rsidR="00D32DDC" w:rsidP="000431E0" w:rsidRDefault="00D32DDC">
      <w:pPr>
        <w:pStyle w:val="af7"/>
      </w:pPr>
      <w:r>
        <w:t xml:space="preserve">    return </w:t>
      </w:r>
      <w:r w:rsidRPr="00086F6D">
        <w:t>(</w:t>
      </w:r>
      <w:hyperlink w:history="1" w:anchor="ATOcontrolTimeValid">
        <w:r w:rsidR="00C64E92">
          <w:rPr>
            <w:rStyle w:val="ac"/>
          </w:rPr>
          <w:t>ATOcontrolTimeValid</w:t>
        </w:r>
      </w:hyperlink>
      <w:r w:rsidRPr="00086F6D">
        <w:t>(</w:t>
      </w:r>
      <w:r>
        <w:t>k</w:t>
      </w:r>
      <w:r w:rsidRPr="00086F6D">
        <w:t>)</w:t>
      </w:r>
    </w:p>
    <w:p w:rsidR="009E1206" w:rsidP="000431E0" w:rsidRDefault="00D32DDC">
      <w:pPr>
        <w:pStyle w:val="af7"/>
      </w:pPr>
      <w:r>
        <w:t xml:space="preserve">            and </w:t>
      </w:r>
      <w:hyperlink w:history="1" w:anchor="NonVitalRequest">
        <w:r w:rsidR="00840F21">
          <w:rPr>
            <w:rStyle w:val="ac"/>
          </w:rPr>
          <w:t>NonVitalRequest</w:t>
        </w:r>
      </w:hyperlink>
      <w:r w:rsidR="00354F88">
        <w:t>.R</w:t>
      </w:r>
      <w:r>
        <w:t>oute</w:t>
      </w:r>
      <w:r w:rsidR="00354F88">
        <w:t>S</w:t>
      </w:r>
      <w:r>
        <w:t>et</w:t>
      </w:r>
      <w:r w:rsidR="00354F88">
        <w:t>N</w:t>
      </w:r>
      <w:r>
        <w:t>ot</w:t>
      </w:r>
      <w:r w:rsidR="00354F88">
        <w:t>N</w:t>
      </w:r>
      <w:r>
        <w:t>eeded</w:t>
      </w:r>
      <w:r w:rsidRPr="00086F6D">
        <w:t>(</w:t>
      </w:r>
      <w:r>
        <w:t>k</w:t>
      </w:r>
      <w:r w:rsidRPr="00086F6D">
        <w:t>))</w:t>
      </w:r>
    </w:p>
    <w:p w:rsidR="009E1206" w:rsidP="000C0D62" w:rsidRDefault="009E1206">
      <w:pPr>
        <w:pStyle w:val="ReqtifyAltQ"/>
      </w:pPr>
      <w:r w:rsidRPr="008A1414">
        <w:t>#Category=Functional</w:t>
      </w:r>
    </w:p>
    <w:p w:rsidRPr="008A1414" w:rsidR="009E1206" w:rsidP="000C0D62" w:rsidRDefault="009E1206">
      <w:pPr>
        <w:pStyle w:val="ReqtifyAltQ"/>
      </w:pPr>
      <w:r w:rsidRPr="00A17BA5">
        <w:t>#Contribution=SIL</w:t>
      </w:r>
      <w:r w:rsidR="003F0289">
        <w:rPr>
          <w:rFonts w:hint="eastAsia"/>
        </w:rPr>
        <w:t>0</w:t>
      </w:r>
    </w:p>
    <w:p w:rsidR="009328EA" w:rsidP="000C0D62" w:rsidRDefault="009E1206">
      <w:pPr>
        <w:pStyle w:val="ReqtifyAltQ"/>
        <w:rPr>
          <w:ins w:author="常鸣" w:date="2014-07-03T14:27:00Z" w:id="16824"/>
        </w:rPr>
      </w:pPr>
      <w:del w:author="常鸣" w:date="2014-07-03T14:27:00Z" w:id="16825">
        <w:r w:rsidRPr="008A1414" w:rsidDel="009328EA">
          <w:delText>#S</w:delText>
        </w:r>
      </w:del>
      <w:ins w:author="常鸣" w:date="2014-07-03T14:27:00Z" w:id="16826">
        <w:r w:rsidR="009328EA">
          <w:t>#Allocation=ATP Software</w:t>
        </w:r>
      </w:ins>
    </w:p>
    <w:p w:rsidRPr="008A1414" w:rsidR="009E1206" w:rsidP="000C0D62" w:rsidRDefault="009328EA">
      <w:pPr>
        <w:pStyle w:val="ReqtifyAltQ"/>
      </w:pPr>
      <w:ins w:author="常鸣" w:date="2014-07-03T14:27:00Z" w:id="16827">
        <w:r>
          <w:t>#S</w:t>
        </w:r>
      </w:ins>
      <w:r w:rsidRPr="008A1414" w:rsidR="009E1206">
        <w:t>ource=</w:t>
      </w:r>
      <w:r w:rsidR="009E1206">
        <w:rPr>
          <w:rFonts w:hint="eastAsia"/>
        </w:rPr>
        <w:t>[iTC_CC-SyAD-0215],</w:t>
      </w:r>
      <w:r w:rsidRPr="003A1AF7" w:rsidR="009E1206">
        <w:t xml:space="preserve"> </w:t>
      </w:r>
      <w:r w:rsidR="003F0289">
        <w:rPr>
          <w:rFonts w:hint="eastAsia"/>
        </w:rPr>
        <w:t>[iTC_CC-SyAD-0408],</w:t>
      </w:r>
      <w:r w:rsidRPr="008C132F" w:rsidR="003F0289">
        <w:t xml:space="preserve"> </w:t>
      </w:r>
      <w:r w:rsidRPr="008C132F" w:rsidR="009E1206">
        <w:t>[iTC_CC-SyAD-1044]</w:t>
      </w:r>
    </w:p>
    <w:p w:rsidRPr="008A1414" w:rsidR="009E1206" w:rsidP="000C0D62" w:rsidRDefault="009E1206">
      <w:pPr>
        <w:pStyle w:val="ReqtifyAltQ"/>
      </w:pPr>
      <w:r w:rsidRPr="008A1414">
        <w:t>[End]</w:t>
      </w:r>
    </w:p>
    <w:p w:rsidR="009E1206" w:rsidP="00704491" w:rsidRDefault="009E1206">
      <w:pPr>
        <w:pStyle w:val="ReqtifyAltR"/>
      </w:pPr>
    </w:p>
    <w:p w:rsidR="00A13598" w:rsidP="00C93484" w:rsidRDefault="00A13598">
      <w:pPr>
        <w:pStyle w:val="Reqtify"/>
      </w:pPr>
    </w:p>
    <w:p w:rsidR="00A13598" w:rsidP="00704491" w:rsidRDefault="00A13598">
      <w:pPr>
        <w:pStyle w:val="ReqtifyAltR"/>
      </w:pPr>
      <w:r>
        <w:t>[iTC_CC_ATP-SwRS-0</w:t>
      </w:r>
      <w:r>
        <w:rPr>
          <w:rFonts w:hint="eastAsia"/>
        </w:rPr>
        <w:t>414</w:t>
      </w:r>
      <w:r>
        <w:t>]</w:t>
      </w:r>
    </w:p>
    <w:p w:rsidR="00A13598" w:rsidP="00C93484" w:rsidRDefault="0035378C">
      <w:pPr>
        <w:pStyle w:val="Reqtify"/>
      </w:pPr>
      <w:bookmarkStart w:name="TrainRouteSetNotNeeded" w:id="16828"/>
      <w:r w:rsidRPr="0035378C">
        <w:rPr>
          <w:rStyle w:val="aff2"/>
        </w:rPr>
        <w:t>TrainRouteSetNotNeeded</w:t>
      </w:r>
      <w:bookmarkEnd w:id="16828"/>
      <w:r w:rsidR="00A13598">
        <w:rPr>
          <w:rFonts w:hint="eastAsia"/>
        </w:rPr>
        <w:t>，是否发送</w:t>
      </w:r>
      <w:r w:rsidR="00A13598">
        <w:rPr>
          <w:rFonts w:hint="eastAsia"/>
        </w:rPr>
        <w:t>RSNN</w:t>
      </w:r>
      <w:r w:rsidR="00A13598">
        <w:rPr>
          <w:rFonts w:hint="eastAsia"/>
        </w:rPr>
        <w:t>信息。</w:t>
      </w:r>
    </w:p>
    <w:p w:rsidR="00A13598" w:rsidP="00C93484" w:rsidRDefault="00A13598">
      <w:pPr>
        <w:pStyle w:val="Reqtify"/>
      </w:pPr>
      <w:r>
        <w:rPr>
          <w:rFonts w:hint="eastAsia"/>
        </w:rPr>
        <w:t xml:space="preserve">ATP shall send the route set not needed information to </w:t>
      </w:r>
      <w:hyperlink w:history="1" w:anchor="ZC">
        <w:r w:rsidR="00DE30C0">
          <w:rPr>
            <w:rStyle w:val="ac"/>
          </w:rPr>
          <w:t>ZC</w:t>
        </w:r>
      </w:hyperlink>
      <w:r>
        <w:rPr>
          <w:rFonts w:hint="eastAsia"/>
        </w:rPr>
        <w:t>.</w:t>
      </w:r>
    </w:p>
    <w:p w:rsidRPr="0035378C" w:rsidR="0035378C" w:rsidP="000431E0" w:rsidRDefault="0035378C">
      <w:pPr>
        <w:pStyle w:val="af7"/>
      </w:pPr>
      <w:r w:rsidRPr="0035378C">
        <w:t xml:space="preserve">def </w:t>
      </w:r>
      <w:hyperlink w:history="1" w:anchor="TrainRouteSetNotNeeded">
        <w:r w:rsidR="00C02146">
          <w:rPr>
            <w:rStyle w:val="ac"/>
          </w:rPr>
          <w:t>TrainRouteSetNotNeeded</w:t>
        </w:r>
      </w:hyperlink>
      <w:r w:rsidRPr="0035378C">
        <w:t>(k):</w:t>
      </w:r>
    </w:p>
    <w:p w:rsidRPr="0035378C" w:rsidR="0035378C" w:rsidP="000431E0" w:rsidRDefault="0035378C">
      <w:pPr>
        <w:pStyle w:val="af7"/>
      </w:pPr>
      <w:r w:rsidRPr="0035378C">
        <w:t xml:space="preserve">    return (</w:t>
      </w:r>
      <w:hyperlink w:history="1" w:anchor="TrainFilteredStopped">
        <w:r w:rsidR="008B283E">
          <w:rPr>
            <w:rStyle w:val="ac"/>
          </w:rPr>
          <w:t>TrainFilteredStopped</w:t>
        </w:r>
      </w:hyperlink>
      <w:r w:rsidRPr="0035378C">
        <w:t>(k)</w:t>
      </w:r>
    </w:p>
    <w:p w:rsidRPr="0035378C" w:rsidR="0035378C" w:rsidP="000431E0" w:rsidRDefault="0035378C">
      <w:pPr>
        <w:pStyle w:val="af7"/>
      </w:pPr>
      <w:r w:rsidRPr="0035378C">
        <w:t xml:space="preserve">            and </w:t>
      </w:r>
      <w:hyperlink w:history="1" w:anchor="NonVitalRouteSetNotNeeded">
        <w:r w:rsidR="00C02146">
          <w:rPr>
            <w:rStyle w:val="ac"/>
          </w:rPr>
          <w:t>NonVitalRouteSetNotNeeded</w:t>
        </w:r>
      </w:hyperlink>
      <w:r w:rsidRPr="0035378C">
        <w:t>(k)</w:t>
      </w:r>
    </w:p>
    <w:p w:rsidR="00A13598" w:rsidP="000431E0" w:rsidRDefault="0035378C">
      <w:pPr>
        <w:pStyle w:val="af7"/>
      </w:pPr>
      <w:r w:rsidRPr="0035378C">
        <w:t xml:space="preserve">            and </w:t>
      </w:r>
      <w:hyperlink w:history="1" w:anchor="RouteSetNotNeededSendable">
        <w:r w:rsidR="00C02146">
          <w:rPr>
            <w:rStyle w:val="ac"/>
          </w:rPr>
          <w:t>RouteSetNotNeededSendable</w:t>
        </w:r>
      </w:hyperlink>
      <w:r w:rsidRPr="0035378C">
        <w:t>(k))</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829"/>
        </w:rPr>
      </w:pPr>
      <w:del w:author="常鸣" w:date="2014-07-03T14:27:00Z" w:id="16830">
        <w:r w:rsidRPr="008A1414" w:rsidDel="009328EA">
          <w:delText>#S</w:delText>
        </w:r>
      </w:del>
      <w:ins w:author="常鸣" w:date="2014-07-03T14:27:00Z" w:id="16831">
        <w:r w:rsidR="009328EA">
          <w:t>#Allocation=ATP Software</w:t>
        </w:r>
      </w:ins>
    </w:p>
    <w:p w:rsidRPr="008A1414" w:rsidR="00A13598" w:rsidP="000C0D62" w:rsidRDefault="009328EA">
      <w:pPr>
        <w:pStyle w:val="ReqtifyAltQ"/>
      </w:pPr>
      <w:ins w:author="常鸣" w:date="2014-07-03T14:27:00Z" w:id="16832">
        <w:r>
          <w:t>#S</w:t>
        </w:r>
      </w:ins>
      <w:r w:rsidRPr="008A1414" w:rsidR="00A13598">
        <w:t>ource=</w:t>
      </w:r>
      <w:r w:rsidR="00A13598">
        <w:rPr>
          <w:rFonts w:hint="eastAsia"/>
        </w:rPr>
        <w:t>[iTC_CC-SyAD-0207],</w:t>
      </w:r>
      <w:r w:rsidRPr="008E7A84" w:rsidR="00A13598">
        <w:rPr>
          <w:rFonts w:hint="eastAsia"/>
        </w:rPr>
        <w:t xml:space="preserve"> </w:t>
      </w:r>
      <w:r w:rsidR="00A13598">
        <w:rPr>
          <w:rFonts w:hint="eastAsia"/>
        </w:rPr>
        <w:t>[iTC_CC-SyAD-0215],</w:t>
      </w:r>
      <w:r w:rsidRPr="00834384" w:rsidR="00A13598">
        <w:rPr>
          <w:rFonts w:hint="eastAsia"/>
        </w:rPr>
        <w:t xml:space="preserve"> </w:t>
      </w:r>
      <w:r w:rsidR="00A13598">
        <w:rPr>
          <w:rFonts w:hint="eastAsia"/>
        </w:rPr>
        <w:t>[iTC_CC-SyAD-0237</w:t>
      </w:r>
      <w:r w:rsidRPr="00834384" w:rsidR="00A13598">
        <w:rPr>
          <w:rFonts w:hint="eastAsia"/>
        </w:rPr>
        <w:t>]</w:t>
      </w:r>
      <w:r w:rsidR="00A13598">
        <w:rPr>
          <w:rFonts w:hint="eastAsia"/>
        </w:rPr>
        <w:t>,</w:t>
      </w:r>
      <w:r w:rsidRPr="006B396F" w:rsidR="00A13598">
        <w:t xml:space="preserve"> [iTC_CC_ATP_SwHA-0210]</w:t>
      </w:r>
    </w:p>
    <w:p w:rsidRPr="008A1414" w:rsidR="00A13598" w:rsidP="000C0D62" w:rsidRDefault="00A13598">
      <w:pPr>
        <w:pStyle w:val="ReqtifyAltQ"/>
      </w:pPr>
      <w:r w:rsidRPr="008A1414">
        <w:t>[End]</w:t>
      </w:r>
    </w:p>
    <w:p w:rsidR="00A13598" w:rsidP="00C93484" w:rsidRDefault="00A13598">
      <w:pPr>
        <w:pStyle w:val="Reqtify"/>
      </w:pPr>
    </w:p>
    <w:p w:rsidR="00A13598" w:rsidP="00C93484" w:rsidRDefault="00A13598">
      <w:pPr>
        <w:pStyle w:val="Reqtify"/>
      </w:pPr>
    </w:p>
    <w:p w:rsidR="00A13598" w:rsidP="00704491" w:rsidRDefault="00A13598">
      <w:pPr>
        <w:pStyle w:val="ReqtifyAltR"/>
      </w:pPr>
      <w:r>
        <w:t>[iTC_CC_ATP-SwRS-0</w:t>
      </w:r>
      <w:r>
        <w:rPr>
          <w:rFonts w:hint="eastAsia"/>
        </w:rPr>
        <w:t>415</w:t>
      </w:r>
      <w:r>
        <w:t>]</w:t>
      </w:r>
    </w:p>
    <w:p w:rsidR="00A13598" w:rsidP="00C93484" w:rsidRDefault="00C87A92">
      <w:pPr>
        <w:pStyle w:val="Reqtify"/>
      </w:pPr>
      <w:bookmarkStart w:name="TrainCorrectDocking" w:id="16833"/>
      <w:r w:rsidRPr="00C87A92">
        <w:rPr>
          <w:rStyle w:val="aff2"/>
        </w:rPr>
        <w:t>TrainCorrectDocking</w:t>
      </w:r>
      <w:bookmarkEnd w:id="16833"/>
      <w:r w:rsidR="00A13598">
        <w:rPr>
          <w:rFonts w:hint="eastAsia"/>
        </w:rPr>
        <w:t>，列车是否正确停靠车站。</w:t>
      </w:r>
    </w:p>
    <w:p w:rsidR="00A13598" w:rsidP="00C93484" w:rsidRDefault="00A13598">
      <w:pPr>
        <w:pStyle w:val="Reqtify"/>
      </w:pPr>
      <w:r>
        <w:rPr>
          <w:rFonts w:hint="eastAsia"/>
        </w:rPr>
        <w:t xml:space="preserve">ATP shall send the docking correction information to the </w:t>
      </w:r>
      <w:hyperlink w:history="1" w:anchor="ZC">
        <w:r w:rsidR="00DE30C0">
          <w:rPr>
            <w:rStyle w:val="ac"/>
          </w:rPr>
          <w:t>ZC</w:t>
        </w:r>
      </w:hyperlink>
      <w:r>
        <w:rPr>
          <w:rFonts w:hint="eastAsia"/>
        </w:rPr>
        <w:t>.</w:t>
      </w:r>
    </w:p>
    <w:p w:rsidRPr="0035378C" w:rsidR="0035378C" w:rsidP="000431E0" w:rsidRDefault="0035378C">
      <w:pPr>
        <w:pStyle w:val="af7"/>
      </w:pPr>
      <w:r w:rsidRPr="0035378C">
        <w:t xml:space="preserve">def </w:t>
      </w:r>
      <w:hyperlink w:history="1" w:anchor="TrainCorrectDocking">
        <w:r w:rsidR="00C02146">
          <w:rPr>
            <w:rStyle w:val="ac"/>
          </w:rPr>
          <w:t>TrainCorrectDocking</w:t>
        </w:r>
      </w:hyperlink>
      <w:r w:rsidRPr="0035378C">
        <w:t>(k):</w:t>
      </w:r>
    </w:p>
    <w:p w:rsidR="00A13598" w:rsidP="000431E0" w:rsidRDefault="0035378C">
      <w:pPr>
        <w:pStyle w:val="af7"/>
      </w:pPr>
      <w:r w:rsidRPr="0035378C">
        <w:t xml:space="preserve">    return (</w:t>
      </w:r>
      <w:hyperlink w:history="1" w:anchor="EnableDoorOpening_A">
        <w:r w:rsidR="00F42E76">
          <w:rPr>
            <w:rStyle w:val="ac"/>
          </w:rPr>
          <w:t>EnableDoorOpening_A</w:t>
        </w:r>
      </w:hyperlink>
      <w:r w:rsidRPr="0035378C">
        <w:t xml:space="preserve">(k) or </w:t>
      </w:r>
      <w:hyperlink w:history="1" w:anchor="EnableDoorOpening_B">
        <w:r w:rsidR="00915CD9">
          <w:rPr>
            <w:rStyle w:val="ac"/>
          </w:rPr>
          <w:t>EnableDoorOpening_B</w:t>
        </w:r>
      </w:hyperlink>
      <w:r w:rsidRPr="0035378C">
        <w:t>(k))</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834"/>
        </w:rPr>
      </w:pPr>
      <w:del w:author="常鸣" w:date="2014-07-03T14:27:00Z" w:id="16835">
        <w:r w:rsidRPr="008A1414" w:rsidDel="009328EA">
          <w:lastRenderedPageBreak/>
          <w:delText>#S</w:delText>
        </w:r>
      </w:del>
      <w:ins w:author="常鸣" w:date="2014-07-03T14:27:00Z" w:id="16836">
        <w:r w:rsidR="009328EA">
          <w:t>#Allocation=ATP Software</w:t>
        </w:r>
      </w:ins>
    </w:p>
    <w:p w:rsidRPr="008A1414" w:rsidR="00A13598" w:rsidP="000C0D62" w:rsidRDefault="009328EA">
      <w:pPr>
        <w:pStyle w:val="ReqtifyAltQ"/>
      </w:pPr>
      <w:ins w:author="常鸣" w:date="2014-07-03T14:27:00Z" w:id="16837">
        <w:r>
          <w:t>#S</w:t>
        </w:r>
      </w:ins>
      <w:r w:rsidRPr="008A1414" w:rsidR="00A13598">
        <w:t>ource=</w:t>
      </w:r>
      <w:r w:rsidR="00A13598">
        <w:rPr>
          <w:rFonts w:hint="eastAsia"/>
        </w:rPr>
        <w:t>[iTC_CC-SyAD-0207],</w:t>
      </w:r>
      <w:r w:rsidRPr="008E7A84" w:rsidR="00A13598">
        <w:rPr>
          <w:rFonts w:hint="eastAsia"/>
        </w:rPr>
        <w:t xml:space="preserve"> </w:t>
      </w:r>
      <w:r w:rsidR="00A13598">
        <w:rPr>
          <w:rFonts w:hint="eastAsia"/>
        </w:rPr>
        <w:t>[iTC_CC-SyAD-0216]</w:t>
      </w:r>
    </w:p>
    <w:p w:rsidRPr="008A1414" w:rsidR="00A13598" w:rsidP="000C0D62" w:rsidRDefault="00A13598">
      <w:pPr>
        <w:pStyle w:val="ReqtifyAltQ"/>
      </w:pPr>
      <w:r w:rsidRPr="008A1414">
        <w:t>[End]</w:t>
      </w:r>
    </w:p>
    <w:p w:rsidR="00A13598" w:rsidP="00C93484" w:rsidRDefault="00A13598">
      <w:pPr>
        <w:pStyle w:val="Reqtify"/>
      </w:pPr>
    </w:p>
    <w:p w:rsidR="00A13598" w:rsidP="00C93484" w:rsidRDefault="00A13598">
      <w:pPr>
        <w:pStyle w:val="Reqtify"/>
      </w:pPr>
    </w:p>
    <w:p w:rsidR="00A13598" w:rsidP="00704491" w:rsidRDefault="00A13598">
      <w:pPr>
        <w:pStyle w:val="ReqtifyAltR"/>
      </w:pPr>
      <w:r>
        <w:t>[iTC_CC_ATP-SwRS-0</w:t>
      </w:r>
      <w:r>
        <w:rPr>
          <w:rFonts w:hint="eastAsia"/>
        </w:rPr>
        <w:t>416</w:t>
      </w:r>
      <w:r>
        <w:t>]</w:t>
      </w:r>
    </w:p>
    <w:p w:rsidR="00A13598" w:rsidP="00C93484" w:rsidRDefault="00C87A92">
      <w:pPr>
        <w:pStyle w:val="Reqtify"/>
      </w:pPr>
      <w:bookmarkStart w:name="LocReportSpeed" w:id="16838"/>
      <w:r w:rsidRPr="00C87A92">
        <w:rPr>
          <w:rStyle w:val="aff2"/>
        </w:rPr>
        <w:t>LocReportSpeed</w:t>
      </w:r>
      <w:bookmarkEnd w:id="16838"/>
      <w:r w:rsidR="00A13598">
        <w:rPr>
          <w:rFonts w:hint="eastAsia"/>
        </w:rPr>
        <w:t>，列车最大速度，需转换为</w:t>
      </w:r>
      <w:r w:rsidR="00A13598">
        <w:rPr>
          <w:rFonts w:hint="eastAsia"/>
        </w:rPr>
        <w:t>CC-ZC</w:t>
      </w:r>
      <w:r w:rsidR="00A13598">
        <w:rPr>
          <w:rFonts w:hint="eastAsia"/>
        </w:rPr>
        <w:t>接口协议中的单位，并向上取整。</w:t>
      </w:r>
    </w:p>
    <w:p w:rsidR="00A13598" w:rsidP="00C93484" w:rsidRDefault="00A13598">
      <w:pPr>
        <w:pStyle w:val="Reqtify"/>
      </w:pPr>
      <w:r>
        <w:rPr>
          <w:rFonts w:hint="eastAsia"/>
        </w:rPr>
        <w:t xml:space="preserve">ATP shall send the maximum train speed to the </w:t>
      </w:r>
      <w:hyperlink w:history="1" w:anchor="ZC">
        <w:r w:rsidR="00DE30C0">
          <w:rPr>
            <w:rStyle w:val="ac"/>
          </w:rPr>
          <w:t>ZC</w:t>
        </w:r>
      </w:hyperlink>
      <w:r>
        <w:rPr>
          <w:rFonts w:hint="eastAsia"/>
        </w:rPr>
        <w:t xml:space="preserve">. </w:t>
      </w:r>
      <w:r w:rsidRPr="000C6CF3">
        <w:rPr>
          <w:rFonts w:hint="eastAsia"/>
        </w:rPr>
        <w:t xml:space="preserve">According to </w:t>
      </w:r>
      <w:r w:rsidRPr="000C6CF3">
        <w:fldChar w:fldCharType="begin"/>
      </w:r>
      <w:r w:rsidRPr="000C6CF3">
        <w:instrText xml:space="preserve"> </w:instrText>
      </w:r>
      <w:r w:rsidRPr="000C6CF3">
        <w:rPr>
          <w:rFonts w:hint="eastAsia"/>
        </w:rPr>
        <w:instrText>REF _Ref277776148 \r \h</w:instrText>
      </w:r>
      <w:r w:rsidRPr="000C6CF3">
        <w:instrText xml:space="preserve"> </w:instrText>
      </w:r>
      <w:r w:rsidRPr="000C6CF3">
        <w:fldChar w:fldCharType="separate"/>
      </w:r>
      <w:r w:rsidR="00DE178B">
        <w:t>[REF5]</w:t>
      </w:r>
      <w:r w:rsidRPr="000C6CF3">
        <w:fldChar w:fldCharType="end"/>
      </w:r>
      <w:r w:rsidRPr="000C6CF3">
        <w:rPr>
          <w:rFonts w:hint="eastAsia"/>
        </w:rPr>
        <w:t xml:space="preserve">, the unit of the </w:t>
      </w:r>
      <w:r>
        <w:rPr>
          <w:rFonts w:hint="eastAsia"/>
        </w:rPr>
        <w:t>speed</w:t>
      </w:r>
      <w:r w:rsidRPr="000C6CF3">
        <w:rPr>
          <w:rFonts w:hint="eastAsia"/>
        </w:rPr>
        <w:t xml:space="preserve"> in </w:t>
      </w:r>
      <w:r>
        <w:rPr>
          <w:rFonts w:hint="eastAsia"/>
        </w:rPr>
        <w:t>Location Report</w:t>
      </w:r>
      <w:r w:rsidRPr="000C6CF3">
        <w:rPr>
          <w:rFonts w:hint="eastAsia"/>
        </w:rPr>
        <w:t xml:space="preserve"> is </w:t>
      </w:r>
      <w:r>
        <w:rPr>
          <w:rFonts w:hint="eastAsia"/>
        </w:rPr>
        <w:t>KPH</w:t>
      </w:r>
      <w:r w:rsidRPr="000C6CF3">
        <w:rPr>
          <w:rFonts w:hint="eastAsia"/>
        </w:rPr>
        <w:t xml:space="preserve">, so the ATP </w:t>
      </w:r>
      <w:r w:rsidRPr="000C6CF3">
        <w:t>needs</w:t>
      </w:r>
      <w:r w:rsidRPr="000C6CF3">
        <w:rPr>
          <w:rFonts w:hint="eastAsia"/>
        </w:rPr>
        <w:t xml:space="preserve"> to convert its internal unit to match that. The convertion shall be safety-oriented, which means the </w:t>
      </w:r>
      <w:r>
        <w:rPr>
          <w:rFonts w:hint="eastAsia"/>
        </w:rPr>
        <w:t xml:space="preserve">speed </w:t>
      </w:r>
      <w:r w:rsidRPr="000C6CF3">
        <w:rPr>
          <w:rFonts w:hint="eastAsia"/>
        </w:rPr>
        <w:t>tend to be "</w:t>
      </w:r>
      <w:r>
        <w:rPr>
          <w:rFonts w:hint="eastAsia"/>
        </w:rPr>
        <w:t>overestimated</w:t>
      </w:r>
      <w:r w:rsidRPr="000C6CF3">
        <w:rPr>
          <w:rFonts w:hint="eastAsia"/>
        </w:rPr>
        <w:t>"</w:t>
      </w:r>
      <w:r>
        <w:rPr>
          <w:rFonts w:hint="eastAsia"/>
        </w:rPr>
        <w:t>.</w:t>
      </w:r>
    </w:p>
    <w:p w:rsidRPr="00C87A92" w:rsidR="00C87A92" w:rsidP="000431E0" w:rsidRDefault="00C87A92">
      <w:pPr>
        <w:pStyle w:val="af7"/>
      </w:pPr>
      <w:r w:rsidRPr="00C87A92">
        <w:t xml:space="preserve">def </w:t>
      </w:r>
      <w:hyperlink w:history="1" w:anchor="LocReportSpeed">
        <w:r w:rsidR="00C02146">
          <w:rPr>
            <w:rStyle w:val="ac"/>
          </w:rPr>
          <w:t>LocReportSpeed</w:t>
        </w:r>
      </w:hyperlink>
      <w:r w:rsidRPr="00C87A92">
        <w:t>(k):</w:t>
      </w:r>
    </w:p>
    <w:p w:rsidR="00A13598" w:rsidP="000431E0" w:rsidRDefault="00C87A92">
      <w:pPr>
        <w:pStyle w:val="af7"/>
      </w:pPr>
      <w:r w:rsidRPr="00C87A92">
        <w:t xml:space="preserve">    return </w:t>
      </w:r>
      <w:hyperlink w:history="1" w:anchor="roundceil">
        <w:r w:rsidRPr="003B2B37" w:rsidR="003B2B37">
          <w:rPr>
            <w:rStyle w:val="ac"/>
          </w:rPr>
          <w:t>round.ceil</w:t>
        </w:r>
      </w:hyperlink>
      <w:r w:rsidRPr="00C87A92">
        <w:t>(</w:t>
      </w:r>
      <w:hyperlink w:history="1" w:anchor="TrainMaxSpeed">
        <w:r w:rsidR="00047F0A">
          <w:rPr>
            <w:rStyle w:val="ac"/>
          </w:rPr>
          <w:t>TrainMaxSpeed</w:t>
        </w:r>
      </w:hyperlink>
      <w:r w:rsidRPr="00C87A92">
        <w:t xml:space="preserve">(k) / </w:t>
      </w:r>
      <w:r w:rsidRPr="00F20BDC">
        <w:rPr>
          <w:rStyle w:val="aff1"/>
        </w:rPr>
        <w:t>KMPH_TO_MMPS</w:t>
      </w:r>
      <w:r w:rsidRPr="00C87A92">
        <w:t>)</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839"/>
        </w:rPr>
      </w:pPr>
      <w:del w:author="常鸣" w:date="2014-07-03T14:27:00Z" w:id="16840">
        <w:r w:rsidRPr="008A1414" w:rsidDel="009328EA">
          <w:delText>#S</w:delText>
        </w:r>
      </w:del>
      <w:ins w:author="常鸣" w:date="2014-07-03T14:27:00Z" w:id="16841">
        <w:r w:rsidR="009328EA">
          <w:t>#Allocation=ATP Software</w:t>
        </w:r>
      </w:ins>
    </w:p>
    <w:p w:rsidRPr="008A1414" w:rsidR="00A13598" w:rsidP="000C0D62" w:rsidRDefault="009328EA">
      <w:pPr>
        <w:pStyle w:val="ReqtifyAltQ"/>
      </w:pPr>
      <w:ins w:author="常鸣" w:date="2014-07-03T14:27:00Z" w:id="16842">
        <w:r>
          <w:t>#S</w:t>
        </w:r>
      </w:ins>
      <w:r w:rsidRPr="008A1414" w:rsidR="00A13598">
        <w:t>ource=</w:t>
      </w:r>
      <w:r w:rsidR="00A13598">
        <w:rPr>
          <w:rFonts w:hint="eastAsia"/>
        </w:rPr>
        <w:t>[iTC_CC-SyAD-0207],</w:t>
      </w:r>
      <w:r w:rsidRPr="008E7A84" w:rsidR="00A13598">
        <w:rPr>
          <w:rFonts w:hint="eastAsia"/>
        </w:rPr>
        <w:t xml:space="preserve"> </w:t>
      </w:r>
      <w:r w:rsidR="00A13598">
        <w:rPr>
          <w:rFonts w:hint="eastAsia"/>
        </w:rPr>
        <w:t>[iTC_CC-SyAD-0217]</w:t>
      </w:r>
      <w:r w:rsidR="00F20BDC">
        <w:rPr>
          <w:rFonts w:hint="eastAsia"/>
        </w:rPr>
        <w:t>,</w:t>
      </w:r>
      <w:r w:rsidRPr="00F20BDC" w:rsidR="00F20BDC">
        <w:t xml:space="preserve"> </w:t>
      </w:r>
      <w:r w:rsidR="00F20BDC">
        <w:rPr>
          <w:rFonts w:hint="eastAsia"/>
        </w:rPr>
        <w:t>[</w:t>
      </w:r>
      <w:r w:rsidRPr="00F20BDC" w:rsidR="00F20BDC">
        <w:t>iTC_CC_ATP_SwHA-0272</w:t>
      </w:r>
      <w:r w:rsidR="00F20BDC">
        <w:rPr>
          <w:rFonts w:hint="eastAsia"/>
        </w:rPr>
        <w:t>]</w:t>
      </w:r>
    </w:p>
    <w:p w:rsidRPr="008A1414" w:rsidR="00A13598" w:rsidP="000C0D62" w:rsidRDefault="00A13598">
      <w:pPr>
        <w:pStyle w:val="ReqtifyAltQ"/>
      </w:pPr>
      <w:r w:rsidRPr="008A1414">
        <w:t>[End]</w:t>
      </w:r>
    </w:p>
    <w:p w:rsidR="00A13598" w:rsidP="00C93484" w:rsidRDefault="00A13598">
      <w:pPr>
        <w:pStyle w:val="Reqtify"/>
      </w:pPr>
    </w:p>
    <w:p w:rsidR="00A13598" w:rsidP="00C93484" w:rsidRDefault="00A13598">
      <w:pPr>
        <w:pStyle w:val="Reqtify"/>
      </w:pPr>
    </w:p>
    <w:p w:rsidR="00A13598" w:rsidP="00704491" w:rsidRDefault="00A13598">
      <w:pPr>
        <w:pStyle w:val="ReqtifyAltR"/>
      </w:pPr>
      <w:r>
        <w:t>[iTC_CC_ATP-SwRS-0</w:t>
      </w:r>
      <w:r>
        <w:rPr>
          <w:rFonts w:hint="eastAsia"/>
        </w:rPr>
        <w:t>417</w:t>
      </w:r>
      <w:r>
        <w:t>]</w:t>
      </w:r>
    </w:p>
    <w:p w:rsidR="00A13598" w:rsidP="00C93484" w:rsidRDefault="001512D5">
      <w:pPr>
        <w:pStyle w:val="Reqtify"/>
      </w:pPr>
      <w:bookmarkStart w:name="TrainMonitoringMode" w:id="16843"/>
      <w:r w:rsidRPr="001512D5">
        <w:rPr>
          <w:rStyle w:val="aff2"/>
        </w:rPr>
        <w:t>TrainMonitoringMode</w:t>
      </w:r>
      <w:bookmarkEnd w:id="16843"/>
      <w:r w:rsidR="00A13598">
        <w:rPr>
          <w:rFonts w:hint="eastAsia"/>
        </w:rPr>
        <w:t>，监控模式</w:t>
      </w:r>
      <w:r w:rsidR="00A13598">
        <w:rPr>
          <w:rFonts w:hint="eastAsia"/>
        </w:rPr>
        <w:t>.</w:t>
      </w:r>
    </w:p>
    <w:p w:rsidR="00A13598" w:rsidP="00C93484" w:rsidRDefault="00A13598">
      <w:pPr>
        <w:pStyle w:val="Reqtify"/>
      </w:pPr>
      <w:r>
        <w:rPr>
          <w:rFonts w:hint="eastAsia"/>
        </w:rPr>
        <w:t xml:space="preserve">ATP shall send the current monitoring mode to the </w:t>
      </w:r>
      <w:hyperlink w:history="1" w:anchor="ZC">
        <w:r w:rsidR="00DE30C0">
          <w:rPr>
            <w:rStyle w:val="ac"/>
          </w:rPr>
          <w:t>ZC</w:t>
        </w:r>
      </w:hyperlink>
      <w:r>
        <w:rPr>
          <w:rFonts w:hint="eastAsia"/>
        </w:rPr>
        <w:t>.</w:t>
      </w:r>
    </w:p>
    <w:p w:rsidRPr="00C87A92" w:rsidR="00C87A92" w:rsidP="000431E0" w:rsidRDefault="00C87A92">
      <w:pPr>
        <w:pStyle w:val="af7"/>
      </w:pPr>
      <w:r w:rsidRPr="00C87A92">
        <w:t xml:space="preserve">def </w:t>
      </w:r>
      <w:hyperlink w:history="1" w:anchor="TrainMonitoringMode">
        <w:r w:rsidR="00C02146">
          <w:rPr>
            <w:rStyle w:val="ac"/>
          </w:rPr>
          <w:t>TrainMonitoringMode</w:t>
        </w:r>
      </w:hyperlink>
      <w:r w:rsidRPr="00C87A92">
        <w:t>(k):</w:t>
      </w:r>
    </w:p>
    <w:p w:rsidR="00761FA0" w:rsidP="000431E0" w:rsidRDefault="00C87A92">
      <w:pPr>
        <w:pStyle w:val="af7"/>
      </w:pPr>
      <w:r w:rsidRPr="00C87A92">
        <w:t xml:space="preserve">    if (</w:t>
      </w:r>
      <w:hyperlink w:history="1" w:anchor="MotionProtectionInhibition">
        <w:r w:rsidR="00761FA0">
          <w:rPr>
            <w:rStyle w:val="ac"/>
          </w:rPr>
          <w:t>MotionProtectionInhibition</w:t>
        </w:r>
      </w:hyperlink>
      <w:r w:rsidRPr="00C87A92" w:rsidR="00761FA0">
        <w:t>(k)</w:t>
      </w:r>
    </w:p>
    <w:p w:rsidRPr="00C87A92" w:rsidR="00C87A92" w:rsidP="000431E0" w:rsidRDefault="00761FA0">
      <w:pPr>
        <w:pStyle w:val="af7"/>
      </w:pPr>
      <w:r>
        <w:rPr>
          <w:rFonts w:hint="eastAsia"/>
        </w:rPr>
        <w:t xml:space="preserve">         and </w:t>
      </w:r>
      <w:hyperlink w:history="1" w:anchor="RMRselectedDrivingMode">
        <w:r w:rsidR="00786D0B">
          <w:rPr>
            <w:rStyle w:val="ac"/>
          </w:rPr>
          <w:t>RMRselectedDrivingMode</w:t>
        </w:r>
      </w:hyperlink>
      <w:r w:rsidRPr="00C87A92" w:rsidR="00C87A92">
        <w:t>(k)):</w:t>
      </w:r>
    </w:p>
    <w:p w:rsidRPr="00C87A92" w:rsidR="00C87A92" w:rsidP="000431E0" w:rsidRDefault="00C87A92">
      <w:pPr>
        <w:pStyle w:val="af7"/>
      </w:pPr>
      <w:r w:rsidRPr="00C87A92">
        <w:t xml:space="preserve">        return </w:t>
      </w:r>
      <w:r w:rsidRPr="00C66284">
        <w:rPr>
          <w:rStyle w:val="aff1"/>
        </w:rPr>
        <w:t>RMR</w:t>
      </w:r>
    </w:p>
    <w:p w:rsidRPr="00C87A92" w:rsidR="00C87A92" w:rsidP="000431E0" w:rsidRDefault="00C87A92">
      <w:pPr>
        <w:pStyle w:val="af7"/>
      </w:pPr>
      <w:r w:rsidRPr="00C87A92">
        <w:t xml:space="preserve">    elif (</w:t>
      </w:r>
      <w:hyperlink w:history="1" w:anchor="MotionProtectionInhibition">
        <w:r w:rsidR="008B283E">
          <w:rPr>
            <w:rStyle w:val="ac"/>
          </w:rPr>
          <w:t>MotionProtectionInhibition</w:t>
        </w:r>
      </w:hyperlink>
      <w:r w:rsidRPr="00C87A92">
        <w:t>(k)):</w:t>
      </w:r>
    </w:p>
    <w:p w:rsidRPr="00C87A92" w:rsidR="00C87A92" w:rsidP="000431E0" w:rsidRDefault="00C87A92">
      <w:pPr>
        <w:pStyle w:val="af7"/>
      </w:pPr>
      <w:r w:rsidRPr="00C87A92">
        <w:t xml:space="preserve">        return </w:t>
      </w:r>
      <w:r w:rsidRPr="00C66284">
        <w:rPr>
          <w:rStyle w:val="aff1"/>
        </w:rPr>
        <w:t>RMF</w:t>
      </w:r>
    </w:p>
    <w:p w:rsidRPr="00C87A92" w:rsidR="00C87A92" w:rsidP="000431E0" w:rsidRDefault="00C87A92">
      <w:pPr>
        <w:pStyle w:val="af7"/>
      </w:pPr>
      <w:r w:rsidRPr="00C87A92">
        <w:t xml:space="preserve">    else:</w:t>
      </w:r>
    </w:p>
    <w:p w:rsidR="00A13598" w:rsidP="000431E0" w:rsidRDefault="00C87A92">
      <w:pPr>
        <w:pStyle w:val="af7"/>
      </w:pPr>
      <w:r w:rsidRPr="00C87A92">
        <w:t xml:space="preserve">        return </w:t>
      </w:r>
      <w:r w:rsidRPr="00C66284">
        <w:rPr>
          <w:rStyle w:val="aff1"/>
        </w:rPr>
        <w:t>OTHERS</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844"/>
        </w:rPr>
      </w:pPr>
      <w:del w:author="常鸣" w:date="2014-07-03T14:27:00Z" w:id="16845">
        <w:r w:rsidRPr="008A1414" w:rsidDel="009328EA">
          <w:delText>#S</w:delText>
        </w:r>
      </w:del>
      <w:ins w:author="常鸣" w:date="2014-07-03T14:27:00Z" w:id="16846">
        <w:r w:rsidR="009328EA">
          <w:t>#Allocation=ATP Software</w:t>
        </w:r>
      </w:ins>
    </w:p>
    <w:p w:rsidRPr="008A1414" w:rsidR="00A13598" w:rsidP="000C0D62" w:rsidRDefault="009328EA">
      <w:pPr>
        <w:pStyle w:val="ReqtifyAltQ"/>
      </w:pPr>
      <w:ins w:author="常鸣" w:date="2014-07-03T14:27:00Z" w:id="16847">
        <w:r>
          <w:t>#S</w:t>
        </w:r>
      </w:ins>
      <w:r w:rsidRPr="008A1414" w:rsidR="00A13598">
        <w:t>ource=</w:t>
      </w:r>
      <w:r w:rsidR="00A13598">
        <w:rPr>
          <w:rFonts w:hint="eastAsia"/>
        </w:rPr>
        <w:t>[iTC_CC-SyAD-0207],</w:t>
      </w:r>
      <w:r w:rsidRPr="008E7A84" w:rsidR="00A13598">
        <w:rPr>
          <w:rFonts w:hint="eastAsia"/>
        </w:rPr>
        <w:t xml:space="preserve"> </w:t>
      </w:r>
      <w:r w:rsidR="00A13598">
        <w:rPr>
          <w:rFonts w:hint="eastAsia"/>
        </w:rPr>
        <w:t>[iTC_CC-SyAD-0218],</w:t>
      </w:r>
      <w:r w:rsidRPr="008E2DF3" w:rsidR="00A13598">
        <w:rPr>
          <w:rFonts w:hint="eastAsia"/>
        </w:rPr>
        <w:t xml:space="preserve"> </w:t>
      </w:r>
      <w:r w:rsidR="00A13598">
        <w:rPr>
          <w:rFonts w:hint="eastAsia"/>
        </w:rPr>
        <w:t>[iTC_CC-SyAD-0344],</w:t>
      </w:r>
      <w:r w:rsidRPr="006B396F" w:rsidR="00A13598">
        <w:t xml:space="preserve"> [iTC_CC_ATP_SwHA-0212]</w:t>
      </w:r>
    </w:p>
    <w:p w:rsidRPr="008A1414" w:rsidR="00A13598" w:rsidP="000C0D62" w:rsidRDefault="00A13598">
      <w:pPr>
        <w:pStyle w:val="ReqtifyAltQ"/>
      </w:pPr>
      <w:r w:rsidRPr="008A1414">
        <w:t>[End]</w:t>
      </w:r>
    </w:p>
    <w:p w:rsidR="00A13598" w:rsidP="00C93484" w:rsidRDefault="00A13598">
      <w:pPr>
        <w:pStyle w:val="Reqtify"/>
      </w:pPr>
    </w:p>
    <w:p w:rsidR="00F7629B" w:rsidP="00C93484" w:rsidRDefault="00F7629B">
      <w:pPr>
        <w:pStyle w:val="Reqtify"/>
      </w:pPr>
    </w:p>
    <w:p w:rsidRPr="00584E88" w:rsidR="00F7629B" w:rsidP="00F7629B" w:rsidRDefault="00F7629B">
      <w:pPr>
        <w:pStyle w:val="ReqtifyAltR"/>
      </w:pPr>
      <w:r w:rsidRPr="00584E88">
        <w:t>[iTC_CC_ATP-SwRS-</w:t>
      </w:r>
      <w:r w:rsidRPr="00584E88">
        <w:rPr>
          <w:rFonts w:hint="eastAsia"/>
        </w:rPr>
        <w:t>0</w:t>
      </w:r>
      <w:r>
        <w:rPr>
          <w:rFonts w:hint="eastAsia"/>
        </w:rPr>
        <w:t>599</w:t>
      </w:r>
      <w:r w:rsidRPr="00584E88">
        <w:t>]</w:t>
      </w:r>
    </w:p>
    <w:p w:rsidRPr="00584E88" w:rsidR="00F7629B" w:rsidP="00C93484" w:rsidRDefault="00C64E92">
      <w:pPr>
        <w:pStyle w:val="Reqtify"/>
      </w:pPr>
      <w:bookmarkStart w:name="SignalOverrideSendable" w:id="16848"/>
      <w:r w:rsidRPr="00BF4172">
        <w:rPr>
          <w:rStyle w:val="aff2"/>
        </w:rPr>
        <w:t>SignalOverrideSendable</w:t>
      </w:r>
      <w:bookmarkEnd w:id="16848"/>
      <w:r w:rsidRPr="00584E88" w:rsidR="00F7629B">
        <w:rPr>
          <w:rFonts w:hint="eastAsia"/>
        </w:rPr>
        <w:t>，</w:t>
      </w:r>
      <w:r w:rsidR="00F7629B">
        <w:rPr>
          <w:rFonts w:hint="eastAsia"/>
        </w:rPr>
        <w:t>发给</w:t>
      </w:r>
      <w:r w:rsidR="00F7629B">
        <w:rPr>
          <w:rFonts w:hint="eastAsia"/>
        </w:rPr>
        <w:t>ZC</w:t>
      </w:r>
      <w:r w:rsidR="00F7629B">
        <w:rPr>
          <w:rFonts w:hint="eastAsia"/>
        </w:rPr>
        <w:t>的关信号机命令</w:t>
      </w:r>
      <w:r w:rsidRPr="00584E88" w:rsidR="00F7629B">
        <w:rPr>
          <w:rFonts w:hint="eastAsia"/>
        </w:rPr>
        <w:t>。</w:t>
      </w:r>
    </w:p>
    <w:p w:rsidRPr="006574C9" w:rsidR="00F7629B" w:rsidP="000431E0" w:rsidRDefault="00F7629B">
      <w:pPr>
        <w:pStyle w:val="af7"/>
      </w:pPr>
      <w:r w:rsidRPr="006574C9">
        <w:t xml:space="preserve">def </w:t>
      </w:r>
      <w:hyperlink w:history="1" w:anchor="SignalOverrideSendable">
        <w:r w:rsidR="00C64E92">
          <w:rPr>
            <w:rStyle w:val="ac"/>
          </w:rPr>
          <w:t>SignalOverrideSendable</w:t>
        </w:r>
      </w:hyperlink>
      <w:r w:rsidRPr="006574C9">
        <w:t>(k):</w:t>
      </w:r>
    </w:p>
    <w:p w:rsidRPr="006574C9" w:rsidR="00F7629B" w:rsidP="000431E0" w:rsidRDefault="00F7629B">
      <w:pPr>
        <w:pStyle w:val="af7"/>
      </w:pPr>
      <w:r w:rsidRPr="006574C9">
        <w:lastRenderedPageBreak/>
        <w:t xml:space="preserve">    </w:t>
      </w:r>
      <w:r w:rsidR="00447A22">
        <w:rPr>
          <w:rFonts w:hint="eastAsia"/>
        </w:rPr>
        <w:t>return</w:t>
      </w:r>
      <w:r w:rsidRPr="006574C9">
        <w:t xml:space="preserve"> </w:t>
      </w:r>
      <w:hyperlink w:history="1" w:anchor="GetSignalOverrideSendable">
        <w:r w:rsidRPr="006252D3" w:rsidR="00813AB3">
          <w:rPr>
            <w:rStyle w:val="ac"/>
          </w:rPr>
          <w:t>Offline</w:t>
        </w:r>
        <w:r w:rsidRPr="006252D3" w:rsidR="00155088">
          <w:rPr>
            <w:rStyle w:val="ac"/>
          </w:rPr>
          <w:t>.</w:t>
        </w:r>
        <w:r w:rsidRPr="006252D3" w:rsidR="00C64E92">
          <w:rPr>
            <w:rStyle w:val="ac"/>
          </w:rPr>
          <w:t>GetSignalOverrideSendable</w:t>
        </w:r>
      </w:hyperlink>
      <w:r w:rsidRPr="006574C9">
        <w:t>(k)</w:t>
      </w:r>
    </w:p>
    <w:p w:rsidRPr="00584E88" w:rsidR="00F7629B" w:rsidP="000C0D62" w:rsidRDefault="00F7629B">
      <w:pPr>
        <w:pStyle w:val="ReqtifyAltQ"/>
      </w:pPr>
      <w:r w:rsidRPr="00584E88">
        <w:t>#Category=Functional</w:t>
      </w:r>
    </w:p>
    <w:p w:rsidRPr="00584E88" w:rsidR="00F7629B" w:rsidP="000C0D62" w:rsidRDefault="00F7629B">
      <w:pPr>
        <w:pStyle w:val="ReqtifyAltQ"/>
      </w:pPr>
      <w:r w:rsidRPr="00584E88">
        <w:t>#Contribution=SIL4</w:t>
      </w:r>
    </w:p>
    <w:p w:rsidR="009328EA" w:rsidP="000C0D62" w:rsidRDefault="00F7629B">
      <w:pPr>
        <w:pStyle w:val="ReqtifyAltQ"/>
        <w:rPr>
          <w:ins w:author="常鸣" w:date="2014-07-03T14:27:00Z" w:id="16849"/>
        </w:rPr>
      </w:pPr>
      <w:del w:author="常鸣" w:date="2014-07-03T14:27:00Z" w:id="16850">
        <w:r w:rsidRPr="00584E88" w:rsidDel="009328EA">
          <w:delText>#S</w:delText>
        </w:r>
      </w:del>
      <w:ins w:author="常鸣" w:date="2014-07-03T14:27:00Z" w:id="16851">
        <w:r w:rsidR="009328EA">
          <w:t>#Allocation=ATP Software</w:t>
        </w:r>
      </w:ins>
      <w:ins w:author="常鸣" w:date="2014-07-03T15:05:00Z" w:id="16852">
        <w:r w:rsidR="006D51C2">
          <w:rPr>
            <w:rFonts w:hint="eastAsia"/>
          </w:rPr>
          <w:t>, Vital Embedded Setting</w:t>
        </w:r>
      </w:ins>
    </w:p>
    <w:p w:rsidRPr="00584E88" w:rsidR="00F7629B" w:rsidP="000C0D62" w:rsidRDefault="009328EA">
      <w:pPr>
        <w:pStyle w:val="ReqtifyAltQ"/>
      </w:pPr>
      <w:ins w:author="常鸣" w:date="2014-07-03T14:27:00Z" w:id="16853">
        <w:r>
          <w:t>#S</w:t>
        </w:r>
      </w:ins>
      <w:r w:rsidRPr="00584E88" w:rsidR="00F7629B">
        <w:t>ource=</w:t>
      </w:r>
      <w:r w:rsidRPr="002B683E" w:rsidR="006252D3">
        <w:rPr>
          <w:rFonts w:hint="eastAsia"/>
        </w:rPr>
        <w:t>[</w:t>
      </w:r>
      <w:r w:rsidRPr="002B683E" w:rsidR="006252D3">
        <w:t>iTC_CC-SyAD-</w:t>
      </w:r>
      <w:r w:rsidR="006252D3">
        <w:rPr>
          <w:rFonts w:hint="eastAsia"/>
        </w:rPr>
        <w:t>1312</w:t>
      </w:r>
      <w:r w:rsidRPr="002B683E" w:rsidR="006252D3">
        <w:rPr>
          <w:rFonts w:hint="eastAsia"/>
        </w:rPr>
        <w:t>]</w:t>
      </w:r>
    </w:p>
    <w:p w:rsidRPr="00584E88" w:rsidR="00F7629B" w:rsidP="000C0D62" w:rsidRDefault="00F7629B">
      <w:pPr>
        <w:pStyle w:val="ReqtifyAltQ"/>
      </w:pPr>
      <w:r w:rsidRPr="00584E88">
        <w:t>[End]</w:t>
      </w:r>
    </w:p>
    <w:p w:rsidR="00F7629B" w:rsidP="00C93484" w:rsidRDefault="00F7629B">
      <w:pPr>
        <w:pStyle w:val="Reqtify"/>
      </w:pPr>
    </w:p>
    <w:p w:rsidR="00A13598" w:rsidP="00C93484" w:rsidRDefault="00A13598">
      <w:pPr>
        <w:pStyle w:val="Reqtify"/>
      </w:pPr>
    </w:p>
    <w:p w:rsidR="00A13598" w:rsidP="00704491" w:rsidRDefault="00A13598">
      <w:pPr>
        <w:pStyle w:val="ReqtifyAltR"/>
      </w:pPr>
      <w:r>
        <w:t>[iTC_CC_ATP-SwRS-0</w:t>
      </w:r>
      <w:r>
        <w:rPr>
          <w:rFonts w:hint="eastAsia"/>
        </w:rPr>
        <w:t>418</w:t>
      </w:r>
      <w:r>
        <w:t>]</w:t>
      </w:r>
    </w:p>
    <w:p w:rsidR="00A13598" w:rsidP="00C93484" w:rsidRDefault="001512D5">
      <w:pPr>
        <w:pStyle w:val="Reqtify"/>
      </w:pPr>
      <w:bookmarkStart w:name="SignalsOverride" w:id="16854"/>
      <w:r w:rsidRPr="001512D5">
        <w:rPr>
          <w:rStyle w:val="aff2"/>
        </w:rPr>
        <w:t>SignalsOverride</w:t>
      </w:r>
      <w:bookmarkEnd w:id="16854"/>
      <w:r w:rsidR="00A13598">
        <w:rPr>
          <w:rFonts w:hint="eastAsia"/>
        </w:rPr>
        <w:t>，是否</w:t>
      </w:r>
      <w:r w:rsidR="00A13598">
        <w:rPr>
          <w:rFonts w:hint="eastAsia"/>
        </w:rPr>
        <w:t>CBTC</w:t>
      </w:r>
      <w:r w:rsidR="00A13598">
        <w:rPr>
          <w:rFonts w:hint="eastAsia"/>
        </w:rPr>
        <w:t>下取消信号。</w:t>
      </w:r>
    </w:p>
    <w:p w:rsidR="00A13598" w:rsidP="00C93484" w:rsidRDefault="00A13598">
      <w:pPr>
        <w:pStyle w:val="Reqtify"/>
      </w:pPr>
      <w:r>
        <w:rPr>
          <w:rFonts w:hint="eastAsia"/>
        </w:rPr>
        <w:t xml:space="preserve">ATP shall send the signal override information to the </w:t>
      </w:r>
      <w:hyperlink w:history="1" w:anchor="ZC">
        <w:r w:rsidR="00DE30C0">
          <w:rPr>
            <w:rStyle w:val="ac"/>
          </w:rPr>
          <w:t>ZC</w:t>
        </w:r>
      </w:hyperlink>
      <w:r>
        <w:rPr>
          <w:rFonts w:hint="eastAsia"/>
        </w:rPr>
        <w:t>.</w:t>
      </w:r>
    </w:p>
    <w:p w:rsidRPr="001512D5" w:rsidR="001512D5" w:rsidP="000431E0" w:rsidRDefault="001512D5">
      <w:pPr>
        <w:pStyle w:val="af7"/>
      </w:pPr>
      <w:r w:rsidRPr="001512D5">
        <w:t xml:space="preserve">def </w:t>
      </w:r>
      <w:hyperlink w:history="1" w:anchor="SignalsOverride">
        <w:r w:rsidR="00C02146">
          <w:rPr>
            <w:rStyle w:val="ac"/>
          </w:rPr>
          <w:t>SignalsOverride</w:t>
        </w:r>
      </w:hyperlink>
      <w:r w:rsidRPr="001512D5">
        <w:t>(k):</w:t>
      </w:r>
    </w:p>
    <w:p w:rsidRPr="001512D5" w:rsidR="001512D5" w:rsidP="000431E0" w:rsidRDefault="001512D5">
      <w:pPr>
        <w:pStyle w:val="af7"/>
      </w:pPr>
      <w:r w:rsidRPr="001512D5">
        <w:t xml:space="preserve">    return (</w:t>
      </w:r>
      <w:hyperlink w:history="1" w:anchor="SignalOverrideSendable">
        <w:r w:rsidR="00C64E92">
          <w:rPr>
            <w:rStyle w:val="ac"/>
          </w:rPr>
          <w:t>SignalOverrideSendable</w:t>
        </w:r>
      </w:hyperlink>
      <w:r w:rsidRPr="001512D5">
        <w:t>(k)</w:t>
      </w:r>
    </w:p>
    <w:p w:rsidRPr="001512D5" w:rsidR="001512D5" w:rsidP="000431E0" w:rsidRDefault="001512D5">
      <w:pPr>
        <w:pStyle w:val="af7"/>
      </w:pPr>
      <w:r w:rsidRPr="001512D5">
        <w:t xml:space="preserve">            and not </w:t>
      </w:r>
      <w:hyperlink w:history="1" w:anchor="MotionProtectionInhibition">
        <w:r w:rsidR="008B283E">
          <w:rPr>
            <w:rStyle w:val="ac"/>
          </w:rPr>
          <w:t>MotionProtectionInhibition</w:t>
        </w:r>
      </w:hyperlink>
      <w:r w:rsidRPr="001512D5">
        <w:t>(k)</w:t>
      </w:r>
    </w:p>
    <w:p w:rsidRPr="001512D5" w:rsidR="001512D5" w:rsidP="000431E0" w:rsidRDefault="001512D5">
      <w:pPr>
        <w:pStyle w:val="af7"/>
      </w:pPr>
      <w:r w:rsidRPr="001512D5">
        <w:t xml:space="preserve">            and (</w:t>
      </w:r>
      <w:hyperlink w:history="1" w:anchor="ATOcontrolTimeValid">
        <w:r w:rsidR="00C64E92">
          <w:rPr>
            <w:rStyle w:val="ac"/>
          </w:rPr>
          <w:t>ATOcontrolTimeValid</w:t>
        </w:r>
      </w:hyperlink>
      <w:r w:rsidRPr="001512D5">
        <w:t>(k)</w:t>
      </w:r>
    </w:p>
    <w:p w:rsidR="00A13598" w:rsidP="000431E0" w:rsidRDefault="001512D5">
      <w:pPr>
        <w:pStyle w:val="af7"/>
      </w:pPr>
      <w:r w:rsidRPr="001512D5">
        <w:t xml:space="preserve">                 and </w:t>
      </w:r>
      <w:hyperlink w:history="1" w:anchor="NonVitalRequest">
        <w:r w:rsidR="00840F21">
          <w:rPr>
            <w:rStyle w:val="ac"/>
          </w:rPr>
          <w:t>NonVitalRequest</w:t>
        </w:r>
      </w:hyperlink>
      <w:r w:rsidR="00354F88">
        <w:t>.C</w:t>
      </w:r>
      <w:r w:rsidRPr="001512D5">
        <w:t>ancel</w:t>
      </w:r>
      <w:r w:rsidR="00354F88">
        <w:t>S</w:t>
      </w:r>
      <w:r w:rsidRPr="001512D5">
        <w:t>ignal))</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855"/>
        </w:rPr>
      </w:pPr>
      <w:del w:author="常鸣" w:date="2014-07-03T14:27:00Z" w:id="16856">
        <w:r w:rsidRPr="008A1414" w:rsidDel="009328EA">
          <w:delText>#S</w:delText>
        </w:r>
      </w:del>
      <w:ins w:author="常鸣" w:date="2014-07-03T14:27:00Z" w:id="16857">
        <w:r w:rsidR="009328EA">
          <w:t>#Allocation=ATP Software</w:t>
        </w:r>
      </w:ins>
    </w:p>
    <w:p w:rsidRPr="008A1414" w:rsidR="00A13598" w:rsidP="000C0D62" w:rsidRDefault="009328EA">
      <w:pPr>
        <w:pStyle w:val="ReqtifyAltQ"/>
      </w:pPr>
      <w:ins w:author="常鸣" w:date="2014-07-03T14:27:00Z" w:id="16858">
        <w:r>
          <w:t>#S</w:t>
        </w:r>
      </w:ins>
      <w:r w:rsidRPr="008A1414" w:rsidR="00A13598">
        <w:t>ource=</w:t>
      </w:r>
      <w:r w:rsidR="00A13598">
        <w:rPr>
          <w:rFonts w:hint="eastAsia"/>
        </w:rPr>
        <w:t>[iTC_CC-SyAD-0207],</w:t>
      </w:r>
      <w:r w:rsidRPr="008E7A84" w:rsidR="00A13598">
        <w:rPr>
          <w:rFonts w:hint="eastAsia"/>
        </w:rPr>
        <w:t xml:space="preserve"> </w:t>
      </w:r>
      <w:r w:rsidR="00A13598">
        <w:rPr>
          <w:rFonts w:hint="eastAsia"/>
        </w:rPr>
        <w:t>[iTC_CC-SyAD-0219],</w:t>
      </w:r>
      <w:r w:rsidRPr="00045728" w:rsidR="00A13598">
        <w:t xml:space="preserve"> [iTC_CC_ATP_SwHA-0221]</w:t>
      </w:r>
    </w:p>
    <w:p w:rsidRPr="008A1414" w:rsidR="00A13598" w:rsidP="000C0D62" w:rsidRDefault="00A13598">
      <w:pPr>
        <w:pStyle w:val="ReqtifyAltQ"/>
      </w:pPr>
      <w:r w:rsidRPr="008A1414">
        <w:t>[End]</w:t>
      </w:r>
    </w:p>
    <w:p w:rsidR="004368E9" w:rsidP="00C93484" w:rsidRDefault="004368E9">
      <w:pPr>
        <w:pStyle w:val="Reqtify"/>
      </w:pPr>
    </w:p>
    <w:p w:rsidR="00F7629B" w:rsidP="00C93484" w:rsidRDefault="00F7629B">
      <w:pPr>
        <w:pStyle w:val="Reqtify"/>
      </w:pPr>
    </w:p>
    <w:p w:rsidRPr="00584E88" w:rsidR="00F7629B" w:rsidP="00F7629B" w:rsidRDefault="00F7629B">
      <w:pPr>
        <w:pStyle w:val="ReqtifyAltR"/>
      </w:pPr>
      <w:r w:rsidRPr="00584E88">
        <w:t>[iTC_CC_ATP-SwRS-</w:t>
      </w:r>
      <w:r w:rsidRPr="00584E88">
        <w:rPr>
          <w:rFonts w:hint="eastAsia"/>
        </w:rPr>
        <w:t>0598</w:t>
      </w:r>
      <w:r w:rsidRPr="00584E88">
        <w:t>]</w:t>
      </w:r>
    </w:p>
    <w:p w:rsidRPr="00584E88" w:rsidR="00F7629B" w:rsidP="00C93484" w:rsidRDefault="00C02146">
      <w:pPr>
        <w:pStyle w:val="Reqtify"/>
      </w:pPr>
      <w:bookmarkStart w:name="ATCcontrolledTrain" w:id="16859"/>
      <w:r w:rsidRPr="00BF4172">
        <w:rPr>
          <w:rStyle w:val="aff2"/>
          <w:bCs w:val="0"/>
          <w:iCs w:val="0"/>
        </w:rPr>
        <w:t>ATCcontrolledTrain</w:t>
      </w:r>
      <w:bookmarkEnd w:id="16859"/>
      <w:r w:rsidRPr="00584E88" w:rsidR="00F7629B">
        <w:rPr>
          <w:rFonts w:hint="eastAsia"/>
        </w:rPr>
        <w:t>，</w:t>
      </w:r>
      <w:r w:rsidRPr="00584E88" w:rsidR="00F7629B">
        <w:rPr>
          <w:rFonts w:hint="eastAsia"/>
        </w:rPr>
        <w:t>ATP</w:t>
      </w:r>
      <w:r w:rsidRPr="00584E88" w:rsidR="00F7629B">
        <w:rPr>
          <w:rFonts w:hint="eastAsia"/>
        </w:rPr>
        <w:t>未被切除。</w:t>
      </w:r>
    </w:p>
    <w:p w:rsidRPr="00584E88" w:rsidR="00F7629B" w:rsidP="000431E0" w:rsidRDefault="00F7629B">
      <w:pPr>
        <w:pStyle w:val="af7"/>
      </w:pPr>
      <w:r w:rsidRPr="00584E88">
        <w:t xml:space="preserve">def </w:t>
      </w:r>
      <w:hyperlink w:history="1" w:anchor="ATCcontrolledTrain">
        <w:r w:rsidR="00C02146">
          <w:rPr>
            <w:rStyle w:val="ac"/>
          </w:rPr>
          <w:t>ATCcontrolledTrain</w:t>
        </w:r>
      </w:hyperlink>
      <w:r w:rsidRPr="00584E88">
        <w:t>(k):</w:t>
      </w:r>
    </w:p>
    <w:p w:rsidRPr="00584E88" w:rsidR="00F7629B" w:rsidP="000431E0" w:rsidRDefault="00F7629B">
      <w:pPr>
        <w:pStyle w:val="af7"/>
      </w:pPr>
      <w:r w:rsidRPr="00584E88">
        <w:t xml:space="preserve">    </w:t>
      </w:r>
      <w:r w:rsidR="006B1F03">
        <w:rPr>
          <w:rFonts w:hint="eastAsia"/>
        </w:rPr>
        <w:t>return</w:t>
      </w:r>
      <w:r w:rsidRPr="00584E88">
        <w:t xml:space="preserve"> </w:t>
      </w:r>
      <w:hyperlink w:history="1" w:anchor="GetATCcontrolledTrain">
        <w:r w:rsidRPr="006B1F03" w:rsidR="00813AB3">
          <w:rPr>
            <w:rStyle w:val="ac"/>
          </w:rPr>
          <w:t>Offline</w:t>
        </w:r>
        <w:r w:rsidRPr="006B1F03" w:rsidR="00155088">
          <w:rPr>
            <w:rStyle w:val="ac"/>
          </w:rPr>
          <w:t>.G</w:t>
        </w:r>
        <w:r w:rsidRPr="006B1F03">
          <w:rPr>
            <w:rStyle w:val="ac"/>
          </w:rPr>
          <w:t>etATCcontrolledTrain</w:t>
        </w:r>
      </w:hyperlink>
      <w:r w:rsidRPr="00584E88">
        <w:t>(k)</w:t>
      </w:r>
    </w:p>
    <w:p w:rsidRPr="00584E88" w:rsidR="00F7629B" w:rsidP="000C0D62" w:rsidRDefault="00F7629B">
      <w:pPr>
        <w:pStyle w:val="ReqtifyAltQ"/>
      </w:pPr>
      <w:r w:rsidRPr="00584E88">
        <w:t>#Category=Functional</w:t>
      </w:r>
    </w:p>
    <w:p w:rsidRPr="00584E88" w:rsidR="00F7629B" w:rsidP="000C0D62" w:rsidRDefault="00F7629B">
      <w:pPr>
        <w:pStyle w:val="ReqtifyAltQ"/>
      </w:pPr>
      <w:r w:rsidRPr="00584E88">
        <w:t>#Contribution=SIL4</w:t>
      </w:r>
    </w:p>
    <w:p w:rsidR="009328EA" w:rsidP="000C0D62" w:rsidRDefault="00F7629B">
      <w:pPr>
        <w:pStyle w:val="ReqtifyAltQ"/>
        <w:rPr>
          <w:ins w:author="常鸣" w:date="2014-07-03T14:27:00Z" w:id="16860"/>
        </w:rPr>
      </w:pPr>
      <w:del w:author="常鸣" w:date="2014-07-03T14:27:00Z" w:id="16861">
        <w:r w:rsidRPr="00584E88" w:rsidDel="009328EA">
          <w:delText>#S</w:delText>
        </w:r>
      </w:del>
      <w:ins w:author="常鸣" w:date="2014-07-03T14:27:00Z" w:id="16862">
        <w:r w:rsidR="009328EA">
          <w:t>#Allocation=ATP Software</w:t>
        </w:r>
      </w:ins>
      <w:ins w:author="常鸣" w:date="2014-07-03T15:05:00Z" w:id="16863">
        <w:r w:rsidR="006D51C2">
          <w:rPr>
            <w:rFonts w:hint="eastAsia"/>
          </w:rPr>
          <w:t>, Vital Embedded Setting</w:t>
        </w:r>
      </w:ins>
    </w:p>
    <w:p w:rsidRPr="00584E88" w:rsidR="00F7629B" w:rsidP="000C0D62" w:rsidRDefault="009328EA">
      <w:pPr>
        <w:pStyle w:val="ReqtifyAltQ"/>
      </w:pPr>
      <w:ins w:author="常鸣" w:date="2014-07-03T14:27:00Z" w:id="16864">
        <w:r>
          <w:t>#S</w:t>
        </w:r>
      </w:ins>
      <w:r w:rsidRPr="00584E88" w:rsidR="00F7629B">
        <w:t>ource=</w:t>
      </w:r>
      <w:r w:rsidR="006B1F03">
        <w:rPr>
          <w:rFonts w:hint="eastAsia"/>
        </w:rPr>
        <w:t>[iTC_CC-SyAD-1216]</w:t>
      </w:r>
      <w:r w:rsidR="00C86D30">
        <w:rPr>
          <w:rFonts w:hint="eastAsia"/>
        </w:rPr>
        <w:t>,</w:t>
      </w:r>
      <w:r w:rsidRPr="00C86D30" w:rsidR="00C86D30">
        <w:rPr>
          <w:rFonts w:hint="eastAsia"/>
        </w:rPr>
        <w:t xml:space="preserve"> </w:t>
      </w:r>
      <w:r w:rsidR="00C86D30">
        <w:rPr>
          <w:rFonts w:hint="eastAsia"/>
        </w:rPr>
        <w:t>[iTC_CC-SyAD-1296],</w:t>
      </w:r>
      <w:r w:rsidRPr="00C86D30" w:rsidR="00C86D30">
        <w:t xml:space="preserve"> </w:t>
      </w:r>
      <w:r w:rsidR="00C86D30">
        <w:rPr>
          <w:rFonts w:hint="eastAsia"/>
        </w:rPr>
        <w:t>[iTC_CC-SyAD-1297]</w:t>
      </w:r>
      <w:r w:rsidR="0007793F">
        <w:rPr>
          <w:rFonts w:hint="eastAsia"/>
        </w:rPr>
        <w:t>,</w:t>
      </w:r>
      <w:r w:rsidRPr="0007793F" w:rsidR="0007793F">
        <w:rPr>
          <w:rFonts w:hint="eastAsia"/>
        </w:rPr>
        <w:t xml:space="preserve"> [</w:t>
      </w:r>
      <w:r w:rsidRPr="0007793F" w:rsidR="0007793F">
        <w:t>iTC_CC-SyAD-</w:t>
      </w:r>
      <w:r w:rsidRPr="0007793F" w:rsidR="0007793F">
        <w:rPr>
          <w:rFonts w:hint="eastAsia"/>
        </w:rPr>
        <w:t>1306]</w:t>
      </w:r>
    </w:p>
    <w:p w:rsidRPr="00584E88" w:rsidR="00F7629B" w:rsidP="000C0D62" w:rsidRDefault="00F7629B">
      <w:pPr>
        <w:pStyle w:val="ReqtifyAltQ"/>
      </w:pPr>
      <w:r w:rsidRPr="00584E88">
        <w:t>[End]</w:t>
      </w:r>
    </w:p>
    <w:p w:rsidR="004368E9" w:rsidP="00C93484" w:rsidRDefault="004368E9">
      <w:pPr>
        <w:pStyle w:val="Reqtify"/>
      </w:pPr>
    </w:p>
    <w:p w:rsidR="001512D5" w:rsidP="00C93484" w:rsidRDefault="001512D5">
      <w:pPr>
        <w:pStyle w:val="Reqtify"/>
      </w:pPr>
    </w:p>
    <w:p w:rsidRPr="007245E9" w:rsidR="007245E9" w:rsidP="0012674A" w:rsidRDefault="003A029E">
      <w:pPr>
        <w:pStyle w:val="4"/>
      </w:pPr>
      <w:r>
        <w:rPr>
          <w:rFonts w:hint="eastAsia"/>
        </w:rPr>
        <w:t>Track side time</w:t>
      </w:r>
    </w:p>
    <w:p w:rsidRPr="007245E9" w:rsidR="007245E9" w:rsidP="00C93484" w:rsidRDefault="007245E9">
      <w:pPr>
        <w:pStyle w:val="Reqtify"/>
      </w:pPr>
    </w:p>
    <w:p w:rsidRPr="007245E9" w:rsidR="007245E9" w:rsidP="007245E9" w:rsidRDefault="00655979">
      <w:pPr>
        <w:pStyle w:val="ReqtifyAltR"/>
      </w:pPr>
      <w:r>
        <w:t>[iTC_CC_ATP-SwRS-0</w:t>
      </w:r>
      <w:r>
        <w:rPr>
          <w:rFonts w:hint="eastAsia"/>
        </w:rPr>
        <w:t>728</w:t>
      </w:r>
      <w:r w:rsidRPr="007245E9" w:rsidR="007245E9">
        <w:t>]</w:t>
      </w:r>
    </w:p>
    <w:p w:rsidRPr="007245E9" w:rsidR="007245E9" w:rsidP="00C93484" w:rsidRDefault="00C02146">
      <w:pPr>
        <w:pStyle w:val="Reqtify"/>
      </w:pPr>
      <w:bookmarkStart w:name="DateSynchronizationReceived" w:id="16865"/>
      <w:r w:rsidRPr="00BF4172">
        <w:rPr>
          <w:rStyle w:val="aff2"/>
          <w:bCs w:val="0"/>
          <w:iCs w:val="0"/>
        </w:rPr>
        <w:t>DateSynchronizationReceived</w:t>
      </w:r>
      <w:bookmarkEnd w:id="16865"/>
      <w:r w:rsidRPr="007245E9" w:rsidR="007245E9">
        <w:rPr>
          <w:rFonts w:hint="eastAsia"/>
        </w:rPr>
        <w:t>，收到时钟同步消息</w:t>
      </w:r>
    </w:p>
    <w:p w:rsidRPr="007245E9" w:rsidR="007245E9" w:rsidP="000431E0" w:rsidRDefault="007245E9">
      <w:pPr>
        <w:pStyle w:val="af7"/>
      </w:pPr>
      <w:r w:rsidRPr="007245E9">
        <w:t xml:space="preserve">def </w:t>
      </w:r>
      <w:hyperlink w:history="1" w:anchor="DateSynchronizationReceived">
        <w:r w:rsidR="00C02146">
          <w:rPr>
            <w:rStyle w:val="ac"/>
          </w:rPr>
          <w:t>DateSynchronizationReceived</w:t>
        </w:r>
      </w:hyperlink>
      <w:r w:rsidRPr="007245E9">
        <w:t>(lc</w:t>
      </w:r>
      <w:r w:rsidR="00354F88">
        <w:t>I</w:t>
      </w:r>
      <w:r w:rsidRPr="007245E9">
        <w:t>d, k):</w:t>
      </w:r>
    </w:p>
    <w:p w:rsidRPr="007245E9" w:rsidR="007245E9" w:rsidP="000431E0" w:rsidRDefault="007245E9">
      <w:pPr>
        <w:pStyle w:val="af7"/>
      </w:pPr>
      <w:r w:rsidRPr="007245E9">
        <w:t xml:space="preserve">    return </w:t>
      </w:r>
      <w:hyperlink w:history="1" w:anchor="Received">
        <w:r w:rsidRPr="00A04216">
          <w:rPr>
            <w:rStyle w:val="ac"/>
          </w:rPr>
          <w:t>Message</w:t>
        </w:r>
        <w:r w:rsidRPr="00A04216" w:rsidR="00354F88">
          <w:rPr>
            <w:rStyle w:val="ac"/>
          </w:rPr>
          <w:t>.R</w:t>
        </w:r>
        <w:r w:rsidRPr="00A04216">
          <w:rPr>
            <w:rStyle w:val="ac"/>
          </w:rPr>
          <w:t>eceived</w:t>
        </w:r>
      </w:hyperlink>
      <w:r w:rsidRPr="007245E9">
        <w:t>(</w:t>
      </w:r>
      <w:hyperlink w:history="1" w:anchor="DateSynchronizationReport">
        <w:r w:rsidR="0084563E">
          <w:rPr>
            <w:rStyle w:val="ac"/>
          </w:rPr>
          <w:t>DateSynchronizationReport</w:t>
        </w:r>
      </w:hyperlink>
      <w:r w:rsidRPr="007245E9">
        <w:t>(lc</w:t>
      </w:r>
      <w:r w:rsidR="00354F88">
        <w:t>I</w:t>
      </w:r>
      <w:r w:rsidRPr="007245E9">
        <w:t>d), k)</w:t>
      </w:r>
    </w:p>
    <w:p w:rsidR="00610A4C" w:rsidP="000C0D62" w:rsidRDefault="00610A4C">
      <w:pPr>
        <w:pStyle w:val="ReqtifyAltQ"/>
      </w:pPr>
      <w:r>
        <w:t>#Category=Functional</w:t>
      </w:r>
    </w:p>
    <w:p w:rsidR="00610A4C" w:rsidP="000C0D62" w:rsidRDefault="00610A4C">
      <w:pPr>
        <w:pStyle w:val="ReqtifyAltQ"/>
      </w:pPr>
      <w:r>
        <w:lastRenderedPageBreak/>
        <w:t>#Contribution=SIL4</w:t>
      </w:r>
    </w:p>
    <w:p w:rsidR="009328EA" w:rsidP="000C0D62" w:rsidRDefault="00610A4C">
      <w:pPr>
        <w:pStyle w:val="ReqtifyAltQ"/>
        <w:rPr>
          <w:ins w:author="常鸣" w:date="2014-07-03T14:27:00Z" w:id="16866"/>
        </w:rPr>
      </w:pPr>
      <w:del w:author="常鸣" w:date="2014-07-03T14:27:00Z" w:id="16867">
        <w:r w:rsidDel="009328EA">
          <w:delText>#S</w:delText>
        </w:r>
      </w:del>
      <w:ins w:author="常鸣" w:date="2014-07-03T14:27:00Z" w:id="16868">
        <w:r w:rsidR="009328EA">
          <w:t>#Allocation=ATP Software</w:t>
        </w:r>
      </w:ins>
    </w:p>
    <w:p w:rsidR="00610A4C" w:rsidP="000C0D62" w:rsidRDefault="009328EA">
      <w:pPr>
        <w:pStyle w:val="ReqtifyAltQ"/>
      </w:pPr>
      <w:ins w:author="常鸣" w:date="2014-07-03T14:27:00Z" w:id="16869">
        <w:r>
          <w:t>#S</w:t>
        </w:r>
      </w:ins>
      <w:r w:rsidR="00610A4C">
        <w:t>ource=</w:t>
      </w:r>
      <w:r w:rsidRPr="007245E9" w:rsidR="001E67BB">
        <w:t>[iTC_CC-SyAD-</w:t>
      </w:r>
      <w:r w:rsidRPr="007245E9" w:rsidR="001E67BB">
        <w:rPr>
          <w:rFonts w:hint="eastAsia"/>
        </w:rPr>
        <w:t>0383]</w:t>
      </w:r>
    </w:p>
    <w:p w:rsidRPr="007245E9" w:rsidR="007245E9" w:rsidP="000C0D62" w:rsidRDefault="00610A4C">
      <w:pPr>
        <w:pStyle w:val="ReqtifyAltQ"/>
      </w:pPr>
      <w:r>
        <w:t>[End]</w:t>
      </w:r>
    </w:p>
    <w:p w:rsidRPr="007245E9" w:rsidR="007245E9" w:rsidP="007245E9" w:rsidRDefault="007245E9">
      <w:pPr>
        <w:pStyle w:val="ReqtifyAltR"/>
      </w:pPr>
    </w:p>
    <w:p w:rsidRPr="007245E9" w:rsidR="007245E9" w:rsidP="007245E9" w:rsidRDefault="007245E9">
      <w:pPr>
        <w:pStyle w:val="ReqtifyAltR"/>
      </w:pPr>
    </w:p>
    <w:p w:rsidRPr="007245E9" w:rsidR="007245E9" w:rsidP="007245E9" w:rsidRDefault="007245E9">
      <w:pPr>
        <w:pStyle w:val="ReqtifyAltR"/>
      </w:pPr>
      <w:r w:rsidRPr="007245E9">
        <w:t>[iTC_CC_ATP-SwRS-</w:t>
      </w:r>
      <w:r w:rsidRPr="007245E9">
        <w:rPr>
          <w:rFonts w:hint="eastAsia"/>
        </w:rPr>
        <w:t>0094</w:t>
      </w:r>
      <w:r w:rsidRPr="007245E9">
        <w:t>]</w:t>
      </w:r>
    </w:p>
    <w:p w:rsidRPr="007245E9" w:rsidR="007245E9" w:rsidP="00C93484" w:rsidRDefault="007245E9">
      <w:pPr>
        <w:pStyle w:val="Reqtify"/>
      </w:pPr>
      <w:bookmarkStart w:name="DateSynchronisationReportAvailable" w:id="16870"/>
      <w:r w:rsidRPr="007245E9">
        <w:rPr>
          <w:rStyle w:val="aff2"/>
        </w:rPr>
        <w:t>DateSynchronisationReportAvailable</w:t>
      </w:r>
      <w:bookmarkEnd w:id="16870"/>
      <w:r w:rsidRPr="007245E9">
        <w:rPr>
          <w:rFonts w:hint="eastAsia"/>
        </w:rPr>
        <w:t>用于判断当前周期收到的</w:t>
      </w:r>
      <w:r w:rsidRPr="007245E9">
        <w:rPr>
          <w:rFonts w:hint="eastAsia"/>
        </w:rPr>
        <w:t>LC</w:t>
      </w:r>
      <w:r w:rsidRPr="007245E9">
        <w:rPr>
          <w:rFonts w:hint="eastAsia"/>
        </w:rPr>
        <w:t>安全时间消息是否可用。当满足以下条件时，设置</w:t>
      </w:r>
      <w:r w:rsidRPr="007245E9">
        <w:rPr>
          <w:rStyle w:val="aff2"/>
          <w:rFonts w:hint="eastAsia"/>
        </w:rPr>
        <w:t>DateSynchronisationReportAvailable</w:t>
      </w:r>
      <w:r w:rsidRPr="007245E9">
        <w:rPr>
          <w:rFonts w:hint="eastAsia"/>
        </w:rPr>
        <w:t>为</w:t>
      </w:r>
      <w:r w:rsidRPr="007245E9">
        <w:rPr>
          <w:rStyle w:val="aff1"/>
          <w:rFonts w:hint="eastAsia"/>
        </w:rPr>
        <w:t>True</w:t>
      </w:r>
      <w:r w:rsidRPr="007245E9">
        <w:rPr>
          <w:rFonts w:hint="eastAsia"/>
        </w:rPr>
        <w:t>。否则，设置</w:t>
      </w:r>
      <w:r w:rsidRPr="007245E9">
        <w:rPr>
          <w:rStyle w:val="aff2"/>
          <w:rFonts w:hint="eastAsia"/>
        </w:rPr>
        <w:t>DateSynchronisationReportAvailable</w:t>
      </w:r>
      <w:r w:rsidRPr="007245E9">
        <w:rPr>
          <w:rFonts w:hint="eastAsia"/>
        </w:rPr>
        <w:t>为</w:t>
      </w:r>
      <w:r w:rsidRPr="007245E9">
        <w:rPr>
          <w:rStyle w:val="aff1"/>
          <w:rFonts w:hint="eastAsia"/>
        </w:rPr>
        <w:t>False</w:t>
      </w:r>
      <w:r w:rsidRPr="007245E9">
        <w:rPr>
          <w:rFonts w:hint="eastAsia"/>
        </w:rPr>
        <w:t>。</w:t>
      </w:r>
    </w:p>
    <w:p w:rsidRPr="007245E9" w:rsidR="007245E9" w:rsidP="00FA0FBB" w:rsidRDefault="007245E9">
      <w:pPr>
        <w:pStyle w:val="AltX"/>
      </w:pPr>
      <w:r w:rsidRPr="007245E9">
        <w:rPr>
          <w:rFonts w:hint="eastAsia"/>
        </w:rPr>
        <w:t>本周期收到来自</w:t>
      </w:r>
      <w:r w:rsidRPr="007245E9">
        <w:rPr>
          <w:rFonts w:hint="eastAsia"/>
        </w:rPr>
        <w:t>LC</w:t>
      </w:r>
      <w:r w:rsidRPr="007245E9">
        <w:rPr>
          <w:rFonts w:hint="eastAsia"/>
        </w:rPr>
        <w:t>的</w:t>
      </w:r>
      <w:hyperlink w:history="1" w:anchor="DateSynchronizationReport">
        <w:r w:rsidR="00A208CF">
          <w:rPr>
            <w:rStyle w:val="ac"/>
          </w:rPr>
          <w:t>DateSynchronizationReport</w:t>
        </w:r>
      </w:hyperlink>
      <w:r w:rsidRPr="007245E9">
        <w:rPr>
          <w:rFonts w:hint="eastAsia"/>
        </w:rPr>
        <w:t>消息，并且校核字正确；</w:t>
      </w:r>
    </w:p>
    <w:p w:rsidRPr="007245E9" w:rsidR="007245E9" w:rsidP="00FA0FBB" w:rsidRDefault="007245E9">
      <w:pPr>
        <w:pStyle w:val="AltX"/>
      </w:pPr>
      <w:r w:rsidRPr="007245E9">
        <w:rPr>
          <w:rFonts w:hint="eastAsia"/>
        </w:rPr>
        <w:t>如果收到</w:t>
      </w:r>
      <w:r w:rsidRPr="007245E9">
        <w:rPr>
          <w:rFonts w:hint="eastAsia"/>
        </w:rPr>
        <w:t>LC</w:t>
      </w:r>
      <w:r w:rsidRPr="007245E9">
        <w:rPr>
          <w:rFonts w:hint="eastAsia"/>
        </w:rPr>
        <w:t>消息是</w:t>
      </w:r>
      <w:r w:rsidRPr="007245E9">
        <w:rPr>
          <w:rFonts w:hint="eastAsia"/>
        </w:rPr>
        <w:t>LC</w:t>
      </w:r>
      <w:r w:rsidRPr="007245E9">
        <w:rPr>
          <w:rFonts w:hint="eastAsia"/>
        </w:rPr>
        <w:t>应答本端</w:t>
      </w:r>
      <w:r w:rsidRPr="007245E9">
        <w:rPr>
          <w:rFonts w:hint="eastAsia"/>
        </w:rPr>
        <w:t>CC</w:t>
      </w:r>
      <w:r w:rsidRPr="007245E9">
        <w:rPr>
          <w:rFonts w:hint="eastAsia"/>
        </w:rPr>
        <w:t>发出的消息，且满足以下条件时</w:t>
      </w:r>
      <w:r w:rsidRPr="007245E9">
        <w:rPr>
          <w:rFonts w:hint="eastAsia"/>
        </w:rPr>
        <w:t>:</w:t>
      </w:r>
    </w:p>
    <w:p w:rsidRPr="007245E9" w:rsidR="007245E9" w:rsidP="007245E9" w:rsidRDefault="007245E9">
      <w:pPr>
        <w:pStyle w:val="AltZ"/>
      </w:pPr>
      <w:r w:rsidRPr="007245E9">
        <w:rPr>
          <w:rFonts w:hint="eastAsia"/>
        </w:rPr>
        <w:t>当前</w:t>
      </w:r>
      <w:r w:rsidRPr="007245E9">
        <w:rPr>
          <w:rFonts w:hint="eastAsia"/>
        </w:rPr>
        <w:t>ATP</w:t>
      </w:r>
      <w:r w:rsidRPr="007245E9">
        <w:rPr>
          <w:rFonts w:hint="eastAsia"/>
        </w:rPr>
        <w:t>时间应大于消息中所带的</w:t>
      </w:r>
      <w:r w:rsidRPr="007245E9">
        <w:rPr>
          <w:rFonts w:hint="eastAsia"/>
        </w:rPr>
        <w:t>cc</w:t>
      </w:r>
      <w:r w:rsidR="00354F88">
        <w:rPr>
          <w:rFonts w:hint="eastAsia"/>
        </w:rPr>
        <w:t>L</w:t>
      </w:r>
      <w:r w:rsidRPr="007245E9">
        <w:rPr>
          <w:rFonts w:hint="eastAsia"/>
        </w:rPr>
        <w:t>oop</w:t>
      </w:r>
      <w:r w:rsidR="00354F88">
        <w:rPr>
          <w:rFonts w:hint="eastAsia"/>
        </w:rPr>
        <w:t>H</w:t>
      </w:r>
      <w:r w:rsidRPr="007245E9">
        <w:rPr>
          <w:rFonts w:hint="eastAsia"/>
        </w:rPr>
        <w:t>our;</w:t>
      </w:r>
    </w:p>
    <w:p w:rsidRPr="007245E9" w:rsidR="007245E9" w:rsidP="007245E9" w:rsidRDefault="007245E9">
      <w:pPr>
        <w:pStyle w:val="AltZ"/>
      </w:pPr>
      <w:r w:rsidRPr="007245E9">
        <w:rPr>
          <w:rFonts w:hint="eastAsia"/>
        </w:rPr>
        <w:t>并且当前</w:t>
      </w:r>
      <w:r w:rsidRPr="007245E9">
        <w:rPr>
          <w:rFonts w:hint="eastAsia"/>
        </w:rPr>
        <w:t>ATP</w:t>
      </w:r>
      <w:r w:rsidRPr="007245E9">
        <w:rPr>
          <w:rFonts w:hint="eastAsia"/>
        </w:rPr>
        <w:t>时间与消息中所带的</w:t>
      </w:r>
      <w:r w:rsidRPr="007245E9">
        <w:rPr>
          <w:rFonts w:hint="eastAsia"/>
        </w:rPr>
        <w:t>cc</w:t>
      </w:r>
      <w:r w:rsidR="00354F88">
        <w:rPr>
          <w:rFonts w:hint="eastAsia"/>
        </w:rPr>
        <w:t>L</w:t>
      </w:r>
      <w:r w:rsidRPr="007245E9">
        <w:rPr>
          <w:rFonts w:hint="eastAsia"/>
        </w:rPr>
        <w:t>oop</w:t>
      </w:r>
      <w:r w:rsidR="00354F88">
        <w:rPr>
          <w:rFonts w:hint="eastAsia"/>
        </w:rPr>
        <w:t>H</w:t>
      </w:r>
      <w:r w:rsidRPr="007245E9">
        <w:rPr>
          <w:rFonts w:hint="eastAsia"/>
        </w:rPr>
        <w:t>our</w:t>
      </w:r>
      <w:r w:rsidRPr="007245E9">
        <w:rPr>
          <w:rFonts w:hint="eastAsia"/>
        </w:rPr>
        <w:t>的差值应当小于之前</w:t>
      </w:r>
      <w:r w:rsidRPr="007245E9">
        <w:rPr>
          <w:rFonts w:hint="eastAsia"/>
        </w:rPr>
        <w:t>ATP</w:t>
      </w:r>
      <w:r w:rsidRPr="007245E9">
        <w:rPr>
          <w:rFonts w:hint="eastAsia"/>
        </w:rPr>
        <w:t>使用的</w:t>
      </w:r>
      <w:r w:rsidRPr="007245E9">
        <w:rPr>
          <w:rFonts w:hint="eastAsia"/>
        </w:rPr>
        <w:t>LC</w:t>
      </w:r>
      <w:r w:rsidRPr="007245E9">
        <w:rPr>
          <w:rFonts w:hint="eastAsia"/>
        </w:rPr>
        <w:t>消息时间。</w:t>
      </w:r>
    </w:p>
    <w:p w:rsidRPr="007245E9" w:rsidR="007245E9" w:rsidP="00FA0FBB" w:rsidRDefault="007245E9">
      <w:pPr>
        <w:pStyle w:val="AltX"/>
      </w:pPr>
      <w:r w:rsidRPr="007245E9">
        <w:rPr>
          <w:rFonts w:hint="eastAsia"/>
        </w:rPr>
        <w:t>如果该消息是</w:t>
      </w:r>
      <w:r w:rsidRPr="007245E9">
        <w:rPr>
          <w:rFonts w:hint="eastAsia"/>
        </w:rPr>
        <w:t>LC</w:t>
      </w:r>
      <w:r w:rsidRPr="007245E9">
        <w:rPr>
          <w:rFonts w:hint="eastAsia"/>
        </w:rPr>
        <w:t>应答远端</w:t>
      </w:r>
      <w:r w:rsidRPr="007245E9">
        <w:rPr>
          <w:rFonts w:hint="eastAsia"/>
        </w:rPr>
        <w:t>CC</w:t>
      </w:r>
      <w:r w:rsidRPr="007245E9">
        <w:rPr>
          <w:rFonts w:hint="eastAsia"/>
        </w:rPr>
        <w:t>发出的消息，则应满足以下条件</w:t>
      </w:r>
      <w:r w:rsidRPr="007245E9">
        <w:rPr>
          <w:rFonts w:hint="eastAsia"/>
        </w:rPr>
        <w:t>:</w:t>
      </w:r>
    </w:p>
    <w:p w:rsidRPr="007245E9" w:rsidR="007245E9" w:rsidP="007245E9" w:rsidRDefault="007245E9">
      <w:pPr>
        <w:pStyle w:val="AltZ"/>
      </w:pPr>
      <w:r w:rsidRPr="007245E9">
        <w:rPr>
          <w:rFonts w:hint="eastAsia"/>
        </w:rPr>
        <w:t>当前</w:t>
      </w:r>
      <w:r w:rsidRPr="007245E9">
        <w:rPr>
          <w:rFonts w:hint="eastAsia"/>
        </w:rPr>
        <w:t>ATP</w:t>
      </w:r>
      <w:r w:rsidRPr="007245E9">
        <w:rPr>
          <w:rFonts w:hint="eastAsia"/>
        </w:rPr>
        <w:t>维护的远端</w:t>
      </w:r>
      <w:r w:rsidRPr="007245E9">
        <w:rPr>
          <w:rFonts w:hint="eastAsia"/>
        </w:rPr>
        <w:t>ATP</w:t>
      </w:r>
      <w:r w:rsidRPr="007245E9">
        <w:rPr>
          <w:rFonts w:hint="eastAsia"/>
        </w:rPr>
        <w:t>最小时间应大于消息中所带的</w:t>
      </w:r>
      <w:r w:rsidRPr="007245E9">
        <w:rPr>
          <w:rFonts w:hint="eastAsia"/>
        </w:rPr>
        <w:t>cc</w:t>
      </w:r>
      <w:r w:rsidR="00354F88">
        <w:rPr>
          <w:rFonts w:hint="eastAsia"/>
        </w:rPr>
        <w:t>L</w:t>
      </w:r>
      <w:r w:rsidRPr="007245E9">
        <w:rPr>
          <w:rFonts w:hint="eastAsia"/>
        </w:rPr>
        <w:t>oop</w:t>
      </w:r>
      <w:r w:rsidR="00354F88">
        <w:rPr>
          <w:rFonts w:hint="eastAsia"/>
        </w:rPr>
        <w:t>H</w:t>
      </w:r>
      <w:r w:rsidRPr="007245E9">
        <w:rPr>
          <w:rFonts w:hint="eastAsia"/>
        </w:rPr>
        <w:t>our;</w:t>
      </w:r>
    </w:p>
    <w:p w:rsidRPr="007245E9" w:rsidR="007245E9" w:rsidP="007245E9" w:rsidRDefault="007245E9">
      <w:pPr>
        <w:pStyle w:val="AltZ"/>
      </w:pPr>
      <w:r w:rsidRPr="007245E9">
        <w:rPr>
          <w:rFonts w:hint="eastAsia"/>
        </w:rPr>
        <w:t>并且当前</w:t>
      </w:r>
      <w:r w:rsidRPr="007245E9">
        <w:rPr>
          <w:rFonts w:hint="eastAsia"/>
        </w:rPr>
        <w:t>ATP</w:t>
      </w:r>
      <w:r w:rsidRPr="007245E9">
        <w:rPr>
          <w:rFonts w:hint="eastAsia"/>
        </w:rPr>
        <w:t>维护的远端</w:t>
      </w:r>
      <w:r w:rsidRPr="007245E9">
        <w:rPr>
          <w:rFonts w:hint="eastAsia"/>
        </w:rPr>
        <w:t>ATP</w:t>
      </w:r>
      <w:r w:rsidRPr="007245E9">
        <w:rPr>
          <w:rFonts w:hint="eastAsia"/>
        </w:rPr>
        <w:t>最大时间时间与消息中所带的</w:t>
      </w:r>
      <w:r w:rsidRPr="007245E9">
        <w:rPr>
          <w:rFonts w:hint="eastAsia"/>
        </w:rPr>
        <w:t>cc</w:t>
      </w:r>
      <w:r w:rsidR="00354F88">
        <w:rPr>
          <w:rFonts w:hint="eastAsia"/>
        </w:rPr>
        <w:t>L</w:t>
      </w:r>
      <w:r w:rsidRPr="007245E9">
        <w:rPr>
          <w:rFonts w:hint="eastAsia"/>
        </w:rPr>
        <w:t>oop</w:t>
      </w:r>
      <w:r w:rsidR="00354F88">
        <w:rPr>
          <w:rFonts w:hint="eastAsia"/>
        </w:rPr>
        <w:t>H</w:t>
      </w:r>
      <w:r w:rsidRPr="007245E9">
        <w:rPr>
          <w:rFonts w:hint="eastAsia"/>
        </w:rPr>
        <w:t>our</w:t>
      </w:r>
      <w:r w:rsidRPr="007245E9">
        <w:rPr>
          <w:rFonts w:hint="eastAsia"/>
        </w:rPr>
        <w:t>的差值，应当小于之前</w:t>
      </w:r>
      <w:r w:rsidRPr="007245E9">
        <w:rPr>
          <w:rFonts w:hint="eastAsia"/>
        </w:rPr>
        <w:t>ATP</w:t>
      </w:r>
      <w:r w:rsidRPr="007245E9">
        <w:rPr>
          <w:rFonts w:hint="eastAsia"/>
        </w:rPr>
        <w:t>使用的</w:t>
      </w:r>
      <w:r w:rsidRPr="007245E9">
        <w:rPr>
          <w:rFonts w:hint="eastAsia"/>
        </w:rPr>
        <w:t>LC</w:t>
      </w:r>
      <w:r w:rsidRPr="007245E9">
        <w:rPr>
          <w:rFonts w:hint="eastAsia"/>
        </w:rPr>
        <w:t>消息时间。</w:t>
      </w:r>
    </w:p>
    <w:p w:rsidRPr="007245E9" w:rsidR="007245E9" w:rsidP="00C93484" w:rsidRDefault="007245E9">
      <w:pPr>
        <w:pStyle w:val="Reqtify"/>
      </w:pPr>
    </w:p>
    <w:p w:rsidRPr="007245E9" w:rsidR="007245E9" w:rsidP="00C93484" w:rsidRDefault="00532AED">
      <w:pPr>
        <w:pStyle w:val="Reqtify"/>
      </w:pPr>
      <w:hyperlink w:history="1" w:anchor="DateSynchronisationReportAvailable">
        <w:r w:rsidR="00915CD9">
          <w:rPr>
            <w:rStyle w:val="ac"/>
            <w:noProof/>
          </w:rPr>
          <w:t>DateSynchronisationReportAvailable</w:t>
        </w:r>
      </w:hyperlink>
      <w:r w:rsidRPr="007245E9" w:rsidR="007245E9">
        <w:rPr>
          <w:rFonts w:hint="eastAsia"/>
        </w:rPr>
        <w:t xml:space="preserve"> used to judge whether the LC synchronization message </w:t>
      </w:r>
      <w:r w:rsidRPr="007245E9" w:rsidR="007245E9">
        <w:t>could</w:t>
      </w:r>
      <w:r w:rsidRPr="007245E9" w:rsidR="007245E9">
        <w:rPr>
          <w:rFonts w:hint="eastAsia"/>
        </w:rPr>
        <w:t xml:space="preserve"> use or not. When the below conditions fulfilled, </w:t>
      </w:r>
      <w:hyperlink w:history="1" w:anchor="DateSynchronisationReportAvailable">
        <w:r w:rsidR="00915CD9">
          <w:rPr>
            <w:rStyle w:val="ac"/>
          </w:rPr>
          <w:t>DateSynchronisationReportAvailable</w:t>
        </w:r>
      </w:hyperlink>
      <w:r w:rsidRPr="007245E9" w:rsidR="007245E9">
        <w:rPr>
          <w:rFonts w:hint="eastAsia"/>
        </w:rPr>
        <w:t xml:space="preserve"> shall set as </w:t>
      </w:r>
      <w:r w:rsidRPr="00354FC4" w:rsidR="007245E9">
        <w:rPr>
          <w:rStyle w:val="aff1"/>
          <w:rFonts w:hint="eastAsia"/>
        </w:rPr>
        <w:t>True</w:t>
      </w:r>
      <w:r w:rsidRPr="007245E9" w:rsidR="007245E9">
        <w:rPr>
          <w:rFonts w:hint="eastAsia"/>
        </w:rPr>
        <w:t xml:space="preserve">. Otherwise, it set as </w:t>
      </w:r>
      <w:r w:rsidRPr="00354FC4" w:rsidR="007245E9">
        <w:rPr>
          <w:rStyle w:val="aff1"/>
          <w:rFonts w:hint="eastAsia"/>
        </w:rPr>
        <w:t>False</w:t>
      </w:r>
      <w:r w:rsidRPr="007245E9" w:rsidR="007245E9">
        <w:rPr>
          <w:rFonts w:hint="eastAsia"/>
        </w:rPr>
        <w:t xml:space="preserve">.   </w:t>
      </w:r>
    </w:p>
    <w:p w:rsidRPr="007245E9" w:rsidR="007245E9" w:rsidP="00FA0FBB" w:rsidRDefault="007245E9">
      <w:pPr>
        <w:pStyle w:val="AltX"/>
      </w:pPr>
      <w:r w:rsidRPr="007245E9">
        <w:rPr>
          <w:rFonts w:hint="eastAsia"/>
        </w:rPr>
        <w:t xml:space="preserve">If ATP Receives the </w:t>
      </w:r>
      <w:hyperlink w:history="1" w:anchor="DateSynchronizationReport">
        <w:r w:rsidR="0084563E">
          <w:rPr>
            <w:rStyle w:val="ac"/>
          </w:rPr>
          <w:t>DateSynchronizationReport</w:t>
        </w:r>
      </w:hyperlink>
      <w:r w:rsidRPr="007245E9">
        <w:rPr>
          <w:rFonts w:hint="eastAsia"/>
        </w:rPr>
        <w:t xml:space="preserve"> message from LC, and the </w:t>
      </w:r>
      <w:r w:rsidRPr="007245E9">
        <w:t>checksum</w:t>
      </w:r>
      <w:r w:rsidRPr="007245E9">
        <w:rPr>
          <w:rFonts w:hint="eastAsia"/>
        </w:rPr>
        <w:t xml:space="preserve"> is correct. </w:t>
      </w:r>
    </w:p>
    <w:p w:rsidRPr="007245E9" w:rsidR="007245E9" w:rsidP="00FA0FBB" w:rsidRDefault="007245E9">
      <w:pPr>
        <w:pStyle w:val="AltX"/>
      </w:pPr>
      <w:r w:rsidRPr="007245E9">
        <w:rPr>
          <w:rFonts w:hint="eastAsia"/>
        </w:rPr>
        <w:t>And If the received message is LC to respond the local CC, ATP shall qualify with below conditions:</w:t>
      </w:r>
    </w:p>
    <w:p w:rsidRPr="007245E9" w:rsidR="007245E9" w:rsidP="007245E9" w:rsidRDefault="007245E9">
      <w:pPr>
        <w:pStyle w:val="AltZ"/>
      </w:pPr>
      <w:r w:rsidRPr="007245E9">
        <w:rPr>
          <w:rFonts w:hint="eastAsia"/>
        </w:rPr>
        <w:t>The current ATP time is more than cc</w:t>
      </w:r>
      <w:r w:rsidR="00354F88">
        <w:rPr>
          <w:rFonts w:hint="eastAsia"/>
        </w:rPr>
        <w:t>L</w:t>
      </w:r>
      <w:r w:rsidRPr="007245E9">
        <w:rPr>
          <w:rFonts w:hint="eastAsia"/>
        </w:rPr>
        <w:t>oop</w:t>
      </w:r>
      <w:r w:rsidR="00354F88">
        <w:rPr>
          <w:rFonts w:hint="eastAsia"/>
        </w:rPr>
        <w:t>H</w:t>
      </w:r>
      <w:r w:rsidRPr="007245E9">
        <w:rPr>
          <w:rFonts w:hint="eastAsia"/>
        </w:rPr>
        <w:t>our in the message</w:t>
      </w:r>
    </w:p>
    <w:p w:rsidRPr="007245E9" w:rsidR="007245E9" w:rsidP="007245E9" w:rsidRDefault="007245E9">
      <w:pPr>
        <w:pStyle w:val="AltZ"/>
      </w:pPr>
      <w:r w:rsidRPr="007245E9">
        <w:rPr>
          <w:rFonts w:hint="eastAsia"/>
        </w:rPr>
        <w:t>The different value between the current ATP time and the cc</w:t>
      </w:r>
      <w:r w:rsidR="00354F88">
        <w:rPr>
          <w:rFonts w:hint="eastAsia"/>
        </w:rPr>
        <w:t>L</w:t>
      </w:r>
      <w:r w:rsidRPr="007245E9">
        <w:rPr>
          <w:rFonts w:hint="eastAsia"/>
        </w:rPr>
        <w:t>oop</w:t>
      </w:r>
      <w:r w:rsidR="00354F88">
        <w:rPr>
          <w:rFonts w:hint="eastAsia"/>
        </w:rPr>
        <w:t>H</w:t>
      </w:r>
      <w:r w:rsidRPr="007245E9">
        <w:rPr>
          <w:rFonts w:hint="eastAsia"/>
        </w:rPr>
        <w:t>our  is less than the LC message time in the previous ATP.</w:t>
      </w:r>
    </w:p>
    <w:p w:rsidRPr="007245E9" w:rsidR="007245E9" w:rsidP="00FA0FBB" w:rsidRDefault="007245E9">
      <w:pPr>
        <w:pStyle w:val="AltX"/>
      </w:pPr>
      <w:r w:rsidRPr="007245E9">
        <w:rPr>
          <w:rFonts w:hint="eastAsia"/>
        </w:rPr>
        <w:t>Or else:, If the received message is LC to respond the remote CC, and it should be qualified with below conditions:</w:t>
      </w:r>
    </w:p>
    <w:p w:rsidRPr="007245E9" w:rsidR="007245E9" w:rsidP="007245E9" w:rsidRDefault="007245E9">
      <w:pPr>
        <w:pStyle w:val="AltZ"/>
      </w:pPr>
      <w:r w:rsidRPr="007245E9">
        <w:rPr>
          <w:rFonts w:hint="eastAsia"/>
        </w:rPr>
        <w:t>The minimum time in remote ATP maintained by current ATP is more than the cc</w:t>
      </w:r>
      <w:r w:rsidR="00354F88">
        <w:rPr>
          <w:rFonts w:hint="eastAsia"/>
        </w:rPr>
        <w:t>L</w:t>
      </w:r>
      <w:r w:rsidRPr="007245E9">
        <w:rPr>
          <w:rFonts w:hint="eastAsia"/>
        </w:rPr>
        <w:t>oop</w:t>
      </w:r>
      <w:r w:rsidR="00354F88">
        <w:rPr>
          <w:rFonts w:hint="eastAsia"/>
        </w:rPr>
        <w:t>H</w:t>
      </w:r>
      <w:r w:rsidRPr="007245E9">
        <w:rPr>
          <w:rFonts w:hint="eastAsia"/>
        </w:rPr>
        <w:t>our</w:t>
      </w:r>
    </w:p>
    <w:p w:rsidRPr="007245E9" w:rsidR="007245E9" w:rsidP="007245E9" w:rsidRDefault="007245E9">
      <w:pPr>
        <w:pStyle w:val="AltZ"/>
      </w:pPr>
      <w:r w:rsidRPr="007245E9">
        <w:rPr>
          <w:rFonts w:hint="eastAsia"/>
        </w:rPr>
        <w:t>The different value between maximum time in remote ATP maintained by current ATP and the cc</w:t>
      </w:r>
      <w:r w:rsidR="00354F88">
        <w:rPr>
          <w:rFonts w:hint="eastAsia"/>
        </w:rPr>
        <w:t>L</w:t>
      </w:r>
      <w:r w:rsidRPr="007245E9">
        <w:rPr>
          <w:rFonts w:hint="eastAsia"/>
        </w:rPr>
        <w:t>oop</w:t>
      </w:r>
      <w:r w:rsidR="00354F88">
        <w:rPr>
          <w:rFonts w:hint="eastAsia"/>
        </w:rPr>
        <w:t>H</w:t>
      </w:r>
      <w:r w:rsidRPr="007245E9">
        <w:rPr>
          <w:rFonts w:hint="eastAsia"/>
        </w:rPr>
        <w:t>our is less than the LC message time in the previous ATP.</w:t>
      </w:r>
    </w:p>
    <w:p w:rsidRPr="007245E9" w:rsidR="007245E9" w:rsidP="00C93484" w:rsidRDefault="007245E9">
      <w:pPr>
        <w:pStyle w:val="Reqtify"/>
      </w:pPr>
    </w:p>
    <w:p w:rsidRPr="000E149A" w:rsidR="000E149A" w:rsidP="000431E0" w:rsidRDefault="000E149A">
      <w:pPr>
        <w:pStyle w:val="af7"/>
      </w:pPr>
      <w:r w:rsidRPr="000E149A">
        <w:t xml:space="preserve">def </w:t>
      </w:r>
      <w:hyperlink w:history="1" w:anchor="DateSynchronisationReportAvailable">
        <w:r w:rsidR="00915CD9">
          <w:rPr>
            <w:rStyle w:val="ac"/>
          </w:rPr>
          <w:t>DateSynchronisationReportAvailable</w:t>
        </w:r>
      </w:hyperlink>
      <w:r w:rsidRPr="000E149A">
        <w:t>(lc</w:t>
      </w:r>
      <w:r w:rsidR="00354F88">
        <w:t>I</w:t>
      </w:r>
      <w:r w:rsidRPr="000E149A">
        <w:t>d, k):</w:t>
      </w:r>
    </w:p>
    <w:p w:rsidRPr="000E149A" w:rsidR="000E149A" w:rsidP="000431E0" w:rsidRDefault="000E149A">
      <w:pPr>
        <w:pStyle w:val="af7"/>
      </w:pPr>
      <w:r w:rsidRPr="000E149A">
        <w:t xml:space="preserve">    return Message</w:t>
      </w:r>
      <w:r w:rsidR="00354F88">
        <w:t>.</w:t>
      </w:r>
      <w:hyperlink w:history="1" w:anchor="Available">
        <w:r w:rsidR="00783A38">
          <w:rPr>
            <w:rStyle w:val="ac"/>
          </w:rPr>
          <w:t>Available</w:t>
        </w:r>
      </w:hyperlink>
      <w:r w:rsidRPr="000E149A">
        <w:t>(</w:t>
      </w:r>
      <w:hyperlink w:history="1" w:anchor="DateSynchronizationReceived">
        <w:r w:rsidR="00C02146">
          <w:rPr>
            <w:rStyle w:val="ac"/>
          </w:rPr>
          <w:t>DateSynchronizationReceived</w:t>
        </w:r>
      </w:hyperlink>
      <w:r w:rsidRPr="000E149A">
        <w:t>(lc</w:t>
      </w:r>
      <w:r w:rsidR="00354F88">
        <w:t>I</w:t>
      </w:r>
      <w:r w:rsidRPr="000E149A">
        <w:t>d, k),</w:t>
      </w:r>
    </w:p>
    <w:p w:rsidRPr="000E149A" w:rsidR="000E149A" w:rsidP="000431E0" w:rsidRDefault="000E149A">
      <w:pPr>
        <w:pStyle w:val="af7"/>
      </w:pPr>
      <w:r w:rsidRPr="000E149A">
        <w:lastRenderedPageBreak/>
        <w:t xml:space="preserve">                             </w:t>
      </w:r>
      <w:hyperlink w:history="1" w:anchor="DateSynchronizationReport">
        <w:r w:rsidR="0084563E">
          <w:rPr>
            <w:rStyle w:val="ac"/>
          </w:rPr>
          <w:t>DateSynchronizationReport</w:t>
        </w:r>
      </w:hyperlink>
      <w:r w:rsidRPr="000E149A">
        <w:t>(lc</w:t>
      </w:r>
      <w:r w:rsidR="00354F88">
        <w:t>I</w:t>
      </w:r>
      <w:r w:rsidRPr="000E149A">
        <w:t>d)</w:t>
      </w:r>
      <w:r w:rsidR="00354F88">
        <w:t>.C</w:t>
      </w:r>
      <w:r w:rsidRPr="000E149A">
        <w:t>c</w:t>
      </w:r>
      <w:r w:rsidR="00354F88">
        <w:t>L</w:t>
      </w:r>
      <w:r w:rsidRPr="000E149A">
        <w:t>oop</w:t>
      </w:r>
      <w:r w:rsidR="00354F88">
        <w:t>H</w:t>
      </w:r>
      <w:r w:rsidRPr="000E149A">
        <w:t>our,</w:t>
      </w:r>
    </w:p>
    <w:p w:rsidRPr="000E149A" w:rsidR="000E149A" w:rsidP="000431E0" w:rsidRDefault="000E149A">
      <w:pPr>
        <w:pStyle w:val="af7"/>
      </w:pPr>
      <w:r w:rsidRPr="000E149A">
        <w:t xml:space="preserve">                             </w:t>
      </w:r>
      <w:hyperlink w:history="1" w:anchor="ATPsetting">
        <w:r w:rsidR="00786D0B">
          <w:rPr>
            <w:rStyle w:val="ac"/>
          </w:rPr>
          <w:t>ATPsetting</w:t>
        </w:r>
      </w:hyperlink>
      <w:r w:rsidRPr="000E149A">
        <w:t>.</w:t>
      </w:r>
      <w:r w:rsidR="0059345C">
        <w:t>LCloophourValidityTime</w:t>
      </w:r>
      <w:r w:rsidRPr="000E149A">
        <w:t>,</w:t>
      </w:r>
    </w:p>
    <w:p w:rsidRPr="000E149A" w:rsidR="000E149A" w:rsidP="000431E0" w:rsidRDefault="000E149A">
      <w:pPr>
        <w:pStyle w:val="af7"/>
      </w:pPr>
      <w:r w:rsidRPr="000E149A">
        <w:t xml:space="preserve">                             </w:t>
      </w:r>
      <w:hyperlink w:history="1" w:anchor="LastSynchronisationReportAge">
        <w:r w:rsidR="00915CD9">
          <w:rPr>
            <w:rStyle w:val="ac"/>
          </w:rPr>
          <w:t>LastSynchronisationReportAge</w:t>
        </w:r>
      </w:hyperlink>
      <w:r w:rsidRPr="000E149A">
        <w:t>(lc</w:t>
      </w:r>
      <w:r w:rsidR="00354F88">
        <w:t>I</w:t>
      </w:r>
      <w:r w:rsidRPr="000E149A">
        <w:t>d, k-1),</w:t>
      </w:r>
    </w:p>
    <w:p w:rsidRPr="007245E9" w:rsidR="007245E9" w:rsidP="000431E0" w:rsidRDefault="000E149A">
      <w:pPr>
        <w:pStyle w:val="af7"/>
      </w:pPr>
      <w:r w:rsidRPr="000E149A">
        <w:t xml:space="preserve">                             k)</w:t>
      </w:r>
    </w:p>
    <w:p w:rsidRPr="007245E9" w:rsidR="007245E9" w:rsidP="000C0D62" w:rsidRDefault="007245E9">
      <w:pPr>
        <w:pStyle w:val="ReqtifyAltQ"/>
      </w:pPr>
      <w:r w:rsidRPr="007245E9">
        <w:t>#Category=Functional</w:t>
      </w:r>
    </w:p>
    <w:p w:rsidRPr="007245E9" w:rsidR="007245E9" w:rsidP="000C0D62" w:rsidRDefault="007245E9">
      <w:pPr>
        <w:pStyle w:val="ReqtifyAltQ"/>
      </w:pPr>
      <w:r w:rsidRPr="007245E9">
        <w:t>#Contribution=SIL4</w:t>
      </w:r>
    </w:p>
    <w:p w:rsidR="009328EA" w:rsidP="000C0D62" w:rsidRDefault="007245E9">
      <w:pPr>
        <w:pStyle w:val="ReqtifyAltQ"/>
        <w:rPr>
          <w:ins w:author="常鸣" w:date="2014-07-03T14:27:00Z" w:id="16871"/>
        </w:rPr>
      </w:pPr>
      <w:del w:author="常鸣" w:date="2014-07-03T14:27:00Z" w:id="16872">
        <w:r w:rsidRPr="007245E9" w:rsidDel="009328EA">
          <w:delText>#S</w:delText>
        </w:r>
      </w:del>
      <w:ins w:author="常鸣" w:date="2014-07-03T14:27:00Z" w:id="16873">
        <w:r w:rsidR="009328EA">
          <w:t>#Allocation=ATP Software</w:t>
        </w:r>
      </w:ins>
      <w:ins w:author="常鸣" w:date="2014-07-03T15:05:00Z" w:id="16874">
        <w:r w:rsidR="006D51C2">
          <w:rPr>
            <w:rFonts w:hint="eastAsia"/>
          </w:rPr>
          <w:t>, Vital Embedded Setting</w:t>
        </w:r>
      </w:ins>
    </w:p>
    <w:p w:rsidRPr="007245E9" w:rsidR="007245E9" w:rsidP="000C0D62" w:rsidRDefault="009328EA">
      <w:pPr>
        <w:pStyle w:val="ReqtifyAltQ"/>
      </w:pPr>
      <w:ins w:author="常鸣" w:date="2014-07-03T14:27:00Z" w:id="16875">
        <w:r>
          <w:t>#S</w:t>
        </w:r>
      </w:ins>
      <w:r w:rsidRPr="007245E9" w:rsidR="007245E9">
        <w:t>ource=[iTC_CC-SyAD-</w:t>
      </w:r>
      <w:r w:rsidRPr="007245E9" w:rsidR="007245E9">
        <w:rPr>
          <w:rFonts w:hint="eastAsia"/>
        </w:rPr>
        <w:t>0383], [</w:t>
      </w:r>
      <w:r w:rsidRPr="007245E9" w:rsidR="007245E9">
        <w:t>iTC_CC_ATP_SwHA-0019</w:t>
      </w:r>
      <w:r w:rsidRPr="007245E9" w:rsidR="007245E9">
        <w:rPr>
          <w:rFonts w:hint="eastAsia"/>
        </w:rPr>
        <w:t>]</w:t>
      </w:r>
    </w:p>
    <w:p w:rsidRPr="007245E9" w:rsidR="007245E9" w:rsidP="000C0D62" w:rsidRDefault="007245E9">
      <w:pPr>
        <w:pStyle w:val="ReqtifyAltQ"/>
      </w:pPr>
      <w:r w:rsidRPr="007245E9">
        <w:t>[End]</w:t>
      </w:r>
    </w:p>
    <w:p w:rsidRPr="007245E9" w:rsidR="007245E9" w:rsidP="00C93484" w:rsidRDefault="007245E9">
      <w:pPr>
        <w:pStyle w:val="Reqtify"/>
      </w:pPr>
    </w:p>
    <w:p w:rsidRPr="007245E9" w:rsidR="007245E9" w:rsidP="00C93484" w:rsidRDefault="007245E9">
      <w:pPr>
        <w:pStyle w:val="Reqtify"/>
      </w:pPr>
    </w:p>
    <w:p w:rsidRPr="007245E9" w:rsidR="007245E9" w:rsidP="007245E9" w:rsidRDefault="007245E9">
      <w:pPr>
        <w:pStyle w:val="ReqtifyAltR"/>
      </w:pPr>
      <w:r w:rsidRPr="007245E9">
        <w:t>[iTC_CC_ATP-SwRS-</w:t>
      </w:r>
      <w:r w:rsidRPr="007245E9">
        <w:rPr>
          <w:rFonts w:hint="eastAsia"/>
        </w:rPr>
        <w:t>0095</w:t>
      </w:r>
      <w:r w:rsidRPr="007245E9">
        <w:t>]</w:t>
      </w:r>
    </w:p>
    <w:p w:rsidR="007245E9" w:rsidP="00C93484" w:rsidRDefault="00915CD9">
      <w:pPr>
        <w:pStyle w:val="Reqtify"/>
      </w:pPr>
      <w:bookmarkStart w:name="LastSynchronisationReportAge" w:id="16876"/>
      <w:r w:rsidRPr="00BF4172">
        <w:rPr>
          <w:rStyle w:val="aff2"/>
          <w:bCs w:val="0"/>
          <w:iCs w:val="0"/>
        </w:rPr>
        <w:t>LastSynchronisationReportAge</w:t>
      </w:r>
      <w:bookmarkEnd w:id="16876"/>
      <w:r w:rsidRPr="007245E9" w:rsidR="007245E9">
        <w:rPr>
          <w:rFonts w:hint="eastAsia"/>
        </w:rPr>
        <w:t>，记录从上次收到</w:t>
      </w:r>
      <w:r w:rsidRPr="007245E9" w:rsidR="007245E9">
        <w:rPr>
          <w:rFonts w:hint="eastAsia"/>
        </w:rPr>
        <w:t>LC</w:t>
      </w:r>
      <w:r w:rsidRPr="007245E9" w:rsidR="007245E9">
        <w:rPr>
          <w:rFonts w:hint="eastAsia"/>
        </w:rPr>
        <w:t>消息到现在的时间。用于在新收到</w:t>
      </w:r>
      <w:r w:rsidRPr="007245E9" w:rsidR="007245E9">
        <w:rPr>
          <w:rFonts w:hint="eastAsia"/>
        </w:rPr>
        <w:t>LC</w:t>
      </w:r>
      <w:r w:rsidRPr="007245E9" w:rsidR="007245E9">
        <w:rPr>
          <w:rFonts w:hint="eastAsia"/>
        </w:rPr>
        <w:t>消息时，比较该“新”消息是否的确比之前的消息“新”。即防止在网络传输中发生消息逆序的情况。</w:t>
      </w:r>
    </w:p>
    <w:p w:rsidR="007245E9" w:rsidP="00C93484" w:rsidRDefault="00532AED">
      <w:pPr>
        <w:pStyle w:val="Reqtify"/>
      </w:pPr>
      <w:hyperlink w:history="1" w:anchor="LastSynchronisationReportAge">
        <w:r w:rsidR="00915CD9">
          <w:rPr>
            <w:rStyle w:val="ac"/>
            <w:noProof/>
          </w:rPr>
          <w:t>LastSynchronisationReportAge</w:t>
        </w:r>
      </w:hyperlink>
      <w:r w:rsidRPr="007245E9" w:rsidR="007245E9">
        <w:rPr>
          <w:rFonts w:hint="eastAsia"/>
        </w:rPr>
        <w:t xml:space="preserve"> records the age from previous LC message to current cycle. It used to compare whether the new received message is more updating than last recorded one, to prevent the inverse transition in the network communication.  </w:t>
      </w:r>
    </w:p>
    <w:p w:rsidRPr="000E149A" w:rsidR="000E149A" w:rsidP="000431E0" w:rsidRDefault="000E149A">
      <w:pPr>
        <w:pStyle w:val="af7"/>
      </w:pPr>
      <w:r w:rsidRPr="000E149A">
        <w:t xml:space="preserve">def </w:t>
      </w:r>
      <w:hyperlink w:history="1" w:anchor="LastSynchronisationReportAge">
        <w:r w:rsidR="00915CD9">
          <w:rPr>
            <w:rStyle w:val="ac"/>
          </w:rPr>
          <w:t>LastSynchronisationReportAge</w:t>
        </w:r>
      </w:hyperlink>
      <w:r w:rsidRPr="000E149A">
        <w:t>(lc</w:t>
      </w:r>
      <w:r w:rsidR="00354F88">
        <w:t>I</w:t>
      </w:r>
      <w:r w:rsidRPr="000E149A">
        <w:t>d, k):</w:t>
      </w:r>
    </w:p>
    <w:p w:rsidRPr="000E149A" w:rsidR="000E149A" w:rsidP="000431E0" w:rsidRDefault="000E149A">
      <w:pPr>
        <w:pStyle w:val="af7"/>
      </w:pPr>
      <w:r w:rsidRPr="000E149A">
        <w:t xml:space="preserve">    return Message</w:t>
      </w:r>
      <w:r w:rsidR="00354F88">
        <w:t>.</w:t>
      </w:r>
      <w:hyperlink w:history="1" w:anchor="LastAge">
        <w:r w:rsidR="00783A38">
          <w:rPr>
            <w:rStyle w:val="ac"/>
          </w:rPr>
          <w:t>LastAge</w:t>
        </w:r>
      </w:hyperlink>
      <w:r w:rsidRPr="000E149A">
        <w:t>(</w:t>
      </w:r>
      <w:hyperlink w:history="1" w:anchor="DateSynchronisationReportAvailable">
        <w:r w:rsidR="00915CD9">
          <w:rPr>
            <w:rStyle w:val="ac"/>
          </w:rPr>
          <w:t>DateSynchronisationReportAvailable</w:t>
        </w:r>
      </w:hyperlink>
      <w:r w:rsidRPr="000E149A">
        <w:t>(lc</w:t>
      </w:r>
      <w:r w:rsidR="00354F88">
        <w:t>I</w:t>
      </w:r>
      <w:r w:rsidRPr="000E149A">
        <w:t>d, k),</w:t>
      </w:r>
    </w:p>
    <w:p w:rsidRPr="000E149A" w:rsidR="000E149A" w:rsidP="000431E0" w:rsidRDefault="000E149A">
      <w:pPr>
        <w:pStyle w:val="af7"/>
      </w:pPr>
      <w:r w:rsidRPr="000E149A">
        <w:t xml:space="preserve">                            </w:t>
      </w:r>
      <w:hyperlink w:history="1" w:anchor="DateSynchronizationReport">
        <w:r w:rsidR="0084563E">
          <w:rPr>
            <w:rStyle w:val="ac"/>
          </w:rPr>
          <w:t>DateSynchronizationReport</w:t>
        </w:r>
      </w:hyperlink>
      <w:r w:rsidRPr="000E149A">
        <w:t>(lc</w:t>
      </w:r>
      <w:r w:rsidR="00354F88">
        <w:t>I</w:t>
      </w:r>
      <w:r w:rsidRPr="000E149A">
        <w:t>d)</w:t>
      </w:r>
      <w:r w:rsidR="00354F88">
        <w:t>.C</w:t>
      </w:r>
      <w:r w:rsidRPr="000E149A">
        <w:t>c</w:t>
      </w:r>
      <w:r w:rsidR="00354F88">
        <w:t>L</w:t>
      </w:r>
      <w:r w:rsidRPr="000E149A">
        <w:t>oop</w:t>
      </w:r>
      <w:r w:rsidR="00354F88">
        <w:t>H</w:t>
      </w:r>
      <w:r w:rsidRPr="000E149A">
        <w:t>our,</w:t>
      </w:r>
    </w:p>
    <w:p w:rsidRPr="000E149A" w:rsidR="000E149A" w:rsidP="000431E0" w:rsidRDefault="000E149A">
      <w:pPr>
        <w:pStyle w:val="af7"/>
      </w:pPr>
      <w:r w:rsidRPr="000E149A">
        <w:t xml:space="preserve">                            </w:t>
      </w:r>
      <w:hyperlink w:history="1" w:anchor="LastSynchronisationReportAge">
        <w:r w:rsidR="00915CD9">
          <w:rPr>
            <w:rStyle w:val="ac"/>
          </w:rPr>
          <w:t>LastSynchronisationReportAge</w:t>
        </w:r>
      </w:hyperlink>
      <w:r w:rsidRPr="000E149A">
        <w:t>(lc</w:t>
      </w:r>
      <w:r w:rsidR="00354F88">
        <w:t>I</w:t>
      </w:r>
      <w:r w:rsidRPr="000E149A">
        <w:t>d, k-1),</w:t>
      </w:r>
    </w:p>
    <w:p w:rsidRPr="000E149A" w:rsidR="000E149A" w:rsidP="000431E0" w:rsidRDefault="000E149A">
      <w:pPr>
        <w:pStyle w:val="af7"/>
      </w:pPr>
      <w:r w:rsidRPr="000E149A">
        <w:t xml:space="preserve">                            k)</w:t>
      </w:r>
    </w:p>
    <w:p w:rsidRPr="007245E9" w:rsidR="007245E9" w:rsidP="000C0D62" w:rsidRDefault="007245E9">
      <w:pPr>
        <w:pStyle w:val="ReqtifyAltQ"/>
      </w:pPr>
      <w:r w:rsidRPr="007245E9">
        <w:t>#Category=Functional</w:t>
      </w:r>
    </w:p>
    <w:p w:rsidRPr="007245E9" w:rsidR="007245E9" w:rsidP="000C0D62" w:rsidRDefault="007245E9">
      <w:pPr>
        <w:pStyle w:val="ReqtifyAltQ"/>
      </w:pPr>
      <w:r w:rsidRPr="007245E9">
        <w:t>#Contribution=SIL4</w:t>
      </w:r>
    </w:p>
    <w:p w:rsidR="009328EA" w:rsidP="000C0D62" w:rsidRDefault="007245E9">
      <w:pPr>
        <w:pStyle w:val="ReqtifyAltQ"/>
        <w:rPr>
          <w:ins w:author="常鸣" w:date="2014-07-03T14:27:00Z" w:id="16877"/>
        </w:rPr>
      </w:pPr>
      <w:del w:author="常鸣" w:date="2014-07-03T14:27:00Z" w:id="16878">
        <w:r w:rsidRPr="007245E9" w:rsidDel="009328EA">
          <w:delText>#S</w:delText>
        </w:r>
      </w:del>
      <w:ins w:author="常鸣" w:date="2014-07-03T14:27:00Z" w:id="16879">
        <w:r w:rsidR="009328EA">
          <w:t>#Allocation=ATP Software</w:t>
        </w:r>
      </w:ins>
    </w:p>
    <w:p w:rsidRPr="007245E9" w:rsidR="007245E9" w:rsidP="000C0D62" w:rsidRDefault="009328EA">
      <w:pPr>
        <w:pStyle w:val="ReqtifyAltQ"/>
      </w:pPr>
      <w:ins w:author="常鸣" w:date="2014-07-03T14:27:00Z" w:id="16880">
        <w:r>
          <w:t>#S</w:t>
        </w:r>
      </w:ins>
      <w:r w:rsidRPr="007245E9" w:rsidR="007245E9">
        <w:t>ource=[iTC_CC-SyAD-</w:t>
      </w:r>
      <w:r w:rsidRPr="007245E9" w:rsidR="007245E9">
        <w:rPr>
          <w:rFonts w:hint="eastAsia"/>
        </w:rPr>
        <w:t>0383]</w:t>
      </w:r>
    </w:p>
    <w:p w:rsidRPr="007245E9" w:rsidR="007245E9" w:rsidP="000C0D62" w:rsidRDefault="007245E9">
      <w:pPr>
        <w:pStyle w:val="ReqtifyAltQ"/>
      </w:pPr>
      <w:r w:rsidRPr="007245E9">
        <w:t>[End]</w:t>
      </w:r>
    </w:p>
    <w:p w:rsidRPr="007245E9" w:rsidR="007245E9" w:rsidP="00C93484" w:rsidRDefault="007245E9">
      <w:pPr>
        <w:pStyle w:val="Reqtify"/>
      </w:pPr>
    </w:p>
    <w:p w:rsidRPr="007245E9" w:rsidR="007245E9" w:rsidP="00C93484" w:rsidRDefault="007245E9">
      <w:pPr>
        <w:pStyle w:val="Reqtify"/>
      </w:pPr>
    </w:p>
    <w:p w:rsidRPr="007245E9" w:rsidR="007245E9" w:rsidP="007245E9" w:rsidRDefault="007245E9">
      <w:pPr>
        <w:pStyle w:val="ReqtifyAltR"/>
      </w:pPr>
      <w:r w:rsidRPr="007245E9">
        <w:t>[iTC_CC_ATP-SwRS-</w:t>
      </w:r>
      <w:r w:rsidRPr="007245E9">
        <w:rPr>
          <w:rFonts w:hint="eastAsia"/>
        </w:rPr>
        <w:t>0097</w:t>
      </w:r>
      <w:r w:rsidRPr="007245E9">
        <w:t>]</w:t>
      </w:r>
    </w:p>
    <w:p w:rsidRPr="007245E9" w:rsidR="007245E9" w:rsidP="00C93484" w:rsidRDefault="00915CD9">
      <w:pPr>
        <w:pStyle w:val="Reqtify"/>
      </w:pPr>
      <w:bookmarkStart w:name="LCsynchronisationLoopHourValid" w:id="16881"/>
      <w:r w:rsidRPr="00BF4172">
        <w:rPr>
          <w:rStyle w:val="aff2"/>
          <w:bCs w:val="0"/>
          <w:iCs w:val="0"/>
        </w:rPr>
        <w:t>LCsynchronisationLoopHourValid</w:t>
      </w:r>
      <w:bookmarkEnd w:id="16881"/>
      <w:r w:rsidRPr="007245E9" w:rsidR="007245E9">
        <w:rPr>
          <w:rFonts w:hint="eastAsia"/>
        </w:rPr>
        <w:t>，每周期更新</w:t>
      </w:r>
      <w:r w:rsidRPr="007245E9" w:rsidR="007245E9">
        <w:rPr>
          <w:rFonts w:hint="eastAsia"/>
        </w:rPr>
        <w:t>LC</w:t>
      </w:r>
      <w:r w:rsidRPr="007245E9" w:rsidR="007245E9">
        <w:rPr>
          <w:rFonts w:hint="eastAsia"/>
        </w:rPr>
        <w:t>消息是否还在有效期内。</w:t>
      </w:r>
    </w:p>
    <w:p w:rsidRPr="007245E9" w:rsidR="007245E9" w:rsidP="007245E9" w:rsidRDefault="007245E9"/>
    <w:p w:rsidRPr="007245E9" w:rsidR="007245E9" w:rsidP="00C93484" w:rsidRDefault="00532AED">
      <w:pPr>
        <w:pStyle w:val="Reqtify"/>
      </w:pPr>
      <w:hyperlink w:history="1" w:anchor="LCsynchronisationLoopHourValid">
        <w:r w:rsidR="00915CD9">
          <w:rPr>
            <w:rStyle w:val="ac"/>
            <w:noProof/>
          </w:rPr>
          <w:t>LCsynchronisationLoopHourValid</w:t>
        </w:r>
      </w:hyperlink>
      <w:r w:rsidRPr="007245E9" w:rsidR="007245E9">
        <w:rPr>
          <w:rFonts w:hint="eastAsia"/>
        </w:rPr>
        <w:t xml:space="preserve"> will check whether the LC message is still valid. </w:t>
      </w:r>
    </w:p>
    <w:p w:rsidRPr="007245E9" w:rsidR="007245E9" w:rsidP="00C93484" w:rsidRDefault="007245E9">
      <w:pPr>
        <w:pStyle w:val="Reqtify"/>
      </w:pPr>
    </w:p>
    <w:p w:rsidRPr="000E149A" w:rsidR="000E149A" w:rsidP="000431E0" w:rsidRDefault="000E149A">
      <w:pPr>
        <w:pStyle w:val="af7"/>
      </w:pPr>
      <w:r w:rsidRPr="000E149A">
        <w:t xml:space="preserve">def </w:t>
      </w:r>
      <w:hyperlink w:history="1" w:anchor="LCsynchronisationLoopHourValid">
        <w:r w:rsidR="00915CD9">
          <w:rPr>
            <w:rStyle w:val="ac"/>
          </w:rPr>
          <w:t>LCsynchronisationLoopHourValid</w:t>
        </w:r>
      </w:hyperlink>
      <w:r w:rsidRPr="000E149A">
        <w:t>(lc</w:t>
      </w:r>
      <w:r w:rsidR="00354F88">
        <w:t>I</w:t>
      </w:r>
      <w:r w:rsidRPr="000E149A">
        <w:t>d, k):</w:t>
      </w:r>
    </w:p>
    <w:p w:rsidRPr="000E149A" w:rsidR="000E149A" w:rsidP="000431E0" w:rsidRDefault="000E149A">
      <w:pPr>
        <w:pStyle w:val="af7"/>
      </w:pPr>
      <w:r w:rsidRPr="000E149A">
        <w:t xml:space="preserve">    return Message</w:t>
      </w:r>
      <w:r w:rsidR="00354F88">
        <w:t>.</w:t>
      </w:r>
      <w:hyperlink w:history="1" w:anchor="Valid">
        <w:r w:rsidR="008B369C">
          <w:rPr>
            <w:rStyle w:val="ac"/>
          </w:rPr>
          <w:t>Valid</w:t>
        </w:r>
      </w:hyperlink>
      <w:r w:rsidRPr="000E149A">
        <w:t>(</w:t>
      </w:r>
      <w:hyperlink w:history="1" w:anchor="DateSynchronizationReport">
        <w:r w:rsidR="0084563E">
          <w:rPr>
            <w:rStyle w:val="ac"/>
          </w:rPr>
          <w:t>DateSynchronizationReport</w:t>
        </w:r>
      </w:hyperlink>
      <w:r w:rsidRPr="000E149A">
        <w:t>(lc</w:t>
      </w:r>
      <w:r w:rsidR="00354F88">
        <w:t>I</w:t>
      </w:r>
      <w:r w:rsidRPr="000E149A">
        <w:t>d)</w:t>
      </w:r>
      <w:r w:rsidR="00354F88">
        <w:t>.C</w:t>
      </w:r>
      <w:r w:rsidRPr="000E149A">
        <w:t>c</w:t>
      </w:r>
      <w:r w:rsidR="00354F88">
        <w:t>L</w:t>
      </w:r>
      <w:r w:rsidRPr="000E149A">
        <w:t>oop</w:t>
      </w:r>
      <w:r w:rsidR="00354F88">
        <w:t>H</w:t>
      </w:r>
      <w:r w:rsidRPr="000E149A">
        <w:t>our,</w:t>
      </w:r>
    </w:p>
    <w:p w:rsidRPr="000E149A" w:rsidR="000E149A" w:rsidP="000431E0" w:rsidRDefault="000E149A">
      <w:pPr>
        <w:pStyle w:val="af7"/>
      </w:pPr>
      <w:r w:rsidRPr="000E149A">
        <w:t xml:space="preserve">                         </w:t>
      </w:r>
      <w:hyperlink w:history="1" w:anchor="ATPsetting">
        <w:r w:rsidR="00786D0B">
          <w:rPr>
            <w:rStyle w:val="ac"/>
          </w:rPr>
          <w:t>ATPsetting</w:t>
        </w:r>
      </w:hyperlink>
      <w:r w:rsidRPr="000E149A">
        <w:t>.</w:t>
      </w:r>
      <w:r w:rsidR="0059345C">
        <w:t>LCloophourValidityTime</w:t>
      </w:r>
      <w:r w:rsidRPr="000E149A">
        <w:t>,</w:t>
      </w:r>
    </w:p>
    <w:p w:rsidRPr="007245E9" w:rsidR="007245E9" w:rsidP="000431E0" w:rsidRDefault="000E149A">
      <w:pPr>
        <w:pStyle w:val="af7"/>
      </w:pPr>
      <w:r w:rsidRPr="000E149A">
        <w:t xml:space="preserve">                         k)</w:t>
      </w:r>
    </w:p>
    <w:p w:rsidRPr="007245E9" w:rsidR="007245E9" w:rsidP="000C0D62" w:rsidRDefault="007245E9">
      <w:pPr>
        <w:pStyle w:val="ReqtifyAltQ"/>
      </w:pPr>
      <w:r w:rsidRPr="007245E9">
        <w:t>#Category=Functional</w:t>
      </w:r>
    </w:p>
    <w:p w:rsidRPr="007245E9" w:rsidR="007245E9" w:rsidP="000C0D62" w:rsidRDefault="007245E9">
      <w:pPr>
        <w:pStyle w:val="ReqtifyAltQ"/>
      </w:pPr>
      <w:r w:rsidRPr="007245E9">
        <w:lastRenderedPageBreak/>
        <w:t>#Contribution=SIL4</w:t>
      </w:r>
    </w:p>
    <w:p w:rsidR="009328EA" w:rsidP="000C0D62" w:rsidRDefault="007245E9">
      <w:pPr>
        <w:pStyle w:val="ReqtifyAltQ"/>
        <w:rPr>
          <w:ins w:author="常鸣" w:date="2014-07-03T14:27:00Z" w:id="16882"/>
        </w:rPr>
      </w:pPr>
      <w:del w:author="常鸣" w:date="2014-07-03T14:27:00Z" w:id="16883">
        <w:r w:rsidRPr="007245E9" w:rsidDel="009328EA">
          <w:delText>#S</w:delText>
        </w:r>
      </w:del>
      <w:ins w:author="常鸣" w:date="2014-07-03T14:27:00Z" w:id="16884">
        <w:r w:rsidR="009328EA">
          <w:t>#Allocation=ATP Software</w:t>
        </w:r>
      </w:ins>
      <w:ins w:author="常鸣" w:date="2014-07-03T15:05:00Z" w:id="16885">
        <w:r w:rsidR="006D51C2">
          <w:rPr>
            <w:rFonts w:hint="eastAsia"/>
          </w:rPr>
          <w:t>, Vital Embedded Setting</w:t>
        </w:r>
      </w:ins>
    </w:p>
    <w:p w:rsidRPr="007245E9" w:rsidR="007245E9" w:rsidP="000C0D62" w:rsidRDefault="009328EA">
      <w:pPr>
        <w:pStyle w:val="ReqtifyAltQ"/>
      </w:pPr>
      <w:ins w:author="常鸣" w:date="2014-07-03T14:27:00Z" w:id="16886">
        <w:r>
          <w:t>#S</w:t>
        </w:r>
      </w:ins>
      <w:r w:rsidRPr="007245E9" w:rsidR="007245E9">
        <w:t>ource=[iTC_CC-SyAD-</w:t>
      </w:r>
      <w:r w:rsidRPr="007245E9" w:rsidR="007245E9">
        <w:rPr>
          <w:rFonts w:hint="eastAsia"/>
        </w:rPr>
        <w:t>0384], [</w:t>
      </w:r>
      <w:r w:rsidRPr="007245E9" w:rsidR="007245E9">
        <w:t>iTC_CC_ATP_SwHA-</w:t>
      </w:r>
      <w:r w:rsidR="00A208CF">
        <w:rPr>
          <w:rFonts w:hint="eastAsia"/>
        </w:rPr>
        <w:t>0274</w:t>
      </w:r>
      <w:r w:rsidRPr="007245E9" w:rsidR="007245E9">
        <w:rPr>
          <w:rFonts w:hint="eastAsia"/>
        </w:rPr>
        <w:t>]</w:t>
      </w:r>
    </w:p>
    <w:p w:rsidRPr="007245E9" w:rsidR="007245E9" w:rsidP="000C0D62" w:rsidRDefault="007245E9">
      <w:pPr>
        <w:pStyle w:val="ReqtifyAltQ"/>
      </w:pPr>
      <w:r w:rsidRPr="007245E9">
        <w:t>[End]</w:t>
      </w:r>
    </w:p>
    <w:p w:rsidR="00D87EC1" w:rsidP="00C93484" w:rsidRDefault="00D87EC1">
      <w:pPr>
        <w:pStyle w:val="Reqtify"/>
      </w:pPr>
    </w:p>
    <w:p w:rsidR="007245E9" w:rsidP="00C93484" w:rsidRDefault="007245E9">
      <w:pPr>
        <w:pStyle w:val="Reqtify"/>
      </w:pPr>
    </w:p>
    <w:p w:rsidR="00D87EC1" w:rsidP="00704491" w:rsidRDefault="00D87EC1">
      <w:pPr>
        <w:pStyle w:val="ReqtifyAltR"/>
      </w:pPr>
      <w:r>
        <w:t>[iTC_CC_ATP-SwRS-</w:t>
      </w:r>
      <w:r>
        <w:rPr>
          <w:rFonts w:hint="eastAsia"/>
        </w:rPr>
        <w:t>0098</w:t>
      </w:r>
      <w:r>
        <w:t>]</w:t>
      </w:r>
    </w:p>
    <w:p w:rsidR="00D87EC1" w:rsidP="00C93484" w:rsidRDefault="00D87EC1">
      <w:pPr>
        <w:pStyle w:val="Reqtify"/>
      </w:pPr>
      <w:r>
        <w:rPr>
          <w:rFonts w:hint="eastAsia"/>
        </w:rPr>
        <w:t>对于线路上的</w:t>
      </w:r>
      <w:r>
        <w:rPr>
          <w:rFonts w:hint="eastAsia"/>
        </w:rPr>
        <w:t>LC</w:t>
      </w:r>
      <w:r>
        <w:rPr>
          <w:rFonts w:hint="eastAsia"/>
        </w:rPr>
        <w:t>，</w:t>
      </w:r>
      <w:r>
        <w:rPr>
          <w:rFonts w:hint="eastAsia"/>
        </w:rPr>
        <w:t>ATP</w:t>
      </w:r>
      <w:r>
        <w:rPr>
          <w:rFonts w:hint="eastAsia"/>
        </w:rPr>
        <w:t>需要维护其时间信息</w:t>
      </w:r>
      <w:bookmarkStart w:name="GroundTimeReference" w:id="16887"/>
      <w:r>
        <w:rPr>
          <w:rStyle w:val="aff2"/>
        </w:rPr>
        <w:t>Ground</w:t>
      </w:r>
      <w:r>
        <w:rPr>
          <w:rStyle w:val="aff2"/>
          <w:rFonts w:hint="eastAsia"/>
        </w:rPr>
        <w:t>T</w:t>
      </w:r>
      <w:r>
        <w:rPr>
          <w:rStyle w:val="aff2"/>
        </w:rPr>
        <w:t>im</w:t>
      </w:r>
      <w:r>
        <w:rPr>
          <w:rStyle w:val="aff2"/>
          <w:rFonts w:hint="eastAsia"/>
        </w:rPr>
        <w:t>e</w:t>
      </w:r>
      <w:r w:rsidRPr="00533A53">
        <w:rPr>
          <w:rStyle w:val="aff2"/>
        </w:rPr>
        <w:t>Reference</w:t>
      </w:r>
      <w:bookmarkEnd w:id="16887"/>
      <w:r>
        <w:rPr>
          <w:rFonts w:hint="eastAsia"/>
        </w:rPr>
        <w:t>，结构为</w:t>
      </w:r>
      <w:r>
        <w:fldChar w:fldCharType="begin"/>
      </w:r>
      <w:r>
        <w:instrText xml:space="preserve"> </w:instrText>
      </w:r>
      <w:r>
        <w:rPr>
          <w:rFonts w:hint="eastAsia"/>
        </w:rPr>
        <w:instrText>REF ST_GROUND_TIME \h</w:instrText>
      </w:r>
      <w:r>
        <w:instrText xml:space="preserve"> </w:instrText>
      </w:r>
      <w:r>
        <w:fldChar w:fldCharType="separate"/>
      </w:r>
      <w:r w:rsidRPr="00D14BCA" w:rsidR="00DE178B">
        <w:rPr>
          <w:rStyle w:val="DATATYPE"/>
        </w:rPr>
        <w:t>ST_</w:t>
      </w:r>
      <w:r w:rsidR="00DE178B">
        <w:rPr>
          <w:rStyle w:val="DATATYPE"/>
          <w:rFonts w:hint="eastAsia"/>
        </w:rPr>
        <w:t>GROUND_TIME</w:t>
      </w:r>
      <w:r>
        <w:fldChar w:fldCharType="end"/>
      </w:r>
      <w:r>
        <w:rPr>
          <w:rFonts w:hint="eastAsia"/>
        </w:rPr>
        <w:t>：</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70"/>
        <w:gridCol w:w="2810"/>
        <w:gridCol w:w="2011"/>
        <w:gridCol w:w="4195"/>
      </w:tblGrid>
      <w:tr w:rsidRPr="00785CC7" w:rsidR="00D87EC1" w:rsidTr="00D87EC1">
        <w:tc>
          <w:tcPr>
            <w:tcW w:w="1658" w:type="pct"/>
            <w:gridSpan w:val="2"/>
            <w:tcBorders>
              <w:top w:val="single" w:color="000000" w:sz="12" w:space="0"/>
              <w:bottom w:val="single" w:color="000000" w:sz="4" w:space="0"/>
            </w:tcBorders>
            <w:shd w:val="clear" w:color="auto" w:fill="E0E0E0"/>
          </w:tcPr>
          <w:p w:rsidR="00D87EC1" w:rsidP="00FA0FBB" w:rsidRDefault="00D87EC1">
            <w:pPr>
              <w:pStyle w:val="af6"/>
            </w:pPr>
            <w:r>
              <w:rPr>
                <w:rFonts w:hint="eastAsia"/>
              </w:rPr>
              <w:t>Identification</w:t>
            </w:r>
          </w:p>
        </w:tc>
        <w:tc>
          <w:tcPr>
            <w:tcW w:w="1083" w:type="pct"/>
            <w:tcBorders>
              <w:top w:val="single" w:color="000000" w:sz="12" w:space="0"/>
              <w:bottom w:val="single" w:color="000000" w:sz="4" w:space="0"/>
            </w:tcBorders>
            <w:shd w:val="clear" w:color="auto" w:fill="E0E0E0"/>
          </w:tcPr>
          <w:p w:rsidR="00D87EC1" w:rsidP="00FA0FBB" w:rsidRDefault="00D87EC1">
            <w:pPr>
              <w:pStyle w:val="af6"/>
            </w:pPr>
            <w:r w:rsidRPr="00C65F6B">
              <w:t>Logical Type</w:t>
            </w:r>
          </w:p>
        </w:tc>
        <w:tc>
          <w:tcPr>
            <w:tcW w:w="2259" w:type="pct"/>
            <w:tcBorders>
              <w:top w:val="single" w:color="000000" w:sz="12" w:space="0"/>
              <w:bottom w:val="single" w:color="000000" w:sz="4" w:space="0"/>
            </w:tcBorders>
            <w:shd w:val="clear" w:color="auto" w:fill="E0E0E0"/>
          </w:tcPr>
          <w:p w:rsidR="00D87EC1" w:rsidP="00FA0FBB" w:rsidRDefault="00D87EC1">
            <w:pPr>
              <w:pStyle w:val="af6"/>
            </w:pPr>
            <w:r>
              <w:rPr>
                <w:rFonts w:hint="eastAsia"/>
              </w:rPr>
              <w:t>Description</w:t>
            </w:r>
          </w:p>
        </w:tc>
      </w:tr>
      <w:tr w:rsidR="00D87EC1" w:rsidTr="00D87EC1">
        <w:tc>
          <w:tcPr>
            <w:tcW w:w="1658" w:type="pct"/>
            <w:gridSpan w:val="2"/>
            <w:tcBorders>
              <w:top w:val="single" w:color="000000" w:sz="4" w:space="0"/>
            </w:tcBorders>
          </w:tcPr>
          <w:p w:rsidR="00D87EC1" w:rsidP="00B4488A" w:rsidRDefault="00D87EC1">
            <w:pPr>
              <w:rPr>
                <w:rStyle w:val="DATATYPE"/>
              </w:rPr>
            </w:pPr>
            <w:bookmarkStart w:name="ST_GROUND_TIME" w:id="16888"/>
            <w:r w:rsidRPr="00D14BCA">
              <w:rPr>
                <w:rStyle w:val="DATATYPE"/>
              </w:rPr>
              <w:t>ST_</w:t>
            </w:r>
            <w:r>
              <w:rPr>
                <w:rStyle w:val="DATATYPE"/>
                <w:rFonts w:hint="eastAsia"/>
              </w:rPr>
              <w:t>GROUND_TIME</w:t>
            </w:r>
            <w:bookmarkEnd w:id="16888"/>
          </w:p>
        </w:tc>
        <w:tc>
          <w:tcPr>
            <w:tcW w:w="1083" w:type="pct"/>
            <w:tcBorders>
              <w:top w:val="single" w:color="000000" w:sz="4" w:space="0"/>
            </w:tcBorders>
            <w:shd w:val="clear" w:color="auto" w:fill="auto"/>
          </w:tcPr>
          <w:p w:rsidR="00D87EC1" w:rsidP="00B4488A" w:rsidRDefault="00D87EC1"/>
        </w:tc>
        <w:tc>
          <w:tcPr>
            <w:tcW w:w="2259" w:type="pct"/>
            <w:tcBorders>
              <w:top w:val="single" w:color="000000" w:sz="4" w:space="0"/>
            </w:tcBorders>
            <w:shd w:val="clear" w:color="auto" w:fill="auto"/>
          </w:tcPr>
          <w:p w:rsidR="00D87EC1" w:rsidP="00B4488A" w:rsidRDefault="00D87EC1"/>
        </w:tc>
      </w:tr>
      <w:tr w:rsidR="00D87EC1" w:rsidTr="00D87EC1">
        <w:tc>
          <w:tcPr>
            <w:tcW w:w="145" w:type="pct"/>
          </w:tcPr>
          <w:p w:rsidR="00D87EC1" w:rsidP="00591D6B" w:rsidRDefault="00D87EC1">
            <w:pPr>
              <w:pStyle w:val="AltB0"/>
            </w:pPr>
          </w:p>
        </w:tc>
        <w:tc>
          <w:tcPr>
            <w:tcW w:w="1513" w:type="pct"/>
            <w:shd w:val="clear" w:color="auto" w:fill="auto"/>
          </w:tcPr>
          <w:p w:rsidR="00D87EC1" w:rsidP="00591D6B" w:rsidRDefault="00C12A08">
            <w:pPr>
              <w:pStyle w:val="AltB0"/>
            </w:pPr>
            <w:r>
              <w:t>T</w:t>
            </w:r>
            <w:r w:rsidR="00D87EC1">
              <w:rPr>
                <w:rFonts w:hint="eastAsia"/>
              </w:rPr>
              <w:t>ime</w:t>
            </w:r>
          </w:p>
        </w:tc>
        <w:tc>
          <w:tcPr>
            <w:tcW w:w="1083" w:type="pct"/>
            <w:shd w:val="clear" w:color="auto" w:fill="auto"/>
          </w:tcPr>
          <w:p w:rsidRPr="007F3B90" w:rsidR="00D87EC1" w:rsidP="00591D6B" w:rsidRDefault="00D87EC1">
            <w:pPr>
              <w:pStyle w:val="AltB0"/>
            </w:pPr>
            <w:r>
              <w:fldChar w:fldCharType="begin"/>
            </w:r>
            <w:r>
              <w:instrText xml:space="preserve"> </w:instrText>
            </w:r>
            <w:r>
              <w:rPr>
                <w:rFonts w:hint="eastAsia"/>
              </w:rPr>
              <w:instrText>REF NUMERIC_32 \h</w:instrText>
            </w:r>
            <w:r>
              <w:instrText xml:space="preserve"> </w:instrText>
            </w:r>
            <w:r>
              <w:fldChar w:fldCharType="separate"/>
            </w:r>
            <w:r w:rsidRPr="00190111" w:rsidR="00DE178B">
              <w:rPr>
                <w:rStyle w:val="DATATYPE"/>
              </w:rPr>
              <w:t>NUMERIC_32</w:t>
            </w:r>
            <w:r>
              <w:fldChar w:fldCharType="end"/>
            </w:r>
          </w:p>
        </w:tc>
        <w:tc>
          <w:tcPr>
            <w:tcW w:w="2259" w:type="pct"/>
            <w:shd w:val="clear" w:color="auto" w:fill="auto"/>
          </w:tcPr>
          <w:p w:rsidR="00D87EC1" w:rsidP="00591D6B" w:rsidRDefault="00D87EC1">
            <w:pPr>
              <w:pStyle w:val="AltB0"/>
            </w:pPr>
            <w:r>
              <w:rPr>
                <w:rFonts w:hint="eastAsia"/>
              </w:rPr>
              <w:t>以轨旁周期号为单位的时间</w:t>
            </w:r>
          </w:p>
        </w:tc>
      </w:tr>
      <w:tr w:rsidR="00D87EC1" w:rsidTr="00D87EC1">
        <w:tc>
          <w:tcPr>
            <w:tcW w:w="145" w:type="pct"/>
          </w:tcPr>
          <w:p w:rsidR="00D87EC1" w:rsidP="00591D6B" w:rsidRDefault="00D87EC1">
            <w:pPr>
              <w:pStyle w:val="AltB0"/>
            </w:pPr>
          </w:p>
        </w:tc>
        <w:tc>
          <w:tcPr>
            <w:tcW w:w="1513" w:type="pct"/>
            <w:shd w:val="clear" w:color="auto" w:fill="auto"/>
          </w:tcPr>
          <w:p w:rsidR="00D87EC1" w:rsidP="00591D6B" w:rsidRDefault="00C12A08">
            <w:pPr>
              <w:pStyle w:val="AltB0"/>
            </w:pPr>
            <w:r>
              <w:t>M</w:t>
            </w:r>
            <w:r w:rsidR="00D87EC1">
              <w:rPr>
                <w:rFonts w:hint="eastAsia"/>
              </w:rPr>
              <w:t>illiseconds</w:t>
            </w:r>
          </w:p>
        </w:tc>
        <w:tc>
          <w:tcPr>
            <w:tcW w:w="1083" w:type="pct"/>
            <w:shd w:val="clear" w:color="auto" w:fill="auto"/>
          </w:tcPr>
          <w:p w:rsidRPr="007F3B90" w:rsidR="00D87EC1" w:rsidP="00591D6B" w:rsidRDefault="00D87EC1">
            <w:pPr>
              <w:pStyle w:val="AltB0"/>
            </w:pPr>
            <w:r>
              <w:fldChar w:fldCharType="begin"/>
            </w:r>
            <w:r>
              <w:instrText xml:space="preserve"> </w:instrText>
            </w:r>
            <w:r>
              <w:rPr>
                <w:rFonts w:hint="eastAsia"/>
              </w:rPr>
              <w:instrText>REF NUMERIC_32 \h</w:instrText>
            </w:r>
            <w:r>
              <w:instrText xml:space="preserve"> </w:instrText>
            </w:r>
            <w:r>
              <w:fldChar w:fldCharType="separate"/>
            </w:r>
            <w:r w:rsidRPr="00190111" w:rsidR="00DE178B">
              <w:rPr>
                <w:rStyle w:val="DATATYPE"/>
              </w:rPr>
              <w:t>NUMERIC_32</w:t>
            </w:r>
            <w:r>
              <w:fldChar w:fldCharType="end"/>
            </w:r>
          </w:p>
        </w:tc>
        <w:tc>
          <w:tcPr>
            <w:tcW w:w="2259" w:type="pct"/>
            <w:shd w:val="clear" w:color="auto" w:fill="auto"/>
          </w:tcPr>
          <w:p w:rsidR="00D87EC1" w:rsidP="00591D6B" w:rsidRDefault="00D87EC1">
            <w:pPr>
              <w:pStyle w:val="AltB0"/>
            </w:pPr>
            <w:r>
              <w:rPr>
                <w:rFonts w:hint="eastAsia"/>
              </w:rPr>
              <w:t>以毫秒为单位累加轨旁时间</w:t>
            </w:r>
          </w:p>
        </w:tc>
      </w:tr>
    </w:tbl>
    <w:p w:rsidR="00D87EC1" w:rsidP="00C93484" w:rsidRDefault="00D87EC1">
      <w:pPr>
        <w:pStyle w:val="Reqtify"/>
      </w:pPr>
      <w:r>
        <w:rPr>
          <w:rFonts w:hint="eastAsia"/>
        </w:rPr>
        <w:t>时间信息更新规则如下：</w:t>
      </w:r>
    </w:p>
    <w:p w:rsidR="00D87EC1" w:rsidP="00FA0FBB" w:rsidRDefault="00D87EC1">
      <w:pPr>
        <w:pStyle w:val="AltX"/>
      </w:pPr>
      <w:r>
        <w:rPr>
          <w:rFonts w:hint="eastAsia"/>
        </w:rPr>
        <w:t>LC</w:t>
      </w:r>
      <w:r>
        <w:rPr>
          <w:rFonts w:hint="eastAsia"/>
        </w:rPr>
        <w:t>消息无效时，设为默认值；</w:t>
      </w:r>
    </w:p>
    <w:p w:rsidR="00D87EC1" w:rsidP="00FA0FBB" w:rsidRDefault="00D87EC1">
      <w:pPr>
        <w:pStyle w:val="AltX"/>
      </w:pPr>
      <w:r>
        <w:rPr>
          <w:rFonts w:hint="eastAsia"/>
        </w:rPr>
        <w:t>本周期收到新的可用的</w:t>
      </w:r>
      <w:r>
        <w:rPr>
          <w:rFonts w:hint="eastAsia"/>
        </w:rPr>
        <w:t>LC</w:t>
      </w:r>
      <w:r>
        <w:rPr>
          <w:rFonts w:hint="eastAsia"/>
        </w:rPr>
        <w:t>消息时，更新为消息中的时间；</w:t>
      </w:r>
    </w:p>
    <w:p w:rsidR="00D87EC1" w:rsidP="00FA0FBB" w:rsidRDefault="00D87EC1">
      <w:pPr>
        <w:pStyle w:val="AltX"/>
      </w:pPr>
      <w:r>
        <w:rPr>
          <w:rFonts w:hint="eastAsia"/>
        </w:rPr>
        <w:t>否则根据车载和轨旁周期的比值进行累加更新</w:t>
      </w:r>
    </w:p>
    <w:p w:rsidR="00D87EC1" w:rsidP="00C93484" w:rsidRDefault="00D87EC1">
      <w:pPr>
        <w:pStyle w:val="Reqtify"/>
      </w:pPr>
    </w:p>
    <w:p w:rsidR="00D87EC1" w:rsidP="00C93484" w:rsidRDefault="00D87EC1">
      <w:pPr>
        <w:pStyle w:val="Reqtify"/>
      </w:pPr>
      <w:r w:rsidRPr="007D4B7D">
        <w:t xml:space="preserve">ATP shall estimate a time called </w:t>
      </w:r>
      <w:hyperlink w:history="1" w:anchor="GroundTimeReference">
        <w:r w:rsidR="00915CD9">
          <w:rPr>
            <w:rStyle w:val="ac"/>
            <w:noProof/>
          </w:rPr>
          <w:t>GroundTimeReference</w:t>
        </w:r>
      </w:hyperlink>
      <w:r w:rsidRPr="007D4B7D">
        <w:t xml:space="preserve"> </w:t>
      </w:r>
      <w:r>
        <w:rPr>
          <w:rFonts w:hint="eastAsia"/>
        </w:rPr>
        <w:t>for trackside</w:t>
      </w:r>
      <w:r w:rsidRPr="007D4B7D">
        <w:t xml:space="preserve"> </w:t>
      </w:r>
      <w:r w:rsidRPr="007D4B7D" w:rsidR="002F5731">
        <w:t>equipment</w:t>
      </w:r>
      <w:r w:rsidRPr="007D4B7D">
        <w:t xml:space="preserve"> (</w:t>
      </w:r>
      <w:hyperlink w:history="1" w:anchor="ZC">
        <w:r w:rsidR="00DE30C0">
          <w:rPr>
            <w:rStyle w:val="ac"/>
          </w:rPr>
          <w:t>ZC</w:t>
        </w:r>
      </w:hyperlink>
      <w:r w:rsidRPr="007D4B7D">
        <w:t xml:space="preserve"> /LC). From power-up, </w:t>
      </w:r>
      <w:hyperlink w:history="1" w:anchor="GroundTimeReference">
        <w:r w:rsidR="00915CD9">
          <w:rPr>
            <w:rStyle w:val="ac"/>
            <w:noProof/>
          </w:rPr>
          <w:t>GroundTimeReference</w:t>
        </w:r>
      </w:hyperlink>
      <w:r w:rsidRPr="007D4B7D">
        <w:t xml:space="preserve"> shall consider invalid.</w:t>
      </w:r>
      <w:r>
        <w:rPr>
          <w:rFonts w:hint="eastAsia"/>
        </w:rPr>
        <w:t xml:space="preserve"> </w:t>
      </w:r>
      <w:r w:rsidRPr="007D4B7D">
        <w:rPr>
          <w:rFonts w:hint="eastAsia"/>
        </w:rPr>
        <w:t xml:space="preserve">The </w:t>
      </w:r>
      <w:r w:rsidRPr="007D4B7D">
        <w:t>rule</w:t>
      </w:r>
      <w:r>
        <w:t>s</w:t>
      </w:r>
      <w:r w:rsidRPr="007D4B7D">
        <w:t xml:space="preserve"> for time information are</w:t>
      </w:r>
      <w:r w:rsidRPr="007D4B7D">
        <w:rPr>
          <w:rFonts w:hint="eastAsia"/>
        </w:rPr>
        <w:t xml:space="preserve"> as follow</w:t>
      </w:r>
      <w:r>
        <w:rPr>
          <w:rFonts w:hint="eastAsia"/>
        </w:rPr>
        <w:t>s</w:t>
      </w:r>
      <w:r w:rsidRPr="007D4B7D">
        <w:rPr>
          <w:rFonts w:hint="eastAsia"/>
        </w:rPr>
        <w:t>:</w:t>
      </w:r>
    </w:p>
    <w:p w:rsidRPr="007D4B7D" w:rsidR="00D87EC1" w:rsidP="00FA0FBB" w:rsidRDefault="00D87EC1">
      <w:pPr>
        <w:pStyle w:val="AltX"/>
      </w:pPr>
      <w:r w:rsidRPr="007D4B7D">
        <w:rPr>
          <w:rFonts w:hint="eastAsia"/>
        </w:rPr>
        <w:t xml:space="preserve">When LC message invalid, it is set as default value. </w:t>
      </w:r>
    </w:p>
    <w:p w:rsidRPr="007D4B7D" w:rsidR="00D87EC1" w:rsidP="00FA0FBB" w:rsidRDefault="00D87EC1">
      <w:pPr>
        <w:pStyle w:val="AltX"/>
      </w:pPr>
      <w:r w:rsidRPr="007D4B7D">
        <w:rPr>
          <w:rFonts w:hint="eastAsia"/>
        </w:rPr>
        <w:t xml:space="preserve">When </w:t>
      </w:r>
      <w:r>
        <w:rPr>
          <w:rFonts w:hint="eastAsia"/>
        </w:rPr>
        <w:t xml:space="preserve">ATP </w:t>
      </w:r>
      <w:r w:rsidRPr="007D4B7D">
        <w:rPr>
          <w:rFonts w:hint="eastAsia"/>
        </w:rPr>
        <w:t>receiv</w:t>
      </w:r>
      <w:r>
        <w:rPr>
          <w:rFonts w:hint="eastAsia"/>
        </w:rPr>
        <w:t>es</w:t>
      </w:r>
      <w:r w:rsidRPr="007D4B7D">
        <w:rPr>
          <w:rFonts w:hint="eastAsia"/>
        </w:rPr>
        <w:t xml:space="preserve"> </w:t>
      </w:r>
      <w:r>
        <w:rPr>
          <w:rFonts w:hint="eastAsia"/>
        </w:rPr>
        <w:t>an available</w:t>
      </w:r>
      <w:r w:rsidRPr="007D4B7D">
        <w:rPr>
          <w:rFonts w:hint="eastAsia"/>
        </w:rPr>
        <w:t xml:space="preserve"> LC message, it update</w:t>
      </w:r>
      <w:r>
        <w:rPr>
          <w:rFonts w:hint="eastAsia"/>
        </w:rPr>
        <w:t>s</w:t>
      </w:r>
      <w:r w:rsidRPr="007D4B7D">
        <w:rPr>
          <w:rFonts w:hint="eastAsia"/>
        </w:rPr>
        <w:t xml:space="preserve"> as the time of message. </w:t>
      </w:r>
    </w:p>
    <w:p w:rsidRPr="007D4B7D" w:rsidR="00D87EC1" w:rsidP="00FA0FBB" w:rsidRDefault="00D87EC1">
      <w:pPr>
        <w:pStyle w:val="AltX"/>
      </w:pPr>
      <w:r w:rsidRPr="007D4B7D">
        <w:rPr>
          <w:rFonts w:hint="eastAsia"/>
        </w:rPr>
        <w:t>Oth</w:t>
      </w:r>
      <w:r>
        <w:rPr>
          <w:rFonts w:hint="eastAsia"/>
        </w:rPr>
        <w:t>er</w:t>
      </w:r>
      <w:r w:rsidRPr="007D4B7D">
        <w:rPr>
          <w:rFonts w:hint="eastAsia"/>
        </w:rPr>
        <w:t>wise, it update</w:t>
      </w:r>
      <w:r>
        <w:rPr>
          <w:rFonts w:hint="eastAsia"/>
        </w:rPr>
        <w:t>s</w:t>
      </w:r>
      <w:r w:rsidRPr="007D4B7D">
        <w:rPr>
          <w:rFonts w:hint="eastAsia"/>
        </w:rPr>
        <w:t xml:space="preserve"> the value according to the on board</w:t>
      </w:r>
      <w:r>
        <w:rPr>
          <w:rFonts w:hint="eastAsia"/>
        </w:rPr>
        <w:t xml:space="preserve"> and </w:t>
      </w:r>
      <w:r w:rsidRPr="007D4B7D">
        <w:rPr>
          <w:rFonts w:hint="eastAsia"/>
        </w:rPr>
        <w:t>track side cycle.</w:t>
      </w:r>
    </w:p>
    <w:p w:rsidRPr="00775C55" w:rsidR="00D87EC1" w:rsidP="00C93484" w:rsidRDefault="00D87EC1">
      <w:pPr>
        <w:pStyle w:val="Reqtify"/>
      </w:pPr>
    </w:p>
    <w:p w:rsidR="001E11D3" w:rsidP="000431E0" w:rsidRDefault="00D87EC1">
      <w:pPr>
        <w:pStyle w:val="af7"/>
      </w:pPr>
      <w:r>
        <w:rPr>
          <w:rFonts w:hint="eastAsia"/>
        </w:rPr>
        <w:t>if (</w:t>
      </w:r>
      <w:r w:rsidR="001E11D3">
        <w:rPr>
          <w:rFonts w:hint="eastAsia"/>
        </w:rPr>
        <w:t>Initialization</w:t>
      </w:r>
    </w:p>
    <w:p w:rsidR="00D87EC1" w:rsidP="000431E0" w:rsidRDefault="001E11D3">
      <w:pPr>
        <w:pStyle w:val="af7"/>
      </w:pPr>
      <w:r>
        <w:rPr>
          <w:rFonts w:hint="eastAsia"/>
        </w:rPr>
        <w:t xml:space="preserve">     or </w:t>
      </w:r>
      <w:hyperlink w:history="1" w:anchor="LCsynchronisationLoopHourValid">
        <w:r w:rsidR="00915CD9">
          <w:rPr>
            <w:rStyle w:val="ac"/>
          </w:rPr>
          <w:t>LCsynchronisationLoopHourValid</w:t>
        </w:r>
      </w:hyperlink>
      <w:r w:rsidR="00D87EC1">
        <w:rPr>
          <w:rFonts w:hint="eastAsia"/>
        </w:rPr>
        <w:t>(</w:t>
      </w:r>
      <w:r w:rsidR="00FC1B2C">
        <w:rPr>
          <w:rFonts w:hint="eastAsia"/>
        </w:rPr>
        <w:t xml:space="preserve">LcId, </w:t>
      </w:r>
      <w:r w:rsidR="00D87EC1">
        <w:rPr>
          <w:rFonts w:hint="eastAsia"/>
        </w:rPr>
        <w:t xml:space="preserve">k) != </w:t>
      </w:r>
      <w:r w:rsidRPr="00354FC4" w:rsidR="00D87EC1">
        <w:rPr>
          <w:rStyle w:val="aff1"/>
          <w:rFonts w:hint="eastAsia"/>
        </w:rPr>
        <w:t>True</w:t>
      </w:r>
      <w:r w:rsidR="00D87EC1">
        <w:rPr>
          <w:rFonts w:hint="eastAsia"/>
        </w:rPr>
        <w:t>)</w:t>
      </w:r>
    </w:p>
    <w:p w:rsidR="00D87EC1" w:rsidP="000431E0" w:rsidRDefault="00D87EC1">
      <w:pPr>
        <w:pStyle w:val="af7"/>
      </w:pPr>
      <w:r>
        <w:rPr>
          <w:rFonts w:hint="eastAsia"/>
        </w:rPr>
        <w:t xml:space="preserve"> </w:t>
      </w:r>
      <w:r w:rsidR="003928F2">
        <w:rPr>
          <w:rFonts w:hint="eastAsia"/>
        </w:rPr>
        <w:t xml:space="preserve">   </w:t>
      </w:r>
      <w:hyperlink w:history="1" w:anchor="GroundTimeReference">
        <w:r w:rsidR="00915CD9">
          <w:rPr>
            <w:rStyle w:val="ac"/>
          </w:rPr>
          <w:t>GroundTimeReference</w:t>
        </w:r>
      </w:hyperlink>
      <w:r w:rsidRPr="00FC1B2C" w:rsidR="00FC1B2C">
        <w:rPr>
          <w:rStyle w:val="ac"/>
        </w:rPr>
        <w:t>[LcId]</w:t>
      </w:r>
      <w:r w:rsidR="00354F88">
        <w:rPr>
          <w:rFonts w:hint="eastAsia"/>
        </w:rPr>
        <w:t>.T</w:t>
      </w:r>
      <w:r>
        <w:rPr>
          <w:rFonts w:hint="eastAsia"/>
        </w:rPr>
        <w:t xml:space="preserve">ime = </w:t>
      </w:r>
      <w:r>
        <w:rPr>
          <w:rStyle w:val="aff1"/>
          <w:rFonts w:hint="eastAsia"/>
        </w:rPr>
        <w:t>INVALID_LC_DATE</w:t>
      </w:r>
    </w:p>
    <w:p w:rsidR="00D87EC1" w:rsidP="000431E0" w:rsidRDefault="00D87EC1">
      <w:pPr>
        <w:pStyle w:val="af7"/>
      </w:pPr>
      <w:r>
        <w:rPr>
          <w:rFonts w:hint="eastAsia"/>
        </w:rPr>
        <w:t xml:space="preserve"> </w:t>
      </w:r>
      <w:r w:rsidR="003928F2">
        <w:rPr>
          <w:rFonts w:hint="eastAsia"/>
        </w:rPr>
        <w:t xml:space="preserve">   </w:t>
      </w:r>
      <w:hyperlink w:history="1" w:anchor="GroundTimeReference">
        <w:r w:rsidR="00915CD9">
          <w:rPr>
            <w:rStyle w:val="ac"/>
          </w:rPr>
          <w:t>GroundTimeReference</w:t>
        </w:r>
      </w:hyperlink>
      <w:r w:rsidRPr="00FC1B2C" w:rsidR="00FC1B2C">
        <w:rPr>
          <w:rStyle w:val="ac"/>
        </w:rPr>
        <w:t>[LcId]</w:t>
      </w:r>
      <w:r w:rsidR="00354F88">
        <w:rPr>
          <w:rFonts w:hint="eastAsia"/>
        </w:rPr>
        <w:t>.M</w:t>
      </w:r>
      <w:r>
        <w:rPr>
          <w:rFonts w:hint="eastAsia"/>
        </w:rPr>
        <w:t>illiseconds = 0</w:t>
      </w:r>
    </w:p>
    <w:p w:rsidR="00D87EC1" w:rsidP="000431E0" w:rsidRDefault="00A75648">
      <w:pPr>
        <w:pStyle w:val="af7"/>
      </w:pPr>
      <w:r>
        <w:rPr>
          <w:rFonts w:hint="eastAsia"/>
        </w:rPr>
        <w:t>elif</w:t>
      </w:r>
      <w:r w:rsidR="00D87EC1">
        <w:rPr>
          <w:rFonts w:hint="eastAsia"/>
        </w:rPr>
        <w:t xml:space="preserve"> (</w:t>
      </w:r>
      <w:hyperlink w:history="1" w:anchor="DateSynchronisationReportAvailable">
        <w:r w:rsidR="00915CD9">
          <w:rPr>
            <w:rStyle w:val="ac"/>
          </w:rPr>
          <w:t>DateSynchronisationReportAvailable</w:t>
        </w:r>
      </w:hyperlink>
      <w:r w:rsidRPr="007F3B90" w:rsidR="00D87EC1">
        <w:rPr>
          <w:rFonts w:hint="eastAsia"/>
        </w:rPr>
        <w:t>(</w:t>
      </w:r>
      <w:r w:rsidR="00FC1B2C">
        <w:rPr>
          <w:rFonts w:hint="eastAsia"/>
        </w:rPr>
        <w:t xml:space="preserve">LcId, </w:t>
      </w:r>
      <w:r w:rsidRPr="007F3B90" w:rsidR="00D87EC1">
        <w:rPr>
          <w:rFonts w:hint="eastAsia"/>
        </w:rPr>
        <w:t>k)</w:t>
      </w:r>
      <w:r w:rsidR="00D87EC1">
        <w:rPr>
          <w:rFonts w:hint="eastAsia"/>
        </w:rPr>
        <w:t>)</w:t>
      </w:r>
    </w:p>
    <w:p w:rsidR="00D87EC1" w:rsidP="000431E0" w:rsidRDefault="00D87EC1">
      <w:pPr>
        <w:pStyle w:val="af7"/>
      </w:pPr>
      <w:r>
        <w:rPr>
          <w:rFonts w:hint="eastAsia"/>
        </w:rPr>
        <w:t xml:space="preserve"> </w:t>
      </w:r>
      <w:r w:rsidR="003928F2">
        <w:rPr>
          <w:rFonts w:hint="eastAsia"/>
        </w:rPr>
        <w:t xml:space="preserve">   </w:t>
      </w:r>
      <w:hyperlink w:history="1" w:anchor="GroundTimeReference">
        <w:r w:rsidR="00915CD9">
          <w:rPr>
            <w:rStyle w:val="ac"/>
          </w:rPr>
          <w:t>GroundTimeReference</w:t>
        </w:r>
      </w:hyperlink>
      <w:r w:rsidRPr="00FC1B2C" w:rsidR="00FC1B2C">
        <w:rPr>
          <w:rStyle w:val="ac"/>
        </w:rPr>
        <w:t>[LcId]</w:t>
      </w:r>
      <w:r w:rsidR="00354F88">
        <w:rPr>
          <w:rFonts w:hint="eastAsia"/>
        </w:rPr>
        <w:t>.T</w:t>
      </w:r>
      <w:r>
        <w:rPr>
          <w:rFonts w:hint="eastAsia"/>
        </w:rPr>
        <w:t xml:space="preserve">ime(k)= </w:t>
      </w:r>
      <w:hyperlink w:history="1" w:anchor="DateSynchronizationReport">
        <w:r w:rsidR="0084563E">
          <w:rPr>
            <w:rStyle w:val="ac"/>
          </w:rPr>
          <w:t>DateSynchronizationReport</w:t>
        </w:r>
      </w:hyperlink>
      <w:r w:rsidR="00354F88">
        <w:t>.S</w:t>
      </w:r>
      <w:r>
        <w:rPr>
          <w:rFonts w:hint="eastAsia"/>
        </w:rPr>
        <w:t>y</w:t>
      </w:r>
      <w:r w:rsidRPr="00634120">
        <w:t>nchro</w:t>
      </w:r>
      <w:r>
        <w:rPr>
          <w:rFonts w:hint="eastAsia"/>
        </w:rPr>
        <w:t>d</w:t>
      </w:r>
      <w:r w:rsidRPr="00634120">
        <w:t>ate</w:t>
      </w:r>
    </w:p>
    <w:p w:rsidR="00D87EC1" w:rsidP="000431E0" w:rsidRDefault="00D87EC1">
      <w:pPr>
        <w:pStyle w:val="af7"/>
      </w:pPr>
      <w:r>
        <w:rPr>
          <w:rFonts w:hint="eastAsia"/>
        </w:rPr>
        <w:t xml:space="preserve"> </w:t>
      </w:r>
      <w:r w:rsidR="003928F2">
        <w:rPr>
          <w:rFonts w:hint="eastAsia"/>
        </w:rPr>
        <w:t xml:space="preserve">   </w:t>
      </w:r>
      <w:hyperlink w:history="1" w:anchor="GroundTimeReference">
        <w:r w:rsidR="00915CD9">
          <w:rPr>
            <w:rStyle w:val="ac"/>
          </w:rPr>
          <w:t>GroundTimeReference</w:t>
        </w:r>
      </w:hyperlink>
      <w:r w:rsidRPr="00FC1B2C" w:rsidR="00FC1B2C">
        <w:rPr>
          <w:rStyle w:val="ac"/>
        </w:rPr>
        <w:t>[LcId]</w:t>
      </w:r>
      <w:r w:rsidR="00354F88">
        <w:rPr>
          <w:rFonts w:hint="eastAsia"/>
        </w:rPr>
        <w:t>.M</w:t>
      </w:r>
      <w:r>
        <w:rPr>
          <w:rFonts w:hint="eastAsia"/>
        </w:rPr>
        <w:t>illiseconds = 0</w:t>
      </w:r>
    </w:p>
    <w:p w:rsidR="00D87EC1" w:rsidP="000431E0" w:rsidRDefault="00D87EC1">
      <w:pPr>
        <w:pStyle w:val="af7"/>
      </w:pPr>
      <w:r>
        <w:rPr>
          <w:rFonts w:hint="eastAsia"/>
        </w:rPr>
        <w:t>else:</w:t>
      </w:r>
    </w:p>
    <w:p w:rsidRPr="007F3B90" w:rsidR="00D87EC1" w:rsidP="000431E0" w:rsidRDefault="00D87EC1">
      <w:pPr>
        <w:pStyle w:val="af7"/>
      </w:pPr>
      <w:r>
        <w:rPr>
          <w:rFonts w:hint="eastAsia"/>
        </w:rPr>
        <w:t xml:space="preserve"> </w:t>
      </w:r>
      <w:r w:rsidR="003928F2">
        <w:rPr>
          <w:rFonts w:hint="eastAsia"/>
        </w:rPr>
        <w:t xml:space="preserve">   </w:t>
      </w:r>
      <w:hyperlink w:history="1" w:anchor="GroundTimeReference">
        <w:r w:rsidR="00915CD9">
          <w:rPr>
            <w:rStyle w:val="ac"/>
          </w:rPr>
          <w:t>GroundTimeReference</w:t>
        </w:r>
      </w:hyperlink>
      <w:r w:rsidRPr="00FC1B2C" w:rsidR="00FC1B2C">
        <w:rPr>
          <w:rStyle w:val="ac"/>
        </w:rPr>
        <w:t>[LcId]</w:t>
      </w:r>
      <w:r w:rsidR="00354F88">
        <w:t>.T</w:t>
      </w:r>
      <w:r w:rsidRPr="007F3B90">
        <w:t>ime(k)</w:t>
      </w:r>
    </w:p>
    <w:p w:rsidRPr="007F3B90" w:rsidR="00D87EC1" w:rsidP="000431E0" w:rsidRDefault="00D87EC1">
      <w:pPr>
        <w:pStyle w:val="af7"/>
      </w:pPr>
      <w:r w:rsidRPr="007F3B90">
        <w:rPr>
          <w:rFonts w:hint="eastAsia"/>
        </w:rPr>
        <w:t xml:space="preserve">      = </w:t>
      </w:r>
      <w:hyperlink w:history="1" w:anchor="GroundTimeReference">
        <w:r w:rsidR="00915CD9">
          <w:rPr>
            <w:rStyle w:val="ac"/>
          </w:rPr>
          <w:t>GroundTimeReference</w:t>
        </w:r>
      </w:hyperlink>
      <w:r w:rsidRPr="00FC1B2C" w:rsidR="00FC1B2C">
        <w:rPr>
          <w:rStyle w:val="ac"/>
        </w:rPr>
        <w:t>[LcId]</w:t>
      </w:r>
      <w:r w:rsidR="00354F88">
        <w:t>.T</w:t>
      </w:r>
      <w:r w:rsidRPr="007F3B90">
        <w:t>ime(k-1)</w:t>
      </w:r>
    </w:p>
    <w:p w:rsidRPr="007F3B90" w:rsidR="00D87EC1" w:rsidP="000431E0" w:rsidRDefault="00D87EC1">
      <w:pPr>
        <w:pStyle w:val="af7"/>
      </w:pPr>
      <w:r w:rsidRPr="007F3B90">
        <w:rPr>
          <w:rFonts w:hint="eastAsia"/>
        </w:rPr>
        <w:t xml:space="preserve">       + ((</w:t>
      </w:r>
      <w:hyperlink w:history="1" w:anchor="GroundTimeReference">
        <w:r w:rsidR="00915CD9">
          <w:rPr>
            <w:rStyle w:val="ac"/>
          </w:rPr>
          <w:t>GroundTimeReference</w:t>
        </w:r>
      </w:hyperlink>
      <w:r w:rsidRPr="00FC1B2C" w:rsidR="00FC1B2C">
        <w:rPr>
          <w:rStyle w:val="ac"/>
        </w:rPr>
        <w:t>[LcId]</w:t>
      </w:r>
      <w:r w:rsidR="00354F88">
        <w:t>.M</w:t>
      </w:r>
      <w:r w:rsidRPr="007F3B90">
        <w:rPr>
          <w:rFonts w:hint="eastAsia"/>
        </w:rPr>
        <w:t xml:space="preserve">illiseconds(k-1)+ </w:t>
      </w:r>
      <w:r>
        <w:rPr>
          <w:rStyle w:val="aff1"/>
          <w:rFonts w:hint="eastAsia"/>
        </w:rPr>
        <w:t>ATP_CYCLE_TIME_MS</w:t>
      </w:r>
      <w:r w:rsidRPr="007F3B90">
        <w:rPr>
          <w:rFonts w:hint="eastAsia"/>
        </w:rPr>
        <w:t>)</w:t>
      </w:r>
    </w:p>
    <w:p w:rsidRPr="007F3B90" w:rsidR="00D87EC1" w:rsidP="000431E0" w:rsidRDefault="00D87EC1">
      <w:pPr>
        <w:pStyle w:val="af7"/>
      </w:pPr>
      <w:r w:rsidRPr="007F3B90">
        <w:rPr>
          <w:rFonts w:hint="eastAsia"/>
        </w:rPr>
        <w:t xml:space="preserve">           / </w:t>
      </w:r>
      <w:r w:rsidRPr="007F6855">
        <w:rPr>
          <w:rStyle w:val="aff1"/>
        </w:rPr>
        <w:t>SYNCHRODATE_TIME_UNIT_MS</w:t>
      </w:r>
      <w:r w:rsidRPr="007F3B90">
        <w:rPr>
          <w:rFonts w:hint="eastAsia"/>
        </w:rPr>
        <w:t>)</w:t>
      </w:r>
    </w:p>
    <w:p w:rsidRPr="007F3B90" w:rsidR="00D87EC1" w:rsidP="000431E0" w:rsidRDefault="00D87EC1">
      <w:pPr>
        <w:pStyle w:val="af7"/>
      </w:pPr>
      <w:r w:rsidRPr="007F3B90">
        <w:rPr>
          <w:rFonts w:hint="eastAsia"/>
        </w:rPr>
        <w:t xml:space="preserve"> </w:t>
      </w:r>
      <w:r w:rsidR="003928F2">
        <w:rPr>
          <w:rFonts w:hint="eastAsia"/>
        </w:rPr>
        <w:t xml:space="preserve">   </w:t>
      </w:r>
      <w:hyperlink w:history="1" w:anchor="GroundTimeReference">
        <w:r w:rsidR="00915CD9">
          <w:rPr>
            <w:rStyle w:val="ac"/>
          </w:rPr>
          <w:t>GroundTimeReference</w:t>
        </w:r>
      </w:hyperlink>
      <w:r w:rsidRPr="00FC1B2C" w:rsidR="00FC1B2C">
        <w:rPr>
          <w:rStyle w:val="ac"/>
        </w:rPr>
        <w:t>[LcId]</w:t>
      </w:r>
      <w:r w:rsidR="00354F88">
        <w:t>.M</w:t>
      </w:r>
      <w:r w:rsidRPr="007F3B90">
        <w:rPr>
          <w:rFonts w:hint="eastAsia"/>
        </w:rPr>
        <w:t>illiseconds</w:t>
      </w:r>
      <w:r w:rsidRPr="007F3B90">
        <w:t>(k)</w:t>
      </w:r>
    </w:p>
    <w:p w:rsidRPr="007F3B90" w:rsidR="00D87EC1" w:rsidP="000431E0" w:rsidRDefault="00D87EC1">
      <w:pPr>
        <w:pStyle w:val="af7"/>
      </w:pPr>
      <w:r w:rsidRPr="007F3B90">
        <w:rPr>
          <w:rFonts w:hint="eastAsia"/>
        </w:rPr>
        <w:t xml:space="preserve">      = ((</w:t>
      </w:r>
      <w:hyperlink w:history="1" w:anchor="GroundTimeReference">
        <w:r w:rsidR="00915CD9">
          <w:rPr>
            <w:rStyle w:val="ac"/>
          </w:rPr>
          <w:t>GroundTimeReference</w:t>
        </w:r>
      </w:hyperlink>
      <w:r w:rsidRPr="00FC1B2C" w:rsidR="00FC1B2C">
        <w:rPr>
          <w:rStyle w:val="ac"/>
        </w:rPr>
        <w:t>[LcId]</w:t>
      </w:r>
      <w:r w:rsidR="00354F88">
        <w:t>.M</w:t>
      </w:r>
      <w:r w:rsidRPr="007F3B90">
        <w:rPr>
          <w:rFonts w:hint="eastAsia"/>
        </w:rPr>
        <w:t xml:space="preserve">illiseconds(k-1)+ </w:t>
      </w:r>
      <w:r>
        <w:rPr>
          <w:rStyle w:val="aff1"/>
          <w:rFonts w:hint="eastAsia"/>
        </w:rPr>
        <w:t>ATP_CYCLE_TIME_MS</w:t>
      </w:r>
      <w:r w:rsidRPr="007F3B90">
        <w:rPr>
          <w:rFonts w:hint="eastAsia"/>
        </w:rPr>
        <w:t>)</w:t>
      </w:r>
    </w:p>
    <w:p w:rsidRPr="007F3B90" w:rsidR="00D87EC1" w:rsidP="000431E0" w:rsidRDefault="00D87EC1">
      <w:pPr>
        <w:pStyle w:val="af7"/>
      </w:pPr>
      <w:r w:rsidRPr="007F3B90">
        <w:rPr>
          <w:rFonts w:hint="eastAsia"/>
        </w:rPr>
        <w:lastRenderedPageBreak/>
        <w:t xml:space="preserve">          % </w:t>
      </w:r>
      <w:r w:rsidRPr="007F6855">
        <w:rPr>
          <w:rStyle w:val="aff1"/>
        </w:rPr>
        <w:t>SYNCHRODATE_TIME_UNIT_MS</w:t>
      </w:r>
      <w:r w:rsidRPr="007F3B90">
        <w:rPr>
          <w:rFonts w:hint="eastAsia"/>
        </w:rPr>
        <w:t>)</w:t>
      </w:r>
    </w:p>
    <w:p w:rsidRPr="008A1414" w:rsidR="00D87EC1" w:rsidP="000C0D62" w:rsidRDefault="00D87EC1">
      <w:pPr>
        <w:pStyle w:val="ReqtifyAltQ"/>
      </w:pPr>
      <w:r w:rsidRPr="008A1414">
        <w:t>#Category=Functional</w:t>
      </w:r>
    </w:p>
    <w:p w:rsidRPr="008A1414" w:rsidR="00D87EC1" w:rsidP="000C0D62" w:rsidRDefault="00D87EC1">
      <w:pPr>
        <w:pStyle w:val="ReqtifyAltQ"/>
      </w:pPr>
      <w:r w:rsidRPr="008A1414">
        <w:t>#Contribution</w:t>
      </w:r>
      <w:r>
        <w:t>=SIL4</w:t>
      </w:r>
    </w:p>
    <w:p w:rsidR="009328EA" w:rsidP="000C0D62" w:rsidRDefault="00D87EC1">
      <w:pPr>
        <w:pStyle w:val="ReqtifyAltQ"/>
        <w:rPr>
          <w:ins w:author="常鸣" w:date="2014-07-03T14:27:00Z" w:id="16889"/>
        </w:rPr>
      </w:pPr>
      <w:del w:author="常鸣" w:date="2014-07-03T14:27:00Z" w:id="16890">
        <w:r w:rsidRPr="008A1414" w:rsidDel="009328EA">
          <w:delText>#S</w:delText>
        </w:r>
      </w:del>
      <w:ins w:author="常鸣" w:date="2014-07-03T14:27:00Z" w:id="16891">
        <w:r w:rsidR="009328EA">
          <w:t>#Allocation=ATP Software</w:t>
        </w:r>
      </w:ins>
    </w:p>
    <w:p w:rsidRPr="008A1414" w:rsidR="00D87EC1" w:rsidP="000C0D62" w:rsidRDefault="009328EA">
      <w:pPr>
        <w:pStyle w:val="ReqtifyAltQ"/>
      </w:pPr>
      <w:ins w:author="常鸣" w:date="2014-07-03T14:27:00Z" w:id="16892">
        <w:r>
          <w:t>#S</w:t>
        </w:r>
      </w:ins>
      <w:r w:rsidRPr="008A1414" w:rsidR="00D87EC1">
        <w:t>ource=</w:t>
      </w:r>
      <w:r w:rsidR="00D87EC1">
        <w:rPr>
          <w:rFonts w:hint="eastAsia"/>
        </w:rPr>
        <w:t>[iTC_CC-SyAD-0222],</w:t>
      </w:r>
      <w:r w:rsidRPr="00441CD9" w:rsidR="00D87EC1">
        <w:t xml:space="preserve"> </w:t>
      </w:r>
      <w:r w:rsidRPr="003D2990" w:rsidR="00D87EC1">
        <w:t>[iTC_CC-SyAD-</w:t>
      </w:r>
      <w:r w:rsidRPr="003D2990" w:rsidR="00D87EC1">
        <w:rPr>
          <w:rFonts w:hint="eastAsia"/>
        </w:rPr>
        <w:t>0</w:t>
      </w:r>
      <w:r w:rsidR="00D87EC1">
        <w:rPr>
          <w:rFonts w:hint="eastAsia"/>
        </w:rPr>
        <w:t>381</w:t>
      </w:r>
      <w:r w:rsidRPr="003D2990" w:rsidR="00D87EC1">
        <w:rPr>
          <w:rFonts w:hint="eastAsia"/>
        </w:rPr>
        <w:t>]</w:t>
      </w:r>
      <w:r w:rsidR="00D87EC1">
        <w:rPr>
          <w:rFonts w:hint="eastAsia"/>
        </w:rPr>
        <w:t>,</w:t>
      </w:r>
      <w:r w:rsidRPr="00441CD9" w:rsidR="00D87EC1">
        <w:t xml:space="preserve"> </w:t>
      </w:r>
      <w:r w:rsidRPr="003D2990" w:rsidR="00D87EC1">
        <w:t>[iTC_CC-SyAD-</w:t>
      </w:r>
      <w:r w:rsidRPr="003D2990" w:rsidR="00D87EC1">
        <w:rPr>
          <w:rFonts w:hint="eastAsia"/>
        </w:rPr>
        <w:t>0</w:t>
      </w:r>
      <w:r w:rsidR="00D87EC1">
        <w:rPr>
          <w:rFonts w:hint="eastAsia"/>
        </w:rPr>
        <w:t>382</w:t>
      </w:r>
      <w:r w:rsidRPr="003D2990" w:rsidR="00D87EC1">
        <w:rPr>
          <w:rFonts w:hint="eastAsia"/>
        </w:rPr>
        <w:t>]</w:t>
      </w:r>
      <w:r w:rsidR="00D87EC1">
        <w:rPr>
          <w:rFonts w:hint="eastAsia"/>
        </w:rPr>
        <w:t>,</w:t>
      </w:r>
      <w:r w:rsidRPr="00441CD9" w:rsidR="00D87EC1">
        <w:t xml:space="preserve"> </w:t>
      </w:r>
      <w:r w:rsidRPr="003D2990" w:rsidR="00D87EC1">
        <w:t>[iTC_CC-SyAD-</w:t>
      </w:r>
      <w:r w:rsidRPr="003D2990" w:rsidR="00D87EC1">
        <w:rPr>
          <w:rFonts w:hint="eastAsia"/>
        </w:rPr>
        <w:t>0</w:t>
      </w:r>
      <w:r w:rsidR="00D87EC1">
        <w:rPr>
          <w:rFonts w:hint="eastAsia"/>
        </w:rPr>
        <w:t>383</w:t>
      </w:r>
      <w:r w:rsidRPr="003D2990" w:rsidR="00D87EC1">
        <w:rPr>
          <w:rFonts w:hint="eastAsia"/>
        </w:rPr>
        <w:t>]</w:t>
      </w:r>
      <w:r w:rsidR="00A208CF">
        <w:rPr>
          <w:rFonts w:hint="eastAsia"/>
        </w:rPr>
        <w:t>,</w:t>
      </w:r>
      <w:r w:rsidRPr="00A208CF" w:rsidR="00A208CF">
        <w:rPr>
          <w:rFonts w:hint="eastAsia"/>
        </w:rPr>
        <w:t xml:space="preserve"> </w:t>
      </w:r>
      <w:r w:rsidRPr="004440F4" w:rsidR="00761FA0">
        <w:t>[iTC_CC-SyAD-1025]</w:t>
      </w:r>
      <w:r w:rsidR="00761FA0">
        <w:rPr>
          <w:rFonts w:hint="eastAsia"/>
        </w:rPr>
        <w:t xml:space="preserve">, </w:t>
      </w:r>
      <w:r w:rsidRPr="007245E9" w:rsidR="00951B2F">
        <w:rPr>
          <w:rFonts w:hint="eastAsia"/>
        </w:rPr>
        <w:t>[</w:t>
      </w:r>
      <w:r w:rsidRPr="007245E9" w:rsidR="00951B2F">
        <w:t>iTC_CC_ATP_SwHA-</w:t>
      </w:r>
      <w:r w:rsidR="00951B2F">
        <w:rPr>
          <w:rFonts w:hint="eastAsia"/>
        </w:rPr>
        <w:t>0020</w:t>
      </w:r>
      <w:r w:rsidRPr="007245E9" w:rsidR="00951B2F">
        <w:rPr>
          <w:rFonts w:hint="eastAsia"/>
        </w:rPr>
        <w:t>]</w:t>
      </w:r>
      <w:r w:rsidR="00951B2F">
        <w:rPr>
          <w:rFonts w:hint="eastAsia"/>
        </w:rPr>
        <w:t>,</w:t>
      </w:r>
      <w:r w:rsidRPr="00CC3621" w:rsidR="00CC3621">
        <w:rPr>
          <w:rFonts w:hint="eastAsia"/>
        </w:rPr>
        <w:t xml:space="preserve"> </w:t>
      </w:r>
      <w:r w:rsidR="00CC3621">
        <w:rPr>
          <w:rFonts w:hint="eastAsia"/>
        </w:rPr>
        <w:t>[</w:t>
      </w:r>
      <w:r w:rsidR="00CC3621">
        <w:t>iTC_CC_ATP_SwHA-0</w:t>
      </w:r>
      <w:r w:rsidR="00CC3621">
        <w:rPr>
          <w:rFonts w:hint="eastAsia"/>
        </w:rPr>
        <w:t>157],</w:t>
      </w:r>
      <w:r w:rsidRPr="007245E9" w:rsidR="00951B2F">
        <w:rPr>
          <w:rFonts w:hint="eastAsia"/>
        </w:rPr>
        <w:t xml:space="preserve"> </w:t>
      </w:r>
      <w:r w:rsidRPr="007245E9" w:rsidR="00A208CF">
        <w:rPr>
          <w:rFonts w:hint="eastAsia"/>
        </w:rPr>
        <w:t>[</w:t>
      </w:r>
      <w:r w:rsidRPr="007245E9" w:rsidR="00A208CF">
        <w:t>iTC_CC_ATP_SwHA-</w:t>
      </w:r>
      <w:r w:rsidR="00A208CF">
        <w:rPr>
          <w:rFonts w:hint="eastAsia"/>
        </w:rPr>
        <w:t>0274</w:t>
      </w:r>
      <w:r w:rsidRPr="007245E9" w:rsidR="00A208CF">
        <w:rPr>
          <w:rFonts w:hint="eastAsia"/>
        </w:rPr>
        <w:t>]</w:t>
      </w:r>
    </w:p>
    <w:p w:rsidRPr="008A1414" w:rsidR="00D87EC1" w:rsidP="000C0D62" w:rsidRDefault="00D87EC1">
      <w:pPr>
        <w:pStyle w:val="ReqtifyAltQ"/>
      </w:pPr>
      <w:r w:rsidRPr="008A1414">
        <w:t>[End]</w:t>
      </w:r>
    </w:p>
    <w:p w:rsidRPr="007F3B90" w:rsidR="00D87EC1" w:rsidP="00C93484" w:rsidRDefault="00D87EC1">
      <w:pPr>
        <w:pStyle w:val="Reqtify"/>
      </w:pPr>
    </w:p>
    <w:p w:rsidR="00D87EC1" w:rsidP="00C93484" w:rsidRDefault="00D87EC1">
      <w:pPr>
        <w:pStyle w:val="Reqtify"/>
      </w:pPr>
      <w:r w:rsidRPr="007F6855">
        <w:rPr>
          <w:rStyle w:val="aff1"/>
        </w:rPr>
        <w:t>NOTES:</w:t>
      </w:r>
    </w:p>
    <w:p w:rsidRPr="007F3B90" w:rsidR="00D87EC1" w:rsidP="00C93484" w:rsidRDefault="00D87EC1">
      <w:pPr>
        <w:pStyle w:val="Reqtify"/>
      </w:pPr>
      <w:r w:rsidRPr="007F3B90">
        <w:rPr>
          <w:rFonts w:hint="eastAsia"/>
        </w:rPr>
        <w:t>在</w:t>
      </w:r>
      <w:r w:rsidRPr="007F3B90">
        <w:rPr>
          <w:rFonts w:hint="eastAsia"/>
        </w:rPr>
        <w:t>ATP</w:t>
      </w:r>
      <w:r w:rsidRPr="007F3B90">
        <w:rPr>
          <w:rFonts w:hint="eastAsia"/>
        </w:rPr>
        <w:t>内部不使用</w:t>
      </w:r>
      <w:hyperlink w:history="1" w:anchor="GroundTimeReference">
        <w:r w:rsidRPr="00CB7082" w:rsidR="00CB7082">
          <w:rPr>
            <w:rStyle w:val="ac"/>
          </w:rPr>
          <w:t>GroundTimeReference</w:t>
        </w:r>
      </w:hyperlink>
      <w:r>
        <w:rPr>
          <w:rFonts w:hint="eastAsia"/>
        </w:rPr>
        <w:t>参与计算，仅发送给</w:t>
      </w:r>
      <w:r>
        <w:rPr>
          <w:rFonts w:hint="eastAsia"/>
        </w:rPr>
        <w:t>ZC</w:t>
      </w:r>
      <w:r>
        <w:rPr>
          <w:rFonts w:hint="eastAsia"/>
        </w:rPr>
        <w:t>使用。</w:t>
      </w:r>
      <w:r w:rsidR="00C65F7D">
        <w:rPr>
          <w:rFonts w:hint="eastAsia"/>
        </w:rPr>
        <w:t>对于每个</w:t>
      </w:r>
      <w:r w:rsidR="00C65F7D">
        <w:rPr>
          <w:rFonts w:hint="eastAsia"/>
        </w:rPr>
        <w:t>ZC</w:t>
      </w:r>
      <w:r w:rsidR="00C65F7D">
        <w:rPr>
          <w:rFonts w:hint="eastAsia"/>
        </w:rPr>
        <w:t>的</w:t>
      </w:r>
      <w:hyperlink w:history="1" w:anchor="LocReport">
        <w:r w:rsidRPr="00C65F7D" w:rsidR="00C65F7D">
          <w:rPr>
            <w:rStyle w:val="ac"/>
            <w:rFonts w:hint="eastAsia"/>
          </w:rPr>
          <w:t>LocReport</w:t>
        </w:r>
      </w:hyperlink>
      <w:r w:rsidR="00C65F7D">
        <w:rPr>
          <w:rFonts w:hint="eastAsia"/>
        </w:rPr>
        <w:t>，应当发送其所对应的</w:t>
      </w:r>
      <w:r w:rsidR="00C65F7D">
        <w:rPr>
          <w:rFonts w:hint="eastAsia"/>
        </w:rPr>
        <w:t>LC</w:t>
      </w:r>
      <w:r w:rsidR="00C65F7D">
        <w:rPr>
          <w:rFonts w:hint="eastAsia"/>
        </w:rPr>
        <w:t>的时间。</w:t>
      </w:r>
    </w:p>
    <w:p w:rsidRPr="007D4B7D" w:rsidR="00D87EC1" w:rsidP="00C93484" w:rsidRDefault="00D87EC1">
      <w:pPr>
        <w:pStyle w:val="Reqtify"/>
      </w:pPr>
      <w:r w:rsidRPr="007D4B7D">
        <w:rPr>
          <w:rFonts w:hint="eastAsia"/>
        </w:rPr>
        <w:t xml:space="preserve">In ATP </w:t>
      </w:r>
      <w:r>
        <w:rPr>
          <w:rFonts w:hint="eastAsia"/>
        </w:rPr>
        <w:t>shall</w:t>
      </w:r>
      <w:r w:rsidRPr="007D4B7D">
        <w:rPr>
          <w:rFonts w:hint="eastAsia"/>
        </w:rPr>
        <w:t xml:space="preserve"> not use </w:t>
      </w:r>
      <w:hyperlink w:history="1" w:anchor="GroundTimeReference">
        <w:r w:rsidR="00915CD9">
          <w:rPr>
            <w:rStyle w:val="ac"/>
            <w:noProof/>
          </w:rPr>
          <w:t>GroundTimeReference</w:t>
        </w:r>
      </w:hyperlink>
      <w:r w:rsidRPr="007D4B7D">
        <w:rPr>
          <w:rFonts w:hint="eastAsia"/>
        </w:rPr>
        <w:t xml:space="preserve"> during the calculation</w:t>
      </w:r>
      <w:r>
        <w:rPr>
          <w:rFonts w:hint="eastAsia"/>
        </w:rPr>
        <w:t xml:space="preserve"> of the internal functions</w:t>
      </w:r>
      <w:r w:rsidRPr="007D4B7D">
        <w:rPr>
          <w:rFonts w:hint="eastAsia"/>
        </w:rPr>
        <w:t xml:space="preserve">, but only send the info to </w:t>
      </w:r>
      <w:hyperlink w:history="1" w:anchor="ZC">
        <w:r w:rsidR="00DE30C0">
          <w:rPr>
            <w:rStyle w:val="ac"/>
          </w:rPr>
          <w:t>ZC</w:t>
        </w:r>
      </w:hyperlink>
      <w:r w:rsidRPr="007D4B7D">
        <w:rPr>
          <w:rFonts w:hint="eastAsia"/>
        </w:rPr>
        <w:t xml:space="preserve">. </w:t>
      </w:r>
    </w:p>
    <w:p w:rsidRPr="00D87EC1" w:rsidR="00D87EC1" w:rsidP="00C93484" w:rsidRDefault="00D87EC1">
      <w:pPr>
        <w:pStyle w:val="Reqtify"/>
      </w:pPr>
    </w:p>
    <w:p w:rsidRPr="00E832CF" w:rsidR="00E832CF" w:rsidP="00C93484" w:rsidRDefault="00E832CF">
      <w:pPr>
        <w:pStyle w:val="Reqtify"/>
      </w:pPr>
    </w:p>
    <w:p w:rsidR="00A13598" w:rsidP="0012674A" w:rsidRDefault="00A13598">
      <w:pPr>
        <w:pStyle w:val="4"/>
      </w:pPr>
      <w:r>
        <w:rPr>
          <w:rFonts w:hint="eastAsia"/>
        </w:rPr>
        <w:t>Location Report sendable</w:t>
      </w:r>
    </w:p>
    <w:p w:rsidR="00A13598" w:rsidP="00C93484" w:rsidRDefault="00A13598">
      <w:pPr>
        <w:pStyle w:val="Reqtify"/>
      </w:pPr>
    </w:p>
    <w:p w:rsidR="00A13598" w:rsidP="00704491" w:rsidRDefault="00A13598">
      <w:pPr>
        <w:pStyle w:val="ReqtifyAltR"/>
      </w:pPr>
      <w:r>
        <w:t>[iTC_CC_ATP-SwRS-0</w:t>
      </w:r>
      <w:r>
        <w:rPr>
          <w:rFonts w:hint="eastAsia"/>
        </w:rPr>
        <w:t>437</w:t>
      </w:r>
      <w:r>
        <w:t>]</w:t>
      </w:r>
    </w:p>
    <w:p w:rsidR="00A13598" w:rsidP="00C93484" w:rsidRDefault="00C02146">
      <w:pPr>
        <w:pStyle w:val="Reqtify"/>
      </w:pPr>
      <w:bookmarkStart w:name="EnableSendLocReport" w:id="16893"/>
      <w:r w:rsidRPr="00BF4172">
        <w:rPr>
          <w:rStyle w:val="aff2"/>
          <w:bCs w:val="0"/>
          <w:iCs w:val="0"/>
        </w:rPr>
        <w:t>EnableSendLocReport</w:t>
      </w:r>
      <w:bookmarkEnd w:id="16893"/>
      <w:r w:rsidR="00A13598">
        <w:rPr>
          <w:rFonts w:hint="eastAsia"/>
        </w:rPr>
        <w:t>，当</w:t>
      </w:r>
      <w:r w:rsidR="008566A7">
        <w:rPr>
          <w:rFonts w:hint="eastAsia"/>
        </w:rPr>
        <w:t>所对应的</w:t>
      </w:r>
      <w:r w:rsidR="00A13598">
        <w:rPr>
          <w:rFonts w:hint="eastAsia"/>
        </w:rPr>
        <w:t>LC</w:t>
      </w:r>
      <w:r w:rsidR="008566A7">
        <w:rPr>
          <w:rFonts w:hint="eastAsia"/>
        </w:rPr>
        <w:t>消息在有效期内时</w:t>
      </w:r>
      <w:r w:rsidR="00A13598">
        <w:rPr>
          <w:rFonts w:hint="eastAsia"/>
        </w:rPr>
        <w:t>，才允许给</w:t>
      </w:r>
      <w:r w:rsidR="00A13598">
        <w:rPr>
          <w:rFonts w:hint="eastAsia"/>
        </w:rPr>
        <w:t>ZC</w:t>
      </w:r>
      <w:r w:rsidR="00A13598">
        <w:rPr>
          <w:rFonts w:hint="eastAsia"/>
        </w:rPr>
        <w:t>发送</w:t>
      </w:r>
      <w:r w:rsidR="008566A7">
        <w:rPr>
          <w:rFonts w:hint="eastAsia"/>
        </w:rPr>
        <w:t>位置</w:t>
      </w:r>
      <w:r w:rsidR="00A13598">
        <w:rPr>
          <w:rFonts w:hint="eastAsia"/>
        </w:rPr>
        <w:t>报告。</w:t>
      </w:r>
    </w:p>
    <w:p w:rsidR="00A13598" w:rsidP="00C93484" w:rsidRDefault="00A13598">
      <w:pPr>
        <w:pStyle w:val="Reqtify"/>
      </w:pPr>
      <w:r w:rsidRPr="00634120">
        <w:t xml:space="preserve">Before </w:t>
      </w:r>
      <w:r>
        <w:rPr>
          <w:rFonts w:hint="eastAsia"/>
        </w:rPr>
        <w:t xml:space="preserve">received </w:t>
      </w:r>
      <w:r w:rsidRPr="00634120">
        <w:t xml:space="preserve">the first valid synchronization </w:t>
      </w:r>
      <w:r>
        <w:rPr>
          <w:rFonts w:hint="eastAsia"/>
        </w:rPr>
        <w:t>from</w:t>
      </w:r>
      <w:r w:rsidRPr="00634120">
        <w:t xml:space="preserve"> a LC, the corresponding LC</w:t>
      </w:r>
      <w:r>
        <w:rPr>
          <w:rFonts w:hint="eastAsia"/>
        </w:rPr>
        <w:t xml:space="preserve"> v</w:t>
      </w:r>
      <w:r w:rsidRPr="00634120">
        <w:t>ital</w:t>
      </w:r>
      <w:r>
        <w:rPr>
          <w:rFonts w:hint="eastAsia"/>
        </w:rPr>
        <w:t xml:space="preserve"> t</w:t>
      </w:r>
      <w:r w:rsidRPr="00634120">
        <w:t>ime shall consider not significant,</w:t>
      </w:r>
      <w:r w:rsidR="00397BD9">
        <w:t xml:space="preserve"> and </w:t>
      </w:r>
      <w:r w:rsidRPr="00634120">
        <w:t xml:space="preserve">the </w:t>
      </w:r>
      <w:r>
        <w:rPr>
          <w:rFonts w:hint="eastAsia"/>
        </w:rPr>
        <w:t>ATP</w:t>
      </w:r>
      <w:r w:rsidRPr="00634120">
        <w:t xml:space="preserve"> shall prevent to send Location Report message to the </w:t>
      </w:r>
      <w:r w:rsidRPr="000013C4" w:rsidR="00DE30C0">
        <w:t>ZC</w:t>
      </w:r>
      <w:r w:rsidRPr="00634120">
        <w:t>(s) associated to the corresponding LC.</w:t>
      </w:r>
    </w:p>
    <w:p w:rsidRPr="008566A7" w:rsidR="008566A7" w:rsidP="000431E0" w:rsidRDefault="008566A7">
      <w:pPr>
        <w:pStyle w:val="af7"/>
      </w:pPr>
      <w:r w:rsidRPr="008566A7">
        <w:t xml:space="preserve">def </w:t>
      </w:r>
      <w:hyperlink w:history="1" w:anchor="EnableSendLocReport">
        <w:r w:rsidRPr="008566A7">
          <w:rPr>
            <w:rStyle w:val="ac"/>
          </w:rPr>
          <w:t>EnableSendLocReport</w:t>
        </w:r>
      </w:hyperlink>
      <w:r w:rsidRPr="008566A7">
        <w:t>(LcId, k):</w:t>
      </w:r>
    </w:p>
    <w:p w:rsidR="00A13598" w:rsidP="000431E0" w:rsidRDefault="008566A7">
      <w:pPr>
        <w:pStyle w:val="af7"/>
      </w:pPr>
      <w:r w:rsidRPr="008566A7">
        <w:t xml:space="preserve">    return </w:t>
      </w:r>
      <w:hyperlink w:history="1" w:anchor="LCsynchronisationLoopHourValid">
        <w:r w:rsidRPr="008566A7">
          <w:rPr>
            <w:rStyle w:val="ac"/>
          </w:rPr>
          <w:t>LCsynchronisationLoopHourValid</w:t>
        </w:r>
      </w:hyperlink>
      <w:r w:rsidRPr="008566A7">
        <w:t>(LcId, k)</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894"/>
        </w:rPr>
      </w:pPr>
      <w:del w:author="常鸣" w:date="2014-07-03T14:27:00Z" w:id="16895">
        <w:r w:rsidRPr="008A1414" w:rsidDel="009328EA">
          <w:delText>#S</w:delText>
        </w:r>
      </w:del>
      <w:ins w:author="常鸣" w:date="2014-07-03T14:27:00Z" w:id="16896">
        <w:r w:rsidR="009328EA">
          <w:t>#Allocation=ATP Software</w:t>
        </w:r>
      </w:ins>
    </w:p>
    <w:p w:rsidRPr="008A1414" w:rsidR="00A13598" w:rsidP="000C0D62" w:rsidRDefault="009328EA">
      <w:pPr>
        <w:pStyle w:val="ReqtifyAltQ"/>
      </w:pPr>
      <w:ins w:author="常鸣" w:date="2014-07-03T14:27:00Z" w:id="16897">
        <w:r>
          <w:t>#S</w:t>
        </w:r>
      </w:ins>
      <w:r w:rsidRPr="008A1414" w:rsidR="00A13598">
        <w:t>ource=</w:t>
      </w:r>
      <w:r w:rsidR="00A13598">
        <w:rPr>
          <w:rFonts w:hint="eastAsia"/>
        </w:rPr>
        <w:t>[iTC_CC-SyAD-0206],</w:t>
      </w:r>
      <w:r w:rsidRPr="00441CD9" w:rsidR="00A13598">
        <w:t xml:space="preserve"> </w:t>
      </w:r>
      <w:r w:rsidRPr="003D2990" w:rsidR="00A13598">
        <w:t>[iTC_CC-SyAD-</w:t>
      </w:r>
      <w:r w:rsidRPr="003D2990" w:rsidR="00A13598">
        <w:rPr>
          <w:rFonts w:hint="eastAsia"/>
        </w:rPr>
        <w:t>0</w:t>
      </w:r>
      <w:r w:rsidR="00A13598">
        <w:rPr>
          <w:rFonts w:hint="eastAsia"/>
        </w:rPr>
        <w:t>382</w:t>
      </w:r>
      <w:r w:rsidRPr="003D2990" w:rsidR="00A13598">
        <w:rPr>
          <w:rFonts w:hint="eastAsia"/>
        </w:rPr>
        <w:t>]</w:t>
      </w:r>
      <w:r w:rsidR="00A13598">
        <w:rPr>
          <w:rFonts w:hint="eastAsia"/>
        </w:rPr>
        <w:t>,</w:t>
      </w:r>
      <w:r w:rsidRPr="00441CD9" w:rsidR="00A13598">
        <w:t xml:space="preserve"> </w:t>
      </w:r>
      <w:r w:rsidRPr="003D2990" w:rsidR="00A13598">
        <w:t>[iTC_CC-SyAD-</w:t>
      </w:r>
      <w:r w:rsidRPr="003D2990" w:rsidR="00A13598">
        <w:rPr>
          <w:rFonts w:hint="eastAsia"/>
        </w:rPr>
        <w:t>0</w:t>
      </w:r>
      <w:r w:rsidR="00A13598">
        <w:rPr>
          <w:rFonts w:hint="eastAsia"/>
        </w:rPr>
        <w:t>384</w:t>
      </w:r>
      <w:r w:rsidRPr="003D2990" w:rsidR="00A13598">
        <w:rPr>
          <w:rFonts w:hint="eastAsia"/>
        </w:rPr>
        <w:t>]</w:t>
      </w:r>
      <w:r w:rsidR="00A13598">
        <w:rPr>
          <w:rFonts w:hint="eastAsia"/>
        </w:rPr>
        <w:t>,</w:t>
      </w:r>
      <w:r w:rsidRPr="00AB1999" w:rsidR="00A13598">
        <w:t xml:space="preserve"> </w:t>
      </w:r>
      <w:r w:rsidRPr="003D2990" w:rsidR="00A13598">
        <w:t>[iTC_CC-SyAD-</w:t>
      </w:r>
      <w:r w:rsidRPr="003D2990" w:rsidR="00A13598">
        <w:rPr>
          <w:rFonts w:hint="eastAsia"/>
        </w:rPr>
        <w:t>0</w:t>
      </w:r>
      <w:r w:rsidR="00A13598">
        <w:rPr>
          <w:rFonts w:hint="eastAsia"/>
        </w:rPr>
        <w:t>389</w:t>
      </w:r>
      <w:r w:rsidRPr="003D2990" w:rsidR="00A13598">
        <w:rPr>
          <w:rFonts w:hint="eastAsia"/>
        </w:rPr>
        <w:t>]</w:t>
      </w:r>
      <w:r w:rsidR="00A13598">
        <w:rPr>
          <w:rFonts w:hint="eastAsia"/>
        </w:rPr>
        <w:t>,</w:t>
      </w:r>
      <w:r w:rsidRPr="005E5797" w:rsidR="00A13598">
        <w:t xml:space="preserve"> [iTC_CC-SyAD-0913]</w:t>
      </w:r>
      <w:r w:rsidR="00A13598">
        <w:rPr>
          <w:rFonts w:hint="eastAsia"/>
        </w:rPr>
        <w:t>,</w:t>
      </w:r>
      <w:r w:rsidRPr="006B396F" w:rsidR="00A13598">
        <w:t xml:space="preserve"> [iTC_CC_ATP_SwHA-0214]</w:t>
      </w:r>
    </w:p>
    <w:p w:rsidRPr="008A1414" w:rsidR="00A13598" w:rsidP="000C0D62" w:rsidRDefault="00A13598">
      <w:pPr>
        <w:pStyle w:val="ReqtifyAltQ"/>
      </w:pPr>
      <w:r w:rsidRPr="008A1414">
        <w:t>[End]</w:t>
      </w:r>
    </w:p>
    <w:p w:rsidR="00A13598" w:rsidP="00C93484" w:rsidRDefault="00A13598">
      <w:pPr>
        <w:pStyle w:val="Reqtify"/>
      </w:pPr>
    </w:p>
    <w:p w:rsidRPr="000E149A" w:rsidR="000E149A" w:rsidP="00C93484" w:rsidRDefault="000E149A">
      <w:pPr>
        <w:pStyle w:val="Reqtify"/>
      </w:pPr>
    </w:p>
    <w:p w:rsidR="00A13598" w:rsidP="00704491" w:rsidRDefault="00A13598">
      <w:pPr>
        <w:pStyle w:val="ReqtifyAltR"/>
      </w:pPr>
      <w:r>
        <w:t>[iTC_CC_ATP-SwRS-0</w:t>
      </w:r>
      <w:r>
        <w:rPr>
          <w:rFonts w:hint="eastAsia"/>
        </w:rPr>
        <w:t>438</w:t>
      </w:r>
      <w:r>
        <w:t>]</w:t>
      </w:r>
    </w:p>
    <w:p w:rsidR="00A13598" w:rsidP="00C93484" w:rsidRDefault="00915CD9">
      <w:pPr>
        <w:pStyle w:val="Reqtify"/>
      </w:pPr>
      <w:bookmarkStart w:name="TimeElapseBetweenTwoLocReport" w:id="16898"/>
      <w:r w:rsidRPr="00BF4172">
        <w:rPr>
          <w:rStyle w:val="aff2"/>
          <w:bCs w:val="0"/>
          <w:iCs w:val="0"/>
        </w:rPr>
        <w:t>TimeElapseBetweenTwoLocReport</w:t>
      </w:r>
      <w:bookmarkEnd w:id="16898"/>
      <w:r w:rsidR="00A13598">
        <w:rPr>
          <w:rFonts w:hint="eastAsia"/>
        </w:rPr>
        <w:t>，计算</w:t>
      </w:r>
      <w:r w:rsidR="00C95D88">
        <w:rPr>
          <w:rFonts w:hint="eastAsia"/>
        </w:rPr>
        <w:t>发送</w:t>
      </w:r>
      <w:hyperlink w:history="1" w:anchor="LocReport">
        <w:r w:rsidRPr="00C65F7D" w:rsidR="00A13598">
          <w:rPr>
            <w:rStyle w:val="ac"/>
            <w:rFonts w:hint="eastAsia"/>
          </w:rPr>
          <w:t>LocReport</w:t>
        </w:r>
      </w:hyperlink>
      <w:r w:rsidR="00C95D88">
        <w:rPr>
          <w:rFonts w:hint="eastAsia"/>
        </w:rPr>
        <w:t>的</w:t>
      </w:r>
      <w:r w:rsidR="00127496">
        <w:rPr>
          <w:rFonts w:hint="eastAsia"/>
        </w:rPr>
        <w:t>时间控制：</w:t>
      </w:r>
    </w:p>
    <w:p w:rsidR="00A13598" w:rsidP="00C93484" w:rsidRDefault="00A13598">
      <w:pPr>
        <w:pStyle w:val="Reqtify"/>
      </w:pPr>
      <w:r>
        <w:rPr>
          <w:rFonts w:hint="eastAsia"/>
        </w:rPr>
        <w:t>ATP shall calculate when to send the Location Report as the following ARDL:</w:t>
      </w:r>
    </w:p>
    <w:p w:rsidR="00EB1F81" w:rsidP="000431E0" w:rsidRDefault="00EB1F81">
      <w:pPr>
        <w:pStyle w:val="af7"/>
      </w:pPr>
      <w:r>
        <w:t xml:space="preserve">def </w:t>
      </w:r>
      <w:hyperlink w:history="1" w:anchor="TimeElapseBetweenTwoLocReport">
        <w:r w:rsidR="00915CD9">
          <w:rPr>
            <w:rStyle w:val="ac"/>
          </w:rPr>
          <w:t>TimeElapseBetweenTwoLocReport</w:t>
        </w:r>
      </w:hyperlink>
      <w:r>
        <w:rPr>
          <w:color w:val="FF8000"/>
        </w:rPr>
        <w:t>(</w:t>
      </w:r>
      <w:r>
        <w:t>k</w:t>
      </w:r>
      <w:r>
        <w:rPr>
          <w:color w:val="FF8000"/>
        </w:rPr>
        <w:t>)</w:t>
      </w:r>
      <w:r>
        <w:t>:</w:t>
      </w:r>
    </w:p>
    <w:p w:rsidR="00EB1F81" w:rsidP="000431E0" w:rsidRDefault="00EB1F81">
      <w:pPr>
        <w:pStyle w:val="af7"/>
      </w:pPr>
      <w:r>
        <w:t xml:space="preserve">    if </w:t>
      </w:r>
      <w:r>
        <w:rPr>
          <w:color w:val="FF8000"/>
        </w:rPr>
        <w:t>(</w:t>
      </w:r>
      <w:r>
        <w:t>Initialization</w:t>
      </w:r>
    </w:p>
    <w:p w:rsidR="00EB1F81" w:rsidP="000431E0" w:rsidRDefault="00EB1F81">
      <w:pPr>
        <w:pStyle w:val="af7"/>
      </w:pPr>
      <w:r>
        <w:t xml:space="preserve">         or </w:t>
      </w:r>
      <w:r>
        <w:rPr>
          <w:color w:val="FF8000"/>
        </w:rPr>
        <w:t>(</w:t>
      </w:r>
      <w:hyperlink w:history="1" w:anchor="TimeElapseBetweenTwoLocReport">
        <w:r w:rsidR="00915CD9">
          <w:rPr>
            <w:rStyle w:val="ac"/>
          </w:rPr>
          <w:t>TimeElapseBetweenTwoLocReport</w:t>
        </w:r>
      </w:hyperlink>
      <w:r>
        <w:rPr>
          <w:color w:val="FF8000"/>
        </w:rPr>
        <w:t>(</w:t>
      </w:r>
      <w:r>
        <w:t>k</w:t>
      </w:r>
      <w:r>
        <w:rPr>
          <w:color w:val="FF8000"/>
        </w:rPr>
        <w:t>-</w:t>
      </w:r>
      <w:r>
        <w:rPr>
          <w:color w:val="800000"/>
        </w:rPr>
        <w:t>1</w:t>
      </w:r>
      <w:r>
        <w:rPr>
          <w:color w:val="FF8000"/>
        </w:rPr>
        <w:t>)</w:t>
      </w:r>
      <w:r>
        <w:t xml:space="preserve"> </w:t>
      </w:r>
      <w:r>
        <w:rPr>
          <w:color w:val="FF8000"/>
        </w:rPr>
        <w:t>==</w:t>
      </w:r>
      <w:r>
        <w:t xml:space="preserve"> </w:t>
      </w:r>
      <w:r>
        <w:rPr>
          <w:color w:val="800000"/>
        </w:rPr>
        <w:t>1</w:t>
      </w:r>
      <w:r>
        <w:rPr>
          <w:color w:val="FF8000"/>
        </w:rPr>
        <w:t>))</w:t>
      </w:r>
      <w:r>
        <w:t>:</w:t>
      </w:r>
    </w:p>
    <w:p w:rsidR="00EB1F81" w:rsidP="000431E0" w:rsidRDefault="00EB1F81">
      <w:pPr>
        <w:pStyle w:val="af7"/>
      </w:pPr>
      <w:r>
        <w:t xml:space="preserve">        return </w:t>
      </w:r>
      <w:hyperlink w:history="1" w:anchor="floor">
        <w:r w:rsidRPr="008566A7">
          <w:rPr>
            <w:rStyle w:val="ac"/>
          </w:rPr>
          <w:t>round</w:t>
        </w:r>
        <w:r w:rsidRPr="008566A7" w:rsidR="00354F88">
          <w:rPr>
            <w:rStyle w:val="ac"/>
          </w:rPr>
          <w:t>.</w:t>
        </w:r>
        <w:r w:rsidRPr="008566A7" w:rsidR="007F33AE">
          <w:rPr>
            <w:rStyle w:val="ac"/>
            <w:rFonts w:hint="eastAsia"/>
          </w:rPr>
          <w:t>f</w:t>
        </w:r>
        <w:r w:rsidRPr="008566A7">
          <w:rPr>
            <w:rStyle w:val="ac"/>
          </w:rPr>
          <w:t>loor</w:t>
        </w:r>
      </w:hyperlink>
      <w:r>
        <w:rPr>
          <w:color w:val="FF8000"/>
        </w:rPr>
        <w:t>(</w:t>
      </w:r>
      <w:hyperlink w:history="1" w:anchor="ATPsetting">
        <w:r w:rsidR="00786D0B">
          <w:rPr>
            <w:rStyle w:val="ac"/>
          </w:rPr>
          <w:t>ATPsetting</w:t>
        </w:r>
      </w:hyperlink>
      <w:r>
        <w:t>.</w:t>
      </w:r>
      <w:r w:rsidR="006D1509">
        <w:rPr>
          <w:rFonts w:hint="eastAsia"/>
        </w:rPr>
        <w:t>LocReport</w:t>
      </w:r>
      <w:r w:rsidR="0059345C">
        <w:rPr>
          <w:rFonts w:hint="eastAsia"/>
        </w:rPr>
        <w:t>EmissionPeriod</w:t>
      </w:r>
      <w:r>
        <w:rPr>
          <w:color w:val="FF8000"/>
        </w:rPr>
        <w:t>)</w:t>
      </w:r>
    </w:p>
    <w:p w:rsidR="00EB1F81" w:rsidP="000431E0" w:rsidRDefault="00EB1F81">
      <w:pPr>
        <w:pStyle w:val="af7"/>
      </w:pPr>
      <w:r>
        <w:lastRenderedPageBreak/>
        <w:t xml:space="preserve">    else:</w:t>
      </w:r>
    </w:p>
    <w:p w:rsidR="00A13598" w:rsidP="000431E0" w:rsidRDefault="00EB1F81">
      <w:pPr>
        <w:pStyle w:val="af7"/>
      </w:pPr>
      <w:r>
        <w:t xml:space="preserve">        return </w:t>
      </w:r>
      <w:hyperlink w:history="1" w:anchor="TimeElapseBetweenTwoLocReport">
        <w:r w:rsidR="00915CD9">
          <w:rPr>
            <w:rStyle w:val="ac"/>
          </w:rPr>
          <w:t>TimeElapseBetweenTwoLocReport</w:t>
        </w:r>
      </w:hyperlink>
      <w:r>
        <w:rPr>
          <w:color w:val="FF8000"/>
        </w:rPr>
        <w:t>(</w:t>
      </w:r>
      <w:r>
        <w:t>k</w:t>
      </w:r>
      <w:r>
        <w:rPr>
          <w:color w:val="FF8000"/>
        </w:rPr>
        <w:t>-</w:t>
      </w:r>
      <w:r>
        <w:rPr>
          <w:color w:val="800000"/>
        </w:rPr>
        <w:t>1</w:t>
      </w:r>
      <w:r>
        <w:rPr>
          <w:color w:val="FF8000"/>
        </w:rPr>
        <w:t>)</w:t>
      </w:r>
      <w:r>
        <w:t xml:space="preserve"> </w:t>
      </w:r>
      <w:r>
        <w:rPr>
          <w:color w:val="FF8000"/>
        </w:rPr>
        <w:t>-</w:t>
      </w:r>
      <w:r>
        <w:t xml:space="preserve"> </w:t>
      </w:r>
      <w:r>
        <w:rPr>
          <w:color w:val="800000"/>
        </w:rPr>
        <w:t>1</w:t>
      </w:r>
      <w:r w:rsidDel="00EB1F81">
        <w:rPr>
          <w:rFonts w:hint="eastAsia"/>
        </w:rPr>
        <w:t xml:space="preserve"> </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899"/>
        </w:rPr>
      </w:pPr>
      <w:del w:author="常鸣" w:date="2014-07-03T14:27:00Z" w:id="16900">
        <w:r w:rsidRPr="008A1414" w:rsidDel="009328EA">
          <w:delText>#S</w:delText>
        </w:r>
      </w:del>
      <w:ins w:author="常鸣" w:date="2014-07-03T14:27:00Z" w:id="16901">
        <w:r w:rsidR="009328EA">
          <w:t>#Allocation=ATP Software</w:t>
        </w:r>
      </w:ins>
      <w:ins w:author="常鸣" w:date="2014-07-03T15:05:00Z" w:id="16902">
        <w:r w:rsidR="006D51C2">
          <w:rPr>
            <w:rFonts w:hint="eastAsia"/>
          </w:rPr>
          <w:t>, Vital Embedded Setting</w:t>
        </w:r>
      </w:ins>
    </w:p>
    <w:p w:rsidRPr="008A1414" w:rsidR="00A13598" w:rsidP="000C0D62" w:rsidRDefault="009328EA">
      <w:pPr>
        <w:pStyle w:val="ReqtifyAltQ"/>
      </w:pPr>
      <w:ins w:author="常鸣" w:date="2014-07-03T14:27:00Z" w:id="16903">
        <w:r>
          <w:t>#S</w:t>
        </w:r>
      </w:ins>
      <w:r w:rsidRPr="008A1414" w:rsidR="00A13598">
        <w:t>ource=</w:t>
      </w:r>
      <w:r w:rsidRPr="003D2990" w:rsidR="00A13598">
        <w:t>[iTC_CC-SyAD-</w:t>
      </w:r>
      <w:r w:rsidRPr="003D2990" w:rsidR="00A13598">
        <w:rPr>
          <w:rFonts w:hint="eastAsia"/>
        </w:rPr>
        <w:t>0</w:t>
      </w:r>
      <w:r w:rsidR="00A13598">
        <w:rPr>
          <w:rFonts w:hint="eastAsia"/>
        </w:rPr>
        <w:t>207</w:t>
      </w:r>
      <w:r w:rsidRPr="003D2990" w:rsidR="00A13598">
        <w:rPr>
          <w:rFonts w:hint="eastAsia"/>
        </w:rPr>
        <w:t>]</w:t>
      </w:r>
      <w:r w:rsidR="00A13598">
        <w:rPr>
          <w:rFonts w:hint="eastAsia"/>
        </w:rPr>
        <w:t>,</w:t>
      </w:r>
      <w:r w:rsidRPr="004440F4" w:rsidR="00A13598">
        <w:t xml:space="preserve"> </w:t>
      </w:r>
      <w:r w:rsidRPr="00DB0ED4" w:rsidR="00A13598">
        <w:t>[</w:t>
      </w:r>
      <w:r w:rsidR="00A13598">
        <w:t>iTC_CC-SyAD</w:t>
      </w:r>
      <w:r w:rsidRPr="00DB0ED4" w:rsidR="00A13598">
        <w:t>-</w:t>
      </w:r>
      <w:r w:rsidR="00A13598">
        <w:rPr>
          <w:rFonts w:hint="eastAsia"/>
        </w:rPr>
        <w:t>1004</w:t>
      </w:r>
      <w:r w:rsidRPr="00DB0ED4" w:rsidR="00A13598">
        <w:rPr>
          <w:rFonts w:hint="eastAsia"/>
        </w:rPr>
        <w:t>]</w:t>
      </w:r>
    </w:p>
    <w:p w:rsidRPr="008A1414" w:rsidR="00A13598" w:rsidP="000C0D62" w:rsidRDefault="00A13598">
      <w:pPr>
        <w:pStyle w:val="ReqtifyAltQ"/>
      </w:pPr>
      <w:r w:rsidRPr="008A1414">
        <w:t>[End]</w:t>
      </w:r>
    </w:p>
    <w:p w:rsidR="00A13598" w:rsidP="00704491" w:rsidRDefault="00A13598"/>
    <w:p w:rsidRPr="000E0E26" w:rsidR="00A13598" w:rsidP="00704491" w:rsidRDefault="00A13598"/>
    <w:p w:rsidR="00A13598" w:rsidP="00704491" w:rsidRDefault="00A13598">
      <w:pPr>
        <w:pStyle w:val="ReqtifyAltR"/>
      </w:pPr>
      <w:r>
        <w:t>[iTC_CC_ATP-SwRS-0</w:t>
      </w:r>
      <w:r>
        <w:rPr>
          <w:rFonts w:hint="eastAsia"/>
        </w:rPr>
        <w:t>439</w:t>
      </w:r>
      <w:r>
        <w:t>]</w:t>
      </w:r>
    </w:p>
    <w:p w:rsidR="00A13598" w:rsidP="00C93484" w:rsidRDefault="00915CD9">
      <w:pPr>
        <w:pStyle w:val="Reqtify"/>
      </w:pPr>
      <w:bookmarkStart w:name="ZCidUnderTrainTail" w:id="16904"/>
      <w:r w:rsidRPr="00BF4172">
        <w:rPr>
          <w:rStyle w:val="aff2"/>
          <w:bCs w:val="0"/>
          <w:iCs w:val="0"/>
        </w:rPr>
        <w:t>ZCidUnderTrainTail</w:t>
      </w:r>
      <w:bookmarkEnd w:id="16904"/>
      <w:r w:rsidR="00A13598">
        <w:rPr>
          <w:rFonts w:hint="eastAsia"/>
        </w:rPr>
        <w:t>，车尾定位所在的</w:t>
      </w:r>
      <w:r w:rsidR="00A13598">
        <w:rPr>
          <w:rFonts w:hint="eastAsia"/>
        </w:rPr>
        <w:t>ZC</w:t>
      </w:r>
      <w:r w:rsidR="00A13598">
        <w:rPr>
          <w:rFonts w:hint="eastAsia"/>
        </w:rPr>
        <w:t>标识</w:t>
      </w:r>
      <w:r w:rsidR="00A13598">
        <w:rPr>
          <w:rFonts w:hint="eastAsia"/>
        </w:rPr>
        <w:t>.</w:t>
      </w:r>
    </w:p>
    <w:p w:rsidR="00A13598" w:rsidP="00C93484" w:rsidRDefault="00A13598">
      <w:pPr>
        <w:pStyle w:val="Reqtify"/>
      </w:pPr>
      <w:r>
        <w:rPr>
          <w:rFonts w:hint="eastAsia"/>
        </w:rPr>
        <w:t xml:space="preserve">ATP shall record the </w:t>
      </w:r>
      <w:hyperlink w:history="1" w:anchor="ZC">
        <w:r w:rsidR="00DE30C0">
          <w:rPr>
            <w:rStyle w:val="ac"/>
          </w:rPr>
          <w:t>ZC</w:t>
        </w:r>
      </w:hyperlink>
      <w:r>
        <w:rPr>
          <w:rFonts w:hint="eastAsia"/>
        </w:rPr>
        <w:t xml:space="preserve"> area id where the train tail located. If the train is not localized, ATP shall use the current receiving beacon where located,</w:t>
      </w:r>
      <w:r w:rsidR="00397BD9">
        <w:rPr>
          <w:rFonts w:hint="eastAsia"/>
        </w:rPr>
        <w:t xml:space="preserve"> or </w:t>
      </w:r>
      <w:r>
        <w:rPr>
          <w:rFonts w:hint="eastAsia"/>
        </w:rPr>
        <w:t xml:space="preserve">the last known </w:t>
      </w:r>
      <w:hyperlink w:history="1" w:anchor="ZC">
        <w:r w:rsidR="00DE30C0">
          <w:rPr>
            <w:rStyle w:val="ac"/>
          </w:rPr>
          <w:t>ZC</w:t>
        </w:r>
      </w:hyperlink>
      <w:r>
        <w:rPr>
          <w:rFonts w:hint="eastAsia"/>
        </w:rPr>
        <w:t xml:space="preserve"> area id.</w:t>
      </w:r>
    </w:p>
    <w:p w:rsidR="00E7769E" w:rsidP="000431E0" w:rsidRDefault="00E7769E">
      <w:pPr>
        <w:pStyle w:val="af7"/>
      </w:pPr>
      <w:r>
        <w:t xml:space="preserve">def </w:t>
      </w:r>
      <w:hyperlink w:history="1" w:anchor="ZCidUnderTrainTail">
        <w:r w:rsidR="00915CD9">
          <w:rPr>
            <w:rStyle w:val="ac"/>
          </w:rPr>
          <w:t>ZCidUnderTrainTail</w:t>
        </w:r>
      </w:hyperlink>
      <w:r>
        <w:rPr>
          <w:color w:val="FF8000"/>
        </w:rPr>
        <w:t>(</w:t>
      </w:r>
      <w:r>
        <w:t>k</w:t>
      </w:r>
      <w:r>
        <w:rPr>
          <w:color w:val="FF8000"/>
        </w:rPr>
        <w:t>)</w:t>
      </w:r>
      <w:r>
        <w:t>:</w:t>
      </w:r>
    </w:p>
    <w:p w:rsidR="00E7769E" w:rsidP="000431E0" w:rsidRDefault="00E7769E">
      <w:pPr>
        <w:pStyle w:val="af7"/>
      </w:pPr>
      <w:r>
        <w:t xml:space="preserve">    if </w:t>
      </w:r>
      <w:r>
        <w:rPr>
          <w:color w:val="FF8000"/>
        </w:rPr>
        <w:t>(</w:t>
      </w:r>
      <w:r>
        <w:t>Initialization</w:t>
      </w:r>
      <w:r>
        <w:rPr>
          <w:color w:val="FF8000"/>
        </w:rPr>
        <w:t>)</w:t>
      </w:r>
      <w:r>
        <w:t>:</w:t>
      </w:r>
    </w:p>
    <w:p w:rsidR="00E7769E" w:rsidP="000431E0" w:rsidRDefault="00E7769E">
      <w:pPr>
        <w:pStyle w:val="af7"/>
      </w:pPr>
      <w:r>
        <w:t xml:space="preserve">        return </w:t>
      </w:r>
      <w:r>
        <w:rPr>
          <w:color w:val="800000"/>
        </w:rPr>
        <w:t>0</w:t>
      </w:r>
    </w:p>
    <w:p w:rsidR="00E7769E" w:rsidP="000431E0" w:rsidRDefault="00E7769E">
      <w:pPr>
        <w:pStyle w:val="af7"/>
      </w:pPr>
      <w:r>
        <w:t xml:space="preserve">    elif </w:t>
      </w:r>
      <w:r>
        <w:rPr>
          <w:color w:val="FF8000"/>
        </w:rPr>
        <w:t>(</w:t>
      </w:r>
      <w:hyperlink w:history="1" w:anchor="TrainLocalized">
        <w:r w:rsidR="00481CB8">
          <w:rPr>
            <w:rStyle w:val="ac"/>
          </w:rPr>
          <w:t>TrainLocalized</w:t>
        </w:r>
      </w:hyperlink>
      <w:r>
        <w:rPr>
          <w:color w:val="FF8000"/>
        </w:rPr>
        <w:t>(</w:t>
      </w:r>
      <w:r>
        <w:t>k</w:t>
      </w:r>
      <w:r>
        <w:rPr>
          <w:color w:val="FF8000"/>
        </w:rPr>
        <w:t>))</w:t>
      </w:r>
      <w:r>
        <w:t>:</w:t>
      </w:r>
    </w:p>
    <w:p w:rsidR="005D12DE" w:rsidP="000431E0" w:rsidRDefault="00E7769E">
      <w:pPr>
        <w:pStyle w:val="af7"/>
      </w:pPr>
      <w:r>
        <w:t xml:space="preserve">        return </w:t>
      </w:r>
      <w:hyperlink w:history="1" w:anchor="TrackMap">
        <w:r w:rsidR="00C64E92">
          <w:rPr>
            <w:rStyle w:val="ac"/>
          </w:rPr>
          <w:t>TrackMap</w:t>
        </w:r>
      </w:hyperlink>
      <w:r>
        <w:t>.</w:t>
      </w:r>
      <w:hyperlink w:history="1" w:anchor="ZCId">
        <w:r w:rsidR="00DE30C0">
          <w:rPr>
            <w:rStyle w:val="ac"/>
          </w:rPr>
          <w:t>ZCId</w:t>
        </w:r>
      </w:hyperlink>
      <w:r>
        <w:rPr>
          <w:color w:val="FF8000"/>
        </w:rPr>
        <w:t>(</w:t>
      </w:r>
      <w:hyperlink w:history="1" w:anchor="TrainTailMinLocation">
        <w:r w:rsidR="00C02146">
          <w:rPr>
            <w:rStyle w:val="ac"/>
          </w:rPr>
          <w:t>TrainTailMinLocation</w:t>
        </w:r>
      </w:hyperlink>
      <w:r>
        <w:rPr>
          <w:color w:val="FF8000"/>
        </w:rPr>
        <w:t>(</w:t>
      </w:r>
      <w:r>
        <w:t>k</w:t>
      </w:r>
      <w:r>
        <w:rPr>
          <w:color w:val="FF8000"/>
        </w:rPr>
        <w:t>)</w:t>
      </w:r>
      <w:r w:rsidR="00354F88">
        <w:t>.B</w:t>
      </w:r>
      <w:r>
        <w:t>lock</w:t>
      </w:r>
      <w:r>
        <w:rPr>
          <w:color w:val="FF8000"/>
        </w:rPr>
        <w:t>)</w:t>
      </w:r>
    </w:p>
    <w:p w:rsidR="005D12DE" w:rsidP="000431E0" w:rsidRDefault="005D12DE">
      <w:pPr>
        <w:pStyle w:val="af7"/>
      </w:pPr>
      <w:r>
        <w:rPr>
          <w:rFonts w:hint="eastAsia"/>
        </w:rPr>
        <w:t xml:space="preserve">    elif (</w:t>
      </w:r>
      <w:hyperlink w:history="1" w:anchor="MemorizedLocationAvailable">
        <w:r w:rsidRPr="005D12DE">
          <w:rPr>
            <w:rStyle w:val="ac"/>
            <w:rFonts w:hint="eastAsia"/>
          </w:rPr>
          <w:t>MemorizedLocationAvailable</w:t>
        </w:r>
      </w:hyperlink>
      <w:r>
        <w:rPr>
          <w:rFonts w:hint="eastAsia"/>
        </w:rPr>
        <w:t>(k)):</w:t>
      </w:r>
    </w:p>
    <w:p w:rsidR="005D12DE" w:rsidP="000431E0" w:rsidRDefault="005D12DE">
      <w:pPr>
        <w:pStyle w:val="af7"/>
      </w:pPr>
      <w:r>
        <w:rPr>
          <w:rFonts w:hint="eastAsia"/>
        </w:rPr>
        <w:t xml:space="preserve">        if (</w:t>
      </w:r>
      <w:hyperlink w:history="1" w:anchor="TrainFrontEnd">
        <w:r w:rsidRPr="005D12DE">
          <w:rPr>
            <w:rStyle w:val="ac"/>
            <w:rFonts w:hint="eastAsia"/>
          </w:rPr>
          <w:t>TrainFrontEnd</w:t>
        </w:r>
      </w:hyperlink>
      <w:r>
        <w:rPr>
          <w:rFonts w:hint="eastAsia"/>
        </w:rPr>
        <w:t xml:space="preserve">(k) is </w:t>
      </w:r>
      <w:r w:rsidRPr="005D12DE">
        <w:rPr>
          <w:rStyle w:val="aff1"/>
          <w:rFonts w:hint="eastAsia"/>
        </w:rPr>
        <w:t>END_1</w:t>
      </w:r>
      <w:r>
        <w:rPr>
          <w:rFonts w:hint="eastAsia"/>
        </w:rPr>
        <w:t>):</w:t>
      </w:r>
    </w:p>
    <w:p w:rsidR="005D12DE" w:rsidP="000431E0" w:rsidRDefault="005D12DE">
      <w:pPr>
        <w:pStyle w:val="af7"/>
      </w:pPr>
      <w:r>
        <w:rPr>
          <w:rFonts w:hint="eastAsia"/>
        </w:rPr>
        <w:t xml:space="preserve">            return </w:t>
      </w:r>
      <w:hyperlink w:history="1" w:anchor="TrackMap">
        <w:r>
          <w:rPr>
            <w:rStyle w:val="ac"/>
          </w:rPr>
          <w:t>TrackMap</w:t>
        </w:r>
      </w:hyperlink>
      <w:r>
        <w:t>.</w:t>
      </w:r>
      <w:hyperlink w:history="1" w:anchor="ZCId">
        <w:r>
          <w:rPr>
            <w:rStyle w:val="ac"/>
          </w:rPr>
          <w:t>ZCId</w:t>
        </w:r>
      </w:hyperlink>
      <w:r w:rsidRPr="005D12DE">
        <w:t>(</w:t>
      </w:r>
      <w:hyperlink w:history="1" w:anchor="MemLocation">
        <w:r w:rsidRPr="005D12DE">
          <w:rPr>
            <w:rStyle w:val="ac"/>
            <w:rFonts w:hint="eastAsia"/>
          </w:rPr>
          <w:t>MemLocation</w:t>
        </w:r>
      </w:hyperlink>
      <w:r>
        <w:rPr>
          <w:rFonts w:hint="eastAsia"/>
        </w:rPr>
        <w:t>.Ext2</w:t>
      </w:r>
      <w:r>
        <w:t>.Block</w:t>
      </w:r>
      <w:r w:rsidRPr="005D12DE">
        <w:t>)</w:t>
      </w:r>
    </w:p>
    <w:p w:rsidR="005D12DE" w:rsidP="000431E0" w:rsidRDefault="005D12DE">
      <w:pPr>
        <w:pStyle w:val="af7"/>
      </w:pPr>
      <w:r>
        <w:rPr>
          <w:rFonts w:hint="eastAsia"/>
        </w:rPr>
        <w:t xml:space="preserve">        else:</w:t>
      </w:r>
    </w:p>
    <w:p w:rsidR="005D12DE" w:rsidP="000431E0" w:rsidRDefault="005D12DE">
      <w:pPr>
        <w:pStyle w:val="af7"/>
      </w:pPr>
      <w:r>
        <w:rPr>
          <w:rFonts w:hint="eastAsia"/>
        </w:rPr>
        <w:t xml:space="preserve">            return </w:t>
      </w:r>
      <w:hyperlink w:history="1" w:anchor="TrackMap">
        <w:r>
          <w:rPr>
            <w:rStyle w:val="ac"/>
          </w:rPr>
          <w:t>TrackMap</w:t>
        </w:r>
      </w:hyperlink>
      <w:r>
        <w:t>.</w:t>
      </w:r>
      <w:hyperlink w:history="1" w:anchor="ZCId">
        <w:r>
          <w:rPr>
            <w:rStyle w:val="ac"/>
          </w:rPr>
          <w:t>ZCId</w:t>
        </w:r>
      </w:hyperlink>
      <w:r w:rsidRPr="005D12DE">
        <w:t>(</w:t>
      </w:r>
      <w:hyperlink w:history="1" w:anchor="MemLocation">
        <w:r w:rsidRPr="005D12DE">
          <w:rPr>
            <w:rStyle w:val="ac"/>
            <w:rFonts w:hint="eastAsia"/>
          </w:rPr>
          <w:t>MemLocation</w:t>
        </w:r>
      </w:hyperlink>
      <w:r>
        <w:rPr>
          <w:rFonts w:hint="eastAsia"/>
        </w:rPr>
        <w:t>.Ext1</w:t>
      </w:r>
      <w:r>
        <w:t>.Block</w:t>
      </w:r>
      <w:r w:rsidRPr="005D12DE">
        <w:t>)</w:t>
      </w:r>
    </w:p>
    <w:p w:rsidR="00E7769E" w:rsidP="000431E0" w:rsidRDefault="00E7769E">
      <w:pPr>
        <w:pStyle w:val="af7"/>
      </w:pPr>
      <w:r>
        <w:t xml:space="preserve">    elif </w:t>
      </w:r>
      <w:r>
        <w:rPr>
          <w:color w:val="FF8000"/>
        </w:rPr>
        <w:t>(</w:t>
      </w:r>
      <w:hyperlink w:history="1" w:anchor="NewBeaconObtained">
        <w:r w:rsidR="008B283E">
          <w:rPr>
            <w:rStyle w:val="ac"/>
          </w:rPr>
          <w:t>NewBeaconObtained</w:t>
        </w:r>
      </w:hyperlink>
      <w:r>
        <w:rPr>
          <w:color w:val="FF8000"/>
        </w:rPr>
        <w:t>(</w:t>
      </w:r>
      <w:r>
        <w:t>k</w:t>
      </w:r>
      <w:r>
        <w:rPr>
          <w:color w:val="FF8000"/>
        </w:rPr>
        <w:t>))</w:t>
      </w:r>
      <w:r>
        <w:t>:</w:t>
      </w:r>
    </w:p>
    <w:p w:rsidR="00E7769E" w:rsidP="000431E0" w:rsidRDefault="00E7769E">
      <w:pPr>
        <w:pStyle w:val="af7"/>
      </w:pPr>
      <w:r>
        <w:t xml:space="preserve">        return </w:t>
      </w:r>
      <w:hyperlink w:history="1" w:anchor="TrackMap">
        <w:r w:rsidR="00C64E92">
          <w:rPr>
            <w:rStyle w:val="ac"/>
          </w:rPr>
          <w:t>TrackMap</w:t>
        </w:r>
      </w:hyperlink>
      <w:r>
        <w:t>.</w:t>
      </w:r>
      <w:hyperlink w:history="1" w:anchor="ZCId">
        <w:r w:rsidR="00DE30C0">
          <w:rPr>
            <w:rStyle w:val="ac"/>
          </w:rPr>
          <w:t>ZCId</w:t>
        </w:r>
      </w:hyperlink>
      <w:r>
        <w:rPr>
          <w:color w:val="FF8000"/>
        </w:rPr>
        <w:t>(</w:t>
      </w:r>
      <w:hyperlink w:history="1" w:anchor="BeaconLastObtained">
        <w:r w:rsidR="00B71D12">
          <w:rPr>
            <w:rStyle w:val="ac"/>
          </w:rPr>
          <w:t>BeaconLastObtained</w:t>
        </w:r>
      </w:hyperlink>
      <w:r w:rsidR="00354F88">
        <w:t>.B</w:t>
      </w:r>
      <w:r>
        <w:t>lock</w:t>
      </w:r>
      <w:r>
        <w:rPr>
          <w:color w:val="FF8000"/>
        </w:rPr>
        <w:t>)</w:t>
      </w:r>
    </w:p>
    <w:p w:rsidR="00E7769E" w:rsidP="000431E0" w:rsidRDefault="00E7769E">
      <w:pPr>
        <w:pStyle w:val="af7"/>
      </w:pPr>
      <w:r>
        <w:t xml:space="preserve">    else:</w:t>
      </w:r>
    </w:p>
    <w:p w:rsidR="00A13598" w:rsidP="000431E0" w:rsidRDefault="00E7769E">
      <w:pPr>
        <w:pStyle w:val="af7"/>
      </w:pPr>
      <w:r>
        <w:t xml:space="preserve">        return </w:t>
      </w:r>
      <w:hyperlink w:history="1" w:anchor="ZCidUnderTrainTail">
        <w:r w:rsidR="00915CD9">
          <w:rPr>
            <w:rStyle w:val="ac"/>
          </w:rPr>
          <w:t>ZCidUnderTrainTail</w:t>
        </w:r>
      </w:hyperlink>
      <w:r>
        <w:rPr>
          <w:color w:val="FF8000"/>
        </w:rPr>
        <w:t>(</w:t>
      </w:r>
      <w:r>
        <w:t>k</w:t>
      </w:r>
      <w:r>
        <w:rPr>
          <w:color w:val="FF8000"/>
        </w:rPr>
        <w:t>-</w:t>
      </w:r>
      <w:r>
        <w:rPr>
          <w:color w:val="800000"/>
        </w:rPr>
        <w:t>1</w:t>
      </w:r>
      <w:r>
        <w:rPr>
          <w:color w:val="FF8000"/>
        </w:rPr>
        <w:t>)</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905"/>
        </w:rPr>
      </w:pPr>
      <w:del w:author="常鸣" w:date="2014-07-03T14:27:00Z" w:id="16906">
        <w:r w:rsidRPr="008A1414" w:rsidDel="009328EA">
          <w:delText>#S</w:delText>
        </w:r>
      </w:del>
      <w:ins w:author="常鸣" w:date="2014-07-03T14:27:00Z" w:id="16907">
        <w:r w:rsidR="009328EA">
          <w:t>#Allocation=ATP Software</w:t>
        </w:r>
      </w:ins>
      <w:ins w:author="常鸣" w:date="2014-07-03T15:05:00Z" w:id="16908">
        <w:r w:rsidR="006D51C2">
          <w:rPr>
            <w:rFonts w:hint="eastAsia"/>
          </w:rPr>
          <w:t>, Vital Embedded Setting</w:t>
        </w:r>
      </w:ins>
    </w:p>
    <w:p w:rsidRPr="008A1414" w:rsidR="00A13598" w:rsidP="000C0D62" w:rsidRDefault="009328EA">
      <w:pPr>
        <w:pStyle w:val="ReqtifyAltQ"/>
      </w:pPr>
      <w:ins w:author="常鸣" w:date="2014-07-03T14:27:00Z" w:id="16909">
        <w:r>
          <w:t>#S</w:t>
        </w:r>
      </w:ins>
      <w:r w:rsidRPr="008A1414" w:rsidR="00A13598">
        <w:t>ource=</w:t>
      </w:r>
      <w:r w:rsidR="00A13598">
        <w:rPr>
          <w:rFonts w:hint="eastAsia"/>
        </w:rPr>
        <w:t>[iTC_CC-SyAD-0181],</w:t>
      </w:r>
      <w:r w:rsidRPr="004923D8" w:rsidR="00A13598">
        <w:rPr>
          <w:rFonts w:hint="eastAsia"/>
        </w:rPr>
        <w:t xml:space="preserve"> </w:t>
      </w:r>
      <w:r w:rsidR="00A13598">
        <w:rPr>
          <w:rFonts w:hint="eastAsia"/>
        </w:rPr>
        <w:t>[iTC_CC-SyAD-0205],</w:t>
      </w:r>
      <w:r w:rsidRPr="00FA4AD8" w:rsidR="00A13598">
        <w:t xml:space="preserve"> [iTC_CC-SyAD-0836]</w:t>
      </w:r>
      <w:r w:rsidR="00A13598">
        <w:rPr>
          <w:rFonts w:hint="eastAsia"/>
        </w:rPr>
        <w:t>,</w:t>
      </w:r>
      <w:r w:rsidRPr="00AD73F3" w:rsidR="00A13598">
        <w:t xml:space="preserve"> [iTC_CC_ATP_SwHA-0197]</w:t>
      </w:r>
    </w:p>
    <w:p w:rsidRPr="008A1414" w:rsidR="00A13598" w:rsidP="000C0D62" w:rsidRDefault="00A13598">
      <w:pPr>
        <w:pStyle w:val="ReqtifyAltQ"/>
      </w:pPr>
      <w:r w:rsidRPr="008A1414">
        <w:t>[End]</w:t>
      </w:r>
    </w:p>
    <w:p w:rsidR="00A13598" w:rsidP="00C93484" w:rsidRDefault="00A13598">
      <w:pPr>
        <w:pStyle w:val="Reqtify"/>
      </w:pPr>
    </w:p>
    <w:p w:rsidR="00A13598" w:rsidP="00C93484" w:rsidRDefault="00A13598">
      <w:pPr>
        <w:pStyle w:val="Reqtify"/>
      </w:pPr>
    </w:p>
    <w:p w:rsidR="00A13598" w:rsidP="00704491" w:rsidRDefault="00A13598">
      <w:pPr>
        <w:pStyle w:val="ReqtifyAltR"/>
      </w:pPr>
      <w:r>
        <w:t>[iTC_CC_ATP-SwRS-0</w:t>
      </w:r>
      <w:r>
        <w:rPr>
          <w:rFonts w:hint="eastAsia"/>
        </w:rPr>
        <w:t>440</w:t>
      </w:r>
      <w:r>
        <w:t>]</w:t>
      </w:r>
    </w:p>
    <w:p w:rsidR="00A13598" w:rsidP="00C93484" w:rsidRDefault="00915CD9">
      <w:pPr>
        <w:pStyle w:val="Reqtify"/>
      </w:pPr>
      <w:bookmarkStart w:name="ZCidUnderTrainHead" w:id="16910"/>
      <w:r w:rsidRPr="00BF4172">
        <w:rPr>
          <w:rStyle w:val="aff2"/>
          <w:bCs w:val="0"/>
          <w:iCs w:val="0"/>
        </w:rPr>
        <w:t>ZCidUnderTrainHead</w:t>
      </w:r>
      <w:bookmarkEnd w:id="16910"/>
      <w:r w:rsidR="00A13598">
        <w:rPr>
          <w:rFonts w:hint="eastAsia"/>
        </w:rPr>
        <w:t>，车头定位的</w:t>
      </w:r>
      <w:r w:rsidR="00A13598">
        <w:rPr>
          <w:rFonts w:hint="eastAsia"/>
        </w:rPr>
        <w:t>ZC</w:t>
      </w:r>
      <w:r w:rsidR="00A13598">
        <w:rPr>
          <w:rFonts w:hint="eastAsia"/>
        </w:rPr>
        <w:t>标识</w:t>
      </w:r>
    </w:p>
    <w:p w:rsidRPr="00254C24" w:rsidR="00A13598" w:rsidP="00C93484" w:rsidRDefault="00A13598">
      <w:pPr>
        <w:pStyle w:val="Reqtify"/>
      </w:pPr>
      <w:r>
        <w:rPr>
          <w:rFonts w:hint="eastAsia"/>
        </w:rPr>
        <w:t xml:space="preserve">ATP shall record the </w:t>
      </w:r>
      <w:hyperlink w:history="1" w:anchor="ZC">
        <w:r w:rsidR="00DE30C0">
          <w:rPr>
            <w:rStyle w:val="ac"/>
          </w:rPr>
          <w:t>ZC</w:t>
        </w:r>
      </w:hyperlink>
      <w:r>
        <w:rPr>
          <w:rFonts w:hint="eastAsia"/>
        </w:rPr>
        <w:t xml:space="preserve"> area id where the train head located. If the train is not localized, ATP shall use the current receiving beacon where located,</w:t>
      </w:r>
      <w:r w:rsidR="00397BD9">
        <w:rPr>
          <w:rFonts w:hint="eastAsia"/>
        </w:rPr>
        <w:t xml:space="preserve"> or </w:t>
      </w:r>
      <w:r>
        <w:rPr>
          <w:rFonts w:hint="eastAsia"/>
        </w:rPr>
        <w:t xml:space="preserve">the last known </w:t>
      </w:r>
      <w:hyperlink w:history="1" w:anchor="ZC">
        <w:r w:rsidR="00DE30C0">
          <w:rPr>
            <w:rStyle w:val="ac"/>
          </w:rPr>
          <w:t>ZC</w:t>
        </w:r>
      </w:hyperlink>
      <w:r>
        <w:rPr>
          <w:rFonts w:hint="eastAsia"/>
        </w:rPr>
        <w:t xml:space="preserve"> area id.</w:t>
      </w:r>
    </w:p>
    <w:p w:rsidR="00E7769E" w:rsidP="000431E0" w:rsidRDefault="00E7769E">
      <w:pPr>
        <w:pStyle w:val="af7"/>
      </w:pPr>
      <w:r>
        <w:t xml:space="preserve">def </w:t>
      </w:r>
      <w:hyperlink w:history="1" w:anchor="ZCidUnderTrainHead">
        <w:r w:rsidR="00915CD9">
          <w:rPr>
            <w:rStyle w:val="ac"/>
          </w:rPr>
          <w:t>ZCidUnderTrainHead</w:t>
        </w:r>
      </w:hyperlink>
      <w:r>
        <w:rPr>
          <w:color w:val="FF8000"/>
        </w:rPr>
        <w:t>(</w:t>
      </w:r>
      <w:r>
        <w:t>k</w:t>
      </w:r>
      <w:r>
        <w:rPr>
          <w:color w:val="FF8000"/>
        </w:rPr>
        <w:t>)</w:t>
      </w:r>
      <w:r>
        <w:t>:</w:t>
      </w:r>
    </w:p>
    <w:p w:rsidR="00E7769E" w:rsidP="000431E0" w:rsidRDefault="00E7769E">
      <w:pPr>
        <w:pStyle w:val="af7"/>
      </w:pPr>
      <w:r>
        <w:t xml:space="preserve">    if </w:t>
      </w:r>
      <w:r>
        <w:rPr>
          <w:color w:val="FF8000"/>
        </w:rPr>
        <w:t>(</w:t>
      </w:r>
      <w:r>
        <w:t>Initialization</w:t>
      </w:r>
      <w:r>
        <w:rPr>
          <w:color w:val="FF8000"/>
        </w:rPr>
        <w:t>)</w:t>
      </w:r>
    </w:p>
    <w:p w:rsidR="00E7769E" w:rsidP="000431E0" w:rsidRDefault="00E7769E">
      <w:pPr>
        <w:pStyle w:val="af7"/>
      </w:pPr>
      <w:r>
        <w:lastRenderedPageBreak/>
        <w:t xml:space="preserve">        return </w:t>
      </w:r>
      <w:r>
        <w:rPr>
          <w:color w:val="800000"/>
        </w:rPr>
        <w:t>0</w:t>
      </w:r>
    </w:p>
    <w:p w:rsidR="00E7769E" w:rsidP="000431E0" w:rsidRDefault="00E7769E">
      <w:pPr>
        <w:pStyle w:val="af7"/>
      </w:pPr>
      <w:r>
        <w:t xml:space="preserve">    elif </w:t>
      </w:r>
      <w:r>
        <w:rPr>
          <w:color w:val="FF8000"/>
        </w:rPr>
        <w:t>(</w:t>
      </w:r>
      <w:hyperlink w:history="1" w:anchor="TrainLocalized">
        <w:r w:rsidR="00F9339C">
          <w:rPr>
            <w:rStyle w:val="ac"/>
          </w:rPr>
          <w:t>TrainLocalized</w:t>
        </w:r>
      </w:hyperlink>
      <w:r>
        <w:rPr>
          <w:color w:val="FF8000"/>
        </w:rPr>
        <w:t>(</w:t>
      </w:r>
      <w:r>
        <w:t>k</w:t>
      </w:r>
      <w:r>
        <w:rPr>
          <w:color w:val="FF8000"/>
        </w:rPr>
        <w:t>))</w:t>
      </w:r>
      <w:r>
        <w:t>:</w:t>
      </w:r>
    </w:p>
    <w:p w:rsidR="00E7769E" w:rsidP="000431E0" w:rsidRDefault="00E7769E">
      <w:pPr>
        <w:pStyle w:val="af7"/>
      </w:pPr>
      <w:r>
        <w:t xml:space="preserve">        return </w:t>
      </w:r>
      <w:hyperlink w:history="1" w:anchor="TrackMap">
        <w:r w:rsidR="00C64E92">
          <w:rPr>
            <w:rStyle w:val="ac"/>
          </w:rPr>
          <w:t>TrackMap</w:t>
        </w:r>
      </w:hyperlink>
      <w:r>
        <w:t>.</w:t>
      </w:r>
      <w:hyperlink w:history="1" w:anchor="ZCId">
        <w:r w:rsidR="00DE30C0">
          <w:rPr>
            <w:rStyle w:val="ac"/>
          </w:rPr>
          <w:t>ZCId</w:t>
        </w:r>
      </w:hyperlink>
      <w:r>
        <w:rPr>
          <w:color w:val="FF8000"/>
        </w:rPr>
        <w:t>(</w:t>
      </w:r>
      <w:hyperlink w:history="1" w:anchor="TrainHeadMinLocation">
        <w:r w:rsidR="00C02146">
          <w:rPr>
            <w:rStyle w:val="ac"/>
          </w:rPr>
          <w:t>TrainHeadMinLocation</w:t>
        </w:r>
      </w:hyperlink>
      <w:r>
        <w:rPr>
          <w:color w:val="FF8000"/>
        </w:rPr>
        <w:t>(</w:t>
      </w:r>
      <w:r>
        <w:t>k</w:t>
      </w:r>
      <w:r>
        <w:rPr>
          <w:color w:val="FF8000"/>
        </w:rPr>
        <w:t>)</w:t>
      </w:r>
      <w:r w:rsidR="00354F88">
        <w:t>.B</w:t>
      </w:r>
      <w:r>
        <w:t>lock</w:t>
      </w:r>
      <w:r>
        <w:rPr>
          <w:color w:val="FF8000"/>
        </w:rPr>
        <w:t>)</w:t>
      </w:r>
    </w:p>
    <w:p w:rsidR="005D12DE" w:rsidP="000431E0" w:rsidRDefault="005D12DE">
      <w:pPr>
        <w:pStyle w:val="af7"/>
      </w:pPr>
      <w:r>
        <w:rPr>
          <w:rFonts w:hint="eastAsia"/>
        </w:rPr>
        <w:t xml:space="preserve">    elif (</w:t>
      </w:r>
      <w:hyperlink w:history="1" w:anchor="MemorizedLocationAvailable">
        <w:r w:rsidRPr="005D12DE">
          <w:rPr>
            <w:rStyle w:val="ac"/>
            <w:rFonts w:hint="eastAsia"/>
          </w:rPr>
          <w:t>MemorizedLocationAvailable</w:t>
        </w:r>
      </w:hyperlink>
      <w:r>
        <w:rPr>
          <w:rFonts w:hint="eastAsia"/>
        </w:rPr>
        <w:t>(k)):</w:t>
      </w:r>
    </w:p>
    <w:p w:rsidR="005D12DE" w:rsidP="000431E0" w:rsidRDefault="005D12DE">
      <w:pPr>
        <w:pStyle w:val="af7"/>
      </w:pPr>
      <w:r>
        <w:rPr>
          <w:rFonts w:hint="eastAsia"/>
        </w:rPr>
        <w:t xml:space="preserve">        if (</w:t>
      </w:r>
      <w:hyperlink w:history="1" w:anchor="TrainFrontEnd">
        <w:r w:rsidRPr="005D12DE">
          <w:rPr>
            <w:rStyle w:val="ac"/>
            <w:rFonts w:hint="eastAsia"/>
          </w:rPr>
          <w:t>TrainFrontEnd</w:t>
        </w:r>
      </w:hyperlink>
      <w:r>
        <w:rPr>
          <w:rFonts w:hint="eastAsia"/>
        </w:rPr>
        <w:t xml:space="preserve">(k) is </w:t>
      </w:r>
      <w:r w:rsidRPr="005D12DE">
        <w:rPr>
          <w:rStyle w:val="aff1"/>
          <w:rFonts w:hint="eastAsia"/>
        </w:rPr>
        <w:t>END_1</w:t>
      </w:r>
      <w:r>
        <w:rPr>
          <w:rFonts w:hint="eastAsia"/>
        </w:rPr>
        <w:t>):</w:t>
      </w:r>
    </w:p>
    <w:p w:rsidR="005D12DE" w:rsidP="000431E0" w:rsidRDefault="005D12DE">
      <w:pPr>
        <w:pStyle w:val="af7"/>
      </w:pPr>
      <w:r>
        <w:rPr>
          <w:rFonts w:hint="eastAsia"/>
        </w:rPr>
        <w:t xml:space="preserve">            return </w:t>
      </w:r>
      <w:hyperlink w:history="1" w:anchor="TrackMap">
        <w:r>
          <w:rPr>
            <w:rStyle w:val="ac"/>
          </w:rPr>
          <w:t>TrackMap</w:t>
        </w:r>
      </w:hyperlink>
      <w:r>
        <w:t>.</w:t>
      </w:r>
      <w:hyperlink w:history="1" w:anchor="ZCId">
        <w:r>
          <w:rPr>
            <w:rStyle w:val="ac"/>
          </w:rPr>
          <w:t>ZCId</w:t>
        </w:r>
      </w:hyperlink>
      <w:r w:rsidRPr="005D12DE">
        <w:t>(</w:t>
      </w:r>
      <w:hyperlink w:history="1" w:anchor="MemLocation">
        <w:r w:rsidRPr="005D12DE">
          <w:rPr>
            <w:rStyle w:val="ac"/>
            <w:rFonts w:hint="eastAsia"/>
          </w:rPr>
          <w:t>MemLocation</w:t>
        </w:r>
      </w:hyperlink>
      <w:r>
        <w:rPr>
          <w:rFonts w:hint="eastAsia"/>
        </w:rPr>
        <w:t>.Ext1</w:t>
      </w:r>
      <w:r>
        <w:t>.Block</w:t>
      </w:r>
      <w:r w:rsidRPr="005D12DE">
        <w:t>)</w:t>
      </w:r>
    </w:p>
    <w:p w:rsidR="005D12DE" w:rsidP="000431E0" w:rsidRDefault="005D12DE">
      <w:pPr>
        <w:pStyle w:val="af7"/>
      </w:pPr>
      <w:r>
        <w:rPr>
          <w:rFonts w:hint="eastAsia"/>
        </w:rPr>
        <w:t xml:space="preserve">        else:</w:t>
      </w:r>
    </w:p>
    <w:p w:rsidRPr="005D12DE" w:rsidR="005D12DE" w:rsidP="000431E0" w:rsidRDefault="005D12DE">
      <w:pPr>
        <w:pStyle w:val="af7"/>
      </w:pPr>
      <w:r>
        <w:rPr>
          <w:rFonts w:hint="eastAsia"/>
        </w:rPr>
        <w:t xml:space="preserve">            return </w:t>
      </w:r>
      <w:hyperlink w:history="1" w:anchor="TrackMap">
        <w:r>
          <w:rPr>
            <w:rStyle w:val="ac"/>
          </w:rPr>
          <w:t>TrackMap</w:t>
        </w:r>
      </w:hyperlink>
      <w:r>
        <w:t>.</w:t>
      </w:r>
      <w:hyperlink w:history="1" w:anchor="ZCId">
        <w:r>
          <w:rPr>
            <w:rStyle w:val="ac"/>
          </w:rPr>
          <w:t>ZCId</w:t>
        </w:r>
      </w:hyperlink>
      <w:r w:rsidRPr="005D12DE">
        <w:t>(</w:t>
      </w:r>
      <w:hyperlink w:history="1" w:anchor="MemLocation">
        <w:r w:rsidRPr="005D12DE">
          <w:rPr>
            <w:rStyle w:val="ac"/>
            <w:rFonts w:hint="eastAsia"/>
          </w:rPr>
          <w:t>MemLocation</w:t>
        </w:r>
      </w:hyperlink>
      <w:r>
        <w:rPr>
          <w:rFonts w:hint="eastAsia"/>
        </w:rPr>
        <w:t>.Ext2</w:t>
      </w:r>
      <w:r>
        <w:t>.Block</w:t>
      </w:r>
      <w:r w:rsidRPr="005D12DE">
        <w:t>)</w:t>
      </w:r>
    </w:p>
    <w:p w:rsidR="00E7769E" w:rsidP="000431E0" w:rsidRDefault="00E7769E">
      <w:pPr>
        <w:pStyle w:val="af7"/>
      </w:pPr>
      <w:r>
        <w:t xml:space="preserve">    elif </w:t>
      </w:r>
      <w:r>
        <w:rPr>
          <w:color w:val="FF8000"/>
        </w:rPr>
        <w:t>(</w:t>
      </w:r>
      <w:hyperlink w:history="1" w:anchor="NewBeaconObtained">
        <w:r w:rsidR="008B283E">
          <w:rPr>
            <w:rStyle w:val="ac"/>
          </w:rPr>
          <w:t>NewBeaconObtained</w:t>
        </w:r>
      </w:hyperlink>
      <w:r>
        <w:rPr>
          <w:color w:val="FF8000"/>
        </w:rPr>
        <w:t>(</w:t>
      </w:r>
      <w:r>
        <w:t>k</w:t>
      </w:r>
      <w:r>
        <w:rPr>
          <w:color w:val="FF8000"/>
        </w:rPr>
        <w:t>))</w:t>
      </w:r>
      <w:r>
        <w:t>:</w:t>
      </w:r>
    </w:p>
    <w:p w:rsidR="00E7769E" w:rsidP="000431E0" w:rsidRDefault="00E7769E">
      <w:pPr>
        <w:pStyle w:val="af7"/>
      </w:pPr>
      <w:r>
        <w:t xml:space="preserve">        return </w:t>
      </w:r>
      <w:hyperlink w:history="1" w:anchor="TrackMap">
        <w:r w:rsidR="00C64E92">
          <w:rPr>
            <w:rStyle w:val="ac"/>
          </w:rPr>
          <w:t>TrackMap</w:t>
        </w:r>
      </w:hyperlink>
      <w:r>
        <w:t>.</w:t>
      </w:r>
      <w:hyperlink w:history="1" w:anchor="ZCId">
        <w:r w:rsidR="00DE30C0">
          <w:rPr>
            <w:rStyle w:val="ac"/>
          </w:rPr>
          <w:t>ZCId</w:t>
        </w:r>
      </w:hyperlink>
      <w:r>
        <w:rPr>
          <w:color w:val="FF8000"/>
        </w:rPr>
        <w:t>(</w:t>
      </w:r>
      <w:hyperlink w:history="1" w:anchor="BeaconLastObtained">
        <w:r w:rsidR="00B71D12">
          <w:rPr>
            <w:rStyle w:val="ac"/>
          </w:rPr>
          <w:t>BeaconLastObtained</w:t>
        </w:r>
      </w:hyperlink>
      <w:r w:rsidR="00354F88">
        <w:t>.B</w:t>
      </w:r>
      <w:r>
        <w:t>lock</w:t>
      </w:r>
      <w:r>
        <w:rPr>
          <w:color w:val="FF8000"/>
        </w:rPr>
        <w:t>)</w:t>
      </w:r>
    </w:p>
    <w:p w:rsidR="00E7769E" w:rsidP="000431E0" w:rsidRDefault="00E7769E">
      <w:pPr>
        <w:pStyle w:val="af7"/>
      </w:pPr>
      <w:r>
        <w:t xml:space="preserve">    else:</w:t>
      </w:r>
    </w:p>
    <w:p w:rsidR="00A13598" w:rsidP="000431E0" w:rsidRDefault="00E7769E">
      <w:pPr>
        <w:pStyle w:val="af7"/>
      </w:pPr>
      <w:r>
        <w:t xml:space="preserve">        return </w:t>
      </w:r>
      <w:hyperlink w:history="1" w:anchor="ZCidUnderTrainHead">
        <w:r w:rsidR="00915CD9">
          <w:rPr>
            <w:rStyle w:val="ac"/>
          </w:rPr>
          <w:t>ZCidUnderTrainHead</w:t>
        </w:r>
      </w:hyperlink>
      <w:r>
        <w:rPr>
          <w:color w:val="FF8000"/>
        </w:rPr>
        <w:t>(</w:t>
      </w:r>
      <w:r>
        <w:t>k</w:t>
      </w:r>
      <w:r>
        <w:rPr>
          <w:color w:val="FF8000"/>
        </w:rPr>
        <w:t>-</w:t>
      </w:r>
      <w:r>
        <w:rPr>
          <w:color w:val="800000"/>
        </w:rPr>
        <w:t>1</w:t>
      </w:r>
      <w:r>
        <w:rPr>
          <w:color w:val="FF8000"/>
        </w:rPr>
        <w:t>)</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911"/>
        </w:rPr>
      </w:pPr>
      <w:del w:author="常鸣" w:date="2014-07-03T14:27:00Z" w:id="16912">
        <w:r w:rsidRPr="008A1414" w:rsidDel="009328EA">
          <w:delText>#S</w:delText>
        </w:r>
      </w:del>
      <w:ins w:author="常鸣" w:date="2014-07-03T14:27:00Z" w:id="16913">
        <w:r w:rsidR="009328EA">
          <w:t>#Allocation=ATP Software</w:t>
        </w:r>
      </w:ins>
      <w:ins w:author="常鸣" w:date="2014-07-03T15:05:00Z" w:id="16914">
        <w:r w:rsidR="006D51C2">
          <w:rPr>
            <w:rFonts w:hint="eastAsia"/>
          </w:rPr>
          <w:t>, Vital Embedded Setting</w:t>
        </w:r>
      </w:ins>
    </w:p>
    <w:p w:rsidRPr="008A1414" w:rsidR="00A13598" w:rsidP="000C0D62" w:rsidRDefault="009328EA">
      <w:pPr>
        <w:pStyle w:val="ReqtifyAltQ"/>
      </w:pPr>
      <w:ins w:author="常鸣" w:date="2014-07-03T14:27:00Z" w:id="16915">
        <w:r>
          <w:t>#S</w:t>
        </w:r>
      </w:ins>
      <w:r w:rsidRPr="008A1414" w:rsidR="00A13598">
        <w:t>ource=</w:t>
      </w:r>
      <w:r w:rsidR="00A13598">
        <w:rPr>
          <w:rFonts w:hint="eastAsia"/>
        </w:rPr>
        <w:t>[iTC_CC-SyAD-0181],</w:t>
      </w:r>
      <w:r w:rsidRPr="004923D8" w:rsidR="00A13598">
        <w:rPr>
          <w:rFonts w:hint="eastAsia"/>
        </w:rPr>
        <w:t xml:space="preserve"> </w:t>
      </w:r>
      <w:r w:rsidR="00A13598">
        <w:rPr>
          <w:rFonts w:hint="eastAsia"/>
        </w:rPr>
        <w:t>[iTC_CC-SyAD-0205],</w:t>
      </w:r>
      <w:r w:rsidRPr="00FA4AD8" w:rsidR="00A13598">
        <w:t xml:space="preserve"> [iTC_CC-SyAD-0836]</w:t>
      </w:r>
      <w:r w:rsidR="00A13598">
        <w:rPr>
          <w:rFonts w:hint="eastAsia"/>
        </w:rPr>
        <w:t>,</w:t>
      </w:r>
      <w:r w:rsidRPr="00AD73F3" w:rsidR="00A13598">
        <w:t xml:space="preserve"> [iTC_CC_ATP_SwHA-0197]</w:t>
      </w:r>
    </w:p>
    <w:p w:rsidRPr="008A1414" w:rsidR="00A13598" w:rsidP="000C0D62" w:rsidRDefault="00A13598">
      <w:pPr>
        <w:pStyle w:val="ReqtifyAltQ"/>
      </w:pPr>
      <w:r w:rsidRPr="008A1414">
        <w:t>[End]</w:t>
      </w:r>
    </w:p>
    <w:p w:rsidR="00A13598" w:rsidP="00C93484" w:rsidRDefault="00A13598">
      <w:pPr>
        <w:pStyle w:val="Reqtify"/>
      </w:pPr>
    </w:p>
    <w:p w:rsidR="00A13598" w:rsidP="00C93484" w:rsidRDefault="00A13598">
      <w:pPr>
        <w:pStyle w:val="Reqtify"/>
      </w:pPr>
    </w:p>
    <w:p w:rsidR="00A13598" w:rsidP="00704491" w:rsidRDefault="00A13598">
      <w:pPr>
        <w:pStyle w:val="ReqtifyAltR"/>
      </w:pPr>
      <w:r>
        <w:t>[iTC_CC_ATP-SwRS-0</w:t>
      </w:r>
      <w:r>
        <w:rPr>
          <w:rFonts w:hint="eastAsia"/>
        </w:rPr>
        <w:t>441</w:t>
      </w:r>
      <w:r>
        <w:t>]</w:t>
      </w:r>
    </w:p>
    <w:p w:rsidR="00A13598" w:rsidP="00C93484" w:rsidRDefault="00C02146">
      <w:pPr>
        <w:pStyle w:val="Reqtify"/>
      </w:pPr>
      <w:bookmarkStart w:name="SendLocReportOnZCunderTrainTail" w:id="16916"/>
      <w:r w:rsidRPr="00BF4172">
        <w:rPr>
          <w:rStyle w:val="aff2"/>
          <w:bCs w:val="0"/>
          <w:iCs w:val="0"/>
        </w:rPr>
        <w:t>SendLocReportOnZCunderTrainTail</w:t>
      </w:r>
      <w:bookmarkEnd w:id="16916"/>
      <w:r w:rsidR="00A13598">
        <w:rPr>
          <w:rFonts w:hint="eastAsia"/>
        </w:rPr>
        <w:t>，当距离上次发送</w:t>
      </w:r>
      <w:hyperlink w:history="1" w:anchor="LocReport">
        <w:r w:rsidRPr="00C65F7D" w:rsidR="00A13598">
          <w:rPr>
            <w:rStyle w:val="ac"/>
            <w:rFonts w:hint="eastAsia"/>
          </w:rPr>
          <w:t>LocReport</w:t>
        </w:r>
      </w:hyperlink>
      <w:r w:rsidR="00A13598">
        <w:rPr>
          <w:rFonts w:hint="eastAsia"/>
        </w:rPr>
        <w:t>到达既定时间，且车头和车尾不是同一个</w:t>
      </w:r>
      <w:r w:rsidR="00A13598">
        <w:rPr>
          <w:rFonts w:hint="eastAsia"/>
        </w:rPr>
        <w:t>ZC</w:t>
      </w:r>
      <w:r w:rsidR="00A13598">
        <w:rPr>
          <w:rFonts w:hint="eastAsia"/>
        </w:rPr>
        <w:t>时，要给车尾所在的</w:t>
      </w:r>
      <w:r w:rsidR="00A13598">
        <w:rPr>
          <w:rFonts w:hint="eastAsia"/>
        </w:rPr>
        <w:t>ZC</w:t>
      </w:r>
      <w:r w:rsidR="00A13598">
        <w:rPr>
          <w:rFonts w:hint="eastAsia"/>
        </w:rPr>
        <w:t>发送消息</w:t>
      </w:r>
    </w:p>
    <w:p w:rsidR="00A13598" w:rsidP="00C93484" w:rsidRDefault="00A13598">
      <w:pPr>
        <w:pStyle w:val="Reqtify"/>
      </w:pPr>
    </w:p>
    <w:p w:rsidR="00A13598" w:rsidP="00C93484" w:rsidRDefault="00A13598">
      <w:pPr>
        <w:pStyle w:val="Reqtify"/>
      </w:pPr>
      <w:r>
        <w:rPr>
          <w:rFonts w:hint="eastAsia"/>
        </w:rPr>
        <w:t>When the time elapsed from last report is equal to the Location Report sending cycle,</w:t>
      </w:r>
      <w:r w:rsidR="00397BD9">
        <w:rPr>
          <w:rFonts w:hint="eastAsia"/>
        </w:rPr>
        <w:t xml:space="preserve"> and </w:t>
      </w:r>
      <w:r>
        <w:rPr>
          <w:rFonts w:hint="eastAsia"/>
        </w:rPr>
        <w:t xml:space="preserve">the train tail located </w:t>
      </w:r>
      <w:hyperlink w:history="1" w:anchor="ZC">
        <w:r w:rsidR="00DE30C0">
          <w:rPr>
            <w:rStyle w:val="ac"/>
          </w:rPr>
          <w:t>ZC</w:t>
        </w:r>
      </w:hyperlink>
      <w:r>
        <w:rPr>
          <w:rFonts w:hint="eastAsia"/>
        </w:rPr>
        <w:t xml:space="preserve"> is valid</w:t>
      </w:r>
      <w:r w:rsidR="00397BD9">
        <w:rPr>
          <w:rFonts w:hint="eastAsia"/>
        </w:rPr>
        <w:t xml:space="preserve"> and </w:t>
      </w:r>
      <w:r>
        <w:rPr>
          <w:rFonts w:hint="eastAsia"/>
        </w:rPr>
        <w:t xml:space="preserve">not as same as the train head </w:t>
      </w:r>
      <w:hyperlink w:history="1" w:anchor="ZC">
        <w:r w:rsidR="00DE30C0">
          <w:rPr>
            <w:rStyle w:val="ac"/>
          </w:rPr>
          <w:t>ZC</w:t>
        </w:r>
      </w:hyperlink>
      <w:r>
        <w:rPr>
          <w:rFonts w:hint="eastAsia"/>
        </w:rPr>
        <w:t>,</w:t>
      </w:r>
      <w:r w:rsidR="00397BD9">
        <w:rPr>
          <w:rFonts w:hint="eastAsia"/>
        </w:rPr>
        <w:t xml:space="preserve"> and </w:t>
      </w:r>
      <w:r>
        <w:rPr>
          <w:rFonts w:hint="eastAsia"/>
        </w:rPr>
        <w:t xml:space="preserve">the </w:t>
      </w:r>
      <w:hyperlink w:history="1" w:anchor="ZC">
        <w:r w:rsidR="00DE30C0">
          <w:rPr>
            <w:rStyle w:val="ac"/>
          </w:rPr>
          <w:t>ZC</w:t>
        </w:r>
      </w:hyperlink>
      <w:r>
        <w:rPr>
          <w:rFonts w:hint="eastAsia"/>
        </w:rPr>
        <w:t xml:space="preserve"> train tail located authorized by the LC, ATP shall send the Location Report to this </w:t>
      </w:r>
      <w:hyperlink w:history="1" w:anchor="ZC">
        <w:r w:rsidR="00DE30C0">
          <w:rPr>
            <w:rStyle w:val="ac"/>
          </w:rPr>
          <w:t>ZC</w:t>
        </w:r>
      </w:hyperlink>
      <w:r>
        <w:rPr>
          <w:rFonts w:hint="eastAsia"/>
        </w:rPr>
        <w:t xml:space="preserve"> where train tail located.</w:t>
      </w:r>
    </w:p>
    <w:p w:rsidR="00A13598" w:rsidP="00C93484" w:rsidRDefault="00A13598">
      <w:pPr>
        <w:pStyle w:val="Reqtify"/>
      </w:pPr>
    </w:p>
    <w:p w:rsidR="00EB1F81" w:rsidP="000431E0" w:rsidRDefault="00EB1F81">
      <w:pPr>
        <w:pStyle w:val="af7"/>
      </w:pPr>
      <w:r>
        <w:t xml:space="preserve">def </w:t>
      </w:r>
      <w:hyperlink w:history="1" w:anchor="SendLocReportOnZCunderTrainTail">
        <w:r w:rsidR="00C02146">
          <w:rPr>
            <w:rStyle w:val="ac"/>
          </w:rPr>
          <w:t>SendLocReportOnZCunderTrainTail</w:t>
        </w:r>
      </w:hyperlink>
      <w:r>
        <w:rPr>
          <w:color w:val="FF8000"/>
        </w:rPr>
        <w:t>(</w:t>
      </w:r>
      <w:r>
        <w:t>k</w:t>
      </w:r>
      <w:r>
        <w:rPr>
          <w:color w:val="FF8000"/>
        </w:rPr>
        <w:t>)</w:t>
      </w:r>
      <w:r>
        <w:t>:</w:t>
      </w:r>
    </w:p>
    <w:p w:rsidR="00EB1F81" w:rsidP="000431E0" w:rsidRDefault="00EB1F81">
      <w:pPr>
        <w:pStyle w:val="af7"/>
      </w:pPr>
      <w:r>
        <w:t xml:space="preserve">    return </w:t>
      </w:r>
      <w:r>
        <w:rPr>
          <w:color w:val="FF8000"/>
        </w:rPr>
        <w:t>(((</w:t>
      </w:r>
      <w:hyperlink w:history="1" w:anchor="TimeElapseBetweenTwoLocReport">
        <w:r w:rsidR="00915CD9">
          <w:rPr>
            <w:rStyle w:val="ac"/>
          </w:rPr>
          <w:t>TimeElapseBetweenTwoLocReport</w:t>
        </w:r>
      </w:hyperlink>
      <w:r>
        <w:rPr>
          <w:color w:val="FF8000"/>
        </w:rPr>
        <w:t>(</w:t>
      </w:r>
      <w:r>
        <w:t>k</w:t>
      </w:r>
      <w:r>
        <w:rPr>
          <w:color w:val="FF8000"/>
        </w:rPr>
        <w:t>)</w:t>
      </w:r>
      <w:r>
        <w:t xml:space="preserve"> </w:t>
      </w:r>
      <w:r>
        <w:rPr>
          <w:color w:val="FF8000"/>
        </w:rPr>
        <w:t>==</w:t>
      </w:r>
      <w:r>
        <w:t xml:space="preserve"> </w:t>
      </w:r>
      <w:r>
        <w:rPr>
          <w:color w:val="800000"/>
        </w:rPr>
        <w:t>1</w:t>
      </w:r>
      <w:r>
        <w:rPr>
          <w:color w:val="FF8000"/>
        </w:rPr>
        <w:t>)</w:t>
      </w:r>
    </w:p>
    <w:p w:rsidR="00EB1F81" w:rsidP="000431E0" w:rsidRDefault="00EB1F81">
      <w:pPr>
        <w:pStyle w:val="af7"/>
      </w:pPr>
      <w:r>
        <w:t xml:space="preserve">             or </w:t>
      </w:r>
      <w:r>
        <w:rPr>
          <w:color w:val="FF8000"/>
        </w:rPr>
        <w:t>(</w:t>
      </w:r>
      <w:r w:rsidRPr="00113E1C">
        <w:t>not</w:t>
      </w:r>
      <w:r>
        <w:t xml:space="preserve"> </w:t>
      </w:r>
      <w:hyperlink w:history="1" w:anchor="MasterCCcore">
        <w:r w:rsidR="00915CD9">
          <w:rPr>
            <w:rStyle w:val="ac"/>
          </w:rPr>
          <w:t>MasterCCcore</w:t>
        </w:r>
      </w:hyperlink>
      <w:r>
        <w:rPr>
          <w:color w:val="FF8000"/>
        </w:rPr>
        <w:t>(</w:t>
      </w:r>
      <w:r>
        <w:t>k</w:t>
      </w:r>
      <w:r>
        <w:rPr>
          <w:color w:val="FF8000"/>
        </w:rPr>
        <w:t>-</w:t>
      </w:r>
      <w:r>
        <w:rPr>
          <w:color w:val="800000"/>
        </w:rPr>
        <w:t>1</w:t>
      </w:r>
      <w:r>
        <w:rPr>
          <w:color w:val="FF8000"/>
        </w:rPr>
        <w:t>)</w:t>
      </w:r>
      <w:r>
        <w:t xml:space="preserve"> </w:t>
      </w:r>
      <w:r w:rsidRPr="00113E1C">
        <w:t>and</w:t>
      </w:r>
      <w:r>
        <w:t xml:space="preserve"> </w:t>
      </w:r>
      <w:hyperlink w:history="1" w:anchor="MasterCCcore">
        <w:r w:rsidR="00915CD9">
          <w:rPr>
            <w:rStyle w:val="ac"/>
          </w:rPr>
          <w:t>MasterCCcore</w:t>
        </w:r>
      </w:hyperlink>
      <w:r>
        <w:rPr>
          <w:color w:val="FF8000"/>
        </w:rPr>
        <w:t>(</w:t>
      </w:r>
      <w:r>
        <w:t>k</w:t>
      </w:r>
      <w:r>
        <w:rPr>
          <w:color w:val="FF8000"/>
        </w:rPr>
        <w:t>)))</w:t>
      </w:r>
    </w:p>
    <w:p w:rsidR="00EB1F81" w:rsidP="000431E0" w:rsidRDefault="00EB1F81">
      <w:pPr>
        <w:pStyle w:val="af7"/>
      </w:pPr>
      <w:r>
        <w:t xml:space="preserve">            and </w:t>
      </w:r>
      <w:r>
        <w:rPr>
          <w:color w:val="FF8000"/>
        </w:rPr>
        <w:t>(</w:t>
      </w:r>
      <w:hyperlink w:history="1" w:anchor="ZCidUnderTrainTail">
        <w:r w:rsidR="00915CD9">
          <w:rPr>
            <w:rStyle w:val="ac"/>
          </w:rPr>
          <w:t>ZCidUnderTrainTail</w:t>
        </w:r>
      </w:hyperlink>
      <w:r>
        <w:rPr>
          <w:color w:val="FF8000"/>
        </w:rPr>
        <w:t>(</w:t>
      </w:r>
      <w:r>
        <w:t>k</w:t>
      </w:r>
      <w:r>
        <w:rPr>
          <w:color w:val="FF8000"/>
        </w:rPr>
        <w:t>)</w:t>
      </w:r>
      <w:r>
        <w:t xml:space="preserve"> </w:t>
      </w:r>
      <w:r w:rsidRPr="00113E1C">
        <w:t>is</w:t>
      </w:r>
      <w:r>
        <w:t xml:space="preserve"> </w:t>
      </w:r>
      <w:r w:rsidRPr="00113E1C">
        <w:t>not</w:t>
      </w:r>
      <w:r>
        <w:t xml:space="preserve"> </w:t>
      </w:r>
      <w:r w:rsidRPr="00354FC4">
        <w:rPr>
          <w:rStyle w:val="aff1"/>
        </w:rPr>
        <w:t>None</w:t>
      </w:r>
      <w:r>
        <w:rPr>
          <w:color w:val="FF8000"/>
        </w:rPr>
        <w:t>)</w:t>
      </w:r>
    </w:p>
    <w:p w:rsidR="00EB1F81" w:rsidP="000431E0" w:rsidRDefault="00EB1F81">
      <w:pPr>
        <w:pStyle w:val="af7"/>
      </w:pPr>
      <w:r>
        <w:t xml:space="preserve">            and </w:t>
      </w:r>
      <w:r>
        <w:rPr>
          <w:color w:val="FF8000"/>
        </w:rPr>
        <w:t>(</w:t>
      </w:r>
      <w:hyperlink w:history="1" w:anchor="ZCidUnderTrainTail">
        <w:r w:rsidR="00915CD9">
          <w:rPr>
            <w:rStyle w:val="ac"/>
          </w:rPr>
          <w:t>ZCidUnderTrainTail</w:t>
        </w:r>
      </w:hyperlink>
      <w:r>
        <w:rPr>
          <w:color w:val="FF8000"/>
        </w:rPr>
        <w:t>(</w:t>
      </w:r>
      <w:r>
        <w:t>k</w:t>
      </w:r>
      <w:r>
        <w:rPr>
          <w:color w:val="FF8000"/>
        </w:rPr>
        <w:t>)</w:t>
      </w:r>
      <w:r>
        <w:t xml:space="preserve"> </w:t>
      </w:r>
      <w:r>
        <w:rPr>
          <w:color w:val="FF8000"/>
        </w:rPr>
        <w:t>!=</w:t>
      </w:r>
      <w:r>
        <w:t xml:space="preserve"> </w:t>
      </w:r>
      <w:hyperlink w:history="1" w:anchor="ZCidUnderTrainHead">
        <w:r w:rsidR="00915CD9">
          <w:rPr>
            <w:rStyle w:val="ac"/>
          </w:rPr>
          <w:t>ZCidUnderTrainHead</w:t>
        </w:r>
      </w:hyperlink>
      <w:r>
        <w:rPr>
          <w:color w:val="FF8000"/>
        </w:rPr>
        <w:t>(</w:t>
      </w:r>
      <w:r>
        <w:t>k</w:t>
      </w:r>
      <w:r>
        <w:rPr>
          <w:color w:val="FF8000"/>
        </w:rPr>
        <w:t>))</w:t>
      </w:r>
    </w:p>
    <w:p w:rsidR="003147A5" w:rsidP="000431E0" w:rsidRDefault="003147A5">
      <w:pPr>
        <w:pStyle w:val="af7"/>
      </w:pPr>
      <w:r w:rsidRPr="003147A5">
        <w:t xml:space="preserve">            and </w:t>
      </w:r>
      <w:hyperlink w:history="1" w:anchor="EnableSendLocReport">
        <w:r w:rsidRPr="003147A5">
          <w:rPr>
            <w:rStyle w:val="ac"/>
          </w:rPr>
          <w:t>EnableSendLocReport</w:t>
        </w:r>
      </w:hyperlink>
      <w:r w:rsidRPr="003147A5">
        <w:t>(</w:t>
      </w:r>
      <w:hyperlink w:history="1" w:anchor="ZC">
        <w:r w:rsidRPr="003147A5">
          <w:rPr>
            <w:rStyle w:val="ac"/>
          </w:rPr>
          <w:t>TrackMap.ZC</w:t>
        </w:r>
      </w:hyperlink>
      <w:r w:rsidRPr="003147A5">
        <w:t>[</w:t>
      </w:r>
      <w:hyperlink w:history="1" w:anchor="ZCidUnderTrainTail">
        <w:r w:rsidRPr="003147A5">
          <w:rPr>
            <w:rStyle w:val="ac"/>
          </w:rPr>
          <w:t>ZCidUnderTrainTail</w:t>
        </w:r>
      </w:hyperlink>
      <w:r w:rsidRPr="003147A5">
        <w:t>(k)].LcId, k)</w:t>
      </w:r>
    </w:p>
    <w:p w:rsidR="00A13598" w:rsidP="000431E0" w:rsidRDefault="00EB1F81">
      <w:pPr>
        <w:pStyle w:val="af7"/>
      </w:pPr>
      <w:r>
        <w:t xml:space="preserve">            and </w:t>
      </w:r>
      <w:r>
        <w:rPr>
          <w:color w:val="FF8000"/>
        </w:rPr>
        <w:t>(</w:t>
      </w:r>
      <w:hyperlink w:history="1" w:anchor="VersionAuthorizedByLC">
        <w:r w:rsidR="00F21E99">
          <w:rPr>
            <w:rStyle w:val="ac"/>
          </w:rPr>
          <w:t>VersionAuthorizedByLC</w:t>
        </w:r>
      </w:hyperlink>
      <w:r>
        <w:rPr>
          <w:color w:val="FF8000"/>
        </w:rPr>
        <w:t>(</w:t>
      </w:r>
      <w:hyperlink w:history="1" w:anchor="ZCidUnderTrainTail">
        <w:r w:rsidR="00915CD9">
          <w:rPr>
            <w:rStyle w:val="ac"/>
          </w:rPr>
          <w:t>ZCidUnderTrainTail</w:t>
        </w:r>
      </w:hyperlink>
      <w:r>
        <w:rPr>
          <w:color w:val="FF8000"/>
        </w:rPr>
        <w:t>(</w:t>
      </w:r>
      <w:r>
        <w:t>k</w:t>
      </w:r>
      <w:r>
        <w:rPr>
          <w:color w:val="FF8000"/>
        </w:rPr>
        <w:t>),</w:t>
      </w:r>
      <w:r>
        <w:t xml:space="preserve"> k</w:t>
      </w:r>
      <w:r>
        <w:rPr>
          <w:color w:val="FF8000"/>
        </w:rPr>
        <w:t>)))</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917"/>
        </w:rPr>
      </w:pPr>
      <w:del w:author="常鸣" w:date="2014-07-03T14:27:00Z" w:id="16918">
        <w:r w:rsidRPr="008A1414" w:rsidDel="009328EA">
          <w:delText>#S</w:delText>
        </w:r>
      </w:del>
      <w:ins w:author="常鸣" w:date="2014-07-03T14:27:00Z" w:id="16919">
        <w:r w:rsidR="009328EA">
          <w:t>#Allocation=ATP Software</w:t>
        </w:r>
      </w:ins>
      <w:ins w:author="常鸣" w:date="2014-07-03T15:06:00Z" w:id="16920">
        <w:r w:rsidR="006D51C2">
          <w:rPr>
            <w:rFonts w:hint="eastAsia"/>
          </w:rPr>
          <w:t>, Vital Embedded Setting</w:t>
        </w:r>
      </w:ins>
    </w:p>
    <w:p w:rsidRPr="008A1414" w:rsidR="00A13598" w:rsidP="000C0D62" w:rsidRDefault="009328EA">
      <w:pPr>
        <w:pStyle w:val="ReqtifyAltQ"/>
      </w:pPr>
      <w:ins w:author="常鸣" w:date="2014-07-03T14:27:00Z" w:id="16921">
        <w:r>
          <w:t>#S</w:t>
        </w:r>
      </w:ins>
      <w:r w:rsidRPr="008A1414" w:rsidR="00A13598">
        <w:t>ource=</w:t>
      </w:r>
      <w:r w:rsidR="00A13598">
        <w:rPr>
          <w:rFonts w:hint="eastAsia"/>
        </w:rPr>
        <w:t>[iTC_CC-SyAD-0206],</w:t>
      </w:r>
      <w:r w:rsidRPr="00AB1999" w:rsidR="00A13598">
        <w:t xml:space="preserve"> </w:t>
      </w:r>
      <w:r w:rsidRPr="003D2990" w:rsidR="00A13598">
        <w:t>[iTC_CC-SyAD-</w:t>
      </w:r>
      <w:r w:rsidRPr="003D2990" w:rsidR="00A13598">
        <w:rPr>
          <w:rFonts w:hint="eastAsia"/>
        </w:rPr>
        <w:t>0</w:t>
      </w:r>
      <w:r w:rsidR="00A13598">
        <w:rPr>
          <w:rFonts w:hint="eastAsia"/>
        </w:rPr>
        <w:t>389</w:t>
      </w:r>
      <w:r w:rsidRPr="003D2990" w:rsidR="00A13598">
        <w:rPr>
          <w:rFonts w:hint="eastAsia"/>
        </w:rPr>
        <w:t>]</w:t>
      </w:r>
      <w:r w:rsidR="00A13598">
        <w:rPr>
          <w:rFonts w:hint="eastAsia"/>
        </w:rPr>
        <w:t>,</w:t>
      </w:r>
      <w:r w:rsidRPr="00AD73F3" w:rsidR="00A13598">
        <w:t xml:space="preserve"> [iTC_CC_ATP_SwHA-0198]</w:t>
      </w:r>
    </w:p>
    <w:p w:rsidRPr="008A1414" w:rsidR="00A13598" w:rsidP="000C0D62" w:rsidRDefault="00A13598">
      <w:pPr>
        <w:pStyle w:val="ReqtifyAltQ"/>
      </w:pPr>
      <w:r w:rsidRPr="008A1414">
        <w:t>[End]</w:t>
      </w:r>
    </w:p>
    <w:p w:rsidR="00A13598" w:rsidP="00C93484" w:rsidRDefault="00A13598">
      <w:pPr>
        <w:pStyle w:val="Reqtify"/>
      </w:pPr>
    </w:p>
    <w:p w:rsidR="00A13598" w:rsidP="00C93484" w:rsidRDefault="00A13598">
      <w:pPr>
        <w:pStyle w:val="Reqtify"/>
      </w:pPr>
    </w:p>
    <w:p w:rsidR="00A13598" w:rsidP="00704491" w:rsidRDefault="00A13598">
      <w:pPr>
        <w:pStyle w:val="ReqtifyAltR"/>
      </w:pPr>
      <w:r>
        <w:t>[iTC_CC_ATP-SwRS-0</w:t>
      </w:r>
      <w:r>
        <w:rPr>
          <w:rFonts w:hint="eastAsia"/>
        </w:rPr>
        <w:t>442</w:t>
      </w:r>
      <w:r>
        <w:t>]</w:t>
      </w:r>
    </w:p>
    <w:p w:rsidR="00A13598" w:rsidP="00C93484" w:rsidRDefault="00C02146">
      <w:pPr>
        <w:pStyle w:val="Reqtify"/>
      </w:pPr>
      <w:bookmarkStart w:name="SendLocReportOnZCunderTrainHead" w:id="16922"/>
      <w:r w:rsidRPr="00BF4172">
        <w:rPr>
          <w:rStyle w:val="aff2"/>
          <w:bCs w:val="0"/>
          <w:iCs w:val="0"/>
        </w:rPr>
        <w:t>SendLocReportOnZCunderTrainHead</w:t>
      </w:r>
      <w:bookmarkEnd w:id="16922"/>
      <w:r w:rsidR="00A13598">
        <w:rPr>
          <w:rFonts w:hint="eastAsia"/>
        </w:rPr>
        <w:t>，是否给车头的</w:t>
      </w:r>
      <w:r w:rsidR="00A13598">
        <w:rPr>
          <w:rFonts w:hint="eastAsia"/>
        </w:rPr>
        <w:t>ZC</w:t>
      </w:r>
      <w:r w:rsidR="00A13598">
        <w:rPr>
          <w:rFonts w:hint="eastAsia"/>
        </w:rPr>
        <w:t>区发</w:t>
      </w:r>
      <w:hyperlink w:history="1" w:anchor="LocReport">
        <w:r w:rsidRPr="00610A4C" w:rsidR="00A13598">
          <w:rPr>
            <w:rStyle w:val="ac"/>
            <w:rFonts w:hint="eastAsia"/>
          </w:rPr>
          <w:t>LocReport</w:t>
        </w:r>
      </w:hyperlink>
      <w:r w:rsidR="00A13598">
        <w:rPr>
          <w:rFonts w:hint="eastAsia"/>
        </w:rPr>
        <w:t>。</w:t>
      </w:r>
    </w:p>
    <w:p w:rsidR="00A13598" w:rsidP="00C93484" w:rsidRDefault="00A13598">
      <w:pPr>
        <w:pStyle w:val="Reqtify"/>
      </w:pPr>
      <w:r>
        <w:rPr>
          <w:rFonts w:hint="eastAsia"/>
        </w:rPr>
        <w:t>When the time elapsed from last report is equal to the Location Report sending cycle,</w:t>
      </w:r>
      <w:r w:rsidR="00397BD9">
        <w:rPr>
          <w:rFonts w:hint="eastAsia"/>
        </w:rPr>
        <w:t xml:space="preserve"> and </w:t>
      </w:r>
      <w:r>
        <w:rPr>
          <w:rFonts w:hint="eastAsia"/>
        </w:rPr>
        <w:t xml:space="preserve">the train head located </w:t>
      </w:r>
      <w:hyperlink w:history="1" w:anchor="ZC">
        <w:r w:rsidR="00DE30C0">
          <w:rPr>
            <w:rStyle w:val="ac"/>
          </w:rPr>
          <w:t>ZC</w:t>
        </w:r>
      </w:hyperlink>
      <w:r>
        <w:rPr>
          <w:rFonts w:hint="eastAsia"/>
        </w:rPr>
        <w:t xml:space="preserve"> is valid,</w:t>
      </w:r>
      <w:r w:rsidR="00397BD9">
        <w:rPr>
          <w:rFonts w:hint="eastAsia"/>
        </w:rPr>
        <w:t xml:space="preserve"> and </w:t>
      </w:r>
      <w:r>
        <w:rPr>
          <w:rFonts w:hint="eastAsia"/>
        </w:rPr>
        <w:t xml:space="preserve">the </w:t>
      </w:r>
      <w:hyperlink w:history="1" w:anchor="ZC">
        <w:r w:rsidR="00DE30C0">
          <w:rPr>
            <w:rStyle w:val="ac"/>
          </w:rPr>
          <w:t>ZC</w:t>
        </w:r>
      </w:hyperlink>
      <w:r>
        <w:rPr>
          <w:rFonts w:hint="eastAsia"/>
        </w:rPr>
        <w:t xml:space="preserve"> train head </w:t>
      </w:r>
      <w:r>
        <w:t>located authorized</w:t>
      </w:r>
      <w:r>
        <w:rPr>
          <w:rFonts w:hint="eastAsia"/>
        </w:rPr>
        <w:t xml:space="preserve"> by the LC, ATP shall send the Location Report to this </w:t>
      </w:r>
      <w:hyperlink w:history="1" w:anchor="ZC">
        <w:r w:rsidR="00DE30C0">
          <w:rPr>
            <w:rStyle w:val="ac"/>
          </w:rPr>
          <w:t>ZC</w:t>
        </w:r>
      </w:hyperlink>
      <w:r>
        <w:rPr>
          <w:rFonts w:hint="eastAsia"/>
        </w:rPr>
        <w:t xml:space="preserve"> where train head located.</w:t>
      </w:r>
    </w:p>
    <w:p w:rsidR="00EB1F81" w:rsidP="000431E0" w:rsidRDefault="00EB1F81">
      <w:pPr>
        <w:pStyle w:val="af7"/>
      </w:pPr>
      <w:r>
        <w:t xml:space="preserve">def </w:t>
      </w:r>
      <w:hyperlink w:history="1" w:anchor="SendLocReportOnZCunderTrainHead">
        <w:r w:rsidR="00C02146">
          <w:rPr>
            <w:rStyle w:val="ac"/>
          </w:rPr>
          <w:t>SendLocReportOnZCunderTrainHead</w:t>
        </w:r>
      </w:hyperlink>
      <w:r>
        <w:rPr>
          <w:color w:val="FF8000"/>
        </w:rPr>
        <w:t>(</w:t>
      </w:r>
      <w:r>
        <w:t>k</w:t>
      </w:r>
      <w:r>
        <w:rPr>
          <w:color w:val="FF8000"/>
        </w:rPr>
        <w:t>)</w:t>
      </w:r>
      <w:r>
        <w:t>:</w:t>
      </w:r>
    </w:p>
    <w:p w:rsidR="00EB1F81" w:rsidP="000431E0" w:rsidRDefault="00EB1F81">
      <w:pPr>
        <w:pStyle w:val="af7"/>
      </w:pPr>
      <w:r>
        <w:t xml:space="preserve">    return </w:t>
      </w:r>
      <w:r>
        <w:rPr>
          <w:color w:val="FF8000"/>
        </w:rPr>
        <w:t>(((</w:t>
      </w:r>
      <w:hyperlink w:history="1" w:anchor="TimeElapseBetweenTwoLocReport">
        <w:r w:rsidR="00915CD9">
          <w:rPr>
            <w:rStyle w:val="ac"/>
          </w:rPr>
          <w:t>TimeElapseBetweenTwoLocReport</w:t>
        </w:r>
      </w:hyperlink>
      <w:r>
        <w:rPr>
          <w:color w:val="FF8000"/>
        </w:rPr>
        <w:t>(</w:t>
      </w:r>
      <w:r>
        <w:t>k</w:t>
      </w:r>
      <w:r>
        <w:rPr>
          <w:color w:val="FF8000"/>
        </w:rPr>
        <w:t>)</w:t>
      </w:r>
      <w:r>
        <w:t xml:space="preserve"> </w:t>
      </w:r>
      <w:r>
        <w:rPr>
          <w:color w:val="FF8000"/>
        </w:rPr>
        <w:t>==</w:t>
      </w:r>
      <w:r>
        <w:t xml:space="preserve"> </w:t>
      </w:r>
      <w:r>
        <w:rPr>
          <w:color w:val="800000"/>
        </w:rPr>
        <w:t>1</w:t>
      </w:r>
      <w:r>
        <w:rPr>
          <w:color w:val="FF8000"/>
        </w:rPr>
        <w:t>)</w:t>
      </w:r>
    </w:p>
    <w:p w:rsidR="00EB1F81" w:rsidP="000431E0" w:rsidRDefault="00EB1F81">
      <w:pPr>
        <w:pStyle w:val="af7"/>
      </w:pPr>
      <w:r>
        <w:t xml:space="preserve">             or </w:t>
      </w:r>
      <w:r>
        <w:rPr>
          <w:color w:val="FF8000"/>
        </w:rPr>
        <w:t>(</w:t>
      </w:r>
      <w:r w:rsidRPr="00113E1C">
        <w:t>not</w:t>
      </w:r>
      <w:r>
        <w:t xml:space="preserve"> </w:t>
      </w:r>
      <w:hyperlink w:history="1" w:anchor="MasterCCcore">
        <w:r w:rsidR="00915CD9">
          <w:rPr>
            <w:rStyle w:val="ac"/>
          </w:rPr>
          <w:t>MasterCCcore</w:t>
        </w:r>
      </w:hyperlink>
      <w:r>
        <w:rPr>
          <w:color w:val="FF8000"/>
        </w:rPr>
        <w:t>(</w:t>
      </w:r>
      <w:r>
        <w:t>k</w:t>
      </w:r>
      <w:r>
        <w:rPr>
          <w:color w:val="FF8000"/>
        </w:rPr>
        <w:t>-</w:t>
      </w:r>
      <w:r>
        <w:rPr>
          <w:color w:val="800000"/>
        </w:rPr>
        <w:t>1</w:t>
      </w:r>
      <w:r>
        <w:rPr>
          <w:color w:val="FF8000"/>
        </w:rPr>
        <w:t>)</w:t>
      </w:r>
      <w:r>
        <w:t xml:space="preserve"> </w:t>
      </w:r>
      <w:r w:rsidRPr="00113E1C">
        <w:t>and</w:t>
      </w:r>
      <w:r>
        <w:t xml:space="preserve"> </w:t>
      </w:r>
      <w:hyperlink w:history="1" w:anchor="MasterCCcore">
        <w:r w:rsidR="00915CD9">
          <w:rPr>
            <w:rStyle w:val="ac"/>
          </w:rPr>
          <w:t>MasterCCcore</w:t>
        </w:r>
      </w:hyperlink>
      <w:r>
        <w:rPr>
          <w:color w:val="FF8000"/>
        </w:rPr>
        <w:t>(</w:t>
      </w:r>
      <w:r>
        <w:t>k</w:t>
      </w:r>
      <w:r>
        <w:rPr>
          <w:color w:val="FF8000"/>
        </w:rPr>
        <w:t>)))</w:t>
      </w:r>
    </w:p>
    <w:p w:rsidR="00EB1F81" w:rsidP="000431E0" w:rsidRDefault="00EB1F81">
      <w:pPr>
        <w:pStyle w:val="af7"/>
      </w:pPr>
      <w:r>
        <w:t xml:space="preserve">            and </w:t>
      </w:r>
      <w:r>
        <w:rPr>
          <w:color w:val="FF8000"/>
        </w:rPr>
        <w:t>(</w:t>
      </w:r>
      <w:hyperlink w:history="1" w:anchor="ZCidUnderTrainHead">
        <w:r w:rsidR="00915CD9">
          <w:rPr>
            <w:rStyle w:val="ac"/>
          </w:rPr>
          <w:t>ZCidUnderTrainHead</w:t>
        </w:r>
      </w:hyperlink>
      <w:r>
        <w:rPr>
          <w:color w:val="FF8000"/>
        </w:rPr>
        <w:t>(</w:t>
      </w:r>
      <w:r>
        <w:t>k</w:t>
      </w:r>
      <w:r>
        <w:rPr>
          <w:color w:val="FF8000"/>
        </w:rPr>
        <w:t>)</w:t>
      </w:r>
      <w:r>
        <w:t xml:space="preserve"> </w:t>
      </w:r>
      <w:r w:rsidRPr="00113E1C">
        <w:t>is</w:t>
      </w:r>
      <w:r>
        <w:t xml:space="preserve"> </w:t>
      </w:r>
      <w:r w:rsidRPr="00113E1C">
        <w:t>not</w:t>
      </w:r>
      <w:r>
        <w:t xml:space="preserve"> </w:t>
      </w:r>
      <w:r w:rsidRPr="00354FC4">
        <w:rPr>
          <w:rStyle w:val="aff1"/>
        </w:rPr>
        <w:t>None</w:t>
      </w:r>
      <w:r>
        <w:rPr>
          <w:color w:val="FF8000"/>
        </w:rPr>
        <w:t>)</w:t>
      </w:r>
    </w:p>
    <w:p w:rsidR="003147A5" w:rsidP="000431E0" w:rsidRDefault="003147A5">
      <w:pPr>
        <w:pStyle w:val="af7"/>
      </w:pPr>
      <w:r w:rsidRPr="003147A5">
        <w:t xml:space="preserve">            and </w:t>
      </w:r>
      <w:hyperlink w:history="1" w:anchor="EnableSendLocReport">
        <w:r w:rsidRPr="003147A5">
          <w:rPr>
            <w:rStyle w:val="ac"/>
          </w:rPr>
          <w:t>EnableSendLocReport</w:t>
        </w:r>
      </w:hyperlink>
      <w:r w:rsidRPr="003147A5">
        <w:t>(</w:t>
      </w:r>
      <w:hyperlink w:history="1" w:anchor="ZC">
        <w:r w:rsidRPr="003147A5">
          <w:rPr>
            <w:rStyle w:val="ac"/>
          </w:rPr>
          <w:t>TrackMap.ZC</w:t>
        </w:r>
      </w:hyperlink>
      <w:r w:rsidRPr="003147A5">
        <w:t>[</w:t>
      </w:r>
      <w:hyperlink w:history="1" w:anchor="ZCidUnderTrainHead">
        <w:r w:rsidRPr="003147A5">
          <w:rPr>
            <w:rStyle w:val="ac"/>
          </w:rPr>
          <w:t>ZCidUnderTrainHead</w:t>
        </w:r>
      </w:hyperlink>
      <w:r w:rsidRPr="003147A5">
        <w:t>(k)].LcId, k)</w:t>
      </w:r>
    </w:p>
    <w:p w:rsidR="00A13598" w:rsidP="000431E0" w:rsidRDefault="00EB1F81">
      <w:pPr>
        <w:pStyle w:val="af7"/>
      </w:pPr>
      <w:r>
        <w:t xml:space="preserve">            and </w:t>
      </w:r>
      <w:r>
        <w:rPr>
          <w:color w:val="FF8000"/>
        </w:rPr>
        <w:t>(</w:t>
      </w:r>
      <w:hyperlink w:history="1" w:anchor="VersionAuthorizedByLC">
        <w:r w:rsidR="00F21E99">
          <w:rPr>
            <w:rStyle w:val="ac"/>
          </w:rPr>
          <w:t>VersionAuthorizedByLC</w:t>
        </w:r>
      </w:hyperlink>
      <w:r>
        <w:rPr>
          <w:color w:val="FF8000"/>
        </w:rPr>
        <w:t>(</w:t>
      </w:r>
      <w:hyperlink w:history="1" w:anchor="ZCidUnderTrainHead">
        <w:r w:rsidR="00915CD9">
          <w:rPr>
            <w:rStyle w:val="ac"/>
          </w:rPr>
          <w:t>ZCidUnderTrainHead</w:t>
        </w:r>
      </w:hyperlink>
      <w:r>
        <w:rPr>
          <w:color w:val="FF8000"/>
        </w:rPr>
        <w:t>(</w:t>
      </w:r>
      <w:r>
        <w:t>k</w:t>
      </w:r>
      <w:r>
        <w:rPr>
          <w:color w:val="FF8000"/>
        </w:rPr>
        <w:t>),</w:t>
      </w:r>
      <w:r>
        <w:t xml:space="preserve"> k</w:t>
      </w:r>
      <w:r>
        <w:rPr>
          <w:color w:val="FF8000"/>
        </w:rPr>
        <w:t>)))</w:t>
      </w:r>
    </w:p>
    <w:p w:rsidRPr="008A1414" w:rsidR="00A13598" w:rsidP="000C0D62" w:rsidRDefault="00A13598">
      <w:pPr>
        <w:pStyle w:val="ReqtifyAltQ"/>
      </w:pPr>
      <w:r w:rsidRPr="008A1414">
        <w:t>#Category=Functional</w:t>
      </w:r>
    </w:p>
    <w:p w:rsidRPr="008A1414" w:rsidR="00A13598" w:rsidP="000C0D62" w:rsidRDefault="00A13598">
      <w:pPr>
        <w:pStyle w:val="ReqtifyAltQ"/>
      </w:pPr>
      <w:r w:rsidRPr="008A1414">
        <w:t>#Contribution</w:t>
      </w:r>
      <w:r>
        <w:t>=SIL4</w:t>
      </w:r>
    </w:p>
    <w:p w:rsidR="009328EA" w:rsidP="000C0D62" w:rsidRDefault="00A13598">
      <w:pPr>
        <w:pStyle w:val="ReqtifyAltQ"/>
        <w:rPr>
          <w:ins w:author="常鸣" w:date="2014-07-03T14:27:00Z" w:id="16923"/>
        </w:rPr>
      </w:pPr>
      <w:del w:author="常鸣" w:date="2014-07-03T14:27:00Z" w:id="16924">
        <w:r w:rsidRPr="008A1414" w:rsidDel="009328EA">
          <w:delText>#S</w:delText>
        </w:r>
      </w:del>
      <w:ins w:author="常鸣" w:date="2014-07-03T14:27:00Z" w:id="16925">
        <w:r w:rsidR="009328EA">
          <w:t>#Allocation=ATP Software</w:t>
        </w:r>
      </w:ins>
      <w:ins w:author="常鸣" w:date="2014-07-03T15:06:00Z" w:id="16926">
        <w:r w:rsidR="006D51C2">
          <w:rPr>
            <w:rFonts w:hint="eastAsia"/>
          </w:rPr>
          <w:t>, Vital Embedded Setting</w:t>
        </w:r>
      </w:ins>
    </w:p>
    <w:p w:rsidRPr="008A1414" w:rsidR="00A13598" w:rsidP="000C0D62" w:rsidRDefault="009328EA">
      <w:pPr>
        <w:pStyle w:val="ReqtifyAltQ"/>
      </w:pPr>
      <w:ins w:author="常鸣" w:date="2014-07-03T14:27:00Z" w:id="16927">
        <w:r>
          <w:t>#S</w:t>
        </w:r>
      </w:ins>
      <w:r w:rsidRPr="008A1414" w:rsidR="00A13598">
        <w:t>ource=</w:t>
      </w:r>
      <w:r w:rsidR="00A13598">
        <w:rPr>
          <w:rFonts w:hint="eastAsia"/>
        </w:rPr>
        <w:t>[iTC_CC-SyAD-0206],</w:t>
      </w:r>
      <w:r w:rsidRPr="00AB1999" w:rsidR="00A13598">
        <w:t xml:space="preserve"> </w:t>
      </w:r>
      <w:r w:rsidRPr="003D2990" w:rsidR="00A13598">
        <w:t>[iTC_CC-SyAD-</w:t>
      </w:r>
      <w:r w:rsidRPr="003D2990" w:rsidR="00A13598">
        <w:rPr>
          <w:rFonts w:hint="eastAsia"/>
        </w:rPr>
        <w:t>0</w:t>
      </w:r>
      <w:r w:rsidR="00A13598">
        <w:rPr>
          <w:rFonts w:hint="eastAsia"/>
        </w:rPr>
        <w:t>389</w:t>
      </w:r>
      <w:r w:rsidRPr="003D2990" w:rsidR="00A13598">
        <w:rPr>
          <w:rFonts w:hint="eastAsia"/>
        </w:rPr>
        <w:t>]</w:t>
      </w:r>
      <w:r w:rsidR="00A13598">
        <w:rPr>
          <w:rFonts w:hint="eastAsia"/>
        </w:rPr>
        <w:t>,</w:t>
      </w:r>
      <w:r w:rsidRPr="006B396F" w:rsidR="00A13598">
        <w:t xml:space="preserve"> [iTC_CC_ATP_SwHA-0198]</w:t>
      </w:r>
    </w:p>
    <w:p w:rsidRPr="008A1414" w:rsidR="00A13598" w:rsidP="000C0D62" w:rsidRDefault="00A13598">
      <w:pPr>
        <w:pStyle w:val="ReqtifyAltQ"/>
      </w:pPr>
      <w:r w:rsidRPr="008A1414">
        <w:t>[End]</w:t>
      </w:r>
    </w:p>
    <w:p w:rsidR="00A13598" w:rsidP="00C93484" w:rsidRDefault="00A13598">
      <w:pPr>
        <w:pStyle w:val="Reqtify"/>
      </w:pPr>
    </w:p>
    <w:p w:rsidRPr="00A61D30" w:rsidR="00E832CF" w:rsidP="00934391" w:rsidRDefault="00E832CF">
      <w:pPr>
        <w:pStyle w:val="3"/>
      </w:pPr>
      <w:r w:rsidRPr="00A61D30">
        <w:rPr>
          <w:rFonts w:hint="eastAsia"/>
        </w:rPr>
        <w:t>Outputs</w:t>
      </w:r>
    </w:p>
    <w:tbl>
      <w:tblPr>
        <w:tblW w:w="0" w:type="auto"/>
        <w:tblBorders>
          <w:top w:val="single" w:color="000000" w:sz="12" w:space="0"/>
          <w:bottom w:val="single" w:color="000000" w:sz="12" w:space="0"/>
          <w:insideH w:val="single" w:color="000000" w:sz="4" w:space="0"/>
        </w:tblBorders>
        <w:tblLayout w:type="fixed"/>
        <w:tblLook w:val="04A0" w:firstRow="1" w:lastRow="0" w:firstColumn="1" w:lastColumn="0" w:noHBand="0" w:noVBand="1"/>
      </w:tblPr>
      <w:tblGrid>
        <w:gridCol w:w="3085"/>
        <w:gridCol w:w="1630"/>
        <w:gridCol w:w="1630"/>
        <w:gridCol w:w="2941"/>
      </w:tblGrid>
      <w:tr w:rsidRPr="00785CC7" w:rsidR="00E832CF" w:rsidTr="00093764">
        <w:tc>
          <w:tcPr>
            <w:tcW w:w="3085" w:type="dxa"/>
            <w:tcBorders>
              <w:top w:val="single" w:color="000000" w:sz="12" w:space="0"/>
              <w:bottom w:val="single" w:color="000000" w:sz="12" w:space="0"/>
            </w:tcBorders>
            <w:shd w:val="clear" w:color="auto" w:fill="E0E0E0"/>
          </w:tcPr>
          <w:p w:rsidR="00E832CF" w:rsidP="00FA0FBB" w:rsidRDefault="00E832CF">
            <w:pPr>
              <w:pStyle w:val="af6"/>
            </w:pPr>
            <w:r w:rsidRPr="005E2341">
              <w:t>Name</w:t>
            </w:r>
          </w:p>
        </w:tc>
        <w:tc>
          <w:tcPr>
            <w:tcW w:w="1630" w:type="dxa"/>
            <w:tcBorders>
              <w:top w:val="single" w:color="000000" w:sz="12" w:space="0"/>
              <w:bottom w:val="single" w:color="000000" w:sz="12" w:space="0"/>
            </w:tcBorders>
            <w:shd w:val="clear" w:color="auto" w:fill="E0E0E0"/>
          </w:tcPr>
          <w:p w:rsidR="00E832CF" w:rsidP="00FA0FBB" w:rsidRDefault="00E832CF">
            <w:pPr>
              <w:pStyle w:val="af6"/>
            </w:pPr>
            <w:r>
              <w:rPr>
                <w:rFonts w:hint="eastAsia"/>
              </w:rPr>
              <w:t>Safety Critical</w:t>
            </w:r>
          </w:p>
        </w:tc>
        <w:tc>
          <w:tcPr>
            <w:tcW w:w="1630" w:type="dxa"/>
            <w:tcBorders>
              <w:top w:val="single" w:color="000000" w:sz="12" w:space="0"/>
              <w:bottom w:val="single" w:color="000000" w:sz="12" w:space="0"/>
            </w:tcBorders>
            <w:shd w:val="clear" w:color="auto" w:fill="E0E0E0"/>
          </w:tcPr>
          <w:p w:rsidR="00E832CF" w:rsidP="00FA0FBB" w:rsidRDefault="00E832CF">
            <w:pPr>
              <w:pStyle w:val="af6"/>
            </w:pPr>
            <w:r w:rsidRPr="005E2341">
              <w:t>Observable</w:t>
            </w:r>
          </w:p>
        </w:tc>
        <w:tc>
          <w:tcPr>
            <w:tcW w:w="2941" w:type="dxa"/>
            <w:tcBorders>
              <w:top w:val="single" w:color="000000" w:sz="12" w:space="0"/>
              <w:bottom w:val="single" w:color="000000" w:sz="12" w:space="0"/>
            </w:tcBorders>
            <w:shd w:val="clear" w:color="auto" w:fill="E0E0E0"/>
          </w:tcPr>
          <w:p w:rsidR="00E832CF" w:rsidP="00FA0FBB" w:rsidRDefault="00E832CF">
            <w:pPr>
              <w:pStyle w:val="af6"/>
            </w:pPr>
            <w:r w:rsidRPr="005E2341">
              <w:t>Logical Type</w:t>
            </w:r>
          </w:p>
        </w:tc>
      </w:tr>
      <w:tr w:rsidR="00E92EF5" w:rsidTr="00093764">
        <w:tc>
          <w:tcPr>
            <w:tcW w:w="3085" w:type="dxa"/>
            <w:tcBorders>
              <w:top w:val="single" w:color="000000" w:sz="4" w:space="0"/>
            </w:tcBorders>
            <w:shd w:val="clear" w:color="auto" w:fill="auto"/>
          </w:tcPr>
          <w:p w:rsidR="00E92EF5" w:rsidP="00591D6B" w:rsidRDefault="00532AED">
            <w:pPr>
              <w:pStyle w:val="AltB0"/>
            </w:pPr>
            <w:hyperlink w:history="1" w:anchor="ATCcontrolledTrain">
              <w:r w:rsidR="00E92EF5">
                <w:rPr>
                  <w:rStyle w:val="ac"/>
                </w:rPr>
                <w:t>ATCcontrolledTrain</w:t>
              </w:r>
            </w:hyperlink>
          </w:p>
        </w:tc>
        <w:tc>
          <w:tcPr>
            <w:tcW w:w="1630" w:type="dxa"/>
            <w:tcBorders>
              <w:top w:val="single" w:color="000000" w:sz="4" w:space="0"/>
            </w:tcBorders>
          </w:tcPr>
          <w:p w:rsidR="00E92EF5" w:rsidP="00591D6B" w:rsidRDefault="00E92EF5">
            <w:pPr>
              <w:pStyle w:val="AltB0"/>
            </w:pPr>
            <w:r>
              <w:rPr>
                <w:rFonts w:hint="eastAsia"/>
              </w:rPr>
              <w:t>√</w:t>
            </w:r>
          </w:p>
        </w:tc>
        <w:tc>
          <w:tcPr>
            <w:tcW w:w="1630" w:type="dxa"/>
            <w:tcBorders>
              <w:top w:val="single" w:color="000000" w:sz="4" w:space="0"/>
            </w:tcBorders>
            <w:shd w:val="clear" w:color="auto" w:fill="auto"/>
          </w:tcPr>
          <w:p w:rsidR="00E92EF5" w:rsidP="00591D6B" w:rsidRDefault="00E92EF5">
            <w:pPr>
              <w:pStyle w:val="AltB0"/>
            </w:pPr>
            <w:r>
              <w:rPr>
                <w:rFonts w:hint="eastAsia"/>
              </w:rPr>
              <w:t>√</w:t>
            </w:r>
          </w:p>
        </w:tc>
        <w:tc>
          <w:tcPr>
            <w:tcW w:w="2941" w:type="dxa"/>
            <w:tcBorders>
              <w:top w:val="single" w:color="000000" w:sz="4" w:space="0"/>
            </w:tcBorders>
            <w:shd w:val="clear" w:color="auto" w:fill="auto"/>
          </w:tcPr>
          <w:p w:rsidR="00E92EF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92999" w:rsidTr="00093764">
        <w:tc>
          <w:tcPr>
            <w:tcW w:w="3085" w:type="dxa"/>
            <w:shd w:val="clear" w:color="auto" w:fill="auto"/>
          </w:tcPr>
          <w:p w:rsidR="00B92999" w:rsidP="00591D6B" w:rsidRDefault="00532AED">
            <w:pPr>
              <w:pStyle w:val="AltB0"/>
            </w:pPr>
            <w:hyperlink w:history="1" w:anchor="LocReportSpeed">
              <w:r w:rsidR="00B92999">
                <w:rPr>
                  <w:rStyle w:val="ac"/>
                </w:rPr>
                <w:t>LocReportSpeed</w:t>
              </w:r>
            </w:hyperlink>
          </w:p>
        </w:tc>
        <w:tc>
          <w:tcPr>
            <w:tcW w:w="1630" w:type="dxa"/>
          </w:tcPr>
          <w:p w:rsidR="00B92999" w:rsidP="00591D6B" w:rsidRDefault="00B92999">
            <w:pPr>
              <w:pStyle w:val="AltB0"/>
            </w:pPr>
            <w:r>
              <w:rPr>
                <w:rFonts w:hint="eastAsia"/>
              </w:rPr>
              <w:t>√</w:t>
            </w:r>
          </w:p>
        </w:tc>
        <w:tc>
          <w:tcPr>
            <w:tcW w:w="1630" w:type="dxa"/>
            <w:shd w:val="clear" w:color="auto" w:fill="auto"/>
          </w:tcPr>
          <w:p w:rsidR="00B92999" w:rsidP="00591D6B" w:rsidRDefault="00B92999">
            <w:pPr>
              <w:pStyle w:val="AltB0"/>
            </w:pPr>
            <w:r>
              <w:rPr>
                <w:rFonts w:hint="eastAsia"/>
              </w:rPr>
              <w:t>√</w:t>
            </w:r>
          </w:p>
        </w:tc>
        <w:tc>
          <w:tcPr>
            <w:tcW w:w="2941" w:type="dxa"/>
            <w:shd w:val="clear" w:color="auto" w:fill="auto"/>
          </w:tcPr>
          <w:p w:rsidR="00B92999" w:rsidP="00591D6B" w:rsidRDefault="00070107">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B92999" w:rsidTr="00093764">
        <w:tc>
          <w:tcPr>
            <w:tcW w:w="3085" w:type="dxa"/>
            <w:tcBorders>
              <w:bottom w:val="single" w:color="000000" w:sz="4" w:space="0"/>
            </w:tcBorders>
            <w:shd w:val="clear" w:color="auto" w:fill="auto"/>
          </w:tcPr>
          <w:p w:rsidR="00B92999" w:rsidP="00591D6B" w:rsidRDefault="00532AED">
            <w:pPr>
              <w:pStyle w:val="AltB0"/>
            </w:pPr>
            <w:hyperlink w:history="1" w:anchor="LocationError">
              <w:r w:rsidR="00B92999">
                <w:rPr>
                  <w:rStyle w:val="ac"/>
                </w:rPr>
                <w:t>LocationError</w:t>
              </w:r>
            </w:hyperlink>
          </w:p>
        </w:tc>
        <w:tc>
          <w:tcPr>
            <w:tcW w:w="1630" w:type="dxa"/>
            <w:tcBorders>
              <w:bottom w:val="single" w:color="000000" w:sz="4" w:space="0"/>
            </w:tcBorders>
          </w:tcPr>
          <w:p w:rsidR="00B92999" w:rsidP="00591D6B" w:rsidRDefault="00B92999">
            <w:pPr>
              <w:pStyle w:val="AltB0"/>
            </w:pPr>
            <w:r>
              <w:rPr>
                <w:rFonts w:hint="eastAsia"/>
              </w:rPr>
              <w:t>√</w:t>
            </w:r>
          </w:p>
        </w:tc>
        <w:tc>
          <w:tcPr>
            <w:tcW w:w="1630" w:type="dxa"/>
            <w:tcBorders>
              <w:bottom w:val="single" w:color="000000" w:sz="4" w:space="0"/>
            </w:tcBorders>
            <w:shd w:val="clear" w:color="auto" w:fill="auto"/>
          </w:tcPr>
          <w:p w:rsidR="00B92999" w:rsidP="00591D6B" w:rsidRDefault="00B92999">
            <w:pPr>
              <w:pStyle w:val="AltB0"/>
            </w:pPr>
            <w:r>
              <w:rPr>
                <w:rFonts w:hint="eastAsia"/>
              </w:rPr>
              <w:t>√</w:t>
            </w:r>
          </w:p>
        </w:tc>
        <w:tc>
          <w:tcPr>
            <w:tcW w:w="2941" w:type="dxa"/>
            <w:tcBorders>
              <w:bottom w:val="single" w:color="000000" w:sz="4" w:space="0"/>
            </w:tcBorders>
            <w:shd w:val="clear" w:color="auto" w:fill="auto"/>
          </w:tcPr>
          <w:p w:rsidR="00B9299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92999" w:rsidTr="00093764">
        <w:tc>
          <w:tcPr>
            <w:tcW w:w="3085" w:type="dxa"/>
            <w:tcBorders>
              <w:top w:val="single" w:color="000000" w:sz="4" w:space="0"/>
              <w:bottom w:val="single" w:color="000000" w:sz="4" w:space="0"/>
              <w:right w:val="nil"/>
            </w:tcBorders>
            <w:shd w:val="clear" w:color="auto" w:fill="auto"/>
          </w:tcPr>
          <w:p w:rsidR="00B92999" w:rsidP="00591D6B" w:rsidRDefault="00532AED">
            <w:pPr>
              <w:pStyle w:val="AltB0"/>
            </w:pPr>
            <w:hyperlink w:history="1" w:anchor="RouteSetNotNeededSendable">
              <w:r w:rsidR="00B92999">
                <w:rPr>
                  <w:rStyle w:val="ac"/>
                </w:rPr>
                <w:t>RouteSetNotNeededSendable</w:t>
              </w:r>
            </w:hyperlink>
          </w:p>
        </w:tc>
        <w:tc>
          <w:tcPr>
            <w:tcW w:w="1630" w:type="dxa"/>
            <w:tcBorders>
              <w:top w:val="single" w:color="000000" w:sz="4" w:space="0"/>
              <w:left w:val="nil"/>
              <w:bottom w:val="single" w:color="000000" w:sz="4" w:space="0"/>
              <w:right w:val="nil"/>
            </w:tcBorders>
          </w:tcPr>
          <w:p w:rsidR="00B92999" w:rsidP="00591D6B" w:rsidRDefault="00B92999">
            <w:pPr>
              <w:pStyle w:val="AltB0"/>
            </w:pPr>
            <w:r>
              <w:rPr>
                <w:rFonts w:hint="eastAsia"/>
              </w:rPr>
              <w:t>√</w:t>
            </w:r>
          </w:p>
        </w:tc>
        <w:tc>
          <w:tcPr>
            <w:tcW w:w="1630" w:type="dxa"/>
            <w:tcBorders>
              <w:top w:val="single" w:color="000000" w:sz="4" w:space="0"/>
              <w:left w:val="nil"/>
              <w:bottom w:val="single" w:color="000000" w:sz="4" w:space="0"/>
              <w:right w:val="nil"/>
            </w:tcBorders>
            <w:shd w:val="clear" w:color="auto" w:fill="auto"/>
          </w:tcPr>
          <w:p w:rsidR="00B92999" w:rsidP="00591D6B" w:rsidRDefault="00B92999">
            <w:pPr>
              <w:pStyle w:val="AltB0"/>
            </w:pPr>
            <w:r>
              <w:rPr>
                <w:rFonts w:hint="eastAsia"/>
              </w:rPr>
              <w:t>√</w:t>
            </w:r>
          </w:p>
        </w:tc>
        <w:tc>
          <w:tcPr>
            <w:tcW w:w="2941" w:type="dxa"/>
            <w:tcBorders>
              <w:top w:val="single" w:color="000000" w:sz="4" w:space="0"/>
              <w:left w:val="nil"/>
              <w:bottom w:val="single" w:color="000000" w:sz="4" w:space="0"/>
            </w:tcBorders>
            <w:shd w:val="clear" w:color="auto" w:fill="auto"/>
          </w:tcPr>
          <w:p w:rsidR="00B9299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92999" w:rsidTr="00093764">
        <w:tc>
          <w:tcPr>
            <w:tcW w:w="3085" w:type="dxa"/>
            <w:shd w:val="clear" w:color="auto" w:fill="auto"/>
          </w:tcPr>
          <w:p w:rsidR="00B92999" w:rsidP="00591D6B" w:rsidRDefault="00532AED">
            <w:pPr>
              <w:pStyle w:val="AltB0"/>
            </w:pPr>
            <w:hyperlink w:history="1" w:anchor="SignalsOverride">
              <w:r w:rsidR="00B92999">
                <w:rPr>
                  <w:rStyle w:val="ac"/>
                </w:rPr>
                <w:t>SignalsOverride</w:t>
              </w:r>
            </w:hyperlink>
          </w:p>
        </w:tc>
        <w:tc>
          <w:tcPr>
            <w:tcW w:w="1630" w:type="dxa"/>
          </w:tcPr>
          <w:p w:rsidR="00B92999" w:rsidP="00591D6B" w:rsidRDefault="00B92999">
            <w:pPr>
              <w:pStyle w:val="AltB0"/>
            </w:pPr>
            <w:r>
              <w:rPr>
                <w:rFonts w:hint="eastAsia"/>
              </w:rPr>
              <w:t>√</w:t>
            </w:r>
          </w:p>
        </w:tc>
        <w:tc>
          <w:tcPr>
            <w:tcW w:w="1630" w:type="dxa"/>
            <w:shd w:val="clear" w:color="auto" w:fill="auto"/>
          </w:tcPr>
          <w:p w:rsidR="00B92999" w:rsidP="00591D6B" w:rsidRDefault="00B92999">
            <w:pPr>
              <w:pStyle w:val="AltB0"/>
            </w:pPr>
            <w:r>
              <w:rPr>
                <w:rFonts w:hint="eastAsia"/>
              </w:rPr>
              <w:t>√</w:t>
            </w:r>
          </w:p>
        </w:tc>
        <w:tc>
          <w:tcPr>
            <w:tcW w:w="2941" w:type="dxa"/>
            <w:shd w:val="clear" w:color="auto" w:fill="auto"/>
          </w:tcPr>
          <w:p w:rsidR="00B9299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92999" w:rsidTr="00093764">
        <w:tc>
          <w:tcPr>
            <w:tcW w:w="3085" w:type="dxa"/>
            <w:shd w:val="clear" w:color="auto" w:fill="auto"/>
          </w:tcPr>
          <w:p w:rsidR="00B92999" w:rsidP="00591D6B" w:rsidRDefault="00532AED">
            <w:pPr>
              <w:pStyle w:val="AltB0"/>
            </w:pPr>
            <w:hyperlink w:history="1" w:anchor="TrainCorrectDocking">
              <w:r w:rsidR="00B92999">
                <w:rPr>
                  <w:rStyle w:val="ac"/>
                </w:rPr>
                <w:t>TrainCorrectDocking</w:t>
              </w:r>
            </w:hyperlink>
          </w:p>
        </w:tc>
        <w:tc>
          <w:tcPr>
            <w:tcW w:w="1630" w:type="dxa"/>
          </w:tcPr>
          <w:p w:rsidR="00B92999" w:rsidP="00591D6B" w:rsidRDefault="00B92999">
            <w:pPr>
              <w:pStyle w:val="AltB0"/>
            </w:pPr>
            <w:r>
              <w:rPr>
                <w:rFonts w:hint="eastAsia"/>
              </w:rPr>
              <w:t>√</w:t>
            </w:r>
          </w:p>
        </w:tc>
        <w:tc>
          <w:tcPr>
            <w:tcW w:w="1630" w:type="dxa"/>
            <w:shd w:val="clear" w:color="auto" w:fill="auto"/>
          </w:tcPr>
          <w:p w:rsidR="00B92999" w:rsidP="00591D6B" w:rsidRDefault="00B92999">
            <w:pPr>
              <w:pStyle w:val="AltB0"/>
            </w:pPr>
            <w:r>
              <w:rPr>
                <w:rFonts w:hint="eastAsia"/>
              </w:rPr>
              <w:t>√</w:t>
            </w:r>
          </w:p>
        </w:tc>
        <w:tc>
          <w:tcPr>
            <w:tcW w:w="2941" w:type="dxa"/>
            <w:shd w:val="clear" w:color="auto" w:fill="auto"/>
          </w:tcPr>
          <w:p w:rsidR="00B9299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92999" w:rsidTr="00093764">
        <w:tc>
          <w:tcPr>
            <w:tcW w:w="3085" w:type="dxa"/>
            <w:shd w:val="clear" w:color="auto" w:fill="auto"/>
          </w:tcPr>
          <w:p w:rsidR="00B92999" w:rsidP="00591D6B" w:rsidRDefault="00532AED">
            <w:pPr>
              <w:pStyle w:val="AltB0"/>
            </w:pPr>
            <w:hyperlink w:history="1" w:anchor="TrainHeadCoupledStatus">
              <w:r w:rsidR="00B92999">
                <w:rPr>
                  <w:rStyle w:val="ac"/>
                </w:rPr>
                <w:t>TrainHeadCoupledStatus</w:t>
              </w:r>
            </w:hyperlink>
          </w:p>
        </w:tc>
        <w:tc>
          <w:tcPr>
            <w:tcW w:w="1630" w:type="dxa"/>
          </w:tcPr>
          <w:p w:rsidR="00B92999" w:rsidP="00591D6B" w:rsidRDefault="00B92999">
            <w:pPr>
              <w:pStyle w:val="AltB0"/>
            </w:pPr>
            <w:r>
              <w:rPr>
                <w:rFonts w:hint="eastAsia"/>
              </w:rPr>
              <w:t>√</w:t>
            </w:r>
          </w:p>
        </w:tc>
        <w:tc>
          <w:tcPr>
            <w:tcW w:w="1630" w:type="dxa"/>
            <w:shd w:val="clear" w:color="auto" w:fill="auto"/>
          </w:tcPr>
          <w:p w:rsidR="00B92999" w:rsidP="00591D6B" w:rsidRDefault="00B92999">
            <w:pPr>
              <w:pStyle w:val="AltB0"/>
            </w:pPr>
            <w:r>
              <w:rPr>
                <w:rFonts w:hint="eastAsia"/>
              </w:rPr>
              <w:t>√</w:t>
            </w:r>
          </w:p>
        </w:tc>
        <w:tc>
          <w:tcPr>
            <w:tcW w:w="2941" w:type="dxa"/>
            <w:shd w:val="clear" w:color="auto" w:fill="auto"/>
          </w:tcPr>
          <w:p w:rsidR="00B9299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92999" w:rsidTr="00093764">
        <w:tc>
          <w:tcPr>
            <w:tcW w:w="3085" w:type="dxa"/>
            <w:shd w:val="clear" w:color="auto" w:fill="auto"/>
          </w:tcPr>
          <w:p w:rsidR="00B92999" w:rsidP="00591D6B" w:rsidRDefault="00532AED">
            <w:pPr>
              <w:pStyle w:val="AltB0"/>
            </w:pPr>
            <w:hyperlink w:history="1" w:anchor="TrainheadMinLocation">
              <w:r w:rsidR="00B92999">
                <w:rPr>
                  <w:rStyle w:val="ac"/>
                </w:rPr>
                <w:t>TrainheadMinLocation</w:t>
              </w:r>
            </w:hyperlink>
          </w:p>
        </w:tc>
        <w:tc>
          <w:tcPr>
            <w:tcW w:w="1630" w:type="dxa"/>
          </w:tcPr>
          <w:p w:rsidR="00B92999" w:rsidP="00591D6B" w:rsidRDefault="00B92999">
            <w:pPr>
              <w:pStyle w:val="AltB0"/>
            </w:pPr>
            <w:r>
              <w:rPr>
                <w:rFonts w:hint="eastAsia"/>
              </w:rPr>
              <w:t>√</w:t>
            </w:r>
          </w:p>
        </w:tc>
        <w:tc>
          <w:tcPr>
            <w:tcW w:w="1630" w:type="dxa"/>
            <w:shd w:val="clear" w:color="auto" w:fill="auto"/>
          </w:tcPr>
          <w:p w:rsidR="00B92999" w:rsidP="00591D6B" w:rsidRDefault="00B92999">
            <w:pPr>
              <w:pStyle w:val="AltB0"/>
            </w:pPr>
            <w:r>
              <w:rPr>
                <w:rFonts w:hint="eastAsia"/>
              </w:rPr>
              <w:t>√</w:t>
            </w:r>
          </w:p>
        </w:tc>
        <w:tc>
          <w:tcPr>
            <w:tcW w:w="2941" w:type="dxa"/>
            <w:shd w:val="clear" w:color="auto" w:fill="auto"/>
          </w:tcPr>
          <w:p w:rsidR="00B92999" w:rsidP="00591D6B" w:rsidRDefault="00C66284">
            <w:pPr>
              <w:pStyle w:val="AltB0"/>
            </w:pPr>
            <w:r>
              <w:fldChar w:fldCharType="begin"/>
            </w:r>
            <w:r>
              <w:instrText xml:space="preserve"> REF ST_LOCATION_UNIT \h </w:instrText>
            </w:r>
            <w:r>
              <w:fldChar w:fldCharType="separate"/>
            </w:r>
            <w:r w:rsidRPr="00936AAD" w:rsidR="00DE178B">
              <w:rPr>
                <w:rStyle w:val="DATATYPE"/>
              </w:rPr>
              <w:t>ST_</w:t>
            </w:r>
            <w:r w:rsidRPr="00936AAD" w:rsidR="00DE178B">
              <w:rPr>
                <w:rStyle w:val="DATATYPE"/>
                <w:rFonts w:hint="eastAsia"/>
              </w:rPr>
              <w:t>LOCATION_UNIT</w:t>
            </w:r>
            <w:r>
              <w:fldChar w:fldCharType="end"/>
            </w:r>
          </w:p>
        </w:tc>
      </w:tr>
      <w:tr w:rsidR="00B92999" w:rsidTr="00093764">
        <w:tc>
          <w:tcPr>
            <w:tcW w:w="3085" w:type="dxa"/>
            <w:shd w:val="clear" w:color="auto" w:fill="auto"/>
          </w:tcPr>
          <w:p w:rsidR="00B92999" w:rsidP="00591D6B" w:rsidRDefault="00532AED">
            <w:pPr>
              <w:pStyle w:val="AltB0"/>
            </w:pPr>
            <w:hyperlink w:history="1" w:anchor="TrainHeadOrientation">
              <w:r w:rsidR="00B92999">
                <w:rPr>
                  <w:rStyle w:val="ac"/>
                </w:rPr>
                <w:t>TrainHeadOrientation</w:t>
              </w:r>
            </w:hyperlink>
          </w:p>
        </w:tc>
        <w:tc>
          <w:tcPr>
            <w:tcW w:w="1630" w:type="dxa"/>
          </w:tcPr>
          <w:p w:rsidR="00B92999" w:rsidP="00591D6B" w:rsidRDefault="00B92999">
            <w:pPr>
              <w:pStyle w:val="AltB0"/>
            </w:pPr>
            <w:r>
              <w:rPr>
                <w:rFonts w:hint="eastAsia"/>
              </w:rPr>
              <w:t>√</w:t>
            </w:r>
          </w:p>
        </w:tc>
        <w:tc>
          <w:tcPr>
            <w:tcW w:w="1630" w:type="dxa"/>
            <w:shd w:val="clear" w:color="auto" w:fill="auto"/>
          </w:tcPr>
          <w:p w:rsidR="00B92999" w:rsidP="00591D6B" w:rsidRDefault="00B92999">
            <w:pPr>
              <w:pStyle w:val="AltB0"/>
            </w:pPr>
            <w:r>
              <w:rPr>
                <w:rFonts w:hint="eastAsia"/>
              </w:rPr>
              <w:t>√</w:t>
            </w:r>
          </w:p>
        </w:tc>
        <w:tc>
          <w:tcPr>
            <w:tcW w:w="2941" w:type="dxa"/>
            <w:shd w:val="clear" w:color="auto" w:fill="auto"/>
          </w:tcPr>
          <w:p w:rsidR="00B92999" w:rsidP="00591D6B" w:rsidRDefault="00C66284">
            <w:pPr>
              <w:pStyle w:val="AltB0"/>
            </w:pPr>
            <w:r>
              <w:fldChar w:fldCharType="begin"/>
            </w:r>
            <w:r>
              <w:instrText xml:space="preserve"> REF ENUM_DOT \h </w:instrText>
            </w:r>
            <w:r>
              <w:fldChar w:fldCharType="separate"/>
            </w:r>
            <w:r w:rsidRPr="00190111" w:rsidR="00DE178B">
              <w:rPr>
                <w:rStyle w:val="DATATYPE"/>
              </w:rPr>
              <w:t>ENUM_DOT</w:t>
            </w:r>
            <w:r>
              <w:fldChar w:fldCharType="end"/>
            </w:r>
          </w:p>
        </w:tc>
      </w:tr>
      <w:tr w:rsidR="00B92999" w:rsidTr="00093764">
        <w:tc>
          <w:tcPr>
            <w:tcW w:w="3085" w:type="dxa"/>
            <w:shd w:val="clear" w:color="auto" w:fill="auto"/>
          </w:tcPr>
          <w:p w:rsidR="00B92999" w:rsidP="00591D6B" w:rsidRDefault="00532AED">
            <w:pPr>
              <w:pStyle w:val="AltB0"/>
            </w:pPr>
            <w:hyperlink w:history="1" w:anchor="TrainMonitoringMode">
              <w:r w:rsidR="00B92999">
                <w:rPr>
                  <w:rStyle w:val="ac"/>
                </w:rPr>
                <w:t>TrainMonitoringMode</w:t>
              </w:r>
            </w:hyperlink>
          </w:p>
        </w:tc>
        <w:tc>
          <w:tcPr>
            <w:tcW w:w="1630" w:type="dxa"/>
          </w:tcPr>
          <w:p w:rsidR="00B92999" w:rsidP="00591D6B" w:rsidRDefault="00B92999">
            <w:pPr>
              <w:pStyle w:val="AltB0"/>
            </w:pPr>
            <w:r>
              <w:rPr>
                <w:rFonts w:hint="eastAsia"/>
              </w:rPr>
              <w:t>√</w:t>
            </w:r>
          </w:p>
        </w:tc>
        <w:tc>
          <w:tcPr>
            <w:tcW w:w="1630" w:type="dxa"/>
            <w:shd w:val="clear" w:color="auto" w:fill="auto"/>
          </w:tcPr>
          <w:p w:rsidR="00B92999" w:rsidP="00591D6B" w:rsidRDefault="00B92999">
            <w:pPr>
              <w:pStyle w:val="AltB0"/>
            </w:pPr>
            <w:r>
              <w:rPr>
                <w:rFonts w:hint="eastAsia"/>
              </w:rPr>
              <w:t>√</w:t>
            </w:r>
          </w:p>
        </w:tc>
        <w:tc>
          <w:tcPr>
            <w:tcW w:w="2941" w:type="dxa"/>
            <w:shd w:val="clear" w:color="auto" w:fill="auto"/>
          </w:tcPr>
          <w:p w:rsidR="00B92999" w:rsidP="00591D6B" w:rsidRDefault="00C66284">
            <w:pPr>
              <w:pStyle w:val="AltB0"/>
            </w:pPr>
            <w:r>
              <w:fldChar w:fldCharType="begin"/>
            </w:r>
            <w:r>
              <w:instrText xml:space="preserve"> REF ENUM_MONITORING_MODE \h </w:instrText>
            </w:r>
            <w:r>
              <w:fldChar w:fldCharType="separate"/>
            </w:r>
            <w:r w:rsidR="00DE178B">
              <w:rPr>
                <w:rStyle w:val="DATATYPE"/>
              </w:rPr>
              <w:t>ENUM_</w:t>
            </w:r>
            <w:r w:rsidR="00DE178B">
              <w:rPr>
                <w:rStyle w:val="DATATYPE"/>
                <w:rFonts w:hint="eastAsia"/>
              </w:rPr>
              <w:t>MONITORING_MODE</w:t>
            </w:r>
            <w:r>
              <w:fldChar w:fldCharType="end"/>
            </w:r>
          </w:p>
        </w:tc>
      </w:tr>
      <w:tr w:rsidR="00B92999" w:rsidTr="00093764">
        <w:tc>
          <w:tcPr>
            <w:tcW w:w="3085" w:type="dxa"/>
            <w:shd w:val="clear" w:color="auto" w:fill="auto"/>
          </w:tcPr>
          <w:p w:rsidR="00B92999" w:rsidP="00591D6B" w:rsidRDefault="00532AED">
            <w:pPr>
              <w:pStyle w:val="AltB0"/>
            </w:pPr>
            <w:hyperlink w:history="1" w:anchor="TrainRouteSetNotNeeded">
              <w:r w:rsidR="00B92999">
                <w:rPr>
                  <w:rStyle w:val="ac"/>
                </w:rPr>
                <w:t>TrainRouteSetNotNeeded</w:t>
              </w:r>
            </w:hyperlink>
          </w:p>
        </w:tc>
        <w:tc>
          <w:tcPr>
            <w:tcW w:w="1630" w:type="dxa"/>
          </w:tcPr>
          <w:p w:rsidR="00B92999" w:rsidP="00591D6B" w:rsidRDefault="00B92999">
            <w:pPr>
              <w:pStyle w:val="AltB0"/>
            </w:pPr>
            <w:r>
              <w:rPr>
                <w:rFonts w:hint="eastAsia"/>
              </w:rPr>
              <w:t>√</w:t>
            </w:r>
          </w:p>
        </w:tc>
        <w:tc>
          <w:tcPr>
            <w:tcW w:w="1630" w:type="dxa"/>
            <w:shd w:val="clear" w:color="auto" w:fill="auto"/>
          </w:tcPr>
          <w:p w:rsidR="00B92999" w:rsidP="00591D6B" w:rsidRDefault="00B92999">
            <w:pPr>
              <w:pStyle w:val="AltB0"/>
            </w:pPr>
            <w:r>
              <w:rPr>
                <w:rFonts w:hint="eastAsia"/>
              </w:rPr>
              <w:t>√</w:t>
            </w:r>
          </w:p>
        </w:tc>
        <w:tc>
          <w:tcPr>
            <w:tcW w:w="2941" w:type="dxa"/>
            <w:shd w:val="clear" w:color="auto" w:fill="auto"/>
          </w:tcPr>
          <w:p w:rsidR="00B9299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070107" w:rsidTr="00093764">
        <w:tc>
          <w:tcPr>
            <w:tcW w:w="3085" w:type="dxa"/>
            <w:shd w:val="clear" w:color="auto" w:fill="auto"/>
          </w:tcPr>
          <w:p w:rsidR="00070107" w:rsidP="00591D6B" w:rsidRDefault="00532AED">
            <w:pPr>
              <w:pStyle w:val="AltB0"/>
            </w:pPr>
            <w:hyperlink w:history="1" w:anchor="TrainTailCabId">
              <w:r w:rsidR="00070107">
                <w:rPr>
                  <w:rStyle w:val="ac"/>
                </w:rPr>
                <w:t>TrainTailCabId</w:t>
              </w:r>
            </w:hyperlink>
          </w:p>
        </w:tc>
        <w:tc>
          <w:tcPr>
            <w:tcW w:w="1630" w:type="dxa"/>
          </w:tcPr>
          <w:p w:rsidR="00070107" w:rsidP="00591D6B" w:rsidRDefault="00070107">
            <w:pPr>
              <w:pStyle w:val="AltB0"/>
            </w:pPr>
            <w:r>
              <w:rPr>
                <w:rFonts w:hint="eastAsia"/>
              </w:rPr>
              <w:t>√</w:t>
            </w:r>
          </w:p>
        </w:tc>
        <w:tc>
          <w:tcPr>
            <w:tcW w:w="1630" w:type="dxa"/>
            <w:shd w:val="clear" w:color="auto" w:fill="auto"/>
          </w:tcPr>
          <w:p w:rsidR="00070107" w:rsidP="00591D6B" w:rsidRDefault="00070107">
            <w:pPr>
              <w:pStyle w:val="AltB0"/>
            </w:pPr>
            <w:r>
              <w:rPr>
                <w:rFonts w:hint="eastAsia"/>
              </w:rPr>
              <w:t>√</w:t>
            </w:r>
          </w:p>
        </w:tc>
        <w:tc>
          <w:tcPr>
            <w:tcW w:w="2941" w:type="dxa"/>
            <w:shd w:val="clear" w:color="auto" w:fill="auto"/>
          </w:tcPr>
          <w:p w:rsidR="00070107" w:rsidP="00591D6B" w:rsidRDefault="00070107">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B92999" w:rsidTr="00093764">
        <w:tc>
          <w:tcPr>
            <w:tcW w:w="3085" w:type="dxa"/>
            <w:shd w:val="clear" w:color="auto" w:fill="auto"/>
          </w:tcPr>
          <w:p w:rsidR="00B92999" w:rsidP="00591D6B" w:rsidRDefault="00532AED">
            <w:pPr>
              <w:pStyle w:val="AltB0"/>
            </w:pPr>
            <w:hyperlink w:history="1" w:anchor="TrainTailCoupledStatus">
              <w:r w:rsidR="00B92999">
                <w:rPr>
                  <w:rStyle w:val="ac"/>
                </w:rPr>
                <w:t>TrainTailCoupledStatus</w:t>
              </w:r>
            </w:hyperlink>
          </w:p>
        </w:tc>
        <w:tc>
          <w:tcPr>
            <w:tcW w:w="1630" w:type="dxa"/>
          </w:tcPr>
          <w:p w:rsidR="00B92999" w:rsidP="00591D6B" w:rsidRDefault="00B92999">
            <w:pPr>
              <w:pStyle w:val="AltB0"/>
            </w:pPr>
            <w:r>
              <w:rPr>
                <w:rFonts w:hint="eastAsia"/>
              </w:rPr>
              <w:t>√</w:t>
            </w:r>
          </w:p>
        </w:tc>
        <w:tc>
          <w:tcPr>
            <w:tcW w:w="1630" w:type="dxa"/>
            <w:shd w:val="clear" w:color="auto" w:fill="auto"/>
          </w:tcPr>
          <w:p w:rsidR="00B92999" w:rsidP="00591D6B" w:rsidRDefault="00B92999">
            <w:pPr>
              <w:pStyle w:val="AltB0"/>
            </w:pPr>
            <w:r>
              <w:rPr>
                <w:rFonts w:hint="eastAsia"/>
              </w:rPr>
              <w:t>√</w:t>
            </w:r>
          </w:p>
        </w:tc>
        <w:tc>
          <w:tcPr>
            <w:tcW w:w="2941" w:type="dxa"/>
            <w:shd w:val="clear" w:color="auto" w:fill="auto"/>
          </w:tcPr>
          <w:p w:rsidR="00B92999"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r w:rsidR="00B92999" w:rsidTr="00093764">
        <w:tc>
          <w:tcPr>
            <w:tcW w:w="3085" w:type="dxa"/>
            <w:shd w:val="clear" w:color="auto" w:fill="auto"/>
          </w:tcPr>
          <w:p w:rsidR="00B92999" w:rsidP="00591D6B" w:rsidRDefault="00532AED">
            <w:pPr>
              <w:pStyle w:val="AltB0"/>
            </w:pPr>
            <w:hyperlink w:history="1" w:anchor="TrainTailMinLocation">
              <w:r w:rsidR="00B92999">
                <w:rPr>
                  <w:rStyle w:val="ac"/>
                </w:rPr>
                <w:t>TrainTailMinLocation</w:t>
              </w:r>
            </w:hyperlink>
          </w:p>
        </w:tc>
        <w:tc>
          <w:tcPr>
            <w:tcW w:w="1630" w:type="dxa"/>
          </w:tcPr>
          <w:p w:rsidR="00B92999" w:rsidP="00591D6B" w:rsidRDefault="00B92999">
            <w:pPr>
              <w:pStyle w:val="AltB0"/>
            </w:pPr>
            <w:r>
              <w:rPr>
                <w:rFonts w:hint="eastAsia"/>
              </w:rPr>
              <w:t>√</w:t>
            </w:r>
          </w:p>
        </w:tc>
        <w:tc>
          <w:tcPr>
            <w:tcW w:w="1630" w:type="dxa"/>
            <w:shd w:val="clear" w:color="auto" w:fill="auto"/>
          </w:tcPr>
          <w:p w:rsidR="00B92999" w:rsidP="00591D6B" w:rsidRDefault="00B92999">
            <w:pPr>
              <w:pStyle w:val="AltB0"/>
            </w:pPr>
            <w:r>
              <w:rPr>
                <w:rFonts w:hint="eastAsia"/>
              </w:rPr>
              <w:t>√</w:t>
            </w:r>
          </w:p>
        </w:tc>
        <w:tc>
          <w:tcPr>
            <w:tcW w:w="2941" w:type="dxa"/>
            <w:shd w:val="clear" w:color="auto" w:fill="auto"/>
          </w:tcPr>
          <w:p w:rsidR="00B92999" w:rsidP="00591D6B" w:rsidRDefault="00C66284">
            <w:pPr>
              <w:pStyle w:val="AltB0"/>
            </w:pPr>
            <w:r>
              <w:fldChar w:fldCharType="begin"/>
            </w:r>
            <w:r>
              <w:instrText xml:space="preserve"> REF ST_LOCATION_UNIT \h </w:instrText>
            </w:r>
            <w:r>
              <w:fldChar w:fldCharType="separate"/>
            </w:r>
            <w:r w:rsidRPr="00936AAD" w:rsidR="00DE178B">
              <w:rPr>
                <w:rStyle w:val="DATATYPE"/>
              </w:rPr>
              <w:t>ST_</w:t>
            </w:r>
            <w:r w:rsidRPr="00936AAD" w:rsidR="00DE178B">
              <w:rPr>
                <w:rStyle w:val="DATATYPE"/>
                <w:rFonts w:hint="eastAsia"/>
              </w:rPr>
              <w:t>LOCATION_UNIT</w:t>
            </w:r>
            <w:r>
              <w:fldChar w:fldCharType="end"/>
            </w:r>
          </w:p>
        </w:tc>
      </w:tr>
      <w:tr w:rsidR="00B92999" w:rsidTr="00093764">
        <w:tc>
          <w:tcPr>
            <w:tcW w:w="3085" w:type="dxa"/>
            <w:shd w:val="clear" w:color="auto" w:fill="auto"/>
          </w:tcPr>
          <w:p w:rsidR="00B92999" w:rsidP="00591D6B" w:rsidRDefault="00532AED">
            <w:pPr>
              <w:pStyle w:val="AltB0"/>
            </w:pPr>
            <w:hyperlink w:history="1" w:anchor="TrainTailOrientation">
              <w:r w:rsidR="00B92999">
                <w:rPr>
                  <w:rStyle w:val="ac"/>
                </w:rPr>
                <w:t>TrainTailOrientation</w:t>
              </w:r>
            </w:hyperlink>
          </w:p>
        </w:tc>
        <w:tc>
          <w:tcPr>
            <w:tcW w:w="1630" w:type="dxa"/>
          </w:tcPr>
          <w:p w:rsidR="00B92999" w:rsidP="00591D6B" w:rsidRDefault="00B92999">
            <w:pPr>
              <w:pStyle w:val="AltB0"/>
            </w:pPr>
            <w:r>
              <w:rPr>
                <w:rFonts w:hint="eastAsia"/>
              </w:rPr>
              <w:t>√</w:t>
            </w:r>
          </w:p>
        </w:tc>
        <w:tc>
          <w:tcPr>
            <w:tcW w:w="1630" w:type="dxa"/>
            <w:shd w:val="clear" w:color="auto" w:fill="auto"/>
          </w:tcPr>
          <w:p w:rsidR="00B92999" w:rsidP="00591D6B" w:rsidRDefault="00B92999">
            <w:pPr>
              <w:pStyle w:val="AltB0"/>
            </w:pPr>
            <w:r>
              <w:rPr>
                <w:rFonts w:hint="eastAsia"/>
              </w:rPr>
              <w:t>√</w:t>
            </w:r>
          </w:p>
        </w:tc>
        <w:tc>
          <w:tcPr>
            <w:tcW w:w="2941" w:type="dxa"/>
            <w:shd w:val="clear" w:color="auto" w:fill="auto"/>
          </w:tcPr>
          <w:p w:rsidR="00B92999" w:rsidP="00591D6B" w:rsidRDefault="00C66284">
            <w:pPr>
              <w:pStyle w:val="AltB0"/>
            </w:pPr>
            <w:r>
              <w:fldChar w:fldCharType="begin"/>
            </w:r>
            <w:r>
              <w:instrText xml:space="preserve"> REF ENUM_DOT \h </w:instrText>
            </w:r>
            <w:r>
              <w:fldChar w:fldCharType="separate"/>
            </w:r>
            <w:r w:rsidRPr="00190111" w:rsidR="00DE178B">
              <w:rPr>
                <w:rStyle w:val="DATATYPE"/>
              </w:rPr>
              <w:t>ENUM_DOT</w:t>
            </w:r>
            <w:r>
              <w:fldChar w:fldCharType="end"/>
            </w:r>
          </w:p>
        </w:tc>
      </w:tr>
    </w:tbl>
    <w:p w:rsidR="00BA3C40" w:rsidP="00F23398" w:rsidRDefault="00BA3C40">
      <w:pPr>
        <w:pStyle w:val="2"/>
        <w:ind w:left="756" w:hanging="756"/>
      </w:pPr>
      <w:bookmarkStart w:name="_Toc349030970" w:id="16928"/>
      <w:bookmarkStart w:name="_Toc351470870" w:id="16929"/>
      <w:bookmarkStart w:name="_Toc349030971" w:id="16930"/>
      <w:bookmarkStart w:name="_Toc351470871" w:id="16931"/>
      <w:bookmarkStart w:name="_Toc349030972" w:id="16932"/>
      <w:bookmarkStart w:name="_Toc351470872" w:id="16933"/>
      <w:bookmarkStart w:name="_Toc349030973" w:id="16934"/>
      <w:bookmarkStart w:name="_Toc351470873" w:id="16935"/>
      <w:bookmarkStart w:name="_Toc349030974" w:id="16936"/>
      <w:bookmarkStart w:name="_Toc351470874" w:id="16937"/>
      <w:bookmarkStart w:name="_Toc349030975" w:id="16938"/>
      <w:bookmarkStart w:name="_Toc351470875" w:id="16939"/>
      <w:bookmarkStart w:name="_Toc349030976" w:id="16940"/>
      <w:bookmarkStart w:name="_Toc351470876" w:id="16941"/>
      <w:bookmarkStart w:name="_Toc349030977" w:id="16942"/>
      <w:bookmarkStart w:name="_Toc351470877" w:id="16943"/>
      <w:bookmarkStart w:name="_Toc349030978" w:id="16944"/>
      <w:bookmarkStart w:name="_Toc351470878" w:id="16945"/>
      <w:bookmarkStart w:name="_Toc349030979" w:id="16946"/>
      <w:bookmarkStart w:name="_Toc351470879" w:id="16947"/>
      <w:bookmarkStart w:name="_Toc349030980" w:id="16948"/>
      <w:bookmarkStart w:name="_Toc351470880" w:id="16949"/>
      <w:bookmarkStart w:name="_Toc349030981" w:id="16950"/>
      <w:bookmarkStart w:name="_Toc351470881" w:id="16951"/>
      <w:bookmarkStart w:name="_Ref345055948" w:id="16952"/>
      <w:bookmarkStart w:name="_Toc348357557" w:id="16953"/>
      <w:bookmarkStart w:name="_Toc349030992" w:id="16954"/>
      <w:bookmarkStart w:name="_Toc347567103" w:id="16955"/>
      <w:bookmarkStart w:name="_Toc345689768" w:id="16956"/>
      <w:bookmarkStart w:name="_Toc376182986" w:id="16957"/>
      <w:bookmarkStart w:name="_Toc392229966" w:id="16958"/>
      <w:bookmarkStart w:name="_Ref268160991" w:id="16959"/>
      <w:bookmarkStart w:name="_Ref278299737" w:id="16960"/>
      <w:bookmarkEnd w:id="16928"/>
      <w:bookmarkEnd w:id="16929"/>
      <w:bookmarkEnd w:id="16930"/>
      <w:bookmarkEnd w:id="16931"/>
      <w:bookmarkEnd w:id="16932"/>
      <w:bookmarkEnd w:id="16933"/>
      <w:bookmarkEnd w:id="16934"/>
      <w:bookmarkEnd w:id="16935"/>
      <w:bookmarkEnd w:id="16936"/>
      <w:bookmarkEnd w:id="16937"/>
      <w:bookmarkEnd w:id="16938"/>
      <w:bookmarkEnd w:id="16939"/>
      <w:bookmarkEnd w:id="16940"/>
      <w:bookmarkEnd w:id="16941"/>
      <w:bookmarkEnd w:id="16942"/>
      <w:bookmarkEnd w:id="16943"/>
      <w:bookmarkEnd w:id="16944"/>
      <w:bookmarkEnd w:id="16945"/>
      <w:bookmarkEnd w:id="16946"/>
      <w:bookmarkEnd w:id="16947"/>
      <w:bookmarkEnd w:id="16948"/>
      <w:bookmarkEnd w:id="16949"/>
      <w:bookmarkEnd w:id="16950"/>
      <w:bookmarkEnd w:id="16951"/>
      <w:r>
        <w:rPr>
          <w:rFonts w:hint="eastAsia"/>
        </w:rPr>
        <w:lastRenderedPageBreak/>
        <w:t>F7</w:t>
      </w:r>
      <w:r w:rsidR="004B625E">
        <w:rPr>
          <w:rFonts w:hint="eastAsia"/>
        </w:rPr>
        <w:t>3</w:t>
      </w:r>
      <w:r>
        <w:rPr>
          <w:rFonts w:hint="eastAsia"/>
        </w:rPr>
        <w:t>-Outputs to CI</w:t>
      </w:r>
      <w:r w:rsidR="00DF195A">
        <w:rPr>
          <w:rFonts w:hint="eastAsia"/>
        </w:rPr>
        <w:t xml:space="preserve"> Radio</w:t>
      </w:r>
      <w:bookmarkEnd w:id="16952"/>
      <w:bookmarkEnd w:id="16953"/>
      <w:bookmarkEnd w:id="16954"/>
      <w:bookmarkEnd w:id="16955"/>
      <w:bookmarkEnd w:id="16956"/>
      <w:bookmarkEnd w:id="16957"/>
      <w:bookmarkEnd w:id="16958"/>
    </w:p>
    <w:p w:rsidR="00BA3C40" w:rsidP="00934391" w:rsidRDefault="00BA3C40">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095"/>
        <w:gridCol w:w="3095"/>
        <w:gridCol w:w="3096"/>
      </w:tblGrid>
      <w:tr w:rsidRPr="00785CC7" w:rsidR="00DC09A5" w:rsidTr="00416AAC">
        <w:tc>
          <w:tcPr>
            <w:tcW w:w="1666"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1666"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1667"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DC09A5" w:rsidTr="00416AAC">
        <w:tc>
          <w:tcPr>
            <w:tcW w:w="1666" w:type="pct"/>
            <w:shd w:val="clear" w:color="auto" w:fill="auto"/>
          </w:tcPr>
          <w:p w:rsidR="00DC09A5" w:rsidP="00591D6B" w:rsidRDefault="00532AED">
            <w:pPr>
              <w:pStyle w:val="AltB0"/>
            </w:pPr>
            <w:hyperlink w:history="1" w:anchor="CCvariantRequest">
              <w:r w:rsidR="00C02146">
                <w:rPr>
                  <w:rStyle w:val="ac"/>
                </w:rPr>
                <w:t>CCvariantRequest</w:t>
              </w:r>
            </w:hyperlink>
          </w:p>
        </w:tc>
        <w:tc>
          <w:tcPr>
            <w:tcW w:w="1666" w:type="pct"/>
            <w:shd w:val="clear" w:color="auto" w:fill="auto"/>
          </w:tcPr>
          <w:p w:rsidR="00DC09A5" w:rsidP="00591D6B" w:rsidRDefault="00336F21">
            <w:pPr>
              <w:pStyle w:val="AltB0"/>
            </w:pPr>
            <w:r>
              <w:rPr>
                <w:rFonts w:hint="eastAsia"/>
              </w:rPr>
              <w:t>External</w:t>
            </w:r>
          </w:p>
        </w:tc>
        <w:tc>
          <w:tcPr>
            <w:tcW w:w="1667" w:type="pct"/>
            <w:shd w:val="clear" w:color="auto" w:fill="auto"/>
          </w:tcPr>
          <w:p w:rsidR="00DC09A5" w:rsidP="00591D6B" w:rsidRDefault="00336F21">
            <w:pPr>
              <w:pStyle w:val="AltB0"/>
            </w:pPr>
            <w:r>
              <w:fldChar w:fldCharType="begin"/>
            </w:r>
            <w:r>
              <w:instrText xml:space="preserve"> REF _Ref348813931 \h </w:instrText>
            </w:r>
            <w:r>
              <w:fldChar w:fldCharType="separate"/>
            </w:r>
            <w:r w:rsidR="00DE178B">
              <w:rPr>
                <w:rFonts w:hint="eastAsia"/>
              </w:rPr>
              <w:t>Interface with CI Radio</w:t>
            </w:r>
            <w:r>
              <w:fldChar w:fldCharType="end"/>
            </w:r>
          </w:p>
        </w:tc>
      </w:tr>
      <w:tr w:rsidR="00416AAC" w:rsidTr="00416AAC">
        <w:tc>
          <w:tcPr>
            <w:tcW w:w="1666" w:type="pct"/>
            <w:shd w:val="clear" w:color="auto" w:fill="auto"/>
          </w:tcPr>
          <w:p w:rsidR="00416AAC" w:rsidP="00591D6B" w:rsidRDefault="00532AED">
            <w:pPr>
              <w:pStyle w:val="AltB0"/>
            </w:pPr>
            <w:hyperlink w:history="1" w:anchor="NonVitalRequest">
              <w:r w:rsidR="00416AAC">
                <w:rPr>
                  <w:rStyle w:val="ac"/>
                </w:rPr>
                <w:t>NonVitalRequest</w:t>
              </w:r>
            </w:hyperlink>
          </w:p>
        </w:tc>
        <w:tc>
          <w:tcPr>
            <w:tcW w:w="1666" w:type="pct"/>
            <w:shd w:val="clear" w:color="auto" w:fill="auto"/>
          </w:tcPr>
          <w:p w:rsidR="00416AAC" w:rsidP="00591D6B" w:rsidRDefault="00416AAC">
            <w:pPr>
              <w:pStyle w:val="AltB0"/>
            </w:pPr>
            <w:r>
              <w:rPr>
                <w:rFonts w:hint="eastAsia"/>
              </w:rPr>
              <w:t>External</w:t>
            </w:r>
          </w:p>
        </w:tc>
        <w:tc>
          <w:tcPr>
            <w:tcW w:w="1667" w:type="pct"/>
            <w:shd w:val="clear" w:color="auto" w:fill="auto"/>
          </w:tcPr>
          <w:p w:rsidR="00416AAC" w:rsidP="00591D6B" w:rsidRDefault="00416AAC">
            <w:pPr>
              <w:pStyle w:val="AltB0"/>
            </w:pPr>
            <w:r>
              <w:fldChar w:fldCharType="begin"/>
            </w:r>
            <w:r>
              <w:instrText xml:space="preserve"> REF _Ref348357813 \h </w:instrText>
            </w:r>
            <w:r>
              <w:fldChar w:fldCharType="separate"/>
            </w:r>
            <w:r w:rsidR="00DE178B">
              <w:rPr>
                <w:rFonts w:hint="eastAsia"/>
              </w:rPr>
              <w:t>Interface with CC Non Vital</w:t>
            </w:r>
            <w:r>
              <w:fldChar w:fldCharType="end"/>
            </w:r>
          </w:p>
        </w:tc>
      </w:tr>
      <w:tr w:rsidR="00E37371" w:rsidTr="00416AAC">
        <w:tc>
          <w:tcPr>
            <w:tcW w:w="1666" w:type="pct"/>
            <w:shd w:val="clear" w:color="auto" w:fill="auto"/>
          </w:tcPr>
          <w:p w:rsidR="00E37371" w:rsidP="00591D6B" w:rsidRDefault="00532AED">
            <w:pPr>
              <w:pStyle w:val="AltB0"/>
            </w:pPr>
            <w:hyperlink w:history="1" w:anchor="TrackMap">
              <w:r w:rsidR="00E37371">
                <w:rPr>
                  <w:rStyle w:val="ac"/>
                </w:rPr>
                <w:t>TrackMap</w:t>
              </w:r>
            </w:hyperlink>
          </w:p>
        </w:tc>
        <w:tc>
          <w:tcPr>
            <w:tcW w:w="1666" w:type="pct"/>
            <w:shd w:val="clear" w:color="auto" w:fill="auto"/>
          </w:tcPr>
          <w:p w:rsidR="00E37371" w:rsidP="00591D6B" w:rsidRDefault="00E37371">
            <w:pPr>
              <w:pStyle w:val="AltB0"/>
            </w:pPr>
            <w:r>
              <w:rPr>
                <w:rFonts w:hint="eastAsia"/>
              </w:rPr>
              <w:t>Internal</w:t>
            </w:r>
          </w:p>
        </w:tc>
        <w:tc>
          <w:tcPr>
            <w:tcW w:w="1667" w:type="pct"/>
            <w:shd w:val="clear" w:color="auto" w:fill="auto"/>
          </w:tcPr>
          <w:p w:rsidR="00E37371" w:rsidP="00591D6B" w:rsidRDefault="00E37371">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336F21" w:rsidTr="00416AAC">
        <w:tc>
          <w:tcPr>
            <w:tcW w:w="1666" w:type="pct"/>
            <w:shd w:val="clear" w:color="auto" w:fill="auto"/>
          </w:tcPr>
          <w:p w:rsidR="00336F21" w:rsidP="00591D6B" w:rsidRDefault="00532AED">
            <w:pPr>
              <w:pStyle w:val="AltB0"/>
            </w:pPr>
            <w:hyperlink w:history="1" w:anchor="TrainFrontLocation">
              <w:r w:rsidR="00336F21">
                <w:rPr>
                  <w:rStyle w:val="ac"/>
                </w:rPr>
                <w:t>TrainFrontLocation</w:t>
              </w:r>
            </w:hyperlink>
          </w:p>
        </w:tc>
        <w:tc>
          <w:tcPr>
            <w:tcW w:w="1666" w:type="pct"/>
            <w:shd w:val="clear" w:color="auto" w:fill="auto"/>
          </w:tcPr>
          <w:p w:rsidR="00336F21" w:rsidP="00591D6B" w:rsidRDefault="00336F21">
            <w:pPr>
              <w:pStyle w:val="AltB0"/>
            </w:pPr>
            <w:r>
              <w:rPr>
                <w:rFonts w:hint="eastAsia"/>
              </w:rPr>
              <w:t>Internal</w:t>
            </w:r>
          </w:p>
        </w:tc>
        <w:tc>
          <w:tcPr>
            <w:tcW w:w="1667" w:type="pct"/>
            <w:shd w:val="clear" w:color="auto" w:fill="auto"/>
          </w:tcPr>
          <w:p w:rsidR="00336F21" w:rsidP="00591D6B" w:rsidRDefault="00336F21">
            <w:pPr>
              <w:pStyle w:val="AltB0"/>
            </w:pPr>
            <w:r>
              <w:fldChar w:fldCharType="begin"/>
            </w:r>
            <w:r>
              <w:instrText xml:space="preserve"> REF _Ref345055747 \h </w:instrText>
            </w:r>
            <w:r>
              <w:fldChar w:fldCharType="separate"/>
            </w:r>
            <w:r w:rsidR="00DE178B">
              <w:rPr>
                <w:rFonts w:hint="eastAsia"/>
              </w:rPr>
              <w:t>F33-Confirm Train Localization</w:t>
            </w:r>
            <w:r>
              <w:fldChar w:fldCharType="end"/>
            </w:r>
          </w:p>
        </w:tc>
      </w:tr>
    </w:tbl>
    <w:p w:rsidR="00BA3C40" w:rsidP="00934391" w:rsidRDefault="00BA3C40">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7"/>
        <w:gridCol w:w="1558"/>
        <w:gridCol w:w="2706"/>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DC09A5" w:rsidTr="0063035C">
        <w:tc>
          <w:tcPr>
            <w:tcW w:w="1720" w:type="pct"/>
            <w:tcBorders>
              <w:top w:val="single" w:color="000000" w:sz="4" w:space="0"/>
            </w:tcBorders>
            <w:shd w:val="clear" w:color="auto" w:fill="auto"/>
          </w:tcPr>
          <w:p w:rsidR="00DC09A5" w:rsidP="00591D6B" w:rsidRDefault="00532AED">
            <w:pPr>
              <w:pStyle w:val="AltB0"/>
            </w:pPr>
            <w:hyperlink w:history="1" w:anchor="CCvariantRequestMsgReceived">
              <w:r w:rsidR="00C02146">
                <w:rPr>
                  <w:rStyle w:val="ac"/>
                </w:rPr>
                <w:t>CCvariantRequestMsgReceived</w:t>
              </w:r>
            </w:hyperlink>
          </w:p>
        </w:tc>
        <w:tc>
          <w:tcPr>
            <w:tcW w:w="984" w:type="pct"/>
            <w:tcBorders>
              <w:top w:val="single" w:color="000000" w:sz="4" w:space="0"/>
            </w:tcBorders>
          </w:tcPr>
          <w:p w:rsidR="00DC09A5" w:rsidP="00591D6B" w:rsidRDefault="00E92EF5">
            <w:pPr>
              <w:pStyle w:val="AltB0"/>
            </w:pPr>
            <w:r>
              <w:rPr>
                <w:rFonts w:hint="eastAsia"/>
              </w:rPr>
              <w:t>√</w:t>
            </w:r>
          </w:p>
        </w:tc>
        <w:tc>
          <w:tcPr>
            <w:tcW w:w="839" w:type="pct"/>
            <w:tcBorders>
              <w:top w:val="single" w:color="000000" w:sz="4" w:space="0"/>
            </w:tcBorders>
            <w:shd w:val="clear" w:color="auto" w:fill="auto"/>
          </w:tcPr>
          <w:p w:rsidR="00DC09A5" w:rsidP="00591D6B" w:rsidRDefault="00E92EF5">
            <w:pPr>
              <w:pStyle w:val="AltB0"/>
            </w:pPr>
            <w:r>
              <w:rPr>
                <w:rFonts w:hint="eastAsia"/>
              </w:rPr>
              <w:t>√</w:t>
            </w:r>
          </w:p>
        </w:tc>
        <w:tc>
          <w:tcPr>
            <w:tcW w:w="1457" w:type="pct"/>
            <w:tcBorders>
              <w:top w:val="single" w:color="000000" w:sz="4" w:space="0"/>
            </w:tcBorders>
            <w:shd w:val="clear" w:color="auto" w:fill="auto"/>
          </w:tcPr>
          <w:p w:rsidR="00DC09A5" w:rsidP="00591D6B" w:rsidRDefault="00532AED">
            <w:pPr>
              <w:pStyle w:val="AltB0"/>
            </w:pPr>
            <w:r>
              <w:fldChar w:fldCharType="begin"/>
            </w:r>
            <w:r>
              <w:instrText xml:space="preserve"> REF BOOLEAN </w:instrText>
            </w:r>
            <w:r>
              <w:fldChar w:fldCharType="separate"/>
            </w:r>
            <w:r w:rsidRPr="00190111" w:rsidR="00DE178B">
              <w:rPr>
                <w:rStyle w:val="DATATYPE"/>
              </w:rPr>
              <w:t>BOOLEAN</w:t>
            </w:r>
            <w:r>
              <w:rPr>
                <w:rStyle w:val="DATATYPE"/>
              </w:rPr>
              <w:fldChar w:fldCharType="end"/>
            </w:r>
          </w:p>
        </w:tc>
      </w:tr>
    </w:tbl>
    <w:p w:rsidRPr="00003A18" w:rsidR="00BA3C40" w:rsidP="00934391" w:rsidRDefault="00BA3C40">
      <w:pPr>
        <w:pStyle w:val="3"/>
      </w:pPr>
      <w:r w:rsidRPr="00A61D30">
        <w:rPr>
          <w:rFonts w:hint="eastAsia"/>
        </w:rPr>
        <w:t>Processing</w:t>
      </w:r>
    </w:p>
    <w:p w:rsidR="00BA3C40" w:rsidP="00C93484" w:rsidRDefault="00B37682">
      <w:pPr>
        <w:pStyle w:val="Reqtify"/>
      </w:pPr>
      <w:r>
        <w:rPr>
          <w:rFonts w:hint="eastAsia"/>
        </w:rPr>
        <w:t>在与联锁进行无线通信时，联锁会请求</w:t>
      </w:r>
      <w:r>
        <w:rPr>
          <w:rFonts w:hint="eastAsia"/>
        </w:rPr>
        <w:t>CC</w:t>
      </w:r>
      <w:r>
        <w:rPr>
          <w:rFonts w:hint="eastAsia"/>
        </w:rPr>
        <w:t>发送</w:t>
      </w:r>
      <w:r>
        <w:rPr>
          <w:rFonts w:hint="eastAsia"/>
        </w:rPr>
        <w:t>Overlap</w:t>
      </w:r>
      <w:r>
        <w:rPr>
          <w:rFonts w:hint="eastAsia"/>
        </w:rPr>
        <w:t>解锁信息。</w:t>
      </w:r>
      <w:r>
        <w:rPr>
          <w:rFonts w:hint="eastAsia"/>
        </w:rPr>
        <w:t>ATP</w:t>
      </w:r>
      <w:r>
        <w:rPr>
          <w:rFonts w:hint="eastAsia"/>
        </w:rPr>
        <w:t>应记录该请求，并在</w:t>
      </w:r>
      <w:r>
        <w:rPr>
          <w:rFonts w:hint="eastAsia"/>
        </w:rPr>
        <w:t>CCNV</w:t>
      </w:r>
      <w:r>
        <w:rPr>
          <w:rFonts w:hint="eastAsia"/>
        </w:rPr>
        <w:t>授权发送</w:t>
      </w:r>
      <w:r>
        <w:rPr>
          <w:rFonts w:hint="eastAsia"/>
        </w:rPr>
        <w:t>Overlap</w:t>
      </w:r>
      <w:r>
        <w:rPr>
          <w:rFonts w:hint="eastAsia"/>
        </w:rPr>
        <w:t>解锁信息时，根据</w:t>
      </w:r>
      <w:r w:rsidR="004B3643">
        <w:rPr>
          <w:rFonts w:hint="eastAsia"/>
        </w:rPr>
        <w:t>车头最大定位</w:t>
      </w:r>
      <w:r>
        <w:rPr>
          <w:rFonts w:hint="eastAsia"/>
        </w:rPr>
        <w:t>所在的</w:t>
      </w:r>
      <w:r w:rsidRPr="004B3643" w:rsidR="004B3643">
        <w:fldChar w:fldCharType="begin"/>
      </w:r>
      <w:r w:rsidR="004B3643">
        <w:instrText xml:space="preserve"> REF SGL_OVERLAP_RELEASE_ZONE \h </w:instrText>
      </w:r>
      <w:r w:rsidRPr="004B3643" w:rsidR="004B3643">
        <w:fldChar w:fldCharType="separate"/>
      </w:r>
      <w:r w:rsidR="00DE178B">
        <w:rPr>
          <w:rStyle w:val="aff1"/>
        </w:rPr>
        <w:t>SGL_OVERLAP_</w:t>
      </w:r>
      <w:r w:rsidR="00DE178B">
        <w:rPr>
          <w:rStyle w:val="aff1"/>
          <w:rFonts w:hint="eastAsia"/>
        </w:rPr>
        <w:t>RELEASE_ZONE</w:t>
      </w:r>
      <w:r w:rsidRPr="004B3643" w:rsidR="004B3643">
        <w:fldChar w:fldCharType="end"/>
      </w:r>
      <w:r>
        <w:rPr>
          <w:rFonts w:hint="eastAsia"/>
        </w:rPr>
        <w:t>，发送解锁请求。</w:t>
      </w:r>
    </w:p>
    <w:p w:rsidR="00B37682" w:rsidP="00C93484" w:rsidRDefault="00B37682">
      <w:pPr>
        <w:pStyle w:val="Reqtify"/>
      </w:pPr>
    </w:p>
    <w:p w:rsidR="00610A4C" w:rsidP="00C93484" w:rsidRDefault="00610A4C">
      <w:pPr>
        <w:pStyle w:val="Reqtify"/>
      </w:pPr>
    </w:p>
    <w:p w:rsidRPr="00104D6A" w:rsidR="00104D6A" w:rsidP="00610A4C" w:rsidRDefault="00104D6A">
      <w:pPr>
        <w:pStyle w:val="4"/>
      </w:pPr>
      <w:r>
        <w:rPr>
          <w:rFonts w:hint="eastAsia"/>
        </w:rPr>
        <w:t>Receive CC variant request</w:t>
      </w:r>
    </w:p>
    <w:p w:rsidR="00104D6A" w:rsidP="00104D6A" w:rsidRDefault="00104D6A">
      <w:pPr>
        <w:pStyle w:val="ReqtifyAltR"/>
      </w:pPr>
      <w:r>
        <w:t>[iTC_CC_ATP-SwRS-</w:t>
      </w:r>
      <w:r w:rsidR="00655979">
        <w:rPr>
          <w:rFonts w:hint="eastAsia"/>
        </w:rPr>
        <w:t>0729</w:t>
      </w:r>
      <w:r>
        <w:t>]</w:t>
      </w:r>
    </w:p>
    <w:p w:rsidR="00104D6A" w:rsidP="00C93484" w:rsidRDefault="00C02146">
      <w:pPr>
        <w:pStyle w:val="Reqtify"/>
      </w:pPr>
      <w:bookmarkStart w:name="CCvariantRequestMsgReceived" w:id="16961"/>
      <w:r w:rsidRPr="00F255BE">
        <w:rPr>
          <w:rStyle w:val="aff2"/>
          <w:bCs w:val="0"/>
          <w:iCs w:val="0"/>
        </w:rPr>
        <w:t>CCvariantRequestMsgReceived</w:t>
      </w:r>
      <w:bookmarkEnd w:id="16961"/>
      <w:r w:rsidR="00104D6A">
        <w:rPr>
          <w:rFonts w:hint="eastAsia"/>
        </w:rPr>
        <w:t>，</w:t>
      </w:r>
      <w:r w:rsidRPr="00F4005C" w:rsidR="00104D6A">
        <w:rPr>
          <w:rFonts w:hint="eastAsia"/>
        </w:rPr>
        <w:t>收到来自</w:t>
      </w:r>
      <w:r w:rsidRPr="00F4005C" w:rsidR="00104D6A">
        <w:rPr>
          <w:rFonts w:hint="eastAsia"/>
        </w:rPr>
        <w:t>CI</w:t>
      </w:r>
      <w:r w:rsidRPr="00F4005C" w:rsidR="00104D6A">
        <w:rPr>
          <w:rFonts w:hint="eastAsia"/>
        </w:rPr>
        <w:t>的</w:t>
      </w:r>
      <w:r w:rsidRPr="00F4005C" w:rsidR="00104D6A">
        <w:rPr>
          <w:rFonts w:hint="eastAsia"/>
        </w:rPr>
        <w:t>CC</w:t>
      </w:r>
      <w:r w:rsidRPr="00F4005C" w:rsidR="00104D6A">
        <w:rPr>
          <w:rFonts w:hint="eastAsia"/>
        </w:rPr>
        <w:t>变量请求</w:t>
      </w:r>
      <w:r w:rsidR="00B37682">
        <w:rPr>
          <w:rFonts w:hint="eastAsia"/>
        </w:rPr>
        <w:t>并校核字正确。</w:t>
      </w:r>
    </w:p>
    <w:p w:rsidR="00104D6A" w:rsidP="000431E0" w:rsidRDefault="00104D6A">
      <w:pPr>
        <w:pStyle w:val="af7"/>
      </w:pPr>
      <w:r w:rsidRPr="00F4005C">
        <w:t xml:space="preserve">def </w:t>
      </w:r>
      <w:hyperlink w:history="1" w:anchor="CCvariantRequestMsgReceived">
        <w:r w:rsidR="00C02146">
          <w:rPr>
            <w:rStyle w:val="ac"/>
          </w:rPr>
          <w:t>CCvariantRequestMsgReceived</w:t>
        </w:r>
      </w:hyperlink>
      <w:r w:rsidRPr="00F4005C">
        <w:t>(cbi</w:t>
      </w:r>
      <w:r w:rsidR="00354F88">
        <w:t>I</w:t>
      </w:r>
      <w:r w:rsidRPr="00F4005C">
        <w:t>d</w:t>
      </w:r>
      <w:r w:rsidR="00011511">
        <w:rPr>
          <w:rFonts w:hint="eastAsia"/>
        </w:rPr>
        <w:t>, k</w:t>
      </w:r>
      <w:r w:rsidRPr="00F4005C">
        <w:t>):</w:t>
      </w:r>
    </w:p>
    <w:p w:rsidRPr="001A7559" w:rsidR="001A7559" w:rsidP="000431E0" w:rsidRDefault="001A7559">
      <w:pPr>
        <w:pStyle w:val="af7"/>
      </w:pPr>
      <w:r w:rsidRPr="001A7559">
        <w:t xml:space="preserve">    if (Initialization):</w:t>
      </w:r>
    </w:p>
    <w:p w:rsidRPr="001A7559" w:rsidR="001A7559" w:rsidP="000431E0" w:rsidRDefault="001A7559">
      <w:pPr>
        <w:pStyle w:val="af7"/>
      </w:pPr>
      <w:r w:rsidRPr="001A7559">
        <w:t xml:space="preserve">        return </w:t>
      </w:r>
      <w:r w:rsidRPr="001A7559">
        <w:rPr>
          <w:rStyle w:val="aff1"/>
        </w:rPr>
        <w:t>False</w:t>
      </w:r>
    </w:p>
    <w:p w:rsidR="00104D6A" w:rsidP="000431E0" w:rsidRDefault="001A7559">
      <w:pPr>
        <w:pStyle w:val="af7"/>
      </w:pPr>
      <w:r w:rsidRPr="001A7559">
        <w:t xml:space="preserve">    elif</w:t>
      </w:r>
      <w:r w:rsidR="00104D6A">
        <w:rPr>
          <w:rFonts w:hint="eastAsia"/>
        </w:rPr>
        <w:t xml:space="preserve"> </w:t>
      </w:r>
      <w:r>
        <w:rPr>
          <w:rFonts w:hint="eastAsia"/>
        </w:rPr>
        <w:t>(</w:t>
      </w:r>
      <w:hyperlink w:history="1" w:anchor="Received">
        <w:r w:rsidRPr="00A04216" w:rsidR="00104D6A">
          <w:rPr>
            <w:rStyle w:val="ac"/>
            <w:rFonts w:hint="eastAsia"/>
          </w:rPr>
          <w:t>Message</w:t>
        </w:r>
        <w:r w:rsidRPr="00A04216" w:rsidR="00354F88">
          <w:rPr>
            <w:rStyle w:val="ac"/>
            <w:rFonts w:hint="eastAsia"/>
          </w:rPr>
          <w:t>.R</w:t>
        </w:r>
        <w:r w:rsidRPr="00A04216" w:rsidR="00104D6A">
          <w:rPr>
            <w:rStyle w:val="ac"/>
            <w:rFonts w:hint="eastAsia"/>
          </w:rPr>
          <w:t>eceived</w:t>
        </w:r>
      </w:hyperlink>
      <w:r w:rsidR="00104D6A">
        <w:rPr>
          <w:rFonts w:hint="eastAsia"/>
        </w:rPr>
        <w:t>(</w:t>
      </w:r>
      <w:hyperlink w:history="1" w:anchor="CCvariantRequest">
        <w:r w:rsidR="00C02146">
          <w:rPr>
            <w:rStyle w:val="ac"/>
          </w:rPr>
          <w:t>CCvariantRequest</w:t>
        </w:r>
      </w:hyperlink>
      <w:r w:rsidR="00104D6A">
        <w:rPr>
          <w:rFonts w:hint="eastAsia"/>
        </w:rPr>
        <w:t>, k)</w:t>
      </w:r>
      <w:r>
        <w:rPr>
          <w:rFonts w:hint="eastAsia"/>
        </w:rPr>
        <w:t>):</w:t>
      </w:r>
    </w:p>
    <w:p w:rsidRPr="001A7559" w:rsidR="001A7559" w:rsidP="000431E0" w:rsidRDefault="001A7559">
      <w:pPr>
        <w:pStyle w:val="af7"/>
      </w:pPr>
      <w:r w:rsidRPr="001A7559">
        <w:t xml:space="preserve">        return </w:t>
      </w:r>
      <w:r w:rsidRPr="001A7559">
        <w:rPr>
          <w:rStyle w:val="aff1"/>
        </w:rPr>
        <w:t>True</w:t>
      </w:r>
    </w:p>
    <w:p w:rsidRPr="001A7559" w:rsidR="001A7559" w:rsidP="000431E0" w:rsidRDefault="001A7559">
      <w:pPr>
        <w:pStyle w:val="af7"/>
      </w:pPr>
      <w:r w:rsidRPr="001A7559">
        <w:t xml:space="preserve">    else:</w:t>
      </w:r>
    </w:p>
    <w:p w:rsidRPr="00F4005C" w:rsidR="001A7559" w:rsidP="000431E0" w:rsidRDefault="001A7559">
      <w:pPr>
        <w:pStyle w:val="af7"/>
      </w:pPr>
      <w:r w:rsidRPr="001A7559">
        <w:t xml:space="preserve">        return </w:t>
      </w:r>
      <w:hyperlink w:history="1" w:anchor="CCvariantRequestMsgReceived">
        <w:r w:rsidRPr="001A7559">
          <w:rPr>
            <w:rStyle w:val="ac"/>
          </w:rPr>
          <w:t>CCvariantRequestMsgReceived</w:t>
        </w:r>
      </w:hyperlink>
      <w:r w:rsidRPr="001A7559">
        <w:t>(Cbi, k-1)</w:t>
      </w:r>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16962"/>
        </w:rPr>
      </w:pPr>
      <w:del w:author="常鸣" w:date="2014-07-03T14:27:00Z" w:id="16963">
        <w:r w:rsidDel="009328EA">
          <w:delText>#S</w:delText>
        </w:r>
      </w:del>
      <w:ins w:author="常鸣" w:date="2014-07-03T14:27:00Z" w:id="16964">
        <w:r w:rsidR="009328EA">
          <w:t>#Allocation=ATP Software</w:t>
        </w:r>
      </w:ins>
    </w:p>
    <w:p w:rsidR="00610A4C" w:rsidP="000C0D62" w:rsidRDefault="009328EA">
      <w:pPr>
        <w:pStyle w:val="ReqtifyAltQ"/>
      </w:pPr>
      <w:ins w:author="常鸣" w:date="2014-07-03T14:27:00Z" w:id="16965">
        <w:r>
          <w:t>#S</w:t>
        </w:r>
      </w:ins>
      <w:r w:rsidR="00610A4C">
        <w:t>ource=</w:t>
      </w:r>
      <w:r w:rsidRPr="00340A21" w:rsidR="00B476ED">
        <w:t>[</w:t>
      </w:r>
      <w:r w:rsidR="00B476ED">
        <w:t>iTC_CC-Sy</w:t>
      </w:r>
      <w:r w:rsidR="00B476ED">
        <w:rPr>
          <w:rFonts w:hint="eastAsia"/>
        </w:rPr>
        <w:t>AD</w:t>
      </w:r>
      <w:r w:rsidRPr="00340A21" w:rsidR="00B476ED">
        <w:t>-</w:t>
      </w:r>
      <w:r w:rsidR="00B476ED">
        <w:rPr>
          <w:rFonts w:hint="eastAsia"/>
        </w:rPr>
        <w:t>1193</w:t>
      </w:r>
      <w:r w:rsidRPr="00340A21" w:rsidR="00B476ED">
        <w:t>]</w:t>
      </w:r>
    </w:p>
    <w:p w:rsidR="00104D6A" w:rsidP="000C0D62" w:rsidRDefault="00610A4C">
      <w:pPr>
        <w:pStyle w:val="ReqtifyAltQ"/>
      </w:pPr>
      <w:r>
        <w:t>[End]</w:t>
      </w:r>
    </w:p>
    <w:p w:rsidR="00104D6A" w:rsidP="00104D6A" w:rsidRDefault="00104D6A"/>
    <w:p w:rsidR="00104D6A" w:rsidP="00104D6A" w:rsidRDefault="00104D6A"/>
    <w:p w:rsidRPr="00FE1264" w:rsidR="00104D6A" w:rsidP="00104D6A" w:rsidRDefault="00655979">
      <w:pPr>
        <w:pStyle w:val="ReqtifyAltR"/>
      </w:pPr>
      <w:r>
        <w:t>[iTC_CC_ATP-SwRS-0</w:t>
      </w:r>
      <w:r>
        <w:rPr>
          <w:rFonts w:hint="eastAsia"/>
        </w:rPr>
        <w:t>730</w:t>
      </w:r>
      <w:r w:rsidRPr="00FE1264" w:rsidR="00104D6A">
        <w:t>]</w:t>
      </w:r>
    </w:p>
    <w:p w:rsidRPr="00FE1264" w:rsidR="00B37682" w:rsidP="00C93484" w:rsidRDefault="00C02146">
      <w:pPr>
        <w:pStyle w:val="Reqtify"/>
      </w:pPr>
      <w:bookmarkStart w:name="ReceivedCBIloopHour" w:id="16966"/>
      <w:r w:rsidRPr="00F255BE">
        <w:rPr>
          <w:rStyle w:val="aff2"/>
          <w:bCs w:val="0"/>
          <w:iCs w:val="0"/>
        </w:rPr>
        <w:t>ReceivedCBIloopHour</w:t>
      </w:r>
      <w:bookmarkEnd w:id="16966"/>
      <w:r w:rsidR="00104D6A">
        <w:rPr>
          <w:rFonts w:hint="eastAsia"/>
        </w:rPr>
        <w:t>，</w:t>
      </w:r>
      <w:r w:rsidRPr="00FE1264" w:rsidR="00104D6A">
        <w:rPr>
          <w:rFonts w:hint="eastAsia"/>
        </w:rPr>
        <w:t>记录</w:t>
      </w:r>
      <w:r w:rsidRPr="00FE1264" w:rsidR="00104D6A">
        <w:rPr>
          <w:rFonts w:hint="eastAsia"/>
        </w:rPr>
        <w:t>CBI</w:t>
      </w:r>
      <w:r w:rsidRPr="00FE1264" w:rsidR="00104D6A">
        <w:rPr>
          <w:rFonts w:hint="eastAsia"/>
        </w:rPr>
        <w:t>请求中的</w:t>
      </w:r>
      <w:r w:rsidR="00B37682">
        <w:rPr>
          <w:rFonts w:hint="eastAsia"/>
        </w:rPr>
        <w:t>联锁的</w:t>
      </w:r>
      <w:r w:rsidR="00B37682">
        <w:rPr>
          <w:rFonts w:hint="eastAsia"/>
        </w:rPr>
        <w:t>loop hour</w:t>
      </w:r>
      <w:r w:rsidR="00B37682">
        <w:rPr>
          <w:rFonts w:hint="eastAsia"/>
        </w:rPr>
        <w:t>。</w:t>
      </w:r>
    </w:p>
    <w:p w:rsidRPr="00FE1264" w:rsidR="00104D6A" w:rsidP="000431E0" w:rsidRDefault="00104D6A">
      <w:pPr>
        <w:pStyle w:val="af7"/>
      </w:pPr>
      <w:r w:rsidRPr="00FE1264">
        <w:lastRenderedPageBreak/>
        <w:t xml:space="preserve">def </w:t>
      </w:r>
      <w:hyperlink w:history="1" w:anchor="ReceivedCBIloopHour">
        <w:r w:rsidR="00C02146">
          <w:rPr>
            <w:rStyle w:val="ac"/>
          </w:rPr>
          <w:t>ReceivedCBIloopHour</w:t>
        </w:r>
      </w:hyperlink>
      <w:r w:rsidRPr="00FE1264">
        <w:t>(cbi, k):</w:t>
      </w:r>
    </w:p>
    <w:p w:rsidRPr="008D6A96" w:rsidR="008D6A96" w:rsidP="000431E0" w:rsidRDefault="008D6A96">
      <w:pPr>
        <w:pStyle w:val="af7"/>
      </w:pPr>
      <w:r w:rsidRPr="008D6A96">
        <w:t xml:space="preserve">    if (Initialization):</w:t>
      </w:r>
    </w:p>
    <w:p w:rsidRPr="008D6A96" w:rsidR="008D6A96" w:rsidP="000431E0" w:rsidRDefault="008D6A96">
      <w:pPr>
        <w:pStyle w:val="af7"/>
      </w:pPr>
      <w:r w:rsidRPr="008D6A96">
        <w:t xml:space="preserve">        return </w:t>
      </w:r>
      <w:r>
        <w:fldChar w:fldCharType="begin"/>
      </w:r>
      <w:r>
        <w:instrText xml:space="preserve"> REF INVALID_LOOP_HOUR \h </w:instrText>
      </w:r>
      <w:r>
        <w:fldChar w:fldCharType="separate"/>
      </w:r>
      <w:r w:rsidRPr="0094616C" w:rsidR="00DE178B">
        <w:rPr>
          <w:rStyle w:val="aff1"/>
          <w:rFonts w:hint="eastAsia"/>
        </w:rPr>
        <w:t>INVALID_LOOP_HOUR</w:t>
      </w:r>
      <w:r>
        <w:fldChar w:fldCharType="end"/>
      </w:r>
    </w:p>
    <w:p w:rsidRPr="00011511" w:rsidR="00011511" w:rsidP="000431E0" w:rsidRDefault="008D6A96">
      <w:pPr>
        <w:pStyle w:val="af7"/>
      </w:pPr>
      <w:r w:rsidRPr="008D6A96">
        <w:t xml:space="preserve">    el</w:t>
      </w:r>
      <w:r w:rsidRPr="00011511" w:rsidR="00011511">
        <w:t xml:space="preserve">if </w:t>
      </w:r>
      <w:r w:rsidRPr="00011511" w:rsidR="00011511">
        <w:rPr>
          <w:bCs/>
        </w:rPr>
        <w:t>(</w:t>
      </w:r>
      <w:hyperlink w:history="1" w:anchor="CCvariantRequestMsgReceived">
        <w:r w:rsidR="00C02146">
          <w:rPr>
            <w:rStyle w:val="ac"/>
          </w:rPr>
          <w:t>CCvariantRequestMsgReceived</w:t>
        </w:r>
      </w:hyperlink>
      <w:r w:rsidRPr="00011511" w:rsidR="00011511">
        <w:rPr>
          <w:bCs/>
        </w:rPr>
        <w:t>(</w:t>
      </w:r>
      <w:r w:rsidRPr="00011511" w:rsidR="00011511">
        <w:t>Cbi</w:t>
      </w:r>
      <w:r w:rsidRPr="00011511" w:rsidR="00011511">
        <w:rPr>
          <w:bCs/>
        </w:rPr>
        <w:t>,</w:t>
      </w:r>
      <w:r w:rsidRPr="00011511" w:rsidR="00011511">
        <w:t xml:space="preserve"> k</w:t>
      </w:r>
      <w:r w:rsidRPr="00011511" w:rsidR="00011511">
        <w:rPr>
          <w:bCs/>
        </w:rPr>
        <w:t>))</w:t>
      </w:r>
      <w:r w:rsidRPr="00011511" w:rsidR="00011511">
        <w:t>:</w:t>
      </w:r>
    </w:p>
    <w:p w:rsidRPr="00011511" w:rsidR="00011511" w:rsidP="000431E0" w:rsidRDefault="00011511">
      <w:pPr>
        <w:pStyle w:val="af7"/>
      </w:pPr>
      <w:r w:rsidRPr="00011511">
        <w:t xml:space="preserve">        return </w:t>
      </w:r>
      <w:hyperlink w:history="1" w:anchor="CCvariantRequest">
        <w:r w:rsidR="00C02146">
          <w:rPr>
            <w:rStyle w:val="ac"/>
          </w:rPr>
          <w:t>CCvariantRequest</w:t>
        </w:r>
      </w:hyperlink>
      <w:r w:rsidRPr="00011511">
        <w:rPr>
          <w:bCs/>
        </w:rPr>
        <w:t>(</w:t>
      </w:r>
      <w:r w:rsidRPr="00011511">
        <w:t>Cbi</w:t>
      </w:r>
      <w:r w:rsidRPr="00011511">
        <w:rPr>
          <w:bCs/>
        </w:rPr>
        <w:t>,</w:t>
      </w:r>
      <w:r w:rsidRPr="00011511">
        <w:t xml:space="preserve"> k</w:t>
      </w:r>
      <w:r w:rsidRPr="00011511">
        <w:rPr>
          <w:bCs/>
        </w:rPr>
        <w:t>)</w:t>
      </w:r>
      <w:r w:rsidRPr="00011511">
        <w:t>.CbiLoopHour</w:t>
      </w:r>
    </w:p>
    <w:p w:rsidRPr="00011511" w:rsidR="00011511" w:rsidP="000431E0" w:rsidRDefault="00011511">
      <w:pPr>
        <w:pStyle w:val="af7"/>
      </w:pPr>
      <w:r w:rsidRPr="00011511">
        <w:t xml:space="preserve">    else:</w:t>
      </w:r>
    </w:p>
    <w:p w:rsidR="00011511" w:rsidP="000431E0" w:rsidRDefault="00011511">
      <w:pPr>
        <w:pStyle w:val="af7"/>
        <w:rPr>
          <w:bCs/>
        </w:rPr>
      </w:pPr>
      <w:r w:rsidRPr="00011511">
        <w:t xml:space="preserve">        return </w:t>
      </w:r>
      <w:hyperlink w:history="1" w:anchor="ReceivedCBIloopHour">
        <w:r w:rsidR="00C02146">
          <w:rPr>
            <w:rStyle w:val="ac"/>
          </w:rPr>
          <w:t>ReceivedCBIloopHour</w:t>
        </w:r>
      </w:hyperlink>
      <w:r w:rsidRPr="00011511">
        <w:rPr>
          <w:bCs/>
        </w:rPr>
        <w:t>(</w:t>
      </w:r>
      <w:r w:rsidRPr="00011511">
        <w:t>Cbi</w:t>
      </w:r>
      <w:r w:rsidRPr="00011511">
        <w:rPr>
          <w:bCs/>
        </w:rPr>
        <w:t>,</w:t>
      </w:r>
      <w:r w:rsidRPr="00011511">
        <w:t xml:space="preserve"> k</w:t>
      </w:r>
      <w:r w:rsidRPr="00011511">
        <w:rPr>
          <w:bCs/>
        </w:rPr>
        <w:t>-</w:t>
      </w:r>
      <w:r w:rsidRPr="00011511">
        <w:t>1</w:t>
      </w:r>
      <w:r w:rsidRPr="00011511">
        <w:rPr>
          <w:bCs/>
        </w:rPr>
        <w:t>)</w:t>
      </w:r>
    </w:p>
    <w:p w:rsidR="00610A4C" w:rsidP="000C0D62" w:rsidRDefault="00610A4C">
      <w:pPr>
        <w:pStyle w:val="ReqtifyAltQ"/>
      </w:pPr>
      <w:r>
        <w:rPr>
          <w:rFonts w:hint="eastAsia"/>
        </w:rPr>
        <w:t>#Category=Functional</w:t>
      </w:r>
    </w:p>
    <w:p w:rsidR="00610A4C" w:rsidP="000C0D62" w:rsidRDefault="00610A4C">
      <w:pPr>
        <w:pStyle w:val="ReqtifyAltQ"/>
      </w:pPr>
      <w:r>
        <w:rPr>
          <w:rFonts w:hint="eastAsia"/>
        </w:rPr>
        <w:t>#Contribution=SIL4</w:t>
      </w:r>
    </w:p>
    <w:p w:rsidR="009328EA" w:rsidP="000C0D62" w:rsidRDefault="00610A4C">
      <w:pPr>
        <w:pStyle w:val="ReqtifyAltQ"/>
        <w:rPr>
          <w:ins w:author="常鸣" w:date="2014-07-03T14:27:00Z" w:id="16967"/>
        </w:rPr>
      </w:pPr>
      <w:del w:author="常鸣" w:date="2014-07-03T14:27:00Z" w:id="16968">
        <w:r w:rsidDel="009328EA">
          <w:rPr>
            <w:rFonts w:hint="eastAsia"/>
          </w:rPr>
          <w:delText>#S</w:delText>
        </w:r>
      </w:del>
      <w:ins w:author="常鸣" w:date="2014-07-03T14:27:00Z" w:id="16969">
        <w:r w:rsidR="009328EA">
          <w:rPr>
            <w:rFonts w:hint="eastAsia"/>
          </w:rPr>
          <w:t>#Allocation=ATP Software</w:t>
        </w:r>
      </w:ins>
    </w:p>
    <w:p w:rsidR="00610A4C" w:rsidP="000C0D62" w:rsidRDefault="009328EA">
      <w:pPr>
        <w:pStyle w:val="ReqtifyAltQ"/>
      </w:pPr>
      <w:ins w:author="常鸣" w:date="2014-07-03T14:27:00Z" w:id="16970">
        <w:r>
          <w:rPr>
            <w:rFonts w:hint="eastAsia"/>
          </w:rPr>
          <w:t>#S</w:t>
        </w:r>
      </w:ins>
      <w:r w:rsidR="00610A4C">
        <w:rPr>
          <w:rFonts w:hint="eastAsia"/>
        </w:rPr>
        <w:t>ource=</w:t>
      </w:r>
      <w:r w:rsidRPr="00340A21" w:rsidR="00D310DD">
        <w:t>[</w:t>
      </w:r>
      <w:r w:rsidR="00D310DD">
        <w:t>iTC_CC-Sy</w:t>
      </w:r>
      <w:r w:rsidR="00D310DD">
        <w:rPr>
          <w:rFonts w:hint="eastAsia"/>
        </w:rPr>
        <w:t>AD</w:t>
      </w:r>
      <w:r w:rsidRPr="00340A21" w:rsidR="00D310DD">
        <w:t>-</w:t>
      </w:r>
      <w:r w:rsidR="00D310DD">
        <w:rPr>
          <w:rFonts w:hint="eastAsia"/>
        </w:rPr>
        <w:t>1195</w:t>
      </w:r>
      <w:r w:rsidRPr="00340A21" w:rsidR="00D310DD">
        <w:t>]</w:t>
      </w:r>
    </w:p>
    <w:p w:rsidR="00104D6A" w:rsidP="000C0D62" w:rsidRDefault="00610A4C">
      <w:pPr>
        <w:pStyle w:val="ReqtifyAltQ"/>
      </w:pPr>
      <w:r>
        <w:rPr>
          <w:rFonts w:hint="eastAsia"/>
        </w:rPr>
        <w:t>[End]</w:t>
      </w:r>
    </w:p>
    <w:p w:rsidR="00104D6A" w:rsidP="00C93484" w:rsidRDefault="00104D6A">
      <w:pPr>
        <w:pStyle w:val="Reqtify"/>
      </w:pPr>
    </w:p>
    <w:p w:rsidR="00610A4C" w:rsidP="00C93484" w:rsidRDefault="00610A4C">
      <w:pPr>
        <w:pStyle w:val="Reqtify"/>
      </w:pPr>
    </w:p>
    <w:p w:rsidR="00104D6A" w:rsidP="0012674A" w:rsidRDefault="00104D6A">
      <w:pPr>
        <w:pStyle w:val="4"/>
      </w:pPr>
      <w:r>
        <w:rPr>
          <w:rFonts w:hint="eastAsia"/>
        </w:rPr>
        <w:t>Send CC variant report</w:t>
      </w:r>
    </w:p>
    <w:p w:rsidR="003F6162" w:rsidP="00C93484" w:rsidRDefault="003F6162">
      <w:pPr>
        <w:pStyle w:val="Reqtify"/>
      </w:pPr>
    </w:p>
    <w:p w:rsidRPr="003F6162" w:rsidR="003F6162" w:rsidP="003F6162" w:rsidRDefault="00655979">
      <w:pPr>
        <w:pStyle w:val="ReqtifyAltR"/>
      </w:pPr>
      <w:r>
        <w:t>[iTC_CC_ATP-SwRS-0</w:t>
      </w:r>
      <w:r>
        <w:rPr>
          <w:rFonts w:hint="eastAsia"/>
        </w:rPr>
        <w:t>731</w:t>
      </w:r>
      <w:r w:rsidRPr="003F6162" w:rsidR="003F6162">
        <w:t>]</w:t>
      </w:r>
    </w:p>
    <w:p w:rsidR="003F6162" w:rsidP="00C93484" w:rsidRDefault="00C02146">
      <w:pPr>
        <w:pStyle w:val="Reqtify"/>
      </w:pPr>
      <w:bookmarkStart w:name="CCvariants" w:id="16971"/>
      <w:r w:rsidRPr="00F255BE">
        <w:rPr>
          <w:rStyle w:val="aff2"/>
          <w:bCs w:val="0"/>
          <w:iCs w:val="0"/>
        </w:rPr>
        <w:t>CCvariants</w:t>
      </w:r>
      <w:bookmarkEnd w:id="16971"/>
      <w:r w:rsidR="003F6162">
        <w:rPr>
          <w:rFonts w:hint="eastAsia"/>
        </w:rPr>
        <w:t>，</w:t>
      </w:r>
      <w:r w:rsidR="003F6162">
        <w:rPr>
          <w:rFonts w:hint="eastAsia"/>
        </w:rPr>
        <w:t>ATP</w:t>
      </w:r>
      <w:r w:rsidR="003F6162">
        <w:rPr>
          <w:rFonts w:hint="eastAsia"/>
        </w:rPr>
        <w:t>发送给联锁的</w:t>
      </w:r>
      <w:r w:rsidR="003F6162">
        <w:rPr>
          <w:rFonts w:hint="eastAsia"/>
        </w:rPr>
        <w:t>Overlap</w:t>
      </w:r>
      <w:r w:rsidR="003F6162">
        <w:rPr>
          <w:rFonts w:hint="eastAsia"/>
        </w:rPr>
        <w:t>解锁信息。</w:t>
      </w:r>
    </w:p>
    <w:p w:rsidRPr="000A4C5C" w:rsidR="000A4C5C" w:rsidP="00C93484" w:rsidRDefault="000A4C5C">
      <w:pPr>
        <w:pStyle w:val="Reqtify"/>
      </w:pPr>
      <w:r w:rsidRPr="000A4C5C">
        <w:t>ATP shall check the following conditions when sending overlap release to CBI:</w:t>
      </w:r>
    </w:p>
    <w:p w:rsidR="000A4C5C" w:rsidP="00FA0FBB" w:rsidRDefault="000A4C5C">
      <w:pPr>
        <w:pStyle w:val="AltX"/>
      </w:pPr>
      <w:r w:rsidRPr="000A4C5C">
        <w:t xml:space="preserve">Train </w:t>
      </w:r>
      <w:r>
        <w:rPr>
          <w:rFonts w:hint="eastAsia"/>
        </w:rPr>
        <w:t>f</w:t>
      </w:r>
      <w:r w:rsidRPr="000A4C5C">
        <w:t>ront locat</w:t>
      </w:r>
      <w:r>
        <w:t>ion is in overlap release zone</w:t>
      </w:r>
      <w:r>
        <w:rPr>
          <w:rFonts w:hint="eastAsia"/>
        </w:rPr>
        <w:t>,</w:t>
      </w:r>
    </w:p>
    <w:p w:rsidR="00B07F24" w:rsidP="00FA0FBB" w:rsidRDefault="00B07F24">
      <w:pPr>
        <w:pStyle w:val="AltX"/>
      </w:pPr>
      <w:r>
        <w:rPr>
          <w:rFonts w:hint="eastAsia"/>
        </w:rPr>
        <w:t>and the other ATP's overlap timer has expired,</w:t>
      </w:r>
    </w:p>
    <w:p w:rsidRPr="003F6162" w:rsidR="000A4C5C" w:rsidP="00FA0FBB" w:rsidRDefault="000A4C5C">
      <w:pPr>
        <w:pStyle w:val="AltX"/>
      </w:pPr>
      <w:r>
        <w:rPr>
          <w:rFonts w:hint="eastAsia"/>
        </w:rPr>
        <w:t xml:space="preserve">and </w:t>
      </w:r>
      <w:r w:rsidRPr="000A4C5C">
        <w:t>ATP received variant request from CBI in this zone.</w:t>
      </w:r>
    </w:p>
    <w:p w:rsidR="00810FC1" w:rsidP="000431E0" w:rsidRDefault="00810FC1">
      <w:pPr>
        <w:pStyle w:val="af7"/>
      </w:pPr>
      <w:r>
        <w:t xml:space="preserve">def </w:t>
      </w:r>
      <w:hyperlink w:history="1" w:anchor="CCvariants">
        <w:r w:rsidR="00C02146">
          <w:rPr>
            <w:rStyle w:val="ac"/>
          </w:rPr>
          <w:t>CCvariants</w:t>
        </w:r>
      </w:hyperlink>
      <w:r>
        <w:t>(</w:t>
      </w:r>
      <w:hyperlink w:history="1" w:anchor="CbiId">
        <w:r w:rsidR="009A1DAC">
          <w:rPr>
            <w:rStyle w:val="ac"/>
          </w:rPr>
          <w:t>CbiId</w:t>
        </w:r>
      </w:hyperlink>
      <w:r>
        <w:t>, k):</w:t>
      </w:r>
    </w:p>
    <w:p w:rsidR="00810FC1" w:rsidP="000431E0" w:rsidRDefault="00810FC1">
      <w:pPr>
        <w:pStyle w:val="af7"/>
      </w:pPr>
      <w:r>
        <w:t xml:space="preserve">    Orz = </w:t>
      </w:r>
      <w:hyperlink w:history="1" w:anchor="TrackMap">
        <w:r w:rsidR="00C64E92">
          <w:rPr>
            <w:rStyle w:val="ac"/>
          </w:rPr>
          <w:t>TrackMap</w:t>
        </w:r>
      </w:hyperlink>
      <w:r>
        <w:t>.</w:t>
      </w:r>
      <w:hyperlink w:history="1" w:anchor="ExistZoneLocationIncluded">
        <w:r w:rsidR="008E31D0">
          <w:rPr>
            <w:rStyle w:val="ac"/>
          </w:rPr>
          <w:t>ExistZoneLocationIncluded</w:t>
        </w:r>
      </w:hyperlink>
      <w:r>
        <w:t>(</w:t>
      </w:r>
      <w:r w:rsidR="00963AFD">
        <w:fldChar w:fldCharType="begin"/>
      </w:r>
      <w:r w:rsidR="00963AFD">
        <w:instrText xml:space="preserve"> REF SGL_OVERLAP_RELEASE_ZONE \h </w:instrText>
      </w:r>
      <w:r w:rsidR="00963AFD">
        <w:fldChar w:fldCharType="separate"/>
      </w:r>
      <w:r w:rsidR="00DE178B">
        <w:rPr>
          <w:rStyle w:val="aff1"/>
        </w:rPr>
        <w:t>SGL_OVERLAP_</w:t>
      </w:r>
      <w:r w:rsidR="00DE178B">
        <w:rPr>
          <w:rStyle w:val="aff1"/>
          <w:rFonts w:hint="eastAsia"/>
        </w:rPr>
        <w:t>RELEASE_ZONE</w:t>
      </w:r>
      <w:r w:rsidR="00963AFD">
        <w:fldChar w:fldCharType="end"/>
      </w:r>
      <w:r>
        <w:t>,</w:t>
      </w:r>
    </w:p>
    <w:p w:rsidR="00810FC1" w:rsidP="000431E0" w:rsidRDefault="00810FC1">
      <w:pPr>
        <w:pStyle w:val="af7"/>
      </w:pPr>
      <w:r>
        <w:t xml:space="preserve">                                          </w:t>
      </w:r>
      <w:r w:rsidR="00561C56">
        <w:rPr>
          <w:rFonts w:hint="eastAsia"/>
        </w:rPr>
        <w:t xml:space="preserve">        </w:t>
      </w:r>
      <w:r>
        <w:t xml:space="preserve">   </w:t>
      </w:r>
      <w:hyperlink w:history="1" w:anchor="TrainFrontLocation">
        <w:r w:rsidR="0095165D">
          <w:rPr>
            <w:rStyle w:val="ac"/>
          </w:rPr>
          <w:t>TrainFrontLocation</w:t>
        </w:r>
      </w:hyperlink>
      <w:r>
        <w:t>(k).Max):</w:t>
      </w:r>
    </w:p>
    <w:p w:rsidR="004C59F1" w:rsidP="000431E0" w:rsidRDefault="00810FC1">
      <w:pPr>
        <w:pStyle w:val="af7"/>
      </w:pPr>
      <w:r>
        <w:t xml:space="preserve">    if (</w:t>
      </w:r>
      <w:hyperlink w:history="1" w:anchor="OverlapReleasable">
        <w:r w:rsidR="0084563E">
          <w:rPr>
            <w:rStyle w:val="ac"/>
          </w:rPr>
          <w:t>OverlapReleasable</w:t>
        </w:r>
      </w:hyperlink>
      <w:r>
        <w:t>(k)</w:t>
      </w:r>
    </w:p>
    <w:p w:rsidR="00810FC1" w:rsidP="000431E0" w:rsidRDefault="004C59F1">
      <w:pPr>
        <w:pStyle w:val="af7"/>
      </w:pPr>
      <w:r w:rsidRPr="004C59F1">
        <w:t xml:space="preserve">        and </w:t>
      </w:r>
      <w:hyperlink w:history="1" w:anchor="OtherATP">
        <w:r w:rsidRPr="004C59F1">
          <w:rPr>
            <w:rStyle w:val="ac"/>
          </w:rPr>
          <w:t>OtherATP</w:t>
        </w:r>
      </w:hyperlink>
      <w:r w:rsidRPr="004C59F1">
        <w:t>(k).OverlapExpired</w:t>
      </w:r>
    </w:p>
    <w:p w:rsidR="001A7559" w:rsidP="000431E0" w:rsidRDefault="001A7559">
      <w:pPr>
        <w:pStyle w:val="af7"/>
      </w:pPr>
      <w:r w:rsidRPr="001A7559">
        <w:t xml:space="preserve">        and </w:t>
      </w:r>
      <w:hyperlink w:history="1" w:anchor="CCvariantRequestMsgReceived">
        <w:r w:rsidRPr="001A7559">
          <w:rPr>
            <w:rStyle w:val="ac"/>
          </w:rPr>
          <w:t>CCvariantRequestMsgReceived</w:t>
        </w:r>
      </w:hyperlink>
      <w:r w:rsidRPr="001A7559">
        <w:t>(CbiId, k)</w:t>
      </w:r>
    </w:p>
    <w:p w:rsidR="00810FC1" w:rsidP="000431E0" w:rsidRDefault="00810FC1">
      <w:pPr>
        <w:pStyle w:val="af7"/>
      </w:pPr>
      <w:r>
        <w:t xml:space="preserve">        and Orz is not </w:t>
      </w:r>
      <w:r w:rsidRPr="00354FC4">
        <w:rPr>
          <w:rStyle w:val="aff1"/>
        </w:rPr>
        <w:t>None</w:t>
      </w:r>
    </w:p>
    <w:p w:rsidR="00810FC1" w:rsidP="000431E0" w:rsidRDefault="00810FC1">
      <w:pPr>
        <w:pStyle w:val="af7"/>
      </w:pPr>
      <w:r>
        <w:t xml:space="preserve">        and Orz.</w:t>
      </w:r>
      <w:hyperlink w:history="1" w:anchor="CbiId">
        <w:r w:rsidR="009A1DAC">
          <w:rPr>
            <w:rStyle w:val="ac"/>
          </w:rPr>
          <w:t>CbiId</w:t>
        </w:r>
      </w:hyperlink>
      <w:r>
        <w:t xml:space="preserve"> == </w:t>
      </w:r>
      <w:hyperlink w:history="1" w:anchor="CbiId">
        <w:r w:rsidR="009A1DAC">
          <w:rPr>
            <w:rStyle w:val="ac"/>
          </w:rPr>
          <w:t>CbiId</w:t>
        </w:r>
      </w:hyperlink>
    </w:p>
    <w:p w:rsidR="00810FC1" w:rsidP="00184B43" w:rsidRDefault="00810FC1">
      <w:pPr>
        <w:pStyle w:val="af7"/>
      </w:pPr>
      <w:r>
        <w:t xml:space="preserve">        and </w:t>
      </w:r>
      <w:hyperlink w:history="1" w:anchor="CbiId">
        <w:r w:rsidR="009A1DAC">
          <w:rPr>
            <w:rStyle w:val="ac"/>
          </w:rPr>
          <w:t>CbiId</w:t>
        </w:r>
      </w:hyperlink>
      <w:r>
        <w:t xml:space="preserve"> == </w:t>
      </w:r>
      <w:hyperlink w:history="1" w:anchor="NonVitalRequest">
        <w:r w:rsidR="00875DE9">
          <w:rPr>
            <w:rStyle w:val="ac"/>
          </w:rPr>
          <w:t>NonVitalRequest</w:t>
        </w:r>
      </w:hyperlink>
      <w:r>
        <w:t>(k).VariantRequestCbiId):</w:t>
      </w:r>
    </w:p>
    <w:p w:rsidR="00810FC1" w:rsidP="000431E0" w:rsidRDefault="00810FC1">
      <w:pPr>
        <w:pStyle w:val="af7"/>
      </w:pPr>
    </w:p>
    <w:p w:rsidR="00810FC1" w:rsidP="000431E0" w:rsidRDefault="00810FC1">
      <w:pPr>
        <w:pStyle w:val="af7"/>
      </w:pPr>
      <w:r>
        <w:t xml:space="preserve">        for Index in </w:t>
      </w:r>
      <w:hyperlink w:history="1" w:anchor="range">
        <w:r w:rsidRPr="003B2B37" w:rsidR="003B2B37">
          <w:rPr>
            <w:rStyle w:val="ac"/>
          </w:rPr>
          <w:t>range</w:t>
        </w:r>
      </w:hyperlink>
      <w:r>
        <w:t>(0, MAX_CC_VARIANTS_NB):</w:t>
      </w:r>
    </w:p>
    <w:p w:rsidR="00810FC1" w:rsidP="000431E0" w:rsidRDefault="00810FC1">
      <w:pPr>
        <w:pStyle w:val="af7"/>
      </w:pPr>
      <w:r>
        <w:t xml:space="preserve">            if (Orz.RadioBlockModeVariantIndex == Index):</w:t>
      </w:r>
    </w:p>
    <w:p w:rsidR="00810FC1" w:rsidP="000431E0" w:rsidRDefault="00810FC1">
      <w:pPr>
        <w:pStyle w:val="af7"/>
      </w:pPr>
      <w:r>
        <w:t xml:space="preserve">                </w:t>
      </w:r>
      <w:hyperlink w:history="1" w:anchor="CCvariants">
        <w:r w:rsidR="00C02146">
          <w:rPr>
            <w:rStyle w:val="ac"/>
          </w:rPr>
          <w:t>CCvariants</w:t>
        </w:r>
      </w:hyperlink>
      <w:r>
        <w:t>[</w:t>
      </w:r>
      <w:hyperlink w:history="1" w:anchor="CbiId">
        <w:r w:rsidR="009A1DAC">
          <w:rPr>
            <w:rStyle w:val="ac"/>
          </w:rPr>
          <w:t>CbiId</w:t>
        </w:r>
      </w:hyperlink>
      <w:r>
        <w:t xml:space="preserve">].Variant[Index] = </w:t>
      </w:r>
      <w:r w:rsidRPr="00354FC4">
        <w:rPr>
          <w:rStyle w:val="aff1"/>
        </w:rPr>
        <w:t>True</w:t>
      </w:r>
    </w:p>
    <w:p w:rsidR="00810FC1" w:rsidP="000431E0" w:rsidRDefault="00810FC1">
      <w:pPr>
        <w:pStyle w:val="af7"/>
      </w:pPr>
      <w:r>
        <w:t xml:space="preserve">            else:</w:t>
      </w:r>
    </w:p>
    <w:p w:rsidR="00810FC1" w:rsidP="000431E0" w:rsidRDefault="00810FC1">
      <w:pPr>
        <w:pStyle w:val="af7"/>
      </w:pPr>
      <w:r>
        <w:t xml:space="preserve">                </w:t>
      </w:r>
      <w:hyperlink w:history="1" w:anchor="CCvariants">
        <w:r w:rsidR="00C02146">
          <w:rPr>
            <w:rStyle w:val="ac"/>
          </w:rPr>
          <w:t>CCvariants</w:t>
        </w:r>
      </w:hyperlink>
      <w:r>
        <w:t>[</w:t>
      </w:r>
      <w:hyperlink w:history="1" w:anchor="CbiId">
        <w:r w:rsidR="009A1DAC">
          <w:rPr>
            <w:rStyle w:val="ac"/>
          </w:rPr>
          <w:t>CbiId</w:t>
        </w:r>
      </w:hyperlink>
      <w:r>
        <w:t xml:space="preserve">].Variant[Index] = </w:t>
      </w:r>
      <w:r w:rsidRPr="00354FC4">
        <w:rPr>
          <w:rStyle w:val="aff1"/>
        </w:rPr>
        <w:t>False</w:t>
      </w:r>
    </w:p>
    <w:p w:rsidR="00810FC1" w:rsidP="000431E0" w:rsidRDefault="00810FC1">
      <w:pPr>
        <w:pStyle w:val="af7"/>
      </w:pPr>
      <w:r>
        <w:t xml:space="preserve">    else:</w:t>
      </w:r>
    </w:p>
    <w:p w:rsidR="00810FC1" w:rsidP="000431E0" w:rsidRDefault="00810FC1">
      <w:pPr>
        <w:pStyle w:val="af7"/>
      </w:pPr>
      <w:r>
        <w:t xml:space="preserve">        </w:t>
      </w:r>
      <w:hyperlink w:history="1" w:anchor="CCvariants">
        <w:r w:rsidR="00C02146">
          <w:rPr>
            <w:rStyle w:val="ac"/>
          </w:rPr>
          <w:t>CCvariants</w:t>
        </w:r>
      </w:hyperlink>
      <w:r>
        <w:t>[</w:t>
      </w:r>
      <w:hyperlink w:history="1" w:anchor="CbiId">
        <w:r w:rsidR="009A1DAC">
          <w:rPr>
            <w:rStyle w:val="ac"/>
          </w:rPr>
          <w:t>CbiId</w:t>
        </w:r>
      </w:hyperlink>
      <w:r>
        <w:t xml:space="preserve">] = </w:t>
      </w:r>
      <w:r w:rsidRPr="00354FC4">
        <w:rPr>
          <w:rStyle w:val="aff1"/>
        </w:rPr>
        <w:t>None</w:t>
      </w:r>
    </w:p>
    <w:p w:rsidRPr="003F6162" w:rsidR="003F6162" w:rsidP="000431E0" w:rsidRDefault="00810FC1">
      <w:pPr>
        <w:pStyle w:val="af7"/>
      </w:pPr>
      <w:r>
        <w:t xml:space="preserve">    return </w:t>
      </w:r>
      <w:hyperlink w:history="1" w:anchor="CCvariants">
        <w:r w:rsidR="00C02146">
          <w:rPr>
            <w:rStyle w:val="ac"/>
          </w:rPr>
          <w:t>CCvariants</w:t>
        </w:r>
      </w:hyperlink>
    </w:p>
    <w:p w:rsidR="00610A4C" w:rsidP="000C0D62" w:rsidRDefault="00610A4C">
      <w:pPr>
        <w:pStyle w:val="ReqtifyAltQ"/>
      </w:pPr>
      <w:r>
        <w:t>#Category=Functional</w:t>
      </w:r>
    </w:p>
    <w:p w:rsidR="00610A4C" w:rsidP="000C0D62" w:rsidRDefault="00610A4C">
      <w:pPr>
        <w:pStyle w:val="ReqtifyAltQ"/>
      </w:pPr>
      <w:r>
        <w:t>#Contribution=SIL4</w:t>
      </w:r>
    </w:p>
    <w:p w:rsidR="009328EA" w:rsidP="000C0D62" w:rsidRDefault="00610A4C">
      <w:pPr>
        <w:pStyle w:val="ReqtifyAltQ"/>
        <w:rPr>
          <w:ins w:author="常鸣" w:date="2014-07-03T14:27:00Z" w:id="16972"/>
        </w:rPr>
      </w:pPr>
      <w:del w:author="常鸣" w:date="2014-07-03T14:27:00Z" w:id="16973">
        <w:r w:rsidDel="009328EA">
          <w:lastRenderedPageBreak/>
          <w:delText>#S</w:delText>
        </w:r>
      </w:del>
      <w:ins w:author="常鸣" w:date="2014-07-03T14:27:00Z" w:id="16974">
        <w:r w:rsidR="009328EA">
          <w:t>#Allocation=ATP Software</w:t>
        </w:r>
      </w:ins>
      <w:ins w:author="常鸣" w:date="2014-07-03T15:06:00Z" w:id="16975">
        <w:r w:rsidR="006D51C2">
          <w:rPr>
            <w:rFonts w:hint="eastAsia"/>
          </w:rPr>
          <w:t>, Vital Embedded Setting</w:t>
        </w:r>
      </w:ins>
    </w:p>
    <w:p w:rsidR="00610A4C" w:rsidP="000C0D62" w:rsidRDefault="009328EA">
      <w:pPr>
        <w:pStyle w:val="ReqtifyAltQ"/>
      </w:pPr>
      <w:ins w:author="常鸣" w:date="2014-07-03T14:27:00Z" w:id="16976">
        <w:r>
          <w:t>#S</w:t>
        </w:r>
      </w:ins>
      <w:r w:rsidR="00610A4C">
        <w:t>ource=</w:t>
      </w:r>
      <w:r w:rsidRPr="00340A21" w:rsidR="00B476ED">
        <w:t>[</w:t>
      </w:r>
      <w:r w:rsidR="00B476ED">
        <w:t>iTC_CC-Sy</w:t>
      </w:r>
      <w:r w:rsidR="00B476ED">
        <w:rPr>
          <w:rFonts w:hint="eastAsia"/>
        </w:rPr>
        <w:t>AD</w:t>
      </w:r>
      <w:r w:rsidRPr="00340A21" w:rsidR="00B476ED">
        <w:t>-</w:t>
      </w:r>
      <w:r w:rsidR="00B476ED">
        <w:rPr>
          <w:rFonts w:hint="eastAsia"/>
        </w:rPr>
        <w:t>1194</w:t>
      </w:r>
      <w:r w:rsidRPr="00340A21" w:rsidR="00B476ED">
        <w:t>]</w:t>
      </w:r>
      <w:r w:rsidR="00D310DD">
        <w:rPr>
          <w:rFonts w:hint="eastAsia"/>
        </w:rPr>
        <w:t xml:space="preserve">, </w:t>
      </w:r>
      <w:r w:rsidRPr="00340A21" w:rsidR="00B476ED">
        <w:t>[</w:t>
      </w:r>
      <w:r w:rsidR="00B476ED">
        <w:t>iTC_CC-Sy</w:t>
      </w:r>
      <w:r w:rsidR="00B476ED">
        <w:rPr>
          <w:rFonts w:hint="eastAsia"/>
        </w:rPr>
        <w:t>AD</w:t>
      </w:r>
      <w:r w:rsidRPr="00340A21" w:rsidR="00B476ED">
        <w:t>-</w:t>
      </w:r>
      <w:r w:rsidR="00B476ED">
        <w:rPr>
          <w:rFonts w:hint="eastAsia"/>
        </w:rPr>
        <w:t>1195</w:t>
      </w:r>
      <w:r w:rsidRPr="00340A21" w:rsidR="00B476ED">
        <w:t>]</w:t>
      </w:r>
      <w:r w:rsidR="00260537">
        <w:rPr>
          <w:rFonts w:hint="eastAsia"/>
        </w:rPr>
        <w:t>,</w:t>
      </w:r>
      <w:r w:rsidRPr="00260537" w:rsidR="00260537">
        <w:t xml:space="preserve"> </w:t>
      </w:r>
      <w:r w:rsidRPr="001712DC" w:rsidR="00260537">
        <w:t>[</w:t>
      </w:r>
      <w:r w:rsidR="00260537">
        <w:t>iTC_CC-Sy</w:t>
      </w:r>
      <w:r w:rsidR="00260537">
        <w:rPr>
          <w:rFonts w:hint="eastAsia"/>
        </w:rPr>
        <w:t>AD</w:t>
      </w:r>
      <w:r w:rsidRPr="001712DC" w:rsidR="00260537">
        <w:t>-</w:t>
      </w:r>
      <w:r w:rsidR="00260537">
        <w:rPr>
          <w:rFonts w:hint="eastAsia"/>
        </w:rPr>
        <w:t>1292</w:t>
      </w:r>
      <w:r w:rsidRPr="001712DC" w:rsidR="00260537">
        <w:t>]</w:t>
      </w:r>
      <w:del w:author="常鸣" w:date="2014-07-04T08:49:00Z" w:id="16977">
        <w:r w:rsidDel="00730817" w:rsidR="00260537">
          <w:rPr>
            <w:rFonts w:hint="eastAsia"/>
          </w:rPr>
          <w:delText>,</w:delText>
        </w:r>
        <w:r w:rsidRPr="00260537" w:rsidDel="00730817" w:rsidR="00260537">
          <w:delText xml:space="preserve"> </w:delText>
        </w:r>
        <w:r w:rsidRPr="001712DC" w:rsidDel="00730817" w:rsidR="00260537">
          <w:delText>[</w:delText>
        </w:r>
        <w:r w:rsidDel="00730817" w:rsidR="00260537">
          <w:delText>iTC_CC-Sy</w:delText>
        </w:r>
        <w:r w:rsidDel="00730817" w:rsidR="00260537">
          <w:rPr>
            <w:rFonts w:hint="eastAsia"/>
          </w:rPr>
          <w:delText>AD</w:delText>
        </w:r>
        <w:r w:rsidRPr="001712DC" w:rsidDel="00730817" w:rsidR="00260537">
          <w:delText>-</w:delText>
        </w:r>
        <w:r w:rsidDel="00730817" w:rsidR="00260537">
          <w:rPr>
            <w:rFonts w:hint="eastAsia"/>
          </w:rPr>
          <w:delText>1293</w:delText>
        </w:r>
        <w:r w:rsidRPr="001712DC" w:rsidDel="00730817" w:rsidR="00260537">
          <w:delText>]</w:delText>
        </w:r>
      </w:del>
      <w:r w:rsidR="000A4C5C">
        <w:rPr>
          <w:rFonts w:hint="eastAsia"/>
        </w:rPr>
        <w:t>,</w:t>
      </w:r>
      <w:r w:rsidRPr="000A4C5C" w:rsidR="000A4C5C">
        <w:t xml:space="preserve"> </w:t>
      </w:r>
      <w:r w:rsidR="000A4C5C">
        <w:rPr>
          <w:rFonts w:hint="eastAsia"/>
        </w:rPr>
        <w:t>[</w:t>
      </w:r>
      <w:r w:rsidRPr="000A4C5C" w:rsidR="000A4C5C">
        <w:t>iTC_CC_ATP_SwHA-0273</w:t>
      </w:r>
      <w:r w:rsidR="000A4C5C">
        <w:rPr>
          <w:rFonts w:hint="eastAsia"/>
        </w:rPr>
        <w:t>]</w:t>
      </w:r>
    </w:p>
    <w:p w:rsidR="003F6162" w:rsidP="000C0D62" w:rsidRDefault="00610A4C">
      <w:pPr>
        <w:pStyle w:val="ReqtifyAltQ"/>
      </w:pPr>
      <w:r>
        <w:t>[End]</w:t>
      </w:r>
    </w:p>
    <w:p w:rsidR="00BA3C40" w:rsidP="00C93484" w:rsidRDefault="00BA3C40">
      <w:pPr>
        <w:pStyle w:val="Reqtify"/>
      </w:pPr>
    </w:p>
    <w:p w:rsidR="00BA3C40" w:rsidP="00934391" w:rsidRDefault="00BA3C40">
      <w:pPr>
        <w:pStyle w:val="3"/>
      </w:pPr>
      <w:r>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321"/>
        <w:gridCol w:w="2321"/>
        <w:gridCol w:w="2322"/>
        <w:gridCol w:w="2322"/>
      </w:tblGrid>
      <w:tr w:rsidRPr="00785CC7" w:rsidR="00995A68" w:rsidTr="00995A68">
        <w:tc>
          <w:tcPr>
            <w:tcW w:w="1250" w:type="pct"/>
            <w:tcBorders>
              <w:top w:val="single" w:color="000000" w:sz="12" w:space="0"/>
              <w:bottom w:val="single" w:color="000000" w:sz="4" w:space="0"/>
            </w:tcBorders>
            <w:shd w:val="clear" w:color="auto" w:fill="E0E0E0"/>
          </w:tcPr>
          <w:bookmarkEnd w:id="16959"/>
          <w:bookmarkEnd w:id="16960"/>
          <w:p w:rsidR="00995A68" w:rsidP="00FA0FBB" w:rsidRDefault="00995A68">
            <w:pPr>
              <w:pStyle w:val="af6"/>
            </w:pPr>
            <w:r>
              <w:t>Name</w:t>
            </w:r>
          </w:p>
        </w:tc>
        <w:tc>
          <w:tcPr>
            <w:tcW w:w="1250" w:type="pct"/>
            <w:tcBorders>
              <w:top w:val="single" w:color="000000" w:sz="12" w:space="0"/>
              <w:bottom w:val="single" w:color="000000" w:sz="4" w:space="0"/>
            </w:tcBorders>
            <w:shd w:val="clear" w:color="auto" w:fill="E0E0E0"/>
          </w:tcPr>
          <w:p w:rsidR="00995A68" w:rsidP="00FA0FBB" w:rsidRDefault="00995A68">
            <w:pPr>
              <w:pStyle w:val="af6"/>
            </w:pPr>
            <w:r>
              <w:rPr>
                <w:rFonts w:hint="eastAsia"/>
              </w:rPr>
              <w:t>Safety Critical</w:t>
            </w:r>
          </w:p>
        </w:tc>
        <w:tc>
          <w:tcPr>
            <w:tcW w:w="1250" w:type="pct"/>
            <w:tcBorders>
              <w:top w:val="single" w:color="000000" w:sz="12" w:space="0"/>
              <w:bottom w:val="single" w:color="000000" w:sz="4" w:space="0"/>
            </w:tcBorders>
            <w:shd w:val="clear" w:color="auto" w:fill="E0E0E0"/>
          </w:tcPr>
          <w:p w:rsidR="00995A68" w:rsidP="00FA0FBB" w:rsidRDefault="00995A68">
            <w:pPr>
              <w:pStyle w:val="af6"/>
            </w:pPr>
            <w:r>
              <w:t>Observable</w:t>
            </w:r>
          </w:p>
        </w:tc>
        <w:tc>
          <w:tcPr>
            <w:tcW w:w="1250" w:type="pct"/>
            <w:tcBorders>
              <w:top w:val="single" w:color="000000" w:sz="12" w:space="0"/>
              <w:bottom w:val="single" w:color="000000" w:sz="4" w:space="0"/>
            </w:tcBorders>
            <w:shd w:val="clear" w:color="auto" w:fill="E0E0E0"/>
          </w:tcPr>
          <w:p w:rsidR="00995A68" w:rsidP="00FA0FBB" w:rsidRDefault="00995A68">
            <w:pPr>
              <w:pStyle w:val="af6"/>
            </w:pPr>
            <w:r>
              <w:t>Logical Type</w:t>
            </w:r>
          </w:p>
        </w:tc>
      </w:tr>
      <w:tr w:rsidR="00995A68" w:rsidTr="00995A68">
        <w:tc>
          <w:tcPr>
            <w:tcW w:w="1250" w:type="pct"/>
            <w:tcBorders>
              <w:top w:val="single" w:color="000000" w:sz="4" w:space="0"/>
              <w:bottom w:val="single" w:color="000000" w:sz="4" w:space="0"/>
              <w:right w:val="nil"/>
            </w:tcBorders>
            <w:shd w:val="clear" w:color="auto" w:fill="auto"/>
          </w:tcPr>
          <w:p w:rsidR="00995A68" w:rsidP="00591D6B" w:rsidRDefault="00532AED">
            <w:pPr>
              <w:pStyle w:val="AltB0"/>
            </w:pPr>
            <w:hyperlink w:history="1" w:anchor="CCvariants">
              <w:r w:rsidR="00C02146">
                <w:rPr>
                  <w:rStyle w:val="ac"/>
                </w:rPr>
                <w:t>CCvariants</w:t>
              </w:r>
            </w:hyperlink>
          </w:p>
        </w:tc>
        <w:tc>
          <w:tcPr>
            <w:tcW w:w="1250" w:type="pct"/>
            <w:tcBorders>
              <w:top w:val="single" w:color="000000" w:sz="4" w:space="0"/>
              <w:left w:val="nil"/>
              <w:bottom w:val="single" w:color="000000" w:sz="4" w:space="0"/>
              <w:right w:val="nil"/>
            </w:tcBorders>
          </w:tcPr>
          <w:p w:rsidR="00995A68" w:rsidP="00591D6B" w:rsidRDefault="00E92EF5">
            <w:pPr>
              <w:pStyle w:val="AltB0"/>
            </w:pPr>
            <w:r>
              <w:rPr>
                <w:rFonts w:hint="eastAsia"/>
              </w:rPr>
              <w:t>√</w:t>
            </w:r>
          </w:p>
        </w:tc>
        <w:tc>
          <w:tcPr>
            <w:tcW w:w="1250" w:type="pct"/>
            <w:tcBorders>
              <w:top w:val="single" w:color="000000" w:sz="4" w:space="0"/>
              <w:left w:val="nil"/>
              <w:bottom w:val="single" w:color="000000" w:sz="4" w:space="0"/>
              <w:right w:val="nil"/>
            </w:tcBorders>
            <w:shd w:val="clear" w:color="auto" w:fill="auto"/>
          </w:tcPr>
          <w:p w:rsidR="00995A68" w:rsidP="00591D6B" w:rsidRDefault="00E92EF5">
            <w:pPr>
              <w:pStyle w:val="AltB0"/>
            </w:pPr>
            <w:r>
              <w:rPr>
                <w:rFonts w:hint="eastAsia"/>
              </w:rPr>
              <w:t>√</w:t>
            </w:r>
          </w:p>
        </w:tc>
        <w:tc>
          <w:tcPr>
            <w:tcW w:w="1250" w:type="pct"/>
            <w:tcBorders>
              <w:top w:val="single" w:color="000000" w:sz="4" w:space="0"/>
              <w:left w:val="nil"/>
              <w:bottom w:val="single" w:color="000000" w:sz="4" w:space="0"/>
            </w:tcBorders>
            <w:shd w:val="clear" w:color="auto" w:fill="auto"/>
          </w:tcPr>
          <w:p w:rsidR="00995A68" w:rsidP="00591D6B" w:rsidRDefault="00AC14D0">
            <w:pPr>
              <w:pStyle w:val="AltB0"/>
            </w:pPr>
            <w:r>
              <w:fldChar w:fldCharType="begin"/>
            </w:r>
            <w:r>
              <w:instrText xml:space="preserve"> REF BOOLEAN \h </w:instrText>
            </w:r>
            <w:r>
              <w:fldChar w:fldCharType="separate"/>
            </w:r>
            <w:r w:rsidRPr="00190111" w:rsidR="00DE178B">
              <w:rPr>
                <w:rStyle w:val="DATATYPE"/>
              </w:rPr>
              <w:t>BOOLEAN</w:t>
            </w:r>
            <w:r>
              <w:fldChar w:fldCharType="end"/>
            </w:r>
          </w:p>
        </w:tc>
      </w:tr>
      <w:tr w:rsidR="00995A68" w:rsidTr="00995A68">
        <w:tc>
          <w:tcPr>
            <w:tcW w:w="1250" w:type="pct"/>
            <w:tcBorders>
              <w:top w:val="single" w:color="000000" w:sz="4" w:space="0"/>
              <w:bottom w:val="single" w:color="000000" w:sz="12" w:space="0"/>
              <w:right w:val="nil"/>
            </w:tcBorders>
            <w:shd w:val="clear" w:color="auto" w:fill="auto"/>
          </w:tcPr>
          <w:p w:rsidR="00995A68" w:rsidP="00591D6B" w:rsidRDefault="00532AED">
            <w:pPr>
              <w:pStyle w:val="AltB0"/>
            </w:pPr>
            <w:hyperlink w:history="1" w:anchor="ReceivedCBIloopHour">
              <w:r w:rsidR="00C02146">
                <w:rPr>
                  <w:rStyle w:val="ac"/>
                </w:rPr>
                <w:t>ReceivedCBIloopHour</w:t>
              </w:r>
            </w:hyperlink>
          </w:p>
        </w:tc>
        <w:tc>
          <w:tcPr>
            <w:tcW w:w="1250" w:type="pct"/>
            <w:tcBorders>
              <w:top w:val="single" w:color="000000" w:sz="4" w:space="0"/>
              <w:left w:val="nil"/>
              <w:bottom w:val="single" w:color="000000" w:sz="12" w:space="0"/>
              <w:right w:val="nil"/>
            </w:tcBorders>
          </w:tcPr>
          <w:p w:rsidR="00995A68" w:rsidP="00591D6B" w:rsidRDefault="00E92EF5">
            <w:pPr>
              <w:pStyle w:val="AltB0"/>
            </w:pPr>
            <w:r>
              <w:rPr>
                <w:rFonts w:hint="eastAsia"/>
              </w:rPr>
              <w:t>√</w:t>
            </w:r>
          </w:p>
        </w:tc>
        <w:tc>
          <w:tcPr>
            <w:tcW w:w="1250" w:type="pct"/>
            <w:tcBorders>
              <w:top w:val="single" w:color="000000" w:sz="4" w:space="0"/>
              <w:left w:val="nil"/>
              <w:bottom w:val="single" w:color="000000" w:sz="12" w:space="0"/>
              <w:right w:val="nil"/>
            </w:tcBorders>
            <w:shd w:val="clear" w:color="auto" w:fill="auto"/>
          </w:tcPr>
          <w:p w:rsidR="00995A68" w:rsidP="00591D6B" w:rsidRDefault="00E92EF5">
            <w:pPr>
              <w:pStyle w:val="AltB0"/>
            </w:pPr>
            <w:r>
              <w:rPr>
                <w:rFonts w:hint="eastAsia"/>
              </w:rPr>
              <w:t>√</w:t>
            </w:r>
          </w:p>
        </w:tc>
        <w:tc>
          <w:tcPr>
            <w:tcW w:w="1250" w:type="pct"/>
            <w:tcBorders>
              <w:top w:val="single" w:color="000000" w:sz="4" w:space="0"/>
              <w:left w:val="nil"/>
              <w:bottom w:val="single" w:color="000000" w:sz="12" w:space="0"/>
            </w:tcBorders>
            <w:shd w:val="clear" w:color="auto" w:fill="auto"/>
          </w:tcPr>
          <w:p w:rsidR="00995A68" w:rsidP="00591D6B" w:rsidRDefault="00AC14D0">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Pr="003059A6" w:rsidR="003059A6" w:rsidP="00C93484" w:rsidRDefault="003059A6">
      <w:pPr>
        <w:pStyle w:val="Reqtify"/>
      </w:pPr>
    </w:p>
    <w:p w:rsidRPr="00DC168B" w:rsidR="00DC168B" w:rsidP="00F23398" w:rsidRDefault="00DC168B">
      <w:pPr>
        <w:pStyle w:val="2"/>
        <w:ind w:left="756" w:hanging="756"/>
      </w:pPr>
      <w:bookmarkStart w:name="_Ref345055956" w:id="16978"/>
      <w:bookmarkStart w:name="_Toc348357558" w:id="16979"/>
      <w:bookmarkStart w:name="_Toc349030993" w:id="16980"/>
      <w:bookmarkStart w:name="_Toc347567104" w:id="16981"/>
      <w:bookmarkStart w:name="_Toc345689769" w:id="16982"/>
      <w:bookmarkStart w:name="_Toc376182987" w:id="16983"/>
      <w:bookmarkStart w:name="_Toc392229967" w:id="16984"/>
      <w:r>
        <w:rPr>
          <w:rFonts w:hint="eastAsia"/>
        </w:rPr>
        <w:t>F8</w:t>
      </w:r>
      <w:r w:rsidR="003059A6">
        <w:rPr>
          <w:rFonts w:hint="eastAsia"/>
        </w:rPr>
        <w:t>-</w:t>
      </w:r>
      <w:r w:rsidRPr="0056747A" w:rsidR="0056747A">
        <w:rPr>
          <w:rFonts w:hint="eastAsia"/>
        </w:rPr>
        <w:t>Platform Relat</w:t>
      </w:r>
      <w:r w:rsidR="00B94849">
        <w:rPr>
          <w:rFonts w:hint="eastAsia"/>
        </w:rPr>
        <w:t>ive</w:t>
      </w:r>
      <w:r w:rsidRPr="0056747A" w:rsidR="0056747A">
        <w:rPr>
          <w:rFonts w:hint="eastAsia"/>
        </w:rPr>
        <w:t xml:space="preserve"> </w:t>
      </w:r>
      <w:r w:rsidR="0056747A">
        <w:rPr>
          <w:rFonts w:hint="eastAsia"/>
        </w:rPr>
        <w:t xml:space="preserve">&amp; </w:t>
      </w:r>
      <w:r>
        <w:rPr>
          <w:rFonts w:hint="eastAsia"/>
        </w:rPr>
        <w:t xml:space="preserve">Assist </w:t>
      </w:r>
      <w:r w:rsidRPr="0056747A" w:rsidR="0056747A">
        <w:rPr>
          <w:rFonts w:hint="eastAsia"/>
        </w:rPr>
        <w:t>Functions</w:t>
      </w:r>
      <w:bookmarkEnd w:id="16978"/>
      <w:bookmarkEnd w:id="16979"/>
      <w:bookmarkEnd w:id="16980"/>
      <w:bookmarkEnd w:id="16981"/>
      <w:bookmarkEnd w:id="16982"/>
      <w:bookmarkEnd w:id="16983"/>
      <w:bookmarkEnd w:id="16984"/>
    </w:p>
    <w:p w:rsidR="000379DC" w:rsidP="00704491" w:rsidRDefault="000379DC"/>
    <w:p w:rsidR="009C1A72" w:rsidP="00704491" w:rsidRDefault="009C1A72"/>
    <w:p w:rsidR="009C1A72" w:rsidP="009C1A72" w:rsidRDefault="00651E4E">
      <w:pPr>
        <w:pStyle w:val="affe"/>
      </w:pPr>
      <w:r>
        <w:drawing>
          <wp:inline distT="0" distB="0" distL="0" distR="0">
            <wp:extent cx="5756275" cy="3152140"/>
            <wp:effectExtent l="0" t="0" r="0" b="0"/>
            <wp:docPr id="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756275" cy="3152140"/>
                    </a:xfrm>
                    <a:prstGeom prst="rect">
                      <a:avLst/>
                    </a:prstGeom>
                    <a:noFill/>
                    <a:ln>
                      <a:noFill/>
                    </a:ln>
                  </pic:spPr>
                </pic:pic>
              </a:graphicData>
            </a:graphic>
          </wp:inline>
        </w:drawing>
      </w:r>
    </w:p>
    <w:p w:rsidRPr="00161B8C" w:rsidR="009C1A72" w:rsidP="009C1A72" w:rsidRDefault="009C1A72">
      <w:pPr>
        <w:pStyle w:val="affe"/>
      </w:pPr>
      <w:bookmarkStart w:name="_Toc347567317" w:id="16985"/>
      <w:bookmarkStart w:name="_Toc376183031" w:id="16986"/>
      <w:bookmarkStart w:name="_Toc392230002" w:id="16987"/>
      <w:r>
        <w:t xml:space="preserve">Figure </w:t>
      </w:r>
      <w:ins w:author="常鸣" w:date="2014-06-24T10:22:00Z" w:id="16988">
        <w:r w:rsidR="00DB1C8F">
          <w:fldChar w:fldCharType="begin"/>
        </w:r>
        <w:r w:rsidR="00DB1C8F">
          <w:instrText xml:space="preserve"> STYLEREF 1 \s </w:instrText>
        </w:r>
      </w:ins>
      <w:r w:rsidR="00DB1C8F">
        <w:fldChar w:fldCharType="separate"/>
      </w:r>
      <w:r w:rsidR="00DE178B">
        <w:t>5</w:t>
      </w:r>
      <w:ins w:author="常鸣" w:date="2014-06-24T10:22:00Z" w:id="16989">
        <w:r w:rsidR="00DB1C8F">
          <w:fldChar w:fldCharType="end"/>
        </w:r>
        <w:r w:rsidR="00DB1C8F">
          <w:noBreakHyphen/>
        </w:r>
        <w:r w:rsidR="00DB1C8F">
          <w:fldChar w:fldCharType="begin"/>
        </w:r>
        <w:r w:rsidR="00DB1C8F">
          <w:instrText xml:space="preserve"> SEQ Figure \* ARABIC \s 1 </w:instrText>
        </w:r>
      </w:ins>
      <w:r w:rsidR="00DB1C8F">
        <w:fldChar w:fldCharType="separate"/>
      </w:r>
      <w:r w:rsidR="00DE178B">
        <w:t>22</w:t>
      </w:r>
      <w:ins w:author="常鸣" w:date="2014-06-24T10:22:00Z" w:id="16990">
        <w:r w:rsidR="00DB1C8F">
          <w:fldChar w:fldCharType="end"/>
        </w:r>
      </w:ins>
      <w:del w:author="常鸣" w:date="2014-06-24T10:22:00Z" w:id="16991">
        <w:r w:rsidDel="00DB1C8F" w:rsidR="005A0C1F">
          <w:fldChar w:fldCharType="begin"/>
        </w:r>
        <w:r w:rsidDel="00DB1C8F" w:rsidR="005A0C1F">
          <w:delInstrText xml:space="preserve"> STYLEREF 1 \s </w:delInstrText>
        </w:r>
        <w:r w:rsidDel="00DB1C8F" w:rsidR="005A0C1F">
          <w:fldChar w:fldCharType="separate"/>
        </w:r>
        <w:r w:rsidDel="00DB1C8F" w:rsidR="00423916">
          <w:delText>5</w:delText>
        </w:r>
        <w:r w:rsidDel="00DB1C8F" w:rsidR="005A0C1F">
          <w:fldChar w:fldCharType="end"/>
        </w:r>
        <w:r w:rsidDel="00DB1C8F" w:rsidR="005A0C1F">
          <w:noBreakHyphen/>
        </w:r>
        <w:r w:rsidDel="00DB1C8F" w:rsidR="005A0C1F">
          <w:fldChar w:fldCharType="begin"/>
        </w:r>
        <w:r w:rsidDel="00DB1C8F" w:rsidR="005A0C1F">
          <w:delInstrText xml:space="preserve"> SEQ Figure \* ARABIC \s 1 </w:delInstrText>
        </w:r>
        <w:r w:rsidDel="00DB1C8F" w:rsidR="005A0C1F">
          <w:fldChar w:fldCharType="separate"/>
        </w:r>
        <w:r w:rsidDel="00DB1C8F" w:rsidR="00423916">
          <w:delText>22</w:delText>
        </w:r>
        <w:r w:rsidDel="00DB1C8F" w:rsidR="005A0C1F">
          <w:fldChar w:fldCharType="end"/>
        </w:r>
      </w:del>
      <w:r>
        <w:rPr>
          <w:rFonts w:hint="eastAsia"/>
        </w:rPr>
        <w:t xml:space="preserve"> SART modeling of function F8</w:t>
      </w:r>
      <w:bookmarkEnd w:id="16985"/>
      <w:bookmarkEnd w:id="16986"/>
      <w:bookmarkEnd w:id="16987"/>
    </w:p>
    <w:p w:rsidRPr="009C1A72" w:rsidR="009C1A72" w:rsidP="00704491" w:rsidRDefault="009C1A72"/>
    <w:p w:rsidRPr="0056747A" w:rsidR="0056747A" w:rsidP="00F23398" w:rsidRDefault="0056747A">
      <w:pPr>
        <w:pStyle w:val="2"/>
        <w:ind w:left="756" w:hanging="756"/>
      </w:pPr>
      <w:bookmarkStart w:name="_Ref345055964" w:id="16992"/>
      <w:bookmarkStart w:name="_Toc348357559" w:id="16993"/>
      <w:bookmarkStart w:name="_Toc349030994" w:id="16994"/>
      <w:bookmarkStart w:name="_Toc347567105" w:id="16995"/>
      <w:bookmarkStart w:name="_Toc345689770" w:id="16996"/>
      <w:bookmarkStart w:name="_Toc376182988" w:id="16997"/>
      <w:bookmarkStart w:name="_Toc392229968" w:id="16998"/>
      <w:r>
        <w:rPr>
          <w:rFonts w:hint="eastAsia"/>
        </w:rPr>
        <w:t>F81-Initialize ATP software</w:t>
      </w:r>
      <w:bookmarkEnd w:id="16992"/>
      <w:bookmarkEnd w:id="16993"/>
      <w:bookmarkEnd w:id="16994"/>
      <w:bookmarkEnd w:id="16995"/>
      <w:bookmarkEnd w:id="16996"/>
      <w:bookmarkEnd w:id="16997"/>
      <w:bookmarkEnd w:id="16998"/>
    </w:p>
    <w:p w:rsidR="0056747A" w:rsidP="00C93484" w:rsidRDefault="0056747A">
      <w:pPr>
        <w:pStyle w:val="Reqtify"/>
      </w:pPr>
      <w:r>
        <w:rPr>
          <w:rFonts w:hint="eastAsia"/>
        </w:rPr>
        <w:t>本模块用于控制</w:t>
      </w:r>
      <w:r>
        <w:rPr>
          <w:rFonts w:hint="eastAsia"/>
        </w:rPr>
        <w:t>ATP</w:t>
      </w:r>
      <w:r>
        <w:rPr>
          <w:rFonts w:hint="eastAsia"/>
        </w:rPr>
        <w:t>软件的初始化。</w:t>
      </w:r>
    </w:p>
    <w:p w:rsidR="0056747A" w:rsidP="00C93484" w:rsidRDefault="0056747A">
      <w:pPr>
        <w:pStyle w:val="Reqtify"/>
      </w:pPr>
      <w:r>
        <w:rPr>
          <w:rFonts w:hint="eastAsia"/>
        </w:rPr>
        <w:t>This function used to initialize the ATP software.</w:t>
      </w:r>
    </w:p>
    <w:p w:rsidR="0056747A" w:rsidP="00C93484" w:rsidRDefault="0056747A">
      <w:pPr>
        <w:pStyle w:val="Reqtify"/>
      </w:pPr>
    </w:p>
    <w:p w:rsidRPr="00A61D30" w:rsidR="0056747A" w:rsidP="00934391" w:rsidRDefault="0056747A">
      <w:pPr>
        <w:pStyle w:val="3"/>
      </w:pPr>
      <w:r w:rsidRPr="00A61D30">
        <w:rPr>
          <w:rFonts w:hint="eastAsia"/>
        </w:rPr>
        <w:lastRenderedPageBreak/>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825"/>
        <w:gridCol w:w="1731"/>
        <w:gridCol w:w="4730"/>
      </w:tblGrid>
      <w:tr w:rsidR="0056747A" w:rsidTr="00E92EF5">
        <w:tc>
          <w:tcPr>
            <w:tcW w:w="1521" w:type="pct"/>
            <w:tcBorders>
              <w:top w:val="single" w:color="000000" w:sz="12" w:space="0"/>
              <w:bottom w:val="single" w:color="000000" w:sz="4" w:space="0"/>
            </w:tcBorders>
            <w:shd w:val="clear" w:color="auto" w:fill="E0E0E0"/>
          </w:tcPr>
          <w:p w:rsidR="0056747A" w:rsidP="00FA0FBB" w:rsidRDefault="0056747A">
            <w:pPr>
              <w:pStyle w:val="af6"/>
            </w:pPr>
            <w:r>
              <w:t>Name</w:t>
            </w:r>
          </w:p>
        </w:tc>
        <w:tc>
          <w:tcPr>
            <w:tcW w:w="932" w:type="pct"/>
            <w:tcBorders>
              <w:top w:val="single" w:color="000000" w:sz="12" w:space="0"/>
              <w:bottom w:val="single" w:color="000000" w:sz="4" w:space="0"/>
            </w:tcBorders>
            <w:shd w:val="clear" w:color="auto" w:fill="E0E0E0"/>
          </w:tcPr>
          <w:p w:rsidR="0056747A" w:rsidP="00FA0FBB" w:rsidRDefault="0056747A">
            <w:pPr>
              <w:pStyle w:val="af6"/>
            </w:pPr>
            <w:r>
              <w:t>Nature</w:t>
            </w:r>
          </w:p>
        </w:tc>
        <w:tc>
          <w:tcPr>
            <w:tcW w:w="2547" w:type="pct"/>
            <w:tcBorders>
              <w:top w:val="single" w:color="000000" w:sz="12" w:space="0"/>
              <w:bottom w:val="single" w:color="000000" w:sz="4" w:space="0"/>
            </w:tcBorders>
            <w:shd w:val="clear" w:color="auto" w:fill="E0E0E0"/>
          </w:tcPr>
          <w:p w:rsidR="0056747A" w:rsidP="00FA0FBB" w:rsidRDefault="0056747A">
            <w:pPr>
              <w:pStyle w:val="af6"/>
            </w:pPr>
            <w:r>
              <w:t>Provided by</w:t>
            </w:r>
          </w:p>
        </w:tc>
      </w:tr>
      <w:tr w:rsidR="0056747A" w:rsidTr="00E92EF5">
        <w:tc>
          <w:tcPr>
            <w:tcW w:w="1521" w:type="pct"/>
            <w:tcBorders>
              <w:top w:val="single" w:color="000000" w:sz="4" w:space="0"/>
            </w:tcBorders>
            <w:shd w:val="clear" w:color="auto" w:fill="auto"/>
          </w:tcPr>
          <w:p w:rsidRPr="0056747A" w:rsidR="0056747A" w:rsidP="00591D6B" w:rsidRDefault="00532AED">
            <w:pPr>
              <w:pStyle w:val="AltB0"/>
            </w:pPr>
            <w:hyperlink w:history="1" w:anchor="CCdataPlugInfo">
              <w:r w:rsidR="00840F21">
                <w:rPr>
                  <w:rStyle w:val="ac"/>
                </w:rPr>
                <w:t>CCdataPlugInfo</w:t>
              </w:r>
            </w:hyperlink>
          </w:p>
        </w:tc>
        <w:tc>
          <w:tcPr>
            <w:tcW w:w="932" w:type="pct"/>
            <w:tcBorders>
              <w:top w:val="single" w:color="000000" w:sz="4" w:space="0"/>
            </w:tcBorders>
            <w:shd w:val="clear" w:color="auto" w:fill="auto"/>
          </w:tcPr>
          <w:p w:rsidR="0056747A" w:rsidP="00591D6B" w:rsidRDefault="00E92EF5">
            <w:pPr>
              <w:pStyle w:val="AltB0"/>
            </w:pPr>
            <w:r>
              <w:rPr>
                <w:rFonts w:hint="eastAsia"/>
              </w:rPr>
              <w:t>External</w:t>
            </w:r>
          </w:p>
        </w:tc>
        <w:tc>
          <w:tcPr>
            <w:tcW w:w="2547" w:type="pct"/>
            <w:tcBorders>
              <w:top w:val="single" w:color="000000" w:sz="4" w:space="0"/>
            </w:tcBorders>
            <w:shd w:val="clear" w:color="auto" w:fill="auto"/>
          </w:tcPr>
          <w:p w:rsidR="0056747A" w:rsidP="00591D6B" w:rsidRDefault="00532AED">
            <w:pPr>
              <w:pStyle w:val="AltB0"/>
            </w:pPr>
            <w:r>
              <w:fldChar w:fldCharType="begin"/>
            </w:r>
            <w:r>
              <w:instrText xml:space="preserve"> REF _Ref348720966 </w:instrText>
            </w:r>
            <w:r>
              <w:fldChar w:fldCharType="separate"/>
            </w:r>
            <w:r w:rsidR="00DE178B">
              <w:rPr>
                <w:rFonts w:hint="eastAsia"/>
              </w:rPr>
              <w:t>Interface with CC Data P</w:t>
            </w:r>
            <w:r w:rsidR="00DE178B">
              <w:t>lug</w:t>
            </w:r>
            <w:r>
              <w:fldChar w:fldCharType="end"/>
            </w:r>
          </w:p>
        </w:tc>
      </w:tr>
    </w:tbl>
    <w:p w:rsidR="0056747A" w:rsidP="00C93484" w:rsidRDefault="0056747A">
      <w:pPr>
        <w:pStyle w:val="Reqtify"/>
      </w:pPr>
    </w:p>
    <w:p w:rsidRPr="00003A18" w:rsidR="0056747A" w:rsidP="00934391" w:rsidRDefault="0056747A">
      <w:pPr>
        <w:pStyle w:val="3"/>
      </w:pPr>
      <w:r w:rsidRPr="00A61D30">
        <w:rPr>
          <w:rFonts w:hint="eastAsia"/>
        </w:rPr>
        <w:t>Processing</w:t>
      </w:r>
    </w:p>
    <w:p w:rsidR="0056747A" w:rsidP="00C93484" w:rsidRDefault="0056747A">
      <w:pPr>
        <w:pStyle w:val="Reqtify"/>
      </w:pPr>
    </w:p>
    <w:p w:rsidR="00F4222A" w:rsidP="00C93484" w:rsidRDefault="00F4222A">
      <w:pPr>
        <w:pStyle w:val="Reqtify"/>
      </w:pPr>
      <w:r>
        <w:rPr>
          <w:rFonts w:hint="eastAsia"/>
        </w:rPr>
        <w:t>车载系统上电后，</w:t>
      </w:r>
      <w:r>
        <w:rPr>
          <w:rFonts w:hint="eastAsia"/>
        </w:rPr>
        <w:t>ATP</w:t>
      </w:r>
      <w:r>
        <w:rPr>
          <w:rFonts w:hint="eastAsia"/>
        </w:rPr>
        <w:t>软件需执行下列初始化工作：</w:t>
      </w:r>
    </w:p>
    <w:p w:rsidR="00F4222A" w:rsidP="00FA0FBB" w:rsidRDefault="00F4222A">
      <w:pPr>
        <w:pStyle w:val="AltX"/>
      </w:pPr>
      <w:r>
        <w:rPr>
          <w:rFonts w:hint="eastAsia"/>
        </w:rPr>
        <w:t>从</w:t>
      </w:r>
      <w:r>
        <w:rPr>
          <w:rFonts w:hint="eastAsia"/>
        </w:rPr>
        <w:t>data plug</w:t>
      </w:r>
      <w:r>
        <w:rPr>
          <w:rFonts w:hint="eastAsia"/>
        </w:rPr>
        <w:t>获取项目配置的车辆和</w:t>
      </w:r>
      <w:r>
        <w:rPr>
          <w:rFonts w:hint="eastAsia"/>
        </w:rPr>
        <w:t>CC</w:t>
      </w:r>
      <w:r>
        <w:rPr>
          <w:rFonts w:hint="eastAsia"/>
        </w:rPr>
        <w:t>基本识别信息；</w:t>
      </w:r>
    </w:p>
    <w:p w:rsidR="00F4222A" w:rsidP="00FA0FBB" w:rsidRDefault="00F4222A">
      <w:pPr>
        <w:pStyle w:val="AltX"/>
      </w:pPr>
      <w:r>
        <w:rPr>
          <w:rFonts w:hint="eastAsia"/>
        </w:rPr>
        <w:t>初始化与</w:t>
      </w:r>
      <w:r>
        <w:rPr>
          <w:rFonts w:hint="eastAsia"/>
        </w:rPr>
        <w:t>CC</w:t>
      </w:r>
      <w:r>
        <w:rPr>
          <w:rFonts w:hint="eastAsia"/>
        </w:rPr>
        <w:t>内部其他系统的通信，如</w:t>
      </w:r>
      <w:r>
        <w:rPr>
          <w:rFonts w:hint="eastAsia"/>
        </w:rPr>
        <w:t>CCNV</w:t>
      </w:r>
      <w:r>
        <w:rPr>
          <w:rFonts w:hint="eastAsia"/>
        </w:rPr>
        <w:t>、</w:t>
      </w:r>
      <w:r>
        <w:rPr>
          <w:rFonts w:hint="eastAsia"/>
        </w:rPr>
        <w:t>DLU</w:t>
      </w:r>
      <w:r>
        <w:rPr>
          <w:rFonts w:hint="eastAsia"/>
        </w:rPr>
        <w:t>；</w:t>
      </w:r>
    </w:p>
    <w:p w:rsidR="00F4222A" w:rsidP="00FA0FBB" w:rsidRDefault="00F4222A">
      <w:pPr>
        <w:pStyle w:val="AltX"/>
      </w:pPr>
      <w:r>
        <w:rPr>
          <w:rFonts w:hint="eastAsia"/>
        </w:rPr>
        <w:t>初始化</w:t>
      </w:r>
      <w:r w:rsidR="00F41616">
        <w:rPr>
          <w:rFonts w:hint="eastAsia"/>
        </w:rPr>
        <w:t>VPB</w:t>
      </w:r>
      <w:r w:rsidR="00C674FF">
        <w:rPr>
          <w:rFonts w:hint="eastAsia"/>
        </w:rPr>
        <w:t>板。</w:t>
      </w:r>
    </w:p>
    <w:p w:rsidR="00F4222A" w:rsidP="00C93484" w:rsidRDefault="00F4222A">
      <w:pPr>
        <w:pStyle w:val="Reqtify"/>
      </w:pPr>
    </w:p>
    <w:p w:rsidR="00F4222A" w:rsidP="0012674A" w:rsidRDefault="00F4222A">
      <w:pPr>
        <w:pStyle w:val="4"/>
      </w:pPr>
      <w:r>
        <w:rPr>
          <w:rFonts w:hint="eastAsia"/>
        </w:rPr>
        <w:t>Read data plug</w:t>
      </w:r>
    </w:p>
    <w:p w:rsidR="00F4222A" w:rsidP="00C93484" w:rsidRDefault="00F4222A">
      <w:pPr>
        <w:pStyle w:val="Reqtify"/>
      </w:pPr>
    </w:p>
    <w:p w:rsidRPr="00972331" w:rsidR="0056747A" w:rsidP="0056747A" w:rsidRDefault="0056747A">
      <w:pPr>
        <w:pStyle w:val="ReqtifyAltR"/>
      </w:pPr>
      <w:r w:rsidRPr="00972331">
        <w:t>[</w:t>
      </w:r>
      <w:r>
        <w:t>iTC_CC_ATP-SwRS-</w:t>
      </w:r>
      <w:r>
        <w:rPr>
          <w:rFonts w:hint="eastAsia"/>
        </w:rPr>
        <w:t>0511</w:t>
      </w:r>
      <w:r w:rsidRPr="00972331">
        <w:t>]</w:t>
      </w:r>
    </w:p>
    <w:p w:rsidR="0056747A" w:rsidP="00C93484" w:rsidRDefault="0056747A">
      <w:pPr>
        <w:pStyle w:val="Reqtify"/>
      </w:pPr>
      <w:r>
        <w:rPr>
          <w:rFonts w:hint="eastAsia"/>
        </w:rPr>
        <w:t>初始化时，</w:t>
      </w:r>
      <w:r>
        <w:rPr>
          <w:rFonts w:hint="eastAsia"/>
        </w:rPr>
        <w:t>ATP</w:t>
      </w:r>
      <w:r>
        <w:rPr>
          <w:rFonts w:hint="eastAsia"/>
        </w:rPr>
        <w:t>读取带</w:t>
      </w:r>
      <w:r>
        <w:rPr>
          <w:rFonts w:hint="eastAsia"/>
        </w:rPr>
        <w:t>VCP</w:t>
      </w:r>
      <w:r>
        <w:rPr>
          <w:rFonts w:hint="eastAsia"/>
        </w:rPr>
        <w:t>编码的来自</w:t>
      </w:r>
      <w:r>
        <w:rPr>
          <w:rFonts w:hint="eastAsia"/>
        </w:rPr>
        <w:t>CC data plug</w:t>
      </w:r>
      <w:r>
        <w:rPr>
          <w:rFonts w:hint="eastAsia"/>
        </w:rPr>
        <w:t>接口的信息</w:t>
      </w:r>
      <w:hyperlink w:history="1" w:anchor="CCdataPlugInfo">
        <w:r w:rsidR="00840F21">
          <w:rPr>
            <w:rStyle w:val="ac"/>
          </w:rPr>
          <w:t>CCdataPlugInfo</w:t>
        </w:r>
      </w:hyperlink>
      <w:r>
        <w:rPr>
          <w:rFonts w:hint="eastAsia"/>
        </w:rPr>
        <w:t>，生成</w:t>
      </w:r>
      <w:bookmarkStart w:name="DataPlugContent" w:id="16999"/>
      <w:r w:rsidRPr="00564A58">
        <w:rPr>
          <w:rStyle w:val="aff2"/>
        </w:rPr>
        <w:t>Data</w:t>
      </w:r>
      <w:r>
        <w:rPr>
          <w:rStyle w:val="aff2"/>
          <w:rFonts w:hint="eastAsia"/>
        </w:rPr>
        <w:t>PlugContent</w:t>
      </w:r>
      <w:bookmarkEnd w:id="16999"/>
      <w:r w:rsidRPr="007B38A4">
        <w:rPr>
          <w:rFonts w:hint="eastAsia"/>
        </w:rPr>
        <w:t>，</w:t>
      </w:r>
      <w:r>
        <w:rPr>
          <w:rFonts w:hint="eastAsia"/>
        </w:rPr>
        <w:t>其结构</w:t>
      </w:r>
      <w:r w:rsidR="00BD66E2">
        <w:rPr>
          <w:rFonts w:hint="eastAsia"/>
        </w:rPr>
        <w:t>如</w:t>
      </w:r>
      <w:r w:rsidRPr="00D54321" w:rsidR="00BD66E2">
        <w:fldChar w:fldCharType="begin"/>
      </w:r>
      <w:r w:rsidR="00BD66E2">
        <w:instrText xml:space="preserve"> REF _Ref277757236 </w:instrText>
      </w:r>
      <w:r w:rsidRPr="00D54321" w:rsidR="00BD66E2">
        <w:fldChar w:fldCharType="separate"/>
      </w:r>
      <w:r w:rsidRPr="00F40CCD" w:rsidR="00DE178B">
        <w:t xml:space="preserve">Table </w:t>
      </w:r>
      <w:r w:rsidR="00DE178B">
        <w:rPr>
          <w:noProof/>
        </w:rPr>
        <w:t>4</w:t>
      </w:r>
      <w:r w:rsidR="00DE178B">
        <w:noBreakHyphen/>
      </w:r>
      <w:r w:rsidR="00DE178B">
        <w:rPr>
          <w:noProof/>
        </w:rPr>
        <w:t>4</w:t>
      </w:r>
      <w:r w:rsidRPr="00D54321" w:rsidR="00BD66E2">
        <w:fldChar w:fldCharType="end"/>
      </w:r>
      <w:r w:rsidR="00BD66E2">
        <w:rPr>
          <w:rFonts w:hint="eastAsia"/>
        </w:rPr>
        <w:t>所示</w:t>
      </w:r>
      <w:r>
        <w:rPr>
          <w:rFonts w:hint="eastAsia"/>
        </w:rPr>
        <w:t>。</w:t>
      </w:r>
    </w:p>
    <w:p w:rsidRPr="00CE1EBF" w:rsidR="0056747A" w:rsidP="00C93484" w:rsidRDefault="0056747A">
      <w:pPr>
        <w:pStyle w:val="Reqtify"/>
      </w:pPr>
      <w:r w:rsidRPr="00CE1EBF">
        <w:rPr>
          <w:rFonts w:hint="eastAsia"/>
        </w:rPr>
        <w:t xml:space="preserve">In Initialization, ATP reads the </w:t>
      </w:r>
      <w:hyperlink w:history="1" w:anchor="CCdataPlugInfo">
        <w:r w:rsidR="00840F21">
          <w:rPr>
            <w:rStyle w:val="ac"/>
          </w:rPr>
          <w:t>CCdataPlugInfo</w:t>
        </w:r>
      </w:hyperlink>
      <w:r w:rsidRPr="00CE1EBF">
        <w:rPr>
          <w:rFonts w:hint="eastAsia"/>
        </w:rPr>
        <w:t xml:space="preserve"> with VCP coded from CC data plug, and generates </w:t>
      </w:r>
      <w:hyperlink w:history="1" w:anchor="DataPlugContent">
        <w:r w:rsidR="003B253D">
          <w:rPr>
            <w:rStyle w:val="ac"/>
            <w:noProof/>
          </w:rPr>
          <w:t>DataPlugContent</w:t>
        </w:r>
      </w:hyperlink>
      <w:r w:rsidRPr="00CE1EBF">
        <w:rPr>
          <w:rFonts w:hint="eastAsia"/>
        </w:rPr>
        <w:t xml:space="preserve"> with the structure shown as </w:t>
      </w:r>
      <w:r w:rsidRPr="00D54321" w:rsidR="00BD66E2">
        <w:fldChar w:fldCharType="begin"/>
      </w:r>
      <w:r w:rsidR="00BD66E2">
        <w:instrText xml:space="preserve"> REF _Ref277757236 </w:instrText>
      </w:r>
      <w:r w:rsidRPr="00D54321" w:rsidR="00BD66E2">
        <w:fldChar w:fldCharType="separate"/>
      </w:r>
      <w:r w:rsidRPr="00F40CCD" w:rsidR="00DE178B">
        <w:t xml:space="preserve">Table </w:t>
      </w:r>
      <w:r w:rsidR="00DE178B">
        <w:rPr>
          <w:noProof/>
        </w:rPr>
        <w:t>4</w:t>
      </w:r>
      <w:r w:rsidR="00DE178B">
        <w:noBreakHyphen/>
      </w:r>
      <w:r w:rsidR="00DE178B">
        <w:rPr>
          <w:noProof/>
        </w:rPr>
        <w:t>4</w:t>
      </w:r>
      <w:r w:rsidRPr="00D54321" w:rsidR="00BD66E2">
        <w:fldChar w:fldCharType="end"/>
      </w:r>
      <w:r w:rsidRPr="00CE1EBF">
        <w:rPr>
          <w:rFonts w:hint="eastAsia"/>
        </w:rPr>
        <w:t>。</w:t>
      </w:r>
    </w:p>
    <w:p w:rsidR="0056747A" w:rsidP="000C0D62" w:rsidRDefault="0056747A">
      <w:pPr>
        <w:pStyle w:val="ReqtifyAltQ"/>
      </w:pPr>
      <w:r w:rsidRPr="008A1414">
        <w:t>#Category=Functional</w:t>
      </w:r>
    </w:p>
    <w:p w:rsidR="0056747A" w:rsidP="000C0D62" w:rsidRDefault="0056747A">
      <w:pPr>
        <w:pStyle w:val="ReqtifyAltQ"/>
      </w:pPr>
      <w:r w:rsidRPr="00286007">
        <w:t>#Contribution=SIL</w:t>
      </w:r>
      <w:r w:rsidR="003F0289">
        <w:rPr>
          <w:rFonts w:hint="eastAsia"/>
        </w:rPr>
        <w:t>0</w:t>
      </w:r>
    </w:p>
    <w:p w:rsidR="009328EA" w:rsidP="000C0D62" w:rsidRDefault="0056747A">
      <w:pPr>
        <w:pStyle w:val="ReqtifyAltQ"/>
        <w:rPr>
          <w:ins w:author="常鸣" w:date="2014-07-03T14:27:00Z" w:id="17000"/>
        </w:rPr>
      </w:pPr>
      <w:del w:author="常鸣" w:date="2014-07-03T14:27:00Z" w:id="17001">
        <w:r w:rsidRPr="008A1414" w:rsidDel="009328EA">
          <w:delText>#S</w:delText>
        </w:r>
      </w:del>
      <w:ins w:author="常鸣" w:date="2014-07-03T14:27:00Z" w:id="17002">
        <w:r w:rsidR="009328EA">
          <w:t>#Allocation=ATP Software</w:t>
        </w:r>
      </w:ins>
    </w:p>
    <w:p w:rsidR="0056747A" w:rsidP="000C0D62" w:rsidRDefault="009328EA">
      <w:pPr>
        <w:pStyle w:val="ReqtifyAltQ"/>
      </w:pPr>
      <w:ins w:author="常鸣" w:date="2014-07-03T14:27:00Z" w:id="17003">
        <w:r>
          <w:t>#S</w:t>
        </w:r>
      </w:ins>
      <w:r w:rsidRPr="008A1414" w:rsidR="0056747A">
        <w:t>ource=</w:t>
      </w:r>
      <w:r w:rsidRPr="003D2990" w:rsidR="0056747A">
        <w:t>[iTC_CC-SyAD-</w:t>
      </w:r>
      <w:r w:rsidRPr="003D2990" w:rsidR="0056747A">
        <w:rPr>
          <w:rFonts w:hint="eastAsia"/>
        </w:rPr>
        <w:t>0</w:t>
      </w:r>
      <w:r w:rsidR="0056747A">
        <w:rPr>
          <w:rFonts w:hint="eastAsia"/>
        </w:rPr>
        <w:t>067</w:t>
      </w:r>
      <w:r w:rsidRPr="003D2990" w:rsidR="0056747A">
        <w:rPr>
          <w:rFonts w:hint="eastAsia"/>
        </w:rPr>
        <w:t>]</w:t>
      </w:r>
      <w:r w:rsidR="001A3F9C">
        <w:rPr>
          <w:rFonts w:hint="eastAsia"/>
        </w:rPr>
        <w:t>, [</w:t>
      </w:r>
      <w:r w:rsidRPr="001A3F9C" w:rsidR="001A3F9C">
        <w:t>iTC_CC_ATP_SwHA-0185</w:t>
      </w:r>
      <w:r w:rsidR="001A3F9C">
        <w:rPr>
          <w:rFonts w:hint="eastAsia"/>
        </w:rPr>
        <w:t>]</w:t>
      </w:r>
    </w:p>
    <w:p w:rsidR="0056747A" w:rsidP="000C0D62" w:rsidRDefault="0056747A">
      <w:pPr>
        <w:pStyle w:val="ReqtifyAltQ"/>
      </w:pPr>
      <w:r w:rsidRPr="008A1414">
        <w:t>[End]</w:t>
      </w:r>
    </w:p>
    <w:p w:rsidR="0056747A" w:rsidP="00C93484" w:rsidRDefault="0056747A">
      <w:pPr>
        <w:pStyle w:val="Reqtify"/>
      </w:pPr>
    </w:p>
    <w:p w:rsidR="0056747A" w:rsidP="00C93484" w:rsidRDefault="0056747A">
      <w:pPr>
        <w:pStyle w:val="Reqtify"/>
      </w:pPr>
    </w:p>
    <w:p w:rsidRPr="00972331" w:rsidR="0056747A" w:rsidP="0056747A" w:rsidRDefault="0056747A">
      <w:pPr>
        <w:pStyle w:val="ReqtifyAltR"/>
      </w:pPr>
      <w:r w:rsidRPr="00972331">
        <w:t>[</w:t>
      </w:r>
      <w:r>
        <w:t>iTC_CC_ATP-SwRS-</w:t>
      </w:r>
      <w:r>
        <w:rPr>
          <w:rFonts w:hint="eastAsia"/>
        </w:rPr>
        <w:t>0037</w:t>
      </w:r>
      <w:r w:rsidRPr="00972331">
        <w:t>]</w:t>
      </w:r>
    </w:p>
    <w:p w:rsidR="0056747A" w:rsidP="00C93484" w:rsidRDefault="0056747A">
      <w:pPr>
        <w:pStyle w:val="Reqtify"/>
      </w:pPr>
      <w:r>
        <w:rPr>
          <w:rFonts w:hint="eastAsia"/>
        </w:rPr>
        <w:t>初始化时，</w:t>
      </w:r>
      <w:r>
        <w:rPr>
          <w:rFonts w:hint="eastAsia"/>
        </w:rPr>
        <w:t>ATP</w:t>
      </w:r>
      <w:r>
        <w:rPr>
          <w:rFonts w:hint="eastAsia"/>
        </w:rPr>
        <w:t>软件通过</w:t>
      </w:r>
      <w:hyperlink w:history="1" w:anchor="DataPlugContent">
        <w:r w:rsidR="003F37D3">
          <w:rPr>
            <w:rStyle w:val="ac"/>
          </w:rPr>
          <w:t>DataPlugContent</w:t>
        </w:r>
      </w:hyperlink>
      <w:r>
        <w:rPr>
          <w:rFonts w:hint="eastAsia"/>
        </w:rPr>
        <w:t>.VLE</w:t>
      </w:r>
      <w:r w:rsidR="00354F88">
        <w:rPr>
          <w:rFonts w:hint="eastAsia"/>
        </w:rPr>
        <w:t>C</w:t>
      </w:r>
      <w:r>
        <w:rPr>
          <w:rFonts w:hint="eastAsia"/>
        </w:rPr>
        <w:t>pu</w:t>
      </w:r>
      <w:r w:rsidR="00354F88">
        <w:rPr>
          <w:rFonts w:hint="eastAsia"/>
        </w:rPr>
        <w:t>I</w:t>
      </w:r>
      <w:r>
        <w:rPr>
          <w:rFonts w:hint="eastAsia"/>
        </w:rPr>
        <w:t>d</w:t>
      </w:r>
      <w:r>
        <w:rPr>
          <w:rFonts w:hint="eastAsia"/>
        </w:rPr>
        <w:t>来识别所在的是</w:t>
      </w:r>
      <w:r>
        <w:rPr>
          <w:rFonts w:hint="eastAsia"/>
        </w:rPr>
        <w:t>CPU1</w:t>
      </w:r>
      <w:r>
        <w:rPr>
          <w:rFonts w:hint="eastAsia"/>
        </w:rPr>
        <w:t>还是</w:t>
      </w:r>
      <w:r>
        <w:rPr>
          <w:rFonts w:hint="eastAsia"/>
        </w:rPr>
        <w:t>CPU2</w:t>
      </w:r>
      <w:r>
        <w:rPr>
          <w:rFonts w:hint="eastAsia"/>
        </w:rPr>
        <w:t>，并与另一个</w:t>
      </w:r>
      <w:r>
        <w:rPr>
          <w:rFonts w:hint="eastAsia"/>
        </w:rPr>
        <w:t>CPU</w:t>
      </w:r>
      <w:r>
        <w:rPr>
          <w:rFonts w:hint="eastAsia"/>
        </w:rPr>
        <w:t>模块建立通信。</w:t>
      </w:r>
    </w:p>
    <w:p w:rsidR="0056747A" w:rsidP="00FA0FBB" w:rsidRDefault="0056747A">
      <w:pPr>
        <w:pStyle w:val="AltX"/>
      </w:pPr>
      <w:r w:rsidRPr="00063071">
        <w:rPr>
          <w:rFonts w:hint="eastAsia"/>
        </w:rPr>
        <w:t>如果</w:t>
      </w:r>
      <w:r>
        <w:rPr>
          <w:rFonts w:hint="eastAsia"/>
        </w:rPr>
        <w:t>从</w:t>
      </w:r>
      <w:r>
        <w:rPr>
          <w:rFonts w:hint="eastAsia"/>
        </w:rPr>
        <w:t>Dataplug</w:t>
      </w:r>
      <w:r>
        <w:rPr>
          <w:rFonts w:hint="eastAsia"/>
        </w:rPr>
        <w:t>读到的</w:t>
      </w:r>
      <w:r>
        <w:rPr>
          <w:rFonts w:hint="eastAsia"/>
        </w:rPr>
        <w:t>cpu</w:t>
      </w:r>
      <w:r w:rsidR="00354F88">
        <w:rPr>
          <w:rFonts w:hint="eastAsia"/>
        </w:rPr>
        <w:t>I</w:t>
      </w:r>
      <w:r>
        <w:rPr>
          <w:rFonts w:hint="eastAsia"/>
        </w:rPr>
        <w:t>d</w:t>
      </w:r>
      <w:r>
        <w:rPr>
          <w:rFonts w:hint="eastAsia"/>
        </w:rPr>
        <w:t>错误</w:t>
      </w:r>
      <w:r w:rsidRPr="00063071">
        <w:rPr>
          <w:rFonts w:hint="eastAsia"/>
        </w:rPr>
        <w:t>，则</w:t>
      </w:r>
      <w:r>
        <w:rPr>
          <w:rFonts w:hint="eastAsia"/>
        </w:rPr>
        <w:t>导致双</w:t>
      </w:r>
      <w:r>
        <w:rPr>
          <w:rFonts w:hint="eastAsia"/>
        </w:rPr>
        <w:t>CPU</w:t>
      </w:r>
      <w:r>
        <w:rPr>
          <w:rFonts w:hint="eastAsia"/>
        </w:rPr>
        <w:t>建立通信失败，</w:t>
      </w:r>
      <w:r>
        <w:rPr>
          <w:rFonts w:hint="eastAsia"/>
        </w:rPr>
        <w:t>ATP</w:t>
      </w:r>
      <w:r>
        <w:rPr>
          <w:rFonts w:hint="eastAsia"/>
        </w:rPr>
        <w:t>软件禁止执行，等待操作人员手动重启系统；</w:t>
      </w:r>
    </w:p>
    <w:p w:rsidR="0056747A" w:rsidP="0056747A" w:rsidRDefault="0056747A">
      <w:pPr>
        <w:pStyle w:val="AltZ"/>
      </w:pPr>
      <w:r>
        <w:rPr>
          <w:rFonts w:hint="eastAsia"/>
        </w:rPr>
        <w:t>对于</w:t>
      </w:r>
      <w:r>
        <w:rPr>
          <w:rFonts w:hint="eastAsia"/>
        </w:rPr>
        <w:t>CPU1</w:t>
      </w:r>
      <w:r>
        <w:rPr>
          <w:rFonts w:hint="eastAsia"/>
        </w:rPr>
        <w:t>，将在等待双</w:t>
      </w:r>
      <w:r>
        <w:rPr>
          <w:rFonts w:hint="eastAsia"/>
        </w:rPr>
        <w:t>CPU</w:t>
      </w:r>
      <w:r>
        <w:rPr>
          <w:rFonts w:hint="eastAsia"/>
        </w:rPr>
        <w:t>建立通信时控制</w:t>
      </w:r>
      <w:r>
        <w:rPr>
          <w:rFonts w:hint="eastAsia"/>
        </w:rPr>
        <w:t>LED</w:t>
      </w:r>
      <w:r>
        <w:rPr>
          <w:rFonts w:hint="eastAsia"/>
        </w:rPr>
        <w:t>显示</w:t>
      </w:r>
      <w:r w:rsidRPr="00A95431">
        <w:rPr>
          <w:rStyle w:val="aff1"/>
          <w:rFonts w:hint="eastAsia"/>
        </w:rPr>
        <w:t>WAITING_CPU</w:t>
      </w:r>
      <w:r>
        <w:rPr>
          <w:rFonts w:hint="eastAsia"/>
        </w:rPr>
        <w:t>信息。</w:t>
      </w:r>
    </w:p>
    <w:p w:rsidR="0056747A" w:rsidP="000650DC" w:rsidRDefault="0056747A">
      <w:pPr>
        <w:pStyle w:val="AltZ"/>
      </w:pPr>
      <w:r>
        <w:rPr>
          <w:rFonts w:hint="eastAsia"/>
        </w:rPr>
        <w:t>对于在</w:t>
      </w:r>
      <w:r>
        <w:rPr>
          <w:rFonts w:hint="eastAsia"/>
        </w:rPr>
        <w:t>CPU1</w:t>
      </w:r>
      <w:r>
        <w:rPr>
          <w:rFonts w:hint="eastAsia"/>
        </w:rPr>
        <w:t>运行的</w:t>
      </w:r>
      <w:r>
        <w:rPr>
          <w:rFonts w:hint="eastAsia"/>
        </w:rPr>
        <w:t>ATP</w:t>
      </w:r>
      <w:r>
        <w:rPr>
          <w:rFonts w:hint="eastAsia"/>
        </w:rPr>
        <w:t>软件，如果读到的</w:t>
      </w:r>
      <w:r>
        <w:rPr>
          <w:rFonts w:hint="eastAsia"/>
        </w:rPr>
        <w:t>cpu</w:t>
      </w:r>
      <w:r w:rsidR="00354F88">
        <w:rPr>
          <w:rFonts w:hint="eastAsia"/>
        </w:rPr>
        <w:t>I</w:t>
      </w:r>
      <w:r>
        <w:rPr>
          <w:rFonts w:hint="eastAsia"/>
        </w:rPr>
        <w:t>d</w:t>
      </w:r>
      <w:r>
        <w:rPr>
          <w:rFonts w:hint="eastAsia"/>
        </w:rPr>
        <w:t>既不是</w:t>
      </w:r>
      <w:r>
        <w:rPr>
          <w:rFonts w:hint="eastAsia"/>
        </w:rPr>
        <w:t>CPU1</w:t>
      </w:r>
      <w:r>
        <w:rPr>
          <w:rFonts w:hint="eastAsia"/>
        </w:rPr>
        <w:t>也不是</w:t>
      </w:r>
      <w:r>
        <w:rPr>
          <w:rFonts w:hint="eastAsia"/>
        </w:rPr>
        <w:t>CPU2</w:t>
      </w:r>
      <w:r>
        <w:rPr>
          <w:rFonts w:hint="eastAsia"/>
        </w:rPr>
        <w:t>时，控制</w:t>
      </w:r>
      <w:r>
        <w:rPr>
          <w:rFonts w:hint="eastAsia"/>
        </w:rPr>
        <w:t>LED</w:t>
      </w:r>
      <w:r>
        <w:rPr>
          <w:rFonts w:hint="eastAsia"/>
        </w:rPr>
        <w:t>显示</w:t>
      </w:r>
      <w:r w:rsidRPr="000650DC" w:rsidR="000650DC">
        <w:rPr>
          <w:rStyle w:val="aff1"/>
        </w:rPr>
        <w:t>ERR_CPU_ID</w:t>
      </w:r>
      <w:r>
        <w:rPr>
          <w:rFonts w:hint="eastAsia"/>
        </w:rPr>
        <w:t>信息。</w:t>
      </w:r>
    </w:p>
    <w:p w:rsidR="0056747A" w:rsidP="00C93484" w:rsidRDefault="0056747A">
      <w:pPr>
        <w:pStyle w:val="Reqtify"/>
      </w:pPr>
      <w:r>
        <w:rPr>
          <w:rFonts w:hint="eastAsia"/>
        </w:rPr>
        <w:t xml:space="preserve">Through </w:t>
      </w:r>
      <w:hyperlink w:history="1" w:anchor="DataPlugContent">
        <w:r w:rsidR="003B253D">
          <w:rPr>
            <w:rStyle w:val="ac"/>
          </w:rPr>
          <w:t>DataPlugContent</w:t>
        </w:r>
      </w:hyperlink>
      <w:r w:rsidRPr="00CE1EBF">
        <w:rPr>
          <w:rFonts w:hint="eastAsia"/>
        </w:rPr>
        <w:t>.VLE</w:t>
      </w:r>
      <w:r w:rsidR="00354F88">
        <w:rPr>
          <w:rFonts w:hint="eastAsia"/>
        </w:rPr>
        <w:t>C</w:t>
      </w:r>
      <w:r w:rsidRPr="00CE1EBF">
        <w:rPr>
          <w:rFonts w:hint="eastAsia"/>
        </w:rPr>
        <w:t>pu</w:t>
      </w:r>
      <w:r w:rsidR="00354F88">
        <w:rPr>
          <w:rFonts w:hint="eastAsia"/>
        </w:rPr>
        <w:t>I</w:t>
      </w:r>
      <w:r w:rsidRPr="00CE1EBF">
        <w:rPr>
          <w:rFonts w:hint="eastAsia"/>
        </w:rPr>
        <w:t>d</w:t>
      </w:r>
      <w:r>
        <w:rPr>
          <w:rFonts w:hint="eastAsia"/>
        </w:rPr>
        <w:t>,</w:t>
      </w:r>
      <w:r w:rsidRPr="00CE1EBF">
        <w:rPr>
          <w:rFonts w:hint="eastAsia"/>
        </w:rPr>
        <w:t xml:space="preserve"> </w:t>
      </w:r>
      <w:r>
        <w:rPr>
          <w:rFonts w:hint="eastAsia"/>
        </w:rPr>
        <w:t>ATP recognizes whether it is located in CPU1 or CPU2, and establish the communication between each other.</w:t>
      </w:r>
    </w:p>
    <w:p w:rsidRPr="00CE1EBF" w:rsidR="0056747A" w:rsidP="00FA0FBB" w:rsidRDefault="0056747A">
      <w:pPr>
        <w:pStyle w:val="AltX"/>
      </w:pPr>
      <w:r>
        <w:rPr>
          <w:rFonts w:hint="eastAsia"/>
        </w:rPr>
        <w:lastRenderedPageBreak/>
        <w:t xml:space="preserve">If the CPU id is wrong, ATP shall stop and wait for </w:t>
      </w:r>
      <w:r w:rsidRPr="00CE1EBF">
        <w:rPr>
          <w:rFonts w:hint="eastAsia"/>
        </w:rPr>
        <w:t>re</w:t>
      </w:r>
      <w:r>
        <w:rPr>
          <w:rFonts w:hint="eastAsia"/>
        </w:rPr>
        <w:t>boot</w:t>
      </w:r>
      <w:r w:rsidRPr="00CE1EBF">
        <w:rPr>
          <w:rFonts w:hint="eastAsia"/>
        </w:rPr>
        <w:t xml:space="preserve"> manually by the operator. </w:t>
      </w:r>
    </w:p>
    <w:p w:rsidR="0056747A" w:rsidP="0056747A" w:rsidRDefault="0056747A">
      <w:pPr>
        <w:pStyle w:val="AltZ"/>
      </w:pPr>
      <w:r>
        <w:rPr>
          <w:rFonts w:hint="eastAsia"/>
        </w:rPr>
        <w:t xml:space="preserve">For CPU1, ATP shall control the LED to show </w:t>
      </w:r>
      <w:r w:rsidRPr="00C87E33">
        <w:rPr>
          <w:rStyle w:val="aff1"/>
          <w:rFonts w:hint="eastAsia"/>
        </w:rPr>
        <w:t>WAITING_CPU</w:t>
      </w:r>
      <w:r>
        <w:rPr>
          <w:rFonts w:hint="eastAsia"/>
        </w:rPr>
        <w:t xml:space="preserve"> when the communication establishing.</w:t>
      </w:r>
    </w:p>
    <w:p w:rsidRPr="00CE1EBF" w:rsidR="0056747A" w:rsidP="0056747A" w:rsidRDefault="0056747A">
      <w:pPr>
        <w:pStyle w:val="AltZ"/>
      </w:pPr>
      <w:r>
        <w:rPr>
          <w:rFonts w:hint="eastAsia"/>
        </w:rPr>
        <w:t xml:space="preserve">For CPU1, ATP shall control the LED to show </w:t>
      </w:r>
      <w:r w:rsidRPr="000650DC" w:rsidR="000650DC">
        <w:rPr>
          <w:rStyle w:val="aff1"/>
        </w:rPr>
        <w:t>ERR_CPU_ID</w:t>
      </w:r>
      <w:r>
        <w:rPr>
          <w:rFonts w:hint="eastAsia"/>
        </w:rPr>
        <w:t xml:space="preserve"> when the cpu</w:t>
      </w:r>
      <w:r w:rsidR="00354F88">
        <w:rPr>
          <w:rFonts w:hint="eastAsia"/>
        </w:rPr>
        <w:t>I</w:t>
      </w:r>
      <w:r>
        <w:rPr>
          <w:rFonts w:hint="eastAsia"/>
        </w:rPr>
        <w:t>d is neither CPU1 nor CPU2.</w:t>
      </w:r>
    </w:p>
    <w:p w:rsidR="0056747A" w:rsidP="000C0D62" w:rsidRDefault="0056747A">
      <w:pPr>
        <w:pStyle w:val="ReqtifyAltQ"/>
      </w:pPr>
      <w:r w:rsidRPr="008A1414">
        <w:t>#Category=Functional</w:t>
      </w:r>
    </w:p>
    <w:p w:rsidR="0056747A" w:rsidP="000C0D62" w:rsidRDefault="0056747A">
      <w:pPr>
        <w:pStyle w:val="ReqtifyAltQ"/>
      </w:pPr>
      <w:r w:rsidRPr="0044288A">
        <w:t>#Contribution</w:t>
      </w:r>
      <w:r>
        <w:t>=SIL</w:t>
      </w:r>
      <w:r w:rsidR="003F0289">
        <w:rPr>
          <w:rFonts w:hint="eastAsia"/>
        </w:rPr>
        <w:t>0</w:t>
      </w:r>
    </w:p>
    <w:p w:rsidR="009328EA" w:rsidP="000C0D62" w:rsidRDefault="0056747A">
      <w:pPr>
        <w:pStyle w:val="ReqtifyAltQ"/>
        <w:rPr>
          <w:ins w:author="常鸣" w:date="2014-07-03T14:27:00Z" w:id="17004"/>
        </w:rPr>
      </w:pPr>
      <w:del w:author="常鸣" w:date="2014-07-03T14:27:00Z" w:id="17005">
        <w:r w:rsidRPr="008A1414" w:rsidDel="009328EA">
          <w:delText>#S</w:delText>
        </w:r>
      </w:del>
      <w:ins w:author="常鸣" w:date="2014-07-03T14:27:00Z" w:id="17006">
        <w:r w:rsidR="009328EA">
          <w:t>#Allocation=ATP Software</w:t>
        </w:r>
      </w:ins>
    </w:p>
    <w:p w:rsidR="0056747A" w:rsidP="000C0D62" w:rsidRDefault="009328EA">
      <w:pPr>
        <w:pStyle w:val="ReqtifyAltQ"/>
      </w:pPr>
      <w:ins w:author="常鸣" w:date="2014-07-03T14:27:00Z" w:id="17007">
        <w:r>
          <w:t>#S</w:t>
        </w:r>
      </w:ins>
      <w:r w:rsidRPr="008A1414" w:rsidR="0056747A">
        <w:t>ource=</w:t>
      </w:r>
      <w:r w:rsidR="0056747A">
        <w:rPr>
          <w:rFonts w:hint="eastAsia"/>
        </w:rPr>
        <w:t xml:space="preserve"> </w:t>
      </w:r>
      <w:r w:rsidRPr="00765C7A" w:rsidR="0056747A">
        <w:t>[iTC_CC-SyAD-</w:t>
      </w:r>
      <w:r w:rsidR="0056747A">
        <w:rPr>
          <w:rFonts w:hint="eastAsia"/>
        </w:rPr>
        <w:t>0831], [</w:t>
      </w:r>
      <w:r w:rsidRPr="00765C7A" w:rsidR="0056747A">
        <w:t>iTC_CC-SyAD-</w:t>
      </w:r>
      <w:r w:rsidR="0056747A">
        <w:rPr>
          <w:rFonts w:hint="eastAsia"/>
        </w:rPr>
        <w:t>0032]</w:t>
      </w:r>
      <w:ins w:author="常鸣" w:date="2014-06-26T17:27:00Z" w:id="17008">
        <w:r w:rsidR="000E25B1">
          <w:rPr>
            <w:rFonts w:hint="eastAsia"/>
          </w:rPr>
          <w:t xml:space="preserve">, </w:t>
        </w:r>
        <w:r w:rsidRPr="00FF63F6" w:rsidR="000E25B1">
          <w:t>[iTC_CC-SyAD-</w:t>
        </w:r>
        <w:r w:rsidR="000E25B1">
          <w:rPr>
            <w:rFonts w:hint="eastAsia"/>
          </w:rPr>
          <w:t>1423]</w:t>
        </w:r>
      </w:ins>
    </w:p>
    <w:p w:rsidR="0056747A" w:rsidP="000C0D62" w:rsidRDefault="0056747A">
      <w:pPr>
        <w:pStyle w:val="ReqtifyAltQ"/>
      </w:pPr>
      <w:r w:rsidRPr="008A1414">
        <w:t>[End]</w:t>
      </w:r>
    </w:p>
    <w:p w:rsidR="0056747A" w:rsidP="0056747A" w:rsidRDefault="0056747A"/>
    <w:p w:rsidR="0056747A" w:rsidP="0056747A" w:rsidRDefault="0056747A"/>
    <w:p w:rsidR="0056747A" w:rsidP="00C93484" w:rsidRDefault="0056747A">
      <w:pPr>
        <w:pStyle w:val="Reqtify"/>
      </w:pPr>
      <w:r w:rsidRPr="006E2086">
        <w:rPr>
          <w:rStyle w:val="aff1"/>
          <w:rFonts w:hint="eastAsia"/>
        </w:rPr>
        <w:t>NOTES</w:t>
      </w:r>
      <w:r>
        <w:rPr>
          <w:rFonts w:hint="eastAsia"/>
        </w:rPr>
        <w:t>:</w:t>
      </w:r>
    </w:p>
    <w:p w:rsidR="0056747A" w:rsidP="00C93484" w:rsidRDefault="0056747A">
      <w:pPr>
        <w:pStyle w:val="Reqtify"/>
      </w:pPr>
      <w:r>
        <w:rPr>
          <w:rFonts w:hint="eastAsia"/>
        </w:rPr>
        <w:t>由于硬件设计限制，仅有</w:t>
      </w:r>
      <w:r>
        <w:rPr>
          <w:rFonts w:hint="eastAsia"/>
        </w:rPr>
        <w:t>CPU1</w:t>
      </w:r>
      <w:r>
        <w:rPr>
          <w:rFonts w:hint="eastAsia"/>
        </w:rPr>
        <w:t>的软件可以控制面板的</w:t>
      </w:r>
      <w:r>
        <w:rPr>
          <w:rFonts w:hint="eastAsia"/>
        </w:rPr>
        <w:t>LED</w:t>
      </w:r>
      <w:r>
        <w:rPr>
          <w:rFonts w:hint="eastAsia"/>
        </w:rPr>
        <w:t>显示。</w:t>
      </w:r>
    </w:p>
    <w:p w:rsidRPr="006E2086" w:rsidR="0056747A" w:rsidP="00C93484" w:rsidRDefault="0056747A">
      <w:pPr>
        <w:pStyle w:val="Reqtify"/>
      </w:pPr>
      <w:r>
        <w:rPr>
          <w:rFonts w:hint="eastAsia"/>
        </w:rPr>
        <w:t xml:space="preserve">Due to the limitation of </w:t>
      </w:r>
      <w:r w:rsidR="002F5731">
        <w:t>hardware</w:t>
      </w:r>
      <w:r>
        <w:rPr>
          <w:rFonts w:hint="eastAsia"/>
        </w:rPr>
        <w:t>, only the software running on CPU1 can control the display of LED in the front panel of VLE-2 board.</w:t>
      </w:r>
    </w:p>
    <w:p w:rsidR="0056747A" w:rsidP="00C93484" w:rsidRDefault="0056747A">
      <w:pPr>
        <w:pStyle w:val="Reqtify"/>
      </w:pPr>
    </w:p>
    <w:p w:rsidR="00F4222A" w:rsidP="0012674A" w:rsidRDefault="00F4222A">
      <w:pPr>
        <w:pStyle w:val="4"/>
      </w:pPr>
      <w:r>
        <w:rPr>
          <w:rFonts w:hint="eastAsia"/>
        </w:rPr>
        <w:t>CCNV initialization</w:t>
      </w:r>
    </w:p>
    <w:p w:rsidR="0056747A" w:rsidP="00C93484" w:rsidRDefault="0056747A">
      <w:pPr>
        <w:pStyle w:val="Reqtify"/>
      </w:pPr>
    </w:p>
    <w:p w:rsidR="0056747A" w:rsidP="0056747A" w:rsidRDefault="0056747A">
      <w:pPr>
        <w:pStyle w:val="ReqtifyAltR"/>
      </w:pPr>
      <w:r>
        <w:t>[iTC_CC_ATP-SwRS-</w:t>
      </w:r>
      <w:r>
        <w:rPr>
          <w:rFonts w:hint="eastAsia"/>
        </w:rPr>
        <w:t>0056</w:t>
      </w:r>
      <w:r>
        <w:t>]</w:t>
      </w:r>
    </w:p>
    <w:p w:rsidR="0056747A" w:rsidP="00C93484" w:rsidRDefault="0056747A">
      <w:pPr>
        <w:pStyle w:val="Reqtify"/>
      </w:pPr>
      <w:r>
        <w:rPr>
          <w:rFonts w:hint="eastAsia"/>
        </w:rPr>
        <w:t>初始化时，</w:t>
      </w:r>
      <w:r>
        <w:rPr>
          <w:rFonts w:hint="eastAsia"/>
        </w:rPr>
        <w:t>ATP</w:t>
      </w:r>
      <w:r>
        <w:rPr>
          <w:rFonts w:hint="eastAsia"/>
        </w:rPr>
        <w:t>软件需将来自</w:t>
      </w:r>
      <w:hyperlink w:history="1" w:anchor="DataPlugContent">
        <w:r w:rsidR="003F37D3">
          <w:rPr>
            <w:rStyle w:val="ac"/>
          </w:rPr>
          <w:t>DataPlugContent</w:t>
        </w:r>
      </w:hyperlink>
      <w:r>
        <w:rPr>
          <w:rFonts w:hint="eastAsia"/>
        </w:rPr>
        <w:t>的部分内容，如</w:t>
      </w:r>
      <w:r>
        <w:fldChar w:fldCharType="begin"/>
      </w:r>
      <w:r>
        <w:instrText xml:space="preserve"> </w:instrText>
      </w:r>
      <w:r>
        <w:rPr>
          <w:rFonts w:hint="eastAsia"/>
        </w:rPr>
        <w:instrText>REF _Ref288230415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7</w:t>
      </w:r>
      <w:r>
        <w:fldChar w:fldCharType="end"/>
      </w:r>
      <w:r>
        <w:rPr>
          <w:rFonts w:hint="eastAsia"/>
        </w:rPr>
        <w:t>所示，在与</w:t>
      </w:r>
      <w:r>
        <w:rPr>
          <w:rFonts w:hint="eastAsia"/>
        </w:rPr>
        <w:t>CCNV</w:t>
      </w:r>
      <w:r>
        <w:rPr>
          <w:rFonts w:hint="eastAsia"/>
        </w:rPr>
        <w:t>建立通信后通过双口</w:t>
      </w:r>
      <w:r>
        <w:rPr>
          <w:rFonts w:hint="eastAsia"/>
        </w:rPr>
        <w:t>RAM</w:t>
      </w:r>
      <w:r>
        <w:rPr>
          <w:rFonts w:hint="eastAsia"/>
        </w:rPr>
        <w:t>发送给</w:t>
      </w:r>
      <w:r>
        <w:rPr>
          <w:rFonts w:hint="eastAsia"/>
        </w:rPr>
        <w:t>CCNV</w:t>
      </w:r>
      <w:r>
        <w:rPr>
          <w:rFonts w:hint="eastAsia"/>
        </w:rPr>
        <w:t>。如果</w:t>
      </w:r>
      <w:r>
        <w:rPr>
          <w:rFonts w:hint="eastAsia"/>
        </w:rPr>
        <w:t>ATP</w:t>
      </w:r>
      <w:r>
        <w:rPr>
          <w:rFonts w:hint="eastAsia"/>
        </w:rPr>
        <w:t>软件无法与</w:t>
      </w:r>
      <w:r>
        <w:rPr>
          <w:rFonts w:hint="eastAsia"/>
        </w:rPr>
        <w:t>CCNV</w:t>
      </w:r>
      <w:r>
        <w:rPr>
          <w:rFonts w:hint="eastAsia"/>
        </w:rPr>
        <w:t>建立通信，则保持等待，由</w:t>
      </w:r>
      <w:r>
        <w:rPr>
          <w:rFonts w:hint="eastAsia"/>
        </w:rPr>
        <w:t>CPU1</w:t>
      </w:r>
      <w:r>
        <w:rPr>
          <w:rFonts w:hint="eastAsia"/>
        </w:rPr>
        <w:t>在</w:t>
      </w:r>
      <w:r>
        <w:rPr>
          <w:rFonts w:hint="eastAsia"/>
        </w:rPr>
        <w:t>LED</w:t>
      </w:r>
      <w:r>
        <w:rPr>
          <w:rFonts w:hint="eastAsia"/>
        </w:rPr>
        <w:t>上显示</w:t>
      </w:r>
      <w:r w:rsidRPr="00610F6B">
        <w:rPr>
          <w:rStyle w:val="aff1"/>
          <w:rFonts w:hint="eastAsia"/>
        </w:rPr>
        <w:t>WAITING</w:t>
      </w:r>
      <w:r w:rsidRPr="00610F6B" w:rsidDel="00BF3E82">
        <w:rPr>
          <w:rStyle w:val="aff1"/>
          <w:rFonts w:hint="eastAsia"/>
        </w:rPr>
        <w:t xml:space="preserve"> </w:t>
      </w:r>
      <w:r w:rsidRPr="00610F6B">
        <w:rPr>
          <w:rStyle w:val="aff1"/>
          <w:rFonts w:hint="eastAsia"/>
        </w:rPr>
        <w:t>_CCNV</w:t>
      </w:r>
      <w:r>
        <w:rPr>
          <w:rFonts w:hint="eastAsia"/>
        </w:rPr>
        <w:t>，直到通信建立成功或者操作人员重启</w:t>
      </w:r>
      <w:r>
        <w:rPr>
          <w:rFonts w:hint="eastAsia"/>
        </w:rPr>
        <w:t>VLE-2</w:t>
      </w:r>
      <w:r>
        <w:rPr>
          <w:rFonts w:hint="eastAsia"/>
        </w:rPr>
        <w:t>板。</w:t>
      </w:r>
    </w:p>
    <w:p w:rsidRPr="00E4057A" w:rsidR="0056747A" w:rsidP="00C93484" w:rsidRDefault="0056747A">
      <w:pPr>
        <w:pStyle w:val="Reqtify"/>
      </w:pPr>
      <w:r w:rsidRPr="00E4057A">
        <w:rPr>
          <w:rFonts w:hint="eastAsia"/>
        </w:rPr>
        <w:t>In initialization, ATP need</w:t>
      </w:r>
      <w:r>
        <w:rPr>
          <w:rFonts w:hint="eastAsia"/>
        </w:rPr>
        <w:t>s</w:t>
      </w:r>
      <w:r w:rsidRPr="00E4057A">
        <w:rPr>
          <w:rFonts w:hint="eastAsia"/>
        </w:rPr>
        <w:t xml:space="preserve"> to send some part of contents as shown in </w:t>
      </w:r>
      <w:r>
        <w:fldChar w:fldCharType="begin"/>
      </w:r>
      <w:r>
        <w:instrText xml:space="preserve"> </w:instrText>
      </w:r>
      <w:r>
        <w:rPr>
          <w:rFonts w:hint="eastAsia"/>
        </w:rPr>
        <w:instrText>REF _Ref288230415 \h</w:instrText>
      </w:r>
      <w:r>
        <w:instrText xml:space="preserve"> </w:instrText>
      </w:r>
      <w:r>
        <w:fldChar w:fldCharType="separate"/>
      </w:r>
      <w:r w:rsidRPr="00F40CCD" w:rsidR="00DE178B">
        <w:t xml:space="preserve">Table </w:t>
      </w:r>
      <w:r w:rsidR="00DE178B">
        <w:rPr>
          <w:noProof/>
        </w:rPr>
        <w:t>4</w:t>
      </w:r>
      <w:r w:rsidR="00DE178B">
        <w:noBreakHyphen/>
      </w:r>
      <w:r w:rsidR="00DE178B">
        <w:rPr>
          <w:noProof/>
        </w:rPr>
        <w:t>7</w:t>
      </w:r>
      <w:r>
        <w:fldChar w:fldCharType="end"/>
      </w:r>
      <w:r w:rsidRPr="00E4057A">
        <w:rPr>
          <w:rFonts w:hint="eastAsia"/>
        </w:rPr>
        <w:t xml:space="preserve"> from CC data plug to CCNV by </w:t>
      </w:r>
      <w:r>
        <w:rPr>
          <w:rFonts w:hint="eastAsia"/>
        </w:rPr>
        <w:t xml:space="preserve">dual-ports </w:t>
      </w:r>
      <w:r w:rsidRPr="00E4057A">
        <w:rPr>
          <w:rFonts w:hint="eastAsia"/>
        </w:rPr>
        <w:t xml:space="preserve">RAM after getting contact with CCNV. If ATP </w:t>
      </w:r>
      <w:r w:rsidRPr="00E4057A">
        <w:t>cannot</w:t>
      </w:r>
      <w:r w:rsidRPr="00E4057A">
        <w:rPr>
          <w:rFonts w:hint="eastAsia"/>
        </w:rPr>
        <w:t xml:space="preserve"> establish the communication with CCNV, it will keep waiting and show in the LED as </w:t>
      </w:r>
      <w:r w:rsidRPr="00BF3E82">
        <w:rPr>
          <w:rStyle w:val="aff1"/>
          <w:rFonts w:hint="eastAsia"/>
        </w:rPr>
        <w:t>WAITING</w:t>
      </w:r>
      <w:r w:rsidRPr="00BF3E82" w:rsidDel="00BF3E82">
        <w:rPr>
          <w:rStyle w:val="aff1"/>
          <w:rFonts w:hint="eastAsia"/>
        </w:rPr>
        <w:t xml:space="preserve"> </w:t>
      </w:r>
      <w:r w:rsidRPr="00BF3E82">
        <w:rPr>
          <w:rStyle w:val="aff1"/>
          <w:rFonts w:hint="eastAsia"/>
        </w:rPr>
        <w:t>_CCNV</w:t>
      </w:r>
      <w:r w:rsidRPr="00CE1EBF">
        <w:rPr>
          <w:rFonts w:hint="eastAsia"/>
        </w:rPr>
        <w:t xml:space="preserve">, until the communication is built or the operator </w:t>
      </w:r>
      <w:r>
        <w:rPr>
          <w:rFonts w:hint="eastAsia"/>
        </w:rPr>
        <w:t>reboots</w:t>
      </w:r>
      <w:r w:rsidRPr="00CE1EBF">
        <w:rPr>
          <w:rFonts w:hint="eastAsia"/>
        </w:rPr>
        <w:t xml:space="preserve"> VLE-2 board.</w:t>
      </w:r>
    </w:p>
    <w:p w:rsidR="0056747A" w:rsidP="000C0D62" w:rsidRDefault="0056747A">
      <w:pPr>
        <w:pStyle w:val="ReqtifyAltQ"/>
      </w:pPr>
      <w:r w:rsidRPr="008A1414">
        <w:t>#Category=Functional</w:t>
      </w:r>
    </w:p>
    <w:p w:rsidRPr="008A1414" w:rsidR="0056747A" w:rsidP="000C0D62" w:rsidRDefault="0056747A">
      <w:pPr>
        <w:pStyle w:val="ReqtifyAltQ"/>
      </w:pPr>
      <w:r w:rsidRPr="00286007">
        <w:t>#Contribution=SIL</w:t>
      </w:r>
      <w:r w:rsidR="005817F3">
        <w:rPr>
          <w:rFonts w:hint="eastAsia"/>
        </w:rPr>
        <w:t>0</w:t>
      </w:r>
    </w:p>
    <w:p w:rsidR="009328EA" w:rsidP="000C0D62" w:rsidRDefault="0056747A">
      <w:pPr>
        <w:pStyle w:val="ReqtifyAltQ"/>
        <w:rPr>
          <w:ins w:author="常鸣" w:date="2014-07-03T14:27:00Z" w:id="17009"/>
        </w:rPr>
      </w:pPr>
      <w:del w:author="常鸣" w:date="2014-07-03T14:27:00Z" w:id="17010">
        <w:r w:rsidRPr="008A1414" w:rsidDel="009328EA">
          <w:delText>#S</w:delText>
        </w:r>
      </w:del>
      <w:ins w:author="常鸣" w:date="2014-07-03T14:27:00Z" w:id="17011">
        <w:r w:rsidR="009328EA">
          <w:t>#Allocation=ATP Software</w:t>
        </w:r>
      </w:ins>
    </w:p>
    <w:p w:rsidRPr="008A1414" w:rsidR="0056747A" w:rsidP="000C0D62" w:rsidRDefault="009328EA">
      <w:pPr>
        <w:pStyle w:val="ReqtifyAltQ"/>
      </w:pPr>
      <w:ins w:author="常鸣" w:date="2014-07-03T14:27:00Z" w:id="17012">
        <w:r>
          <w:t>#S</w:t>
        </w:r>
      </w:ins>
      <w:r w:rsidRPr="008A1414" w:rsidR="0056747A">
        <w:t>ource=</w:t>
      </w:r>
      <w:r w:rsidRPr="00960A5E" w:rsidR="0056747A">
        <w:t xml:space="preserve"> </w:t>
      </w:r>
      <w:r w:rsidRPr="003D2990" w:rsidR="0056747A">
        <w:t>[iTC_CC-SyAD-</w:t>
      </w:r>
      <w:r w:rsidRPr="003D2990" w:rsidR="0056747A">
        <w:rPr>
          <w:rFonts w:hint="eastAsia"/>
        </w:rPr>
        <w:t>0</w:t>
      </w:r>
      <w:r w:rsidR="0056747A">
        <w:rPr>
          <w:rFonts w:hint="eastAsia"/>
        </w:rPr>
        <w:t>067</w:t>
      </w:r>
      <w:r w:rsidRPr="003D2990" w:rsidR="0056747A">
        <w:rPr>
          <w:rFonts w:hint="eastAsia"/>
        </w:rPr>
        <w:t>]</w:t>
      </w:r>
      <w:r w:rsidR="0056747A">
        <w:rPr>
          <w:rFonts w:hint="eastAsia"/>
        </w:rPr>
        <w:t xml:space="preserve">, </w:t>
      </w:r>
      <w:r w:rsidRPr="00765C7A" w:rsidR="0056747A">
        <w:t>[iTC_CC-SyAD-</w:t>
      </w:r>
      <w:r w:rsidR="0056747A">
        <w:rPr>
          <w:rFonts w:hint="eastAsia"/>
        </w:rPr>
        <w:t>0831],</w:t>
      </w:r>
      <w:r w:rsidRPr="00D656ED" w:rsidR="0056747A">
        <w:rPr>
          <w:rFonts w:hint="eastAsia"/>
        </w:rPr>
        <w:t xml:space="preserve"> </w:t>
      </w:r>
      <w:r w:rsidR="0056747A">
        <w:rPr>
          <w:rFonts w:hint="eastAsia"/>
        </w:rPr>
        <w:t>[</w:t>
      </w:r>
      <w:r w:rsidRPr="00765C7A" w:rsidR="0056747A">
        <w:t>iTC_CC-SyAD-</w:t>
      </w:r>
      <w:r w:rsidR="0056747A">
        <w:rPr>
          <w:rFonts w:hint="eastAsia"/>
        </w:rPr>
        <w:t>0032],</w:t>
      </w:r>
      <w:r w:rsidRPr="00AD1CEA" w:rsidR="0056747A">
        <w:t xml:space="preserve"> [iTC_CC_VLE-2-DVCOM-2-SyID-0034]</w:t>
      </w:r>
      <w:r w:rsidR="0056747A">
        <w:rPr>
          <w:rFonts w:hint="eastAsia"/>
        </w:rPr>
        <w:t>,</w:t>
      </w:r>
      <w:r w:rsidRPr="00AD1CEA" w:rsidR="0056747A">
        <w:t xml:space="preserve"> [iTC_CC_VLE-2-DVCOM-2-SyID-0071]</w:t>
      </w:r>
      <w:r w:rsidR="0056747A">
        <w:rPr>
          <w:rFonts w:hint="eastAsia"/>
        </w:rPr>
        <w:t>,</w:t>
      </w:r>
      <w:r w:rsidRPr="00A14974" w:rsidR="0056747A">
        <w:t xml:space="preserve"> [iTC_CC_VLE-2-DVCOM-2-SyID-0018]</w:t>
      </w:r>
      <w:ins w:author="常鸣" w:date="2014-06-26T17:27:00Z" w:id="17013">
        <w:r w:rsidR="000E25B1">
          <w:rPr>
            <w:rFonts w:hint="eastAsia"/>
          </w:rPr>
          <w:t xml:space="preserve">, </w:t>
        </w:r>
      </w:ins>
      <w:ins w:author="常鸣" w:date="2014-07-01T17:41:00Z" w:id="17014">
        <w:r w:rsidR="00D65069">
          <w:rPr>
            <w:rFonts w:hint="eastAsia"/>
          </w:rPr>
          <w:t>[</w:t>
        </w:r>
      </w:ins>
      <w:ins w:author="常鸣" w:date="2014-06-26T17:27:00Z" w:id="17015">
        <w:r w:rsidRPr="00FF63F6" w:rsidR="000E25B1">
          <w:t>iTC_CC-SyAD-</w:t>
        </w:r>
        <w:r w:rsidR="000E25B1">
          <w:rPr>
            <w:rFonts w:hint="eastAsia"/>
          </w:rPr>
          <w:t>1423]</w:t>
        </w:r>
      </w:ins>
    </w:p>
    <w:p w:rsidRPr="008A1414" w:rsidR="0056747A" w:rsidP="000C0D62" w:rsidRDefault="0056747A">
      <w:pPr>
        <w:pStyle w:val="ReqtifyAltQ"/>
      </w:pPr>
      <w:r w:rsidRPr="008A1414">
        <w:t>[End]</w:t>
      </w:r>
    </w:p>
    <w:p w:rsidR="0056747A" w:rsidP="00C93484" w:rsidRDefault="0056747A">
      <w:pPr>
        <w:pStyle w:val="Reqtify"/>
      </w:pPr>
    </w:p>
    <w:p w:rsidR="0056747A" w:rsidP="0012674A" w:rsidRDefault="00F4222A">
      <w:pPr>
        <w:pStyle w:val="4"/>
      </w:pPr>
      <w:r>
        <w:rPr>
          <w:rFonts w:hint="eastAsia"/>
        </w:rPr>
        <w:t>DLU initialization</w:t>
      </w:r>
    </w:p>
    <w:p w:rsidRPr="00F4222A" w:rsidR="00F4222A" w:rsidP="00C93484" w:rsidRDefault="00F4222A">
      <w:pPr>
        <w:pStyle w:val="Reqtify"/>
      </w:pPr>
    </w:p>
    <w:p w:rsidR="0056747A" w:rsidP="0056747A" w:rsidRDefault="0056747A">
      <w:pPr>
        <w:pStyle w:val="ReqtifyAltR"/>
      </w:pPr>
      <w:r>
        <w:t>[iTC_CC_ATP-SwRS-</w:t>
      </w:r>
      <w:r>
        <w:rPr>
          <w:rFonts w:hint="eastAsia"/>
        </w:rPr>
        <w:t>0512</w:t>
      </w:r>
      <w:r>
        <w:t>]</w:t>
      </w:r>
    </w:p>
    <w:p w:rsidR="0056747A" w:rsidP="00C93484" w:rsidRDefault="0056747A">
      <w:pPr>
        <w:pStyle w:val="Reqtify"/>
      </w:pPr>
      <w:r>
        <w:rPr>
          <w:rFonts w:hint="eastAsia"/>
        </w:rPr>
        <w:t>初始化时，</w:t>
      </w:r>
      <w:r>
        <w:rPr>
          <w:rFonts w:hint="eastAsia"/>
        </w:rPr>
        <w:t>ATP</w:t>
      </w:r>
      <w:r>
        <w:rPr>
          <w:rFonts w:hint="eastAsia"/>
        </w:rPr>
        <w:t>软件需将来自</w:t>
      </w:r>
      <w:r>
        <w:rPr>
          <w:rFonts w:hint="eastAsia"/>
        </w:rPr>
        <w:t>CC data plug</w:t>
      </w:r>
      <w:r>
        <w:rPr>
          <w:rFonts w:hint="eastAsia"/>
        </w:rPr>
        <w:t>的</w:t>
      </w:r>
      <w:hyperlink w:history="1" w:anchor="DataPlugContent">
        <w:r w:rsidR="003F37D3">
          <w:rPr>
            <w:rStyle w:val="ac"/>
          </w:rPr>
          <w:t>DataPlugContent</w:t>
        </w:r>
      </w:hyperlink>
      <w:r>
        <w:rPr>
          <w:rFonts w:hint="eastAsia"/>
        </w:rPr>
        <w:t>.DLU</w:t>
      </w:r>
      <w:r w:rsidR="00354F88">
        <w:rPr>
          <w:rFonts w:hint="eastAsia"/>
        </w:rPr>
        <w:t>I</w:t>
      </w:r>
      <w:r>
        <w:rPr>
          <w:rFonts w:hint="eastAsia"/>
        </w:rPr>
        <w:t>p</w:t>
      </w:r>
      <w:r w:rsidR="00354F88">
        <w:rPr>
          <w:rFonts w:hint="eastAsia"/>
        </w:rPr>
        <w:t>B</w:t>
      </w:r>
      <w:r>
        <w:rPr>
          <w:rFonts w:hint="eastAsia"/>
        </w:rPr>
        <w:t>lue</w:t>
      </w:r>
      <w:r>
        <w:rPr>
          <w:rFonts w:hint="eastAsia"/>
        </w:rPr>
        <w:t>和</w:t>
      </w:r>
      <w:r>
        <w:rPr>
          <w:rFonts w:hint="eastAsia"/>
        </w:rPr>
        <w:t>DLU</w:t>
      </w:r>
      <w:r w:rsidR="00354F88">
        <w:rPr>
          <w:rFonts w:hint="eastAsia"/>
        </w:rPr>
        <w:t>I</w:t>
      </w:r>
      <w:r>
        <w:rPr>
          <w:rFonts w:hint="eastAsia"/>
        </w:rPr>
        <w:t>p</w:t>
      </w:r>
      <w:r w:rsidR="00354F88">
        <w:rPr>
          <w:rFonts w:hint="eastAsia"/>
        </w:rPr>
        <w:t>R</w:t>
      </w:r>
      <w:r>
        <w:rPr>
          <w:rFonts w:hint="eastAsia"/>
        </w:rPr>
        <w:t>ed</w:t>
      </w:r>
      <w:r>
        <w:rPr>
          <w:rFonts w:hint="eastAsia"/>
        </w:rPr>
        <w:t>信息通过双口</w:t>
      </w:r>
      <w:r>
        <w:rPr>
          <w:rFonts w:hint="eastAsia"/>
        </w:rPr>
        <w:t>RAM</w:t>
      </w:r>
      <w:r>
        <w:rPr>
          <w:rFonts w:hint="eastAsia"/>
        </w:rPr>
        <w:t>发送给</w:t>
      </w:r>
      <w:r>
        <w:rPr>
          <w:rFonts w:hint="eastAsia"/>
        </w:rPr>
        <w:t>DLU</w:t>
      </w:r>
      <w:r>
        <w:rPr>
          <w:rFonts w:hint="eastAsia"/>
        </w:rPr>
        <w:t>。</w:t>
      </w:r>
    </w:p>
    <w:p w:rsidRPr="00E4057A" w:rsidR="0056747A" w:rsidP="00C93484" w:rsidRDefault="0056747A">
      <w:pPr>
        <w:pStyle w:val="Reqtify"/>
      </w:pPr>
      <w:r w:rsidRPr="00E4057A">
        <w:rPr>
          <w:rFonts w:hint="eastAsia"/>
        </w:rPr>
        <w:t xml:space="preserve">In initialization, ATP </w:t>
      </w:r>
      <w:r w:rsidRPr="00E4057A">
        <w:t>needs</w:t>
      </w:r>
      <w:r w:rsidRPr="00E4057A">
        <w:rPr>
          <w:rFonts w:hint="eastAsia"/>
        </w:rPr>
        <w:t xml:space="preserve"> to send the </w:t>
      </w:r>
      <w:hyperlink w:history="1" w:anchor="DataPlugContent">
        <w:r w:rsidR="003B253D">
          <w:rPr>
            <w:rStyle w:val="ac"/>
          </w:rPr>
          <w:t>DataPlugContent</w:t>
        </w:r>
      </w:hyperlink>
      <w:r>
        <w:rPr>
          <w:rFonts w:hint="eastAsia"/>
        </w:rPr>
        <w:t>.</w:t>
      </w:r>
      <w:r w:rsidRPr="00E4057A">
        <w:rPr>
          <w:rFonts w:hint="eastAsia"/>
        </w:rPr>
        <w:t xml:space="preserve"> DLU</w:t>
      </w:r>
      <w:r w:rsidR="00354F88">
        <w:rPr>
          <w:rFonts w:hint="eastAsia"/>
        </w:rPr>
        <w:t>I</w:t>
      </w:r>
      <w:r w:rsidRPr="00E4057A">
        <w:rPr>
          <w:rFonts w:hint="eastAsia"/>
        </w:rPr>
        <w:t>p</w:t>
      </w:r>
      <w:r w:rsidR="00354F88">
        <w:rPr>
          <w:rFonts w:hint="eastAsia"/>
        </w:rPr>
        <w:t>B</w:t>
      </w:r>
      <w:r w:rsidRPr="00E4057A">
        <w:rPr>
          <w:rFonts w:hint="eastAsia"/>
        </w:rPr>
        <w:t>lue and DLU</w:t>
      </w:r>
      <w:r w:rsidR="00354F88">
        <w:rPr>
          <w:rFonts w:hint="eastAsia"/>
        </w:rPr>
        <w:t>I</w:t>
      </w:r>
      <w:r w:rsidRPr="00E4057A">
        <w:rPr>
          <w:rFonts w:hint="eastAsia"/>
        </w:rPr>
        <w:t>p</w:t>
      </w:r>
      <w:r w:rsidR="00354F88">
        <w:rPr>
          <w:rFonts w:hint="eastAsia"/>
        </w:rPr>
        <w:t>R</w:t>
      </w:r>
      <w:r w:rsidRPr="00E4057A">
        <w:rPr>
          <w:rFonts w:hint="eastAsia"/>
        </w:rPr>
        <w:t xml:space="preserve">ed from CC data plug to DLU through RAM.  </w:t>
      </w:r>
    </w:p>
    <w:p w:rsidR="0056747A" w:rsidP="000C0D62" w:rsidRDefault="0056747A">
      <w:pPr>
        <w:pStyle w:val="ReqtifyAltQ"/>
      </w:pPr>
      <w:r w:rsidRPr="008A1414">
        <w:t>#Category=Functional</w:t>
      </w:r>
    </w:p>
    <w:p w:rsidRPr="008A1414" w:rsidR="00610A4C" w:rsidP="000C0D62" w:rsidRDefault="00610A4C">
      <w:pPr>
        <w:pStyle w:val="ReqtifyAltQ"/>
      </w:pPr>
      <w:r>
        <w:rPr>
          <w:rFonts w:hint="eastAsia"/>
        </w:rPr>
        <w:t>#Contribution=SIL</w:t>
      </w:r>
      <w:r w:rsidR="005817F3">
        <w:rPr>
          <w:rFonts w:hint="eastAsia"/>
        </w:rPr>
        <w:t>0</w:t>
      </w:r>
    </w:p>
    <w:p w:rsidR="009328EA" w:rsidP="000C0D62" w:rsidRDefault="0056747A">
      <w:pPr>
        <w:pStyle w:val="ReqtifyAltQ"/>
        <w:rPr>
          <w:ins w:author="常鸣" w:date="2014-07-03T14:27:00Z" w:id="17016"/>
        </w:rPr>
      </w:pPr>
      <w:del w:author="常鸣" w:date="2014-07-03T14:27:00Z" w:id="17017">
        <w:r w:rsidRPr="008A1414" w:rsidDel="009328EA">
          <w:delText>#S</w:delText>
        </w:r>
      </w:del>
      <w:ins w:author="常鸣" w:date="2014-07-03T14:27:00Z" w:id="17018">
        <w:r w:rsidR="009328EA">
          <w:t>#Allocation=ATP Software</w:t>
        </w:r>
      </w:ins>
    </w:p>
    <w:p w:rsidRPr="008A1414" w:rsidR="0056747A" w:rsidP="000C0D62" w:rsidRDefault="009328EA">
      <w:pPr>
        <w:pStyle w:val="ReqtifyAltQ"/>
      </w:pPr>
      <w:ins w:author="常鸣" w:date="2014-07-03T14:27:00Z" w:id="17019">
        <w:r>
          <w:t>#S</w:t>
        </w:r>
      </w:ins>
      <w:r w:rsidRPr="008A1414" w:rsidR="0056747A">
        <w:t>ource=</w:t>
      </w:r>
      <w:r w:rsidRPr="00DE3BEB" w:rsidR="0056747A">
        <w:t>[</w:t>
      </w:r>
      <w:r w:rsidR="0056747A">
        <w:t>iTC_CC-SyAD</w:t>
      </w:r>
      <w:r w:rsidRPr="00DE3BEB" w:rsidR="0056747A">
        <w:t>-</w:t>
      </w:r>
      <w:r w:rsidRPr="00DE3BEB" w:rsidR="0056747A">
        <w:rPr>
          <w:rFonts w:hint="eastAsia"/>
        </w:rPr>
        <w:t>0</w:t>
      </w:r>
      <w:r w:rsidR="0056747A">
        <w:rPr>
          <w:rFonts w:hint="eastAsia"/>
        </w:rPr>
        <w:t>798</w:t>
      </w:r>
      <w:r w:rsidRPr="00DE3BEB" w:rsidR="0056747A">
        <w:rPr>
          <w:rFonts w:hint="eastAsia"/>
        </w:rPr>
        <w:t>]</w:t>
      </w:r>
      <w:r w:rsidR="0056747A">
        <w:rPr>
          <w:rFonts w:hint="eastAsia"/>
        </w:rPr>
        <w:t>,</w:t>
      </w:r>
      <w:r w:rsidRPr="00AD35E4" w:rsidR="0056747A">
        <w:t xml:space="preserve"> [iTC_CC_VLE-2-DLU-SyID-0004</w:t>
      </w:r>
      <w:r w:rsidR="0081001C">
        <w:t>], [</w:t>
      </w:r>
      <w:r w:rsidRPr="00AD35E4" w:rsidR="0056747A">
        <w:t>iTC_CC_VLE-2-DLU-SyID-0005</w:t>
      </w:r>
      <w:r w:rsidR="0081001C">
        <w:t>], [</w:t>
      </w:r>
      <w:r w:rsidRPr="00AD35E4" w:rsidR="0056747A">
        <w:t>iTC_CC_VLE-2-DLU-SyID-0006]</w:t>
      </w:r>
      <w:r w:rsidR="0056747A">
        <w:rPr>
          <w:rFonts w:hint="eastAsia"/>
        </w:rPr>
        <w:t>,</w:t>
      </w:r>
      <w:r w:rsidRPr="00255AF6" w:rsidR="0056747A">
        <w:t xml:space="preserve"> [iTC_CC_VLE-2-DLU-SyID-0007]</w:t>
      </w:r>
    </w:p>
    <w:p w:rsidRPr="008A1414" w:rsidR="0056747A" w:rsidP="000C0D62" w:rsidRDefault="0056747A">
      <w:pPr>
        <w:pStyle w:val="ReqtifyAltQ"/>
      </w:pPr>
      <w:r w:rsidRPr="008A1414">
        <w:t>[End]</w:t>
      </w:r>
    </w:p>
    <w:p w:rsidR="0056747A" w:rsidP="00C93484" w:rsidRDefault="0056747A">
      <w:pPr>
        <w:pStyle w:val="Reqtify"/>
      </w:pPr>
    </w:p>
    <w:p w:rsidR="00F4222A" w:rsidP="0012674A" w:rsidRDefault="00F41616">
      <w:pPr>
        <w:pStyle w:val="4"/>
      </w:pPr>
      <w:r>
        <w:rPr>
          <w:rFonts w:hint="eastAsia"/>
        </w:rPr>
        <w:t>VPB</w:t>
      </w:r>
      <w:r w:rsidR="00F4222A">
        <w:rPr>
          <w:rFonts w:hint="eastAsia"/>
        </w:rPr>
        <w:t xml:space="preserve"> initialization</w:t>
      </w:r>
    </w:p>
    <w:p w:rsidR="0056747A" w:rsidP="00C93484" w:rsidRDefault="0056747A">
      <w:pPr>
        <w:pStyle w:val="Reqtify"/>
      </w:pPr>
    </w:p>
    <w:p w:rsidRPr="00972331" w:rsidR="0056747A" w:rsidP="0056747A" w:rsidRDefault="0056747A">
      <w:pPr>
        <w:pStyle w:val="ReqtifyAltR"/>
      </w:pPr>
      <w:r w:rsidRPr="00972331">
        <w:t>[</w:t>
      </w:r>
      <w:r>
        <w:t>iTC_CC_ATP-SwRS-</w:t>
      </w:r>
      <w:r>
        <w:rPr>
          <w:rFonts w:hint="eastAsia"/>
        </w:rPr>
        <w:t>0039</w:t>
      </w:r>
      <w:r w:rsidRPr="00972331">
        <w:t>]</w:t>
      </w:r>
    </w:p>
    <w:p w:rsidR="0056747A" w:rsidP="00C93484" w:rsidRDefault="0056747A">
      <w:pPr>
        <w:pStyle w:val="Reqtify"/>
      </w:pPr>
      <w:r>
        <w:rPr>
          <w:rFonts w:hint="eastAsia"/>
        </w:rPr>
        <w:t>初始化相关硬件，如</w:t>
      </w:r>
      <w:r w:rsidR="00F41616">
        <w:rPr>
          <w:rFonts w:hint="eastAsia"/>
        </w:rPr>
        <w:t>VPB</w:t>
      </w:r>
      <w:r>
        <w:rPr>
          <w:rFonts w:hint="eastAsia"/>
        </w:rPr>
        <w:t>板，若硬件初始化成功则继续执行；若失败，则</w:t>
      </w:r>
      <w:r>
        <w:rPr>
          <w:rFonts w:hint="eastAsia"/>
        </w:rPr>
        <w:t>CPU1</w:t>
      </w:r>
      <w:r>
        <w:rPr>
          <w:rFonts w:hint="eastAsia"/>
        </w:rPr>
        <w:t>的</w:t>
      </w:r>
      <w:r>
        <w:rPr>
          <w:rFonts w:hint="eastAsia"/>
        </w:rPr>
        <w:t>ATP</w:t>
      </w:r>
      <w:r>
        <w:rPr>
          <w:rFonts w:hint="eastAsia"/>
        </w:rPr>
        <w:t>软件在</w:t>
      </w:r>
      <w:r>
        <w:rPr>
          <w:rFonts w:hint="eastAsia"/>
        </w:rPr>
        <w:t>LED</w:t>
      </w:r>
      <w:r>
        <w:rPr>
          <w:rFonts w:hint="eastAsia"/>
        </w:rPr>
        <w:t>上显示</w:t>
      </w:r>
      <w:r w:rsidR="000650DC">
        <w:rPr>
          <w:rStyle w:val="aff1"/>
          <w:rFonts w:hint="eastAsia"/>
        </w:rPr>
        <w:t>ERR_INIT_VPB</w:t>
      </w:r>
      <w:r>
        <w:rPr>
          <w:rFonts w:hint="eastAsia"/>
        </w:rPr>
        <w:t>信息，并禁止软件继续执行，等待操作人员手动重启系统。</w:t>
      </w:r>
    </w:p>
    <w:p w:rsidR="0056747A" w:rsidP="00C93484" w:rsidRDefault="0056747A">
      <w:pPr>
        <w:pStyle w:val="Reqtify"/>
      </w:pPr>
    </w:p>
    <w:p w:rsidRPr="00E4057A" w:rsidR="0056747A" w:rsidP="00C93484" w:rsidRDefault="0056747A">
      <w:pPr>
        <w:pStyle w:val="Reqtify"/>
      </w:pPr>
      <w:r w:rsidRPr="00E4057A">
        <w:rPr>
          <w:rFonts w:hint="eastAsia"/>
        </w:rPr>
        <w:t>The hardware need</w:t>
      </w:r>
      <w:r>
        <w:rPr>
          <w:rFonts w:hint="eastAsia"/>
        </w:rPr>
        <w:t>s</w:t>
      </w:r>
      <w:r w:rsidRPr="00E4057A">
        <w:rPr>
          <w:rFonts w:hint="eastAsia"/>
        </w:rPr>
        <w:t xml:space="preserve"> to be initialized, e.g. </w:t>
      </w:r>
      <w:r w:rsidR="00F41616">
        <w:rPr>
          <w:rFonts w:hint="eastAsia"/>
        </w:rPr>
        <w:t>VPB</w:t>
      </w:r>
      <w:r w:rsidRPr="00E4057A">
        <w:rPr>
          <w:rFonts w:hint="eastAsia"/>
        </w:rPr>
        <w:t xml:space="preserve"> board. If the </w:t>
      </w:r>
      <w:r w:rsidRPr="00E4057A">
        <w:t xml:space="preserve">initialization of hardware </w:t>
      </w:r>
      <w:r>
        <w:t>succeeds</w:t>
      </w:r>
      <w:r w:rsidRPr="00E4057A">
        <w:rPr>
          <w:rFonts w:hint="eastAsia"/>
        </w:rPr>
        <w:t xml:space="preserve">, the system will </w:t>
      </w:r>
      <w:r>
        <w:rPr>
          <w:rFonts w:hint="eastAsia"/>
        </w:rPr>
        <w:t>continue</w:t>
      </w:r>
      <w:r w:rsidRPr="00E4057A">
        <w:rPr>
          <w:rFonts w:hint="eastAsia"/>
        </w:rPr>
        <w:t xml:space="preserve">. </w:t>
      </w:r>
      <w:r>
        <w:rPr>
          <w:rFonts w:hint="eastAsia"/>
        </w:rPr>
        <w:t>Otherwise</w:t>
      </w:r>
      <w:r w:rsidRPr="00E4057A">
        <w:rPr>
          <w:rFonts w:hint="eastAsia"/>
        </w:rPr>
        <w:t xml:space="preserve">, ATP </w:t>
      </w:r>
      <w:r>
        <w:rPr>
          <w:rFonts w:hint="eastAsia"/>
        </w:rPr>
        <w:t>on CPU1 shall</w:t>
      </w:r>
      <w:r w:rsidRPr="00E4057A">
        <w:rPr>
          <w:rFonts w:hint="eastAsia"/>
        </w:rPr>
        <w:t xml:space="preserve"> show the message in the LED as </w:t>
      </w:r>
      <w:r w:rsidR="000650DC">
        <w:rPr>
          <w:rStyle w:val="aff1"/>
          <w:rFonts w:hint="eastAsia"/>
        </w:rPr>
        <w:t>ERR_INIT_VPB</w:t>
      </w:r>
      <w:r w:rsidRPr="00CE1EBF">
        <w:rPr>
          <w:rFonts w:hint="eastAsia"/>
        </w:rPr>
        <w:t xml:space="preserve">, and prohibit </w:t>
      </w:r>
      <w:r>
        <w:rPr>
          <w:rFonts w:hint="eastAsia"/>
        </w:rPr>
        <w:t xml:space="preserve">software </w:t>
      </w:r>
      <w:r w:rsidRPr="00CE1EBF">
        <w:t>executing</w:t>
      </w:r>
      <w:r w:rsidRPr="00CE1EBF">
        <w:rPr>
          <w:rFonts w:hint="eastAsia"/>
        </w:rPr>
        <w:t xml:space="preserve"> </w:t>
      </w:r>
      <w:r>
        <w:rPr>
          <w:rFonts w:hint="eastAsia"/>
        </w:rPr>
        <w:t>and waiting for</w:t>
      </w:r>
      <w:r w:rsidRPr="00CE1EBF">
        <w:rPr>
          <w:rFonts w:hint="eastAsia"/>
        </w:rPr>
        <w:t xml:space="preserve"> the system re</w:t>
      </w:r>
      <w:r>
        <w:rPr>
          <w:rFonts w:hint="eastAsia"/>
        </w:rPr>
        <w:t>boot</w:t>
      </w:r>
      <w:r w:rsidRPr="00CE1EBF">
        <w:rPr>
          <w:rFonts w:hint="eastAsia"/>
        </w:rPr>
        <w:t xml:space="preserve"> by </w:t>
      </w:r>
      <w:r>
        <w:rPr>
          <w:rFonts w:hint="eastAsia"/>
        </w:rPr>
        <w:t xml:space="preserve">the </w:t>
      </w:r>
      <w:r w:rsidRPr="00CE1EBF">
        <w:rPr>
          <w:rFonts w:hint="eastAsia"/>
        </w:rPr>
        <w:t>operator.</w:t>
      </w:r>
      <w:r w:rsidRPr="00B22C49">
        <w:rPr>
          <w:rFonts w:hint="eastAsia"/>
        </w:rPr>
        <w:t xml:space="preserve"> </w:t>
      </w:r>
      <w:r w:rsidRPr="00E4057A">
        <w:rPr>
          <w:rFonts w:hint="eastAsia"/>
        </w:rPr>
        <w:t xml:space="preserve"> </w:t>
      </w:r>
    </w:p>
    <w:p w:rsidR="0056747A" w:rsidP="000C0D62" w:rsidRDefault="0056747A">
      <w:pPr>
        <w:pStyle w:val="ReqtifyAltQ"/>
      </w:pPr>
      <w:r w:rsidRPr="008A1414">
        <w:t>#Category=Functional</w:t>
      </w:r>
    </w:p>
    <w:p w:rsidRPr="008A1414" w:rsidR="0056747A" w:rsidP="000C0D62" w:rsidRDefault="0056747A">
      <w:pPr>
        <w:pStyle w:val="ReqtifyAltQ"/>
      </w:pPr>
      <w:r w:rsidRPr="00286007">
        <w:t>#Contribution=SIL</w:t>
      </w:r>
      <w:r w:rsidR="005817F3">
        <w:rPr>
          <w:rFonts w:hint="eastAsia"/>
        </w:rPr>
        <w:t>0</w:t>
      </w:r>
    </w:p>
    <w:p w:rsidR="009328EA" w:rsidP="000C0D62" w:rsidRDefault="0056747A">
      <w:pPr>
        <w:pStyle w:val="ReqtifyAltQ"/>
        <w:rPr>
          <w:ins w:author="常鸣" w:date="2014-07-03T14:27:00Z" w:id="17020"/>
        </w:rPr>
      </w:pPr>
      <w:del w:author="常鸣" w:date="2014-07-03T14:27:00Z" w:id="17021">
        <w:r w:rsidRPr="008A1414" w:rsidDel="009328EA">
          <w:delText>#S</w:delText>
        </w:r>
      </w:del>
      <w:ins w:author="常鸣" w:date="2014-07-03T14:27:00Z" w:id="17022">
        <w:r w:rsidR="009328EA">
          <w:t>#Allocation=ATP Software</w:t>
        </w:r>
      </w:ins>
    </w:p>
    <w:p w:rsidRPr="008A1414" w:rsidR="0056747A" w:rsidP="000C0D62" w:rsidRDefault="009328EA">
      <w:pPr>
        <w:pStyle w:val="ReqtifyAltQ"/>
      </w:pPr>
      <w:ins w:author="常鸣" w:date="2014-07-03T14:27:00Z" w:id="17023">
        <w:r>
          <w:t>#S</w:t>
        </w:r>
      </w:ins>
      <w:r w:rsidRPr="008A1414" w:rsidR="0056747A">
        <w:t>ource=</w:t>
      </w:r>
      <w:r w:rsidR="0056747A">
        <w:rPr>
          <w:rFonts w:hint="eastAsia"/>
        </w:rPr>
        <w:t xml:space="preserve">[iTC_CC-SyAD-0064], </w:t>
      </w:r>
      <w:r w:rsidRPr="00765C7A" w:rsidR="0056747A">
        <w:t>[iTC_CC-SyAD-</w:t>
      </w:r>
      <w:r w:rsidR="0056747A">
        <w:rPr>
          <w:rFonts w:hint="eastAsia"/>
        </w:rPr>
        <w:t>0831],</w:t>
      </w:r>
      <w:r w:rsidRPr="00D656ED" w:rsidR="0056747A">
        <w:rPr>
          <w:rFonts w:hint="eastAsia"/>
        </w:rPr>
        <w:t xml:space="preserve"> </w:t>
      </w:r>
      <w:r w:rsidR="0056747A">
        <w:rPr>
          <w:rFonts w:hint="eastAsia"/>
        </w:rPr>
        <w:t>[</w:t>
      </w:r>
      <w:r w:rsidRPr="00765C7A" w:rsidR="0056747A">
        <w:t>iTC_CC-SyAD-</w:t>
      </w:r>
      <w:r w:rsidR="0056747A">
        <w:rPr>
          <w:rFonts w:hint="eastAsia"/>
        </w:rPr>
        <w:t>0032]</w:t>
      </w:r>
      <w:ins w:author="常鸣" w:date="2014-06-26T17:28:00Z" w:id="17024">
        <w:r w:rsidR="000E25B1">
          <w:rPr>
            <w:rFonts w:hint="eastAsia"/>
          </w:rPr>
          <w:t xml:space="preserve">, </w:t>
        </w:r>
      </w:ins>
      <w:ins w:author="常鸣" w:date="2014-07-01T17:41:00Z" w:id="17025">
        <w:r w:rsidR="00D65069">
          <w:rPr>
            <w:rFonts w:hint="eastAsia"/>
          </w:rPr>
          <w:t>[</w:t>
        </w:r>
      </w:ins>
      <w:ins w:author="常鸣" w:date="2014-06-26T17:28:00Z" w:id="17026">
        <w:r w:rsidRPr="00FF63F6" w:rsidR="000E25B1">
          <w:t>iTC_CC-SyAD-</w:t>
        </w:r>
        <w:r w:rsidR="000E25B1">
          <w:rPr>
            <w:rFonts w:hint="eastAsia"/>
          </w:rPr>
          <w:t>1423]</w:t>
        </w:r>
      </w:ins>
    </w:p>
    <w:p w:rsidRPr="008A1414" w:rsidR="0056747A" w:rsidP="000C0D62" w:rsidRDefault="0056747A">
      <w:pPr>
        <w:pStyle w:val="ReqtifyAltQ"/>
      </w:pPr>
      <w:r w:rsidRPr="008A1414">
        <w:t>[End]</w:t>
      </w:r>
    </w:p>
    <w:p w:rsidR="0056747A" w:rsidP="00C93484" w:rsidRDefault="0056747A">
      <w:pPr>
        <w:pStyle w:val="Reqtify"/>
      </w:pPr>
    </w:p>
    <w:p w:rsidR="0056747A" w:rsidP="0056747A" w:rsidRDefault="0056747A">
      <w:pPr>
        <w:pStyle w:val="ReqtifyAltR"/>
      </w:pPr>
    </w:p>
    <w:p w:rsidRPr="00972331" w:rsidR="0056747A" w:rsidP="0056747A" w:rsidRDefault="0056747A">
      <w:pPr>
        <w:pStyle w:val="ReqtifyAltR"/>
      </w:pPr>
      <w:r w:rsidRPr="00972331">
        <w:t>[</w:t>
      </w:r>
      <w:r>
        <w:t>iTC_CC_ATP-SwRS-</w:t>
      </w:r>
      <w:r>
        <w:rPr>
          <w:rFonts w:hint="eastAsia"/>
        </w:rPr>
        <w:t>0591</w:t>
      </w:r>
      <w:r w:rsidRPr="00972331">
        <w:t>]</w:t>
      </w:r>
    </w:p>
    <w:p w:rsidR="0056747A" w:rsidP="00C93484" w:rsidRDefault="0056747A">
      <w:pPr>
        <w:pStyle w:val="Reqtify"/>
      </w:pPr>
      <w:r>
        <w:rPr>
          <w:rFonts w:hint="eastAsia"/>
        </w:rPr>
        <w:t>初始化时，</w:t>
      </w:r>
      <w:r>
        <w:rPr>
          <w:rFonts w:hint="eastAsia"/>
        </w:rPr>
        <w:t>ATP</w:t>
      </w:r>
      <w:r>
        <w:rPr>
          <w:rFonts w:hint="eastAsia"/>
        </w:rPr>
        <w:t>上下</w:t>
      </w:r>
      <w:r>
        <w:rPr>
          <w:rFonts w:hint="eastAsia"/>
        </w:rPr>
        <w:t>CPU</w:t>
      </w:r>
      <w:r>
        <w:rPr>
          <w:rFonts w:hint="eastAsia"/>
        </w:rPr>
        <w:t>模块应当比较读取自</w:t>
      </w:r>
      <w:r w:rsidR="00F41616">
        <w:rPr>
          <w:rFonts w:hint="eastAsia"/>
        </w:rPr>
        <w:t>VPB</w:t>
      </w:r>
      <w:r>
        <w:rPr>
          <w:rFonts w:hint="eastAsia"/>
        </w:rPr>
        <w:t>板的</w:t>
      </w:r>
      <w:hyperlink w:history="1" w:anchor="CBKWrite">
        <w:r w:rsidRPr="003F37D3">
          <w:rPr>
            <w:rStyle w:val="ac"/>
          </w:rPr>
          <w:t>CBK</w:t>
        </w:r>
        <w:r w:rsidRPr="003F37D3" w:rsidR="00354F88">
          <w:rPr>
            <w:rStyle w:val="ac"/>
          </w:rPr>
          <w:t>W</w:t>
        </w:r>
        <w:r w:rsidRPr="003F37D3">
          <w:rPr>
            <w:rStyle w:val="ac"/>
          </w:rPr>
          <w:t>rite</w:t>
        </w:r>
      </w:hyperlink>
      <w:r>
        <w:rPr>
          <w:rFonts w:hint="eastAsia"/>
        </w:rPr>
        <w:t>.</w:t>
      </w:r>
      <w:r w:rsidRPr="00CA5286">
        <w:t xml:space="preserve"> SensorReg, CogCounterReg, CalibrationReg, StatusReg</w:t>
      </w:r>
      <w:r>
        <w:rPr>
          <w:rFonts w:hint="eastAsia"/>
        </w:rPr>
        <w:t>寄存器初值是否相同。若相同则继续执行，否则，应在</w:t>
      </w:r>
      <w:r>
        <w:rPr>
          <w:rFonts w:hint="eastAsia"/>
        </w:rPr>
        <w:t>LED</w:t>
      </w:r>
      <w:r>
        <w:rPr>
          <w:rFonts w:hint="eastAsia"/>
        </w:rPr>
        <w:t>上显示</w:t>
      </w:r>
      <w:r w:rsidRPr="000650DC" w:rsidR="000650DC">
        <w:rPr>
          <w:rStyle w:val="aff1"/>
        </w:rPr>
        <w:t>UNCONST_VPB</w:t>
      </w:r>
      <w:r>
        <w:rPr>
          <w:rFonts w:hint="eastAsia"/>
        </w:rPr>
        <w:t>信息，并禁止软件继续执行。</w:t>
      </w:r>
    </w:p>
    <w:p w:rsidR="0056747A" w:rsidP="00C93484" w:rsidRDefault="0056747A">
      <w:pPr>
        <w:pStyle w:val="Reqtify"/>
      </w:pPr>
      <w:r>
        <w:rPr>
          <w:rFonts w:hint="eastAsia"/>
        </w:rPr>
        <w:t xml:space="preserve">In initialization, ATP in two CPU modules shall compare the values from </w:t>
      </w:r>
      <w:r w:rsidR="00F41616">
        <w:rPr>
          <w:rFonts w:hint="eastAsia"/>
        </w:rPr>
        <w:t>VPB</w:t>
      </w:r>
      <w:r>
        <w:rPr>
          <w:rFonts w:hint="eastAsia"/>
        </w:rPr>
        <w:t xml:space="preserve"> registers. If these initial values are </w:t>
      </w:r>
      <w:r w:rsidR="002F5731">
        <w:t>equal</w:t>
      </w:r>
      <w:r>
        <w:rPr>
          <w:rFonts w:hint="eastAsia"/>
        </w:rPr>
        <w:t xml:space="preserve">, the ATP will continue; Otherwise, ATP shall show the message in LED as </w:t>
      </w:r>
      <w:r w:rsidRPr="000650DC" w:rsidR="000650DC">
        <w:rPr>
          <w:rStyle w:val="aff1"/>
        </w:rPr>
        <w:t>UNCONST_VPB</w:t>
      </w:r>
      <w:r>
        <w:rPr>
          <w:rFonts w:hint="eastAsia"/>
        </w:rPr>
        <w:t>, and prohibit software executing.</w:t>
      </w:r>
    </w:p>
    <w:p w:rsidR="0056747A" w:rsidP="000C0D62" w:rsidRDefault="0056747A">
      <w:pPr>
        <w:pStyle w:val="ReqtifyAltQ"/>
      </w:pPr>
      <w:r w:rsidRPr="008A1414">
        <w:t>#Category=Functional</w:t>
      </w:r>
    </w:p>
    <w:p w:rsidRPr="008A1414" w:rsidR="0056747A" w:rsidP="000C0D62" w:rsidRDefault="0056747A">
      <w:pPr>
        <w:pStyle w:val="ReqtifyAltQ"/>
      </w:pPr>
      <w:r w:rsidRPr="00286007">
        <w:t>#Contribution=SIL</w:t>
      </w:r>
      <w:r w:rsidR="005817F3">
        <w:rPr>
          <w:rFonts w:hint="eastAsia"/>
        </w:rPr>
        <w:t>0</w:t>
      </w:r>
    </w:p>
    <w:p w:rsidR="009328EA" w:rsidP="000C0D62" w:rsidRDefault="0056747A">
      <w:pPr>
        <w:pStyle w:val="ReqtifyAltQ"/>
        <w:rPr>
          <w:ins w:author="常鸣" w:date="2014-07-03T14:27:00Z" w:id="17027"/>
        </w:rPr>
      </w:pPr>
      <w:del w:author="常鸣" w:date="2014-07-03T14:27:00Z" w:id="17028">
        <w:r w:rsidRPr="008A1414" w:rsidDel="009328EA">
          <w:lastRenderedPageBreak/>
          <w:delText>#S</w:delText>
        </w:r>
      </w:del>
      <w:ins w:author="常鸣" w:date="2014-07-03T14:27:00Z" w:id="17029">
        <w:r w:rsidR="009328EA">
          <w:t>#Allocation=ATP Software</w:t>
        </w:r>
      </w:ins>
    </w:p>
    <w:p w:rsidRPr="008A1414" w:rsidR="0056747A" w:rsidP="000C0D62" w:rsidRDefault="009328EA">
      <w:pPr>
        <w:pStyle w:val="ReqtifyAltQ"/>
      </w:pPr>
      <w:ins w:author="常鸣" w:date="2014-07-03T14:27:00Z" w:id="17030">
        <w:r>
          <w:t>#S</w:t>
        </w:r>
      </w:ins>
      <w:r w:rsidRPr="008A1414" w:rsidR="0056747A">
        <w:t>ource=</w:t>
      </w:r>
      <w:r w:rsidR="005817F3">
        <w:rPr>
          <w:rFonts w:hint="eastAsia"/>
        </w:rPr>
        <w:t>[iTC_CC-SyAD-0032]</w:t>
      </w:r>
    </w:p>
    <w:p w:rsidR="0056747A" w:rsidP="000C0D62" w:rsidRDefault="0056747A">
      <w:pPr>
        <w:pStyle w:val="ReqtifyAltQ"/>
      </w:pPr>
      <w:r w:rsidRPr="008A1414">
        <w:t>[End]</w:t>
      </w:r>
    </w:p>
    <w:p w:rsidR="0056747A" w:rsidP="00C93484" w:rsidRDefault="0056747A">
      <w:pPr>
        <w:pStyle w:val="Reqtify"/>
      </w:pPr>
    </w:p>
    <w:p w:rsidR="0056747A" w:rsidP="00C93484" w:rsidRDefault="0056747A">
      <w:pPr>
        <w:pStyle w:val="Reqtify"/>
      </w:pPr>
    </w:p>
    <w:p w:rsidR="0056747A" w:rsidP="00934391" w:rsidRDefault="0056747A">
      <w:pPr>
        <w:pStyle w:val="3"/>
      </w:pPr>
      <w:r w:rsidRPr="00A61D30">
        <w:rPr>
          <w:rFonts w:hint="eastAsia"/>
        </w:rPr>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732"/>
        <w:gridCol w:w="2247"/>
        <w:gridCol w:w="1909"/>
        <w:gridCol w:w="2398"/>
      </w:tblGrid>
      <w:tr w:rsidRPr="00785CC7" w:rsidR="0056747A" w:rsidTr="0056747A">
        <w:tc>
          <w:tcPr>
            <w:tcW w:w="1471" w:type="pct"/>
            <w:tcBorders>
              <w:top w:val="single" w:color="000000" w:sz="12" w:space="0"/>
              <w:bottom w:val="single" w:color="000000" w:sz="4" w:space="0"/>
            </w:tcBorders>
            <w:shd w:val="clear" w:color="auto" w:fill="E0E0E0"/>
          </w:tcPr>
          <w:p w:rsidR="0056747A" w:rsidP="00FA0FBB" w:rsidRDefault="0056747A">
            <w:pPr>
              <w:pStyle w:val="af6"/>
            </w:pPr>
            <w:r>
              <w:t>Name</w:t>
            </w:r>
          </w:p>
        </w:tc>
        <w:tc>
          <w:tcPr>
            <w:tcW w:w="1210" w:type="pct"/>
            <w:tcBorders>
              <w:top w:val="single" w:color="000000" w:sz="12" w:space="0"/>
              <w:bottom w:val="single" w:color="000000" w:sz="4" w:space="0"/>
            </w:tcBorders>
            <w:shd w:val="clear" w:color="auto" w:fill="E0E0E0"/>
          </w:tcPr>
          <w:p w:rsidR="0056747A" w:rsidP="00FA0FBB" w:rsidRDefault="0056747A">
            <w:pPr>
              <w:pStyle w:val="af6"/>
            </w:pPr>
            <w:r>
              <w:rPr>
                <w:rFonts w:hint="eastAsia"/>
              </w:rPr>
              <w:t>Safety Critical</w:t>
            </w:r>
          </w:p>
        </w:tc>
        <w:tc>
          <w:tcPr>
            <w:tcW w:w="1028" w:type="pct"/>
            <w:tcBorders>
              <w:top w:val="single" w:color="000000" w:sz="12" w:space="0"/>
              <w:bottom w:val="single" w:color="000000" w:sz="4" w:space="0"/>
            </w:tcBorders>
            <w:shd w:val="clear" w:color="auto" w:fill="E0E0E0"/>
          </w:tcPr>
          <w:p w:rsidR="0056747A" w:rsidP="00FA0FBB" w:rsidRDefault="0056747A">
            <w:pPr>
              <w:pStyle w:val="af6"/>
            </w:pPr>
            <w:r>
              <w:t>Observable</w:t>
            </w:r>
          </w:p>
        </w:tc>
        <w:tc>
          <w:tcPr>
            <w:tcW w:w="1291" w:type="pct"/>
            <w:tcBorders>
              <w:top w:val="single" w:color="000000" w:sz="12" w:space="0"/>
              <w:bottom w:val="single" w:color="000000" w:sz="4" w:space="0"/>
            </w:tcBorders>
            <w:shd w:val="clear" w:color="auto" w:fill="E0E0E0"/>
          </w:tcPr>
          <w:p w:rsidR="0056747A" w:rsidP="00FA0FBB" w:rsidRDefault="0056747A">
            <w:pPr>
              <w:pStyle w:val="af6"/>
            </w:pPr>
            <w:r>
              <w:t>Logical Type</w:t>
            </w:r>
          </w:p>
        </w:tc>
      </w:tr>
      <w:tr w:rsidR="0056747A" w:rsidTr="0056747A">
        <w:tc>
          <w:tcPr>
            <w:tcW w:w="1471" w:type="pct"/>
            <w:tcBorders>
              <w:top w:val="single" w:color="000000" w:sz="4" w:space="0"/>
            </w:tcBorders>
            <w:shd w:val="clear" w:color="auto" w:fill="auto"/>
          </w:tcPr>
          <w:p w:rsidRPr="0056747A" w:rsidR="0056747A" w:rsidP="00591D6B" w:rsidRDefault="00532AED">
            <w:pPr>
              <w:pStyle w:val="AltB0"/>
            </w:pPr>
            <w:hyperlink w:history="1" w:anchor="DataPlugContent">
              <w:r w:rsidR="003B253D">
                <w:rPr>
                  <w:rStyle w:val="ac"/>
                </w:rPr>
                <w:t>DataPlugContent</w:t>
              </w:r>
            </w:hyperlink>
          </w:p>
        </w:tc>
        <w:tc>
          <w:tcPr>
            <w:tcW w:w="1210" w:type="pct"/>
            <w:tcBorders>
              <w:top w:val="single" w:color="000000" w:sz="4" w:space="0"/>
            </w:tcBorders>
          </w:tcPr>
          <w:p w:rsidR="0056747A" w:rsidP="00591D6B" w:rsidRDefault="00E92EF5">
            <w:pPr>
              <w:pStyle w:val="AltB0"/>
            </w:pPr>
            <w:r>
              <w:rPr>
                <w:rFonts w:hint="eastAsia"/>
              </w:rPr>
              <w:t>√</w:t>
            </w:r>
          </w:p>
        </w:tc>
        <w:tc>
          <w:tcPr>
            <w:tcW w:w="1028" w:type="pct"/>
            <w:tcBorders>
              <w:top w:val="single" w:color="000000" w:sz="4" w:space="0"/>
            </w:tcBorders>
            <w:shd w:val="clear" w:color="auto" w:fill="auto"/>
          </w:tcPr>
          <w:p w:rsidR="0056747A" w:rsidP="00591D6B" w:rsidRDefault="00E92EF5">
            <w:pPr>
              <w:pStyle w:val="AltB0"/>
            </w:pPr>
            <w:r>
              <w:rPr>
                <w:rFonts w:hint="eastAsia"/>
              </w:rPr>
              <w:t>√</w:t>
            </w:r>
          </w:p>
        </w:tc>
        <w:tc>
          <w:tcPr>
            <w:tcW w:w="1291" w:type="pct"/>
            <w:tcBorders>
              <w:top w:val="single" w:color="000000" w:sz="4" w:space="0"/>
            </w:tcBorders>
            <w:shd w:val="clear" w:color="auto" w:fill="auto"/>
          </w:tcPr>
          <w:p w:rsidR="0056747A" w:rsidP="00591D6B" w:rsidRDefault="00C66284">
            <w:pPr>
              <w:pStyle w:val="AltB0"/>
            </w:pPr>
            <w:r w:rsidRPr="00C66284">
              <w:fldChar w:fldCharType="begin"/>
            </w:r>
            <w:r w:rsidRPr="00C66284">
              <w:instrText xml:space="preserve"> </w:instrText>
            </w:r>
            <w:r w:rsidRPr="00C66284">
              <w:rPr>
                <w:rFonts w:hint="eastAsia"/>
              </w:rPr>
              <w:instrText>REF ST_DATA_PLUG \h</w:instrText>
            </w:r>
            <w:r w:rsidRPr="00C66284">
              <w:instrText xml:space="preserve"> </w:instrText>
            </w:r>
            <w:r w:rsidRPr="00C66284">
              <w:fldChar w:fldCharType="separate"/>
            </w:r>
            <w:r w:rsidRPr="00C66284" w:rsidR="00DE178B">
              <w:rPr>
                <w:rStyle w:val="DATATYPE"/>
              </w:rPr>
              <w:t>ST_DATA_PLUG</w:t>
            </w:r>
            <w:r w:rsidRPr="00C66284">
              <w:fldChar w:fldCharType="end"/>
            </w:r>
          </w:p>
        </w:tc>
      </w:tr>
    </w:tbl>
    <w:p w:rsidRPr="008A1414" w:rsidR="0056747A" w:rsidP="00C93484" w:rsidRDefault="0056747A">
      <w:pPr>
        <w:pStyle w:val="Reqtify"/>
      </w:pPr>
    </w:p>
    <w:p w:rsidR="00161B8C" w:rsidP="00F23398" w:rsidRDefault="00161B8C">
      <w:pPr>
        <w:pStyle w:val="2"/>
        <w:ind w:left="756" w:hanging="756"/>
      </w:pPr>
      <w:bookmarkStart w:name="_Ref345055971" w:id="17031"/>
      <w:bookmarkStart w:name="_Ref345055972" w:id="17032"/>
      <w:bookmarkStart w:name="_Toc348357560" w:id="17033"/>
      <w:bookmarkStart w:name="_Toc349030995" w:id="17034"/>
      <w:bookmarkStart w:name="_Toc347567106" w:id="17035"/>
      <w:bookmarkStart w:name="_Toc345689771" w:id="17036"/>
      <w:bookmarkStart w:name="_Toc376182989" w:id="17037"/>
      <w:bookmarkStart w:name="_Toc392229969" w:id="17038"/>
      <w:r>
        <w:rPr>
          <w:rFonts w:hint="eastAsia"/>
        </w:rPr>
        <w:t>F</w:t>
      </w:r>
      <w:r w:rsidR="0056747A">
        <w:rPr>
          <w:rFonts w:hint="eastAsia"/>
        </w:rPr>
        <w:t>82</w:t>
      </w:r>
      <w:r>
        <w:rPr>
          <w:rFonts w:hint="eastAsia"/>
        </w:rPr>
        <w:t>-Manage Vital Time</w:t>
      </w:r>
      <w:bookmarkEnd w:id="17031"/>
      <w:bookmarkEnd w:id="17032"/>
      <w:bookmarkEnd w:id="17033"/>
      <w:bookmarkEnd w:id="17034"/>
      <w:bookmarkEnd w:id="17035"/>
      <w:bookmarkEnd w:id="17036"/>
      <w:bookmarkEnd w:id="17037"/>
      <w:bookmarkEnd w:id="17038"/>
    </w:p>
    <w:p w:rsidR="00161B8C" w:rsidP="00934391" w:rsidRDefault="00161B8C">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095"/>
        <w:gridCol w:w="3095"/>
        <w:gridCol w:w="3096"/>
      </w:tblGrid>
      <w:tr w:rsidRPr="00785CC7" w:rsidR="00DC09A5" w:rsidTr="00416AAC">
        <w:tc>
          <w:tcPr>
            <w:tcW w:w="1666"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1666"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1667"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447660" w:rsidTr="00416AAC">
        <w:tc>
          <w:tcPr>
            <w:tcW w:w="1666" w:type="pct"/>
            <w:tcBorders>
              <w:top w:val="single" w:color="000000" w:sz="4" w:space="0"/>
            </w:tcBorders>
            <w:shd w:val="clear" w:color="auto" w:fill="auto"/>
          </w:tcPr>
          <w:p w:rsidR="00447660" w:rsidP="00591D6B" w:rsidRDefault="00532AED">
            <w:pPr>
              <w:pStyle w:val="AltB0"/>
            </w:pPr>
            <w:hyperlink w:history="1" w:anchor="ATOcontrolTimeValid">
              <w:r w:rsidR="00447660">
                <w:rPr>
                  <w:rStyle w:val="ac"/>
                </w:rPr>
                <w:t>ATOcontrolTimeValid</w:t>
              </w:r>
            </w:hyperlink>
          </w:p>
        </w:tc>
        <w:tc>
          <w:tcPr>
            <w:tcW w:w="1666" w:type="pct"/>
            <w:tcBorders>
              <w:top w:val="single" w:color="000000" w:sz="4" w:space="0"/>
            </w:tcBorders>
            <w:shd w:val="clear" w:color="auto" w:fill="auto"/>
          </w:tcPr>
          <w:p w:rsidR="00447660" w:rsidP="00591D6B" w:rsidRDefault="00447660">
            <w:pPr>
              <w:pStyle w:val="AltB0"/>
            </w:pPr>
            <w:r>
              <w:rPr>
                <w:rFonts w:hint="eastAsia"/>
              </w:rPr>
              <w:t>Internal</w:t>
            </w:r>
          </w:p>
        </w:tc>
        <w:tc>
          <w:tcPr>
            <w:tcW w:w="1667" w:type="pct"/>
            <w:tcBorders>
              <w:top w:val="single" w:color="000000" w:sz="4" w:space="0"/>
            </w:tcBorders>
            <w:shd w:val="clear" w:color="auto" w:fill="auto"/>
          </w:tcPr>
          <w:p w:rsidR="00447660" w:rsidP="00591D6B" w:rsidRDefault="00447660">
            <w:pPr>
              <w:pStyle w:val="AltB0"/>
            </w:pPr>
            <w:r>
              <w:fldChar w:fldCharType="begin"/>
            </w:r>
            <w:r>
              <w:instrText xml:space="preserve"> REF _Ref345055549 \h </w:instrText>
            </w:r>
            <w:r>
              <w:fldChar w:fldCharType="separate"/>
            </w:r>
            <w:r w:rsidRPr="00A61D30" w:rsidR="00DE178B">
              <w:rPr>
                <w:rFonts w:hint="eastAsia"/>
              </w:rPr>
              <w:t>F</w:t>
            </w:r>
            <w:r w:rsidR="00DE178B">
              <w:rPr>
                <w:rFonts w:hint="eastAsia"/>
              </w:rPr>
              <w:t>11</w:t>
            </w:r>
            <w:r w:rsidRPr="00CF6CBE" w:rsidR="00DE178B">
              <w:rPr>
                <w:rFonts w:hint="eastAsia"/>
              </w:rPr>
              <w:t>-</w:t>
            </w:r>
            <w:r w:rsidR="00DE178B">
              <w:rPr>
                <w:rFonts w:hint="eastAsia"/>
              </w:rPr>
              <w:t>Acquire Configuration Data</w:t>
            </w:r>
            <w:r>
              <w:fldChar w:fldCharType="end"/>
            </w:r>
          </w:p>
        </w:tc>
      </w:tr>
      <w:tr w:rsidR="00DC09A5" w:rsidTr="00416AAC">
        <w:tc>
          <w:tcPr>
            <w:tcW w:w="1666" w:type="pct"/>
            <w:shd w:val="clear" w:color="auto" w:fill="auto"/>
          </w:tcPr>
          <w:p w:rsidR="00DC09A5" w:rsidP="00591D6B" w:rsidRDefault="00532AED">
            <w:pPr>
              <w:pStyle w:val="AltB0"/>
            </w:pPr>
            <w:hyperlink w:history="1" w:anchor="DataPlugContent">
              <w:r w:rsidR="003B253D">
                <w:rPr>
                  <w:rStyle w:val="ac"/>
                </w:rPr>
                <w:t>DataPlugContent</w:t>
              </w:r>
            </w:hyperlink>
          </w:p>
        </w:tc>
        <w:tc>
          <w:tcPr>
            <w:tcW w:w="1666" w:type="pct"/>
            <w:shd w:val="clear" w:color="auto" w:fill="auto"/>
          </w:tcPr>
          <w:p w:rsidR="00DC09A5" w:rsidP="00591D6B" w:rsidRDefault="00447660">
            <w:pPr>
              <w:pStyle w:val="AltB0"/>
            </w:pPr>
            <w:r>
              <w:rPr>
                <w:rFonts w:hint="eastAsia"/>
              </w:rPr>
              <w:t>Internal</w:t>
            </w:r>
          </w:p>
        </w:tc>
        <w:tc>
          <w:tcPr>
            <w:tcW w:w="1667" w:type="pct"/>
            <w:shd w:val="clear" w:color="auto" w:fill="auto"/>
          </w:tcPr>
          <w:p w:rsidR="00DC09A5" w:rsidP="00591D6B" w:rsidRDefault="00447660">
            <w:pPr>
              <w:pStyle w:val="AltB0"/>
            </w:pPr>
            <w:r>
              <w:fldChar w:fldCharType="begin"/>
            </w:r>
            <w:r>
              <w:instrText xml:space="preserve"> REF _Ref345055964 \h </w:instrText>
            </w:r>
            <w:r>
              <w:fldChar w:fldCharType="separate"/>
            </w:r>
            <w:r w:rsidR="00DE178B">
              <w:rPr>
                <w:rFonts w:hint="eastAsia"/>
              </w:rPr>
              <w:t>F81-Initialize ATP software</w:t>
            </w:r>
            <w:r>
              <w:fldChar w:fldCharType="end"/>
            </w:r>
          </w:p>
        </w:tc>
      </w:tr>
      <w:tr w:rsidR="00416AAC" w:rsidTr="00416AAC">
        <w:tc>
          <w:tcPr>
            <w:tcW w:w="1666" w:type="pct"/>
            <w:shd w:val="clear" w:color="auto" w:fill="auto"/>
          </w:tcPr>
          <w:p w:rsidR="00416AAC" w:rsidP="00591D6B" w:rsidRDefault="00532AED">
            <w:pPr>
              <w:pStyle w:val="AltB0"/>
            </w:pPr>
            <w:hyperlink w:history="1" w:anchor="NonVitalRequest">
              <w:r w:rsidR="00416AAC">
                <w:rPr>
                  <w:rStyle w:val="ac"/>
                </w:rPr>
                <w:t>NonVitalRequest</w:t>
              </w:r>
            </w:hyperlink>
          </w:p>
        </w:tc>
        <w:tc>
          <w:tcPr>
            <w:tcW w:w="1666" w:type="pct"/>
            <w:shd w:val="clear" w:color="auto" w:fill="auto"/>
          </w:tcPr>
          <w:p w:rsidR="00416AAC" w:rsidP="00591D6B" w:rsidRDefault="00416AAC">
            <w:pPr>
              <w:pStyle w:val="AltB0"/>
            </w:pPr>
            <w:r>
              <w:rPr>
                <w:rFonts w:hint="eastAsia"/>
              </w:rPr>
              <w:t>External</w:t>
            </w:r>
          </w:p>
        </w:tc>
        <w:tc>
          <w:tcPr>
            <w:tcW w:w="1667" w:type="pct"/>
            <w:shd w:val="clear" w:color="auto" w:fill="auto"/>
          </w:tcPr>
          <w:p w:rsidR="00416AAC" w:rsidP="00591D6B" w:rsidRDefault="00416AAC">
            <w:pPr>
              <w:pStyle w:val="AltB0"/>
            </w:pPr>
            <w:r>
              <w:fldChar w:fldCharType="begin"/>
            </w:r>
            <w:r>
              <w:instrText xml:space="preserve"> REF _Ref348357813 \h </w:instrText>
            </w:r>
            <w:r>
              <w:fldChar w:fldCharType="separate"/>
            </w:r>
            <w:r w:rsidR="00DE178B">
              <w:rPr>
                <w:rFonts w:hint="eastAsia"/>
              </w:rPr>
              <w:t>Interface with CC Non Vital</w:t>
            </w:r>
            <w:r>
              <w:fldChar w:fldCharType="end"/>
            </w:r>
          </w:p>
        </w:tc>
      </w:tr>
      <w:tr w:rsidR="002C539E" w:rsidTr="00416AAC">
        <w:tc>
          <w:tcPr>
            <w:tcW w:w="1666" w:type="pct"/>
            <w:shd w:val="clear" w:color="auto" w:fill="auto"/>
          </w:tcPr>
          <w:p w:rsidR="002C539E" w:rsidP="00591D6B" w:rsidRDefault="00532AED">
            <w:pPr>
              <w:pStyle w:val="AltB0"/>
            </w:pPr>
            <w:hyperlink w:history="1" w:anchor="TOC_VitalTime">
              <w:r w:rsidR="00C02146">
                <w:rPr>
                  <w:rStyle w:val="ac"/>
                </w:rPr>
                <w:t>TOC_VitalTime</w:t>
              </w:r>
            </w:hyperlink>
          </w:p>
        </w:tc>
        <w:tc>
          <w:tcPr>
            <w:tcW w:w="1666" w:type="pct"/>
            <w:shd w:val="clear" w:color="auto" w:fill="auto"/>
          </w:tcPr>
          <w:p w:rsidR="002C539E" w:rsidP="00591D6B" w:rsidRDefault="00B92999">
            <w:pPr>
              <w:pStyle w:val="AltB0"/>
            </w:pPr>
            <w:r>
              <w:rPr>
                <w:rFonts w:hint="eastAsia"/>
              </w:rPr>
              <w:t>External</w:t>
            </w:r>
          </w:p>
        </w:tc>
        <w:tc>
          <w:tcPr>
            <w:tcW w:w="1667" w:type="pct"/>
            <w:shd w:val="clear" w:color="auto" w:fill="auto"/>
          </w:tcPr>
          <w:p w:rsidR="002C539E" w:rsidP="00591D6B" w:rsidRDefault="00B92999">
            <w:pPr>
              <w:pStyle w:val="AltB0"/>
            </w:pPr>
            <w:r>
              <w:fldChar w:fldCharType="begin"/>
            </w:r>
            <w:r>
              <w:instrText xml:space="preserve"> REF _Ref348814578 \h </w:instrText>
            </w:r>
            <w:r>
              <w:fldChar w:fldCharType="separate"/>
            </w:r>
            <w:r w:rsidRPr="00AD4662" w:rsidR="00DE178B">
              <w:rPr>
                <w:rFonts w:hint="eastAsia"/>
              </w:rPr>
              <w:t>Interface between two CPUs</w:t>
            </w:r>
            <w:r>
              <w:fldChar w:fldCharType="end"/>
            </w:r>
          </w:p>
        </w:tc>
      </w:tr>
      <w:tr w:rsidR="00DC09A5" w:rsidTr="00416AAC">
        <w:tc>
          <w:tcPr>
            <w:tcW w:w="1666" w:type="pct"/>
            <w:shd w:val="clear" w:color="auto" w:fill="auto"/>
          </w:tcPr>
          <w:p w:rsidR="00DC09A5" w:rsidP="00591D6B" w:rsidRDefault="00532AED">
            <w:pPr>
              <w:pStyle w:val="AltB0"/>
            </w:pPr>
            <w:hyperlink w:history="1" w:anchor="VLE_GetSafeTime">
              <w:r w:rsidR="00C02146">
                <w:rPr>
                  <w:rStyle w:val="ac"/>
                </w:rPr>
                <w:t>VLE_GetSafeTime</w:t>
              </w:r>
            </w:hyperlink>
          </w:p>
        </w:tc>
        <w:tc>
          <w:tcPr>
            <w:tcW w:w="1666" w:type="pct"/>
            <w:shd w:val="clear" w:color="auto" w:fill="auto"/>
          </w:tcPr>
          <w:p w:rsidR="00DC09A5" w:rsidP="00591D6B" w:rsidRDefault="00B92999">
            <w:pPr>
              <w:pStyle w:val="AltB0"/>
            </w:pPr>
            <w:r>
              <w:rPr>
                <w:rFonts w:hint="eastAsia"/>
              </w:rPr>
              <w:t>External</w:t>
            </w:r>
          </w:p>
        </w:tc>
        <w:tc>
          <w:tcPr>
            <w:tcW w:w="1667" w:type="pct"/>
            <w:shd w:val="clear" w:color="auto" w:fill="auto"/>
          </w:tcPr>
          <w:p w:rsidR="00DC09A5" w:rsidP="00591D6B" w:rsidRDefault="00B92999">
            <w:pPr>
              <w:pStyle w:val="AltB0"/>
            </w:pPr>
            <w:r>
              <w:fldChar w:fldCharType="begin"/>
            </w:r>
            <w:r>
              <w:instrText xml:space="preserve"> REF _Ref348814596 \h </w:instrText>
            </w:r>
            <w:r>
              <w:fldChar w:fldCharType="separate"/>
            </w:r>
            <w:r w:rsidR="00DE178B">
              <w:rPr>
                <w:rFonts w:hint="eastAsia"/>
              </w:rPr>
              <w:t>Interface with VLE Hardware</w:t>
            </w:r>
            <w:r>
              <w:fldChar w:fldCharType="end"/>
            </w:r>
          </w:p>
        </w:tc>
      </w:tr>
    </w:tbl>
    <w:p w:rsidR="00161B8C" w:rsidP="00934391" w:rsidRDefault="00161B8C">
      <w:pPr>
        <w:pStyle w:val="3"/>
      </w:pPr>
      <w:r>
        <w:rPr>
          <w:rFonts w:hint="eastAsia"/>
        </w:rPr>
        <w:t>Locals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195"/>
        <w:gridCol w:w="1827"/>
        <w:gridCol w:w="1558"/>
        <w:gridCol w:w="2706"/>
      </w:tblGrid>
      <w:tr w:rsidRPr="00785CC7" w:rsidR="00DC09A5" w:rsidTr="0063035C">
        <w:tc>
          <w:tcPr>
            <w:tcW w:w="1720" w:type="pct"/>
            <w:tcBorders>
              <w:top w:val="single" w:color="000000" w:sz="12" w:space="0"/>
              <w:bottom w:val="single" w:color="000000" w:sz="4" w:space="0"/>
            </w:tcBorders>
            <w:shd w:val="clear" w:color="auto" w:fill="E0E0E0"/>
          </w:tcPr>
          <w:p w:rsidR="00DC09A5" w:rsidP="00FA0FBB" w:rsidRDefault="00DC09A5">
            <w:pPr>
              <w:pStyle w:val="af6"/>
            </w:pPr>
            <w:r>
              <w:t>Name</w:t>
            </w:r>
          </w:p>
        </w:tc>
        <w:tc>
          <w:tcPr>
            <w:tcW w:w="984" w:type="pct"/>
            <w:tcBorders>
              <w:top w:val="single" w:color="000000" w:sz="12" w:space="0"/>
              <w:bottom w:val="single" w:color="000000" w:sz="4" w:space="0"/>
            </w:tcBorders>
            <w:shd w:val="clear" w:color="auto" w:fill="E0E0E0"/>
          </w:tcPr>
          <w:p w:rsidR="00DC09A5" w:rsidP="00FA0FBB" w:rsidRDefault="00DC09A5">
            <w:pPr>
              <w:pStyle w:val="af6"/>
            </w:pPr>
            <w:r>
              <w:rPr>
                <w:rFonts w:hint="eastAsia"/>
              </w:rPr>
              <w:t>Safety Critical</w:t>
            </w:r>
          </w:p>
        </w:tc>
        <w:tc>
          <w:tcPr>
            <w:tcW w:w="839" w:type="pct"/>
            <w:tcBorders>
              <w:top w:val="single" w:color="000000" w:sz="12" w:space="0"/>
              <w:bottom w:val="single" w:color="000000" w:sz="4" w:space="0"/>
            </w:tcBorders>
            <w:shd w:val="clear" w:color="auto" w:fill="E0E0E0"/>
          </w:tcPr>
          <w:p w:rsidR="00DC09A5" w:rsidP="00FA0FBB" w:rsidRDefault="00DC09A5">
            <w:pPr>
              <w:pStyle w:val="af6"/>
            </w:pPr>
            <w:r>
              <w:t>Observable</w:t>
            </w:r>
          </w:p>
        </w:tc>
        <w:tc>
          <w:tcPr>
            <w:tcW w:w="1457" w:type="pct"/>
            <w:tcBorders>
              <w:top w:val="single" w:color="000000" w:sz="12" w:space="0"/>
              <w:bottom w:val="single" w:color="000000" w:sz="4" w:space="0"/>
            </w:tcBorders>
            <w:shd w:val="clear" w:color="auto" w:fill="E0E0E0"/>
          </w:tcPr>
          <w:p w:rsidR="00DC09A5" w:rsidP="00FA0FBB" w:rsidRDefault="00DC09A5">
            <w:pPr>
              <w:pStyle w:val="af6"/>
            </w:pPr>
            <w:r>
              <w:t>Logical Type</w:t>
            </w:r>
          </w:p>
        </w:tc>
      </w:tr>
      <w:tr w:rsidR="002848D6" w:rsidTr="0063035C">
        <w:tc>
          <w:tcPr>
            <w:tcW w:w="1720" w:type="pct"/>
            <w:tcBorders>
              <w:top w:val="single" w:color="000000" w:sz="4" w:space="0"/>
            </w:tcBorders>
            <w:shd w:val="clear" w:color="auto" w:fill="auto"/>
          </w:tcPr>
          <w:p w:rsidR="002848D6" w:rsidP="00591D6B" w:rsidRDefault="00532AED">
            <w:pPr>
              <w:pStyle w:val="AltB0"/>
            </w:pPr>
            <w:hyperlink w:history="1" w:anchor="CycleBiasNb">
              <w:r w:rsidR="002848D6">
                <w:rPr>
                  <w:rStyle w:val="ac"/>
                </w:rPr>
                <w:t>CycleBiasNb</w:t>
              </w:r>
            </w:hyperlink>
          </w:p>
        </w:tc>
        <w:tc>
          <w:tcPr>
            <w:tcW w:w="984" w:type="pct"/>
            <w:tcBorders>
              <w:top w:val="single" w:color="000000" w:sz="4" w:space="0"/>
            </w:tcBorders>
          </w:tcPr>
          <w:p w:rsidR="002848D6" w:rsidP="00591D6B" w:rsidRDefault="002848D6">
            <w:pPr>
              <w:pStyle w:val="AltB0"/>
            </w:pPr>
            <w:r>
              <w:rPr>
                <w:rFonts w:hint="eastAsia"/>
              </w:rPr>
              <w:t>√</w:t>
            </w:r>
          </w:p>
        </w:tc>
        <w:tc>
          <w:tcPr>
            <w:tcW w:w="839" w:type="pct"/>
            <w:tcBorders>
              <w:top w:val="single" w:color="000000" w:sz="4" w:space="0"/>
            </w:tcBorders>
            <w:shd w:val="clear" w:color="auto" w:fill="auto"/>
          </w:tcPr>
          <w:p w:rsidR="002848D6" w:rsidP="00591D6B" w:rsidRDefault="002848D6">
            <w:pPr>
              <w:pStyle w:val="AltB0"/>
            </w:pPr>
            <w:r>
              <w:rPr>
                <w:rFonts w:hint="eastAsia"/>
              </w:rPr>
              <w:t>√</w:t>
            </w:r>
          </w:p>
        </w:tc>
        <w:tc>
          <w:tcPr>
            <w:tcW w:w="1457" w:type="pct"/>
            <w:tcBorders>
              <w:top w:val="single" w:color="000000" w:sz="4" w:space="0"/>
            </w:tcBorders>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2848D6" w:rsidTr="0063035C">
        <w:tc>
          <w:tcPr>
            <w:tcW w:w="1720" w:type="pct"/>
            <w:tcBorders>
              <w:top w:val="single" w:color="000000" w:sz="4" w:space="0"/>
            </w:tcBorders>
            <w:shd w:val="clear" w:color="auto" w:fill="auto"/>
          </w:tcPr>
          <w:p w:rsidR="002848D6" w:rsidP="00591D6B" w:rsidRDefault="00532AED">
            <w:pPr>
              <w:pStyle w:val="AltB0"/>
            </w:pPr>
            <w:hyperlink w:history="1" w:anchor="CycleSynchroized">
              <w:hyperlink w:history="1" w:anchor="CycleSynchronized">
                <w:r w:rsidRPr="002B4F3F" w:rsidR="002B4F3F">
                  <w:rPr>
                    <w:rStyle w:val="ac"/>
                  </w:rPr>
                  <w:t>CycleSynchro</w:t>
                </w:r>
                <w:r w:rsidRPr="002B4F3F" w:rsidR="002B4F3F">
                  <w:rPr>
                    <w:rStyle w:val="ac"/>
                    <w:rFonts w:hint="eastAsia"/>
                  </w:rPr>
                  <w:t>n</w:t>
                </w:r>
                <w:r w:rsidRPr="002B4F3F" w:rsidR="002B4F3F">
                  <w:rPr>
                    <w:rStyle w:val="ac"/>
                  </w:rPr>
                  <w:t>ized</w:t>
                </w:r>
              </w:hyperlink>
            </w:hyperlink>
          </w:p>
        </w:tc>
        <w:tc>
          <w:tcPr>
            <w:tcW w:w="984" w:type="pct"/>
            <w:tcBorders>
              <w:top w:val="single" w:color="000000" w:sz="4" w:space="0"/>
            </w:tcBorders>
          </w:tcPr>
          <w:p w:rsidR="002848D6" w:rsidP="00591D6B" w:rsidRDefault="002848D6">
            <w:pPr>
              <w:pStyle w:val="AltB0"/>
            </w:pPr>
            <w:r>
              <w:rPr>
                <w:rFonts w:hint="eastAsia"/>
              </w:rPr>
              <w:t>√</w:t>
            </w:r>
          </w:p>
        </w:tc>
        <w:tc>
          <w:tcPr>
            <w:tcW w:w="839" w:type="pct"/>
            <w:tcBorders>
              <w:top w:val="single" w:color="000000" w:sz="4" w:space="0"/>
            </w:tcBorders>
            <w:shd w:val="clear" w:color="auto" w:fill="auto"/>
          </w:tcPr>
          <w:p w:rsidR="002848D6" w:rsidP="00591D6B" w:rsidRDefault="002848D6">
            <w:pPr>
              <w:pStyle w:val="AltB0"/>
            </w:pPr>
            <w:r>
              <w:rPr>
                <w:rFonts w:hint="eastAsia"/>
              </w:rPr>
              <w:t>√</w:t>
            </w:r>
          </w:p>
        </w:tc>
        <w:tc>
          <w:tcPr>
            <w:tcW w:w="1457" w:type="pct"/>
            <w:tcBorders>
              <w:top w:val="single" w:color="000000" w:sz="4" w:space="0"/>
            </w:tcBorders>
            <w:shd w:val="clear" w:color="auto" w:fill="auto"/>
          </w:tcPr>
          <w:p w:rsidR="002848D6" w:rsidP="00591D6B" w:rsidRDefault="002848D6">
            <w:pPr>
              <w:pStyle w:val="AltB0"/>
            </w:pPr>
            <w:r>
              <w:fldChar w:fldCharType="begin"/>
            </w:r>
            <w:r>
              <w:instrText xml:space="preserve"> REF BOOLEAN \h </w:instrText>
            </w:r>
            <w:r>
              <w:fldChar w:fldCharType="separate"/>
            </w:r>
            <w:r w:rsidRPr="00190111" w:rsidR="00DE178B">
              <w:rPr>
                <w:rStyle w:val="DATATYPE"/>
              </w:rPr>
              <w:t>BOOLEAN</w:t>
            </w:r>
            <w:r>
              <w:fldChar w:fldCharType="end"/>
            </w:r>
          </w:p>
        </w:tc>
      </w:tr>
      <w:tr w:rsidR="00120BD4" w:rsidTr="0063035C">
        <w:tc>
          <w:tcPr>
            <w:tcW w:w="1720" w:type="pct"/>
            <w:tcBorders>
              <w:top w:val="single" w:color="000000" w:sz="4" w:space="0"/>
            </w:tcBorders>
            <w:shd w:val="clear" w:color="auto" w:fill="auto"/>
          </w:tcPr>
          <w:p w:rsidR="00120BD4" w:rsidP="00591D6B" w:rsidRDefault="00532AED">
            <w:pPr>
              <w:pStyle w:val="AltB0"/>
            </w:pPr>
            <w:hyperlink w:history="1" w:anchor="ImmediateCounter">
              <w:r w:rsidRPr="00120BD4" w:rsidR="00120BD4">
                <w:rPr>
                  <w:rStyle w:val="ac"/>
                  <w:rFonts w:hint="eastAsia"/>
                </w:rPr>
                <w:t>ImmediateCounter</w:t>
              </w:r>
            </w:hyperlink>
          </w:p>
        </w:tc>
        <w:tc>
          <w:tcPr>
            <w:tcW w:w="984" w:type="pct"/>
            <w:tcBorders>
              <w:top w:val="single" w:color="000000" w:sz="4" w:space="0"/>
            </w:tcBorders>
          </w:tcPr>
          <w:p w:rsidR="00120BD4" w:rsidP="00591D6B" w:rsidRDefault="00120BD4">
            <w:pPr>
              <w:pStyle w:val="AltB0"/>
            </w:pPr>
            <w:r>
              <w:rPr>
                <w:rFonts w:hint="eastAsia"/>
              </w:rPr>
              <w:t>√</w:t>
            </w:r>
          </w:p>
        </w:tc>
        <w:tc>
          <w:tcPr>
            <w:tcW w:w="839" w:type="pct"/>
            <w:tcBorders>
              <w:top w:val="single" w:color="000000" w:sz="4" w:space="0"/>
            </w:tcBorders>
            <w:shd w:val="clear" w:color="auto" w:fill="auto"/>
          </w:tcPr>
          <w:p w:rsidR="00120BD4" w:rsidP="00591D6B" w:rsidRDefault="00120BD4">
            <w:pPr>
              <w:pStyle w:val="AltB0"/>
            </w:pPr>
            <w:r>
              <w:rPr>
                <w:rFonts w:hint="eastAsia"/>
              </w:rPr>
              <w:t>√</w:t>
            </w:r>
          </w:p>
        </w:tc>
        <w:tc>
          <w:tcPr>
            <w:tcW w:w="1457" w:type="pct"/>
            <w:tcBorders>
              <w:top w:val="single" w:color="000000" w:sz="4" w:space="0"/>
            </w:tcBorders>
            <w:shd w:val="clear" w:color="auto" w:fill="auto"/>
          </w:tcPr>
          <w:p w:rsidR="00120BD4" w:rsidP="00591D6B" w:rsidRDefault="00120BD4">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120BD4" w:rsidTr="0063035C">
        <w:tc>
          <w:tcPr>
            <w:tcW w:w="1720" w:type="pct"/>
            <w:tcBorders>
              <w:top w:val="single" w:color="000000" w:sz="4" w:space="0"/>
            </w:tcBorders>
            <w:shd w:val="clear" w:color="auto" w:fill="auto"/>
          </w:tcPr>
          <w:p w:rsidR="00120BD4" w:rsidP="00591D6B" w:rsidRDefault="00532AED">
            <w:pPr>
              <w:pStyle w:val="AltB0"/>
            </w:pPr>
            <w:hyperlink w:history="1" w:anchor="LockedImmediateCounter">
              <w:r w:rsidRPr="00120BD4" w:rsidR="00120BD4">
                <w:rPr>
                  <w:rStyle w:val="ac"/>
                  <w:rFonts w:hint="eastAsia"/>
                </w:rPr>
                <w:t>LockedImmediateCounter</w:t>
              </w:r>
            </w:hyperlink>
          </w:p>
        </w:tc>
        <w:tc>
          <w:tcPr>
            <w:tcW w:w="984" w:type="pct"/>
            <w:tcBorders>
              <w:top w:val="single" w:color="000000" w:sz="4" w:space="0"/>
            </w:tcBorders>
          </w:tcPr>
          <w:p w:rsidR="00120BD4" w:rsidP="00591D6B" w:rsidRDefault="00120BD4">
            <w:pPr>
              <w:pStyle w:val="AltB0"/>
            </w:pPr>
            <w:r>
              <w:rPr>
                <w:rFonts w:hint="eastAsia"/>
              </w:rPr>
              <w:t>√</w:t>
            </w:r>
          </w:p>
        </w:tc>
        <w:tc>
          <w:tcPr>
            <w:tcW w:w="839" w:type="pct"/>
            <w:tcBorders>
              <w:top w:val="single" w:color="000000" w:sz="4" w:space="0"/>
            </w:tcBorders>
            <w:shd w:val="clear" w:color="auto" w:fill="auto"/>
          </w:tcPr>
          <w:p w:rsidR="00120BD4" w:rsidP="00591D6B" w:rsidRDefault="00120BD4">
            <w:pPr>
              <w:pStyle w:val="AltB0"/>
            </w:pPr>
            <w:r>
              <w:rPr>
                <w:rFonts w:hint="eastAsia"/>
              </w:rPr>
              <w:t>√</w:t>
            </w:r>
          </w:p>
        </w:tc>
        <w:tc>
          <w:tcPr>
            <w:tcW w:w="1457" w:type="pct"/>
            <w:tcBorders>
              <w:top w:val="single" w:color="000000" w:sz="4" w:space="0"/>
            </w:tcBorders>
            <w:shd w:val="clear" w:color="auto" w:fill="auto"/>
          </w:tcPr>
          <w:p w:rsidR="00120BD4" w:rsidP="00591D6B" w:rsidRDefault="00120BD4">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2848D6" w:rsidTr="0063035C">
        <w:tc>
          <w:tcPr>
            <w:tcW w:w="1720" w:type="pct"/>
            <w:shd w:val="clear" w:color="auto" w:fill="auto"/>
          </w:tcPr>
          <w:p w:rsidR="002848D6" w:rsidP="00591D6B" w:rsidRDefault="00532AED">
            <w:pPr>
              <w:pStyle w:val="AltB0"/>
            </w:pPr>
            <w:hyperlink w:history="1" w:anchor="VLEimpulseNb">
              <w:r w:rsidR="002848D6">
                <w:rPr>
                  <w:rStyle w:val="ac"/>
                </w:rPr>
                <w:t>VLEimpulseNb</w:t>
              </w:r>
            </w:hyperlink>
          </w:p>
        </w:tc>
        <w:tc>
          <w:tcPr>
            <w:tcW w:w="984" w:type="pct"/>
          </w:tcPr>
          <w:p w:rsidR="002848D6" w:rsidP="00591D6B" w:rsidRDefault="002848D6">
            <w:pPr>
              <w:pStyle w:val="AltB0"/>
            </w:pPr>
            <w:r>
              <w:rPr>
                <w:rFonts w:hint="eastAsia"/>
              </w:rPr>
              <w:t>√</w:t>
            </w:r>
          </w:p>
        </w:tc>
        <w:tc>
          <w:tcPr>
            <w:tcW w:w="839" w:type="pct"/>
            <w:shd w:val="clear" w:color="auto" w:fill="auto"/>
          </w:tcPr>
          <w:p w:rsidR="002848D6" w:rsidP="00591D6B" w:rsidRDefault="002848D6">
            <w:pPr>
              <w:pStyle w:val="AltB0"/>
            </w:pPr>
            <w:r>
              <w:rPr>
                <w:rFonts w:hint="eastAsia"/>
              </w:rPr>
              <w:t>×</w:t>
            </w:r>
          </w:p>
        </w:tc>
        <w:tc>
          <w:tcPr>
            <w:tcW w:w="1457" w:type="pct"/>
            <w:shd w:val="clear" w:color="auto" w:fill="auto"/>
          </w:tcPr>
          <w:p w:rsidR="002848D6" w:rsidP="00591D6B" w:rsidRDefault="002848D6">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Pr="00003A18" w:rsidR="00161B8C" w:rsidP="00934391" w:rsidRDefault="00161B8C">
      <w:pPr>
        <w:pStyle w:val="3"/>
      </w:pPr>
      <w:r w:rsidRPr="00A61D30">
        <w:rPr>
          <w:rFonts w:hint="eastAsia"/>
        </w:rPr>
        <w:t>Processing</w:t>
      </w:r>
    </w:p>
    <w:p w:rsidR="00161B8C" w:rsidP="00C93484" w:rsidRDefault="00161B8C">
      <w:pPr>
        <w:pStyle w:val="Reqtify"/>
      </w:pPr>
      <w:r>
        <w:rPr>
          <w:rFonts w:hint="eastAsia"/>
        </w:rPr>
        <w:t>VLE-2</w:t>
      </w:r>
      <w:r>
        <w:rPr>
          <w:rFonts w:hint="eastAsia"/>
        </w:rPr>
        <w:t>板上的两个</w:t>
      </w:r>
      <w:r>
        <w:rPr>
          <w:rFonts w:hint="eastAsia"/>
        </w:rPr>
        <w:t>CPU</w:t>
      </w:r>
      <w:r>
        <w:rPr>
          <w:rFonts w:hint="eastAsia"/>
        </w:rPr>
        <w:t>模块各提供一个安全时钟，</w:t>
      </w:r>
      <w:r>
        <w:rPr>
          <w:rFonts w:hint="eastAsia"/>
        </w:rPr>
        <w:t>ATP</w:t>
      </w:r>
      <w:r>
        <w:rPr>
          <w:rFonts w:hint="eastAsia"/>
        </w:rPr>
        <w:t>软件在响应定时中断时，需获取该时钟的脉冲数，用于检测定时中断的正确性。此外，两个</w:t>
      </w:r>
      <w:r>
        <w:rPr>
          <w:rFonts w:hint="eastAsia"/>
        </w:rPr>
        <w:t>CPU</w:t>
      </w:r>
      <w:r>
        <w:rPr>
          <w:rFonts w:hint="eastAsia"/>
        </w:rPr>
        <w:t>上的</w:t>
      </w:r>
      <w:r>
        <w:rPr>
          <w:rFonts w:hint="eastAsia"/>
        </w:rPr>
        <w:t>ATP</w:t>
      </w:r>
      <w:r>
        <w:rPr>
          <w:rFonts w:hint="eastAsia"/>
        </w:rPr>
        <w:t>软件应当通过双口</w:t>
      </w:r>
      <w:r>
        <w:rPr>
          <w:rFonts w:hint="eastAsia"/>
        </w:rPr>
        <w:t>RAM</w:t>
      </w:r>
      <w:r>
        <w:rPr>
          <w:rFonts w:hint="eastAsia"/>
        </w:rPr>
        <w:t>进行周期同步，确保它们之间的主周期时间误差不超过一个定时中断的时长。从安全角度考虑，</w:t>
      </w:r>
      <w:r>
        <w:rPr>
          <w:rFonts w:hint="eastAsia"/>
        </w:rPr>
        <w:t>ATP</w:t>
      </w:r>
      <w:r>
        <w:rPr>
          <w:rFonts w:hint="eastAsia"/>
        </w:rPr>
        <w:t>周期时间的长度只能偏大，而不能偏小（因为</w:t>
      </w:r>
      <w:r>
        <w:rPr>
          <w:rFonts w:hint="eastAsia"/>
        </w:rPr>
        <w:t>ATP</w:t>
      </w:r>
      <w:r>
        <w:rPr>
          <w:rFonts w:hint="eastAsia"/>
        </w:rPr>
        <w:t>根据里程计的位移值除以预订的周期时间来计算速度，如果实际的周期时长比预计值偏大，则计算得到的速度也比实际值大，是导向安全的）。</w:t>
      </w:r>
    </w:p>
    <w:p w:rsidR="00161B8C" w:rsidP="00C93484" w:rsidRDefault="00161B8C">
      <w:pPr>
        <w:pStyle w:val="Reqtify"/>
      </w:pPr>
      <w:r>
        <w:rPr>
          <w:rFonts w:hint="eastAsia"/>
        </w:rPr>
        <w:lastRenderedPageBreak/>
        <w:t xml:space="preserve">Both CPU modules of the VLE-2 board have a safe clock respectively. When the ATP software </w:t>
      </w:r>
      <w:r>
        <w:t>response the fixed-time interrupts</w:t>
      </w:r>
      <w:r>
        <w:rPr>
          <w:rFonts w:hint="eastAsia"/>
        </w:rPr>
        <w:t xml:space="preserve">, it shall get the number of pulses and determine its correctness. Furthermore, the ATP software on two CPU shall </w:t>
      </w:r>
      <w:r>
        <w:t>synchronize</w:t>
      </w:r>
      <w:r>
        <w:rPr>
          <w:rFonts w:hint="eastAsia"/>
        </w:rPr>
        <w:t xml:space="preserve"> their length of cycle, and ensure the difference is not exceeding the time of one interrupt. From the safety oriented, the ATP </w:t>
      </w:r>
      <w:r w:rsidR="002F5731">
        <w:t>cycle</w:t>
      </w:r>
      <w:r>
        <w:rPr>
          <w:rFonts w:hint="eastAsia"/>
        </w:rPr>
        <w:t xml:space="preserve"> time length only can be overestimated but cannot be underestimated. </w:t>
      </w:r>
    </w:p>
    <w:p w:rsidR="00161B8C" w:rsidP="00C93484" w:rsidRDefault="00161B8C">
      <w:pPr>
        <w:pStyle w:val="Reqtify"/>
      </w:pPr>
    </w:p>
    <w:p w:rsidR="00161B8C" w:rsidP="0012674A" w:rsidRDefault="00161B8C">
      <w:pPr>
        <w:pStyle w:val="4"/>
      </w:pPr>
      <w:r w:rsidRPr="00A61D30">
        <w:rPr>
          <w:rFonts w:hint="eastAsia"/>
        </w:rPr>
        <w:t>Immediate Task Count</w:t>
      </w:r>
    </w:p>
    <w:p w:rsidRPr="00610A4C" w:rsidR="00610A4C" w:rsidP="00C93484" w:rsidRDefault="00610A4C">
      <w:pPr>
        <w:pStyle w:val="Reqtify"/>
      </w:pPr>
    </w:p>
    <w:p w:rsidRPr="00972331" w:rsidR="00161B8C" w:rsidP="00161B8C" w:rsidRDefault="00161B8C">
      <w:pPr>
        <w:pStyle w:val="ReqtifyAltR"/>
      </w:pPr>
      <w:r w:rsidRPr="00972331">
        <w:t>[</w:t>
      </w:r>
      <w:r>
        <w:t>iTC_CC_ATP-SwRS-</w:t>
      </w:r>
      <w:r>
        <w:rPr>
          <w:rFonts w:hint="eastAsia"/>
        </w:rPr>
        <w:t>0045</w:t>
      </w:r>
      <w:r w:rsidRPr="00972331">
        <w:t>]</w:t>
      </w:r>
    </w:p>
    <w:p w:rsidR="00161B8C" w:rsidP="00C93484" w:rsidRDefault="003F37D3">
      <w:pPr>
        <w:pStyle w:val="Reqtify"/>
      </w:pPr>
      <w:bookmarkStart w:name="VLEimpulseNb" w:id="17039"/>
      <w:r w:rsidRPr="003F37D3">
        <w:rPr>
          <w:rStyle w:val="aff2"/>
          <w:bCs w:val="0"/>
          <w:iCs w:val="0"/>
        </w:rPr>
        <w:t>VLEimpulseNb</w:t>
      </w:r>
      <w:bookmarkEnd w:id="17039"/>
      <w:r w:rsidRPr="00295648" w:rsidR="00161B8C">
        <w:rPr>
          <w:rFonts w:hint="eastAsia"/>
        </w:rPr>
        <w:t>[</w:t>
      </w:r>
      <w:r w:rsidRPr="006576EF" w:rsidR="00161B8C">
        <w:rPr>
          <w:rStyle w:val="aff1"/>
        </w:rPr>
        <w:t>ATP_INTERRUPT_NB</w:t>
      </w:r>
      <w:r w:rsidRPr="00295648" w:rsidR="00161B8C">
        <w:rPr>
          <w:rFonts w:hint="eastAsia"/>
        </w:rPr>
        <w:t>]</w:t>
      </w:r>
      <w:r w:rsidRPr="00295648" w:rsidR="00161B8C">
        <w:rPr>
          <w:rFonts w:hint="eastAsia"/>
        </w:rPr>
        <w:t>，存储每次触发中断时获取的</w:t>
      </w:r>
      <w:r w:rsidRPr="00295648" w:rsidR="00161B8C">
        <w:rPr>
          <w:rFonts w:hint="eastAsia"/>
        </w:rPr>
        <w:t>VLE</w:t>
      </w:r>
      <w:r w:rsidRPr="00295648" w:rsidR="00161B8C">
        <w:rPr>
          <w:rFonts w:hint="eastAsia"/>
        </w:rPr>
        <w:t>脉冲数。</w:t>
      </w:r>
      <w:r w:rsidRPr="00295648" w:rsidR="00161B8C">
        <w:rPr>
          <w:rFonts w:hint="eastAsia"/>
        </w:rPr>
        <w:t>ATP</w:t>
      </w:r>
      <w:r w:rsidRPr="00295648" w:rsidR="00161B8C">
        <w:rPr>
          <w:rFonts w:hint="eastAsia"/>
        </w:rPr>
        <w:t>软件在每次响应安全时钟的硬件中断后，需通过</w:t>
      </w:r>
      <w:hyperlink w:history="1" w:anchor="VLE_GetSafeTime">
        <w:r w:rsidR="00C02146">
          <w:rPr>
            <w:rStyle w:val="ac"/>
          </w:rPr>
          <w:t>VLE_GetSafeTime</w:t>
        </w:r>
      </w:hyperlink>
      <w:r w:rsidRPr="00295648" w:rsidR="00161B8C">
        <w:rPr>
          <w:rFonts w:hint="eastAsia"/>
        </w:rPr>
        <w:t>接口获取</w:t>
      </w:r>
      <w:r w:rsidRPr="00295648" w:rsidR="00161B8C">
        <w:rPr>
          <w:rFonts w:hint="eastAsia"/>
        </w:rPr>
        <w:t>VLE</w:t>
      </w:r>
      <w:r w:rsidRPr="00295648" w:rsidR="00161B8C">
        <w:rPr>
          <w:rFonts w:hint="eastAsia"/>
        </w:rPr>
        <w:t>的脉冲数，将其存储在</w:t>
      </w:r>
      <w:r w:rsidRPr="00C16AC3" w:rsidR="00161B8C">
        <w:rPr>
          <w:rStyle w:val="aff2"/>
          <w:rFonts w:hint="eastAsia"/>
        </w:rPr>
        <w:t>VLEimpulseNb</w:t>
      </w:r>
      <w:r w:rsidRPr="00295648" w:rsidR="00161B8C">
        <w:rPr>
          <w:rFonts w:hint="eastAsia"/>
        </w:rPr>
        <w:t>数组中。</w:t>
      </w:r>
    </w:p>
    <w:p w:rsidRPr="00295648" w:rsidR="00161B8C" w:rsidP="00C93484" w:rsidRDefault="00532AED">
      <w:pPr>
        <w:pStyle w:val="Reqtify"/>
      </w:pPr>
      <w:hyperlink w:history="1" w:anchor="VLEimpulseNb">
        <w:r w:rsidR="003F37D3">
          <w:rPr>
            <w:rStyle w:val="ac"/>
            <w:noProof/>
          </w:rPr>
          <w:t>VLEimpulseNb</w:t>
        </w:r>
      </w:hyperlink>
      <w:r w:rsidRPr="00E4057A" w:rsidR="00161B8C">
        <w:t>[</w:t>
      </w:r>
      <w:r w:rsidRPr="00B22C49" w:rsidR="00161B8C">
        <w:rPr>
          <w:rStyle w:val="aff1"/>
        </w:rPr>
        <w:t>ATP_INTERRUPT_NB</w:t>
      </w:r>
      <w:r w:rsidRPr="00E4057A" w:rsidR="00161B8C">
        <w:rPr>
          <w:rFonts w:hint="eastAsia"/>
        </w:rPr>
        <w:t xml:space="preserve">] </w:t>
      </w:r>
      <w:r w:rsidR="00161B8C">
        <w:rPr>
          <w:rFonts w:hint="eastAsia"/>
        </w:rPr>
        <w:t>array stores</w:t>
      </w:r>
      <w:r w:rsidRPr="00E4057A" w:rsidR="00161B8C">
        <w:rPr>
          <w:rFonts w:hint="eastAsia"/>
        </w:rPr>
        <w:t xml:space="preserve"> the </w:t>
      </w:r>
      <w:r w:rsidR="00161B8C">
        <w:rPr>
          <w:rFonts w:hint="eastAsia"/>
        </w:rPr>
        <w:t xml:space="preserve">safe clock </w:t>
      </w:r>
      <w:r w:rsidRPr="00E4057A" w:rsidR="002F5731">
        <w:rPr>
          <w:rFonts w:hint="eastAsia"/>
        </w:rPr>
        <w:t>impuls</w:t>
      </w:r>
      <w:r w:rsidR="002F5731">
        <w:rPr>
          <w:rFonts w:hint="eastAsia"/>
        </w:rPr>
        <w:t>e</w:t>
      </w:r>
      <w:r w:rsidRPr="00E4057A" w:rsidR="002F5731">
        <w:rPr>
          <w:rFonts w:hint="eastAsia"/>
        </w:rPr>
        <w:t xml:space="preserve"> </w:t>
      </w:r>
      <w:r w:rsidRPr="00E4057A" w:rsidR="00161B8C">
        <w:rPr>
          <w:rFonts w:hint="eastAsia"/>
        </w:rPr>
        <w:t xml:space="preserve">number </w:t>
      </w:r>
      <w:r w:rsidR="00161B8C">
        <w:rPr>
          <w:rFonts w:hint="eastAsia"/>
        </w:rPr>
        <w:t xml:space="preserve">for every </w:t>
      </w:r>
      <w:r w:rsidRPr="00E4057A" w:rsidR="00161B8C">
        <w:rPr>
          <w:rFonts w:hint="eastAsia"/>
        </w:rPr>
        <w:t>interrupt</w:t>
      </w:r>
      <w:r w:rsidR="00161B8C">
        <w:rPr>
          <w:rFonts w:hint="eastAsia"/>
        </w:rPr>
        <w:t xml:space="preserve"> triggered</w:t>
      </w:r>
      <w:r w:rsidRPr="00E4057A" w:rsidR="00161B8C">
        <w:rPr>
          <w:rFonts w:hint="eastAsia"/>
        </w:rPr>
        <w:t xml:space="preserve">. ATP </w:t>
      </w:r>
      <w:r w:rsidR="00161B8C">
        <w:rPr>
          <w:rFonts w:hint="eastAsia"/>
        </w:rPr>
        <w:t>shall</w:t>
      </w:r>
      <w:r w:rsidRPr="00E4057A" w:rsidR="00161B8C">
        <w:rPr>
          <w:rFonts w:hint="eastAsia"/>
        </w:rPr>
        <w:t xml:space="preserve"> obtain </w:t>
      </w:r>
      <w:r w:rsidR="00161B8C">
        <w:rPr>
          <w:rFonts w:hint="eastAsia"/>
        </w:rPr>
        <w:t xml:space="preserve">the </w:t>
      </w:r>
      <w:r w:rsidRPr="00E4057A" w:rsidR="002F5731">
        <w:rPr>
          <w:rFonts w:hint="eastAsia"/>
        </w:rPr>
        <w:t>impuls</w:t>
      </w:r>
      <w:r w:rsidR="002F5731">
        <w:rPr>
          <w:rFonts w:hint="eastAsia"/>
        </w:rPr>
        <w:t xml:space="preserve">e </w:t>
      </w:r>
      <w:r w:rsidR="00161B8C">
        <w:rPr>
          <w:rFonts w:hint="eastAsia"/>
        </w:rPr>
        <w:t>number</w:t>
      </w:r>
      <w:r w:rsidRPr="00E4057A" w:rsidR="00161B8C">
        <w:rPr>
          <w:rFonts w:hint="eastAsia"/>
        </w:rPr>
        <w:t xml:space="preserve"> through </w:t>
      </w:r>
      <w:hyperlink w:history="1" w:anchor="VLE_GetSafeTime">
        <w:r w:rsidR="00C02146">
          <w:rPr>
            <w:rStyle w:val="ac"/>
          </w:rPr>
          <w:t>VLE_GetSafeTime</w:t>
        </w:r>
      </w:hyperlink>
      <w:r w:rsidRPr="00E4057A" w:rsidR="00161B8C">
        <w:rPr>
          <w:rFonts w:hint="eastAsia"/>
        </w:rPr>
        <w:t>, and s</w:t>
      </w:r>
      <w:r w:rsidR="00161B8C">
        <w:rPr>
          <w:rFonts w:hint="eastAsia"/>
        </w:rPr>
        <w:t>tores</w:t>
      </w:r>
      <w:r w:rsidRPr="00E4057A" w:rsidR="00161B8C">
        <w:rPr>
          <w:rFonts w:hint="eastAsia"/>
        </w:rPr>
        <w:t xml:space="preserve"> </w:t>
      </w:r>
      <w:r w:rsidR="00161B8C">
        <w:rPr>
          <w:rFonts w:hint="eastAsia"/>
        </w:rPr>
        <w:t>into the array.</w:t>
      </w:r>
      <w:r w:rsidRPr="00E4057A" w:rsidR="00161B8C">
        <w:rPr>
          <w:rFonts w:hint="eastAsia"/>
        </w:rPr>
        <w:t xml:space="preserve"> </w:t>
      </w:r>
    </w:p>
    <w:p w:rsidR="00161B8C" w:rsidP="000C0D62" w:rsidRDefault="00161B8C">
      <w:pPr>
        <w:pStyle w:val="ReqtifyAltQ"/>
      </w:pPr>
      <w:r w:rsidRPr="008A1414">
        <w:t>#Category=Functional</w:t>
      </w:r>
    </w:p>
    <w:p w:rsidR="00161B8C" w:rsidP="000C0D62" w:rsidRDefault="00161B8C">
      <w:pPr>
        <w:pStyle w:val="ReqtifyAltQ"/>
      </w:pPr>
      <w:r w:rsidRPr="008A1414">
        <w:t>#Contribution</w:t>
      </w:r>
      <w:r>
        <w:t>=SIL4</w:t>
      </w:r>
    </w:p>
    <w:p w:rsidR="009328EA" w:rsidP="000C0D62" w:rsidRDefault="00161B8C">
      <w:pPr>
        <w:pStyle w:val="ReqtifyAltQ"/>
        <w:rPr>
          <w:ins w:author="常鸣" w:date="2014-07-03T14:27:00Z" w:id="17040"/>
        </w:rPr>
      </w:pPr>
      <w:del w:author="常鸣" w:date="2014-07-03T14:27:00Z" w:id="17041">
        <w:r w:rsidRPr="008A1414" w:rsidDel="009328EA">
          <w:delText>#S</w:delText>
        </w:r>
      </w:del>
      <w:ins w:author="常鸣" w:date="2014-07-03T14:27:00Z" w:id="17042">
        <w:r w:rsidR="009328EA">
          <w:t>#Allocation=ATP Software</w:t>
        </w:r>
      </w:ins>
    </w:p>
    <w:p w:rsidR="00161B8C" w:rsidP="000C0D62" w:rsidRDefault="009328EA">
      <w:pPr>
        <w:pStyle w:val="ReqtifyAltQ"/>
      </w:pPr>
      <w:ins w:author="常鸣" w:date="2014-07-03T14:27:00Z" w:id="17043">
        <w:r>
          <w:t>#S</w:t>
        </w:r>
      </w:ins>
      <w:r w:rsidRPr="008A1414" w:rsidR="00161B8C">
        <w:t>ource=</w:t>
      </w:r>
      <w:r w:rsidRPr="00765C7A" w:rsidR="00161B8C">
        <w:t>[iTC_CC-SyAD-</w:t>
      </w:r>
      <w:r w:rsidR="00161B8C">
        <w:rPr>
          <w:rFonts w:hint="eastAsia"/>
        </w:rPr>
        <w:t>0012]</w:t>
      </w:r>
    </w:p>
    <w:p w:rsidR="00161B8C" w:rsidP="000C0D62" w:rsidRDefault="00161B8C">
      <w:pPr>
        <w:pStyle w:val="ReqtifyAltQ"/>
      </w:pPr>
      <w:r w:rsidRPr="008A1414">
        <w:t>[End]</w:t>
      </w:r>
    </w:p>
    <w:p w:rsidR="00161B8C" w:rsidP="00161B8C" w:rsidRDefault="00161B8C"/>
    <w:p w:rsidR="008C1F74" w:rsidP="00161B8C" w:rsidRDefault="008C1F74"/>
    <w:p w:rsidR="008C1F74" w:rsidP="008C1F74" w:rsidRDefault="008C1F74">
      <w:pPr>
        <w:pStyle w:val="ReqtifyAltR"/>
      </w:pPr>
      <w:r w:rsidRPr="00972331">
        <w:t>[</w:t>
      </w:r>
      <w:r>
        <w:t>iTC_CC_ATP-SwRS-</w:t>
      </w:r>
      <w:r>
        <w:rPr>
          <w:rFonts w:hint="eastAsia"/>
        </w:rPr>
        <w:t>0756</w:t>
      </w:r>
      <w:r w:rsidRPr="00972331">
        <w:t>]</w:t>
      </w:r>
    </w:p>
    <w:p w:rsidR="008C1F74" w:rsidP="00C93484" w:rsidRDefault="008C1F74">
      <w:pPr>
        <w:pStyle w:val="Reqtify"/>
      </w:pPr>
      <w:r>
        <w:rPr>
          <w:rFonts w:hint="eastAsia"/>
        </w:rPr>
        <w:t>ATP</w:t>
      </w:r>
      <w:r>
        <w:rPr>
          <w:rFonts w:hint="eastAsia"/>
        </w:rPr>
        <w:t>上电后，在每次响应中断后将</w:t>
      </w:r>
      <w:bookmarkStart w:name="ImmediateCounter" w:id="17044"/>
      <w:r w:rsidRPr="008C1F74">
        <w:rPr>
          <w:rStyle w:val="aff2"/>
          <w:rFonts w:hint="eastAsia"/>
        </w:rPr>
        <w:t>ImmediateCounter</w:t>
      </w:r>
      <w:bookmarkEnd w:id="17044"/>
      <w:r>
        <w:rPr>
          <w:rFonts w:hint="eastAsia"/>
        </w:rPr>
        <w:t>加</w:t>
      </w:r>
      <w:r>
        <w:rPr>
          <w:rFonts w:hint="eastAsia"/>
        </w:rPr>
        <w:t>1</w:t>
      </w:r>
      <w:r>
        <w:rPr>
          <w:rFonts w:hint="eastAsia"/>
        </w:rPr>
        <w:t>，作为中断计数器。</w:t>
      </w:r>
    </w:p>
    <w:p w:rsidR="00FE17B0" w:rsidP="00C93484" w:rsidRDefault="00FE17B0">
      <w:pPr>
        <w:pStyle w:val="Reqtify"/>
      </w:pPr>
      <w:r w:rsidRPr="00FE17B0">
        <w:rPr>
          <w:rStyle w:val="aff2"/>
          <w:rFonts w:hint="eastAsia"/>
        </w:rPr>
        <w:t>ImmediateCounter</w:t>
      </w:r>
      <w:r>
        <w:rPr>
          <w:rFonts w:hint="eastAsia"/>
        </w:rPr>
        <w:t>, as the interrupt counter, ATP shall accumulate 1 after each interrupt triggered.</w:t>
      </w:r>
    </w:p>
    <w:p w:rsidR="008C1F74" w:rsidP="008C1F74" w:rsidRDefault="008C1F74">
      <w:pPr>
        <w:pStyle w:val="ReqtifyAltQ"/>
      </w:pPr>
      <w:r w:rsidRPr="008A1414">
        <w:t>#Category=Functional</w:t>
      </w:r>
    </w:p>
    <w:p w:rsidR="008C1F74" w:rsidP="008C1F74" w:rsidRDefault="008C1F74">
      <w:pPr>
        <w:pStyle w:val="ReqtifyAltQ"/>
      </w:pPr>
      <w:r w:rsidRPr="008A1414">
        <w:t>#Contribution</w:t>
      </w:r>
      <w:r>
        <w:t>=SIL4</w:t>
      </w:r>
    </w:p>
    <w:p w:rsidR="009328EA" w:rsidP="008C1F74" w:rsidRDefault="008C1F74">
      <w:pPr>
        <w:pStyle w:val="ReqtifyAltQ"/>
        <w:rPr>
          <w:ins w:author="常鸣" w:date="2014-07-03T14:27:00Z" w:id="17045"/>
        </w:rPr>
      </w:pPr>
      <w:del w:author="常鸣" w:date="2014-07-03T14:27:00Z" w:id="17046">
        <w:r w:rsidRPr="008A1414" w:rsidDel="009328EA">
          <w:delText>#S</w:delText>
        </w:r>
      </w:del>
      <w:ins w:author="常鸣" w:date="2014-07-03T14:27:00Z" w:id="17047">
        <w:r w:rsidR="009328EA">
          <w:t>#Allocation=ATP Software</w:t>
        </w:r>
      </w:ins>
    </w:p>
    <w:p w:rsidR="008C1F74" w:rsidP="008C1F74" w:rsidRDefault="009328EA">
      <w:pPr>
        <w:pStyle w:val="ReqtifyAltQ"/>
      </w:pPr>
      <w:ins w:author="常鸣" w:date="2014-07-03T14:27:00Z" w:id="17048">
        <w:r>
          <w:t>#S</w:t>
        </w:r>
      </w:ins>
      <w:r w:rsidRPr="008A1414" w:rsidR="008C1F74">
        <w:t>ource=</w:t>
      </w:r>
      <w:r w:rsidRPr="00765C7A" w:rsidR="008C1F74">
        <w:t>[iTC_CC-SyAD-</w:t>
      </w:r>
      <w:r w:rsidR="008C1F74">
        <w:rPr>
          <w:rFonts w:hint="eastAsia"/>
        </w:rPr>
        <w:t>0012]</w:t>
      </w:r>
    </w:p>
    <w:p w:rsidR="008C1F74" w:rsidP="008C1F74" w:rsidRDefault="008C1F74">
      <w:pPr>
        <w:pStyle w:val="ReqtifyAltQ"/>
      </w:pPr>
      <w:r w:rsidRPr="008A1414">
        <w:t>[End]</w:t>
      </w:r>
    </w:p>
    <w:p w:rsidR="008C1F74" w:rsidP="00161B8C" w:rsidRDefault="008C1F74"/>
    <w:p w:rsidRPr="003262A0" w:rsidR="00161B8C" w:rsidP="00161B8C" w:rsidRDefault="00161B8C"/>
    <w:p w:rsidR="00161B8C" w:rsidP="00161B8C" w:rsidRDefault="00161B8C">
      <w:pPr>
        <w:pStyle w:val="ReqtifyAltR"/>
      </w:pPr>
      <w:r w:rsidRPr="00972331">
        <w:t>[</w:t>
      </w:r>
      <w:r>
        <w:t>iTC_CC_ATP-SwRS-</w:t>
      </w:r>
      <w:r>
        <w:rPr>
          <w:rFonts w:hint="eastAsia"/>
        </w:rPr>
        <w:t>0046</w:t>
      </w:r>
      <w:r w:rsidRPr="00972331">
        <w:t>]</w:t>
      </w:r>
    </w:p>
    <w:p w:rsidR="00161B8C" w:rsidP="00C93484" w:rsidRDefault="00161B8C">
      <w:pPr>
        <w:pStyle w:val="Reqtify"/>
      </w:pPr>
      <w:r>
        <w:rPr>
          <w:rFonts w:hint="eastAsia"/>
        </w:rPr>
        <w:t>定时中断被激活后，在每次中断中对</w:t>
      </w:r>
      <w:bookmarkStart w:name="ImmediateNb" w:id="17049"/>
      <w:r w:rsidRPr="00003B3A">
        <w:rPr>
          <w:rStyle w:val="aff2"/>
          <w:rFonts w:hint="eastAsia"/>
        </w:rPr>
        <w:t>ImmediateNb</w:t>
      </w:r>
      <w:bookmarkEnd w:id="17049"/>
      <w:r>
        <w:rPr>
          <w:rFonts w:hint="eastAsia"/>
        </w:rPr>
        <w:t>，</w:t>
      </w:r>
      <w:bookmarkStart w:name="CycleSynchronized" w:id="17050"/>
      <w:r w:rsidRPr="003F37D3" w:rsidR="003F37D3">
        <w:rPr>
          <w:rStyle w:val="aff2"/>
        </w:rPr>
        <w:t>CycleSynchro</w:t>
      </w:r>
      <w:r w:rsidR="00EA4088">
        <w:rPr>
          <w:rStyle w:val="aff2"/>
          <w:rFonts w:hint="eastAsia"/>
        </w:rPr>
        <w:t>n</w:t>
      </w:r>
      <w:r w:rsidRPr="003F37D3" w:rsidR="003F37D3">
        <w:rPr>
          <w:rStyle w:val="aff2"/>
        </w:rPr>
        <w:t>ized</w:t>
      </w:r>
      <w:bookmarkEnd w:id="17050"/>
      <w:r>
        <w:rPr>
          <w:rFonts w:hint="eastAsia"/>
        </w:rPr>
        <w:t>，</w:t>
      </w:r>
      <w:bookmarkStart w:name="Trace" w:id="17051"/>
      <w:r w:rsidRPr="003F37D3" w:rsidR="00C02146">
        <w:rPr>
          <w:rStyle w:val="aff2"/>
        </w:rPr>
        <w:t>Trace</w:t>
      </w:r>
      <w:bookmarkEnd w:id="17051"/>
      <w:r w:rsidRPr="00C040AE">
        <w:rPr>
          <w:rFonts w:hint="eastAsia"/>
        </w:rPr>
        <w:t>，</w:t>
      </w:r>
      <w:bookmarkStart w:name="Dt" w:id="17052"/>
      <w:r>
        <w:rPr>
          <w:rStyle w:val="aff2"/>
          <w:rFonts w:hint="eastAsia"/>
        </w:rPr>
        <w:t>Dt</w:t>
      </w:r>
      <w:bookmarkEnd w:id="17052"/>
      <w:r>
        <w:rPr>
          <w:rFonts w:hint="eastAsia"/>
        </w:rPr>
        <w:t>和</w:t>
      </w:r>
      <w:bookmarkStart w:name="CycleBiasNb" w:id="17053"/>
      <w:r w:rsidRPr="00003B3A">
        <w:rPr>
          <w:rStyle w:val="aff2"/>
          <w:rFonts w:hint="eastAsia"/>
        </w:rPr>
        <w:t>CycleBiasNb</w:t>
      </w:r>
      <w:bookmarkEnd w:id="17053"/>
      <w:r>
        <w:rPr>
          <w:rFonts w:hint="eastAsia"/>
        </w:rPr>
        <w:t>进行更新：</w:t>
      </w:r>
    </w:p>
    <w:p w:rsidR="00161B8C" w:rsidP="00FA0FBB" w:rsidRDefault="00161B8C">
      <w:pPr>
        <w:pStyle w:val="AltX"/>
      </w:pPr>
      <w:r>
        <w:rPr>
          <w:rFonts w:hint="eastAsia"/>
        </w:rPr>
        <w:t>如果当前是上电后第一个中断：</w:t>
      </w:r>
      <w:r>
        <w:rPr>
          <w:rFonts w:hint="eastAsia"/>
        </w:rPr>
        <w:t>ATP</w:t>
      </w:r>
      <w:r>
        <w:rPr>
          <w:rFonts w:hint="eastAsia"/>
        </w:rPr>
        <w:t>需设置</w:t>
      </w:r>
      <w:r w:rsidRPr="00890E81">
        <w:rPr>
          <w:rStyle w:val="aff2"/>
          <w:rFonts w:hint="eastAsia"/>
        </w:rPr>
        <w:t>ImmediateNb</w:t>
      </w:r>
      <w:r>
        <w:rPr>
          <w:rFonts w:hint="eastAsia"/>
        </w:rPr>
        <w:t>为</w:t>
      </w:r>
      <w:r>
        <w:rPr>
          <w:rFonts w:hint="eastAsia"/>
        </w:rPr>
        <w:t>0</w:t>
      </w:r>
      <w:r>
        <w:rPr>
          <w:rFonts w:hint="eastAsia"/>
        </w:rPr>
        <w:t>，并根据所在的</w:t>
      </w:r>
      <w:r>
        <w:rPr>
          <w:rFonts w:hint="eastAsia"/>
        </w:rPr>
        <w:t>CPU</w:t>
      </w:r>
      <w:r>
        <w:rPr>
          <w:rFonts w:hint="eastAsia"/>
        </w:rPr>
        <w:t>初始化</w:t>
      </w:r>
      <w:r w:rsidRPr="00890E81">
        <w:rPr>
          <w:rStyle w:val="aff2"/>
        </w:rPr>
        <w:t>Trace</w:t>
      </w:r>
      <w:r>
        <w:rPr>
          <w:rFonts w:hint="eastAsia"/>
        </w:rPr>
        <w:t>，</w:t>
      </w:r>
      <w:r>
        <w:rPr>
          <w:rFonts w:hint="eastAsia"/>
        </w:rPr>
        <w:t>VCP</w:t>
      </w:r>
      <w:r>
        <w:rPr>
          <w:rFonts w:hint="eastAsia"/>
        </w:rPr>
        <w:t>的时间标签</w:t>
      </w:r>
      <w:r w:rsidRPr="00890E81">
        <w:rPr>
          <w:rStyle w:val="aff2"/>
          <w:rFonts w:hint="eastAsia"/>
        </w:rPr>
        <w:t>Dt</w:t>
      </w:r>
      <w:r>
        <w:rPr>
          <w:rFonts w:hint="eastAsia"/>
        </w:rPr>
        <w:t>，以及中间变量</w:t>
      </w:r>
      <w:r w:rsidRPr="00890E81">
        <w:rPr>
          <w:rStyle w:val="aff2"/>
          <w:rFonts w:hint="eastAsia"/>
        </w:rPr>
        <w:t>m</w:t>
      </w:r>
      <w:r>
        <w:rPr>
          <w:rFonts w:hint="eastAsia"/>
        </w:rPr>
        <w:t>：</w:t>
      </w:r>
    </w:p>
    <w:p w:rsidR="00161B8C" w:rsidP="000431E0" w:rsidRDefault="00161B8C">
      <w:pPr>
        <w:pStyle w:val="af7"/>
      </w:pPr>
      <w:r>
        <w:rPr>
          <w:rFonts w:hint="eastAsia"/>
        </w:rPr>
        <w:t>if (</w:t>
      </w:r>
      <w:hyperlink w:history="1" w:anchor="DataPlugContent">
        <w:r w:rsidR="003B253D">
          <w:rPr>
            <w:rStyle w:val="ac"/>
          </w:rPr>
          <w:t>DataPlugContent</w:t>
        </w:r>
      </w:hyperlink>
      <w:r>
        <w:rPr>
          <w:rFonts w:hint="eastAsia"/>
        </w:rPr>
        <w:t>.VLE</w:t>
      </w:r>
      <w:r w:rsidR="00354F88">
        <w:rPr>
          <w:rFonts w:hint="eastAsia"/>
        </w:rPr>
        <w:t>C</w:t>
      </w:r>
      <w:r>
        <w:rPr>
          <w:rFonts w:hint="eastAsia"/>
        </w:rPr>
        <w:t>pu</w:t>
      </w:r>
      <w:r w:rsidR="00354F88">
        <w:rPr>
          <w:rFonts w:hint="eastAsia"/>
        </w:rPr>
        <w:t>I</w:t>
      </w:r>
      <w:r>
        <w:rPr>
          <w:rFonts w:hint="eastAsia"/>
        </w:rPr>
        <w:t xml:space="preserve">d == </w:t>
      </w:r>
      <w:r w:rsidRPr="00AE7020">
        <w:rPr>
          <w:rStyle w:val="aff1"/>
          <w:rFonts w:hint="eastAsia"/>
        </w:rPr>
        <w:t>CPU1</w:t>
      </w:r>
      <w:r>
        <w:rPr>
          <w:rFonts w:hint="eastAsia"/>
        </w:rPr>
        <w:t>)</w:t>
      </w:r>
    </w:p>
    <w:p w:rsidRPr="00847CBB" w:rsidR="00161B8C" w:rsidP="000431E0" w:rsidRDefault="00161B8C">
      <w:pPr>
        <w:pStyle w:val="af7"/>
      </w:pPr>
      <w:r>
        <w:rPr>
          <w:rFonts w:hint="eastAsia"/>
        </w:rPr>
        <w:lastRenderedPageBreak/>
        <w:t xml:space="preserve"> </w:t>
      </w:r>
      <w:r w:rsidR="003928F2">
        <w:rPr>
          <w:rFonts w:hint="eastAsia"/>
        </w:rPr>
        <w:t xml:space="preserve">   </w:t>
      </w:r>
      <w:hyperlink w:history="1" w:anchor="Dt">
        <w:r w:rsidR="00C02146">
          <w:rPr>
            <w:rStyle w:val="ac"/>
          </w:rPr>
          <w:t>Dt</w:t>
        </w:r>
      </w:hyperlink>
      <w:r>
        <w:rPr>
          <w:rFonts w:hint="eastAsia"/>
        </w:rPr>
        <w:t xml:space="preserve"> = </w:t>
      </w:r>
      <w:r w:rsidRPr="007B38A4">
        <w:rPr>
          <w:rStyle w:val="aff1"/>
        </w:rPr>
        <w:t>CPU1_DT_INIT</w:t>
      </w:r>
    </w:p>
    <w:p w:rsidR="00161B8C" w:rsidP="000431E0" w:rsidRDefault="00161B8C">
      <w:pPr>
        <w:pStyle w:val="af7"/>
      </w:pPr>
      <w:r w:rsidRPr="00847CBB">
        <w:rPr>
          <w:rFonts w:hint="eastAsia"/>
        </w:rPr>
        <w:t xml:space="preserve"> </w:t>
      </w:r>
      <w:r w:rsidR="003928F2">
        <w:rPr>
          <w:rFonts w:hint="eastAsia"/>
        </w:rPr>
        <w:t xml:space="preserve">   </w:t>
      </w:r>
      <w:hyperlink w:history="1" w:anchor="Trace">
        <w:r w:rsidR="00C02146">
          <w:rPr>
            <w:rStyle w:val="ac"/>
          </w:rPr>
          <w:t>Trace</w:t>
        </w:r>
      </w:hyperlink>
      <w:r>
        <w:rPr>
          <w:rFonts w:hint="eastAsia"/>
        </w:rPr>
        <w:t xml:space="preserve"> = </w:t>
      </w:r>
      <w:r w:rsidRPr="007B38A4">
        <w:rPr>
          <w:rStyle w:val="aff1"/>
        </w:rPr>
        <w:t>CPU1_TRACE_0</w:t>
      </w:r>
      <w:r>
        <w:rPr>
          <w:rFonts w:hint="eastAsia"/>
        </w:rPr>
        <w:t xml:space="preserve"> ^ </w:t>
      </w:r>
      <w:hyperlink w:history="1" w:anchor="Dt">
        <w:r w:rsidR="00C02146">
          <w:rPr>
            <w:rStyle w:val="ac"/>
          </w:rPr>
          <w:t>Dt</w:t>
        </w:r>
      </w:hyperlink>
    </w:p>
    <w:p w:rsidR="00161B8C" w:rsidP="000431E0" w:rsidRDefault="00161B8C">
      <w:pPr>
        <w:pStyle w:val="af7"/>
      </w:pPr>
      <w:r w:rsidRPr="00B22C49">
        <w:rPr>
          <w:rFonts w:hint="eastAsia"/>
        </w:rPr>
        <w:t xml:space="preserve"> </w:t>
      </w:r>
      <w:r w:rsidR="003928F2">
        <w:rPr>
          <w:rFonts w:hint="eastAsia"/>
        </w:rPr>
        <w:t xml:space="preserve">   </w:t>
      </w:r>
      <w:r w:rsidRPr="00B22C49">
        <w:rPr>
          <w:rFonts w:hint="eastAsia"/>
        </w:rPr>
        <w:t>m = InversePDoperation(</w:t>
      </w:r>
      <w:r w:rsidRPr="00847CBB">
        <w:rPr>
          <w:rStyle w:val="aff1"/>
        </w:rPr>
        <w:t>CPU1_TRACE_0</w:t>
      </w:r>
      <w:r w:rsidRPr="00B22C49">
        <w:rPr>
          <w:rFonts w:hint="eastAsia"/>
        </w:rPr>
        <w:t xml:space="preserve">, </w:t>
      </w:r>
      <w:r w:rsidRPr="00847CBB">
        <w:rPr>
          <w:rStyle w:val="aff1"/>
        </w:rPr>
        <w:t>CPU1_TRACE_N</w:t>
      </w:r>
      <w:r w:rsidRPr="00B22C49">
        <w:rPr>
          <w:rFonts w:hint="eastAsia"/>
        </w:rPr>
        <w:t>)</w:t>
      </w:r>
    </w:p>
    <w:p w:rsidR="00161B8C" w:rsidP="000431E0" w:rsidRDefault="00161B8C">
      <w:pPr>
        <w:pStyle w:val="af7"/>
      </w:pPr>
      <w:r>
        <w:rPr>
          <w:rFonts w:hint="eastAsia"/>
        </w:rPr>
        <w:t>else:</w:t>
      </w:r>
    </w:p>
    <w:p w:rsidRPr="00F81CA1" w:rsidR="00161B8C" w:rsidP="000431E0" w:rsidRDefault="00161B8C">
      <w:pPr>
        <w:pStyle w:val="af7"/>
        <w:rPr>
          <w:lang w:val="fr-FR"/>
        </w:rPr>
      </w:pPr>
      <w:r>
        <w:rPr>
          <w:rFonts w:hint="eastAsia"/>
        </w:rPr>
        <w:t xml:space="preserve"> </w:t>
      </w:r>
      <w:r w:rsidR="003928F2">
        <w:rPr>
          <w:rFonts w:hint="eastAsia"/>
        </w:rPr>
        <w:t xml:space="preserve">   </w:t>
      </w:r>
      <w:hyperlink w:history="1" w:anchor="Dt">
        <w:r w:rsidRPr="00F81CA1" w:rsidR="00C02146">
          <w:rPr>
            <w:rStyle w:val="ac"/>
            <w:lang w:val="fr-FR"/>
          </w:rPr>
          <w:t>Dt</w:t>
        </w:r>
      </w:hyperlink>
      <w:r w:rsidRPr="00F81CA1">
        <w:rPr>
          <w:rFonts w:hint="eastAsia"/>
          <w:lang w:val="fr-FR"/>
        </w:rPr>
        <w:t xml:space="preserve"> = </w:t>
      </w:r>
      <w:r w:rsidRPr="00F81CA1">
        <w:rPr>
          <w:rStyle w:val="aff1"/>
          <w:rFonts w:hint="eastAsia"/>
          <w:lang w:val="fr-FR"/>
        </w:rPr>
        <w:t>CPU2_DT_INIT</w:t>
      </w:r>
    </w:p>
    <w:p w:rsidRPr="00F81CA1" w:rsidR="00161B8C" w:rsidP="000431E0" w:rsidRDefault="00161B8C">
      <w:pPr>
        <w:pStyle w:val="af7"/>
        <w:rPr>
          <w:lang w:val="fr-FR"/>
        </w:rPr>
      </w:pPr>
      <w:r w:rsidRPr="00F81CA1">
        <w:rPr>
          <w:rFonts w:hint="eastAsia"/>
          <w:lang w:val="fr-FR"/>
        </w:rPr>
        <w:t xml:space="preserve"> </w:t>
      </w:r>
      <w:r w:rsidRPr="00F81CA1" w:rsidR="003928F2">
        <w:rPr>
          <w:rFonts w:hint="eastAsia"/>
          <w:lang w:val="fr-FR"/>
        </w:rPr>
        <w:t xml:space="preserve">   </w:t>
      </w:r>
      <w:hyperlink w:history="1" w:anchor="Trace">
        <w:r w:rsidRPr="00F81CA1" w:rsidR="00C02146">
          <w:rPr>
            <w:rStyle w:val="ac"/>
            <w:lang w:val="fr-FR"/>
          </w:rPr>
          <w:t>Trace</w:t>
        </w:r>
      </w:hyperlink>
      <w:r w:rsidRPr="00F81CA1">
        <w:rPr>
          <w:rFonts w:hint="eastAsia"/>
          <w:lang w:val="fr-FR"/>
        </w:rPr>
        <w:t xml:space="preserve"> = </w:t>
      </w:r>
      <w:r w:rsidRPr="00F81CA1">
        <w:rPr>
          <w:rStyle w:val="aff1"/>
          <w:lang w:val="fr-FR"/>
        </w:rPr>
        <w:t>CPU2_TRACE_0</w:t>
      </w:r>
      <w:r w:rsidRPr="00F81CA1">
        <w:rPr>
          <w:rFonts w:hint="eastAsia"/>
          <w:lang w:val="fr-FR"/>
        </w:rPr>
        <w:t xml:space="preserve"> ^ </w:t>
      </w:r>
      <w:hyperlink w:history="1" w:anchor="Dt">
        <w:r w:rsidRPr="00F81CA1" w:rsidR="00C02146">
          <w:rPr>
            <w:rStyle w:val="ac"/>
            <w:lang w:val="fr-FR"/>
          </w:rPr>
          <w:t>Dt</w:t>
        </w:r>
      </w:hyperlink>
    </w:p>
    <w:p w:rsidRPr="00F81CA1" w:rsidR="00161B8C" w:rsidP="000431E0" w:rsidRDefault="00161B8C">
      <w:pPr>
        <w:pStyle w:val="af7"/>
        <w:rPr>
          <w:lang w:val="fr-FR"/>
        </w:rPr>
      </w:pPr>
      <w:r w:rsidRPr="00F81CA1">
        <w:rPr>
          <w:rFonts w:hint="eastAsia"/>
          <w:lang w:val="fr-FR"/>
        </w:rPr>
        <w:t xml:space="preserve"> </w:t>
      </w:r>
      <w:r w:rsidRPr="00F81CA1" w:rsidR="003928F2">
        <w:rPr>
          <w:rFonts w:hint="eastAsia"/>
          <w:lang w:val="fr-FR"/>
        </w:rPr>
        <w:t xml:space="preserve">   </w:t>
      </w:r>
      <w:r w:rsidRPr="00F81CA1">
        <w:rPr>
          <w:rFonts w:hint="eastAsia"/>
          <w:lang w:val="fr-FR"/>
        </w:rPr>
        <w:t>m = InversePDoperation(</w:t>
      </w:r>
      <w:r w:rsidRPr="00F81CA1">
        <w:rPr>
          <w:rStyle w:val="aff1"/>
          <w:lang w:val="fr-FR"/>
        </w:rPr>
        <w:t>CPU2_TRACE_0</w:t>
      </w:r>
      <w:r w:rsidRPr="00F81CA1">
        <w:rPr>
          <w:rFonts w:hint="eastAsia"/>
          <w:lang w:val="fr-FR"/>
        </w:rPr>
        <w:t xml:space="preserve">, </w:t>
      </w:r>
      <w:r w:rsidRPr="00F81CA1">
        <w:rPr>
          <w:rStyle w:val="aff1"/>
          <w:lang w:val="fr-FR"/>
        </w:rPr>
        <w:t>CPU</w:t>
      </w:r>
      <w:r w:rsidRPr="00F81CA1">
        <w:rPr>
          <w:rStyle w:val="aff1"/>
          <w:rFonts w:hint="eastAsia"/>
          <w:lang w:val="fr-FR"/>
        </w:rPr>
        <w:t>2</w:t>
      </w:r>
      <w:r w:rsidRPr="00F81CA1">
        <w:rPr>
          <w:rStyle w:val="aff1"/>
          <w:lang w:val="fr-FR"/>
        </w:rPr>
        <w:t>_TRACE_N</w:t>
      </w:r>
      <w:r w:rsidRPr="00F81CA1">
        <w:rPr>
          <w:rFonts w:hint="eastAsia"/>
          <w:lang w:val="fr-FR"/>
        </w:rPr>
        <w:t>)</w:t>
      </w:r>
    </w:p>
    <w:p w:rsidR="00161B8C" w:rsidP="00FA0FBB" w:rsidRDefault="00161B8C">
      <w:pPr>
        <w:pStyle w:val="AltX"/>
      </w:pPr>
      <w:r>
        <w:rPr>
          <w:rFonts w:hint="eastAsia"/>
        </w:rPr>
        <w:t>否则，如果</w:t>
      </w:r>
      <w:r w:rsidRPr="00890E81">
        <w:rPr>
          <w:rStyle w:val="aff2"/>
        </w:rPr>
        <w:t>ImmediateNb</w:t>
      </w:r>
      <w:r>
        <w:rPr>
          <w:rFonts w:hint="eastAsia"/>
        </w:rPr>
        <w:t xml:space="preserve"> = 0</w:t>
      </w:r>
      <w:r>
        <w:rPr>
          <w:rFonts w:hint="eastAsia"/>
        </w:rPr>
        <w:t>，而</w:t>
      </w:r>
      <w:hyperlink w:history="1" w:anchor="VitalTime">
        <w:r w:rsidRPr="008C1F74">
          <w:rPr>
            <w:rStyle w:val="ac"/>
            <w:rFonts w:hint="eastAsia"/>
          </w:rPr>
          <w:t>VitalTime</w:t>
        </w:r>
      </w:hyperlink>
      <w:r>
        <w:rPr>
          <w:rFonts w:hint="eastAsia"/>
        </w:rPr>
        <w:t>与上个中断相比仍然未发生变化，则</w:t>
      </w:r>
    </w:p>
    <w:p w:rsidR="00161B8C" w:rsidP="00161B8C" w:rsidRDefault="00161B8C">
      <w:pPr>
        <w:pStyle w:val="AltZ"/>
      </w:pPr>
      <w:r w:rsidRPr="00203373">
        <w:rPr>
          <w:rFonts w:hint="eastAsia"/>
        </w:rPr>
        <w:t>将</w:t>
      </w:r>
      <w:r w:rsidRPr="00890E81">
        <w:rPr>
          <w:rStyle w:val="aff2"/>
        </w:rPr>
        <w:t>CycleBiasNb</w:t>
      </w:r>
      <w:r w:rsidRPr="00203373">
        <w:rPr>
          <w:rFonts w:hint="eastAsia"/>
        </w:rPr>
        <w:t>加</w:t>
      </w:r>
      <w:r w:rsidRPr="00203373">
        <w:rPr>
          <w:rFonts w:hint="eastAsia"/>
        </w:rPr>
        <w:t>1</w:t>
      </w:r>
      <w:r w:rsidRPr="00203373">
        <w:rPr>
          <w:rFonts w:hint="eastAsia"/>
        </w:rPr>
        <w:t>。</w:t>
      </w:r>
    </w:p>
    <w:p w:rsidRPr="00203373" w:rsidR="00161B8C" w:rsidP="00161B8C" w:rsidRDefault="00161B8C">
      <w:pPr>
        <w:pStyle w:val="AltZ"/>
      </w:pPr>
      <w:r w:rsidRPr="00203373">
        <w:rPr>
          <w:rFonts w:hint="eastAsia"/>
        </w:rPr>
        <w:t>如果</w:t>
      </w:r>
      <w:r w:rsidRPr="00890E81">
        <w:rPr>
          <w:rStyle w:val="aff2"/>
        </w:rPr>
        <w:t>CycleBiasNb</w:t>
      </w:r>
      <w:r w:rsidRPr="00203373">
        <w:rPr>
          <w:rFonts w:hint="eastAsia"/>
        </w:rPr>
        <w:t xml:space="preserve"> &gt; 1</w:t>
      </w:r>
      <w:r w:rsidRPr="00203373">
        <w:rPr>
          <w:rFonts w:hint="eastAsia"/>
        </w:rPr>
        <w:t>，设置</w:t>
      </w:r>
      <w:hyperlink w:history="1" w:anchor="CycleSynchronized">
        <w:r w:rsidRPr="002B4F3F">
          <w:rPr>
            <w:rStyle w:val="ac"/>
            <w:rFonts w:cs="宋体"/>
            <w:noProof/>
          </w:rPr>
          <w:t>CycleSynchro</w:t>
        </w:r>
        <w:r w:rsidRPr="002B4F3F" w:rsidR="002B4F3F">
          <w:rPr>
            <w:rStyle w:val="ac"/>
            <w:rFonts w:hint="eastAsia" w:cs="宋体"/>
            <w:noProof/>
          </w:rPr>
          <w:t>n</w:t>
        </w:r>
        <w:r w:rsidRPr="002B4F3F">
          <w:rPr>
            <w:rStyle w:val="ac"/>
            <w:rFonts w:cs="宋体"/>
            <w:noProof/>
          </w:rPr>
          <w:t>ized</w:t>
        </w:r>
      </w:hyperlink>
      <w:r w:rsidRPr="00203373">
        <w:rPr>
          <w:rFonts w:hint="eastAsia"/>
        </w:rPr>
        <w:t>为</w:t>
      </w:r>
      <w:r>
        <w:rPr>
          <w:rStyle w:val="aff1"/>
        </w:rPr>
        <w:t>False</w:t>
      </w:r>
      <w:r w:rsidRPr="00203373">
        <w:rPr>
          <w:rFonts w:hint="eastAsia"/>
        </w:rPr>
        <w:t>；</w:t>
      </w:r>
    </w:p>
    <w:p w:rsidR="00161B8C" w:rsidP="00FA0FBB" w:rsidRDefault="00161B8C">
      <w:pPr>
        <w:pStyle w:val="AltX"/>
      </w:pPr>
      <w:r>
        <w:rPr>
          <w:rFonts w:hint="eastAsia"/>
        </w:rPr>
        <w:t>否则，如果</w:t>
      </w:r>
      <w:r w:rsidRPr="00890E81">
        <w:rPr>
          <w:rStyle w:val="aff2"/>
        </w:rPr>
        <w:t>ImmediateNb</w:t>
      </w:r>
      <w:r>
        <w:rPr>
          <w:rFonts w:hint="eastAsia"/>
        </w:rPr>
        <w:t xml:space="preserve"> = 0</w:t>
      </w:r>
      <w:r>
        <w:rPr>
          <w:rFonts w:hint="eastAsia"/>
        </w:rPr>
        <w:t>，而</w:t>
      </w:r>
      <w:hyperlink w:history="1" w:anchor="VitalTime">
        <w:r w:rsidRPr="008C1F74" w:rsidR="008C1F74">
          <w:rPr>
            <w:rStyle w:val="ac"/>
            <w:rFonts w:hint="eastAsia"/>
          </w:rPr>
          <w:t>VitalTime</w:t>
        </w:r>
      </w:hyperlink>
      <w:r>
        <w:rPr>
          <w:rFonts w:hint="eastAsia"/>
        </w:rPr>
        <w:t>与上个中断相比发生了变化，则</w:t>
      </w:r>
    </w:p>
    <w:p w:rsidR="00161B8C" w:rsidP="00161B8C" w:rsidRDefault="00161B8C">
      <w:pPr>
        <w:pStyle w:val="AltZ"/>
      </w:pPr>
      <w:r w:rsidRPr="00203373">
        <w:rPr>
          <w:rFonts w:hint="eastAsia"/>
        </w:rPr>
        <w:t>令</w:t>
      </w:r>
      <w:r w:rsidRPr="00890E81">
        <w:rPr>
          <w:rStyle w:val="aff2"/>
        </w:rPr>
        <w:t>ImmediateNb</w:t>
      </w:r>
      <w:r>
        <w:rPr>
          <w:rFonts w:hint="eastAsia"/>
        </w:rPr>
        <w:t xml:space="preserve"> =</w:t>
      </w:r>
      <w:r w:rsidRPr="00203373">
        <w:rPr>
          <w:rFonts w:hint="eastAsia"/>
        </w:rPr>
        <w:t xml:space="preserve"> 1</w:t>
      </w:r>
      <w:r w:rsidRPr="00203373">
        <w:rPr>
          <w:rFonts w:hint="eastAsia"/>
        </w:rPr>
        <w:t>；</w:t>
      </w:r>
    </w:p>
    <w:p w:rsidRPr="00203373" w:rsidR="00161B8C" w:rsidP="00161B8C" w:rsidRDefault="00161B8C">
      <w:pPr>
        <w:pStyle w:val="AltZ"/>
      </w:pPr>
      <w:r>
        <w:rPr>
          <w:rFonts w:hint="eastAsia"/>
        </w:rPr>
        <w:t>令</w:t>
      </w:r>
      <w:r w:rsidRPr="00890E81">
        <w:rPr>
          <w:rStyle w:val="aff2"/>
        </w:rPr>
        <w:t>Trace</w:t>
      </w:r>
      <w:r>
        <w:rPr>
          <w:rFonts w:hint="eastAsia"/>
        </w:rPr>
        <w:t xml:space="preserve"> = PDoperationDt(</w:t>
      </w:r>
      <w:hyperlink w:history="1" w:anchor="Trace">
        <w:r w:rsidR="00C02146">
          <w:rPr>
            <w:rStyle w:val="ac"/>
          </w:rPr>
          <w:t>Trace</w:t>
        </w:r>
      </w:hyperlink>
      <w:r>
        <w:rPr>
          <w:rFonts w:hint="eastAsia"/>
        </w:rPr>
        <w:t>，</w:t>
      </w:r>
      <w:r w:rsidRPr="00D62CAD">
        <w:rPr>
          <w:rStyle w:val="aff1"/>
          <w:rFonts w:hint="eastAsia"/>
        </w:rPr>
        <w:t>Bi</w:t>
      </w:r>
      <w:r w:rsidRPr="00D62CAD">
        <w:rPr>
          <w:rFonts w:hint="eastAsia"/>
        </w:rPr>
        <w:t>[</w:t>
      </w:r>
      <w:hyperlink w:history="1" w:anchor="ImmediateNb">
        <w:r w:rsidR="00A41E55">
          <w:rPr>
            <w:rStyle w:val="ac"/>
          </w:rPr>
          <w:t>ImmediateNb</w:t>
        </w:r>
      </w:hyperlink>
      <w:r>
        <w:rPr>
          <w:rFonts w:hint="eastAsia"/>
        </w:rPr>
        <w:t xml:space="preserve">], </w:t>
      </w:r>
      <w:hyperlink w:history="1" w:anchor="Dt">
        <w:r w:rsidR="00C02146">
          <w:rPr>
            <w:rStyle w:val="ac"/>
          </w:rPr>
          <w:t>Dt</w:t>
        </w:r>
      </w:hyperlink>
      <w:r>
        <w:rPr>
          <w:rFonts w:hint="eastAsia"/>
        </w:rPr>
        <w:t>)</w:t>
      </w:r>
    </w:p>
    <w:p w:rsidR="00161B8C" w:rsidP="00161B8C" w:rsidRDefault="00161B8C">
      <w:pPr>
        <w:pStyle w:val="AltZ"/>
      </w:pPr>
      <w:r w:rsidRPr="00203373">
        <w:rPr>
          <w:rFonts w:hint="eastAsia"/>
        </w:rPr>
        <w:t>设置</w:t>
      </w:r>
      <w:r w:rsidRPr="00890E81">
        <w:rPr>
          <w:rStyle w:val="aff2"/>
        </w:rPr>
        <w:t>CycleBiasNb</w:t>
      </w:r>
      <w:r w:rsidRPr="00203373">
        <w:rPr>
          <w:rFonts w:hint="eastAsia"/>
        </w:rPr>
        <w:t xml:space="preserve"> = 0</w:t>
      </w:r>
      <w:r w:rsidRPr="00203373">
        <w:rPr>
          <w:rFonts w:hint="eastAsia"/>
        </w:rPr>
        <w:t>，而且</w:t>
      </w:r>
      <w:hyperlink w:history="1" w:anchor="CycleSynchronized">
        <w:r w:rsidRPr="002B4F3F" w:rsidR="002B4F3F">
          <w:rPr>
            <w:rStyle w:val="ac"/>
          </w:rPr>
          <w:t>CycleSynchro</w:t>
        </w:r>
        <w:r w:rsidRPr="002B4F3F" w:rsidR="002B4F3F">
          <w:rPr>
            <w:rStyle w:val="ac"/>
            <w:rFonts w:hint="eastAsia"/>
          </w:rPr>
          <w:t>n</w:t>
        </w:r>
        <w:r w:rsidRPr="002B4F3F" w:rsidR="002B4F3F">
          <w:rPr>
            <w:rStyle w:val="ac"/>
          </w:rPr>
          <w:t>ized</w:t>
        </w:r>
      </w:hyperlink>
      <w:r w:rsidRPr="00203373">
        <w:rPr>
          <w:rFonts w:hint="eastAsia"/>
        </w:rPr>
        <w:t>为</w:t>
      </w:r>
      <w:r>
        <w:rPr>
          <w:rStyle w:val="aff1"/>
          <w:rFonts w:hint="eastAsia"/>
        </w:rPr>
        <w:t>True</w:t>
      </w:r>
      <w:r w:rsidRPr="00203373">
        <w:rPr>
          <w:rFonts w:hint="eastAsia"/>
        </w:rPr>
        <w:t>.</w:t>
      </w:r>
    </w:p>
    <w:p w:rsidR="008C1F74" w:rsidP="00161B8C" w:rsidRDefault="008C1F74">
      <w:pPr>
        <w:pStyle w:val="AltZ"/>
      </w:pPr>
      <w:r>
        <w:rPr>
          <w:rFonts w:hint="eastAsia"/>
        </w:rPr>
        <w:t>使用</w:t>
      </w:r>
      <w:bookmarkStart w:name="LockedImmediateCounter" w:id="17054"/>
      <w:r w:rsidRPr="008C1F74">
        <w:rPr>
          <w:rStyle w:val="aff2"/>
          <w:rFonts w:hint="eastAsia"/>
        </w:rPr>
        <w:t>LockedImmediateCounter</w:t>
      </w:r>
      <w:bookmarkEnd w:id="17054"/>
      <w:r>
        <w:rPr>
          <w:rFonts w:hint="eastAsia"/>
        </w:rPr>
        <w:t>锁存此时的</w:t>
      </w:r>
      <w:hyperlink w:history="1" w:anchor="ImmediateCounter">
        <w:r w:rsidRPr="008C1F74">
          <w:rPr>
            <w:rStyle w:val="ac"/>
            <w:rFonts w:hint="eastAsia"/>
          </w:rPr>
          <w:t>ImmediateCounter</w:t>
        </w:r>
      </w:hyperlink>
      <w:r>
        <w:rPr>
          <w:rFonts w:hint="eastAsia"/>
        </w:rPr>
        <w:t>值，作为新周期初始的中断号。</w:t>
      </w:r>
    </w:p>
    <w:p w:rsidR="00161B8C" w:rsidP="00FA0FBB" w:rsidRDefault="00161B8C">
      <w:pPr>
        <w:pStyle w:val="AltX"/>
      </w:pPr>
      <w:r>
        <w:rPr>
          <w:rFonts w:hint="eastAsia"/>
        </w:rPr>
        <w:t>否则，</w:t>
      </w:r>
    </w:p>
    <w:p w:rsidR="00161B8C" w:rsidP="00161B8C" w:rsidRDefault="00161B8C">
      <w:pPr>
        <w:pStyle w:val="AltZ"/>
      </w:pPr>
      <w:r>
        <w:rPr>
          <w:rFonts w:hint="eastAsia"/>
        </w:rPr>
        <w:t>将</w:t>
      </w:r>
      <w:r w:rsidRPr="00890E81">
        <w:rPr>
          <w:rStyle w:val="aff2"/>
        </w:rPr>
        <w:t>ImmediateNb</w:t>
      </w:r>
      <w:r>
        <w:rPr>
          <w:rFonts w:hint="eastAsia"/>
        </w:rPr>
        <w:t>的值加</w:t>
      </w:r>
      <w:r>
        <w:rPr>
          <w:rFonts w:hint="eastAsia"/>
        </w:rPr>
        <w:t>1</w:t>
      </w:r>
      <w:r>
        <w:rPr>
          <w:rFonts w:hint="eastAsia"/>
        </w:rPr>
        <w:t>；</w:t>
      </w:r>
    </w:p>
    <w:p w:rsidR="00161B8C" w:rsidP="00161B8C" w:rsidRDefault="00161B8C">
      <w:pPr>
        <w:pStyle w:val="AltZ"/>
      </w:pPr>
      <w:r>
        <w:t>令</w:t>
      </w:r>
      <w:r w:rsidRPr="00890E81">
        <w:rPr>
          <w:rStyle w:val="aff2"/>
        </w:rPr>
        <w:t>Trace</w:t>
      </w:r>
      <w:r>
        <w:rPr>
          <w:rFonts w:hint="eastAsia"/>
        </w:rPr>
        <w:t xml:space="preserve"> = PDoperationDt(</w:t>
      </w:r>
      <w:hyperlink w:history="1" w:anchor="Trace">
        <w:r w:rsidR="00C02146">
          <w:rPr>
            <w:rStyle w:val="ac"/>
          </w:rPr>
          <w:t>Trace</w:t>
        </w:r>
      </w:hyperlink>
      <w:r w:rsidR="005E5A04">
        <w:rPr>
          <w:rFonts w:hint="eastAsia"/>
        </w:rPr>
        <w:t>,</w:t>
      </w:r>
      <w:r>
        <w:rPr>
          <w:rFonts w:hint="eastAsia"/>
        </w:rPr>
        <w:t xml:space="preserve"> </w:t>
      </w:r>
      <w:r w:rsidRPr="0046063C">
        <w:rPr>
          <w:rStyle w:val="aff1"/>
          <w:rFonts w:hint="eastAsia"/>
        </w:rPr>
        <w:t>Bi</w:t>
      </w:r>
      <w:r>
        <w:rPr>
          <w:rFonts w:hint="eastAsia"/>
        </w:rPr>
        <w:t>[</w:t>
      </w:r>
      <w:hyperlink w:history="1" w:anchor="ImmediateNb">
        <w:r w:rsidR="00A41E55">
          <w:rPr>
            <w:rStyle w:val="ac"/>
          </w:rPr>
          <w:t>ImmediateNb</w:t>
        </w:r>
      </w:hyperlink>
      <w:r>
        <w:rPr>
          <w:rFonts w:hint="eastAsia"/>
        </w:rPr>
        <w:t xml:space="preserve">], </w:t>
      </w:r>
      <w:hyperlink w:history="1" w:anchor="Dt">
        <w:r w:rsidR="00C02146">
          <w:rPr>
            <w:rStyle w:val="ac"/>
          </w:rPr>
          <w:t>Dt</w:t>
        </w:r>
      </w:hyperlink>
      <w:r>
        <w:rPr>
          <w:rFonts w:hint="eastAsia"/>
        </w:rPr>
        <w:t>)</w:t>
      </w:r>
      <w:r>
        <w:rPr>
          <w:rFonts w:hint="eastAsia"/>
        </w:rPr>
        <w:t>；</w:t>
      </w:r>
    </w:p>
    <w:p w:rsidR="00161B8C" w:rsidP="00161B8C" w:rsidRDefault="00161B8C">
      <w:pPr>
        <w:pStyle w:val="AltZ"/>
      </w:pPr>
      <w:r>
        <w:rPr>
          <w:rFonts w:hint="eastAsia"/>
        </w:rPr>
        <w:t>如果</w:t>
      </w:r>
      <w:r w:rsidRPr="00890E81">
        <w:rPr>
          <w:rStyle w:val="aff2"/>
        </w:rPr>
        <w:t>ImmediateNb</w:t>
      </w:r>
      <w:r>
        <w:rPr>
          <w:rFonts w:hint="eastAsia"/>
        </w:rPr>
        <w:t xml:space="preserve"> &gt; (</w:t>
      </w:r>
      <w:r w:rsidRPr="00B36AB3">
        <w:rPr>
          <w:rStyle w:val="aff1"/>
          <w:rFonts w:hint="eastAsia"/>
        </w:rPr>
        <w:t>ATP_INTERRUPT_NB</w:t>
      </w:r>
      <w:r>
        <w:rPr>
          <w:rFonts w:hint="eastAsia"/>
        </w:rPr>
        <w:t>-1)</w:t>
      </w:r>
      <w:r>
        <w:rPr>
          <w:rFonts w:hint="eastAsia"/>
        </w:rPr>
        <w:t>，则设置</w:t>
      </w:r>
      <w:r w:rsidRPr="00890E81">
        <w:rPr>
          <w:rStyle w:val="aff2"/>
        </w:rPr>
        <w:t>ImmediateNb</w:t>
      </w:r>
      <w:r>
        <w:rPr>
          <w:rFonts w:hint="eastAsia"/>
        </w:rPr>
        <w:t xml:space="preserve"> = 0</w:t>
      </w:r>
      <w:r>
        <w:rPr>
          <w:rFonts w:hint="eastAsia"/>
        </w:rPr>
        <w:t>；并令</w:t>
      </w:r>
      <w:r w:rsidRPr="00890E81">
        <w:rPr>
          <w:rStyle w:val="aff2"/>
        </w:rPr>
        <w:t>Trace</w:t>
      </w:r>
      <w:r>
        <w:rPr>
          <w:rFonts w:hint="eastAsia"/>
        </w:rPr>
        <w:t xml:space="preserve"> = PDoperation(</w:t>
      </w:r>
      <w:hyperlink w:history="1" w:anchor="Trace">
        <w:r w:rsidR="00C02146">
          <w:rPr>
            <w:rStyle w:val="ac"/>
          </w:rPr>
          <w:t>Trace</w:t>
        </w:r>
      </w:hyperlink>
      <w:r>
        <w:rPr>
          <w:rFonts w:hint="eastAsia"/>
        </w:rPr>
        <w:t>，</w:t>
      </w:r>
      <w:r w:rsidRPr="00890E81">
        <w:rPr>
          <w:rStyle w:val="aff2"/>
          <w:rFonts w:hint="eastAsia"/>
        </w:rPr>
        <w:t>m</w:t>
      </w:r>
      <w:r>
        <w:rPr>
          <w:rFonts w:hint="eastAsia"/>
        </w:rPr>
        <w:t>)</w:t>
      </w:r>
      <w:r>
        <w:rPr>
          <w:rFonts w:hint="eastAsia"/>
        </w:rPr>
        <w:t>，令</w:t>
      </w:r>
      <w:r w:rsidRPr="00890E81">
        <w:rPr>
          <w:rStyle w:val="aff2"/>
          <w:rFonts w:hint="eastAsia"/>
        </w:rPr>
        <w:t>Dt</w:t>
      </w:r>
      <w:r>
        <w:rPr>
          <w:rFonts w:hint="eastAsia"/>
        </w:rPr>
        <w:t xml:space="preserve"> = PDoperation(</w:t>
      </w:r>
      <w:hyperlink w:history="1" w:anchor="Dt">
        <w:r w:rsidR="00C02146">
          <w:rPr>
            <w:rStyle w:val="ac"/>
          </w:rPr>
          <w:t>Dt</w:t>
        </w:r>
      </w:hyperlink>
      <w:r>
        <w:rPr>
          <w:rFonts w:hint="eastAsia"/>
        </w:rPr>
        <w:t>, 0)</w:t>
      </w:r>
    </w:p>
    <w:p w:rsidR="00161B8C" w:rsidP="00C93484" w:rsidRDefault="00161B8C">
      <w:pPr>
        <w:pStyle w:val="Reqtify"/>
      </w:pPr>
    </w:p>
    <w:p w:rsidRPr="00E4057A" w:rsidR="00161B8C" w:rsidP="00C93484" w:rsidRDefault="00161B8C">
      <w:pPr>
        <w:pStyle w:val="Reqtify"/>
      </w:pPr>
      <w:r>
        <w:rPr>
          <w:rFonts w:hint="eastAsia"/>
        </w:rPr>
        <w:t>When</w:t>
      </w:r>
      <w:r w:rsidRPr="00E4057A">
        <w:rPr>
          <w:rFonts w:hint="eastAsia"/>
        </w:rPr>
        <w:t xml:space="preserve"> </w:t>
      </w:r>
      <w:r>
        <w:rPr>
          <w:rFonts w:hint="eastAsia"/>
        </w:rPr>
        <w:t>the</w:t>
      </w:r>
      <w:r w:rsidRPr="00E4057A">
        <w:rPr>
          <w:rFonts w:hint="eastAsia"/>
        </w:rPr>
        <w:t xml:space="preserve"> fixed-time interrupt triggered, ATP </w:t>
      </w:r>
      <w:r>
        <w:rPr>
          <w:rFonts w:hint="eastAsia"/>
        </w:rPr>
        <w:t>shall</w:t>
      </w:r>
      <w:r w:rsidRPr="00E4057A">
        <w:rPr>
          <w:rFonts w:hint="eastAsia"/>
        </w:rPr>
        <w:t xml:space="preserve"> update the </w:t>
      </w:r>
      <w:hyperlink w:history="1" w:anchor="ImmediateNb">
        <w:r w:rsidR="00A41E55">
          <w:rPr>
            <w:rStyle w:val="ac"/>
          </w:rPr>
          <w:t>ImmediateNb</w:t>
        </w:r>
      </w:hyperlink>
      <w:r w:rsidRPr="00E4057A">
        <w:rPr>
          <w:rFonts w:hint="eastAsia"/>
        </w:rPr>
        <w:t>，</w:t>
      </w:r>
      <w:hyperlink w:history="1" w:anchor="CycleSynchroized">
        <w:hyperlink w:history="1" w:anchor="CycleSynchronized">
          <w:r w:rsidRPr="002B4F3F" w:rsidR="002B4F3F">
            <w:rPr>
              <w:rStyle w:val="ac"/>
            </w:rPr>
            <w:t>CycleSynchro</w:t>
          </w:r>
          <w:r w:rsidRPr="002B4F3F" w:rsidR="002B4F3F">
            <w:rPr>
              <w:rStyle w:val="ac"/>
              <w:rFonts w:hint="eastAsia"/>
            </w:rPr>
            <w:t>n</w:t>
          </w:r>
          <w:r w:rsidRPr="002B4F3F" w:rsidR="002B4F3F">
            <w:rPr>
              <w:rStyle w:val="ac"/>
            </w:rPr>
            <w:t>ized</w:t>
          </w:r>
        </w:hyperlink>
      </w:hyperlink>
      <w:r>
        <w:rPr>
          <w:rFonts w:hint="eastAsia"/>
        </w:rPr>
        <w:t xml:space="preserve">, </w:t>
      </w:r>
      <w:hyperlink w:history="1" w:anchor="Trace">
        <w:r w:rsidR="00C02146">
          <w:rPr>
            <w:rStyle w:val="ac"/>
          </w:rPr>
          <w:t>Trace</w:t>
        </w:r>
      </w:hyperlink>
      <w:r>
        <w:rPr>
          <w:rFonts w:hint="eastAsia"/>
        </w:rPr>
        <w:t xml:space="preserve">, </w:t>
      </w:r>
      <w:hyperlink w:history="1" w:anchor="Dt">
        <w:r w:rsidR="00C02146">
          <w:rPr>
            <w:rStyle w:val="ac"/>
          </w:rPr>
          <w:t>Dt</w:t>
        </w:r>
      </w:hyperlink>
      <w:r w:rsidRPr="00E4057A">
        <w:rPr>
          <w:rFonts w:hint="eastAsia"/>
        </w:rPr>
        <w:t xml:space="preserve"> and </w:t>
      </w:r>
      <w:hyperlink w:history="1" w:anchor="CycleBiasNb">
        <w:r w:rsidR="00C02146">
          <w:rPr>
            <w:rStyle w:val="ac"/>
          </w:rPr>
          <w:t>CycleBiasNb</w:t>
        </w:r>
      </w:hyperlink>
      <w:r w:rsidRPr="00E4057A">
        <w:rPr>
          <w:rFonts w:hint="eastAsia"/>
        </w:rPr>
        <w:t xml:space="preserve">. </w:t>
      </w:r>
    </w:p>
    <w:p w:rsidR="00161B8C" w:rsidP="00FA0FBB" w:rsidRDefault="00161B8C">
      <w:pPr>
        <w:pStyle w:val="AltX"/>
      </w:pPr>
      <w:r w:rsidRPr="00AE7020">
        <w:rPr>
          <w:rFonts w:hint="eastAsia"/>
        </w:rPr>
        <w:t xml:space="preserve">If </w:t>
      </w:r>
      <w:r>
        <w:rPr>
          <w:rFonts w:hint="eastAsia"/>
        </w:rPr>
        <w:t>it</w:t>
      </w:r>
      <w:r w:rsidRPr="00AE7020">
        <w:rPr>
          <w:rFonts w:hint="eastAsia"/>
        </w:rPr>
        <w:t xml:space="preserve"> is the first interrupt after powered up, ATP </w:t>
      </w:r>
      <w:r>
        <w:rPr>
          <w:rFonts w:hint="eastAsia"/>
        </w:rPr>
        <w:t>shall</w:t>
      </w:r>
      <w:r w:rsidRPr="00AE7020">
        <w:rPr>
          <w:rFonts w:hint="eastAsia"/>
        </w:rPr>
        <w:t xml:space="preserve"> set </w:t>
      </w:r>
      <w:hyperlink w:history="1" w:anchor="ImmediateNb">
        <w:r w:rsidR="00A41E55">
          <w:rPr>
            <w:rStyle w:val="ac"/>
          </w:rPr>
          <w:t>ImmediateNb</w:t>
        </w:r>
      </w:hyperlink>
      <w:r w:rsidRPr="00AE7020">
        <w:rPr>
          <w:rFonts w:hint="eastAsia"/>
        </w:rPr>
        <w:t xml:space="preserve"> as </w:t>
      </w:r>
      <w:r>
        <w:rPr>
          <w:rFonts w:hint="eastAsia"/>
        </w:rPr>
        <w:t>zero</w:t>
      </w:r>
      <w:r w:rsidRPr="00AE7020">
        <w:rPr>
          <w:rFonts w:hint="eastAsia"/>
        </w:rPr>
        <w:t>，</w:t>
      </w:r>
      <w:r w:rsidRPr="00AE7020">
        <w:rPr>
          <w:rFonts w:hint="eastAsia"/>
        </w:rPr>
        <w:t>and initia</w:t>
      </w:r>
      <w:r>
        <w:rPr>
          <w:rFonts w:hint="eastAsia"/>
        </w:rPr>
        <w:t>lize</w:t>
      </w:r>
      <w:r w:rsidRPr="00AE7020">
        <w:rPr>
          <w:rFonts w:hint="eastAsia"/>
        </w:rPr>
        <w:t xml:space="preserve"> </w:t>
      </w:r>
      <w:r>
        <w:rPr>
          <w:rFonts w:hint="eastAsia"/>
        </w:rPr>
        <w:t xml:space="preserve">the </w:t>
      </w:r>
      <w:hyperlink w:history="1" w:anchor="Trace">
        <w:r w:rsidR="00C02146">
          <w:rPr>
            <w:rStyle w:val="ac"/>
          </w:rPr>
          <w:t>Trace</w:t>
        </w:r>
      </w:hyperlink>
      <w:r>
        <w:rPr>
          <w:rFonts w:hint="eastAsia"/>
        </w:rPr>
        <w:t xml:space="preserve">, </w:t>
      </w:r>
      <w:hyperlink w:history="1" w:anchor="Dt">
        <w:r w:rsidR="00C02146">
          <w:rPr>
            <w:rStyle w:val="ac"/>
          </w:rPr>
          <w:t>Dt</w:t>
        </w:r>
      </w:hyperlink>
      <w:r>
        <w:rPr>
          <w:rFonts w:hint="eastAsia"/>
        </w:rPr>
        <w:t xml:space="preserve"> (</w:t>
      </w:r>
      <w:r w:rsidRPr="00AE7020">
        <w:rPr>
          <w:rFonts w:hint="eastAsia"/>
        </w:rPr>
        <w:t xml:space="preserve">the </w:t>
      </w:r>
      <w:r>
        <w:rPr>
          <w:rFonts w:hint="eastAsia"/>
        </w:rPr>
        <w:t>dynamic</w:t>
      </w:r>
      <w:r w:rsidRPr="00AE7020">
        <w:rPr>
          <w:rFonts w:hint="eastAsia"/>
        </w:rPr>
        <w:t xml:space="preserve"> </w:t>
      </w:r>
      <w:r>
        <w:rPr>
          <w:rFonts w:hint="eastAsia"/>
        </w:rPr>
        <w:t>time</w:t>
      </w:r>
      <w:r w:rsidRPr="00AE7020">
        <w:rPr>
          <w:rFonts w:hint="eastAsia"/>
        </w:rPr>
        <w:t xml:space="preserve"> of VCP</w:t>
      </w:r>
      <w:r>
        <w:rPr>
          <w:rFonts w:hint="eastAsia"/>
        </w:rPr>
        <w:t xml:space="preserve">), </w:t>
      </w:r>
      <w:r w:rsidRPr="00AE7020">
        <w:rPr>
          <w:rFonts w:hint="eastAsia"/>
        </w:rPr>
        <w:t xml:space="preserve">and the </w:t>
      </w:r>
      <w:r w:rsidRPr="00AE7020" w:rsidR="002F5731">
        <w:t>middle</w:t>
      </w:r>
      <w:r w:rsidRPr="00AE7020">
        <w:rPr>
          <w:rFonts w:hint="eastAsia"/>
        </w:rPr>
        <w:t xml:space="preserve"> variables </w:t>
      </w:r>
      <w:r w:rsidRPr="00AE7020">
        <w:rPr>
          <w:rStyle w:val="aff2"/>
          <w:rFonts w:hint="eastAsia"/>
        </w:rPr>
        <w:t>m</w:t>
      </w:r>
      <w:r>
        <w:rPr>
          <w:rFonts w:hint="eastAsia"/>
        </w:rPr>
        <w:t xml:space="preserve"> </w:t>
      </w:r>
      <w:r w:rsidRPr="00AE7020">
        <w:rPr>
          <w:rFonts w:hint="eastAsia"/>
        </w:rPr>
        <w:t>based on CPU</w:t>
      </w:r>
      <w:r>
        <w:rPr>
          <w:rFonts w:hint="eastAsia"/>
        </w:rPr>
        <w:t>.</w:t>
      </w:r>
    </w:p>
    <w:p w:rsidR="00161B8C" w:rsidP="000431E0" w:rsidRDefault="00161B8C">
      <w:pPr>
        <w:pStyle w:val="af7"/>
      </w:pPr>
      <w:r>
        <w:rPr>
          <w:rFonts w:hint="eastAsia"/>
        </w:rPr>
        <w:t>if (</w:t>
      </w:r>
      <w:hyperlink w:history="1" w:anchor="DataPlugContent">
        <w:r w:rsidR="003B253D">
          <w:rPr>
            <w:rStyle w:val="ac"/>
          </w:rPr>
          <w:t>DataPlugContent</w:t>
        </w:r>
      </w:hyperlink>
      <w:r>
        <w:rPr>
          <w:rFonts w:hint="eastAsia"/>
        </w:rPr>
        <w:t>.VLE</w:t>
      </w:r>
      <w:r w:rsidR="00354F88">
        <w:rPr>
          <w:rFonts w:hint="eastAsia"/>
        </w:rPr>
        <w:t>C</w:t>
      </w:r>
      <w:r>
        <w:rPr>
          <w:rFonts w:hint="eastAsia"/>
        </w:rPr>
        <w:t>pu</w:t>
      </w:r>
      <w:r w:rsidR="00354F88">
        <w:rPr>
          <w:rFonts w:hint="eastAsia"/>
        </w:rPr>
        <w:t>I</w:t>
      </w:r>
      <w:r>
        <w:rPr>
          <w:rFonts w:hint="eastAsia"/>
        </w:rPr>
        <w:t xml:space="preserve">d == </w:t>
      </w:r>
      <w:r w:rsidRPr="00AE7020">
        <w:rPr>
          <w:rStyle w:val="aff1"/>
          <w:rFonts w:hint="eastAsia"/>
        </w:rPr>
        <w:t>CPU1</w:t>
      </w:r>
      <w:r>
        <w:rPr>
          <w:rFonts w:hint="eastAsia"/>
        </w:rPr>
        <w:t>)</w:t>
      </w:r>
    </w:p>
    <w:p w:rsidR="00161B8C" w:rsidP="000431E0" w:rsidRDefault="00161B8C">
      <w:pPr>
        <w:pStyle w:val="af7"/>
        <w:rPr>
          <w:rStyle w:val="aff1"/>
        </w:rPr>
      </w:pPr>
      <w:r>
        <w:rPr>
          <w:rFonts w:hint="eastAsia"/>
        </w:rPr>
        <w:t xml:space="preserve"> </w:t>
      </w:r>
      <w:r w:rsidR="003928F2">
        <w:rPr>
          <w:rFonts w:hint="eastAsia"/>
        </w:rPr>
        <w:t xml:space="preserve">   </w:t>
      </w:r>
      <w:hyperlink w:history="1" w:anchor="Dt">
        <w:r w:rsidR="00C02146">
          <w:rPr>
            <w:rStyle w:val="ac"/>
          </w:rPr>
          <w:t>Dt</w:t>
        </w:r>
      </w:hyperlink>
      <w:r>
        <w:rPr>
          <w:rFonts w:hint="eastAsia"/>
        </w:rPr>
        <w:t xml:space="preserve"> = </w:t>
      </w:r>
      <w:r w:rsidRPr="007B38A4">
        <w:rPr>
          <w:rStyle w:val="aff1"/>
        </w:rPr>
        <w:t>CPU1_DT_INIT</w:t>
      </w:r>
    </w:p>
    <w:p w:rsidR="00161B8C" w:rsidP="000431E0" w:rsidRDefault="00161B8C">
      <w:pPr>
        <w:pStyle w:val="af7"/>
      </w:pPr>
      <w:r>
        <w:rPr>
          <w:rStyle w:val="aff1"/>
          <w:rFonts w:hint="eastAsia"/>
        </w:rPr>
        <w:t xml:space="preserve"> </w:t>
      </w:r>
      <w:r w:rsidR="003928F2">
        <w:rPr>
          <w:rFonts w:hint="eastAsia"/>
        </w:rPr>
        <w:t xml:space="preserve">   </w:t>
      </w:r>
      <w:hyperlink w:history="1" w:anchor="Trace">
        <w:r w:rsidR="00C02146">
          <w:rPr>
            <w:rStyle w:val="ac"/>
          </w:rPr>
          <w:t>Trace</w:t>
        </w:r>
      </w:hyperlink>
      <w:r>
        <w:rPr>
          <w:rFonts w:hint="eastAsia"/>
        </w:rPr>
        <w:t xml:space="preserve"> = </w:t>
      </w:r>
      <w:r w:rsidRPr="007B38A4">
        <w:rPr>
          <w:rStyle w:val="aff1"/>
        </w:rPr>
        <w:t>CPU1_TRACE_0</w:t>
      </w:r>
      <w:r>
        <w:rPr>
          <w:rFonts w:hint="eastAsia"/>
        </w:rPr>
        <w:t xml:space="preserve"> ^ </w:t>
      </w:r>
      <w:hyperlink w:history="1" w:anchor="Dt">
        <w:r w:rsidR="00C02146">
          <w:rPr>
            <w:rStyle w:val="ac"/>
          </w:rPr>
          <w:t>Dt</w:t>
        </w:r>
      </w:hyperlink>
    </w:p>
    <w:p w:rsidR="00161B8C" w:rsidP="000431E0" w:rsidRDefault="00161B8C">
      <w:pPr>
        <w:pStyle w:val="af7"/>
      </w:pPr>
      <w:r>
        <w:rPr>
          <w:rFonts w:hint="eastAsia"/>
        </w:rPr>
        <w:t xml:space="preserve"> </w:t>
      </w:r>
      <w:r w:rsidR="003928F2">
        <w:rPr>
          <w:rFonts w:hint="eastAsia"/>
        </w:rPr>
        <w:t xml:space="preserve">   </w:t>
      </w:r>
      <w:r>
        <w:rPr>
          <w:rFonts w:hint="eastAsia"/>
        </w:rPr>
        <w:t>m = InversePDoperation(</w:t>
      </w:r>
      <w:r w:rsidRPr="007B38A4">
        <w:rPr>
          <w:rStyle w:val="aff1"/>
        </w:rPr>
        <w:t>CPU1_TRACE_0</w:t>
      </w:r>
      <w:r>
        <w:rPr>
          <w:rFonts w:hint="eastAsia"/>
        </w:rPr>
        <w:t xml:space="preserve">, </w:t>
      </w:r>
      <w:r w:rsidRPr="007B38A4">
        <w:rPr>
          <w:rStyle w:val="aff1"/>
        </w:rPr>
        <w:t>CPU1_TRACE_N</w:t>
      </w:r>
      <w:r>
        <w:rPr>
          <w:rFonts w:hint="eastAsia"/>
        </w:rPr>
        <w:t>)</w:t>
      </w:r>
    </w:p>
    <w:p w:rsidR="00161B8C" w:rsidP="000431E0" w:rsidRDefault="00161B8C">
      <w:pPr>
        <w:pStyle w:val="af7"/>
      </w:pPr>
      <w:r>
        <w:rPr>
          <w:rFonts w:hint="eastAsia"/>
        </w:rPr>
        <w:t>else:</w:t>
      </w:r>
    </w:p>
    <w:p w:rsidRPr="00F81CA1" w:rsidR="00161B8C" w:rsidP="000431E0" w:rsidRDefault="00161B8C">
      <w:pPr>
        <w:pStyle w:val="af7"/>
        <w:rPr>
          <w:rStyle w:val="aff1"/>
          <w:lang w:val="fr-FR"/>
        </w:rPr>
      </w:pPr>
      <w:r>
        <w:rPr>
          <w:rFonts w:hint="eastAsia"/>
        </w:rPr>
        <w:t xml:space="preserve"> </w:t>
      </w:r>
      <w:r w:rsidR="003928F2">
        <w:rPr>
          <w:rFonts w:hint="eastAsia"/>
        </w:rPr>
        <w:t xml:space="preserve">   </w:t>
      </w:r>
      <w:hyperlink w:history="1" w:anchor="Dt">
        <w:r w:rsidRPr="00F81CA1" w:rsidR="00C02146">
          <w:rPr>
            <w:rStyle w:val="ac"/>
            <w:lang w:val="fr-FR"/>
          </w:rPr>
          <w:t>Dt</w:t>
        </w:r>
      </w:hyperlink>
      <w:r w:rsidRPr="00F81CA1">
        <w:rPr>
          <w:rFonts w:hint="eastAsia"/>
          <w:lang w:val="fr-FR"/>
        </w:rPr>
        <w:t xml:space="preserve"> = </w:t>
      </w:r>
      <w:r w:rsidRPr="00F81CA1">
        <w:rPr>
          <w:rStyle w:val="aff1"/>
          <w:rFonts w:hint="eastAsia"/>
          <w:lang w:val="fr-FR"/>
        </w:rPr>
        <w:t>CPU2_DT_INIT</w:t>
      </w:r>
    </w:p>
    <w:p w:rsidRPr="00F81CA1" w:rsidR="00161B8C" w:rsidP="000431E0" w:rsidRDefault="00161B8C">
      <w:pPr>
        <w:pStyle w:val="af7"/>
        <w:rPr>
          <w:lang w:val="fr-FR"/>
        </w:rPr>
      </w:pPr>
      <w:r w:rsidRPr="00F81CA1">
        <w:rPr>
          <w:rStyle w:val="aff1"/>
          <w:rFonts w:hint="eastAsia"/>
          <w:lang w:val="fr-FR"/>
        </w:rPr>
        <w:t xml:space="preserve"> </w:t>
      </w:r>
      <w:r w:rsidRPr="00F81CA1" w:rsidR="003928F2">
        <w:rPr>
          <w:rFonts w:hint="eastAsia"/>
          <w:lang w:val="fr-FR"/>
        </w:rPr>
        <w:t xml:space="preserve">   </w:t>
      </w:r>
      <w:hyperlink w:history="1" w:anchor="Trace">
        <w:r w:rsidRPr="00F81CA1" w:rsidR="00C02146">
          <w:rPr>
            <w:rStyle w:val="ac"/>
            <w:lang w:val="fr-FR"/>
          </w:rPr>
          <w:t>Trace</w:t>
        </w:r>
      </w:hyperlink>
      <w:r w:rsidRPr="00F81CA1">
        <w:rPr>
          <w:rFonts w:hint="eastAsia"/>
          <w:lang w:val="fr-FR"/>
        </w:rPr>
        <w:t xml:space="preserve"> = </w:t>
      </w:r>
      <w:r w:rsidRPr="00F81CA1">
        <w:rPr>
          <w:rStyle w:val="aff1"/>
          <w:lang w:val="fr-FR"/>
        </w:rPr>
        <w:t>CPU2_TRACE_0</w:t>
      </w:r>
      <w:r w:rsidRPr="00F81CA1">
        <w:rPr>
          <w:rFonts w:hint="eastAsia"/>
          <w:lang w:val="fr-FR"/>
        </w:rPr>
        <w:t xml:space="preserve"> ^ </w:t>
      </w:r>
      <w:hyperlink w:history="1" w:anchor="Dt">
        <w:r w:rsidRPr="00F81CA1" w:rsidR="00C02146">
          <w:rPr>
            <w:rStyle w:val="ac"/>
            <w:lang w:val="fr-FR"/>
          </w:rPr>
          <w:t>Dt</w:t>
        </w:r>
      </w:hyperlink>
    </w:p>
    <w:p w:rsidRPr="00F81CA1" w:rsidR="00161B8C" w:rsidP="000431E0" w:rsidRDefault="00161B8C">
      <w:pPr>
        <w:pStyle w:val="af7"/>
        <w:rPr>
          <w:lang w:val="fr-FR"/>
        </w:rPr>
      </w:pPr>
      <w:r w:rsidRPr="00F81CA1">
        <w:rPr>
          <w:rFonts w:hint="eastAsia"/>
          <w:lang w:val="fr-FR"/>
        </w:rPr>
        <w:t xml:space="preserve"> </w:t>
      </w:r>
      <w:r w:rsidRPr="00F81CA1" w:rsidR="003928F2">
        <w:rPr>
          <w:rFonts w:hint="eastAsia"/>
          <w:lang w:val="fr-FR"/>
        </w:rPr>
        <w:t xml:space="preserve">   </w:t>
      </w:r>
      <w:r w:rsidRPr="00F81CA1">
        <w:rPr>
          <w:rFonts w:hint="eastAsia"/>
          <w:lang w:val="fr-FR"/>
        </w:rPr>
        <w:t>m = InversePDoperation(</w:t>
      </w:r>
      <w:r w:rsidRPr="00F81CA1">
        <w:rPr>
          <w:rStyle w:val="aff1"/>
          <w:lang w:val="fr-FR"/>
        </w:rPr>
        <w:t>CPU2_TRACE_0</w:t>
      </w:r>
      <w:r w:rsidRPr="00F81CA1">
        <w:rPr>
          <w:rFonts w:hint="eastAsia"/>
          <w:lang w:val="fr-FR"/>
        </w:rPr>
        <w:t xml:space="preserve">, </w:t>
      </w:r>
      <w:r w:rsidRPr="00F81CA1">
        <w:rPr>
          <w:rStyle w:val="aff1"/>
          <w:lang w:val="fr-FR"/>
        </w:rPr>
        <w:t>CPU</w:t>
      </w:r>
      <w:r w:rsidRPr="00F81CA1">
        <w:rPr>
          <w:rStyle w:val="aff1"/>
          <w:rFonts w:hint="eastAsia"/>
          <w:lang w:val="fr-FR"/>
        </w:rPr>
        <w:t>2</w:t>
      </w:r>
      <w:r w:rsidRPr="00F81CA1">
        <w:rPr>
          <w:rStyle w:val="aff1"/>
          <w:lang w:val="fr-FR"/>
        </w:rPr>
        <w:t>_TRACE_N</w:t>
      </w:r>
      <w:r w:rsidRPr="00F81CA1">
        <w:rPr>
          <w:rFonts w:hint="eastAsia"/>
          <w:lang w:val="fr-FR"/>
        </w:rPr>
        <w:t>)</w:t>
      </w:r>
    </w:p>
    <w:p w:rsidR="00161B8C" w:rsidP="00FA0FBB" w:rsidRDefault="00161B8C">
      <w:pPr>
        <w:pStyle w:val="AltX"/>
      </w:pPr>
      <w:r w:rsidRPr="00AE7020">
        <w:rPr>
          <w:rFonts w:hint="eastAsia"/>
        </w:rPr>
        <w:t xml:space="preserve">Or </w:t>
      </w:r>
      <w:r>
        <w:rPr>
          <w:rFonts w:hint="eastAsia"/>
        </w:rPr>
        <w:t>else:</w:t>
      </w:r>
      <w:r w:rsidRPr="00AE7020">
        <w:rPr>
          <w:rFonts w:hint="eastAsia"/>
        </w:rPr>
        <w:t xml:space="preserve">, If the </w:t>
      </w:r>
      <w:hyperlink w:history="1" w:anchor="ImmediateNb">
        <w:r w:rsidR="00A41E55">
          <w:rPr>
            <w:rStyle w:val="ac"/>
          </w:rPr>
          <w:t>ImmediateNb</w:t>
        </w:r>
      </w:hyperlink>
      <w:r w:rsidRPr="00AE7020">
        <w:rPr>
          <w:rFonts w:hint="eastAsia"/>
        </w:rPr>
        <w:t xml:space="preserve"> is zero, but the </w:t>
      </w:r>
      <w:hyperlink w:history="1" w:anchor="VitalTime">
        <w:r w:rsidR="002C5397">
          <w:rPr>
            <w:rStyle w:val="ac"/>
          </w:rPr>
          <w:t>VitalTime</w:t>
        </w:r>
      </w:hyperlink>
      <w:r w:rsidRPr="00AE7020">
        <w:rPr>
          <w:rFonts w:hint="eastAsia"/>
        </w:rPr>
        <w:t xml:space="preserve"> </w:t>
      </w:r>
      <w:r>
        <w:rPr>
          <w:rFonts w:hint="eastAsia"/>
        </w:rPr>
        <w:t xml:space="preserve">has </w:t>
      </w:r>
      <w:r w:rsidRPr="00AE7020">
        <w:rPr>
          <w:rFonts w:hint="eastAsia"/>
        </w:rPr>
        <w:t>not change</w:t>
      </w:r>
      <w:r>
        <w:rPr>
          <w:rFonts w:hint="eastAsia"/>
        </w:rPr>
        <w:t>d</w:t>
      </w:r>
      <w:r w:rsidRPr="00AE7020">
        <w:rPr>
          <w:rFonts w:hint="eastAsia"/>
        </w:rPr>
        <w:t xml:space="preserve"> comparing to the previous interrupt, then:</w:t>
      </w:r>
    </w:p>
    <w:p w:rsidR="00161B8C" w:rsidP="000431E0" w:rsidRDefault="00532AED">
      <w:pPr>
        <w:pStyle w:val="af7"/>
      </w:pPr>
      <w:hyperlink w:history="1" w:anchor="CycleBiasNb">
        <w:r w:rsidR="00C02146">
          <w:rPr>
            <w:rStyle w:val="ac"/>
          </w:rPr>
          <w:t>CycleBiasNb</w:t>
        </w:r>
      </w:hyperlink>
      <w:r w:rsidR="00161B8C">
        <w:rPr>
          <w:rFonts w:hint="eastAsia"/>
        </w:rPr>
        <w:t xml:space="preserve"> = </w:t>
      </w:r>
      <w:hyperlink w:history="1" w:anchor="CycleBiasNb">
        <w:r w:rsidR="00C02146">
          <w:rPr>
            <w:rStyle w:val="ac"/>
          </w:rPr>
          <w:t>CycleBiasNb</w:t>
        </w:r>
      </w:hyperlink>
      <w:r w:rsidR="00161B8C">
        <w:rPr>
          <w:rFonts w:hint="eastAsia"/>
        </w:rPr>
        <w:t xml:space="preserve"> + 1</w:t>
      </w:r>
    </w:p>
    <w:p w:rsidR="00161B8C" w:rsidP="000431E0" w:rsidRDefault="00161B8C">
      <w:pPr>
        <w:pStyle w:val="af7"/>
      </w:pPr>
      <w:r>
        <w:rPr>
          <w:rFonts w:hint="eastAsia"/>
        </w:rPr>
        <w:t>if (</w:t>
      </w:r>
      <w:hyperlink w:history="1" w:anchor="CycleBiasNb">
        <w:r w:rsidR="00C02146">
          <w:rPr>
            <w:rStyle w:val="ac"/>
          </w:rPr>
          <w:t>CycleBiasNb</w:t>
        </w:r>
      </w:hyperlink>
      <w:r>
        <w:rPr>
          <w:rFonts w:hint="eastAsia"/>
        </w:rPr>
        <w:t xml:space="preserve"> &gt; 1)</w:t>
      </w:r>
    </w:p>
    <w:p w:rsidRPr="00AE7020" w:rsidR="00161B8C" w:rsidP="000431E0" w:rsidRDefault="00161B8C">
      <w:pPr>
        <w:pStyle w:val="af7"/>
      </w:pPr>
      <w:r>
        <w:rPr>
          <w:rFonts w:hint="eastAsia"/>
        </w:rPr>
        <w:t xml:space="preserve"> </w:t>
      </w:r>
      <w:r w:rsidR="003928F2">
        <w:rPr>
          <w:rFonts w:hint="eastAsia"/>
        </w:rPr>
        <w:t xml:space="preserve">   </w:t>
      </w:r>
      <w:hyperlink w:history="1" w:anchor="CycleSynchroized">
        <w:hyperlink w:history="1" w:anchor="CycleSynchronized">
          <w:r w:rsidRPr="002B4F3F" w:rsidR="002B4F3F">
            <w:rPr>
              <w:rStyle w:val="ac"/>
            </w:rPr>
            <w:t>CycleSynchro</w:t>
          </w:r>
          <w:r w:rsidRPr="002B4F3F" w:rsidR="002B4F3F">
            <w:rPr>
              <w:rStyle w:val="ac"/>
              <w:rFonts w:hint="eastAsia"/>
            </w:rPr>
            <w:t>n</w:t>
          </w:r>
          <w:r w:rsidRPr="002B4F3F" w:rsidR="002B4F3F">
            <w:rPr>
              <w:rStyle w:val="ac"/>
            </w:rPr>
            <w:t>ized</w:t>
          </w:r>
        </w:hyperlink>
      </w:hyperlink>
      <w:r>
        <w:rPr>
          <w:rFonts w:hint="eastAsia"/>
        </w:rPr>
        <w:t xml:space="preserve"> = </w:t>
      </w:r>
      <w:r w:rsidRPr="00354FC4">
        <w:rPr>
          <w:rStyle w:val="aff1"/>
          <w:rFonts w:hint="eastAsia"/>
        </w:rPr>
        <w:t>False</w:t>
      </w:r>
    </w:p>
    <w:p w:rsidR="00161B8C" w:rsidP="00FA0FBB" w:rsidRDefault="00161B8C">
      <w:pPr>
        <w:pStyle w:val="AltX"/>
      </w:pPr>
      <w:r>
        <w:rPr>
          <w:rFonts w:hint="eastAsia"/>
        </w:rPr>
        <w:lastRenderedPageBreak/>
        <w:t xml:space="preserve">Or else, </w:t>
      </w:r>
      <w:r w:rsidRPr="00C2060C">
        <w:rPr>
          <w:rFonts w:hint="eastAsia"/>
        </w:rPr>
        <w:t xml:space="preserve">If </w:t>
      </w:r>
      <w:hyperlink w:history="1" w:anchor="ImmediateNb">
        <w:r w:rsidR="00A41E55">
          <w:rPr>
            <w:rStyle w:val="ac"/>
          </w:rPr>
          <w:t>ImmediateNb</w:t>
        </w:r>
      </w:hyperlink>
      <w:r w:rsidRPr="00C2060C">
        <w:rPr>
          <w:rFonts w:hint="eastAsia"/>
        </w:rPr>
        <w:t xml:space="preserve"> </w:t>
      </w:r>
      <w:r>
        <w:rPr>
          <w:rFonts w:hint="eastAsia"/>
        </w:rPr>
        <w:t xml:space="preserve">is zero, </w:t>
      </w:r>
      <w:r w:rsidRPr="00C2060C">
        <w:rPr>
          <w:rFonts w:hint="eastAsia"/>
        </w:rPr>
        <w:t xml:space="preserve">and </w:t>
      </w:r>
      <w:r>
        <w:rPr>
          <w:rFonts w:hint="eastAsia"/>
        </w:rPr>
        <w:t xml:space="preserve">the </w:t>
      </w:r>
      <w:hyperlink w:history="1" w:anchor="VitalTime">
        <w:r w:rsidR="002C5397">
          <w:rPr>
            <w:rStyle w:val="ac"/>
          </w:rPr>
          <w:t>VitalTime</w:t>
        </w:r>
      </w:hyperlink>
      <w:r>
        <w:rPr>
          <w:rFonts w:hint="eastAsia"/>
        </w:rPr>
        <w:t xml:space="preserve"> has </w:t>
      </w:r>
      <w:r w:rsidRPr="00C2060C">
        <w:rPr>
          <w:rFonts w:hint="eastAsia"/>
        </w:rPr>
        <w:t>changed comparing to the previous interrupt</w:t>
      </w:r>
      <w:r>
        <w:rPr>
          <w:rFonts w:hint="eastAsia"/>
        </w:rPr>
        <w:t>, then:</w:t>
      </w:r>
    </w:p>
    <w:p w:rsidRPr="00C2060C" w:rsidR="00161B8C" w:rsidP="000431E0" w:rsidRDefault="00532AED">
      <w:pPr>
        <w:pStyle w:val="af7"/>
      </w:pPr>
      <w:hyperlink w:history="1" w:anchor="ImmediateNb">
        <w:r w:rsidR="00A41E55">
          <w:rPr>
            <w:rStyle w:val="ac"/>
          </w:rPr>
          <w:t>ImmediateNb</w:t>
        </w:r>
      </w:hyperlink>
      <w:r w:rsidRPr="00C2060C" w:rsidR="00161B8C">
        <w:rPr>
          <w:rFonts w:hint="eastAsia"/>
        </w:rPr>
        <w:t xml:space="preserve"> </w:t>
      </w:r>
      <w:r w:rsidR="00161B8C">
        <w:rPr>
          <w:rFonts w:hint="eastAsia"/>
        </w:rPr>
        <w:t>= 1</w:t>
      </w:r>
    </w:p>
    <w:p w:rsidRPr="00C2060C" w:rsidR="00161B8C" w:rsidP="000431E0" w:rsidRDefault="00532AED">
      <w:pPr>
        <w:pStyle w:val="af7"/>
      </w:pPr>
      <w:hyperlink w:history="1" w:anchor="Trace">
        <w:r w:rsidR="00C02146">
          <w:rPr>
            <w:rStyle w:val="ac"/>
          </w:rPr>
          <w:t>Trace</w:t>
        </w:r>
      </w:hyperlink>
      <w:r w:rsidRPr="00C2060C" w:rsidR="00161B8C">
        <w:rPr>
          <w:rFonts w:hint="eastAsia"/>
        </w:rPr>
        <w:t xml:space="preserve"> = PDoperation</w:t>
      </w:r>
      <w:r w:rsidR="00161B8C">
        <w:rPr>
          <w:rFonts w:hint="eastAsia"/>
        </w:rPr>
        <w:t>Dt</w:t>
      </w:r>
      <w:r w:rsidRPr="00C2060C" w:rsidR="00161B8C">
        <w:rPr>
          <w:rFonts w:hint="eastAsia"/>
        </w:rPr>
        <w:t>(</w:t>
      </w:r>
      <w:hyperlink w:history="1" w:anchor="Trace">
        <w:r w:rsidR="00C02146">
          <w:rPr>
            <w:rStyle w:val="ac"/>
          </w:rPr>
          <w:t>Trace</w:t>
        </w:r>
      </w:hyperlink>
      <w:r w:rsidRPr="00C2060C" w:rsidR="00161B8C">
        <w:rPr>
          <w:rFonts w:hint="eastAsia"/>
        </w:rPr>
        <w:t>，</w:t>
      </w:r>
      <w:r w:rsidRPr="00C2060C" w:rsidR="00161B8C">
        <w:rPr>
          <w:rStyle w:val="aff1"/>
          <w:rFonts w:hint="eastAsia"/>
        </w:rPr>
        <w:t>Bi</w:t>
      </w:r>
      <w:r w:rsidRPr="00C2060C" w:rsidR="00161B8C">
        <w:rPr>
          <w:rFonts w:hint="eastAsia"/>
        </w:rPr>
        <w:t>[</w:t>
      </w:r>
      <w:hyperlink w:history="1" w:anchor="ImmediateNb">
        <w:r w:rsidR="00A41E55">
          <w:rPr>
            <w:rStyle w:val="ac"/>
          </w:rPr>
          <w:t>ImmediateNb</w:t>
        </w:r>
      </w:hyperlink>
      <w:r w:rsidRPr="00C2060C" w:rsidR="00161B8C">
        <w:rPr>
          <w:rFonts w:hint="eastAsia"/>
        </w:rPr>
        <w:t xml:space="preserve">], </w:t>
      </w:r>
      <w:hyperlink w:history="1" w:anchor="Dt">
        <w:r w:rsidR="00C02146">
          <w:rPr>
            <w:rStyle w:val="ac"/>
          </w:rPr>
          <w:t>Dt</w:t>
        </w:r>
      </w:hyperlink>
      <w:r w:rsidRPr="00C2060C" w:rsidR="00161B8C">
        <w:rPr>
          <w:rFonts w:hint="eastAsia"/>
        </w:rPr>
        <w:t>)</w:t>
      </w:r>
    </w:p>
    <w:p w:rsidR="00161B8C" w:rsidP="000431E0" w:rsidRDefault="00532AED">
      <w:pPr>
        <w:pStyle w:val="af7"/>
      </w:pPr>
      <w:hyperlink w:history="1" w:anchor="CycleBiasNb">
        <w:r w:rsidR="00C02146">
          <w:rPr>
            <w:rStyle w:val="ac"/>
          </w:rPr>
          <w:t>CycleBiasNb</w:t>
        </w:r>
      </w:hyperlink>
      <w:r w:rsidRPr="00C2060C" w:rsidR="00161B8C">
        <w:rPr>
          <w:rFonts w:hint="eastAsia"/>
        </w:rPr>
        <w:t xml:space="preserve"> = 0</w:t>
      </w:r>
    </w:p>
    <w:p w:rsidR="00161B8C" w:rsidP="000431E0" w:rsidRDefault="00532AED">
      <w:pPr>
        <w:pStyle w:val="af7"/>
        <w:rPr>
          <w:rStyle w:val="aff1"/>
        </w:rPr>
      </w:pPr>
      <w:hyperlink w:history="1" w:anchor="CycleSynchroized">
        <w:hyperlink w:history="1" w:anchor="CycleSynchronized">
          <w:r w:rsidRPr="002B4F3F" w:rsidR="002B4F3F">
            <w:rPr>
              <w:rStyle w:val="ac"/>
            </w:rPr>
            <w:t>CycleSynchro</w:t>
          </w:r>
          <w:r w:rsidRPr="002B4F3F" w:rsidR="002B4F3F">
            <w:rPr>
              <w:rStyle w:val="ac"/>
              <w:rFonts w:hint="eastAsia"/>
            </w:rPr>
            <w:t>n</w:t>
          </w:r>
          <w:r w:rsidRPr="002B4F3F" w:rsidR="002B4F3F">
            <w:rPr>
              <w:rStyle w:val="ac"/>
            </w:rPr>
            <w:t>ized</w:t>
          </w:r>
        </w:hyperlink>
      </w:hyperlink>
      <w:r w:rsidRPr="00C2060C" w:rsidR="00161B8C">
        <w:rPr>
          <w:rFonts w:hint="eastAsia"/>
        </w:rPr>
        <w:t xml:space="preserve"> </w:t>
      </w:r>
      <w:r w:rsidR="00161B8C">
        <w:rPr>
          <w:rFonts w:hint="eastAsia"/>
        </w:rPr>
        <w:t xml:space="preserve">= </w:t>
      </w:r>
      <w:r w:rsidRPr="00354FC4" w:rsidR="00161B8C">
        <w:rPr>
          <w:rStyle w:val="aff1"/>
          <w:rFonts w:hint="eastAsia"/>
        </w:rPr>
        <w:t>True</w:t>
      </w:r>
    </w:p>
    <w:p w:rsidRPr="00C2060C" w:rsidR="00FE17B0" w:rsidP="000431E0" w:rsidRDefault="00532AED">
      <w:pPr>
        <w:pStyle w:val="af7"/>
      </w:pPr>
      <w:hyperlink w:history="1" w:anchor="LockedImmediateCounter">
        <w:r w:rsidRPr="00FE17B0" w:rsidR="00FE17B0">
          <w:rPr>
            <w:rStyle w:val="ac"/>
            <w:rFonts w:hint="eastAsia"/>
          </w:rPr>
          <w:t>LockedImmediateCounter</w:t>
        </w:r>
      </w:hyperlink>
      <w:r w:rsidR="00FE17B0">
        <w:rPr>
          <w:rStyle w:val="aff1"/>
          <w:rFonts w:hint="eastAsia"/>
        </w:rPr>
        <w:t xml:space="preserve"> = </w:t>
      </w:r>
      <w:hyperlink w:history="1" w:anchor="ImmediateCounter">
        <w:r w:rsidRPr="00FE17B0" w:rsidR="00FE17B0">
          <w:rPr>
            <w:rStyle w:val="ac"/>
            <w:rFonts w:hint="eastAsia"/>
          </w:rPr>
          <w:t>ImmediateCounter</w:t>
        </w:r>
      </w:hyperlink>
    </w:p>
    <w:p w:rsidR="00161B8C" w:rsidP="00FA0FBB" w:rsidRDefault="00161B8C">
      <w:pPr>
        <w:pStyle w:val="AltX"/>
      </w:pPr>
      <w:r w:rsidRPr="00E4057A">
        <w:rPr>
          <w:rFonts w:hint="eastAsia"/>
        </w:rPr>
        <w:t xml:space="preserve">Otherwise, </w:t>
      </w:r>
      <w:r>
        <w:rPr>
          <w:rFonts w:hint="eastAsia"/>
        </w:rPr>
        <w:t>set:</w:t>
      </w:r>
    </w:p>
    <w:p w:rsidR="00161B8C" w:rsidP="000431E0" w:rsidRDefault="00532AED">
      <w:pPr>
        <w:pStyle w:val="af7"/>
      </w:pPr>
      <w:hyperlink w:history="1" w:anchor="ImmediateNb">
        <w:r w:rsidR="00A41E55">
          <w:rPr>
            <w:rStyle w:val="ac"/>
          </w:rPr>
          <w:t>ImmediateNb</w:t>
        </w:r>
      </w:hyperlink>
      <w:r w:rsidR="00161B8C">
        <w:rPr>
          <w:rFonts w:hint="eastAsia"/>
        </w:rPr>
        <w:t xml:space="preserve"> = </w:t>
      </w:r>
      <w:hyperlink w:history="1" w:anchor="ImmediateNb">
        <w:r w:rsidR="00A41E55">
          <w:rPr>
            <w:rStyle w:val="ac"/>
          </w:rPr>
          <w:t>ImmediateNb</w:t>
        </w:r>
      </w:hyperlink>
      <w:r w:rsidR="00161B8C">
        <w:rPr>
          <w:rFonts w:hint="eastAsia"/>
        </w:rPr>
        <w:t xml:space="preserve"> + 1</w:t>
      </w:r>
    </w:p>
    <w:p w:rsidR="00161B8C" w:rsidP="000431E0" w:rsidRDefault="00532AED">
      <w:pPr>
        <w:pStyle w:val="af7"/>
      </w:pPr>
      <w:hyperlink w:history="1" w:anchor="Trace">
        <w:r w:rsidR="00C02146">
          <w:rPr>
            <w:rStyle w:val="ac"/>
          </w:rPr>
          <w:t>Trace</w:t>
        </w:r>
      </w:hyperlink>
      <w:r w:rsidR="00161B8C">
        <w:rPr>
          <w:rFonts w:hint="eastAsia"/>
        </w:rPr>
        <w:t xml:space="preserve"> = PDoperationDt(</w:t>
      </w:r>
      <w:hyperlink w:history="1" w:anchor="Trace">
        <w:r w:rsidR="00C02146">
          <w:rPr>
            <w:rStyle w:val="ac"/>
          </w:rPr>
          <w:t>Trace</w:t>
        </w:r>
      </w:hyperlink>
      <w:r w:rsidR="00161B8C">
        <w:rPr>
          <w:rFonts w:hint="eastAsia"/>
        </w:rPr>
        <w:t xml:space="preserve">, </w:t>
      </w:r>
      <w:r w:rsidRPr="00C2060C" w:rsidR="00161B8C">
        <w:rPr>
          <w:rStyle w:val="aff1"/>
          <w:rFonts w:hint="eastAsia"/>
        </w:rPr>
        <w:t>Bi</w:t>
      </w:r>
      <w:r w:rsidR="00161B8C">
        <w:rPr>
          <w:rFonts w:hint="eastAsia"/>
        </w:rPr>
        <w:t>[</w:t>
      </w:r>
      <w:hyperlink w:history="1" w:anchor="ImmediateNb">
        <w:r w:rsidR="00A41E55">
          <w:rPr>
            <w:rStyle w:val="ac"/>
          </w:rPr>
          <w:t>ImmediateNb</w:t>
        </w:r>
      </w:hyperlink>
      <w:r w:rsidR="00161B8C">
        <w:rPr>
          <w:rFonts w:hint="eastAsia"/>
        </w:rPr>
        <w:t xml:space="preserve">], </w:t>
      </w:r>
      <w:hyperlink w:history="1" w:anchor="Dt">
        <w:r w:rsidR="00C02146">
          <w:rPr>
            <w:rStyle w:val="ac"/>
          </w:rPr>
          <w:t>Dt</w:t>
        </w:r>
      </w:hyperlink>
      <w:r w:rsidR="00161B8C">
        <w:rPr>
          <w:rFonts w:hint="eastAsia"/>
        </w:rPr>
        <w:t>)</w:t>
      </w:r>
    </w:p>
    <w:p w:rsidRPr="00E4057A" w:rsidR="00161B8C" w:rsidP="00161B8C" w:rsidRDefault="00161B8C">
      <w:pPr>
        <w:pStyle w:val="AltZ"/>
      </w:pPr>
      <w:r>
        <w:rPr>
          <w:rFonts w:hint="eastAsia"/>
        </w:rPr>
        <w:t xml:space="preserve">and </w:t>
      </w:r>
      <w:r w:rsidRPr="00E4057A">
        <w:rPr>
          <w:rFonts w:hint="eastAsia"/>
        </w:rPr>
        <w:t xml:space="preserve">if </w:t>
      </w:r>
      <w:r>
        <w:rPr>
          <w:rFonts w:hint="eastAsia"/>
        </w:rPr>
        <w:t xml:space="preserve">the </w:t>
      </w:r>
      <w:hyperlink w:history="1" w:anchor="ImmediateNb">
        <w:r w:rsidR="00A41E55">
          <w:rPr>
            <w:rStyle w:val="ac"/>
          </w:rPr>
          <w:t>ImmediateNb</w:t>
        </w:r>
      </w:hyperlink>
      <w:r w:rsidRPr="00E4057A">
        <w:rPr>
          <w:rFonts w:hint="eastAsia"/>
        </w:rPr>
        <w:t xml:space="preserve"> </w:t>
      </w:r>
      <w:r>
        <w:rPr>
          <w:rFonts w:hint="eastAsia"/>
        </w:rPr>
        <w:t xml:space="preserve">is greater than </w:t>
      </w:r>
      <w:r w:rsidRPr="00E4057A">
        <w:rPr>
          <w:rFonts w:hint="eastAsia"/>
        </w:rPr>
        <w:t>(</w:t>
      </w:r>
      <w:r w:rsidRPr="00BA5103">
        <w:rPr>
          <w:rStyle w:val="aff1"/>
          <w:rFonts w:hint="eastAsia"/>
        </w:rPr>
        <w:t>ATP_INTERRUPT_NB</w:t>
      </w:r>
      <w:r>
        <w:rPr>
          <w:rFonts w:hint="eastAsia"/>
        </w:rPr>
        <w:t>-1), then:</w:t>
      </w:r>
    </w:p>
    <w:p w:rsidRPr="00C2060C" w:rsidR="00161B8C" w:rsidP="000431E0" w:rsidRDefault="00532AED">
      <w:pPr>
        <w:pStyle w:val="af7"/>
      </w:pPr>
      <w:hyperlink w:history="1" w:anchor="ImmediateNb">
        <w:r w:rsidR="00A41E55">
          <w:rPr>
            <w:rStyle w:val="ac"/>
          </w:rPr>
          <w:t>ImmediateNb</w:t>
        </w:r>
      </w:hyperlink>
      <w:r w:rsidRPr="00C2060C" w:rsidR="00161B8C">
        <w:rPr>
          <w:rFonts w:hint="eastAsia"/>
        </w:rPr>
        <w:t xml:space="preserve"> </w:t>
      </w:r>
      <w:r w:rsidR="00161B8C">
        <w:rPr>
          <w:rFonts w:hint="eastAsia"/>
        </w:rPr>
        <w:t>=</w:t>
      </w:r>
      <w:r w:rsidRPr="00C2060C" w:rsidR="00161B8C">
        <w:rPr>
          <w:rFonts w:hint="eastAsia"/>
        </w:rPr>
        <w:t xml:space="preserve"> 0</w:t>
      </w:r>
    </w:p>
    <w:p w:rsidRPr="00C2060C" w:rsidR="00161B8C" w:rsidP="000431E0" w:rsidRDefault="00532AED">
      <w:pPr>
        <w:pStyle w:val="af7"/>
      </w:pPr>
      <w:hyperlink w:history="1" w:anchor="Trace">
        <w:r w:rsidR="00C02146">
          <w:rPr>
            <w:rStyle w:val="ac"/>
          </w:rPr>
          <w:t>Trace</w:t>
        </w:r>
      </w:hyperlink>
      <w:r w:rsidRPr="00C2060C" w:rsidR="00161B8C">
        <w:rPr>
          <w:rFonts w:hint="eastAsia"/>
        </w:rPr>
        <w:t xml:space="preserve"> = PDoperation(</w:t>
      </w:r>
      <w:hyperlink w:history="1" w:anchor="Trace">
        <w:r w:rsidR="00C02146">
          <w:rPr>
            <w:rStyle w:val="ac"/>
          </w:rPr>
          <w:t>Trace</w:t>
        </w:r>
      </w:hyperlink>
      <w:r w:rsidRPr="00C2060C" w:rsidR="00161B8C">
        <w:rPr>
          <w:rFonts w:hint="eastAsia"/>
        </w:rPr>
        <w:t>，</w:t>
      </w:r>
      <w:r w:rsidRPr="00C2060C" w:rsidR="00161B8C">
        <w:rPr>
          <w:rFonts w:hint="eastAsia"/>
        </w:rPr>
        <w:t>m)</w:t>
      </w:r>
    </w:p>
    <w:p w:rsidR="00161B8C" w:rsidP="000431E0" w:rsidRDefault="00532AED">
      <w:pPr>
        <w:pStyle w:val="af7"/>
      </w:pPr>
      <w:hyperlink w:history="1" w:anchor="Dt">
        <w:r w:rsidR="00C02146">
          <w:rPr>
            <w:rStyle w:val="ac"/>
          </w:rPr>
          <w:t>Dt</w:t>
        </w:r>
      </w:hyperlink>
      <w:r w:rsidRPr="00C2060C" w:rsidR="00161B8C">
        <w:rPr>
          <w:rFonts w:hint="eastAsia"/>
        </w:rPr>
        <w:t xml:space="preserve"> = PDoperation(</w:t>
      </w:r>
      <w:hyperlink w:history="1" w:anchor="Dt">
        <w:r w:rsidR="00C02146">
          <w:rPr>
            <w:rStyle w:val="ac"/>
          </w:rPr>
          <w:t>Dt</w:t>
        </w:r>
      </w:hyperlink>
      <w:r w:rsidRPr="00C2060C" w:rsidR="00161B8C">
        <w:rPr>
          <w:rFonts w:hint="eastAsia"/>
        </w:rPr>
        <w:t>, 0)</w:t>
      </w:r>
    </w:p>
    <w:p w:rsidRPr="008A1414" w:rsidR="00161B8C" w:rsidP="000C0D62" w:rsidRDefault="00161B8C">
      <w:pPr>
        <w:pStyle w:val="ReqtifyAltQ"/>
      </w:pPr>
      <w:r w:rsidRPr="008A1414">
        <w:t>#Category=Functional</w:t>
      </w:r>
    </w:p>
    <w:p w:rsidRPr="008A1414" w:rsidR="00161B8C" w:rsidP="000C0D62" w:rsidRDefault="00161B8C">
      <w:pPr>
        <w:pStyle w:val="ReqtifyAltQ"/>
      </w:pPr>
      <w:r w:rsidRPr="008A1414">
        <w:t>#Contribution</w:t>
      </w:r>
      <w:r>
        <w:t>=SIL4</w:t>
      </w:r>
    </w:p>
    <w:p w:rsidR="009328EA" w:rsidP="000C0D62" w:rsidRDefault="00161B8C">
      <w:pPr>
        <w:pStyle w:val="ReqtifyAltQ"/>
        <w:rPr>
          <w:ins w:author="常鸣" w:date="2014-07-03T14:27:00Z" w:id="17055"/>
        </w:rPr>
      </w:pPr>
      <w:del w:author="常鸣" w:date="2014-07-03T14:27:00Z" w:id="17056">
        <w:r w:rsidRPr="008A1414" w:rsidDel="009328EA">
          <w:delText>#S</w:delText>
        </w:r>
      </w:del>
      <w:ins w:author="常鸣" w:date="2014-07-03T14:27:00Z" w:id="17057">
        <w:r w:rsidR="009328EA">
          <w:t>#Allocation=ATP Software</w:t>
        </w:r>
      </w:ins>
    </w:p>
    <w:p w:rsidRPr="008A1414" w:rsidR="00161B8C" w:rsidP="000C0D62" w:rsidRDefault="009328EA">
      <w:pPr>
        <w:pStyle w:val="ReqtifyAltQ"/>
      </w:pPr>
      <w:ins w:author="常鸣" w:date="2014-07-03T14:27:00Z" w:id="17058">
        <w:r>
          <w:t>#S</w:t>
        </w:r>
      </w:ins>
      <w:r w:rsidRPr="008A1414" w:rsidR="00161B8C">
        <w:t>ource=</w:t>
      </w:r>
      <w:r w:rsidR="00161B8C">
        <w:rPr>
          <w:rFonts w:hint="eastAsia"/>
        </w:rPr>
        <w:t>[iTC_CC-SyAD-0012], [</w:t>
      </w:r>
      <w:r w:rsidR="00161B8C">
        <w:t>iTC_CC_ATP_SwHA</w:t>
      </w:r>
      <w:r w:rsidRPr="00CA7F59" w:rsidR="00161B8C">
        <w:t>-0002</w:t>
      </w:r>
      <w:r w:rsidR="00161B8C">
        <w:rPr>
          <w:rFonts w:hint="eastAsia"/>
        </w:rPr>
        <w:t>]</w:t>
      </w:r>
      <w:r w:rsidR="005E5A04">
        <w:rPr>
          <w:rFonts w:hint="eastAsia"/>
        </w:rPr>
        <w:t>,</w:t>
      </w:r>
      <w:r w:rsidR="00161B8C">
        <w:rPr>
          <w:rFonts w:hint="eastAsia"/>
        </w:rPr>
        <w:t xml:space="preserve"> [</w:t>
      </w:r>
      <w:r w:rsidR="00161B8C">
        <w:t>iTC_CC_ATP_SwHA-000</w:t>
      </w:r>
      <w:r w:rsidR="00161B8C">
        <w:rPr>
          <w:rFonts w:hint="eastAsia"/>
        </w:rPr>
        <w:t>4]</w:t>
      </w:r>
    </w:p>
    <w:p w:rsidRPr="008A1414" w:rsidR="00161B8C" w:rsidP="000C0D62" w:rsidRDefault="00161B8C">
      <w:pPr>
        <w:pStyle w:val="ReqtifyAltQ"/>
      </w:pPr>
      <w:r w:rsidRPr="008A1414">
        <w:t>[End]</w:t>
      </w:r>
    </w:p>
    <w:p w:rsidR="00161B8C" w:rsidP="00C93484" w:rsidRDefault="00161B8C">
      <w:pPr>
        <w:pStyle w:val="Reqtify"/>
      </w:pPr>
    </w:p>
    <w:p w:rsidR="00610A4C" w:rsidP="00C93484" w:rsidRDefault="00610A4C">
      <w:pPr>
        <w:pStyle w:val="Reqtify"/>
      </w:pPr>
    </w:p>
    <w:p w:rsidR="00161B8C" w:rsidP="00C93484" w:rsidRDefault="00161B8C">
      <w:pPr>
        <w:pStyle w:val="Reqtify"/>
        <w:rPr>
          <w:rStyle w:val="aff1"/>
        </w:rPr>
      </w:pPr>
      <w:r w:rsidRPr="007B38A4">
        <w:rPr>
          <w:rStyle w:val="aff1"/>
        </w:rPr>
        <w:t>NOTES</w:t>
      </w:r>
      <w:r w:rsidRPr="007B38A4">
        <w:rPr>
          <w:rStyle w:val="aff1"/>
          <w:rFonts w:hint="eastAsia"/>
        </w:rPr>
        <w:t>：</w:t>
      </w:r>
    </w:p>
    <w:p w:rsidRPr="00D62CAD" w:rsidR="00161B8C" w:rsidP="00C93484" w:rsidRDefault="00161B8C">
      <w:pPr>
        <w:pStyle w:val="Reqtify"/>
      </w:pPr>
      <w:r>
        <w:rPr>
          <w:rFonts w:hint="eastAsia"/>
        </w:rPr>
        <w:t>其中</w:t>
      </w:r>
      <w:r w:rsidRPr="003811EA">
        <w:rPr>
          <w:rStyle w:val="aff1"/>
          <w:rFonts w:hint="eastAsia"/>
        </w:rPr>
        <w:t>CPU1_</w:t>
      </w:r>
      <w:r w:rsidRPr="0046063C">
        <w:rPr>
          <w:rStyle w:val="aff1"/>
          <w:rFonts w:hint="eastAsia"/>
        </w:rPr>
        <w:t>TRACE_0</w:t>
      </w:r>
      <w:r>
        <w:rPr>
          <w:rFonts w:hint="eastAsia"/>
        </w:rPr>
        <w:t>，</w:t>
      </w:r>
      <w:r w:rsidRPr="003811EA">
        <w:rPr>
          <w:rStyle w:val="aff1"/>
          <w:rFonts w:hint="eastAsia"/>
        </w:rPr>
        <w:t>CPU</w:t>
      </w:r>
      <w:r>
        <w:rPr>
          <w:rStyle w:val="aff1"/>
          <w:rFonts w:hint="eastAsia"/>
        </w:rPr>
        <w:t>2</w:t>
      </w:r>
      <w:r w:rsidRPr="003811EA">
        <w:rPr>
          <w:rStyle w:val="aff1"/>
          <w:rFonts w:hint="eastAsia"/>
        </w:rPr>
        <w:t>_</w:t>
      </w:r>
      <w:r w:rsidRPr="0046063C">
        <w:rPr>
          <w:rStyle w:val="aff1"/>
          <w:rFonts w:hint="eastAsia"/>
        </w:rPr>
        <w:t>TRACE_0</w:t>
      </w:r>
      <w:r>
        <w:rPr>
          <w:rFonts w:hint="eastAsia"/>
        </w:rPr>
        <w:t>，</w:t>
      </w:r>
      <w:r w:rsidRPr="003811EA">
        <w:rPr>
          <w:rStyle w:val="aff1"/>
          <w:rFonts w:hint="eastAsia"/>
        </w:rPr>
        <w:t>CPU1_</w:t>
      </w:r>
      <w:r w:rsidRPr="0046063C">
        <w:rPr>
          <w:rStyle w:val="aff1"/>
          <w:rFonts w:hint="eastAsia"/>
        </w:rPr>
        <w:t>TRACE_</w:t>
      </w:r>
      <w:r>
        <w:rPr>
          <w:rStyle w:val="aff1"/>
          <w:rFonts w:hint="eastAsia"/>
        </w:rPr>
        <w:t>N</w:t>
      </w:r>
      <w:r>
        <w:rPr>
          <w:rFonts w:hint="eastAsia"/>
        </w:rPr>
        <w:t>，</w:t>
      </w:r>
      <w:r w:rsidRPr="003811EA">
        <w:rPr>
          <w:rStyle w:val="aff1"/>
          <w:rFonts w:hint="eastAsia"/>
        </w:rPr>
        <w:t>CPU</w:t>
      </w:r>
      <w:r>
        <w:rPr>
          <w:rStyle w:val="aff1"/>
          <w:rFonts w:hint="eastAsia"/>
        </w:rPr>
        <w:t>2</w:t>
      </w:r>
      <w:r w:rsidRPr="003811EA">
        <w:rPr>
          <w:rStyle w:val="aff1"/>
          <w:rFonts w:hint="eastAsia"/>
        </w:rPr>
        <w:t>_</w:t>
      </w:r>
      <w:r w:rsidRPr="0046063C">
        <w:rPr>
          <w:rStyle w:val="aff1"/>
          <w:rFonts w:hint="eastAsia"/>
        </w:rPr>
        <w:t>TRACE_</w:t>
      </w:r>
      <w:r>
        <w:rPr>
          <w:rStyle w:val="aff1"/>
          <w:rFonts w:hint="eastAsia"/>
        </w:rPr>
        <w:t>N</w:t>
      </w:r>
      <w:r>
        <w:rPr>
          <w:rFonts w:hint="eastAsia"/>
        </w:rPr>
        <w:t>，</w:t>
      </w:r>
      <w:r w:rsidRPr="003811EA">
        <w:rPr>
          <w:rStyle w:val="aff1"/>
          <w:rFonts w:hint="eastAsia"/>
        </w:rPr>
        <w:t>CPU1_</w:t>
      </w:r>
      <w:r>
        <w:rPr>
          <w:rStyle w:val="aff1"/>
          <w:rFonts w:hint="eastAsia"/>
        </w:rPr>
        <w:t>DT_INIT</w:t>
      </w:r>
      <w:r>
        <w:rPr>
          <w:rFonts w:hint="eastAsia"/>
        </w:rPr>
        <w:t>，</w:t>
      </w:r>
      <w:r w:rsidRPr="003811EA">
        <w:rPr>
          <w:rStyle w:val="aff1"/>
          <w:rFonts w:hint="eastAsia"/>
        </w:rPr>
        <w:t>CPU</w:t>
      </w:r>
      <w:r>
        <w:rPr>
          <w:rStyle w:val="aff1"/>
          <w:rFonts w:hint="eastAsia"/>
        </w:rPr>
        <w:t>2</w:t>
      </w:r>
      <w:r w:rsidRPr="003811EA">
        <w:rPr>
          <w:rStyle w:val="aff1"/>
          <w:rFonts w:hint="eastAsia"/>
        </w:rPr>
        <w:t>_</w:t>
      </w:r>
      <w:r>
        <w:rPr>
          <w:rStyle w:val="aff1"/>
          <w:rFonts w:hint="eastAsia"/>
        </w:rPr>
        <w:t>DT_INIT</w:t>
      </w:r>
      <w:r>
        <w:rPr>
          <w:rFonts w:hint="eastAsia"/>
        </w:rPr>
        <w:t>，以及数组</w:t>
      </w:r>
      <w:r w:rsidRPr="00D62CAD">
        <w:rPr>
          <w:rStyle w:val="aff1"/>
          <w:rFonts w:hint="eastAsia"/>
        </w:rPr>
        <w:t>Bi</w:t>
      </w:r>
      <w:r w:rsidRPr="00D62CAD">
        <w:rPr>
          <w:rFonts w:hint="eastAsia"/>
        </w:rPr>
        <w:t>[</w:t>
      </w:r>
      <w:r w:rsidRPr="007F6855">
        <w:rPr>
          <w:rStyle w:val="aff1"/>
        </w:rPr>
        <w:t>ATP_INTERRUPT_NB</w:t>
      </w:r>
      <w:r w:rsidRPr="00D62CAD">
        <w:rPr>
          <w:rFonts w:hint="eastAsia"/>
        </w:rPr>
        <w:t>]</w:t>
      </w:r>
      <w:r w:rsidRPr="00D62CAD">
        <w:rPr>
          <w:rFonts w:hint="eastAsia"/>
        </w:rPr>
        <w:t>为</w:t>
      </w:r>
      <w:r w:rsidRPr="00D62CAD">
        <w:rPr>
          <w:rFonts w:hint="eastAsia"/>
        </w:rPr>
        <w:t>VCP</w:t>
      </w:r>
      <w:r w:rsidRPr="00D62CAD">
        <w:rPr>
          <w:rFonts w:hint="eastAsia"/>
        </w:rPr>
        <w:t>事先分配好的特征值。而</w:t>
      </w:r>
      <w:r w:rsidRPr="005F01E9">
        <w:rPr>
          <w:rStyle w:val="aff2"/>
          <w:rFonts w:hint="eastAsia"/>
        </w:rPr>
        <w:t>PDoperation</w:t>
      </w:r>
      <w:r w:rsidRPr="00D62CAD">
        <w:rPr>
          <w:rFonts w:hint="eastAsia"/>
        </w:rPr>
        <w:t>()</w:t>
      </w:r>
      <w:r w:rsidRPr="00D62CAD">
        <w:rPr>
          <w:rFonts w:hint="eastAsia"/>
        </w:rPr>
        <w:t>表示不带</w:t>
      </w:r>
      <w:r w:rsidRPr="00890E81">
        <w:rPr>
          <w:rStyle w:val="aff2"/>
          <w:rFonts w:hint="eastAsia"/>
        </w:rPr>
        <w:t>Dt</w:t>
      </w:r>
      <w:r w:rsidRPr="00D62CAD">
        <w:rPr>
          <w:rFonts w:hint="eastAsia"/>
        </w:rPr>
        <w:t>的</w:t>
      </w:r>
      <w:r w:rsidRPr="00D62CAD">
        <w:rPr>
          <w:rFonts w:hint="eastAsia"/>
        </w:rPr>
        <w:t>PD</w:t>
      </w:r>
      <w:r w:rsidRPr="00D62CAD">
        <w:rPr>
          <w:rFonts w:hint="eastAsia"/>
        </w:rPr>
        <w:t>运算；</w:t>
      </w:r>
      <w:r w:rsidRPr="005F01E9">
        <w:rPr>
          <w:rStyle w:val="aff2"/>
          <w:rFonts w:hint="eastAsia"/>
        </w:rPr>
        <w:t>P</w:t>
      </w:r>
      <w:r w:rsidRPr="005F01E9">
        <w:rPr>
          <w:rStyle w:val="aff2"/>
        </w:rPr>
        <w:t>d</w:t>
      </w:r>
      <w:r w:rsidRPr="005F01E9">
        <w:rPr>
          <w:rStyle w:val="aff2"/>
          <w:rFonts w:hint="eastAsia"/>
        </w:rPr>
        <w:t>operationDt</w:t>
      </w:r>
      <w:r w:rsidRPr="00D62CAD">
        <w:rPr>
          <w:rFonts w:hint="eastAsia"/>
        </w:rPr>
        <w:t>()</w:t>
      </w:r>
      <w:r w:rsidRPr="00D62CAD">
        <w:rPr>
          <w:rFonts w:hint="eastAsia"/>
        </w:rPr>
        <w:t>为带</w:t>
      </w:r>
      <w:r w:rsidRPr="00890E81">
        <w:rPr>
          <w:rStyle w:val="aff2"/>
          <w:rFonts w:hint="eastAsia"/>
        </w:rPr>
        <w:t>Dt</w:t>
      </w:r>
      <w:r w:rsidRPr="00D62CAD">
        <w:rPr>
          <w:rFonts w:hint="eastAsia"/>
        </w:rPr>
        <w:t>的</w:t>
      </w:r>
      <w:r w:rsidRPr="00D62CAD">
        <w:rPr>
          <w:rFonts w:hint="eastAsia"/>
        </w:rPr>
        <w:t>PD</w:t>
      </w:r>
      <w:r w:rsidRPr="00D62CAD">
        <w:rPr>
          <w:rFonts w:hint="eastAsia"/>
        </w:rPr>
        <w:t>运算；</w:t>
      </w:r>
      <w:r w:rsidRPr="005F01E9">
        <w:rPr>
          <w:rStyle w:val="aff2"/>
          <w:rFonts w:hint="eastAsia"/>
        </w:rPr>
        <w:t>InversePDoperation</w:t>
      </w:r>
      <w:r w:rsidRPr="00D62CAD">
        <w:rPr>
          <w:rFonts w:hint="eastAsia"/>
        </w:rPr>
        <w:t>()</w:t>
      </w:r>
      <w:r w:rsidRPr="00D62CAD">
        <w:rPr>
          <w:rFonts w:hint="eastAsia"/>
        </w:rPr>
        <w:t>为</w:t>
      </w:r>
      <w:r w:rsidRPr="00D62CAD">
        <w:rPr>
          <w:rFonts w:hint="eastAsia"/>
        </w:rPr>
        <w:t>PD</w:t>
      </w:r>
      <w:r w:rsidRPr="00D62CAD">
        <w:rPr>
          <w:rFonts w:hint="eastAsia"/>
        </w:rPr>
        <w:t>运算的逆运算。</w:t>
      </w:r>
    </w:p>
    <w:p w:rsidR="00161B8C" w:rsidP="00C93484" w:rsidRDefault="00161B8C">
      <w:pPr>
        <w:pStyle w:val="Reqtify"/>
      </w:pPr>
    </w:p>
    <w:p w:rsidRPr="00D62CAD" w:rsidR="00161B8C" w:rsidP="00C93484" w:rsidRDefault="00161B8C">
      <w:pPr>
        <w:pStyle w:val="Reqtify"/>
      </w:pPr>
      <w:r w:rsidRPr="00E4057A">
        <w:rPr>
          <w:rFonts w:hint="eastAsia"/>
        </w:rPr>
        <w:t xml:space="preserve">The numbers of data is classified by </w:t>
      </w:r>
      <w:r>
        <w:rPr>
          <w:rFonts w:hint="eastAsia"/>
        </w:rPr>
        <w:t xml:space="preserve">the </w:t>
      </w:r>
      <w:r w:rsidRPr="00E4057A">
        <w:rPr>
          <w:rFonts w:hint="eastAsia"/>
        </w:rPr>
        <w:t xml:space="preserve">VCP </w:t>
      </w:r>
      <w:r>
        <w:rPr>
          <w:rFonts w:hint="eastAsia"/>
        </w:rPr>
        <w:t xml:space="preserve">tool </w:t>
      </w:r>
      <w:r w:rsidRPr="00E4057A">
        <w:rPr>
          <w:rFonts w:hint="eastAsia"/>
        </w:rPr>
        <w:t>beforehand which include</w:t>
      </w:r>
      <w:r>
        <w:rPr>
          <w:rFonts w:hint="eastAsia"/>
        </w:rPr>
        <w:t>s:</w:t>
      </w:r>
      <w:r w:rsidRPr="00E4057A">
        <w:rPr>
          <w:rFonts w:hint="eastAsia"/>
        </w:rPr>
        <w:t xml:space="preserve"> </w:t>
      </w:r>
      <w:r w:rsidRPr="00C2060C">
        <w:rPr>
          <w:rStyle w:val="aff1"/>
          <w:rFonts w:hint="eastAsia"/>
        </w:rPr>
        <w:t>CPU1_TRACE_0</w:t>
      </w:r>
      <w:r>
        <w:rPr>
          <w:rFonts w:hint="eastAsia"/>
        </w:rPr>
        <w:t xml:space="preserve">, </w:t>
      </w:r>
      <w:r w:rsidRPr="00C2060C">
        <w:rPr>
          <w:rStyle w:val="aff1"/>
          <w:rFonts w:hint="eastAsia"/>
        </w:rPr>
        <w:t>CPU2_TRACE_0</w:t>
      </w:r>
      <w:r>
        <w:rPr>
          <w:rFonts w:hint="eastAsia"/>
        </w:rPr>
        <w:t xml:space="preserve">, </w:t>
      </w:r>
      <w:r w:rsidRPr="00C2060C">
        <w:rPr>
          <w:rStyle w:val="aff1"/>
          <w:rFonts w:hint="eastAsia"/>
        </w:rPr>
        <w:t>CPU1_TRACE_N</w:t>
      </w:r>
      <w:r>
        <w:rPr>
          <w:rFonts w:hint="eastAsia"/>
        </w:rPr>
        <w:t xml:space="preserve">, </w:t>
      </w:r>
      <w:r w:rsidRPr="00C2060C">
        <w:rPr>
          <w:rStyle w:val="aff1"/>
          <w:rFonts w:hint="eastAsia"/>
        </w:rPr>
        <w:t>CPU2_TRACE_N</w:t>
      </w:r>
      <w:r>
        <w:rPr>
          <w:rFonts w:hint="eastAsia"/>
        </w:rPr>
        <w:t xml:space="preserve">, </w:t>
      </w:r>
      <w:r w:rsidRPr="00C2060C">
        <w:rPr>
          <w:rStyle w:val="aff1"/>
          <w:rFonts w:hint="eastAsia"/>
        </w:rPr>
        <w:t>CPU1_DT_INIT</w:t>
      </w:r>
      <w:r>
        <w:rPr>
          <w:rFonts w:hint="eastAsia"/>
        </w:rPr>
        <w:t xml:space="preserve">, </w:t>
      </w:r>
      <w:r w:rsidRPr="00C2060C">
        <w:rPr>
          <w:rStyle w:val="aff1"/>
          <w:rFonts w:hint="eastAsia"/>
        </w:rPr>
        <w:t>CPU2_DT_INIT</w:t>
      </w:r>
      <w:r>
        <w:rPr>
          <w:rFonts w:hint="eastAsia"/>
        </w:rPr>
        <w:t xml:space="preserve">, and </w:t>
      </w:r>
      <w:r w:rsidRPr="00C2060C">
        <w:rPr>
          <w:rStyle w:val="aff1"/>
          <w:rFonts w:hint="eastAsia"/>
        </w:rPr>
        <w:t>Bi</w:t>
      </w:r>
      <w:r w:rsidRPr="00D62CAD">
        <w:rPr>
          <w:rFonts w:hint="eastAsia"/>
        </w:rPr>
        <w:t>[</w:t>
      </w:r>
      <w:r w:rsidRPr="00C2060C">
        <w:rPr>
          <w:rStyle w:val="aff1"/>
        </w:rPr>
        <w:t>ATP_INTERRUPT_NB</w:t>
      </w:r>
      <w:r w:rsidRPr="00D62CAD">
        <w:rPr>
          <w:rFonts w:hint="eastAsia"/>
        </w:rPr>
        <w:t>]</w:t>
      </w:r>
      <w:r w:rsidRPr="00E4057A">
        <w:rPr>
          <w:rFonts w:hint="eastAsia"/>
        </w:rPr>
        <w:t>.</w:t>
      </w:r>
      <w:r>
        <w:rPr>
          <w:rFonts w:hint="eastAsia"/>
        </w:rPr>
        <w:t xml:space="preserve"> and </w:t>
      </w:r>
      <w:r w:rsidRPr="00C2060C">
        <w:rPr>
          <w:rStyle w:val="aff2"/>
          <w:rFonts w:hint="eastAsia"/>
        </w:rPr>
        <w:t>PDoperation</w:t>
      </w:r>
      <w:r w:rsidRPr="00D62CAD">
        <w:rPr>
          <w:rFonts w:hint="eastAsia"/>
        </w:rPr>
        <w:t>()</w:t>
      </w:r>
      <w:r w:rsidRPr="00E4057A">
        <w:rPr>
          <w:rFonts w:hint="eastAsia"/>
        </w:rPr>
        <w:t xml:space="preserve"> represents the PD calculation without </w:t>
      </w:r>
      <w:hyperlink w:history="1" w:anchor="Dt">
        <w:r w:rsidR="00C02146">
          <w:rPr>
            <w:rStyle w:val="ac"/>
          </w:rPr>
          <w:t>Dt</w:t>
        </w:r>
      </w:hyperlink>
      <w:r w:rsidRPr="00D62CAD">
        <w:rPr>
          <w:rFonts w:hint="eastAsia"/>
        </w:rPr>
        <w:t>；</w:t>
      </w:r>
      <w:r w:rsidRPr="00C2060C">
        <w:rPr>
          <w:rStyle w:val="aff2"/>
          <w:rFonts w:hint="eastAsia"/>
        </w:rPr>
        <w:t>P</w:t>
      </w:r>
      <w:r>
        <w:rPr>
          <w:rStyle w:val="aff2"/>
          <w:rFonts w:hint="eastAsia"/>
        </w:rPr>
        <w:t>D</w:t>
      </w:r>
      <w:r w:rsidRPr="00C2060C">
        <w:rPr>
          <w:rStyle w:val="aff2"/>
          <w:rFonts w:hint="eastAsia"/>
        </w:rPr>
        <w:t>operationDt</w:t>
      </w:r>
      <w:r w:rsidRPr="00D62CAD">
        <w:rPr>
          <w:rFonts w:hint="eastAsia"/>
        </w:rPr>
        <w:t>()</w:t>
      </w:r>
      <w:r w:rsidRPr="00E4057A">
        <w:rPr>
          <w:rFonts w:hint="eastAsia"/>
        </w:rPr>
        <w:t xml:space="preserve"> stands for the PD calculation with </w:t>
      </w:r>
      <w:hyperlink w:history="1" w:anchor="Dt">
        <w:r w:rsidR="00C02146">
          <w:rPr>
            <w:rStyle w:val="ac"/>
          </w:rPr>
          <w:t>Dt</w:t>
        </w:r>
      </w:hyperlink>
      <w:r>
        <w:t> </w:t>
      </w:r>
      <w:r w:rsidRPr="00D62CAD">
        <w:rPr>
          <w:rFonts w:hint="eastAsia"/>
        </w:rPr>
        <w:t xml:space="preserve">; </w:t>
      </w:r>
      <w:r w:rsidRPr="00C2060C">
        <w:rPr>
          <w:rStyle w:val="aff2"/>
          <w:rFonts w:hint="eastAsia"/>
        </w:rPr>
        <w:t>InversePDoperation</w:t>
      </w:r>
      <w:r w:rsidRPr="00D62CAD">
        <w:rPr>
          <w:rFonts w:hint="eastAsia"/>
        </w:rPr>
        <w:t>()</w:t>
      </w:r>
      <w:r w:rsidRPr="00E4057A">
        <w:rPr>
          <w:rFonts w:hint="eastAsia"/>
        </w:rPr>
        <w:t xml:space="preserve"> is regarded as PD inverse calculation. </w:t>
      </w:r>
    </w:p>
    <w:p w:rsidR="00161B8C" w:rsidP="00C93484" w:rsidRDefault="00161B8C">
      <w:pPr>
        <w:pStyle w:val="Reqtify"/>
      </w:pPr>
    </w:p>
    <w:p w:rsidRPr="00D62CAD" w:rsidR="008C1F74" w:rsidP="00C93484" w:rsidRDefault="008C1F74">
      <w:pPr>
        <w:pStyle w:val="Reqtify"/>
      </w:pPr>
    </w:p>
    <w:p w:rsidRPr="00A61D30" w:rsidR="00161B8C" w:rsidP="0012674A" w:rsidRDefault="00161B8C">
      <w:pPr>
        <w:pStyle w:val="4"/>
      </w:pPr>
      <w:r w:rsidRPr="00A61D30">
        <w:rPr>
          <w:rFonts w:hint="eastAsia"/>
        </w:rPr>
        <w:t>Deferred Task Control</w:t>
      </w:r>
    </w:p>
    <w:p w:rsidR="00161B8C" w:rsidP="00161B8C" w:rsidRDefault="00161B8C"/>
    <w:p w:rsidRPr="00972331" w:rsidR="00161B8C" w:rsidP="00161B8C" w:rsidRDefault="00161B8C">
      <w:pPr>
        <w:pStyle w:val="ReqtifyAltR"/>
      </w:pPr>
      <w:r w:rsidRPr="00972331">
        <w:t>[</w:t>
      </w:r>
      <w:r>
        <w:t>iTC_CC_ATP-SwRS-</w:t>
      </w:r>
      <w:r>
        <w:rPr>
          <w:rFonts w:hint="eastAsia"/>
        </w:rPr>
        <w:t>0535</w:t>
      </w:r>
      <w:r w:rsidRPr="00972331">
        <w:t>]</w:t>
      </w:r>
    </w:p>
    <w:p w:rsidR="00161B8C" w:rsidP="00C93484" w:rsidRDefault="00F42E76">
      <w:pPr>
        <w:pStyle w:val="Reqtify"/>
      </w:pPr>
      <w:bookmarkStart w:name="SafeTimerFailed" w:id="17059"/>
      <w:r w:rsidRPr="003F37D3">
        <w:rPr>
          <w:rStyle w:val="aff2"/>
        </w:rPr>
        <w:lastRenderedPageBreak/>
        <w:t>SafeTimerFailed</w:t>
      </w:r>
      <w:bookmarkEnd w:id="17059"/>
      <w:r w:rsidRPr="007F6855" w:rsidR="00161B8C">
        <w:rPr>
          <w:rFonts w:hint="eastAsia"/>
        </w:rPr>
        <w:t>，</w:t>
      </w:r>
      <w:r w:rsidR="00161B8C">
        <w:rPr>
          <w:rFonts w:hint="eastAsia"/>
        </w:rPr>
        <w:t>判断硬件定时中断是否正确。在主任务中检查每个相邻中断中锁存的</w:t>
      </w:r>
      <w:r w:rsidR="00161B8C">
        <w:rPr>
          <w:rFonts w:hint="eastAsia"/>
        </w:rPr>
        <w:t>VLE</w:t>
      </w:r>
      <w:r w:rsidR="00161B8C">
        <w:rPr>
          <w:rFonts w:hint="eastAsia"/>
        </w:rPr>
        <w:t>安全时钟脉冲数是否在误差范围</w:t>
      </w:r>
      <w:r w:rsidR="00161B8C">
        <w:rPr>
          <w:rFonts w:hint="eastAsia"/>
        </w:rPr>
        <w:t>[</w:t>
      </w:r>
      <w:r w:rsidRPr="007F6855" w:rsidR="00161B8C">
        <w:rPr>
          <w:rStyle w:val="aff1"/>
        </w:rPr>
        <w:t>MIN_TIMER_IMPULSE_NB</w:t>
      </w:r>
      <w:r w:rsidR="00161B8C">
        <w:rPr>
          <w:rFonts w:hint="eastAsia"/>
        </w:rPr>
        <w:t xml:space="preserve">, </w:t>
      </w:r>
      <w:r w:rsidRPr="007F6855" w:rsidR="00161B8C">
        <w:rPr>
          <w:rStyle w:val="aff1"/>
        </w:rPr>
        <w:t>MAX_TIMER_IMPULSE_NB</w:t>
      </w:r>
      <w:r w:rsidR="00161B8C">
        <w:rPr>
          <w:rFonts w:hint="eastAsia"/>
        </w:rPr>
        <w:t>]</w:t>
      </w:r>
      <w:r w:rsidR="00161B8C">
        <w:rPr>
          <w:rFonts w:hint="eastAsia"/>
        </w:rPr>
        <w:t>内。</w:t>
      </w:r>
    </w:p>
    <w:p w:rsidR="00161B8C" w:rsidP="00FA0FBB" w:rsidRDefault="00161B8C">
      <w:pPr>
        <w:pStyle w:val="AltX"/>
      </w:pPr>
      <w:r>
        <w:rPr>
          <w:rFonts w:hint="eastAsia"/>
        </w:rPr>
        <w:t>一旦判断</w:t>
      </w:r>
      <w:r w:rsidRPr="00686014">
        <w:rPr>
          <w:rStyle w:val="aff2"/>
          <w:rFonts w:hint="eastAsia"/>
        </w:rPr>
        <w:t>SafeTimerFailed</w:t>
      </w:r>
      <w:r>
        <w:rPr>
          <w:rFonts w:hint="eastAsia"/>
        </w:rPr>
        <w:t>为</w:t>
      </w:r>
      <w:r>
        <w:rPr>
          <w:rStyle w:val="aff1"/>
          <w:rFonts w:hint="eastAsia"/>
        </w:rPr>
        <w:t>True</w:t>
      </w:r>
      <w:r>
        <w:rPr>
          <w:rFonts w:hint="eastAsia"/>
        </w:rPr>
        <w:t>，则始终保持为</w:t>
      </w:r>
      <w:r>
        <w:rPr>
          <w:rStyle w:val="aff1"/>
          <w:rFonts w:hint="eastAsia"/>
        </w:rPr>
        <w:t>True</w:t>
      </w:r>
      <w:r>
        <w:rPr>
          <w:rFonts w:hint="eastAsia"/>
        </w:rPr>
        <w:t>（只有重启</w:t>
      </w:r>
      <w:r>
        <w:rPr>
          <w:rFonts w:hint="eastAsia"/>
        </w:rPr>
        <w:t>ATP</w:t>
      </w:r>
      <w:r>
        <w:rPr>
          <w:rFonts w:hint="eastAsia"/>
        </w:rPr>
        <w:t>才能缓解）；</w:t>
      </w:r>
    </w:p>
    <w:p w:rsidR="00161B8C" w:rsidP="00FA0FBB" w:rsidRDefault="00161B8C">
      <w:pPr>
        <w:pStyle w:val="AltX"/>
      </w:pPr>
      <w:r>
        <w:rPr>
          <w:rFonts w:hint="eastAsia"/>
        </w:rPr>
        <w:t>否则，若测得脉冲数在上述范围内，则设置</w:t>
      </w:r>
      <w:r w:rsidRPr="00071B28">
        <w:rPr>
          <w:rStyle w:val="aff2"/>
          <w:rFonts w:hint="eastAsia"/>
        </w:rPr>
        <w:t>SafeTimerFailed</w:t>
      </w:r>
      <w:r>
        <w:rPr>
          <w:rFonts w:hint="eastAsia"/>
        </w:rPr>
        <w:t>为</w:t>
      </w:r>
      <w:r>
        <w:rPr>
          <w:rStyle w:val="aff1"/>
        </w:rPr>
        <w:t>False</w:t>
      </w:r>
      <w:r>
        <w:rPr>
          <w:rFonts w:hint="eastAsia"/>
        </w:rPr>
        <w:t>;</w:t>
      </w:r>
    </w:p>
    <w:p w:rsidR="00161B8C" w:rsidP="00FA0FBB" w:rsidRDefault="00161B8C">
      <w:pPr>
        <w:pStyle w:val="AltX"/>
      </w:pPr>
      <w:r>
        <w:rPr>
          <w:rFonts w:hint="eastAsia"/>
        </w:rPr>
        <w:t>否则，设置</w:t>
      </w:r>
      <w:r w:rsidRPr="00071B28">
        <w:rPr>
          <w:rStyle w:val="aff2"/>
          <w:rFonts w:hint="eastAsia"/>
        </w:rPr>
        <w:t>SafeTimerFailed</w:t>
      </w:r>
      <w:r>
        <w:rPr>
          <w:rFonts w:hint="eastAsia"/>
        </w:rPr>
        <w:t>为</w:t>
      </w:r>
      <w:r>
        <w:rPr>
          <w:rStyle w:val="aff1"/>
        </w:rPr>
        <w:t>True</w:t>
      </w:r>
      <w:r>
        <w:rPr>
          <w:rFonts w:hint="eastAsia"/>
        </w:rPr>
        <w:t>。</w:t>
      </w:r>
    </w:p>
    <w:p w:rsidRPr="00C2060C" w:rsidR="00161B8C" w:rsidP="00C93484" w:rsidRDefault="00161B8C">
      <w:pPr>
        <w:pStyle w:val="Reqtify"/>
      </w:pPr>
    </w:p>
    <w:p w:rsidRPr="00C2060C" w:rsidR="00161B8C" w:rsidP="00C93484" w:rsidRDefault="00161B8C">
      <w:pPr>
        <w:pStyle w:val="Reqtify"/>
      </w:pPr>
      <w:r w:rsidRPr="00C2060C">
        <w:rPr>
          <w:rFonts w:hint="eastAsia"/>
        </w:rPr>
        <w:t xml:space="preserve">The </w:t>
      </w:r>
      <w:hyperlink w:history="1" w:anchor="SafeTimerFailed">
        <w:r w:rsidR="00F42E76">
          <w:rPr>
            <w:rStyle w:val="ac"/>
            <w:noProof/>
          </w:rPr>
          <w:t>SafeTimerFailed</w:t>
        </w:r>
      </w:hyperlink>
      <w:r w:rsidRPr="00C2060C">
        <w:rPr>
          <w:rFonts w:hint="eastAsia"/>
        </w:rPr>
        <w:t xml:space="preserve"> defines whether the fix-time interrupt fo</w:t>
      </w:r>
      <w:r>
        <w:rPr>
          <w:rFonts w:hint="eastAsia"/>
        </w:rPr>
        <w:t xml:space="preserve">r hardware is correct or not. ATP shall </w:t>
      </w:r>
      <w:r w:rsidRPr="00C2060C">
        <w:rPr>
          <w:rFonts w:hint="eastAsia"/>
        </w:rPr>
        <w:t xml:space="preserve">check whether the safe clock impulse number </w:t>
      </w:r>
      <w:r>
        <w:rPr>
          <w:rFonts w:hint="eastAsia"/>
        </w:rPr>
        <w:t>with the</w:t>
      </w:r>
      <w:r w:rsidRPr="00C2060C">
        <w:rPr>
          <w:rFonts w:hint="eastAsia"/>
        </w:rPr>
        <w:t xml:space="preserve"> adjacent interrupt is within </w:t>
      </w:r>
      <w:r>
        <w:rPr>
          <w:rFonts w:hint="eastAsia"/>
        </w:rPr>
        <w:t xml:space="preserve">the </w:t>
      </w:r>
      <w:r w:rsidRPr="00C2060C">
        <w:rPr>
          <w:rFonts w:hint="eastAsia"/>
        </w:rPr>
        <w:t>error range</w:t>
      </w:r>
      <w:r>
        <w:rPr>
          <w:rFonts w:hint="eastAsia"/>
        </w:rPr>
        <w:t xml:space="preserve"> </w:t>
      </w:r>
      <w:r w:rsidRPr="00C2060C">
        <w:rPr>
          <w:rFonts w:hint="eastAsia"/>
        </w:rPr>
        <w:t>[</w:t>
      </w:r>
      <w:r w:rsidRPr="00C2060C">
        <w:rPr>
          <w:rStyle w:val="aff1"/>
          <w:rFonts w:hint="eastAsia"/>
        </w:rPr>
        <w:t>MIN_TIMER_IMPULSE_NB</w:t>
      </w:r>
      <w:r w:rsidRPr="00C2060C">
        <w:rPr>
          <w:rFonts w:hint="eastAsia"/>
        </w:rPr>
        <w:t xml:space="preserve">, </w:t>
      </w:r>
      <w:r w:rsidRPr="00C2060C">
        <w:rPr>
          <w:rStyle w:val="aff1"/>
          <w:rFonts w:hint="eastAsia"/>
        </w:rPr>
        <w:t>MAX_TIMER_IMPULSE_NB</w:t>
      </w:r>
      <w:r w:rsidRPr="00C2060C">
        <w:rPr>
          <w:rFonts w:hint="eastAsia"/>
        </w:rPr>
        <w:t>].</w:t>
      </w:r>
    </w:p>
    <w:p w:rsidR="00161B8C" w:rsidP="00FA0FBB" w:rsidRDefault="00161B8C">
      <w:pPr>
        <w:pStyle w:val="AltX"/>
      </w:pPr>
      <w:r>
        <w:rPr>
          <w:rFonts w:hint="eastAsia"/>
        </w:rPr>
        <w:t xml:space="preserve">Once the </w:t>
      </w:r>
      <w:hyperlink w:history="1" w:anchor="SafeTimerFailed">
        <w:r w:rsidR="00F42E76">
          <w:rPr>
            <w:rStyle w:val="ac"/>
            <w:noProof/>
          </w:rPr>
          <w:t>SafeTimerFailed</w:t>
        </w:r>
      </w:hyperlink>
      <w:r>
        <w:rPr>
          <w:rFonts w:hint="eastAsia"/>
        </w:rPr>
        <w:t xml:space="preserve"> was </w:t>
      </w:r>
      <w:r w:rsidRPr="00354FC4">
        <w:rPr>
          <w:rStyle w:val="aff1"/>
          <w:rFonts w:hint="eastAsia"/>
        </w:rPr>
        <w:t>True</w:t>
      </w:r>
      <w:r>
        <w:rPr>
          <w:rFonts w:hint="eastAsia"/>
        </w:rPr>
        <w:t xml:space="preserve">, ATP shall keep it as </w:t>
      </w:r>
      <w:r w:rsidRPr="00354FC4">
        <w:rPr>
          <w:rStyle w:val="aff1"/>
          <w:rFonts w:hint="eastAsia"/>
        </w:rPr>
        <w:t>True</w:t>
      </w:r>
      <w:r>
        <w:rPr>
          <w:rFonts w:hint="eastAsia"/>
        </w:rPr>
        <w:t xml:space="preserve"> unless the system is rebooted.</w:t>
      </w:r>
    </w:p>
    <w:p w:rsidRPr="00242964" w:rsidR="00161B8C" w:rsidP="00FA0FBB" w:rsidRDefault="00161B8C">
      <w:pPr>
        <w:pStyle w:val="AltX"/>
      </w:pPr>
      <w:r>
        <w:rPr>
          <w:rFonts w:hint="eastAsia"/>
        </w:rPr>
        <w:t>Or else:, i</w:t>
      </w:r>
      <w:r w:rsidRPr="00242964">
        <w:rPr>
          <w:rFonts w:hint="eastAsia"/>
        </w:rPr>
        <w:t xml:space="preserve">f the </w:t>
      </w:r>
      <w:r w:rsidRPr="00242964" w:rsidR="002F5731">
        <w:t>impulse</w:t>
      </w:r>
      <w:r w:rsidRPr="00242964">
        <w:rPr>
          <w:rFonts w:hint="eastAsia"/>
        </w:rPr>
        <w:t xml:space="preserve"> number is within the above-mentioned range, ATP shall set </w:t>
      </w:r>
      <w:hyperlink w:history="1" w:anchor="SafeTimerFailed">
        <w:r w:rsidR="00F42E76">
          <w:rPr>
            <w:rStyle w:val="ac"/>
            <w:noProof/>
          </w:rPr>
          <w:t>SafeTimerFailed</w:t>
        </w:r>
      </w:hyperlink>
      <w:r w:rsidRPr="00242964">
        <w:rPr>
          <w:rFonts w:hint="eastAsia"/>
        </w:rPr>
        <w:t xml:space="preserve"> as </w:t>
      </w:r>
      <w:r w:rsidRPr="00354FC4">
        <w:rPr>
          <w:rStyle w:val="aff1"/>
        </w:rPr>
        <w:t>False</w:t>
      </w:r>
    </w:p>
    <w:p w:rsidRPr="00242964" w:rsidR="00161B8C" w:rsidP="00FA0FBB" w:rsidRDefault="00161B8C">
      <w:pPr>
        <w:pStyle w:val="AltX"/>
      </w:pPr>
      <w:r w:rsidRPr="00242964">
        <w:rPr>
          <w:rFonts w:hint="eastAsia"/>
        </w:rPr>
        <w:t xml:space="preserve">Otherwise, it will set </w:t>
      </w:r>
      <w:hyperlink w:history="1" w:anchor="SafeTimerFailed">
        <w:r w:rsidR="00F42E76">
          <w:rPr>
            <w:rStyle w:val="ac"/>
            <w:noProof/>
          </w:rPr>
          <w:t>SafeTimerFailed</w:t>
        </w:r>
      </w:hyperlink>
      <w:r w:rsidRPr="00242964">
        <w:rPr>
          <w:rFonts w:hint="eastAsia"/>
        </w:rPr>
        <w:t xml:space="preserve"> as </w:t>
      </w:r>
      <w:r w:rsidRPr="00354FC4">
        <w:rPr>
          <w:rStyle w:val="aff1"/>
          <w:rFonts w:hint="eastAsia"/>
        </w:rPr>
        <w:t>True</w:t>
      </w:r>
      <w:r w:rsidRPr="00242964">
        <w:rPr>
          <w:rFonts w:hint="eastAsia"/>
        </w:rPr>
        <w:t xml:space="preserve">. </w:t>
      </w:r>
    </w:p>
    <w:p w:rsidR="00161B8C" w:rsidP="000C0D62" w:rsidRDefault="00161B8C">
      <w:pPr>
        <w:pStyle w:val="ReqtifyAltQ"/>
      </w:pPr>
      <w:r w:rsidRPr="008A1414">
        <w:t>#Category=Functional</w:t>
      </w:r>
    </w:p>
    <w:p w:rsidR="00161B8C" w:rsidP="000C0D62" w:rsidRDefault="00161B8C">
      <w:pPr>
        <w:pStyle w:val="ReqtifyAltQ"/>
      </w:pPr>
      <w:r w:rsidRPr="008A1414">
        <w:t>#Contribution</w:t>
      </w:r>
      <w:r>
        <w:t>=SIL4</w:t>
      </w:r>
    </w:p>
    <w:p w:rsidR="009328EA" w:rsidP="000C0D62" w:rsidRDefault="00161B8C">
      <w:pPr>
        <w:pStyle w:val="ReqtifyAltQ"/>
        <w:rPr>
          <w:ins w:author="常鸣" w:date="2014-07-03T14:27:00Z" w:id="17060"/>
        </w:rPr>
      </w:pPr>
      <w:del w:author="常鸣" w:date="2014-07-03T14:27:00Z" w:id="17061">
        <w:r w:rsidRPr="008A1414" w:rsidDel="009328EA">
          <w:delText>#S</w:delText>
        </w:r>
      </w:del>
      <w:ins w:author="常鸣" w:date="2014-07-03T14:27:00Z" w:id="17062">
        <w:r w:rsidR="009328EA">
          <w:t>#Allocation=ATP Software</w:t>
        </w:r>
      </w:ins>
    </w:p>
    <w:p w:rsidR="00161B8C" w:rsidP="000C0D62" w:rsidRDefault="009328EA">
      <w:pPr>
        <w:pStyle w:val="ReqtifyAltQ"/>
      </w:pPr>
      <w:ins w:author="常鸣" w:date="2014-07-03T14:27:00Z" w:id="17063">
        <w:r>
          <w:t>#S</w:t>
        </w:r>
      </w:ins>
      <w:r w:rsidRPr="008A1414" w:rsidR="00161B8C">
        <w:t>ource=</w:t>
      </w:r>
      <w:r w:rsidRPr="00765C7A" w:rsidR="00161B8C">
        <w:t>[iTC_CC-SyAD-</w:t>
      </w:r>
      <w:r w:rsidR="00161B8C">
        <w:rPr>
          <w:rFonts w:hint="eastAsia"/>
        </w:rPr>
        <w:t>0012], [</w:t>
      </w:r>
      <w:r w:rsidR="00161B8C">
        <w:t>iTC_CC_ATP_SwHA</w:t>
      </w:r>
      <w:r w:rsidRPr="00F00407" w:rsidR="00161B8C">
        <w:t>-017</w:t>
      </w:r>
      <w:r w:rsidR="00161B8C">
        <w:rPr>
          <w:rFonts w:hint="eastAsia"/>
        </w:rPr>
        <w:t>2]</w:t>
      </w:r>
    </w:p>
    <w:p w:rsidR="00161B8C" w:rsidP="000C0D62" w:rsidRDefault="00161B8C">
      <w:pPr>
        <w:pStyle w:val="ReqtifyAltQ"/>
      </w:pPr>
      <w:r w:rsidRPr="008A1414">
        <w:t>[End]</w:t>
      </w:r>
    </w:p>
    <w:p w:rsidR="00161B8C" w:rsidP="00161B8C" w:rsidRDefault="00161B8C"/>
    <w:p w:rsidRPr="003262A0" w:rsidR="00161B8C" w:rsidP="00161B8C" w:rsidRDefault="00161B8C"/>
    <w:p w:rsidRPr="00972331" w:rsidR="00161B8C" w:rsidP="00161B8C" w:rsidRDefault="00161B8C">
      <w:pPr>
        <w:pStyle w:val="ReqtifyAltR"/>
      </w:pPr>
      <w:r w:rsidRPr="00972331">
        <w:t>[</w:t>
      </w:r>
      <w:r>
        <w:t>iTC_CC_ATP-SwRS-</w:t>
      </w:r>
      <w:r>
        <w:rPr>
          <w:rFonts w:hint="eastAsia"/>
        </w:rPr>
        <w:t>0047</w:t>
      </w:r>
      <w:r w:rsidRPr="00972331">
        <w:t>]</w:t>
      </w:r>
    </w:p>
    <w:p w:rsidR="00161B8C" w:rsidP="00C93484" w:rsidRDefault="002C5397">
      <w:pPr>
        <w:pStyle w:val="Reqtify"/>
      </w:pPr>
      <w:bookmarkStart w:name="VitalTime" w:id="17064"/>
      <w:r w:rsidRPr="003F37D3">
        <w:rPr>
          <w:rStyle w:val="aff2"/>
          <w:bCs w:val="0"/>
          <w:iCs w:val="0"/>
        </w:rPr>
        <w:t>VitalTime</w:t>
      </w:r>
      <w:bookmarkEnd w:id="17064"/>
      <w:r w:rsidRPr="007F6855" w:rsidR="00161B8C">
        <w:rPr>
          <w:rFonts w:hint="eastAsia"/>
        </w:rPr>
        <w:t>，</w:t>
      </w:r>
      <w:r w:rsidR="00161B8C">
        <w:rPr>
          <w:rFonts w:hint="eastAsia"/>
        </w:rPr>
        <w:t>ATP</w:t>
      </w:r>
      <w:r w:rsidR="00161B8C">
        <w:rPr>
          <w:rFonts w:hint="eastAsia"/>
        </w:rPr>
        <w:t>主任务维护的当前周期序号。上电后从</w:t>
      </w:r>
      <w:r w:rsidR="00161B8C">
        <w:rPr>
          <w:rFonts w:hint="eastAsia"/>
        </w:rPr>
        <w:t>0</w:t>
      </w:r>
      <w:r w:rsidR="00161B8C">
        <w:rPr>
          <w:rFonts w:hint="eastAsia"/>
        </w:rPr>
        <w:t>开始，每周期递增加</w:t>
      </w:r>
      <w:r w:rsidR="00161B8C">
        <w:rPr>
          <w:rFonts w:hint="eastAsia"/>
        </w:rPr>
        <w:t>1</w:t>
      </w:r>
      <w:r w:rsidR="00161B8C">
        <w:rPr>
          <w:rFonts w:hint="eastAsia"/>
        </w:rPr>
        <w:t>。当主任务</w:t>
      </w:r>
      <w:r w:rsidR="00161B8C">
        <w:t>在执行完成本周期的所有工作后，监控</w:t>
      </w:r>
      <w:r w:rsidR="00161B8C">
        <w:rPr>
          <w:rFonts w:hint="eastAsia"/>
        </w:rPr>
        <w:t>中断任务</w:t>
      </w:r>
      <w:r w:rsidR="00161B8C">
        <w:t>是否执行完成，即</w:t>
      </w:r>
      <w:hyperlink w:history="1" w:anchor="ImmediateCounter">
        <w:r w:rsidRPr="008C1F74" w:rsidR="008C1F74">
          <w:rPr>
            <w:rStyle w:val="ac"/>
            <w:rFonts w:hint="eastAsia"/>
          </w:rPr>
          <w:t>ImmediateCounter</w:t>
        </w:r>
      </w:hyperlink>
      <w:r w:rsidR="008C1F74">
        <w:rPr>
          <w:rFonts w:hint="eastAsia"/>
        </w:rPr>
        <w:t>和</w:t>
      </w:r>
      <w:hyperlink w:history="1" w:anchor="LockedImmediateCounter">
        <w:r w:rsidRPr="008C1F74" w:rsidR="008C1F74">
          <w:rPr>
            <w:rStyle w:val="ac"/>
            <w:rFonts w:hint="eastAsia"/>
          </w:rPr>
          <w:t>LockedImmediateCounter</w:t>
        </w:r>
      </w:hyperlink>
      <w:r w:rsidR="008C1F74">
        <w:rPr>
          <w:rFonts w:hint="eastAsia"/>
        </w:rPr>
        <w:t>的差值</w:t>
      </w:r>
      <w:r w:rsidR="00161B8C">
        <w:rPr>
          <w:rFonts w:hint="eastAsia"/>
        </w:rPr>
        <w:t>是否</w:t>
      </w:r>
      <w:r w:rsidR="00FE17B0">
        <w:rPr>
          <w:rFonts w:hint="eastAsia"/>
        </w:rPr>
        <w:t>大于等于</w:t>
      </w:r>
      <w:r w:rsidR="008C1F74">
        <w:rPr>
          <w:rFonts w:hint="eastAsia"/>
        </w:rPr>
        <w:t>（</w:t>
      </w:r>
      <w:r w:rsidRPr="00190111" w:rsidR="00FE17B0">
        <w:rPr>
          <w:rStyle w:val="aff1"/>
          <w:rFonts w:hint="eastAsia"/>
        </w:rPr>
        <w:t>ATP_INTERRUPT_NB</w:t>
      </w:r>
      <w:r w:rsidR="00FE17B0">
        <w:rPr>
          <w:rFonts w:hint="eastAsia"/>
        </w:rPr>
        <w:t xml:space="preserve"> </w:t>
      </w:r>
      <w:r w:rsidR="008C1F74">
        <w:rPr>
          <w:rFonts w:hint="eastAsia"/>
        </w:rPr>
        <w:t>-1</w:t>
      </w:r>
      <w:r w:rsidR="008C1F74">
        <w:rPr>
          <w:rFonts w:hint="eastAsia"/>
        </w:rPr>
        <w:t>）</w:t>
      </w:r>
      <w:r w:rsidR="00FE17B0">
        <w:rPr>
          <w:rFonts w:hint="eastAsia"/>
        </w:rPr>
        <w:t>：</w:t>
      </w:r>
    </w:p>
    <w:p w:rsidR="00161B8C" w:rsidP="00FA0FBB" w:rsidRDefault="00161B8C">
      <w:pPr>
        <w:pStyle w:val="AltX"/>
      </w:pPr>
      <w:r>
        <w:rPr>
          <w:rFonts w:hint="eastAsia"/>
        </w:rPr>
        <w:t>若是，则</w:t>
      </w:r>
      <w:r w:rsidRPr="000219AA">
        <w:rPr>
          <w:rFonts w:hint="eastAsia"/>
        </w:rPr>
        <w:t>表明主周期执行完成</w:t>
      </w:r>
      <w:r>
        <w:rPr>
          <w:rFonts w:hint="eastAsia"/>
        </w:rPr>
        <w:t>：</w:t>
      </w:r>
    </w:p>
    <w:p w:rsidR="00161B8C" w:rsidP="00161B8C" w:rsidRDefault="00161B8C">
      <w:pPr>
        <w:pStyle w:val="AltZ"/>
      </w:pPr>
      <w:r>
        <w:rPr>
          <w:rFonts w:hint="eastAsia"/>
        </w:rPr>
        <w:t>将</w:t>
      </w:r>
      <w:r w:rsidRPr="005F01E9">
        <w:rPr>
          <w:rStyle w:val="aff2"/>
          <w:rFonts w:hint="eastAsia"/>
        </w:rPr>
        <w:t>VitalTime</w:t>
      </w:r>
      <w:r>
        <w:rPr>
          <w:rFonts w:hint="eastAsia"/>
        </w:rPr>
        <w:t>送给另一个</w:t>
      </w:r>
      <w:r>
        <w:rPr>
          <w:rFonts w:hint="eastAsia"/>
        </w:rPr>
        <w:t>CPU</w:t>
      </w:r>
      <w:r>
        <w:rPr>
          <w:rFonts w:hint="eastAsia"/>
        </w:rPr>
        <w:t>模块；</w:t>
      </w:r>
    </w:p>
    <w:p w:rsidR="00161B8C" w:rsidP="00161B8C" w:rsidRDefault="00161B8C">
      <w:pPr>
        <w:pStyle w:val="AltZ"/>
      </w:pPr>
      <w:r>
        <w:rPr>
          <w:rFonts w:hint="eastAsia"/>
        </w:rPr>
        <w:t>将</w:t>
      </w:r>
      <w:hyperlink w:history="1" w:anchor="Trace">
        <w:r w:rsidRPr="00FE17B0">
          <w:rPr>
            <w:rStyle w:val="ac"/>
          </w:rPr>
          <w:t>Trace</w:t>
        </w:r>
      </w:hyperlink>
      <w:r>
        <w:rPr>
          <w:rFonts w:hint="eastAsia"/>
        </w:rPr>
        <w:t>(k)</w:t>
      </w:r>
      <w:r>
        <w:rPr>
          <w:rFonts w:hint="eastAsia"/>
        </w:rPr>
        <w:t>和</w:t>
      </w:r>
      <w:hyperlink w:history="1" w:anchor="Dt">
        <w:r w:rsidRPr="00FE17B0">
          <w:rPr>
            <w:rStyle w:val="ac"/>
          </w:rPr>
          <w:t>Dt</w:t>
        </w:r>
      </w:hyperlink>
      <w:r>
        <w:rPr>
          <w:rFonts w:hint="eastAsia"/>
        </w:rPr>
        <w:t>(k)</w:t>
      </w:r>
      <w:r>
        <w:t>作为校核字送给</w:t>
      </w:r>
      <w:r>
        <w:t>VIOM</w:t>
      </w:r>
      <w:r>
        <w:t>进行校验。</w:t>
      </w:r>
    </w:p>
    <w:p w:rsidR="00161B8C" w:rsidP="00161B8C" w:rsidRDefault="00161B8C">
      <w:pPr>
        <w:pStyle w:val="AltZ"/>
      </w:pPr>
      <w:r>
        <w:rPr>
          <w:rFonts w:hint="eastAsia"/>
        </w:rPr>
        <w:t>在本周期最后，设置</w:t>
      </w:r>
    </w:p>
    <w:p w:rsidR="00161B8C" w:rsidP="000431E0" w:rsidRDefault="00532AED">
      <w:pPr>
        <w:pStyle w:val="af7"/>
      </w:pPr>
      <w:hyperlink w:history="1" w:anchor="VitalTime">
        <w:r w:rsidR="002C5397">
          <w:rPr>
            <w:rStyle w:val="ac"/>
          </w:rPr>
          <w:t>VitalTime</w:t>
        </w:r>
      </w:hyperlink>
      <w:r w:rsidR="00161B8C">
        <w:rPr>
          <w:rFonts w:hint="eastAsia"/>
        </w:rPr>
        <w:t xml:space="preserve"> = </w:t>
      </w:r>
      <w:hyperlink w:history="1" w:anchor="VitalTime">
        <w:r w:rsidR="002C5397">
          <w:rPr>
            <w:rStyle w:val="ac"/>
          </w:rPr>
          <w:t>VitalTime</w:t>
        </w:r>
      </w:hyperlink>
      <w:r w:rsidR="00161B8C">
        <w:rPr>
          <w:rFonts w:hint="eastAsia"/>
        </w:rPr>
        <w:t>(k-1) + 1</w:t>
      </w:r>
    </w:p>
    <w:p w:rsidR="00161B8C" w:rsidP="00FA0FBB" w:rsidRDefault="00161B8C">
      <w:pPr>
        <w:pStyle w:val="AltX"/>
      </w:pPr>
      <w:r>
        <w:rPr>
          <w:rFonts w:hint="eastAsia"/>
        </w:rPr>
        <w:t>否则，继续等待。</w:t>
      </w:r>
    </w:p>
    <w:p w:rsidR="00161B8C" w:rsidP="00C93484" w:rsidRDefault="00161B8C">
      <w:pPr>
        <w:pStyle w:val="Reqtify"/>
      </w:pPr>
    </w:p>
    <w:p w:rsidR="00161B8C" w:rsidP="00C93484" w:rsidRDefault="00161B8C">
      <w:pPr>
        <w:pStyle w:val="Reqtify"/>
      </w:pPr>
      <w:r w:rsidRPr="00E4057A">
        <w:rPr>
          <w:rFonts w:hint="eastAsia"/>
        </w:rPr>
        <w:t xml:space="preserve">The </w:t>
      </w:r>
      <w:hyperlink w:history="1" w:anchor="VitalTime">
        <w:r w:rsidR="002C5397">
          <w:rPr>
            <w:rStyle w:val="ac"/>
            <w:noProof/>
          </w:rPr>
          <w:t>VitalTime</w:t>
        </w:r>
      </w:hyperlink>
      <w:r w:rsidRPr="00E4057A">
        <w:rPr>
          <w:rFonts w:hint="eastAsia"/>
        </w:rPr>
        <w:t xml:space="preserve"> stand for the current </w:t>
      </w:r>
      <w:r w:rsidRPr="00E4057A" w:rsidR="002F5731">
        <w:t>cycle</w:t>
      </w:r>
      <w:r w:rsidRPr="00E4057A">
        <w:rPr>
          <w:rFonts w:hint="eastAsia"/>
        </w:rPr>
        <w:t xml:space="preserve"> </w:t>
      </w:r>
      <w:r>
        <w:rPr>
          <w:rFonts w:hint="eastAsia"/>
        </w:rPr>
        <w:t>of</w:t>
      </w:r>
      <w:r w:rsidRPr="00E4057A">
        <w:rPr>
          <w:rFonts w:hint="eastAsia"/>
        </w:rPr>
        <w:t xml:space="preserve"> ATP deferred task. After power up, it start</w:t>
      </w:r>
      <w:r>
        <w:rPr>
          <w:rFonts w:hint="eastAsia"/>
        </w:rPr>
        <w:t>s</w:t>
      </w:r>
      <w:r w:rsidRPr="00E4057A">
        <w:rPr>
          <w:rFonts w:hint="eastAsia"/>
        </w:rPr>
        <w:t xml:space="preserve"> from </w:t>
      </w:r>
      <w:r>
        <w:rPr>
          <w:rFonts w:hint="eastAsia"/>
        </w:rPr>
        <w:t xml:space="preserve">zero and </w:t>
      </w:r>
      <w:r w:rsidRPr="00E4057A">
        <w:rPr>
          <w:rFonts w:hint="eastAsia"/>
        </w:rPr>
        <w:t xml:space="preserve">increase </w:t>
      </w:r>
      <w:r w:rsidRPr="00E4057A">
        <w:t>one</w:t>
      </w:r>
      <w:r w:rsidRPr="00E4057A">
        <w:rPr>
          <w:rFonts w:hint="eastAsia"/>
        </w:rPr>
        <w:t xml:space="preserve"> each </w:t>
      </w:r>
      <w:r w:rsidRPr="00E4057A" w:rsidR="002F5731">
        <w:t>cycle</w:t>
      </w:r>
      <w:r w:rsidRPr="00E4057A">
        <w:rPr>
          <w:rFonts w:hint="eastAsia"/>
        </w:rPr>
        <w:t xml:space="preserve">. When all the work is executed in the </w:t>
      </w:r>
      <w:r w:rsidRPr="00E4057A">
        <w:rPr>
          <w:rFonts w:hint="eastAsia"/>
        </w:rPr>
        <w:lastRenderedPageBreak/>
        <w:t xml:space="preserve">main task, ATP detects whether the interrupt task is over, </w:t>
      </w:r>
      <w:r w:rsidRPr="00E4057A" w:rsidR="002F5731">
        <w:t>i</w:t>
      </w:r>
      <w:r w:rsidR="002F5731">
        <w:t>.e</w:t>
      </w:r>
      <w:r w:rsidRPr="00E4057A" w:rsidR="002F5731">
        <w:t>.</w:t>
      </w:r>
      <w:r w:rsidRPr="00E4057A">
        <w:rPr>
          <w:rFonts w:hint="eastAsia"/>
        </w:rPr>
        <w:t xml:space="preserve"> </w:t>
      </w:r>
      <w:r w:rsidR="00FE17B0">
        <w:rPr>
          <w:rFonts w:hint="eastAsia"/>
        </w:rPr>
        <w:t xml:space="preserve">the difference between </w:t>
      </w:r>
      <w:hyperlink w:history="1" w:anchor="ImmediateCounter">
        <w:r w:rsidRPr="008C1F74" w:rsidR="00FE17B0">
          <w:rPr>
            <w:rStyle w:val="ac"/>
            <w:rFonts w:hint="eastAsia"/>
          </w:rPr>
          <w:t>ImmediateCounter</w:t>
        </w:r>
      </w:hyperlink>
      <w:r w:rsidR="00FE17B0">
        <w:rPr>
          <w:rFonts w:hint="eastAsia"/>
        </w:rPr>
        <w:t xml:space="preserve"> and </w:t>
      </w:r>
      <w:hyperlink w:history="1" w:anchor="LockedImmediateCounter">
        <w:r w:rsidRPr="00FE17B0" w:rsidR="00FE17B0">
          <w:rPr>
            <w:rStyle w:val="ac"/>
            <w:rFonts w:hint="eastAsia"/>
          </w:rPr>
          <w:t>LockedImmediateCounter</w:t>
        </w:r>
      </w:hyperlink>
      <w:r w:rsidR="00FE17B0">
        <w:rPr>
          <w:rFonts w:hint="eastAsia"/>
        </w:rPr>
        <w:t xml:space="preserve"> </w:t>
      </w:r>
      <w:r>
        <w:rPr>
          <w:rFonts w:hint="eastAsia"/>
        </w:rPr>
        <w:t xml:space="preserve">is equal </w:t>
      </w:r>
      <w:r w:rsidR="00FE17B0">
        <w:rPr>
          <w:rFonts w:hint="eastAsia"/>
        </w:rPr>
        <w:t xml:space="preserve">to or </w:t>
      </w:r>
      <w:r w:rsidR="002F5731">
        <w:t>larger</w:t>
      </w:r>
      <w:r w:rsidR="00FE17B0">
        <w:rPr>
          <w:rFonts w:hint="eastAsia"/>
        </w:rPr>
        <w:t xml:space="preserve"> </w:t>
      </w:r>
      <w:r>
        <w:rPr>
          <w:rFonts w:hint="eastAsia"/>
        </w:rPr>
        <w:t>t</w:t>
      </w:r>
      <w:r w:rsidR="00FE17B0">
        <w:rPr>
          <w:rFonts w:hint="eastAsia"/>
        </w:rPr>
        <w:t>han</w:t>
      </w:r>
      <w:r>
        <w:rPr>
          <w:rFonts w:hint="eastAsia"/>
        </w:rPr>
        <w:t xml:space="preserve"> </w:t>
      </w:r>
      <w:r w:rsidR="00FE17B0">
        <w:rPr>
          <w:rFonts w:hint="eastAsia"/>
        </w:rPr>
        <w:t>(</w:t>
      </w:r>
      <w:r w:rsidRPr="00190111" w:rsidR="00FE17B0">
        <w:rPr>
          <w:rStyle w:val="aff1"/>
          <w:rFonts w:hint="eastAsia"/>
        </w:rPr>
        <w:t>ATP_INTERRUPT_NB</w:t>
      </w:r>
      <w:r w:rsidR="00FE17B0">
        <w:rPr>
          <w:rFonts w:hint="eastAsia"/>
        </w:rPr>
        <w:t xml:space="preserve"> -1)</w:t>
      </w:r>
      <w:r w:rsidRPr="00E4057A">
        <w:rPr>
          <w:rFonts w:hint="eastAsia"/>
        </w:rPr>
        <w:t xml:space="preserve">. </w:t>
      </w:r>
    </w:p>
    <w:p w:rsidR="00161B8C" w:rsidP="00FA0FBB" w:rsidRDefault="00161B8C">
      <w:pPr>
        <w:pStyle w:val="AltX"/>
      </w:pPr>
      <w:r w:rsidRPr="00242964">
        <w:rPr>
          <w:rFonts w:hint="eastAsia"/>
        </w:rPr>
        <w:t xml:space="preserve">If it is </w:t>
      </w:r>
      <w:r w:rsidR="00FE17B0">
        <w:rPr>
          <w:rFonts w:hint="eastAsia"/>
        </w:rPr>
        <w:t>so</w:t>
      </w:r>
      <w:r w:rsidRPr="00242964">
        <w:rPr>
          <w:rFonts w:hint="eastAsia"/>
        </w:rPr>
        <w:t xml:space="preserve">, it shows that the main task in this </w:t>
      </w:r>
      <w:r w:rsidRPr="00242964" w:rsidR="002F5731">
        <w:t>cycle</w:t>
      </w:r>
      <w:r w:rsidRPr="00242964">
        <w:rPr>
          <w:rFonts w:hint="eastAsia"/>
        </w:rPr>
        <w:t xml:space="preserve"> finishes. </w:t>
      </w:r>
      <w:r>
        <w:t>T</w:t>
      </w:r>
      <w:r>
        <w:rPr>
          <w:rFonts w:hint="eastAsia"/>
        </w:rPr>
        <w:t>hen ATP shall:</w:t>
      </w:r>
    </w:p>
    <w:p w:rsidR="00161B8C" w:rsidP="00161B8C" w:rsidRDefault="00161B8C">
      <w:pPr>
        <w:pStyle w:val="AltZ"/>
      </w:pPr>
      <w:r w:rsidRPr="00242964">
        <w:rPr>
          <w:rFonts w:hint="eastAsia"/>
        </w:rPr>
        <w:t xml:space="preserve">send </w:t>
      </w:r>
      <w:r>
        <w:rPr>
          <w:rFonts w:hint="eastAsia"/>
        </w:rPr>
        <w:t xml:space="preserve">the </w:t>
      </w:r>
      <w:hyperlink w:history="1" w:anchor="VitalTime">
        <w:r w:rsidR="002C5397">
          <w:rPr>
            <w:rStyle w:val="ac"/>
          </w:rPr>
          <w:t>VitalTime</w:t>
        </w:r>
      </w:hyperlink>
      <w:r>
        <w:rPr>
          <w:rFonts w:hint="eastAsia"/>
        </w:rPr>
        <w:t xml:space="preserve"> to the other CPU,</w:t>
      </w:r>
    </w:p>
    <w:p w:rsidR="00161B8C" w:rsidP="00161B8C" w:rsidRDefault="00161B8C">
      <w:pPr>
        <w:pStyle w:val="AltZ"/>
      </w:pPr>
      <w:r>
        <w:rPr>
          <w:rFonts w:hint="eastAsia"/>
        </w:rPr>
        <w:t>and s</w:t>
      </w:r>
      <w:r w:rsidRPr="00242964">
        <w:rPr>
          <w:rFonts w:hint="eastAsia"/>
        </w:rPr>
        <w:t xml:space="preserve">end </w:t>
      </w:r>
      <w:hyperlink w:history="1" w:anchor="Trace">
        <w:r w:rsidR="00C02146">
          <w:rPr>
            <w:rStyle w:val="ac"/>
          </w:rPr>
          <w:t>Trace</w:t>
        </w:r>
      </w:hyperlink>
      <w:r>
        <w:rPr>
          <w:rFonts w:hint="eastAsia"/>
        </w:rPr>
        <w:t xml:space="preserve"> and </w:t>
      </w:r>
      <w:hyperlink w:history="1" w:anchor="Dt">
        <w:r w:rsidR="00C02146">
          <w:rPr>
            <w:rStyle w:val="ac"/>
          </w:rPr>
          <w:t>Dt</w:t>
        </w:r>
      </w:hyperlink>
      <w:r w:rsidRPr="00242964">
        <w:rPr>
          <w:rFonts w:hint="eastAsia"/>
        </w:rPr>
        <w:t xml:space="preserve"> to VIOM to check</w:t>
      </w:r>
      <w:r>
        <w:rPr>
          <w:rFonts w:hint="eastAsia"/>
        </w:rPr>
        <w:t>,</w:t>
      </w:r>
    </w:p>
    <w:p w:rsidR="00161B8C" w:rsidP="00161B8C" w:rsidRDefault="00161B8C">
      <w:pPr>
        <w:pStyle w:val="AltZ"/>
      </w:pPr>
      <w:r>
        <w:rPr>
          <w:rFonts w:hint="eastAsia"/>
        </w:rPr>
        <w:t>and a</w:t>
      </w:r>
      <w:r w:rsidRPr="00242964">
        <w:rPr>
          <w:rFonts w:hint="eastAsia"/>
        </w:rPr>
        <w:t>t the end of this cycle, set</w:t>
      </w:r>
    </w:p>
    <w:p w:rsidRPr="00242964" w:rsidR="00161B8C" w:rsidP="000431E0" w:rsidRDefault="00161B8C">
      <w:pPr>
        <w:pStyle w:val="af7"/>
      </w:pPr>
      <w:r w:rsidRPr="00242964">
        <w:rPr>
          <w:rFonts w:hint="eastAsia"/>
        </w:rPr>
        <w:t xml:space="preserve"> </w:t>
      </w:r>
      <w:hyperlink w:history="1" w:anchor="VitalTime">
        <w:r w:rsidR="002C5397">
          <w:rPr>
            <w:rStyle w:val="ac"/>
          </w:rPr>
          <w:t>VitalTime</w:t>
        </w:r>
      </w:hyperlink>
      <w:r w:rsidRPr="00242964">
        <w:rPr>
          <w:rFonts w:hint="eastAsia"/>
        </w:rPr>
        <w:t xml:space="preserve"> = </w:t>
      </w:r>
      <w:hyperlink w:history="1" w:anchor="VitalTime">
        <w:r w:rsidR="002C5397">
          <w:rPr>
            <w:rStyle w:val="ac"/>
          </w:rPr>
          <w:t>VitalTime</w:t>
        </w:r>
      </w:hyperlink>
      <w:r w:rsidR="001B69F6">
        <w:rPr>
          <w:rFonts w:hint="eastAsia"/>
        </w:rPr>
        <w:t>(k-1)</w:t>
      </w:r>
      <w:r>
        <w:rPr>
          <w:rFonts w:hint="eastAsia"/>
        </w:rPr>
        <w:t xml:space="preserve"> </w:t>
      </w:r>
      <w:r w:rsidRPr="00242964">
        <w:rPr>
          <w:rFonts w:hint="eastAsia"/>
        </w:rPr>
        <w:t>+</w:t>
      </w:r>
      <w:r>
        <w:rPr>
          <w:rFonts w:hint="eastAsia"/>
        </w:rPr>
        <w:t xml:space="preserve"> </w:t>
      </w:r>
      <w:r w:rsidRPr="00242964">
        <w:rPr>
          <w:rFonts w:hint="eastAsia"/>
        </w:rPr>
        <w:t>1</w:t>
      </w:r>
    </w:p>
    <w:p w:rsidRPr="00E4057A" w:rsidR="00161B8C" w:rsidP="00FA0FBB" w:rsidRDefault="00161B8C">
      <w:pPr>
        <w:pStyle w:val="AltX"/>
      </w:pPr>
      <w:r>
        <w:rPr>
          <w:rFonts w:hint="eastAsia"/>
        </w:rPr>
        <w:t>Otherwise, keep waiting.</w:t>
      </w:r>
    </w:p>
    <w:p w:rsidR="00161B8C" w:rsidP="000C0D62" w:rsidRDefault="00161B8C">
      <w:pPr>
        <w:pStyle w:val="ReqtifyAltQ"/>
      </w:pPr>
      <w:r w:rsidRPr="008A1414">
        <w:t>#Category=Functional</w:t>
      </w:r>
    </w:p>
    <w:p w:rsidR="00161B8C" w:rsidP="000C0D62" w:rsidRDefault="00161B8C">
      <w:pPr>
        <w:pStyle w:val="ReqtifyAltQ"/>
      </w:pPr>
      <w:r w:rsidRPr="008A1414">
        <w:t>#Contribution</w:t>
      </w:r>
      <w:r>
        <w:t>=SIL4</w:t>
      </w:r>
    </w:p>
    <w:p w:rsidR="009328EA" w:rsidP="000C0D62" w:rsidRDefault="00161B8C">
      <w:pPr>
        <w:pStyle w:val="ReqtifyAltQ"/>
        <w:rPr>
          <w:ins w:author="常鸣" w:date="2014-07-03T14:27:00Z" w:id="17065"/>
        </w:rPr>
      </w:pPr>
      <w:del w:author="常鸣" w:date="2014-07-03T14:27:00Z" w:id="17066">
        <w:r w:rsidRPr="008A1414" w:rsidDel="009328EA">
          <w:delText>#S</w:delText>
        </w:r>
      </w:del>
      <w:ins w:author="常鸣" w:date="2014-07-03T14:27:00Z" w:id="17067">
        <w:r w:rsidR="009328EA">
          <w:t>#Allocation=ATP Software</w:t>
        </w:r>
      </w:ins>
    </w:p>
    <w:p w:rsidR="00161B8C" w:rsidP="000C0D62" w:rsidRDefault="009328EA">
      <w:pPr>
        <w:pStyle w:val="ReqtifyAltQ"/>
      </w:pPr>
      <w:ins w:author="常鸣" w:date="2014-07-03T14:27:00Z" w:id="17068">
        <w:r>
          <w:t>#S</w:t>
        </w:r>
      </w:ins>
      <w:r w:rsidRPr="008A1414" w:rsidR="00161B8C">
        <w:t>ource=</w:t>
      </w:r>
      <w:r w:rsidRPr="007F1766" w:rsidR="00161B8C">
        <w:t>[</w:t>
      </w:r>
      <w:r w:rsidR="00161B8C">
        <w:t>iTC_CC-SyAD</w:t>
      </w:r>
      <w:r w:rsidRPr="007F1766" w:rsidR="00161B8C">
        <w:t>-</w:t>
      </w:r>
      <w:r w:rsidRPr="007F1766" w:rsidR="00161B8C">
        <w:rPr>
          <w:rFonts w:hint="eastAsia"/>
        </w:rPr>
        <w:t>0115]</w:t>
      </w:r>
      <w:r w:rsidR="00161B8C">
        <w:rPr>
          <w:rFonts w:hint="eastAsia"/>
        </w:rPr>
        <w:t>, [</w:t>
      </w:r>
      <w:r w:rsidR="00161B8C">
        <w:t>iTC_CC_ATP_SwHA</w:t>
      </w:r>
      <w:r w:rsidRPr="00CA7F59" w:rsidR="00161B8C">
        <w:t>-0004</w:t>
      </w:r>
      <w:r w:rsidR="00161B8C">
        <w:rPr>
          <w:rFonts w:hint="eastAsia"/>
        </w:rPr>
        <w:t>]</w:t>
      </w:r>
    </w:p>
    <w:p w:rsidR="00161B8C" w:rsidP="000C0D62" w:rsidRDefault="00161B8C">
      <w:pPr>
        <w:pStyle w:val="ReqtifyAltQ"/>
      </w:pPr>
      <w:r w:rsidRPr="008A1414">
        <w:t>[End]</w:t>
      </w:r>
    </w:p>
    <w:p w:rsidR="00161B8C" w:rsidP="00C93484" w:rsidRDefault="00161B8C">
      <w:pPr>
        <w:pStyle w:val="Reqtify"/>
      </w:pPr>
    </w:p>
    <w:p w:rsidR="00161B8C" w:rsidP="00C93484" w:rsidRDefault="00161B8C">
      <w:pPr>
        <w:pStyle w:val="Reqtify"/>
      </w:pPr>
    </w:p>
    <w:p w:rsidRPr="00972331" w:rsidR="00161B8C" w:rsidP="00161B8C" w:rsidRDefault="00161B8C">
      <w:pPr>
        <w:pStyle w:val="ReqtifyAltR"/>
      </w:pPr>
      <w:r w:rsidRPr="00972331">
        <w:t>[</w:t>
      </w:r>
      <w:r>
        <w:t>iTC_CC_ATP-SwRS-</w:t>
      </w:r>
      <w:r>
        <w:rPr>
          <w:rFonts w:hint="eastAsia"/>
        </w:rPr>
        <w:t>0048</w:t>
      </w:r>
      <w:r w:rsidRPr="00972331">
        <w:t>]</w:t>
      </w:r>
    </w:p>
    <w:p w:rsidR="00161B8C" w:rsidP="00C93484" w:rsidRDefault="00161B8C">
      <w:pPr>
        <w:pStyle w:val="Reqtify"/>
      </w:pPr>
      <w:r>
        <w:rPr>
          <w:rFonts w:hint="eastAsia"/>
        </w:rPr>
        <w:t>当满足下列条件时，执行新的主周期</w:t>
      </w:r>
      <w:r>
        <w:t>：</w:t>
      </w:r>
    </w:p>
    <w:p w:rsidR="00161B8C" w:rsidP="00FA0FBB" w:rsidRDefault="00532AED">
      <w:pPr>
        <w:pStyle w:val="AltX"/>
      </w:pPr>
      <w:hyperlink w:history="1" w:anchor="CycleSynchroized">
        <w:hyperlink w:history="1" w:anchor="CycleSynchronized">
          <w:r w:rsidRPr="002B4F3F" w:rsidR="002B4F3F">
            <w:rPr>
              <w:rStyle w:val="ac"/>
            </w:rPr>
            <w:t>CycleSynchro</w:t>
          </w:r>
          <w:r w:rsidRPr="002B4F3F" w:rsidR="002B4F3F">
            <w:rPr>
              <w:rStyle w:val="ac"/>
              <w:rFonts w:hint="eastAsia"/>
            </w:rPr>
            <w:t>n</w:t>
          </w:r>
          <w:r w:rsidRPr="002B4F3F" w:rsidR="002B4F3F">
            <w:rPr>
              <w:rStyle w:val="ac"/>
            </w:rPr>
            <w:t>ized</w:t>
          </w:r>
        </w:hyperlink>
      </w:hyperlink>
      <w:r w:rsidRPr="004226F6" w:rsidR="00161B8C">
        <w:rPr>
          <w:rFonts w:hint="eastAsia"/>
        </w:rPr>
        <w:t xml:space="preserve"> = </w:t>
      </w:r>
      <w:r w:rsidRPr="00354FC4" w:rsidR="00161B8C">
        <w:rPr>
          <w:rStyle w:val="aff1"/>
          <w:rFonts w:hint="eastAsia"/>
        </w:rPr>
        <w:t>True</w:t>
      </w:r>
      <w:r w:rsidRPr="004226F6" w:rsidR="00161B8C">
        <w:rPr>
          <w:rFonts w:hint="eastAsia"/>
        </w:rPr>
        <w:t>,</w:t>
      </w:r>
    </w:p>
    <w:p w:rsidR="00161B8C" w:rsidP="00FA0FBB" w:rsidRDefault="00161B8C">
      <w:pPr>
        <w:pStyle w:val="AltX"/>
      </w:pPr>
      <w:r w:rsidRPr="00141303">
        <w:rPr>
          <w:rFonts w:hint="eastAsia"/>
        </w:rPr>
        <w:t xml:space="preserve">and </w:t>
      </w:r>
      <w:hyperlink w:history="1" w:anchor="TOC_VitalTime">
        <w:r w:rsidR="00C02146">
          <w:rPr>
            <w:rStyle w:val="ac"/>
          </w:rPr>
          <w:t>TOC_VitalTime</w:t>
        </w:r>
      </w:hyperlink>
      <w:r>
        <w:rPr>
          <w:rFonts w:hint="eastAsia"/>
        </w:rPr>
        <w:t xml:space="preserve"> == </w:t>
      </w:r>
      <w:hyperlink w:history="1" w:anchor="VitalTime">
        <w:r w:rsidR="002C5397">
          <w:rPr>
            <w:rStyle w:val="ac"/>
          </w:rPr>
          <w:t>VitalTime</w:t>
        </w:r>
      </w:hyperlink>
      <w:r>
        <w:rPr>
          <w:rFonts w:hint="eastAsia"/>
        </w:rPr>
        <w:t>(k)</w:t>
      </w:r>
      <w:r>
        <w:rPr>
          <w:rFonts w:hint="eastAsia"/>
        </w:rPr>
        <w:t>，表示另一个</w:t>
      </w:r>
      <w:r>
        <w:rPr>
          <w:rFonts w:hint="eastAsia"/>
        </w:rPr>
        <w:t>CPU</w:t>
      </w:r>
      <w:r>
        <w:rPr>
          <w:rFonts w:hint="eastAsia"/>
        </w:rPr>
        <w:t>执行已执行完成上个周期的任务。</w:t>
      </w:r>
    </w:p>
    <w:p w:rsidR="00161B8C" w:rsidP="00C93484" w:rsidRDefault="00161B8C">
      <w:pPr>
        <w:pStyle w:val="Reqtify"/>
      </w:pPr>
      <w:r>
        <w:rPr>
          <w:rFonts w:hint="eastAsia"/>
        </w:rPr>
        <w:t>如果不满足上述条件，则不允许执行新周期，</w:t>
      </w:r>
      <w:r>
        <w:rPr>
          <w:rFonts w:hint="eastAsia"/>
        </w:rPr>
        <w:t>CPU1</w:t>
      </w:r>
      <w:r>
        <w:rPr>
          <w:rFonts w:hint="eastAsia"/>
        </w:rPr>
        <w:t>的</w:t>
      </w:r>
      <w:r>
        <w:rPr>
          <w:rFonts w:hint="eastAsia"/>
        </w:rPr>
        <w:t>ATP</w:t>
      </w:r>
      <w:r>
        <w:rPr>
          <w:rFonts w:hint="eastAsia"/>
        </w:rPr>
        <w:t>在</w:t>
      </w:r>
      <w:r>
        <w:rPr>
          <w:rFonts w:hint="eastAsia"/>
        </w:rPr>
        <w:t>VLE</w:t>
      </w:r>
      <w:r>
        <w:rPr>
          <w:rFonts w:hint="eastAsia"/>
        </w:rPr>
        <w:t>板的</w:t>
      </w:r>
      <w:r>
        <w:rPr>
          <w:rFonts w:hint="eastAsia"/>
        </w:rPr>
        <w:t>LED</w:t>
      </w:r>
      <w:r>
        <w:rPr>
          <w:rFonts w:hint="eastAsia"/>
        </w:rPr>
        <w:t>上显示</w:t>
      </w:r>
      <w:r w:rsidRPr="00AC3A87" w:rsidR="00AC3A87">
        <w:rPr>
          <w:rStyle w:val="aff1"/>
          <w:rFonts w:hint="eastAsia"/>
        </w:rPr>
        <w:t>ERR_</w:t>
      </w:r>
      <w:r w:rsidRPr="00CE5921">
        <w:rPr>
          <w:rStyle w:val="aff1"/>
          <w:rFonts w:hint="eastAsia"/>
        </w:rPr>
        <w:t>SYNCH</w:t>
      </w:r>
      <w:r>
        <w:rPr>
          <w:rFonts w:hint="eastAsia"/>
        </w:rPr>
        <w:t>信息。</w:t>
      </w:r>
    </w:p>
    <w:p w:rsidR="00161B8C" w:rsidP="00C93484" w:rsidRDefault="00161B8C">
      <w:pPr>
        <w:pStyle w:val="Reqtify"/>
      </w:pPr>
    </w:p>
    <w:p w:rsidRPr="00E4057A" w:rsidR="00161B8C" w:rsidP="00C93484" w:rsidRDefault="00161B8C">
      <w:pPr>
        <w:pStyle w:val="Reqtify"/>
      </w:pPr>
      <w:r w:rsidRPr="00E4057A">
        <w:rPr>
          <w:rFonts w:hint="eastAsia"/>
        </w:rPr>
        <w:t xml:space="preserve">ATP executes the new cycle </w:t>
      </w:r>
      <w:r w:rsidRPr="00D62CAD">
        <w:t>Deferred</w:t>
      </w:r>
      <w:r w:rsidR="00354F88">
        <w:t>T</w:t>
      </w:r>
      <w:r w:rsidRPr="00D62CAD">
        <w:t>ask</w:t>
      </w:r>
      <w:r w:rsidRPr="00E4057A">
        <w:rPr>
          <w:rFonts w:hint="eastAsia"/>
        </w:rPr>
        <w:t xml:space="preserve"> when below condition</w:t>
      </w:r>
      <w:r>
        <w:rPr>
          <w:rFonts w:hint="eastAsia"/>
        </w:rPr>
        <w:t>s</w:t>
      </w:r>
      <w:r w:rsidRPr="00E4057A">
        <w:rPr>
          <w:rFonts w:hint="eastAsia"/>
        </w:rPr>
        <w:t xml:space="preserve"> fulfilled</w:t>
      </w:r>
      <w:r>
        <w:rPr>
          <w:rFonts w:hint="eastAsia"/>
        </w:rPr>
        <w:t>:</w:t>
      </w:r>
    </w:p>
    <w:p w:rsidRPr="00B51648" w:rsidR="00161B8C" w:rsidP="00FA0FBB" w:rsidRDefault="00532AED">
      <w:pPr>
        <w:pStyle w:val="AltX"/>
      </w:pPr>
      <w:hyperlink w:history="1" w:anchor="CycleSynchroized">
        <w:hyperlink w:history="1" w:anchor="CycleSynchronized">
          <w:r w:rsidRPr="002B4F3F" w:rsidR="002B4F3F">
            <w:rPr>
              <w:rStyle w:val="ac"/>
            </w:rPr>
            <w:t>CycleSynchro</w:t>
          </w:r>
          <w:r w:rsidRPr="002B4F3F" w:rsidR="002B4F3F">
            <w:rPr>
              <w:rStyle w:val="ac"/>
              <w:rFonts w:hint="eastAsia"/>
            </w:rPr>
            <w:t>n</w:t>
          </w:r>
          <w:r w:rsidRPr="002B4F3F" w:rsidR="002B4F3F">
            <w:rPr>
              <w:rStyle w:val="ac"/>
            </w:rPr>
            <w:t>ized</w:t>
          </w:r>
        </w:hyperlink>
      </w:hyperlink>
      <w:r w:rsidRPr="00E4057A" w:rsidR="00161B8C">
        <w:rPr>
          <w:rFonts w:hint="eastAsia"/>
        </w:rPr>
        <w:t xml:space="preserve"> </w:t>
      </w:r>
      <w:r w:rsidR="00161B8C">
        <w:rPr>
          <w:rFonts w:hint="eastAsia"/>
        </w:rPr>
        <w:t>is</w:t>
      </w:r>
      <w:r w:rsidRPr="00E4057A" w:rsidR="00161B8C">
        <w:rPr>
          <w:rFonts w:hint="eastAsia"/>
        </w:rPr>
        <w:t xml:space="preserve"> </w:t>
      </w:r>
      <w:r w:rsidRPr="00354FC4" w:rsidR="00161B8C">
        <w:rPr>
          <w:rStyle w:val="aff1"/>
          <w:rFonts w:hint="eastAsia"/>
        </w:rPr>
        <w:t>True</w:t>
      </w:r>
      <w:r w:rsidR="00161B8C">
        <w:rPr>
          <w:rFonts w:hint="eastAsia"/>
        </w:rPr>
        <w:t>,</w:t>
      </w:r>
    </w:p>
    <w:p w:rsidRPr="00B51648" w:rsidR="00161B8C" w:rsidP="00FA0FBB" w:rsidRDefault="00161B8C">
      <w:pPr>
        <w:pStyle w:val="AltX"/>
      </w:pPr>
      <w:r w:rsidRPr="00B51648">
        <w:rPr>
          <w:rFonts w:hint="eastAsia"/>
        </w:rPr>
        <w:t xml:space="preserve">and the </w:t>
      </w:r>
      <w:hyperlink w:history="1" w:anchor="TOC_VitalTime">
        <w:r w:rsidR="00C02146">
          <w:rPr>
            <w:rStyle w:val="ac"/>
          </w:rPr>
          <w:t>TOC_VitalTime</w:t>
        </w:r>
      </w:hyperlink>
      <w:r>
        <w:rPr>
          <w:rFonts w:hint="eastAsia"/>
        </w:rPr>
        <w:t xml:space="preserve"> get from the other CPU is equal to</w:t>
      </w:r>
      <w:r w:rsidRPr="00B22C49">
        <w:rPr>
          <w:rFonts w:hint="eastAsia"/>
        </w:rPr>
        <w:t xml:space="preserve"> </w:t>
      </w:r>
      <w:hyperlink w:history="1" w:anchor="VitalTime">
        <w:r w:rsidR="002C5397">
          <w:rPr>
            <w:rStyle w:val="ac"/>
          </w:rPr>
          <w:t>VitalTime</w:t>
        </w:r>
      </w:hyperlink>
      <w:r w:rsidRPr="00B51648">
        <w:rPr>
          <w:rFonts w:hint="eastAsia"/>
        </w:rPr>
        <w:t xml:space="preserve">, representing that the other CPU finished to execute the task in the previous cycle. </w:t>
      </w:r>
    </w:p>
    <w:p w:rsidRPr="00242964" w:rsidR="00161B8C" w:rsidP="00C93484" w:rsidRDefault="00161B8C">
      <w:pPr>
        <w:pStyle w:val="Reqtify"/>
      </w:pPr>
      <w:r w:rsidRPr="00242964">
        <w:rPr>
          <w:rFonts w:hint="eastAsia"/>
        </w:rPr>
        <w:t>If above condition</w:t>
      </w:r>
      <w:r>
        <w:rPr>
          <w:rFonts w:hint="eastAsia"/>
        </w:rPr>
        <w:t xml:space="preserve"> doe</w:t>
      </w:r>
      <w:r w:rsidRPr="00242964">
        <w:rPr>
          <w:rFonts w:hint="eastAsia"/>
        </w:rPr>
        <w:t xml:space="preserve">s not fulfill, ATP </w:t>
      </w:r>
      <w:r>
        <w:rPr>
          <w:rFonts w:hint="eastAsia"/>
        </w:rPr>
        <w:t>shall prohibit</w:t>
      </w:r>
      <w:r w:rsidRPr="00242964">
        <w:rPr>
          <w:rFonts w:hint="eastAsia"/>
        </w:rPr>
        <w:t xml:space="preserve"> to </w:t>
      </w:r>
      <w:r w:rsidRPr="00242964">
        <w:t>execute</w:t>
      </w:r>
      <w:r>
        <w:rPr>
          <w:rFonts w:hint="eastAsia"/>
        </w:rPr>
        <w:t xml:space="preserve">, and CPU1 </w:t>
      </w:r>
      <w:r w:rsidRPr="00242964">
        <w:rPr>
          <w:rFonts w:hint="eastAsia"/>
        </w:rPr>
        <w:t>show</w:t>
      </w:r>
      <w:r>
        <w:rPr>
          <w:rFonts w:hint="eastAsia"/>
        </w:rPr>
        <w:t>s</w:t>
      </w:r>
      <w:r w:rsidRPr="00242964">
        <w:rPr>
          <w:rFonts w:hint="eastAsia"/>
        </w:rPr>
        <w:t xml:space="preserve"> the message </w:t>
      </w:r>
      <w:r w:rsidRPr="00AC3A87" w:rsidR="00AC3A87">
        <w:rPr>
          <w:rStyle w:val="aff1"/>
          <w:rFonts w:hint="eastAsia"/>
        </w:rPr>
        <w:t>ERR_</w:t>
      </w:r>
      <w:r w:rsidRPr="00242964">
        <w:rPr>
          <w:rStyle w:val="aff1"/>
          <w:rFonts w:hint="eastAsia"/>
        </w:rPr>
        <w:t>SYNCH</w:t>
      </w:r>
      <w:r w:rsidRPr="00242964">
        <w:rPr>
          <w:rFonts w:hint="eastAsia"/>
        </w:rPr>
        <w:t xml:space="preserve"> in the LED of VLE board. </w:t>
      </w:r>
    </w:p>
    <w:p w:rsidRPr="008A1414" w:rsidR="00161B8C" w:rsidP="000C0D62" w:rsidRDefault="00161B8C">
      <w:pPr>
        <w:pStyle w:val="ReqtifyAltQ"/>
      </w:pPr>
      <w:r w:rsidRPr="008A1414">
        <w:t>#Category=</w:t>
      </w:r>
      <w:r w:rsidRPr="00C36276">
        <w:t xml:space="preserve"> </w:t>
      </w:r>
      <w:r w:rsidRPr="008A1414">
        <w:t>Functional</w:t>
      </w:r>
    </w:p>
    <w:p w:rsidR="00161B8C" w:rsidP="000C0D62" w:rsidRDefault="00161B8C">
      <w:pPr>
        <w:pStyle w:val="ReqtifyAltQ"/>
      </w:pPr>
      <w:r w:rsidRPr="008A1414">
        <w:t>#Contribution</w:t>
      </w:r>
      <w:r>
        <w:t>=SIL4</w:t>
      </w:r>
    </w:p>
    <w:p w:rsidR="009328EA" w:rsidP="000C0D62" w:rsidRDefault="00161B8C">
      <w:pPr>
        <w:pStyle w:val="ReqtifyAltQ"/>
        <w:rPr>
          <w:ins w:author="常鸣" w:date="2014-07-03T14:27:00Z" w:id="17069"/>
        </w:rPr>
      </w:pPr>
      <w:del w:author="常鸣" w:date="2014-07-03T14:27:00Z" w:id="17070">
        <w:r w:rsidDel="009328EA">
          <w:rPr>
            <w:rFonts w:hint="eastAsia"/>
          </w:rPr>
          <w:delText>#S</w:delText>
        </w:r>
      </w:del>
      <w:ins w:author="常鸣" w:date="2014-07-03T14:27:00Z" w:id="17071">
        <w:r w:rsidR="009328EA">
          <w:rPr>
            <w:rFonts w:hint="eastAsia"/>
          </w:rPr>
          <w:t>#Allocation=ATP Software</w:t>
        </w:r>
      </w:ins>
    </w:p>
    <w:p w:rsidRPr="008A1414" w:rsidR="00161B8C" w:rsidP="000C0D62" w:rsidRDefault="009328EA">
      <w:pPr>
        <w:pStyle w:val="ReqtifyAltQ"/>
      </w:pPr>
      <w:ins w:author="常鸣" w:date="2014-07-03T14:27:00Z" w:id="17072">
        <w:r>
          <w:rPr>
            <w:rFonts w:hint="eastAsia"/>
          </w:rPr>
          <w:t>#S</w:t>
        </w:r>
      </w:ins>
      <w:r w:rsidR="00161B8C">
        <w:rPr>
          <w:rFonts w:hint="eastAsia"/>
        </w:rPr>
        <w:t>ource=</w:t>
      </w:r>
      <w:r w:rsidRPr="00765C7A" w:rsidR="00161B8C">
        <w:t>[iTC_CC-SyAD-</w:t>
      </w:r>
      <w:r w:rsidR="00161B8C">
        <w:rPr>
          <w:rFonts w:hint="eastAsia"/>
        </w:rPr>
        <w:t>0831]</w:t>
      </w:r>
      <w:r w:rsidR="005E5A04">
        <w:rPr>
          <w:rFonts w:hint="eastAsia"/>
        </w:rPr>
        <w:t>,</w:t>
      </w:r>
      <w:r w:rsidR="00161B8C">
        <w:rPr>
          <w:rFonts w:hint="eastAsia"/>
        </w:rPr>
        <w:t xml:space="preserve"> [</w:t>
      </w:r>
      <w:r w:rsidR="00161B8C">
        <w:t>iTC_CC_ATP_SwHA</w:t>
      </w:r>
      <w:r w:rsidRPr="00CA7F59" w:rsidR="00161B8C">
        <w:t>-0003</w:t>
      </w:r>
      <w:r w:rsidR="00161B8C">
        <w:rPr>
          <w:rFonts w:hint="eastAsia"/>
        </w:rPr>
        <w:t>]</w:t>
      </w:r>
      <w:ins w:author="常鸣" w:date="2014-06-26T17:28:00Z" w:id="17073">
        <w:r w:rsidR="000E25B1">
          <w:rPr>
            <w:rFonts w:hint="eastAsia"/>
          </w:rPr>
          <w:t xml:space="preserve">, </w:t>
        </w:r>
      </w:ins>
      <w:ins w:author="常鸣" w:date="2014-07-01T17:41:00Z" w:id="17074">
        <w:r w:rsidR="00D65069">
          <w:rPr>
            <w:rFonts w:hint="eastAsia"/>
          </w:rPr>
          <w:t>[</w:t>
        </w:r>
      </w:ins>
      <w:ins w:author="常鸣" w:date="2014-06-26T17:28:00Z" w:id="17075">
        <w:r w:rsidRPr="00FF63F6" w:rsidR="000E25B1">
          <w:t>iTC_CC-SyAD-</w:t>
        </w:r>
        <w:r w:rsidR="000E25B1">
          <w:rPr>
            <w:rFonts w:hint="eastAsia"/>
          </w:rPr>
          <w:t>1423]</w:t>
        </w:r>
      </w:ins>
    </w:p>
    <w:p w:rsidRPr="008A1414" w:rsidR="00161B8C" w:rsidP="000C0D62" w:rsidRDefault="00161B8C">
      <w:pPr>
        <w:pStyle w:val="ReqtifyAltQ"/>
      </w:pPr>
      <w:r w:rsidRPr="008A1414">
        <w:t>[End]</w:t>
      </w:r>
    </w:p>
    <w:p w:rsidR="00161B8C" w:rsidP="00C93484" w:rsidRDefault="00161B8C">
      <w:pPr>
        <w:pStyle w:val="Reqtify"/>
      </w:pPr>
    </w:p>
    <w:p w:rsidRPr="0076147D" w:rsidR="00161B8C" w:rsidP="00211452" w:rsidRDefault="00161B8C">
      <w:pPr>
        <w:pStyle w:val="affe"/>
      </w:pPr>
      <w:r w:rsidRPr="0076147D">
        <w:lastRenderedPageBreak/>
        <w:t xml:space="preserve"> </w:t>
      </w:r>
      <w:r w:rsidR="00651E4E">
        <w:drawing>
          <wp:inline distT="0" distB="0" distL="0" distR="0">
            <wp:extent cx="5320030" cy="3484245"/>
            <wp:effectExtent l="0" t="0" r="0" b="1905"/>
            <wp:docPr id="94" name="图片 3" descr="说明: 说明: F5-3_synchronize_2_cp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F5-3_synchronize_2_cpu.emf"/>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320030" cy="3484245"/>
                    </a:xfrm>
                    <a:prstGeom prst="rect">
                      <a:avLst/>
                    </a:prstGeom>
                    <a:noFill/>
                    <a:ln>
                      <a:noFill/>
                    </a:ln>
                  </pic:spPr>
                </pic:pic>
              </a:graphicData>
            </a:graphic>
          </wp:inline>
        </w:drawing>
      </w:r>
    </w:p>
    <w:p w:rsidRPr="0076147D" w:rsidR="00161B8C" w:rsidP="00161B8C" w:rsidRDefault="00161B8C">
      <w:pPr>
        <w:pStyle w:val="affe"/>
      </w:pPr>
      <w:bookmarkStart w:name="_Ref346707176" w:id="17076"/>
      <w:bookmarkStart w:name="_Ref345064616" w:id="17077"/>
      <w:bookmarkStart w:name="_Toc348357768" w:id="17078"/>
      <w:bookmarkStart w:name="_Toc349031204" w:id="17079"/>
      <w:bookmarkStart w:name="_Toc347567318" w:id="17080"/>
      <w:bookmarkStart w:name="_Toc345689788" w:id="17081"/>
      <w:bookmarkStart w:name="_Toc376183032" w:id="17082"/>
      <w:bookmarkStart w:name="_Toc392230003" w:id="17083"/>
      <w:r w:rsidRPr="0076147D">
        <w:t xml:space="preserve">Figure </w:t>
      </w:r>
      <w:ins w:author="常鸣" w:date="2014-06-24T10:22:00Z" w:id="17084">
        <w:r w:rsidR="00DB1C8F">
          <w:fldChar w:fldCharType="begin"/>
        </w:r>
        <w:r w:rsidR="00DB1C8F">
          <w:instrText xml:space="preserve"> STYLEREF 1 \s </w:instrText>
        </w:r>
      </w:ins>
      <w:r w:rsidR="00DB1C8F">
        <w:fldChar w:fldCharType="separate"/>
      </w:r>
      <w:r w:rsidR="00DE178B">
        <w:t>5</w:t>
      </w:r>
      <w:ins w:author="常鸣" w:date="2014-06-24T10:22:00Z" w:id="17085">
        <w:r w:rsidR="00DB1C8F">
          <w:fldChar w:fldCharType="end"/>
        </w:r>
        <w:r w:rsidR="00DB1C8F">
          <w:noBreakHyphen/>
        </w:r>
        <w:r w:rsidR="00DB1C8F">
          <w:fldChar w:fldCharType="begin"/>
        </w:r>
        <w:r w:rsidR="00DB1C8F">
          <w:instrText xml:space="preserve"> SEQ Figure \* ARABIC \s 1 </w:instrText>
        </w:r>
      </w:ins>
      <w:r w:rsidR="00DB1C8F">
        <w:fldChar w:fldCharType="separate"/>
      </w:r>
      <w:r w:rsidR="00DE178B">
        <w:t>23</w:t>
      </w:r>
      <w:ins w:author="常鸣" w:date="2014-06-24T10:22:00Z" w:id="17086">
        <w:r w:rsidR="00DB1C8F">
          <w:fldChar w:fldCharType="end"/>
        </w:r>
      </w:ins>
      <w:del w:author="常鸣" w:date="2014-06-24T10:22:00Z" w:id="17087">
        <w:r w:rsidDel="00DB1C8F" w:rsidR="005A0C1F">
          <w:fldChar w:fldCharType="begin"/>
        </w:r>
        <w:r w:rsidDel="00DB1C8F" w:rsidR="005A0C1F">
          <w:delInstrText xml:space="preserve"> STYLEREF 1 \s </w:delInstrText>
        </w:r>
        <w:r w:rsidDel="00DB1C8F" w:rsidR="005A0C1F">
          <w:fldChar w:fldCharType="separate"/>
        </w:r>
        <w:r w:rsidDel="00DB1C8F" w:rsidR="00423916">
          <w:delText>5</w:delText>
        </w:r>
        <w:r w:rsidDel="00DB1C8F" w:rsidR="005A0C1F">
          <w:fldChar w:fldCharType="end"/>
        </w:r>
        <w:r w:rsidDel="00DB1C8F" w:rsidR="005A0C1F">
          <w:noBreakHyphen/>
        </w:r>
        <w:r w:rsidDel="00DB1C8F" w:rsidR="005A0C1F">
          <w:fldChar w:fldCharType="begin"/>
        </w:r>
        <w:r w:rsidDel="00DB1C8F" w:rsidR="005A0C1F">
          <w:delInstrText xml:space="preserve"> SEQ Figure \* ARABIC \s 1 </w:delInstrText>
        </w:r>
        <w:r w:rsidDel="00DB1C8F" w:rsidR="005A0C1F">
          <w:fldChar w:fldCharType="separate"/>
        </w:r>
        <w:r w:rsidDel="00DB1C8F" w:rsidR="00423916">
          <w:delText>23</w:delText>
        </w:r>
        <w:r w:rsidDel="00DB1C8F" w:rsidR="005A0C1F">
          <w:fldChar w:fldCharType="end"/>
        </w:r>
      </w:del>
      <w:bookmarkEnd w:id="17076"/>
      <w:bookmarkEnd w:id="17077"/>
      <w:r w:rsidRPr="0076147D">
        <w:rPr>
          <w:rFonts w:hint="eastAsia"/>
        </w:rPr>
        <w:t xml:space="preserve"> Synchronize cycle sequence between two CPUs</w:t>
      </w:r>
      <w:bookmarkEnd w:id="17078"/>
      <w:bookmarkEnd w:id="17079"/>
      <w:bookmarkEnd w:id="17080"/>
      <w:bookmarkEnd w:id="17081"/>
      <w:bookmarkEnd w:id="17082"/>
      <w:bookmarkEnd w:id="17083"/>
    </w:p>
    <w:p w:rsidR="00161B8C" w:rsidP="00C93484" w:rsidRDefault="00161B8C">
      <w:pPr>
        <w:pStyle w:val="Reqtify"/>
      </w:pPr>
      <w:r w:rsidRPr="00F61733">
        <w:rPr>
          <w:rStyle w:val="aff1"/>
          <w:rFonts w:hint="eastAsia"/>
        </w:rPr>
        <w:t>NOTES</w:t>
      </w:r>
      <w:r>
        <w:rPr>
          <w:rFonts w:hint="eastAsia"/>
        </w:rPr>
        <w:t xml:space="preserve">: </w:t>
      </w:r>
    </w:p>
    <w:p w:rsidR="00161B8C" w:rsidP="00C93484" w:rsidRDefault="00161B8C">
      <w:pPr>
        <w:pStyle w:val="Reqtify"/>
      </w:pPr>
      <w:r>
        <w:rPr>
          <w:rFonts w:hint="eastAsia"/>
        </w:rPr>
        <w:t>如</w:t>
      </w:r>
      <w:r w:rsidR="006F6F63">
        <w:fldChar w:fldCharType="begin"/>
      </w:r>
      <w:r w:rsidR="006F6F63">
        <w:instrText xml:space="preserve"> REF _Ref345064616 \h </w:instrText>
      </w:r>
      <w:r w:rsidR="006F6F63">
        <w:fldChar w:fldCharType="separate"/>
      </w:r>
      <w:r w:rsidRPr="0076147D" w:rsidR="00DE178B">
        <w:t xml:space="preserve">Figure </w:t>
      </w:r>
      <w:r w:rsidR="00DE178B">
        <w:rPr>
          <w:noProof/>
        </w:rPr>
        <w:t>5</w:t>
      </w:r>
      <w:ins w:author="常鸣" w:date="2014-06-24T10:22:00Z" w:id="17088">
        <w:r w:rsidR="00DE178B">
          <w:noBreakHyphen/>
        </w:r>
      </w:ins>
      <w:r w:rsidR="00DE178B">
        <w:rPr>
          <w:noProof/>
        </w:rPr>
        <w:t>23</w:t>
      </w:r>
      <w:r w:rsidR="006F6F63">
        <w:fldChar w:fldCharType="end"/>
      </w:r>
      <w:r>
        <w:rPr>
          <w:rFonts w:hint="eastAsia"/>
        </w:rPr>
        <w:t>为双</w:t>
      </w:r>
      <w:r>
        <w:rPr>
          <w:rFonts w:hint="eastAsia"/>
        </w:rPr>
        <w:t>CPU</w:t>
      </w:r>
      <w:r>
        <w:rPr>
          <w:rFonts w:hint="eastAsia"/>
        </w:rPr>
        <w:t>模块周期同步的示意图。如果在</w:t>
      </w:r>
      <w:r>
        <w:rPr>
          <w:rFonts w:hint="eastAsia"/>
        </w:rPr>
        <w:t>Cycle N</w:t>
      </w:r>
      <w:r>
        <w:rPr>
          <w:rFonts w:hint="eastAsia"/>
        </w:rPr>
        <w:t>时，</w:t>
      </w:r>
      <w:r>
        <w:rPr>
          <w:rFonts w:hint="eastAsia"/>
        </w:rPr>
        <w:t>CPU1</w:t>
      </w:r>
      <w:r>
        <w:rPr>
          <w:rFonts w:hint="eastAsia"/>
        </w:rPr>
        <w:t>的时钟快于</w:t>
      </w:r>
      <w:r>
        <w:rPr>
          <w:rFonts w:hint="eastAsia"/>
        </w:rPr>
        <w:t>CPU2</w:t>
      </w:r>
      <w:r>
        <w:rPr>
          <w:rFonts w:hint="eastAsia"/>
        </w:rPr>
        <w:t>，则</w:t>
      </w:r>
      <w:r>
        <w:rPr>
          <w:rFonts w:hint="eastAsia"/>
        </w:rPr>
        <w:t>CPU1</w:t>
      </w:r>
      <w:r>
        <w:rPr>
          <w:rFonts w:hint="eastAsia"/>
        </w:rPr>
        <w:t>的中断计数器提前数到</w:t>
      </w:r>
      <w:r w:rsidRPr="00282D8C">
        <w:rPr>
          <w:rStyle w:val="aff1"/>
        </w:rPr>
        <w:t>ATP_INTERRUPT_NB</w:t>
      </w:r>
      <w:r>
        <w:rPr>
          <w:rFonts w:hint="eastAsia"/>
        </w:rPr>
        <w:t>，则向</w:t>
      </w:r>
      <w:r>
        <w:rPr>
          <w:rFonts w:hint="eastAsia"/>
        </w:rPr>
        <w:t>CPU2</w:t>
      </w:r>
      <w:r>
        <w:rPr>
          <w:rFonts w:hint="eastAsia"/>
        </w:rPr>
        <w:t>发送</w:t>
      </w:r>
      <w:r w:rsidRPr="00C66F8D">
        <w:rPr>
          <w:rFonts w:hint="eastAsia"/>
        </w:rPr>
        <w:t>CPU1_</w:t>
      </w:r>
      <w:r w:rsidRPr="00C66F8D" w:rsidR="002C5397">
        <w:t>VitalTime</w:t>
      </w:r>
      <w:r>
        <w:rPr>
          <w:rFonts w:hint="eastAsia"/>
        </w:rPr>
        <w:t>(N)</w:t>
      </w:r>
      <w:r>
        <w:rPr>
          <w:rFonts w:hint="eastAsia"/>
        </w:rPr>
        <w:t>信息，但此时</w:t>
      </w:r>
      <w:r>
        <w:rPr>
          <w:rFonts w:hint="eastAsia"/>
        </w:rPr>
        <w:t>CPU2</w:t>
      </w:r>
      <w:r>
        <w:rPr>
          <w:rFonts w:hint="eastAsia"/>
        </w:rPr>
        <w:t>的中断计数器尚未到新周期，则此时两个</w:t>
      </w:r>
      <w:r>
        <w:rPr>
          <w:rFonts w:hint="eastAsia"/>
        </w:rPr>
        <w:t>CPU</w:t>
      </w:r>
      <w:r>
        <w:rPr>
          <w:rFonts w:hint="eastAsia"/>
        </w:rPr>
        <w:t>模块均不能进入</w:t>
      </w:r>
      <w:r>
        <w:rPr>
          <w:rFonts w:hint="eastAsia"/>
        </w:rPr>
        <w:t>Cycle(N+1)</w:t>
      </w:r>
      <w:r>
        <w:rPr>
          <w:rFonts w:hint="eastAsia"/>
        </w:rPr>
        <w:t>。只有</w:t>
      </w:r>
      <w:r w:rsidRPr="00F52956">
        <w:rPr>
          <w:rFonts w:hint="eastAsia"/>
        </w:rPr>
        <w:t>等</w:t>
      </w:r>
      <w:r>
        <w:rPr>
          <w:rFonts w:hint="eastAsia"/>
        </w:rPr>
        <w:t>CPU2</w:t>
      </w:r>
      <w:r>
        <w:t>接到</w:t>
      </w:r>
      <w:r>
        <w:rPr>
          <w:rFonts w:hint="eastAsia"/>
        </w:rPr>
        <w:t>下个周期的开始标志之后，才能进入</w:t>
      </w:r>
      <w:r>
        <w:rPr>
          <w:rFonts w:hint="eastAsia"/>
        </w:rPr>
        <w:t>Cycle(N+1)</w:t>
      </w:r>
      <w:r>
        <w:rPr>
          <w:rFonts w:hint="eastAsia"/>
        </w:rPr>
        <w:t>，同时，发送</w:t>
      </w:r>
      <w:r w:rsidRPr="00C66F8D">
        <w:rPr>
          <w:rFonts w:hint="eastAsia"/>
        </w:rPr>
        <w:t>CPU2_</w:t>
      </w:r>
      <w:r w:rsidRPr="00C66F8D" w:rsidR="002C5397">
        <w:t>VitalTime</w:t>
      </w:r>
      <w:r>
        <w:rPr>
          <w:rFonts w:hint="eastAsia"/>
        </w:rPr>
        <w:t>(N)</w:t>
      </w:r>
      <w:r>
        <w:rPr>
          <w:rFonts w:hint="eastAsia"/>
        </w:rPr>
        <w:t>信号给</w:t>
      </w:r>
      <w:r>
        <w:rPr>
          <w:rFonts w:hint="eastAsia"/>
        </w:rPr>
        <w:t>CPU1</w:t>
      </w:r>
      <w:r>
        <w:rPr>
          <w:rFonts w:hint="eastAsia"/>
        </w:rPr>
        <w:t>，通知</w:t>
      </w:r>
      <w:r>
        <w:rPr>
          <w:rFonts w:hint="eastAsia"/>
        </w:rPr>
        <w:t>CPU1</w:t>
      </w:r>
      <w:r>
        <w:rPr>
          <w:rFonts w:hint="eastAsia"/>
        </w:rPr>
        <w:t>进入新周期。而此时，</w:t>
      </w:r>
      <w:r>
        <w:rPr>
          <w:rFonts w:hint="eastAsia"/>
        </w:rPr>
        <w:t>CPU1</w:t>
      </w:r>
      <w:r>
        <w:rPr>
          <w:rFonts w:hint="eastAsia"/>
        </w:rPr>
        <w:t>则忽略一个中断时长。即相当于</w:t>
      </w:r>
      <w:r>
        <w:rPr>
          <w:rFonts w:hint="eastAsia"/>
        </w:rPr>
        <w:t>CPU1</w:t>
      </w:r>
      <w:r w:rsidRPr="00F52956">
        <w:rPr>
          <w:rFonts w:hint="eastAsia"/>
        </w:rPr>
        <w:t>“等待</w:t>
      </w:r>
      <w:r>
        <w:rPr>
          <w:rFonts w:hint="eastAsia"/>
        </w:rPr>
        <w:t>”了</w:t>
      </w:r>
      <w:r>
        <w:rPr>
          <w:rFonts w:hint="eastAsia"/>
        </w:rPr>
        <w:t>CPU2</w:t>
      </w:r>
      <w:r>
        <w:rPr>
          <w:rFonts w:hint="eastAsia"/>
        </w:rPr>
        <w:t>一段时间，起到了同步作用。</w:t>
      </w:r>
    </w:p>
    <w:p w:rsidRPr="00572BC7" w:rsidR="00161B8C" w:rsidP="00C93484" w:rsidRDefault="00161B8C">
      <w:pPr>
        <w:pStyle w:val="Reqtify"/>
      </w:pPr>
      <w:r w:rsidRPr="00572BC7">
        <w:rPr>
          <w:rFonts w:hint="eastAsia"/>
        </w:rPr>
        <w:t>As shown in</w:t>
      </w:r>
      <w:r w:rsidR="002F5731">
        <w:rPr>
          <w:rFonts w:hint="eastAsia"/>
        </w:rPr>
        <w:t xml:space="preserve"> </w:t>
      </w:r>
      <w:r w:rsidR="006F6F63">
        <w:fldChar w:fldCharType="begin"/>
      </w:r>
      <w:r w:rsidR="006F6F63">
        <w:instrText xml:space="preserve"> REF _Ref345064616 \h </w:instrText>
      </w:r>
      <w:r w:rsidR="006F6F63">
        <w:fldChar w:fldCharType="separate"/>
      </w:r>
      <w:r w:rsidRPr="0076147D" w:rsidR="00DE178B">
        <w:t xml:space="preserve">Figure </w:t>
      </w:r>
      <w:r w:rsidR="00DE178B">
        <w:rPr>
          <w:noProof/>
        </w:rPr>
        <w:t>5</w:t>
      </w:r>
      <w:ins w:author="常鸣" w:date="2014-06-24T10:22:00Z" w:id="17089">
        <w:r w:rsidR="00DE178B">
          <w:noBreakHyphen/>
        </w:r>
      </w:ins>
      <w:r w:rsidR="00DE178B">
        <w:rPr>
          <w:noProof/>
        </w:rPr>
        <w:t>23</w:t>
      </w:r>
      <w:r w:rsidR="006F6F63">
        <w:fldChar w:fldCharType="end"/>
      </w:r>
      <w:r w:rsidRPr="00572BC7">
        <w:rPr>
          <w:rFonts w:hint="eastAsia"/>
        </w:rPr>
        <w:t>, this is the demonstration of the process for cycle synchronization between two CPU modules. I</w:t>
      </w:r>
      <w:r>
        <w:rPr>
          <w:rFonts w:hint="eastAsia"/>
        </w:rPr>
        <w:t>n c</w:t>
      </w:r>
      <w:r w:rsidRPr="00572BC7">
        <w:rPr>
          <w:rFonts w:hint="eastAsia"/>
        </w:rPr>
        <w:t xml:space="preserve">ycle N, if the clock of CPU1 </w:t>
      </w:r>
      <w:r>
        <w:rPr>
          <w:rFonts w:hint="eastAsia"/>
        </w:rPr>
        <w:t>wa</w:t>
      </w:r>
      <w:r w:rsidRPr="00572BC7">
        <w:rPr>
          <w:rFonts w:hint="eastAsia"/>
        </w:rPr>
        <w:t>s faster than CPU2, then the</w:t>
      </w:r>
      <w:r>
        <w:rPr>
          <w:rFonts w:hint="eastAsia"/>
        </w:rPr>
        <w:t xml:space="preserve"> interrupt counter of CPU1 </w:t>
      </w:r>
      <w:r w:rsidRPr="00572BC7">
        <w:rPr>
          <w:rFonts w:hint="eastAsia"/>
        </w:rPr>
        <w:t>count</w:t>
      </w:r>
      <w:r>
        <w:rPr>
          <w:rFonts w:hint="eastAsia"/>
        </w:rPr>
        <w:t>s</w:t>
      </w:r>
      <w:r w:rsidRPr="00572BC7">
        <w:rPr>
          <w:rFonts w:hint="eastAsia"/>
        </w:rPr>
        <w:t xml:space="preserve"> to </w:t>
      </w:r>
      <w:r w:rsidRPr="00572BC7">
        <w:rPr>
          <w:rStyle w:val="aff1"/>
        </w:rPr>
        <w:t>ATP_INTERRUPT_NB</w:t>
      </w:r>
      <w:r>
        <w:rPr>
          <w:rFonts w:hint="eastAsia"/>
        </w:rPr>
        <w:t xml:space="preserve"> and </w:t>
      </w:r>
      <w:r w:rsidRPr="00572BC7">
        <w:rPr>
          <w:rFonts w:hint="eastAsia"/>
        </w:rPr>
        <w:t>send</w:t>
      </w:r>
      <w:r>
        <w:rPr>
          <w:rFonts w:hint="eastAsia"/>
        </w:rPr>
        <w:t>s</w:t>
      </w:r>
      <w:r w:rsidRPr="00572BC7">
        <w:rPr>
          <w:rFonts w:hint="eastAsia"/>
        </w:rPr>
        <w:t xml:space="preserve"> the </w:t>
      </w:r>
      <w:r w:rsidRPr="00C66F8D">
        <w:rPr>
          <w:rFonts w:hint="eastAsia"/>
        </w:rPr>
        <w:t>CPU1</w:t>
      </w:r>
      <w:r w:rsidRPr="00C66F8D" w:rsidR="00C66F8D">
        <w:rPr>
          <w:rFonts w:hint="eastAsia"/>
        </w:rPr>
        <w:t>_</w:t>
      </w:r>
      <w:r w:rsidRPr="00C66F8D" w:rsidR="002C5397">
        <w:t>VitalTime</w:t>
      </w:r>
      <w:r w:rsidRPr="00572BC7">
        <w:rPr>
          <w:rFonts w:hint="eastAsia"/>
        </w:rPr>
        <w:t>(N) information to CPU2. However</w:t>
      </w:r>
      <w:r>
        <w:rPr>
          <w:rFonts w:hint="eastAsia"/>
        </w:rPr>
        <w:t>,</w:t>
      </w:r>
      <w:r w:rsidRPr="00572BC7">
        <w:rPr>
          <w:rFonts w:hint="eastAsia"/>
        </w:rPr>
        <w:t xml:space="preserve"> at this moment the interrupt counter of CPU2 still do not achieve the new cycle, so both of the</w:t>
      </w:r>
      <w:r>
        <w:rPr>
          <w:rFonts w:hint="eastAsia"/>
        </w:rPr>
        <w:t xml:space="preserve"> CPU module </w:t>
      </w:r>
      <w:r w:rsidR="002F5731">
        <w:t>cannot</w:t>
      </w:r>
      <w:r>
        <w:rPr>
          <w:rFonts w:hint="eastAsia"/>
        </w:rPr>
        <w:t xml:space="preserve"> enter into c</w:t>
      </w:r>
      <w:r w:rsidRPr="00572BC7">
        <w:rPr>
          <w:rFonts w:hint="eastAsia"/>
        </w:rPr>
        <w:t>ycle(N+1).</w:t>
      </w:r>
      <w:r>
        <w:rPr>
          <w:rFonts w:hint="eastAsia"/>
        </w:rPr>
        <w:t xml:space="preserve"> Only when the CPU2 has get all interrupt finished signal, then sends the </w:t>
      </w:r>
      <w:r w:rsidRPr="00C66F8D" w:rsidR="002C5397">
        <w:t>VitalTime</w:t>
      </w:r>
      <w:r>
        <w:rPr>
          <w:rFonts w:hint="eastAsia"/>
        </w:rPr>
        <w:t xml:space="preserve">(N) to CPU1, and the both CPUs are enter the cycle(N+1) </w:t>
      </w:r>
      <w:r>
        <w:t>together</w:t>
      </w:r>
      <w:r>
        <w:rPr>
          <w:rFonts w:hint="eastAsia"/>
        </w:rPr>
        <w:t>. During this process, CPU1 has ignored one interrupt period to wait the CPU2.</w:t>
      </w:r>
    </w:p>
    <w:p w:rsidRPr="00947351" w:rsidR="00161B8C" w:rsidP="00C93484" w:rsidRDefault="00161B8C">
      <w:pPr>
        <w:pStyle w:val="Reqtify"/>
      </w:pPr>
    </w:p>
    <w:p w:rsidR="00161B8C" w:rsidP="00C93484" w:rsidRDefault="00161B8C">
      <w:pPr>
        <w:pStyle w:val="Reqtify"/>
      </w:pPr>
      <w:r>
        <w:rPr>
          <w:rFonts w:hint="eastAsia"/>
        </w:rPr>
        <w:t>这种趋向于“等待”的同步方式，会避免时钟“变快”的危险。就是说，可能将</w:t>
      </w:r>
      <w:r>
        <w:rPr>
          <w:rFonts w:hint="eastAsia"/>
        </w:rPr>
        <w:t>(</w:t>
      </w:r>
      <w:r>
        <w:rPr>
          <w:rStyle w:val="aff1"/>
          <w:rFonts w:hint="eastAsia"/>
        </w:rPr>
        <w:t>ATP_CYCLE_TIME</w:t>
      </w:r>
      <w:r w:rsidRPr="00282D8C">
        <w:t>+</w:t>
      </w:r>
      <w:r>
        <w:rPr>
          <w:rStyle w:val="aff1"/>
          <w:rFonts w:hint="eastAsia"/>
        </w:rPr>
        <w:t>ATP_INTERRUPT_TIME</w:t>
      </w:r>
      <w:r w:rsidRPr="00282D8C">
        <w:t>)</w:t>
      </w:r>
      <w:r>
        <w:rPr>
          <w:rFonts w:hint="eastAsia"/>
        </w:rPr>
        <w:t>时间内测得的位移，除以</w:t>
      </w:r>
      <w:r>
        <w:rPr>
          <w:rStyle w:val="aff1"/>
          <w:rFonts w:hint="eastAsia"/>
        </w:rPr>
        <w:lastRenderedPageBreak/>
        <w:t>ATP_CYCLE_TIME</w:t>
      </w:r>
      <w:r>
        <w:rPr>
          <w:rFonts w:hint="eastAsia"/>
        </w:rPr>
        <w:t>时间，则得到的速度是比实际要大的，即过估了列车速度，从而保证安全。</w:t>
      </w:r>
    </w:p>
    <w:p w:rsidRPr="00E4057A" w:rsidR="00161B8C" w:rsidP="00C93484" w:rsidRDefault="00161B8C">
      <w:pPr>
        <w:pStyle w:val="Reqtify"/>
      </w:pPr>
      <w:r w:rsidRPr="00947351">
        <w:t xml:space="preserve">This kind </w:t>
      </w:r>
      <w:r w:rsidRPr="00947351">
        <w:rPr>
          <w:rFonts w:hint="eastAsia"/>
        </w:rPr>
        <w:t xml:space="preserve">of </w:t>
      </w:r>
      <w:r w:rsidRPr="00947351">
        <w:t xml:space="preserve">"waiting" synchronous way will avoid the </w:t>
      </w:r>
      <w:r w:rsidRPr="00947351">
        <w:rPr>
          <w:rFonts w:hint="eastAsia"/>
        </w:rPr>
        <w:t>danger that the clock is getting faster</w:t>
      </w:r>
      <w:r>
        <w:rPr>
          <w:rFonts w:hint="eastAsia"/>
        </w:rPr>
        <w:t xml:space="preserve"> and </w:t>
      </w:r>
      <w:r w:rsidRPr="00947351">
        <w:rPr>
          <w:rFonts w:hint="eastAsia"/>
        </w:rPr>
        <w:t xml:space="preserve">faster. </w:t>
      </w:r>
      <w:r w:rsidRPr="00947351">
        <w:t xml:space="preserve">That is to say, </w:t>
      </w:r>
      <w:r w:rsidRPr="00947351">
        <w:rPr>
          <w:rFonts w:hint="eastAsia"/>
        </w:rPr>
        <w:t xml:space="preserve">we </w:t>
      </w:r>
      <w:r w:rsidRPr="00947351">
        <w:t>may</w:t>
      </w:r>
      <w:r w:rsidRPr="00947351">
        <w:rPr>
          <w:rFonts w:hint="eastAsia"/>
        </w:rPr>
        <w:t xml:space="preserve"> use the </w:t>
      </w:r>
      <w:r>
        <w:rPr>
          <w:rFonts w:hint="eastAsia"/>
        </w:rPr>
        <w:t>measured</w:t>
      </w:r>
      <w:r w:rsidRPr="00947351">
        <w:rPr>
          <w:rFonts w:hint="eastAsia"/>
        </w:rPr>
        <w:t xml:space="preserve"> </w:t>
      </w:r>
      <w:r>
        <w:rPr>
          <w:rFonts w:hint="eastAsia"/>
        </w:rPr>
        <w:t>movement</w:t>
      </w:r>
      <w:r w:rsidRPr="00947351">
        <w:rPr>
          <w:rFonts w:hint="eastAsia"/>
        </w:rPr>
        <w:t xml:space="preserve"> in the </w:t>
      </w:r>
      <w:r>
        <w:rPr>
          <w:rFonts w:hint="eastAsia"/>
        </w:rPr>
        <w:t>period</w:t>
      </w:r>
      <w:r w:rsidRPr="00947351">
        <w:rPr>
          <w:rFonts w:hint="eastAsia"/>
        </w:rPr>
        <w:t xml:space="preserve"> (</w:t>
      </w:r>
      <w:r w:rsidRPr="00947351">
        <w:rPr>
          <w:rStyle w:val="aff1"/>
        </w:rPr>
        <w:t>ATP_CYCLE_TIME</w:t>
      </w:r>
      <w:r w:rsidRPr="00947351">
        <w:t xml:space="preserve"> + </w:t>
      </w:r>
      <w:r w:rsidRPr="00947351">
        <w:rPr>
          <w:rStyle w:val="aff1"/>
        </w:rPr>
        <w:t>ATP_INTERRUPT_TIME</w:t>
      </w:r>
      <w:r w:rsidRPr="00947351">
        <w:t xml:space="preserve">) </w:t>
      </w:r>
      <w:r w:rsidRPr="00947351">
        <w:rPr>
          <w:rFonts w:hint="eastAsia"/>
        </w:rPr>
        <w:t xml:space="preserve">divide </w:t>
      </w:r>
      <w:r>
        <w:rPr>
          <w:rFonts w:hint="eastAsia"/>
        </w:rPr>
        <w:t xml:space="preserve">a fixed </w:t>
      </w:r>
      <w:r w:rsidRPr="00947351">
        <w:rPr>
          <w:rStyle w:val="aff1"/>
        </w:rPr>
        <w:t>ATP_CYCLE_TIME</w:t>
      </w:r>
      <w:r w:rsidRPr="00947351">
        <w:rPr>
          <w:rFonts w:hint="eastAsia"/>
        </w:rPr>
        <w:t xml:space="preserve">, </w:t>
      </w:r>
      <w:r w:rsidRPr="00947351">
        <w:t xml:space="preserve">then </w:t>
      </w:r>
      <w:r w:rsidRPr="00947351">
        <w:rPr>
          <w:rFonts w:hint="eastAsia"/>
        </w:rPr>
        <w:t xml:space="preserve">we can </w:t>
      </w:r>
      <w:r w:rsidRPr="00947351">
        <w:t xml:space="preserve">get speed </w:t>
      </w:r>
      <w:r w:rsidRPr="00947351">
        <w:rPr>
          <w:rFonts w:hint="eastAsia"/>
        </w:rPr>
        <w:t xml:space="preserve">which </w:t>
      </w:r>
      <w:r w:rsidRPr="00947351">
        <w:t xml:space="preserve">is </w:t>
      </w:r>
      <w:r>
        <w:rPr>
          <w:rFonts w:hint="eastAsia"/>
        </w:rPr>
        <w:t>higher</w:t>
      </w:r>
      <w:r w:rsidRPr="00947351">
        <w:t xml:space="preserve"> than the actual value,</w:t>
      </w:r>
      <w:r w:rsidRPr="00947351">
        <w:rPr>
          <w:rFonts w:hint="eastAsia"/>
        </w:rPr>
        <w:t xml:space="preserve"> meaning that we over-</w:t>
      </w:r>
      <w:r w:rsidRPr="00947351" w:rsidR="002F5731">
        <w:t>evaluate</w:t>
      </w:r>
      <w:r w:rsidRPr="00947351">
        <w:rPr>
          <w:rFonts w:hint="eastAsia"/>
        </w:rPr>
        <w:t xml:space="preserve"> the train speed so as to ensure the safety. </w:t>
      </w:r>
    </w:p>
    <w:p w:rsidRPr="00E4057A" w:rsidR="00161B8C" w:rsidP="00C93484" w:rsidRDefault="00161B8C">
      <w:pPr>
        <w:pStyle w:val="Reqtify"/>
      </w:pPr>
    </w:p>
    <w:p w:rsidR="00161B8C" w:rsidP="00C93484" w:rsidRDefault="00161B8C">
      <w:pPr>
        <w:pStyle w:val="Reqtify"/>
      </w:pPr>
      <w:r>
        <w:rPr>
          <w:rFonts w:hint="eastAsia"/>
        </w:rPr>
        <w:t>CPU1</w:t>
      </w:r>
      <w:r>
        <w:rPr>
          <w:rFonts w:hint="eastAsia"/>
        </w:rPr>
        <w:t>和</w:t>
      </w:r>
      <w:r>
        <w:rPr>
          <w:rFonts w:hint="eastAsia"/>
        </w:rPr>
        <w:t>CPU2</w:t>
      </w:r>
      <w:r>
        <w:rPr>
          <w:rFonts w:hint="eastAsia"/>
        </w:rPr>
        <w:t>的周期误差不能超过</w:t>
      </w:r>
      <w:r>
        <w:rPr>
          <w:rFonts w:hint="eastAsia"/>
        </w:rPr>
        <w:t>1</w:t>
      </w:r>
      <w:r>
        <w:rPr>
          <w:rFonts w:hint="eastAsia"/>
        </w:rPr>
        <w:t>次中断时长</w:t>
      </w:r>
      <w:r>
        <w:rPr>
          <w:rStyle w:val="aff1"/>
          <w:rFonts w:hint="eastAsia"/>
        </w:rPr>
        <w:t>ATP_INTERRUPT_TIME</w:t>
      </w:r>
      <w:r>
        <w:rPr>
          <w:rFonts w:hint="eastAsia"/>
        </w:rPr>
        <w:t>，如果超过了该时间，则设置</w:t>
      </w:r>
      <w:hyperlink w:history="1" w:anchor="CycleSynchroized">
        <w:hyperlink w:history="1" w:anchor="CycleSynchronized">
          <w:r w:rsidRPr="002B4F3F" w:rsidR="002B4F3F">
            <w:rPr>
              <w:rStyle w:val="ac"/>
            </w:rPr>
            <w:t>CycleSynchro</w:t>
          </w:r>
          <w:r w:rsidRPr="002B4F3F" w:rsidR="002B4F3F">
            <w:rPr>
              <w:rStyle w:val="ac"/>
              <w:rFonts w:hint="eastAsia"/>
            </w:rPr>
            <w:t>n</w:t>
          </w:r>
          <w:r w:rsidRPr="002B4F3F" w:rsidR="002B4F3F">
            <w:rPr>
              <w:rStyle w:val="ac"/>
            </w:rPr>
            <w:t>ized</w:t>
          </w:r>
        </w:hyperlink>
      </w:hyperlink>
      <w:r>
        <w:t>为</w:t>
      </w:r>
      <w:r>
        <w:rPr>
          <w:rStyle w:val="aff1"/>
        </w:rPr>
        <w:t>False</w:t>
      </w:r>
      <w:r>
        <w:rPr>
          <w:rFonts w:hint="eastAsia"/>
        </w:rPr>
        <w:t>，而</w:t>
      </w:r>
      <w:r w:rsidRPr="000013C4" w:rsidR="00E92EF5">
        <w:rPr>
          <w:rFonts w:hint="eastAsia"/>
        </w:rPr>
        <w:t>ATP</w:t>
      </w:r>
      <w:r>
        <w:t>将不会进入执行新的主周期。从而导致</w:t>
      </w:r>
      <w:r>
        <w:t>VIOM</w:t>
      </w:r>
      <w:r>
        <w:t>切断对车辆的输出</w:t>
      </w:r>
      <w:r>
        <w:rPr>
          <w:rFonts w:hint="eastAsia"/>
        </w:rPr>
        <w:t>。</w:t>
      </w:r>
    </w:p>
    <w:p w:rsidR="00161B8C" w:rsidP="00C93484" w:rsidRDefault="00161B8C">
      <w:pPr>
        <w:pStyle w:val="Reqtify"/>
      </w:pPr>
      <w:r w:rsidRPr="00E4057A">
        <w:rPr>
          <w:rFonts w:hint="eastAsia"/>
        </w:rPr>
        <w:t>The cycle error between CPU1</w:t>
      </w:r>
      <w:r>
        <w:rPr>
          <w:rFonts w:hint="eastAsia"/>
        </w:rPr>
        <w:t xml:space="preserve"> and </w:t>
      </w:r>
      <w:r w:rsidRPr="00E4057A">
        <w:rPr>
          <w:rFonts w:hint="eastAsia"/>
        </w:rPr>
        <w:t xml:space="preserve">CPU2 </w:t>
      </w:r>
      <w:r w:rsidRPr="00E4057A">
        <w:t>cannot</w:t>
      </w:r>
      <w:r w:rsidRPr="00E4057A">
        <w:rPr>
          <w:rFonts w:hint="eastAsia"/>
        </w:rPr>
        <w:t xml:space="preserve"> exceed one </w:t>
      </w:r>
      <w:r>
        <w:rPr>
          <w:rStyle w:val="aff1"/>
          <w:rFonts w:hint="eastAsia"/>
        </w:rPr>
        <w:t>ATP_INTERRUPT_TIME</w:t>
      </w:r>
      <w:r>
        <w:rPr>
          <w:rFonts w:hint="eastAsia"/>
        </w:rPr>
        <w:t xml:space="preserve">. If it exceeded this </w:t>
      </w:r>
      <w:r w:rsidR="002F5731">
        <w:t>period</w:t>
      </w:r>
      <w:r w:rsidRPr="00E4057A">
        <w:rPr>
          <w:rFonts w:hint="eastAsia"/>
        </w:rPr>
        <w:t xml:space="preserve">, the </w:t>
      </w:r>
      <w:hyperlink w:history="1" w:anchor="CycleSynchroized">
        <w:hyperlink w:history="1" w:anchor="CycleSynchronized">
          <w:r w:rsidRPr="002B4F3F" w:rsidR="002B4F3F">
            <w:rPr>
              <w:rStyle w:val="ac"/>
            </w:rPr>
            <w:t>CycleSynchro</w:t>
          </w:r>
          <w:r w:rsidRPr="002B4F3F" w:rsidR="002B4F3F">
            <w:rPr>
              <w:rStyle w:val="ac"/>
              <w:rFonts w:hint="eastAsia"/>
            </w:rPr>
            <w:t>n</w:t>
          </w:r>
          <w:r w:rsidRPr="002B4F3F" w:rsidR="002B4F3F">
            <w:rPr>
              <w:rStyle w:val="ac"/>
            </w:rPr>
            <w:t>ized</w:t>
          </w:r>
        </w:hyperlink>
      </w:hyperlink>
      <w:r w:rsidRPr="00DD0A22" w:rsidR="00DD0A22">
        <w:rPr>
          <w:rFonts w:hint="eastAsia"/>
        </w:rPr>
        <w:t xml:space="preserve"> </w:t>
      </w:r>
      <w:r w:rsidR="00E92EF5">
        <w:rPr>
          <w:rFonts w:hint="eastAsia"/>
        </w:rPr>
        <w:t xml:space="preserve">shall be set </w:t>
      </w:r>
      <w:r w:rsidRPr="00E4057A">
        <w:rPr>
          <w:rFonts w:hint="eastAsia"/>
        </w:rPr>
        <w:t xml:space="preserve">as </w:t>
      </w:r>
      <w:r w:rsidRPr="00354FC4">
        <w:rPr>
          <w:rStyle w:val="aff1"/>
          <w:rFonts w:hint="eastAsia"/>
        </w:rPr>
        <w:t>False</w:t>
      </w:r>
      <w:r w:rsidRPr="00E4057A">
        <w:rPr>
          <w:rFonts w:hint="eastAsia"/>
        </w:rPr>
        <w:t>,</w:t>
      </w:r>
      <w:r>
        <w:rPr>
          <w:rFonts w:hint="eastAsia"/>
        </w:rPr>
        <w:t xml:space="preserve"> and </w:t>
      </w:r>
      <w:r w:rsidRPr="00E4057A">
        <w:rPr>
          <w:rFonts w:hint="eastAsia"/>
        </w:rPr>
        <w:t xml:space="preserve">the </w:t>
      </w:r>
      <w:r w:rsidR="00E92EF5">
        <w:rPr>
          <w:rFonts w:hint="eastAsia"/>
        </w:rPr>
        <w:t>ATP</w:t>
      </w:r>
      <w:r w:rsidRPr="00E4057A">
        <w:rPr>
          <w:rFonts w:hint="eastAsia"/>
        </w:rPr>
        <w:t xml:space="preserve"> will not execute </w:t>
      </w:r>
      <w:r w:rsidRPr="00947351">
        <w:t>continuously</w:t>
      </w:r>
      <w:r w:rsidRPr="00E4057A">
        <w:rPr>
          <w:rFonts w:hint="eastAsia"/>
        </w:rPr>
        <w:t xml:space="preserve"> so that the VIOM will cut off the output to the train. </w:t>
      </w:r>
    </w:p>
    <w:p w:rsidR="00161B8C" w:rsidP="00C93484" w:rsidRDefault="00161B8C">
      <w:pPr>
        <w:pStyle w:val="Reqtify"/>
      </w:pPr>
    </w:p>
    <w:p w:rsidR="00161B8C" w:rsidP="00C93484" w:rsidRDefault="00161B8C">
      <w:pPr>
        <w:pStyle w:val="Reqtify"/>
      </w:pPr>
    </w:p>
    <w:p w:rsidRPr="00972331" w:rsidR="00161B8C" w:rsidP="00161B8C" w:rsidRDefault="00161B8C">
      <w:pPr>
        <w:pStyle w:val="ReqtifyAltR"/>
      </w:pPr>
      <w:r w:rsidRPr="00972331">
        <w:t>[</w:t>
      </w:r>
      <w:r>
        <w:t>iTC_CC_ATP-SwRS-</w:t>
      </w:r>
      <w:r>
        <w:rPr>
          <w:rFonts w:hint="eastAsia"/>
        </w:rPr>
        <w:t>0589</w:t>
      </w:r>
      <w:r w:rsidRPr="00972331">
        <w:t>]</w:t>
      </w:r>
    </w:p>
    <w:p w:rsidR="00161B8C" w:rsidP="00C93484" w:rsidRDefault="00161B8C">
      <w:pPr>
        <w:pStyle w:val="Reqtify"/>
      </w:pPr>
      <w:r>
        <w:rPr>
          <w:rFonts w:hint="eastAsia"/>
        </w:rPr>
        <w:t>为确保</w:t>
      </w:r>
      <w:r>
        <w:rPr>
          <w:rFonts w:hint="eastAsia"/>
        </w:rPr>
        <w:t>ATP</w:t>
      </w:r>
      <w:r>
        <w:rPr>
          <w:rFonts w:hint="eastAsia"/>
        </w:rPr>
        <w:t>与</w:t>
      </w:r>
      <w:r>
        <w:rPr>
          <w:rFonts w:hint="eastAsia"/>
        </w:rPr>
        <w:t>CCNV</w:t>
      </w:r>
      <w:r>
        <w:rPr>
          <w:rFonts w:hint="eastAsia"/>
        </w:rPr>
        <w:t>的周期同步，</w:t>
      </w:r>
      <w:r>
        <w:rPr>
          <w:rFonts w:hint="eastAsia"/>
        </w:rPr>
        <w:t>ATP</w:t>
      </w:r>
      <w:r>
        <w:rPr>
          <w:rFonts w:hint="eastAsia"/>
        </w:rPr>
        <w:t>应当每</w:t>
      </w:r>
      <w:r w:rsidRPr="005A217C">
        <w:rPr>
          <w:rStyle w:val="aff1"/>
          <w:rFonts w:hint="eastAsia"/>
        </w:rPr>
        <w:t>CCNV_CYCLE_TIME</w:t>
      </w:r>
      <w:r>
        <w:rPr>
          <w:rFonts w:hint="eastAsia"/>
        </w:rPr>
        <w:t>触发一次</w:t>
      </w:r>
      <w:r>
        <w:rPr>
          <w:rFonts w:hint="eastAsia"/>
        </w:rPr>
        <w:t>DVCOM-2</w:t>
      </w:r>
      <w:r>
        <w:rPr>
          <w:rFonts w:hint="eastAsia"/>
        </w:rPr>
        <w:t>板的中断。</w:t>
      </w:r>
    </w:p>
    <w:p w:rsidRPr="008A1414" w:rsidR="00161B8C" w:rsidP="000C0D62" w:rsidRDefault="00161B8C">
      <w:pPr>
        <w:pStyle w:val="ReqtifyAltQ"/>
      </w:pPr>
      <w:r w:rsidRPr="008A1414">
        <w:t>#Category=</w:t>
      </w:r>
      <w:r w:rsidRPr="00C36276">
        <w:t xml:space="preserve"> </w:t>
      </w:r>
      <w:r w:rsidRPr="008A1414">
        <w:t>Functional</w:t>
      </w:r>
    </w:p>
    <w:p w:rsidR="00161B8C" w:rsidP="000C0D62" w:rsidRDefault="00161B8C">
      <w:pPr>
        <w:pStyle w:val="ReqtifyAltQ"/>
      </w:pPr>
      <w:r w:rsidRPr="008A1414">
        <w:t>#Contribution</w:t>
      </w:r>
      <w:r>
        <w:t>=SIL</w:t>
      </w:r>
      <w:r w:rsidR="005817F3">
        <w:rPr>
          <w:rFonts w:hint="eastAsia"/>
        </w:rPr>
        <w:t>0</w:t>
      </w:r>
    </w:p>
    <w:p w:rsidR="009328EA" w:rsidP="000C0D62" w:rsidRDefault="00161B8C">
      <w:pPr>
        <w:pStyle w:val="ReqtifyAltQ"/>
        <w:rPr>
          <w:ins w:author="常鸣" w:date="2014-07-03T14:27:00Z" w:id="17090"/>
        </w:rPr>
      </w:pPr>
      <w:del w:author="常鸣" w:date="2014-07-03T14:27:00Z" w:id="17091">
        <w:r w:rsidDel="009328EA">
          <w:rPr>
            <w:rFonts w:hint="eastAsia"/>
          </w:rPr>
          <w:delText>#S</w:delText>
        </w:r>
      </w:del>
      <w:ins w:author="常鸣" w:date="2014-07-03T14:27:00Z" w:id="17092">
        <w:r w:rsidR="009328EA">
          <w:rPr>
            <w:rFonts w:hint="eastAsia"/>
          </w:rPr>
          <w:t>#Allocation=ATP Software</w:t>
        </w:r>
      </w:ins>
    </w:p>
    <w:p w:rsidRPr="008A1414" w:rsidR="00161B8C" w:rsidP="000C0D62" w:rsidRDefault="009328EA">
      <w:pPr>
        <w:pStyle w:val="ReqtifyAltQ"/>
      </w:pPr>
      <w:ins w:author="常鸣" w:date="2014-07-03T14:27:00Z" w:id="17093">
        <w:r>
          <w:rPr>
            <w:rFonts w:hint="eastAsia"/>
          </w:rPr>
          <w:t>#S</w:t>
        </w:r>
      </w:ins>
      <w:r w:rsidR="00161B8C">
        <w:rPr>
          <w:rFonts w:hint="eastAsia"/>
        </w:rPr>
        <w:t>ource=</w:t>
      </w:r>
      <w:r w:rsidRPr="00765C7A" w:rsidR="00161B8C">
        <w:t>[iTC_CC-SyAD-</w:t>
      </w:r>
      <w:r w:rsidR="00161B8C">
        <w:rPr>
          <w:rFonts w:hint="eastAsia"/>
        </w:rPr>
        <w:t>1134]</w:t>
      </w:r>
    </w:p>
    <w:p w:rsidRPr="008A1414" w:rsidR="00161B8C" w:rsidP="000C0D62" w:rsidRDefault="00161B8C">
      <w:pPr>
        <w:pStyle w:val="ReqtifyAltQ"/>
      </w:pPr>
      <w:r w:rsidRPr="008A1414">
        <w:t>[End]</w:t>
      </w:r>
    </w:p>
    <w:p w:rsidR="00161B8C" w:rsidP="00C93484" w:rsidRDefault="00161B8C">
      <w:pPr>
        <w:pStyle w:val="Reqtify"/>
      </w:pPr>
    </w:p>
    <w:p w:rsidR="00610A4C" w:rsidP="00C93484" w:rsidRDefault="00610A4C">
      <w:pPr>
        <w:pStyle w:val="Reqtify"/>
      </w:pPr>
    </w:p>
    <w:p w:rsidR="00A77097" w:rsidP="0012674A" w:rsidRDefault="00A77097">
      <w:pPr>
        <w:pStyle w:val="4"/>
      </w:pPr>
      <w:r>
        <w:rPr>
          <w:rFonts w:hint="eastAsia"/>
        </w:rPr>
        <w:t>RTC time</w:t>
      </w:r>
    </w:p>
    <w:p w:rsidRPr="00A77097" w:rsidR="00A77097" w:rsidP="00C93484" w:rsidRDefault="00A77097">
      <w:pPr>
        <w:pStyle w:val="Reqtify"/>
      </w:pPr>
    </w:p>
    <w:p w:rsidRPr="00A77097" w:rsidR="00A77097" w:rsidP="00A77097" w:rsidRDefault="00A77097">
      <w:pPr>
        <w:pStyle w:val="ReqtifyAltR"/>
      </w:pPr>
      <w:r w:rsidRPr="00A77097">
        <w:t>[iTC_CC_ATP-SwRS-0</w:t>
      </w:r>
      <w:r w:rsidRPr="00A77097">
        <w:rPr>
          <w:rFonts w:hint="eastAsia"/>
        </w:rPr>
        <w:t>446</w:t>
      </w:r>
      <w:r w:rsidRPr="00A77097">
        <w:t>]</w:t>
      </w:r>
    </w:p>
    <w:p w:rsidRPr="00A77097" w:rsidR="00A77097" w:rsidP="00C93484" w:rsidRDefault="00DE27C8">
      <w:pPr>
        <w:pStyle w:val="Reqtify"/>
      </w:pPr>
      <w:bookmarkStart w:name="RTCtime" w:id="17094"/>
      <w:r w:rsidRPr="003F37D3">
        <w:rPr>
          <w:rStyle w:val="aff2"/>
        </w:rPr>
        <w:t>RTCtime</w:t>
      </w:r>
      <w:bookmarkEnd w:id="17094"/>
      <w:r w:rsidRPr="00A77097" w:rsidR="00A77097">
        <w:rPr>
          <w:rFonts w:hint="eastAsia"/>
        </w:rPr>
        <w:t>，</w:t>
      </w:r>
      <w:r w:rsidRPr="00A77097" w:rsidR="00A77097">
        <w:rPr>
          <w:rFonts w:hint="eastAsia"/>
        </w:rPr>
        <w:t>ATP</w:t>
      </w:r>
      <w:r w:rsidRPr="00A77097" w:rsidR="00A77097">
        <w:rPr>
          <w:rFonts w:hint="eastAsia"/>
        </w:rPr>
        <w:t>维护的非安全时钟：</w:t>
      </w:r>
    </w:p>
    <w:p w:rsidRPr="00A77097" w:rsidR="00A77097" w:rsidP="00FA0FBB" w:rsidRDefault="00A77097">
      <w:pPr>
        <w:pStyle w:val="AltX"/>
      </w:pPr>
      <w:r w:rsidRPr="00A77097">
        <w:rPr>
          <w:rFonts w:hint="eastAsia"/>
        </w:rPr>
        <w:t>ATP</w:t>
      </w:r>
      <w:r w:rsidRPr="00A77097">
        <w:rPr>
          <w:rFonts w:hint="eastAsia"/>
        </w:rPr>
        <w:t>软件在初始化时从</w:t>
      </w:r>
      <w:r w:rsidRPr="00A77097">
        <w:rPr>
          <w:rFonts w:hint="eastAsia"/>
        </w:rPr>
        <w:t>VLE-2</w:t>
      </w:r>
      <w:r w:rsidRPr="00A77097">
        <w:rPr>
          <w:rFonts w:hint="eastAsia"/>
        </w:rPr>
        <w:t>后板上获取</w:t>
      </w:r>
      <w:r w:rsidRPr="00A77097">
        <w:rPr>
          <w:rFonts w:hint="eastAsia"/>
        </w:rPr>
        <w:t>RTC</w:t>
      </w:r>
      <w:r w:rsidRPr="00A77097">
        <w:rPr>
          <w:rFonts w:hint="eastAsia"/>
        </w:rPr>
        <w:t>时钟信息；</w:t>
      </w:r>
    </w:p>
    <w:p w:rsidRPr="00A77097" w:rsidR="00A77097" w:rsidP="00FA0FBB" w:rsidRDefault="00A77097">
      <w:pPr>
        <w:pStyle w:val="AltX"/>
      </w:pPr>
      <w:r w:rsidRPr="00A77097">
        <w:rPr>
          <w:rFonts w:hint="eastAsia"/>
        </w:rPr>
        <w:t>之后，</w:t>
      </w:r>
      <w:r w:rsidRPr="00A77097">
        <w:rPr>
          <w:rFonts w:hint="eastAsia"/>
        </w:rPr>
        <w:t>ATP</w:t>
      </w:r>
      <w:r w:rsidRPr="00A77097">
        <w:rPr>
          <w:rFonts w:hint="eastAsia"/>
        </w:rPr>
        <w:t>软件每秒钟将该</w:t>
      </w:r>
      <w:r w:rsidRPr="00A77097">
        <w:rPr>
          <w:rFonts w:hint="eastAsia"/>
        </w:rPr>
        <w:t>RTC</w:t>
      </w:r>
      <w:r w:rsidRPr="00A77097">
        <w:rPr>
          <w:rFonts w:hint="eastAsia"/>
        </w:rPr>
        <w:t>时钟加</w:t>
      </w:r>
      <w:r w:rsidRPr="00A77097">
        <w:rPr>
          <w:rFonts w:hint="eastAsia"/>
        </w:rPr>
        <w:t>1</w:t>
      </w:r>
      <w:r w:rsidRPr="00A77097">
        <w:rPr>
          <w:rFonts w:hint="eastAsia"/>
        </w:rPr>
        <w:t>；</w:t>
      </w:r>
    </w:p>
    <w:p w:rsidRPr="00A77097" w:rsidR="00A77097" w:rsidP="00FA0FBB" w:rsidRDefault="00A77097">
      <w:pPr>
        <w:pStyle w:val="AltX"/>
      </w:pPr>
      <w:r w:rsidRPr="00A77097">
        <w:rPr>
          <w:rFonts w:hint="eastAsia"/>
        </w:rPr>
        <w:t>但如果</w:t>
      </w:r>
      <w:r w:rsidRPr="00A77097">
        <w:rPr>
          <w:rFonts w:hint="eastAsia"/>
        </w:rPr>
        <w:t>RTC</w:t>
      </w:r>
      <w:r w:rsidRPr="00A77097">
        <w:rPr>
          <w:rFonts w:hint="eastAsia"/>
        </w:rPr>
        <w:t>时钟与来自</w:t>
      </w:r>
      <w:r w:rsidRPr="00A77097">
        <w:rPr>
          <w:rFonts w:hint="eastAsia"/>
        </w:rPr>
        <w:t>CCNV</w:t>
      </w:r>
      <w:r w:rsidRPr="00A77097">
        <w:rPr>
          <w:rFonts w:hint="eastAsia"/>
        </w:rPr>
        <w:t>的</w:t>
      </w:r>
      <w:r w:rsidRPr="00A77097">
        <w:rPr>
          <w:rFonts w:hint="eastAsia"/>
        </w:rPr>
        <w:t>NTP</w:t>
      </w:r>
      <w:r w:rsidRPr="00A77097">
        <w:rPr>
          <w:rFonts w:hint="eastAsia"/>
        </w:rPr>
        <w:t>时间差超过</w:t>
      </w:r>
      <w:r w:rsidRPr="00A77097">
        <w:rPr>
          <w:rStyle w:val="aff1"/>
          <w:rFonts w:hint="eastAsia"/>
        </w:rPr>
        <w:t>MAX_NTP_TIME_ERROR</w:t>
      </w:r>
      <w:r w:rsidRPr="00A77097">
        <w:rPr>
          <w:rFonts w:hint="eastAsia"/>
        </w:rPr>
        <w:t>，则使用</w:t>
      </w:r>
      <w:r w:rsidRPr="00A77097">
        <w:rPr>
          <w:rFonts w:hint="eastAsia"/>
        </w:rPr>
        <w:t>NTP</w:t>
      </w:r>
      <w:r w:rsidRPr="00A77097">
        <w:rPr>
          <w:rFonts w:hint="eastAsia"/>
        </w:rPr>
        <w:t>时间更新</w:t>
      </w:r>
      <w:r w:rsidRPr="00A77097">
        <w:rPr>
          <w:rFonts w:hint="eastAsia"/>
        </w:rPr>
        <w:t>RTC</w:t>
      </w:r>
      <w:r w:rsidRPr="00A77097">
        <w:rPr>
          <w:rFonts w:hint="eastAsia"/>
        </w:rPr>
        <w:t>时间。</w:t>
      </w:r>
    </w:p>
    <w:p w:rsidRPr="00A77097" w:rsidR="00A77097" w:rsidP="00C93484" w:rsidRDefault="00A77097">
      <w:pPr>
        <w:pStyle w:val="Reqtify"/>
      </w:pPr>
      <w:r w:rsidRPr="00A77097">
        <w:rPr>
          <w:rFonts w:hint="eastAsia"/>
        </w:rPr>
        <w:t>ATP software shall maintain the RTC time for non-vital functions.</w:t>
      </w:r>
    </w:p>
    <w:p w:rsidRPr="00A77097" w:rsidR="00A77097" w:rsidP="00FA0FBB" w:rsidRDefault="00A77097">
      <w:pPr>
        <w:pStyle w:val="AltX"/>
      </w:pPr>
      <w:r w:rsidRPr="00A77097">
        <w:rPr>
          <w:rFonts w:hint="eastAsia"/>
        </w:rPr>
        <w:t>In initialization, ATP software get RTC time from VLE-2 board;</w:t>
      </w:r>
    </w:p>
    <w:p w:rsidRPr="00A77097" w:rsidR="00A77097" w:rsidP="00FA0FBB" w:rsidRDefault="00A77097">
      <w:pPr>
        <w:pStyle w:val="AltX"/>
      </w:pPr>
      <w:r w:rsidRPr="00A77097">
        <w:rPr>
          <w:rFonts w:hint="eastAsia"/>
        </w:rPr>
        <w:t>And then, ATP software updates the RTC time every second;</w:t>
      </w:r>
    </w:p>
    <w:p w:rsidRPr="00A77097" w:rsidR="00A77097" w:rsidP="00FA0FBB" w:rsidRDefault="00A77097">
      <w:pPr>
        <w:pStyle w:val="AltX"/>
      </w:pPr>
      <w:r w:rsidRPr="00A77097">
        <w:rPr>
          <w:rFonts w:hint="eastAsia"/>
        </w:rPr>
        <w:lastRenderedPageBreak/>
        <w:t xml:space="preserve">And if the difference between RTC time ATP used and the NTP time CCNV sent is greater than </w:t>
      </w:r>
      <w:r w:rsidRPr="00A77097">
        <w:rPr>
          <w:rStyle w:val="aff1"/>
          <w:rFonts w:hint="eastAsia"/>
        </w:rPr>
        <w:t>MAX_NTP_TIME_ERROR</w:t>
      </w:r>
      <w:r w:rsidRPr="00A77097">
        <w:rPr>
          <w:rFonts w:hint="eastAsia"/>
        </w:rPr>
        <w:t>, ATP shall reset the RTC time as NTP time.</w:t>
      </w:r>
    </w:p>
    <w:p w:rsidRPr="00A77097" w:rsidR="00A77097" w:rsidP="000431E0" w:rsidRDefault="00A77097">
      <w:pPr>
        <w:pStyle w:val="af7"/>
      </w:pPr>
      <w:r w:rsidRPr="00A77097">
        <w:rPr>
          <w:rFonts w:hint="eastAsia"/>
        </w:rPr>
        <w:t>if (Initialization)</w:t>
      </w:r>
    </w:p>
    <w:p w:rsidRPr="00A77097" w:rsidR="00A77097" w:rsidP="000431E0" w:rsidRDefault="00A77097">
      <w:pPr>
        <w:pStyle w:val="af7"/>
      </w:pPr>
      <w:r w:rsidRPr="00A77097">
        <w:rPr>
          <w:rFonts w:hint="eastAsia"/>
        </w:rPr>
        <w:t xml:space="preserve">    </w:t>
      </w:r>
      <w:hyperlink w:history="1" w:anchor="RTCtime">
        <w:r w:rsidR="00DE27C8">
          <w:rPr>
            <w:rStyle w:val="ac"/>
          </w:rPr>
          <w:t>RTCtime</w:t>
        </w:r>
      </w:hyperlink>
      <w:r w:rsidRPr="00A77097">
        <w:rPr>
          <w:rFonts w:hint="eastAsia"/>
        </w:rPr>
        <w:t xml:space="preserve"> = </w:t>
      </w:r>
      <w:hyperlink w:history="1" w:anchor="VLE_RTCtime">
        <w:r w:rsidRPr="003F37D3">
          <w:rPr>
            <w:rStyle w:val="ac"/>
          </w:rPr>
          <w:t>VLE_</w:t>
        </w:r>
        <w:r w:rsidRPr="003F37D3" w:rsidR="00DE27C8">
          <w:rPr>
            <w:rStyle w:val="ac"/>
          </w:rPr>
          <w:t>RTCtime</w:t>
        </w:r>
      </w:hyperlink>
    </w:p>
    <w:p w:rsidRPr="00A77097" w:rsidR="00A77097" w:rsidP="000431E0" w:rsidRDefault="00A77097">
      <w:pPr>
        <w:pStyle w:val="af7"/>
      </w:pPr>
      <w:r w:rsidRPr="00A77097">
        <w:rPr>
          <w:rFonts w:hint="eastAsia"/>
        </w:rPr>
        <w:t>elif ((</w:t>
      </w:r>
      <w:hyperlink w:history="1" w:anchor="ATOcontrolTimeValid">
        <w:r w:rsidR="00C64E92">
          <w:rPr>
            <w:rStyle w:val="ac"/>
          </w:rPr>
          <w:t>ATOcontrolTimeValid</w:t>
        </w:r>
      </w:hyperlink>
      <w:r w:rsidRPr="00A77097">
        <w:rPr>
          <w:rFonts w:hint="eastAsia"/>
        </w:rPr>
        <w:t xml:space="preserve">(k) == </w:t>
      </w:r>
      <w:r w:rsidRPr="00354FC4">
        <w:rPr>
          <w:rStyle w:val="aff1"/>
          <w:rFonts w:hint="eastAsia"/>
        </w:rPr>
        <w:t>True</w:t>
      </w:r>
      <w:r w:rsidRPr="00A77097">
        <w:rPr>
          <w:rFonts w:hint="eastAsia"/>
        </w:rPr>
        <w:t>)</w:t>
      </w:r>
    </w:p>
    <w:p w:rsidRPr="00A77097" w:rsidR="00A77097" w:rsidP="000431E0" w:rsidRDefault="00A77097">
      <w:pPr>
        <w:pStyle w:val="af7"/>
      </w:pPr>
      <w:r w:rsidRPr="00A77097">
        <w:rPr>
          <w:rFonts w:hint="eastAsia"/>
        </w:rPr>
        <w:t xml:space="preserve">        and (</w:t>
      </w:r>
      <w:hyperlink w:history="1" w:anchor="NonVitalRequest">
        <w:r w:rsidR="00840F21">
          <w:rPr>
            <w:rStyle w:val="ac"/>
          </w:rPr>
          <w:t>NonVitalRequest</w:t>
        </w:r>
      </w:hyperlink>
      <w:r w:rsidR="00354F88">
        <w:t>.N</w:t>
      </w:r>
      <w:r w:rsidRPr="00A77097">
        <w:rPr>
          <w:rFonts w:hint="eastAsia"/>
        </w:rPr>
        <w:t>tp</w:t>
      </w:r>
      <w:r w:rsidR="00354F88">
        <w:rPr>
          <w:rFonts w:hint="eastAsia"/>
        </w:rPr>
        <w:t>T</w:t>
      </w:r>
      <w:r w:rsidRPr="00A77097">
        <w:rPr>
          <w:rFonts w:hint="eastAsia"/>
        </w:rPr>
        <w:t xml:space="preserve">ime != </w:t>
      </w:r>
      <w:r w:rsidR="00511BB9">
        <w:rPr>
          <w:rStyle w:val="aff1"/>
          <w:rFonts w:hint="eastAsia"/>
        </w:rPr>
        <w:t>None</w:t>
      </w:r>
      <w:r w:rsidRPr="00A77097">
        <w:rPr>
          <w:rFonts w:hint="eastAsia"/>
        </w:rPr>
        <w:t>)</w:t>
      </w:r>
    </w:p>
    <w:p w:rsidRPr="00A77097" w:rsidR="00A77097" w:rsidP="000431E0" w:rsidRDefault="00A77097">
      <w:pPr>
        <w:pStyle w:val="af7"/>
      </w:pPr>
      <w:r w:rsidRPr="00A77097">
        <w:rPr>
          <w:rFonts w:hint="eastAsia"/>
        </w:rPr>
        <w:t xml:space="preserve">        and (|</w:t>
      </w:r>
      <w:hyperlink w:history="1" w:anchor="NonVitalRequest">
        <w:r w:rsidR="00840F21">
          <w:rPr>
            <w:rStyle w:val="ac"/>
          </w:rPr>
          <w:t>NonVitalRequest</w:t>
        </w:r>
      </w:hyperlink>
      <w:r w:rsidR="00354F88">
        <w:t>.N</w:t>
      </w:r>
      <w:r w:rsidRPr="00A77097">
        <w:rPr>
          <w:rFonts w:hint="eastAsia"/>
        </w:rPr>
        <w:t>tp</w:t>
      </w:r>
      <w:r w:rsidR="00354F88">
        <w:rPr>
          <w:rFonts w:hint="eastAsia"/>
        </w:rPr>
        <w:t>T</w:t>
      </w:r>
      <w:r w:rsidRPr="00A77097">
        <w:rPr>
          <w:rFonts w:hint="eastAsia"/>
        </w:rPr>
        <w:t xml:space="preserve">ime - </w:t>
      </w:r>
      <w:hyperlink w:history="1" w:anchor="RTCtime">
        <w:r w:rsidR="00DE27C8">
          <w:rPr>
            <w:rStyle w:val="ac"/>
          </w:rPr>
          <w:t>RTCtime</w:t>
        </w:r>
      </w:hyperlink>
      <w:r w:rsidRPr="00A77097">
        <w:rPr>
          <w:rFonts w:hint="eastAsia"/>
        </w:rPr>
        <w:t xml:space="preserve">(k-1)| &gt; </w:t>
      </w:r>
      <w:r w:rsidRPr="00A77097">
        <w:rPr>
          <w:rStyle w:val="aff1"/>
          <w:rFonts w:hint="eastAsia"/>
        </w:rPr>
        <w:t>MAX_NTP_TIME_ERROR</w:t>
      </w:r>
      <w:r w:rsidRPr="00A77097">
        <w:rPr>
          <w:rFonts w:hint="eastAsia"/>
        </w:rPr>
        <w:t>))</w:t>
      </w:r>
    </w:p>
    <w:p w:rsidRPr="00A77097" w:rsidR="00A77097" w:rsidP="000431E0" w:rsidRDefault="00A77097">
      <w:pPr>
        <w:pStyle w:val="af7"/>
      </w:pPr>
      <w:r w:rsidRPr="00A77097">
        <w:rPr>
          <w:rFonts w:hint="eastAsia"/>
        </w:rPr>
        <w:t xml:space="preserve">    </w:t>
      </w:r>
      <w:hyperlink w:history="1" w:anchor="RTCtime">
        <w:r w:rsidR="00DE27C8">
          <w:rPr>
            <w:rStyle w:val="ac"/>
          </w:rPr>
          <w:t>RTCtime</w:t>
        </w:r>
      </w:hyperlink>
      <w:r w:rsidRPr="00A77097">
        <w:rPr>
          <w:rFonts w:hint="eastAsia"/>
        </w:rPr>
        <w:t xml:space="preserve"> = </w:t>
      </w:r>
      <w:hyperlink w:history="1" w:anchor="NonVitalRequest">
        <w:r w:rsidR="00840F21">
          <w:rPr>
            <w:rStyle w:val="ac"/>
          </w:rPr>
          <w:t>NonVitalRequest</w:t>
        </w:r>
      </w:hyperlink>
      <w:r w:rsidR="00354F88">
        <w:t>.N</w:t>
      </w:r>
      <w:r w:rsidRPr="00A77097">
        <w:rPr>
          <w:rFonts w:hint="eastAsia"/>
        </w:rPr>
        <w:t>tp</w:t>
      </w:r>
      <w:r w:rsidR="00354F88">
        <w:rPr>
          <w:rFonts w:hint="eastAsia"/>
        </w:rPr>
        <w:t>T</w:t>
      </w:r>
      <w:r w:rsidRPr="00A77097">
        <w:rPr>
          <w:rFonts w:hint="eastAsia"/>
        </w:rPr>
        <w:t>ime</w:t>
      </w:r>
    </w:p>
    <w:p w:rsidRPr="00A77097" w:rsidR="00A77097" w:rsidP="000431E0" w:rsidRDefault="00A77097">
      <w:pPr>
        <w:pStyle w:val="af7"/>
      </w:pPr>
      <w:r w:rsidRPr="00A77097">
        <w:rPr>
          <w:rFonts w:hint="eastAsia"/>
        </w:rPr>
        <w:t>else:</w:t>
      </w:r>
    </w:p>
    <w:p w:rsidRPr="00A77097" w:rsidR="00A77097" w:rsidP="000431E0" w:rsidRDefault="00A77097">
      <w:pPr>
        <w:pStyle w:val="af7"/>
      </w:pPr>
      <w:r w:rsidRPr="00A77097">
        <w:rPr>
          <w:rFonts w:hint="eastAsia"/>
        </w:rPr>
        <w:t xml:space="preserve">    </w:t>
      </w:r>
      <w:hyperlink w:history="1" w:anchor="RTCtime">
        <w:r w:rsidR="00DE27C8">
          <w:rPr>
            <w:rStyle w:val="ac"/>
          </w:rPr>
          <w:t>RTCtime</w:t>
        </w:r>
      </w:hyperlink>
      <w:r w:rsidRPr="00A77097">
        <w:rPr>
          <w:rFonts w:hint="eastAsia"/>
        </w:rPr>
        <w:t xml:space="preserve"> = </w:t>
      </w:r>
      <w:r w:rsidR="00DD1B48">
        <w:rPr>
          <w:rFonts w:hint="eastAsia"/>
        </w:rPr>
        <w:t>T</w:t>
      </w:r>
      <w:r w:rsidRPr="00A77097">
        <w:rPr>
          <w:rFonts w:hint="eastAsia"/>
        </w:rPr>
        <w:t>ime</w:t>
      </w:r>
      <w:r w:rsidR="00354F88">
        <w:rPr>
          <w:rFonts w:hint="eastAsia"/>
        </w:rPr>
        <w:t>.U</w:t>
      </w:r>
      <w:r w:rsidRPr="00A77097">
        <w:rPr>
          <w:rFonts w:hint="eastAsia"/>
        </w:rPr>
        <w:t>pdate()</w:t>
      </w:r>
    </w:p>
    <w:p w:rsidRPr="00A77097" w:rsidR="00A77097" w:rsidP="00C93484" w:rsidRDefault="00A77097">
      <w:pPr>
        <w:pStyle w:val="Reqtify"/>
      </w:pPr>
      <w:r w:rsidRPr="00A77097">
        <w:rPr>
          <w:rFonts w:hint="eastAsia"/>
        </w:rPr>
        <w:t>其中</w:t>
      </w:r>
      <w:r w:rsidR="00C66F8D">
        <w:rPr>
          <w:rFonts w:hint="eastAsia"/>
        </w:rPr>
        <w:t>T</w:t>
      </w:r>
      <w:r w:rsidRPr="00A77097">
        <w:rPr>
          <w:rFonts w:hint="eastAsia"/>
        </w:rPr>
        <w:t>ime</w:t>
      </w:r>
      <w:r w:rsidR="00354F88">
        <w:rPr>
          <w:rFonts w:hint="eastAsia"/>
        </w:rPr>
        <w:t>.U</w:t>
      </w:r>
      <w:r w:rsidRPr="00A77097">
        <w:rPr>
          <w:rFonts w:hint="eastAsia"/>
        </w:rPr>
        <w:t>pdate()</w:t>
      </w:r>
      <w:r w:rsidRPr="00A77097">
        <w:rPr>
          <w:rFonts w:hint="eastAsia"/>
        </w:rPr>
        <w:t>意为</w:t>
      </w:r>
      <w:r w:rsidRPr="00A77097">
        <w:rPr>
          <w:rFonts w:hint="eastAsia"/>
        </w:rPr>
        <w:t>ATP</w:t>
      </w:r>
      <w:r w:rsidRPr="00A77097">
        <w:rPr>
          <w:rFonts w:hint="eastAsia"/>
        </w:rPr>
        <w:t>软件每秒钟将</w:t>
      </w:r>
      <w:r w:rsidRPr="00A77097">
        <w:rPr>
          <w:rFonts w:hint="eastAsia"/>
        </w:rPr>
        <w:t>RTC</w:t>
      </w:r>
      <w:r w:rsidRPr="00A77097">
        <w:rPr>
          <w:rFonts w:hint="eastAsia"/>
        </w:rPr>
        <w:t>时间加</w:t>
      </w:r>
      <w:r w:rsidRPr="00A77097">
        <w:rPr>
          <w:rFonts w:hint="eastAsia"/>
        </w:rPr>
        <w:t>1</w:t>
      </w:r>
      <w:r w:rsidRPr="00A77097">
        <w:rPr>
          <w:rFonts w:hint="eastAsia"/>
        </w:rPr>
        <w:t>。</w:t>
      </w:r>
    </w:p>
    <w:p w:rsidRPr="00A77097" w:rsidR="00A77097" w:rsidP="00C93484" w:rsidRDefault="00A77097">
      <w:pPr>
        <w:pStyle w:val="Reqtify"/>
      </w:pPr>
      <w:r w:rsidRPr="00A77097">
        <w:rPr>
          <w:rFonts w:hint="eastAsia"/>
        </w:rPr>
        <w:t>The</w:t>
      </w:r>
      <w:r w:rsidR="00C66F8D">
        <w:rPr>
          <w:rFonts w:hint="eastAsia"/>
        </w:rPr>
        <w:t xml:space="preserve"> T</w:t>
      </w:r>
      <w:r w:rsidRPr="00A77097">
        <w:rPr>
          <w:rFonts w:hint="eastAsia"/>
        </w:rPr>
        <w:t>ime</w:t>
      </w:r>
      <w:r w:rsidR="00354F88">
        <w:rPr>
          <w:rFonts w:hint="eastAsia"/>
        </w:rPr>
        <w:t>.U</w:t>
      </w:r>
      <w:r w:rsidRPr="00A77097">
        <w:rPr>
          <w:rFonts w:hint="eastAsia"/>
        </w:rPr>
        <w:t>pdate() means ATP software shall update the RTC time every second.</w:t>
      </w:r>
    </w:p>
    <w:p w:rsidRPr="00A77097" w:rsidR="00A77097" w:rsidP="000C0D62" w:rsidRDefault="00A77097">
      <w:pPr>
        <w:pStyle w:val="ReqtifyAltQ"/>
      </w:pPr>
      <w:r w:rsidRPr="00A77097">
        <w:t>#Category=Functional</w:t>
      </w:r>
    </w:p>
    <w:p w:rsidRPr="00A77097" w:rsidR="00A77097" w:rsidP="000C0D62" w:rsidRDefault="00A77097">
      <w:pPr>
        <w:pStyle w:val="ReqtifyAltQ"/>
      </w:pPr>
      <w:r w:rsidRPr="00A77097">
        <w:t>#Contribution=SIL</w:t>
      </w:r>
      <w:r w:rsidR="005817F3">
        <w:rPr>
          <w:rFonts w:hint="eastAsia"/>
        </w:rPr>
        <w:t>0</w:t>
      </w:r>
    </w:p>
    <w:p w:rsidR="009328EA" w:rsidP="000C0D62" w:rsidRDefault="00A77097">
      <w:pPr>
        <w:pStyle w:val="ReqtifyAltQ"/>
        <w:rPr>
          <w:ins w:author="常鸣" w:date="2014-07-03T14:27:00Z" w:id="17095"/>
        </w:rPr>
      </w:pPr>
      <w:del w:author="常鸣" w:date="2014-07-03T14:27:00Z" w:id="17096">
        <w:r w:rsidRPr="00A77097" w:rsidDel="009328EA">
          <w:delText>#S</w:delText>
        </w:r>
      </w:del>
      <w:ins w:author="常鸣" w:date="2014-07-03T14:27:00Z" w:id="17097">
        <w:r w:rsidR="009328EA">
          <w:t>#Allocation=ATP Software</w:t>
        </w:r>
      </w:ins>
    </w:p>
    <w:p w:rsidRPr="00A77097" w:rsidR="00A77097" w:rsidP="000C0D62" w:rsidRDefault="009328EA">
      <w:pPr>
        <w:pStyle w:val="ReqtifyAltQ"/>
      </w:pPr>
      <w:ins w:author="常鸣" w:date="2014-07-03T14:27:00Z" w:id="17098">
        <w:r>
          <w:t>#S</w:t>
        </w:r>
      </w:ins>
      <w:r w:rsidRPr="00A77097" w:rsidR="00A77097">
        <w:t>ource=[iTC_CC-SyAD-</w:t>
      </w:r>
      <w:r w:rsidRPr="00A77097" w:rsidR="00A77097">
        <w:rPr>
          <w:rFonts w:hint="eastAsia"/>
        </w:rPr>
        <w:t>0760],</w:t>
      </w:r>
      <w:r w:rsidRPr="00A77097" w:rsidR="00A77097">
        <w:t xml:space="preserve"> [iTC_CC-SyAD-</w:t>
      </w:r>
      <w:r w:rsidRPr="00A77097" w:rsidR="00A77097">
        <w:rPr>
          <w:rFonts w:hint="eastAsia"/>
        </w:rPr>
        <w:t>0761], [</w:t>
      </w:r>
      <w:r w:rsidRPr="00A77097" w:rsidR="00A77097">
        <w:t>iTC_CC</w:t>
      </w:r>
      <w:r w:rsidRPr="00A77097" w:rsidR="00A77097">
        <w:rPr>
          <w:rFonts w:hint="eastAsia"/>
        </w:rPr>
        <w:t>-SyAD</w:t>
      </w:r>
      <w:r w:rsidRPr="00A77097" w:rsidR="00A77097">
        <w:t>-</w:t>
      </w:r>
      <w:r w:rsidRPr="00A77097" w:rsidR="00A77097">
        <w:rPr>
          <w:rFonts w:hint="eastAsia"/>
        </w:rPr>
        <w:t>1007]</w:t>
      </w:r>
    </w:p>
    <w:p w:rsidRPr="00A77097" w:rsidR="00A77097" w:rsidP="000C0D62" w:rsidRDefault="00A77097">
      <w:pPr>
        <w:pStyle w:val="ReqtifyAltQ"/>
      </w:pPr>
      <w:r w:rsidRPr="00A77097">
        <w:t>[End]</w:t>
      </w:r>
    </w:p>
    <w:p w:rsidR="00A77097" w:rsidP="00C93484" w:rsidRDefault="00A77097">
      <w:pPr>
        <w:pStyle w:val="Reqtify"/>
      </w:pPr>
    </w:p>
    <w:p w:rsidRPr="00A61D30" w:rsidR="00A05592" w:rsidP="00934391" w:rsidRDefault="00DC168B">
      <w:pPr>
        <w:pStyle w:val="3"/>
      </w:pPr>
      <w:r>
        <w:rPr>
          <w:rFonts w:hint="eastAsia"/>
        </w:rPr>
        <w:t>Outputs</w:t>
      </w:r>
      <w:r w:rsidRPr="00A05592" w:rsidR="00A05592">
        <w:rPr>
          <w:rFonts w:hint="eastAsia"/>
        </w:rPr>
        <w:t xml:space="preserve"> </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666"/>
        <w:gridCol w:w="531"/>
        <w:gridCol w:w="1827"/>
        <w:gridCol w:w="28"/>
        <w:gridCol w:w="1530"/>
        <w:gridCol w:w="500"/>
        <w:gridCol w:w="2204"/>
      </w:tblGrid>
      <w:tr w:rsidRPr="00785CC7" w:rsidR="00A05592" w:rsidTr="00306F7A">
        <w:tc>
          <w:tcPr>
            <w:tcW w:w="1435" w:type="pct"/>
            <w:tcBorders>
              <w:top w:val="single" w:color="000000" w:sz="12" w:space="0"/>
              <w:bottom w:val="single" w:color="000000" w:sz="4" w:space="0"/>
            </w:tcBorders>
            <w:shd w:val="clear" w:color="auto" w:fill="E0E0E0"/>
          </w:tcPr>
          <w:p w:rsidR="00A05592" w:rsidP="00FA0FBB" w:rsidRDefault="00A05592">
            <w:pPr>
              <w:pStyle w:val="af6"/>
            </w:pPr>
            <w:r>
              <w:t>Name</w:t>
            </w:r>
          </w:p>
        </w:tc>
        <w:tc>
          <w:tcPr>
            <w:tcW w:w="1285" w:type="pct"/>
            <w:gridSpan w:val="3"/>
            <w:tcBorders>
              <w:top w:val="single" w:color="000000" w:sz="12" w:space="0"/>
              <w:bottom w:val="single" w:color="000000" w:sz="4" w:space="0"/>
            </w:tcBorders>
            <w:shd w:val="clear" w:color="auto" w:fill="E0E0E0"/>
          </w:tcPr>
          <w:p w:rsidR="00A05592" w:rsidP="00FA0FBB" w:rsidRDefault="00A05592">
            <w:pPr>
              <w:pStyle w:val="af6"/>
            </w:pPr>
            <w:r>
              <w:rPr>
                <w:rFonts w:hint="eastAsia"/>
              </w:rPr>
              <w:t>Safety Critical</w:t>
            </w:r>
          </w:p>
        </w:tc>
        <w:tc>
          <w:tcPr>
            <w:tcW w:w="1093" w:type="pct"/>
            <w:gridSpan w:val="2"/>
            <w:tcBorders>
              <w:top w:val="single" w:color="000000" w:sz="12" w:space="0"/>
              <w:bottom w:val="single" w:color="000000" w:sz="4" w:space="0"/>
            </w:tcBorders>
            <w:shd w:val="clear" w:color="auto" w:fill="E0E0E0"/>
          </w:tcPr>
          <w:p w:rsidR="00A05592" w:rsidP="00FA0FBB" w:rsidRDefault="00A05592">
            <w:pPr>
              <w:pStyle w:val="af6"/>
            </w:pPr>
            <w:r>
              <w:t>Observable</w:t>
            </w:r>
          </w:p>
        </w:tc>
        <w:tc>
          <w:tcPr>
            <w:tcW w:w="1187" w:type="pct"/>
            <w:tcBorders>
              <w:top w:val="single" w:color="000000" w:sz="12" w:space="0"/>
              <w:bottom w:val="single" w:color="000000" w:sz="4" w:space="0"/>
            </w:tcBorders>
            <w:shd w:val="clear" w:color="auto" w:fill="E0E0E0"/>
          </w:tcPr>
          <w:p w:rsidR="00A05592" w:rsidP="00FA0FBB" w:rsidRDefault="00A05592">
            <w:pPr>
              <w:pStyle w:val="af6"/>
            </w:pPr>
            <w:r>
              <w:t>Logical Type</w:t>
            </w:r>
          </w:p>
        </w:tc>
      </w:tr>
      <w:tr w:rsidR="00995A68" w:rsidTr="00995A68">
        <w:tc>
          <w:tcPr>
            <w:tcW w:w="1721" w:type="pct"/>
            <w:gridSpan w:val="2"/>
            <w:tcBorders>
              <w:top w:val="single" w:color="000000" w:sz="4" w:space="0"/>
            </w:tcBorders>
            <w:shd w:val="clear" w:color="auto" w:fill="auto"/>
          </w:tcPr>
          <w:p w:rsidR="00995A68" w:rsidP="00591D6B" w:rsidRDefault="00532AED">
            <w:pPr>
              <w:pStyle w:val="AltB0"/>
            </w:pPr>
            <w:hyperlink w:history="1" w:anchor="Dt">
              <w:r w:rsidR="00C02146">
                <w:rPr>
                  <w:rStyle w:val="ac"/>
                </w:rPr>
                <w:t>Dt</w:t>
              </w:r>
            </w:hyperlink>
          </w:p>
        </w:tc>
        <w:tc>
          <w:tcPr>
            <w:tcW w:w="984" w:type="pct"/>
            <w:tcBorders>
              <w:top w:val="single" w:color="000000" w:sz="4" w:space="0"/>
            </w:tcBorders>
          </w:tcPr>
          <w:p w:rsidR="00995A68" w:rsidP="00591D6B" w:rsidRDefault="00C66F8D">
            <w:pPr>
              <w:pStyle w:val="AltB0"/>
            </w:pPr>
            <w:r>
              <w:rPr>
                <w:rFonts w:hint="eastAsia"/>
              </w:rPr>
              <w:t>√</w:t>
            </w:r>
          </w:p>
        </w:tc>
        <w:tc>
          <w:tcPr>
            <w:tcW w:w="839" w:type="pct"/>
            <w:gridSpan w:val="2"/>
            <w:tcBorders>
              <w:top w:val="single" w:color="000000" w:sz="4" w:space="0"/>
            </w:tcBorders>
            <w:shd w:val="clear" w:color="auto" w:fill="auto"/>
          </w:tcPr>
          <w:p w:rsidR="00995A68" w:rsidP="00591D6B" w:rsidRDefault="00C66F8D">
            <w:pPr>
              <w:pStyle w:val="AltB0"/>
            </w:pPr>
            <w:r>
              <w:rPr>
                <w:rFonts w:hint="eastAsia"/>
              </w:rPr>
              <w:t>√</w:t>
            </w:r>
          </w:p>
        </w:tc>
        <w:tc>
          <w:tcPr>
            <w:tcW w:w="1456" w:type="pct"/>
            <w:gridSpan w:val="2"/>
            <w:tcBorders>
              <w:top w:val="single" w:color="000000" w:sz="4" w:space="0"/>
            </w:tcBorders>
            <w:shd w:val="clear" w:color="auto" w:fill="auto"/>
          </w:tcPr>
          <w:p w:rsidR="00995A68" w:rsidP="00591D6B" w:rsidRDefault="00AC14D0">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995A68" w:rsidTr="00995A68">
        <w:tc>
          <w:tcPr>
            <w:tcW w:w="1721" w:type="pct"/>
            <w:gridSpan w:val="2"/>
            <w:tcBorders>
              <w:top w:val="single" w:color="000000" w:sz="4" w:space="0"/>
            </w:tcBorders>
            <w:shd w:val="clear" w:color="auto" w:fill="auto"/>
          </w:tcPr>
          <w:p w:rsidR="00995A68" w:rsidP="00591D6B" w:rsidRDefault="00532AED">
            <w:pPr>
              <w:pStyle w:val="AltB0"/>
            </w:pPr>
            <w:hyperlink w:history="1" w:anchor="ImmediateNb">
              <w:r w:rsidR="00A41E55">
                <w:rPr>
                  <w:rStyle w:val="ac"/>
                </w:rPr>
                <w:t>ImmediateNb</w:t>
              </w:r>
            </w:hyperlink>
          </w:p>
        </w:tc>
        <w:tc>
          <w:tcPr>
            <w:tcW w:w="984" w:type="pct"/>
            <w:tcBorders>
              <w:top w:val="single" w:color="000000" w:sz="4" w:space="0"/>
            </w:tcBorders>
          </w:tcPr>
          <w:p w:rsidR="00995A68" w:rsidP="00591D6B" w:rsidRDefault="00C66F8D">
            <w:pPr>
              <w:pStyle w:val="AltB0"/>
            </w:pPr>
            <w:r>
              <w:rPr>
                <w:rFonts w:hint="eastAsia"/>
              </w:rPr>
              <w:t>√</w:t>
            </w:r>
          </w:p>
        </w:tc>
        <w:tc>
          <w:tcPr>
            <w:tcW w:w="839" w:type="pct"/>
            <w:gridSpan w:val="2"/>
            <w:tcBorders>
              <w:top w:val="single" w:color="000000" w:sz="4" w:space="0"/>
            </w:tcBorders>
            <w:shd w:val="clear" w:color="auto" w:fill="auto"/>
          </w:tcPr>
          <w:p w:rsidR="00995A68" w:rsidP="00591D6B" w:rsidRDefault="00C66F8D">
            <w:pPr>
              <w:pStyle w:val="AltB0"/>
            </w:pPr>
            <w:r>
              <w:rPr>
                <w:rFonts w:hint="eastAsia"/>
              </w:rPr>
              <w:t>×</w:t>
            </w:r>
          </w:p>
        </w:tc>
        <w:tc>
          <w:tcPr>
            <w:tcW w:w="1456" w:type="pct"/>
            <w:gridSpan w:val="2"/>
            <w:tcBorders>
              <w:top w:val="single" w:color="000000" w:sz="4" w:space="0"/>
            </w:tcBorders>
            <w:shd w:val="clear" w:color="auto" w:fill="auto"/>
          </w:tcPr>
          <w:p w:rsidR="00995A68" w:rsidP="00591D6B" w:rsidRDefault="00AC14D0">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995A68" w:rsidTr="00995A68">
        <w:tc>
          <w:tcPr>
            <w:tcW w:w="1721" w:type="pct"/>
            <w:gridSpan w:val="2"/>
            <w:tcBorders>
              <w:top w:val="single" w:color="000000" w:sz="4" w:space="0"/>
            </w:tcBorders>
            <w:shd w:val="clear" w:color="auto" w:fill="auto"/>
          </w:tcPr>
          <w:p w:rsidR="00995A68" w:rsidP="00591D6B" w:rsidRDefault="00532AED">
            <w:pPr>
              <w:pStyle w:val="AltB0"/>
            </w:pPr>
            <w:hyperlink w:history="1" w:anchor="RTCtime">
              <w:r w:rsidR="00DE27C8">
                <w:rPr>
                  <w:rStyle w:val="ac"/>
                </w:rPr>
                <w:t>RTCtime</w:t>
              </w:r>
            </w:hyperlink>
          </w:p>
        </w:tc>
        <w:tc>
          <w:tcPr>
            <w:tcW w:w="984" w:type="pct"/>
            <w:tcBorders>
              <w:top w:val="single" w:color="000000" w:sz="4" w:space="0"/>
            </w:tcBorders>
          </w:tcPr>
          <w:p w:rsidR="00995A68" w:rsidP="00591D6B" w:rsidRDefault="00C66F8D">
            <w:pPr>
              <w:pStyle w:val="AltB0"/>
            </w:pPr>
            <w:r>
              <w:rPr>
                <w:rFonts w:hint="eastAsia"/>
              </w:rPr>
              <w:t>×</w:t>
            </w:r>
          </w:p>
        </w:tc>
        <w:tc>
          <w:tcPr>
            <w:tcW w:w="839" w:type="pct"/>
            <w:gridSpan w:val="2"/>
            <w:tcBorders>
              <w:top w:val="single" w:color="000000" w:sz="4" w:space="0"/>
            </w:tcBorders>
            <w:shd w:val="clear" w:color="auto" w:fill="auto"/>
          </w:tcPr>
          <w:p w:rsidR="00995A68" w:rsidP="00591D6B" w:rsidRDefault="00C66F8D">
            <w:pPr>
              <w:pStyle w:val="AltB0"/>
            </w:pPr>
            <w:r>
              <w:rPr>
                <w:rFonts w:hint="eastAsia"/>
              </w:rPr>
              <w:t>√</w:t>
            </w:r>
          </w:p>
        </w:tc>
        <w:tc>
          <w:tcPr>
            <w:tcW w:w="1456" w:type="pct"/>
            <w:gridSpan w:val="2"/>
            <w:tcBorders>
              <w:top w:val="single" w:color="000000" w:sz="4" w:space="0"/>
            </w:tcBorders>
            <w:shd w:val="clear" w:color="auto" w:fill="auto"/>
          </w:tcPr>
          <w:p w:rsidR="00995A68" w:rsidP="00591D6B" w:rsidRDefault="00AC14D0">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995A68" w:rsidTr="00995A68">
        <w:tc>
          <w:tcPr>
            <w:tcW w:w="1721" w:type="pct"/>
            <w:gridSpan w:val="2"/>
            <w:shd w:val="clear" w:color="auto" w:fill="auto"/>
          </w:tcPr>
          <w:p w:rsidR="00995A68" w:rsidP="00591D6B" w:rsidRDefault="00532AED">
            <w:pPr>
              <w:pStyle w:val="AltB0"/>
            </w:pPr>
            <w:hyperlink w:history="1" w:anchor="SafeTimerFailed">
              <w:r w:rsidR="00F42E76">
                <w:rPr>
                  <w:rStyle w:val="ac"/>
                </w:rPr>
                <w:t>SafeTimerFailed</w:t>
              </w:r>
            </w:hyperlink>
          </w:p>
        </w:tc>
        <w:tc>
          <w:tcPr>
            <w:tcW w:w="984" w:type="pct"/>
          </w:tcPr>
          <w:p w:rsidR="00995A68" w:rsidP="00591D6B" w:rsidRDefault="00C66F8D">
            <w:pPr>
              <w:pStyle w:val="AltB0"/>
            </w:pPr>
            <w:r>
              <w:rPr>
                <w:rFonts w:hint="eastAsia"/>
              </w:rPr>
              <w:t>√</w:t>
            </w:r>
          </w:p>
        </w:tc>
        <w:tc>
          <w:tcPr>
            <w:tcW w:w="839" w:type="pct"/>
            <w:gridSpan w:val="2"/>
            <w:shd w:val="clear" w:color="auto" w:fill="auto"/>
          </w:tcPr>
          <w:p w:rsidR="00995A68" w:rsidP="00591D6B" w:rsidRDefault="00C66F8D">
            <w:pPr>
              <w:pStyle w:val="AltB0"/>
            </w:pPr>
            <w:r>
              <w:rPr>
                <w:rFonts w:hint="eastAsia"/>
              </w:rPr>
              <w:t>√</w:t>
            </w:r>
          </w:p>
        </w:tc>
        <w:tc>
          <w:tcPr>
            <w:tcW w:w="1456" w:type="pct"/>
            <w:gridSpan w:val="2"/>
            <w:shd w:val="clear" w:color="auto" w:fill="auto"/>
          </w:tcPr>
          <w:p w:rsidR="00995A68" w:rsidP="00591D6B" w:rsidRDefault="00AC14D0">
            <w:pPr>
              <w:pStyle w:val="AltB0"/>
            </w:pPr>
            <w:r>
              <w:fldChar w:fldCharType="begin"/>
            </w:r>
            <w:r>
              <w:instrText xml:space="preserve"> REF BOOLEAN \h </w:instrText>
            </w:r>
            <w:r>
              <w:fldChar w:fldCharType="separate"/>
            </w:r>
            <w:r w:rsidRPr="00190111" w:rsidR="00DE178B">
              <w:rPr>
                <w:rStyle w:val="DATATYPE"/>
              </w:rPr>
              <w:t>BOOLEAN</w:t>
            </w:r>
            <w:r>
              <w:fldChar w:fldCharType="end"/>
            </w:r>
          </w:p>
        </w:tc>
      </w:tr>
      <w:tr w:rsidR="00995A68" w:rsidTr="00995A68">
        <w:tc>
          <w:tcPr>
            <w:tcW w:w="1721" w:type="pct"/>
            <w:gridSpan w:val="2"/>
            <w:shd w:val="clear" w:color="auto" w:fill="auto"/>
          </w:tcPr>
          <w:p w:rsidR="00995A68" w:rsidP="00591D6B" w:rsidRDefault="00532AED">
            <w:pPr>
              <w:pStyle w:val="AltB0"/>
            </w:pPr>
            <w:hyperlink w:history="1" w:anchor="Trace">
              <w:r w:rsidR="00C02146">
                <w:rPr>
                  <w:rStyle w:val="ac"/>
                </w:rPr>
                <w:t>Trace</w:t>
              </w:r>
            </w:hyperlink>
          </w:p>
        </w:tc>
        <w:tc>
          <w:tcPr>
            <w:tcW w:w="984" w:type="pct"/>
          </w:tcPr>
          <w:p w:rsidR="00995A68" w:rsidP="00591D6B" w:rsidRDefault="00C66F8D">
            <w:pPr>
              <w:pStyle w:val="AltB0"/>
            </w:pPr>
            <w:r>
              <w:rPr>
                <w:rFonts w:hint="eastAsia"/>
              </w:rPr>
              <w:t>√</w:t>
            </w:r>
          </w:p>
        </w:tc>
        <w:tc>
          <w:tcPr>
            <w:tcW w:w="839" w:type="pct"/>
            <w:gridSpan w:val="2"/>
            <w:shd w:val="clear" w:color="auto" w:fill="auto"/>
          </w:tcPr>
          <w:p w:rsidR="00995A68" w:rsidP="00591D6B" w:rsidRDefault="00C66F8D">
            <w:pPr>
              <w:pStyle w:val="AltB0"/>
            </w:pPr>
            <w:r>
              <w:rPr>
                <w:rFonts w:hint="eastAsia"/>
              </w:rPr>
              <w:t>√</w:t>
            </w:r>
          </w:p>
        </w:tc>
        <w:tc>
          <w:tcPr>
            <w:tcW w:w="1456" w:type="pct"/>
            <w:gridSpan w:val="2"/>
            <w:shd w:val="clear" w:color="auto" w:fill="auto"/>
          </w:tcPr>
          <w:p w:rsidR="00995A68" w:rsidP="00591D6B" w:rsidRDefault="00AC14D0">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r w:rsidR="00995A68" w:rsidTr="00995A68">
        <w:tc>
          <w:tcPr>
            <w:tcW w:w="1721" w:type="pct"/>
            <w:gridSpan w:val="2"/>
            <w:shd w:val="clear" w:color="auto" w:fill="auto"/>
          </w:tcPr>
          <w:p w:rsidR="00995A68" w:rsidP="00591D6B" w:rsidRDefault="00532AED">
            <w:pPr>
              <w:pStyle w:val="AltB0"/>
            </w:pPr>
            <w:hyperlink w:history="1" w:anchor="VitalTime">
              <w:r w:rsidR="002C5397">
                <w:rPr>
                  <w:rStyle w:val="ac"/>
                </w:rPr>
                <w:t>VitalTime</w:t>
              </w:r>
            </w:hyperlink>
          </w:p>
        </w:tc>
        <w:tc>
          <w:tcPr>
            <w:tcW w:w="984" w:type="pct"/>
          </w:tcPr>
          <w:p w:rsidR="00995A68" w:rsidP="00591D6B" w:rsidRDefault="00C66F8D">
            <w:pPr>
              <w:pStyle w:val="AltB0"/>
            </w:pPr>
            <w:r>
              <w:rPr>
                <w:rFonts w:hint="eastAsia"/>
              </w:rPr>
              <w:t>√</w:t>
            </w:r>
          </w:p>
        </w:tc>
        <w:tc>
          <w:tcPr>
            <w:tcW w:w="839" w:type="pct"/>
            <w:gridSpan w:val="2"/>
            <w:shd w:val="clear" w:color="auto" w:fill="auto"/>
          </w:tcPr>
          <w:p w:rsidR="00995A68" w:rsidP="00591D6B" w:rsidRDefault="00C66F8D">
            <w:pPr>
              <w:pStyle w:val="AltB0"/>
            </w:pPr>
            <w:r>
              <w:rPr>
                <w:rFonts w:hint="eastAsia"/>
              </w:rPr>
              <w:t>√</w:t>
            </w:r>
          </w:p>
        </w:tc>
        <w:tc>
          <w:tcPr>
            <w:tcW w:w="1456" w:type="pct"/>
            <w:gridSpan w:val="2"/>
            <w:shd w:val="clear" w:color="auto" w:fill="auto"/>
          </w:tcPr>
          <w:p w:rsidR="00995A68" w:rsidP="00591D6B" w:rsidRDefault="00AC14D0">
            <w:pPr>
              <w:pStyle w:val="AltB0"/>
            </w:pPr>
            <w:r>
              <w:fldChar w:fldCharType="begin"/>
            </w:r>
            <w:r>
              <w:instrText xml:space="preserve"> REF NUMERIC_32 \h </w:instrText>
            </w:r>
            <w:r>
              <w:fldChar w:fldCharType="separate"/>
            </w:r>
            <w:r w:rsidRPr="00190111" w:rsidR="00DE178B">
              <w:rPr>
                <w:rStyle w:val="DATATYPE"/>
              </w:rPr>
              <w:t>NUMERIC_32</w:t>
            </w:r>
            <w:r>
              <w:fldChar w:fldCharType="end"/>
            </w:r>
          </w:p>
        </w:tc>
      </w:tr>
    </w:tbl>
    <w:p w:rsidR="00161B8C" w:rsidP="00F23398" w:rsidRDefault="00161B8C">
      <w:pPr>
        <w:pStyle w:val="2"/>
        <w:ind w:left="756" w:hanging="756"/>
      </w:pPr>
      <w:bookmarkStart w:name="_Ref345055983" w:id="17099"/>
      <w:bookmarkStart w:name="_Toc348357561" w:id="17100"/>
      <w:bookmarkStart w:name="_Toc349030996" w:id="17101"/>
      <w:bookmarkStart w:name="_Toc347567107" w:id="17102"/>
      <w:bookmarkStart w:name="_Toc345689772" w:id="17103"/>
      <w:bookmarkStart w:name="_Toc376182990" w:id="17104"/>
      <w:bookmarkStart w:name="_Toc392229970" w:id="17105"/>
      <w:r>
        <w:rPr>
          <w:rFonts w:hint="eastAsia"/>
        </w:rPr>
        <w:t>F</w:t>
      </w:r>
      <w:r w:rsidR="0056747A">
        <w:rPr>
          <w:rFonts w:hint="eastAsia"/>
        </w:rPr>
        <w:t>83</w:t>
      </w:r>
      <w:r>
        <w:rPr>
          <w:rFonts w:hint="eastAsia"/>
        </w:rPr>
        <w:t>-Manage Synchronization between two CPUs</w:t>
      </w:r>
      <w:bookmarkEnd w:id="17099"/>
      <w:bookmarkEnd w:id="17100"/>
      <w:bookmarkEnd w:id="17101"/>
      <w:bookmarkEnd w:id="17102"/>
      <w:bookmarkEnd w:id="17103"/>
      <w:bookmarkEnd w:id="17104"/>
      <w:bookmarkEnd w:id="17105"/>
    </w:p>
    <w:p w:rsidR="00161B8C" w:rsidP="00934391" w:rsidRDefault="00161B8C">
      <w:pPr>
        <w:pStyle w:val="3"/>
      </w:pPr>
      <w:r>
        <w:rPr>
          <w:rFonts w:hint="eastAsia"/>
        </w:rPr>
        <w:t>Inputs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254"/>
        <w:gridCol w:w="1137"/>
        <w:gridCol w:w="3895"/>
      </w:tblGrid>
      <w:tr w:rsidRPr="00785CC7" w:rsidR="00DC09A5" w:rsidTr="0063035C">
        <w:tc>
          <w:tcPr>
            <w:tcW w:w="2291" w:type="pct"/>
            <w:tcBorders>
              <w:top w:val="single" w:color="000000" w:sz="12" w:space="0"/>
              <w:bottom w:val="single" w:color="000000" w:sz="4" w:space="0"/>
            </w:tcBorders>
            <w:shd w:val="clear" w:color="auto" w:fill="E0E0E0"/>
          </w:tcPr>
          <w:p w:rsidR="00DC09A5" w:rsidP="00FA0FBB" w:rsidRDefault="00DC09A5">
            <w:pPr>
              <w:pStyle w:val="af6"/>
            </w:pPr>
            <w:r w:rsidRPr="00B1730D">
              <w:t>Name</w:t>
            </w:r>
          </w:p>
        </w:tc>
        <w:tc>
          <w:tcPr>
            <w:tcW w:w="612" w:type="pct"/>
            <w:tcBorders>
              <w:top w:val="single" w:color="000000" w:sz="12" w:space="0"/>
              <w:bottom w:val="single" w:color="000000" w:sz="4" w:space="0"/>
            </w:tcBorders>
            <w:shd w:val="clear" w:color="auto" w:fill="E0E0E0"/>
          </w:tcPr>
          <w:p w:rsidR="00DC09A5" w:rsidP="00FA0FBB" w:rsidRDefault="00DC09A5">
            <w:pPr>
              <w:pStyle w:val="af6"/>
            </w:pPr>
            <w:r w:rsidRPr="00B1730D">
              <w:t>Nature</w:t>
            </w:r>
          </w:p>
        </w:tc>
        <w:tc>
          <w:tcPr>
            <w:tcW w:w="2097" w:type="pct"/>
            <w:tcBorders>
              <w:top w:val="single" w:color="000000" w:sz="12" w:space="0"/>
              <w:bottom w:val="single" w:color="000000" w:sz="4" w:space="0"/>
            </w:tcBorders>
            <w:shd w:val="clear" w:color="auto" w:fill="E0E0E0"/>
          </w:tcPr>
          <w:p w:rsidR="00DC09A5" w:rsidP="00FA0FBB" w:rsidRDefault="00DC09A5">
            <w:pPr>
              <w:pStyle w:val="af6"/>
            </w:pPr>
            <w:r w:rsidRPr="00B1730D">
              <w:t>Provided by</w:t>
            </w:r>
          </w:p>
        </w:tc>
      </w:tr>
      <w:tr w:rsidR="00B92999" w:rsidTr="0063035C">
        <w:tc>
          <w:tcPr>
            <w:tcW w:w="2291" w:type="pct"/>
            <w:tcBorders>
              <w:top w:val="single" w:color="000000" w:sz="4" w:space="0"/>
            </w:tcBorders>
            <w:shd w:val="clear" w:color="auto" w:fill="auto"/>
          </w:tcPr>
          <w:p w:rsidR="00B92999" w:rsidP="00591D6B" w:rsidRDefault="00532AED">
            <w:pPr>
              <w:pStyle w:val="AltB0"/>
            </w:pPr>
            <w:hyperlink w:history="1" w:anchor="CBIvariantRequest">
              <w:r w:rsidR="00B92999">
                <w:rPr>
                  <w:rStyle w:val="ac"/>
                </w:rPr>
                <w:t>CBIvariantRequest</w:t>
              </w:r>
            </w:hyperlink>
          </w:p>
        </w:tc>
        <w:tc>
          <w:tcPr>
            <w:tcW w:w="612" w:type="pct"/>
            <w:tcBorders>
              <w:top w:val="single" w:color="000000" w:sz="4" w:space="0"/>
            </w:tcBorders>
            <w:shd w:val="clear" w:color="auto" w:fill="auto"/>
          </w:tcPr>
          <w:p w:rsidR="00B92999" w:rsidP="00591D6B" w:rsidRDefault="00B92999">
            <w:pPr>
              <w:pStyle w:val="AltB0"/>
            </w:pPr>
            <w:r>
              <w:rPr>
                <w:rFonts w:hint="eastAsia"/>
              </w:rPr>
              <w:t>External</w:t>
            </w:r>
          </w:p>
        </w:tc>
        <w:tc>
          <w:tcPr>
            <w:tcW w:w="2097" w:type="pct"/>
            <w:tcBorders>
              <w:top w:val="single" w:color="000000" w:sz="4" w:space="0"/>
            </w:tcBorders>
            <w:shd w:val="clear" w:color="auto" w:fill="auto"/>
          </w:tcPr>
          <w:p w:rsidR="00B92999" w:rsidP="00591D6B" w:rsidRDefault="00B92999">
            <w:pPr>
              <w:pStyle w:val="AltB0"/>
            </w:pPr>
            <w:r>
              <w:fldChar w:fldCharType="begin"/>
            </w:r>
            <w:r>
              <w:instrText xml:space="preserve"> REF _Ref348814663 \h </w:instrText>
            </w:r>
            <w:r>
              <w:fldChar w:fldCharType="separate"/>
            </w:r>
            <w:r w:rsidR="00DE178B">
              <w:rPr>
                <w:rFonts w:hint="eastAsia"/>
              </w:rPr>
              <w:t>Interface with CI Radio</w:t>
            </w:r>
            <w:r>
              <w:fldChar w:fldCharType="end"/>
            </w:r>
          </w:p>
        </w:tc>
      </w:tr>
      <w:tr w:rsidR="00B92999" w:rsidTr="0063035C">
        <w:tc>
          <w:tcPr>
            <w:tcW w:w="2291" w:type="pct"/>
            <w:tcBorders>
              <w:top w:val="single" w:color="000000" w:sz="4" w:space="0"/>
            </w:tcBorders>
            <w:shd w:val="clear" w:color="auto" w:fill="auto"/>
          </w:tcPr>
          <w:p w:rsidR="00B92999" w:rsidP="00591D6B" w:rsidRDefault="00532AED">
            <w:pPr>
              <w:pStyle w:val="AltB0"/>
            </w:pPr>
            <w:hyperlink w:history="1" w:anchor="CCsynchroReport">
              <w:r w:rsidR="00B92999">
                <w:rPr>
                  <w:rStyle w:val="ac"/>
                </w:rPr>
                <w:t>CCsynchroReport</w:t>
              </w:r>
            </w:hyperlink>
          </w:p>
        </w:tc>
        <w:tc>
          <w:tcPr>
            <w:tcW w:w="612" w:type="pct"/>
            <w:tcBorders>
              <w:top w:val="single" w:color="000000" w:sz="4" w:space="0"/>
            </w:tcBorders>
            <w:shd w:val="clear" w:color="auto" w:fill="auto"/>
          </w:tcPr>
          <w:p w:rsidR="00B92999" w:rsidP="00591D6B" w:rsidRDefault="00B92999">
            <w:pPr>
              <w:pStyle w:val="AltB0"/>
            </w:pPr>
            <w:r>
              <w:rPr>
                <w:rFonts w:hint="eastAsia"/>
              </w:rPr>
              <w:t>External</w:t>
            </w:r>
          </w:p>
        </w:tc>
        <w:tc>
          <w:tcPr>
            <w:tcW w:w="2097" w:type="pct"/>
            <w:tcBorders>
              <w:top w:val="single" w:color="000000" w:sz="4" w:space="0"/>
            </w:tcBorders>
            <w:shd w:val="clear" w:color="auto" w:fill="auto"/>
          </w:tcPr>
          <w:p w:rsidR="00B92999" w:rsidP="00591D6B" w:rsidRDefault="00B92999">
            <w:pPr>
              <w:pStyle w:val="AltB0"/>
            </w:pPr>
            <w:r>
              <w:fldChar w:fldCharType="begin"/>
            </w:r>
            <w:r>
              <w:instrText xml:space="preserve"> REF _Ref348814755 \h </w:instrText>
            </w:r>
            <w:r>
              <w:fldChar w:fldCharType="separate"/>
            </w:r>
            <w:r w:rsidR="00DE178B">
              <w:rPr>
                <w:rFonts w:hint="eastAsia"/>
              </w:rPr>
              <w:t>Interface with Distant ATP</w:t>
            </w:r>
            <w:r>
              <w:fldChar w:fldCharType="end"/>
            </w:r>
          </w:p>
        </w:tc>
      </w:tr>
      <w:tr w:rsidR="00B92999" w:rsidTr="0063035C">
        <w:tc>
          <w:tcPr>
            <w:tcW w:w="2291" w:type="pct"/>
            <w:shd w:val="clear" w:color="auto" w:fill="auto"/>
          </w:tcPr>
          <w:p w:rsidR="00B92999" w:rsidP="00591D6B" w:rsidRDefault="00532AED">
            <w:pPr>
              <w:pStyle w:val="AltB0"/>
            </w:pPr>
            <w:hyperlink w:history="1" w:anchor="CCvariantReport">
              <w:r w:rsidR="00B92999">
                <w:rPr>
                  <w:rStyle w:val="ac"/>
                </w:rPr>
                <w:t>CCvariantReport</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B92999">
            <w:pPr>
              <w:pStyle w:val="AltB0"/>
            </w:pPr>
            <w:r>
              <w:fldChar w:fldCharType="begin"/>
            </w:r>
            <w:r>
              <w:instrText xml:space="preserve"> REF _Ref348814777 \h </w:instrText>
            </w:r>
            <w:r>
              <w:fldChar w:fldCharType="separate"/>
            </w:r>
            <w:r w:rsidR="00DE178B">
              <w:rPr>
                <w:rFonts w:hint="eastAsia"/>
              </w:rPr>
              <w:t>Interface with CI Radio</w:t>
            </w:r>
            <w:r>
              <w:fldChar w:fldCharType="end"/>
            </w:r>
          </w:p>
        </w:tc>
      </w:tr>
      <w:tr w:rsidR="00B92999" w:rsidTr="0063035C">
        <w:tc>
          <w:tcPr>
            <w:tcW w:w="2291" w:type="pct"/>
            <w:shd w:val="clear" w:color="auto" w:fill="auto"/>
          </w:tcPr>
          <w:p w:rsidR="00B92999" w:rsidP="00591D6B" w:rsidRDefault="00532AED">
            <w:pPr>
              <w:pStyle w:val="AltB0"/>
            </w:pPr>
            <w:hyperlink w:history="1" w:anchor="CIsetting">
              <w:r w:rsidR="00B92999">
                <w:rPr>
                  <w:rStyle w:val="ac"/>
                </w:rPr>
                <w:t>CIsetting</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B92999">
            <w:pPr>
              <w:pStyle w:val="AltB0"/>
            </w:pPr>
            <w:r>
              <w:fldChar w:fldCharType="begin"/>
            </w:r>
            <w:r>
              <w:instrText xml:space="preserve"> REF _Ref348815425 \h </w:instrText>
            </w:r>
            <w:r>
              <w:fldChar w:fldCharType="separate"/>
            </w:r>
            <w:r w:rsidR="00DE178B">
              <w:rPr>
                <w:rFonts w:hint="eastAsia"/>
              </w:rPr>
              <w:t>Interface with PSD</w:t>
            </w:r>
            <w:r>
              <w:fldChar w:fldCharType="end"/>
            </w:r>
          </w:p>
        </w:tc>
      </w:tr>
      <w:tr w:rsidR="00B92999" w:rsidTr="0063035C">
        <w:tc>
          <w:tcPr>
            <w:tcW w:w="2291" w:type="pct"/>
            <w:shd w:val="clear" w:color="auto" w:fill="auto"/>
          </w:tcPr>
          <w:p w:rsidR="00B92999" w:rsidP="00591D6B" w:rsidRDefault="00532AED">
            <w:pPr>
              <w:pStyle w:val="AltB0"/>
            </w:pPr>
            <w:hyperlink w:history="1" w:anchor="LocReport">
              <w:r w:rsidR="00B92999">
                <w:rPr>
                  <w:rStyle w:val="ac"/>
                </w:rPr>
                <w:t>LocReport</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05108D">
            <w:pPr>
              <w:pStyle w:val="AltB0"/>
            </w:pPr>
            <w:r>
              <w:fldChar w:fldCharType="begin"/>
            </w:r>
            <w:r>
              <w:instrText xml:space="preserve"> REF _Ref348853347 \h </w:instrText>
            </w:r>
            <w:r>
              <w:fldChar w:fldCharType="separate"/>
            </w:r>
            <w:r w:rsidR="00DE178B">
              <w:rPr>
                <w:rFonts w:hint="eastAsia"/>
              </w:rPr>
              <w:t xml:space="preserve">Interface with </w:t>
            </w:r>
            <w:r w:rsidRPr="00615903" w:rsidR="00DE178B">
              <w:t>ZC</w:t>
            </w:r>
            <w:r>
              <w:fldChar w:fldCharType="end"/>
            </w:r>
          </w:p>
        </w:tc>
      </w:tr>
      <w:tr w:rsidR="00B92999" w:rsidTr="0063035C">
        <w:tc>
          <w:tcPr>
            <w:tcW w:w="2291" w:type="pct"/>
            <w:shd w:val="clear" w:color="auto" w:fill="auto"/>
          </w:tcPr>
          <w:p w:rsidR="00B92999" w:rsidP="00591D6B" w:rsidRDefault="00532AED">
            <w:pPr>
              <w:pStyle w:val="AltB0"/>
            </w:pPr>
            <w:hyperlink w:history="1" w:anchor="TOC_CBIvariantRequest">
              <w:r w:rsidR="00B92999">
                <w:rPr>
                  <w:rStyle w:val="ac"/>
                </w:rPr>
                <w:t>TOC_CBIvariantRequest</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B92999">
            <w:pPr>
              <w:pStyle w:val="AltB0"/>
            </w:pPr>
            <w:r>
              <w:fldChar w:fldCharType="begin"/>
            </w:r>
            <w:r>
              <w:instrText xml:space="preserve"> REF _Ref348814578 \h </w:instrText>
            </w:r>
            <w:r>
              <w:fldChar w:fldCharType="separate"/>
            </w:r>
            <w:r w:rsidRPr="00AD4662" w:rsidR="00DE178B">
              <w:rPr>
                <w:rFonts w:hint="eastAsia"/>
              </w:rPr>
              <w:t>Interface between two CPUs</w:t>
            </w:r>
            <w:r>
              <w:fldChar w:fldCharType="end"/>
            </w:r>
          </w:p>
        </w:tc>
      </w:tr>
      <w:tr w:rsidR="00B92999" w:rsidTr="0063035C">
        <w:tc>
          <w:tcPr>
            <w:tcW w:w="2291" w:type="pct"/>
            <w:shd w:val="clear" w:color="auto" w:fill="auto"/>
          </w:tcPr>
          <w:p w:rsidR="00B92999" w:rsidP="00591D6B" w:rsidRDefault="00532AED">
            <w:pPr>
              <w:pStyle w:val="AltB0"/>
            </w:pPr>
            <w:hyperlink w:history="1" w:anchor="TOC_CCsyncReport">
              <w:r w:rsidR="00B92999">
                <w:rPr>
                  <w:rStyle w:val="ac"/>
                </w:rPr>
                <w:t>TOC_CCsyncReport</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B92999">
            <w:pPr>
              <w:pStyle w:val="AltB0"/>
            </w:pPr>
            <w:r>
              <w:fldChar w:fldCharType="begin"/>
            </w:r>
            <w:r>
              <w:instrText xml:space="preserve"> REF _Ref348814578 \h </w:instrText>
            </w:r>
            <w:r>
              <w:fldChar w:fldCharType="separate"/>
            </w:r>
            <w:r w:rsidRPr="00AD4662" w:rsidR="00DE178B">
              <w:rPr>
                <w:rFonts w:hint="eastAsia"/>
              </w:rPr>
              <w:t>Interface between two CPUs</w:t>
            </w:r>
            <w:r>
              <w:fldChar w:fldCharType="end"/>
            </w:r>
          </w:p>
        </w:tc>
      </w:tr>
      <w:tr w:rsidR="00B92999" w:rsidTr="0063035C">
        <w:tc>
          <w:tcPr>
            <w:tcW w:w="2291" w:type="pct"/>
            <w:shd w:val="clear" w:color="auto" w:fill="auto"/>
          </w:tcPr>
          <w:p w:rsidR="00B92999" w:rsidP="00591D6B" w:rsidRDefault="00532AED">
            <w:pPr>
              <w:pStyle w:val="AltB0"/>
            </w:pPr>
            <w:hyperlink w:history="1" w:anchor="TOC_CCvariantReport">
              <w:r w:rsidR="00B92999">
                <w:rPr>
                  <w:rStyle w:val="ac"/>
                </w:rPr>
                <w:t>TOC_CCvariantReport</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B92999">
            <w:pPr>
              <w:pStyle w:val="AltB0"/>
            </w:pPr>
            <w:r>
              <w:fldChar w:fldCharType="begin"/>
            </w:r>
            <w:r>
              <w:instrText xml:space="preserve"> REF _Ref348814578 \h </w:instrText>
            </w:r>
            <w:r>
              <w:fldChar w:fldCharType="separate"/>
            </w:r>
            <w:r w:rsidRPr="00AD4662" w:rsidR="00DE178B">
              <w:rPr>
                <w:rFonts w:hint="eastAsia"/>
              </w:rPr>
              <w:t>Interface between two CPUs</w:t>
            </w:r>
            <w:r>
              <w:fldChar w:fldCharType="end"/>
            </w:r>
          </w:p>
        </w:tc>
      </w:tr>
      <w:tr w:rsidR="00B92999" w:rsidTr="0063035C">
        <w:tc>
          <w:tcPr>
            <w:tcW w:w="2291" w:type="pct"/>
            <w:shd w:val="clear" w:color="auto" w:fill="auto"/>
          </w:tcPr>
          <w:p w:rsidR="00B92999" w:rsidP="00591D6B" w:rsidRDefault="00532AED">
            <w:pPr>
              <w:pStyle w:val="AltB0"/>
            </w:pPr>
            <w:hyperlink w:history="1" w:anchor="TOC_CIsetting">
              <w:r w:rsidR="00B92999">
                <w:rPr>
                  <w:rStyle w:val="ac"/>
                </w:rPr>
                <w:t>TOC_CIsetting</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B92999">
            <w:pPr>
              <w:pStyle w:val="AltB0"/>
            </w:pPr>
            <w:r>
              <w:fldChar w:fldCharType="begin"/>
            </w:r>
            <w:r>
              <w:instrText xml:space="preserve"> REF _Ref348814578 \h </w:instrText>
            </w:r>
            <w:r>
              <w:fldChar w:fldCharType="separate"/>
            </w:r>
            <w:r w:rsidRPr="00AD4662" w:rsidR="00DE178B">
              <w:rPr>
                <w:rFonts w:hint="eastAsia"/>
              </w:rPr>
              <w:t>Interface between two CPUs</w:t>
            </w:r>
            <w:r>
              <w:fldChar w:fldCharType="end"/>
            </w:r>
          </w:p>
        </w:tc>
      </w:tr>
      <w:tr w:rsidR="00B92999" w:rsidTr="0063035C">
        <w:tc>
          <w:tcPr>
            <w:tcW w:w="2291" w:type="pct"/>
            <w:shd w:val="clear" w:color="auto" w:fill="auto"/>
          </w:tcPr>
          <w:p w:rsidR="00B92999" w:rsidP="00591D6B" w:rsidRDefault="00532AED">
            <w:pPr>
              <w:pStyle w:val="AltB0"/>
            </w:pPr>
            <w:hyperlink w:history="1" w:anchor="TOC_LocReport">
              <w:r w:rsidR="00B92999">
                <w:rPr>
                  <w:rStyle w:val="ac"/>
                </w:rPr>
                <w:t>TOC_LocReport</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B92999">
            <w:pPr>
              <w:pStyle w:val="AltB0"/>
            </w:pPr>
            <w:r>
              <w:fldChar w:fldCharType="begin"/>
            </w:r>
            <w:r>
              <w:instrText xml:space="preserve"> REF _Ref348814578 \h </w:instrText>
            </w:r>
            <w:r>
              <w:fldChar w:fldCharType="separate"/>
            </w:r>
            <w:r w:rsidRPr="00AD4662" w:rsidR="00DE178B">
              <w:rPr>
                <w:rFonts w:hint="eastAsia"/>
              </w:rPr>
              <w:t>Interface between two CPUs</w:t>
            </w:r>
            <w:r>
              <w:fldChar w:fldCharType="end"/>
            </w:r>
          </w:p>
        </w:tc>
      </w:tr>
      <w:tr w:rsidR="00B92999" w:rsidTr="0063035C">
        <w:tc>
          <w:tcPr>
            <w:tcW w:w="2291" w:type="pct"/>
            <w:shd w:val="clear" w:color="auto" w:fill="auto"/>
          </w:tcPr>
          <w:p w:rsidR="00B92999" w:rsidP="00591D6B" w:rsidRDefault="00532AED">
            <w:pPr>
              <w:pStyle w:val="AltB0"/>
            </w:pPr>
            <w:hyperlink w:history="1" w:anchor="TOC_VersionReport">
              <w:r w:rsidR="00B92999">
                <w:rPr>
                  <w:rStyle w:val="ac"/>
                </w:rPr>
                <w:t>TOC_VersionReport</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B92999">
            <w:pPr>
              <w:pStyle w:val="AltB0"/>
            </w:pPr>
            <w:r>
              <w:fldChar w:fldCharType="begin"/>
            </w:r>
            <w:r>
              <w:instrText xml:space="preserve"> REF _Ref348814578 \h </w:instrText>
            </w:r>
            <w:r>
              <w:fldChar w:fldCharType="separate"/>
            </w:r>
            <w:r w:rsidRPr="00AD4662" w:rsidR="00DE178B">
              <w:rPr>
                <w:rFonts w:hint="eastAsia"/>
              </w:rPr>
              <w:t>Interface between two CPUs</w:t>
            </w:r>
            <w:r>
              <w:fldChar w:fldCharType="end"/>
            </w:r>
          </w:p>
        </w:tc>
      </w:tr>
      <w:tr w:rsidR="00B92999" w:rsidTr="0063035C">
        <w:tc>
          <w:tcPr>
            <w:tcW w:w="2291" w:type="pct"/>
            <w:shd w:val="clear" w:color="auto" w:fill="auto"/>
          </w:tcPr>
          <w:p w:rsidR="00B92999" w:rsidP="00591D6B" w:rsidRDefault="00532AED">
            <w:pPr>
              <w:pStyle w:val="AltB0"/>
            </w:pPr>
            <w:hyperlink w:history="1" w:anchor="TOC_VIOM2VitalOut">
              <w:r w:rsidR="00B92999">
                <w:rPr>
                  <w:rStyle w:val="ac"/>
                </w:rPr>
                <w:t>TOC_VIOM2VitalOut</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B92999">
            <w:pPr>
              <w:pStyle w:val="AltB0"/>
            </w:pPr>
            <w:r>
              <w:fldChar w:fldCharType="begin"/>
            </w:r>
            <w:r>
              <w:instrText xml:space="preserve"> REF _Ref348814578 \h </w:instrText>
            </w:r>
            <w:r>
              <w:fldChar w:fldCharType="separate"/>
            </w:r>
            <w:r w:rsidRPr="00AD4662" w:rsidR="00DE178B">
              <w:rPr>
                <w:rFonts w:hint="eastAsia"/>
              </w:rPr>
              <w:t>Interface between two CPUs</w:t>
            </w:r>
            <w:r>
              <w:fldChar w:fldCharType="end"/>
            </w:r>
          </w:p>
        </w:tc>
      </w:tr>
      <w:tr w:rsidR="00B92999" w:rsidTr="0063035C">
        <w:tc>
          <w:tcPr>
            <w:tcW w:w="2291" w:type="pct"/>
            <w:shd w:val="clear" w:color="auto" w:fill="auto"/>
          </w:tcPr>
          <w:p w:rsidR="00B92999" w:rsidP="00591D6B" w:rsidRDefault="00532AED">
            <w:pPr>
              <w:pStyle w:val="AltB0"/>
            </w:pPr>
            <w:hyperlink w:history="1" w:anchor="VersionFromCCreport">
              <w:r w:rsidR="00B92999">
                <w:rPr>
                  <w:rStyle w:val="ac"/>
                </w:rPr>
                <w:t>VersionFromCCrepo</w:t>
              </w:r>
              <w:r w:rsidR="0005108D">
                <w:rPr>
                  <w:rStyle w:val="ac"/>
                  <w:rFonts w:hint="eastAsia"/>
                </w:rPr>
                <w:t>r</w:t>
              </w:r>
              <w:r w:rsidR="00B92999">
                <w:rPr>
                  <w:rStyle w:val="ac"/>
                </w:rPr>
                <w:t>t</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05108D">
            <w:pPr>
              <w:pStyle w:val="AltB0"/>
            </w:pPr>
            <w:r>
              <w:fldChar w:fldCharType="begin"/>
            </w:r>
            <w:r>
              <w:instrText xml:space="preserve"> REF _Ref348853436 \h </w:instrText>
            </w:r>
            <w:r>
              <w:fldChar w:fldCharType="separate"/>
            </w:r>
            <w:r w:rsidR="00DE178B">
              <w:rPr>
                <w:rFonts w:hint="eastAsia"/>
              </w:rPr>
              <w:t>Interface with LC</w:t>
            </w:r>
            <w:r>
              <w:fldChar w:fldCharType="end"/>
            </w:r>
          </w:p>
        </w:tc>
      </w:tr>
      <w:tr w:rsidR="00B92999" w:rsidTr="0063035C">
        <w:tc>
          <w:tcPr>
            <w:tcW w:w="2291" w:type="pct"/>
            <w:shd w:val="clear" w:color="auto" w:fill="auto"/>
          </w:tcPr>
          <w:p w:rsidR="00B92999" w:rsidP="00591D6B" w:rsidRDefault="00532AED">
            <w:pPr>
              <w:pStyle w:val="AltB0"/>
            </w:pPr>
            <w:hyperlink w:history="1" w:anchor="VIOM1VitalOut">
              <w:r w:rsidR="00B92999">
                <w:rPr>
                  <w:rStyle w:val="ac"/>
                </w:rPr>
                <w:t>VIOM1VitalOut</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412901">
            <w:pPr>
              <w:pStyle w:val="AltB0"/>
            </w:pPr>
            <w:r>
              <w:fldChar w:fldCharType="begin"/>
            </w:r>
            <w:r>
              <w:instrText xml:space="preserve"> REF _Ref345055931 \h </w:instrText>
            </w:r>
            <w:r>
              <w:fldChar w:fldCharType="separate"/>
            </w:r>
            <w:r w:rsidR="00DE178B">
              <w:rPr>
                <w:rFonts w:hint="eastAsia"/>
              </w:rPr>
              <w:t>F71-Outputs to Rolling-stock</w:t>
            </w:r>
            <w:r>
              <w:fldChar w:fldCharType="end"/>
            </w:r>
          </w:p>
        </w:tc>
      </w:tr>
      <w:tr w:rsidR="00B92999" w:rsidTr="0063035C">
        <w:tc>
          <w:tcPr>
            <w:tcW w:w="2291" w:type="pct"/>
            <w:shd w:val="clear" w:color="auto" w:fill="auto"/>
          </w:tcPr>
          <w:p w:rsidR="00B92999" w:rsidP="00591D6B" w:rsidRDefault="00532AED">
            <w:pPr>
              <w:pStyle w:val="AltB0"/>
            </w:pPr>
            <w:hyperlink w:history="1" w:anchor="VIOM2VitalOut">
              <w:r w:rsidR="00B92999">
                <w:rPr>
                  <w:rStyle w:val="ac"/>
                </w:rPr>
                <w:t>VIOM2VitalOut</w:t>
              </w:r>
            </w:hyperlink>
          </w:p>
        </w:tc>
        <w:tc>
          <w:tcPr>
            <w:tcW w:w="612" w:type="pct"/>
            <w:shd w:val="clear" w:color="auto" w:fill="auto"/>
          </w:tcPr>
          <w:p w:rsidR="00B92999" w:rsidP="00591D6B" w:rsidRDefault="00B92999">
            <w:pPr>
              <w:pStyle w:val="AltB0"/>
            </w:pPr>
            <w:r>
              <w:rPr>
                <w:rFonts w:hint="eastAsia"/>
              </w:rPr>
              <w:t>External</w:t>
            </w:r>
          </w:p>
        </w:tc>
        <w:tc>
          <w:tcPr>
            <w:tcW w:w="2097" w:type="pct"/>
            <w:shd w:val="clear" w:color="auto" w:fill="auto"/>
          </w:tcPr>
          <w:p w:rsidR="00B92999" w:rsidP="00591D6B" w:rsidRDefault="00412901">
            <w:pPr>
              <w:pStyle w:val="AltB0"/>
            </w:pPr>
            <w:r>
              <w:fldChar w:fldCharType="begin"/>
            </w:r>
            <w:r>
              <w:instrText xml:space="preserve"> REF _Ref345055931 \h </w:instrText>
            </w:r>
            <w:r>
              <w:fldChar w:fldCharType="separate"/>
            </w:r>
            <w:r w:rsidR="00DE178B">
              <w:rPr>
                <w:rFonts w:hint="eastAsia"/>
              </w:rPr>
              <w:t>F71-Outputs to Rolling-stock</w:t>
            </w:r>
            <w:r>
              <w:fldChar w:fldCharType="end"/>
            </w:r>
          </w:p>
        </w:tc>
      </w:tr>
    </w:tbl>
    <w:p w:rsidRPr="00003A18" w:rsidR="00161B8C" w:rsidP="00934391" w:rsidRDefault="00161B8C">
      <w:pPr>
        <w:pStyle w:val="3"/>
      </w:pPr>
      <w:r w:rsidRPr="00A61D30">
        <w:rPr>
          <w:rFonts w:hint="eastAsia"/>
        </w:rPr>
        <w:t>Processing</w:t>
      </w:r>
    </w:p>
    <w:p w:rsidRPr="00B40F82" w:rsidR="00161B8C" w:rsidP="00C93484" w:rsidRDefault="00161B8C">
      <w:pPr>
        <w:pStyle w:val="Reqtify"/>
      </w:pPr>
      <w:r w:rsidRPr="00B40F82">
        <w:rPr>
          <w:rFonts w:hint="eastAsia"/>
        </w:rPr>
        <w:t>如</w:t>
      </w:r>
      <w:r w:rsidR="006F6F63">
        <w:fldChar w:fldCharType="begin"/>
      </w:r>
      <w:r w:rsidR="006F6F63">
        <w:instrText xml:space="preserve"> REF _Ref345064642 \h </w:instrText>
      </w:r>
      <w:r w:rsidR="006F6F63">
        <w:fldChar w:fldCharType="separate"/>
      </w:r>
      <w:r w:rsidR="00DE178B">
        <w:t xml:space="preserve">Figure </w:t>
      </w:r>
      <w:r w:rsidR="00DE178B">
        <w:rPr>
          <w:noProof/>
        </w:rPr>
        <w:t>5</w:t>
      </w:r>
      <w:ins w:author="常鸣" w:date="2014-06-24T10:22:00Z" w:id="17106">
        <w:r w:rsidR="00DE178B">
          <w:noBreakHyphen/>
        </w:r>
      </w:ins>
      <w:r w:rsidR="00DE178B">
        <w:rPr>
          <w:noProof/>
        </w:rPr>
        <w:t>24</w:t>
      </w:r>
      <w:r w:rsidR="006F6F63">
        <w:fldChar w:fldCharType="end"/>
      </w:r>
      <w:r w:rsidRPr="00B40F82">
        <w:rPr>
          <w:rFonts w:hint="eastAsia"/>
        </w:rPr>
        <w:t>所示，同一块</w:t>
      </w:r>
      <w:r w:rsidRPr="00B40F82">
        <w:rPr>
          <w:rFonts w:hint="eastAsia"/>
        </w:rPr>
        <w:t>VLE-2</w:t>
      </w:r>
      <w:r w:rsidRPr="00B40F82">
        <w:rPr>
          <w:rFonts w:hint="eastAsia"/>
        </w:rPr>
        <w:t>板上的两套</w:t>
      </w:r>
      <w:r w:rsidRPr="00B40F82">
        <w:rPr>
          <w:rFonts w:hint="eastAsia"/>
        </w:rPr>
        <w:t>ATP</w:t>
      </w:r>
      <w:r w:rsidRPr="00B40F82">
        <w:rPr>
          <w:rFonts w:hint="eastAsia"/>
        </w:rPr>
        <w:t>软件，在计算出给</w:t>
      </w:r>
      <w:r w:rsidRPr="00B40F82">
        <w:rPr>
          <w:rFonts w:hint="eastAsia"/>
        </w:rPr>
        <w:t>VIOM</w:t>
      </w:r>
      <w:r w:rsidRPr="00B40F82">
        <w:rPr>
          <w:rFonts w:hint="eastAsia"/>
        </w:rPr>
        <w:t>，冗余</w:t>
      </w:r>
      <w:r w:rsidRPr="00B40F82">
        <w:rPr>
          <w:rFonts w:hint="eastAsia"/>
        </w:rPr>
        <w:t>ATP</w:t>
      </w:r>
      <w:r w:rsidRPr="00B40F82">
        <w:rPr>
          <w:rFonts w:hint="eastAsia"/>
        </w:rPr>
        <w:t>，</w:t>
      </w:r>
      <w:r w:rsidRPr="00B40F82">
        <w:rPr>
          <w:rFonts w:hint="eastAsia"/>
        </w:rPr>
        <w:t>ZC</w:t>
      </w:r>
      <w:r w:rsidRPr="00B40F82">
        <w:rPr>
          <w:rFonts w:hint="eastAsia"/>
        </w:rPr>
        <w:t>和</w:t>
      </w:r>
      <w:r w:rsidRPr="00B40F82">
        <w:rPr>
          <w:rFonts w:hint="eastAsia"/>
        </w:rPr>
        <w:t>LC</w:t>
      </w:r>
      <w:r w:rsidRPr="00B40F82">
        <w:rPr>
          <w:rFonts w:hint="eastAsia"/>
        </w:rPr>
        <w:t>的输出结果后，需通过双口</w:t>
      </w:r>
      <w:r w:rsidRPr="00B40F82">
        <w:rPr>
          <w:rFonts w:hint="eastAsia"/>
        </w:rPr>
        <w:t>RAM</w:t>
      </w:r>
      <w:r w:rsidRPr="00B40F82">
        <w:rPr>
          <w:rFonts w:hint="eastAsia"/>
        </w:rPr>
        <w:t>交换该结果，并将对方的计算结果和自己的结果合并后发送给相关外部系统。</w:t>
      </w:r>
    </w:p>
    <w:p w:rsidRPr="00B40F82" w:rsidR="00161B8C" w:rsidP="00C93484" w:rsidRDefault="00161B8C">
      <w:pPr>
        <w:pStyle w:val="Reqtify"/>
      </w:pPr>
      <w:r w:rsidRPr="00B40F82">
        <w:rPr>
          <w:rFonts w:hint="eastAsia"/>
        </w:rPr>
        <w:t>Refer to</w:t>
      </w:r>
      <w:r w:rsidR="006F6F63">
        <w:rPr>
          <w:rFonts w:hint="eastAsia"/>
        </w:rPr>
        <w:t xml:space="preserve"> </w:t>
      </w:r>
      <w:r w:rsidR="006F6F63">
        <w:fldChar w:fldCharType="begin"/>
      </w:r>
      <w:r w:rsidR="006F6F63">
        <w:instrText xml:space="preserve"> REF _Ref345064642 \h </w:instrText>
      </w:r>
      <w:r w:rsidR="006F6F63">
        <w:fldChar w:fldCharType="separate"/>
      </w:r>
      <w:r w:rsidR="00DE178B">
        <w:t xml:space="preserve">Figure </w:t>
      </w:r>
      <w:r w:rsidR="00DE178B">
        <w:rPr>
          <w:noProof/>
        </w:rPr>
        <w:t>5</w:t>
      </w:r>
      <w:ins w:author="常鸣" w:date="2014-06-24T10:22:00Z" w:id="17107">
        <w:r w:rsidR="00DE178B">
          <w:noBreakHyphen/>
        </w:r>
      </w:ins>
      <w:r w:rsidR="00DE178B">
        <w:rPr>
          <w:noProof/>
        </w:rPr>
        <w:t>24</w:t>
      </w:r>
      <w:r w:rsidR="006F6F63">
        <w:fldChar w:fldCharType="end"/>
      </w:r>
      <w:r w:rsidRPr="00B40F82">
        <w:rPr>
          <w:rFonts w:hint="eastAsia"/>
        </w:rPr>
        <w:t xml:space="preserve">, the two set of ATP software in the same VLE-2 board will calculate the output results to VIOM, redundant ATP, </w:t>
      </w:r>
      <w:hyperlink w:history="1" w:anchor="ZC">
        <w:r w:rsidR="00DE30C0">
          <w:rPr>
            <w:rStyle w:val="ac"/>
          </w:rPr>
          <w:t>ZC</w:t>
        </w:r>
      </w:hyperlink>
      <w:r>
        <w:rPr>
          <w:rFonts w:hint="eastAsia"/>
        </w:rPr>
        <w:t xml:space="preserve"> or </w:t>
      </w:r>
      <w:r w:rsidRPr="00B40F82">
        <w:rPr>
          <w:rFonts w:hint="eastAsia"/>
        </w:rPr>
        <w:t>LC,</w:t>
      </w:r>
      <w:r>
        <w:rPr>
          <w:rFonts w:hint="eastAsia"/>
        </w:rPr>
        <w:t xml:space="preserve"> and </w:t>
      </w:r>
      <w:r w:rsidRPr="00B40F82">
        <w:rPr>
          <w:rFonts w:hint="eastAsia"/>
        </w:rPr>
        <w:t>those data will exchanged by DPRAM. Then the output will merge into one pack of data</w:t>
      </w:r>
      <w:r>
        <w:rPr>
          <w:rFonts w:hint="eastAsia"/>
        </w:rPr>
        <w:t xml:space="preserve"> and </w:t>
      </w:r>
      <w:r w:rsidRPr="00B40F82">
        <w:rPr>
          <w:rFonts w:hint="eastAsia"/>
        </w:rPr>
        <w:t xml:space="preserve">send to CCNV. </w:t>
      </w:r>
    </w:p>
    <w:p w:rsidR="00161B8C" w:rsidP="00161B8C" w:rsidRDefault="00651E4E">
      <w:pPr>
        <w:pStyle w:val="affe"/>
      </w:pPr>
      <w:r>
        <w:drawing>
          <wp:inline distT="0" distB="0" distL="0" distR="0">
            <wp:extent cx="3581400" cy="2528570"/>
            <wp:effectExtent l="0" t="0" r="0" b="0"/>
            <wp:docPr id="95" name="图片 2" descr="说明: F13-SynchronizationBetweenTwoCP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F13-SynchronizationBetweenTwoCPUs.gif"/>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581400" cy="2528570"/>
                    </a:xfrm>
                    <a:prstGeom prst="rect">
                      <a:avLst/>
                    </a:prstGeom>
                    <a:noFill/>
                    <a:ln>
                      <a:noFill/>
                    </a:ln>
                  </pic:spPr>
                </pic:pic>
              </a:graphicData>
            </a:graphic>
          </wp:inline>
        </w:drawing>
      </w:r>
    </w:p>
    <w:p w:rsidR="00161B8C" w:rsidP="00161B8C" w:rsidRDefault="00161B8C">
      <w:pPr>
        <w:pStyle w:val="affe"/>
      </w:pPr>
      <w:bookmarkStart w:name="_Ref345064642" w:id="17108"/>
      <w:bookmarkStart w:name="_Toc348357769" w:id="17109"/>
      <w:bookmarkStart w:name="_Toc349031205" w:id="17110"/>
      <w:bookmarkStart w:name="_Toc347567319" w:id="17111"/>
      <w:bookmarkStart w:name="_Toc345689789" w:id="17112"/>
      <w:bookmarkStart w:name="_Toc376183033" w:id="17113"/>
      <w:bookmarkStart w:name="_Toc392230004" w:id="17114"/>
      <w:r>
        <w:t xml:space="preserve">Figure </w:t>
      </w:r>
      <w:ins w:author="常鸣" w:date="2014-06-24T10:22:00Z" w:id="17115">
        <w:r w:rsidR="00DB1C8F">
          <w:fldChar w:fldCharType="begin"/>
        </w:r>
        <w:r w:rsidR="00DB1C8F">
          <w:instrText xml:space="preserve"> STYLEREF 1 \s </w:instrText>
        </w:r>
      </w:ins>
      <w:r w:rsidR="00DB1C8F">
        <w:fldChar w:fldCharType="separate"/>
      </w:r>
      <w:r w:rsidR="00DE178B">
        <w:t>5</w:t>
      </w:r>
      <w:ins w:author="常鸣" w:date="2014-06-24T10:22:00Z" w:id="17116">
        <w:r w:rsidR="00DB1C8F">
          <w:fldChar w:fldCharType="end"/>
        </w:r>
        <w:r w:rsidR="00DB1C8F">
          <w:noBreakHyphen/>
        </w:r>
        <w:r w:rsidR="00DB1C8F">
          <w:fldChar w:fldCharType="begin"/>
        </w:r>
        <w:r w:rsidR="00DB1C8F">
          <w:instrText xml:space="preserve"> SEQ Figure \* ARABIC \s 1 </w:instrText>
        </w:r>
      </w:ins>
      <w:r w:rsidR="00DB1C8F">
        <w:fldChar w:fldCharType="separate"/>
      </w:r>
      <w:r w:rsidR="00DE178B">
        <w:t>24</w:t>
      </w:r>
      <w:ins w:author="常鸣" w:date="2014-06-24T10:22:00Z" w:id="17117">
        <w:r w:rsidR="00DB1C8F">
          <w:fldChar w:fldCharType="end"/>
        </w:r>
      </w:ins>
      <w:del w:author="常鸣" w:date="2014-06-24T10:22:00Z" w:id="17118">
        <w:r w:rsidDel="00DB1C8F" w:rsidR="005A0C1F">
          <w:fldChar w:fldCharType="begin"/>
        </w:r>
        <w:r w:rsidDel="00DB1C8F" w:rsidR="005A0C1F">
          <w:delInstrText xml:space="preserve"> STYLEREF 1 \s </w:delInstrText>
        </w:r>
        <w:r w:rsidDel="00DB1C8F" w:rsidR="005A0C1F">
          <w:fldChar w:fldCharType="separate"/>
        </w:r>
        <w:r w:rsidDel="00DB1C8F" w:rsidR="00423916">
          <w:delText>5</w:delText>
        </w:r>
        <w:r w:rsidDel="00DB1C8F" w:rsidR="005A0C1F">
          <w:fldChar w:fldCharType="end"/>
        </w:r>
        <w:r w:rsidDel="00DB1C8F" w:rsidR="005A0C1F">
          <w:noBreakHyphen/>
        </w:r>
        <w:r w:rsidDel="00DB1C8F" w:rsidR="005A0C1F">
          <w:fldChar w:fldCharType="begin"/>
        </w:r>
        <w:r w:rsidDel="00DB1C8F" w:rsidR="005A0C1F">
          <w:delInstrText xml:space="preserve"> SEQ Figure \* ARABIC \s 1 </w:delInstrText>
        </w:r>
        <w:r w:rsidDel="00DB1C8F" w:rsidR="005A0C1F">
          <w:fldChar w:fldCharType="separate"/>
        </w:r>
        <w:r w:rsidDel="00DB1C8F" w:rsidR="00423916">
          <w:delText>24</w:delText>
        </w:r>
        <w:r w:rsidDel="00DB1C8F" w:rsidR="005A0C1F">
          <w:fldChar w:fldCharType="end"/>
        </w:r>
      </w:del>
      <w:bookmarkEnd w:id="17108"/>
      <w:r>
        <w:rPr>
          <w:rFonts w:hint="eastAsia"/>
        </w:rPr>
        <w:t xml:space="preserve"> Manage synchronization between two CPUs</w:t>
      </w:r>
      <w:bookmarkEnd w:id="17109"/>
      <w:bookmarkEnd w:id="17110"/>
      <w:bookmarkEnd w:id="17111"/>
      <w:bookmarkEnd w:id="17112"/>
      <w:bookmarkEnd w:id="17113"/>
      <w:bookmarkEnd w:id="17114"/>
    </w:p>
    <w:p w:rsidR="00161B8C" w:rsidP="00C93484" w:rsidRDefault="00161B8C">
      <w:pPr>
        <w:pStyle w:val="Reqtify"/>
      </w:pPr>
    </w:p>
    <w:p w:rsidRPr="00E4057A" w:rsidR="00610A4C" w:rsidP="00C93484" w:rsidRDefault="00610A4C">
      <w:pPr>
        <w:pStyle w:val="Reqtify"/>
      </w:pPr>
    </w:p>
    <w:p w:rsidRPr="00972331" w:rsidR="00161B8C" w:rsidP="00161B8C" w:rsidRDefault="00161B8C">
      <w:pPr>
        <w:pStyle w:val="ReqtifyAltR"/>
      </w:pPr>
      <w:r w:rsidRPr="00972331">
        <w:t>[</w:t>
      </w:r>
      <w:r>
        <w:t>iTC_CC_ATP-SwRS-</w:t>
      </w:r>
      <w:r>
        <w:rPr>
          <w:rFonts w:hint="eastAsia"/>
        </w:rPr>
        <w:t>0050</w:t>
      </w:r>
      <w:r w:rsidRPr="00972331">
        <w:t>]</w:t>
      </w:r>
    </w:p>
    <w:p w:rsidR="00161B8C" w:rsidP="00C93484" w:rsidRDefault="00161B8C">
      <w:pPr>
        <w:pStyle w:val="Reqtify"/>
      </w:pPr>
      <w:r>
        <w:rPr>
          <w:rFonts w:hint="eastAsia"/>
        </w:rPr>
        <w:t>车载</w:t>
      </w:r>
      <w:r>
        <w:rPr>
          <w:rFonts w:hint="eastAsia"/>
        </w:rPr>
        <w:t>ATP</w:t>
      </w:r>
      <w:r>
        <w:rPr>
          <w:rFonts w:hint="eastAsia"/>
        </w:rPr>
        <w:t>软件在每个周期运行时，需要将</w:t>
      </w:r>
      <w:r>
        <w:rPr>
          <w:rFonts w:hint="eastAsia"/>
        </w:rPr>
        <w:t>VLE-2</w:t>
      </w:r>
      <w:r>
        <w:rPr>
          <w:rFonts w:hint="eastAsia"/>
        </w:rPr>
        <w:t>板两个</w:t>
      </w:r>
      <w:r>
        <w:rPr>
          <w:rFonts w:hint="eastAsia"/>
        </w:rPr>
        <w:t>CPU</w:t>
      </w:r>
      <w:r>
        <w:rPr>
          <w:rFonts w:hint="eastAsia"/>
        </w:rPr>
        <w:t>模块生成的安全输出命令合并组成一帧后发送给</w:t>
      </w:r>
      <w:r>
        <w:rPr>
          <w:rFonts w:hint="eastAsia"/>
        </w:rPr>
        <w:t>CCNV</w:t>
      </w:r>
      <w:r>
        <w:rPr>
          <w:rFonts w:hint="eastAsia"/>
        </w:rPr>
        <w:t>，由其转发给</w:t>
      </w:r>
      <w:r>
        <w:rPr>
          <w:rFonts w:hint="eastAsia"/>
        </w:rPr>
        <w:t>VIOM</w:t>
      </w:r>
      <w:r>
        <w:rPr>
          <w:rFonts w:hint="eastAsia"/>
        </w:rPr>
        <w:t>。在每周期生成运算结果后，</w:t>
      </w:r>
      <w:r>
        <w:rPr>
          <w:rFonts w:hint="eastAsia"/>
        </w:rPr>
        <w:lastRenderedPageBreak/>
        <w:t>ATP</w:t>
      </w:r>
      <w:r>
        <w:rPr>
          <w:rFonts w:hint="eastAsia"/>
        </w:rPr>
        <w:t>软件通过双口</w:t>
      </w:r>
      <w:r>
        <w:rPr>
          <w:rFonts w:hint="eastAsia"/>
        </w:rPr>
        <w:t>RAM</w:t>
      </w:r>
      <w:r>
        <w:rPr>
          <w:rFonts w:hint="eastAsia"/>
        </w:rPr>
        <w:t>将运算结果</w:t>
      </w:r>
      <w:hyperlink w:history="1" w:anchor="VIOM1VitalOut">
        <w:r w:rsidR="007F28B6">
          <w:rPr>
            <w:rStyle w:val="ac"/>
          </w:rPr>
          <w:t>VIOM1VitalOut</w:t>
        </w:r>
      </w:hyperlink>
      <w:r>
        <w:rPr>
          <w:rFonts w:hint="eastAsia"/>
        </w:rPr>
        <w:t>和</w:t>
      </w:r>
      <w:hyperlink w:history="1" w:anchor="VIOM2VitalOut">
        <w:r w:rsidR="007F28B6">
          <w:rPr>
            <w:rStyle w:val="ac"/>
          </w:rPr>
          <w:t>VIOM2VitalOut</w:t>
        </w:r>
      </w:hyperlink>
      <w:r>
        <w:rPr>
          <w:rFonts w:hint="eastAsia"/>
        </w:rPr>
        <w:t>发送给另一个</w:t>
      </w:r>
      <w:r>
        <w:rPr>
          <w:rFonts w:hint="eastAsia"/>
        </w:rPr>
        <w:t>CPU</w:t>
      </w:r>
      <w:r>
        <w:rPr>
          <w:rFonts w:hint="eastAsia"/>
        </w:rPr>
        <w:t>，并获取来自另一个</w:t>
      </w:r>
      <w:r>
        <w:rPr>
          <w:rFonts w:hint="eastAsia"/>
        </w:rPr>
        <w:t>CPU</w:t>
      </w:r>
      <w:r>
        <w:rPr>
          <w:rFonts w:hint="eastAsia"/>
        </w:rPr>
        <w:t>的运算结果</w:t>
      </w:r>
      <w:hyperlink w:history="1" w:anchor="TOC_VIOM1VitalOut">
        <w:r w:rsidRPr="007F28B6" w:rsidR="007F28B6">
          <w:rPr>
            <w:rStyle w:val="ac"/>
            <w:rFonts w:hint="eastAsia"/>
          </w:rPr>
          <w:t>TOC_</w:t>
        </w:r>
        <w:r w:rsidRPr="007F28B6" w:rsidR="00A41E55">
          <w:rPr>
            <w:rStyle w:val="ac"/>
          </w:rPr>
          <w:t>VIOM1VitalOut</w:t>
        </w:r>
      </w:hyperlink>
      <w:r>
        <w:rPr>
          <w:rFonts w:hint="eastAsia"/>
        </w:rPr>
        <w:t>和</w:t>
      </w:r>
      <w:hyperlink w:history="1" w:anchor="TOC_VIOM2VitalOut">
        <w:r w:rsidR="000A117D">
          <w:rPr>
            <w:rStyle w:val="ac"/>
          </w:rPr>
          <w:t>TOC_VIOM2VitalOut</w:t>
        </w:r>
      </w:hyperlink>
      <w:r>
        <w:rPr>
          <w:rFonts w:hint="eastAsia"/>
        </w:rPr>
        <w:t>。</w:t>
      </w:r>
    </w:p>
    <w:p w:rsidR="00161B8C" w:rsidP="00C93484" w:rsidRDefault="00161B8C">
      <w:pPr>
        <w:pStyle w:val="Reqtify"/>
      </w:pPr>
    </w:p>
    <w:p w:rsidRPr="00E4057A" w:rsidR="00161B8C" w:rsidP="00C93484" w:rsidRDefault="00161B8C">
      <w:pPr>
        <w:pStyle w:val="Reqtify"/>
      </w:pPr>
      <w:r w:rsidRPr="00E4057A">
        <w:rPr>
          <w:rFonts w:hint="eastAsia"/>
        </w:rPr>
        <w:t xml:space="preserve">In every cycle, ATP </w:t>
      </w:r>
      <w:r>
        <w:rPr>
          <w:rFonts w:hint="eastAsia"/>
        </w:rPr>
        <w:t>combines the vital</w:t>
      </w:r>
      <w:r w:rsidRPr="00E4057A">
        <w:rPr>
          <w:rFonts w:hint="eastAsia"/>
        </w:rPr>
        <w:t xml:space="preserve"> output</w:t>
      </w:r>
      <w:r>
        <w:rPr>
          <w:rFonts w:hint="eastAsia"/>
        </w:rPr>
        <w:t xml:space="preserve">s generated by </w:t>
      </w:r>
      <w:r>
        <w:t>itself</w:t>
      </w:r>
      <w:r>
        <w:rPr>
          <w:rFonts w:hint="eastAsia"/>
        </w:rPr>
        <w:t xml:space="preserve"> and from the other </w:t>
      </w:r>
      <w:r w:rsidRPr="00E4057A">
        <w:rPr>
          <w:rFonts w:hint="eastAsia"/>
        </w:rPr>
        <w:t xml:space="preserve">CPU </w:t>
      </w:r>
      <w:r>
        <w:rPr>
          <w:rFonts w:hint="eastAsia"/>
        </w:rPr>
        <w:t xml:space="preserve">into one frame and sends it </w:t>
      </w:r>
      <w:r w:rsidRPr="00E4057A">
        <w:rPr>
          <w:rFonts w:hint="eastAsia"/>
        </w:rPr>
        <w:t xml:space="preserve">to CCNV, </w:t>
      </w:r>
      <w:r>
        <w:rPr>
          <w:rFonts w:hint="eastAsia"/>
        </w:rPr>
        <w:t>who will transmit</w:t>
      </w:r>
      <w:r w:rsidRPr="00E4057A">
        <w:rPr>
          <w:rFonts w:hint="eastAsia"/>
        </w:rPr>
        <w:t xml:space="preserve"> the </w:t>
      </w:r>
      <w:r>
        <w:rPr>
          <w:rFonts w:hint="eastAsia"/>
        </w:rPr>
        <w:t>frame</w:t>
      </w:r>
      <w:r w:rsidRPr="00E4057A">
        <w:rPr>
          <w:rFonts w:hint="eastAsia"/>
        </w:rPr>
        <w:t xml:space="preserve"> to VIOM. ATP will </w:t>
      </w:r>
      <w:r>
        <w:rPr>
          <w:rFonts w:hint="eastAsia"/>
        </w:rPr>
        <w:t>send</w:t>
      </w:r>
      <w:r w:rsidRPr="00E4057A">
        <w:rPr>
          <w:rFonts w:hint="eastAsia"/>
        </w:rPr>
        <w:t xml:space="preserve"> </w:t>
      </w:r>
      <w:hyperlink w:history="1" w:anchor="VIOM1VitalOut">
        <w:r w:rsidR="00A41E55">
          <w:rPr>
            <w:rStyle w:val="ac"/>
          </w:rPr>
          <w:t>VIOM1VitalOut</w:t>
        </w:r>
      </w:hyperlink>
      <w:r>
        <w:rPr>
          <w:rFonts w:hint="eastAsia"/>
        </w:rPr>
        <w:t xml:space="preserve"> and </w:t>
      </w:r>
      <w:hyperlink w:history="1" w:anchor="VIOM2VitalOut">
        <w:r w:rsidR="000A117D">
          <w:rPr>
            <w:rStyle w:val="ac"/>
          </w:rPr>
          <w:t>VIOM2VitalOut</w:t>
        </w:r>
      </w:hyperlink>
      <w:r w:rsidRPr="00E4057A">
        <w:rPr>
          <w:rFonts w:hint="eastAsia"/>
        </w:rPr>
        <w:t xml:space="preserve"> to the other CPU through </w:t>
      </w:r>
      <w:r>
        <w:rPr>
          <w:rFonts w:hint="eastAsia"/>
        </w:rPr>
        <w:t xml:space="preserve">dual-ports </w:t>
      </w:r>
      <w:r w:rsidRPr="00E4057A">
        <w:rPr>
          <w:rFonts w:hint="eastAsia"/>
        </w:rPr>
        <w:t>RAM,</w:t>
      </w:r>
      <w:r>
        <w:rPr>
          <w:rFonts w:hint="eastAsia"/>
        </w:rPr>
        <w:t xml:space="preserve"> and </w:t>
      </w:r>
      <w:r w:rsidRPr="00E4057A">
        <w:rPr>
          <w:rFonts w:hint="eastAsia"/>
        </w:rPr>
        <w:t xml:space="preserve">receive the </w:t>
      </w:r>
      <w:hyperlink w:history="1" w:anchor="TOC_VIOM1VitalOut">
        <w:r w:rsidRPr="007F28B6" w:rsidR="007F28B6">
          <w:rPr>
            <w:rStyle w:val="ac"/>
            <w:rFonts w:hint="eastAsia"/>
          </w:rPr>
          <w:t>TOC_</w:t>
        </w:r>
        <w:r w:rsidRPr="007F28B6" w:rsidR="007F28B6">
          <w:rPr>
            <w:rStyle w:val="ac"/>
          </w:rPr>
          <w:t>VIOM1VitalOut</w:t>
        </w:r>
      </w:hyperlink>
      <w:r w:rsidR="007F28B6">
        <w:rPr>
          <w:rFonts w:hint="eastAsia"/>
        </w:rPr>
        <w:t xml:space="preserve"> </w:t>
      </w:r>
      <w:r>
        <w:rPr>
          <w:rFonts w:hint="eastAsia"/>
        </w:rPr>
        <w:t xml:space="preserve">and </w:t>
      </w:r>
      <w:hyperlink w:history="1" w:anchor="TOC_VIOM2VitalOut">
        <w:r w:rsidR="000A117D">
          <w:rPr>
            <w:rStyle w:val="ac"/>
          </w:rPr>
          <w:t>TOC_VIOM2VitalOut</w:t>
        </w:r>
      </w:hyperlink>
      <w:r>
        <w:rPr>
          <w:rFonts w:hint="eastAsia"/>
        </w:rPr>
        <w:t xml:space="preserve"> from the other CPU.</w:t>
      </w:r>
    </w:p>
    <w:p w:rsidRPr="008A1414" w:rsidR="00161B8C" w:rsidP="000C0D62" w:rsidRDefault="00161B8C">
      <w:pPr>
        <w:pStyle w:val="ReqtifyAltQ"/>
      </w:pPr>
      <w:r w:rsidRPr="008A1414">
        <w:t>#Category=Functional</w:t>
      </w:r>
    </w:p>
    <w:p w:rsidRPr="008A1414" w:rsidR="00161B8C" w:rsidP="000C0D62" w:rsidRDefault="00161B8C">
      <w:pPr>
        <w:pStyle w:val="ReqtifyAltQ"/>
      </w:pPr>
      <w:r w:rsidRPr="008A1414">
        <w:t>#Contribution</w:t>
      </w:r>
      <w:r>
        <w:t>=SIL4</w:t>
      </w:r>
    </w:p>
    <w:p w:rsidR="009328EA" w:rsidP="000C0D62" w:rsidRDefault="00161B8C">
      <w:pPr>
        <w:pStyle w:val="ReqtifyAltQ"/>
        <w:rPr>
          <w:ins w:author="常鸣" w:date="2014-07-03T14:27:00Z" w:id="17119"/>
        </w:rPr>
      </w:pPr>
      <w:del w:author="常鸣" w:date="2014-07-03T14:27:00Z" w:id="17120">
        <w:r w:rsidRPr="008A1414" w:rsidDel="009328EA">
          <w:delText>#S</w:delText>
        </w:r>
      </w:del>
      <w:ins w:author="常鸣" w:date="2014-07-03T14:27:00Z" w:id="17121">
        <w:r w:rsidR="009328EA">
          <w:t>#Allocation=ATP Software</w:t>
        </w:r>
      </w:ins>
    </w:p>
    <w:p w:rsidRPr="008A1414" w:rsidR="00161B8C" w:rsidP="000C0D62" w:rsidRDefault="009328EA">
      <w:pPr>
        <w:pStyle w:val="ReqtifyAltQ"/>
      </w:pPr>
      <w:ins w:author="常鸣" w:date="2014-07-03T14:27:00Z" w:id="17122">
        <w:r>
          <w:t>#S</w:t>
        </w:r>
      </w:ins>
      <w:r w:rsidRPr="008A1414" w:rsidR="00161B8C">
        <w:t>ource=</w:t>
      </w:r>
      <w:r w:rsidRPr="00765C7A" w:rsidR="00161B8C">
        <w:t>[iTC_CC-SyAD-</w:t>
      </w:r>
      <w:r w:rsidR="00161B8C">
        <w:rPr>
          <w:rFonts w:hint="eastAsia"/>
        </w:rPr>
        <w:t>0007], [</w:t>
      </w:r>
      <w:r w:rsidR="00161B8C">
        <w:t>iTC_CC_ATP_SwHA</w:t>
      </w:r>
      <w:r w:rsidRPr="00CA7F59" w:rsidR="00161B8C">
        <w:t>-0005</w:t>
      </w:r>
      <w:r w:rsidR="00161B8C">
        <w:rPr>
          <w:rFonts w:hint="eastAsia"/>
        </w:rPr>
        <w:t>]</w:t>
      </w:r>
    </w:p>
    <w:p w:rsidRPr="008A1414" w:rsidR="00161B8C" w:rsidP="000C0D62" w:rsidRDefault="00161B8C">
      <w:pPr>
        <w:pStyle w:val="ReqtifyAltQ"/>
      </w:pPr>
      <w:r w:rsidRPr="008A1414">
        <w:t>[End]</w:t>
      </w:r>
    </w:p>
    <w:p w:rsidR="00161B8C" w:rsidP="00C93484" w:rsidRDefault="00161B8C">
      <w:pPr>
        <w:pStyle w:val="Reqtify"/>
      </w:pPr>
    </w:p>
    <w:p w:rsidR="00161B8C" w:rsidP="00C93484" w:rsidRDefault="00161B8C">
      <w:pPr>
        <w:pStyle w:val="Reqtify"/>
      </w:pPr>
    </w:p>
    <w:p w:rsidRPr="00972331" w:rsidR="00161B8C" w:rsidP="00161B8C" w:rsidRDefault="00161B8C">
      <w:pPr>
        <w:pStyle w:val="ReqtifyAltR"/>
      </w:pPr>
      <w:r w:rsidRPr="00972331">
        <w:t>[</w:t>
      </w:r>
      <w:r>
        <w:t>iTC_CC_ATP-SwRS-</w:t>
      </w:r>
      <w:r>
        <w:rPr>
          <w:rFonts w:hint="eastAsia"/>
        </w:rPr>
        <w:t>0051</w:t>
      </w:r>
      <w:r w:rsidRPr="00972331">
        <w:t>]</w:t>
      </w:r>
    </w:p>
    <w:p w:rsidR="00161B8C" w:rsidP="00C93484" w:rsidRDefault="00161B8C">
      <w:pPr>
        <w:pStyle w:val="Reqtify"/>
      </w:pPr>
      <w:r>
        <w:rPr>
          <w:rFonts w:hint="eastAsia"/>
        </w:rPr>
        <w:t>车载</w:t>
      </w:r>
      <w:r>
        <w:rPr>
          <w:rFonts w:hint="eastAsia"/>
        </w:rPr>
        <w:t>ATP</w:t>
      </w:r>
      <w:r>
        <w:rPr>
          <w:rFonts w:hint="eastAsia"/>
        </w:rPr>
        <w:t>软件将</w:t>
      </w:r>
      <w:hyperlink w:history="1" w:anchor="VIOM1VitalOut">
        <w:r w:rsidR="007F28B6">
          <w:rPr>
            <w:rStyle w:val="ac"/>
          </w:rPr>
          <w:t>VIOM1VitalOut</w:t>
        </w:r>
      </w:hyperlink>
      <w:r>
        <w:rPr>
          <w:rFonts w:hint="eastAsia"/>
        </w:rPr>
        <w:t>和</w:t>
      </w:r>
      <w:hyperlink w:history="1" w:anchor="TOC_VIOM1VitalOut">
        <w:r w:rsidRPr="007F28B6" w:rsidR="007F28B6">
          <w:rPr>
            <w:rStyle w:val="ac"/>
            <w:rFonts w:hint="eastAsia"/>
          </w:rPr>
          <w:t>TOC_</w:t>
        </w:r>
        <w:r w:rsidRPr="007F28B6" w:rsidR="007F28B6">
          <w:rPr>
            <w:rStyle w:val="ac"/>
          </w:rPr>
          <w:t>VIOM1VitalOut</w:t>
        </w:r>
      </w:hyperlink>
      <w:r>
        <w:rPr>
          <w:rFonts w:hint="eastAsia"/>
        </w:rPr>
        <w:t>按照</w:t>
      </w:r>
      <w:r>
        <w:fldChar w:fldCharType="begin"/>
      </w:r>
      <w:r>
        <w:instrText xml:space="preserve"> </w:instrText>
      </w:r>
      <w:r>
        <w:rPr>
          <w:rFonts w:hint="eastAsia"/>
        </w:rPr>
        <w:instrText>REF ST_VIOM_OUT \h</w:instrText>
      </w:r>
      <w:r>
        <w:instrText xml:space="preserve"> </w:instrText>
      </w:r>
      <w:r>
        <w:fldChar w:fldCharType="separate"/>
      </w:r>
      <w:r w:rsidRPr="007B38A4" w:rsidR="00DE178B">
        <w:rPr>
          <w:rStyle w:val="DATATYPE"/>
        </w:rPr>
        <w:t>ST_VIOM_OUT</w:t>
      </w:r>
      <w:r>
        <w:fldChar w:fldCharType="end"/>
      </w:r>
      <w:r>
        <w:rPr>
          <w:rFonts w:hint="eastAsia"/>
        </w:rPr>
        <w:t>结构组合成</w:t>
      </w:r>
      <w:bookmarkStart w:name="IdenticalVIOM1Out" w:id="17123"/>
      <w:r w:rsidRPr="00282D8C">
        <w:rPr>
          <w:rStyle w:val="aff2"/>
        </w:rPr>
        <w:t>IdenticalVIOM1Out</w:t>
      </w:r>
      <w:bookmarkEnd w:id="17123"/>
      <w:r w:rsidRPr="00282D8C">
        <w:rPr>
          <w:rFonts w:hint="eastAsia"/>
        </w:rPr>
        <w:t>，</w:t>
      </w:r>
      <w:r>
        <w:rPr>
          <w:rFonts w:hint="eastAsia"/>
        </w:rPr>
        <w:t>将</w:t>
      </w:r>
      <w:hyperlink w:history="1" w:anchor="VIOM2VitalOut">
        <w:r w:rsidR="007F28B6">
          <w:rPr>
            <w:rStyle w:val="ac"/>
          </w:rPr>
          <w:t>VIOM2VitalOut</w:t>
        </w:r>
      </w:hyperlink>
      <w:r>
        <w:rPr>
          <w:rFonts w:hint="eastAsia"/>
        </w:rPr>
        <w:t>和</w:t>
      </w:r>
      <w:hyperlink w:history="1" w:anchor="TOC_VIOM2VitalOut">
        <w:r w:rsidR="000A117D">
          <w:rPr>
            <w:rStyle w:val="ac"/>
          </w:rPr>
          <w:t>TOC_VIOM2VitalOut</w:t>
        </w:r>
      </w:hyperlink>
      <w:r>
        <w:rPr>
          <w:rFonts w:hint="eastAsia"/>
        </w:rPr>
        <w:t>按照</w:t>
      </w:r>
      <w:r>
        <w:fldChar w:fldCharType="begin"/>
      </w:r>
      <w:r>
        <w:instrText xml:space="preserve"> </w:instrText>
      </w:r>
      <w:r>
        <w:rPr>
          <w:rFonts w:hint="eastAsia"/>
        </w:rPr>
        <w:instrText>REF ST_VIOM_OUT \h</w:instrText>
      </w:r>
      <w:r>
        <w:instrText xml:space="preserve"> </w:instrText>
      </w:r>
      <w:r>
        <w:fldChar w:fldCharType="separate"/>
      </w:r>
      <w:r w:rsidRPr="007B38A4" w:rsidR="00DE178B">
        <w:rPr>
          <w:rStyle w:val="DATATYPE"/>
        </w:rPr>
        <w:t>ST_VIOM_OUT</w:t>
      </w:r>
      <w:r>
        <w:fldChar w:fldCharType="end"/>
      </w:r>
      <w:r>
        <w:rPr>
          <w:rFonts w:hint="eastAsia"/>
        </w:rPr>
        <w:t>结构组合成</w:t>
      </w:r>
      <w:bookmarkStart w:name="IdenticalVIOM2Out" w:id="17124"/>
      <w:r w:rsidRPr="00282D8C">
        <w:rPr>
          <w:rStyle w:val="aff2"/>
        </w:rPr>
        <w:t>IdenticalVIOM2Out</w:t>
      </w:r>
      <w:bookmarkEnd w:id="17124"/>
      <w:r>
        <w:rPr>
          <w:rFonts w:hint="eastAsia"/>
        </w:rPr>
        <w:t>。</w:t>
      </w:r>
    </w:p>
    <w:p w:rsidR="00161B8C" w:rsidP="00C93484" w:rsidRDefault="00161B8C">
      <w:pPr>
        <w:pStyle w:val="Reqtify"/>
      </w:pPr>
    </w:p>
    <w:p w:rsidRPr="005B79E2" w:rsidR="00161B8C" w:rsidP="00C93484" w:rsidRDefault="00161B8C">
      <w:pPr>
        <w:pStyle w:val="Reqtify"/>
      </w:pPr>
      <w:r w:rsidRPr="005B79E2">
        <w:t>Based on</w:t>
      </w:r>
      <w:r w:rsidRPr="005B79E2">
        <w:rPr>
          <w:rFonts w:hint="eastAsia"/>
        </w:rPr>
        <w:t xml:space="preserve"> </w:t>
      </w:r>
      <w:r>
        <w:fldChar w:fldCharType="begin"/>
      </w:r>
      <w:r>
        <w:instrText xml:space="preserve"> </w:instrText>
      </w:r>
      <w:r>
        <w:rPr>
          <w:rFonts w:hint="eastAsia"/>
        </w:rPr>
        <w:instrText>REF ST_VIOM_OUT \h</w:instrText>
      </w:r>
      <w:r>
        <w:instrText xml:space="preserve"> </w:instrText>
      </w:r>
      <w:r>
        <w:fldChar w:fldCharType="separate"/>
      </w:r>
      <w:r w:rsidRPr="007B38A4" w:rsidR="00DE178B">
        <w:rPr>
          <w:rStyle w:val="DATATYPE"/>
        </w:rPr>
        <w:t>ST_VIOM_OUT</w:t>
      </w:r>
      <w:r>
        <w:fldChar w:fldCharType="end"/>
      </w:r>
      <w:r w:rsidRPr="005B79E2">
        <w:rPr>
          <w:rFonts w:hint="eastAsia"/>
        </w:rPr>
        <w:t xml:space="preserve"> structure, ATP combines </w:t>
      </w:r>
      <w:hyperlink w:history="1" w:anchor="VIOM1VitalOut">
        <w:r w:rsidR="00A41E55">
          <w:rPr>
            <w:rStyle w:val="ac"/>
          </w:rPr>
          <w:t>VIOM1VitalOut</w:t>
        </w:r>
      </w:hyperlink>
      <w:r>
        <w:rPr>
          <w:rFonts w:hint="eastAsia"/>
        </w:rPr>
        <w:t xml:space="preserve"> and </w:t>
      </w:r>
      <w:hyperlink w:history="1" w:anchor="TOC_VIOM1VitalOut">
        <w:r w:rsidRPr="007F28B6" w:rsidR="007F28B6">
          <w:rPr>
            <w:rStyle w:val="ac"/>
            <w:rFonts w:hint="eastAsia"/>
          </w:rPr>
          <w:t>TOC_</w:t>
        </w:r>
        <w:r w:rsidRPr="007F28B6" w:rsidR="007F28B6">
          <w:rPr>
            <w:rStyle w:val="ac"/>
          </w:rPr>
          <w:t>VIOM1VitalOut</w:t>
        </w:r>
      </w:hyperlink>
      <w:r w:rsidR="007F28B6">
        <w:rPr>
          <w:rFonts w:hint="eastAsia"/>
        </w:rPr>
        <w:t xml:space="preserve"> </w:t>
      </w:r>
      <w:r w:rsidRPr="005B79E2">
        <w:rPr>
          <w:rFonts w:hint="eastAsia"/>
        </w:rPr>
        <w:t xml:space="preserve">as </w:t>
      </w:r>
      <w:hyperlink w:history="1" w:anchor="IdenticalVIOM1Out">
        <w:r w:rsidR="00C02146">
          <w:rPr>
            <w:rStyle w:val="ac"/>
          </w:rPr>
          <w:t>IdenticalVIOM1Out</w:t>
        </w:r>
      </w:hyperlink>
      <w:r>
        <w:rPr>
          <w:rFonts w:hint="eastAsia"/>
        </w:rPr>
        <w:t xml:space="preserve">, </w:t>
      </w:r>
      <w:r w:rsidRPr="005B79E2">
        <w:rPr>
          <w:rFonts w:hint="eastAsia"/>
        </w:rPr>
        <w:t xml:space="preserve">while based on </w:t>
      </w:r>
      <w:r>
        <w:rPr>
          <w:rFonts w:hint="eastAsia"/>
        </w:rPr>
        <w:t xml:space="preserve">the same </w:t>
      </w:r>
      <w:r w:rsidRPr="005B79E2" w:rsidR="002F5731">
        <w:t>structure</w:t>
      </w:r>
      <w:r w:rsidRPr="005B79E2">
        <w:rPr>
          <w:rFonts w:hint="eastAsia"/>
        </w:rPr>
        <w:t xml:space="preserve"> </w:t>
      </w:r>
      <w:r>
        <w:fldChar w:fldCharType="begin"/>
      </w:r>
      <w:r>
        <w:instrText xml:space="preserve"> </w:instrText>
      </w:r>
      <w:r>
        <w:rPr>
          <w:rFonts w:hint="eastAsia"/>
        </w:rPr>
        <w:instrText>REF ST_VIOM_OUT \h</w:instrText>
      </w:r>
      <w:r>
        <w:instrText xml:space="preserve"> </w:instrText>
      </w:r>
      <w:r>
        <w:fldChar w:fldCharType="separate"/>
      </w:r>
      <w:r w:rsidRPr="007B38A4" w:rsidR="00DE178B">
        <w:rPr>
          <w:rStyle w:val="DATATYPE"/>
        </w:rPr>
        <w:t>ST_VIOM_OUT</w:t>
      </w:r>
      <w:r>
        <w:fldChar w:fldCharType="end"/>
      </w:r>
      <w:r>
        <w:rPr>
          <w:rFonts w:hint="eastAsia"/>
        </w:rPr>
        <w:t>,</w:t>
      </w:r>
      <w:r w:rsidRPr="005B79E2">
        <w:rPr>
          <w:rFonts w:hint="eastAsia"/>
        </w:rPr>
        <w:t xml:space="preserve"> ATP combine</w:t>
      </w:r>
      <w:r>
        <w:rPr>
          <w:rFonts w:hint="eastAsia"/>
        </w:rPr>
        <w:t>s</w:t>
      </w:r>
      <w:r w:rsidRPr="005B79E2">
        <w:rPr>
          <w:rFonts w:hint="eastAsia"/>
        </w:rPr>
        <w:t xml:space="preserve"> </w:t>
      </w:r>
      <w:hyperlink w:history="1" w:anchor="VIOM2VitalOut">
        <w:r w:rsidR="000A117D">
          <w:rPr>
            <w:rStyle w:val="ac"/>
          </w:rPr>
          <w:t>VIOM2VitalOut</w:t>
        </w:r>
      </w:hyperlink>
      <w:r>
        <w:rPr>
          <w:rFonts w:hint="eastAsia"/>
        </w:rPr>
        <w:t xml:space="preserve"> and </w:t>
      </w:r>
      <w:hyperlink w:history="1" w:anchor="TOC_VIOM2VitalOut">
        <w:r w:rsidR="000A117D">
          <w:rPr>
            <w:rStyle w:val="ac"/>
          </w:rPr>
          <w:t>TOC_VIOM2VitalOut</w:t>
        </w:r>
      </w:hyperlink>
      <w:r w:rsidRPr="005B79E2">
        <w:rPr>
          <w:rFonts w:hint="eastAsia"/>
        </w:rPr>
        <w:t xml:space="preserve"> as </w:t>
      </w:r>
      <w:hyperlink w:history="1" w:anchor="IdenticalVIOM2Out">
        <w:r w:rsidR="00C02146">
          <w:rPr>
            <w:rStyle w:val="ac"/>
          </w:rPr>
          <w:t>IdenticalVIOM2Out</w:t>
        </w:r>
      </w:hyperlink>
      <w:r w:rsidRPr="005B79E2">
        <w:rPr>
          <w:rFonts w:hint="eastAsia"/>
        </w:rPr>
        <w:t>.</w:t>
      </w:r>
    </w:p>
    <w:p w:rsidRPr="008A1414" w:rsidR="00161B8C" w:rsidP="000C0D62" w:rsidRDefault="00161B8C">
      <w:pPr>
        <w:pStyle w:val="ReqtifyAltQ"/>
      </w:pPr>
      <w:r w:rsidRPr="008A1414">
        <w:t>#Category=Functional</w:t>
      </w:r>
    </w:p>
    <w:p w:rsidRPr="008A1414" w:rsidR="00161B8C" w:rsidP="000C0D62" w:rsidRDefault="00161B8C">
      <w:pPr>
        <w:pStyle w:val="ReqtifyAltQ"/>
      </w:pPr>
      <w:r w:rsidRPr="008A1414">
        <w:t>#Contribution</w:t>
      </w:r>
      <w:r>
        <w:t>=SIL4</w:t>
      </w:r>
    </w:p>
    <w:p w:rsidR="009328EA" w:rsidP="000C0D62" w:rsidRDefault="00161B8C">
      <w:pPr>
        <w:pStyle w:val="ReqtifyAltQ"/>
        <w:rPr>
          <w:ins w:author="常鸣" w:date="2014-07-03T14:27:00Z" w:id="17125"/>
        </w:rPr>
      </w:pPr>
      <w:del w:author="常鸣" w:date="2014-07-03T14:27:00Z" w:id="17126">
        <w:r w:rsidRPr="008A1414" w:rsidDel="009328EA">
          <w:delText>#S</w:delText>
        </w:r>
      </w:del>
      <w:ins w:author="常鸣" w:date="2014-07-03T14:27:00Z" w:id="17127">
        <w:r w:rsidR="009328EA">
          <w:t>#Allocation=ATP Software</w:t>
        </w:r>
      </w:ins>
    </w:p>
    <w:p w:rsidRPr="008A1414" w:rsidR="00161B8C" w:rsidP="000C0D62" w:rsidRDefault="009328EA">
      <w:pPr>
        <w:pStyle w:val="ReqtifyAltQ"/>
      </w:pPr>
      <w:ins w:author="常鸣" w:date="2014-07-03T14:27:00Z" w:id="17128">
        <w:r>
          <w:t>#S</w:t>
        </w:r>
      </w:ins>
      <w:r w:rsidRPr="008A1414" w:rsidR="00161B8C">
        <w:t>ource=</w:t>
      </w:r>
      <w:r w:rsidRPr="00765C7A" w:rsidR="00161B8C">
        <w:t>[iTC_CC-SyAD-</w:t>
      </w:r>
      <w:r w:rsidR="00161B8C">
        <w:rPr>
          <w:rFonts w:hint="eastAsia"/>
        </w:rPr>
        <w:t>0007], [</w:t>
      </w:r>
      <w:r w:rsidR="00161B8C">
        <w:t>iTC_CC_ATP_SwHA</w:t>
      </w:r>
      <w:r w:rsidRPr="00CA7F59" w:rsidR="00161B8C">
        <w:t>-0005</w:t>
      </w:r>
      <w:r w:rsidR="00161B8C">
        <w:rPr>
          <w:rFonts w:hint="eastAsia"/>
        </w:rPr>
        <w:t>]</w:t>
      </w:r>
    </w:p>
    <w:p w:rsidRPr="008A1414" w:rsidR="00161B8C" w:rsidP="000C0D62" w:rsidRDefault="00161B8C">
      <w:pPr>
        <w:pStyle w:val="ReqtifyAltQ"/>
      </w:pPr>
      <w:r w:rsidRPr="008A1414">
        <w:t>[End]</w:t>
      </w:r>
    </w:p>
    <w:p w:rsidR="00161B8C" w:rsidP="00C93484" w:rsidRDefault="00161B8C">
      <w:pPr>
        <w:pStyle w:val="Reqtify"/>
      </w:pPr>
    </w:p>
    <w:p w:rsidR="00161B8C" w:rsidP="00C93484" w:rsidRDefault="00161B8C">
      <w:pPr>
        <w:pStyle w:val="Reqtify"/>
      </w:pPr>
    </w:p>
    <w:p w:rsidRPr="00972331" w:rsidR="00161B8C" w:rsidP="00161B8C" w:rsidRDefault="00161B8C">
      <w:pPr>
        <w:pStyle w:val="ReqtifyAltR"/>
      </w:pPr>
      <w:r w:rsidRPr="00972331">
        <w:t>[</w:t>
      </w:r>
      <w:r>
        <w:t>iTC_CC_ATP-SwRS-</w:t>
      </w:r>
      <w:r>
        <w:rPr>
          <w:rFonts w:hint="eastAsia"/>
        </w:rPr>
        <w:t>0579</w:t>
      </w:r>
      <w:r w:rsidRPr="00972331">
        <w:t>]</w:t>
      </w:r>
    </w:p>
    <w:p w:rsidR="00161B8C" w:rsidP="00C93484" w:rsidRDefault="00C02146">
      <w:pPr>
        <w:pStyle w:val="Reqtify"/>
      </w:pPr>
      <w:bookmarkStart w:name="IdenticalLocReport" w:id="17129"/>
      <w:r w:rsidRPr="007F28B6">
        <w:rPr>
          <w:rStyle w:val="aff2"/>
          <w:bCs w:val="0"/>
          <w:iCs w:val="0"/>
        </w:rPr>
        <w:t>IdenticalLocReport</w:t>
      </w:r>
      <w:bookmarkEnd w:id="17129"/>
      <w:r w:rsidR="00161B8C">
        <w:rPr>
          <w:rFonts w:hint="eastAsia"/>
        </w:rPr>
        <w:t>，</w:t>
      </w:r>
      <w:r w:rsidR="00161B8C">
        <w:rPr>
          <w:rFonts w:hint="eastAsia"/>
        </w:rPr>
        <w:t>ATP</w:t>
      </w:r>
      <w:r w:rsidR="00161B8C">
        <w:rPr>
          <w:rFonts w:hint="eastAsia"/>
        </w:rPr>
        <w:t>两</w:t>
      </w:r>
      <w:r w:rsidR="00161B8C">
        <w:rPr>
          <w:rFonts w:hint="eastAsia"/>
        </w:rPr>
        <w:t>CPU</w:t>
      </w:r>
      <w:r w:rsidR="00161B8C">
        <w:rPr>
          <w:rFonts w:hint="eastAsia"/>
        </w:rPr>
        <w:t>同步后的发送给</w:t>
      </w:r>
      <w:r w:rsidR="00161B8C">
        <w:rPr>
          <w:rFonts w:hint="eastAsia"/>
        </w:rPr>
        <w:t>ZC</w:t>
      </w:r>
      <w:r w:rsidR="00161B8C">
        <w:rPr>
          <w:rFonts w:hint="eastAsia"/>
        </w:rPr>
        <w:t>的位置报告信息。当两</w:t>
      </w:r>
      <w:r w:rsidR="00161B8C">
        <w:rPr>
          <w:rFonts w:hint="eastAsia"/>
        </w:rPr>
        <w:t>CPU</w:t>
      </w:r>
      <w:r w:rsidR="00161B8C">
        <w:rPr>
          <w:rFonts w:hint="eastAsia"/>
        </w:rPr>
        <w:t>各自计算完成</w:t>
      </w:r>
      <w:hyperlink w:history="1" w:anchor="LocReport">
        <w:r w:rsidRPr="007F28B6" w:rsidR="00353679">
          <w:rPr>
            <w:rStyle w:val="ac"/>
          </w:rPr>
          <w:t>LocReport</w:t>
        </w:r>
      </w:hyperlink>
      <w:r w:rsidR="00161B8C">
        <w:rPr>
          <w:rFonts w:hint="eastAsia"/>
        </w:rPr>
        <w:t>后，需将其通过双口</w:t>
      </w:r>
      <w:r w:rsidR="00161B8C">
        <w:rPr>
          <w:rFonts w:hint="eastAsia"/>
        </w:rPr>
        <w:t>RAM</w:t>
      </w:r>
      <w:r w:rsidR="00161B8C">
        <w:rPr>
          <w:rFonts w:hint="eastAsia"/>
        </w:rPr>
        <w:t>发送给对方；并接收来自对方的</w:t>
      </w:r>
      <w:hyperlink w:history="1" w:anchor="TOC_LocReport">
        <w:r w:rsidR="000A117D">
          <w:rPr>
            <w:rStyle w:val="ac"/>
          </w:rPr>
          <w:t>TOC_LocReport</w:t>
        </w:r>
      </w:hyperlink>
      <w:r w:rsidR="00161B8C">
        <w:rPr>
          <w:rFonts w:hint="eastAsia"/>
        </w:rPr>
        <w:t>，共同组成</w:t>
      </w:r>
      <w:r w:rsidRPr="00497CDE" w:rsidR="00161B8C">
        <w:rPr>
          <w:rStyle w:val="aff2"/>
          <w:rFonts w:hint="eastAsia"/>
        </w:rPr>
        <w:t>IdenticalLocReport</w:t>
      </w:r>
      <w:r w:rsidR="00161B8C">
        <w:rPr>
          <w:rFonts w:hint="eastAsia"/>
        </w:rPr>
        <w:t>，再发送给</w:t>
      </w:r>
      <w:r w:rsidR="00161B8C">
        <w:rPr>
          <w:rFonts w:hint="eastAsia"/>
        </w:rPr>
        <w:t>CCNV</w:t>
      </w:r>
      <w:r w:rsidR="00161B8C">
        <w:rPr>
          <w:rFonts w:hint="eastAsia"/>
        </w:rPr>
        <w:t>，由其转发给</w:t>
      </w:r>
      <w:r w:rsidR="00161B8C">
        <w:rPr>
          <w:rFonts w:hint="eastAsia"/>
        </w:rPr>
        <w:t>ZC</w:t>
      </w:r>
      <w:r w:rsidR="00161B8C">
        <w:rPr>
          <w:rFonts w:hint="eastAsia"/>
        </w:rPr>
        <w:t>。</w:t>
      </w:r>
      <w:r w:rsidRPr="00497CDE" w:rsidR="00161B8C">
        <w:rPr>
          <w:rStyle w:val="aff2"/>
          <w:rFonts w:hint="eastAsia"/>
        </w:rPr>
        <w:t>IdenticalLocReport</w:t>
      </w:r>
      <w:r w:rsidR="00161B8C">
        <w:rPr>
          <w:rFonts w:hint="eastAsia"/>
        </w:rPr>
        <w:t>的生成规则如下：</w:t>
      </w:r>
    </w:p>
    <w:p w:rsidR="00161B8C" w:rsidP="00FA0FBB" w:rsidRDefault="00161B8C">
      <w:pPr>
        <w:pStyle w:val="AltX"/>
      </w:pPr>
      <w:r>
        <w:fldChar w:fldCharType="begin"/>
      </w:r>
      <w:r>
        <w:instrText xml:space="preserve"> </w:instrText>
      </w:r>
      <w:r>
        <w:rPr>
          <w:rFonts w:hint="eastAsia"/>
        </w:rPr>
        <w:instrText>REF ST_LOC_REPORT \h</w:instrText>
      </w:r>
      <w:r>
        <w:instrText xml:space="preserve"> </w:instrText>
      </w:r>
      <w:r>
        <w:fldChar w:fldCharType="separate"/>
      </w:r>
      <w:r w:rsidRPr="007B38A4" w:rsidR="00DE178B">
        <w:rPr>
          <w:rStyle w:val="DATATYPE"/>
        </w:rPr>
        <w:t>ST_LOC_REPORT</w:t>
      </w:r>
      <w:r>
        <w:fldChar w:fldCharType="end"/>
      </w:r>
      <w:r>
        <w:rPr>
          <w:rFonts w:hint="eastAsia"/>
        </w:rPr>
        <w:t>中除两重</w:t>
      </w:r>
      <w:r>
        <w:rPr>
          <w:rFonts w:hint="eastAsia"/>
        </w:rPr>
        <w:t>SACEM</w:t>
      </w:r>
      <w:r>
        <w:rPr>
          <w:rFonts w:hint="eastAsia"/>
        </w:rPr>
        <w:t>校核字外，其余均采用本</w:t>
      </w:r>
      <w:r>
        <w:rPr>
          <w:rFonts w:hint="eastAsia"/>
        </w:rPr>
        <w:t>CPU</w:t>
      </w:r>
      <w:r>
        <w:rPr>
          <w:rFonts w:hint="eastAsia"/>
        </w:rPr>
        <w:t>的计算结果；</w:t>
      </w:r>
    </w:p>
    <w:p w:rsidR="004F4C17" w:rsidP="00FA0FBB" w:rsidRDefault="004F4C17">
      <w:pPr>
        <w:pStyle w:val="AltX"/>
      </w:pPr>
      <w:r>
        <w:rPr>
          <w:rFonts w:hint="eastAsia"/>
        </w:rPr>
        <w:t>对于</w:t>
      </w:r>
      <w:r>
        <w:rPr>
          <w:rStyle w:val="aff2"/>
          <w:rFonts w:hint="eastAsia"/>
        </w:rPr>
        <w:t>V</w:t>
      </w:r>
      <w:r w:rsidRPr="00A860E9">
        <w:rPr>
          <w:rStyle w:val="aff2"/>
          <w:rFonts w:hint="eastAsia"/>
        </w:rPr>
        <w:t>ital</w:t>
      </w:r>
      <w:r>
        <w:rPr>
          <w:rStyle w:val="aff2"/>
          <w:rFonts w:hint="eastAsia"/>
        </w:rPr>
        <w:t>C</w:t>
      </w:r>
      <w:r w:rsidRPr="00A860E9">
        <w:rPr>
          <w:rStyle w:val="aff2"/>
          <w:rFonts w:hint="eastAsia"/>
        </w:rPr>
        <w:t>hecksum_1</w:t>
      </w:r>
      <w:r>
        <w:rPr>
          <w:rFonts w:hint="eastAsia"/>
        </w:rPr>
        <w:t>，采用</w:t>
      </w:r>
      <w:r>
        <w:rPr>
          <w:rFonts w:hint="eastAsia"/>
        </w:rPr>
        <w:t>CPU1</w:t>
      </w:r>
      <w:r>
        <w:rPr>
          <w:rFonts w:hint="eastAsia"/>
        </w:rPr>
        <w:t>的数据进行计算；</w:t>
      </w:r>
    </w:p>
    <w:p w:rsidR="004F4C17" w:rsidP="00FA0FBB" w:rsidRDefault="004F4C17">
      <w:pPr>
        <w:pStyle w:val="AltX"/>
      </w:pPr>
      <w:r>
        <w:rPr>
          <w:rFonts w:hint="eastAsia"/>
        </w:rPr>
        <w:lastRenderedPageBreak/>
        <w:t>对于</w:t>
      </w:r>
      <w:r>
        <w:rPr>
          <w:rStyle w:val="aff2"/>
          <w:rFonts w:hint="eastAsia"/>
        </w:rPr>
        <w:t>V</w:t>
      </w:r>
      <w:r w:rsidRPr="00A860E9">
        <w:rPr>
          <w:rStyle w:val="aff2"/>
          <w:rFonts w:hint="eastAsia"/>
        </w:rPr>
        <w:t>ital</w:t>
      </w:r>
      <w:r>
        <w:rPr>
          <w:rStyle w:val="aff2"/>
          <w:rFonts w:hint="eastAsia"/>
        </w:rPr>
        <w:t>C</w:t>
      </w:r>
      <w:r w:rsidRPr="00A860E9">
        <w:rPr>
          <w:rStyle w:val="aff2"/>
          <w:rFonts w:hint="eastAsia"/>
        </w:rPr>
        <w:t>hecksum_2</w:t>
      </w:r>
      <w:r>
        <w:rPr>
          <w:rFonts w:hint="eastAsia"/>
        </w:rPr>
        <w:t>，采用</w:t>
      </w:r>
      <w:r>
        <w:rPr>
          <w:rFonts w:hint="eastAsia"/>
        </w:rPr>
        <w:t>CPU2</w:t>
      </w:r>
      <w:r>
        <w:rPr>
          <w:rFonts w:hint="eastAsia"/>
        </w:rPr>
        <w:t>的数据进行计算。</w:t>
      </w:r>
    </w:p>
    <w:p w:rsidR="00161B8C" w:rsidP="00C93484" w:rsidRDefault="00532AED">
      <w:pPr>
        <w:pStyle w:val="Reqtify"/>
      </w:pPr>
      <w:hyperlink w:history="1" w:anchor="IdenticalLocReport">
        <w:r w:rsidR="00C02146">
          <w:rPr>
            <w:rStyle w:val="ac"/>
            <w:noProof/>
          </w:rPr>
          <w:t>IdenticalLocReport</w:t>
        </w:r>
      </w:hyperlink>
      <w:r w:rsidR="00161B8C">
        <w:rPr>
          <w:rFonts w:hint="eastAsia"/>
        </w:rPr>
        <w:t>, the location report after merging two CPU</w:t>
      </w:r>
      <w:r w:rsidR="00161B8C">
        <w:t>’</w:t>
      </w:r>
      <w:r w:rsidR="00161B8C">
        <w:rPr>
          <w:rFonts w:hint="eastAsia"/>
        </w:rPr>
        <w:t xml:space="preserve">s results. When the two CPUs complete </w:t>
      </w:r>
      <w:hyperlink w:history="1" w:anchor="LocReport">
        <w:r w:rsidR="008F5BD4">
          <w:rPr>
            <w:rStyle w:val="ac"/>
          </w:rPr>
          <w:t>LocReport</w:t>
        </w:r>
      </w:hyperlink>
      <w:r w:rsidR="00161B8C">
        <w:rPr>
          <w:rFonts w:hint="eastAsia"/>
        </w:rPr>
        <w:t xml:space="preserve"> calculation, need to send each other through the dual-port RAM; and receive the </w:t>
      </w:r>
      <w:hyperlink w:history="1" w:anchor="TOC_LocReport">
        <w:r w:rsidR="000A117D">
          <w:rPr>
            <w:rStyle w:val="ac"/>
          </w:rPr>
          <w:t>TOC_LocReport</w:t>
        </w:r>
      </w:hyperlink>
      <w:r w:rsidR="00161B8C">
        <w:rPr>
          <w:rFonts w:hint="eastAsia"/>
        </w:rPr>
        <w:t xml:space="preserve"> from the other. ATP shall combine the two reports as an </w:t>
      </w:r>
      <w:hyperlink w:history="1" w:anchor="IdenticalLocReport">
        <w:r w:rsidR="00C02146">
          <w:rPr>
            <w:rStyle w:val="ac"/>
          </w:rPr>
          <w:t>IdenticalLocReport</w:t>
        </w:r>
      </w:hyperlink>
      <w:r w:rsidR="00161B8C">
        <w:rPr>
          <w:rFonts w:hint="eastAsia"/>
        </w:rPr>
        <w:t>, according to the following rules:</w:t>
      </w:r>
    </w:p>
    <w:p w:rsidR="00161B8C" w:rsidP="00FA0FBB" w:rsidRDefault="00161B8C">
      <w:pPr>
        <w:pStyle w:val="AltX"/>
      </w:pPr>
      <w:r>
        <w:rPr>
          <w:rFonts w:hint="eastAsia"/>
        </w:rPr>
        <w:t xml:space="preserve">The variables without vital checksums in </w:t>
      </w:r>
      <w:r>
        <w:fldChar w:fldCharType="begin"/>
      </w:r>
      <w:r>
        <w:instrText xml:space="preserve"> </w:instrText>
      </w:r>
      <w:r>
        <w:rPr>
          <w:rFonts w:hint="eastAsia"/>
        </w:rPr>
        <w:instrText>REF ST_LOC_REPORT \h</w:instrText>
      </w:r>
      <w:r>
        <w:instrText xml:space="preserve"> </w:instrText>
      </w:r>
      <w:r>
        <w:fldChar w:fldCharType="separate"/>
      </w:r>
      <w:r w:rsidRPr="007B38A4" w:rsidR="00DE178B">
        <w:rPr>
          <w:rStyle w:val="DATATYPE"/>
        </w:rPr>
        <w:t>ST_LOC_REPORT</w:t>
      </w:r>
      <w:r>
        <w:fldChar w:fldCharType="end"/>
      </w:r>
      <w:r>
        <w:rPr>
          <w:rFonts w:hint="eastAsia"/>
        </w:rPr>
        <w:t>, shall use the values calculated by itself.</w:t>
      </w:r>
    </w:p>
    <w:p w:rsidRPr="004F4C17" w:rsidR="004F4C17" w:rsidP="004F4C17" w:rsidRDefault="004F4C17">
      <w:pPr>
        <w:pStyle w:val="AltZ"/>
      </w:pPr>
      <w:r w:rsidRPr="004F4C17">
        <w:rPr>
          <w:rFonts w:hint="eastAsia"/>
        </w:rPr>
        <w:t xml:space="preserve">For the </w:t>
      </w:r>
      <w:r w:rsidRPr="004F4C17">
        <w:rPr>
          <w:rStyle w:val="aff2"/>
          <w:rFonts w:hint="eastAsia"/>
        </w:rPr>
        <w:t>VitalChecksum_1</w:t>
      </w:r>
      <w:r w:rsidRPr="004F4C17">
        <w:rPr>
          <w:rFonts w:hint="eastAsia"/>
        </w:rPr>
        <w:t>, ATP shall calculate using the values from CPU1.</w:t>
      </w:r>
    </w:p>
    <w:p w:rsidRPr="004F4C17" w:rsidR="004F4C17" w:rsidP="004F4C17" w:rsidRDefault="004F4C17">
      <w:pPr>
        <w:pStyle w:val="AltZ"/>
      </w:pPr>
      <w:r w:rsidRPr="004F4C17">
        <w:rPr>
          <w:rFonts w:hint="eastAsia"/>
        </w:rPr>
        <w:t xml:space="preserve">For the </w:t>
      </w:r>
      <w:r w:rsidRPr="004F4C17">
        <w:rPr>
          <w:rStyle w:val="aff2"/>
          <w:rFonts w:hint="eastAsia"/>
        </w:rPr>
        <w:t>VitalChecksum_2</w:t>
      </w:r>
      <w:r w:rsidRPr="004F4C17">
        <w:rPr>
          <w:rFonts w:hint="eastAsia"/>
        </w:rPr>
        <w:t>, ATP shall calculate using the values from CPU2.</w:t>
      </w:r>
    </w:p>
    <w:p w:rsidRPr="008A1414" w:rsidR="00161B8C" w:rsidP="000C0D62" w:rsidRDefault="00161B8C">
      <w:pPr>
        <w:pStyle w:val="ReqtifyAltQ"/>
      </w:pPr>
      <w:r w:rsidRPr="008A1414">
        <w:t>#Category=Functional</w:t>
      </w:r>
    </w:p>
    <w:p w:rsidRPr="008A1414" w:rsidR="00161B8C" w:rsidP="000C0D62" w:rsidRDefault="00161B8C">
      <w:pPr>
        <w:pStyle w:val="ReqtifyAltQ"/>
      </w:pPr>
      <w:r w:rsidRPr="008A1414">
        <w:t>#Contribution</w:t>
      </w:r>
      <w:r>
        <w:t>=SIL4</w:t>
      </w:r>
    </w:p>
    <w:p w:rsidR="009328EA" w:rsidP="000C0D62" w:rsidRDefault="00161B8C">
      <w:pPr>
        <w:pStyle w:val="ReqtifyAltQ"/>
        <w:rPr>
          <w:ins w:author="常鸣" w:date="2014-07-03T14:27:00Z" w:id="17130"/>
        </w:rPr>
      </w:pPr>
      <w:del w:author="常鸣" w:date="2014-07-03T14:27:00Z" w:id="17131">
        <w:r w:rsidRPr="008A1414" w:rsidDel="009328EA">
          <w:delText>#S</w:delText>
        </w:r>
      </w:del>
      <w:ins w:author="常鸣" w:date="2014-07-03T14:27:00Z" w:id="17132">
        <w:r w:rsidR="009328EA">
          <w:t>#Allocation=ATP Software</w:t>
        </w:r>
      </w:ins>
    </w:p>
    <w:p w:rsidRPr="008A1414" w:rsidR="00161B8C" w:rsidP="000C0D62" w:rsidRDefault="009328EA">
      <w:pPr>
        <w:pStyle w:val="ReqtifyAltQ"/>
      </w:pPr>
      <w:ins w:author="常鸣" w:date="2014-07-03T14:27:00Z" w:id="17133">
        <w:r>
          <w:t>#S</w:t>
        </w:r>
      </w:ins>
      <w:r w:rsidRPr="008A1414" w:rsidR="00161B8C">
        <w:t>ource=</w:t>
      </w:r>
      <w:r w:rsidR="00877192">
        <w:rPr>
          <w:rFonts w:hint="eastAsia"/>
        </w:rPr>
        <w:t>[</w:t>
      </w:r>
      <w:r w:rsidR="00877192">
        <w:t>iTC_CC_ATP_SwHA</w:t>
      </w:r>
      <w:r w:rsidRPr="00CA7F59" w:rsidR="00877192">
        <w:t>-0005</w:t>
      </w:r>
      <w:r w:rsidR="00877192">
        <w:rPr>
          <w:rFonts w:hint="eastAsia"/>
        </w:rPr>
        <w:t>]</w:t>
      </w:r>
    </w:p>
    <w:p w:rsidRPr="008A1414" w:rsidR="00161B8C" w:rsidP="000C0D62" w:rsidRDefault="00161B8C">
      <w:pPr>
        <w:pStyle w:val="ReqtifyAltQ"/>
      </w:pPr>
      <w:r w:rsidRPr="008A1414">
        <w:t>[End]</w:t>
      </w:r>
    </w:p>
    <w:p w:rsidR="00161B8C" w:rsidP="00C93484" w:rsidRDefault="00161B8C">
      <w:pPr>
        <w:pStyle w:val="Reqtify"/>
      </w:pPr>
    </w:p>
    <w:p w:rsidR="00161B8C" w:rsidP="00C93484" w:rsidRDefault="00161B8C">
      <w:pPr>
        <w:pStyle w:val="Reqtify"/>
      </w:pPr>
      <w:r w:rsidRPr="00E70A32">
        <w:rPr>
          <w:rStyle w:val="aff1"/>
          <w:rFonts w:hint="eastAsia"/>
        </w:rPr>
        <w:t>NOTES</w:t>
      </w:r>
      <w:r>
        <w:rPr>
          <w:rFonts w:hint="eastAsia"/>
        </w:rPr>
        <w:t>:</w:t>
      </w:r>
    </w:p>
    <w:p w:rsidR="00161B8C" w:rsidP="00C93484" w:rsidRDefault="00161B8C">
      <w:pPr>
        <w:pStyle w:val="Reqtify"/>
      </w:pPr>
      <w:r>
        <w:rPr>
          <w:rFonts w:hint="eastAsia"/>
        </w:rPr>
        <w:t>正常情况下，来自</w:t>
      </w:r>
      <w:r>
        <w:rPr>
          <w:rFonts w:hint="eastAsia"/>
        </w:rPr>
        <w:t>CPU1</w:t>
      </w:r>
      <w:r>
        <w:rPr>
          <w:rFonts w:hint="eastAsia"/>
        </w:rPr>
        <w:t>和</w:t>
      </w:r>
      <w:r>
        <w:rPr>
          <w:rFonts w:hint="eastAsia"/>
        </w:rPr>
        <w:t>CPU2</w:t>
      </w:r>
      <w:r>
        <w:rPr>
          <w:rFonts w:hint="eastAsia"/>
        </w:rPr>
        <w:t>的计算结果应当相同</w:t>
      </w:r>
      <w:r w:rsidR="00A71CB8">
        <w:rPr>
          <w:rFonts w:hint="eastAsia"/>
        </w:rPr>
        <w:t>。</w:t>
      </w:r>
      <w:r>
        <w:rPr>
          <w:rFonts w:hint="eastAsia"/>
        </w:rPr>
        <w:t>但是，由于</w:t>
      </w:r>
      <w:r>
        <w:rPr>
          <w:rFonts w:hint="eastAsia"/>
        </w:rPr>
        <w:t>CPU1</w:t>
      </w:r>
      <w:r>
        <w:rPr>
          <w:rFonts w:hint="eastAsia"/>
        </w:rPr>
        <w:t>和</w:t>
      </w:r>
      <w:r>
        <w:rPr>
          <w:rFonts w:hint="eastAsia"/>
        </w:rPr>
        <w:t>CPU2</w:t>
      </w:r>
      <w:r>
        <w:rPr>
          <w:rFonts w:hint="eastAsia"/>
        </w:rPr>
        <w:t>分别通过</w:t>
      </w:r>
      <w:r w:rsidR="00F41616">
        <w:rPr>
          <w:rFonts w:hint="eastAsia"/>
        </w:rPr>
        <w:t>VPB</w:t>
      </w:r>
      <w:r>
        <w:rPr>
          <w:rFonts w:hint="eastAsia"/>
        </w:rPr>
        <w:t>的上下模块获取里程计数据，由于获取时机的不同步（</w:t>
      </w:r>
      <w:r>
        <w:rPr>
          <w:rFonts w:hint="eastAsia"/>
        </w:rPr>
        <w:t>VLE</w:t>
      </w:r>
      <w:r>
        <w:rPr>
          <w:rFonts w:hint="eastAsia"/>
        </w:rPr>
        <w:t>板两个</w:t>
      </w:r>
      <w:r>
        <w:rPr>
          <w:rFonts w:hint="eastAsia"/>
        </w:rPr>
        <w:t>CPU</w:t>
      </w:r>
      <w:r>
        <w:rPr>
          <w:rFonts w:hint="eastAsia"/>
        </w:rPr>
        <w:t>的中断是各自独立的），可能会导致</w:t>
      </w:r>
      <w:r>
        <w:rPr>
          <w:rFonts w:hint="eastAsia"/>
        </w:rPr>
        <w:t>ATP</w:t>
      </w:r>
      <w:r>
        <w:rPr>
          <w:rFonts w:hint="eastAsia"/>
        </w:rPr>
        <w:t>软件在计算列车位移、速度及其定位上的细微差。</w:t>
      </w:r>
      <w:r w:rsidR="00A71CB8">
        <w:rPr>
          <w:rFonts w:hint="eastAsia"/>
        </w:rPr>
        <w:t>因此，需</w:t>
      </w:r>
      <w:r w:rsidR="00A71CB8">
        <w:rPr>
          <w:rFonts w:hint="eastAsia"/>
        </w:rPr>
        <w:t>ATP</w:t>
      </w:r>
      <w:r w:rsidR="00A71CB8">
        <w:rPr>
          <w:rFonts w:hint="eastAsia"/>
        </w:rPr>
        <w:t>上下模块将获取到的</w:t>
      </w:r>
      <w:r w:rsidR="00A71CB8">
        <w:rPr>
          <w:rFonts w:hint="eastAsia"/>
        </w:rPr>
        <w:t>VPB</w:t>
      </w:r>
      <w:r w:rsidR="00A71CB8">
        <w:rPr>
          <w:rFonts w:hint="eastAsia"/>
        </w:rPr>
        <w:t>输入信息进行同步（</w:t>
      </w:r>
      <w:r w:rsidR="00A71CB8">
        <w:rPr>
          <w:rFonts w:hint="eastAsia"/>
        </w:rPr>
        <w:t>SwRS-0590</w:t>
      </w:r>
      <w:r w:rsidR="00A71CB8">
        <w:rPr>
          <w:rFonts w:hint="eastAsia"/>
        </w:rPr>
        <w:t>），之后再计算。若计算出的两个模块的输出结果仍然不一致，则接收方将判断出两路校核字计算结果不一致，从而拒绝该消息</w:t>
      </w:r>
      <w:r>
        <w:rPr>
          <w:rFonts w:hint="eastAsia"/>
        </w:rPr>
        <w:t>。</w:t>
      </w:r>
    </w:p>
    <w:p w:rsidR="00161B8C" w:rsidP="00C93484" w:rsidRDefault="00161B8C">
      <w:pPr>
        <w:pStyle w:val="Reqtify"/>
      </w:pPr>
      <w:r>
        <w:rPr>
          <w:rFonts w:hint="eastAsia"/>
        </w:rPr>
        <w:t xml:space="preserve">Normally, the calculated results between CPU1 and CPU2 should be the same </w:t>
      </w:r>
      <w:r>
        <w:t>–</w:t>
      </w:r>
      <w:r>
        <w:rPr>
          <w:rFonts w:hint="eastAsia"/>
        </w:rPr>
        <w:t xml:space="preserve"> if not, the receiver will get the wrong checksum calculation and thus reject the message. However, due to the independent interrupts of two CPUs, the moment ATP software reading the odometer information from </w:t>
      </w:r>
      <w:r w:rsidR="00F41616">
        <w:rPr>
          <w:rFonts w:hint="eastAsia"/>
        </w:rPr>
        <w:t>VPB</w:t>
      </w:r>
      <w:r>
        <w:t>’</w:t>
      </w:r>
      <w:r>
        <w:rPr>
          <w:rFonts w:hint="eastAsia"/>
        </w:rPr>
        <w:t xml:space="preserve">s registers is not simultaneous, which lead to unavoidable biases in movement or speed calculation by the two ATP software. Therefore, ATP need to </w:t>
      </w:r>
      <w:r w:rsidR="00A71CB8">
        <w:rPr>
          <w:rFonts w:hint="eastAsia"/>
        </w:rPr>
        <w:t xml:space="preserve">synchronize </w:t>
      </w:r>
      <w:r>
        <w:rPr>
          <w:rFonts w:hint="eastAsia"/>
        </w:rPr>
        <w:t xml:space="preserve">the </w:t>
      </w:r>
      <w:r w:rsidR="00A71CB8">
        <w:rPr>
          <w:rFonts w:hint="eastAsia"/>
        </w:rPr>
        <w:t xml:space="preserve">VPB inputs (SwRS-0590) and then </w:t>
      </w:r>
      <w:r w:rsidR="00867C71">
        <w:rPr>
          <w:rFonts w:hint="eastAsia"/>
        </w:rPr>
        <w:t>calculate</w:t>
      </w:r>
      <w:r w:rsidR="00A71CB8">
        <w:rPr>
          <w:rFonts w:hint="eastAsia"/>
        </w:rPr>
        <w:t xml:space="preserve"> with </w:t>
      </w:r>
      <w:hyperlink w:history="1" w:anchor="IdenticalLockedOdometer">
        <w:r w:rsidR="00A71CB8">
          <w:rPr>
            <w:rStyle w:val="ac"/>
          </w:rPr>
          <w:t>IdenticalLockedOdometer</w:t>
        </w:r>
      </w:hyperlink>
      <w:r w:rsidR="00A71CB8">
        <w:rPr>
          <w:rFonts w:hint="eastAsia"/>
        </w:rPr>
        <w:t>.</w:t>
      </w:r>
      <w:r>
        <w:rPr>
          <w:rFonts w:hint="eastAsia"/>
        </w:rPr>
        <w:t xml:space="preserve"> </w:t>
      </w:r>
    </w:p>
    <w:p w:rsidR="00161B8C" w:rsidP="00C93484" w:rsidRDefault="00161B8C">
      <w:pPr>
        <w:pStyle w:val="Reqtify"/>
      </w:pPr>
    </w:p>
    <w:p w:rsidR="00161B8C" w:rsidP="00C93484" w:rsidRDefault="00161B8C">
      <w:pPr>
        <w:pStyle w:val="Reqtify"/>
      </w:pPr>
    </w:p>
    <w:p w:rsidRPr="00972331" w:rsidR="00161B8C" w:rsidP="00161B8C" w:rsidRDefault="00161B8C">
      <w:pPr>
        <w:pStyle w:val="ReqtifyAltR"/>
      </w:pPr>
      <w:r w:rsidRPr="00972331">
        <w:t>[</w:t>
      </w:r>
      <w:r>
        <w:t>iTC_CC_ATP-SwRS-</w:t>
      </w:r>
      <w:r>
        <w:rPr>
          <w:rFonts w:hint="eastAsia"/>
        </w:rPr>
        <w:t>0580</w:t>
      </w:r>
      <w:r w:rsidRPr="00972331">
        <w:t>]</w:t>
      </w:r>
    </w:p>
    <w:p w:rsidR="00161B8C" w:rsidP="00C93484" w:rsidRDefault="00C02146">
      <w:pPr>
        <w:pStyle w:val="Reqtify"/>
      </w:pPr>
      <w:bookmarkStart w:name="IdenticalVersionReport" w:id="17134"/>
      <w:r w:rsidRPr="00031C9E">
        <w:rPr>
          <w:rStyle w:val="aff2"/>
          <w:bCs w:val="0"/>
          <w:iCs w:val="0"/>
        </w:rPr>
        <w:t>IdenticalVersionReport</w:t>
      </w:r>
      <w:bookmarkEnd w:id="17134"/>
      <w:r w:rsidR="00161B8C">
        <w:rPr>
          <w:rFonts w:hint="eastAsia"/>
        </w:rPr>
        <w:t>，</w:t>
      </w:r>
      <w:r w:rsidR="00161B8C">
        <w:rPr>
          <w:rFonts w:hint="eastAsia"/>
        </w:rPr>
        <w:t>ATP</w:t>
      </w:r>
      <w:r w:rsidR="00161B8C">
        <w:rPr>
          <w:rFonts w:hint="eastAsia"/>
        </w:rPr>
        <w:t>两</w:t>
      </w:r>
      <w:r w:rsidR="00161B8C">
        <w:rPr>
          <w:rFonts w:hint="eastAsia"/>
        </w:rPr>
        <w:t>CPU</w:t>
      </w:r>
      <w:r w:rsidR="00161B8C">
        <w:rPr>
          <w:rFonts w:hint="eastAsia"/>
        </w:rPr>
        <w:t>同步后的发送给</w:t>
      </w:r>
      <w:r w:rsidR="00161B8C">
        <w:rPr>
          <w:rFonts w:hint="eastAsia"/>
        </w:rPr>
        <w:t>LC</w:t>
      </w:r>
      <w:r w:rsidR="00161B8C">
        <w:rPr>
          <w:rFonts w:hint="eastAsia"/>
        </w:rPr>
        <w:t>的版本报告信息。</w:t>
      </w:r>
    </w:p>
    <w:p w:rsidR="00161B8C" w:rsidP="00C93484" w:rsidRDefault="00161B8C">
      <w:pPr>
        <w:pStyle w:val="Reqtify"/>
      </w:pPr>
      <w:r>
        <w:rPr>
          <w:rFonts w:hint="eastAsia"/>
        </w:rPr>
        <w:t>当两</w:t>
      </w:r>
      <w:r>
        <w:rPr>
          <w:rFonts w:hint="eastAsia"/>
        </w:rPr>
        <w:t>CPU</w:t>
      </w:r>
      <w:r>
        <w:rPr>
          <w:rFonts w:hint="eastAsia"/>
        </w:rPr>
        <w:t>各自计算完成</w:t>
      </w:r>
      <w:hyperlink w:history="1" w:anchor="VersionFromCCreport">
        <w:r w:rsidRPr="00DD0A22">
          <w:rPr>
            <w:rStyle w:val="ac"/>
          </w:rPr>
          <w:t>VersionFromCCreport</w:t>
        </w:r>
      </w:hyperlink>
      <w:r>
        <w:rPr>
          <w:rFonts w:hint="eastAsia"/>
        </w:rPr>
        <w:t>后，需将其通过双口</w:t>
      </w:r>
      <w:r>
        <w:rPr>
          <w:rFonts w:hint="eastAsia"/>
        </w:rPr>
        <w:t>RAM</w:t>
      </w:r>
      <w:r>
        <w:rPr>
          <w:rFonts w:hint="eastAsia"/>
        </w:rPr>
        <w:t>发送给对方；并接收来自对方的</w:t>
      </w:r>
      <w:hyperlink w:history="1" w:anchor="TOC_VersionReport">
        <w:r w:rsidR="00A41E55">
          <w:rPr>
            <w:rStyle w:val="ac"/>
          </w:rPr>
          <w:t>TOC_VersionReport</w:t>
        </w:r>
      </w:hyperlink>
      <w:r>
        <w:rPr>
          <w:rFonts w:hint="eastAsia"/>
        </w:rPr>
        <w:t>，组合生成</w:t>
      </w:r>
      <w:r w:rsidRPr="00497CDE">
        <w:rPr>
          <w:rStyle w:val="aff2"/>
          <w:rFonts w:hint="eastAsia"/>
        </w:rPr>
        <w:t>Identical</w:t>
      </w:r>
      <w:r>
        <w:rPr>
          <w:rStyle w:val="aff2"/>
          <w:rFonts w:hint="eastAsia"/>
        </w:rPr>
        <w:t>VersionReport</w:t>
      </w:r>
      <w:r>
        <w:rPr>
          <w:rFonts w:hint="eastAsia"/>
        </w:rPr>
        <w:t>，再发送给</w:t>
      </w:r>
      <w:r>
        <w:rPr>
          <w:rFonts w:hint="eastAsia"/>
        </w:rPr>
        <w:t>CCNV</w:t>
      </w:r>
      <w:r>
        <w:rPr>
          <w:rFonts w:hint="eastAsia"/>
        </w:rPr>
        <w:t>，由其转发给</w:t>
      </w:r>
      <w:r>
        <w:rPr>
          <w:rFonts w:hint="eastAsia"/>
        </w:rPr>
        <w:t>LC</w:t>
      </w:r>
      <w:r>
        <w:rPr>
          <w:rFonts w:hint="eastAsia"/>
        </w:rPr>
        <w:t>。</w:t>
      </w:r>
      <w:r w:rsidRPr="006357C5">
        <w:rPr>
          <w:rStyle w:val="aff2"/>
          <w:rFonts w:hint="eastAsia"/>
        </w:rPr>
        <w:t>IdenticalVersionReport</w:t>
      </w:r>
      <w:r>
        <w:rPr>
          <w:rFonts w:hint="eastAsia"/>
        </w:rPr>
        <w:t>的生成规则如下：</w:t>
      </w:r>
    </w:p>
    <w:p w:rsidR="00161B8C" w:rsidP="00FA0FBB" w:rsidRDefault="00161B8C">
      <w:pPr>
        <w:pStyle w:val="AltX"/>
      </w:pPr>
      <w:r>
        <w:fldChar w:fldCharType="begin"/>
      </w:r>
      <w:r>
        <w:instrText xml:space="preserve"> </w:instrText>
      </w:r>
      <w:r>
        <w:rPr>
          <w:rFonts w:hint="eastAsia"/>
        </w:rPr>
        <w:instrText>REF ST_VERSION_REPORT \h</w:instrText>
      </w:r>
      <w:r>
        <w:instrText xml:space="preserve"> </w:instrText>
      </w:r>
      <w:r>
        <w:fldChar w:fldCharType="separate"/>
      </w:r>
      <w:r w:rsidRPr="007B38A4" w:rsidR="00DE178B">
        <w:rPr>
          <w:rStyle w:val="DATATYPE"/>
        </w:rPr>
        <w:t>ST_VERSION_REPORT</w:t>
      </w:r>
      <w:r>
        <w:fldChar w:fldCharType="end"/>
      </w:r>
      <w:r>
        <w:rPr>
          <w:rFonts w:hint="eastAsia"/>
        </w:rPr>
        <w:t>中除安全校核字外，其余变量均采用本</w:t>
      </w:r>
      <w:r>
        <w:rPr>
          <w:rFonts w:hint="eastAsia"/>
        </w:rPr>
        <w:t>CPU</w:t>
      </w:r>
      <w:r>
        <w:rPr>
          <w:rFonts w:hint="eastAsia"/>
        </w:rPr>
        <w:t>的计算结果；</w:t>
      </w:r>
    </w:p>
    <w:p w:rsidR="00161B8C" w:rsidP="00FA0FBB" w:rsidRDefault="00161B8C">
      <w:pPr>
        <w:pStyle w:val="AltX"/>
      </w:pPr>
      <w:r>
        <w:rPr>
          <w:rFonts w:hint="eastAsia"/>
        </w:rPr>
        <w:t>对于</w:t>
      </w:r>
      <w:r w:rsidR="00C02146">
        <w:rPr>
          <w:rStyle w:val="aff2"/>
          <w:rFonts w:hint="eastAsia"/>
        </w:rPr>
        <w:t>V</w:t>
      </w:r>
      <w:r w:rsidRPr="00A860E9">
        <w:rPr>
          <w:rStyle w:val="aff2"/>
          <w:rFonts w:hint="eastAsia"/>
        </w:rPr>
        <w:t>ital</w:t>
      </w:r>
      <w:r w:rsidR="00354F88">
        <w:rPr>
          <w:rStyle w:val="aff2"/>
          <w:rFonts w:hint="eastAsia"/>
        </w:rPr>
        <w:t>C</w:t>
      </w:r>
      <w:r w:rsidRPr="00A860E9">
        <w:rPr>
          <w:rStyle w:val="aff2"/>
          <w:rFonts w:hint="eastAsia"/>
        </w:rPr>
        <w:t>hecksum_1</w:t>
      </w:r>
      <w:r>
        <w:rPr>
          <w:rFonts w:hint="eastAsia"/>
        </w:rPr>
        <w:t>，采用</w:t>
      </w:r>
      <w:r>
        <w:rPr>
          <w:rFonts w:hint="eastAsia"/>
        </w:rPr>
        <w:t>CPU1</w:t>
      </w:r>
      <w:r>
        <w:rPr>
          <w:rFonts w:hint="eastAsia"/>
        </w:rPr>
        <w:t>的数据进行计算；</w:t>
      </w:r>
    </w:p>
    <w:p w:rsidR="00161B8C" w:rsidP="00FA0FBB" w:rsidRDefault="00161B8C">
      <w:pPr>
        <w:pStyle w:val="AltX"/>
      </w:pPr>
      <w:r>
        <w:rPr>
          <w:rFonts w:hint="eastAsia"/>
        </w:rPr>
        <w:lastRenderedPageBreak/>
        <w:t>对于</w:t>
      </w:r>
      <w:r w:rsidR="00C02146">
        <w:rPr>
          <w:rStyle w:val="aff2"/>
          <w:rFonts w:hint="eastAsia"/>
        </w:rPr>
        <w:t>V</w:t>
      </w:r>
      <w:r w:rsidRPr="00A860E9">
        <w:rPr>
          <w:rStyle w:val="aff2"/>
          <w:rFonts w:hint="eastAsia"/>
        </w:rPr>
        <w:t>ital</w:t>
      </w:r>
      <w:r w:rsidR="00354F88">
        <w:rPr>
          <w:rStyle w:val="aff2"/>
          <w:rFonts w:hint="eastAsia"/>
        </w:rPr>
        <w:t>C</w:t>
      </w:r>
      <w:r w:rsidRPr="00A860E9">
        <w:rPr>
          <w:rStyle w:val="aff2"/>
          <w:rFonts w:hint="eastAsia"/>
        </w:rPr>
        <w:t>hecksum_2</w:t>
      </w:r>
      <w:r>
        <w:rPr>
          <w:rFonts w:hint="eastAsia"/>
        </w:rPr>
        <w:t>，采用</w:t>
      </w:r>
      <w:r>
        <w:rPr>
          <w:rFonts w:hint="eastAsia"/>
        </w:rPr>
        <w:t>CPU2</w:t>
      </w:r>
      <w:r>
        <w:rPr>
          <w:rFonts w:hint="eastAsia"/>
        </w:rPr>
        <w:t>的数据进行计算。</w:t>
      </w:r>
    </w:p>
    <w:p w:rsidR="00161B8C" w:rsidP="00C93484" w:rsidRDefault="00532AED">
      <w:pPr>
        <w:pStyle w:val="Reqtify"/>
      </w:pPr>
      <w:hyperlink w:history="1" w:anchor="IdenticalVersionReport">
        <w:r w:rsidR="00C02146">
          <w:rPr>
            <w:rStyle w:val="ac"/>
            <w:noProof/>
          </w:rPr>
          <w:t>IdenticalVersionReport</w:t>
        </w:r>
      </w:hyperlink>
      <w:r w:rsidR="00161B8C">
        <w:rPr>
          <w:rFonts w:hint="eastAsia"/>
        </w:rPr>
        <w:t>, the version report after merging two CPU</w:t>
      </w:r>
      <w:r w:rsidR="00161B8C">
        <w:t>’</w:t>
      </w:r>
      <w:r w:rsidR="00161B8C">
        <w:rPr>
          <w:rFonts w:hint="eastAsia"/>
        </w:rPr>
        <w:t xml:space="preserve">s results. When the two CPUs complete </w:t>
      </w:r>
      <w:hyperlink w:history="1" w:anchor="VersionFromCCreport">
        <w:r w:rsidR="00F27DC1">
          <w:rPr>
            <w:rStyle w:val="ac"/>
          </w:rPr>
          <w:t>VersionFromCCreport</w:t>
        </w:r>
      </w:hyperlink>
      <w:r w:rsidR="00161B8C">
        <w:rPr>
          <w:rFonts w:hint="eastAsia"/>
        </w:rPr>
        <w:t xml:space="preserve"> calculation, need to send each other through the dual-port RAM; and receive the </w:t>
      </w:r>
      <w:hyperlink w:history="1" w:anchor="TOC_VersionReport">
        <w:r w:rsidR="00A41E55">
          <w:rPr>
            <w:rStyle w:val="ac"/>
          </w:rPr>
          <w:t>TOC_VersionReport</w:t>
        </w:r>
      </w:hyperlink>
      <w:r w:rsidR="00161B8C">
        <w:rPr>
          <w:rFonts w:hint="eastAsia"/>
        </w:rPr>
        <w:t xml:space="preserve"> from the other. ATP shall combine the two reports as an </w:t>
      </w:r>
      <w:hyperlink w:history="1" w:anchor="IdenticalVersionReport">
        <w:r w:rsidR="00C02146">
          <w:rPr>
            <w:rStyle w:val="ac"/>
            <w:noProof/>
          </w:rPr>
          <w:t>IdenticalVersionReport</w:t>
        </w:r>
      </w:hyperlink>
      <w:r w:rsidR="00161B8C">
        <w:rPr>
          <w:rFonts w:hint="eastAsia"/>
        </w:rPr>
        <w:t>, according to the following rules:</w:t>
      </w:r>
    </w:p>
    <w:p w:rsidR="00161B8C" w:rsidP="00FA0FBB" w:rsidRDefault="00161B8C">
      <w:pPr>
        <w:pStyle w:val="AltX"/>
      </w:pPr>
      <w:r>
        <w:rPr>
          <w:rFonts w:hint="eastAsia"/>
        </w:rPr>
        <w:t xml:space="preserve">The variables without vital checksums in </w:t>
      </w:r>
      <w:r>
        <w:fldChar w:fldCharType="begin"/>
      </w:r>
      <w:r>
        <w:instrText xml:space="preserve"> </w:instrText>
      </w:r>
      <w:r>
        <w:rPr>
          <w:rFonts w:hint="eastAsia"/>
        </w:rPr>
        <w:instrText>REF ST_VERSION_REPORT \h</w:instrText>
      </w:r>
      <w:r>
        <w:instrText xml:space="preserve"> </w:instrText>
      </w:r>
      <w:r>
        <w:fldChar w:fldCharType="separate"/>
      </w:r>
      <w:r w:rsidRPr="007B38A4" w:rsidR="00DE178B">
        <w:rPr>
          <w:rStyle w:val="DATATYPE"/>
        </w:rPr>
        <w:t>ST_VERSION_REPORT</w:t>
      </w:r>
      <w:r>
        <w:fldChar w:fldCharType="end"/>
      </w:r>
      <w:r>
        <w:rPr>
          <w:rFonts w:hint="eastAsia"/>
        </w:rPr>
        <w:t>, shall use the values calculated by itself.</w:t>
      </w:r>
    </w:p>
    <w:p w:rsidR="00161B8C" w:rsidP="00FA0FBB" w:rsidRDefault="00161B8C">
      <w:pPr>
        <w:pStyle w:val="AltX"/>
      </w:pPr>
      <w:r>
        <w:rPr>
          <w:rFonts w:hint="eastAsia"/>
        </w:rPr>
        <w:t xml:space="preserve">For the </w:t>
      </w:r>
      <w:r w:rsidR="0012674A">
        <w:rPr>
          <w:rStyle w:val="aff2"/>
          <w:rFonts w:hint="eastAsia"/>
        </w:rPr>
        <w:t>V</w:t>
      </w:r>
      <w:r w:rsidRPr="00A860E9">
        <w:rPr>
          <w:rStyle w:val="aff2"/>
          <w:rFonts w:hint="eastAsia"/>
        </w:rPr>
        <w:t>ital</w:t>
      </w:r>
      <w:r w:rsidR="00354F88">
        <w:rPr>
          <w:rStyle w:val="aff2"/>
          <w:rFonts w:hint="eastAsia"/>
        </w:rPr>
        <w:t>C</w:t>
      </w:r>
      <w:r w:rsidRPr="00A860E9">
        <w:rPr>
          <w:rStyle w:val="aff2"/>
          <w:rFonts w:hint="eastAsia"/>
        </w:rPr>
        <w:t>hecksum_1</w:t>
      </w:r>
      <w:r>
        <w:rPr>
          <w:rFonts w:hint="eastAsia"/>
        </w:rPr>
        <w:t>, ATP shall calculate using the values from CPU1.</w:t>
      </w:r>
    </w:p>
    <w:p w:rsidR="00161B8C" w:rsidP="00FA0FBB" w:rsidRDefault="00161B8C">
      <w:pPr>
        <w:pStyle w:val="AltX"/>
      </w:pPr>
      <w:r>
        <w:rPr>
          <w:rFonts w:hint="eastAsia"/>
        </w:rPr>
        <w:t xml:space="preserve">For the </w:t>
      </w:r>
      <w:r w:rsidR="0012674A">
        <w:rPr>
          <w:rStyle w:val="aff2"/>
          <w:rFonts w:hint="eastAsia"/>
        </w:rPr>
        <w:t>V</w:t>
      </w:r>
      <w:r w:rsidRPr="00A860E9">
        <w:rPr>
          <w:rStyle w:val="aff2"/>
          <w:rFonts w:hint="eastAsia"/>
        </w:rPr>
        <w:t>ital</w:t>
      </w:r>
      <w:r w:rsidR="00354F88">
        <w:rPr>
          <w:rStyle w:val="aff2"/>
          <w:rFonts w:hint="eastAsia"/>
        </w:rPr>
        <w:t>C</w:t>
      </w:r>
      <w:r w:rsidRPr="00A860E9">
        <w:rPr>
          <w:rStyle w:val="aff2"/>
          <w:rFonts w:hint="eastAsia"/>
        </w:rPr>
        <w:t>hecksum_2</w:t>
      </w:r>
      <w:r>
        <w:rPr>
          <w:rFonts w:hint="eastAsia"/>
        </w:rPr>
        <w:t>, ATP shall calculate using the values from CPU2.</w:t>
      </w:r>
    </w:p>
    <w:p w:rsidRPr="008A1414" w:rsidR="00161B8C" w:rsidP="000C0D62" w:rsidRDefault="00161B8C">
      <w:pPr>
        <w:pStyle w:val="ReqtifyAltQ"/>
      </w:pPr>
      <w:r w:rsidRPr="008A1414">
        <w:t>#Category=Functional</w:t>
      </w:r>
    </w:p>
    <w:p w:rsidRPr="008A1414" w:rsidR="00161B8C" w:rsidP="000C0D62" w:rsidRDefault="00161B8C">
      <w:pPr>
        <w:pStyle w:val="ReqtifyAltQ"/>
      </w:pPr>
      <w:r w:rsidRPr="008A1414">
        <w:t>#Contribution</w:t>
      </w:r>
      <w:r>
        <w:t>=SIL4</w:t>
      </w:r>
    </w:p>
    <w:p w:rsidR="009328EA" w:rsidP="000C0D62" w:rsidRDefault="00161B8C">
      <w:pPr>
        <w:pStyle w:val="ReqtifyAltQ"/>
        <w:rPr>
          <w:ins w:author="常鸣" w:date="2014-07-03T14:27:00Z" w:id="17135"/>
        </w:rPr>
      </w:pPr>
      <w:del w:author="常鸣" w:date="2014-07-03T14:27:00Z" w:id="17136">
        <w:r w:rsidRPr="008A1414" w:rsidDel="009328EA">
          <w:delText>#S</w:delText>
        </w:r>
      </w:del>
      <w:ins w:author="常鸣" w:date="2014-07-03T14:27:00Z" w:id="17137">
        <w:r w:rsidR="009328EA">
          <w:t>#Allocation=ATP Software</w:t>
        </w:r>
      </w:ins>
    </w:p>
    <w:p w:rsidRPr="008A1414" w:rsidR="00161B8C" w:rsidP="000C0D62" w:rsidRDefault="009328EA">
      <w:pPr>
        <w:pStyle w:val="ReqtifyAltQ"/>
      </w:pPr>
      <w:ins w:author="常鸣" w:date="2014-07-03T14:27:00Z" w:id="17138">
        <w:r>
          <w:t>#S</w:t>
        </w:r>
      </w:ins>
      <w:r w:rsidRPr="008A1414" w:rsidR="00161B8C">
        <w:t>ource=</w:t>
      </w:r>
      <w:r w:rsidR="00877192">
        <w:rPr>
          <w:rFonts w:hint="eastAsia"/>
        </w:rPr>
        <w:t>[</w:t>
      </w:r>
      <w:r w:rsidR="00877192">
        <w:t>iTC_CC_ATP_SwHA</w:t>
      </w:r>
      <w:r w:rsidRPr="00CA7F59" w:rsidR="00877192">
        <w:t>-0005</w:t>
      </w:r>
      <w:r w:rsidR="00877192">
        <w:rPr>
          <w:rFonts w:hint="eastAsia"/>
        </w:rPr>
        <w:t>]</w:t>
      </w:r>
    </w:p>
    <w:p w:rsidRPr="008A1414" w:rsidR="00161B8C" w:rsidP="000C0D62" w:rsidRDefault="00161B8C">
      <w:pPr>
        <w:pStyle w:val="ReqtifyAltQ"/>
      </w:pPr>
      <w:r w:rsidRPr="008A1414">
        <w:t>[End]</w:t>
      </w:r>
    </w:p>
    <w:p w:rsidRPr="00D24C36" w:rsidR="00161B8C" w:rsidP="00C93484" w:rsidRDefault="00161B8C">
      <w:pPr>
        <w:pStyle w:val="Reqtify"/>
      </w:pPr>
    </w:p>
    <w:p w:rsidR="00161B8C" w:rsidP="00C93484" w:rsidRDefault="00161B8C">
      <w:pPr>
        <w:pStyle w:val="Reqtify"/>
      </w:pPr>
    </w:p>
    <w:p w:rsidRPr="00972331" w:rsidR="00161B8C" w:rsidP="00161B8C" w:rsidRDefault="00161B8C">
      <w:pPr>
        <w:pStyle w:val="ReqtifyAltR"/>
      </w:pPr>
      <w:r w:rsidRPr="00972331">
        <w:t>[</w:t>
      </w:r>
      <w:r>
        <w:t>iTC_CC_ATP-SwRS-</w:t>
      </w:r>
      <w:r>
        <w:rPr>
          <w:rFonts w:hint="eastAsia"/>
        </w:rPr>
        <w:t>0581</w:t>
      </w:r>
      <w:r w:rsidRPr="00972331">
        <w:t>]</w:t>
      </w:r>
    </w:p>
    <w:p w:rsidR="00161B8C" w:rsidP="00C93484" w:rsidRDefault="003B253D">
      <w:pPr>
        <w:pStyle w:val="Reqtify"/>
      </w:pPr>
      <w:bookmarkStart w:name="IdenticalCCsyncReport" w:id="17139"/>
      <w:r w:rsidRPr="0029173D">
        <w:rPr>
          <w:rStyle w:val="aff2"/>
          <w:bCs w:val="0"/>
          <w:iCs w:val="0"/>
        </w:rPr>
        <w:t>IdenticalCCsyncReport</w:t>
      </w:r>
      <w:bookmarkEnd w:id="17139"/>
      <w:r w:rsidR="00161B8C">
        <w:rPr>
          <w:rFonts w:hint="eastAsia"/>
        </w:rPr>
        <w:t>，</w:t>
      </w:r>
      <w:r w:rsidR="00161B8C">
        <w:rPr>
          <w:rFonts w:hint="eastAsia"/>
        </w:rPr>
        <w:t>ATP</w:t>
      </w:r>
      <w:r w:rsidR="00161B8C">
        <w:rPr>
          <w:rFonts w:hint="eastAsia"/>
        </w:rPr>
        <w:t>两</w:t>
      </w:r>
      <w:r w:rsidR="00161B8C">
        <w:rPr>
          <w:rFonts w:hint="eastAsia"/>
        </w:rPr>
        <w:t>CPU</w:t>
      </w:r>
      <w:r w:rsidR="00161B8C">
        <w:rPr>
          <w:rFonts w:hint="eastAsia"/>
        </w:rPr>
        <w:t>同步后的发送给冗余</w:t>
      </w:r>
      <w:r w:rsidR="00161B8C">
        <w:rPr>
          <w:rFonts w:hint="eastAsia"/>
        </w:rPr>
        <w:t>ATP</w:t>
      </w:r>
      <w:r w:rsidR="00161B8C">
        <w:rPr>
          <w:rFonts w:hint="eastAsia"/>
        </w:rPr>
        <w:t>的同步信息。</w:t>
      </w:r>
    </w:p>
    <w:p w:rsidR="00161B8C" w:rsidP="00C93484" w:rsidRDefault="00161B8C">
      <w:pPr>
        <w:pStyle w:val="Reqtify"/>
      </w:pPr>
      <w:r>
        <w:rPr>
          <w:rFonts w:hint="eastAsia"/>
        </w:rPr>
        <w:t>当两</w:t>
      </w:r>
      <w:r>
        <w:rPr>
          <w:rFonts w:hint="eastAsia"/>
        </w:rPr>
        <w:t>CPU</w:t>
      </w:r>
      <w:r>
        <w:rPr>
          <w:rFonts w:hint="eastAsia"/>
        </w:rPr>
        <w:t>各自计算完成</w:t>
      </w:r>
      <w:hyperlink w:history="1" w:anchor="CCsynchroReport">
        <w:r w:rsidR="008F5BD4">
          <w:rPr>
            <w:rStyle w:val="ac"/>
          </w:rPr>
          <w:t>CCsynchroReport</w:t>
        </w:r>
      </w:hyperlink>
      <w:r>
        <w:rPr>
          <w:rFonts w:hint="eastAsia"/>
        </w:rPr>
        <w:t>后，需将其通过双口</w:t>
      </w:r>
      <w:r>
        <w:rPr>
          <w:rFonts w:hint="eastAsia"/>
        </w:rPr>
        <w:t>RAM</w:t>
      </w:r>
      <w:r>
        <w:rPr>
          <w:rFonts w:hint="eastAsia"/>
        </w:rPr>
        <w:t>发送给对方；并接收来自对方的</w:t>
      </w:r>
      <w:hyperlink w:history="1" w:anchor="TOC_CCsyncReport">
        <w:r w:rsidR="00A41E55">
          <w:rPr>
            <w:rStyle w:val="ac"/>
          </w:rPr>
          <w:t>TOC_CCsyncReport</w:t>
        </w:r>
      </w:hyperlink>
      <w:r>
        <w:rPr>
          <w:rFonts w:hint="eastAsia"/>
        </w:rPr>
        <w:t>组合生成</w:t>
      </w:r>
      <w:r w:rsidRPr="00497CDE">
        <w:rPr>
          <w:rStyle w:val="aff2"/>
          <w:rFonts w:hint="eastAsia"/>
        </w:rPr>
        <w:t>Identical</w:t>
      </w:r>
      <w:r>
        <w:rPr>
          <w:rStyle w:val="aff2"/>
          <w:rFonts w:hint="eastAsia"/>
        </w:rPr>
        <w:t>CCsyncReport</w:t>
      </w:r>
      <w:r>
        <w:rPr>
          <w:rFonts w:hint="eastAsia"/>
        </w:rPr>
        <w:t>，再发送给</w:t>
      </w:r>
      <w:r>
        <w:rPr>
          <w:rFonts w:hint="eastAsia"/>
        </w:rPr>
        <w:t>CCNV</w:t>
      </w:r>
      <w:r>
        <w:rPr>
          <w:rFonts w:hint="eastAsia"/>
        </w:rPr>
        <w:t>，由其转发给冗余</w:t>
      </w:r>
      <w:r>
        <w:rPr>
          <w:rFonts w:hint="eastAsia"/>
        </w:rPr>
        <w:t>ATP</w:t>
      </w:r>
      <w:r>
        <w:rPr>
          <w:rFonts w:hint="eastAsia"/>
        </w:rPr>
        <w:t>。</w:t>
      </w:r>
      <w:r w:rsidRPr="00EE2231">
        <w:rPr>
          <w:rStyle w:val="aff2"/>
          <w:rFonts w:hint="eastAsia"/>
        </w:rPr>
        <w:t>IdenticalCCsyncReport</w:t>
      </w:r>
      <w:r>
        <w:rPr>
          <w:rFonts w:hint="eastAsia"/>
        </w:rPr>
        <w:t>的生成规则如下：</w:t>
      </w:r>
    </w:p>
    <w:p w:rsidR="00161B8C" w:rsidP="00FA0FBB" w:rsidRDefault="00161B8C">
      <w:pPr>
        <w:pStyle w:val="AltX"/>
      </w:pPr>
      <w:r>
        <w:fldChar w:fldCharType="begin"/>
      </w:r>
      <w:r>
        <w:instrText xml:space="preserve"> </w:instrText>
      </w:r>
      <w:r>
        <w:rPr>
          <w:rFonts w:hint="eastAsia"/>
        </w:rPr>
        <w:instrText>REF ST_SYNCHRO_REPORT \h</w:instrText>
      </w:r>
      <w:r>
        <w:instrText xml:space="preserve"> </w:instrText>
      </w:r>
      <w:r>
        <w:fldChar w:fldCharType="separate"/>
      </w:r>
      <w:r w:rsidRPr="007B38A4" w:rsidR="00DE178B">
        <w:rPr>
          <w:rStyle w:val="DATATYPE"/>
        </w:rPr>
        <w:t>ST_SYNCHRO_REPORT</w:t>
      </w:r>
      <w:r>
        <w:fldChar w:fldCharType="end"/>
      </w:r>
      <w:r>
        <w:rPr>
          <w:rFonts w:hint="eastAsia"/>
        </w:rPr>
        <w:t>中除安全校核字外，其余变量均采用本</w:t>
      </w:r>
      <w:r>
        <w:rPr>
          <w:rFonts w:hint="eastAsia"/>
        </w:rPr>
        <w:t>CPU</w:t>
      </w:r>
      <w:r>
        <w:rPr>
          <w:rFonts w:hint="eastAsia"/>
        </w:rPr>
        <w:t>的计算结果；</w:t>
      </w:r>
    </w:p>
    <w:p w:rsidR="00161B8C" w:rsidP="00FA0FBB" w:rsidRDefault="00161B8C">
      <w:pPr>
        <w:pStyle w:val="AltX"/>
      </w:pPr>
      <w:r>
        <w:rPr>
          <w:rFonts w:hint="eastAsia"/>
        </w:rPr>
        <w:t>对于</w:t>
      </w:r>
      <w:r w:rsidR="0012674A">
        <w:rPr>
          <w:rStyle w:val="aff2"/>
          <w:rFonts w:hint="eastAsia"/>
        </w:rPr>
        <w:t>V</w:t>
      </w:r>
      <w:r w:rsidRPr="00A860E9">
        <w:rPr>
          <w:rStyle w:val="aff2"/>
          <w:rFonts w:hint="eastAsia"/>
        </w:rPr>
        <w:t>ital</w:t>
      </w:r>
      <w:r w:rsidR="00354F88">
        <w:rPr>
          <w:rStyle w:val="aff2"/>
          <w:rFonts w:hint="eastAsia"/>
        </w:rPr>
        <w:t>C</w:t>
      </w:r>
      <w:r w:rsidRPr="00A860E9">
        <w:rPr>
          <w:rStyle w:val="aff2"/>
          <w:rFonts w:hint="eastAsia"/>
        </w:rPr>
        <w:t>hecksum_1</w:t>
      </w:r>
      <w:r>
        <w:rPr>
          <w:rFonts w:hint="eastAsia"/>
        </w:rPr>
        <w:t>，采用</w:t>
      </w:r>
      <w:r>
        <w:rPr>
          <w:rFonts w:hint="eastAsia"/>
        </w:rPr>
        <w:t>CPU1</w:t>
      </w:r>
      <w:r>
        <w:rPr>
          <w:rFonts w:hint="eastAsia"/>
        </w:rPr>
        <w:t>的数据进行计算；</w:t>
      </w:r>
    </w:p>
    <w:p w:rsidR="00161B8C" w:rsidP="00FA0FBB" w:rsidRDefault="00161B8C">
      <w:pPr>
        <w:pStyle w:val="AltX"/>
      </w:pPr>
      <w:r>
        <w:rPr>
          <w:rFonts w:hint="eastAsia"/>
        </w:rPr>
        <w:t>对于</w:t>
      </w:r>
      <w:r w:rsidR="0012674A">
        <w:rPr>
          <w:rStyle w:val="aff2"/>
          <w:rFonts w:hint="eastAsia"/>
        </w:rPr>
        <w:t>V</w:t>
      </w:r>
      <w:r w:rsidRPr="00A860E9">
        <w:rPr>
          <w:rStyle w:val="aff2"/>
          <w:rFonts w:hint="eastAsia"/>
        </w:rPr>
        <w:t>ital</w:t>
      </w:r>
      <w:r w:rsidR="00354F88">
        <w:rPr>
          <w:rStyle w:val="aff2"/>
          <w:rFonts w:hint="eastAsia"/>
        </w:rPr>
        <w:t>C</w:t>
      </w:r>
      <w:r w:rsidRPr="00A860E9">
        <w:rPr>
          <w:rStyle w:val="aff2"/>
          <w:rFonts w:hint="eastAsia"/>
        </w:rPr>
        <w:t>hecksum_2</w:t>
      </w:r>
      <w:r>
        <w:rPr>
          <w:rFonts w:hint="eastAsia"/>
        </w:rPr>
        <w:t>，采用</w:t>
      </w:r>
      <w:r>
        <w:rPr>
          <w:rFonts w:hint="eastAsia"/>
        </w:rPr>
        <w:t>CPU2</w:t>
      </w:r>
      <w:r>
        <w:rPr>
          <w:rFonts w:hint="eastAsia"/>
        </w:rPr>
        <w:t>的数据进行计算。</w:t>
      </w:r>
    </w:p>
    <w:p w:rsidR="00161B8C" w:rsidP="00C93484" w:rsidRDefault="00161B8C">
      <w:pPr>
        <w:pStyle w:val="Reqtify"/>
      </w:pPr>
    </w:p>
    <w:p w:rsidR="00161B8C" w:rsidP="00C93484" w:rsidRDefault="00532AED">
      <w:pPr>
        <w:pStyle w:val="Reqtify"/>
      </w:pPr>
      <w:hyperlink w:history="1" w:anchor="IdenticalCCsyncReport">
        <w:r w:rsidR="003B253D">
          <w:rPr>
            <w:rStyle w:val="ac"/>
            <w:noProof/>
          </w:rPr>
          <w:t>IdenticalCCsyncReport</w:t>
        </w:r>
      </w:hyperlink>
      <w:r w:rsidR="00161B8C">
        <w:rPr>
          <w:rFonts w:hint="eastAsia"/>
        </w:rPr>
        <w:t>, the redundant ATP report after merging two CPU</w:t>
      </w:r>
      <w:r w:rsidR="00161B8C">
        <w:t>’</w:t>
      </w:r>
      <w:r w:rsidR="00161B8C">
        <w:rPr>
          <w:rFonts w:hint="eastAsia"/>
        </w:rPr>
        <w:t xml:space="preserve">s results. When the two CPUs complete </w:t>
      </w:r>
      <w:hyperlink w:history="1" w:anchor="CCsynchroReport">
        <w:r w:rsidR="008F5BD4">
          <w:rPr>
            <w:rStyle w:val="ac"/>
          </w:rPr>
          <w:t>CCsynchroReport</w:t>
        </w:r>
      </w:hyperlink>
      <w:r w:rsidR="00161B8C">
        <w:rPr>
          <w:rFonts w:hint="eastAsia"/>
        </w:rPr>
        <w:t xml:space="preserve"> calculation, need to send each other through the dual-port RAM; and receive the </w:t>
      </w:r>
      <w:hyperlink w:history="1" w:anchor="TOC_CCsyncReport">
        <w:r w:rsidR="00A41E55">
          <w:rPr>
            <w:rStyle w:val="ac"/>
          </w:rPr>
          <w:t>TOC_CCsyncReport</w:t>
        </w:r>
      </w:hyperlink>
      <w:r w:rsidR="00161B8C">
        <w:rPr>
          <w:rFonts w:hint="eastAsia"/>
        </w:rPr>
        <w:t xml:space="preserve"> from the other. ATP shall combine the two reports as an </w:t>
      </w:r>
      <w:hyperlink w:history="1" w:anchor="IdenticalCCsyncReport">
        <w:r w:rsidR="003B253D">
          <w:rPr>
            <w:rStyle w:val="ac"/>
          </w:rPr>
          <w:t>IdenticalCCsyncReport</w:t>
        </w:r>
      </w:hyperlink>
      <w:r w:rsidR="00161B8C">
        <w:rPr>
          <w:rFonts w:hint="eastAsia"/>
        </w:rPr>
        <w:t>, according to the following rules:</w:t>
      </w:r>
    </w:p>
    <w:p w:rsidR="00161B8C" w:rsidP="00FA0FBB" w:rsidRDefault="00161B8C">
      <w:pPr>
        <w:pStyle w:val="AltX"/>
      </w:pPr>
      <w:r>
        <w:rPr>
          <w:rFonts w:hint="eastAsia"/>
        </w:rPr>
        <w:t xml:space="preserve">The variables without vital checksums in </w:t>
      </w:r>
      <w:r>
        <w:fldChar w:fldCharType="begin"/>
      </w:r>
      <w:r>
        <w:instrText xml:space="preserve"> </w:instrText>
      </w:r>
      <w:r>
        <w:rPr>
          <w:rFonts w:hint="eastAsia"/>
        </w:rPr>
        <w:instrText>REF ST_SYNCHRO_REPORT \h</w:instrText>
      </w:r>
      <w:r>
        <w:instrText xml:space="preserve"> </w:instrText>
      </w:r>
      <w:r>
        <w:fldChar w:fldCharType="separate"/>
      </w:r>
      <w:r w:rsidRPr="007B38A4" w:rsidR="00DE178B">
        <w:rPr>
          <w:rStyle w:val="DATATYPE"/>
        </w:rPr>
        <w:t>ST_SYNCHRO_REPORT</w:t>
      </w:r>
      <w:r>
        <w:fldChar w:fldCharType="end"/>
      </w:r>
      <w:r>
        <w:rPr>
          <w:rFonts w:hint="eastAsia"/>
        </w:rPr>
        <w:t>, shall use the values calculated by itself.</w:t>
      </w:r>
    </w:p>
    <w:p w:rsidR="00161B8C" w:rsidP="00FA0FBB" w:rsidRDefault="00161B8C">
      <w:pPr>
        <w:pStyle w:val="AltX"/>
      </w:pPr>
      <w:r>
        <w:rPr>
          <w:rFonts w:hint="eastAsia"/>
        </w:rPr>
        <w:t xml:space="preserve">For the </w:t>
      </w:r>
      <w:r w:rsidR="0012674A">
        <w:rPr>
          <w:rStyle w:val="aff2"/>
          <w:rFonts w:hint="eastAsia"/>
        </w:rPr>
        <w:t>V</w:t>
      </w:r>
      <w:r w:rsidRPr="00A860E9">
        <w:rPr>
          <w:rStyle w:val="aff2"/>
          <w:rFonts w:hint="eastAsia"/>
        </w:rPr>
        <w:t>ital</w:t>
      </w:r>
      <w:r w:rsidR="00354F88">
        <w:rPr>
          <w:rStyle w:val="aff2"/>
          <w:rFonts w:hint="eastAsia"/>
        </w:rPr>
        <w:t>C</w:t>
      </w:r>
      <w:r w:rsidRPr="00A860E9">
        <w:rPr>
          <w:rStyle w:val="aff2"/>
          <w:rFonts w:hint="eastAsia"/>
        </w:rPr>
        <w:t>hecksum_1</w:t>
      </w:r>
      <w:r>
        <w:rPr>
          <w:rFonts w:hint="eastAsia"/>
        </w:rPr>
        <w:t>, ATP shall calculate using the values from CPU1.</w:t>
      </w:r>
    </w:p>
    <w:p w:rsidRPr="009B2660" w:rsidR="00161B8C" w:rsidP="00FA0FBB" w:rsidRDefault="00161B8C">
      <w:pPr>
        <w:pStyle w:val="AltX"/>
      </w:pPr>
      <w:r>
        <w:rPr>
          <w:rFonts w:hint="eastAsia"/>
        </w:rPr>
        <w:t xml:space="preserve">For the </w:t>
      </w:r>
      <w:r w:rsidR="0012674A">
        <w:rPr>
          <w:rStyle w:val="aff2"/>
          <w:rFonts w:hint="eastAsia"/>
        </w:rPr>
        <w:t>V</w:t>
      </w:r>
      <w:r w:rsidRPr="00A860E9">
        <w:rPr>
          <w:rStyle w:val="aff2"/>
          <w:rFonts w:hint="eastAsia"/>
        </w:rPr>
        <w:t>ital</w:t>
      </w:r>
      <w:r w:rsidR="00354F88">
        <w:rPr>
          <w:rStyle w:val="aff2"/>
          <w:rFonts w:hint="eastAsia"/>
        </w:rPr>
        <w:t>C</w:t>
      </w:r>
      <w:r w:rsidRPr="00A860E9">
        <w:rPr>
          <w:rStyle w:val="aff2"/>
          <w:rFonts w:hint="eastAsia"/>
        </w:rPr>
        <w:t>hecksum_2</w:t>
      </w:r>
      <w:r>
        <w:rPr>
          <w:rFonts w:hint="eastAsia"/>
        </w:rPr>
        <w:t>, ATP shall calculate using the values from CPU2.</w:t>
      </w:r>
    </w:p>
    <w:p w:rsidRPr="008A1414" w:rsidR="00161B8C" w:rsidP="000C0D62" w:rsidRDefault="00161B8C">
      <w:pPr>
        <w:pStyle w:val="ReqtifyAltQ"/>
      </w:pPr>
      <w:r w:rsidRPr="008A1414">
        <w:t>#Category=Functional</w:t>
      </w:r>
    </w:p>
    <w:p w:rsidRPr="008A1414" w:rsidR="00161B8C" w:rsidP="000C0D62" w:rsidRDefault="00161B8C">
      <w:pPr>
        <w:pStyle w:val="ReqtifyAltQ"/>
      </w:pPr>
      <w:r w:rsidRPr="008A1414">
        <w:t>#Contribution</w:t>
      </w:r>
      <w:r>
        <w:t>=SIL4</w:t>
      </w:r>
    </w:p>
    <w:p w:rsidR="009328EA" w:rsidP="000C0D62" w:rsidRDefault="00161B8C">
      <w:pPr>
        <w:pStyle w:val="ReqtifyAltQ"/>
        <w:rPr>
          <w:ins w:author="常鸣" w:date="2014-07-03T14:27:00Z" w:id="17140"/>
        </w:rPr>
      </w:pPr>
      <w:del w:author="常鸣" w:date="2014-07-03T14:27:00Z" w:id="17141">
        <w:r w:rsidRPr="008A1414" w:rsidDel="009328EA">
          <w:delText>#S</w:delText>
        </w:r>
      </w:del>
      <w:ins w:author="常鸣" w:date="2014-07-03T14:27:00Z" w:id="17142">
        <w:r w:rsidR="009328EA">
          <w:t>#Allocation=ATP Software</w:t>
        </w:r>
      </w:ins>
    </w:p>
    <w:p w:rsidRPr="008A1414" w:rsidR="00161B8C" w:rsidP="000C0D62" w:rsidRDefault="009328EA">
      <w:pPr>
        <w:pStyle w:val="ReqtifyAltQ"/>
      </w:pPr>
      <w:ins w:author="常鸣" w:date="2014-07-03T14:27:00Z" w:id="17143">
        <w:r>
          <w:t>#S</w:t>
        </w:r>
      </w:ins>
      <w:r w:rsidRPr="008A1414" w:rsidR="00161B8C">
        <w:t>ource=</w:t>
      </w:r>
      <w:r w:rsidR="00877192">
        <w:rPr>
          <w:rFonts w:hint="eastAsia"/>
        </w:rPr>
        <w:t>[</w:t>
      </w:r>
      <w:r w:rsidR="00877192">
        <w:t>iTC_CC_ATP_SwHA</w:t>
      </w:r>
      <w:r w:rsidRPr="00CA7F59" w:rsidR="00877192">
        <w:t>-0005</w:t>
      </w:r>
      <w:r w:rsidR="00877192">
        <w:rPr>
          <w:rFonts w:hint="eastAsia"/>
        </w:rPr>
        <w:t>]</w:t>
      </w:r>
    </w:p>
    <w:p w:rsidRPr="008A1414" w:rsidR="00161B8C" w:rsidP="000C0D62" w:rsidRDefault="00161B8C">
      <w:pPr>
        <w:pStyle w:val="ReqtifyAltQ"/>
      </w:pPr>
      <w:r w:rsidRPr="008A1414">
        <w:lastRenderedPageBreak/>
        <w:t>[End]</w:t>
      </w:r>
    </w:p>
    <w:p w:rsidR="00161B8C" w:rsidP="00C93484" w:rsidRDefault="00161B8C">
      <w:pPr>
        <w:pStyle w:val="Reqtify"/>
      </w:pPr>
    </w:p>
    <w:p w:rsidR="00161B8C" w:rsidP="00C93484" w:rsidRDefault="00161B8C">
      <w:pPr>
        <w:pStyle w:val="Reqtify"/>
      </w:pPr>
    </w:p>
    <w:p w:rsidRPr="00972331" w:rsidR="00161B8C" w:rsidP="00161B8C" w:rsidRDefault="00161B8C">
      <w:pPr>
        <w:pStyle w:val="ReqtifyAltR"/>
      </w:pPr>
      <w:r w:rsidRPr="00972331">
        <w:t>[</w:t>
      </w:r>
      <w:r>
        <w:t>iTC_CC_ATP-SwRS-</w:t>
      </w:r>
      <w:r>
        <w:rPr>
          <w:rFonts w:hint="eastAsia"/>
        </w:rPr>
        <w:t>0588</w:t>
      </w:r>
      <w:r w:rsidRPr="00972331">
        <w:t>]</w:t>
      </w:r>
    </w:p>
    <w:p w:rsidR="00161B8C" w:rsidP="00C93484" w:rsidRDefault="00C02146">
      <w:pPr>
        <w:pStyle w:val="Reqtify"/>
      </w:pPr>
      <w:bookmarkStart w:name="IdenticalCIsetting" w:id="17144"/>
      <w:r w:rsidRPr="0029173D">
        <w:rPr>
          <w:rStyle w:val="aff2"/>
          <w:bCs w:val="0"/>
          <w:iCs w:val="0"/>
        </w:rPr>
        <w:t>IdenticalCIsetting</w:t>
      </w:r>
      <w:bookmarkEnd w:id="17144"/>
      <w:r w:rsidR="00161B8C">
        <w:rPr>
          <w:rFonts w:hint="eastAsia"/>
        </w:rPr>
        <w:t>[</w:t>
      </w:r>
      <w:r w:rsidRPr="000A1AA9" w:rsidR="00161B8C">
        <w:rPr>
          <w:rStyle w:val="aff1"/>
          <w:rFonts w:hint="eastAsia"/>
        </w:rPr>
        <w:t>MAX_CONNECTED_PSD_NB</w:t>
      </w:r>
      <w:r w:rsidR="00161B8C">
        <w:rPr>
          <w:rFonts w:hint="eastAsia"/>
        </w:rPr>
        <w:t>],ATP</w:t>
      </w:r>
      <w:r w:rsidR="00161B8C">
        <w:rPr>
          <w:rFonts w:hint="eastAsia"/>
        </w:rPr>
        <w:t>两</w:t>
      </w:r>
      <w:r w:rsidR="00161B8C">
        <w:rPr>
          <w:rFonts w:hint="eastAsia"/>
        </w:rPr>
        <w:t>CPU</w:t>
      </w:r>
      <w:r w:rsidR="00161B8C">
        <w:rPr>
          <w:rFonts w:hint="eastAsia"/>
        </w:rPr>
        <w:t>同步后的发送给联锁</w:t>
      </w:r>
      <w:r w:rsidR="00161B8C">
        <w:rPr>
          <w:rFonts w:hint="eastAsia"/>
        </w:rPr>
        <w:t>PSD</w:t>
      </w:r>
      <w:r w:rsidR="00161B8C">
        <w:rPr>
          <w:rFonts w:hint="eastAsia"/>
        </w:rPr>
        <w:t>控制命令。</w:t>
      </w:r>
    </w:p>
    <w:p w:rsidR="00161B8C" w:rsidP="00C93484" w:rsidRDefault="00161B8C">
      <w:pPr>
        <w:pStyle w:val="Reqtify"/>
      </w:pPr>
      <w:r>
        <w:rPr>
          <w:rFonts w:hint="eastAsia"/>
        </w:rPr>
        <w:t>当两</w:t>
      </w:r>
      <w:r>
        <w:rPr>
          <w:rFonts w:hint="eastAsia"/>
        </w:rPr>
        <w:t>CPU</w:t>
      </w:r>
      <w:r>
        <w:rPr>
          <w:rFonts w:hint="eastAsia"/>
        </w:rPr>
        <w:t>各自计算完成</w:t>
      </w:r>
      <w:hyperlink w:history="1" w:anchor="CIsetting">
        <w:r w:rsidRPr="00DD0A22">
          <w:rPr>
            <w:rStyle w:val="ac"/>
          </w:rPr>
          <w:t>CIsetting</w:t>
        </w:r>
      </w:hyperlink>
      <w:r>
        <w:rPr>
          <w:rFonts w:hint="eastAsia"/>
        </w:rPr>
        <w:t>后，需将其通过双口</w:t>
      </w:r>
      <w:r>
        <w:rPr>
          <w:rFonts w:hint="eastAsia"/>
        </w:rPr>
        <w:t>RAM</w:t>
      </w:r>
      <w:r>
        <w:rPr>
          <w:rFonts w:hint="eastAsia"/>
        </w:rPr>
        <w:t>发送给对方；并接收来自对方的</w:t>
      </w:r>
      <w:hyperlink w:history="1" w:anchor="TOC_CIsetting">
        <w:r w:rsidR="00A41E55">
          <w:rPr>
            <w:rStyle w:val="ac"/>
          </w:rPr>
          <w:t>TOC_CIsetting</w:t>
        </w:r>
      </w:hyperlink>
      <w:r>
        <w:rPr>
          <w:rFonts w:hint="eastAsia"/>
        </w:rPr>
        <w:t>组合生成</w:t>
      </w:r>
      <w:r w:rsidRPr="00EE2231">
        <w:rPr>
          <w:rStyle w:val="aff2"/>
          <w:rFonts w:hint="eastAsia"/>
        </w:rPr>
        <w:t>IdenticalC</w:t>
      </w:r>
      <w:r>
        <w:rPr>
          <w:rStyle w:val="aff2"/>
          <w:rFonts w:hint="eastAsia"/>
        </w:rPr>
        <w:t>Isetting</w:t>
      </w:r>
      <w:r>
        <w:rPr>
          <w:rFonts w:hint="eastAsia"/>
        </w:rPr>
        <w:t>，再发送给</w:t>
      </w:r>
      <w:r>
        <w:rPr>
          <w:rFonts w:hint="eastAsia"/>
        </w:rPr>
        <w:t>CCNV</w:t>
      </w:r>
      <w:r>
        <w:rPr>
          <w:rFonts w:hint="eastAsia"/>
        </w:rPr>
        <w:t>，由其转发给冗余</w:t>
      </w:r>
      <w:r>
        <w:rPr>
          <w:rFonts w:hint="eastAsia"/>
        </w:rPr>
        <w:t>ATP</w:t>
      </w:r>
      <w:r>
        <w:rPr>
          <w:rFonts w:hint="eastAsia"/>
        </w:rPr>
        <w:t>。</w:t>
      </w:r>
      <w:r w:rsidRPr="00EE2231">
        <w:rPr>
          <w:rStyle w:val="aff2"/>
          <w:rFonts w:hint="eastAsia"/>
        </w:rPr>
        <w:t>IdenticalC</w:t>
      </w:r>
      <w:r>
        <w:rPr>
          <w:rStyle w:val="aff2"/>
          <w:rFonts w:hint="eastAsia"/>
        </w:rPr>
        <w:t>Isetting</w:t>
      </w:r>
      <w:r>
        <w:rPr>
          <w:rFonts w:hint="eastAsia"/>
        </w:rPr>
        <w:t>的生成规则如下：</w:t>
      </w:r>
    </w:p>
    <w:p w:rsidR="00161B8C" w:rsidP="00FA0FBB" w:rsidRDefault="00161B8C">
      <w:pPr>
        <w:pStyle w:val="AltX"/>
      </w:pPr>
      <w:r>
        <w:fldChar w:fldCharType="begin"/>
      </w:r>
      <w:r>
        <w:instrText xml:space="preserve"> </w:instrText>
      </w:r>
      <w:r>
        <w:rPr>
          <w:rFonts w:hint="eastAsia"/>
        </w:rPr>
        <w:instrText>REF ST_CI_SETTING \h</w:instrText>
      </w:r>
      <w:r>
        <w:instrText xml:space="preserve"> </w:instrText>
      </w:r>
      <w:r>
        <w:fldChar w:fldCharType="separate"/>
      </w:r>
      <w:r w:rsidRPr="00963971" w:rsidR="00DE178B">
        <w:rPr>
          <w:rStyle w:val="DATATYPE"/>
          <w:rFonts w:hint="eastAsia"/>
        </w:rPr>
        <w:t>ST_CI_SETTING</w:t>
      </w:r>
      <w:r>
        <w:fldChar w:fldCharType="end"/>
      </w:r>
      <w:r>
        <w:rPr>
          <w:rFonts w:hint="eastAsia"/>
        </w:rPr>
        <w:t>除校核字外的变量，采用本</w:t>
      </w:r>
      <w:r>
        <w:rPr>
          <w:rFonts w:hint="eastAsia"/>
        </w:rPr>
        <w:t>CPU</w:t>
      </w:r>
      <w:r>
        <w:rPr>
          <w:rFonts w:hint="eastAsia"/>
        </w:rPr>
        <w:t>的计算结果；</w:t>
      </w:r>
    </w:p>
    <w:p w:rsidR="00161B8C" w:rsidP="00FA0FBB" w:rsidRDefault="00161B8C">
      <w:pPr>
        <w:pStyle w:val="AltX"/>
      </w:pPr>
      <w:r>
        <w:rPr>
          <w:rFonts w:hint="eastAsia"/>
        </w:rPr>
        <w:t>对于</w:t>
      </w:r>
      <w:r>
        <w:rPr>
          <w:rFonts w:hint="eastAsia"/>
        </w:rPr>
        <w:t>FSFB2</w:t>
      </w:r>
      <w:r>
        <w:rPr>
          <w:rFonts w:hint="eastAsia"/>
        </w:rPr>
        <w:t>通信协议中的校核字</w:t>
      </w:r>
      <w:r>
        <w:rPr>
          <w:rFonts w:hint="eastAsia"/>
        </w:rPr>
        <w:t>1</w:t>
      </w:r>
      <w:r>
        <w:rPr>
          <w:rFonts w:hint="eastAsia"/>
        </w:rPr>
        <w:t>，采用</w:t>
      </w:r>
      <w:r>
        <w:rPr>
          <w:rFonts w:hint="eastAsia"/>
        </w:rPr>
        <w:t>CPU1</w:t>
      </w:r>
      <w:r>
        <w:rPr>
          <w:rFonts w:hint="eastAsia"/>
        </w:rPr>
        <w:t>的数据进行计算；</w:t>
      </w:r>
    </w:p>
    <w:p w:rsidR="00161B8C" w:rsidP="00FA0FBB" w:rsidRDefault="00161B8C">
      <w:pPr>
        <w:pStyle w:val="AltX"/>
      </w:pPr>
      <w:r>
        <w:rPr>
          <w:rFonts w:hint="eastAsia"/>
        </w:rPr>
        <w:t>对于</w:t>
      </w:r>
      <w:r>
        <w:rPr>
          <w:rFonts w:hint="eastAsia"/>
        </w:rPr>
        <w:t>FSFB2</w:t>
      </w:r>
      <w:r>
        <w:rPr>
          <w:rFonts w:hint="eastAsia"/>
        </w:rPr>
        <w:t>通信协议中的校核字</w:t>
      </w:r>
      <w:r>
        <w:rPr>
          <w:rFonts w:hint="eastAsia"/>
        </w:rPr>
        <w:t>2</w:t>
      </w:r>
      <w:r>
        <w:rPr>
          <w:rFonts w:hint="eastAsia"/>
        </w:rPr>
        <w:t>，采用</w:t>
      </w:r>
      <w:r>
        <w:rPr>
          <w:rFonts w:hint="eastAsia"/>
        </w:rPr>
        <w:t>CPU2</w:t>
      </w:r>
      <w:r>
        <w:rPr>
          <w:rFonts w:hint="eastAsia"/>
        </w:rPr>
        <w:t>的数据进行计算。</w:t>
      </w:r>
    </w:p>
    <w:p w:rsidR="00161B8C" w:rsidP="00C93484" w:rsidRDefault="00532AED">
      <w:pPr>
        <w:pStyle w:val="Reqtify"/>
      </w:pPr>
      <w:hyperlink w:history="1" w:anchor="IdenticalCIsetting">
        <w:r w:rsidR="00C02146">
          <w:rPr>
            <w:rStyle w:val="ac"/>
            <w:noProof/>
          </w:rPr>
          <w:t>IdenticalCIsetting</w:t>
        </w:r>
      </w:hyperlink>
      <w:r w:rsidR="00161B8C">
        <w:rPr>
          <w:rFonts w:hint="eastAsia"/>
        </w:rPr>
        <w:t>, the PSD control message after merging two CPU</w:t>
      </w:r>
      <w:r w:rsidR="00161B8C">
        <w:t>’</w:t>
      </w:r>
      <w:r w:rsidR="00161B8C">
        <w:rPr>
          <w:rFonts w:hint="eastAsia"/>
        </w:rPr>
        <w:t xml:space="preserve">s results. When the two CPUs complete </w:t>
      </w:r>
      <w:hyperlink w:history="1" w:anchor="CIsetting">
        <w:r w:rsidR="00A41E55">
          <w:rPr>
            <w:rStyle w:val="ac"/>
          </w:rPr>
          <w:t>CIsetting</w:t>
        </w:r>
      </w:hyperlink>
      <w:r w:rsidR="00161B8C">
        <w:rPr>
          <w:rFonts w:hint="eastAsia"/>
        </w:rPr>
        <w:t xml:space="preserve"> calculation, need to send each other through the dual-port RAM; and receive the </w:t>
      </w:r>
      <w:hyperlink w:history="1" w:anchor="TOC_CIsetting">
        <w:r w:rsidR="00A41E55">
          <w:rPr>
            <w:rStyle w:val="ac"/>
          </w:rPr>
          <w:t>TOC_CIsetting</w:t>
        </w:r>
      </w:hyperlink>
      <w:r w:rsidR="00161B8C">
        <w:rPr>
          <w:rFonts w:hint="eastAsia"/>
        </w:rPr>
        <w:t xml:space="preserve"> from the other. ATP shall combine the two reports as an </w:t>
      </w:r>
      <w:hyperlink w:history="1" w:anchor="IdenticalCIsetting">
        <w:r w:rsidR="00C02146">
          <w:rPr>
            <w:rStyle w:val="ac"/>
            <w:noProof/>
          </w:rPr>
          <w:t>IdenticalCIsetting</w:t>
        </w:r>
      </w:hyperlink>
      <w:r w:rsidR="00161B8C">
        <w:rPr>
          <w:rFonts w:hint="eastAsia"/>
        </w:rPr>
        <w:t>, according to the following rules:</w:t>
      </w:r>
    </w:p>
    <w:p w:rsidR="00161B8C" w:rsidP="00FA0FBB" w:rsidRDefault="00161B8C">
      <w:pPr>
        <w:pStyle w:val="AltX"/>
      </w:pPr>
      <w:r>
        <w:rPr>
          <w:rFonts w:hint="eastAsia"/>
        </w:rPr>
        <w:t xml:space="preserve">The variables in </w:t>
      </w:r>
      <w:r>
        <w:fldChar w:fldCharType="begin"/>
      </w:r>
      <w:r>
        <w:instrText xml:space="preserve"> </w:instrText>
      </w:r>
      <w:r>
        <w:rPr>
          <w:rFonts w:hint="eastAsia"/>
        </w:rPr>
        <w:instrText>REF ST_CI_SETTING \h</w:instrText>
      </w:r>
      <w:r>
        <w:instrText xml:space="preserve"> </w:instrText>
      </w:r>
      <w:r>
        <w:fldChar w:fldCharType="separate"/>
      </w:r>
      <w:r w:rsidRPr="00963971" w:rsidR="00DE178B">
        <w:rPr>
          <w:rStyle w:val="DATATYPE"/>
          <w:rFonts w:hint="eastAsia"/>
        </w:rPr>
        <w:t>ST_CI_SETTING</w:t>
      </w:r>
      <w:r>
        <w:fldChar w:fldCharType="end"/>
      </w:r>
      <w:r>
        <w:rPr>
          <w:rFonts w:hint="eastAsia"/>
        </w:rPr>
        <w:t>, shall use the values calculated by itself.</w:t>
      </w:r>
    </w:p>
    <w:p w:rsidR="00161B8C" w:rsidP="00FA0FBB" w:rsidRDefault="00161B8C">
      <w:pPr>
        <w:pStyle w:val="AltX"/>
      </w:pPr>
      <w:r>
        <w:rPr>
          <w:rFonts w:hint="eastAsia"/>
        </w:rPr>
        <w:t>For the checkword 1 in FSFB2 protocol,</w:t>
      </w:r>
      <w:r w:rsidR="002F5731">
        <w:rPr>
          <w:rFonts w:hint="eastAsia"/>
        </w:rPr>
        <w:t xml:space="preserve"> </w:t>
      </w:r>
      <w:r>
        <w:rPr>
          <w:rFonts w:hint="eastAsia"/>
        </w:rPr>
        <w:t>ATP shall calculate using the values from CPU1.</w:t>
      </w:r>
    </w:p>
    <w:p w:rsidRPr="009B2660" w:rsidR="00161B8C" w:rsidP="00FA0FBB" w:rsidRDefault="00161B8C">
      <w:pPr>
        <w:pStyle w:val="AltX"/>
      </w:pPr>
      <w:r>
        <w:rPr>
          <w:rFonts w:hint="eastAsia"/>
        </w:rPr>
        <w:t>For the checkword 2 in FSFB2 protocol, ATP shall calculate using the values from CPU2.</w:t>
      </w:r>
    </w:p>
    <w:p w:rsidRPr="008A1414" w:rsidR="00161B8C" w:rsidP="000C0D62" w:rsidRDefault="00161B8C">
      <w:pPr>
        <w:pStyle w:val="ReqtifyAltQ"/>
      </w:pPr>
      <w:r w:rsidRPr="008A1414">
        <w:t>#Category=Functional</w:t>
      </w:r>
    </w:p>
    <w:p w:rsidRPr="008A1414" w:rsidR="00161B8C" w:rsidP="000C0D62" w:rsidRDefault="00161B8C">
      <w:pPr>
        <w:pStyle w:val="ReqtifyAltQ"/>
      </w:pPr>
      <w:r w:rsidRPr="008A1414">
        <w:t>#Contribution</w:t>
      </w:r>
      <w:r>
        <w:t>=SIL4</w:t>
      </w:r>
    </w:p>
    <w:p w:rsidR="009328EA" w:rsidP="000C0D62" w:rsidRDefault="00161B8C">
      <w:pPr>
        <w:pStyle w:val="ReqtifyAltQ"/>
        <w:rPr>
          <w:ins w:author="常鸣" w:date="2014-07-03T14:27:00Z" w:id="17145"/>
        </w:rPr>
      </w:pPr>
      <w:del w:author="常鸣" w:date="2014-07-03T14:27:00Z" w:id="17146">
        <w:r w:rsidRPr="008A1414" w:rsidDel="009328EA">
          <w:delText>#S</w:delText>
        </w:r>
      </w:del>
      <w:ins w:author="常鸣" w:date="2014-07-03T14:27:00Z" w:id="17147">
        <w:r w:rsidR="009328EA">
          <w:t>#Allocation=ATP Software</w:t>
        </w:r>
      </w:ins>
    </w:p>
    <w:p w:rsidRPr="008A1414" w:rsidR="00161B8C" w:rsidP="000C0D62" w:rsidRDefault="009328EA">
      <w:pPr>
        <w:pStyle w:val="ReqtifyAltQ"/>
      </w:pPr>
      <w:ins w:author="常鸣" w:date="2014-07-03T14:27:00Z" w:id="17148">
        <w:r>
          <w:t>#S</w:t>
        </w:r>
      </w:ins>
      <w:r w:rsidRPr="008A1414" w:rsidR="00161B8C">
        <w:t>ource=</w:t>
      </w:r>
      <w:r w:rsidR="00877192">
        <w:rPr>
          <w:rFonts w:hint="eastAsia"/>
        </w:rPr>
        <w:t>[</w:t>
      </w:r>
      <w:r w:rsidR="00877192">
        <w:t>iTC_CC_ATP_SwHA</w:t>
      </w:r>
      <w:r w:rsidRPr="00CA7F59" w:rsidR="00877192">
        <w:t>-0005</w:t>
      </w:r>
      <w:r w:rsidR="00877192">
        <w:rPr>
          <w:rFonts w:hint="eastAsia"/>
        </w:rPr>
        <w:t>]</w:t>
      </w:r>
    </w:p>
    <w:p w:rsidRPr="008A1414" w:rsidR="00161B8C" w:rsidP="000C0D62" w:rsidRDefault="00161B8C">
      <w:pPr>
        <w:pStyle w:val="ReqtifyAltQ"/>
      </w:pPr>
      <w:r w:rsidRPr="008A1414">
        <w:t>[End]</w:t>
      </w:r>
    </w:p>
    <w:p w:rsidR="00161B8C" w:rsidP="00C93484" w:rsidRDefault="00161B8C">
      <w:pPr>
        <w:pStyle w:val="Reqtify"/>
      </w:pPr>
    </w:p>
    <w:p w:rsidR="005C6292" w:rsidP="00C93484" w:rsidRDefault="005C6292">
      <w:pPr>
        <w:pStyle w:val="Reqtify"/>
      </w:pPr>
    </w:p>
    <w:p w:rsidR="005C6292" w:rsidP="005C6292" w:rsidRDefault="005C6292">
      <w:pPr>
        <w:pStyle w:val="ReqtifyAltR"/>
      </w:pPr>
      <w:r w:rsidRPr="00972331">
        <w:t>[</w:t>
      </w:r>
      <w:r>
        <w:t>iTC_CC_ATP-SwRS-</w:t>
      </w:r>
      <w:r>
        <w:rPr>
          <w:rFonts w:hint="eastAsia"/>
        </w:rPr>
        <w:t>0746</w:t>
      </w:r>
      <w:r w:rsidRPr="00972331">
        <w:t>]</w:t>
      </w:r>
    </w:p>
    <w:p w:rsidR="005C6292" w:rsidP="00C93484" w:rsidRDefault="00A41E55">
      <w:pPr>
        <w:pStyle w:val="Reqtify"/>
      </w:pPr>
      <w:bookmarkStart w:name="IdenticalCBIvariantRequest" w:id="17149"/>
      <w:r w:rsidRPr="0029173D">
        <w:rPr>
          <w:rStyle w:val="aff2"/>
          <w:bCs w:val="0"/>
          <w:iCs w:val="0"/>
        </w:rPr>
        <w:t>IdenticalCBIvariantRequest</w:t>
      </w:r>
      <w:bookmarkEnd w:id="17149"/>
      <w:r w:rsidRPr="000F5E92" w:rsidR="005C6292">
        <w:rPr>
          <w:rFonts w:hint="eastAsia"/>
        </w:rPr>
        <w:t>，</w:t>
      </w:r>
      <w:r w:rsidR="005C6292">
        <w:rPr>
          <w:rFonts w:hint="eastAsia"/>
        </w:rPr>
        <w:t>ATP</w:t>
      </w:r>
      <w:r w:rsidR="005C6292">
        <w:rPr>
          <w:rFonts w:hint="eastAsia"/>
        </w:rPr>
        <w:t>两</w:t>
      </w:r>
      <w:r w:rsidR="005C6292">
        <w:rPr>
          <w:rFonts w:hint="eastAsia"/>
        </w:rPr>
        <w:t>CPU</w:t>
      </w:r>
      <w:r w:rsidR="005C6292">
        <w:rPr>
          <w:rFonts w:hint="eastAsia"/>
        </w:rPr>
        <w:t>同步后的发送给联锁的变量请求信息。</w:t>
      </w:r>
    </w:p>
    <w:p w:rsidR="005C6292" w:rsidP="00C93484" w:rsidRDefault="005C6292">
      <w:pPr>
        <w:pStyle w:val="Reqtify"/>
      </w:pPr>
      <w:r>
        <w:rPr>
          <w:rFonts w:hint="eastAsia"/>
        </w:rPr>
        <w:t>当两</w:t>
      </w:r>
      <w:r>
        <w:rPr>
          <w:rFonts w:hint="eastAsia"/>
        </w:rPr>
        <w:t>CPU</w:t>
      </w:r>
      <w:r>
        <w:rPr>
          <w:rFonts w:hint="eastAsia"/>
        </w:rPr>
        <w:t>各自计算完成</w:t>
      </w:r>
      <w:hyperlink w:history="1" w:anchor="CBIvariantRequest">
        <w:r w:rsidRPr="00140164">
          <w:rPr>
            <w:rStyle w:val="ac"/>
            <w:rFonts w:hint="eastAsia"/>
          </w:rPr>
          <w:t>CBIvariantRequest</w:t>
        </w:r>
      </w:hyperlink>
      <w:r>
        <w:rPr>
          <w:rFonts w:hint="eastAsia"/>
        </w:rPr>
        <w:t>后，需将其通过双口</w:t>
      </w:r>
      <w:r>
        <w:rPr>
          <w:rFonts w:hint="eastAsia"/>
        </w:rPr>
        <w:t>RAM</w:t>
      </w:r>
      <w:r>
        <w:rPr>
          <w:rFonts w:hint="eastAsia"/>
        </w:rPr>
        <w:t>发送给对方；并接收来自对方的</w:t>
      </w:r>
      <w:hyperlink w:history="1" w:anchor="TOC_CBIvariantRequest">
        <w:r w:rsidR="00A41E55">
          <w:rPr>
            <w:rStyle w:val="ac"/>
          </w:rPr>
          <w:t>TOC_CBIvariantRequest</w:t>
        </w:r>
      </w:hyperlink>
      <w:r>
        <w:rPr>
          <w:rFonts w:hint="eastAsia"/>
        </w:rPr>
        <w:t>组合生成</w:t>
      </w:r>
      <w:r>
        <w:rPr>
          <w:rStyle w:val="aff2"/>
          <w:rFonts w:hint="eastAsia"/>
        </w:rPr>
        <w:t>IdenticalCBI</w:t>
      </w:r>
      <w:r w:rsidRPr="001A3E45">
        <w:rPr>
          <w:rStyle w:val="aff2"/>
          <w:rFonts w:hint="eastAsia"/>
        </w:rPr>
        <w:t>variantRe</w:t>
      </w:r>
      <w:r>
        <w:rPr>
          <w:rStyle w:val="aff2"/>
          <w:rFonts w:hint="eastAsia"/>
        </w:rPr>
        <w:t>quest</w:t>
      </w:r>
      <w:r>
        <w:rPr>
          <w:rFonts w:hint="eastAsia"/>
        </w:rPr>
        <w:t>，再发送给</w:t>
      </w:r>
      <w:r>
        <w:rPr>
          <w:rFonts w:hint="eastAsia"/>
        </w:rPr>
        <w:t>CCNV</w:t>
      </w:r>
      <w:r>
        <w:rPr>
          <w:rFonts w:hint="eastAsia"/>
        </w:rPr>
        <w:t>，由其转发给联锁。</w:t>
      </w:r>
      <w:r>
        <w:rPr>
          <w:rStyle w:val="aff2"/>
          <w:rFonts w:hint="eastAsia"/>
        </w:rPr>
        <w:t>IdenticalCBI</w:t>
      </w:r>
      <w:r w:rsidRPr="001A3E45">
        <w:rPr>
          <w:rStyle w:val="aff2"/>
          <w:rFonts w:hint="eastAsia"/>
        </w:rPr>
        <w:t>variantRe</w:t>
      </w:r>
      <w:r>
        <w:rPr>
          <w:rStyle w:val="aff2"/>
          <w:rFonts w:hint="eastAsia"/>
        </w:rPr>
        <w:t>quest</w:t>
      </w:r>
      <w:r>
        <w:rPr>
          <w:rFonts w:hint="eastAsia"/>
        </w:rPr>
        <w:t>的生成规则如下：</w:t>
      </w:r>
    </w:p>
    <w:p w:rsidR="005C6292" w:rsidP="00FA0FBB" w:rsidRDefault="005C6292">
      <w:pPr>
        <w:pStyle w:val="AltX"/>
      </w:pPr>
      <w:r>
        <w:rPr>
          <w:rFonts w:hint="eastAsia"/>
        </w:rPr>
        <w:t>除安全校核字外，均采用本</w:t>
      </w:r>
      <w:r>
        <w:rPr>
          <w:rFonts w:hint="eastAsia"/>
        </w:rPr>
        <w:t>CPU</w:t>
      </w:r>
      <w:r>
        <w:rPr>
          <w:rFonts w:hint="eastAsia"/>
        </w:rPr>
        <w:t>的计算结果；</w:t>
      </w:r>
    </w:p>
    <w:p w:rsidR="005C6292" w:rsidP="00FA0FBB" w:rsidRDefault="005C6292">
      <w:pPr>
        <w:pStyle w:val="AltX"/>
      </w:pPr>
      <w:r>
        <w:rPr>
          <w:rFonts w:hint="eastAsia"/>
        </w:rPr>
        <w:t>对于</w:t>
      </w:r>
      <w:r w:rsidR="0012674A">
        <w:rPr>
          <w:rStyle w:val="aff2"/>
          <w:rFonts w:hint="eastAsia"/>
        </w:rPr>
        <w:t>V</w:t>
      </w:r>
      <w:r w:rsidRPr="00A860E9">
        <w:rPr>
          <w:rStyle w:val="aff2"/>
          <w:rFonts w:hint="eastAsia"/>
        </w:rPr>
        <w:t>ital</w:t>
      </w:r>
      <w:r w:rsidR="00354F88">
        <w:rPr>
          <w:rStyle w:val="aff2"/>
          <w:rFonts w:hint="eastAsia"/>
        </w:rPr>
        <w:t>C</w:t>
      </w:r>
      <w:r w:rsidRPr="00A860E9">
        <w:rPr>
          <w:rStyle w:val="aff2"/>
          <w:rFonts w:hint="eastAsia"/>
        </w:rPr>
        <w:t>hecksum_1</w:t>
      </w:r>
      <w:r>
        <w:rPr>
          <w:rFonts w:hint="eastAsia"/>
        </w:rPr>
        <w:t>，采用</w:t>
      </w:r>
      <w:r>
        <w:rPr>
          <w:rFonts w:hint="eastAsia"/>
        </w:rPr>
        <w:t>CPU1</w:t>
      </w:r>
      <w:r>
        <w:rPr>
          <w:rFonts w:hint="eastAsia"/>
        </w:rPr>
        <w:t>的数据进行计算；</w:t>
      </w:r>
    </w:p>
    <w:p w:rsidR="005C6292" w:rsidP="00FA0FBB" w:rsidRDefault="005C6292">
      <w:pPr>
        <w:pStyle w:val="AltX"/>
      </w:pPr>
      <w:r>
        <w:rPr>
          <w:rFonts w:hint="eastAsia"/>
        </w:rPr>
        <w:t>对于</w:t>
      </w:r>
      <w:r w:rsidR="0012674A">
        <w:rPr>
          <w:rStyle w:val="aff2"/>
          <w:rFonts w:hint="eastAsia"/>
        </w:rPr>
        <w:t>V</w:t>
      </w:r>
      <w:r w:rsidRPr="00A860E9">
        <w:rPr>
          <w:rStyle w:val="aff2"/>
          <w:rFonts w:hint="eastAsia"/>
        </w:rPr>
        <w:t>ital</w:t>
      </w:r>
      <w:r w:rsidR="00354F88">
        <w:rPr>
          <w:rStyle w:val="aff2"/>
          <w:rFonts w:hint="eastAsia"/>
        </w:rPr>
        <w:t>C</w:t>
      </w:r>
      <w:r w:rsidRPr="00A860E9">
        <w:rPr>
          <w:rStyle w:val="aff2"/>
          <w:rFonts w:hint="eastAsia"/>
        </w:rPr>
        <w:t>hecksum_2</w:t>
      </w:r>
      <w:r>
        <w:rPr>
          <w:rFonts w:hint="eastAsia"/>
        </w:rPr>
        <w:t>，采用</w:t>
      </w:r>
      <w:r>
        <w:rPr>
          <w:rFonts w:hint="eastAsia"/>
        </w:rPr>
        <w:t>CPU2</w:t>
      </w:r>
      <w:r>
        <w:rPr>
          <w:rFonts w:hint="eastAsia"/>
        </w:rPr>
        <w:t>的数据进行计算。</w:t>
      </w:r>
    </w:p>
    <w:p w:rsidR="005C6292" w:rsidP="00C93484" w:rsidRDefault="005C6292">
      <w:pPr>
        <w:pStyle w:val="Reqtify"/>
      </w:pPr>
    </w:p>
    <w:p w:rsidR="005C6292" w:rsidP="00C93484" w:rsidRDefault="00532AED">
      <w:pPr>
        <w:pStyle w:val="Reqtify"/>
      </w:pPr>
      <w:hyperlink w:history="1" w:anchor="IdenticalCBIvariantRequest">
        <w:r w:rsidR="00A41E55">
          <w:rPr>
            <w:rStyle w:val="ac"/>
            <w:noProof/>
          </w:rPr>
          <w:t>IdenticalCBIvariantRequest</w:t>
        </w:r>
      </w:hyperlink>
      <w:r w:rsidR="005C6292">
        <w:rPr>
          <w:rFonts w:hint="eastAsia"/>
        </w:rPr>
        <w:t>, the CBI variants request after merging two CPU</w:t>
      </w:r>
      <w:r w:rsidR="005C6292">
        <w:t>’</w:t>
      </w:r>
      <w:r w:rsidR="005C6292">
        <w:rPr>
          <w:rFonts w:hint="eastAsia"/>
        </w:rPr>
        <w:t xml:space="preserve">s results. When the two CPUs complete </w:t>
      </w:r>
      <w:hyperlink w:history="1" w:anchor="CBIvariantRequest">
        <w:r w:rsidR="00A41E55">
          <w:rPr>
            <w:rStyle w:val="ac"/>
          </w:rPr>
          <w:t>CBIvariantRequest</w:t>
        </w:r>
      </w:hyperlink>
      <w:r w:rsidR="005C6292">
        <w:rPr>
          <w:rFonts w:hint="eastAsia"/>
        </w:rPr>
        <w:t xml:space="preserve">calculation, need to send each other through the dual-port RAM; and receive the </w:t>
      </w:r>
      <w:hyperlink w:history="1" w:anchor="TOC_CCvariantReport">
        <w:r w:rsidR="00A41E55">
          <w:rPr>
            <w:rStyle w:val="ac"/>
          </w:rPr>
          <w:t>TOC_CCvariantReport</w:t>
        </w:r>
      </w:hyperlink>
      <w:r w:rsidRPr="00B33C80" w:rsidR="005C6292">
        <w:rPr>
          <w:rFonts w:hint="eastAsia"/>
        </w:rPr>
        <w:t xml:space="preserve"> </w:t>
      </w:r>
      <w:r w:rsidR="005C6292">
        <w:rPr>
          <w:rFonts w:hint="eastAsia"/>
        </w:rPr>
        <w:t xml:space="preserve">from the other. ATP shall combine the two reports as an </w:t>
      </w:r>
      <w:hyperlink w:history="1" w:anchor="IdenticalCBIvariantRequest">
        <w:r w:rsidR="00A41E55">
          <w:rPr>
            <w:rStyle w:val="ac"/>
            <w:noProof/>
          </w:rPr>
          <w:t>IdenticalCBIvariantRequest</w:t>
        </w:r>
      </w:hyperlink>
      <w:r w:rsidR="005C6292">
        <w:rPr>
          <w:rFonts w:hint="eastAsia"/>
        </w:rPr>
        <w:t>, according to the following rules:</w:t>
      </w:r>
    </w:p>
    <w:p w:rsidR="005C6292" w:rsidP="00FA0FBB" w:rsidRDefault="005C6292">
      <w:pPr>
        <w:pStyle w:val="AltX"/>
      </w:pPr>
      <w:r>
        <w:rPr>
          <w:rFonts w:hint="eastAsia"/>
        </w:rPr>
        <w:t>The variables without vital checksums, shall use the values calculated by itself.</w:t>
      </w:r>
    </w:p>
    <w:p w:rsidR="005C6292" w:rsidP="00FA0FBB" w:rsidRDefault="005C6292">
      <w:pPr>
        <w:pStyle w:val="AltX"/>
      </w:pPr>
      <w:r>
        <w:rPr>
          <w:rFonts w:hint="eastAsia"/>
        </w:rPr>
        <w:t xml:space="preserve">For the </w:t>
      </w:r>
      <w:r w:rsidR="0012674A">
        <w:rPr>
          <w:rStyle w:val="aff2"/>
          <w:rFonts w:hint="eastAsia"/>
        </w:rPr>
        <w:t>V</w:t>
      </w:r>
      <w:r w:rsidRPr="00A860E9">
        <w:rPr>
          <w:rStyle w:val="aff2"/>
          <w:rFonts w:hint="eastAsia"/>
        </w:rPr>
        <w:t>ital</w:t>
      </w:r>
      <w:r w:rsidR="00354F88">
        <w:rPr>
          <w:rStyle w:val="aff2"/>
          <w:rFonts w:hint="eastAsia"/>
        </w:rPr>
        <w:t>C</w:t>
      </w:r>
      <w:r w:rsidRPr="00A860E9">
        <w:rPr>
          <w:rStyle w:val="aff2"/>
          <w:rFonts w:hint="eastAsia"/>
        </w:rPr>
        <w:t>hecksum_1</w:t>
      </w:r>
      <w:r>
        <w:rPr>
          <w:rFonts w:hint="eastAsia"/>
        </w:rPr>
        <w:t>, ATP shall calculate using the values from CPU1.</w:t>
      </w:r>
    </w:p>
    <w:p w:rsidRPr="009B2660" w:rsidR="005C6292" w:rsidP="00FA0FBB" w:rsidRDefault="005C6292">
      <w:pPr>
        <w:pStyle w:val="AltX"/>
      </w:pPr>
      <w:r>
        <w:rPr>
          <w:rFonts w:hint="eastAsia"/>
        </w:rPr>
        <w:t xml:space="preserve">For the </w:t>
      </w:r>
      <w:r w:rsidR="0012674A">
        <w:rPr>
          <w:rStyle w:val="aff2"/>
          <w:rFonts w:hint="eastAsia"/>
        </w:rPr>
        <w:t>V</w:t>
      </w:r>
      <w:r w:rsidRPr="00A860E9">
        <w:rPr>
          <w:rStyle w:val="aff2"/>
          <w:rFonts w:hint="eastAsia"/>
        </w:rPr>
        <w:t>ital</w:t>
      </w:r>
      <w:r w:rsidR="00354F88">
        <w:rPr>
          <w:rStyle w:val="aff2"/>
          <w:rFonts w:hint="eastAsia"/>
        </w:rPr>
        <w:t>C</w:t>
      </w:r>
      <w:r w:rsidRPr="00A860E9">
        <w:rPr>
          <w:rStyle w:val="aff2"/>
          <w:rFonts w:hint="eastAsia"/>
        </w:rPr>
        <w:t>hecksum_2</w:t>
      </w:r>
      <w:r>
        <w:rPr>
          <w:rFonts w:hint="eastAsia"/>
        </w:rPr>
        <w:t>, ATP shall calculate using the values from CPU2.</w:t>
      </w:r>
    </w:p>
    <w:p w:rsidRPr="008A1414" w:rsidR="005C6292" w:rsidP="000C0D62" w:rsidRDefault="005C6292">
      <w:pPr>
        <w:pStyle w:val="ReqtifyAltQ"/>
      </w:pPr>
      <w:r w:rsidRPr="008A1414">
        <w:t>#Category=Functional</w:t>
      </w:r>
    </w:p>
    <w:p w:rsidRPr="008A1414" w:rsidR="005C6292" w:rsidP="000C0D62" w:rsidRDefault="005C6292">
      <w:pPr>
        <w:pStyle w:val="ReqtifyAltQ"/>
      </w:pPr>
      <w:r w:rsidRPr="008A1414">
        <w:t>#Contribution</w:t>
      </w:r>
      <w:r>
        <w:t>=SIL4</w:t>
      </w:r>
    </w:p>
    <w:p w:rsidR="009328EA" w:rsidP="000C0D62" w:rsidRDefault="005C6292">
      <w:pPr>
        <w:pStyle w:val="ReqtifyAltQ"/>
        <w:rPr>
          <w:ins w:author="常鸣" w:date="2014-07-03T14:27:00Z" w:id="17150"/>
        </w:rPr>
      </w:pPr>
      <w:del w:author="常鸣" w:date="2014-07-03T14:27:00Z" w:id="17151">
        <w:r w:rsidRPr="008A1414" w:rsidDel="009328EA">
          <w:delText>#S</w:delText>
        </w:r>
      </w:del>
      <w:ins w:author="常鸣" w:date="2014-07-03T14:27:00Z" w:id="17152">
        <w:r w:rsidR="009328EA">
          <w:t>#Allocation=ATP Software</w:t>
        </w:r>
      </w:ins>
    </w:p>
    <w:p w:rsidRPr="008A1414" w:rsidR="005C6292" w:rsidP="000C0D62" w:rsidRDefault="009328EA">
      <w:pPr>
        <w:pStyle w:val="ReqtifyAltQ"/>
      </w:pPr>
      <w:ins w:author="常鸣" w:date="2014-07-03T14:27:00Z" w:id="17153">
        <w:r>
          <w:t>#S</w:t>
        </w:r>
      </w:ins>
      <w:r w:rsidRPr="008A1414" w:rsidR="005C6292">
        <w:t>ource=</w:t>
      </w:r>
      <w:r w:rsidR="00877192">
        <w:rPr>
          <w:rFonts w:hint="eastAsia"/>
        </w:rPr>
        <w:t>[</w:t>
      </w:r>
      <w:r w:rsidR="00877192">
        <w:t>iTC_CC_ATP_SwHA</w:t>
      </w:r>
      <w:r w:rsidRPr="00CA7F59" w:rsidR="00877192">
        <w:t>-0005</w:t>
      </w:r>
      <w:r w:rsidR="00877192">
        <w:rPr>
          <w:rFonts w:hint="eastAsia"/>
        </w:rPr>
        <w:t>]</w:t>
      </w:r>
    </w:p>
    <w:p w:rsidRPr="008A1414" w:rsidR="005C6292" w:rsidP="000C0D62" w:rsidRDefault="005C6292">
      <w:pPr>
        <w:pStyle w:val="ReqtifyAltQ"/>
      </w:pPr>
      <w:r w:rsidRPr="008A1414">
        <w:t>[End]</w:t>
      </w:r>
    </w:p>
    <w:p w:rsidR="000F5E92" w:rsidP="00C93484" w:rsidRDefault="000F5E92">
      <w:pPr>
        <w:pStyle w:val="Reqtify"/>
      </w:pPr>
    </w:p>
    <w:p w:rsidRPr="005C6292" w:rsidR="005C6292" w:rsidP="00C93484" w:rsidRDefault="005C6292">
      <w:pPr>
        <w:pStyle w:val="Reqtify"/>
      </w:pPr>
    </w:p>
    <w:p w:rsidR="000F5E92" w:rsidP="000F5E92" w:rsidRDefault="000F5E92">
      <w:pPr>
        <w:pStyle w:val="ReqtifyAltR"/>
      </w:pPr>
      <w:r w:rsidRPr="00972331">
        <w:t>[</w:t>
      </w:r>
      <w:r>
        <w:t>iTC_CC_ATP-SwRS-</w:t>
      </w:r>
      <w:r w:rsidR="00B33C80">
        <w:rPr>
          <w:rFonts w:hint="eastAsia"/>
        </w:rPr>
        <w:t>074</w:t>
      </w:r>
      <w:r w:rsidR="005C6292">
        <w:rPr>
          <w:rFonts w:hint="eastAsia"/>
        </w:rPr>
        <w:t>7</w:t>
      </w:r>
      <w:r w:rsidRPr="00972331">
        <w:t>]</w:t>
      </w:r>
    </w:p>
    <w:p w:rsidR="00B33C80" w:rsidP="00C93484" w:rsidRDefault="00C02146">
      <w:pPr>
        <w:pStyle w:val="Reqtify"/>
      </w:pPr>
      <w:bookmarkStart w:name="IdenticalCCvariantReport" w:id="17154"/>
      <w:r w:rsidRPr="0029173D">
        <w:rPr>
          <w:rStyle w:val="aff2"/>
          <w:bCs w:val="0"/>
          <w:iCs w:val="0"/>
        </w:rPr>
        <w:t>IdenticalCCvariantReport</w:t>
      </w:r>
      <w:bookmarkEnd w:id="17154"/>
      <w:r w:rsidRPr="000F5E92" w:rsidR="000F5E92">
        <w:rPr>
          <w:rFonts w:hint="eastAsia"/>
        </w:rPr>
        <w:t>，</w:t>
      </w:r>
      <w:r w:rsidR="00B33C80">
        <w:rPr>
          <w:rFonts w:hint="eastAsia"/>
        </w:rPr>
        <w:t>ATP</w:t>
      </w:r>
      <w:r w:rsidR="00B33C80">
        <w:rPr>
          <w:rFonts w:hint="eastAsia"/>
        </w:rPr>
        <w:t>两</w:t>
      </w:r>
      <w:r w:rsidR="00B33C80">
        <w:rPr>
          <w:rFonts w:hint="eastAsia"/>
        </w:rPr>
        <w:t>CPU</w:t>
      </w:r>
      <w:r w:rsidR="00B33C80">
        <w:rPr>
          <w:rFonts w:hint="eastAsia"/>
        </w:rPr>
        <w:t>同步后的发送给联锁的</w:t>
      </w:r>
      <w:r w:rsidR="00B33C80">
        <w:rPr>
          <w:rFonts w:hint="eastAsia"/>
        </w:rPr>
        <w:t>Overlap</w:t>
      </w:r>
      <w:r w:rsidR="00B33C80">
        <w:rPr>
          <w:rFonts w:hint="eastAsia"/>
        </w:rPr>
        <w:t>解锁信息。</w:t>
      </w:r>
    </w:p>
    <w:p w:rsidR="00B33C80" w:rsidP="00C93484" w:rsidRDefault="00B33C80">
      <w:pPr>
        <w:pStyle w:val="Reqtify"/>
      </w:pPr>
      <w:r>
        <w:rPr>
          <w:rFonts w:hint="eastAsia"/>
        </w:rPr>
        <w:t>当两</w:t>
      </w:r>
      <w:r>
        <w:rPr>
          <w:rFonts w:hint="eastAsia"/>
        </w:rPr>
        <w:t>CPU</w:t>
      </w:r>
      <w:r>
        <w:rPr>
          <w:rFonts w:hint="eastAsia"/>
        </w:rPr>
        <w:t>各自计算完成</w:t>
      </w:r>
      <w:hyperlink w:history="1" w:anchor="CCvariantReport">
        <w:r w:rsidRPr="0012674A">
          <w:rPr>
            <w:rStyle w:val="ac"/>
            <w:rFonts w:hint="eastAsia"/>
          </w:rPr>
          <w:t>CCvariantReport</w:t>
        </w:r>
      </w:hyperlink>
      <w:r>
        <w:rPr>
          <w:rFonts w:hint="eastAsia"/>
        </w:rPr>
        <w:t>后，需将其通过双口</w:t>
      </w:r>
      <w:r>
        <w:rPr>
          <w:rFonts w:hint="eastAsia"/>
        </w:rPr>
        <w:t>RAM</w:t>
      </w:r>
      <w:r>
        <w:rPr>
          <w:rFonts w:hint="eastAsia"/>
        </w:rPr>
        <w:t>发送给对方；并接收来自对方的</w:t>
      </w:r>
      <w:hyperlink w:history="1" w:anchor="TOC_CCvariantReport">
        <w:r w:rsidR="00A41E55">
          <w:rPr>
            <w:rStyle w:val="ac"/>
          </w:rPr>
          <w:t>TOC_CCvariantReport</w:t>
        </w:r>
      </w:hyperlink>
      <w:r>
        <w:rPr>
          <w:rFonts w:hint="eastAsia"/>
        </w:rPr>
        <w:t>组合生成</w:t>
      </w:r>
      <w:r>
        <w:rPr>
          <w:rStyle w:val="aff2"/>
          <w:rFonts w:hint="eastAsia"/>
        </w:rPr>
        <w:t>Identical</w:t>
      </w:r>
      <w:r w:rsidRPr="001A3E45">
        <w:rPr>
          <w:rStyle w:val="aff2"/>
          <w:rFonts w:hint="eastAsia"/>
        </w:rPr>
        <w:t>CCvariantRe</w:t>
      </w:r>
      <w:r>
        <w:rPr>
          <w:rStyle w:val="aff2"/>
          <w:rFonts w:hint="eastAsia"/>
        </w:rPr>
        <w:t>port</w:t>
      </w:r>
      <w:r>
        <w:rPr>
          <w:rFonts w:hint="eastAsia"/>
        </w:rPr>
        <w:t>，再发送给</w:t>
      </w:r>
      <w:r>
        <w:rPr>
          <w:rFonts w:hint="eastAsia"/>
        </w:rPr>
        <w:t>CCNV</w:t>
      </w:r>
      <w:r>
        <w:rPr>
          <w:rFonts w:hint="eastAsia"/>
        </w:rPr>
        <w:t>，由其转发给联锁。</w:t>
      </w:r>
      <w:r>
        <w:rPr>
          <w:rStyle w:val="aff2"/>
          <w:rFonts w:hint="eastAsia"/>
        </w:rPr>
        <w:t>Identical</w:t>
      </w:r>
      <w:r w:rsidRPr="001A3E45">
        <w:rPr>
          <w:rStyle w:val="aff2"/>
          <w:rFonts w:hint="eastAsia"/>
        </w:rPr>
        <w:t>CCvariantRe</w:t>
      </w:r>
      <w:r>
        <w:rPr>
          <w:rStyle w:val="aff2"/>
          <w:rFonts w:hint="eastAsia"/>
        </w:rPr>
        <w:t>port</w:t>
      </w:r>
      <w:r>
        <w:rPr>
          <w:rFonts w:hint="eastAsia"/>
        </w:rPr>
        <w:t>的生成规则如下：</w:t>
      </w:r>
    </w:p>
    <w:p w:rsidR="00B33C80" w:rsidP="00FA0FBB" w:rsidRDefault="00B33C80">
      <w:pPr>
        <w:pStyle w:val="AltX"/>
      </w:pPr>
      <w:r>
        <w:rPr>
          <w:rFonts w:hint="eastAsia"/>
        </w:rPr>
        <w:t>除安全校核字外，均采用本</w:t>
      </w:r>
      <w:r>
        <w:rPr>
          <w:rFonts w:hint="eastAsia"/>
        </w:rPr>
        <w:t>CPU</w:t>
      </w:r>
      <w:r>
        <w:rPr>
          <w:rFonts w:hint="eastAsia"/>
        </w:rPr>
        <w:t>的计算结果；</w:t>
      </w:r>
    </w:p>
    <w:p w:rsidR="00B33C80" w:rsidP="00FA0FBB" w:rsidRDefault="00B33C80">
      <w:pPr>
        <w:pStyle w:val="AltX"/>
      </w:pPr>
      <w:r>
        <w:rPr>
          <w:rFonts w:hint="eastAsia"/>
        </w:rPr>
        <w:t>对于</w:t>
      </w:r>
      <w:r w:rsidR="0012674A">
        <w:rPr>
          <w:rStyle w:val="aff2"/>
          <w:rFonts w:hint="eastAsia"/>
        </w:rPr>
        <w:t>V</w:t>
      </w:r>
      <w:r w:rsidRPr="00A860E9">
        <w:rPr>
          <w:rStyle w:val="aff2"/>
          <w:rFonts w:hint="eastAsia"/>
        </w:rPr>
        <w:t>ital</w:t>
      </w:r>
      <w:r w:rsidR="00354F88">
        <w:rPr>
          <w:rStyle w:val="aff2"/>
          <w:rFonts w:hint="eastAsia"/>
        </w:rPr>
        <w:t>C</w:t>
      </w:r>
      <w:r w:rsidRPr="00A860E9">
        <w:rPr>
          <w:rStyle w:val="aff2"/>
          <w:rFonts w:hint="eastAsia"/>
        </w:rPr>
        <w:t>hecksum_1</w:t>
      </w:r>
      <w:r>
        <w:rPr>
          <w:rFonts w:hint="eastAsia"/>
        </w:rPr>
        <w:t>，采用</w:t>
      </w:r>
      <w:r>
        <w:rPr>
          <w:rFonts w:hint="eastAsia"/>
        </w:rPr>
        <w:t>CPU1</w:t>
      </w:r>
      <w:r>
        <w:rPr>
          <w:rFonts w:hint="eastAsia"/>
        </w:rPr>
        <w:t>的数据进行计算；</w:t>
      </w:r>
    </w:p>
    <w:p w:rsidR="00B33C80" w:rsidP="00FA0FBB" w:rsidRDefault="00B33C80">
      <w:pPr>
        <w:pStyle w:val="AltX"/>
      </w:pPr>
      <w:r>
        <w:rPr>
          <w:rFonts w:hint="eastAsia"/>
        </w:rPr>
        <w:t>对于</w:t>
      </w:r>
      <w:r w:rsidR="0012674A">
        <w:rPr>
          <w:rStyle w:val="aff2"/>
          <w:rFonts w:hint="eastAsia"/>
        </w:rPr>
        <w:t>V</w:t>
      </w:r>
      <w:r w:rsidRPr="00A860E9">
        <w:rPr>
          <w:rStyle w:val="aff2"/>
          <w:rFonts w:hint="eastAsia"/>
        </w:rPr>
        <w:t>ital</w:t>
      </w:r>
      <w:r w:rsidR="00354F88">
        <w:rPr>
          <w:rStyle w:val="aff2"/>
          <w:rFonts w:hint="eastAsia"/>
        </w:rPr>
        <w:t>C</w:t>
      </w:r>
      <w:r w:rsidRPr="00A860E9">
        <w:rPr>
          <w:rStyle w:val="aff2"/>
          <w:rFonts w:hint="eastAsia"/>
        </w:rPr>
        <w:t>hecksum_2</w:t>
      </w:r>
      <w:r>
        <w:rPr>
          <w:rFonts w:hint="eastAsia"/>
        </w:rPr>
        <w:t>，采用</w:t>
      </w:r>
      <w:r>
        <w:rPr>
          <w:rFonts w:hint="eastAsia"/>
        </w:rPr>
        <w:t>CPU2</w:t>
      </w:r>
      <w:r>
        <w:rPr>
          <w:rFonts w:hint="eastAsia"/>
        </w:rPr>
        <w:t>的数据进行计算。</w:t>
      </w:r>
    </w:p>
    <w:p w:rsidR="00B33C80" w:rsidP="00C93484" w:rsidRDefault="00B33C80">
      <w:pPr>
        <w:pStyle w:val="Reqtify"/>
      </w:pPr>
    </w:p>
    <w:p w:rsidR="00B33C80" w:rsidP="00C93484" w:rsidRDefault="00532AED">
      <w:pPr>
        <w:pStyle w:val="Reqtify"/>
      </w:pPr>
      <w:hyperlink w:history="1" w:anchor="IdenticalCCvariantReport">
        <w:r w:rsidR="00C02146">
          <w:rPr>
            <w:rStyle w:val="ac"/>
            <w:noProof/>
          </w:rPr>
          <w:t>IdenticalCCvariantReport</w:t>
        </w:r>
      </w:hyperlink>
      <w:r w:rsidR="00B33C80">
        <w:rPr>
          <w:rFonts w:hint="eastAsia"/>
        </w:rPr>
        <w:t xml:space="preserve">, the CC overlap </w:t>
      </w:r>
      <w:r w:rsidR="002F5731">
        <w:t>releasable</w:t>
      </w:r>
      <w:r w:rsidR="00B33C80">
        <w:rPr>
          <w:rFonts w:hint="eastAsia"/>
        </w:rPr>
        <w:t xml:space="preserve"> report after merging two CPU</w:t>
      </w:r>
      <w:r w:rsidR="00B33C80">
        <w:t>’</w:t>
      </w:r>
      <w:r w:rsidR="00B33C80">
        <w:rPr>
          <w:rFonts w:hint="eastAsia"/>
        </w:rPr>
        <w:t xml:space="preserve">s results. When the two CPUs complete </w:t>
      </w:r>
      <w:hyperlink w:history="1" w:anchor="CCvariantReport">
        <w:r w:rsidR="00A41E55">
          <w:rPr>
            <w:rStyle w:val="ac"/>
          </w:rPr>
          <w:t>CCvariantReport</w:t>
        </w:r>
      </w:hyperlink>
      <w:r w:rsidR="00B33C80">
        <w:rPr>
          <w:rFonts w:hint="eastAsia"/>
        </w:rPr>
        <w:t xml:space="preserve">calculation, need to send each other through the dual-port RAM; and receive the </w:t>
      </w:r>
      <w:hyperlink w:history="1" w:anchor="TOC_CCvariantReport">
        <w:r w:rsidR="00A41E55">
          <w:rPr>
            <w:rStyle w:val="ac"/>
          </w:rPr>
          <w:t>TOC_CCvariantReport</w:t>
        </w:r>
      </w:hyperlink>
      <w:r w:rsidRPr="00B33C80" w:rsidR="00B33C80">
        <w:rPr>
          <w:rFonts w:hint="eastAsia"/>
        </w:rPr>
        <w:t xml:space="preserve"> </w:t>
      </w:r>
      <w:r w:rsidR="00B33C80">
        <w:rPr>
          <w:rFonts w:hint="eastAsia"/>
        </w:rPr>
        <w:t xml:space="preserve">from the other. ATP shall combine the two reports as an </w:t>
      </w:r>
      <w:hyperlink w:history="1" w:anchor="IdenticalCCvariantReport">
        <w:r w:rsidR="00C02146">
          <w:rPr>
            <w:rStyle w:val="ac"/>
            <w:noProof/>
          </w:rPr>
          <w:t>IdenticalCCvariantReport</w:t>
        </w:r>
      </w:hyperlink>
      <w:r w:rsidR="00B33C80">
        <w:rPr>
          <w:rFonts w:hint="eastAsia"/>
        </w:rPr>
        <w:t>, according to the following rules:</w:t>
      </w:r>
    </w:p>
    <w:p w:rsidR="00B33C80" w:rsidP="00FA0FBB" w:rsidRDefault="00B33C80">
      <w:pPr>
        <w:pStyle w:val="AltX"/>
      </w:pPr>
      <w:r>
        <w:rPr>
          <w:rFonts w:hint="eastAsia"/>
        </w:rPr>
        <w:t>The variables without vital checksums, shall use the values calculated by itself.</w:t>
      </w:r>
    </w:p>
    <w:p w:rsidR="00B33C80" w:rsidP="00FA0FBB" w:rsidRDefault="00B33C80">
      <w:pPr>
        <w:pStyle w:val="AltX"/>
      </w:pPr>
      <w:r>
        <w:rPr>
          <w:rFonts w:hint="eastAsia"/>
        </w:rPr>
        <w:t xml:space="preserve">For the </w:t>
      </w:r>
      <w:r w:rsidR="0012674A">
        <w:rPr>
          <w:rStyle w:val="aff2"/>
          <w:rFonts w:hint="eastAsia"/>
        </w:rPr>
        <w:t>V</w:t>
      </w:r>
      <w:r w:rsidRPr="00A860E9">
        <w:rPr>
          <w:rStyle w:val="aff2"/>
          <w:rFonts w:hint="eastAsia"/>
        </w:rPr>
        <w:t>ital</w:t>
      </w:r>
      <w:r w:rsidR="00354F88">
        <w:rPr>
          <w:rStyle w:val="aff2"/>
          <w:rFonts w:hint="eastAsia"/>
        </w:rPr>
        <w:t>C</w:t>
      </w:r>
      <w:r w:rsidRPr="00A860E9">
        <w:rPr>
          <w:rStyle w:val="aff2"/>
          <w:rFonts w:hint="eastAsia"/>
        </w:rPr>
        <w:t>hecksum_1</w:t>
      </w:r>
      <w:r>
        <w:rPr>
          <w:rFonts w:hint="eastAsia"/>
        </w:rPr>
        <w:t>, ATP shall calculate using the values from CPU1.</w:t>
      </w:r>
    </w:p>
    <w:p w:rsidRPr="009B2660" w:rsidR="00B33C80" w:rsidP="00FA0FBB" w:rsidRDefault="00B33C80">
      <w:pPr>
        <w:pStyle w:val="AltX"/>
      </w:pPr>
      <w:r>
        <w:rPr>
          <w:rFonts w:hint="eastAsia"/>
        </w:rPr>
        <w:t xml:space="preserve">For the </w:t>
      </w:r>
      <w:r w:rsidR="0012674A">
        <w:rPr>
          <w:rStyle w:val="aff2"/>
          <w:rFonts w:hint="eastAsia"/>
        </w:rPr>
        <w:t>V</w:t>
      </w:r>
      <w:r w:rsidRPr="00A860E9">
        <w:rPr>
          <w:rStyle w:val="aff2"/>
          <w:rFonts w:hint="eastAsia"/>
        </w:rPr>
        <w:t>ital</w:t>
      </w:r>
      <w:r w:rsidR="00354F88">
        <w:rPr>
          <w:rStyle w:val="aff2"/>
          <w:rFonts w:hint="eastAsia"/>
        </w:rPr>
        <w:t>C</w:t>
      </w:r>
      <w:r w:rsidRPr="00A860E9">
        <w:rPr>
          <w:rStyle w:val="aff2"/>
          <w:rFonts w:hint="eastAsia"/>
        </w:rPr>
        <w:t>hecksum_2</w:t>
      </w:r>
      <w:r>
        <w:rPr>
          <w:rFonts w:hint="eastAsia"/>
        </w:rPr>
        <w:t>, ATP shall calculate using the values from CPU2.</w:t>
      </w:r>
    </w:p>
    <w:p w:rsidRPr="008A1414" w:rsidR="000F5E92" w:rsidP="000C0D62" w:rsidRDefault="000F5E92">
      <w:pPr>
        <w:pStyle w:val="ReqtifyAltQ"/>
      </w:pPr>
      <w:r w:rsidRPr="008A1414">
        <w:t>#Category=Functional</w:t>
      </w:r>
    </w:p>
    <w:p w:rsidRPr="008A1414" w:rsidR="000F5E92" w:rsidP="000C0D62" w:rsidRDefault="000F5E92">
      <w:pPr>
        <w:pStyle w:val="ReqtifyAltQ"/>
      </w:pPr>
      <w:r w:rsidRPr="008A1414">
        <w:t>#Contribution</w:t>
      </w:r>
      <w:r>
        <w:t>=SIL4</w:t>
      </w:r>
    </w:p>
    <w:p w:rsidR="009328EA" w:rsidP="000C0D62" w:rsidRDefault="000F5E92">
      <w:pPr>
        <w:pStyle w:val="ReqtifyAltQ"/>
        <w:rPr>
          <w:ins w:author="常鸣" w:date="2014-07-03T14:27:00Z" w:id="17155"/>
        </w:rPr>
      </w:pPr>
      <w:del w:author="常鸣" w:date="2014-07-03T14:27:00Z" w:id="17156">
        <w:r w:rsidRPr="008A1414" w:rsidDel="009328EA">
          <w:delText>#S</w:delText>
        </w:r>
      </w:del>
      <w:ins w:author="常鸣" w:date="2014-07-03T14:27:00Z" w:id="17157">
        <w:r w:rsidR="009328EA">
          <w:t>#Allocation=ATP Software</w:t>
        </w:r>
      </w:ins>
    </w:p>
    <w:p w:rsidRPr="008A1414" w:rsidR="000F5E92" w:rsidP="000C0D62" w:rsidRDefault="009328EA">
      <w:pPr>
        <w:pStyle w:val="ReqtifyAltQ"/>
      </w:pPr>
      <w:ins w:author="常鸣" w:date="2014-07-03T14:27:00Z" w:id="17158">
        <w:r>
          <w:t>#S</w:t>
        </w:r>
      </w:ins>
      <w:r w:rsidRPr="008A1414" w:rsidR="000F5E92">
        <w:t>ource=</w:t>
      </w:r>
      <w:r w:rsidR="00877192">
        <w:rPr>
          <w:rFonts w:hint="eastAsia"/>
        </w:rPr>
        <w:t>[</w:t>
      </w:r>
      <w:r w:rsidR="00877192">
        <w:t>iTC_CC_ATP_SwHA</w:t>
      </w:r>
      <w:r w:rsidRPr="00CA7F59" w:rsidR="00877192">
        <w:t>-0005</w:t>
      </w:r>
      <w:r w:rsidR="00877192">
        <w:rPr>
          <w:rFonts w:hint="eastAsia"/>
        </w:rPr>
        <w:t>]</w:t>
      </w:r>
    </w:p>
    <w:p w:rsidRPr="008A1414" w:rsidR="007C31AA" w:rsidP="000C0D62" w:rsidRDefault="000F5E92">
      <w:pPr>
        <w:pStyle w:val="ReqtifyAltQ"/>
      </w:pPr>
      <w:r w:rsidRPr="008A1414">
        <w:t>[End]</w:t>
      </w:r>
    </w:p>
    <w:p w:rsidR="000F5E92" w:rsidP="00C93484" w:rsidRDefault="000F5E92">
      <w:pPr>
        <w:pStyle w:val="Reqtify"/>
      </w:pPr>
    </w:p>
    <w:p w:rsidR="000F5E92" w:rsidP="00C93484" w:rsidRDefault="000F5E92">
      <w:pPr>
        <w:pStyle w:val="Reqtify"/>
      </w:pPr>
    </w:p>
    <w:p w:rsidR="00161B8C" w:rsidP="00934391" w:rsidRDefault="00DC168B">
      <w:pPr>
        <w:pStyle w:val="3"/>
      </w:pPr>
      <w:r>
        <w:rPr>
          <w:rFonts w:hint="eastAsia"/>
        </w:rPr>
        <w:lastRenderedPageBreak/>
        <w:t>Outputs</w:t>
      </w: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833"/>
        <w:gridCol w:w="1119"/>
        <w:gridCol w:w="1137"/>
        <w:gridCol w:w="4197"/>
      </w:tblGrid>
      <w:tr w:rsidRPr="00785CC7" w:rsidR="00A05592" w:rsidTr="00C66F8D">
        <w:tc>
          <w:tcPr>
            <w:tcW w:w="1860" w:type="pct"/>
            <w:tcBorders>
              <w:top w:val="single" w:color="000000" w:sz="12" w:space="0"/>
              <w:bottom w:val="single" w:color="000000" w:sz="4" w:space="0"/>
            </w:tcBorders>
            <w:shd w:val="clear" w:color="auto" w:fill="E0E0E0"/>
          </w:tcPr>
          <w:p w:rsidR="00A05592" w:rsidP="00FA0FBB" w:rsidRDefault="00A05592">
            <w:pPr>
              <w:pStyle w:val="af6"/>
            </w:pPr>
            <w:r>
              <w:t>Name</w:t>
            </w:r>
          </w:p>
        </w:tc>
        <w:tc>
          <w:tcPr>
            <w:tcW w:w="937" w:type="pct"/>
            <w:tcBorders>
              <w:top w:val="single" w:color="000000" w:sz="12" w:space="0"/>
              <w:bottom w:val="single" w:color="000000" w:sz="4" w:space="0"/>
            </w:tcBorders>
            <w:shd w:val="clear" w:color="auto" w:fill="E0E0E0"/>
          </w:tcPr>
          <w:p w:rsidR="00A05592" w:rsidP="00FA0FBB" w:rsidRDefault="00A05592">
            <w:pPr>
              <w:pStyle w:val="af6"/>
            </w:pPr>
            <w:r>
              <w:rPr>
                <w:rFonts w:hint="eastAsia"/>
              </w:rPr>
              <w:t>Safety Critical</w:t>
            </w:r>
          </w:p>
        </w:tc>
        <w:tc>
          <w:tcPr>
            <w:tcW w:w="793" w:type="pct"/>
            <w:tcBorders>
              <w:top w:val="single" w:color="000000" w:sz="12" w:space="0"/>
              <w:bottom w:val="single" w:color="000000" w:sz="4" w:space="0"/>
            </w:tcBorders>
            <w:shd w:val="clear" w:color="auto" w:fill="E0E0E0"/>
          </w:tcPr>
          <w:p w:rsidR="00A05592" w:rsidP="00FA0FBB" w:rsidRDefault="00A05592">
            <w:pPr>
              <w:pStyle w:val="af6"/>
            </w:pPr>
            <w:r>
              <w:t>Observable</w:t>
            </w:r>
          </w:p>
        </w:tc>
        <w:tc>
          <w:tcPr>
            <w:tcW w:w="1411" w:type="pct"/>
            <w:tcBorders>
              <w:top w:val="single" w:color="000000" w:sz="12" w:space="0"/>
              <w:bottom w:val="single" w:color="000000" w:sz="4" w:space="0"/>
            </w:tcBorders>
            <w:shd w:val="clear" w:color="auto" w:fill="E0E0E0"/>
          </w:tcPr>
          <w:p w:rsidR="00A05592" w:rsidP="00FA0FBB" w:rsidRDefault="00A05592">
            <w:pPr>
              <w:pStyle w:val="af6"/>
            </w:pPr>
            <w:r>
              <w:t>Logical Type</w:t>
            </w:r>
          </w:p>
        </w:tc>
      </w:tr>
      <w:tr w:rsidR="00C66F8D" w:rsidTr="00C66F8D">
        <w:tc>
          <w:tcPr>
            <w:tcW w:w="1860" w:type="pct"/>
            <w:tcBorders>
              <w:top w:val="single" w:color="000000" w:sz="4" w:space="0"/>
            </w:tcBorders>
            <w:shd w:val="clear" w:color="auto" w:fill="auto"/>
          </w:tcPr>
          <w:p w:rsidR="00C66F8D" w:rsidP="00591D6B" w:rsidRDefault="00532AED">
            <w:pPr>
              <w:pStyle w:val="AltB0"/>
            </w:pPr>
            <w:hyperlink w:history="1" w:anchor="IdenticalCBIvariantRequest">
              <w:r w:rsidR="00C66F8D">
                <w:rPr>
                  <w:rStyle w:val="ac"/>
                </w:rPr>
                <w:t>IdenticalCBIvariantRequest</w:t>
              </w:r>
            </w:hyperlink>
          </w:p>
        </w:tc>
        <w:tc>
          <w:tcPr>
            <w:tcW w:w="937" w:type="pct"/>
            <w:tcBorders>
              <w:top w:val="single" w:color="000000" w:sz="4" w:space="0"/>
            </w:tcBorders>
          </w:tcPr>
          <w:p w:rsidR="00C66F8D" w:rsidP="00591D6B" w:rsidRDefault="00C66F8D">
            <w:pPr>
              <w:pStyle w:val="AltB0"/>
            </w:pPr>
            <w:r>
              <w:rPr>
                <w:rFonts w:hint="eastAsia"/>
              </w:rPr>
              <w:t>√</w:t>
            </w:r>
          </w:p>
        </w:tc>
        <w:tc>
          <w:tcPr>
            <w:tcW w:w="793" w:type="pct"/>
            <w:tcBorders>
              <w:top w:val="single" w:color="000000" w:sz="4" w:space="0"/>
            </w:tcBorders>
            <w:shd w:val="clear" w:color="auto" w:fill="auto"/>
          </w:tcPr>
          <w:p w:rsidR="00C66F8D" w:rsidP="00591D6B" w:rsidRDefault="008E5153">
            <w:pPr>
              <w:pStyle w:val="AltB0"/>
            </w:pPr>
            <w:r>
              <w:rPr>
                <w:rFonts w:hint="eastAsia"/>
              </w:rPr>
              <w:t>×</w:t>
            </w:r>
          </w:p>
        </w:tc>
        <w:tc>
          <w:tcPr>
            <w:tcW w:w="1411" w:type="pct"/>
            <w:tcBorders>
              <w:top w:val="single" w:color="000000" w:sz="4" w:space="0"/>
            </w:tcBorders>
            <w:shd w:val="clear" w:color="auto" w:fill="auto"/>
          </w:tcPr>
          <w:p w:rsidR="00C66F8D" w:rsidP="00591D6B" w:rsidRDefault="00140164">
            <w:pPr>
              <w:pStyle w:val="AltB0"/>
            </w:pPr>
            <w:r>
              <w:fldChar w:fldCharType="begin"/>
            </w:r>
            <w:r>
              <w:instrText xml:space="preserve"> REF ST_CBI_VARIANT_REQUEST \h </w:instrText>
            </w:r>
            <w:r w:rsidR="008E1EBF">
              <w:instrText xml:space="preserve"> \* MERGEFORMAT </w:instrText>
            </w:r>
            <w:r>
              <w:fldChar w:fldCharType="separate"/>
            </w:r>
            <w:r w:rsidRPr="00140164" w:rsidR="00DE178B">
              <w:rPr>
                <w:rStyle w:val="DATATYPE"/>
                <w:rFonts w:hint="eastAsia"/>
              </w:rPr>
              <w:t>ST_CBI_VARIANT_REQ</w:t>
            </w:r>
            <w:r w:rsidR="00DE178B">
              <w:rPr>
                <w:rStyle w:val="DATATYPE"/>
                <w:rFonts w:hint="eastAsia"/>
              </w:rPr>
              <w:t>UEST</w:t>
            </w:r>
            <w:r>
              <w:fldChar w:fldCharType="end"/>
            </w:r>
          </w:p>
        </w:tc>
      </w:tr>
      <w:tr w:rsidR="00C66F8D" w:rsidTr="00C66F8D">
        <w:tc>
          <w:tcPr>
            <w:tcW w:w="1860" w:type="pct"/>
            <w:tcBorders>
              <w:top w:val="single" w:color="000000" w:sz="4" w:space="0"/>
            </w:tcBorders>
            <w:shd w:val="clear" w:color="auto" w:fill="auto"/>
          </w:tcPr>
          <w:p w:rsidR="00C66F8D" w:rsidP="00591D6B" w:rsidRDefault="00532AED">
            <w:pPr>
              <w:pStyle w:val="AltB0"/>
            </w:pPr>
            <w:hyperlink w:history="1" w:anchor="IdenticalCCsyncReport">
              <w:r w:rsidRPr="003B253D" w:rsidR="00C66F8D">
                <w:rPr>
                  <w:rStyle w:val="ac"/>
                  <w:rFonts w:hint="eastAsia"/>
                </w:rPr>
                <w:t>IdenticalCCsyncReport</w:t>
              </w:r>
            </w:hyperlink>
          </w:p>
        </w:tc>
        <w:tc>
          <w:tcPr>
            <w:tcW w:w="937" w:type="pct"/>
            <w:tcBorders>
              <w:top w:val="single" w:color="000000" w:sz="4" w:space="0"/>
            </w:tcBorders>
          </w:tcPr>
          <w:p w:rsidR="00C66F8D" w:rsidP="00591D6B" w:rsidRDefault="00C66F8D">
            <w:pPr>
              <w:pStyle w:val="AltB0"/>
            </w:pPr>
            <w:r>
              <w:rPr>
                <w:rFonts w:hint="eastAsia"/>
              </w:rPr>
              <w:t>√</w:t>
            </w:r>
          </w:p>
        </w:tc>
        <w:tc>
          <w:tcPr>
            <w:tcW w:w="793" w:type="pct"/>
            <w:tcBorders>
              <w:top w:val="single" w:color="000000" w:sz="4" w:space="0"/>
            </w:tcBorders>
            <w:shd w:val="clear" w:color="auto" w:fill="auto"/>
          </w:tcPr>
          <w:p w:rsidR="00C66F8D" w:rsidP="00591D6B" w:rsidRDefault="008E5153">
            <w:pPr>
              <w:pStyle w:val="AltB0"/>
            </w:pPr>
            <w:r>
              <w:rPr>
                <w:rFonts w:hint="eastAsia"/>
              </w:rPr>
              <w:t>×</w:t>
            </w:r>
          </w:p>
        </w:tc>
        <w:tc>
          <w:tcPr>
            <w:tcW w:w="1411" w:type="pct"/>
            <w:tcBorders>
              <w:top w:val="single" w:color="000000" w:sz="4" w:space="0"/>
            </w:tcBorders>
            <w:shd w:val="clear" w:color="auto" w:fill="auto"/>
          </w:tcPr>
          <w:p w:rsidR="00C66F8D" w:rsidP="00591D6B" w:rsidRDefault="00C66284">
            <w:pPr>
              <w:pStyle w:val="AltB0"/>
            </w:pPr>
            <w:r w:rsidRPr="00C66284">
              <w:fldChar w:fldCharType="begin"/>
            </w:r>
            <w:r w:rsidRPr="00C66284">
              <w:instrText xml:space="preserve"> </w:instrText>
            </w:r>
            <w:r w:rsidRPr="00C66284">
              <w:rPr>
                <w:rFonts w:hint="eastAsia"/>
              </w:rPr>
              <w:instrText>REF ST_SYNCHRO_REPORT \h</w:instrText>
            </w:r>
            <w:r w:rsidRPr="00C66284">
              <w:instrText xml:space="preserve"> </w:instrText>
            </w:r>
            <w:r w:rsidR="008E1EBF">
              <w:instrText xml:space="preserve"> \* MERGEFORMAT </w:instrText>
            </w:r>
            <w:r w:rsidRPr="00C66284">
              <w:fldChar w:fldCharType="separate"/>
            </w:r>
            <w:r w:rsidRPr="007B38A4" w:rsidR="00DE178B">
              <w:rPr>
                <w:rStyle w:val="DATATYPE"/>
              </w:rPr>
              <w:t>ST_SYNCHRO_REPORT</w:t>
            </w:r>
            <w:r w:rsidRPr="00C66284">
              <w:fldChar w:fldCharType="end"/>
            </w:r>
          </w:p>
        </w:tc>
      </w:tr>
      <w:tr w:rsidR="00C66F8D" w:rsidTr="00C66F8D">
        <w:tc>
          <w:tcPr>
            <w:tcW w:w="1860" w:type="pct"/>
            <w:tcBorders>
              <w:top w:val="single" w:color="000000" w:sz="4" w:space="0"/>
            </w:tcBorders>
            <w:shd w:val="clear" w:color="auto" w:fill="auto"/>
          </w:tcPr>
          <w:p w:rsidR="00C66F8D" w:rsidP="00591D6B" w:rsidRDefault="00532AED">
            <w:pPr>
              <w:pStyle w:val="AltB0"/>
            </w:pPr>
            <w:hyperlink w:history="1" w:anchor="IdenticalCCvariantReport">
              <w:r w:rsidR="00C66F8D">
                <w:rPr>
                  <w:rStyle w:val="ac"/>
                </w:rPr>
                <w:t>IdenticalCCvariantReport</w:t>
              </w:r>
            </w:hyperlink>
          </w:p>
        </w:tc>
        <w:tc>
          <w:tcPr>
            <w:tcW w:w="937" w:type="pct"/>
            <w:tcBorders>
              <w:top w:val="single" w:color="000000" w:sz="4" w:space="0"/>
            </w:tcBorders>
          </w:tcPr>
          <w:p w:rsidR="00C66F8D" w:rsidP="00591D6B" w:rsidRDefault="00C66F8D">
            <w:pPr>
              <w:pStyle w:val="AltB0"/>
            </w:pPr>
            <w:r>
              <w:rPr>
                <w:rFonts w:hint="eastAsia"/>
              </w:rPr>
              <w:t>√</w:t>
            </w:r>
          </w:p>
        </w:tc>
        <w:tc>
          <w:tcPr>
            <w:tcW w:w="793" w:type="pct"/>
            <w:tcBorders>
              <w:top w:val="single" w:color="000000" w:sz="4" w:space="0"/>
            </w:tcBorders>
            <w:shd w:val="clear" w:color="auto" w:fill="auto"/>
          </w:tcPr>
          <w:p w:rsidR="00C66F8D" w:rsidP="00591D6B" w:rsidRDefault="008E5153">
            <w:pPr>
              <w:pStyle w:val="AltB0"/>
            </w:pPr>
            <w:r>
              <w:rPr>
                <w:rFonts w:hint="eastAsia"/>
              </w:rPr>
              <w:t>×</w:t>
            </w:r>
          </w:p>
        </w:tc>
        <w:tc>
          <w:tcPr>
            <w:tcW w:w="1411" w:type="pct"/>
            <w:tcBorders>
              <w:top w:val="single" w:color="000000" w:sz="4" w:space="0"/>
            </w:tcBorders>
            <w:shd w:val="clear" w:color="auto" w:fill="auto"/>
          </w:tcPr>
          <w:p w:rsidR="00C66F8D" w:rsidP="00591D6B" w:rsidRDefault="00140164">
            <w:pPr>
              <w:pStyle w:val="AltB0"/>
            </w:pPr>
            <w:r>
              <w:fldChar w:fldCharType="begin"/>
            </w:r>
            <w:r>
              <w:instrText xml:space="preserve"> REF ST_CC_VARIANT_REPORT \h </w:instrText>
            </w:r>
            <w:r w:rsidR="008E1EBF">
              <w:instrText xml:space="preserve"> \* MERGEFORMAT </w:instrText>
            </w:r>
            <w:r>
              <w:fldChar w:fldCharType="separate"/>
            </w:r>
            <w:r w:rsidRPr="00140164" w:rsidR="00DE178B">
              <w:rPr>
                <w:rStyle w:val="DATATYPE"/>
                <w:rFonts w:hint="eastAsia"/>
              </w:rPr>
              <w:t>ST_CC_VARIANT_REPORT</w:t>
            </w:r>
            <w:r>
              <w:fldChar w:fldCharType="end"/>
            </w:r>
          </w:p>
        </w:tc>
      </w:tr>
      <w:tr w:rsidR="00C66F8D" w:rsidTr="00C66F8D">
        <w:tc>
          <w:tcPr>
            <w:tcW w:w="1860" w:type="pct"/>
            <w:tcBorders>
              <w:top w:val="single" w:color="000000" w:sz="4" w:space="0"/>
            </w:tcBorders>
            <w:shd w:val="clear" w:color="auto" w:fill="auto"/>
          </w:tcPr>
          <w:p w:rsidR="00C66F8D" w:rsidP="00591D6B" w:rsidRDefault="00532AED">
            <w:pPr>
              <w:pStyle w:val="AltB0"/>
            </w:pPr>
            <w:hyperlink w:history="1" w:anchor="IdenticalCIsetting">
              <w:r w:rsidR="00C66F8D">
                <w:rPr>
                  <w:rStyle w:val="ac"/>
                </w:rPr>
                <w:t>IdenticalCIsetting</w:t>
              </w:r>
            </w:hyperlink>
          </w:p>
        </w:tc>
        <w:tc>
          <w:tcPr>
            <w:tcW w:w="937" w:type="pct"/>
            <w:tcBorders>
              <w:top w:val="single" w:color="000000" w:sz="4" w:space="0"/>
            </w:tcBorders>
          </w:tcPr>
          <w:p w:rsidR="00C66F8D" w:rsidP="00591D6B" w:rsidRDefault="00C66F8D">
            <w:pPr>
              <w:pStyle w:val="AltB0"/>
            </w:pPr>
            <w:r>
              <w:rPr>
                <w:rFonts w:hint="eastAsia"/>
              </w:rPr>
              <w:t>√</w:t>
            </w:r>
          </w:p>
        </w:tc>
        <w:tc>
          <w:tcPr>
            <w:tcW w:w="793" w:type="pct"/>
            <w:tcBorders>
              <w:top w:val="single" w:color="000000" w:sz="4" w:space="0"/>
            </w:tcBorders>
            <w:shd w:val="clear" w:color="auto" w:fill="auto"/>
          </w:tcPr>
          <w:p w:rsidR="00C66F8D" w:rsidP="00591D6B" w:rsidRDefault="008E5153">
            <w:pPr>
              <w:pStyle w:val="AltB0"/>
            </w:pPr>
            <w:r>
              <w:rPr>
                <w:rFonts w:hint="eastAsia"/>
              </w:rPr>
              <w:t>×</w:t>
            </w:r>
          </w:p>
        </w:tc>
        <w:tc>
          <w:tcPr>
            <w:tcW w:w="1411" w:type="pct"/>
            <w:tcBorders>
              <w:top w:val="single" w:color="000000" w:sz="4" w:space="0"/>
            </w:tcBorders>
            <w:shd w:val="clear" w:color="auto" w:fill="auto"/>
          </w:tcPr>
          <w:p w:rsidR="00C66F8D" w:rsidP="00591D6B" w:rsidRDefault="00C66284">
            <w:pPr>
              <w:pStyle w:val="AltB0"/>
            </w:pPr>
            <w:r w:rsidRPr="00C66284">
              <w:fldChar w:fldCharType="begin"/>
            </w:r>
            <w:r w:rsidRPr="00C66284">
              <w:instrText xml:space="preserve"> </w:instrText>
            </w:r>
            <w:r w:rsidRPr="00C66284">
              <w:rPr>
                <w:rFonts w:hint="eastAsia"/>
              </w:rPr>
              <w:instrText>REF ST_CI_SETTING \h</w:instrText>
            </w:r>
            <w:r w:rsidRPr="00C66284">
              <w:instrText xml:space="preserve"> </w:instrText>
            </w:r>
            <w:r w:rsidR="008E1EBF">
              <w:instrText xml:space="preserve"> \* MERGEFORMAT </w:instrText>
            </w:r>
            <w:r w:rsidRPr="00C66284">
              <w:fldChar w:fldCharType="separate"/>
            </w:r>
            <w:r w:rsidRPr="00963971" w:rsidR="00DE178B">
              <w:rPr>
                <w:rStyle w:val="DATATYPE"/>
                <w:rFonts w:hint="eastAsia"/>
              </w:rPr>
              <w:t>ST_CI_SETTING</w:t>
            </w:r>
            <w:r w:rsidRPr="00C66284">
              <w:fldChar w:fldCharType="end"/>
            </w:r>
          </w:p>
        </w:tc>
      </w:tr>
      <w:tr w:rsidR="00C66F8D" w:rsidTr="00C66F8D">
        <w:tc>
          <w:tcPr>
            <w:tcW w:w="1860" w:type="pct"/>
            <w:tcBorders>
              <w:top w:val="single" w:color="000000" w:sz="4" w:space="0"/>
            </w:tcBorders>
            <w:shd w:val="clear" w:color="auto" w:fill="auto"/>
          </w:tcPr>
          <w:p w:rsidR="00C66F8D" w:rsidP="00591D6B" w:rsidRDefault="00532AED">
            <w:pPr>
              <w:pStyle w:val="AltB0"/>
            </w:pPr>
            <w:hyperlink w:history="1" w:anchor="IdenticalLocReport">
              <w:r w:rsidR="00C66F8D">
                <w:rPr>
                  <w:rStyle w:val="ac"/>
                </w:rPr>
                <w:t>IdenticalLocReport</w:t>
              </w:r>
            </w:hyperlink>
          </w:p>
        </w:tc>
        <w:tc>
          <w:tcPr>
            <w:tcW w:w="937" w:type="pct"/>
            <w:tcBorders>
              <w:top w:val="single" w:color="000000" w:sz="4" w:space="0"/>
            </w:tcBorders>
          </w:tcPr>
          <w:p w:rsidR="00C66F8D" w:rsidP="00591D6B" w:rsidRDefault="00C66F8D">
            <w:pPr>
              <w:pStyle w:val="AltB0"/>
            </w:pPr>
            <w:r>
              <w:rPr>
                <w:rFonts w:hint="eastAsia"/>
              </w:rPr>
              <w:t>√</w:t>
            </w:r>
          </w:p>
        </w:tc>
        <w:tc>
          <w:tcPr>
            <w:tcW w:w="793" w:type="pct"/>
            <w:tcBorders>
              <w:top w:val="single" w:color="000000" w:sz="4" w:space="0"/>
            </w:tcBorders>
            <w:shd w:val="clear" w:color="auto" w:fill="auto"/>
          </w:tcPr>
          <w:p w:rsidR="00C66F8D" w:rsidP="00591D6B" w:rsidRDefault="008E5153">
            <w:pPr>
              <w:pStyle w:val="AltB0"/>
            </w:pPr>
            <w:r>
              <w:rPr>
                <w:rFonts w:hint="eastAsia"/>
              </w:rPr>
              <w:t>×</w:t>
            </w:r>
          </w:p>
        </w:tc>
        <w:tc>
          <w:tcPr>
            <w:tcW w:w="1411" w:type="pct"/>
            <w:tcBorders>
              <w:top w:val="single" w:color="000000" w:sz="4" w:space="0"/>
            </w:tcBorders>
            <w:shd w:val="clear" w:color="auto" w:fill="auto"/>
          </w:tcPr>
          <w:p w:rsidR="00C66F8D" w:rsidP="00591D6B" w:rsidRDefault="00140164">
            <w:pPr>
              <w:pStyle w:val="AltB0"/>
            </w:pPr>
            <w:r w:rsidRPr="00140164">
              <w:fldChar w:fldCharType="begin"/>
            </w:r>
            <w:r w:rsidRPr="00140164">
              <w:instrText xml:space="preserve"> </w:instrText>
            </w:r>
            <w:r w:rsidRPr="00140164">
              <w:rPr>
                <w:rFonts w:hint="eastAsia"/>
              </w:rPr>
              <w:instrText>REF ST_LOC_REPORT \h</w:instrText>
            </w:r>
            <w:r w:rsidRPr="00140164">
              <w:instrText xml:space="preserve"> </w:instrText>
            </w:r>
            <w:r w:rsidR="008E1EBF">
              <w:instrText xml:space="preserve"> \* MERGEFORMAT </w:instrText>
            </w:r>
            <w:r w:rsidRPr="00140164">
              <w:fldChar w:fldCharType="separate"/>
            </w:r>
            <w:r w:rsidRPr="007B38A4" w:rsidR="00DE178B">
              <w:rPr>
                <w:rStyle w:val="DATATYPE"/>
              </w:rPr>
              <w:t>ST_LOC_REPORT</w:t>
            </w:r>
            <w:r w:rsidRPr="00140164">
              <w:fldChar w:fldCharType="end"/>
            </w:r>
          </w:p>
        </w:tc>
      </w:tr>
      <w:tr w:rsidR="00C66F8D" w:rsidTr="00C66F8D">
        <w:tc>
          <w:tcPr>
            <w:tcW w:w="1860" w:type="pct"/>
            <w:tcBorders>
              <w:top w:val="single" w:color="000000" w:sz="4" w:space="0"/>
            </w:tcBorders>
            <w:shd w:val="clear" w:color="auto" w:fill="auto"/>
          </w:tcPr>
          <w:p w:rsidR="00C66F8D" w:rsidP="00591D6B" w:rsidRDefault="00532AED">
            <w:pPr>
              <w:pStyle w:val="AltB0"/>
            </w:pPr>
            <w:hyperlink w:history="1" w:anchor="IdenticalVIOM1Out">
              <w:r w:rsidR="00C66F8D">
                <w:rPr>
                  <w:rStyle w:val="ac"/>
                </w:rPr>
                <w:t>IdenticalVIOM1Out</w:t>
              </w:r>
            </w:hyperlink>
          </w:p>
        </w:tc>
        <w:tc>
          <w:tcPr>
            <w:tcW w:w="937" w:type="pct"/>
            <w:tcBorders>
              <w:top w:val="single" w:color="000000" w:sz="4" w:space="0"/>
            </w:tcBorders>
          </w:tcPr>
          <w:p w:rsidR="00C66F8D" w:rsidP="00591D6B" w:rsidRDefault="00C66F8D">
            <w:pPr>
              <w:pStyle w:val="AltB0"/>
            </w:pPr>
            <w:r>
              <w:rPr>
                <w:rFonts w:hint="eastAsia"/>
              </w:rPr>
              <w:t>√</w:t>
            </w:r>
          </w:p>
        </w:tc>
        <w:tc>
          <w:tcPr>
            <w:tcW w:w="793" w:type="pct"/>
            <w:tcBorders>
              <w:top w:val="single" w:color="000000" w:sz="4" w:space="0"/>
            </w:tcBorders>
            <w:shd w:val="clear" w:color="auto" w:fill="auto"/>
          </w:tcPr>
          <w:p w:rsidR="00C66F8D" w:rsidP="00591D6B" w:rsidRDefault="008E5153">
            <w:pPr>
              <w:pStyle w:val="AltB0"/>
            </w:pPr>
            <w:r>
              <w:rPr>
                <w:rFonts w:hint="eastAsia"/>
              </w:rPr>
              <w:t>×</w:t>
            </w:r>
          </w:p>
        </w:tc>
        <w:tc>
          <w:tcPr>
            <w:tcW w:w="1411" w:type="pct"/>
            <w:tcBorders>
              <w:top w:val="single" w:color="000000" w:sz="4" w:space="0"/>
            </w:tcBorders>
            <w:shd w:val="clear" w:color="auto" w:fill="auto"/>
          </w:tcPr>
          <w:p w:rsidR="00C66F8D" w:rsidP="00591D6B" w:rsidRDefault="00140164">
            <w:pPr>
              <w:pStyle w:val="AltB0"/>
            </w:pPr>
            <w:r w:rsidRPr="00140164">
              <w:fldChar w:fldCharType="begin"/>
            </w:r>
            <w:r w:rsidRPr="00140164">
              <w:instrText xml:space="preserve"> </w:instrText>
            </w:r>
            <w:r w:rsidRPr="00140164">
              <w:rPr>
                <w:rFonts w:hint="eastAsia"/>
              </w:rPr>
              <w:instrText>REF ST_VIOM_OUT \h</w:instrText>
            </w:r>
            <w:r w:rsidRPr="00140164">
              <w:instrText xml:space="preserve"> </w:instrText>
            </w:r>
            <w:r w:rsidR="008E1EBF">
              <w:instrText xml:space="preserve"> \* MERGEFORMAT </w:instrText>
            </w:r>
            <w:r w:rsidRPr="00140164">
              <w:fldChar w:fldCharType="separate"/>
            </w:r>
            <w:r w:rsidRPr="007B38A4" w:rsidR="00DE178B">
              <w:rPr>
                <w:rStyle w:val="DATATYPE"/>
              </w:rPr>
              <w:t>ST_VIOM_OUT</w:t>
            </w:r>
            <w:r w:rsidRPr="00140164">
              <w:fldChar w:fldCharType="end"/>
            </w:r>
          </w:p>
        </w:tc>
      </w:tr>
      <w:tr w:rsidR="00C66F8D" w:rsidTr="00C66F8D">
        <w:tc>
          <w:tcPr>
            <w:tcW w:w="1860" w:type="pct"/>
            <w:tcBorders>
              <w:top w:val="single" w:color="000000" w:sz="4" w:space="0"/>
            </w:tcBorders>
            <w:shd w:val="clear" w:color="auto" w:fill="auto"/>
          </w:tcPr>
          <w:p w:rsidR="00C66F8D" w:rsidP="00591D6B" w:rsidRDefault="00532AED">
            <w:pPr>
              <w:pStyle w:val="AltB0"/>
            </w:pPr>
            <w:hyperlink w:history="1" w:anchor="IdenticalVIOM2Out">
              <w:r w:rsidR="00C66F8D">
                <w:rPr>
                  <w:rStyle w:val="ac"/>
                </w:rPr>
                <w:t>IdenticalVIOM2Out</w:t>
              </w:r>
            </w:hyperlink>
          </w:p>
        </w:tc>
        <w:tc>
          <w:tcPr>
            <w:tcW w:w="937" w:type="pct"/>
            <w:tcBorders>
              <w:top w:val="single" w:color="000000" w:sz="4" w:space="0"/>
            </w:tcBorders>
          </w:tcPr>
          <w:p w:rsidR="00C66F8D" w:rsidP="00591D6B" w:rsidRDefault="00C66F8D">
            <w:pPr>
              <w:pStyle w:val="AltB0"/>
            </w:pPr>
            <w:r>
              <w:rPr>
                <w:rFonts w:hint="eastAsia"/>
              </w:rPr>
              <w:t>√</w:t>
            </w:r>
          </w:p>
        </w:tc>
        <w:tc>
          <w:tcPr>
            <w:tcW w:w="793" w:type="pct"/>
            <w:tcBorders>
              <w:top w:val="single" w:color="000000" w:sz="4" w:space="0"/>
            </w:tcBorders>
            <w:shd w:val="clear" w:color="auto" w:fill="auto"/>
          </w:tcPr>
          <w:p w:rsidR="00C66F8D" w:rsidP="00591D6B" w:rsidRDefault="008E5153">
            <w:pPr>
              <w:pStyle w:val="AltB0"/>
            </w:pPr>
            <w:r>
              <w:rPr>
                <w:rFonts w:hint="eastAsia"/>
              </w:rPr>
              <w:t>×</w:t>
            </w:r>
          </w:p>
        </w:tc>
        <w:tc>
          <w:tcPr>
            <w:tcW w:w="1411" w:type="pct"/>
            <w:tcBorders>
              <w:top w:val="single" w:color="000000" w:sz="4" w:space="0"/>
            </w:tcBorders>
            <w:shd w:val="clear" w:color="auto" w:fill="auto"/>
          </w:tcPr>
          <w:p w:rsidR="00C66F8D" w:rsidP="00591D6B" w:rsidRDefault="00140164">
            <w:pPr>
              <w:pStyle w:val="AltB0"/>
            </w:pPr>
            <w:r w:rsidRPr="00140164">
              <w:fldChar w:fldCharType="begin"/>
            </w:r>
            <w:r w:rsidRPr="00140164">
              <w:instrText xml:space="preserve"> </w:instrText>
            </w:r>
            <w:r w:rsidRPr="00140164">
              <w:rPr>
                <w:rFonts w:hint="eastAsia"/>
              </w:rPr>
              <w:instrText>REF ST_VIOM_OUT \h</w:instrText>
            </w:r>
            <w:r w:rsidRPr="00140164">
              <w:instrText xml:space="preserve"> </w:instrText>
            </w:r>
            <w:r w:rsidR="008E1EBF">
              <w:instrText xml:space="preserve"> \* MERGEFORMAT </w:instrText>
            </w:r>
            <w:r w:rsidRPr="00140164">
              <w:fldChar w:fldCharType="separate"/>
            </w:r>
            <w:r w:rsidRPr="007B38A4" w:rsidR="00DE178B">
              <w:rPr>
                <w:rStyle w:val="DATATYPE"/>
              </w:rPr>
              <w:t>ST_VIOM_OUT</w:t>
            </w:r>
            <w:r w:rsidRPr="00140164">
              <w:fldChar w:fldCharType="end"/>
            </w:r>
          </w:p>
        </w:tc>
      </w:tr>
      <w:tr w:rsidR="00C66F8D" w:rsidTr="00C66F8D">
        <w:tc>
          <w:tcPr>
            <w:tcW w:w="1860" w:type="pct"/>
            <w:shd w:val="clear" w:color="auto" w:fill="auto"/>
          </w:tcPr>
          <w:p w:rsidR="00C66F8D" w:rsidP="00591D6B" w:rsidRDefault="00532AED">
            <w:pPr>
              <w:pStyle w:val="AltB0"/>
            </w:pPr>
            <w:hyperlink w:history="1" w:anchor="IdenticalVersionReport">
              <w:r w:rsidR="00C66F8D">
                <w:rPr>
                  <w:rStyle w:val="ac"/>
                </w:rPr>
                <w:t>IdenticalVersionReport</w:t>
              </w:r>
            </w:hyperlink>
          </w:p>
        </w:tc>
        <w:tc>
          <w:tcPr>
            <w:tcW w:w="937" w:type="pct"/>
          </w:tcPr>
          <w:p w:rsidR="00C66F8D" w:rsidP="00591D6B" w:rsidRDefault="00C66F8D">
            <w:pPr>
              <w:pStyle w:val="AltB0"/>
            </w:pPr>
            <w:r>
              <w:rPr>
                <w:rFonts w:hint="eastAsia"/>
              </w:rPr>
              <w:t>√</w:t>
            </w:r>
          </w:p>
        </w:tc>
        <w:tc>
          <w:tcPr>
            <w:tcW w:w="793" w:type="pct"/>
            <w:shd w:val="clear" w:color="auto" w:fill="auto"/>
          </w:tcPr>
          <w:p w:rsidR="00C66F8D" w:rsidP="00591D6B" w:rsidRDefault="008E5153">
            <w:pPr>
              <w:pStyle w:val="AltB0"/>
            </w:pPr>
            <w:r>
              <w:rPr>
                <w:rFonts w:hint="eastAsia"/>
              </w:rPr>
              <w:t>×</w:t>
            </w:r>
          </w:p>
        </w:tc>
        <w:tc>
          <w:tcPr>
            <w:tcW w:w="1411" w:type="pct"/>
            <w:shd w:val="clear" w:color="auto" w:fill="auto"/>
          </w:tcPr>
          <w:p w:rsidR="00C66F8D" w:rsidP="00591D6B" w:rsidRDefault="00140164">
            <w:pPr>
              <w:pStyle w:val="AltB0"/>
            </w:pPr>
            <w:r>
              <w:fldChar w:fldCharType="begin"/>
            </w:r>
            <w:r>
              <w:instrText xml:space="preserve"> REF ST_VERSION_REPORT \h </w:instrText>
            </w:r>
            <w:r w:rsidR="008E1EBF">
              <w:instrText xml:space="preserve"> \* MERGEFORMAT </w:instrText>
            </w:r>
            <w:r>
              <w:fldChar w:fldCharType="separate"/>
            </w:r>
            <w:r w:rsidRPr="007B38A4" w:rsidR="00DE178B">
              <w:rPr>
                <w:rStyle w:val="DATATYPE"/>
              </w:rPr>
              <w:t>ST_VERSION_REPORT</w:t>
            </w:r>
            <w:r>
              <w:fldChar w:fldCharType="end"/>
            </w:r>
            <w:r w:rsidRPr="00140164">
              <w:fldChar w:fldCharType="begin"/>
            </w:r>
            <w:r w:rsidRPr="00140164">
              <w:instrText xml:space="preserve"> </w:instrText>
            </w:r>
            <w:r w:rsidRPr="00140164">
              <w:rPr>
                <w:rFonts w:hint="eastAsia"/>
              </w:rPr>
              <w:instrText>REF ST_VERSION_REPORT \h</w:instrText>
            </w:r>
            <w:r w:rsidRPr="00140164">
              <w:instrText xml:space="preserve"> </w:instrText>
            </w:r>
            <w:r w:rsidR="008E1EBF">
              <w:instrText xml:space="preserve"> \* MERGEFORMAT </w:instrText>
            </w:r>
            <w:r w:rsidRPr="00140164">
              <w:fldChar w:fldCharType="separate"/>
            </w:r>
            <w:r w:rsidRPr="007B38A4" w:rsidR="00DE178B">
              <w:rPr>
                <w:rStyle w:val="DATATYPE"/>
              </w:rPr>
              <w:t>ST_VERSION_REPORT</w:t>
            </w:r>
            <w:r w:rsidRPr="00140164">
              <w:fldChar w:fldCharType="end"/>
            </w:r>
          </w:p>
        </w:tc>
      </w:tr>
    </w:tbl>
    <w:p w:rsidR="00386E89" w:rsidP="00386E89" w:rsidRDefault="00386E89">
      <w:pPr>
        <w:pStyle w:val="1"/>
      </w:pPr>
      <w:bookmarkStart w:name="_Toc346706931" w:id="17159"/>
      <w:bookmarkStart w:name="_Toc346869939" w:id="17160"/>
      <w:bookmarkStart w:name="_Toc347474457" w:id="17161"/>
      <w:bookmarkStart w:name="_Toc347479320" w:id="17162"/>
      <w:bookmarkStart w:name="_Toc347567108" w:id="17163"/>
      <w:bookmarkStart w:name="_Toc348357562" w:id="17164"/>
      <w:bookmarkStart w:name="_Toc348723232" w:id="17165"/>
      <w:bookmarkStart w:name="_Toc348724045" w:id="17166"/>
      <w:bookmarkStart w:name="_Toc349030997" w:id="17167"/>
      <w:bookmarkStart w:name="_Toc351470897" w:id="17168"/>
      <w:bookmarkStart w:name="_Toc346706932" w:id="17169"/>
      <w:bookmarkStart w:name="_Toc346869940" w:id="17170"/>
      <w:bookmarkStart w:name="_Toc347474458" w:id="17171"/>
      <w:bookmarkStart w:name="_Toc347479321" w:id="17172"/>
      <w:bookmarkStart w:name="_Toc347567109" w:id="17173"/>
      <w:bookmarkStart w:name="_Toc348357563" w:id="17174"/>
      <w:bookmarkStart w:name="_Toc348723233" w:id="17175"/>
      <w:bookmarkStart w:name="_Toc348724046" w:id="17176"/>
      <w:bookmarkStart w:name="_Toc349030998" w:id="17177"/>
      <w:bookmarkStart w:name="_Toc351470898" w:id="17178"/>
      <w:bookmarkStart w:name="_Toc346706933" w:id="17179"/>
      <w:bookmarkStart w:name="_Toc346869941" w:id="17180"/>
      <w:bookmarkStart w:name="_Toc347474459" w:id="17181"/>
      <w:bookmarkStart w:name="_Toc347479322" w:id="17182"/>
      <w:bookmarkStart w:name="_Toc347567110" w:id="17183"/>
      <w:bookmarkStart w:name="_Toc348357564" w:id="17184"/>
      <w:bookmarkStart w:name="_Toc348723234" w:id="17185"/>
      <w:bookmarkStart w:name="_Toc348724047" w:id="17186"/>
      <w:bookmarkStart w:name="_Toc349030999" w:id="17187"/>
      <w:bookmarkStart w:name="_Toc351470899" w:id="17188"/>
      <w:bookmarkStart w:name="_Toc346706934" w:id="17189"/>
      <w:bookmarkStart w:name="_Toc346869942" w:id="17190"/>
      <w:bookmarkStart w:name="_Toc347474460" w:id="17191"/>
      <w:bookmarkStart w:name="_Toc347479323" w:id="17192"/>
      <w:bookmarkStart w:name="_Toc347567111" w:id="17193"/>
      <w:bookmarkStart w:name="_Toc348357565" w:id="17194"/>
      <w:bookmarkStart w:name="_Toc348723235" w:id="17195"/>
      <w:bookmarkStart w:name="_Toc348724048" w:id="17196"/>
      <w:bookmarkStart w:name="_Toc349031000" w:id="17197"/>
      <w:bookmarkStart w:name="_Toc351470900" w:id="17198"/>
      <w:bookmarkStart w:name="_Toc346706935" w:id="17199"/>
      <w:bookmarkStart w:name="_Toc346869943" w:id="17200"/>
      <w:bookmarkStart w:name="_Toc347474461" w:id="17201"/>
      <w:bookmarkStart w:name="_Toc347479324" w:id="17202"/>
      <w:bookmarkStart w:name="_Toc347567112" w:id="17203"/>
      <w:bookmarkStart w:name="_Toc348357566" w:id="17204"/>
      <w:bookmarkStart w:name="_Toc348723236" w:id="17205"/>
      <w:bookmarkStart w:name="_Toc348724049" w:id="17206"/>
      <w:bookmarkStart w:name="_Toc349031001" w:id="17207"/>
      <w:bookmarkStart w:name="_Toc351470901" w:id="17208"/>
      <w:bookmarkStart w:name="_Toc346706936" w:id="17209"/>
      <w:bookmarkStart w:name="_Toc346869944" w:id="17210"/>
      <w:bookmarkStart w:name="_Toc347474462" w:id="17211"/>
      <w:bookmarkStart w:name="_Toc347479325" w:id="17212"/>
      <w:bookmarkStart w:name="_Toc347567113" w:id="17213"/>
      <w:bookmarkStart w:name="_Toc348357567" w:id="17214"/>
      <w:bookmarkStart w:name="_Toc348723237" w:id="17215"/>
      <w:bookmarkStart w:name="_Toc348724050" w:id="17216"/>
      <w:bookmarkStart w:name="_Toc349031002" w:id="17217"/>
      <w:bookmarkStart w:name="_Toc351470902" w:id="17218"/>
      <w:bookmarkStart w:name="_Toc346706937" w:id="17219"/>
      <w:bookmarkStart w:name="_Toc346869945" w:id="17220"/>
      <w:bookmarkStart w:name="_Toc347474463" w:id="17221"/>
      <w:bookmarkStart w:name="_Toc347479326" w:id="17222"/>
      <w:bookmarkStart w:name="_Toc347567114" w:id="17223"/>
      <w:bookmarkStart w:name="_Toc348357568" w:id="17224"/>
      <w:bookmarkStart w:name="_Toc348723238" w:id="17225"/>
      <w:bookmarkStart w:name="_Toc348724051" w:id="17226"/>
      <w:bookmarkStart w:name="_Toc349031003" w:id="17227"/>
      <w:bookmarkStart w:name="_Toc351470903" w:id="17228"/>
      <w:bookmarkStart w:name="_Toc346706938" w:id="17229"/>
      <w:bookmarkStart w:name="_Toc346869946" w:id="17230"/>
      <w:bookmarkStart w:name="_Toc347474464" w:id="17231"/>
      <w:bookmarkStart w:name="_Toc347479327" w:id="17232"/>
      <w:bookmarkStart w:name="_Toc347567115" w:id="17233"/>
      <w:bookmarkStart w:name="_Toc348357569" w:id="17234"/>
      <w:bookmarkStart w:name="_Toc348723239" w:id="17235"/>
      <w:bookmarkStart w:name="_Toc348724052" w:id="17236"/>
      <w:bookmarkStart w:name="_Toc349031004" w:id="17237"/>
      <w:bookmarkStart w:name="_Toc351470904" w:id="17238"/>
      <w:bookmarkStart w:name="_Toc346706939" w:id="17239"/>
      <w:bookmarkStart w:name="_Toc346869947" w:id="17240"/>
      <w:bookmarkStart w:name="_Toc347474465" w:id="17241"/>
      <w:bookmarkStart w:name="_Toc347479328" w:id="17242"/>
      <w:bookmarkStart w:name="_Toc347567116" w:id="17243"/>
      <w:bookmarkStart w:name="_Toc348357570" w:id="17244"/>
      <w:bookmarkStart w:name="_Toc348723240" w:id="17245"/>
      <w:bookmarkStart w:name="_Toc348724053" w:id="17246"/>
      <w:bookmarkStart w:name="_Toc349031005" w:id="17247"/>
      <w:bookmarkStart w:name="_Toc351470905" w:id="17248"/>
      <w:bookmarkStart w:name="_Toc346706940" w:id="17249"/>
      <w:bookmarkStart w:name="_Toc346869948" w:id="17250"/>
      <w:bookmarkStart w:name="_Toc347474466" w:id="17251"/>
      <w:bookmarkStart w:name="_Toc347479329" w:id="17252"/>
      <w:bookmarkStart w:name="_Toc347567117" w:id="17253"/>
      <w:bookmarkStart w:name="_Toc348357571" w:id="17254"/>
      <w:bookmarkStart w:name="_Toc348723241" w:id="17255"/>
      <w:bookmarkStart w:name="_Toc348724054" w:id="17256"/>
      <w:bookmarkStart w:name="_Toc349031006" w:id="17257"/>
      <w:bookmarkStart w:name="_Toc351470906" w:id="17258"/>
      <w:bookmarkStart w:name="_Toc346706941" w:id="17259"/>
      <w:bookmarkStart w:name="_Toc346869949" w:id="17260"/>
      <w:bookmarkStart w:name="_Toc347474467" w:id="17261"/>
      <w:bookmarkStart w:name="_Toc347479330" w:id="17262"/>
      <w:bookmarkStart w:name="_Toc347567118" w:id="17263"/>
      <w:bookmarkStart w:name="_Toc348357572" w:id="17264"/>
      <w:bookmarkStart w:name="_Toc348723242" w:id="17265"/>
      <w:bookmarkStart w:name="_Toc348724055" w:id="17266"/>
      <w:bookmarkStart w:name="_Toc349031007" w:id="17267"/>
      <w:bookmarkStart w:name="_Toc351470907" w:id="17268"/>
      <w:bookmarkStart w:name="_Toc346706942" w:id="17269"/>
      <w:bookmarkStart w:name="_Toc346869950" w:id="17270"/>
      <w:bookmarkStart w:name="_Toc347474468" w:id="17271"/>
      <w:bookmarkStart w:name="_Toc347479331" w:id="17272"/>
      <w:bookmarkStart w:name="_Toc347567119" w:id="17273"/>
      <w:bookmarkStart w:name="_Toc348357573" w:id="17274"/>
      <w:bookmarkStart w:name="_Toc348723243" w:id="17275"/>
      <w:bookmarkStart w:name="_Toc348724056" w:id="17276"/>
      <w:bookmarkStart w:name="_Toc349031008" w:id="17277"/>
      <w:bookmarkStart w:name="_Toc351470908" w:id="17278"/>
      <w:bookmarkStart w:name="_Toc346706943" w:id="17279"/>
      <w:bookmarkStart w:name="_Toc346869951" w:id="17280"/>
      <w:bookmarkStart w:name="_Toc347474469" w:id="17281"/>
      <w:bookmarkStart w:name="_Toc347479332" w:id="17282"/>
      <w:bookmarkStart w:name="_Toc347567120" w:id="17283"/>
      <w:bookmarkStart w:name="_Toc348357574" w:id="17284"/>
      <w:bookmarkStart w:name="_Toc348723244" w:id="17285"/>
      <w:bookmarkStart w:name="_Toc348724057" w:id="17286"/>
      <w:bookmarkStart w:name="_Toc349031009" w:id="17287"/>
      <w:bookmarkStart w:name="_Toc351470909" w:id="17288"/>
      <w:bookmarkStart w:name="_Toc346706944" w:id="17289"/>
      <w:bookmarkStart w:name="_Toc346869952" w:id="17290"/>
      <w:bookmarkStart w:name="_Toc347474470" w:id="17291"/>
      <w:bookmarkStart w:name="_Toc347479333" w:id="17292"/>
      <w:bookmarkStart w:name="_Toc347567121" w:id="17293"/>
      <w:bookmarkStart w:name="_Toc348357575" w:id="17294"/>
      <w:bookmarkStart w:name="_Toc348723245" w:id="17295"/>
      <w:bookmarkStart w:name="_Toc348724058" w:id="17296"/>
      <w:bookmarkStart w:name="_Toc349031010" w:id="17297"/>
      <w:bookmarkStart w:name="_Toc351470910" w:id="17298"/>
      <w:bookmarkStart w:name="_Toc346706945" w:id="17299"/>
      <w:bookmarkStart w:name="_Toc346869953" w:id="17300"/>
      <w:bookmarkStart w:name="_Toc347474471" w:id="17301"/>
      <w:bookmarkStart w:name="_Toc347479334" w:id="17302"/>
      <w:bookmarkStart w:name="_Toc347567122" w:id="17303"/>
      <w:bookmarkStart w:name="_Toc348357576" w:id="17304"/>
      <w:bookmarkStart w:name="_Toc348723246" w:id="17305"/>
      <w:bookmarkStart w:name="_Toc348724059" w:id="17306"/>
      <w:bookmarkStart w:name="_Toc349031011" w:id="17307"/>
      <w:bookmarkStart w:name="_Toc351470911" w:id="17308"/>
      <w:bookmarkStart w:name="_Toc346706946" w:id="17309"/>
      <w:bookmarkStart w:name="_Toc346869954" w:id="17310"/>
      <w:bookmarkStart w:name="_Toc347474472" w:id="17311"/>
      <w:bookmarkStart w:name="_Toc347479335" w:id="17312"/>
      <w:bookmarkStart w:name="_Toc347567123" w:id="17313"/>
      <w:bookmarkStart w:name="_Toc348357577" w:id="17314"/>
      <w:bookmarkStart w:name="_Toc348723247" w:id="17315"/>
      <w:bookmarkStart w:name="_Toc348724060" w:id="17316"/>
      <w:bookmarkStart w:name="_Toc349031012" w:id="17317"/>
      <w:bookmarkStart w:name="_Toc351470912" w:id="17318"/>
      <w:bookmarkStart w:name="_Toc346706947" w:id="17319"/>
      <w:bookmarkStart w:name="_Toc346869955" w:id="17320"/>
      <w:bookmarkStart w:name="_Toc347474473" w:id="17321"/>
      <w:bookmarkStart w:name="_Toc347479336" w:id="17322"/>
      <w:bookmarkStart w:name="_Toc347567124" w:id="17323"/>
      <w:bookmarkStart w:name="_Toc348357578" w:id="17324"/>
      <w:bookmarkStart w:name="_Toc348723248" w:id="17325"/>
      <w:bookmarkStart w:name="_Toc348724061" w:id="17326"/>
      <w:bookmarkStart w:name="_Toc349031013" w:id="17327"/>
      <w:bookmarkStart w:name="_Toc351470913" w:id="17328"/>
      <w:bookmarkStart w:name="_Toc346706948" w:id="17329"/>
      <w:bookmarkStart w:name="_Toc346869956" w:id="17330"/>
      <w:bookmarkStart w:name="_Toc347474474" w:id="17331"/>
      <w:bookmarkStart w:name="_Toc347479337" w:id="17332"/>
      <w:bookmarkStart w:name="_Toc347567125" w:id="17333"/>
      <w:bookmarkStart w:name="_Toc348357579" w:id="17334"/>
      <w:bookmarkStart w:name="_Toc348723249" w:id="17335"/>
      <w:bookmarkStart w:name="_Toc348724062" w:id="17336"/>
      <w:bookmarkStart w:name="_Toc349031014" w:id="17337"/>
      <w:bookmarkStart w:name="_Toc351470914" w:id="17338"/>
      <w:bookmarkStart w:name="_Toc346706949" w:id="17339"/>
      <w:bookmarkStart w:name="_Toc346869957" w:id="17340"/>
      <w:bookmarkStart w:name="_Toc347474475" w:id="17341"/>
      <w:bookmarkStart w:name="_Toc347479338" w:id="17342"/>
      <w:bookmarkStart w:name="_Toc347567126" w:id="17343"/>
      <w:bookmarkStart w:name="_Toc348357580" w:id="17344"/>
      <w:bookmarkStart w:name="_Toc348723250" w:id="17345"/>
      <w:bookmarkStart w:name="_Toc348724063" w:id="17346"/>
      <w:bookmarkStart w:name="_Toc349031015" w:id="17347"/>
      <w:bookmarkStart w:name="_Toc351470915" w:id="17348"/>
      <w:bookmarkStart w:name="_Toc346706950" w:id="17349"/>
      <w:bookmarkStart w:name="_Toc346869958" w:id="17350"/>
      <w:bookmarkStart w:name="_Toc347474476" w:id="17351"/>
      <w:bookmarkStart w:name="_Toc347479339" w:id="17352"/>
      <w:bookmarkStart w:name="_Toc347567127" w:id="17353"/>
      <w:bookmarkStart w:name="_Toc348357581" w:id="17354"/>
      <w:bookmarkStart w:name="_Toc348723251" w:id="17355"/>
      <w:bookmarkStart w:name="_Toc348724064" w:id="17356"/>
      <w:bookmarkStart w:name="_Toc349031016" w:id="17357"/>
      <w:bookmarkStart w:name="_Toc351470916" w:id="17358"/>
      <w:bookmarkStart w:name="_Toc346706951" w:id="17359"/>
      <w:bookmarkStart w:name="_Toc346869959" w:id="17360"/>
      <w:bookmarkStart w:name="_Toc347474477" w:id="17361"/>
      <w:bookmarkStart w:name="_Toc347479340" w:id="17362"/>
      <w:bookmarkStart w:name="_Toc347567128" w:id="17363"/>
      <w:bookmarkStart w:name="_Toc348357582" w:id="17364"/>
      <w:bookmarkStart w:name="_Toc348723252" w:id="17365"/>
      <w:bookmarkStart w:name="_Toc348724065" w:id="17366"/>
      <w:bookmarkStart w:name="_Toc349031017" w:id="17367"/>
      <w:bookmarkStart w:name="_Toc351470917" w:id="17368"/>
      <w:bookmarkStart w:name="_Toc346706952" w:id="17369"/>
      <w:bookmarkStart w:name="_Toc346869960" w:id="17370"/>
      <w:bookmarkStart w:name="_Toc347474478" w:id="17371"/>
      <w:bookmarkStart w:name="_Toc347479341" w:id="17372"/>
      <w:bookmarkStart w:name="_Toc347567129" w:id="17373"/>
      <w:bookmarkStart w:name="_Toc348357583" w:id="17374"/>
      <w:bookmarkStart w:name="_Toc348723253" w:id="17375"/>
      <w:bookmarkStart w:name="_Toc348724066" w:id="17376"/>
      <w:bookmarkStart w:name="_Toc349031018" w:id="17377"/>
      <w:bookmarkStart w:name="_Toc351470918" w:id="17378"/>
      <w:bookmarkStart w:name="_Toc346706953" w:id="17379"/>
      <w:bookmarkStart w:name="_Toc346869961" w:id="17380"/>
      <w:bookmarkStart w:name="_Toc347474479" w:id="17381"/>
      <w:bookmarkStart w:name="_Toc347479342" w:id="17382"/>
      <w:bookmarkStart w:name="_Toc347567130" w:id="17383"/>
      <w:bookmarkStart w:name="_Toc348357584" w:id="17384"/>
      <w:bookmarkStart w:name="_Toc348723254" w:id="17385"/>
      <w:bookmarkStart w:name="_Toc348724067" w:id="17386"/>
      <w:bookmarkStart w:name="_Toc349031019" w:id="17387"/>
      <w:bookmarkStart w:name="_Toc351470919" w:id="17388"/>
      <w:bookmarkStart w:name="_Toc346706954" w:id="17389"/>
      <w:bookmarkStart w:name="_Toc346869962" w:id="17390"/>
      <w:bookmarkStart w:name="_Toc347474480" w:id="17391"/>
      <w:bookmarkStart w:name="_Toc347479343" w:id="17392"/>
      <w:bookmarkStart w:name="_Toc347567131" w:id="17393"/>
      <w:bookmarkStart w:name="_Toc348357585" w:id="17394"/>
      <w:bookmarkStart w:name="_Toc348723255" w:id="17395"/>
      <w:bookmarkStart w:name="_Toc348724068" w:id="17396"/>
      <w:bookmarkStart w:name="_Toc349031020" w:id="17397"/>
      <w:bookmarkStart w:name="_Toc351470920" w:id="17398"/>
      <w:bookmarkStart w:name="_Toc346706955" w:id="17399"/>
      <w:bookmarkStart w:name="_Toc346869963" w:id="17400"/>
      <w:bookmarkStart w:name="_Toc347474481" w:id="17401"/>
      <w:bookmarkStart w:name="_Toc347479344" w:id="17402"/>
      <w:bookmarkStart w:name="_Toc347567132" w:id="17403"/>
      <w:bookmarkStart w:name="_Toc348357586" w:id="17404"/>
      <w:bookmarkStart w:name="_Toc348723256" w:id="17405"/>
      <w:bookmarkStart w:name="_Toc348724069" w:id="17406"/>
      <w:bookmarkStart w:name="_Toc349031021" w:id="17407"/>
      <w:bookmarkStart w:name="_Toc351470921" w:id="17408"/>
      <w:bookmarkStart w:name="_Toc346706956" w:id="17409"/>
      <w:bookmarkStart w:name="_Toc346869964" w:id="17410"/>
      <w:bookmarkStart w:name="_Toc347474482" w:id="17411"/>
      <w:bookmarkStart w:name="_Toc347479345" w:id="17412"/>
      <w:bookmarkStart w:name="_Toc347567133" w:id="17413"/>
      <w:bookmarkStart w:name="_Toc348357587" w:id="17414"/>
      <w:bookmarkStart w:name="_Toc348723257" w:id="17415"/>
      <w:bookmarkStart w:name="_Toc348724070" w:id="17416"/>
      <w:bookmarkStart w:name="_Toc349031022" w:id="17417"/>
      <w:bookmarkStart w:name="_Toc351470922" w:id="17418"/>
      <w:bookmarkStart w:name="_Toc346706957" w:id="17419"/>
      <w:bookmarkStart w:name="_Toc346869965" w:id="17420"/>
      <w:bookmarkStart w:name="_Toc347474483" w:id="17421"/>
      <w:bookmarkStart w:name="_Toc347479346" w:id="17422"/>
      <w:bookmarkStart w:name="_Toc347567134" w:id="17423"/>
      <w:bookmarkStart w:name="_Toc348357588" w:id="17424"/>
      <w:bookmarkStart w:name="_Toc348723258" w:id="17425"/>
      <w:bookmarkStart w:name="_Toc348724071" w:id="17426"/>
      <w:bookmarkStart w:name="_Toc349031023" w:id="17427"/>
      <w:bookmarkStart w:name="_Toc351470923" w:id="17428"/>
      <w:bookmarkStart w:name="_Toc346706958" w:id="17429"/>
      <w:bookmarkStart w:name="_Toc346869966" w:id="17430"/>
      <w:bookmarkStart w:name="_Toc347474484" w:id="17431"/>
      <w:bookmarkStart w:name="_Toc347479347" w:id="17432"/>
      <w:bookmarkStart w:name="_Toc347567135" w:id="17433"/>
      <w:bookmarkStart w:name="_Toc348357589" w:id="17434"/>
      <w:bookmarkStart w:name="_Toc348723259" w:id="17435"/>
      <w:bookmarkStart w:name="_Toc348724072" w:id="17436"/>
      <w:bookmarkStart w:name="_Toc349031024" w:id="17437"/>
      <w:bookmarkStart w:name="_Toc351470924" w:id="17438"/>
      <w:bookmarkStart w:name="_Toc346706959" w:id="17439"/>
      <w:bookmarkStart w:name="_Toc346869967" w:id="17440"/>
      <w:bookmarkStart w:name="_Toc347474485" w:id="17441"/>
      <w:bookmarkStart w:name="_Toc347479348" w:id="17442"/>
      <w:bookmarkStart w:name="_Toc347567136" w:id="17443"/>
      <w:bookmarkStart w:name="_Toc348357590" w:id="17444"/>
      <w:bookmarkStart w:name="_Toc348723260" w:id="17445"/>
      <w:bookmarkStart w:name="_Toc348724073" w:id="17446"/>
      <w:bookmarkStart w:name="_Toc349031025" w:id="17447"/>
      <w:bookmarkStart w:name="_Toc351470925" w:id="17448"/>
      <w:bookmarkStart w:name="_Toc346706960" w:id="17449"/>
      <w:bookmarkStart w:name="_Toc346869968" w:id="17450"/>
      <w:bookmarkStart w:name="_Toc347474486" w:id="17451"/>
      <w:bookmarkStart w:name="_Toc347479349" w:id="17452"/>
      <w:bookmarkStart w:name="_Toc347567137" w:id="17453"/>
      <w:bookmarkStart w:name="_Toc348357591" w:id="17454"/>
      <w:bookmarkStart w:name="_Toc348723261" w:id="17455"/>
      <w:bookmarkStart w:name="_Toc348724074" w:id="17456"/>
      <w:bookmarkStart w:name="_Toc349031026" w:id="17457"/>
      <w:bookmarkStart w:name="_Toc351470926" w:id="17458"/>
      <w:bookmarkStart w:name="_Toc346706961" w:id="17459"/>
      <w:bookmarkStart w:name="_Toc346869969" w:id="17460"/>
      <w:bookmarkStart w:name="_Toc347474487" w:id="17461"/>
      <w:bookmarkStart w:name="_Toc347479350" w:id="17462"/>
      <w:bookmarkStart w:name="_Toc347567138" w:id="17463"/>
      <w:bookmarkStart w:name="_Toc348357592" w:id="17464"/>
      <w:bookmarkStart w:name="_Toc348723262" w:id="17465"/>
      <w:bookmarkStart w:name="_Toc348724075" w:id="17466"/>
      <w:bookmarkStart w:name="_Toc349031027" w:id="17467"/>
      <w:bookmarkStart w:name="_Toc351470927" w:id="17468"/>
      <w:bookmarkStart w:name="_Toc346706962" w:id="17469"/>
      <w:bookmarkStart w:name="_Toc346869970" w:id="17470"/>
      <w:bookmarkStart w:name="_Toc347474488" w:id="17471"/>
      <w:bookmarkStart w:name="_Toc347479351" w:id="17472"/>
      <w:bookmarkStart w:name="_Toc347567139" w:id="17473"/>
      <w:bookmarkStart w:name="_Toc348357593" w:id="17474"/>
      <w:bookmarkStart w:name="_Toc348723263" w:id="17475"/>
      <w:bookmarkStart w:name="_Toc348724076" w:id="17476"/>
      <w:bookmarkStart w:name="_Toc349031028" w:id="17477"/>
      <w:bookmarkStart w:name="_Toc351470928" w:id="17478"/>
      <w:bookmarkStart w:name="_Toc346706963" w:id="17479"/>
      <w:bookmarkStart w:name="_Toc346869971" w:id="17480"/>
      <w:bookmarkStart w:name="_Toc347474489" w:id="17481"/>
      <w:bookmarkStart w:name="_Toc347479352" w:id="17482"/>
      <w:bookmarkStart w:name="_Toc347567140" w:id="17483"/>
      <w:bookmarkStart w:name="_Toc348357594" w:id="17484"/>
      <w:bookmarkStart w:name="_Toc348723264" w:id="17485"/>
      <w:bookmarkStart w:name="_Toc348724077" w:id="17486"/>
      <w:bookmarkStart w:name="_Toc349031029" w:id="17487"/>
      <w:bookmarkStart w:name="_Toc351470929" w:id="17488"/>
      <w:bookmarkStart w:name="_Toc346706964" w:id="17489"/>
      <w:bookmarkStart w:name="_Toc346869972" w:id="17490"/>
      <w:bookmarkStart w:name="_Toc347474490" w:id="17491"/>
      <w:bookmarkStart w:name="_Toc347479353" w:id="17492"/>
      <w:bookmarkStart w:name="_Toc347567141" w:id="17493"/>
      <w:bookmarkStart w:name="_Toc348357595" w:id="17494"/>
      <w:bookmarkStart w:name="_Toc348723265" w:id="17495"/>
      <w:bookmarkStart w:name="_Toc348724078" w:id="17496"/>
      <w:bookmarkStart w:name="_Toc349031030" w:id="17497"/>
      <w:bookmarkStart w:name="_Toc351470930" w:id="17498"/>
      <w:bookmarkStart w:name="_Toc346706965" w:id="17499"/>
      <w:bookmarkStart w:name="_Toc346869973" w:id="17500"/>
      <w:bookmarkStart w:name="_Toc347474491" w:id="17501"/>
      <w:bookmarkStart w:name="_Toc347479354" w:id="17502"/>
      <w:bookmarkStart w:name="_Toc347567142" w:id="17503"/>
      <w:bookmarkStart w:name="_Toc348357596" w:id="17504"/>
      <w:bookmarkStart w:name="_Toc348723266" w:id="17505"/>
      <w:bookmarkStart w:name="_Toc348724079" w:id="17506"/>
      <w:bookmarkStart w:name="_Toc349031031" w:id="17507"/>
      <w:bookmarkStart w:name="_Toc351470931" w:id="17508"/>
      <w:bookmarkStart w:name="_Toc346706966" w:id="17509"/>
      <w:bookmarkStart w:name="_Toc346869974" w:id="17510"/>
      <w:bookmarkStart w:name="_Toc347474492" w:id="17511"/>
      <w:bookmarkStart w:name="_Toc347479355" w:id="17512"/>
      <w:bookmarkStart w:name="_Toc347567143" w:id="17513"/>
      <w:bookmarkStart w:name="_Toc348357597" w:id="17514"/>
      <w:bookmarkStart w:name="_Toc348723267" w:id="17515"/>
      <w:bookmarkStart w:name="_Toc348724080" w:id="17516"/>
      <w:bookmarkStart w:name="_Toc349031032" w:id="17517"/>
      <w:bookmarkStart w:name="_Toc351470932" w:id="17518"/>
      <w:bookmarkStart w:name="_Toc346706967" w:id="17519"/>
      <w:bookmarkStart w:name="_Toc346869975" w:id="17520"/>
      <w:bookmarkStart w:name="_Toc347474493" w:id="17521"/>
      <w:bookmarkStart w:name="_Toc347479356" w:id="17522"/>
      <w:bookmarkStart w:name="_Toc347567144" w:id="17523"/>
      <w:bookmarkStart w:name="_Toc348357598" w:id="17524"/>
      <w:bookmarkStart w:name="_Toc348723268" w:id="17525"/>
      <w:bookmarkStart w:name="_Toc348724081" w:id="17526"/>
      <w:bookmarkStart w:name="_Toc349031033" w:id="17527"/>
      <w:bookmarkStart w:name="_Toc351470933" w:id="17528"/>
      <w:bookmarkStart w:name="_Toc346706968" w:id="17529"/>
      <w:bookmarkStart w:name="_Toc346869976" w:id="17530"/>
      <w:bookmarkStart w:name="_Toc347474494" w:id="17531"/>
      <w:bookmarkStart w:name="_Toc347479357" w:id="17532"/>
      <w:bookmarkStart w:name="_Toc347567145" w:id="17533"/>
      <w:bookmarkStart w:name="_Toc348357599" w:id="17534"/>
      <w:bookmarkStart w:name="_Toc348723269" w:id="17535"/>
      <w:bookmarkStart w:name="_Toc348724082" w:id="17536"/>
      <w:bookmarkStart w:name="_Toc349031034" w:id="17537"/>
      <w:bookmarkStart w:name="_Toc351470934" w:id="17538"/>
      <w:bookmarkStart w:name="_Toc346706969" w:id="17539"/>
      <w:bookmarkStart w:name="_Toc346707136" w:id="17540"/>
      <w:bookmarkStart w:name="_Toc346869977" w:id="17541"/>
      <w:bookmarkStart w:name="_Toc346870144" w:id="17542"/>
      <w:bookmarkStart w:name="_Toc347474495" w:id="17543"/>
      <w:bookmarkStart w:name="_Toc347479358" w:id="17544"/>
      <w:bookmarkStart w:name="_Toc347479525" w:id="17545"/>
      <w:bookmarkStart w:name="_Toc347479577" w:id="17546"/>
      <w:bookmarkStart w:name="_Toc347567146" w:id="17547"/>
      <w:bookmarkStart w:name="_Toc348357600" w:id="17548"/>
      <w:bookmarkStart w:name="_Toc348357770" w:id="17549"/>
      <w:bookmarkStart w:name="_Toc348723270" w:id="17550"/>
      <w:bookmarkStart w:name="_Toc348723440" w:id="17551"/>
      <w:bookmarkStart w:name="_Toc348724083" w:id="17552"/>
      <w:bookmarkStart w:name="_Toc348724253" w:id="17553"/>
      <w:bookmarkStart w:name="_Toc349031035" w:id="17554"/>
      <w:bookmarkStart w:name="_Toc349031206" w:id="17555"/>
      <w:bookmarkStart w:name="_Toc351470935" w:id="17556"/>
      <w:bookmarkStart w:name="_Toc351471106" w:id="17557"/>
      <w:bookmarkStart w:name="_Toc346706970" w:id="17558"/>
      <w:bookmarkStart w:name="_Toc346869978" w:id="17559"/>
      <w:bookmarkStart w:name="_Toc347474496" w:id="17560"/>
      <w:bookmarkStart w:name="_Toc347479359" w:id="17561"/>
      <w:bookmarkStart w:name="_Toc347567147" w:id="17562"/>
      <w:bookmarkStart w:name="_Toc348357601" w:id="17563"/>
      <w:bookmarkStart w:name="_Toc348723271" w:id="17564"/>
      <w:bookmarkStart w:name="_Toc348724084" w:id="17565"/>
      <w:bookmarkStart w:name="_Toc349031036" w:id="17566"/>
      <w:bookmarkStart w:name="_Toc351470936" w:id="17567"/>
      <w:bookmarkStart w:name="_Toc346706971" w:id="17568"/>
      <w:bookmarkStart w:name="_Toc346869979" w:id="17569"/>
      <w:bookmarkStart w:name="_Toc347474497" w:id="17570"/>
      <w:bookmarkStart w:name="_Toc347479360" w:id="17571"/>
      <w:bookmarkStart w:name="_Toc347567148" w:id="17572"/>
      <w:bookmarkStart w:name="_Toc348357602" w:id="17573"/>
      <w:bookmarkStart w:name="_Toc348723272" w:id="17574"/>
      <w:bookmarkStart w:name="_Toc348724085" w:id="17575"/>
      <w:bookmarkStart w:name="_Toc349031037" w:id="17576"/>
      <w:bookmarkStart w:name="_Toc351470937" w:id="17577"/>
      <w:bookmarkStart w:name="_Toc346706972" w:id="17578"/>
      <w:bookmarkStart w:name="_Toc346869980" w:id="17579"/>
      <w:bookmarkStart w:name="_Toc347474498" w:id="17580"/>
      <w:bookmarkStart w:name="_Toc347479361" w:id="17581"/>
      <w:bookmarkStart w:name="_Toc347567149" w:id="17582"/>
      <w:bookmarkStart w:name="_Toc348357603" w:id="17583"/>
      <w:bookmarkStart w:name="_Toc348723273" w:id="17584"/>
      <w:bookmarkStart w:name="_Toc348724086" w:id="17585"/>
      <w:bookmarkStart w:name="_Toc349031038" w:id="17586"/>
      <w:bookmarkStart w:name="_Toc351470938" w:id="17587"/>
      <w:bookmarkStart w:name="_Toc346706973" w:id="17588"/>
      <w:bookmarkStart w:name="_Toc346869981" w:id="17589"/>
      <w:bookmarkStart w:name="_Toc347474499" w:id="17590"/>
      <w:bookmarkStart w:name="_Toc347479362" w:id="17591"/>
      <w:bookmarkStart w:name="_Toc347567150" w:id="17592"/>
      <w:bookmarkStart w:name="_Toc348357604" w:id="17593"/>
      <w:bookmarkStart w:name="_Toc348723274" w:id="17594"/>
      <w:bookmarkStart w:name="_Toc348724087" w:id="17595"/>
      <w:bookmarkStart w:name="_Toc349031039" w:id="17596"/>
      <w:bookmarkStart w:name="_Toc351470939" w:id="17597"/>
      <w:bookmarkStart w:name="_Toc346706974" w:id="17598"/>
      <w:bookmarkStart w:name="_Toc346869982" w:id="17599"/>
      <w:bookmarkStart w:name="_Toc347474500" w:id="17600"/>
      <w:bookmarkStart w:name="_Toc347479363" w:id="17601"/>
      <w:bookmarkStart w:name="_Toc347567151" w:id="17602"/>
      <w:bookmarkStart w:name="_Toc348357605" w:id="17603"/>
      <w:bookmarkStart w:name="_Toc348723275" w:id="17604"/>
      <w:bookmarkStart w:name="_Toc348724088" w:id="17605"/>
      <w:bookmarkStart w:name="_Toc349031040" w:id="17606"/>
      <w:bookmarkStart w:name="_Toc351470940" w:id="17607"/>
      <w:bookmarkStart w:name="_Toc346706975" w:id="17608"/>
      <w:bookmarkStart w:name="_Toc346869983" w:id="17609"/>
      <w:bookmarkStart w:name="_Toc347474501" w:id="17610"/>
      <w:bookmarkStart w:name="_Toc347479364" w:id="17611"/>
      <w:bookmarkStart w:name="_Toc347567152" w:id="17612"/>
      <w:bookmarkStart w:name="_Toc348357606" w:id="17613"/>
      <w:bookmarkStart w:name="_Toc348723276" w:id="17614"/>
      <w:bookmarkStart w:name="_Toc348724089" w:id="17615"/>
      <w:bookmarkStart w:name="_Toc349031041" w:id="17616"/>
      <w:bookmarkStart w:name="_Toc351470941" w:id="17617"/>
      <w:bookmarkStart w:name="_Toc346706976" w:id="17618"/>
      <w:bookmarkStart w:name="_Toc346869984" w:id="17619"/>
      <w:bookmarkStart w:name="_Toc347474502" w:id="17620"/>
      <w:bookmarkStart w:name="_Toc347479365" w:id="17621"/>
      <w:bookmarkStart w:name="_Toc347567153" w:id="17622"/>
      <w:bookmarkStart w:name="_Toc348357607" w:id="17623"/>
      <w:bookmarkStart w:name="_Toc348723277" w:id="17624"/>
      <w:bookmarkStart w:name="_Toc348724090" w:id="17625"/>
      <w:bookmarkStart w:name="_Toc349031042" w:id="17626"/>
      <w:bookmarkStart w:name="_Toc351470942" w:id="17627"/>
      <w:bookmarkStart w:name="_Toc346706977" w:id="17628"/>
      <w:bookmarkStart w:name="_Toc346869985" w:id="17629"/>
      <w:bookmarkStart w:name="_Toc347474503" w:id="17630"/>
      <w:bookmarkStart w:name="_Toc347479366" w:id="17631"/>
      <w:bookmarkStart w:name="_Toc347567154" w:id="17632"/>
      <w:bookmarkStart w:name="_Toc348357608" w:id="17633"/>
      <w:bookmarkStart w:name="_Toc348723278" w:id="17634"/>
      <w:bookmarkStart w:name="_Toc348724091" w:id="17635"/>
      <w:bookmarkStart w:name="_Toc349031043" w:id="17636"/>
      <w:bookmarkStart w:name="_Toc351470943" w:id="17637"/>
      <w:bookmarkStart w:name="_Toc346706978" w:id="17638"/>
      <w:bookmarkStart w:name="_Toc346869986" w:id="17639"/>
      <w:bookmarkStart w:name="_Toc347474504" w:id="17640"/>
      <w:bookmarkStart w:name="_Toc347479367" w:id="17641"/>
      <w:bookmarkStart w:name="_Toc347567155" w:id="17642"/>
      <w:bookmarkStart w:name="_Toc348357609" w:id="17643"/>
      <w:bookmarkStart w:name="_Toc348723279" w:id="17644"/>
      <w:bookmarkStart w:name="_Toc348724092" w:id="17645"/>
      <w:bookmarkStart w:name="_Toc349031044" w:id="17646"/>
      <w:bookmarkStart w:name="_Toc351470944" w:id="17647"/>
      <w:bookmarkStart w:name="_Toc346706979" w:id="17648"/>
      <w:bookmarkStart w:name="_Toc346869987" w:id="17649"/>
      <w:bookmarkStart w:name="_Toc347474505" w:id="17650"/>
      <w:bookmarkStart w:name="_Toc347479368" w:id="17651"/>
      <w:bookmarkStart w:name="_Toc347567156" w:id="17652"/>
      <w:bookmarkStart w:name="_Toc348357610" w:id="17653"/>
      <w:bookmarkStart w:name="_Toc348723280" w:id="17654"/>
      <w:bookmarkStart w:name="_Toc348724093" w:id="17655"/>
      <w:bookmarkStart w:name="_Toc349031045" w:id="17656"/>
      <w:bookmarkStart w:name="_Toc351470945" w:id="17657"/>
      <w:bookmarkStart w:name="_Toc346706980" w:id="17658"/>
      <w:bookmarkStart w:name="_Toc346869988" w:id="17659"/>
      <w:bookmarkStart w:name="_Toc347474506" w:id="17660"/>
      <w:bookmarkStart w:name="_Toc347479369" w:id="17661"/>
      <w:bookmarkStart w:name="_Toc347567157" w:id="17662"/>
      <w:bookmarkStart w:name="_Toc348357611" w:id="17663"/>
      <w:bookmarkStart w:name="_Toc348723281" w:id="17664"/>
      <w:bookmarkStart w:name="_Toc348724094" w:id="17665"/>
      <w:bookmarkStart w:name="_Toc349031046" w:id="17666"/>
      <w:bookmarkStart w:name="_Toc351470946" w:id="17667"/>
      <w:bookmarkStart w:name="_Toc346706981" w:id="17668"/>
      <w:bookmarkStart w:name="_Toc346869989" w:id="17669"/>
      <w:bookmarkStart w:name="_Toc347474507" w:id="17670"/>
      <w:bookmarkStart w:name="_Toc347479370" w:id="17671"/>
      <w:bookmarkStart w:name="_Toc347567158" w:id="17672"/>
      <w:bookmarkStart w:name="_Toc348357612" w:id="17673"/>
      <w:bookmarkStart w:name="_Toc348723282" w:id="17674"/>
      <w:bookmarkStart w:name="_Toc348724095" w:id="17675"/>
      <w:bookmarkStart w:name="_Toc349031047" w:id="17676"/>
      <w:bookmarkStart w:name="_Toc351470947" w:id="17677"/>
      <w:bookmarkStart w:name="_Toc346706982" w:id="17678"/>
      <w:bookmarkStart w:name="_Toc346869990" w:id="17679"/>
      <w:bookmarkStart w:name="_Toc347474508" w:id="17680"/>
      <w:bookmarkStart w:name="_Toc347479371" w:id="17681"/>
      <w:bookmarkStart w:name="_Toc347567159" w:id="17682"/>
      <w:bookmarkStart w:name="_Toc348357613" w:id="17683"/>
      <w:bookmarkStart w:name="_Toc348723283" w:id="17684"/>
      <w:bookmarkStart w:name="_Toc348724096" w:id="17685"/>
      <w:bookmarkStart w:name="_Toc349031048" w:id="17686"/>
      <w:bookmarkStart w:name="_Toc351470948" w:id="17687"/>
      <w:bookmarkStart w:name="_Toc346706983" w:id="17688"/>
      <w:bookmarkStart w:name="_Toc346869991" w:id="17689"/>
      <w:bookmarkStart w:name="_Toc347474509" w:id="17690"/>
      <w:bookmarkStart w:name="_Toc347479372" w:id="17691"/>
      <w:bookmarkStart w:name="_Toc347567160" w:id="17692"/>
      <w:bookmarkStart w:name="_Toc348357614" w:id="17693"/>
      <w:bookmarkStart w:name="_Toc348723284" w:id="17694"/>
      <w:bookmarkStart w:name="_Toc348724097" w:id="17695"/>
      <w:bookmarkStart w:name="_Toc349031049" w:id="17696"/>
      <w:bookmarkStart w:name="_Toc351470949" w:id="17697"/>
      <w:bookmarkStart w:name="_Toc346706984" w:id="17698"/>
      <w:bookmarkStart w:name="_Toc346869992" w:id="17699"/>
      <w:bookmarkStart w:name="_Toc347474510" w:id="17700"/>
      <w:bookmarkStart w:name="_Toc347479373" w:id="17701"/>
      <w:bookmarkStart w:name="_Toc347567161" w:id="17702"/>
      <w:bookmarkStart w:name="_Toc348357615" w:id="17703"/>
      <w:bookmarkStart w:name="_Toc348723285" w:id="17704"/>
      <w:bookmarkStart w:name="_Toc348724098" w:id="17705"/>
      <w:bookmarkStart w:name="_Toc349031050" w:id="17706"/>
      <w:bookmarkStart w:name="_Toc351470950" w:id="17707"/>
      <w:bookmarkStart w:name="_Toc346706985" w:id="17708"/>
      <w:bookmarkStart w:name="_Toc346869993" w:id="17709"/>
      <w:bookmarkStart w:name="_Toc347474511" w:id="17710"/>
      <w:bookmarkStart w:name="_Toc347479374" w:id="17711"/>
      <w:bookmarkStart w:name="_Toc347567162" w:id="17712"/>
      <w:bookmarkStart w:name="_Toc348357616" w:id="17713"/>
      <w:bookmarkStart w:name="_Toc348723286" w:id="17714"/>
      <w:bookmarkStart w:name="_Toc348724099" w:id="17715"/>
      <w:bookmarkStart w:name="_Toc349031051" w:id="17716"/>
      <w:bookmarkStart w:name="_Toc351470951" w:id="17717"/>
      <w:bookmarkStart w:name="_Toc346706986" w:id="17718"/>
      <w:bookmarkStart w:name="_Toc346869994" w:id="17719"/>
      <w:bookmarkStart w:name="_Toc347474512" w:id="17720"/>
      <w:bookmarkStart w:name="_Toc347479375" w:id="17721"/>
      <w:bookmarkStart w:name="_Toc347567163" w:id="17722"/>
      <w:bookmarkStart w:name="_Toc348357617" w:id="17723"/>
      <w:bookmarkStart w:name="_Toc348723287" w:id="17724"/>
      <w:bookmarkStart w:name="_Toc348724100" w:id="17725"/>
      <w:bookmarkStart w:name="_Toc349031052" w:id="17726"/>
      <w:bookmarkStart w:name="_Toc351470952" w:id="17727"/>
      <w:bookmarkStart w:name="_Toc346706987" w:id="17728"/>
      <w:bookmarkStart w:name="_Toc346869995" w:id="17729"/>
      <w:bookmarkStart w:name="_Toc347474513" w:id="17730"/>
      <w:bookmarkStart w:name="_Toc347479376" w:id="17731"/>
      <w:bookmarkStart w:name="_Toc347567164" w:id="17732"/>
      <w:bookmarkStart w:name="_Toc348357618" w:id="17733"/>
      <w:bookmarkStart w:name="_Toc348723288" w:id="17734"/>
      <w:bookmarkStart w:name="_Toc348724101" w:id="17735"/>
      <w:bookmarkStart w:name="_Toc349031053" w:id="17736"/>
      <w:bookmarkStart w:name="_Toc351470953" w:id="17737"/>
      <w:bookmarkStart w:name="_Toc346706988" w:id="17738"/>
      <w:bookmarkStart w:name="_Toc346869996" w:id="17739"/>
      <w:bookmarkStart w:name="_Toc347474514" w:id="17740"/>
      <w:bookmarkStart w:name="_Toc347479377" w:id="17741"/>
      <w:bookmarkStart w:name="_Toc347567165" w:id="17742"/>
      <w:bookmarkStart w:name="_Toc348357619" w:id="17743"/>
      <w:bookmarkStart w:name="_Toc348723289" w:id="17744"/>
      <w:bookmarkStart w:name="_Toc348724102" w:id="17745"/>
      <w:bookmarkStart w:name="_Toc349031054" w:id="17746"/>
      <w:bookmarkStart w:name="_Toc351470954" w:id="17747"/>
      <w:bookmarkStart w:name="_Toc346706989" w:id="17748"/>
      <w:bookmarkStart w:name="_Toc346869997" w:id="17749"/>
      <w:bookmarkStart w:name="_Toc347474515" w:id="17750"/>
      <w:bookmarkStart w:name="_Toc347479378" w:id="17751"/>
      <w:bookmarkStart w:name="_Toc347567166" w:id="17752"/>
      <w:bookmarkStart w:name="_Toc348357620" w:id="17753"/>
      <w:bookmarkStart w:name="_Toc348723290" w:id="17754"/>
      <w:bookmarkStart w:name="_Toc348724103" w:id="17755"/>
      <w:bookmarkStart w:name="_Toc349031055" w:id="17756"/>
      <w:bookmarkStart w:name="_Toc351470955" w:id="17757"/>
      <w:bookmarkStart w:name="_Toc346706990" w:id="17758"/>
      <w:bookmarkStart w:name="_Toc346869998" w:id="17759"/>
      <w:bookmarkStart w:name="_Toc347474516" w:id="17760"/>
      <w:bookmarkStart w:name="_Toc347479379" w:id="17761"/>
      <w:bookmarkStart w:name="_Toc347567167" w:id="17762"/>
      <w:bookmarkStart w:name="_Toc348357621" w:id="17763"/>
      <w:bookmarkStart w:name="_Toc348723291" w:id="17764"/>
      <w:bookmarkStart w:name="_Toc348724104" w:id="17765"/>
      <w:bookmarkStart w:name="_Toc349031056" w:id="17766"/>
      <w:bookmarkStart w:name="_Toc351470956" w:id="17767"/>
      <w:bookmarkStart w:name="_Toc346706991" w:id="17768"/>
      <w:bookmarkStart w:name="_Toc346869999" w:id="17769"/>
      <w:bookmarkStart w:name="_Toc347474517" w:id="17770"/>
      <w:bookmarkStart w:name="_Toc347479380" w:id="17771"/>
      <w:bookmarkStart w:name="_Toc347567168" w:id="17772"/>
      <w:bookmarkStart w:name="_Toc348357622" w:id="17773"/>
      <w:bookmarkStart w:name="_Toc348723292" w:id="17774"/>
      <w:bookmarkStart w:name="_Toc348724105" w:id="17775"/>
      <w:bookmarkStart w:name="_Toc349031057" w:id="17776"/>
      <w:bookmarkStart w:name="_Toc351470957" w:id="17777"/>
      <w:bookmarkStart w:name="_Toc346706992" w:id="17778"/>
      <w:bookmarkStart w:name="_Toc346870000" w:id="17779"/>
      <w:bookmarkStart w:name="_Toc347474518" w:id="17780"/>
      <w:bookmarkStart w:name="_Toc347479381" w:id="17781"/>
      <w:bookmarkStart w:name="_Toc347567169" w:id="17782"/>
      <w:bookmarkStart w:name="_Toc348357623" w:id="17783"/>
      <w:bookmarkStart w:name="_Toc348723293" w:id="17784"/>
      <w:bookmarkStart w:name="_Toc348724106" w:id="17785"/>
      <w:bookmarkStart w:name="_Toc349031058" w:id="17786"/>
      <w:bookmarkStart w:name="_Toc351470958" w:id="17787"/>
      <w:bookmarkStart w:name="_Toc346706993" w:id="17788"/>
      <w:bookmarkStart w:name="_Toc346870001" w:id="17789"/>
      <w:bookmarkStart w:name="_Toc347474519" w:id="17790"/>
      <w:bookmarkStart w:name="_Toc347479382" w:id="17791"/>
      <w:bookmarkStart w:name="_Toc347567170" w:id="17792"/>
      <w:bookmarkStart w:name="_Toc348357624" w:id="17793"/>
      <w:bookmarkStart w:name="_Toc348723294" w:id="17794"/>
      <w:bookmarkStart w:name="_Toc348724107" w:id="17795"/>
      <w:bookmarkStart w:name="_Toc349031059" w:id="17796"/>
      <w:bookmarkStart w:name="_Toc351470959" w:id="17797"/>
      <w:bookmarkStart w:name="_Toc346706994" w:id="17798"/>
      <w:bookmarkStart w:name="_Toc346870002" w:id="17799"/>
      <w:bookmarkStart w:name="_Toc347474520" w:id="17800"/>
      <w:bookmarkStart w:name="_Toc347479383" w:id="17801"/>
      <w:bookmarkStart w:name="_Toc347567171" w:id="17802"/>
      <w:bookmarkStart w:name="_Toc348357625" w:id="17803"/>
      <w:bookmarkStart w:name="_Toc348723295" w:id="17804"/>
      <w:bookmarkStart w:name="_Toc348724108" w:id="17805"/>
      <w:bookmarkStart w:name="_Toc349031060" w:id="17806"/>
      <w:bookmarkStart w:name="_Toc351470960" w:id="17807"/>
      <w:bookmarkStart w:name="_Toc346706995" w:id="17808"/>
      <w:bookmarkStart w:name="_Toc346870003" w:id="17809"/>
      <w:bookmarkStart w:name="_Toc347474521" w:id="17810"/>
      <w:bookmarkStart w:name="_Toc347479384" w:id="17811"/>
      <w:bookmarkStart w:name="_Toc347567172" w:id="17812"/>
      <w:bookmarkStart w:name="_Toc348357626" w:id="17813"/>
      <w:bookmarkStart w:name="_Toc348723296" w:id="17814"/>
      <w:bookmarkStart w:name="_Toc348724109" w:id="17815"/>
      <w:bookmarkStart w:name="_Toc349031061" w:id="17816"/>
      <w:bookmarkStart w:name="_Toc351470961" w:id="17817"/>
      <w:bookmarkStart w:name="_Toc346706996" w:id="17818"/>
      <w:bookmarkStart w:name="_Toc346870004" w:id="17819"/>
      <w:bookmarkStart w:name="_Toc347474522" w:id="17820"/>
      <w:bookmarkStart w:name="_Toc347479385" w:id="17821"/>
      <w:bookmarkStart w:name="_Toc347567173" w:id="17822"/>
      <w:bookmarkStart w:name="_Toc348357627" w:id="17823"/>
      <w:bookmarkStart w:name="_Toc348723297" w:id="17824"/>
      <w:bookmarkStart w:name="_Toc348724110" w:id="17825"/>
      <w:bookmarkStart w:name="_Toc349031062" w:id="17826"/>
      <w:bookmarkStart w:name="_Toc351470962" w:id="17827"/>
      <w:bookmarkStart w:name="_Toc346706997" w:id="17828"/>
      <w:bookmarkStart w:name="_Toc346870005" w:id="17829"/>
      <w:bookmarkStart w:name="_Toc347474523" w:id="17830"/>
      <w:bookmarkStart w:name="_Toc347479386" w:id="17831"/>
      <w:bookmarkStart w:name="_Toc347567174" w:id="17832"/>
      <w:bookmarkStart w:name="_Toc348357628" w:id="17833"/>
      <w:bookmarkStart w:name="_Toc348723298" w:id="17834"/>
      <w:bookmarkStart w:name="_Toc348724111" w:id="17835"/>
      <w:bookmarkStart w:name="_Toc349031063" w:id="17836"/>
      <w:bookmarkStart w:name="_Toc351470963" w:id="17837"/>
      <w:bookmarkStart w:name="_Toc346706998" w:id="17838"/>
      <w:bookmarkStart w:name="_Toc346870006" w:id="17839"/>
      <w:bookmarkStart w:name="_Toc347474524" w:id="17840"/>
      <w:bookmarkStart w:name="_Toc347479387" w:id="17841"/>
      <w:bookmarkStart w:name="_Toc347567175" w:id="17842"/>
      <w:bookmarkStart w:name="_Toc348357629" w:id="17843"/>
      <w:bookmarkStart w:name="_Toc348723299" w:id="17844"/>
      <w:bookmarkStart w:name="_Toc348724112" w:id="17845"/>
      <w:bookmarkStart w:name="_Toc349031064" w:id="17846"/>
      <w:bookmarkStart w:name="_Toc351470964" w:id="17847"/>
      <w:bookmarkStart w:name="_Toc346706999" w:id="17848"/>
      <w:bookmarkStart w:name="_Toc346870007" w:id="17849"/>
      <w:bookmarkStart w:name="_Toc347474525" w:id="17850"/>
      <w:bookmarkStart w:name="_Toc347479388" w:id="17851"/>
      <w:bookmarkStart w:name="_Toc347567176" w:id="17852"/>
      <w:bookmarkStart w:name="_Toc348357630" w:id="17853"/>
      <w:bookmarkStart w:name="_Toc348723300" w:id="17854"/>
      <w:bookmarkStart w:name="_Toc348724113" w:id="17855"/>
      <w:bookmarkStart w:name="_Toc349031065" w:id="17856"/>
      <w:bookmarkStart w:name="_Toc351470965" w:id="17857"/>
      <w:bookmarkStart w:name="_Toc346707000" w:id="17858"/>
      <w:bookmarkStart w:name="_Toc346870008" w:id="17859"/>
      <w:bookmarkStart w:name="_Toc347474526" w:id="17860"/>
      <w:bookmarkStart w:name="_Toc347479389" w:id="17861"/>
      <w:bookmarkStart w:name="_Toc347567177" w:id="17862"/>
      <w:bookmarkStart w:name="_Toc348357631" w:id="17863"/>
      <w:bookmarkStart w:name="_Toc348723301" w:id="17864"/>
      <w:bookmarkStart w:name="_Toc348724114" w:id="17865"/>
      <w:bookmarkStart w:name="_Toc349031066" w:id="17866"/>
      <w:bookmarkStart w:name="_Toc351470966" w:id="17867"/>
      <w:bookmarkStart w:name="_Toc346707001" w:id="17868"/>
      <w:bookmarkStart w:name="_Toc346870009" w:id="17869"/>
      <w:bookmarkStart w:name="_Toc347474527" w:id="17870"/>
      <w:bookmarkStart w:name="_Toc347479390" w:id="17871"/>
      <w:bookmarkStart w:name="_Toc347567178" w:id="17872"/>
      <w:bookmarkStart w:name="_Toc348357632" w:id="17873"/>
      <w:bookmarkStart w:name="_Toc348723302" w:id="17874"/>
      <w:bookmarkStart w:name="_Toc348724115" w:id="17875"/>
      <w:bookmarkStart w:name="_Toc349031067" w:id="17876"/>
      <w:bookmarkStart w:name="_Toc351470967" w:id="17877"/>
      <w:bookmarkStart w:name="_Toc346707002" w:id="17878"/>
      <w:bookmarkStart w:name="_Toc346870010" w:id="17879"/>
      <w:bookmarkStart w:name="_Toc347474528" w:id="17880"/>
      <w:bookmarkStart w:name="_Toc347479391" w:id="17881"/>
      <w:bookmarkStart w:name="_Toc347567179" w:id="17882"/>
      <w:bookmarkStart w:name="_Toc348357633" w:id="17883"/>
      <w:bookmarkStart w:name="_Toc348723303" w:id="17884"/>
      <w:bookmarkStart w:name="_Toc348724116" w:id="17885"/>
      <w:bookmarkStart w:name="_Toc349031068" w:id="17886"/>
      <w:bookmarkStart w:name="_Toc351470968" w:id="17887"/>
      <w:bookmarkStart w:name="_Toc346707003" w:id="17888"/>
      <w:bookmarkStart w:name="_Toc346870011" w:id="17889"/>
      <w:bookmarkStart w:name="_Toc347474529" w:id="17890"/>
      <w:bookmarkStart w:name="_Toc347479392" w:id="17891"/>
      <w:bookmarkStart w:name="_Toc347567180" w:id="17892"/>
      <w:bookmarkStart w:name="_Toc348357634" w:id="17893"/>
      <w:bookmarkStart w:name="_Toc348723304" w:id="17894"/>
      <w:bookmarkStart w:name="_Toc348724117" w:id="17895"/>
      <w:bookmarkStart w:name="_Toc349031069" w:id="17896"/>
      <w:bookmarkStart w:name="_Toc351470969" w:id="17897"/>
      <w:bookmarkStart w:name="_Toc346707004" w:id="17898"/>
      <w:bookmarkStart w:name="_Toc346870012" w:id="17899"/>
      <w:bookmarkStart w:name="_Toc347474530" w:id="17900"/>
      <w:bookmarkStart w:name="_Toc347479393" w:id="17901"/>
      <w:bookmarkStart w:name="_Toc347567181" w:id="17902"/>
      <w:bookmarkStart w:name="_Toc348357635" w:id="17903"/>
      <w:bookmarkStart w:name="_Toc348723305" w:id="17904"/>
      <w:bookmarkStart w:name="_Toc348724118" w:id="17905"/>
      <w:bookmarkStart w:name="_Toc349031070" w:id="17906"/>
      <w:bookmarkStart w:name="_Toc351470970" w:id="17907"/>
      <w:bookmarkStart w:name="_Toc346707005" w:id="17908"/>
      <w:bookmarkStart w:name="_Toc346870013" w:id="17909"/>
      <w:bookmarkStart w:name="_Toc347474531" w:id="17910"/>
      <w:bookmarkStart w:name="_Toc347479394" w:id="17911"/>
      <w:bookmarkStart w:name="_Toc347567182" w:id="17912"/>
      <w:bookmarkStart w:name="_Toc348357636" w:id="17913"/>
      <w:bookmarkStart w:name="_Toc348723306" w:id="17914"/>
      <w:bookmarkStart w:name="_Toc348724119" w:id="17915"/>
      <w:bookmarkStart w:name="_Toc349031071" w:id="17916"/>
      <w:bookmarkStart w:name="_Toc351470971" w:id="17917"/>
      <w:bookmarkStart w:name="_Toc346707006" w:id="17918"/>
      <w:bookmarkStart w:name="_Toc346870014" w:id="17919"/>
      <w:bookmarkStart w:name="_Toc347474532" w:id="17920"/>
      <w:bookmarkStart w:name="_Toc347479395" w:id="17921"/>
      <w:bookmarkStart w:name="_Toc347567183" w:id="17922"/>
      <w:bookmarkStart w:name="_Toc348357637" w:id="17923"/>
      <w:bookmarkStart w:name="_Toc348723307" w:id="17924"/>
      <w:bookmarkStart w:name="_Toc348724120" w:id="17925"/>
      <w:bookmarkStart w:name="_Toc349031072" w:id="17926"/>
      <w:bookmarkStart w:name="_Toc351470972" w:id="17927"/>
      <w:bookmarkStart w:name="_Toc346707007" w:id="17928"/>
      <w:bookmarkStart w:name="_Toc346870015" w:id="17929"/>
      <w:bookmarkStart w:name="_Toc347474533" w:id="17930"/>
      <w:bookmarkStart w:name="_Toc347479396" w:id="17931"/>
      <w:bookmarkStart w:name="_Toc347567184" w:id="17932"/>
      <w:bookmarkStart w:name="_Toc348357638" w:id="17933"/>
      <w:bookmarkStart w:name="_Toc348723308" w:id="17934"/>
      <w:bookmarkStart w:name="_Toc348724121" w:id="17935"/>
      <w:bookmarkStart w:name="_Toc349031073" w:id="17936"/>
      <w:bookmarkStart w:name="_Toc351470973" w:id="17937"/>
      <w:bookmarkStart w:name="_Toc346707008" w:id="17938"/>
      <w:bookmarkStart w:name="_Toc346870016" w:id="17939"/>
      <w:bookmarkStart w:name="_Toc347474534" w:id="17940"/>
      <w:bookmarkStart w:name="_Toc347479397" w:id="17941"/>
      <w:bookmarkStart w:name="_Toc347567185" w:id="17942"/>
      <w:bookmarkStart w:name="_Toc348357639" w:id="17943"/>
      <w:bookmarkStart w:name="_Toc348723309" w:id="17944"/>
      <w:bookmarkStart w:name="_Toc348724122" w:id="17945"/>
      <w:bookmarkStart w:name="_Toc349031074" w:id="17946"/>
      <w:bookmarkStart w:name="_Toc351470974" w:id="17947"/>
      <w:bookmarkStart w:name="_Toc346707009" w:id="17948"/>
      <w:bookmarkStart w:name="_Toc346870017" w:id="17949"/>
      <w:bookmarkStart w:name="_Toc347474535" w:id="17950"/>
      <w:bookmarkStart w:name="_Toc347479398" w:id="17951"/>
      <w:bookmarkStart w:name="_Toc347567186" w:id="17952"/>
      <w:bookmarkStart w:name="_Toc348357640" w:id="17953"/>
      <w:bookmarkStart w:name="_Toc348723310" w:id="17954"/>
      <w:bookmarkStart w:name="_Toc348724123" w:id="17955"/>
      <w:bookmarkStart w:name="_Toc349031075" w:id="17956"/>
      <w:bookmarkStart w:name="_Toc351470975" w:id="17957"/>
      <w:bookmarkStart w:name="_Toc346707010" w:id="17958"/>
      <w:bookmarkStart w:name="_Toc346870018" w:id="17959"/>
      <w:bookmarkStart w:name="_Toc347474536" w:id="17960"/>
      <w:bookmarkStart w:name="_Toc347479399" w:id="17961"/>
      <w:bookmarkStart w:name="_Toc347567187" w:id="17962"/>
      <w:bookmarkStart w:name="_Toc348357641" w:id="17963"/>
      <w:bookmarkStart w:name="_Toc348723311" w:id="17964"/>
      <w:bookmarkStart w:name="_Toc348724124" w:id="17965"/>
      <w:bookmarkStart w:name="_Toc349031076" w:id="17966"/>
      <w:bookmarkStart w:name="_Toc351470976" w:id="17967"/>
      <w:bookmarkStart w:name="_Toc346707011" w:id="17968"/>
      <w:bookmarkStart w:name="_Toc346870019" w:id="17969"/>
      <w:bookmarkStart w:name="_Toc347474537" w:id="17970"/>
      <w:bookmarkStart w:name="_Toc347479400" w:id="17971"/>
      <w:bookmarkStart w:name="_Toc347567188" w:id="17972"/>
      <w:bookmarkStart w:name="_Toc348357642" w:id="17973"/>
      <w:bookmarkStart w:name="_Toc348723312" w:id="17974"/>
      <w:bookmarkStart w:name="_Toc348724125" w:id="17975"/>
      <w:bookmarkStart w:name="_Toc349031077" w:id="17976"/>
      <w:bookmarkStart w:name="_Toc351470977" w:id="17977"/>
      <w:bookmarkStart w:name="_Toc346707012" w:id="17978"/>
      <w:bookmarkStart w:name="_Toc346870020" w:id="17979"/>
      <w:bookmarkStart w:name="_Toc347474538" w:id="17980"/>
      <w:bookmarkStart w:name="_Toc347479401" w:id="17981"/>
      <w:bookmarkStart w:name="_Toc347567189" w:id="17982"/>
      <w:bookmarkStart w:name="_Toc348357643" w:id="17983"/>
      <w:bookmarkStart w:name="_Toc348723313" w:id="17984"/>
      <w:bookmarkStart w:name="_Toc348724126" w:id="17985"/>
      <w:bookmarkStart w:name="_Toc349031078" w:id="17986"/>
      <w:bookmarkStart w:name="_Toc351470978" w:id="17987"/>
      <w:bookmarkStart w:name="_Toc346707013" w:id="17988"/>
      <w:bookmarkStart w:name="_Toc346870021" w:id="17989"/>
      <w:bookmarkStart w:name="_Toc347474539" w:id="17990"/>
      <w:bookmarkStart w:name="_Toc347479402" w:id="17991"/>
      <w:bookmarkStart w:name="_Toc347567190" w:id="17992"/>
      <w:bookmarkStart w:name="_Toc348357644" w:id="17993"/>
      <w:bookmarkStart w:name="_Toc348723314" w:id="17994"/>
      <w:bookmarkStart w:name="_Toc348724127" w:id="17995"/>
      <w:bookmarkStart w:name="_Toc349031079" w:id="17996"/>
      <w:bookmarkStart w:name="_Toc351470979" w:id="17997"/>
      <w:bookmarkStart w:name="_Toc346707014" w:id="17998"/>
      <w:bookmarkStart w:name="_Toc346870022" w:id="17999"/>
      <w:bookmarkStart w:name="_Toc347474540" w:id="18000"/>
      <w:bookmarkStart w:name="_Toc347479403" w:id="18001"/>
      <w:bookmarkStart w:name="_Toc347567191" w:id="18002"/>
      <w:bookmarkStart w:name="_Toc348357645" w:id="18003"/>
      <w:bookmarkStart w:name="_Toc348723315" w:id="18004"/>
      <w:bookmarkStart w:name="_Toc348724128" w:id="18005"/>
      <w:bookmarkStart w:name="_Toc349031080" w:id="18006"/>
      <w:bookmarkStart w:name="_Toc351470980" w:id="18007"/>
      <w:bookmarkStart w:name="_Toc346707015" w:id="18008"/>
      <w:bookmarkStart w:name="_Toc346870023" w:id="18009"/>
      <w:bookmarkStart w:name="_Toc347474541" w:id="18010"/>
      <w:bookmarkStart w:name="_Toc347479404" w:id="18011"/>
      <w:bookmarkStart w:name="_Toc347567192" w:id="18012"/>
      <w:bookmarkStart w:name="_Toc348357646" w:id="18013"/>
      <w:bookmarkStart w:name="_Toc348723316" w:id="18014"/>
      <w:bookmarkStart w:name="_Toc348724129" w:id="18015"/>
      <w:bookmarkStart w:name="_Toc349031081" w:id="18016"/>
      <w:bookmarkStart w:name="_Toc351470981" w:id="18017"/>
      <w:bookmarkStart w:name="_Toc346707016" w:id="18018"/>
      <w:bookmarkStart w:name="_Toc346870024" w:id="18019"/>
      <w:bookmarkStart w:name="_Toc347474542" w:id="18020"/>
      <w:bookmarkStart w:name="_Toc347479405" w:id="18021"/>
      <w:bookmarkStart w:name="_Toc347567193" w:id="18022"/>
      <w:bookmarkStart w:name="_Toc348357647" w:id="18023"/>
      <w:bookmarkStart w:name="_Toc348723317" w:id="18024"/>
      <w:bookmarkStart w:name="_Toc348724130" w:id="18025"/>
      <w:bookmarkStart w:name="_Toc349031082" w:id="18026"/>
      <w:bookmarkStart w:name="_Toc351470982" w:id="18027"/>
      <w:bookmarkStart w:name="_Toc346707017" w:id="18028"/>
      <w:bookmarkStart w:name="_Toc346870025" w:id="18029"/>
      <w:bookmarkStart w:name="_Toc347474543" w:id="18030"/>
      <w:bookmarkStart w:name="_Toc347479406" w:id="18031"/>
      <w:bookmarkStart w:name="_Toc347567194" w:id="18032"/>
      <w:bookmarkStart w:name="_Toc348357648" w:id="18033"/>
      <w:bookmarkStart w:name="_Toc348723318" w:id="18034"/>
      <w:bookmarkStart w:name="_Toc348724131" w:id="18035"/>
      <w:bookmarkStart w:name="_Toc349031083" w:id="18036"/>
      <w:bookmarkStart w:name="_Toc351470983" w:id="18037"/>
      <w:bookmarkStart w:name="_Toc346707018" w:id="18038"/>
      <w:bookmarkStart w:name="_Toc346870026" w:id="18039"/>
      <w:bookmarkStart w:name="_Toc347474544" w:id="18040"/>
      <w:bookmarkStart w:name="_Toc347479407" w:id="18041"/>
      <w:bookmarkStart w:name="_Toc347567195" w:id="18042"/>
      <w:bookmarkStart w:name="_Toc348357649" w:id="18043"/>
      <w:bookmarkStart w:name="_Toc348723319" w:id="18044"/>
      <w:bookmarkStart w:name="_Toc348724132" w:id="18045"/>
      <w:bookmarkStart w:name="_Toc349031084" w:id="18046"/>
      <w:bookmarkStart w:name="_Toc351470984" w:id="18047"/>
      <w:bookmarkStart w:name="_Toc346707019" w:id="18048"/>
      <w:bookmarkStart w:name="_Toc346870027" w:id="18049"/>
      <w:bookmarkStart w:name="_Toc347474545" w:id="18050"/>
      <w:bookmarkStart w:name="_Toc347479408" w:id="18051"/>
      <w:bookmarkStart w:name="_Toc347567196" w:id="18052"/>
      <w:bookmarkStart w:name="_Toc348357650" w:id="18053"/>
      <w:bookmarkStart w:name="_Toc348723320" w:id="18054"/>
      <w:bookmarkStart w:name="_Toc348724133" w:id="18055"/>
      <w:bookmarkStart w:name="_Toc349031085" w:id="18056"/>
      <w:bookmarkStart w:name="_Toc351470985" w:id="18057"/>
      <w:bookmarkStart w:name="_Toc346707020" w:id="18058"/>
      <w:bookmarkStart w:name="_Toc346870028" w:id="18059"/>
      <w:bookmarkStart w:name="_Toc347474546" w:id="18060"/>
      <w:bookmarkStart w:name="_Toc347479409" w:id="18061"/>
      <w:bookmarkStart w:name="_Toc347567197" w:id="18062"/>
      <w:bookmarkStart w:name="_Toc348357651" w:id="18063"/>
      <w:bookmarkStart w:name="_Toc348723321" w:id="18064"/>
      <w:bookmarkStart w:name="_Toc348724134" w:id="18065"/>
      <w:bookmarkStart w:name="_Toc349031086" w:id="18066"/>
      <w:bookmarkStart w:name="_Toc351470986" w:id="18067"/>
      <w:bookmarkStart w:name="_Toc346707021" w:id="18068"/>
      <w:bookmarkStart w:name="_Toc346870029" w:id="18069"/>
      <w:bookmarkStart w:name="_Toc347474547" w:id="18070"/>
      <w:bookmarkStart w:name="_Toc347479410" w:id="18071"/>
      <w:bookmarkStart w:name="_Toc347567198" w:id="18072"/>
      <w:bookmarkStart w:name="_Toc348357652" w:id="18073"/>
      <w:bookmarkStart w:name="_Toc348723322" w:id="18074"/>
      <w:bookmarkStart w:name="_Toc348724135" w:id="18075"/>
      <w:bookmarkStart w:name="_Toc349031087" w:id="18076"/>
      <w:bookmarkStart w:name="_Toc351470987" w:id="18077"/>
      <w:bookmarkStart w:name="_Toc346707022" w:id="18078"/>
      <w:bookmarkStart w:name="_Toc346870030" w:id="18079"/>
      <w:bookmarkStart w:name="_Toc347474548" w:id="18080"/>
      <w:bookmarkStart w:name="_Toc347479411" w:id="18081"/>
      <w:bookmarkStart w:name="_Toc347567199" w:id="18082"/>
      <w:bookmarkStart w:name="_Toc348357653" w:id="18083"/>
      <w:bookmarkStart w:name="_Toc348723323" w:id="18084"/>
      <w:bookmarkStart w:name="_Toc348724136" w:id="18085"/>
      <w:bookmarkStart w:name="_Toc349031088" w:id="18086"/>
      <w:bookmarkStart w:name="_Toc351470988" w:id="18087"/>
      <w:bookmarkStart w:name="_Toc346707023" w:id="18088"/>
      <w:bookmarkStart w:name="_Toc346870031" w:id="18089"/>
      <w:bookmarkStart w:name="_Toc347474549" w:id="18090"/>
      <w:bookmarkStart w:name="_Toc347479412" w:id="18091"/>
      <w:bookmarkStart w:name="_Toc347567200" w:id="18092"/>
      <w:bookmarkStart w:name="_Toc348357654" w:id="18093"/>
      <w:bookmarkStart w:name="_Toc348723324" w:id="18094"/>
      <w:bookmarkStart w:name="_Toc348724137" w:id="18095"/>
      <w:bookmarkStart w:name="_Toc349031089" w:id="18096"/>
      <w:bookmarkStart w:name="_Toc351470989" w:id="18097"/>
      <w:bookmarkStart w:name="_Toc346707024" w:id="18098"/>
      <w:bookmarkStart w:name="_Toc346870032" w:id="18099"/>
      <w:bookmarkStart w:name="_Toc347474550" w:id="18100"/>
      <w:bookmarkStart w:name="_Toc347479413" w:id="18101"/>
      <w:bookmarkStart w:name="_Toc347567201" w:id="18102"/>
      <w:bookmarkStart w:name="_Toc348357655" w:id="18103"/>
      <w:bookmarkStart w:name="_Toc348723325" w:id="18104"/>
      <w:bookmarkStart w:name="_Toc348724138" w:id="18105"/>
      <w:bookmarkStart w:name="_Toc349031090" w:id="18106"/>
      <w:bookmarkStart w:name="_Toc351470990" w:id="18107"/>
      <w:bookmarkStart w:name="_Toc346707025" w:id="18108"/>
      <w:bookmarkStart w:name="_Toc346870033" w:id="18109"/>
      <w:bookmarkStart w:name="_Toc347474551" w:id="18110"/>
      <w:bookmarkStart w:name="_Toc347479414" w:id="18111"/>
      <w:bookmarkStart w:name="_Toc347567202" w:id="18112"/>
      <w:bookmarkStart w:name="_Toc348357656" w:id="18113"/>
      <w:bookmarkStart w:name="_Toc348723326" w:id="18114"/>
      <w:bookmarkStart w:name="_Toc348724139" w:id="18115"/>
      <w:bookmarkStart w:name="_Toc349031091" w:id="18116"/>
      <w:bookmarkStart w:name="_Toc351470991" w:id="18117"/>
      <w:bookmarkStart w:name="_Toc346707026" w:id="18118"/>
      <w:bookmarkStart w:name="_Toc346870034" w:id="18119"/>
      <w:bookmarkStart w:name="_Toc347474552" w:id="18120"/>
      <w:bookmarkStart w:name="_Toc347479415" w:id="18121"/>
      <w:bookmarkStart w:name="_Toc347567203" w:id="18122"/>
      <w:bookmarkStart w:name="_Toc348357657" w:id="18123"/>
      <w:bookmarkStart w:name="_Toc348723327" w:id="18124"/>
      <w:bookmarkStart w:name="_Toc348724140" w:id="18125"/>
      <w:bookmarkStart w:name="_Toc349031092" w:id="18126"/>
      <w:bookmarkStart w:name="_Toc351470992" w:id="18127"/>
      <w:bookmarkStart w:name="_Toc346707027" w:id="18128"/>
      <w:bookmarkStart w:name="_Toc346870035" w:id="18129"/>
      <w:bookmarkStart w:name="_Toc347474553" w:id="18130"/>
      <w:bookmarkStart w:name="_Toc347479416" w:id="18131"/>
      <w:bookmarkStart w:name="_Toc347567204" w:id="18132"/>
      <w:bookmarkStart w:name="_Toc348357658" w:id="18133"/>
      <w:bookmarkStart w:name="_Toc348723328" w:id="18134"/>
      <w:bookmarkStart w:name="_Toc348724141" w:id="18135"/>
      <w:bookmarkStart w:name="_Toc349031093" w:id="18136"/>
      <w:bookmarkStart w:name="_Toc351470993" w:id="18137"/>
      <w:bookmarkStart w:name="_Toc346707028" w:id="18138"/>
      <w:bookmarkStart w:name="_Toc346870036" w:id="18139"/>
      <w:bookmarkStart w:name="_Toc347474554" w:id="18140"/>
      <w:bookmarkStart w:name="_Toc347479417" w:id="18141"/>
      <w:bookmarkStart w:name="_Toc347567205" w:id="18142"/>
      <w:bookmarkStart w:name="_Toc348357659" w:id="18143"/>
      <w:bookmarkStart w:name="_Toc348723329" w:id="18144"/>
      <w:bookmarkStart w:name="_Toc348724142" w:id="18145"/>
      <w:bookmarkStart w:name="_Toc349031094" w:id="18146"/>
      <w:bookmarkStart w:name="_Toc351470994" w:id="18147"/>
      <w:bookmarkStart w:name="_Toc346707029" w:id="18148"/>
      <w:bookmarkStart w:name="_Toc346870037" w:id="18149"/>
      <w:bookmarkStart w:name="_Toc347474555" w:id="18150"/>
      <w:bookmarkStart w:name="_Toc347479418" w:id="18151"/>
      <w:bookmarkStart w:name="_Toc347567206" w:id="18152"/>
      <w:bookmarkStart w:name="_Toc348357660" w:id="18153"/>
      <w:bookmarkStart w:name="_Toc348723330" w:id="18154"/>
      <w:bookmarkStart w:name="_Toc348724143" w:id="18155"/>
      <w:bookmarkStart w:name="_Toc349031095" w:id="18156"/>
      <w:bookmarkStart w:name="_Toc351470995" w:id="18157"/>
      <w:bookmarkStart w:name="_Toc346707030" w:id="18158"/>
      <w:bookmarkStart w:name="_Toc346870038" w:id="18159"/>
      <w:bookmarkStart w:name="_Toc347474556" w:id="18160"/>
      <w:bookmarkStart w:name="_Toc347479419" w:id="18161"/>
      <w:bookmarkStart w:name="_Toc347567207" w:id="18162"/>
      <w:bookmarkStart w:name="_Toc348357661" w:id="18163"/>
      <w:bookmarkStart w:name="_Toc348723331" w:id="18164"/>
      <w:bookmarkStart w:name="_Toc348724144" w:id="18165"/>
      <w:bookmarkStart w:name="_Toc349031096" w:id="18166"/>
      <w:bookmarkStart w:name="_Toc351470996" w:id="18167"/>
      <w:bookmarkStart w:name="_Toc346707031" w:id="18168"/>
      <w:bookmarkStart w:name="_Toc346870039" w:id="18169"/>
      <w:bookmarkStart w:name="_Toc347474557" w:id="18170"/>
      <w:bookmarkStart w:name="_Toc347479420" w:id="18171"/>
      <w:bookmarkStart w:name="_Toc347567208" w:id="18172"/>
      <w:bookmarkStart w:name="_Toc348357662" w:id="18173"/>
      <w:bookmarkStart w:name="_Toc348723332" w:id="18174"/>
      <w:bookmarkStart w:name="_Toc348724145" w:id="18175"/>
      <w:bookmarkStart w:name="_Toc349031097" w:id="18176"/>
      <w:bookmarkStart w:name="_Toc351470997" w:id="18177"/>
      <w:bookmarkStart w:name="_Toc346707032" w:id="18178"/>
      <w:bookmarkStart w:name="_Toc346870040" w:id="18179"/>
      <w:bookmarkStart w:name="_Toc347474558" w:id="18180"/>
      <w:bookmarkStart w:name="_Toc347479421" w:id="18181"/>
      <w:bookmarkStart w:name="_Toc347567209" w:id="18182"/>
      <w:bookmarkStart w:name="_Toc348357663" w:id="18183"/>
      <w:bookmarkStart w:name="_Toc348723333" w:id="18184"/>
      <w:bookmarkStart w:name="_Toc348724146" w:id="18185"/>
      <w:bookmarkStart w:name="_Toc349031098" w:id="18186"/>
      <w:bookmarkStart w:name="_Toc351470998" w:id="18187"/>
      <w:bookmarkStart w:name="_Toc346707033" w:id="18188"/>
      <w:bookmarkStart w:name="_Toc346870041" w:id="18189"/>
      <w:bookmarkStart w:name="_Toc347474559" w:id="18190"/>
      <w:bookmarkStart w:name="_Toc347479422" w:id="18191"/>
      <w:bookmarkStart w:name="_Toc347567210" w:id="18192"/>
      <w:bookmarkStart w:name="_Toc348357664" w:id="18193"/>
      <w:bookmarkStart w:name="_Toc348723334" w:id="18194"/>
      <w:bookmarkStart w:name="_Toc348724147" w:id="18195"/>
      <w:bookmarkStart w:name="_Toc349031099" w:id="18196"/>
      <w:bookmarkStart w:name="_Toc351470999" w:id="18197"/>
      <w:bookmarkStart w:name="_Toc346707034" w:id="18198"/>
      <w:bookmarkStart w:name="_Toc346870042" w:id="18199"/>
      <w:bookmarkStart w:name="_Toc347474560" w:id="18200"/>
      <w:bookmarkStart w:name="_Toc347479423" w:id="18201"/>
      <w:bookmarkStart w:name="_Toc347567211" w:id="18202"/>
      <w:bookmarkStart w:name="_Toc348357665" w:id="18203"/>
      <w:bookmarkStart w:name="_Toc348723335" w:id="18204"/>
      <w:bookmarkStart w:name="_Toc348724148" w:id="18205"/>
      <w:bookmarkStart w:name="_Toc349031100" w:id="18206"/>
      <w:bookmarkStart w:name="_Toc351471000" w:id="18207"/>
      <w:bookmarkStart w:name="_Toc346707035" w:id="18208"/>
      <w:bookmarkStart w:name="_Toc346870043" w:id="18209"/>
      <w:bookmarkStart w:name="_Toc347474561" w:id="18210"/>
      <w:bookmarkStart w:name="_Toc347479424" w:id="18211"/>
      <w:bookmarkStart w:name="_Toc347567212" w:id="18212"/>
      <w:bookmarkStart w:name="_Toc348357666" w:id="18213"/>
      <w:bookmarkStart w:name="_Toc348723336" w:id="18214"/>
      <w:bookmarkStart w:name="_Toc348724149" w:id="18215"/>
      <w:bookmarkStart w:name="_Toc349031101" w:id="18216"/>
      <w:bookmarkStart w:name="_Toc351471001" w:id="18217"/>
      <w:bookmarkStart w:name="_Toc346707036" w:id="18218"/>
      <w:bookmarkStart w:name="_Toc346870044" w:id="18219"/>
      <w:bookmarkStart w:name="_Toc347474562" w:id="18220"/>
      <w:bookmarkStart w:name="_Toc347479425" w:id="18221"/>
      <w:bookmarkStart w:name="_Toc347567213" w:id="18222"/>
      <w:bookmarkStart w:name="_Toc348357667" w:id="18223"/>
      <w:bookmarkStart w:name="_Toc348723337" w:id="18224"/>
      <w:bookmarkStart w:name="_Toc348724150" w:id="18225"/>
      <w:bookmarkStart w:name="_Toc349031102" w:id="18226"/>
      <w:bookmarkStart w:name="_Toc351471002" w:id="18227"/>
      <w:bookmarkStart w:name="_Toc346707037" w:id="18228"/>
      <w:bookmarkStart w:name="_Toc346870045" w:id="18229"/>
      <w:bookmarkStart w:name="_Toc347474563" w:id="18230"/>
      <w:bookmarkStart w:name="_Toc347479426" w:id="18231"/>
      <w:bookmarkStart w:name="_Toc347567214" w:id="18232"/>
      <w:bookmarkStart w:name="_Toc348357668" w:id="18233"/>
      <w:bookmarkStart w:name="_Toc348723338" w:id="18234"/>
      <w:bookmarkStart w:name="_Toc348724151" w:id="18235"/>
      <w:bookmarkStart w:name="_Toc349031103" w:id="18236"/>
      <w:bookmarkStart w:name="_Toc351471003" w:id="18237"/>
      <w:bookmarkStart w:name="_Toc346707038" w:id="18238"/>
      <w:bookmarkStart w:name="_Toc346870046" w:id="18239"/>
      <w:bookmarkStart w:name="_Toc347474564" w:id="18240"/>
      <w:bookmarkStart w:name="_Toc347479427" w:id="18241"/>
      <w:bookmarkStart w:name="_Toc347567215" w:id="18242"/>
      <w:bookmarkStart w:name="_Toc348357669" w:id="18243"/>
      <w:bookmarkStart w:name="_Toc348723339" w:id="18244"/>
      <w:bookmarkStart w:name="_Toc348724152" w:id="18245"/>
      <w:bookmarkStart w:name="_Toc349031104" w:id="18246"/>
      <w:bookmarkStart w:name="_Toc351471004" w:id="18247"/>
      <w:bookmarkStart w:name="_Toc346707039" w:id="18248"/>
      <w:bookmarkStart w:name="_Toc346870047" w:id="18249"/>
      <w:bookmarkStart w:name="_Toc347474565" w:id="18250"/>
      <w:bookmarkStart w:name="_Toc347479428" w:id="18251"/>
      <w:bookmarkStart w:name="_Toc347567216" w:id="18252"/>
      <w:bookmarkStart w:name="_Toc348357670" w:id="18253"/>
      <w:bookmarkStart w:name="_Toc348723340" w:id="18254"/>
      <w:bookmarkStart w:name="_Toc348724153" w:id="18255"/>
      <w:bookmarkStart w:name="_Toc349031105" w:id="18256"/>
      <w:bookmarkStart w:name="_Toc351471005" w:id="18257"/>
      <w:bookmarkStart w:name="_Toc346707040" w:id="18258"/>
      <w:bookmarkStart w:name="_Toc346870048" w:id="18259"/>
      <w:bookmarkStart w:name="_Toc347474566" w:id="18260"/>
      <w:bookmarkStart w:name="_Toc347479429" w:id="18261"/>
      <w:bookmarkStart w:name="_Toc347567217" w:id="18262"/>
      <w:bookmarkStart w:name="_Toc348357671" w:id="18263"/>
      <w:bookmarkStart w:name="_Toc348723341" w:id="18264"/>
      <w:bookmarkStart w:name="_Toc348724154" w:id="18265"/>
      <w:bookmarkStart w:name="_Toc349031106" w:id="18266"/>
      <w:bookmarkStart w:name="_Toc351471006" w:id="18267"/>
      <w:bookmarkStart w:name="_Toc346707041" w:id="18268"/>
      <w:bookmarkStart w:name="_Toc346870049" w:id="18269"/>
      <w:bookmarkStart w:name="_Toc347474567" w:id="18270"/>
      <w:bookmarkStart w:name="_Toc347479430" w:id="18271"/>
      <w:bookmarkStart w:name="_Toc347567218" w:id="18272"/>
      <w:bookmarkStart w:name="_Toc348357672" w:id="18273"/>
      <w:bookmarkStart w:name="_Toc348723342" w:id="18274"/>
      <w:bookmarkStart w:name="_Toc348724155" w:id="18275"/>
      <w:bookmarkStart w:name="_Toc349031107" w:id="18276"/>
      <w:bookmarkStart w:name="_Toc351471007" w:id="18277"/>
      <w:bookmarkStart w:name="_Toc346707042" w:id="18278"/>
      <w:bookmarkStart w:name="_Toc346870050" w:id="18279"/>
      <w:bookmarkStart w:name="_Toc347474568" w:id="18280"/>
      <w:bookmarkStart w:name="_Toc347479431" w:id="18281"/>
      <w:bookmarkStart w:name="_Toc347567219" w:id="18282"/>
      <w:bookmarkStart w:name="_Toc348357673" w:id="18283"/>
      <w:bookmarkStart w:name="_Toc348723343" w:id="18284"/>
      <w:bookmarkStart w:name="_Toc348724156" w:id="18285"/>
      <w:bookmarkStart w:name="_Toc349031108" w:id="18286"/>
      <w:bookmarkStart w:name="_Toc351471008" w:id="18287"/>
      <w:bookmarkStart w:name="_Toc346707043" w:id="18288"/>
      <w:bookmarkStart w:name="_Toc346870051" w:id="18289"/>
      <w:bookmarkStart w:name="_Toc347474569" w:id="18290"/>
      <w:bookmarkStart w:name="_Toc347479432" w:id="18291"/>
      <w:bookmarkStart w:name="_Toc347567220" w:id="18292"/>
      <w:bookmarkStart w:name="_Toc348357674" w:id="18293"/>
      <w:bookmarkStart w:name="_Toc348723344" w:id="18294"/>
      <w:bookmarkStart w:name="_Toc348724157" w:id="18295"/>
      <w:bookmarkStart w:name="_Toc349031109" w:id="18296"/>
      <w:bookmarkStart w:name="_Toc351471009" w:id="18297"/>
      <w:bookmarkStart w:name="_Toc346707044" w:id="18298"/>
      <w:bookmarkStart w:name="_Toc346870052" w:id="18299"/>
      <w:bookmarkStart w:name="_Toc347474570" w:id="18300"/>
      <w:bookmarkStart w:name="_Toc347479433" w:id="18301"/>
      <w:bookmarkStart w:name="_Toc347567221" w:id="18302"/>
      <w:bookmarkStart w:name="_Toc348357675" w:id="18303"/>
      <w:bookmarkStart w:name="_Toc348723345" w:id="18304"/>
      <w:bookmarkStart w:name="_Toc348724158" w:id="18305"/>
      <w:bookmarkStart w:name="_Toc349031110" w:id="18306"/>
      <w:bookmarkStart w:name="_Toc351471010" w:id="18307"/>
      <w:bookmarkStart w:name="_Toc346707045" w:id="18308"/>
      <w:bookmarkStart w:name="_Toc346870053" w:id="18309"/>
      <w:bookmarkStart w:name="_Toc347474571" w:id="18310"/>
      <w:bookmarkStart w:name="_Toc347479434" w:id="18311"/>
      <w:bookmarkStart w:name="_Toc347567222" w:id="18312"/>
      <w:bookmarkStart w:name="_Toc348357676" w:id="18313"/>
      <w:bookmarkStart w:name="_Toc348723346" w:id="18314"/>
      <w:bookmarkStart w:name="_Toc348724159" w:id="18315"/>
      <w:bookmarkStart w:name="_Toc349031111" w:id="18316"/>
      <w:bookmarkStart w:name="_Toc351471011" w:id="18317"/>
      <w:bookmarkStart w:name="_Toc346707046" w:id="18318"/>
      <w:bookmarkStart w:name="_Toc346870054" w:id="18319"/>
      <w:bookmarkStart w:name="_Toc347474572" w:id="18320"/>
      <w:bookmarkStart w:name="_Toc347479435" w:id="18321"/>
      <w:bookmarkStart w:name="_Toc347567223" w:id="18322"/>
      <w:bookmarkStart w:name="_Toc348357677" w:id="18323"/>
      <w:bookmarkStart w:name="_Toc348723347" w:id="18324"/>
      <w:bookmarkStart w:name="_Toc348724160" w:id="18325"/>
      <w:bookmarkStart w:name="_Toc349031112" w:id="18326"/>
      <w:bookmarkStart w:name="_Toc351471012" w:id="18327"/>
      <w:bookmarkStart w:name="_Toc346707047" w:id="18328"/>
      <w:bookmarkStart w:name="_Toc346870055" w:id="18329"/>
      <w:bookmarkStart w:name="_Toc347474573" w:id="18330"/>
      <w:bookmarkStart w:name="_Toc347479436" w:id="18331"/>
      <w:bookmarkStart w:name="_Toc347567224" w:id="18332"/>
      <w:bookmarkStart w:name="_Toc348357678" w:id="18333"/>
      <w:bookmarkStart w:name="_Toc348723348" w:id="18334"/>
      <w:bookmarkStart w:name="_Toc348724161" w:id="18335"/>
      <w:bookmarkStart w:name="_Toc349031113" w:id="18336"/>
      <w:bookmarkStart w:name="_Toc351471013" w:id="18337"/>
      <w:bookmarkStart w:name="_Toc346707048" w:id="18338"/>
      <w:bookmarkStart w:name="_Toc346870056" w:id="18339"/>
      <w:bookmarkStart w:name="_Toc347474574" w:id="18340"/>
      <w:bookmarkStart w:name="_Toc347479437" w:id="18341"/>
      <w:bookmarkStart w:name="_Toc347567225" w:id="18342"/>
      <w:bookmarkStart w:name="_Toc348357679" w:id="18343"/>
      <w:bookmarkStart w:name="_Toc348723349" w:id="18344"/>
      <w:bookmarkStart w:name="_Toc348724162" w:id="18345"/>
      <w:bookmarkStart w:name="_Toc349031114" w:id="18346"/>
      <w:bookmarkStart w:name="_Toc351471014" w:id="18347"/>
      <w:bookmarkStart w:name="_Toc346707049" w:id="18348"/>
      <w:bookmarkStart w:name="_Toc346870057" w:id="18349"/>
      <w:bookmarkStart w:name="_Toc347474575" w:id="18350"/>
      <w:bookmarkStart w:name="_Toc347479438" w:id="18351"/>
      <w:bookmarkStart w:name="_Toc347567226" w:id="18352"/>
      <w:bookmarkStart w:name="_Toc348357680" w:id="18353"/>
      <w:bookmarkStart w:name="_Toc348723350" w:id="18354"/>
      <w:bookmarkStart w:name="_Toc348724163" w:id="18355"/>
      <w:bookmarkStart w:name="_Toc349031115" w:id="18356"/>
      <w:bookmarkStart w:name="_Toc351471015" w:id="18357"/>
      <w:bookmarkStart w:name="_Toc346707050" w:id="18358"/>
      <w:bookmarkStart w:name="_Toc346870058" w:id="18359"/>
      <w:bookmarkStart w:name="_Toc347474576" w:id="18360"/>
      <w:bookmarkStart w:name="_Toc347479439" w:id="18361"/>
      <w:bookmarkStart w:name="_Toc347567227" w:id="18362"/>
      <w:bookmarkStart w:name="_Toc348357681" w:id="18363"/>
      <w:bookmarkStart w:name="_Toc348723351" w:id="18364"/>
      <w:bookmarkStart w:name="_Toc348724164" w:id="18365"/>
      <w:bookmarkStart w:name="_Toc349031116" w:id="18366"/>
      <w:bookmarkStart w:name="_Toc351471016" w:id="18367"/>
      <w:bookmarkStart w:name="_Toc346707051" w:id="18368"/>
      <w:bookmarkStart w:name="_Toc346870059" w:id="18369"/>
      <w:bookmarkStart w:name="_Toc347474577" w:id="18370"/>
      <w:bookmarkStart w:name="_Toc347479440" w:id="18371"/>
      <w:bookmarkStart w:name="_Toc347567228" w:id="18372"/>
      <w:bookmarkStart w:name="_Toc348357682" w:id="18373"/>
      <w:bookmarkStart w:name="_Toc348723352" w:id="18374"/>
      <w:bookmarkStart w:name="_Toc348724165" w:id="18375"/>
      <w:bookmarkStart w:name="_Toc349031117" w:id="18376"/>
      <w:bookmarkStart w:name="_Toc351471017" w:id="18377"/>
      <w:bookmarkStart w:name="_Toc346707052" w:id="18378"/>
      <w:bookmarkStart w:name="_Toc346870060" w:id="18379"/>
      <w:bookmarkStart w:name="_Toc347474578" w:id="18380"/>
      <w:bookmarkStart w:name="_Toc347479441" w:id="18381"/>
      <w:bookmarkStart w:name="_Toc347567229" w:id="18382"/>
      <w:bookmarkStart w:name="_Toc348357683" w:id="18383"/>
      <w:bookmarkStart w:name="_Toc348723353" w:id="18384"/>
      <w:bookmarkStart w:name="_Toc348724166" w:id="18385"/>
      <w:bookmarkStart w:name="_Toc349031118" w:id="18386"/>
      <w:bookmarkStart w:name="_Toc351471018" w:id="18387"/>
      <w:bookmarkStart w:name="_Toc346707053" w:id="18388"/>
      <w:bookmarkStart w:name="_Toc346870061" w:id="18389"/>
      <w:bookmarkStart w:name="_Toc347474579" w:id="18390"/>
      <w:bookmarkStart w:name="_Toc347479442" w:id="18391"/>
      <w:bookmarkStart w:name="_Toc347567230" w:id="18392"/>
      <w:bookmarkStart w:name="_Toc348357684" w:id="18393"/>
      <w:bookmarkStart w:name="_Toc348723354" w:id="18394"/>
      <w:bookmarkStart w:name="_Toc348724167" w:id="18395"/>
      <w:bookmarkStart w:name="_Toc349031119" w:id="18396"/>
      <w:bookmarkStart w:name="_Toc351471019" w:id="18397"/>
      <w:bookmarkStart w:name="_Toc346707054" w:id="18398"/>
      <w:bookmarkStart w:name="_Toc346870062" w:id="18399"/>
      <w:bookmarkStart w:name="_Toc347474580" w:id="18400"/>
      <w:bookmarkStart w:name="_Toc347479443" w:id="18401"/>
      <w:bookmarkStart w:name="_Toc347567231" w:id="18402"/>
      <w:bookmarkStart w:name="_Toc348357685" w:id="18403"/>
      <w:bookmarkStart w:name="_Toc348723355" w:id="18404"/>
      <w:bookmarkStart w:name="_Toc348724168" w:id="18405"/>
      <w:bookmarkStart w:name="_Toc349031120" w:id="18406"/>
      <w:bookmarkStart w:name="_Toc351471020" w:id="18407"/>
      <w:bookmarkStart w:name="_Toc346707055" w:id="18408"/>
      <w:bookmarkStart w:name="_Toc346870063" w:id="18409"/>
      <w:bookmarkStart w:name="_Toc347474581" w:id="18410"/>
      <w:bookmarkStart w:name="_Toc347479444" w:id="18411"/>
      <w:bookmarkStart w:name="_Toc347567232" w:id="18412"/>
      <w:bookmarkStart w:name="_Toc348357686" w:id="18413"/>
      <w:bookmarkStart w:name="_Toc348723356" w:id="18414"/>
      <w:bookmarkStart w:name="_Toc348724169" w:id="18415"/>
      <w:bookmarkStart w:name="_Toc349031121" w:id="18416"/>
      <w:bookmarkStart w:name="_Toc351471021" w:id="18417"/>
      <w:bookmarkStart w:name="_Toc346707056" w:id="18418"/>
      <w:bookmarkStart w:name="_Toc346870064" w:id="18419"/>
      <w:bookmarkStart w:name="_Toc347474582" w:id="18420"/>
      <w:bookmarkStart w:name="_Toc347479445" w:id="18421"/>
      <w:bookmarkStart w:name="_Toc347567233" w:id="18422"/>
      <w:bookmarkStart w:name="_Toc348357687" w:id="18423"/>
      <w:bookmarkStart w:name="_Toc348723357" w:id="18424"/>
      <w:bookmarkStart w:name="_Toc348724170" w:id="18425"/>
      <w:bookmarkStart w:name="_Toc349031122" w:id="18426"/>
      <w:bookmarkStart w:name="_Toc351471022" w:id="18427"/>
      <w:bookmarkStart w:name="_Toc346707057" w:id="18428"/>
      <w:bookmarkStart w:name="_Toc346870065" w:id="18429"/>
      <w:bookmarkStart w:name="_Toc347474583" w:id="18430"/>
      <w:bookmarkStart w:name="_Toc347479446" w:id="18431"/>
      <w:bookmarkStart w:name="_Toc347567234" w:id="18432"/>
      <w:bookmarkStart w:name="_Toc348357688" w:id="18433"/>
      <w:bookmarkStart w:name="_Toc348723358" w:id="18434"/>
      <w:bookmarkStart w:name="_Toc348724171" w:id="18435"/>
      <w:bookmarkStart w:name="_Toc349031123" w:id="18436"/>
      <w:bookmarkStart w:name="_Toc351471023" w:id="18437"/>
      <w:bookmarkStart w:name="_Toc346707058" w:id="18438"/>
      <w:bookmarkStart w:name="_Toc346870066" w:id="18439"/>
      <w:bookmarkStart w:name="_Toc347474584" w:id="18440"/>
      <w:bookmarkStart w:name="_Toc347479447" w:id="18441"/>
      <w:bookmarkStart w:name="_Toc347567235" w:id="18442"/>
      <w:bookmarkStart w:name="_Toc348357689" w:id="18443"/>
      <w:bookmarkStart w:name="_Toc348723359" w:id="18444"/>
      <w:bookmarkStart w:name="_Toc348724172" w:id="18445"/>
      <w:bookmarkStart w:name="_Toc349031124" w:id="18446"/>
      <w:bookmarkStart w:name="_Toc351471024" w:id="18447"/>
      <w:bookmarkStart w:name="_Toc346707059" w:id="18448"/>
      <w:bookmarkStart w:name="_Toc346870067" w:id="18449"/>
      <w:bookmarkStart w:name="_Toc347474585" w:id="18450"/>
      <w:bookmarkStart w:name="_Toc347479448" w:id="18451"/>
      <w:bookmarkStart w:name="_Toc347567236" w:id="18452"/>
      <w:bookmarkStart w:name="_Toc348357690" w:id="18453"/>
      <w:bookmarkStart w:name="_Toc348723360" w:id="18454"/>
      <w:bookmarkStart w:name="_Toc348724173" w:id="18455"/>
      <w:bookmarkStart w:name="_Toc349031125" w:id="18456"/>
      <w:bookmarkStart w:name="_Toc351471025" w:id="18457"/>
      <w:bookmarkStart w:name="_Toc346707060" w:id="18458"/>
      <w:bookmarkStart w:name="_Toc346870068" w:id="18459"/>
      <w:bookmarkStart w:name="_Toc347474586" w:id="18460"/>
      <w:bookmarkStart w:name="_Toc347479449" w:id="18461"/>
      <w:bookmarkStart w:name="_Toc347567237" w:id="18462"/>
      <w:bookmarkStart w:name="_Toc348357691" w:id="18463"/>
      <w:bookmarkStart w:name="_Toc348723361" w:id="18464"/>
      <w:bookmarkStart w:name="_Toc348724174" w:id="18465"/>
      <w:bookmarkStart w:name="_Toc349031126" w:id="18466"/>
      <w:bookmarkStart w:name="_Toc351471026" w:id="18467"/>
      <w:bookmarkStart w:name="_Toc346707061" w:id="18468"/>
      <w:bookmarkStart w:name="_Toc346870069" w:id="18469"/>
      <w:bookmarkStart w:name="_Toc347474587" w:id="18470"/>
      <w:bookmarkStart w:name="_Toc347479450" w:id="18471"/>
      <w:bookmarkStart w:name="_Toc347567238" w:id="18472"/>
      <w:bookmarkStart w:name="_Toc348357692" w:id="18473"/>
      <w:bookmarkStart w:name="_Toc348723362" w:id="18474"/>
      <w:bookmarkStart w:name="_Toc348724175" w:id="18475"/>
      <w:bookmarkStart w:name="_Toc349031127" w:id="18476"/>
      <w:bookmarkStart w:name="_Toc351471027" w:id="18477"/>
      <w:bookmarkStart w:name="_Toc346707062" w:id="18478"/>
      <w:bookmarkStart w:name="_Toc346870070" w:id="18479"/>
      <w:bookmarkStart w:name="_Toc347474588" w:id="18480"/>
      <w:bookmarkStart w:name="_Toc347479451" w:id="18481"/>
      <w:bookmarkStart w:name="_Toc347567239" w:id="18482"/>
      <w:bookmarkStart w:name="_Toc348357693" w:id="18483"/>
      <w:bookmarkStart w:name="_Toc348723363" w:id="18484"/>
      <w:bookmarkStart w:name="_Toc348724176" w:id="18485"/>
      <w:bookmarkStart w:name="_Toc349031128" w:id="18486"/>
      <w:bookmarkStart w:name="_Toc351471028" w:id="18487"/>
      <w:bookmarkStart w:name="_Toc346707063" w:id="18488"/>
      <w:bookmarkStart w:name="_Toc346870071" w:id="18489"/>
      <w:bookmarkStart w:name="_Toc347474589" w:id="18490"/>
      <w:bookmarkStart w:name="_Toc347479452" w:id="18491"/>
      <w:bookmarkStart w:name="_Toc347567240" w:id="18492"/>
      <w:bookmarkStart w:name="_Toc348357694" w:id="18493"/>
      <w:bookmarkStart w:name="_Toc348723364" w:id="18494"/>
      <w:bookmarkStart w:name="_Toc348724177" w:id="18495"/>
      <w:bookmarkStart w:name="_Toc349031129" w:id="18496"/>
      <w:bookmarkStart w:name="_Toc351471029" w:id="18497"/>
      <w:bookmarkStart w:name="_Toc346707064" w:id="18498"/>
      <w:bookmarkStart w:name="_Toc346870072" w:id="18499"/>
      <w:bookmarkStart w:name="_Toc347474590" w:id="18500"/>
      <w:bookmarkStart w:name="_Toc347479453" w:id="18501"/>
      <w:bookmarkStart w:name="_Toc347567241" w:id="18502"/>
      <w:bookmarkStart w:name="_Toc348357695" w:id="18503"/>
      <w:bookmarkStart w:name="_Toc348723365" w:id="18504"/>
      <w:bookmarkStart w:name="_Toc348724178" w:id="18505"/>
      <w:bookmarkStart w:name="_Toc349031130" w:id="18506"/>
      <w:bookmarkStart w:name="_Toc351471030" w:id="18507"/>
      <w:bookmarkStart w:name="_Toc346707065" w:id="18508"/>
      <w:bookmarkStart w:name="_Toc346870073" w:id="18509"/>
      <w:bookmarkStart w:name="_Toc347474591" w:id="18510"/>
      <w:bookmarkStart w:name="_Toc347479454" w:id="18511"/>
      <w:bookmarkStart w:name="_Toc347567242" w:id="18512"/>
      <w:bookmarkStart w:name="_Toc348357696" w:id="18513"/>
      <w:bookmarkStart w:name="_Toc348723366" w:id="18514"/>
      <w:bookmarkStart w:name="_Toc348724179" w:id="18515"/>
      <w:bookmarkStart w:name="_Toc349031131" w:id="18516"/>
      <w:bookmarkStart w:name="_Toc351471031" w:id="18517"/>
      <w:bookmarkStart w:name="_Toc346707066" w:id="18518"/>
      <w:bookmarkStart w:name="_Toc346870074" w:id="18519"/>
      <w:bookmarkStart w:name="_Toc347474592" w:id="18520"/>
      <w:bookmarkStart w:name="_Toc347479455" w:id="18521"/>
      <w:bookmarkStart w:name="_Toc347567243" w:id="18522"/>
      <w:bookmarkStart w:name="_Toc348357697" w:id="18523"/>
      <w:bookmarkStart w:name="_Toc348723367" w:id="18524"/>
      <w:bookmarkStart w:name="_Toc348724180" w:id="18525"/>
      <w:bookmarkStart w:name="_Toc349031132" w:id="18526"/>
      <w:bookmarkStart w:name="_Toc351471032" w:id="18527"/>
      <w:bookmarkStart w:name="_Toc346707067" w:id="18528"/>
      <w:bookmarkStart w:name="_Toc346870075" w:id="18529"/>
      <w:bookmarkStart w:name="_Toc347474593" w:id="18530"/>
      <w:bookmarkStart w:name="_Toc347479456" w:id="18531"/>
      <w:bookmarkStart w:name="_Toc347567244" w:id="18532"/>
      <w:bookmarkStart w:name="_Toc348357698" w:id="18533"/>
      <w:bookmarkStart w:name="_Toc348723368" w:id="18534"/>
      <w:bookmarkStart w:name="_Toc348724181" w:id="18535"/>
      <w:bookmarkStart w:name="_Toc349031133" w:id="18536"/>
      <w:bookmarkStart w:name="_Toc351471033" w:id="18537"/>
      <w:bookmarkStart w:name="_Toc346707068" w:id="18538"/>
      <w:bookmarkStart w:name="_Toc346870076" w:id="18539"/>
      <w:bookmarkStart w:name="_Toc347474594" w:id="18540"/>
      <w:bookmarkStart w:name="_Toc347479457" w:id="18541"/>
      <w:bookmarkStart w:name="_Toc347567245" w:id="18542"/>
      <w:bookmarkStart w:name="_Toc348357699" w:id="18543"/>
      <w:bookmarkStart w:name="_Toc348723369" w:id="18544"/>
      <w:bookmarkStart w:name="_Toc348724182" w:id="18545"/>
      <w:bookmarkStart w:name="_Toc349031134" w:id="18546"/>
      <w:bookmarkStart w:name="_Toc351471034" w:id="18547"/>
      <w:bookmarkStart w:name="_Toc346707069" w:id="18548"/>
      <w:bookmarkStart w:name="_Toc346870077" w:id="18549"/>
      <w:bookmarkStart w:name="_Toc347474595" w:id="18550"/>
      <w:bookmarkStart w:name="_Toc347479458" w:id="18551"/>
      <w:bookmarkStart w:name="_Toc347567246" w:id="18552"/>
      <w:bookmarkStart w:name="_Toc348357700" w:id="18553"/>
      <w:bookmarkStart w:name="_Toc348723370" w:id="18554"/>
      <w:bookmarkStart w:name="_Toc348724183" w:id="18555"/>
      <w:bookmarkStart w:name="_Toc349031135" w:id="18556"/>
      <w:bookmarkStart w:name="_Toc351471035" w:id="18557"/>
      <w:bookmarkStart w:name="_Toc346707070" w:id="18558"/>
      <w:bookmarkStart w:name="_Toc346870078" w:id="18559"/>
      <w:bookmarkStart w:name="_Toc347474596" w:id="18560"/>
      <w:bookmarkStart w:name="_Toc347479459" w:id="18561"/>
      <w:bookmarkStart w:name="_Toc347567247" w:id="18562"/>
      <w:bookmarkStart w:name="_Toc348357701" w:id="18563"/>
      <w:bookmarkStart w:name="_Toc348723371" w:id="18564"/>
      <w:bookmarkStart w:name="_Toc348724184" w:id="18565"/>
      <w:bookmarkStart w:name="_Toc349031136" w:id="18566"/>
      <w:bookmarkStart w:name="_Toc351471036" w:id="18567"/>
      <w:bookmarkStart w:name="_Toc346707071" w:id="18568"/>
      <w:bookmarkStart w:name="_Toc346870079" w:id="18569"/>
      <w:bookmarkStart w:name="_Toc347474597" w:id="18570"/>
      <w:bookmarkStart w:name="_Toc347479460" w:id="18571"/>
      <w:bookmarkStart w:name="_Toc347567248" w:id="18572"/>
      <w:bookmarkStart w:name="_Toc348357702" w:id="18573"/>
      <w:bookmarkStart w:name="_Toc348723372" w:id="18574"/>
      <w:bookmarkStart w:name="_Toc348724185" w:id="18575"/>
      <w:bookmarkStart w:name="_Toc349031137" w:id="18576"/>
      <w:bookmarkStart w:name="_Toc351471037" w:id="18577"/>
      <w:bookmarkStart w:name="_Toc346707072" w:id="18578"/>
      <w:bookmarkStart w:name="_Toc346870080" w:id="18579"/>
      <w:bookmarkStart w:name="_Toc347474598" w:id="18580"/>
      <w:bookmarkStart w:name="_Toc347479461" w:id="18581"/>
      <w:bookmarkStart w:name="_Toc347567249" w:id="18582"/>
      <w:bookmarkStart w:name="_Toc348357703" w:id="18583"/>
      <w:bookmarkStart w:name="_Toc348723373" w:id="18584"/>
      <w:bookmarkStart w:name="_Toc348724186" w:id="18585"/>
      <w:bookmarkStart w:name="_Toc349031138" w:id="18586"/>
      <w:bookmarkStart w:name="_Toc351471038" w:id="18587"/>
      <w:bookmarkStart w:name="_Toc346707073" w:id="18588"/>
      <w:bookmarkStart w:name="_Toc346870081" w:id="18589"/>
      <w:bookmarkStart w:name="_Toc347474599" w:id="18590"/>
      <w:bookmarkStart w:name="_Toc347479462" w:id="18591"/>
      <w:bookmarkStart w:name="_Toc347567250" w:id="18592"/>
      <w:bookmarkStart w:name="_Toc348357704" w:id="18593"/>
      <w:bookmarkStart w:name="_Toc348723374" w:id="18594"/>
      <w:bookmarkStart w:name="_Toc348724187" w:id="18595"/>
      <w:bookmarkStart w:name="_Toc349031139" w:id="18596"/>
      <w:bookmarkStart w:name="_Toc351471039" w:id="18597"/>
      <w:bookmarkStart w:name="_Toc346707074" w:id="18598"/>
      <w:bookmarkStart w:name="_Toc346870082" w:id="18599"/>
      <w:bookmarkStart w:name="_Toc347474600" w:id="18600"/>
      <w:bookmarkStart w:name="_Toc347479463" w:id="18601"/>
      <w:bookmarkStart w:name="_Toc347567251" w:id="18602"/>
      <w:bookmarkStart w:name="_Toc348357705" w:id="18603"/>
      <w:bookmarkStart w:name="_Toc348723375" w:id="18604"/>
      <w:bookmarkStart w:name="_Toc348724188" w:id="18605"/>
      <w:bookmarkStart w:name="_Toc349031140" w:id="18606"/>
      <w:bookmarkStart w:name="_Toc351471040" w:id="18607"/>
      <w:bookmarkStart w:name="_Toc346707075" w:id="18608"/>
      <w:bookmarkStart w:name="_Toc346870083" w:id="18609"/>
      <w:bookmarkStart w:name="_Toc347474601" w:id="18610"/>
      <w:bookmarkStart w:name="_Toc347479464" w:id="18611"/>
      <w:bookmarkStart w:name="_Toc347567252" w:id="18612"/>
      <w:bookmarkStart w:name="_Toc348357706" w:id="18613"/>
      <w:bookmarkStart w:name="_Toc348723376" w:id="18614"/>
      <w:bookmarkStart w:name="_Toc348724189" w:id="18615"/>
      <w:bookmarkStart w:name="_Toc349031141" w:id="18616"/>
      <w:bookmarkStart w:name="_Toc351471041" w:id="18617"/>
      <w:bookmarkStart w:name="_Toc346707076" w:id="18618"/>
      <w:bookmarkStart w:name="_Toc346870084" w:id="18619"/>
      <w:bookmarkStart w:name="_Toc347474602" w:id="18620"/>
      <w:bookmarkStart w:name="_Toc347479465" w:id="18621"/>
      <w:bookmarkStart w:name="_Toc347567253" w:id="18622"/>
      <w:bookmarkStart w:name="_Toc348357707" w:id="18623"/>
      <w:bookmarkStart w:name="_Toc348723377" w:id="18624"/>
      <w:bookmarkStart w:name="_Toc348724190" w:id="18625"/>
      <w:bookmarkStart w:name="_Toc349031142" w:id="18626"/>
      <w:bookmarkStart w:name="_Toc351471042" w:id="18627"/>
      <w:bookmarkStart w:name="_Toc346707077" w:id="18628"/>
      <w:bookmarkStart w:name="_Toc346870085" w:id="18629"/>
      <w:bookmarkStart w:name="_Toc347474603" w:id="18630"/>
      <w:bookmarkStart w:name="_Toc347479466" w:id="18631"/>
      <w:bookmarkStart w:name="_Toc347567254" w:id="18632"/>
      <w:bookmarkStart w:name="_Toc348357708" w:id="18633"/>
      <w:bookmarkStart w:name="_Toc348723378" w:id="18634"/>
      <w:bookmarkStart w:name="_Toc348724191" w:id="18635"/>
      <w:bookmarkStart w:name="_Toc349031143" w:id="18636"/>
      <w:bookmarkStart w:name="_Toc351471043" w:id="18637"/>
      <w:bookmarkStart w:name="_Toc346707078" w:id="18638"/>
      <w:bookmarkStart w:name="_Toc346870086" w:id="18639"/>
      <w:bookmarkStart w:name="_Toc347474604" w:id="18640"/>
      <w:bookmarkStart w:name="_Toc347479467" w:id="18641"/>
      <w:bookmarkStart w:name="_Toc347567255" w:id="18642"/>
      <w:bookmarkStart w:name="_Toc348357709" w:id="18643"/>
      <w:bookmarkStart w:name="_Toc348723379" w:id="18644"/>
      <w:bookmarkStart w:name="_Toc348724192" w:id="18645"/>
      <w:bookmarkStart w:name="_Toc349031144" w:id="18646"/>
      <w:bookmarkStart w:name="_Toc351471044" w:id="18647"/>
      <w:bookmarkStart w:name="_Toc346707079" w:id="18648"/>
      <w:bookmarkStart w:name="_Toc346870087" w:id="18649"/>
      <w:bookmarkStart w:name="_Toc347474605" w:id="18650"/>
      <w:bookmarkStart w:name="_Toc347479468" w:id="18651"/>
      <w:bookmarkStart w:name="_Toc347567256" w:id="18652"/>
      <w:bookmarkStart w:name="_Toc348357710" w:id="18653"/>
      <w:bookmarkStart w:name="_Toc348723380" w:id="18654"/>
      <w:bookmarkStart w:name="_Toc348724193" w:id="18655"/>
      <w:bookmarkStart w:name="_Toc349031145" w:id="18656"/>
      <w:bookmarkStart w:name="_Toc351471045" w:id="18657"/>
      <w:bookmarkStart w:name="_Toc346707080" w:id="18658"/>
      <w:bookmarkStart w:name="_Toc346870088" w:id="18659"/>
      <w:bookmarkStart w:name="_Toc347474606" w:id="18660"/>
      <w:bookmarkStart w:name="_Toc347479469" w:id="18661"/>
      <w:bookmarkStart w:name="_Toc347567257" w:id="18662"/>
      <w:bookmarkStart w:name="_Toc348357711" w:id="18663"/>
      <w:bookmarkStart w:name="_Toc348723381" w:id="18664"/>
      <w:bookmarkStart w:name="_Toc348724194" w:id="18665"/>
      <w:bookmarkStart w:name="_Toc349031146" w:id="18666"/>
      <w:bookmarkStart w:name="_Toc351471046" w:id="18667"/>
      <w:bookmarkStart w:name="_Toc346707081" w:id="18668"/>
      <w:bookmarkStart w:name="_Toc346870089" w:id="18669"/>
      <w:bookmarkStart w:name="_Toc347474607" w:id="18670"/>
      <w:bookmarkStart w:name="_Toc347479470" w:id="18671"/>
      <w:bookmarkStart w:name="_Toc347567258" w:id="18672"/>
      <w:bookmarkStart w:name="_Toc348357712" w:id="18673"/>
      <w:bookmarkStart w:name="_Toc348723382" w:id="18674"/>
      <w:bookmarkStart w:name="_Toc348724195" w:id="18675"/>
      <w:bookmarkStart w:name="_Toc349031147" w:id="18676"/>
      <w:bookmarkStart w:name="_Toc351471047" w:id="18677"/>
      <w:bookmarkStart w:name="_Toc346707082" w:id="18678"/>
      <w:bookmarkStart w:name="_Toc346870090" w:id="18679"/>
      <w:bookmarkStart w:name="_Toc347474608" w:id="18680"/>
      <w:bookmarkStart w:name="_Toc347479471" w:id="18681"/>
      <w:bookmarkStart w:name="_Toc347567259" w:id="18682"/>
      <w:bookmarkStart w:name="_Toc348357713" w:id="18683"/>
      <w:bookmarkStart w:name="_Toc348723383" w:id="18684"/>
      <w:bookmarkStart w:name="_Toc348724196" w:id="18685"/>
      <w:bookmarkStart w:name="_Toc349031148" w:id="18686"/>
      <w:bookmarkStart w:name="_Toc351471048" w:id="18687"/>
      <w:bookmarkStart w:name="_Toc346707083" w:id="18688"/>
      <w:bookmarkStart w:name="_Toc346870091" w:id="18689"/>
      <w:bookmarkStart w:name="_Toc347474609" w:id="18690"/>
      <w:bookmarkStart w:name="_Toc347479472" w:id="18691"/>
      <w:bookmarkStart w:name="_Toc347567260" w:id="18692"/>
      <w:bookmarkStart w:name="_Toc348357714" w:id="18693"/>
      <w:bookmarkStart w:name="_Toc348723384" w:id="18694"/>
      <w:bookmarkStart w:name="_Toc348724197" w:id="18695"/>
      <w:bookmarkStart w:name="_Toc349031149" w:id="18696"/>
      <w:bookmarkStart w:name="_Toc351471049" w:id="18697"/>
      <w:bookmarkStart w:name="_Toc346707084" w:id="18698"/>
      <w:bookmarkStart w:name="_Toc346870092" w:id="18699"/>
      <w:bookmarkStart w:name="_Toc347474610" w:id="18700"/>
      <w:bookmarkStart w:name="_Toc347479473" w:id="18701"/>
      <w:bookmarkStart w:name="_Toc347567261" w:id="18702"/>
      <w:bookmarkStart w:name="_Toc348357715" w:id="18703"/>
      <w:bookmarkStart w:name="_Toc348723385" w:id="18704"/>
      <w:bookmarkStart w:name="_Toc348724198" w:id="18705"/>
      <w:bookmarkStart w:name="_Toc349031150" w:id="18706"/>
      <w:bookmarkStart w:name="_Toc351471050" w:id="18707"/>
      <w:bookmarkStart w:name="_Toc346707085" w:id="18708"/>
      <w:bookmarkStart w:name="_Toc346870093" w:id="18709"/>
      <w:bookmarkStart w:name="_Toc347474611" w:id="18710"/>
      <w:bookmarkStart w:name="_Toc347479474" w:id="18711"/>
      <w:bookmarkStart w:name="_Toc347567262" w:id="18712"/>
      <w:bookmarkStart w:name="_Toc348357716" w:id="18713"/>
      <w:bookmarkStart w:name="_Toc348723386" w:id="18714"/>
      <w:bookmarkStart w:name="_Toc348724199" w:id="18715"/>
      <w:bookmarkStart w:name="_Toc349031151" w:id="18716"/>
      <w:bookmarkStart w:name="_Toc351471051" w:id="18717"/>
      <w:bookmarkStart w:name="_Toc346707086" w:id="18718"/>
      <w:bookmarkStart w:name="_Toc346870094" w:id="18719"/>
      <w:bookmarkStart w:name="_Toc347474612" w:id="18720"/>
      <w:bookmarkStart w:name="_Toc347479475" w:id="18721"/>
      <w:bookmarkStart w:name="_Toc347567263" w:id="18722"/>
      <w:bookmarkStart w:name="_Toc348357717" w:id="18723"/>
      <w:bookmarkStart w:name="_Toc348723387" w:id="18724"/>
      <w:bookmarkStart w:name="_Toc348724200" w:id="18725"/>
      <w:bookmarkStart w:name="_Toc349031152" w:id="18726"/>
      <w:bookmarkStart w:name="_Toc351471052" w:id="18727"/>
      <w:bookmarkStart w:name="_Toc346707107" w:id="18728"/>
      <w:bookmarkStart w:name="_Toc346870115" w:id="18729"/>
      <w:bookmarkStart w:name="_Toc347474633" w:id="18730"/>
      <w:bookmarkStart w:name="_Toc347479496" w:id="18731"/>
      <w:bookmarkStart w:name="_Toc347567284" w:id="18732"/>
      <w:bookmarkStart w:name="_Toc348357738" w:id="18733"/>
      <w:bookmarkStart w:name="_Toc348723408" w:id="18734"/>
      <w:bookmarkStart w:name="_Toc348724221" w:id="18735"/>
      <w:bookmarkStart w:name="_Toc349031173" w:id="18736"/>
      <w:bookmarkStart w:name="_Toc351471073" w:id="18737"/>
      <w:bookmarkStart w:name="_Toc346707108" w:id="18738"/>
      <w:bookmarkStart w:name="_Toc346870116" w:id="18739"/>
      <w:bookmarkStart w:name="_Toc347474634" w:id="18740"/>
      <w:bookmarkStart w:name="_Toc347479497" w:id="18741"/>
      <w:bookmarkStart w:name="_Toc347567285" w:id="18742"/>
      <w:bookmarkStart w:name="_Toc348357739" w:id="18743"/>
      <w:bookmarkStart w:name="_Toc348723409" w:id="18744"/>
      <w:bookmarkStart w:name="_Toc348724222" w:id="18745"/>
      <w:bookmarkStart w:name="_Toc349031174" w:id="18746"/>
      <w:bookmarkStart w:name="_Toc351471074" w:id="18747"/>
      <w:bookmarkStart w:name="_Toc346707109" w:id="18748"/>
      <w:bookmarkStart w:name="_Toc346870117" w:id="18749"/>
      <w:bookmarkStart w:name="_Toc347474635" w:id="18750"/>
      <w:bookmarkStart w:name="_Toc347479498" w:id="18751"/>
      <w:bookmarkStart w:name="_Toc347567286" w:id="18752"/>
      <w:bookmarkStart w:name="_Toc348357740" w:id="18753"/>
      <w:bookmarkStart w:name="_Toc348723410" w:id="18754"/>
      <w:bookmarkStart w:name="_Toc348724223" w:id="18755"/>
      <w:bookmarkStart w:name="_Toc349031175" w:id="18756"/>
      <w:bookmarkStart w:name="_Toc351471075" w:id="18757"/>
      <w:bookmarkStart w:name="_Toc346707110" w:id="18758"/>
      <w:bookmarkStart w:name="_Toc346870118" w:id="18759"/>
      <w:bookmarkStart w:name="_Toc347474636" w:id="18760"/>
      <w:bookmarkStart w:name="_Toc347479499" w:id="18761"/>
      <w:bookmarkStart w:name="_Toc347567287" w:id="18762"/>
      <w:bookmarkStart w:name="_Toc348357741" w:id="18763"/>
      <w:bookmarkStart w:name="_Toc348723411" w:id="18764"/>
      <w:bookmarkStart w:name="_Toc348724224" w:id="18765"/>
      <w:bookmarkStart w:name="_Toc349031176" w:id="18766"/>
      <w:bookmarkStart w:name="_Toc351471076" w:id="18767"/>
      <w:bookmarkStart w:name="_Toc346707111" w:id="18768"/>
      <w:bookmarkStart w:name="_Toc346870119" w:id="18769"/>
      <w:bookmarkStart w:name="_Toc347474637" w:id="18770"/>
      <w:bookmarkStart w:name="_Toc347479500" w:id="18771"/>
      <w:bookmarkStart w:name="_Toc347567288" w:id="18772"/>
      <w:bookmarkStart w:name="_Toc348357742" w:id="18773"/>
      <w:bookmarkStart w:name="_Toc348723412" w:id="18774"/>
      <w:bookmarkStart w:name="_Toc348724225" w:id="18775"/>
      <w:bookmarkStart w:name="_Toc349031177" w:id="18776"/>
      <w:bookmarkStart w:name="_Toc351471077" w:id="18777"/>
      <w:bookmarkStart w:name="_Toc346707112" w:id="18778"/>
      <w:bookmarkStart w:name="_Toc346870120" w:id="18779"/>
      <w:bookmarkStart w:name="_Toc347474638" w:id="18780"/>
      <w:bookmarkStart w:name="_Toc347479501" w:id="18781"/>
      <w:bookmarkStart w:name="_Toc347567289" w:id="18782"/>
      <w:bookmarkStart w:name="_Toc348357743" w:id="18783"/>
      <w:bookmarkStart w:name="_Toc348723413" w:id="18784"/>
      <w:bookmarkStart w:name="_Toc348724226" w:id="18785"/>
      <w:bookmarkStart w:name="_Toc349031178" w:id="18786"/>
      <w:bookmarkStart w:name="_Toc351471078" w:id="18787"/>
      <w:bookmarkStart w:name="_Toc346707113" w:id="18788"/>
      <w:bookmarkStart w:name="_Toc346870121" w:id="18789"/>
      <w:bookmarkStart w:name="_Toc347474639" w:id="18790"/>
      <w:bookmarkStart w:name="_Toc347479502" w:id="18791"/>
      <w:bookmarkStart w:name="_Toc347567290" w:id="18792"/>
      <w:bookmarkStart w:name="_Toc348357744" w:id="18793"/>
      <w:bookmarkStart w:name="_Toc348723414" w:id="18794"/>
      <w:bookmarkStart w:name="_Toc348724227" w:id="18795"/>
      <w:bookmarkStart w:name="_Toc349031179" w:id="18796"/>
      <w:bookmarkStart w:name="_Toc351471079" w:id="18797"/>
      <w:bookmarkStart w:name="_Toc346707114" w:id="18798"/>
      <w:bookmarkStart w:name="_Toc346870122" w:id="18799"/>
      <w:bookmarkStart w:name="_Toc347474640" w:id="18800"/>
      <w:bookmarkStart w:name="_Toc347479503" w:id="18801"/>
      <w:bookmarkStart w:name="_Toc347567291" w:id="18802"/>
      <w:bookmarkStart w:name="_Toc348357745" w:id="18803"/>
      <w:bookmarkStart w:name="_Toc348723415" w:id="18804"/>
      <w:bookmarkStart w:name="_Toc348724228" w:id="18805"/>
      <w:bookmarkStart w:name="_Toc349031180" w:id="18806"/>
      <w:bookmarkStart w:name="_Toc351471080" w:id="18807"/>
      <w:bookmarkStart w:name="_Toc346707115" w:id="18808"/>
      <w:bookmarkStart w:name="_Toc346870123" w:id="18809"/>
      <w:bookmarkStart w:name="_Toc347474641" w:id="18810"/>
      <w:bookmarkStart w:name="_Toc347479504" w:id="18811"/>
      <w:bookmarkStart w:name="_Toc347567292" w:id="18812"/>
      <w:bookmarkStart w:name="_Toc348357746" w:id="18813"/>
      <w:bookmarkStart w:name="_Toc348723416" w:id="18814"/>
      <w:bookmarkStart w:name="_Toc348724229" w:id="18815"/>
      <w:bookmarkStart w:name="_Toc349031181" w:id="18816"/>
      <w:bookmarkStart w:name="_Toc351471081" w:id="18817"/>
      <w:bookmarkStart w:name="_Toc346707116" w:id="18818"/>
      <w:bookmarkStart w:name="_Toc346870124" w:id="18819"/>
      <w:bookmarkStart w:name="_Toc347474642" w:id="18820"/>
      <w:bookmarkStart w:name="_Toc347479505" w:id="18821"/>
      <w:bookmarkStart w:name="_Toc347567293" w:id="18822"/>
      <w:bookmarkStart w:name="_Toc348357747" w:id="18823"/>
      <w:bookmarkStart w:name="_Toc348723417" w:id="18824"/>
      <w:bookmarkStart w:name="_Toc348724230" w:id="18825"/>
      <w:bookmarkStart w:name="_Toc349031182" w:id="18826"/>
      <w:bookmarkStart w:name="_Toc351471082" w:id="18827"/>
      <w:bookmarkStart w:name="_Toc346707117" w:id="18828"/>
      <w:bookmarkStart w:name="_Toc346870125" w:id="18829"/>
      <w:bookmarkStart w:name="_Toc347474643" w:id="18830"/>
      <w:bookmarkStart w:name="_Toc347479506" w:id="18831"/>
      <w:bookmarkStart w:name="_Toc347567294" w:id="18832"/>
      <w:bookmarkStart w:name="_Toc348357748" w:id="18833"/>
      <w:bookmarkStart w:name="_Toc348723418" w:id="18834"/>
      <w:bookmarkStart w:name="_Toc348724231" w:id="18835"/>
      <w:bookmarkStart w:name="_Toc349031183" w:id="18836"/>
      <w:bookmarkStart w:name="_Toc351471083" w:id="18837"/>
      <w:bookmarkStart w:name="_Toc346707118" w:id="18838"/>
      <w:bookmarkStart w:name="_Toc346870126" w:id="18839"/>
      <w:bookmarkStart w:name="_Toc347474644" w:id="18840"/>
      <w:bookmarkStart w:name="_Toc347479507" w:id="18841"/>
      <w:bookmarkStart w:name="_Toc347567295" w:id="18842"/>
      <w:bookmarkStart w:name="_Toc348357749" w:id="18843"/>
      <w:bookmarkStart w:name="_Toc348723419" w:id="18844"/>
      <w:bookmarkStart w:name="_Toc348724232" w:id="18845"/>
      <w:bookmarkStart w:name="_Toc349031184" w:id="18846"/>
      <w:bookmarkStart w:name="_Toc351471084" w:id="18847"/>
      <w:bookmarkStart w:name="_Toc348357750" w:id="18848"/>
      <w:bookmarkStart w:name="_Toc349031185" w:id="18849"/>
      <w:bookmarkStart w:name="_Toc347567296" w:id="18850"/>
      <w:bookmarkStart w:name="_Toc345689774" w:id="18851"/>
      <w:bookmarkStart w:name="_Toc376182991" w:id="18852"/>
      <w:bookmarkStart w:name="_Toc392229971" w:id="18853"/>
      <w:bookmarkEnd w:id="17159"/>
      <w:bookmarkEnd w:id="17160"/>
      <w:bookmarkEnd w:id="17161"/>
      <w:bookmarkEnd w:id="17162"/>
      <w:bookmarkEnd w:id="17163"/>
      <w:bookmarkEnd w:id="17164"/>
      <w:bookmarkEnd w:id="17165"/>
      <w:bookmarkEnd w:id="17166"/>
      <w:bookmarkEnd w:id="17167"/>
      <w:bookmarkEnd w:id="17168"/>
      <w:bookmarkEnd w:id="17169"/>
      <w:bookmarkEnd w:id="17170"/>
      <w:bookmarkEnd w:id="17171"/>
      <w:bookmarkEnd w:id="17172"/>
      <w:bookmarkEnd w:id="17173"/>
      <w:bookmarkEnd w:id="17174"/>
      <w:bookmarkEnd w:id="17175"/>
      <w:bookmarkEnd w:id="17176"/>
      <w:bookmarkEnd w:id="17177"/>
      <w:bookmarkEnd w:id="17178"/>
      <w:bookmarkEnd w:id="17179"/>
      <w:bookmarkEnd w:id="17180"/>
      <w:bookmarkEnd w:id="17181"/>
      <w:bookmarkEnd w:id="17182"/>
      <w:bookmarkEnd w:id="17183"/>
      <w:bookmarkEnd w:id="17184"/>
      <w:bookmarkEnd w:id="17185"/>
      <w:bookmarkEnd w:id="17186"/>
      <w:bookmarkEnd w:id="17187"/>
      <w:bookmarkEnd w:id="17188"/>
      <w:bookmarkEnd w:id="17189"/>
      <w:bookmarkEnd w:id="17190"/>
      <w:bookmarkEnd w:id="17191"/>
      <w:bookmarkEnd w:id="17192"/>
      <w:bookmarkEnd w:id="17193"/>
      <w:bookmarkEnd w:id="17194"/>
      <w:bookmarkEnd w:id="17195"/>
      <w:bookmarkEnd w:id="17196"/>
      <w:bookmarkEnd w:id="17197"/>
      <w:bookmarkEnd w:id="17198"/>
      <w:bookmarkEnd w:id="17199"/>
      <w:bookmarkEnd w:id="17200"/>
      <w:bookmarkEnd w:id="17201"/>
      <w:bookmarkEnd w:id="17202"/>
      <w:bookmarkEnd w:id="17203"/>
      <w:bookmarkEnd w:id="17204"/>
      <w:bookmarkEnd w:id="17205"/>
      <w:bookmarkEnd w:id="17206"/>
      <w:bookmarkEnd w:id="17207"/>
      <w:bookmarkEnd w:id="17208"/>
      <w:bookmarkEnd w:id="17209"/>
      <w:bookmarkEnd w:id="17210"/>
      <w:bookmarkEnd w:id="17211"/>
      <w:bookmarkEnd w:id="17212"/>
      <w:bookmarkEnd w:id="17213"/>
      <w:bookmarkEnd w:id="17214"/>
      <w:bookmarkEnd w:id="17215"/>
      <w:bookmarkEnd w:id="17216"/>
      <w:bookmarkEnd w:id="17217"/>
      <w:bookmarkEnd w:id="17218"/>
      <w:bookmarkEnd w:id="17219"/>
      <w:bookmarkEnd w:id="17220"/>
      <w:bookmarkEnd w:id="17221"/>
      <w:bookmarkEnd w:id="17222"/>
      <w:bookmarkEnd w:id="17223"/>
      <w:bookmarkEnd w:id="17224"/>
      <w:bookmarkEnd w:id="17225"/>
      <w:bookmarkEnd w:id="17226"/>
      <w:bookmarkEnd w:id="17227"/>
      <w:bookmarkEnd w:id="17228"/>
      <w:bookmarkEnd w:id="17229"/>
      <w:bookmarkEnd w:id="17230"/>
      <w:bookmarkEnd w:id="17231"/>
      <w:bookmarkEnd w:id="17232"/>
      <w:bookmarkEnd w:id="17233"/>
      <w:bookmarkEnd w:id="17234"/>
      <w:bookmarkEnd w:id="17235"/>
      <w:bookmarkEnd w:id="17236"/>
      <w:bookmarkEnd w:id="17237"/>
      <w:bookmarkEnd w:id="17238"/>
      <w:bookmarkEnd w:id="17239"/>
      <w:bookmarkEnd w:id="17240"/>
      <w:bookmarkEnd w:id="17241"/>
      <w:bookmarkEnd w:id="17242"/>
      <w:bookmarkEnd w:id="17243"/>
      <w:bookmarkEnd w:id="17244"/>
      <w:bookmarkEnd w:id="17245"/>
      <w:bookmarkEnd w:id="17246"/>
      <w:bookmarkEnd w:id="17247"/>
      <w:bookmarkEnd w:id="17248"/>
      <w:bookmarkEnd w:id="17249"/>
      <w:bookmarkEnd w:id="17250"/>
      <w:bookmarkEnd w:id="17251"/>
      <w:bookmarkEnd w:id="17252"/>
      <w:bookmarkEnd w:id="17253"/>
      <w:bookmarkEnd w:id="17254"/>
      <w:bookmarkEnd w:id="17255"/>
      <w:bookmarkEnd w:id="17256"/>
      <w:bookmarkEnd w:id="17257"/>
      <w:bookmarkEnd w:id="17258"/>
      <w:bookmarkEnd w:id="17259"/>
      <w:bookmarkEnd w:id="17260"/>
      <w:bookmarkEnd w:id="17261"/>
      <w:bookmarkEnd w:id="17262"/>
      <w:bookmarkEnd w:id="17263"/>
      <w:bookmarkEnd w:id="17264"/>
      <w:bookmarkEnd w:id="17265"/>
      <w:bookmarkEnd w:id="17266"/>
      <w:bookmarkEnd w:id="17267"/>
      <w:bookmarkEnd w:id="17268"/>
      <w:bookmarkEnd w:id="17269"/>
      <w:bookmarkEnd w:id="17270"/>
      <w:bookmarkEnd w:id="17271"/>
      <w:bookmarkEnd w:id="17272"/>
      <w:bookmarkEnd w:id="17273"/>
      <w:bookmarkEnd w:id="17274"/>
      <w:bookmarkEnd w:id="17275"/>
      <w:bookmarkEnd w:id="17276"/>
      <w:bookmarkEnd w:id="17277"/>
      <w:bookmarkEnd w:id="17278"/>
      <w:bookmarkEnd w:id="17279"/>
      <w:bookmarkEnd w:id="17280"/>
      <w:bookmarkEnd w:id="17281"/>
      <w:bookmarkEnd w:id="17282"/>
      <w:bookmarkEnd w:id="17283"/>
      <w:bookmarkEnd w:id="17284"/>
      <w:bookmarkEnd w:id="17285"/>
      <w:bookmarkEnd w:id="17286"/>
      <w:bookmarkEnd w:id="17287"/>
      <w:bookmarkEnd w:id="17288"/>
      <w:bookmarkEnd w:id="17289"/>
      <w:bookmarkEnd w:id="17290"/>
      <w:bookmarkEnd w:id="17291"/>
      <w:bookmarkEnd w:id="17292"/>
      <w:bookmarkEnd w:id="17293"/>
      <w:bookmarkEnd w:id="17294"/>
      <w:bookmarkEnd w:id="17295"/>
      <w:bookmarkEnd w:id="17296"/>
      <w:bookmarkEnd w:id="17297"/>
      <w:bookmarkEnd w:id="17298"/>
      <w:bookmarkEnd w:id="17299"/>
      <w:bookmarkEnd w:id="17300"/>
      <w:bookmarkEnd w:id="17301"/>
      <w:bookmarkEnd w:id="17302"/>
      <w:bookmarkEnd w:id="17303"/>
      <w:bookmarkEnd w:id="17304"/>
      <w:bookmarkEnd w:id="17305"/>
      <w:bookmarkEnd w:id="17306"/>
      <w:bookmarkEnd w:id="17307"/>
      <w:bookmarkEnd w:id="17308"/>
      <w:bookmarkEnd w:id="17309"/>
      <w:bookmarkEnd w:id="17310"/>
      <w:bookmarkEnd w:id="17311"/>
      <w:bookmarkEnd w:id="17312"/>
      <w:bookmarkEnd w:id="17313"/>
      <w:bookmarkEnd w:id="17314"/>
      <w:bookmarkEnd w:id="17315"/>
      <w:bookmarkEnd w:id="17316"/>
      <w:bookmarkEnd w:id="17317"/>
      <w:bookmarkEnd w:id="17318"/>
      <w:bookmarkEnd w:id="17319"/>
      <w:bookmarkEnd w:id="17320"/>
      <w:bookmarkEnd w:id="17321"/>
      <w:bookmarkEnd w:id="17322"/>
      <w:bookmarkEnd w:id="17323"/>
      <w:bookmarkEnd w:id="17324"/>
      <w:bookmarkEnd w:id="17325"/>
      <w:bookmarkEnd w:id="17326"/>
      <w:bookmarkEnd w:id="17327"/>
      <w:bookmarkEnd w:id="17328"/>
      <w:bookmarkEnd w:id="17329"/>
      <w:bookmarkEnd w:id="17330"/>
      <w:bookmarkEnd w:id="17331"/>
      <w:bookmarkEnd w:id="17332"/>
      <w:bookmarkEnd w:id="17333"/>
      <w:bookmarkEnd w:id="17334"/>
      <w:bookmarkEnd w:id="17335"/>
      <w:bookmarkEnd w:id="17336"/>
      <w:bookmarkEnd w:id="17337"/>
      <w:bookmarkEnd w:id="17338"/>
      <w:bookmarkEnd w:id="17339"/>
      <w:bookmarkEnd w:id="17340"/>
      <w:bookmarkEnd w:id="17341"/>
      <w:bookmarkEnd w:id="17342"/>
      <w:bookmarkEnd w:id="17343"/>
      <w:bookmarkEnd w:id="17344"/>
      <w:bookmarkEnd w:id="17345"/>
      <w:bookmarkEnd w:id="17346"/>
      <w:bookmarkEnd w:id="17347"/>
      <w:bookmarkEnd w:id="17348"/>
      <w:bookmarkEnd w:id="17349"/>
      <w:bookmarkEnd w:id="17350"/>
      <w:bookmarkEnd w:id="17351"/>
      <w:bookmarkEnd w:id="17352"/>
      <w:bookmarkEnd w:id="17353"/>
      <w:bookmarkEnd w:id="17354"/>
      <w:bookmarkEnd w:id="17355"/>
      <w:bookmarkEnd w:id="17356"/>
      <w:bookmarkEnd w:id="17357"/>
      <w:bookmarkEnd w:id="17358"/>
      <w:bookmarkEnd w:id="17359"/>
      <w:bookmarkEnd w:id="17360"/>
      <w:bookmarkEnd w:id="17361"/>
      <w:bookmarkEnd w:id="17362"/>
      <w:bookmarkEnd w:id="17363"/>
      <w:bookmarkEnd w:id="17364"/>
      <w:bookmarkEnd w:id="17365"/>
      <w:bookmarkEnd w:id="17366"/>
      <w:bookmarkEnd w:id="17367"/>
      <w:bookmarkEnd w:id="17368"/>
      <w:bookmarkEnd w:id="17369"/>
      <w:bookmarkEnd w:id="17370"/>
      <w:bookmarkEnd w:id="17371"/>
      <w:bookmarkEnd w:id="17372"/>
      <w:bookmarkEnd w:id="17373"/>
      <w:bookmarkEnd w:id="17374"/>
      <w:bookmarkEnd w:id="17375"/>
      <w:bookmarkEnd w:id="17376"/>
      <w:bookmarkEnd w:id="17377"/>
      <w:bookmarkEnd w:id="17378"/>
      <w:bookmarkEnd w:id="17379"/>
      <w:bookmarkEnd w:id="17380"/>
      <w:bookmarkEnd w:id="17381"/>
      <w:bookmarkEnd w:id="17382"/>
      <w:bookmarkEnd w:id="17383"/>
      <w:bookmarkEnd w:id="17384"/>
      <w:bookmarkEnd w:id="17385"/>
      <w:bookmarkEnd w:id="17386"/>
      <w:bookmarkEnd w:id="17387"/>
      <w:bookmarkEnd w:id="17388"/>
      <w:bookmarkEnd w:id="17389"/>
      <w:bookmarkEnd w:id="17390"/>
      <w:bookmarkEnd w:id="17391"/>
      <w:bookmarkEnd w:id="17392"/>
      <w:bookmarkEnd w:id="17393"/>
      <w:bookmarkEnd w:id="17394"/>
      <w:bookmarkEnd w:id="17395"/>
      <w:bookmarkEnd w:id="17396"/>
      <w:bookmarkEnd w:id="17397"/>
      <w:bookmarkEnd w:id="17398"/>
      <w:bookmarkEnd w:id="17399"/>
      <w:bookmarkEnd w:id="17400"/>
      <w:bookmarkEnd w:id="17401"/>
      <w:bookmarkEnd w:id="17402"/>
      <w:bookmarkEnd w:id="17403"/>
      <w:bookmarkEnd w:id="17404"/>
      <w:bookmarkEnd w:id="17405"/>
      <w:bookmarkEnd w:id="17406"/>
      <w:bookmarkEnd w:id="17407"/>
      <w:bookmarkEnd w:id="17408"/>
      <w:bookmarkEnd w:id="17409"/>
      <w:bookmarkEnd w:id="17410"/>
      <w:bookmarkEnd w:id="17411"/>
      <w:bookmarkEnd w:id="17412"/>
      <w:bookmarkEnd w:id="17413"/>
      <w:bookmarkEnd w:id="17414"/>
      <w:bookmarkEnd w:id="17415"/>
      <w:bookmarkEnd w:id="17416"/>
      <w:bookmarkEnd w:id="17417"/>
      <w:bookmarkEnd w:id="17418"/>
      <w:bookmarkEnd w:id="17419"/>
      <w:bookmarkEnd w:id="17420"/>
      <w:bookmarkEnd w:id="17421"/>
      <w:bookmarkEnd w:id="17422"/>
      <w:bookmarkEnd w:id="17423"/>
      <w:bookmarkEnd w:id="17424"/>
      <w:bookmarkEnd w:id="17425"/>
      <w:bookmarkEnd w:id="17426"/>
      <w:bookmarkEnd w:id="17427"/>
      <w:bookmarkEnd w:id="17428"/>
      <w:bookmarkEnd w:id="17429"/>
      <w:bookmarkEnd w:id="17430"/>
      <w:bookmarkEnd w:id="17431"/>
      <w:bookmarkEnd w:id="17432"/>
      <w:bookmarkEnd w:id="17433"/>
      <w:bookmarkEnd w:id="17434"/>
      <w:bookmarkEnd w:id="17435"/>
      <w:bookmarkEnd w:id="17436"/>
      <w:bookmarkEnd w:id="17437"/>
      <w:bookmarkEnd w:id="17438"/>
      <w:bookmarkEnd w:id="17439"/>
      <w:bookmarkEnd w:id="17440"/>
      <w:bookmarkEnd w:id="17441"/>
      <w:bookmarkEnd w:id="17442"/>
      <w:bookmarkEnd w:id="17443"/>
      <w:bookmarkEnd w:id="17444"/>
      <w:bookmarkEnd w:id="17445"/>
      <w:bookmarkEnd w:id="17446"/>
      <w:bookmarkEnd w:id="17447"/>
      <w:bookmarkEnd w:id="17448"/>
      <w:bookmarkEnd w:id="17449"/>
      <w:bookmarkEnd w:id="17450"/>
      <w:bookmarkEnd w:id="17451"/>
      <w:bookmarkEnd w:id="17452"/>
      <w:bookmarkEnd w:id="17453"/>
      <w:bookmarkEnd w:id="17454"/>
      <w:bookmarkEnd w:id="17455"/>
      <w:bookmarkEnd w:id="17456"/>
      <w:bookmarkEnd w:id="17457"/>
      <w:bookmarkEnd w:id="17458"/>
      <w:bookmarkEnd w:id="17459"/>
      <w:bookmarkEnd w:id="17460"/>
      <w:bookmarkEnd w:id="17461"/>
      <w:bookmarkEnd w:id="17462"/>
      <w:bookmarkEnd w:id="17463"/>
      <w:bookmarkEnd w:id="17464"/>
      <w:bookmarkEnd w:id="17465"/>
      <w:bookmarkEnd w:id="17466"/>
      <w:bookmarkEnd w:id="17467"/>
      <w:bookmarkEnd w:id="17468"/>
      <w:bookmarkEnd w:id="17469"/>
      <w:bookmarkEnd w:id="17470"/>
      <w:bookmarkEnd w:id="17471"/>
      <w:bookmarkEnd w:id="17472"/>
      <w:bookmarkEnd w:id="17473"/>
      <w:bookmarkEnd w:id="17474"/>
      <w:bookmarkEnd w:id="17475"/>
      <w:bookmarkEnd w:id="17476"/>
      <w:bookmarkEnd w:id="17477"/>
      <w:bookmarkEnd w:id="17478"/>
      <w:bookmarkEnd w:id="17479"/>
      <w:bookmarkEnd w:id="17480"/>
      <w:bookmarkEnd w:id="17481"/>
      <w:bookmarkEnd w:id="17482"/>
      <w:bookmarkEnd w:id="17483"/>
      <w:bookmarkEnd w:id="17484"/>
      <w:bookmarkEnd w:id="17485"/>
      <w:bookmarkEnd w:id="17486"/>
      <w:bookmarkEnd w:id="17487"/>
      <w:bookmarkEnd w:id="17488"/>
      <w:bookmarkEnd w:id="17489"/>
      <w:bookmarkEnd w:id="17490"/>
      <w:bookmarkEnd w:id="17491"/>
      <w:bookmarkEnd w:id="17492"/>
      <w:bookmarkEnd w:id="17493"/>
      <w:bookmarkEnd w:id="17494"/>
      <w:bookmarkEnd w:id="17495"/>
      <w:bookmarkEnd w:id="17496"/>
      <w:bookmarkEnd w:id="17497"/>
      <w:bookmarkEnd w:id="17498"/>
      <w:bookmarkEnd w:id="17499"/>
      <w:bookmarkEnd w:id="17500"/>
      <w:bookmarkEnd w:id="17501"/>
      <w:bookmarkEnd w:id="17502"/>
      <w:bookmarkEnd w:id="17503"/>
      <w:bookmarkEnd w:id="17504"/>
      <w:bookmarkEnd w:id="17505"/>
      <w:bookmarkEnd w:id="17506"/>
      <w:bookmarkEnd w:id="17507"/>
      <w:bookmarkEnd w:id="17508"/>
      <w:bookmarkEnd w:id="17509"/>
      <w:bookmarkEnd w:id="17510"/>
      <w:bookmarkEnd w:id="17511"/>
      <w:bookmarkEnd w:id="17512"/>
      <w:bookmarkEnd w:id="17513"/>
      <w:bookmarkEnd w:id="17514"/>
      <w:bookmarkEnd w:id="17515"/>
      <w:bookmarkEnd w:id="17516"/>
      <w:bookmarkEnd w:id="17517"/>
      <w:bookmarkEnd w:id="17518"/>
      <w:bookmarkEnd w:id="17519"/>
      <w:bookmarkEnd w:id="17520"/>
      <w:bookmarkEnd w:id="17521"/>
      <w:bookmarkEnd w:id="17522"/>
      <w:bookmarkEnd w:id="17523"/>
      <w:bookmarkEnd w:id="17524"/>
      <w:bookmarkEnd w:id="17525"/>
      <w:bookmarkEnd w:id="17526"/>
      <w:bookmarkEnd w:id="17527"/>
      <w:bookmarkEnd w:id="17528"/>
      <w:bookmarkEnd w:id="17529"/>
      <w:bookmarkEnd w:id="17530"/>
      <w:bookmarkEnd w:id="17531"/>
      <w:bookmarkEnd w:id="17532"/>
      <w:bookmarkEnd w:id="17533"/>
      <w:bookmarkEnd w:id="17534"/>
      <w:bookmarkEnd w:id="17535"/>
      <w:bookmarkEnd w:id="17536"/>
      <w:bookmarkEnd w:id="17537"/>
      <w:bookmarkEnd w:id="17538"/>
      <w:bookmarkEnd w:id="17539"/>
      <w:bookmarkEnd w:id="17540"/>
      <w:bookmarkEnd w:id="17541"/>
      <w:bookmarkEnd w:id="17542"/>
      <w:bookmarkEnd w:id="17543"/>
      <w:bookmarkEnd w:id="17544"/>
      <w:bookmarkEnd w:id="17545"/>
      <w:bookmarkEnd w:id="17546"/>
      <w:bookmarkEnd w:id="17547"/>
      <w:bookmarkEnd w:id="17548"/>
      <w:bookmarkEnd w:id="17549"/>
      <w:bookmarkEnd w:id="17550"/>
      <w:bookmarkEnd w:id="17551"/>
      <w:bookmarkEnd w:id="17552"/>
      <w:bookmarkEnd w:id="17553"/>
      <w:bookmarkEnd w:id="17554"/>
      <w:bookmarkEnd w:id="17555"/>
      <w:bookmarkEnd w:id="17556"/>
      <w:bookmarkEnd w:id="17557"/>
      <w:bookmarkEnd w:id="17558"/>
      <w:bookmarkEnd w:id="17559"/>
      <w:bookmarkEnd w:id="17560"/>
      <w:bookmarkEnd w:id="17561"/>
      <w:bookmarkEnd w:id="17562"/>
      <w:bookmarkEnd w:id="17563"/>
      <w:bookmarkEnd w:id="17564"/>
      <w:bookmarkEnd w:id="17565"/>
      <w:bookmarkEnd w:id="17566"/>
      <w:bookmarkEnd w:id="17567"/>
      <w:bookmarkEnd w:id="17568"/>
      <w:bookmarkEnd w:id="17569"/>
      <w:bookmarkEnd w:id="17570"/>
      <w:bookmarkEnd w:id="17571"/>
      <w:bookmarkEnd w:id="17572"/>
      <w:bookmarkEnd w:id="17573"/>
      <w:bookmarkEnd w:id="17574"/>
      <w:bookmarkEnd w:id="17575"/>
      <w:bookmarkEnd w:id="17576"/>
      <w:bookmarkEnd w:id="17577"/>
      <w:bookmarkEnd w:id="17578"/>
      <w:bookmarkEnd w:id="17579"/>
      <w:bookmarkEnd w:id="17580"/>
      <w:bookmarkEnd w:id="17581"/>
      <w:bookmarkEnd w:id="17582"/>
      <w:bookmarkEnd w:id="17583"/>
      <w:bookmarkEnd w:id="17584"/>
      <w:bookmarkEnd w:id="17585"/>
      <w:bookmarkEnd w:id="17586"/>
      <w:bookmarkEnd w:id="17587"/>
      <w:bookmarkEnd w:id="17588"/>
      <w:bookmarkEnd w:id="17589"/>
      <w:bookmarkEnd w:id="17590"/>
      <w:bookmarkEnd w:id="17591"/>
      <w:bookmarkEnd w:id="17592"/>
      <w:bookmarkEnd w:id="17593"/>
      <w:bookmarkEnd w:id="17594"/>
      <w:bookmarkEnd w:id="17595"/>
      <w:bookmarkEnd w:id="17596"/>
      <w:bookmarkEnd w:id="17597"/>
      <w:bookmarkEnd w:id="17598"/>
      <w:bookmarkEnd w:id="17599"/>
      <w:bookmarkEnd w:id="17600"/>
      <w:bookmarkEnd w:id="17601"/>
      <w:bookmarkEnd w:id="17602"/>
      <w:bookmarkEnd w:id="17603"/>
      <w:bookmarkEnd w:id="17604"/>
      <w:bookmarkEnd w:id="17605"/>
      <w:bookmarkEnd w:id="17606"/>
      <w:bookmarkEnd w:id="17607"/>
      <w:bookmarkEnd w:id="17608"/>
      <w:bookmarkEnd w:id="17609"/>
      <w:bookmarkEnd w:id="17610"/>
      <w:bookmarkEnd w:id="17611"/>
      <w:bookmarkEnd w:id="17612"/>
      <w:bookmarkEnd w:id="17613"/>
      <w:bookmarkEnd w:id="17614"/>
      <w:bookmarkEnd w:id="17615"/>
      <w:bookmarkEnd w:id="17616"/>
      <w:bookmarkEnd w:id="17617"/>
      <w:bookmarkEnd w:id="17618"/>
      <w:bookmarkEnd w:id="17619"/>
      <w:bookmarkEnd w:id="17620"/>
      <w:bookmarkEnd w:id="17621"/>
      <w:bookmarkEnd w:id="17622"/>
      <w:bookmarkEnd w:id="17623"/>
      <w:bookmarkEnd w:id="17624"/>
      <w:bookmarkEnd w:id="17625"/>
      <w:bookmarkEnd w:id="17626"/>
      <w:bookmarkEnd w:id="17627"/>
      <w:bookmarkEnd w:id="17628"/>
      <w:bookmarkEnd w:id="17629"/>
      <w:bookmarkEnd w:id="17630"/>
      <w:bookmarkEnd w:id="17631"/>
      <w:bookmarkEnd w:id="17632"/>
      <w:bookmarkEnd w:id="17633"/>
      <w:bookmarkEnd w:id="17634"/>
      <w:bookmarkEnd w:id="17635"/>
      <w:bookmarkEnd w:id="17636"/>
      <w:bookmarkEnd w:id="17637"/>
      <w:bookmarkEnd w:id="17638"/>
      <w:bookmarkEnd w:id="17639"/>
      <w:bookmarkEnd w:id="17640"/>
      <w:bookmarkEnd w:id="17641"/>
      <w:bookmarkEnd w:id="17642"/>
      <w:bookmarkEnd w:id="17643"/>
      <w:bookmarkEnd w:id="17644"/>
      <w:bookmarkEnd w:id="17645"/>
      <w:bookmarkEnd w:id="17646"/>
      <w:bookmarkEnd w:id="17647"/>
      <w:bookmarkEnd w:id="17648"/>
      <w:bookmarkEnd w:id="17649"/>
      <w:bookmarkEnd w:id="17650"/>
      <w:bookmarkEnd w:id="17651"/>
      <w:bookmarkEnd w:id="17652"/>
      <w:bookmarkEnd w:id="17653"/>
      <w:bookmarkEnd w:id="17654"/>
      <w:bookmarkEnd w:id="17655"/>
      <w:bookmarkEnd w:id="17656"/>
      <w:bookmarkEnd w:id="17657"/>
      <w:bookmarkEnd w:id="17658"/>
      <w:bookmarkEnd w:id="17659"/>
      <w:bookmarkEnd w:id="17660"/>
      <w:bookmarkEnd w:id="17661"/>
      <w:bookmarkEnd w:id="17662"/>
      <w:bookmarkEnd w:id="17663"/>
      <w:bookmarkEnd w:id="17664"/>
      <w:bookmarkEnd w:id="17665"/>
      <w:bookmarkEnd w:id="17666"/>
      <w:bookmarkEnd w:id="17667"/>
      <w:bookmarkEnd w:id="17668"/>
      <w:bookmarkEnd w:id="17669"/>
      <w:bookmarkEnd w:id="17670"/>
      <w:bookmarkEnd w:id="17671"/>
      <w:bookmarkEnd w:id="17672"/>
      <w:bookmarkEnd w:id="17673"/>
      <w:bookmarkEnd w:id="17674"/>
      <w:bookmarkEnd w:id="17675"/>
      <w:bookmarkEnd w:id="17676"/>
      <w:bookmarkEnd w:id="17677"/>
      <w:bookmarkEnd w:id="17678"/>
      <w:bookmarkEnd w:id="17679"/>
      <w:bookmarkEnd w:id="17680"/>
      <w:bookmarkEnd w:id="17681"/>
      <w:bookmarkEnd w:id="17682"/>
      <w:bookmarkEnd w:id="17683"/>
      <w:bookmarkEnd w:id="17684"/>
      <w:bookmarkEnd w:id="17685"/>
      <w:bookmarkEnd w:id="17686"/>
      <w:bookmarkEnd w:id="17687"/>
      <w:bookmarkEnd w:id="17688"/>
      <w:bookmarkEnd w:id="17689"/>
      <w:bookmarkEnd w:id="17690"/>
      <w:bookmarkEnd w:id="17691"/>
      <w:bookmarkEnd w:id="17692"/>
      <w:bookmarkEnd w:id="17693"/>
      <w:bookmarkEnd w:id="17694"/>
      <w:bookmarkEnd w:id="17695"/>
      <w:bookmarkEnd w:id="17696"/>
      <w:bookmarkEnd w:id="17697"/>
      <w:bookmarkEnd w:id="17698"/>
      <w:bookmarkEnd w:id="17699"/>
      <w:bookmarkEnd w:id="17700"/>
      <w:bookmarkEnd w:id="17701"/>
      <w:bookmarkEnd w:id="17702"/>
      <w:bookmarkEnd w:id="17703"/>
      <w:bookmarkEnd w:id="17704"/>
      <w:bookmarkEnd w:id="17705"/>
      <w:bookmarkEnd w:id="17706"/>
      <w:bookmarkEnd w:id="17707"/>
      <w:bookmarkEnd w:id="17708"/>
      <w:bookmarkEnd w:id="17709"/>
      <w:bookmarkEnd w:id="17710"/>
      <w:bookmarkEnd w:id="17711"/>
      <w:bookmarkEnd w:id="17712"/>
      <w:bookmarkEnd w:id="17713"/>
      <w:bookmarkEnd w:id="17714"/>
      <w:bookmarkEnd w:id="17715"/>
      <w:bookmarkEnd w:id="17716"/>
      <w:bookmarkEnd w:id="17717"/>
      <w:bookmarkEnd w:id="17718"/>
      <w:bookmarkEnd w:id="17719"/>
      <w:bookmarkEnd w:id="17720"/>
      <w:bookmarkEnd w:id="17721"/>
      <w:bookmarkEnd w:id="17722"/>
      <w:bookmarkEnd w:id="17723"/>
      <w:bookmarkEnd w:id="17724"/>
      <w:bookmarkEnd w:id="17725"/>
      <w:bookmarkEnd w:id="17726"/>
      <w:bookmarkEnd w:id="17727"/>
      <w:bookmarkEnd w:id="17728"/>
      <w:bookmarkEnd w:id="17729"/>
      <w:bookmarkEnd w:id="17730"/>
      <w:bookmarkEnd w:id="17731"/>
      <w:bookmarkEnd w:id="17732"/>
      <w:bookmarkEnd w:id="17733"/>
      <w:bookmarkEnd w:id="17734"/>
      <w:bookmarkEnd w:id="17735"/>
      <w:bookmarkEnd w:id="17736"/>
      <w:bookmarkEnd w:id="17737"/>
      <w:bookmarkEnd w:id="17738"/>
      <w:bookmarkEnd w:id="17739"/>
      <w:bookmarkEnd w:id="17740"/>
      <w:bookmarkEnd w:id="17741"/>
      <w:bookmarkEnd w:id="17742"/>
      <w:bookmarkEnd w:id="17743"/>
      <w:bookmarkEnd w:id="17744"/>
      <w:bookmarkEnd w:id="17745"/>
      <w:bookmarkEnd w:id="17746"/>
      <w:bookmarkEnd w:id="17747"/>
      <w:bookmarkEnd w:id="17748"/>
      <w:bookmarkEnd w:id="17749"/>
      <w:bookmarkEnd w:id="17750"/>
      <w:bookmarkEnd w:id="17751"/>
      <w:bookmarkEnd w:id="17752"/>
      <w:bookmarkEnd w:id="17753"/>
      <w:bookmarkEnd w:id="17754"/>
      <w:bookmarkEnd w:id="17755"/>
      <w:bookmarkEnd w:id="17756"/>
      <w:bookmarkEnd w:id="17757"/>
      <w:bookmarkEnd w:id="17758"/>
      <w:bookmarkEnd w:id="17759"/>
      <w:bookmarkEnd w:id="17760"/>
      <w:bookmarkEnd w:id="17761"/>
      <w:bookmarkEnd w:id="17762"/>
      <w:bookmarkEnd w:id="17763"/>
      <w:bookmarkEnd w:id="17764"/>
      <w:bookmarkEnd w:id="17765"/>
      <w:bookmarkEnd w:id="17766"/>
      <w:bookmarkEnd w:id="17767"/>
      <w:bookmarkEnd w:id="17768"/>
      <w:bookmarkEnd w:id="17769"/>
      <w:bookmarkEnd w:id="17770"/>
      <w:bookmarkEnd w:id="17771"/>
      <w:bookmarkEnd w:id="17772"/>
      <w:bookmarkEnd w:id="17773"/>
      <w:bookmarkEnd w:id="17774"/>
      <w:bookmarkEnd w:id="17775"/>
      <w:bookmarkEnd w:id="17776"/>
      <w:bookmarkEnd w:id="17777"/>
      <w:bookmarkEnd w:id="17778"/>
      <w:bookmarkEnd w:id="17779"/>
      <w:bookmarkEnd w:id="17780"/>
      <w:bookmarkEnd w:id="17781"/>
      <w:bookmarkEnd w:id="17782"/>
      <w:bookmarkEnd w:id="17783"/>
      <w:bookmarkEnd w:id="17784"/>
      <w:bookmarkEnd w:id="17785"/>
      <w:bookmarkEnd w:id="17786"/>
      <w:bookmarkEnd w:id="17787"/>
      <w:bookmarkEnd w:id="17788"/>
      <w:bookmarkEnd w:id="17789"/>
      <w:bookmarkEnd w:id="17790"/>
      <w:bookmarkEnd w:id="17791"/>
      <w:bookmarkEnd w:id="17792"/>
      <w:bookmarkEnd w:id="17793"/>
      <w:bookmarkEnd w:id="17794"/>
      <w:bookmarkEnd w:id="17795"/>
      <w:bookmarkEnd w:id="17796"/>
      <w:bookmarkEnd w:id="17797"/>
      <w:bookmarkEnd w:id="17798"/>
      <w:bookmarkEnd w:id="17799"/>
      <w:bookmarkEnd w:id="17800"/>
      <w:bookmarkEnd w:id="17801"/>
      <w:bookmarkEnd w:id="17802"/>
      <w:bookmarkEnd w:id="17803"/>
      <w:bookmarkEnd w:id="17804"/>
      <w:bookmarkEnd w:id="17805"/>
      <w:bookmarkEnd w:id="17806"/>
      <w:bookmarkEnd w:id="17807"/>
      <w:bookmarkEnd w:id="17808"/>
      <w:bookmarkEnd w:id="17809"/>
      <w:bookmarkEnd w:id="17810"/>
      <w:bookmarkEnd w:id="17811"/>
      <w:bookmarkEnd w:id="17812"/>
      <w:bookmarkEnd w:id="17813"/>
      <w:bookmarkEnd w:id="17814"/>
      <w:bookmarkEnd w:id="17815"/>
      <w:bookmarkEnd w:id="17816"/>
      <w:bookmarkEnd w:id="17817"/>
      <w:bookmarkEnd w:id="17818"/>
      <w:bookmarkEnd w:id="17819"/>
      <w:bookmarkEnd w:id="17820"/>
      <w:bookmarkEnd w:id="17821"/>
      <w:bookmarkEnd w:id="17822"/>
      <w:bookmarkEnd w:id="17823"/>
      <w:bookmarkEnd w:id="17824"/>
      <w:bookmarkEnd w:id="17825"/>
      <w:bookmarkEnd w:id="17826"/>
      <w:bookmarkEnd w:id="17827"/>
      <w:bookmarkEnd w:id="17828"/>
      <w:bookmarkEnd w:id="17829"/>
      <w:bookmarkEnd w:id="17830"/>
      <w:bookmarkEnd w:id="17831"/>
      <w:bookmarkEnd w:id="17832"/>
      <w:bookmarkEnd w:id="17833"/>
      <w:bookmarkEnd w:id="17834"/>
      <w:bookmarkEnd w:id="17835"/>
      <w:bookmarkEnd w:id="17836"/>
      <w:bookmarkEnd w:id="17837"/>
      <w:bookmarkEnd w:id="17838"/>
      <w:bookmarkEnd w:id="17839"/>
      <w:bookmarkEnd w:id="17840"/>
      <w:bookmarkEnd w:id="17841"/>
      <w:bookmarkEnd w:id="17842"/>
      <w:bookmarkEnd w:id="17843"/>
      <w:bookmarkEnd w:id="17844"/>
      <w:bookmarkEnd w:id="17845"/>
      <w:bookmarkEnd w:id="17846"/>
      <w:bookmarkEnd w:id="17847"/>
      <w:bookmarkEnd w:id="17848"/>
      <w:bookmarkEnd w:id="17849"/>
      <w:bookmarkEnd w:id="17850"/>
      <w:bookmarkEnd w:id="17851"/>
      <w:bookmarkEnd w:id="17852"/>
      <w:bookmarkEnd w:id="17853"/>
      <w:bookmarkEnd w:id="17854"/>
      <w:bookmarkEnd w:id="17855"/>
      <w:bookmarkEnd w:id="17856"/>
      <w:bookmarkEnd w:id="17857"/>
      <w:bookmarkEnd w:id="17858"/>
      <w:bookmarkEnd w:id="17859"/>
      <w:bookmarkEnd w:id="17860"/>
      <w:bookmarkEnd w:id="17861"/>
      <w:bookmarkEnd w:id="17862"/>
      <w:bookmarkEnd w:id="17863"/>
      <w:bookmarkEnd w:id="17864"/>
      <w:bookmarkEnd w:id="17865"/>
      <w:bookmarkEnd w:id="17866"/>
      <w:bookmarkEnd w:id="17867"/>
      <w:bookmarkEnd w:id="17868"/>
      <w:bookmarkEnd w:id="17869"/>
      <w:bookmarkEnd w:id="17870"/>
      <w:bookmarkEnd w:id="17871"/>
      <w:bookmarkEnd w:id="17872"/>
      <w:bookmarkEnd w:id="17873"/>
      <w:bookmarkEnd w:id="17874"/>
      <w:bookmarkEnd w:id="17875"/>
      <w:bookmarkEnd w:id="17876"/>
      <w:bookmarkEnd w:id="17877"/>
      <w:bookmarkEnd w:id="17878"/>
      <w:bookmarkEnd w:id="17879"/>
      <w:bookmarkEnd w:id="17880"/>
      <w:bookmarkEnd w:id="17881"/>
      <w:bookmarkEnd w:id="17882"/>
      <w:bookmarkEnd w:id="17883"/>
      <w:bookmarkEnd w:id="17884"/>
      <w:bookmarkEnd w:id="17885"/>
      <w:bookmarkEnd w:id="17886"/>
      <w:bookmarkEnd w:id="17887"/>
      <w:bookmarkEnd w:id="17888"/>
      <w:bookmarkEnd w:id="17889"/>
      <w:bookmarkEnd w:id="17890"/>
      <w:bookmarkEnd w:id="17891"/>
      <w:bookmarkEnd w:id="17892"/>
      <w:bookmarkEnd w:id="17893"/>
      <w:bookmarkEnd w:id="17894"/>
      <w:bookmarkEnd w:id="17895"/>
      <w:bookmarkEnd w:id="17896"/>
      <w:bookmarkEnd w:id="17897"/>
      <w:bookmarkEnd w:id="17898"/>
      <w:bookmarkEnd w:id="17899"/>
      <w:bookmarkEnd w:id="17900"/>
      <w:bookmarkEnd w:id="17901"/>
      <w:bookmarkEnd w:id="17902"/>
      <w:bookmarkEnd w:id="17903"/>
      <w:bookmarkEnd w:id="17904"/>
      <w:bookmarkEnd w:id="17905"/>
      <w:bookmarkEnd w:id="17906"/>
      <w:bookmarkEnd w:id="17907"/>
      <w:bookmarkEnd w:id="17908"/>
      <w:bookmarkEnd w:id="17909"/>
      <w:bookmarkEnd w:id="17910"/>
      <w:bookmarkEnd w:id="17911"/>
      <w:bookmarkEnd w:id="17912"/>
      <w:bookmarkEnd w:id="17913"/>
      <w:bookmarkEnd w:id="17914"/>
      <w:bookmarkEnd w:id="17915"/>
      <w:bookmarkEnd w:id="17916"/>
      <w:bookmarkEnd w:id="17917"/>
      <w:bookmarkEnd w:id="17918"/>
      <w:bookmarkEnd w:id="17919"/>
      <w:bookmarkEnd w:id="17920"/>
      <w:bookmarkEnd w:id="17921"/>
      <w:bookmarkEnd w:id="17922"/>
      <w:bookmarkEnd w:id="17923"/>
      <w:bookmarkEnd w:id="17924"/>
      <w:bookmarkEnd w:id="17925"/>
      <w:bookmarkEnd w:id="17926"/>
      <w:bookmarkEnd w:id="17927"/>
      <w:bookmarkEnd w:id="17928"/>
      <w:bookmarkEnd w:id="17929"/>
      <w:bookmarkEnd w:id="17930"/>
      <w:bookmarkEnd w:id="17931"/>
      <w:bookmarkEnd w:id="17932"/>
      <w:bookmarkEnd w:id="17933"/>
      <w:bookmarkEnd w:id="17934"/>
      <w:bookmarkEnd w:id="17935"/>
      <w:bookmarkEnd w:id="17936"/>
      <w:bookmarkEnd w:id="17937"/>
      <w:bookmarkEnd w:id="17938"/>
      <w:bookmarkEnd w:id="17939"/>
      <w:bookmarkEnd w:id="17940"/>
      <w:bookmarkEnd w:id="17941"/>
      <w:bookmarkEnd w:id="17942"/>
      <w:bookmarkEnd w:id="17943"/>
      <w:bookmarkEnd w:id="17944"/>
      <w:bookmarkEnd w:id="17945"/>
      <w:bookmarkEnd w:id="17946"/>
      <w:bookmarkEnd w:id="17947"/>
      <w:bookmarkEnd w:id="17948"/>
      <w:bookmarkEnd w:id="17949"/>
      <w:bookmarkEnd w:id="17950"/>
      <w:bookmarkEnd w:id="17951"/>
      <w:bookmarkEnd w:id="17952"/>
      <w:bookmarkEnd w:id="17953"/>
      <w:bookmarkEnd w:id="17954"/>
      <w:bookmarkEnd w:id="17955"/>
      <w:bookmarkEnd w:id="17956"/>
      <w:bookmarkEnd w:id="17957"/>
      <w:bookmarkEnd w:id="17958"/>
      <w:bookmarkEnd w:id="17959"/>
      <w:bookmarkEnd w:id="17960"/>
      <w:bookmarkEnd w:id="17961"/>
      <w:bookmarkEnd w:id="17962"/>
      <w:bookmarkEnd w:id="17963"/>
      <w:bookmarkEnd w:id="17964"/>
      <w:bookmarkEnd w:id="17965"/>
      <w:bookmarkEnd w:id="17966"/>
      <w:bookmarkEnd w:id="17967"/>
      <w:bookmarkEnd w:id="17968"/>
      <w:bookmarkEnd w:id="17969"/>
      <w:bookmarkEnd w:id="17970"/>
      <w:bookmarkEnd w:id="17971"/>
      <w:bookmarkEnd w:id="17972"/>
      <w:bookmarkEnd w:id="17973"/>
      <w:bookmarkEnd w:id="17974"/>
      <w:bookmarkEnd w:id="17975"/>
      <w:bookmarkEnd w:id="17976"/>
      <w:bookmarkEnd w:id="17977"/>
      <w:bookmarkEnd w:id="17978"/>
      <w:bookmarkEnd w:id="17979"/>
      <w:bookmarkEnd w:id="17980"/>
      <w:bookmarkEnd w:id="17981"/>
      <w:bookmarkEnd w:id="17982"/>
      <w:bookmarkEnd w:id="17983"/>
      <w:bookmarkEnd w:id="17984"/>
      <w:bookmarkEnd w:id="17985"/>
      <w:bookmarkEnd w:id="17986"/>
      <w:bookmarkEnd w:id="17987"/>
      <w:bookmarkEnd w:id="17988"/>
      <w:bookmarkEnd w:id="17989"/>
      <w:bookmarkEnd w:id="17990"/>
      <w:bookmarkEnd w:id="17991"/>
      <w:bookmarkEnd w:id="17992"/>
      <w:bookmarkEnd w:id="17993"/>
      <w:bookmarkEnd w:id="17994"/>
      <w:bookmarkEnd w:id="17995"/>
      <w:bookmarkEnd w:id="17996"/>
      <w:bookmarkEnd w:id="17997"/>
      <w:bookmarkEnd w:id="17998"/>
      <w:bookmarkEnd w:id="17999"/>
      <w:bookmarkEnd w:id="18000"/>
      <w:bookmarkEnd w:id="18001"/>
      <w:bookmarkEnd w:id="18002"/>
      <w:bookmarkEnd w:id="18003"/>
      <w:bookmarkEnd w:id="18004"/>
      <w:bookmarkEnd w:id="18005"/>
      <w:bookmarkEnd w:id="18006"/>
      <w:bookmarkEnd w:id="18007"/>
      <w:bookmarkEnd w:id="18008"/>
      <w:bookmarkEnd w:id="18009"/>
      <w:bookmarkEnd w:id="18010"/>
      <w:bookmarkEnd w:id="18011"/>
      <w:bookmarkEnd w:id="18012"/>
      <w:bookmarkEnd w:id="18013"/>
      <w:bookmarkEnd w:id="18014"/>
      <w:bookmarkEnd w:id="18015"/>
      <w:bookmarkEnd w:id="18016"/>
      <w:bookmarkEnd w:id="18017"/>
      <w:bookmarkEnd w:id="18018"/>
      <w:bookmarkEnd w:id="18019"/>
      <w:bookmarkEnd w:id="18020"/>
      <w:bookmarkEnd w:id="18021"/>
      <w:bookmarkEnd w:id="18022"/>
      <w:bookmarkEnd w:id="18023"/>
      <w:bookmarkEnd w:id="18024"/>
      <w:bookmarkEnd w:id="18025"/>
      <w:bookmarkEnd w:id="18026"/>
      <w:bookmarkEnd w:id="18027"/>
      <w:bookmarkEnd w:id="18028"/>
      <w:bookmarkEnd w:id="18029"/>
      <w:bookmarkEnd w:id="18030"/>
      <w:bookmarkEnd w:id="18031"/>
      <w:bookmarkEnd w:id="18032"/>
      <w:bookmarkEnd w:id="18033"/>
      <w:bookmarkEnd w:id="18034"/>
      <w:bookmarkEnd w:id="18035"/>
      <w:bookmarkEnd w:id="18036"/>
      <w:bookmarkEnd w:id="18037"/>
      <w:bookmarkEnd w:id="18038"/>
      <w:bookmarkEnd w:id="18039"/>
      <w:bookmarkEnd w:id="18040"/>
      <w:bookmarkEnd w:id="18041"/>
      <w:bookmarkEnd w:id="18042"/>
      <w:bookmarkEnd w:id="18043"/>
      <w:bookmarkEnd w:id="18044"/>
      <w:bookmarkEnd w:id="18045"/>
      <w:bookmarkEnd w:id="18046"/>
      <w:bookmarkEnd w:id="18047"/>
      <w:bookmarkEnd w:id="18048"/>
      <w:bookmarkEnd w:id="18049"/>
      <w:bookmarkEnd w:id="18050"/>
      <w:bookmarkEnd w:id="18051"/>
      <w:bookmarkEnd w:id="18052"/>
      <w:bookmarkEnd w:id="18053"/>
      <w:bookmarkEnd w:id="18054"/>
      <w:bookmarkEnd w:id="18055"/>
      <w:bookmarkEnd w:id="18056"/>
      <w:bookmarkEnd w:id="18057"/>
      <w:bookmarkEnd w:id="18058"/>
      <w:bookmarkEnd w:id="18059"/>
      <w:bookmarkEnd w:id="18060"/>
      <w:bookmarkEnd w:id="18061"/>
      <w:bookmarkEnd w:id="18062"/>
      <w:bookmarkEnd w:id="18063"/>
      <w:bookmarkEnd w:id="18064"/>
      <w:bookmarkEnd w:id="18065"/>
      <w:bookmarkEnd w:id="18066"/>
      <w:bookmarkEnd w:id="18067"/>
      <w:bookmarkEnd w:id="18068"/>
      <w:bookmarkEnd w:id="18069"/>
      <w:bookmarkEnd w:id="18070"/>
      <w:bookmarkEnd w:id="18071"/>
      <w:bookmarkEnd w:id="18072"/>
      <w:bookmarkEnd w:id="18073"/>
      <w:bookmarkEnd w:id="18074"/>
      <w:bookmarkEnd w:id="18075"/>
      <w:bookmarkEnd w:id="18076"/>
      <w:bookmarkEnd w:id="18077"/>
      <w:bookmarkEnd w:id="18078"/>
      <w:bookmarkEnd w:id="18079"/>
      <w:bookmarkEnd w:id="18080"/>
      <w:bookmarkEnd w:id="18081"/>
      <w:bookmarkEnd w:id="18082"/>
      <w:bookmarkEnd w:id="18083"/>
      <w:bookmarkEnd w:id="18084"/>
      <w:bookmarkEnd w:id="18085"/>
      <w:bookmarkEnd w:id="18086"/>
      <w:bookmarkEnd w:id="18087"/>
      <w:bookmarkEnd w:id="18088"/>
      <w:bookmarkEnd w:id="18089"/>
      <w:bookmarkEnd w:id="18090"/>
      <w:bookmarkEnd w:id="18091"/>
      <w:bookmarkEnd w:id="18092"/>
      <w:bookmarkEnd w:id="18093"/>
      <w:bookmarkEnd w:id="18094"/>
      <w:bookmarkEnd w:id="18095"/>
      <w:bookmarkEnd w:id="18096"/>
      <w:bookmarkEnd w:id="18097"/>
      <w:bookmarkEnd w:id="18098"/>
      <w:bookmarkEnd w:id="18099"/>
      <w:bookmarkEnd w:id="18100"/>
      <w:bookmarkEnd w:id="18101"/>
      <w:bookmarkEnd w:id="18102"/>
      <w:bookmarkEnd w:id="18103"/>
      <w:bookmarkEnd w:id="18104"/>
      <w:bookmarkEnd w:id="18105"/>
      <w:bookmarkEnd w:id="18106"/>
      <w:bookmarkEnd w:id="18107"/>
      <w:bookmarkEnd w:id="18108"/>
      <w:bookmarkEnd w:id="18109"/>
      <w:bookmarkEnd w:id="18110"/>
      <w:bookmarkEnd w:id="18111"/>
      <w:bookmarkEnd w:id="18112"/>
      <w:bookmarkEnd w:id="18113"/>
      <w:bookmarkEnd w:id="18114"/>
      <w:bookmarkEnd w:id="18115"/>
      <w:bookmarkEnd w:id="18116"/>
      <w:bookmarkEnd w:id="18117"/>
      <w:bookmarkEnd w:id="18118"/>
      <w:bookmarkEnd w:id="18119"/>
      <w:bookmarkEnd w:id="18120"/>
      <w:bookmarkEnd w:id="18121"/>
      <w:bookmarkEnd w:id="18122"/>
      <w:bookmarkEnd w:id="18123"/>
      <w:bookmarkEnd w:id="18124"/>
      <w:bookmarkEnd w:id="18125"/>
      <w:bookmarkEnd w:id="18126"/>
      <w:bookmarkEnd w:id="18127"/>
      <w:bookmarkEnd w:id="18128"/>
      <w:bookmarkEnd w:id="18129"/>
      <w:bookmarkEnd w:id="18130"/>
      <w:bookmarkEnd w:id="18131"/>
      <w:bookmarkEnd w:id="18132"/>
      <w:bookmarkEnd w:id="18133"/>
      <w:bookmarkEnd w:id="18134"/>
      <w:bookmarkEnd w:id="18135"/>
      <w:bookmarkEnd w:id="18136"/>
      <w:bookmarkEnd w:id="18137"/>
      <w:bookmarkEnd w:id="18138"/>
      <w:bookmarkEnd w:id="18139"/>
      <w:bookmarkEnd w:id="18140"/>
      <w:bookmarkEnd w:id="18141"/>
      <w:bookmarkEnd w:id="18142"/>
      <w:bookmarkEnd w:id="18143"/>
      <w:bookmarkEnd w:id="18144"/>
      <w:bookmarkEnd w:id="18145"/>
      <w:bookmarkEnd w:id="18146"/>
      <w:bookmarkEnd w:id="18147"/>
      <w:bookmarkEnd w:id="18148"/>
      <w:bookmarkEnd w:id="18149"/>
      <w:bookmarkEnd w:id="18150"/>
      <w:bookmarkEnd w:id="18151"/>
      <w:bookmarkEnd w:id="18152"/>
      <w:bookmarkEnd w:id="18153"/>
      <w:bookmarkEnd w:id="18154"/>
      <w:bookmarkEnd w:id="18155"/>
      <w:bookmarkEnd w:id="18156"/>
      <w:bookmarkEnd w:id="18157"/>
      <w:bookmarkEnd w:id="18158"/>
      <w:bookmarkEnd w:id="18159"/>
      <w:bookmarkEnd w:id="18160"/>
      <w:bookmarkEnd w:id="18161"/>
      <w:bookmarkEnd w:id="18162"/>
      <w:bookmarkEnd w:id="18163"/>
      <w:bookmarkEnd w:id="18164"/>
      <w:bookmarkEnd w:id="18165"/>
      <w:bookmarkEnd w:id="18166"/>
      <w:bookmarkEnd w:id="18167"/>
      <w:bookmarkEnd w:id="18168"/>
      <w:bookmarkEnd w:id="18169"/>
      <w:bookmarkEnd w:id="18170"/>
      <w:bookmarkEnd w:id="18171"/>
      <w:bookmarkEnd w:id="18172"/>
      <w:bookmarkEnd w:id="18173"/>
      <w:bookmarkEnd w:id="18174"/>
      <w:bookmarkEnd w:id="18175"/>
      <w:bookmarkEnd w:id="18176"/>
      <w:bookmarkEnd w:id="18177"/>
      <w:bookmarkEnd w:id="18178"/>
      <w:bookmarkEnd w:id="18179"/>
      <w:bookmarkEnd w:id="18180"/>
      <w:bookmarkEnd w:id="18181"/>
      <w:bookmarkEnd w:id="18182"/>
      <w:bookmarkEnd w:id="18183"/>
      <w:bookmarkEnd w:id="18184"/>
      <w:bookmarkEnd w:id="18185"/>
      <w:bookmarkEnd w:id="18186"/>
      <w:bookmarkEnd w:id="18187"/>
      <w:bookmarkEnd w:id="18188"/>
      <w:bookmarkEnd w:id="18189"/>
      <w:bookmarkEnd w:id="18190"/>
      <w:bookmarkEnd w:id="18191"/>
      <w:bookmarkEnd w:id="18192"/>
      <w:bookmarkEnd w:id="18193"/>
      <w:bookmarkEnd w:id="18194"/>
      <w:bookmarkEnd w:id="18195"/>
      <w:bookmarkEnd w:id="18196"/>
      <w:bookmarkEnd w:id="18197"/>
      <w:bookmarkEnd w:id="18198"/>
      <w:bookmarkEnd w:id="18199"/>
      <w:bookmarkEnd w:id="18200"/>
      <w:bookmarkEnd w:id="18201"/>
      <w:bookmarkEnd w:id="18202"/>
      <w:bookmarkEnd w:id="18203"/>
      <w:bookmarkEnd w:id="18204"/>
      <w:bookmarkEnd w:id="18205"/>
      <w:bookmarkEnd w:id="18206"/>
      <w:bookmarkEnd w:id="18207"/>
      <w:bookmarkEnd w:id="18208"/>
      <w:bookmarkEnd w:id="18209"/>
      <w:bookmarkEnd w:id="18210"/>
      <w:bookmarkEnd w:id="18211"/>
      <w:bookmarkEnd w:id="18212"/>
      <w:bookmarkEnd w:id="18213"/>
      <w:bookmarkEnd w:id="18214"/>
      <w:bookmarkEnd w:id="18215"/>
      <w:bookmarkEnd w:id="18216"/>
      <w:bookmarkEnd w:id="18217"/>
      <w:bookmarkEnd w:id="18218"/>
      <w:bookmarkEnd w:id="18219"/>
      <w:bookmarkEnd w:id="18220"/>
      <w:bookmarkEnd w:id="18221"/>
      <w:bookmarkEnd w:id="18222"/>
      <w:bookmarkEnd w:id="18223"/>
      <w:bookmarkEnd w:id="18224"/>
      <w:bookmarkEnd w:id="18225"/>
      <w:bookmarkEnd w:id="18226"/>
      <w:bookmarkEnd w:id="18227"/>
      <w:bookmarkEnd w:id="18228"/>
      <w:bookmarkEnd w:id="18229"/>
      <w:bookmarkEnd w:id="18230"/>
      <w:bookmarkEnd w:id="18231"/>
      <w:bookmarkEnd w:id="18232"/>
      <w:bookmarkEnd w:id="18233"/>
      <w:bookmarkEnd w:id="18234"/>
      <w:bookmarkEnd w:id="18235"/>
      <w:bookmarkEnd w:id="18236"/>
      <w:bookmarkEnd w:id="18237"/>
      <w:bookmarkEnd w:id="18238"/>
      <w:bookmarkEnd w:id="18239"/>
      <w:bookmarkEnd w:id="18240"/>
      <w:bookmarkEnd w:id="18241"/>
      <w:bookmarkEnd w:id="18242"/>
      <w:bookmarkEnd w:id="18243"/>
      <w:bookmarkEnd w:id="18244"/>
      <w:bookmarkEnd w:id="18245"/>
      <w:bookmarkEnd w:id="18246"/>
      <w:bookmarkEnd w:id="18247"/>
      <w:bookmarkEnd w:id="18248"/>
      <w:bookmarkEnd w:id="18249"/>
      <w:bookmarkEnd w:id="18250"/>
      <w:bookmarkEnd w:id="18251"/>
      <w:bookmarkEnd w:id="18252"/>
      <w:bookmarkEnd w:id="18253"/>
      <w:bookmarkEnd w:id="18254"/>
      <w:bookmarkEnd w:id="18255"/>
      <w:bookmarkEnd w:id="18256"/>
      <w:bookmarkEnd w:id="18257"/>
      <w:bookmarkEnd w:id="18258"/>
      <w:bookmarkEnd w:id="18259"/>
      <w:bookmarkEnd w:id="18260"/>
      <w:bookmarkEnd w:id="18261"/>
      <w:bookmarkEnd w:id="18262"/>
      <w:bookmarkEnd w:id="18263"/>
      <w:bookmarkEnd w:id="18264"/>
      <w:bookmarkEnd w:id="18265"/>
      <w:bookmarkEnd w:id="18266"/>
      <w:bookmarkEnd w:id="18267"/>
      <w:bookmarkEnd w:id="18268"/>
      <w:bookmarkEnd w:id="18269"/>
      <w:bookmarkEnd w:id="18270"/>
      <w:bookmarkEnd w:id="18271"/>
      <w:bookmarkEnd w:id="18272"/>
      <w:bookmarkEnd w:id="18273"/>
      <w:bookmarkEnd w:id="18274"/>
      <w:bookmarkEnd w:id="18275"/>
      <w:bookmarkEnd w:id="18276"/>
      <w:bookmarkEnd w:id="18277"/>
      <w:bookmarkEnd w:id="18278"/>
      <w:bookmarkEnd w:id="18279"/>
      <w:bookmarkEnd w:id="18280"/>
      <w:bookmarkEnd w:id="18281"/>
      <w:bookmarkEnd w:id="18282"/>
      <w:bookmarkEnd w:id="18283"/>
      <w:bookmarkEnd w:id="18284"/>
      <w:bookmarkEnd w:id="18285"/>
      <w:bookmarkEnd w:id="18286"/>
      <w:bookmarkEnd w:id="18287"/>
      <w:bookmarkEnd w:id="18288"/>
      <w:bookmarkEnd w:id="18289"/>
      <w:bookmarkEnd w:id="18290"/>
      <w:bookmarkEnd w:id="18291"/>
      <w:bookmarkEnd w:id="18292"/>
      <w:bookmarkEnd w:id="18293"/>
      <w:bookmarkEnd w:id="18294"/>
      <w:bookmarkEnd w:id="18295"/>
      <w:bookmarkEnd w:id="18296"/>
      <w:bookmarkEnd w:id="18297"/>
      <w:bookmarkEnd w:id="18298"/>
      <w:bookmarkEnd w:id="18299"/>
      <w:bookmarkEnd w:id="18300"/>
      <w:bookmarkEnd w:id="18301"/>
      <w:bookmarkEnd w:id="18302"/>
      <w:bookmarkEnd w:id="18303"/>
      <w:bookmarkEnd w:id="18304"/>
      <w:bookmarkEnd w:id="18305"/>
      <w:bookmarkEnd w:id="18306"/>
      <w:bookmarkEnd w:id="18307"/>
      <w:bookmarkEnd w:id="18308"/>
      <w:bookmarkEnd w:id="18309"/>
      <w:bookmarkEnd w:id="18310"/>
      <w:bookmarkEnd w:id="18311"/>
      <w:bookmarkEnd w:id="18312"/>
      <w:bookmarkEnd w:id="18313"/>
      <w:bookmarkEnd w:id="18314"/>
      <w:bookmarkEnd w:id="18315"/>
      <w:bookmarkEnd w:id="18316"/>
      <w:bookmarkEnd w:id="18317"/>
      <w:bookmarkEnd w:id="18318"/>
      <w:bookmarkEnd w:id="18319"/>
      <w:bookmarkEnd w:id="18320"/>
      <w:bookmarkEnd w:id="18321"/>
      <w:bookmarkEnd w:id="18322"/>
      <w:bookmarkEnd w:id="18323"/>
      <w:bookmarkEnd w:id="18324"/>
      <w:bookmarkEnd w:id="18325"/>
      <w:bookmarkEnd w:id="18326"/>
      <w:bookmarkEnd w:id="18327"/>
      <w:bookmarkEnd w:id="18328"/>
      <w:bookmarkEnd w:id="18329"/>
      <w:bookmarkEnd w:id="18330"/>
      <w:bookmarkEnd w:id="18331"/>
      <w:bookmarkEnd w:id="18332"/>
      <w:bookmarkEnd w:id="18333"/>
      <w:bookmarkEnd w:id="18334"/>
      <w:bookmarkEnd w:id="18335"/>
      <w:bookmarkEnd w:id="18336"/>
      <w:bookmarkEnd w:id="18337"/>
      <w:bookmarkEnd w:id="18338"/>
      <w:bookmarkEnd w:id="18339"/>
      <w:bookmarkEnd w:id="18340"/>
      <w:bookmarkEnd w:id="18341"/>
      <w:bookmarkEnd w:id="18342"/>
      <w:bookmarkEnd w:id="18343"/>
      <w:bookmarkEnd w:id="18344"/>
      <w:bookmarkEnd w:id="18345"/>
      <w:bookmarkEnd w:id="18346"/>
      <w:bookmarkEnd w:id="18347"/>
      <w:bookmarkEnd w:id="18348"/>
      <w:bookmarkEnd w:id="18349"/>
      <w:bookmarkEnd w:id="18350"/>
      <w:bookmarkEnd w:id="18351"/>
      <w:bookmarkEnd w:id="18352"/>
      <w:bookmarkEnd w:id="18353"/>
      <w:bookmarkEnd w:id="18354"/>
      <w:bookmarkEnd w:id="18355"/>
      <w:bookmarkEnd w:id="18356"/>
      <w:bookmarkEnd w:id="18357"/>
      <w:bookmarkEnd w:id="18358"/>
      <w:bookmarkEnd w:id="18359"/>
      <w:bookmarkEnd w:id="18360"/>
      <w:bookmarkEnd w:id="18361"/>
      <w:bookmarkEnd w:id="18362"/>
      <w:bookmarkEnd w:id="18363"/>
      <w:bookmarkEnd w:id="18364"/>
      <w:bookmarkEnd w:id="18365"/>
      <w:bookmarkEnd w:id="18366"/>
      <w:bookmarkEnd w:id="18367"/>
      <w:bookmarkEnd w:id="18368"/>
      <w:bookmarkEnd w:id="18369"/>
      <w:bookmarkEnd w:id="18370"/>
      <w:bookmarkEnd w:id="18371"/>
      <w:bookmarkEnd w:id="18372"/>
      <w:bookmarkEnd w:id="18373"/>
      <w:bookmarkEnd w:id="18374"/>
      <w:bookmarkEnd w:id="18375"/>
      <w:bookmarkEnd w:id="18376"/>
      <w:bookmarkEnd w:id="18377"/>
      <w:bookmarkEnd w:id="18378"/>
      <w:bookmarkEnd w:id="18379"/>
      <w:bookmarkEnd w:id="18380"/>
      <w:bookmarkEnd w:id="18381"/>
      <w:bookmarkEnd w:id="18382"/>
      <w:bookmarkEnd w:id="18383"/>
      <w:bookmarkEnd w:id="18384"/>
      <w:bookmarkEnd w:id="18385"/>
      <w:bookmarkEnd w:id="18386"/>
      <w:bookmarkEnd w:id="18387"/>
      <w:bookmarkEnd w:id="18388"/>
      <w:bookmarkEnd w:id="18389"/>
      <w:bookmarkEnd w:id="18390"/>
      <w:bookmarkEnd w:id="18391"/>
      <w:bookmarkEnd w:id="18392"/>
      <w:bookmarkEnd w:id="18393"/>
      <w:bookmarkEnd w:id="18394"/>
      <w:bookmarkEnd w:id="18395"/>
      <w:bookmarkEnd w:id="18396"/>
      <w:bookmarkEnd w:id="18397"/>
      <w:bookmarkEnd w:id="18398"/>
      <w:bookmarkEnd w:id="18399"/>
      <w:bookmarkEnd w:id="18400"/>
      <w:bookmarkEnd w:id="18401"/>
      <w:bookmarkEnd w:id="18402"/>
      <w:bookmarkEnd w:id="18403"/>
      <w:bookmarkEnd w:id="18404"/>
      <w:bookmarkEnd w:id="18405"/>
      <w:bookmarkEnd w:id="18406"/>
      <w:bookmarkEnd w:id="18407"/>
      <w:bookmarkEnd w:id="18408"/>
      <w:bookmarkEnd w:id="18409"/>
      <w:bookmarkEnd w:id="18410"/>
      <w:bookmarkEnd w:id="18411"/>
      <w:bookmarkEnd w:id="18412"/>
      <w:bookmarkEnd w:id="18413"/>
      <w:bookmarkEnd w:id="18414"/>
      <w:bookmarkEnd w:id="18415"/>
      <w:bookmarkEnd w:id="18416"/>
      <w:bookmarkEnd w:id="18417"/>
      <w:bookmarkEnd w:id="18418"/>
      <w:bookmarkEnd w:id="18419"/>
      <w:bookmarkEnd w:id="18420"/>
      <w:bookmarkEnd w:id="18421"/>
      <w:bookmarkEnd w:id="18422"/>
      <w:bookmarkEnd w:id="18423"/>
      <w:bookmarkEnd w:id="18424"/>
      <w:bookmarkEnd w:id="18425"/>
      <w:bookmarkEnd w:id="18426"/>
      <w:bookmarkEnd w:id="18427"/>
      <w:bookmarkEnd w:id="18428"/>
      <w:bookmarkEnd w:id="18429"/>
      <w:bookmarkEnd w:id="18430"/>
      <w:bookmarkEnd w:id="18431"/>
      <w:bookmarkEnd w:id="18432"/>
      <w:bookmarkEnd w:id="18433"/>
      <w:bookmarkEnd w:id="18434"/>
      <w:bookmarkEnd w:id="18435"/>
      <w:bookmarkEnd w:id="18436"/>
      <w:bookmarkEnd w:id="18437"/>
      <w:bookmarkEnd w:id="18438"/>
      <w:bookmarkEnd w:id="18439"/>
      <w:bookmarkEnd w:id="18440"/>
      <w:bookmarkEnd w:id="18441"/>
      <w:bookmarkEnd w:id="18442"/>
      <w:bookmarkEnd w:id="18443"/>
      <w:bookmarkEnd w:id="18444"/>
      <w:bookmarkEnd w:id="18445"/>
      <w:bookmarkEnd w:id="18446"/>
      <w:bookmarkEnd w:id="18447"/>
      <w:bookmarkEnd w:id="18448"/>
      <w:bookmarkEnd w:id="18449"/>
      <w:bookmarkEnd w:id="18450"/>
      <w:bookmarkEnd w:id="18451"/>
      <w:bookmarkEnd w:id="18452"/>
      <w:bookmarkEnd w:id="18453"/>
      <w:bookmarkEnd w:id="18454"/>
      <w:bookmarkEnd w:id="18455"/>
      <w:bookmarkEnd w:id="18456"/>
      <w:bookmarkEnd w:id="18457"/>
      <w:bookmarkEnd w:id="18458"/>
      <w:bookmarkEnd w:id="18459"/>
      <w:bookmarkEnd w:id="18460"/>
      <w:bookmarkEnd w:id="18461"/>
      <w:bookmarkEnd w:id="18462"/>
      <w:bookmarkEnd w:id="18463"/>
      <w:bookmarkEnd w:id="18464"/>
      <w:bookmarkEnd w:id="18465"/>
      <w:bookmarkEnd w:id="18466"/>
      <w:bookmarkEnd w:id="18467"/>
      <w:bookmarkEnd w:id="18468"/>
      <w:bookmarkEnd w:id="18469"/>
      <w:bookmarkEnd w:id="18470"/>
      <w:bookmarkEnd w:id="18471"/>
      <w:bookmarkEnd w:id="18472"/>
      <w:bookmarkEnd w:id="18473"/>
      <w:bookmarkEnd w:id="18474"/>
      <w:bookmarkEnd w:id="18475"/>
      <w:bookmarkEnd w:id="18476"/>
      <w:bookmarkEnd w:id="18477"/>
      <w:bookmarkEnd w:id="18478"/>
      <w:bookmarkEnd w:id="18479"/>
      <w:bookmarkEnd w:id="18480"/>
      <w:bookmarkEnd w:id="18481"/>
      <w:bookmarkEnd w:id="18482"/>
      <w:bookmarkEnd w:id="18483"/>
      <w:bookmarkEnd w:id="18484"/>
      <w:bookmarkEnd w:id="18485"/>
      <w:bookmarkEnd w:id="18486"/>
      <w:bookmarkEnd w:id="18487"/>
      <w:bookmarkEnd w:id="18488"/>
      <w:bookmarkEnd w:id="18489"/>
      <w:bookmarkEnd w:id="18490"/>
      <w:bookmarkEnd w:id="18491"/>
      <w:bookmarkEnd w:id="18492"/>
      <w:bookmarkEnd w:id="18493"/>
      <w:bookmarkEnd w:id="18494"/>
      <w:bookmarkEnd w:id="18495"/>
      <w:bookmarkEnd w:id="18496"/>
      <w:bookmarkEnd w:id="18497"/>
      <w:bookmarkEnd w:id="18498"/>
      <w:bookmarkEnd w:id="18499"/>
      <w:bookmarkEnd w:id="18500"/>
      <w:bookmarkEnd w:id="18501"/>
      <w:bookmarkEnd w:id="18502"/>
      <w:bookmarkEnd w:id="18503"/>
      <w:bookmarkEnd w:id="18504"/>
      <w:bookmarkEnd w:id="18505"/>
      <w:bookmarkEnd w:id="18506"/>
      <w:bookmarkEnd w:id="18507"/>
      <w:bookmarkEnd w:id="18508"/>
      <w:bookmarkEnd w:id="18509"/>
      <w:bookmarkEnd w:id="18510"/>
      <w:bookmarkEnd w:id="18511"/>
      <w:bookmarkEnd w:id="18512"/>
      <w:bookmarkEnd w:id="18513"/>
      <w:bookmarkEnd w:id="18514"/>
      <w:bookmarkEnd w:id="18515"/>
      <w:bookmarkEnd w:id="18516"/>
      <w:bookmarkEnd w:id="18517"/>
      <w:bookmarkEnd w:id="18518"/>
      <w:bookmarkEnd w:id="18519"/>
      <w:bookmarkEnd w:id="18520"/>
      <w:bookmarkEnd w:id="18521"/>
      <w:bookmarkEnd w:id="18522"/>
      <w:bookmarkEnd w:id="18523"/>
      <w:bookmarkEnd w:id="18524"/>
      <w:bookmarkEnd w:id="18525"/>
      <w:bookmarkEnd w:id="18526"/>
      <w:bookmarkEnd w:id="18527"/>
      <w:bookmarkEnd w:id="18528"/>
      <w:bookmarkEnd w:id="18529"/>
      <w:bookmarkEnd w:id="18530"/>
      <w:bookmarkEnd w:id="18531"/>
      <w:bookmarkEnd w:id="18532"/>
      <w:bookmarkEnd w:id="18533"/>
      <w:bookmarkEnd w:id="18534"/>
      <w:bookmarkEnd w:id="18535"/>
      <w:bookmarkEnd w:id="18536"/>
      <w:bookmarkEnd w:id="18537"/>
      <w:bookmarkEnd w:id="18538"/>
      <w:bookmarkEnd w:id="18539"/>
      <w:bookmarkEnd w:id="18540"/>
      <w:bookmarkEnd w:id="18541"/>
      <w:bookmarkEnd w:id="18542"/>
      <w:bookmarkEnd w:id="18543"/>
      <w:bookmarkEnd w:id="18544"/>
      <w:bookmarkEnd w:id="18545"/>
      <w:bookmarkEnd w:id="18546"/>
      <w:bookmarkEnd w:id="18547"/>
      <w:bookmarkEnd w:id="18548"/>
      <w:bookmarkEnd w:id="18549"/>
      <w:bookmarkEnd w:id="18550"/>
      <w:bookmarkEnd w:id="18551"/>
      <w:bookmarkEnd w:id="18552"/>
      <w:bookmarkEnd w:id="18553"/>
      <w:bookmarkEnd w:id="18554"/>
      <w:bookmarkEnd w:id="18555"/>
      <w:bookmarkEnd w:id="18556"/>
      <w:bookmarkEnd w:id="18557"/>
      <w:bookmarkEnd w:id="18558"/>
      <w:bookmarkEnd w:id="18559"/>
      <w:bookmarkEnd w:id="18560"/>
      <w:bookmarkEnd w:id="18561"/>
      <w:bookmarkEnd w:id="18562"/>
      <w:bookmarkEnd w:id="18563"/>
      <w:bookmarkEnd w:id="18564"/>
      <w:bookmarkEnd w:id="18565"/>
      <w:bookmarkEnd w:id="18566"/>
      <w:bookmarkEnd w:id="18567"/>
      <w:bookmarkEnd w:id="18568"/>
      <w:bookmarkEnd w:id="18569"/>
      <w:bookmarkEnd w:id="18570"/>
      <w:bookmarkEnd w:id="18571"/>
      <w:bookmarkEnd w:id="18572"/>
      <w:bookmarkEnd w:id="18573"/>
      <w:bookmarkEnd w:id="18574"/>
      <w:bookmarkEnd w:id="18575"/>
      <w:bookmarkEnd w:id="18576"/>
      <w:bookmarkEnd w:id="18577"/>
      <w:bookmarkEnd w:id="18578"/>
      <w:bookmarkEnd w:id="18579"/>
      <w:bookmarkEnd w:id="18580"/>
      <w:bookmarkEnd w:id="18581"/>
      <w:bookmarkEnd w:id="18582"/>
      <w:bookmarkEnd w:id="18583"/>
      <w:bookmarkEnd w:id="18584"/>
      <w:bookmarkEnd w:id="18585"/>
      <w:bookmarkEnd w:id="18586"/>
      <w:bookmarkEnd w:id="18587"/>
      <w:bookmarkEnd w:id="18588"/>
      <w:bookmarkEnd w:id="18589"/>
      <w:bookmarkEnd w:id="18590"/>
      <w:bookmarkEnd w:id="18591"/>
      <w:bookmarkEnd w:id="18592"/>
      <w:bookmarkEnd w:id="18593"/>
      <w:bookmarkEnd w:id="18594"/>
      <w:bookmarkEnd w:id="18595"/>
      <w:bookmarkEnd w:id="18596"/>
      <w:bookmarkEnd w:id="18597"/>
      <w:bookmarkEnd w:id="18598"/>
      <w:bookmarkEnd w:id="18599"/>
      <w:bookmarkEnd w:id="18600"/>
      <w:bookmarkEnd w:id="18601"/>
      <w:bookmarkEnd w:id="18602"/>
      <w:bookmarkEnd w:id="18603"/>
      <w:bookmarkEnd w:id="18604"/>
      <w:bookmarkEnd w:id="18605"/>
      <w:bookmarkEnd w:id="18606"/>
      <w:bookmarkEnd w:id="18607"/>
      <w:bookmarkEnd w:id="18608"/>
      <w:bookmarkEnd w:id="18609"/>
      <w:bookmarkEnd w:id="18610"/>
      <w:bookmarkEnd w:id="18611"/>
      <w:bookmarkEnd w:id="18612"/>
      <w:bookmarkEnd w:id="18613"/>
      <w:bookmarkEnd w:id="18614"/>
      <w:bookmarkEnd w:id="18615"/>
      <w:bookmarkEnd w:id="18616"/>
      <w:bookmarkEnd w:id="18617"/>
      <w:bookmarkEnd w:id="18618"/>
      <w:bookmarkEnd w:id="18619"/>
      <w:bookmarkEnd w:id="18620"/>
      <w:bookmarkEnd w:id="18621"/>
      <w:bookmarkEnd w:id="18622"/>
      <w:bookmarkEnd w:id="18623"/>
      <w:bookmarkEnd w:id="18624"/>
      <w:bookmarkEnd w:id="18625"/>
      <w:bookmarkEnd w:id="18626"/>
      <w:bookmarkEnd w:id="18627"/>
      <w:bookmarkEnd w:id="18628"/>
      <w:bookmarkEnd w:id="18629"/>
      <w:bookmarkEnd w:id="18630"/>
      <w:bookmarkEnd w:id="18631"/>
      <w:bookmarkEnd w:id="18632"/>
      <w:bookmarkEnd w:id="18633"/>
      <w:bookmarkEnd w:id="18634"/>
      <w:bookmarkEnd w:id="18635"/>
      <w:bookmarkEnd w:id="18636"/>
      <w:bookmarkEnd w:id="18637"/>
      <w:bookmarkEnd w:id="18638"/>
      <w:bookmarkEnd w:id="18639"/>
      <w:bookmarkEnd w:id="18640"/>
      <w:bookmarkEnd w:id="18641"/>
      <w:bookmarkEnd w:id="18642"/>
      <w:bookmarkEnd w:id="18643"/>
      <w:bookmarkEnd w:id="18644"/>
      <w:bookmarkEnd w:id="18645"/>
      <w:bookmarkEnd w:id="18646"/>
      <w:bookmarkEnd w:id="18647"/>
      <w:bookmarkEnd w:id="18648"/>
      <w:bookmarkEnd w:id="18649"/>
      <w:bookmarkEnd w:id="18650"/>
      <w:bookmarkEnd w:id="18651"/>
      <w:bookmarkEnd w:id="18652"/>
      <w:bookmarkEnd w:id="18653"/>
      <w:bookmarkEnd w:id="18654"/>
      <w:bookmarkEnd w:id="18655"/>
      <w:bookmarkEnd w:id="18656"/>
      <w:bookmarkEnd w:id="18657"/>
      <w:bookmarkEnd w:id="18658"/>
      <w:bookmarkEnd w:id="18659"/>
      <w:bookmarkEnd w:id="18660"/>
      <w:bookmarkEnd w:id="18661"/>
      <w:bookmarkEnd w:id="18662"/>
      <w:bookmarkEnd w:id="18663"/>
      <w:bookmarkEnd w:id="18664"/>
      <w:bookmarkEnd w:id="18665"/>
      <w:bookmarkEnd w:id="18666"/>
      <w:bookmarkEnd w:id="18667"/>
      <w:bookmarkEnd w:id="18668"/>
      <w:bookmarkEnd w:id="18669"/>
      <w:bookmarkEnd w:id="18670"/>
      <w:bookmarkEnd w:id="18671"/>
      <w:bookmarkEnd w:id="18672"/>
      <w:bookmarkEnd w:id="18673"/>
      <w:bookmarkEnd w:id="18674"/>
      <w:bookmarkEnd w:id="18675"/>
      <w:bookmarkEnd w:id="18676"/>
      <w:bookmarkEnd w:id="18677"/>
      <w:bookmarkEnd w:id="18678"/>
      <w:bookmarkEnd w:id="18679"/>
      <w:bookmarkEnd w:id="18680"/>
      <w:bookmarkEnd w:id="18681"/>
      <w:bookmarkEnd w:id="18682"/>
      <w:bookmarkEnd w:id="18683"/>
      <w:bookmarkEnd w:id="18684"/>
      <w:bookmarkEnd w:id="18685"/>
      <w:bookmarkEnd w:id="18686"/>
      <w:bookmarkEnd w:id="18687"/>
      <w:bookmarkEnd w:id="18688"/>
      <w:bookmarkEnd w:id="18689"/>
      <w:bookmarkEnd w:id="18690"/>
      <w:bookmarkEnd w:id="18691"/>
      <w:bookmarkEnd w:id="18692"/>
      <w:bookmarkEnd w:id="18693"/>
      <w:bookmarkEnd w:id="18694"/>
      <w:bookmarkEnd w:id="18695"/>
      <w:bookmarkEnd w:id="18696"/>
      <w:bookmarkEnd w:id="18697"/>
      <w:bookmarkEnd w:id="18698"/>
      <w:bookmarkEnd w:id="18699"/>
      <w:bookmarkEnd w:id="18700"/>
      <w:bookmarkEnd w:id="18701"/>
      <w:bookmarkEnd w:id="18702"/>
      <w:bookmarkEnd w:id="18703"/>
      <w:bookmarkEnd w:id="18704"/>
      <w:bookmarkEnd w:id="18705"/>
      <w:bookmarkEnd w:id="18706"/>
      <w:bookmarkEnd w:id="18707"/>
      <w:bookmarkEnd w:id="18708"/>
      <w:bookmarkEnd w:id="18709"/>
      <w:bookmarkEnd w:id="18710"/>
      <w:bookmarkEnd w:id="18711"/>
      <w:bookmarkEnd w:id="18712"/>
      <w:bookmarkEnd w:id="18713"/>
      <w:bookmarkEnd w:id="18714"/>
      <w:bookmarkEnd w:id="18715"/>
      <w:bookmarkEnd w:id="18716"/>
      <w:bookmarkEnd w:id="18717"/>
      <w:bookmarkEnd w:id="18718"/>
      <w:bookmarkEnd w:id="18719"/>
      <w:bookmarkEnd w:id="18720"/>
      <w:bookmarkEnd w:id="18721"/>
      <w:bookmarkEnd w:id="18722"/>
      <w:bookmarkEnd w:id="18723"/>
      <w:bookmarkEnd w:id="18724"/>
      <w:bookmarkEnd w:id="18725"/>
      <w:bookmarkEnd w:id="18726"/>
      <w:bookmarkEnd w:id="18727"/>
      <w:bookmarkEnd w:id="18728"/>
      <w:bookmarkEnd w:id="18729"/>
      <w:bookmarkEnd w:id="18730"/>
      <w:bookmarkEnd w:id="18731"/>
      <w:bookmarkEnd w:id="18732"/>
      <w:bookmarkEnd w:id="18733"/>
      <w:bookmarkEnd w:id="18734"/>
      <w:bookmarkEnd w:id="18735"/>
      <w:bookmarkEnd w:id="18736"/>
      <w:bookmarkEnd w:id="18737"/>
      <w:bookmarkEnd w:id="18738"/>
      <w:bookmarkEnd w:id="18739"/>
      <w:bookmarkEnd w:id="18740"/>
      <w:bookmarkEnd w:id="18741"/>
      <w:bookmarkEnd w:id="18742"/>
      <w:bookmarkEnd w:id="18743"/>
      <w:bookmarkEnd w:id="18744"/>
      <w:bookmarkEnd w:id="18745"/>
      <w:bookmarkEnd w:id="18746"/>
      <w:bookmarkEnd w:id="18747"/>
      <w:bookmarkEnd w:id="18748"/>
      <w:bookmarkEnd w:id="18749"/>
      <w:bookmarkEnd w:id="18750"/>
      <w:bookmarkEnd w:id="18751"/>
      <w:bookmarkEnd w:id="18752"/>
      <w:bookmarkEnd w:id="18753"/>
      <w:bookmarkEnd w:id="18754"/>
      <w:bookmarkEnd w:id="18755"/>
      <w:bookmarkEnd w:id="18756"/>
      <w:bookmarkEnd w:id="18757"/>
      <w:bookmarkEnd w:id="18758"/>
      <w:bookmarkEnd w:id="18759"/>
      <w:bookmarkEnd w:id="18760"/>
      <w:bookmarkEnd w:id="18761"/>
      <w:bookmarkEnd w:id="18762"/>
      <w:bookmarkEnd w:id="18763"/>
      <w:bookmarkEnd w:id="18764"/>
      <w:bookmarkEnd w:id="18765"/>
      <w:bookmarkEnd w:id="18766"/>
      <w:bookmarkEnd w:id="18767"/>
      <w:bookmarkEnd w:id="18768"/>
      <w:bookmarkEnd w:id="18769"/>
      <w:bookmarkEnd w:id="18770"/>
      <w:bookmarkEnd w:id="18771"/>
      <w:bookmarkEnd w:id="18772"/>
      <w:bookmarkEnd w:id="18773"/>
      <w:bookmarkEnd w:id="18774"/>
      <w:bookmarkEnd w:id="18775"/>
      <w:bookmarkEnd w:id="18776"/>
      <w:bookmarkEnd w:id="18777"/>
      <w:bookmarkEnd w:id="18778"/>
      <w:bookmarkEnd w:id="18779"/>
      <w:bookmarkEnd w:id="18780"/>
      <w:bookmarkEnd w:id="18781"/>
      <w:bookmarkEnd w:id="18782"/>
      <w:bookmarkEnd w:id="18783"/>
      <w:bookmarkEnd w:id="18784"/>
      <w:bookmarkEnd w:id="18785"/>
      <w:bookmarkEnd w:id="18786"/>
      <w:bookmarkEnd w:id="18787"/>
      <w:bookmarkEnd w:id="18788"/>
      <w:bookmarkEnd w:id="18789"/>
      <w:bookmarkEnd w:id="18790"/>
      <w:bookmarkEnd w:id="18791"/>
      <w:bookmarkEnd w:id="18792"/>
      <w:bookmarkEnd w:id="18793"/>
      <w:bookmarkEnd w:id="18794"/>
      <w:bookmarkEnd w:id="18795"/>
      <w:bookmarkEnd w:id="18796"/>
      <w:bookmarkEnd w:id="18797"/>
      <w:bookmarkEnd w:id="18798"/>
      <w:bookmarkEnd w:id="18799"/>
      <w:bookmarkEnd w:id="18800"/>
      <w:bookmarkEnd w:id="18801"/>
      <w:bookmarkEnd w:id="18802"/>
      <w:bookmarkEnd w:id="18803"/>
      <w:bookmarkEnd w:id="18804"/>
      <w:bookmarkEnd w:id="18805"/>
      <w:bookmarkEnd w:id="18806"/>
      <w:bookmarkEnd w:id="18807"/>
      <w:bookmarkEnd w:id="18808"/>
      <w:bookmarkEnd w:id="18809"/>
      <w:bookmarkEnd w:id="18810"/>
      <w:bookmarkEnd w:id="18811"/>
      <w:bookmarkEnd w:id="18812"/>
      <w:bookmarkEnd w:id="18813"/>
      <w:bookmarkEnd w:id="18814"/>
      <w:bookmarkEnd w:id="18815"/>
      <w:bookmarkEnd w:id="18816"/>
      <w:bookmarkEnd w:id="18817"/>
      <w:bookmarkEnd w:id="18818"/>
      <w:bookmarkEnd w:id="18819"/>
      <w:bookmarkEnd w:id="18820"/>
      <w:bookmarkEnd w:id="18821"/>
      <w:bookmarkEnd w:id="18822"/>
      <w:bookmarkEnd w:id="18823"/>
      <w:bookmarkEnd w:id="18824"/>
      <w:bookmarkEnd w:id="18825"/>
      <w:bookmarkEnd w:id="18826"/>
      <w:bookmarkEnd w:id="18827"/>
      <w:bookmarkEnd w:id="18828"/>
      <w:bookmarkEnd w:id="18829"/>
      <w:bookmarkEnd w:id="18830"/>
      <w:bookmarkEnd w:id="18831"/>
      <w:bookmarkEnd w:id="18832"/>
      <w:bookmarkEnd w:id="18833"/>
      <w:bookmarkEnd w:id="18834"/>
      <w:bookmarkEnd w:id="18835"/>
      <w:bookmarkEnd w:id="18836"/>
      <w:bookmarkEnd w:id="18837"/>
      <w:bookmarkEnd w:id="18838"/>
      <w:bookmarkEnd w:id="18839"/>
      <w:bookmarkEnd w:id="18840"/>
      <w:bookmarkEnd w:id="18841"/>
      <w:bookmarkEnd w:id="18842"/>
      <w:bookmarkEnd w:id="18843"/>
      <w:bookmarkEnd w:id="18844"/>
      <w:bookmarkEnd w:id="18845"/>
      <w:bookmarkEnd w:id="18846"/>
      <w:bookmarkEnd w:id="18847"/>
      <w:r>
        <w:rPr>
          <w:rFonts w:hint="eastAsia"/>
        </w:rPr>
        <w:lastRenderedPageBreak/>
        <w:t>Appendices</w:t>
      </w:r>
      <w:bookmarkEnd w:id="18848"/>
      <w:bookmarkEnd w:id="18849"/>
      <w:bookmarkEnd w:id="18850"/>
      <w:bookmarkEnd w:id="18851"/>
      <w:bookmarkEnd w:id="18852"/>
      <w:bookmarkEnd w:id="18853"/>
    </w:p>
    <w:p w:rsidRPr="00190111" w:rsidR="00190111" w:rsidP="00F23398" w:rsidRDefault="00190111">
      <w:pPr>
        <w:pStyle w:val="2"/>
        <w:ind w:left="756" w:hanging="756"/>
      </w:pPr>
      <w:bookmarkStart w:name="_Ref277834293" w:id="18854"/>
      <w:bookmarkStart w:name="_Ref297291060" w:id="18855"/>
      <w:bookmarkStart w:name="_Toc337459847" w:id="18856"/>
      <w:bookmarkStart w:name="_Toc348357751" w:id="18857"/>
      <w:bookmarkStart w:name="_Toc347567297" w:id="18858"/>
      <w:bookmarkStart w:name="_Toc345689775" w:id="18859"/>
      <w:bookmarkStart w:name="_Toc349031186" w:id="18860"/>
      <w:bookmarkStart w:name="_Toc376182992" w:id="18861"/>
      <w:bookmarkStart w:name="_Toc392229972" w:id="18862"/>
      <w:r w:rsidRPr="00190111">
        <w:rPr>
          <w:rFonts w:hint="eastAsia"/>
        </w:rPr>
        <w:t>Project Configuration</w:t>
      </w:r>
      <w:bookmarkEnd w:id="18854"/>
      <w:r w:rsidRPr="00190111">
        <w:rPr>
          <w:rFonts w:hint="eastAsia"/>
        </w:rPr>
        <w:t xml:space="preserve"> of </w:t>
      </w:r>
      <w:bookmarkEnd w:id="18855"/>
      <w:bookmarkEnd w:id="18856"/>
      <w:bookmarkEnd w:id="18857"/>
      <w:bookmarkEnd w:id="18858"/>
      <w:bookmarkEnd w:id="18859"/>
      <w:r w:rsidRPr="00C66F8D" w:rsidR="00786D0B">
        <w:t>ATPsetting</w:t>
      </w:r>
      <w:bookmarkEnd w:id="18860"/>
      <w:bookmarkEnd w:id="18861"/>
      <w:bookmarkEnd w:id="18862"/>
    </w:p>
    <w:p w:rsidRPr="00B158B6" w:rsidR="00190111" w:rsidP="00C93484" w:rsidRDefault="00B158B6">
      <w:pPr>
        <w:pStyle w:val="Reqtify"/>
      </w:pPr>
      <w:r>
        <w:rPr>
          <w:rFonts w:hint="eastAsia"/>
        </w:rPr>
        <w:t>The project configurable vital settings are shown in</w:t>
      </w:r>
      <w:r w:rsidRPr="00190111">
        <w:rPr>
          <w:rFonts w:hint="eastAsia"/>
        </w:rPr>
        <w:t xml:space="preserve"> </w:t>
      </w:r>
      <w:r w:rsidRPr="00190111">
        <w:fldChar w:fldCharType="begin"/>
      </w:r>
      <w:r w:rsidRPr="00190111">
        <w:instrText xml:space="preserve"> </w:instrText>
      </w:r>
      <w:r w:rsidRPr="00190111">
        <w:rPr>
          <w:rFonts w:hint="eastAsia"/>
        </w:rPr>
        <w:instrText>REF _Ref283110000 \h</w:instrText>
      </w:r>
      <w:r w:rsidRPr="00190111">
        <w:instrText xml:space="preserve"> </w:instrText>
      </w:r>
      <w:r w:rsidRPr="00190111">
        <w:fldChar w:fldCharType="separate"/>
      </w:r>
      <w:r w:rsidRPr="00190111" w:rsidR="00DE178B">
        <w:t xml:space="preserve">Table </w:t>
      </w:r>
      <w:r w:rsidR="00DE178B">
        <w:rPr>
          <w:noProof/>
        </w:rPr>
        <w:t>6</w:t>
      </w:r>
      <w:r w:rsidR="00DE178B">
        <w:noBreakHyphen/>
      </w:r>
      <w:r w:rsidR="00DE178B">
        <w:rPr>
          <w:noProof/>
        </w:rPr>
        <w:t>1</w:t>
      </w:r>
      <w:r w:rsidRPr="00190111">
        <w:fldChar w:fldCharType="end"/>
      </w:r>
      <w:r>
        <w:rPr>
          <w:rFonts w:hint="eastAsia"/>
        </w:rPr>
        <w:t>.</w:t>
      </w:r>
    </w:p>
    <w:p w:rsidRPr="00190111" w:rsidR="00190111" w:rsidP="00190111" w:rsidRDefault="00190111">
      <w:pPr>
        <w:pStyle w:val="affc"/>
      </w:pPr>
      <w:bookmarkStart w:name="_Ref283110000" w:id="18863"/>
      <w:bookmarkStart w:name="_Toc337459916" w:id="18864"/>
      <w:bookmarkStart w:name="_Toc376183081" w:id="18865"/>
      <w:r w:rsidRPr="00190111">
        <w:t xml:space="preserve">Table </w:t>
      </w:r>
      <w:r w:rsidR="00FA0FBB">
        <w:fldChar w:fldCharType="begin"/>
      </w:r>
      <w:r w:rsidR="00FA0FBB">
        <w:instrText xml:space="preserve"> STYLEREF 1 \s </w:instrText>
      </w:r>
      <w:r w:rsidR="00FA0FBB">
        <w:fldChar w:fldCharType="separate"/>
      </w:r>
      <w:r w:rsidR="00DE178B">
        <w:t>6</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1</w:t>
      </w:r>
      <w:r w:rsidR="00FA0FBB">
        <w:fldChar w:fldCharType="end"/>
      </w:r>
      <w:bookmarkEnd w:id="18863"/>
      <w:r w:rsidRPr="00190111">
        <w:rPr>
          <w:rFonts w:hint="eastAsia"/>
        </w:rPr>
        <w:t xml:space="preserve"> Project setting parameters structe</w:t>
      </w:r>
      <w:bookmarkEnd w:id="18864"/>
      <w:bookmarkEnd w:id="18865"/>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Look w:val="01E0" w:firstRow="1" w:lastRow="1" w:firstColumn="1" w:lastColumn="1" w:noHBand="0" w:noVBand="0"/>
      </w:tblPr>
      <w:tblGrid>
        <w:gridCol w:w="5495"/>
        <w:gridCol w:w="2894"/>
        <w:gridCol w:w="897"/>
      </w:tblGrid>
      <w:tr w:rsidRPr="001B3DC6" w:rsidR="00B158B6" w:rsidTr="00DE65FB">
        <w:trPr>
          <w:jc w:val="center"/>
        </w:trPr>
        <w:tc>
          <w:tcPr>
            <w:tcW w:w="2959" w:type="pct"/>
            <w:tcBorders>
              <w:top w:val="single" w:color="auto" w:sz="12" w:space="0"/>
              <w:left w:val="nil"/>
              <w:bottom w:val="single" w:color="auto" w:sz="12" w:space="0"/>
              <w:right w:val="nil"/>
            </w:tcBorders>
            <w:shd w:val="clear" w:color="auto" w:fill="E0E0E0"/>
          </w:tcPr>
          <w:p w:rsidRPr="00190111" w:rsidR="00B158B6" w:rsidP="00FA0FBB" w:rsidRDefault="00B158B6">
            <w:pPr>
              <w:pStyle w:val="af6"/>
            </w:pPr>
            <w:r w:rsidRPr="00190111">
              <w:rPr>
                <w:rFonts w:hint="eastAsia"/>
              </w:rPr>
              <w:t>Identification</w:t>
            </w:r>
          </w:p>
        </w:tc>
        <w:tc>
          <w:tcPr>
            <w:tcW w:w="1558" w:type="pct"/>
            <w:tcBorders>
              <w:top w:val="single" w:color="auto" w:sz="12" w:space="0"/>
              <w:left w:val="nil"/>
              <w:bottom w:val="single" w:color="auto" w:sz="12" w:space="0"/>
              <w:right w:val="nil"/>
            </w:tcBorders>
            <w:shd w:val="clear" w:color="auto" w:fill="E0E0E0"/>
          </w:tcPr>
          <w:p w:rsidRPr="00190111" w:rsidR="00B158B6" w:rsidP="00FA0FBB" w:rsidRDefault="00B158B6">
            <w:pPr>
              <w:pStyle w:val="af6"/>
            </w:pPr>
            <w:r w:rsidRPr="00190111">
              <w:rPr>
                <w:rFonts w:hint="eastAsia"/>
              </w:rPr>
              <w:t>Type</w:t>
            </w:r>
          </w:p>
        </w:tc>
        <w:tc>
          <w:tcPr>
            <w:tcW w:w="483" w:type="pct"/>
            <w:tcBorders>
              <w:top w:val="single" w:color="auto" w:sz="12" w:space="0"/>
              <w:left w:val="nil"/>
              <w:bottom w:val="single" w:color="auto" w:sz="12" w:space="0"/>
              <w:right w:val="nil"/>
            </w:tcBorders>
            <w:shd w:val="clear" w:color="auto" w:fill="E0E0E0"/>
          </w:tcPr>
          <w:p w:rsidRPr="00190111" w:rsidR="00B158B6" w:rsidP="00FA0FBB" w:rsidRDefault="00B158B6">
            <w:pPr>
              <w:pStyle w:val="af6"/>
            </w:pPr>
            <w:r w:rsidRPr="00190111">
              <w:rPr>
                <w:rFonts w:hint="eastAsia"/>
              </w:rPr>
              <w:t>Unit</w:t>
            </w:r>
          </w:p>
        </w:tc>
      </w:tr>
      <w:tr w:rsidRPr="001B3DC6" w:rsidR="00416A55" w:rsidTr="00DE65FB">
        <w:trPr>
          <w:jc w:val="center"/>
        </w:trPr>
        <w:tc>
          <w:tcPr>
            <w:tcW w:w="2959" w:type="pct"/>
            <w:tcBorders>
              <w:left w:val="nil"/>
              <w:right w:val="nil"/>
            </w:tcBorders>
          </w:tcPr>
          <w:p w:rsidR="00416A55" w:rsidP="00591D6B" w:rsidRDefault="00416A55">
            <w:pPr>
              <w:pStyle w:val="AltB0"/>
            </w:pPr>
            <w:r>
              <w:rPr>
                <w:rFonts w:hint="eastAsia"/>
              </w:rPr>
              <w:t>BeaconPairMaxDistance</w:t>
            </w:r>
          </w:p>
        </w:tc>
        <w:tc>
          <w:tcPr>
            <w:tcW w:w="1558" w:type="pct"/>
            <w:tcBorders>
              <w:left w:val="nil"/>
              <w:right w:val="nil"/>
            </w:tcBorders>
          </w:tcPr>
          <w:p w:rsidRPr="00190111" w:rsidR="00416A55" w:rsidP="00591D6B" w:rsidRDefault="00416A55">
            <w:pPr>
              <w:pStyle w:val="AltB0"/>
            </w:pPr>
            <w:r w:rsidRPr="00416A55">
              <w:fldChar w:fldCharType="begin"/>
            </w:r>
            <w:r w:rsidRPr="00416A55">
              <w:instrText xml:space="preserve"> REF NUMERIC_32 \h  \* MERGEFORMAT </w:instrText>
            </w:r>
            <w:r w:rsidRPr="00416A55">
              <w:fldChar w:fldCharType="separate"/>
            </w:r>
            <w:r w:rsidRPr="00190111" w:rsidR="00DE178B">
              <w:rPr>
                <w:rStyle w:val="DATATYPE"/>
              </w:rPr>
              <w:t>NUMERIC_32</w:t>
            </w:r>
            <w:r w:rsidRPr="00416A55">
              <w:fldChar w:fldCharType="end"/>
            </w:r>
          </w:p>
        </w:tc>
        <w:tc>
          <w:tcPr>
            <w:tcW w:w="483" w:type="pct"/>
            <w:tcBorders>
              <w:left w:val="nil"/>
              <w:right w:val="nil"/>
            </w:tcBorders>
          </w:tcPr>
          <w:p w:rsidR="00416A55" w:rsidP="00591D6B" w:rsidRDefault="00416A55">
            <w:pPr>
              <w:pStyle w:val="AltB0"/>
            </w:pPr>
            <w:r w:rsidRPr="00416A55">
              <w:rPr>
                <w:rFonts w:hint="eastAsia"/>
              </w:rPr>
              <w:t>mm</w:t>
            </w:r>
          </w:p>
        </w:tc>
      </w:tr>
      <w:tr w:rsidRPr="001B3DC6" w:rsidR="002B5908" w:rsidTr="00DE65FB">
        <w:trPr>
          <w:jc w:val="center"/>
        </w:trPr>
        <w:tc>
          <w:tcPr>
            <w:tcW w:w="2959" w:type="pct"/>
            <w:tcBorders>
              <w:left w:val="nil"/>
              <w:right w:val="nil"/>
            </w:tcBorders>
          </w:tcPr>
          <w:p w:rsidRPr="00190111" w:rsidR="002B5908" w:rsidP="00591D6B" w:rsidRDefault="002B5908">
            <w:pPr>
              <w:pStyle w:val="AltB0"/>
            </w:pPr>
            <w:r>
              <w:rPr>
                <w:rFonts w:hint="eastAsia"/>
              </w:rPr>
              <w:t>BlockModeThroughRadio</w:t>
            </w:r>
          </w:p>
        </w:tc>
        <w:tc>
          <w:tcPr>
            <w:tcW w:w="1558" w:type="pct"/>
            <w:tcBorders>
              <w:left w:val="nil"/>
              <w:right w:val="nil"/>
            </w:tcBorders>
          </w:tcPr>
          <w:p w:rsidRPr="00190111" w:rsidR="002B5908" w:rsidP="00591D6B" w:rsidRDefault="002B5908">
            <w:pPr>
              <w:pStyle w:val="AltB0"/>
            </w:pPr>
            <w:r w:rsidRPr="00190111">
              <w:fldChar w:fldCharType="begin"/>
            </w:r>
            <w:r w:rsidRPr="00190111">
              <w:instrText xml:space="preserve"> </w:instrText>
            </w:r>
            <w:r w:rsidRPr="00190111">
              <w:rPr>
                <w:rFonts w:hint="eastAsia"/>
              </w:rPr>
              <w:instrText>REF BOOLEAN \h</w:instrText>
            </w:r>
            <w:r w:rsidRPr="00190111">
              <w:instrText xml:space="preserve"> </w:instrText>
            </w:r>
            <w:r w:rsidRPr="00190111">
              <w:fldChar w:fldCharType="separate"/>
            </w:r>
            <w:r w:rsidRPr="00190111" w:rsidR="00DE178B">
              <w:rPr>
                <w:rStyle w:val="DATATYPE"/>
              </w:rPr>
              <w:t>BOOLEAN</w:t>
            </w:r>
            <w:r w:rsidRPr="00190111">
              <w:fldChar w:fldCharType="end"/>
            </w:r>
          </w:p>
        </w:tc>
        <w:tc>
          <w:tcPr>
            <w:tcW w:w="483" w:type="pct"/>
            <w:tcBorders>
              <w:left w:val="nil"/>
              <w:right w:val="nil"/>
            </w:tcBorders>
          </w:tcPr>
          <w:p w:rsidRPr="00190111" w:rsidR="002B5908" w:rsidP="00591D6B" w:rsidRDefault="002B5908">
            <w:pPr>
              <w:pStyle w:val="AltB0"/>
            </w:pPr>
            <w:r>
              <w:rPr>
                <w:rFonts w:hint="eastAsia"/>
              </w:rPr>
              <w:t>-</w:t>
            </w:r>
          </w:p>
        </w:tc>
      </w:tr>
      <w:tr w:rsidRPr="001B3DC6" w:rsidR="001F7321" w:rsidTr="00DE65FB">
        <w:trPr>
          <w:jc w:val="center"/>
        </w:trPr>
        <w:tc>
          <w:tcPr>
            <w:tcW w:w="2959" w:type="pct"/>
            <w:tcBorders>
              <w:left w:val="nil"/>
              <w:right w:val="nil"/>
            </w:tcBorders>
          </w:tcPr>
          <w:p w:rsidRPr="00190111" w:rsidR="001F7321" w:rsidP="00591D6B" w:rsidRDefault="00760278">
            <w:pPr>
              <w:pStyle w:val="AltB0"/>
            </w:pPr>
            <w:r>
              <w:rPr>
                <w:rFonts w:hint="eastAsia"/>
              </w:rPr>
              <w:t>BMinitAreaLength</w:t>
            </w:r>
          </w:p>
        </w:tc>
        <w:tc>
          <w:tcPr>
            <w:tcW w:w="1558" w:type="pct"/>
            <w:tcBorders>
              <w:left w:val="nil"/>
              <w:right w:val="nil"/>
            </w:tcBorders>
          </w:tcPr>
          <w:p w:rsidRPr="00190111" w:rsidR="001F7321" w:rsidP="00591D6B" w:rsidRDefault="001F7321">
            <w:pPr>
              <w:pStyle w:val="AltB0"/>
            </w:pPr>
            <w:r w:rsidRPr="00190111">
              <w:fldChar w:fldCharType="begin"/>
            </w:r>
            <w:r w:rsidRPr="00190111">
              <w:instrText xml:space="preserve"> REF NUMERIC_32 \h  \* MERGEFORMAT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1F7321" w:rsidP="00591D6B" w:rsidRDefault="001F7321">
            <w:pPr>
              <w:pStyle w:val="AltB0"/>
            </w:pPr>
            <w:r w:rsidRPr="00190111">
              <w:rPr>
                <w:rFonts w:hint="eastAsia"/>
              </w:rPr>
              <w:t>mm</w:t>
            </w:r>
          </w:p>
        </w:tc>
      </w:tr>
      <w:tr w:rsidRPr="001B3DC6" w:rsidR="002B5908" w:rsidTr="00DE65FB">
        <w:trPr>
          <w:jc w:val="center"/>
        </w:trPr>
        <w:tc>
          <w:tcPr>
            <w:tcW w:w="2959" w:type="pct"/>
            <w:tcBorders>
              <w:left w:val="nil"/>
              <w:right w:val="nil"/>
            </w:tcBorders>
          </w:tcPr>
          <w:p w:rsidRPr="00190111" w:rsidR="002B5908" w:rsidP="00591D6B" w:rsidRDefault="002B5908">
            <w:pPr>
              <w:pStyle w:val="AltB0"/>
            </w:pPr>
            <w:r>
              <w:t>BrakingMinAcc</w:t>
            </w:r>
          </w:p>
        </w:tc>
        <w:tc>
          <w:tcPr>
            <w:tcW w:w="1558" w:type="pct"/>
            <w:tcBorders>
              <w:left w:val="nil"/>
              <w:right w:val="nil"/>
            </w:tcBorders>
          </w:tcPr>
          <w:p w:rsidRPr="00190111" w:rsidR="002B5908" w:rsidP="00591D6B" w:rsidRDefault="002B5908">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2B5908" w:rsidP="00591D6B" w:rsidRDefault="002B5908">
            <w:pPr>
              <w:pStyle w:val="AltB0"/>
            </w:pPr>
            <w:r w:rsidRPr="00190111">
              <w:rPr>
                <w:rFonts w:hint="eastAsia"/>
              </w:rPr>
              <w:t>mm/s^2</w:t>
            </w:r>
          </w:p>
        </w:tc>
      </w:tr>
      <w:tr w:rsidRPr="001B3DC6" w:rsidR="002B5908" w:rsidTr="00DE65FB">
        <w:trPr>
          <w:jc w:val="center"/>
        </w:trPr>
        <w:tc>
          <w:tcPr>
            <w:tcW w:w="2959" w:type="pct"/>
            <w:tcBorders>
              <w:left w:val="nil"/>
              <w:right w:val="nil"/>
            </w:tcBorders>
          </w:tcPr>
          <w:p w:rsidRPr="00190111" w:rsidR="002B5908" w:rsidP="00591D6B" w:rsidRDefault="002B5908">
            <w:pPr>
              <w:pStyle w:val="AltB0"/>
            </w:pPr>
            <w:r>
              <w:rPr>
                <w:rFonts w:hint="eastAsia"/>
              </w:rPr>
              <w:t>BrakingStartAcc</w:t>
            </w:r>
          </w:p>
        </w:tc>
        <w:tc>
          <w:tcPr>
            <w:tcW w:w="1558" w:type="pct"/>
            <w:tcBorders>
              <w:left w:val="nil"/>
              <w:right w:val="nil"/>
            </w:tcBorders>
          </w:tcPr>
          <w:p w:rsidRPr="00190111" w:rsidR="002B5908" w:rsidP="00591D6B" w:rsidRDefault="002B5908">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2B5908" w:rsidP="00591D6B" w:rsidRDefault="002B5908">
            <w:pPr>
              <w:pStyle w:val="AltB0"/>
            </w:pPr>
            <w:r w:rsidRPr="00190111">
              <w:rPr>
                <w:rFonts w:hint="eastAsia"/>
              </w:rPr>
              <w:t>mm/s^2</w:t>
            </w:r>
          </w:p>
        </w:tc>
      </w:tr>
      <w:tr w:rsidRPr="001B3DC6" w:rsidR="002B5908" w:rsidTr="00DE65FB">
        <w:trPr>
          <w:jc w:val="center"/>
        </w:trPr>
        <w:tc>
          <w:tcPr>
            <w:tcW w:w="2959" w:type="pct"/>
            <w:tcBorders>
              <w:left w:val="nil"/>
              <w:right w:val="nil"/>
            </w:tcBorders>
          </w:tcPr>
          <w:p w:rsidRPr="00190111" w:rsidR="002B5908" w:rsidP="00591D6B" w:rsidRDefault="002B5908">
            <w:pPr>
              <w:pStyle w:val="AltB0"/>
            </w:pPr>
            <w:r>
              <w:rPr>
                <w:rFonts w:hint="eastAsia"/>
              </w:rPr>
              <w:t>CCcoreEnd2BeaconAntennaDistance</w:t>
            </w:r>
            <w:r w:rsidRPr="00190111">
              <w:rPr>
                <w:rFonts w:hint="eastAsia"/>
              </w:rPr>
              <w:t>[</w:t>
            </w:r>
            <w:r w:rsidRPr="00190111">
              <w:rPr>
                <w:rStyle w:val="aff1"/>
                <w:rFonts w:hint="eastAsia"/>
              </w:rPr>
              <w:t>0</w:t>
            </w:r>
            <w:r w:rsidRPr="00190111">
              <w:rPr>
                <w:rFonts w:hint="eastAsia"/>
              </w:rPr>
              <w:t>..</w:t>
            </w:r>
            <w:r w:rsidRPr="00190111">
              <w:rPr>
                <w:rStyle w:val="aff1"/>
                <w:rFonts w:hint="eastAsia"/>
              </w:rPr>
              <w:t>2</w:t>
            </w:r>
            <w:r w:rsidRPr="00190111">
              <w:rPr>
                <w:rFonts w:hint="eastAsia"/>
              </w:rPr>
              <w:t>]</w:t>
            </w:r>
          </w:p>
        </w:tc>
        <w:tc>
          <w:tcPr>
            <w:tcW w:w="1558" w:type="pct"/>
            <w:tcBorders>
              <w:left w:val="nil"/>
              <w:right w:val="nil"/>
            </w:tcBorders>
          </w:tcPr>
          <w:p w:rsidRPr="00190111" w:rsidR="002B5908" w:rsidP="00591D6B" w:rsidRDefault="002B5908">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2B5908" w:rsidP="00591D6B" w:rsidRDefault="002B5908">
            <w:pPr>
              <w:pStyle w:val="AltB0"/>
            </w:pPr>
            <w:r w:rsidRPr="00190111">
              <w:rPr>
                <w:rFonts w:hint="eastAsia"/>
              </w:rPr>
              <w:t>mm</w:t>
            </w:r>
          </w:p>
        </w:tc>
      </w:tr>
      <w:tr w:rsidRPr="001B3DC6" w:rsidR="002B5908" w:rsidTr="00DE65FB">
        <w:trPr>
          <w:jc w:val="center"/>
        </w:trPr>
        <w:tc>
          <w:tcPr>
            <w:tcW w:w="2959" w:type="pct"/>
            <w:tcBorders>
              <w:left w:val="nil"/>
              <w:right w:val="nil"/>
            </w:tcBorders>
          </w:tcPr>
          <w:p w:rsidRPr="00A81AA5" w:rsidR="002B5908" w:rsidP="00591D6B" w:rsidRDefault="002B5908">
            <w:pPr>
              <w:pStyle w:val="AltB0"/>
            </w:pPr>
            <w:r>
              <w:rPr>
                <w:rFonts w:hint="eastAsia"/>
              </w:rPr>
              <w:t>CCcoreOdoCogIncreasing</w:t>
            </w:r>
            <w:r w:rsidRPr="00190111">
              <w:rPr>
                <w:rFonts w:hint="eastAsia"/>
              </w:rPr>
              <w:t>[</w:t>
            </w:r>
            <w:r w:rsidRPr="00A81AA5">
              <w:rPr>
                <w:rStyle w:val="aff1"/>
              </w:rPr>
              <w:t>0</w:t>
            </w:r>
            <w:r w:rsidRPr="00A81AA5">
              <w:rPr>
                <w:rFonts w:hint="eastAsia"/>
              </w:rPr>
              <w:t>..</w:t>
            </w:r>
            <w:r w:rsidRPr="00A81AA5">
              <w:rPr>
                <w:rStyle w:val="aff1"/>
              </w:rPr>
              <w:t>2</w:t>
            </w:r>
            <w:r w:rsidRPr="00A81AA5">
              <w:rPr>
                <w:rFonts w:hint="eastAsia"/>
              </w:rPr>
              <w:t>]</w:t>
            </w:r>
          </w:p>
        </w:tc>
        <w:tc>
          <w:tcPr>
            <w:tcW w:w="1558" w:type="pct"/>
            <w:tcBorders>
              <w:left w:val="nil"/>
              <w:right w:val="nil"/>
            </w:tcBorders>
          </w:tcPr>
          <w:p w:rsidRPr="00A81AA5" w:rsidR="002B5908" w:rsidP="00591D6B" w:rsidRDefault="002B5908">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B5908" w:rsidP="00591D6B" w:rsidRDefault="002B5908">
            <w:pPr>
              <w:pStyle w:val="AltB0"/>
            </w:pPr>
            <w:r w:rsidRPr="00190111">
              <w:rPr>
                <w:rFonts w:hint="eastAsia"/>
              </w:rPr>
              <w:t>-1, 0, 1</w:t>
            </w:r>
          </w:p>
        </w:tc>
      </w:tr>
      <w:tr w:rsidRPr="001B3DC6" w:rsidR="00B158B6" w:rsidTr="00DE65FB">
        <w:trPr>
          <w:jc w:val="center"/>
        </w:trPr>
        <w:tc>
          <w:tcPr>
            <w:tcW w:w="2959" w:type="pct"/>
            <w:tcBorders>
              <w:left w:val="nil"/>
              <w:right w:val="nil"/>
            </w:tcBorders>
          </w:tcPr>
          <w:p w:rsidRPr="00190111" w:rsidR="00B158B6" w:rsidP="00591D6B" w:rsidRDefault="00760278">
            <w:pPr>
              <w:pStyle w:val="AltB0"/>
            </w:pPr>
            <w:r>
              <w:rPr>
                <w:rFonts w:hint="eastAsia"/>
              </w:rPr>
              <w:t>DoorTrainLockingSpeed</w:t>
            </w:r>
          </w:p>
        </w:tc>
        <w:tc>
          <w:tcPr>
            <w:tcW w:w="1558" w:type="pct"/>
            <w:tcBorders>
              <w:left w:val="nil"/>
              <w:right w:val="nil"/>
            </w:tcBorders>
          </w:tcPr>
          <w:p w:rsidRPr="00190111" w:rsidR="00B158B6" w:rsidP="00591D6B" w:rsidRDefault="00B158B6">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B158B6" w:rsidP="00591D6B" w:rsidRDefault="00B158B6">
            <w:pPr>
              <w:pStyle w:val="AltB0"/>
            </w:pPr>
            <w:r w:rsidRPr="00190111">
              <w:rPr>
                <w:rFonts w:hint="eastAsia"/>
              </w:rPr>
              <w:t>mm/s</w:t>
            </w:r>
          </w:p>
        </w:tc>
      </w:tr>
      <w:tr w:rsidRPr="001B3DC6" w:rsidR="00B158B6" w:rsidTr="00DE65FB">
        <w:trPr>
          <w:jc w:val="center"/>
        </w:trPr>
        <w:tc>
          <w:tcPr>
            <w:tcW w:w="2959" w:type="pct"/>
            <w:tcBorders>
              <w:left w:val="nil"/>
              <w:right w:val="nil"/>
            </w:tcBorders>
          </w:tcPr>
          <w:p w:rsidRPr="00190111" w:rsidR="00B158B6" w:rsidP="00591D6B" w:rsidRDefault="00760278">
            <w:pPr>
              <w:pStyle w:val="AltB0"/>
            </w:pPr>
            <w:r>
              <w:rPr>
                <w:rFonts w:hint="eastAsia"/>
              </w:rPr>
              <w:t>DoorTrainOpeningLimitSpeed</w:t>
            </w:r>
          </w:p>
        </w:tc>
        <w:tc>
          <w:tcPr>
            <w:tcW w:w="1558" w:type="pct"/>
            <w:tcBorders>
              <w:left w:val="nil"/>
              <w:right w:val="nil"/>
            </w:tcBorders>
          </w:tcPr>
          <w:p w:rsidRPr="00190111" w:rsidR="00B158B6" w:rsidP="00591D6B" w:rsidRDefault="00B158B6">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B158B6" w:rsidP="00591D6B" w:rsidRDefault="00B158B6">
            <w:pPr>
              <w:pStyle w:val="AltB0"/>
            </w:pPr>
            <w:r w:rsidRPr="00190111">
              <w:rPr>
                <w:rFonts w:hint="eastAsia"/>
              </w:rPr>
              <w:t>mm/s</w:t>
            </w:r>
          </w:p>
        </w:tc>
      </w:tr>
      <w:tr w:rsidRPr="001B3DC6" w:rsidR="00B158B6" w:rsidTr="00DE65FB">
        <w:trPr>
          <w:jc w:val="center"/>
        </w:trPr>
        <w:tc>
          <w:tcPr>
            <w:tcW w:w="2959" w:type="pct"/>
            <w:tcBorders>
              <w:left w:val="nil"/>
              <w:right w:val="nil"/>
            </w:tcBorders>
          </w:tcPr>
          <w:p w:rsidRPr="00190111" w:rsidR="00B158B6" w:rsidP="00591D6B" w:rsidRDefault="00760278">
            <w:pPr>
              <w:pStyle w:val="AltB0"/>
            </w:pPr>
            <w:r>
              <w:rPr>
                <w:rFonts w:hint="eastAsia"/>
              </w:rPr>
              <w:t>DoorTrainUnlockingSpeed</w:t>
            </w:r>
          </w:p>
        </w:tc>
        <w:tc>
          <w:tcPr>
            <w:tcW w:w="1558" w:type="pct"/>
            <w:tcBorders>
              <w:left w:val="nil"/>
              <w:right w:val="nil"/>
            </w:tcBorders>
          </w:tcPr>
          <w:p w:rsidRPr="00190111" w:rsidR="00B158B6" w:rsidP="00591D6B" w:rsidRDefault="00B158B6">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B158B6" w:rsidP="00591D6B" w:rsidRDefault="00B158B6">
            <w:pPr>
              <w:pStyle w:val="AltB0"/>
            </w:pPr>
            <w:r w:rsidRPr="00190111">
              <w:rPr>
                <w:rFonts w:hint="eastAsia"/>
              </w:rPr>
              <w:t>mm/s</w:t>
            </w:r>
          </w:p>
        </w:tc>
      </w:tr>
      <w:tr w:rsidRPr="001B3DC6" w:rsidR="002B5908" w:rsidTr="00DE65FB">
        <w:trPr>
          <w:jc w:val="center"/>
        </w:trPr>
        <w:tc>
          <w:tcPr>
            <w:tcW w:w="2959" w:type="pct"/>
            <w:tcBorders>
              <w:left w:val="nil"/>
              <w:right w:val="nil"/>
            </w:tcBorders>
          </w:tcPr>
          <w:p w:rsidRPr="00E708CA" w:rsidR="002B5908" w:rsidP="00591D6B" w:rsidRDefault="002B5908">
            <w:pPr>
              <w:pStyle w:val="AltB0"/>
            </w:pPr>
            <w:r>
              <w:t>EBguaranteedAccNormalGrip</w:t>
            </w:r>
          </w:p>
        </w:tc>
        <w:tc>
          <w:tcPr>
            <w:tcW w:w="1558" w:type="pct"/>
            <w:tcBorders>
              <w:left w:val="nil"/>
              <w:right w:val="nil"/>
            </w:tcBorders>
          </w:tcPr>
          <w:p w:rsidRPr="00E708CA" w:rsidR="002B5908" w:rsidP="00591D6B" w:rsidRDefault="002B5908">
            <w:pPr>
              <w:pStyle w:val="AltB0"/>
            </w:pPr>
            <w:r w:rsidRPr="00E708CA">
              <w:fldChar w:fldCharType="begin"/>
            </w:r>
            <w:r w:rsidRPr="00E708CA">
              <w:instrText xml:space="preserve"> </w:instrText>
            </w:r>
            <w:r w:rsidRPr="00E708CA">
              <w:rPr>
                <w:rFonts w:hint="eastAsia"/>
              </w:rPr>
              <w:instrText>REF NUMERIC_32 \h</w:instrText>
            </w:r>
            <w:r w:rsidRPr="00E708CA">
              <w:instrText xml:space="preserve"> </w:instrText>
            </w:r>
            <w:r w:rsidRPr="00E708CA">
              <w:fldChar w:fldCharType="separate"/>
            </w:r>
            <w:r w:rsidRPr="00190111" w:rsidR="00DE178B">
              <w:rPr>
                <w:rStyle w:val="DATATYPE"/>
              </w:rPr>
              <w:t>NUMERIC_32</w:t>
            </w:r>
            <w:r w:rsidRPr="00E708CA">
              <w:fldChar w:fldCharType="end"/>
            </w:r>
          </w:p>
        </w:tc>
        <w:tc>
          <w:tcPr>
            <w:tcW w:w="483" w:type="pct"/>
            <w:tcBorders>
              <w:left w:val="nil"/>
              <w:right w:val="nil"/>
            </w:tcBorders>
          </w:tcPr>
          <w:p w:rsidRPr="00E708CA" w:rsidR="002B5908" w:rsidP="00591D6B" w:rsidRDefault="002B5908">
            <w:pPr>
              <w:pStyle w:val="AltB0"/>
            </w:pPr>
            <w:r w:rsidRPr="00E708CA">
              <w:rPr>
                <w:rFonts w:hint="eastAsia"/>
              </w:rPr>
              <w:t>mm/s^2</w:t>
            </w:r>
          </w:p>
        </w:tc>
      </w:tr>
      <w:tr w:rsidRPr="001B3DC6" w:rsidR="002B5908" w:rsidTr="00DE65FB">
        <w:trPr>
          <w:jc w:val="center"/>
        </w:trPr>
        <w:tc>
          <w:tcPr>
            <w:tcW w:w="2959" w:type="pct"/>
            <w:tcBorders>
              <w:left w:val="nil"/>
              <w:right w:val="nil"/>
            </w:tcBorders>
          </w:tcPr>
          <w:p w:rsidRPr="00E708CA" w:rsidR="002B5908" w:rsidP="00591D6B" w:rsidRDefault="002B5908">
            <w:pPr>
              <w:pStyle w:val="AltB0"/>
            </w:pPr>
            <w:r>
              <w:rPr>
                <w:rFonts w:hint="eastAsia"/>
              </w:rPr>
              <w:t>EBguaranteedAccReducedGrip</w:t>
            </w:r>
          </w:p>
        </w:tc>
        <w:tc>
          <w:tcPr>
            <w:tcW w:w="1558" w:type="pct"/>
            <w:tcBorders>
              <w:left w:val="nil"/>
              <w:right w:val="nil"/>
            </w:tcBorders>
          </w:tcPr>
          <w:p w:rsidRPr="00E708CA" w:rsidR="002B5908" w:rsidP="00591D6B" w:rsidRDefault="002B5908">
            <w:pPr>
              <w:pStyle w:val="AltB0"/>
            </w:pPr>
            <w:r w:rsidRPr="00E708CA">
              <w:fldChar w:fldCharType="begin"/>
            </w:r>
            <w:r w:rsidRPr="00E708CA">
              <w:instrText xml:space="preserve"> </w:instrText>
            </w:r>
            <w:r w:rsidRPr="00E708CA">
              <w:rPr>
                <w:rFonts w:hint="eastAsia"/>
              </w:rPr>
              <w:instrText>REF NUMERIC_32 \h</w:instrText>
            </w:r>
            <w:r w:rsidRPr="00E708CA">
              <w:instrText xml:space="preserve"> </w:instrText>
            </w:r>
            <w:r w:rsidRPr="00E708CA">
              <w:fldChar w:fldCharType="separate"/>
            </w:r>
            <w:r w:rsidRPr="00190111" w:rsidR="00DE178B">
              <w:rPr>
                <w:rStyle w:val="DATATYPE"/>
              </w:rPr>
              <w:t>NUMERIC_32</w:t>
            </w:r>
            <w:r w:rsidRPr="00E708CA">
              <w:fldChar w:fldCharType="end"/>
            </w:r>
          </w:p>
        </w:tc>
        <w:tc>
          <w:tcPr>
            <w:tcW w:w="483" w:type="pct"/>
            <w:tcBorders>
              <w:left w:val="nil"/>
              <w:right w:val="nil"/>
            </w:tcBorders>
          </w:tcPr>
          <w:p w:rsidRPr="00E708CA" w:rsidR="002B5908" w:rsidP="00591D6B" w:rsidRDefault="002B5908">
            <w:pPr>
              <w:pStyle w:val="AltB0"/>
            </w:pPr>
            <w:r w:rsidRPr="00E708CA">
              <w:rPr>
                <w:rFonts w:hint="eastAsia"/>
              </w:rPr>
              <w:t>mm/s^2</w:t>
            </w:r>
          </w:p>
        </w:tc>
      </w:tr>
      <w:tr w:rsidRPr="001B3DC6" w:rsidR="002B5908" w:rsidTr="00DE65FB">
        <w:trPr>
          <w:jc w:val="center"/>
        </w:trPr>
        <w:tc>
          <w:tcPr>
            <w:tcW w:w="2959" w:type="pct"/>
            <w:tcBorders>
              <w:left w:val="nil"/>
              <w:right w:val="nil"/>
            </w:tcBorders>
          </w:tcPr>
          <w:p w:rsidRPr="00190111" w:rsidR="002B5908" w:rsidP="00591D6B" w:rsidRDefault="002B5908">
            <w:pPr>
              <w:pStyle w:val="AltB0"/>
            </w:pPr>
            <w:r>
              <w:t>EBtractionCutoffLatency</w:t>
            </w:r>
          </w:p>
        </w:tc>
        <w:tc>
          <w:tcPr>
            <w:tcW w:w="1558" w:type="pct"/>
            <w:tcBorders>
              <w:left w:val="nil"/>
              <w:right w:val="nil"/>
            </w:tcBorders>
          </w:tcPr>
          <w:p w:rsidRPr="00190111" w:rsidR="002B5908" w:rsidP="00591D6B" w:rsidRDefault="002B5908">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2B5908" w:rsidP="00591D6B" w:rsidRDefault="002B5908">
            <w:pPr>
              <w:pStyle w:val="AltB0"/>
            </w:pPr>
            <w:r w:rsidRPr="00190111">
              <w:rPr>
                <w:rFonts w:hint="eastAsia"/>
              </w:rPr>
              <w:t>cycle</w:t>
            </w:r>
          </w:p>
        </w:tc>
      </w:tr>
      <w:tr w:rsidRPr="001B3DC6" w:rsidR="002B5908" w:rsidTr="00DE65FB">
        <w:trPr>
          <w:jc w:val="center"/>
        </w:trPr>
        <w:tc>
          <w:tcPr>
            <w:tcW w:w="2959" w:type="pct"/>
            <w:tcBorders>
              <w:left w:val="nil"/>
              <w:right w:val="nil"/>
            </w:tcBorders>
          </w:tcPr>
          <w:p w:rsidRPr="00190111" w:rsidR="002B5908" w:rsidP="00591D6B" w:rsidRDefault="002B5908">
            <w:pPr>
              <w:pStyle w:val="AltB0"/>
            </w:pPr>
            <w:r>
              <w:t>EBtractionToBrakingLatency</w:t>
            </w:r>
          </w:p>
        </w:tc>
        <w:tc>
          <w:tcPr>
            <w:tcW w:w="1558" w:type="pct"/>
            <w:tcBorders>
              <w:left w:val="nil"/>
              <w:right w:val="nil"/>
            </w:tcBorders>
          </w:tcPr>
          <w:p w:rsidRPr="00190111" w:rsidR="002B5908" w:rsidP="00591D6B" w:rsidRDefault="002B5908">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2B5908" w:rsidP="00591D6B" w:rsidRDefault="002B5908">
            <w:pPr>
              <w:pStyle w:val="AltB0"/>
            </w:pPr>
            <w:r w:rsidRPr="00190111">
              <w:rPr>
                <w:rFonts w:hint="eastAsia"/>
              </w:rPr>
              <w:t>cycle</w:t>
            </w:r>
          </w:p>
        </w:tc>
      </w:tr>
      <w:tr w:rsidRPr="001B3DC6" w:rsidR="00291346" w:rsidTr="00DE65FB">
        <w:trPr>
          <w:jc w:val="center"/>
        </w:trPr>
        <w:tc>
          <w:tcPr>
            <w:tcW w:w="2959" w:type="pct"/>
            <w:tcBorders>
              <w:left w:val="nil"/>
              <w:right w:val="nil"/>
            </w:tcBorders>
          </w:tcPr>
          <w:p w:rsidRPr="00A81AA5" w:rsidR="00291346" w:rsidDel="005610A6" w:rsidP="00591D6B" w:rsidRDefault="00291346">
            <w:pPr>
              <w:pStyle w:val="AltB0"/>
            </w:pPr>
            <w:r>
              <w:rPr>
                <w:rFonts w:hint="eastAsia"/>
              </w:rPr>
              <w:t>End2Orientation</w:t>
            </w:r>
          </w:p>
        </w:tc>
        <w:tc>
          <w:tcPr>
            <w:tcW w:w="1558" w:type="pct"/>
            <w:tcBorders>
              <w:left w:val="nil"/>
              <w:right w:val="nil"/>
            </w:tcBorders>
          </w:tcPr>
          <w:p w:rsidRPr="00190111" w:rsidR="00291346" w:rsidP="00591D6B" w:rsidRDefault="00291346">
            <w:pPr>
              <w:pStyle w:val="AltB0"/>
            </w:pPr>
            <w:r>
              <w:fldChar w:fldCharType="begin"/>
            </w:r>
            <w:r>
              <w:instrText xml:space="preserve"> REF ENUM_DOT \h </w:instrText>
            </w:r>
            <w:r>
              <w:fldChar w:fldCharType="separate"/>
            </w:r>
            <w:r w:rsidRPr="00190111" w:rsidR="00DE178B">
              <w:rPr>
                <w:rStyle w:val="DATATYPE"/>
              </w:rPr>
              <w:t>ENUM_DOT</w:t>
            </w:r>
            <w:r>
              <w:fldChar w:fldCharType="end"/>
            </w:r>
          </w:p>
        </w:tc>
        <w:tc>
          <w:tcPr>
            <w:tcW w:w="483" w:type="pct"/>
            <w:tcBorders>
              <w:left w:val="nil"/>
              <w:right w:val="nil"/>
            </w:tcBorders>
          </w:tcPr>
          <w:p w:rsidRPr="00190111" w:rsidR="00291346" w:rsidP="00591D6B" w:rsidRDefault="00291346">
            <w:pPr>
              <w:pStyle w:val="AltB0"/>
            </w:pPr>
            <w:r>
              <w:rPr>
                <w:rFonts w:hint="eastAsia"/>
              </w:rPr>
              <w:t>-</w:t>
            </w:r>
          </w:p>
        </w:tc>
      </w:tr>
      <w:tr w:rsidRPr="001B3DC6" w:rsidR="00B158B6" w:rsidTr="00DE65FB">
        <w:trPr>
          <w:jc w:val="center"/>
        </w:trPr>
        <w:tc>
          <w:tcPr>
            <w:tcW w:w="2959" w:type="pct"/>
            <w:tcBorders>
              <w:left w:val="nil"/>
              <w:right w:val="nil"/>
            </w:tcBorders>
          </w:tcPr>
          <w:p w:rsidRPr="00190111" w:rsidR="00B158B6" w:rsidP="00591D6B" w:rsidRDefault="0059345C">
            <w:pPr>
              <w:pStyle w:val="AltB0"/>
            </w:pPr>
            <w:r>
              <w:rPr>
                <w:rFonts w:hint="eastAsia"/>
              </w:rPr>
              <w:t>EOAmaxDistance</w:t>
            </w:r>
          </w:p>
        </w:tc>
        <w:tc>
          <w:tcPr>
            <w:tcW w:w="1558" w:type="pct"/>
            <w:tcBorders>
              <w:left w:val="nil"/>
              <w:right w:val="nil"/>
            </w:tcBorders>
          </w:tcPr>
          <w:p w:rsidRPr="00190111" w:rsidR="00B158B6" w:rsidP="00591D6B" w:rsidRDefault="00B158B6">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B158B6" w:rsidP="00591D6B" w:rsidRDefault="00B158B6">
            <w:pPr>
              <w:pStyle w:val="AltB0"/>
            </w:pPr>
            <w:r w:rsidRPr="00190111">
              <w:rPr>
                <w:rFonts w:hint="eastAsia"/>
              </w:rPr>
              <w:t>mm</w:t>
            </w:r>
          </w:p>
        </w:tc>
      </w:tr>
      <w:tr w:rsidRPr="001B3DC6" w:rsidR="00B158B6" w:rsidTr="00DE65FB">
        <w:trPr>
          <w:jc w:val="center"/>
        </w:trPr>
        <w:tc>
          <w:tcPr>
            <w:tcW w:w="2959" w:type="pct"/>
            <w:tcBorders>
              <w:left w:val="nil"/>
              <w:right w:val="nil"/>
            </w:tcBorders>
          </w:tcPr>
          <w:p w:rsidRPr="00190111" w:rsidR="00B158B6" w:rsidP="00591D6B" w:rsidRDefault="0059345C">
            <w:pPr>
              <w:pStyle w:val="AltB0"/>
            </w:pPr>
            <w:r>
              <w:t>EOAvalidityTime</w:t>
            </w:r>
          </w:p>
        </w:tc>
        <w:tc>
          <w:tcPr>
            <w:tcW w:w="1558" w:type="pct"/>
            <w:tcBorders>
              <w:left w:val="nil"/>
              <w:right w:val="nil"/>
            </w:tcBorders>
          </w:tcPr>
          <w:p w:rsidRPr="00190111" w:rsidR="00B158B6" w:rsidP="00591D6B" w:rsidRDefault="00B158B6">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B158B6" w:rsidP="00591D6B" w:rsidRDefault="00B158B6">
            <w:pPr>
              <w:pStyle w:val="AltB0"/>
            </w:pPr>
            <w:r w:rsidRPr="00190111">
              <w:rPr>
                <w:rFonts w:hint="eastAsia"/>
              </w:rPr>
              <w:t>cycle</w:t>
            </w:r>
          </w:p>
        </w:tc>
      </w:tr>
      <w:tr w:rsidRPr="001B3DC6" w:rsidR="002B5908" w:rsidTr="00DE65FB">
        <w:trPr>
          <w:jc w:val="center"/>
        </w:trPr>
        <w:tc>
          <w:tcPr>
            <w:tcW w:w="2959" w:type="pct"/>
            <w:tcBorders>
              <w:left w:val="nil"/>
              <w:right w:val="nil"/>
            </w:tcBorders>
          </w:tcPr>
          <w:p w:rsidRPr="00190111" w:rsidR="002B5908" w:rsidP="00591D6B" w:rsidRDefault="002B5908">
            <w:pPr>
              <w:pStyle w:val="AltB0"/>
            </w:pPr>
            <w:r>
              <w:rPr>
                <w:rFonts w:hint="eastAsia"/>
              </w:rPr>
              <w:t>EvacuationStationAreaLength</w:t>
            </w:r>
          </w:p>
        </w:tc>
        <w:tc>
          <w:tcPr>
            <w:tcW w:w="1558" w:type="pct"/>
            <w:tcBorders>
              <w:left w:val="nil"/>
              <w:right w:val="nil"/>
            </w:tcBorders>
          </w:tcPr>
          <w:p w:rsidRPr="00190111" w:rsidR="002B5908" w:rsidP="00591D6B" w:rsidRDefault="002B5908">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2B5908" w:rsidP="00591D6B" w:rsidRDefault="002B5908">
            <w:pPr>
              <w:pStyle w:val="AltB0"/>
            </w:pPr>
            <w:r w:rsidRPr="00190111">
              <w:rPr>
                <w:rFonts w:hint="eastAsia"/>
              </w:rPr>
              <w:t>mm</w:t>
            </w:r>
          </w:p>
        </w:tc>
      </w:tr>
      <w:tr w:rsidRPr="001B3DC6" w:rsidR="002B5908" w:rsidTr="00DE65FB">
        <w:trPr>
          <w:jc w:val="center"/>
        </w:trPr>
        <w:tc>
          <w:tcPr>
            <w:tcW w:w="2959" w:type="pct"/>
            <w:tcBorders>
              <w:left w:val="nil"/>
              <w:right w:val="nil"/>
            </w:tcBorders>
          </w:tcPr>
          <w:p w:rsidRPr="00190111" w:rsidR="002B5908" w:rsidP="00591D6B" w:rsidRDefault="002B5908">
            <w:pPr>
              <w:pStyle w:val="AltB0"/>
            </w:pPr>
            <w:r>
              <w:rPr>
                <w:rFonts w:hint="eastAsia"/>
              </w:rPr>
              <w:t>EvacuationTrainEnd</w:t>
            </w:r>
          </w:p>
        </w:tc>
        <w:tc>
          <w:tcPr>
            <w:tcW w:w="1558" w:type="pct"/>
            <w:tcBorders>
              <w:left w:val="nil"/>
              <w:right w:val="nil"/>
            </w:tcBorders>
          </w:tcPr>
          <w:p w:rsidRPr="00190111" w:rsidR="002B5908" w:rsidP="00591D6B" w:rsidRDefault="002B5908">
            <w:pPr>
              <w:pStyle w:val="AltB0"/>
            </w:pPr>
            <w:r w:rsidRPr="00190111">
              <w:fldChar w:fldCharType="begin"/>
            </w:r>
            <w:r w:rsidRPr="00190111">
              <w:instrText xml:space="preserve"> </w:instrText>
            </w:r>
            <w:r w:rsidRPr="00190111">
              <w:rPr>
                <w:rFonts w:hint="eastAsia"/>
              </w:rPr>
              <w:instrText>REF BOOLEAN \h</w:instrText>
            </w:r>
            <w:r w:rsidRPr="00190111">
              <w:instrText xml:space="preserve"> </w:instrText>
            </w:r>
            <w:r w:rsidRPr="00190111">
              <w:fldChar w:fldCharType="separate"/>
            </w:r>
            <w:r w:rsidRPr="00190111" w:rsidR="00DE178B">
              <w:rPr>
                <w:rStyle w:val="DATATYPE"/>
              </w:rPr>
              <w:t>BOOLEAN</w:t>
            </w:r>
            <w:r w:rsidRPr="00190111">
              <w:fldChar w:fldCharType="end"/>
            </w:r>
          </w:p>
        </w:tc>
        <w:tc>
          <w:tcPr>
            <w:tcW w:w="483" w:type="pct"/>
            <w:tcBorders>
              <w:left w:val="nil"/>
              <w:right w:val="nil"/>
            </w:tcBorders>
          </w:tcPr>
          <w:p w:rsidRPr="00190111" w:rsidR="002B5908" w:rsidP="00591D6B" w:rsidRDefault="002B5908">
            <w:pPr>
              <w:pStyle w:val="AltB0"/>
            </w:pPr>
            <w:r w:rsidRPr="00190111">
              <w:rPr>
                <w:rFonts w:hint="eastAsia"/>
              </w:rPr>
              <w:t>-</w:t>
            </w:r>
          </w:p>
        </w:tc>
      </w:tr>
      <w:tr w:rsidRPr="001B3DC6" w:rsidR="00B158B6" w:rsidTr="00DE65FB">
        <w:trPr>
          <w:jc w:val="center"/>
        </w:trPr>
        <w:tc>
          <w:tcPr>
            <w:tcW w:w="2959" w:type="pct"/>
            <w:tcBorders>
              <w:left w:val="nil"/>
              <w:right w:val="nil"/>
            </w:tcBorders>
          </w:tcPr>
          <w:p w:rsidRPr="00190111" w:rsidR="00B158B6" w:rsidP="00591D6B" w:rsidRDefault="0059345C">
            <w:pPr>
              <w:pStyle w:val="AltB0"/>
            </w:pPr>
            <w:r>
              <w:t>LCloophourValidityTime</w:t>
            </w:r>
          </w:p>
        </w:tc>
        <w:tc>
          <w:tcPr>
            <w:tcW w:w="1558" w:type="pct"/>
            <w:tcBorders>
              <w:left w:val="nil"/>
              <w:right w:val="nil"/>
            </w:tcBorders>
          </w:tcPr>
          <w:p w:rsidRPr="00190111" w:rsidR="00B158B6" w:rsidP="00591D6B" w:rsidRDefault="00B158B6">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B158B6" w:rsidP="00591D6B" w:rsidRDefault="00B158B6">
            <w:pPr>
              <w:pStyle w:val="AltB0"/>
            </w:pPr>
            <w:r w:rsidRPr="00190111">
              <w:rPr>
                <w:rFonts w:hint="eastAsia"/>
              </w:rPr>
              <w:t>cycle</w:t>
            </w:r>
          </w:p>
        </w:tc>
      </w:tr>
      <w:tr w:rsidRPr="001B3DC6" w:rsidR="00A81AA5" w:rsidTr="00DE65FB">
        <w:trPr>
          <w:jc w:val="center"/>
        </w:trPr>
        <w:tc>
          <w:tcPr>
            <w:tcW w:w="2959" w:type="pct"/>
            <w:tcBorders>
              <w:left w:val="nil"/>
              <w:right w:val="nil"/>
            </w:tcBorders>
          </w:tcPr>
          <w:p w:rsidRPr="00A81AA5" w:rsidR="00A81AA5" w:rsidP="00591D6B" w:rsidRDefault="004735DB">
            <w:pPr>
              <w:pStyle w:val="AltB0"/>
            </w:pPr>
            <w:r>
              <w:rPr>
                <w:rFonts w:hint="eastAsia"/>
              </w:rPr>
              <w:t>LocationBeaconValidityDistance</w:t>
            </w:r>
          </w:p>
        </w:tc>
        <w:tc>
          <w:tcPr>
            <w:tcW w:w="1558" w:type="pct"/>
            <w:tcBorders>
              <w:left w:val="nil"/>
              <w:right w:val="nil"/>
            </w:tcBorders>
          </w:tcPr>
          <w:p w:rsidRPr="00A81AA5" w:rsidR="00A81AA5" w:rsidP="00591D6B" w:rsidRDefault="00A81AA5">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A81AA5" w:rsidP="00591D6B" w:rsidRDefault="00A81AA5">
            <w:pPr>
              <w:pStyle w:val="AltB0"/>
            </w:pPr>
            <w:r w:rsidRPr="00190111">
              <w:rPr>
                <w:rFonts w:hint="eastAsia"/>
              </w:rPr>
              <w:t>mm</w:t>
            </w:r>
          </w:p>
        </w:tc>
      </w:tr>
      <w:tr w:rsidRPr="001B3DC6" w:rsidR="00A81AA5" w:rsidTr="00DE65FB">
        <w:trPr>
          <w:jc w:val="center"/>
        </w:trPr>
        <w:tc>
          <w:tcPr>
            <w:tcW w:w="2959" w:type="pct"/>
            <w:tcBorders>
              <w:left w:val="nil"/>
              <w:right w:val="nil"/>
            </w:tcBorders>
          </w:tcPr>
          <w:p w:rsidRPr="00A81AA5" w:rsidR="00A81AA5" w:rsidP="00591D6B" w:rsidRDefault="004735DB">
            <w:pPr>
              <w:pStyle w:val="AltB0"/>
            </w:pPr>
            <w:r>
              <w:rPr>
                <w:rFonts w:hint="eastAsia"/>
              </w:rPr>
              <w:t>LocationMaxUncertaintyConfirmed</w:t>
            </w:r>
          </w:p>
        </w:tc>
        <w:tc>
          <w:tcPr>
            <w:tcW w:w="1558" w:type="pct"/>
            <w:tcBorders>
              <w:left w:val="nil"/>
              <w:right w:val="nil"/>
            </w:tcBorders>
          </w:tcPr>
          <w:p w:rsidRPr="00A81AA5" w:rsidR="00A81AA5" w:rsidP="00591D6B" w:rsidRDefault="00A81AA5">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A81AA5" w:rsidP="00591D6B" w:rsidRDefault="00A81AA5">
            <w:pPr>
              <w:pStyle w:val="AltB0"/>
            </w:pPr>
            <w:r w:rsidRPr="00190111">
              <w:rPr>
                <w:rFonts w:hint="eastAsia"/>
              </w:rPr>
              <w:t>mm</w:t>
            </w:r>
          </w:p>
        </w:tc>
      </w:tr>
      <w:tr w:rsidRPr="001B3DC6" w:rsidR="00903E3E" w:rsidTr="00DE65FB">
        <w:trPr>
          <w:jc w:val="center"/>
        </w:trPr>
        <w:tc>
          <w:tcPr>
            <w:tcW w:w="2959" w:type="pct"/>
            <w:tcBorders>
              <w:left w:val="nil"/>
              <w:right w:val="nil"/>
            </w:tcBorders>
          </w:tcPr>
          <w:p w:rsidRPr="00190111" w:rsidR="00903E3E" w:rsidP="00591D6B" w:rsidRDefault="004735DB">
            <w:pPr>
              <w:pStyle w:val="AltB0"/>
            </w:pPr>
            <w:r>
              <w:rPr>
                <w:rFonts w:hint="eastAsia"/>
              </w:rPr>
              <w:t>LocationMaxUncertaintyNotConfirmed</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190111" w:rsidR="00903E3E" w:rsidP="00591D6B" w:rsidRDefault="00903E3E">
            <w:pPr>
              <w:pStyle w:val="AltB0"/>
            </w:pPr>
            <w:r w:rsidRPr="00190111">
              <w:rPr>
                <w:rFonts w:hint="eastAsia"/>
              </w:rPr>
              <w:t>mm</w:t>
            </w:r>
          </w:p>
        </w:tc>
      </w:tr>
      <w:tr w:rsidRPr="001B3DC6" w:rsidR="00903E3E" w:rsidTr="00DE65FB">
        <w:trPr>
          <w:jc w:val="center"/>
        </w:trPr>
        <w:tc>
          <w:tcPr>
            <w:tcW w:w="2959" w:type="pct"/>
            <w:tcBorders>
              <w:left w:val="nil"/>
              <w:right w:val="nil"/>
            </w:tcBorders>
          </w:tcPr>
          <w:p w:rsidRPr="00A81AA5" w:rsidR="00903E3E" w:rsidP="00591D6B" w:rsidRDefault="004735DB">
            <w:pPr>
              <w:pStyle w:val="AltB0"/>
            </w:pPr>
            <w:r>
              <w:t>LocationTrainLength</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REF NUMERIC_32 \h  \* MERGEFORMAT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mm</w:t>
            </w:r>
          </w:p>
        </w:tc>
      </w:tr>
      <w:tr w:rsidRPr="001B3DC6" w:rsidR="002B5908" w:rsidTr="00DE65FB">
        <w:trPr>
          <w:jc w:val="center"/>
        </w:trPr>
        <w:tc>
          <w:tcPr>
            <w:tcW w:w="2959" w:type="pct"/>
            <w:tcBorders>
              <w:left w:val="nil"/>
              <w:right w:val="nil"/>
            </w:tcBorders>
          </w:tcPr>
          <w:p w:rsidRPr="00190111" w:rsidR="002B5908" w:rsidP="00A51611" w:rsidRDefault="002B5908">
            <w:pPr>
              <w:pStyle w:val="AltB0"/>
            </w:pPr>
            <w:r>
              <w:rPr>
                <w:rFonts w:hint="eastAsia"/>
              </w:rPr>
              <w:t>LocReportEmissionPeriod</w:t>
            </w:r>
          </w:p>
        </w:tc>
        <w:tc>
          <w:tcPr>
            <w:tcW w:w="1558" w:type="pct"/>
            <w:tcBorders>
              <w:left w:val="nil"/>
              <w:right w:val="nil"/>
            </w:tcBorders>
          </w:tcPr>
          <w:p w:rsidRPr="00A81AA5" w:rsidR="002B5908" w:rsidP="00591D6B" w:rsidRDefault="002B5908">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B5908" w:rsidP="00591D6B" w:rsidRDefault="002B5908">
            <w:pPr>
              <w:pStyle w:val="AltB0"/>
            </w:pPr>
            <w:r w:rsidRPr="00190111">
              <w:rPr>
                <w:rFonts w:hint="eastAsia"/>
              </w:rPr>
              <w:t>cycle</w:t>
            </w:r>
          </w:p>
        </w:tc>
      </w:tr>
      <w:tr w:rsidRPr="001B3DC6" w:rsidR="002B5908" w:rsidTr="00DE65FB">
        <w:trPr>
          <w:jc w:val="center"/>
        </w:trPr>
        <w:tc>
          <w:tcPr>
            <w:tcW w:w="2959" w:type="pct"/>
            <w:tcBorders>
              <w:left w:val="nil"/>
              <w:right w:val="nil"/>
            </w:tcBorders>
          </w:tcPr>
          <w:p w:rsidRPr="00190111" w:rsidR="002B5908" w:rsidP="00591D6B" w:rsidRDefault="002B5908">
            <w:pPr>
              <w:pStyle w:val="AltB0"/>
            </w:pPr>
            <w:r>
              <w:rPr>
                <w:rFonts w:hint="eastAsia"/>
              </w:rPr>
              <w:t>LocReportValidityTime</w:t>
            </w:r>
          </w:p>
        </w:tc>
        <w:tc>
          <w:tcPr>
            <w:tcW w:w="1558" w:type="pct"/>
            <w:tcBorders>
              <w:left w:val="nil"/>
              <w:right w:val="nil"/>
            </w:tcBorders>
          </w:tcPr>
          <w:p w:rsidRPr="00A81AA5" w:rsidR="002B5908" w:rsidP="00591D6B" w:rsidRDefault="002B5908">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B5908" w:rsidP="00591D6B" w:rsidRDefault="002B5908">
            <w:pPr>
              <w:pStyle w:val="AltB0"/>
            </w:pPr>
            <w:r w:rsidRPr="00190111">
              <w:rPr>
                <w:rFonts w:hint="eastAsia"/>
              </w:rPr>
              <w:t>cycle</w:t>
            </w:r>
          </w:p>
        </w:tc>
      </w:tr>
      <w:tr w:rsidRPr="001B3DC6" w:rsidR="00903E3E" w:rsidTr="00DE65FB">
        <w:trPr>
          <w:jc w:val="center"/>
        </w:trPr>
        <w:tc>
          <w:tcPr>
            <w:tcW w:w="2959" w:type="pct"/>
            <w:tcBorders>
              <w:left w:val="nil"/>
              <w:right w:val="nil"/>
            </w:tcBorders>
          </w:tcPr>
          <w:p w:rsidRPr="00A81AA5" w:rsidR="00903E3E" w:rsidP="00591D6B" w:rsidRDefault="006D1509">
            <w:pPr>
              <w:pStyle w:val="AltB0"/>
            </w:pPr>
            <w:r>
              <w:rPr>
                <w:rFonts w:hint="eastAsia"/>
              </w:rPr>
              <w:t>MaxGradientAcc</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mm/s^2</w:t>
            </w:r>
          </w:p>
        </w:tc>
      </w:tr>
      <w:tr w:rsidRPr="001B3DC6" w:rsidR="00903E3E" w:rsidTr="00DE65FB">
        <w:trPr>
          <w:jc w:val="center"/>
        </w:trPr>
        <w:tc>
          <w:tcPr>
            <w:tcW w:w="2959" w:type="pct"/>
            <w:tcBorders>
              <w:left w:val="nil"/>
              <w:right w:val="nil"/>
            </w:tcBorders>
          </w:tcPr>
          <w:p w:rsidRPr="00A81AA5" w:rsidR="00903E3E" w:rsidP="00591D6B" w:rsidRDefault="006D1509">
            <w:pPr>
              <w:pStyle w:val="AltB0"/>
            </w:pPr>
            <w:r>
              <w:rPr>
                <w:rFonts w:hint="eastAsia"/>
              </w:rPr>
              <w:t>MaxMotionPerCycle</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t>mm</w:t>
            </w:r>
          </w:p>
        </w:tc>
      </w:tr>
      <w:tr w:rsidRPr="001B3DC6" w:rsidR="00903E3E" w:rsidTr="00DE65FB">
        <w:trPr>
          <w:jc w:val="center"/>
        </w:trPr>
        <w:tc>
          <w:tcPr>
            <w:tcW w:w="2959" w:type="pct"/>
            <w:tcBorders>
              <w:left w:val="nil"/>
              <w:right w:val="nil"/>
            </w:tcBorders>
          </w:tcPr>
          <w:p w:rsidRPr="00A81AA5" w:rsidR="00903E3E" w:rsidP="00591D6B" w:rsidRDefault="00760278">
            <w:pPr>
              <w:pStyle w:val="AltB0"/>
            </w:pPr>
            <w:r>
              <w:rPr>
                <w:rFonts w:hint="eastAsia"/>
              </w:rPr>
              <w:lastRenderedPageBreak/>
              <w:t>MemLocAuth</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BOOLEAN \h</w:instrText>
            </w:r>
            <w:r w:rsidRPr="00A81AA5">
              <w:instrText xml:space="preserve"> </w:instrText>
            </w:r>
            <w:r w:rsidRPr="00A81AA5">
              <w:fldChar w:fldCharType="separate"/>
            </w:r>
            <w:r w:rsidRPr="00190111" w:rsidR="00DE178B">
              <w:rPr>
                <w:rStyle w:val="DATATYPE"/>
              </w:rPr>
              <w:t>BOOLEAN</w:t>
            </w:r>
            <w:r w:rsidRPr="00A81AA5">
              <w:fldChar w:fldCharType="end"/>
            </w:r>
          </w:p>
        </w:tc>
        <w:tc>
          <w:tcPr>
            <w:tcW w:w="483" w:type="pct"/>
            <w:tcBorders>
              <w:left w:val="nil"/>
              <w:right w:val="nil"/>
            </w:tcBorders>
          </w:tcPr>
          <w:p w:rsidRPr="00190111" w:rsidR="00903E3E" w:rsidP="00591D6B" w:rsidRDefault="00903E3E">
            <w:pPr>
              <w:pStyle w:val="AltB0"/>
            </w:pPr>
          </w:p>
        </w:tc>
      </w:tr>
      <w:tr w:rsidRPr="001B3DC6" w:rsidR="00903E3E" w:rsidTr="00DE65FB">
        <w:trPr>
          <w:jc w:val="center"/>
        </w:trPr>
        <w:tc>
          <w:tcPr>
            <w:tcW w:w="2959" w:type="pct"/>
            <w:tcBorders>
              <w:left w:val="nil"/>
              <w:right w:val="nil"/>
            </w:tcBorders>
          </w:tcPr>
          <w:p w:rsidRPr="00190111" w:rsidR="00903E3E" w:rsidP="00591D6B" w:rsidRDefault="00760278">
            <w:pPr>
              <w:pStyle w:val="AltB0"/>
            </w:pPr>
            <w:r>
              <w:t>MemLocLimitSpeed</w:t>
            </w:r>
          </w:p>
        </w:tc>
        <w:tc>
          <w:tcPr>
            <w:tcW w:w="1558" w:type="pct"/>
            <w:tcBorders>
              <w:left w:val="nil"/>
              <w:right w:val="nil"/>
            </w:tcBorders>
          </w:tcPr>
          <w:p w:rsidRPr="00190111"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190111" w:rsidR="00903E3E" w:rsidP="00591D6B" w:rsidRDefault="00903E3E">
            <w:pPr>
              <w:pStyle w:val="AltB0"/>
            </w:pPr>
          </w:p>
        </w:tc>
      </w:tr>
      <w:tr w:rsidRPr="001B3DC6" w:rsidR="00903E3E" w:rsidTr="00DE65FB">
        <w:trPr>
          <w:jc w:val="center"/>
        </w:trPr>
        <w:tc>
          <w:tcPr>
            <w:tcW w:w="2959" w:type="pct"/>
            <w:tcBorders>
              <w:left w:val="nil"/>
              <w:right w:val="nil"/>
            </w:tcBorders>
          </w:tcPr>
          <w:p w:rsidRPr="00190111" w:rsidR="00903E3E" w:rsidP="00591D6B" w:rsidRDefault="00760278">
            <w:pPr>
              <w:pStyle w:val="AltB0"/>
            </w:pPr>
            <w:r>
              <w:t>MemLocValidityDistance</w:t>
            </w:r>
          </w:p>
        </w:tc>
        <w:tc>
          <w:tcPr>
            <w:tcW w:w="1558" w:type="pct"/>
            <w:tcBorders>
              <w:left w:val="nil"/>
              <w:right w:val="nil"/>
            </w:tcBorders>
          </w:tcPr>
          <w:p w:rsidRPr="00190111"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190111" w:rsidR="00903E3E" w:rsidP="00591D6B" w:rsidRDefault="00903E3E">
            <w:pPr>
              <w:pStyle w:val="AltB0"/>
            </w:pPr>
          </w:p>
        </w:tc>
      </w:tr>
      <w:tr w:rsidRPr="001B3DC6" w:rsidR="002B5908" w:rsidTr="00DE65FB">
        <w:trPr>
          <w:jc w:val="center"/>
        </w:trPr>
        <w:tc>
          <w:tcPr>
            <w:tcW w:w="2959" w:type="pct"/>
            <w:tcBorders>
              <w:left w:val="nil"/>
              <w:right w:val="nil"/>
            </w:tcBorders>
          </w:tcPr>
          <w:p w:rsidRPr="00A81AA5" w:rsidR="002B5908" w:rsidP="00591D6B" w:rsidRDefault="002B5908">
            <w:pPr>
              <w:pStyle w:val="AltB0"/>
            </w:pPr>
            <w:r>
              <w:rPr>
                <w:rFonts w:hint="eastAsia"/>
              </w:rPr>
              <w:t>MeterCaliMaxMinCalibration[0</w:t>
            </w:r>
            <w:r>
              <w:t>…</w:t>
            </w:r>
            <w:r>
              <w:rPr>
                <w:rFonts w:hint="eastAsia"/>
              </w:rPr>
              <w:t>1]</w:t>
            </w:r>
            <w:r w:rsidRPr="00A81AA5">
              <w:t>[</w:t>
            </w:r>
            <w:r w:rsidRPr="00A81AA5">
              <w:rPr>
                <w:rStyle w:val="aff1"/>
              </w:rPr>
              <w:t>0</w:t>
            </w:r>
            <w:r>
              <w:t>…</w:t>
            </w:r>
            <w:r w:rsidRPr="008626E7">
              <w:rPr>
                <w:rStyle w:val="aff1"/>
                <w:rFonts w:hint="eastAsia"/>
              </w:rPr>
              <w:t>CALI_TABLE_LENGTH</w:t>
            </w:r>
            <w:r w:rsidRPr="00A81AA5">
              <w:t>]</w:t>
            </w:r>
          </w:p>
        </w:tc>
        <w:tc>
          <w:tcPr>
            <w:tcW w:w="1558" w:type="pct"/>
            <w:tcBorders>
              <w:left w:val="nil"/>
              <w:right w:val="nil"/>
            </w:tcBorders>
          </w:tcPr>
          <w:p w:rsidRPr="00A81AA5" w:rsidR="002B5908" w:rsidP="00591D6B" w:rsidRDefault="002B5908">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B5908" w:rsidP="00591D6B" w:rsidRDefault="002B5908">
            <w:pPr>
              <w:pStyle w:val="AltB0"/>
            </w:pPr>
            <w:r w:rsidRPr="00190111">
              <w:rPr>
                <w:rFonts w:hint="eastAsia"/>
              </w:rPr>
              <w:t>mikron</w:t>
            </w:r>
          </w:p>
        </w:tc>
      </w:tr>
      <w:tr w:rsidRPr="001B3DC6" w:rsidR="00903E3E" w:rsidTr="00DE65FB">
        <w:trPr>
          <w:jc w:val="center"/>
        </w:trPr>
        <w:tc>
          <w:tcPr>
            <w:tcW w:w="2959" w:type="pct"/>
            <w:tcBorders>
              <w:left w:val="nil"/>
              <w:right w:val="nil"/>
            </w:tcBorders>
          </w:tcPr>
          <w:p w:rsidRPr="00A81AA5" w:rsidR="00903E3E" w:rsidP="00591D6B" w:rsidRDefault="00662F6E">
            <w:pPr>
              <w:pStyle w:val="AltB0"/>
            </w:pPr>
            <w:r>
              <w:rPr>
                <w:rFonts w:hint="eastAsia"/>
              </w:rPr>
              <w:t>MTdistance</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mm</w:t>
            </w:r>
          </w:p>
        </w:tc>
      </w:tr>
      <w:tr w:rsidRPr="001B3DC6" w:rsidR="00903E3E" w:rsidTr="00DE65FB">
        <w:trPr>
          <w:jc w:val="center"/>
        </w:trPr>
        <w:tc>
          <w:tcPr>
            <w:tcW w:w="2959" w:type="pct"/>
            <w:tcBorders>
              <w:left w:val="nil"/>
              <w:right w:val="nil"/>
            </w:tcBorders>
          </w:tcPr>
          <w:p w:rsidRPr="00A81AA5" w:rsidR="00903E3E" w:rsidP="00591D6B" w:rsidRDefault="00662F6E">
            <w:pPr>
              <w:pStyle w:val="AltB0"/>
            </w:pPr>
            <w:r>
              <w:rPr>
                <w:rFonts w:hint="eastAsia"/>
              </w:rPr>
              <w:t>MTimmoBehaviourAtFS</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REF ENUM_SAFE_IMMO_BEHAVIOUR \h </w:instrText>
            </w:r>
            <w:r w:rsidRPr="00A81AA5">
              <w:fldChar w:fldCharType="separate"/>
            </w:r>
            <w:r w:rsidRPr="00190111" w:rsidR="00DE178B">
              <w:rPr>
                <w:rStyle w:val="DATATYPE"/>
              </w:rPr>
              <w:t>ENUM_SAFE_IMMO_BEHAVIOUR</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w:t>
            </w:r>
          </w:p>
        </w:tc>
      </w:tr>
      <w:tr w:rsidRPr="001B3DC6" w:rsidR="00903E3E" w:rsidTr="00DE65FB">
        <w:trPr>
          <w:jc w:val="center"/>
        </w:trPr>
        <w:tc>
          <w:tcPr>
            <w:tcW w:w="2959" w:type="pct"/>
            <w:tcBorders>
              <w:left w:val="nil"/>
              <w:right w:val="nil"/>
            </w:tcBorders>
          </w:tcPr>
          <w:p w:rsidRPr="00A81AA5" w:rsidR="00903E3E" w:rsidP="00591D6B" w:rsidRDefault="00760278">
            <w:pPr>
              <w:pStyle w:val="AltB0"/>
            </w:pPr>
            <w:r>
              <w:rPr>
                <w:rFonts w:hint="eastAsia"/>
              </w:rPr>
              <w:t>MTtimeout</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cycle</w:t>
            </w:r>
          </w:p>
        </w:tc>
      </w:tr>
      <w:tr w:rsidRPr="001B3DC6" w:rsidR="00903E3E" w:rsidTr="00DE65FB">
        <w:trPr>
          <w:jc w:val="center"/>
        </w:trPr>
        <w:tc>
          <w:tcPr>
            <w:tcW w:w="2959" w:type="pct"/>
            <w:tcBorders>
              <w:left w:val="nil"/>
              <w:right w:val="nil"/>
            </w:tcBorders>
          </w:tcPr>
          <w:p w:rsidRPr="00A81AA5" w:rsidR="00903E3E" w:rsidP="00591D6B" w:rsidRDefault="004735DB">
            <w:pPr>
              <w:pStyle w:val="AltB0"/>
            </w:pPr>
            <w:r>
              <w:rPr>
                <w:rFonts w:hint="eastAsia"/>
              </w:rPr>
              <w:t>MPauthAltitudeMaxErrorEnergy</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mm^2/s^2</w:t>
            </w:r>
          </w:p>
        </w:tc>
      </w:tr>
      <w:tr w:rsidRPr="001B3DC6" w:rsidR="00903E3E" w:rsidTr="00DE65FB">
        <w:trPr>
          <w:jc w:val="center"/>
        </w:trPr>
        <w:tc>
          <w:tcPr>
            <w:tcW w:w="2959" w:type="pct"/>
            <w:tcBorders>
              <w:left w:val="nil"/>
              <w:right w:val="nil"/>
            </w:tcBorders>
          </w:tcPr>
          <w:p w:rsidRPr="00A81AA5" w:rsidR="00903E3E" w:rsidP="00591D6B" w:rsidRDefault="004735DB">
            <w:pPr>
              <w:pStyle w:val="AltB0"/>
            </w:pPr>
            <w:r>
              <w:rPr>
                <w:rFonts w:hint="eastAsia"/>
              </w:rPr>
              <w:t>MPauthImmoBehaviourAtFS</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REF ENUM_SAFE_IMMO_BEHAVIOUR \h </w:instrText>
            </w:r>
            <w:r w:rsidRPr="00A81AA5">
              <w:fldChar w:fldCharType="separate"/>
            </w:r>
            <w:r w:rsidRPr="00190111" w:rsidR="00DE178B">
              <w:rPr>
                <w:rStyle w:val="DATATYPE"/>
              </w:rPr>
              <w:t>ENUM_SAFE_IMMO_BEHAVIOUR</w:t>
            </w:r>
            <w:r w:rsidRPr="00A81AA5">
              <w:fldChar w:fldCharType="end"/>
            </w:r>
          </w:p>
        </w:tc>
        <w:tc>
          <w:tcPr>
            <w:tcW w:w="483" w:type="pct"/>
            <w:tcBorders>
              <w:left w:val="nil"/>
              <w:right w:val="nil"/>
            </w:tcBorders>
          </w:tcPr>
          <w:p w:rsidRPr="00190111" w:rsidR="00903E3E" w:rsidP="00591D6B" w:rsidRDefault="00903E3E">
            <w:pPr>
              <w:pStyle w:val="AltB0"/>
            </w:pPr>
          </w:p>
        </w:tc>
      </w:tr>
      <w:tr w:rsidRPr="001B3DC6" w:rsidR="00903E3E" w:rsidTr="00DE65FB">
        <w:trPr>
          <w:jc w:val="center"/>
        </w:trPr>
        <w:tc>
          <w:tcPr>
            <w:tcW w:w="2959" w:type="pct"/>
            <w:tcBorders>
              <w:left w:val="nil"/>
              <w:right w:val="nil"/>
            </w:tcBorders>
          </w:tcPr>
          <w:p w:rsidRPr="00A81AA5" w:rsidR="00903E3E" w:rsidP="00591D6B" w:rsidRDefault="004735DB">
            <w:pPr>
              <w:pStyle w:val="AltB0"/>
            </w:pPr>
            <w:r>
              <w:rPr>
                <w:rFonts w:hint="eastAsia"/>
              </w:rPr>
              <w:t>MPauthLimitSpeed</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mm/s</w:t>
            </w:r>
          </w:p>
        </w:tc>
      </w:tr>
      <w:tr w:rsidRPr="001B3DC6" w:rsidR="00903E3E" w:rsidTr="00DE65FB">
        <w:trPr>
          <w:jc w:val="center"/>
        </w:trPr>
        <w:tc>
          <w:tcPr>
            <w:tcW w:w="2959" w:type="pct"/>
            <w:tcBorders>
              <w:left w:val="nil"/>
              <w:right w:val="nil"/>
            </w:tcBorders>
          </w:tcPr>
          <w:p w:rsidRPr="00A81AA5" w:rsidR="00903E3E" w:rsidP="00591D6B" w:rsidRDefault="004735DB">
            <w:pPr>
              <w:pStyle w:val="AltB0"/>
            </w:pPr>
            <w:r>
              <w:rPr>
                <w:rFonts w:hint="eastAsia"/>
              </w:rPr>
              <w:t>MPinhibitionLimitSpeed</w:t>
            </w:r>
            <w:r w:rsidRPr="00A81AA5" w:rsidR="00903E3E">
              <w:rPr>
                <w:rFonts w:hint="eastAsia"/>
              </w:rPr>
              <w:t>[</w:t>
            </w:r>
            <w:r w:rsidRPr="00A81AA5" w:rsidR="00903E3E">
              <w:rPr>
                <w:rStyle w:val="aff1"/>
                <w:rFonts w:hint="eastAsia"/>
              </w:rPr>
              <w:t>MAX_RM_CONDITION_NB</w:t>
            </w:r>
            <w:r w:rsidRPr="00A81AA5" w:rsidR="00903E3E">
              <w:rPr>
                <w:rFonts w:hint="eastAsia"/>
              </w:rPr>
              <w:t>]</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mm/s</w:t>
            </w:r>
          </w:p>
        </w:tc>
      </w:tr>
      <w:tr w:rsidRPr="001B3DC6" w:rsidR="00903E3E" w:rsidTr="00DE65FB">
        <w:trPr>
          <w:jc w:val="center"/>
        </w:trPr>
        <w:tc>
          <w:tcPr>
            <w:tcW w:w="2959" w:type="pct"/>
            <w:tcBorders>
              <w:left w:val="nil"/>
              <w:right w:val="nil"/>
            </w:tcBorders>
          </w:tcPr>
          <w:p w:rsidRPr="00A81AA5" w:rsidR="00903E3E" w:rsidP="00591D6B" w:rsidRDefault="00662F6E">
            <w:pPr>
              <w:pStyle w:val="AltB0"/>
            </w:pPr>
            <w:r>
              <w:rPr>
                <w:rFonts w:hint="eastAsia"/>
              </w:rPr>
              <w:t>MPnotAuthDistWithoutMotionAvailable</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mm</w:t>
            </w:r>
          </w:p>
        </w:tc>
      </w:tr>
      <w:tr w:rsidRPr="001B3DC6" w:rsidR="00903E3E" w:rsidTr="00DE65FB">
        <w:trPr>
          <w:jc w:val="center"/>
        </w:trPr>
        <w:tc>
          <w:tcPr>
            <w:tcW w:w="2959" w:type="pct"/>
            <w:tcBorders>
              <w:left w:val="nil"/>
              <w:right w:val="nil"/>
            </w:tcBorders>
          </w:tcPr>
          <w:p w:rsidRPr="00A81AA5" w:rsidR="00903E3E" w:rsidP="00591D6B" w:rsidRDefault="004735DB">
            <w:pPr>
              <w:pStyle w:val="AltB0"/>
            </w:pPr>
            <w:r>
              <w:rPr>
                <w:rFonts w:hint="eastAsia"/>
              </w:rPr>
              <w:t>MPnotAuthLimitDistance</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 MERGEFORMAT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mm</w:t>
            </w:r>
          </w:p>
        </w:tc>
      </w:tr>
      <w:tr w:rsidRPr="001B3DC6" w:rsidR="00903E3E" w:rsidTr="00DE65FB">
        <w:trPr>
          <w:jc w:val="center"/>
        </w:trPr>
        <w:tc>
          <w:tcPr>
            <w:tcW w:w="2959" w:type="pct"/>
            <w:tcBorders>
              <w:left w:val="nil"/>
              <w:right w:val="nil"/>
            </w:tcBorders>
          </w:tcPr>
          <w:p w:rsidRPr="00A81AA5" w:rsidR="00903E3E" w:rsidP="00591D6B" w:rsidRDefault="004735DB">
            <w:pPr>
              <w:pStyle w:val="AltB0"/>
            </w:pPr>
            <w:r>
              <w:rPr>
                <w:rFonts w:hint="eastAsia"/>
              </w:rPr>
              <w:t>MPnotAuthLimitSpeed</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mm/s</w:t>
            </w:r>
          </w:p>
        </w:tc>
      </w:tr>
      <w:tr w:rsidRPr="001B3DC6" w:rsidR="00903E3E" w:rsidTr="00DE65FB">
        <w:trPr>
          <w:jc w:val="center"/>
        </w:trPr>
        <w:tc>
          <w:tcPr>
            <w:tcW w:w="2959" w:type="pct"/>
            <w:tcBorders>
              <w:left w:val="nil"/>
              <w:right w:val="nil"/>
            </w:tcBorders>
          </w:tcPr>
          <w:p w:rsidRPr="00A81AA5" w:rsidR="00903E3E" w:rsidP="00591D6B" w:rsidRDefault="004735DB">
            <w:pPr>
              <w:pStyle w:val="AltB0"/>
            </w:pPr>
            <w:r>
              <w:t>NUDEdistanceWithoutMotionAvailable</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mm</w:t>
            </w:r>
          </w:p>
        </w:tc>
      </w:tr>
      <w:tr w:rsidRPr="001B3DC6" w:rsidR="00903E3E" w:rsidTr="00DE65FB">
        <w:trPr>
          <w:jc w:val="center"/>
        </w:trPr>
        <w:tc>
          <w:tcPr>
            <w:tcW w:w="2959" w:type="pct"/>
            <w:tcBorders>
              <w:left w:val="nil"/>
              <w:right w:val="nil"/>
            </w:tcBorders>
          </w:tcPr>
          <w:p w:rsidRPr="00A81AA5" w:rsidR="00903E3E" w:rsidP="00591D6B" w:rsidRDefault="004735DB">
            <w:pPr>
              <w:pStyle w:val="AltB0"/>
            </w:pPr>
            <w:r>
              <w:rPr>
                <w:rFonts w:hint="eastAsia"/>
              </w:rPr>
              <w:t>NUDEimmoBehaviourAtFS</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REF ENUM_SAFE_IMMO_BEHAVIOUR \h  \* MERGEFORMAT </w:instrText>
            </w:r>
            <w:r w:rsidRPr="00A81AA5">
              <w:fldChar w:fldCharType="separate"/>
            </w:r>
            <w:r w:rsidRPr="00190111" w:rsidR="00DE178B">
              <w:rPr>
                <w:rStyle w:val="DATATYPE"/>
              </w:rPr>
              <w:t>ENUM_SAFE_IMMO_BEHAVIOUR</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w:t>
            </w:r>
          </w:p>
        </w:tc>
      </w:tr>
      <w:tr w:rsidRPr="001B3DC6" w:rsidR="00903E3E" w:rsidTr="00DE65FB">
        <w:trPr>
          <w:jc w:val="center"/>
        </w:trPr>
        <w:tc>
          <w:tcPr>
            <w:tcW w:w="2959" w:type="pct"/>
            <w:tcBorders>
              <w:left w:val="nil"/>
              <w:right w:val="nil"/>
            </w:tcBorders>
          </w:tcPr>
          <w:p w:rsidRPr="00A81AA5" w:rsidR="00903E3E" w:rsidP="00591D6B" w:rsidRDefault="004735DB">
            <w:pPr>
              <w:pStyle w:val="AltB0"/>
            </w:pPr>
            <w:r>
              <w:rPr>
                <w:rFonts w:hint="eastAsia"/>
              </w:rPr>
              <w:t>NUDElimitDistance</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mm</w:t>
            </w:r>
          </w:p>
        </w:tc>
      </w:tr>
      <w:tr w:rsidRPr="001B3DC6" w:rsidR="00903E3E" w:rsidTr="00DE65FB">
        <w:trPr>
          <w:jc w:val="center"/>
        </w:trPr>
        <w:tc>
          <w:tcPr>
            <w:tcW w:w="2959" w:type="pct"/>
            <w:tcBorders>
              <w:left w:val="nil"/>
              <w:right w:val="nil"/>
            </w:tcBorders>
          </w:tcPr>
          <w:p w:rsidRPr="00A81AA5" w:rsidR="00903E3E" w:rsidP="00591D6B" w:rsidRDefault="004735DB">
            <w:pPr>
              <w:pStyle w:val="AltB0"/>
            </w:pPr>
            <w:r>
              <w:rPr>
                <w:rFonts w:hint="eastAsia"/>
              </w:rPr>
              <w:t>NUDEtrainStopDurationBeforeEBrelease</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cycle</w:t>
            </w:r>
          </w:p>
        </w:tc>
      </w:tr>
      <w:tr w:rsidRPr="001B3DC6" w:rsidR="00903E3E" w:rsidTr="00DE65FB">
        <w:trPr>
          <w:jc w:val="center"/>
        </w:trPr>
        <w:tc>
          <w:tcPr>
            <w:tcW w:w="2959" w:type="pct"/>
            <w:tcBorders>
              <w:left w:val="nil"/>
              <w:right w:val="nil"/>
            </w:tcBorders>
          </w:tcPr>
          <w:p w:rsidRPr="00A81AA5" w:rsidR="00903E3E" w:rsidP="00591D6B" w:rsidRDefault="008626E7">
            <w:pPr>
              <w:pStyle w:val="AltB0"/>
            </w:pPr>
            <w:r>
              <w:rPr>
                <w:rFonts w:hint="eastAsia"/>
              </w:rPr>
              <w:t>OdoCaliCogCounterMax</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190111" w:rsidR="00903E3E" w:rsidP="00591D6B" w:rsidRDefault="00903E3E">
            <w:pPr>
              <w:pStyle w:val="AltB0"/>
            </w:pPr>
          </w:p>
        </w:tc>
      </w:tr>
      <w:tr w:rsidRPr="001B3DC6" w:rsidR="00903E3E" w:rsidTr="00DE65FB">
        <w:trPr>
          <w:jc w:val="center"/>
        </w:trPr>
        <w:tc>
          <w:tcPr>
            <w:tcW w:w="2959" w:type="pct"/>
            <w:tcBorders>
              <w:left w:val="nil"/>
              <w:right w:val="nil"/>
            </w:tcBorders>
          </w:tcPr>
          <w:p w:rsidRPr="00A81AA5" w:rsidR="00903E3E" w:rsidP="00591D6B" w:rsidRDefault="008626E7">
            <w:pPr>
              <w:pStyle w:val="AltB0"/>
            </w:pPr>
            <w:r>
              <w:rPr>
                <w:rFonts w:hint="eastAsia"/>
              </w:rPr>
              <w:t>OdoCaliCogCounterMin</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190111" w:rsidR="00903E3E" w:rsidP="00591D6B" w:rsidRDefault="00903E3E">
            <w:pPr>
              <w:pStyle w:val="AltB0"/>
            </w:pPr>
          </w:p>
        </w:tc>
      </w:tr>
      <w:tr w:rsidRPr="001B3DC6" w:rsidR="00903E3E" w:rsidTr="00DE65FB">
        <w:trPr>
          <w:jc w:val="center"/>
        </w:trPr>
        <w:tc>
          <w:tcPr>
            <w:tcW w:w="2959" w:type="pct"/>
            <w:tcBorders>
              <w:left w:val="nil"/>
              <w:right w:val="nil"/>
            </w:tcBorders>
          </w:tcPr>
          <w:p w:rsidRPr="00A81AA5" w:rsidR="00903E3E" w:rsidP="00591D6B" w:rsidRDefault="008626E7">
            <w:pPr>
              <w:pStyle w:val="AltB0"/>
            </w:pPr>
            <w:r>
              <w:rPr>
                <w:rFonts w:hint="eastAsia"/>
              </w:rPr>
              <w:t>OdoCaliDefaultCogLengthMax</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mikron</w:t>
            </w:r>
          </w:p>
        </w:tc>
      </w:tr>
      <w:tr w:rsidRPr="001B3DC6" w:rsidR="00903E3E" w:rsidTr="00DE65FB">
        <w:trPr>
          <w:jc w:val="center"/>
        </w:trPr>
        <w:tc>
          <w:tcPr>
            <w:tcW w:w="2959" w:type="pct"/>
            <w:tcBorders>
              <w:left w:val="nil"/>
              <w:right w:val="nil"/>
            </w:tcBorders>
          </w:tcPr>
          <w:p w:rsidRPr="00A81AA5" w:rsidR="00903E3E" w:rsidP="00591D6B" w:rsidRDefault="008626E7">
            <w:pPr>
              <w:pStyle w:val="AltB0"/>
            </w:pPr>
            <w:r>
              <w:rPr>
                <w:rFonts w:hint="eastAsia"/>
              </w:rPr>
              <w:t>OdoCaliDefaultCogLengthMin</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mikron</w:t>
            </w:r>
          </w:p>
        </w:tc>
      </w:tr>
      <w:tr w:rsidRPr="001B3DC6" w:rsidR="00903E3E" w:rsidTr="00DE65FB">
        <w:trPr>
          <w:jc w:val="center"/>
        </w:trPr>
        <w:tc>
          <w:tcPr>
            <w:tcW w:w="2959" w:type="pct"/>
            <w:tcBorders>
              <w:left w:val="nil"/>
              <w:right w:val="nil"/>
            </w:tcBorders>
          </w:tcPr>
          <w:p w:rsidRPr="00A81AA5" w:rsidR="00903E3E" w:rsidP="00591D6B" w:rsidRDefault="008626E7">
            <w:pPr>
              <w:pStyle w:val="AltB0"/>
            </w:pPr>
            <w:r>
              <w:rPr>
                <w:rFonts w:hint="eastAsia"/>
              </w:rPr>
              <w:t>OdoInitTimeout</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cycle</w:t>
            </w:r>
          </w:p>
        </w:tc>
      </w:tr>
      <w:tr w:rsidRPr="001B3DC6" w:rsidR="00903E3E" w:rsidTr="00DE65FB">
        <w:trPr>
          <w:jc w:val="center"/>
        </w:trPr>
        <w:tc>
          <w:tcPr>
            <w:tcW w:w="2959" w:type="pct"/>
            <w:tcBorders>
              <w:left w:val="nil"/>
              <w:right w:val="nil"/>
            </w:tcBorders>
          </w:tcPr>
          <w:p w:rsidRPr="00A81AA5" w:rsidR="00903E3E" w:rsidP="00591D6B" w:rsidRDefault="008626E7">
            <w:pPr>
              <w:pStyle w:val="AltB0"/>
            </w:pPr>
            <w:r>
              <w:rPr>
                <w:rFonts w:hint="eastAsia"/>
              </w:rPr>
              <w:t>OdoLockedAxleDisablingLatency</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cycle</w:t>
            </w:r>
          </w:p>
        </w:tc>
      </w:tr>
      <w:tr w:rsidRPr="001B3DC6" w:rsidR="00903E3E" w:rsidTr="00DE65FB">
        <w:trPr>
          <w:jc w:val="center"/>
        </w:trPr>
        <w:tc>
          <w:tcPr>
            <w:tcW w:w="2959" w:type="pct"/>
            <w:tcBorders>
              <w:left w:val="nil"/>
              <w:right w:val="nil"/>
            </w:tcBorders>
          </w:tcPr>
          <w:p w:rsidRPr="00A81AA5" w:rsidR="00903E3E" w:rsidP="00591D6B" w:rsidRDefault="008626E7">
            <w:pPr>
              <w:pStyle w:val="AltB0"/>
            </w:pPr>
            <w:r>
              <w:rPr>
                <w:rFonts w:hint="eastAsia"/>
              </w:rPr>
              <w:t>OdoLockedAxleEnablingLatency</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cycle</w:t>
            </w:r>
          </w:p>
        </w:tc>
      </w:tr>
      <w:tr w:rsidRPr="001B3DC6" w:rsidR="00903E3E" w:rsidTr="00DE65FB">
        <w:trPr>
          <w:jc w:val="center"/>
        </w:trPr>
        <w:tc>
          <w:tcPr>
            <w:tcW w:w="2959" w:type="pct"/>
            <w:tcBorders>
              <w:left w:val="nil"/>
              <w:right w:val="nil"/>
            </w:tcBorders>
          </w:tcPr>
          <w:p w:rsidRPr="00A81AA5" w:rsidR="00903E3E" w:rsidP="00591D6B" w:rsidRDefault="008626E7">
            <w:pPr>
              <w:pStyle w:val="AltB0"/>
            </w:pPr>
            <w:r>
              <w:rPr>
                <w:rFonts w:hint="eastAsia"/>
              </w:rPr>
              <w:t>OdoLockedAxleThresholdSpeed</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mm/s</w:t>
            </w:r>
          </w:p>
        </w:tc>
      </w:tr>
      <w:tr w:rsidRPr="001B3DC6" w:rsidR="00903E3E" w:rsidTr="00DE65FB">
        <w:trPr>
          <w:jc w:val="center"/>
        </w:trPr>
        <w:tc>
          <w:tcPr>
            <w:tcW w:w="2959" w:type="pct"/>
            <w:tcBorders>
              <w:left w:val="nil"/>
              <w:right w:val="nil"/>
            </w:tcBorders>
          </w:tcPr>
          <w:p w:rsidRPr="00A81AA5" w:rsidR="00903E3E" w:rsidP="00591D6B" w:rsidRDefault="008626E7">
            <w:pPr>
              <w:pStyle w:val="AltB0"/>
            </w:pPr>
            <w:r>
              <w:rPr>
                <w:rFonts w:hint="eastAsia"/>
              </w:rPr>
              <w:t>OdoLockedAxleTimeout</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REF NUMERIC_32 \h  \* MERGEFORMAT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cycle</w:t>
            </w:r>
          </w:p>
        </w:tc>
      </w:tr>
      <w:tr w:rsidRPr="001B3DC6" w:rsidR="00C42834" w:rsidTr="00DE65FB">
        <w:trPr>
          <w:jc w:val="center"/>
        </w:trPr>
        <w:tc>
          <w:tcPr>
            <w:tcW w:w="2959" w:type="pct"/>
            <w:tcBorders>
              <w:left w:val="nil"/>
              <w:right w:val="nil"/>
            </w:tcBorders>
          </w:tcPr>
          <w:p w:rsidR="00C42834" w:rsidP="00591D6B" w:rsidRDefault="00C42834">
            <w:pPr>
              <w:pStyle w:val="AltB0"/>
            </w:pPr>
            <w:r w:rsidRPr="00C42834">
              <w:t>OdoMaxCogOnCycle</w:t>
            </w:r>
          </w:p>
        </w:tc>
        <w:tc>
          <w:tcPr>
            <w:tcW w:w="1558" w:type="pct"/>
            <w:tcBorders>
              <w:left w:val="nil"/>
              <w:right w:val="nil"/>
            </w:tcBorders>
          </w:tcPr>
          <w:p w:rsidRPr="00A81AA5" w:rsidR="00C42834" w:rsidP="00591D6B" w:rsidRDefault="00C42834">
            <w:pPr>
              <w:pStyle w:val="AltB0"/>
            </w:pPr>
            <w:r w:rsidRPr="00C42834">
              <w:fldChar w:fldCharType="begin"/>
            </w:r>
            <w:r w:rsidRPr="00C42834">
              <w:instrText xml:space="preserve"> REF NUMERIC_32 \h  \* MERGEFORMAT </w:instrText>
            </w:r>
            <w:r w:rsidRPr="00C42834">
              <w:fldChar w:fldCharType="separate"/>
            </w:r>
            <w:r w:rsidRPr="00190111" w:rsidR="00DE178B">
              <w:rPr>
                <w:rStyle w:val="DATATYPE"/>
              </w:rPr>
              <w:t>NUMERIC_32</w:t>
            </w:r>
            <w:r w:rsidRPr="00C42834">
              <w:fldChar w:fldCharType="end"/>
            </w:r>
          </w:p>
        </w:tc>
        <w:tc>
          <w:tcPr>
            <w:tcW w:w="483" w:type="pct"/>
            <w:tcBorders>
              <w:left w:val="nil"/>
              <w:right w:val="nil"/>
            </w:tcBorders>
          </w:tcPr>
          <w:p w:rsidRPr="00190111" w:rsidR="00C42834" w:rsidP="00591D6B" w:rsidRDefault="00C42834">
            <w:pPr>
              <w:pStyle w:val="AltB0"/>
            </w:pPr>
            <w:r>
              <w:rPr>
                <w:rFonts w:hint="eastAsia"/>
              </w:rPr>
              <w:t>-</w:t>
            </w:r>
          </w:p>
        </w:tc>
      </w:tr>
      <w:tr w:rsidRPr="001B3DC6" w:rsidR="00C42834" w:rsidTr="00DE65FB">
        <w:trPr>
          <w:jc w:val="center"/>
        </w:trPr>
        <w:tc>
          <w:tcPr>
            <w:tcW w:w="2959" w:type="pct"/>
            <w:tcBorders>
              <w:left w:val="nil"/>
              <w:right w:val="nil"/>
            </w:tcBorders>
          </w:tcPr>
          <w:p w:rsidR="00C42834" w:rsidP="00591D6B" w:rsidRDefault="00C42834">
            <w:pPr>
              <w:pStyle w:val="AltB0"/>
            </w:pPr>
            <w:r w:rsidRPr="00C42834">
              <w:t>OdoMaxCogOn</w:t>
            </w:r>
            <w:r>
              <w:rPr>
                <w:rFonts w:hint="eastAsia"/>
              </w:rPr>
              <w:t>Interrupt</w:t>
            </w:r>
          </w:p>
        </w:tc>
        <w:tc>
          <w:tcPr>
            <w:tcW w:w="1558" w:type="pct"/>
            <w:tcBorders>
              <w:left w:val="nil"/>
              <w:right w:val="nil"/>
            </w:tcBorders>
          </w:tcPr>
          <w:p w:rsidRPr="00A81AA5" w:rsidR="00C42834" w:rsidP="00591D6B" w:rsidRDefault="00C42834">
            <w:pPr>
              <w:pStyle w:val="AltB0"/>
            </w:pPr>
            <w:r w:rsidRPr="00C42834">
              <w:fldChar w:fldCharType="begin"/>
            </w:r>
            <w:r w:rsidRPr="00C42834">
              <w:instrText xml:space="preserve"> REF NUMERIC_32 \h  \* MERGEFORMAT </w:instrText>
            </w:r>
            <w:r w:rsidRPr="00C42834">
              <w:fldChar w:fldCharType="separate"/>
            </w:r>
            <w:r w:rsidRPr="00190111" w:rsidR="00DE178B">
              <w:rPr>
                <w:rStyle w:val="DATATYPE"/>
              </w:rPr>
              <w:t>NUMERIC_32</w:t>
            </w:r>
            <w:r w:rsidRPr="00C42834">
              <w:fldChar w:fldCharType="end"/>
            </w:r>
          </w:p>
        </w:tc>
        <w:tc>
          <w:tcPr>
            <w:tcW w:w="483" w:type="pct"/>
            <w:tcBorders>
              <w:left w:val="nil"/>
              <w:right w:val="nil"/>
            </w:tcBorders>
          </w:tcPr>
          <w:p w:rsidRPr="00190111" w:rsidR="00C42834" w:rsidP="00591D6B" w:rsidRDefault="00C42834">
            <w:pPr>
              <w:pStyle w:val="AltB0"/>
            </w:pPr>
            <w:r>
              <w:rPr>
                <w:rFonts w:hint="eastAsia"/>
              </w:rPr>
              <w:t>-</w:t>
            </w:r>
          </w:p>
        </w:tc>
      </w:tr>
      <w:tr w:rsidRPr="001B3DC6" w:rsidR="002B5908" w:rsidTr="00DE65FB">
        <w:trPr>
          <w:jc w:val="center"/>
        </w:trPr>
        <w:tc>
          <w:tcPr>
            <w:tcW w:w="2959" w:type="pct"/>
            <w:tcBorders>
              <w:left w:val="nil"/>
              <w:right w:val="nil"/>
            </w:tcBorders>
          </w:tcPr>
          <w:p w:rsidRPr="00A81AA5" w:rsidR="002B5908" w:rsidP="00591D6B" w:rsidRDefault="002B5908">
            <w:pPr>
              <w:pStyle w:val="AltB0"/>
            </w:pPr>
            <w:r>
              <w:rPr>
                <w:rFonts w:hint="eastAsia"/>
              </w:rPr>
              <w:t>OdoMaxWheelMotion</w:t>
            </w:r>
          </w:p>
        </w:tc>
        <w:tc>
          <w:tcPr>
            <w:tcW w:w="1558" w:type="pct"/>
            <w:tcBorders>
              <w:left w:val="nil"/>
              <w:right w:val="nil"/>
            </w:tcBorders>
          </w:tcPr>
          <w:p w:rsidRPr="00A81AA5" w:rsidR="002B5908" w:rsidP="00591D6B" w:rsidRDefault="002B5908">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B5908" w:rsidP="00591D6B" w:rsidRDefault="002B5908">
            <w:pPr>
              <w:pStyle w:val="AltB0"/>
            </w:pPr>
            <w:r w:rsidRPr="00190111">
              <w:rPr>
                <w:rFonts w:hint="eastAsia"/>
              </w:rPr>
              <w:t>mm</w:t>
            </w:r>
          </w:p>
        </w:tc>
      </w:tr>
      <w:tr w:rsidRPr="001B3DC6" w:rsidR="00903E3E" w:rsidTr="00DE65FB">
        <w:trPr>
          <w:jc w:val="center"/>
        </w:trPr>
        <w:tc>
          <w:tcPr>
            <w:tcW w:w="2959" w:type="pct"/>
            <w:tcBorders>
              <w:left w:val="nil"/>
              <w:right w:val="nil"/>
            </w:tcBorders>
          </w:tcPr>
          <w:p w:rsidRPr="00A81AA5" w:rsidR="00903E3E" w:rsidP="00591D6B" w:rsidRDefault="008626E7">
            <w:pPr>
              <w:pStyle w:val="AltB0"/>
            </w:pPr>
            <w:r>
              <w:rPr>
                <w:rFonts w:hint="eastAsia"/>
              </w:rPr>
              <w:t>OdoMinDistAfterSenseChange</w:t>
            </w:r>
          </w:p>
        </w:tc>
        <w:tc>
          <w:tcPr>
            <w:tcW w:w="1558" w:type="pct"/>
            <w:tcBorders>
              <w:left w:val="nil"/>
              <w:right w:val="nil"/>
            </w:tcBorders>
          </w:tcPr>
          <w:p w:rsidRPr="00A81AA5" w:rsidR="00903E3E" w:rsidP="00591D6B" w:rsidRDefault="00903E3E">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903E3E" w:rsidP="00591D6B" w:rsidRDefault="00903E3E">
            <w:pPr>
              <w:pStyle w:val="AltB0"/>
            </w:pPr>
            <w:r w:rsidRPr="00190111">
              <w:rPr>
                <w:rFonts w:hint="eastAsia"/>
              </w:rPr>
              <w:t>mm</w:t>
            </w:r>
          </w:p>
        </w:tc>
      </w:tr>
      <w:tr w:rsidRPr="001B3DC6" w:rsidR="002F1AB0" w:rsidTr="00C42834">
        <w:trPr>
          <w:jc w:val="center"/>
        </w:trPr>
        <w:tc>
          <w:tcPr>
            <w:tcW w:w="2959" w:type="pct"/>
            <w:tcBorders>
              <w:left w:val="nil"/>
              <w:right w:val="nil"/>
            </w:tcBorders>
          </w:tcPr>
          <w:p w:rsidR="002F1AB0" w:rsidP="00591D6B" w:rsidRDefault="002F1AB0">
            <w:pPr>
              <w:pStyle w:val="AltB0"/>
            </w:pPr>
            <w:r>
              <w:rPr>
                <w:rFonts w:hint="eastAsia"/>
              </w:rPr>
              <w:t>OdoNotOnMotorizedAxle</w:t>
            </w:r>
          </w:p>
        </w:tc>
        <w:tc>
          <w:tcPr>
            <w:tcW w:w="1558" w:type="pct"/>
            <w:tcBorders>
              <w:left w:val="nil"/>
              <w:right w:val="nil"/>
            </w:tcBorders>
          </w:tcPr>
          <w:p w:rsidRPr="00A81AA5" w:rsidR="002F1AB0" w:rsidP="00591D6B" w:rsidRDefault="002F1AB0">
            <w:pPr>
              <w:pStyle w:val="AltB0"/>
            </w:pPr>
            <w:r w:rsidRPr="00190111">
              <w:fldChar w:fldCharType="begin"/>
            </w:r>
            <w:r w:rsidRPr="00190111">
              <w:instrText xml:space="preserve"> </w:instrText>
            </w:r>
            <w:r w:rsidRPr="00190111">
              <w:rPr>
                <w:rFonts w:hint="eastAsia"/>
              </w:rPr>
              <w:instrText>REF BOOLEAN \h</w:instrText>
            </w:r>
            <w:r w:rsidRPr="00190111">
              <w:instrText xml:space="preserve"> </w:instrText>
            </w:r>
            <w:r w:rsidRPr="00190111">
              <w:fldChar w:fldCharType="separate"/>
            </w:r>
            <w:r w:rsidRPr="00190111" w:rsidR="00DE178B">
              <w:rPr>
                <w:rStyle w:val="DATATYPE"/>
              </w:rPr>
              <w:t>BOOLEAN</w:t>
            </w:r>
            <w:r w:rsidRPr="00190111">
              <w:fldChar w:fldCharType="end"/>
            </w:r>
          </w:p>
        </w:tc>
        <w:tc>
          <w:tcPr>
            <w:tcW w:w="483" w:type="pct"/>
            <w:tcBorders>
              <w:left w:val="nil"/>
              <w:right w:val="nil"/>
            </w:tcBorders>
          </w:tcPr>
          <w:p w:rsidRPr="00190111" w:rsidR="002F1AB0" w:rsidP="00591D6B" w:rsidRDefault="002F1AB0">
            <w:pPr>
              <w:pStyle w:val="AltB0"/>
            </w:pPr>
            <w:r>
              <w:rPr>
                <w:rFonts w:hint="eastAsia"/>
              </w:rPr>
              <w:t>-</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lastRenderedPageBreak/>
              <w:t>OdoTestContradictionDuration</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cycle</w:t>
            </w:r>
          </w:p>
        </w:tc>
      </w:tr>
      <w:tr w:rsidRPr="001B3DC6" w:rsidR="002F1AB0" w:rsidTr="00DE65FB">
        <w:trPr>
          <w:jc w:val="center"/>
        </w:trPr>
        <w:tc>
          <w:tcPr>
            <w:tcW w:w="2959" w:type="pct"/>
            <w:tcBorders>
              <w:left w:val="nil"/>
              <w:right w:val="nil"/>
            </w:tcBorders>
          </w:tcPr>
          <w:p w:rsidRPr="00A81AA5" w:rsidR="002F1AB0" w:rsidDel="005610A6" w:rsidP="00591D6B" w:rsidRDefault="002F1AB0">
            <w:pPr>
              <w:pStyle w:val="AltB0"/>
            </w:pPr>
            <w:r>
              <w:rPr>
                <w:rFonts w:hint="eastAsia"/>
              </w:rPr>
              <w:t>PolarizedTrain</w:t>
            </w:r>
          </w:p>
        </w:tc>
        <w:tc>
          <w:tcPr>
            <w:tcW w:w="1558" w:type="pct"/>
            <w:tcBorders>
              <w:left w:val="nil"/>
              <w:right w:val="nil"/>
            </w:tcBorders>
          </w:tcPr>
          <w:p w:rsidRPr="00190111" w:rsidR="002F1AB0" w:rsidP="00591D6B" w:rsidRDefault="002F1AB0">
            <w:pPr>
              <w:pStyle w:val="AltB0"/>
            </w:pPr>
            <w:r w:rsidRPr="00190111">
              <w:fldChar w:fldCharType="begin"/>
            </w:r>
            <w:r w:rsidRPr="00190111">
              <w:instrText xml:space="preserve"> </w:instrText>
            </w:r>
            <w:r w:rsidRPr="00190111">
              <w:rPr>
                <w:rFonts w:hint="eastAsia"/>
              </w:rPr>
              <w:instrText>REF BOOLEAN \h</w:instrText>
            </w:r>
            <w:r w:rsidRPr="00190111">
              <w:instrText xml:space="preserve"> </w:instrText>
            </w:r>
            <w:r w:rsidRPr="00190111">
              <w:fldChar w:fldCharType="separate"/>
            </w:r>
            <w:r w:rsidRPr="00190111" w:rsidR="00DE178B">
              <w:rPr>
                <w:rStyle w:val="DATATYPE"/>
              </w:rPr>
              <w:t>BOOLEAN</w:t>
            </w:r>
            <w:r w:rsidRPr="00190111">
              <w:fldChar w:fldCharType="end"/>
            </w:r>
          </w:p>
        </w:tc>
        <w:tc>
          <w:tcPr>
            <w:tcW w:w="483" w:type="pct"/>
            <w:tcBorders>
              <w:left w:val="nil"/>
              <w:right w:val="nil"/>
            </w:tcBorders>
          </w:tcPr>
          <w:p w:rsidRPr="00190111" w:rsidR="002F1AB0" w:rsidP="00591D6B" w:rsidRDefault="002F1AB0">
            <w:pPr>
              <w:pStyle w:val="AltB0"/>
            </w:pPr>
            <w:r>
              <w:rPr>
                <w:rFonts w:hint="eastAsia"/>
              </w:rPr>
              <w:t>-</w:t>
            </w:r>
          </w:p>
        </w:tc>
      </w:tr>
      <w:tr w:rsidRPr="001B3DC6" w:rsidR="002F1AB0" w:rsidTr="00DE65FB">
        <w:trPr>
          <w:jc w:val="center"/>
        </w:trPr>
        <w:tc>
          <w:tcPr>
            <w:tcW w:w="2959" w:type="pct"/>
            <w:tcBorders>
              <w:left w:val="nil"/>
              <w:right w:val="nil"/>
            </w:tcBorders>
          </w:tcPr>
          <w:p w:rsidRPr="00190111" w:rsidR="002F1AB0" w:rsidP="00591D6B" w:rsidRDefault="002F1AB0">
            <w:pPr>
              <w:pStyle w:val="AltB0"/>
            </w:pPr>
            <w:r>
              <w:rPr>
                <w:rFonts w:hint="eastAsia"/>
              </w:rPr>
              <w:t>PSDcommCycle</w:t>
            </w:r>
          </w:p>
        </w:tc>
        <w:tc>
          <w:tcPr>
            <w:tcW w:w="1558" w:type="pct"/>
            <w:tcBorders>
              <w:left w:val="nil"/>
              <w:right w:val="nil"/>
            </w:tcBorders>
          </w:tcPr>
          <w:p w:rsidRPr="00190111" w:rsidR="002F1AB0" w:rsidP="00591D6B" w:rsidRDefault="002F1AB0">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2F1AB0" w:rsidP="00591D6B" w:rsidRDefault="002F1AB0">
            <w:pPr>
              <w:pStyle w:val="AltB0"/>
            </w:pPr>
            <w:r w:rsidRPr="00190111">
              <w:rPr>
                <w:rFonts w:hint="eastAsia"/>
              </w:rPr>
              <w:t>cycle</w:t>
            </w:r>
          </w:p>
        </w:tc>
      </w:tr>
      <w:tr w:rsidRPr="001B3DC6" w:rsidR="002F1AB0" w:rsidTr="00DE65FB">
        <w:trPr>
          <w:jc w:val="center"/>
        </w:trPr>
        <w:tc>
          <w:tcPr>
            <w:tcW w:w="2959" w:type="pct"/>
            <w:tcBorders>
              <w:left w:val="nil"/>
              <w:right w:val="nil"/>
            </w:tcBorders>
          </w:tcPr>
          <w:p w:rsidRPr="00190111" w:rsidR="002F1AB0" w:rsidP="00591D6B" w:rsidRDefault="002F1AB0">
            <w:pPr>
              <w:pStyle w:val="AltB0"/>
            </w:pPr>
            <w:r>
              <w:t>PSDopeningCommandValidityTime</w:t>
            </w:r>
          </w:p>
        </w:tc>
        <w:tc>
          <w:tcPr>
            <w:tcW w:w="1558" w:type="pct"/>
            <w:tcBorders>
              <w:left w:val="nil"/>
              <w:right w:val="nil"/>
            </w:tcBorders>
          </w:tcPr>
          <w:p w:rsidRPr="00190111" w:rsidR="002F1AB0" w:rsidP="00591D6B" w:rsidRDefault="002F1AB0">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2F1AB0" w:rsidP="00591D6B" w:rsidRDefault="002F1AB0">
            <w:pPr>
              <w:pStyle w:val="AltB0"/>
            </w:pPr>
            <w:r w:rsidRPr="00190111">
              <w:rPr>
                <w:rFonts w:hint="eastAsia"/>
              </w:rPr>
              <w:t>cycle</w:t>
            </w:r>
          </w:p>
        </w:tc>
      </w:tr>
      <w:tr w:rsidRPr="001B3DC6" w:rsidR="002F1AB0" w:rsidTr="00DE65FB">
        <w:trPr>
          <w:jc w:val="center"/>
        </w:trPr>
        <w:tc>
          <w:tcPr>
            <w:tcW w:w="2959" w:type="pct"/>
            <w:tcBorders>
              <w:left w:val="nil"/>
              <w:right w:val="nil"/>
            </w:tcBorders>
          </w:tcPr>
          <w:p w:rsidRPr="00190111" w:rsidR="002F1AB0" w:rsidP="00591D6B" w:rsidRDefault="002F1AB0">
            <w:pPr>
              <w:pStyle w:val="AltB0"/>
            </w:pPr>
            <w:r>
              <w:rPr>
                <w:rFonts w:hint="eastAsia"/>
              </w:rPr>
              <w:t>PSDstatusValidityTime</w:t>
            </w:r>
          </w:p>
        </w:tc>
        <w:tc>
          <w:tcPr>
            <w:tcW w:w="1558" w:type="pct"/>
            <w:tcBorders>
              <w:left w:val="nil"/>
              <w:right w:val="nil"/>
            </w:tcBorders>
          </w:tcPr>
          <w:p w:rsidRPr="00190111" w:rsidR="002F1AB0" w:rsidP="00591D6B" w:rsidRDefault="002F1AB0">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2F1AB0" w:rsidP="00591D6B" w:rsidRDefault="002F1AB0">
            <w:pPr>
              <w:pStyle w:val="AltB0"/>
            </w:pPr>
            <w:r w:rsidRPr="00190111">
              <w:rPr>
                <w:rFonts w:hint="eastAsia"/>
              </w:rPr>
              <w:t>cycle</w:t>
            </w:r>
          </w:p>
        </w:tc>
      </w:tr>
      <w:tr w:rsidRPr="001B3DC6" w:rsidR="00C42834" w:rsidTr="00DE65FB">
        <w:trPr>
          <w:jc w:val="center"/>
        </w:trPr>
        <w:tc>
          <w:tcPr>
            <w:tcW w:w="2959" w:type="pct"/>
            <w:tcBorders>
              <w:left w:val="nil"/>
              <w:right w:val="nil"/>
            </w:tcBorders>
          </w:tcPr>
          <w:p w:rsidR="00C42834" w:rsidP="00591D6B" w:rsidRDefault="00C42834">
            <w:pPr>
              <w:pStyle w:val="AltB0"/>
            </w:pPr>
            <w:r>
              <w:rPr>
                <w:rFonts w:hint="eastAsia"/>
              </w:rPr>
              <w:t>RadarApplied</w:t>
            </w:r>
          </w:p>
        </w:tc>
        <w:tc>
          <w:tcPr>
            <w:tcW w:w="1558" w:type="pct"/>
            <w:tcBorders>
              <w:left w:val="nil"/>
              <w:right w:val="nil"/>
            </w:tcBorders>
          </w:tcPr>
          <w:p w:rsidRPr="00A81AA5" w:rsidR="00C42834" w:rsidP="00591D6B" w:rsidRDefault="00C42834">
            <w:pPr>
              <w:pStyle w:val="AltB0"/>
            </w:pPr>
            <w:r w:rsidRPr="00C42834">
              <w:fldChar w:fldCharType="begin"/>
            </w:r>
            <w:r w:rsidRPr="00C42834">
              <w:instrText xml:space="preserve"> </w:instrText>
            </w:r>
            <w:r w:rsidRPr="00C42834">
              <w:rPr>
                <w:rFonts w:hint="eastAsia"/>
              </w:rPr>
              <w:instrText>REF BOOLEAN \h</w:instrText>
            </w:r>
            <w:r w:rsidRPr="00C42834">
              <w:instrText xml:space="preserve"> </w:instrText>
            </w:r>
            <w:r w:rsidRPr="00C42834">
              <w:fldChar w:fldCharType="separate"/>
            </w:r>
            <w:r w:rsidRPr="00190111" w:rsidR="00DE178B">
              <w:rPr>
                <w:rStyle w:val="DATATYPE"/>
              </w:rPr>
              <w:t>BOOLEAN</w:t>
            </w:r>
            <w:r w:rsidRPr="00C42834">
              <w:fldChar w:fldCharType="end"/>
            </w:r>
          </w:p>
        </w:tc>
        <w:tc>
          <w:tcPr>
            <w:tcW w:w="483" w:type="pct"/>
            <w:tcBorders>
              <w:left w:val="nil"/>
              <w:right w:val="nil"/>
            </w:tcBorders>
          </w:tcPr>
          <w:p w:rsidRPr="00190111" w:rsidR="00C42834" w:rsidP="00591D6B" w:rsidRDefault="00C42834">
            <w:pPr>
              <w:pStyle w:val="AltB0"/>
            </w:pPr>
            <w:r>
              <w:rPr>
                <w:rFonts w:hint="eastAsia"/>
              </w:rPr>
              <w:t>-</w:t>
            </w:r>
          </w:p>
        </w:tc>
      </w:tr>
      <w:tr w:rsidRPr="001B3DC6" w:rsidR="00C42834" w:rsidTr="00DE65FB">
        <w:trPr>
          <w:jc w:val="center"/>
        </w:trPr>
        <w:tc>
          <w:tcPr>
            <w:tcW w:w="2959" w:type="pct"/>
            <w:tcBorders>
              <w:left w:val="nil"/>
              <w:right w:val="nil"/>
            </w:tcBorders>
          </w:tcPr>
          <w:p w:rsidR="00C42834" w:rsidP="00591D6B" w:rsidRDefault="00C42834">
            <w:pPr>
              <w:pStyle w:val="AltB0"/>
            </w:pPr>
            <w:r>
              <w:rPr>
                <w:rFonts w:hint="eastAsia"/>
              </w:rPr>
              <w:t>RadarDeviationAboveThreshold</w:t>
            </w:r>
          </w:p>
        </w:tc>
        <w:tc>
          <w:tcPr>
            <w:tcW w:w="1558" w:type="pct"/>
            <w:tcBorders>
              <w:left w:val="nil"/>
              <w:right w:val="nil"/>
            </w:tcBorders>
          </w:tcPr>
          <w:p w:rsidRPr="00A81AA5" w:rsidR="00C42834" w:rsidP="00591D6B" w:rsidRDefault="00C42834">
            <w:pPr>
              <w:pStyle w:val="AltB0"/>
            </w:pPr>
            <w:r w:rsidRPr="00C42834">
              <w:fldChar w:fldCharType="begin"/>
            </w:r>
            <w:r w:rsidRPr="00C42834">
              <w:instrText xml:space="preserve"> </w:instrText>
            </w:r>
            <w:r w:rsidRPr="00C42834">
              <w:rPr>
                <w:rFonts w:hint="eastAsia"/>
              </w:rPr>
              <w:instrText>REF NUMERIC_32 \h</w:instrText>
            </w:r>
            <w:r w:rsidRPr="00C42834">
              <w:instrText xml:space="preserve"> </w:instrText>
            </w:r>
            <w:r w:rsidRPr="00C42834">
              <w:fldChar w:fldCharType="separate"/>
            </w:r>
            <w:r w:rsidRPr="00190111" w:rsidR="00DE178B">
              <w:rPr>
                <w:rStyle w:val="DATATYPE"/>
              </w:rPr>
              <w:t>NUMERIC_32</w:t>
            </w:r>
            <w:r w:rsidRPr="00C42834">
              <w:fldChar w:fldCharType="end"/>
            </w:r>
          </w:p>
        </w:tc>
        <w:tc>
          <w:tcPr>
            <w:tcW w:w="483" w:type="pct"/>
            <w:tcBorders>
              <w:left w:val="nil"/>
              <w:right w:val="nil"/>
            </w:tcBorders>
          </w:tcPr>
          <w:p w:rsidRPr="00190111" w:rsidR="00C42834" w:rsidP="00591D6B" w:rsidRDefault="00C42834">
            <w:pPr>
              <w:pStyle w:val="AltB0"/>
            </w:pPr>
            <w:r>
              <w:rPr>
                <w:rFonts w:hint="eastAsia"/>
              </w:rPr>
              <w:t>0.1%</w:t>
            </w:r>
          </w:p>
        </w:tc>
      </w:tr>
      <w:tr w:rsidRPr="001B3DC6" w:rsidR="00C42834" w:rsidTr="00DE65FB">
        <w:trPr>
          <w:jc w:val="center"/>
        </w:trPr>
        <w:tc>
          <w:tcPr>
            <w:tcW w:w="2959" w:type="pct"/>
            <w:tcBorders>
              <w:left w:val="nil"/>
              <w:right w:val="nil"/>
            </w:tcBorders>
          </w:tcPr>
          <w:p w:rsidR="00C42834" w:rsidP="00591D6B" w:rsidRDefault="00C42834">
            <w:pPr>
              <w:pStyle w:val="AltB0"/>
            </w:pPr>
            <w:r>
              <w:rPr>
                <w:rFonts w:hint="eastAsia"/>
              </w:rPr>
              <w:t>RadarDeviationBelow</w:t>
            </w:r>
            <w:r w:rsidRPr="00C42834">
              <w:rPr>
                <w:rFonts w:hint="eastAsia"/>
              </w:rPr>
              <w:t>Threshold</w:t>
            </w:r>
          </w:p>
        </w:tc>
        <w:tc>
          <w:tcPr>
            <w:tcW w:w="1558" w:type="pct"/>
            <w:tcBorders>
              <w:left w:val="nil"/>
              <w:right w:val="nil"/>
            </w:tcBorders>
          </w:tcPr>
          <w:p w:rsidRPr="00A81AA5" w:rsidR="00C42834" w:rsidP="00591D6B" w:rsidRDefault="00C42834">
            <w:pPr>
              <w:pStyle w:val="AltB0"/>
            </w:pPr>
            <w:r w:rsidRPr="00C42834">
              <w:fldChar w:fldCharType="begin"/>
            </w:r>
            <w:r w:rsidRPr="00C42834">
              <w:instrText xml:space="preserve"> </w:instrText>
            </w:r>
            <w:r w:rsidRPr="00C42834">
              <w:rPr>
                <w:rFonts w:hint="eastAsia"/>
              </w:rPr>
              <w:instrText>REF NUMERIC_32 \h</w:instrText>
            </w:r>
            <w:r w:rsidRPr="00C42834">
              <w:instrText xml:space="preserve"> </w:instrText>
            </w:r>
            <w:r w:rsidRPr="00C42834">
              <w:fldChar w:fldCharType="separate"/>
            </w:r>
            <w:r w:rsidRPr="00190111" w:rsidR="00DE178B">
              <w:rPr>
                <w:rStyle w:val="DATATYPE"/>
              </w:rPr>
              <w:t>NUMERIC_32</w:t>
            </w:r>
            <w:r w:rsidRPr="00C42834">
              <w:fldChar w:fldCharType="end"/>
            </w:r>
          </w:p>
        </w:tc>
        <w:tc>
          <w:tcPr>
            <w:tcW w:w="483" w:type="pct"/>
            <w:tcBorders>
              <w:left w:val="nil"/>
              <w:right w:val="nil"/>
            </w:tcBorders>
          </w:tcPr>
          <w:p w:rsidRPr="00190111" w:rsidR="00C42834" w:rsidP="00591D6B" w:rsidRDefault="00C42834">
            <w:pPr>
              <w:pStyle w:val="AltB0"/>
            </w:pPr>
            <w:r>
              <w:rPr>
                <w:rFonts w:hint="eastAsia"/>
              </w:rPr>
              <w:t>mm/s</w:t>
            </w:r>
          </w:p>
        </w:tc>
      </w:tr>
      <w:tr w:rsidRPr="001B3DC6" w:rsidR="00C42834" w:rsidTr="00C42834">
        <w:trPr>
          <w:jc w:val="center"/>
        </w:trPr>
        <w:tc>
          <w:tcPr>
            <w:tcW w:w="2959" w:type="pct"/>
            <w:tcBorders>
              <w:left w:val="nil"/>
              <w:right w:val="nil"/>
            </w:tcBorders>
          </w:tcPr>
          <w:p w:rsidRPr="00C42834" w:rsidR="00C42834" w:rsidP="00591D6B" w:rsidRDefault="00C42834">
            <w:pPr>
              <w:pStyle w:val="AltB0"/>
            </w:pPr>
            <w:r w:rsidRPr="00C42834">
              <w:rPr>
                <w:rFonts w:hint="eastAsia"/>
              </w:rPr>
              <w:t>RadarSpeedThreshold</w:t>
            </w:r>
          </w:p>
        </w:tc>
        <w:tc>
          <w:tcPr>
            <w:tcW w:w="1558" w:type="pct"/>
            <w:tcBorders>
              <w:left w:val="nil"/>
              <w:right w:val="nil"/>
            </w:tcBorders>
          </w:tcPr>
          <w:p w:rsidRPr="00C42834" w:rsidR="00C42834" w:rsidP="00591D6B" w:rsidRDefault="00C42834">
            <w:pPr>
              <w:pStyle w:val="AltB0"/>
            </w:pPr>
            <w:r w:rsidRPr="00C42834">
              <w:fldChar w:fldCharType="begin"/>
            </w:r>
            <w:r w:rsidRPr="00C42834">
              <w:instrText xml:space="preserve"> </w:instrText>
            </w:r>
            <w:r w:rsidRPr="00C42834">
              <w:rPr>
                <w:rFonts w:hint="eastAsia"/>
              </w:rPr>
              <w:instrText>REF NUMERIC_32 \h</w:instrText>
            </w:r>
            <w:r w:rsidRPr="00C42834">
              <w:instrText xml:space="preserve"> </w:instrText>
            </w:r>
            <w:r w:rsidRPr="00C42834">
              <w:fldChar w:fldCharType="separate"/>
            </w:r>
            <w:r w:rsidRPr="00190111" w:rsidR="00DE178B">
              <w:rPr>
                <w:rStyle w:val="DATATYPE"/>
              </w:rPr>
              <w:t>NUMERIC_32</w:t>
            </w:r>
            <w:r w:rsidRPr="00C42834">
              <w:fldChar w:fldCharType="end"/>
            </w:r>
          </w:p>
        </w:tc>
        <w:tc>
          <w:tcPr>
            <w:tcW w:w="483" w:type="pct"/>
            <w:tcBorders>
              <w:left w:val="nil"/>
              <w:right w:val="nil"/>
            </w:tcBorders>
          </w:tcPr>
          <w:p w:rsidRPr="00C42834" w:rsidR="00C42834" w:rsidP="00591D6B" w:rsidRDefault="00C42834">
            <w:pPr>
              <w:pStyle w:val="AltB0"/>
            </w:pPr>
            <w:r w:rsidRPr="00C42834">
              <w:rPr>
                <w:rFonts w:hint="eastAsia"/>
              </w:rPr>
              <w:t>mm/s</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ReverseDistWithoutMotionAvailable</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mm</w:t>
            </w:r>
          </w:p>
        </w:tc>
      </w:tr>
      <w:tr w:rsidRPr="001B3DC6" w:rsidR="002F1AB0" w:rsidTr="00DE65FB">
        <w:trPr>
          <w:jc w:val="center"/>
        </w:trPr>
        <w:tc>
          <w:tcPr>
            <w:tcW w:w="2959" w:type="pct"/>
            <w:tcBorders>
              <w:left w:val="nil"/>
              <w:right w:val="nil"/>
            </w:tcBorders>
          </w:tcPr>
          <w:p w:rsidRPr="00190111" w:rsidR="002F1AB0" w:rsidDel="00662F6E" w:rsidP="00591D6B" w:rsidRDefault="002F1AB0">
            <w:pPr>
              <w:pStyle w:val="AltB0"/>
            </w:pPr>
            <w:r>
              <w:rPr>
                <w:rFonts w:hint="eastAsia"/>
              </w:rPr>
              <w:t>ReverseLimitCount</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190111" w:rsidR="002F1AB0" w:rsidP="00591D6B" w:rsidRDefault="002F1AB0">
            <w:pPr>
              <w:pStyle w:val="AltB0"/>
            </w:pPr>
            <w:r>
              <w:rPr>
                <w:rFonts w:hint="eastAsia"/>
              </w:rPr>
              <w:t>-</w:t>
            </w:r>
          </w:p>
        </w:tc>
      </w:tr>
      <w:tr w:rsidRPr="001B3DC6" w:rsidR="002F1AB0" w:rsidTr="002C661A">
        <w:trPr>
          <w:jc w:val="center"/>
        </w:trPr>
        <w:tc>
          <w:tcPr>
            <w:tcW w:w="5000" w:type="pct"/>
            <w:gridSpan w:val="3"/>
            <w:tcBorders>
              <w:left w:val="nil"/>
              <w:right w:val="nil"/>
            </w:tcBorders>
          </w:tcPr>
          <w:p w:rsidRPr="00A81AA5" w:rsidR="002F1AB0" w:rsidP="00591D6B" w:rsidRDefault="002F1AB0">
            <w:pPr>
              <w:pStyle w:val="AltB0"/>
            </w:pPr>
            <w:r>
              <w:rPr>
                <w:rFonts w:hint="eastAsia"/>
              </w:rPr>
              <w:t>ReverseLimit</w:t>
            </w:r>
            <w:r w:rsidRPr="00190111">
              <w:rPr>
                <w:rFonts w:hint="eastAsia"/>
              </w:rPr>
              <w:t>[</w:t>
            </w:r>
            <w:r w:rsidRPr="00A81AA5">
              <w:rPr>
                <w:rStyle w:val="aff1"/>
                <w:rFonts w:hint="eastAsia"/>
              </w:rPr>
              <w:t>MAX_REVERSE_LIMIT_STEP</w:t>
            </w:r>
            <w:r w:rsidRPr="00A81AA5">
              <w:rPr>
                <w:rFonts w:hint="eastAsia"/>
              </w:rPr>
              <w:t>]</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 xml:space="preserve">  </w:t>
            </w:r>
            <w:r w:rsidRPr="00A81AA5">
              <w:rPr>
                <w:rFonts w:hint="eastAsia"/>
              </w:rPr>
              <w:t>.</w:t>
            </w:r>
            <w:r w:rsidRPr="00A81AA5">
              <w:t>D</w:t>
            </w:r>
            <w:r w:rsidRPr="00A81AA5">
              <w:rPr>
                <w:rFonts w:hint="eastAsia"/>
              </w:rPr>
              <w:t>istance</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mm</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 xml:space="preserve">  </w:t>
            </w:r>
            <w:r w:rsidRPr="00A81AA5">
              <w:rPr>
                <w:rFonts w:hint="eastAsia"/>
              </w:rPr>
              <w:t>.</w:t>
            </w:r>
            <w:r w:rsidRPr="00A81AA5">
              <w:t>S</w:t>
            </w:r>
            <w:r w:rsidRPr="00A81AA5">
              <w:rPr>
                <w:rFonts w:hint="eastAsia"/>
              </w:rPr>
              <w:t>peed</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 MERGEFORMAT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mm/s</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SafetyParameterVersion</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SlidingCoefficient</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SlidingExcessTime</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cycle</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SlidingGripRecoveryTime</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cycle</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SlidingStartAcc</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mm/s^2</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SlidingStopAcc</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mm/s^2</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SlidingTimeout</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cycle</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SlippingCoefficient</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w:t>
            </w:r>
          </w:p>
        </w:tc>
      </w:tr>
      <w:tr w:rsidRPr="001B3DC6" w:rsidR="002F1AB0" w:rsidTr="002A6E1F">
        <w:trPr>
          <w:jc w:val="center"/>
        </w:trPr>
        <w:tc>
          <w:tcPr>
            <w:tcW w:w="2959" w:type="pct"/>
            <w:tcBorders>
              <w:left w:val="nil"/>
              <w:right w:val="nil"/>
            </w:tcBorders>
          </w:tcPr>
          <w:p w:rsidRPr="00A81AA5" w:rsidR="002F1AB0" w:rsidP="00591D6B" w:rsidRDefault="002F1AB0">
            <w:pPr>
              <w:pStyle w:val="AltB0"/>
            </w:pPr>
            <w:r>
              <w:rPr>
                <w:rFonts w:hint="eastAsia"/>
              </w:rPr>
              <w:t>SlippingExcessTime</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cycle</w:t>
            </w:r>
          </w:p>
        </w:tc>
      </w:tr>
      <w:tr w:rsidRPr="001B3DC6" w:rsidR="002F1AB0" w:rsidTr="002A6E1F">
        <w:trPr>
          <w:jc w:val="center"/>
        </w:trPr>
        <w:tc>
          <w:tcPr>
            <w:tcW w:w="2959" w:type="pct"/>
            <w:tcBorders>
              <w:left w:val="nil"/>
              <w:right w:val="nil"/>
            </w:tcBorders>
          </w:tcPr>
          <w:p w:rsidRPr="00A81AA5" w:rsidR="002F1AB0" w:rsidP="00591D6B" w:rsidRDefault="002F1AB0">
            <w:pPr>
              <w:pStyle w:val="AltB0"/>
            </w:pPr>
            <w:r>
              <w:rPr>
                <w:rFonts w:hint="eastAsia"/>
              </w:rPr>
              <w:t>SlippingGripRecoveryTime</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cycle</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SlippingStartAcc</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mm/s^2</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SlippingStopAcc</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mm/s^2</w:t>
            </w:r>
          </w:p>
        </w:tc>
      </w:tr>
      <w:tr w:rsidRPr="001B3DC6" w:rsidR="002F1AB0" w:rsidTr="002A6E1F">
        <w:trPr>
          <w:jc w:val="center"/>
        </w:trPr>
        <w:tc>
          <w:tcPr>
            <w:tcW w:w="2959" w:type="pct"/>
            <w:tcBorders>
              <w:left w:val="nil"/>
              <w:right w:val="nil"/>
            </w:tcBorders>
          </w:tcPr>
          <w:p w:rsidRPr="00A81AA5" w:rsidR="002F1AB0" w:rsidP="00591D6B" w:rsidRDefault="002F1AB0">
            <w:pPr>
              <w:pStyle w:val="AltB0"/>
            </w:pPr>
            <w:r>
              <w:rPr>
                <w:rFonts w:hint="eastAsia"/>
              </w:rPr>
              <w:t>SlippingTimeout</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cycle</w:t>
            </w:r>
          </w:p>
        </w:tc>
      </w:tr>
      <w:tr w:rsidRPr="001B3DC6" w:rsidR="002F1AB0" w:rsidTr="00DE65FB">
        <w:trPr>
          <w:jc w:val="center"/>
        </w:trPr>
        <w:tc>
          <w:tcPr>
            <w:tcW w:w="2959" w:type="pct"/>
            <w:tcBorders>
              <w:left w:val="nil"/>
              <w:right w:val="nil"/>
            </w:tcBorders>
          </w:tcPr>
          <w:p w:rsidRPr="00E708CA" w:rsidR="002F1AB0" w:rsidP="00591D6B" w:rsidRDefault="002F1AB0">
            <w:pPr>
              <w:pStyle w:val="AltB0"/>
            </w:pPr>
            <w:r>
              <w:t>TractionMaxAccCount</w:t>
            </w:r>
          </w:p>
        </w:tc>
        <w:tc>
          <w:tcPr>
            <w:tcW w:w="1558" w:type="pct"/>
            <w:tcBorders>
              <w:left w:val="nil"/>
              <w:right w:val="nil"/>
            </w:tcBorders>
          </w:tcPr>
          <w:p w:rsidRPr="00E708CA" w:rsidR="002F1AB0" w:rsidP="00591D6B" w:rsidRDefault="002F1AB0">
            <w:pPr>
              <w:pStyle w:val="AltB0"/>
            </w:pPr>
            <w:r w:rsidRPr="00E708CA">
              <w:fldChar w:fldCharType="begin"/>
            </w:r>
            <w:r w:rsidRPr="00E708CA">
              <w:instrText xml:space="preserve"> </w:instrText>
            </w:r>
            <w:r w:rsidRPr="00E708CA">
              <w:rPr>
                <w:rFonts w:hint="eastAsia"/>
              </w:rPr>
              <w:instrText>REF NUMERIC_32 \h</w:instrText>
            </w:r>
            <w:r w:rsidRPr="00E708CA">
              <w:instrText xml:space="preserve"> </w:instrText>
            </w:r>
            <w:r w:rsidRPr="00E708CA">
              <w:fldChar w:fldCharType="separate"/>
            </w:r>
            <w:r w:rsidRPr="00190111" w:rsidR="00DE178B">
              <w:rPr>
                <w:rStyle w:val="DATATYPE"/>
              </w:rPr>
              <w:t>NUMERIC_32</w:t>
            </w:r>
            <w:r w:rsidRPr="00E708CA">
              <w:fldChar w:fldCharType="end"/>
            </w:r>
          </w:p>
        </w:tc>
        <w:tc>
          <w:tcPr>
            <w:tcW w:w="483" w:type="pct"/>
            <w:tcBorders>
              <w:left w:val="nil"/>
              <w:right w:val="nil"/>
            </w:tcBorders>
          </w:tcPr>
          <w:p w:rsidRPr="00E708CA" w:rsidR="002F1AB0" w:rsidP="00591D6B" w:rsidRDefault="002F1AB0">
            <w:pPr>
              <w:pStyle w:val="AltB0"/>
            </w:pPr>
            <w:r w:rsidRPr="00E708CA">
              <w:rPr>
                <w:rFonts w:hint="eastAsia"/>
              </w:rPr>
              <w:t>-</w:t>
            </w:r>
          </w:p>
        </w:tc>
      </w:tr>
      <w:tr w:rsidRPr="001B3DC6" w:rsidR="002F1AB0" w:rsidTr="002C661A">
        <w:trPr>
          <w:jc w:val="center"/>
        </w:trPr>
        <w:tc>
          <w:tcPr>
            <w:tcW w:w="5000" w:type="pct"/>
            <w:gridSpan w:val="3"/>
            <w:tcBorders>
              <w:left w:val="nil"/>
              <w:right w:val="nil"/>
            </w:tcBorders>
          </w:tcPr>
          <w:p w:rsidRPr="00A81AA5" w:rsidR="002F1AB0" w:rsidP="00591D6B" w:rsidRDefault="002F1AB0">
            <w:pPr>
              <w:pStyle w:val="AltB0"/>
            </w:pPr>
            <w:r>
              <w:rPr>
                <w:rFonts w:hint="eastAsia"/>
              </w:rPr>
              <w:t>TractionMaxAcc</w:t>
            </w:r>
            <w:r w:rsidRPr="00190111">
              <w:rPr>
                <w:rFonts w:hint="eastAsia"/>
              </w:rPr>
              <w:t>[</w:t>
            </w:r>
            <w:r>
              <w:t>TractionMaxAccCount</w:t>
            </w:r>
            <w:r w:rsidRPr="00A81AA5">
              <w:rPr>
                <w:rFonts w:hint="eastAsia"/>
              </w:rPr>
              <w:t>]</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 xml:space="preserve">  </w:t>
            </w:r>
            <w:r w:rsidRPr="00A81AA5">
              <w:rPr>
                <w:rFonts w:hint="eastAsia"/>
              </w:rPr>
              <w:t>.Speed</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mm/s</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 xml:space="preserve">  </w:t>
            </w:r>
            <w:r w:rsidRPr="00A81AA5">
              <w:rPr>
                <w:rFonts w:hint="eastAsia"/>
              </w:rPr>
              <w:t>.</w:t>
            </w:r>
            <w:r>
              <w:rPr>
                <w:rFonts w:hint="eastAsia"/>
              </w:rPr>
              <w:t>Value</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mm/s^2</w:t>
            </w:r>
          </w:p>
        </w:tc>
      </w:tr>
      <w:tr w:rsidRPr="001B3DC6" w:rsidR="002F1AB0" w:rsidTr="00DE65FB">
        <w:trPr>
          <w:jc w:val="center"/>
        </w:trPr>
        <w:tc>
          <w:tcPr>
            <w:tcW w:w="2959" w:type="pct"/>
            <w:tcBorders>
              <w:left w:val="nil"/>
              <w:right w:val="nil"/>
            </w:tcBorders>
          </w:tcPr>
          <w:p w:rsidR="002F1AB0" w:rsidP="00591D6B" w:rsidRDefault="002F1AB0">
            <w:pPr>
              <w:pStyle w:val="AltB0"/>
            </w:pPr>
            <w:r>
              <w:rPr>
                <w:rFonts w:hint="eastAsia"/>
              </w:rPr>
              <w:t>TractionStartAcc</w:t>
            </w:r>
          </w:p>
        </w:tc>
        <w:tc>
          <w:tcPr>
            <w:tcW w:w="1558" w:type="pct"/>
            <w:tcBorders>
              <w:left w:val="nil"/>
              <w:right w:val="nil"/>
            </w:tcBorders>
          </w:tcPr>
          <w:p w:rsidRPr="00A81AA5" w:rsidR="002F1AB0" w:rsidP="00591D6B" w:rsidRDefault="002F1AB0">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Pr="00190111">
              <w:fldChar w:fldCharType="separate"/>
            </w:r>
            <w:r w:rsidRPr="00190111" w:rsidR="00DE178B">
              <w:rPr>
                <w:rStyle w:val="DATATYPE"/>
              </w:rPr>
              <w:t>NUMERIC_32</w:t>
            </w:r>
            <w:r w:rsidRPr="00190111">
              <w:fldChar w:fldCharType="end"/>
            </w:r>
          </w:p>
        </w:tc>
        <w:tc>
          <w:tcPr>
            <w:tcW w:w="483" w:type="pct"/>
            <w:tcBorders>
              <w:left w:val="nil"/>
              <w:right w:val="nil"/>
            </w:tcBorders>
          </w:tcPr>
          <w:p w:rsidRPr="00190111" w:rsidR="002F1AB0" w:rsidP="00591D6B" w:rsidRDefault="002F1AB0">
            <w:pPr>
              <w:pStyle w:val="AltB0"/>
            </w:pPr>
            <w:r w:rsidRPr="00190111">
              <w:rPr>
                <w:rFonts w:hint="eastAsia"/>
              </w:rPr>
              <w:t>mm/s^2</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TrainTypeId</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TSRvalidityTime</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cycle</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TSRdefaultLimitSpeed</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mm/s</w:t>
            </w:r>
          </w:p>
        </w:tc>
      </w:tr>
      <w:tr w:rsidRPr="001B3DC6" w:rsidR="002F1AB0" w:rsidTr="00DE65FB">
        <w:trPr>
          <w:jc w:val="center"/>
        </w:trPr>
        <w:tc>
          <w:tcPr>
            <w:tcW w:w="2959" w:type="pct"/>
            <w:tcBorders>
              <w:left w:val="nil"/>
              <w:right w:val="nil"/>
            </w:tcBorders>
          </w:tcPr>
          <w:p w:rsidR="002F1AB0" w:rsidP="00591D6B" w:rsidRDefault="002F1AB0">
            <w:pPr>
              <w:pStyle w:val="AltB0"/>
            </w:pPr>
            <w:r>
              <w:rPr>
                <w:rFonts w:hint="eastAsia"/>
              </w:rPr>
              <w:t>VariantsBMALSpresenceTimer</w:t>
            </w:r>
          </w:p>
        </w:tc>
        <w:tc>
          <w:tcPr>
            <w:tcW w:w="1558" w:type="pct"/>
            <w:tcBorders>
              <w:left w:val="nil"/>
              <w:right w:val="nil"/>
            </w:tcBorders>
          </w:tcPr>
          <w:p w:rsidRPr="00190111"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190111" w:rsidR="002F1AB0" w:rsidP="00591D6B" w:rsidRDefault="002F1AB0">
            <w:pPr>
              <w:pStyle w:val="AltB0"/>
            </w:pPr>
            <w:r w:rsidRPr="00190111">
              <w:rPr>
                <w:rFonts w:hint="eastAsia"/>
              </w:rPr>
              <w:t>cycle</w:t>
            </w:r>
          </w:p>
        </w:tc>
      </w:tr>
      <w:tr w:rsidRPr="001B3DC6" w:rsidR="002F1AB0" w:rsidTr="00DE65FB">
        <w:trPr>
          <w:jc w:val="center"/>
        </w:trPr>
        <w:tc>
          <w:tcPr>
            <w:tcW w:w="2959" w:type="pct"/>
            <w:tcBorders>
              <w:left w:val="nil"/>
              <w:right w:val="nil"/>
            </w:tcBorders>
          </w:tcPr>
          <w:p w:rsidR="002F1AB0" w:rsidP="00591D6B" w:rsidRDefault="002F1AB0">
            <w:pPr>
              <w:pStyle w:val="AltB0"/>
            </w:pPr>
            <w:r>
              <w:rPr>
                <w:rFonts w:hint="eastAsia"/>
              </w:rPr>
              <w:lastRenderedPageBreak/>
              <w:t>VariantsBMfullValidityTime</w:t>
            </w:r>
          </w:p>
        </w:tc>
        <w:tc>
          <w:tcPr>
            <w:tcW w:w="1558" w:type="pct"/>
            <w:tcBorders>
              <w:left w:val="nil"/>
              <w:right w:val="nil"/>
            </w:tcBorders>
          </w:tcPr>
          <w:p w:rsidRPr="00190111"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190111" w:rsidR="002F1AB0" w:rsidP="00591D6B" w:rsidRDefault="002F1AB0">
            <w:pPr>
              <w:pStyle w:val="AltB0"/>
            </w:pPr>
            <w:r w:rsidRPr="00190111">
              <w:rPr>
                <w:rFonts w:hint="eastAsia"/>
              </w:rPr>
              <w:t>cycle</w:t>
            </w:r>
          </w:p>
        </w:tc>
      </w:tr>
      <w:tr w:rsidRPr="001B3DC6" w:rsidR="002F1AB0" w:rsidTr="00DE65FB">
        <w:trPr>
          <w:jc w:val="center"/>
        </w:trPr>
        <w:tc>
          <w:tcPr>
            <w:tcW w:w="2959" w:type="pct"/>
            <w:tcBorders>
              <w:left w:val="nil"/>
              <w:right w:val="nil"/>
            </w:tcBorders>
          </w:tcPr>
          <w:p w:rsidRPr="00F55108" w:rsidR="002F1AB0" w:rsidP="00591D6B" w:rsidRDefault="002F1AB0">
            <w:pPr>
              <w:pStyle w:val="AltB0"/>
            </w:pPr>
            <w:r>
              <w:rPr>
                <w:rFonts w:hint="eastAsia"/>
              </w:rPr>
              <w:t>VariantsBMlowValidityTime</w:t>
            </w:r>
          </w:p>
        </w:tc>
        <w:tc>
          <w:tcPr>
            <w:tcW w:w="1558" w:type="pct"/>
            <w:tcBorders>
              <w:left w:val="nil"/>
              <w:right w:val="nil"/>
            </w:tcBorders>
          </w:tcPr>
          <w:p w:rsidRPr="00190111"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190111" w:rsidR="002F1AB0" w:rsidP="00591D6B" w:rsidRDefault="002F1AB0">
            <w:pPr>
              <w:pStyle w:val="AltB0"/>
            </w:pPr>
            <w:r w:rsidRPr="00190111">
              <w:rPr>
                <w:rFonts w:hint="eastAsia"/>
              </w:rPr>
              <w:t>cycle</w:t>
            </w:r>
          </w:p>
        </w:tc>
      </w:tr>
      <w:tr w:rsidRPr="001B3DC6" w:rsidR="002F1AB0" w:rsidTr="00DE65FB">
        <w:trPr>
          <w:jc w:val="center"/>
        </w:trPr>
        <w:tc>
          <w:tcPr>
            <w:tcW w:w="2959" w:type="pct"/>
            <w:tcBorders>
              <w:left w:val="nil"/>
              <w:right w:val="nil"/>
            </w:tcBorders>
          </w:tcPr>
          <w:p w:rsidR="002F1AB0" w:rsidP="00591D6B" w:rsidRDefault="002F1AB0">
            <w:pPr>
              <w:pStyle w:val="AltB0"/>
            </w:pPr>
            <w:r>
              <w:rPr>
                <w:rFonts w:hint="eastAsia"/>
              </w:rPr>
              <w:t>VariantsBMproductionLatencyBeacon</w:t>
            </w:r>
          </w:p>
        </w:tc>
        <w:tc>
          <w:tcPr>
            <w:tcW w:w="1558" w:type="pct"/>
            <w:tcBorders>
              <w:left w:val="nil"/>
              <w:right w:val="nil"/>
            </w:tcBorders>
          </w:tcPr>
          <w:p w:rsidRPr="00190111"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190111" w:rsidR="002F1AB0" w:rsidP="00591D6B" w:rsidRDefault="002F1AB0">
            <w:pPr>
              <w:pStyle w:val="AltB0"/>
            </w:pPr>
            <w:r w:rsidRPr="00190111">
              <w:rPr>
                <w:rFonts w:hint="eastAsia"/>
              </w:rPr>
              <w:t>cycle</w:t>
            </w:r>
          </w:p>
        </w:tc>
      </w:tr>
      <w:tr w:rsidRPr="001B3DC6" w:rsidR="002F1AB0" w:rsidTr="00DE65FB">
        <w:trPr>
          <w:jc w:val="center"/>
        </w:trPr>
        <w:tc>
          <w:tcPr>
            <w:tcW w:w="2959" w:type="pct"/>
            <w:tcBorders>
              <w:left w:val="nil"/>
              <w:right w:val="nil"/>
            </w:tcBorders>
          </w:tcPr>
          <w:p w:rsidR="002F1AB0" w:rsidP="00591D6B" w:rsidRDefault="002F1AB0">
            <w:pPr>
              <w:pStyle w:val="AltB0"/>
            </w:pPr>
            <w:r>
              <w:rPr>
                <w:rFonts w:hint="eastAsia"/>
              </w:rPr>
              <w:t>VariantsBMproductionLatencyRadio</w:t>
            </w:r>
          </w:p>
        </w:tc>
        <w:tc>
          <w:tcPr>
            <w:tcW w:w="1558" w:type="pct"/>
            <w:tcBorders>
              <w:left w:val="nil"/>
              <w:right w:val="nil"/>
            </w:tcBorders>
          </w:tcPr>
          <w:p w:rsidRPr="00190111"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190111" w:rsidR="002F1AB0" w:rsidP="00591D6B" w:rsidRDefault="002F1AB0">
            <w:pPr>
              <w:pStyle w:val="AltB0"/>
            </w:pPr>
            <w:r w:rsidRPr="00190111">
              <w:rPr>
                <w:rFonts w:hint="eastAsia"/>
              </w:rPr>
              <w:t>cycle</w:t>
            </w:r>
          </w:p>
        </w:tc>
      </w:tr>
      <w:tr w:rsidRPr="001B3DC6" w:rsidR="002F1AB0" w:rsidTr="00DE65FB">
        <w:trPr>
          <w:jc w:val="center"/>
        </w:trPr>
        <w:tc>
          <w:tcPr>
            <w:tcW w:w="2959" w:type="pct"/>
            <w:tcBorders>
              <w:left w:val="nil"/>
              <w:right w:val="nil"/>
            </w:tcBorders>
          </w:tcPr>
          <w:p w:rsidR="002F1AB0" w:rsidP="00591D6B" w:rsidRDefault="002F1AB0">
            <w:pPr>
              <w:pStyle w:val="AltB0"/>
            </w:pPr>
            <w:r>
              <w:rPr>
                <w:rFonts w:hint="eastAsia"/>
              </w:rPr>
              <w:t>VariantsBMradioPriorityDelay</w:t>
            </w:r>
          </w:p>
        </w:tc>
        <w:tc>
          <w:tcPr>
            <w:tcW w:w="1558" w:type="pct"/>
            <w:tcBorders>
              <w:left w:val="nil"/>
              <w:right w:val="nil"/>
            </w:tcBorders>
          </w:tcPr>
          <w:p w:rsidRPr="00190111"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190111" w:rsidR="002F1AB0" w:rsidP="00591D6B" w:rsidRDefault="002F1AB0">
            <w:pPr>
              <w:pStyle w:val="AltB0"/>
            </w:pPr>
            <w:r w:rsidRPr="00190111">
              <w:rPr>
                <w:rFonts w:hint="eastAsia"/>
              </w:rPr>
              <w:t>cycle</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VariantsCBTCvalidityTime</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cycle</w:t>
            </w:r>
          </w:p>
        </w:tc>
      </w:tr>
      <w:tr w:rsidRPr="001B3DC6" w:rsidR="002F1AB0" w:rsidTr="00DE65FB">
        <w:trPr>
          <w:jc w:val="center"/>
        </w:trPr>
        <w:tc>
          <w:tcPr>
            <w:tcW w:w="2959" w:type="pct"/>
            <w:tcBorders>
              <w:left w:val="nil"/>
              <w:right w:val="nil"/>
            </w:tcBorders>
          </w:tcPr>
          <w:p w:rsidRPr="00A81AA5" w:rsidR="002F1AB0" w:rsidP="00591D6B" w:rsidRDefault="002F1AB0">
            <w:pPr>
              <w:pStyle w:val="AltB0"/>
            </w:pPr>
            <w:r>
              <w:rPr>
                <w:rFonts w:hint="eastAsia"/>
              </w:rPr>
              <w:t>VersionsValidityTime</w:t>
            </w:r>
          </w:p>
        </w:tc>
        <w:tc>
          <w:tcPr>
            <w:tcW w:w="1558" w:type="pct"/>
            <w:tcBorders>
              <w:left w:val="nil"/>
              <w:right w:val="nil"/>
            </w:tcBorders>
          </w:tcPr>
          <w:p w:rsidRPr="00A81AA5" w:rsidR="002F1AB0" w:rsidP="00591D6B" w:rsidRDefault="002F1AB0">
            <w:pPr>
              <w:pStyle w:val="AltB0"/>
            </w:pPr>
            <w:r w:rsidRPr="00A81AA5">
              <w:fldChar w:fldCharType="begin"/>
            </w:r>
            <w:r w:rsidRPr="00A81AA5">
              <w:instrText xml:space="preserve"> </w:instrText>
            </w:r>
            <w:r w:rsidRPr="00A81AA5">
              <w:rPr>
                <w:rFonts w:hint="eastAsia"/>
              </w:rPr>
              <w:instrText>REF NUMERIC_32 \h</w:instrText>
            </w:r>
            <w:r w:rsidRPr="00A81AA5">
              <w:instrText xml:space="preserve"> </w:instrText>
            </w:r>
            <w:r w:rsidRPr="00A81AA5">
              <w:fldChar w:fldCharType="separate"/>
            </w:r>
            <w:r w:rsidRPr="00190111" w:rsidR="00DE178B">
              <w:rPr>
                <w:rStyle w:val="DATATYPE"/>
              </w:rPr>
              <w:t>NUMERIC_32</w:t>
            </w:r>
            <w:r w:rsidRPr="00A81AA5">
              <w:fldChar w:fldCharType="end"/>
            </w:r>
          </w:p>
        </w:tc>
        <w:tc>
          <w:tcPr>
            <w:tcW w:w="483" w:type="pct"/>
            <w:tcBorders>
              <w:left w:val="nil"/>
              <w:right w:val="nil"/>
            </w:tcBorders>
          </w:tcPr>
          <w:p w:rsidRPr="00A81AA5" w:rsidR="002F1AB0" w:rsidP="00591D6B" w:rsidRDefault="002F1AB0">
            <w:pPr>
              <w:pStyle w:val="AltB0"/>
            </w:pPr>
            <w:r w:rsidRPr="00190111">
              <w:rPr>
                <w:rFonts w:hint="eastAsia"/>
              </w:rPr>
              <w:t>cycle</w:t>
            </w:r>
          </w:p>
        </w:tc>
      </w:tr>
    </w:tbl>
    <w:p w:rsidRPr="00190111" w:rsidR="00190111" w:rsidP="00C93484" w:rsidRDefault="00190111">
      <w:pPr>
        <w:pStyle w:val="Reqtify"/>
      </w:pPr>
    </w:p>
    <w:p w:rsidRPr="00190111" w:rsidR="00190111" w:rsidP="00C93484" w:rsidRDefault="00190111">
      <w:pPr>
        <w:pStyle w:val="Reqtify"/>
      </w:pPr>
    </w:p>
    <w:p w:rsidRPr="00190111" w:rsidR="00190111" w:rsidP="00F23398" w:rsidRDefault="00190111">
      <w:pPr>
        <w:pStyle w:val="2"/>
        <w:ind w:left="756" w:hanging="756"/>
      </w:pPr>
      <w:bookmarkStart w:name="_Toc285462258" w:id="18866"/>
      <w:bookmarkStart w:name="_Toc285554313" w:id="18867"/>
      <w:bookmarkStart w:name="_Toc286230695" w:id="18868"/>
      <w:bookmarkStart w:name="_Toc286330818" w:id="18869"/>
      <w:bookmarkStart w:name="_Toc286402978" w:id="18870"/>
      <w:bookmarkStart w:name="_Toc286405059" w:id="18871"/>
      <w:bookmarkStart w:name="_Toc286648745" w:id="18872"/>
      <w:bookmarkStart w:name="_Toc286936707" w:id="18873"/>
      <w:bookmarkStart w:name="_Toc287279646" w:id="18874"/>
      <w:bookmarkStart w:name="_Toc287339714" w:id="18875"/>
      <w:bookmarkStart w:name="_Toc287451626" w:id="18876"/>
      <w:bookmarkStart w:name="_Toc287452464" w:id="18877"/>
      <w:bookmarkStart w:name="_Toc287453512" w:id="18878"/>
      <w:bookmarkStart w:name="_Toc287454787" w:id="18879"/>
      <w:bookmarkStart w:name="_Toc287462402" w:id="18880"/>
      <w:bookmarkStart w:name="_Toc287528171" w:id="18881"/>
      <w:bookmarkStart w:name="_Toc285462259" w:id="18882"/>
      <w:bookmarkStart w:name="_Toc285554314" w:id="18883"/>
      <w:bookmarkStart w:name="_Toc286230696" w:id="18884"/>
      <w:bookmarkStart w:name="_Toc286330819" w:id="18885"/>
      <w:bookmarkStart w:name="_Toc286402979" w:id="18886"/>
      <w:bookmarkStart w:name="_Toc286405060" w:id="18887"/>
      <w:bookmarkStart w:name="_Toc286648746" w:id="18888"/>
      <w:bookmarkStart w:name="_Toc286936708" w:id="18889"/>
      <w:bookmarkStart w:name="_Toc287279647" w:id="18890"/>
      <w:bookmarkStart w:name="_Toc287339715" w:id="18891"/>
      <w:bookmarkStart w:name="_Toc287451627" w:id="18892"/>
      <w:bookmarkStart w:name="_Toc287452465" w:id="18893"/>
      <w:bookmarkStart w:name="_Toc287453513" w:id="18894"/>
      <w:bookmarkStart w:name="_Toc287454788" w:id="18895"/>
      <w:bookmarkStart w:name="_Toc287462403" w:id="18896"/>
      <w:bookmarkStart w:name="_Toc287528172" w:id="18897"/>
      <w:bookmarkStart w:name="_Ref282500595" w:id="18898"/>
      <w:bookmarkStart w:name="_Toc337459848" w:id="18899"/>
      <w:bookmarkStart w:name="_Toc348357752" w:id="18900"/>
      <w:bookmarkStart w:name="_Toc349031187" w:id="18901"/>
      <w:bookmarkStart w:name="_Toc347567298" w:id="18902"/>
      <w:bookmarkStart w:name="_Toc345689776" w:id="18903"/>
      <w:bookmarkStart w:name="_Toc376182993" w:id="18904"/>
      <w:bookmarkStart w:name="_Toc392229973" w:id="18905"/>
      <w:bookmarkEnd w:id="18866"/>
      <w:bookmarkEnd w:id="18867"/>
      <w:bookmarkEnd w:id="18868"/>
      <w:bookmarkEnd w:id="18869"/>
      <w:bookmarkEnd w:id="18870"/>
      <w:bookmarkEnd w:id="18871"/>
      <w:bookmarkEnd w:id="18872"/>
      <w:bookmarkEnd w:id="18873"/>
      <w:bookmarkEnd w:id="18874"/>
      <w:bookmarkEnd w:id="18875"/>
      <w:bookmarkEnd w:id="18876"/>
      <w:bookmarkEnd w:id="18877"/>
      <w:bookmarkEnd w:id="18878"/>
      <w:bookmarkEnd w:id="18879"/>
      <w:bookmarkEnd w:id="18880"/>
      <w:bookmarkEnd w:id="18881"/>
      <w:bookmarkEnd w:id="18882"/>
      <w:bookmarkEnd w:id="18883"/>
      <w:bookmarkEnd w:id="18884"/>
      <w:bookmarkEnd w:id="18885"/>
      <w:bookmarkEnd w:id="18886"/>
      <w:bookmarkEnd w:id="18887"/>
      <w:bookmarkEnd w:id="18888"/>
      <w:bookmarkEnd w:id="18889"/>
      <w:bookmarkEnd w:id="18890"/>
      <w:bookmarkEnd w:id="18891"/>
      <w:bookmarkEnd w:id="18892"/>
      <w:bookmarkEnd w:id="18893"/>
      <w:bookmarkEnd w:id="18894"/>
      <w:bookmarkEnd w:id="18895"/>
      <w:bookmarkEnd w:id="18896"/>
      <w:bookmarkEnd w:id="18897"/>
      <w:r w:rsidRPr="00190111">
        <w:rPr>
          <w:rFonts w:hint="eastAsia"/>
        </w:rPr>
        <w:t>Carborne Controller Constants</w:t>
      </w:r>
      <w:bookmarkEnd w:id="18898"/>
      <w:bookmarkEnd w:id="18899"/>
      <w:bookmarkEnd w:id="18900"/>
      <w:bookmarkEnd w:id="18901"/>
      <w:bookmarkEnd w:id="18902"/>
      <w:bookmarkEnd w:id="18903"/>
      <w:bookmarkEnd w:id="18904"/>
      <w:bookmarkEnd w:id="18905"/>
    </w:p>
    <w:p w:rsidRPr="00190111" w:rsidR="00190111" w:rsidP="00190111" w:rsidRDefault="00190111"/>
    <w:p w:rsidRPr="00190111" w:rsidR="00190111" w:rsidP="00C93484" w:rsidRDefault="00190111">
      <w:pPr>
        <w:pStyle w:val="Reqtify"/>
      </w:pPr>
      <w:r w:rsidRPr="00190111">
        <w:fldChar w:fldCharType="begin"/>
      </w:r>
      <w:r w:rsidRPr="00190111">
        <w:instrText xml:space="preserve"> </w:instrText>
      </w:r>
      <w:r w:rsidRPr="00190111">
        <w:rPr>
          <w:rFonts w:hint="eastAsia"/>
        </w:rPr>
        <w:instrText>REF _Ref280176241 \h</w:instrText>
      </w:r>
      <w:r w:rsidRPr="00190111">
        <w:instrText xml:space="preserve"> </w:instrText>
      </w:r>
      <w:r w:rsidRPr="00190111">
        <w:fldChar w:fldCharType="separate"/>
      </w:r>
      <w:r w:rsidRPr="00190111" w:rsidR="00DE178B">
        <w:t xml:space="preserve">Table </w:t>
      </w:r>
      <w:r w:rsidR="00DE178B">
        <w:rPr>
          <w:noProof/>
        </w:rPr>
        <w:t>6</w:t>
      </w:r>
      <w:r w:rsidR="00DE178B">
        <w:noBreakHyphen/>
      </w:r>
      <w:r w:rsidR="00DE178B">
        <w:rPr>
          <w:noProof/>
        </w:rPr>
        <w:t>2</w:t>
      </w:r>
      <w:r w:rsidRPr="00190111">
        <w:fldChar w:fldCharType="end"/>
      </w:r>
      <w:r w:rsidRPr="00190111">
        <w:rPr>
          <w:rFonts w:hint="eastAsia"/>
        </w:rPr>
        <w:t>描述了</w:t>
      </w:r>
      <w:r w:rsidRPr="00190111">
        <w:rPr>
          <w:rFonts w:hint="eastAsia"/>
        </w:rPr>
        <w:t>CC</w:t>
      </w:r>
      <w:r w:rsidRPr="00190111">
        <w:rPr>
          <w:rFonts w:hint="eastAsia"/>
        </w:rPr>
        <w:t>系统使用的默认常数，这些参数不随项目而改变。</w:t>
      </w:r>
    </w:p>
    <w:p w:rsidRPr="00190111" w:rsidR="00190111" w:rsidP="00C93484" w:rsidRDefault="00190111">
      <w:pPr>
        <w:pStyle w:val="Reqtify"/>
      </w:pPr>
      <w:r w:rsidRPr="00190111">
        <w:fldChar w:fldCharType="begin"/>
      </w:r>
      <w:r w:rsidRPr="00190111">
        <w:instrText xml:space="preserve"> </w:instrText>
      </w:r>
      <w:r w:rsidRPr="00190111">
        <w:rPr>
          <w:rFonts w:hint="eastAsia"/>
        </w:rPr>
        <w:instrText>REF _Ref280176241 \h</w:instrText>
      </w:r>
      <w:r w:rsidRPr="00190111">
        <w:instrText xml:space="preserve"> </w:instrText>
      </w:r>
      <w:r w:rsidRPr="00190111">
        <w:fldChar w:fldCharType="separate"/>
      </w:r>
      <w:r w:rsidRPr="00190111" w:rsidR="00DE178B">
        <w:t xml:space="preserve">Table </w:t>
      </w:r>
      <w:r w:rsidR="00DE178B">
        <w:rPr>
          <w:noProof/>
        </w:rPr>
        <w:t>6</w:t>
      </w:r>
      <w:r w:rsidR="00DE178B">
        <w:noBreakHyphen/>
      </w:r>
      <w:r w:rsidR="00DE178B">
        <w:rPr>
          <w:noProof/>
        </w:rPr>
        <w:t>2</w:t>
      </w:r>
      <w:r w:rsidRPr="00190111">
        <w:fldChar w:fldCharType="end"/>
      </w:r>
      <w:r w:rsidRPr="00190111">
        <w:rPr>
          <w:rFonts w:hint="eastAsia"/>
        </w:rPr>
        <w:t xml:space="preserve"> shows the constants used by ATP software, which are commonly used for all iTC projects.</w:t>
      </w:r>
    </w:p>
    <w:p w:rsidRPr="00190111" w:rsidR="00190111" w:rsidP="00C93484" w:rsidRDefault="00190111">
      <w:pPr>
        <w:pStyle w:val="Reqtify"/>
      </w:pPr>
    </w:p>
    <w:p w:rsidRPr="00190111" w:rsidR="00190111" w:rsidP="00190111" w:rsidRDefault="00190111">
      <w:pPr>
        <w:pStyle w:val="affc"/>
      </w:pPr>
      <w:bookmarkStart w:name="_Ref280176241" w:id="18906"/>
      <w:bookmarkStart w:name="_Toc337459917" w:id="18907"/>
      <w:bookmarkStart w:name="_Toc349031247" w:id="18908"/>
      <w:bookmarkStart w:name="_Toc347567358" w:id="18909"/>
      <w:bookmarkStart w:name="_Toc345689829" w:id="18910"/>
      <w:bookmarkStart w:name="_Toc376183082" w:id="18911"/>
      <w:bookmarkStart w:name="_Toc392230050" w:id="18912"/>
      <w:r w:rsidRPr="00190111">
        <w:t xml:space="preserve">Table </w:t>
      </w:r>
      <w:r w:rsidR="00FA0FBB">
        <w:fldChar w:fldCharType="begin"/>
      </w:r>
      <w:r w:rsidR="00FA0FBB">
        <w:instrText xml:space="preserve"> STYLEREF 1 \s </w:instrText>
      </w:r>
      <w:r w:rsidR="00FA0FBB">
        <w:fldChar w:fldCharType="separate"/>
      </w:r>
      <w:r w:rsidR="00DE178B">
        <w:t>6</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2</w:t>
      </w:r>
      <w:r w:rsidR="00FA0FBB">
        <w:fldChar w:fldCharType="end"/>
      </w:r>
      <w:bookmarkEnd w:id="18906"/>
      <w:r w:rsidRPr="00190111">
        <w:rPr>
          <w:rFonts w:hint="eastAsia"/>
        </w:rPr>
        <w:t xml:space="preserve"> Carborne Controller Constants</w:t>
      </w:r>
      <w:bookmarkEnd w:id="18907"/>
      <w:bookmarkEnd w:id="18908"/>
      <w:bookmarkEnd w:id="18909"/>
      <w:bookmarkEnd w:id="18910"/>
      <w:bookmarkEnd w:id="18911"/>
      <w:bookmarkEnd w:id="18912"/>
    </w:p>
    <w:tbl>
      <w:tblPr>
        <w:tblW w:w="5000" w:type="pct"/>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ook w:val="01E0" w:firstRow="1" w:lastRow="1" w:firstColumn="1" w:lastColumn="1" w:noHBand="0" w:noVBand="0"/>
      </w:tblPr>
      <w:tblGrid>
        <w:gridCol w:w="3013"/>
        <w:gridCol w:w="2053"/>
        <w:gridCol w:w="1107"/>
        <w:gridCol w:w="3113"/>
      </w:tblGrid>
      <w:tr w:rsidRPr="001B3DC6" w:rsidR="00190111" w:rsidTr="002F5731">
        <w:trPr>
          <w:jc w:val="center"/>
        </w:trPr>
        <w:tc>
          <w:tcPr>
            <w:tcW w:w="1477" w:type="pct"/>
            <w:tcBorders>
              <w:top w:val="single" w:color="auto" w:sz="12" w:space="0"/>
              <w:left w:val="nil"/>
              <w:bottom w:val="single" w:color="auto" w:sz="12" w:space="0"/>
              <w:right w:val="nil"/>
            </w:tcBorders>
            <w:shd w:val="clear" w:color="auto" w:fill="E0E0E0"/>
            <w:vAlign w:val="center"/>
          </w:tcPr>
          <w:p w:rsidRPr="00190111" w:rsidR="00190111" w:rsidP="00FA0FBB" w:rsidRDefault="00190111">
            <w:pPr>
              <w:pStyle w:val="af6"/>
            </w:pPr>
            <w:r w:rsidRPr="00190111">
              <w:rPr>
                <w:rFonts w:hint="eastAsia"/>
              </w:rPr>
              <w:t>Identification</w:t>
            </w:r>
          </w:p>
        </w:tc>
        <w:tc>
          <w:tcPr>
            <w:tcW w:w="993" w:type="pct"/>
            <w:tcBorders>
              <w:top w:val="single" w:color="auto" w:sz="12" w:space="0"/>
              <w:left w:val="nil"/>
              <w:bottom w:val="single" w:color="auto" w:sz="12" w:space="0"/>
              <w:right w:val="nil"/>
            </w:tcBorders>
            <w:shd w:val="clear" w:color="auto" w:fill="E0E0E0"/>
          </w:tcPr>
          <w:p w:rsidRPr="00190111" w:rsidR="00190111" w:rsidP="00FA0FBB" w:rsidRDefault="00190111">
            <w:pPr>
              <w:pStyle w:val="af6"/>
            </w:pPr>
            <w:r w:rsidRPr="00190111">
              <w:rPr>
                <w:rFonts w:hint="eastAsia"/>
              </w:rPr>
              <w:t>Value</w:t>
            </w:r>
          </w:p>
        </w:tc>
        <w:tc>
          <w:tcPr>
            <w:tcW w:w="580" w:type="pct"/>
            <w:tcBorders>
              <w:top w:val="single" w:color="auto" w:sz="12" w:space="0"/>
              <w:left w:val="nil"/>
              <w:bottom w:val="single" w:color="auto" w:sz="12" w:space="0"/>
              <w:right w:val="nil"/>
            </w:tcBorders>
            <w:shd w:val="clear" w:color="auto" w:fill="E0E0E0"/>
          </w:tcPr>
          <w:p w:rsidRPr="00190111" w:rsidR="00190111" w:rsidP="00FA0FBB" w:rsidRDefault="00190111">
            <w:pPr>
              <w:pStyle w:val="af6"/>
            </w:pPr>
            <w:r w:rsidRPr="00190111">
              <w:rPr>
                <w:rFonts w:hint="eastAsia"/>
              </w:rPr>
              <w:t>Unit</w:t>
            </w:r>
          </w:p>
        </w:tc>
        <w:tc>
          <w:tcPr>
            <w:tcW w:w="1949" w:type="pct"/>
            <w:tcBorders>
              <w:top w:val="single" w:color="auto" w:sz="12" w:space="0"/>
              <w:left w:val="nil"/>
              <w:bottom w:val="single" w:color="auto" w:sz="12" w:space="0"/>
              <w:right w:val="nil"/>
            </w:tcBorders>
            <w:shd w:val="clear" w:color="auto" w:fill="E0E0E0"/>
          </w:tcPr>
          <w:p w:rsidRPr="00190111" w:rsidR="00190111" w:rsidP="00FA0FBB" w:rsidRDefault="00190111">
            <w:pPr>
              <w:pStyle w:val="af6"/>
            </w:pPr>
            <w:r w:rsidRPr="00190111">
              <w:rPr>
                <w:rFonts w:hint="eastAsia"/>
              </w:rPr>
              <w:t>Description</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ABSCISSA_TO_HALF_METER</w:t>
            </w:r>
          </w:p>
        </w:tc>
        <w:tc>
          <w:tcPr>
            <w:tcW w:w="993" w:type="pct"/>
            <w:tcBorders>
              <w:left w:val="nil"/>
              <w:right w:val="nil"/>
            </w:tcBorders>
          </w:tcPr>
          <w:p w:rsidRPr="0094616C" w:rsidR="00190111" w:rsidP="00591D6B" w:rsidRDefault="00190111">
            <w:pPr>
              <w:pStyle w:val="AltB0"/>
            </w:pPr>
            <w:r w:rsidRPr="0094616C">
              <w:rPr>
                <w:rFonts w:hint="eastAsia"/>
              </w:rPr>
              <w:t>500</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LocReport</w:t>
            </w:r>
            <w:r w:rsidRPr="0094616C">
              <w:rPr>
                <w:rFonts w:hint="eastAsia"/>
              </w:rPr>
              <w:t>中的坐标单位转换常数</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ATP_CYCLE_TIME</w:t>
            </w:r>
          </w:p>
        </w:tc>
        <w:tc>
          <w:tcPr>
            <w:tcW w:w="993" w:type="pct"/>
            <w:tcBorders>
              <w:left w:val="nil"/>
              <w:right w:val="nil"/>
            </w:tcBorders>
          </w:tcPr>
          <w:p w:rsidRPr="0094616C" w:rsidR="00190111" w:rsidP="000849EB" w:rsidRDefault="00190111">
            <w:pPr>
              <w:pStyle w:val="AltB0"/>
            </w:pPr>
            <w:r w:rsidRPr="0094616C">
              <w:rPr>
                <w:rFonts w:hint="eastAsia"/>
              </w:rPr>
              <w:t>0.</w:t>
            </w:r>
            <w:r w:rsidR="000849EB">
              <w:rPr>
                <w:rFonts w:hint="eastAsia"/>
              </w:rPr>
              <w:t>1</w:t>
            </w:r>
          </w:p>
        </w:tc>
        <w:tc>
          <w:tcPr>
            <w:tcW w:w="580" w:type="pct"/>
            <w:tcBorders>
              <w:left w:val="nil"/>
              <w:right w:val="nil"/>
            </w:tcBorders>
          </w:tcPr>
          <w:p w:rsidRPr="0094616C" w:rsidR="00190111" w:rsidP="00591D6B" w:rsidRDefault="00190111">
            <w:pPr>
              <w:pStyle w:val="AltB0"/>
            </w:pPr>
            <w:r w:rsidRPr="0094616C">
              <w:rPr>
                <w:rFonts w:hint="eastAsia"/>
              </w:rPr>
              <w:t>second</w:t>
            </w:r>
          </w:p>
        </w:tc>
        <w:tc>
          <w:tcPr>
            <w:tcW w:w="1949" w:type="pct"/>
            <w:tcBorders>
              <w:left w:val="nil"/>
              <w:right w:val="nil"/>
            </w:tcBorders>
          </w:tcPr>
          <w:p w:rsidRPr="0094616C" w:rsidR="00190111" w:rsidP="00591D6B" w:rsidRDefault="00190111">
            <w:pPr>
              <w:pStyle w:val="AltB0"/>
            </w:pPr>
            <w:r w:rsidRPr="0094616C">
              <w:t>C</w:t>
            </w:r>
            <w:r w:rsidRPr="0094616C">
              <w:rPr>
                <w:rFonts w:hint="eastAsia"/>
              </w:rPr>
              <w:t>ycle length for ATP software</w:t>
            </w:r>
          </w:p>
        </w:tc>
      </w:tr>
      <w:tr w:rsidRPr="0094616C" w:rsidR="00190111" w:rsidTr="002F5731">
        <w:trPr>
          <w:jc w:val="center"/>
        </w:trPr>
        <w:tc>
          <w:tcPr>
            <w:tcW w:w="1477" w:type="pct"/>
            <w:tcBorders>
              <w:left w:val="nil"/>
              <w:right w:val="nil"/>
            </w:tcBorders>
          </w:tcPr>
          <w:p w:rsidRPr="0094616C" w:rsidR="00190111" w:rsidDel="00FC7921" w:rsidP="00591D6B" w:rsidRDefault="00190111">
            <w:pPr>
              <w:pStyle w:val="AltB0"/>
              <w:rPr>
                <w:rStyle w:val="aff1"/>
              </w:rPr>
            </w:pPr>
            <w:r w:rsidRPr="0094616C">
              <w:rPr>
                <w:rStyle w:val="aff1"/>
                <w:rFonts w:hint="eastAsia"/>
              </w:rPr>
              <w:t>ATP_CYCLE_TIME_MS</w:t>
            </w:r>
          </w:p>
        </w:tc>
        <w:tc>
          <w:tcPr>
            <w:tcW w:w="993" w:type="pct"/>
            <w:tcBorders>
              <w:left w:val="nil"/>
              <w:right w:val="nil"/>
            </w:tcBorders>
          </w:tcPr>
          <w:p w:rsidRPr="0094616C" w:rsidR="00190111" w:rsidP="00591D6B" w:rsidRDefault="001E7AF3">
            <w:pPr>
              <w:pStyle w:val="AltB0"/>
            </w:pPr>
            <w:r w:rsidRPr="0094616C">
              <w:rPr>
                <w:rFonts w:hint="eastAsia"/>
              </w:rPr>
              <w:t>1</w:t>
            </w:r>
            <w:r w:rsidRPr="0094616C" w:rsidR="00190111">
              <w:rPr>
                <w:rFonts w:hint="eastAsia"/>
              </w:rPr>
              <w:t>00</w:t>
            </w:r>
          </w:p>
        </w:tc>
        <w:tc>
          <w:tcPr>
            <w:tcW w:w="580" w:type="pct"/>
            <w:tcBorders>
              <w:left w:val="nil"/>
              <w:right w:val="nil"/>
            </w:tcBorders>
          </w:tcPr>
          <w:p w:rsidRPr="0094616C" w:rsidR="00190111" w:rsidP="00591D6B" w:rsidRDefault="00190111">
            <w:pPr>
              <w:pStyle w:val="AltB0"/>
            </w:pPr>
            <w:r w:rsidRPr="0094616C">
              <w:rPr>
                <w:rFonts w:hint="eastAsia"/>
              </w:rPr>
              <w:t>millisecond</w:t>
            </w:r>
          </w:p>
        </w:tc>
        <w:tc>
          <w:tcPr>
            <w:tcW w:w="1949" w:type="pct"/>
            <w:tcBorders>
              <w:left w:val="nil"/>
              <w:right w:val="nil"/>
            </w:tcBorders>
          </w:tcPr>
          <w:p w:rsidRPr="0094616C" w:rsidR="00190111" w:rsidP="00591D6B" w:rsidRDefault="00190111">
            <w:pPr>
              <w:pStyle w:val="AltB0"/>
            </w:pPr>
            <w:r w:rsidRPr="0094616C">
              <w:t>C</w:t>
            </w:r>
            <w:r w:rsidRPr="0094616C">
              <w:rPr>
                <w:rFonts w:hint="eastAsia"/>
              </w:rPr>
              <w:t>ycle length for ATP software</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ATP_INTERRUPT_NB</w:t>
            </w:r>
          </w:p>
        </w:tc>
        <w:tc>
          <w:tcPr>
            <w:tcW w:w="993" w:type="pct"/>
            <w:tcBorders>
              <w:left w:val="nil"/>
              <w:right w:val="nil"/>
            </w:tcBorders>
          </w:tcPr>
          <w:p w:rsidRPr="0094616C" w:rsidR="00190111" w:rsidP="00591D6B" w:rsidRDefault="0063593C">
            <w:pPr>
              <w:pStyle w:val="AltB0"/>
            </w:pPr>
            <w:r w:rsidRPr="0094616C">
              <w:rPr>
                <w:rFonts w:hint="eastAsia"/>
              </w:rPr>
              <w:t>50</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t>I</w:t>
            </w:r>
            <w:r w:rsidRPr="0094616C">
              <w:rPr>
                <w:rFonts w:hint="eastAsia"/>
              </w:rPr>
              <w:t>nterrupt number of one cycle</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ATP_INTERRUPT_TIME</w:t>
            </w:r>
          </w:p>
        </w:tc>
        <w:tc>
          <w:tcPr>
            <w:tcW w:w="993" w:type="pct"/>
            <w:tcBorders>
              <w:left w:val="nil"/>
              <w:right w:val="nil"/>
            </w:tcBorders>
          </w:tcPr>
          <w:p w:rsidRPr="0094616C" w:rsidR="00190111" w:rsidP="00591D6B" w:rsidRDefault="00190111">
            <w:pPr>
              <w:pStyle w:val="AltB0"/>
            </w:pPr>
            <w:r w:rsidRPr="0094616C">
              <w:rPr>
                <w:rFonts w:hint="eastAsia"/>
              </w:rPr>
              <w:t>2</w:t>
            </w:r>
          </w:p>
        </w:tc>
        <w:tc>
          <w:tcPr>
            <w:tcW w:w="580" w:type="pct"/>
            <w:tcBorders>
              <w:left w:val="nil"/>
              <w:right w:val="nil"/>
            </w:tcBorders>
          </w:tcPr>
          <w:p w:rsidRPr="0094616C" w:rsidR="00190111" w:rsidP="00591D6B" w:rsidRDefault="00190111">
            <w:pPr>
              <w:pStyle w:val="AltB0"/>
            </w:pPr>
            <w:r w:rsidRPr="0094616C">
              <w:rPr>
                <w:rFonts w:hint="eastAsia"/>
              </w:rPr>
              <w:t>millisecond</w:t>
            </w:r>
          </w:p>
        </w:tc>
        <w:tc>
          <w:tcPr>
            <w:tcW w:w="1949" w:type="pct"/>
            <w:tcBorders>
              <w:left w:val="nil"/>
              <w:right w:val="nil"/>
            </w:tcBorders>
          </w:tcPr>
          <w:p w:rsidRPr="0094616C" w:rsidR="00190111" w:rsidP="00591D6B" w:rsidRDefault="00190111">
            <w:pPr>
              <w:pStyle w:val="AltB0"/>
            </w:pPr>
            <w:r w:rsidRPr="0094616C">
              <w:t>P</w:t>
            </w:r>
            <w:r w:rsidRPr="0094616C">
              <w:rPr>
                <w:rFonts w:hint="eastAsia"/>
              </w:rPr>
              <w:t>eriod of the fixed interrupt</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bookmarkStart w:name="ATP_MESSAGE_MAX_DELAY" w:id="18913"/>
            <w:r w:rsidRPr="0094616C">
              <w:rPr>
                <w:rStyle w:val="aff1"/>
                <w:rFonts w:hint="eastAsia"/>
              </w:rPr>
              <w:t>ATP_MESSAGE_MAX_DELAY</w:t>
            </w:r>
            <w:bookmarkEnd w:id="18913"/>
          </w:p>
        </w:tc>
        <w:tc>
          <w:tcPr>
            <w:tcW w:w="993" w:type="pct"/>
            <w:tcBorders>
              <w:left w:val="nil"/>
              <w:right w:val="nil"/>
            </w:tcBorders>
          </w:tcPr>
          <w:p w:rsidRPr="0094616C" w:rsidR="00190111" w:rsidP="00591D6B" w:rsidRDefault="00190111">
            <w:pPr>
              <w:pStyle w:val="AltB0"/>
            </w:pPr>
            <w:r w:rsidRPr="0094616C">
              <w:rPr>
                <w:rFonts w:hint="eastAsia"/>
              </w:rPr>
              <w:t>2^21</w:t>
            </w:r>
          </w:p>
        </w:tc>
        <w:tc>
          <w:tcPr>
            <w:tcW w:w="580" w:type="pct"/>
            <w:tcBorders>
              <w:left w:val="nil"/>
              <w:right w:val="nil"/>
            </w:tcBorders>
          </w:tcPr>
          <w:p w:rsidRPr="0094616C" w:rsidR="00190111" w:rsidP="00591D6B" w:rsidRDefault="00190111">
            <w:pPr>
              <w:pStyle w:val="AltB0"/>
            </w:pPr>
          </w:p>
        </w:tc>
        <w:tc>
          <w:tcPr>
            <w:tcW w:w="1949" w:type="pct"/>
            <w:tcBorders>
              <w:left w:val="nil"/>
              <w:right w:val="nil"/>
            </w:tcBorders>
          </w:tcPr>
          <w:p w:rsidRPr="0094616C" w:rsidR="00190111" w:rsidP="00591D6B" w:rsidRDefault="00190111">
            <w:pPr>
              <w:pStyle w:val="AltB0"/>
            </w:pPr>
            <w:r w:rsidRPr="0094616C">
              <w:t>C</w:t>
            </w:r>
            <w:r w:rsidRPr="0094616C">
              <w:rPr>
                <w:rFonts w:hint="eastAsia"/>
              </w:rPr>
              <w:t>onstant of modular subtraction</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AVERAGE_ACCELERATION_NB</w:t>
            </w:r>
          </w:p>
        </w:tc>
        <w:tc>
          <w:tcPr>
            <w:tcW w:w="993" w:type="pct"/>
            <w:tcBorders>
              <w:left w:val="nil"/>
              <w:right w:val="nil"/>
            </w:tcBorders>
          </w:tcPr>
          <w:p w:rsidRPr="0094616C" w:rsidR="00190111" w:rsidP="00591D6B" w:rsidRDefault="001E7AF3">
            <w:pPr>
              <w:pStyle w:val="AltB0"/>
            </w:pPr>
            <w:r w:rsidRPr="0094616C">
              <w:rPr>
                <w:rFonts w:hint="eastAsia"/>
              </w:rPr>
              <w:t>32</w:t>
            </w:r>
          </w:p>
        </w:tc>
        <w:tc>
          <w:tcPr>
            <w:tcW w:w="580" w:type="pct"/>
            <w:tcBorders>
              <w:left w:val="nil"/>
              <w:right w:val="nil"/>
            </w:tcBorders>
          </w:tcPr>
          <w:p w:rsidRPr="0094616C" w:rsidR="00190111" w:rsidP="00591D6B" w:rsidRDefault="00190111">
            <w:pPr>
              <w:pStyle w:val="AltB0"/>
            </w:pPr>
            <w:r w:rsidRPr="0094616C">
              <w:rPr>
                <w:rFonts w:hint="eastAsia"/>
              </w:rPr>
              <w:t>cycle</w:t>
            </w:r>
          </w:p>
        </w:tc>
        <w:tc>
          <w:tcPr>
            <w:tcW w:w="1949" w:type="pct"/>
            <w:tcBorders>
              <w:left w:val="nil"/>
              <w:right w:val="nil"/>
            </w:tcBorders>
          </w:tcPr>
          <w:p w:rsidRPr="0094616C" w:rsidR="00190111" w:rsidP="00591D6B" w:rsidRDefault="00190111">
            <w:pPr>
              <w:pStyle w:val="AltB0"/>
            </w:pPr>
            <w:r w:rsidRPr="0094616C">
              <w:t>C</w:t>
            </w:r>
            <w:r w:rsidRPr="0094616C">
              <w:rPr>
                <w:rFonts w:hint="eastAsia"/>
              </w:rPr>
              <w:t>ycles number for calculate average acceleration</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C_TTIS</w:t>
            </w:r>
          </w:p>
        </w:tc>
        <w:tc>
          <w:tcPr>
            <w:tcW w:w="993" w:type="pct"/>
            <w:tcBorders>
              <w:left w:val="nil"/>
              <w:right w:val="nil"/>
            </w:tcBorders>
          </w:tcPr>
          <w:p w:rsidRPr="0094616C" w:rsidR="00190111" w:rsidP="00591D6B" w:rsidRDefault="00190111">
            <w:pPr>
              <w:pStyle w:val="AltB0"/>
            </w:pPr>
            <w:r w:rsidRPr="0094616C">
              <w:rPr>
                <w:rFonts w:hint="eastAsia"/>
              </w:rPr>
              <w:t>15</w:t>
            </w:r>
          </w:p>
        </w:tc>
        <w:tc>
          <w:tcPr>
            <w:tcW w:w="580" w:type="pct"/>
            <w:tcBorders>
              <w:left w:val="nil"/>
              <w:right w:val="nil"/>
            </w:tcBorders>
          </w:tcPr>
          <w:p w:rsidRPr="0094616C" w:rsidR="00190111" w:rsidP="00591D6B" w:rsidRDefault="00190111">
            <w:pPr>
              <w:pStyle w:val="AltB0"/>
            </w:pPr>
            <w:r w:rsidRPr="0094616C">
              <w:rPr>
                <w:rFonts w:hint="eastAsia"/>
              </w:rPr>
              <w:t>minute</w:t>
            </w:r>
          </w:p>
        </w:tc>
        <w:tc>
          <w:tcPr>
            <w:tcW w:w="1949" w:type="pct"/>
            <w:tcBorders>
              <w:left w:val="nil"/>
              <w:right w:val="nil"/>
            </w:tcBorders>
          </w:tcPr>
          <w:p w:rsidRPr="0094616C" w:rsidR="00190111" w:rsidP="00591D6B" w:rsidRDefault="00190111">
            <w:pPr>
              <w:pStyle w:val="AltB0"/>
            </w:pPr>
            <w:r w:rsidRPr="0094616C">
              <w:rPr>
                <w:rFonts w:hint="eastAsia"/>
              </w:rPr>
              <w:t>烧录</w:t>
            </w:r>
            <w:r w:rsidRPr="0094616C">
              <w:rPr>
                <w:rFonts w:hint="eastAsia"/>
              </w:rPr>
              <w:t>ATP</w:t>
            </w:r>
            <w:r w:rsidRPr="0094616C">
              <w:rPr>
                <w:rFonts w:hint="eastAsia"/>
              </w:rPr>
              <w:t>软件的时间</w:t>
            </w:r>
          </w:p>
          <w:p w:rsidRPr="0094616C" w:rsidR="00190111" w:rsidP="00591D6B" w:rsidRDefault="00190111">
            <w:pPr>
              <w:pStyle w:val="AltB0"/>
            </w:pPr>
            <w:r w:rsidRPr="0094616C">
              <w:t>P</w:t>
            </w:r>
            <w:r w:rsidRPr="0094616C">
              <w:rPr>
                <w:rFonts w:hint="eastAsia"/>
              </w:rPr>
              <w:t>eriod for setup the ATP software</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Pr>
              <w:t>CC1_INIT_TIME</w:t>
            </w:r>
          </w:p>
        </w:tc>
        <w:tc>
          <w:tcPr>
            <w:tcW w:w="993" w:type="pct"/>
            <w:tcBorders>
              <w:left w:val="nil"/>
              <w:right w:val="nil"/>
            </w:tcBorders>
          </w:tcPr>
          <w:p w:rsidRPr="0094616C" w:rsidR="00190111" w:rsidP="00591D6B" w:rsidRDefault="00190111">
            <w:pPr>
              <w:pStyle w:val="AltB0"/>
            </w:pPr>
            <w:r w:rsidRPr="0094616C">
              <w:rPr>
                <w:rFonts w:hint="eastAsia"/>
              </w:rPr>
              <w:t>0</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CC1</w:t>
            </w:r>
            <w:r w:rsidRPr="0094616C">
              <w:rPr>
                <w:rFonts w:hint="eastAsia"/>
              </w:rPr>
              <w:t>的起始周期号</w:t>
            </w:r>
          </w:p>
          <w:p w:rsidRPr="0094616C" w:rsidR="00190111" w:rsidP="00591D6B" w:rsidRDefault="00190111">
            <w:pPr>
              <w:pStyle w:val="AltB0"/>
            </w:pPr>
            <w:r w:rsidRPr="0094616C">
              <w:t>I</w:t>
            </w:r>
            <w:r w:rsidRPr="0094616C">
              <w:rPr>
                <w:rFonts w:hint="eastAsia"/>
              </w:rPr>
              <w:t xml:space="preserve">nitialization loop hour for CC in train </w:t>
            </w:r>
            <w:r w:rsidRPr="00561D0A">
              <w:rPr>
                <w:rStyle w:val="aff1"/>
                <w:rFonts w:hint="eastAsia"/>
              </w:rPr>
              <w:t>END_1</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Pr>
              <w:t>CC1_MAX_TIME</w:t>
            </w:r>
          </w:p>
        </w:tc>
        <w:tc>
          <w:tcPr>
            <w:tcW w:w="993" w:type="pct"/>
            <w:tcBorders>
              <w:left w:val="nil"/>
              <w:right w:val="nil"/>
            </w:tcBorders>
          </w:tcPr>
          <w:p w:rsidRPr="0094616C" w:rsidR="00190111" w:rsidP="00591D6B" w:rsidRDefault="00190111">
            <w:pPr>
              <w:pStyle w:val="AltB0"/>
            </w:pPr>
            <w:r w:rsidRPr="0094616C">
              <w:rPr>
                <w:rFonts w:hint="eastAsia"/>
              </w:rPr>
              <w:t>2^29-1</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CC1</w:t>
            </w:r>
            <w:r w:rsidRPr="0094616C">
              <w:rPr>
                <w:rFonts w:hint="eastAsia"/>
              </w:rPr>
              <w:t>的最大周期号</w:t>
            </w:r>
          </w:p>
          <w:p w:rsidRPr="0094616C" w:rsidR="00190111" w:rsidP="00591D6B" w:rsidRDefault="00190111">
            <w:pPr>
              <w:pStyle w:val="AltB0"/>
            </w:pPr>
            <w:r w:rsidRPr="0094616C">
              <w:rPr>
                <w:rFonts w:hint="eastAsia"/>
              </w:rPr>
              <w:t xml:space="preserve">Maximum loop hour for CC in train </w:t>
            </w:r>
            <w:r w:rsidRPr="00561D0A">
              <w:rPr>
                <w:rStyle w:val="aff1"/>
                <w:rFonts w:hint="eastAsia"/>
              </w:rPr>
              <w:t>END_1</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Pr>
              <w:t>CC2_INIT_TIME</w:t>
            </w:r>
          </w:p>
        </w:tc>
        <w:tc>
          <w:tcPr>
            <w:tcW w:w="993" w:type="pct"/>
            <w:tcBorders>
              <w:left w:val="nil"/>
              <w:right w:val="nil"/>
            </w:tcBorders>
          </w:tcPr>
          <w:p w:rsidRPr="0094616C" w:rsidR="00190111" w:rsidP="00591D6B" w:rsidRDefault="00190111">
            <w:pPr>
              <w:pStyle w:val="AltB0"/>
            </w:pPr>
            <w:r w:rsidRPr="0094616C">
              <w:rPr>
                <w:rFonts w:hint="eastAsia"/>
              </w:rPr>
              <w:t>2^29</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CC2</w:t>
            </w:r>
            <w:r w:rsidRPr="0094616C">
              <w:rPr>
                <w:rFonts w:hint="eastAsia"/>
              </w:rPr>
              <w:t>的起始周期号</w:t>
            </w:r>
          </w:p>
          <w:p w:rsidRPr="0094616C" w:rsidR="00190111" w:rsidP="00591D6B" w:rsidRDefault="00190111">
            <w:pPr>
              <w:pStyle w:val="AltB0"/>
            </w:pPr>
            <w:r w:rsidRPr="0094616C">
              <w:t>I</w:t>
            </w:r>
            <w:r w:rsidRPr="0094616C">
              <w:rPr>
                <w:rFonts w:hint="eastAsia"/>
              </w:rPr>
              <w:t xml:space="preserve">nitialization loop hour for CC in </w:t>
            </w:r>
            <w:r w:rsidRPr="0094616C">
              <w:rPr>
                <w:rFonts w:hint="eastAsia"/>
              </w:rPr>
              <w:lastRenderedPageBreak/>
              <w:t xml:space="preserve">train </w:t>
            </w:r>
            <w:r w:rsidRPr="00561D0A">
              <w:rPr>
                <w:rStyle w:val="aff1"/>
                <w:rFonts w:hint="eastAsia"/>
              </w:rPr>
              <w:t>END_2</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Pr>
              <w:lastRenderedPageBreak/>
              <w:t>CC2_MAX_TIME</w:t>
            </w:r>
          </w:p>
        </w:tc>
        <w:tc>
          <w:tcPr>
            <w:tcW w:w="993" w:type="pct"/>
            <w:tcBorders>
              <w:left w:val="nil"/>
              <w:right w:val="nil"/>
            </w:tcBorders>
          </w:tcPr>
          <w:p w:rsidRPr="0094616C" w:rsidR="00190111" w:rsidP="00591D6B" w:rsidRDefault="00190111">
            <w:pPr>
              <w:pStyle w:val="AltB0"/>
            </w:pPr>
            <w:r w:rsidRPr="0094616C">
              <w:rPr>
                <w:rFonts w:hint="eastAsia"/>
              </w:rPr>
              <w:t>2^30-1</w:t>
            </w:r>
          </w:p>
        </w:tc>
        <w:tc>
          <w:tcPr>
            <w:tcW w:w="580" w:type="pct"/>
            <w:tcBorders>
              <w:left w:val="nil"/>
              <w:right w:val="nil"/>
            </w:tcBorders>
          </w:tcPr>
          <w:p w:rsidRPr="0094616C" w:rsidR="00190111" w:rsidP="00591D6B" w:rsidRDefault="00190111">
            <w:pPr>
              <w:pStyle w:val="AltB0"/>
            </w:pPr>
          </w:p>
        </w:tc>
        <w:tc>
          <w:tcPr>
            <w:tcW w:w="1949" w:type="pct"/>
            <w:tcBorders>
              <w:left w:val="nil"/>
              <w:right w:val="nil"/>
            </w:tcBorders>
          </w:tcPr>
          <w:p w:rsidRPr="0094616C" w:rsidR="00190111" w:rsidP="00591D6B" w:rsidRDefault="00190111">
            <w:pPr>
              <w:pStyle w:val="AltB0"/>
            </w:pPr>
            <w:r w:rsidRPr="0094616C">
              <w:rPr>
                <w:rFonts w:hint="eastAsia"/>
              </w:rPr>
              <w:t>CC2</w:t>
            </w:r>
            <w:r w:rsidRPr="0094616C">
              <w:rPr>
                <w:rFonts w:hint="eastAsia"/>
              </w:rPr>
              <w:t>的最大周期号</w:t>
            </w:r>
          </w:p>
          <w:p w:rsidRPr="0094616C" w:rsidR="00190111" w:rsidP="00591D6B" w:rsidRDefault="00190111">
            <w:pPr>
              <w:pStyle w:val="AltB0"/>
            </w:pPr>
            <w:r w:rsidRPr="0094616C">
              <w:rPr>
                <w:rFonts w:hint="eastAsia"/>
              </w:rPr>
              <w:t xml:space="preserve">Maximum loop hour for CC in train </w:t>
            </w:r>
            <w:r w:rsidRPr="00561D0A">
              <w:rPr>
                <w:rStyle w:val="aff1"/>
                <w:rFonts w:hint="eastAsia"/>
              </w:rPr>
              <w:t>END_2</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CCNV_CYCLE_TIME</w:t>
            </w:r>
          </w:p>
        </w:tc>
        <w:tc>
          <w:tcPr>
            <w:tcW w:w="993" w:type="pct"/>
            <w:tcBorders>
              <w:left w:val="nil"/>
              <w:right w:val="nil"/>
            </w:tcBorders>
          </w:tcPr>
          <w:p w:rsidRPr="0094616C" w:rsidR="00190111" w:rsidP="00591D6B" w:rsidRDefault="00190111">
            <w:pPr>
              <w:pStyle w:val="AltB0"/>
              <w:rPr>
                <w:highlight w:val="yellow"/>
              </w:rPr>
            </w:pPr>
            <w:r w:rsidRPr="0094616C">
              <w:rPr>
                <w:rFonts w:hint="eastAsia"/>
              </w:rPr>
              <w:t>100</w:t>
            </w:r>
          </w:p>
        </w:tc>
        <w:tc>
          <w:tcPr>
            <w:tcW w:w="580" w:type="pct"/>
            <w:tcBorders>
              <w:left w:val="nil"/>
              <w:right w:val="nil"/>
            </w:tcBorders>
          </w:tcPr>
          <w:p w:rsidRPr="0094616C" w:rsidR="00190111" w:rsidP="00591D6B" w:rsidRDefault="00190111">
            <w:pPr>
              <w:pStyle w:val="AltB0"/>
            </w:pPr>
            <w:r w:rsidRPr="0094616C">
              <w:rPr>
                <w:rFonts w:hint="eastAsia"/>
              </w:rPr>
              <w:t>millisecond</w:t>
            </w:r>
          </w:p>
        </w:tc>
        <w:tc>
          <w:tcPr>
            <w:tcW w:w="1949" w:type="pct"/>
            <w:tcBorders>
              <w:left w:val="nil"/>
              <w:right w:val="nil"/>
            </w:tcBorders>
          </w:tcPr>
          <w:p w:rsidRPr="0094616C" w:rsidR="00190111" w:rsidP="00591D6B" w:rsidRDefault="00190111">
            <w:pPr>
              <w:pStyle w:val="AltB0"/>
            </w:pPr>
            <w:r w:rsidRPr="0094616C">
              <w:rPr>
                <w:rFonts w:hint="eastAsia"/>
              </w:rPr>
              <w:t>CCNV</w:t>
            </w:r>
            <w:r w:rsidRPr="0094616C">
              <w:rPr>
                <w:rFonts w:hint="eastAsia"/>
              </w:rPr>
              <w:t>的周期时间</w:t>
            </w:r>
          </w:p>
          <w:p w:rsidRPr="0094616C" w:rsidR="00190111" w:rsidP="00591D6B" w:rsidRDefault="00190111">
            <w:pPr>
              <w:pStyle w:val="AltB0"/>
            </w:pPr>
            <w:r w:rsidRPr="0094616C">
              <w:rPr>
                <w:rFonts w:hint="eastAsia"/>
              </w:rPr>
              <w:t>Cycle time of CCNV software</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CCNV_VALIDITY_CYCLES</w:t>
            </w:r>
          </w:p>
        </w:tc>
        <w:tc>
          <w:tcPr>
            <w:tcW w:w="993" w:type="pct"/>
            <w:tcBorders>
              <w:left w:val="nil"/>
              <w:right w:val="nil"/>
            </w:tcBorders>
          </w:tcPr>
          <w:p w:rsidRPr="0094616C" w:rsidR="00190111" w:rsidP="00591D6B" w:rsidRDefault="001E7AF3">
            <w:pPr>
              <w:pStyle w:val="AltB0"/>
            </w:pPr>
            <w:r w:rsidRPr="0094616C">
              <w:rPr>
                <w:rFonts w:hint="eastAsia"/>
              </w:rPr>
              <w:t>6</w:t>
            </w:r>
          </w:p>
        </w:tc>
        <w:tc>
          <w:tcPr>
            <w:tcW w:w="580" w:type="pct"/>
            <w:tcBorders>
              <w:left w:val="nil"/>
              <w:right w:val="nil"/>
            </w:tcBorders>
          </w:tcPr>
          <w:p w:rsidRPr="0094616C" w:rsidR="00190111" w:rsidP="00591D6B" w:rsidRDefault="00190111">
            <w:pPr>
              <w:pStyle w:val="AltB0"/>
            </w:pPr>
            <w:r w:rsidRPr="0094616C">
              <w:rPr>
                <w:rFonts w:hint="eastAsia"/>
              </w:rPr>
              <w:t>cycle</w:t>
            </w:r>
          </w:p>
        </w:tc>
        <w:tc>
          <w:tcPr>
            <w:tcW w:w="1949" w:type="pct"/>
            <w:tcBorders>
              <w:left w:val="nil"/>
              <w:right w:val="nil"/>
            </w:tcBorders>
          </w:tcPr>
          <w:p w:rsidRPr="0094616C" w:rsidR="00190111" w:rsidP="00591D6B" w:rsidRDefault="00190111">
            <w:pPr>
              <w:pStyle w:val="AltB0"/>
            </w:pPr>
            <w:r w:rsidRPr="0094616C">
              <w:rPr>
                <w:rFonts w:hint="eastAsia"/>
              </w:rPr>
              <w:t>CCNV</w:t>
            </w:r>
            <w:r w:rsidRPr="0094616C">
              <w:rPr>
                <w:rFonts w:hint="eastAsia"/>
              </w:rPr>
              <w:t>消息有效的周期数</w:t>
            </w:r>
          </w:p>
          <w:p w:rsidRPr="0094616C" w:rsidR="00190111" w:rsidP="00591D6B" w:rsidRDefault="00190111">
            <w:pPr>
              <w:pStyle w:val="AltB0"/>
            </w:pPr>
            <w:r w:rsidRPr="0094616C">
              <w:t>V</w:t>
            </w:r>
            <w:r w:rsidRPr="0094616C">
              <w:rPr>
                <w:rFonts w:hint="eastAsia"/>
              </w:rPr>
              <w:t>alidity time of CCNV message</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COUPLE_VIOM_IN_CAB1</w:t>
            </w:r>
          </w:p>
        </w:tc>
        <w:tc>
          <w:tcPr>
            <w:tcW w:w="993" w:type="pct"/>
            <w:tcBorders>
              <w:left w:val="nil"/>
              <w:right w:val="nil"/>
            </w:tcBorders>
          </w:tcPr>
          <w:p w:rsidRPr="0094616C" w:rsidR="00190111" w:rsidP="00591D6B" w:rsidRDefault="00190111">
            <w:pPr>
              <w:pStyle w:val="AltB0"/>
            </w:pPr>
            <w:r w:rsidRPr="0094616C">
              <w:rPr>
                <w:rFonts w:hint="eastAsia"/>
              </w:rPr>
              <w:t>2</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车头</w:t>
            </w:r>
            <w:r w:rsidRPr="0094616C">
              <w:rPr>
                <w:rFonts w:hint="eastAsia"/>
              </w:rPr>
              <w:t>1</w:t>
            </w:r>
            <w:r w:rsidRPr="0094616C">
              <w:rPr>
                <w:rFonts w:hint="eastAsia"/>
              </w:rPr>
              <w:t>的</w:t>
            </w:r>
            <w:r w:rsidRPr="0094616C">
              <w:rPr>
                <w:rFonts w:hint="eastAsia"/>
              </w:rPr>
              <w:t>VIOM</w:t>
            </w:r>
            <w:r w:rsidRPr="0094616C">
              <w:rPr>
                <w:rFonts w:hint="eastAsia"/>
              </w:rPr>
              <w:t>个数</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COUPLE_VIOM_IN_CAB2</w:t>
            </w:r>
          </w:p>
        </w:tc>
        <w:tc>
          <w:tcPr>
            <w:tcW w:w="993" w:type="pct"/>
            <w:tcBorders>
              <w:left w:val="nil"/>
              <w:right w:val="nil"/>
            </w:tcBorders>
          </w:tcPr>
          <w:p w:rsidRPr="0094616C" w:rsidR="00190111" w:rsidP="00591D6B" w:rsidRDefault="00190111">
            <w:pPr>
              <w:pStyle w:val="AltB0"/>
            </w:pPr>
            <w:r w:rsidRPr="0094616C">
              <w:rPr>
                <w:rFonts w:hint="eastAsia"/>
              </w:rPr>
              <w:t>2</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车头</w:t>
            </w:r>
            <w:r w:rsidRPr="0094616C">
              <w:rPr>
                <w:rFonts w:hint="eastAsia"/>
              </w:rPr>
              <w:t>2</w:t>
            </w:r>
            <w:r w:rsidRPr="0094616C">
              <w:rPr>
                <w:rFonts w:hint="eastAsia"/>
              </w:rPr>
              <w:t>的</w:t>
            </w:r>
            <w:r w:rsidRPr="0094616C">
              <w:rPr>
                <w:rFonts w:hint="eastAsia"/>
              </w:rPr>
              <w:t>VIOM</w:t>
            </w:r>
            <w:r w:rsidRPr="0094616C">
              <w:rPr>
                <w:rFonts w:hint="eastAsia"/>
              </w:rPr>
              <w:t>个数</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END_1</w:t>
            </w:r>
          </w:p>
        </w:tc>
        <w:tc>
          <w:tcPr>
            <w:tcW w:w="993" w:type="pct"/>
            <w:tcBorders>
              <w:left w:val="nil"/>
              <w:right w:val="nil"/>
            </w:tcBorders>
          </w:tcPr>
          <w:p w:rsidRPr="0094616C" w:rsidR="00190111" w:rsidP="00591D6B" w:rsidRDefault="00190111">
            <w:pPr>
              <w:pStyle w:val="AltB0"/>
            </w:pPr>
            <w:r w:rsidRPr="0094616C">
              <w:rPr>
                <w:rFonts w:hint="eastAsia"/>
              </w:rPr>
              <w:t>1</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Train front end 1</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END_2</w:t>
            </w:r>
          </w:p>
        </w:tc>
        <w:tc>
          <w:tcPr>
            <w:tcW w:w="993" w:type="pct"/>
            <w:tcBorders>
              <w:left w:val="nil"/>
              <w:right w:val="nil"/>
            </w:tcBorders>
          </w:tcPr>
          <w:p w:rsidRPr="0094616C" w:rsidR="00190111" w:rsidP="00591D6B" w:rsidRDefault="00190111">
            <w:pPr>
              <w:pStyle w:val="AltB0"/>
            </w:pPr>
            <w:r w:rsidRPr="0094616C">
              <w:rPr>
                <w:rFonts w:hint="eastAsia"/>
              </w:rPr>
              <w:t>2</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Train front end 2</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FILTERED_ACCELERATION_NB</w:t>
            </w:r>
          </w:p>
        </w:tc>
        <w:tc>
          <w:tcPr>
            <w:tcW w:w="993" w:type="pct"/>
            <w:tcBorders>
              <w:left w:val="nil"/>
              <w:right w:val="nil"/>
            </w:tcBorders>
          </w:tcPr>
          <w:p w:rsidRPr="0094616C" w:rsidR="00190111" w:rsidP="00591D6B" w:rsidRDefault="001E7AF3">
            <w:pPr>
              <w:pStyle w:val="AltB0"/>
            </w:pPr>
            <w:r w:rsidRPr="0094616C">
              <w:rPr>
                <w:rFonts w:hint="eastAsia"/>
              </w:rPr>
              <w:t>4</w:t>
            </w:r>
          </w:p>
        </w:tc>
        <w:tc>
          <w:tcPr>
            <w:tcW w:w="580" w:type="pct"/>
            <w:tcBorders>
              <w:left w:val="nil"/>
              <w:right w:val="nil"/>
            </w:tcBorders>
          </w:tcPr>
          <w:p w:rsidRPr="0094616C" w:rsidR="00190111" w:rsidP="00591D6B" w:rsidRDefault="00190111">
            <w:pPr>
              <w:pStyle w:val="AltB0"/>
            </w:pPr>
            <w:r w:rsidRPr="0094616C">
              <w:rPr>
                <w:rFonts w:hint="eastAsia"/>
              </w:rPr>
              <w:t>cycle</w:t>
            </w:r>
          </w:p>
        </w:tc>
        <w:tc>
          <w:tcPr>
            <w:tcW w:w="1949" w:type="pct"/>
            <w:tcBorders>
              <w:left w:val="nil"/>
              <w:right w:val="nil"/>
            </w:tcBorders>
          </w:tcPr>
          <w:p w:rsidRPr="0094616C" w:rsidR="00190111" w:rsidP="00591D6B" w:rsidRDefault="00190111">
            <w:pPr>
              <w:pStyle w:val="AltB0"/>
            </w:pPr>
            <w:r w:rsidRPr="0094616C">
              <w:t>C</w:t>
            </w:r>
            <w:r w:rsidRPr="0094616C">
              <w:rPr>
                <w:rFonts w:hint="eastAsia"/>
              </w:rPr>
              <w:t>ycles number for calculate filtered acceleration</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FSFB2_MESSAGE_TIMEOUT</w:t>
            </w:r>
          </w:p>
        </w:tc>
        <w:tc>
          <w:tcPr>
            <w:tcW w:w="993" w:type="pct"/>
            <w:tcBorders>
              <w:left w:val="nil"/>
              <w:right w:val="nil"/>
            </w:tcBorders>
          </w:tcPr>
          <w:p w:rsidRPr="0094616C" w:rsidR="00190111" w:rsidP="00591D6B" w:rsidRDefault="00190111">
            <w:pPr>
              <w:pStyle w:val="AltB0"/>
            </w:pPr>
            <w:r w:rsidRPr="0094616C">
              <w:rPr>
                <w:rFonts w:hint="eastAsia"/>
              </w:rPr>
              <w:t>5</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Maximum communication cycle of FSFB2 message invalid</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HIGH_LEVEL</w:t>
            </w:r>
          </w:p>
        </w:tc>
        <w:tc>
          <w:tcPr>
            <w:tcW w:w="993" w:type="pct"/>
            <w:tcBorders>
              <w:left w:val="nil"/>
              <w:right w:val="nil"/>
            </w:tcBorders>
          </w:tcPr>
          <w:p w:rsidRPr="0094616C" w:rsidR="00190111" w:rsidP="00591D6B" w:rsidRDefault="00190111">
            <w:pPr>
              <w:pStyle w:val="AltB0"/>
            </w:pPr>
            <w:r w:rsidRPr="0094616C">
              <w:rPr>
                <w:rFonts w:hint="eastAsia"/>
              </w:rPr>
              <w:t>1</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There is a signal from the sensor</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INIT</w:t>
            </w:r>
            <w:r w:rsidRPr="0094616C">
              <w:rPr>
                <w:rStyle w:val="aff1"/>
              </w:rPr>
              <w:t>_</w:t>
            </w:r>
            <w:r w:rsidRPr="0094616C">
              <w:rPr>
                <w:rStyle w:val="aff1"/>
                <w:rFonts w:hint="eastAsia"/>
              </w:rPr>
              <w:t>AVAIL</w:t>
            </w:r>
            <w:r w:rsidRPr="0094616C">
              <w:rPr>
                <w:rStyle w:val="aff1"/>
              </w:rPr>
              <w:t>_M</w:t>
            </w:r>
            <w:r w:rsidRPr="0094616C">
              <w:rPr>
                <w:rStyle w:val="aff1"/>
                <w:rFonts w:hint="eastAsia"/>
              </w:rPr>
              <w:t>AX</w:t>
            </w:r>
            <w:r w:rsidRPr="0094616C">
              <w:rPr>
                <w:rStyle w:val="aff1"/>
              </w:rPr>
              <w:t>_T</w:t>
            </w:r>
            <w:r w:rsidRPr="0094616C">
              <w:rPr>
                <w:rStyle w:val="aff1"/>
                <w:rFonts w:hint="eastAsia"/>
              </w:rPr>
              <w:t>IME</w:t>
            </w:r>
          </w:p>
        </w:tc>
        <w:tc>
          <w:tcPr>
            <w:tcW w:w="993" w:type="pct"/>
            <w:tcBorders>
              <w:left w:val="nil"/>
              <w:right w:val="nil"/>
            </w:tcBorders>
          </w:tcPr>
          <w:p w:rsidRPr="0094616C" w:rsidR="00190111" w:rsidP="00591D6B" w:rsidRDefault="00190111">
            <w:pPr>
              <w:pStyle w:val="AltB0"/>
            </w:pPr>
            <w:r w:rsidRPr="0094616C">
              <w:rPr>
                <w:rFonts w:hint="eastAsia"/>
              </w:rPr>
              <w:t>45</w:t>
            </w:r>
          </w:p>
        </w:tc>
        <w:tc>
          <w:tcPr>
            <w:tcW w:w="580" w:type="pct"/>
            <w:tcBorders>
              <w:left w:val="nil"/>
              <w:right w:val="nil"/>
            </w:tcBorders>
          </w:tcPr>
          <w:p w:rsidRPr="0094616C" w:rsidR="00190111" w:rsidP="00591D6B" w:rsidRDefault="00190111">
            <w:pPr>
              <w:pStyle w:val="AltB0"/>
            </w:pPr>
            <w:r w:rsidRPr="0094616C">
              <w:rPr>
                <w:rFonts w:hint="eastAsia"/>
              </w:rPr>
              <w:t>second</w:t>
            </w:r>
          </w:p>
        </w:tc>
        <w:tc>
          <w:tcPr>
            <w:tcW w:w="1949" w:type="pct"/>
            <w:tcBorders>
              <w:left w:val="nil"/>
              <w:right w:val="nil"/>
            </w:tcBorders>
          </w:tcPr>
          <w:p w:rsidRPr="0094616C" w:rsidR="00190111" w:rsidP="00591D6B" w:rsidRDefault="00190111">
            <w:pPr>
              <w:pStyle w:val="AltB0"/>
            </w:pPr>
            <w:r w:rsidRPr="0094616C">
              <w:rPr>
                <w:rFonts w:hint="eastAsia"/>
              </w:rPr>
              <w:t>从上电到可用的时间</w:t>
            </w:r>
          </w:p>
          <w:p w:rsidRPr="0094616C" w:rsidR="00190111" w:rsidP="00591D6B" w:rsidRDefault="00190111">
            <w:pPr>
              <w:pStyle w:val="AltB0"/>
            </w:pPr>
            <w:r w:rsidRPr="0094616C">
              <w:t>P</w:t>
            </w:r>
            <w:r w:rsidRPr="0094616C">
              <w:rPr>
                <w:rFonts w:hint="eastAsia"/>
              </w:rPr>
              <w:t>eriod length from power on to ATP software available</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INVALID_LC_DATE</w:t>
            </w:r>
          </w:p>
        </w:tc>
        <w:tc>
          <w:tcPr>
            <w:tcW w:w="993" w:type="pct"/>
            <w:tcBorders>
              <w:left w:val="nil"/>
              <w:right w:val="nil"/>
            </w:tcBorders>
          </w:tcPr>
          <w:p w:rsidRPr="0094616C" w:rsidR="00190111" w:rsidP="00591D6B" w:rsidRDefault="00190111">
            <w:pPr>
              <w:pStyle w:val="AltB0"/>
            </w:pPr>
            <w:r w:rsidRPr="0094616C">
              <w:rPr>
                <w:rFonts w:hint="eastAsia"/>
              </w:rPr>
              <w:t>-(2^31)+1</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无效的</w:t>
            </w:r>
            <w:r w:rsidRPr="0094616C">
              <w:rPr>
                <w:rFonts w:hint="eastAsia"/>
              </w:rPr>
              <w:t>LC</w:t>
            </w:r>
            <w:r w:rsidRPr="0094616C">
              <w:rPr>
                <w:rFonts w:hint="eastAsia"/>
              </w:rPr>
              <w:t>时间值</w:t>
            </w:r>
          </w:p>
          <w:p w:rsidRPr="0094616C" w:rsidR="00190111" w:rsidP="00591D6B" w:rsidRDefault="00190111">
            <w:pPr>
              <w:pStyle w:val="AltB0"/>
            </w:pPr>
            <w:r w:rsidRPr="0094616C">
              <w:t>I</w:t>
            </w:r>
            <w:r w:rsidRPr="0094616C">
              <w:rPr>
                <w:rFonts w:hint="eastAsia"/>
              </w:rPr>
              <w:t xml:space="preserve">nvalid </w:t>
            </w:r>
            <w:r w:rsidR="002F5731">
              <w:rPr>
                <w:rFonts w:hint="eastAsia"/>
              </w:rPr>
              <w:t>LC</w:t>
            </w:r>
            <w:r w:rsidRPr="0094616C" w:rsidR="002F5731">
              <w:rPr>
                <w:rFonts w:hint="eastAsia"/>
              </w:rPr>
              <w:t xml:space="preserve"> </w:t>
            </w:r>
            <w:r w:rsidRPr="0094616C">
              <w:rPr>
                <w:rFonts w:hint="eastAsia"/>
              </w:rPr>
              <w:t>date</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bookmarkStart w:name="INVALID_LOOP_HOUR" w:id="18914"/>
            <w:r w:rsidRPr="0094616C">
              <w:rPr>
                <w:rStyle w:val="aff1"/>
                <w:rFonts w:hint="eastAsia"/>
              </w:rPr>
              <w:t>INVALID_LOOP_HOUR</w:t>
            </w:r>
            <w:bookmarkEnd w:id="18914"/>
          </w:p>
        </w:tc>
        <w:tc>
          <w:tcPr>
            <w:tcW w:w="993" w:type="pct"/>
            <w:tcBorders>
              <w:left w:val="nil"/>
              <w:right w:val="nil"/>
            </w:tcBorders>
          </w:tcPr>
          <w:p w:rsidRPr="0094616C" w:rsidR="00190111" w:rsidP="00591D6B" w:rsidRDefault="00190111">
            <w:pPr>
              <w:pStyle w:val="AltB0"/>
            </w:pPr>
            <w:r w:rsidRPr="0094616C">
              <w:rPr>
                <w:rFonts w:hint="eastAsia"/>
              </w:rPr>
              <w:t>-(2^20)</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无效的</w:t>
            </w:r>
            <w:r w:rsidRPr="0094616C">
              <w:rPr>
                <w:rFonts w:hint="eastAsia"/>
              </w:rPr>
              <w:t>LoopHour</w:t>
            </w:r>
            <w:r w:rsidRPr="0094616C">
              <w:rPr>
                <w:rFonts w:hint="eastAsia"/>
              </w:rPr>
              <w:t>值</w:t>
            </w:r>
          </w:p>
          <w:p w:rsidRPr="0094616C" w:rsidR="00190111" w:rsidP="00591D6B" w:rsidRDefault="00190111">
            <w:pPr>
              <w:pStyle w:val="AltB0"/>
            </w:pPr>
            <w:r w:rsidRPr="0094616C">
              <w:t>I</w:t>
            </w:r>
            <w:r w:rsidRPr="0094616C">
              <w:rPr>
                <w:rFonts w:hint="eastAsia"/>
              </w:rPr>
              <w:t>nvalid loop hour</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KMPH_TO_MMPS</w:t>
            </w:r>
          </w:p>
        </w:tc>
        <w:tc>
          <w:tcPr>
            <w:tcW w:w="993" w:type="pct"/>
            <w:tcBorders>
              <w:left w:val="nil"/>
              <w:right w:val="nil"/>
            </w:tcBorders>
          </w:tcPr>
          <w:p w:rsidRPr="0094616C" w:rsidR="00190111" w:rsidP="00591D6B" w:rsidRDefault="00190111">
            <w:pPr>
              <w:pStyle w:val="AltB0"/>
            </w:pPr>
            <w:r w:rsidRPr="0094616C">
              <w:rPr>
                <w:rFonts w:hint="eastAsia"/>
              </w:rPr>
              <w:t>2500/9</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Convert unit from kph to mm/s</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LOW_LEVEL</w:t>
            </w:r>
          </w:p>
        </w:tc>
        <w:tc>
          <w:tcPr>
            <w:tcW w:w="993" w:type="pct"/>
            <w:tcBorders>
              <w:left w:val="nil"/>
              <w:right w:val="nil"/>
            </w:tcBorders>
          </w:tcPr>
          <w:p w:rsidRPr="0094616C" w:rsidR="00190111" w:rsidP="00591D6B" w:rsidRDefault="00190111">
            <w:pPr>
              <w:pStyle w:val="AltB0"/>
            </w:pPr>
            <w:r w:rsidRPr="0094616C">
              <w:rPr>
                <w:rFonts w:hint="eastAsia"/>
              </w:rPr>
              <w:t>0</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No signal from the sensor</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Pr>
              <w:t>MAX_ATP_LOOP_HOUR</w:t>
            </w:r>
          </w:p>
        </w:tc>
        <w:tc>
          <w:tcPr>
            <w:tcW w:w="993" w:type="pct"/>
            <w:tcBorders>
              <w:left w:val="nil"/>
              <w:right w:val="nil"/>
            </w:tcBorders>
          </w:tcPr>
          <w:p w:rsidRPr="0094616C" w:rsidR="00190111" w:rsidP="00591D6B" w:rsidRDefault="00190111">
            <w:pPr>
              <w:pStyle w:val="AltB0"/>
            </w:pPr>
            <w:r w:rsidRPr="0094616C">
              <w:rPr>
                <w:rFonts w:hint="eastAsia"/>
              </w:rPr>
              <w:t>2^29</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最大</w:t>
            </w:r>
            <w:r w:rsidRPr="0094616C">
              <w:rPr>
                <w:rFonts w:hint="eastAsia"/>
              </w:rPr>
              <w:t>loop hour</w:t>
            </w:r>
            <w:r w:rsidRPr="0094616C">
              <w:rPr>
                <w:rFonts w:hint="eastAsia"/>
              </w:rPr>
              <w:t>差值</w:t>
            </w:r>
          </w:p>
          <w:p w:rsidRPr="0094616C" w:rsidR="00190111" w:rsidP="00591D6B" w:rsidRDefault="00190111">
            <w:pPr>
              <w:pStyle w:val="AltB0"/>
            </w:pPr>
            <w:r w:rsidRPr="0094616C">
              <w:t>M</w:t>
            </w:r>
            <w:r w:rsidRPr="0094616C">
              <w:rPr>
                <w:rFonts w:hint="eastAsia"/>
              </w:rPr>
              <w:t>aximum difference of the loop hour</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MAX_BEACON_DATA_SIZE</w:t>
            </w:r>
          </w:p>
        </w:tc>
        <w:tc>
          <w:tcPr>
            <w:tcW w:w="993" w:type="pct"/>
            <w:tcBorders>
              <w:left w:val="nil"/>
              <w:right w:val="nil"/>
            </w:tcBorders>
          </w:tcPr>
          <w:p w:rsidRPr="0094616C" w:rsidR="00190111" w:rsidP="00591D6B" w:rsidRDefault="00190111">
            <w:pPr>
              <w:pStyle w:val="AltB0"/>
            </w:pPr>
            <w:r w:rsidRPr="0094616C">
              <w:rPr>
                <w:rFonts w:hint="eastAsia"/>
              </w:rPr>
              <w:t>29</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信标数据长度</w:t>
            </w:r>
          </w:p>
          <w:p w:rsidRPr="0094616C" w:rsidR="00190111" w:rsidP="00591D6B" w:rsidRDefault="00190111">
            <w:pPr>
              <w:pStyle w:val="AltB0"/>
            </w:pPr>
            <w:r w:rsidRPr="0094616C">
              <w:t>Length</w:t>
            </w:r>
            <w:r w:rsidRPr="0094616C">
              <w:rPr>
                <w:rFonts w:hint="eastAsia"/>
              </w:rPr>
              <w:t xml:space="preserve"> of beacon data</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MAX_BM_VARIANT_NB</w:t>
            </w:r>
          </w:p>
        </w:tc>
        <w:tc>
          <w:tcPr>
            <w:tcW w:w="993" w:type="pct"/>
            <w:tcBorders>
              <w:left w:val="nil"/>
              <w:right w:val="nil"/>
            </w:tcBorders>
          </w:tcPr>
          <w:p w:rsidRPr="0094616C" w:rsidR="00190111" w:rsidP="00591D6B" w:rsidRDefault="00190111">
            <w:pPr>
              <w:pStyle w:val="AltB0"/>
            </w:pPr>
            <w:r w:rsidRPr="0094616C">
              <w:rPr>
                <w:rFonts w:hint="eastAsia"/>
              </w:rPr>
              <w:t>16</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最多处理几个</w:t>
            </w:r>
            <w:r w:rsidRPr="0094616C">
              <w:rPr>
                <w:rFonts w:hint="eastAsia"/>
              </w:rPr>
              <w:t>BM</w:t>
            </w:r>
            <w:r w:rsidRPr="0094616C">
              <w:rPr>
                <w:rFonts w:hint="eastAsia"/>
              </w:rPr>
              <w:t>变量</w:t>
            </w:r>
          </w:p>
          <w:p w:rsidRPr="0094616C" w:rsidR="00190111" w:rsidP="00591D6B" w:rsidRDefault="00190111">
            <w:pPr>
              <w:pStyle w:val="AltB0"/>
            </w:pPr>
            <w:r w:rsidRPr="0094616C">
              <w:t>M</w:t>
            </w:r>
            <w:r w:rsidRPr="0094616C">
              <w:rPr>
                <w:rFonts w:hint="eastAsia"/>
              </w:rPr>
              <w:t>aximum block mode variants number of one beacon</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MAX_CONNECTED_PSD_NB</w:t>
            </w:r>
          </w:p>
        </w:tc>
        <w:tc>
          <w:tcPr>
            <w:tcW w:w="993" w:type="pct"/>
            <w:tcBorders>
              <w:left w:val="nil"/>
              <w:right w:val="nil"/>
            </w:tcBorders>
          </w:tcPr>
          <w:p w:rsidRPr="0094616C" w:rsidR="00190111" w:rsidP="00591D6B" w:rsidRDefault="00190111">
            <w:pPr>
              <w:pStyle w:val="AltB0"/>
            </w:pPr>
            <w:r w:rsidRPr="0094616C">
              <w:rPr>
                <w:rFonts w:hint="eastAsia"/>
              </w:rPr>
              <w:t>2</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 xml:space="preserve">Maximum number of PSD ATP can </w:t>
            </w:r>
            <w:r w:rsidRPr="0094616C" w:rsidR="002F5731">
              <w:t>connected</w:t>
            </w:r>
            <w:r w:rsidRPr="0094616C">
              <w:rPr>
                <w:rFonts w:hint="eastAsia"/>
              </w:rPr>
              <w:t xml:space="preserve"> at </w:t>
            </w:r>
            <w:r w:rsidRPr="0094616C">
              <w:t>the</w:t>
            </w:r>
            <w:r w:rsidRPr="0094616C">
              <w:rPr>
                <w:rFonts w:hint="eastAsia"/>
              </w:rPr>
              <w:t xml:space="preserve"> same time</w:t>
            </w:r>
          </w:p>
        </w:tc>
      </w:tr>
      <w:tr w:rsidRPr="0094616C" w:rsidR="000436C9" w:rsidTr="002F5731">
        <w:trPr>
          <w:jc w:val="center"/>
        </w:trPr>
        <w:tc>
          <w:tcPr>
            <w:tcW w:w="1477" w:type="pct"/>
            <w:tcBorders>
              <w:left w:val="nil"/>
              <w:right w:val="nil"/>
            </w:tcBorders>
          </w:tcPr>
          <w:p w:rsidRPr="0094616C" w:rsidR="000436C9" w:rsidP="00591D6B" w:rsidRDefault="000436C9">
            <w:pPr>
              <w:pStyle w:val="AltB0"/>
              <w:rPr>
                <w:rStyle w:val="aff1"/>
              </w:rPr>
            </w:pPr>
            <w:r w:rsidRPr="0094616C">
              <w:rPr>
                <w:rStyle w:val="aff1"/>
                <w:rFonts w:hint="eastAsia"/>
              </w:rPr>
              <w:lastRenderedPageBreak/>
              <w:t>MAX_LS_VARIANT_NB</w:t>
            </w:r>
          </w:p>
        </w:tc>
        <w:tc>
          <w:tcPr>
            <w:tcW w:w="993" w:type="pct"/>
            <w:tcBorders>
              <w:left w:val="nil"/>
              <w:right w:val="nil"/>
            </w:tcBorders>
          </w:tcPr>
          <w:p w:rsidRPr="0094616C" w:rsidR="000436C9" w:rsidP="00591D6B" w:rsidRDefault="000436C9">
            <w:pPr>
              <w:pStyle w:val="AltB0"/>
            </w:pPr>
            <w:r w:rsidRPr="0094616C">
              <w:rPr>
                <w:rFonts w:hint="eastAsia"/>
              </w:rPr>
              <w:t>224</w:t>
            </w:r>
          </w:p>
        </w:tc>
        <w:tc>
          <w:tcPr>
            <w:tcW w:w="580" w:type="pct"/>
            <w:tcBorders>
              <w:left w:val="nil"/>
              <w:right w:val="nil"/>
            </w:tcBorders>
          </w:tcPr>
          <w:p w:rsidRPr="0094616C" w:rsidR="000436C9" w:rsidP="00591D6B" w:rsidRDefault="000436C9">
            <w:pPr>
              <w:pStyle w:val="AltB0"/>
            </w:pPr>
            <w:r w:rsidRPr="0094616C">
              <w:rPr>
                <w:rFonts w:hint="eastAsia"/>
              </w:rPr>
              <w:t>-</w:t>
            </w:r>
          </w:p>
        </w:tc>
        <w:tc>
          <w:tcPr>
            <w:tcW w:w="1949" w:type="pct"/>
            <w:tcBorders>
              <w:left w:val="nil"/>
              <w:right w:val="nil"/>
            </w:tcBorders>
          </w:tcPr>
          <w:p w:rsidRPr="0094616C" w:rsidR="000436C9" w:rsidP="00591D6B" w:rsidRDefault="000436C9">
            <w:pPr>
              <w:pStyle w:val="AltB0"/>
            </w:pPr>
            <w:r w:rsidRPr="0094616C">
              <w:t>M</w:t>
            </w:r>
            <w:r w:rsidRPr="0094616C">
              <w:rPr>
                <w:rFonts w:hint="eastAsia"/>
              </w:rPr>
              <w:t>aximum variants in one line section</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MAX_NTP_TIME_ERROR</w:t>
            </w:r>
          </w:p>
        </w:tc>
        <w:tc>
          <w:tcPr>
            <w:tcW w:w="993" w:type="pct"/>
            <w:tcBorders>
              <w:left w:val="nil"/>
              <w:right w:val="nil"/>
            </w:tcBorders>
          </w:tcPr>
          <w:p w:rsidRPr="0094616C" w:rsidR="00190111" w:rsidP="00591D6B" w:rsidRDefault="00190111">
            <w:pPr>
              <w:pStyle w:val="AltB0"/>
            </w:pPr>
            <w:r w:rsidRPr="0094616C">
              <w:rPr>
                <w:rFonts w:hint="eastAsia"/>
              </w:rPr>
              <w:t>5</w:t>
            </w:r>
          </w:p>
        </w:tc>
        <w:tc>
          <w:tcPr>
            <w:tcW w:w="580" w:type="pct"/>
            <w:tcBorders>
              <w:left w:val="nil"/>
              <w:right w:val="nil"/>
            </w:tcBorders>
          </w:tcPr>
          <w:p w:rsidRPr="0094616C" w:rsidR="00190111" w:rsidP="00591D6B" w:rsidRDefault="00190111">
            <w:pPr>
              <w:pStyle w:val="AltB0"/>
            </w:pPr>
            <w:r w:rsidRPr="0094616C">
              <w:rPr>
                <w:rFonts w:hint="eastAsia"/>
              </w:rPr>
              <w:t>second</w:t>
            </w:r>
          </w:p>
        </w:tc>
        <w:tc>
          <w:tcPr>
            <w:tcW w:w="1949" w:type="pct"/>
            <w:tcBorders>
              <w:left w:val="nil"/>
              <w:right w:val="nil"/>
            </w:tcBorders>
          </w:tcPr>
          <w:p w:rsidRPr="0094616C" w:rsidR="00190111" w:rsidP="00591D6B" w:rsidRDefault="00190111">
            <w:pPr>
              <w:pStyle w:val="AltB0"/>
            </w:pPr>
            <w:r w:rsidRPr="0094616C">
              <w:rPr>
                <w:rFonts w:hint="eastAsia"/>
              </w:rPr>
              <w:t>最大允许</w:t>
            </w:r>
            <w:r w:rsidRPr="0094616C">
              <w:rPr>
                <w:rFonts w:hint="eastAsia"/>
              </w:rPr>
              <w:t>NTP</w:t>
            </w:r>
            <w:r w:rsidRPr="0094616C">
              <w:rPr>
                <w:rFonts w:hint="eastAsia"/>
              </w:rPr>
              <w:t>时钟误差</w:t>
            </w:r>
          </w:p>
          <w:p w:rsidRPr="0094616C" w:rsidR="00190111" w:rsidP="00591D6B" w:rsidRDefault="00190111">
            <w:pPr>
              <w:pStyle w:val="AltB0"/>
            </w:pPr>
            <w:r w:rsidRPr="0094616C">
              <w:t>M</w:t>
            </w:r>
            <w:r w:rsidRPr="0094616C">
              <w:rPr>
                <w:rFonts w:hint="eastAsia"/>
              </w:rPr>
              <w:t>aximum allowable error between RTC clock and the NTP time</w:t>
            </w:r>
          </w:p>
        </w:tc>
      </w:tr>
      <w:tr w:rsidRPr="0094616C" w:rsidR="00F35BF6" w:rsidTr="002F5731">
        <w:trPr>
          <w:jc w:val="center"/>
        </w:trPr>
        <w:tc>
          <w:tcPr>
            <w:tcW w:w="1477" w:type="pct"/>
            <w:tcBorders>
              <w:left w:val="nil"/>
              <w:right w:val="nil"/>
            </w:tcBorders>
          </w:tcPr>
          <w:p w:rsidRPr="0094616C" w:rsidR="00F35BF6" w:rsidP="00591D6B" w:rsidRDefault="00F35BF6">
            <w:pPr>
              <w:pStyle w:val="AltB0"/>
              <w:rPr>
                <w:rStyle w:val="aff1"/>
              </w:rPr>
            </w:pPr>
            <w:bookmarkStart w:name="MAX_RADAR_SPEED" w:id="18915"/>
            <w:r w:rsidRPr="009B46E2">
              <w:rPr>
                <w:rStyle w:val="aff1"/>
              </w:rPr>
              <w:t>MAX_RADAR_SPEED</w:t>
            </w:r>
            <w:bookmarkEnd w:id="18915"/>
          </w:p>
        </w:tc>
        <w:tc>
          <w:tcPr>
            <w:tcW w:w="993" w:type="pct"/>
            <w:tcBorders>
              <w:left w:val="nil"/>
              <w:right w:val="nil"/>
            </w:tcBorders>
          </w:tcPr>
          <w:p w:rsidRPr="0094616C" w:rsidR="00F35BF6" w:rsidP="00591D6B" w:rsidRDefault="00F35BF6">
            <w:pPr>
              <w:pStyle w:val="AltB0"/>
            </w:pPr>
            <w:r>
              <w:rPr>
                <w:rFonts w:hint="eastAsia"/>
              </w:rPr>
              <w:t>166667</w:t>
            </w:r>
          </w:p>
        </w:tc>
        <w:tc>
          <w:tcPr>
            <w:tcW w:w="580" w:type="pct"/>
            <w:tcBorders>
              <w:left w:val="nil"/>
              <w:right w:val="nil"/>
            </w:tcBorders>
          </w:tcPr>
          <w:p w:rsidRPr="0094616C" w:rsidR="00F35BF6" w:rsidP="00591D6B" w:rsidRDefault="00F35BF6">
            <w:pPr>
              <w:pStyle w:val="AltB0"/>
            </w:pPr>
            <w:r>
              <w:rPr>
                <w:rFonts w:hint="eastAsia"/>
              </w:rPr>
              <w:t>mm/s</w:t>
            </w:r>
          </w:p>
        </w:tc>
        <w:tc>
          <w:tcPr>
            <w:tcW w:w="1949" w:type="pct"/>
            <w:tcBorders>
              <w:left w:val="nil"/>
              <w:right w:val="nil"/>
            </w:tcBorders>
          </w:tcPr>
          <w:p w:rsidRPr="0094616C" w:rsidR="00F35BF6" w:rsidP="00591D6B" w:rsidRDefault="00F35BF6">
            <w:pPr>
              <w:pStyle w:val="AltB0"/>
            </w:pPr>
            <w:r>
              <w:rPr>
                <w:rFonts w:hint="eastAsia"/>
              </w:rPr>
              <w:t>Maximum speed for radar measurement</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MAX_RESET_TIME</w:t>
            </w:r>
          </w:p>
        </w:tc>
        <w:tc>
          <w:tcPr>
            <w:tcW w:w="993" w:type="pct"/>
            <w:tcBorders>
              <w:left w:val="nil"/>
              <w:right w:val="nil"/>
            </w:tcBorders>
          </w:tcPr>
          <w:p w:rsidRPr="0094616C" w:rsidR="00190111" w:rsidP="00591D6B" w:rsidRDefault="001E7AF3">
            <w:pPr>
              <w:pStyle w:val="AltB0"/>
            </w:pPr>
            <w:r w:rsidRPr="0094616C">
              <w:rPr>
                <w:rFonts w:hint="eastAsia"/>
              </w:rPr>
              <w:t>1152000</w:t>
            </w:r>
          </w:p>
        </w:tc>
        <w:tc>
          <w:tcPr>
            <w:tcW w:w="580" w:type="pct"/>
            <w:tcBorders>
              <w:left w:val="nil"/>
              <w:right w:val="nil"/>
            </w:tcBorders>
          </w:tcPr>
          <w:p w:rsidRPr="0094616C" w:rsidR="00190111" w:rsidP="00591D6B" w:rsidRDefault="00190111">
            <w:pPr>
              <w:pStyle w:val="AltB0"/>
            </w:pPr>
            <w:r w:rsidRPr="0094616C">
              <w:rPr>
                <w:rFonts w:hint="eastAsia"/>
              </w:rPr>
              <w:t>cycle</w:t>
            </w:r>
          </w:p>
        </w:tc>
        <w:tc>
          <w:tcPr>
            <w:tcW w:w="1949" w:type="pct"/>
            <w:tcBorders>
              <w:left w:val="nil"/>
              <w:right w:val="nil"/>
            </w:tcBorders>
          </w:tcPr>
          <w:p w:rsidRPr="0094616C" w:rsidR="00190111" w:rsidP="00591D6B" w:rsidRDefault="00190111">
            <w:pPr>
              <w:pStyle w:val="AltB0"/>
            </w:pPr>
            <w:r w:rsidRPr="0094616C">
              <w:rPr>
                <w:rFonts w:hint="eastAsia"/>
              </w:rPr>
              <w:t>最大连续运行周期数</w:t>
            </w:r>
          </w:p>
          <w:p w:rsidRPr="0094616C" w:rsidR="00190111" w:rsidP="00591D6B" w:rsidRDefault="00190111">
            <w:pPr>
              <w:pStyle w:val="AltB0"/>
            </w:pPr>
            <w:r w:rsidRPr="0094616C">
              <w:t>M</w:t>
            </w:r>
            <w:r w:rsidRPr="0094616C">
              <w:rPr>
                <w:rFonts w:hint="eastAsia"/>
              </w:rPr>
              <w:t>aximum cycle number for ATP work continuously</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MAX_REVERSE_LIMIT_STEP</w:t>
            </w:r>
          </w:p>
        </w:tc>
        <w:tc>
          <w:tcPr>
            <w:tcW w:w="993" w:type="pct"/>
            <w:tcBorders>
              <w:left w:val="nil"/>
              <w:right w:val="nil"/>
            </w:tcBorders>
          </w:tcPr>
          <w:p w:rsidRPr="0094616C" w:rsidR="00190111" w:rsidP="00591D6B" w:rsidRDefault="00190111">
            <w:pPr>
              <w:pStyle w:val="AltB0"/>
            </w:pPr>
            <w:r w:rsidRPr="0094616C">
              <w:rPr>
                <w:rFonts w:hint="eastAsia"/>
              </w:rPr>
              <w:t>2</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最多可定义的倒车限速数组个数</w:t>
            </w:r>
          </w:p>
          <w:p w:rsidRPr="0094616C" w:rsidR="00190111" w:rsidP="00591D6B" w:rsidRDefault="00190111">
            <w:pPr>
              <w:pStyle w:val="AltB0"/>
            </w:pPr>
            <w:r w:rsidRPr="0094616C">
              <w:t>M</w:t>
            </w:r>
            <w:r w:rsidRPr="0094616C">
              <w:rPr>
                <w:rFonts w:hint="eastAsia"/>
              </w:rPr>
              <w:t>aximum segmentation for reverse speed table</w:t>
            </w:r>
          </w:p>
        </w:tc>
      </w:tr>
      <w:tr w:rsidRPr="0094616C" w:rsidR="00C14891" w:rsidTr="002F5731">
        <w:trPr>
          <w:jc w:val="center"/>
        </w:trPr>
        <w:tc>
          <w:tcPr>
            <w:tcW w:w="1477" w:type="pct"/>
            <w:tcBorders>
              <w:left w:val="nil"/>
              <w:right w:val="nil"/>
            </w:tcBorders>
          </w:tcPr>
          <w:p w:rsidRPr="0094616C" w:rsidR="00C14891" w:rsidP="00591D6B" w:rsidRDefault="00C14891">
            <w:pPr>
              <w:pStyle w:val="AltB0"/>
              <w:rPr>
                <w:rStyle w:val="aff1"/>
              </w:rPr>
            </w:pPr>
            <w:r w:rsidRPr="0094616C">
              <w:rPr>
                <w:rStyle w:val="aff1"/>
              </w:rPr>
              <w:t>MAX_RM_CONDITION_NB</w:t>
            </w:r>
          </w:p>
        </w:tc>
        <w:tc>
          <w:tcPr>
            <w:tcW w:w="993" w:type="pct"/>
            <w:tcBorders>
              <w:left w:val="nil"/>
              <w:right w:val="nil"/>
            </w:tcBorders>
          </w:tcPr>
          <w:p w:rsidRPr="0094616C" w:rsidR="00C14891" w:rsidP="00591D6B" w:rsidRDefault="00C14891">
            <w:pPr>
              <w:pStyle w:val="AltB0"/>
            </w:pPr>
            <w:r w:rsidRPr="0094616C">
              <w:rPr>
                <w:rFonts w:hint="eastAsia"/>
              </w:rPr>
              <w:t>7</w:t>
            </w:r>
          </w:p>
        </w:tc>
        <w:tc>
          <w:tcPr>
            <w:tcW w:w="580" w:type="pct"/>
            <w:tcBorders>
              <w:left w:val="nil"/>
              <w:right w:val="nil"/>
            </w:tcBorders>
          </w:tcPr>
          <w:p w:rsidRPr="0094616C" w:rsidR="00C14891" w:rsidP="00591D6B" w:rsidRDefault="00C14891">
            <w:pPr>
              <w:pStyle w:val="AltB0"/>
            </w:pPr>
            <w:r w:rsidRPr="0094616C">
              <w:rPr>
                <w:rFonts w:hint="eastAsia"/>
              </w:rPr>
              <w:t>-</w:t>
            </w:r>
          </w:p>
        </w:tc>
        <w:tc>
          <w:tcPr>
            <w:tcW w:w="1949" w:type="pct"/>
            <w:tcBorders>
              <w:left w:val="nil"/>
              <w:right w:val="nil"/>
            </w:tcBorders>
          </w:tcPr>
          <w:p w:rsidRPr="0094616C" w:rsidR="00C14891" w:rsidP="00591D6B" w:rsidRDefault="00C14891">
            <w:pPr>
              <w:pStyle w:val="AltB0"/>
            </w:pPr>
            <w:r w:rsidRPr="0094616C">
              <w:rPr>
                <w:rFonts w:hint="eastAsia"/>
              </w:rPr>
              <w:t>最多可定义的</w:t>
            </w:r>
            <w:r w:rsidRPr="0094616C">
              <w:rPr>
                <w:rFonts w:hint="eastAsia"/>
              </w:rPr>
              <w:t>RM</w:t>
            </w:r>
            <w:r w:rsidRPr="0094616C">
              <w:rPr>
                <w:rFonts w:hint="eastAsia"/>
              </w:rPr>
              <w:t>级数</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MAX_ROLLBACK_LIMIT_STEP</w:t>
            </w:r>
          </w:p>
        </w:tc>
        <w:tc>
          <w:tcPr>
            <w:tcW w:w="993" w:type="pct"/>
            <w:tcBorders>
              <w:left w:val="nil"/>
              <w:right w:val="nil"/>
            </w:tcBorders>
          </w:tcPr>
          <w:p w:rsidRPr="0094616C" w:rsidR="00190111" w:rsidP="00591D6B" w:rsidRDefault="00190111">
            <w:pPr>
              <w:pStyle w:val="AltB0"/>
            </w:pPr>
            <w:r w:rsidRPr="0094616C">
              <w:rPr>
                <w:rFonts w:hint="eastAsia"/>
              </w:rPr>
              <w:t>2</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最多可定义的回溜限速数组个数</w:t>
            </w:r>
          </w:p>
          <w:p w:rsidRPr="0094616C" w:rsidR="00190111" w:rsidP="00591D6B" w:rsidRDefault="00190111">
            <w:pPr>
              <w:pStyle w:val="AltB0"/>
            </w:pPr>
            <w:r w:rsidRPr="0094616C">
              <w:t>M</w:t>
            </w:r>
            <w:r w:rsidRPr="0094616C">
              <w:rPr>
                <w:rFonts w:hint="eastAsia"/>
              </w:rPr>
              <w:t>aximum segmentation for rollback speed table</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MAX_SINGULARITY_NB</w:t>
            </w:r>
          </w:p>
        </w:tc>
        <w:tc>
          <w:tcPr>
            <w:tcW w:w="993" w:type="pct"/>
            <w:tcBorders>
              <w:left w:val="nil"/>
              <w:right w:val="nil"/>
            </w:tcBorders>
          </w:tcPr>
          <w:p w:rsidRPr="0094616C" w:rsidR="00190111" w:rsidP="00591D6B" w:rsidRDefault="001E7AF3">
            <w:pPr>
              <w:pStyle w:val="AltB0"/>
            </w:pPr>
            <w:r w:rsidRPr="0094616C">
              <w:rPr>
                <w:rFonts w:hint="eastAsia"/>
              </w:rPr>
              <w:t>1</w:t>
            </w:r>
            <w:r w:rsidRPr="0094616C" w:rsidR="00190111">
              <w:rPr>
                <w:rFonts w:hint="eastAsia"/>
              </w:rPr>
              <w:t>0000</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Maximum number of allowable singularity for one project</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Pr>
              <w:t>MAX_TIMER_IMPULSE_NB</w:t>
            </w:r>
          </w:p>
        </w:tc>
        <w:tc>
          <w:tcPr>
            <w:tcW w:w="993" w:type="pct"/>
            <w:tcBorders>
              <w:left w:val="nil"/>
              <w:right w:val="nil"/>
            </w:tcBorders>
          </w:tcPr>
          <w:p w:rsidRPr="0094616C" w:rsidR="00190111" w:rsidP="00591D6B" w:rsidRDefault="00190111">
            <w:pPr>
              <w:pStyle w:val="AltB0"/>
            </w:pPr>
            <w:r w:rsidRPr="0094616C">
              <w:rPr>
                <w:rFonts w:hint="eastAsia"/>
              </w:rPr>
              <w:t>1001</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Maximum number of allowable safety timer impulses</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MAX_TRACKTION_MAX</w:t>
            </w:r>
          </w:p>
          <w:p w:rsidRPr="0094616C" w:rsidR="00190111" w:rsidP="00591D6B" w:rsidRDefault="00190111">
            <w:pPr>
              <w:pStyle w:val="AltB0"/>
              <w:rPr>
                <w:rStyle w:val="aff1"/>
              </w:rPr>
            </w:pPr>
            <w:r w:rsidRPr="0094616C">
              <w:rPr>
                <w:rStyle w:val="aff1"/>
                <w:rFonts w:hint="eastAsia"/>
              </w:rPr>
              <w:t>_ACCELERATION_STEP</w:t>
            </w:r>
          </w:p>
        </w:tc>
        <w:tc>
          <w:tcPr>
            <w:tcW w:w="993" w:type="pct"/>
            <w:tcBorders>
              <w:left w:val="nil"/>
              <w:right w:val="nil"/>
            </w:tcBorders>
          </w:tcPr>
          <w:p w:rsidRPr="0094616C" w:rsidR="00190111" w:rsidP="00591D6B" w:rsidRDefault="00190111">
            <w:pPr>
              <w:pStyle w:val="AltB0"/>
            </w:pPr>
            <w:r w:rsidRPr="0094616C">
              <w:rPr>
                <w:rFonts w:hint="eastAsia"/>
              </w:rPr>
              <w:t>16</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最多可定义的最大牵引加速度数组个数</w:t>
            </w:r>
          </w:p>
          <w:p w:rsidRPr="0094616C" w:rsidR="00190111" w:rsidP="00591D6B" w:rsidRDefault="00190111">
            <w:pPr>
              <w:pStyle w:val="AltB0"/>
            </w:pPr>
            <w:r w:rsidRPr="0094616C">
              <w:t>M</w:t>
            </w:r>
            <w:r w:rsidRPr="0094616C">
              <w:rPr>
                <w:rFonts w:hint="eastAsia"/>
              </w:rPr>
              <w:t xml:space="preserve">aximum segmentation for </w:t>
            </w:r>
            <w:r w:rsidRPr="0094616C" w:rsidR="002F5731">
              <w:t>traction</w:t>
            </w:r>
            <w:r w:rsidRPr="0094616C">
              <w:rPr>
                <w:rFonts w:hint="eastAsia"/>
              </w:rPr>
              <w:t>-acceleration table</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MAX_VITAL_INPUT_NB</w:t>
            </w:r>
          </w:p>
        </w:tc>
        <w:tc>
          <w:tcPr>
            <w:tcW w:w="993" w:type="pct"/>
            <w:tcBorders>
              <w:left w:val="nil"/>
              <w:right w:val="nil"/>
            </w:tcBorders>
          </w:tcPr>
          <w:p w:rsidRPr="0094616C" w:rsidR="00190111" w:rsidP="00591D6B" w:rsidRDefault="00DD360E">
            <w:pPr>
              <w:pStyle w:val="AltB0"/>
            </w:pPr>
            <w:r>
              <w:rPr>
                <w:rFonts w:hint="eastAsia"/>
              </w:rPr>
              <w:t>6</w:t>
            </w:r>
            <w:r w:rsidR="00921ABD">
              <w:rPr>
                <w:rFonts w:hint="eastAsia"/>
              </w:rPr>
              <w:t>4</w:t>
            </w:r>
          </w:p>
        </w:tc>
        <w:tc>
          <w:tcPr>
            <w:tcW w:w="580" w:type="pct"/>
            <w:tcBorders>
              <w:left w:val="nil"/>
              <w:right w:val="nil"/>
            </w:tcBorders>
          </w:tcPr>
          <w:p w:rsidRPr="0094616C" w:rsidR="00190111" w:rsidP="00591D6B" w:rsidRDefault="00190111">
            <w:pPr>
              <w:pStyle w:val="AltB0"/>
            </w:pPr>
          </w:p>
        </w:tc>
        <w:tc>
          <w:tcPr>
            <w:tcW w:w="1949" w:type="pct"/>
            <w:tcBorders>
              <w:left w:val="nil"/>
              <w:right w:val="nil"/>
            </w:tcBorders>
          </w:tcPr>
          <w:p w:rsidRPr="0094616C" w:rsidR="00190111" w:rsidP="00591D6B" w:rsidRDefault="00190111">
            <w:pPr>
              <w:pStyle w:val="AltB0"/>
            </w:pPr>
            <w:r w:rsidRPr="0094616C">
              <w:t>M</w:t>
            </w:r>
            <w:r w:rsidRPr="0094616C">
              <w:rPr>
                <w:rFonts w:hint="eastAsia"/>
              </w:rPr>
              <w:t>aximum vital input ports</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MAX_VITAL_OUTPUT_NB</w:t>
            </w:r>
          </w:p>
        </w:tc>
        <w:tc>
          <w:tcPr>
            <w:tcW w:w="993" w:type="pct"/>
            <w:tcBorders>
              <w:left w:val="nil"/>
              <w:right w:val="nil"/>
            </w:tcBorders>
          </w:tcPr>
          <w:p w:rsidRPr="0094616C" w:rsidR="00190111" w:rsidP="00591D6B" w:rsidRDefault="00190111">
            <w:pPr>
              <w:pStyle w:val="AltB0"/>
            </w:pPr>
            <w:r w:rsidRPr="0094616C">
              <w:rPr>
                <w:rFonts w:hint="eastAsia"/>
              </w:rPr>
              <w:t>10</w:t>
            </w:r>
          </w:p>
        </w:tc>
        <w:tc>
          <w:tcPr>
            <w:tcW w:w="580" w:type="pct"/>
            <w:tcBorders>
              <w:left w:val="nil"/>
              <w:right w:val="nil"/>
            </w:tcBorders>
          </w:tcPr>
          <w:p w:rsidRPr="0094616C" w:rsidR="00190111" w:rsidP="00591D6B" w:rsidRDefault="00190111">
            <w:pPr>
              <w:pStyle w:val="AltB0"/>
            </w:pPr>
          </w:p>
        </w:tc>
        <w:tc>
          <w:tcPr>
            <w:tcW w:w="1949" w:type="pct"/>
            <w:tcBorders>
              <w:left w:val="nil"/>
              <w:right w:val="nil"/>
            </w:tcBorders>
          </w:tcPr>
          <w:p w:rsidRPr="0094616C" w:rsidR="00190111" w:rsidP="00591D6B" w:rsidRDefault="00190111">
            <w:pPr>
              <w:pStyle w:val="AltB0"/>
            </w:pPr>
            <w:r w:rsidRPr="0094616C">
              <w:t>M</w:t>
            </w:r>
            <w:r w:rsidRPr="0094616C">
              <w:rPr>
                <w:rFonts w:hint="eastAsia"/>
              </w:rPr>
              <w:t>aximum vital output ports</w:t>
            </w:r>
          </w:p>
        </w:tc>
      </w:tr>
      <w:tr w:rsidRPr="0094616C" w:rsidR="0060474E" w:rsidTr="002F5731">
        <w:trPr>
          <w:jc w:val="center"/>
        </w:trPr>
        <w:tc>
          <w:tcPr>
            <w:tcW w:w="1477" w:type="pct"/>
            <w:tcBorders>
              <w:left w:val="nil"/>
              <w:right w:val="nil"/>
            </w:tcBorders>
          </w:tcPr>
          <w:p w:rsidRPr="0094616C" w:rsidR="0060474E" w:rsidP="00591D6B" w:rsidRDefault="0060474E">
            <w:pPr>
              <w:pStyle w:val="AltB0"/>
              <w:rPr>
                <w:rStyle w:val="aff1"/>
              </w:rPr>
            </w:pPr>
            <w:r w:rsidRPr="0094616C">
              <w:rPr>
                <w:rStyle w:val="aff1"/>
                <w:rFonts w:hint="eastAsia"/>
              </w:rPr>
              <w:t>MEM_LOCATION_VERSION</w:t>
            </w:r>
          </w:p>
        </w:tc>
        <w:tc>
          <w:tcPr>
            <w:tcW w:w="993" w:type="pct"/>
            <w:tcBorders>
              <w:left w:val="nil"/>
              <w:right w:val="nil"/>
            </w:tcBorders>
          </w:tcPr>
          <w:p w:rsidRPr="0094616C" w:rsidR="0060474E" w:rsidP="00591D6B" w:rsidRDefault="0060474E">
            <w:pPr>
              <w:pStyle w:val="AltB0"/>
            </w:pPr>
            <w:r w:rsidRPr="0094616C">
              <w:rPr>
                <w:rFonts w:hint="eastAsia"/>
              </w:rPr>
              <w:t>1</w:t>
            </w:r>
          </w:p>
        </w:tc>
        <w:tc>
          <w:tcPr>
            <w:tcW w:w="580" w:type="pct"/>
            <w:tcBorders>
              <w:left w:val="nil"/>
              <w:right w:val="nil"/>
            </w:tcBorders>
          </w:tcPr>
          <w:p w:rsidRPr="0094616C" w:rsidR="0060474E" w:rsidP="00591D6B" w:rsidRDefault="0060474E">
            <w:pPr>
              <w:pStyle w:val="AltB0"/>
            </w:pPr>
            <w:r w:rsidRPr="0094616C">
              <w:rPr>
                <w:rFonts w:hint="eastAsia"/>
              </w:rPr>
              <w:t>-</w:t>
            </w:r>
          </w:p>
        </w:tc>
        <w:tc>
          <w:tcPr>
            <w:tcW w:w="1949" w:type="pct"/>
            <w:tcBorders>
              <w:left w:val="nil"/>
              <w:right w:val="nil"/>
            </w:tcBorders>
          </w:tcPr>
          <w:p w:rsidRPr="0094616C" w:rsidR="0060474E" w:rsidP="00591D6B" w:rsidRDefault="0060474E">
            <w:pPr>
              <w:pStyle w:val="AltB0"/>
            </w:pPr>
            <w:r w:rsidRPr="0094616C">
              <w:rPr>
                <w:rFonts w:hint="eastAsia"/>
              </w:rPr>
              <w:t>记忆定位的版本号</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Pr>
              <w:t>M</w:t>
            </w:r>
            <w:r w:rsidRPr="0094616C">
              <w:rPr>
                <w:rStyle w:val="aff1"/>
                <w:rFonts w:hint="eastAsia"/>
              </w:rPr>
              <w:t>IN</w:t>
            </w:r>
            <w:r w:rsidRPr="0094616C">
              <w:rPr>
                <w:rStyle w:val="aff1"/>
              </w:rPr>
              <w:t>_TIMER_IMPULSE_NB</w:t>
            </w:r>
          </w:p>
        </w:tc>
        <w:tc>
          <w:tcPr>
            <w:tcW w:w="993" w:type="pct"/>
            <w:tcBorders>
              <w:left w:val="nil"/>
              <w:right w:val="nil"/>
            </w:tcBorders>
          </w:tcPr>
          <w:p w:rsidRPr="0094616C" w:rsidR="00190111" w:rsidP="00591D6B" w:rsidRDefault="00190111">
            <w:pPr>
              <w:pStyle w:val="AltB0"/>
            </w:pPr>
            <w:r w:rsidRPr="0094616C">
              <w:rPr>
                <w:rFonts w:hint="eastAsia"/>
              </w:rPr>
              <w:t>999</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Minimum number of allowable safety timer impulses</w:t>
            </w:r>
          </w:p>
        </w:tc>
      </w:tr>
      <w:tr w:rsidRPr="0094616C" w:rsidR="00190111" w:rsidTr="002F5731">
        <w:trPr>
          <w:jc w:val="center"/>
        </w:trPr>
        <w:tc>
          <w:tcPr>
            <w:tcW w:w="1477" w:type="pct"/>
            <w:tcBorders>
              <w:left w:val="nil"/>
              <w:right w:val="nil"/>
            </w:tcBorders>
          </w:tcPr>
          <w:p w:rsidRPr="0094616C" w:rsidR="00190111" w:rsidP="00591D6B" w:rsidRDefault="00511BB9">
            <w:pPr>
              <w:pStyle w:val="AltB0"/>
              <w:rPr>
                <w:rStyle w:val="aff1"/>
              </w:rPr>
            </w:pPr>
            <w:r>
              <w:rPr>
                <w:rStyle w:val="aff1"/>
                <w:rFonts w:hint="eastAsia"/>
              </w:rPr>
              <w:t>None</w:t>
            </w:r>
          </w:p>
        </w:tc>
        <w:tc>
          <w:tcPr>
            <w:tcW w:w="993" w:type="pct"/>
            <w:tcBorders>
              <w:left w:val="nil"/>
              <w:right w:val="nil"/>
            </w:tcBorders>
          </w:tcPr>
          <w:p w:rsidRPr="0094616C" w:rsidR="00190111" w:rsidP="00591D6B" w:rsidRDefault="00190111">
            <w:pPr>
              <w:pStyle w:val="AltB0"/>
            </w:pPr>
            <w:r w:rsidRPr="0094616C">
              <w:rPr>
                <w:rFonts w:hint="eastAsia"/>
              </w:rPr>
              <w:t>0</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即无效值</w:t>
            </w:r>
          </w:p>
          <w:p w:rsidRPr="0094616C" w:rsidR="00190111" w:rsidP="00591D6B" w:rsidRDefault="00190111">
            <w:pPr>
              <w:pStyle w:val="AltB0"/>
            </w:pPr>
            <w:r w:rsidRPr="0094616C">
              <w:rPr>
                <w:rFonts w:hint="eastAsia"/>
              </w:rPr>
              <w:t>zero</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NUMERIC_32_MAX</w:t>
            </w:r>
          </w:p>
        </w:tc>
        <w:tc>
          <w:tcPr>
            <w:tcW w:w="993" w:type="pct"/>
            <w:tcBorders>
              <w:left w:val="nil"/>
              <w:right w:val="nil"/>
            </w:tcBorders>
          </w:tcPr>
          <w:p w:rsidRPr="0094616C" w:rsidR="00190111" w:rsidP="00591D6B" w:rsidRDefault="00190111">
            <w:pPr>
              <w:pStyle w:val="AltB0"/>
            </w:pPr>
            <w:r w:rsidRPr="0094616C">
              <w:rPr>
                <w:rFonts w:hint="eastAsia"/>
              </w:rPr>
              <w:t>2^30-1</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最大有符号数</w:t>
            </w:r>
          </w:p>
          <w:p w:rsidRPr="0094616C" w:rsidR="00190111" w:rsidP="00591D6B" w:rsidRDefault="00190111">
            <w:pPr>
              <w:pStyle w:val="AltB0"/>
            </w:pPr>
            <w:r w:rsidRPr="0094616C">
              <w:t>M</w:t>
            </w:r>
            <w:r w:rsidRPr="0094616C">
              <w:rPr>
                <w:rFonts w:hint="eastAsia"/>
              </w:rPr>
              <w:t>aximum 32bit signed numeric number</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NUMERIC_32_MIN</w:t>
            </w:r>
          </w:p>
        </w:tc>
        <w:tc>
          <w:tcPr>
            <w:tcW w:w="993" w:type="pct"/>
            <w:tcBorders>
              <w:left w:val="nil"/>
              <w:right w:val="nil"/>
            </w:tcBorders>
          </w:tcPr>
          <w:p w:rsidRPr="0094616C" w:rsidR="00190111" w:rsidP="00591D6B" w:rsidRDefault="00190111">
            <w:pPr>
              <w:pStyle w:val="AltB0"/>
            </w:pPr>
            <w:r w:rsidRPr="0094616C">
              <w:rPr>
                <w:rFonts w:hint="eastAsia"/>
              </w:rPr>
              <w:t>-(2^30)</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最小有符号数</w:t>
            </w:r>
          </w:p>
          <w:p w:rsidRPr="0094616C" w:rsidR="00190111" w:rsidP="00591D6B" w:rsidRDefault="00190111">
            <w:pPr>
              <w:pStyle w:val="AltB0"/>
            </w:pPr>
            <w:r w:rsidRPr="0094616C">
              <w:t>M</w:t>
            </w:r>
            <w:r w:rsidRPr="0094616C">
              <w:rPr>
                <w:rFonts w:hint="eastAsia"/>
              </w:rPr>
              <w:t xml:space="preserve">inimum 32bit signed numeric </w:t>
            </w:r>
            <w:r w:rsidRPr="0094616C">
              <w:rPr>
                <w:rFonts w:hint="eastAsia"/>
              </w:rPr>
              <w:lastRenderedPageBreak/>
              <w:t>number</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Pr>
              <w:lastRenderedPageBreak/>
              <w:t>ONE_METER_TO_MILLIMETRE</w:t>
            </w:r>
          </w:p>
        </w:tc>
        <w:tc>
          <w:tcPr>
            <w:tcW w:w="993" w:type="pct"/>
            <w:tcBorders>
              <w:left w:val="nil"/>
              <w:right w:val="nil"/>
            </w:tcBorders>
          </w:tcPr>
          <w:p w:rsidRPr="0094616C" w:rsidR="00190111" w:rsidP="00591D6B" w:rsidRDefault="00190111">
            <w:pPr>
              <w:pStyle w:val="AltB0"/>
            </w:pPr>
            <w:r w:rsidRPr="0094616C">
              <w:rPr>
                <w:rFonts w:hint="eastAsia"/>
              </w:rPr>
              <w:t>1000</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米到毫米的转换</w:t>
            </w:r>
          </w:p>
          <w:p w:rsidRPr="0094616C" w:rsidR="00190111" w:rsidP="00591D6B" w:rsidRDefault="00190111">
            <w:pPr>
              <w:pStyle w:val="AltB0"/>
            </w:pPr>
            <w:r w:rsidRPr="0094616C">
              <w:t>C</w:t>
            </w:r>
            <w:r w:rsidRPr="0094616C">
              <w:rPr>
                <w:rFonts w:hint="eastAsia"/>
              </w:rPr>
              <w:t>onstant for convertion from meter to millimeter</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Pr>
              <w:t>ONE_MILLIMETRE</w:t>
            </w:r>
            <w:r w:rsidRPr="0094616C">
              <w:rPr>
                <w:rStyle w:val="aff1"/>
                <w:rFonts w:hint="eastAsia"/>
              </w:rPr>
              <w:t>_TO_MIKRON</w:t>
            </w:r>
          </w:p>
        </w:tc>
        <w:tc>
          <w:tcPr>
            <w:tcW w:w="993" w:type="pct"/>
            <w:tcBorders>
              <w:left w:val="nil"/>
              <w:right w:val="nil"/>
            </w:tcBorders>
          </w:tcPr>
          <w:p w:rsidRPr="0094616C" w:rsidR="00190111" w:rsidP="00591D6B" w:rsidRDefault="00190111">
            <w:pPr>
              <w:pStyle w:val="AltB0"/>
            </w:pPr>
            <w:r w:rsidRPr="0094616C">
              <w:rPr>
                <w:rFonts w:hint="eastAsia"/>
              </w:rPr>
              <w:t>1000</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毫米到微米的转换</w:t>
            </w:r>
          </w:p>
          <w:p w:rsidRPr="0094616C" w:rsidR="00190111" w:rsidP="00591D6B" w:rsidRDefault="00190111">
            <w:pPr>
              <w:pStyle w:val="AltB0"/>
            </w:pPr>
            <w:r w:rsidRPr="0094616C">
              <w:rPr>
                <w:rFonts w:hint="eastAsia"/>
              </w:rPr>
              <w:t xml:space="preserve">Constant for </w:t>
            </w:r>
            <w:r w:rsidRPr="0094616C" w:rsidR="002F5731">
              <w:t>convertion</w:t>
            </w:r>
            <w:r w:rsidRPr="0094616C">
              <w:rPr>
                <w:rFonts w:hint="eastAsia"/>
              </w:rPr>
              <w:t xml:space="preserve"> from millimeter to mikron</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Pr>
              <w:t>OTHER_ATP_VALIDITY_TIME</w:t>
            </w:r>
          </w:p>
        </w:tc>
        <w:tc>
          <w:tcPr>
            <w:tcW w:w="993" w:type="pct"/>
            <w:tcBorders>
              <w:left w:val="nil"/>
              <w:right w:val="nil"/>
            </w:tcBorders>
          </w:tcPr>
          <w:p w:rsidRPr="0094616C" w:rsidR="00190111" w:rsidP="00591D6B" w:rsidRDefault="00D2364E">
            <w:pPr>
              <w:pStyle w:val="AltB0"/>
            </w:pPr>
            <w:r>
              <w:rPr>
                <w:rFonts w:hint="eastAsia"/>
              </w:rPr>
              <w:t>8</w:t>
            </w:r>
          </w:p>
        </w:tc>
        <w:tc>
          <w:tcPr>
            <w:tcW w:w="580" w:type="pct"/>
            <w:tcBorders>
              <w:left w:val="nil"/>
              <w:right w:val="nil"/>
            </w:tcBorders>
          </w:tcPr>
          <w:p w:rsidRPr="0094616C" w:rsidR="00190111" w:rsidP="00591D6B" w:rsidRDefault="00190111">
            <w:pPr>
              <w:pStyle w:val="AltB0"/>
            </w:pPr>
            <w:r w:rsidRPr="0094616C">
              <w:rPr>
                <w:rFonts w:hint="eastAsia"/>
              </w:rPr>
              <w:t>cycle</w:t>
            </w:r>
          </w:p>
        </w:tc>
        <w:tc>
          <w:tcPr>
            <w:tcW w:w="1949" w:type="pct"/>
            <w:tcBorders>
              <w:left w:val="nil"/>
              <w:right w:val="nil"/>
            </w:tcBorders>
          </w:tcPr>
          <w:p w:rsidRPr="0094616C" w:rsidR="00190111" w:rsidP="00591D6B" w:rsidRDefault="00190111">
            <w:pPr>
              <w:pStyle w:val="AltB0"/>
            </w:pPr>
            <w:r w:rsidRPr="0094616C">
              <w:rPr>
                <w:rFonts w:hint="eastAsia"/>
              </w:rPr>
              <w:t>冗余</w:t>
            </w:r>
            <w:r w:rsidRPr="0094616C">
              <w:rPr>
                <w:rFonts w:hint="eastAsia"/>
              </w:rPr>
              <w:t>CC</w:t>
            </w:r>
            <w:r w:rsidRPr="0094616C">
              <w:rPr>
                <w:rFonts w:hint="eastAsia"/>
              </w:rPr>
              <w:t>消息的有效期</w:t>
            </w:r>
            <w:r w:rsidRPr="0094616C">
              <w:rPr>
                <w:rFonts w:hint="eastAsia"/>
              </w:rPr>
              <w:t>(</w:t>
            </w:r>
            <w:r w:rsidRPr="0094616C">
              <w:rPr>
                <w:rFonts w:hint="eastAsia"/>
              </w:rPr>
              <w:t>周期数</w:t>
            </w:r>
            <w:r w:rsidRPr="0094616C">
              <w:rPr>
                <w:rFonts w:hint="eastAsia"/>
              </w:rPr>
              <w:t>)</w:t>
            </w:r>
          </w:p>
          <w:p w:rsidRPr="0094616C" w:rsidR="00190111" w:rsidP="00591D6B" w:rsidRDefault="00190111">
            <w:pPr>
              <w:pStyle w:val="AltB0"/>
            </w:pPr>
            <w:r w:rsidRPr="0094616C">
              <w:t>V</w:t>
            </w:r>
            <w:r w:rsidRPr="0094616C">
              <w:rPr>
                <w:rFonts w:hint="eastAsia"/>
              </w:rPr>
              <w:t>alidity time for the redundant ATP message</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POWER_OFF</w:t>
            </w:r>
          </w:p>
        </w:tc>
        <w:tc>
          <w:tcPr>
            <w:tcW w:w="993" w:type="pct"/>
            <w:tcBorders>
              <w:left w:val="nil"/>
              <w:right w:val="nil"/>
            </w:tcBorders>
          </w:tcPr>
          <w:p w:rsidRPr="0094616C" w:rsidR="00190111" w:rsidP="00591D6B" w:rsidRDefault="00190111">
            <w:pPr>
              <w:pStyle w:val="AltB0"/>
            </w:pPr>
            <w:r w:rsidRPr="0094616C">
              <w:rPr>
                <w:rFonts w:hint="eastAsia"/>
              </w:rPr>
              <w:t>1</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Disable the sensor</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POWER_ON</w:t>
            </w:r>
          </w:p>
        </w:tc>
        <w:tc>
          <w:tcPr>
            <w:tcW w:w="993" w:type="pct"/>
            <w:tcBorders>
              <w:left w:val="nil"/>
              <w:right w:val="nil"/>
            </w:tcBorders>
          </w:tcPr>
          <w:p w:rsidRPr="0094616C" w:rsidR="00190111" w:rsidP="00591D6B" w:rsidRDefault="00190111">
            <w:pPr>
              <w:pStyle w:val="AltB0"/>
            </w:pPr>
            <w:r w:rsidRPr="0094616C">
              <w:rPr>
                <w:rFonts w:hint="eastAsia"/>
              </w:rPr>
              <w:t>0</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Enable the sensor</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bookmarkStart w:name="REPORT_AGE_MAX" w:id="18916"/>
            <w:r w:rsidRPr="0094616C">
              <w:rPr>
                <w:rStyle w:val="aff1"/>
                <w:rFonts w:hint="eastAsia"/>
              </w:rPr>
              <w:t>REPORT_AGE_MAX</w:t>
            </w:r>
            <w:bookmarkEnd w:id="18916"/>
          </w:p>
        </w:tc>
        <w:tc>
          <w:tcPr>
            <w:tcW w:w="993" w:type="pct"/>
            <w:tcBorders>
              <w:left w:val="nil"/>
              <w:right w:val="nil"/>
            </w:tcBorders>
          </w:tcPr>
          <w:p w:rsidRPr="0094616C" w:rsidR="00190111" w:rsidP="00591D6B" w:rsidRDefault="00190111">
            <w:pPr>
              <w:pStyle w:val="AltB0"/>
              <w:rPr>
                <w:rStyle w:val="aff1"/>
              </w:rPr>
            </w:pPr>
            <w:r w:rsidRPr="0094616C">
              <w:rPr>
                <w:rStyle w:val="aff1"/>
                <w:rFonts w:hint="eastAsia"/>
              </w:rPr>
              <w:t>NUMERIC_32_MAX</w:t>
            </w:r>
          </w:p>
          <w:p w:rsidRPr="0094616C" w:rsidR="00190111" w:rsidP="00591D6B" w:rsidRDefault="00190111">
            <w:pPr>
              <w:pStyle w:val="AltB0"/>
              <w:rPr>
                <w:highlight w:val="yellow"/>
              </w:rPr>
            </w:pPr>
            <w:r w:rsidRPr="0094616C">
              <w:rPr>
                <w:rFonts w:hint="eastAsia"/>
              </w:rPr>
              <w:t>÷</w:t>
            </w:r>
            <w:r w:rsidRPr="0094616C">
              <w:rPr>
                <w:rFonts w:hint="eastAsia"/>
              </w:rPr>
              <w:t>4</w:t>
            </w:r>
            <w:r w:rsidRPr="0094616C">
              <w:rPr>
                <w:rFonts w:hint="eastAsia"/>
              </w:rPr>
              <w:t>×</w:t>
            </w:r>
            <w:r w:rsidRPr="0094616C">
              <w:rPr>
                <w:rFonts w:hint="eastAsia"/>
              </w:rPr>
              <w:t>3</w:t>
            </w:r>
          </w:p>
        </w:tc>
        <w:tc>
          <w:tcPr>
            <w:tcW w:w="580" w:type="pct"/>
            <w:tcBorders>
              <w:left w:val="nil"/>
              <w:right w:val="nil"/>
            </w:tcBorders>
          </w:tcPr>
          <w:p w:rsidRPr="0094616C" w:rsidR="00190111" w:rsidP="00591D6B" w:rsidRDefault="00190111">
            <w:pPr>
              <w:pStyle w:val="AltB0"/>
            </w:pPr>
          </w:p>
        </w:tc>
        <w:tc>
          <w:tcPr>
            <w:tcW w:w="1949" w:type="pct"/>
            <w:tcBorders>
              <w:left w:val="nil"/>
              <w:right w:val="nil"/>
            </w:tcBorders>
          </w:tcPr>
          <w:p w:rsidRPr="0094616C" w:rsidR="00190111" w:rsidP="00591D6B" w:rsidRDefault="00190111">
            <w:pPr>
              <w:pStyle w:val="AltB0"/>
            </w:pPr>
            <w:r w:rsidRPr="0094616C">
              <w:rPr>
                <w:rFonts w:hint="eastAsia"/>
              </w:rPr>
              <w:t>初始化消息时间</w:t>
            </w:r>
          </w:p>
          <w:p w:rsidRPr="0094616C" w:rsidR="00190111" w:rsidP="00591D6B" w:rsidRDefault="00190111">
            <w:pPr>
              <w:pStyle w:val="AltB0"/>
            </w:pPr>
            <w:r w:rsidRPr="0094616C">
              <w:t>I</w:t>
            </w:r>
            <w:r w:rsidRPr="0094616C">
              <w:rPr>
                <w:rFonts w:hint="eastAsia"/>
              </w:rPr>
              <w:t>nitialization validity age</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SENSOR_TEST_START_TIME</w:t>
            </w:r>
          </w:p>
        </w:tc>
        <w:tc>
          <w:tcPr>
            <w:tcW w:w="993" w:type="pct"/>
            <w:tcBorders>
              <w:left w:val="nil"/>
              <w:right w:val="nil"/>
            </w:tcBorders>
          </w:tcPr>
          <w:p w:rsidRPr="00561D0A" w:rsidR="00190111" w:rsidP="00591D6B" w:rsidRDefault="00494119">
            <w:pPr>
              <w:pStyle w:val="AltB0"/>
              <w:rPr>
                <w:rStyle w:val="aff1"/>
              </w:rPr>
            </w:pPr>
            <w:r w:rsidRPr="00561D0A">
              <w:rPr>
                <w:rStyle w:val="aff1"/>
                <w:rFonts w:hint="eastAsia"/>
              </w:rPr>
              <w:t>ATP_INTERRUPT_NB</w:t>
            </w:r>
          </w:p>
        </w:tc>
        <w:tc>
          <w:tcPr>
            <w:tcW w:w="580" w:type="pct"/>
            <w:tcBorders>
              <w:left w:val="nil"/>
              <w:right w:val="nil"/>
            </w:tcBorders>
          </w:tcPr>
          <w:p w:rsidRPr="0094616C" w:rsidR="00190111" w:rsidP="00591D6B" w:rsidRDefault="00494119">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Interrupt number for waiting before start sensor test</w:t>
            </w:r>
          </w:p>
        </w:tc>
      </w:tr>
      <w:tr w:rsidRPr="0094616C" w:rsidR="00190111" w:rsidDel="00D35A76" w:rsidTr="002F5731">
        <w:trPr>
          <w:jc w:val="center"/>
        </w:trPr>
        <w:tc>
          <w:tcPr>
            <w:tcW w:w="1477" w:type="pct"/>
            <w:tcBorders>
              <w:left w:val="nil"/>
              <w:right w:val="nil"/>
            </w:tcBorders>
          </w:tcPr>
          <w:p w:rsidRPr="0094616C" w:rsidR="00190111" w:rsidDel="00D35A76" w:rsidP="00591D6B" w:rsidRDefault="00190111">
            <w:pPr>
              <w:pStyle w:val="AltB0"/>
              <w:rPr>
                <w:rStyle w:val="aff1"/>
              </w:rPr>
            </w:pPr>
            <w:r w:rsidRPr="0094616C" w:rsidDel="00D35A76">
              <w:rPr>
                <w:rStyle w:val="aff1"/>
              </w:rPr>
              <w:t>S</w:t>
            </w:r>
            <w:r w:rsidRPr="0094616C" w:rsidDel="00D35A76">
              <w:rPr>
                <w:rStyle w:val="aff1"/>
                <w:rFonts w:hint="eastAsia"/>
              </w:rPr>
              <w:t>YNCHRODATE_TIME_UNIT</w:t>
            </w:r>
          </w:p>
        </w:tc>
        <w:tc>
          <w:tcPr>
            <w:tcW w:w="993" w:type="pct"/>
            <w:tcBorders>
              <w:left w:val="nil"/>
              <w:right w:val="nil"/>
            </w:tcBorders>
          </w:tcPr>
          <w:p w:rsidRPr="0094616C" w:rsidR="00190111" w:rsidDel="00D35A76" w:rsidP="00591D6B" w:rsidRDefault="00190111">
            <w:pPr>
              <w:pStyle w:val="AltB0"/>
            </w:pPr>
            <w:r w:rsidRPr="0094616C" w:rsidDel="00D35A76">
              <w:rPr>
                <w:rFonts w:hint="eastAsia"/>
              </w:rPr>
              <w:t>0.336</w:t>
            </w:r>
          </w:p>
        </w:tc>
        <w:tc>
          <w:tcPr>
            <w:tcW w:w="580" w:type="pct"/>
            <w:tcBorders>
              <w:left w:val="nil"/>
              <w:right w:val="nil"/>
            </w:tcBorders>
          </w:tcPr>
          <w:p w:rsidRPr="0094616C" w:rsidR="00190111" w:rsidDel="00D35A76" w:rsidP="00591D6B" w:rsidRDefault="00190111">
            <w:pPr>
              <w:pStyle w:val="AltB0"/>
            </w:pPr>
            <w:r w:rsidRPr="0094616C" w:rsidDel="00D35A76">
              <w:rPr>
                <w:rFonts w:hint="eastAsia"/>
              </w:rPr>
              <w:t>second</w:t>
            </w:r>
          </w:p>
        </w:tc>
        <w:tc>
          <w:tcPr>
            <w:tcW w:w="1949" w:type="pct"/>
            <w:tcBorders>
              <w:left w:val="nil"/>
              <w:right w:val="nil"/>
            </w:tcBorders>
          </w:tcPr>
          <w:p w:rsidRPr="0094616C" w:rsidR="00190111" w:rsidDel="00D35A76" w:rsidP="00591D6B" w:rsidRDefault="00190111">
            <w:pPr>
              <w:pStyle w:val="AltB0"/>
            </w:pPr>
            <w:r w:rsidRPr="0094616C" w:rsidDel="00D35A76">
              <w:rPr>
                <w:rFonts w:hint="eastAsia"/>
              </w:rPr>
              <w:t>LC/ZC</w:t>
            </w:r>
            <w:r w:rsidRPr="0094616C" w:rsidDel="00D35A76">
              <w:rPr>
                <w:rFonts w:hint="eastAsia"/>
              </w:rPr>
              <w:t>周期时间</w:t>
            </w:r>
          </w:p>
          <w:p w:rsidRPr="0094616C" w:rsidR="00190111" w:rsidDel="00D35A76" w:rsidP="00591D6B" w:rsidRDefault="00190111">
            <w:pPr>
              <w:pStyle w:val="AltB0"/>
            </w:pPr>
            <w:r w:rsidRPr="0094616C" w:rsidDel="00D35A76">
              <w:rPr>
                <w:rFonts w:hint="eastAsia"/>
              </w:rPr>
              <w:t>LC/</w:t>
            </w:r>
            <w:hyperlink w:history="1" w:anchor="ZC">
              <w:r w:rsidRPr="0094616C" w:rsidR="00DE30C0">
                <w:rPr>
                  <w:rStyle w:val="ac"/>
                </w:rPr>
                <w:t>ZC</w:t>
              </w:r>
            </w:hyperlink>
            <w:r w:rsidRPr="0094616C" w:rsidDel="00D35A76">
              <w:rPr>
                <w:rFonts w:hint="eastAsia"/>
              </w:rPr>
              <w:t xml:space="preserve"> cycle time</w:t>
            </w:r>
          </w:p>
        </w:tc>
      </w:tr>
      <w:tr w:rsidRPr="0094616C" w:rsidR="00190111" w:rsidDel="00D35A76" w:rsidTr="002F5731">
        <w:trPr>
          <w:jc w:val="center"/>
        </w:trPr>
        <w:tc>
          <w:tcPr>
            <w:tcW w:w="1477" w:type="pct"/>
            <w:tcBorders>
              <w:left w:val="nil"/>
              <w:right w:val="nil"/>
            </w:tcBorders>
          </w:tcPr>
          <w:p w:rsidRPr="0094616C" w:rsidR="00190111" w:rsidDel="00D35A76" w:rsidP="00591D6B" w:rsidRDefault="00190111">
            <w:pPr>
              <w:pStyle w:val="AltB0"/>
              <w:rPr>
                <w:rStyle w:val="aff1"/>
              </w:rPr>
            </w:pPr>
            <w:r w:rsidRPr="0094616C" w:rsidDel="00D35A76">
              <w:rPr>
                <w:rStyle w:val="aff1"/>
              </w:rPr>
              <w:t>S</w:t>
            </w:r>
            <w:r w:rsidRPr="0094616C" w:rsidDel="00D35A76">
              <w:rPr>
                <w:rStyle w:val="aff1"/>
                <w:rFonts w:hint="eastAsia"/>
              </w:rPr>
              <w:t>YNCHRODATE_TIME_UNIT_MS</w:t>
            </w:r>
          </w:p>
        </w:tc>
        <w:tc>
          <w:tcPr>
            <w:tcW w:w="993" w:type="pct"/>
            <w:tcBorders>
              <w:left w:val="nil"/>
              <w:right w:val="nil"/>
            </w:tcBorders>
          </w:tcPr>
          <w:p w:rsidRPr="0094616C" w:rsidR="00190111" w:rsidDel="00D35A76" w:rsidP="00591D6B" w:rsidRDefault="00190111">
            <w:pPr>
              <w:pStyle w:val="AltB0"/>
            </w:pPr>
            <w:r w:rsidRPr="0094616C" w:rsidDel="00D35A76">
              <w:rPr>
                <w:rFonts w:hint="eastAsia"/>
              </w:rPr>
              <w:t>336</w:t>
            </w:r>
          </w:p>
        </w:tc>
        <w:tc>
          <w:tcPr>
            <w:tcW w:w="580" w:type="pct"/>
            <w:tcBorders>
              <w:left w:val="nil"/>
              <w:right w:val="nil"/>
            </w:tcBorders>
          </w:tcPr>
          <w:p w:rsidRPr="0094616C" w:rsidR="00190111" w:rsidDel="00D35A76" w:rsidP="00591D6B" w:rsidRDefault="00190111">
            <w:pPr>
              <w:pStyle w:val="AltB0"/>
            </w:pPr>
            <w:r w:rsidRPr="0094616C" w:rsidDel="00D35A76">
              <w:rPr>
                <w:rFonts w:hint="eastAsia"/>
              </w:rPr>
              <w:t>millisecond</w:t>
            </w:r>
          </w:p>
        </w:tc>
        <w:tc>
          <w:tcPr>
            <w:tcW w:w="1949" w:type="pct"/>
            <w:tcBorders>
              <w:left w:val="nil"/>
              <w:right w:val="nil"/>
            </w:tcBorders>
          </w:tcPr>
          <w:p w:rsidRPr="0094616C" w:rsidR="00190111" w:rsidDel="00D35A76" w:rsidP="00591D6B" w:rsidRDefault="00190111">
            <w:pPr>
              <w:pStyle w:val="AltB0"/>
            </w:pPr>
            <w:r w:rsidRPr="0094616C" w:rsidDel="00D35A76">
              <w:rPr>
                <w:rFonts w:hint="eastAsia"/>
              </w:rPr>
              <w:t>LC/ZC</w:t>
            </w:r>
            <w:r w:rsidRPr="0094616C" w:rsidDel="00D35A76">
              <w:rPr>
                <w:rFonts w:hint="eastAsia"/>
              </w:rPr>
              <w:t>周期时间（毫秒）</w:t>
            </w:r>
          </w:p>
          <w:p w:rsidRPr="0094616C" w:rsidR="00190111" w:rsidDel="00D35A76" w:rsidP="00591D6B" w:rsidRDefault="00190111">
            <w:pPr>
              <w:pStyle w:val="AltB0"/>
            </w:pPr>
            <w:r w:rsidRPr="0094616C" w:rsidDel="00D35A76">
              <w:rPr>
                <w:rFonts w:hint="eastAsia"/>
              </w:rPr>
              <w:t>LC/</w:t>
            </w:r>
            <w:hyperlink w:history="1" w:anchor="ZC">
              <w:r w:rsidRPr="0094616C" w:rsidR="00DE30C0">
                <w:rPr>
                  <w:rStyle w:val="ac"/>
                </w:rPr>
                <w:t>ZC</w:t>
              </w:r>
            </w:hyperlink>
            <w:r w:rsidRPr="0094616C" w:rsidDel="00D35A76">
              <w:rPr>
                <w:rFonts w:hint="eastAsia"/>
              </w:rPr>
              <w:t xml:space="preserve"> cycle time</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T_LOCK_ODOMETER</w:t>
            </w:r>
          </w:p>
        </w:tc>
        <w:tc>
          <w:tcPr>
            <w:tcW w:w="993" w:type="pct"/>
            <w:tcBorders>
              <w:left w:val="nil"/>
              <w:right w:val="nil"/>
            </w:tcBorders>
          </w:tcPr>
          <w:p w:rsidRPr="0094616C" w:rsidR="00190111" w:rsidP="00591D6B" w:rsidRDefault="001E7AF3">
            <w:pPr>
              <w:pStyle w:val="AltB0"/>
            </w:pPr>
            <w:r w:rsidRPr="0094616C">
              <w:rPr>
                <w:rFonts w:hint="eastAsia"/>
              </w:rPr>
              <w:t>4</w:t>
            </w:r>
            <w:r w:rsidRPr="0094616C" w:rsidR="00190111">
              <w:rPr>
                <w:rFonts w:hint="eastAsia"/>
              </w:rPr>
              <w:t>9</w:t>
            </w:r>
          </w:p>
        </w:tc>
        <w:tc>
          <w:tcPr>
            <w:tcW w:w="580" w:type="pct"/>
            <w:tcBorders>
              <w:left w:val="nil"/>
              <w:right w:val="nil"/>
            </w:tcBorders>
          </w:tcPr>
          <w:p w:rsidRPr="0094616C" w:rsidR="00190111" w:rsidP="00591D6B" w:rsidRDefault="00190111">
            <w:pPr>
              <w:pStyle w:val="AltB0"/>
            </w:pPr>
            <w:r w:rsidRPr="0094616C">
              <w:rPr>
                <w:rFonts w:hint="eastAsia"/>
              </w:rPr>
              <w:t>-</w:t>
            </w:r>
          </w:p>
        </w:tc>
        <w:tc>
          <w:tcPr>
            <w:tcW w:w="1949" w:type="pct"/>
            <w:tcBorders>
              <w:left w:val="nil"/>
              <w:right w:val="nil"/>
            </w:tcBorders>
          </w:tcPr>
          <w:p w:rsidRPr="0094616C" w:rsidR="00190111" w:rsidP="00591D6B" w:rsidRDefault="00190111">
            <w:pPr>
              <w:pStyle w:val="AltB0"/>
            </w:pPr>
            <w:r w:rsidRPr="0094616C">
              <w:rPr>
                <w:rFonts w:hint="eastAsia"/>
              </w:rPr>
              <w:t>锁存</w:t>
            </w:r>
            <w:r w:rsidR="00F41616">
              <w:rPr>
                <w:rFonts w:hint="eastAsia"/>
              </w:rPr>
              <w:t>VPB</w:t>
            </w:r>
            <w:r w:rsidRPr="0094616C">
              <w:rPr>
                <w:rFonts w:hint="eastAsia"/>
              </w:rPr>
              <w:t>信息的中断号</w:t>
            </w:r>
          </w:p>
          <w:p w:rsidRPr="0094616C" w:rsidR="00190111" w:rsidP="00591D6B" w:rsidRDefault="00190111">
            <w:pPr>
              <w:pStyle w:val="AltB0"/>
            </w:pPr>
            <w:r w:rsidRPr="0094616C">
              <w:t>I</w:t>
            </w:r>
            <w:r w:rsidRPr="0094616C">
              <w:rPr>
                <w:rFonts w:hint="eastAsia"/>
              </w:rPr>
              <w:t xml:space="preserve">nterrupt number to lock </w:t>
            </w:r>
            <w:r w:rsidR="00F41616">
              <w:rPr>
                <w:rFonts w:hint="eastAsia"/>
              </w:rPr>
              <w:t>VPB</w:t>
            </w:r>
            <w:r w:rsidRPr="0094616C">
              <w:rPr>
                <w:rFonts w:hint="eastAsia"/>
              </w:rPr>
              <w:t xml:space="preserve"> </w:t>
            </w:r>
            <w:r w:rsidRPr="0094616C" w:rsidR="002F5731">
              <w:t>information</w:t>
            </w: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p>
        </w:tc>
        <w:tc>
          <w:tcPr>
            <w:tcW w:w="993" w:type="pct"/>
            <w:tcBorders>
              <w:left w:val="nil"/>
              <w:right w:val="nil"/>
            </w:tcBorders>
          </w:tcPr>
          <w:p w:rsidRPr="0094616C" w:rsidR="00190111" w:rsidP="00591D6B" w:rsidRDefault="00190111">
            <w:pPr>
              <w:pStyle w:val="AltB0"/>
            </w:pPr>
          </w:p>
        </w:tc>
        <w:tc>
          <w:tcPr>
            <w:tcW w:w="580" w:type="pct"/>
            <w:tcBorders>
              <w:left w:val="nil"/>
              <w:right w:val="nil"/>
            </w:tcBorders>
          </w:tcPr>
          <w:p w:rsidRPr="0094616C" w:rsidR="00190111" w:rsidP="00591D6B" w:rsidRDefault="00190111">
            <w:pPr>
              <w:pStyle w:val="AltB0"/>
            </w:pPr>
          </w:p>
        </w:tc>
        <w:tc>
          <w:tcPr>
            <w:tcW w:w="1949" w:type="pct"/>
            <w:tcBorders>
              <w:left w:val="nil"/>
              <w:right w:val="nil"/>
            </w:tcBorders>
          </w:tcPr>
          <w:p w:rsidRPr="0094616C" w:rsidR="00190111" w:rsidP="00591D6B" w:rsidRDefault="00190111">
            <w:pPr>
              <w:pStyle w:val="AltB0"/>
            </w:pPr>
          </w:p>
        </w:tc>
      </w:tr>
      <w:tr w:rsidRPr="0094616C" w:rsidR="00190111" w:rsidTr="002F5731">
        <w:trPr>
          <w:jc w:val="center"/>
        </w:trPr>
        <w:tc>
          <w:tcPr>
            <w:tcW w:w="1477" w:type="pct"/>
            <w:tcBorders>
              <w:left w:val="nil"/>
              <w:right w:val="nil"/>
            </w:tcBorders>
          </w:tcPr>
          <w:p w:rsidRPr="0094616C" w:rsidR="00190111" w:rsidP="00591D6B" w:rsidRDefault="00190111">
            <w:pPr>
              <w:pStyle w:val="AltB0"/>
              <w:rPr>
                <w:rStyle w:val="aff1"/>
              </w:rPr>
            </w:pPr>
            <w:r w:rsidRPr="0094616C">
              <w:rPr>
                <w:rStyle w:val="aff1"/>
                <w:rFonts w:hint="eastAsia"/>
              </w:rPr>
              <w:t>VIOM_VALIDITY_TIME</w:t>
            </w:r>
          </w:p>
        </w:tc>
        <w:tc>
          <w:tcPr>
            <w:tcW w:w="993" w:type="pct"/>
            <w:tcBorders>
              <w:left w:val="nil"/>
              <w:right w:val="nil"/>
            </w:tcBorders>
          </w:tcPr>
          <w:p w:rsidRPr="0094616C" w:rsidR="00190111" w:rsidP="00591D6B" w:rsidRDefault="00D2364E">
            <w:pPr>
              <w:pStyle w:val="AltB0"/>
            </w:pPr>
            <w:r>
              <w:rPr>
                <w:rFonts w:hint="eastAsia"/>
              </w:rPr>
              <w:t>6</w:t>
            </w:r>
          </w:p>
        </w:tc>
        <w:tc>
          <w:tcPr>
            <w:tcW w:w="580" w:type="pct"/>
            <w:tcBorders>
              <w:left w:val="nil"/>
              <w:right w:val="nil"/>
            </w:tcBorders>
          </w:tcPr>
          <w:p w:rsidRPr="0094616C" w:rsidR="00190111" w:rsidP="00591D6B" w:rsidRDefault="00190111">
            <w:pPr>
              <w:pStyle w:val="AltB0"/>
            </w:pPr>
            <w:r w:rsidRPr="0094616C">
              <w:rPr>
                <w:rFonts w:hint="eastAsia"/>
              </w:rPr>
              <w:t>cycle</w:t>
            </w:r>
          </w:p>
        </w:tc>
        <w:tc>
          <w:tcPr>
            <w:tcW w:w="1949" w:type="pct"/>
            <w:tcBorders>
              <w:left w:val="nil"/>
              <w:right w:val="nil"/>
            </w:tcBorders>
          </w:tcPr>
          <w:p w:rsidRPr="0094616C" w:rsidR="00190111" w:rsidP="00591D6B" w:rsidRDefault="00190111">
            <w:pPr>
              <w:pStyle w:val="AltB0"/>
            </w:pPr>
            <w:r w:rsidRPr="0094616C">
              <w:rPr>
                <w:rFonts w:hint="eastAsia"/>
              </w:rPr>
              <w:t>VIOM</w:t>
            </w:r>
            <w:r w:rsidRPr="0094616C">
              <w:rPr>
                <w:rFonts w:hint="eastAsia"/>
              </w:rPr>
              <w:t>消息的有效期</w:t>
            </w:r>
            <w:r w:rsidRPr="0094616C">
              <w:rPr>
                <w:rFonts w:hint="eastAsia"/>
              </w:rPr>
              <w:t>(</w:t>
            </w:r>
            <w:r w:rsidRPr="0094616C">
              <w:rPr>
                <w:rFonts w:hint="eastAsia"/>
              </w:rPr>
              <w:t>周期数</w:t>
            </w:r>
            <w:r w:rsidRPr="0094616C">
              <w:rPr>
                <w:rFonts w:hint="eastAsia"/>
              </w:rPr>
              <w:t>)</w:t>
            </w:r>
          </w:p>
          <w:p w:rsidRPr="0094616C" w:rsidR="00190111" w:rsidP="00591D6B" w:rsidRDefault="00190111">
            <w:pPr>
              <w:pStyle w:val="AltB0"/>
            </w:pPr>
            <w:r w:rsidRPr="0094616C">
              <w:t>V</w:t>
            </w:r>
            <w:r w:rsidRPr="0094616C">
              <w:rPr>
                <w:rFonts w:hint="eastAsia"/>
              </w:rPr>
              <w:t>alidity cycle's number of VIOM message</w:t>
            </w:r>
          </w:p>
        </w:tc>
      </w:tr>
      <w:tr w:rsidRPr="0094616C" w:rsidR="00190111" w:rsidTr="002F5731">
        <w:trPr>
          <w:jc w:val="center"/>
        </w:trPr>
        <w:tc>
          <w:tcPr>
            <w:tcW w:w="1477" w:type="pct"/>
            <w:tcBorders>
              <w:left w:val="nil"/>
              <w:bottom w:val="single" w:color="auto" w:sz="12" w:space="0"/>
              <w:right w:val="nil"/>
            </w:tcBorders>
          </w:tcPr>
          <w:p w:rsidRPr="0094616C" w:rsidR="00190111" w:rsidP="00591D6B" w:rsidRDefault="00190111">
            <w:pPr>
              <w:pStyle w:val="AltB0"/>
              <w:rPr>
                <w:rStyle w:val="aff1"/>
                <w:b w:val="0"/>
              </w:rPr>
            </w:pPr>
          </w:p>
        </w:tc>
        <w:tc>
          <w:tcPr>
            <w:tcW w:w="993" w:type="pct"/>
            <w:tcBorders>
              <w:left w:val="nil"/>
              <w:bottom w:val="single" w:color="auto" w:sz="12" w:space="0"/>
              <w:right w:val="nil"/>
            </w:tcBorders>
          </w:tcPr>
          <w:p w:rsidRPr="0094616C" w:rsidR="00190111" w:rsidP="00591D6B" w:rsidRDefault="00190111">
            <w:pPr>
              <w:pStyle w:val="AltB0"/>
            </w:pPr>
          </w:p>
        </w:tc>
        <w:tc>
          <w:tcPr>
            <w:tcW w:w="580" w:type="pct"/>
            <w:tcBorders>
              <w:left w:val="nil"/>
              <w:bottom w:val="single" w:color="auto" w:sz="12" w:space="0"/>
              <w:right w:val="nil"/>
            </w:tcBorders>
          </w:tcPr>
          <w:p w:rsidRPr="0094616C" w:rsidR="00190111" w:rsidP="00591D6B" w:rsidRDefault="00190111">
            <w:pPr>
              <w:pStyle w:val="AltB0"/>
            </w:pPr>
          </w:p>
        </w:tc>
        <w:tc>
          <w:tcPr>
            <w:tcW w:w="1949" w:type="pct"/>
            <w:tcBorders>
              <w:left w:val="nil"/>
              <w:bottom w:val="single" w:color="auto" w:sz="12" w:space="0"/>
              <w:right w:val="nil"/>
            </w:tcBorders>
          </w:tcPr>
          <w:p w:rsidRPr="0094616C" w:rsidR="00190111" w:rsidP="00591D6B" w:rsidRDefault="00190111">
            <w:pPr>
              <w:pStyle w:val="AltB0"/>
            </w:pPr>
          </w:p>
        </w:tc>
      </w:tr>
    </w:tbl>
    <w:p w:rsidRPr="00190111" w:rsidR="00190111" w:rsidP="00C93484" w:rsidRDefault="00190111">
      <w:pPr>
        <w:pStyle w:val="Reqtify"/>
      </w:pPr>
    </w:p>
    <w:p w:rsidRPr="00190111" w:rsidR="00190111" w:rsidP="00C93484" w:rsidRDefault="00190111">
      <w:pPr>
        <w:pStyle w:val="Reqtify"/>
      </w:pPr>
    </w:p>
    <w:p w:rsidRPr="00190111" w:rsidR="00190111" w:rsidP="00F23398" w:rsidRDefault="00190111">
      <w:pPr>
        <w:pStyle w:val="2"/>
        <w:ind w:left="756" w:hanging="756"/>
      </w:pPr>
      <w:bookmarkStart w:name="_Toc283740058" w:id="18917"/>
      <w:bookmarkStart w:name="_Toc283891811" w:id="18918"/>
      <w:bookmarkStart w:name="_Toc283740059" w:id="18919"/>
      <w:bookmarkStart w:name="_Toc283891812" w:id="18920"/>
      <w:bookmarkStart w:name="_Toc283740060" w:id="18921"/>
      <w:bookmarkStart w:name="_Toc283891813" w:id="18922"/>
      <w:bookmarkStart w:name="_Toc283740061" w:id="18923"/>
      <w:bookmarkStart w:name="_Toc283891814" w:id="18924"/>
      <w:bookmarkStart w:name="_Toc283740067" w:id="18925"/>
      <w:bookmarkStart w:name="_Toc283891820" w:id="18926"/>
      <w:bookmarkStart w:name="_Toc283740072" w:id="18927"/>
      <w:bookmarkStart w:name="_Toc283891825" w:id="18928"/>
      <w:bookmarkStart w:name="_Toc283740077" w:id="18929"/>
      <w:bookmarkStart w:name="_Toc283891830" w:id="18930"/>
      <w:bookmarkStart w:name="_Toc337459849" w:id="18931"/>
      <w:bookmarkStart w:name="_Toc348357753" w:id="18932"/>
      <w:bookmarkStart w:name="_Toc349031188" w:id="18933"/>
      <w:bookmarkStart w:name="_Toc347567299" w:id="18934"/>
      <w:bookmarkStart w:name="_Toc345689777" w:id="18935"/>
      <w:bookmarkStart w:name="_Toc376182994" w:id="18936"/>
      <w:bookmarkStart w:name="_Toc392229974" w:id="18937"/>
      <w:bookmarkEnd w:id="18917"/>
      <w:bookmarkEnd w:id="18918"/>
      <w:bookmarkEnd w:id="18919"/>
      <w:bookmarkEnd w:id="18920"/>
      <w:bookmarkEnd w:id="18921"/>
      <w:bookmarkEnd w:id="18922"/>
      <w:bookmarkEnd w:id="18923"/>
      <w:bookmarkEnd w:id="18924"/>
      <w:bookmarkEnd w:id="18925"/>
      <w:bookmarkEnd w:id="18926"/>
      <w:bookmarkEnd w:id="18927"/>
      <w:bookmarkEnd w:id="18928"/>
      <w:bookmarkEnd w:id="18929"/>
      <w:bookmarkEnd w:id="18930"/>
      <w:r w:rsidRPr="00190111">
        <w:rPr>
          <w:rFonts w:hint="eastAsia"/>
        </w:rPr>
        <w:t>Logical Types Definition</w:t>
      </w:r>
      <w:bookmarkEnd w:id="18931"/>
      <w:bookmarkEnd w:id="18932"/>
      <w:bookmarkEnd w:id="18933"/>
      <w:bookmarkEnd w:id="18934"/>
      <w:bookmarkEnd w:id="18935"/>
      <w:bookmarkEnd w:id="18936"/>
      <w:bookmarkEnd w:id="18937"/>
    </w:p>
    <w:p w:rsidRPr="00190111" w:rsidR="00190111" w:rsidP="00C93484" w:rsidRDefault="00190111">
      <w:pPr>
        <w:pStyle w:val="Reqtify"/>
      </w:pPr>
      <w:r w:rsidRPr="00190111">
        <w:rPr>
          <w:rFonts w:hint="eastAsia"/>
        </w:rPr>
        <w:t>本部分用于定义在软件需求文档中用到的各种变量或结构类型。</w:t>
      </w:r>
    </w:p>
    <w:p w:rsidRPr="00190111" w:rsidR="00190111" w:rsidP="00C93484" w:rsidRDefault="00190111">
      <w:pPr>
        <w:pStyle w:val="Reqtify"/>
      </w:pPr>
      <w:r w:rsidRPr="00190111">
        <w:rPr>
          <w:rFonts w:hint="eastAsia"/>
        </w:rPr>
        <w:t>This part defines variables and structures types used in the description of ATP software requirements.</w:t>
      </w:r>
    </w:p>
    <w:p w:rsidRPr="00190111" w:rsidR="00190111" w:rsidP="00C37E35" w:rsidRDefault="00190111">
      <w:pPr>
        <w:pStyle w:val="3"/>
      </w:pPr>
      <w:bookmarkStart w:name="_Toc337459850" w:id="18938"/>
      <w:r w:rsidRPr="00190111">
        <w:rPr>
          <w:rFonts w:hint="eastAsia"/>
        </w:rPr>
        <w:lastRenderedPageBreak/>
        <w:t>Fundamental types</w:t>
      </w:r>
      <w:bookmarkEnd w:id="18938"/>
    </w:p>
    <w:tbl>
      <w:tblPr>
        <w:tblW w:w="0" w:type="auto"/>
        <w:tblBorders>
          <w:top w:val="single" w:color="000000" w:sz="12" w:space="0"/>
          <w:bottom w:val="single" w:color="000000" w:sz="12" w:space="0"/>
          <w:insideH w:val="single" w:color="000000" w:sz="4" w:space="0"/>
        </w:tblBorders>
        <w:tblLook w:val="04A0" w:firstRow="1" w:lastRow="0" w:firstColumn="1" w:lastColumn="0" w:noHBand="0" w:noVBand="1"/>
      </w:tblPr>
      <w:tblGrid>
        <w:gridCol w:w="2868"/>
        <w:gridCol w:w="2869"/>
        <w:gridCol w:w="2869"/>
      </w:tblGrid>
      <w:tr w:rsidRPr="00785CC7" w:rsidR="00190111" w:rsidTr="00EE20F3">
        <w:tc>
          <w:tcPr>
            <w:tcW w:w="2868" w:type="dxa"/>
            <w:tcBorders>
              <w:top w:val="single" w:color="000000" w:sz="12" w:space="0"/>
              <w:bottom w:val="single" w:color="000000" w:sz="4" w:space="0"/>
            </w:tcBorders>
            <w:shd w:val="clear" w:color="auto" w:fill="E0E0E0"/>
          </w:tcPr>
          <w:p w:rsidRPr="00190111" w:rsidR="00190111" w:rsidP="00FA0FBB" w:rsidRDefault="00190111">
            <w:pPr>
              <w:pStyle w:val="af6"/>
            </w:pPr>
            <w:r w:rsidRPr="00190111">
              <w:t>Name</w:t>
            </w:r>
          </w:p>
        </w:tc>
        <w:tc>
          <w:tcPr>
            <w:tcW w:w="2869" w:type="dxa"/>
            <w:tcBorders>
              <w:top w:val="single" w:color="000000" w:sz="12" w:space="0"/>
              <w:bottom w:val="single" w:color="000000" w:sz="4" w:space="0"/>
            </w:tcBorders>
            <w:shd w:val="clear" w:color="auto" w:fill="E0E0E0"/>
          </w:tcPr>
          <w:p w:rsidRPr="00190111" w:rsidR="00190111" w:rsidP="00FA0FBB" w:rsidRDefault="00190111">
            <w:pPr>
              <w:pStyle w:val="af6"/>
            </w:pPr>
            <w:r w:rsidRPr="00190111">
              <w:t>Value</w:t>
            </w:r>
          </w:p>
        </w:tc>
        <w:tc>
          <w:tcPr>
            <w:tcW w:w="2869" w:type="dxa"/>
            <w:tcBorders>
              <w:top w:val="single" w:color="000000" w:sz="12" w:space="0"/>
              <w:bottom w:val="single" w:color="000000" w:sz="4" w:space="0"/>
            </w:tcBorders>
            <w:shd w:val="clear" w:color="auto" w:fill="E0E0E0"/>
          </w:tcPr>
          <w:p w:rsidRPr="00190111" w:rsidR="00190111" w:rsidP="00FA0FBB" w:rsidRDefault="00190111">
            <w:pPr>
              <w:pStyle w:val="af6"/>
            </w:pPr>
          </w:p>
        </w:tc>
      </w:tr>
      <w:tr w:rsidR="00190111" w:rsidTr="00EE20F3">
        <w:tc>
          <w:tcPr>
            <w:tcW w:w="2868" w:type="dxa"/>
            <w:tcBorders>
              <w:top w:val="single" w:color="000000" w:sz="4" w:space="0"/>
            </w:tcBorders>
            <w:shd w:val="clear" w:color="auto" w:fill="auto"/>
          </w:tcPr>
          <w:p w:rsidRPr="00190111" w:rsidR="00190111" w:rsidP="00591D6B" w:rsidRDefault="00190111">
            <w:pPr>
              <w:pStyle w:val="AltB0"/>
              <w:rPr>
                <w:rStyle w:val="DATATYPE"/>
              </w:rPr>
            </w:pPr>
            <w:bookmarkStart w:name="BOOLEAN" w:id="18939"/>
            <w:r w:rsidRPr="00190111">
              <w:rPr>
                <w:rStyle w:val="DATATYPE"/>
              </w:rPr>
              <w:t>BOOLEAN</w:t>
            </w:r>
            <w:bookmarkEnd w:id="18939"/>
          </w:p>
        </w:tc>
        <w:tc>
          <w:tcPr>
            <w:tcW w:w="2869" w:type="dxa"/>
            <w:tcBorders>
              <w:top w:val="single" w:color="000000" w:sz="4" w:space="0"/>
            </w:tcBorders>
            <w:shd w:val="clear" w:color="auto" w:fill="auto"/>
          </w:tcPr>
          <w:p w:rsidRPr="00354FC4" w:rsidR="00190111" w:rsidP="00591D6B" w:rsidRDefault="00354FC4">
            <w:pPr>
              <w:pStyle w:val="AltB0"/>
              <w:rPr>
                <w:rStyle w:val="aff1"/>
              </w:rPr>
            </w:pPr>
            <w:r w:rsidRPr="00354FC4">
              <w:rPr>
                <w:rStyle w:val="aff1"/>
              </w:rPr>
              <w:t>False</w:t>
            </w:r>
          </w:p>
        </w:tc>
        <w:tc>
          <w:tcPr>
            <w:tcW w:w="2869" w:type="dxa"/>
            <w:tcBorders>
              <w:top w:val="single" w:color="000000" w:sz="4" w:space="0"/>
            </w:tcBorders>
            <w:shd w:val="clear" w:color="auto" w:fill="auto"/>
          </w:tcPr>
          <w:p w:rsidRPr="00190111" w:rsidR="00190111" w:rsidP="00591D6B" w:rsidRDefault="00190111">
            <w:pPr>
              <w:pStyle w:val="AltB0"/>
            </w:pPr>
          </w:p>
        </w:tc>
      </w:tr>
      <w:tr w:rsidR="00190111" w:rsidTr="00EE20F3">
        <w:tc>
          <w:tcPr>
            <w:tcW w:w="2868" w:type="dxa"/>
            <w:shd w:val="clear" w:color="auto" w:fill="auto"/>
          </w:tcPr>
          <w:p w:rsidRPr="00190111" w:rsidR="00190111" w:rsidP="00591D6B" w:rsidRDefault="00190111">
            <w:pPr>
              <w:pStyle w:val="AltB0"/>
            </w:pPr>
          </w:p>
        </w:tc>
        <w:tc>
          <w:tcPr>
            <w:tcW w:w="2869" w:type="dxa"/>
            <w:shd w:val="clear" w:color="auto" w:fill="auto"/>
          </w:tcPr>
          <w:p w:rsidRPr="00354FC4" w:rsidR="00190111" w:rsidP="00591D6B" w:rsidRDefault="00354FC4">
            <w:pPr>
              <w:pStyle w:val="AltB0"/>
              <w:rPr>
                <w:rStyle w:val="aff1"/>
              </w:rPr>
            </w:pPr>
            <w:r w:rsidRPr="00354FC4">
              <w:rPr>
                <w:rStyle w:val="aff1"/>
              </w:rPr>
              <w:t>True</w:t>
            </w:r>
          </w:p>
        </w:tc>
        <w:tc>
          <w:tcPr>
            <w:tcW w:w="2869" w:type="dxa"/>
            <w:shd w:val="clear" w:color="auto" w:fill="auto"/>
          </w:tcPr>
          <w:p w:rsidRPr="00190111" w:rsidR="00190111" w:rsidP="00591D6B" w:rsidRDefault="00190111">
            <w:pPr>
              <w:pStyle w:val="AltB0"/>
            </w:pPr>
          </w:p>
        </w:tc>
      </w:tr>
    </w:tbl>
    <w:p w:rsidR="00190111" w:rsidP="00C93484" w:rsidRDefault="00190111">
      <w:pPr>
        <w:pStyle w:val="Reqtify"/>
      </w:pPr>
    </w:p>
    <w:p w:rsidRPr="00190111" w:rsidR="006D4709" w:rsidP="00C93484" w:rsidRDefault="006D4709">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1909"/>
        <w:gridCol w:w="7043"/>
        <w:gridCol w:w="334"/>
      </w:tblGrid>
      <w:tr w:rsidRPr="00785CC7" w:rsidR="00190111" w:rsidTr="00B65DA1">
        <w:tc>
          <w:tcPr>
            <w:tcW w:w="1028"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Name</w:t>
            </w:r>
          </w:p>
        </w:tc>
        <w:tc>
          <w:tcPr>
            <w:tcW w:w="3792"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Value</w:t>
            </w:r>
          </w:p>
        </w:tc>
        <w:tc>
          <w:tcPr>
            <w:tcW w:w="180" w:type="pct"/>
            <w:tcBorders>
              <w:top w:val="single" w:color="000000" w:sz="12" w:space="0"/>
              <w:bottom w:val="single" w:color="000000" w:sz="4" w:space="0"/>
            </w:tcBorders>
            <w:shd w:val="clear" w:color="auto" w:fill="E0E0E0"/>
          </w:tcPr>
          <w:p w:rsidRPr="00190111" w:rsidR="00190111" w:rsidP="00FA0FBB" w:rsidRDefault="00190111">
            <w:pPr>
              <w:pStyle w:val="af6"/>
            </w:pPr>
          </w:p>
        </w:tc>
      </w:tr>
      <w:tr w:rsidR="00190111" w:rsidTr="00B65DA1">
        <w:tc>
          <w:tcPr>
            <w:tcW w:w="1028" w:type="pct"/>
            <w:tcBorders>
              <w:top w:val="single" w:color="000000" w:sz="4" w:space="0"/>
            </w:tcBorders>
            <w:shd w:val="clear" w:color="auto" w:fill="auto"/>
          </w:tcPr>
          <w:p w:rsidRPr="00190111" w:rsidR="00190111" w:rsidP="00591D6B" w:rsidRDefault="00190111">
            <w:pPr>
              <w:pStyle w:val="AltB0"/>
              <w:rPr>
                <w:rStyle w:val="DATATYPE"/>
              </w:rPr>
            </w:pPr>
            <w:bookmarkStart w:name="NUMERIC_32" w:id="18940"/>
            <w:r w:rsidRPr="00190111">
              <w:rPr>
                <w:rStyle w:val="DATATYPE"/>
              </w:rPr>
              <w:t>NUMERIC_32</w:t>
            </w:r>
            <w:bookmarkEnd w:id="18940"/>
          </w:p>
        </w:tc>
        <w:tc>
          <w:tcPr>
            <w:tcW w:w="3792" w:type="pct"/>
            <w:tcBorders>
              <w:top w:val="single" w:color="000000" w:sz="4" w:space="0"/>
            </w:tcBorders>
            <w:shd w:val="clear" w:color="auto" w:fill="auto"/>
          </w:tcPr>
          <w:p w:rsidRPr="00190111" w:rsidR="00190111" w:rsidP="00591D6B" w:rsidRDefault="00B65DA1">
            <w:pPr>
              <w:pStyle w:val="AltB0"/>
            </w:pPr>
            <w:r w:rsidRPr="00190111">
              <w:rPr>
                <w:rStyle w:val="aff1"/>
                <w:rFonts w:hint="eastAsia"/>
              </w:rPr>
              <w:t xml:space="preserve"> NUMERIC_32_MIN</w:t>
            </w:r>
            <w:r w:rsidRPr="00B65DA1">
              <w:rPr>
                <w:rFonts w:hint="eastAsia"/>
              </w:rPr>
              <w:t xml:space="preserve"> ~ </w:t>
            </w:r>
            <w:r w:rsidRPr="00190111">
              <w:rPr>
                <w:rStyle w:val="aff1"/>
                <w:rFonts w:hint="eastAsia"/>
              </w:rPr>
              <w:t>NUMERIC_32_M</w:t>
            </w:r>
            <w:r>
              <w:rPr>
                <w:rStyle w:val="aff1"/>
                <w:rFonts w:hint="eastAsia"/>
              </w:rPr>
              <w:t>AX</w:t>
            </w:r>
          </w:p>
        </w:tc>
        <w:tc>
          <w:tcPr>
            <w:tcW w:w="180" w:type="pct"/>
            <w:tcBorders>
              <w:top w:val="single" w:color="000000" w:sz="4" w:space="0"/>
            </w:tcBorders>
            <w:shd w:val="clear" w:color="auto" w:fill="auto"/>
          </w:tcPr>
          <w:p w:rsidRPr="00190111" w:rsidR="00190111" w:rsidP="00591D6B" w:rsidRDefault="00190111">
            <w:pPr>
              <w:pStyle w:val="AltB0"/>
            </w:pPr>
          </w:p>
        </w:tc>
      </w:tr>
    </w:tbl>
    <w:p w:rsidRPr="00190111" w:rsidR="00190111" w:rsidP="00C37E35" w:rsidRDefault="00190111">
      <w:pPr>
        <w:pStyle w:val="3"/>
      </w:pPr>
      <w:bookmarkStart w:name="_Toc337459851" w:id="18941"/>
      <w:r w:rsidRPr="00190111">
        <w:rPr>
          <w:rFonts w:hint="eastAsia"/>
        </w:rPr>
        <w:t>Enumerated types</w:t>
      </w:r>
      <w:bookmarkEnd w:id="18941"/>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670"/>
        <w:gridCol w:w="5616"/>
      </w:tblGrid>
      <w:tr w:rsidRPr="00785CC7" w:rsidR="00190111" w:rsidTr="00EE20F3">
        <w:tc>
          <w:tcPr>
            <w:tcW w:w="1976"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Name</w:t>
            </w:r>
          </w:p>
        </w:tc>
        <w:tc>
          <w:tcPr>
            <w:tcW w:w="3024"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Value</w:t>
            </w:r>
          </w:p>
        </w:tc>
      </w:tr>
      <w:tr w:rsidR="00190111" w:rsidTr="00EE20F3">
        <w:tc>
          <w:tcPr>
            <w:tcW w:w="1976" w:type="pct"/>
            <w:tcBorders>
              <w:top w:val="single" w:color="000000" w:sz="4" w:space="0"/>
            </w:tcBorders>
            <w:shd w:val="clear" w:color="auto" w:fill="auto"/>
          </w:tcPr>
          <w:p w:rsidRPr="00190111" w:rsidR="00190111" w:rsidP="00591D6B" w:rsidRDefault="00190111">
            <w:pPr>
              <w:pStyle w:val="AltB0"/>
              <w:rPr>
                <w:rStyle w:val="DATATYPE"/>
              </w:rPr>
            </w:pPr>
            <w:bookmarkStart w:name="ENUM_CALIBRATION_STATE" w:id="18942"/>
            <w:r w:rsidRPr="00190111">
              <w:rPr>
                <w:rStyle w:val="DATATYPE"/>
                <w:rFonts w:hint="eastAsia"/>
              </w:rPr>
              <w:t>ENUM_CALIBRATION_STATE</w:t>
            </w:r>
            <w:bookmarkEnd w:id="18942"/>
          </w:p>
        </w:tc>
        <w:tc>
          <w:tcPr>
            <w:tcW w:w="3024" w:type="pct"/>
            <w:tcBorders>
              <w:top w:val="single" w:color="000000" w:sz="4" w:space="0"/>
            </w:tcBorders>
            <w:shd w:val="clear" w:color="auto" w:fill="auto"/>
          </w:tcPr>
          <w:p w:rsidRPr="00190111" w:rsidR="00190111" w:rsidP="00591D6B" w:rsidRDefault="00190111">
            <w:pPr>
              <w:pStyle w:val="AltB0"/>
              <w:rPr>
                <w:rStyle w:val="aff1"/>
              </w:rPr>
            </w:pPr>
            <w:r w:rsidRPr="00190111">
              <w:rPr>
                <w:rStyle w:val="aff1"/>
                <w:rFonts w:hint="eastAsia"/>
              </w:rPr>
              <w:t>CALI_WAITING</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CALI_MEASURING</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CALI_VALIDATING</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CALI_COMPLETED</w:t>
            </w:r>
          </w:p>
        </w:tc>
      </w:tr>
    </w:tbl>
    <w:p w:rsidRPr="00190111" w:rsidR="00190111" w:rsidP="00C93484" w:rsidRDefault="00190111">
      <w:pPr>
        <w:pStyle w:val="Reqtify"/>
      </w:pPr>
    </w:p>
    <w:p w:rsidRPr="00190111" w:rsidR="00190111" w:rsidP="00C93484" w:rsidRDefault="00190111">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670"/>
        <w:gridCol w:w="5616"/>
      </w:tblGrid>
      <w:tr w:rsidRPr="00785CC7" w:rsidR="00190111" w:rsidTr="00EE20F3">
        <w:tc>
          <w:tcPr>
            <w:tcW w:w="1976"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Name</w:t>
            </w:r>
          </w:p>
        </w:tc>
        <w:tc>
          <w:tcPr>
            <w:tcW w:w="3024"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Value</w:t>
            </w:r>
          </w:p>
        </w:tc>
      </w:tr>
      <w:tr w:rsidR="00190111" w:rsidTr="00EE20F3">
        <w:tc>
          <w:tcPr>
            <w:tcW w:w="1976" w:type="pct"/>
            <w:tcBorders>
              <w:top w:val="single" w:color="000000" w:sz="4" w:space="0"/>
            </w:tcBorders>
            <w:shd w:val="clear" w:color="auto" w:fill="auto"/>
          </w:tcPr>
          <w:p w:rsidRPr="00190111" w:rsidR="00190111" w:rsidP="00591D6B" w:rsidRDefault="00190111">
            <w:pPr>
              <w:pStyle w:val="AltB0"/>
              <w:rPr>
                <w:rStyle w:val="DATATYPE"/>
              </w:rPr>
            </w:pPr>
            <w:bookmarkStart w:name="ENUM_CAB_ID" w:id="18943"/>
            <w:r w:rsidRPr="00190111">
              <w:rPr>
                <w:rStyle w:val="DATATYPE"/>
                <w:rFonts w:hint="eastAsia"/>
              </w:rPr>
              <w:t>ENUM_CAB_ID</w:t>
            </w:r>
            <w:bookmarkEnd w:id="18943"/>
          </w:p>
        </w:tc>
        <w:tc>
          <w:tcPr>
            <w:tcW w:w="3024" w:type="pct"/>
            <w:tcBorders>
              <w:top w:val="single" w:color="000000" w:sz="4" w:space="0"/>
            </w:tcBorders>
            <w:shd w:val="clear" w:color="auto" w:fill="auto"/>
          </w:tcPr>
          <w:p w:rsidRPr="00190111" w:rsidR="00190111" w:rsidP="00591D6B" w:rsidRDefault="00190111">
            <w:pPr>
              <w:pStyle w:val="AltB0"/>
              <w:rPr>
                <w:rStyle w:val="aff1"/>
              </w:rPr>
            </w:pPr>
            <w:r w:rsidRPr="00190111">
              <w:rPr>
                <w:rStyle w:val="aff1"/>
                <w:rFonts w:hint="eastAsia"/>
              </w:rPr>
              <w:t>END_UNKOWN</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451353" w:rsidR="00190111" w:rsidP="00591D6B" w:rsidRDefault="00190111">
            <w:pPr>
              <w:pStyle w:val="AltB0"/>
              <w:rPr>
                <w:rStyle w:val="aff1"/>
              </w:rPr>
            </w:pPr>
            <w:r w:rsidRPr="00451353">
              <w:rPr>
                <w:rStyle w:val="aff1"/>
                <w:rFonts w:hint="eastAsia"/>
              </w:rPr>
              <w:t>END_1</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451353" w:rsidR="00190111" w:rsidP="00591D6B" w:rsidRDefault="00190111">
            <w:pPr>
              <w:pStyle w:val="AltB0"/>
              <w:rPr>
                <w:rStyle w:val="aff1"/>
              </w:rPr>
            </w:pPr>
            <w:r w:rsidRPr="00451353">
              <w:rPr>
                <w:rStyle w:val="aff1"/>
                <w:rFonts w:hint="eastAsia"/>
              </w:rPr>
              <w:t>END_2</w:t>
            </w:r>
          </w:p>
        </w:tc>
      </w:tr>
    </w:tbl>
    <w:p w:rsidRPr="00190111" w:rsidR="00190111" w:rsidP="00C93484" w:rsidRDefault="00190111">
      <w:pPr>
        <w:pStyle w:val="Reqtify"/>
      </w:pPr>
    </w:p>
    <w:p w:rsidRPr="00190111" w:rsidR="00190111" w:rsidP="00C93484" w:rsidRDefault="00190111">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670"/>
        <w:gridCol w:w="5616"/>
      </w:tblGrid>
      <w:tr w:rsidRPr="00785CC7" w:rsidR="00190111" w:rsidTr="00EE20F3">
        <w:tc>
          <w:tcPr>
            <w:tcW w:w="1976"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Name</w:t>
            </w:r>
          </w:p>
        </w:tc>
        <w:tc>
          <w:tcPr>
            <w:tcW w:w="3024"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Value</w:t>
            </w:r>
          </w:p>
        </w:tc>
      </w:tr>
      <w:tr w:rsidR="00190111" w:rsidTr="00EE20F3">
        <w:tc>
          <w:tcPr>
            <w:tcW w:w="1976" w:type="pct"/>
            <w:tcBorders>
              <w:top w:val="single" w:color="000000" w:sz="4" w:space="0"/>
            </w:tcBorders>
            <w:shd w:val="clear" w:color="auto" w:fill="auto"/>
          </w:tcPr>
          <w:p w:rsidRPr="00190111" w:rsidR="00190111" w:rsidP="00591D6B" w:rsidRDefault="00190111">
            <w:pPr>
              <w:pStyle w:val="AltB0"/>
              <w:rPr>
                <w:rStyle w:val="DATATYPE"/>
              </w:rPr>
            </w:pPr>
            <w:bookmarkStart w:name="ENUM_DOT" w:id="18944"/>
            <w:r w:rsidRPr="00190111">
              <w:rPr>
                <w:rStyle w:val="DATATYPE"/>
              </w:rPr>
              <w:t>ENUM_DOT</w:t>
            </w:r>
            <w:bookmarkEnd w:id="18944"/>
          </w:p>
        </w:tc>
        <w:tc>
          <w:tcPr>
            <w:tcW w:w="3024" w:type="pct"/>
            <w:tcBorders>
              <w:top w:val="single" w:color="000000" w:sz="4" w:space="0"/>
            </w:tcBorders>
            <w:shd w:val="clear" w:color="auto" w:fill="auto"/>
          </w:tcPr>
          <w:p w:rsidRPr="00190111" w:rsidR="00190111" w:rsidP="00591D6B" w:rsidRDefault="00190111">
            <w:pPr>
              <w:pStyle w:val="AltB0"/>
              <w:rPr>
                <w:rStyle w:val="aff1"/>
              </w:rPr>
            </w:pPr>
            <w:r w:rsidRPr="00190111">
              <w:rPr>
                <w:rStyle w:val="aff1"/>
                <w:rFonts w:hint="eastAsia"/>
              </w:rPr>
              <w:t>UP</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DOWN</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BOTH</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DOT_UNKOWN</w:t>
            </w:r>
          </w:p>
        </w:tc>
      </w:tr>
    </w:tbl>
    <w:p w:rsidRPr="00190111" w:rsidR="00190111" w:rsidP="00C93484" w:rsidRDefault="00190111">
      <w:pPr>
        <w:pStyle w:val="Reqtify"/>
      </w:pPr>
    </w:p>
    <w:p w:rsidRPr="00190111" w:rsidR="00190111" w:rsidP="00C93484" w:rsidRDefault="00190111">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670"/>
        <w:gridCol w:w="5616"/>
      </w:tblGrid>
      <w:tr w:rsidRPr="00785CC7" w:rsidR="00190111" w:rsidTr="00EE20F3">
        <w:tc>
          <w:tcPr>
            <w:tcW w:w="1976"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Name</w:t>
            </w:r>
          </w:p>
        </w:tc>
        <w:tc>
          <w:tcPr>
            <w:tcW w:w="3024"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Value</w:t>
            </w:r>
          </w:p>
        </w:tc>
      </w:tr>
      <w:tr w:rsidR="00190111" w:rsidTr="00EE20F3">
        <w:tc>
          <w:tcPr>
            <w:tcW w:w="1976" w:type="pct"/>
            <w:tcBorders>
              <w:top w:val="single" w:color="000000" w:sz="4" w:space="0"/>
            </w:tcBorders>
            <w:shd w:val="clear" w:color="auto" w:fill="auto"/>
          </w:tcPr>
          <w:p w:rsidRPr="00E37371" w:rsidR="00190111" w:rsidP="00591D6B" w:rsidRDefault="00190111">
            <w:pPr>
              <w:pStyle w:val="AltB0"/>
              <w:rPr>
                <w:rStyle w:val="DATATYPE"/>
              </w:rPr>
            </w:pPr>
            <w:bookmarkStart w:name="ENUM_EOA_ZC_TYPE" w:id="18945"/>
            <w:r w:rsidRPr="00E37371">
              <w:rPr>
                <w:rStyle w:val="DATATYPE"/>
                <w:rFonts w:hint="eastAsia"/>
              </w:rPr>
              <w:t>ENUM_EOA_</w:t>
            </w:r>
            <w:r w:rsidRPr="00E37371" w:rsidR="00DE30C0">
              <w:rPr>
                <w:rStyle w:val="DATATYPE"/>
              </w:rPr>
              <w:t>ZC</w:t>
            </w:r>
            <w:r w:rsidRPr="00E37371">
              <w:rPr>
                <w:rStyle w:val="DATATYPE"/>
                <w:rFonts w:hint="eastAsia"/>
              </w:rPr>
              <w:t>_TYPE</w:t>
            </w:r>
            <w:bookmarkEnd w:id="18945"/>
          </w:p>
        </w:tc>
        <w:tc>
          <w:tcPr>
            <w:tcW w:w="3024" w:type="pct"/>
            <w:tcBorders>
              <w:top w:val="single" w:color="000000" w:sz="4" w:space="0"/>
            </w:tcBorders>
            <w:shd w:val="clear" w:color="auto" w:fill="auto"/>
          </w:tcPr>
          <w:p w:rsidRPr="00190111" w:rsidR="00190111" w:rsidP="00591D6B" w:rsidRDefault="00190111">
            <w:pPr>
              <w:pStyle w:val="AltB0"/>
              <w:rPr>
                <w:rStyle w:val="aff1"/>
              </w:rPr>
            </w:pPr>
            <w:r w:rsidRPr="00190111">
              <w:rPr>
                <w:rStyle w:val="aff1"/>
              </w:rPr>
              <w:t>EOA_NULL_TYPE_0</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Pr>
              <w:t>EOA_NULL_TYPE_1</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EOA_END_OF_VISIBILITY</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EOA_EXTREMITY_OF_AP</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Pr>
              <w:t>EOA_UNCONTROLLED_POINT</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EOA_FRONTIER</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EOA_TD_DISCONTINUITY</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EOA_LIMIT_OF_BUFFER_ZONE</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EOA_CHAINING_BREAK</w:t>
            </w:r>
          </w:p>
        </w:tc>
      </w:tr>
    </w:tbl>
    <w:p w:rsidR="00190111" w:rsidP="00C93484" w:rsidRDefault="00190111">
      <w:pPr>
        <w:pStyle w:val="Reqtify"/>
      </w:pPr>
    </w:p>
    <w:p w:rsidR="009256F8" w:rsidP="00C93484" w:rsidRDefault="009256F8">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670"/>
        <w:gridCol w:w="5616"/>
      </w:tblGrid>
      <w:tr w:rsidRPr="00785CC7" w:rsidR="009256F8" w:rsidTr="009256F8">
        <w:tc>
          <w:tcPr>
            <w:tcW w:w="1976" w:type="pct"/>
            <w:tcBorders>
              <w:top w:val="single" w:color="000000" w:sz="12" w:space="0"/>
              <w:bottom w:val="single" w:color="000000" w:sz="4" w:space="0"/>
            </w:tcBorders>
            <w:shd w:val="clear" w:color="auto" w:fill="E0E0E0"/>
          </w:tcPr>
          <w:p w:rsidRPr="00190111" w:rsidR="009256F8" w:rsidP="00FA0FBB" w:rsidRDefault="009256F8">
            <w:pPr>
              <w:pStyle w:val="af6"/>
            </w:pPr>
            <w:r w:rsidRPr="00190111">
              <w:rPr>
                <w:rFonts w:hint="eastAsia"/>
              </w:rPr>
              <w:t>Name</w:t>
            </w:r>
          </w:p>
        </w:tc>
        <w:tc>
          <w:tcPr>
            <w:tcW w:w="3024" w:type="pct"/>
            <w:tcBorders>
              <w:top w:val="single" w:color="000000" w:sz="12" w:space="0"/>
              <w:bottom w:val="single" w:color="000000" w:sz="4" w:space="0"/>
            </w:tcBorders>
            <w:shd w:val="clear" w:color="auto" w:fill="E0E0E0"/>
          </w:tcPr>
          <w:p w:rsidRPr="00190111" w:rsidR="009256F8" w:rsidP="00FA0FBB" w:rsidRDefault="009256F8">
            <w:pPr>
              <w:pStyle w:val="af6"/>
            </w:pPr>
            <w:r w:rsidRPr="00190111">
              <w:rPr>
                <w:rFonts w:hint="eastAsia"/>
              </w:rPr>
              <w:t>Value</w:t>
            </w:r>
          </w:p>
        </w:tc>
      </w:tr>
      <w:tr w:rsidR="009256F8" w:rsidTr="009256F8">
        <w:tc>
          <w:tcPr>
            <w:tcW w:w="1976" w:type="pct"/>
            <w:tcBorders>
              <w:top w:val="single" w:color="000000" w:sz="4" w:space="0"/>
            </w:tcBorders>
            <w:shd w:val="clear" w:color="auto" w:fill="auto"/>
          </w:tcPr>
          <w:p w:rsidRPr="00190111" w:rsidR="009256F8" w:rsidP="00591D6B" w:rsidRDefault="009256F8">
            <w:pPr>
              <w:pStyle w:val="AltB0"/>
              <w:rPr>
                <w:rStyle w:val="DATATYPE"/>
              </w:rPr>
            </w:pPr>
            <w:bookmarkStart w:name="ENUM_LOCALIZATION_STATE" w:id="18946"/>
            <w:r w:rsidRPr="00190111">
              <w:rPr>
                <w:rStyle w:val="DATATYPE"/>
              </w:rPr>
              <w:t>ENUM_</w:t>
            </w:r>
            <w:r>
              <w:rPr>
                <w:rStyle w:val="DATATYPE"/>
                <w:rFonts w:hint="eastAsia"/>
              </w:rPr>
              <w:t>LOCALIZATION_STATE</w:t>
            </w:r>
            <w:bookmarkEnd w:id="18946"/>
          </w:p>
        </w:tc>
        <w:tc>
          <w:tcPr>
            <w:tcW w:w="3024" w:type="pct"/>
            <w:tcBorders>
              <w:top w:val="single" w:color="000000" w:sz="4" w:space="0"/>
            </w:tcBorders>
            <w:shd w:val="clear" w:color="auto" w:fill="auto"/>
          </w:tcPr>
          <w:p w:rsidRPr="00190111" w:rsidR="009256F8" w:rsidP="00591D6B" w:rsidRDefault="009256F8">
            <w:pPr>
              <w:pStyle w:val="AltB0"/>
              <w:rPr>
                <w:rStyle w:val="aff1"/>
              </w:rPr>
            </w:pPr>
            <w:r>
              <w:rPr>
                <w:rStyle w:val="aff1"/>
                <w:rFonts w:hint="eastAsia"/>
              </w:rPr>
              <w:t>NOT_LOCALIZED</w:t>
            </w:r>
          </w:p>
        </w:tc>
      </w:tr>
      <w:tr w:rsidR="009256F8" w:rsidTr="009256F8">
        <w:tc>
          <w:tcPr>
            <w:tcW w:w="1976" w:type="pct"/>
            <w:shd w:val="clear" w:color="auto" w:fill="auto"/>
          </w:tcPr>
          <w:p w:rsidRPr="00190111" w:rsidR="009256F8" w:rsidP="00591D6B" w:rsidRDefault="009256F8">
            <w:pPr>
              <w:pStyle w:val="AltB0"/>
            </w:pPr>
          </w:p>
        </w:tc>
        <w:tc>
          <w:tcPr>
            <w:tcW w:w="3024" w:type="pct"/>
            <w:shd w:val="clear" w:color="auto" w:fill="auto"/>
          </w:tcPr>
          <w:p w:rsidRPr="00190111" w:rsidR="009256F8" w:rsidP="00591D6B" w:rsidRDefault="009256F8">
            <w:pPr>
              <w:pStyle w:val="AltB0"/>
              <w:rPr>
                <w:rStyle w:val="aff1"/>
              </w:rPr>
            </w:pPr>
            <w:r>
              <w:rPr>
                <w:rStyle w:val="aff1"/>
                <w:rFonts w:hint="eastAsia"/>
              </w:rPr>
              <w:t>MOVING_INIT</w:t>
            </w:r>
          </w:p>
        </w:tc>
      </w:tr>
      <w:tr w:rsidR="009256F8" w:rsidTr="009256F8">
        <w:tc>
          <w:tcPr>
            <w:tcW w:w="1976" w:type="pct"/>
            <w:shd w:val="clear" w:color="auto" w:fill="auto"/>
          </w:tcPr>
          <w:p w:rsidRPr="00190111" w:rsidR="009256F8" w:rsidP="00591D6B" w:rsidRDefault="009256F8">
            <w:pPr>
              <w:pStyle w:val="AltB0"/>
            </w:pPr>
          </w:p>
        </w:tc>
        <w:tc>
          <w:tcPr>
            <w:tcW w:w="3024" w:type="pct"/>
            <w:shd w:val="clear" w:color="auto" w:fill="auto"/>
          </w:tcPr>
          <w:p w:rsidRPr="00190111" w:rsidR="009256F8" w:rsidP="00591D6B" w:rsidRDefault="009256F8">
            <w:pPr>
              <w:pStyle w:val="AltB0"/>
              <w:rPr>
                <w:rStyle w:val="aff1"/>
              </w:rPr>
            </w:pPr>
            <w:r>
              <w:rPr>
                <w:rStyle w:val="aff1"/>
                <w:rFonts w:hint="eastAsia"/>
              </w:rPr>
              <w:t>LOCALIZED_NOT_CONFIRMED</w:t>
            </w:r>
          </w:p>
        </w:tc>
      </w:tr>
      <w:tr w:rsidR="009256F8" w:rsidTr="009256F8">
        <w:tc>
          <w:tcPr>
            <w:tcW w:w="1976" w:type="pct"/>
            <w:shd w:val="clear" w:color="auto" w:fill="auto"/>
          </w:tcPr>
          <w:p w:rsidRPr="00190111" w:rsidR="009256F8" w:rsidP="00591D6B" w:rsidRDefault="009256F8">
            <w:pPr>
              <w:pStyle w:val="AltB0"/>
            </w:pPr>
          </w:p>
        </w:tc>
        <w:tc>
          <w:tcPr>
            <w:tcW w:w="3024" w:type="pct"/>
            <w:shd w:val="clear" w:color="auto" w:fill="auto"/>
          </w:tcPr>
          <w:p w:rsidRPr="00190111" w:rsidR="009256F8" w:rsidP="00591D6B" w:rsidRDefault="009256F8">
            <w:pPr>
              <w:pStyle w:val="AltB0"/>
              <w:rPr>
                <w:rStyle w:val="aff1"/>
              </w:rPr>
            </w:pPr>
            <w:r>
              <w:rPr>
                <w:rStyle w:val="aff1"/>
                <w:rFonts w:hint="eastAsia"/>
              </w:rPr>
              <w:t>LOCALIZED_CONFIRMED</w:t>
            </w:r>
          </w:p>
        </w:tc>
      </w:tr>
    </w:tbl>
    <w:p w:rsidR="009256F8" w:rsidP="00C93484" w:rsidRDefault="009256F8">
      <w:pPr>
        <w:pStyle w:val="Reqtify"/>
      </w:pPr>
    </w:p>
    <w:p w:rsidR="00D32E5B" w:rsidP="00C93484" w:rsidRDefault="00D32E5B">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670"/>
        <w:gridCol w:w="5616"/>
      </w:tblGrid>
      <w:tr w:rsidRPr="00785CC7" w:rsidR="00C66284" w:rsidTr="00C66284">
        <w:tc>
          <w:tcPr>
            <w:tcW w:w="1976" w:type="pct"/>
            <w:tcBorders>
              <w:top w:val="single" w:color="000000" w:sz="12" w:space="0"/>
              <w:bottom w:val="single" w:color="000000" w:sz="4" w:space="0"/>
            </w:tcBorders>
            <w:shd w:val="clear" w:color="auto" w:fill="E0E0E0"/>
          </w:tcPr>
          <w:p w:rsidRPr="00190111" w:rsidR="00C66284" w:rsidP="00FA0FBB" w:rsidRDefault="00C66284">
            <w:pPr>
              <w:pStyle w:val="af6"/>
            </w:pPr>
            <w:r w:rsidRPr="00190111">
              <w:rPr>
                <w:rFonts w:hint="eastAsia"/>
              </w:rPr>
              <w:t>Name</w:t>
            </w:r>
          </w:p>
        </w:tc>
        <w:tc>
          <w:tcPr>
            <w:tcW w:w="3024" w:type="pct"/>
            <w:tcBorders>
              <w:top w:val="single" w:color="000000" w:sz="12" w:space="0"/>
              <w:bottom w:val="single" w:color="000000" w:sz="4" w:space="0"/>
            </w:tcBorders>
            <w:shd w:val="clear" w:color="auto" w:fill="E0E0E0"/>
          </w:tcPr>
          <w:p w:rsidRPr="00190111" w:rsidR="00C66284" w:rsidP="00FA0FBB" w:rsidRDefault="00C66284">
            <w:pPr>
              <w:pStyle w:val="af6"/>
            </w:pPr>
            <w:r w:rsidRPr="00190111">
              <w:rPr>
                <w:rFonts w:hint="eastAsia"/>
              </w:rPr>
              <w:t>Value</w:t>
            </w:r>
          </w:p>
        </w:tc>
      </w:tr>
      <w:tr w:rsidR="00C66284" w:rsidTr="00C66284">
        <w:tc>
          <w:tcPr>
            <w:tcW w:w="1976" w:type="pct"/>
            <w:tcBorders>
              <w:top w:val="single" w:color="000000" w:sz="4" w:space="0"/>
            </w:tcBorders>
            <w:shd w:val="clear" w:color="auto" w:fill="auto"/>
          </w:tcPr>
          <w:p w:rsidRPr="00190111" w:rsidR="00C66284" w:rsidP="00591D6B" w:rsidRDefault="00C66284">
            <w:pPr>
              <w:pStyle w:val="AltB0"/>
              <w:rPr>
                <w:rStyle w:val="DATATYPE"/>
              </w:rPr>
            </w:pPr>
            <w:bookmarkStart w:name="ENUM_MONITORING_MODE" w:id="18947"/>
            <w:r>
              <w:rPr>
                <w:rStyle w:val="DATATYPE"/>
              </w:rPr>
              <w:t>ENUM_</w:t>
            </w:r>
            <w:r>
              <w:rPr>
                <w:rStyle w:val="DATATYPE"/>
                <w:rFonts w:hint="eastAsia"/>
              </w:rPr>
              <w:t>MONITORING_MODE</w:t>
            </w:r>
            <w:bookmarkEnd w:id="18947"/>
          </w:p>
        </w:tc>
        <w:tc>
          <w:tcPr>
            <w:tcW w:w="3024" w:type="pct"/>
            <w:tcBorders>
              <w:top w:val="single" w:color="000000" w:sz="4" w:space="0"/>
            </w:tcBorders>
            <w:shd w:val="clear" w:color="auto" w:fill="auto"/>
          </w:tcPr>
          <w:p w:rsidRPr="00190111" w:rsidR="00C66284" w:rsidP="00591D6B" w:rsidRDefault="006B1F03">
            <w:pPr>
              <w:pStyle w:val="AltB0"/>
              <w:rPr>
                <w:rStyle w:val="aff1"/>
              </w:rPr>
            </w:pPr>
            <w:r>
              <w:rPr>
                <w:rStyle w:val="aff1"/>
                <w:rFonts w:hint="eastAsia"/>
              </w:rPr>
              <w:t xml:space="preserve">OTHER </w:t>
            </w:r>
          </w:p>
        </w:tc>
      </w:tr>
      <w:tr w:rsidR="00C66284" w:rsidTr="00C66284">
        <w:tc>
          <w:tcPr>
            <w:tcW w:w="1976" w:type="pct"/>
            <w:shd w:val="clear" w:color="auto" w:fill="auto"/>
          </w:tcPr>
          <w:p w:rsidRPr="00190111" w:rsidR="00C66284" w:rsidP="00591D6B" w:rsidRDefault="00C66284">
            <w:pPr>
              <w:pStyle w:val="AltB0"/>
            </w:pPr>
          </w:p>
        </w:tc>
        <w:tc>
          <w:tcPr>
            <w:tcW w:w="3024" w:type="pct"/>
            <w:shd w:val="clear" w:color="auto" w:fill="auto"/>
          </w:tcPr>
          <w:p w:rsidRPr="00190111" w:rsidR="00C66284" w:rsidP="00591D6B" w:rsidRDefault="00C66284">
            <w:pPr>
              <w:pStyle w:val="AltB0"/>
              <w:rPr>
                <w:rStyle w:val="aff1"/>
              </w:rPr>
            </w:pPr>
            <w:r>
              <w:rPr>
                <w:rStyle w:val="aff1"/>
                <w:rFonts w:hint="eastAsia"/>
              </w:rPr>
              <w:t>RMF</w:t>
            </w:r>
          </w:p>
        </w:tc>
      </w:tr>
      <w:tr w:rsidR="00C66284" w:rsidTr="00C66284">
        <w:tc>
          <w:tcPr>
            <w:tcW w:w="1976" w:type="pct"/>
            <w:shd w:val="clear" w:color="auto" w:fill="auto"/>
          </w:tcPr>
          <w:p w:rsidRPr="00190111" w:rsidR="00C66284" w:rsidP="00591D6B" w:rsidRDefault="00C66284">
            <w:pPr>
              <w:pStyle w:val="AltB0"/>
            </w:pPr>
          </w:p>
        </w:tc>
        <w:tc>
          <w:tcPr>
            <w:tcW w:w="3024" w:type="pct"/>
            <w:shd w:val="clear" w:color="auto" w:fill="auto"/>
          </w:tcPr>
          <w:p w:rsidRPr="00190111" w:rsidR="00C66284" w:rsidP="00591D6B" w:rsidRDefault="006B1F03">
            <w:pPr>
              <w:pStyle w:val="AltB0"/>
              <w:rPr>
                <w:rStyle w:val="aff1"/>
              </w:rPr>
            </w:pPr>
            <w:r>
              <w:rPr>
                <w:rStyle w:val="aff1"/>
                <w:rFonts w:hint="eastAsia"/>
              </w:rPr>
              <w:t>RMR</w:t>
            </w:r>
          </w:p>
        </w:tc>
      </w:tr>
    </w:tbl>
    <w:p w:rsidR="00C66284" w:rsidP="00C93484" w:rsidRDefault="00C66284">
      <w:pPr>
        <w:pStyle w:val="Reqtify"/>
      </w:pPr>
    </w:p>
    <w:p w:rsidR="00C66284" w:rsidP="00C93484" w:rsidRDefault="00C66284">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670"/>
        <w:gridCol w:w="5616"/>
      </w:tblGrid>
      <w:tr w:rsidRPr="00D32E5B" w:rsidR="00D32E5B" w:rsidTr="00D32E5B">
        <w:tc>
          <w:tcPr>
            <w:tcW w:w="1976" w:type="pct"/>
            <w:tcBorders>
              <w:top w:val="single" w:color="000000" w:sz="12" w:space="0"/>
              <w:bottom w:val="single" w:color="000000" w:sz="4" w:space="0"/>
            </w:tcBorders>
            <w:shd w:val="clear" w:color="auto" w:fill="E0E0E0"/>
            <w:vAlign w:val="center"/>
          </w:tcPr>
          <w:p w:rsidRPr="00014ECC" w:rsidR="00D32E5B" w:rsidP="00FA0FBB" w:rsidRDefault="00D32E5B">
            <w:pPr>
              <w:pStyle w:val="af6"/>
            </w:pPr>
            <w:r w:rsidRPr="00014ECC">
              <w:rPr>
                <w:rFonts w:hint="eastAsia"/>
              </w:rPr>
              <w:t>Name</w:t>
            </w:r>
          </w:p>
        </w:tc>
        <w:tc>
          <w:tcPr>
            <w:tcW w:w="3024" w:type="pct"/>
            <w:tcBorders>
              <w:top w:val="single" w:color="000000" w:sz="12" w:space="0"/>
              <w:bottom w:val="single" w:color="000000" w:sz="4" w:space="0"/>
            </w:tcBorders>
            <w:shd w:val="clear" w:color="auto" w:fill="E0E0E0"/>
            <w:vAlign w:val="center"/>
          </w:tcPr>
          <w:p w:rsidRPr="00014ECC" w:rsidR="00D32E5B" w:rsidP="00FA0FBB" w:rsidRDefault="00D32E5B">
            <w:pPr>
              <w:pStyle w:val="af6"/>
            </w:pPr>
            <w:r w:rsidRPr="00014ECC">
              <w:rPr>
                <w:rFonts w:hint="eastAsia"/>
              </w:rPr>
              <w:t>Value</w:t>
            </w:r>
          </w:p>
        </w:tc>
      </w:tr>
      <w:tr w:rsidRPr="00D32E5B" w:rsidR="00D32E5B" w:rsidTr="00D32E5B">
        <w:tc>
          <w:tcPr>
            <w:tcW w:w="1976" w:type="pct"/>
            <w:tcBorders>
              <w:top w:val="single" w:color="000000" w:sz="4" w:space="0"/>
            </w:tcBorders>
            <w:shd w:val="clear" w:color="auto" w:fill="auto"/>
            <w:vAlign w:val="center"/>
          </w:tcPr>
          <w:p w:rsidRPr="00D32E5B" w:rsidR="00D32E5B" w:rsidP="00591D6B" w:rsidRDefault="00D32E5B">
            <w:pPr>
              <w:pStyle w:val="AltB0"/>
              <w:rPr>
                <w:rStyle w:val="DATATYPE"/>
              </w:rPr>
            </w:pPr>
            <w:bookmarkStart w:name="ENUM_ODOMETER_STATE" w:id="18948"/>
            <w:r w:rsidRPr="00D32E5B">
              <w:rPr>
                <w:rStyle w:val="DATATYPE"/>
                <w:rFonts w:hint="eastAsia"/>
              </w:rPr>
              <w:t>ENUM_ODOMETER_STATE</w:t>
            </w:r>
            <w:bookmarkEnd w:id="18948"/>
          </w:p>
        </w:tc>
        <w:tc>
          <w:tcPr>
            <w:tcW w:w="3024" w:type="pct"/>
            <w:tcBorders>
              <w:top w:val="single" w:color="000000" w:sz="4" w:space="0"/>
            </w:tcBorders>
            <w:shd w:val="clear" w:color="auto" w:fill="auto"/>
            <w:vAlign w:val="center"/>
          </w:tcPr>
          <w:p w:rsidRPr="00D32E5B" w:rsidR="00D32E5B" w:rsidP="00591D6B" w:rsidRDefault="00D32E5B">
            <w:pPr>
              <w:pStyle w:val="AltB0"/>
              <w:rPr>
                <w:rStyle w:val="aff1"/>
              </w:rPr>
            </w:pPr>
            <w:r w:rsidRPr="00D32E5B">
              <w:rPr>
                <w:rStyle w:val="aff1"/>
              </w:rPr>
              <w:t>NOT_INITIALIZED</w:t>
            </w:r>
          </w:p>
        </w:tc>
      </w:tr>
      <w:tr w:rsidRPr="00D32E5B" w:rsidR="00D32E5B" w:rsidTr="00D32E5B">
        <w:tc>
          <w:tcPr>
            <w:tcW w:w="1976" w:type="pct"/>
            <w:shd w:val="clear" w:color="auto" w:fill="auto"/>
            <w:vAlign w:val="center"/>
          </w:tcPr>
          <w:p w:rsidRPr="00D32E5B" w:rsidR="00D32E5B" w:rsidP="00591D6B" w:rsidRDefault="00D32E5B">
            <w:pPr>
              <w:pStyle w:val="AltB0"/>
            </w:pPr>
          </w:p>
        </w:tc>
        <w:tc>
          <w:tcPr>
            <w:tcW w:w="3024" w:type="pct"/>
            <w:shd w:val="clear" w:color="auto" w:fill="auto"/>
            <w:vAlign w:val="center"/>
          </w:tcPr>
          <w:p w:rsidRPr="00D32E5B" w:rsidR="00D32E5B" w:rsidP="00591D6B" w:rsidRDefault="00D32E5B">
            <w:pPr>
              <w:pStyle w:val="AltB0"/>
              <w:rPr>
                <w:rStyle w:val="aff1"/>
              </w:rPr>
            </w:pPr>
            <w:r w:rsidRPr="00D32E5B">
              <w:rPr>
                <w:rStyle w:val="aff1"/>
              </w:rPr>
              <w:t>WAITING_COG_POSITION_CODE_READY</w:t>
            </w:r>
          </w:p>
        </w:tc>
      </w:tr>
      <w:tr w:rsidRPr="00D32E5B" w:rsidR="00D32E5B" w:rsidTr="00D32E5B">
        <w:tc>
          <w:tcPr>
            <w:tcW w:w="1976" w:type="pct"/>
            <w:shd w:val="clear" w:color="auto" w:fill="auto"/>
            <w:vAlign w:val="center"/>
          </w:tcPr>
          <w:p w:rsidRPr="00D32E5B" w:rsidR="00D32E5B" w:rsidP="00591D6B" w:rsidRDefault="00D32E5B">
            <w:pPr>
              <w:pStyle w:val="AltB0"/>
            </w:pPr>
          </w:p>
        </w:tc>
        <w:tc>
          <w:tcPr>
            <w:tcW w:w="3024" w:type="pct"/>
            <w:shd w:val="clear" w:color="auto" w:fill="auto"/>
            <w:vAlign w:val="center"/>
          </w:tcPr>
          <w:p w:rsidRPr="00D32E5B" w:rsidR="00D32E5B" w:rsidP="00591D6B" w:rsidRDefault="00D32E5B">
            <w:pPr>
              <w:pStyle w:val="AltB0"/>
              <w:rPr>
                <w:rStyle w:val="aff1"/>
              </w:rPr>
            </w:pPr>
            <w:r w:rsidRPr="00D32E5B">
              <w:rPr>
                <w:rStyle w:val="aff1"/>
                <w:rFonts w:hint="eastAsia"/>
              </w:rPr>
              <w:t>INITIALIZED</w:t>
            </w:r>
          </w:p>
        </w:tc>
      </w:tr>
      <w:tr w:rsidRPr="00D32E5B" w:rsidR="00D32E5B" w:rsidTr="00D32E5B">
        <w:tc>
          <w:tcPr>
            <w:tcW w:w="1976" w:type="pct"/>
            <w:shd w:val="clear" w:color="auto" w:fill="auto"/>
            <w:vAlign w:val="center"/>
          </w:tcPr>
          <w:p w:rsidRPr="00D32E5B" w:rsidR="00D32E5B" w:rsidP="00591D6B" w:rsidRDefault="00D32E5B">
            <w:pPr>
              <w:pStyle w:val="AltB0"/>
            </w:pPr>
          </w:p>
        </w:tc>
        <w:tc>
          <w:tcPr>
            <w:tcW w:w="3024" w:type="pct"/>
            <w:shd w:val="clear" w:color="auto" w:fill="auto"/>
            <w:vAlign w:val="center"/>
          </w:tcPr>
          <w:p w:rsidRPr="00D32E5B" w:rsidR="00D32E5B" w:rsidP="00591D6B" w:rsidRDefault="00D32E5B">
            <w:pPr>
              <w:pStyle w:val="AltB0"/>
              <w:rPr>
                <w:rStyle w:val="aff1"/>
              </w:rPr>
            </w:pPr>
            <w:r w:rsidRPr="00D32E5B">
              <w:rPr>
                <w:rStyle w:val="aff1"/>
              </w:rPr>
              <w:t>INVALID</w:t>
            </w:r>
          </w:p>
        </w:tc>
      </w:tr>
    </w:tbl>
    <w:p w:rsidR="00D32E5B" w:rsidP="00C93484" w:rsidRDefault="00D32E5B">
      <w:pPr>
        <w:pStyle w:val="Reqtify"/>
      </w:pPr>
    </w:p>
    <w:p w:rsidR="00C66284" w:rsidP="00C93484" w:rsidRDefault="00C66284">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670"/>
        <w:gridCol w:w="5616"/>
      </w:tblGrid>
      <w:tr w:rsidRPr="00785CC7" w:rsidR="00C66284" w:rsidTr="00C66284">
        <w:tc>
          <w:tcPr>
            <w:tcW w:w="1976" w:type="pct"/>
            <w:tcBorders>
              <w:top w:val="single" w:color="000000" w:sz="12" w:space="0"/>
              <w:bottom w:val="single" w:color="000000" w:sz="4" w:space="0"/>
            </w:tcBorders>
            <w:shd w:val="clear" w:color="auto" w:fill="E0E0E0"/>
          </w:tcPr>
          <w:p w:rsidRPr="00190111" w:rsidR="00C66284" w:rsidP="00FA0FBB" w:rsidRDefault="00C66284">
            <w:pPr>
              <w:pStyle w:val="af6"/>
            </w:pPr>
            <w:r w:rsidRPr="00190111">
              <w:rPr>
                <w:rFonts w:hint="eastAsia"/>
              </w:rPr>
              <w:t>Name</w:t>
            </w:r>
          </w:p>
        </w:tc>
        <w:tc>
          <w:tcPr>
            <w:tcW w:w="3024" w:type="pct"/>
            <w:tcBorders>
              <w:top w:val="single" w:color="000000" w:sz="12" w:space="0"/>
              <w:bottom w:val="single" w:color="000000" w:sz="4" w:space="0"/>
            </w:tcBorders>
            <w:shd w:val="clear" w:color="auto" w:fill="E0E0E0"/>
          </w:tcPr>
          <w:p w:rsidRPr="00190111" w:rsidR="00C66284" w:rsidP="00FA0FBB" w:rsidRDefault="00C66284">
            <w:pPr>
              <w:pStyle w:val="af6"/>
            </w:pPr>
            <w:r w:rsidRPr="00190111">
              <w:rPr>
                <w:rFonts w:hint="eastAsia"/>
              </w:rPr>
              <w:t>Value</w:t>
            </w:r>
          </w:p>
        </w:tc>
      </w:tr>
      <w:tr w:rsidR="00C66284" w:rsidTr="00C66284">
        <w:tc>
          <w:tcPr>
            <w:tcW w:w="1976" w:type="pct"/>
            <w:tcBorders>
              <w:top w:val="single" w:color="000000" w:sz="4" w:space="0"/>
            </w:tcBorders>
            <w:shd w:val="clear" w:color="auto" w:fill="auto"/>
          </w:tcPr>
          <w:p w:rsidRPr="00190111" w:rsidR="00C66284" w:rsidP="00591D6B" w:rsidRDefault="00C66284">
            <w:pPr>
              <w:pStyle w:val="AltB0"/>
              <w:rPr>
                <w:rStyle w:val="DATATYPE"/>
              </w:rPr>
            </w:pPr>
            <w:bookmarkStart w:name="ENUM_PSD_STATE" w:id="18949"/>
            <w:r>
              <w:rPr>
                <w:rStyle w:val="DATATYPE"/>
              </w:rPr>
              <w:t>ENUM_</w:t>
            </w:r>
            <w:r>
              <w:rPr>
                <w:rStyle w:val="DATATYPE"/>
                <w:rFonts w:hint="eastAsia"/>
              </w:rPr>
              <w:t>PSD_STATE</w:t>
            </w:r>
            <w:bookmarkEnd w:id="18949"/>
          </w:p>
        </w:tc>
        <w:tc>
          <w:tcPr>
            <w:tcW w:w="3024" w:type="pct"/>
            <w:tcBorders>
              <w:top w:val="single" w:color="000000" w:sz="4" w:space="0"/>
            </w:tcBorders>
            <w:shd w:val="clear" w:color="auto" w:fill="auto"/>
          </w:tcPr>
          <w:p w:rsidRPr="00190111" w:rsidR="00C66284" w:rsidP="00591D6B" w:rsidRDefault="00C66284">
            <w:pPr>
              <w:pStyle w:val="AltB0"/>
              <w:rPr>
                <w:rStyle w:val="aff1"/>
              </w:rPr>
            </w:pPr>
            <w:r>
              <w:rPr>
                <w:rStyle w:val="aff1"/>
                <w:rFonts w:hint="eastAsia"/>
              </w:rPr>
              <w:t>PSD_STATE_CLOSED</w:t>
            </w:r>
          </w:p>
        </w:tc>
      </w:tr>
      <w:tr w:rsidR="00C66284" w:rsidTr="00C66284">
        <w:tc>
          <w:tcPr>
            <w:tcW w:w="1976" w:type="pct"/>
            <w:shd w:val="clear" w:color="auto" w:fill="auto"/>
          </w:tcPr>
          <w:p w:rsidRPr="00190111" w:rsidR="00C66284" w:rsidP="00591D6B" w:rsidRDefault="00C66284">
            <w:pPr>
              <w:pStyle w:val="AltB0"/>
            </w:pPr>
          </w:p>
        </w:tc>
        <w:tc>
          <w:tcPr>
            <w:tcW w:w="3024" w:type="pct"/>
            <w:shd w:val="clear" w:color="auto" w:fill="auto"/>
          </w:tcPr>
          <w:p w:rsidRPr="00190111" w:rsidR="00C66284" w:rsidP="00591D6B" w:rsidRDefault="00C66284">
            <w:pPr>
              <w:pStyle w:val="AltB0"/>
              <w:rPr>
                <w:rStyle w:val="aff1"/>
              </w:rPr>
            </w:pPr>
            <w:r>
              <w:rPr>
                <w:rStyle w:val="aff1"/>
                <w:rFonts w:hint="eastAsia"/>
              </w:rPr>
              <w:t>PSD_STATE_UNKNOWN</w:t>
            </w:r>
          </w:p>
        </w:tc>
      </w:tr>
      <w:tr w:rsidR="00C66284" w:rsidTr="00C66284">
        <w:tc>
          <w:tcPr>
            <w:tcW w:w="1976" w:type="pct"/>
            <w:shd w:val="clear" w:color="auto" w:fill="auto"/>
          </w:tcPr>
          <w:p w:rsidRPr="00190111" w:rsidR="00C66284" w:rsidP="00591D6B" w:rsidRDefault="00C66284">
            <w:pPr>
              <w:pStyle w:val="AltB0"/>
            </w:pPr>
          </w:p>
        </w:tc>
        <w:tc>
          <w:tcPr>
            <w:tcW w:w="3024" w:type="pct"/>
            <w:shd w:val="clear" w:color="auto" w:fill="auto"/>
          </w:tcPr>
          <w:p w:rsidRPr="00190111" w:rsidR="00C66284" w:rsidP="00591D6B" w:rsidRDefault="00C66284">
            <w:pPr>
              <w:pStyle w:val="AltB0"/>
              <w:rPr>
                <w:rStyle w:val="aff1"/>
              </w:rPr>
            </w:pPr>
            <w:r>
              <w:rPr>
                <w:rStyle w:val="aff1"/>
                <w:rFonts w:hint="eastAsia"/>
              </w:rPr>
              <w:t>PSD_STATE_OPENED</w:t>
            </w:r>
          </w:p>
        </w:tc>
      </w:tr>
    </w:tbl>
    <w:p w:rsidRPr="00190111" w:rsidR="00C66284" w:rsidP="00C93484" w:rsidRDefault="00C66284">
      <w:pPr>
        <w:pStyle w:val="Reqtify"/>
      </w:pPr>
    </w:p>
    <w:p w:rsidRPr="00190111" w:rsidR="00190111" w:rsidP="00C93484" w:rsidRDefault="00190111">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670"/>
        <w:gridCol w:w="5616"/>
      </w:tblGrid>
      <w:tr w:rsidRPr="00785CC7" w:rsidR="00190111" w:rsidTr="00EE20F3">
        <w:tc>
          <w:tcPr>
            <w:tcW w:w="1976"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Name</w:t>
            </w:r>
          </w:p>
        </w:tc>
        <w:tc>
          <w:tcPr>
            <w:tcW w:w="3024"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Value</w:t>
            </w:r>
          </w:p>
        </w:tc>
      </w:tr>
      <w:tr w:rsidR="00190111" w:rsidTr="00EE20F3">
        <w:tc>
          <w:tcPr>
            <w:tcW w:w="1976" w:type="pct"/>
            <w:tcBorders>
              <w:top w:val="single" w:color="000000" w:sz="4" w:space="0"/>
            </w:tcBorders>
            <w:shd w:val="clear" w:color="auto" w:fill="auto"/>
          </w:tcPr>
          <w:p w:rsidRPr="00190111" w:rsidR="00190111" w:rsidP="00591D6B" w:rsidRDefault="00190111">
            <w:pPr>
              <w:pStyle w:val="AltB0"/>
              <w:rPr>
                <w:rStyle w:val="DATATYPE"/>
              </w:rPr>
            </w:pPr>
            <w:bookmarkStart w:name="ENUM_SAFE_IMMO_BEHAVIOUR" w:id="18950"/>
            <w:r w:rsidRPr="00190111">
              <w:rPr>
                <w:rStyle w:val="DATATYPE"/>
              </w:rPr>
              <w:t>ENUM_SAFE_IMMO_BEHAVIOUR</w:t>
            </w:r>
            <w:bookmarkEnd w:id="18950"/>
          </w:p>
        </w:tc>
        <w:tc>
          <w:tcPr>
            <w:tcW w:w="3024" w:type="pct"/>
            <w:tcBorders>
              <w:top w:val="single" w:color="000000" w:sz="4" w:space="0"/>
            </w:tcBorders>
            <w:shd w:val="clear" w:color="auto" w:fill="auto"/>
          </w:tcPr>
          <w:p w:rsidRPr="00190111" w:rsidR="00190111" w:rsidP="00591D6B" w:rsidRDefault="00190111">
            <w:pPr>
              <w:pStyle w:val="AltB0"/>
              <w:rPr>
                <w:rStyle w:val="aff1"/>
              </w:rPr>
            </w:pPr>
            <w:r w:rsidRPr="00190111">
              <w:rPr>
                <w:rStyle w:val="aff1"/>
              </w:rPr>
              <w:t>IB_NO_BRAKING_ACTION</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Pr>
              <w:t>IB_APPLY_PARKING_BRAKE</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Pr>
              <w:t>IB_</w:t>
            </w:r>
            <w:r w:rsidRPr="00190111">
              <w:rPr>
                <w:rStyle w:val="aff1"/>
                <w:rFonts w:hint="eastAsia"/>
              </w:rPr>
              <w:t>APPLY_</w:t>
            </w:r>
            <w:r w:rsidRPr="00190111">
              <w:rPr>
                <w:rStyle w:val="aff1"/>
              </w:rPr>
              <w:t>EMERGENCY_BRAKE</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Pr>
              <w:t>IB_</w:t>
            </w:r>
            <w:r w:rsidRPr="00190111">
              <w:rPr>
                <w:rStyle w:val="aff1"/>
                <w:rFonts w:hint="eastAsia"/>
              </w:rPr>
              <w:t>APPLY_</w:t>
            </w:r>
            <w:r w:rsidRPr="00190111">
              <w:rPr>
                <w:rStyle w:val="aff1"/>
              </w:rPr>
              <w:t>EMERGENCY_BRAKE_WHEN_TRIGGERED</w:t>
            </w:r>
          </w:p>
        </w:tc>
      </w:tr>
    </w:tbl>
    <w:p w:rsidRPr="00190111" w:rsidR="00190111" w:rsidP="00C93484" w:rsidRDefault="00190111">
      <w:pPr>
        <w:pStyle w:val="Reqtify"/>
      </w:pPr>
    </w:p>
    <w:p w:rsidRPr="00190111" w:rsidR="00190111" w:rsidP="00C93484" w:rsidRDefault="00190111">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670"/>
        <w:gridCol w:w="5616"/>
      </w:tblGrid>
      <w:tr w:rsidRPr="00785CC7" w:rsidR="00190111" w:rsidTr="00EE20F3">
        <w:tc>
          <w:tcPr>
            <w:tcW w:w="1976"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Name</w:t>
            </w:r>
          </w:p>
        </w:tc>
        <w:tc>
          <w:tcPr>
            <w:tcW w:w="3024"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Value</w:t>
            </w:r>
          </w:p>
        </w:tc>
      </w:tr>
      <w:tr w:rsidR="00190111" w:rsidTr="00EE20F3">
        <w:tc>
          <w:tcPr>
            <w:tcW w:w="1976" w:type="pct"/>
            <w:tcBorders>
              <w:top w:val="single" w:color="000000" w:sz="4" w:space="0"/>
            </w:tcBorders>
            <w:shd w:val="clear" w:color="auto" w:fill="auto"/>
          </w:tcPr>
          <w:p w:rsidRPr="00190111" w:rsidR="00190111" w:rsidP="00591D6B" w:rsidRDefault="00190111">
            <w:pPr>
              <w:pStyle w:val="AltB0"/>
              <w:rPr>
                <w:rStyle w:val="DATATYPE"/>
              </w:rPr>
            </w:pPr>
            <w:bookmarkStart w:name="ENUM_SENSOR_STATUS" w:id="18951"/>
            <w:r w:rsidRPr="00190111">
              <w:rPr>
                <w:rStyle w:val="DATATYPE"/>
              </w:rPr>
              <w:t>ENUM_S</w:t>
            </w:r>
            <w:r w:rsidRPr="00190111">
              <w:rPr>
                <w:rStyle w:val="DATATYPE"/>
                <w:rFonts w:hint="eastAsia"/>
              </w:rPr>
              <w:t>ENSOR_STATUS</w:t>
            </w:r>
            <w:bookmarkEnd w:id="18951"/>
          </w:p>
        </w:tc>
        <w:tc>
          <w:tcPr>
            <w:tcW w:w="3024" w:type="pct"/>
            <w:tcBorders>
              <w:top w:val="single" w:color="000000" w:sz="4" w:space="0"/>
            </w:tcBorders>
            <w:shd w:val="clear" w:color="auto" w:fill="auto"/>
          </w:tcPr>
          <w:p w:rsidRPr="00190111" w:rsidR="00190111" w:rsidP="00591D6B" w:rsidRDefault="00190111">
            <w:pPr>
              <w:pStyle w:val="AltB0"/>
              <w:rPr>
                <w:rStyle w:val="aff1"/>
              </w:rPr>
            </w:pPr>
            <w:r w:rsidRPr="00190111">
              <w:rPr>
                <w:rStyle w:val="aff1"/>
                <w:rFonts w:hint="eastAsia"/>
              </w:rPr>
              <w:t>SENSOR_UNKOWN</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SENSOR_BLOCKED</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SENSOR_CONDUCT</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SENSOR_WRONG</w:t>
            </w:r>
          </w:p>
        </w:tc>
      </w:tr>
    </w:tbl>
    <w:p w:rsidRPr="00190111" w:rsidR="00190111" w:rsidP="00C93484" w:rsidRDefault="00190111">
      <w:pPr>
        <w:pStyle w:val="Reqtify"/>
      </w:pPr>
    </w:p>
    <w:p w:rsidRPr="00190111" w:rsidR="00190111" w:rsidP="00C93484" w:rsidRDefault="00190111">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670"/>
        <w:gridCol w:w="5616"/>
      </w:tblGrid>
      <w:tr w:rsidRPr="00785CC7" w:rsidR="00190111" w:rsidTr="00EE20F3">
        <w:tc>
          <w:tcPr>
            <w:tcW w:w="1976"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Name</w:t>
            </w:r>
          </w:p>
        </w:tc>
        <w:tc>
          <w:tcPr>
            <w:tcW w:w="3024"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Value</w:t>
            </w:r>
          </w:p>
        </w:tc>
      </w:tr>
      <w:tr w:rsidR="00190111" w:rsidTr="00EE20F3">
        <w:tc>
          <w:tcPr>
            <w:tcW w:w="1976" w:type="pct"/>
            <w:tcBorders>
              <w:top w:val="single" w:color="000000" w:sz="4" w:space="0"/>
            </w:tcBorders>
            <w:shd w:val="clear" w:color="auto" w:fill="auto"/>
          </w:tcPr>
          <w:p w:rsidRPr="00190111" w:rsidR="00190111" w:rsidP="00591D6B" w:rsidRDefault="00190111">
            <w:pPr>
              <w:pStyle w:val="AltB0"/>
              <w:rPr>
                <w:rStyle w:val="DATATYPE"/>
              </w:rPr>
            </w:pPr>
            <w:bookmarkStart w:name="ENUM_SENSOR_TEST_RESULT" w:id="18952"/>
            <w:r w:rsidRPr="00190111">
              <w:rPr>
                <w:rStyle w:val="DATATYPE"/>
              </w:rPr>
              <w:t>ENUM_S</w:t>
            </w:r>
            <w:r w:rsidRPr="00190111">
              <w:rPr>
                <w:rStyle w:val="DATATYPE"/>
                <w:rFonts w:hint="eastAsia"/>
              </w:rPr>
              <w:t>ENSOR_TEST_RESULT</w:t>
            </w:r>
            <w:bookmarkEnd w:id="18952"/>
          </w:p>
        </w:tc>
        <w:tc>
          <w:tcPr>
            <w:tcW w:w="3024" w:type="pct"/>
            <w:tcBorders>
              <w:top w:val="single" w:color="000000" w:sz="4" w:space="0"/>
            </w:tcBorders>
            <w:shd w:val="clear" w:color="auto" w:fill="auto"/>
          </w:tcPr>
          <w:p w:rsidRPr="00190111" w:rsidR="00190111" w:rsidP="00591D6B" w:rsidRDefault="00190111">
            <w:pPr>
              <w:pStyle w:val="AltB0"/>
              <w:rPr>
                <w:rStyle w:val="aff1"/>
              </w:rPr>
            </w:pPr>
            <w:r w:rsidRPr="00190111">
              <w:rPr>
                <w:rStyle w:val="aff1"/>
                <w:rFonts w:hint="eastAsia"/>
              </w:rPr>
              <w:t>TEST_INCONSISTENT</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TEST_STOPPING</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TEST_IMMOBILE</w:t>
            </w:r>
          </w:p>
        </w:tc>
      </w:tr>
      <w:tr w:rsidR="00190111" w:rsidTr="00EE20F3">
        <w:tc>
          <w:tcPr>
            <w:tcW w:w="1976" w:type="pct"/>
            <w:shd w:val="clear" w:color="auto" w:fill="auto"/>
          </w:tcPr>
          <w:p w:rsidRPr="00190111" w:rsidR="00190111" w:rsidP="00591D6B" w:rsidRDefault="00190111">
            <w:pPr>
              <w:pStyle w:val="AltB0"/>
            </w:pPr>
          </w:p>
        </w:tc>
        <w:tc>
          <w:tcPr>
            <w:tcW w:w="3024" w:type="pct"/>
            <w:shd w:val="clear" w:color="auto" w:fill="auto"/>
          </w:tcPr>
          <w:p w:rsidRPr="00190111" w:rsidR="00190111" w:rsidP="00591D6B" w:rsidRDefault="00190111">
            <w:pPr>
              <w:pStyle w:val="AltB0"/>
              <w:rPr>
                <w:rStyle w:val="aff1"/>
              </w:rPr>
            </w:pPr>
            <w:r w:rsidRPr="00190111">
              <w:rPr>
                <w:rStyle w:val="aff1"/>
                <w:rFonts w:hint="eastAsia"/>
              </w:rPr>
              <w:t>TEST_FLOATING</w:t>
            </w:r>
          </w:p>
        </w:tc>
      </w:tr>
    </w:tbl>
    <w:p w:rsidRPr="00190111" w:rsidR="00190111" w:rsidP="00C93484" w:rsidRDefault="00190111">
      <w:pPr>
        <w:pStyle w:val="Reqtify"/>
      </w:pPr>
    </w:p>
    <w:p w:rsidRPr="00190111" w:rsidR="00190111" w:rsidP="00C93484" w:rsidRDefault="00190111">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290"/>
        <w:gridCol w:w="4996"/>
      </w:tblGrid>
      <w:tr w:rsidRPr="00785CC7" w:rsidR="00190111" w:rsidTr="00EE20F3">
        <w:tc>
          <w:tcPr>
            <w:tcW w:w="2310"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Name</w:t>
            </w:r>
          </w:p>
        </w:tc>
        <w:tc>
          <w:tcPr>
            <w:tcW w:w="2690"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Value</w:t>
            </w:r>
          </w:p>
        </w:tc>
      </w:tr>
      <w:tr w:rsidR="00190111" w:rsidTr="00EE20F3">
        <w:tc>
          <w:tcPr>
            <w:tcW w:w="2310" w:type="pct"/>
            <w:tcBorders>
              <w:top w:val="single" w:color="000000" w:sz="4" w:space="0"/>
            </w:tcBorders>
            <w:shd w:val="clear" w:color="auto" w:fill="auto"/>
          </w:tcPr>
          <w:p w:rsidRPr="00190111" w:rsidR="00190111" w:rsidP="00591D6B" w:rsidRDefault="00190111">
            <w:pPr>
              <w:pStyle w:val="AltB0"/>
              <w:rPr>
                <w:rStyle w:val="DATATYPE"/>
              </w:rPr>
            </w:pPr>
            <w:bookmarkStart w:name="ENUM_SINGULARITY_TYPE" w:id="18953"/>
            <w:r w:rsidRPr="00190111">
              <w:rPr>
                <w:rStyle w:val="DATATYPE"/>
              </w:rPr>
              <w:t>ENUM_SINGULARITY_TYPE</w:t>
            </w:r>
            <w:bookmarkEnd w:id="18953"/>
          </w:p>
        </w:tc>
        <w:tc>
          <w:tcPr>
            <w:tcW w:w="2690" w:type="pct"/>
            <w:tcBorders>
              <w:top w:val="single" w:color="000000" w:sz="4" w:space="0"/>
            </w:tcBorders>
            <w:shd w:val="clear" w:color="auto" w:fill="auto"/>
          </w:tcPr>
          <w:p w:rsidRPr="00190111" w:rsidR="00190111" w:rsidP="00591D6B" w:rsidRDefault="00190111">
            <w:pPr>
              <w:pStyle w:val="AltB0"/>
              <w:rPr>
                <w:rStyle w:val="aff1"/>
              </w:rPr>
            </w:pPr>
            <w:r w:rsidRPr="00190111">
              <w:rPr>
                <w:rStyle w:val="aff1"/>
              </w:rPr>
              <w:t>SGL_NONE</w:t>
            </w:r>
          </w:p>
        </w:tc>
      </w:tr>
      <w:tr w:rsidR="00190111" w:rsidTr="00EE20F3">
        <w:tc>
          <w:tcPr>
            <w:tcW w:w="2310" w:type="pct"/>
            <w:shd w:val="clear" w:color="auto" w:fill="auto"/>
          </w:tcPr>
          <w:p w:rsidRPr="00190111" w:rsidR="00190111" w:rsidP="00591D6B" w:rsidRDefault="00190111">
            <w:pPr>
              <w:pStyle w:val="AltB0"/>
            </w:pPr>
          </w:p>
        </w:tc>
        <w:tc>
          <w:tcPr>
            <w:tcW w:w="2690" w:type="pct"/>
            <w:shd w:val="clear" w:color="auto" w:fill="auto"/>
          </w:tcPr>
          <w:p w:rsidRPr="00190111" w:rsidR="00190111" w:rsidP="00591D6B" w:rsidRDefault="00190111">
            <w:pPr>
              <w:pStyle w:val="AltB0"/>
              <w:rPr>
                <w:rStyle w:val="aff1"/>
              </w:rPr>
            </w:pPr>
            <w:bookmarkStart w:name="SGL_BMCP" w:id="18954"/>
            <w:r w:rsidRPr="00190111">
              <w:rPr>
                <w:rStyle w:val="aff1"/>
              </w:rPr>
              <w:t>SGL_</w:t>
            </w:r>
            <w:r w:rsidR="000B3B74">
              <w:rPr>
                <w:rStyle w:val="aff1"/>
                <w:rFonts w:hint="eastAsia"/>
              </w:rPr>
              <w:t>BMCP</w:t>
            </w:r>
            <w:bookmarkEnd w:id="18954"/>
          </w:p>
        </w:tc>
      </w:tr>
      <w:tr w:rsidR="000B3B74" w:rsidTr="007C118F">
        <w:tc>
          <w:tcPr>
            <w:tcW w:w="2310" w:type="pct"/>
            <w:shd w:val="clear" w:color="auto" w:fill="auto"/>
          </w:tcPr>
          <w:p w:rsidRPr="00190111" w:rsidR="000B3B74" w:rsidP="00591D6B" w:rsidRDefault="000B3B74">
            <w:pPr>
              <w:pStyle w:val="AltB0"/>
            </w:pPr>
          </w:p>
        </w:tc>
        <w:tc>
          <w:tcPr>
            <w:tcW w:w="2690" w:type="pct"/>
            <w:shd w:val="clear" w:color="auto" w:fill="auto"/>
          </w:tcPr>
          <w:p w:rsidRPr="00190111" w:rsidR="000B3B74" w:rsidP="00591D6B" w:rsidRDefault="000B3B74">
            <w:pPr>
              <w:pStyle w:val="AltB0"/>
              <w:rPr>
                <w:rStyle w:val="aff1"/>
              </w:rPr>
            </w:pPr>
            <w:bookmarkStart w:name="SGL_CLOSE_TRACK_END" w:id="18955"/>
            <w:r w:rsidRPr="00190111">
              <w:rPr>
                <w:rStyle w:val="aff1"/>
              </w:rPr>
              <w:t>SGL_CLOSE_TRACK_END</w:t>
            </w:r>
            <w:bookmarkEnd w:id="18955"/>
          </w:p>
        </w:tc>
      </w:tr>
      <w:tr w:rsidR="000B3B74" w:rsidTr="007C118F">
        <w:tc>
          <w:tcPr>
            <w:tcW w:w="2310" w:type="pct"/>
            <w:shd w:val="clear" w:color="auto" w:fill="auto"/>
          </w:tcPr>
          <w:p w:rsidRPr="00190111" w:rsidR="000B3B74" w:rsidP="00591D6B" w:rsidRDefault="000B3B74">
            <w:pPr>
              <w:pStyle w:val="AltB0"/>
            </w:pPr>
          </w:p>
        </w:tc>
        <w:tc>
          <w:tcPr>
            <w:tcW w:w="2690" w:type="pct"/>
            <w:shd w:val="clear" w:color="auto" w:fill="auto"/>
          </w:tcPr>
          <w:p w:rsidRPr="00190111" w:rsidR="000B3B74" w:rsidP="00591D6B" w:rsidRDefault="000B3B74">
            <w:pPr>
              <w:pStyle w:val="AltB0"/>
              <w:rPr>
                <w:rStyle w:val="aff1"/>
              </w:rPr>
            </w:pPr>
            <w:bookmarkStart w:name="SGL_HAZAR_EVAC_ZONE" w:id="18956"/>
            <w:r w:rsidRPr="00190111">
              <w:rPr>
                <w:rStyle w:val="aff1"/>
              </w:rPr>
              <w:t>SGL_HAZAR_EVAC_ZONE</w:t>
            </w:r>
            <w:bookmarkEnd w:id="18956"/>
          </w:p>
        </w:tc>
      </w:tr>
      <w:tr w:rsidR="000B3B74" w:rsidTr="00EE20F3">
        <w:tc>
          <w:tcPr>
            <w:tcW w:w="2310" w:type="pct"/>
            <w:shd w:val="clear" w:color="auto" w:fill="auto"/>
          </w:tcPr>
          <w:p w:rsidRPr="00190111" w:rsidR="000B3B74" w:rsidP="00591D6B" w:rsidRDefault="000B3B74">
            <w:pPr>
              <w:pStyle w:val="AltB0"/>
            </w:pPr>
          </w:p>
        </w:tc>
        <w:tc>
          <w:tcPr>
            <w:tcW w:w="2690" w:type="pct"/>
            <w:shd w:val="clear" w:color="auto" w:fill="auto"/>
          </w:tcPr>
          <w:p w:rsidRPr="00190111" w:rsidR="000B3B74" w:rsidP="00591D6B" w:rsidRDefault="000B3B74">
            <w:pPr>
              <w:pStyle w:val="AltB0"/>
              <w:rPr>
                <w:rStyle w:val="aff1"/>
              </w:rPr>
            </w:pPr>
            <w:bookmarkStart w:name="SGL_NEW_BLOCK" w:id="18957"/>
            <w:r>
              <w:rPr>
                <w:rStyle w:val="aff1"/>
                <w:rFonts w:hint="eastAsia"/>
              </w:rPr>
              <w:t>SGL_NEW_BLOCK</w:t>
            </w:r>
            <w:bookmarkEnd w:id="18957"/>
          </w:p>
        </w:tc>
      </w:tr>
      <w:tr w:rsidR="000B3B74" w:rsidTr="007C118F">
        <w:tc>
          <w:tcPr>
            <w:tcW w:w="2310" w:type="pct"/>
            <w:shd w:val="clear" w:color="auto" w:fill="auto"/>
          </w:tcPr>
          <w:p w:rsidRPr="00190111" w:rsidR="000B3B74" w:rsidP="00591D6B" w:rsidRDefault="000B3B74">
            <w:pPr>
              <w:pStyle w:val="AltB0"/>
            </w:pPr>
          </w:p>
        </w:tc>
        <w:tc>
          <w:tcPr>
            <w:tcW w:w="2690" w:type="pct"/>
            <w:shd w:val="clear" w:color="auto" w:fill="auto"/>
          </w:tcPr>
          <w:p w:rsidRPr="00190111" w:rsidR="000B3B74" w:rsidP="00591D6B" w:rsidRDefault="000B3B74">
            <w:pPr>
              <w:pStyle w:val="AltB0"/>
              <w:rPr>
                <w:rStyle w:val="aff1"/>
              </w:rPr>
            </w:pPr>
            <w:bookmarkStart w:name="SGL_OPEN_TRACK_END" w:id="18958"/>
            <w:r w:rsidRPr="00190111">
              <w:rPr>
                <w:rStyle w:val="aff1"/>
              </w:rPr>
              <w:t>SGL_OPEN_TRACK_END</w:t>
            </w:r>
            <w:bookmarkEnd w:id="18958"/>
          </w:p>
        </w:tc>
      </w:tr>
      <w:tr w:rsidR="000B3B74" w:rsidTr="007C118F">
        <w:tc>
          <w:tcPr>
            <w:tcW w:w="2310" w:type="pct"/>
            <w:shd w:val="clear" w:color="auto" w:fill="auto"/>
          </w:tcPr>
          <w:p w:rsidRPr="00190111" w:rsidR="000B3B74" w:rsidP="00591D6B" w:rsidRDefault="000B3B74">
            <w:pPr>
              <w:pStyle w:val="AltB0"/>
            </w:pPr>
          </w:p>
        </w:tc>
        <w:tc>
          <w:tcPr>
            <w:tcW w:w="2690" w:type="pct"/>
            <w:shd w:val="clear" w:color="auto" w:fill="auto"/>
          </w:tcPr>
          <w:p w:rsidRPr="00190111" w:rsidR="000B3B74" w:rsidP="00591D6B" w:rsidRDefault="000B3B74">
            <w:pPr>
              <w:pStyle w:val="AltB0"/>
              <w:rPr>
                <w:rStyle w:val="aff1"/>
              </w:rPr>
            </w:pPr>
            <w:bookmarkStart w:name="SGL_OVERLAP_END" w:id="18959"/>
            <w:r w:rsidRPr="00190111">
              <w:rPr>
                <w:rStyle w:val="aff1"/>
              </w:rPr>
              <w:t>SGL_OVERLAP_END</w:t>
            </w:r>
            <w:bookmarkEnd w:id="18959"/>
          </w:p>
        </w:tc>
      </w:tr>
      <w:tr w:rsidR="000B3B74" w:rsidTr="007C118F">
        <w:tc>
          <w:tcPr>
            <w:tcW w:w="2310" w:type="pct"/>
            <w:shd w:val="clear" w:color="auto" w:fill="auto"/>
          </w:tcPr>
          <w:p w:rsidRPr="00190111" w:rsidR="000B3B74" w:rsidP="00591D6B" w:rsidRDefault="000B3B74">
            <w:pPr>
              <w:pStyle w:val="AltB0"/>
            </w:pPr>
          </w:p>
        </w:tc>
        <w:tc>
          <w:tcPr>
            <w:tcW w:w="2690" w:type="pct"/>
            <w:shd w:val="clear" w:color="auto" w:fill="auto"/>
          </w:tcPr>
          <w:p w:rsidRPr="00190111" w:rsidR="000B3B74" w:rsidP="00591D6B" w:rsidRDefault="000B3B74">
            <w:pPr>
              <w:pStyle w:val="AltB0"/>
              <w:rPr>
                <w:rStyle w:val="aff1"/>
              </w:rPr>
            </w:pPr>
            <w:bookmarkStart w:name="SGL_OVERLAP_RELEASE_ZONE" w:id="18960"/>
            <w:r>
              <w:rPr>
                <w:rStyle w:val="aff1"/>
              </w:rPr>
              <w:t>SGL_OVERLAP_</w:t>
            </w:r>
            <w:r>
              <w:rPr>
                <w:rStyle w:val="aff1"/>
                <w:rFonts w:hint="eastAsia"/>
              </w:rPr>
              <w:t>RELEASE_ZONE</w:t>
            </w:r>
            <w:bookmarkEnd w:id="18960"/>
          </w:p>
        </w:tc>
      </w:tr>
      <w:tr w:rsidR="00190111" w:rsidTr="00EE20F3">
        <w:tc>
          <w:tcPr>
            <w:tcW w:w="2310" w:type="pct"/>
            <w:shd w:val="clear" w:color="auto" w:fill="auto"/>
          </w:tcPr>
          <w:p w:rsidRPr="00190111" w:rsidR="00190111" w:rsidP="00591D6B" w:rsidRDefault="00190111">
            <w:pPr>
              <w:pStyle w:val="AltB0"/>
            </w:pPr>
          </w:p>
        </w:tc>
        <w:tc>
          <w:tcPr>
            <w:tcW w:w="2690" w:type="pct"/>
            <w:shd w:val="clear" w:color="auto" w:fill="auto"/>
          </w:tcPr>
          <w:p w:rsidRPr="00190111" w:rsidR="00190111" w:rsidP="00591D6B" w:rsidRDefault="00190111">
            <w:pPr>
              <w:pStyle w:val="AltB0"/>
              <w:rPr>
                <w:rStyle w:val="aff1"/>
              </w:rPr>
            </w:pPr>
            <w:bookmarkStart w:name="SGL_PROTECTION_ZONE" w:id="18961"/>
            <w:r w:rsidRPr="00190111">
              <w:rPr>
                <w:rStyle w:val="aff1"/>
              </w:rPr>
              <w:t>SGL_PROTECTION_ZONE</w:t>
            </w:r>
            <w:bookmarkEnd w:id="18961"/>
          </w:p>
        </w:tc>
      </w:tr>
      <w:tr w:rsidR="000B3B74" w:rsidTr="007C118F">
        <w:tc>
          <w:tcPr>
            <w:tcW w:w="2310" w:type="pct"/>
            <w:shd w:val="clear" w:color="auto" w:fill="auto"/>
          </w:tcPr>
          <w:p w:rsidRPr="00190111" w:rsidR="000B3B74" w:rsidP="00591D6B" w:rsidRDefault="000B3B74">
            <w:pPr>
              <w:pStyle w:val="AltB0"/>
            </w:pPr>
          </w:p>
        </w:tc>
        <w:tc>
          <w:tcPr>
            <w:tcW w:w="2690" w:type="pct"/>
            <w:shd w:val="clear" w:color="auto" w:fill="auto"/>
          </w:tcPr>
          <w:p w:rsidRPr="00190111" w:rsidR="000B3B74" w:rsidP="00591D6B" w:rsidRDefault="000B3B74">
            <w:pPr>
              <w:pStyle w:val="AltB0"/>
              <w:rPr>
                <w:rStyle w:val="aff1"/>
              </w:rPr>
            </w:pPr>
            <w:bookmarkStart w:name="SGL_PSD_ZONE" w:id="18962"/>
            <w:r w:rsidRPr="00190111">
              <w:rPr>
                <w:rStyle w:val="aff1"/>
              </w:rPr>
              <w:t>SGL_PSD_ZONE</w:t>
            </w:r>
            <w:bookmarkEnd w:id="18962"/>
          </w:p>
        </w:tc>
      </w:tr>
      <w:tr w:rsidR="00190111" w:rsidTr="00EE20F3">
        <w:tc>
          <w:tcPr>
            <w:tcW w:w="2310" w:type="pct"/>
            <w:shd w:val="clear" w:color="auto" w:fill="auto"/>
          </w:tcPr>
          <w:p w:rsidRPr="00190111" w:rsidR="00190111" w:rsidP="00591D6B" w:rsidRDefault="00190111">
            <w:pPr>
              <w:pStyle w:val="AltB0"/>
            </w:pPr>
          </w:p>
        </w:tc>
        <w:tc>
          <w:tcPr>
            <w:tcW w:w="2690" w:type="pct"/>
            <w:shd w:val="clear" w:color="auto" w:fill="auto"/>
          </w:tcPr>
          <w:p w:rsidRPr="00190111" w:rsidR="00190111" w:rsidP="00591D6B" w:rsidRDefault="00190111">
            <w:pPr>
              <w:pStyle w:val="AltB0"/>
              <w:rPr>
                <w:rStyle w:val="aff1"/>
              </w:rPr>
            </w:pPr>
            <w:bookmarkStart w:name="SGL_PSR" w:id="18963"/>
            <w:r w:rsidRPr="00190111">
              <w:rPr>
                <w:rStyle w:val="aff1"/>
              </w:rPr>
              <w:t>SGL_PSR</w:t>
            </w:r>
            <w:bookmarkEnd w:id="18963"/>
          </w:p>
        </w:tc>
      </w:tr>
      <w:tr w:rsidR="00190111" w:rsidTr="00EE20F3">
        <w:tc>
          <w:tcPr>
            <w:tcW w:w="2310" w:type="pct"/>
            <w:shd w:val="clear" w:color="auto" w:fill="auto"/>
          </w:tcPr>
          <w:p w:rsidRPr="00190111" w:rsidR="00190111" w:rsidP="00591D6B" w:rsidRDefault="00190111">
            <w:pPr>
              <w:pStyle w:val="AltB0"/>
            </w:pPr>
          </w:p>
        </w:tc>
        <w:tc>
          <w:tcPr>
            <w:tcW w:w="2690" w:type="pct"/>
            <w:shd w:val="clear" w:color="auto" w:fill="auto"/>
          </w:tcPr>
          <w:p w:rsidRPr="00190111" w:rsidR="00190111" w:rsidP="00591D6B" w:rsidRDefault="00190111">
            <w:pPr>
              <w:pStyle w:val="AltB0"/>
              <w:rPr>
                <w:rStyle w:val="aff1"/>
              </w:rPr>
            </w:pPr>
            <w:bookmarkStart w:name="SGL_SIGNAL" w:id="18964"/>
            <w:r w:rsidRPr="00190111">
              <w:rPr>
                <w:rStyle w:val="aff1"/>
              </w:rPr>
              <w:t>SGL_SIGNAL</w:t>
            </w:r>
            <w:bookmarkEnd w:id="18964"/>
          </w:p>
        </w:tc>
      </w:tr>
      <w:tr w:rsidR="00190111" w:rsidTr="00EE20F3">
        <w:tc>
          <w:tcPr>
            <w:tcW w:w="2310" w:type="pct"/>
            <w:shd w:val="clear" w:color="auto" w:fill="auto"/>
          </w:tcPr>
          <w:p w:rsidRPr="00190111" w:rsidR="00190111" w:rsidP="00591D6B" w:rsidRDefault="00190111">
            <w:pPr>
              <w:pStyle w:val="AltB0"/>
            </w:pPr>
          </w:p>
        </w:tc>
        <w:tc>
          <w:tcPr>
            <w:tcW w:w="2690" w:type="pct"/>
            <w:shd w:val="clear" w:color="auto" w:fill="auto"/>
          </w:tcPr>
          <w:p w:rsidRPr="00190111" w:rsidR="00190111" w:rsidP="00591D6B" w:rsidRDefault="00190111">
            <w:pPr>
              <w:pStyle w:val="AltB0"/>
              <w:rPr>
                <w:rStyle w:val="aff1"/>
              </w:rPr>
            </w:pPr>
            <w:bookmarkStart w:name="SGL_SLEEPING_ZONE" w:id="18965"/>
            <w:r w:rsidRPr="00190111">
              <w:rPr>
                <w:rStyle w:val="aff1"/>
              </w:rPr>
              <w:t>SGL_S</w:t>
            </w:r>
            <w:r w:rsidR="000B3B74">
              <w:rPr>
                <w:rStyle w:val="aff1"/>
                <w:rFonts w:hint="eastAsia"/>
              </w:rPr>
              <w:t>LEEPING_ZONE</w:t>
            </w:r>
            <w:bookmarkEnd w:id="18965"/>
          </w:p>
        </w:tc>
      </w:tr>
      <w:tr w:rsidR="00190111" w:rsidTr="00EE20F3">
        <w:tc>
          <w:tcPr>
            <w:tcW w:w="2310" w:type="pct"/>
            <w:shd w:val="clear" w:color="auto" w:fill="auto"/>
          </w:tcPr>
          <w:p w:rsidRPr="00190111" w:rsidR="00190111" w:rsidP="00591D6B" w:rsidRDefault="00190111">
            <w:pPr>
              <w:pStyle w:val="AltB0"/>
            </w:pPr>
          </w:p>
        </w:tc>
        <w:tc>
          <w:tcPr>
            <w:tcW w:w="2690" w:type="pct"/>
            <w:shd w:val="clear" w:color="auto" w:fill="auto"/>
          </w:tcPr>
          <w:p w:rsidRPr="00190111" w:rsidR="00190111" w:rsidP="00591D6B" w:rsidRDefault="00190111">
            <w:pPr>
              <w:pStyle w:val="AltB0"/>
              <w:rPr>
                <w:rStyle w:val="aff1"/>
              </w:rPr>
            </w:pPr>
            <w:bookmarkStart w:name="SGL_SMI_ZONE" w:id="18966"/>
            <w:r w:rsidRPr="00190111">
              <w:rPr>
                <w:rStyle w:val="aff1"/>
              </w:rPr>
              <w:t>SGL_S</w:t>
            </w:r>
            <w:r w:rsidR="000B3B74">
              <w:rPr>
                <w:rStyle w:val="aff1"/>
                <w:rFonts w:hint="eastAsia"/>
              </w:rPr>
              <w:t>MI_ZONE</w:t>
            </w:r>
            <w:bookmarkEnd w:id="18966"/>
          </w:p>
        </w:tc>
      </w:tr>
      <w:tr w:rsidR="00190111" w:rsidTr="00EE20F3">
        <w:tc>
          <w:tcPr>
            <w:tcW w:w="2310" w:type="pct"/>
            <w:shd w:val="clear" w:color="auto" w:fill="auto"/>
          </w:tcPr>
          <w:p w:rsidRPr="00190111" w:rsidR="00190111" w:rsidP="00591D6B" w:rsidRDefault="00190111">
            <w:pPr>
              <w:pStyle w:val="AltB0"/>
            </w:pPr>
          </w:p>
        </w:tc>
        <w:tc>
          <w:tcPr>
            <w:tcW w:w="2690" w:type="pct"/>
            <w:shd w:val="clear" w:color="auto" w:fill="auto"/>
          </w:tcPr>
          <w:p w:rsidRPr="00190111" w:rsidR="00190111" w:rsidP="00591D6B" w:rsidRDefault="00190111">
            <w:pPr>
              <w:pStyle w:val="AltB0"/>
              <w:rPr>
                <w:rStyle w:val="aff1"/>
              </w:rPr>
            </w:pPr>
            <w:bookmarkStart w:name="SGL_VITAL_ZONE" w:id="18967"/>
            <w:r w:rsidRPr="00190111">
              <w:rPr>
                <w:rStyle w:val="aff1"/>
              </w:rPr>
              <w:t>SGL_</w:t>
            </w:r>
            <w:r w:rsidR="000B3B74">
              <w:rPr>
                <w:rStyle w:val="aff1"/>
                <w:rFonts w:hint="eastAsia"/>
              </w:rPr>
              <w:t>VITAL_ZONE</w:t>
            </w:r>
            <w:bookmarkEnd w:id="18967"/>
          </w:p>
        </w:tc>
      </w:tr>
      <w:tr w:rsidR="00190111" w:rsidTr="00EE20F3">
        <w:tc>
          <w:tcPr>
            <w:tcW w:w="2310" w:type="pct"/>
            <w:shd w:val="clear" w:color="auto" w:fill="auto"/>
          </w:tcPr>
          <w:p w:rsidRPr="00190111" w:rsidR="00190111" w:rsidP="00591D6B" w:rsidRDefault="00190111">
            <w:pPr>
              <w:pStyle w:val="AltB0"/>
            </w:pPr>
          </w:p>
        </w:tc>
        <w:tc>
          <w:tcPr>
            <w:tcW w:w="2690" w:type="pct"/>
            <w:shd w:val="clear" w:color="auto" w:fill="auto"/>
          </w:tcPr>
          <w:p w:rsidRPr="00190111" w:rsidR="00190111" w:rsidP="00591D6B" w:rsidRDefault="00190111">
            <w:pPr>
              <w:pStyle w:val="AltB0"/>
              <w:rPr>
                <w:rStyle w:val="aff1"/>
              </w:rPr>
            </w:pPr>
            <w:bookmarkStart w:name="SGL_VPEZ" w:id="18968"/>
            <w:r w:rsidRPr="00190111">
              <w:rPr>
                <w:rStyle w:val="aff1"/>
              </w:rPr>
              <w:t>SGL_VPEZ</w:t>
            </w:r>
            <w:bookmarkEnd w:id="18968"/>
          </w:p>
        </w:tc>
      </w:tr>
    </w:tbl>
    <w:p w:rsidRPr="00190111" w:rsidR="00190111" w:rsidP="00C93484" w:rsidRDefault="00190111">
      <w:pPr>
        <w:pStyle w:val="Reqtify"/>
      </w:pPr>
    </w:p>
    <w:p w:rsidRPr="00190111" w:rsidR="00190111" w:rsidP="00C93484" w:rsidRDefault="00190111">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5037"/>
        <w:gridCol w:w="4249"/>
      </w:tblGrid>
      <w:tr w:rsidRPr="00785CC7" w:rsidR="00190111" w:rsidTr="000A6437">
        <w:tc>
          <w:tcPr>
            <w:tcW w:w="2712"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lastRenderedPageBreak/>
              <w:t>Name</w:t>
            </w:r>
          </w:p>
        </w:tc>
        <w:tc>
          <w:tcPr>
            <w:tcW w:w="2288"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Value</w:t>
            </w:r>
          </w:p>
        </w:tc>
      </w:tr>
      <w:tr w:rsidR="00190111" w:rsidTr="000A6437">
        <w:tc>
          <w:tcPr>
            <w:tcW w:w="2712" w:type="pct"/>
            <w:tcBorders>
              <w:top w:val="single" w:color="000000" w:sz="4" w:space="0"/>
            </w:tcBorders>
            <w:shd w:val="clear" w:color="auto" w:fill="auto"/>
          </w:tcPr>
          <w:p w:rsidRPr="00190111" w:rsidR="00190111" w:rsidP="00591D6B" w:rsidRDefault="00190111">
            <w:pPr>
              <w:pStyle w:val="AltB0"/>
              <w:rPr>
                <w:rStyle w:val="DATATYPE"/>
              </w:rPr>
            </w:pPr>
            <w:bookmarkStart w:name="ENUM_SLIDING_STATE" w:id="18969"/>
            <w:r w:rsidRPr="00190111">
              <w:rPr>
                <w:rStyle w:val="DATATYPE"/>
              </w:rPr>
              <w:t>ENUM_</w:t>
            </w:r>
            <w:r w:rsidRPr="00190111">
              <w:rPr>
                <w:rStyle w:val="DATATYPE"/>
                <w:rFonts w:hint="eastAsia"/>
              </w:rPr>
              <w:t>SLIDING</w:t>
            </w:r>
            <w:r w:rsidRPr="00190111">
              <w:rPr>
                <w:rStyle w:val="DATATYPE"/>
              </w:rPr>
              <w:t>_</w:t>
            </w:r>
            <w:r w:rsidRPr="00190111">
              <w:rPr>
                <w:rStyle w:val="DATATYPE"/>
                <w:rFonts w:hint="eastAsia"/>
              </w:rPr>
              <w:t>STATE</w:t>
            </w:r>
            <w:bookmarkEnd w:id="18969"/>
          </w:p>
        </w:tc>
        <w:tc>
          <w:tcPr>
            <w:tcW w:w="2288" w:type="pct"/>
            <w:tcBorders>
              <w:top w:val="single" w:color="000000" w:sz="4" w:space="0"/>
            </w:tcBorders>
            <w:shd w:val="clear" w:color="auto" w:fill="auto"/>
          </w:tcPr>
          <w:p w:rsidRPr="00190111" w:rsidR="00190111" w:rsidP="00591D6B" w:rsidRDefault="00190111">
            <w:pPr>
              <w:pStyle w:val="AltB0"/>
              <w:rPr>
                <w:rStyle w:val="aff1"/>
              </w:rPr>
            </w:pPr>
            <w:r w:rsidRPr="00190111">
              <w:rPr>
                <w:rStyle w:val="aff1"/>
                <w:rFonts w:hint="eastAsia"/>
              </w:rPr>
              <w:t>COASTING</w:t>
            </w:r>
          </w:p>
        </w:tc>
      </w:tr>
      <w:tr w:rsidR="00190111" w:rsidTr="000A6437">
        <w:tc>
          <w:tcPr>
            <w:tcW w:w="2712" w:type="pct"/>
            <w:shd w:val="clear" w:color="auto" w:fill="auto"/>
          </w:tcPr>
          <w:p w:rsidRPr="00190111" w:rsidR="00190111" w:rsidP="00591D6B" w:rsidRDefault="00190111">
            <w:pPr>
              <w:pStyle w:val="AltB0"/>
            </w:pPr>
          </w:p>
        </w:tc>
        <w:tc>
          <w:tcPr>
            <w:tcW w:w="2288" w:type="pct"/>
            <w:shd w:val="clear" w:color="auto" w:fill="auto"/>
          </w:tcPr>
          <w:p w:rsidRPr="00190111" w:rsidR="00190111" w:rsidP="00591D6B" w:rsidRDefault="00190111">
            <w:pPr>
              <w:pStyle w:val="AltB0"/>
              <w:rPr>
                <w:rStyle w:val="aff1"/>
              </w:rPr>
            </w:pPr>
            <w:r w:rsidRPr="00190111">
              <w:rPr>
                <w:rStyle w:val="aff1"/>
                <w:rFonts w:hint="eastAsia"/>
              </w:rPr>
              <w:t>BRAKING</w:t>
            </w:r>
          </w:p>
        </w:tc>
      </w:tr>
      <w:tr w:rsidR="00190111" w:rsidTr="000A6437">
        <w:tc>
          <w:tcPr>
            <w:tcW w:w="2712" w:type="pct"/>
            <w:shd w:val="clear" w:color="auto" w:fill="auto"/>
          </w:tcPr>
          <w:p w:rsidRPr="00190111" w:rsidR="00190111" w:rsidP="00591D6B" w:rsidRDefault="00190111">
            <w:pPr>
              <w:pStyle w:val="AltB0"/>
            </w:pPr>
          </w:p>
        </w:tc>
        <w:tc>
          <w:tcPr>
            <w:tcW w:w="2288" w:type="pct"/>
            <w:shd w:val="clear" w:color="auto" w:fill="auto"/>
          </w:tcPr>
          <w:p w:rsidRPr="00190111" w:rsidR="00190111" w:rsidP="00591D6B" w:rsidRDefault="00190111">
            <w:pPr>
              <w:pStyle w:val="AltB0"/>
              <w:rPr>
                <w:rStyle w:val="aff1"/>
              </w:rPr>
            </w:pPr>
            <w:r w:rsidRPr="00190111">
              <w:rPr>
                <w:rStyle w:val="aff1"/>
                <w:rFonts w:hint="eastAsia"/>
              </w:rPr>
              <w:t>SLIDING</w:t>
            </w:r>
          </w:p>
        </w:tc>
      </w:tr>
      <w:tr w:rsidR="00190111" w:rsidTr="000A6437">
        <w:tc>
          <w:tcPr>
            <w:tcW w:w="2712" w:type="pct"/>
            <w:shd w:val="clear" w:color="auto" w:fill="auto"/>
          </w:tcPr>
          <w:p w:rsidRPr="00190111" w:rsidR="00190111" w:rsidP="00591D6B" w:rsidRDefault="00190111">
            <w:pPr>
              <w:pStyle w:val="AltB0"/>
            </w:pPr>
          </w:p>
        </w:tc>
        <w:tc>
          <w:tcPr>
            <w:tcW w:w="2288" w:type="pct"/>
            <w:shd w:val="clear" w:color="auto" w:fill="auto"/>
          </w:tcPr>
          <w:p w:rsidRPr="00190111" w:rsidR="00190111" w:rsidP="00591D6B" w:rsidRDefault="00190111">
            <w:pPr>
              <w:pStyle w:val="AltB0"/>
              <w:rPr>
                <w:rStyle w:val="aff1"/>
              </w:rPr>
            </w:pPr>
            <w:r w:rsidRPr="00190111">
              <w:rPr>
                <w:rStyle w:val="aff1"/>
                <w:rFonts w:hint="eastAsia"/>
              </w:rPr>
              <w:t>S</w:t>
            </w:r>
            <w:r w:rsidR="00C72FC5">
              <w:rPr>
                <w:rStyle w:val="aff1"/>
                <w:rFonts w:hint="eastAsia"/>
              </w:rPr>
              <w:t>KIDING</w:t>
            </w:r>
          </w:p>
        </w:tc>
      </w:tr>
    </w:tbl>
    <w:p w:rsidRPr="00190111" w:rsidR="00190111" w:rsidP="00C93484" w:rsidRDefault="00190111">
      <w:pPr>
        <w:pStyle w:val="Reqtify"/>
      </w:pPr>
    </w:p>
    <w:p w:rsidRPr="00190111" w:rsidR="00190111" w:rsidP="00C93484" w:rsidRDefault="00190111">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4972"/>
        <w:gridCol w:w="4314"/>
      </w:tblGrid>
      <w:tr w:rsidRPr="00785CC7" w:rsidR="00190111" w:rsidTr="000A6437">
        <w:tc>
          <w:tcPr>
            <w:tcW w:w="2677"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Name</w:t>
            </w:r>
          </w:p>
        </w:tc>
        <w:tc>
          <w:tcPr>
            <w:tcW w:w="2323"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Value</w:t>
            </w:r>
          </w:p>
        </w:tc>
      </w:tr>
      <w:tr w:rsidR="00190111" w:rsidTr="000A6437">
        <w:tc>
          <w:tcPr>
            <w:tcW w:w="2677" w:type="pct"/>
            <w:tcBorders>
              <w:top w:val="single" w:color="000000" w:sz="4" w:space="0"/>
            </w:tcBorders>
            <w:shd w:val="clear" w:color="auto" w:fill="auto"/>
          </w:tcPr>
          <w:p w:rsidRPr="00190111" w:rsidR="00190111" w:rsidP="00591D6B" w:rsidRDefault="00190111">
            <w:pPr>
              <w:pStyle w:val="AltB0"/>
              <w:rPr>
                <w:rStyle w:val="DATATYPE"/>
              </w:rPr>
            </w:pPr>
            <w:bookmarkStart w:name="ENUM_SLIPPING_STATE" w:id="18970"/>
            <w:r w:rsidRPr="00190111">
              <w:rPr>
                <w:rStyle w:val="DATATYPE"/>
              </w:rPr>
              <w:t>ENUM_SLIPPING_</w:t>
            </w:r>
            <w:r w:rsidRPr="00190111">
              <w:rPr>
                <w:rStyle w:val="DATATYPE"/>
                <w:rFonts w:hint="eastAsia"/>
              </w:rPr>
              <w:t>STATE</w:t>
            </w:r>
            <w:bookmarkEnd w:id="18970"/>
          </w:p>
        </w:tc>
        <w:tc>
          <w:tcPr>
            <w:tcW w:w="2323" w:type="pct"/>
            <w:tcBorders>
              <w:top w:val="single" w:color="000000" w:sz="4" w:space="0"/>
            </w:tcBorders>
            <w:shd w:val="clear" w:color="auto" w:fill="auto"/>
          </w:tcPr>
          <w:p w:rsidRPr="00190111" w:rsidR="00190111" w:rsidP="00591D6B" w:rsidRDefault="00190111">
            <w:pPr>
              <w:pStyle w:val="AltB0"/>
              <w:rPr>
                <w:rStyle w:val="aff1"/>
              </w:rPr>
            </w:pPr>
            <w:r w:rsidRPr="00190111">
              <w:rPr>
                <w:rStyle w:val="aff1"/>
                <w:rFonts w:hint="eastAsia"/>
              </w:rPr>
              <w:t>COASTING</w:t>
            </w:r>
          </w:p>
        </w:tc>
      </w:tr>
      <w:tr w:rsidR="00190111" w:rsidTr="000A6437">
        <w:tc>
          <w:tcPr>
            <w:tcW w:w="2677" w:type="pct"/>
            <w:shd w:val="clear" w:color="auto" w:fill="auto"/>
          </w:tcPr>
          <w:p w:rsidRPr="00190111" w:rsidR="00190111" w:rsidP="00591D6B" w:rsidRDefault="00190111">
            <w:pPr>
              <w:pStyle w:val="AltB0"/>
            </w:pPr>
          </w:p>
        </w:tc>
        <w:tc>
          <w:tcPr>
            <w:tcW w:w="2323" w:type="pct"/>
            <w:shd w:val="clear" w:color="auto" w:fill="auto"/>
          </w:tcPr>
          <w:p w:rsidRPr="00190111" w:rsidR="00190111" w:rsidP="00591D6B" w:rsidRDefault="00190111">
            <w:pPr>
              <w:pStyle w:val="AltB0"/>
              <w:rPr>
                <w:rStyle w:val="aff1"/>
              </w:rPr>
            </w:pPr>
            <w:r w:rsidRPr="00190111">
              <w:rPr>
                <w:rStyle w:val="aff1"/>
                <w:rFonts w:hint="eastAsia"/>
              </w:rPr>
              <w:t>MOTORING</w:t>
            </w:r>
          </w:p>
        </w:tc>
      </w:tr>
      <w:tr w:rsidR="00190111" w:rsidTr="000A6437">
        <w:tc>
          <w:tcPr>
            <w:tcW w:w="2677" w:type="pct"/>
            <w:shd w:val="clear" w:color="auto" w:fill="auto"/>
          </w:tcPr>
          <w:p w:rsidRPr="00190111" w:rsidR="00190111" w:rsidP="00591D6B" w:rsidRDefault="00190111">
            <w:pPr>
              <w:pStyle w:val="AltB0"/>
            </w:pPr>
          </w:p>
        </w:tc>
        <w:tc>
          <w:tcPr>
            <w:tcW w:w="2323" w:type="pct"/>
            <w:shd w:val="clear" w:color="auto" w:fill="auto"/>
          </w:tcPr>
          <w:p w:rsidRPr="00190111" w:rsidR="00190111" w:rsidP="00591D6B" w:rsidRDefault="00190111">
            <w:pPr>
              <w:pStyle w:val="AltB0"/>
              <w:rPr>
                <w:rStyle w:val="aff1"/>
              </w:rPr>
            </w:pPr>
            <w:r w:rsidRPr="00190111">
              <w:rPr>
                <w:rStyle w:val="aff1"/>
                <w:rFonts w:hint="eastAsia"/>
              </w:rPr>
              <w:t>SLIPPING</w:t>
            </w:r>
          </w:p>
        </w:tc>
      </w:tr>
      <w:tr w:rsidR="00190111" w:rsidTr="000A6437">
        <w:tc>
          <w:tcPr>
            <w:tcW w:w="2677" w:type="pct"/>
            <w:shd w:val="clear" w:color="auto" w:fill="auto"/>
          </w:tcPr>
          <w:p w:rsidRPr="00190111" w:rsidR="00190111" w:rsidP="00591D6B" w:rsidRDefault="00190111">
            <w:pPr>
              <w:pStyle w:val="AltB0"/>
            </w:pPr>
          </w:p>
        </w:tc>
        <w:tc>
          <w:tcPr>
            <w:tcW w:w="2323" w:type="pct"/>
            <w:shd w:val="clear" w:color="auto" w:fill="auto"/>
          </w:tcPr>
          <w:p w:rsidRPr="00190111" w:rsidR="00190111" w:rsidP="00591D6B" w:rsidRDefault="00C72FC5">
            <w:pPr>
              <w:pStyle w:val="AltB0"/>
              <w:rPr>
                <w:rStyle w:val="aff1"/>
              </w:rPr>
            </w:pPr>
            <w:r w:rsidRPr="00190111">
              <w:rPr>
                <w:rStyle w:val="aff1"/>
                <w:rFonts w:hint="eastAsia"/>
              </w:rPr>
              <w:t>S</w:t>
            </w:r>
            <w:r>
              <w:rPr>
                <w:rStyle w:val="aff1"/>
                <w:rFonts w:hint="eastAsia"/>
              </w:rPr>
              <w:t>KIDING</w:t>
            </w:r>
          </w:p>
        </w:tc>
      </w:tr>
    </w:tbl>
    <w:p w:rsidRPr="00190111" w:rsidR="00D32E5B" w:rsidP="00C93484" w:rsidRDefault="00D32E5B">
      <w:pPr>
        <w:pStyle w:val="Reqtify"/>
      </w:pPr>
    </w:p>
    <w:p w:rsidRPr="00190111" w:rsidR="00190111" w:rsidP="00934391" w:rsidRDefault="00190111">
      <w:pPr>
        <w:pStyle w:val="3"/>
      </w:pPr>
      <w:bookmarkStart w:name="_Toc337459852" w:id="18971"/>
      <w:r w:rsidRPr="00190111">
        <w:rPr>
          <w:rFonts w:hint="eastAsia"/>
        </w:rPr>
        <w:t>Aggregated types</w:t>
      </w:r>
      <w:bookmarkEnd w:id="18971"/>
    </w:p>
    <w:p w:rsidRPr="00190111" w:rsidR="00190111" w:rsidP="00C93484" w:rsidRDefault="00190111">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70"/>
        <w:gridCol w:w="2810"/>
        <w:gridCol w:w="2011"/>
        <w:gridCol w:w="4195"/>
      </w:tblGrid>
      <w:tr w:rsidRPr="00785CC7" w:rsidR="00190111" w:rsidTr="00EE20F3">
        <w:tc>
          <w:tcPr>
            <w:tcW w:w="1658" w:type="pct"/>
            <w:gridSpan w:val="2"/>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Identification</w:t>
            </w:r>
          </w:p>
        </w:tc>
        <w:tc>
          <w:tcPr>
            <w:tcW w:w="1083"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t>Logical Type</w:t>
            </w:r>
          </w:p>
        </w:tc>
        <w:tc>
          <w:tcPr>
            <w:tcW w:w="2259"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Description</w:t>
            </w:r>
          </w:p>
        </w:tc>
      </w:tr>
      <w:tr w:rsidR="00190111" w:rsidTr="00EE20F3">
        <w:tc>
          <w:tcPr>
            <w:tcW w:w="1658" w:type="pct"/>
            <w:gridSpan w:val="2"/>
            <w:tcBorders>
              <w:top w:val="single" w:color="000000" w:sz="4" w:space="0"/>
            </w:tcBorders>
          </w:tcPr>
          <w:p w:rsidRPr="00190111" w:rsidR="00190111" w:rsidP="00591D6B" w:rsidRDefault="00190111">
            <w:pPr>
              <w:pStyle w:val="AltB0"/>
              <w:rPr>
                <w:rStyle w:val="DATATYPE"/>
              </w:rPr>
            </w:pPr>
            <w:bookmarkStart w:name="ST_BM_VARIANT" w:id="18972"/>
            <w:r w:rsidRPr="00190111">
              <w:rPr>
                <w:rStyle w:val="DATATYPE"/>
              </w:rPr>
              <w:t>ST_</w:t>
            </w:r>
            <w:r w:rsidRPr="00190111">
              <w:rPr>
                <w:rStyle w:val="DATATYPE"/>
                <w:rFonts w:hint="eastAsia"/>
              </w:rPr>
              <w:t>BM_VARIANT</w:t>
            </w:r>
            <w:bookmarkEnd w:id="18972"/>
          </w:p>
        </w:tc>
        <w:tc>
          <w:tcPr>
            <w:tcW w:w="1083" w:type="pct"/>
            <w:tcBorders>
              <w:top w:val="single" w:color="000000" w:sz="4" w:space="0"/>
            </w:tcBorders>
            <w:shd w:val="clear" w:color="auto" w:fill="auto"/>
          </w:tcPr>
          <w:p w:rsidRPr="00190111" w:rsidR="00190111" w:rsidP="00591D6B" w:rsidRDefault="00190111">
            <w:pPr>
              <w:pStyle w:val="AltB0"/>
            </w:pPr>
          </w:p>
        </w:tc>
        <w:tc>
          <w:tcPr>
            <w:tcW w:w="2259" w:type="pct"/>
            <w:tcBorders>
              <w:top w:val="single" w:color="000000" w:sz="4" w:space="0"/>
            </w:tcBorders>
            <w:shd w:val="clear" w:color="auto" w:fill="auto"/>
          </w:tcPr>
          <w:p w:rsidRPr="00190111" w:rsidR="00190111" w:rsidP="00591D6B" w:rsidRDefault="00190111">
            <w:pPr>
              <w:pStyle w:val="AltB0"/>
            </w:pPr>
          </w:p>
        </w:tc>
      </w:tr>
      <w:tr w:rsidR="00190111" w:rsidTr="00EE20F3">
        <w:tc>
          <w:tcPr>
            <w:tcW w:w="145" w:type="pct"/>
          </w:tcPr>
          <w:p w:rsidRPr="00190111" w:rsidR="00190111" w:rsidP="00591D6B" w:rsidRDefault="00190111">
            <w:pPr>
              <w:pStyle w:val="AltB0"/>
            </w:pPr>
          </w:p>
        </w:tc>
        <w:tc>
          <w:tcPr>
            <w:tcW w:w="1513" w:type="pct"/>
            <w:shd w:val="clear" w:color="auto" w:fill="auto"/>
          </w:tcPr>
          <w:p w:rsidRPr="009B359D" w:rsidR="00190111" w:rsidP="00591D6B" w:rsidRDefault="00190111">
            <w:pPr>
              <w:pStyle w:val="AltB0"/>
            </w:pPr>
            <w:r w:rsidRPr="009B359D">
              <w:rPr>
                <w:rFonts w:hint="eastAsia"/>
              </w:rPr>
              <w:t>LineSection</w:t>
            </w:r>
          </w:p>
        </w:tc>
        <w:tc>
          <w:tcPr>
            <w:tcW w:w="1083" w:type="pct"/>
            <w:shd w:val="clear" w:color="auto" w:fill="auto"/>
          </w:tcPr>
          <w:p w:rsidRPr="00190111" w:rsidR="00190111" w:rsidP="00591D6B" w:rsidRDefault="00190111">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009B359D">
              <w:instrText xml:space="preserve"> \* MERGEFORMAT </w:instrText>
            </w:r>
            <w:r w:rsidRPr="00190111">
              <w:fldChar w:fldCharType="separate"/>
            </w:r>
            <w:r w:rsidRPr="00190111" w:rsidR="00DE178B">
              <w:rPr>
                <w:rStyle w:val="DATATYPE"/>
              </w:rPr>
              <w:t>NUMERIC_32</w:t>
            </w:r>
            <w:r w:rsidRPr="00190111">
              <w:fldChar w:fldCharType="end"/>
            </w:r>
          </w:p>
        </w:tc>
        <w:tc>
          <w:tcPr>
            <w:tcW w:w="2259" w:type="pct"/>
            <w:shd w:val="clear" w:color="auto" w:fill="auto"/>
          </w:tcPr>
          <w:p w:rsidRPr="00190111" w:rsidR="00190111" w:rsidP="00591D6B" w:rsidRDefault="00190111">
            <w:pPr>
              <w:pStyle w:val="AltB0"/>
            </w:pPr>
            <w:r w:rsidRPr="00190111">
              <w:rPr>
                <w:rFonts w:hint="eastAsia"/>
              </w:rPr>
              <w:t>该变量所在</w:t>
            </w:r>
            <w:r w:rsidRPr="00190111">
              <w:rPr>
                <w:rFonts w:hint="eastAsia"/>
              </w:rPr>
              <w:t>Line Section</w:t>
            </w:r>
            <w:r w:rsidRPr="00190111">
              <w:rPr>
                <w:rFonts w:hint="eastAsia"/>
              </w:rPr>
              <w:t>号</w:t>
            </w:r>
          </w:p>
        </w:tc>
      </w:tr>
      <w:tr w:rsidR="00190111" w:rsidTr="00EE20F3">
        <w:tc>
          <w:tcPr>
            <w:tcW w:w="145" w:type="pct"/>
          </w:tcPr>
          <w:p w:rsidRPr="00190111" w:rsidR="00190111" w:rsidP="00591D6B" w:rsidRDefault="00190111">
            <w:pPr>
              <w:pStyle w:val="AltB0"/>
            </w:pPr>
          </w:p>
        </w:tc>
        <w:tc>
          <w:tcPr>
            <w:tcW w:w="1513" w:type="pct"/>
            <w:shd w:val="clear" w:color="auto" w:fill="auto"/>
          </w:tcPr>
          <w:p w:rsidRPr="009B359D" w:rsidR="00190111" w:rsidP="00591D6B" w:rsidRDefault="00190111">
            <w:pPr>
              <w:pStyle w:val="AltB0"/>
            </w:pPr>
            <w:r w:rsidRPr="009B359D">
              <w:rPr>
                <w:rFonts w:hint="eastAsia"/>
              </w:rPr>
              <w:t>Index</w:t>
            </w:r>
          </w:p>
        </w:tc>
        <w:tc>
          <w:tcPr>
            <w:tcW w:w="1083" w:type="pct"/>
            <w:shd w:val="clear" w:color="auto" w:fill="auto"/>
          </w:tcPr>
          <w:p w:rsidRPr="00190111" w:rsidR="00190111" w:rsidP="00591D6B" w:rsidRDefault="00190111">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009B359D">
              <w:instrText xml:space="preserve"> \* MERGEFORMAT </w:instrText>
            </w:r>
            <w:r w:rsidRPr="00190111">
              <w:fldChar w:fldCharType="separate"/>
            </w:r>
            <w:r w:rsidRPr="00190111" w:rsidR="00DE178B">
              <w:rPr>
                <w:rStyle w:val="DATATYPE"/>
              </w:rPr>
              <w:t>NUMERIC_32</w:t>
            </w:r>
            <w:r w:rsidRPr="00190111">
              <w:fldChar w:fldCharType="end"/>
            </w:r>
          </w:p>
        </w:tc>
        <w:tc>
          <w:tcPr>
            <w:tcW w:w="2259" w:type="pct"/>
            <w:shd w:val="clear" w:color="auto" w:fill="auto"/>
          </w:tcPr>
          <w:p w:rsidRPr="00190111" w:rsidR="00190111" w:rsidP="00591D6B" w:rsidRDefault="00190111">
            <w:pPr>
              <w:pStyle w:val="AltB0"/>
            </w:pPr>
            <w:r w:rsidRPr="00190111">
              <w:rPr>
                <w:rFonts w:hint="eastAsia"/>
              </w:rPr>
              <w:t>该变量在</w:t>
            </w:r>
            <w:r w:rsidRPr="00190111">
              <w:rPr>
                <w:rFonts w:hint="eastAsia"/>
              </w:rPr>
              <w:t>Line Section</w:t>
            </w:r>
            <w:r w:rsidRPr="00190111">
              <w:rPr>
                <w:rFonts w:hint="eastAsia"/>
              </w:rPr>
              <w:t>里的序号</w:t>
            </w:r>
          </w:p>
        </w:tc>
      </w:tr>
      <w:tr w:rsidR="00190111" w:rsidTr="00EE20F3">
        <w:tc>
          <w:tcPr>
            <w:tcW w:w="145" w:type="pct"/>
          </w:tcPr>
          <w:p w:rsidRPr="00190111" w:rsidR="00190111" w:rsidP="00591D6B" w:rsidRDefault="00190111">
            <w:pPr>
              <w:pStyle w:val="AltB0"/>
            </w:pPr>
          </w:p>
        </w:tc>
        <w:tc>
          <w:tcPr>
            <w:tcW w:w="1513" w:type="pct"/>
            <w:shd w:val="clear" w:color="auto" w:fill="auto"/>
          </w:tcPr>
          <w:p w:rsidRPr="009B359D" w:rsidR="00190111" w:rsidP="00591D6B" w:rsidRDefault="00190111">
            <w:pPr>
              <w:pStyle w:val="AltB0"/>
            </w:pPr>
            <w:r w:rsidRPr="009B359D">
              <w:rPr>
                <w:rFonts w:hint="eastAsia"/>
              </w:rPr>
              <w:t>Status</w:t>
            </w:r>
          </w:p>
        </w:tc>
        <w:tc>
          <w:tcPr>
            <w:tcW w:w="1083" w:type="pct"/>
            <w:shd w:val="clear" w:color="auto" w:fill="auto"/>
          </w:tcPr>
          <w:p w:rsidRPr="00190111" w:rsidR="00190111" w:rsidP="00591D6B" w:rsidRDefault="00190111">
            <w:pPr>
              <w:pStyle w:val="AltB0"/>
            </w:pPr>
            <w:r w:rsidRPr="00190111">
              <w:fldChar w:fldCharType="begin"/>
            </w:r>
            <w:r w:rsidRPr="00190111">
              <w:instrText xml:space="preserve"> REF BOOLEAN \h </w:instrText>
            </w:r>
            <w:r w:rsidR="009B359D">
              <w:instrText xml:space="preserve"> \* MERGEFORMAT </w:instrText>
            </w:r>
            <w:r w:rsidRPr="00190111">
              <w:fldChar w:fldCharType="separate"/>
            </w:r>
            <w:r w:rsidRPr="00190111" w:rsidR="00DE178B">
              <w:rPr>
                <w:rStyle w:val="DATATYPE"/>
              </w:rPr>
              <w:t>BOOLEAN</w:t>
            </w:r>
            <w:r w:rsidRPr="00190111">
              <w:fldChar w:fldCharType="end"/>
            </w:r>
          </w:p>
        </w:tc>
        <w:tc>
          <w:tcPr>
            <w:tcW w:w="2259" w:type="pct"/>
            <w:shd w:val="clear" w:color="auto" w:fill="auto"/>
          </w:tcPr>
          <w:p w:rsidRPr="00190111" w:rsidR="00190111" w:rsidP="00591D6B" w:rsidRDefault="00190111">
            <w:pPr>
              <w:pStyle w:val="AltB0"/>
            </w:pPr>
            <w:r w:rsidRPr="00190111">
              <w:rPr>
                <w:rFonts w:hint="eastAsia"/>
              </w:rPr>
              <w:t>该变量状态</w:t>
            </w:r>
          </w:p>
        </w:tc>
      </w:tr>
    </w:tbl>
    <w:p w:rsidRPr="00190111" w:rsidR="00190111" w:rsidP="00C93484" w:rsidRDefault="00190111">
      <w:pPr>
        <w:pStyle w:val="Reqtify"/>
      </w:pPr>
    </w:p>
    <w:p w:rsidRPr="00190111" w:rsidR="00190111" w:rsidP="00C93484" w:rsidRDefault="00190111">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514"/>
        <w:gridCol w:w="2550"/>
        <w:gridCol w:w="2899"/>
        <w:gridCol w:w="3323"/>
      </w:tblGrid>
      <w:tr w:rsidRPr="00785CC7" w:rsidR="00936AAD" w:rsidTr="000D080E">
        <w:tc>
          <w:tcPr>
            <w:tcW w:w="1650" w:type="pct"/>
            <w:gridSpan w:val="2"/>
            <w:tcBorders>
              <w:top w:val="single" w:color="000000" w:sz="12" w:space="0"/>
              <w:bottom w:val="single" w:color="000000" w:sz="4" w:space="0"/>
            </w:tcBorders>
            <w:shd w:val="clear" w:color="auto" w:fill="E0E0E0"/>
          </w:tcPr>
          <w:p w:rsidRPr="00190111" w:rsidR="00936AAD" w:rsidP="00FA0FBB" w:rsidRDefault="00936AAD">
            <w:pPr>
              <w:pStyle w:val="af6"/>
            </w:pPr>
            <w:r>
              <w:rPr>
                <w:rFonts w:hint="eastAsia"/>
              </w:rPr>
              <w:t>Identification</w:t>
            </w:r>
          </w:p>
        </w:tc>
        <w:tc>
          <w:tcPr>
            <w:tcW w:w="1561" w:type="pct"/>
            <w:tcBorders>
              <w:top w:val="single" w:color="000000" w:sz="12" w:space="0"/>
              <w:bottom w:val="single" w:color="000000" w:sz="4" w:space="0"/>
            </w:tcBorders>
            <w:shd w:val="clear" w:color="auto" w:fill="E0E0E0"/>
          </w:tcPr>
          <w:p w:rsidRPr="00190111" w:rsidR="00936AAD" w:rsidP="00FA0FBB" w:rsidRDefault="00936AAD">
            <w:pPr>
              <w:pStyle w:val="af6"/>
            </w:pPr>
            <w:r w:rsidRPr="00190111">
              <w:t>Logical Type</w:t>
            </w:r>
          </w:p>
        </w:tc>
        <w:tc>
          <w:tcPr>
            <w:tcW w:w="1789" w:type="pct"/>
            <w:tcBorders>
              <w:top w:val="single" w:color="000000" w:sz="12" w:space="0"/>
              <w:bottom w:val="single" w:color="000000" w:sz="4" w:space="0"/>
            </w:tcBorders>
            <w:shd w:val="clear" w:color="auto" w:fill="E0E0E0"/>
          </w:tcPr>
          <w:p w:rsidRPr="00190111" w:rsidR="00936AAD" w:rsidP="00FA0FBB" w:rsidRDefault="00936AAD">
            <w:pPr>
              <w:pStyle w:val="af6"/>
            </w:pPr>
            <w:r w:rsidRPr="00190111">
              <w:rPr>
                <w:rFonts w:hint="eastAsia"/>
              </w:rPr>
              <w:t>Description</w:t>
            </w:r>
          </w:p>
        </w:tc>
      </w:tr>
      <w:tr w:rsidR="00936AAD" w:rsidTr="000D080E">
        <w:tc>
          <w:tcPr>
            <w:tcW w:w="1650" w:type="pct"/>
            <w:gridSpan w:val="2"/>
            <w:tcBorders>
              <w:top w:val="single" w:color="000000" w:sz="4" w:space="0"/>
            </w:tcBorders>
          </w:tcPr>
          <w:p w:rsidRPr="00190111" w:rsidR="00936AAD" w:rsidP="00591D6B" w:rsidRDefault="00936AAD">
            <w:pPr>
              <w:pStyle w:val="AltB0"/>
              <w:rPr>
                <w:rStyle w:val="DATATYPE"/>
              </w:rPr>
            </w:pPr>
            <w:bookmarkStart w:name="ST_LOCATION_TRAIN" w:id="18973"/>
            <w:r w:rsidRPr="00190111">
              <w:rPr>
                <w:rStyle w:val="DATATYPE"/>
              </w:rPr>
              <w:t>ST_</w:t>
            </w:r>
            <w:r w:rsidRPr="00190111">
              <w:rPr>
                <w:rStyle w:val="DATATYPE"/>
                <w:rFonts w:hint="eastAsia"/>
              </w:rPr>
              <w:t>LOCATION</w:t>
            </w:r>
            <w:r>
              <w:rPr>
                <w:rStyle w:val="DATATYPE"/>
                <w:rFonts w:hint="eastAsia"/>
              </w:rPr>
              <w:t>_TRAIN</w:t>
            </w:r>
            <w:bookmarkEnd w:id="18973"/>
          </w:p>
        </w:tc>
        <w:tc>
          <w:tcPr>
            <w:tcW w:w="1561" w:type="pct"/>
            <w:tcBorders>
              <w:top w:val="single" w:color="000000" w:sz="4" w:space="0"/>
            </w:tcBorders>
            <w:shd w:val="clear" w:color="auto" w:fill="auto"/>
          </w:tcPr>
          <w:p w:rsidRPr="00190111" w:rsidR="00936AAD" w:rsidP="00591D6B" w:rsidRDefault="00936AAD">
            <w:pPr>
              <w:pStyle w:val="AltB0"/>
            </w:pPr>
          </w:p>
        </w:tc>
        <w:tc>
          <w:tcPr>
            <w:tcW w:w="1789" w:type="pct"/>
            <w:tcBorders>
              <w:top w:val="single" w:color="000000" w:sz="4" w:space="0"/>
            </w:tcBorders>
            <w:shd w:val="clear" w:color="auto" w:fill="auto"/>
          </w:tcPr>
          <w:p w:rsidRPr="00190111" w:rsidR="00936AAD" w:rsidP="00591D6B" w:rsidRDefault="00936AAD">
            <w:pPr>
              <w:pStyle w:val="AltB0"/>
            </w:pPr>
          </w:p>
        </w:tc>
      </w:tr>
      <w:tr w:rsidR="00936AAD" w:rsidTr="000D080E">
        <w:tc>
          <w:tcPr>
            <w:tcW w:w="277" w:type="pct"/>
          </w:tcPr>
          <w:p w:rsidRPr="00190111" w:rsidR="00936AAD" w:rsidP="00591D6B" w:rsidRDefault="00936AAD">
            <w:pPr>
              <w:pStyle w:val="AltB0"/>
            </w:pPr>
          </w:p>
        </w:tc>
        <w:tc>
          <w:tcPr>
            <w:tcW w:w="1373" w:type="pct"/>
            <w:shd w:val="clear" w:color="auto" w:fill="auto"/>
          </w:tcPr>
          <w:p w:rsidRPr="006D4709" w:rsidR="00936AAD" w:rsidP="00591D6B" w:rsidRDefault="00936AAD">
            <w:pPr>
              <w:pStyle w:val="AltB0"/>
            </w:pPr>
            <w:r w:rsidRPr="006D4709">
              <w:t>Uncertainty</w:t>
            </w:r>
          </w:p>
        </w:tc>
        <w:tc>
          <w:tcPr>
            <w:tcW w:w="1561" w:type="pct"/>
            <w:shd w:val="clear" w:color="auto" w:fill="auto"/>
          </w:tcPr>
          <w:p w:rsidRPr="00190111" w:rsidR="00936AAD" w:rsidP="00591D6B" w:rsidRDefault="000D080E">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006D4709">
              <w:instrText xml:space="preserve"> \* MERGEFORMAT </w:instrText>
            </w:r>
            <w:r w:rsidRPr="00190111">
              <w:fldChar w:fldCharType="separate"/>
            </w:r>
            <w:r w:rsidRPr="00190111" w:rsidR="00DE178B">
              <w:rPr>
                <w:rStyle w:val="DATATYPE"/>
              </w:rPr>
              <w:t>NUMERIC_32</w:t>
            </w:r>
            <w:r w:rsidRPr="00190111">
              <w:fldChar w:fldCharType="end"/>
            </w:r>
          </w:p>
        </w:tc>
        <w:tc>
          <w:tcPr>
            <w:tcW w:w="1789" w:type="pct"/>
            <w:shd w:val="clear" w:color="auto" w:fill="auto"/>
          </w:tcPr>
          <w:p w:rsidRPr="00190111" w:rsidR="00936AAD" w:rsidP="00591D6B" w:rsidRDefault="000D080E">
            <w:pPr>
              <w:pStyle w:val="AltB0"/>
            </w:pPr>
            <w:r>
              <w:rPr>
                <w:rFonts w:hint="eastAsia"/>
              </w:rPr>
              <w:t>定位误差</w:t>
            </w:r>
          </w:p>
        </w:tc>
      </w:tr>
      <w:tr w:rsidR="00936AAD" w:rsidTr="000D080E">
        <w:tc>
          <w:tcPr>
            <w:tcW w:w="277" w:type="pct"/>
          </w:tcPr>
          <w:p w:rsidRPr="00190111" w:rsidR="00936AAD" w:rsidP="00591D6B" w:rsidRDefault="00936AAD">
            <w:pPr>
              <w:pStyle w:val="AltB0"/>
            </w:pPr>
          </w:p>
        </w:tc>
        <w:tc>
          <w:tcPr>
            <w:tcW w:w="1373" w:type="pct"/>
            <w:shd w:val="clear" w:color="auto" w:fill="auto"/>
          </w:tcPr>
          <w:p w:rsidRPr="006D4709" w:rsidR="00936AAD" w:rsidP="00591D6B" w:rsidRDefault="00936AAD">
            <w:pPr>
              <w:pStyle w:val="AltB0"/>
            </w:pPr>
            <w:r w:rsidRPr="006D4709">
              <w:rPr>
                <w:rFonts w:hint="eastAsia"/>
              </w:rPr>
              <w:t>Ext2</w:t>
            </w:r>
          </w:p>
        </w:tc>
        <w:tc>
          <w:tcPr>
            <w:tcW w:w="1561" w:type="pct"/>
            <w:shd w:val="clear" w:color="auto" w:fill="auto"/>
          </w:tcPr>
          <w:p w:rsidRPr="00190111" w:rsidR="00936AAD" w:rsidP="00591D6B" w:rsidRDefault="000D080E">
            <w:pPr>
              <w:pStyle w:val="AltB0"/>
            </w:pPr>
            <w:r>
              <w:fldChar w:fldCharType="begin"/>
            </w:r>
            <w:r>
              <w:instrText xml:space="preserve"> REF ST_LOCATION_UNIT \h </w:instrText>
            </w:r>
            <w:r w:rsidR="006D4709">
              <w:instrText xml:space="preserve"> \* MERGEFORMAT </w:instrText>
            </w:r>
            <w:r>
              <w:fldChar w:fldCharType="separate"/>
            </w:r>
            <w:r w:rsidRPr="00936AAD" w:rsidR="00DE178B">
              <w:rPr>
                <w:rStyle w:val="DATATYPE"/>
              </w:rPr>
              <w:t>ST_</w:t>
            </w:r>
            <w:r w:rsidRPr="00936AAD" w:rsidR="00DE178B">
              <w:rPr>
                <w:rStyle w:val="DATATYPE"/>
                <w:rFonts w:hint="eastAsia"/>
              </w:rPr>
              <w:t>LOCATION_UNIT</w:t>
            </w:r>
            <w:r>
              <w:fldChar w:fldCharType="end"/>
            </w:r>
          </w:p>
        </w:tc>
        <w:tc>
          <w:tcPr>
            <w:tcW w:w="1789" w:type="pct"/>
            <w:shd w:val="clear" w:color="auto" w:fill="auto"/>
          </w:tcPr>
          <w:p w:rsidRPr="00190111" w:rsidR="00936AAD" w:rsidP="00591D6B" w:rsidRDefault="000D080E">
            <w:pPr>
              <w:pStyle w:val="AltB0"/>
            </w:pPr>
            <w:r>
              <w:rPr>
                <w:rFonts w:hint="eastAsia"/>
              </w:rPr>
              <w:t>End2</w:t>
            </w:r>
            <w:r>
              <w:rPr>
                <w:rFonts w:hint="eastAsia"/>
              </w:rPr>
              <w:t>端外侧定位</w:t>
            </w:r>
          </w:p>
        </w:tc>
      </w:tr>
      <w:tr w:rsidR="00936AAD" w:rsidTr="000D080E">
        <w:tc>
          <w:tcPr>
            <w:tcW w:w="277" w:type="pct"/>
          </w:tcPr>
          <w:p w:rsidRPr="00190111" w:rsidR="00936AAD" w:rsidP="00591D6B" w:rsidRDefault="00936AAD">
            <w:pPr>
              <w:pStyle w:val="AltB0"/>
            </w:pPr>
          </w:p>
        </w:tc>
        <w:tc>
          <w:tcPr>
            <w:tcW w:w="1373" w:type="pct"/>
            <w:shd w:val="clear" w:color="auto" w:fill="auto"/>
          </w:tcPr>
          <w:p w:rsidRPr="006D4709" w:rsidR="00936AAD" w:rsidP="00591D6B" w:rsidRDefault="000D080E">
            <w:pPr>
              <w:pStyle w:val="AltB0"/>
            </w:pPr>
            <w:r w:rsidRPr="006D4709">
              <w:rPr>
                <w:rFonts w:hint="eastAsia"/>
              </w:rPr>
              <w:t>Int2</w:t>
            </w:r>
          </w:p>
        </w:tc>
        <w:tc>
          <w:tcPr>
            <w:tcW w:w="1561" w:type="pct"/>
            <w:shd w:val="clear" w:color="auto" w:fill="auto"/>
          </w:tcPr>
          <w:p w:rsidRPr="00190111" w:rsidR="00936AAD" w:rsidP="00591D6B" w:rsidRDefault="000D080E">
            <w:pPr>
              <w:pStyle w:val="AltB0"/>
            </w:pPr>
            <w:r>
              <w:fldChar w:fldCharType="begin"/>
            </w:r>
            <w:r>
              <w:instrText xml:space="preserve"> REF ST_LOCATION_UNIT \h </w:instrText>
            </w:r>
            <w:r w:rsidR="006D4709">
              <w:instrText xml:space="preserve"> \* MERGEFORMAT </w:instrText>
            </w:r>
            <w:r>
              <w:fldChar w:fldCharType="separate"/>
            </w:r>
            <w:r w:rsidRPr="00936AAD" w:rsidR="00DE178B">
              <w:rPr>
                <w:rStyle w:val="DATATYPE"/>
              </w:rPr>
              <w:t>ST_</w:t>
            </w:r>
            <w:r w:rsidRPr="00936AAD" w:rsidR="00DE178B">
              <w:rPr>
                <w:rStyle w:val="DATATYPE"/>
                <w:rFonts w:hint="eastAsia"/>
              </w:rPr>
              <w:t>LOCATION_UNIT</w:t>
            </w:r>
            <w:r>
              <w:fldChar w:fldCharType="end"/>
            </w:r>
          </w:p>
        </w:tc>
        <w:tc>
          <w:tcPr>
            <w:tcW w:w="1789" w:type="pct"/>
            <w:shd w:val="clear" w:color="auto" w:fill="auto"/>
          </w:tcPr>
          <w:p w:rsidRPr="00190111" w:rsidR="00936AAD" w:rsidP="00591D6B" w:rsidRDefault="000D080E">
            <w:pPr>
              <w:pStyle w:val="AltB0"/>
            </w:pPr>
            <w:r>
              <w:rPr>
                <w:rFonts w:hint="eastAsia"/>
              </w:rPr>
              <w:t>End2</w:t>
            </w:r>
            <w:r>
              <w:rPr>
                <w:rFonts w:hint="eastAsia"/>
              </w:rPr>
              <w:t>端内侧定位</w:t>
            </w:r>
          </w:p>
        </w:tc>
      </w:tr>
      <w:tr w:rsidR="00936AAD" w:rsidTr="000D080E">
        <w:tc>
          <w:tcPr>
            <w:tcW w:w="277" w:type="pct"/>
          </w:tcPr>
          <w:p w:rsidRPr="00190111" w:rsidR="00936AAD" w:rsidP="00591D6B" w:rsidRDefault="00936AAD">
            <w:pPr>
              <w:pStyle w:val="AltB0"/>
            </w:pPr>
          </w:p>
        </w:tc>
        <w:tc>
          <w:tcPr>
            <w:tcW w:w="1373" w:type="pct"/>
            <w:shd w:val="clear" w:color="auto" w:fill="auto"/>
          </w:tcPr>
          <w:p w:rsidRPr="006D4709" w:rsidR="00936AAD" w:rsidP="00591D6B" w:rsidRDefault="000D080E">
            <w:pPr>
              <w:pStyle w:val="AltB0"/>
            </w:pPr>
            <w:r w:rsidRPr="006D4709">
              <w:rPr>
                <w:rFonts w:hint="eastAsia"/>
              </w:rPr>
              <w:t>Ext2</w:t>
            </w:r>
          </w:p>
        </w:tc>
        <w:tc>
          <w:tcPr>
            <w:tcW w:w="1561" w:type="pct"/>
            <w:shd w:val="clear" w:color="auto" w:fill="auto"/>
          </w:tcPr>
          <w:p w:rsidRPr="00190111" w:rsidR="00936AAD" w:rsidP="00591D6B" w:rsidRDefault="000D080E">
            <w:pPr>
              <w:pStyle w:val="AltB0"/>
            </w:pPr>
            <w:r>
              <w:fldChar w:fldCharType="begin"/>
            </w:r>
            <w:r>
              <w:instrText xml:space="preserve"> REF ST_LOCATION_UNIT \h </w:instrText>
            </w:r>
            <w:r w:rsidR="006D4709">
              <w:instrText xml:space="preserve"> \* MERGEFORMAT </w:instrText>
            </w:r>
            <w:r>
              <w:fldChar w:fldCharType="separate"/>
            </w:r>
            <w:r w:rsidRPr="00936AAD" w:rsidR="00DE178B">
              <w:rPr>
                <w:rStyle w:val="DATATYPE"/>
              </w:rPr>
              <w:t>ST_</w:t>
            </w:r>
            <w:r w:rsidRPr="00936AAD" w:rsidR="00DE178B">
              <w:rPr>
                <w:rStyle w:val="DATATYPE"/>
                <w:rFonts w:hint="eastAsia"/>
              </w:rPr>
              <w:t>LOCATION_UNIT</w:t>
            </w:r>
            <w:r>
              <w:fldChar w:fldCharType="end"/>
            </w:r>
          </w:p>
        </w:tc>
        <w:tc>
          <w:tcPr>
            <w:tcW w:w="1789" w:type="pct"/>
            <w:shd w:val="clear" w:color="auto" w:fill="auto"/>
          </w:tcPr>
          <w:p w:rsidRPr="00190111" w:rsidR="00936AAD" w:rsidP="00591D6B" w:rsidRDefault="000D080E">
            <w:pPr>
              <w:pStyle w:val="AltB0"/>
            </w:pPr>
            <w:r>
              <w:rPr>
                <w:rFonts w:hint="eastAsia"/>
              </w:rPr>
              <w:t>End1</w:t>
            </w:r>
            <w:r>
              <w:rPr>
                <w:rFonts w:hint="eastAsia"/>
              </w:rPr>
              <w:t>端外侧定位</w:t>
            </w:r>
          </w:p>
        </w:tc>
      </w:tr>
      <w:tr w:rsidR="00936AAD" w:rsidTr="000D080E">
        <w:tc>
          <w:tcPr>
            <w:tcW w:w="277" w:type="pct"/>
          </w:tcPr>
          <w:p w:rsidRPr="00190111" w:rsidR="00936AAD" w:rsidP="00591D6B" w:rsidRDefault="00936AAD">
            <w:pPr>
              <w:pStyle w:val="AltB0"/>
            </w:pPr>
          </w:p>
        </w:tc>
        <w:tc>
          <w:tcPr>
            <w:tcW w:w="1373" w:type="pct"/>
            <w:shd w:val="clear" w:color="auto" w:fill="auto"/>
          </w:tcPr>
          <w:p w:rsidRPr="006D4709" w:rsidR="00936AAD" w:rsidP="00591D6B" w:rsidRDefault="000D080E">
            <w:pPr>
              <w:pStyle w:val="AltB0"/>
            </w:pPr>
            <w:r w:rsidRPr="006D4709">
              <w:rPr>
                <w:rFonts w:hint="eastAsia"/>
              </w:rPr>
              <w:t>Int2</w:t>
            </w:r>
          </w:p>
        </w:tc>
        <w:tc>
          <w:tcPr>
            <w:tcW w:w="1561" w:type="pct"/>
            <w:shd w:val="clear" w:color="auto" w:fill="auto"/>
          </w:tcPr>
          <w:p w:rsidRPr="00190111" w:rsidR="00936AAD" w:rsidP="00591D6B" w:rsidRDefault="000D080E">
            <w:pPr>
              <w:pStyle w:val="AltB0"/>
            </w:pPr>
            <w:r>
              <w:fldChar w:fldCharType="begin"/>
            </w:r>
            <w:r>
              <w:instrText xml:space="preserve"> REF ST_LOCATION_UNIT \h </w:instrText>
            </w:r>
            <w:r w:rsidR="006D4709">
              <w:instrText xml:space="preserve"> \* MERGEFORMAT </w:instrText>
            </w:r>
            <w:r>
              <w:fldChar w:fldCharType="separate"/>
            </w:r>
            <w:r w:rsidRPr="00936AAD" w:rsidR="00DE178B">
              <w:rPr>
                <w:rStyle w:val="DATATYPE"/>
              </w:rPr>
              <w:t>ST_</w:t>
            </w:r>
            <w:r w:rsidRPr="00936AAD" w:rsidR="00DE178B">
              <w:rPr>
                <w:rStyle w:val="DATATYPE"/>
                <w:rFonts w:hint="eastAsia"/>
              </w:rPr>
              <w:t>LOCATION_UNIT</w:t>
            </w:r>
            <w:r>
              <w:fldChar w:fldCharType="end"/>
            </w:r>
          </w:p>
        </w:tc>
        <w:tc>
          <w:tcPr>
            <w:tcW w:w="1789" w:type="pct"/>
            <w:shd w:val="clear" w:color="auto" w:fill="auto"/>
          </w:tcPr>
          <w:p w:rsidRPr="00190111" w:rsidR="00936AAD" w:rsidP="00591D6B" w:rsidRDefault="000D080E">
            <w:pPr>
              <w:pStyle w:val="AltB0"/>
            </w:pPr>
            <w:r>
              <w:rPr>
                <w:rFonts w:hint="eastAsia"/>
              </w:rPr>
              <w:t>End1</w:t>
            </w:r>
            <w:r>
              <w:rPr>
                <w:rFonts w:hint="eastAsia"/>
              </w:rPr>
              <w:t>端内侧定位</w:t>
            </w:r>
          </w:p>
        </w:tc>
      </w:tr>
    </w:tbl>
    <w:p w:rsidR="00190111" w:rsidP="00C93484" w:rsidRDefault="00190111">
      <w:pPr>
        <w:pStyle w:val="Reqtify"/>
      </w:pPr>
    </w:p>
    <w:p w:rsidR="00936AAD" w:rsidP="00C93484" w:rsidRDefault="00936AAD">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70"/>
        <w:gridCol w:w="2810"/>
        <w:gridCol w:w="2011"/>
        <w:gridCol w:w="4195"/>
      </w:tblGrid>
      <w:tr w:rsidRPr="00936AAD" w:rsidR="00936AAD" w:rsidTr="00936AAD">
        <w:tc>
          <w:tcPr>
            <w:tcW w:w="1658" w:type="pct"/>
            <w:gridSpan w:val="2"/>
            <w:tcBorders>
              <w:top w:val="single" w:color="000000" w:sz="12" w:space="0"/>
              <w:bottom w:val="single" w:color="000000" w:sz="4" w:space="0"/>
            </w:tcBorders>
            <w:shd w:val="clear" w:color="auto" w:fill="E0E0E0"/>
          </w:tcPr>
          <w:p w:rsidRPr="00014ECC" w:rsidR="00936AAD" w:rsidP="00FA0FBB" w:rsidRDefault="00936AAD">
            <w:pPr>
              <w:pStyle w:val="af6"/>
            </w:pPr>
            <w:r w:rsidRPr="00014ECC">
              <w:rPr>
                <w:rFonts w:hint="eastAsia"/>
              </w:rPr>
              <w:t>Identification</w:t>
            </w:r>
          </w:p>
        </w:tc>
        <w:tc>
          <w:tcPr>
            <w:tcW w:w="1083" w:type="pct"/>
            <w:tcBorders>
              <w:top w:val="single" w:color="000000" w:sz="12" w:space="0"/>
              <w:bottom w:val="single" w:color="000000" w:sz="4" w:space="0"/>
            </w:tcBorders>
            <w:shd w:val="clear" w:color="auto" w:fill="E0E0E0"/>
          </w:tcPr>
          <w:p w:rsidRPr="00014ECC" w:rsidR="00936AAD" w:rsidP="00FA0FBB" w:rsidRDefault="00936AAD">
            <w:pPr>
              <w:pStyle w:val="af6"/>
            </w:pPr>
            <w:r w:rsidRPr="00014ECC">
              <w:t>Logical Type</w:t>
            </w:r>
          </w:p>
        </w:tc>
        <w:tc>
          <w:tcPr>
            <w:tcW w:w="2259" w:type="pct"/>
            <w:tcBorders>
              <w:top w:val="single" w:color="000000" w:sz="12" w:space="0"/>
              <w:bottom w:val="single" w:color="000000" w:sz="4" w:space="0"/>
            </w:tcBorders>
            <w:shd w:val="clear" w:color="auto" w:fill="E0E0E0"/>
          </w:tcPr>
          <w:p w:rsidRPr="00014ECC" w:rsidR="00936AAD" w:rsidP="00FA0FBB" w:rsidRDefault="00936AAD">
            <w:pPr>
              <w:pStyle w:val="af6"/>
            </w:pPr>
            <w:r w:rsidRPr="00014ECC">
              <w:rPr>
                <w:rFonts w:hint="eastAsia"/>
              </w:rPr>
              <w:t>Description</w:t>
            </w:r>
          </w:p>
        </w:tc>
      </w:tr>
      <w:tr w:rsidRPr="00936AAD" w:rsidR="00936AAD" w:rsidTr="00936AAD">
        <w:tc>
          <w:tcPr>
            <w:tcW w:w="1658" w:type="pct"/>
            <w:gridSpan w:val="2"/>
            <w:tcBorders>
              <w:top w:val="single" w:color="000000" w:sz="4" w:space="0"/>
            </w:tcBorders>
          </w:tcPr>
          <w:p w:rsidRPr="00936AAD" w:rsidR="00936AAD" w:rsidP="00591D6B" w:rsidRDefault="00936AAD">
            <w:pPr>
              <w:pStyle w:val="AltB0"/>
              <w:rPr>
                <w:rStyle w:val="DATATYPE"/>
              </w:rPr>
            </w:pPr>
            <w:bookmarkStart w:name="ST_LOCATION_UNIT" w:id="18974"/>
            <w:r w:rsidRPr="00936AAD">
              <w:rPr>
                <w:rStyle w:val="DATATYPE"/>
              </w:rPr>
              <w:t>ST_</w:t>
            </w:r>
            <w:r w:rsidRPr="00936AAD">
              <w:rPr>
                <w:rStyle w:val="DATATYPE"/>
                <w:rFonts w:hint="eastAsia"/>
              </w:rPr>
              <w:t>LOCATION_UNIT</w:t>
            </w:r>
            <w:bookmarkEnd w:id="18974"/>
          </w:p>
        </w:tc>
        <w:tc>
          <w:tcPr>
            <w:tcW w:w="1083" w:type="pct"/>
            <w:tcBorders>
              <w:top w:val="single" w:color="000000" w:sz="4" w:space="0"/>
            </w:tcBorders>
            <w:shd w:val="clear" w:color="auto" w:fill="auto"/>
          </w:tcPr>
          <w:p w:rsidRPr="00936AAD" w:rsidR="00936AAD" w:rsidP="00591D6B" w:rsidRDefault="00936AAD">
            <w:pPr>
              <w:pStyle w:val="AltB0"/>
            </w:pPr>
          </w:p>
        </w:tc>
        <w:tc>
          <w:tcPr>
            <w:tcW w:w="2259" w:type="pct"/>
            <w:tcBorders>
              <w:top w:val="single" w:color="000000" w:sz="4" w:space="0"/>
            </w:tcBorders>
            <w:shd w:val="clear" w:color="auto" w:fill="auto"/>
          </w:tcPr>
          <w:p w:rsidRPr="00936AAD" w:rsidR="00936AAD" w:rsidP="00591D6B" w:rsidRDefault="00936AAD">
            <w:pPr>
              <w:pStyle w:val="AltB0"/>
            </w:pPr>
          </w:p>
        </w:tc>
      </w:tr>
      <w:tr w:rsidRPr="00936AAD" w:rsidR="00936AAD" w:rsidTr="00936AAD">
        <w:tc>
          <w:tcPr>
            <w:tcW w:w="145" w:type="pct"/>
          </w:tcPr>
          <w:p w:rsidRPr="00936AAD" w:rsidR="00936AAD" w:rsidP="00591D6B" w:rsidRDefault="00936AAD">
            <w:pPr>
              <w:pStyle w:val="AltB0"/>
            </w:pPr>
          </w:p>
        </w:tc>
        <w:tc>
          <w:tcPr>
            <w:tcW w:w="1513" w:type="pct"/>
            <w:shd w:val="clear" w:color="auto" w:fill="auto"/>
          </w:tcPr>
          <w:p w:rsidRPr="00936AAD" w:rsidR="00936AAD" w:rsidP="00591D6B" w:rsidRDefault="00936AAD">
            <w:pPr>
              <w:pStyle w:val="AltB0"/>
            </w:pPr>
            <w:r w:rsidRPr="00936AAD">
              <w:rPr>
                <w:rFonts w:hint="eastAsia"/>
              </w:rPr>
              <w:t>Block</w:t>
            </w:r>
          </w:p>
        </w:tc>
        <w:tc>
          <w:tcPr>
            <w:tcW w:w="1083" w:type="pct"/>
            <w:shd w:val="clear" w:color="auto" w:fill="auto"/>
          </w:tcPr>
          <w:p w:rsidRPr="00190111" w:rsidR="00936AAD" w:rsidP="00591D6B" w:rsidRDefault="00936AAD">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instrText xml:space="preserve"> \* MERGEFORMAT </w:instrText>
            </w:r>
            <w:r w:rsidRPr="00190111">
              <w:fldChar w:fldCharType="separate"/>
            </w:r>
            <w:r w:rsidRPr="00190111" w:rsidR="00DE178B">
              <w:rPr>
                <w:rStyle w:val="DATATYPE"/>
              </w:rPr>
              <w:t>NUMERIC_32</w:t>
            </w:r>
            <w:r w:rsidRPr="00190111">
              <w:fldChar w:fldCharType="end"/>
            </w:r>
          </w:p>
        </w:tc>
        <w:tc>
          <w:tcPr>
            <w:tcW w:w="2259" w:type="pct"/>
            <w:shd w:val="clear" w:color="auto" w:fill="auto"/>
          </w:tcPr>
          <w:p w:rsidRPr="00936AAD" w:rsidR="00936AAD" w:rsidP="00591D6B" w:rsidRDefault="00936AAD">
            <w:pPr>
              <w:pStyle w:val="AltB0"/>
            </w:pPr>
            <w:r w:rsidRPr="00936AAD">
              <w:rPr>
                <w:rFonts w:hint="eastAsia"/>
              </w:rPr>
              <w:t>所在</w:t>
            </w:r>
            <w:r w:rsidRPr="00936AAD">
              <w:rPr>
                <w:rFonts w:hint="eastAsia"/>
              </w:rPr>
              <w:t>BLOCK</w:t>
            </w:r>
            <w:r w:rsidRPr="00936AAD">
              <w:rPr>
                <w:rFonts w:hint="eastAsia"/>
              </w:rPr>
              <w:t>号</w:t>
            </w:r>
          </w:p>
        </w:tc>
      </w:tr>
      <w:tr w:rsidRPr="00936AAD" w:rsidR="00936AAD" w:rsidTr="00936AAD">
        <w:tc>
          <w:tcPr>
            <w:tcW w:w="145" w:type="pct"/>
          </w:tcPr>
          <w:p w:rsidRPr="00936AAD" w:rsidR="00936AAD" w:rsidP="00591D6B" w:rsidRDefault="00936AAD">
            <w:pPr>
              <w:pStyle w:val="AltB0"/>
            </w:pPr>
          </w:p>
        </w:tc>
        <w:tc>
          <w:tcPr>
            <w:tcW w:w="1513" w:type="pct"/>
            <w:shd w:val="clear" w:color="auto" w:fill="auto"/>
          </w:tcPr>
          <w:p w:rsidRPr="00936AAD" w:rsidR="00936AAD" w:rsidP="00591D6B" w:rsidRDefault="00936AAD">
            <w:pPr>
              <w:pStyle w:val="AltB0"/>
            </w:pPr>
            <w:r w:rsidRPr="00936AAD">
              <w:rPr>
                <w:rFonts w:hint="eastAsia"/>
              </w:rPr>
              <w:t>Abscissa</w:t>
            </w:r>
          </w:p>
        </w:tc>
        <w:tc>
          <w:tcPr>
            <w:tcW w:w="1083" w:type="pct"/>
            <w:shd w:val="clear" w:color="auto" w:fill="auto"/>
          </w:tcPr>
          <w:p w:rsidRPr="00190111" w:rsidR="00936AAD" w:rsidP="00591D6B" w:rsidRDefault="00936AAD">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instrText xml:space="preserve"> \* MERGEFORMAT </w:instrText>
            </w:r>
            <w:r w:rsidRPr="00190111">
              <w:fldChar w:fldCharType="separate"/>
            </w:r>
            <w:r w:rsidRPr="00190111" w:rsidR="00DE178B">
              <w:rPr>
                <w:rStyle w:val="DATATYPE"/>
              </w:rPr>
              <w:t>NUMERIC_32</w:t>
            </w:r>
            <w:r w:rsidRPr="00190111">
              <w:fldChar w:fldCharType="end"/>
            </w:r>
          </w:p>
        </w:tc>
        <w:tc>
          <w:tcPr>
            <w:tcW w:w="2259" w:type="pct"/>
            <w:shd w:val="clear" w:color="auto" w:fill="auto"/>
          </w:tcPr>
          <w:p w:rsidRPr="00936AAD" w:rsidR="00936AAD" w:rsidP="00591D6B" w:rsidRDefault="00936AAD">
            <w:pPr>
              <w:pStyle w:val="AltB0"/>
            </w:pPr>
            <w:r w:rsidRPr="00936AAD">
              <w:rPr>
                <w:rFonts w:hint="eastAsia"/>
              </w:rPr>
              <w:t>相对该</w:t>
            </w:r>
            <w:r w:rsidRPr="00936AAD">
              <w:rPr>
                <w:rFonts w:hint="eastAsia"/>
              </w:rPr>
              <w:t>BLOCK</w:t>
            </w:r>
            <w:r w:rsidRPr="00936AAD">
              <w:rPr>
                <w:rFonts w:hint="eastAsia"/>
              </w:rPr>
              <w:t>上行起点的坐标</w:t>
            </w:r>
          </w:p>
        </w:tc>
      </w:tr>
      <w:tr w:rsidRPr="00936AAD" w:rsidR="00581DDC" w:rsidTr="00936AAD">
        <w:tc>
          <w:tcPr>
            <w:tcW w:w="145" w:type="pct"/>
          </w:tcPr>
          <w:p w:rsidRPr="00936AAD" w:rsidR="00581DDC" w:rsidP="00591D6B" w:rsidRDefault="00581DDC">
            <w:pPr>
              <w:pStyle w:val="AltB0"/>
            </w:pPr>
          </w:p>
        </w:tc>
        <w:tc>
          <w:tcPr>
            <w:tcW w:w="1513" w:type="pct"/>
            <w:shd w:val="clear" w:color="auto" w:fill="auto"/>
          </w:tcPr>
          <w:p w:rsidRPr="00936AAD" w:rsidR="00581DDC" w:rsidP="00591D6B" w:rsidRDefault="00581DDC">
            <w:pPr>
              <w:pStyle w:val="AltB0"/>
            </w:pPr>
            <w:r>
              <w:rPr>
                <w:rFonts w:hint="eastAsia"/>
              </w:rPr>
              <w:t>Ort</w:t>
            </w:r>
          </w:p>
        </w:tc>
        <w:tc>
          <w:tcPr>
            <w:tcW w:w="1083" w:type="pct"/>
            <w:shd w:val="clear" w:color="auto" w:fill="auto"/>
          </w:tcPr>
          <w:p w:rsidRPr="00190111" w:rsidR="00581DDC" w:rsidP="00591D6B" w:rsidRDefault="00581DDC">
            <w:pPr>
              <w:pStyle w:val="AltB0"/>
            </w:pPr>
            <w:r w:rsidRPr="00581DDC">
              <w:fldChar w:fldCharType="begin"/>
            </w:r>
            <w:r w:rsidRPr="00581DDC">
              <w:instrText xml:space="preserve"> REF ENUM_DOT \h  \* MERGEFORMAT </w:instrText>
            </w:r>
            <w:r w:rsidRPr="00581DDC">
              <w:fldChar w:fldCharType="separate"/>
            </w:r>
            <w:r w:rsidRPr="00190111" w:rsidR="00DE178B">
              <w:rPr>
                <w:rStyle w:val="DATATYPE"/>
              </w:rPr>
              <w:t>ENUM_DOT</w:t>
            </w:r>
            <w:r w:rsidRPr="00581DDC">
              <w:fldChar w:fldCharType="end"/>
            </w:r>
          </w:p>
        </w:tc>
        <w:tc>
          <w:tcPr>
            <w:tcW w:w="2259" w:type="pct"/>
            <w:shd w:val="clear" w:color="auto" w:fill="auto"/>
          </w:tcPr>
          <w:p w:rsidRPr="00936AAD" w:rsidR="00581DDC" w:rsidP="00591D6B" w:rsidRDefault="00581DDC">
            <w:pPr>
              <w:pStyle w:val="AltB0"/>
            </w:pPr>
            <w:r>
              <w:rPr>
                <w:rFonts w:hint="eastAsia"/>
              </w:rPr>
              <w:t>该位置对应的方向</w:t>
            </w:r>
          </w:p>
        </w:tc>
      </w:tr>
    </w:tbl>
    <w:p w:rsidRPr="00190111" w:rsidR="00936AAD" w:rsidP="00C93484" w:rsidRDefault="00936AAD">
      <w:pPr>
        <w:pStyle w:val="Reqtify"/>
      </w:pPr>
    </w:p>
    <w:p w:rsidRPr="00190111" w:rsidR="00190111" w:rsidP="00C93484" w:rsidRDefault="00190111">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70"/>
        <w:gridCol w:w="2810"/>
        <w:gridCol w:w="2011"/>
        <w:gridCol w:w="4195"/>
      </w:tblGrid>
      <w:tr w:rsidRPr="00785CC7" w:rsidR="00190111" w:rsidTr="00EE20F3">
        <w:tc>
          <w:tcPr>
            <w:tcW w:w="1658" w:type="pct"/>
            <w:gridSpan w:val="2"/>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Identification</w:t>
            </w:r>
          </w:p>
        </w:tc>
        <w:tc>
          <w:tcPr>
            <w:tcW w:w="1083"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t>Logical Type</w:t>
            </w:r>
          </w:p>
        </w:tc>
        <w:tc>
          <w:tcPr>
            <w:tcW w:w="2259"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Description</w:t>
            </w:r>
          </w:p>
        </w:tc>
      </w:tr>
      <w:tr w:rsidR="00190111" w:rsidTr="00EE20F3">
        <w:tc>
          <w:tcPr>
            <w:tcW w:w="1658" w:type="pct"/>
            <w:gridSpan w:val="2"/>
            <w:tcBorders>
              <w:top w:val="single" w:color="000000" w:sz="4" w:space="0"/>
            </w:tcBorders>
          </w:tcPr>
          <w:p w:rsidRPr="00190111" w:rsidR="00190111" w:rsidP="00591D6B" w:rsidRDefault="00190111">
            <w:pPr>
              <w:pStyle w:val="AltB0"/>
              <w:rPr>
                <w:rStyle w:val="DATATYPE"/>
              </w:rPr>
            </w:pPr>
            <w:bookmarkStart w:name="ST_PSD_MANAGE" w:id="18975"/>
            <w:r w:rsidRPr="00190111">
              <w:rPr>
                <w:rStyle w:val="DATATYPE"/>
              </w:rPr>
              <w:t>ST_</w:t>
            </w:r>
            <w:r w:rsidRPr="00190111">
              <w:rPr>
                <w:rStyle w:val="DATATYPE"/>
                <w:rFonts w:hint="eastAsia"/>
              </w:rPr>
              <w:t>PSD_MANAGE</w:t>
            </w:r>
            <w:bookmarkEnd w:id="18975"/>
          </w:p>
        </w:tc>
        <w:tc>
          <w:tcPr>
            <w:tcW w:w="1083" w:type="pct"/>
            <w:tcBorders>
              <w:top w:val="single" w:color="000000" w:sz="4" w:space="0"/>
            </w:tcBorders>
            <w:shd w:val="clear" w:color="auto" w:fill="auto"/>
          </w:tcPr>
          <w:p w:rsidRPr="00190111" w:rsidR="00190111" w:rsidP="00591D6B" w:rsidRDefault="00190111">
            <w:pPr>
              <w:pStyle w:val="AltB0"/>
            </w:pPr>
          </w:p>
        </w:tc>
        <w:tc>
          <w:tcPr>
            <w:tcW w:w="2259" w:type="pct"/>
            <w:tcBorders>
              <w:top w:val="single" w:color="000000" w:sz="4" w:space="0"/>
            </w:tcBorders>
            <w:shd w:val="clear" w:color="auto" w:fill="auto"/>
          </w:tcPr>
          <w:p w:rsidRPr="00190111" w:rsidR="00190111" w:rsidP="00591D6B" w:rsidRDefault="00190111">
            <w:pPr>
              <w:pStyle w:val="AltB0"/>
            </w:pPr>
          </w:p>
        </w:tc>
      </w:tr>
      <w:tr w:rsidR="00190111" w:rsidTr="00EE20F3">
        <w:tc>
          <w:tcPr>
            <w:tcW w:w="145" w:type="pct"/>
          </w:tcPr>
          <w:p w:rsidRPr="00190111" w:rsidR="00190111" w:rsidP="00591D6B" w:rsidRDefault="00190111">
            <w:pPr>
              <w:pStyle w:val="AltB0"/>
            </w:pPr>
          </w:p>
        </w:tc>
        <w:tc>
          <w:tcPr>
            <w:tcW w:w="1513" w:type="pct"/>
            <w:shd w:val="clear" w:color="auto" w:fill="auto"/>
          </w:tcPr>
          <w:p w:rsidRPr="009B359D" w:rsidR="00190111" w:rsidP="00591D6B" w:rsidRDefault="00190111">
            <w:pPr>
              <w:pStyle w:val="AltB0"/>
            </w:pPr>
            <w:r w:rsidRPr="009B359D">
              <w:rPr>
                <w:rFonts w:hint="eastAsia"/>
              </w:rPr>
              <w:t>Id</w:t>
            </w:r>
          </w:p>
        </w:tc>
        <w:tc>
          <w:tcPr>
            <w:tcW w:w="1083" w:type="pct"/>
            <w:shd w:val="clear" w:color="auto" w:fill="auto"/>
          </w:tcPr>
          <w:p w:rsidRPr="00190111" w:rsidR="00190111" w:rsidP="00591D6B" w:rsidRDefault="00190111">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009B359D">
              <w:instrText xml:space="preserve"> \* MERGEFORMAT </w:instrText>
            </w:r>
            <w:r w:rsidRPr="00190111">
              <w:fldChar w:fldCharType="separate"/>
            </w:r>
            <w:r w:rsidRPr="00190111" w:rsidR="00DE178B">
              <w:rPr>
                <w:rStyle w:val="DATATYPE"/>
              </w:rPr>
              <w:t>NUMERIC_32</w:t>
            </w:r>
            <w:r w:rsidRPr="00190111">
              <w:fldChar w:fldCharType="end"/>
            </w:r>
          </w:p>
        </w:tc>
        <w:tc>
          <w:tcPr>
            <w:tcW w:w="2259" w:type="pct"/>
            <w:shd w:val="clear" w:color="auto" w:fill="auto"/>
          </w:tcPr>
          <w:p w:rsidRPr="00190111" w:rsidR="00190111" w:rsidP="00591D6B" w:rsidRDefault="00190111">
            <w:pPr>
              <w:pStyle w:val="AltB0"/>
            </w:pPr>
            <w:r w:rsidRPr="00190111">
              <w:rPr>
                <w:rFonts w:hint="eastAsia"/>
              </w:rPr>
              <w:t>PSD</w:t>
            </w:r>
            <w:r w:rsidRPr="00190111">
              <w:rPr>
                <w:rFonts w:hint="eastAsia"/>
              </w:rPr>
              <w:t>的标识</w:t>
            </w:r>
          </w:p>
        </w:tc>
      </w:tr>
      <w:tr w:rsidR="00190111" w:rsidTr="00EE20F3">
        <w:tc>
          <w:tcPr>
            <w:tcW w:w="145" w:type="pct"/>
          </w:tcPr>
          <w:p w:rsidRPr="00190111" w:rsidR="00190111" w:rsidP="00591D6B" w:rsidRDefault="00190111">
            <w:pPr>
              <w:pStyle w:val="AltB0"/>
            </w:pPr>
          </w:p>
        </w:tc>
        <w:tc>
          <w:tcPr>
            <w:tcW w:w="1513" w:type="pct"/>
            <w:shd w:val="clear" w:color="auto" w:fill="auto"/>
          </w:tcPr>
          <w:p w:rsidRPr="009B359D" w:rsidR="00190111" w:rsidP="00591D6B" w:rsidRDefault="00190111">
            <w:pPr>
              <w:pStyle w:val="AltB0"/>
            </w:pPr>
            <w:r w:rsidRPr="009B359D">
              <w:rPr>
                <w:rFonts w:hint="eastAsia"/>
              </w:rPr>
              <w:t>Order</w:t>
            </w:r>
          </w:p>
        </w:tc>
        <w:tc>
          <w:tcPr>
            <w:tcW w:w="1083" w:type="pct"/>
            <w:shd w:val="clear" w:color="auto" w:fill="auto"/>
          </w:tcPr>
          <w:p w:rsidRPr="00190111" w:rsidR="00190111" w:rsidP="00591D6B" w:rsidRDefault="00190111">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009B359D">
              <w:instrText xml:space="preserve"> \* MERGEFORMAT </w:instrText>
            </w:r>
            <w:r w:rsidRPr="00190111">
              <w:fldChar w:fldCharType="separate"/>
            </w:r>
            <w:r w:rsidRPr="00190111" w:rsidR="00DE178B">
              <w:rPr>
                <w:rStyle w:val="DATATYPE"/>
              </w:rPr>
              <w:t>NUMERIC_32</w:t>
            </w:r>
            <w:r w:rsidRPr="00190111">
              <w:fldChar w:fldCharType="end"/>
            </w:r>
          </w:p>
        </w:tc>
        <w:tc>
          <w:tcPr>
            <w:tcW w:w="2259" w:type="pct"/>
            <w:shd w:val="clear" w:color="auto" w:fill="auto"/>
          </w:tcPr>
          <w:p w:rsidRPr="00190111" w:rsidR="00190111" w:rsidP="00591D6B" w:rsidRDefault="00190111">
            <w:pPr>
              <w:pStyle w:val="AltB0"/>
            </w:pPr>
            <w:r w:rsidRPr="00190111">
              <w:rPr>
                <w:rFonts w:hint="eastAsia"/>
              </w:rPr>
              <w:t>PSD</w:t>
            </w:r>
            <w:r w:rsidRPr="00190111">
              <w:rPr>
                <w:rFonts w:hint="eastAsia"/>
              </w:rPr>
              <w:t>控制命令字</w:t>
            </w:r>
          </w:p>
        </w:tc>
      </w:tr>
    </w:tbl>
    <w:p w:rsidRPr="00190111" w:rsidR="00190111" w:rsidP="00C93484" w:rsidRDefault="00190111">
      <w:pPr>
        <w:pStyle w:val="Reqtify"/>
      </w:pPr>
    </w:p>
    <w:p w:rsidRPr="00190111" w:rsidR="00190111" w:rsidP="00C93484" w:rsidRDefault="00190111">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70"/>
        <w:gridCol w:w="2810"/>
        <w:gridCol w:w="2011"/>
        <w:gridCol w:w="4195"/>
      </w:tblGrid>
      <w:tr w:rsidRPr="00785CC7" w:rsidR="00190111" w:rsidTr="00EE20F3">
        <w:tc>
          <w:tcPr>
            <w:tcW w:w="1658" w:type="pct"/>
            <w:gridSpan w:val="2"/>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Identification</w:t>
            </w:r>
          </w:p>
        </w:tc>
        <w:tc>
          <w:tcPr>
            <w:tcW w:w="1083"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t>Logical Type</w:t>
            </w:r>
          </w:p>
        </w:tc>
        <w:tc>
          <w:tcPr>
            <w:tcW w:w="2259"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Description</w:t>
            </w:r>
          </w:p>
        </w:tc>
      </w:tr>
      <w:tr w:rsidR="00190111" w:rsidTr="00EE20F3">
        <w:tc>
          <w:tcPr>
            <w:tcW w:w="1658" w:type="pct"/>
            <w:gridSpan w:val="2"/>
            <w:tcBorders>
              <w:top w:val="single" w:color="000000" w:sz="4" w:space="0"/>
            </w:tcBorders>
          </w:tcPr>
          <w:p w:rsidRPr="00190111" w:rsidR="00190111" w:rsidP="00591D6B" w:rsidRDefault="00190111">
            <w:pPr>
              <w:pStyle w:val="AltB0"/>
              <w:rPr>
                <w:rStyle w:val="DATATYPE"/>
              </w:rPr>
            </w:pPr>
            <w:bookmarkStart w:name="ST_PSD_OPERATION" w:id="18976"/>
            <w:r w:rsidRPr="00190111">
              <w:rPr>
                <w:rStyle w:val="DATATYPE"/>
              </w:rPr>
              <w:t>ST_</w:t>
            </w:r>
            <w:r w:rsidRPr="00190111">
              <w:rPr>
                <w:rStyle w:val="DATATYPE"/>
                <w:rFonts w:hint="eastAsia"/>
              </w:rPr>
              <w:t>PSD_OPERATION</w:t>
            </w:r>
            <w:bookmarkEnd w:id="18976"/>
          </w:p>
        </w:tc>
        <w:tc>
          <w:tcPr>
            <w:tcW w:w="1083" w:type="pct"/>
            <w:tcBorders>
              <w:top w:val="single" w:color="000000" w:sz="4" w:space="0"/>
            </w:tcBorders>
            <w:shd w:val="clear" w:color="auto" w:fill="auto"/>
          </w:tcPr>
          <w:p w:rsidRPr="00190111" w:rsidR="00190111" w:rsidP="00591D6B" w:rsidRDefault="00190111">
            <w:pPr>
              <w:pStyle w:val="AltB0"/>
            </w:pPr>
          </w:p>
        </w:tc>
        <w:tc>
          <w:tcPr>
            <w:tcW w:w="2259" w:type="pct"/>
            <w:tcBorders>
              <w:top w:val="single" w:color="000000" w:sz="4" w:space="0"/>
            </w:tcBorders>
            <w:shd w:val="clear" w:color="auto" w:fill="auto"/>
          </w:tcPr>
          <w:p w:rsidRPr="00190111" w:rsidR="00190111" w:rsidP="00591D6B" w:rsidRDefault="00190111">
            <w:pPr>
              <w:pStyle w:val="AltB0"/>
            </w:pPr>
          </w:p>
        </w:tc>
      </w:tr>
      <w:tr w:rsidR="00190111" w:rsidTr="00EE20F3">
        <w:tc>
          <w:tcPr>
            <w:tcW w:w="145" w:type="pct"/>
          </w:tcPr>
          <w:p w:rsidRPr="00190111" w:rsidR="00190111" w:rsidP="00591D6B" w:rsidRDefault="00190111">
            <w:pPr>
              <w:pStyle w:val="AltB0"/>
            </w:pPr>
          </w:p>
        </w:tc>
        <w:tc>
          <w:tcPr>
            <w:tcW w:w="1513" w:type="pct"/>
            <w:shd w:val="clear" w:color="auto" w:fill="auto"/>
          </w:tcPr>
          <w:p w:rsidRPr="009B359D" w:rsidR="00190111" w:rsidP="00591D6B" w:rsidRDefault="00190111">
            <w:pPr>
              <w:pStyle w:val="AltB0"/>
            </w:pPr>
            <w:r w:rsidRPr="009B359D">
              <w:rPr>
                <w:rFonts w:hint="eastAsia"/>
              </w:rPr>
              <w:t>Id</w:t>
            </w:r>
          </w:p>
        </w:tc>
        <w:tc>
          <w:tcPr>
            <w:tcW w:w="1083" w:type="pct"/>
            <w:shd w:val="clear" w:color="auto" w:fill="auto"/>
          </w:tcPr>
          <w:p w:rsidRPr="00190111" w:rsidR="00190111" w:rsidP="00591D6B" w:rsidRDefault="00190111">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009B359D">
              <w:instrText xml:space="preserve"> \* MERGEFORMAT </w:instrText>
            </w:r>
            <w:r w:rsidRPr="00190111">
              <w:fldChar w:fldCharType="separate"/>
            </w:r>
            <w:r w:rsidRPr="00190111" w:rsidR="00DE178B">
              <w:rPr>
                <w:rStyle w:val="DATATYPE"/>
              </w:rPr>
              <w:t>NUMERIC_32</w:t>
            </w:r>
            <w:r w:rsidRPr="00190111">
              <w:fldChar w:fldCharType="end"/>
            </w:r>
          </w:p>
        </w:tc>
        <w:tc>
          <w:tcPr>
            <w:tcW w:w="2259" w:type="pct"/>
            <w:shd w:val="clear" w:color="auto" w:fill="auto"/>
          </w:tcPr>
          <w:p w:rsidRPr="00190111" w:rsidR="00190111" w:rsidP="00591D6B" w:rsidRDefault="00190111">
            <w:pPr>
              <w:pStyle w:val="AltB0"/>
            </w:pPr>
            <w:r w:rsidRPr="00190111">
              <w:rPr>
                <w:rFonts w:hint="eastAsia"/>
              </w:rPr>
              <w:t>PSD</w:t>
            </w:r>
            <w:r w:rsidRPr="00190111">
              <w:rPr>
                <w:rFonts w:hint="eastAsia"/>
              </w:rPr>
              <w:t>的标识</w:t>
            </w:r>
          </w:p>
        </w:tc>
      </w:tr>
      <w:tr w:rsidR="00190111" w:rsidTr="00EE20F3">
        <w:tc>
          <w:tcPr>
            <w:tcW w:w="145" w:type="pct"/>
          </w:tcPr>
          <w:p w:rsidRPr="00190111" w:rsidR="00190111" w:rsidP="00591D6B" w:rsidRDefault="00190111">
            <w:pPr>
              <w:pStyle w:val="AltB0"/>
            </w:pPr>
          </w:p>
        </w:tc>
        <w:tc>
          <w:tcPr>
            <w:tcW w:w="1513" w:type="pct"/>
            <w:shd w:val="clear" w:color="auto" w:fill="auto"/>
          </w:tcPr>
          <w:p w:rsidRPr="009B359D" w:rsidR="00190111" w:rsidP="00591D6B" w:rsidRDefault="00190111">
            <w:pPr>
              <w:pStyle w:val="AltB0"/>
            </w:pPr>
            <w:r w:rsidRPr="009B359D">
              <w:rPr>
                <w:rFonts w:hint="eastAsia"/>
              </w:rPr>
              <w:t>OpeningOrder</w:t>
            </w:r>
          </w:p>
        </w:tc>
        <w:tc>
          <w:tcPr>
            <w:tcW w:w="1083" w:type="pct"/>
            <w:shd w:val="clear" w:color="auto" w:fill="auto"/>
          </w:tcPr>
          <w:p w:rsidRPr="00190111" w:rsidR="00190111" w:rsidP="00591D6B" w:rsidRDefault="00190111">
            <w:pPr>
              <w:pStyle w:val="AltB0"/>
            </w:pPr>
            <w:r w:rsidRPr="00190111">
              <w:fldChar w:fldCharType="begin"/>
            </w:r>
            <w:r w:rsidRPr="00190111">
              <w:instrText xml:space="preserve"> REF BOOLEAN \h </w:instrText>
            </w:r>
            <w:r w:rsidR="009B359D">
              <w:instrText xml:space="preserve"> \* MERGEFORMAT </w:instrText>
            </w:r>
            <w:r w:rsidRPr="00190111">
              <w:fldChar w:fldCharType="separate"/>
            </w:r>
            <w:r w:rsidRPr="00190111" w:rsidR="00DE178B">
              <w:rPr>
                <w:rStyle w:val="DATATYPE"/>
              </w:rPr>
              <w:t>BOOLEAN</w:t>
            </w:r>
            <w:r w:rsidRPr="00190111">
              <w:fldChar w:fldCharType="end"/>
            </w:r>
          </w:p>
        </w:tc>
        <w:tc>
          <w:tcPr>
            <w:tcW w:w="2259" w:type="pct"/>
            <w:shd w:val="clear" w:color="auto" w:fill="auto"/>
          </w:tcPr>
          <w:p w:rsidRPr="00190111" w:rsidR="00190111" w:rsidP="00591D6B" w:rsidRDefault="00190111">
            <w:pPr>
              <w:pStyle w:val="AltB0"/>
            </w:pPr>
            <w:r w:rsidRPr="00190111">
              <w:rPr>
                <w:rFonts w:hint="eastAsia"/>
              </w:rPr>
              <w:t>是否发开</w:t>
            </w:r>
            <w:r w:rsidRPr="00190111">
              <w:rPr>
                <w:rFonts w:hint="eastAsia"/>
              </w:rPr>
              <w:t>PSD</w:t>
            </w:r>
            <w:r w:rsidRPr="00190111">
              <w:rPr>
                <w:rFonts w:hint="eastAsia"/>
              </w:rPr>
              <w:t>命令</w:t>
            </w:r>
          </w:p>
        </w:tc>
      </w:tr>
      <w:tr w:rsidR="00190111" w:rsidTr="00EE20F3">
        <w:tc>
          <w:tcPr>
            <w:tcW w:w="145" w:type="pct"/>
          </w:tcPr>
          <w:p w:rsidRPr="00190111" w:rsidR="00190111" w:rsidP="00591D6B" w:rsidRDefault="00190111">
            <w:pPr>
              <w:pStyle w:val="AltB0"/>
            </w:pPr>
          </w:p>
        </w:tc>
        <w:tc>
          <w:tcPr>
            <w:tcW w:w="1513" w:type="pct"/>
            <w:shd w:val="clear" w:color="auto" w:fill="auto"/>
          </w:tcPr>
          <w:p w:rsidRPr="009B359D" w:rsidR="00190111" w:rsidP="00591D6B" w:rsidRDefault="00190111">
            <w:pPr>
              <w:pStyle w:val="AltB0"/>
            </w:pPr>
            <w:r w:rsidRPr="009B359D">
              <w:rPr>
                <w:rFonts w:hint="eastAsia"/>
              </w:rPr>
              <w:t>ClosingOrder</w:t>
            </w:r>
          </w:p>
        </w:tc>
        <w:tc>
          <w:tcPr>
            <w:tcW w:w="1083" w:type="pct"/>
            <w:shd w:val="clear" w:color="auto" w:fill="auto"/>
          </w:tcPr>
          <w:p w:rsidRPr="00190111" w:rsidR="00190111" w:rsidP="00591D6B" w:rsidRDefault="00190111">
            <w:pPr>
              <w:pStyle w:val="AltB0"/>
            </w:pPr>
            <w:r w:rsidRPr="00190111">
              <w:fldChar w:fldCharType="begin"/>
            </w:r>
            <w:r w:rsidRPr="00190111">
              <w:instrText xml:space="preserve"> REF BOOLEAN \h </w:instrText>
            </w:r>
            <w:r w:rsidR="009B359D">
              <w:instrText xml:space="preserve"> \* MERGEFORMAT </w:instrText>
            </w:r>
            <w:r w:rsidRPr="00190111">
              <w:fldChar w:fldCharType="separate"/>
            </w:r>
            <w:r w:rsidRPr="00190111" w:rsidR="00DE178B">
              <w:rPr>
                <w:rStyle w:val="DATATYPE"/>
              </w:rPr>
              <w:t>BOOLEAN</w:t>
            </w:r>
            <w:r w:rsidRPr="00190111">
              <w:fldChar w:fldCharType="end"/>
            </w:r>
          </w:p>
        </w:tc>
        <w:tc>
          <w:tcPr>
            <w:tcW w:w="2259" w:type="pct"/>
            <w:shd w:val="clear" w:color="auto" w:fill="auto"/>
          </w:tcPr>
          <w:p w:rsidRPr="00190111" w:rsidR="00190111" w:rsidP="00591D6B" w:rsidRDefault="00190111">
            <w:pPr>
              <w:pStyle w:val="AltB0"/>
            </w:pPr>
            <w:r w:rsidRPr="00190111">
              <w:rPr>
                <w:rFonts w:hint="eastAsia"/>
              </w:rPr>
              <w:t>是否发关</w:t>
            </w:r>
            <w:r w:rsidRPr="00190111">
              <w:rPr>
                <w:rFonts w:hint="eastAsia"/>
              </w:rPr>
              <w:t>PSD</w:t>
            </w:r>
            <w:r w:rsidRPr="00190111">
              <w:rPr>
                <w:rFonts w:hint="eastAsia"/>
              </w:rPr>
              <w:t>命令</w:t>
            </w:r>
          </w:p>
        </w:tc>
      </w:tr>
    </w:tbl>
    <w:p w:rsidRPr="00190111" w:rsidR="00190111" w:rsidP="00C93484" w:rsidRDefault="00190111">
      <w:pPr>
        <w:pStyle w:val="Reqtify"/>
      </w:pPr>
    </w:p>
    <w:p w:rsidRPr="00190111" w:rsidR="00190111" w:rsidP="00C93484" w:rsidRDefault="00190111">
      <w:pPr>
        <w:pStyle w:val="Reqtify"/>
      </w:pPr>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390"/>
        <w:gridCol w:w="2481"/>
        <w:gridCol w:w="2225"/>
        <w:gridCol w:w="4190"/>
      </w:tblGrid>
      <w:tr w:rsidRPr="00785CC7" w:rsidR="00190111" w:rsidTr="00EE20F3">
        <w:tc>
          <w:tcPr>
            <w:tcW w:w="1546" w:type="pct"/>
            <w:gridSpan w:val="2"/>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Identification</w:t>
            </w:r>
          </w:p>
        </w:tc>
        <w:tc>
          <w:tcPr>
            <w:tcW w:w="1198"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t>Logical Type</w:t>
            </w:r>
          </w:p>
        </w:tc>
        <w:tc>
          <w:tcPr>
            <w:tcW w:w="2256" w:type="pct"/>
            <w:tcBorders>
              <w:top w:val="single" w:color="000000" w:sz="12" w:space="0"/>
              <w:bottom w:val="single" w:color="000000" w:sz="4" w:space="0"/>
            </w:tcBorders>
            <w:shd w:val="clear" w:color="auto" w:fill="E0E0E0"/>
          </w:tcPr>
          <w:p w:rsidRPr="00190111" w:rsidR="00190111" w:rsidP="00FA0FBB" w:rsidRDefault="00190111">
            <w:pPr>
              <w:pStyle w:val="af6"/>
            </w:pPr>
            <w:r w:rsidRPr="00190111">
              <w:rPr>
                <w:rFonts w:hint="eastAsia"/>
              </w:rPr>
              <w:t>Description</w:t>
            </w:r>
          </w:p>
        </w:tc>
      </w:tr>
      <w:tr w:rsidR="00190111" w:rsidTr="00EE20F3">
        <w:tc>
          <w:tcPr>
            <w:tcW w:w="1546" w:type="pct"/>
            <w:gridSpan w:val="2"/>
            <w:tcBorders>
              <w:top w:val="single" w:color="000000" w:sz="4" w:space="0"/>
            </w:tcBorders>
          </w:tcPr>
          <w:p w:rsidRPr="00190111" w:rsidR="00190111" w:rsidP="00591D6B" w:rsidRDefault="00190111">
            <w:pPr>
              <w:pStyle w:val="AltB0"/>
              <w:rPr>
                <w:rStyle w:val="DATATYPE"/>
              </w:rPr>
            </w:pPr>
            <w:bookmarkStart w:name="ST_TSR_BLOCK" w:id="18977"/>
            <w:r w:rsidRPr="00190111">
              <w:rPr>
                <w:rStyle w:val="DATATYPE"/>
                <w:rFonts w:hint="eastAsia"/>
              </w:rPr>
              <w:t>ST_TSR_BLOCK</w:t>
            </w:r>
            <w:bookmarkEnd w:id="18977"/>
          </w:p>
        </w:tc>
        <w:tc>
          <w:tcPr>
            <w:tcW w:w="1198" w:type="pct"/>
            <w:tcBorders>
              <w:top w:val="single" w:color="000000" w:sz="4" w:space="0"/>
            </w:tcBorders>
            <w:shd w:val="clear" w:color="auto" w:fill="auto"/>
          </w:tcPr>
          <w:p w:rsidRPr="00190111" w:rsidR="00190111" w:rsidP="00591D6B" w:rsidRDefault="00190111">
            <w:pPr>
              <w:pStyle w:val="AltB0"/>
            </w:pPr>
          </w:p>
        </w:tc>
        <w:tc>
          <w:tcPr>
            <w:tcW w:w="2256" w:type="pct"/>
            <w:tcBorders>
              <w:top w:val="single" w:color="000000" w:sz="4" w:space="0"/>
            </w:tcBorders>
            <w:shd w:val="clear" w:color="auto" w:fill="auto"/>
          </w:tcPr>
          <w:p w:rsidRPr="00190111" w:rsidR="00190111" w:rsidP="00591D6B" w:rsidRDefault="00190111">
            <w:pPr>
              <w:pStyle w:val="AltB0"/>
            </w:pPr>
          </w:p>
        </w:tc>
      </w:tr>
      <w:tr w:rsidR="00190111" w:rsidTr="00EE20F3">
        <w:tc>
          <w:tcPr>
            <w:tcW w:w="210" w:type="pct"/>
          </w:tcPr>
          <w:p w:rsidRPr="00190111" w:rsidR="00190111" w:rsidP="00591D6B" w:rsidRDefault="00190111">
            <w:pPr>
              <w:pStyle w:val="AltB0"/>
            </w:pPr>
          </w:p>
        </w:tc>
        <w:tc>
          <w:tcPr>
            <w:tcW w:w="1336" w:type="pct"/>
            <w:shd w:val="clear" w:color="auto" w:fill="auto"/>
          </w:tcPr>
          <w:p w:rsidRPr="009B359D" w:rsidR="00190111" w:rsidP="00591D6B" w:rsidRDefault="00190111">
            <w:pPr>
              <w:pStyle w:val="AltB0"/>
            </w:pPr>
            <w:r w:rsidRPr="009B359D">
              <w:rPr>
                <w:rFonts w:hint="eastAsia"/>
              </w:rPr>
              <w:t>.AbsentOnBlock</w:t>
            </w:r>
          </w:p>
        </w:tc>
        <w:tc>
          <w:tcPr>
            <w:tcW w:w="1198" w:type="pct"/>
            <w:shd w:val="clear" w:color="auto" w:fill="auto"/>
          </w:tcPr>
          <w:p w:rsidRPr="00190111" w:rsidR="00190111" w:rsidP="00591D6B" w:rsidRDefault="00190111">
            <w:pPr>
              <w:pStyle w:val="AltB0"/>
            </w:pPr>
            <w:r w:rsidRPr="00190111">
              <w:fldChar w:fldCharType="begin"/>
            </w:r>
            <w:r w:rsidRPr="00190111">
              <w:instrText xml:space="preserve"> REF BOOLEAN \h </w:instrText>
            </w:r>
            <w:r w:rsidR="009B359D">
              <w:instrText xml:space="preserve"> \* MERGEFORMAT </w:instrText>
            </w:r>
            <w:r w:rsidRPr="00190111">
              <w:fldChar w:fldCharType="separate"/>
            </w:r>
            <w:r w:rsidRPr="00190111" w:rsidR="00DE178B">
              <w:rPr>
                <w:rStyle w:val="DATATYPE"/>
              </w:rPr>
              <w:t>BOOLEAN</w:t>
            </w:r>
            <w:r w:rsidRPr="00190111">
              <w:fldChar w:fldCharType="end"/>
            </w:r>
          </w:p>
        </w:tc>
        <w:tc>
          <w:tcPr>
            <w:tcW w:w="2256" w:type="pct"/>
            <w:shd w:val="clear" w:color="auto" w:fill="auto"/>
          </w:tcPr>
          <w:p w:rsidRPr="00190111" w:rsidR="00190111" w:rsidP="00591D6B" w:rsidRDefault="00190111">
            <w:pPr>
              <w:pStyle w:val="AltB0"/>
            </w:pPr>
            <w:r w:rsidRPr="00190111">
              <w:rPr>
                <w:rFonts w:hint="eastAsia"/>
              </w:rPr>
              <w:t>该</w:t>
            </w:r>
            <w:r w:rsidRPr="00190111">
              <w:rPr>
                <w:rFonts w:hint="eastAsia"/>
              </w:rPr>
              <w:t>BLOCK</w:t>
            </w:r>
            <w:r w:rsidRPr="00190111">
              <w:rPr>
                <w:rFonts w:hint="eastAsia"/>
              </w:rPr>
              <w:t>是否应用了</w:t>
            </w:r>
            <w:r w:rsidRPr="00190111">
              <w:rPr>
                <w:rFonts w:hint="eastAsia"/>
              </w:rPr>
              <w:t>TSR</w:t>
            </w:r>
          </w:p>
        </w:tc>
      </w:tr>
      <w:tr w:rsidR="00190111" w:rsidTr="00EE20F3">
        <w:tc>
          <w:tcPr>
            <w:tcW w:w="210" w:type="pct"/>
          </w:tcPr>
          <w:p w:rsidRPr="00190111" w:rsidR="00190111" w:rsidP="00591D6B" w:rsidRDefault="00190111">
            <w:pPr>
              <w:pStyle w:val="AltB0"/>
            </w:pPr>
          </w:p>
        </w:tc>
        <w:tc>
          <w:tcPr>
            <w:tcW w:w="1336" w:type="pct"/>
            <w:shd w:val="clear" w:color="auto" w:fill="auto"/>
          </w:tcPr>
          <w:p w:rsidRPr="009B359D" w:rsidR="00190111" w:rsidP="00591D6B" w:rsidRDefault="00190111">
            <w:pPr>
              <w:pStyle w:val="AltB0"/>
            </w:pPr>
            <w:r w:rsidRPr="009B359D">
              <w:rPr>
                <w:rFonts w:hint="eastAsia"/>
              </w:rPr>
              <w:t>.Speed</w:t>
            </w:r>
          </w:p>
        </w:tc>
        <w:tc>
          <w:tcPr>
            <w:tcW w:w="1198" w:type="pct"/>
            <w:shd w:val="clear" w:color="auto" w:fill="auto"/>
          </w:tcPr>
          <w:p w:rsidRPr="00190111" w:rsidR="00190111" w:rsidP="00591D6B" w:rsidRDefault="00190111">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009B359D">
              <w:instrText xml:space="preserve"> \* MERGEFORMAT </w:instrText>
            </w:r>
            <w:r w:rsidRPr="00190111">
              <w:fldChar w:fldCharType="separate"/>
            </w:r>
            <w:r w:rsidRPr="00190111" w:rsidR="00DE178B">
              <w:rPr>
                <w:rStyle w:val="DATATYPE"/>
              </w:rPr>
              <w:t>NUMERIC_32</w:t>
            </w:r>
            <w:r w:rsidRPr="00190111">
              <w:fldChar w:fldCharType="end"/>
            </w:r>
          </w:p>
        </w:tc>
        <w:tc>
          <w:tcPr>
            <w:tcW w:w="2256" w:type="pct"/>
            <w:shd w:val="clear" w:color="auto" w:fill="auto"/>
          </w:tcPr>
          <w:p w:rsidRPr="00190111" w:rsidR="00190111" w:rsidP="00591D6B" w:rsidRDefault="00190111">
            <w:pPr>
              <w:pStyle w:val="AltB0"/>
            </w:pPr>
            <w:r w:rsidRPr="00190111">
              <w:rPr>
                <w:rFonts w:hint="eastAsia"/>
              </w:rPr>
              <w:t>TSR</w:t>
            </w:r>
            <w:r w:rsidRPr="00190111">
              <w:rPr>
                <w:rFonts w:hint="eastAsia"/>
              </w:rPr>
              <w:t>限速值</w:t>
            </w:r>
          </w:p>
        </w:tc>
      </w:tr>
      <w:tr w:rsidR="00190111" w:rsidTr="00EE20F3">
        <w:tc>
          <w:tcPr>
            <w:tcW w:w="210" w:type="pct"/>
          </w:tcPr>
          <w:p w:rsidRPr="00190111" w:rsidR="00190111" w:rsidP="00591D6B" w:rsidRDefault="00190111">
            <w:pPr>
              <w:pStyle w:val="AltB0"/>
            </w:pPr>
          </w:p>
        </w:tc>
        <w:tc>
          <w:tcPr>
            <w:tcW w:w="1336" w:type="pct"/>
            <w:shd w:val="clear" w:color="auto" w:fill="auto"/>
          </w:tcPr>
          <w:p w:rsidRPr="009B359D" w:rsidR="00190111" w:rsidP="00591D6B" w:rsidRDefault="00190111">
            <w:pPr>
              <w:pStyle w:val="AltB0"/>
            </w:pPr>
            <w:r w:rsidRPr="009B359D">
              <w:rPr>
                <w:rFonts w:hint="eastAsia"/>
              </w:rPr>
              <w:t>.MinAbscissa</w:t>
            </w:r>
          </w:p>
        </w:tc>
        <w:tc>
          <w:tcPr>
            <w:tcW w:w="1198" w:type="pct"/>
            <w:shd w:val="clear" w:color="auto" w:fill="auto"/>
          </w:tcPr>
          <w:p w:rsidRPr="00190111" w:rsidR="00190111" w:rsidP="00591D6B" w:rsidRDefault="00190111">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009B359D">
              <w:instrText xml:space="preserve"> \* MERGEFORMAT </w:instrText>
            </w:r>
            <w:r w:rsidRPr="00190111">
              <w:fldChar w:fldCharType="separate"/>
            </w:r>
            <w:r w:rsidRPr="00190111" w:rsidR="00DE178B">
              <w:rPr>
                <w:rStyle w:val="DATATYPE"/>
              </w:rPr>
              <w:t>NUMERIC_32</w:t>
            </w:r>
            <w:r w:rsidRPr="00190111">
              <w:fldChar w:fldCharType="end"/>
            </w:r>
          </w:p>
        </w:tc>
        <w:tc>
          <w:tcPr>
            <w:tcW w:w="2256" w:type="pct"/>
            <w:shd w:val="clear" w:color="auto" w:fill="auto"/>
          </w:tcPr>
          <w:p w:rsidRPr="00190111" w:rsidR="00190111" w:rsidP="00591D6B" w:rsidRDefault="00190111">
            <w:pPr>
              <w:pStyle w:val="AltB0"/>
            </w:pPr>
            <w:r w:rsidRPr="00190111">
              <w:rPr>
                <w:rFonts w:hint="eastAsia"/>
              </w:rPr>
              <w:t>TSR</w:t>
            </w:r>
            <w:r w:rsidRPr="00190111">
              <w:rPr>
                <w:rFonts w:hint="eastAsia"/>
              </w:rPr>
              <w:t>在该</w:t>
            </w:r>
            <w:r w:rsidRPr="00190111">
              <w:rPr>
                <w:rFonts w:hint="eastAsia"/>
              </w:rPr>
              <w:t>BLOCK</w:t>
            </w:r>
            <w:r w:rsidRPr="00190111">
              <w:rPr>
                <w:rFonts w:hint="eastAsia"/>
              </w:rPr>
              <w:t>的开始</w:t>
            </w:r>
          </w:p>
        </w:tc>
      </w:tr>
      <w:tr w:rsidR="00190111" w:rsidTr="00EE20F3">
        <w:tc>
          <w:tcPr>
            <w:tcW w:w="210" w:type="pct"/>
          </w:tcPr>
          <w:p w:rsidRPr="00190111" w:rsidR="00190111" w:rsidP="00591D6B" w:rsidRDefault="00190111">
            <w:pPr>
              <w:pStyle w:val="AltB0"/>
            </w:pPr>
          </w:p>
        </w:tc>
        <w:tc>
          <w:tcPr>
            <w:tcW w:w="1336" w:type="pct"/>
            <w:shd w:val="clear" w:color="auto" w:fill="auto"/>
          </w:tcPr>
          <w:p w:rsidRPr="009B359D" w:rsidR="00190111" w:rsidP="00591D6B" w:rsidRDefault="00190111">
            <w:pPr>
              <w:pStyle w:val="AltB0"/>
            </w:pPr>
            <w:r w:rsidRPr="009B359D">
              <w:rPr>
                <w:rFonts w:hint="eastAsia"/>
              </w:rPr>
              <w:t>.MaxAbscissa</w:t>
            </w:r>
          </w:p>
        </w:tc>
        <w:tc>
          <w:tcPr>
            <w:tcW w:w="1198" w:type="pct"/>
            <w:shd w:val="clear" w:color="auto" w:fill="auto"/>
          </w:tcPr>
          <w:p w:rsidRPr="00190111" w:rsidR="00190111" w:rsidP="00591D6B" w:rsidRDefault="00190111">
            <w:pPr>
              <w:pStyle w:val="AltB0"/>
            </w:pPr>
            <w:r w:rsidRPr="00190111">
              <w:fldChar w:fldCharType="begin"/>
            </w:r>
            <w:r w:rsidRPr="00190111">
              <w:instrText xml:space="preserve"> </w:instrText>
            </w:r>
            <w:r w:rsidRPr="00190111">
              <w:rPr>
                <w:rFonts w:hint="eastAsia"/>
              </w:rPr>
              <w:instrText>REF NUMERIC_32 \h</w:instrText>
            </w:r>
            <w:r w:rsidRPr="00190111">
              <w:instrText xml:space="preserve"> </w:instrText>
            </w:r>
            <w:r w:rsidR="009B359D">
              <w:instrText xml:space="preserve"> \* MERGEFORMAT </w:instrText>
            </w:r>
            <w:r w:rsidRPr="00190111">
              <w:fldChar w:fldCharType="separate"/>
            </w:r>
            <w:r w:rsidRPr="00190111" w:rsidR="00DE178B">
              <w:rPr>
                <w:rStyle w:val="DATATYPE"/>
              </w:rPr>
              <w:t>NUMERIC_32</w:t>
            </w:r>
            <w:r w:rsidRPr="00190111">
              <w:fldChar w:fldCharType="end"/>
            </w:r>
          </w:p>
        </w:tc>
        <w:tc>
          <w:tcPr>
            <w:tcW w:w="2256" w:type="pct"/>
            <w:shd w:val="clear" w:color="auto" w:fill="auto"/>
          </w:tcPr>
          <w:p w:rsidRPr="00190111" w:rsidR="00190111" w:rsidP="00591D6B" w:rsidRDefault="00190111">
            <w:pPr>
              <w:pStyle w:val="AltB0"/>
            </w:pPr>
            <w:r w:rsidRPr="00190111">
              <w:rPr>
                <w:rFonts w:hint="eastAsia"/>
              </w:rPr>
              <w:t>TSR</w:t>
            </w:r>
            <w:r w:rsidRPr="00190111">
              <w:rPr>
                <w:rFonts w:hint="eastAsia"/>
              </w:rPr>
              <w:t>在该</w:t>
            </w:r>
            <w:r w:rsidRPr="00190111">
              <w:rPr>
                <w:rFonts w:hint="eastAsia"/>
              </w:rPr>
              <w:t>BLOCK</w:t>
            </w:r>
            <w:r w:rsidRPr="00190111">
              <w:rPr>
                <w:rFonts w:hint="eastAsia"/>
              </w:rPr>
              <w:t>的结束坐标</w:t>
            </w:r>
          </w:p>
        </w:tc>
      </w:tr>
    </w:tbl>
    <w:p w:rsidR="00CF7F7D" w:rsidP="00C93484" w:rsidRDefault="00CF7F7D">
      <w:pPr>
        <w:pStyle w:val="Reqtify"/>
      </w:pPr>
    </w:p>
    <w:p w:rsidR="00CF7F7D" w:rsidP="000C0D62" w:rsidRDefault="00813AB3">
      <w:pPr>
        <w:pStyle w:val="2"/>
        <w:ind w:left="756" w:hanging="756"/>
      </w:pPr>
      <w:bookmarkStart w:name="_Toc348357754" w:id="18978"/>
      <w:bookmarkStart w:name="_Toc349031189" w:id="18979"/>
      <w:bookmarkStart w:name="_Toc376182995" w:id="18980"/>
      <w:bookmarkStart w:name="_Toc392229975" w:id="18981"/>
      <w:r w:rsidRPr="000C0D62">
        <w:t>Offline</w:t>
      </w:r>
      <w:r w:rsidR="00481903">
        <w:rPr>
          <w:rFonts w:hint="eastAsia"/>
        </w:rPr>
        <w:t xml:space="preserve"> generated codes</w:t>
      </w:r>
      <w:bookmarkEnd w:id="18978"/>
      <w:bookmarkEnd w:id="18979"/>
      <w:bookmarkEnd w:id="18980"/>
      <w:bookmarkEnd w:id="18981"/>
    </w:p>
    <w:p w:rsidR="00CF7F7D" w:rsidP="00C93484" w:rsidRDefault="001A1026">
      <w:pPr>
        <w:pStyle w:val="Reqtify"/>
      </w:pPr>
      <w:r>
        <w:rPr>
          <w:rFonts w:hint="eastAsia"/>
        </w:rPr>
        <w:t>考虑到项目实施的灵活性，部分与输入输出相关功能的代码，由离线工具根据项目安全配置数据生成，由在线软件在初始化时读取使用。</w:t>
      </w:r>
      <w:r>
        <w:fldChar w:fldCharType="begin"/>
      </w:r>
      <w:r>
        <w:instrText xml:space="preserve"> </w:instrText>
      </w:r>
      <w:r>
        <w:rPr>
          <w:rFonts w:hint="eastAsia"/>
        </w:rPr>
        <w:instrText>REF _Ref347749223 \h</w:instrText>
      </w:r>
      <w:r>
        <w:instrText xml:space="preserve"> </w:instrText>
      </w:r>
      <w:r>
        <w:fldChar w:fldCharType="separate"/>
      </w:r>
      <w:r w:rsidR="00DE178B">
        <w:t xml:space="preserve">Table </w:t>
      </w:r>
      <w:r w:rsidR="00DE178B">
        <w:rPr>
          <w:noProof/>
        </w:rPr>
        <w:t>6</w:t>
      </w:r>
      <w:r w:rsidR="00DE178B">
        <w:noBreakHyphen/>
      </w:r>
      <w:r w:rsidR="00DE178B">
        <w:rPr>
          <w:noProof/>
        </w:rPr>
        <w:t>3</w:t>
      </w:r>
      <w:r>
        <w:fldChar w:fldCharType="end"/>
      </w:r>
      <w:r>
        <w:rPr>
          <w:rFonts w:hint="eastAsia"/>
        </w:rPr>
        <w:t>为离线代码接口列表，详见</w:t>
      </w:r>
      <w:r>
        <w:fldChar w:fldCharType="begin"/>
      </w:r>
      <w:r>
        <w:instrText xml:space="preserve"> </w:instrText>
      </w:r>
      <w:r>
        <w:rPr>
          <w:rFonts w:hint="eastAsia"/>
        </w:rPr>
        <w:instrText>REF _Ref347567361 \r \h</w:instrText>
      </w:r>
      <w:r>
        <w:instrText xml:space="preserve"> </w:instrText>
      </w:r>
      <w:r>
        <w:fldChar w:fldCharType="separate"/>
      </w:r>
      <w:r w:rsidR="00DE178B">
        <w:t>[REF11]</w:t>
      </w:r>
      <w:r>
        <w:fldChar w:fldCharType="end"/>
      </w:r>
      <w:r>
        <w:rPr>
          <w:rFonts w:hint="eastAsia"/>
        </w:rPr>
        <w:t>。</w:t>
      </w:r>
    </w:p>
    <w:p w:rsidR="00B317C6" w:rsidP="00C93484" w:rsidRDefault="00B317C6">
      <w:pPr>
        <w:pStyle w:val="Reqtify"/>
      </w:pPr>
    </w:p>
    <w:p w:rsidR="00155088" w:rsidP="00155088" w:rsidRDefault="00155088">
      <w:pPr>
        <w:pStyle w:val="affc"/>
      </w:pPr>
      <w:bookmarkStart w:name="_Ref347749223" w:id="18982"/>
      <w:bookmarkStart w:name="_Toc349031248" w:id="18983"/>
      <w:bookmarkStart w:name="_Toc376183083" w:id="18984"/>
      <w:bookmarkStart w:name="_Toc392230051" w:id="18985"/>
      <w:r>
        <w:t xml:space="preserve">Table </w:t>
      </w:r>
      <w:r w:rsidR="00FA0FBB">
        <w:fldChar w:fldCharType="begin"/>
      </w:r>
      <w:r w:rsidR="00FA0FBB">
        <w:instrText xml:space="preserve"> STYLEREF 1 \s </w:instrText>
      </w:r>
      <w:r w:rsidR="00FA0FBB">
        <w:fldChar w:fldCharType="separate"/>
      </w:r>
      <w:r w:rsidR="00DE178B">
        <w:t>6</w:t>
      </w:r>
      <w:r w:rsidR="00FA0FBB">
        <w:fldChar w:fldCharType="end"/>
      </w:r>
      <w:r w:rsidR="00FA0FBB">
        <w:noBreakHyphen/>
      </w:r>
      <w:r w:rsidR="00FA0FBB">
        <w:fldChar w:fldCharType="begin"/>
      </w:r>
      <w:r w:rsidR="00FA0FBB">
        <w:instrText xml:space="preserve"> SEQ Table \* ARABIC \s 1 </w:instrText>
      </w:r>
      <w:r w:rsidR="00FA0FBB">
        <w:fldChar w:fldCharType="separate"/>
      </w:r>
      <w:r w:rsidR="00DE178B">
        <w:t>3</w:t>
      </w:r>
      <w:r w:rsidR="00FA0FBB">
        <w:fldChar w:fldCharType="end"/>
      </w:r>
      <w:bookmarkEnd w:id="18982"/>
      <w:r>
        <w:rPr>
          <w:rFonts w:hint="eastAsia"/>
        </w:rPr>
        <w:t xml:space="preserve"> Get combined inputs from offline generated codes</w:t>
      </w:r>
      <w:bookmarkEnd w:id="18983"/>
      <w:bookmarkEnd w:id="18984"/>
      <w:bookmarkEnd w:id="18985"/>
    </w:p>
    <w:tbl>
      <w:tblPr>
        <w:tblW w:w="5000" w:type="pct"/>
        <w:tblBorders>
          <w:top w:val="single" w:color="000000" w:sz="12" w:space="0"/>
          <w:bottom w:val="single" w:color="000000" w:sz="12" w:space="0"/>
          <w:insideH w:val="single" w:color="000000" w:sz="4" w:space="0"/>
        </w:tblBorders>
        <w:tblLook w:val="04A0" w:firstRow="1" w:lastRow="0" w:firstColumn="1" w:lastColumn="0" w:noHBand="0" w:noVBand="1"/>
      </w:tblPr>
      <w:tblGrid>
        <w:gridCol w:w="225"/>
        <w:gridCol w:w="3538"/>
        <w:gridCol w:w="5523"/>
      </w:tblGrid>
      <w:tr w:rsidRPr="00785CC7" w:rsidR="00155088" w:rsidTr="001A1026">
        <w:tc>
          <w:tcPr>
            <w:tcW w:w="2023" w:type="pct"/>
            <w:gridSpan w:val="2"/>
            <w:tcBorders>
              <w:top w:val="single" w:color="000000" w:sz="12" w:space="0"/>
              <w:bottom w:val="single" w:color="000000" w:sz="4" w:space="0"/>
            </w:tcBorders>
            <w:shd w:val="clear" w:color="auto" w:fill="E0E0E0"/>
          </w:tcPr>
          <w:p w:rsidR="00155088" w:rsidP="00FA0FBB" w:rsidRDefault="00813AB3">
            <w:pPr>
              <w:pStyle w:val="af6"/>
            </w:pPr>
            <w:r w:rsidRPr="000C0D62">
              <w:t>Offline</w:t>
            </w:r>
            <w:r w:rsidR="00155088">
              <w:rPr>
                <w:rFonts w:hint="eastAsia"/>
              </w:rPr>
              <w:t xml:space="preserve"> functions</w:t>
            </w:r>
          </w:p>
        </w:tc>
        <w:tc>
          <w:tcPr>
            <w:tcW w:w="2977" w:type="pct"/>
            <w:tcBorders>
              <w:top w:val="single" w:color="000000" w:sz="12" w:space="0"/>
              <w:bottom w:val="single" w:color="000000" w:sz="4" w:space="0"/>
            </w:tcBorders>
            <w:shd w:val="clear" w:color="auto" w:fill="E0E0E0"/>
          </w:tcPr>
          <w:p w:rsidR="00155088" w:rsidP="00FA0FBB" w:rsidRDefault="00155088">
            <w:pPr>
              <w:pStyle w:val="af6"/>
            </w:pPr>
            <w:r>
              <w:rPr>
                <w:rFonts w:hint="eastAsia"/>
              </w:rPr>
              <w:t>Description</w:t>
            </w:r>
          </w:p>
        </w:tc>
      </w:tr>
      <w:tr w:rsidR="001A1026" w:rsidTr="001A1026">
        <w:tc>
          <w:tcPr>
            <w:tcW w:w="5000" w:type="pct"/>
            <w:gridSpan w:val="3"/>
            <w:tcBorders>
              <w:top w:val="single" w:color="000000" w:sz="4" w:space="0"/>
              <w:bottom w:val="single" w:color="000000" w:sz="4" w:space="0"/>
            </w:tcBorders>
            <w:shd w:val="clear" w:color="auto" w:fill="E0E0E0"/>
          </w:tcPr>
          <w:p w:rsidRPr="00B12338" w:rsidR="001A1026" w:rsidP="00591D6B" w:rsidRDefault="00813AB3">
            <w:pPr>
              <w:pStyle w:val="AltB0"/>
            </w:pPr>
            <w:r w:rsidRPr="000C0D62">
              <w:t>Offline</w:t>
            </w:r>
            <w:r w:rsidR="001A1026">
              <w:rPr>
                <w:rFonts w:hint="eastAsia"/>
              </w:rPr>
              <w:t xml:space="preserve"> generated codes for VIOM inputs</w:t>
            </w:r>
          </w:p>
        </w:tc>
      </w:tr>
      <w:tr w:rsidR="00155088" w:rsidTr="001A1026">
        <w:tc>
          <w:tcPr>
            <w:tcW w:w="125" w:type="pct"/>
            <w:tcBorders>
              <w:top w:val="single" w:color="000000" w:sz="4" w:space="0"/>
            </w:tcBorders>
          </w:tcPr>
          <w:p w:rsidR="00155088" w:rsidP="00591D6B" w:rsidRDefault="00155088">
            <w:pPr>
              <w:pStyle w:val="AltB0"/>
            </w:pPr>
          </w:p>
        </w:tc>
        <w:tc>
          <w:tcPr>
            <w:tcW w:w="1898" w:type="pct"/>
            <w:tcBorders>
              <w:top w:val="single" w:color="000000" w:sz="4" w:space="0"/>
            </w:tcBorders>
            <w:shd w:val="clear" w:color="auto" w:fill="auto"/>
          </w:tcPr>
          <w:p w:rsidRPr="009B359D" w:rsidR="00155088" w:rsidP="00591D6B" w:rsidRDefault="00C64E92">
            <w:pPr>
              <w:pStyle w:val="AltB0"/>
            </w:pPr>
            <w:bookmarkStart w:name="GetAllTrainDoorsClosedAndLocked" w:id="18986"/>
            <w:r w:rsidRPr="009B359D">
              <w:t>GetAllTrainDoorsClosedAndLocked</w:t>
            </w:r>
            <w:bookmarkEnd w:id="18986"/>
          </w:p>
        </w:tc>
        <w:tc>
          <w:tcPr>
            <w:tcW w:w="2977" w:type="pct"/>
            <w:tcBorders>
              <w:top w:val="single" w:color="000000" w:sz="4" w:space="0"/>
            </w:tcBorders>
          </w:tcPr>
          <w:p w:rsidRPr="00990C1E" w:rsidR="00155088" w:rsidP="00591D6B" w:rsidRDefault="00155088">
            <w:pPr>
              <w:pStyle w:val="AltB0"/>
            </w:pPr>
            <w:r w:rsidRPr="00990C1E">
              <w:rPr>
                <w:rFonts w:hint="eastAsia"/>
              </w:rPr>
              <w:t>两侧车门关闭并锁闭。</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ATCcontrolledTrain" w:id="18987"/>
            <w:r w:rsidRPr="009B359D">
              <w:rPr>
                <w:rFonts w:hint="eastAsia"/>
              </w:rPr>
              <w:t>GetATCcontrolledTrain</w:t>
            </w:r>
            <w:bookmarkEnd w:id="18987"/>
          </w:p>
        </w:tc>
        <w:tc>
          <w:tcPr>
            <w:tcW w:w="2977" w:type="pct"/>
          </w:tcPr>
          <w:p w:rsidRPr="00990C1E" w:rsidR="00155088" w:rsidP="00591D6B" w:rsidRDefault="00155088">
            <w:pPr>
              <w:pStyle w:val="AltB0"/>
            </w:pPr>
            <w:r w:rsidRPr="00990C1E">
              <w:rPr>
                <w:rFonts w:hint="eastAsia"/>
              </w:rPr>
              <w:t>CC</w:t>
            </w:r>
            <w:r w:rsidRPr="00990C1E">
              <w:rPr>
                <w:rFonts w:hint="eastAsia"/>
              </w:rPr>
              <w:t>未被旁路，可执行控车功能</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BlockModeUsed" w:id="18988"/>
            <w:r w:rsidRPr="009B359D">
              <w:rPr>
                <w:rFonts w:hint="eastAsia"/>
              </w:rPr>
              <w:t>GetBlockModeUsed</w:t>
            </w:r>
            <w:bookmarkEnd w:id="18988"/>
          </w:p>
        </w:tc>
        <w:tc>
          <w:tcPr>
            <w:tcW w:w="2977" w:type="pct"/>
          </w:tcPr>
          <w:p w:rsidRPr="00990C1E" w:rsidR="00155088" w:rsidP="00591D6B" w:rsidRDefault="00155088">
            <w:pPr>
              <w:pStyle w:val="AltB0"/>
            </w:pPr>
            <w:r w:rsidRPr="00990C1E">
              <w:rPr>
                <w:rFonts w:hint="eastAsia"/>
              </w:rPr>
              <w:t>BM</w:t>
            </w:r>
            <w:r w:rsidRPr="00990C1E">
              <w:rPr>
                <w:rFonts w:hint="eastAsia"/>
              </w:rPr>
              <w:t>驾驶模式选择，使用</w:t>
            </w:r>
            <w:r w:rsidRPr="00990C1E">
              <w:rPr>
                <w:rFonts w:hint="eastAsia"/>
              </w:rPr>
              <w:t>BM</w:t>
            </w:r>
            <w:r w:rsidRPr="00990C1E">
              <w:rPr>
                <w:rFonts w:hint="eastAsia"/>
              </w:rPr>
              <w:t>下的</w:t>
            </w:r>
            <w:r w:rsidRPr="00990C1E">
              <w:rPr>
                <w:rFonts w:hint="eastAsia"/>
              </w:rPr>
              <w:t>EOA</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BMoverlapReleasableSendable" w:id="18989"/>
            <w:r w:rsidRPr="009B359D">
              <w:rPr>
                <w:rFonts w:hint="eastAsia"/>
              </w:rPr>
              <w:t>GetBMoverlapReleasableSendable</w:t>
            </w:r>
            <w:bookmarkEnd w:id="18989"/>
          </w:p>
        </w:tc>
        <w:tc>
          <w:tcPr>
            <w:tcW w:w="2977" w:type="pct"/>
          </w:tcPr>
          <w:p w:rsidRPr="00990C1E" w:rsidR="00155088" w:rsidP="00591D6B" w:rsidRDefault="00155088">
            <w:pPr>
              <w:pStyle w:val="AltB0"/>
            </w:pPr>
            <w:r w:rsidRPr="00990C1E">
              <w:rPr>
                <w:rFonts w:hint="eastAsia"/>
              </w:rPr>
              <w:t>可通过无线向</w:t>
            </w:r>
            <w:r w:rsidRPr="00990C1E">
              <w:rPr>
                <w:rFonts w:hint="eastAsia"/>
              </w:rPr>
              <w:t>CI</w:t>
            </w:r>
            <w:r w:rsidRPr="00990C1E">
              <w:rPr>
                <w:rFonts w:hint="eastAsia"/>
              </w:rPr>
              <w:t>发送</w:t>
            </w:r>
            <w:r w:rsidRPr="00990C1E">
              <w:rPr>
                <w:rFonts w:hint="eastAsia"/>
              </w:rPr>
              <w:t>Overlap</w:t>
            </w:r>
            <w:r w:rsidRPr="00990C1E">
              <w:rPr>
                <w:rFonts w:hint="eastAsia"/>
              </w:rPr>
              <w:t>解锁消息</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BMvariantValidWhileTemporallyValid" w:id="18990"/>
            <w:r w:rsidRPr="009B359D">
              <w:rPr>
                <w:rFonts w:hint="eastAsia"/>
              </w:rPr>
              <w:t>GetBMvariantValidWhileTemporallyValid</w:t>
            </w:r>
            <w:bookmarkEnd w:id="18990"/>
          </w:p>
        </w:tc>
        <w:tc>
          <w:tcPr>
            <w:tcW w:w="2977" w:type="pct"/>
          </w:tcPr>
          <w:p w:rsidRPr="00990C1E" w:rsidR="00155088" w:rsidP="00591D6B" w:rsidRDefault="00155088">
            <w:pPr>
              <w:pStyle w:val="AltB0"/>
            </w:pPr>
            <w:r w:rsidRPr="00990C1E">
              <w:rPr>
                <w:rFonts w:hint="eastAsia"/>
              </w:rPr>
              <w:t>使用</w:t>
            </w:r>
            <w:r w:rsidRPr="00990C1E">
              <w:rPr>
                <w:rFonts w:hint="eastAsia"/>
              </w:rPr>
              <w:t>BM</w:t>
            </w:r>
            <w:r w:rsidRPr="00990C1E">
              <w:rPr>
                <w:rFonts w:hint="eastAsia"/>
              </w:rPr>
              <w:t>下的变量</w:t>
            </w:r>
          </w:p>
        </w:tc>
      </w:tr>
      <w:tr w:rsidR="00155088" w:rsidTr="001A1026">
        <w:tc>
          <w:tcPr>
            <w:tcW w:w="125" w:type="pct"/>
          </w:tcPr>
          <w:p w:rsidRPr="007B2139"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CoercedPermissive" w:id="18991"/>
            <w:r w:rsidRPr="009B359D">
              <w:rPr>
                <w:rFonts w:hint="eastAsia"/>
              </w:rPr>
              <w:t>Get</w:t>
            </w:r>
            <w:r w:rsidRPr="009B359D">
              <w:t>CoercedPermissive</w:t>
            </w:r>
            <w:bookmarkEnd w:id="18991"/>
            <w:r w:rsidRPr="009B359D">
              <w:rPr>
                <w:rFonts w:hint="eastAsia"/>
              </w:rPr>
              <w:t>[1..4]</w:t>
            </w:r>
          </w:p>
        </w:tc>
        <w:tc>
          <w:tcPr>
            <w:tcW w:w="2977" w:type="pct"/>
          </w:tcPr>
          <w:p w:rsidRPr="00990C1E" w:rsidR="00155088" w:rsidP="00591D6B" w:rsidRDefault="00155088">
            <w:pPr>
              <w:pStyle w:val="AltB0"/>
            </w:pPr>
            <w:r w:rsidRPr="00990C1E">
              <w:rPr>
                <w:rFonts w:hint="eastAsia"/>
              </w:rPr>
              <w:t>强制允许条件</w:t>
            </w:r>
            <w:r w:rsidRPr="00990C1E">
              <w:rPr>
                <w:rFonts w:hint="eastAsia"/>
              </w:rPr>
              <w:t>1~4</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ConditionForRMlimitSpeed" w:id="18992"/>
            <w:r w:rsidRPr="009B359D">
              <w:rPr>
                <w:rFonts w:hint="eastAsia"/>
              </w:rPr>
              <w:t>GetConditionForRMlimitSpeed</w:t>
            </w:r>
            <w:bookmarkEnd w:id="18992"/>
            <w:r w:rsidRPr="009B359D">
              <w:rPr>
                <w:rFonts w:hint="eastAsia"/>
              </w:rPr>
              <w:t>[1..7]</w:t>
            </w:r>
          </w:p>
        </w:tc>
        <w:tc>
          <w:tcPr>
            <w:tcW w:w="2977" w:type="pct"/>
          </w:tcPr>
          <w:p w:rsidRPr="00990C1E" w:rsidR="00155088" w:rsidP="00591D6B" w:rsidRDefault="00155088">
            <w:pPr>
              <w:pStyle w:val="AltB0"/>
            </w:pPr>
            <w:r w:rsidRPr="00990C1E">
              <w:rPr>
                <w:rFonts w:hint="eastAsia"/>
              </w:rPr>
              <w:t>支持</w:t>
            </w:r>
            <w:r w:rsidRPr="00990C1E">
              <w:rPr>
                <w:rFonts w:hint="eastAsia"/>
              </w:rPr>
              <w:t>7</w:t>
            </w:r>
            <w:r w:rsidRPr="00990C1E">
              <w:rPr>
                <w:rFonts w:hint="eastAsia"/>
              </w:rPr>
              <w:t>种不同的</w:t>
            </w:r>
            <w:r w:rsidRPr="00990C1E">
              <w:rPr>
                <w:rFonts w:hint="eastAsia"/>
              </w:rPr>
              <w:t>RM</w:t>
            </w:r>
            <w:r w:rsidRPr="00990C1E">
              <w:rPr>
                <w:rFonts w:hint="eastAsia"/>
              </w:rPr>
              <w:t>限速</w:t>
            </w:r>
          </w:p>
        </w:tc>
      </w:tr>
      <w:tr w:rsidR="000F413D" w:rsidTr="00F06655">
        <w:tc>
          <w:tcPr>
            <w:tcW w:w="125" w:type="pct"/>
          </w:tcPr>
          <w:p w:rsidR="000F413D" w:rsidP="00591D6B" w:rsidRDefault="000F413D">
            <w:pPr>
              <w:pStyle w:val="AltB0"/>
            </w:pPr>
          </w:p>
        </w:tc>
        <w:tc>
          <w:tcPr>
            <w:tcW w:w="1898" w:type="pct"/>
            <w:shd w:val="clear" w:color="auto" w:fill="auto"/>
          </w:tcPr>
          <w:p w:rsidRPr="000F413D" w:rsidR="000F413D" w:rsidP="00591D6B" w:rsidRDefault="000F413D">
            <w:pPr>
              <w:pStyle w:val="AltB0"/>
            </w:pPr>
            <w:bookmarkStart w:name="GetCoupledByEnd1" w:id="18993"/>
            <w:r w:rsidRPr="009B359D">
              <w:rPr>
                <w:rFonts w:hint="eastAsia"/>
              </w:rPr>
              <w:t>GetCoupledByEnd1</w:t>
            </w:r>
            <w:bookmarkEnd w:id="18993"/>
          </w:p>
        </w:tc>
        <w:tc>
          <w:tcPr>
            <w:tcW w:w="2977" w:type="pct"/>
          </w:tcPr>
          <w:p w:rsidRPr="000F413D" w:rsidR="000F413D" w:rsidP="004027F4" w:rsidRDefault="000F413D">
            <w:pPr>
              <w:pStyle w:val="AltB0"/>
            </w:pPr>
            <w:r w:rsidRPr="00990C1E">
              <w:rPr>
                <w:rFonts w:hint="eastAsia"/>
              </w:rPr>
              <w:t>驾驶室</w:t>
            </w:r>
            <w:r w:rsidRPr="00990C1E">
              <w:rPr>
                <w:rFonts w:hint="eastAsia"/>
              </w:rPr>
              <w:t>1</w:t>
            </w:r>
            <w:r w:rsidRPr="00990C1E">
              <w:rPr>
                <w:rFonts w:hint="eastAsia"/>
              </w:rPr>
              <w:t>端连挂</w:t>
            </w:r>
          </w:p>
        </w:tc>
      </w:tr>
      <w:tr w:rsidR="000F413D" w:rsidTr="00F06655">
        <w:tc>
          <w:tcPr>
            <w:tcW w:w="125" w:type="pct"/>
          </w:tcPr>
          <w:p w:rsidR="000F413D" w:rsidP="00591D6B" w:rsidRDefault="000F413D">
            <w:pPr>
              <w:pStyle w:val="AltB0"/>
            </w:pPr>
          </w:p>
        </w:tc>
        <w:tc>
          <w:tcPr>
            <w:tcW w:w="1898" w:type="pct"/>
            <w:shd w:val="clear" w:color="auto" w:fill="auto"/>
          </w:tcPr>
          <w:p w:rsidRPr="000F413D" w:rsidR="000F413D" w:rsidP="00591D6B" w:rsidRDefault="000F413D">
            <w:pPr>
              <w:pStyle w:val="AltB0"/>
            </w:pPr>
            <w:bookmarkStart w:name="GetCoupledByEnd2" w:id="18994"/>
            <w:r w:rsidRPr="009B359D">
              <w:rPr>
                <w:rFonts w:hint="eastAsia"/>
              </w:rPr>
              <w:t>GetCoupledByEnd2</w:t>
            </w:r>
            <w:bookmarkEnd w:id="18994"/>
          </w:p>
        </w:tc>
        <w:tc>
          <w:tcPr>
            <w:tcW w:w="2977" w:type="pct"/>
          </w:tcPr>
          <w:p w:rsidRPr="000F413D" w:rsidR="000F413D" w:rsidP="004027F4" w:rsidRDefault="000F413D">
            <w:pPr>
              <w:pStyle w:val="AltB0"/>
            </w:pPr>
            <w:r w:rsidRPr="00990C1E">
              <w:rPr>
                <w:rFonts w:hint="eastAsia"/>
              </w:rPr>
              <w:t>驾驶室</w:t>
            </w:r>
            <w:r w:rsidRPr="00990C1E">
              <w:rPr>
                <w:rFonts w:hint="eastAsia"/>
              </w:rPr>
              <w:t>2</w:t>
            </w:r>
            <w:r w:rsidRPr="00990C1E">
              <w:rPr>
                <w:rFonts w:hint="eastAsia"/>
              </w:rPr>
              <w:t>端连挂</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DriverInCab_1" w:id="18995"/>
            <w:r w:rsidRPr="009B359D">
              <w:rPr>
                <w:rFonts w:hint="eastAsia"/>
              </w:rPr>
              <w:t>Get</w:t>
            </w:r>
            <w:r w:rsidRPr="009B359D" w:rsidR="00B5344E">
              <w:t>DriverInCab_1</w:t>
            </w:r>
            <w:bookmarkEnd w:id="18995"/>
          </w:p>
        </w:tc>
        <w:tc>
          <w:tcPr>
            <w:tcW w:w="2977" w:type="pct"/>
          </w:tcPr>
          <w:p w:rsidRPr="00990C1E" w:rsidR="00155088" w:rsidP="00591D6B" w:rsidRDefault="00155088">
            <w:pPr>
              <w:pStyle w:val="AltB0"/>
            </w:pPr>
            <w:r w:rsidRPr="00990C1E">
              <w:rPr>
                <w:rFonts w:hint="eastAsia"/>
              </w:rPr>
              <w:t>司机选择驾驶室</w:t>
            </w:r>
            <w:r w:rsidRPr="00990C1E">
              <w:rPr>
                <w:rFonts w:hint="eastAsia"/>
              </w:rPr>
              <w:t>1</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DriverInCab_2" w:id="18996"/>
            <w:r w:rsidRPr="009B359D">
              <w:rPr>
                <w:rFonts w:hint="eastAsia"/>
              </w:rPr>
              <w:t>Get</w:t>
            </w:r>
            <w:r w:rsidRPr="009B359D" w:rsidR="00B5344E">
              <w:t>DriverInCab_2</w:t>
            </w:r>
            <w:bookmarkEnd w:id="18996"/>
          </w:p>
        </w:tc>
        <w:tc>
          <w:tcPr>
            <w:tcW w:w="2977" w:type="pct"/>
          </w:tcPr>
          <w:p w:rsidRPr="00990C1E" w:rsidR="00155088" w:rsidP="00591D6B" w:rsidRDefault="00155088">
            <w:pPr>
              <w:pStyle w:val="AltB0"/>
            </w:pPr>
            <w:r w:rsidRPr="00990C1E">
              <w:rPr>
                <w:rFonts w:hint="eastAsia"/>
              </w:rPr>
              <w:t>司机选择驾驶室</w:t>
            </w:r>
            <w:r w:rsidRPr="00990C1E">
              <w:rPr>
                <w:rFonts w:hint="eastAsia"/>
              </w:rPr>
              <w:t>2</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F131C8">
            <w:pPr>
              <w:pStyle w:val="AltB0"/>
            </w:pPr>
            <w:bookmarkStart w:name="GetEmergencyHandleNotPulledEnd1" w:id="18997"/>
            <w:r w:rsidRPr="009B359D">
              <w:t>GetEmergencyHandleNotPulledEnd1</w:t>
            </w:r>
            <w:bookmarkEnd w:id="18997"/>
          </w:p>
        </w:tc>
        <w:tc>
          <w:tcPr>
            <w:tcW w:w="2977" w:type="pct"/>
          </w:tcPr>
          <w:p w:rsidRPr="00990C1E" w:rsidR="00155088" w:rsidP="00591D6B" w:rsidRDefault="00155088">
            <w:pPr>
              <w:pStyle w:val="AltB0"/>
            </w:pPr>
            <w:r w:rsidRPr="00990C1E">
              <w:rPr>
                <w:rFonts w:hint="eastAsia"/>
              </w:rPr>
              <w:t>驾驶室</w:t>
            </w:r>
            <w:r w:rsidRPr="00990C1E">
              <w:rPr>
                <w:rFonts w:hint="eastAsia"/>
              </w:rPr>
              <w:t>1</w:t>
            </w:r>
            <w:r w:rsidRPr="00990C1E">
              <w:rPr>
                <w:rFonts w:hint="eastAsia"/>
              </w:rPr>
              <w:t>端的疏散门未被拉下</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EmergencyHandleNotPulled_End2" w:id="18998"/>
            <w:r w:rsidRPr="009B359D">
              <w:rPr>
                <w:rFonts w:hint="eastAsia"/>
              </w:rPr>
              <w:t>GetEmergencyHandleNotPulled</w:t>
            </w:r>
            <w:r w:rsidRPr="009B359D" w:rsidR="00DE27C8">
              <w:rPr>
                <w:rFonts w:hint="eastAsia"/>
              </w:rPr>
              <w:t>End</w:t>
            </w:r>
            <w:r w:rsidRPr="009B359D">
              <w:rPr>
                <w:rFonts w:hint="eastAsia"/>
              </w:rPr>
              <w:t>2</w:t>
            </w:r>
            <w:bookmarkEnd w:id="18998"/>
          </w:p>
        </w:tc>
        <w:tc>
          <w:tcPr>
            <w:tcW w:w="2977" w:type="pct"/>
          </w:tcPr>
          <w:p w:rsidRPr="00990C1E" w:rsidR="00155088" w:rsidP="00591D6B" w:rsidRDefault="00155088">
            <w:pPr>
              <w:pStyle w:val="AltB0"/>
            </w:pPr>
            <w:r w:rsidRPr="00990C1E">
              <w:rPr>
                <w:rFonts w:hint="eastAsia"/>
              </w:rPr>
              <w:t>驾驶室</w:t>
            </w:r>
            <w:r w:rsidRPr="00990C1E">
              <w:rPr>
                <w:rFonts w:hint="eastAsia"/>
              </w:rPr>
              <w:t>2</w:t>
            </w:r>
            <w:r w:rsidRPr="00990C1E">
              <w:rPr>
                <w:rFonts w:hint="eastAsia"/>
              </w:rPr>
              <w:t>端的疏散门未被拉下</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EmergencyHandleNotPulledSide" w:id="18999"/>
            <w:r w:rsidRPr="009B359D">
              <w:rPr>
                <w:rFonts w:hint="eastAsia"/>
              </w:rPr>
              <w:t>GetEmergencyHandleNotPulledSide</w:t>
            </w:r>
            <w:bookmarkEnd w:id="18999"/>
          </w:p>
        </w:tc>
        <w:tc>
          <w:tcPr>
            <w:tcW w:w="2977" w:type="pct"/>
          </w:tcPr>
          <w:p w:rsidRPr="00990C1E" w:rsidR="00155088" w:rsidP="00591D6B" w:rsidRDefault="00155088">
            <w:pPr>
              <w:pStyle w:val="AltB0"/>
            </w:pPr>
            <w:r w:rsidRPr="00990C1E">
              <w:rPr>
                <w:rFonts w:hint="eastAsia"/>
              </w:rPr>
              <w:t>列车两侧的紧急开门手柄未被拉下</w:t>
            </w:r>
          </w:p>
        </w:tc>
      </w:tr>
      <w:tr w:rsidR="00155088" w:rsidTr="001A1026">
        <w:tc>
          <w:tcPr>
            <w:tcW w:w="125" w:type="pct"/>
          </w:tcPr>
          <w:p w:rsidRPr="008A290A"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InhibitControlPSDstatus" w:id="19000"/>
            <w:r w:rsidRPr="009B359D">
              <w:rPr>
                <w:rFonts w:hint="eastAsia"/>
              </w:rPr>
              <w:t>GetI</w:t>
            </w:r>
            <w:r w:rsidRPr="009B359D">
              <w:t>nhibitControlPSDstatus</w:t>
            </w:r>
            <w:bookmarkEnd w:id="19000"/>
          </w:p>
        </w:tc>
        <w:tc>
          <w:tcPr>
            <w:tcW w:w="2977" w:type="pct"/>
          </w:tcPr>
          <w:p w:rsidRPr="00990C1E" w:rsidR="00155088" w:rsidP="00591D6B" w:rsidRDefault="00155088">
            <w:pPr>
              <w:pStyle w:val="AltB0"/>
            </w:pPr>
            <w:r w:rsidRPr="00990C1E">
              <w:rPr>
                <w:rFonts w:hint="eastAsia"/>
              </w:rPr>
              <w:t>禁止监控</w:t>
            </w:r>
            <w:r w:rsidRPr="00990C1E">
              <w:rPr>
                <w:rFonts w:hint="eastAsia"/>
              </w:rPr>
              <w:t>PSD</w:t>
            </w:r>
            <w:r w:rsidRPr="00990C1E">
              <w:rPr>
                <w:rFonts w:hint="eastAsia"/>
              </w:rPr>
              <w:t>状态</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InhibitControlTrainDoorsStatus" w:id="19001"/>
            <w:r w:rsidRPr="009B359D">
              <w:rPr>
                <w:rFonts w:hint="eastAsia"/>
              </w:rPr>
              <w:t>GetInhibitControlTrainDoorsStatus</w:t>
            </w:r>
            <w:bookmarkEnd w:id="19001"/>
          </w:p>
        </w:tc>
        <w:tc>
          <w:tcPr>
            <w:tcW w:w="2977" w:type="pct"/>
          </w:tcPr>
          <w:p w:rsidRPr="00990C1E" w:rsidR="00155088" w:rsidP="00591D6B" w:rsidRDefault="00155088">
            <w:pPr>
              <w:pStyle w:val="AltB0"/>
            </w:pPr>
            <w:r w:rsidRPr="00990C1E">
              <w:rPr>
                <w:rFonts w:hint="eastAsia"/>
              </w:rPr>
              <w:t>禁止监控车门状态</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InhibitProtectionEvacuationInDistance" w:id="19002"/>
            <w:r w:rsidRPr="009B359D">
              <w:rPr>
                <w:rFonts w:hint="eastAsia"/>
              </w:rPr>
              <w:t>GetInhibitProtectionEvacuationInDistance</w:t>
            </w:r>
            <w:bookmarkEnd w:id="19002"/>
          </w:p>
        </w:tc>
        <w:tc>
          <w:tcPr>
            <w:tcW w:w="2977" w:type="pct"/>
          </w:tcPr>
          <w:p w:rsidRPr="00990C1E" w:rsidR="00155088" w:rsidP="00591D6B" w:rsidRDefault="00155088">
            <w:pPr>
              <w:pStyle w:val="AltB0"/>
            </w:pPr>
            <w:r w:rsidRPr="00990C1E">
              <w:rPr>
                <w:rFonts w:hint="eastAsia"/>
              </w:rPr>
              <w:t>禁止离站时的逃生监控</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825CBF">
            <w:pPr>
              <w:pStyle w:val="AltB0"/>
            </w:pPr>
            <w:bookmarkStart w:name="GetInhibitProtectionEvacuationWithStop" w:id="19003"/>
            <w:r w:rsidRPr="009B359D">
              <w:t>GetInhibitProtectionEvacuationWithStop</w:t>
            </w:r>
            <w:bookmarkEnd w:id="19003"/>
          </w:p>
        </w:tc>
        <w:tc>
          <w:tcPr>
            <w:tcW w:w="2977" w:type="pct"/>
          </w:tcPr>
          <w:p w:rsidRPr="00990C1E" w:rsidR="00155088" w:rsidP="00591D6B" w:rsidRDefault="00155088">
            <w:pPr>
              <w:pStyle w:val="AltB0"/>
            </w:pPr>
            <w:r w:rsidRPr="00990C1E">
              <w:rPr>
                <w:rFonts w:hint="eastAsia"/>
              </w:rPr>
              <w:t>禁止站间停车时的逃生监控</w:t>
            </w:r>
          </w:p>
        </w:tc>
      </w:tr>
      <w:tr w:rsidR="00990C1E" w:rsidTr="001A1026">
        <w:tc>
          <w:tcPr>
            <w:tcW w:w="125" w:type="pct"/>
          </w:tcPr>
          <w:p w:rsidRPr="00C37E35" w:rsidR="00990C1E" w:rsidP="00591D6B" w:rsidRDefault="00990C1E">
            <w:pPr>
              <w:pStyle w:val="AltB0"/>
            </w:pPr>
          </w:p>
        </w:tc>
        <w:tc>
          <w:tcPr>
            <w:tcW w:w="1898" w:type="pct"/>
            <w:shd w:val="clear" w:color="auto" w:fill="auto"/>
          </w:tcPr>
          <w:p w:rsidRPr="00990C1E" w:rsidR="00990C1E" w:rsidP="00591D6B" w:rsidRDefault="00990C1E">
            <w:pPr>
              <w:pStyle w:val="AltB0"/>
            </w:pPr>
            <w:bookmarkStart w:name="GetInhibitProtectionMovingWithoutTDCL" w:id="19004"/>
            <w:r w:rsidRPr="00990C1E">
              <w:rPr>
                <w:rFonts w:hint="eastAsia"/>
              </w:rPr>
              <w:t>GetInhibitProtectionMovingWithoutTDCL</w:t>
            </w:r>
            <w:bookmarkEnd w:id="19004"/>
          </w:p>
        </w:tc>
        <w:tc>
          <w:tcPr>
            <w:tcW w:w="2977" w:type="pct"/>
          </w:tcPr>
          <w:p w:rsidRPr="00990C1E" w:rsidR="00990C1E" w:rsidP="00591D6B" w:rsidRDefault="00990C1E">
            <w:pPr>
              <w:pStyle w:val="AltB0"/>
            </w:pPr>
            <w:r>
              <w:rPr>
                <w:rFonts w:hint="eastAsia"/>
              </w:rPr>
              <w:t>禁止非开门受权时</w:t>
            </w:r>
            <w:r>
              <w:rPr>
                <w:rFonts w:hint="eastAsia"/>
              </w:rPr>
              <w:t>TDCL</w:t>
            </w:r>
            <w:r>
              <w:rPr>
                <w:rFonts w:hint="eastAsia"/>
              </w:rPr>
              <w:t>丢失监控</w:t>
            </w:r>
          </w:p>
        </w:tc>
      </w:tr>
      <w:tr w:rsidR="00155088" w:rsidTr="001A1026">
        <w:tc>
          <w:tcPr>
            <w:tcW w:w="125" w:type="pct"/>
          </w:tcPr>
          <w:p w:rsidRPr="00C37E35"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InhibitPSDopeningSupervisedByATP" w:id="19005"/>
            <w:r w:rsidRPr="009B359D">
              <w:rPr>
                <w:rFonts w:hint="eastAsia"/>
              </w:rPr>
              <w:t>Get</w:t>
            </w:r>
            <w:r w:rsidRPr="009B359D">
              <w:t>InhibitPSDopeningSupervisedByATP</w:t>
            </w:r>
            <w:bookmarkEnd w:id="19005"/>
          </w:p>
        </w:tc>
        <w:tc>
          <w:tcPr>
            <w:tcW w:w="2977" w:type="pct"/>
          </w:tcPr>
          <w:p w:rsidRPr="00990C1E" w:rsidR="00155088" w:rsidP="00591D6B" w:rsidRDefault="00155088">
            <w:pPr>
              <w:pStyle w:val="AltB0"/>
            </w:pPr>
            <w:r w:rsidRPr="00990C1E">
              <w:rPr>
                <w:rFonts w:hint="eastAsia"/>
              </w:rPr>
              <w:t>禁止</w:t>
            </w:r>
            <w:r w:rsidRPr="00990C1E">
              <w:rPr>
                <w:rFonts w:hint="eastAsia"/>
              </w:rPr>
              <w:t>PSD</w:t>
            </w:r>
            <w:r w:rsidRPr="00990C1E">
              <w:rPr>
                <w:rFonts w:hint="eastAsia"/>
              </w:rPr>
              <w:t>开门命令时输出</w:t>
            </w:r>
            <w:r w:rsidRPr="00990C1E">
              <w:rPr>
                <w:rFonts w:hint="eastAsia"/>
              </w:rPr>
              <w:t>PB</w:t>
            </w:r>
            <w:r w:rsidRPr="00990C1E" w:rsidDel="00990C1E" w:rsidR="00990C1E">
              <w:rPr>
                <w:rFonts w:hint="eastAsia"/>
              </w:rPr>
              <w:t xml:space="preserve"> </w:t>
            </w:r>
          </w:p>
        </w:tc>
      </w:tr>
      <w:tr w:rsidR="00503F95" w:rsidDel="00B23293" w:rsidTr="001A1026">
        <w:tc>
          <w:tcPr>
            <w:tcW w:w="125" w:type="pct"/>
          </w:tcPr>
          <w:p w:rsidR="00503F95" w:rsidDel="00B23293" w:rsidP="00591D6B" w:rsidRDefault="00503F95">
            <w:pPr>
              <w:pStyle w:val="AltB0"/>
            </w:pPr>
          </w:p>
        </w:tc>
        <w:tc>
          <w:tcPr>
            <w:tcW w:w="1898" w:type="pct"/>
            <w:shd w:val="clear" w:color="auto" w:fill="auto"/>
          </w:tcPr>
          <w:p w:rsidRPr="009B359D" w:rsidR="00503F95" w:rsidDel="00B23293" w:rsidP="00591D6B" w:rsidRDefault="00503F95">
            <w:pPr>
              <w:pStyle w:val="AltB0"/>
            </w:pPr>
            <w:del w:author="常鸣" w:date="2014-06-26T18:00:00Z" w:id="19006">
              <w:r w:rsidDel="00B23293">
                <w:rPr>
                  <w:rFonts w:hint="eastAsia"/>
                </w:rPr>
                <w:delText>GetLongDistanceReverseAuthorized</w:delText>
              </w:r>
            </w:del>
          </w:p>
        </w:tc>
        <w:tc>
          <w:tcPr>
            <w:tcW w:w="2977" w:type="pct"/>
          </w:tcPr>
          <w:p w:rsidRPr="00990C1E" w:rsidR="00503F95" w:rsidDel="00B23293" w:rsidP="00591D6B" w:rsidRDefault="00503F95">
            <w:pPr>
              <w:pStyle w:val="AltB0"/>
            </w:pPr>
            <w:del w:author="常鸣" w:date="2014-06-26T18:00:00Z" w:id="19007">
              <w:r w:rsidRPr="00990C1E" w:rsidDel="00B23293">
                <w:rPr>
                  <w:rFonts w:hint="eastAsia"/>
                </w:rPr>
                <w:delText>授权长距离倒车模式</w:delText>
              </w:r>
            </w:del>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MemorizedLocationAuthorized" w:id="19008"/>
            <w:r w:rsidRPr="009B359D">
              <w:rPr>
                <w:rFonts w:hint="eastAsia"/>
              </w:rPr>
              <w:t>GetMemorizedLocationAuthorized</w:t>
            </w:r>
            <w:bookmarkEnd w:id="19008"/>
          </w:p>
        </w:tc>
        <w:tc>
          <w:tcPr>
            <w:tcW w:w="2977" w:type="pct"/>
          </w:tcPr>
          <w:p w:rsidRPr="00990C1E" w:rsidR="00155088" w:rsidP="00591D6B" w:rsidRDefault="00155088">
            <w:pPr>
              <w:pStyle w:val="AltB0"/>
            </w:pPr>
            <w:r w:rsidRPr="00990C1E">
              <w:rPr>
                <w:rFonts w:hint="eastAsia"/>
              </w:rPr>
              <w:t>授权使用记忆定位</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MotionProtectionInhibition" w:id="19009"/>
            <w:r w:rsidRPr="009B359D">
              <w:rPr>
                <w:rFonts w:hint="eastAsia"/>
              </w:rPr>
              <w:t>GetMotionProtectionInhibition</w:t>
            </w:r>
            <w:bookmarkEnd w:id="19009"/>
          </w:p>
        </w:tc>
        <w:tc>
          <w:tcPr>
            <w:tcW w:w="2977" w:type="pct"/>
          </w:tcPr>
          <w:p w:rsidRPr="00990C1E" w:rsidR="00155088" w:rsidP="00591D6B" w:rsidRDefault="00155088">
            <w:pPr>
              <w:pStyle w:val="AltB0"/>
            </w:pPr>
            <w:r w:rsidRPr="00990C1E">
              <w:rPr>
                <w:rFonts w:hint="eastAsia"/>
              </w:rPr>
              <w:t>禁止</w:t>
            </w:r>
            <w:r w:rsidRPr="00990C1E">
              <w:rPr>
                <w:rFonts w:hint="eastAsia"/>
              </w:rPr>
              <w:t>CC</w:t>
            </w:r>
            <w:r w:rsidRPr="00990C1E">
              <w:rPr>
                <w:rFonts w:hint="eastAsia"/>
              </w:rPr>
              <w:t>进行列车位置监控（仅监控</w:t>
            </w:r>
            <w:r w:rsidRPr="00990C1E">
              <w:rPr>
                <w:rFonts w:hint="eastAsia"/>
              </w:rPr>
              <w:t>RM</w:t>
            </w:r>
            <w:r w:rsidRPr="00990C1E">
              <w:rPr>
                <w:rFonts w:hint="eastAsia"/>
              </w:rPr>
              <w:t>限速）</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NotCoercedRestrictive" w:id="19010"/>
            <w:r w:rsidRPr="009B359D">
              <w:rPr>
                <w:rFonts w:hint="eastAsia"/>
              </w:rPr>
              <w:t>Get</w:t>
            </w:r>
            <w:r w:rsidRPr="009B359D">
              <w:t>NotCoercedRestrictive</w:t>
            </w:r>
            <w:bookmarkEnd w:id="19010"/>
            <w:r w:rsidRPr="009B359D">
              <w:rPr>
                <w:rFonts w:hint="eastAsia"/>
              </w:rPr>
              <w:t>[</w:t>
            </w:r>
            <w:r w:rsidRPr="009B359D">
              <w:t>1</w:t>
            </w:r>
            <w:r w:rsidRPr="009B359D">
              <w:rPr>
                <w:rFonts w:hint="eastAsia"/>
              </w:rPr>
              <w:t>..4]</w:t>
            </w:r>
          </w:p>
        </w:tc>
        <w:tc>
          <w:tcPr>
            <w:tcW w:w="2977" w:type="pct"/>
          </w:tcPr>
          <w:p w:rsidRPr="00990C1E" w:rsidR="00155088" w:rsidP="00591D6B" w:rsidRDefault="00155088">
            <w:pPr>
              <w:pStyle w:val="AltB0"/>
            </w:pPr>
            <w:r w:rsidRPr="00990C1E">
              <w:rPr>
                <w:rFonts w:hint="eastAsia"/>
              </w:rPr>
              <w:t>非强制限制条件</w:t>
            </w:r>
            <w:r w:rsidRPr="00990C1E">
              <w:rPr>
                <w:rFonts w:hint="eastAsia"/>
              </w:rPr>
              <w:t>1~4</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786D0B">
            <w:pPr>
              <w:pStyle w:val="AltB0"/>
            </w:pPr>
            <w:bookmarkStart w:name="GetRMRselectedDrivingMode" w:id="19011"/>
            <w:r w:rsidRPr="009B359D">
              <w:t>GetRMRselectedDrivingMode</w:t>
            </w:r>
            <w:bookmarkEnd w:id="19011"/>
          </w:p>
        </w:tc>
        <w:tc>
          <w:tcPr>
            <w:tcW w:w="2977" w:type="pct"/>
          </w:tcPr>
          <w:p w:rsidRPr="00990C1E" w:rsidR="00155088" w:rsidP="00591D6B" w:rsidRDefault="00155088">
            <w:pPr>
              <w:pStyle w:val="AltB0"/>
            </w:pPr>
            <w:r w:rsidRPr="00990C1E">
              <w:rPr>
                <w:rFonts w:hint="eastAsia"/>
              </w:rPr>
              <w:t>选择倒车模式</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RouteSetNotNeededSendable" w:id="19012"/>
            <w:r w:rsidRPr="009B359D">
              <w:rPr>
                <w:rFonts w:hint="eastAsia"/>
              </w:rPr>
              <w:t>GetRouteSetNotNeededSendable</w:t>
            </w:r>
            <w:bookmarkEnd w:id="19012"/>
          </w:p>
        </w:tc>
        <w:tc>
          <w:tcPr>
            <w:tcW w:w="2977" w:type="pct"/>
          </w:tcPr>
          <w:p w:rsidRPr="00990C1E" w:rsidR="00155088" w:rsidP="00591D6B" w:rsidRDefault="00155088">
            <w:pPr>
              <w:pStyle w:val="AltB0"/>
            </w:pPr>
            <w:r w:rsidRPr="00990C1E">
              <w:rPr>
                <w:rFonts w:hint="eastAsia"/>
              </w:rPr>
              <w:t>授权可以给</w:t>
            </w:r>
            <w:r w:rsidRPr="00990C1E">
              <w:rPr>
                <w:rFonts w:hint="eastAsia"/>
              </w:rPr>
              <w:t>ZC</w:t>
            </w:r>
            <w:r w:rsidRPr="00990C1E">
              <w:rPr>
                <w:rFonts w:hint="eastAsia"/>
              </w:rPr>
              <w:t>发送</w:t>
            </w:r>
            <w:r w:rsidRPr="00990C1E">
              <w:rPr>
                <w:rFonts w:hint="eastAsia"/>
              </w:rPr>
              <w:t>RSNN</w:t>
            </w:r>
            <w:r w:rsidRPr="00990C1E">
              <w:rPr>
                <w:rFonts w:hint="eastAsia"/>
              </w:rPr>
              <w:t>信息</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C64E92">
            <w:pPr>
              <w:pStyle w:val="AltB0"/>
            </w:pPr>
            <w:bookmarkStart w:name="GetSignalOverrideSendable" w:id="19013"/>
            <w:r w:rsidRPr="009B359D">
              <w:t>GetSignalOverrideSendable</w:t>
            </w:r>
            <w:bookmarkEnd w:id="19013"/>
          </w:p>
        </w:tc>
        <w:tc>
          <w:tcPr>
            <w:tcW w:w="2977" w:type="pct"/>
          </w:tcPr>
          <w:p w:rsidRPr="00990C1E" w:rsidR="00155088" w:rsidP="00591D6B" w:rsidRDefault="00155088">
            <w:pPr>
              <w:pStyle w:val="AltB0"/>
            </w:pPr>
            <w:r w:rsidRPr="00990C1E">
              <w:rPr>
                <w:rFonts w:hint="eastAsia"/>
              </w:rPr>
              <w:t>授权可以给</w:t>
            </w:r>
            <w:r w:rsidRPr="00990C1E">
              <w:rPr>
                <w:rFonts w:hint="eastAsia"/>
              </w:rPr>
              <w:t>ZC</w:t>
            </w:r>
            <w:r w:rsidRPr="00990C1E">
              <w:rPr>
                <w:rFonts w:hint="eastAsia"/>
              </w:rPr>
              <w:t>发送关闭信号机信息</w:t>
            </w:r>
          </w:p>
        </w:tc>
      </w:tr>
      <w:tr w:rsidR="00155088" w:rsidTr="001A1026">
        <w:tc>
          <w:tcPr>
            <w:tcW w:w="125" w:type="pct"/>
          </w:tcPr>
          <w:p w:rsidRPr="002820E8" w:rsidR="00155088" w:rsidP="00591D6B" w:rsidRDefault="00155088">
            <w:pPr>
              <w:pStyle w:val="AltB0"/>
            </w:pPr>
          </w:p>
        </w:tc>
        <w:tc>
          <w:tcPr>
            <w:tcW w:w="1898" w:type="pct"/>
            <w:shd w:val="clear" w:color="auto" w:fill="auto"/>
          </w:tcPr>
          <w:p w:rsidRPr="009B359D" w:rsidR="00155088" w:rsidP="00591D6B" w:rsidRDefault="00155088">
            <w:pPr>
              <w:pStyle w:val="AltB0"/>
            </w:pPr>
            <w:bookmarkStart w:name="GetTrainEmergencyBrakeApplied" w:id="19014"/>
            <w:r w:rsidRPr="009B359D">
              <w:rPr>
                <w:rFonts w:hint="eastAsia"/>
              </w:rPr>
              <w:t>Get</w:t>
            </w:r>
            <w:r w:rsidRPr="009B359D">
              <w:t>TrainEmergencyBrakeApplied</w:t>
            </w:r>
            <w:bookmarkEnd w:id="19014"/>
          </w:p>
        </w:tc>
        <w:tc>
          <w:tcPr>
            <w:tcW w:w="2977" w:type="pct"/>
          </w:tcPr>
          <w:p w:rsidRPr="00990C1E" w:rsidR="00155088" w:rsidP="00591D6B" w:rsidRDefault="00155088">
            <w:pPr>
              <w:pStyle w:val="AltB0"/>
            </w:pPr>
            <w:r w:rsidRPr="00990C1E">
              <w:rPr>
                <w:rFonts w:hint="eastAsia"/>
              </w:rPr>
              <w:t>紧急制动已施加</w:t>
            </w:r>
          </w:p>
        </w:tc>
      </w:tr>
      <w:tr w:rsidR="00F06655" w:rsidTr="001A1026">
        <w:tc>
          <w:tcPr>
            <w:tcW w:w="125" w:type="pct"/>
          </w:tcPr>
          <w:p w:rsidR="00F06655" w:rsidP="00591D6B" w:rsidRDefault="00F06655">
            <w:pPr>
              <w:pStyle w:val="AltB0"/>
            </w:pPr>
          </w:p>
        </w:tc>
        <w:tc>
          <w:tcPr>
            <w:tcW w:w="1898" w:type="pct"/>
            <w:shd w:val="clear" w:color="auto" w:fill="auto"/>
          </w:tcPr>
          <w:p w:rsidRPr="009B359D" w:rsidR="00F06655" w:rsidP="00591D6B" w:rsidRDefault="00F06655">
            <w:pPr>
              <w:pStyle w:val="AltB0"/>
            </w:pPr>
            <w:bookmarkStart w:name="GetTrainNotCoupled" w:id="19015"/>
            <w:r>
              <w:rPr>
                <w:rFonts w:hint="eastAsia"/>
              </w:rPr>
              <w:t>GetTrainNotCoupled</w:t>
            </w:r>
            <w:bookmarkEnd w:id="19015"/>
          </w:p>
        </w:tc>
        <w:tc>
          <w:tcPr>
            <w:tcW w:w="2977" w:type="pct"/>
          </w:tcPr>
          <w:p w:rsidRPr="00990C1E" w:rsidR="00F06655" w:rsidP="00591D6B" w:rsidRDefault="00F06655">
            <w:pPr>
              <w:pStyle w:val="AltB0"/>
            </w:pPr>
            <w:r>
              <w:rPr>
                <w:rFonts w:hint="eastAsia"/>
              </w:rPr>
              <w:t>列车未连挂</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3A11D3">
            <w:pPr>
              <w:pStyle w:val="AltB0"/>
            </w:pPr>
            <w:r w:rsidRPr="009B359D">
              <w:t>GetTrainParkingBrakeApplied</w:t>
            </w:r>
          </w:p>
        </w:tc>
        <w:tc>
          <w:tcPr>
            <w:tcW w:w="2977" w:type="pct"/>
          </w:tcPr>
          <w:p w:rsidRPr="00990C1E" w:rsidR="00155088" w:rsidP="00591D6B" w:rsidRDefault="00155088">
            <w:pPr>
              <w:pStyle w:val="AltB0"/>
            </w:pPr>
            <w:r w:rsidRPr="00990C1E">
              <w:rPr>
                <w:rFonts w:hint="eastAsia"/>
              </w:rPr>
              <w:t>停车制动已施加</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8B283E">
            <w:pPr>
              <w:pStyle w:val="AltB0"/>
            </w:pPr>
            <w:r w:rsidRPr="009B359D">
              <w:t>GetTrainUnitIntegrity</w:t>
            </w:r>
          </w:p>
        </w:tc>
        <w:tc>
          <w:tcPr>
            <w:tcW w:w="2977" w:type="pct"/>
          </w:tcPr>
          <w:p w:rsidRPr="00990C1E" w:rsidR="00155088" w:rsidP="00591D6B" w:rsidRDefault="00155088">
            <w:pPr>
              <w:pStyle w:val="AltB0"/>
            </w:pPr>
            <w:r w:rsidRPr="00990C1E">
              <w:rPr>
                <w:rFonts w:hint="eastAsia"/>
              </w:rPr>
              <w:t>列车完整性可以保证</w:t>
            </w:r>
          </w:p>
        </w:tc>
      </w:tr>
      <w:tr w:rsidR="00155088" w:rsidTr="001A1026">
        <w:tc>
          <w:tcPr>
            <w:tcW w:w="125" w:type="pct"/>
            <w:tcBorders>
              <w:bottom w:val="single" w:color="000000" w:sz="4" w:space="0"/>
            </w:tcBorders>
          </w:tcPr>
          <w:p w:rsidR="00155088" w:rsidP="00591D6B" w:rsidRDefault="00155088">
            <w:pPr>
              <w:pStyle w:val="AltB0"/>
            </w:pPr>
          </w:p>
        </w:tc>
        <w:tc>
          <w:tcPr>
            <w:tcW w:w="1898" w:type="pct"/>
            <w:tcBorders>
              <w:bottom w:val="single" w:color="000000" w:sz="4" w:space="0"/>
            </w:tcBorders>
            <w:shd w:val="clear" w:color="auto" w:fill="auto"/>
          </w:tcPr>
          <w:p w:rsidRPr="009B359D" w:rsidR="00155088" w:rsidP="00591D6B" w:rsidRDefault="00C64E92">
            <w:pPr>
              <w:pStyle w:val="AltB0"/>
            </w:pPr>
            <w:r w:rsidRPr="009B359D">
              <w:t>GetTSRcontrolInhibition</w:t>
            </w:r>
          </w:p>
        </w:tc>
        <w:tc>
          <w:tcPr>
            <w:tcW w:w="2977" w:type="pct"/>
            <w:tcBorders>
              <w:bottom w:val="single" w:color="000000" w:sz="4" w:space="0"/>
            </w:tcBorders>
          </w:tcPr>
          <w:p w:rsidRPr="00990C1E" w:rsidR="00155088" w:rsidP="00591D6B" w:rsidRDefault="00155088">
            <w:pPr>
              <w:pStyle w:val="AltB0"/>
            </w:pPr>
            <w:r w:rsidRPr="00990C1E">
              <w:rPr>
                <w:rFonts w:hint="eastAsia"/>
              </w:rPr>
              <w:t>禁止</w:t>
            </w:r>
            <w:r w:rsidRPr="00990C1E">
              <w:rPr>
                <w:rFonts w:hint="eastAsia"/>
              </w:rPr>
              <w:t>TSR</w:t>
            </w:r>
            <w:r w:rsidRPr="00990C1E">
              <w:rPr>
                <w:rFonts w:hint="eastAsia"/>
              </w:rPr>
              <w:t>监控</w:t>
            </w:r>
          </w:p>
        </w:tc>
      </w:tr>
      <w:tr w:rsidR="001A1026" w:rsidTr="001A1026">
        <w:tc>
          <w:tcPr>
            <w:tcW w:w="5000" w:type="pct"/>
            <w:gridSpan w:val="3"/>
            <w:tcBorders>
              <w:top w:val="single" w:color="000000" w:sz="4" w:space="0"/>
              <w:bottom w:val="single" w:color="000000" w:sz="4" w:space="0"/>
            </w:tcBorders>
            <w:shd w:val="clear" w:color="auto" w:fill="E0E0E0"/>
          </w:tcPr>
          <w:p w:rsidR="001A1026" w:rsidP="00591D6B" w:rsidRDefault="00813AB3">
            <w:pPr>
              <w:pStyle w:val="AltB0"/>
            </w:pPr>
            <w:r w:rsidRPr="000C0D62">
              <w:t>Offline</w:t>
            </w:r>
            <w:r w:rsidR="001A1026">
              <w:rPr>
                <w:rFonts w:hint="eastAsia"/>
              </w:rPr>
              <w:t xml:space="preserve"> generated codes for combined logical inputs</w:t>
            </w:r>
          </w:p>
        </w:tc>
      </w:tr>
      <w:tr w:rsidR="00B23293" w:rsidTr="00520A20">
        <w:tc>
          <w:tcPr>
            <w:tcW w:w="125" w:type="pct"/>
          </w:tcPr>
          <w:p w:rsidR="00B23293" w:rsidP="00520A20" w:rsidRDefault="00B23293">
            <w:pPr>
              <w:pStyle w:val="AltB0"/>
            </w:pPr>
          </w:p>
        </w:tc>
        <w:tc>
          <w:tcPr>
            <w:tcW w:w="1898" w:type="pct"/>
            <w:shd w:val="clear" w:color="auto" w:fill="auto"/>
          </w:tcPr>
          <w:p w:rsidRPr="009B359D" w:rsidR="00B23293" w:rsidP="00520A20" w:rsidRDefault="00B23293">
            <w:pPr>
              <w:pStyle w:val="AltB0"/>
            </w:pPr>
            <w:ins w:author="常鸣" w:date="2014-06-26T18:00:00Z" w:id="19016">
              <w:r>
                <w:rPr>
                  <w:rFonts w:hint="eastAsia"/>
                </w:rPr>
                <w:t>GetLongDistanceReverseAuthorized</w:t>
              </w:r>
            </w:ins>
          </w:p>
        </w:tc>
        <w:tc>
          <w:tcPr>
            <w:tcW w:w="2977" w:type="pct"/>
          </w:tcPr>
          <w:p w:rsidRPr="00990C1E" w:rsidR="00B23293" w:rsidP="00520A20" w:rsidRDefault="00B23293">
            <w:pPr>
              <w:pStyle w:val="AltB0"/>
            </w:pPr>
            <w:ins w:author="常鸣" w:date="2014-06-26T18:00:00Z" w:id="19017">
              <w:r w:rsidRPr="00990C1E">
                <w:rPr>
                  <w:rFonts w:hint="eastAsia"/>
                </w:rPr>
                <w:t>授权长距离倒车模式</w:t>
              </w:r>
            </w:ins>
          </w:p>
        </w:tc>
      </w:tr>
      <w:tr w:rsidR="001A1026" w:rsidTr="001A1026">
        <w:tc>
          <w:tcPr>
            <w:tcW w:w="125" w:type="pct"/>
          </w:tcPr>
          <w:p w:rsidR="001A1026" w:rsidP="00591D6B" w:rsidRDefault="001A1026">
            <w:pPr>
              <w:pStyle w:val="AltB0"/>
            </w:pPr>
          </w:p>
        </w:tc>
        <w:tc>
          <w:tcPr>
            <w:tcW w:w="1898" w:type="pct"/>
            <w:shd w:val="clear" w:color="auto" w:fill="auto"/>
          </w:tcPr>
          <w:p w:rsidRPr="009B359D" w:rsidR="001A1026" w:rsidP="00591D6B" w:rsidRDefault="00806759">
            <w:pPr>
              <w:pStyle w:val="AltB0"/>
            </w:pPr>
            <w:r w:rsidRPr="009B359D">
              <w:rPr>
                <w:rFonts w:hint="eastAsia"/>
              </w:rPr>
              <w:t>Get</w:t>
            </w:r>
            <w:r w:rsidRPr="009B359D" w:rsidR="00F131C8">
              <w:t>NoUndetectableDanger_1</w:t>
            </w:r>
          </w:p>
        </w:tc>
        <w:tc>
          <w:tcPr>
            <w:tcW w:w="2977" w:type="pct"/>
          </w:tcPr>
          <w:p w:rsidRPr="00867285" w:rsidR="001A1026" w:rsidP="00591D6B" w:rsidRDefault="001A1026">
            <w:pPr>
              <w:pStyle w:val="AltB0"/>
            </w:pPr>
            <w:r w:rsidRPr="00B12338">
              <w:rPr>
                <w:rFonts w:hint="eastAsia"/>
              </w:rPr>
              <w:t>驾驶室</w:t>
            </w:r>
            <w:r w:rsidRPr="00B12338">
              <w:rPr>
                <w:rFonts w:hint="eastAsia"/>
              </w:rPr>
              <w:t>1</w:t>
            </w:r>
            <w:r w:rsidRPr="00B12338">
              <w:rPr>
                <w:rFonts w:hint="eastAsia"/>
              </w:rPr>
              <w:t>端</w:t>
            </w:r>
            <w:r w:rsidR="00470042">
              <w:rPr>
                <w:rFonts w:hint="eastAsia"/>
              </w:rPr>
              <w:t>没有“未检测到的危险”</w:t>
            </w:r>
          </w:p>
        </w:tc>
      </w:tr>
      <w:tr w:rsidR="001A1026" w:rsidTr="001A1026">
        <w:tc>
          <w:tcPr>
            <w:tcW w:w="125" w:type="pct"/>
          </w:tcPr>
          <w:p w:rsidR="001A1026" w:rsidP="00591D6B" w:rsidRDefault="001A1026">
            <w:pPr>
              <w:pStyle w:val="AltB0"/>
            </w:pPr>
          </w:p>
        </w:tc>
        <w:tc>
          <w:tcPr>
            <w:tcW w:w="1898" w:type="pct"/>
            <w:shd w:val="clear" w:color="auto" w:fill="auto"/>
          </w:tcPr>
          <w:p w:rsidRPr="009B359D" w:rsidR="001A1026" w:rsidP="00591D6B" w:rsidRDefault="00806759">
            <w:pPr>
              <w:pStyle w:val="AltB0"/>
            </w:pPr>
            <w:r w:rsidRPr="009B359D">
              <w:rPr>
                <w:rFonts w:hint="eastAsia"/>
              </w:rPr>
              <w:t>Get</w:t>
            </w:r>
            <w:r w:rsidRPr="009B359D" w:rsidR="00F131C8">
              <w:t>NoUndetectableDanger_2</w:t>
            </w:r>
          </w:p>
        </w:tc>
        <w:tc>
          <w:tcPr>
            <w:tcW w:w="2977" w:type="pct"/>
          </w:tcPr>
          <w:p w:rsidRPr="00867285" w:rsidR="001A1026" w:rsidP="00591D6B" w:rsidRDefault="001A1026">
            <w:pPr>
              <w:pStyle w:val="AltB0"/>
            </w:pPr>
            <w:r w:rsidRPr="00B12338">
              <w:rPr>
                <w:rFonts w:hint="eastAsia"/>
              </w:rPr>
              <w:t>驾驶室</w:t>
            </w:r>
            <w:r>
              <w:rPr>
                <w:rFonts w:hint="eastAsia"/>
              </w:rPr>
              <w:t>2</w:t>
            </w:r>
            <w:r w:rsidRPr="00B12338">
              <w:rPr>
                <w:rFonts w:hint="eastAsia"/>
              </w:rPr>
              <w:t>端</w:t>
            </w:r>
            <w:r w:rsidR="00470042">
              <w:rPr>
                <w:rFonts w:hint="eastAsia"/>
              </w:rPr>
              <w:t>没有“未检测到的危险”</w:t>
            </w:r>
          </w:p>
        </w:tc>
      </w:tr>
      <w:tr w:rsidR="00155088" w:rsidTr="001A1026">
        <w:tc>
          <w:tcPr>
            <w:tcW w:w="5000" w:type="pct"/>
            <w:gridSpan w:val="3"/>
            <w:tcBorders>
              <w:top w:val="single" w:color="000000" w:sz="4" w:space="0"/>
              <w:bottom w:val="single" w:color="000000" w:sz="4" w:space="0"/>
            </w:tcBorders>
            <w:shd w:val="clear" w:color="auto" w:fill="E0E0E0"/>
          </w:tcPr>
          <w:p w:rsidR="00155088" w:rsidP="00591D6B" w:rsidRDefault="00813AB3">
            <w:pPr>
              <w:pStyle w:val="AltB0"/>
            </w:pPr>
            <w:r w:rsidRPr="000C0D62">
              <w:t>Offline</w:t>
            </w:r>
            <w:r w:rsidR="00155088">
              <w:rPr>
                <w:rFonts w:hint="eastAsia"/>
              </w:rPr>
              <w:t xml:space="preserve"> </w:t>
            </w:r>
            <w:r w:rsidR="001A1026">
              <w:rPr>
                <w:rFonts w:hint="eastAsia"/>
              </w:rPr>
              <w:t xml:space="preserve">generated </w:t>
            </w:r>
            <w:r w:rsidR="00155088">
              <w:rPr>
                <w:rFonts w:hint="eastAsia"/>
              </w:rPr>
              <w:t xml:space="preserve">codes for </w:t>
            </w:r>
            <w:r w:rsidR="001A1026">
              <w:rPr>
                <w:rFonts w:hint="eastAsia"/>
              </w:rPr>
              <w:t>VIOM</w:t>
            </w:r>
            <w:r w:rsidR="00155088">
              <w:rPr>
                <w:rFonts w:hint="eastAsia"/>
              </w:rPr>
              <w:t xml:space="preserve"> outputs:</w:t>
            </w:r>
          </w:p>
        </w:tc>
      </w:tr>
      <w:tr w:rsidR="00155088" w:rsidTr="001A1026">
        <w:tc>
          <w:tcPr>
            <w:tcW w:w="125" w:type="pct"/>
            <w:tcBorders>
              <w:top w:val="single" w:color="000000" w:sz="4" w:space="0"/>
            </w:tcBorders>
          </w:tcPr>
          <w:p w:rsidR="00155088" w:rsidP="00591D6B" w:rsidRDefault="00155088">
            <w:pPr>
              <w:pStyle w:val="AltB0"/>
            </w:pPr>
          </w:p>
        </w:tc>
        <w:tc>
          <w:tcPr>
            <w:tcW w:w="1898" w:type="pct"/>
            <w:tcBorders>
              <w:top w:val="single" w:color="000000" w:sz="4" w:space="0"/>
            </w:tcBorders>
            <w:shd w:val="clear" w:color="auto" w:fill="auto"/>
          </w:tcPr>
          <w:p w:rsidRPr="009B359D" w:rsidR="00155088" w:rsidP="00591D6B" w:rsidRDefault="00C64E92">
            <w:pPr>
              <w:pStyle w:val="AltB0"/>
            </w:pPr>
            <w:r w:rsidRPr="009B359D">
              <w:t>GetBooleanForZC</w:t>
            </w:r>
            <w:r w:rsidRPr="009B359D" w:rsidR="00155088">
              <w:t>(</w:t>
            </w:r>
            <w:r w:rsidRPr="009B359D" w:rsidR="00155088">
              <w:rPr>
                <w:rFonts w:hint="eastAsia"/>
              </w:rPr>
              <w:t>1...16</w:t>
            </w:r>
            <w:r w:rsidRPr="009B359D" w:rsidR="00155088">
              <w:t>)</w:t>
            </w:r>
          </w:p>
        </w:tc>
        <w:tc>
          <w:tcPr>
            <w:tcW w:w="2977" w:type="pct"/>
            <w:tcBorders>
              <w:top w:val="single" w:color="000000" w:sz="4" w:space="0"/>
            </w:tcBorders>
          </w:tcPr>
          <w:p w:rsidR="00155088" w:rsidP="00591D6B" w:rsidRDefault="001A1026">
            <w:pPr>
              <w:pStyle w:val="AltB0"/>
            </w:pPr>
            <w:r>
              <w:t>C</w:t>
            </w:r>
            <w:r>
              <w:rPr>
                <w:rFonts w:hint="eastAsia"/>
              </w:rPr>
              <w:t xml:space="preserve">onfigurable </w:t>
            </w:r>
            <w:r>
              <w:t>booleans</w:t>
            </w:r>
            <w:r>
              <w:rPr>
                <w:rFonts w:hint="eastAsia"/>
              </w:rPr>
              <w:t xml:space="preserve"> for </w:t>
            </w:r>
            <w:hyperlink w:history="1" w:anchor="ZC">
              <w:r w:rsidR="00DE30C0">
                <w:rPr>
                  <w:rStyle w:val="ac"/>
                </w:rPr>
                <w:t>ZC</w:t>
              </w:r>
            </w:hyperlink>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C64E92">
            <w:pPr>
              <w:pStyle w:val="AltB0"/>
            </w:pPr>
            <w:r w:rsidRPr="009B359D">
              <w:t>GetVIOM1VitalOut</w:t>
            </w:r>
            <w:r w:rsidRPr="009B359D" w:rsidR="001A1026">
              <w:rPr>
                <w:rFonts w:hint="eastAsia"/>
              </w:rPr>
              <w:t>(1</w:t>
            </w:r>
            <w:r w:rsidRPr="009B359D" w:rsidR="001A1026">
              <w:t>…</w:t>
            </w:r>
            <w:r w:rsidRPr="009B359D" w:rsidR="001A1026">
              <w:rPr>
                <w:rFonts w:hint="eastAsia"/>
              </w:rPr>
              <w:t>10)</w:t>
            </w:r>
          </w:p>
        </w:tc>
        <w:tc>
          <w:tcPr>
            <w:tcW w:w="2977" w:type="pct"/>
          </w:tcPr>
          <w:p w:rsidR="00155088" w:rsidP="00591D6B" w:rsidRDefault="00481903">
            <w:pPr>
              <w:pStyle w:val="AltB0"/>
            </w:pPr>
            <w:r>
              <w:rPr>
                <w:rFonts w:hint="eastAsia"/>
              </w:rPr>
              <w:t>Vital outputs to VIOM1 for each ports</w:t>
            </w:r>
          </w:p>
        </w:tc>
      </w:tr>
      <w:tr w:rsidR="00155088" w:rsidTr="001A1026">
        <w:tc>
          <w:tcPr>
            <w:tcW w:w="125" w:type="pct"/>
          </w:tcPr>
          <w:p w:rsidR="00155088" w:rsidP="00591D6B" w:rsidRDefault="00155088">
            <w:pPr>
              <w:pStyle w:val="AltB0"/>
            </w:pPr>
          </w:p>
        </w:tc>
        <w:tc>
          <w:tcPr>
            <w:tcW w:w="1898" w:type="pct"/>
            <w:shd w:val="clear" w:color="auto" w:fill="auto"/>
          </w:tcPr>
          <w:p w:rsidRPr="009B359D" w:rsidR="00155088" w:rsidP="00591D6B" w:rsidRDefault="00C64E92">
            <w:pPr>
              <w:pStyle w:val="AltB0"/>
            </w:pPr>
            <w:r w:rsidRPr="009B359D">
              <w:t>GetVIOM2VitalOut</w:t>
            </w:r>
            <w:r w:rsidRPr="009B359D" w:rsidR="001A1026">
              <w:rPr>
                <w:rFonts w:hint="eastAsia"/>
              </w:rPr>
              <w:t>(1</w:t>
            </w:r>
            <w:r w:rsidRPr="009B359D" w:rsidR="001A1026">
              <w:t>…</w:t>
            </w:r>
            <w:r w:rsidRPr="009B359D" w:rsidR="001A1026">
              <w:rPr>
                <w:rFonts w:hint="eastAsia"/>
              </w:rPr>
              <w:t>10</w:t>
            </w:r>
            <w:r w:rsidRPr="009B359D">
              <w:rPr>
                <w:rFonts w:hint="eastAsia"/>
              </w:rPr>
              <w:t>)</w:t>
            </w:r>
          </w:p>
        </w:tc>
        <w:tc>
          <w:tcPr>
            <w:tcW w:w="2977" w:type="pct"/>
          </w:tcPr>
          <w:p w:rsidR="00155088" w:rsidP="00591D6B" w:rsidRDefault="00481903">
            <w:pPr>
              <w:pStyle w:val="AltB0"/>
            </w:pPr>
            <w:r>
              <w:rPr>
                <w:rFonts w:hint="eastAsia"/>
              </w:rPr>
              <w:t>Vital outputs to VIOM2 for each ports</w:t>
            </w:r>
          </w:p>
        </w:tc>
      </w:tr>
    </w:tbl>
    <w:p w:rsidR="00CF7F7D" w:rsidP="00C93484" w:rsidRDefault="00CF7F7D">
      <w:pPr>
        <w:pStyle w:val="Reqtify"/>
      </w:pPr>
    </w:p>
    <w:p w:rsidR="00CF7F7D" w:rsidP="00F23398" w:rsidRDefault="004633FC">
      <w:pPr>
        <w:pStyle w:val="2"/>
        <w:ind w:left="756" w:hanging="756"/>
      </w:pPr>
      <w:r>
        <w:rPr>
          <w:rFonts w:hint="eastAsia"/>
        </w:rPr>
        <w:t>Message</w:t>
      </w:r>
    </w:p>
    <w:p w:rsidR="00CF7F7D" w:rsidP="00C93484" w:rsidRDefault="004633FC">
      <w:pPr>
        <w:pStyle w:val="Reqtify"/>
      </w:pPr>
      <w:r>
        <w:rPr>
          <w:rFonts w:hint="eastAsia"/>
        </w:rPr>
        <w:t>消息处理机制</w:t>
      </w:r>
    </w:p>
    <w:p w:rsidR="008A0EB4" w:rsidP="00C93484" w:rsidRDefault="008A0EB4">
      <w:pPr>
        <w:pStyle w:val="Reqtify"/>
      </w:pPr>
    </w:p>
    <w:p w:rsidRPr="008A0EB4" w:rsidR="008A0EB4" w:rsidP="00C93484" w:rsidRDefault="00A279C3">
      <w:pPr>
        <w:pStyle w:val="Reqtify"/>
      </w:pPr>
      <w:r>
        <w:rPr>
          <w:rStyle w:val="aff2"/>
          <w:rFonts w:hint="eastAsia"/>
        </w:rPr>
        <w:t>Message.</w:t>
      </w:r>
      <w:r w:rsidRPr="001C16B4" w:rsidR="001C16B4">
        <w:rPr>
          <w:rStyle w:val="aff2"/>
          <w:bCs w:val="0"/>
          <w:iCs w:val="0"/>
        </w:rPr>
        <w:t>Exists</w:t>
      </w:r>
      <w:r w:rsidRPr="008A0EB4" w:rsidR="008A0EB4">
        <w:rPr>
          <w:rFonts w:hint="eastAsia"/>
        </w:rPr>
        <w:t>, ATP</w:t>
      </w:r>
      <w:r w:rsidRPr="008A0EB4" w:rsidR="008A0EB4">
        <w:rPr>
          <w:rFonts w:hint="eastAsia"/>
        </w:rPr>
        <w:t>应判断本周期是否从</w:t>
      </w:r>
      <w:r w:rsidRPr="008A0EB4" w:rsidR="008A0EB4">
        <w:rPr>
          <w:rFonts w:hint="eastAsia"/>
        </w:rPr>
        <w:t>CCNV</w:t>
      </w:r>
      <w:r w:rsidRPr="008A0EB4" w:rsidR="008A0EB4">
        <w:rPr>
          <w:rFonts w:hint="eastAsia"/>
        </w:rPr>
        <w:t>收到消息。</w:t>
      </w:r>
    </w:p>
    <w:p w:rsidRPr="008A0EB4" w:rsidR="008A0EB4" w:rsidP="00C93484" w:rsidRDefault="008A0EB4">
      <w:pPr>
        <w:pStyle w:val="Reqtify"/>
      </w:pPr>
      <w:r w:rsidRPr="008A0EB4">
        <w:rPr>
          <w:rFonts w:hint="eastAsia"/>
        </w:rPr>
        <w:t>ATP shall determine whether receive a correct message from CCNV.</w:t>
      </w:r>
    </w:p>
    <w:p w:rsidRPr="008A0EB4" w:rsidR="008A0EB4" w:rsidP="00C93484" w:rsidRDefault="008A0EB4">
      <w:pPr>
        <w:pStyle w:val="Reqtify"/>
      </w:pPr>
    </w:p>
    <w:p w:rsidR="00190111" w:rsidP="00C93484" w:rsidRDefault="00190111">
      <w:pPr>
        <w:pStyle w:val="Reqtify"/>
      </w:pPr>
    </w:p>
    <w:p w:rsidRPr="008A0EB4" w:rsidR="008A0EB4" w:rsidP="00C93484" w:rsidRDefault="00A279C3">
      <w:pPr>
        <w:pStyle w:val="Reqtify"/>
      </w:pPr>
      <w:r>
        <w:rPr>
          <w:rStyle w:val="aff2"/>
          <w:rFonts w:hint="eastAsia"/>
        </w:rPr>
        <w:t>Message.</w:t>
      </w:r>
      <w:r w:rsidRPr="001C16B4" w:rsidR="001C16B4">
        <w:rPr>
          <w:rStyle w:val="aff2"/>
          <w:bCs w:val="0"/>
          <w:iCs w:val="0"/>
        </w:rPr>
        <w:t>VitalChecksumValid</w:t>
      </w:r>
      <w:r w:rsidR="008A0EB4">
        <w:rPr>
          <w:rFonts w:hint="eastAsia"/>
        </w:rPr>
        <w:t>，</w:t>
      </w:r>
      <w:r w:rsidRPr="008A0EB4" w:rsidR="008A0EB4">
        <w:rPr>
          <w:rFonts w:hint="eastAsia"/>
        </w:rPr>
        <w:t>当</w:t>
      </w:r>
      <w:r w:rsidRPr="008A0EB4" w:rsidR="008A0EB4">
        <w:rPr>
          <w:rFonts w:hint="eastAsia"/>
        </w:rPr>
        <w:t>ATP</w:t>
      </w:r>
      <w:r w:rsidRPr="008A0EB4" w:rsidR="008A0EB4">
        <w:rPr>
          <w:rFonts w:hint="eastAsia"/>
        </w:rPr>
        <w:t>获取到安全消息时，应当计算进行</w:t>
      </w:r>
      <w:r w:rsidRPr="008A0EB4" w:rsidR="008A0EB4">
        <w:rPr>
          <w:rFonts w:hint="eastAsia"/>
        </w:rPr>
        <w:t>CRC</w:t>
      </w:r>
      <w:r w:rsidRPr="008A0EB4" w:rsidR="008A0EB4">
        <w:rPr>
          <w:rFonts w:hint="eastAsia"/>
        </w:rPr>
        <w:t>校验并计算消息中的安全校核字。如果安全消息的</w:t>
      </w:r>
      <w:r w:rsidRPr="008A0EB4" w:rsidR="008A0EB4">
        <w:rPr>
          <w:rFonts w:hint="eastAsia"/>
        </w:rPr>
        <w:t>CRC</w:t>
      </w:r>
      <w:r w:rsidRPr="008A0EB4" w:rsidR="008A0EB4">
        <w:rPr>
          <w:rFonts w:hint="eastAsia"/>
        </w:rPr>
        <w:t>或者安全校核字校验错误，则应丢弃该条消息，返回为假；否则，将判断收到正确的安全消息，返回为真。</w:t>
      </w:r>
    </w:p>
    <w:p w:rsidRPr="008A0EB4" w:rsidR="008A0EB4" w:rsidP="00C93484" w:rsidRDefault="008A0EB4">
      <w:pPr>
        <w:pStyle w:val="Reqtify"/>
      </w:pPr>
      <w:r w:rsidRPr="008A0EB4">
        <w:rPr>
          <w:rFonts w:hint="eastAsia"/>
        </w:rPr>
        <w:t xml:space="preserve">When </w:t>
      </w:r>
      <w:r w:rsidRPr="008A0EB4">
        <w:t>ATP</w:t>
      </w:r>
      <w:r w:rsidRPr="008A0EB4">
        <w:rPr>
          <w:rFonts w:hint="eastAsia"/>
        </w:rPr>
        <w:t xml:space="preserve"> received a safety message, shall</w:t>
      </w:r>
      <w:r w:rsidRPr="008A0EB4">
        <w:t xml:space="preserve"> </w:t>
      </w:r>
      <w:r w:rsidRPr="008A0EB4">
        <w:rPr>
          <w:rFonts w:hint="eastAsia"/>
        </w:rPr>
        <w:t xml:space="preserve">check </w:t>
      </w:r>
      <w:r w:rsidRPr="008A0EB4">
        <w:t xml:space="preserve">the CRC and </w:t>
      </w:r>
      <w:r w:rsidRPr="008A0EB4">
        <w:rPr>
          <w:rFonts w:hint="eastAsia"/>
        </w:rPr>
        <w:t xml:space="preserve">calculate the </w:t>
      </w:r>
      <w:r w:rsidRPr="008A0EB4" w:rsidR="002F5731">
        <w:t>check words</w:t>
      </w:r>
      <w:r w:rsidRPr="008A0EB4">
        <w:rPr>
          <w:rFonts w:hint="eastAsia"/>
        </w:rPr>
        <w:t xml:space="preserve"> of the message. </w:t>
      </w:r>
      <w:r w:rsidRPr="008A0EB4">
        <w:t xml:space="preserve">If </w:t>
      </w:r>
      <w:r w:rsidRPr="008A0EB4">
        <w:rPr>
          <w:rFonts w:hint="eastAsia"/>
        </w:rPr>
        <w:t xml:space="preserve">either the </w:t>
      </w:r>
      <w:r w:rsidRPr="008A0EB4">
        <w:t xml:space="preserve">CRC or </w:t>
      </w:r>
      <w:r w:rsidRPr="008A0EB4">
        <w:rPr>
          <w:rFonts w:hint="eastAsia"/>
        </w:rPr>
        <w:t>the vital checkword failed</w:t>
      </w:r>
      <w:r w:rsidRPr="008A0EB4">
        <w:t xml:space="preserve">, </w:t>
      </w:r>
      <w:r w:rsidRPr="008A0EB4">
        <w:rPr>
          <w:rFonts w:hint="eastAsia"/>
        </w:rPr>
        <w:t xml:space="preserve">ATP shall </w:t>
      </w:r>
      <w:r w:rsidRPr="008A0EB4">
        <w:t>discard</w:t>
      </w:r>
      <w:r w:rsidRPr="008A0EB4">
        <w:rPr>
          <w:rFonts w:hint="eastAsia"/>
        </w:rPr>
        <w:t xml:space="preserve"> the message and return </w:t>
      </w:r>
      <w:r w:rsidRPr="00354FC4">
        <w:rPr>
          <w:rStyle w:val="aff1"/>
          <w:rFonts w:hint="eastAsia"/>
        </w:rPr>
        <w:t>False</w:t>
      </w:r>
      <w:r w:rsidRPr="008A0EB4">
        <w:t xml:space="preserve">; </w:t>
      </w:r>
      <w:r w:rsidRPr="008A0EB4">
        <w:rPr>
          <w:rFonts w:hint="eastAsia"/>
        </w:rPr>
        <w:t xml:space="preserve">Otherwise, ATP shall consider </w:t>
      </w:r>
      <w:r w:rsidRPr="008A0EB4">
        <w:t>the</w:t>
      </w:r>
      <w:r w:rsidRPr="008A0EB4">
        <w:rPr>
          <w:rFonts w:hint="eastAsia"/>
        </w:rPr>
        <w:t xml:space="preserve"> message is correct and return </w:t>
      </w:r>
      <w:r w:rsidRPr="00354FC4">
        <w:rPr>
          <w:rStyle w:val="aff1"/>
          <w:rFonts w:hint="eastAsia"/>
        </w:rPr>
        <w:t>True</w:t>
      </w:r>
      <w:r w:rsidRPr="008A0EB4">
        <w:rPr>
          <w:rFonts w:hint="eastAsia"/>
        </w:rPr>
        <w:t>.</w:t>
      </w:r>
    </w:p>
    <w:p w:rsidRPr="00190111" w:rsidR="00190111" w:rsidP="00C93484" w:rsidRDefault="00190111">
      <w:pPr>
        <w:pStyle w:val="Reqtify"/>
      </w:pPr>
    </w:p>
    <w:p w:rsidRPr="00190111" w:rsidR="00190111" w:rsidP="00C93484" w:rsidRDefault="00190111">
      <w:pPr>
        <w:pStyle w:val="Reqtify"/>
      </w:pPr>
    </w:p>
    <w:p w:rsidRPr="00190111" w:rsidR="00190111" w:rsidP="00C93484" w:rsidRDefault="00A279C3">
      <w:pPr>
        <w:pStyle w:val="Reqtify"/>
      </w:pPr>
      <w:r w:rsidRPr="00A279C3">
        <w:rPr>
          <w:rStyle w:val="aff2"/>
          <w:rFonts w:hint="eastAsia"/>
        </w:rPr>
        <w:t>Message.</w:t>
      </w:r>
      <w:r w:rsidRPr="00A279C3">
        <w:rPr>
          <w:rStyle w:val="aff2"/>
        </w:rPr>
        <w:t xml:space="preserve"> </w:t>
      </w:r>
      <w:r w:rsidRPr="001C16B4" w:rsidR="001C16B4">
        <w:rPr>
          <w:rStyle w:val="aff2"/>
          <w:bCs w:val="0"/>
          <w:iCs w:val="0"/>
        </w:rPr>
        <w:t>ReplyLocalCC</w:t>
      </w:r>
      <w:r>
        <w:rPr>
          <w:rFonts w:hint="eastAsia"/>
        </w:rPr>
        <w:t>，</w:t>
      </w:r>
      <w:r w:rsidRPr="00190111" w:rsidR="00190111">
        <w:rPr>
          <w:rFonts w:hint="eastAsia"/>
        </w:rPr>
        <w:t>判断该消息中的</w:t>
      </w:r>
      <w:r w:rsidR="00113E1C">
        <w:rPr>
          <w:rFonts w:hint="eastAsia"/>
        </w:rPr>
        <w:t>M</w:t>
      </w:r>
      <w:r w:rsidRPr="00190111" w:rsidR="00190111">
        <w:rPr>
          <w:rFonts w:hint="eastAsia"/>
        </w:rPr>
        <w:t>essage</w:t>
      </w:r>
      <w:r w:rsidR="00354F88">
        <w:rPr>
          <w:rFonts w:hint="eastAsia"/>
        </w:rPr>
        <w:t>L</w:t>
      </w:r>
      <w:r w:rsidRPr="00190111" w:rsidR="00190111">
        <w:rPr>
          <w:rFonts w:hint="eastAsia"/>
        </w:rPr>
        <w:t>oop</w:t>
      </w:r>
      <w:r w:rsidR="00354F88">
        <w:rPr>
          <w:rFonts w:hint="eastAsia"/>
        </w:rPr>
        <w:t>H</w:t>
      </w:r>
      <w:r w:rsidRPr="00190111" w:rsidR="00190111">
        <w:rPr>
          <w:rFonts w:hint="eastAsia"/>
        </w:rPr>
        <w:t>our</w:t>
      </w:r>
      <w:r w:rsidRPr="00190111" w:rsidR="00190111">
        <w:rPr>
          <w:rFonts w:hint="eastAsia"/>
        </w:rPr>
        <w:t>是否与本</w:t>
      </w:r>
      <w:r w:rsidRPr="00190111" w:rsidR="00190111">
        <w:rPr>
          <w:rFonts w:hint="eastAsia"/>
        </w:rPr>
        <w:t>CC</w:t>
      </w:r>
      <w:r w:rsidRPr="00190111" w:rsidR="00190111">
        <w:rPr>
          <w:rFonts w:hint="eastAsia"/>
        </w:rPr>
        <w:t>一致</w:t>
      </w:r>
    </w:p>
    <w:p w:rsidRPr="00190111" w:rsidR="00190111" w:rsidP="000431E0" w:rsidRDefault="00190111">
      <w:pPr>
        <w:pStyle w:val="af7"/>
      </w:pPr>
      <w:r w:rsidRPr="00190111">
        <w:t xml:space="preserve">def </w:t>
      </w:r>
      <w:hyperlink w:history="1" w:anchor="ReplyLocalCC">
        <w:r w:rsidR="001C16B4">
          <w:rPr>
            <w:rStyle w:val="ac"/>
          </w:rPr>
          <w:t>ReplyLocalCC</w:t>
        </w:r>
      </w:hyperlink>
      <w:r w:rsidRPr="00190111">
        <w:t>(</w:t>
      </w:r>
      <w:r w:rsidR="001C16B4">
        <w:rPr>
          <w:rFonts w:hint="eastAsia"/>
        </w:rPr>
        <w:t>M</w:t>
      </w:r>
      <w:r w:rsidRPr="00190111">
        <w:t>essage</w:t>
      </w:r>
      <w:r w:rsidR="00354F88">
        <w:t>L</w:t>
      </w:r>
      <w:r w:rsidRPr="00190111">
        <w:t>oop</w:t>
      </w:r>
      <w:r w:rsidR="00354F88">
        <w:t>H</w:t>
      </w:r>
      <w:r w:rsidRPr="00190111">
        <w:t>our):</w:t>
      </w:r>
    </w:p>
    <w:p w:rsidRPr="00190111" w:rsidR="00190111" w:rsidP="000431E0" w:rsidRDefault="00190111">
      <w:pPr>
        <w:pStyle w:val="af7"/>
      </w:pPr>
      <w:r w:rsidRPr="00190111">
        <w:t xml:space="preserve">    if ((</w:t>
      </w:r>
      <w:r w:rsidR="001C16B4">
        <w:rPr>
          <w:rFonts w:hint="eastAsia"/>
        </w:rPr>
        <w:t>M</w:t>
      </w:r>
      <w:r w:rsidRPr="00190111">
        <w:t>essage</w:t>
      </w:r>
      <w:r w:rsidR="00354F88">
        <w:t>L</w:t>
      </w:r>
      <w:r w:rsidRPr="00190111">
        <w:t>oop</w:t>
      </w:r>
      <w:r w:rsidR="00354F88">
        <w:t>H</w:t>
      </w:r>
      <w:r w:rsidRPr="00190111">
        <w:t xml:space="preserve">our &gt;= </w:t>
      </w:r>
      <w:r w:rsidRPr="00837594">
        <w:rPr>
          <w:rStyle w:val="aff1"/>
        </w:rPr>
        <w:t>CC1_INIT_TIME</w:t>
      </w:r>
    </w:p>
    <w:p w:rsidRPr="00190111" w:rsidR="00190111" w:rsidP="000431E0" w:rsidRDefault="00190111">
      <w:pPr>
        <w:pStyle w:val="af7"/>
      </w:pPr>
      <w:r w:rsidRPr="00190111">
        <w:t xml:space="preserve">         and </w:t>
      </w:r>
      <w:r w:rsidR="001C16B4">
        <w:rPr>
          <w:rFonts w:hint="eastAsia"/>
        </w:rPr>
        <w:t>M</w:t>
      </w:r>
      <w:r w:rsidRPr="00190111">
        <w:t>essage</w:t>
      </w:r>
      <w:r w:rsidR="00354F88">
        <w:t>L</w:t>
      </w:r>
      <w:r w:rsidRPr="00190111">
        <w:t>oop</w:t>
      </w:r>
      <w:r w:rsidR="00354F88">
        <w:t>H</w:t>
      </w:r>
      <w:r w:rsidRPr="00190111">
        <w:t xml:space="preserve">our &lt;= </w:t>
      </w:r>
      <w:r w:rsidRPr="00837594">
        <w:rPr>
          <w:rStyle w:val="aff1"/>
        </w:rPr>
        <w:t>CC1_MAX_TIME</w:t>
      </w:r>
    </w:p>
    <w:p w:rsidRPr="00190111" w:rsidR="00190111" w:rsidP="000431E0" w:rsidRDefault="00190111">
      <w:pPr>
        <w:pStyle w:val="af7"/>
      </w:pPr>
      <w:r w:rsidRPr="00190111">
        <w:t xml:space="preserve">         and </w:t>
      </w:r>
      <w:hyperlink w:history="1" w:anchor="CoreId">
        <w:r w:rsidR="00B5344E">
          <w:rPr>
            <w:rStyle w:val="ac"/>
          </w:rPr>
          <w:t>CoreId</w:t>
        </w:r>
      </w:hyperlink>
      <w:r w:rsidRPr="00190111">
        <w:t xml:space="preserve"> is </w:t>
      </w:r>
      <w:r w:rsidRPr="00451353">
        <w:rPr>
          <w:rStyle w:val="aff1"/>
        </w:rPr>
        <w:t>END_1</w:t>
      </w:r>
      <w:r w:rsidRPr="00190111">
        <w:t>)</w:t>
      </w:r>
    </w:p>
    <w:p w:rsidRPr="00190111" w:rsidR="00190111" w:rsidP="000431E0" w:rsidRDefault="00190111">
      <w:pPr>
        <w:pStyle w:val="af7"/>
      </w:pPr>
      <w:r w:rsidRPr="00190111">
        <w:t xml:space="preserve">        or (</w:t>
      </w:r>
      <w:r w:rsidR="001C16B4">
        <w:rPr>
          <w:rFonts w:hint="eastAsia"/>
        </w:rPr>
        <w:t>M</w:t>
      </w:r>
      <w:r w:rsidRPr="00190111">
        <w:t>essage</w:t>
      </w:r>
      <w:r w:rsidR="00354F88">
        <w:t>L</w:t>
      </w:r>
      <w:r w:rsidRPr="00190111">
        <w:t>oop</w:t>
      </w:r>
      <w:r w:rsidR="00354F88">
        <w:t>H</w:t>
      </w:r>
      <w:r w:rsidRPr="00190111">
        <w:t xml:space="preserve">our &gt;= </w:t>
      </w:r>
      <w:r w:rsidRPr="00837594">
        <w:rPr>
          <w:rStyle w:val="aff1"/>
        </w:rPr>
        <w:t>CC2_INIT_TIME</w:t>
      </w:r>
    </w:p>
    <w:p w:rsidRPr="00190111" w:rsidR="00190111" w:rsidP="000431E0" w:rsidRDefault="00190111">
      <w:pPr>
        <w:pStyle w:val="af7"/>
      </w:pPr>
      <w:r w:rsidRPr="00190111">
        <w:t xml:space="preserve">            and </w:t>
      </w:r>
      <w:r w:rsidR="001C16B4">
        <w:rPr>
          <w:rFonts w:hint="eastAsia"/>
        </w:rPr>
        <w:t>M</w:t>
      </w:r>
      <w:r w:rsidRPr="00190111">
        <w:t>essage</w:t>
      </w:r>
      <w:r w:rsidR="00354F88">
        <w:t>L</w:t>
      </w:r>
      <w:r w:rsidRPr="00190111">
        <w:t>oop</w:t>
      </w:r>
      <w:r w:rsidR="00354F88">
        <w:t>H</w:t>
      </w:r>
      <w:r w:rsidRPr="00190111">
        <w:t xml:space="preserve">our &lt;= </w:t>
      </w:r>
      <w:r w:rsidRPr="00837594">
        <w:rPr>
          <w:rStyle w:val="aff1"/>
        </w:rPr>
        <w:t>CC2_MAX_TIME</w:t>
      </w:r>
    </w:p>
    <w:p w:rsidRPr="00190111" w:rsidR="00190111" w:rsidP="000431E0" w:rsidRDefault="00190111">
      <w:pPr>
        <w:pStyle w:val="af7"/>
      </w:pPr>
      <w:r w:rsidRPr="00190111">
        <w:t xml:space="preserve">            and </w:t>
      </w:r>
      <w:hyperlink w:history="1" w:anchor="CoreId">
        <w:r w:rsidR="00B5344E">
          <w:rPr>
            <w:rStyle w:val="ac"/>
          </w:rPr>
          <w:t>CoreId</w:t>
        </w:r>
      </w:hyperlink>
      <w:r w:rsidRPr="00190111">
        <w:t xml:space="preserve"> is </w:t>
      </w:r>
      <w:r w:rsidRPr="00451353">
        <w:rPr>
          <w:rStyle w:val="aff1"/>
        </w:rPr>
        <w:t>END_2</w:t>
      </w:r>
      <w:r w:rsidRPr="00190111">
        <w:t>)):</w:t>
      </w:r>
    </w:p>
    <w:p w:rsidRPr="00190111" w:rsidR="00190111" w:rsidP="000431E0" w:rsidRDefault="00190111">
      <w:pPr>
        <w:pStyle w:val="af7"/>
      </w:pPr>
      <w:r w:rsidRPr="00190111">
        <w:t xml:space="preserve">        return </w:t>
      </w:r>
      <w:r w:rsidRPr="00354FC4">
        <w:rPr>
          <w:rStyle w:val="aff1"/>
        </w:rPr>
        <w:t>True</w:t>
      </w:r>
    </w:p>
    <w:p w:rsidRPr="00190111" w:rsidR="00190111" w:rsidP="000431E0" w:rsidRDefault="00190111">
      <w:pPr>
        <w:pStyle w:val="af7"/>
      </w:pPr>
      <w:r w:rsidRPr="00190111">
        <w:t xml:space="preserve">    else:</w:t>
      </w:r>
    </w:p>
    <w:p w:rsidRPr="00190111" w:rsidR="00190111" w:rsidP="000431E0" w:rsidRDefault="00190111">
      <w:pPr>
        <w:pStyle w:val="af7"/>
      </w:pPr>
      <w:r w:rsidRPr="00190111">
        <w:t xml:space="preserve">        return </w:t>
      </w:r>
      <w:r w:rsidRPr="00354FC4">
        <w:rPr>
          <w:rStyle w:val="aff1"/>
        </w:rPr>
        <w:t>False</w:t>
      </w:r>
    </w:p>
    <w:p w:rsidRPr="00190111" w:rsidR="00190111" w:rsidP="00C93484" w:rsidRDefault="00190111">
      <w:pPr>
        <w:pStyle w:val="Reqtify"/>
      </w:pPr>
    </w:p>
    <w:p w:rsidRPr="00190111" w:rsidR="00190111" w:rsidP="00C93484" w:rsidRDefault="00190111">
      <w:pPr>
        <w:pStyle w:val="Reqtify"/>
      </w:pPr>
    </w:p>
    <w:p w:rsidRPr="00190111" w:rsidR="00190111" w:rsidP="00C93484" w:rsidRDefault="00A279C3">
      <w:pPr>
        <w:pStyle w:val="Reqtify"/>
      </w:pPr>
      <w:r w:rsidRPr="00A279C3">
        <w:rPr>
          <w:rStyle w:val="aff2"/>
          <w:rFonts w:hint="eastAsia"/>
        </w:rPr>
        <w:t>Message.</w:t>
      </w:r>
      <w:r w:rsidRPr="00A279C3">
        <w:rPr>
          <w:rStyle w:val="aff2"/>
        </w:rPr>
        <w:t xml:space="preserve"> </w:t>
      </w:r>
      <w:r w:rsidRPr="001C16B4" w:rsidR="001C16B4">
        <w:rPr>
          <w:rStyle w:val="aff2"/>
          <w:bCs w:val="0"/>
          <w:iCs w:val="0"/>
        </w:rPr>
        <w:t>ReplyDistantCC</w:t>
      </w:r>
      <w:r>
        <w:rPr>
          <w:rFonts w:hint="eastAsia"/>
        </w:rPr>
        <w:t>，</w:t>
      </w:r>
      <w:r w:rsidRPr="00190111" w:rsidR="00190111">
        <w:rPr>
          <w:rFonts w:hint="eastAsia"/>
        </w:rPr>
        <w:t>判断该消息中的</w:t>
      </w:r>
      <w:r w:rsidR="00113E1C">
        <w:rPr>
          <w:rFonts w:hint="eastAsia"/>
        </w:rPr>
        <w:t>M</w:t>
      </w:r>
      <w:r w:rsidRPr="00190111" w:rsidR="00190111">
        <w:rPr>
          <w:rFonts w:hint="eastAsia"/>
        </w:rPr>
        <w:t>essage</w:t>
      </w:r>
      <w:r w:rsidR="00354F88">
        <w:rPr>
          <w:rFonts w:hint="eastAsia"/>
        </w:rPr>
        <w:t>L</w:t>
      </w:r>
      <w:r w:rsidRPr="00190111" w:rsidR="00190111">
        <w:rPr>
          <w:rFonts w:hint="eastAsia"/>
        </w:rPr>
        <w:t>oop</w:t>
      </w:r>
      <w:r w:rsidR="00354F88">
        <w:rPr>
          <w:rFonts w:hint="eastAsia"/>
        </w:rPr>
        <w:t>H</w:t>
      </w:r>
      <w:r w:rsidRPr="00190111" w:rsidR="00190111">
        <w:rPr>
          <w:rFonts w:hint="eastAsia"/>
        </w:rPr>
        <w:t>our</w:t>
      </w:r>
      <w:r w:rsidRPr="00190111" w:rsidR="00190111">
        <w:rPr>
          <w:rFonts w:hint="eastAsia"/>
        </w:rPr>
        <w:t>是否与远端</w:t>
      </w:r>
      <w:r w:rsidRPr="00190111" w:rsidR="00190111">
        <w:rPr>
          <w:rFonts w:hint="eastAsia"/>
        </w:rPr>
        <w:t>CC</w:t>
      </w:r>
      <w:r w:rsidRPr="00190111" w:rsidR="00190111">
        <w:rPr>
          <w:rFonts w:hint="eastAsia"/>
        </w:rPr>
        <w:t>一致</w:t>
      </w:r>
    </w:p>
    <w:p w:rsidRPr="00190111" w:rsidR="00190111" w:rsidP="000431E0" w:rsidRDefault="00190111">
      <w:pPr>
        <w:pStyle w:val="af7"/>
      </w:pPr>
      <w:r w:rsidRPr="00190111">
        <w:t xml:space="preserve">def </w:t>
      </w:r>
      <w:hyperlink w:history="1" w:anchor="ReplyDistantCC">
        <w:r w:rsidR="001C16B4">
          <w:rPr>
            <w:rStyle w:val="ac"/>
          </w:rPr>
          <w:t>ReplyDistantCC</w:t>
        </w:r>
      </w:hyperlink>
      <w:r w:rsidRPr="00190111">
        <w:t>(</w:t>
      </w:r>
      <w:r w:rsidR="001C16B4">
        <w:rPr>
          <w:rFonts w:hint="eastAsia"/>
        </w:rPr>
        <w:t>M</w:t>
      </w:r>
      <w:r w:rsidRPr="00190111">
        <w:t>essage</w:t>
      </w:r>
      <w:r w:rsidR="00354F88">
        <w:t>L</w:t>
      </w:r>
      <w:r w:rsidRPr="00190111">
        <w:t>oop</w:t>
      </w:r>
      <w:r w:rsidR="00354F88">
        <w:t>H</w:t>
      </w:r>
      <w:r w:rsidRPr="00190111">
        <w:t>our):</w:t>
      </w:r>
    </w:p>
    <w:p w:rsidRPr="00190111" w:rsidR="00190111" w:rsidP="000431E0" w:rsidRDefault="00190111">
      <w:pPr>
        <w:pStyle w:val="af7"/>
      </w:pPr>
      <w:r w:rsidRPr="00190111">
        <w:t xml:space="preserve">    if ((</w:t>
      </w:r>
      <w:r w:rsidR="001C16B4">
        <w:rPr>
          <w:rFonts w:hint="eastAsia"/>
        </w:rPr>
        <w:t>M</w:t>
      </w:r>
      <w:r w:rsidRPr="00190111">
        <w:t>essage</w:t>
      </w:r>
      <w:r w:rsidR="00354F88">
        <w:t>L</w:t>
      </w:r>
      <w:r w:rsidRPr="00190111">
        <w:t>oop</w:t>
      </w:r>
      <w:r w:rsidR="00354F88">
        <w:t>H</w:t>
      </w:r>
      <w:r w:rsidRPr="00190111">
        <w:t xml:space="preserve">our &gt;= </w:t>
      </w:r>
      <w:r w:rsidRPr="00837594">
        <w:rPr>
          <w:rStyle w:val="aff1"/>
        </w:rPr>
        <w:t>CC1_INIT_TIME</w:t>
      </w:r>
    </w:p>
    <w:p w:rsidRPr="00190111" w:rsidR="00190111" w:rsidP="000431E0" w:rsidRDefault="00190111">
      <w:pPr>
        <w:pStyle w:val="af7"/>
      </w:pPr>
      <w:r w:rsidRPr="00190111">
        <w:t xml:space="preserve">         and </w:t>
      </w:r>
      <w:r w:rsidR="001C16B4">
        <w:rPr>
          <w:rFonts w:hint="eastAsia"/>
        </w:rPr>
        <w:t>M</w:t>
      </w:r>
      <w:r w:rsidRPr="00190111">
        <w:t>essage</w:t>
      </w:r>
      <w:r w:rsidR="00354F88">
        <w:t>L</w:t>
      </w:r>
      <w:r w:rsidRPr="00190111">
        <w:t>oop</w:t>
      </w:r>
      <w:r w:rsidR="00354F88">
        <w:t>H</w:t>
      </w:r>
      <w:r w:rsidRPr="00190111">
        <w:t xml:space="preserve">our &lt;= </w:t>
      </w:r>
      <w:r w:rsidRPr="00837594">
        <w:rPr>
          <w:rStyle w:val="aff1"/>
        </w:rPr>
        <w:t>CC1_MAX_TIME</w:t>
      </w:r>
    </w:p>
    <w:p w:rsidRPr="00190111" w:rsidR="00190111" w:rsidP="000431E0" w:rsidRDefault="00190111">
      <w:pPr>
        <w:pStyle w:val="af7"/>
      </w:pPr>
      <w:r w:rsidRPr="00190111">
        <w:t xml:space="preserve">         and </w:t>
      </w:r>
      <w:hyperlink w:history="1" w:anchor="OtherCoreId">
        <w:r w:rsidR="00C64E92">
          <w:rPr>
            <w:rStyle w:val="ac"/>
          </w:rPr>
          <w:t>OtherCoreId</w:t>
        </w:r>
      </w:hyperlink>
      <w:r w:rsidRPr="00190111">
        <w:t xml:space="preserve"> is </w:t>
      </w:r>
      <w:r w:rsidRPr="00451353">
        <w:rPr>
          <w:rStyle w:val="aff1"/>
        </w:rPr>
        <w:t>END_1</w:t>
      </w:r>
      <w:r w:rsidRPr="00190111">
        <w:t>)</w:t>
      </w:r>
    </w:p>
    <w:p w:rsidRPr="00190111" w:rsidR="00190111" w:rsidP="000431E0" w:rsidRDefault="00190111">
      <w:pPr>
        <w:pStyle w:val="af7"/>
      </w:pPr>
      <w:r w:rsidRPr="00190111">
        <w:t xml:space="preserve">        or (</w:t>
      </w:r>
      <w:r w:rsidR="001C16B4">
        <w:rPr>
          <w:rFonts w:hint="eastAsia"/>
        </w:rPr>
        <w:t>M</w:t>
      </w:r>
      <w:r w:rsidRPr="00190111">
        <w:t>essage</w:t>
      </w:r>
      <w:r w:rsidR="00354F88">
        <w:t>L</w:t>
      </w:r>
      <w:r w:rsidRPr="00190111">
        <w:t>oop</w:t>
      </w:r>
      <w:r w:rsidR="00354F88">
        <w:t>H</w:t>
      </w:r>
      <w:r w:rsidRPr="00190111">
        <w:t xml:space="preserve">our &gt;= </w:t>
      </w:r>
      <w:r w:rsidRPr="00837594">
        <w:rPr>
          <w:rStyle w:val="aff1"/>
        </w:rPr>
        <w:t>CC2_INIT_TIME</w:t>
      </w:r>
    </w:p>
    <w:p w:rsidRPr="00190111" w:rsidR="00190111" w:rsidP="000431E0" w:rsidRDefault="00190111">
      <w:pPr>
        <w:pStyle w:val="af7"/>
      </w:pPr>
      <w:r w:rsidRPr="00190111">
        <w:t xml:space="preserve">            and </w:t>
      </w:r>
      <w:r w:rsidR="001C16B4">
        <w:rPr>
          <w:rFonts w:hint="eastAsia"/>
        </w:rPr>
        <w:t>M</w:t>
      </w:r>
      <w:r w:rsidRPr="00190111">
        <w:t>essage</w:t>
      </w:r>
      <w:r w:rsidR="00354F88">
        <w:t>L</w:t>
      </w:r>
      <w:r w:rsidRPr="00190111">
        <w:t>oop</w:t>
      </w:r>
      <w:r w:rsidR="00354F88">
        <w:t>H</w:t>
      </w:r>
      <w:r w:rsidRPr="00190111">
        <w:t xml:space="preserve">our &lt;= </w:t>
      </w:r>
      <w:r w:rsidRPr="00837594">
        <w:rPr>
          <w:rStyle w:val="aff1"/>
        </w:rPr>
        <w:t>CC2_MAX_TIME</w:t>
      </w:r>
    </w:p>
    <w:p w:rsidRPr="00190111" w:rsidR="00190111" w:rsidP="000431E0" w:rsidRDefault="00190111">
      <w:pPr>
        <w:pStyle w:val="af7"/>
      </w:pPr>
      <w:r w:rsidRPr="00190111">
        <w:t xml:space="preserve">            and </w:t>
      </w:r>
      <w:hyperlink w:history="1" w:anchor="OtherCoreId">
        <w:r w:rsidR="00C64E92">
          <w:rPr>
            <w:rStyle w:val="ac"/>
          </w:rPr>
          <w:t>OtherCoreId</w:t>
        </w:r>
      </w:hyperlink>
      <w:r w:rsidRPr="00190111">
        <w:t xml:space="preserve"> is </w:t>
      </w:r>
      <w:r w:rsidRPr="00451353">
        <w:rPr>
          <w:rStyle w:val="aff1"/>
        </w:rPr>
        <w:t>END_2</w:t>
      </w:r>
      <w:r w:rsidRPr="00190111">
        <w:t>)):</w:t>
      </w:r>
    </w:p>
    <w:p w:rsidRPr="00190111" w:rsidR="00190111" w:rsidP="000431E0" w:rsidRDefault="00190111">
      <w:pPr>
        <w:pStyle w:val="af7"/>
      </w:pPr>
      <w:r w:rsidRPr="00190111">
        <w:lastRenderedPageBreak/>
        <w:t xml:space="preserve">        return </w:t>
      </w:r>
      <w:r w:rsidRPr="00354FC4">
        <w:rPr>
          <w:rStyle w:val="aff1"/>
        </w:rPr>
        <w:t>True</w:t>
      </w:r>
    </w:p>
    <w:p w:rsidRPr="00190111" w:rsidR="00190111" w:rsidP="000431E0" w:rsidRDefault="00190111">
      <w:pPr>
        <w:pStyle w:val="af7"/>
      </w:pPr>
      <w:r w:rsidRPr="00190111">
        <w:t xml:space="preserve">    else:</w:t>
      </w:r>
    </w:p>
    <w:p w:rsidRPr="00190111" w:rsidR="00190111" w:rsidP="000431E0" w:rsidRDefault="00190111">
      <w:pPr>
        <w:pStyle w:val="af7"/>
      </w:pPr>
      <w:r w:rsidRPr="00190111">
        <w:t xml:space="preserve">        return </w:t>
      </w:r>
      <w:r w:rsidRPr="00354FC4">
        <w:rPr>
          <w:rStyle w:val="aff1"/>
        </w:rPr>
        <w:t>False</w:t>
      </w:r>
    </w:p>
    <w:p w:rsidRPr="00190111" w:rsidR="00190111" w:rsidP="00C93484" w:rsidRDefault="00190111">
      <w:pPr>
        <w:pStyle w:val="Reqtify"/>
      </w:pPr>
    </w:p>
    <w:p w:rsidRPr="00190111" w:rsidR="00190111" w:rsidP="00C93484" w:rsidRDefault="00190111">
      <w:pPr>
        <w:pStyle w:val="Reqtify"/>
      </w:pPr>
    </w:p>
    <w:p w:rsidRPr="00190111" w:rsidR="00190111" w:rsidP="00C93484" w:rsidRDefault="00A279C3">
      <w:pPr>
        <w:pStyle w:val="Reqtify"/>
      </w:pPr>
      <w:r w:rsidRPr="00A279C3">
        <w:rPr>
          <w:rStyle w:val="aff2"/>
          <w:rFonts w:hint="eastAsia"/>
        </w:rPr>
        <w:t>Message.</w:t>
      </w:r>
      <w:r w:rsidRPr="00A279C3">
        <w:rPr>
          <w:rStyle w:val="aff2"/>
        </w:rPr>
        <w:t xml:space="preserve"> </w:t>
      </w:r>
      <w:r w:rsidRPr="001C16B4" w:rsidR="001C16B4">
        <w:rPr>
          <w:rStyle w:val="aff2"/>
          <w:bCs w:val="0"/>
          <w:iCs w:val="0"/>
        </w:rPr>
        <w:t>ModularSub</w:t>
      </w:r>
      <w:r>
        <w:rPr>
          <w:rFonts w:hint="eastAsia"/>
        </w:rPr>
        <w:t>，</w:t>
      </w:r>
      <w:r w:rsidRPr="00190111" w:rsidR="00190111">
        <w:rPr>
          <w:rFonts w:hint="eastAsia"/>
        </w:rPr>
        <w:t>loop hour</w:t>
      </w:r>
      <w:r w:rsidRPr="00190111" w:rsidR="00190111">
        <w:rPr>
          <w:rFonts w:hint="eastAsia"/>
        </w:rPr>
        <w:t>之间的模减</w:t>
      </w:r>
    </w:p>
    <w:p w:rsidRPr="00190111" w:rsidR="00190111" w:rsidP="00FA0FBB" w:rsidRDefault="00190111">
      <w:pPr>
        <w:pStyle w:val="AltX"/>
      </w:pPr>
      <w:r w:rsidRPr="00190111">
        <w:rPr>
          <w:rFonts w:hint="eastAsia"/>
        </w:rPr>
        <w:t>考虑到判断消息可用的算法，此处只需强制为严格大于才返回</w:t>
      </w:r>
      <w:r w:rsidRPr="007C118F">
        <w:rPr>
          <w:rStyle w:val="aff1"/>
          <w:rFonts w:hint="eastAsia"/>
        </w:rPr>
        <w:t>True</w:t>
      </w:r>
    </w:p>
    <w:p w:rsidRPr="00190111" w:rsidR="00190111" w:rsidP="00FA0FBB" w:rsidRDefault="00190111">
      <w:pPr>
        <w:pStyle w:val="AltX"/>
      </w:pPr>
      <w:r w:rsidRPr="00190111">
        <w:rPr>
          <w:rFonts w:hint="eastAsia"/>
        </w:rPr>
        <w:t>因为在计算</w:t>
      </w:r>
      <w:hyperlink w:history="1" w:anchor="LastAge">
        <w:r w:rsidRPr="001C16B4">
          <w:rPr>
            <w:rStyle w:val="ac"/>
            <w:rFonts w:hint="eastAsia"/>
          </w:rPr>
          <w:t>LastAge</w:t>
        </w:r>
      </w:hyperlink>
      <w:r w:rsidRPr="00190111">
        <w:rPr>
          <w:rFonts w:hint="eastAsia"/>
        </w:rPr>
        <w:t>时是要</w:t>
      </w:r>
      <w:r w:rsidRPr="00190111">
        <w:rPr>
          <w:rFonts w:hint="eastAsia"/>
        </w:rPr>
        <w:t>+1</w:t>
      </w:r>
      <w:r w:rsidRPr="00190111">
        <w:rPr>
          <w:rFonts w:hint="eastAsia"/>
        </w:rPr>
        <w:t>的，若之前取等号</w:t>
      </w:r>
      <w:r w:rsidRPr="00190111">
        <w:rPr>
          <w:rFonts w:hint="eastAsia"/>
        </w:rPr>
        <w:t>,</w:t>
      </w:r>
      <w:r w:rsidRPr="00190111">
        <w:rPr>
          <w:rFonts w:hint="eastAsia"/>
        </w:rPr>
        <w:t>则加</w:t>
      </w:r>
      <w:r w:rsidRPr="00190111">
        <w:rPr>
          <w:rFonts w:hint="eastAsia"/>
        </w:rPr>
        <w:t>1</w:t>
      </w:r>
      <w:r w:rsidRPr="00190111">
        <w:rPr>
          <w:rFonts w:hint="eastAsia"/>
        </w:rPr>
        <w:t>后可能该消息已无效</w:t>
      </w:r>
    </w:p>
    <w:p w:rsidRPr="00190111" w:rsidR="00190111" w:rsidP="000431E0" w:rsidRDefault="00190111">
      <w:pPr>
        <w:pStyle w:val="af7"/>
      </w:pPr>
      <w:r w:rsidRPr="00190111">
        <w:t xml:space="preserve">def </w:t>
      </w:r>
      <w:hyperlink w:history="1" w:anchor="ModularSub">
        <w:r w:rsidR="001C16B4">
          <w:rPr>
            <w:rStyle w:val="ac"/>
          </w:rPr>
          <w:t>ModularSub</w:t>
        </w:r>
      </w:hyperlink>
      <w:r w:rsidRPr="00190111">
        <w:t>(lh_1, lh_2):</w:t>
      </w:r>
    </w:p>
    <w:p w:rsidRPr="00190111" w:rsidR="00190111" w:rsidP="000431E0" w:rsidRDefault="00190111">
      <w:pPr>
        <w:pStyle w:val="af7"/>
      </w:pPr>
      <w:r w:rsidRPr="00190111">
        <w:t xml:space="preserve">    if ((</w:t>
      </w:r>
      <w:hyperlink w:history="1" w:anchor="ReplyLocalCC">
        <w:r w:rsidR="001C16B4">
          <w:rPr>
            <w:rStyle w:val="ac"/>
          </w:rPr>
          <w:t>ReplyLocalCC</w:t>
        </w:r>
      </w:hyperlink>
      <w:r w:rsidRPr="00190111">
        <w:t xml:space="preserve">(lh_1) and </w:t>
      </w:r>
      <w:hyperlink w:history="1" w:anchor="ReplyLocalCC">
        <w:r w:rsidR="001C16B4">
          <w:rPr>
            <w:rStyle w:val="ac"/>
          </w:rPr>
          <w:t>ReplyLocalCC</w:t>
        </w:r>
      </w:hyperlink>
      <w:r w:rsidRPr="00190111">
        <w:t>(lh_2))</w:t>
      </w:r>
    </w:p>
    <w:p w:rsidRPr="00190111" w:rsidR="00190111" w:rsidP="000431E0" w:rsidRDefault="00190111">
      <w:pPr>
        <w:pStyle w:val="af7"/>
      </w:pPr>
      <w:r w:rsidRPr="00190111">
        <w:t xml:space="preserve">        or (</w:t>
      </w:r>
      <w:hyperlink w:history="1" w:anchor="ReplyDistantCC">
        <w:r w:rsidR="001C16B4">
          <w:rPr>
            <w:rStyle w:val="ac"/>
          </w:rPr>
          <w:t>ReplyDistantCC</w:t>
        </w:r>
      </w:hyperlink>
      <w:r w:rsidRPr="00190111">
        <w:t xml:space="preserve">(lh_1) and </w:t>
      </w:r>
      <w:hyperlink w:history="1" w:anchor="ReplyDistantCC">
        <w:r w:rsidR="001C16B4">
          <w:rPr>
            <w:rStyle w:val="ac"/>
          </w:rPr>
          <w:t>ReplyDistantCC</w:t>
        </w:r>
      </w:hyperlink>
      <w:r w:rsidRPr="00190111">
        <w:t>(lh_2))):</w:t>
      </w:r>
    </w:p>
    <w:p w:rsidRPr="00190111" w:rsidR="00190111" w:rsidP="000431E0" w:rsidRDefault="00190111">
      <w:pPr>
        <w:pStyle w:val="af7"/>
      </w:pPr>
      <w:r w:rsidRPr="00190111">
        <w:t xml:space="preserve">        if (lh_1 - lh_2 &lt; 0):</w:t>
      </w:r>
    </w:p>
    <w:p w:rsidRPr="00190111" w:rsidR="00190111" w:rsidP="000431E0" w:rsidRDefault="00190111">
      <w:pPr>
        <w:pStyle w:val="af7"/>
      </w:pPr>
      <w:r w:rsidRPr="00190111">
        <w:t xml:space="preserve">            return ((lh_1 - lh_2) + MAX_ATP_LOOP_HOUR)</w:t>
      </w:r>
    </w:p>
    <w:p w:rsidRPr="00190111" w:rsidR="00190111" w:rsidP="000431E0" w:rsidRDefault="00190111">
      <w:pPr>
        <w:pStyle w:val="af7"/>
      </w:pPr>
      <w:r w:rsidRPr="00190111">
        <w:t xml:space="preserve">        else:</w:t>
      </w:r>
    </w:p>
    <w:p w:rsidRPr="00190111" w:rsidR="00190111" w:rsidP="000431E0" w:rsidRDefault="00190111">
      <w:pPr>
        <w:pStyle w:val="af7"/>
      </w:pPr>
      <w:r w:rsidRPr="00190111">
        <w:t xml:space="preserve">            return (lh_1 - lh_2)</w:t>
      </w:r>
    </w:p>
    <w:p w:rsidRPr="00190111" w:rsidR="00190111" w:rsidP="000431E0" w:rsidRDefault="00190111">
      <w:pPr>
        <w:pStyle w:val="af7"/>
      </w:pPr>
      <w:r w:rsidRPr="00190111">
        <w:t xml:space="preserve">    else:</w:t>
      </w:r>
    </w:p>
    <w:p w:rsidRPr="00190111" w:rsidR="00190111" w:rsidP="000431E0" w:rsidRDefault="00190111">
      <w:pPr>
        <w:pStyle w:val="af7"/>
      </w:pPr>
      <w:r w:rsidRPr="00190111">
        <w:t xml:space="preserve">        raise LoopHourException</w:t>
      </w:r>
    </w:p>
    <w:p w:rsidRPr="00190111" w:rsidR="00190111" w:rsidP="00C93484" w:rsidRDefault="00190111">
      <w:pPr>
        <w:pStyle w:val="Reqtify"/>
      </w:pPr>
    </w:p>
    <w:p w:rsidRPr="00190111" w:rsidR="00190111" w:rsidP="00C93484" w:rsidRDefault="00190111">
      <w:pPr>
        <w:pStyle w:val="Reqtify"/>
      </w:pPr>
    </w:p>
    <w:p w:rsidRPr="00190111" w:rsidR="00190111" w:rsidP="00C93484" w:rsidRDefault="00A279C3">
      <w:pPr>
        <w:pStyle w:val="Reqtify"/>
      </w:pPr>
      <w:r w:rsidRPr="00A279C3">
        <w:rPr>
          <w:rStyle w:val="aff2"/>
          <w:rFonts w:hint="eastAsia"/>
        </w:rPr>
        <w:t>Message</w:t>
      </w:r>
      <w:r w:rsidR="00354F88">
        <w:rPr>
          <w:rStyle w:val="aff2"/>
          <w:rFonts w:hint="eastAsia"/>
        </w:rPr>
        <w:t>.I</w:t>
      </w:r>
      <w:r w:rsidRPr="00A279C3">
        <w:rPr>
          <w:rStyle w:val="aff2"/>
        </w:rPr>
        <w:t>s</w:t>
      </w:r>
      <w:r w:rsidR="00354F88">
        <w:rPr>
          <w:rStyle w:val="aff2"/>
        </w:rPr>
        <w:t>M</w:t>
      </w:r>
      <w:r w:rsidRPr="00A279C3">
        <w:rPr>
          <w:rStyle w:val="aff2"/>
        </w:rPr>
        <w:t>ore</w:t>
      </w:r>
      <w:r w:rsidR="00354F88">
        <w:rPr>
          <w:rStyle w:val="aff2"/>
        </w:rPr>
        <w:t>R</w:t>
      </w:r>
      <w:r w:rsidRPr="00A279C3">
        <w:rPr>
          <w:rStyle w:val="aff2"/>
        </w:rPr>
        <w:t>ecent</w:t>
      </w:r>
      <w:r>
        <w:rPr>
          <w:rFonts w:hint="eastAsia"/>
        </w:rPr>
        <w:t>，</w:t>
      </w:r>
      <w:r w:rsidRPr="00190111" w:rsidR="00190111">
        <w:rPr>
          <w:rFonts w:hint="eastAsia"/>
        </w:rPr>
        <w:t>若两端都对应</w:t>
      </w:r>
      <w:r w:rsidRPr="00190111" w:rsidR="00190111">
        <w:rPr>
          <w:rFonts w:hint="eastAsia"/>
        </w:rPr>
        <w:t>CC1</w:t>
      </w:r>
      <w:r w:rsidRPr="00190111" w:rsidR="00190111">
        <w:rPr>
          <w:rFonts w:hint="eastAsia"/>
        </w:rPr>
        <w:t>或</w:t>
      </w:r>
      <w:r w:rsidRPr="00190111" w:rsidR="00190111">
        <w:rPr>
          <w:rFonts w:hint="eastAsia"/>
        </w:rPr>
        <w:t>CC2</w:t>
      </w:r>
      <w:r w:rsidRPr="00190111" w:rsidR="00190111">
        <w:rPr>
          <w:rFonts w:hint="eastAsia"/>
        </w:rPr>
        <w:t>，且</w:t>
      </w:r>
      <w:r w:rsidRPr="00190111" w:rsidR="00190111">
        <w:rPr>
          <w:rFonts w:hint="eastAsia"/>
        </w:rPr>
        <w:t>lh_1 &gt; lh_2</w:t>
      </w:r>
      <w:r w:rsidRPr="00190111" w:rsidR="00190111">
        <w:rPr>
          <w:rFonts w:hint="eastAsia"/>
        </w:rPr>
        <w:t>，则返回</w:t>
      </w:r>
      <w:r w:rsidRPr="007C118F" w:rsidR="00190111">
        <w:rPr>
          <w:rStyle w:val="aff1"/>
          <w:rFonts w:hint="eastAsia"/>
        </w:rPr>
        <w:t>True</w:t>
      </w:r>
      <w:r>
        <w:rPr>
          <w:rFonts w:hint="eastAsia"/>
        </w:rPr>
        <w:t>；</w:t>
      </w:r>
      <w:r w:rsidRPr="00190111" w:rsidR="00190111">
        <w:rPr>
          <w:rFonts w:hint="eastAsia"/>
        </w:rPr>
        <w:t>否则返回</w:t>
      </w:r>
      <w:r w:rsidRPr="00190111" w:rsidR="00190111">
        <w:rPr>
          <w:rFonts w:hint="eastAsia"/>
        </w:rPr>
        <w:t>False</w:t>
      </w:r>
    </w:p>
    <w:p w:rsidRPr="00190111" w:rsidR="00190111" w:rsidP="000431E0" w:rsidRDefault="00190111">
      <w:pPr>
        <w:pStyle w:val="af7"/>
      </w:pPr>
      <w:r w:rsidRPr="00190111">
        <w:t xml:space="preserve">def </w:t>
      </w:r>
      <w:r w:rsidR="008B369C">
        <w:rPr>
          <w:rFonts w:hint="eastAsia"/>
        </w:rPr>
        <w:t>I</w:t>
      </w:r>
      <w:r w:rsidRPr="00190111">
        <w:t>s</w:t>
      </w:r>
      <w:r w:rsidR="00354F88">
        <w:t>M</w:t>
      </w:r>
      <w:r w:rsidRPr="00190111">
        <w:t>ore</w:t>
      </w:r>
      <w:r w:rsidR="00354F88">
        <w:t>R</w:t>
      </w:r>
      <w:r w:rsidRPr="00190111">
        <w:t xml:space="preserve">ecent(lh_1, lh_2):    </w:t>
      </w:r>
    </w:p>
    <w:p w:rsidRPr="00190111" w:rsidR="00190111" w:rsidP="000431E0" w:rsidRDefault="00190111">
      <w:pPr>
        <w:pStyle w:val="af7"/>
      </w:pPr>
      <w:r w:rsidRPr="00190111">
        <w:t xml:space="preserve">    if ((</w:t>
      </w:r>
      <w:hyperlink w:history="1" w:anchor="ReplyLocalCC">
        <w:r w:rsidR="001C16B4">
          <w:rPr>
            <w:rStyle w:val="ac"/>
          </w:rPr>
          <w:t>ReplyLocalCC</w:t>
        </w:r>
      </w:hyperlink>
      <w:r w:rsidRPr="00190111">
        <w:t xml:space="preserve">(lh_1) and </w:t>
      </w:r>
      <w:hyperlink w:history="1" w:anchor="ReplyLocalCC">
        <w:r w:rsidR="001C16B4">
          <w:rPr>
            <w:rStyle w:val="ac"/>
          </w:rPr>
          <w:t>ReplyLocalCC</w:t>
        </w:r>
      </w:hyperlink>
      <w:r w:rsidRPr="00190111">
        <w:t>(lh_2))</w:t>
      </w:r>
    </w:p>
    <w:p w:rsidRPr="00190111" w:rsidR="00190111" w:rsidP="000431E0" w:rsidRDefault="00190111">
      <w:pPr>
        <w:pStyle w:val="af7"/>
      </w:pPr>
      <w:r w:rsidRPr="00190111">
        <w:t xml:space="preserve">        or </w:t>
      </w:r>
      <w:hyperlink w:history="1" w:anchor="ReplyDistantCC">
        <w:r w:rsidR="001C16B4">
          <w:rPr>
            <w:rStyle w:val="ac"/>
          </w:rPr>
          <w:t>ReplyDistantCC</w:t>
        </w:r>
      </w:hyperlink>
      <w:r w:rsidRPr="00190111">
        <w:t xml:space="preserve">(lh_1) and </w:t>
      </w:r>
      <w:hyperlink w:history="1" w:anchor="ReplyDistantCC">
        <w:r w:rsidR="001C16B4">
          <w:rPr>
            <w:rStyle w:val="ac"/>
          </w:rPr>
          <w:t>ReplyDistantCC</w:t>
        </w:r>
      </w:hyperlink>
      <w:r w:rsidRPr="00190111">
        <w:t>(lh_2)):</w:t>
      </w:r>
    </w:p>
    <w:p w:rsidRPr="00190111" w:rsidR="00190111" w:rsidP="000431E0" w:rsidRDefault="00190111">
      <w:pPr>
        <w:pStyle w:val="af7"/>
      </w:pPr>
      <w:r w:rsidRPr="00190111">
        <w:t xml:space="preserve">        return (</w:t>
      </w:r>
      <w:hyperlink w:history="1" w:anchor="ModularSub">
        <w:r w:rsidRPr="00BF0DBC" w:rsidR="00BF0DBC">
          <w:rPr>
            <w:rStyle w:val="ac"/>
            <w:rFonts w:hint="eastAsia"/>
          </w:rPr>
          <w:t>M</w:t>
        </w:r>
        <w:r w:rsidRPr="00BF0DBC">
          <w:rPr>
            <w:rStyle w:val="ac"/>
          </w:rPr>
          <w:t>odular</w:t>
        </w:r>
        <w:r w:rsidRPr="00BF0DBC" w:rsidR="00354F88">
          <w:rPr>
            <w:rStyle w:val="ac"/>
          </w:rPr>
          <w:t>S</w:t>
        </w:r>
        <w:r w:rsidRPr="00BF0DBC">
          <w:rPr>
            <w:rStyle w:val="ac"/>
          </w:rPr>
          <w:t>ub</w:t>
        </w:r>
      </w:hyperlink>
      <w:r w:rsidRPr="00190111">
        <w:t>(lh_1, lh_2) &gt; 0</w:t>
      </w:r>
    </w:p>
    <w:p w:rsidRPr="00190111" w:rsidR="00190111" w:rsidP="000431E0" w:rsidRDefault="00190111">
      <w:pPr>
        <w:pStyle w:val="af7"/>
      </w:pPr>
      <w:r w:rsidRPr="00190111">
        <w:t xml:space="preserve">                and </w:t>
      </w:r>
      <w:hyperlink w:history="1" w:anchor="ModularSub">
        <w:r w:rsidRPr="00BF0DBC" w:rsidR="00BF0DBC">
          <w:rPr>
            <w:rStyle w:val="ac"/>
            <w:rFonts w:hint="eastAsia"/>
          </w:rPr>
          <w:t>M</w:t>
        </w:r>
        <w:r w:rsidRPr="00BF0DBC">
          <w:rPr>
            <w:rStyle w:val="ac"/>
          </w:rPr>
          <w:t>odular</w:t>
        </w:r>
        <w:r w:rsidRPr="00BF0DBC" w:rsidR="00354F88">
          <w:rPr>
            <w:rStyle w:val="ac"/>
          </w:rPr>
          <w:t>S</w:t>
        </w:r>
        <w:r w:rsidRPr="00BF0DBC">
          <w:rPr>
            <w:rStyle w:val="ac"/>
          </w:rPr>
          <w:t>ub</w:t>
        </w:r>
      </w:hyperlink>
      <w:r w:rsidRPr="00190111">
        <w:t xml:space="preserve">(lh_1, lh_2) &lt; </w:t>
      </w:r>
      <w:r w:rsidR="00F06448">
        <w:fldChar w:fldCharType="begin"/>
      </w:r>
      <w:r w:rsidR="00F06448">
        <w:instrText xml:space="preserve"> REF ATP_MESSAGE_MAX_DELAY \h </w:instrText>
      </w:r>
      <w:r w:rsidR="00F06448">
        <w:fldChar w:fldCharType="separate"/>
      </w:r>
      <w:r w:rsidRPr="0094616C" w:rsidR="00DE178B">
        <w:rPr>
          <w:rStyle w:val="aff1"/>
          <w:rFonts w:hint="eastAsia"/>
        </w:rPr>
        <w:t>ATP_MESSAGE_MAX_DELAY</w:t>
      </w:r>
      <w:r w:rsidR="00F06448">
        <w:fldChar w:fldCharType="end"/>
      </w:r>
      <w:r w:rsidRPr="00190111">
        <w:t>)</w:t>
      </w:r>
    </w:p>
    <w:p w:rsidRPr="00190111" w:rsidR="00190111" w:rsidP="000431E0" w:rsidRDefault="00190111">
      <w:pPr>
        <w:pStyle w:val="af7"/>
      </w:pPr>
      <w:r w:rsidRPr="00190111">
        <w:t xml:space="preserve">    else:</w:t>
      </w:r>
    </w:p>
    <w:p w:rsidRPr="00190111" w:rsidR="00190111" w:rsidP="000431E0" w:rsidRDefault="00190111">
      <w:pPr>
        <w:pStyle w:val="af7"/>
      </w:pPr>
      <w:r w:rsidRPr="00190111">
        <w:t xml:space="preserve">        raise LoopHourException</w:t>
      </w:r>
    </w:p>
    <w:p w:rsidR="00190111" w:rsidP="00C93484" w:rsidRDefault="00190111">
      <w:pPr>
        <w:pStyle w:val="Reqtify"/>
      </w:pPr>
    </w:p>
    <w:p w:rsidR="0081334A" w:rsidP="00C93484" w:rsidRDefault="0081334A">
      <w:pPr>
        <w:pStyle w:val="Reqtify"/>
      </w:pPr>
    </w:p>
    <w:p w:rsidRPr="0081334A" w:rsidR="0081334A" w:rsidP="00C93484" w:rsidRDefault="0081334A">
      <w:pPr>
        <w:pStyle w:val="Reqtify"/>
      </w:pPr>
      <w:r w:rsidRPr="0081334A">
        <w:rPr>
          <w:rStyle w:val="aff1"/>
          <w:rFonts w:hint="eastAsia"/>
        </w:rPr>
        <w:t>NOTES</w:t>
      </w:r>
      <w:r w:rsidRPr="0081334A">
        <w:rPr>
          <w:rStyle w:val="aff1"/>
          <w:rFonts w:hint="eastAsia"/>
        </w:rPr>
        <w:t>：</w:t>
      </w:r>
    </w:p>
    <w:p w:rsidRPr="0081334A" w:rsidR="0081334A" w:rsidP="00C93484" w:rsidRDefault="00F06448">
      <w:pPr>
        <w:pStyle w:val="Reqtify"/>
      </w:pPr>
      <w:r>
        <w:rPr>
          <w:rStyle w:val="aff1"/>
        </w:rPr>
        <w:fldChar w:fldCharType="begin"/>
      </w:r>
      <w:r>
        <w:rPr>
          <w:rStyle w:val="aff1"/>
        </w:rPr>
        <w:instrText xml:space="preserve"> REF ATP_MESSAGE_MAX_DELAY \h </w:instrText>
      </w:r>
      <w:r>
        <w:rPr>
          <w:rStyle w:val="aff1"/>
        </w:rPr>
      </w:r>
      <w:r>
        <w:rPr>
          <w:rStyle w:val="aff1"/>
        </w:rPr>
        <w:fldChar w:fldCharType="separate"/>
      </w:r>
      <w:r w:rsidRPr="0094616C" w:rsidR="00DE178B">
        <w:rPr>
          <w:rStyle w:val="aff1"/>
          <w:rFonts w:hint="eastAsia"/>
        </w:rPr>
        <w:t>ATP_MESSAGE_MAX_DELAY</w:t>
      </w:r>
      <w:r>
        <w:rPr>
          <w:rStyle w:val="aff1"/>
        </w:rPr>
        <w:fldChar w:fldCharType="end"/>
      </w:r>
      <w:r w:rsidRPr="0081334A" w:rsidR="0081334A">
        <w:rPr>
          <w:rFonts w:hint="eastAsia"/>
        </w:rPr>
        <w:t>是在计算</w:t>
      </w:r>
      <w:r w:rsidRPr="0081334A" w:rsidR="0081334A">
        <w:rPr>
          <w:rFonts w:hint="eastAsia"/>
        </w:rPr>
        <w:t>loop hour</w:t>
      </w:r>
      <w:r w:rsidRPr="0081334A" w:rsidR="0081334A">
        <w:rPr>
          <w:rFonts w:hint="eastAsia"/>
        </w:rPr>
        <w:t>“模减”时使用的一个比较常数，它的取值足够大，但又远小于</w:t>
      </w:r>
      <w:r w:rsidRPr="0081334A" w:rsidR="0081334A">
        <w:rPr>
          <w:rStyle w:val="aff1"/>
          <w:rFonts w:hint="eastAsia"/>
        </w:rPr>
        <w:t>MAX_ATP_LOOP_HOUR</w:t>
      </w:r>
      <w:r w:rsidRPr="0081334A" w:rsidR="0081334A">
        <w:rPr>
          <w:rFonts w:hint="eastAsia"/>
        </w:rPr>
        <w:t>。系统假定，在计算模减时，收到消息中的</w:t>
      </w:r>
      <w:r w:rsidRPr="0081334A" w:rsidR="0081334A">
        <w:rPr>
          <w:rFonts w:hint="eastAsia"/>
        </w:rPr>
        <w:t>loop hour</w:t>
      </w:r>
      <w:r w:rsidRPr="0081334A" w:rsidR="0081334A">
        <w:rPr>
          <w:rFonts w:hint="eastAsia"/>
        </w:rPr>
        <w:t>和本地维护的时间差值不会大于</w:t>
      </w:r>
      <w:r>
        <w:rPr>
          <w:rStyle w:val="aff1"/>
        </w:rPr>
        <w:fldChar w:fldCharType="begin"/>
      </w:r>
      <w:r>
        <w:instrText xml:space="preserve"> </w:instrText>
      </w:r>
      <w:r>
        <w:rPr>
          <w:rFonts w:hint="eastAsia"/>
        </w:rPr>
        <w:instrText>REF ATP_MESSAGE_MAX_DELAY \h</w:instrText>
      </w:r>
      <w:r>
        <w:instrText xml:space="preserve"> </w:instrText>
      </w:r>
      <w:r>
        <w:rPr>
          <w:rStyle w:val="aff1"/>
        </w:rPr>
      </w:r>
      <w:r>
        <w:rPr>
          <w:rStyle w:val="aff1"/>
        </w:rPr>
        <w:fldChar w:fldCharType="separate"/>
      </w:r>
      <w:r w:rsidRPr="0094616C" w:rsidR="00DE178B">
        <w:rPr>
          <w:rStyle w:val="aff1"/>
          <w:rFonts w:hint="eastAsia"/>
        </w:rPr>
        <w:t>ATP_MESSAGE_MAX_DELAY</w:t>
      </w:r>
      <w:r>
        <w:rPr>
          <w:rStyle w:val="aff1"/>
        </w:rPr>
        <w:fldChar w:fldCharType="end"/>
      </w:r>
      <w:r w:rsidRPr="0081334A" w:rsidR="0081334A">
        <w:rPr>
          <w:rFonts w:hint="eastAsia"/>
        </w:rPr>
        <w:t>。</w:t>
      </w:r>
    </w:p>
    <w:p w:rsidRPr="0081334A" w:rsidR="0081334A" w:rsidP="00C93484" w:rsidRDefault="0081334A">
      <w:pPr>
        <w:pStyle w:val="Reqtify"/>
      </w:pPr>
    </w:p>
    <w:p w:rsidRPr="0081334A" w:rsidR="0081334A" w:rsidP="00C93484" w:rsidRDefault="00F06448">
      <w:pPr>
        <w:pStyle w:val="Reqtify"/>
      </w:pPr>
      <w:r>
        <w:rPr>
          <w:rStyle w:val="aff1"/>
        </w:rPr>
        <w:fldChar w:fldCharType="begin"/>
      </w:r>
      <w:r>
        <w:rPr>
          <w:rStyle w:val="aff1"/>
        </w:rPr>
        <w:instrText xml:space="preserve"> </w:instrText>
      </w:r>
      <w:r>
        <w:rPr>
          <w:rStyle w:val="aff1"/>
          <w:rFonts w:hint="eastAsia"/>
        </w:rPr>
        <w:instrText>REF ATP_MESSAGE_MAX_DELAY \h</w:instrText>
      </w:r>
      <w:r>
        <w:rPr>
          <w:rStyle w:val="aff1"/>
        </w:rPr>
        <w:instrText xml:space="preserve"> </w:instrText>
      </w:r>
      <w:r>
        <w:rPr>
          <w:rStyle w:val="aff1"/>
        </w:rPr>
      </w:r>
      <w:r>
        <w:rPr>
          <w:rStyle w:val="aff1"/>
        </w:rPr>
        <w:fldChar w:fldCharType="separate"/>
      </w:r>
      <w:r w:rsidRPr="0094616C" w:rsidR="00DE178B">
        <w:rPr>
          <w:rStyle w:val="aff1"/>
          <w:rFonts w:hint="eastAsia"/>
        </w:rPr>
        <w:t>ATP_MESSAGE_MAX_DELAY</w:t>
      </w:r>
      <w:r>
        <w:rPr>
          <w:rStyle w:val="aff1"/>
        </w:rPr>
        <w:fldChar w:fldCharType="end"/>
      </w:r>
      <w:r w:rsidRPr="0081334A" w:rsidR="0081334A">
        <w:rPr>
          <w:rFonts w:hint="eastAsia"/>
        </w:rPr>
        <w:t xml:space="preserve"> is a constant for the modular subtraction, which shall set as big enough and much less than the </w:t>
      </w:r>
      <w:r w:rsidRPr="0081334A" w:rsidR="0081334A">
        <w:rPr>
          <w:rStyle w:val="aff1"/>
          <w:rFonts w:hint="eastAsia"/>
        </w:rPr>
        <w:t>MAX_ATP_LOOP_HOUR</w:t>
      </w:r>
      <w:r w:rsidRPr="0081334A" w:rsidR="0081334A">
        <w:rPr>
          <w:rFonts w:hint="eastAsia"/>
        </w:rPr>
        <w:t xml:space="preserve">. There is an assumption that ATP do not need to consider the difference between two loop hour is </w:t>
      </w:r>
      <w:r w:rsidRPr="0081334A" w:rsidR="0081334A">
        <w:rPr>
          <w:rFonts w:hint="eastAsia"/>
        </w:rPr>
        <w:lastRenderedPageBreak/>
        <w:t xml:space="preserve">more than or equal to </w:t>
      </w:r>
      <w:r>
        <w:rPr>
          <w:rStyle w:val="aff1"/>
        </w:rPr>
        <w:fldChar w:fldCharType="begin"/>
      </w:r>
      <w:r>
        <w:instrText xml:space="preserve"> </w:instrText>
      </w:r>
      <w:r>
        <w:rPr>
          <w:rFonts w:hint="eastAsia"/>
        </w:rPr>
        <w:instrText>REF ATP_MESSAGE_MAX_DELAY \h</w:instrText>
      </w:r>
      <w:r>
        <w:instrText xml:space="preserve"> </w:instrText>
      </w:r>
      <w:r>
        <w:rPr>
          <w:rStyle w:val="aff1"/>
        </w:rPr>
      </w:r>
      <w:r>
        <w:rPr>
          <w:rStyle w:val="aff1"/>
        </w:rPr>
        <w:fldChar w:fldCharType="separate"/>
      </w:r>
      <w:r w:rsidRPr="0094616C" w:rsidR="00DE178B">
        <w:rPr>
          <w:rStyle w:val="aff1"/>
          <w:rFonts w:hint="eastAsia"/>
        </w:rPr>
        <w:t>ATP_MESSAGE_MAX_DELAY</w:t>
      </w:r>
      <w:r>
        <w:rPr>
          <w:rStyle w:val="aff1"/>
        </w:rPr>
        <w:fldChar w:fldCharType="end"/>
      </w:r>
      <w:r w:rsidRPr="0081334A" w:rsidR="0081334A">
        <w:rPr>
          <w:rFonts w:hint="eastAsia"/>
        </w:rPr>
        <w:t>, when calculate the modular minus.</w:t>
      </w:r>
    </w:p>
    <w:p w:rsidRPr="0081334A" w:rsidR="0081334A" w:rsidP="00C93484" w:rsidRDefault="0081334A">
      <w:pPr>
        <w:pStyle w:val="Reqtify"/>
      </w:pPr>
    </w:p>
    <w:p w:rsidRPr="00190111" w:rsidR="00190111" w:rsidP="00C93484" w:rsidRDefault="00190111">
      <w:pPr>
        <w:pStyle w:val="Reqtify"/>
      </w:pPr>
    </w:p>
    <w:p w:rsidRPr="00190111" w:rsidR="00190111" w:rsidP="00C93484" w:rsidRDefault="00A279C3">
      <w:pPr>
        <w:pStyle w:val="Reqtify"/>
      </w:pPr>
      <w:r w:rsidRPr="00A279C3">
        <w:rPr>
          <w:rStyle w:val="aff2"/>
          <w:rFonts w:hint="eastAsia"/>
        </w:rPr>
        <w:t>Message</w:t>
      </w:r>
      <w:r w:rsidR="00354F88">
        <w:rPr>
          <w:rStyle w:val="aff2"/>
          <w:rFonts w:hint="eastAsia"/>
        </w:rPr>
        <w:t>.R</w:t>
      </w:r>
      <w:r w:rsidRPr="00A279C3">
        <w:rPr>
          <w:rStyle w:val="aff2"/>
        </w:rPr>
        <w:t>eceived</w:t>
      </w:r>
      <w:r>
        <w:rPr>
          <w:rFonts w:hint="eastAsia"/>
        </w:rPr>
        <w:t>，</w:t>
      </w:r>
      <w:r w:rsidRPr="00190111" w:rsidR="00190111">
        <w:rPr>
          <w:rFonts w:hint="eastAsia"/>
        </w:rPr>
        <w:t>收到消息并且校验正确</w:t>
      </w:r>
    </w:p>
    <w:p w:rsidRPr="00190111" w:rsidR="00190111" w:rsidP="000431E0" w:rsidRDefault="00190111">
      <w:pPr>
        <w:pStyle w:val="af7"/>
      </w:pPr>
      <w:r w:rsidRPr="00190111">
        <w:t xml:space="preserve">def </w:t>
      </w:r>
      <w:r w:rsidR="008B369C">
        <w:rPr>
          <w:rFonts w:hint="eastAsia"/>
        </w:rPr>
        <w:t>R</w:t>
      </w:r>
      <w:r w:rsidRPr="00190111">
        <w:t>eceived(</w:t>
      </w:r>
      <w:r w:rsidR="007F3497">
        <w:rPr>
          <w:rFonts w:hint="eastAsia"/>
        </w:rPr>
        <w:t>M</w:t>
      </w:r>
      <w:r w:rsidRPr="00190111">
        <w:t>essage</w:t>
      </w:r>
      <w:r w:rsidR="00354F88">
        <w:t>C</w:t>
      </w:r>
      <w:r w:rsidRPr="00190111">
        <w:t>ontent, k):</w:t>
      </w:r>
    </w:p>
    <w:p w:rsidRPr="00190111" w:rsidR="00190111" w:rsidP="000431E0" w:rsidRDefault="00190111">
      <w:pPr>
        <w:pStyle w:val="af7"/>
      </w:pPr>
      <w:r w:rsidRPr="00190111">
        <w:t xml:space="preserve">    return (</w:t>
      </w:r>
      <w:hyperlink w:history="1" w:anchor="Exists">
        <w:r w:rsidR="001C16B4">
          <w:rPr>
            <w:rStyle w:val="ac"/>
          </w:rPr>
          <w:t>Exists</w:t>
        </w:r>
      </w:hyperlink>
      <w:r w:rsidRPr="00190111">
        <w:t>(</w:t>
      </w:r>
      <w:r w:rsidR="001C16B4">
        <w:rPr>
          <w:rFonts w:hint="eastAsia"/>
        </w:rPr>
        <w:t>M</w:t>
      </w:r>
      <w:r w:rsidRPr="00190111">
        <w:t>essage</w:t>
      </w:r>
      <w:r w:rsidR="00354F88">
        <w:t>C</w:t>
      </w:r>
      <w:r w:rsidRPr="00190111">
        <w:t>ontent, k)</w:t>
      </w:r>
    </w:p>
    <w:p w:rsidRPr="00190111" w:rsidR="00190111" w:rsidP="000431E0" w:rsidRDefault="00190111">
      <w:pPr>
        <w:pStyle w:val="af7"/>
      </w:pPr>
      <w:r w:rsidRPr="00190111">
        <w:t xml:space="preserve">            and </w:t>
      </w:r>
      <w:hyperlink w:history="1" w:anchor="VitalChecksumValid">
        <w:r w:rsidR="001C16B4">
          <w:rPr>
            <w:rStyle w:val="ac"/>
          </w:rPr>
          <w:t>VitalChecksumValid</w:t>
        </w:r>
      </w:hyperlink>
      <w:r w:rsidRPr="00190111">
        <w:t>(</w:t>
      </w:r>
      <w:r w:rsidR="001C16B4">
        <w:rPr>
          <w:rFonts w:hint="eastAsia"/>
        </w:rPr>
        <w:t>M</w:t>
      </w:r>
      <w:r w:rsidRPr="00190111">
        <w:t>essage</w:t>
      </w:r>
      <w:r w:rsidR="00354F88">
        <w:t>C</w:t>
      </w:r>
      <w:r w:rsidRPr="00190111">
        <w:t>ontent))</w:t>
      </w:r>
    </w:p>
    <w:p w:rsidRPr="00190111" w:rsidR="00190111" w:rsidP="00C93484" w:rsidRDefault="00190111">
      <w:pPr>
        <w:pStyle w:val="Reqtify"/>
      </w:pPr>
    </w:p>
    <w:p w:rsidRPr="00190111" w:rsidR="00190111" w:rsidP="00C93484" w:rsidRDefault="00190111">
      <w:pPr>
        <w:pStyle w:val="Reqtify"/>
      </w:pPr>
    </w:p>
    <w:p w:rsidRPr="00190111" w:rsidR="00190111" w:rsidP="00C93484" w:rsidRDefault="00A279C3">
      <w:pPr>
        <w:pStyle w:val="Reqtify"/>
      </w:pPr>
      <w:r w:rsidRPr="00A279C3">
        <w:rPr>
          <w:rStyle w:val="aff2"/>
          <w:rFonts w:hint="eastAsia"/>
        </w:rPr>
        <w:t>Message</w:t>
      </w:r>
      <w:r w:rsidR="00354F88">
        <w:rPr>
          <w:rStyle w:val="aff2"/>
          <w:rFonts w:hint="eastAsia"/>
        </w:rPr>
        <w:t>.</w:t>
      </w:r>
      <w:r w:rsidRPr="007F3497" w:rsidR="00783A38">
        <w:rPr>
          <w:rStyle w:val="aff2"/>
          <w:bCs w:val="0"/>
          <w:iCs w:val="0"/>
        </w:rPr>
        <w:t>Available</w:t>
      </w:r>
      <w:r>
        <w:rPr>
          <w:rFonts w:hint="eastAsia"/>
        </w:rPr>
        <w:t>，</w:t>
      </w:r>
      <w:r w:rsidRPr="00190111" w:rsidR="00190111">
        <w:rPr>
          <w:rFonts w:hint="eastAsia"/>
        </w:rPr>
        <w:t>判断消息是否可用，即收到消息校验正确，且在有效期内，且比之前收到的更新</w:t>
      </w:r>
    </w:p>
    <w:p w:rsidRPr="00190111" w:rsidR="00190111" w:rsidP="00FA0FBB" w:rsidRDefault="00190111">
      <w:pPr>
        <w:pStyle w:val="AltX"/>
      </w:pPr>
      <w:r w:rsidRPr="00190111">
        <w:rPr>
          <w:rFonts w:hint="eastAsia"/>
        </w:rPr>
        <w:t>当收到一条</w:t>
      </w:r>
      <w:hyperlink w:history="1" w:anchor="ATPtime">
        <w:r w:rsidRPr="001C16B4" w:rsidR="00FC2B25">
          <w:rPr>
            <w:rStyle w:val="ac"/>
          </w:rPr>
          <w:t>ATPtime</w:t>
        </w:r>
      </w:hyperlink>
      <w:r w:rsidRPr="00190111">
        <w:rPr>
          <w:rFonts w:hint="eastAsia"/>
        </w:rPr>
        <w:t>-</w:t>
      </w:r>
      <w:r w:rsidR="001C16B4">
        <w:rPr>
          <w:rFonts w:hint="eastAsia"/>
        </w:rPr>
        <w:t>M</w:t>
      </w:r>
      <w:r w:rsidRPr="00190111">
        <w:rPr>
          <w:rFonts w:hint="eastAsia"/>
        </w:rPr>
        <w:t>essage</w:t>
      </w:r>
      <w:r w:rsidR="00354F88">
        <w:rPr>
          <w:rFonts w:hint="eastAsia"/>
        </w:rPr>
        <w:t>L</w:t>
      </w:r>
      <w:r w:rsidRPr="00190111">
        <w:rPr>
          <w:rFonts w:hint="eastAsia"/>
        </w:rPr>
        <w:t>oop</w:t>
      </w:r>
      <w:r w:rsidR="00354F88">
        <w:rPr>
          <w:rFonts w:hint="eastAsia"/>
        </w:rPr>
        <w:t>H</w:t>
      </w:r>
      <w:r w:rsidRPr="00190111">
        <w:rPr>
          <w:rFonts w:hint="eastAsia"/>
        </w:rPr>
        <w:t>our</w:t>
      </w:r>
      <w:r w:rsidRPr="00190111">
        <w:rPr>
          <w:rFonts w:hint="eastAsia"/>
        </w:rPr>
        <w:t>恰好等于</w:t>
      </w:r>
      <w:r w:rsidRPr="00190111">
        <w:rPr>
          <w:rFonts w:hint="eastAsia"/>
        </w:rPr>
        <w:t>M</w:t>
      </w:r>
      <w:r w:rsidR="008D546C">
        <w:rPr>
          <w:rFonts w:hint="eastAsia"/>
        </w:rPr>
        <w:t>essage</w:t>
      </w:r>
      <w:r w:rsidRPr="00190111">
        <w:rPr>
          <w:rFonts w:hint="eastAsia"/>
        </w:rPr>
        <w:t>V</w:t>
      </w:r>
      <w:r w:rsidR="008D546C">
        <w:rPr>
          <w:rFonts w:hint="eastAsia"/>
        </w:rPr>
        <w:t>alidity</w:t>
      </w:r>
      <w:r w:rsidRPr="00190111">
        <w:rPr>
          <w:rFonts w:hint="eastAsia"/>
        </w:rPr>
        <w:t>T</w:t>
      </w:r>
      <w:r w:rsidR="008D546C">
        <w:rPr>
          <w:rFonts w:hint="eastAsia"/>
        </w:rPr>
        <w:t>ime</w:t>
      </w:r>
      <w:r w:rsidRPr="00190111">
        <w:rPr>
          <w:rFonts w:hint="eastAsia"/>
        </w:rPr>
        <w:t>的消息不应认为有效</w:t>
      </w:r>
    </w:p>
    <w:p w:rsidRPr="00190111" w:rsidR="00190111" w:rsidP="00FA0FBB" w:rsidRDefault="00190111">
      <w:pPr>
        <w:pStyle w:val="AltX"/>
      </w:pPr>
      <w:r w:rsidRPr="00190111">
        <w:rPr>
          <w:rFonts w:hint="eastAsia"/>
        </w:rPr>
        <w:t>否则计算本周期</w:t>
      </w:r>
      <w:hyperlink w:history="1" w:anchor="LastAge">
        <w:r w:rsidR="001C16B4">
          <w:rPr>
            <w:rStyle w:val="ac"/>
          </w:rPr>
          <w:t>LastAge</w:t>
        </w:r>
      </w:hyperlink>
      <w:r w:rsidRPr="00190111">
        <w:rPr>
          <w:rFonts w:hint="eastAsia"/>
        </w:rPr>
        <w:t>就将大于消息有效期</w:t>
      </w:r>
    </w:p>
    <w:p w:rsidRPr="00190111" w:rsidR="00190111" w:rsidP="000431E0" w:rsidRDefault="00190111">
      <w:pPr>
        <w:pStyle w:val="af7"/>
      </w:pPr>
      <w:r w:rsidRPr="00190111">
        <w:t xml:space="preserve">def </w:t>
      </w:r>
      <w:hyperlink w:history="1" w:anchor="Available">
        <w:r w:rsidR="00783A38">
          <w:rPr>
            <w:rStyle w:val="ac"/>
          </w:rPr>
          <w:t>Available</w:t>
        </w:r>
      </w:hyperlink>
      <w:r w:rsidRPr="00190111">
        <w:t>(</w:t>
      </w:r>
      <w:r w:rsidR="007F3497">
        <w:rPr>
          <w:rFonts w:hint="eastAsia"/>
        </w:rPr>
        <w:t>M</w:t>
      </w:r>
      <w:r w:rsidRPr="00190111">
        <w:t>essage</w:t>
      </w:r>
      <w:r w:rsidR="00354F88">
        <w:t>R</w:t>
      </w:r>
      <w:r w:rsidRPr="00190111">
        <w:t>eceived,</w:t>
      </w:r>
      <w:r w:rsidR="00060C96">
        <w:rPr>
          <w:rFonts w:hint="eastAsia"/>
        </w:rPr>
        <w:t xml:space="preserve"> </w:t>
      </w:r>
      <w:r w:rsidR="007F3497">
        <w:rPr>
          <w:rFonts w:hint="eastAsia"/>
        </w:rPr>
        <w:t>M</w:t>
      </w:r>
      <w:r w:rsidRPr="00190111">
        <w:t>essage</w:t>
      </w:r>
      <w:r w:rsidR="00354F88">
        <w:t>L</w:t>
      </w:r>
      <w:r w:rsidRPr="00190111">
        <w:t>oop</w:t>
      </w:r>
      <w:r w:rsidR="00354F88">
        <w:t>H</w:t>
      </w:r>
      <w:r w:rsidRPr="00190111">
        <w:t xml:space="preserve">our, </w:t>
      </w:r>
      <w:r w:rsidRPr="00190111" w:rsidR="008D546C">
        <w:rPr>
          <w:rFonts w:hint="eastAsia"/>
        </w:rPr>
        <w:t>M</w:t>
      </w:r>
      <w:r w:rsidR="008D546C">
        <w:rPr>
          <w:rFonts w:hint="eastAsia"/>
        </w:rPr>
        <w:t>essage</w:t>
      </w:r>
      <w:r w:rsidRPr="00190111" w:rsidR="008D546C">
        <w:rPr>
          <w:rFonts w:hint="eastAsia"/>
        </w:rPr>
        <w:t>V</w:t>
      </w:r>
      <w:r w:rsidR="008D546C">
        <w:rPr>
          <w:rFonts w:hint="eastAsia"/>
        </w:rPr>
        <w:t>alidity</w:t>
      </w:r>
      <w:r w:rsidRPr="00190111" w:rsidR="008D546C">
        <w:rPr>
          <w:rFonts w:hint="eastAsia"/>
        </w:rPr>
        <w:t>T</w:t>
      </w:r>
      <w:r w:rsidR="008D546C">
        <w:rPr>
          <w:rFonts w:hint="eastAsia"/>
        </w:rPr>
        <w:t>ime</w:t>
      </w:r>
      <w:r w:rsidRPr="00190111">
        <w:t>,</w:t>
      </w:r>
      <w:r w:rsidR="00060C96">
        <w:rPr>
          <w:rFonts w:hint="eastAsia"/>
        </w:rPr>
        <w:t xml:space="preserve"> </w:t>
      </w:r>
      <w:r w:rsidR="007F3497">
        <w:rPr>
          <w:rFonts w:hint="eastAsia"/>
        </w:rPr>
        <w:t>L</w:t>
      </w:r>
      <w:r w:rsidRPr="00190111">
        <w:t>ast</w:t>
      </w:r>
      <w:r w:rsidR="00354F88">
        <w:t>M</w:t>
      </w:r>
      <w:r w:rsidRPr="00190111">
        <w:t>essage</w:t>
      </w:r>
      <w:r w:rsidR="00354F88">
        <w:t>A</w:t>
      </w:r>
      <w:r w:rsidRPr="00190111">
        <w:t>ge,</w:t>
      </w:r>
      <w:r w:rsidR="00060C96">
        <w:rPr>
          <w:rFonts w:hint="eastAsia"/>
        </w:rPr>
        <w:t xml:space="preserve"> </w:t>
      </w:r>
      <w:r w:rsidRPr="00190111">
        <w:t>k):</w:t>
      </w:r>
    </w:p>
    <w:p w:rsidRPr="00190111" w:rsidR="00190111" w:rsidP="000431E0" w:rsidRDefault="00190111">
      <w:pPr>
        <w:pStyle w:val="af7"/>
      </w:pPr>
      <w:r w:rsidRPr="00190111">
        <w:t xml:space="preserve">    if (</w:t>
      </w:r>
      <w:r w:rsidR="007F3497">
        <w:rPr>
          <w:rFonts w:hint="eastAsia"/>
        </w:rPr>
        <w:t>M</w:t>
      </w:r>
      <w:r w:rsidRPr="00190111">
        <w:t>essage</w:t>
      </w:r>
      <w:r w:rsidR="00354F88">
        <w:t>R</w:t>
      </w:r>
      <w:r w:rsidRPr="00190111">
        <w:t>eceived</w:t>
      </w:r>
    </w:p>
    <w:p w:rsidRPr="00190111" w:rsidR="00190111" w:rsidP="000431E0" w:rsidRDefault="00190111">
      <w:pPr>
        <w:pStyle w:val="af7"/>
      </w:pPr>
      <w:r w:rsidRPr="00190111">
        <w:t xml:space="preserve">        and ((</w:t>
      </w:r>
      <w:hyperlink w:history="1" w:anchor="ReplyLocalCC">
        <w:r w:rsidR="001C16B4">
          <w:rPr>
            <w:rStyle w:val="ac"/>
          </w:rPr>
          <w:t>ReplyLocalCC</w:t>
        </w:r>
      </w:hyperlink>
      <w:r w:rsidRPr="00190111">
        <w:t>(</w:t>
      </w:r>
      <w:r w:rsidR="007F3497">
        <w:rPr>
          <w:rFonts w:hint="eastAsia"/>
        </w:rPr>
        <w:t>M</w:t>
      </w:r>
      <w:r w:rsidRPr="00190111">
        <w:t>essage</w:t>
      </w:r>
      <w:r w:rsidR="00354F88">
        <w:t>L</w:t>
      </w:r>
      <w:r w:rsidRPr="00190111">
        <w:t>oop</w:t>
      </w:r>
      <w:r w:rsidR="00354F88">
        <w:t>H</w:t>
      </w:r>
      <w:r w:rsidRPr="00190111">
        <w:t>our)</w:t>
      </w:r>
    </w:p>
    <w:p w:rsidRPr="00190111" w:rsidR="00190111" w:rsidP="000431E0" w:rsidRDefault="00190111">
      <w:pPr>
        <w:pStyle w:val="af7"/>
      </w:pPr>
      <w:r w:rsidRPr="00190111">
        <w:t xml:space="preserve">              and </w:t>
      </w:r>
      <w:r w:rsidR="007F3497">
        <w:rPr>
          <w:rFonts w:hint="eastAsia"/>
        </w:rPr>
        <w:t>I</w:t>
      </w:r>
      <w:r w:rsidRPr="00190111">
        <w:t>s</w:t>
      </w:r>
      <w:r w:rsidR="00354F88">
        <w:t>M</w:t>
      </w:r>
      <w:r w:rsidRPr="00190111">
        <w:t>ore</w:t>
      </w:r>
      <w:r w:rsidR="00354F88">
        <w:t>R</w:t>
      </w:r>
      <w:r w:rsidRPr="00190111">
        <w:t>ecent(</w:t>
      </w:r>
      <w:hyperlink w:history="1" w:anchor="ATPtime">
        <w:r w:rsidR="003B253D">
          <w:rPr>
            <w:rStyle w:val="ac"/>
          </w:rPr>
          <w:t>ATPtime</w:t>
        </w:r>
      </w:hyperlink>
      <w:r w:rsidR="00FC2B25">
        <w:t>(k)</w:t>
      </w:r>
      <w:r w:rsidRPr="00190111">
        <w:t xml:space="preserve">, </w:t>
      </w:r>
      <w:r w:rsidR="007F3497">
        <w:rPr>
          <w:rFonts w:hint="eastAsia"/>
        </w:rPr>
        <w:t>M</w:t>
      </w:r>
      <w:r w:rsidRPr="00190111">
        <w:t>essage</w:t>
      </w:r>
      <w:r w:rsidR="00354F88">
        <w:t>L</w:t>
      </w:r>
      <w:r w:rsidRPr="00190111">
        <w:t>oop</w:t>
      </w:r>
      <w:r w:rsidR="00354F88">
        <w:t>H</w:t>
      </w:r>
      <w:r w:rsidRPr="00190111">
        <w:t>our)</w:t>
      </w:r>
    </w:p>
    <w:p w:rsidRPr="00190111" w:rsidR="00190111" w:rsidP="000431E0" w:rsidRDefault="00190111">
      <w:pPr>
        <w:pStyle w:val="af7"/>
      </w:pPr>
      <w:r w:rsidRPr="00190111">
        <w:t xml:space="preserve">              and </w:t>
      </w:r>
      <w:r w:rsidR="007F3497">
        <w:rPr>
          <w:rFonts w:hint="eastAsia"/>
        </w:rPr>
        <w:t>I</w:t>
      </w:r>
      <w:r w:rsidRPr="00190111">
        <w:t>s</w:t>
      </w:r>
      <w:r w:rsidR="00354F88">
        <w:t>M</w:t>
      </w:r>
      <w:r w:rsidRPr="00190111">
        <w:t>ore</w:t>
      </w:r>
      <w:r w:rsidR="00354F88">
        <w:t>R</w:t>
      </w:r>
      <w:r w:rsidRPr="00190111">
        <w:t>ecent(</w:t>
      </w:r>
      <w:r w:rsidR="007F3497">
        <w:rPr>
          <w:rFonts w:hint="eastAsia"/>
        </w:rPr>
        <w:t>M</w:t>
      </w:r>
      <w:r w:rsidRPr="00190111">
        <w:t>essage</w:t>
      </w:r>
      <w:r w:rsidR="00354F88">
        <w:t>L</w:t>
      </w:r>
      <w:r w:rsidRPr="00190111">
        <w:t>oop</w:t>
      </w:r>
      <w:r w:rsidR="00354F88">
        <w:t>H</w:t>
      </w:r>
      <w:r w:rsidRPr="00190111">
        <w:t xml:space="preserve">our + </w:t>
      </w:r>
      <w:r w:rsidRPr="00190111" w:rsidR="008D546C">
        <w:rPr>
          <w:rFonts w:hint="eastAsia"/>
        </w:rPr>
        <w:t>M</w:t>
      </w:r>
      <w:r w:rsidR="008D546C">
        <w:rPr>
          <w:rFonts w:hint="eastAsia"/>
        </w:rPr>
        <w:t>essage</w:t>
      </w:r>
      <w:r w:rsidRPr="00190111" w:rsidR="008D546C">
        <w:rPr>
          <w:rFonts w:hint="eastAsia"/>
        </w:rPr>
        <w:t>V</w:t>
      </w:r>
      <w:r w:rsidR="008D546C">
        <w:rPr>
          <w:rFonts w:hint="eastAsia"/>
        </w:rPr>
        <w:t>alidity</w:t>
      </w:r>
      <w:r w:rsidRPr="00190111" w:rsidR="008D546C">
        <w:rPr>
          <w:rFonts w:hint="eastAsia"/>
        </w:rPr>
        <w:t>T</w:t>
      </w:r>
      <w:r w:rsidR="008D546C">
        <w:rPr>
          <w:rFonts w:hint="eastAsia"/>
        </w:rPr>
        <w:t>ime</w:t>
      </w:r>
      <w:r w:rsidRPr="00190111">
        <w:t xml:space="preserve">, </w:t>
      </w:r>
      <w:hyperlink w:history="1" w:anchor="ATPtime">
        <w:r w:rsidR="003B253D">
          <w:rPr>
            <w:rStyle w:val="ac"/>
          </w:rPr>
          <w:t>ATPtime</w:t>
        </w:r>
      </w:hyperlink>
      <w:r w:rsidR="00FC2B25">
        <w:t>(k)</w:t>
      </w:r>
      <w:r w:rsidRPr="00190111">
        <w:t>)</w:t>
      </w:r>
    </w:p>
    <w:p w:rsidRPr="00190111" w:rsidR="00190111" w:rsidP="000431E0" w:rsidRDefault="00190111">
      <w:pPr>
        <w:pStyle w:val="af7"/>
      </w:pPr>
      <w:r w:rsidRPr="00190111">
        <w:t xml:space="preserve">              and (</w:t>
      </w:r>
      <w:hyperlink w:history="1" w:anchor="ModularSub">
        <w:r w:rsidR="001C16B4">
          <w:rPr>
            <w:rStyle w:val="ac"/>
          </w:rPr>
          <w:t>ModularSub</w:t>
        </w:r>
      </w:hyperlink>
      <w:r w:rsidRPr="00190111">
        <w:t>(</w:t>
      </w:r>
      <w:hyperlink w:history="1" w:anchor="ATPtime">
        <w:r w:rsidR="003B253D">
          <w:rPr>
            <w:rStyle w:val="ac"/>
          </w:rPr>
          <w:t>ATPtime</w:t>
        </w:r>
      </w:hyperlink>
      <w:r w:rsidR="00FC2B25">
        <w:t>(k)</w:t>
      </w:r>
      <w:r w:rsidRPr="00190111">
        <w:t xml:space="preserve"> - </w:t>
      </w:r>
      <w:r w:rsidR="007F3497">
        <w:rPr>
          <w:rFonts w:hint="eastAsia"/>
        </w:rPr>
        <w:t>M</w:t>
      </w:r>
      <w:r w:rsidRPr="00190111">
        <w:t>essage</w:t>
      </w:r>
      <w:r w:rsidR="00354F88">
        <w:t>L</w:t>
      </w:r>
      <w:r w:rsidRPr="00190111">
        <w:t>oop</w:t>
      </w:r>
      <w:r w:rsidR="00354F88">
        <w:t>H</w:t>
      </w:r>
      <w:r w:rsidRPr="00190111">
        <w:t xml:space="preserve">our) &lt; </w:t>
      </w:r>
      <w:r w:rsidR="007F3497">
        <w:rPr>
          <w:rFonts w:hint="eastAsia"/>
        </w:rPr>
        <w:t>L</w:t>
      </w:r>
      <w:r w:rsidRPr="00190111">
        <w:t>ast</w:t>
      </w:r>
      <w:r w:rsidR="00354F88">
        <w:t>M</w:t>
      </w:r>
      <w:r w:rsidRPr="00190111">
        <w:t>essage</w:t>
      </w:r>
      <w:r w:rsidR="00354F88">
        <w:t>A</w:t>
      </w:r>
      <w:r w:rsidRPr="00190111">
        <w:t>ge))</w:t>
      </w:r>
    </w:p>
    <w:p w:rsidRPr="00190111" w:rsidR="00190111" w:rsidP="000431E0" w:rsidRDefault="00190111">
      <w:pPr>
        <w:pStyle w:val="af7"/>
      </w:pPr>
      <w:r w:rsidRPr="00190111">
        <w:t xml:space="preserve">             or (</w:t>
      </w:r>
      <w:hyperlink w:history="1" w:anchor="ReplyDistantCC">
        <w:r w:rsidR="001C16B4">
          <w:rPr>
            <w:rStyle w:val="ac"/>
          </w:rPr>
          <w:t>ReplyDistantCC</w:t>
        </w:r>
      </w:hyperlink>
      <w:r w:rsidRPr="00190111">
        <w:t>(</w:t>
      </w:r>
      <w:r w:rsidR="001C16B4">
        <w:rPr>
          <w:rFonts w:hint="eastAsia"/>
        </w:rPr>
        <w:t>M</w:t>
      </w:r>
      <w:r w:rsidRPr="00190111">
        <w:t>essage</w:t>
      </w:r>
      <w:r w:rsidR="00354F88">
        <w:t>L</w:t>
      </w:r>
      <w:r w:rsidRPr="00190111">
        <w:t>oop</w:t>
      </w:r>
      <w:r w:rsidR="00354F88">
        <w:t>H</w:t>
      </w:r>
      <w:r w:rsidRPr="00190111">
        <w:t>our)</w:t>
      </w:r>
    </w:p>
    <w:p w:rsidRPr="00190111" w:rsidR="00190111" w:rsidP="000431E0" w:rsidRDefault="00190111">
      <w:pPr>
        <w:pStyle w:val="af7"/>
      </w:pPr>
      <w:r w:rsidRPr="00190111">
        <w:t xml:space="preserve">                 and </w:t>
      </w:r>
      <w:r w:rsidR="007F3497">
        <w:rPr>
          <w:rFonts w:hint="eastAsia"/>
        </w:rPr>
        <w:t>I</w:t>
      </w:r>
      <w:r w:rsidRPr="00190111">
        <w:t>s</w:t>
      </w:r>
      <w:r w:rsidR="00354F88">
        <w:t>M</w:t>
      </w:r>
      <w:r w:rsidRPr="00190111">
        <w:t>ore</w:t>
      </w:r>
      <w:r w:rsidR="00354F88">
        <w:t>R</w:t>
      </w:r>
      <w:r w:rsidRPr="00190111">
        <w:t>ecent(</w:t>
      </w:r>
      <w:hyperlink w:history="1" w:anchor="OtherATPminTime">
        <w:r w:rsidR="00DE27C8">
          <w:rPr>
            <w:rStyle w:val="ac"/>
          </w:rPr>
          <w:t>OtherATPminTime</w:t>
        </w:r>
      </w:hyperlink>
      <w:r w:rsidRPr="00190111">
        <w:t xml:space="preserve">(k), </w:t>
      </w:r>
      <w:r w:rsidR="007F3497">
        <w:rPr>
          <w:rFonts w:hint="eastAsia"/>
        </w:rPr>
        <w:t>M</w:t>
      </w:r>
      <w:r w:rsidRPr="00190111">
        <w:t>essage</w:t>
      </w:r>
      <w:r w:rsidR="00354F88">
        <w:t>L</w:t>
      </w:r>
      <w:r w:rsidRPr="00190111">
        <w:t>oop</w:t>
      </w:r>
      <w:r w:rsidR="00354F88">
        <w:t>H</w:t>
      </w:r>
      <w:r w:rsidRPr="00190111">
        <w:t>our)</w:t>
      </w:r>
    </w:p>
    <w:p w:rsidRPr="00190111" w:rsidR="00190111" w:rsidP="000431E0" w:rsidRDefault="00190111">
      <w:pPr>
        <w:pStyle w:val="af7"/>
      </w:pPr>
      <w:r w:rsidRPr="00190111">
        <w:t xml:space="preserve">                 and </w:t>
      </w:r>
      <w:r w:rsidR="007F3497">
        <w:rPr>
          <w:rFonts w:hint="eastAsia"/>
        </w:rPr>
        <w:t>I</w:t>
      </w:r>
      <w:r w:rsidRPr="00190111">
        <w:t>s</w:t>
      </w:r>
      <w:r w:rsidR="00354F88">
        <w:t>M</w:t>
      </w:r>
      <w:r w:rsidRPr="00190111">
        <w:t>ore</w:t>
      </w:r>
      <w:r w:rsidR="00354F88">
        <w:t>R</w:t>
      </w:r>
      <w:r w:rsidRPr="00190111">
        <w:t>ecent(</w:t>
      </w:r>
      <w:r w:rsidR="007F3497">
        <w:rPr>
          <w:rFonts w:hint="eastAsia"/>
        </w:rPr>
        <w:t>M</w:t>
      </w:r>
      <w:r w:rsidRPr="00190111">
        <w:t>essage</w:t>
      </w:r>
      <w:r w:rsidR="00354F88">
        <w:t>L</w:t>
      </w:r>
      <w:r w:rsidRPr="00190111">
        <w:t>oop</w:t>
      </w:r>
      <w:r w:rsidR="00354F88">
        <w:t>H</w:t>
      </w:r>
      <w:r w:rsidRPr="00190111">
        <w:t xml:space="preserve">our + </w:t>
      </w:r>
      <w:r w:rsidRPr="00190111" w:rsidR="008D546C">
        <w:rPr>
          <w:rFonts w:hint="eastAsia"/>
        </w:rPr>
        <w:t>M</w:t>
      </w:r>
      <w:r w:rsidR="008D546C">
        <w:rPr>
          <w:rFonts w:hint="eastAsia"/>
        </w:rPr>
        <w:t>essage</w:t>
      </w:r>
      <w:r w:rsidRPr="00190111" w:rsidR="008D546C">
        <w:rPr>
          <w:rFonts w:hint="eastAsia"/>
        </w:rPr>
        <w:t>V</w:t>
      </w:r>
      <w:r w:rsidR="008D546C">
        <w:rPr>
          <w:rFonts w:hint="eastAsia"/>
        </w:rPr>
        <w:t>alidity</w:t>
      </w:r>
      <w:r w:rsidRPr="00190111" w:rsidR="008D546C">
        <w:rPr>
          <w:rFonts w:hint="eastAsia"/>
        </w:rPr>
        <w:t>T</w:t>
      </w:r>
      <w:r w:rsidR="008D546C">
        <w:rPr>
          <w:rFonts w:hint="eastAsia"/>
        </w:rPr>
        <w:t>ime</w:t>
      </w:r>
      <w:r w:rsidRPr="00190111">
        <w:t xml:space="preserve">, </w:t>
      </w:r>
      <w:hyperlink w:history="1" w:anchor="OtherATPmaxTime">
        <w:r w:rsidR="00497151">
          <w:rPr>
            <w:rStyle w:val="ac"/>
          </w:rPr>
          <w:t>OtherATPmaxTime</w:t>
        </w:r>
      </w:hyperlink>
      <w:r w:rsidRPr="00190111">
        <w:t>(k))</w:t>
      </w:r>
    </w:p>
    <w:p w:rsidRPr="00190111" w:rsidR="00190111" w:rsidP="000431E0" w:rsidRDefault="00190111">
      <w:pPr>
        <w:pStyle w:val="af7"/>
      </w:pPr>
      <w:r w:rsidRPr="00190111">
        <w:t xml:space="preserve">                 and (</w:t>
      </w:r>
      <w:hyperlink w:history="1" w:anchor="ModularSub">
        <w:r w:rsidR="001C16B4">
          <w:rPr>
            <w:rStyle w:val="ac"/>
          </w:rPr>
          <w:t>ModularSub</w:t>
        </w:r>
      </w:hyperlink>
      <w:r w:rsidRPr="00190111">
        <w:t>(</w:t>
      </w:r>
      <w:hyperlink w:history="1" w:anchor="OtherATPmaxTime">
        <w:r w:rsidR="00497151">
          <w:rPr>
            <w:rStyle w:val="ac"/>
          </w:rPr>
          <w:t>OtherATPmaxTime</w:t>
        </w:r>
      </w:hyperlink>
      <w:r w:rsidRPr="00190111">
        <w:t xml:space="preserve">(k) - </w:t>
      </w:r>
      <w:r w:rsidR="007F3497">
        <w:rPr>
          <w:rFonts w:hint="eastAsia"/>
        </w:rPr>
        <w:t>M</w:t>
      </w:r>
      <w:r w:rsidRPr="00190111">
        <w:t>essage</w:t>
      </w:r>
      <w:r w:rsidR="00354F88">
        <w:t>L</w:t>
      </w:r>
      <w:r w:rsidRPr="00190111">
        <w:t>oop</w:t>
      </w:r>
      <w:r w:rsidR="00354F88">
        <w:t>H</w:t>
      </w:r>
      <w:r w:rsidRPr="00190111">
        <w:t xml:space="preserve">our) &lt; </w:t>
      </w:r>
      <w:r w:rsidR="007F3497">
        <w:rPr>
          <w:rFonts w:hint="eastAsia"/>
        </w:rPr>
        <w:t>L</w:t>
      </w:r>
      <w:r w:rsidRPr="00190111">
        <w:t>ast</w:t>
      </w:r>
      <w:r w:rsidR="00354F88">
        <w:t>M</w:t>
      </w:r>
      <w:r w:rsidRPr="00190111">
        <w:t>essage</w:t>
      </w:r>
      <w:r w:rsidR="00354F88">
        <w:t>A</w:t>
      </w:r>
      <w:r w:rsidRPr="00190111">
        <w:t>ge)))):</w:t>
      </w:r>
    </w:p>
    <w:p w:rsidRPr="00190111" w:rsidR="00190111" w:rsidP="000431E0" w:rsidRDefault="00190111">
      <w:pPr>
        <w:pStyle w:val="af7"/>
      </w:pPr>
      <w:r w:rsidRPr="00190111">
        <w:t xml:space="preserve">        return </w:t>
      </w:r>
      <w:r w:rsidRPr="00354FC4">
        <w:rPr>
          <w:rStyle w:val="aff1"/>
        </w:rPr>
        <w:t>True</w:t>
      </w:r>
    </w:p>
    <w:p w:rsidRPr="00190111" w:rsidR="00190111" w:rsidP="000431E0" w:rsidRDefault="00190111">
      <w:pPr>
        <w:pStyle w:val="af7"/>
      </w:pPr>
      <w:r w:rsidRPr="00190111">
        <w:t xml:space="preserve">    else:</w:t>
      </w:r>
    </w:p>
    <w:p w:rsidRPr="00190111" w:rsidR="00190111" w:rsidP="000431E0" w:rsidRDefault="00190111">
      <w:pPr>
        <w:pStyle w:val="af7"/>
      </w:pPr>
      <w:r w:rsidRPr="00190111">
        <w:t xml:space="preserve">        return </w:t>
      </w:r>
      <w:r w:rsidRPr="00354FC4">
        <w:rPr>
          <w:rStyle w:val="aff1"/>
        </w:rPr>
        <w:t>False</w:t>
      </w:r>
    </w:p>
    <w:p w:rsidRPr="00190111" w:rsidR="00190111" w:rsidP="00C93484" w:rsidRDefault="00190111">
      <w:pPr>
        <w:pStyle w:val="Reqtify"/>
      </w:pPr>
    </w:p>
    <w:p w:rsidRPr="00190111" w:rsidR="00190111" w:rsidP="00C93484" w:rsidRDefault="00190111">
      <w:pPr>
        <w:pStyle w:val="Reqtify"/>
      </w:pPr>
    </w:p>
    <w:p w:rsidRPr="00190111" w:rsidR="00190111" w:rsidP="00C93484" w:rsidRDefault="00A279C3">
      <w:pPr>
        <w:pStyle w:val="Reqtify"/>
      </w:pPr>
      <w:r w:rsidRPr="00A279C3">
        <w:rPr>
          <w:rStyle w:val="aff2"/>
          <w:rFonts w:hint="eastAsia"/>
        </w:rPr>
        <w:t>Message.</w:t>
      </w:r>
      <w:r w:rsidRPr="00783A38" w:rsidR="00783A38">
        <w:rPr>
          <w:rStyle w:val="aff2"/>
          <w:bCs w:val="0"/>
          <w:iCs w:val="0"/>
        </w:rPr>
        <w:t>LastAge</w:t>
      </w:r>
      <w:r>
        <w:rPr>
          <w:rFonts w:hint="eastAsia"/>
        </w:rPr>
        <w:t>，</w:t>
      </w:r>
      <w:r w:rsidRPr="00190111" w:rsidR="00190111">
        <w:rPr>
          <w:rFonts w:hint="eastAsia"/>
        </w:rPr>
        <w:t>当前消息已存活的时间</w:t>
      </w:r>
      <w:r w:rsidR="00FE185B">
        <w:rPr>
          <w:rFonts w:hint="eastAsia"/>
        </w:rPr>
        <w:t>。</w:t>
      </w:r>
      <w:r w:rsidR="00FE185B">
        <w:rPr>
          <w:rFonts w:hint="eastAsia"/>
        </w:rPr>
        <w:t>Age</w:t>
      </w:r>
      <w:r w:rsidR="00FE185B">
        <w:rPr>
          <w:rFonts w:hint="eastAsia"/>
        </w:rPr>
        <w:t>的最大值为</w:t>
      </w:r>
      <w:r w:rsidR="00FE185B">
        <w:rPr>
          <w:rStyle w:val="aff1"/>
        </w:rPr>
        <w:fldChar w:fldCharType="begin"/>
      </w:r>
      <w:r w:rsidR="00FE185B">
        <w:instrText xml:space="preserve"> REF REPORT_AGE_MAX \h </w:instrText>
      </w:r>
      <w:r w:rsidR="00FE185B">
        <w:rPr>
          <w:rStyle w:val="aff1"/>
        </w:rPr>
      </w:r>
      <w:r w:rsidR="00FE185B">
        <w:rPr>
          <w:rStyle w:val="aff1"/>
        </w:rPr>
        <w:fldChar w:fldCharType="separate"/>
      </w:r>
      <w:r w:rsidRPr="0094616C" w:rsidR="00DE178B">
        <w:rPr>
          <w:rStyle w:val="aff1"/>
          <w:rFonts w:hint="eastAsia"/>
        </w:rPr>
        <w:t>REPORT_AGE_MAX</w:t>
      </w:r>
      <w:r w:rsidR="00FE185B">
        <w:rPr>
          <w:rStyle w:val="aff1"/>
        </w:rPr>
        <w:fldChar w:fldCharType="end"/>
      </w:r>
      <w:r w:rsidR="00FE185B">
        <w:rPr>
          <w:rFonts w:hint="eastAsia"/>
        </w:rPr>
        <w:t>。</w:t>
      </w:r>
    </w:p>
    <w:p w:rsidRPr="00190111" w:rsidR="00190111" w:rsidP="000431E0" w:rsidRDefault="00190111">
      <w:pPr>
        <w:pStyle w:val="af7"/>
      </w:pPr>
      <w:r w:rsidRPr="00190111">
        <w:t xml:space="preserve">def </w:t>
      </w:r>
      <w:hyperlink w:history="1" w:anchor="LastAge">
        <w:r w:rsidR="00783A38">
          <w:rPr>
            <w:rStyle w:val="ac"/>
          </w:rPr>
          <w:t>LastAge</w:t>
        </w:r>
      </w:hyperlink>
      <w:r w:rsidRPr="00190111">
        <w:t>(</w:t>
      </w:r>
      <w:r w:rsidR="00783A38">
        <w:rPr>
          <w:rFonts w:hint="eastAsia"/>
        </w:rPr>
        <w:t>M</w:t>
      </w:r>
      <w:r w:rsidRPr="00190111">
        <w:t>essage</w:t>
      </w:r>
      <w:r w:rsidR="00354F88">
        <w:t>A</w:t>
      </w:r>
      <w:r w:rsidRPr="00190111">
        <w:t>vailable,</w:t>
      </w:r>
      <w:r w:rsidR="00060C96">
        <w:rPr>
          <w:rFonts w:hint="eastAsia"/>
        </w:rPr>
        <w:t xml:space="preserve"> </w:t>
      </w:r>
      <w:r w:rsidR="00783A38">
        <w:rPr>
          <w:rFonts w:hint="eastAsia"/>
        </w:rPr>
        <w:t>M</w:t>
      </w:r>
      <w:r w:rsidRPr="00190111">
        <w:t>essage</w:t>
      </w:r>
      <w:r w:rsidR="00354F88">
        <w:t>L</w:t>
      </w:r>
      <w:r w:rsidRPr="00190111">
        <w:t>oop</w:t>
      </w:r>
      <w:r w:rsidR="00354F88">
        <w:t>H</w:t>
      </w:r>
      <w:r w:rsidRPr="00190111">
        <w:t xml:space="preserve">our, </w:t>
      </w:r>
      <w:r w:rsidR="00783A38">
        <w:rPr>
          <w:rFonts w:hint="eastAsia"/>
        </w:rPr>
        <w:t>P</w:t>
      </w:r>
      <w:r w:rsidRPr="00190111">
        <w:t>revious</w:t>
      </w:r>
      <w:r w:rsidR="00354F88">
        <w:t>L</w:t>
      </w:r>
      <w:r w:rsidRPr="00190111">
        <w:t>ast</w:t>
      </w:r>
      <w:r w:rsidR="00354F88">
        <w:t>A</w:t>
      </w:r>
      <w:r w:rsidRPr="00190111">
        <w:t>ge,</w:t>
      </w:r>
      <w:r w:rsidR="00060C96">
        <w:rPr>
          <w:rFonts w:hint="eastAsia"/>
        </w:rPr>
        <w:t xml:space="preserve"> </w:t>
      </w:r>
      <w:r w:rsidRPr="00190111">
        <w:t>k):</w:t>
      </w:r>
    </w:p>
    <w:p w:rsidR="00FE185B" w:rsidP="000431E0" w:rsidRDefault="00190111">
      <w:pPr>
        <w:pStyle w:val="af7"/>
      </w:pPr>
      <w:r w:rsidRPr="00190111">
        <w:t xml:space="preserve">    if (Initialization</w:t>
      </w:r>
    </w:p>
    <w:p w:rsidRPr="00190111" w:rsidR="00190111" w:rsidP="000431E0" w:rsidRDefault="00FE185B">
      <w:pPr>
        <w:pStyle w:val="af7"/>
      </w:pPr>
      <w:r>
        <w:rPr>
          <w:rFonts w:hint="eastAsia"/>
        </w:rPr>
        <w:t xml:space="preserve">         or P</w:t>
      </w:r>
      <w:r w:rsidRPr="00190111">
        <w:t>revious</w:t>
      </w:r>
      <w:r>
        <w:t>L</w:t>
      </w:r>
      <w:r w:rsidRPr="00190111">
        <w:t>ast</w:t>
      </w:r>
      <w:r>
        <w:t>A</w:t>
      </w:r>
      <w:r w:rsidRPr="00190111">
        <w:t>ge</w:t>
      </w:r>
      <w:r>
        <w:rPr>
          <w:rFonts w:hint="eastAsia"/>
        </w:rPr>
        <w:t xml:space="preserve"> &gt;= </w:t>
      </w:r>
      <w:r>
        <w:rPr>
          <w:rStyle w:val="aff1"/>
        </w:rPr>
        <w:fldChar w:fldCharType="begin"/>
      </w:r>
      <w:r>
        <w:instrText xml:space="preserve"> REF REPORT_AGE_MAX \h </w:instrText>
      </w:r>
      <w:r>
        <w:rPr>
          <w:rStyle w:val="aff1"/>
        </w:rPr>
      </w:r>
      <w:r>
        <w:rPr>
          <w:rStyle w:val="aff1"/>
        </w:rPr>
        <w:fldChar w:fldCharType="separate"/>
      </w:r>
      <w:r w:rsidRPr="0094616C" w:rsidR="00DE178B">
        <w:rPr>
          <w:rStyle w:val="aff1"/>
          <w:rFonts w:hint="eastAsia"/>
        </w:rPr>
        <w:t>REPORT_AGE_MAX</w:t>
      </w:r>
      <w:r>
        <w:rPr>
          <w:rStyle w:val="aff1"/>
        </w:rPr>
        <w:fldChar w:fldCharType="end"/>
      </w:r>
      <w:r w:rsidRPr="00190111" w:rsidR="00190111">
        <w:t>):</w:t>
      </w:r>
    </w:p>
    <w:p w:rsidRPr="00190111" w:rsidR="00190111" w:rsidP="000431E0" w:rsidRDefault="00190111">
      <w:pPr>
        <w:pStyle w:val="af7"/>
      </w:pPr>
      <w:r w:rsidRPr="00190111">
        <w:t xml:space="preserve">        return </w:t>
      </w:r>
      <w:r w:rsidR="00683E47">
        <w:rPr>
          <w:rStyle w:val="aff1"/>
        </w:rPr>
        <w:fldChar w:fldCharType="begin"/>
      </w:r>
      <w:r w:rsidR="00683E47">
        <w:instrText xml:space="preserve"> REF REPORT_AGE_MAX \h </w:instrText>
      </w:r>
      <w:r w:rsidR="00683E47">
        <w:rPr>
          <w:rStyle w:val="aff1"/>
        </w:rPr>
      </w:r>
      <w:r w:rsidR="00683E47">
        <w:rPr>
          <w:rStyle w:val="aff1"/>
        </w:rPr>
        <w:fldChar w:fldCharType="separate"/>
      </w:r>
      <w:r w:rsidRPr="0094616C" w:rsidR="00DE178B">
        <w:rPr>
          <w:rStyle w:val="aff1"/>
          <w:rFonts w:hint="eastAsia"/>
        </w:rPr>
        <w:t>REPORT_AGE_MAX</w:t>
      </w:r>
      <w:r w:rsidR="00683E47">
        <w:rPr>
          <w:rStyle w:val="aff1"/>
        </w:rPr>
        <w:fldChar w:fldCharType="end"/>
      </w:r>
    </w:p>
    <w:p w:rsidRPr="00190111" w:rsidR="00190111" w:rsidP="000431E0" w:rsidRDefault="00190111">
      <w:pPr>
        <w:pStyle w:val="af7"/>
      </w:pPr>
      <w:r w:rsidRPr="00190111">
        <w:t xml:space="preserve">    elif (</w:t>
      </w:r>
      <w:r w:rsidR="008D546C">
        <w:rPr>
          <w:rFonts w:hint="eastAsia"/>
        </w:rPr>
        <w:t>M</w:t>
      </w:r>
      <w:r w:rsidRPr="00190111" w:rsidR="008D546C">
        <w:t>essage</w:t>
      </w:r>
      <w:r w:rsidR="008D546C">
        <w:t>A</w:t>
      </w:r>
      <w:r w:rsidRPr="00190111" w:rsidR="008D546C">
        <w:t>vailable</w:t>
      </w:r>
      <w:r w:rsidRPr="00190111">
        <w:t>,</w:t>
      </w:r>
    </w:p>
    <w:p w:rsidRPr="00190111" w:rsidR="00190111" w:rsidP="000431E0" w:rsidRDefault="00190111">
      <w:pPr>
        <w:pStyle w:val="af7"/>
      </w:pPr>
      <w:r w:rsidRPr="00190111">
        <w:t xml:space="preserve">          and </w:t>
      </w:r>
      <w:hyperlink w:history="1" w:anchor="ReplyLocalCC">
        <w:r w:rsidR="001C16B4">
          <w:rPr>
            <w:rStyle w:val="ac"/>
          </w:rPr>
          <w:t>ReplyLocalCC</w:t>
        </w:r>
      </w:hyperlink>
      <w:r w:rsidRPr="00190111">
        <w:t>(</w:t>
      </w:r>
      <w:r w:rsidR="00783A38">
        <w:rPr>
          <w:rFonts w:hint="eastAsia"/>
        </w:rPr>
        <w:t>M</w:t>
      </w:r>
      <w:r w:rsidRPr="00190111">
        <w:t>essage</w:t>
      </w:r>
      <w:r w:rsidR="00354F88">
        <w:t>L</w:t>
      </w:r>
      <w:r w:rsidRPr="00190111">
        <w:t>oop</w:t>
      </w:r>
      <w:r w:rsidR="00354F88">
        <w:t>H</w:t>
      </w:r>
      <w:r w:rsidRPr="00190111">
        <w:t>our)):</w:t>
      </w:r>
    </w:p>
    <w:p w:rsidRPr="00190111" w:rsidR="00190111" w:rsidP="000431E0" w:rsidRDefault="00190111">
      <w:pPr>
        <w:pStyle w:val="af7"/>
      </w:pPr>
      <w:r w:rsidRPr="00190111">
        <w:t xml:space="preserve">        return (1 + </w:t>
      </w:r>
      <w:hyperlink w:history="1" w:anchor="ModularSub">
        <w:r w:rsidR="001C16B4">
          <w:rPr>
            <w:rStyle w:val="ac"/>
          </w:rPr>
          <w:t>ModularSub</w:t>
        </w:r>
      </w:hyperlink>
      <w:r w:rsidRPr="00190111">
        <w:t>(</w:t>
      </w:r>
      <w:hyperlink w:history="1" w:anchor="ATPtime">
        <w:r w:rsidR="003B253D">
          <w:rPr>
            <w:rStyle w:val="ac"/>
          </w:rPr>
          <w:t>ATPtime</w:t>
        </w:r>
      </w:hyperlink>
      <w:r w:rsidR="00FC2B25">
        <w:t>(k)</w:t>
      </w:r>
      <w:r w:rsidRPr="00190111">
        <w:t xml:space="preserve">, </w:t>
      </w:r>
      <w:r w:rsidR="008D546C">
        <w:rPr>
          <w:rFonts w:hint="eastAsia"/>
        </w:rPr>
        <w:t>M</w:t>
      </w:r>
      <w:r w:rsidRPr="00190111" w:rsidR="008D546C">
        <w:t>essage</w:t>
      </w:r>
      <w:r w:rsidR="008D546C">
        <w:t>L</w:t>
      </w:r>
      <w:r w:rsidRPr="00190111" w:rsidR="008D546C">
        <w:t>oop</w:t>
      </w:r>
      <w:r w:rsidR="008D546C">
        <w:t>H</w:t>
      </w:r>
      <w:r w:rsidRPr="00190111" w:rsidR="008D546C">
        <w:t>our</w:t>
      </w:r>
      <w:r w:rsidRPr="00190111">
        <w:t>))</w:t>
      </w:r>
    </w:p>
    <w:p w:rsidRPr="00190111" w:rsidR="00190111" w:rsidP="000431E0" w:rsidRDefault="00190111">
      <w:pPr>
        <w:pStyle w:val="af7"/>
      </w:pPr>
      <w:r w:rsidRPr="00190111">
        <w:t xml:space="preserve">    elif (</w:t>
      </w:r>
      <w:r w:rsidR="00783A38">
        <w:rPr>
          <w:rFonts w:hint="eastAsia"/>
        </w:rPr>
        <w:t>M</w:t>
      </w:r>
      <w:r w:rsidRPr="00190111">
        <w:t>essage</w:t>
      </w:r>
      <w:r w:rsidR="00354F88">
        <w:t>A</w:t>
      </w:r>
      <w:r w:rsidRPr="00190111">
        <w:t>vailable,</w:t>
      </w:r>
    </w:p>
    <w:p w:rsidRPr="00190111" w:rsidR="00190111" w:rsidP="000431E0" w:rsidRDefault="00190111">
      <w:pPr>
        <w:pStyle w:val="af7"/>
      </w:pPr>
      <w:r w:rsidRPr="00190111">
        <w:t xml:space="preserve">          and </w:t>
      </w:r>
      <w:hyperlink w:history="1" w:anchor="ReplyDistantCC">
        <w:r w:rsidR="001C16B4">
          <w:rPr>
            <w:rStyle w:val="ac"/>
          </w:rPr>
          <w:t>ReplyDistantCC</w:t>
        </w:r>
      </w:hyperlink>
      <w:r w:rsidRPr="00190111">
        <w:t>(</w:t>
      </w:r>
      <w:r w:rsidR="00783A38">
        <w:rPr>
          <w:rFonts w:hint="eastAsia"/>
        </w:rPr>
        <w:t>M</w:t>
      </w:r>
      <w:r w:rsidRPr="00190111">
        <w:t>essage</w:t>
      </w:r>
      <w:r w:rsidR="00354F88">
        <w:t>L</w:t>
      </w:r>
      <w:r w:rsidRPr="00190111">
        <w:t>oop</w:t>
      </w:r>
      <w:r w:rsidR="00354F88">
        <w:t>H</w:t>
      </w:r>
      <w:r w:rsidRPr="00190111">
        <w:t>our)):</w:t>
      </w:r>
    </w:p>
    <w:p w:rsidRPr="00190111" w:rsidR="00190111" w:rsidP="000431E0" w:rsidRDefault="00190111">
      <w:pPr>
        <w:pStyle w:val="af7"/>
      </w:pPr>
      <w:r w:rsidRPr="00190111">
        <w:t xml:space="preserve">        return (1 + </w:t>
      </w:r>
      <w:hyperlink w:history="1" w:anchor="ModularSub">
        <w:r w:rsidR="001C16B4">
          <w:rPr>
            <w:rStyle w:val="ac"/>
          </w:rPr>
          <w:t>ModularSub</w:t>
        </w:r>
      </w:hyperlink>
      <w:r w:rsidRPr="00190111">
        <w:t>(</w:t>
      </w:r>
      <w:hyperlink w:history="1" w:anchor="OtherATPminTime">
        <w:r w:rsidR="00DE27C8">
          <w:rPr>
            <w:rStyle w:val="ac"/>
          </w:rPr>
          <w:t>OtherATPminTime</w:t>
        </w:r>
      </w:hyperlink>
      <w:r w:rsidRPr="00190111">
        <w:t xml:space="preserve">(k), </w:t>
      </w:r>
      <w:r w:rsidR="00783A38">
        <w:rPr>
          <w:rFonts w:hint="eastAsia"/>
        </w:rPr>
        <w:t>M</w:t>
      </w:r>
      <w:r w:rsidRPr="00190111">
        <w:t>essage</w:t>
      </w:r>
      <w:r w:rsidR="00354F88">
        <w:t>L</w:t>
      </w:r>
      <w:r w:rsidRPr="00190111">
        <w:t>oop</w:t>
      </w:r>
      <w:r w:rsidR="00354F88">
        <w:t>H</w:t>
      </w:r>
      <w:r w:rsidRPr="00190111">
        <w:t>our))</w:t>
      </w:r>
    </w:p>
    <w:p w:rsidRPr="00190111" w:rsidR="00190111" w:rsidP="000431E0" w:rsidRDefault="00190111">
      <w:pPr>
        <w:pStyle w:val="af7"/>
      </w:pPr>
      <w:r w:rsidRPr="00190111">
        <w:lastRenderedPageBreak/>
        <w:t xml:space="preserve">    else:</w:t>
      </w:r>
    </w:p>
    <w:p w:rsidRPr="00190111" w:rsidR="00190111" w:rsidP="000431E0" w:rsidRDefault="00190111">
      <w:pPr>
        <w:pStyle w:val="af7"/>
      </w:pPr>
      <w:r w:rsidRPr="00190111">
        <w:t xml:space="preserve">        return (1 + </w:t>
      </w:r>
      <w:r w:rsidR="00783A38">
        <w:rPr>
          <w:rFonts w:hint="eastAsia"/>
        </w:rPr>
        <w:t>P</w:t>
      </w:r>
      <w:r w:rsidRPr="00190111">
        <w:t>revious</w:t>
      </w:r>
      <w:r w:rsidR="00354F88">
        <w:t>L</w:t>
      </w:r>
      <w:r w:rsidRPr="00190111">
        <w:t>ast</w:t>
      </w:r>
      <w:r w:rsidR="00354F88">
        <w:t>A</w:t>
      </w:r>
      <w:r w:rsidRPr="00190111">
        <w:t>ge)</w:t>
      </w:r>
    </w:p>
    <w:p w:rsidR="00190111" w:rsidP="00C93484" w:rsidRDefault="00190111">
      <w:pPr>
        <w:pStyle w:val="Reqtify"/>
      </w:pPr>
    </w:p>
    <w:p w:rsidRPr="00190111" w:rsidR="00711693" w:rsidP="00C93484" w:rsidRDefault="00711693">
      <w:pPr>
        <w:pStyle w:val="Reqtify"/>
      </w:pPr>
    </w:p>
    <w:p w:rsidRPr="00190111" w:rsidR="00190111" w:rsidP="00C93484" w:rsidRDefault="00A279C3">
      <w:pPr>
        <w:pStyle w:val="Reqtify"/>
      </w:pPr>
      <w:r w:rsidRPr="00A279C3">
        <w:rPr>
          <w:rStyle w:val="aff2"/>
          <w:rFonts w:hint="eastAsia"/>
        </w:rPr>
        <w:t>Message.</w:t>
      </w:r>
      <w:r w:rsidRPr="00A279C3">
        <w:rPr>
          <w:rStyle w:val="aff2"/>
        </w:rPr>
        <w:t xml:space="preserve"> </w:t>
      </w:r>
      <w:r w:rsidRPr="00E37ABE" w:rsidR="008B369C">
        <w:rPr>
          <w:rStyle w:val="aff2"/>
          <w:bCs w:val="0"/>
          <w:iCs w:val="0"/>
        </w:rPr>
        <w:t>Valid</w:t>
      </w:r>
      <w:r>
        <w:rPr>
          <w:rFonts w:hint="eastAsia"/>
        </w:rPr>
        <w:t>，</w:t>
      </w:r>
      <w:r w:rsidRPr="00190111" w:rsidR="00190111">
        <w:rPr>
          <w:rFonts w:hint="eastAsia"/>
        </w:rPr>
        <w:t>当前消息是否依然有效</w:t>
      </w:r>
    </w:p>
    <w:p w:rsidRPr="00190111" w:rsidR="00190111" w:rsidP="000431E0" w:rsidRDefault="00190111">
      <w:pPr>
        <w:pStyle w:val="af7"/>
      </w:pPr>
      <w:r w:rsidRPr="00190111">
        <w:t xml:space="preserve">def </w:t>
      </w:r>
      <w:hyperlink w:history="1" w:anchor="Valid">
        <w:r w:rsidR="008B369C">
          <w:rPr>
            <w:rStyle w:val="ac"/>
          </w:rPr>
          <w:t>Valid</w:t>
        </w:r>
      </w:hyperlink>
      <w:r w:rsidRPr="00190111">
        <w:t>(</w:t>
      </w:r>
      <w:r w:rsidR="00783A38">
        <w:rPr>
          <w:rFonts w:hint="eastAsia"/>
        </w:rPr>
        <w:t>M</w:t>
      </w:r>
      <w:r w:rsidRPr="00190111">
        <w:t>essage</w:t>
      </w:r>
      <w:r w:rsidR="00354F88">
        <w:t>L</w:t>
      </w:r>
      <w:r w:rsidRPr="00190111">
        <w:t>oop</w:t>
      </w:r>
      <w:r w:rsidR="00354F88">
        <w:t>H</w:t>
      </w:r>
      <w:r w:rsidRPr="00190111">
        <w:t xml:space="preserve">our, </w:t>
      </w:r>
      <w:r w:rsidRPr="00190111" w:rsidR="008D546C">
        <w:rPr>
          <w:rFonts w:hint="eastAsia"/>
        </w:rPr>
        <w:t>M</w:t>
      </w:r>
      <w:r w:rsidR="008D546C">
        <w:rPr>
          <w:rFonts w:hint="eastAsia"/>
        </w:rPr>
        <w:t>essage</w:t>
      </w:r>
      <w:r w:rsidRPr="00190111" w:rsidR="008D546C">
        <w:rPr>
          <w:rFonts w:hint="eastAsia"/>
        </w:rPr>
        <w:t>V</w:t>
      </w:r>
      <w:r w:rsidR="008D546C">
        <w:rPr>
          <w:rFonts w:hint="eastAsia"/>
        </w:rPr>
        <w:t>alidity</w:t>
      </w:r>
      <w:r w:rsidRPr="00190111" w:rsidR="008D546C">
        <w:rPr>
          <w:rFonts w:hint="eastAsia"/>
        </w:rPr>
        <w:t>T</w:t>
      </w:r>
      <w:r w:rsidR="008D546C">
        <w:rPr>
          <w:rFonts w:hint="eastAsia"/>
        </w:rPr>
        <w:t>ime</w:t>
      </w:r>
      <w:r w:rsidRPr="00190111">
        <w:t>, k):</w:t>
      </w:r>
    </w:p>
    <w:p w:rsidRPr="00190111" w:rsidR="00190111" w:rsidP="000431E0" w:rsidRDefault="00190111">
      <w:pPr>
        <w:pStyle w:val="af7"/>
      </w:pPr>
      <w:r w:rsidRPr="00190111">
        <w:t xml:space="preserve">    if (</w:t>
      </w:r>
      <w:hyperlink w:history="1" w:anchor="ReplyLocalCC">
        <w:r w:rsidR="001C16B4">
          <w:rPr>
            <w:rStyle w:val="ac"/>
          </w:rPr>
          <w:t>ReplyLocalCC</w:t>
        </w:r>
      </w:hyperlink>
      <w:r w:rsidRPr="00190111">
        <w:t>(</w:t>
      </w:r>
      <w:r w:rsidR="00783A38">
        <w:rPr>
          <w:rFonts w:hint="eastAsia"/>
        </w:rPr>
        <w:t>M</w:t>
      </w:r>
      <w:r w:rsidRPr="00190111">
        <w:t>essage</w:t>
      </w:r>
      <w:r w:rsidR="00354F88">
        <w:t>L</w:t>
      </w:r>
      <w:r w:rsidRPr="00190111">
        <w:t>oop</w:t>
      </w:r>
      <w:r w:rsidR="00354F88">
        <w:t>H</w:t>
      </w:r>
      <w:r w:rsidRPr="00190111">
        <w:t>our)):</w:t>
      </w:r>
    </w:p>
    <w:p w:rsidRPr="00190111" w:rsidR="00190111" w:rsidP="000431E0" w:rsidRDefault="00190111">
      <w:pPr>
        <w:pStyle w:val="af7"/>
      </w:pPr>
      <w:r w:rsidRPr="00190111">
        <w:t xml:space="preserve">        return ((</w:t>
      </w:r>
      <w:hyperlink w:history="1" w:anchor="ATPtime">
        <w:r w:rsidR="003B253D">
          <w:rPr>
            <w:rStyle w:val="ac"/>
          </w:rPr>
          <w:t>ATPtime</w:t>
        </w:r>
      </w:hyperlink>
      <w:r w:rsidR="00FC2B25">
        <w:t>(k)</w:t>
      </w:r>
      <w:r w:rsidRPr="00190111">
        <w:t xml:space="preserve"> - </w:t>
      </w:r>
      <w:r w:rsidR="00783A38">
        <w:rPr>
          <w:rFonts w:hint="eastAsia"/>
        </w:rPr>
        <w:t>M</w:t>
      </w:r>
      <w:r w:rsidRPr="00190111">
        <w:t>essage</w:t>
      </w:r>
      <w:r w:rsidR="00354F88">
        <w:t>L</w:t>
      </w:r>
      <w:r w:rsidRPr="00190111">
        <w:t>oop</w:t>
      </w:r>
      <w:r w:rsidR="00354F88">
        <w:t>H</w:t>
      </w:r>
      <w:r w:rsidRPr="00190111">
        <w:t xml:space="preserve">our) &lt;= </w:t>
      </w:r>
      <w:r w:rsidRPr="00190111" w:rsidR="008D546C">
        <w:rPr>
          <w:rFonts w:hint="eastAsia"/>
        </w:rPr>
        <w:t>M</w:t>
      </w:r>
      <w:r w:rsidR="008D546C">
        <w:rPr>
          <w:rFonts w:hint="eastAsia"/>
        </w:rPr>
        <w:t>essage</w:t>
      </w:r>
      <w:r w:rsidRPr="00190111" w:rsidR="008D546C">
        <w:rPr>
          <w:rFonts w:hint="eastAsia"/>
        </w:rPr>
        <w:t>V</w:t>
      </w:r>
      <w:r w:rsidR="008D546C">
        <w:rPr>
          <w:rFonts w:hint="eastAsia"/>
        </w:rPr>
        <w:t>alidity</w:t>
      </w:r>
      <w:r w:rsidRPr="00190111" w:rsidR="008D546C">
        <w:rPr>
          <w:rFonts w:hint="eastAsia"/>
        </w:rPr>
        <w:t>T</w:t>
      </w:r>
      <w:r w:rsidR="008D546C">
        <w:rPr>
          <w:rFonts w:hint="eastAsia"/>
        </w:rPr>
        <w:t>ime</w:t>
      </w:r>
      <w:r w:rsidRPr="00190111">
        <w:t>)</w:t>
      </w:r>
    </w:p>
    <w:p w:rsidRPr="00190111" w:rsidR="00190111" w:rsidP="000431E0" w:rsidRDefault="00190111">
      <w:pPr>
        <w:pStyle w:val="af7"/>
      </w:pPr>
      <w:r w:rsidRPr="00190111">
        <w:t xml:space="preserve">    elif (</w:t>
      </w:r>
      <w:bookmarkStart w:name="_GoBack" w:id="19018"/>
      <w:bookmarkEnd w:id="19018"/>
      <w:r w:rsidR="004E6C7B">
        <w:fldChar w:fldCharType="begin"/>
      </w:r>
      <w:r w:rsidR="004E6C7B">
        <w:instrText xml:space="preserve"> HYPERLINK \l "ReplyDistantCC" </w:instrText>
      </w:r>
      <w:r w:rsidR="004E6C7B">
        <w:fldChar w:fldCharType="separate"/>
      </w:r>
      <w:r w:rsidR="001C16B4">
        <w:rPr>
          <w:rStyle w:val="ac"/>
        </w:rPr>
        <w:t>ReplyDistantCC</w:t>
      </w:r>
      <w:r w:rsidR="004E6C7B">
        <w:rPr>
          <w:rStyle w:val="ac"/>
        </w:rPr>
        <w:fldChar w:fldCharType="end"/>
      </w:r>
      <w:r w:rsidRPr="00190111">
        <w:t>(</w:t>
      </w:r>
      <w:r w:rsidR="00783A38">
        <w:rPr>
          <w:rFonts w:hint="eastAsia"/>
        </w:rPr>
        <w:t>M</w:t>
      </w:r>
      <w:r w:rsidRPr="00190111">
        <w:t>essage</w:t>
      </w:r>
      <w:r w:rsidR="00354F88">
        <w:t>L</w:t>
      </w:r>
      <w:r w:rsidRPr="00190111">
        <w:t>oop</w:t>
      </w:r>
      <w:r w:rsidR="00354F88">
        <w:t>H</w:t>
      </w:r>
      <w:r w:rsidRPr="00190111">
        <w:t>our)):</w:t>
      </w:r>
    </w:p>
    <w:p w:rsidRPr="00190111" w:rsidR="00190111" w:rsidP="000431E0" w:rsidRDefault="00190111">
      <w:pPr>
        <w:pStyle w:val="af7"/>
      </w:pPr>
      <w:r w:rsidRPr="00190111">
        <w:t xml:space="preserve">        return ((</w:t>
      </w:r>
      <w:hyperlink w:history="1" w:anchor="OtherATPmaxTime">
        <w:r w:rsidR="00497151">
          <w:rPr>
            <w:rStyle w:val="ac"/>
          </w:rPr>
          <w:t>OtherATPmaxTime</w:t>
        </w:r>
      </w:hyperlink>
      <w:r w:rsidRPr="00190111">
        <w:t xml:space="preserve">(k) - </w:t>
      </w:r>
      <w:r w:rsidR="00783A38">
        <w:rPr>
          <w:rFonts w:hint="eastAsia"/>
        </w:rPr>
        <w:t>M</w:t>
      </w:r>
      <w:r w:rsidRPr="00190111">
        <w:t>essage</w:t>
      </w:r>
      <w:r w:rsidR="00354F88">
        <w:t>L</w:t>
      </w:r>
      <w:r w:rsidRPr="00190111">
        <w:t>oop</w:t>
      </w:r>
      <w:r w:rsidR="00354F88">
        <w:t>H</w:t>
      </w:r>
      <w:r w:rsidRPr="00190111">
        <w:t xml:space="preserve">our) &lt;= </w:t>
      </w:r>
      <w:r w:rsidRPr="00190111" w:rsidR="008D546C">
        <w:rPr>
          <w:rFonts w:hint="eastAsia"/>
        </w:rPr>
        <w:t>M</w:t>
      </w:r>
      <w:r w:rsidR="008D546C">
        <w:rPr>
          <w:rFonts w:hint="eastAsia"/>
        </w:rPr>
        <w:t>essage</w:t>
      </w:r>
      <w:r w:rsidRPr="00190111" w:rsidR="008D546C">
        <w:rPr>
          <w:rFonts w:hint="eastAsia"/>
        </w:rPr>
        <w:t>V</w:t>
      </w:r>
      <w:r w:rsidR="008D546C">
        <w:rPr>
          <w:rFonts w:hint="eastAsia"/>
        </w:rPr>
        <w:t>alidity</w:t>
      </w:r>
      <w:r w:rsidRPr="00190111" w:rsidR="008D546C">
        <w:rPr>
          <w:rFonts w:hint="eastAsia"/>
        </w:rPr>
        <w:t>T</w:t>
      </w:r>
      <w:r w:rsidR="008D546C">
        <w:rPr>
          <w:rFonts w:hint="eastAsia"/>
        </w:rPr>
        <w:t>ime</w:t>
      </w:r>
      <w:r w:rsidRPr="00190111">
        <w:t>)</w:t>
      </w:r>
    </w:p>
    <w:p w:rsidRPr="00190111" w:rsidR="00190111" w:rsidP="000431E0" w:rsidRDefault="00190111">
      <w:pPr>
        <w:pStyle w:val="af7"/>
      </w:pPr>
      <w:r w:rsidRPr="00190111">
        <w:t xml:space="preserve">    else:</w:t>
      </w:r>
    </w:p>
    <w:p w:rsidR="004633FC" w:rsidP="000431E0" w:rsidRDefault="00190111">
      <w:pPr>
        <w:pStyle w:val="af7"/>
      </w:pPr>
      <w:r w:rsidRPr="00190111">
        <w:t xml:space="preserve">        return </w:t>
      </w:r>
      <w:r w:rsidRPr="00354FC4">
        <w:rPr>
          <w:rStyle w:val="aff1"/>
        </w:rPr>
        <w:t>False</w:t>
      </w:r>
    </w:p>
    <w:p w:rsidRPr="00CF7F7D" w:rsidR="00CF7F7D" w:rsidP="00C93484" w:rsidRDefault="00CF7F7D">
      <w:pPr>
        <w:pStyle w:val="Reqtify"/>
      </w:pPr>
    </w:p>
    <w:p w:rsidR="00386E89" w:rsidP="00F23398" w:rsidRDefault="00256988">
      <w:pPr>
        <w:pStyle w:val="2"/>
        <w:ind w:left="756" w:hanging="756"/>
      </w:pPr>
      <w:r>
        <w:rPr>
          <w:rFonts w:hint="eastAsia"/>
        </w:rPr>
        <w:t>Track Map</w:t>
      </w:r>
    </w:p>
    <w:p w:rsidR="00386E89" w:rsidP="00C93484" w:rsidRDefault="00060C96">
      <w:pPr>
        <w:pStyle w:val="Reqtify"/>
      </w:pPr>
      <w:r>
        <w:rPr>
          <w:rFonts w:hint="eastAsia"/>
        </w:rPr>
        <w:t>需求中用到的</w:t>
      </w:r>
      <w:r w:rsidR="00CF7F7D">
        <w:rPr>
          <w:rFonts w:hint="eastAsia"/>
        </w:rPr>
        <w:t>线路地图</w:t>
      </w:r>
      <w:r>
        <w:rPr>
          <w:rFonts w:hint="eastAsia"/>
        </w:rPr>
        <w:t>相关方法定义如下：</w:t>
      </w:r>
    </w:p>
    <w:p w:rsidR="00AB51D2" w:rsidP="00C93484" w:rsidRDefault="00AB51D2">
      <w:pPr>
        <w:pStyle w:val="Reqtify"/>
      </w:pPr>
    </w:p>
    <w:p w:rsidR="00B317C6" w:rsidP="00934391" w:rsidRDefault="00B317C6">
      <w:pPr>
        <w:pStyle w:val="3"/>
      </w:pPr>
      <w:r>
        <w:rPr>
          <w:rFonts w:hint="eastAsia"/>
        </w:rPr>
        <w:t>Block related</w:t>
      </w:r>
    </w:p>
    <w:p w:rsidR="00B317C6" w:rsidP="00C93484" w:rsidRDefault="00B317C6">
      <w:pPr>
        <w:pStyle w:val="Reqtify"/>
      </w:pPr>
    </w:p>
    <w:p w:rsidR="00B317C6" w:rsidP="00C93484" w:rsidRDefault="00C64E92">
      <w:pPr>
        <w:pStyle w:val="Reqtify"/>
      </w:pPr>
      <w:r w:rsidRPr="00525362">
        <w:rPr>
          <w:rStyle w:val="aff2"/>
        </w:rPr>
        <w:t>TrackMap</w:t>
      </w:r>
      <w:r w:rsidRPr="00525362" w:rsidR="00354F88">
        <w:rPr>
          <w:rStyle w:val="aff2"/>
        </w:rPr>
        <w:t>.</w:t>
      </w:r>
      <w:r w:rsidRPr="00525362" w:rsidR="00DE30C0">
        <w:rPr>
          <w:rStyle w:val="aff2"/>
        </w:rPr>
        <w:t>Blocks</w:t>
      </w:r>
      <w:r w:rsidR="00060C96">
        <w:rPr>
          <w:rFonts w:hint="eastAsia"/>
        </w:rPr>
        <w:t>，</w:t>
      </w:r>
      <w:r w:rsidR="00B317C6">
        <w:rPr>
          <w:rFonts w:hint="eastAsia"/>
        </w:rPr>
        <w:t>获取</w:t>
      </w:r>
      <w:r w:rsidR="00060C96">
        <w:rPr>
          <w:rFonts w:hint="eastAsia"/>
        </w:rPr>
        <w:t>指定</w:t>
      </w:r>
      <w:r w:rsidR="00060C96">
        <w:rPr>
          <w:rFonts w:hint="eastAsia"/>
        </w:rPr>
        <w:t>block</w:t>
      </w:r>
      <w:r w:rsidR="00354F88">
        <w:rPr>
          <w:rFonts w:hint="eastAsia"/>
        </w:rPr>
        <w:t>I</w:t>
      </w:r>
      <w:r w:rsidR="00060C96">
        <w:rPr>
          <w:rFonts w:hint="eastAsia"/>
        </w:rPr>
        <w:t>d</w:t>
      </w:r>
      <w:r w:rsidR="00060C96">
        <w:rPr>
          <w:rFonts w:hint="eastAsia"/>
        </w:rPr>
        <w:t>的</w:t>
      </w:r>
      <w:r w:rsidR="00060C96">
        <w:rPr>
          <w:rFonts w:hint="eastAsia"/>
        </w:rPr>
        <w:t>block</w:t>
      </w:r>
      <w:r w:rsidR="00060C96">
        <w:rPr>
          <w:rFonts w:hint="eastAsia"/>
        </w:rPr>
        <w:t>。</w:t>
      </w:r>
    </w:p>
    <w:p w:rsidR="00060C96" w:rsidP="00FA0FBB" w:rsidRDefault="00060C96">
      <w:pPr>
        <w:pStyle w:val="AltX"/>
      </w:pPr>
      <w:r>
        <w:rPr>
          <w:rFonts w:hint="eastAsia"/>
        </w:rPr>
        <w:t>输入：</w:t>
      </w:r>
      <w:r>
        <w:rPr>
          <w:rFonts w:hint="eastAsia"/>
        </w:rPr>
        <w:t>block</w:t>
      </w:r>
      <w:r w:rsidR="00354F88">
        <w:rPr>
          <w:rFonts w:hint="eastAsia"/>
        </w:rPr>
        <w:t>I</w:t>
      </w:r>
      <w:r>
        <w:rPr>
          <w:rFonts w:hint="eastAsia"/>
        </w:rPr>
        <w:t>d</w:t>
      </w:r>
      <w:r>
        <w:rPr>
          <w:rFonts w:hint="eastAsia"/>
        </w:rPr>
        <w:t>，指定的</w:t>
      </w:r>
      <w:r>
        <w:rPr>
          <w:rFonts w:hint="eastAsia"/>
        </w:rPr>
        <w:t>block</w:t>
      </w:r>
      <w:r>
        <w:rPr>
          <w:rFonts w:hint="eastAsia"/>
        </w:rPr>
        <w:t>标识；</w:t>
      </w:r>
    </w:p>
    <w:p w:rsidR="00B317C6" w:rsidP="00FA0FBB" w:rsidRDefault="00060C96">
      <w:pPr>
        <w:pStyle w:val="AltX"/>
      </w:pPr>
      <w:r>
        <w:rPr>
          <w:rFonts w:hint="eastAsia"/>
        </w:rPr>
        <w:t>返回：</w:t>
      </w:r>
      <w:r>
        <w:rPr>
          <w:rFonts w:hint="eastAsia"/>
        </w:rPr>
        <w:t>block</w:t>
      </w:r>
      <w:r>
        <w:rPr>
          <w:rFonts w:hint="eastAsia"/>
        </w:rPr>
        <w:t>结构</w:t>
      </w:r>
    </w:p>
    <w:p w:rsidR="00B317C6" w:rsidP="00C93484" w:rsidRDefault="00B317C6">
      <w:pPr>
        <w:pStyle w:val="Reqtify"/>
      </w:pPr>
    </w:p>
    <w:p w:rsidR="00B317C6" w:rsidP="00C93484" w:rsidRDefault="00B317C6">
      <w:pPr>
        <w:pStyle w:val="Reqtify"/>
      </w:pPr>
    </w:p>
    <w:p w:rsidR="00B317C6" w:rsidP="00C93484" w:rsidRDefault="00C64E92">
      <w:pPr>
        <w:pStyle w:val="Reqtify"/>
      </w:pPr>
      <w:r w:rsidRPr="00525362">
        <w:rPr>
          <w:rStyle w:val="aff2"/>
        </w:rPr>
        <w:t>TrackMap</w:t>
      </w:r>
      <w:r w:rsidRPr="00525362" w:rsidR="00354F88">
        <w:rPr>
          <w:rStyle w:val="aff2"/>
        </w:rPr>
        <w:t>.</w:t>
      </w:r>
      <w:r w:rsidRPr="00525362" w:rsidR="00525362">
        <w:rPr>
          <w:rStyle w:val="aff2"/>
        </w:rPr>
        <w:t>BlockOrigin</w:t>
      </w:r>
      <w:r w:rsidR="00060C96">
        <w:rPr>
          <w:rFonts w:hint="eastAsia"/>
        </w:rPr>
        <w:t>，</w:t>
      </w:r>
      <w:r w:rsidR="00B317C6">
        <w:rPr>
          <w:rFonts w:hint="eastAsia"/>
        </w:rPr>
        <w:t>返回指定方向上该位置的</w:t>
      </w:r>
      <w:r w:rsidR="00B317C6">
        <w:rPr>
          <w:rFonts w:hint="eastAsia"/>
        </w:rPr>
        <w:t>block</w:t>
      </w:r>
      <w:r w:rsidR="00B317C6">
        <w:rPr>
          <w:rFonts w:hint="eastAsia"/>
        </w:rPr>
        <w:t>起始点的位置</w:t>
      </w:r>
    </w:p>
    <w:p w:rsidR="00060C96" w:rsidP="00FA0FBB" w:rsidRDefault="00060C96">
      <w:pPr>
        <w:pStyle w:val="AltX"/>
      </w:pPr>
      <w:r>
        <w:rPr>
          <w:rFonts w:hint="eastAsia"/>
        </w:rPr>
        <w:t>输入：</w:t>
      </w:r>
      <w:r>
        <w:rPr>
          <w:rFonts w:hint="eastAsia"/>
        </w:rPr>
        <w:t>loc</w:t>
      </w:r>
      <w:r>
        <w:rPr>
          <w:rFonts w:hint="eastAsia"/>
        </w:rPr>
        <w:t>，</w:t>
      </w:r>
      <w:r w:rsidR="00B816F5">
        <w:rPr>
          <w:rFonts w:hint="eastAsia"/>
        </w:rPr>
        <w:t>指定定位</w:t>
      </w:r>
      <w:r w:rsidR="007756D1">
        <w:rPr>
          <w:rFonts w:hint="eastAsia"/>
        </w:rPr>
        <w:t>（包括</w:t>
      </w:r>
      <w:r w:rsidR="00B816F5">
        <w:rPr>
          <w:rFonts w:hint="eastAsia"/>
        </w:rPr>
        <w:t>方向</w:t>
      </w:r>
      <w:r w:rsidR="007756D1">
        <w:rPr>
          <w:rFonts w:hint="eastAsia"/>
        </w:rPr>
        <w:t>）</w:t>
      </w:r>
    </w:p>
    <w:p w:rsidR="00B317C6" w:rsidP="00FA0FBB" w:rsidRDefault="00060C96">
      <w:pPr>
        <w:pStyle w:val="AltX"/>
      </w:pPr>
      <w:r>
        <w:rPr>
          <w:rFonts w:hint="eastAsia"/>
        </w:rPr>
        <w:t>返回</w:t>
      </w:r>
      <w:r w:rsidR="00B816F5">
        <w:rPr>
          <w:rFonts w:hint="eastAsia"/>
        </w:rPr>
        <w:t>；定位</w:t>
      </w:r>
      <w:r w:rsidR="00B317C6">
        <w:rPr>
          <w:rFonts w:hint="eastAsia"/>
        </w:rPr>
        <w:t>，</w:t>
      </w:r>
      <w:r w:rsidR="00B816F5">
        <w:rPr>
          <w:rFonts w:hint="eastAsia"/>
        </w:rPr>
        <w:t>block</w:t>
      </w:r>
      <w:r w:rsidR="00B816F5">
        <w:rPr>
          <w:rFonts w:hint="eastAsia"/>
        </w:rPr>
        <w:t>起点所在</w:t>
      </w:r>
      <w:r w:rsidR="00B317C6">
        <w:rPr>
          <w:rFonts w:hint="eastAsia"/>
        </w:rPr>
        <w:t>定位</w:t>
      </w:r>
    </w:p>
    <w:p w:rsidR="00B317C6" w:rsidP="00C93484" w:rsidRDefault="00B317C6">
      <w:pPr>
        <w:pStyle w:val="Reqtify"/>
      </w:pPr>
    </w:p>
    <w:p w:rsidR="00B317C6" w:rsidP="00C93484" w:rsidRDefault="00B317C6">
      <w:pPr>
        <w:pStyle w:val="Reqtify"/>
      </w:pPr>
    </w:p>
    <w:p w:rsidR="00B317C6" w:rsidP="00C93484" w:rsidRDefault="00C64E92">
      <w:pPr>
        <w:pStyle w:val="Reqtify"/>
      </w:pPr>
      <w:r w:rsidRPr="00525362">
        <w:rPr>
          <w:rStyle w:val="aff2"/>
        </w:rPr>
        <w:t>TrackMap</w:t>
      </w:r>
      <w:r w:rsidRPr="00525362" w:rsidR="00354F88">
        <w:rPr>
          <w:rStyle w:val="aff2"/>
        </w:rPr>
        <w:t>.</w:t>
      </w:r>
      <w:r w:rsidRPr="00525362" w:rsidR="00525362">
        <w:rPr>
          <w:rStyle w:val="aff2"/>
        </w:rPr>
        <w:t>NextBlock</w:t>
      </w:r>
      <w:r w:rsidR="00060C96">
        <w:rPr>
          <w:rFonts w:hint="eastAsia"/>
        </w:rPr>
        <w:t>，</w:t>
      </w:r>
      <w:r w:rsidR="00B317C6">
        <w:rPr>
          <w:rFonts w:hint="eastAsia"/>
        </w:rPr>
        <w:t>获取指定</w:t>
      </w:r>
      <w:r w:rsidR="00B317C6">
        <w:rPr>
          <w:rFonts w:hint="eastAsia"/>
        </w:rPr>
        <w:t>block</w:t>
      </w:r>
      <w:r w:rsidR="00B317C6">
        <w:rPr>
          <w:rFonts w:hint="eastAsia"/>
        </w:rPr>
        <w:t>，指定</w:t>
      </w:r>
      <w:r w:rsidR="00B317C6">
        <w:rPr>
          <w:rFonts w:hint="eastAsia"/>
        </w:rPr>
        <w:t>ort</w:t>
      </w:r>
      <w:r w:rsidR="00B317C6">
        <w:rPr>
          <w:rFonts w:hint="eastAsia"/>
        </w:rPr>
        <w:t>，当前变量下的下个</w:t>
      </w:r>
      <w:r w:rsidR="00B317C6">
        <w:rPr>
          <w:rFonts w:hint="eastAsia"/>
        </w:rPr>
        <w:t>block</w:t>
      </w:r>
    </w:p>
    <w:p w:rsidR="00060C96" w:rsidP="00FA0FBB" w:rsidRDefault="00060C96">
      <w:pPr>
        <w:pStyle w:val="AltX"/>
      </w:pPr>
      <w:r>
        <w:rPr>
          <w:rFonts w:hint="eastAsia"/>
        </w:rPr>
        <w:t>输入：</w:t>
      </w:r>
      <w:r>
        <w:rPr>
          <w:rFonts w:hint="eastAsia"/>
        </w:rPr>
        <w:t>block</w:t>
      </w:r>
      <w:r>
        <w:rPr>
          <w:rFonts w:hint="eastAsia"/>
        </w:rPr>
        <w:t>，</w:t>
      </w:r>
      <w:r w:rsidR="00B816F5">
        <w:rPr>
          <w:rFonts w:hint="eastAsia"/>
        </w:rPr>
        <w:t>指定</w:t>
      </w:r>
      <w:r w:rsidR="00B816F5">
        <w:rPr>
          <w:rFonts w:hint="eastAsia"/>
        </w:rPr>
        <w:t>block</w:t>
      </w:r>
    </w:p>
    <w:p w:rsidR="00060C96" w:rsidP="00FA0FBB" w:rsidRDefault="00060C96">
      <w:pPr>
        <w:pStyle w:val="AltX"/>
      </w:pPr>
      <w:r>
        <w:rPr>
          <w:rFonts w:hint="eastAsia"/>
        </w:rPr>
        <w:t>输入：</w:t>
      </w:r>
      <w:r>
        <w:rPr>
          <w:rFonts w:hint="eastAsia"/>
        </w:rPr>
        <w:t>ort</w:t>
      </w:r>
      <w:r>
        <w:rPr>
          <w:rFonts w:hint="eastAsia"/>
        </w:rPr>
        <w:t>，</w:t>
      </w:r>
      <w:r w:rsidR="00B816F5">
        <w:rPr>
          <w:rFonts w:hint="eastAsia"/>
        </w:rPr>
        <w:t>指定下游方向</w:t>
      </w:r>
    </w:p>
    <w:p w:rsidR="00060C96" w:rsidP="00FA0FBB" w:rsidRDefault="00060C96">
      <w:pPr>
        <w:pStyle w:val="AltX"/>
      </w:pPr>
      <w:r>
        <w:rPr>
          <w:rFonts w:hint="eastAsia"/>
        </w:rPr>
        <w:t>输入：</w:t>
      </w:r>
      <w:r>
        <w:rPr>
          <w:rFonts w:hint="eastAsia"/>
        </w:rPr>
        <w:t>k</w:t>
      </w:r>
      <w:r>
        <w:rPr>
          <w:rFonts w:hint="eastAsia"/>
        </w:rPr>
        <w:t>，</w:t>
      </w:r>
      <w:r w:rsidR="00B816F5">
        <w:rPr>
          <w:rFonts w:hint="eastAsia"/>
        </w:rPr>
        <w:t>当前周期</w:t>
      </w:r>
    </w:p>
    <w:p w:rsidR="00B317C6" w:rsidP="00FA0FBB" w:rsidRDefault="00060C96">
      <w:pPr>
        <w:pStyle w:val="AltX"/>
      </w:pPr>
      <w:r>
        <w:rPr>
          <w:rFonts w:hint="eastAsia"/>
        </w:rPr>
        <w:t>返回</w:t>
      </w:r>
      <w:r w:rsidR="00B317C6">
        <w:rPr>
          <w:rFonts w:hint="eastAsia"/>
        </w:rPr>
        <w:t>：结构体，</w:t>
      </w:r>
      <w:r w:rsidR="00B317C6">
        <w:rPr>
          <w:rFonts w:hint="eastAsia"/>
        </w:rPr>
        <w:t>block</w:t>
      </w:r>
    </w:p>
    <w:p w:rsidR="00B317C6" w:rsidP="00C93484" w:rsidRDefault="00B317C6">
      <w:pPr>
        <w:pStyle w:val="Reqtify"/>
      </w:pPr>
    </w:p>
    <w:p w:rsidR="00B317C6" w:rsidP="00934391" w:rsidRDefault="00B317C6">
      <w:pPr>
        <w:pStyle w:val="3"/>
      </w:pPr>
      <w:r>
        <w:rPr>
          <w:rFonts w:hint="eastAsia"/>
        </w:rPr>
        <w:lastRenderedPageBreak/>
        <w:t>Singularity related</w:t>
      </w:r>
    </w:p>
    <w:p w:rsidR="00B317C6" w:rsidP="00C93484" w:rsidRDefault="00C64E92">
      <w:pPr>
        <w:pStyle w:val="Reqtify"/>
      </w:pPr>
      <w:r w:rsidRPr="008E31D0">
        <w:rPr>
          <w:rStyle w:val="aff2"/>
        </w:rPr>
        <w:t>TrackMap</w:t>
      </w:r>
      <w:r w:rsidRPr="008E31D0" w:rsidR="00354F88">
        <w:rPr>
          <w:rStyle w:val="aff2"/>
        </w:rPr>
        <w:t>.</w:t>
      </w:r>
      <w:r w:rsidRPr="008E31D0" w:rsidR="008E31D0">
        <w:rPr>
          <w:rStyle w:val="aff2"/>
        </w:rPr>
        <w:t>AllSingsBtwTwoLocs</w:t>
      </w:r>
      <w:r w:rsidR="00060C96">
        <w:rPr>
          <w:rFonts w:hint="eastAsia"/>
        </w:rPr>
        <w:t>，</w:t>
      </w:r>
      <w:r w:rsidR="00B317C6">
        <w:rPr>
          <w:rFonts w:hint="eastAsia"/>
        </w:rPr>
        <w:t>获取指定范围内的指定类型奇点列表</w:t>
      </w:r>
    </w:p>
    <w:p w:rsidR="00060C96" w:rsidP="00FA0FBB" w:rsidRDefault="00060C96">
      <w:pPr>
        <w:pStyle w:val="AltX"/>
      </w:pPr>
      <w:r>
        <w:rPr>
          <w:rFonts w:hint="eastAsia"/>
        </w:rPr>
        <w:t>输入：</w:t>
      </w:r>
      <w:r w:rsidR="00130402">
        <w:rPr>
          <w:rFonts w:hint="eastAsia"/>
        </w:rPr>
        <w:t>S</w:t>
      </w:r>
      <w:r>
        <w:rPr>
          <w:rFonts w:hint="eastAsia"/>
        </w:rPr>
        <w:t>ing</w:t>
      </w:r>
      <w:r w:rsidR="00354F88">
        <w:rPr>
          <w:rFonts w:hint="eastAsia"/>
        </w:rPr>
        <w:t>T</w:t>
      </w:r>
      <w:r>
        <w:rPr>
          <w:rFonts w:hint="eastAsia"/>
        </w:rPr>
        <w:t>ype</w:t>
      </w:r>
      <w:r>
        <w:rPr>
          <w:rFonts w:hint="eastAsia"/>
        </w:rPr>
        <w:t>，</w:t>
      </w:r>
      <w:r w:rsidR="00B816F5">
        <w:rPr>
          <w:rFonts w:hint="eastAsia"/>
        </w:rPr>
        <w:t>指定奇点类型</w:t>
      </w:r>
    </w:p>
    <w:p w:rsidR="00060C96" w:rsidP="00FA0FBB" w:rsidRDefault="00060C96">
      <w:pPr>
        <w:pStyle w:val="AltX"/>
      </w:pPr>
      <w:r>
        <w:rPr>
          <w:rFonts w:hint="eastAsia"/>
        </w:rPr>
        <w:t>输入：</w:t>
      </w:r>
      <w:r w:rsidR="00130402">
        <w:rPr>
          <w:rFonts w:hint="eastAsia"/>
        </w:rPr>
        <w:t>L</w:t>
      </w:r>
      <w:r>
        <w:rPr>
          <w:rFonts w:hint="eastAsia"/>
        </w:rPr>
        <w:t>oc1</w:t>
      </w:r>
      <w:r>
        <w:rPr>
          <w:rFonts w:hint="eastAsia"/>
        </w:rPr>
        <w:t>，</w:t>
      </w:r>
      <w:r w:rsidR="00B816F5">
        <w:rPr>
          <w:rFonts w:hint="eastAsia"/>
        </w:rPr>
        <w:t>范围边界定位</w:t>
      </w:r>
      <w:r w:rsidR="007756D1">
        <w:rPr>
          <w:rFonts w:hint="eastAsia"/>
        </w:rPr>
        <w:t>（包括其方向）</w:t>
      </w:r>
    </w:p>
    <w:p w:rsidR="00060C96" w:rsidP="00FA0FBB" w:rsidRDefault="00060C96">
      <w:pPr>
        <w:pStyle w:val="AltX"/>
      </w:pPr>
      <w:r>
        <w:rPr>
          <w:rFonts w:hint="eastAsia"/>
        </w:rPr>
        <w:t>输入：</w:t>
      </w:r>
      <w:r w:rsidR="00130402">
        <w:rPr>
          <w:rFonts w:hint="eastAsia"/>
        </w:rPr>
        <w:t>L</w:t>
      </w:r>
      <w:r>
        <w:rPr>
          <w:rFonts w:hint="eastAsia"/>
        </w:rPr>
        <w:t>oc2</w:t>
      </w:r>
      <w:r>
        <w:rPr>
          <w:rFonts w:hint="eastAsia"/>
        </w:rPr>
        <w:t>，</w:t>
      </w:r>
      <w:r w:rsidR="00B816F5">
        <w:rPr>
          <w:rFonts w:hint="eastAsia"/>
        </w:rPr>
        <w:t>范围边界定位</w:t>
      </w:r>
    </w:p>
    <w:p w:rsidR="00B317C6" w:rsidP="00FA0FBB" w:rsidRDefault="00060C96">
      <w:pPr>
        <w:pStyle w:val="AltX"/>
      </w:pPr>
      <w:r>
        <w:rPr>
          <w:rFonts w:hint="eastAsia"/>
        </w:rPr>
        <w:t>返回</w:t>
      </w:r>
      <w:r w:rsidR="00B317C6">
        <w:rPr>
          <w:rFonts w:hint="eastAsia"/>
        </w:rPr>
        <w:t>：结构体，指定类型奇点列表</w:t>
      </w:r>
    </w:p>
    <w:p w:rsidR="00B317C6" w:rsidP="00C93484" w:rsidRDefault="00B317C6">
      <w:pPr>
        <w:pStyle w:val="Reqtify"/>
      </w:pPr>
    </w:p>
    <w:p w:rsidR="001D742A" w:rsidP="00C93484" w:rsidRDefault="001D742A">
      <w:pPr>
        <w:pStyle w:val="Reqtify"/>
      </w:pPr>
    </w:p>
    <w:p w:rsidR="001D742A" w:rsidP="00C93484" w:rsidRDefault="001D742A">
      <w:pPr>
        <w:pStyle w:val="Reqtify"/>
      </w:pPr>
      <w:r w:rsidRPr="008E31D0">
        <w:rPr>
          <w:rStyle w:val="aff2"/>
        </w:rPr>
        <w:t>TrackMap.AllSings</w:t>
      </w:r>
      <w:r>
        <w:rPr>
          <w:rStyle w:val="aff2"/>
          <w:rFonts w:hint="eastAsia"/>
        </w:rPr>
        <w:t>InZone</w:t>
      </w:r>
      <w:r>
        <w:rPr>
          <w:rFonts w:hint="eastAsia"/>
        </w:rPr>
        <w:t>，获取指定区域内的指定类型奇点列表</w:t>
      </w:r>
    </w:p>
    <w:p w:rsidR="001D742A" w:rsidP="00FA0FBB" w:rsidRDefault="001D742A">
      <w:pPr>
        <w:pStyle w:val="AltX"/>
      </w:pPr>
      <w:r>
        <w:rPr>
          <w:rFonts w:hint="eastAsia"/>
        </w:rPr>
        <w:t>输入：</w:t>
      </w:r>
      <w:r>
        <w:rPr>
          <w:rFonts w:hint="eastAsia"/>
        </w:rPr>
        <w:t>SingType</w:t>
      </w:r>
      <w:r>
        <w:rPr>
          <w:rFonts w:hint="eastAsia"/>
        </w:rPr>
        <w:t>，指定奇点类型</w:t>
      </w:r>
    </w:p>
    <w:p w:rsidR="001D742A" w:rsidP="00FA0FBB" w:rsidRDefault="001D742A">
      <w:pPr>
        <w:pStyle w:val="AltX"/>
      </w:pPr>
      <w:r>
        <w:rPr>
          <w:rFonts w:hint="eastAsia"/>
        </w:rPr>
        <w:t>输入：</w:t>
      </w:r>
      <w:r>
        <w:rPr>
          <w:rFonts w:hint="eastAsia"/>
        </w:rPr>
        <w:t>Loc1</w:t>
      </w:r>
      <w:r>
        <w:rPr>
          <w:rFonts w:hint="eastAsia"/>
        </w:rPr>
        <w:t>，范围边界定位（包括其方向）</w:t>
      </w:r>
    </w:p>
    <w:p w:rsidR="001D742A" w:rsidP="00FA0FBB" w:rsidRDefault="001D742A">
      <w:pPr>
        <w:pStyle w:val="AltX"/>
      </w:pPr>
      <w:r>
        <w:rPr>
          <w:rFonts w:hint="eastAsia"/>
        </w:rPr>
        <w:t>输入：</w:t>
      </w:r>
      <w:r>
        <w:rPr>
          <w:rFonts w:hint="eastAsia"/>
        </w:rPr>
        <w:t>Length</w:t>
      </w:r>
      <w:r>
        <w:rPr>
          <w:rFonts w:hint="eastAsia"/>
        </w:rPr>
        <w:t>，区域长度</w:t>
      </w:r>
    </w:p>
    <w:p w:rsidR="001D742A" w:rsidP="00FA0FBB" w:rsidRDefault="001D742A">
      <w:pPr>
        <w:pStyle w:val="AltX"/>
      </w:pPr>
      <w:r>
        <w:rPr>
          <w:rFonts w:hint="eastAsia"/>
        </w:rPr>
        <w:t>返回：结构体，指定类型奇点列表</w:t>
      </w:r>
    </w:p>
    <w:p w:rsidRPr="001D742A" w:rsidR="001D742A" w:rsidP="00C93484" w:rsidRDefault="001D742A">
      <w:pPr>
        <w:pStyle w:val="Reqtify"/>
      </w:pPr>
    </w:p>
    <w:p w:rsidR="00B317C6" w:rsidP="00C93484" w:rsidRDefault="00B317C6">
      <w:pPr>
        <w:pStyle w:val="Reqtify"/>
      </w:pPr>
    </w:p>
    <w:p w:rsidR="00B317C6" w:rsidP="00C93484" w:rsidRDefault="00C64E92">
      <w:pPr>
        <w:pStyle w:val="Reqtify"/>
      </w:pPr>
      <w:r w:rsidRPr="008E31D0">
        <w:rPr>
          <w:rStyle w:val="aff2"/>
        </w:rPr>
        <w:t>TrackMap</w:t>
      </w:r>
      <w:r w:rsidRPr="008E31D0" w:rsidR="00B317C6">
        <w:rPr>
          <w:rStyle w:val="aff2"/>
        </w:rPr>
        <w:t>.</w:t>
      </w:r>
      <w:r w:rsidRPr="008E31D0" w:rsidR="0040019C">
        <w:rPr>
          <w:rStyle w:val="aff2"/>
        </w:rPr>
        <w:t xml:space="preserve"> </w:t>
      </w:r>
      <w:r w:rsidRPr="008E31D0" w:rsidR="008E31D0">
        <w:rPr>
          <w:rStyle w:val="aff2"/>
        </w:rPr>
        <w:t>AllSwitches</w:t>
      </w:r>
      <w:r w:rsidR="002C3845">
        <w:rPr>
          <w:rStyle w:val="aff2"/>
          <w:rFonts w:hint="eastAsia"/>
        </w:rPr>
        <w:t>InZone</w:t>
      </w:r>
      <w:r w:rsidR="00BA6A57">
        <w:rPr>
          <w:rFonts w:hint="eastAsia"/>
        </w:rPr>
        <w:t>，</w:t>
      </w:r>
      <w:r w:rsidR="00B317C6">
        <w:rPr>
          <w:rFonts w:hint="eastAsia"/>
        </w:rPr>
        <w:t>获取指定</w:t>
      </w:r>
      <w:r w:rsidR="002C3845">
        <w:rPr>
          <w:rFonts w:hint="eastAsia"/>
        </w:rPr>
        <w:t>区域</w:t>
      </w:r>
      <w:r w:rsidR="00B317C6">
        <w:rPr>
          <w:rFonts w:hint="eastAsia"/>
        </w:rPr>
        <w:t>内的道岔列表</w:t>
      </w:r>
    </w:p>
    <w:p w:rsidR="00B816F5" w:rsidP="00FA0FBB" w:rsidRDefault="00B816F5">
      <w:pPr>
        <w:pStyle w:val="AltX"/>
      </w:pPr>
      <w:r>
        <w:rPr>
          <w:rFonts w:hint="eastAsia"/>
        </w:rPr>
        <w:t>输入：</w:t>
      </w:r>
      <w:r>
        <w:rPr>
          <w:rFonts w:hint="eastAsia"/>
        </w:rPr>
        <w:t>loc</w:t>
      </w:r>
      <w:r>
        <w:rPr>
          <w:rFonts w:hint="eastAsia"/>
        </w:rPr>
        <w:t>，</w:t>
      </w:r>
      <w:r w:rsidR="002C3845">
        <w:rPr>
          <w:rFonts w:hint="eastAsia"/>
        </w:rPr>
        <w:t>区域起始</w:t>
      </w:r>
      <w:r>
        <w:rPr>
          <w:rFonts w:hint="eastAsia"/>
        </w:rPr>
        <w:t>边界</w:t>
      </w:r>
      <w:r w:rsidR="002C3845">
        <w:rPr>
          <w:rFonts w:hint="eastAsia"/>
        </w:rPr>
        <w:t>位置（包括方向）；</w:t>
      </w:r>
    </w:p>
    <w:p w:rsidR="00B816F5" w:rsidP="00FA0FBB" w:rsidRDefault="00B816F5">
      <w:pPr>
        <w:pStyle w:val="AltX"/>
      </w:pPr>
      <w:r>
        <w:rPr>
          <w:rFonts w:hint="eastAsia"/>
        </w:rPr>
        <w:t>输入：</w:t>
      </w:r>
      <w:r w:rsidR="002C3845">
        <w:rPr>
          <w:rFonts w:hint="eastAsia"/>
        </w:rPr>
        <w:t>length</w:t>
      </w:r>
      <w:r>
        <w:rPr>
          <w:rFonts w:hint="eastAsia"/>
        </w:rPr>
        <w:t>，</w:t>
      </w:r>
      <w:r w:rsidR="002C3845">
        <w:rPr>
          <w:rFonts w:hint="eastAsia"/>
        </w:rPr>
        <w:t>区域长度。</w:t>
      </w:r>
    </w:p>
    <w:p w:rsidR="00B317C6" w:rsidP="00FA0FBB" w:rsidRDefault="00060C96">
      <w:pPr>
        <w:pStyle w:val="AltX"/>
      </w:pPr>
      <w:r>
        <w:rPr>
          <w:rFonts w:hint="eastAsia"/>
        </w:rPr>
        <w:t>返回</w:t>
      </w:r>
      <w:r w:rsidR="00B317C6">
        <w:rPr>
          <w:rFonts w:hint="eastAsia"/>
        </w:rPr>
        <w:t>：结构体，道岔列表</w:t>
      </w:r>
    </w:p>
    <w:p w:rsidRPr="00060C96" w:rsidR="00B317C6" w:rsidP="00C93484" w:rsidRDefault="00B317C6">
      <w:pPr>
        <w:pStyle w:val="Reqtify"/>
      </w:pPr>
    </w:p>
    <w:p w:rsidR="00893186" w:rsidP="00C93484" w:rsidRDefault="00893186">
      <w:pPr>
        <w:pStyle w:val="Reqtify"/>
      </w:pPr>
    </w:p>
    <w:p w:rsidR="00B317C6" w:rsidP="00C93484" w:rsidRDefault="00C64E92">
      <w:pPr>
        <w:pStyle w:val="Reqtify"/>
      </w:pPr>
      <w:r w:rsidRPr="008E31D0">
        <w:rPr>
          <w:rStyle w:val="aff2"/>
        </w:rPr>
        <w:t>TrackMap</w:t>
      </w:r>
      <w:r w:rsidRPr="008E31D0" w:rsidR="00354F88">
        <w:rPr>
          <w:rStyle w:val="aff2"/>
        </w:rPr>
        <w:t>.</w:t>
      </w:r>
      <w:r w:rsidRPr="008E31D0" w:rsidR="008E31D0">
        <w:rPr>
          <w:rStyle w:val="aff2"/>
        </w:rPr>
        <w:t>ExistSingBtwTwoLocs</w:t>
      </w:r>
      <w:r w:rsidR="00BA6A57">
        <w:rPr>
          <w:rFonts w:hint="eastAsia"/>
        </w:rPr>
        <w:t>，</w:t>
      </w:r>
      <w:r w:rsidR="00B317C6">
        <w:rPr>
          <w:rFonts w:hint="eastAsia"/>
        </w:rPr>
        <w:t>查找从</w:t>
      </w:r>
      <w:r w:rsidR="00B317C6">
        <w:rPr>
          <w:rFonts w:hint="eastAsia"/>
        </w:rPr>
        <w:t>loc1</w:t>
      </w:r>
      <w:r w:rsidR="00B317C6">
        <w:rPr>
          <w:rFonts w:hint="eastAsia"/>
        </w:rPr>
        <w:t>按照</w:t>
      </w:r>
      <w:r w:rsidR="00B816F5">
        <w:rPr>
          <w:rFonts w:hint="eastAsia"/>
        </w:rPr>
        <w:t>指定</w:t>
      </w:r>
      <w:r w:rsidR="00B317C6">
        <w:rPr>
          <w:rFonts w:hint="eastAsia"/>
        </w:rPr>
        <w:t>方向两个</w:t>
      </w:r>
      <w:r w:rsidR="00B816F5">
        <w:rPr>
          <w:rFonts w:hint="eastAsia"/>
        </w:rPr>
        <w:t>位置</w:t>
      </w:r>
      <w:r w:rsidR="00B317C6">
        <w:rPr>
          <w:rFonts w:hint="eastAsia"/>
        </w:rPr>
        <w:t>围成的指定区域内是否存在指定类型的奇点，若有多个奇点，则返回最新的</w:t>
      </w:r>
    </w:p>
    <w:p w:rsidR="00060C96" w:rsidP="00FA0FBB" w:rsidRDefault="00060C96">
      <w:pPr>
        <w:pStyle w:val="AltX"/>
      </w:pPr>
      <w:r>
        <w:rPr>
          <w:rFonts w:hint="eastAsia"/>
        </w:rPr>
        <w:t>输入：</w:t>
      </w:r>
      <w:r w:rsidR="008B24AF">
        <w:rPr>
          <w:rFonts w:hint="eastAsia"/>
        </w:rPr>
        <w:t>SingType</w:t>
      </w:r>
      <w:r>
        <w:rPr>
          <w:rFonts w:hint="eastAsia"/>
        </w:rPr>
        <w:t>，</w:t>
      </w:r>
      <w:r w:rsidR="00B816F5">
        <w:rPr>
          <w:rFonts w:hint="eastAsia"/>
        </w:rPr>
        <w:t>指定奇点</w:t>
      </w:r>
    </w:p>
    <w:p w:rsidR="00B816F5" w:rsidP="00FA0FBB" w:rsidRDefault="00B816F5">
      <w:pPr>
        <w:pStyle w:val="AltX"/>
      </w:pPr>
      <w:r>
        <w:rPr>
          <w:rFonts w:hint="eastAsia"/>
        </w:rPr>
        <w:t>输入：</w:t>
      </w:r>
      <w:r>
        <w:rPr>
          <w:rFonts w:hint="eastAsia"/>
        </w:rPr>
        <w:t>loc1</w:t>
      </w:r>
      <w:r>
        <w:rPr>
          <w:rFonts w:hint="eastAsia"/>
        </w:rPr>
        <w:t>，范围边界定位</w:t>
      </w:r>
      <w:r w:rsidR="00647875">
        <w:rPr>
          <w:rFonts w:hint="eastAsia"/>
        </w:rPr>
        <w:t>（包括其指定方向）</w:t>
      </w:r>
    </w:p>
    <w:p w:rsidR="00B816F5" w:rsidP="00FA0FBB" w:rsidRDefault="00B816F5">
      <w:pPr>
        <w:pStyle w:val="AltX"/>
      </w:pPr>
      <w:r>
        <w:rPr>
          <w:rFonts w:hint="eastAsia"/>
        </w:rPr>
        <w:t>输入：</w:t>
      </w:r>
      <w:r>
        <w:rPr>
          <w:rFonts w:hint="eastAsia"/>
        </w:rPr>
        <w:t>loc2</w:t>
      </w:r>
      <w:r>
        <w:rPr>
          <w:rFonts w:hint="eastAsia"/>
        </w:rPr>
        <w:t>，范围边界定位</w:t>
      </w:r>
    </w:p>
    <w:p w:rsidR="00B317C6" w:rsidP="00FA0FBB" w:rsidRDefault="00060C96">
      <w:pPr>
        <w:pStyle w:val="AltX"/>
      </w:pPr>
      <w:r>
        <w:rPr>
          <w:rFonts w:hint="eastAsia"/>
        </w:rPr>
        <w:t>返回</w:t>
      </w:r>
      <w:r w:rsidR="00B317C6">
        <w:rPr>
          <w:rFonts w:hint="eastAsia"/>
        </w:rPr>
        <w:t>：结构体，奇点对应的数组元素？</w:t>
      </w:r>
    </w:p>
    <w:p w:rsidR="00B317C6" w:rsidP="00C93484" w:rsidRDefault="00B317C6">
      <w:pPr>
        <w:pStyle w:val="Reqtify"/>
      </w:pPr>
    </w:p>
    <w:p w:rsidRPr="00060C96" w:rsidR="00893186" w:rsidP="00C93484" w:rsidRDefault="00893186">
      <w:pPr>
        <w:pStyle w:val="Reqtify"/>
      </w:pPr>
    </w:p>
    <w:p w:rsidR="00B317C6" w:rsidP="00C93484" w:rsidRDefault="00C64E92">
      <w:pPr>
        <w:pStyle w:val="Reqtify"/>
      </w:pPr>
      <w:r w:rsidRPr="008E31D0">
        <w:rPr>
          <w:rStyle w:val="aff2"/>
        </w:rPr>
        <w:t>TrackMap</w:t>
      </w:r>
      <w:r w:rsidRPr="008E31D0" w:rsidR="00354F88">
        <w:rPr>
          <w:rStyle w:val="aff2"/>
        </w:rPr>
        <w:t>.</w:t>
      </w:r>
      <w:r w:rsidRPr="008E31D0" w:rsidR="008E31D0">
        <w:rPr>
          <w:rStyle w:val="aff2"/>
        </w:rPr>
        <w:t>ExistSingularityInZone</w:t>
      </w:r>
      <w:r w:rsidR="00BA6A57">
        <w:rPr>
          <w:rFonts w:hint="eastAsia"/>
        </w:rPr>
        <w:t>，</w:t>
      </w:r>
      <w:r w:rsidR="00B317C6">
        <w:rPr>
          <w:rFonts w:hint="eastAsia"/>
        </w:rPr>
        <w:t>查找一个指定区域内是否存在指定类型的奇点</w:t>
      </w:r>
    </w:p>
    <w:p w:rsidR="00060C96" w:rsidP="00FA0FBB" w:rsidRDefault="00060C96">
      <w:pPr>
        <w:pStyle w:val="AltX"/>
      </w:pPr>
      <w:r>
        <w:rPr>
          <w:rFonts w:hint="eastAsia"/>
        </w:rPr>
        <w:t>输入：</w:t>
      </w:r>
      <w:r w:rsidR="00F22AEA">
        <w:rPr>
          <w:rFonts w:hint="eastAsia"/>
        </w:rPr>
        <w:t>SingType</w:t>
      </w:r>
      <w:r>
        <w:rPr>
          <w:rFonts w:hint="eastAsia"/>
        </w:rPr>
        <w:t>，</w:t>
      </w:r>
      <w:r w:rsidR="00B816F5">
        <w:rPr>
          <w:rFonts w:hint="eastAsia"/>
        </w:rPr>
        <w:t>指定类型奇点</w:t>
      </w:r>
    </w:p>
    <w:p w:rsidR="00060C96" w:rsidP="00FA0FBB" w:rsidRDefault="00060C96">
      <w:pPr>
        <w:pStyle w:val="AltX"/>
      </w:pPr>
      <w:r>
        <w:rPr>
          <w:rFonts w:hint="eastAsia"/>
        </w:rPr>
        <w:t>输入：</w:t>
      </w:r>
      <w:r>
        <w:rPr>
          <w:rFonts w:hint="eastAsia"/>
        </w:rPr>
        <w:t>loc</w:t>
      </w:r>
      <w:r>
        <w:rPr>
          <w:rFonts w:hint="eastAsia"/>
        </w:rPr>
        <w:t>，</w:t>
      </w:r>
      <w:r w:rsidR="00B816F5">
        <w:rPr>
          <w:rFonts w:hint="eastAsia"/>
        </w:rPr>
        <w:t>区域起始坐标</w:t>
      </w:r>
      <w:r w:rsidR="00647875">
        <w:rPr>
          <w:rFonts w:hint="eastAsia"/>
        </w:rPr>
        <w:t>（包括区域方向）</w:t>
      </w:r>
    </w:p>
    <w:p w:rsidR="00060C96" w:rsidP="00FA0FBB" w:rsidRDefault="00060C96">
      <w:pPr>
        <w:pStyle w:val="AltX"/>
      </w:pPr>
      <w:r>
        <w:rPr>
          <w:rFonts w:hint="eastAsia"/>
        </w:rPr>
        <w:t>输入：</w:t>
      </w:r>
      <w:r>
        <w:rPr>
          <w:rFonts w:hint="eastAsia"/>
        </w:rPr>
        <w:t>length</w:t>
      </w:r>
      <w:r>
        <w:rPr>
          <w:rFonts w:hint="eastAsia"/>
        </w:rPr>
        <w:t>，</w:t>
      </w:r>
      <w:r w:rsidR="00B816F5">
        <w:rPr>
          <w:rFonts w:hint="eastAsia"/>
        </w:rPr>
        <w:t>区域长度</w:t>
      </w:r>
    </w:p>
    <w:p w:rsidR="00B317C6" w:rsidP="00FA0FBB" w:rsidRDefault="00060C96">
      <w:pPr>
        <w:pStyle w:val="AltX"/>
      </w:pPr>
      <w:r>
        <w:rPr>
          <w:rFonts w:hint="eastAsia"/>
        </w:rPr>
        <w:t>返回</w:t>
      </w:r>
      <w:r w:rsidR="00B317C6">
        <w:rPr>
          <w:rFonts w:hint="eastAsia"/>
        </w:rPr>
        <w:t>：结构体，奇点对应的数组元素</w:t>
      </w:r>
    </w:p>
    <w:p w:rsidR="00B317C6" w:rsidP="00C93484" w:rsidRDefault="00B317C6">
      <w:pPr>
        <w:pStyle w:val="Reqtify"/>
      </w:pPr>
    </w:p>
    <w:p w:rsidR="0010584C" w:rsidP="00C93484" w:rsidRDefault="0010584C">
      <w:pPr>
        <w:pStyle w:val="Reqtify"/>
      </w:pPr>
    </w:p>
    <w:p w:rsidR="00CF7532" w:rsidP="00CF7532" w:rsidRDefault="00CF7532">
      <w:pPr>
        <w:pStyle w:val="Reqtify"/>
      </w:pPr>
      <w:r w:rsidRPr="008E31D0">
        <w:rPr>
          <w:rStyle w:val="aff2"/>
        </w:rPr>
        <w:lastRenderedPageBreak/>
        <w:t>TrackMap.ExistSingularityIn</w:t>
      </w:r>
      <w:r>
        <w:rPr>
          <w:rStyle w:val="aff2"/>
          <w:rFonts w:hint="eastAsia"/>
        </w:rPr>
        <w:t>Reverse</w:t>
      </w:r>
      <w:r w:rsidRPr="008E31D0">
        <w:rPr>
          <w:rStyle w:val="aff2"/>
        </w:rPr>
        <w:t>Zone</w:t>
      </w:r>
      <w:r>
        <w:rPr>
          <w:rFonts w:hint="eastAsia"/>
        </w:rPr>
        <w:t>，查找指定类型奇点，是否在一个给定位置的反向区域内</w:t>
      </w:r>
    </w:p>
    <w:p w:rsidR="00CF7532" w:rsidP="00FA0FBB" w:rsidRDefault="00CF7532">
      <w:pPr>
        <w:pStyle w:val="AltX"/>
      </w:pPr>
      <w:r>
        <w:rPr>
          <w:rFonts w:hint="eastAsia"/>
        </w:rPr>
        <w:t>输入：</w:t>
      </w:r>
      <w:r>
        <w:rPr>
          <w:rFonts w:hint="eastAsia"/>
        </w:rPr>
        <w:t>SingType</w:t>
      </w:r>
      <w:r>
        <w:rPr>
          <w:rFonts w:hint="eastAsia"/>
        </w:rPr>
        <w:t>，指定类型奇点</w:t>
      </w:r>
    </w:p>
    <w:p w:rsidR="00CF7532" w:rsidP="00FA0FBB" w:rsidRDefault="00CF7532">
      <w:pPr>
        <w:pStyle w:val="AltX"/>
      </w:pPr>
      <w:r>
        <w:rPr>
          <w:rFonts w:hint="eastAsia"/>
        </w:rPr>
        <w:t>输入：</w:t>
      </w:r>
      <w:r>
        <w:rPr>
          <w:rFonts w:hint="eastAsia"/>
        </w:rPr>
        <w:t>loc</w:t>
      </w:r>
      <w:r>
        <w:rPr>
          <w:rFonts w:hint="eastAsia"/>
        </w:rPr>
        <w:t>，区域结束坐标（包括区域方向，该方向与搜索方向相反）</w:t>
      </w:r>
    </w:p>
    <w:p w:rsidR="00CF7532" w:rsidP="00FA0FBB" w:rsidRDefault="00CF7532">
      <w:pPr>
        <w:pStyle w:val="AltX"/>
      </w:pPr>
      <w:r>
        <w:rPr>
          <w:rFonts w:hint="eastAsia"/>
        </w:rPr>
        <w:t>输入：</w:t>
      </w:r>
      <w:r>
        <w:rPr>
          <w:rFonts w:hint="eastAsia"/>
        </w:rPr>
        <w:t>length</w:t>
      </w:r>
      <w:r>
        <w:rPr>
          <w:rFonts w:hint="eastAsia"/>
        </w:rPr>
        <w:t>，区域长度</w:t>
      </w:r>
    </w:p>
    <w:p w:rsidR="00CF7532" w:rsidP="00FA0FBB" w:rsidRDefault="00CF7532">
      <w:pPr>
        <w:pStyle w:val="AltX"/>
      </w:pPr>
      <w:r>
        <w:rPr>
          <w:rFonts w:hint="eastAsia"/>
        </w:rPr>
        <w:t>返回：结构体，奇点对应的数组元素</w:t>
      </w:r>
    </w:p>
    <w:p w:rsidRPr="00CF7532" w:rsidR="00CF7532" w:rsidP="00C93484" w:rsidRDefault="00CF7532">
      <w:pPr>
        <w:pStyle w:val="Reqtify"/>
      </w:pPr>
    </w:p>
    <w:p w:rsidR="00CF7532" w:rsidP="00C93484" w:rsidRDefault="00CF7532">
      <w:pPr>
        <w:pStyle w:val="Reqtify"/>
      </w:pPr>
    </w:p>
    <w:p w:rsidR="0010584C" w:rsidP="00C93484" w:rsidRDefault="00C64E92">
      <w:pPr>
        <w:pStyle w:val="Reqtify"/>
      </w:pPr>
      <w:r w:rsidRPr="008E31D0">
        <w:rPr>
          <w:rStyle w:val="aff2"/>
        </w:rPr>
        <w:t>TrackMap</w:t>
      </w:r>
      <w:r w:rsidRPr="008E31D0" w:rsidR="00354F88">
        <w:rPr>
          <w:rStyle w:val="aff2"/>
        </w:rPr>
        <w:t>.</w:t>
      </w:r>
      <w:r w:rsidRPr="008E31D0" w:rsidR="008E31D0">
        <w:rPr>
          <w:rStyle w:val="aff2"/>
        </w:rPr>
        <w:t>ExistSwitchBtwTwoLocs</w:t>
      </w:r>
      <w:r w:rsidR="0010584C">
        <w:rPr>
          <w:rFonts w:hint="eastAsia"/>
        </w:rPr>
        <w:t>，</w:t>
      </w:r>
      <w:r w:rsidR="0010584C">
        <w:rPr>
          <w:rFonts w:hint="eastAsia"/>
        </w:rPr>
        <w:t>loc1</w:t>
      </w:r>
      <w:r w:rsidR="0010584C">
        <w:rPr>
          <w:rFonts w:hint="eastAsia"/>
        </w:rPr>
        <w:t>和</w:t>
      </w:r>
      <w:r w:rsidR="0010584C">
        <w:rPr>
          <w:rFonts w:hint="eastAsia"/>
        </w:rPr>
        <w:t>loc2</w:t>
      </w:r>
      <w:r w:rsidR="0010584C">
        <w:rPr>
          <w:rFonts w:hint="eastAsia"/>
        </w:rPr>
        <w:t>按照</w:t>
      </w:r>
      <w:r w:rsidR="0010584C">
        <w:rPr>
          <w:rFonts w:hint="eastAsia"/>
        </w:rPr>
        <w:t>ort</w:t>
      </w:r>
      <w:r w:rsidR="0010584C">
        <w:rPr>
          <w:rFonts w:hint="eastAsia"/>
        </w:rPr>
        <w:t>方向围成的区域内是否存在有道岔，包括发散或汇聚节点</w:t>
      </w:r>
    </w:p>
    <w:p w:rsidR="0010584C" w:rsidP="00FA0FBB" w:rsidRDefault="0010584C">
      <w:pPr>
        <w:pStyle w:val="AltX"/>
      </w:pPr>
      <w:r>
        <w:rPr>
          <w:rFonts w:hint="eastAsia"/>
        </w:rPr>
        <w:t>输入：</w:t>
      </w:r>
      <w:r>
        <w:rPr>
          <w:rFonts w:hint="eastAsia"/>
        </w:rPr>
        <w:t>loc1</w:t>
      </w:r>
      <w:r>
        <w:rPr>
          <w:rFonts w:hint="eastAsia"/>
        </w:rPr>
        <w:t>，范围边界定位</w:t>
      </w:r>
      <w:r w:rsidR="007756D1">
        <w:rPr>
          <w:rFonts w:hint="eastAsia"/>
        </w:rPr>
        <w:t>（包括其指定方向）</w:t>
      </w:r>
    </w:p>
    <w:p w:rsidR="0010584C" w:rsidP="00FA0FBB" w:rsidRDefault="0010584C">
      <w:pPr>
        <w:pStyle w:val="AltX"/>
      </w:pPr>
      <w:r>
        <w:rPr>
          <w:rFonts w:hint="eastAsia"/>
        </w:rPr>
        <w:t>输入：</w:t>
      </w:r>
      <w:r>
        <w:rPr>
          <w:rFonts w:hint="eastAsia"/>
        </w:rPr>
        <w:t>loc2</w:t>
      </w:r>
      <w:r>
        <w:rPr>
          <w:rFonts w:hint="eastAsia"/>
        </w:rPr>
        <w:t>，范围边界定位</w:t>
      </w:r>
    </w:p>
    <w:p w:rsidR="0010584C" w:rsidP="00FA0FBB" w:rsidRDefault="0010584C">
      <w:pPr>
        <w:pStyle w:val="AltX"/>
      </w:pPr>
      <w:r>
        <w:rPr>
          <w:rFonts w:hint="eastAsia"/>
        </w:rPr>
        <w:t>返回：布尔量</w:t>
      </w:r>
    </w:p>
    <w:p w:rsidR="0010584C" w:rsidP="00C93484" w:rsidRDefault="0010584C">
      <w:pPr>
        <w:pStyle w:val="Reqtify"/>
      </w:pPr>
    </w:p>
    <w:p w:rsidR="001E3C55" w:rsidP="00C93484" w:rsidRDefault="001E3C55">
      <w:pPr>
        <w:pStyle w:val="Reqtify"/>
      </w:pPr>
    </w:p>
    <w:p w:rsidR="001E3C55" w:rsidP="00C93484" w:rsidRDefault="001E3C55">
      <w:pPr>
        <w:pStyle w:val="Reqtify"/>
      </w:pPr>
      <w:r w:rsidRPr="001E3C55">
        <w:rPr>
          <w:rStyle w:val="aff2"/>
          <w:rFonts w:hint="eastAsia"/>
        </w:rPr>
        <w:t>TrackMap.ExistThePole</w:t>
      </w:r>
      <w:r>
        <w:rPr>
          <w:rFonts w:hint="eastAsia"/>
        </w:rPr>
        <w:t>，判断两个</w:t>
      </w:r>
      <w:r>
        <w:rPr>
          <w:rFonts w:hint="eastAsia"/>
        </w:rPr>
        <w:t>Block</w:t>
      </w:r>
      <w:r>
        <w:rPr>
          <w:rFonts w:hint="eastAsia"/>
        </w:rPr>
        <w:t>之间是否存在灯泡线极点。</w:t>
      </w:r>
    </w:p>
    <w:p w:rsidR="001E3C55" w:rsidP="00FA0FBB" w:rsidRDefault="001E3C55">
      <w:pPr>
        <w:pStyle w:val="AltX"/>
      </w:pPr>
      <w:r>
        <w:rPr>
          <w:rFonts w:hint="eastAsia"/>
        </w:rPr>
        <w:t>输入</w:t>
      </w:r>
      <w:r>
        <w:rPr>
          <w:rFonts w:hint="eastAsia"/>
        </w:rPr>
        <w:t>Block1</w:t>
      </w:r>
      <w:r>
        <w:rPr>
          <w:rFonts w:hint="eastAsia"/>
        </w:rPr>
        <w:t>，</w:t>
      </w:r>
      <w:r>
        <w:rPr>
          <w:rFonts w:hint="eastAsia"/>
        </w:rPr>
        <w:t>Block1</w:t>
      </w:r>
      <w:r>
        <w:rPr>
          <w:rFonts w:hint="eastAsia"/>
        </w:rPr>
        <w:t>的</w:t>
      </w:r>
      <w:r>
        <w:rPr>
          <w:rFonts w:hint="eastAsia"/>
        </w:rPr>
        <w:t>id</w:t>
      </w:r>
    </w:p>
    <w:p w:rsidR="001E3C55" w:rsidP="00FA0FBB" w:rsidRDefault="001E3C55">
      <w:pPr>
        <w:pStyle w:val="AltX"/>
      </w:pPr>
      <w:r>
        <w:rPr>
          <w:rFonts w:hint="eastAsia"/>
        </w:rPr>
        <w:t>输入</w:t>
      </w:r>
      <w:r>
        <w:rPr>
          <w:rFonts w:hint="eastAsia"/>
        </w:rPr>
        <w:t>Block2</w:t>
      </w:r>
      <w:r>
        <w:rPr>
          <w:rFonts w:hint="eastAsia"/>
        </w:rPr>
        <w:t>，</w:t>
      </w:r>
      <w:r>
        <w:rPr>
          <w:rFonts w:hint="eastAsia"/>
        </w:rPr>
        <w:t>Block2</w:t>
      </w:r>
      <w:r>
        <w:rPr>
          <w:rFonts w:hint="eastAsia"/>
        </w:rPr>
        <w:t>的</w:t>
      </w:r>
      <w:r>
        <w:rPr>
          <w:rFonts w:hint="eastAsia"/>
        </w:rPr>
        <w:t>id</w:t>
      </w:r>
    </w:p>
    <w:p w:rsidRPr="00060C96" w:rsidR="001E3C55" w:rsidP="00FA0FBB" w:rsidRDefault="001E3C55">
      <w:pPr>
        <w:pStyle w:val="AltX"/>
      </w:pPr>
      <w:r>
        <w:rPr>
          <w:rFonts w:hint="eastAsia"/>
        </w:rPr>
        <w:t>返回：布尔量。</w:t>
      </w:r>
    </w:p>
    <w:p w:rsidR="00B317C6" w:rsidP="00C93484" w:rsidRDefault="00B317C6">
      <w:pPr>
        <w:pStyle w:val="Reqtify"/>
      </w:pPr>
    </w:p>
    <w:p w:rsidR="00B317C6" w:rsidP="00C93484" w:rsidRDefault="00C64E92">
      <w:pPr>
        <w:pStyle w:val="Reqtify"/>
      </w:pPr>
      <w:r w:rsidRPr="008E31D0">
        <w:rPr>
          <w:rStyle w:val="aff2"/>
        </w:rPr>
        <w:t>TrackMap</w:t>
      </w:r>
      <w:r w:rsidRPr="008E31D0" w:rsidR="00354F88">
        <w:rPr>
          <w:rStyle w:val="aff2"/>
        </w:rPr>
        <w:t>.</w:t>
      </w:r>
      <w:r w:rsidRPr="008E31D0" w:rsidR="008E31D0">
        <w:rPr>
          <w:rStyle w:val="aff2"/>
        </w:rPr>
        <w:t>ExistZoneLocationIncluded</w:t>
      </w:r>
      <w:r w:rsidR="00BA6A57">
        <w:rPr>
          <w:rFonts w:hint="eastAsia"/>
        </w:rPr>
        <w:t>，</w:t>
      </w:r>
      <w:r w:rsidR="00B317C6">
        <w:rPr>
          <w:rFonts w:hint="eastAsia"/>
        </w:rPr>
        <w:t>判断</w:t>
      </w:r>
      <w:r w:rsidR="00B816F5">
        <w:rPr>
          <w:rFonts w:hint="eastAsia"/>
        </w:rPr>
        <w:t>指定坐标</w:t>
      </w:r>
      <w:r w:rsidR="00B317C6">
        <w:rPr>
          <w:rFonts w:hint="eastAsia"/>
        </w:rPr>
        <w:t>是否在</w:t>
      </w:r>
      <w:r w:rsidR="00B816F5">
        <w:rPr>
          <w:rFonts w:hint="eastAsia"/>
        </w:rPr>
        <w:t>指定</w:t>
      </w:r>
      <w:r w:rsidR="00B317C6">
        <w:rPr>
          <w:rFonts w:hint="eastAsia"/>
        </w:rPr>
        <w:t>区域内</w:t>
      </w:r>
    </w:p>
    <w:p w:rsidR="00060C96" w:rsidP="00FA0FBB" w:rsidRDefault="00060C96">
      <w:pPr>
        <w:pStyle w:val="AltX"/>
      </w:pPr>
      <w:r>
        <w:rPr>
          <w:rFonts w:hint="eastAsia"/>
        </w:rPr>
        <w:t>输入：</w:t>
      </w:r>
      <w:r w:rsidR="000A6437">
        <w:rPr>
          <w:rFonts w:hint="eastAsia"/>
        </w:rPr>
        <w:t>Z</w:t>
      </w:r>
      <w:r w:rsidR="00BA6A57">
        <w:rPr>
          <w:rFonts w:hint="eastAsia"/>
        </w:rPr>
        <w:t>one</w:t>
      </w:r>
      <w:r w:rsidR="00354F88">
        <w:rPr>
          <w:rFonts w:hint="eastAsia"/>
        </w:rPr>
        <w:t>T</w:t>
      </w:r>
      <w:r w:rsidR="00BA6A57">
        <w:rPr>
          <w:rFonts w:hint="eastAsia"/>
        </w:rPr>
        <w:t>ype</w:t>
      </w:r>
      <w:r w:rsidR="00BA6A57">
        <w:rPr>
          <w:rFonts w:hint="eastAsia"/>
        </w:rPr>
        <w:t>，</w:t>
      </w:r>
      <w:r w:rsidR="00B816F5">
        <w:rPr>
          <w:rFonts w:hint="eastAsia"/>
        </w:rPr>
        <w:t>区域类型</w:t>
      </w:r>
    </w:p>
    <w:p w:rsidR="00BA6A57" w:rsidP="00FA0FBB" w:rsidRDefault="00BA6A57">
      <w:pPr>
        <w:pStyle w:val="AltX"/>
      </w:pPr>
      <w:r>
        <w:rPr>
          <w:rFonts w:hint="eastAsia"/>
        </w:rPr>
        <w:t>输入：</w:t>
      </w:r>
      <w:r w:rsidR="000A6437">
        <w:rPr>
          <w:rFonts w:hint="eastAsia"/>
        </w:rPr>
        <w:t>L</w:t>
      </w:r>
      <w:r>
        <w:rPr>
          <w:rFonts w:hint="eastAsia"/>
        </w:rPr>
        <w:t>ocation</w:t>
      </w:r>
      <w:r>
        <w:rPr>
          <w:rFonts w:hint="eastAsia"/>
        </w:rPr>
        <w:t>，</w:t>
      </w:r>
      <w:r w:rsidR="00B816F5">
        <w:rPr>
          <w:rFonts w:hint="eastAsia"/>
        </w:rPr>
        <w:t>指定</w:t>
      </w:r>
      <w:r w:rsidR="00561C56">
        <w:rPr>
          <w:rFonts w:hint="eastAsia"/>
        </w:rPr>
        <w:t>区域位置（包括方向）</w:t>
      </w:r>
    </w:p>
    <w:p w:rsidR="00B317C6" w:rsidP="00FA0FBB" w:rsidRDefault="00060C96">
      <w:pPr>
        <w:pStyle w:val="AltX"/>
      </w:pPr>
      <w:r>
        <w:rPr>
          <w:rFonts w:hint="eastAsia"/>
        </w:rPr>
        <w:t>返回</w:t>
      </w:r>
      <w:r w:rsidR="00B317C6">
        <w:rPr>
          <w:rFonts w:hint="eastAsia"/>
        </w:rPr>
        <w:t>：结构体，区域奇点所指向的相应数组元素</w:t>
      </w:r>
    </w:p>
    <w:p w:rsidR="00B317C6" w:rsidP="00C93484" w:rsidRDefault="00B317C6">
      <w:pPr>
        <w:pStyle w:val="Reqtify"/>
      </w:pPr>
    </w:p>
    <w:p w:rsidR="00B317C6" w:rsidP="00C93484" w:rsidRDefault="00B317C6">
      <w:pPr>
        <w:pStyle w:val="Reqtify"/>
      </w:pPr>
    </w:p>
    <w:p w:rsidR="00B317C6" w:rsidP="00934391" w:rsidRDefault="00B317C6">
      <w:pPr>
        <w:pStyle w:val="3"/>
      </w:pPr>
      <w:r>
        <w:rPr>
          <w:rFonts w:hint="eastAsia"/>
        </w:rPr>
        <w:t>Beacon related</w:t>
      </w:r>
    </w:p>
    <w:p w:rsidR="00B317C6" w:rsidP="00C93484" w:rsidRDefault="00C64E92">
      <w:pPr>
        <w:pStyle w:val="Reqtify"/>
      </w:pPr>
      <w:r w:rsidRPr="008E31D0">
        <w:rPr>
          <w:rStyle w:val="aff2"/>
        </w:rPr>
        <w:t>TrackMap</w:t>
      </w:r>
      <w:r w:rsidRPr="008E31D0" w:rsidR="00354F88">
        <w:rPr>
          <w:rStyle w:val="aff2"/>
        </w:rPr>
        <w:t>.</w:t>
      </w:r>
      <w:r w:rsidRPr="008E31D0" w:rsidR="008E31D0">
        <w:rPr>
          <w:rStyle w:val="aff2"/>
        </w:rPr>
        <w:t>AreNeighbouredBeacons</w:t>
      </w:r>
      <w:r w:rsidR="00BA6A57">
        <w:rPr>
          <w:rFonts w:hint="eastAsia"/>
        </w:rPr>
        <w:t>，</w:t>
      </w:r>
      <w:r w:rsidR="00B317C6">
        <w:rPr>
          <w:rFonts w:hint="eastAsia"/>
        </w:rPr>
        <w:t>表示</w:t>
      </w:r>
      <w:r w:rsidR="00B317C6">
        <w:rPr>
          <w:rFonts w:hint="eastAsia"/>
        </w:rPr>
        <w:t>A</w:t>
      </w:r>
      <w:r w:rsidR="00B317C6">
        <w:rPr>
          <w:rFonts w:hint="eastAsia"/>
        </w:rPr>
        <w:t>信标和</w:t>
      </w:r>
      <w:r w:rsidR="00B317C6">
        <w:rPr>
          <w:rFonts w:hint="eastAsia"/>
        </w:rPr>
        <w:t>B</w:t>
      </w:r>
      <w:r w:rsidR="00B317C6">
        <w:rPr>
          <w:rFonts w:hint="eastAsia"/>
        </w:rPr>
        <w:t>信标是否在线路地图中“相邻”</w:t>
      </w:r>
      <w:r w:rsidR="00E37ABE">
        <w:rPr>
          <w:rFonts w:hint="eastAsia"/>
        </w:rPr>
        <w:t>。</w:t>
      </w:r>
    </w:p>
    <w:p w:rsidR="00060C96" w:rsidP="00FA0FBB" w:rsidRDefault="00060C96">
      <w:pPr>
        <w:pStyle w:val="AltX"/>
      </w:pPr>
      <w:r>
        <w:rPr>
          <w:rFonts w:hint="eastAsia"/>
        </w:rPr>
        <w:t>输入：</w:t>
      </w:r>
      <w:r w:rsidR="000A6437">
        <w:rPr>
          <w:rFonts w:hint="eastAsia"/>
        </w:rPr>
        <w:t>B</w:t>
      </w:r>
      <w:r w:rsidR="00BA6A57">
        <w:rPr>
          <w:rFonts w:hint="eastAsia"/>
        </w:rPr>
        <w:t>eaconA</w:t>
      </w:r>
      <w:r w:rsidR="00BA6A57">
        <w:rPr>
          <w:rFonts w:hint="eastAsia"/>
        </w:rPr>
        <w:t>，</w:t>
      </w:r>
      <w:r w:rsidR="00B816F5">
        <w:rPr>
          <w:rFonts w:hint="eastAsia"/>
        </w:rPr>
        <w:t>信标</w:t>
      </w:r>
      <w:r w:rsidR="00B816F5">
        <w:rPr>
          <w:rFonts w:hint="eastAsia"/>
        </w:rPr>
        <w:t>A</w:t>
      </w:r>
      <w:r w:rsidR="00B816F5">
        <w:rPr>
          <w:rFonts w:hint="eastAsia"/>
        </w:rPr>
        <w:t>标识</w:t>
      </w:r>
    </w:p>
    <w:p w:rsidR="00BA6A57" w:rsidP="00FA0FBB" w:rsidRDefault="00BA6A57">
      <w:pPr>
        <w:pStyle w:val="AltX"/>
      </w:pPr>
      <w:r>
        <w:rPr>
          <w:rFonts w:hint="eastAsia"/>
        </w:rPr>
        <w:t>输入：</w:t>
      </w:r>
      <w:r w:rsidR="000A6437">
        <w:rPr>
          <w:rFonts w:hint="eastAsia"/>
        </w:rPr>
        <w:t>B</w:t>
      </w:r>
      <w:r>
        <w:rPr>
          <w:rFonts w:hint="eastAsia"/>
        </w:rPr>
        <w:t>eaconB</w:t>
      </w:r>
      <w:r>
        <w:rPr>
          <w:rFonts w:hint="eastAsia"/>
        </w:rPr>
        <w:t>，</w:t>
      </w:r>
      <w:r w:rsidR="00B816F5">
        <w:rPr>
          <w:rFonts w:hint="eastAsia"/>
        </w:rPr>
        <w:t>信标</w:t>
      </w:r>
      <w:r w:rsidR="00B816F5">
        <w:rPr>
          <w:rFonts w:hint="eastAsia"/>
        </w:rPr>
        <w:t>B</w:t>
      </w:r>
      <w:r w:rsidR="00B816F5">
        <w:rPr>
          <w:rFonts w:hint="eastAsia"/>
        </w:rPr>
        <w:t>标识</w:t>
      </w:r>
    </w:p>
    <w:p w:rsidR="00B317C6" w:rsidP="00FA0FBB" w:rsidRDefault="00060C96">
      <w:pPr>
        <w:pStyle w:val="AltX"/>
      </w:pPr>
      <w:r>
        <w:rPr>
          <w:rFonts w:hint="eastAsia"/>
        </w:rPr>
        <w:t>返回</w:t>
      </w:r>
      <w:r w:rsidR="00B317C6">
        <w:rPr>
          <w:rFonts w:hint="eastAsia"/>
        </w:rPr>
        <w:t>：布尔量</w:t>
      </w:r>
    </w:p>
    <w:p w:rsidR="00B317C6" w:rsidP="00C93484" w:rsidRDefault="00B317C6">
      <w:pPr>
        <w:pStyle w:val="Reqtify"/>
      </w:pPr>
    </w:p>
    <w:p w:rsidRPr="00E37ABE" w:rsidR="00E37ABE" w:rsidP="00C93484" w:rsidRDefault="00E37ABE">
      <w:pPr>
        <w:pStyle w:val="Reqtify"/>
        <w:rPr>
          <w:rStyle w:val="aff1"/>
        </w:rPr>
      </w:pPr>
      <w:r w:rsidRPr="00E37ABE">
        <w:rPr>
          <w:rStyle w:val="aff1"/>
          <w:rFonts w:hint="eastAsia"/>
        </w:rPr>
        <w:t>NOTES</w:t>
      </w:r>
      <w:r w:rsidRPr="00E37ABE">
        <w:rPr>
          <w:rStyle w:val="aff1"/>
          <w:rFonts w:hint="eastAsia"/>
        </w:rPr>
        <w:t>：</w:t>
      </w:r>
    </w:p>
    <w:p w:rsidR="009C162D" w:rsidP="00C93484" w:rsidRDefault="00E37ABE">
      <w:pPr>
        <w:pStyle w:val="Reqtify"/>
        <w:rPr>
          <w:ins w:author="常鸣" w:date="2014-06-24T10:37:00Z" w:id="19019"/>
        </w:rPr>
      </w:pPr>
      <w:r>
        <w:rPr>
          <w:rFonts w:hint="eastAsia"/>
        </w:rPr>
        <w:t>由于设计所限，</w:t>
      </w:r>
      <w:ins w:author="常鸣" w:date="2014-06-24T10:37:00Z" w:id="19020">
        <w:r w:rsidR="009C162D">
          <w:rPr>
            <w:rFonts w:hint="eastAsia"/>
          </w:rPr>
          <w:t>ATP</w:t>
        </w:r>
      </w:ins>
      <w:ins w:author="常鸣" w:date="2014-06-24T10:39:00Z" w:id="19021">
        <w:r w:rsidR="009C162D">
          <w:rPr>
            <w:rFonts w:hint="eastAsia"/>
          </w:rPr>
          <w:t>仅将</w:t>
        </w:r>
      </w:ins>
    </w:p>
    <w:p w:rsidR="00FB17BC" w:rsidP="00C93484" w:rsidRDefault="00FB17BC">
      <w:pPr>
        <w:pStyle w:val="Reqtify"/>
        <w:rPr>
          <w:ins w:author="常鸣" w:date="2014-06-24T08:45:00Z" w:id="19022"/>
        </w:rPr>
      </w:pPr>
      <w:ins w:author="常鸣" w:date="2014-06-24T08:49:00Z" w:id="19023">
        <w:r>
          <w:rPr>
            <w:rFonts w:hint="eastAsia"/>
          </w:rPr>
          <w:t>对于临近道岔两侧的信标</w:t>
        </w:r>
      </w:ins>
      <w:ins w:author="常鸣" w:date="2014-06-24T08:50:00Z" w:id="19024">
        <w:r>
          <w:rPr>
            <w:rFonts w:hint="eastAsia"/>
          </w:rPr>
          <w:t>，</w:t>
        </w:r>
      </w:ins>
      <w:ins w:author="常鸣" w:date="2014-06-24T08:46:00Z" w:id="19025">
        <w:r>
          <w:rPr>
            <w:rFonts w:hint="eastAsia"/>
          </w:rPr>
          <w:t>如果</w:t>
        </w:r>
      </w:ins>
      <w:ins w:author="常鸣" w:date="2014-06-24T08:50:00Z" w:id="19026">
        <w:r>
          <w:rPr>
            <w:rFonts w:hint="eastAsia"/>
          </w:rPr>
          <w:t>在跨道岔定反位有多个</w:t>
        </w:r>
      </w:ins>
      <w:ins w:author="常鸣" w:date="2014-06-24T08:47:00Z" w:id="19027">
        <w:r>
          <w:rPr>
            <w:rFonts w:hint="eastAsia"/>
          </w:rPr>
          <w:t>Next_beacon</w:t>
        </w:r>
      </w:ins>
      <w:ins w:author="常鸣" w:date="2014-06-24T08:49:00Z" w:id="19028">
        <w:r>
          <w:rPr>
            <w:rFonts w:hint="eastAsia"/>
          </w:rPr>
          <w:t>（）</w:t>
        </w:r>
      </w:ins>
      <w:ins w:author="常鸣" w:date="2014-06-24T08:48:00Z" w:id="19029">
        <w:r>
          <w:rPr>
            <w:rFonts w:hint="eastAsia"/>
          </w:rPr>
          <w:t>，则</w:t>
        </w:r>
      </w:ins>
    </w:p>
    <w:p w:rsidR="00E37ABE" w:rsidP="00C93484" w:rsidRDefault="00E37ABE">
      <w:pPr>
        <w:pStyle w:val="Reqtify"/>
      </w:pPr>
      <w:del w:author="常鸣" w:date="2014-06-24T08:45:00Z" w:id="19030">
        <w:r w:rsidDel="00FB17BC">
          <w:rPr>
            <w:rFonts w:hint="eastAsia"/>
          </w:rPr>
          <w:lastRenderedPageBreak/>
          <w:delText>在</w:delText>
        </w:r>
      </w:del>
      <w:r>
        <w:rPr>
          <w:rFonts w:hint="eastAsia"/>
        </w:rPr>
        <w:t>如果两个信标之间有道岔，或者灯泡线的“极点”，则不认为这两个信标“相邻”，即不能作为校准信标进行齿距校准，对于非极性车也不能通过这两个信标进行定位初始化。</w:t>
      </w:r>
    </w:p>
    <w:p w:rsidR="00E37ABE" w:rsidP="00C93484" w:rsidRDefault="00E37ABE">
      <w:pPr>
        <w:pStyle w:val="Reqtify"/>
        <w:rPr>
          <w:ins w:author="常鸣" w:date="2014-06-24T10:20:00Z" w:id="19031"/>
        </w:rPr>
      </w:pPr>
    </w:p>
    <w:p w:rsidR="00DB1C8F" w:rsidP="00DB1C8F" w:rsidRDefault="009C162D">
      <w:pPr>
        <w:pStyle w:val="affe"/>
        <w:rPr>
          <w:ins w:author="常鸣" w:date="2014-06-24T10:21:00Z" w:id="19032"/>
        </w:rPr>
      </w:pPr>
      <w:ins w:author="常鸣" w:date="2014-06-24T10:39:00Z" w:id="19033">
        <w:r>
          <w:object w:dxaOrig="3512" w:dyaOrig="3132">
            <v:shape id="_x0000_i1098" style="width:235.5pt;height:209.25pt" o:ole="" type="#_x0000_t75">
              <v:imagedata o:title="" r:id="rId261"/>
            </v:shape>
            <o:OLEObject Type="Embed" ProgID="Visio.Drawing.11" ShapeID="_x0000_i1098" DrawAspect="Content" ObjectID="_1493800028" r:id="rId262"/>
          </w:object>
        </w:r>
      </w:ins>
    </w:p>
    <w:p w:rsidR="00DB1C8F" w:rsidP="00DB1C8F" w:rsidRDefault="00DB1C8F">
      <w:pPr>
        <w:pStyle w:val="affe"/>
        <w:rPr>
          <w:ins w:author="常鸣" w:date="2014-06-24T10:20:00Z" w:id="19034"/>
        </w:rPr>
      </w:pPr>
      <w:ins w:author="常鸣" w:date="2014-06-24T10:22:00Z" w:id="19035">
        <w:r>
          <w:t xml:space="preserve">Figure </w:t>
        </w:r>
        <w:r>
          <w:fldChar w:fldCharType="begin"/>
        </w:r>
        <w:r>
          <w:instrText xml:space="preserve"> STYLEREF 1 \s </w:instrText>
        </w:r>
      </w:ins>
      <w:r>
        <w:fldChar w:fldCharType="separate"/>
      </w:r>
      <w:r w:rsidR="00DE178B">
        <w:t>6</w:t>
      </w:r>
      <w:ins w:author="常鸣" w:date="2014-06-24T10:22:00Z" w:id="19036">
        <w:r>
          <w:fldChar w:fldCharType="end"/>
        </w:r>
        <w:r>
          <w:noBreakHyphen/>
        </w:r>
        <w:r>
          <w:fldChar w:fldCharType="begin"/>
        </w:r>
        <w:r>
          <w:instrText xml:space="preserve"> SEQ Figure \* ARABIC \s 1 </w:instrText>
        </w:r>
      </w:ins>
      <w:r>
        <w:fldChar w:fldCharType="separate"/>
      </w:r>
      <w:r w:rsidR="00DE178B">
        <w:t>1</w:t>
      </w:r>
      <w:ins w:author="常鸣" w:date="2014-06-24T10:22:00Z" w:id="19037">
        <w:r>
          <w:fldChar w:fldCharType="end"/>
        </w:r>
        <w:r>
          <w:rPr>
            <w:rFonts w:hint="eastAsia"/>
          </w:rPr>
          <w:t xml:space="preserve"> Neighboured beacon </w:t>
        </w:r>
      </w:ins>
      <w:ins w:author="常鸣" w:date="2014-06-24T10:37:00Z" w:id="19038">
        <w:r w:rsidR="009C162D">
          <w:rPr>
            <w:rFonts w:hint="eastAsia"/>
          </w:rPr>
          <w:t>principle in ATP</w:t>
        </w:r>
      </w:ins>
    </w:p>
    <w:p w:rsidR="00DB1C8F" w:rsidP="00C93484" w:rsidRDefault="00DB1C8F">
      <w:pPr>
        <w:pStyle w:val="Reqtify"/>
        <w:rPr>
          <w:ins w:author="常鸣" w:date="2014-06-24T10:20:00Z" w:id="19039"/>
        </w:rPr>
      </w:pPr>
    </w:p>
    <w:p w:rsidRPr="00E37ABE" w:rsidR="00DB1C8F" w:rsidP="00C93484" w:rsidRDefault="00DB1C8F">
      <w:pPr>
        <w:pStyle w:val="Reqtify"/>
      </w:pPr>
    </w:p>
    <w:p w:rsidR="00B317C6" w:rsidP="00C93484" w:rsidRDefault="00B317C6">
      <w:pPr>
        <w:pStyle w:val="Reqtify"/>
      </w:pPr>
    </w:p>
    <w:p w:rsidR="00B317C6" w:rsidP="00C93484" w:rsidRDefault="00C64E92">
      <w:pPr>
        <w:pStyle w:val="Reqtify"/>
      </w:pPr>
      <w:r w:rsidRPr="008E31D0">
        <w:rPr>
          <w:rStyle w:val="aff2"/>
        </w:rPr>
        <w:t>TrackMap</w:t>
      </w:r>
      <w:r w:rsidRPr="008E31D0" w:rsidR="00354F88">
        <w:rPr>
          <w:rStyle w:val="aff2"/>
        </w:rPr>
        <w:t>.</w:t>
      </w:r>
      <w:r w:rsidRPr="008E31D0" w:rsidR="008E31D0">
        <w:rPr>
          <w:rStyle w:val="aff2"/>
        </w:rPr>
        <w:t>Beacons</w:t>
      </w:r>
      <w:r w:rsidR="00BA6A57">
        <w:rPr>
          <w:rFonts w:hint="eastAsia"/>
        </w:rPr>
        <w:t>，</w:t>
      </w:r>
      <w:r w:rsidR="00B317C6">
        <w:rPr>
          <w:rFonts w:hint="eastAsia"/>
        </w:rPr>
        <w:t>根据信标</w:t>
      </w:r>
      <w:r w:rsidR="00B317C6">
        <w:rPr>
          <w:rFonts w:hint="eastAsia"/>
        </w:rPr>
        <w:t>id</w:t>
      </w:r>
      <w:r w:rsidR="00B317C6">
        <w:rPr>
          <w:rFonts w:hint="eastAsia"/>
        </w:rPr>
        <w:t>获取信标结构体</w:t>
      </w:r>
    </w:p>
    <w:p w:rsidR="00060C96" w:rsidP="00FA0FBB" w:rsidRDefault="00060C96">
      <w:pPr>
        <w:pStyle w:val="AltX"/>
      </w:pPr>
      <w:r>
        <w:rPr>
          <w:rFonts w:hint="eastAsia"/>
        </w:rPr>
        <w:t>输入：</w:t>
      </w:r>
      <w:r w:rsidR="000A6437">
        <w:rPr>
          <w:rFonts w:hint="eastAsia"/>
        </w:rPr>
        <w:t>B</w:t>
      </w:r>
      <w:r w:rsidR="00BA6A57">
        <w:rPr>
          <w:rFonts w:hint="eastAsia"/>
        </w:rPr>
        <w:t>eacon</w:t>
      </w:r>
      <w:r w:rsidR="00354F88">
        <w:rPr>
          <w:rFonts w:hint="eastAsia"/>
        </w:rPr>
        <w:t>I</w:t>
      </w:r>
      <w:r w:rsidR="00BA6A57">
        <w:rPr>
          <w:rFonts w:hint="eastAsia"/>
        </w:rPr>
        <w:t>d</w:t>
      </w:r>
      <w:r w:rsidR="00BA6A57">
        <w:rPr>
          <w:rFonts w:hint="eastAsia"/>
        </w:rPr>
        <w:t>，</w:t>
      </w:r>
      <w:r w:rsidR="00B816F5">
        <w:rPr>
          <w:rFonts w:hint="eastAsia"/>
        </w:rPr>
        <w:t>信标标识</w:t>
      </w:r>
    </w:p>
    <w:p w:rsidR="00B317C6" w:rsidP="00FA0FBB" w:rsidRDefault="00060C96">
      <w:pPr>
        <w:pStyle w:val="AltX"/>
      </w:pPr>
      <w:r>
        <w:rPr>
          <w:rFonts w:hint="eastAsia"/>
        </w:rPr>
        <w:t>返回</w:t>
      </w:r>
      <w:r w:rsidR="00B317C6">
        <w:rPr>
          <w:rFonts w:hint="eastAsia"/>
        </w:rPr>
        <w:t>：结构体，信标</w:t>
      </w:r>
    </w:p>
    <w:p w:rsidR="00B317C6" w:rsidP="00C93484" w:rsidRDefault="00B317C6">
      <w:pPr>
        <w:pStyle w:val="Reqtify"/>
      </w:pPr>
    </w:p>
    <w:p w:rsidR="00B317C6" w:rsidP="00C93484" w:rsidRDefault="00B317C6">
      <w:pPr>
        <w:pStyle w:val="Reqtify"/>
      </w:pPr>
    </w:p>
    <w:p w:rsidR="00B317C6" w:rsidP="00C93484" w:rsidRDefault="00C64E92">
      <w:pPr>
        <w:pStyle w:val="Reqtify"/>
      </w:pPr>
      <w:r w:rsidRPr="009A1DAC">
        <w:rPr>
          <w:rStyle w:val="aff2"/>
        </w:rPr>
        <w:t>TrackMap</w:t>
      </w:r>
      <w:r w:rsidRPr="009A1DAC" w:rsidR="00354F88">
        <w:rPr>
          <w:rStyle w:val="aff2"/>
        </w:rPr>
        <w:t>.B</w:t>
      </w:r>
      <w:r w:rsidRPr="009A1DAC" w:rsidR="00B317C6">
        <w:rPr>
          <w:rStyle w:val="aff2"/>
        </w:rPr>
        <w:t>eacon</w:t>
      </w:r>
      <w:r w:rsidRPr="009A1DAC" w:rsidR="00354F88">
        <w:rPr>
          <w:rStyle w:val="aff2"/>
        </w:rPr>
        <w:t>B</w:t>
      </w:r>
      <w:r w:rsidRPr="009A1DAC" w:rsidR="00B317C6">
        <w:rPr>
          <w:rStyle w:val="aff2"/>
        </w:rPr>
        <w:t>elongs</w:t>
      </w:r>
      <w:r w:rsidRPr="009A1DAC" w:rsidR="00354F88">
        <w:rPr>
          <w:rStyle w:val="aff2"/>
        </w:rPr>
        <w:t>T</w:t>
      </w:r>
      <w:r w:rsidRPr="009A1DAC" w:rsidR="00B317C6">
        <w:rPr>
          <w:rStyle w:val="aff2"/>
        </w:rPr>
        <w:t>o</w:t>
      </w:r>
      <w:r w:rsidRPr="009A1DAC" w:rsidR="00354F88">
        <w:rPr>
          <w:rStyle w:val="aff2"/>
        </w:rPr>
        <w:t>C</w:t>
      </w:r>
      <w:r w:rsidRPr="009A1DAC" w:rsidR="00B317C6">
        <w:rPr>
          <w:rStyle w:val="aff2"/>
        </w:rPr>
        <w:t>alibration</w:t>
      </w:r>
      <w:r w:rsidRPr="009A1DAC" w:rsidR="00354F88">
        <w:rPr>
          <w:rStyle w:val="aff2"/>
        </w:rPr>
        <w:t>C</w:t>
      </w:r>
      <w:r w:rsidRPr="009A1DAC" w:rsidR="00B317C6">
        <w:rPr>
          <w:rStyle w:val="aff2"/>
        </w:rPr>
        <w:t>ouple</w:t>
      </w:r>
      <w:r w:rsidR="00BA6A57">
        <w:rPr>
          <w:rFonts w:hint="eastAsia"/>
        </w:rPr>
        <w:t>，</w:t>
      </w:r>
      <w:r w:rsidR="00B317C6">
        <w:rPr>
          <w:rFonts w:hint="eastAsia"/>
        </w:rPr>
        <w:t>判断是否</w:t>
      </w:r>
      <w:r w:rsidR="00B317C6">
        <w:rPr>
          <w:rFonts w:hint="eastAsia"/>
        </w:rPr>
        <w:t>MTIB</w:t>
      </w:r>
    </w:p>
    <w:p w:rsidR="00060C96" w:rsidP="00FA0FBB" w:rsidRDefault="00060C96">
      <w:pPr>
        <w:pStyle w:val="AltX"/>
      </w:pPr>
      <w:r>
        <w:rPr>
          <w:rFonts w:hint="eastAsia"/>
        </w:rPr>
        <w:t>输入：</w:t>
      </w:r>
      <w:r w:rsidR="000A6437">
        <w:rPr>
          <w:rFonts w:hint="eastAsia"/>
        </w:rPr>
        <w:t>B</w:t>
      </w:r>
      <w:r w:rsidR="00BA6A57">
        <w:rPr>
          <w:rFonts w:hint="eastAsia"/>
        </w:rPr>
        <w:t>eacon</w:t>
      </w:r>
      <w:r w:rsidR="00354F88">
        <w:rPr>
          <w:rFonts w:hint="eastAsia"/>
        </w:rPr>
        <w:t>I</w:t>
      </w:r>
      <w:r w:rsidR="00BA6A57">
        <w:rPr>
          <w:rFonts w:hint="eastAsia"/>
        </w:rPr>
        <w:t>d</w:t>
      </w:r>
      <w:r w:rsidR="00BA6A57">
        <w:rPr>
          <w:rFonts w:hint="eastAsia"/>
        </w:rPr>
        <w:t>，</w:t>
      </w:r>
      <w:r w:rsidR="00B816F5">
        <w:rPr>
          <w:rFonts w:hint="eastAsia"/>
        </w:rPr>
        <w:t>信标标识</w:t>
      </w:r>
    </w:p>
    <w:p w:rsidR="00B317C6" w:rsidP="00FA0FBB" w:rsidRDefault="00060C96">
      <w:pPr>
        <w:pStyle w:val="AltX"/>
      </w:pPr>
      <w:r>
        <w:rPr>
          <w:rFonts w:hint="eastAsia"/>
        </w:rPr>
        <w:t>返回</w:t>
      </w:r>
      <w:r w:rsidR="00B317C6">
        <w:rPr>
          <w:rFonts w:hint="eastAsia"/>
        </w:rPr>
        <w:t>：布尔量</w:t>
      </w:r>
    </w:p>
    <w:p w:rsidR="00B317C6" w:rsidP="00C93484" w:rsidRDefault="00B317C6">
      <w:pPr>
        <w:pStyle w:val="Reqtify"/>
      </w:pPr>
    </w:p>
    <w:p w:rsidR="00B317C6" w:rsidP="00C93484" w:rsidRDefault="00B317C6">
      <w:pPr>
        <w:pStyle w:val="Reqtify"/>
      </w:pPr>
    </w:p>
    <w:p w:rsidR="00B317C6" w:rsidP="00C93484" w:rsidRDefault="00C64E92">
      <w:pPr>
        <w:pStyle w:val="Reqtify"/>
      </w:pPr>
      <w:r w:rsidRPr="009A1DAC">
        <w:rPr>
          <w:rStyle w:val="aff2"/>
        </w:rPr>
        <w:t>TrackMap</w:t>
      </w:r>
      <w:r w:rsidRPr="009A1DAC" w:rsidR="00354F88">
        <w:rPr>
          <w:rStyle w:val="aff2"/>
        </w:rPr>
        <w:t>.</w:t>
      </w:r>
      <w:r w:rsidRPr="009A1DAC" w:rsidR="009A1DAC">
        <w:rPr>
          <w:rStyle w:val="aff2"/>
        </w:rPr>
        <w:t>BmBeaconDirection</w:t>
      </w:r>
      <w:r w:rsidR="00BA6A57">
        <w:rPr>
          <w:rFonts w:hint="eastAsia"/>
        </w:rPr>
        <w:t>，</w:t>
      </w:r>
      <w:r w:rsidR="00B317C6">
        <w:rPr>
          <w:rFonts w:hint="eastAsia"/>
        </w:rPr>
        <w:t>BM</w:t>
      </w:r>
      <w:r w:rsidR="00B317C6">
        <w:rPr>
          <w:rFonts w:hint="eastAsia"/>
        </w:rPr>
        <w:t>信标方向</w:t>
      </w:r>
    </w:p>
    <w:p w:rsidR="00060C96" w:rsidP="00FA0FBB" w:rsidRDefault="00060C96">
      <w:pPr>
        <w:pStyle w:val="AltX"/>
      </w:pPr>
      <w:r>
        <w:rPr>
          <w:rFonts w:hint="eastAsia"/>
        </w:rPr>
        <w:t>输入：</w:t>
      </w:r>
      <w:r w:rsidR="000A6437">
        <w:rPr>
          <w:rFonts w:hint="eastAsia"/>
        </w:rPr>
        <w:t>B</w:t>
      </w:r>
      <w:r w:rsidR="00BA6A57">
        <w:rPr>
          <w:rFonts w:hint="eastAsia"/>
        </w:rPr>
        <w:t>eacon</w:t>
      </w:r>
      <w:r w:rsidR="00354F88">
        <w:rPr>
          <w:rFonts w:hint="eastAsia"/>
        </w:rPr>
        <w:t>I</w:t>
      </w:r>
      <w:r w:rsidR="00BA6A57">
        <w:rPr>
          <w:rFonts w:hint="eastAsia"/>
        </w:rPr>
        <w:t>d</w:t>
      </w:r>
      <w:r w:rsidR="00BA6A57">
        <w:rPr>
          <w:rFonts w:hint="eastAsia"/>
        </w:rPr>
        <w:t>，</w:t>
      </w:r>
      <w:r w:rsidR="00B816F5">
        <w:rPr>
          <w:rFonts w:hint="eastAsia"/>
        </w:rPr>
        <w:t>信标标识</w:t>
      </w:r>
    </w:p>
    <w:p w:rsidR="00B317C6" w:rsidP="00FA0FBB" w:rsidRDefault="00060C96">
      <w:pPr>
        <w:pStyle w:val="AltX"/>
      </w:pPr>
      <w:r>
        <w:rPr>
          <w:rFonts w:hint="eastAsia"/>
        </w:rPr>
        <w:t>返回</w:t>
      </w:r>
      <w:r w:rsidR="00B317C6">
        <w:rPr>
          <w:rFonts w:hint="eastAsia"/>
        </w:rPr>
        <w:t>：枚举型，运营方向</w:t>
      </w:r>
    </w:p>
    <w:p w:rsidRPr="00060C96" w:rsidR="00B317C6" w:rsidP="00C93484" w:rsidRDefault="00B317C6">
      <w:pPr>
        <w:pStyle w:val="Reqtify"/>
      </w:pPr>
    </w:p>
    <w:p w:rsidR="00B317C6" w:rsidP="00C93484" w:rsidRDefault="00B317C6">
      <w:pPr>
        <w:pStyle w:val="Reqtify"/>
      </w:pPr>
    </w:p>
    <w:p w:rsidR="00B317C6" w:rsidP="00C93484" w:rsidRDefault="00C64E92">
      <w:pPr>
        <w:pStyle w:val="Reqtify"/>
      </w:pPr>
      <w:r w:rsidRPr="009A1DAC">
        <w:rPr>
          <w:rStyle w:val="aff2"/>
        </w:rPr>
        <w:t>TrackMap</w:t>
      </w:r>
      <w:r w:rsidRPr="009A1DAC" w:rsidR="00354F88">
        <w:rPr>
          <w:rStyle w:val="aff2"/>
        </w:rPr>
        <w:t>.C</w:t>
      </w:r>
      <w:r w:rsidRPr="009A1DAC" w:rsidR="00B317C6">
        <w:rPr>
          <w:rStyle w:val="aff2"/>
        </w:rPr>
        <w:t>alib</w:t>
      </w:r>
      <w:r w:rsidRPr="009A1DAC" w:rsidR="00BA6A57">
        <w:rPr>
          <w:rStyle w:val="aff2"/>
        </w:rPr>
        <w:t>ration</w:t>
      </w:r>
      <w:r w:rsidRPr="009A1DAC" w:rsidR="00354F88">
        <w:rPr>
          <w:rStyle w:val="aff2"/>
        </w:rPr>
        <w:t>C</w:t>
      </w:r>
      <w:r w:rsidRPr="009A1DAC" w:rsidR="00BA6A57">
        <w:rPr>
          <w:rStyle w:val="aff2"/>
        </w:rPr>
        <w:t>ouple</w:t>
      </w:r>
      <w:r w:rsidRPr="009A1DAC" w:rsidR="00354F88">
        <w:rPr>
          <w:rStyle w:val="aff2"/>
        </w:rPr>
        <w:t>M</w:t>
      </w:r>
      <w:r w:rsidRPr="009A1DAC" w:rsidR="00BA6A57">
        <w:rPr>
          <w:rStyle w:val="aff2"/>
        </w:rPr>
        <w:t>ax</w:t>
      </w:r>
      <w:r w:rsidRPr="009A1DAC" w:rsidR="00354F88">
        <w:rPr>
          <w:rStyle w:val="aff2"/>
        </w:rPr>
        <w:t>D</w:t>
      </w:r>
      <w:r w:rsidRPr="009A1DAC" w:rsidR="00BA6A57">
        <w:rPr>
          <w:rStyle w:val="aff2"/>
        </w:rPr>
        <w:t>istance</w:t>
      </w:r>
      <w:r w:rsidR="00BA6A57">
        <w:rPr>
          <w:rFonts w:hint="eastAsia"/>
        </w:rPr>
        <w:t>，</w:t>
      </w:r>
      <w:r w:rsidR="00B317C6">
        <w:rPr>
          <w:rFonts w:hint="eastAsia"/>
        </w:rPr>
        <w:t>两信标间的最大间距</w:t>
      </w:r>
    </w:p>
    <w:p w:rsidR="00B816F5" w:rsidP="00FA0FBB" w:rsidRDefault="00B816F5">
      <w:pPr>
        <w:pStyle w:val="AltX"/>
      </w:pPr>
      <w:r>
        <w:rPr>
          <w:rFonts w:hint="eastAsia"/>
        </w:rPr>
        <w:t>输入：</w:t>
      </w:r>
      <w:r w:rsidR="000A6437">
        <w:rPr>
          <w:rFonts w:hint="eastAsia"/>
        </w:rPr>
        <w:t>B</w:t>
      </w:r>
      <w:r>
        <w:rPr>
          <w:rFonts w:hint="eastAsia"/>
        </w:rPr>
        <w:t>eaconA</w:t>
      </w:r>
      <w:r>
        <w:rPr>
          <w:rFonts w:hint="eastAsia"/>
        </w:rPr>
        <w:t>，信标</w:t>
      </w:r>
      <w:r>
        <w:rPr>
          <w:rFonts w:hint="eastAsia"/>
        </w:rPr>
        <w:t>A</w:t>
      </w:r>
      <w:r>
        <w:rPr>
          <w:rFonts w:hint="eastAsia"/>
        </w:rPr>
        <w:t>标识</w:t>
      </w:r>
    </w:p>
    <w:p w:rsidR="00B816F5" w:rsidP="00FA0FBB" w:rsidRDefault="00B816F5">
      <w:pPr>
        <w:pStyle w:val="AltX"/>
      </w:pPr>
      <w:r>
        <w:rPr>
          <w:rFonts w:hint="eastAsia"/>
        </w:rPr>
        <w:t>输入：</w:t>
      </w:r>
      <w:r w:rsidR="000A6437">
        <w:rPr>
          <w:rFonts w:hint="eastAsia"/>
        </w:rPr>
        <w:t>B</w:t>
      </w:r>
      <w:r>
        <w:rPr>
          <w:rFonts w:hint="eastAsia"/>
        </w:rPr>
        <w:t>eaconB</w:t>
      </w:r>
      <w:r>
        <w:rPr>
          <w:rFonts w:hint="eastAsia"/>
        </w:rPr>
        <w:t>，信标</w:t>
      </w:r>
      <w:r>
        <w:rPr>
          <w:rFonts w:hint="eastAsia"/>
        </w:rPr>
        <w:t>B</w:t>
      </w:r>
      <w:r>
        <w:rPr>
          <w:rFonts w:hint="eastAsia"/>
        </w:rPr>
        <w:t>标识</w:t>
      </w:r>
    </w:p>
    <w:p w:rsidR="00B317C6" w:rsidP="00FA0FBB" w:rsidRDefault="00060C96">
      <w:pPr>
        <w:pStyle w:val="AltX"/>
      </w:pPr>
      <w:r>
        <w:rPr>
          <w:rFonts w:hint="eastAsia"/>
        </w:rPr>
        <w:lastRenderedPageBreak/>
        <w:t>返回</w:t>
      </w:r>
      <w:r w:rsidR="00B317C6">
        <w:rPr>
          <w:rFonts w:hint="eastAsia"/>
        </w:rPr>
        <w:t>：数值型，有范围？</w:t>
      </w:r>
    </w:p>
    <w:p w:rsidRPr="00060C96" w:rsidR="00B317C6" w:rsidP="00C93484" w:rsidRDefault="00B317C6">
      <w:pPr>
        <w:pStyle w:val="Reqtify"/>
      </w:pPr>
    </w:p>
    <w:p w:rsidR="00B317C6" w:rsidP="00C93484" w:rsidRDefault="00B317C6">
      <w:pPr>
        <w:pStyle w:val="Reqtify"/>
      </w:pPr>
    </w:p>
    <w:p w:rsidR="00B317C6" w:rsidP="00C93484" w:rsidRDefault="00C64E92">
      <w:pPr>
        <w:pStyle w:val="Reqtify"/>
      </w:pPr>
      <w:r w:rsidRPr="009A1DAC">
        <w:rPr>
          <w:rStyle w:val="aff2"/>
        </w:rPr>
        <w:t>TrackMap</w:t>
      </w:r>
      <w:r w:rsidRPr="009A1DAC" w:rsidR="00354F88">
        <w:rPr>
          <w:rStyle w:val="aff2"/>
        </w:rPr>
        <w:t>.C</w:t>
      </w:r>
      <w:r w:rsidRPr="009A1DAC" w:rsidR="00B317C6">
        <w:rPr>
          <w:rStyle w:val="aff2"/>
        </w:rPr>
        <w:t>alibration</w:t>
      </w:r>
      <w:r w:rsidRPr="009A1DAC" w:rsidR="00354F88">
        <w:rPr>
          <w:rStyle w:val="aff2"/>
        </w:rPr>
        <w:t>C</w:t>
      </w:r>
      <w:r w:rsidRPr="009A1DAC" w:rsidR="00B317C6">
        <w:rPr>
          <w:rStyle w:val="aff2"/>
        </w:rPr>
        <w:t>ouple</w:t>
      </w:r>
      <w:r w:rsidRPr="009A1DAC" w:rsidR="00354F88">
        <w:rPr>
          <w:rStyle w:val="aff2"/>
        </w:rPr>
        <w:t>M</w:t>
      </w:r>
      <w:r w:rsidRPr="009A1DAC" w:rsidR="00B317C6">
        <w:rPr>
          <w:rStyle w:val="aff2"/>
        </w:rPr>
        <w:t>in</w:t>
      </w:r>
      <w:r w:rsidRPr="009A1DAC" w:rsidR="00354F88">
        <w:rPr>
          <w:rStyle w:val="aff2"/>
        </w:rPr>
        <w:t>D</w:t>
      </w:r>
      <w:r w:rsidRPr="009A1DAC" w:rsidR="00B317C6">
        <w:rPr>
          <w:rStyle w:val="aff2"/>
        </w:rPr>
        <w:t>istance</w:t>
      </w:r>
      <w:r w:rsidR="00BA6A57">
        <w:rPr>
          <w:rFonts w:hint="eastAsia"/>
        </w:rPr>
        <w:t>，</w:t>
      </w:r>
      <w:r w:rsidR="00B317C6">
        <w:rPr>
          <w:rFonts w:hint="eastAsia"/>
        </w:rPr>
        <w:t>两信标间的最小间距</w:t>
      </w:r>
    </w:p>
    <w:p w:rsidR="00B816F5" w:rsidP="00FA0FBB" w:rsidRDefault="00B816F5">
      <w:pPr>
        <w:pStyle w:val="AltX"/>
      </w:pPr>
      <w:r>
        <w:rPr>
          <w:rFonts w:hint="eastAsia"/>
        </w:rPr>
        <w:t>输入：</w:t>
      </w:r>
      <w:r w:rsidR="000A6437">
        <w:rPr>
          <w:rFonts w:hint="eastAsia"/>
        </w:rPr>
        <w:t>B</w:t>
      </w:r>
      <w:r>
        <w:rPr>
          <w:rFonts w:hint="eastAsia"/>
        </w:rPr>
        <w:t>eaconA</w:t>
      </w:r>
      <w:r>
        <w:rPr>
          <w:rFonts w:hint="eastAsia"/>
        </w:rPr>
        <w:t>，信标</w:t>
      </w:r>
      <w:r>
        <w:rPr>
          <w:rFonts w:hint="eastAsia"/>
        </w:rPr>
        <w:t>A</w:t>
      </w:r>
      <w:r>
        <w:rPr>
          <w:rFonts w:hint="eastAsia"/>
        </w:rPr>
        <w:t>标识</w:t>
      </w:r>
    </w:p>
    <w:p w:rsidR="00B816F5" w:rsidP="00FA0FBB" w:rsidRDefault="00B816F5">
      <w:pPr>
        <w:pStyle w:val="AltX"/>
      </w:pPr>
      <w:r>
        <w:rPr>
          <w:rFonts w:hint="eastAsia"/>
        </w:rPr>
        <w:t>输入：</w:t>
      </w:r>
      <w:r w:rsidR="000A6437">
        <w:rPr>
          <w:rFonts w:hint="eastAsia"/>
        </w:rPr>
        <w:t>B</w:t>
      </w:r>
      <w:r>
        <w:rPr>
          <w:rFonts w:hint="eastAsia"/>
        </w:rPr>
        <w:t>eaconB</w:t>
      </w:r>
      <w:r>
        <w:rPr>
          <w:rFonts w:hint="eastAsia"/>
        </w:rPr>
        <w:t>，信标</w:t>
      </w:r>
      <w:r>
        <w:rPr>
          <w:rFonts w:hint="eastAsia"/>
        </w:rPr>
        <w:t>B</w:t>
      </w:r>
      <w:r>
        <w:rPr>
          <w:rFonts w:hint="eastAsia"/>
        </w:rPr>
        <w:t>标识</w:t>
      </w:r>
    </w:p>
    <w:p w:rsidR="00B317C6" w:rsidP="00FA0FBB" w:rsidRDefault="00060C96">
      <w:pPr>
        <w:pStyle w:val="AltX"/>
      </w:pPr>
      <w:r>
        <w:rPr>
          <w:rFonts w:hint="eastAsia"/>
        </w:rPr>
        <w:t>返回</w:t>
      </w:r>
      <w:r w:rsidR="00B816F5">
        <w:rPr>
          <w:rFonts w:hint="eastAsia"/>
        </w:rPr>
        <w:t>：两信标距离</w:t>
      </w:r>
    </w:p>
    <w:p w:rsidRPr="00060C96" w:rsidR="00B317C6" w:rsidP="00C93484" w:rsidRDefault="00B317C6">
      <w:pPr>
        <w:pStyle w:val="Reqtify"/>
      </w:pPr>
    </w:p>
    <w:p w:rsidR="00B317C6" w:rsidP="00C93484" w:rsidRDefault="00B317C6">
      <w:pPr>
        <w:pStyle w:val="Reqtify"/>
      </w:pPr>
    </w:p>
    <w:p w:rsidR="00B317C6" w:rsidP="00C93484" w:rsidRDefault="00C64E92">
      <w:pPr>
        <w:pStyle w:val="Reqtify"/>
      </w:pPr>
      <w:r w:rsidRPr="009A1DAC">
        <w:rPr>
          <w:rStyle w:val="aff2"/>
        </w:rPr>
        <w:t>TrackMap</w:t>
      </w:r>
      <w:r w:rsidRPr="009A1DAC" w:rsidR="00354F88">
        <w:rPr>
          <w:rStyle w:val="aff2"/>
        </w:rPr>
        <w:t>.</w:t>
      </w:r>
      <w:r w:rsidRPr="009A1DAC" w:rsidR="009A1DAC">
        <w:rPr>
          <w:rStyle w:val="aff2"/>
        </w:rPr>
        <w:t>IsBmBeacon</w:t>
      </w:r>
      <w:r w:rsidR="00BA6A57">
        <w:rPr>
          <w:rFonts w:hint="eastAsia"/>
        </w:rPr>
        <w:t>，</w:t>
      </w:r>
      <w:r w:rsidR="00B317C6">
        <w:rPr>
          <w:rFonts w:hint="eastAsia"/>
        </w:rPr>
        <w:t>判断是否</w:t>
      </w:r>
      <w:r w:rsidR="00B317C6">
        <w:rPr>
          <w:rFonts w:hint="eastAsia"/>
        </w:rPr>
        <w:t>BM</w:t>
      </w:r>
      <w:r w:rsidR="00B317C6">
        <w:rPr>
          <w:rFonts w:hint="eastAsia"/>
        </w:rPr>
        <w:t>信标</w:t>
      </w:r>
    </w:p>
    <w:p w:rsidR="00060C96" w:rsidP="00FA0FBB" w:rsidRDefault="00060C96">
      <w:pPr>
        <w:pStyle w:val="AltX"/>
      </w:pPr>
      <w:r>
        <w:rPr>
          <w:rFonts w:hint="eastAsia"/>
        </w:rPr>
        <w:t>输入：</w:t>
      </w:r>
      <w:r w:rsidR="000A6437">
        <w:rPr>
          <w:rFonts w:hint="eastAsia"/>
        </w:rPr>
        <w:t>B</w:t>
      </w:r>
      <w:r w:rsidR="00BA6A57">
        <w:rPr>
          <w:rFonts w:hint="eastAsia"/>
        </w:rPr>
        <w:t>eacon</w:t>
      </w:r>
      <w:r w:rsidR="00354F88">
        <w:rPr>
          <w:rFonts w:hint="eastAsia"/>
        </w:rPr>
        <w:t>I</w:t>
      </w:r>
      <w:r w:rsidR="00BA6A57">
        <w:rPr>
          <w:rFonts w:hint="eastAsia"/>
        </w:rPr>
        <w:t>d</w:t>
      </w:r>
      <w:r w:rsidR="00BA6A57">
        <w:rPr>
          <w:rFonts w:hint="eastAsia"/>
        </w:rPr>
        <w:t>，</w:t>
      </w:r>
      <w:r w:rsidR="00B816F5">
        <w:rPr>
          <w:rFonts w:hint="eastAsia"/>
        </w:rPr>
        <w:t>信标标识</w:t>
      </w:r>
    </w:p>
    <w:p w:rsidR="00B317C6" w:rsidP="00FA0FBB" w:rsidRDefault="00060C96">
      <w:pPr>
        <w:pStyle w:val="AltX"/>
      </w:pPr>
      <w:r>
        <w:rPr>
          <w:rFonts w:hint="eastAsia"/>
        </w:rPr>
        <w:t>返回</w:t>
      </w:r>
      <w:r w:rsidR="00B317C6">
        <w:rPr>
          <w:rFonts w:hint="eastAsia"/>
        </w:rPr>
        <w:t>：布尔量</w:t>
      </w:r>
    </w:p>
    <w:p w:rsidR="00B317C6" w:rsidP="00C93484" w:rsidRDefault="00B317C6">
      <w:pPr>
        <w:pStyle w:val="Reqtify"/>
      </w:pPr>
    </w:p>
    <w:p w:rsidR="00B317C6" w:rsidP="00C93484" w:rsidRDefault="00B317C6">
      <w:pPr>
        <w:pStyle w:val="Reqtify"/>
      </w:pPr>
    </w:p>
    <w:p w:rsidR="00B317C6" w:rsidP="00C93484" w:rsidRDefault="00C64E92">
      <w:pPr>
        <w:pStyle w:val="Reqtify"/>
      </w:pPr>
      <w:r w:rsidRPr="009A1DAC">
        <w:rPr>
          <w:rStyle w:val="aff2"/>
        </w:rPr>
        <w:t>TrackMap</w:t>
      </w:r>
      <w:r w:rsidRPr="009A1DAC" w:rsidR="00354F88">
        <w:rPr>
          <w:rStyle w:val="aff2"/>
        </w:rPr>
        <w:t>.I</w:t>
      </w:r>
      <w:r w:rsidRPr="009A1DAC" w:rsidR="00B317C6">
        <w:rPr>
          <w:rStyle w:val="aff2"/>
        </w:rPr>
        <w:t>s</w:t>
      </w:r>
      <w:r w:rsidRPr="009A1DAC" w:rsidR="00354F88">
        <w:rPr>
          <w:rStyle w:val="aff2"/>
        </w:rPr>
        <w:t>C</w:t>
      </w:r>
      <w:r w:rsidRPr="009A1DAC" w:rsidR="00B317C6">
        <w:rPr>
          <w:rStyle w:val="aff2"/>
        </w:rPr>
        <w:t>alibration</w:t>
      </w:r>
      <w:r w:rsidRPr="009A1DAC" w:rsidR="00354F88">
        <w:rPr>
          <w:rStyle w:val="aff2"/>
        </w:rPr>
        <w:t>V</w:t>
      </w:r>
      <w:r w:rsidRPr="009A1DAC" w:rsidR="00B317C6">
        <w:rPr>
          <w:rStyle w:val="aff2"/>
        </w:rPr>
        <w:t>alidation</w:t>
      </w:r>
      <w:r w:rsidRPr="009A1DAC" w:rsidR="00354F88">
        <w:rPr>
          <w:rStyle w:val="aff2"/>
        </w:rPr>
        <w:t>B</w:t>
      </w:r>
      <w:r w:rsidRPr="009A1DAC" w:rsidR="00B317C6">
        <w:rPr>
          <w:rStyle w:val="aff2"/>
        </w:rPr>
        <w:t>eacon</w:t>
      </w:r>
      <w:r w:rsidR="00BA6A57">
        <w:rPr>
          <w:rFonts w:hint="eastAsia"/>
        </w:rPr>
        <w:t>，</w:t>
      </w:r>
      <w:r w:rsidR="00B317C6">
        <w:rPr>
          <w:rFonts w:hint="eastAsia"/>
        </w:rPr>
        <w:t>判断</w:t>
      </w:r>
      <w:r w:rsidR="00BA6A57">
        <w:rPr>
          <w:rFonts w:hint="eastAsia"/>
        </w:rPr>
        <w:t>A</w:t>
      </w:r>
      <w:r w:rsidR="00BA6A57">
        <w:rPr>
          <w:rFonts w:hint="eastAsia"/>
        </w:rPr>
        <w:t>和</w:t>
      </w:r>
      <w:r w:rsidR="00BA6A57">
        <w:rPr>
          <w:rFonts w:hint="eastAsia"/>
        </w:rPr>
        <w:t>B</w:t>
      </w:r>
      <w:r w:rsidR="00B317C6">
        <w:rPr>
          <w:rFonts w:hint="eastAsia"/>
        </w:rPr>
        <w:t>是否</w:t>
      </w:r>
      <w:r w:rsidR="00B317C6">
        <w:rPr>
          <w:rFonts w:hint="eastAsia"/>
        </w:rPr>
        <w:t>MTIB</w:t>
      </w:r>
      <w:r w:rsidR="00BA6A57">
        <w:rPr>
          <w:rFonts w:hint="eastAsia"/>
        </w:rPr>
        <w:t>和其后</w:t>
      </w:r>
      <w:r w:rsidR="00B317C6">
        <w:rPr>
          <w:rFonts w:hint="eastAsia"/>
        </w:rPr>
        <w:t>的验证信标</w:t>
      </w:r>
    </w:p>
    <w:p w:rsidR="00B816F5" w:rsidP="00FA0FBB" w:rsidRDefault="00B816F5">
      <w:pPr>
        <w:pStyle w:val="AltX"/>
      </w:pPr>
      <w:r>
        <w:rPr>
          <w:rFonts w:hint="eastAsia"/>
        </w:rPr>
        <w:t>输入：</w:t>
      </w:r>
      <w:r w:rsidR="000A6437">
        <w:rPr>
          <w:rFonts w:hint="eastAsia"/>
        </w:rPr>
        <w:t>B</w:t>
      </w:r>
      <w:r>
        <w:rPr>
          <w:rFonts w:hint="eastAsia"/>
        </w:rPr>
        <w:t>eaconA</w:t>
      </w:r>
      <w:r>
        <w:rPr>
          <w:rFonts w:hint="eastAsia"/>
        </w:rPr>
        <w:t>，信标</w:t>
      </w:r>
      <w:r>
        <w:rPr>
          <w:rFonts w:hint="eastAsia"/>
        </w:rPr>
        <w:t>A</w:t>
      </w:r>
      <w:r>
        <w:rPr>
          <w:rFonts w:hint="eastAsia"/>
        </w:rPr>
        <w:t>标识</w:t>
      </w:r>
    </w:p>
    <w:p w:rsidR="00B816F5" w:rsidP="00FA0FBB" w:rsidRDefault="00B816F5">
      <w:pPr>
        <w:pStyle w:val="AltX"/>
      </w:pPr>
      <w:r>
        <w:rPr>
          <w:rFonts w:hint="eastAsia"/>
        </w:rPr>
        <w:t>输入：</w:t>
      </w:r>
      <w:r w:rsidR="000A6437">
        <w:rPr>
          <w:rFonts w:hint="eastAsia"/>
        </w:rPr>
        <w:t>B</w:t>
      </w:r>
      <w:r>
        <w:rPr>
          <w:rFonts w:hint="eastAsia"/>
        </w:rPr>
        <w:t>eaconB</w:t>
      </w:r>
      <w:r>
        <w:rPr>
          <w:rFonts w:hint="eastAsia"/>
        </w:rPr>
        <w:t>，信标</w:t>
      </w:r>
      <w:r>
        <w:rPr>
          <w:rFonts w:hint="eastAsia"/>
        </w:rPr>
        <w:t>B</w:t>
      </w:r>
      <w:r>
        <w:rPr>
          <w:rFonts w:hint="eastAsia"/>
        </w:rPr>
        <w:t>标识</w:t>
      </w:r>
    </w:p>
    <w:p w:rsidR="00B317C6" w:rsidP="00FA0FBB" w:rsidRDefault="00060C96">
      <w:pPr>
        <w:pStyle w:val="AltX"/>
      </w:pPr>
      <w:r>
        <w:rPr>
          <w:rFonts w:hint="eastAsia"/>
        </w:rPr>
        <w:t>返回</w:t>
      </w:r>
      <w:r w:rsidR="00B317C6">
        <w:rPr>
          <w:rFonts w:hint="eastAsia"/>
        </w:rPr>
        <w:t>：布尔量</w:t>
      </w:r>
    </w:p>
    <w:p w:rsidR="00B317C6" w:rsidP="00C93484" w:rsidRDefault="00B317C6">
      <w:pPr>
        <w:pStyle w:val="Reqtify"/>
      </w:pPr>
    </w:p>
    <w:p w:rsidR="00B317C6" w:rsidP="00C93484" w:rsidRDefault="00B317C6">
      <w:pPr>
        <w:pStyle w:val="Reqtify"/>
      </w:pPr>
    </w:p>
    <w:p w:rsidR="00B317C6" w:rsidP="00C93484" w:rsidRDefault="00C64E92">
      <w:pPr>
        <w:pStyle w:val="Reqtify"/>
      </w:pPr>
      <w:r w:rsidRPr="009A1DAC">
        <w:rPr>
          <w:rStyle w:val="aff2"/>
        </w:rPr>
        <w:t>TrackMap</w:t>
      </w:r>
      <w:r w:rsidRPr="009A1DAC" w:rsidR="00354F88">
        <w:rPr>
          <w:rStyle w:val="aff2"/>
        </w:rPr>
        <w:t>.</w:t>
      </w:r>
      <w:r w:rsidRPr="009A1DAC" w:rsidR="009A1DAC">
        <w:rPr>
          <w:rStyle w:val="aff2"/>
        </w:rPr>
        <w:t>OrientationOfNeighbouredBeacons</w:t>
      </w:r>
      <w:r w:rsidR="00BA6A57">
        <w:rPr>
          <w:rFonts w:hint="eastAsia"/>
        </w:rPr>
        <w:t>，</w:t>
      </w:r>
      <w:r w:rsidR="00B317C6">
        <w:rPr>
          <w:rFonts w:hint="eastAsia"/>
        </w:rPr>
        <w:t>从</w:t>
      </w:r>
      <w:r w:rsidR="00B317C6">
        <w:rPr>
          <w:rFonts w:hint="eastAsia"/>
        </w:rPr>
        <w:t>A</w:t>
      </w:r>
      <w:r w:rsidR="00B317C6">
        <w:rPr>
          <w:rFonts w:hint="eastAsia"/>
        </w:rPr>
        <w:t>到</w:t>
      </w:r>
      <w:r w:rsidR="00B317C6">
        <w:rPr>
          <w:rFonts w:hint="eastAsia"/>
        </w:rPr>
        <w:t>B</w:t>
      </w:r>
      <w:r w:rsidR="00B317C6">
        <w:rPr>
          <w:rFonts w:hint="eastAsia"/>
        </w:rPr>
        <w:t>的方向</w:t>
      </w:r>
      <w:r w:rsidR="00C20C15">
        <w:rPr>
          <w:rFonts w:hint="eastAsia"/>
        </w:rPr>
        <w:t>（需能处理两信标之间有灯泡线“极点”的情况）</w:t>
      </w:r>
    </w:p>
    <w:p w:rsidR="00B816F5" w:rsidP="00FA0FBB" w:rsidRDefault="00B816F5">
      <w:pPr>
        <w:pStyle w:val="AltX"/>
      </w:pPr>
      <w:r>
        <w:rPr>
          <w:rFonts w:hint="eastAsia"/>
        </w:rPr>
        <w:t>输入：</w:t>
      </w:r>
      <w:r w:rsidR="000A6437">
        <w:rPr>
          <w:rFonts w:hint="eastAsia"/>
        </w:rPr>
        <w:t>B</w:t>
      </w:r>
      <w:r>
        <w:rPr>
          <w:rFonts w:hint="eastAsia"/>
        </w:rPr>
        <w:t>eaconA</w:t>
      </w:r>
      <w:r>
        <w:rPr>
          <w:rFonts w:hint="eastAsia"/>
        </w:rPr>
        <w:t>，信标</w:t>
      </w:r>
      <w:r>
        <w:rPr>
          <w:rFonts w:hint="eastAsia"/>
        </w:rPr>
        <w:t>A</w:t>
      </w:r>
      <w:r>
        <w:rPr>
          <w:rFonts w:hint="eastAsia"/>
        </w:rPr>
        <w:t>标识</w:t>
      </w:r>
    </w:p>
    <w:p w:rsidR="00B816F5" w:rsidP="00FA0FBB" w:rsidRDefault="00B816F5">
      <w:pPr>
        <w:pStyle w:val="AltX"/>
      </w:pPr>
      <w:r>
        <w:rPr>
          <w:rFonts w:hint="eastAsia"/>
        </w:rPr>
        <w:t>输入：</w:t>
      </w:r>
      <w:r w:rsidR="000A6437">
        <w:rPr>
          <w:rFonts w:hint="eastAsia"/>
        </w:rPr>
        <w:t>B</w:t>
      </w:r>
      <w:r>
        <w:rPr>
          <w:rFonts w:hint="eastAsia"/>
        </w:rPr>
        <w:t>eaconB</w:t>
      </w:r>
      <w:r>
        <w:rPr>
          <w:rFonts w:hint="eastAsia"/>
        </w:rPr>
        <w:t>，信标</w:t>
      </w:r>
      <w:r>
        <w:rPr>
          <w:rFonts w:hint="eastAsia"/>
        </w:rPr>
        <w:t>B</w:t>
      </w:r>
      <w:r>
        <w:rPr>
          <w:rFonts w:hint="eastAsia"/>
        </w:rPr>
        <w:t>标识</w:t>
      </w:r>
    </w:p>
    <w:p w:rsidR="00B317C6" w:rsidP="00FA0FBB" w:rsidRDefault="00060C96">
      <w:pPr>
        <w:pStyle w:val="AltX"/>
      </w:pPr>
      <w:r>
        <w:rPr>
          <w:rFonts w:hint="eastAsia"/>
        </w:rPr>
        <w:t>返回</w:t>
      </w:r>
      <w:r w:rsidR="00B317C6">
        <w:rPr>
          <w:rFonts w:hint="eastAsia"/>
        </w:rPr>
        <w:t>：枚举型，运营方向</w:t>
      </w:r>
    </w:p>
    <w:p w:rsidRPr="00060C96" w:rsidR="00B317C6" w:rsidP="00C93484" w:rsidRDefault="00B317C6">
      <w:pPr>
        <w:pStyle w:val="Reqtify"/>
      </w:pPr>
    </w:p>
    <w:p w:rsidR="00B317C6" w:rsidP="00934391" w:rsidRDefault="00B317C6">
      <w:pPr>
        <w:pStyle w:val="3"/>
      </w:pPr>
      <w:r>
        <w:rPr>
          <w:rFonts w:hint="eastAsia"/>
        </w:rPr>
        <w:t>CBI related</w:t>
      </w:r>
    </w:p>
    <w:p w:rsidR="00B317C6" w:rsidP="00C93484" w:rsidRDefault="00C64E92">
      <w:pPr>
        <w:pStyle w:val="Reqtify"/>
      </w:pPr>
      <w:r w:rsidRPr="009A1DAC">
        <w:rPr>
          <w:rStyle w:val="aff2"/>
        </w:rPr>
        <w:t>TrackMap</w:t>
      </w:r>
      <w:r w:rsidRPr="009A1DAC" w:rsidR="00354F88">
        <w:rPr>
          <w:rStyle w:val="aff2"/>
        </w:rPr>
        <w:t>.</w:t>
      </w:r>
      <w:r w:rsidRPr="009A1DAC" w:rsidR="009A1DAC">
        <w:rPr>
          <w:rStyle w:val="aff2"/>
        </w:rPr>
        <w:t>CbiId</w:t>
      </w:r>
      <w:r w:rsidR="00BA6A57">
        <w:rPr>
          <w:rFonts w:hint="eastAsia"/>
        </w:rPr>
        <w:t>，</w:t>
      </w:r>
      <w:r w:rsidR="00B317C6">
        <w:rPr>
          <w:rFonts w:hint="eastAsia"/>
        </w:rPr>
        <w:t>根据</w:t>
      </w:r>
      <w:r w:rsidR="00B317C6">
        <w:rPr>
          <w:rFonts w:hint="eastAsia"/>
        </w:rPr>
        <w:t>block</w:t>
      </w:r>
      <w:r w:rsidR="00B317C6">
        <w:rPr>
          <w:rFonts w:hint="eastAsia"/>
        </w:rPr>
        <w:t>索引</w:t>
      </w:r>
      <w:r w:rsidR="00B317C6">
        <w:rPr>
          <w:rFonts w:hint="eastAsia"/>
        </w:rPr>
        <w:t>CBI</w:t>
      </w:r>
      <w:r w:rsidR="00B317C6">
        <w:rPr>
          <w:rFonts w:hint="eastAsia"/>
        </w:rPr>
        <w:t>的</w:t>
      </w:r>
      <w:r w:rsidR="00B317C6">
        <w:rPr>
          <w:rFonts w:hint="eastAsia"/>
        </w:rPr>
        <w:t>id</w:t>
      </w:r>
    </w:p>
    <w:p w:rsidR="00060C96" w:rsidP="00FA0FBB" w:rsidRDefault="00060C96">
      <w:pPr>
        <w:pStyle w:val="AltX"/>
      </w:pPr>
      <w:r>
        <w:rPr>
          <w:rFonts w:hint="eastAsia"/>
        </w:rPr>
        <w:t>输入：</w:t>
      </w:r>
      <w:r w:rsidR="00BA6A57">
        <w:rPr>
          <w:rFonts w:hint="eastAsia"/>
        </w:rPr>
        <w:t>block</w:t>
      </w:r>
      <w:r w:rsidR="00354F88">
        <w:rPr>
          <w:rFonts w:hint="eastAsia"/>
        </w:rPr>
        <w:t>I</w:t>
      </w:r>
      <w:r w:rsidR="00BA6A57">
        <w:rPr>
          <w:rFonts w:hint="eastAsia"/>
        </w:rPr>
        <w:t>d</w:t>
      </w:r>
      <w:r w:rsidR="00BA6A57">
        <w:rPr>
          <w:rFonts w:hint="eastAsia"/>
        </w:rPr>
        <w:t>，</w:t>
      </w:r>
      <w:r w:rsidR="00B816F5">
        <w:rPr>
          <w:rFonts w:hint="eastAsia"/>
        </w:rPr>
        <w:t>信标标识</w:t>
      </w:r>
    </w:p>
    <w:p w:rsidR="00B317C6" w:rsidP="00FA0FBB" w:rsidRDefault="00060C96">
      <w:pPr>
        <w:pStyle w:val="AltX"/>
      </w:pPr>
      <w:r>
        <w:rPr>
          <w:rFonts w:hint="eastAsia"/>
        </w:rPr>
        <w:t>返回</w:t>
      </w:r>
      <w:r w:rsidR="00B317C6">
        <w:rPr>
          <w:rFonts w:hint="eastAsia"/>
        </w:rPr>
        <w:t>：数值型，有范围</w:t>
      </w:r>
      <w:r w:rsidR="00724FD4">
        <w:rPr>
          <w:rFonts w:hint="eastAsia"/>
        </w:rPr>
        <w:t>0~32</w:t>
      </w:r>
    </w:p>
    <w:p w:rsidR="00B317C6" w:rsidP="00C93484" w:rsidRDefault="00B317C6">
      <w:pPr>
        <w:pStyle w:val="Reqtify"/>
      </w:pPr>
    </w:p>
    <w:p w:rsidR="00724FD4" w:rsidP="00C93484" w:rsidRDefault="00724FD4">
      <w:pPr>
        <w:pStyle w:val="Reqtify"/>
      </w:pPr>
    </w:p>
    <w:p w:rsidR="00724FD4" w:rsidP="00C93484" w:rsidRDefault="00724FD4">
      <w:pPr>
        <w:pStyle w:val="Reqtify"/>
      </w:pPr>
      <w:r w:rsidRPr="00724FD4">
        <w:rPr>
          <w:rStyle w:val="aff2"/>
          <w:rFonts w:hint="eastAsia"/>
        </w:rPr>
        <w:t>TrackMap.NumberOfVariants</w:t>
      </w:r>
      <w:r>
        <w:rPr>
          <w:rFonts w:hint="eastAsia"/>
        </w:rPr>
        <w:t>，每个</w:t>
      </w:r>
      <w:r>
        <w:rPr>
          <w:rFonts w:hint="eastAsia"/>
        </w:rPr>
        <w:t>CBI</w:t>
      </w:r>
      <w:r>
        <w:rPr>
          <w:rFonts w:hint="eastAsia"/>
        </w:rPr>
        <w:t>所带的</w:t>
      </w:r>
      <w:r>
        <w:rPr>
          <w:rFonts w:hint="eastAsia"/>
        </w:rPr>
        <w:t>OverlapReleasableZone</w:t>
      </w:r>
      <w:r>
        <w:rPr>
          <w:rFonts w:hint="eastAsia"/>
        </w:rPr>
        <w:t>变量个数</w:t>
      </w:r>
    </w:p>
    <w:p w:rsidR="00724FD4" w:rsidP="00FA0FBB" w:rsidRDefault="00724FD4">
      <w:pPr>
        <w:pStyle w:val="AltX"/>
      </w:pPr>
      <w:r>
        <w:rPr>
          <w:rFonts w:hint="eastAsia"/>
        </w:rPr>
        <w:t>输入：</w:t>
      </w:r>
      <w:r>
        <w:rPr>
          <w:rFonts w:hint="eastAsia"/>
        </w:rPr>
        <w:t>CbiId</w:t>
      </w:r>
      <w:r>
        <w:rPr>
          <w:rFonts w:hint="eastAsia"/>
        </w:rPr>
        <w:t>，联锁标识</w:t>
      </w:r>
    </w:p>
    <w:p w:rsidR="00724FD4" w:rsidP="00FA0FBB" w:rsidRDefault="00724FD4">
      <w:pPr>
        <w:pStyle w:val="AltX"/>
      </w:pPr>
      <w:r>
        <w:rPr>
          <w:rFonts w:hint="eastAsia"/>
        </w:rPr>
        <w:t>返回：数值型，有范围</w:t>
      </w:r>
      <w:r>
        <w:rPr>
          <w:rFonts w:hint="eastAsia"/>
        </w:rPr>
        <w:t>0~128</w:t>
      </w:r>
    </w:p>
    <w:p w:rsidR="00724FD4" w:rsidP="00C93484" w:rsidRDefault="00724FD4">
      <w:pPr>
        <w:pStyle w:val="Reqtify"/>
      </w:pPr>
    </w:p>
    <w:p w:rsidR="00B317C6" w:rsidP="00934391" w:rsidRDefault="00DE30C0">
      <w:pPr>
        <w:pStyle w:val="3"/>
      </w:pPr>
      <w:r w:rsidRPr="00615903">
        <w:lastRenderedPageBreak/>
        <w:t>ZC</w:t>
      </w:r>
      <w:r w:rsidR="00B317C6">
        <w:rPr>
          <w:rFonts w:hint="eastAsia"/>
        </w:rPr>
        <w:t xml:space="preserve"> related</w:t>
      </w:r>
    </w:p>
    <w:p w:rsidR="00B317C6" w:rsidP="00C93484" w:rsidRDefault="00C64E92">
      <w:pPr>
        <w:pStyle w:val="Reqtify"/>
      </w:pPr>
      <w:r w:rsidRPr="00DE30C0">
        <w:rPr>
          <w:rStyle w:val="aff2"/>
        </w:rPr>
        <w:t>TrackMap</w:t>
      </w:r>
      <w:r w:rsidRPr="00DE30C0" w:rsidR="00B317C6">
        <w:rPr>
          <w:rStyle w:val="aff2"/>
        </w:rPr>
        <w:t>.</w:t>
      </w:r>
      <w:r w:rsidRPr="00DE30C0" w:rsidR="00DE30C0">
        <w:rPr>
          <w:rStyle w:val="aff2"/>
        </w:rPr>
        <w:t>ZC</w:t>
      </w:r>
      <w:r w:rsidR="00BA6A57">
        <w:rPr>
          <w:rFonts w:hint="eastAsia"/>
        </w:rPr>
        <w:t>，根据</w:t>
      </w:r>
      <w:r w:rsidR="00BA6A57">
        <w:rPr>
          <w:rFonts w:hint="eastAsia"/>
        </w:rPr>
        <w:t>id</w:t>
      </w:r>
      <w:r w:rsidR="00BA6A57">
        <w:rPr>
          <w:rFonts w:hint="eastAsia"/>
        </w:rPr>
        <w:t>获取</w:t>
      </w:r>
      <w:r w:rsidR="00BA6A57">
        <w:rPr>
          <w:rFonts w:hint="eastAsia"/>
        </w:rPr>
        <w:t>ZC</w:t>
      </w:r>
    </w:p>
    <w:p w:rsidR="00BA6A57" w:rsidP="00FA0FBB" w:rsidRDefault="00BA6A57">
      <w:pPr>
        <w:pStyle w:val="AltX"/>
      </w:pPr>
      <w:r>
        <w:rPr>
          <w:rFonts w:hint="eastAsia"/>
        </w:rPr>
        <w:t>输入：</w:t>
      </w:r>
      <w:r w:rsidR="000A6437">
        <w:rPr>
          <w:rFonts w:hint="eastAsia"/>
        </w:rPr>
        <w:t>Z</w:t>
      </w:r>
      <w:r>
        <w:rPr>
          <w:rFonts w:hint="eastAsia"/>
        </w:rPr>
        <w:t>c</w:t>
      </w:r>
      <w:r w:rsidR="00354F88">
        <w:rPr>
          <w:rFonts w:hint="eastAsia"/>
        </w:rPr>
        <w:t>I</w:t>
      </w:r>
      <w:r>
        <w:rPr>
          <w:rFonts w:hint="eastAsia"/>
        </w:rPr>
        <w:t>d</w:t>
      </w:r>
      <w:r w:rsidR="00B816F5">
        <w:rPr>
          <w:rFonts w:hint="eastAsia"/>
        </w:rPr>
        <w:t>，</w:t>
      </w:r>
      <w:r w:rsidR="00B816F5">
        <w:rPr>
          <w:rFonts w:hint="eastAsia"/>
        </w:rPr>
        <w:t>ZC</w:t>
      </w:r>
      <w:r w:rsidR="00B816F5">
        <w:rPr>
          <w:rFonts w:hint="eastAsia"/>
        </w:rPr>
        <w:t>标识</w:t>
      </w:r>
    </w:p>
    <w:p w:rsidR="00B317C6" w:rsidP="00FA0FBB" w:rsidRDefault="00B317C6">
      <w:pPr>
        <w:pStyle w:val="AltX"/>
      </w:pPr>
      <w:r>
        <w:rPr>
          <w:rFonts w:hint="eastAsia"/>
        </w:rPr>
        <w:t>返回：结构体，</w:t>
      </w:r>
      <w:r w:rsidRPr="00615903" w:rsidR="00DE30C0">
        <w:t>ZC</w:t>
      </w:r>
    </w:p>
    <w:p w:rsidR="00B317C6" w:rsidP="00C93484" w:rsidRDefault="00B317C6">
      <w:pPr>
        <w:pStyle w:val="Reqtify"/>
      </w:pPr>
    </w:p>
    <w:p w:rsidR="00B317C6" w:rsidP="00C93484" w:rsidRDefault="00B317C6">
      <w:pPr>
        <w:pStyle w:val="Reqtify"/>
      </w:pPr>
    </w:p>
    <w:p w:rsidR="00B317C6" w:rsidP="00C93484" w:rsidRDefault="00C64E92">
      <w:pPr>
        <w:pStyle w:val="Reqtify"/>
      </w:pPr>
      <w:r w:rsidRPr="00DE30C0">
        <w:rPr>
          <w:rStyle w:val="aff2"/>
        </w:rPr>
        <w:t>TrackMap</w:t>
      </w:r>
      <w:r w:rsidRPr="00DE30C0" w:rsidR="00BA6A57">
        <w:rPr>
          <w:rStyle w:val="aff2"/>
        </w:rPr>
        <w:t>.</w:t>
      </w:r>
      <w:r w:rsidRPr="00DE30C0" w:rsidR="00DE30C0">
        <w:rPr>
          <w:rStyle w:val="aff2"/>
        </w:rPr>
        <w:t>ZCId</w:t>
      </w:r>
      <w:r w:rsidR="00060C96">
        <w:rPr>
          <w:rFonts w:hint="eastAsia"/>
        </w:rPr>
        <w:t>，</w:t>
      </w:r>
      <w:r w:rsidR="00B816F5">
        <w:rPr>
          <w:rFonts w:hint="eastAsia"/>
        </w:rPr>
        <w:t>指定</w:t>
      </w:r>
      <w:r w:rsidR="00B317C6">
        <w:rPr>
          <w:rFonts w:hint="eastAsia"/>
        </w:rPr>
        <w:t>block</w:t>
      </w:r>
      <w:r w:rsidR="00B317C6">
        <w:rPr>
          <w:rFonts w:hint="eastAsia"/>
        </w:rPr>
        <w:t>所在的</w:t>
      </w:r>
      <w:r w:rsidR="00B317C6">
        <w:rPr>
          <w:rFonts w:hint="eastAsia"/>
        </w:rPr>
        <w:t>ZC</w:t>
      </w:r>
      <w:r w:rsidR="00B816F5">
        <w:rPr>
          <w:rFonts w:hint="eastAsia"/>
        </w:rPr>
        <w:t>标识</w:t>
      </w:r>
    </w:p>
    <w:p w:rsidR="00060C96" w:rsidP="00FA0FBB" w:rsidRDefault="00060C96">
      <w:pPr>
        <w:pStyle w:val="AltX"/>
      </w:pPr>
      <w:r>
        <w:rPr>
          <w:rFonts w:hint="eastAsia"/>
        </w:rPr>
        <w:t>输入：</w:t>
      </w:r>
      <w:r w:rsidR="00E37ABE">
        <w:rPr>
          <w:rFonts w:hint="eastAsia"/>
        </w:rPr>
        <w:t>B</w:t>
      </w:r>
      <w:r w:rsidR="00BA6A57">
        <w:rPr>
          <w:rFonts w:hint="eastAsia"/>
        </w:rPr>
        <w:t>lock</w:t>
      </w:r>
      <w:r w:rsidR="00354F88">
        <w:rPr>
          <w:rFonts w:hint="eastAsia"/>
        </w:rPr>
        <w:t>I</w:t>
      </w:r>
      <w:r w:rsidR="00BA6A57">
        <w:rPr>
          <w:rFonts w:hint="eastAsia"/>
        </w:rPr>
        <w:t>d</w:t>
      </w:r>
      <w:r w:rsidR="00BA6A57">
        <w:rPr>
          <w:rFonts w:hint="eastAsia"/>
        </w:rPr>
        <w:t>，</w:t>
      </w:r>
      <w:r w:rsidR="00B816F5">
        <w:rPr>
          <w:rFonts w:hint="eastAsia"/>
        </w:rPr>
        <w:t>block</w:t>
      </w:r>
      <w:r w:rsidR="00B816F5">
        <w:rPr>
          <w:rFonts w:hint="eastAsia"/>
        </w:rPr>
        <w:t>标识</w:t>
      </w:r>
    </w:p>
    <w:p w:rsidR="00B317C6" w:rsidP="00FA0FBB" w:rsidRDefault="00B317C6">
      <w:pPr>
        <w:pStyle w:val="AltX"/>
      </w:pPr>
      <w:r>
        <w:rPr>
          <w:rFonts w:hint="eastAsia"/>
        </w:rPr>
        <w:t>返回：数值型，有范围</w:t>
      </w:r>
    </w:p>
    <w:p w:rsidR="00B317C6" w:rsidP="00C93484" w:rsidRDefault="00B317C6">
      <w:pPr>
        <w:pStyle w:val="Reqtify"/>
      </w:pPr>
    </w:p>
    <w:p w:rsidR="00B317C6" w:rsidP="00934391" w:rsidRDefault="00B317C6">
      <w:pPr>
        <w:pStyle w:val="3"/>
      </w:pPr>
      <w:r>
        <w:rPr>
          <w:rFonts w:hint="eastAsia"/>
        </w:rPr>
        <w:t>Location relationship</w:t>
      </w:r>
    </w:p>
    <w:p w:rsidR="00B317C6" w:rsidP="00C93484" w:rsidRDefault="00B317C6">
      <w:pPr>
        <w:pStyle w:val="Reqtify"/>
      </w:pPr>
    </w:p>
    <w:p w:rsidR="009655C9" w:rsidP="00C93484" w:rsidRDefault="00C64E92">
      <w:pPr>
        <w:pStyle w:val="Reqtify"/>
      </w:pPr>
      <w:r w:rsidRPr="00DE30C0">
        <w:rPr>
          <w:rStyle w:val="aff2"/>
        </w:rPr>
        <w:t>TrackMap</w:t>
      </w:r>
      <w:r w:rsidRPr="00DE30C0" w:rsidR="00354F88">
        <w:rPr>
          <w:rStyle w:val="aff2"/>
          <w:rFonts w:hint="eastAsia"/>
        </w:rPr>
        <w:t>.</w:t>
      </w:r>
      <w:r w:rsidRPr="00DE30C0" w:rsidR="00DE30C0">
        <w:rPr>
          <w:rStyle w:val="aff2"/>
        </w:rPr>
        <w:t>CalculateZoneBorder</w:t>
      </w:r>
      <w:r w:rsidR="009655C9">
        <w:rPr>
          <w:rFonts w:hint="eastAsia"/>
        </w:rPr>
        <w:t>，</w:t>
      </w:r>
      <w:r w:rsidRPr="009655C9" w:rsidR="009655C9">
        <w:rPr>
          <w:rFonts w:hint="eastAsia"/>
        </w:rPr>
        <w:t>根据一个区域边界及其长度和方向，计算该区域的另一端边界</w:t>
      </w:r>
    </w:p>
    <w:p w:rsidR="009655C9" w:rsidP="00FA0FBB" w:rsidRDefault="009655C9">
      <w:pPr>
        <w:pStyle w:val="AltX"/>
      </w:pPr>
      <w:r>
        <w:rPr>
          <w:rFonts w:hint="eastAsia"/>
        </w:rPr>
        <w:t>输入：</w:t>
      </w:r>
      <w:r w:rsidR="00E37ABE">
        <w:rPr>
          <w:rFonts w:hint="eastAsia"/>
        </w:rPr>
        <w:t>L</w:t>
      </w:r>
      <w:r>
        <w:rPr>
          <w:rFonts w:hint="eastAsia"/>
        </w:rPr>
        <w:t>oc</w:t>
      </w:r>
      <w:r>
        <w:rPr>
          <w:rFonts w:hint="eastAsia"/>
        </w:rPr>
        <w:t>，原始坐标（包括</w:t>
      </w:r>
      <w:r>
        <w:rPr>
          <w:rFonts w:hint="eastAsia"/>
        </w:rPr>
        <w:t>block</w:t>
      </w:r>
      <w:r>
        <w:rPr>
          <w:rFonts w:hint="eastAsia"/>
        </w:rPr>
        <w:t>和</w:t>
      </w:r>
      <w:r>
        <w:rPr>
          <w:rFonts w:hint="eastAsia"/>
        </w:rPr>
        <w:t>abscissa</w:t>
      </w:r>
      <w:r>
        <w:rPr>
          <w:rFonts w:hint="eastAsia"/>
        </w:rPr>
        <w:t>）</w:t>
      </w:r>
    </w:p>
    <w:p w:rsidR="009655C9" w:rsidP="00FA0FBB" w:rsidRDefault="009655C9">
      <w:pPr>
        <w:pStyle w:val="AltX"/>
      </w:pPr>
      <w:r>
        <w:rPr>
          <w:rFonts w:hint="eastAsia"/>
        </w:rPr>
        <w:t>输入：</w:t>
      </w:r>
      <w:r w:rsidR="00E37ABE">
        <w:rPr>
          <w:rFonts w:hint="eastAsia"/>
        </w:rPr>
        <w:t>L</w:t>
      </w:r>
      <w:r>
        <w:rPr>
          <w:rFonts w:hint="eastAsia"/>
        </w:rPr>
        <w:t>ength</w:t>
      </w:r>
      <w:r>
        <w:rPr>
          <w:rFonts w:hint="eastAsia"/>
        </w:rPr>
        <w:t>，非负数，长度</w:t>
      </w:r>
    </w:p>
    <w:p w:rsidR="00BD0402" w:rsidP="00FA0FBB" w:rsidRDefault="00BD0402">
      <w:pPr>
        <w:pStyle w:val="AltX"/>
      </w:pPr>
      <w:r>
        <w:rPr>
          <w:rFonts w:hint="eastAsia"/>
        </w:rPr>
        <w:t>返回：根据输入</w:t>
      </w:r>
      <w:r>
        <w:rPr>
          <w:rFonts w:hint="eastAsia"/>
        </w:rPr>
        <w:t>Loc</w:t>
      </w:r>
      <w:r>
        <w:rPr>
          <w:rFonts w:hint="eastAsia"/>
        </w:rPr>
        <w:t>增加</w:t>
      </w:r>
      <w:r>
        <w:rPr>
          <w:rFonts w:hint="eastAsia"/>
        </w:rPr>
        <w:t>Length</w:t>
      </w:r>
      <w:r>
        <w:rPr>
          <w:rFonts w:hint="eastAsia"/>
        </w:rPr>
        <w:t>距离后的位置</w:t>
      </w:r>
    </w:p>
    <w:p w:rsidR="009655C9" w:rsidP="00C93484" w:rsidRDefault="009655C9">
      <w:pPr>
        <w:pStyle w:val="Reqtify"/>
      </w:pPr>
    </w:p>
    <w:p w:rsidR="009655C9" w:rsidP="00C93484" w:rsidRDefault="009655C9">
      <w:pPr>
        <w:pStyle w:val="Reqtify"/>
      </w:pPr>
    </w:p>
    <w:p w:rsidR="00B317C6" w:rsidP="00C93484" w:rsidRDefault="00C64E92">
      <w:pPr>
        <w:pStyle w:val="Reqtify"/>
      </w:pPr>
      <w:r w:rsidRPr="00DE30C0">
        <w:rPr>
          <w:rStyle w:val="aff2"/>
        </w:rPr>
        <w:t>TrackMap</w:t>
      </w:r>
      <w:r w:rsidRPr="00DE30C0" w:rsidR="00354F88">
        <w:rPr>
          <w:rStyle w:val="aff2"/>
        </w:rPr>
        <w:t>.</w:t>
      </w:r>
      <w:r w:rsidRPr="00DE30C0" w:rsidR="00DE30C0">
        <w:rPr>
          <w:rStyle w:val="aff2"/>
        </w:rPr>
        <w:t>DistanceBtwTwoLocs</w:t>
      </w:r>
      <w:r w:rsidR="00060C96">
        <w:rPr>
          <w:rFonts w:hint="eastAsia"/>
        </w:rPr>
        <w:t>，</w:t>
      </w:r>
      <w:r w:rsidR="00B317C6">
        <w:rPr>
          <w:rFonts w:hint="eastAsia"/>
        </w:rPr>
        <w:t>计算两个位置间的距离，若不可达则报异常</w:t>
      </w:r>
    </w:p>
    <w:p w:rsidR="00060C96" w:rsidP="00FA0FBB" w:rsidRDefault="00060C96">
      <w:pPr>
        <w:pStyle w:val="AltX"/>
      </w:pPr>
      <w:r>
        <w:rPr>
          <w:rFonts w:hint="eastAsia"/>
        </w:rPr>
        <w:t>输入：</w:t>
      </w:r>
      <w:r w:rsidR="00E37ABE">
        <w:rPr>
          <w:rFonts w:hint="eastAsia"/>
        </w:rPr>
        <w:t>L</w:t>
      </w:r>
      <w:r>
        <w:t>oc1</w:t>
      </w:r>
      <w:r w:rsidR="00B816F5">
        <w:rPr>
          <w:rFonts w:hint="eastAsia"/>
        </w:rPr>
        <w:t>，指定位置</w:t>
      </w:r>
      <w:r w:rsidR="00B816F5">
        <w:rPr>
          <w:rFonts w:hint="eastAsia"/>
        </w:rPr>
        <w:t>1</w:t>
      </w:r>
      <w:r w:rsidR="003D61AE">
        <w:rPr>
          <w:rFonts w:hint="eastAsia"/>
        </w:rPr>
        <w:t>（包括从</w:t>
      </w:r>
      <w:r w:rsidR="003D61AE">
        <w:rPr>
          <w:rFonts w:hint="eastAsia"/>
        </w:rPr>
        <w:t>Loc1</w:t>
      </w:r>
      <w:r w:rsidR="003D61AE">
        <w:rPr>
          <w:rFonts w:hint="eastAsia"/>
        </w:rPr>
        <w:t>指向</w:t>
      </w:r>
      <w:r w:rsidR="003D61AE">
        <w:rPr>
          <w:rFonts w:hint="eastAsia"/>
        </w:rPr>
        <w:t>Loc2</w:t>
      </w:r>
      <w:r w:rsidR="003D61AE">
        <w:rPr>
          <w:rFonts w:hint="eastAsia"/>
        </w:rPr>
        <w:t>的方向）</w:t>
      </w:r>
    </w:p>
    <w:p w:rsidR="00060C96" w:rsidP="00FA0FBB" w:rsidRDefault="00060C96">
      <w:pPr>
        <w:pStyle w:val="AltX"/>
      </w:pPr>
      <w:r>
        <w:rPr>
          <w:rFonts w:hint="eastAsia"/>
        </w:rPr>
        <w:t>输入：</w:t>
      </w:r>
      <w:r w:rsidR="00E37ABE">
        <w:rPr>
          <w:rFonts w:hint="eastAsia"/>
        </w:rPr>
        <w:t>L</w:t>
      </w:r>
      <w:r>
        <w:t>oc2</w:t>
      </w:r>
      <w:r w:rsidR="00B816F5">
        <w:rPr>
          <w:rFonts w:hint="eastAsia"/>
        </w:rPr>
        <w:t>，指定位置</w:t>
      </w:r>
      <w:r w:rsidR="00B816F5">
        <w:rPr>
          <w:rFonts w:hint="eastAsia"/>
        </w:rPr>
        <w:t>2</w:t>
      </w:r>
    </w:p>
    <w:p w:rsidRPr="00060C96" w:rsidR="00060C96" w:rsidP="00FA0FBB" w:rsidRDefault="00060C96">
      <w:pPr>
        <w:pStyle w:val="AltX"/>
      </w:pPr>
      <w:r>
        <w:rPr>
          <w:rFonts w:hint="eastAsia"/>
        </w:rPr>
        <w:t>输入：</w:t>
      </w:r>
      <w:r w:rsidR="00E37ABE">
        <w:rPr>
          <w:rFonts w:hint="eastAsia"/>
        </w:rPr>
        <w:t>M</w:t>
      </w:r>
      <w:r>
        <w:t>ax</w:t>
      </w:r>
      <w:r w:rsidR="00354F88">
        <w:t>D</w:t>
      </w:r>
      <w:r>
        <w:t>istance</w:t>
      </w:r>
      <w:r>
        <w:rPr>
          <w:rFonts w:hint="eastAsia"/>
        </w:rPr>
        <w:t>，</w:t>
      </w:r>
      <w:r w:rsidR="00B816F5">
        <w:rPr>
          <w:rFonts w:hint="eastAsia"/>
        </w:rPr>
        <w:t>最大距离</w:t>
      </w:r>
    </w:p>
    <w:p w:rsidR="00B317C6" w:rsidP="00FA0FBB" w:rsidRDefault="00B317C6">
      <w:pPr>
        <w:pStyle w:val="AltX"/>
      </w:pPr>
      <w:r>
        <w:rPr>
          <w:rFonts w:hint="eastAsia"/>
        </w:rPr>
        <w:t>返回：数值型，有范围</w:t>
      </w:r>
    </w:p>
    <w:p w:rsidR="00B317C6" w:rsidP="00C93484" w:rsidRDefault="00B317C6">
      <w:pPr>
        <w:pStyle w:val="Reqtify"/>
      </w:pPr>
    </w:p>
    <w:p w:rsidR="00B317C6" w:rsidP="00C93484" w:rsidRDefault="00B317C6">
      <w:pPr>
        <w:pStyle w:val="Reqtify"/>
      </w:pPr>
    </w:p>
    <w:p w:rsidR="00060C96" w:rsidP="00C93484" w:rsidRDefault="00C64E92">
      <w:pPr>
        <w:pStyle w:val="Reqtify"/>
      </w:pPr>
      <w:r w:rsidRPr="00DE30C0">
        <w:rPr>
          <w:rStyle w:val="aff2"/>
        </w:rPr>
        <w:t>TrackMap</w:t>
      </w:r>
      <w:r w:rsidRPr="00DE30C0" w:rsidR="00354F88">
        <w:rPr>
          <w:rStyle w:val="aff2"/>
        </w:rPr>
        <w:t>.</w:t>
      </w:r>
      <w:r w:rsidRPr="00DE30C0" w:rsidR="00DE30C0">
        <w:rPr>
          <w:rStyle w:val="aff2"/>
        </w:rPr>
        <w:t>IntersectionOfTwoZones</w:t>
      </w:r>
      <w:r w:rsidR="00060C96">
        <w:rPr>
          <w:rFonts w:hint="eastAsia"/>
        </w:rPr>
        <w:t>，判断</w:t>
      </w:r>
      <w:r w:rsidR="00810678">
        <w:rPr>
          <w:rFonts w:hint="eastAsia"/>
        </w:rPr>
        <w:t>区域</w:t>
      </w:r>
      <w:r w:rsidR="00060C96">
        <w:rPr>
          <w:rFonts w:hint="eastAsia"/>
        </w:rPr>
        <w:t>1</w:t>
      </w:r>
      <w:r w:rsidR="00060C96">
        <w:rPr>
          <w:rFonts w:hint="eastAsia"/>
        </w:rPr>
        <w:t>和</w:t>
      </w:r>
      <w:r w:rsidR="00810678">
        <w:rPr>
          <w:rFonts w:hint="eastAsia"/>
        </w:rPr>
        <w:t>区域</w:t>
      </w:r>
      <w:r w:rsidR="00060C96">
        <w:rPr>
          <w:rFonts w:hint="eastAsia"/>
        </w:rPr>
        <w:t>2</w:t>
      </w:r>
      <w:r w:rsidR="00060C96">
        <w:rPr>
          <w:rFonts w:hint="eastAsia"/>
        </w:rPr>
        <w:t>之间有无交集</w:t>
      </w:r>
    </w:p>
    <w:p w:rsidR="00060C96" w:rsidP="00FA0FBB" w:rsidRDefault="00060C96">
      <w:pPr>
        <w:pStyle w:val="AltX"/>
      </w:pPr>
      <w:r>
        <w:rPr>
          <w:rFonts w:hint="eastAsia"/>
        </w:rPr>
        <w:t>输入：</w:t>
      </w:r>
      <w:r w:rsidR="00E37ABE">
        <w:rPr>
          <w:rFonts w:hint="eastAsia"/>
        </w:rPr>
        <w:t>Z</w:t>
      </w:r>
      <w:r w:rsidR="00B317C6">
        <w:t>one1</w:t>
      </w:r>
      <w:r w:rsidR="00354F88">
        <w:t>L</w:t>
      </w:r>
      <w:r w:rsidR="00B317C6">
        <w:t>oc</w:t>
      </w:r>
      <w:r w:rsidR="003E2BB4">
        <w:rPr>
          <w:rFonts w:hint="eastAsia"/>
        </w:rPr>
        <w:t>1</w:t>
      </w:r>
      <w:r w:rsidR="00810678">
        <w:rPr>
          <w:rFonts w:hint="eastAsia"/>
        </w:rPr>
        <w:t>，区域</w:t>
      </w:r>
      <w:r w:rsidR="00810678">
        <w:rPr>
          <w:rFonts w:hint="eastAsia"/>
        </w:rPr>
        <w:t>1</w:t>
      </w:r>
      <w:r w:rsidR="00810678">
        <w:rPr>
          <w:rFonts w:hint="eastAsia"/>
        </w:rPr>
        <w:t>起始位置</w:t>
      </w:r>
      <w:r w:rsidR="00F86D58">
        <w:rPr>
          <w:rFonts w:hint="eastAsia"/>
        </w:rPr>
        <w:t>；</w:t>
      </w:r>
    </w:p>
    <w:p w:rsidR="00060C96" w:rsidP="00FA0FBB" w:rsidRDefault="00060C96">
      <w:pPr>
        <w:pStyle w:val="AltX"/>
      </w:pPr>
      <w:r>
        <w:rPr>
          <w:rFonts w:hint="eastAsia"/>
        </w:rPr>
        <w:t>输入：</w:t>
      </w:r>
      <w:r w:rsidR="00E37ABE">
        <w:rPr>
          <w:rFonts w:hint="eastAsia"/>
        </w:rPr>
        <w:t>Z</w:t>
      </w:r>
      <w:r w:rsidR="00B317C6">
        <w:t>on</w:t>
      </w:r>
      <w:r w:rsidR="003E2BB4">
        <w:rPr>
          <w:rFonts w:hint="eastAsia"/>
        </w:rPr>
        <w:t>e</w:t>
      </w:r>
      <w:r w:rsidR="00B317C6">
        <w:t>1</w:t>
      </w:r>
      <w:r w:rsidR="00354F88">
        <w:t>L</w:t>
      </w:r>
      <w:r w:rsidR="003E2BB4">
        <w:rPr>
          <w:rFonts w:hint="eastAsia"/>
        </w:rPr>
        <w:t>oc2</w:t>
      </w:r>
      <w:r w:rsidR="00810678">
        <w:rPr>
          <w:rFonts w:hint="eastAsia"/>
        </w:rPr>
        <w:t>，区域</w:t>
      </w:r>
      <w:r w:rsidR="00810678">
        <w:rPr>
          <w:rFonts w:hint="eastAsia"/>
        </w:rPr>
        <w:t>1</w:t>
      </w:r>
      <w:r w:rsidR="003E2BB4">
        <w:rPr>
          <w:rFonts w:hint="eastAsia"/>
        </w:rPr>
        <w:t>结束位置</w:t>
      </w:r>
      <w:r w:rsidR="00F86D58">
        <w:rPr>
          <w:rFonts w:hint="eastAsia"/>
        </w:rPr>
        <w:t>；</w:t>
      </w:r>
    </w:p>
    <w:p w:rsidR="00060C96" w:rsidP="00FA0FBB" w:rsidRDefault="00060C96">
      <w:pPr>
        <w:pStyle w:val="AltX"/>
      </w:pPr>
      <w:r>
        <w:rPr>
          <w:rFonts w:hint="eastAsia"/>
        </w:rPr>
        <w:t>输入：</w:t>
      </w:r>
      <w:r w:rsidR="00E37ABE">
        <w:rPr>
          <w:rFonts w:hint="eastAsia"/>
        </w:rPr>
        <w:t>Z</w:t>
      </w:r>
      <w:r w:rsidR="00B317C6">
        <w:t>one</w:t>
      </w:r>
      <w:r w:rsidR="00810678">
        <w:rPr>
          <w:rFonts w:hint="eastAsia"/>
        </w:rPr>
        <w:t>2</w:t>
      </w:r>
      <w:r w:rsidR="00354F88">
        <w:t>L</w:t>
      </w:r>
      <w:r w:rsidR="00B317C6">
        <w:t>oc</w:t>
      </w:r>
      <w:r w:rsidR="003E2BB4">
        <w:rPr>
          <w:rFonts w:hint="eastAsia"/>
        </w:rPr>
        <w:t>1</w:t>
      </w:r>
      <w:r w:rsidR="00810678">
        <w:rPr>
          <w:rFonts w:hint="eastAsia"/>
        </w:rPr>
        <w:t>，区域</w:t>
      </w:r>
      <w:r w:rsidR="00810678">
        <w:rPr>
          <w:rFonts w:hint="eastAsia"/>
        </w:rPr>
        <w:t>2</w:t>
      </w:r>
      <w:r w:rsidR="00810678">
        <w:rPr>
          <w:rFonts w:hint="eastAsia"/>
        </w:rPr>
        <w:t>起始位置</w:t>
      </w:r>
      <w:r w:rsidR="00F86D58">
        <w:rPr>
          <w:rFonts w:hint="eastAsia"/>
        </w:rPr>
        <w:t>；</w:t>
      </w:r>
    </w:p>
    <w:p w:rsidR="00060C96" w:rsidP="00FA0FBB" w:rsidRDefault="00060C96">
      <w:pPr>
        <w:pStyle w:val="AltX"/>
      </w:pPr>
      <w:r>
        <w:rPr>
          <w:rFonts w:hint="eastAsia"/>
        </w:rPr>
        <w:t>输入：</w:t>
      </w:r>
      <w:r w:rsidR="00E37ABE">
        <w:rPr>
          <w:rFonts w:hint="eastAsia"/>
        </w:rPr>
        <w:t>Z</w:t>
      </w:r>
      <w:r w:rsidR="003E2BB4">
        <w:t>one2</w:t>
      </w:r>
      <w:r w:rsidR="00354F88">
        <w:t>L</w:t>
      </w:r>
      <w:r w:rsidR="003E2BB4">
        <w:rPr>
          <w:rFonts w:hint="eastAsia"/>
        </w:rPr>
        <w:t>oc2</w:t>
      </w:r>
      <w:r w:rsidR="00810678">
        <w:rPr>
          <w:rFonts w:hint="eastAsia"/>
        </w:rPr>
        <w:t>，区域</w:t>
      </w:r>
      <w:r w:rsidR="00810678">
        <w:rPr>
          <w:rFonts w:hint="eastAsia"/>
        </w:rPr>
        <w:t>2</w:t>
      </w:r>
      <w:r w:rsidR="003E2BB4">
        <w:rPr>
          <w:rFonts w:hint="eastAsia"/>
        </w:rPr>
        <w:t>结束位置</w:t>
      </w:r>
      <w:r w:rsidR="00F86D58">
        <w:rPr>
          <w:rFonts w:hint="eastAsia"/>
        </w:rPr>
        <w:t>。</w:t>
      </w:r>
    </w:p>
    <w:p w:rsidR="00B317C6" w:rsidP="00FA0FBB" w:rsidRDefault="00B317C6">
      <w:pPr>
        <w:pStyle w:val="AltX"/>
      </w:pPr>
      <w:r>
        <w:rPr>
          <w:rFonts w:hint="eastAsia"/>
        </w:rPr>
        <w:t>返回：</w:t>
      </w:r>
      <w:r w:rsidR="00810678">
        <w:rPr>
          <w:rFonts w:hint="eastAsia"/>
        </w:rPr>
        <w:t>若有交集则返回交集部分区域</w:t>
      </w:r>
      <w:r>
        <w:rPr>
          <w:rFonts w:hint="eastAsia"/>
        </w:rPr>
        <w:t>结构体（</w:t>
      </w:r>
      <w:r w:rsidR="00F86D58">
        <w:rPr>
          <w:rFonts w:hint="eastAsia"/>
        </w:rPr>
        <w:t>NewL</w:t>
      </w:r>
      <w:r w:rsidR="003E2BB4">
        <w:rPr>
          <w:rFonts w:hint="eastAsia"/>
        </w:rPr>
        <w:t>oc1</w:t>
      </w:r>
      <w:r>
        <w:rPr>
          <w:rFonts w:hint="eastAsia"/>
        </w:rPr>
        <w:t>，</w:t>
      </w:r>
      <w:r w:rsidR="00F86D58">
        <w:rPr>
          <w:rFonts w:hint="eastAsia"/>
        </w:rPr>
        <w:t>NewL</w:t>
      </w:r>
      <w:r w:rsidR="003E2BB4">
        <w:rPr>
          <w:rFonts w:hint="eastAsia"/>
        </w:rPr>
        <w:t>oc2</w:t>
      </w:r>
      <w:r>
        <w:rPr>
          <w:rFonts w:hint="eastAsia"/>
        </w:rPr>
        <w:t>）</w:t>
      </w:r>
      <w:r w:rsidR="00F86D58">
        <w:rPr>
          <w:rFonts w:hint="eastAsia"/>
        </w:rPr>
        <w:t>；</w:t>
      </w:r>
      <w:r w:rsidR="00810678">
        <w:rPr>
          <w:rFonts w:hint="eastAsia"/>
        </w:rPr>
        <w:t>若无交集返回</w:t>
      </w:r>
      <w:r w:rsidR="00810678">
        <w:rPr>
          <w:rFonts w:hint="eastAsia"/>
        </w:rPr>
        <w:t>None</w:t>
      </w:r>
    </w:p>
    <w:p w:rsidR="00B317C6" w:rsidP="00C93484" w:rsidRDefault="00B317C6">
      <w:pPr>
        <w:pStyle w:val="Reqtify"/>
      </w:pPr>
    </w:p>
    <w:p w:rsidR="00B317C6" w:rsidP="00C93484" w:rsidRDefault="00B317C6">
      <w:pPr>
        <w:pStyle w:val="Reqtify"/>
      </w:pPr>
    </w:p>
    <w:p w:rsidR="00B317C6" w:rsidP="00C93484" w:rsidRDefault="00C64E92">
      <w:pPr>
        <w:pStyle w:val="Reqtify"/>
      </w:pPr>
      <w:r w:rsidRPr="00DE30C0">
        <w:rPr>
          <w:rStyle w:val="aff2"/>
        </w:rPr>
        <w:lastRenderedPageBreak/>
        <w:t>TrackMap</w:t>
      </w:r>
      <w:r w:rsidRPr="00DE30C0" w:rsidR="00354F88">
        <w:rPr>
          <w:rStyle w:val="aff2"/>
        </w:rPr>
        <w:t>.</w:t>
      </w:r>
      <w:r w:rsidRPr="00DE30C0" w:rsidR="00DE30C0">
        <w:rPr>
          <w:rStyle w:val="aff2"/>
        </w:rPr>
        <w:t>LocationBtwTwoLocs</w:t>
      </w:r>
      <w:r w:rsidR="00060C96">
        <w:rPr>
          <w:rFonts w:hint="eastAsia"/>
        </w:rPr>
        <w:t>，指定位置是否在指定范围内</w:t>
      </w:r>
    </w:p>
    <w:p w:rsidR="00060C96" w:rsidP="00FA0FBB" w:rsidRDefault="00060C96">
      <w:pPr>
        <w:pStyle w:val="AltX"/>
      </w:pPr>
      <w:r>
        <w:rPr>
          <w:rFonts w:hint="eastAsia"/>
        </w:rPr>
        <w:t>输入：</w:t>
      </w:r>
      <w:r w:rsidR="00E37ABE">
        <w:rPr>
          <w:rFonts w:hint="eastAsia"/>
        </w:rPr>
        <w:t>L</w:t>
      </w:r>
      <w:r>
        <w:t>oc</w:t>
      </w:r>
      <w:r w:rsidR="00810678">
        <w:rPr>
          <w:rFonts w:hint="eastAsia"/>
        </w:rPr>
        <w:t>，指定位置</w:t>
      </w:r>
    </w:p>
    <w:p w:rsidR="00060C96" w:rsidP="00FA0FBB" w:rsidRDefault="00060C96">
      <w:pPr>
        <w:pStyle w:val="AltX"/>
      </w:pPr>
      <w:r>
        <w:rPr>
          <w:rFonts w:hint="eastAsia"/>
        </w:rPr>
        <w:t>输入：</w:t>
      </w:r>
      <w:r w:rsidR="00E37ABE">
        <w:rPr>
          <w:rFonts w:hint="eastAsia"/>
        </w:rPr>
        <w:t>L</w:t>
      </w:r>
      <w:r>
        <w:t>oc1</w:t>
      </w:r>
      <w:r w:rsidR="00810678">
        <w:rPr>
          <w:rFonts w:hint="eastAsia"/>
        </w:rPr>
        <w:t>，范围边界</w:t>
      </w:r>
      <w:r w:rsidR="00810678">
        <w:rPr>
          <w:rFonts w:hint="eastAsia"/>
        </w:rPr>
        <w:t>1</w:t>
      </w:r>
    </w:p>
    <w:p w:rsidR="00060C96" w:rsidP="00FA0FBB" w:rsidRDefault="00060C96">
      <w:pPr>
        <w:pStyle w:val="AltX"/>
      </w:pPr>
      <w:r>
        <w:rPr>
          <w:rFonts w:hint="eastAsia"/>
        </w:rPr>
        <w:t>输入：</w:t>
      </w:r>
      <w:r w:rsidR="00E37ABE">
        <w:rPr>
          <w:rFonts w:hint="eastAsia"/>
        </w:rPr>
        <w:t>L</w:t>
      </w:r>
      <w:r>
        <w:t>oc2</w:t>
      </w:r>
      <w:r w:rsidR="00810678">
        <w:rPr>
          <w:rFonts w:hint="eastAsia"/>
        </w:rPr>
        <w:t>，范围边界</w:t>
      </w:r>
      <w:r w:rsidR="00810678">
        <w:rPr>
          <w:rFonts w:hint="eastAsia"/>
        </w:rPr>
        <w:t>2</w:t>
      </w:r>
    </w:p>
    <w:p w:rsidR="00B317C6" w:rsidP="00FA0FBB" w:rsidRDefault="00B317C6">
      <w:pPr>
        <w:pStyle w:val="AltX"/>
      </w:pPr>
      <w:r>
        <w:rPr>
          <w:rFonts w:hint="eastAsia"/>
        </w:rPr>
        <w:t>返回：布尔型</w:t>
      </w:r>
    </w:p>
    <w:p w:rsidR="002B31A3" w:rsidP="00C93484" w:rsidRDefault="002B31A3">
      <w:pPr>
        <w:pStyle w:val="Reqtify"/>
      </w:pPr>
    </w:p>
    <w:p w:rsidR="00060C96" w:rsidP="00C93484" w:rsidRDefault="00060C96">
      <w:pPr>
        <w:pStyle w:val="Reqtify"/>
      </w:pPr>
    </w:p>
    <w:p w:rsidR="00B317C6" w:rsidP="00C93484" w:rsidRDefault="00C64E92">
      <w:pPr>
        <w:pStyle w:val="Reqtify"/>
      </w:pPr>
      <w:r w:rsidRPr="00DE30C0">
        <w:rPr>
          <w:rStyle w:val="aff2"/>
        </w:rPr>
        <w:t>TrackMap</w:t>
      </w:r>
      <w:r w:rsidRPr="00DE30C0" w:rsidR="00354F88">
        <w:rPr>
          <w:rStyle w:val="aff2"/>
        </w:rPr>
        <w:t>.</w:t>
      </w:r>
      <w:r w:rsidRPr="00DE30C0" w:rsidR="00DE30C0">
        <w:rPr>
          <w:rStyle w:val="aff2"/>
        </w:rPr>
        <w:t>LocationInZone</w:t>
      </w:r>
      <w:r w:rsidR="00060C96">
        <w:rPr>
          <w:rFonts w:hint="eastAsia"/>
        </w:rPr>
        <w:t>，</w:t>
      </w:r>
      <w:r w:rsidR="00B317C6">
        <w:rPr>
          <w:rFonts w:hint="eastAsia"/>
        </w:rPr>
        <w:t>指定位置是否在指定区域内</w:t>
      </w:r>
    </w:p>
    <w:p w:rsidR="00060C96" w:rsidP="00FA0FBB" w:rsidRDefault="00060C96">
      <w:pPr>
        <w:pStyle w:val="AltX"/>
      </w:pPr>
      <w:r w:rsidRPr="00060C96">
        <w:rPr>
          <w:rStyle w:val="AltXChar"/>
          <w:rFonts w:hint="eastAsia"/>
        </w:rPr>
        <w:t>输入：</w:t>
      </w:r>
      <w:r w:rsidR="00E37ABE">
        <w:rPr>
          <w:rFonts w:hint="eastAsia"/>
        </w:rPr>
        <w:t>L</w:t>
      </w:r>
      <w:r>
        <w:t>oc</w:t>
      </w:r>
      <w:r w:rsidR="00810678">
        <w:rPr>
          <w:rFonts w:hint="eastAsia"/>
        </w:rPr>
        <w:t>，指定位置</w:t>
      </w:r>
    </w:p>
    <w:p w:rsidR="00060C96" w:rsidP="00FA0FBB" w:rsidRDefault="00060C96">
      <w:pPr>
        <w:pStyle w:val="AltX"/>
      </w:pPr>
      <w:r w:rsidRPr="00060C96">
        <w:rPr>
          <w:rStyle w:val="AltXChar"/>
          <w:rFonts w:hint="eastAsia"/>
        </w:rPr>
        <w:t>输入：</w:t>
      </w:r>
      <w:r w:rsidR="00E37ABE">
        <w:rPr>
          <w:rFonts w:hint="eastAsia"/>
        </w:rPr>
        <w:t>Z</w:t>
      </w:r>
      <w:r>
        <w:t>one</w:t>
      </w:r>
      <w:r w:rsidR="00354F88">
        <w:t>L</w:t>
      </w:r>
      <w:r>
        <w:t>oc</w:t>
      </w:r>
      <w:r w:rsidR="00810678">
        <w:rPr>
          <w:rFonts w:hint="eastAsia"/>
        </w:rPr>
        <w:t>，区域起始位置</w:t>
      </w:r>
    </w:p>
    <w:p w:rsidR="00060C96" w:rsidP="00FA0FBB" w:rsidRDefault="00060C96">
      <w:pPr>
        <w:pStyle w:val="AltX"/>
      </w:pPr>
      <w:r w:rsidRPr="00060C96">
        <w:rPr>
          <w:rStyle w:val="AltXChar"/>
          <w:rFonts w:hint="eastAsia"/>
        </w:rPr>
        <w:t>输入：</w:t>
      </w:r>
      <w:r w:rsidR="00E37ABE">
        <w:rPr>
          <w:rFonts w:hint="eastAsia"/>
        </w:rPr>
        <w:t>Z</w:t>
      </w:r>
      <w:r>
        <w:t>one</w:t>
      </w:r>
      <w:r w:rsidR="00354F88">
        <w:t>L</w:t>
      </w:r>
      <w:r>
        <w:t>en</w:t>
      </w:r>
      <w:r w:rsidR="00810678">
        <w:rPr>
          <w:rFonts w:hint="eastAsia"/>
        </w:rPr>
        <w:t>，区域长度</w:t>
      </w:r>
    </w:p>
    <w:p w:rsidR="00B317C6" w:rsidP="00FA0FBB" w:rsidRDefault="00B317C6">
      <w:pPr>
        <w:pStyle w:val="AltX"/>
      </w:pPr>
      <w:r>
        <w:rPr>
          <w:rFonts w:hint="eastAsia"/>
        </w:rPr>
        <w:t>返回：布尔型</w:t>
      </w:r>
    </w:p>
    <w:p w:rsidR="00B317C6" w:rsidP="00C93484" w:rsidRDefault="00B317C6">
      <w:pPr>
        <w:pStyle w:val="Reqtify"/>
      </w:pPr>
    </w:p>
    <w:p w:rsidR="00060C96" w:rsidP="00C93484" w:rsidRDefault="00060C96">
      <w:pPr>
        <w:pStyle w:val="Reqtify"/>
      </w:pPr>
    </w:p>
    <w:p w:rsidR="00060C96" w:rsidP="00C93484" w:rsidRDefault="00C64E92">
      <w:pPr>
        <w:pStyle w:val="Reqtify"/>
      </w:pPr>
      <w:r w:rsidRPr="00DE30C0">
        <w:rPr>
          <w:rStyle w:val="aff2"/>
        </w:rPr>
        <w:t>TrackMap</w:t>
      </w:r>
      <w:r w:rsidRPr="00DE30C0" w:rsidR="00354F88">
        <w:rPr>
          <w:rStyle w:val="aff2"/>
        </w:rPr>
        <w:t>.</w:t>
      </w:r>
      <w:r w:rsidRPr="00DE30C0" w:rsidR="00DE30C0">
        <w:rPr>
          <w:rStyle w:val="aff2"/>
        </w:rPr>
        <w:t>LocationUpdateExt2</w:t>
      </w:r>
      <w:r w:rsidR="00060C96">
        <w:rPr>
          <w:rFonts w:hint="eastAsia"/>
        </w:rPr>
        <w:t>，根据输入的位移，更新</w:t>
      </w:r>
      <w:r w:rsidRPr="00451353" w:rsidR="00451353">
        <w:rPr>
          <w:rStyle w:val="aff1"/>
          <w:rFonts w:hint="eastAsia"/>
        </w:rPr>
        <w:t>END_2</w:t>
      </w:r>
      <w:r w:rsidR="002B31A3">
        <w:rPr>
          <w:rFonts w:hint="eastAsia"/>
        </w:rPr>
        <w:t>外侧</w:t>
      </w:r>
      <w:r w:rsidR="00060C96">
        <w:rPr>
          <w:rFonts w:hint="eastAsia"/>
        </w:rPr>
        <w:t>定位</w:t>
      </w:r>
    </w:p>
    <w:p w:rsidR="00B317C6" w:rsidP="00FA0FBB" w:rsidRDefault="00060C96">
      <w:pPr>
        <w:pStyle w:val="AltX"/>
      </w:pPr>
      <w:r>
        <w:rPr>
          <w:rFonts w:hint="eastAsia"/>
        </w:rPr>
        <w:t>输入：</w:t>
      </w:r>
      <w:r w:rsidR="000A6437">
        <w:rPr>
          <w:rFonts w:hint="eastAsia"/>
        </w:rPr>
        <w:t>T</w:t>
      </w:r>
      <w:r w:rsidR="00B317C6">
        <w:rPr>
          <w:rFonts w:hint="eastAsia"/>
        </w:rPr>
        <w:t>oward</w:t>
      </w:r>
      <w:r w:rsidR="00354F88">
        <w:rPr>
          <w:rFonts w:hint="eastAsia"/>
        </w:rPr>
        <w:t>E</w:t>
      </w:r>
      <w:r w:rsidR="00B317C6">
        <w:rPr>
          <w:rFonts w:hint="eastAsia"/>
        </w:rPr>
        <w:t>nd2</w:t>
      </w:r>
      <w:r>
        <w:rPr>
          <w:rFonts w:hint="eastAsia"/>
        </w:rPr>
        <w:t>，</w:t>
      </w:r>
      <w:r w:rsidR="00B317C6">
        <w:rPr>
          <w:rFonts w:hint="eastAsia"/>
        </w:rPr>
        <w:t>列车向</w:t>
      </w:r>
      <w:r w:rsidR="00B317C6">
        <w:rPr>
          <w:rFonts w:hint="eastAsia"/>
        </w:rPr>
        <w:t>END2</w:t>
      </w:r>
      <w:r w:rsidR="00B317C6">
        <w:rPr>
          <w:rFonts w:hint="eastAsia"/>
        </w:rPr>
        <w:t>运行为</w:t>
      </w:r>
      <w:r w:rsidRPr="009D1FB6" w:rsidR="00B317C6">
        <w:rPr>
          <w:rStyle w:val="aff1"/>
          <w:rFonts w:hint="eastAsia"/>
        </w:rPr>
        <w:t>True</w:t>
      </w:r>
      <w:r w:rsidR="00B317C6">
        <w:rPr>
          <w:rFonts w:hint="eastAsia"/>
        </w:rPr>
        <w:t>，否则为</w:t>
      </w:r>
      <w:r w:rsidRPr="009D1FB6" w:rsidR="00B317C6">
        <w:rPr>
          <w:rStyle w:val="aff1"/>
          <w:rFonts w:hint="eastAsia"/>
        </w:rPr>
        <w:t>False</w:t>
      </w:r>
    </w:p>
    <w:p w:rsidR="00B317C6" w:rsidP="00FA0FBB" w:rsidRDefault="00060C96">
      <w:pPr>
        <w:pStyle w:val="AltX"/>
      </w:pPr>
      <w:r>
        <w:rPr>
          <w:rFonts w:hint="eastAsia"/>
        </w:rPr>
        <w:t>输入：</w:t>
      </w:r>
      <w:r w:rsidR="000A6437">
        <w:rPr>
          <w:rFonts w:hint="eastAsia"/>
        </w:rPr>
        <w:t>P</w:t>
      </w:r>
      <w:r w:rsidR="00501C3D">
        <w:rPr>
          <w:rFonts w:hint="eastAsia"/>
        </w:rPr>
        <w:t>rev</w:t>
      </w:r>
      <w:r w:rsidR="00354F88">
        <w:rPr>
          <w:rFonts w:hint="eastAsia"/>
        </w:rPr>
        <w:t>E</w:t>
      </w:r>
      <w:r w:rsidR="00B317C6">
        <w:rPr>
          <w:rFonts w:hint="eastAsia"/>
        </w:rPr>
        <w:t>nd2</w:t>
      </w:r>
      <w:r w:rsidR="00354F88">
        <w:rPr>
          <w:rFonts w:hint="eastAsia"/>
        </w:rPr>
        <w:t>O</w:t>
      </w:r>
      <w:r w:rsidR="00B317C6">
        <w:rPr>
          <w:rFonts w:hint="eastAsia"/>
        </w:rPr>
        <w:t>rient</w:t>
      </w:r>
      <w:r w:rsidR="00810678">
        <w:rPr>
          <w:rFonts w:hint="eastAsia"/>
        </w:rPr>
        <w:t>，</w:t>
      </w:r>
      <w:r w:rsidR="00B317C6">
        <w:rPr>
          <w:rFonts w:hint="eastAsia"/>
        </w:rPr>
        <w:t>end2</w:t>
      </w:r>
      <w:r w:rsidR="00B317C6">
        <w:rPr>
          <w:rFonts w:hint="eastAsia"/>
        </w:rPr>
        <w:t>朝向，</w:t>
      </w:r>
      <w:r w:rsidRPr="009D1FB6" w:rsidR="00B317C6">
        <w:rPr>
          <w:rStyle w:val="aff1"/>
          <w:rFonts w:hint="eastAsia"/>
        </w:rPr>
        <w:t>UP</w:t>
      </w:r>
      <w:r w:rsidR="00B317C6">
        <w:rPr>
          <w:rFonts w:hint="eastAsia"/>
        </w:rPr>
        <w:t>或</w:t>
      </w:r>
      <w:r w:rsidRPr="009D1FB6" w:rsidR="00B317C6">
        <w:rPr>
          <w:rStyle w:val="aff1"/>
          <w:rFonts w:hint="eastAsia"/>
        </w:rPr>
        <w:t>DOWN</w:t>
      </w:r>
    </w:p>
    <w:p w:rsidR="00B317C6" w:rsidP="00FA0FBB" w:rsidRDefault="00060C96">
      <w:pPr>
        <w:pStyle w:val="AltX"/>
      </w:pPr>
      <w:r>
        <w:rPr>
          <w:rFonts w:hint="eastAsia"/>
        </w:rPr>
        <w:t>输入：</w:t>
      </w:r>
      <w:r w:rsidR="000A6437">
        <w:rPr>
          <w:rFonts w:hint="eastAsia"/>
        </w:rPr>
        <w:t>P</w:t>
      </w:r>
      <w:r w:rsidR="00810678">
        <w:rPr>
          <w:rFonts w:hint="eastAsia"/>
        </w:rPr>
        <w:t>rev</w:t>
      </w:r>
      <w:r w:rsidR="00354F88">
        <w:rPr>
          <w:rFonts w:hint="eastAsia"/>
        </w:rPr>
        <w:t>E</w:t>
      </w:r>
      <w:r w:rsidR="002B31A3">
        <w:rPr>
          <w:rFonts w:hint="eastAsia"/>
        </w:rPr>
        <w:t>xt2</w:t>
      </w:r>
      <w:r w:rsidR="00354F88">
        <w:rPr>
          <w:rFonts w:hint="eastAsia"/>
        </w:rPr>
        <w:t>L</w:t>
      </w:r>
      <w:r w:rsidR="00810678">
        <w:rPr>
          <w:rFonts w:hint="eastAsia"/>
        </w:rPr>
        <w:t>oc</w:t>
      </w:r>
      <w:r w:rsidR="00810678">
        <w:rPr>
          <w:rFonts w:hint="eastAsia"/>
        </w:rPr>
        <w:t>，初始</w:t>
      </w:r>
      <w:r w:rsidR="00B317C6">
        <w:rPr>
          <w:rFonts w:hint="eastAsia"/>
        </w:rPr>
        <w:t>定位</w:t>
      </w:r>
      <w:r w:rsidR="00810678">
        <w:rPr>
          <w:rFonts w:hint="eastAsia"/>
        </w:rPr>
        <w:t>（</w:t>
      </w:r>
      <w:r w:rsidR="00810678">
        <w:rPr>
          <w:rFonts w:hint="eastAsia"/>
        </w:rPr>
        <w:t>block, abscissa</w:t>
      </w:r>
      <w:r w:rsidR="00810678">
        <w:rPr>
          <w:rFonts w:hint="eastAsia"/>
        </w:rPr>
        <w:t>）</w:t>
      </w:r>
    </w:p>
    <w:p w:rsidR="00B317C6" w:rsidP="00FA0FBB" w:rsidRDefault="00060C96">
      <w:pPr>
        <w:pStyle w:val="AltX"/>
      </w:pPr>
      <w:r>
        <w:rPr>
          <w:rFonts w:hint="eastAsia"/>
        </w:rPr>
        <w:t>输入：</w:t>
      </w:r>
      <w:r w:rsidR="000A6437">
        <w:rPr>
          <w:rFonts w:hint="eastAsia"/>
        </w:rPr>
        <w:t>M</w:t>
      </w:r>
      <w:r w:rsidR="00B317C6">
        <w:rPr>
          <w:rFonts w:hint="eastAsia"/>
        </w:rPr>
        <w:t>ax</w:t>
      </w:r>
      <w:r w:rsidR="00354F88">
        <w:rPr>
          <w:rFonts w:hint="eastAsia"/>
        </w:rPr>
        <w:t>M</w:t>
      </w:r>
      <w:r w:rsidR="00B317C6">
        <w:rPr>
          <w:rFonts w:hint="eastAsia"/>
        </w:rPr>
        <w:t>otion</w:t>
      </w:r>
      <w:r w:rsidR="00810678">
        <w:rPr>
          <w:rFonts w:hint="eastAsia"/>
        </w:rPr>
        <w:t>，</w:t>
      </w:r>
      <w:r w:rsidR="00B317C6">
        <w:rPr>
          <w:rFonts w:hint="eastAsia"/>
        </w:rPr>
        <w:t>最大位移</w:t>
      </w:r>
    </w:p>
    <w:p w:rsidR="00B317C6" w:rsidP="00FA0FBB" w:rsidRDefault="00060C96">
      <w:pPr>
        <w:pStyle w:val="AltX"/>
      </w:pPr>
      <w:r>
        <w:rPr>
          <w:rFonts w:hint="eastAsia"/>
        </w:rPr>
        <w:t>输入：</w:t>
      </w:r>
      <w:r w:rsidR="000A6437">
        <w:rPr>
          <w:rFonts w:hint="eastAsia"/>
        </w:rPr>
        <w:t>M</w:t>
      </w:r>
      <w:r w:rsidR="00B317C6">
        <w:rPr>
          <w:rFonts w:hint="eastAsia"/>
        </w:rPr>
        <w:t>in</w:t>
      </w:r>
      <w:r w:rsidR="00354F88">
        <w:rPr>
          <w:rFonts w:hint="eastAsia"/>
        </w:rPr>
        <w:t>M</w:t>
      </w:r>
      <w:r w:rsidR="00B317C6">
        <w:rPr>
          <w:rFonts w:hint="eastAsia"/>
        </w:rPr>
        <w:t>otion</w:t>
      </w:r>
      <w:r w:rsidR="00810678">
        <w:rPr>
          <w:rFonts w:hint="eastAsia"/>
        </w:rPr>
        <w:t>，</w:t>
      </w:r>
      <w:r w:rsidR="00B317C6">
        <w:rPr>
          <w:rFonts w:hint="eastAsia"/>
        </w:rPr>
        <w:t>最小位移</w:t>
      </w:r>
    </w:p>
    <w:p w:rsidR="00501C3D" w:rsidP="00FA0FBB" w:rsidRDefault="00501C3D">
      <w:pPr>
        <w:pStyle w:val="AltX"/>
      </w:pPr>
      <w:r>
        <w:rPr>
          <w:rFonts w:hint="eastAsia"/>
        </w:rPr>
        <w:t>返回：</w:t>
      </w:r>
      <w:r w:rsidR="000A6437">
        <w:rPr>
          <w:rFonts w:hint="eastAsia"/>
        </w:rPr>
        <w:t>E</w:t>
      </w:r>
      <w:r>
        <w:rPr>
          <w:rFonts w:hint="eastAsia"/>
        </w:rPr>
        <w:t>xt2</w:t>
      </w:r>
      <w:r>
        <w:rPr>
          <w:rFonts w:hint="eastAsia"/>
        </w:rPr>
        <w:t>新定位</w:t>
      </w:r>
      <w:r w:rsidR="00062B22">
        <w:rPr>
          <w:rFonts w:hint="eastAsia"/>
        </w:rPr>
        <w:t>，</w:t>
      </w:r>
      <w:r>
        <w:rPr>
          <w:rFonts w:hint="eastAsia"/>
        </w:rPr>
        <w:t>如果没有经过灯泡线“极点”则</w:t>
      </w:r>
      <w:r w:rsidR="00062B22">
        <w:rPr>
          <w:rFonts w:hint="eastAsia"/>
        </w:rPr>
        <w:t>新定位的方向</w:t>
      </w:r>
      <w:r>
        <w:rPr>
          <w:rFonts w:hint="eastAsia"/>
        </w:rPr>
        <w:t>等同于</w:t>
      </w:r>
      <w:r w:rsidR="000A6437">
        <w:rPr>
          <w:rFonts w:hint="eastAsia"/>
        </w:rPr>
        <w:t>P</w:t>
      </w:r>
      <w:r>
        <w:rPr>
          <w:rFonts w:hint="eastAsia"/>
        </w:rPr>
        <w:t>rev</w:t>
      </w:r>
      <w:r w:rsidR="00354F88">
        <w:rPr>
          <w:rFonts w:hint="eastAsia"/>
        </w:rPr>
        <w:t>E</w:t>
      </w:r>
      <w:r>
        <w:rPr>
          <w:rFonts w:hint="eastAsia"/>
        </w:rPr>
        <w:t>nd2</w:t>
      </w:r>
      <w:r w:rsidR="00354F88">
        <w:rPr>
          <w:rFonts w:hint="eastAsia"/>
        </w:rPr>
        <w:t>O</w:t>
      </w:r>
      <w:r>
        <w:rPr>
          <w:rFonts w:hint="eastAsia"/>
        </w:rPr>
        <w:t>rient</w:t>
      </w:r>
      <w:r>
        <w:rPr>
          <w:rFonts w:hint="eastAsia"/>
        </w:rPr>
        <w:t>，否则变为相反方向</w:t>
      </w:r>
    </w:p>
    <w:p w:rsidR="00060C96" w:rsidP="00C93484" w:rsidRDefault="00060C96">
      <w:pPr>
        <w:pStyle w:val="Reqtify"/>
      </w:pPr>
    </w:p>
    <w:p w:rsidRPr="00167DA3" w:rsidR="00167DA3" w:rsidP="00C93484" w:rsidRDefault="00167DA3">
      <w:pPr>
        <w:pStyle w:val="Reqtify"/>
        <w:rPr>
          <w:rStyle w:val="aff1"/>
        </w:rPr>
      </w:pPr>
      <w:r w:rsidRPr="00167DA3">
        <w:rPr>
          <w:rStyle w:val="aff1"/>
          <w:rFonts w:hint="eastAsia"/>
        </w:rPr>
        <w:t>NOTES</w:t>
      </w:r>
      <w:r w:rsidRPr="00167DA3">
        <w:rPr>
          <w:rStyle w:val="aff1"/>
          <w:rFonts w:hint="eastAsia"/>
        </w:rPr>
        <w:t>：</w:t>
      </w:r>
    </w:p>
    <w:p w:rsidR="00167DA3" w:rsidP="00C93484" w:rsidRDefault="00167DA3">
      <w:pPr>
        <w:pStyle w:val="Reqtify"/>
      </w:pPr>
      <w:r>
        <w:rPr>
          <w:rFonts w:hint="eastAsia"/>
        </w:rPr>
        <w:t>在</w:t>
      </w:r>
      <w:r w:rsidR="0007184C">
        <w:rPr>
          <w:rFonts w:hint="eastAsia"/>
        </w:rPr>
        <w:t>计算</w:t>
      </w:r>
      <w:r w:rsidRPr="00451353" w:rsidR="0007184C">
        <w:rPr>
          <w:rStyle w:val="aff1"/>
          <w:rFonts w:hint="eastAsia"/>
        </w:rPr>
        <w:t>END_2</w:t>
      </w:r>
      <w:r w:rsidR="0007184C">
        <w:rPr>
          <w:rFonts w:hint="eastAsia"/>
        </w:rPr>
        <w:t>的外侧定位</w:t>
      </w:r>
      <w:r w:rsidR="0007184C">
        <w:rPr>
          <w:rFonts w:hint="eastAsia"/>
        </w:rPr>
        <w:t>Ext2</w:t>
      </w:r>
      <w:r w:rsidR="0007184C">
        <w:rPr>
          <w:rFonts w:hint="eastAsia"/>
        </w:rPr>
        <w:t>时，应当根据运营方向和列车位移方向，选择使用最大还是最小位移进行。规则如下：</w:t>
      </w:r>
    </w:p>
    <w:p w:rsidR="0007184C" w:rsidP="00FA0FBB" w:rsidRDefault="0007184C">
      <w:pPr>
        <w:pStyle w:val="AltX"/>
      </w:pPr>
      <w:r>
        <w:rPr>
          <w:rFonts w:hint="eastAsia"/>
        </w:rPr>
        <w:t>若</w:t>
      </w:r>
      <w:r w:rsidRPr="00451353">
        <w:rPr>
          <w:rStyle w:val="aff1"/>
          <w:rFonts w:hint="eastAsia"/>
        </w:rPr>
        <w:t>END_2</w:t>
      </w:r>
      <w:r>
        <w:rPr>
          <w:rFonts w:hint="eastAsia"/>
        </w:rPr>
        <w:t>面向</w:t>
      </w:r>
      <w:r w:rsidRPr="0007184C">
        <w:rPr>
          <w:rStyle w:val="aff1"/>
          <w:rFonts w:hint="eastAsia"/>
        </w:rPr>
        <w:t>UP</w:t>
      </w:r>
      <w:r>
        <w:rPr>
          <w:rFonts w:hint="eastAsia"/>
        </w:rPr>
        <w:t>，而列车也向</w:t>
      </w:r>
      <w:r w:rsidRPr="00451353">
        <w:rPr>
          <w:rStyle w:val="aff1"/>
          <w:rFonts w:hint="eastAsia"/>
        </w:rPr>
        <w:t>END_2</w:t>
      </w:r>
      <w:r>
        <w:rPr>
          <w:rFonts w:hint="eastAsia"/>
        </w:rPr>
        <w:t>方向运行，即</w:t>
      </w:r>
      <w:r>
        <w:rPr>
          <w:rFonts w:hint="eastAsia"/>
        </w:rPr>
        <w:t>Ext2</w:t>
      </w:r>
      <w:r>
        <w:rPr>
          <w:rFonts w:hint="eastAsia"/>
        </w:rPr>
        <w:t>是车头最大定位，则</w:t>
      </w:r>
      <w:r>
        <w:rPr>
          <w:rFonts w:hint="eastAsia"/>
        </w:rPr>
        <w:t>Ext2</w:t>
      </w:r>
      <w:r>
        <w:rPr>
          <w:rFonts w:hint="eastAsia"/>
        </w:rPr>
        <w:t>的坐标应当在初始定位基础上“增加”最大位移的绝对值；</w:t>
      </w:r>
    </w:p>
    <w:p w:rsidR="0007184C" w:rsidP="00FA0FBB" w:rsidRDefault="0007184C">
      <w:pPr>
        <w:pStyle w:val="AltX"/>
      </w:pPr>
      <w:r>
        <w:rPr>
          <w:rFonts w:hint="eastAsia"/>
        </w:rPr>
        <w:t>若</w:t>
      </w:r>
      <w:r w:rsidRPr="00451353">
        <w:rPr>
          <w:rStyle w:val="aff1"/>
          <w:rFonts w:hint="eastAsia"/>
        </w:rPr>
        <w:t>END_2</w:t>
      </w:r>
      <w:r>
        <w:rPr>
          <w:rFonts w:hint="eastAsia"/>
        </w:rPr>
        <w:t>面向</w:t>
      </w:r>
      <w:r w:rsidRPr="0007184C">
        <w:rPr>
          <w:rStyle w:val="aff1"/>
          <w:rFonts w:hint="eastAsia"/>
        </w:rPr>
        <w:t>UP</w:t>
      </w:r>
      <w:r>
        <w:rPr>
          <w:rFonts w:hint="eastAsia"/>
        </w:rPr>
        <w:t>，而列车向</w:t>
      </w:r>
      <w:r w:rsidRPr="00451353">
        <w:rPr>
          <w:rStyle w:val="aff1"/>
          <w:rFonts w:hint="eastAsia"/>
        </w:rPr>
        <w:t>END_</w:t>
      </w:r>
      <w:r>
        <w:rPr>
          <w:rStyle w:val="aff1"/>
          <w:rFonts w:hint="eastAsia"/>
        </w:rPr>
        <w:t>1</w:t>
      </w:r>
      <w:r>
        <w:rPr>
          <w:rFonts w:hint="eastAsia"/>
        </w:rPr>
        <w:t>方向运行，即</w:t>
      </w:r>
      <w:r>
        <w:rPr>
          <w:rFonts w:hint="eastAsia"/>
        </w:rPr>
        <w:t>Ext2</w:t>
      </w:r>
      <w:r>
        <w:rPr>
          <w:rFonts w:hint="eastAsia"/>
        </w:rPr>
        <w:t>是车尾最小定位，则</w:t>
      </w:r>
      <w:r>
        <w:rPr>
          <w:rFonts w:hint="eastAsia"/>
        </w:rPr>
        <w:t>Ext2</w:t>
      </w:r>
      <w:r>
        <w:rPr>
          <w:rFonts w:hint="eastAsia"/>
        </w:rPr>
        <w:t>的坐标应当在初始定位基础上“减少”最小位移的绝对值；</w:t>
      </w:r>
    </w:p>
    <w:p w:rsidR="0007184C" w:rsidP="00FA0FBB" w:rsidRDefault="0007184C">
      <w:pPr>
        <w:pStyle w:val="AltX"/>
      </w:pPr>
      <w:r>
        <w:rPr>
          <w:rFonts w:hint="eastAsia"/>
        </w:rPr>
        <w:t>若</w:t>
      </w:r>
      <w:r w:rsidRPr="00451353">
        <w:rPr>
          <w:rStyle w:val="aff1"/>
          <w:rFonts w:hint="eastAsia"/>
        </w:rPr>
        <w:t>END_2</w:t>
      </w:r>
      <w:r>
        <w:rPr>
          <w:rFonts w:hint="eastAsia"/>
        </w:rPr>
        <w:t>面向</w:t>
      </w:r>
      <w:r>
        <w:rPr>
          <w:rStyle w:val="aff1"/>
          <w:rFonts w:hint="eastAsia"/>
        </w:rPr>
        <w:t>DOWN</w:t>
      </w:r>
      <w:r>
        <w:rPr>
          <w:rFonts w:hint="eastAsia"/>
        </w:rPr>
        <w:t>，而列车也向</w:t>
      </w:r>
      <w:r w:rsidRPr="00451353">
        <w:rPr>
          <w:rStyle w:val="aff1"/>
          <w:rFonts w:hint="eastAsia"/>
        </w:rPr>
        <w:t>END_2</w:t>
      </w:r>
      <w:r>
        <w:rPr>
          <w:rFonts w:hint="eastAsia"/>
        </w:rPr>
        <w:t>方向运行，即</w:t>
      </w:r>
      <w:r>
        <w:rPr>
          <w:rFonts w:hint="eastAsia"/>
        </w:rPr>
        <w:t>Ext2</w:t>
      </w:r>
      <w:r>
        <w:rPr>
          <w:rFonts w:hint="eastAsia"/>
        </w:rPr>
        <w:t>是车头最大定位，则</w:t>
      </w:r>
      <w:r>
        <w:rPr>
          <w:rFonts w:hint="eastAsia"/>
        </w:rPr>
        <w:t>Ext2</w:t>
      </w:r>
      <w:r>
        <w:rPr>
          <w:rFonts w:hint="eastAsia"/>
        </w:rPr>
        <w:t>的坐标应当在初始定位基础上“减少”最大位移的绝对值；</w:t>
      </w:r>
    </w:p>
    <w:p w:rsidR="0007184C" w:rsidP="00FA0FBB" w:rsidRDefault="0007184C">
      <w:pPr>
        <w:pStyle w:val="AltX"/>
      </w:pPr>
      <w:r>
        <w:rPr>
          <w:rFonts w:hint="eastAsia"/>
        </w:rPr>
        <w:t>若</w:t>
      </w:r>
      <w:r w:rsidRPr="00451353">
        <w:rPr>
          <w:rStyle w:val="aff1"/>
          <w:rFonts w:hint="eastAsia"/>
        </w:rPr>
        <w:t>END_2</w:t>
      </w:r>
      <w:r>
        <w:rPr>
          <w:rFonts w:hint="eastAsia"/>
        </w:rPr>
        <w:t>面向</w:t>
      </w:r>
      <w:r>
        <w:rPr>
          <w:rStyle w:val="aff1"/>
          <w:rFonts w:hint="eastAsia"/>
        </w:rPr>
        <w:t>DOWN</w:t>
      </w:r>
      <w:r>
        <w:rPr>
          <w:rFonts w:hint="eastAsia"/>
        </w:rPr>
        <w:t>，而列车向</w:t>
      </w:r>
      <w:r w:rsidRPr="00451353">
        <w:rPr>
          <w:rStyle w:val="aff1"/>
          <w:rFonts w:hint="eastAsia"/>
        </w:rPr>
        <w:t>END_</w:t>
      </w:r>
      <w:r w:rsidR="00A752AD">
        <w:rPr>
          <w:rStyle w:val="aff1"/>
          <w:rFonts w:hint="eastAsia"/>
        </w:rPr>
        <w:t>1</w:t>
      </w:r>
      <w:r>
        <w:rPr>
          <w:rFonts w:hint="eastAsia"/>
        </w:rPr>
        <w:t>方向运行，即</w:t>
      </w:r>
      <w:r>
        <w:rPr>
          <w:rFonts w:hint="eastAsia"/>
        </w:rPr>
        <w:t>Ext2</w:t>
      </w:r>
      <w:r>
        <w:rPr>
          <w:rFonts w:hint="eastAsia"/>
        </w:rPr>
        <w:t>是车尾最小定位，则</w:t>
      </w:r>
      <w:r>
        <w:rPr>
          <w:rFonts w:hint="eastAsia"/>
        </w:rPr>
        <w:t>Ext2</w:t>
      </w:r>
      <w:r>
        <w:rPr>
          <w:rFonts w:hint="eastAsia"/>
        </w:rPr>
        <w:t>的坐标应当在初始定位基础上“增加”最小位移</w:t>
      </w:r>
      <w:r w:rsidR="00A752AD">
        <w:rPr>
          <w:rFonts w:hint="eastAsia"/>
        </w:rPr>
        <w:t>的</w:t>
      </w:r>
      <w:r>
        <w:rPr>
          <w:rFonts w:hint="eastAsia"/>
        </w:rPr>
        <w:t>绝对值。</w:t>
      </w:r>
    </w:p>
    <w:p w:rsidRPr="0007184C" w:rsidR="00167DA3" w:rsidP="00C93484" w:rsidRDefault="00167DA3">
      <w:pPr>
        <w:pStyle w:val="Reqtify"/>
      </w:pPr>
    </w:p>
    <w:p w:rsidRPr="00060C96" w:rsidR="002B31A3" w:rsidP="00C93484" w:rsidRDefault="002B31A3">
      <w:pPr>
        <w:pStyle w:val="Reqtify"/>
      </w:pPr>
    </w:p>
    <w:p w:rsidR="00B317C6" w:rsidP="00C93484" w:rsidRDefault="00C64E92">
      <w:pPr>
        <w:pStyle w:val="Reqtify"/>
      </w:pPr>
      <w:r w:rsidRPr="00DE30C0">
        <w:rPr>
          <w:rStyle w:val="aff2"/>
        </w:rPr>
        <w:t>TrackMap</w:t>
      </w:r>
      <w:r w:rsidRPr="00DE30C0" w:rsidR="00354F88">
        <w:rPr>
          <w:rStyle w:val="aff2"/>
        </w:rPr>
        <w:t>.</w:t>
      </w:r>
      <w:r w:rsidRPr="00DE30C0" w:rsidR="00DE30C0">
        <w:rPr>
          <w:rStyle w:val="aff2"/>
        </w:rPr>
        <w:t>OppositeOrientation</w:t>
      </w:r>
      <w:r w:rsidR="00060C96">
        <w:rPr>
          <w:rFonts w:hint="eastAsia"/>
        </w:rPr>
        <w:t>，获得给</w:t>
      </w:r>
      <w:r w:rsidR="00B317C6">
        <w:rPr>
          <w:rFonts w:hint="eastAsia"/>
        </w:rPr>
        <w:t>定运营方向的反方向</w:t>
      </w:r>
    </w:p>
    <w:p w:rsidR="00060C96" w:rsidP="00FA0FBB" w:rsidRDefault="00060C96">
      <w:pPr>
        <w:pStyle w:val="AltX"/>
      </w:pPr>
      <w:r>
        <w:rPr>
          <w:rFonts w:hint="eastAsia"/>
        </w:rPr>
        <w:lastRenderedPageBreak/>
        <w:t>输入：</w:t>
      </w:r>
      <w:r w:rsidR="00E37ABE">
        <w:rPr>
          <w:rFonts w:hint="eastAsia"/>
        </w:rPr>
        <w:t>O</w:t>
      </w:r>
      <w:r>
        <w:rPr>
          <w:rFonts w:hint="eastAsia"/>
        </w:rPr>
        <w:t>rt</w:t>
      </w:r>
      <w:r>
        <w:rPr>
          <w:rFonts w:hint="eastAsia"/>
        </w:rPr>
        <w:t>，指定运营方向</w:t>
      </w:r>
    </w:p>
    <w:p w:rsidR="00B317C6" w:rsidP="00FA0FBB" w:rsidRDefault="00B317C6">
      <w:pPr>
        <w:pStyle w:val="AltX"/>
      </w:pPr>
      <w:r>
        <w:rPr>
          <w:rFonts w:hint="eastAsia"/>
        </w:rPr>
        <w:t>返回：运营方向</w:t>
      </w:r>
      <w:r w:rsidR="00060C96">
        <w:rPr>
          <w:rFonts w:hint="eastAsia"/>
        </w:rPr>
        <w:t>的反方向</w:t>
      </w:r>
    </w:p>
    <w:p w:rsidR="00B317C6" w:rsidP="00C93484" w:rsidRDefault="00B317C6">
      <w:pPr>
        <w:pStyle w:val="Reqtify"/>
      </w:pPr>
    </w:p>
    <w:p w:rsidR="00060C96" w:rsidP="00C93484" w:rsidRDefault="00060C96">
      <w:pPr>
        <w:pStyle w:val="Reqtify"/>
      </w:pPr>
    </w:p>
    <w:p w:rsidR="00B317C6" w:rsidP="00C93484" w:rsidRDefault="00C64E92">
      <w:pPr>
        <w:pStyle w:val="Reqtify"/>
      </w:pPr>
      <w:r w:rsidRPr="00DE30C0">
        <w:rPr>
          <w:rStyle w:val="aff2"/>
        </w:rPr>
        <w:t>TrackMap</w:t>
      </w:r>
      <w:r w:rsidRPr="00DE30C0" w:rsidR="00354F88">
        <w:rPr>
          <w:rStyle w:val="aff2"/>
        </w:rPr>
        <w:t>.</w:t>
      </w:r>
      <w:r w:rsidRPr="00DE30C0" w:rsidR="00DE30C0">
        <w:rPr>
          <w:rStyle w:val="aff2"/>
        </w:rPr>
        <w:t>ReachableBetweenTwoLocations</w:t>
      </w:r>
      <w:r w:rsidR="00060C96">
        <w:rPr>
          <w:rFonts w:hint="eastAsia"/>
        </w:rPr>
        <w:t>，</w:t>
      </w:r>
      <w:r w:rsidR="00B317C6">
        <w:rPr>
          <w:rFonts w:hint="eastAsia"/>
        </w:rPr>
        <w:t>判断两个定位之间是否按指定方向“可达”：即从</w:t>
      </w:r>
      <w:r w:rsidR="000A6437">
        <w:rPr>
          <w:rFonts w:hint="eastAsia"/>
        </w:rPr>
        <w:t>L</w:t>
      </w:r>
      <w:r w:rsidR="00B317C6">
        <w:rPr>
          <w:rFonts w:hint="eastAsia"/>
        </w:rPr>
        <w:t>oc1</w:t>
      </w:r>
      <w:r w:rsidR="00B317C6">
        <w:rPr>
          <w:rFonts w:hint="eastAsia"/>
        </w:rPr>
        <w:t>搜索，能否在</w:t>
      </w:r>
      <w:r w:rsidR="000A6437">
        <w:rPr>
          <w:rFonts w:hint="eastAsia"/>
        </w:rPr>
        <w:t>M</w:t>
      </w:r>
      <w:r w:rsidR="00B317C6">
        <w:rPr>
          <w:rFonts w:hint="eastAsia"/>
        </w:rPr>
        <w:t>ax</w:t>
      </w:r>
      <w:r w:rsidR="00354F88">
        <w:rPr>
          <w:rFonts w:hint="eastAsia"/>
        </w:rPr>
        <w:t>D</w:t>
      </w:r>
      <w:r w:rsidR="00B317C6">
        <w:rPr>
          <w:rFonts w:hint="eastAsia"/>
        </w:rPr>
        <w:t>ist</w:t>
      </w:r>
      <w:r w:rsidR="00B317C6">
        <w:rPr>
          <w:rFonts w:hint="eastAsia"/>
        </w:rPr>
        <w:t>内找到</w:t>
      </w:r>
      <w:r w:rsidR="000A6437">
        <w:rPr>
          <w:rFonts w:hint="eastAsia"/>
        </w:rPr>
        <w:t>L</w:t>
      </w:r>
      <w:r w:rsidR="00B317C6">
        <w:rPr>
          <w:rFonts w:hint="eastAsia"/>
        </w:rPr>
        <w:t>oc2</w:t>
      </w:r>
    </w:p>
    <w:p w:rsidR="00060C96" w:rsidP="00FA0FBB" w:rsidRDefault="00060C96">
      <w:pPr>
        <w:pStyle w:val="AltX"/>
      </w:pPr>
      <w:r>
        <w:rPr>
          <w:rFonts w:hint="eastAsia"/>
        </w:rPr>
        <w:t>输入：</w:t>
      </w:r>
      <w:r w:rsidR="000A6437">
        <w:rPr>
          <w:rFonts w:hint="eastAsia"/>
        </w:rPr>
        <w:t>L</w:t>
      </w:r>
      <w:r>
        <w:rPr>
          <w:rFonts w:hint="eastAsia"/>
        </w:rPr>
        <w:t>oc1</w:t>
      </w:r>
      <w:r w:rsidR="00810678">
        <w:rPr>
          <w:rFonts w:hint="eastAsia"/>
        </w:rPr>
        <w:t>，起始位置</w:t>
      </w:r>
    </w:p>
    <w:p w:rsidR="00060C96" w:rsidP="00FA0FBB" w:rsidRDefault="00060C96">
      <w:pPr>
        <w:pStyle w:val="AltX"/>
      </w:pPr>
      <w:r>
        <w:rPr>
          <w:rFonts w:hint="eastAsia"/>
        </w:rPr>
        <w:t>输入：</w:t>
      </w:r>
      <w:r w:rsidR="000A6437">
        <w:rPr>
          <w:rFonts w:hint="eastAsia"/>
        </w:rPr>
        <w:t>L</w:t>
      </w:r>
      <w:r>
        <w:rPr>
          <w:rFonts w:hint="eastAsia"/>
        </w:rPr>
        <w:t>oc2</w:t>
      </w:r>
      <w:r w:rsidR="00810678">
        <w:rPr>
          <w:rFonts w:hint="eastAsia"/>
        </w:rPr>
        <w:t>，终止位置</w:t>
      </w:r>
    </w:p>
    <w:p w:rsidR="00060C96" w:rsidP="00FA0FBB" w:rsidRDefault="00060C96">
      <w:pPr>
        <w:pStyle w:val="AltX"/>
      </w:pPr>
      <w:r>
        <w:rPr>
          <w:rFonts w:hint="eastAsia"/>
        </w:rPr>
        <w:t>输入：</w:t>
      </w:r>
      <w:r w:rsidR="000A6437">
        <w:rPr>
          <w:rFonts w:hint="eastAsia"/>
        </w:rPr>
        <w:t>M</w:t>
      </w:r>
      <w:r>
        <w:rPr>
          <w:rFonts w:hint="eastAsia"/>
        </w:rPr>
        <w:t>ax</w:t>
      </w:r>
      <w:r w:rsidR="00354F88">
        <w:rPr>
          <w:rFonts w:hint="eastAsia"/>
        </w:rPr>
        <w:t>D</w:t>
      </w:r>
      <w:r>
        <w:rPr>
          <w:rFonts w:hint="eastAsia"/>
        </w:rPr>
        <w:t>ist</w:t>
      </w:r>
      <w:r w:rsidR="00810678">
        <w:rPr>
          <w:rFonts w:hint="eastAsia"/>
        </w:rPr>
        <w:t>，最大距离</w:t>
      </w:r>
    </w:p>
    <w:p w:rsidR="00060C96" w:rsidP="00FA0FBB" w:rsidRDefault="00B317C6">
      <w:pPr>
        <w:pStyle w:val="AltX"/>
      </w:pPr>
      <w:r>
        <w:rPr>
          <w:rFonts w:hint="eastAsia"/>
        </w:rPr>
        <w:t>返回：布尔量</w:t>
      </w:r>
    </w:p>
    <w:p w:rsidR="00C93484" w:rsidP="00C93484" w:rsidRDefault="00C93484">
      <w:pPr>
        <w:pStyle w:val="Reqtify"/>
      </w:pPr>
    </w:p>
    <w:p w:rsidR="00C93484" w:rsidP="00C93484" w:rsidRDefault="00C93484">
      <w:pPr>
        <w:pStyle w:val="2"/>
        <w:ind w:left="756" w:hanging="756"/>
      </w:pPr>
      <w:r>
        <w:rPr>
          <w:rFonts w:hint="eastAsia"/>
        </w:rPr>
        <w:t>Assessment on Compliance with EN50128</w:t>
      </w:r>
    </w:p>
    <w:p w:rsidR="00C93484" w:rsidP="00C93484" w:rsidRDefault="00C93484">
      <w:pPr>
        <w:pStyle w:val="Reqtify"/>
      </w:pPr>
      <w:r w:rsidRPr="00C93484">
        <w:t>Compliance of software development with techniques and measures recommended by CENELEC standard EN 50128</w:t>
      </w:r>
      <w:r>
        <w:rPr>
          <w:rFonts w:hint="eastAsia"/>
        </w:rPr>
        <w:t>(2001)</w:t>
      </w:r>
      <w:r w:rsidRPr="00C93484">
        <w:t xml:space="preserve"> is established through correspondence with tables of EN50128</w:t>
      </w:r>
      <w:r>
        <w:rPr>
          <w:rFonts w:hint="eastAsia"/>
        </w:rPr>
        <w:t>(2001)</w:t>
      </w:r>
      <w:r w:rsidRPr="00C93484">
        <w:t xml:space="preserve"> Annex A.</w:t>
      </w:r>
    </w:p>
    <w:p w:rsidRPr="00C93484" w:rsidR="00C93484" w:rsidP="00C93484" w:rsidRDefault="00C93484">
      <w:pPr>
        <w:pStyle w:val="Reqtify"/>
      </w:pPr>
    </w:p>
    <w:p w:rsidRPr="00C93484" w:rsidR="00C93484" w:rsidP="00C93484" w:rsidRDefault="00C93484">
      <w:pPr>
        <w:pStyle w:val="Reqtify"/>
      </w:pPr>
      <w:r w:rsidRPr="00C93484">
        <w:t xml:space="preserve">The names of the tables, the references and the conventions are those of the CENELEC standard. A selection of techniques and measure for software development </w:t>
      </w:r>
      <w:r w:rsidRPr="00C93484">
        <w:rPr>
          <w:rFonts w:hint="eastAsia"/>
        </w:rPr>
        <w:t xml:space="preserve">in CC subsystem </w:t>
      </w:r>
      <w:r w:rsidRPr="00C93484">
        <w:t>is given as the following choices:</w:t>
      </w:r>
    </w:p>
    <w:p w:rsidRPr="00C93484" w:rsidR="00C93484" w:rsidP="00FA0FBB" w:rsidRDefault="00C93484">
      <w:pPr>
        <w:pStyle w:val="AltX"/>
      </w:pPr>
      <w:r w:rsidRPr="00C93484">
        <w:t>√’ – means this technique or measure has been applied.</w:t>
      </w:r>
    </w:p>
    <w:p w:rsidRPr="00C93484" w:rsidR="00C93484" w:rsidP="00FA0FBB" w:rsidRDefault="00C93484">
      <w:pPr>
        <w:pStyle w:val="AltX"/>
      </w:pPr>
      <w:r w:rsidRPr="00C93484">
        <w:t>‘-’ – means this technique or measure has not been chosen.</w:t>
      </w:r>
    </w:p>
    <w:p w:rsidRPr="00C93484" w:rsidR="00C93484" w:rsidP="00FA0FBB" w:rsidRDefault="00C93484">
      <w:pPr>
        <w:pStyle w:val="AltX"/>
      </w:pPr>
      <w:r w:rsidRPr="00C93484">
        <w:t>‘NA’ – means this technique or measure is not applicable.</w:t>
      </w:r>
    </w:p>
    <w:p w:rsidR="00C93484" w:rsidP="00C93484" w:rsidRDefault="00C93484">
      <w:pPr>
        <w:pStyle w:val="Reqtify"/>
      </w:pPr>
    </w:p>
    <w:p w:rsidRPr="00C93484" w:rsidR="00C93484" w:rsidP="00C93484" w:rsidRDefault="00C93484">
      <w:pPr>
        <w:pStyle w:val="affc"/>
      </w:pPr>
      <w:r>
        <w:rPr>
          <w:rFonts w:hint="eastAsia"/>
        </w:rPr>
        <w:t xml:space="preserve">Table A.2 </w:t>
      </w:r>
      <w:r w:rsidRPr="00C93484">
        <w:t>Software Requirements Specificatio</w:t>
      </w:r>
      <w:r w:rsidRPr="00C93484">
        <w:rPr>
          <w:rFonts w:hint="eastAsia"/>
        </w:rPr>
        <w:t>n</w:t>
      </w:r>
    </w:p>
    <w:tbl>
      <w:tblPr>
        <w:tblW w:w="0" w:type="auto"/>
        <w:jc w:val="center"/>
        <w:tblLayout w:type="fixed"/>
        <w:tblLook w:val="0000" w:firstRow="0" w:lastRow="0" w:firstColumn="0" w:lastColumn="0" w:noHBand="0" w:noVBand="0"/>
      </w:tblPr>
      <w:tblGrid>
        <w:gridCol w:w="4489"/>
        <w:gridCol w:w="535"/>
        <w:gridCol w:w="572"/>
        <w:gridCol w:w="856"/>
        <w:gridCol w:w="2834"/>
      </w:tblGrid>
      <w:tr w:rsidRPr="0025167C" w:rsidR="003413EA" w:rsidTr="003413EA">
        <w:trPr>
          <w:cantSplit/>
          <w:jc w:val="center"/>
        </w:trPr>
        <w:tc>
          <w:tcPr>
            <w:tcW w:w="4489" w:type="dxa"/>
            <w:tcBorders>
              <w:top w:val="double" w:color="auto" w:sz="6" w:space="0"/>
              <w:left w:val="double" w:color="auto" w:sz="6" w:space="0"/>
              <w:bottom w:val="double" w:color="auto" w:sz="6" w:space="0"/>
              <w:right w:val="single" w:color="auto" w:sz="6" w:space="0"/>
            </w:tcBorders>
          </w:tcPr>
          <w:p w:rsidRPr="00C93484" w:rsidR="00C93484" w:rsidP="00FA0FBB" w:rsidRDefault="00C93484">
            <w:pPr>
              <w:pStyle w:val="af6"/>
            </w:pPr>
            <w:r w:rsidRPr="00C93484">
              <w:t>TECHNIQUE/MEASURE</w:t>
            </w:r>
          </w:p>
        </w:tc>
        <w:tc>
          <w:tcPr>
            <w:tcW w:w="535" w:type="dxa"/>
            <w:tcBorders>
              <w:top w:val="double" w:color="auto" w:sz="6" w:space="0"/>
              <w:left w:val="single" w:color="auto" w:sz="6" w:space="0"/>
              <w:bottom w:val="double" w:color="auto" w:sz="6" w:space="0"/>
              <w:right w:val="single" w:color="auto" w:sz="6" w:space="0"/>
            </w:tcBorders>
          </w:tcPr>
          <w:p w:rsidRPr="00C93484" w:rsidR="00C93484" w:rsidP="00FA0FBB" w:rsidRDefault="00C93484">
            <w:pPr>
              <w:pStyle w:val="af6"/>
            </w:pPr>
            <w:r w:rsidRPr="00C93484">
              <w:t>Ref</w:t>
            </w:r>
          </w:p>
        </w:tc>
        <w:tc>
          <w:tcPr>
            <w:tcW w:w="572" w:type="dxa"/>
            <w:tcBorders>
              <w:top w:val="double" w:color="auto" w:sz="6" w:space="0"/>
              <w:left w:val="single" w:color="auto" w:sz="6" w:space="0"/>
              <w:bottom w:val="double" w:color="auto" w:sz="6" w:space="0"/>
              <w:right w:val="single" w:color="auto" w:sz="6" w:space="0"/>
            </w:tcBorders>
          </w:tcPr>
          <w:p w:rsidRPr="00C93484" w:rsidR="00C93484" w:rsidP="00FA0FBB" w:rsidRDefault="00C93484">
            <w:pPr>
              <w:pStyle w:val="af6"/>
            </w:pPr>
            <w:r w:rsidRPr="00C93484">
              <w:t>SIL4</w:t>
            </w:r>
          </w:p>
        </w:tc>
        <w:tc>
          <w:tcPr>
            <w:tcW w:w="856" w:type="dxa"/>
            <w:tcBorders>
              <w:top w:val="double" w:color="auto" w:sz="6" w:space="0"/>
              <w:left w:val="single" w:color="auto" w:sz="6" w:space="0"/>
              <w:bottom w:val="double" w:color="auto" w:sz="6" w:space="0"/>
              <w:right w:val="double" w:color="auto" w:sz="6" w:space="0"/>
            </w:tcBorders>
          </w:tcPr>
          <w:p w:rsidRPr="00C93484" w:rsidR="00C93484" w:rsidP="00FA0FBB" w:rsidRDefault="00C93484">
            <w:pPr>
              <w:pStyle w:val="af6"/>
            </w:pPr>
            <w:r w:rsidRPr="00C93484">
              <w:t>Remark</w:t>
            </w:r>
          </w:p>
        </w:tc>
        <w:tc>
          <w:tcPr>
            <w:tcW w:w="2834" w:type="dxa"/>
            <w:tcBorders>
              <w:top w:val="double" w:color="auto" w:sz="6" w:space="0"/>
              <w:left w:val="single" w:color="auto" w:sz="6" w:space="0"/>
              <w:bottom w:val="double" w:color="auto" w:sz="6" w:space="0"/>
              <w:right w:val="double" w:color="auto" w:sz="6" w:space="0"/>
            </w:tcBorders>
          </w:tcPr>
          <w:p w:rsidRPr="00C93484" w:rsidR="00C93484" w:rsidP="00FA0FBB" w:rsidRDefault="00C93484">
            <w:pPr>
              <w:pStyle w:val="af6"/>
            </w:pPr>
            <w:r w:rsidRPr="00C93484">
              <w:rPr>
                <w:rFonts w:hint="eastAsia"/>
              </w:rPr>
              <w:t>Evidence</w:t>
            </w:r>
          </w:p>
        </w:tc>
      </w:tr>
      <w:tr w:rsidRPr="0025167C" w:rsidR="003413EA" w:rsidTr="003413EA">
        <w:trPr>
          <w:cantSplit/>
          <w:jc w:val="center"/>
        </w:trPr>
        <w:tc>
          <w:tcPr>
            <w:tcW w:w="4489" w:type="dxa"/>
            <w:tcBorders>
              <w:left w:val="double" w:color="auto" w:sz="6" w:space="0"/>
              <w:bottom w:val="single" w:color="auto" w:sz="6" w:space="0"/>
              <w:right w:val="single" w:color="auto" w:sz="6" w:space="0"/>
            </w:tcBorders>
          </w:tcPr>
          <w:p w:rsidRPr="00C93484" w:rsidR="00C93484" w:rsidP="00591D6B" w:rsidRDefault="00C93484">
            <w:pPr>
              <w:pStyle w:val="AltB0"/>
            </w:pPr>
            <w:r w:rsidRPr="00C93484">
              <w:t>1.</w:t>
            </w:r>
            <w:r w:rsidRPr="00C93484">
              <w:tab/>
              <w:t>Formal methods including for example CCS, CSP, HOL, LOTOS, OBJ, Temporal Logic, VDM, Z and B</w:t>
            </w:r>
          </w:p>
        </w:tc>
        <w:tc>
          <w:tcPr>
            <w:tcW w:w="535" w:type="dxa"/>
            <w:tcBorders>
              <w:left w:val="single" w:color="auto" w:sz="6" w:space="0"/>
              <w:bottom w:val="single" w:color="auto" w:sz="6" w:space="0"/>
              <w:right w:val="single" w:color="auto" w:sz="6" w:space="0"/>
            </w:tcBorders>
          </w:tcPr>
          <w:p w:rsidRPr="00C93484" w:rsidR="00C93484" w:rsidP="00591D6B" w:rsidRDefault="00C93484">
            <w:pPr>
              <w:pStyle w:val="AltB0"/>
            </w:pPr>
            <w:r w:rsidRPr="00C93484">
              <w:t>B.30</w:t>
            </w:r>
          </w:p>
        </w:tc>
        <w:tc>
          <w:tcPr>
            <w:tcW w:w="572" w:type="dxa"/>
            <w:tcBorders>
              <w:left w:val="single" w:color="auto" w:sz="6" w:space="0"/>
              <w:bottom w:val="single" w:color="auto" w:sz="6" w:space="0"/>
              <w:right w:val="single" w:color="auto" w:sz="6" w:space="0"/>
            </w:tcBorders>
          </w:tcPr>
          <w:p w:rsidRPr="00C93484" w:rsidR="00C93484" w:rsidP="00591D6B" w:rsidRDefault="00C93484">
            <w:pPr>
              <w:pStyle w:val="AltB0"/>
            </w:pPr>
            <w:r w:rsidRPr="00C93484">
              <w:t>HR</w:t>
            </w:r>
          </w:p>
        </w:tc>
        <w:tc>
          <w:tcPr>
            <w:tcW w:w="856" w:type="dxa"/>
            <w:tcBorders>
              <w:left w:val="single" w:color="auto" w:sz="6" w:space="0"/>
              <w:bottom w:val="single" w:color="auto" w:sz="6" w:space="0"/>
              <w:right w:val="double" w:color="auto" w:sz="6" w:space="0"/>
            </w:tcBorders>
          </w:tcPr>
          <w:p w:rsidRPr="00C93484" w:rsidR="00C93484" w:rsidP="00591D6B" w:rsidRDefault="00C93484">
            <w:pPr>
              <w:pStyle w:val="AltB0"/>
            </w:pPr>
            <w:r w:rsidRPr="00C93484">
              <w:rPr>
                <w:rFonts w:hint="eastAsia"/>
              </w:rPr>
              <w:t>-</w:t>
            </w:r>
          </w:p>
        </w:tc>
        <w:tc>
          <w:tcPr>
            <w:tcW w:w="2834" w:type="dxa"/>
            <w:tcBorders>
              <w:left w:val="single" w:color="auto" w:sz="6" w:space="0"/>
              <w:bottom w:val="single" w:color="auto" w:sz="6" w:space="0"/>
              <w:right w:val="double" w:color="auto" w:sz="6" w:space="0"/>
            </w:tcBorders>
          </w:tcPr>
          <w:p w:rsidRPr="00C93484" w:rsidR="00C93484" w:rsidP="00591D6B" w:rsidRDefault="00C93484">
            <w:pPr>
              <w:pStyle w:val="AltB0"/>
            </w:pPr>
            <w:r w:rsidRPr="00C93484">
              <w:rPr>
                <w:rFonts w:hint="eastAsia"/>
              </w:rPr>
              <w:t>NA</w:t>
            </w:r>
          </w:p>
        </w:tc>
      </w:tr>
      <w:tr w:rsidRPr="0025167C" w:rsidR="003413EA" w:rsidTr="003413EA">
        <w:trPr>
          <w:cantSplit/>
          <w:jc w:val="center"/>
        </w:trPr>
        <w:tc>
          <w:tcPr>
            <w:tcW w:w="4489" w:type="dxa"/>
            <w:tcBorders>
              <w:top w:val="single" w:color="auto" w:sz="6" w:space="0"/>
              <w:left w:val="double" w:color="auto" w:sz="6" w:space="0"/>
              <w:bottom w:val="single" w:color="auto" w:sz="6" w:space="0"/>
              <w:right w:val="single" w:color="auto" w:sz="6" w:space="0"/>
            </w:tcBorders>
          </w:tcPr>
          <w:p w:rsidRPr="00C93484" w:rsidR="00C93484" w:rsidP="00591D6B" w:rsidRDefault="00C93484">
            <w:pPr>
              <w:pStyle w:val="AltB0"/>
            </w:pPr>
            <w:r w:rsidRPr="00C93484">
              <w:t>2.</w:t>
            </w:r>
            <w:r w:rsidRPr="00C93484">
              <w:tab/>
              <w:t>Semi-formal methods</w:t>
            </w:r>
          </w:p>
        </w:tc>
        <w:tc>
          <w:tcPr>
            <w:tcW w:w="535" w:type="dxa"/>
            <w:tcBorders>
              <w:top w:val="single" w:color="auto" w:sz="6" w:space="0"/>
              <w:left w:val="single" w:color="auto" w:sz="6" w:space="0"/>
              <w:bottom w:val="single" w:color="auto" w:sz="6" w:space="0"/>
              <w:right w:val="single" w:color="auto" w:sz="6" w:space="0"/>
            </w:tcBorders>
          </w:tcPr>
          <w:p w:rsidRPr="00C93484" w:rsidR="00C93484" w:rsidP="00591D6B" w:rsidRDefault="00C93484">
            <w:pPr>
              <w:pStyle w:val="AltB0"/>
            </w:pPr>
            <w:r w:rsidRPr="00C93484">
              <w:t>D.7</w:t>
            </w:r>
          </w:p>
        </w:tc>
        <w:tc>
          <w:tcPr>
            <w:tcW w:w="572" w:type="dxa"/>
            <w:tcBorders>
              <w:top w:val="single" w:color="auto" w:sz="6" w:space="0"/>
              <w:left w:val="single" w:color="auto" w:sz="6" w:space="0"/>
              <w:bottom w:val="single" w:color="auto" w:sz="6" w:space="0"/>
              <w:right w:val="single" w:color="auto" w:sz="6" w:space="0"/>
            </w:tcBorders>
          </w:tcPr>
          <w:p w:rsidRPr="00C93484" w:rsidR="00C93484" w:rsidP="00591D6B" w:rsidRDefault="00C93484">
            <w:pPr>
              <w:pStyle w:val="AltB0"/>
            </w:pPr>
            <w:r w:rsidRPr="00C93484">
              <w:t>HR</w:t>
            </w:r>
          </w:p>
        </w:tc>
        <w:tc>
          <w:tcPr>
            <w:tcW w:w="856" w:type="dxa"/>
            <w:tcBorders>
              <w:top w:val="single" w:color="auto" w:sz="6" w:space="0"/>
              <w:left w:val="single" w:color="auto" w:sz="6" w:space="0"/>
              <w:bottom w:val="single" w:color="auto" w:sz="6" w:space="0"/>
              <w:right w:val="double" w:color="auto" w:sz="6" w:space="0"/>
            </w:tcBorders>
          </w:tcPr>
          <w:p w:rsidRPr="00C93484" w:rsidR="00C93484" w:rsidP="00591D6B" w:rsidRDefault="00C93484">
            <w:pPr>
              <w:pStyle w:val="AltB0"/>
            </w:pPr>
            <w:r w:rsidRPr="00C93484">
              <w:rPr>
                <w:rFonts w:hint="eastAsia"/>
              </w:rPr>
              <w:t>√</w:t>
            </w:r>
          </w:p>
        </w:tc>
        <w:tc>
          <w:tcPr>
            <w:tcW w:w="2834" w:type="dxa"/>
            <w:tcBorders>
              <w:top w:val="single" w:color="auto" w:sz="6" w:space="0"/>
              <w:left w:val="single" w:color="auto" w:sz="6" w:space="0"/>
              <w:bottom w:val="single" w:color="auto" w:sz="6" w:space="0"/>
              <w:right w:val="double" w:color="auto" w:sz="6" w:space="0"/>
            </w:tcBorders>
          </w:tcPr>
          <w:p w:rsidRPr="00C93484" w:rsidR="00C93484" w:rsidP="00591D6B" w:rsidRDefault="00C93484">
            <w:pPr>
              <w:pStyle w:val="AltB0"/>
            </w:pPr>
            <w:r w:rsidRPr="00C93484">
              <w:rPr>
                <w:rFonts w:hint="eastAsia"/>
              </w:rPr>
              <w:t>§</w:t>
            </w:r>
            <w:r w:rsidR="003413EA">
              <w:rPr>
                <w:rFonts w:hint="eastAsia"/>
              </w:rPr>
              <w:t>4.9.2; 4.10.2; 5.12.3; 5.13.3; 5.17.3; 5.21.3; 5.27.3; 5.34.3; 5.36.3; 5.46.3</w:t>
            </w:r>
          </w:p>
        </w:tc>
      </w:tr>
      <w:tr w:rsidRPr="0025167C" w:rsidR="003413EA" w:rsidTr="003413EA">
        <w:trPr>
          <w:cantSplit/>
          <w:jc w:val="center"/>
        </w:trPr>
        <w:tc>
          <w:tcPr>
            <w:tcW w:w="4489" w:type="dxa"/>
            <w:tcBorders>
              <w:top w:val="single" w:color="auto" w:sz="6" w:space="0"/>
              <w:left w:val="double" w:color="auto" w:sz="6" w:space="0"/>
              <w:bottom w:val="single" w:color="auto" w:sz="6" w:space="0"/>
              <w:right w:val="single" w:color="auto" w:sz="6" w:space="0"/>
            </w:tcBorders>
          </w:tcPr>
          <w:p w:rsidRPr="00C93484" w:rsidR="00C93484" w:rsidP="00591D6B" w:rsidRDefault="00C93484">
            <w:pPr>
              <w:pStyle w:val="AltB0"/>
            </w:pPr>
            <w:r w:rsidRPr="00C93484">
              <w:t>3.</w:t>
            </w:r>
            <w:r w:rsidRPr="00C93484">
              <w:tab/>
              <w:t>Structured methods including for example JSD, MASCOT, SADT, SDL, SSADM, and Yourdon.</w:t>
            </w:r>
          </w:p>
        </w:tc>
        <w:tc>
          <w:tcPr>
            <w:tcW w:w="535" w:type="dxa"/>
            <w:tcBorders>
              <w:top w:val="single" w:color="auto" w:sz="6" w:space="0"/>
              <w:left w:val="single" w:color="auto" w:sz="6" w:space="0"/>
              <w:bottom w:val="single" w:color="auto" w:sz="6" w:space="0"/>
              <w:right w:val="single" w:color="auto" w:sz="6" w:space="0"/>
            </w:tcBorders>
          </w:tcPr>
          <w:p w:rsidRPr="00C93484" w:rsidR="00C93484" w:rsidP="00591D6B" w:rsidRDefault="00C93484">
            <w:pPr>
              <w:pStyle w:val="AltB0"/>
            </w:pPr>
            <w:r w:rsidRPr="00C93484">
              <w:t>B.60</w:t>
            </w:r>
          </w:p>
        </w:tc>
        <w:tc>
          <w:tcPr>
            <w:tcW w:w="572" w:type="dxa"/>
            <w:tcBorders>
              <w:top w:val="single" w:color="auto" w:sz="6" w:space="0"/>
              <w:left w:val="single" w:color="auto" w:sz="6" w:space="0"/>
              <w:bottom w:val="single" w:color="auto" w:sz="6" w:space="0"/>
              <w:right w:val="single" w:color="auto" w:sz="6" w:space="0"/>
            </w:tcBorders>
          </w:tcPr>
          <w:p w:rsidRPr="00C93484" w:rsidR="00C93484" w:rsidP="00591D6B" w:rsidRDefault="00C93484">
            <w:pPr>
              <w:pStyle w:val="AltB0"/>
            </w:pPr>
            <w:r w:rsidRPr="00C93484">
              <w:t>HR</w:t>
            </w:r>
          </w:p>
        </w:tc>
        <w:tc>
          <w:tcPr>
            <w:tcW w:w="856" w:type="dxa"/>
            <w:tcBorders>
              <w:top w:val="single" w:color="auto" w:sz="6" w:space="0"/>
              <w:left w:val="single" w:color="auto" w:sz="6" w:space="0"/>
              <w:bottom w:val="single" w:color="auto" w:sz="6" w:space="0"/>
              <w:right w:val="double" w:color="auto" w:sz="6" w:space="0"/>
            </w:tcBorders>
          </w:tcPr>
          <w:p w:rsidRPr="00C93484" w:rsidR="00C93484" w:rsidP="00591D6B" w:rsidRDefault="00C93484">
            <w:pPr>
              <w:pStyle w:val="AltB0"/>
            </w:pPr>
            <w:r w:rsidRPr="00C93484">
              <w:rPr>
                <w:rFonts w:hint="eastAsia"/>
              </w:rPr>
              <w:t>√</w:t>
            </w:r>
          </w:p>
        </w:tc>
        <w:tc>
          <w:tcPr>
            <w:tcW w:w="2834" w:type="dxa"/>
            <w:tcBorders>
              <w:top w:val="single" w:color="auto" w:sz="6" w:space="0"/>
              <w:left w:val="single" w:color="auto" w:sz="6" w:space="0"/>
              <w:bottom w:val="single" w:color="auto" w:sz="6" w:space="0"/>
              <w:right w:val="double" w:color="auto" w:sz="6" w:space="0"/>
            </w:tcBorders>
          </w:tcPr>
          <w:p w:rsidRPr="00C93484" w:rsidR="00C93484" w:rsidP="00591D6B" w:rsidRDefault="00C93484">
            <w:pPr>
              <w:pStyle w:val="AltB0"/>
            </w:pPr>
            <w:r w:rsidRPr="00C93484">
              <w:rPr>
                <w:rFonts w:hint="eastAsia"/>
              </w:rPr>
              <w:t>§</w:t>
            </w:r>
            <w:r w:rsidRPr="00C93484">
              <w:t>5</w:t>
            </w:r>
            <w:r>
              <w:rPr>
                <w:rFonts w:hint="eastAsia"/>
              </w:rPr>
              <w:t>.3; 5.9; 5.18; 5.22</w:t>
            </w:r>
            <w:r w:rsidR="003413EA">
              <w:rPr>
                <w:rFonts w:hint="eastAsia"/>
              </w:rPr>
              <w:t xml:space="preserve">; </w:t>
            </w:r>
            <w:r>
              <w:rPr>
                <w:rFonts w:hint="eastAsia"/>
              </w:rPr>
              <w:t>5.29; 5.35; 5.40</w:t>
            </w:r>
          </w:p>
        </w:tc>
      </w:tr>
      <w:tr w:rsidRPr="0025167C" w:rsidR="00C93484" w:rsidTr="003413EA">
        <w:trPr>
          <w:cantSplit/>
          <w:jc w:val="center"/>
        </w:trPr>
        <w:tc>
          <w:tcPr>
            <w:tcW w:w="9286" w:type="dxa"/>
            <w:gridSpan w:val="5"/>
            <w:tcBorders>
              <w:top w:val="single" w:color="auto" w:sz="6" w:space="0"/>
              <w:left w:val="double" w:color="auto" w:sz="6" w:space="0"/>
              <w:bottom w:val="double" w:color="auto" w:sz="6" w:space="0"/>
              <w:right w:val="double" w:color="auto" w:sz="6" w:space="0"/>
            </w:tcBorders>
          </w:tcPr>
          <w:p w:rsidRPr="00C93484" w:rsidR="00C93484" w:rsidP="00591D6B" w:rsidRDefault="00C93484">
            <w:pPr>
              <w:pStyle w:val="AltB0"/>
            </w:pPr>
            <w:r w:rsidRPr="00C93484">
              <w:lastRenderedPageBreak/>
              <w:t>Requirements</w:t>
            </w:r>
          </w:p>
          <w:p w:rsidRPr="00C93484" w:rsidR="00C93484" w:rsidP="00591D6B" w:rsidRDefault="00C93484">
            <w:pPr>
              <w:pStyle w:val="AltB0"/>
            </w:pPr>
            <w:r w:rsidRPr="00C93484">
              <w:t>1. The Software Requirements Specification will always require a description of the</w:t>
            </w:r>
            <w:r w:rsidRPr="00C93484">
              <w:rPr>
                <w:rFonts w:hint="eastAsia"/>
              </w:rPr>
              <w:t xml:space="preserve"> </w:t>
            </w:r>
            <w:r w:rsidRPr="00C93484">
              <w:t>problem in natural language and any necessary mathematical notation that reflects the</w:t>
            </w:r>
            <w:r w:rsidRPr="00C93484">
              <w:rPr>
                <w:rFonts w:hint="eastAsia"/>
              </w:rPr>
              <w:t xml:space="preserve"> </w:t>
            </w:r>
            <w:r w:rsidRPr="00C93484">
              <w:t>application.</w:t>
            </w:r>
          </w:p>
          <w:p w:rsidRPr="00C93484" w:rsidR="00C93484" w:rsidP="00591D6B" w:rsidRDefault="00C93484">
            <w:pPr>
              <w:pStyle w:val="AltB0"/>
            </w:pPr>
            <w:r w:rsidRPr="00C93484">
              <w:t>2. The table reflects additional requirements for defining the specification clearly and</w:t>
            </w:r>
            <w:r w:rsidRPr="00C93484">
              <w:rPr>
                <w:rFonts w:hint="eastAsia"/>
              </w:rPr>
              <w:t xml:space="preserve"> </w:t>
            </w:r>
            <w:r w:rsidRPr="00C93484">
              <w:t>precisely. One or more of these techniques shall be selected to satisfy the Software</w:t>
            </w:r>
            <w:r w:rsidRPr="00C93484">
              <w:rPr>
                <w:rFonts w:hint="eastAsia"/>
              </w:rPr>
              <w:t xml:space="preserve"> </w:t>
            </w:r>
            <w:r w:rsidRPr="00C93484">
              <w:t>Safety Integrity Level being used.</w:t>
            </w:r>
          </w:p>
        </w:tc>
      </w:tr>
    </w:tbl>
    <w:p w:rsidRPr="00C93484" w:rsidR="00C93484" w:rsidP="00C93484" w:rsidRDefault="00C93484">
      <w:pPr>
        <w:pStyle w:val="Reqtify"/>
      </w:pPr>
    </w:p>
    <w:p w:rsidRPr="009A2557" w:rsidR="009A2557" w:rsidP="009A2557" w:rsidRDefault="009A2557">
      <w:pPr>
        <w:pStyle w:val="affc"/>
      </w:pPr>
      <w:r>
        <w:rPr>
          <w:rFonts w:hint="eastAsia"/>
        </w:rPr>
        <w:t xml:space="preserve">Table A.18 </w:t>
      </w:r>
      <w:r w:rsidRPr="009A2557">
        <w:rPr>
          <w:rFonts w:hint="eastAsia"/>
        </w:rPr>
        <w:t>S</w:t>
      </w:r>
      <w:r w:rsidRPr="009A2557">
        <w:t>emi-</w:t>
      </w:r>
      <w:r w:rsidRPr="009A2557">
        <w:rPr>
          <w:rFonts w:hint="eastAsia"/>
        </w:rPr>
        <w:t>F</w:t>
      </w:r>
      <w:r w:rsidRPr="009A2557">
        <w:t xml:space="preserve">ormal </w:t>
      </w:r>
      <w:r w:rsidRPr="009A2557">
        <w:rPr>
          <w:rFonts w:hint="eastAsia"/>
        </w:rPr>
        <w:t>M</w:t>
      </w:r>
      <w:r w:rsidRPr="009A2557">
        <w:t xml:space="preserve">ethods </w:t>
      </w:r>
    </w:p>
    <w:tbl>
      <w:tblPr>
        <w:tblW w:w="5000" w:type="pct"/>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ook w:val="0000" w:firstRow="0" w:lastRow="0" w:firstColumn="0" w:lastColumn="0" w:noHBand="0" w:noVBand="0"/>
      </w:tblPr>
      <w:tblGrid>
        <w:gridCol w:w="4326"/>
        <w:gridCol w:w="587"/>
        <w:gridCol w:w="587"/>
        <w:gridCol w:w="863"/>
        <w:gridCol w:w="2923"/>
      </w:tblGrid>
      <w:tr w:rsidRPr="0025167C" w:rsidR="009A2557" w:rsidTr="007358AE">
        <w:trPr>
          <w:cantSplit/>
          <w:jc w:val="center"/>
        </w:trPr>
        <w:tc>
          <w:tcPr>
            <w:tcW w:w="2337" w:type="pct"/>
          </w:tcPr>
          <w:p w:rsidRPr="009A2557" w:rsidR="009A2557" w:rsidP="009A2557" w:rsidRDefault="009A2557">
            <w:pPr>
              <w:pStyle w:val="af6"/>
            </w:pPr>
            <w:r w:rsidRPr="009A2557">
              <w:t>TECHNIQUE/MEASURE</w:t>
            </w:r>
          </w:p>
        </w:tc>
        <w:tc>
          <w:tcPr>
            <w:tcW w:w="295" w:type="pct"/>
          </w:tcPr>
          <w:p w:rsidRPr="009A2557" w:rsidR="009A2557" w:rsidP="009A2557" w:rsidRDefault="009A2557">
            <w:pPr>
              <w:pStyle w:val="af6"/>
            </w:pPr>
            <w:r w:rsidRPr="009A2557">
              <w:rPr>
                <w:rFonts w:hint="eastAsia"/>
              </w:rPr>
              <w:t>Ref</w:t>
            </w:r>
          </w:p>
        </w:tc>
        <w:tc>
          <w:tcPr>
            <w:tcW w:w="315" w:type="pct"/>
          </w:tcPr>
          <w:p w:rsidRPr="009A2557" w:rsidR="009A2557" w:rsidP="009A2557" w:rsidRDefault="009A2557">
            <w:pPr>
              <w:pStyle w:val="af6"/>
            </w:pPr>
            <w:r w:rsidRPr="009A2557">
              <w:rPr>
                <w:rFonts w:hint="eastAsia"/>
              </w:rPr>
              <w:t>SW</w:t>
            </w:r>
          </w:p>
          <w:p w:rsidRPr="009A2557" w:rsidR="009A2557" w:rsidP="009A2557" w:rsidRDefault="009A2557">
            <w:pPr>
              <w:pStyle w:val="af6"/>
            </w:pPr>
            <w:r w:rsidRPr="009A2557">
              <w:t>SIL4</w:t>
            </w:r>
          </w:p>
        </w:tc>
        <w:tc>
          <w:tcPr>
            <w:tcW w:w="472" w:type="pct"/>
          </w:tcPr>
          <w:p w:rsidRPr="009A2557" w:rsidR="009A2557" w:rsidP="009A2557" w:rsidRDefault="009A2557">
            <w:pPr>
              <w:pStyle w:val="af6"/>
            </w:pPr>
            <w:r w:rsidRPr="009A2557">
              <w:t>Remark</w:t>
            </w:r>
          </w:p>
        </w:tc>
        <w:tc>
          <w:tcPr>
            <w:tcW w:w="1581" w:type="pct"/>
          </w:tcPr>
          <w:p w:rsidRPr="009A2557" w:rsidR="009A2557" w:rsidP="009A2557" w:rsidRDefault="009A2557">
            <w:pPr>
              <w:pStyle w:val="af6"/>
            </w:pPr>
            <w:r w:rsidRPr="009A2557">
              <w:rPr>
                <w:rFonts w:hint="eastAsia"/>
              </w:rPr>
              <w:t>Evidence</w:t>
            </w:r>
          </w:p>
        </w:tc>
      </w:tr>
      <w:tr w:rsidRPr="0025167C" w:rsidR="009A2557" w:rsidTr="007358AE">
        <w:trPr>
          <w:cantSplit/>
          <w:jc w:val="center"/>
        </w:trPr>
        <w:tc>
          <w:tcPr>
            <w:tcW w:w="2337" w:type="pct"/>
          </w:tcPr>
          <w:p w:rsidRPr="009A2557" w:rsidR="009A2557" w:rsidP="009A2557" w:rsidRDefault="009A2557">
            <w:pPr>
              <w:pStyle w:val="AltB0"/>
            </w:pPr>
            <w:r w:rsidRPr="009A2557">
              <w:t>1.</w:t>
            </w:r>
            <w:r w:rsidRPr="009A2557">
              <w:tab/>
              <w:t>Logic/Function Block Diags</w:t>
            </w:r>
          </w:p>
        </w:tc>
        <w:tc>
          <w:tcPr>
            <w:tcW w:w="295" w:type="pct"/>
          </w:tcPr>
          <w:p w:rsidRPr="009A2557" w:rsidR="009A2557" w:rsidP="009A2557" w:rsidRDefault="009A2557">
            <w:pPr>
              <w:pStyle w:val="AltB0"/>
            </w:pPr>
            <w:r w:rsidRPr="009A2557">
              <w:rPr>
                <w:rFonts w:hint="eastAsia"/>
              </w:rPr>
              <w:t>-</w:t>
            </w:r>
          </w:p>
        </w:tc>
        <w:tc>
          <w:tcPr>
            <w:tcW w:w="315" w:type="pct"/>
          </w:tcPr>
          <w:p w:rsidRPr="009A2557" w:rsidR="009A2557" w:rsidP="009A2557" w:rsidRDefault="009A2557">
            <w:pPr>
              <w:pStyle w:val="AltB0"/>
            </w:pPr>
            <w:r w:rsidRPr="009A2557">
              <w:t>HR</w:t>
            </w:r>
          </w:p>
        </w:tc>
        <w:tc>
          <w:tcPr>
            <w:tcW w:w="472" w:type="pct"/>
          </w:tcPr>
          <w:p w:rsidRPr="009A2557" w:rsidR="009A2557" w:rsidP="009A2557" w:rsidRDefault="009A2557">
            <w:pPr>
              <w:pStyle w:val="AltB0"/>
            </w:pPr>
            <w:r w:rsidRPr="009A2557">
              <w:rPr>
                <w:rFonts w:hint="eastAsia"/>
              </w:rPr>
              <w:t>√</w:t>
            </w:r>
          </w:p>
        </w:tc>
        <w:tc>
          <w:tcPr>
            <w:tcW w:w="1581" w:type="pct"/>
            <w:vAlign w:val="center"/>
          </w:tcPr>
          <w:p w:rsidRPr="009A2557" w:rsidR="009A2557" w:rsidP="009A2557" w:rsidRDefault="00E04393">
            <w:pPr>
              <w:pStyle w:val="AltB0"/>
            </w:pPr>
            <w:r w:rsidRPr="00C93484">
              <w:rPr>
                <w:rFonts w:hint="eastAsia"/>
              </w:rPr>
              <w:t>§</w:t>
            </w:r>
            <w:r w:rsidRPr="00C93484">
              <w:t>5</w:t>
            </w:r>
            <w:r>
              <w:rPr>
                <w:rFonts w:hint="eastAsia"/>
              </w:rPr>
              <w:t>.3; 5.9; 5.18; 5.22; 5.29; 5.35; 5.40</w:t>
            </w:r>
          </w:p>
        </w:tc>
      </w:tr>
      <w:tr w:rsidRPr="0025167C" w:rsidR="009A2557" w:rsidTr="007358AE">
        <w:trPr>
          <w:cantSplit/>
          <w:jc w:val="center"/>
        </w:trPr>
        <w:tc>
          <w:tcPr>
            <w:tcW w:w="2337" w:type="pct"/>
          </w:tcPr>
          <w:p w:rsidRPr="009A2557" w:rsidR="009A2557" w:rsidP="009A2557" w:rsidRDefault="009A2557">
            <w:pPr>
              <w:pStyle w:val="AltB0"/>
            </w:pPr>
            <w:r w:rsidRPr="009A2557">
              <w:t>2.</w:t>
            </w:r>
            <w:r w:rsidRPr="009A2557">
              <w:tab/>
              <w:t>Sequence Diagrams</w:t>
            </w:r>
          </w:p>
        </w:tc>
        <w:tc>
          <w:tcPr>
            <w:tcW w:w="295" w:type="pct"/>
          </w:tcPr>
          <w:p w:rsidRPr="009A2557" w:rsidR="009A2557" w:rsidP="009A2557" w:rsidRDefault="009A2557">
            <w:pPr>
              <w:pStyle w:val="AltB0"/>
            </w:pPr>
            <w:r w:rsidRPr="009A2557">
              <w:rPr>
                <w:rFonts w:hint="eastAsia"/>
              </w:rPr>
              <w:t>-</w:t>
            </w:r>
          </w:p>
        </w:tc>
        <w:tc>
          <w:tcPr>
            <w:tcW w:w="315" w:type="pct"/>
          </w:tcPr>
          <w:p w:rsidRPr="009A2557" w:rsidR="009A2557" w:rsidP="009A2557" w:rsidRDefault="009A2557">
            <w:pPr>
              <w:pStyle w:val="AltB0"/>
            </w:pPr>
            <w:r w:rsidRPr="009A2557">
              <w:t>HR</w:t>
            </w:r>
          </w:p>
        </w:tc>
        <w:tc>
          <w:tcPr>
            <w:tcW w:w="472" w:type="pct"/>
          </w:tcPr>
          <w:p w:rsidRPr="009A2557" w:rsidR="009A2557" w:rsidP="009A2557" w:rsidRDefault="009A2557">
            <w:pPr>
              <w:pStyle w:val="AltB0"/>
            </w:pPr>
            <w:r w:rsidRPr="009A2557">
              <w:rPr>
                <w:rFonts w:hint="eastAsia"/>
              </w:rPr>
              <w:t>√</w:t>
            </w:r>
          </w:p>
        </w:tc>
        <w:tc>
          <w:tcPr>
            <w:tcW w:w="1581" w:type="pct"/>
            <w:vAlign w:val="center"/>
          </w:tcPr>
          <w:p w:rsidRPr="009A2557" w:rsidR="00E04393" w:rsidP="009A2557" w:rsidRDefault="00E04393">
            <w:pPr>
              <w:pStyle w:val="AltB0"/>
            </w:pPr>
            <w:r w:rsidRPr="00C93484">
              <w:rPr>
                <w:rFonts w:hint="eastAsia"/>
              </w:rPr>
              <w:t>§</w:t>
            </w:r>
            <w:r>
              <w:rPr>
                <w:rFonts w:hint="eastAsia"/>
              </w:rPr>
              <w:t>4.9.2, 4.10.2, 5.46.3</w:t>
            </w:r>
          </w:p>
        </w:tc>
      </w:tr>
      <w:tr w:rsidRPr="0025167C" w:rsidR="009A2557" w:rsidTr="007358AE">
        <w:trPr>
          <w:cantSplit/>
          <w:jc w:val="center"/>
        </w:trPr>
        <w:tc>
          <w:tcPr>
            <w:tcW w:w="2337" w:type="pct"/>
          </w:tcPr>
          <w:p w:rsidRPr="009A2557" w:rsidR="009A2557" w:rsidP="009A2557" w:rsidRDefault="009A2557">
            <w:pPr>
              <w:pStyle w:val="AltB0"/>
            </w:pPr>
            <w:r w:rsidRPr="009A2557">
              <w:t>3.</w:t>
            </w:r>
            <w:r w:rsidRPr="009A2557">
              <w:tab/>
              <w:t>Data flow Diagrams</w:t>
            </w:r>
          </w:p>
        </w:tc>
        <w:tc>
          <w:tcPr>
            <w:tcW w:w="295" w:type="pct"/>
          </w:tcPr>
          <w:p w:rsidRPr="009A2557" w:rsidR="009A2557" w:rsidP="009A2557" w:rsidRDefault="009A2557">
            <w:pPr>
              <w:pStyle w:val="AltB0"/>
            </w:pPr>
            <w:r w:rsidRPr="009A2557">
              <w:rPr>
                <w:rFonts w:hint="eastAsia"/>
              </w:rPr>
              <w:t>B.12</w:t>
            </w:r>
          </w:p>
        </w:tc>
        <w:tc>
          <w:tcPr>
            <w:tcW w:w="315" w:type="pct"/>
          </w:tcPr>
          <w:p w:rsidRPr="009A2557" w:rsidR="009A2557" w:rsidP="009A2557" w:rsidRDefault="009A2557">
            <w:pPr>
              <w:pStyle w:val="AltB0"/>
            </w:pPr>
            <w:r w:rsidRPr="009A2557">
              <w:t>R</w:t>
            </w:r>
          </w:p>
        </w:tc>
        <w:tc>
          <w:tcPr>
            <w:tcW w:w="472" w:type="pct"/>
          </w:tcPr>
          <w:p w:rsidRPr="009A2557" w:rsidR="009A2557" w:rsidP="009A2557" w:rsidRDefault="00E04393">
            <w:pPr>
              <w:pStyle w:val="AltB0"/>
            </w:pPr>
            <w:r>
              <w:rPr>
                <w:rFonts w:hint="eastAsia"/>
              </w:rPr>
              <w:t>-</w:t>
            </w:r>
          </w:p>
        </w:tc>
        <w:tc>
          <w:tcPr>
            <w:tcW w:w="1581" w:type="pct"/>
            <w:vAlign w:val="center"/>
          </w:tcPr>
          <w:p w:rsidRPr="009A2557" w:rsidR="009A2557" w:rsidP="009A2557" w:rsidRDefault="00E04393">
            <w:pPr>
              <w:pStyle w:val="AltB0"/>
            </w:pPr>
            <w:r>
              <w:rPr>
                <w:rFonts w:hint="eastAsia"/>
              </w:rPr>
              <w:t>NA</w:t>
            </w:r>
          </w:p>
        </w:tc>
      </w:tr>
      <w:tr w:rsidRPr="0025167C" w:rsidR="009A2557" w:rsidTr="007358AE">
        <w:trPr>
          <w:cantSplit/>
          <w:jc w:val="center"/>
        </w:trPr>
        <w:tc>
          <w:tcPr>
            <w:tcW w:w="2337" w:type="pct"/>
          </w:tcPr>
          <w:p w:rsidRPr="009A2557" w:rsidR="009A2557" w:rsidP="009A2557" w:rsidRDefault="009A2557">
            <w:pPr>
              <w:pStyle w:val="AltB0"/>
            </w:pPr>
            <w:r w:rsidRPr="009A2557">
              <w:t>4.</w:t>
            </w:r>
            <w:r w:rsidRPr="009A2557">
              <w:tab/>
              <w:t>Finite State Machines /State Transition Diagrams</w:t>
            </w:r>
          </w:p>
        </w:tc>
        <w:tc>
          <w:tcPr>
            <w:tcW w:w="295" w:type="pct"/>
          </w:tcPr>
          <w:p w:rsidRPr="009A2557" w:rsidR="009A2557" w:rsidP="009A2557" w:rsidRDefault="009A2557">
            <w:pPr>
              <w:pStyle w:val="AltB0"/>
            </w:pPr>
            <w:r w:rsidRPr="009A2557">
              <w:rPr>
                <w:rFonts w:hint="eastAsia"/>
              </w:rPr>
              <w:t>B.29</w:t>
            </w:r>
          </w:p>
        </w:tc>
        <w:tc>
          <w:tcPr>
            <w:tcW w:w="315" w:type="pct"/>
          </w:tcPr>
          <w:p w:rsidRPr="009A2557" w:rsidR="009A2557" w:rsidP="009A2557" w:rsidRDefault="009A2557">
            <w:pPr>
              <w:pStyle w:val="AltB0"/>
            </w:pPr>
            <w:r w:rsidRPr="009A2557">
              <w:t>HR</w:t>
            </w:r>
          </w:p>
        </w:tc>
        <w:tc>
          <w:tcPr>
            <w:tcW w:w="472" w:type="pct"/>
          </w:tcPr>
          <w:p w:rsidRPr="009A2557" w:rsidR="009A2557" w:rsidP="009A2557" w:rsidRDefault="009A2557">
            <w:pPr>
              <w:pStyle w:val="AltB0"/>
            </w:pPr>
            <w:r w:rsidRPr="009A2557">
              <w:rPr>
                <w:rFonts w:hint="eastAsia"/>
              </w:rPr>
              <w:t>√</w:t>
            </w:r>
          </w:p>
        </w:tc>
        <w:tc>
          <w:tcPr>
            <w:tcW w:w="1581" w:type="pct"/>
            <w:vAlign w:val="center"/>
          </w:tcPr>
          <w:p w:rsidR="009A2557" w:rsidP="009A2557" w:rsidRDefault="00E04393">
            <w:pPr>
              <w:pStyle w:val="AltB0"/>
            </w:pPr>
            <w:r w:rsidRPr="00C93484">
              <w:rPr>
                <w:rFonts w:hint="eastAsia"/>
              </w:rPr>
              <w:t>§</w:t>
            </w:r>
            <w:r>
              <w:rPr>
                <w:rFonts w:hint="eastAsia"/>
              </w:rPr>
              <w:t xml:space="preserve">5.12.3, 5.13.3, 5.17.3, </w:t>
            </w:r>
          </w:p>
          <w:p w:rsidRPr="009A2557" w:rsidR="00E04393" w:rsidP="009A2557" w:rsidRDefault="00E04393">
            <w:pPr>
              <w:pStyle w:val="AltB0"/>
            </w:pPr>
            <w:r>
              <w:rPr>
                <w:rFonts w:hint="eastAsia"/>
              </w:rPr>
              <w:t xml:space="preserve">5.21.3, </w:t>
            </w:r>
          </w:p>
        </w:tc>
      </w:tr>
      <w:tr w:rsidRPr="0025167C" w:rsidR="009A2557" w:rsidTr="007358AE">
        <w:trPr>
          <w:cantSplit/>
          <w:jc w:val="center"/>
        </w:trPr>
        <w:tc>
          <w:tcPr>
            <w:tcW w:w="2337" w:type="pct"/>
          </w:tcPr>
          <w:p w:rsidRPr="009A2557" w:rsidR="009A2557" w:rsidP="009A2557" w:rsidRDefault="009A2557">
            <w:pPr>
              <w:pStyle w:val="AltB0"/>
            </w:pPr>
            <w:r w:rsidRPr="009A2557">
              <w:t>5.</w:t>
            </w:r>
            <w:r w:rsidRPr="009A2557">
              <w:tab/>
              <w:t>Time Petri Nets</w:t>
            </w:r>
          </w:p>
        </w:tc>
        <w:tc>
          <w:tcPr>
            <w:tcW w:w="295" w:type="pct"/>
          </w:tcPr>
          <w:p w:rsidRPr="009A2557" w:rsidR="009A2557" w:rsidP="009A2557" w:rsidRDefault="009A2557">
            <w:pPr>
              <w:pStyle w:val="AltB0"/>
            </w:pPr>
            <w:r w:rsidRPr="009A2557">
              <w:rPr>
                <w:rFonts w:hint="eastAsia"/>
              </w:rPr>
              <w:t>B.64</w:t>
            </w:r>
          </w:p>
        </w:tc>
        <w:tc>
          <w:tcPr>
            <w:tcW w:w="315" w:type="pct"/>
          </w:tcPr>
          <w:p w:rsidRPr="009A2557" w:rsidR="009A2557" w:rsidP="009A2557" w:rsidRDefault="009A2557">
            <w:pPr>
              <w:pStyle w:val="AltB0"/>
            </w:pPr>
            <w:r w:rsidRPr="009A2557">
              <w:t>HR</w:t>
            </w:r>
          </w:p>
        </w:tc>
        <w:tc>
          <w:tcPr>
            <w:tcW w:w="472" w:type="pct"/>
          </w:tcPr>
          <w:p w:rsidRPr="009A2557" w:rsidR="009A2557" w:rsidP="009A2557" w:rsidRDefault="009A2557">
            <w:pPr>
              <w:pStyle w:val="AltB0"/>
            </w:pPr>
            <w:r w:rsidRPr="009A2557">
              <w:rPr>
                <w:rFonts w:hint="eastAsia"/>
              </w:rPr>
              <w:t>-</w:t>
            </w:r>
          </w:p>
        </w:tc>
        <w:tc>
          <w:tcPr>
            <w:tcW w:w="1581" w:type="pct"/>
          </w:tcPr>
          <w:p w:rsidRPr="009A2557" w:rsidR="009A2557" w:rsidP="009A2557" w:rsidRDefault="009A2557">
            <w:pPr>
              <w:pStyle w:val="AltB0"/>
            </w:pPr>
            <w:r w:rsidRPr="009A2557">
              <w:rPr>
                <w:rFonts w:hint="eastAsia"/>
              </w:rPr>
              <w:t>NA</w:t>
            </w:r>
          </w:p>
        </w:tc>
      </w:tr>
      <w:tr w:rsidRPr="0025167C" w:rsidR="009A2557" w:rsidTr="007358AE">
        <w:trPr>
          <w:cantSplit/>
          <w:jc w:val="center"/>
        </w:trPr>
        <w:tc>
          <w:tcPr>
            <w:tcW w:w="2337" w:type="pct"/>
            <w:tcBorders>
              <w:bottom w:val="nil"/>
            </w:tcBorders>
          </w:tcPr>
          <w:p w:rsidRPr="009A2557" w:rsidR="009A2557" w:rsidP="009A2557" w:rsidRDefault="009A2557">
            <w:pPr>
              <w:pStyle w:val="AltB0"/>
            </w:pPr>
            <w:r w:rsidRPr="009A2557">
              <w:t>6.</w:t>
            </w:r>
            <w:r w:rsidRPr="009A2557">
              <w:tab/>
              <w:t>Decision/Truth Tables</w:t>
            </w:r>
          </w:p>
        </w:tc>
        <w:tc>
          <w:tcPr>
            <w:tcW w:w="295" w:type="pct"/>
            <w:tcBorders>
              <w:bottom w:val="nil"/>
            </w:tcBorders>
          </w:tcPr>
          <w:p w:rsidRPr="009A2557" w:rsidR="009A2557" w:rsidP="009A2557" w:rsidRDefault="009A2557">
            <w:pPr>
              <w:pStyle w:val="AltB0"/>
            </w:pPr>
            <w:r w:rsidRPr="009A2557">
              <w:rPr>
                <w:rFonts w:hint="eastAsia"/>
              </w:rPr>
              <w:t>B.14</w:t>
            </w:r>
          </w:p>
        </w:tc>
        <w:tc>
          <w:tcPr>
            <w:tcW w:w="315" w:type="pct"/>
            <w:tcBorders>
              <w:bottom w:val="nil"/>
            </w:tcBorders>
          </w:tcPr>
          <w:p w:rsidRPr="009A2557" w:rsidR="009A2557" w:rsidP="009A2557" w:rsidRDefault="009A2557">
            <w:pPr>
              <w:pStyle w:val="AltB0"/>
            </w:pPr>
            <w:r w:rsidRPr="009A2557">
              <w:t>HR</w:t>
            </w:r>
          </w:p>
        </w:tc>
        <w:tc>
          <w:tcPr>
            <w:tcW w:w="472" w:type="pct"/>
            <w:tcBorders>
              <w:bottom w:val="nil"/>
            </w:tcBorders>
          </w:tcPr>
          <w:p w:rsidRPr="009A2557" w:rsidR="009A2557" w:rsidP="009A2557" w:rsidRDefault="00E04393">
            <w:pPr>
              <w:pStyle w:val="AltB0"/>
            </w:pPr>
            <w:r w:rsidRPr="009A2557">
              <w:rPr>
                <w:rFonts w:hint="eastAsia"/>
              </w:rPr>
              <w:t>√</w:t>
            </w:r>
          </w:p>
        </w:tc>
        <w:tc>
          <w:tcPr>
            <w:tcW w:w="1581" w:type="pct"/>
            <w:tcBorders>
              <w:bottom w:val="nil"/>
            </w:tcBorders>
          </w:tcPr>
          <w:p w:rsidRPr="009A2557" w:rsidR="009A2557" w:rsidP="009A2557" w:rsidRDefault="00E04393">
            <w:pPr>
              <w:pStyle w:val="AltB0"/>
            </w:pPr>
            <w:r w:rsidRPr="00C93484">
              <w:rPr>
                <w:rFonts w:hint="eastAsia"/>
              </w:rPr>
              <w:t>§</w:t>
            </w:r>
            <w:r>
              <w:rPr>
                <w:rFonts w:hint="eastAsia"/>
              </w:rPr>
              <w:t>5.27.3, 5.34.3, 5.36.3</w:t>
            </w:r>
          </w:p>
        </w:tc>
      </w:tr>
      <w:tr w:rsidRPr="0025167C" w:rsidR="009A2557" w:rsidTr="007358AE">
        <w:trPr>
          <w:cantSplit/>
          <w:jc w:val="center"/>
        </w:trPr>
        <w:tc>
          <w:tcPr>
            <w:tcW w:w="5000" w:type="pct"/>
            <w:gridSpan w:val="5"/>
            <w:tcBorders>
              <w:top w:val="double" w:color="auto" w:sz="4" w:space="0"/>
              <w:bottom w:val="double" w:color="auto" w:sz="4" w:space="0"/>
            </w:tcBorders>
          </w:tcPr>
          <w:p w:rsidRPr="009A2557" w:rsidR="009A2557" w:rsidP="009A2557" w:rsidRDefault="009A2557">
            <w:pPr>
              <w:pStyle w:val="AltB0"/>
            </w:pPr>
            <w:r w:rsidRPr="009A2557">
              <w:t>Requirement</w:t>
            </w:r>
          </w:p>
          <w:p w:rsidRPr="009A2557" w:rsidR="009A2557" w:rsidP="009A2557" w:rsidRDefault="009A2557">
            <w:pPr>
              <w:pStyle w:val="AltB0"/>
            </w:pPr>
            <w:r w:rsidRPr="009A2557">
              <w:t>A suitable set of techniques shall be chosen according to the software safety integrity level.</w:t>
            </w:r>
          </w:p>
        </w:tc>
      </w:tr>
    </w:tbl>
    <w:p w:rsidRPr="009A2557" w:rsidR="00C93484" w:rsidP="00C93484" w:rsidRDefault="00C93484">
      <w:pPr>
        <w:pStyle w:val="Reqtify"/>
      </w:pPr>
    </w:p>
    <w:sectPr w:rsidRPr="009A2557" w:rsidR="00C93484" w:rsidSect="00C06949">
      <w:footerReference w:type="default" r:id="rId263"/>
      <w:pgSz w:w="11906" w:h="16838" w:code="9"/>
      <w:pgMar w:top="1531" w:right="1418" w:bottom="1418"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2AED" w:rsidRDefault="00532AED">
      <w:r>
        <w:separator/>
      </w:r>
    </w:p>
  </w:endnote>
  <w:endnote w:type="continuationSeparator" w:id="0">
    <w:p w:rsidR="00532AED" w:rsidRDefault="00532AED">
      <w:r>
        <w:continuationSeparator/>
      </w:r>
    </w:p>
  </w:endnote>
  <w:endnote w:type="continuationNotice" w:id="1">
    <w:p w:rsidR="00532AED" w:rsidRDefault="00532A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汉仪中黑简">
    <w:altName w:val="Arial Unicode MS"/>
    <w:charset w:val="86"/>
    <w:family w:val="modern"/>
    <w:pitch w:val="fixed"/>
    <w:sig w:usb0="00000000" w:usb1="080E0800" w:usb2="00000012" w:usb3="00000000" w:csb0="00040000" w:csb1="00000000"/>
  </w:font>
  <w:font w:name="SD Viewer Font">
    <w:altName w:val="MS Gothic"/>
    <w:charset w:val="00"/>
    <w:family w:val="modern"/>
    <w:pitch w:val="variable"/>
    <w:sig w:usb0="00000001"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宋体">
    <w:altName w:val="SimSun"/>
    <w:panose1 w:val="02010600030101010101"/>
    <w:charset w:val="86"/>
    <w:family w:val="auto"/>
    <w:pitch w:val="variable"/>
    <w:sig w:usb0="00000003" w:usb1="288F0000" w:usb2="00000016" w:usb3="00000000" w:csb0="00040001" w:csb1="00000000"/>
  </w:font>
  <w:font w:name="Myriad Pro Black">
    <w:altName w:val="Arial"/>
    <w:panose1 w:val="00000000000000000000"/>
    <w:charset w:val="00"/>
    <w:family w:val="swiss"/>
    <w:notTrueType/>
    <w:pitch w:val="variable"/>
    <w:sig w:usb0="00000001" w:usb1="5000204B" w:usb2="00000000" w:usb3="00000000" w:csb0="0000019F" w:csb1="00000000"/>
  </w:font>
  <w:font w:name="汉仪大黑简">
    <w:altName w:val="Arial Unicode MS"/>
    <w:charset w:val="86"/>
    <w:family w:val="modern"/>
    <w:pitch w:val="fixed"/>
    <w:sig w:usb0="00000000" w:usb1="080E0800" w:usb2="00000012" w:usb3="00000000" w:csb0="00040000" w:csb1="00000000"/>
  </w:font>
  <w:font w:name="Myriad Pro Light">
    <w:altName w:val="Arial"/>
    <w:panose1 w:val="00000000000000000000"/>
    <w:charset w:val="00"/>
    <w:family w:val="swiss"/>
    <w:notTrueType/>
    <w:pitch w:val="variable"/>
    <w:sig w:usb0="00000001" w:usb1="5000204B" w:usb2="00000000" w:usb3="00000000" w:csb0="0000019F" w:csb1="00000000"/>
  </w:font>
  <w:font w:name="汉仪中宋简">
    <w:altName w:val="Arial Unicode MS"/>
    <w:charset w:val="86"/>
    <w:family w:val="modern"/>
    <w:pitch w:val="fixed"/>
    <w:sig w:usb0="00000000" w:usb1="080E0800" w:usb2="00000012" w:usb3="00000000" w:csb0="00040000" w:csb1="00000000"/>
  </w:font>
  <w:font w:name="Myriad Pro">
    <w:altName w:val="Arial"/>
    <w:panose1 w:val="00000000000000000000"/>
    <w:charset w:val="00"/>
    <w:family w:val="swiss"/>
    <w:notTrueType/>
    <w:pitch w:val="variable"/>
    <w:sig w:usb0="00000001" w:usb1="5000204B" w:usb2="00000000" w:usb3="00000000" w:csb0="0000019F" w:csb1="00000000"/>
  </w:font>
  <w:font w:name="微软简仿宋">
    <w:altName w:val="黑体"/>
    <w:panose1 w:val="00000000000000000000"/>
    <w:charset w:val="86"/>
    <w:family w:val="auto"/>
    <w:notTrueType/>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汉仪字典宋简">
    <w:altName w:val="Arial Unicode MS"/>
    <w:charset w:val="86"/>
    <w:family w:val="modern"/>
    <w:pitch w:val="fixed"/>
    <w:sig w:usb0="00000000" w:usb1="080E0800" w:usb2="00000012" w:usb3="00000000" w:csb0="00040000" w:csb1="00000000"/>
  </w:font>
  <w:font w:name="FuturaA Bk BT">
    <w:altName w:val="Segoe UI"/>
    <w:charset w:val="00"/>
    <w:family w:val="swiss"/>
    <w:pitch w:val="variable"/>
    <w:sig w:usb0="00000003"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78B" w:rsidRDefault="00DE178B" w:rsidP="00F52956">
    <w:pPr>
      <w:pStyle w:val="aff3"/>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rPr>
      <w:t>344</w:t>
    </w:r>
    <w:r>
      <w:rPr>
        <w:rStyle w:val="ad"/>
      </w:rPr>
      <w:fldChar w:fldCharType="end"/>
    </w:r>
  </w:p>
  <w:p w:rsidR="00DE178B" w:rsidRDefault="00DE178B" w:rsidP="007878D5">
    <w:pPr>
      <w:pStyle w:val="aff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78B" w:rsidRPr="003F0EAE" w:rsidRDefault="004E6C7B" w:rsidP="003F0EAE">
    <w:pPr>
      <w:pBdr>
        <w:top w:val="single" w:sz="4" w:space="1" w:color="auto"/>
      </w:pBdr>
      <w:tabs>
        <w:tab w:val="right" w:pos="8280"/>
      </w:tabs>
      <w:wordWrap w:val="0"/>
      <w:spacing w:after="240"/>
      <w:ind w:rightChars="4" w:right="8"/>
      <w:rPr>
        <w:szCs w:val="21"/>
      </w:rPr>
    </w:pPr>
    <w:fldSimple w:instr=" TITLE   \* MERGEFORMAT ">
      <w:ins w:id="12" w:author="常鸣" w:date="2014-06-19T11:31:00Z">
        <w:r w:rsidR="00DE178B" w:rsidRPr="00423916">
          <w:rPr>
            <w:rFonts w:ascii="汉仪中黑简" w:eastAsia="汉仪中黑简" w:hAnsi="宋体" w:hint="eastAsia"/>
            <w:szCs w:val="21"/>
          </w:rPr>
          <w:t>iTC开发</w:t>
        </w:r>
      </w:ins>
      <w:del w:id="13" w:author="常鸣" w:date="2014-06-19T11:31:00Z">
        <w:r w:rsidR="00DE178B" w:rsidRPr="00FC2D2B" w:rsidDel="00423916">
          <w:rPr>
            <w:rFonts w:ascii="汉仪中黑简" w:eastAsia="汉仪中黑简" w:hAnsi="宋体" w:hint="eastAsia"/>
            <w:szCs w:val="21"/>
          </w:rPr>
          <w:delText>iTC开发</w:delText>
        </w:r>
      </w:del>
    </w:fldSimple>
    <w:r w:rsidR="00DE178B">
      <w:rPr>
        <w:rFonts w:ascii="汉仪中黑简" w:eastAsia="汉仪中黑简" w:hAnsi="宋体" w:hint="eastAsia"/>
        <w:szCs w:val="21"/>
      </w:rPr>
      <w:tab/>
      <w:t>-</w:t>
    </w:r>
    <w:r w:rsidR="00DE178B">
      <w:rPr>
        <w:rStyle w:val="ad"/>
      </w:rPr>
      <w:fldChar w:fldCharType="begin"/>
    </w:r>
    <w:r w:rsidR="00DE178B">
      <w:rPr>
        <w:rStyle w:val="ad"/>
      </w:rPr>
      <w:instrText xml:space="preserve"> PAGE  \* Arabic </w:instrText>
    </w:r>
    <w:r w:rsidR="00DE178B">
      <w:rPr>
        <w:rStyle w:val="ad"/>
      </w:rPr>
      <w:fldChar w:fldCharType="separate"/>
    </w:r>
    <w:r w:rsidR="003567AF">
      <w:rPr>
        <w:rStyle w:val="ad"/>
      </w:rPr>
      <w:t>1</w:t>
    </w:r>
    <w:r w:rsidR="00DE178B">
      <w:rPr>
        <w:rStyle w:val="ad"/>
      </w:rPr>
      <w:fldChar w:fldCharType="end"/>
    </w:r>
    <w:r w:rsidR="00DE178B">
      <w:rPr>
        <w:rFonts w:ascii="汉仪中黑简" w:eastAsia="汉仪中黑简" w:hAnsi="宋体" w:hint="eastAsia"/>
        <w:szCs w:val="21"/>
      </w:rPr>
      <w:t>/</w:t>
    </w:r>
    <w:fldSimple w:instr=" SECTIONPAGES  \* Arabic  \* MERGEFORMAT ">
      <w:r w:rsidR="003567AF" w:rsidRPr="003567AF">
        <w:rPr>
          <w:rFonts w:ascii="汉仪中黑简" w:eastAsia="汉仪中黑简" w:hAnsi="宋体"/>
          <w:szCs w:val="21"/>
        </w:rPr>
        <w:t>1</w:t>
      </w:r>
    </w:fldSimple>
    <w:r w:rsidR="00DE178B">
      <w:rPr>
        <w:rFonts w:ascii="汉仪中黑简" w:eastAsia="汉仪中黑简" w:hAnsi="宋体" w:hint="eastAsia"/>
        <w:szCs w:val="21"/>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78B" w:rsidRPr="003F0EAE" w:rsidRDefault="004E6C7B" w:rsidP="003F0EAE">
    <w:pPr>
      <w:pBdr>
        <w:top w:val="single" w:sz="4" w:space="1" w:color="auto"/>
      </w:pBdr>
      <w:tabs>
        <w:tab w:val="right" w:pos="8280"/>
      </w:tabs>
      <w:wordWrap w:val="0"/>
      <w:spacing w:after="240"/>
      <w:ind w:rightChars="4" w:right="8"/>
      <w:rPr>
        <w:szCs w:val="21"/>
      </w:rPr>
    </w:pPr>
    <w:fldSimple w:instr=" TITLE   \* MERGEFORMAT ">
      <w:r w:rsidR="00DE178B" w:rsidRPr="00423916">
        <w:rPr>
          <w:rFonts w:ascii="汉仪中黑简" w:eastAsia="汉仪中黑简" w:hAnsi="宋体" w:hint="eastAsia"/>
          <w:szCs w:val="21"/>
        </w:rPr>
        <w:t>iTC开发</w:t>
      </w:r>
    </w:fldSimple>
    <w:r w:rsidR="00DE178B">
      <w:rPr>
        <w:rFonts w:ascii="汉仪中黑简" w:eastAsia="汉仪中黑简" w:hAnsi="宋体" w:hint="eastAsia"/>
        <w:szCs w:val="21"/>
      </w:rPr>
      <w:tab/>
      <w:t>-</w:t>
    </w:r>
    <w:r w:rsidR="00DE178B">
      <w:rPr>
        <w:rStyle w:val="ad"/>
      </w:rPr>
      <w:fldChar w:fldCharType="begin"/>
    </w:r>
    <w:r w:rsidR="00DE178B">
      <w:rPr>
        <w:rStyle w:val="ad"/>
      </w:rPr>
      <w:instrText xml:space="preserve"> PAGE  \* Arabic </w:instrText>
    </w:r>
    <w:r w:rsidR="00DE178B">
      <w:rPr>
        <w:rStyle w:val="ad"/>
      </w:rPr>
      <w:fldChar w:fldCharType="separate"/>
    </w:r>
    <w:r w:rsidR="003567AF">
      <w:rPr>
        <w:rStyle w:val="ad"/>
      </w:rPr>
      <w:t>452</w:t>
    </w:r>
    <w:r w:rsidR="00DE178B">
      <w:rPr>
        <w:rStyle w:val="ad"/>
      </w:rPr>
      <w:fldChar w:fldCharType="end"/>
    </w:r>
    <w:r w:rsidR="00DE178B">
      <w:rPr>
        <w:rFonts w:ascii="汉仪中黑简" w:eastAsia="汉仪中黑简" w:hAnsi="宋体" w:hint="eastAsia"/>
        <w:szCs w:val="21"/>
      </w:rPr>
      <w:t>/</w:t>
    </w:r>
    <w:fldSimple w:instr=" SECTIONPAGES  \* Arabic  \* MERGEFORMAT ">
      <w:r w:rsidR="003567AF" w:rsidRPr="003567AF">
        <w:rPr>
          <w:rFonts w:ascii="汉仪中黑简" w:eastAsia="汉仪中黑简" w:hAnsi="宋体"/>
          <w:szCs w:val="21"/>
        </w:rPr>
        <w:t>459</w:t>
      </w:r>
    </w:fldSimple>
    <w:r w:rsidR="00DE178B">
      <w:rPr>
        <w:rFonts w:ascii="汉仪中黑简" w:eastAsia="汉仪中黑简" w:hAnsi="宋体" w:hint="eastAsia"/>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2AED" w:rsidRDefault="00532AED">
      <w:r>
        <w:separator/>
      </w:r>
    </w:p>
  </w:footnote>
  <w:footnote w:type="continuationSeparator" w:id="0">
    <w:p w:rsidR="00532AED" w:rsidRDefault="00532AED">
      <w:r>
        <w:continuationSeparator/>
      </w:r>
    </w:p>
  </w:footnote>
  <w:footnote w:type="continuationNotice" w:id="1">
    <w:p w:rsidR="00532AED" w:rsidRDefault="00532AE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78B" w:rsidRPr="0019041F" w:rsidRDefault="00651E4E" w:rsidP="00A27FFA">
    <w:pPr>
      <w:pStyle w:val="ab"/>
      <w:pBdr>
        <w:bottom w:val="none" w:sz="0" w:space="0" w:color="auto"/>
      </w:pBdr>
      <w:tabs>
        <w:tab w:val="clear" w:pos="8306"/>
        <w:tab w:val="right" w:pos="8460"/>
      </w:tabs>
    </w:pPr>
    <w:r>
      <w:drawing>
        <wp:anchor distT="0" distB="0" distL="114300" distR="114300" simplePos="0" relativeHeight="251656704" behindDoc="0" locked="0" layoutInCell="1" allowOverlap="1">
          <wp:simplePos x="0" y="0"/>
          <wp:positionH relativeFrom="column">
            <wp:posOffset>-1143000</wp:posOffset>
          </wp:positionH>
          <wp:positionV relativeFrom="paragraph">
            <wp:posOffset>1821815</wp:posOffset>
          </wp:positionV>
          <wp:extent cx="7642860" cy="2814955"/>
          <wp:effectExtent l="0" t="0" r="0" b="4445"/>
          <wp:wrapNone/>
          <wp:docPr id="3" name="图片 12" descr="说明: 辅助图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辅助图形"/>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2860" cy="2814955"/>
                  </a:xfrm>
                  <a:prstGeom prst="rect">
                    <a:avLst/>
                  </a:prstGeom>
                  <a:noFill/>
                  <a:ln>
                    <a:noFill/>
                  </a:ln>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7728" behindDoc="0" locked="0" layoutInCell="1" allowOverlap="1">
          <wp:simplePos x="0" y="0"/>
          <wp:positionH relativeFrom="column">
            <wp:posOffset>-800100</wp:posOffset>
          </wp:positionH>
          <wp:positionV relativeFrom="paragraph">
            <wp:posOffset>374015</wp:posOffset>
          </wp:positionV>
          <wp:extent cx="1918970" cy="896620"/>
          <wp:effectExtent l="0" t="0" r="5080" b="0"/>
          <wp:wrapNone/>
          <wp:docPr id="2" name="图片 13" descr="说明: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B-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18970" cy="8966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78B" w:rsidRDefault="00651E4E" w:rsidP="00CD024A">
    <w:pPr>
      <w:pStyle w:val="ab"/>
      <w:pBdr>
        <w:bottom w:val="double" w:sz="4" w:space="6" w:color="auto"/>
      </w:pBdr>
      <w:ind w:firstLineChars="750" w:firstLine="1350"/>
      <w:jc w:val="right"/>
      <w:rPr>
        <w:sz w:val="21"/>
        <w:szCs w:val="21"/>
      </w:rPr>
    </w:pPr>
    <w:r>
      <w:drawing>
        <wp:anchor distT="0" distB="0" distL="114300" distR="114300" simplePos="0" relativeHeight="251658752" behindDoc="0" locked="0" layoutInCell="1" allowOverlap="1">
          <wp:simplePos x="0" y="0"/>
          <wp:positionH relativeFrom="column">
            <wp:posOffset>114300</wp:posOffset>
          </wp:positionH>
          <wp:positionV relativeFrom="paragraph">
            <wp:posOffset>-114935</wp:posOffset>
          </wp:positionV>
          <wp:extent cx="1016000" cy="474980"/>
          <wp:effectExtent l="0" t="0" r="0" b="1270"/>
          <wp:wrapNone/>
          <wp:docPr id="1" name="图片 11" descr="说明: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B-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0" cy="47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DE178B" w:rsidRPr="000E22E5">
      <w:rPr>
        <w:rFonts w:ascii="汉仪中黑简" w:eastAsia="汉仪中黑简" w:hint="eastAsia"/>
        <w:sz w:val="21"/>
        <w:szCs w:val="21"/>
      </w:rPr>
      <w:t xml:space="preserve">         </w:t>
    </w:r>
    <w:r w:rsidR="00DE178B">
      <w:rPr>
        <w:rFonts w:ascii="汉仪中黑简" w:eastAsia="汉仪中黑简"/>
        <w:sz w:val="21"/>
        <w:szCs w:val="21"/>
      </w:rPr>
      <w:tab/>
    </w:r>
    <w:fldSimple w:instr=" DOCPROPERTY  Subject  \* MERGEFORMAT ">
      <w:ins w:id="8" w:author="常鸣" w:date="2014-06-19T11:31:00Z">
        <w:r w:rsidR="00DE178B" w:rsidRPr="00423916">
          <w:rPr>
            <w:rFonts w:ascii="汉仪中黑简" w:eastAsia="汉仪中黑简" w:hint="eastAsia"/>
            <w:sz w:val="21"/>
            <w:szCs w:val="21"/>
          </w:rPr>
          <w:t>ATP软件需求定义文件</w:t>
        </w:r>
      </w:ins>
      <w:del w:id="9" w:author="常鸣" w:date="2014-06-19T11:31:00Z">
        <w:r w:rsidR="00DE178B" w:rsidRPr="00FC2D2B" w:rsidDel="00423916">
          <w:rPr>
            <w:rFonts w:ascii="汉仪中黑简" w:eastAsia="汉仪中黑简" w:hint="eastAsia"/>
            <w:sz w:val="21"/>
            <w:szCs w:val="21"/>
          </w:rPr>
          <w:delText>ATP软件需求定义文件</w:delText>
        </w:r>
      </w:del>
    </w:fldSimple>
  </w:p>
  <w:p w:rsidR="00DE178B" w:rsidRPr="000E22E5" w:rsidRDefault="00DE178B" w:rsidP="007878D5">
    <w:pPr>
      <w:pStyle w:val="ab"/>
      <w:pBdr>
        <w:bottom w:val="double" w:sz="4" w:space="6" w:color="auto"/>
      </w:pBdr>
      <w:ind w:firstLineChars="750" w:firstLine="1575"/>
      <w:jc w:val="right"/>
      <w:rPr>
        <w:rFonts w:ascii="汉仪中黑简" w:eastAsia="汉仪中黑简"/>
        <w:sz w:val="21"/>
        <w:szCs w:val="21"/>
      </w:rPr>
    </w:pPr>
    <w:r>
      <w:rPr>
        <w:rFonts w:hint="eastAsia"/>
        <w:sz w:val="21"/>
        <w:szCs w:val="21"/>
      </w:rPr>
      <w:t>Ref</w:t>
    </w:r>
    <w:r>
      <w:rPr>
        <w:rFonts w:hint="eastAsia"/>
        <w:sz w:val="21"/>
        <w:szCs w:val="21"/>
      </w:rPr>
      <w:t>：</w:t>
    </w:r>
    <w:r w:rsidRPr="00AE6E62">
      <w:rPr>
        <w:sz w:val="21"/>
        <w:szCs w:val="21"/>
      </w:rPr>
      <w:t>i</w:t>
    </w:r>
    <w:r>
      <w:rPr>
        <w:rFonts w:hint="eastAsia"/>
        <w:sz w:val="21"/>
        <w:szCs w:val="21"/>
      </w:rPr>
      <w:t xml:space="preserve">TC </w:t>
    </w:r>
    <w:r>
      <w:rPr>
        <w:sz w:val="21"/>
        <w:szCs w:val="21"/>
      </w:rPr>
      <w:t>/</w:t>
    </w:r>
    <w:r>
      <w:rPr>
        <w:rFonts w:hint="eastAsia"/>
        <w:sz w:val="21"/>
        <w:szCs w:val="21"/>
      </w:rPr>
      <w:t xml:space="preserve"> 2038</w:t>
    </w:r>
    <w:r>
      <w:rPr>
        <w:sz w:val="21"/>
        <w:szCs w:val="21"/>
      </w:rPr>
      <w:t xml:space="preserve"> / </w:t>
    </w:r>
    <w:fldSimple w:instr=" DOCPROPERTY  Comments  \* MERGEFORMAT ">
      <w:ins w:id="10" w:author="常鸣" w:date="2014-06-19T11:31:00Z">
        <w:r w:rsidRPr="00423916">
          <w:rPr>
            <w:b/>
            <w:bCs/>
          </w:rPr>
          <w:t>V2.2.6</w:t>
        </w:r>
      </w:ins>
      <w:del w:id="11" w:author="常鸣" w:date="2014-06-19T11:31:00Z">
        <w:r w:rsidRPr="004E0ACF" w:rsidDel="00423916">
          <w:rPr>
            <w:b/>
            <w:bCs/>
          </w:rPr>
          <w:delText>V2.2.5</w:delText>
        </w:r>
      </w:del>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E1D46"/>
    <w:multiLevelType w:val="multilevel"/>
    <w:tmpl w:val="7C900534"/>
    <w:lvl w:ilvl="0">
      <w:start w:val="1"/>
      <w:numFmt w:val="decimal"/>
      <w:pStyle w:val="a"/>
      <w:isLgl/>
      <w:suff w:val="space"/>
      <w:lvlText w:val="F%1"/>
      <w:lvlJc w:val="left"/>
      <w:pPr>
        <w:ind w:left="0" w:firstLine="0"/>
      </w:pPr>
      <w:rPr>
        <w:rFonts w:hint="default"/>
      </w:rPr>
    </w:lvl>
    <w:lvl w:ilvl="1">
      <w:start w:val="1"/>
      <w:numFmt w:val="decimal"/>
      <w:pStyle w:val="a0"/>
      <w:isLgl/>
      <w:suff w:val="space"/>
      <w:lvlText w:val="F%1.%2"/>
      <w:lvlJc w:val="left"/>
      <w:pPr>
        <w:ind w:left="567" w:firstLine="0"/>
      </w:pPr>
      <w:rPr>
        <w:rFonts w:hint="default"/>
      </w:rPr>
    </w:lvl>
    <w:lvl w:ilvl="2">
      <w:start w:val="1"/>
      <w:numFmt w:val="decimal"/>
      <w:isLgl/>
      <w:suff w:val="space"/>
      <w:lvlText w:val="%1.%2.%3"/>
      <w:lvlJc w:val="left"/>
      <w:pPr>
        <w:ind w:left="-424" w:hanging="340"/>
      </w:pPr>
      <w:rPr>
        <w:rFonts w:hint="default"/>
      </w:rPr>
    </w:lvl>
    <w:lvl w:ilvl="3">
      <w:start w:val="1"/>
      <w:numFmt w:val="decimal"/>
      <w:isLgl/>
      <w:suff w:val="space"/>
      <w:lvlText w:val="%1.%2.%3.%4"/>
      <w:lvlJc w:val="left"/>
      <w:pPr>
        <w:ind w:left="1364" w:hanging="1080"/>
      </w:pPr>
      <w:rPr>
        <w:rFonts w:hint="default"/>
      </w:rPr>
    </w:lvl>
    <w:lvl w:ilvl="4">
      <w:start w:val="1"/>
      <w:numFmt w:val="decimal"/>
      <w:suff w:val="nothing"/>
      <w:lvlText w:val="%1.%2.%3.%4.%5"/>
      <w:lvlJc w:val="left"/>
      <w:pPr>
        <w:ind w:left="1789" w:hanging="1080"/>
      </w:pPr>
      <w:rPr>
        <w:rFonts w:hint="default"/>
      </w:rPr>
    </w:lvl>
    <w:lvl w:ilvl="5">
      <w:start w:val="1"/>
      <w:numFmt w:val="decimal"/>
      <w:lvlText w:val="%1.%2.%3.%4.%5.%6"/>
      <w:lvlJc w:val="left"/>
      <w:pPr>
        <w:tabs>
          <w:tab w:val="num" w:pos="2574"/>
        </w:tabs>
        <w:ind w:left="2574" w:hanging="1440"/>
      </w:pPr>
      <w:rPr>
        <w:rFonts w:hint="default"/>
      </w:rPr>
    </w:lvl>
    <w:lvl w:ilvl="6">
      <w:start w:val="1"/>
      <w:numFmt w:val="decimal"/>
      <w:lvlText w:val="%1.%2.%3.%4.%5.%6.%7"/>
      <w:lvlJc w:val="left"/>
      <w:pPr>
        <w:tabs>
          <w:tab w:val="num" w:pos="2999"/>
        </w:tabs>
        <w:ind w:left="2999" w:hanging="1440"/>
      </w:pPr>
      <w:rPr>
        <w:rFonts w:hint="default"/>
      </w:rPr>
    </w:lvl>
    <w:lvl w:ilvl="7">
      <w:start w:val="1"/>
      <w:numFmt w:val="decimal"/>
      <w:lvlText w:val="%1.%2.%3.%4.%5.%6.%7.%8"/>
      <w:lvlJc w:val="left"/>
      <w:pPr>
        <w:tabs>
          <w:tab w:val="num" w:pos="3784"/>
        </w:tabs>
        <w:ind w:left="3784" w:hanging="1800"/>
      </w:pPr>
      <w:rPr>
        <w:rFonts w:hint="default"/>
      </w:rPr>
    </w:lvl>
    <w:lvl w:ilvl="8">
      <w:start w:val="1"/>
      <w:numFmt w:val="decimal"/>
      <w:lvlText w:val="%1.%2.%3.%4.%5.%6.%7.%8.%9"/>
      <w:lvlJc w:val="left"/>
      <w:pPr>
        <w:tabs>
          <w:tab w:val="num" w:pos="4569"/>
        </w:tabs>
        <w:ind w:left="4569" w:hanging="2160"/>
      </w:pPr>
      <w:rPr>
        <w:rFonts w:hint="default"/>
      </w:rPr>
    </w:lvl>
  </w:abstractNum>
  <w:abstractNum w:abstractNumId="1">
    <w:nsid w:val="08834921"/>
    <w:multiLevelType w:val="multilevel"/>
    <w:tmpl w:val="59C4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687739E"/>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
    <w:nsid w:val="1BAE2544"/>
    <w:multiLevelType w:val="hybridMultilevel"/>
    <w:tmpl w:val="11FA2970"/>
    <w:lvl w:ilvl="0" w:tplc="35E4F534">
      <w:start w:val="1"/>
      <w:numFmt w:val="decimal"/>
      <w:pStyle w:val="REF"/>
      <w:lvlText w:val="[REF%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DB3678"/>
    <w:multiLevelType w:val="hybridMultilevel"/>
    <w:tmpl w:val="4F0C0DBA"/>
    <w:lvl w:ilvl="0" w:tplc="E98ADB18">
      <w:start w:val="1"/>
      <w:numFmt w:val="decimal"/>
      <w:pStyle w:val="a1"/>
      <w:lvlText w:val="%1."/>
      <w:lvlJc w:val="left"/>
      <w:pPr>
        <w:tabs>
          <w:tab w:val="num" w:pos="420"/>
        </w:tabs>
        <w:ind w:left="420" w:hanging="420"/>
      </w:pPr>
      <w:rPr>
        <w:rFonts w:hint="eastAsia"/>
      </w:rPr>
    </w:lvl>
    <w:lvl w:ilvl="1" w:tplc="AB28BE9A" w:tentative="1">
      <w:start w:val="1"/>
      <w:numFmt w:val="lowerLetter"/>
      <w:lvlText w:val="%2)"/>
      <w:lvlJc w:val="left"/>
      <w:pPr>
        <w:tabs>
          <w:tab w:val="num" w:pos="840"/>
        </w:tabs>
        <w:ind w:left="840" w:hanging="420"/>
      </w:pPr>
    </w:lvl>
    <w:lvl w:ilvl="2" w:tplc="C930BDD6" w:tentative="1">
      <w:start w:val="1"/>
      <w:numFmt w:val="lowerRoman"/>
      <w:lvlText w:val="%3."/>
      <w:lvlJc w:val="right"/>
      <w:pPr>
        <w:tabs>
          <w:tab w:val="num" w:pos="1260"/>
        </w:tabs>
        <w:ind w:left="1260" w:hanging="420"/>
      </w:pPr>
    </w:lvl>
    <w:lvl w:ilvl="3" w:tplc="6D8C318C" w:tentative="1">
      <w:start w:val="1"/>
      <w:numFmt w:val="decimal"/>
      <w:lvlText w:val="%4."/>
      <w:lvlJc w:val="left"/>
      <w:pPr>
        <w:tabs>
          <w:tab w:val="num" w:pos="1680"/>
        </w:tabs>
        <w:ind w:left="1680" w:hanging="420"/>
      </w:pPr>
    </w:lvl>
    <w:lvl w:ilvl="4" w:tplc="3CE48AEC" w:tentative="1">
      <w:start w:val="1"/>
      <w:numFmt w:val="lowerLetter"/>
      <w:lvlText w:val="%5)"/>
      <w:lvlJc w:val="left"/>
      <w:pPr>
        <w:tabs>
          <w:tab w:val="num" w:pos="2100"/>
        </w:tabs>
        <w:ind w:left="2100" w:hanging="420"/>
      </w:pPr>
    </w:lvl>
    <w:lvl w:ilvl="5" w:tplc="144880C0" w:tentative="1">
      <w:start w:val="1"/>
      <w:numFmt w:val="lowerRoman"/>
      <w:lvlText w:val="%6."/>
      <w:lvlJc w:val="right"/>
      <w:pPr>
        <w:tabs>
          <w:tab w:val="num" w:pos="2520"/>
        </w:tabs>
        <w:ind w:left="2520" w:hanging="420"/>
      </w:pPr>
    </w:lvl>
    <w:lvl w:ilvl="6" w:tplc="CDE8B74A" w:tentative="1">
      <w:start w:val="1"/>
      <w:numFmt w:val="decimal"/>
      <w:lvlText w:val="%7."/>
      <w:lvlJc w:val="left"/>
      <w:pPr>
        <w:tabs>
          <w:tab w:val="num" w:pos="2940"/>
        </w:tabs>
        <w:ind w:left="2940" w:hanging="420"/>
      </w:pPr>
    </w:lvl>
    <w:lvl w:ilvl="7" w:tplc="1AF21D84" w:tentative="1">
      <w:start w:val="1"/>
      <w:numFmt w:val="lowerLetter"/>
      <w:lvlText w:val="%8)"/>
      <w:lvlJc w:val="left"/>
      <w:pPr>
        <w:tabs>
          <w:tab w:val="num" w:pos="3360"/>
        </w:tabs>
        <w:ind w:left="3360" w:hanging="420"/>
      </w:pPr>
    </w:lvl>
    <w:lvl w:ilvl="8" w:tplc="D612EDE6" w:tentative="1">
      <w:start w:val="1"/>
      <w:numFmt w:val="lowerRoman"/>
      <w:lvlText w:val="%9."/>
      <w:lvlJc w:val="right"/>
      <w:pPr>
        <w:tabs>
          <w:tab w:val="num" w:pos="3780"/>
        </w:tabs>
        <w:ind w:left="3780" w:hanging="420"/>
      </w:pPr>
    </w:lvl>
  </w:abstractNum>
  <w:abstractNum w:abstractNumId="5">
    <w:nsid w:val="2C5B4B0E"/>
    <w:multiLevelType w:val="hybridMultilevel"/>
    <w:tmpl w:val="96B2D092"/>
    <w:lvl w:ilvl="0" w:tplc="118A4136">
      <w:start w:val="1"/>
      <w:numFmt w:val="decimal"/>
      <w:pStyle w:val="a2"/>
      <w:lvlText w:val="%1."/>
      <w:lvlJc w:val="left"/>
      <w:pPr>
        <w:ind w:left="477" w:hanging="420"/>
      </w:p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6">
    <w:nsid w:val="34CF155B"/>
    <w:multiLevelType w:val="hybridMultilevel"/>
    <w:tmpl w:val="5D3AF76E"/>
    <w:lvl w:ilvl="0" w:tplc="EC1C9D36">
      <w:start w:val="1"/>
      <w:numFmt w:val="bullet"/>
      <w:pStyle w:val="AltX"/>
      <w:lvlText w:val=""/>
      <w:lvlJc w:val="left"/>
      <w:pPr>
        <w:ind w:left="477" w:hanging="420"/>
      </w:pPr>
      <w:rPr>
        <w:rFonts w:ascii="Wingdings" w:hAnsi="Wingdings" w:hint="default"/>
      </w:rPr>
    </w:lvl>
    <w:lvl w:ilvl="1" w:tplc="B13A7EF0" w:tentative="1">
      <w:start w:val="1"/>
      <w:numFmt w:val="bullet"/>
      <w:lvlText w:val=""/>
      <w:lvlJc w:val="left"/>
      <w:pPr>
        <w:ind w:left="897" w:hanging="420"/>
      </w:pPr>
      <w:rPr>
        <w:rFonts w:ascii="Wingdings" w:hAnsi="Wingdings" w:hint="default"/>
      </w:rPr>
    </w:lvl>
    <w:lvl w:ilvl="2" w:tplc="622E1242" w:tentative="1">
      <w:start w:val="1"/>
      <w:numFmt w:val="bullet"/>
      <w:lvlText w:val=""/>
      <w:lvlJc w:val="left"/>
      <w:pPr>
        <w:ind w:left="1317" w:hanging="420"/>
      </w:pPr>
      <w:rPr>
        <w:rFonts w:ascii="Wingdings" w:hAnsi="Wingdings" w:hint="default"/>
      </w:rPr>
    </w:lvl>
    <w:lvl w:ilvl="3" w:tplc="DC52D2E2" w:tentative="1">
      <w:start w:val="1"/>
      <w:numFmt w:val="bullet"/>
      <w:lvlText w:val=""/>
      <w:lvlJc w:val="left"/>
      <w:pPr>
        <w:ind w:left="1737" w:hanging="420"/>
      </w:pPr>
      <w:rPr>
        <w:rFonts w:ascii="Wingdings" w:hAnsi="Wingdings" w:hint="default"/>
      </w:rPr>
    </w:lvl>
    <w:lvl w:ilvl="4" w:tplc="D960DAF6" w:tentative="1">
      <w:start w:val="1"/>
      <w:numFmt w:val="bullet"/>
      <w:lvlText w:val=""/>
      <w:lvlJc w:val="left"/>
      <w:pPr>
        <w:ind w:left="2157" w:hanging="420"/>
      </w:pPr>
      <w:rPr>
        <w:rFonts w:ascii="Wingdings" w:hAnsi="Wingdings" w:hint="default"/>
      </w:rPr>
    </w:lvl>
    <w:lvl w:ilvl="5" w:tplc="C1AA315A" w:tentative="1">
      <w:start w:val="1"/>
      <w:numFmt w:val="bullet"/>
      <w:lvlText w:val=""/>
      <w:lvlJc w:val="left"/>
      <w:pPr>
        <w:ind w:left="2577" w:hanging="420"/>
      </w:pPr>
      <w:rPr>
        <w:rFonts w:ascii="Wingdings" w:hAnsi="Wingdings" w:hint="default"/>
      </w:rPr>
    </w:lvl>
    <w:lvl w:ilvl="6" w:tplc="8F84535C" w:tentative="1">
      <w:start w:val="1"/>
      <w:numFmt w:val="bullet"/>
      <w:lvlText w:val=""/>
      <w:lvlJc w:val="left"/>
      <w:pPr>
        <w:ind w:left="2997" w:hanging="420"/>
      </w:pPr>
      <w:rPr>
        <w:rFonts w:ascii="Wingdings" w:hAnsi="Wingdings" w:hint="default"/>
      </w:rPr>
    </w:lvl>
    <w:lvl w:ilvl="7" w:tplc="65B8D93A" w:tentative="1">
      <w:start w:val="1"/>
      <w:numFmt w:val="bullet"/>
      <w:lvlText w:val=""/>
      <w:lvlJc w:val="left"/>
      <w:pPr>
        <w:ind w:left="3417" w:hanging="420"/>
      </w:pPr>
      <w:rPr>
        <w:rFonts w:ascii="Wingdings" w:hAnsi="Wingdings" w:hint="default"/>
      </w:rPr>
    </w:lvl>
    <w:lvl w:ilvl="8" w:tplc="43D46AD8" w:tentative="1">
      <w:start w:val="1"/>
      <w:numFmt w:val="bullet"/>
      <w:lvlText w:val=""/>
      <w:lvlJc w:val="left"/>
      <w:pPr>
        <w:ind w:left="3837" w:hanging="420"/>
      </w:pPr>
      <w:rPr>
        <w:rFonts w:ascii="Wingdings" w:hAnsi="Wingdings" w:hint="default"/>
      </w:rPr>
    </w:lvl>
  </w:abstractNum>
  <w:abstractNum w:abstractNumId="7">
    <w:nsid w:val="352A4386"/>
    <w:multiLevelType w:val="multilevel"/>
    <w:tmpl w:val="3C0A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6D53F93"/>
    <w:multiLevelType w:val="multilevel"/>
    <w:tmpl w:val="3EA49F6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2138"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nsid w:val="3B754A2D"/>
    <w:multiLevelType w:val="multilevel"/>
    <w:tmpl w:val="BC988A2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nsid w:val="43E1591D"/>
    <w:multiLevelType w:val="multilevel"/>
    <w:tmpl w:val="D64A7266"/>
    <w:styleLink w:val="APP"/>
    <w:lvl w:ilvl="0">
      <w:start w:val="1"/>
      <w:numFmt w:val="decimal"/>
      <w:lvlText w:val="[APP%1]"/>
      <w:lvlJc w:val="left"/>
      <w:pPr>
        <w:ind w:left="420" w:hanging="420"/>
      </w:pPr>
      <w:rPr>
        <w:rFonts w:ascii="Arial" w:eastAsia="汉仪中黑简" w:hAnsi="Arial"/>
        <w:kern w:val="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A3F0DC6"/>
    <w:multiLevelType w:val="hybridMultilevel"/>
    <w:tmpl w:val="8898C47E"/>
    <w:lvl w:ilvl="0" w:tplc="5C022402">
      <w:start w:val="1"/>
      <w:numFmt w:val="bullet"/>
      <w:pStyle w:val="AltZ"/>
      <w:lvlText w:val="-"/>
      <w:lvlJc w:val="left"/>
      <w:pPr>
        <w:tabs>
          <w:tab w:val="num" w:pos="0"/>
        </w:tabs>
        <w:ind w:left="184" w:hanging="184"/>
      </w:pPr>
      <w:rPr>
        <w:rFonts w:ascii="SD Viewer Font" w:hAnsi="SD Viewer Font" w:hint="default"/>
      </w:rPr>
    </w:lvl>
    <w:lvl w:ilvl="1" w:tplc="B642AF6A" w:tentative="1">
      <w:start w:val="1"/>
      <w:numFmt w:val="bullet"/>
      <w:lvlText w:val=""/>
      <w:lvlJc w:val="left"/>
      <w:pPr>
        <w:tabs>
          <w:tab w:val="num" w:pos="890"/>
        </w:tabs>
        <w:ind w:left="890" w:hanging="420"/>
      </w:pPr>
      <w:rPr>
        <w:rFonts w:ascii="Wingdings" w:hAnsi="Wingdings" w:hint="default"/>
      </w:rPr>
    </w:lvl>
    <w:lvl w:ilvl="2" w:tplc="15060354" w:tentative="1">
      <w:start w:val="1"/>
      <w:numFmt w:val="bullet"/>
      <w:lvlText w:val=""/>
      <w:lvlJc w:val="left"/>
      <w:pPr>
        <w:tabs>
          <w:tab w:val="num" w:pos="1310"/>
        </w:tabs>
        <w:ind w:left="1310" w:hanging="420"/>
      </w:pPr>
      <w:rPr>
        <w:rFonts w:ascii="Wingdings" w:hAnsi="Wingdings" w:hint="default"/>
      </w:rPr>
    </w:lvl>
    <w:lvl w:ilvl="3" w:tplc="E80229F4" w:tentative="1">
      <w:start w:val="1"/>
      <w:numFmt w:val="bullet"/>
      <w:lvlText w:val=""/>
      <w:lvlJc w:val="left"/>
      <w:pPr>
        <w:tabs>
          <w:tab w:val="num" w:pos="1730"/>
        </w:tabs>
        <w:ind w:left="1730" w:hanging="420"/>
      </w:pPr>
      <w:rPr>
        <w:rFonts w:ascii="Wingdings" w:hAnsi="Wingdings" w:hint="default"/>
      </w:rPr>
    </w:lvl>
    <w:lvl w:ilvl="4" w:tplc="FF3EAE8A" w:tentative="1">
      <w:start w:val="1"/>
      <w:numFmt w:val="bullet"/>
      <w:lvlText w:val=""/>
      <w:lvlJc w:val="left"/>
      <w:pPr>
        <w:tabs>
          <w:tab w:val="num" w:pos="2150"/>
        </w:tabs>
        <w:ind w:left="2150" w:hanging="420"/>
      </w:pPr>
      <w:rPr>
        <w:rFonts w:ascii="Wingdings" w:hAnsi="Wingdings" w:hint="default"/>
      </w:rPr>
    </w:lvl>
    <w:lvl w:ilvl="5" w:tplc="6AC8D766" w:tentative="1">
      <w:start w:val="1"/>
      <w:numFmt w:val="bullet"/>
      <w:lvlText w:val=""/>
      <w:lvlJc w:val="left"/>
      <w:pPr>
        <w:tabs>
          <w:tab w:val="num" w:pos="2570"/>
        </w:tabs>
        <w:ind w:left="2570" w:hanging="420"/>
      </w:pPr>
      <w:rPr>
        <w:rFonts w:ascii="Wingdings" w:hAnsi="Wingdings" w:hint="default"/>
      </w:rPr>
    </w:lvl>
    <w:lvl w:ilvl="6" w:tplc="F8A6BB82" w:tentative="1">
      <w:start w:val="1"/>
      <w:numFmt w:val="bullet"/>
      <w:lvlText w:val=""/>
      <w:lvlJc w:val="left"/>
      <w:pPr>
        <w:tabs>
          <w:tab w:val="num" w:pos="2990"/>
        </w:tabs>
        <w:ind w:left="2990" w:hanging="420"/>
      </w:pPr>
      <w:rPr>
        <w:rFonts w:ascii="Wingdings" w:hAnsi="Wingdings" w:hint="default"/>
      </w:rPr>
    </w:lvl>
    <w:lvl w:ilvl="7" w:tplc="DBD2C944" w:tentative="1">
      <w:start w:val="1"/>
      <w:numFmt w:val="bullet"/>
      <w:lvlText w:val=""/>
      <w:lvlJc w:val="left"/>
      <w:pPr>
        <w:tabs>
          <w:tab w:val="num" w:pos="3410"/>
        </w:tabs>
        <w:ind w:left="3410" w:hanging="420"/>
      </w:pPr>
      <w:rPr>
        <w:rFonts w:ascii="Wingdings" w:hAnsi="Wingdings" w:hint="default"/>
      </w:rPr>
    </w:lvl>
    <w:lvl w:ilvl="8" w:tplc="CC9C0664" w:tentative="1">
      <w:start w:val="1"/>
      <w:numFmt w:val="bullet"/>
      <w:lvlText w:val=""/>
      <w:lvlJc w:val="left"/>
      <w:pPr>
        <w:tabs>
          <w:tab w:val="num" w:pos="3830"/>
        </w:tabs>
        <w:ind w:left="3830" w:hanging="420"/>
      </w:pPr>
      <w:rPr>
        <w:rFonts w:ascii="Wingdings" w:hAnsi="Wingdings" w:hint="default"/>
      </w:rPr>
    </w:lvl>
  </w:abstractNum>
  <w:abstractNum w:abstractNumId="12">
    <w:nsid w:val="504A6410"/>
    <w:multiLevelType w:val="hybridMultilevel"/>
    <w:tmpl w:val="9EE2D0C8"/>
    <w:lvl w:ilvl="0" w:tplc="267A8A8A">
      <w:start w:val="1"/>
      <w:numFmt w:val="bullet"/>
      <w:pStyle w:val="Listepuces1"/>
      <w:lvlText w:val=""/>
      <w:lvlJc w:val="left"/>
      <w:pPr>
        <w:tabs>
          <w:tab w:val="num" w:pos="360"/>
        </w:tabs>
        <w:ind w:left="360" w:hanging="360"/>
      </w:pPr>
      <w:rPr>
        <w:rFonts w:ascii="Symbol" w:hAnsi="Symbol" w:hint="default"/>
        <w:color w:val="auto"/>
        <w:lang w:val="en-GB"/>
      </w:rPr>
    </w:lvl>
    <w:lvl w:ilvl="1" w:tplc="063C8540">
      <w:start w:val="1"/>
      <w:numFmt w:val="bullet"/>
      <w:lvlText w:val="o"/>
      <w:lvlJc w:val="left"/>
      <w:pPr>
        <w:tabs>
          <w:tab w:val="num" w:pos="1440"/>
        </w:tabs>
        <w:ind w:left="1440" w:hanging="360"/>
      </w:pPr>
      <w:rPr>
        <w:rFonts w:ascii="Courier New" w:hAnsi="Courier New" w:cs="Courier New" w:hint="default"/>
      </w:rPr>
    </w:lvl>
    <w:lvl w:ilvl="2" w:tplc="94F886C4">
      <w:numFmt w:val="bullet"/>
      <w:lvlText w:val=""/>
      <w:lvlJc w:val="left"/>
      <w:pPr>
        <w:tabs>
          <w:tab w:val="num" w:pos="2160"/>
        </w:tabs>
        <w:ind w:left="2160" w:hanging="360"/>
      </w:pPr>
      <w:rPr>
        <w:rFonts w:ascii="Wingdings" w:eastAsia="Batang" w:hAnsi="Wingdings" w:cs="Arial"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nsid w:val="507300C9"/>
    <w:multiLevelType w:val="hybridMultilevel"/>
    <w:tmpl w:val="4A146ACA"/>
    <w:lvl w:ilvl="0" w:tplc="CC94CB2A">
      <w:start w:val="1"/>
      <w:numFmt w:val="bullet"/>
      <w:pStyle w:val="AltB"/>
      <w:lvlText w:val=""/>
      <w:lvlJc w:val="left"/>
      <w:pPr>
        <w:tabs>
          <w:tab w:val="num" w:pos="284"/>
        </w:tabs>
        <w:ind w:left="284" w:hanging="227"/>
      </w:pPr>
      <w:rPr>
        <w:rFonts w:ascii="Wingdings" w:hAnsi="Wingdings" w:hint="default"/>
      </w:rPr>
    </w:lvl>
    <w:lvl w:ilvl="1" w:tplc="04090019">
      <w:start w:val="1"/>
      <w:numFmt w:val="decimal"/>
      <w:lvlText w:val="%2."/>
      <w:lvlJc w:val="left"/>
      <w:pPr>
        <w:tabs>
          <w:tab w:val="num" w:pos="1020"/>
        </w:tabs>
        <w:ind w:left="1020" w:hanging="600"/>
      </w:pPr>
      <w:rPr>
        <w:rFonts w:hint="default"/>
      </w:rPr>
    </w:lvl>
    <w:lvl w:ilvl="2" w:tplc="0409001B" w:tentative="1">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50854CD8"/>
    <w:multiLevelType w:val="multilevel"/>
    <w:tmpl w:val="9EC8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8D956D8"/>
    <w:multiLevelType w:val="multilevel"/>
    <w:tmpl w:val="D40C6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B9576B1"/>
    <w:multiLevelType w:val="multilevel"/>
    <w:tmpl w:val="7F56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DF76EF9"/>
    <w:multiLevelType w:val="hybridMultilevel"/>
    <w:tmpl w:val="320C54F0"/>
    <w:lvl w:ilvl="0" w:tplc="C2A61750">
      <w:start w:val="1"/>
      <w:numFmt w:val="decimal"/>
      <w:pStyle w:val="APP0"/>
      <w:lvlText w:val="[APP%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718333A"/>
    <w:multiLevelType w:val="multilevel"/>
    <w:tmpl w:val="00000000"/>
    <w:lvl w:ilvl="0">
      <w:start w:val="1"/>
      <w:numFmt w:val="decimal"/>
      <w:lvlText w:val="%1)"/>
      <w:lvlJc w:val="left"/>
      <w:pPr>
        <w:tabs>
          <w:tab w:val="num" w:pos="1559"/>
        </w:tabs>
        <w:ind w:left="1559" w:hanging="360"/>
      </w:pPr>
      <w:rPr>
        <w:rFonts w:hint="default"/>
      </w:rPr>
    </w:lvl>
    <w:lvl w:ilvl="1">
      <w:start w:val="1"/>
      <w:numFmt w:val="lowerLetter"/>
      <w:lvlText w:val="%2)"/>
      <w:lvlJc w:val="left"/>
      <w:pPr>
        <w:tabs>
          <w:tab w:val="num" w:pos="2039"/>
        </w:tabs>
        <w:ind w:left="2039" w:hanging="420"/>
      </w:pPr>
    </w:lvl>
    <w:lvl w:ilvl="2">
      <w:start w:val="1"/>
      <w:numFmt w:val="lowerRoman"/>
      <w:lvlText w:val="%3."/>
      <w:lvlJc w:val="right"/>
      <w:pPr>
        <w:tabs>
          <w:tab w:val="num" w:pos="2459"/>
        </w:tabs>
        <w:ind w:left="2459" w:hanging="420"/>
      </w:pPr>
    </w:lvl>
    <w:lvl w:ilvl="3">
      <w:start w:val="1"/>
      <w:numFmt w:val="decimal"/>
      <w:lvlText w:val="%4."/>
      <w:lvlJc w:val="left"/>
      <w:pPr>
        <w:tabs>
          <w:tab w:val="num" w:pos="2879"/>
        </w:tabs>
        <w:ind w:left="2879" w:hanging="420"/>
      </w:pPr>
    </w:lvl>
    <w:lvl w:ilvl="4">
      <w:start w:val="1"/>
      <w:numFmt w:val="lowerLetter"/>
      <w:lvlText w:val="%5)"/>
      <w:lvlJc w:val="left"/>
      <w:pPr>
        <w:tabs>
          <w:tab w:val="num" w:pos="3299"/>
        </w:tabs>
        <w:ind w:left="3299" w:hanging="420"/>
      </w:pPr>
    </w:lvl>
    <w:lvl w:ilvl="5">
      <w:start w:val="1"/>
      <w:numFmt w:val="lowerRoman"/>
      <w:lvlText w:val="%6."/>
      <w:lvlJc w:val="right"/>
      <w:pPr>
        <w:tabs>
          <w:tab w:val="num" w:pos="3719"/>
        </w:tabs>
        <w:ind w:left="3719" w:hanging="420"/>
      </w:pPr>
    </w:lvl>
    <w:lvl w:ilvl="6">
      <w:start w:val="1"/>
      <w:numFmt w:val="decimal"/>
      <w:lvlText w:val="%7."/>
      <w:lvlJc w:val="left"/>
      <w:pPr>
        <w:tabs>
          <w:tab w:val="num" w:pos="4139"/>
        </w:tabs>
        <w:ind w:left="4139" w:hanging="420"/>
      </w:pPr>
    </w:lvl>
    <w:lvl w:ilvl="7">
      <w:start w:val="1"/>
      <w:numFmt w:val="lowerLetter"/>
      <w:lvlText w:val="%8)"/>
      <w:lvlJc w:val="left"/>
      <w:pPr>
        <w:tabs>
          <w:tab w:val="num" w:pos="4559"/>
        </w:tabs>
        <w:ind w:left="4559" w:hanging="420"/>
      </w:pPr>
    </w:lvl>
    <w:lvl w:ilvl="8">
      <w:start w:val="1"/>
      <w:numFmt w:val="lowerRoman"/>
      <w:lvlText w:val="%9."/>
      <w:lvlJc w:val="right"/>
      <w:pPr>
        <w:tabs>
          <w:tab w:val="num" w:pos="4979"/>
        </w:tabs>
        <w:ind w:left="4979" w:hanging="420"/>
      </w:pPr>
    </w:lvl>
  </w:abstractNum>
  <w:abstractNum w:abstractNumId="19">
    <w:nsid w:val="779B3ED4"/>
    <w:multiLevelType w:val="multilevel"/>
    <w:tmpl w:val="F554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B070606"/>
    <w:multiLevelType w:val="hybridMultilevel"/>
    <w:tmpl w:val="9FE0DF5A"/>
    <w:lvl w:ilvl="0" w:tplc="8ABE1DD0">
      <w:start w:val="1"/>
      <w:numFmt w:val="decimal"/>
      <w:pStyle w:val="a3"/>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nsid w:val="7D433C8D"/>
    <w:multiLevelType w:val="hybridMultilevel"/>
    <w:tmpl w:val="7E32D452"/>
    <w:lvl w:ilvl="0" w:tplc="FFFFFFF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num w:numId="1">
    <w:abstractNumId w:val="13"/>
  </w:num>
  <w:num w:numId="2">
    <w:abstractNumId w:val="4"/>
  </w:num>
  <w:num w:numId="3">
    <w:abstractNumId w:val="11"/>
  </w:num>
  <w:num w:numId="4">
    <w:abstractNumId w:val="0"/>
  </w:num>
  <w:num w:numId="5">
    <w:abstractNumId w:val="10"/>
  </w:num>
  <w:num w:numId="6">
    <w:abstractNumId w:val="6"/>
  </w:num>
  <w:num w:numId="7">
    <w:abstractNumId w:val="3"/>
  </w:num>
  <w:num w:numId="8">
    <w:abstractNumId w:val="17"/>
  </w:num>
  <w:num w:numId="9">
    <w:abstractNumId w:val="8"/>
  </w:num>
  <w:num w:numId="10">
    <w:abstractNumId w:val="5"/>
  </w:num>
  <w:num w:numId="11">
    <w:abstractNumId w:val="20"/>
  </w:num>
  <w:num w:numId="12">
    <w:abstractNumId w:val="2"/>
  </w:num>
  <w:num w:numId="13">
    <w:abstractNumId w:val="5"/>
    <w:lvlOverride w:ilvl="0">
      <w:startOverride w:val="1"/>
    </w:lvlOverride>
  </w:num>
  <w:num w:numId="14">
    <w:abstractNumId w:val="12"/>
  </w:num>
  <w:num w:numId="15">
    <w:abstractNumId w:val="21"/>
  </w:num>
  <w:num w:numId="16">
    <w:abstractNumId w:val="18"/>
  </w:num>
  <w:num w:numId="17">
    <w:abstractNumId w:val="17"/>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num>
  <w:num w:numId="20">
    <w:abstractNumId w:val="19"/>
  </w:num>
  <w:num w:numId="21">
    <w:abstractNumId w:val="14"/>
  </w:num>
  <w:num w:numId="22">
    <w:abstractNumId w:val="15"/>
  </w:num>
  <w:num w:numId="23">
    <w:abstractNumId w:val="7"/>
  </w:num>
  <w:num w:numId="24">
    <w:abstractNumId w:val="1"/>
  </w:num>
  <w:num w:numId="25">
    <w:abstractNumId w:val="16"/>
  </w:num>
  <w:num w:numId="26">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bordersDoNotSurroundHeader/>
  <w:bordersDoNotSurroundFooter/>
  <w:hideSpellingErrors/>
  <w:hideGrammaticalErrors/>
  <w:activeWritingStyle w:appName="MSWord" w:lang="zh-CN" w:vendorID="64" w:dllVersion="131077" w:nlCheck="1" w:checkStyle="1"/>
  <w:activeWritingStyle w:appName="MSWord" w:lang="en-US" w:vendorID="64" w:dllVersion="131078" w:nlCheck="1" w:checkStyle="0"/>
  <w:activeWritingStyle w:appName="MSWord" w:lang="en-GB" w:vendorID="64" w:dllVersion="131078" w:nlCheck="1" w:checkStyle="1"/>
  <w:stylePaneFormatFilter w:val="1F28" w:allStyles="0" w:customStyles="0" w:latentStyles="0" w:stylesInUse="1" w:headingStyles="1" w:numberingStyles="0" w:tableStyles="0" w:directFormattingOnRuns="1" w:directFormattingOnParagraphs="1" w:directFormattingOnNumbering="1" w:directFormattingOnTables="1" w:clearFormatting="1" w:top3HeadingStyles="0" w:visibleStyles="0" w:alternateStyleNames="0"/>
  <w:trackRevisions/>
  <w:doNotTrackFormatting/>
  <w:documentProtection w:formatting="1" w:enforcement="1"/>
  <w:defaultTabStop w:val="420"/>
  <w:clickAndTypeStyle w:val="Reqtify"/>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495"/>
    <w:rsid w:val="00000147"/>
    <w:rsid w:val="000002D7"/>
    <w:rsid w:val="00000700"/>
    <w:rsid w:val="00001031"/>
    <w:rsid w:val="0000134F"/>
    <w:rsid w:val="000013C4"/>
    <w:rsid w:val="00001730"/>
    <w:rsid w:val="00001884"/>
    <w:rsid w:val="00001C5E"/>
    <w:rsid w:val="00001C9D"/>
    <w:rsid w:val="00001EDD"/>
    <w:rsid w:val="00002069"/>
    <w:rsid w:val="000021D9"/>
    <w:rsid w:val="000023D3"/>
    <w:rsid w:val="0000280C"/>
    <w:rsid w:val="00002C66"/>
    <w:rsid w:val="00002D50"/>
    <w:rsid w:val="00003089"/>
    <w:rsid w:val="00003426"/>
    <w:rsid w:val="00003455"/>
    <w:rsid w:val="00003736"/>
    <w:rsid w:val="00003776"/>
    <w:rsid w:val="000039A8"/>
    <w:rsid w:val="00003A18"/>
    <w:rsid w:val="00003AAC"/>
    <w:rsid w:val="00003B3A"/>
    <w:rsid w:val="000041E1"/>
    <w:rsid w:val="000045E3"/>
    <w:rsid w:val="000048F7"/>
    <w:rsid w:val="00004A82"/>
    <w:rsid w:val="00004EB5"/>
    <w:rsid w:val="00005415"/>
    <w:rsid w:val="00005E7C"/>
    <w:rsid w:val="000062C4"/>
    <w:rsid w:val="0000684D"/>
    <w:rsid w:val="00006A44"/>
    <w:rsid w:val="00006B47"/>
    <w:rsid w:val="00006FF4"/>
    <w:rsid w:val="000070A2"/>
    <w:rsid w:val="00007200"/>
    <w:rsid w:val="000074AB"/>
    <w:rsid w:val="0000769D"/>
    <w:rsid w:val="000077F1"/>
    <w:rsid w:val="00007CEA"/>
    <w:rsid w:val="000102F5"/>
    <w:rsid w:val="0001041A"/>
    <w:rsid w:val="000106BF"/>
    <w:rsid w:val="0001094F"/>
    <w:rsid w:val="00010983"/>
    <w:rsid w:val="00010A5F"/>
    <w:rsid w:val="00010AB4"/>
    <w:rsid w:val="00010AEC"/>
    <w:rsid w:val="00010C33"/>
    <w:rsid w:val="0001112D"/>
    <w:rsid w:val="000111ED"/>
    <w:rsid w:val="00011511"/>
    <w:rsid w:val="0001176A"/>
    <w:rsid w:val="000118FF"/>
    <w:rsid w:val="0001198E"/>
    <w:rsid w:val="00011C0C"/>
    <w:rsid w:val="00011D26"/>
    <w:rsid w:val="00011FA8"/>
    <w:rsid w:val="0001219B"/>
    <w:rsid w:val="000124E5"/>
    <w:rsid w:val="00012BCD"/>
    <w:rsid w:val="00012D83"/>
    <w:rsid w:val="00012E59"/>
    <w:rsid w:val="00012F85"/>
    <w:rsid w:val="00013922"/>
    <w:rsid w:val="00013B84"/>
    <w:rsid w:val="00013DC1"/>
    <w:rsid w:val="00013F59"/>
    <w:rsid w:val="0001420E"/>
    <w:rsid w:val="00014391"/>
    <w:rsid w:val="00014A73"/>
    <w:rsid w:val="00014ECC"/>
    <w:rsid w:val="00014FDC"/>
    <w:rsid w:val="00015014"/>
    <w:rsid w:val="00015251"/>
    <w:rsid w:val="000152C8"/>
    <w:rsid w:val="000152DD"/>
    <w:rsid w:val="0001571F"/>
    <w:rsid w:val="00015994"/>
    <w:rsid w:val="00015A0B"/>
    <w:rsid w:val="0001688A"/>
    <w:rsid w:val="00016A42"/>
    <w:rsid w:val="00016BF7"/>
    <w:rsid w:val="00016CBA"/>
    <w:rsid w:val="000170CC"/>
    <w:rsid w:val="000173B0"/>
    <w:rsid w:val="0001754D"/>
    <w:rsid w:val="00017964"/>
    <w:rsid w:val="000179F9"/>
    <w:rsid w:val="00017A24"/>
    <w:rsid w:val="00017C37"/>
    <w:rsid w:val="00017C46"/>
    <w:rsid w:val="00017DE9"/>
    <w:rsid w:val="00020091"/>
    <w:rsid w:val="000200E8"/>
    <w:rsid w:val="000200EB"/>
    <w:rsid w:val="00020674"/>
    <w:rsid w:val="00020B6B"/>
    <w:rsid w:val="00020C5E"/>
    <w:rsid w:val="00021026"/>
    <w:rsid w:val="00021282"/>
    <w:rsid w:val="000212F2"/>
    <w:rsid w:val="000219AA"/>
    <w:rsid w:val="0002208E"/>
    <w:rsid w:val="00022337"/>
    <w:rsid w:val="000224D7"/>
    <w:rsid w:val="0002260B"/>
    <w:rsid w:val="00022E41"/>
    <w:rsid w:val="0002348C"/>
    <w:rsid w:val="000236F7"/>
    <w:rsid w:val="00023751"/>
    <w:rsid w:val="000239ED"/>
    <w:rsid w:val="00023CD6"/>
    <w:rsid w:val="00024B78"/>
    <w:rsid w:val="00024DA9"/>
    <w:rsid w:val="00024FC0"/>
    <w:rsid w:val="0002503C"/>
    <w:rsid w:val="00025277"/>
    <w:rsid w:val="0002548D"/>
    <w:rsid w:val="00025556"/>
    <w:rsid w:val="000255B6"/>
    <w:rsid w:val="0002592D"/>
    <w:rsid w:val="00025DE9"/>
    <w:rsid w:val="00026007"/>
    <w:rsid w:val="000261D9"/>
    <w:rsid w:val="00026439"/>
    <w:rsid w:val="00026531"/>
    <w:rsid w:val="00026B3A"/>
    <w:rsid w:val="00027004"/>
    <w:rsid w:val="00027149"/>
    <w:rsid w:val="00027264"/>
    <w:rsid w:val="0002752B"/>
    <w:rsid w:val="00027683"/>
    <w:rsid w:val="0002774E"/>
    <w:rsid w:val="00027AF9"/>
    <w:rsid w:val="00030DAC"/>
    <w:rsid w:val="000312B3"/>
    <w:rsid w:val="00031C9E"/>
    <w:rsid w:val="00032596"/>
    <w:rsid w:val="00032619"/>
    <w:rsid w:val="0003286C"/>
    <w:rsid w:val="00032AB6"/>
    <w:rsid w:val="00032B27"/>
    <w:rsid w:val="00032B46"/>
    <w:rsid w:val="00032BB4"/>
    <w:rsid w:val="00032D58"/>
    <w:rsid w:val="00032F37"/>
    <w:rsid w:val="00032F65"/>
    <w:rsid w:val="00032FC7"/>
    <w:rsid w:val="0003353D"/>
    <w:rsid w:val="0003360D"/>
    <w:rsid w:val="00033A0E"/>
    <w:rsid w:val="00033AE1"/>
    <w:rsid w:val="00033BD2"/>
    <w:rsid w:val="00033CB5"/>
    <w:rsid w:val="00033F38"/>
    <w:rsid w:val="00034145"/>
    <w:rsid w:val="0003414B"/>
    <w:rsid w:val="0003468E"/>
    <w:rsid w:val="0003481D"/>
    <w:rsid w:val="00034866"/>
    <w:rsid w:val="0003493B"/>
    <w:rsid w:val="00034979"/>
    <w:rsid w:val="0003497C"/>
    <w:rsid w:val="00034996"/>
    <w:rsid w:val="00034B79"/>
    <w:rsid w:val="00034DCA"/>
    <w:rsid w:val="00035079"/>
    <w:rsid w:val="00035284"/>
    <w:rsid w:val="00035718"/>
    <w:rsid w:val="000357AB"/>
    <w:rsid w:val="00035979"/>
    <w:rsid w:val="00035A4B"/>
    <w:rsid w:val="00035D05"/>
    <w:rsid w:val="00035E8E"/>
    <w:rsid w:val="0003634B"/>
    <w:rsid w:val="000363B4"/>
    <w:rsid w:val="00036405"/>
    <w:rsid w:val="000370D0"/>
    <w:rsid w:val="000371BF"/>
    <w:rsid w:val="00037506"/>
    <w:rsid w:val="000375B3"/>
    <w:rsid w:val="000377C3"/>
    <w:rsid w:val="000379DC"/>
    <w:rsid w:val="00037D41"/>
    <w:rsid w:val="00037EA8"/>
    <w:rsid w:val="00037ECB"/>
    <w:rsid w:val="00037EF1"/>
    <w:rsid w:val="0004006C"/>
    <w:rsid w:val="00040A20"/>
    <w:rsid w:val="00040C85"/>
    <w:rsid w:val="00040F5F"/>
    <w:rsid w:val="00041330"/>
    <w:rsid w:val="00041665"/>
    <w:rsid w:val="00041674"/>
    <w:rsid w:val="00041738"/>
    <w:rsid w:val="00042CCC"/>
    <w:rsid w:val="00042EFB"/>
    <w:rsid w:val="000430B8"/>
    <w:rsid w:val="000431DD"/>
    <w:rsid w:val="000431E0"/>
    <w:rsid w:val="000431EC"/>
    <w:rsid w:val="00043232"/>
    <w:rsid w:val="00043485"/>
    <w:rsid w:val="000436C9"/>
    <w:rsid w:val="00043A7E"/>
    <w:rsid w:val="00043B2F"/>
    <w:rsid w:val="00043F9C"/>
    <w:rsid w:val="000441E9"/>
    <w:rsid w:val="00044646"/>
    <w:rsid w:val="00044E30"/>
    <w:rsid w:val="00044FD5"/>
    <w:rsid w:val="00045494"/>
    <w:rsid w:val="00045728"/>
    <w:rsid w:val="0004576A"/>
    <w:rsid w:val="0004580C"/>
    <w:rsid w:val="00045B24"/>
    <w:rsid w:val="00045C41"/>
    <w:rsid w:val="0004629C"/>
    <w:rsid w:val="000464D5"/>
    <w:rsid w:val="00046556"/>
    <w:rsid w:val="000465D7"/>
    <w:rsid w:val="00046A87"/>
    <w:rsid w:val="00046B46"/>
    <w:rsid w:val="00046DAA"/>
    <w:rsid w:val="00046E23"/>
    <w:rsid w:val="000470FA"/>
    <w:rsid w:val="00047124"/>
    <w:rsid w:val="000471BC"/>
    <w:rsid w:val="0004740F"/>
    <w:rsid w:val="0004741A"/>
    <w:rsid w:val="0004784A"/>
    <w:rsid w:val="00047B10"/>
    <w:rsid w:val="00047CDD"/>
    <w:rsid w:val="00047F0A"/>
    <w:rsid w:val="000504C6"/>
    <w:rsid w:val="000506F7"/>
    <w:rsid w:val="000507A1"/>
    <w:rsid w:val="000508E4"/>
    <w:rsid w:val="000509C9"/>
    <w:rsid w:val="00050ADB"/>
    <w:rsid w:val="00050B17"/>
    <w:rsid w:val="00051006"/>
    <w:rsid w:val="0005108D"/>
    <w:rsid w:val="00051204"/>
    <w:rsid w:val="0005139A"/>
    <w:rsid w:val="00051FE8"/>
    <w:rsid w:val="000525DD"/>
    <w:rsid w:val="00052BF7"/>
    <w:rsid w:val="00052C27"/>
    <w:rsid w:val="00052FB6"/>
    <w:rsid w:val="0005313B"/>
    <w:rsid w:val="00053646"/>
    <w:rsid w:val="00053E9C"/>
    <w:rsid w:val="000540E3"/>
    <w:rsid w:val="00054591"/>
    <w:rsid w:val="000546DD"/>
    <w:rsid w:val="000546EB"/>
    <w:rsid w:val="00054842"/>
    <w:rsid w:val="00055130"/>
    <w:rsid w:val="000552F8"/>
    <w:rsid w:val="000557F4"/>
    <w:rsid w:val="00056178"/>
    <w:rsid w:val="00056331"/>
    <w:rsid w:val="00056389"/>
    <w:rsid w:val="00056418"/>
    <w:rsid w:val="000568B3"/>
    <w:rsid w:val="00056AEE"/>
    <w:rsid w:val="00056BC0"/>
    <w:rsid w:val="00056C61"/>
    <w:rsid w:val="00057CF7"/>
    <w:rsid w:val="00057FA6"/>
    <w:rsid w:val="00060049"/>
    <w:rsid w:val="000602C2"/>
    <w:rsid w:val="000605AF"/>
    <w:rsid w:val="000607D8"/>
    <w:rsid w:val="00060C96"/>
    <w:rsid w:val="00060CE3"/>
    <w:rsid w:val="00061611"/>
    <w:rsid w:val="0006179C"/>
    <w:rsid w:val="000618ED"/>
    <w:rsid w:val="00061AF7"/>
    <w:rsid w:val="00061C6F"/>
    <w:rsid w:val="00061CB1"/>
    <w:rsid w:val="00062487"/>
    <w:rsid w:val="00062AD1"/>
    <w:rsid w:val="00062B22"/>
    <w:rsid w:val="00062E4A"/>
    <w:rsid w:val="00063010"/>
    <w:rsid w:val="0006304D"/>
    <w:rsid w:val="00063071"/>
    <w:rsid w:val="000631D4"/>
    <w:rsid w:val="000632EB"/>
    <w:rsid w:val="00063392"/>
    <w:rsid w:val="0006352D"/>
    <w:rsid w:val="00063E28"/>
    <w:rsid w:val="00063FF6"/>
    <w:rsid w:val="0006402B"/>
    <w:rsid w:val="0006463B"/>
    <w:rsid w:val="00064877"/>
    <w:rsid w:val="00064D66"/>
    <w:rsid w:val="000650DC"/>
    <w:rsid w:val="000650EA"/>
    <w:rsid w:val="00065280"/>
    <w:rsid w:val="000656F6"/>
    <w:rsid w:val="0006591D"/>
    <w:rsid w:val="000659BA"/>
    <w:rsid w:val="00065B78"/>
    <w:rsid w:val="00065C4E"/>
    <w:rsid w:val="00066200"/>
    <w:rsid w:val="00066318"/>
    <w:rsid w:val="000664F5"/>
    <w:rsid w:val="000666B5"/>
    <w:rsid w:val="00066900"/>
    <w:rsid w:val="000669F8"/>
    <w:rsid w:val="00066B2C"/>
    <w:rsid w:val="00066DA0"/>
    <w:rsid w:val="00067368"/>
    <w:rsid w:val="00067490"/>
    <w:rsid w:val="000676D4"/>
    <w:rsid w:val="0006771E"/>
    <w:rsid w:val="0006790D"/>
    <w:rsid w:val="00067961"/>
    <w:rsid w:val="00070107"/>
    <w:rsid w:val="0007034C"/>
    <w:rsid w:val="000711A9"/>
    <w:rsid w:val="00071219"/>
    <w:rsid w:val="00071270"/>
    <w:rsid w:val="000712EA"/>
    <w:rsid w:val="0007184C"/>
    <w:rsid w:val="00071B28"/>
    <w:rsid w:val="00071D04"/>
    <w:rsid w:val="000726D8"/>
    <w:rsid w:val="00072D7A"/>
    <w:rsid w:val="00072F74"/>
    <w:rsid w:val="000733AC"/>
    <w:rsid w:val="000733FC"/>
    <w:rsid w:val="00073531"/>
    <w:rsid w:val="000735B5"/>
    <w:rsid w:val="00073CF6"/>
    <w:rsid w:val="0007423A"/>
    <w:rsid w:val="00074401"/>
    <w:rsid w:val="00074479"/>
    <w:rsid w:val="000745D8"/>
    <w:rsid w:val="00074F8D"/>
    <w:rsid w:val="0007565A"/>
    <w:rsid w:val="00075924"/>
    <w:rsid w:val="0007622E"/>
    <w:rsid w:val="0007624F"/>
    <w:rsid w:val="00076BE1"/>
    <w:rsid w:val="00076D41"/>
    <w:rsid w:val="00076ED7"/>
    <w:rsid w:val="00077393"/>
    <w:rsid w:val="000773E2"/>
    <w:rsid w:val="0007793F"/>
    <w:rsid w:val="00077986"/>
    <w:rsid w:val="00077A35"/>
    <w:rsid w:val="00077A8A"/>
    <w:rsid w:val="00077EB1"/>
    <w:rsid w:val="00080066"/>
    <w:rsid w:val="00080213"/>
    <w:rsid w:val="000802AA"/>
    <w:rsid w:val="00080686"/>
    <w:rsid w:val="000806B2"/>
    <w:rsid w:val="0008093A"/>
    <w:rsid w:val="00080DBA"/>
    <w:rsid w:val="00081917"/>
    <w:rsid w:val="00081D3D"/>
    <w:rsid w:val="00081F89"/>
    <w:rsid w:val="00082194"/>
    <w:rsid w:val="000823B4"/>
    <w:rsid w:val="00082482"/>
    <w:rsid w:val="000826BB"/>
    <w:rsid w:val="00082906"/>
    <w:rsid w:val="00082A2D"/>
    <w:rsid w:val="00082C31"/>
    <w:rsid w:val="00082CC0"/>
    <w:rsid w:val="00082E96"/>
    <w:rsid w:val="0008306C"/>
    <w:rsid w:val="0008347A"/>
    <w:rsid w:val="000835B1"/>
    <w:rsid w:val="000836E6"/>
    <w:rsid w:val="000838AA"/>
    <w:rsid w:val="00083969"/>
    <w:rsid w:val="00083E76"/>
    <w:rsid w:val="00083E90"/>
    <w:rsid w:val="000843CB"/>
    <w:rsid w:val="00084617"/>
    <w:rsid w:val="000849EB"/>
    <w:rsid w:val="00084A26"/>
    <w:rsid w:val="00084C18"/>
    <w:rsid w:val="00085393"/>
    <w:rsid w:val="000854C6"/>
    <w:rsid w:val="0008553B"/>
    <w:rsid w:val="0008628C"/>
    <w:rsid w:val="00086680"/>
    <w:rsid w:val="00086805"/>
    <w:rsid w:val="00086913"/>
    <w:rsid w:val="00086A45"/>
    <w:rsid w:val="00086B88"/>
    <w:rsid w:val="00086D05"/>
    <w:rsid w:val="00086F6D"/>
    <w:rsid w:val="0008733A"/>
    <w:rsid w:val="00087399"/>
    <w:rsid w:val="000874AE"/>
    <w:rsid w:val="0008752B"/>
    <w:rsid w:val="00087A18"/>
    <w:rsid w:val="000902BF"/>
    <w:rsid w:val="00090B11"/>
    <w:rsid w:val="00090B40"/>
    <w:rsid w:val="00090FC1"/>
    <w:rsid w:val="000913AB"/>
    <w:rsid w:val="000919F7"/>
    <w:rsid w:val="00091AD2"/>
    <w:rsid w:val="00092162"/>
    <w:rsid w:val="0009228B"/>
    <w:rsid w:val="0009243A"/>
    <w:rsid w:val="00092A1E"/>
    <w:rsid w:val="00092C3E"/>
    <w:rsid w:val="00092C7C"/>
    <w:rsid w:val="000932C8"/>
    <w:rsid w:val="000935FA"/>
    <w:rsid w:val="00093764"/>
    <w:rsid w:val="00093BF6"/>
    <w:rsid w:val="00093FB6"/>
    <w:rsid w:val="000940B8"/>
    <w:rsid w:val="0009417B"/>
    <w:rsid w:val="000944E0"/>
    <w:rsid w:val="00094779"/>
    <w:rsid w:val="00094AC6"/>
    <w:rsid w:val="00094C20"/>
    <w:rsid w:val="00094E3A"/>
    <w:rsid w:val="00094EF2"/>
    <w:rsid w:val="000952AE"/>
    <w:rsid w:val="0009532D"/>
    <w:rsid w:val="000953B6"/>
    <w:rsid w:val="0009545E"/>
    <w:rsid w:val="00095995"/>
    <w:rsid w:val="00095996"/>
    <w:rsid w:val="00095C73"/>
    <w:rsid w:val="00095FB0"/>
    <w:rsid w:val="000965F4"/>
    <w:rsid w:val="00096AEA"/>
    <w:rsid w:val="00096C6C"/>
    <w:rsid w:val="00096C6E"/>
    <w:rsid w:val="00096DA6"/>
    <w:rsid w:val="0009742E"/>
    <w:rsid w:val="00097506"/>
    <w:rsid w:val="0009751E"/>
    <w:rsid w:val="00097572"/>
    <w:rsid w:val="0009784D"/>
    <w:rsid w:val="0009792E"/>
    <w:rsid w:val="000979C4"/>
    <w:rsid w:val="00097B6A"/>
    <w:rsid w:val="000A02BE"/>
    <w:rsid w:val="000A0757"/>
    <w:rsid w:val="000A0870"/>
    <w:rsid w:val="000A08D3"/>
    <w:rsid w:val="000A0A49"/>
    <w:rsid w:val="000A0A97"/>
    <w:rsid w:val="000A0B46"/>
    <w:rsid w:val="000A0C93"/>
    <w:rsid w:val="000A0F6E"/>
    <w:rsid w:val="000A0FDB"/>
    <w:rsid w:val="000A114D"/>
    <w:rsid w:val="000A117D"/>
    <w:rsid w:val="000A17A2"/>
    <w:rsid w:val="000A18E3"/>
    <w:rsid w:val="000A1AA9"/>
    <w:rsid w:val="000A1AD0"/>
    <w:rsid w:val="000A1AEA"/>
    <w:rsid w:val="000A1B72"/>
    <w:rsid w:val="000A1E3B"/>
    <w:rsid w:val="000A1E41"/>
    <w:rsid w:val="000A1F4A"/>
    <w:rsid w:val="000A1F64"/>
    <w:rsid w:val="000A2000"/>
    <w:rsid w:val="000A21B9"/>
    <w:rsid w:val="000A24B0"/>
    <w:rsid w:val="000A27F4"/>
    <w:rsid w:val="000A2818"/>
    <w:rsid w:val="000A2B43"/>
    <w:rsid w:val="000A2FD7"/>
    <w:rsid w:val="000A30FD"/>
    <w:rsid w:val="000A31E1"/>
    <w:rsid w:val="000A330E"/>
    <w:rsid w:val="000A354A"/>
    <w:rsid w:val="000A3AF8"/>
    <w:rsid w:val="000A46FF"/>
    <w:rsid w:val="000A4961"/>
    <w:rsid w:val="000A4AFA"/>
    <w:rsid w:val="000A4C5C"/>
    <w:rsid w:val="000A4D1D"/>
    <w:rsid w:val="000A4EBD"/>
    <w:rsid w:val="000A5035"/>
    <w:rsid w:val="000A5119"/>
    <w:rsid w:val="000A5150"/>
    <w:rsid w:val="000A5315"/>
    <w:rsid w:val="000A55F2"/>
    <w:rsid w:val="000A56A4"/>
    <w:rsid w:val="000A57BC"/>
    <w:rsid w:val="000A6090"/>
    <w:rsid w:val="000A620A"/>
    <w:rsid w:val="000A6341"/>
    <w:rsid w:val="000A6437"/>
    <w:rsid w:val="000A6439"/>
    <w:rsid w:val="000A65E8"/>
    <w:rsid w:val="000A6C23"/>
    <w:rsid w:val="000A6C5B"/>
    <w:rsid w:val="000A7298"/>
    <w:rsid w:val="000A7C78"/>
    <w:rsid w:val="000A7E8B"/>
    <w:rsid w:val="000B0408"/>
    <w:rsid w:val="000B07C3"/>
    <w:rsid w:val="000B111D"/>
    <w:rsid w:val="000B12B5"/>
    <w:rsid w:val="000B13B8"/>
    <w:rsid w:val="000B144B"/>
    <w:rsid w:val="000B154E"/>
    <w:rsid w:val="000B1C21"/>
    <w:rsid w:val="000B1DA4"/>
    <w:rsid w:val="000B1EB4"/>
    <w:rsid w:val="000B1F74"/>
    <w:rsid w:val="000B2BD1"/>
    <w:rsid w:val="000B2E3F"/>
    <w:rsid w:val="000B35C0"/>
    <w:rsid w:val="000B39E2"/>
    <w:rsid w:val="000B3B74"/>
    <w:rsid w:val="000B3D3D"/>
    <w:rsid w:val="000B47B3"/>
    <w:rsid w:val="000B4A08"/>
    <w:rsid w:val="000B4B92"/>
    <w:rsid w:val="000B4F5F"/>
    <w:rsid w:val="000B5394"/>
    <w:rsid w:val="000B53D1"/>
    <w:rsid w:val="000B550D"/>
    <w:rsid w:val="000B5B70"/>
    <w:rsid w:val="000B5C99"/>
    <w:rsid w:val="000B64F2"/>
    <w:rsid w:val="000B6651"/>
    <w:rsid w:val="000B6F4C"/>
    <w:rsid w:val="000B6FA9"/>
    <w:rsid w:val="000B7257"/>
    <w:rsid w:val="000B79DC"/>
    <w:rsid w:val="000B7C0B"/>
    <w:rsid w:val="000B7F47"/>
    <w:rsid w:val="000C0185"/>
    <w:rsid w:val="000C06EB"/>
    <w:rsid w:val="000C0794"/>
    <w:rsid w:val="000C0A76"/>
    <w:rsid w:val="000C0B10"/>
    <w:rsid w:val="000C0C83"/>
    <w:rsid w:val="000C0D0C"/>
    <w:rsid w:val="000C0D62"/>
    <w:rsid w:val="000C0EDF"/>
    <w:rsid w:val="000C18D4"/>
    <w:rsid w:val="000C1931"/>
    <w:rsid w:val="000C1C76"/>
    <w:rsid w:val="000C2081"/>
    <w:rsid w:val="000C236B"/>
    <w:rsid w:val="000C2D00"/>
    <w:rsid w:val="000C2FFD"/>
    <w:rsid w:val="000C3144"/>
    <w:rsid w:val="000C3936"/>
    <w:rsid w:val="000C3B4E"/>
    <w:rsid w:val="000C3B88"/>
    <w:rsid w:val="000C4395"/>
    <w:rsid w:val="000C49FF"/>
    <w:rsid w:val="000C4C76"/>
    <w:rsid w:val="000C5974"/>
    <w:rsid w:val="000C5A0B"/>
    <w:rsid w:val="000C5F02"/>
    <w:rsid w:val="000C606F"/>
    <w:rsid w:val="000C60BC"/>
    <w:rsid w:val="000C67BB"/>
    <w:rsid w:val="000C68AE"/>
    <w:rsid w:val="000C6961"/>
    <w:rsid w:val="000C6CF3"/>
    <w:rsid w:val="000C6DF0"/>
    <w:rsid w:val="000C6E47"/>
    <w:rsid w:val="000C6FEB"/>
    <w:rsid w:val="000C7226"/>
    <w:rsid w:val="000C7485"/>
    <w:rsid w:val="000C7494"/>
    <w:rsid w:val="000C7821"/>
    <w:rsid w:val="000C786E"/>
    <w:rsid w:val="000C78B1"/>
    <w:rsid w:val="000C78BB"/>
    <w:rsid w:val="000C7A4B"/>
    <w:rsid w:val="000C7C41"/>
    <w:rsid w:val="000C7EB5"/>
    <w:rsid w:val="000D0432"/>
    <w:rsid w:val="000D04C8"/>
    <w:rsid w:val="000D080E"/>
    <w:rsid w:val="000D0A6E"/>
    <w:rsid w:val="000D0A8C"/>
    <w:rsid w:val="000D0F68"/>
    <w:rsid w:val="000D1156"/>
    <w:rsid w:val="000D123A"/>
    <w:rsid w:val="000D13CE"/>
    <w:rsid w:val="000D1664"/>
    <w:rsid w:val="000D1A1B"/>
    <w:rsid w:val="000D1BBF"/>
    <w:rsid w:val="000D1C14"/>
    <w:rsid w:val="000D1D11"/>
    <w:rsid w:val="000D1DED"/>
    <w:rsid w:val="000D23B7"/>
    <w:rsid w:val="000D2957"/>
    <w:rsid w:val="000D2B64"/>
    <w:rsid w:val="000D2DEE"/>
    <w:rsid w:val="000D3240"/>
    <w:rsid w:val="000D32C9"/>
    <w:rsid w:val="000D3548"/>
    <w:rsid w:val="000D3986"/>
    <w:rsid w:val="000D3B5B"/>
    <w:rsid w:val="000D3C0D"/>
    <w:rsid w:val="000D3C41"/>
    <w:rsid w:val="000D3E74"/>
    <w:rsid w:val="000D3FEC"/>
    <w:rsid w:val="000D3FF8"/>
    <w:rsid w:val="000D4073"/>
    <w:rsid w:val="000D41FA"/>
    <w:rsid w:val="000D4EBB"/>
    <w:rsid w:val="000D5065"/>
    <w:rsid w:val="000D54F3"/>
    <w:rsid w:val="000D5F16"/>
    <w:rsid w:val="000D5F72"/>
    <w:rsid w:val="000D666F"/>
    <w:rsid w:val="000D6941"/>
    <w:rsid w:val="000D69B3"/>
    <w:rsid w:val="000D7362"/>
    <w:rsid w:val="000D791E"/>
    <w:rsid w:val="000D7F8E"/>
    <w:rsid w:val="000D7FFA"/>
    <w:rsid w:val="000E065C"/>
    <w:rsid w:val="000E0749"/>
    <w:rsid w:val="000E0984"/>
    <w:rsid w:val="000E0A04"/>
    <w:rsid w:val="000E0D2B"/>
    <w:rsid w:val="000E149A"/>
    <w:rsid w:val="000E1863"/>
    <w:rsid w:val="000E18CC"/>
    <w:rsid w:val="000E1AA8"/>
    <w:rsid w:val="000E1FC0"/>
    <w:rsid w:val="000E2106"/>
    <w:rsid w:val="000E2149"/>
    <w:rsid w:val="000E22E5"/>
    <w:rsid w:val="000E2452"/>
    <w:rsid w:val="000E2457"/>
    <w:rsid w:val="000E25B1"/>
    <w:rsid w:val="000E2D88"/>
    <w:rsid w:val="000E2DCA"/>
    <w:rsid w:val="000E3086"/>
    <w:rsid w:val="000E327A"/>
    <w:rsid w:val="000E3285"/>
    <w:rsid w:val="000E37D2"/>
    <w:rsid w:val="000E383A"/>
    <w:rsid w:val="000E4206"/>
    <w:rsid w:val="000E4245"/>
    <w:rsid w:val="000E43D2"/>
    <w:rsid w:val="000E46B2"/>
    <w:rsid w:val="000E498B"/>
    <w:rsid w:val="000E5005"/>
    <w:rsid w:val="000E5093"/>
    <w:rsid w:val="000E52AF"/>
    <w:rsid w:val="000E551D"/>
    <w:rsid w:val="000E558B"/>
    <w:rsid w:val="000E5647"/>
    <w:rsid w:val="000E5C5D"/>
    <w:rsid w:val="000E67B5"/>
    <w:rsid w:val="000E67C2"/>
    <w:rsid w:val="000E6ACB"/>
    <w:rsid w:val="000E6CB8"/>
    <w:rsid w:val="000E7170"/>
    <w:rsid w:val="000E71FC"/>
    <w:rsid w:val="000E7268"/>
    <w:rsid w:val="000E7312"/>
    <w:rsid w:val="000E73E6"/>
    <w:rsid w:val="000E744E"/>
    <w:rsid w:val="000E756B"/>
    <w:rsid w:val="000E7894"/>
    <w:rsid w:val="000E7A29"/>
    <w:rsid w:val="000E7ADE"/>
    <w:rsid w:val="000E7B13"/>
    <w:rsid w:val="000E7D30"/>
    <w:rsid w:val="000E7E63"/>
    <w:rsid w:val="000F01C7"/>
    <w:rsid w:val="000F01D9"/>
    <w:rsid w:val="000F031D"/>
    <w:rsid w:val="000F0427"/>
    <w:rsid w:val="000F0A2F"/>
    <w:rsid w:val="000F10D7"/>
    <w:rsid w:val="000F1646"/>
    <w:rsid w:val="000F170A"/>
    <w:rsid w:val="000F18B7"/>
    <w:rsid w:val="000F1C76"/>
    <w:rsid w:val="000F1CEC"/>
    <w:rsid w:val="000F1ED2"/>
    <w:rsid w:val="000F219D"/>
    <w:rsid w:val="000F2451"/>
    <w:rsid w:val="000F25CB"/>
    <w:rsid w:val="000F28A2"/>
    <w:rsid w:val="000F2A01"/>
    <w:rsid w:val="000F2D37"/>
    <w:rsid w:val="000F2F5B"/>
    <w:rsid w:val="000F3C1F"/>
    <w:rsid w:val="000F3C47"/>
    <w:rsid w:val="000F3C93"/>
    <w:rsid w:val="000F3CEB"/>
    <w:rsid w:val="000F3EAA"/>
    <w:rsid w:val="000F3F5B"/>
    <w:rsid w:val="000F3F7B"/>
    <w:rsid w:val="000F408A"/>
    <w:rsid w:val="000F413A"/>
    <w:rsid w:val="000F413D"/>
    <w:rsid w:val="000F41A7"/>
    <w:rsid w:val="000F43D8"/>
    <w:rsid w:val="000F46EF"/>
    <w:rsid w:val="000F485E"/>
    <w:rsid w:val="000F493B"/>
    <w:rsid w:val="000F4EBA"/>
    <w:rsid w:val="000F4F3F"/>
    <w:rsid w:val="000F506C"/>
    <w:rsid w:val="000F5839"/>
    <w:rsid w:val="000F5D96"/>
    <w:rsid w:val="000F5E92"/>
    <w:rsid w:val="000F5F6D"/>
    <w:rsid w:val="000F6255"/>
    <w:rsid w:val="000F651B"/>
    <w:rsid w:val="000F6968"/>
    <w:rsid w:val="000F6B12"/>
    <w:rsid w:val="000F6ECC"/>
    <w:rsid w:val="000F6F5B"/>
    <w:rsid w:val="000F7013"/>
    <w:rsid w:val="000F794A"/>
    <w:rsid w:val="000F7A3F"/>
    <w:rsid w:val="000F7A91"/>
    <w:rsid w:val="000F7AA8"/>
    <w:rsid w:val="000F7F33"/>
    <w:rsid w:val="0010021B"/>
    <w:rsid w:val="00100316"/>
    <w:rsid w:val="0010036A"/>
    <w:rsid w:val="001009FC"/>
    <w:rsid w:val="0010134A"/>
    <w:rsid w:val="001017F4"/>
    <w:rsid w:val="00101D7A"/>
    <w:rsid w:val="00101E09"/>
    <w:rsid w:val="001027FB"/>
    <w:rsid w:val="00102908"/>
    <w:rsid w:val="001029CE"/>
    <w:rsid w:val="00102B59"/>
    <w:rsid w:val="00102CA9"/>
    <w:rsid w:val="00102EA7"/>
    <w:rsid w:val="00103115"/>
    <w:rsid w:val="00103397"/>
    <w:rsid w:val="0010357C"/>
    <w:rsid w:val="00103A9F"/>
    <w:rsid w:val="00103B33"/>
    <w:rsid w:val="00103CA0"/>
    <w:rsid w:val="00103D4D"/>
    <w:rsid w:val="00103F66"/>
    <w:rsid w:val="0010403C"/>
    <w:rsid w:val="001043C8"/>
    <w:rsid w:val="00104426"/>
    <w:rsid w:val="001045E4"/>
    <w:rsid w:val="001046E0"/>
    <w:rsid w:val="001049D4"/>
    <w:rsid w:val="00104BEF"/>
    <w:rsid w:val="00104D26"/>
    <w:rsid w:val="00104D6A"/>
    <w:rsid w:val="001053F7"/>
    <w:rsid w:val="001054AF"/>
    <w:rsid w:val="0010564C"/>
    <w:rsid w:val="0010584C"/>
    <w:rsid w:val="00105B85"/>
    <w:rsid w:val="00105EEB"/>
    <w:rsid w:val="00105F66"/>
    <w:rsid w:val="0010627B"/>
    <w:rsid w:val="001066E3"/>
    <w:rsid w:val="00106A52"/>
    <w:rsid w:val="00106D69"/>
    <w:rsid w:val="00106E0C"/>
    <w:rsid w:val="00106EEF"/>
    <w:rsid w:val="00107108"/>
    <w:rsid w:val="001074F9"/>
    <w:rsid w:val="001079BA"/>
    <w:rsid w:val="00107A0F"/>
    <w:rsid w:val="00107A6D"/>
    <w:rsid w:val="00110482"/>
    <w:rsid w:val="00110519"/>
    <w:rsid w:val="001106DD"/>
    <w:rsid w:val="00110B42"/>
    <w:rsid w:val="00111020"/>
    <w:rsid w:val="0011105D"/>
    <w:rsid w:val="0011125C"/>
    <w:rsid w:val="0011125F"/>
    <w:rsid w:val="001116CF"/>
    <w:rsid w:val="001118E0"/>
    <w:rsid w:val="00111BC5"/>
    <w:rsid w:val="00111C09"/>
    <w:rsid w:val="00111C63"/>
    <w:rsid w:val="00111D13"/>
    <w:rsid w:val="00111D4A"/>
    <w:rsid w:val="00111DAE"/>
    <w:rsid w:val="00111F91"/>
    <w:rsid w:val="00112478"/>
    <w:rsid w:val="001125DA"/>
    <w:rsid w:val="001127BE"/>
    <w:rsid w:val="00112F2A"/>
    <w:rsid w:val="001131A9"/>
    <w:rsid w:val="00113C2E"/>
    <w:rsid w:val="00113E1C"/>
    <w:rsid w:val="00113F67"/>
    <w:rsid w:val="00113FE5"/>
    <w:rsid w:val="001141F7"/>
    <w:rsid w:val="00114913"/>
    <w:rsid w:val="00114CF6"/>
    <w:rsid w:val="00114D10"/>
    <w:rsid w:val="00114DB5"/>
    <w:rsid w:val="00114DE5"/>
    <w:rsid w:val="00115469"/>
    <w:rsid w:val="00115A15"/>
    <w:rsid w:val="00115CF4"/>
    <w:rsid w:val="00115EBF"/>
    <w:rsid w:val="00116080"/>
    <w:rsid w:val="001162BE"/>
    <w:rsid w:val="0011696E"/>
    <w:rsid w:val="00117039"/>
    <w:rsid w:val="001170B8"/>
    <w:rsid w:val="00117115"/>
    <w:rsid w:val="001171D4"/>
    <w:rsid w:val="001172DE"/>
    <w:rsid w:val="0011734E"/>
    <w:rsid w:val="001174FB"/>
    <w:rsid w:val="00117570"/>
    <w:rsid w:val="00117BED"/>
    <w:rsid w:val="00117CE3"/>
    <w:rsid w:val="00117FC8"/>
    <w:rsid w:val="00120033"/>
    <w:rsid w:val="0012081B"/>
    <w:rsid w:val="00120B61"/>
    <w:rsid w:val="00120BD4"/>
    <w:rsid w:val="00120E8A"/>
    <w:rsid w:val="00120F46"/>
    <w:rsid w:val="00120FCB"/>
    <w:rsid w:val="00121166"/>
    <w:rsid w:val="0012133A"/>
    <w:rsid w:val="0012159B"/>
    <w:rsid w:val="001215BC"/>
    <w:rsid w:val="0012199D"/>
    <w:rsid w:val="00121B4D"/>
    <w:rsid w:val="00121D90"/>
    <w:rsid w:val="001220EF"/>
    <w:rsid w:val="00122353"/>
    <w:rsid w:val="001227DE"/>
    <w:rsid w:val="00123267"/>
    <w:rsid w:val="001234AC"/>
    <w:rsid w:val="00123616"/>
    <w:rsid w:val="00123A24"/>
    <w:rsid w:val="001246A8"/>
    <w:rsid w:val="00124731"/>
    <w:rsid w:val="00124832"/>
    <w:rsid w:val="00124C64"/>
    <w:rsid w:val="00124D8B"/>
    <w:rsid w:val="00124E69"/>
    <w:rsid w:val="0012535C"/>
    <w:rsid w:val="0012544B"/>
    <w:rsid w:val="0012559D"/>
    <w:rsid w:val="00125731"/>
    <w:rsid w:val="00125A82"/>
    <w:rsid w:val="00125B66"/>
    <w:rsid w:val="00125CA2"/>
    <w:rsid w:val="00125ED2"/>
    <w:rsid w:val="0012626F"/>
    <w:rsid w:val="001263A3"/>
    <w:rsid w:val="00126442"/>
    <w:rsid w:val="0012674A"/>
    <w:rsid w:val="00126897"/>
    <w:rsid w:val="001270C6"/>
    <w:rsid w:val="001271CB"/>
    <w:rsid w:val="00127496"/>
    <w:rsid w:val="00127B2D"/>
    <w:rsid w:val="00127BC6"/>
    <w:rsid w:val="00127D3B"/>
    <w:rsid w:val="00130277"/>
    <w:rsid w:val="00130358"/>
    <w:rsid w:val="00130397"/>
    <w:rsid w:val="00130402"/>
    <w:rsid w:val="00130418"/>
    <w:rsid w:val="001306A9"/>
    <w:rsid w:val="00130823"/>
    <w:rsid w:val="00130967"/>
    <w:rsid w:val="001309FD"/>
    <w:rsid w:val="00130C83"/>
    <w:rsid w:val="00130CF7"/>
    <w:rsid w:val="00130E36"/>
    <w:rsid w:val="00131003"/>
    <w:rsid w:val="00131226"/>
    <w:rsid w:val="0013152D"/>
    <w:rsid w:val="001315AC"/>
    <w:rsid w:val="001319C3"/>
    <w:rsid w:val="00131F1A"/>
    <w:rsid w:val="0013274F"/>
    <w:rsid w:val="00132C93"/>
    <w:rsid w:val="00133223"/>
    <w:rsid w:val="00133225"/>
    <w:rsid w:val="001332DD"/>
    <w:rsid w:val="001337C9"/>
    <w:rsid w:val="0013388C"/>
    <w:rsid w:val="00133BC6"/>
    <w:rsid w:val="00133D5A"/>
    <w:rsid w:val="00133E66"/>
    <w:rsid w:val="0013427C"/>
    <w:rsid w:val="00134343"/>
    <w:rsid w:val="00134893"/>
    <w:rsid w:val="00134BBE"/>
    <w:rsid w:val="00134DA7"/>
    <w:rsid w:val="001350A6"/>
    <w:rsid w:val="001350FF"/>
    <w:rsid w:val="001355C0"/>
    <w:rsid w:val="0013573B"/>
    <w:rsid w:val="001357F1"/>
    <w:rsid w:val="00135855"/>
    <w:rsid w:val="00135C6B"/>
    <w:rsid w:val="00136057"/>
    <w:rsid w:val="0013612C"/>
    <w:rsid w:val="001361AE"/>
    <w:rsid w:val="0013661B"/>
    <w:rsid w:val="001366F0"/>
    <w:rsid w:val="00136B99"/>
    <w:rsid w:val="0013724A"/>
    <w:rsid w:val="001376AA"/>
    <w:rsid w:val="00137CEE"/>
    <w:rsid w:val="00140164"/>
    <w:rsid w:val="001401AE"/>
    <w:rsid w:val="001401FF"/>
    <w:rsid w:val="0014020D"/>
    <w:rsid w:val="00140430"/>
    <w:rsid w:val="001407E6"/>
    <w:rsid w:val="001410D4"/>
    <w:rsid w:val="0014127F"/>
    <w:rsid w:val="00141303"/>
    <w:rsid w:val="001415BB"/>
    <w:rsid w:val="0014188C"/>
    <w:rsid w:val="00141CF0"/>
    <w:rsid w:val="001427B4"/>
    <w:rsid w:val="0014284D"/>
    <w:rsid w:val="00143149"/>
    <w:rsid w:val="0014340C"/>
    <w:rsid w:val="00143479"/>
    <w:rsid w:val="001437ED"/>
    <w:rsid w:val="00143CC3"/>
    <w:rsid w:val="00143DF3"/>
    <w:rsid w:val="00144486"/>
    <w:rsid w:val="0014454C"/>
    <w:rsid w:val="001445F7"/>
    <w:rsid w:val="00144785"/>
    <w:rsid w:val="00144A81"/>
    <w:rsid w:val="00144C2E"/>
    <w:rsid w:val="00144CCB"/>
    <w:rsid w:val="00144EA4"/>
    <w:rsid w:val="0014508D"/>
    <w:rsid w:val="001453C9"/>
    <w:rsid w:val="001454EC"/>
    <w:rsid w:val="001456E9"/>
    <w:rsid w:val="00145CEB"/>
    <w:rsid w:val="00146209"/>
    <w:rsid w:val="001462D2"/>
    <w:rsid w:val="0014689B"/>
    <w:rsid w:val="00146D2D"/>
    <w:rsid w:val="00147141"/>
    <w:rsid w:val="00147A4B"/>
    <w:rsid w:val="00147F73"/>
    <w:rsid w:val="0015097E"/>
    <w:rsid w:val="00150A7C"/>
    <w:rsid w:val="001510AB"/>
    <w:rsid w:val="00151139"/>
    <w:rsid w:val="001512D5"/>
    <w:rsid w:val="00151335"/>
    <w:rsid w:val="001513B5"/>
    <w:rsid w:val="00152136"/>
    <w:rsid w:val="001525A4"/>
    <w:rsid w:val="00152783"/>
    <w:rsid w:val="0015280A"/>
    <w:rsid w:val="0015285F"/>
    <w:rsid w:val="00152AFF"/>
    <w:rsid w:val="00152E89"/>
    <w:rsid w:val="001531F9"/>
    <w:rsid w:val="00153746"/>
    <w:rsid w:val="001537D8"/>
    <w:rsid w:val="00154048"/>
    <w:rsid w:val="001542DF"/>
    <w:rsid w:val="0015475E"/>
    <w:rsid w:val="00154888"/>
    <w:rsid w:val="00154AA1"/>
    <w:rsid w:val="00155088"/>
    <w:rsid w:val="001551C8"/>
    <w:rsid w:val="001553FB"/>
    <w:rsid w:val="001554D0"/>
    <w:rsid w:val="00155880"/>
    <w:rsid w:val="001558AD"/>
    <w:rsid w:val="00155ACA"/>
    <w:rsid w:val="00155ED3"/>
    <w:rsid w:val="00155F31"/>
    <w:rsid w:val="001561D6"/>
    <w:rsid w:val="00156403"/>
    <w:rsid w:val="00156B7A"/>
    <w:rsid w:val="001570C4"/>
    <w:rsid w:val="001573C5"/>
    <w:rsid w:val="00157537"/>
    <w:rsid w:val="001576CC"/>
    <w:rsid w:val="001577D9"/>
    <w:rsid w:val="00157BA0"/>
    <w:rsid w:val="00157D18"/>
    <w:rsid w:val="00157D8D"/>
    <w:rsid w:val="00157F20"/>
    <w:rsid w:val="0016022A"/>
    <w:rsid w:val="0016060C"/>
    <w:rsid w:val="00160813"/>
    <w:rsid w:val="00160DCC"/>
    <w:rsid w:val="00161025"/>
    <w:rsid w:val="001610B7"/>
    <w:rsid w:val="001612AB"/>
    <w:rsid w:val="0016180B"/>
    <w:rsid w:val="00161B8C"/>
    <w:rsid w:val="00161D61"/>
    <w:rsid w:val="00161E8C"/>
    <w:rsid w:val="001620D4"/>
    <w:rsid w:val="00162150"/>
    <w:rsid w:val="0016356A"/>
    <w:rsid w:val="001636CA"/>
    <w:rsid w:val="0016378A"/>
    <w:rsid w:val="00163CF7"/>
    <w:rsid w:val="0016406F"/>
    <w:rsid w:val="001641D5"/>
    <w:rsid w:val="001642D0"/>
    <w:rsid w:val="001642DC"/>
    <w:rsid w:val="001646DA"/>
    <w:rsid w:val="00164764"/>
    <w:rsid w:val="00164CD0"/>
    <w:rsid w:val="00164FEE"/>
    <w:rsid w:val="001652E6"/>
    <w:rsid w:val="00165ED6"/>
    <w:rsid w:val="00166002"/>
    <w:rsid w:val="00166133"/>
    <w:rsid w:val="0016635D"/>
    <w:rsid w:val="00166682"/>
    <w:rsid w:val="00166847"/>
    <w:rsid w:val="00166A4B"/>
    <w:rsid w:val="00166B28"/>
    <w:rsid w:val="00166D0B"/>
    <w:rsid w:val="00166D7A"/>
    <w:rsid w:val="00166DA1"/>
    <w:rsid w:val="00166F43"/>
    <w:rsid w:val="00166FAD"/>
    <w:rsid w:val="00167C8C"/>
    <w:rsid w:val="00167DA3"/>
    <w:rsid w:val="00167DA9"/>
    <w:rsid w:val="00167E31"/>
    <w:rsid w:val="00167F54"/>
    <w:rsid w:val="001707BF"/>
    <w:rsid w:val="0017089B"/>
    <w:rsid w:val="00170A84"/>
    <w:rsid w:val="00170BC8"/>
    <w:rsid w:val="001710BE"/>
    <w:rsid w:val="00171232"/>
    <w:rsid w:val="001712DC"/>
    <w:rsid w:val="00171AD5"/>
    <w:rsid w:val="00171B5D"/>
    <w:rsid w:val="00171BFE"/>
    <w:rsid w:val="00171FB1"/>
    <w:rsid w:val="00172172"/>
    <w:rsid w:val="00172379"/>
    <w:rsid w:val="001727CA"/>
    <w:rsid w:val="00172B0A"/>
    <w:rsid w:val="001733BC"/>
    <w:rsid w:val="001734C0"/>
    <w:rsid w:val="00173DA1"/>
    <w:rsid w:val="00173DE9"/>
    <w:rsid w:val="00173E46"/>
    <w:rsid w:val="00173F24"/>
    <w:rsid w:val="00174081"/>
    <w:rsid w:val="00174410"/>
    <w:rsid w:val="0017468F"/>
    <w:rsid w:val="001748AE"/>
    <w:rsid w:val="00174E2B"/>
    <w:rsid w:val="0017511A"/>
    <w:rsid w:val="00175445"/>
    <w:rsid w:val="0017548F"/>
    <w:rsid w:val="00175A82"/>
    <w:rsid w:val="00175C08"/>
    <w:rsid w:val="00175C30"/>
    <w:rsid w:val="001760B1"/>
    <w:rsid w:val="00176545"/>
    <w:rsid w:val="00176610"/>
    <w:rsid w:val="00176633"/>
    <w:rsid w:val="00176708"/>
    <w:rsid w:val="00176803"/>
    <w:rsid w:val="00177058"/>
    <w:rsid w:val="00177272"/>
    <w:rsid w:val="00177438"/>
    <w:rsid w:val="00177577"/>
    <w:rsid w:val="00177636"/>
    <w:rsid w:val="001776E4"/>
    <w:rsid w:val="00177B4A"/>
    <w:rsid w:val="00177F70"/>
    <w:rsid w:val="001800BF"/>
    <w:rsid w:val="00180476"/>
    <w:rsid w:val="00180725"/>
    <w:rsid w:val="00180BCF"/>
    <w:rsid w:val="00181106"/>
    <w:rsid w:val="00181443"/>
    <w:rsid w:val="00181833"/>
    <w:rsid w:val="0018198A"/>
    <w:rsid w:val="00181BDC"/>
    <w:rsid w:val="00181D9E"/>
    <w:rsid w:val="00181EF6"/>
    <w:rsid w:val="001820D5"/>
    <w:rsid w:val="001826D5"/>
    <w:rsid w:val="001828C2"/>
    <w:rsid w:val="00182940"/>
    <w:rsid w:val="00182BDC"/>
    <w:rsid w:val="00182DE4"/>
    <w:rsid w:val="00182DEA"/>
    <w:rsid w:val="00183253"/>
    <w:rsid w:val="00183338"/>
    <w:rsid w:val="0018370E"/>
    <w:rsid w:val="0018377D"/>
    <w:rsid w:val="00183936"/>
    <w:rsid w:val="00183939"/>
    <w:rsid w:val="001840C9"/>
    <w:rsid w:val="00184669"/>
    <w:rsid w:val="00184786"/>
    <w:rsid w:val="00184889"/>
    <w:rsid w:val="00184A05"/>
    <w:rsid w:val="00184B43"/>
    <w:rsid w:val="00184DCF"/>
    <w:rsid w:val="00184E2C"/>
    <w:rsid w:val="00184F9E"/>
    <w:rsid w:val="00184FBD"/>
    <w:rsid w:val="00185046"/>
    <w:rsid w:val="001851AE"/>
    <w:rsid w:val="0018543D"/>
    <w:rsid w:val="001860C1"/>
    <w:rsid w:val="001862C4"/>
    <w:rsid w:val="00186560"/>
    <w:rsid w:val="00186CBD"/>
    <w:rsid w:val="00186E7A"/>
    <w:rsid w:val="001872D7"/>
    <w:rsid w:val="0018754D"/>
    <w:rsid w:val="00187A47"/>
    <w:rsid w:val="00187ADF"/>
    <w:rsid w:val="00187DC6"/>
    <w:rsid w:val="00190111"/>
    <w:rsid w:val="001903A5"/>
    <w:rsid w:val="00190742"/>
    <w:rsid w:val="0019074A"/>
    <w:rsid w:val="00191676"/>
    <w:rsid w:val="0019184C"/>
    <w:rsid w:val="001918CE"/>
    <w:rsid w:val="00191BC1"/>
    <w:rsid w:val="00191DD5"/>
    <w:rsid w:val="00191F1B"/>
    <w:rsid w:val="00191F83"/>
    <w:rsid w:val="0019204E"/>
    <w:rsid w:val="00192363"/>
    <w:rsid w:val="001923BC"/>
    <w:rsid w:val="0019297E"/>
    <w:rsid w:val="00192A81"/>
    <w:rsid w:val="00192D76"/>
    <w:rsid w:val="00192E28"/>
    <w:rsid w:val="00193197"/>
    <w:rsid w:val="001932F7"/>
    <w:rsid w:val="00193872"/>
    <w:rsid w:val="00193A0C"/>
    <w:rsid w:val="00193C2D"/>
    <w:rsid w:val="00193DD9"/>
    <w:rsid w:val="0019429A"/>
    <w:rsid w:val="0019441E"/>
    <w:rsid w:val="0019451D"/>
    <w:rsid w:val="0019471B"/>
    <w:rsid w:val="001956E0"/>
    <w:rsid w:val="001959F8"/>
    <w:rsid w:val="00195B6D"/>
    <w:rsid w:val="00195B94"/>
    <w:rsid w:val="00195CB3"/>
    <w:rsid w:val="001963C9"/>
    <w:rsid w:val="0019646B"/>
    <w:rsid w:val="001964AC"/>
    <w:rsid w:val="00196BE8"/>
    <w:rsid w:val="00196F76"/>
    <w:rsid w:val="00197019"/>
    <w:rsid w:val="00197333"/>
    <w:rsid w:val="00197689"/>
    <w:rsid w:val="00197DDA"/>
    <w:rsid w:val="00197DF4"/>
    <w:rsid w:val="001A0164"/>
    <w:rsid w:val="001A03D8"/>
    <w:rsid w:val="001A044A"/>
    <w:rsid w:val="001A060A"/>
    <w:rsid w:val="001A06A9"/>
    <w:rsid w:val="001A0758"/>
    <w:rsid w:val="001A1026"/>
    <w:rsid w:val="001A1328"/>
    <w:rsid w:val="001A1627"/>
    <w:rsid w:val="001A17E5"/>
    <w:rsid w:val="001A1DFF"/>
    <w:rsid w:val="001A209D"/>
    <w:rsid w:val="001A2140"/>
    <w:rsid w:val="001A2C8E"/>
    <w:rsid w:val="001A2D91"/>
    <w:rsid w:val="001A2E8F"/>
    <w:rsid w:val="001A3462"/>
    <w:rsid w:val="001A3891"/>
    <w:rsid w:val="001A393B"/>
    <w:rsid w:val="001A3ABE"/>
    <w:rsid w:val="001A3D64"/>
    <w:rsid w:val="001A3E45"/>
    <w:rsid w:val="001A3EAE"/>
    <w:rsid w:val="001A3F9C"/>
    <w:rsid w:val="001A413B"/>
    <w:rsid w:val="001A46A5"/>
    <w:rsid w:val="001A46BE"/>
    <w:rsid w:val="001A4AD3"/>
    <w:rsid w:val="001A4D1D"/>
    <w:rsid w:val="001A53A0"/>
    <w:rsid w:val="001A5763"/>
    <w:rsid w:val="001A5F5E"/>
    <w:rsid w:val="001A6359"/>
    <w:rsid w:val="001A663F"/>
    <w:rsid w:val="001A69B3"/>
    <w:rsid w:val="001A6CE6"/>
    <w:rsid w:val="001A70C7"/>
    <w:rsid w:val="001A710A"/>
    <w:rsid w:val="001A7559"/>
    <w:rsid w:val="001A75C5"/>
    <w:rsid w:val="001A764D"/>
    <w:rsid w:val="001A781D"/>
    <w:rsid w:val="001A7855"/>
    <w:rsid w:val="001A79CC"/>
    <w:rsid w:val="001A7E14"/>
    <w:rsid w:val="001A7EB6"/>
    <w:rsid w:val="001B03F6"/>
    <w:rsid w:val="001B0936"/>
    <w:rsid w:val="001B09F7"/>
    <w:rsid w:val="001B1BA9"/>
    <w:rsid w:val="001B1BBB"/>
    <w:rsid w:val="001B2134"/>
    <w:rsid w:val="001B236E"/>
    <w:rsid w:val="001B2450"/>
    <w:rsid w:val="001B25FC"/>
    <w:rsid w:val="001B2674"/>
    <w:rsid w:val="001B299A"/>
    <w:rsid w:val="001B2C51"/>
    <w:rsid w:val="001B2F70"/>
    <w:rsid w:val="001B3305"/>
    <w:rsid w:val="001B3562"/>
    <w:rsid w:val="001B3715"/>
    <w:rsid w:val="001B3B62"/>
    <w:rsid w:val="001B3C85"/>
    <w:rsid w:val="001B3DC6"/>
    <w:rsid w:val="001B3EB5"/>
    <w:rsid w:val="001B40F7"/>
    <w:rsid w:val="001B41DA"/>
    <w:rsid w:val="001B42E8"/>
    <w:rsid w:val="001B430A"/>
    <w:rsid w:val="001B430F"/>
    <w:rsid w:val="001B49BB"/>
    <w:rsid w:val="001B4ABA"/>
    <w:rsid w:val="001B4F34"/>
    <w:rsid w:val="001B4F58"/>
    <w:rsid w:val="001B545B"/>
    <w:rsid w:val="001B54A1"/>
    <w:rsid w:val="001B5684"/>
    <w:rsid w:val="001B5A61"/>
    <w:rsid w:val="001B5CB0"/>
    <w:rsid w:val="001B5D25"/>
    <w:rsid w:val="001B5D97"/>
    <w:rsid w:val="001B6323"/>
    <w:rsid w:val="001B64ED"/>
    <w:rsid w:val="001B6569"/>
    <w:rsid w:val="001B66D3"/>
    <w:rsid w:val="001B69F6"/>
    <w:rsid w:val="001B6AD0"/>
    <w:rsid w:val="001B6E49"/>
    <w:rsid w:val="001B757A"/>
    <w:rsid w:val="001B7E7F"/>
    <w:rsid w:val="001B7FE0"/>
    <w:rsid w:val="001C04AE"/>
    <w:rsid w:val="001C0539"/>
    <w:rsid w:val="001C090A"/>
    <w:rsid w:val="001C0D22"/>
    <w:rsid w:val="001C12DE"/>
    <w:rsid w:val="001C16B4"/>
    <w:rsid w:val="001C183A"/>
    <w:rsid w:val="001C1DA9"/>
    <w:rsid w:val="001C20B7"/>
    <w:rsid w:val="001C2335"/>
    <w:rsid w:val="001C28C0"/>
    <w:rsid w:val="001C2974"/>
    <w:rsid w:val="001C2AF2"/>
    <w:rsid w:val="001C2D13"/>
    <w:rsid w:val="001C32A3"/>
    <w:rsid w:val="001C35F2"/>
    <w:rsid w:val="001C381E"/>
    <w:rsid w:val="001C3C20"/>
    <w:rsid w:val="001C3D56"/>
    <w:rsid w:val="001C3D58"/>
    <w:rsid w:val="001C3E76"/>
    <w:rsid w:val="001C3F6D"/>
    <w:rsid w:val="001C40D0"/>
    <w:rsid w:val="001C40D7"/>
    <w:rsid w:val="001C41B4"/>
    <w:rsid w:val="001C4208"/>
    <w:rsid w:val="001C449C"/>
    <w:rsid w:val="001C454F"/>
    <w:rsid w:val="001C4BEC"/>
    <w:rsid w:val="001C5070"/>
    <w:rsid w:val="001C521E"/>
    <w:rsid w:val="001C56FD"/>
    <w:rsid w:val="001C570A"/>
    <w:rsid w:val="001C5BEF"/>
    <w:rsid w:val="001C5BFE"/>
    <w:rsid w:val="001C5CDF"/>
    <w:rsid w:val="001C5F7A"/>
    <w:rsid w:val="001C61E7"/>
    <w:rsid w:val="001C6205"/>
    <w:rsid w:val="001C6454"/>
    <w:rsid w:val="001C668D"/>
    <w:rsid w:val="001C6B27"/>
    <w:rsid w:val="001C70DD"/>
    <w:rsid w:val="001C74EC"/>
    <w:rsid w:val="001C7546"/>
    <w:rsid w:val="001C776F"/>
    <w:rsid w:val="001C7B36"/>
    <w:rsid w:val="001C7DEB"/>
    <w:rsid w:val="001C7E32"/>
    <w:rsid w:val="001D02D3"/>
    <w:rsid w:val="001D06E6"/>
    <w:rsid w:val="001D0963"/>
    <w:rsid w:val="001D09CB"/>
    <w:rsid w:val="001D0DE0"/>
    <w:rsid w:val="001D0F61"/>
    <w:rsid w:val="001D128F"/>
    <w:rsid w:val="001D1448"/>
    <w:rsid w:val="001D17A9"/>
    <w:rsid w:val="001D1895"/>
    <w:rsid w:val="001D1AED"/>
    <w:rsid w:val="001D1B00"/>
    <w:rsid w:val="001D2012"/>
    <w:rsid w:val="001D2230"/>
    <w:rsid w:val="001D2564"/>
    <w:rsid w:val="001D2927"/>
    <w:rsid w:val="001D314E"/>
    <w:rsid w:val="001D400E"/>
    <w:rsid w:val="001D4034"/>
    <w:rsid w:val="001D4CD9"/>
    <w:rsid w:val="001D4FAA"/>
    <w:rsid w:val="001D5033"/>
    <w:rsid w:val="001D5111"/>
    <w:rsid w:val="001D5128"/>
    <w:rsid w:val="001D5301"/>
    <w:rsid w:val="001D5335"/>
    <w:rsid w:val="001D5434"/>
    <w:rsid w:val="001D57E5"/>
    <w:rsid w:val="001D58A9"/>
    <w:rsid w:val="001D594D"/>
    <w:rsid w:val="001D595A"/>
    <w:rsid w:val="001D5EA3"/>
    <w:rsid w:val="001D6159"/>
    <w:rsid w:val="001D619B"/>
    <w:rsid w:val="001D6C12"/>
    <w:rsid w:val="001D6D26"/>
    <w:rsid w:val="001D6ECA"/>
    <w:rsid w:val="001D6F92"/>
    <w:rsid w:val="001D71E9"/>
    <w:rsid w:val="001D7379"/>
    <w:rsid w:val="001D73D7"/>
    <w:rsid w:val="001D742A"/>
    <w:rsid w:val="001D789F"/>
    <w:rsid w:val="001D7B1D"/>
    <w:rsid w:val="001D7E09"/>
    <w:rsid w:val="001D7E3D"/>
    <w:rsid w:val="001E0211"/>
    <w:rsid w:val="001E06F9"/>
    <w:rsid w:val="001E0770"/>
    <w:rsid w:val="001E0C7B"/>
    <w:rsid w:val="001E0CA1"/>
    <w:rsid w:val="001E0F37"/>
    <w:rsid w:val="001E11D3"/>
    <w:rsid w:val="001E11D8"/>
    <w:rsid w:val="001E157D"/>
    <w:rsid w:val="001E18B0"/>
    <w:rsid w:val="001E18E0"/>
    <w:rsid w:val="001E1AEB"/>
    <w:rsid w:val="001E1EC2"/>
    <w:rsid w:val="001E1F5A"/>
    <w:rsid w:val="001E2016"/>
    <w:rsid w:val="001E2162"/>
    <w:rsid w:val="001E2188"/>
    <w:rsid w:val="001E230B"/>
    <w:rsid w:val="001E260E"/>
    <w:rsid w:val="001E2D52"/>
    <w:rsid w:val="001E33F4"/>
    <w:rsid w:val="001E3525"/>
    <w:rsid w:val="001E3530"/>
    <w:rsid w:val="001E3546"/>
    <w:rsid w:val="001E3573"/>
    <w:rsid w:val="001E35B9"/>
    <w:rsid w:val="001E35BC"/>
    <w:rsid w:val="001E38DA"/>
    <w:rsid w:val="001E3906"/>
    <w:rsid w:val="001E3B06"/>
    <w:rsid w:val="001E3B31"/>
    <w:rsid w:val="001E3C55"/>
    <w:rsid w:val="001E40FF"/>
    <w:rsid w:val="001E4175"/>
    <w:rsid w:val="001E436E"/>
    <w:rsid w:val="001E45E1"/>
    <w:rsid w:val="001E47AB"/>
    <w:rsid w:val="001E4A14"/>
    <w:rsid w:val="001E4AFB"/>
    <w:rsid w:val="001E4BAD"/>
    <w:rsid w:val="001E4D6E"/>
    <w:rsid w:val="001E4D76"/>
    <w:rsid w:val="001E4E77"/>
    <w:rsid w:val="001E545D"/>
    <w:rsid w:val="001E5FBD"/>
    <w:rsid w:val="001E6174"/>
    <w:rsid w:val="001E6383"/>
    <w:rsid w:val="001E67BB"/>
    <w:rsid w:val="001E717D"/>
    <w:rsid w:val="001E780B"/>
    <w:rsid w:val="001E78B5"/>
    <w:rsid w:val="001E7AF3"/>
    <w:rsid w:val="001F0239"/>
    <w:rsid w:val="001F0589"/>
    <w:rsid w:val="001F0ABF"/>
    <w:rsid w:val="001F0C0B"/>
    <w:rsid w:val="001F0FA6"/>
    <w:rsid w:val="001F125E"/>
    <w:rsid w:val="001F14EB"/>
    <w:rsid w:val="001F1A63"/>
    <w:rsid w:val="001F1BBE"/>
    <w:rsid w:val="001F2383"/>
    <w:rsid w:val="001F255C"/>
    <w:rsid w:val="001F25D6"/>
    <w:rsid w:val="001F26F8"/>
    <w:rsid w:val="001F2A8B"/>
    <w:rsid w:val="001F3032"/>
    <w:rsid w:val="001F320B"/>
    <w:rsid w:val="001F3266"/>
    <w:rsid w:val="001F32D9"/>
    <w:rsid w:val="001F33EB"/>
    <w:rsid w:val="001F3620"/>
    <w:rsid w:val="001F36C4"/>
    <w:rsid w:val="001F39B5"/>
    <w:rsid w:val="001F3CD3"/>
    <w:rsid w:val="001F3D07"/>
    <w:rsid w:val="001F3F36"/>
    <w:rsid w:val="001F422D"/>
    <w:rsid w:val="001F4C0F"/>
    <w:rsid w:val="001F4E42"/>
    <w:rsid w:val="001F4E4D"/>
    <w:rsid w:val="001F5574"/>
    <w:rsid w:val="001F5B24"/>
    <w:rsid w:val="001F5BB3"/>
    <w:rsid w:val="001F5CD9"/>
    <w:rsid w:val="001F612A"/>
    <w:rsid w:val="001F67E3"/>
    <w:rsid w:val="001F6922"/>
    <w:rsid w:val="001F6E5E"/>
    <w:rsid w:val="001F7321"/>
    <w:rsid w:val="001F73EA"/>
    <w:rsid w:val="001F7AC2"/>
    <w:rsid w:val="001F7B9A"/>
    <w:rsid w:val="001F7C51"/>
    <w:rsid w:val="0020018F"/>
    <w:rsid w:val="002005C7"/>
    <w:rsid w:val="00200759"/>
    <w:rsid w:val="00200B89"/>
    <w:rsid w:val="00200CCE"/>
    <w:rsid w:val="00201279"/>
    <w:rsid w:val="00201483"/>
    <w:rsid w:val="002016F5"/>
    <w:rsid w:val="00201D5E"/>
    <w:rsid w:val="00201EC2"/>
    <w:rsid w:val="00202141"/>
    <w:rsid w:val="0020226E"/>
    <w:rsid w:val="00202588"/>
    <w:rsid w:val="0020289D"/>
    <w:rsid w:val="00202AE5"/>
    <w:rsid w:val="00202B84"/>
    <w:rsid w:val="00202D9F"/>
    <w:rsid w:val="00202E0F"/>
    <w:rsid w:val="002030D2"/>
    <w:rsid w:val="0020311C"/>
    <w:rsid w:val="00203373"/>
    <w:rsid w:val="002037F4"/>
    <w:rsid w:val="0020387F"/>
    <w:rsid w:val="00203C41"/>
    <w:rsid w:val="00203CDB"/>
    <w:rsid w:val="00204604"/>
    <w:rsid w:val="00204728"/>
    <w:rsid w:val="00204D29"/>
    <w:rsid w:val="002055CA"/>
    <w:rsid w:val="002062EF"/>
    <w:rsid w:val="00206515"/>
    <w:rsid w:val="00206591"/>
    <w:rsid w:val="0020691A"/>
    <w:rsid w:val="0020701B"/>
    <w:rsid w:val="002071E2"/>
    <w:rsid w:val="00207278"/>
    <w:rsid w:val="002073D9"/>
    <w:rsid w:val="002103C9"/>
    <w:rsid w:val="002104D3"/>
    <w:rsid w:val="00210B03"/>
    <w:rsid w:val="00210F56"/>
    <w:rsid w:val="00211132"/>
    <w:rsid w:val="002113F1"/>
    <w:rsid w:val="00211452"/>
    <w:rsid w:val="0021172B"/>
    <w:rsid w:val="00211854"/>
    <w:rsid w:val="00211884"/>
    <w:rsid w:val="00211ED3"/>
    <w:rsid w:val="0021200C"/>
    <w:rsid w:val="002120E9"/>
    <w:rsid w:val="0021295D"/>
    <w:rsid w:val="00212ABD"/>
    <w:rsid w:val="00212BE9"/>
    <w:rsid w:val="0021381F"/>
    <w:rsid w:val="00213B42"/>
    <w:rsid w:val="00213C12"/>
    <w:rsid w:val="00214078"/>
    <w:rsid w:val="002147D5"/>
    <w:rsid w:val="0021486E"/>
    <w:rsid w:val="002148AE"/>
    <w:rsid w:val="00214B80"/>
    <w:rsid w:val="00214EA1"/>
    <w:rsid w:val="00215199"/>
    <w:rsid w:val="00215315"/>
    <w:rsid w:val="00215645"/>
    <w:rsid w:val="00215B0B"/>
    <w:rsid w:val="00215C70"/>
    <w:rsid w:val="00215D39"/>
    <w:rsid w:val="00216158"/>
    <w:rsid w:val="002161F8"/>
    <w:rsid w:val="00216202"/>
    <w:rsid w:val="00216774"/>
    <w:rsid w:val="00216FE7"/>
    <w:rsid w:val="0021755C"/>
    <w:rsid w:val="002176B5"/>
    <w:rsid w:val="00217AA0"/>
    <w:rsid w:val="00217B06"/>
    <w:rsid w:val="0022004C"/>
    <w:rsid w:val="002213D4"/>
    <w:rsid w:val="00221528"/>
    <w:rsid w:val="002218FE"/>
    <w:rsid w:val="00221A5B"/>
    <w:rsid w:val="00221B7D"/>
    <w:rsid w:val="002227F1"/>
    <w:rsid w:val="00222CBD"/>
    <w:rsid w:val="002232D1"/>
    <w:rsid w:val="00223329"/>
    <w:rsid w:val="00223356"/>
    <w:rsid w:val="002234DB"/>
    <w:rsid w:val="002236B1"/>
    <w:rsid w:val="00223A60"/>
    <w:rsid w:val="00223E3C"/>
    <w:rsid w:val="00223E61"/>
    <w:rsid w:val="00224208"/>
    <w:rsid w:val="00224288"/>
    <w:rsid w:val="002244F0"/>
    <w:rsid w:val="002247C5"/>
    <w:rsid w:val="002248ED"/>
    <w:rsid w:val="002249E4"/>
    <w:rsid w:val="0022504B"/>
    <w:rsid w:val="00225344"/>
    <w:rsid w:val="002254AF"/>
    <w:rsid w:val="0022550D"/>
    <w:rsid w:val="002255FC"/>
    <w:rsid w:val="0022560F"/>
    <w:rsid w:val="00225B4E"/>
    <w:rsid w:val="00225EA1"/>
    <w:rsid w:val="002266FB"/>
    <w:rsid w:val="00226A61"/>
    <w:rsid w:val="00226B26"/>
    <w:rsid w:val="00227188"/>
    <w:rsid w:val="002272F4"/>
    <w:rsid w:val="00227E67"/>
    <w:rsid w:val="00227F48"/>
    <w:rsid w:val="00230489"/>
    <w:rsid w:val="00230761"/>
    <w:rsid w:val="002307BC"/>
    <w:rsid w:val="00230B51"/>
    <w:rsid w:val="00230DC1"/>
    <w:rsid w:val="00230E85"/>
    <w:rsid w:val="00230F86"/>
    <w:rsid w:val="00230FB8"/>
    <w:rsid w:val="00231080"/>
    <w:rsid w:val="002316AF"/>
    <w:rsid w:val="002317BC"/>
    <w:rsid w:val="0023188A"/>
    <w:rsid w:val="00231EA0"/>
    <w:rsid w:val="00231EE3"/>
    <w:rsid w:val="00232436"/>
    <w:rsid w:val="00232467"/>
    <w:rsid w:val="002326FE"/>
    <w:rsid w:val="002327B8"/>
    <w:rsid w:val="0023294B"/>
    <w:rsid w:val="00232A72"/>
    <w:rsid w:val="00232FD0"/>
    <w:rsid w:val="00233186"/>
    <w:rsid w:val="00233280"/>
    <w:rsid w:val="0023354D"/>
    <w:rsid w:val="00233610"/>
    <w:rsid w:val="002336AD"/>
    <w:rsid w:val="002343CC"/>
    <w:rsid w:val="002344C8"/>
    <w:rsid w:val="00234A22"/>
    <w:rsid w:val="00234A6C"/>
    <w:rsid w:val="002351C6"/>
    <w:rsid w:val="002351D1"/>
    <w:rsid w:val="00235519"/>
    <w:rsid w:val="0023560F"/>
    <w:rsid w:val="00235806"/>
    <w:rsid w:val="00235960"/>
    <w:rsid w:val="00235D1C"/>
    <w:rsid w:val="00235D23"/>
    <w:rsid w:val="00235D50"/>
    <w:rsid w:val="0023618C"/>
    <w:rsid w:val="0023637A"/>
    <w:rsid w:val="00236639"/>
    <w:rsid w:val="00236848"/>
    <w:rsid w:val="00236894"/>
    <w:rsid w:val="002372C6"/>
    <w:rsid w:val="002373BB"/>
    <w:rsid w:val="002376E6"/>
    <w:rsid w:val="00237740"/>
    <w:rsid w:val="0023778A"/>
    <w:rsid w:val="00237B0B"/>
    <w:rsid w:val="00237ED1"/>
    <w:rsid w:val="00240116"/>
    <w:rsid w:val="002407C9"/>
    <w:rsid w:val="002408CB"/>
    <w:rsid w:val="00240B91"/>
    <w:rsid w:val="0024105C"/>
    <w:rsid w:val="002418A0"/>
    <w:rsid w:val="002418A9"/>
    <w:rsid w:val="002421EF"/>
    <w:rsid w:val="00242299"/>
    <w:rsid w:val="00242890"/>
    <w:rsid w:val="002428AA"/>
    <w:rsid w:val="00242964"/>
    <w:rsid w:val="00242E3A"/>
    <w:rsid w:val="002430AE"/>
    <w:rsid w:val="00243138"/>
    <w:rsid w:val="00243DB1"/>
    <w:rsid w:val="002445A0"/>
    <w:rsid w:val="0024464F"/>
    <w:rsid w:val="00244675"/>
    <w:rsid w:val="00244BED"/>
    <w:rsid w:val="00245197"/>
    <w:rsid w:val="002455FC"/>
    <w:rsid w:val="002462A3"/>
    <w:rsid w:val="00246307"/>
    <w:rsid w:val="00246E9E"/>
    <w:rsid w:val="00246F80"/>
    <w:rsid w:val="00247704"/>
    <w:rsid w:val="00247719"/>
    <w:rsid w:val="00247F09"/>
    <w:rsid w:val="00247FBF"/>
    <w:rsid w:val="00250326"/>
    <w:rsid w:val="002504D4"/>
    <w:rsid w:val="00250C4A"/>
    <w:rsid w:val="002511C7"/>
    <w:rsid w:val="00251735"/>
    <w:rsid w:val="002518F6"/>
    <w:rsid w:val="00251C13"/>
    <w:rsid w:val="00252008"/>
    <w:rsid w:val="00252273"/>
    <w:rsid w:val="00252588"/>
    <w:rsid w:val="00252A21"/>
    <w:rsid w:val="00252BD0"/>
    <w:rsid w:val="00253003"/>
    <w:rsid w:val="002530AF"/>
    <w:rsid w:val="00253660"/>
    <w:rsid w:val="002544B4"/>
    <w:rsid w:val="002545E8"/>
    <w:rsid w:val="00254749"/>
    <w:rsid w:val="00254787"/>
    <w:rsid w:val="00254C24"/>
    <w:rsid w:val="00254D6D"/>
    <w:rsid w:val="00254D91"/>
    <w:rsid w:val="00255167"/>
    <w:rsid w:val="0025579E"/>
    <w:rsid w:val="002557E9"/>
    <w:rsid w:val="002558C4"/>
    <w:rsid w:val="00255AF6"/>
    <w:rsid w:val="00255D93"/>
    <w:rsid w:val="002561DA"/>
    <w:rsid w:val="0025661E"/>
    <w:rsid w:val="00256884"/>
    <w:rsid w:val="00256988"/>
    <w:rsid w:val="00256C81"/>
    <w:rsid w:val="00256DA6"/>
    <w:rsid w:val="00257495"/>
    <w:rsid w:val="0025761C"/>
    <w:rsid w:val="00257C63"/>
    <w:rsid w:val="00257F0F"/>
    <w:rsid w:val="0026024A"/>
    <w:rsid w:val="00260270"/>
    <w:rsid w:val="002603FF"/>
    <w:rsid w:val="002604C0"/>
    <w:rsid w:val="00260537"/>
    <w:rsid w:val="002609A1"/>
    <w:rsid w:val="00260A01"/>
    <w:rsid w:val="00260D9B"/>
    <w:rsid w:val="00260F61"/>
    <w:rsid w:val="0026148B"/>
    <w:rsid w:val="0026151F"/>
    <w:rsid w:val="002617CC"/>
    <w:rsid w:val="00261A0D"/>
    <w:rsid w:val="00262021"/>
    <w:rsid w:val="00262041"/>
    <w:rsid w:val="00262159"/>
    <w:rsid w:val="002621DE"/>
    <w:rsid w:val="0026273E"/>
    <w:rsid w:val="002628A0"/>
    <w:rsid w:val="002629C2"/>
    <w:rsid w:val="00262AE8"/>
    <w:rsid w:val="00262DBA"/>
    <w:rsid w:val="00262FD4"/>
    <w:rsid w:val="002632A6"/>
    <w:rsid w:val="00263938"/>
    <w:rsid w:val="00263CDB"/>
    <w:rsid w:val="00263F11"/>
    <w:rsid w:val="00263F9F"/>
    <w:rsid w:val="00264236"/>
    <w:rsid w:val="002643A0"/>
    <w:rsid w:val="002647A2"/>
    <w:rsid w:val="002648E7"/>
    <w:rsid w:val="002649C6"/>
    <w:rsid w:val="00264BC8"/>
    <w:rsid w:val="00264DFC"/>
    <w:rsid w:val="002651B6"/>
    <w:rsid w:val="0026563E"/>
    <w:rsid w:val="00265702"/>
    <w:rsid w:val="00265C44"/>
    <w:rsid w:val="002660CC"/>
    <w:rsid w:val="002661D2"/>
    <w:rsid w:val="0026646A"/>
    <w:rsid w:val="00266749"/>
    <w:rsid w:val="00266AAB"/>
    <w:rsid w:val="00266C26"/>
    <w:rsid w:val="00266C52"/>
    <w:rsid w:val="00266D37"/>
    <w:rsid w:val="00266D7B"/>
    <w:rsid w:val="00266F00"/>
    <w:rsid w:val="0026766F"/>
    <w:rsid w:val="00267827"/>
    <w:rsid w:val="00267A1A"/>
    <w:rsid w:val="00267E36"/>
    <w:rsid w:val="00270025"/>
    <w:rsid w:val="0027012E"/>
    <w:rsid w:val="002706AB"/>
    <w:rsid w:val="00270992"/>
    <w:rsid w:val="00270A4A"/>
    <w:rsid w:val="00270CB9"/>
    <w:rsid w:val="00270CD3"/>
    <w:rsid w:val="00270D30"/>
    <w:rsid w:val="00270DEC"/>
    <w:rsid w:val="00270E64"/>
    <w:rsid w:val="002712AA"/>
    <w:rsid w:val="00271840"/>
    <w:rsid w:val="00271A94"/>
    <w:rsid w:val="00272094"/>
    <w:rsid w:val="002720FD"/>
    <w:rsid w:val="00272315"/>
    <w:rsid w:val="00272451"/>
    <w:rsid w:val="00272C67"/>
    <w:rsid w:val="00272C78"/>
    <w:rsid w:val="00272E38"/>
    <w:rsid w:val="00272F8A"/>
    <w:rsid w:val="00272FB5"/>
    <w:rsid w:val="00273520"/>
    <w:rsid w:val="0027355F"/>
    <w:rsid w:val="00273D2A"/>
    <w:rsid w:val="00274629"/>
    <w:rsid w:val="002746A4"/>
    <w:rsid w:val="00274932"/>
    <w:rsid w:val="0027494A"/>
    <w:rsid w:val="0027525C"/>
    <w:rsid w:val="00275554"/>
    <w:rsid w:val="0027594D"/>
    <w:rsid w:val="00275967"/>
    <w:rsid w:val="0027596A"/>
    <w:rsid w:val="00275C0E"/>
    <w:rsid w:val="00275DC7"/>
    <w:rsid w:val="00275EAB"/>
    <w:rsid w:val="00275FC2"/>
    <w:rsid w:val="00276002"/>
    <w:rsid w:val="00276523"/>
    <w:rsid w:val="002765EF"/>
    <w:rsid w:val="00276666"/>
    <w:rsid w:val="0027684A"/>
    <w:rsid w:val="00276932"/>
    <w:rsid w:val="00276BC1"/>
    <w:rsid w:val="00276CAC"/>
    <w:rsid w:val="00276DA0"/>
    <w:rsid w:val="00276F55"/>
    <w:rsid w:val="0027737B"/>
    <w:rsid w:val="002773E3"/>
    <w:rsid w:val="00277465"/>
    <w:rsid w:val="002775E9"/>
    <w:rsid w:val="0027793D"/>
    <w:rsid w:val="00277A85"/>
    <w:rsid w:val="00277D6A"/>
    <w:rsid w:val="00280085"/>
    <w:rsid w:val="002800F8"/>
    <w:rsid w:val="0028050D"/>
    <w:rsid w:val="002805AE"/>
    <w:rsid w:val="002808B2"/>
    <w:rsid w:val="002810DB"/>
    <w:rsid w:val="0028124C"/>
    <w:rsid w:val="00281AAC"/>
    <w:rsid w:val="00281C97"/>
    <w:rsid w:val="002820E8"/>
    <w:rsid w:val="0028216D"/>
    <w:rsid w:val="002821F9"/>
    <w:rsid w:val="00282653"/>
    <w:rsid w:val="00282BC0"/>
    <w:rsid w:val="00282C86"/>
    <w:rsid w:val="00282D34"/>
    <w:rsid w:val="00282D8C"/>
    <w:rsid w:val="00282E04"/>
    <w:rsid w:val="00283414"/>
    <w:rsid w:val="0028353C"/>
    <w:rsid w:val="0028387E"/>
    <w:rsid w:val="002842B8"/>
    <w:rsid w:val="0028463F"/>
    <w:rsid w:val="002847AA"/>
    <w:rsid w:val="0028486F"/>
    <w:rsid w:val="002848D6"/>
    <w:rsid w:val="002849BF"/>
    <w:rsid w:val="00284A16"/>
    <w:rsid w:val="00284AC5"/>
    <w:rsid w:val="00284B89"/>
    <w:rsid w:val="00284C41"/>
    <w:rsid w:val="00284C5A"/>
    <w:rsid w:val="00284E07"/>
    <w:rsid w:val="002851A6"/>
    <w:rsid w:val="00285C7A"/>
    <w:rsid w:val="00285DD5"/>
    <w:rsid w:val="00286007"/>
    <w:rsid w:val="0028602C"/>
    <w:rsid w:val="002860EE"/>
    <w:rsid w:val="0028683C"/>
    <w:rsid w:val="00286A62"/>
    <w:rsid w:val="00286BBC"/>
    <w:rsid w:val="002870B0"/>
    <w:rsid w:val="00287119"/>
    <w:rsid w:val="00287428"/>
    <w:rsid w:val="0028752B"/>
    <w:rsid w:val="00287605"/>
    <w:rsid w:val="002877FF"/>
    <w:rsid w:val="00287864"/>
    <w:rsid w:val="00287EE8"/>
    <w:rsid w:val="00287FDB"/>
    <w:rsid w:val="0029073D"/>
    <w:rsid w:val="00290F02"/>
    <w:rsid w:val="002910AB"/>
    <w:rsid w:val="00291346"/>
    <w:rsid w:val="002913BE"/>
    <w:rsid w:val="002915C1"/>
    <w:rsid w:val="0029173D"/>
    <w:rsid w:val="002919CE"/>
    <w:rsid w:val="00291C86"/>
    <w:rsid w:val="00291CBA"/>
    <w:rsid w:val="0029238E"/>
    <w:rsid w:val="00292958"/>
    <w:rsid w:val="00292DE8"/>
    <w:rsid w:val="00293136"/>
    <w:rsid w:val="0029352F"/>
    <w:rsid w:val="00293541"/>
    <w:rsid w:val="002935E0"/>
    <w:rsid w:val="002936A4"/>
    <w:rsid w:val="00293812"/>
    <w:rsid w:val="00293B30"/>
    <w:rsid w:val="00293BB9"/>
    <w:rsid w:val="0029419E"/>
    <w:rsid w:val="0029456A"/>
    <w:rsid w:val="002945E4"/>
    <w:rsid w:val="00294657"/>
    <w:rsid w:val="00294FC9"/>
    <w:rsid w:val="00295648"/>
    <w:rsid w:val="00295809"/>
    <w:rsid w:val="00295892"/>
    <w:rsid w:val="00295F99"/>
    <w:rsid w:val="00296009"/>
    <w:rsid w:val="0029652A"/>
    <w:rsid w:val="0029662D"/>
    <w:rsid w:val="002967D6"/>
    <w:rsid w:val="0029681E"/>
    <w:rsid w:val="0029757D"/>
    <w:rsid w:val="002975AF"/>
    <w:rsid w:val="002A06CF"/>
    <w:rsid w:val="002A0C07"/>
    <w:rsid w:val="002A149D"/>
    <w:rsid w:val="002A167C"/>
    <w:rsid w:val="002A19A0"/>
    <w:rsid w:val="002A1DD1"/>
    <w:rsid w:val="002A1DF6"/>
    <w:rsid w:val="002A1E4E"/>
    <w:rsid w:val="002A219D"/>
    <w:rsid w:val="002A2215"/>
    <w:rsid w:val="002A2644"/>
    <w:rsid w:val="002A26D8"/>
    <w:rsid w:val="002A27C2"/>
    <w:rsid w:val="002A27E2"/>
    <w:rsid w:val="002A29DD"/>
    <w:rsid w:val="002A2B68"/>
    <w:rsid w:val="002A2D02"/>
    <w:rsid w:val="002A2D16"/>
    <w:rsid w:val="002A2E53"/>
    <w:rsid w:val="002A2EDF"/>
    <w:rsid w:val="002A3329"/>
    <w:rsid w:val="002A3457"/>
    <w:rsid w:val="002A345B"/>
    <w:rsid w:val="002A364D"/>
    <w:rsid w:val="002A3BA6"/>
    <w:rsid w:val="002A3C8C"/>
    <w:rsid w:val="002A406C"/>
    <w:rsid w:val="002A41D7"/>
    <w:rsid w:val="002A43B5"/>
    <w:rsid w:val="002A43EE"/>
    <w:rsid w:val="002A45AC"/>
    <w:rsid w:val="002A467F"/>
    <w:rsid w:val="002A4DB3"/>
    <w:rsid w:val="002A4EC5"/>
    <w:rsid w:val="002A4F8F"/>
    <w:rsid w:val="002A5345"/>
    <w:rsid w:val="002A5365"/>
    <w:rsid w:val="002A5AEE"/>
    <w:rsid w:val="002A5B15"/>
    <w:rsid w:val="002A5B64"/>
    <w:rsid w:val="002A5EAE"/>
    <w:rsid w:val="002A6079"/>
    <w:rsid w:val="002A6132"/>
    <w:rsid w:val="002A63A7"/>
    <w:rsid w:val="002A6583"/>
    <w:rsid w:val="002A6B45"/>
    <w:rsid w:val="002A6BEC"/>
    <w:rsid w:val="002A6CE9"/>
    <w:rsid w:val="002A6D23"/>
    <w:rsid w:val="002A6D6F"/>
    <w:rsid w:val="002A6E1F"/>
    <w:rsid w:val="002A6E3F"/>
    <w:rsid w:val="002A705C"/>
    <w:rsid w:val="002A786F"/>
    <w:rsid w:val="002A7ADE"/>
    <w:rsid w:val="002A7D8F"/>
    <w:rsid w:val="002B04C5"/>
    <w:rsid w:val="002B0578"/>
    <w:rsid w:val="002B06A6"/>
    <w:rsid w:val="002B07AE"/>
    <w:rsid w:val="002B0B12"/>
    <w:rsid w:val="002B0F13"/>
    <w:rsid w:val="002B1167"/>
    <w:rsid w:val="002B1201"/>
    <w:rsid w:val="002B1279"/>
    <w:rsid w:val="002B158C"/>
    <w:rsid w:val="002B173A"/>
    <w:rsid w:val="002B173B"/>
    <w:rsid w:val="002B18E7"/>
    <w:rsid w:val="002B1B1C"/>
    <w:rsid w:val="002B1FC3"/>
    <w:rsid w:val="002B2418"/>
    <w:rsid w:val="002B2443"/>
    <w:rsid w:val="002B2C2A"/>
    <w:rsid w:val="002B2C64"/>
    <w:rsid w:val="002B2CD9"/>
    <w:rsid w:val="002B31A3"/>
    <w:rsid w:val="002B34A1"/>
    <w:rsid w:val="002B36AC"/>
    <w:rsid w:val="002B3951"/>
    <w:rsid w:val="002B3C2D"/>
    <w:rsid w:val="002B440C"/>
    <w:rsid w:val="002B4588"/>
    <w:rsid w:val="002B4656"/>
    <w:rsid w:val="002B48C7"/>
    <w:rsid w:val="002B4B6F"/>
    <w:rsid w:val="002B4E5B"/>
    <w:rsid w:val="002B4F3F"/>
    <w:rsid w:val="002B4F86"/>
    <w:rsid w:val="002B560C"/>
    <w:rsid w:val="002B5908"/>
    <w:rsid w:val="002B5E3A"/>
    <w:rsid w:val="002B648A"/>
    <w:rsid w:val="002B683E"/>
    <w:rsid w:val="002B6B8E"/>
    <w:rsid w:val="002B6CEF"/>
    <w:rsid w:val="002B6D29"/>
    <w:rsid w:val="002B7223"/>
    <w:rsid w:val="002B7D40"/>
    <w:rsid w:val="002B7D94"/>
    <w:rsid w:val="002B7E63"/>
    <w:rsid w:val="002B7F3A"/>
    <w:rsid w:val="002C045C"/>
    <w:rsid w:val="002C05CB"/>
    <w:rsid w:val="002C0685"/>
    <w:rsid w:val="002C07E8"/>
    <w:rsid w:val="002C08DB"/>
    <w:rsid w:val="002C09A5"/>
    <w:rsid w:val="002C09FB"/>
    <w:rsid w:val="002C0B33"/>
    <w:rsid w:val="002C1059"/>
    <w:rsid w:val="002C10DB"/>
    <w:rsid w:val="002C1542"/>
    <w:rsid w:val="002C154C"/>
    <w:rsid w:val="002C1935"/>
    <w:rsid w:val="002C1AEA"/>
    <w:rsid w:val="002C1F93"/>
    <w:rsid w:val="002C2000"/>
    <w:rsid w:val="002C2160"/>
    <w:rsid w:val="002C2CA6"/>
    <w:rsid w:val="002C3845"/>
    <w:rsid w:val="002C399E"/>
    <w:rsid w:val="002C3A09"/>
    <w:rsid w:val="002C4061"/>
    <w:rsid w:val="002C4351"/>
    <w:rsid w:val="002C45A8"/>
    <w:rsid w:val="002C49CA"/>
    <w:rsid w:val="002C4B1D"/>
    <w:rsid w:val="002C4D8E"/>
    <w:rsid w:val="002C5303"/>
    <w:rsid w:val="002C5397"/>
    <w:rsid w:val="002C539E"/>
    <w:rsid w:val="002C567E"/>
    <w:rsid w:val="002C59C2"/>
    <w:rsid w:val="002C5AF6"/>
    <w:rsid w:val="002C5E1B"/>
    <w:rsid w:val="002C5E99"/>
    <w:rsid w:val="002C6072"/>
    <w:rsid w:val="002C609F"/>
    <w:rsid w:val="002C6214"/>
    <w:rsid w:val="002C661A"/>
    <w:rsid w:val="002C662D"/>
    <w:rsid w:val="002C6767"/>
    <w:rsid w:val="002C6A6B"/>
    <w:rsid w:val="002C6AE5"/>
    <w:rsid w:val="002C6B2F"/>
    <w:rsid w:val="002C6EC8"/>
    <w:rsid w:val="002C70C1"/>
    <w:rsid w:val="002C7700"/>
    <w:rsid w:val="002C7D9A"/>
    <w:rsid w:val="002C7EC2"/>
    <w:rsid w:val="002C7EDA"/>
    <w:rsid w:val="002C7FC1"/>
    <w:rsid w:val="002D00B5"/>
    <w:rsid w:val="002D05BB"/>
    <w:rsid w:val="002D0632"/>
    <w:rsid w:val="002D06C0"/>
    <w:rsid w:val="002D06FA"/>
    <w:rsid w:val="002D07CB"/>
    <w:rsid w:val="002D0AFE"/>
    <w:rsid w:val="002D0B94"/>
    <w:rsid w:val="002D0D9D"/>
    <w:rsid w:val="002D0FCA"/>
    <w:rsid w:val="002D10D9"/>
    <w:rsid w:val="002D1186"/>
    <w:rsid w:val="002D1767"/>
    <w:rsid w:val="002D1A3A"/>
    <w:rsid w:val="002D1FEA"/>
    <w:rsid w:val="002D1FEE"/>
    <w:rsid w:val="002D2213"/>
    <w:rsid w:val="002D2452"/>
    <w:rsid w:val="002D28B1"/>
    <w:rsid w:val="002D29D9"/>
    <w:rsid w:val="002D36AB"/>
    <w:rsid w:val="002D37F3"/>
    <w:rsid w:val="002D38C3"/>
    <w:rsid w:val="002D39C9"/>
    <w:rsid w:val="002D3A11"/>
    <w:rsid w:val="002D3AA5"/>
    <w:rsid w:val="002D3C0F"/>
    <w:rsid w:val="002D3FFA"/>
    <w:rsid w:val="002D3FFE"/>
    <w:rsid w:val="002D42FA"/>
    <w:rsid w:val="002D45B3"/>
    <w:rsid w:val="002D49F4"/>
    <w:rsid w:val="002D4CE6"/>
    <w:rsid w:val="002D51D5"/>
    <w:rsid w:val="002D5359"/>
    <w:rsid w:val="002D56F1"/>
    <w:rsid w:val="002D5D12"/>
    <w:rsid w:val="002D5D29"/>
    <w:rsid w:val="002D5FEF"/>
    <w:rsid w:val="002D67FB"/>
    <w:rsid w:val="002D69CA"/>
    <w:rsid w:val="002D6A34"/>
    <w:rsid w:val="002D6D29"/>
    <w:rsid w:val="002D6D6D"/>
    <w:rsid w:val="002D71DA"/>
    <w:rsid w:val="002D7510"/>
    <w:rsid w:val="002D776A"/>
    <w:rsid w:val="002D7F3E"/>
    <w:rsid w:val="002E0184"/>
    <w:rsid w:val="002E0232"/>
    <w:rsid w:val="002E0426"/>
    <w:rsid w:val="002E05CC"/>
    <w:rsid w:val="002E06B5"/>
    <w:rsid w:val="002E06D6"/>
    <w:rsid w:val="002E0796"/>
    <w:rsid w:val="002E094A"/>
    <w:rsid w:val="002E0EBB"/>
    <w:rsid w:val="002E1210"/>
    <w:rsid w:val="002E17F8"/>
    <w:rsid w:val="002E1DA5"/>
    <w:rsid w:val="002E2178"/>
    <w:rsid w:val="002E25ED"/>
    <w:rsid w:val="002E2865"/>
    <w:rsid w:val="002E2C11"/>
    <w:rsid w:val="002E2FD7"/>
    <w:rsid w:val="002E304E"/>
    <w:rsid w:val="002E3299"/>
    <w:rsid w:val="002E34B5"/>
    <w:rsid w:val="002E35B0"/>
    <w:rsid w:val="002E37CE"/>
    <w:rsid w:val="002E3A79"/>
    <w:rsid w:val="002E3AD8"/>
    <w:rsid w:val="002E3F08"/>
    <w:rsid w:val="002E410B"/>
    <w:rsid w:val="002E45A3"/>
    <w:rsid w:val="002E46E9"/>
    <w:rsid w:val="002E48D8"/>
    <w:rsid w:val="002E4BF8"/>
    <w:rsid w:val="002E4C00"/>
    <w:rsid w:val="002E4E3C"/>
    <w:rsid w:val="002E51D8"/>
    <w:rsid w:val="002E523D"/>
    <w:rsid w:val="002E5419"/>
    <w:rsid w:val="002E566C"/>
    <w:rsid w:val="002E57D1"/>
    <w:rsid w:val="002E5B48"/>
    <w:rsid w:val="002E5B62"/>
    <w:rsid w:val="002E5D19"/>
    <w:rsid w:val="002E60A3"/>
    <w:rsid w:val="002E6462"/>
    <w:rsid w:val="002E64EF"/>
    <w:rsid w:val="002E6D72"/>
    <w:rsid w:val="002E6D9A"/>
    <w:rsid w:val="002E6F24"/>
    <w:rsid w:val="002E7833"/>
    <w:rsid w:val="002E7A44"/>
    <w:rsid w:val="002E7B07"/>
    <w:rsid w:val="002E7BB6"/>
    <w:rsid w:val="002E7FAB"/>
    <w:rsid w:val="002F006C"/>
    <w:rsid w:val="002F03C4"/>
    <w:rsid w:val="002F06D6"/>
    <w:rsid w:val="002F070C"/>
    <w:rsid w:val="002F07F5"/>
    <w:rsid w:val="002F0A1E"/>
    <w:rsid w:val="002F0A2D"/>
    <w:rsid w:val="002F0C98"/>
    <w:rsid w:val="002F0F74"/>
    <w:rsid w:val="002F108B"/>
    <w:rsid w:val="002F10E8"/>
    <w:rsid w:val="002F14EF"/>
    <w:rsid w:val="002F1622"/>
    <w:rsid w:val="002F188A"/>
    <w:rsid w:val="002F1AB0"/>
    <w:rsid w:val="002F1AC0"/>
    <w:rsid w:val="002F1E79"/>
    <w:rsid w:val="002F1F04"/>
    <w:rsid w:val="002F20EF"/>
    <w:rsid w:val="002F21B0"/>
    <w:rsid w:val="002F2343"/>
    <w:rsid w:val="002F2359"/>
    <w:rsid w:val="002F257C"/>
    <w:rsid w:val="002F298C"/>
    <w:rsid w:val="002F2A34"/>
    <w:rsid w:val="002F2A44"/>
    <w:rsid w:val="002F2D99"/>
    <w:rsid w:val="002F3004"/>
    <w:rsid w:val="002F306F"/>
    <w:rsid w:val="002F3188"/>
    <w:rsid w:val="002F3313"/>
    <w:rsid w:val="002F35E8"/>
    <w:rsid w:val="002F3C05"/>
    <w:rsid w:val="002F3C53"/>
    <w:rsid w:val="002F3DF0"/>
    <w:rsid w:val="002F4029"/>
    <w:rsid w:val="002F4165"/>
    <w:rsid w:val="002F43AF"/>
    <w:rsid w:val="002F4437"/>
    <w:rsid w:val="002F456F"/>
    <w:rsid w:val="002F4D48"/>
    <w:rsid w:val="002F4DEF"/>
    <w:rsid w:val="002F4E70"/>
    <w:rsid w:val="002F4E88"/>
    <w:rsid w:val="002F5304"/>
    <w:rsid w:val="002F56FC"/>
    <w:rsid w:val="002F5729"/>
    <w:rsid w:val="002F5731"/>
    <w:rsid w:val="002F57C7"/>
    <w:rsid w:val="002F5A1F"/>
    <w:rsid w:val="002F5B73"/>
    <w:rsid w:val="002F6474"/>
    <w:rsid w:val="002F6513"/>
    <w:rsid w:val="002F6979"/>
    <w:rsid w:val="002F6BE2"/>
    <w:rsid w:val="002F6D3B"/>
    <w:rsid w:val="002F6EC8"/>
    <w:rsid w:val="002F7114"/>
    <w:rsid w:val="002F71FD"/>
    <w:rsid w:val="002F736B"/>
    <w:rsid w:val="002F753B"/>
    <w:rsid w:val="002F7646"/>
    <w:rsid w:val="002F7807"/>
    <w:rsid w:val="002F7CF2"/>
    <w:rsid w:val="002F7D74"/>
    <w:rsid w:val="0030023F"/>
    <w:rsid w:val="003003E2"/>
    <w:rsid w:val="00300BCC"/>
    <w:rsid w:val="00300D95"/>
    <w:rsid w:val="00300F6B"/>
    <w:rsid w:val="003014A4"/>
    <w:rsid w:val="0030162F"/>
    <w:rsid w:val="00301D22"/>
    <w:rsid w:val="00302245"/>
    <w:rsid w:val="003023C6"/>
    <w:rsid w:val="003023E5"/>
    <w:rsid w:val="0030241F"/>
    <w:rsid w:val="0030288E"/>
    <w:rsid w:val="00302BF3"/>
    <w:rsid w:val="00302E5D"/>
    <w:rsid w:val="00302F07"/>
    <w:rsid w:val="0030305B"/>
    <w:rsid w:val="003033E4"/>
    <w:rsid w:val="003035A7"/>
    <w:rsid w:val="00303607"/>
    <w:rsid w:val="00303C8A"/>
    <w:rsid w:val="00303D34"/>
    <w:rsid w:val="00303F66"/>
    <w:rsid w:val="003043F3"/>
    <w:rsid w:val="003043FD"/>
    <w:rsid w:val="00304488"/>
    <w:rsid w:val="00304699"/>
    <w:rsid w:val="00304860"/>
    <w:rsid w:val="00304B41"/>
    <w:rsid w:val="00304BAE"/>
    <w:rsid w:val="00304BCE"/>
    <w:rsid w:val="00304D95"/>
    <w:rsid w:val="00304E19"/>
    <w:rsid w:val="00304F9B"/>
    <w:rsid w:val="00305021"/>
    <w:rsid w:val="00305719"/>
    <w:rsid w:val="00305771"/>
    <w:rsid w:val="003059A6"/>
    <w:rsid w:val="00306F50"/>
    <w:rsid w:val="00306F7A"/>
    <w:rsid w:val="00306FB6"/>
    <w:rsid w:val="003071B9"/>
    <w:rsid w:val="003072B1"/>
    <w:rsid w:val="00307338"/>
    <w:rsid w:val="003074EE"/>
    <w:rsid w:val="003076BB"/>
    <w:rsid w:val="00307BC0"/>
    <w:rsid w:val="00307E1E"/>
    <w:rsid w:val="00307EE0"/>
    <w:rsid w:val="00310498"/>
    <w:rsid w:val="00310644"/>
    <w:rsid w:val="0031065F"/>
    <w:rsid w:val="003107B5"/>
    <w:rsid w:val="00311331"/>
    <w:rsid w:val="003119CA"/>
    <w:rsid w:val="00311ABD"/>
    <w:rsid w:val="00311CF3"/>
    <w:rsid w:val="00311D20"/>
    <w:rsid w:val="00312110"/>
    <w:rsid w:val="00312227"/>
    <w:rsid w:val="0031224C"/>
    <w:rsid w:val="00312323"/>
    <w:rsid w:val="00312381"/>
    <w:rsid w:val="0031282F"/>
    <w:rsid w:val="00312DF0"/>
    <w:rsid w:val="00313235"/>
    <w:rsid w:val="003133F3"/>
    <w:rsid w:val="0031352C"/>
    <w:rsid w:val="00313A76"/>
    <w:rsid w:val="00313AFA"/>
    <w:rsid w:val="00313F2D"/>
    <w:rsid w:val="00313FC3"/>
    <w:rsid w:val="003140FA"/>
    <w:rsid w:val="003145BD"/>
    <w:rsid w:val="0031466D"/>
    <w:rsid w:val="003147A5"/>
    <w:rsid w:val="00314A32"/>
    <w:rsid w:val="00314E58"/>
    <w:rsid w:val="0031504A"/>
    <w:rsid w:val="00315746"/>
    <w:rsid w:val="003158FC"/>
    <w:rsid w:val="00315CAB"/>
    <w:rsid w:val="00316DC0"/>
    <w:rsid w:val="0031743F"/>
    <w:rsid w:val="003178D7"/>
    <w:rsid w:val="00317ADE"/>
    <w:rsid w:val="00317D51"/>
    <w:rsid w:val="0032038B"/>
    <w:rsid w:val="0032051B"/>
    <w:rsid w:val="003205A7"/>
    <w:rsid w:val="00320B93"/>
    <w:rsid w:val="00320BFC"/>
    <w:rsid w:val="0032128D"/>
    <w:rsid w:val="0032144C"/>
    <w:rsid w:val="0032171C"/>
    <w:rsid w:val="0032232B"/>
    <w:rsid w:val="00322341"/>
    <w:rsid w:val="00322A56"/>
    <w:rsid w:val="00323151"/>
    <w:rsid w:val="003231B4"/>
    <w:rsid w:val="003231BE"/>
    <w:rsid w:val="00323372"/>
    <w:rsid w:val="0032367F"/>
    <w:rsid w:val="00323919"/>
    <w:rsid w:val="003239FE"/>
    <w:rsid w:val="00323B0B"/>
    <w:rsid w:val="00323E17"/>
    <w:rsid w:val="003240CD"/>
    <w:rsid w:val="00324156"/>
    <w:rsid w:val="003244F7"/>
    <w:rsid w:val="00324AE5"/>
    <w:rsid w:val="00324CAD"/>
    <w:rsid w:val="0032534F"/>
    <w:rsid w:val="00325470"/>
    <w:rsid w:val="00325849"/>
    <w:rsid w:val="003258DF"/>
    <w:rsid w:val="00325C82"/>
    <w:rsid w:val="00325D02"/>
    <w:rsid w:val="00325E76"/>
    <w:rsid w:val="00325E89"/>
    <w:rsid w:val="003262A0"/>
    <w:rsid w:val="00326B86"/>
    <w:rsid w:val="00326C1F"/>
    <w:rsid w:val="00326D37"/>
    <w:rsid w:val="00326DB7"/>
    <w:rsid w:val="00326FC8"/>
    <w:rsid w:val="00327301"/>
    <w:rsid w:val="003274E1"/>
    <w:rsid w:val="00327C00"/>
    <w:rsid w:val="00327C7B"/>
    <w:rsid w:val="00327C7F"/>
    <w:rsid w:val="0033031A"/>
    <w:rsid w:val="003308BE"/>
    <w:rsid w:val="00330905"/>
    <w:rsid w:val="00330BC1"/>
    <w:rsid w:val="00330EA7"/>
    <w:rsid w:val="0033100E"/>
    <w:rsid w:val="00331F18"/>
    <w:rsid w:val="00332264"/>
    <w:rsid w:val="003324CA"/>
    <w:rsid w:val="003329BB"/>
    <w:rsid w:val="00332B68"/>
    <w:rsid w:val="00332DCB"/>
    <w:rsid w:val="003335A4"/>
    <w:rsid w:val="003336E7"/>
    <w:rsid w:val="0033399F"/>
    <w:rsid w:val="003339B7"/>
    <w:rsid w:val="00333E79"/>
    <w:rsid w:val="00333F99"/>
    <w:rsid w:val="00334070"/>
    <w:rsid w:val="003340FA"/>
    <w:rsid w:val="0033417F"/>
    <w:rsid w:val="003341DD"/>
    <w:rsid w:val="003342AF"/>
    <w:rsid w:val="00334321"/>
    <w:rsid w:val="003346B3"/>
    <w:rsid w:val="00334C81"/>
    <w:rsid w:val="00335C4C"/>
    <w:rsid w:val="00335D3B"/>
    <w:rsid w:val="00336145"/>
    <w:rsid w:val="0033650E"/>
    <w:rsid w:val="0033677E"/>
    <w:rsid w:val="00336BC2"/>
    <w:rsid w:val="00336F21"/>
    <w:rsid w:val="00337522"/>
    <w:rsid w:val="003377C3"/>
    <w:rsid w:val="00337807"/>
    <w:rsid w:val="003378AA"/>
    <w:rsid w:val="0033795D"/>
    <w:rsid w:val="00337A76"/>
    <w:rsid w:val="00337F7B"/>
    <w:rsid w:val="00337F91"/>
    <w:rsid w:val="00340C99"/>
    <w:rsid w:val="00340E9A"/>
    <w:rsid w:val="0034119C"/>
    <w:rsid w:val="003413EA"/>
    <w:rsid w:val="00341407"/>
    <w:rsid w:val="0034159F"/>
    <w:rsid w:val="003415B2"/>
    <w:rsid w:val="003417C3"/>
    <w:rsid w:val="003419D0"/>
    <w:rsid w:val="00341D35"/>
    <w:rsid w:val="003424BD"/>
    <w:rsid w:val="00342530"/>
    <w:rsid w:val="0034299E"/>
    <w:rsid w:val="003430A1"/>
    <w:rsid w:val="0034354E"/>
    <w:rsid w:val="003435D1"/>
    <w:rsid w:val="00343671"/>
    <w:rsid w:val="0034375F"/>
    <w:rsid w:val="0034376B"/>
    <w:rsid w:val="0034384C"/>
    <w:rsid w:val="003439CA"/>
    <w:rsid w:val="00343C59"/>
    <w:rsid w:val="00343F27"/>
    <w:rsid w:val="003441EC"/>
    <w:rsid w:val="00344257"/>
    <w:rsid w:val="00344CB0"/>
    <w:rsid w:val="00344F11"/>
    <w:rsid w:val="00344FC0"/>
    <w:rsid w:val="00345065"/>
    <w:rsid w:val="003459A9"/>
    <w:rsid w:val="00345C84"/>
    <w:rsid w:val="00345CE1"/>
    <w:rsid w:val="00345E12"/>
    <w:rsid w:val="00345EA1"/>
    <w:rsid w:val="00345F99"/>
    <w:rsid w:val="00346814"/>
    <w:rsid w:val="00347C20"/>
    <w:rsid w:val="00347CCB"/>
    <w:rsid w:val="00347D74"/>
    <w:rsid w:val="00347E27"/>
    <w:rsid w:val="00347E3C"/>
    <w:rsid w:val="00350AC1"/>
    <w:rsid w:val="00350B37"/>
    <w:rsid w:val="0035103A"/>
    <w:rsid w:val="00351180"/>
    <w:rsid w:val="00351279"/>
    <w:rsid w:val="00351434"/>
    <w:rsid w:val="00351B14"/>
    <w:rsid w:val="00351BF2"/>
    <w:rsid w:val="00351CAC"/>
    <w:rsid w:val="00351FD1"/>
    <w:rsid w:val="00352034"/>
    <w:rsid w:val="003522B7"/>
    <w:rsid w:val="0035277D"/>
    <w:rsid w:val="0035277E"/>
    <w:rsid w:val="00352BF2"/>
    <w:rsid w:val="00352EBC"/>
    <w:rsid w:val="00352EEA"/>
    <w:rsid w:val="0035334E"/>
    <w:rsid w:val="00353482"/>
    <w:rsid w:val="00353574"/>
    <w:rsid w:val="00353646"/>
    <w:rsid w:val="00353679"/>
    <w:rsid w:val="003536F8"/>
    <w:rsid w:val="0035378C"/>
    <w:rsid w:val="00353A55"/>
    <w:rsid w:val="00353B4D"/>
    <w:rsid w:val="00353C27"/>
    <w:rsid w:val="003540B4"/>
    <w:rsid w:val="0035430E"/>
    <w:rsid w:val="003546C6"/>
    <w:rsid w:val="00354C8C"/>
    <w:rsid w:val="00354F88"/>
    <w:rsid w:val="00354FC4"/>
    <w:rsid w:val="0035560B"/>
    <w:rsid w:val="0035575B"/>
    <w:rsid w:val="0035595C"/>
    <w:rsid w:val="00355A0F"/>
    <w:rsid w:val="00355C92"/>
    <w:rsid w:val="003561E5"/>
    <w:rsid w:val="00356249"/>
    <w:rsid w:val="003567AF"/>
    <w:rsid w:val="003567DA"/>
    <w:rsid w:val="00356872"/>
    <w:rsid w:val="003569F5"/>
    <w:rsid w:val="00356D49"/>
    <w:rsid w:val="00356FDE"/>
    <w:rsid w:val="00357047"/>
    <w:rsid w:val="003579FA"/>
    <w:rsid w:val="00360341"/>
    <w:rsid w:val="00360D3D"/>
    <w:rsid w:val="00360F61"/>
    <w:rsid w:val="00361CDD"/>
    <w:rsid w:val="003622E1"/>
    <w:rsid w:val="003625F5"/>
    <w:rsid w:val="00362B6D"/>
    <w:rsid w:val="00363089"/>
    <w:rsid w:val="00363523"/>
    <w:rsid w:val="003635B2"/>
    <w:rsid w:val="00363ABD"/>
    <w:rsid w:val="00363B96"/>
    <w:rsid w:val="00363E6C"/>
    <w:rsid w:val="003642A6"/>
    <w:rsid w:val="003642B2"/>
    <w:rsid w:val="003642C0"/>
    <w:rsid w:val="00364349"/>
    <w:rsid w:val="00364D0F"/>
    <w:rsid w:val="00365700"/>
    <w:rsid w:val="00365717"/>
    <w:rsid w:val="00365A85"/>
    <w:rsid w:val="00365AD8"/>
    <w:rsid w:val="003662F6"/>
    <w:rsid w:val="003663FB"/>
    <w:rsid w:val="003668E8"/>
    <w:rsid w:val="0036691E"/>
    <w:rsid w:val="00366EEA"/>
    <w:rsid w:val="00367585"/>
    <w:rsid w:val="0036761F"/>
    <w:rsid w:val="0036774A"/>
    <w:rsid w:val="00367A45"/>
    <w:rsid w:val="00370463"/>
    <w:rsid w:val="003707E9"/>
    <w:rsid w:val="00370A2F"/>
    <w:rsid w:val="00371081"/>
    <w:rsid w:val="00371495"/>
    <w:rsid w:val="003715AF"/>
    <w:rsid w:val="00371D07"/>
    <w:rsid w:val="00371D48"/>
    <w:rsid w:val="003722EA"/>
    <w:rsid w:val="00372DC4"/>
    <w:rsid w:val="00372E8C"/>
    <w:rsid w:val="00372EAE"/>
    <w:rsid w:val="00373139"/>
    <w:rsid w:val="00373488"/>
    <w:rsid w:val="00373644"/>
    <w:rsid w:val="00373CFD"/>
    <w:rsid w:val="00373D4F"/>
    <w:rsid w:val="00373D76"/>
    <w:rsid w:val="00373DC3"/>
    <w:rsid w:val="00373E1E"/>
    <w:rsid w:val="0037415D"/>
    <w:rsid w:val="0037436A"/>
    <w:rsid w:val="003743B4"/>
    <w:rsid w:val="003747BB"/>
    <w:rsid w:val="00374954"/>
    <w:rsid w:val="00374B2E"/>
    <w:rsid w:val="00374C9C"/>
    <w:rsid w:val="00374D8E"/>
    <w:rsid w:val="00375424"/>
    <w:rsid w:val="003756B7"/>
    <w:rsid w:val="00375A28"/>
    <w:rsid w:val="00375ABE"/>
    <w:rsid w:val="00375FEA"/>
    <w:rsid w:val="003760C2"/>
    <w:rsid w:val="003761E1"/>
    <w:rsid w:val="0037620F"/>
    <w:rsid w:val="003766EE"/>
    <w:rsid w:val="00376A46"/>
    <w:rsid w:val="00376CFF"/>
    <w:rsid w:val="00376D52"/>
    <w:rsid w:val="00376F47"/>
    <w:rsid w:val="00377023"/>
    <w:rsid w:val="0037717C"/>
    <w:rsid w:val="003775EC"/>
    <w:rsid w:val="00377710"/>
    <w:rsid w:val="00377B3B"/>
    <w:rsid w:val="00380FC5"/>
    <w:rsid w:val="003811EA"/>
    <w:rsid w:val="00381606"/>
    <w:rsid w:val="0038176D"/>
    <w:rsid w:val="003817C6"/>
    <w:rsid w:val="003819A7"/>
    <w:rsid w:val="00381EA6"/>
    <w:rsid w:val="00381FE2"/>
    <w:rsid w:val="00382046"/>
    <w:rsid w:val="0038271E"/>
    <w:rsid w:val="00382AE8"/>
    <w:rsid w:val="00382CDE"/>
    <w:rsid w:val="00382E4D"/>
    <w:rsid w:val="00383040"/>
    <w:rsid w:val="003836F6"/>
    <w:rsid w:val="003838BA"/>
    <w:rsid w:val="0038399E"/>
    <w:rsid w:val="00384663"/>
    <w:rsid w:val="00384B0F"/>
    <w:rsid w:val="00385304"/>
    <w:rsid w:val="003855BA"/>
    <w:rsid w:val="003855ED"/>
    <w:rsid w:val="0038567C"/>
    <w:rsid w:val="00385781"/>
    <w:rsid w:val="00385910"/>
    <w:rsid w:val="00385A45"/>
    <w:rsid w:val="00385BF8"/>
    <w:rsid w:val="00385D52"/>
    <w:rsid w:val="00385F83"/>
    <w:rsid w:val="00386B62"/>
    <w:rsid w:val="00386C62"/>
    <w:rsid w:val="00386E89"/>
    <w:rsid w:val="00387A37"/>
    <w:rsid w:val="00387B4B"/>
    <w:rsid w:val="00387BB5"/>
    <w:rsid w:val="00387EFD"/>
    <w:rsid w:val="0039004F"/>
    <w:rsid w:val="003906E2"/>
    <w:rsid w:val="00390801"/>
    <w:rsid w:val="00390B3D"/>
    <w:rsid w:val="00390BC6"/>
    <w:rsid w:val="00390C42"/>
    <w:rsid w:val="00390D4E"/>
    <w:rsid w:val="00390DB4"/>
    <w:rsid w:val="00390DFA"/>
    <w:rsid w:val="003911D0"/>
    <w:rsid w:val="003912FE"/>
    <w:rsid w:val="00391519"/>
    <w:rsid w:val="00391BFC"/>
    <w:rsid w:val="00391D9E"/>
    <w:rsid w:val="00391FA8"/>
    <w:rsid w:val="00392512"/>
    <w:rsid w:val="003926F9"/>
    <w:rsid w:val="003928F2"/>
    <w:rsid w:val="00392AE4"/>
    <w:rsid w:val="00392E48"/>
    <w:rsid w:val="00392FB7"/>
    <w:rsid w:val="00392FF8"/>
    <w:rsid w:val="0039303E"/>
    <w:rsid w:val="00393073"/>
    <w:rsid w:val="00393614"/>
    <w:rsid w:val="00393C6D"/>
    <w:rsid w:val="003948AD"/>
    <w:rsid w:val="00394A57"/>
    <w:rsid w:val="00394D47"/>
    <w:rsid w:val="00394DBA"/>
    <w:rsid w:val="00395258"/>
    <w:rsid w:val="003952DC"/>
    <w:rsid w:val="003953D1"/>
    <w:rsid w:val="00395575"/>
    <w:rsid w:val="00395B10"/>
    <w:rsid w:val="00396130"/>
    <w:rsid w:val="003964D4"/>
    <w:rsid w:val="0039678D"/>
    <w:rsid w:val="00396B39"/>
    <w:rsid w:val="00396B88"/>
    <w:rsid w:val="00396CB8"/>
    <w:rsid w:val="00396F0C"/>
    <w:rsid w:val="003973AC"/>
    <w:rsid w:val="003978E7"/>
    <w:rsid w:val="00397BBD"/>
    <w:rsid w:val="00397BC7"/>
    <w:rsid w:val="00397BD9"/>
    <w:rsid w:val="00397D7D"/>
    <w:rsid w:val="00397E7E"/>
    <w:rsid w:val="003A029E"/>
    <w:rsid w:val="003A0879"/>
    <w:rsid w:val="003A0E30"/>
    <w:rsid w:val="003A0F3E"/>
    <w:rsid w:val="003A11D3"/>
    <w:rsid w:val="003A1388"/>
    <w:rsid w:val="003A139E"/>
    <w:rsid w:val="003A1764"/>
    <w:rsid w:val="003A1AC1"/>
    <w:rsid w:val="003A1AF7"/>
    <w:rsid w:val="003A1C76"/>
    <w:rsid w:val="003A1E2B"/>
    <w:rsid w:val="003A2177"/>
    <w:rsid w:val="003A2275"/>
    <w:rsid w:val="003A2429"/>
    <w:rsid w:val="003A27A2"/>
    <w:rsid w:val="003A2CFC"/>
    <w:rsid w:val="003A31CD"/>
    <w:rsid w:val="003A3607"/>
    <w:rsid w:val="003A3AF8"/>
    <w:rsid w:val="003A3C96"/>
    <w:rsid w:val="003A439E"/>
    <w:rsid w:val="003A466F"/>
    <w:rsid w:val="003A46B2"/>
    <w:rsid w:val="003A4922"/>
    <w:rsid w:val="003A4988"/>
    <w:rsid w:val="003A4D2D"/>
    <w:rsid w:val="003A4DA2"/>
    <w:rsid w:val="003A4E4F"/>
    <w:rsid w:val="003A5041"/>
    <w:rsid w:val="003A55A5"/>
    <w:rsid w:val="003A5843"/>
    <w:rsid w:val="003A5E38"/>
    <w:rsid w:val="003A5F44"/>
    <w:rsid w:val="003A6022"/>
    <w:rsid w:val="003A6449"/>
    <w:rsid w:val="003A6A93"/>
    <w:rsid w:val="003A7225"/>
    <w:rsid w:val="003A7819"/>
    <w:rsid w:val="003A7C28"/>
    <w:rsid w:val="003A7C32"/>
    <w:rsid w:val="003A7FC8"/>
    <w:rsid w:val="003B0029"/>
    <w:rsid w:val="003B0108"/>
    <w:rsid w:val="003B022E"/>
    <w:rsid w:val="003B0457"/>
    <w:rsid w:val="003B05E8"/>
    <w:rsid w:val="003B0F1E"/>
    <w:rsid w:val="003B0F51"/>
    <w:rsid w:val="003B100E"/>
    <w:rsid w:val="003B118B"/>
    <w:rsid w:val="003B14AB"/>
    <w:rsid w:val="003B17DD"/>
    <w:rsid w:val="003B1BAD"/>
    <w:rsid w:val="003B1C26"/>
    <w:rsid w:val="003B236D"/>
    <w:rsid w:val="003B23A6"/>
    <w:rsid w:val="003B253D"/>
    <w:rsid w:val="003B2721"/>
    <w:rsid w:val="003B2917"/>
    <w:rsid w:val="003B2B37"/>
    <w:rsid w:val="003B2B67"/>
    <w:rsid w:val="003B2D1B"/>
    <w:rsid w:val="003B2E81"/>
    <w:rsid w:val="003B30AF"/>
    <w:rsid w:val="003B382E"/>
    <w:rsid w:val="003B3F77"/>
    <w:rsid w:val="003B3FD2"/>
    <w:rsid w:val="003B4141"/>
    <w:rsid w:val="003B41F7"/>
    <w:rsid w:val="003B43F7"/>
    <w:rsid w:val="003B4637"/>
    <w:rsid w:val="003B46B0"/>
    <w:rsid w:val="003B4757"/>
    <w:rsid w:val="003B4875"/>
    <w:rsid w:val="003B4929"/>
    <w:rsid w:val="003B4B6F"/>
    <w:rsid w:val="003B5670"/>
    <w:rsid w:val="003B5906"/>
    <w:rsid w:val="003B59AA"/>
    <w:rsid w:val="003B5B4B"/>
    <w:rsid w:val="003B5C67"/>
    <w:rsid w:val="003B6099"/>
    <w:rsid w:val="003B637E"/>
    <w:rsid w:val="003B6585"/>
    <w:rsid w:val="003B70E8"/>
    <w:rsid w:val="003B725E"/>
    <w:rsid w:val="003B7286"/>
    <w:rsid w:val="003B78B3"/>
    <w:rsid w:val="003B7A4D"/>
    <w:rsid w:val="003B7D1D"/>
    <w:rsid w:val="003B7E91"/>
    <w:rsid w:val="003C0133"/>
    <w:rsid w:val="003C0679"/>
    <w:rsid w:val="003C0882"/>
    <w:rsid w:val="003C0984"/>
    <w:rsid w:val="003C0C31"/>
    <w:rsid w:val="003C0C76"/>
    <w:rsid w:val="003C0E6D"/>
    <w:rsid w:val="003C1057"/>
    <w:rsid w:val="003C1775"/>
    <w:rsid w:val="003C197F"/>
    <w:rsid w:val="003C1AE8"/>
    <w:rsid w:val="003C1C01"/>
    <w:rsid w:val="003C2703"/>
    <w:rsid w:val="003C272A"/>
    <w:rsid w:val="003C2803"/>
    <w:rsid w:val="003C2869"/>
    <w:rsid w:val="003C291B"/>
    <w:rsid w:val="003C2A57"/>
    <w:rsid w:val="003C2BC4"/>
    <w:rsid w:val="003C2D2E"/>
    <w:rsid w:val="003C39D8"/>
    <w:rsid w:val="003C3B5D"/>
    <w:rsid w:val="003C3C5D"/>
    <w:rsid w:val="003C49A6"/>
    <w:rsid w:val="003C4D7B"/>
    <w:rsid w:val="003C4E3B"/>
    <w:rsid w:val="003C4F05"/>
    <w:rsid w:val="003C505F"/>
    <w:rsid w:val="003C52BB"/>
    <w:rsid w:val="003C54CD"/>
    <w:rsid w:val="003C563F"/>
    <w:rsid w:val="003C56E0"/>
    <w:rsid w:val="003C59DE"/>
    <w:rsid w:val="003C610D"/>
    <w:rsid w:val="003C6194"/>
    <w:rsid w:val="003C67AC"/>
    <w:rsid w:val="003C68E8"/>
    <w:rsid w:val="003C6A6C"/>
    <w:rsid w:val="003C6C29"/>
    <w:rsid w:val="003C6C7F"/>
    <w:rsid w:val="003C708D"/>
    <w:rsid w:val="003C7A79"/>
    <w:rsid w:val="003C7CA3"/>
    <w:rsid w:val="003C7CFC"/>
    <w:rsid w:val="003D02A8"/>
    <w:rsid w:val="003D02C0"/>
    <w:rsid w:val="003D0AA1"/>
    <w:rsid w:val="003D0D74"/>
    <w:rsid w:val="003D0E92"/>
    <w:rsid w:val="003D0EA4"/>
    <w:rsid w:val="003D0ED9"/>
    <w:rsid w:val="003D0F74"/>
    <w:rsid w:val="003D0FA4"/>
    <w:rsid w:val="003D1031"/>
    <w:rsid w:val="003D1506"/>
    <w:rsid w:val="003D1D0B"/>
    <w:rsid w:val="003D1D25"/>
    <w:rsid w:val="003D2455"/>
    <w:rsid w:val="003D2573"/>
    <w:rsid w:val="003D2698"/>
    <w:rsid w:val="003D2990"/>
    <w:rsid w:val="003D2B5C"/>
    <w:rsid w:val="003D30D7"/>
    <w:rsid w:val="003D3506"/>
    <w:rsid w:val="003D360B"/>
    <w:rsid w:val="003D3A04"/>
    <w:rsid w:val="003D476D"/>
    <w:rsid w:val="003D47E7"/>
    <w:rsid w:val="003D4E98"/>
    <w:rsid w:val="003D4FB6"/>
    <w:rsid w:val="003D5553"/>
    <w:rsid w:val="003D5670"/>
    <w:rsid w:val="003D5726"/>
    <w:rsid w:val="003D592E"/>
    <w:rsid w:val="003D5CC1"/>
    <w:rsid w:val="003D5D98"/>
    <w:rsid w:val="003D61AE"/>
    <w:rsid w:val="003D61B5"/>
    <w:rsid w:val="003D6202"/>
    <w:rsid w:val="003D69B7"/>
    <w:rsid w:val="003D6DC9"/>
    <w:rsid w:val="003D6E2F"/>
    <w:rsid w:val="003D73D4"/>
    <w:rsid w:val="003D74C2"/>
    <w:rsid w:val="003D7FF1"/>
    <w:rsid w:val="003E08B7"/>
    <w:rsid w:val="003E0D71"/>
    <w:rsid w:val="003E0DA0"/>
    <w:rsid w:val="003E0E46"/>
    <w:rsid w:val="003E11FF"/>
    <w:rsid w:val="003E14ED"/>
    <w:rsid w:val="003E15A0"/>
    <w:rsid w:val="003E177D"/>
    <w:rsid w:val="003E1B12"/>
    <w:rsid w:val="003E225F"/>
    <w:rsid w:val="003E2563"/>
    <w:rsid w:val="003E2981"/>
    <w:rsid w:val="003E2BB4"/>
    <w:rsid w:val="003E2C9E"/>
    <w:rsid w:val="003E2D41"/>
    <w:rsid w:val="003E362E"/>
    <w:rsid w:val="003E37BB"/>
    <w:rsid w:val="003E38A0"/>
    <w:rsid w:val="003E38E0"/>
    <w:rsid w:val="003E3F48"/>
    <w:rsid w:val="003E4188"/>
    <w:rsid w:val="003E4360"/>
    <w:rsid w:val="003E48FD"/>
    <w:rsid w:val="003E4DE5"/>
    <w:rsid w:val="003E4EF9"/>
    <w:rsid w:val="003E5E64"/>
    <w:rsid w:val="003E6A1A"/>
    <w:rsid w:val="003E7551"/>
    <w:rsid w:val="003E76FB"/>
    <w:rsid w:val="003E781E"/>
    <w:rsid w:val="003E7B13"/>
    <w:rsid w:val="003E7BFA"/>
    <w:rsid w:val="003E7DB1"/>
    <w:rsid w:val="003E7FC2"/>
    <w:rsid w:val="003F0289"/>
    <w:rsid w:val="003F0392"/>
    <w:rsid w:val="003F05E3"/>
    <w:rsid w:val="003F0964"/>
    <w:rsid w:val="003F0DA2"/>
    <w:rsid w:val="003F0DA6"/>
    <w:rsid w:val="003F0EAE"/>
    <w:rsid w:val="003F0F4F"/>
    <w:rsid w:val="003F12C2"/>
    <w:rsid w:val="003F13B0"/>
    <w:rsid w:val="003F15DE"/>
    <w:rsid w:val="003F17F2"/>
    <w:rsid w:val="003F18DA"/>
    <w:rsid w:val="003F1F51"/>
    <w:rsid w:val="003F1F9C"/>
    <w:rsid w:val="003F2146"/>
    <w:rsid w:val="003F2639"/>
    <w:rsid w:val="003F2725"/>
    <w:rsid w:val="003F2ECE"/>
    <w:rsid w:val="003F2EFE"/>
    <w:rsid w:val="003F2F34"/>
    <w:rsid w:val="003F30D4"/>
    <w:rsid w:val="003F32B2"/>
    <w:rsid w:val="003F36C9"/>
    <w:rsid w:val="003F37D3"/>
    <w:rsid w:val="003F3A16"/>
    <w:rsid w:val="003F3C4B"/>
    <w:rsid w:val="003F3F17"/>
    <w:rsid w:val="003F3FB9"/>
    <w:rsid w:val="003F4031"/>
    <w:rsid w:val="003F4085"/>
    <w:rsid w:val="003F4728"/>
    <w:rsid w:val="003F473F"/>
    <w:rsid w:val="003F4C46"/>
    <w:rsid w:val="003F558A"/>
    <w:rsid w:val="003F5910"/>
    <w:rsid w:val="003F59EE"/>
    <w:rsid w:val="003F5AE0"/>
    <w:rsid w:val="003F6162"/>
    <w:rsid w:val="003F6393"/>
    <w:rsid w:val="003F6B87"/>
    <w:rsid w:val="003F6BA1"/>
    <w:rsid w:val="003F6EF1"/>
    <w:rsid w:val="003F6F14"/>
    <w:rsid w:val="003F6FE1"/>
    <w:rsid w:val="003F720C"/>
    <w:rsid w:val="003F73E5"/>
    <w:rsid w:val="003F75E8"/>
    <w:rsid w:val="003F75F0"/>
    <w:rsid w:val="003F760E"/>
    <w:rsid w:val="003F78A0"/>
    <w:rsid w:val="003F7E1A"/>
    <w:rsid w:val="0040019C"/>
    <w:rsid w:val="00400521"/>
    <w:rsid w:val="00400EF6"/>
    <w:rsid w:val="00400F35"/>
    <w:rsid w:val="004010ED"/>
    <w:rsid w:val="00401164"/>
    <w:rsid w:val="00401713"/>
    <w:rsid w:val="00401D81"/>
    <w:rsid w:val="004027F4"/>
    <w:rsid w:val="0040298B"/>
    <w:rsid w:val="00402F8D"/>
    <w:rsid w:val="004032E9"/>
    <w:rsid w:val="0040372E"/>
    <w:rsid w:val="0040376B"/>
    <w:rsid w:val="004038D3"/>
    <w:rsid w:val="00404686"/>
    <w:rsid w:val="00404712"/>
    <w:rsid w:val="0040486D"/>
    <w:rsid w:val="00404A83"/>
    <w:rsid w:val="00404E7B"/>
    <w:rsid w:val="004051A3"/>
    <w:rsid w:val="004051E8"/>
    <w:rsid w:val="0040545D"/>
    <w:rsid w:val="004054E1"/>
    <w:rsid w:val="004059F1"/>
    <w:rsid w:val="00405AE8"/>
    <w:rsid w:val="00405BC2"/>
    <w:rsid w:val="00405D10"/>
    <w:rsid w:val="00405D58"/>
    <w:rsid w:val="004061FA"/>
    <w:rsid w:val="0040626F"/>
    <w:rsid w:val="00406344"/>
    <w:rsid w:val="00406382"/>
    <w:rsid w:val="0040649A"/>
    <w:rsid w:val="004065FA"/>
    <w:rsid w:val="0040696C"/>
    <w:rsid w:val="00406CE9"/>
    <w:rsid w:val="004076B9"/>
    <w:rsid w:val="00407B49"/>
    <w:rsid w:val="00407CAE"/>
    <w:rsid w:val="00407D1C"/>
    <w:rsid w:val="00410083"/>
    <w:rsid w:val="004100A4"/>
    <w:rsid w:val="004100E1"/>
    <w:rsid w:val="0041034F"/>
    <w:rsid w:val="004105E2"/>
    <w:rsid w:val="00410797"/>
    <w:rsid w:val="00410FF1"/>
    <w:rsid w:val="00411113"/>
    <w:rsid w:val="00411628"/>
    <w:rsid w:val="00412234"/>
    <w:rsid w:val="004128F7"/>
    <w:rsid w:val="00412901"/>
    <w:rsid w:val="00412B40"/>
    <w:rsid w:val="00412CCB"/>
    <w:rsid w:val="00412D06"/>
    <w:rsid w:val="00412DA8"/>
    <w:rsid w:val="00412E5B"/>
    <w:rsid w:val="0041379F"/>
    <w:rsid w:val="0041391F"/>
    <w:rsid w:val="00413D69"/>
    <w:rsid w:val="00413F22"/>
    <w:rsid w:val="0041414C"/>
    <w:rsid w:val="004141BF"/>
    <w:rsid w:val="00414638"/>
    <w:rsid w:val="004148BE"/>
    <w:rsid w:val="00414F7A"/>
    <w:rsid w:val="0041508F"/>
    <w:rsid w:val="00415844"/>
    <w:rsid w:val="00415868"/>
    <w:rsid w:val="00416145"/>
    <w:rsid w:val="0041623E"/>
    <w:rsid w:val="00416697"/>
    <w:rsid w:val="00416816"/>
    <w:rsid w:val="00416A1F"/>
    <w:rsid w:val="00416A55"/>
    <w:rsid w:val="00416AAC"/>
    <w:rsid w:val="00416ACB"/>
    <w:rsid w:val="00416C16"/>
    <w:rsid w:val="0041722B"/>
    <w:rsid w:val="0041746E"/>
    <w:rsid w:val="004174F0"/>
    <w:rsid w:val="004177B0"/>
    <w:rsid w:val="004178F4"/>
    <w:rsid w:val="0042015C"/>
    <w:rsid w:val="004202E9"/>
    <w:rsid w:val="00420813"/>
    <w:rsid w:val="00420A96"/>
    <w:rsid w:val="00421726"/>
    <w:rsid w:val="00421B38"/>
    <w:rsid w:val="00421F19"/>
    <w:rsid w:val="004220EA"/>
    <w:rsid w:val="004226F6"/>
    <w:rsid w:val="00422A45"/>
    <w:rsid w:val="00422FD0"/>
    <w:rsid w:val="00423282"/>
    <w:rsid w:val="004232B7"/>
    <w:rsid w:val="004232C6"/>
    <w:rsid w:val="00423916"/>
    <w:rsid w:val="00423964"/>
    <w:rsid w:val="00423EE7"/>
    <w:rsid w:val="00423F07"/>
    <w:rsid w:val="00423F92"/>
    <w:rsid w:val="004240E8"/>
    <w:rsid w:val="004242E2"/>
    <w:rsid w:val="0042434F"/>
    <w:rsid w:val="00424395"/>
    <w:rsid w:val="00424529"/>
    <w:rsid w:val="00424581"/>
    <w:rsid w:val="00424A21"/>
    <w:rsid w:val="00424B89"/>
    <w:rsid w:val="00424EE1"/>
    <w:rsid w:val="00425743"/>
    <w:rsid w:val="00425E74"/>
    <w:rsid w:val="00425F46"/>
    <w:rsid w:val="0042620F"/>
    <w:rsid w:val="0042621B"/>
    <w:rsid w:val="004266D3"/>
    <w:rsid w:val="0042696C"/>
    <w:rsid w:val="00426A1B"/>
    <w:rsid w:val="00426C4F"/>
    <w:rsid w:val="00426E54"/>
    <w:rsid w:val="00426EE2"/>
    <w:rsid w:val="00427219"/>
    <w:rsid w:val="0042762C"/>
    <w:rsid w:val="0042770A"/>
    <w:rsid w:val="00427B08"/>
    <w:rsid w:val="00427C0A"/>
    <w:rsid w:val="00427DCA"/>
    <w:rsid w:val="00430140"/>
    <w:rsid w:val="00430203"/>
    <w:rsid w:val="00430B9B"/>
    <w:rsid w:val="00430C4D"/>
    <w:rsid w:val="00431464"/>
    <w:rsid w:val="004319D0"/>
    <w:rsid w:val="00431A2F"/>
    <w:rsid w:val="004328C6"/>
    <w:rsid w:val="00432A84"/>
    <w:rsid w:val="00432B93"/>
    <w:rsid w:val="00432BB9"/>
    <w:rsid w:val="00432D6C"/>
    <w:rsid w:val="00433057"/>
    <w:rsid w:val="00433580"/>
    <w:rsid w:val="00433A25"/>
    <w:rsid w:val="00433D78"/>
    <w:rsid w:val="00434006"/>
    <w:rsid w:val="004341BE"/>
    <w:rsid w:val="0043422C"/>
    <w:rsid w:val="00434DB8"/>
    <w:rsid w:val="00434FAE"/>
    <w:rsid w:val="00435480"/>
    <w:rsid w:val="00435484"/>
    <w:rsid w:val="004354C2"/>
    <w:rsid w:val="004355C1"/>
    <w:rsid w:val="00435EA6"/>
    <w:rsid w:val="00436612"/>
    <w:rsid w:val="004368E9"/>
    <w:rsid w:val="00436920"/>
    <w:rsid w:val="00436927"/>
    <w:rsid w:val="00436A38"/>
    <w:rsid w:val="00436CE4"/>
    <w:rsid w:val="0043701E"/>
    <w:rsid w:val="00437256"/>
    <w:rsid w:val="0043759F"/>
    <w:rsid w:val="00437C5F"/>
    <w:rsid w:val="00437F33"/>
    <w:rsid w:val="004402DF"/>
    <w:rsid w:val="004402EA"/>
    <w:rsid w:val="00440313"/>
    <w:rsid w:val="004406D4"/>
    <w:rsid w:val="00440BE0"/>
    <w:rsid w:val="00440DF2"/>
    <w:rsid w:val="00440E95"/>
    <w:rsid w:val="004413CD"/>
    <w:rsid w:val="0044169A"/>
    <w:rsid w:val="00441701"/>
    <w:rsid w:val="004419B1"/>
    <w:rsid w:val="004419C7"/>
    <w:rsid w:val="00441B07"/>
    <w:rsid w:val="00441B3C"/>
    <w:rsid w:val="00441CD9"/>
    <w:rsid w:val="00442125"/>
    <w:rsid w:val="00442133"/>
    <w:rsid w:val="00442344"/>
    <w:rsid w:val="00442446"/>
    <w:rsid w:val="00442512"/>
    <w:rsid w:val="0044288A"/>
    <w:rsid w:val="00442D5D"/>
    <w:rsid w:val="00443013"/>
    <w:rsid w:val="00443103"/>
    <w:rsid w:val="00443315"/>
    <w:rsid w:val="004433E4"/>
    <w:rsid w:val="00443772"/>
    <w:rsid w:val="00443793"/>
    <w:rsid w:val="004437EC"/>
    <w:rsid w:val="0044383B"/>
    <w:rsid w:val="00443C30"/>
    <w:rsid w:val="00443D43"/>
    <w:rsid w:val="004440F4"/>
    <w:rsid w:val="0044480D"/>
    <w:rsid w:val="00444F5E"/>
    <w:rsid w:val="00444FA7"/>
    <w:rsid w:val="004453CF"/>
    <w:rsid w:val="0044563C"/>
    <w:rsid w:val="0044571C"/>
    <w:rsid w:val="0044597F"/>
    <w:rsid w:val="00445B94"/>
    <w:rsid w:val="00446A58"/>
    <w:rsid w:val="00446D66"/>
    <w:rsid w:val="00446F6F"/>
    <w:rsid w:val="0044728D"/>
    <w:rsid w:val="004472F4"/>
    <w:rsid w:val="00447660"/>
    <w:rsid w:val="00447A22"/>
    <w:rsid w:val="00447E47"/>
    <w:rsid w:val="00450154"/>
    <w:rsid w:val="004502ED"/>
    <w:rsid w:val="004503C5"/>
    <w:rsid w:val="00450766"/>
    <w:rsid w:val="00450840"/>
    <w:rsid w:val="004508CF"/>
    <w:rsid w:val="00450D01"/>
    <w:rsid w:val="0045132A"/>
    <w:rsid w:val="00451353"/>
    <w:rsid w:val="004514C8"/>
    <w:rsid w:val="00451D3A"/>
    <w:rsid w:val="00451EF6"/>
    <w:rsid w:val="004520C9"/>
    <w:rsid w:val="004522DE"/>
    <w:rsid w:val="004522F3"/>
    <w:rsid w:val="00452670"/>
    <w:rsid w:val="004527C0"/>
    <w:rsid w:val="004527F8"/>
    <w:rsid w:val="00452DBE"/>
    <w:rsid w:val="00453D94"/>
    <w:rsid w:val="0045427E"/>
    <w:rsid w:val="00454943"/>
    <w:rsid w:val="00454E8F"/>
    <w:rsid w:val="004555A1"/>
    <w:rsid w:val="0045565F"/>
    <w:rsid w:val="00455667"/>
    <w:rsid w:val="00455812"/>
    <w:rsid w:val="00455AF7"/>
    <w:rsid w:val="00455CD4"/>
    <w:rsid w:val="00455F6C"/>
    <w:rsid w:val="004561AD"/>
    <w:rsid w:val="0045669E"/>
    <w:rsid w:val="00456730"/>
    <w:rsid w:val="00456793"/>
    <w:rsid w:val="00456C84"/>
    <w:rsid w:val="00456E91"/>
    <w:rsid w:val="00456EBA"/>
    <w:rsid w:val="004575C8"/>
    <w:rsid w:val="004577A0"/>
    <w:rsid w:val="00457A40"/>
    <w:rsid w:val="0046000D"/>
    <w:rsid w:val="00460603"/>
    <w:rsid w:val="0046063C"/>
    <w:rsid w:val="004607F4"/>
    <w:rsid w:val="00460F2A"/>
    <w:rsid w:val="0046103D"/>
    <w:rsid w:val="00461415"/>
    <w:rsid w:val="004616D1"/>
    <w:rsid w:val="00461AC0"/>
    <w:rsid w:val="00461EAF"/>
    <w:rsid w:val="00461EE5"/>
    <w:rsid w:val="00462232"/>
    <w:rsid w:val="004622A1"/>
    <w:rsid w:val="0046240B"/>
    <w:rsid w:val="00462502"/>
    <w:rsid w:val="00462917"/>
    <w:rsid w:val="00462E94"/>
    <w:rsid w:val="00463061"/>
    <w:rsid w:val="004630EF"/>
    <w:rsid w:val="004630FB"/>
    <w:rsid w:val="00463130"/>
    <w:rsid w:val="004633FC"/>
    <w:rsid w:val="00463F43"/>
    <w:rsid w:val="0046422D"/>
    <w:rsid w:val="00464242"/>
    <w:rsid w:val="00464C71"/>
    <w:rsid w:val="00464DE5"/>
    <w:rsid w:val="0046519B"/>
    <w:rsid w:val="004651AA"/>
    <w:rsid w:val="004654AE"/>
    <w:rsid w:val="0046578B"/>
    <w:rsid w:val="00465E1D"/>
    <w:rsid w:val="00465E39"/>
    <w:rsid w:val="004660B1"/>
    <w:rsid w:val="00466381"/>
    <w:rsid w:val="004664D3"/>
    <w:rsid w:val="00466719"/>
    <w:rsid w:val="00466801"/>
    <w:rsid w:val="00466E21"/>
    <w:rsid w:val="00466F00"/>
    <w:rsid w:val="00467461"/>
    <w:rsid w:val="00467926"/>
    <w:rsid w:val="004679B3"/>
    <w:rsid w:val="00467EB9"/>
    <w:rsid w:val="00470042"/>
    <w:rsid w:val="004701A9"/>
    <w:rsid w:val="00470647"/>
    <w:rsid w:val="004706C1"/>
    <w:rsid w:val="004707F1"/>
    <w:rsid w:val="00470822"/>
    <w:rsid w:val="004708BA"/>
    <w:rsid w:val="00470BCB"/>
    <w:rsid w:val="00470CBF"/>
    <w:rsid w:val="00470E5D"/>
    <w:rsid w:val="0047107E"/>
    <w:rsid w:val="00471246"/>
    <w:rsid w:val="004713F2"/>
    <w:rsid w:val="00471441"/>
    <w:rsid w:val="00471572"/>
    <w:rsid w:val="004718C0"/>
    <w:rsid w:val="00471E1A"/>
    <w:rsid w:val="00471EE8"/>
    <w:rsid w:val="00471FBF"/>
    <w:rsid w:val="004720D4"/>
    <w:rsid w:val="004723D9"/>
    <w:rsid w:val="00472634"/>
    <w:rsid w:val="00472693"/>
    <w:rsid w:val="00472A15"/>
    <w:rsid w:val="00472EA7"/>
    <w:rsid w:val="004731C3"/>
    <w:rsid w:val="004731CD"/>
    <w:rsid w:val="004735DB"/>
    <w:rsid w:val="00473633"/>
    <w:rsid w:val="004739D9"/>
    <w:rsid w:val="00473EE0"/>
    <w:rsid w:val="004740FC"/>
    <w:rsid w:val="004742EA"/>
    <w:rsid w:val="0047458E"/>
    <w:rsid w:val="004745D5"/>
    <w:rsid w:val="00474800"/>
    <w:rsid w:val="00474974"/>
    <w:rsid w:val="00474A5C"/>
    <w:rsid w:val="00474B88"/>
    <w:rsid w:val="00474D53"/>
    <w:rsid w:val="00474E00"/>
    <w:rsid w:val="00475400"/>
    <w:rsid w:val="00475F7A"/>
    <w:rsid w:val="00475F8D"/>
    <w:rsid w:val="00475FD2"/>
    <w:rsid w:val="004760B4"/>
    <w:rsid w:val="004763D4"/>
    <w:rsid w:val="00476A59"/>
    <w:rsid w:val="00476C4D"/>
    <w:rsid w:val="00476E31"/>
    <w:rsid w:val="004770FA"/>
    <w:rsid w:val="004770FF"/>
    <w:rsid w:val="004779B7"/>
    <w:rsid w:val="00477CF4"/>
    <w:rsid w:val="00477EA5"/>
    <w:rsid w:val="00480496"/>
    <w:rsid w:val="004804D3"/>
    <w:rsid w:val="0048063B"/>
    <w:rsid w:val="00480A50"/>
    <w:rsid w:val="00480A62"/>
    <w:rsid w:val="00480B70"/>
    <w:rsid w:val="00481644"/>
    <w:rsid w:val="00481654"/>
    <w:rsid w:val="004816CA"/>
    <w:rsid w:val="00481903"/>
    <w:rsid w:val="00481A15"/>
    <w:rsid w:val="00481B8F"/>
    <w:rsid w:val="00481CA8"/>
    <w:rsid w:val="00481CB8"/>
    <w:rsid w:val="00481CBC"/>
    <w:rsid w:val="00482071"/>
    <w:rsid w:val="00482183"/>
    <w:rsid w:val="00482392"/>
    <w:rsid w:val="00482AFA"/>
    <w:rsid w:val="00483281"/>
    <w:rsid w:val="004838B4"/>
    <w:rsid w:val="00483A7C"/>
    <w:rsid w:val="004843A9"/>
    <w:rsid w:val="00484548"/>
    <w:rsid w:val="0048467E"/>
    <w:rsid w:val="004847FC"/>
    <w:rsid w:val="004857A6"/>
    <w:rsid w:val="004858B2"/>
    <w:rsid w:val="00485954"/>
    <w:rsid w:val="004863AE"/>
    <w:rsid w:val="00486765"/>
    <w:rsid w:val="00486957"/>
    <w:rsid w:val="00486C16"/>
    <w:rsid w:val="00486D0B"/>
    <w:rsid w:val="00486F5A"/>
    <w:rsid w:val="00487230"/>
    <w:rsid w:val="004874C4"/>
    <w:rsid w:val="0048752D"/>
    <w:rsid w:val="004877B9"/>
    <w:rsid w:val="00487819"/>
    <w:rsid w:val="00490782"/>
    <w:rsid w:val="004909A9"/>
    <w:rsid w:val="00490A4A"/>
    <w:rsid w:val="00490C93"/>
    <w:rsid w:val="00490E95"/>
    <w:rsid w:val="004911B0"/>
    <w:rsid w:val="0049127F"/>
    <w:rsid w:val="00491655"/>
    <w:rsid w:val="00491BE2"/>
    <w:rsid w:val="00492172"/>
    <w:rsid w:val="004923D8"/>
    <w:rsid w:val="00492653"/>
    <w:rsid w:val="0049270F"/>
    <w:rsid w:val="00492CF8"/>
    <w:rsid w:val="00492E61"/>
    <w:rsid w:val="00492FCE"/>
    <w:rsid w:val="004931C4"/>
    <w:rsid w:val="00493350"/>
    <w:rsid w:val="004933FA"/>
    <w:rsid w:val="00493691"/>
    <w:rsid w:val="004938E5"/>
    <w:rsid w:val="00493929"/>
    <w:rsid w:val="00493A17"/>
    <w:rsid w:val="00493A6B"/>
    <w:rsid w:val="00493ADA"/>
    <w:rsid w:val="00494119"/>
    <w:rsid w:val="004941A3"/>
    <w:rsid w:val="00494543"/>
    <w:rsid w:val="00494C0B"/>
    <w:rsid w:val="00494D25"/>
    <w:rsid w:val="00494D37"/>
    <w:rsid w:val="00494D5F"/>
    <w:rsid w:val="00495125"/>
    <w:rsid w:val="0049599F"/>
    <w:rsid w:val="00495C50"/>
    <w:rsid w:val="00495F3C"/>
    <w:rsid w:val="004961FE"/>
    <w:rsid w:val="00496319"/>
    <w:rsid w:val="00496A9A"/>
    <w:rsid w:val="00496D77"/>
    <w:rsid w:val="00496DD1"/>
    <w:rsid w:val="00497151"/>
    <w:rsid w:val="00497375"/>
    <w:rsid w:val="00497688"/>
    <w:rsid w:val="004976E9"/>
    <w:rsid w:val="0049798F"/>
    <w:rsid w:val="00497CDE"/>
    <w:rsid w:val="00497F88"/>
    <w:rsid w:val="004A0082"/>
    <w:rsid w:val="004A05AC"/>
    <w:rsid w:val="004A0762"/>
    <w:rsid w:val="004A0771"/>
    <w:rsid w:val="004A11B6"/>
    <w:rsid w:val="004A15FE"/>
    <w:rsid w:val="004A16D3"/>
    <w:rsid w:val="004A2548"/>
    <w:rsid w:val="004A2B48"/>
    <w:rsid w:val="004A2C6F"/>
    <w:rsid w:val="004A2CDD"/>
    <w:rsid w:val="004A30A1"/>
    <w:rsid w:val="004A30D4"/>
    <w:rsid w:val="004A3415"/>
    <w:rsid w:val="004A3D6B"/>
    <w:rsid w:val="004A4629"/>
    <w:rsid w:val="004A46BF"/>
    <w:rsid w:val="004A48C9"/>
    <w:rsid w:val="004A4DA8"/>
    <w:rsid w:val="004A4FD6"/>
    <w:rsid w:val="004A53DA"/>
    <w:rsid w:val="004A5A67"/>
    <w:rsid w:val="004A5E02"/>
    <w:rsid w:val="004A5F41"/>
    <w:rsid w:val="004A5F58"/>
    <w:rsid w:val="004A616A"/>
    <w:rsid w:val="004A653C"/>
    <w:rsid w:val="004A6557"/>
    <w:rsid w:val="004A6668"/>
    <w:rsid w:val="004A69F7"/>
    <w:rsid w:val="004A6AAB"/>
    <w:rsid w:val="004A6BAC"/>
    <w:rsid w:val="004A6D41"/>
    <w:rsid w:val="004A6D43"/>
    <w:rsid w:val="004A6D9F"/>
    <w:rsid w:val="004A6E61"/>
    <w:rsid w:val="004A6E77"/>
    <w:rsid w:val="004A709A"/>
    <w:rsid w:val="004A7203"/>
    <w:rsid w:val="004A72AC"/>
    <w:rsid w:val="004A7335"/>
    <w:rsid w:val="004A7336"/>
    <w:rsid w:val="004A73B6"/>
    <w:rsid w:val="004A77F0"/>
    <w:rsid w:val="004A790E"/>
    <w:rsid w:val="004A7AF8"/>
    <w:rsid w:val="004A7D15"/>
    <w:rsid w:val="004B0529"/>
    <w:rsid w:val="004B0F58"/>
    <w:rsid w:val="004B0F95"/>
    <w:rsid w:val="004B136B"/>
    <w:rsid w:val="004B15F5"/>
    <w:rsid w:val="004B17C2"/>
    <w:rsid w:val="004B197A"/>
    <w:rsid w:val="004B1C08"/>
    <w:rsid w:val="004B1D1B"/>
    <w:rsid w:val="004B2630"/>
    <w:rsid w:val="004B2846"/>
    <w:rsid w:val="004B30DD"/>
    <w:rsid w:val="004B3254"/>
    <w:rsid w:val="004B3643"/>
    <w:rsid w:val="004B3929"/>
    <w:rsid w:val="004B3C07"/>
    <w:rsid w:val="004B3E11"/>
    <w:rsid w:val="004B422A"/>
    <w:rsid w:val="004B42DF"/>
    <w:rsid w:val="004B4C89"/>
    <w:rsid w:val="004B502A"/>
    <w:rsid w:val="004B51BB"/>
    <w:rsid w:val="004B52DB"/>
    <w:rsid w:val="004B54C3"/>
    <w:rsid w:val="004B54E7"/>
    <w:rsid w:val="004B5740"/>
    <w:rsid w:val="004B59EB"/>
    <w:rsid w:val="004B5A9A"/>
    <w:rsid w:val="004B625E"/>
    <w:rsid w:val="004B67B7"/>
    <w:rsid w:val="004B6B50"/>
    <w:rsid w:val="004B6BED"/>
    <w:rsid w:val="004B77EE"/>
    <w:rsid w:val="004B7E27"/>
    <w:rsid w:val="004C039A"/>
    <w:rsid w:val="004C04D0"/>
    <w:rsid w:val="004C05B8"/>
    <w:rsid w:val="004C0885"/>
    <w:rsid w:val="004C0FC3"/>
    <w:rsid w:val="004C1226"/>
    <w:rsid w:val="004C13DF"/>
    <w:rsid w:val="004C1460"/>
    <w:rsid w:val="004C1871"/>
    <w:rsid w:val="004C1ED8"/>
    <w:rsid w:val="004C2452"/>
    <w:rsid w:val="004C2D4C"/>
    <w:rsid w:val="004C3062"/>
    <w:rsid w:val="004C318A"/>
    <w:rsid w:val="004C3307"/>
    <w:rsid w:val="004C3615"/>
    <w:rsid w:val="004C3618"/>
    <w:rsid w:val="004C387C"/>
    <w:rsid w:val="004C392B"/>
    <w:rsid w:val="004C4103"/>
    <w:rsid w:val="004C421B"/>
    <w:rsid w:val="004C43A9"/>
    <w:rsid w:val="004C4715"/>
    <w:rsid w:val="004C47FC"/>
    <w:rsid w:val="004C4DE4"/>
    <w:rsid w:val="004C5300"/>
    <w:rsid w:val="004C5940"/>
    <w:rsid w:val="004C59F1"/>
    <w:rsid w:val="004C5A9E"/>
    <w:rsid w:val="004C5C15"/>
    <w:rsid w:val="004C5E68"/>
    <w:rsid w:val="004C5F51"/>
    <w:rsid w:val="004C6699"/>
    <w:rsid w:val="004C6943"/>
    <w:rsid w:val="004C6AFE"/>
    <w:rsid w:val="004C6B36"/>
    <w:rsid w:val="004C6CA0"/>
    <w:rsid w:val="004C6D0A"/>
    <w:rsid w:val="004C6DDC"/>
    <w:rsid w:val="004C7B1C"/>
    <w:rsid w:val="004D0050"/>
    <w:rsid w:val="004D0060"/>
    <w:rsid w:val="004D06FF"/>
    <w:rsid w:val="004D07FB"/>
    <w:rsid w:val="004D0BCA"/>
    <w:rsid w:val="004D0CCA"/>
    <w:rsid w:val="004D0DA5"/>
    <w:rsid w:val="004D0E87"/>
    <w:rsid w:val="004D10F2"/>
    <w:rsid w:val="004D1425"/>
    <w:rsid w:val="004D19BC"/>
    <w:rsid w:val="004D1E0F"/>
    <w:rsid w:val="004D21D6"/>
    <w:rsid w:val="004D24AA"/>
    <w:rsid w:val="004D24ED"/>
    <w:rsid w:val="004D2748"/>
    <w:rsid w:val="004D275E"/>
    <w:rsid w:val="004D29BA"/>
    <w:rsid w:val="004D2C84"/>
    <w:rsid w:val="004D2EC7"/>
    <w:rsid w:val="004D2F4B"/>
    <w:rsid w:val="004D34E3"/>
    <w:rsid w:val="004D3572"/>
    <w:rsid w:val="004D35E0"/>
    <w:rsid w:val="004D35EA"/>
    <w:rsid w:val="004D37D0"/>
    <w:rsid w:val="004D3A53"/>
    <w:rsid w:val="004D453A"/>
    <w:rsid w:val="004D4B67"/>
    <w:rsid w:val="004D4E74"/>
    <w:rsid w:val="004D4ED1"/>
    <w:rsid w:val="004D52D7"/>
    <w:rsid w:val="004D550A"/>
    <w:rsid w:val="004D5BB2"/>
    <w:rsid w:val="004D680F"/>
    <w:rsid w:val="004D6ABD"/>
    <w:rsid w:val="004D6B09"/>
    <w:rsid w:val="004D6B0C"/>
    <w:rsid w:val="004D6EB3"/>
    <w:rsid w:val="004D6F2C"/>
    <w:rsid w:val="004D7326"/>
    <w:rsid w:val="004D74BB"/>
    <w:rsid w:val="004D7894"/>
    <w:rsid w:val="004D7924"/>
    <w:rsid w:val="004D7D57"/>
    <w:rsid w:val="004D7E9B"/>
    <w:rsid w:val="004E00B6"/>
    <w:rsid w:val="004E0598"/>
    <w:rsid w:val="004E05D2"/>
    <w:rsid w:val="004E07D4"/>
    <w:rsid w:val="004E09BB"/>
    <w:rsid w:val="004E09DA"/>
    <w:rsid w:val="004E0ACF"/>
    <w:rsid w:val="004E0B7F"/>
    <w:rsid w:val="004E0C6F"/>
    <w:rsid w:val="004E1274"/>
    <w:rsid w:val="004E13E6"/>
    <w:rsid w:val="004E184C"/>
    <w:rsid w:val="004E1878"/>
    <w:rsid w:val="004E1A3D"/>
    <w:rsid w:val="004E2083"/>
    <w:rsid w:val="004E22B6"/>
    <w:rsid w:val="004E2626"/>
    <w:rsid w:val="004E26B9"/>
    <w:rsid w:val="004E2EF4"/>
    <w:rsid w:val="004E3ABF"/>
    <w:rsid w:val="004E3B53"/>
    <w:rsid w:val="004E3FCB"/>
    <w:rsid w:val="004E4676"/>
    <w:rsid w:val="004E493D"/>
    <w:rsid w:val="004E4E4E"/>
    <w:rsid w:val="004E569D"/>
    <w:rsid w:val="004E56E8"/>
    <w:rsid w:val="004E576B"/>
    <w:rsid w:val="004E6358"/>
    <w:rsid w:val="004E63DE"/>
    <w:rsid w:val="004E6666"/>
    <w:rsid w:val="004E6C7B"/>
    <w:rsid w:val="004E7381"/>
    <w:rsid w:val="004E75B0"/>
    <w:rsid w:val="004E777A"/>
    <w:rsid w:val="004E7AD9"/>
    <w:rsid w:val="004E7DD9"/>
    <w:rsid w:val="004F03E3"/>
    <w:rsid w:val="004F09BC"/>
    <w:rsid w:val="004F0C06"/>
    <w:rsid w:val="004F0C23"/>
    <w:rsid w:val="004F1067"/>
    <w:rsid w:val="004F10A5"/>
    <w:rsid w:val="004F12FC"/>
    <w:rsid w:val="004F1745"/>
    <w:rsid w:val="004F198E"/>
    <w:rsid w:val="004F19FE"/>
    <w:rsid w:val="004F20DD"/>
    <w:rsid w:val="004F20E2"/>
    <w:rsid w:val="004F2263"/>
    <w:rsid w:val="004F2356"/>
    <w:rsid w:val="004F2EAC"/>
    <w:rsid w:val="004F300B"/>
    <w:rsid w:val="004F320B"/>
    <w:rsid w:val="004F3456"/>
    <w:rsid w:val="004F3576"/>
    <w:rsid w:val="004F3712"/>
    <w:rsid w:val="004F42B6"/>
    <w:rsid w:val="004F44F5"/>
    <w:rsid w:val="004F4626"/>
    <w:rsid w:val="004F4A86"/>
    <w:rsid w:val="004F4C17"/>
    <w:rsid w:val="004F4DF4"/>
    <w:rsid w:val="004F4F56"/>
    <w:rsid w:val="004F5077"/>
    <w:rsid w:val="004F575F"/>
    <w:rsid w:val="004F5AC2"/>
    <w:rsid w:val="004F5ADE"/>
    <w:rsid w:val="004F5C74"/>
    <w:rsid w:val="004F60FB"/>
    <w:rsid w:val="004F7340"/>
    <w:rsid w:val="004F73D3"/>
    <w:rsid w:val="004F7532"/>
    <w:rsid w:val="004F77BF"/>
    <w:rsid w:val="004F7AA3"/>
    <w:rsid w:val="004F7CCD"/>
    <w:rsid w:val="00500338"/>
    <w:rsid w:val="00500381"/>
    <w:rsid w:val="005008AB"/>
    <w:rsid w:val="00500BB8"/>
    <w:rsid w:val="00500D3D"/>
    <w:rsid w:val="00500D88"/>
    <w:rsid w:val="00500D99"/>
    <w:rsid w:val="00500DEF"/>
    <w:rsid w:val="00500FA8"/>
    <w:rsid w:val="00500FE8"/>
    <w:rsid w:val="00500FF1"/>
    <w:rsid w:val="00501171"/>
    <w:rsid w:val="005016BA"/>
    <w:rsid w:val="005016C1"/>
    <w:rsid w:val="0050183F"/>
    <w:rsid w:val="00501848"/>
    <w:rsid w:val="00501A11"/>
    <w:rsid w:val="00501A36"/>
    <w:rsid w:val="00501C21"/>
    <w:rsid w:val="00501C3D"/>
    <w:rsid w:val="00501EB4"/>
    <w:rsid w:val="0050251D"/>
    <w:rsid w:val="00502676"/>
    <w:rsid w:val="00502688"/>
    <w:rsid w:val="00502EF3"/>
    <w:rsid w:val="00503123"/>
    <w:rsid w:val="005031E3"/>
    <w:rsid w:val="0050356A"/>
    <w:rsid w:val="0050367A"/>
    <w:rsid w:val="005039AF"/>
    <w:rsid w:val="00503AC7"/>
    <w:rsid w:val="00503DB3"/>
    <w:rsid w:val="00503F41"/>
    <w:rsid w:val="00503F95"/>
    <w:rsid w:val="0050425B"/>
    <w:rsid w:val="00504476"/>
    <w:rsid w:val="00504801"/>
    <w:rsid w:val="005048D9"/>
    <w:rsid w:val="0050504A"/>
    <w:rsid w:val="00505144"/>
    <w:rsid w:val="00505239"/>
    <w:rsid w:val="00505346"/>
    <w:rsid w:val="005055F9"/>
    <w:rsid w:val="005055FB"/>
    <w:rsid w:val="00505713"/>
    <w:rsid w:val="00505748"/>
    <w:rsid w:val="00505C40"/>
    <w:rsid w:val="00505DDA"/>
    <w:rsid w:val="00505DE1"/>
    <w:rsid w:val="005061D1"/>
    <w:rsid w:val="00506226"/>
    <w:rsid w:val="0050630D"/>
    <w:rsid w:val="005064BB"/>
    <w:rsid w:val="00506702"/>
    <w:rsid w:val="00506C1E"/>
    <w:rsid w:val="00506CA0"/>
    <w:rsid w:val="00506DBE"/>
    <w:rsid w:val="005070A5"/>
    <w:rsid w:val="00507346"/>
    <w:rsid w:val="005078DF"/>
    <w:rsid w:val="0050791C"/>
    <w:rsid w:val="005101FC"/>
    <w:rsid w:val="00510232"/>
    <w:rsid w:val="005108FA"/>
    <w:rsid w:val="00510B06"/>
    <w:rsid w:val="00510EA9"/>
    <w:rsid w:val="00510F04"/>
    <w:rsid w:val="0051121D"/>
    <w:rsid w:val="0051127C"/>
    <w:rsid w:val="005115DE"/>
    <w:rsid w:val="0051165D"/>
    <w:rsid w:val="0051184D"/>
    <w:rsid w:val="00511A94"/>
    <w:rsid w:val="00511BB9"/>
    <w:rsid w:val="00511D66"/>
    <w:rsid w:val="00511F7E"/>
    <w:rsid w:val="005127D6"/>
    <w:rsid w:val="00512937"/>
    <w:rsid w:val="00512AC7"/>
    <w:rsid w:val="00512C88"/>
    <w:rsid w:val="00512D6B"/>
    <w:rsid w:val="005131CE"/>
    <w:rsid w:val="00513699"/>
    <w:rsid w:val="00513A47"/>
    <w:rsid w:val="00513AB5"/>
    <w:rsid w:val="00513B3A"/>
    <w:rsid w:val="00513E5D"/>
    <w:rsid w:val="00514138"/>
    <w:rsid w:val="0051429F"/>
    <w:rsid w:val="005142D4"/>
    <w:rsid w:val="005143E8"/>
    <w:rsid w:val="00514644"/>
    <w:rsid w:val="00514B0B"/>
    <w:rsid w:val="00514FC3"/>
    <w:rsid w:val="0051500D"/>
    <w:rsid w:val="0051518F"/>
    <w:rsid w:val="0051525F"/>
    <w:rsid w:val="0051581B"/>
    <w:rsid w:val="00516102"/>
    <w:rsid w:val="005161CD"/>
    <w:rsid w:val="005169A6"/>
    <w:rsid w:val="005169A7"/>
    <w:rsid w:val="00516BA7"/>
    <w:rsid w:val="00516D6B"/>
    <w:rsid w:val="00516F08"/>
    <w:rsid w:val="0051736D"/>
    <w:rsid w:val="00517B60"/>
    <w:rsid w:val="00517E0B"/>
    <w:rsid w:val="00517FAE"/>
    <w:rsid w:val="00520131"/>
    <w:rsid w:val="00520624"/>
    <w:rsid w:val="00520A20"/>
    <w:rsid w:val="00520C2A"/>
    <w:rsid w:val="00520D1A"/>
    <w:rsid w:val="00520FFF"/>
    <w:rsid w:val="005215BB"/>
    <w:rsid w:val="005215FF"/>
    <w:rsid w:val="00521655"/>
    <w:rsid w:val="00521661"/>
    <w:rsid w:val="00522251"/>
    <w:rsid w:val="005227EB"/>
    <w:rsid w:val="00522FA6"/>
    <w:rsid w:val="00522FD6"/>
    <w:rsid w:val="00523020"/>
    <w:rsid w:val="00523369"/>
    <w:rsid w:val="005235BC"/>
    <w:rsid w:val="005235D8"/>
    <w:rsid w:val="0052393A"/>
    <w:rsid w:val="005239FE"/>
    <w:rsid w:val="00523A85"/>
    <w:rsid w:val="00523B29"/>
    <w:rsid w:val="00524402"/>
    <w:rsid w:val="00524787"/>
    <w:rsid w:val="00524A7C"/>
    <w:rsid w:val="00524AFF"/>
    <w:rsid w:val="00524B00"/>
    <w:rsid w:val="00524C3E"/>
    <w:rsid w:val="00524F68"/>
    <w:rsid w:val="005252EC"/>
    <w:rsid w:val="00525362"/>
    <w:rsid w:val="005255DC"/>
    <w:rsid w:val="00525F4D"/>
    <w:rsid w:val="0052667F"/>
    <w:rsid w:val="005266A2"/>
    <w:rsid w:val="005268C1"/>
    <w:rsid w:val="005268EE"/>
    <w:rsid w:val="00527623"/>
    <w:rsid w:val="005279EA"/>
    <w:rsid w:val="00527D95"/>
    <w:rsid w:val="00527E3B"/>
    <w:rsid w:val="00527EC6"/>
    <w:rsid w:val="00530315"/>
    <w:rsid w:val="0053040B"/>
    <w:rsid w:val="005309D5"/>
    <w:rsid w:val="00530E36"/>
    <w:rsid w:val="005318F2"/>
    <w:rsid w:val="00531AAF"/>
    <w:rsid w:val="00532015"/>
    <w:rsid w:val="005321AF"/>
    <w:rsid w:val="00532235"/>
    <w:rsid w:val="00532752"/>
    <w:rsid w:val="00532A04"/>
    <w:rsid w:val="00532ACF"/>
    <w:rsid w:val="00532AED"/>
    <w:rsid w:val="00532B8B"/>
    <w:rsid w:val="005330B9"/>
    <w:rsid w:val="005332F6"/>
    <w:rsid w:val="00533671"/>
    <w:rsid w:val="00533F58"/>
    <w:rsid w:val="00534505"/>
    <w:rsid w:val="00534F15"/>
    <w:rsid w:val="00534F20"/>
    <w:rsid w:val="0053516F"/>
    <w:rsid w:val="00535445"/>
    <w:rsid w:val="005354B8"/>
    <w:rsid w:val="005355B6"/>
    <w:rsid w:val="00535898"/>
    <w:rsid w:val="005358CC"/>
    <w:rsid w:val="005359F1"/>
    <w:rsid w:val="00535B3C"/>
    <w:rsid w:val="00535C41"/>
    <w:rsid w:val="00536A82"/>
    <w:rsid w:val="00536CBF"/>
    <w:rsid w:val="00536E62"/>
    <w:rsid w:val="00536F8F"/>
    <w:rsid w:val="00537308"/>
    <w:rsid w:val="00537413"/>
    <w:rsid w:val="0053755A"/>
    <w:rsid w:val="00537632"/>
    <w:rsid w:val="005377DD"/>
    <w:rsid w:val="005379AC"/>
    <w:rsid w:val="00537A36"/>
    <w:rsid w:val="005401DA"/>
    <w:rsid w:val="005408A7"/>
    <w:rsid w:val="005409AD"/>
    <w:rsid w:val="00540CC4"/>
    <w:rsid w:val="005415BF"/>
    <w:rsid w:val="00541623"/>
    <w:rsid w:val="005417AE"/>
    <w:rsid w:val="005418B7"/>
    <w:rsid w:val="00541C66"/>
    <w:rsid w:val="00541F5D"/>
    <w:rsid w:val="00541F9F"/>
    <w:rsid w:val="00542057"/>
    <w:rsid w:val="0054212D"/>
    <w:rsid w:val="005426E3"/>
    <w:rsid w:val="005438AA"/>
    <w:rsid w:val="00543C87"/>
    <w:rsid w:val="005442C2"/>
    <w:rsid w:val="00544AD6"/>
    <w:rsid w:val="005456B3"/>
    <w:rsid w:val="005456E7"/>
    <w:rsid w:val="00545747"/>
    <w:rsid w:val="00545926"/>
    <w:rsid w:val="00545A74"/>
    <w:rsid w:val="00545DB1"/>
    <w:rsid w:val="00545EB2"/>
    <w:rsid w:val="005460FB"/>
    <w:rsid w:val="0054616A"/>
    <w:rsid w:val="0054619B"/>
    <w:rsid w:val="00546387"/>
    <w:rsid w:val="005463DC"/>
    <w:rsid w:val="00546618"/>
    <w:rsid w:val="00546749"/>
    <w:rsid w:val="00546D66"/>
    <w:rsid w:val="005470C0"/>
    <w:rsid w:val="00547C65"/>
    <w:rsid w:val="00547CE9"/>
    <w:rsid w:val="00547D27"/>
    <w:rsid w:val="00547F81"/>
    <w:rsid w:val="005505B4"/>
    <w:rsid w:val="005507ED"/>
    <w:rsid w:val="00550833"/>
    <w:rsid w:val="00550A26"/>
    <w:rsid w:val="00550A94"/>
    <w:rsid w:val="00550B0F"/>
    <w:rsid w:val="00550ECC"/>
    <w:rsid w:val="005510D5"/>
    <w:rsid w:val="0055121D"/>
    <w:rsid w:val="00551296"/>
    <w:rsid w:val="005515B4"/>
    <w:rsid w:val="00551827"/>
    <w:rsid w:val="0055189E"/>
    <w:rsid w:val="005521F1"/>
    <w:rsid w:val="005523D0"/>
    <w:rsid w:val="005527ED"/>
    <w:rsid w:val="00552FC5"/>
    <w:rsid w:val="00552FCB"/>
    <w:rsid w:val="00552FDB"/>
    <w:rsid w:val="005532DA"/>
    <w:rsid w:val="005533DA"/>
    <w:rsid w:val="00553647"/>
    <w:rsid w:val="00553720"/>
    <w:rsid w:val="005539C7"/>
    <w:rsid w:val="00553C42"/>
    <w:rsid w:val="00553D6B"/>
    <w:rsid w:val="00553F86"/>
    <w:rsid w:val="005540A0"/>
    <w:rsid w:val="00554241"/>
    <w:rsid w:val="00554454"/>
    <w:rsid w:val="00554AC4"/>
    <w:rsid w:val="00554EE1"/>
    <w:rsid w:val="00554F9B"/>
    <w:rsid w:val="00555021"/>
    <w:rsid w:val="00555638"/>
    <w:rsid w:val="00555D33"/>
    <w:rsid w:val="00555E1E"/>
    <w:rsid w:val="00555FA8"/>
    <w:rsid w:val="005560BC"/>
    <w:rsid w:val="00556AE5"/>
    <w:rsid w:val="00556AF6"/>
    <w:rsid w:val="00556C6C"/>
    <w:rsid w:val="00556CEF"/>
    <w:rsid w:val="00556E3E"/>
    <w:rsid w:val="005575F2"/>
    <w:rsid w:val="00557CA5"/>
    <w:rsid w:val="00557E5D"/>
    <w:rsid w:val="00557E8B"/>
    <w:rsid w:val="00560065"/>
    <w:rsid w:val="00560432"/>
    <w:rsid w:val="00560637"/>
    <w:rsid w:val="005608B3"/>
    <w:rsid w:val="005609B3"/>
    <w:rsid w:val="005609C4"/>
    <w:rsid w:val="005610A6"/>
    <w:rsid w:val="00561230"/>
    <w:rsid w:val="00561318"/>
    <w:rsid w:val="00561975"/>
    <w:rsid w:val="00561B3D"/>
    <w:rsid w:val="00561BC5"/>
    <w:rsid w:val="00561C56"/>
    <w:rsid w:val="00561C9C"/>
    <w:rsid w:val="00561D0A"/>
    <w:rsid w:val="00561E40"/>
    <w:rsid w:val="00561F53"/>
    <w:rsid w:val="00562265"/>
    <w:rsid w:val="0056231A"/>
    <w:rsid w:val="0056245C"/>
    <w:rsid w:val="0056245F"/>
    <w:rsid w:val="005626DA"/>
    <w:rsid w:val="00562A19"/>
    <w:rsid w:val="00562E97"/>
    <w:rsid w:val="00562EE3"/>
    <w:rsid w:val="0056305B"/>
    <w:rsid w:val="005631CC"/>
    <w:rsid w:val="005632B6"/>
    <w:rsid w:val="005632ED"/>
    <w:rsid w:val="0056341B"/>
    <w:rsid w:val="005634B2"/>
    <w:rsid w:val="005634C0"/>
    <w:rsid w:val="005634C8"/>
    <w:rsid w:val="005635C3"/>
    <w:rsid w:val="00563865"/>
    <w:rsid w:val="00563A05"/>
    <w:rsid w:val="00563C22"/>
    <w:rsid w:val="00563F6D"/>
    <w:rsid w:val="00563FD7"/>
    <w:rsid w:val="005640F6"/>
    <w:rsid w:val="00564243"/>
    <w:rsid w:val="005642A2"/>
    <w:rsid w:val="005646F3"/>
    <w:rsid w:val="00564A58"/>
    <w:rsid w:val="00564CBF"/>
    <w:rsid w:val="00564CCD"/>
    <w:rsid w:val="0056545F"/>
    <w:rsid w:val="0056560C"/>
    <w:rsid w:val="0056565E"/>
    <w:rsid w:val="0056587D"/>
    <w:rsid w:val="00565E78"/>
    <w:rsid w:val="005663BC"/>
    <w:rsid w:val="00566489"/>
    <w:rsid w:val="005668B3"/>
    <w:rsid w:val="00566A84"/>
    <w:rsid w:val="00567124"/>
    <w:rsid w:val="00567355"/>
    <w:rsid w:val="0056747A"/>
    <w:rsid w:val="005674F6"/>
    <w:rsid w:val="005675AE"/>
    <w:rsid w:val="005677EA"/>
    <w:rsid w:val="005678C2"/>
    <w:rsid w:val="00567914"/>
    <w:rsid w:val="00567D3A"/>
    <w:rsid w:val="00567DD7"/>
    <w:rsid w:val="00567EFF"/>
    <w:rsid w:val="005703C7"/>
    <w:rsid w:val="00570774"/>
    <w:rsid w:val="00570853"/>
    <w:rsid w:val="0057086C"/>
    <w:rsid w:val="005709AA"/>
    <w:rsid w:val="00570D78"/>
    <w:rsid w:val="0057169F"/>
    <w:rsid w:val="00571850"/>
    <w:rsid w:val="0057217B"/>
    <w:rsid w:val="00572809"/>
    <w:rsid w:val="00572AEF"/>
    <w:rsid w:val="00572BA4"/>
    <w:rsid w:val="00572BC2"/>
    <w:rsid w:val="00572BC7"/>
    <w:rsid w:val="00573669"/>
    <w:rsid w:val="005737FC"/>
    <w:rsid w:val="00573FA0"/>
    <w:rsid w:val="00573FB3"/>
    <w:rsid w:val="0057422D"/>
    <w:rsid w:val="005746BD"/>
    <w:rsid w:val="005746C1"/>
    <w:rsid w:val="00574A2A"/>
    <w:rsid w:val="00574EF6"/>
    <w:rsid w:val="0057528F"/>
    <w:rsid w:val="0057543E"/>
    <w:rsid w:val="00575550"/>
    <w:rsid w:val="0057574F"/>
    <w:rsid w:val="005759A6"/>
    <w:rsid w:val="00575AFB"/>
    <w:rsid w:val="00575C27"/>
    <w:rsid w:val="005762FC"/>
    <w:rsid w:val="00576853"/>
    <w:rsid w:val="005768CD"/>
    <w:rsid w:val="005769D1"/>
    <w:rsid w:val="00576A64"/>
    <w:rsid w:val="00576A9D"/>
    <w:rsid w:val="00576D40"/>
    <w:rsid w:val="0057728C"/>
    <w:rsid w:val="00577BE9"/>
    <w:rsid w:val="00577D44"/>
    <w:rsid w:val="00577F16"/>
    <w:rsid w:val="00580125"/>
    <w:rsid w:val="005804DC"/>
    <w:rsid w:val="00580848"/>
    <w:rsid w:val="00580950"/>
    <w:rsid w:val="00580D80"/>
    <w:rsid w:val="00580D81"/>
    <w:rsid w:val="00580EB4"/>
    <w:rsid w:val="00580F80"/>
    <w:rsid w:val="00581327"/>
    <w:rsid w:val="0058141B"/>
    <w:rsid w:val="005817BC"/>
    <w:rsid w:val="005817F3"/>
    <w:rsid w:val="00581A30"/>
    <w:rsid w:val="00581DDC"/>
    <w:rsid w:val="00582363"/>
    <w:rsid w:val="00582393"/>
    <w:rsid w:val="00582A48"/>
    <w:rsid w:val="00582F0A"/>
    <w:rsid w:val="00582F2F"/>
    <w:rsid w:val="00583021"/>
    <w:rsid w:val="005832DB"/>
    <w:rsid w:val="00583B47"/>
    <w:rsid w:val="00583E0D"/>
    <w:rsid w:val="00584411"/>
    <w:rsid w:val="00584621"/>
    <w:rsid w:val="00584E88"/>
    <w:rsid w:val="00585184"/>
    <w:rsid w:val="005859B8"/>
    <w:rsid w:val="00585AE6"/>
    <w:rsid w:val="00586296"/>
    <w:rsid w:val="00586A1A"/>
    <w:rsid w:val="00586F4B"/>
    <w:rsid w:val="00587048"/>
    <w:rsid w:val="005874B2"/>
    <w:rsid w:val="005877E5"/>
    <w:rsid w:val="005878C4"/>
    <w:rsid w:val="00587934"/>
    <w:rsid w:val="00587D16"/>
    <w:rsid w:val="00590251"/>
    <w:rsid w:val="00590669"/>
    <w:rsid w:val="0059088A"/>
    <w:rsid w:val="00590F3E"/>
    <w:rsid w:val="0059114D"/>
    <w:rsid w:val="005912C5"/>
    <w:rsid w:val="005912D6"/>
    <w:rsid w:val="00591427"/>
    <w:rsid w:val="0059144F"/>
    <w:rsid w:val="005916A9"/>
    <w:rsid w:val="00591862"/>
    <w:rsid w:val="005919EB"/>
    <w:rsid w:val="00591A9E"/>
    <w:rsid w:val="00591D6B"/>
    <w:rsid w:val="00591E90"/>
    <w:rsid w:val="00591EA0"/>
    <w:rsid w:val="005921F0"/>
    <w:rsid w:val="0059226A"/>
    <w:rsid w:val="00592A01"/>
    <w:rsid w:val="00592B4D"/>
    <w:rsid w:val="00592BCB"/>
    <w:rsid w:val="00592E10"/>
    <w:rsid w:val="00592F08"/>
    <w:rsid w:val="0059300C"/>
    <w:rsid w:val="0059345C"/>
    <w:rsid w:val="005935C5"/>
    <w:rsid w:val="005935D0"/>
    <w:rsid w:val="005939CF"/>
    <w:rsid w:val="00593D00"/>
    <w:rsid w:val="00593DDE"/>
    <w:rsid w:val="00593EAD"/>
    <w:rsid w:val="00594185"/>
    <w:rsid w:val="00594245"/>
    <w:rsid w:val="0059457A"/>
    <w:rsid w:val="00594670"/>
    <w:rsid w:val="005947EB"/>
    <w:rsid w:val="00594E59"/>
    <w:rsid w:val="00594E99"/>
    <w:rsid w:val="005950BC"/>
    <w:rsid w:val="00595147"/>
    <w:rsid w:val="00595459"/>
    <w:rsid w:val="00595511"/>
    <w:rsid w:val="005956FE"/>
    <w:rsid w:val="005958C2"/>
    <w:rsid w:val="00595972"/>
    <w:rsid w:val="00595BE6"/>
    <w:rsid w:val="00595D1B"/>
    <w:rsid w:val="00595E37"/>
    <w:rsid w:val="00595EC9"/>
    <w:rsid w:val="00595F93"/>
    <w:rsid w:val="00595FCA"/>
    <w:rsid w:val="00596A7D"/>
    <w:rsid w:val="00596F85"/>
    <w:rsid w:val="00597066"/>
    <w:rsid w:val="00597109"/>
    <w:rsid w:val="00597127"/>
    <w:rsid w:val="005973B1"/>
    <w:rsid w:val="005973D9"/>
    <w:rsid w:val="0059769F"/>
    <w:rsid w:val="005A0372"/>
    <w:rsid w:val="005A03BF"/>
    <w:rsid w:val="005A06D9"/>
    <w:rsid w:val="005A0A3D"/>
    <w:rsid w:val="005A0A84"/>
    <w:rsid w:val="005A0C1F"/>
    <w:rsid w:val="005A0C3A"/>
    <w:rsid w:val="005A0F71"/>
    <w:rsid w:val="005A1717"/>
    <w:rsid w:val="005A194E"/>
    <w:rsid w:val="005A20F6"/>
    <w:rsid w:val="005A217C"/>
    <w:rsid w:val="005A229E"/>
    <w:rsid w:val="005A260D"/>
    <w:rsid w:val="005A2766"/>
    <w:rsid w:val="005A2B90"/>
    <w:rsid w:val="005A2E39"/>
    <w:rsid w:val="005A2E60"/>
    <w:rsid w:val="005A2E77"/>
    <w:rsid w:val="005A3394"/>
    <w:rsid w:val="005A3AE6"/>
    <w:rsid w:val="005A3B3C"/>
    <w:rsid w:val="005A3B77"/>
    <w:rsid w:val="005A3E77"/>
    <w:rsid w:val="005A3E85"/>
    <w:rsid w:val="005A4452"/>
    <w:rsid w:val="005A4615"/>
    <w:rsid w:val="005A4651"/>
    <w:rsid w:val="005A4750"/>
    <w:rsid w:val="005A47B1"/>
    <w:rsid w:val="005A48B4"/>
    <w:rsid w:val="005A498D"/>
    <w:rsid w:val="005A4A2E"/>
    <w:rsid w:val="005A4C91"/>
    <w:rsid w:val="005A4DAA"/>
    <w:rsid w:val="005A4EA6"/>
    <w:rsid w:val="005A4EBA"/>
    <w:rsid w:val="005A5034"/>
    <w:rsid w:val="005A55A2"/>
    <w:rsid w:val="005A5817"/>
    <w:rsid w:val="005A7342"/>
    <w:rsid w:val="005A74BA"/>
    <w:rsid w:val="005A79F6"/>
    <w:rsid w:val="005A7D76"/>
    <w:rsid w:val="005A7DAC"/>
    <w:rsid w:val="005A7E40"/>
    <w:rsid w:val="005A7E6E"/>
    <w:rsid w:val="005B002C"/>
    <w:rsid w:val="005B093B"/>
    <w:rsid w:val="005B0A13"/>
    <w:rsid w:val="005B0AC4"/>
    <w:rsid w:val="005B0B96"/>
    <w:rsid w:val="005B1268"/>
    <w:rsid w:val="005B12D0"/>
    <w:rsid w:val="005B17D1"/>
    <w:rsid w:val="005B1CDD"/>
    <w:rsid w:val="005B2412"/>
    <w:rsid w:val="005B2536"/>
    <w:rsid w:val="005B28F7"/>
    <w:rsid w:val="005B2982"/>
    <w:rsid w:val="005B29A6"/>
    <w:rsid w:val="005B2A5E"/>
    <w:rsid w:val="005B2B16"/>
    <w:rsid w:val="005B2F1B"/>
    <w:rsid w:val="005B2FA3"/>
    <w:rsid w:val="005B326D"/>
    <w:rsid w:val="005B3341"/>
    <w:rsid w:val="005B33B2"/>
    <w:rsid w:val="005B3705"/>
    <w:rsid w:val="005B3907"/>
    <w:rsid w:val="005B3A94"/>
    <w:rsid w:val="005B3BA0"/>
    <w:rsid w:val="005B3D03"/>
    <w:rsid w:val="005B3DA6"/>
    <w:rsid w:val="005B400E"/>
    <w:rsid w:val="005B4199"/>
    <w:rsid w:val="005B4F74"/>
    <w:rsid w:val="005B5286"/>
    <w:rsid w:val="005B58D3"/>
    <w:rsid w:val="005B59CA"/>
    <w:rsid w:val="005B5B0B"/>
    <w:rsid w:val="005B5F2C"/>
    <w:rsid w:val="005B6272"/>
    <w:rsid w:val="005B63B3"/>
    <w:rsid w:val="005B6681"/>
    <w:rsid w:val="005B6711"/>
    <w:rsid w:val="005B699D"/>
    <w:rsid w:val="005B6F9B"/>
    <w:rsid w:val="005B70D1"/>
    <w:rsid w:val="005B72F3"/>
    <w:rsid w:val="005B7655"/>
    <w:rsid w:val="005B79E2"/>
    <w:rsid w:val="005B7BFD"/>
    <w:rsid w:val="005B7C25"/>
    <w:rsid w:val="005B7CCF"/>
    <w:rsid w:val="005C020C"/>
    <w:rsid w:val="005C03DE"/>
    <w:rsid w:val="005C0838"/>
    <w:rsid w:val="005C0AE4"/>
    <w:rsid w:val="005C0AF3"/>
    <w:rsid w:val="005C0CBA"/>
    <w:rsid w:val="005C0CBB"/>
    <w:rsid w:val="005C0F49"/>
    <w:rsid w:val="005C11B9"/>
    <w:rsid w:val="005C1558"/>
    <w:rsid w:val="005C17DD"/>
    <w:rsid w:val="005C19B3"/>
    <w:rsid w:val="005C1A0C"/>
    <w:rsid w:val="005C1CF9"/>
    <w:rsid w:val="005C2403"/>
    <w:rsid w:val="005C2D64"/>
    <w:rsid w:val="005C2DBA"/>
    <w:rsid w:val="005C3012"/>
    <w:rsid w:val="005C3419"/>
    <w:rsid w:val="005C3446"/>
    <w:rsid w:val="005C3A1B"/>
    <w:rsid w:val="005C3B44"/>
    <w:rsid w:val="005C3D8D"/>
    <w:rsid w:val="005C3E3B"/>
    <w:rsid w:val="005C45F2"/>
    <w:rsid w:val="005C4601"/>
    <w:rsid w:val="005C47E6"/>
    <w:rsid w:val="005C4B17"/>
    <w:rsid w:val="005C4E11"/>
    <w:rsid w:val="005C4E94"/>
    <w:rsid w:val="005C4FB0"/>
    <w:rsid w:val="005C4FEE"/>
    <w:rsid w:val="005C50DF"/>
    <w:rsid w:val="005C50EC"/>
    <w:rsid w:val="005C519E"/>
    <w:rsid w:val="005C543D"/>
    <w:rsid w:val="005C552B"/>
    <w:rsid w:val="005C57AA"/>
    <w:rsid w:val="005C5984"/>
    <w:rsid w:val="005C59E9"/>
    <w:rsid w:val="005C6292"/>
    <w:rsid w:val="005C63C9"/>
    <w:rsid w:val="005C68E8"/>
    <w:rsid w:val="005C6F20"/>
    <w:rsid w:val="005C6FF3"/>
    <w:rsid w:val="005C7017"/>
    <w:rsid w:val="005C7264"/>
    <w:rsid w:val="005C7423"/>
    <w:rsid w:val="005C76E2"/>
    <w:rsid w:val="005C7787"/>
    <w:rsid w:val="005C77FA"/>
    <w:rsid w:val="005C7A4B"/>
    <w:rsid w:val="005C7ACD"/>
    <w:rsid w:val="005C7B3F"/>
    <w:rsid w:val="005C7CE3"/>
    <w:rsid w:val="005D02C4"/>
    <w:rsid w:val="005D06BF"/>
    <w:rsid w:val="005D0AB6"/>
    <w:rsid w:val="005D0B3F"/>
    <w:rsid w:val="005D1272"/>
    <w:rsid w:val="005D12DE"/>
    <w:rsid w:val="005D147F"/>
    <w:rsid w:val="005D14C3"/>
    <w:rsid w:val="005D1510"/>
    <w:rsid w:val="005D15E4"/>
    <w:rsid w:val="005D191E"/>
    <w:rsid w:val="005D1E1A"/>
    <w:rsid w:val="005D1FBC"/>
    <w:rsid w:val="005D223F"/>
    <w:rsid w:val="005D2472"/>
    <w:rsid w:val="005D2803"/>
    <w:rsid w:val="005D2905"/>
    <w:rsid w:val="005D2AC5"/>
    <w:rsid w:val="005D2CAB"/>
    <w:rsid w:val="005D2DA7"/>
    <w:rsid w:val="005D33D9"/>
    <w:rsid w:val="005D357D"/>
    <w:rsid w:val="005D44C8"/>
    <w:rsid w:val="005D4920"/>
    <w:rsid w:val="005D4964"/>
    <w:rsid w:val="005D4A54"/>
    <w:rsid w:val="005D4B43"/>
    <w:rsid w:val="005D5304"/>
    <w:rsid w:val="005D5457"/>
    <w:rsid w:val="005D5EB9"/>
    <w:rsid w:val="005D6107"/>
    <w:rsid w:val="005D64A2"/>
    <w:rsid w:val="005D65A8"/>
    <w:rsid w:val="005D6733"/>
    <w:rsid w:val="005D6944"/>
    <w:rsid w:val="005D6A3A"/>
    <w:rsid w:val="005D6ECE"/>
    <w:rsid w:val="005D6FE8"/>
    <w:rsid w:val="005D704E"/>
    <w:rsid w:val="005D71C4"/>
    <w:rsid w:val="005D75D4"/>
    <w:rsid w:val="005D774C"/>
    <w:rsid w:val="005D77CB"/>
    <w:rsid w:val="005D7F7D"/>
    <w:rsid w:val="005E0090"/>
    <w:rsid w:val="005E0592"/>
    <w:rsid w:val="005E0E80"/>
    <w:rsid w:val="005E1251"/>
    <w:rsid w:val="005E147C"/>
    <w:rsid w:val="005E1621"/>
    <w:rsid w:val="005E16A9"/>
    <w:rsid w:val="005E1ADB"/>
    <w:rsid w:val="005E1BD6"/>
    <w:rsid w:val="005E1BE0"/>
    <w:rsid w:val="005E1C42"/>
    <w:rsid w:val="005E21F5"/>
    <w:rsid w:val="005E2341"/>
    <w:rsid w:val="005E28AE"/>
    <w:rsid w:val="005E2D6D"/>
    <w:rsid w:val="005E31E1"/>
    <w:rsid w:val="005E3339"/>
    <w:rsid w:val="005E3571"/>
    <w:rsid w:val="005E3661"/>
    <w:rsid w:val="005E36FE"/>
    <w:rsid w:val="005E3E61"/>
    <w:rsid w:val="005E44AE"/>
    <w:rsid w:val="005E44B2"/>
    <w:rsid w:val="005E48AE"/>
    <w:rsid w:val="005E4AF1"/>
    <w:rsid w:val="005E4D84"/>
    <w:rsid w:val="005E507B"/>
    <w:rsid w:val="005E5311"/>
    <w:rsid w:val="005E5360"/>
    <w:rsid w:val="005E5441"/>
    <w:rsid w:val="005E54A1"/>
    <w:rsid w:val="005E5568"/>
    <w:rsid w:val="005E5797"/>
    <w:rsid w:val="005E582E"/>
    <w:rsid w:val="005E58F6"/>
    <w:rsid w:val="005E5A04"/>
    <w:rsid w:val="005E605A"/>
    <w:rsid w:val="005E6598"/>
    <w:rsid w:val="005E65C1"/>
    <w:rsid w:val="005E6686"/>
    <w:rsid w:val="005E66D7"/>
    <w:rsid w:val="005E7246"/>
    <w:rsid w:val="005E73CE"/>
    <w:rsid w:val="005E7829"/>
    <w:rsid w:val="005E7A2C"/>
    <w:rsid w:val="005F01E6"/>
    <w:rsid w:val="005F01E9"/>
    <w:rsid w:val="005F059A"/>
    <w:rsid w:val="005F0746"/>
    <w:rsid w:val="005F0AED"/>
    <w:rsid w:val="005F0F46"/>
    <w:rsid w:val="005F10A7"/>
    <w:rsid w:val="005F17EE"/>
    <w:rsid w:val="005F1A43"/>
    <w:rsid w:val="005F1F0B"/>
    <w:rsid w:val="005F1F45"/>
    <w:rsid w:val="005F251A"/>
    <w:rsid w:val="005F2975"/>
    <w:rsid w:val="005F29D8"/>
    <w:rsid w:val="005F2A9D"/>
    <w:rsid w:val="005F3573"/>
    <w:rsid w:val="005F357C"/>
    <w:rsid w:val="005F3828"/>
    <w:rsid w:val="005F383B"/>
    <w:rsid w:val="005F38F6"/>
    <w:rsid w:val="005F3B2C"/>
    <w:rsid w:val="005F3C24"/>
    <w:rsid w:val="005F3E95"/>
    <w:rsid w:val="005F3EFF"/>
    <w:rsid w:val="005F45F1"/>
    <w:rsid w:val="005F4B90"/>
    <w:rsid w:val="005F4DDE"/>
    <w:rsid w:val="005F4EDC"/>
    <w:rsid w:val="005F4F92"/>
    <w:rsid w:val="005F5199"/>
    <w:rsid w:val="005F524A"/>
    <w:rsid w:val="005F5654"/>
    <w:rsid w:val="005F57BA"/>
    <w:rsid w:val="005F586E"/>
    <w:rsid w:val="005F5D7C"/>
    <w:rsid w:val="005F5DA7"/>
    <w:rsid w:val="005F5E2C"/>
    <w:rsid w:val="005F6253"/>
    <w:rsid w:val="005F6CE1"/>
    <w:rsid w:val="005F6F5B"/>
    <w:rsid w:val="005F6FD2"/>
    <w:rsid w:val="005F7DA0"/>
    <w:rsid w:val="005F7E9E"/>
    <w:rsid w:val="005F7ECC"/>
    <w:rsid w:val="00600491"/>
    <w:rsid w:val="00600494"/>
    <w:rsid w:val="00600498"/>
    <w:rsid w:val="006005BC"/>
    <w:rsid w:val="006005FF"/>
    <w:rsid w:val="00600618"/>
    <w:rsid w:val="0060128D"/>
    <w:rsid w:val="00601329"/>
    <w:rsid w:val="00601648"/>
    <w:rsid w:val="00601875"/>
    <w:rsid w:val="00601A06"/>
    <w:rsid w:val="00601E0E"/>
    <w:rsid w:val="00601FD1"/>
    <w:rsid w:val="00602484"/>
    <w:rsid w:val="0060248C"/>
    <w:rsid w:val="0060256B"/>
    <w:rsid w:val="00602BC0"/>
    <w:rsid w:val="00603184"/>
    <w:rsid w:val="006032DC"/>
    <w:rsid w:val="0060358D"/>
    <w:rsid w:val="006038FD"/>
    <w:rsid w:val="00603962"/>
    <w:rsid w:val="006039A7"/>
    <w:rsid w:val="006042DE"/>
    <w:rsid w:val="00604523"/>
    <w:rsid w:val="0060474E"/>
    <w:rsid w:val="006049C3"/>
    <w:rsid w:val="00604C66"/>
    <w:rsid w:val="00605617"/>
    <w:rsid w:val="0060570F"/>
    <w:rsid w:val="00605B37"/>
    <w:rsid w:val="00605BE6"/>
    <w:rsid w:val="00605DF9"/>
    <w:rsid w:val="0060610D"/>
    <w:rsid w:val="006068D7"/>
    <w:rsid w:val="00606D16"/>
    <w:rsid w:val="00606D5B"/>
    <w:rsid w:val="00606E7C"/>
    <w:rsid w:val="006070E7"/>
    <w:rsid w:val="006073D8"/>
    <w:rsid w:val="0060740F"/>
    <w:rsid w:val="006076E2"/>
    <w:rsid w:val="006078D5"/>
    <w:rsid w:val="0061014F"/>
    <w:rsid w:val="00610A4C"/>
    <w:rsid w:val="00610AAB"/>
    <w:rsid w:val="00610EB3"/>
    <w:rsid w:val="00610F6B"/>
    <w:rsid w:val="006112FC"/>
    <w:rsid w:val="006116FE"/>
    <w:rsid w:val="00611C83"/>
    <w:rsid w:val="00611DE1"/>
    <w:rsid w:val="006120D1"/>
    <w:rsid w:val="0061211B"/>
    <w:rsid w:val="0061252A"/>
    <w:rsid w:val="006125E5"/>
    <w:rsid w:val="006125F9"/>
    <w:rsid w:val="00612BCE"/>
    <w:rsid w:val="00612C0A"/>
    <w:rsid w:val="00612CC9"/>
    <w:rsid w:val="00613357"/>
    <w:rsid w:val="006133B8"/>
    <w:rsid w:val="00613A07"/>
    <w:rsid w:val="00613CC6"/>
    <w:rsid w:val="00613FFA"/>
    <w:rsid w:val="00614241"/>
    <w:rsid w:val="006143CD"/>
    <w:rsid w:val="006144DA"/>
    <w:rsid w:val="0061452F"/>
    <w:rsid w:val="00614BF4"/>
    <w:rsid w:val="00614C72"/>
    <w:rsid w:val="00615102"/>
    <w:rsid w:val="0061515C"/>
    <w:rsid w:val="00615903"/>
    <w:rsid w:val="0061614A"/>
    <w:rsid w:val="00616600"/>
    <w:rsid w:val="006168C8"/>
    <w:rsid w:val="00616D24"/>
    <w:rsid w:val="006171D1"/>
    <w:rsid w:val="0061740B"/>
    <w:rsid w:val="006176AF"/>
    <w:rsid w:val="00620646"/>
    <w:rsid w:val="00620D6A"/>
    <w:rsid w:val="00620F66"/>
    <w:rsid w:val="00621078"/>
    <w:rsid w:val="006211B0"/>
    <w:rsid w:val="00621426"/>
    <w:rsid w:val="00621464"/>
    <w:rsid w:val="006216F8"/>
    <w:rsid w:val="006217F9"/>
    <w:rsid w:val="00621A44"/>
    <w:rsid w:val="00621BA3"/>
    <w:rsid w:val="006222F6"/>
    <w:rsid w:val="0062233B"/>
    <w:rsid w:val="006225A4"/>
    <w:rsid w:val="00622A75"/>
    <w:rsid w:val="00622F18"/>
    <w:rsid w:val="00622F41"/>
    <w:rsid w:val="0062342F"/>
    <w:rsid w:val="006236F2"/>
    <w:rsid w:val="00623900"/>
    <w:rsid w:val="00623B9B"/>
    <w:rsid w:val="00623C11"/>
    <w:rsid w:val="00624104"/>
    <w:rsid w:val="00624BEB"/>
    <w:rsid w:val="00624C73"/>
    <w:rsid w:val="00624D84"/>
    <w:rsid w:val="006252B9"/>
    <w:rsid w:val="006252D3"/>
    <w:rsid w:val="006253EA"/>
    <w:rsid w:val="0062549C"/>
    <w:rsid w:val="00625504"/>
    <w:rsid w:val="00625AD6"/>
    <w:rsid w:val="00625C32"/>
    <w:rsid w:val="00625CB2"/>
    <w:rsid w:val="00626243"/>
    <w:rsid w:val="0062641C"/>
    <w:rsid w:val="00626565"/>
    <w:rsid w:val="00626ACB"/>
    <w:rsid w:val="00626C01"/>
    <w:rsid w:val="00627102"/>
    <w:rsid w:val="0062712B"/>
    <w:rsid w:val="00627405"/>
    <w:rsid w:val="00627425"/>
    <w:rsid w:val="006274BE"/>
    <w:rsid w:val="00627789"/>
    <w:rsid w:val="006277E1"/>
    <w:rsid w:val="00627995"/>
    <w:rsid w:val="00627A1C"/>
    <w:rsid w:val="00627C43"/>
    <w:rsid w:val="00627F65"/>
    <w:rsid w:val="00630000"/>
    <w:rsid w:val="0063018A"/>
    <w:rsid w:val="006302B4"/>
    <w:rsid w:val="0063035C"/>
    <w:rsid w:val="0063036D"/>
    <w:rsid w:val="0063113F"/>
    <w:rsid w:val="00631198"/>
    <w:rsid w:val="00631575"/>
    <w:rsid w:val="006316DF"/>
    <w:rsid w:val="00631808"/>
    <w:rsid w:val="006318DE"/>
    <w:rsid w:val="00631A7E"/>
    <w:rsid w:val="00631B52"/>
    <w:rsid w:val="00631C01"/>
    <w:rsid w:val="00631D79"/>
    <w:rsid w:val="00631FE9"/>
    <w:rsid w:val="006321B1"/>
    <w:rsid w:val="00632657"/>
    <w:rsid w:val="00632772"/>
    <w:rsid w:val="006327FC"/>
    <w:rsid w:val="00632AEE"/>
    <w:rsid w:val="00633104"/>
    <w:rsid w:val="00633210"/>
    <w:rsid w:val="006334AB"/>
    <w:rsid w:val="0063357E"/>
    <w:rsid w:val="006338BA"/>
    <w:rsid w:val="00633C93"/>
    <w:rsid w:val="00633D93"/>
    <w:rsid w:val="00633DDB"/>
    <w:rsid w:val="006340AC"/>
    <w:rsid w:val="0063414A"/>
    <w:rsid w:val="006347EB"/>
    <w:rsid w:val="00634803"/>
    <w:rsid w:val="00634CD4"/>
    <w:rsid w:val="00634F90"/>
    <w:rsid w:val="00635307"/>
    <w:rsid w:val="00635428"/>
    <w:rsid w:val="0063561E"/>
    <w:rsid w:val="0063572E"/>
    <w:rsid w:val="006357C5"/>
    <w:rsid w:val="0063593C"/>
    <w:rsid w:val="00635DEE"/>
    <w:rsid w:val="00635E63"/>
    <w:rsid w:val="00635E85"/>
    <w:rsid w:val="0063623B"/>
    <w:rsid w:val="006364EF"/>
    <w:rsid w:val="00636722"/>
    <w:rsid w:val="006367F9"/>
    <w:rsid w:val="00636827"/>
    <w:rsid w:val="00636DFC"/>
    <w:rsid w:val="00636E6B"/>
    <w:rsid w:val="00636EF1"/>
    <w:rsid w:val="00636FA1"/>
    <w:rsid w:val="00637116"/>
    <w:rsid w:val="0063723B"/>
    <w:rsid w:val="00637290"/>
    <w:rsid w:val="006375FD"/>
    <w:rsid w:val="0063789E"/>
    <w:rsid w:val="006379A8"/>
    <w:rsid w:val="00637F97"/>
    <w:rsid w:val="006400A1"/>
    <w:rsid w:val="00640194"/>
    <w:rsid w:val="006404E0"/>
    <w:rsid w:val="00640526"/>
    <w:rsid w:val="00640718"/>
    <w:rsid w:val="00640815"/>
    <w:rsid w:val="0064083F"/>
    <w:rsid w:val="00640EED"/>
    <w:rsid w:val="00641011"/>
    <w:rsid w:val="006413BB"/>
    <w:rsid w:val="006414F0"/>
    <w:rsid w:val="00641730"/>
    <w:rsid w:val="006417A3"/>
    <w:rsid w:val="00641E8A"/>
    <w:rsid w:val="00641F60"/>
    <w:rsid w:val="0064200B"/>
    <w:rsid w:val="00642798"/>
    <w:rsid w:val="00642F72"/>
    <w:rsid w:val="00642FFE"/>
    <w:rsid w:val="00643246"/>
    <w:rsid w:val="0064325E"/>
    <w:rsid w:val="00643BCD"/>
    <w:rsid w:val="00644A54"/>
    <w:rsid w:val="00644C67"/>
    <w:rsid w:val="00644EC5"/>
    <w:rsid w:val="00644F01"/>
    <w:rsid w:val="00645181"/>
    <w:rsid w:val="0064551A"/>
    <w:rsid w:val="006455ED"/>
    <w:rsid w:val="006458D1"/>
    <w:rsid w:val="0064596B"/>
    <w:rsid w:val="00645B32"/>
    <w:rsid w:val="0064608C"/>
    <w:rsid w:val="006460D7"/>
    <w:rsid w:val="0064647C"/>
    <w:rsid w:val="0064654A"/>
    <w:rsid w:val="00646865"/>
    <w:rsid w:val="006469EF"/>
    <w:rsid w:val="00646D7B"/>
    <w:rsid w:val="00647137"/>
    <w:rsid w:val="00647875"/>
    <w:rsid w:val="00647CC0"/>
    <w:rsid w:val="00647D9B"/>
    <w:rsid w:val="00647E6B"/>
    <w:rsid w:val="00650190"/>
    <w:rsid w:val="0065069B"/>
    <w:rsid w:val="00650BEB"/>
    <w:rsid w:val="00650ECA"/>
    <w:rsid w:val="006511B2"/>
    <w:rsid w:val="00651325"/>
    <w:rsid w:val="00651851"/>
    <w:rsid w:val="00651B7F"/>
    <w:rsid w:val="00651E4E"/>
    <w:rsid w:val="00651F30"/>
    <w:rsid w:val="00651F7E"/>
    <w:rsid w:val="0065228B"/>
    <w:rsid w:val="0065242C"/>
    <w:rsid w:val="006527B7"/>
    <w:rsid w:val="00652830"/>
    <w:rsid w:val="006528C5"/>
    <w:rsid w:val="0065313E"/>
    <w:rsid w:val="006533B6"/>
    <w:rsid w:val="006536E0"/>
    <w:rsid w:val="006539D6"/>
    <w:rsid w:val="00653B2C"/>
    <w:rsid w:val="00654052"/>
    <w:rsid w:val="006541C1"/>
    <w:rsid w:val="00654631"/>
    <w:rsid w:val="00654B32"/>
    <w:rsid w:val="00654E7F"/>
    <w:rsid w:val="0065508D"/>
    <w:rsid w:val="00655277"/>
    <w:rsid w:val="006554A6"/>
    <w:rsid w:val="00655869"/>
    <w:rsid w:val="00655979"/>
    <w:rsid w:val="00655A06"/>
    <w:rsid w:val="00655E9F"/>
    <w:rsid w:val="0065617F"/>
    <w:rsid w:val="006567F7"/>
    <w:rsid w:val="00656998"/>
    <w:rsid w:val="006570F6"/>
    <w:rsid w:val="006574C9"/>
    <w:rsid w:val="006576EF"/>
    <w:rsid w:val="00657832"/>
    <w:rsid w:val="0065793E"/>
    <w:rsid w:val="00657CE3"/>
    <w:rsid w:val="00657FDF"/>
    <w:rsid w:val="00660B39"/>
    <w:rsid w:val="00660B92"/>
    <w:rsid w:val="00660CC5"/>
    <w:rsid w:val="00660D52"/>
    <w:rsid w:val="00660DA1"/>
    <w:rsid w:val="006611C4"/>
    <w:rsid w:val="00661430"/>
    <w:rsid w:val="0066175A"/>
    <w:rsid w:val="00662099"/>
    <w:rsid w:val="006625B8"/>
    <w:rsid w:val="0066272F"/>
    <w:rsid w:val="0066282B"/>
    <w:rsid w:val="006629FA"/>
    <w:rsid w:val="00662BF3"/>
    <w:rsid w:val="00662C30"/>
    <w:rsid w:val="00662DD9"/>
    <w:rsid w:val="00662DFD"/>
    <w:rsid w:val="00662E26"/>
    <w:rsid w:val="00662F6E"/>
    <w:rsid w:val="006636CE"/>
    <w:rsid w:val="00663971"/>
    <w:rsid w:val="00663B77"/>
    <w:rsid w:val="00663C91"/>
    <w:rsid w:val="00663DCF"/>
    <w:rsid w:val="0066409F"/>
    <w:rsid w:val="006649B8"/>
    <w:rsid w:val="00664E3A"/>
    <w:rsid w:val="00665546"/>
    <w:rsid w:val="006655DC"/>
    <w:rsid w:val="006657BD"/>
    <w:rsid w:val="00665805"/>
    <w:rsid w:val="00665CC2"/>
    <w:rsid w:val="00665D2B"/>
    <w:rsid w:val="00665F36"/>
    <w:rsid w:val="00665FF3"/>
    <w:rsid w:val="00666052"/>
    <w:rsid w:val="00666190"/>
    <w:rsid w:val="006661BC"/>
    <w:rsid w:val="0066638A"/>
    <w:rsid w:val="006663CB"/>
    <w:rsid w:val="00666513"/>
    <w:rsid w:val="0066672F"/>
    <w:rsid w:val="0066694A"/>
    <w:rsid w:val="00666F64"/>
    <w:rsid w:val="006671B6"/>
    <w:rsid w:val="006673E1"/>
    <w:rsid w:val="00667703"/>
    <w:rsid w:val="00667AFD"/>
    <w:rsid w:val="006706BA"/>
    <w:rsid w:val="0067086E"/>
    <w:rsid w:val="00670D12"/>
    <w:rsid w:val="00670EE5"/>
    <w:rsid w:val="00670FB7"/>
    <w:rsid w:val="0067167A"/>
    <w:rsid w:val="006718A2"/>
    <w:rsid w:val="006718AC"/>
    <w:rsid w:val="00671945"/>
    <w:rsid w:val="00671B8B"/>
    <w:rsid w:val="00671F4B"/>
    <w:rsid w:val="006722F9"/>
    <w:rsid w:val="006724CD"/>
    <w:rsid w:val="006728C9"/>
    <w:rsid w:val="006729F8"/>
    <w:rsid w:val="00672D49"/>
    <w:rsid w:val="00672E02"/>
    <w:rsid w:val="0067304F"/>
    <w:rsid w:val="0067352D"/>
    <w:rsid w:val="006736D9"/>
    <w:rsid w:val="00673BC8"/>
    <w:rsid w:val="00673CD9"/>
    <w:rsid w:val="00673D1E"/>
    <w:rsid w:val="00673E98"/>
    <w:rsid w:val="0067407B"/>
    <w:rsid w:val="0067456C"/>
    <w:rsid w:val="006748D3"/>
    <w:rsid w:val="00674A0D"/>
    <w:rsid w:val="00674A82"/>
    <w:rsid w:val="00674B36"/>
    <w:rsid w:val="00674D38"/>
    <w:rsid w:val="006750DB"/>
    <w:rsid w:val="00675481"/>
    <w:rsid w:val="006754BF"/>
    <w:rsid w:val="006754E5"/>
    <w:rsid w:val="0067553A"/>
    <w:rsid w:val="006757E2"/>
    <w:rsid w:val="006757EF"/>
    <w:rsid w:val="00675B86"/>
    <w:rsid w:val="00676329"/>
    <w:rsid w:val="0067646D"/>
    <w:rsid w:val="006766D7"/>
    <w:rsid w:val="006768F0"/>
    <w:rsid w:val="006769BB"/>
    <w:rsid w:val="006773F0"/>
    <w:rsid w:val="00677B86"/>
    <w:rsid w:val="00677E0B"/>
    <w:rsid w:val="006801E3"/>
    <w:rsid w:val="00680391"/>
    <w:rsid w:val="0068058E"/>
    <w:rsid w:val="00680604"/>
    <w:rsid w:val="00680BD4"/>
    <w:rsid w:val="00680DB2"/>
    <w:rsid w:val="00680E58"/>
    <w:rsid w:val="00681048"/>
    <w:rsid w:val="006810C9"/>
    <w:rsid w:val="006811BE"/>
    <w:rsid w:val="006812AF"/>
    <w:rsid w:val="00681487"/>
    <w:rsid w:val="006814D0"/>
    <w:rsid w:val="00681823"/>
    <w:rsid w:val="0068187B"/>
    <w:rsid w:val="00681C26"/>
    <w:rsid w:val="00681CFC"/>
    <w:rsid w:val="00682002"/>
    <w:rsid w:val="006824FF"/>
    <w:rsid w:val="0068261C"/>
    <w:rsid w:val="00682665"/>
    <w:rsid w:val="00682897"/>
    <w:rsid w:val="006829AD"/>
    <w:rsid w:val="00682A1B"/>
    <w:rsid w:val="00682C8C"/>
    <w:rsid w:val="00682EAE"/>
    <w:rsid w:val="00682F18"/>
    <w:rsid w:val="006833BD"/>
    <w:rsid w:val="0068341C"/>
    <w:rsid w:val="00683619"/>
    <w:rsid w:val="00683644"/>
    <w:rsid w:val="00683BED"/>
    <w:rsid w:val="00683DC9"/>
    <w:rsid w:val="00683E47"/>
    <w:rsid w:val="00683F5D"/>
    <w:rsid w:val="00683FA1"/>
    <w:rsid w:val="00684087"/>
    <w:rsid w:val="00684175"/>
    <w:rsid w:val="006841D8"/>
    <w:rsid w:val="006843D6"/>
    <w:rsid w:val="0068454F"/>
    <w:rsid w:val="0068478A"/>
    <w:rsid w:val="006847D8"/>
    <w:rsid w:val="006849A9"/>
    <w:rsid w:val="00684C55"/>
    <w:rsid w:val="00684E6F"/>
    <w:rsid w:val="006852FF"/>
    <w:rsid w:val="006853FC"/>
    <w:rsid w:val="00685641"/>
    <w:rsid w:val="0068586E"/>
    <w:rsid w:val="00685C8A"/>
    <w:rsid w:val="00685C9F"/>
    <w:rsid w:val="00685D19"/>
    <w:rsid w:val="00685E5A"/>
    <w:rsid w:val="00685FEC"/>
    <w:rsid w:val="00686014"/>
    <w:rsid w:val="006861CE"/>
    <w:rsid w:val="006864DA"/>
    <w:rsid w:val="006866D8"/>
    <w:rsid w:val="0068687B"/>
    <w:rsid w:val="00686917"/>
    <w:rsid w:val="00686E80"/>
    <w:rsid w:val="00686ECA"/>
    <w:rsid w:val="0068790C"/>
    <w:rsid w:val="00687A3A"/>
    <w:rsid w:val="00687FEA"/>
    <w:rsid w:val="00690076"/>
    <w:rsid w:val="00690091"/>
    <w:rsid w:val="0069040E"/>
    <w:rsid w:val="006904EA"/>
    <w:rsid w:val="0069099A"/>
    <w:rsid w:val="00690A58"/>
    <w:rsid w:val="00690CC9"/>
    <w:rsid w:val="006915F5"/>
    <w:rsid w:val="0069164B"/>
    <w:rsid w:val="006916E0"/>
    <w:rsid w:val="00691909"/>
    <w:rsid w:val="0069194F"/>
    <w:rsid w:val="006919BA"/>
    <w:rsid w:val="00691FE0"/>
    <w:rsid w:val="0069207D"/>
    <w:rsid w:val="0069211D"/>
    <w:rsid w:val="00692193"/>
    <w:rsid w:val="006921F4"/>
    <w:rsid w:val="00692CB0"/>
    <w:rsid w:val="00692ECB"/>
    <w:rsid w:val="00693398"/>
    <w:rsid w:val="006933E6"/>
    <w:rsid w:val="00693516"/>
    <w:rsid w:val="00693963"/>
    <w:rsid w:val="00693C23"/>
    <w:rsid w:val="00693D41"/>
    <w:rsid w:val="006954BA"/>
    <w:rsid w:val="0069555C"/>
    <w:rsid w:val="00695D09"/>
    <w:rsid w:val="00695E2B"/>
    <w:rsid w:val="00695E5B"/>
    <w:rsid w:val="00695EF1"/>
    <w:rsid w:val="0069615E"/>
    <w:rsid w:val="00696673"/>
    <w:rsid w:val="006967AA"/>
    <w:rsid w:val="00696B81"/>
    <w:rsid w:val="00696E32"/>
    <w:rsid w:val="006970F5"/>
    <w:rsid w:val="0069716F"/>
    <w:rsid w:val="00697758"/>
    <w:rsid w:val="006977A9"/>
    <w:rsid w:val="00697A29"/>
    <w:rsid w:val="00697D55"/>
    <w:rsid w:val="00697E34"/>
    <w:rsid w:val="00697F37"/>
    <w:rsid w:val="006A0097"/>
    <w:rsid w:val="006A0316"/>
    <w:rsid w:val="006A054E"/>
    <w:rsid w:val="006A07AF"/>
    <w:rsid w:val="006A0B81"/>
    <w:rsid w:val="006A0C8D"/>
    <w:rsid w:val="006A0FF9"/>
    <w:rsid w:val="006A18FB"/>
    <w:rsid w:val="006A1B25"/>
    <w:rsid w:val="006A1BA4"/>
    <w:rsid w:val="006A2C7B"/>
    <w:rsid w:val="006A2DD6"/>
    <w:rsid w:val="006A2E66"/>
    <w:rsid w:val="006A30ED"/>
    <w:rsid w:val="006A4000"/>
    <w:rsid w:val="006A40EF"/>
    <w:rsid w:val="006A43FB"/>
    <w:rsid w:val="006A4654"/>
    <w:rsid w:val="006A4C47"/>
    <w:rsid w:val="006A5008"/>
    <w:rsid w:val="006A5251"/>
    <w:rsid w:val="006A54EE"/>
    <w:rsid w:val="006A572D"/>
    <w:rsid w:val="006A5C0D"/>
    <w:rsid w:val="006A5D96"/>
    <w:rsid w:val="006A6008"/>
    <w:rsid w:val="006A6531"/>
    <w:rsid w:val="006A6DD9"/>
    <w:rsid w:val="006A6FCF"/>
    <w:rsid w:val="006A7242"/>
    <w:rsid w:val="006A78D7"/>
    <w:rsid w:val="006A79D8"/>
    <w:rsid w:val="006A7AD9"/>
    <w:rsid w:val="006A7C2E"/>
    <w:rsid w:val="006A7E04"/>
    <w:rsid w:val="006A7EC8"/>
    <w:rsid w:val="006A7F4A"/>
    <w:rsid w:val="006B00AC"/>
    <w:rsid w:val="006B0256"/>
    <w:rsid w:val="006B0575"/>
    <w:rsid w:val="006B0B3E"/>
    <w:rsid w:val="006B0BEB"/>
    <w:rsid w:val="006B0E14"/>
    <w:rsid w:val="006B0E2C"/>
    <w:rsid w:val="006B12F2"/>
    <w:rsid w:val="006B1786"/>
    <w:rsid w:val="006B18BA"/>
    <w:rsid w:val="006B194F"/>
    <w:rsid w:val="006B1970"/>
    <w:rsid w:val="006B1AE3"/>
    <w:rsid w:val="006B1DE7"/>
    <w:rsid w:val="006B1E35"/>
    <w:rsid w:val="006B1F03"/>
    <w:rsid w:val="006B2054"/>
    <w:rsid w:val="006B2180"/>
    <w:rsid w:val="006B254C"/>
    <w:rsid w:val="006B27E9"/>
    <w:rsid w:val="006B2C16"/>
    <w:rsid w:val="006B2CBB"/>
    <w:rsid w:val="006B2F44"/>
    <w:rsid w:val="006B3382"/>
    <w:rsid w:val="006B3398"/>
    <w:rsid w:val="006B3878"/>
    <w:rsid w:val="006B396F"/>
    <w:rsid w:val="006B3FFB"/>
    <w:rsid w:val="006B4372"/>
    <w:rsid w:val="006B46D4"/>
    <w:rsid w:val="006B4B7C"/>
    <w:rsid w:val="006B4D02"/>
    <w:rsid w:val="006B4D23"/>
    <w:rsid w:val="006B54B8"/>
    <w:rsid w:val="006B56D4"/>
    <w:rsid w:val="006B5C9F"/>
    <w:rsid w:val="006B6383"/>
    <w:rsid w:val="006B63AA"/>
    <w:rsid w:val="006B64F2"/>
    <w:rsid w:val="006B65D7"/>
    <w:rsid w:val="006B67DD"/>
    <w:rsid w:val="006B69BA"/>
    <w:rsid w:val="006B6A18"/>
    <w:rsid w:val="006B6D0D"/>
    <w:rsid w:val="006B6F1A"/>
    <w:rsid w:val="006B6F89"/>
    <w:rsid w:val="006B738C"/>
    <w:rsid w:val="006B745B"/>
    <w:rsid w:val="006B769C"/>
    <w:rsid w:val="006B7945"/>
    <w:rsid w:val="006B7A4A"/>
    <w:rsid w:val="006B7CD8"/>
    <w:rsid w:val="006B7D10"/>
    <w:rsid w:val="006C05F8"/>
    <w:rsid w:val="006C0889"/>
    <w:rsid w:val="006C0A8B"/>
    <w:rsid w:val="006C0F32"/>
    <w:rsid w:val="006C1112"/>
    <w:rsid w:val="006C1471"/>
    <w:rsid w:val="006C18EB"/>
    <w:rsid w:val="006C19EE"/>
    <w:rsid w:val="006C1D46"/>
    <w:rsid w:val="006C1DA2"/>
    <w:rsid w:val="006C1F02"/>
    <w:rsid w:val="006C2031"/>
    <w:rsid w:val="006C2215"/>
    <w:rsid w:val="006C26BD"/>
    <w:rsid w:val="006C2817"/>
    <w:rsid w:val="006C2A88"/>
    <w:rsid w:val="006C2E24"/>
    <w:rsid w:val="006C313F"/>
    <w:rsid w:val="006C32BD"/>
    <w:rsid w:val="006C3318"/>
    <w:rsid w:val="006C34CB"/>
    <w:rsid w:val="006C3765"/>
    <w:rsid w:val="006C3825"/>
    <w:rsid w:val="006C3BD1"/>
    <w:rsid w:val="006C3C35"/>
    <w:rsid w:val="006C46C4"/>
    <w:rsid w:val="006C490D"/>
    <w:rsid w:val="006C4ABA"/>
    <w:rsid w:val="006C4D92"/>
    <w:rsid w:val="006C4DFB"/>
    <w:rsid w:val="006C4E45"/>
    <w:rsid w:val="006C4E54"/>
    <w:rsid w:val="006C4E77"/>
    <w:rsid w:val="006C4FDB"/>
    <w:rsid w:val="006C509F"/>
    <w:rsid w:val="006C5306"/>
    <w:rsid w:val="006C5416"/>
    <w:rsid w:val="006C55D8"/>
    <w:rsid w:val="006C59B9"/>
    <w:rsid w:val="006C5FE1"/>
    <w:rsid w:val="006C6146"/>
    <w:rsid w:val="006C616D"/>
    <w:rsid w:val="006C65DA"/>
    <w:rsid w:val="006C70AE"/>
    <w:rsid w:val="006C70E1"/>
    <w:rsid w:val="006C77A6"/>
    <w:rsid w:val="006C7D1D"/>
    <w:rsid w:val="006D02C8"/>
    <w:rsid w:val="006D02FF"/>
    <w:rsid w:val="006D0422"/>
    <w:rsid w:val="006D0616"/>
    <w:rsid w:val="006D116C"/>
    <w:rsid w:val="006D1509"/>
    <w:rsid w:val="006D16F9"/>
    <w:rsid w:val="006D1822"/>
    <w:rsid w:val="006D1CF7"/>
    <w:rsid w:val="006D1CFC"/>
    <w:rsid w:val="006D1F8B"/>
    <w:rsid w:val="006D2158"/>
    <w:rsid w:val="006D21FA"/>
    <w:rsid w:val="006D2959"/>
    <w:rsid w:val="006D2C2E"/>
    <w:rsid w:val="006D2CF8"/>
    <w:rsid w:val="006D2FD9"/>
    <w:rsid w:val="006D3036"/>
    <w:rsid w:val="006D3390"/>
    <w:rsid w:val="006D42D6"/>
    <w:rsid w:val="006D4648"/>
    <w:rsid w:val="006D46B0"/>
    <w:rsid w:val="006D4709"/>
    <w:rsid w:val="006D51C2"/>
    <w:rsid w:val="006D53C5"/>
    <w:rsid w:val="006D5981"/>
    <w:rsid w:val="006D5B26"/>
    <w:rsid w:val="006D5BED"/>
    <w:rsid w:val="006D5C57"/>
    <w:rsid w:val="006D5D10"/>
    <w:rsid w:val="006D6057"/>
    <w:rsid w:val="006D61F5"/>
    <w:rsid w:val="006D640A"/>
    <w:rsid w:val="006D6539"/>
    <w:rsid w:val="006D6715"/>
    <w:rsid w:val="006D692A"/>
    <w:rsid w:val="006D6F6C"/>
    <w:rsid w:val="006D6F6F"/>
    <w:rsid w:val="006D71C4"/>
    <w:rsid w:val="006D74B6"/>
    <w:rsid w:val="006D74EE"/>
    <w:rsid w:val="006D7522"/>
    <w:rsid w:val="006D7DB3"/>
    <w:rsid w:val="006D7F34"/>
    <w:rsid w:val="006E00D6"/>
    <w:rsid w:val="006E02EF"/>
    <w:rsid w:val="006E039F"/>
    <w:rsid w:val="006E07B6"/>
    <w:rsid w:val="006E080F"/>
    <w:rsid w:val="006E08D0"/>
    <w:rsid w:val="006E1323"/>
    <w:rsid w:val="006E136D"/>
    <w:rsid w:val="006E1970"/>
    <w:rsid w:val="006E2086"/>
    <w:rsid w:val="006E2325"/>
    <w:rsid w:val="006E24E1"/>
    <w:rsid w:val="006E2AA3"/>
    <w:rsid w:val="006E2BA4"/>
    <w:rsid w:val="006E2BD8"/>
    <w:rsid w:val="006E2C79"/>
    <w:rsid w:val="006E2D5F"/>
    <w:rsid w:val="006E2EF0"/>
    <w:rsid w:val="006E317C"/>
    <w:rsid w:val="006E358F"/>
    <w:rsid w:val="006E3686"/>
    <w:rsid w:val="006E3A5D"/>
    <w:rsid w:val="006E3AEC"/>
    <w:rsid w:val="006E3B52"/>
    <w:rsid w:val="006E3BCF"/>
    <w:rsid w:val="006E3F60"/>
    <w:rsid w:val="006E41AC"/>
    <w:rsid w:val="006E4557"/>
    <w:rsid w:val="006E4CD5"/>
    <w:rsid w:val="006E5282"/>
    <w:rsid w:val="006E548D"/>
    <w:rsid w:val="006E5D23"/>
    <w:rsid w:val="006E5D79"/>
    <w:rsid w:val="006E61BE"/>
    <w:rsid w:val="006E6413"/>
    <w:rsid w:val="006E6A56"/>
    <w:rsid w:val="006E6E78"/>
    <w:rsid w:val="006E6EBE"/>
    <w:rsid w:val="006E7399"/>
    <w:rsid w:val="006E7734"/>
    <w:rsid w:val="006E7873"/>
    <w:rsid w:val="006E788A"/>
    <w:rsid w:val="006E7BF2"/>
    <w:rsid w:val="006E7C15"/>
    <w:rsid w:val="006E7CC0"/>
    <w:rsid w:val="006E7D3F"/>
    <w:rsid w:val="006E7D86"/>
    <w:rsid w:val="006F01BC"/>
    <w:rsid w:val="006F0801"/>
    <w:rsid w:val="006F0999"/>
    <w:rsid w:val="006F0A5B"/>
    <w:rsid w:val="006F0F15"/>
    <w:rsid w:val="006F1249"/>
    <w:rsid w:val="006F1E61"/>
    <w:rsid w:val="006F27FD"/>
    <w:rsid w:val="006F2806"/>
    <w:rsid w:val="006F29D1"/>
    <w:rsid w:val="006F2A18"/>
    <w:rsid w:val="006F2EFB"/>
    <w:rsid w:val="006F2F41"/>
    <w:rsid w:val="006F32CB"/>
    <w:rsid w:val="006F346A"/>
    <w:rsid w:val="006F34B4"/>
    <w:rsid w:val="006F3591"/>
    <w:rsid w:val="006F35BD"/>
    <w:rsid w:val="006F3D4E"/>
    <w:rsid w:val="006F43BA"/>
    <w:rsid w:val="006F490C"/>
    <w:rsid w:val="006F50CC"/>
    <w:rsid w:val="006F533A"/>
    <w:rsid w:val="006F5460"/>
    <w:rsid w:val="006F5608"/>
    <w:rsid w:val="006F5638"/>
    <w:rsid w:val="006F5BAB"/>
    <w:rsid w:val="006F5EB2"/>
    <w:rsid w:val="006F6111"/>
    <w:rsid w:val="006F6980"/>
    <w:rsid w:val="006F6BAA"/>
    <w:rsid w:val="006F6D42"/>
    <w:rsid w:val="006F6F63"/>
    <w:rsid w:val="006F7110"/>
    <w:rsid w:val="006F71D0"/>
    <w:rsid w:val="006F724A"/>
    <w:rsid w:val="006F768E"/>
    <w:rsid w:val="006F7A9C"/>
    <w:rsid w:val="006F7AEF"/>
    <w:rsid w:val="006F7C1C"/>
    <w:rsid w:val="006F7C73"/>
    <w:rsid w:val="006F7F54"/>
    <w:rsid w:val="007004CE"/>
    <w:rsid w:val="00700753"/>
    <w:rsid w:val="0070096A"/>
    <w:rsid w:val="007009B5"/>
    <w:rsid w:val="00700C20"/>
    <w:rsid w:val="00700E7C"/>
    <w:rsid w:val="007015C4"/>
    <w:rsid w:val="007016AE"/>
    <w:rsid w:val="00701A33"/>
    <w:rsid w:val="00701F49"/>
    <w:rsid w:val="0070206A"/>
    <w:rsid w:val="0070268A"/>
    <w:rsid w:val="007026D4"/>
    <w:rsid w:val="007028CE"/>
    <w:rsid w:val="00702ABF"/>
    <w:rsid w:val="00703272"/>
    <w:rsid w:val="00703373"/>
    <w:rsid w:val="00703AF1"/>
    <w:rsid w:val="00704101"/>
    <w:rsid w:val="00704491"/>
    <w:rsid w:val="007046DC"/>
    <w:rsid w:val="00704C90"/>
    <w:rsid w:val="00704FF0"/>
    <w:rsid w:val="007052CD"/>
    <w:rsid w:val="00705A91"/>
    <w:rsid w:val="007062A2"/>
    <w:rsid w:val="00707192"/>
    <w:rsid w:val="007072E5"/>
    <w:rsid w:val="00707431"/>
    <w:rsid w:val="007076A4"/>
    <w:rsid w:val="00707798"/>
    <w:rsid w:val="00707A2D"/>
    <w:rsid w:val="00707A48"/>
    <w:rsid w:val="00707A77"/>
    <w:rsid w:val="00707B9D"/>
    <w:rsid w:val="00707D18"/>
    <w:rsid w:val="00707DE1"/>
    <w:rsid w:val="0071002C"/>
    <w:rsid w:val="0071052F"/>
    <w:rsid w:val="00710534"/>
    <w:rsid w:val="007105E7"/>
    <w:rsid w:val="007106B6"/>
    <w:rsid w:val="007107B0"/>
    <w:rsid w:val="00710B2B"/>
    <w:rsid w:val="00710FA7"/>
    <w:rsid w:val="00711612"/>
    <w:rsid w:val="00711693"/>
    <w:rsid w:val="00711882"/>
    <w:rsid w:val="007119C6"/>
    <w:rsid w:val="00712055"/>
    <w:rsid w:val="00712802"/>
    <w:rsid w:val="00712B55"/>
    <w:rsid w:val="00713128"/>
    <w:rsid w:val="00713357"/>
    <w:rsid w:val="007139B8"/>
    <w:rsid w:val="007141D1"/>
    <w:rsid w:val="00714460"/>
    <w:rsid w:val="00714B78"/>
    <w:rsid w:val="00714FD2"/>
    <w:rsid w:val="00715083"/>
    <w:rsid w:val="0071557C"/>
    <w:rsid w:val="00715787"/>
    <w:rsid w:val="007158B4"/>
    <w:rsid w:val="00715F0E"/>
    <w:rsid w:val="00715F19"/>
    <w:rsid w:val="0071629D"/>
    <w:rsid w:val="00716350"/>
    <w:rsid w:val="00716FFE"/>
    <w:rsid w:val="00717229"/>
    <w:rsid w:val="00717B19"/>
    <w:rsid w:val="00717BB3"/>
    <w:rsid w:val="00717BC8"/>
    <w:rsid w:val="00717CA6"/>
    <w:rsid w:val="007200C8"/>
    <w:rsid w:val="007200D8"/>
    <w:rsid w:val="00720351"/>
    <w:rsid w:val="00720798"/>
    <w:rsid w:val="007207B8"/>
    <w:rsid w:val="00720DE5"/>
    <w:rsid w:val="007215CA"/>
    <w:rsid w:val="00721D9B"/>
    <w:rsid w:val="00721E89"/>
    <w:rsid w:val="00721F3A"/>
    <w:rsid w:val="00722143"/>
    <w:rsid w:val="00722523"/>
    <w:rsid w:val="00722AF8"/>
    <w:rsid w:val="00723137"/>
    <w:rsid w:val="0072322E"/>
    <w:rsid w:val="00723BC7"/>
    <w:rsid w:val="0072403F"/>
    <w:rsid w:val="00724277"/>
    <w:rsid w:val="00724465"/>
    <w:rsid w:val="007245E9"/>
    <w:rsid w:val="0072467B"/>
    <w:rsid w:val="007249DB"/>
    <w:rsid w:val="00724BC7"/>
    <w:rsid w:val="00724FD4"/>
    <w:rsid w:val="0072503A"/>
    <w:rsid w:val="00725043"/>
    <w:rsid w:val="00725077"/>
    <w:rsid w:val="007254E8"/>
    <w:rsid w:val="00725BB3"/>
    <w:rsid w:val="00725D4C"/>
    <w:rsid w:val="00725EFC"/>
    <w:rsid w:val="00725F13"/>
    <w:rsid w:val="00725F88"/>
    <w:rsid w:val="0072632B"/>
    <w:rsid w:val="00726491"/>
    <w:rsid w:val="0072656F"/>
    <w:rsid w:val="00726C28"/>
    <w:rsid w:val="00726D8B"/>
    <w:rsid w:val="00726DCB"/>
    <w:rsid w:val="00727013"/>
    <w:rsid w:val="00727296"/>
    <w:rsid w:val="00727E5A"/>
    <w:rsid w:val="00727EA2"/>
    <w:rsid w:val="007300F3"/>
    <w:rsid w:val="0073073A"/>
    <w:rsid w:val="00730817"/>
    <w:rsid w:val="0073081A"/>
    <w:rsid w:val="00730822"/>
    <w:rsid w:val="00730B37"/>
    <w:rsid w:val="00730F4F"/>
    <w:rsid w:val="0073118E"/>
    <w:rsid w:val="00731531"/>
    <w:rsid w:val="00731791"/>
    <w:rsid w:val="00731952"/>
    <w:rsid w:val="00731BE7"/>
    <w:rsid w:val="00731F56"/>
    <w:rsid w:val="0073243F"/>
    <w:rsid w:val="007325F4"/>
    <w:rsid w:val="00732825"/>
    <w:rsid w:val="00732929"/>
    <w:rsid w:val="00732A6C"/>
    <w:rsid w:val="00732B95"/>
    <w:rsid w:val="00733BDE"/>
    <w:rsid w:val="00733D7C"/>
    <w:rsid w:val="00733F85"/>
    <w:rsid w:val="0073428A"/>
    <w:rsid w:val="007343E9"/>
    <w:rsid w:val="007344BA"/>
    <w:rsid w:val="007344C8"/>
    <w:rsid w:val="00734709"/>
    <w:rsid w:val="00734A18"/>
    <w:rsid w:val="00734E62"/>
    <w:rsid w:val="007356A5"/>
    <w:rsid w:val="0073579A"/>
    <w:rsid w:val="007358AE"/>
    <w:rsid w:val="0073593A"/>
    <w:rsid w:val="00735CD3"/>
    <w:rsid w:val="00735D97"/>
    <w:rsid w:val="00736495"/>
    <w:rsid w:val="0073716E"/>
    <w:rsid w:val="007378EA"/>
    <w:rsid w:val="007379C5"/>
    <w:rsid w:val="007379D4"/>
    <w:rsid w:val="00737A7C"/>
    <w:rsid w:val="00737D1A"/>
    <w:rsid w:val="007400B9"/>
    <w:rsid w:val="007400C0"/>
    <w:rsid w:val="0074063B"/>
    <w:rsid w:val="007408BB"/>
    <w:rsid w:val="00740A84"/>
    <w:rsid w:val="00740C3B"/>
    <w:rsid w:val="00740CFA"/>
    <w:rsid w:val="00740E70"/>
    <w:rsid w:val="00740EA6"/>
    <w:rsid w:val="0074131D"/>
    <w:rsid w:val="0074135C"/>
    <w:rsid w:val="007415AA"/>
    <w:rsid w:val="00741936"/>
    <w:rsid w:val="0074216A"/>
    <w:rsid w:val="0074257F"/>
    <w:rsid w:val="0074295B"/>
    <w:rsid w:val="00742B1B"/>
    <w:rsid w:val="00742BFE"/>
    <w:rsid w:val="00742C1C"/>
    <w:rsid w:val="00742D1F"/>
    <w:rsid w:val="00742E2F"/>
    <w:rsid w:val="00742E30"/>
    <w:rsid w:val="007431CA"/>
    <w:rsid w:val="00743909"/>
    <w:rsid w:val="00743A52"/>
    <w:rsid w:val="00743B4A"/>
    <w:rsid w:val="00743D4A"/>
    <w:rsid w:val="00743E10"/>
    <w:rsid w:val="00743E1A"/>
    <w:rsid w:val="00743E93"/>
    <w:rsid w:val="0074406F"/>
    <w:rsid w:val="007444AE"/>
    <w:rsid w:val="007445F1"/>
    <w:rsid w:val="00744DCB"/>
    <w:rsid w:val="00745040"/>
    <w:rsid w:val="00745411"/>
    <w:rsid w:val="00745468"/>
    <w:rsid w:val="00745A93"/>
    <w:rsid w:val="00745B63"/>
    <w:rsid w:val="00745F23"/>
    <w:rsid w:val="007461EC"/>
    <w:rsid w:val="0074626C"/>
    <w:rsid w:val="007462D8"/>
    <w:rsid w:val="007464DA"/>
    <w:rsid w:val="007464DB"/>
    <w:rsid w:val="007466B9"/>
    <w:rsid w:val="00747803"/>
    <w:rsid w:val="00747834"/>
    <w:rsid w:val="007479F0"/>
    <w:rsid w:val="00747C7F"/>
    <w:rsid w:val="00750052"/>
    <w:rsid w:val="00750571"/>
    <w:rsid w:val="00750A34"/>
    <w:rsid w:val="00750E65"/>
    <w:rsid w:val="00750FDE"/>
    <w:rsid w:val="0075100D"/>
    <w:rsid w:val="00751633"/>
    <w:rsid w:val="0075190E"/>
    <w:rsid w:val="0075200C"/>
    <w:rsid w:val="0075207E"/>
    <w:rsid w:val="007523E3"/>
    <w:rsid w:val="00752403"/>
    <w:rsid w:val="007527CD"/>
    <w:rsid w:val="00752D23"/>
    <w:rsid w:val="00752F92"/>
    <w:rsid w:val="007535D0"/>
    <w:rsid w:val="00753877"/>
    <w:rsid w:val="00753981"/>
    <w:rsid w:val="007539DD"/>
    <w:rsid w:val="00753BB6"/>
    <w:rsid w:val="00753D4C"/>
    <w:rsid w:val="007542FE"/>
    <w:rsid w:val="0075443C"/>
    <w:rsid w:val="007545E9"/>
    <w:rsid w:val="007548AB"/>
    <w:rsid w:val="00754A66"/>
    <w:rsid w:val="00754A71"/>
    <w:rsid w:val="00754BE3"/>
    <w:rsid w:val="00754FB1"/>
    <w:rsid w:val="007550B2"/>
    <w:rsid w:val="00755303"/>
    <w:rsid w:val="00755667"/>
    <w:rsid w:val="00755743"/>
    <w:rsid w:val="00755966"/>
    <w:rsid w:val="007559AC"/>
    <w:rsid w:val="00755C3E"/>
    <w:rsid w:val="00755FCB"/>
    <w:rsid w:val="007563C5"/>
    <w:rsid w:val="0075677B"/>
    <w:rsid w:val="00756A9D"/>
    <w:rsid w:val="00756D5D"/>
    <w:rsid w:val="007572B4"/>
    <w:rsid w:val="00757330"/>
    <w:rsid w:val="00757481"/>
    <w:rsid w:val="00757625"/>
    <w:rsid w:val="00757AFE"/>
    <w:rsid w:val="00757BDB"/>
    <w:rsid w:val="00757EF5"/>
    <w:rsid w:val="00760096"/>
    <w:rsid w:val="00760164"/>
    <w:rsid w:val="00760278"/>
    <w:rsid w:val="00760A33"/>
    <w:rsid w:val="00761310"/>
    <w:rsid w:val="00761461"/>
    <w:rsid w:val="0076147D"/>
    <w:rsid w:val="0076156C"/>
    <w:rsid w:val="00761F57"/>
    <w:rsid w:val="00761FA0"/>
    <w:rsid w:val="00761FFA"/>
    <w:rsid w:val="007620E9"/>
    <w:rsid w:val="0076252F"/>
    <w:rsid w:val="0076282A"/>
    <w:rsid w:val="00762D9E"/>
    <w:rsid w:val="00762E70"/>
    <w:rsid w:val="00763567"/>
    <w:rsid w:val="00763CF5"/>
    <w:rsid w:val="00764156"/>
    <w:rsid w:val="00764553"/>
    <w:rsid w:val="00764903"/>
    <w:rsid w:val="00764ABF"/>
    <w:rsid w:val="00764D2F"/>
    <w:rsid w:val="00764F9B"/>
    <w:rsid w:val="007650D4"/>
    <w:rsid w:val="00765AF1"/>
    <w:rsid w:val="00765C7A"/>
    <w:rsid w:val="00765F61"/>
    <w:rsid w:val="00766008"/>
    <w:rsid w:val="0076618F"/>
    <w:rsid w:val="007661E5"/>
    <w:rsid w:val="0076637F"/>
    <w:rsid w:val="00766707"/>
    <w:rsid w:val="00766BE3"/>
    <w:rsid w:val="00766C34"/>
    <w:rsid w:val="00767145"/>
    <w:rsid w:val="0076757C"/>
    <w:rsid w:val="00767893"/>
    <w:rsid w:val="00770AF0"/>
    <w:rsid w:val="00770BD2"/>
    <w:rsid w:val="0077142B"/>
    <w:rsid w:val="0077181A"/>
    <w:rsid w:val="00771A9A"/>
    <w:rsid w:val="00771AD1"/>
    <w:rsid w:val="00772476"/>
    <w:rsid w:val="00773460"/>
    <w:rsid w:val="00773472"/>
    <w:rsid w:val="007734C8"/>
    <w:rsid w:val="00773756"/>
    <w:rsid w:val="0077397E"/>
    <w:rsid w:val="00773A81"/>
    <w:rsid w:val="00773B8A"/>
    <w:rsid w:val="00774386"/>
    <w:rsid w:val="0077474C"/>
    <w:rsid w:val="007747C0"/>
    <w:rsid w:val="00774825"/>
    <w:rsid w:val="00774BB3"/>
    <w:rsid w:val="00774F04"/>
    <w:rsid w:val="00775398"/>
    <w:rsid w:val="00775585"/>
    <w:rsid w:val="0077567C"/>
    <w:rsid w:val="007756D1"/>
    <w:rsid w:val="0077585D"/>
    <w:rsid w:val="00775AA0"/>
    <w:rsid w:val="00775B79"/>
    <w:rsid w:val="00775BD0"/>
    <w:rsid w:val="00775C55"/>
    <w:rsid w:val="0077628F"/>
    <w:rsid w:val="007767A1"/>
    <w:rsid w:val="007771B9"/>
    <w:rsid w:val="00777628"/>
    <w:rsid w:val="00777982"/>
    <w:rsid w:val="00777B1D"/>
    <w:rsid w:val="00777E38"/>
    <w:rsid w:val="007803B5"/>
    <w:rsid w:val="007803CA"/>
    <w:rsid w:val="00780929"/>
    <w:rsid w:val="00780997"/>
    <w:rsid w:val="00780A24"/>
    <w:rsid w:val="00781107"/>
    <w:rsid w:val="007813A3"/>
    <w:rsid w:val="0078194B"/>
    <w:rsid w:val="0078195A"/>
    <w:rsid w:val="00781F42"/>
    <w:rsid w:val="007820D7"/>
    <w:rsid w:val="00782101"/>
    <w:rsid w:val="007821E0"/>
    <w:rsid w:val="007823D8"/>
    <w:rsid w:val="007824CD"/>
    <w:rsid w:val="007826F2"/>
    <w:rsid w:val="007828AB"/>
    <w:rsid w:val="007829D3"/>
    <w:rsid w:val="00782AAB"/>
    <w:rsid w:val="00782B43"/>
    <w:rsid w:val="00782E3D"/>
    <w:rsid w:val="00782E66"/>
    <w:rsid w:val="0078321F"/>
    <w:rsid w:val="0078334C"/>
    <w:rsid w:val="00783610"/>
    <w:rsid w:val="0078370E"/>
    <w:rsid w:val="00783943"/>
    <w:rsid w:val="00783A38"/>
    <w:rsid w:val="007841F0"/>
    <w:rsid w:val="00784404"/>
    <w:rsid w:val="007845B8"/>
    <w:rsid w:val="00784638"/>
    <w:rsid w:val="007846C2"/>
    <w:rsid w:val="00784A97"/>
    <w:rsid w:val="00784D51"/>
    <w:rsid w:val="00784EFB"/>
    <w:rsid w:val="007851BA"/>
    <w:rsid w:val="007853EA"/>
    <w:rsid w:val="0078551E"/>
    <w:rsid w:val="007855C9"/>
    <w:rsid w:val="00785B56"/>
    <w:rsid w:val="00785CC7"/>
    <w:rsid w:val="00785D5E"/>
    <w:rsid w:val="00786793"/>
    <w:rsid w:val="00786A06"/>
    <w:rsid w:val="00786D0B"/>
    <w:rsid w:val="007875FB"/>
    <w:rsid w:val="007878D5"/>
    <w:rsid w:val="0079023D"/>
    <w:rsid w:val="00790554"/>
    <w:rsid w:val="007905D8"/>
    <w:rsid w:val="0079098B"/>
    <w:rsid w:val="007909E5"/>
    <w:rsid w:val="00790B0F"/>
    <w:rsid w:val="00790E88"/>
    <w:rsid w:val="00790EE6"/>
    <w:rsid w:val="00790F62"/>
    <w:rsid w:val="00791819"/>
    <w:rsid w:val="00791D51"/>
    <w:rsid w:val="00792C28"/>
    <w:rsid w:val="00792DF5"/>
    <w:rsid w:val="00792F51"/>
    <w:rsid w:val="00792FE0"/>
    <w:rsid w:val="007931F9"/>
    <w:rsid w:val="00793243"/>
    <w:rsid w:val="007938E4"/>
    <w:rsid w:val="00793AFD"/>
    <w:rsid w:val="00793D79"/>
    <w:rsid w:val="00793E6E"/>
    <w:rsid w:val="0079419B"/>
    <w:rsid w:val="0079448D"/>
    <w:rsid w:val="007948A1"/>
    <w:rsid w:val="00794943"/>
    <w:rsid w:val="007949AF"/>
    <w:rsid w:val="00794A17"/>
    <w:rsid w:val="00794D91"/>
    <w:rsid w:val="00794DC4"/>
    <w:rsid w:val="00795542"/>
    <w:rsid w:val="007960B7"/>
    <w:rsid w:val="00796893"/>
    <w:rsid w:val="007968A7"/>
    <w:rsid w:val="0079732F"/>
    <w:rsid w:val="00797515"/>
    <w:rsid w:val="0079766D"/>
    <w:rsid w:val="0079793B"/>
    <w:rsid w:val="00797B2B"/>
    <w:rsid w:val="00797E14"/>
    <w:rsid w:val="00797E72"/>
    <w:rsid w:val="007A0275"/>
    <w:rsid w:val="007A0D43"/>
    <w:rsid w:val="007A0E08"/>
    <w:rsid w:val="007A1233"/>
    <w:rsid w:val="007A1BB5"/>
    <w:rsid w:val="007A1EF1"/>
    <w:rsid w:val="007A2024"/>
    <w:rsid w:val="007A2035"/>
    <w:rsid w:val="007A226B"/>
    <w:rsid w:val="007A287C"/>
    <w:rsid w:val="007A2973"/>
    <w:rsid w:val="007A29ED"/>
    <w:rsid w:val="007A2C2F"/>
    <w:rsid w:val="007A2D77"/>
    <w:rsid w:val="007A2F70"/>
    <w:rsid w:val="007A3173"/>
    <w:rsid w:val="007A3429"/>
    <w:rsid w:val="007A35E5"/>
    <w:rsid w:val="007A4143"/>
    <w:rsid w:val="007A465F"/>
    <w:rsid w:val="007A4780"/>
    <w:rsid w:val="007A4839"/>
    <w:rsid w:val="007A4F26"/>
    <w:rsid w:val="007A52E7"/>
    <w:rsid w:val="007A573E"/>
    <w:rsid w:val="007A5838"/>
    <w:rsid w:val="007A5922"/>
    <w:rsid w:val="007A5CCB"/>
    <w:rsid w:val="007A6111"/>
    <w:rsid w:val="007A6299"/>
    <w:rsid w:val="007A637A"/>
    <w:rsid w:val="007A668A"/>
    <w:rsid w:val="007A70FE"/>
    <w:rsid w:val="007A7142"/>
    <w:rsid w:val="007A71D6"/>
    <w:rsid w:val="007A7263"/>
    <w:rsid w:val="007A784A"/>
    <w:rsid w:val="007A79C4"/>
    <w:rsid w:val="007A7DC8"/>
    <w:rsid w:val="007B02DE"/>
    <w:rsid w:val="007B084E"/>
    <w:rsid w:val="007B0DF9"/>
    <w:rsid w:val="007B0F76"/>
    <w:rsid w:val="007B0FF6"/>
    <w:rsid w:val="007B1213"/>
    <w:rsid w:val="007B13F3"/>
    <w:rsid w:val="007B14A2"/>
    <w:rsid w:val="007B15D4"/>
    <w:rsid w:val="007B180E"/>
    <w:rsid w:val="007B193F"/>
    <w:rsid w:val="007B1F8D"/>
    <w:rsid w:val="007B1FD1"/>
    <w:rsid w:val="007B2139"/>
    <w:rsid w:val="007B22BA"/>
    <w:rsid w:val="007B250B"/>
    <w:rsid w:val="007B288A"/>
    <w:rsid w:val="007B2AEC"/>
    <w:rsid w:val="007B2D90"/>
    <w:rsid w:val="007B3169"/>
    <w:rsid w:val="007B321D"/>
    <w:rsid w:val="007B3522"/>
    <w:rsid w:val="007B38A4"/>
    <w:rsid w:val="007B3902"/>
    <w:rsid w:val="007B3A16"/>
    <w:rsid w:val="007B3B84"/>
    <w:rsid w:val="007B3B86"/>
    <w:rsid w:val="007B3DD1"/>
    <w:rsid w:val="007B4052"/>
    <w:rsid w:val="007B41A1"/>
    <w:rsid w:val="007B45BC"/>
    <w:rsid w:val="007B4F43"/>
    <w:rsid w:val="007B5045"/>
    <w:rsid w:val="007B5667"/>
    <w:rsid w:val="007B58CC"/>
    <w:rsid w:val="007B641D"/>
    <w:rsid w:val="007B6826"/>
    <w:rsid w:val="007B68B1"/>
    <w:rsid w:val="007B6E02"/>
    <w:rsid w:val="007B7C97"/>
    <w:rsid w:val="007B7FD5"/>
    <w:rsid w:val="007C00E1"/>
    <w:rsid w:val="007C01E6"/>
    <w:rsid w:val="007C0493"/>
    <w:rsid w:val="007C04A0"/>
    <w:rsid w:val="007C0AFC"/>
    <w:rsid w:val="007C0D92"/>
    <w:rsid w:val="007C0E5B"/>
    <w:rsid w:val="007C118F"/>
    <w:rsid w:val="007C129F"/>
    <w:rsid w:val="007C13A3"/>
    <w:rsid w:val="007C1AFE"/>
    <w:rsid w:val="007C1B2E"/>
    <w:rsid w:val="007C1CEF"/>
    <w:rsid w:val="007C1EAC"/>
    <w:rsid w:val="007C1EE2"/>
    <w:rsid w:val="007C1FC3"/>
    <w:rsid w:val="007C27A1"/>
    <w:rsid w:val="007C299A"/>
    <w:rsid w:val="007C2C08"/>
    <w:rsid w:val="007C2C2A"/>
    <w:rsid w:val="007C2E32"/>
    <w:rsid w:val="007C2E3E"/>
    <w:rsid w:val="007C31AA"/>
    <w:rsid w:val="007C3410"/>
    <w:rsid w:val="007C34BD"/>
    <w:rsid w:val="007C35D4"/>
    <w:rsid w:val="007C36B4"/>
    <w:rsid w:val="007C37E8"/>
    <w:rsid w:val="007C382E"/>
    <w:rsid w:val="007C3B16"/>
    <w:rsid w:val="007C406A"/>
    <w:rsid w:val="007C40AB"/>
    <w:rsid w:val="007C4103"/>
    <w:rsid w:val="007C4126"/>
    <w:rsid w:val="007C41A2"/>
    <w:rsid w:val="007C42EF"/>
    <w:rsid w:val="007C4341"/>
    <w:rsid w:val="007C435D"/>
    <w:rsid w:val="007C43AA"/>
    <w:rsid w:val="007C456C"/>
    <w:rsid w:val="007C47BD"/>
    <w:rsid w:val="007C4E1E"/>
    <w:rsid w:val="007C4E42"/>
    <w:rsid w:val="007C509D"/>
    <w:rsid w:val="007C53D3"/>
    <w:rsid w:val="007C56BE"/>
    <w:rsid w:val="007C5789"/>
    <w:rsid w:val="007C610D"/>
    <w:rsid w:val="007C61D7"/>
    <w:rsid w:val="007C6351"/>
    <w:rsid w:val="007C6B81"/>
    <w:rsid w:val="007C6BF1"/>
    <w:rsid w:val="007C7126"/>
    <w:rsid w:val="007C73B6"/>
    <w:rsid w:val="007C7434"/>
    <w:rsid w:val="007C7537"/>
    <w:rsid w:val="007C7637"/>
    <w:rsid w:val="007C7B0D"/>
    <w:rsid w:val="007C7C33"/>
    <w:rsid w:val="007C7F2D"/>
    <w:rsid w:val="007D01EB"/>
    <w:rsid w:val="007D0815"/>
    <w:rsid w:val="007D0973"/>
    <w:rsid w:val="007D14D8"/>
    <w:rsid w:val="007D1820"/>
    <w:rsid w:val="007D1D3C"/>
    <w:rsid w:val="007D20D0"/>
    <w:rsid w:val="007D20DD"/>
    <w:rsid w:val="007D2A04"/>
    <w:rsid w:val="007D2C56"/>
    <w:rsid w:val="007D2C9B"/>
    <w:rsid w:val="007D33C8"/>
    <w:rsid w:val="007D37BD"/>
    <w:rsid w:val="007D39FD"/>
    <w:rsid w:val="007D4AD3"/>
    <w:rsid w:val="007D4B7D"/>
    <w:rsid w:val="007D4FA8"/>
    <w:rsid w:val="007D50BD"/>
    <w:rsid w:val="007D514A"/>
    <w:rsid w:val="007D51CE"/>
    <w:rsid w:val="007D53C8"/>
    <w:rsid w:val="007D5767"/>
    <w:rsid w:val="007D5A39"/>
    <w:rsid w:val="007D5E08"/>
    <w:rsid w:val="007D5FDE"/>
    <w:rsid w:val="007D61C5"/>
    <w:rsid w:val="007D6630"/>
    <w:rsid w:val="007D683C"/>
    <w:rsid w:val="007D6B2B"/>
    <w:rsid w:val="007D7019"/>
    <w:rsid w:val="007D7293"/>
    <w:rsid w:val="007D75BE"/>
    <w:rsid w:val="007D7696"/>
    <w:rsid w:val="007D7699"/>
    <w:rsid w:val="007D790D"/>
    <w:rsid w:val="007D7AC0"/>
    <w:rsid w:val="007D7B30"/>
    <w:rsid w:val="007D7F13"/>
    <w:rsid w:val="007D7FFB"/>
    <w:rsid w:val="007E080F"/>
    <w:rsid w:val="007E0BF0"/>
    <w:rsid w:val="007E0E51"/>
    <w:rsid w:val="007E0FE2"/>
    <w:rsid w:val="007E1044"/>
    <w:rsid w:val="007E1684"/>
    <w:rsid w:val="007E1C16"/>
    <w:rsid w:val="007E1F1E"/>
    <w:rsid w:val="007E1FD3"/>
    <w:rsid w:val="007E2128"/>
    <w:rsid w:val="007E2D69"/>
    <w:rsid w:val="007E2E48"/>
    <w:rsid w:val="007E2F87"/>
    <w:rsid w:val="007E32B7"/>
    <w:rsid w:val="007E359B"/>
    <w:rsid w:val="007E38D9"/>
    <w:rsid w:val="007E3AEF"/>
    <w:rsid w:val="007E3C3D"/>
    <w:rsid w:val="007E3E39"/>
    <w:rsid w:val="007E4220"/>
    <w:rsid w:val="007E4464"/>
    <w:rsid w:val="007E4546"/>
    <w:rsid w:val="007E4AF7"/>
    <w:rsid w:val="007E4CB6"/>
    <w:rsid w:val="007E4F2F"/>
    <w:rsid w:val="007E5001"/>
    <w:rsid w:val="007E51B9"/>
    <w:rsid w:val="007E553C"/>
    <w:rsid w:val="007E5741"/>
    <w:rsid w:val="007E58DB"/>
    <w:rsid w:val="007E59B4"/>
    <w:rsid w:val="007E5B79"/>
    <w:rsid w:val="007E5F15"/>
    <w:rsid w:val="007E61A4"/>
    <w:rsid w:val="007E6510"/>
    <w:rsid w:val="007E66AA"/>
    <w:rsid w:val="007E6B2F"/>
    <w:rsid w:val="007E6C28"/>
    <w:rsid w:val="007E6D02"/>
    <w:rsid w:val="007E6F01"/>
    <w:rsid w:val="007E6F12"/>
    <w:rsid w:val="007E7458"/>
    <w:rsid w:val="007E762C"/>
    <w:rsid w:val="007E78DA"/>
    <w:rsid w:val="007E7938"/>
    <w:rsid w:val="007E7DEE"/>
    <w:rsid w:val="007E7DFC"/>
    <w:rsid w:val="007F01D8"/>
    <w:rsid w:val="007F0477"/>
    <w:rsid w:val="007F0791"/>
    <w:rsid w:val="007F0CD4"/>
    <w:rsid w:val="007F15D7"/>
    <w:rsid w:val="007F163C"/>
    <w:rsid w:val="007F1652"/>
    <w:rsid w:val="007F1766"/>
    <w:rsid w:val="007F1F8E"/>
    <w:rsid w:val="007F235E"/>
    <w:rsid w:val="007F28B6"/>
    <w:rsid w:val="007F2B29"/>
    <w:rsid w:val="007F32B2"/>
    <w:rsid w:val="007F33AE"/>
    <w:rsid w:val="007F3497"/>
    <w:rsid w:val="007F383A"/>
    <w:rsid w:val="007F384A"/>
    <w:rsid w:val="007F3B90"/>
    <w:rsid w:val="007F3B93"/>
    <w:rsid w:val="007F402D"/>
    <w:rsid w:val="007F41FA"/>
    <w:rsid w:val="007F44CC"/>
    <w:rsid w:val="007F4740"/>
    <w:rsid w:val="007F4800"/>
    <w:rsid w:val="007F48BC"/>
    <w:rsid w:val="007F4B94"/>
    <w:rsid w:val="007F52B8"/>
    <w:rsid w:val="007F53F1"/>
    <w:rsid w:val="007F543F"/>
    <w:rsid w:val="007F5BBC"/>
    <w:rsid w:val="007F5E0F"/>
    <w:rsid w:val="007F6002"/>
    <w:rsid w:val="007F64F2"/>
    <w:rsid w:val="007F6768"/>
    <w:rsid w:val="007F6855"/>
    <w:rsid w:val="007F6A41"/>
    <w:rsid w:val="007F6D1D"/>
    <w:rsid w:val="007F72CF"/>
    <w:rsid w:val="007F748B"/>
    <w:rsid w:val="007F7684"/>
    <w:rsid w:val="007F780B"/>
    <w:rsid w:val="007F7B4C"/>
    <w:rsid w:val="007F7BC5"/>
    <w:rsid w:val="007F7D95"/>
    <w:rsid w:val="00800398"/>
    <w:rsid w:val="0080049B"/>
    <w:rsid w:val="00800511"/>
    <w:rsid w:val="0080076C"/>
    <w:rsid w:val="00800BF8"/>
    <w:rsid w:val="00801120"/>
    <w:rsid w:val="00801163"/>
    <w:rsid w:val="008016A8"/>
    <w:rsid w:val="008017AB"/>
    <w:rsid w:val="008019E1"/>
    <w:rsid w:val="008021E6"/>
    <w:rsid w:val="0080254B"/>
    <w:rsid w:val="008028CD"/>
    <w:rsid w:val="00802903"/>
    <w:rsid w:val="00803236"/>
    <w:rsid w:val="008036B6"/>
    <w:rsid w:val="00803712"/>
    <w:rsid w:val="00803AA5"/>
    <w:rsid w:val="00803C2B"/>
    <w:rsid w:val="00803DBE"/>
    <w:rsid w:val="0080480C"/>
    <w:rsid w:val="008049B2"/>
    <w:rsid w:val="00804A2F"/>
    <w:rsid w:val="00804B46"/>
    <w:rsid w:val="00804C47"/>
    <w:rsid w:val="00804D61"/>
    <w:rsid w:val="00804F5A"/>
    <w:rsid w:val="00805091"/>
    <w:rsid w:val="0080519C"/>
    <w:rsid w:val="008052BD"/>
    <w:rsid w:val="008054AD"/>
    <w:rsid w:val="0080563C"/>
    <w:rsid w:val="00805A7D"/>
    <w:rsid w:val="00805C3E"/>
    <w:rsid w:val="008060B0"/>
    <w:rsid w:val="0080614E"/>
    <w:rsid w:val="0080620E"/>
    <w:rsid w:val="00806759"/>
    <w:rsid w:val="008068DD"/>
    <w:rsid w:val="00806AE8"/>
    <w:rsid w:val="00806EB5"/>
    <w:rsid w:val="00807219"/>
    <w:rsid w:val="0080791D"/>
    <w:rsid w:val="00807CF2"/>
    <w:rsid w:val="00807EE9"/>
    <w:rsid w:val="0081001C"/>
    <w:rsid w:val="008101D5"/>
    <w:rsid w:val="00810387"/>
    <w:rsid w:val="0081043B"/>
    <w:rsid w:val="00810678"/>
    <w:rsid w:val="00810DD1"/>
    <w:rsid w:val="00810FAD"/>
    <w:rsid w:val="00810FC1"/>
    <w:rsid w:val="0081136E"/>
    <w:rsid w:val="00811441"/>
    <w:rsid w:val="00811690"/>
    <w:rsid w:val="00811B04"/>
    <w:rsid w:val="00811CD0"/>
    <w:rsid w:val="00811EA0"/>
    <w:rsid w:val="0081202F"/>
    <w:rsid w:val="0081215B"/>
    <w:rsid w:val="00812227"/>
    <w:rsid w:val="008123BA"/>
    <w:rsid w:val="0081264D"/>
    <w:rsid w:val="0081270C"/>
    <w:rsid w:val="0081334A"/>
    <w:rsid w:val="0081357A"/>
    <w:rsid w:val="008136EF"/>
    <w:rsid w:val="00813906"/>
    <w:rsid w:val="00813AB3"/>
    <w:rsid w:val="00813F9C"/>
    <w:rsid w:val="008143F6"/>
    <w:rsid w:val="00814622"/>
    <w:rsid w:val="00814D21"/>
    <w:rsid w:val="00815770"/>
    <w:rsid w:val="00815B16"/>
    <w:rsid w:val="00815EDF"/>
    <w:rsid w:val="00816268"/>
    <w:rsid w:val="008164F8"/>
    <w:rsid w:val="00816633"/>
    <w:rsid w:val="00816B9E"/>
    <w:rsid w:val="00816C8B"/>
    <w:rsid w:val="00816D7E"/>
    <w:rsid w:val="00817008"/>
    <w:rsid w:val="008174B7"/>
    <w:rsid w:val="008179D3"/>
    <w:rsid w:val="00817B78"/>
    <w:rsid w:val="00817DD1"/>
    <w:rsid w:val="00820356"/>
    <w:rsid w:val="008206DE"/>
    <w:rsid w:val="00820979"/>
    <w:rsid w:val="00820A21"/>
    <w:rsid w:val="00820CE5"/>
    <w:rsid w:val="00820D89"/>
    <w:rsid w:val="00821138"/>
    <w:rsid w:val="008219DE"/>
    <w:rsid w:val="00821D07"/>
    <w:rsid w:val="00822173"/>
    <w:rsid w:val="0082231D"/>
    <w:rsid w:val="00823139"/>
    <w:rsid w:val="00823351"/>
    <w:rsid w:val="00823468"/>
    <w:rsid w:val="00823707"/>
    <w:rsid w:val="008237A3"/>
    <w:rsid w:val="00823B68"/>
    <w:rsid w:val="00823EE6"/>
    <w:rsid w:val="008240E8"/>
    <w:rsid w:val="00824841"/>
    <w:rsid w:val="00824B46"/>
    <w:rsid w:val="00824CCC"/>
    <w:rsid w:val="00824F0F"/>
    <w:rsid w:val="0082515B"/>
    <w:rsid w:val="008252A4"/>
    <w:rsid w:val="0082537B"/>
    <w:rsid w:val="00825589"/>
    <w:rsid w:val="0082574F"/>
    <w:rsid w:val="00825914"/>
    <w:rsid w:val="00825CBF"/>
    <w:rsid w:val="00825E3F"/>
    <w:rsid w:val="00825F9A"/>
    <w:rsid w:val="00825FB7"/>
    <w:rsid w:val="00825FE7"/>
    <w:rsid w:val="0082672D"/>
    <w:rsid w:val="00826A40"/>
    <w:rsid w:val="00826E66"/>
    <w:rsid w:val="0082705D"/>
    <w:rsid w:val="0082724E"/>
    <w:rsid w:val="008272C9"/>
    <w:rsid w:val="008272D4"/>
    <w:rsid w:val="00827630"/>
    <w:rsid w:val="00827E04"/>
    <w:rsid w:val="00830026"/>
    <w:rsid w:val="008300DC"/>
    <w:rsid w:val="00830177"/>
    <w:rsid w:val="008303C0"/>
    <w:rsid w:val="008307D6"/>
    <w:rsid w:val="00830B51"/>
    <w:rsid w:val="00830C3C"/>
    <w:rsid w:val="00830EF9"/>
    <w:rsid w:val="00831033"/>
    <w:rsid w:val="008315C9"/>
    <w:rsid w:val="008316D1"/>
    <w:rsid w:val="00831AA0"/>
    <w:rsid w:val="00831ABB"/>
    <w:rsid w:val="00832E44"/>
    <w:rsid w:val="00832E96"/>
    <w:rsid w:val="00832ED8"/>
    <w:rsid w:val="00833454"/>
    <w:rsid w:val="0083345F"/>
    <w:rsid w:val="008334E2"/>
    <w:rsid w:val="0083355B"/>
    <w:rsid w:val="00833894"/>
    <w:rsid w:val="008339E8"/>
    <w:rsid w:val="00833D8D"/>
    <w:rsid w:val="00834384"/>
    <w:rsid w:val="00834791"/>
    <w:rsid w:val="008347C3"/>
    <w:rsid w:val="0083499B"/>
    <w:rsid w:val="00834A3E"/>
    <w:rsid w:val="0083541C"/>
    <w:rsid w:val="008358CC"/>
    <w:rsid w:val="00835ADE"/>
    <w:rsid w:val="00835B31"/>
    <w:rsid w:val="00835E96"/>
    <w:rsid w:val="0083611C"/>
    <w:rsid w:val="008363EB"/>
    <w:rsid w:val="008364AA"/>
    <w:rsid w:val="008365E7"/>
    <w:rsid w:val="00836972"/>
    <w:rsid w:val="00836DBD"/>
    <w:rsid w:val="00836EA5"/>
    <w:rsid w:val="0083701A"/>
    <w:rsid w:val="00837594"/>
    <w:rsid w:val="0083795F"/>
    <w:rsid w:val="00837A0C"/>
    <w:rsid w:val="008401B2"/>
    <w:rsid w:val="008404D7"/>
    <w:rsid w:val="008405E3"/>
    <w:rsid w:val="008408AB"/>
    <w:rsid w:val="00840B9B"/>
    <w:rsid w:val="00840CBA"/>
    <w:rsid w:val="00840D05"/>
    <w:rsid w:val="00840E2A"/>
    <w:rsid w:val="00840EB3"/>
    <w:rsid w:val="00840EB8"/>
    <w:rsid w:val="00840F21"/>
    <w:rsid w:val="00840F7B"/>
    <w:rsid w:val="00841381"/>
    <w:rsid w:val="00841501"/>
    <w:rsid w:val="0084159D"/>
    <w:rsid w:val="00841690"/>
    <w:rsid w:val="008416AB"/>
    <w:rsid w:val="00841B51"/>
    <w:rsid w:val="00841BDC"/>
    <w:rsid w:val="00841E4B"/>
    <w:rsid w:val="00841FCF"/>
    <w:rsid w:val="00842387"/>
    <w:rsid w:val="008425C2"/>
    <w:rsid w:val="008429BB"/>
    <w:rsid w:val="00842A71"/>
    <w:rsid w:val="00842B19"/>
    <w:rsid w:val="00842BDC"/>
    <w:rsid w:val="008438AB"/>
    <w:rsid w:val="00843AEE"/>
    <w:rsid w:val="00844100"/>
    <w:rsid w:val="00844893"/>
    <w:rsid w:val="0084518D"/>
    <w:rsid w:val="00845511"/>
    <w:rsid w:val="0084553D"/>
    <w:rsid w:val="00845625"/>
    <w:rsid w:val="0084563E"/>
    <w:rsid w:val="0084568F"/>
    <w:rsid w:val="00845C36"/>
    <w:rsid w:val="00845E24"/>
    <w:rsid w:val="008466BF"/>
    <w:rsid w:val="00846761"/>
    <w:rsid w:val="008467FE"/>
    <w:rsid w:val="0084703D"/>
    <w:rsid w:val="0084730E"/>
    <w:rsid w:val="008477CF"/>
    <w:rsid w:val="00847BCA"/>
    <w:rsid w:val="00847CBB"/>
    <w:rsid w:val="00847D4E"/>
    <w:rsid w:val="00850049"/>
    <w:rsid w:val="00850619"/>
    <w:rsid w:val="00850B14"/>
    <w:rsid w:val="00850F0C"/>
    <w:rsid w:val="00850FF4"/>
    <w:rsid w:val="008513E0"/>
    <w:rsid w:val="008513E1"/>
    <w:rsid w:val="00851A3E"/>
    <w:rsid w:val="0085202E"/>
    <w:rsid w:val="00852620"/>
    <w:rsid w:val="00852ADD"/>
    <w:rsid w:val="00852C81"/>
    <w:rsid w:val="00852CA7"/>
    <w:rsid w:val="00852E13"/>
    <w:rsid w:val="00853088"/>
    <w:rsid w:val="00853203"/>
    <w:rsid w:val="00853695"/>
    <w:rsid w:val="00853894"/>
    <w:rsid w:val="00853C99"/>
    <w:rsid w:val="00853F63"/>
    <w:rsid w:val="0085407D"/>
    <w:rsid w:val="00854089"/>
    <w:rsid w:val="008540A5"/>
    <w:rsid w:val="00854132"/>
    <w:rsid w:val="00854181"/>
    <w:rsid w:val="008546D3"/>
    <w:rsid w:val="008548BD"/>
    <w:rsid w:val="00854C72"/>
    <w:rsid w:val="0085511C"/>
    <w:rsid w:val="008551F3"/>
    <w:rsid w:val="0085525B"/>
    <w:rsid w:val="008555CF"/>
    <w:rsid w:val="008559F7"/>
    <w:rsid w:val="00855C59"/>
    <w:rsid w:val="00855FCD"/>
    <w:rsid w:val="008565F1"/>
    <w:rsid w:val="008566A7"/>
    <w:rsid w:val="0085674B"/>
    <w:rsid w:val="00856779"/>
    <w:rsid w:val="008567F4"/>
    <w:rsid w:val="00856930"/>
    <w:rsid w:val="00856B16"/>
    <w:rsid w:val="00856ED0"/>
    <w:rsid w:val="00857064"/>
    <w:rsid w:val="00857360"/>
    <w:rsid w:val="00857491"/>
    <w:rsid w:val="00857840"/>
    <w:rsid w:val="008578A2"/>
    <w:rsid w:val="0086046A"/>
    <w:rsid w:val="008607C2"/>
    <w:rsid w:val="00860D94"/>
    <w:rsid w:val="00860E32"/>
    <w:rsid w:val="0086124B"/>
    <w:rsid w:val="008619B5"/>
    <w:rsid w:val="008619D6"/>
    <w:rsid w:val="00861E6D"/>
    <w:rsid w:val="00861F85"/>
    <w:rsid w:val="00862301"/>
    <w:rsid w:val="008623C2"/>
    <w:rsid w:val="008626D9"/>
    <w:rsid w:val="008626E7"/>
    <w:rsid w:val="00862771"/>
    <w:rsid w:val="00862CFE"/>
    <w:rsid w:val="00862FCA"/>
    <w:rsid w:val="00863148"/>
    <w:rsid w:val="008633C6"/>
    <w:rsid w:val="00863577"/>
    <w:rsid w:val="00863865"/>
    <w:rsid w:val="00863B99"/>
    <w:rsid w:val="00863E14"/>
    <w:rsid w:val="00863ECD"/>
    <w:rsid w:val="00863FDC"/>
    <w:rsid w:val="00864AE9"/>
    <w:rsid w:val="00864E88"/>
    <w:rsid w:val="008658AC"/>
    <w:rsid w:val="00865D15"/>
    <w:rsid w:val="00866135"/>
    <w:rsid w:val="00866463"/>
    <w:rsid w:val="008666EC"/>
    <w:rsid w:val="008668DC"/>
    <w:rsid w:val="00867182"/>
    <w:rsid w:val="00867285"/>
    <w:rsid w:val="0086778E"/>
    <w:rsid w:val="008677A2"/>
    <w:rsid w:val="00867C71"/>
    <w:rsid w:val="00867FA3"/>
    <w:rsid w:val="008700C7"/>
    <w:rsid w:val="008700EC"/>
    <w:rsid w:val="00870385"/>
    <w:rsid w:val="008703CE"/>
    <w:rsid w:val="0087072D"/>
    <w:rsid w:val="00870BD9"/>
    <w:rsid w:val="00870FD5"/>
    <w:rsid w:val="0087103B"/>
    <w:rsid w:val="008711B2"/>
    <w:rsid w:val="008712BF"/>
    <w:rsid w:val="0087167D"/>
    <w:rsid w:val="00871874"/>
    <w:rsid w:val="00872146"/>
    <w:rsid w:val="00872BC6"/>
    <w:rsid w:val="00872EF7"/>
    <w:rsid w:val="00873158"/>
    <w:rsid w:val="008735FF"/>
    <w:rsid w:val="0087397E"/>
    <w:rsid w:val="00873981"/>
    <w:rsid w:val="00873C58"/>
    <w:rsid w:val="008748B1"/>
    <w:rsid w:val="00874ADD"/>
    <w:rsid w:val="00874BA9"/>
    <w:rsid w:val="008751D5"/>
    <w:rsid w:val="008755B8"/>
    <w:rsid w:val="008755E1"/>
    <w:rsid w:val="008758A3"/>
    <w:rsid w:val="008758E2"/>
    <w:rsid w:val="00875B18"/>
    <w:rsid w:val="00875C72"/>
    <w:rsid w:val="00875DE9"/>
    <w:rsid w:val="00875F20"/>
    <w:rsid w:val="0087602E"/>
    <w:rsid w:val="00876344"/>
    <w:rsid w:val="008765F7"/>
    <w:rsid w:val="00876B05"/>
    <w:rsid w:val="00876BA8"/>
    <w:rsid w:val="00877192"/>
    <w:rsid w:val="008778DD"/>
    <w:rsid w:val="00877A07"/>
    <w:rsid w:val="00877F3D"/>
    <w:rsid w:val="0088088D"/>
    <w:rsid w:val="00880B22"/>
    <w:rsid w:val="00880D90"/>
    <w:rsid w:val="00880E27"/>
    <w:rsid w:val="008813B0"/>
    <w:rsid w:val="0088156A"/>
    <w:rsid w:val="00882085"/>
    <w:rsid w:val="0088251D"/>
    <w:rsid w:val="00882AEF"/>
    <w:rsid w:val="00882C04"/>
    <w:rsid w:val="00882DB0"/>
    <w:rsid w:val="00882DC9"/>
    <w:rsid w:val="00883155"/>
    <w:rsid w:val="00883471"/>
    <w:rsid w:val="00883484"/>
    <w:rsid w:val="00883C2E"/>
    <w:rsid w:val="008840B2"/>
    <w:rsid w:val="008842C3"/>
    <w:rsid w:val="0088473E"/>
    <w:rsid w:val="00884765"/>
    <w:rsid w:val="00884808"/>
    <w:rsid w:val="00884C1F"/>
    <w:rsid w:val="00884D86"/>
    <w:rsid w:val="00884E53"/>
    <w:rsid w:val="00884F9D"/>
    <w:rsid w:val="00885C3D"/>
    <w:rsid w:val="00885C57"/>
    <w:rsid w:val="00885DE1"/>
    <w:rsid w:val="008861EA"/>
    <w:rsid w:val="0088650E"/>
    <w:rsid w:val="008865FA"/>
    <w:rsid w:val="00886B23"/>
    <w:rsid w:val="00886C59"/>
    <w:rsid w:val="00886C82"/>
    <w:rsid w:val="00886E1F"/>
    <w:rsid w:val="00886E5E"/>
    <w:rsid w:val="00886F85"/>
    <w:rsid w:val="00887151"/>
    <w:rsid w:val="00887434"/>
    <w:rsid w:val="00887442"/>
    <w:rsid w:val="00887577"/>
    <w:rsid w:val="00887650"/>
    <w:rsid w:val="00887EFE"/>
    <w:rsid w:val="00887EFF"/>
    <w:rsid w:val="00890ACA"/>
    <w:rsid w:val="00890B21"/>
    <w:rsid w:val="00890CEA"/>
    <w:rsid w:val="00890E81"/>
    <w:rsid w:val="008911A0"/>
    <w:rsid w:val="008918A3"/>
    <w:rsid w:val="008919A9"/>
    <w:rsid w:val="008919EA"/>
    <w:rsid w:val="008919FB"/>
    <w:rsid w:val="00891E0A"/>
    <w:rsid w:val="0089207E"/>
    <w:rsid w:val="00892801"/>
    <w:rsid w:val="0089289A"/>
    <w:rsid w:val="00892CE3"/>
    <w:rsid w:val="00892D8A"/>
    <w:rsid w:val="00892E48"/>
    <w:rsid w:val="00892EC1"/>
    <w:rsid w:val="008930D3"/>
    <w:rsid w:val="00893186"/>
    <w:rsid w:val="0089353A"/>
    <w:rsid w:val="0089361F"/>
    <w:rsid w:val="008936C2"/>
    <w:rsid w:val="00893BCA"/>
    <w:rsid w:val="00893DE2"/>
    <w:rsid w:val="00893DE9"/>
    <w:rsid w:val="00894280"/>
    <w:rsid w:val="008945DC"/>
    <w:rsid w:val="00894704"/>
    <w:rsid w:val="00894A5C"/>
    <w:rsid w:val="00894C0A"/>
    <w:rsid w:val="00894D36"/>
    <w:rsid w:val="00894D5B"/>
    <w:rsid w:val="008951DD"/>
    <w:rsid w:val="008955EA"/>
    <w:rsid w:val="00895EF5"/>
    <w:rsid w:val="00896912"/>
    <w:rsid w:val="00896D6D"/>
    <w:rsid w:val="00896FCF"/>
    <w:rsid w:val="00896FFF"/>
    <w:rsid w:val="008977A0"/>
    <w:rsid w:val="008977C7"/>
    <w:rsid w:val="00897921"/>
    <w:rsid w:val="00897A1C"/>
    <w:rsid w:val="00897C28"/>
    <w:rsid w:val="00897C63"/>
    <w:rsid w:val="008A0B4B"/>
    <w:rsid w:val="008A0D37"/>
    <w:rsid w:val="008A0EB4"/>
    <w:rsid w:val="008A1125"/>
    <w:rsid w:val="008A13AB"/>
    <w:rsid w:val="008A13DF"/>
    <w:rsid w:val="008A1414"/>
    <w:rsid w:val="008A143E"/>
    <w:rsid w:val="008A16C9"/>
    <w:rsid w:val="008A1A35"/>
    <w:rsid w:val="008A1DE5"/>
    <w:rsid w:val="008A1E85"/>
    <w:rsid w:val="008A1EEB"/>
    <w:rsid w:val="008A20C5"/>
    <w:rsid w:val="008A216F"/>
    <w:rsid w:val="008A223D"/>
    <w:rsid w:val="008A22DC"/>
    <w:rsid w:val="008A267F"/>
    <w:rsid w:val="008A290A"/>
    <w:rsid w:val="008A2982"/>
    <w:rsid w:val="008A298D"/>
    <w:rsid w:val="008A299F"/>
    <w:rsid w:val="008A2A92"/>
    <w:rsid w:val="008A2D40"/>
    <w:rsid w:val="008A2F32"/>
    <w:rsid w:val="008A33E2"/>
    <w:rsid w:val="008A3515"/>
    <w:rsid w:val="008A373B"/>
    <w:rsid w:val="008A3807"/>
    <w:rsid w:val="008A39D9"/>
    <w:rsid w:val="008A3AF1"/>
    <w:rsid w:val="008A3B7D"/>
    <w:rsid w:val="008A3E99"/>
    <w:rsid w:val="008A4567"/>
    <w:rsid w:val="008A4574"/>
    <w:rsid w:val="008A4819"/>
    <w:rsid w:val="008A50AC"/>
    <w:rsid w:val="008A555D"/>
    <w:rsid w:val="008A56D2"/>
    <w:rsid w:val="008A5CD1"/>
    <w:rsid w:val="008A5DC0"/>
    <w:rsid w:val="008A6279"/>
    <w:rsid w:val="008A66EB"/>
    <w:rsid w:val="008A68AE"/>
    <w:rsid w:val="008A6AC0"/>
    <w:rsid w:val="008A6E2E"/>
    <w:rsid w:val="008A6EBF"/>
    <w:rsid w:val="008A70D7"/>
    <w:rsid w:val="008A7263"/>
    <w:rsid w:val="008A739E"/>
    <w:rsid w:val="008A7C42"/>
    <w:rsid w:val="008A7CAF"/>
    <w:rsid w:val="008A7FE3"/>
    <w:rsid w:val="008B001C"/>
    <w:rsid w:val="008B038D"/>
    <w:rsid w:val="008B0455"/>
    <w:rsid w:val="008B08AE"/>
    <w:rsid w:val="008B09EE"/>
    <w:rsid w:val="008B0B0E"/>
    <w:rsid w:val="008B0BF2"/>
    <w:rsid w:val="008B0C78"/>
    <w:rsid w:val="008B0CA1"/>
    <w:rsid w:val="008B0CC5"/>
    <w:rsid w:val="008B0E84"/>
    <w:rsid w:val="008B11E7"/>
    <w:rsid w:val="008B1224"/>
    <w:rsid w:val="008B13D1"/>
    <w:rsid w:val="008B1623"/>
    <w:rsid w:val="008B1979"/>
    <w:rsid w:val="008B1A25"/>
    <w:rsid w:val="008B1B57"/>
    <w:rsid w:val="008B2127"/>
    <w:rsid w:val="008B24AF"/>
    <w:rsid w:val="008B2506"/>
    <w:rsid w:val="008B27A5"/>
    <w:rsid w:val="008B283E"/>
    <w:rsid w:val="008B2B06"/>
    <w:rsid w:val="008B2D2C"/>
    <w:rsid w:val="008B2E6E"/>
    <w:rsid w:val="008B30C5"/>
    <w:rsid w:val="008B3105"/>
    <w:rsid w:val="008B3474"/>
    <w:rsid w:val="008B358D"/>
    <w:rsid w:val="008B369C"/>
    <w:rsid w:val="008B3A21"/>
    <w:rsid w:val="008B3F60"/>
    <w:rsid w:val="008B4230"/>
    <w:rsid w:val="008B4567"/>
    <w:rsid w:val="008B467E"/>
    <w:rsid w:val="008B4684"/>
    <w:rsid w:val="008B4747"/>
    <w:rsid w:val="008B47AA"/>
    <w:rsid w:val="008B47B0"/>
    <w:rsid w:val="008B4AA3"/>
    <w:rsid w:val="008B4BA9"/>
    <w:rsid w:val="008B4EF9"/>
    <w:rsid w:val="008B5167"/>
    <w:rsid w:val="008B5440"/>
    <w:rsid w:val="008B5454"/>
    <w:rsid w:val="008B5BA8"/>
    <w:rsid w:val="008B5C6C"/>
    <w:rsid w:val="008B6116"/>
    <w:rsid w:val="008B62B3"/>
    <w:rsid w:val="008B63CC"/>
    <w:rsid w:val="008B67A1"/>
    <w:rsid w:val="008B69E4"/>
    <w:rsid w:val="008B6A8C"/>
    <w:rsid w:val="008B6B4C"/>
    <w:rsid w:val="008B70CD"/>
    <w:rsid w:val="008B73FB"/>
    <w:rsid w:val="008B79A9"/>
    <w:rsid w:val="008B7B6B"/>
    <w:rsid w:val="008B7D68"/>
    <w:rsid w:val="008B7EBA"/>
    <w:rsid w:val="008C1277"/>
    <w:rsid w:val="008C132F"/>
    <w:rsid w:val="008C16A8"/>
    <w:rsid w:val="008C1B44"/>
    <w:rsid w:val="008C1F64"/>
    <w:rsid w:val="008C1F74"/>
    <w:rsid w:val="008C1FE5"/>
    <w:rsid w:val="008C2173"/>
    <w:rsid w:val="008C23F3"/>
    <w:rsid w:val="008C252B"/>
    <w:rsid w:val="008C276D"/>
    <w:rsid w:val="008C37FE"/>
    <w:rsid w:val="008C3F64"/>
    <w:rsid w:val="008C3FD0"/>
    <w:rsid w:val="008C411D"/>
    <w:rsid w:val="008C417D"/>
    <w:rsid w:val="008C41DC"/>
    <w:rsid w:val="008C41EE"/>
    <w:rsid w:val="008C423F"/>
    <w:rsid w:val="008C44EC"/>
    <w:rsid w:val="008C464A"/>
    <w:rsid w:val="008C4B69"/>
    <w:rsid w:val="008C4D04"/>
    <w:rsid w:val="008C4F6B"/>
    <w:rsid w:val="008C4F95"/>
    <w:rsid w:val="008C552B"/>
    <w:rsid w:val="008C56F6"/>
    <w:rsid w:val="008C5CF4"/>
    <w:rsid w:val="008C5D14"/>
    <w:rsid w:val="008C5F8B"/>
    <w:rsid w:val="008C60A5"/>
    <w:rsid w:val="008C61E7"/>
    <w:rsid w:val="008C63C8"/>
    <w:rsid w:val="008C6644"/>
    <w:rsid w:val="008C6724"/>
    <w:rsid w:val="008C67F1"/>
    <w:rsid w:val="008C6B5A"/>
    <w:rsid w:val="008C6D5E"/>
    <w:rsid w:val="008C7BCA"/>
    <w:rsid w:val="008C7C4B"/>
    <w:rsid w:val="008D03C3"/>
    <w:rsid w:val="008D05FF"/>
    <w:rsid w:val="008D066C"/>
    <w:rsid w:val="008D0B8B"/>
    <w:rsid w:val="008D0E37"/>
    <w:rsid w:val="008D0F91"/>
    <w:rsid w:val="008D10E1"/>
    <w:rsid w:val="008D1372"/>
    <w:rsid w:val="008D1502"/>
    <w:rsid w:val="008D15A6"/>
    <w:rsid w:val="008D17A1"/>
    <w:rsid w:val="008D1B05"/>
    <w:rsid w:val="008D1CCB"/>
    <w:rsid w:val="008D21A6"/>
    <w:rsid w:val="008D2463"/>
    <w:rsid w:val="008D24C9"/>
    <w:rsid w:val="008D2BA9"/>
    <w:rsid w:val="008D2D07"/>
    <w:rsid w:val="008D2E64"/>
    <w:rsid w:val="008D2EA2"/>
    <w:rsid w:val="008D348F"/>
    <w:rsid w:val="008D3726"/>
    <w:rsid w:val="008D3891"/>
    <w:rsid w:val="008D3970"/>
    <w:rsid w:val="008D3D64"/>
    <w:rsid w:val="008D3E90"/>
    <w:rsid w:val="008D3F88"/>
    <w:rsid w:val="008D3FF4"/>
    <w:rsid w:val="008D4460"/>
    <w:rsid w:val="008D4581"/>
    <w:rsid w:val="008D4B96"/>
    <w:rsid w:val="008D5095"/>
    <w:rsid w:val="008D50E2"/>
    <w:rsid w:val="008D51EC"/>
    <w:rsid w:val="008D5414"/>
    <w:rsid w:val="008D546C"/>
    <w:rsid w:val="008D57EC"/>
    <w:rsid w:val="008D5932"/>
    <w:rsid w:val="008D5AAD"/>
    <w:rsid w:val="008D5D51"/>
    <w:rsid w:val="008D6384"/>
    <w:rsid w:val="008D6A96"/>
    <w:rsid w:val="008D6AB0"/>
    <w:rsid w:val="008D6B45"/>
    <w:rsid w:val="008D6B64"/>
    <w:rsid w:val="008D6FE2"/>
    <w:rsid w:val="008D7174"/>
    <w:rsid w:val="008D7737"/>
    <w:rsid w:val="008D7C5C"/>
    <w:rsid w:val="008D7DFF"/>
    <w:rsid w:val="008D7FE8"/>
    <w:rsid w:val="008E0109"/>
    <w:rsid w:val="008E02BC"/>
    <w:rsid w:val="008E02DD"/>
    <w:rsid w:val="008E041F"/>
    <w:rsid w:val="008E0492"/>
    <w:rsid w:val="008E0608"/>
    <w:rsid w:val="008E064E"/>
    <w:rsid w:val="008E0782"/>
    <w:rsid w:val="008E0F9C"/>
    <w:rsid w:val="008E1B0F"/>
    <w:rsid w:val="008E1C1E"/>
    <w:rsid w:val="008E1EBF"/>
    <w:rsid w:val="008E213E"/>
    <w:rsid w:val="008E24C4"/>
    <w:rsid w:val="008E2DF3"/>
    <w:rsid w:val="008E2E1F"/>
    <w:rsid w:val="008E2F84"/>
    <w:rsid w:val="008E30B9"/>
    <w:rsid w:val="008E3191"/>
    <w:rsid w:val="008E31D0"/>
    <w:rsid w:val="008E36E8"/>
    <w:rsid w:val="008E3DF6"/>
    <w:rsid w:val="008E40D3"/>
    <w:rsid w:val="008E46A0"/>
    <w:rsid w:val="008E4739"/>
    <w:rsid w:val="008E4918"/>
    <w:rsid w:val="008E4AFB"/>
    <w:rsid w:val="008E4ECA"/>
    <w:rsid w:val="008E5153"/>
    <w:rsid w:val="008E5479"/>
    <w:rsid w:val="008E59E7"/>
    <w:rsid w:val="008E5CFF"/>
    <w:rsid w:val="008E5D05"/>
    <w:rsid w:val="008E60BD"/>
    <w:rsid w:val="008E6173"/>
    <w:rsid w:val="008E66CF"/>
    <w:rsid w:val="008E6A0C"/>
    <w:rsid w:val="008E6A9B"/>
    <w:rsid w:val="008E72DE"/>
    <w:rsid w:val="008E7665"/>
    <w:rsid w:val="008E7876"/>
    <w:rsid w:val="008E78F6"/>
    <w:rsid w:val="008E7A84"/>
    <w:rsid w:val="008E7EAC"/>
    <w:rsid w:val="008E7EE7"/>
    <w:rsid w:val="008E7F23"/>
    <w:rsid w:val="008F004E"/>
    <w:rsid w:val="008F01DC"/>
    <w:rsid w:val="008F0579"/>
    <w:rsid w:val="008F0674"/>
    <w:rsid w:val="008F0915"/>
    <w:rsid w:val="008F0A6F"/>
    <w:rsid w:val="008F0DCD"/>
    <w:rsid w:val="008F100E"/>
    <w:rsid w:val="008F106F"/>
    <w:rsid w:val="008F1DB3"/>
    <w:rsid w:val="008F22E7"/>
    <w:rsid w:val="008F27C5"/>
    <w:rsid w:val="008F283B"/>
    <w:rsid w:val="008F2850"/>
    <w:rsid w:val="008F2B2D"/>
    <w:rsid w:val="008F2E88"/>
    <w:rsid w:val="008F386B"/>
    <w:rsid w:val="008F3AE6"/>
    <w:rsid w:val="008F4217"/>
    <w:rsid w:val="008F439C"/>
    <w:rsid w:val="008F43C1"/>
    <w:rsid w:val="008F487B"/>
    <w:rsid w:val="008F4B5C"/>
    <w:rsid w:val="008F4CBA"/>
    <w:rsid w:val="008F546A"/>
    <w:rsid w:val="008F56C9"/>
    <w:rsid w:val="008F5A16"/>
    <w:rsid w:val="008F5BD4"/>
    <w:rsid w:val="008F5F99"/>
    <w:rsid w:val="008F5FE9"/>
    <w:rsid w:val="008F6118"/>
    <w:rsid w:val="008F6189"/>
    <w:rsid w:val="008F61D4"/>
    <w:rsid w:val="008F651C"/>
    <w:rsid w:val="008F6954"/>
    <w:rsid w:val="008F6E31"/>
    <w:rsid w:val="008F722E"/>
    <w:rsid w:val="008F745C"/>
    <w:rsid w:val="008F748C"/>
    <w:rsid w:val="008F770A"/>
    <w:rsid w:val="008F7718"/>
    <w:rsid w:val="008F7BE1"/>
    <w:rsid w:val="008F7D5F"/>
    <w:rsid w:val="00900076"/>
    <w:rsid w:val="00900BBF"/>
    <w:rsid w:val="009010D3"/>
    <w:rsid w:val="0090132F"/>
    <w:rsid w:val="00901984"/>
    <w:rsid w:val="0090211D"/>
    <w:rsid w:val="00902344"/>
    <w:rsid w:val="00902603"/>
    <w:rsid w:val="009027DF"/>
    <w:rsid w:val="00902956"/>
    <w:rsid w:val="00902961"/>
    <w:rsid w:val="00902A0E"/>
    <w:rsid w:val="00902BD1"/>
    <w:rsid w:val="00902C8F"/>
    <w:rsid w:val="00902D23"/>
    <w:rsid w:val="00902D56"/>
    <w:rsid w:val="009030B3"/>
    <w:rsid w:val="00903115"/>
    <w:rsid w:val="009036A9"/>
    <w:rsid w:val="00903933"/>
    <w:rsid w:val="00903AA1"/>
    <w:rsid w:val="00903D7C"/>
    <w:rsid w:val="00903E3E"/>
    <w:rsid w:val="00903F86"/>
    <w:rsid w:val="0090414F"/>
    <w:rsid w:val="009046D7"/>
    <w:rsid w:val="00904704"/>
    <w:rsid w:val="00904735"/>
    <w:rsid w:val="00904AC3"/>
    <w:rsid w:val="00904B67"/>
    <w:rsid w:val="00904E22"/>
    <w:rsid w:val="00904FDE"/>
    <w:rsid w:val="0090568C"/>
    <w:rsid w:val="00905810"/>
    <w:rsid w:val="00905978"/>
    <w:rsid w:val="009062AB"/>
    <w:rsid w:val="009063E0"/>
    <w:rsid w:val="009065FA"/>
    <w:rsid w:val="00906611"/>
    <w:rsid w:val="00906CB1"/>
    <w:rsid w:val="00906E42"/>
    <w:rsid w:val="00906F33"/>
    <w:rsid w:val="00907026"/>
    <w:rsid w:val="009076A2"/>
    <w:rsid w:val="00907804"/>
    <w:rsid w:val="00907D28"/>
    <w:rsid w:val="00907F63"/>
    <w:rsid w:val="0091007A"/>
    <w:rsid w:val="0091015D"/>
    <w:rsid w:val="00910303"/>
    <w:rsid w:val="009103DC"/>
    <w:rsid w:val="00910403"/>
    <w:rsid w:val="0091048D"/>
    <w:rsid w:val="00910496"/>
    <w:rsid w:val="00910727"/>
    <w:rsid w:val="009109D4"/>
    <w:rsid w:val="009110D1"/>
    <w:rsid w:val="00911204"/>
    <w:rsid w:val="0091134A"/>
    <w:rsid w:val="0091187F"/>
    <w:rsid w:val="00911987"/>
    <w:rsid w:val="00912124"/>
    <w:rsid w:val="009123F4"/>
    <w:rsid w:val="00912DC5"/>
    <w:rsid w:val="00913344"/>
    <w:rsid w:val="009134C0"/>
    <w:rsid w:val="0091391A"/>
    <w:rsid w:val="00913957"/>
    <w:rsid w:val="00914344"/>
    <w:rsid w:val="00914407"/>
    <w:rsid w:val="00914418"/>
    <w:rsid w:val="00914441"/>
    <w:rsid w:val="0091481C"/>
    <w:rsid w:val="0091483B"/>
    <w:rsid w:val="00914BB9"/>
    <w:rsid w:val="00914C5B"/>
    <w:rsid w:val="00914D3E"/>
    <w:rsid w:val="00914F33"/>
    <w:rsid w:val="009151B0"/>
    <w:rsid w:val="00915240"/>
    <w:rsid w:val="009155EF"/>
    <w:rsid w:val="009157E8"/>
    <w:rsid w:val="00915A47"/>
    <w:rsid w:val="00915AF6"/>
    <w:rsid w:val="00915CC6"/>
    <w:rsid w:val="00915CD9"/>
    <w:rsid w:val="00916452"/>
    <w:rsid w:val="009169F6"/>
    <w:rsid w:val="009171CB"/>
    <w:rsid w:val="009172DB"/>
    <w:rsid w:val="0091772B"/>
    <w:rsid w:val="0092012F"/>
    <w:rsid w:val="009203B4"/>
    <w:rsid w:val="00920B69"/>
    <w:rsid w:val="00920D4F"/>
    <w:rsid w:val="00920D6D"/>
    <w:rsid w:val="00920D81"/>
    <w:rsid w:val="00920D8C"/>
    <w:rsid w:val="00920F04"/>
    <w:rsid w:val="00921817"/>
    <w:rsid w:val="0092192F"/>
    <w:rsid w:val="00921952"/>
    <w:rsid w:val="00921ABD"/>
    <w:rsid w:val="00921AC5"/>
    <w:rsid w:val="00921B8E"/>
    <w:rsid w:val="00921D07"/>
    <w:rsid w:val="00921E5F"/>
    <w:rsid w:val="009220B2"/>
    <w:rsid w:val="00922789"/>
    <w:rsid w:val="00922B14"/>
    <w:rsid w:val="00922DB5"/>
    <w:rsid w:val="00923995"/>
    <w:rsid w:val="00923B7F"/>
    <w:rsid w:val="0092408E"/>
    <w:rsid w:val="009240F2"/>
    <w:rsid w:val="009242D7"/>
    <w:rsid w:val="009245EB"/>
    <w:rsid w:val="009249DD"/>
    <w:rsid w:val="00924A66"/>
    <w:rsid w:val="00924E85"/>
    <w:rsid w:val="00924EF6"/>
    <w:rsid w:val="00924F16"/>
    <w:rsid w:val="009250F2"/>
    <w:rsid w:val="00925332"/>
    <w:rsid w:val="009256F8"/>
    <w:rsid w:val="00925829"/>
    <w:rsid w:val="00925B12"/>
    <w:rsid w:val="00925E54"/>
    <w:rsid w:val="00925F71"/>
    <w:rsid w:val="009262B9"/>
    <w:rsid w:val="00926B7A"/>
    <w:rsid w:val="00926DB1"/>
    <w:rsid w:val="0092726C"/>
    <w:rsid w:val="009273EA"/>
    <w:rsid w:val="0092745E"/>
    <w:rsid w:val="009274D5"/>
    <w:rsid w:val="00927A22"/>
    <w:rsid w:val="00930235"/>
    <w:rsid w:val="00930261"/>
    <w:rsid w:val="009304A2"/>
    <w:rsid w:val="00930AC2"/>
    <w:rsid w:val="00931059"/>
    <w:rsid w:val="0093105F"/>
    <w:rsid w:val="00931167"/>
    <w:rsid w:val="009311F7"/>
    <w:rsid w:val="00931225"/>
    <w:rsid w:val="009317A8"/>
    <w:rsid w:val="00931884"/>
    <w:rsid w:val="00931ACB"/>
    <w:rsid w:val="00931C8D"/>
    <w:rsid w:val="00931DE1"/>
    <w:rsid w:val="00931E65"/>
    <w:rsid w:val="009322DD"/>
    <w:rsid w:val="00932755"/>
    <w:rsid w:val="009328EA"/>
    <w:rsid w:val="00932B60"/>
    <w:rsid w:val="00932CC9"/>
    <w:rsid w:val="00932E93"/>
    <w:rsid w:val="00933026"/>
    <w:rsid w:val="009334C4"/>
    <w:rsid w:val="00933658"/>
    <w:rsid w:val="00933925"/>
    <w:rsid w:val="00933A1B"/>
    <w:rsid w:val="00933BCE"/>
    <w:rsid w:val="00933D59"/>
    <w:rsid w:val="00933F7C"/>
    <w:rsid w:val="00934391"/>
    <w:rsid w:val="0093446D"/>
    <w:rsid w:val="0093487D"/>
    <w:rsid w:val="0093488D"/>
    <w:rsid w:val="0093493A"/>
    <w:rsid w:val="00934D0D"/>
    <w:rsid w:val="00934E49"/>
    <w:rsid w:val="009355A0"/>
    <w:rsid w:val="00935800"/>
    <w:rsid w:val="00935A99"/>
    <w:rsid w:val="00935E4A"/>
    <w:rsid w:val="00935FFD"/>
    <w:rsid w:val="00936492"/>
    <w:rsid w:val="0093699D"/>
    <w:rsid w:val="00936AAD"/>
    <w:rsid w:val="00936AF8"/>
    <w:rsid w:val="00936C01"/>
    <w:rsid w:val="00936C16"/>
    <w:rsid w:val="00936DD9"/>
    <w:rsid w:val="00936E93"/>
    <w:rsid w:val="0093703F"/>
    <w:rsid w:val="00937784"/>
    <w:rsid w:val="009379C2"/>
    <w:rsid w:val="00937AEE"/>
    <w:rsid w:val="00937D64"/>
    <w:rsid w:val="00937DA9"/>
    <w:rsid w:val="00937E9C"/>
    <w:rsid w:val="009408B9"/>
    <w:rsid w:val="00940B94"/>
    <w:rsid w:val="00940F3A"/>
    <w:rsid w:val="00941A95"/>
    <w:rsid w:val="00941D5A"/>
    <w:rsid w:val="00941E7C"/>
    <w:rsid w:val="00941EEE"/>
    <w:rsid w:val="00942027"/>
    <w:rsid w:val="0094208F"/>
    <w:rsid w:val="009420A6"/>
    <w:rsid w:val="00942B22"/>
    <w:rsid w:val="00942B6C"/>
    <w:rsid w:val="00942D2C"/>
    <w:rsid w:val="009436E2"/>
    <w:rsid w:val="00943A43"/>
    <w:rsid w:val="00943B89"/>
    <w:rsid w:val="00943DAA"/>
    <w:rsid w:val="00943FB9"/>
    <w:rsid w:val="00944096"/>
    <w:rsid w:val="00944886"/>
    <w:rsid w:val="009448D5"/>
    <w:rsid w:val="009449B4"/>
    <w:rsid w:val="00944AA1"/>
    <w:rsid w:val="00945368"/>
    <w:rsid w:val="00945411"/>
    <w:rsid w:val="009455D4"/>
    <w:rsid w:val="0094585D"/>
    <w:rsid w:val="009458DB"/>
    <w:rsid w:val="00945967"/>
    <w:rsid w:val="00945FBF"/>
    <w:rsid w:val="0094600D"/>
    <w:rsid w:val="009460C0"/>
    <w:rsid w:val="0094616C"/>
    <w:rsid w:val="009463B1"/>
    <w:rsid w:val="009463D8"/>
    <w:rsid w:val="00946D3B"/>
    <w:rsid w:val="00946DAE"/>
    <w:rsid w:val="00947351"/>
    <w:rsid w:val="009475F9"/>
    <w:rsid w:val="00947787"/>
    <w:rsid w:val="0094798E"/>
    <w:rsid w:val="00947C3D"/>
    <w:rsid w:val="00950279"/>
    <w:rsid w:val="009504B6"/>
    <w:rsid w:val="00950634"/>
    <w:rsid w:val="009508EA"/>
    <w:rsid w:val="00950E34"/>
    <w:rsid w:val="0095132A"/>
    <w:rsid w:val="0095165D"/>
    <w:rsid w:val="00951816"/>
    <w:rsid w:val="00951B2F"/>
    <w:rsid w:val="00951D27"/>
    <w:rsid w:val="00951DA8"/>
    <w:rsid w:val="009520B7"/>
    <w:rsid w:val="009522CA"/>
    <w:rsid w:val="0095236F"/>
    <w:rsid w:val="00952628"/>
    <w:rsid w:val="009527F2"/>
    <w:rsid w:val="00952998"/>
    <w:rsid w:val="00952A60"/>
    <w:rsid w:val="00952AD4"/>
    <w:rsid w:val="00952C73"/>
    <w:rsid w:val="00953AFE"/>
    <w:rsid w:val="00953D18"/>
    <w:rsid w:val="00953D84"/>
    <w:rsid w:val="00953DE7"/>
    <w:rsid w:val="00954032"/>
    <w:rsid w:val="009541A2"/>
    <w:rsid w:val="00954207"/>
    <w:rsid w:val="0095458E"/>
    <w:rsid w:val="009549FC"/>
    <w:rsid w:val="00954A20"/>
    <w:rsid w:val="00954F19"/>
    <w:rsid w:val="0095502C"/>
    <w:rsid w:val="00955033"/>
    <w:rsid w:val="0095515F"/>
    <w:rsid w:val="009551E1"/>
    <w:rsid w:val="009552E7"/>
    <w:rsid w:val="009556EF"/>
    <w:rsid w:val="00955837"/>
    <w:rsid w:val="00955D5D"/>
    <w:rsid w:val="009562BC"/>
    <w:rsid w:val="00956429"/>
    <w:rsid w:val="0095671D"/>
    <w:rsid w:val="0095693D"/>
    <w:rsid w:val="00956AA2"/>
    <w:rsid w:val="00956BC8"/>
    <w:rsid w:val="009572C3"/>
    <w:rsid w:val="009573B1"/>
    <w:rsid w:val="0095740E"/>
    <w:rsid w:val="00957548"/>
    <w:rsid w:val="0095757C"/>
    <w:rsid w:val="0095794A"/>
    <w:rsid w:val="00957EFE"/>
    <w:rsid w:val="00960477"/>
    <w:rsid w:val="0096074C"/>
    <w:rsid w:val="00960834"/>
    <w:rsid w:val="00960A5E"/>
    <w:rsid w:val="00960BA0"/>
    <w:rsid w:val="00960E8B"/>
    <w:rsid w:val="0096111E"/>
    <w:rsid w:val="00961235"/>
    <w:rsid w:val="009612AB"/>
    <w:rsid w:val="009612D0"/>
    <w:rsid w:val="00961544"/>
    <w:rsid w:val="0096166A"/>
    <w:rsid w:val="009616E2"/>
    <w:rsid w:val="00961926"/>
    <w:rsid w:val="00961F00"/>
    <w:rsid w:val="0096223B"/>
    <w:rsid w:val="0096226D"/>
    <w:rsid w:val="009624DA"/>
    <w:rsid w:val="0096253D"/>
    <w:rsid w:val="00962B4C"/>
    <w:rsid w:val="00962E88"/>
    <w:rsid w:val="00962FB0"/>
    <w:rsid w:val="00963033"/>
    <w:rsid w:val="009630F3"/>
    <w:rsid w:val="00963971"/>
    <w:rsid w:val="00963AFD"/>
    <w:rsid w:val="00963D6F"/>
    <w:rsid w:val="00963F00"/>
    <w:rsid w:val="00963FDF"/>
    <w:rsid w:val="0096417F"/>
    <w:rsid w:val="009641E2"/>
    <w:rsid w:val="00964238"/>
    <w:rsid w:val="0096423C"/>
    <w:rsid w:val="00964578"/>
    <w:rsid w:val="0096484B"/>
    <w:rsid w:val="00964868"/>
    <w:rsid w:val="009649FC"/>
    <w:rsid w:val="00964A3F"/>
    <w:rsid w:val="00964B27"/>
    <w:rsid w:val="0096510F"/>
    <w:rsid w:val="009655C9"/>
    <w:rsid w:val="009656AA"/>
    <w:rsid w:val="0096579B"/>
    <w:rsid w:val="00965848"/>
    <w:rsid w:val="009659A3"/>
    <w:rsid w:val="00965B58"/>
    <w:rsid w:val="009662DF"/>
    <w:rsid w:val="00966AA2"/>
    <w:rsid w:val="00966CD4"/>
    <w:rsid w:val="00966E0A"/>
    <w:rsid w:val="00966E17"/>
    <w:rsid w:val="00966E2E"/>
    <w:rsid w:val="00967048"/>
    <w:rsid w:val="009671A2"/>
    <w:rsid w:val="0096727F"/>
    <w:rsid w:val="00967528"/>
    <w:rsid w:val="009679EC"/>
    <w:rsid w:val="00967EA5"/>
    <w:rsid w:val="00967F01"/>
    <w:rsid w:val="00967F23"/>
    <w:rsid w:val="009704C2"/>
    <w:rsid w:val="009710C0"/>
    <w:rsid w:val="00971129"/>
    <w:rsid w:val="00971203"/>
    <w:rsid w:val="00971919"/>
    <w:rsid w:val="00972074"/>
    <w:rsid w:val="009721C5"/>
    <w:rsid w:val="00972246"/>
    <w:rsid w:val="00972331"/>
    <w:rsid w:val="009726C5"/>
    <w:rsid w:val="00972BE8"/>
    <w:rsid w:val="00973844"/>
    <w:rsid w:val="00973A60"/>
    <w:rsid w:val="00973BCE"/>
    <w:rsid w:val="00973FFD"/>
    <w:rsid w:val="009741AE"/>
    <w:rsid w:val="00974231"/>
    <w:rsid w:val="009742E9"/>
    <w:rsid w:val="009744E0"/>
    <w:rsid w:val="009744ED"/>
    <w:rsid w:val="00974510"/>
    <w:rsid w:val="0097477E"/>
    <w:rsid w:val="009748D3"/>
    <w:rsid w:val="00974B37"/>
    <w:rsid w:val="00974D17"/>
    <w:rsid w:val="00974D94"/>
    <w:rsid w:val="009751D1"/>
    <w:rsid w:val="00975B4E"/>
    <w:rsid w:val="00975EBD"/>
    <w:rsid w:val="00975F15"/>
    <w:rsid w:val="009761BC"/>
    <w:rsid w:val="0097629A"/>
    <w:rsid w:val="009763DD"/>
    <w:rsid w:val="00976839"/>
    <w:rsid w:val="00977C9D"/>
    <w:rsid w:val="009802C4"/>
    <w:rsid w:val="0098054E"/>
    <w:rsid w:val="009806E7"/>
    <w:rsid w:val="00980C96"/>
    <w:rsid w:val="009812F1"/>
    <w:rsid w:val="00981567"/>
    <w:rsid w:val="00981AAD"/>
    <w:rsid w:val="00981CD4"/>
    <w:rsid w:val="00982024"/>
    <w:rsid w:val="00982128"/>
    <w:rsid w:val="00982155"/>
    <w:rsid w:val="0098238D"/>
    <w:rsid w:val="00982947"/>
    <w:rsid w:val="00982A86"/>
    <w:rsid w:val="00982D80"/>
    <w:rsid w:val="00982F1D"/>
    <w:rsid w:val="00982F70"/>
    <w:rsid w:val="009830B8"/>
    <w:rsid w:val="009832B8"/>
    <w:rsid w:val="0098353A"/>
    <w:rsid w:val="00983578"/>
    <w:rsid w:val="00983BEB"/>
    <w:rsid w:val="00983C9E"/>
    <w:rsid w:val="00983E16"/>
    <w:rsid w:val="00983E83"/>
    <w:rsid w:val="009841C7"/>
    <w:rsid w:val="00984228"/>
    <w:rsid w:val="00984495"/>
    <w:rsid w:val="009847D9"/>
    <w:rsid w:val="0098488B"/>
    <w:rsid w:val="009848AB"/>
    <w:rsid w:val="00984CF2"/>
    <w:rsid w:val="00984E34"/>
    <w:rsid w:val="00985425"/>
    <w:rsid w:val="009854C6"/>
    <w:rsid w:val="009859AD"/>
    <w:rsid w:val="00985C25"/>
    <w:rsid w:val="00986669"/>
    <w:rsid w:val="00986F74"/>
    <w:rsid w:val="00987262"/>
    <w:rsid w:val="009872A5"/>
    <w:rsid w:val="009872FA"/>
    <w:rsid w:val="00987707"/>
    <w:rsid w:val="00987783"/>
    <w:rsid w:val="00987F30"/>
    <w:rsid w:val="009901C0"/>
    <w:rsid w:val="009906C8"/>
    <w:rsid w:val="00990767"/>
    <w:rsid w:val="0099077E"/>
    <w:rsid w:val="009907C8"/>
    <w:rsid w:val="009907E9"/>
    <w:rsid w:val="00990874"/>
    <w:rsid w:val="00990C1E"/>
    <w:rsid w:val="00990C89"/>
    <w:rsid w:val="00990CBD"/>
    <w:rsid w:val="00990DA0"/>
    <w:rsid w:val="009916C2"/>
    <w:rsid w:val="00991BE9"/>
    <w:rsid w:val="00991EA7"/>
    <w:rsid w:val="009921A3"/>
    <w:rsid w:val="00992448"/>
    <w:rsid w:val="0099249A"/>
    <w:rsid w:val="0099287E"/>
    <w:rsid w:val="00992924"/>
    <w:rsid w:val="00992C92"/>
    <w:rsid w:val="00992DE4"/>
    <w:rsid w:val="00992FAF"/>
    <w:rsid w:val="00993175"/>
    <w:rsid w:val="0099354E"/>
    <w:rsid w:val="0099368A"/>
    <w:rsid w:val="00993873"/>
    <w:rsid w:val="00993C04"/>
    <w:rsid w:val="00993D48"/>
    <w:rsid w:val="00993FDA"/>
    <w:rsid w:val="00994600"/>
    <w:rsid w:val="00994627"/>
    <w:rsid w:val="00994700"/>
    <w:rsid w:val="009948F9"/>
    <w:rsid w:val="00994CDD"/>
    <w:rsid w:val="00994CF2"/>
    <w:rsid w:val="0099515A"/>
    <w:rsid w:val="00995647"/>
    <w:rsid w:val="00995665"/>
    <w:rsid w:val="00995745"/>
    <w:rsid w:val="0099581C"/>
    <w:rsid w:val="00995A68"/>
    <w:rsid w:val="00995DE5"/>
    <w:rsid w:val="009968C3"/>
    <w:rsid w:val="00996A0D"/>
    <w:rsid w:val="00996A30"/>
    <w:rsid w:val="0099733C"/>
    <w:rsid w:val="009973A3"/>
    <w:rsid w:val="00997584"/>
    <w:rsid w:val="009976D0"/>
    <w:rsid w:val="009977B7"/>
    <w:rsid w:val="00997E15"/>
    <w:rsid w:val="009A0688"/>
    <w:rsid w:val="009A08F2"/>
    <w:rsid w:val="009A0ADB"/>
    <w:rsid w:val="009A0BE6"/>
    <w:rsid w:val="009A0E70"/>
    <w:rsid w:val="009A0ECB"/>
    <w:rsid w:val="009A103A"/>
    <w:rsid w:val="009A131D"/>
    <w:rsid w:val="009A1AF3"/>
    <w:rsid w:val="009A1DAC"/>
    <w:rsid w:val="009A1F10"/>
    <w:rsid w:val="009A1F9D"/>
    <w:rsid w:val="009A1FD4"/>
    <w:rsid w:val="009A1FF8"/>
    <w:rsid w:val="009A2079"/>
    <w:rsid w:val="009A23EF"/>
    <w:rsid w:val="009A2557"/>
    <w:rsid w:val="009A27CE"/>
    <w:rsid w:val="009A2ACB"/>
    <w:rsid w:val="009A2EE4"/>
    <w:rsid w:val="009A30D6"/>
    <w:rsid w:val="009A34AF"/>
    <w:rsid w:val="009A3967"/>
    <w:rsid w:val="009A40D0"/>
    <w:rsid w:val="009A427A"/>
    <w:rsid w:val="009A43B2"/>
    <w:rsid w:val="009A43D3"/>
    <w:rsid w:val="009A446E"/>
    <w:rsid w:val="009A4934"/>
    <w:rsid w:val="009A4A7B"/>
    <w:rsid w:val="009A4CFA"/>
    <w:rsid w:val="009A4D77"/>
    <w:rsid w:val="009A4EB8"/>
    <w:rsid w:val="009A4F28"/>
    <w:rsid w:val="009A5115"/>
    <w:rsid w:val="009A520A"/>
    <w:rsid w:val="009A5210"/>
    <w:rsid w:val="009A535A"/>
    <w:rsid w:val="009A5600"/>
    <w:rsid w:val="009A5808"/>
    <w:rsid w:val="009A5AC3"/>
    <w:rsid w:val="009A5CEE"/>
    <w:rsid w:val="009A5F3E"/>
    <w:rsid w:val="009A5F65"/>
    <w:rsid w:val="009A60A4"/>
    <w:rsid w:val="009A64F5"/>
    <w:rsid w:val="009A662A"/>
    <w:rsid w:val="009A70DE"/>
    <w:rsid w:val="009A7205"/>
    <w:rsid w:val="009A728C"/>
    <w:rsid w:val="009A7613"/>
    <w:rsid w:val="009A7702"/>
    <w:rsid w:val="009A7C2B"/>
    <w:rsid w:val="009B003F"/>
    <w:rsid w:val="009B0094"/>
    <w:rsid w:val="009B0129"/>
    <w:rsid w:val="009B0170"/>
    <w:rsid w:val="009B03A2"/>
    <w:rsid w:val="009B0439"/>
    <w:rsid w:val="009B08CE"/>
    <w:rsid w:val="009B0A23"/>
    <w:rsid w:val="009B0DF4"/>
    <w:rsid w:val="009B10BF"/>
    <w:rsid w:val="009B1170"/>
    <w:rsid w:val="009B147F"/>
    <w:rsid w:val="009B1A28"/>
    <w:rsid w:val="009B1C60"/>
    <w:rsid w:val="009B1D23"/>
    <w:rsid w:val="009B2130"/>
    <w:rsid w:val="009B224E"/>
    <w:rsid w:val="009B2540"/>
    <w:rsid w:val="009B2660"/>
    <w:rsid w:val="009B308C"/>
    <w:rsid w:val="009B32D0"/>
    <w:rsid w:val="009B3489"/>
    <w:rsid w:val="009B34F2"/>
    <w:rsid w:val="009B359D"/>
    <w:rsid w:val="009B35DB"/>
    <w:rsid w:val="009B380B"/>
    <w:rsid w:val="009B38A6"/>
    <w:rsid w:val="009B3A05"/>
    <w:rsid w:val="009B3A88"/>
    <w:rsid w:val="009B3F18"/>
    <w:rsid w:val="009B3F4C"/>
    <w:rsid w:val="009B3F9C"/>
    <w:rsid w:val="009B442A"/>
    <w:rsid w:val="009B46E2"/>
    <w:rsid w:val="009B47C8"/>
    <w:rsid w:val="009B4940"/>
    <w:rsid w:val="009B4B8E"/>
    <w:rsid w:val="009B4BBE"/>
    <w:rsid w:val="009B5080"/>
    <w:rsid w:val="009B51BA"/>
    <w:rsid w:val="009B51D7"/>
    <w:rsid w:val="009B5269"/>
    <w:rsid w:val="009B5368"/>
    <w:rsid w:val="009B5400"/>
    <w:rsid w:val="009B57C6"/>
    <w:rsid w:val="009B5A0F"/>
    <w:rsid w:val="009B64B4"/>
    <w:rsid w:val="009B6586"/>
    <w:rsid w:val="009B692E"/>
    <w:rsid w:val="009B6E31"/>
    <w:rsid w:val="009B6EE9"/>
    <w:rsid w:val="009B71F9"/>
    <w:rsid w:val="009B74B7"/>
    <w:rsid w:val="009B7717"/>
    <w:rsid w:val="009C02E3"/>
    <w:rsid w:val="009C04D0"/>
    <w:rsid w:val="009C05E2"/>
    <w:rsid w:val="009C072F"/>
    <w:rsid w:val="009C0815"/>
    <w:rsid w:val="009C0A86"/>
    <w:rsid w:val="009C12E5"/>
    <w:rsid w:val="009C1495"/>
    <w:rsid w:val="009C162D"/>
    <w:rsid w:val="009C164B"/>
    <w:rsid w:val="009C1A72"/>
    <w:rsid w:val="009C2DAD"/>
    <w:rsid w:val="009C2DF6"/>
    <w:rsid w:val="009C315C"/>
    <w:rsid w:val="009C330B"/>
    <w:rsid w:val="009C33E1"/>
    <w:rsid w:val="009C3433"/>
    <w:rsid w:val="009C3892"/>
    <w:rsid w:val="009C3988"/>
    <w:rsid w:val="009C3A52"/>
    <w:rsid w:val="009C3C9C"/>
    <w:rsid w:val="009C3E05"/>
    <w:rsid w:val="009C3F21"/>
    <w:rsid w:val="009C4304"/>
    <w:rsid w:val="009C47CF"/>
    <w:rsid w:val="009C4A05"/>
    <w:rsid w:val="009C4EF9"/>
    <w:rsid w:val="009C51F3"/>
    <w:rsid w:val="009C5C5C"/>
    <w:rsid w:val="009C63C8"/>
    <w:rsid w:val="009C63ED"/>
    <w:rsid w:val="009C64D6"/>
    <w:rsid w:val="009C6527"/>
    <w:rsid w:val="009C652C"/>
    <w:rsid w:val="009C6862"/>
    <w:rsid w:val="009C6B1E"/>
    <w:rsid w:val="009C6E9A"/>
    <w:rsid w:val="009C6EC2"/>
    <w:rsid w:val="009C7566"/>
    <w:rsid w:val="009C7739"/>
    <w:rsid w:val="009C786E"/>
    <w:rsid w:val="009C7B64"/>
    <w:rsid w:val="009C7C78"/>
    <w:rsid w:val="009C7D1E"/>
    <w:rsid w:val="009D0566"/>
    <w:rsid w:val="009D0646"/>
    <w:rsid w:val="009D0B24"/>
    <w:rsid w:val="009D0C11"/>
    <w:rsid w:val="009D0C8E"/>
    <w:rsid w:val="009D1010"/>
    <w:rsid w:val="009D10FE"/>
    <w:rsid w:val="009D164B"/>
    <w:rsid w:val="009D17FB"/>
    <w:rsid w:val="009D190B"/>
    <w:rsid w:val="009D1ACC"/>
    <w:rsid w:val="009D1ED6"/>
    <w:rsid w:val="009D1FB6"/>
    <w:rsid w:val="009D270D"/>
    <w:rsid w:val="009D28B4"/>
    <w:rsid w:val="009D2D09"/>
    <w:rsid w:val="009D39FE"/>
    <w:rsid w:val="009D3DF0"/>
    <w:rsid w:val="009D4522"/>
    <w:rsid w:val="009D46DE"/>
    <w:rsid w:val="009D4700"/>
    <w:rsid w:val="009D4A6E"/>
    <w:rsid w:val="009D4DD3"/>
    <w:rsid w:val="009D4F5D"/>
    <w:rsid w:val="009D4FE1"/>
    <w:rsid w:val="009D5374"/>
    <w:rsid w:val="009D55D2"/>
    <w:rsid w:val="009D55D7"/>
    <w:rsid w:val="009D566D"/>
    <w:rsid w:val="009D57F9"/>
    <w:rsid w:val="009D5AC6"/>
    <w:rsid w:val="009D5C4C"/>
    <w:rsid w:val="009D5CCF"/>
    <w:rsid w:val="009D6057"/>
    <w:rsid w:val="009D65BA"/>
    <w:rsid w:val="009D6717"/>
    <w:rsid w:val="009D6B38"/>
    <w:rsid w:val="009D7462"/>
    <w:rsid w:val="009D774D"/>
    <w:rsid w:val="009D79E3"/>
    <w:rsid w:val="009D7B9A"/>
    <w:rsid w:val="009D7CB3"/>
    <w:rsid w:val="009E05FB"/>
    <w:rsid w:val="009E06E6"/>
    <w:rsid w:val="009E0705"/>
    <w:rsid w:val="009E0876"/>
    <w:rsid w:val="009E0F3C"/>
    <w:rsid w:val="009E1206"/>
    <w:rsid w:val="009E1510"/>
    <w:rsid w:val="009E15FF"/>
    <w:rsid w:val="009E172B"/>
    <w:rsid w:val="009E17B2"/>
    <w:rsid w:val="009E1866"/>
    <w:rsid w:val="009E1A48"/>
    <w:rsid w:val="009E1DF6"/>
    <w:rsid w:val="009E2348"/>
    <w:rsid w:val="009E24EB"/>
    <w:rsid w:val="009E2A54"/>
    <w:rsid w:val="009E2F46"/>
    <w:rsid w:val="009E35BF"/>
    <w:rsid w:val="009E3792"/>
    <w:rsid w:val="009E37D9"/>
    <w:rsid w:val="009E38E7"/>
    <w:rsid w:val="009E3D73"/>
    <w:rsid w:val="009E41B6"/>
    <w:rsid w:val="009E46B9"/>
    <w:rsid w:val="009E49B0"/>
    <w:rsid w:val="009E49F3"/>
    <w:rsid w:val="009E4C2B"/>
    <w:rsid w:val="009E4CA1"/>
    <w:rsid w:val="009E4F57"/>
    <w:rsid w:val="009E5964"/>
    <w:rsid w:val="009E5DD3"/>
    <w:rsid w:val="009E5EDF"/>
    <w:rsid w:val="009E66DD"/>
    <w:rsid w:val="009E6BBC"/>
    <w:rsid w:val="009E7267"/>
    <w:rsid w:val="009E72A1"/>
    <w:rsid w:val="009E7432"/>
    <w:rsid w:val="009E74D4"/>
    <w:rsid w:val="009E7583"/>
    <w:rsid w:val="009E7803"/>
    <w:rsid w:val="009E7C06"/>
    <w:rsid w:val="009F027C"/>
    <w:rsid w:val="009F0563"/>
    <w:rsid w:val="009F0B45"/>
    <w:rsid w:val="009F0BCE"/>
    <w:rsid w:val="009F0C65"/>
    <w:rsid w:val="009F0D11"/>
    <w:rsid w:val="009F0DDF"/>
    <w:rsid w:val="009F0F03"/>
    <w:rsid w:val="009F0F7E"/>
    <w:rsid w:val="009F1034"/>
    <w:rsid w:val="009F12B1"/>
    <w:rsid w:val="009F1666"/>
    <w:rsid w:val="009F1DE9"/>
    <w:rsid w:val="009F23D0"/>
    <w:rsid w:val="009F2473"/>
    <w:rsid w:val="009F2C80"/>
    <w:rsid w:val="009F2E9C"/>
    <w:rsid w:val="009F3162"/>
    <w:rsid w:val="009F322C"/>
    <w:rsid w:val="009F326D"/>
    <w:rsid w:val="009F3381"/>
    <w:rsid w:val="009F3AC5"/>
    <w:rsid w:val="009F3BC6"/>
    <w:rsid w:val="009F3CEC"/>
    <w:rsid w:val="009F3EB0"/>
    <w:rsid w:val="009F3F98"/>
    <w:rsid w:val="009F44BF"/>
    <w:rsid w:val="009F4B30"/>
    <w:rsid w:val="009F4E9F"/>
    <w:rsid w:val="009F524F"/>
    <w:rsid w:val="009F5AF4"/>
    <w:rsid w:val="009F5C60"/>
    <w:rsid w:val="009F5C78"/>
    <w:rsid w:val="009F6361"/>
    <w:rsid w:val="009F680B"/>
    <w:rsid w:val="009F6BEB"/>
    <w:rsid w:val="009F6D8E"/>
    <w:rsid w:val="009F6E9A"/>
    <w:rsid w:val="009F6F7F"/>
    <w:rsid w:val="009F7104"/>
    <w:rsid w:val="009F7224"/>
    <w:rsid w:val="009F735A"/>
    <w:rsid w:val="009F7A4E"/>
    <w:rsid w:val="009F7D5F"/>
    <w:rsid w:val="009F7E15"/>
    <w:rsid w:val="00A00236"/>
    <w:rsid w:val="00A0027A"/>
    <w:rsid w:val="00A002AC"/>
    <w:rsid w:val="00A004EF"/>
    <w:rsid w:val="00A00613"/>
    <w:rsid w:val="00A0099C"/>
    <w:rsid w:val="00A00A6F"/>
    <w:rsid w:val="00A00AB6"/>
    <w:rsid w:val="00A00FF1"/>
    <w:rsid w:val="00A01170"/>
    <w:rsid w:val="00A012D6"/>
    <w:rsid w:val="00A01381"/>
    <w:rsid w:val="00A01485"/>
    <w:rsid w:val="00A01739"/>
    <w:rsid w:val="00A01750"/>
    <w:rsid w:val="00A0219E"/>
    <w:rsid w:val="00A02539"/>
    <w:rsid w:val="00A02820"/>
    <w:rsid w:val="00A029D4"/>
    <w:rsid w:val="00A02C85"/>
    <w:rsid w:val="00A02D8C"/>
    <w:rsid w:val="00A034DD"/>
    <w:rsid w:val="00A036A9"/>
    <w:rsid w:val="00A03E62"/>
    <w:rsid w:val="00A03E78"/>
    <w:rsid w:val="00A04216"/>
    <w:rsid w:val="00A04277"/>
    <w:rsid w:val="00A043C6"/>
    <w:rsid w:val="00A044E9"/>
    <w:rsid w:val="00A0496E"/>
    <w:rsid w:val="00A04D13"/>
    <w:rsid w:val="00A04F22"/>
    <w:rsid w:val="00A051B5"/>
    <w:rsid w:val="00A05353"/>
    <w:rsid w:val="00A05592"/>
    <w:rsid w:val="00A05BF0"/>
    <w:rsid w:val="00A05D3A"/>
    <w:rsid w:val="00A05D9D"/>
    <w:rsid w:val="00A05F26"/>
    <w:rsid w:val="00A06133"/>
    <w:rsid w:val="00A061D1"/>
    <w:rsid w:val="00A06495"/>
    <w:rsid w:val="00A06617"/>
    <w:rsid w:val="00A06624"/>
    <w:rsid w:val="00A06765"/>
    <w:rsid w:val="00A06833"/>
    <w:rsid w:val="00A06C5A"/>
    <w:rsid w:val="00A07045"/>
    <w:rsid w:val="00A073F2"/>
    <w:rsid w:val="00A07994"/>
    <w:rsid w:val="00A07FA8"/>
    <w:rsid w:val="00A10109"/>
    <w:rsid w:val="00A106A6"/>
    <w:rsid w:val="00A1089E"/>
    <w:rsid w:val="00A109BD"/>
    <w:rsid w:val="00A1152F"/>
    <w:rsid w:val="00A11C50"/>
    <w:rsid w:val="00A11D24"/>
    <w:rsid w:val="00A11FAE"/>
    <w:rsid w:val="00A1228F"/>
    <w:rsid w:val="00A125C5"/>
    <w:rsid w:val="00A12651"/>
    <w:rsid w:val="00A128F8"/>
    <w:rsid w:val="00A12973"/>
    <w:rsid w:val="00A12BB6"/>
    <w:rsid w:val="00A12C69"/>
    <w:rsid w:val="00A12DF0"/>
    <w:rsid w:val="00A12EE0"/>
    <w:rsid w:val="00A12F8E"/>
    <w:rsid w:val="00A13165"/>
    <w:rsid w:val="00A132CF"/>
    <w:rsid w:val="00A13598"/>
    <w:rsid w:val="00A1393B"/>
    <w:rsid w:val="00A13D6A"/>
    <w:rsid w:val="00A13E11"/>
    <w:rsid w:val="00A147D8"/>
    <w:rsid w:val="00A14974"/>
    <w:rsid w:val="00A14BEA"/>
    <w:rsid w:val="00A14C0E"/>
    <w:rsid w:val="00A14DC7"/>
    <w:rsid w:val="00A150F9"/>
    <w:rsid w:val="00A1545E"/>
    <w:rsid w:val="00A1569B"/>
    <w:rsid w:val="00A156B3"/>
    <w:rsid w:val="00A15875"/>
    <w:rsid w:val="00A158B9"/>
    <w:rsid w:val="00A15CAC"/>
    <w:rsid w:val="00A15FD7"/>
    <w:rsid w:val="00A16002"/>
    <w:rsid w:val="00A16013"/>
    <w:rsid w:val="00A16892"/>
    <w:rsid w:val="00A16DED"/>
    <w:rsid w:val="00A1718F"/>
    <w:rsid w:val="00A171FD"/>
    <w:rsid w:val="00A17282"/>
    <w:rsid w:val="00A175E4"/>
    <w:rsid w:val="00A17A00"/>
    <w:rsid w:val="00A17B50"/>
    <w:rsid w:val="00A17BA5"/>
    <w:rsid w:val="00A17DA7"/>
    <w:rsid w:val="00A17E27"/>
    <w:rsid w:val="00A208BE"/>
    <w:rsid w:val="00A208CF"/>
    <w:rsid w:val="00A20BB5"/>
    <w:rsid w:val="00A210D5"/>
    <w:rsid w:val="00A21448"/>
    <w:rsid w:val="00A216A7"/>
    <w:rsid w:val="00A2190F"/>
    <w:rsid w:val="00A21D8E"/>
    <w:rsid w:val="00A21F71"/>
    <w:rsid w:val="00A220A0"/>
    <w:rsid w:val="00A220F9"/>
    <w:rsid w:val="00A2221C"/>
    <w:rsid w:val="00A2295B"/>
    <w:rsid w:val="00A22A2C"/>
    <w:rsid w:val="00A22B42"/>
    <w:rsid w:val="00A22FC5"/>
    <w:rsid w:val="00A233EA"/>
    <w:rsid w:val="00A2341E"/>
    <w:rsid w:val="00A23870"/>
    <w:rsid w:val="00A23F25"/>
    <w:rsid w:val="00A24321"/>
    <w:rsid w:val="00A24594"/>
    <w:rsid w:val="00A245C6"/>
    <w:rsid w:val="00A24A16"/>
    <w:rsid w:val="00A24C4D"/>
    <w:rsid w:val="00A24CAC"/>
    <w:rsid w:val="00A24FD4"/>
    <w:rsid w:val="00A24FD7"/>
    <w:rsid w:val="00A257B0"/>
    <w:rsid w:val="00A25A7E"/>
    <w:rsid w:val="00A25B5D"/>
    <w:rsid w:val="00A25F59"/>
    <w:rsid w:val="00A2637D"/>
    <w:rsid w:val="00A264D6"/>
    <w:rsid w:val="00A2650F"/>
    <w:rsid w:val="00A2666C"/>
    <w:rsid w:val="00A267F8"/>
    <w:rsid w:val="00A26A51"/>
    <w:rsid w:val="00A26A5D"/>
    <w:rsid w:val="00A26AD8"/>
    <w:rsid w:val="00A26B62"/>
    <w:rsid w:val="00A26F19"/>
    <w:rsid w:val="00A270A4"/>
    <w:rsid w:val="00A273C1"/>
    <w:rsid w:val="00A2789E"/>
    <w:rsid w:val="00A279C3"/>
    <w:rsid w:val="00A27B31"/>
    <w:rsid w:val="00A27FFA"/>
    <w:rsid w:val="00A30213"/>
    <w:rsid w:val="00A30328"/>
    <w:rsid w:val="00A3042A"/>
    <w:rsid w:val="00A30469"/>
    <w:rsid w:val="00A304B6"/>
    <w:rsid w:val="00A306CC"/>
    <w:rsid w:val="00A30753"/>
    <w:rsid w:val="00A308D7"/>
    <w:rsid w:val="00A31644"/>
    <w:rsid w:val="00A3171C"/>
    <w:rsid w:val="00A319AE"/>
    <w:rsid w:val="00A31A8C"/>
    <w:rsid w:val="00A31C50"/>
    <w:rsid w:val="00A31D91"/>
    <w:rsid w:val="00A3243D"/>
    <w:rsid w:val="00A32A66"/>
    <w:rsid w:val="00A32B62"/>
    <w:rsid w:val="00A32C2D"/>
    <w:rsid w:val="00A32E1A"/>
    <w:rsid w:val="00A3300C"/>
    <w:rsid w:val="00A33379"/>
    <w:rsid w:val="00A3337E"/>
    <w:rsid w:val="00A33463"/>
    <w:rsid w:val="00A335AC"/>
    <w:rsid w:val="00A33615"/>
    <w:rsid w:val="00A33C3F"/>
    <w:rsid w:val="00A33E21"/>
    <w:rsid w:val="00A34059"/>
    <w:rsid w:val="00A3438A"/>
    <w:rsid w:val="00A343F1"/>
    <w:rsid w:val="00A34EEF"/>
    <w:rsid w:val="00A35033"/>
    <w:rsid w:val="00A35762"/>
    <w:rsid w:val="00A35874"/>
    <w:rsid w:val="00A35A21"/>
    <w:rsid w:val="00A36384"/>
    <w:rsid w:val="00A3638C"/>
    <w:rsid w:val="00A3655C"/>
    <w:rsid w:val="00A36775"/>
    <w:rsid w:val="00A368FC"/>
    <w:rsid w:val="00A36C7B"/>
    <w:rsid w:val="00A37458"/>
    <w:rsid w:val="00A3791E"/>
    <w:rsid w:val="00A37A83"/>
    <w:rsid w:val="00A37C5C"/>
    <w:rsid w:val="00A37C81"/>
    <w:rsid w:val="00A40ADB"/>
    <w:rsid w:val="00A40EC6"/>
    <w:rsid w:val="00A40FBF"/>
    <w:rsid w:val="00A40FD1"/>
    <w:rsid w:val="00A41AB9"/>
    <w:rsid w:val="00A41CC6"/>
    <w:rsid w:val="00A41DA0"/>
    <w:rsid w:val="00A41E55"/>
    <w:rsid w:val="00A423FE"/>
    <w:rsid w:val="00A42436"/>
    <w:rsid w:val="00A427F7"/>
    <w:rsid w:val="00A42A19"/>
    <w:rsid w:val="00A42D16"/>
    <w:rsid w:val="00A432AD"/>
    <w:rsid w:val="00A43C97"/>
    <w:rsid w:val="00A4425F"/>
    <w:rsid w:val="00A443AC"/>
    <w:rsid w:val="00A4447C"/>
    <w:rsid w:val="00A446CB"/>
    <w:rsid w:val="00A447C6"/>
    <w:rsid w:val="00A44B36"/>
    <w:rsid w:val="00A44BEF"/>
    <w:rsid w:val="00A450F0"/>
    <w:rsid w:val="00A45187"/>
    <w:rsid w:val="00A454BF"/>
    <w:rsid w:val="00A4604F"/>
    <w:rsid w:val="00A460FF"/>
    <w:rsid w:val="00A462B3"/>
    <w:rsid w:val="00A46378"/>
    <w:rsid w:val="00A4656C"/>
    <w:rsid w:val="00A467B9"/>
    <w:rsid w:val="00A46C9F"/>
    <w:rsid w:val="00A46D35"/>
    <w:rsid w:val="00A46EFB"/>
    <w:rsid w:val="00A4721B"/>
    <w:rsid w:val="00A47375"/>
    <w:rsid w:val="00A4743E"/>
    <w:rsid w:val="00A478B8"/>
    <w:rsid w:val="00A47B0C"/>
    <w:rsid w:val="00A47E21"/>
    <w:rsid w:val="00A47E9D"/>
    <w:rsid w:val="00A5002C"/>
    <w:rsid w:val="00A5017B"/>
    <w:rsid w:val="00A5053B"/>
    <w:rsid w:val="00A50581"/>
    <w:rsid w:val="00A505D5"/>
    <w:rsid w:val="00A506F7"/>
    <w:rsid w:val="00A507A7"/>
    <w:rsid w:val="00A509EC"/>
    <w:rsid w:val="00A50A9B"/>
    <w:rsid w:val="00A50B44"/>
    <w:rsid w:val="00A50C25"/>
    <w:rsid w:val="00A51076"/>
    <w:rsid w:val="00A512D1"/>
    <w:rsid w:val="00A51433"/>
    <w:rsid w:val="00A51611"/>
    <w:rsid w:val="00A51C25"/>
    <w:rsid w:val="00A51D77"/>
    <w:rsid w:val="00A51FB6"/>
    <w:rsid w:val="00A52360"/>
    <w:rsid w:val="00A523AC"/>
    <w:rsid w:val="00A526E1"/>
    <w:rsid w:val="00A52BCB"/>
    <w:rsid w:val="00A52F48"/>
    <w:rsid w:val="00A530EA"/>
    <w:rsid w:val="00A535D5"/>
    <w:rsid w:val="00A53908"/>
    <w:rsid w:val="00A53AED"/>
    <w:rsid w:val="00A53DB8"/>
    <w:rsid w:val="00A54922"/>
    <w:rsid w:val="00A549FC"/>
    <w:rsid w:val="00A54F36"/>
    <w:rsid w:val="00A55306"/>
    <w:rsid w:val="00A55458"/>
    <w:rsid w:val="00A556E9"/>
    <w:rsid w:val="00A556F2"/>
    <w:rsid w:val="00A55A98"/>
    <w:rsid w:val="00A55B0C"/>
    <w:rsid w:val="00A55CCC"/>
    <w:rsid w:val="00A55D6A"/>
    <w:rsid w:val="00A561DF"/>
    <w:rsid w:val="00A563A4"/>
    <w:rsid w:val="00A5652B"/>
    <w:rsid w:val="00A566BC"/>
    <w:rsid w:val="00A56AC5"/>
    <w:rsid w:val="00A570C9"/>
    <w:rsid w:val="00A5743A"/>
    <w:rsid w:val="00A57CE9"/>
    <w:rsid w:val="00A57E57"/>
    <w:rsid w:val="00A57FC8"/>
    <w:rsid w:val="00A57FFD"/>
    <w:rsid w:val="00A60B80"/>
    <w:rsid w:val="00A60D8B"/>
    <w:rsid w:val="00A60DF4"/>
    <w:rsid w:val="00A610C0"/>
    <w:rsid w:val="00A614D1"/>
    <w:rsid w:val="00A61D30"/>
    <w:rsid w:val="00A61DF5"/>
    <w:rsid w:val="00A628D1"/>
    <w:rsid w:val="00A62ADC"/>
    <w:rsid w:val="00A62CE1"/>
    <w:rsid w:val="00A62D1C"/>
    <w:rsid w:val="00A63C9B"/>
    <w:rsid w:val="00A63E62"/>
    <w:rsid w:val="00A64159"/>
    <w:rsid w:val="00A64875"/>
    <w:rsid w:val="00A64904"/>
    <w:rsid w:val="00A6539D"/>
    <w:rsid w:val="00A654C7"/>
    <w:rsid w:val="00A65802"/>
    <w:rsid w:val="00A65B41"/>
    <w:rsid w:val="00A65ECB"/>
    <w:rsid w:val="00A65F8D"/>
    <w:rsid w:val="00A66275"/>
    <w:rsid w:val="00A663C2"/>
    <w:rsid w:val="00A668AC"/>
    <w:rsid w:val="00A6695F"/>
    <w:rsid w:val="00A66A71"/>
    <w:rsid w:val="00A6709E"/>
    <w:rsid w:val="00A670D7"/>
    <w:rsid w:val="00A6715D"/>
    <w:rsid w:val="00A677B8"/>
    <w:rsid w:val="00A6785E"/>
    <w:rsid w:val="00A67E5B"/>
    <w:rsid w:val="00A70118"/>
    <w:rsid w:val="00A70440"/>
    <w:rsid w:val="00A7052A"/>
    <w:rsid w:val="00A7086E"/>
    <w:rsid w:val="00A70AB3"/>
    <w:rsid w:val="00A70F77"/>
    <w:rsid w:val="00A71BF2"/>
    <w:rsid w:val="00A71BF3"/>
    <w:rsid w:val="00A71C3A"/>
    <w:rsid w:val="00A71CB8"/>
    <w:rsid w:val="00A71E30"/>
    <w:rsid w:val="00A71F29"/>
    <w:rsid w:val="00A71F4B"/>
    <w:rsid w:val="00A72052"/>
    <w:rsid w:val="00A720C1"/>
    <w:rsid w:val="00A7295A"/>
    <w:rsid w:val="00A72AB4"/>
    <w:rsid w:val="00A72AF5"/>
    <w:rsid w:val="00A72C74"/>
    <w:rsid w:val="00A72DA9"/>
    <w:rsid w:val="00A731D5"/>
    <w:rsid w:val="00A735E4"/>
    <w:rsid w:val="00A7375F"/>
    <w:rsid w:val="00A737AB"/>
    <w:rsid w:val="00A738FA"/>
    <w:rsid w:val="00A73E1C"/>
    <w:rsid w:val="00A73E5D"/>
    <w:rsid w:val="00A73F04"/>
    <w:rsid w:val="00A740DE"/>
    <w:rsid w:val="00A74289"/>
    <w:rsid w:val="00A74644"/>
    <w:rsid w:val="00A7467B"/>
    <w:rsid w:val="00A74829"/>
    <w:rsid w:val="00A74935"/>
    <w:rsid w:val="00A74A70"/>
    <w:rsid w:val="00A74C3D"/>
    <w:rsid w:val="00A74F22"/>
    <w:rsid w:val="00A74F6B"/>
    <w:rsid w:val="00A752AD"/>
    <w:rsid w:val="00A7537C"/>
    <w:rsid w:val="00A75625"/>
    <w:rsid w:val="00A75648"/>
    <w:rsid w:val="00A75892"/>
    <w:rsid w:val="00A75A1D"/>
    <w:rsid w:val="00A75C58"/>
    <w:rsid w:val="00A75E85"/>
    <w:rsid w:val="00A762B7"/>
    <w:rsid w:val="00A766B1"/>
    <w:rsid w:val="00A76764"/>
    <w:rsid w:val="00A77097"/>
    <w:rsid w:val="00A7760B"/>
    <w:rsid w:val="00A77A53"/>
    <w:rsid w:val="00A77F9C"/>
    <w:rsid w:val="00A802CC"/>
    <w:rsid w:val="00A80303"/>
    <w:rsid w:val="00A80847"/>
    <w:rsid w:val="00A80895"/>
    <w:rsid w:val="00A80F20"/>
    <w:rsid w:val="00A8115F"/>
    <w:rsid w:val="00A812FC"/>
    <w:rsid w:val="00A81529"/>
    <w:rsid w:val="00A8158E"/>
    <w:rsid w:val="00A8168C"/>
    <w:rsid w:val="00A81AA5"/>
    <w:rsid w:val="00A81E61"/>
    <w:rsid w:val="00A825E3"/>
    <w:rsid w:val="00A826DA"/>
    <w:rsid w:val="00A82F23"/>
    <w:rsid w:val="00A83312"/>
    <w:rsid w:val="00A8339A"/>
    <w:rsid w:val="00A835C7"/>
    <w:rsid w:val="00A83608"/>
    <w:rsid w:val="00A837A5"/>
    <w:rsid w:val="00A837E6"/>
    <w:rsid w:val="00A837F1"/>
    <w:rsid w:val="00A83830"/>
    <w:rsid w:val="00A838AE"/>
    <w:rsid w:val="00A83A3C"/>
    <w:rsid w:val="00A83C7C"/>
    <w:rsid w:val="00A83EDC"/>
    <w:rsid w:val="00A8449A"/>
    <w:rsid w:val="00A8518E"/>
    <w:rsid w:val="00A85924"/>
    <w:rsid w:val="00A85954"/>
    <w:rsid w:val="00A859F4"/>
    <w:rsid w:val="00A85E84"/>
    <w:rsid w:val="00A860C9"/>
    <w:rsid w:val="00A860E9"/>
    <w:rsid w:val="00A862E0"/>
    <w:rsid w:val="00A8697E"/>
    <w:rsid w:val="00A86D22"/>
    <w:rsid w:val="00A872EC"/>
    <w:rsid w:val="00A8754B"/>
    <w:rsid w:val="00A8793B"/>
    <w:rsid w:val="00A87C47"/>
    <w:rsid w:val="00A900A4"/>
    <w:rsid w:val="00A90646"/>
    <w:rsid w:val="00A90891"/>
    <w:rsid w:val="00A90D6E"/>
    <w:rsid w:val="00A90DA6"/>
    <w:rsid w:val="00A91498"/>
    <w:rsid w:val="00A9153F"/>
    <w:rsid w:val="00A91702"/>
    <w:rsid w:val="00A91713"/>
    <w:rsid w:val="00A91EC5"/>
    <w:rsid w:val="00A91EEA"/>
    <w:rsid w:val="00A920F5"/>
    <w:rsid w:val="00A92462"/>
    <w:rsid w:val="00A92485"/>
    <w:rsid w:val="00A92BCF"/>
    <w:rsid w:val="00A92D91"/>
    <w:rsid w:val="00A933B4"/>
    <w:rsid w:val="00A93858"/>
    <w:rsid w:val="00A9394E"/>
    <w:rsid w:val="00A939EC"/>
    <w:rsid w:val="00A93AE7"/>
    <w:rsid w:val="00A93B65"/>
    <w:rsid w:val="00A941E0"/>
    <w:rsid w:val="00A9445D"/>
    <w:rsid w:val="00A94955"/>
    <w:rsid w:val="00A94B90"/>
    <w:rsid w:val="00A95431"/>
    <w:rsid w:val="00A955C4"/>
    <w:rsid w:val="00A9560C"/>
    <w:rsid w:val="00A95AB6"/>
    <w:rsid w:val="00A95C7B"/>
    <w:rsid w:val="00A95DBF"/>
    <w:rsid w:val="00A964D8"/>
    <w:rsid w:val="00A9675E"/>
    <w:rsid w:val="00A96891"/>
    <w:rsid w:val="00A96EC4"/>
    <w:rsid w:val="00A9721A"/>
    <w:rsid w:val="00A97307"/>
    <w:rsid w:val="00A973A7"/>
    <w:rsid w:val="00A973BF"/>
    <w:rsid w:val="00A974D7"/>
    <w:rsid w:val="00A97537"/>
    <w:rsid w:val="00A979DB"/>
    <w:rsid w:val="00A979FD"/>
    <w:rsid w:val="00A97AB6"/>
    <w:rsid w:val="00AA007A"/>
    <w:rsid w:val="00AA00B6"/>
    <w:rsid w:val="00AA012B"/>
    <w:rsid w:val="00AA01CF"/>
    <w:rsid w:val="00AA0290"/>
    <w:rsid w:val="00AA0933"/>
    <w:rsid w:val="00AA0A88"/>
    <w:rsid w:val="00AA108D"/>
    <w:rsid w:val="00AA11E8"/>
    <w:rsid w:val="00AA12AC"/>
    <w:rsid w:val="00AA2444"/>
    <w:rsid w:val="00AA2ACD"/>
    <w:rsid w:val="00AA33AF"/>
    <w:rsid w:val="00AA358A"/>
    <w:rsid w:val="00AA36CC"/>
    <w:rsid w:val="00AA394A"/>
    <w:rsid w:val="00AA3A52"/>
    <w:rsid w:val="00AA3C49"/>
    <w:rsid w:val="00AA3CAE"/>
    <w:rsid w:val="00AA4289"/>
    <w:rsid w:val="00AA45E6"/>
    <w:rsid w:val="00AA4663"/>
    <w:rsid w:val="00AA486C"/>
    <w:rsid w:val="00AA4926"/>
    <w:rsid w:val="00AA4D10"/>
    <w:rsid w:val="00AA4FF4"/>
    <w:rsid w:val="00AA524C"/>
    <w:rsid w:val="00AA5467"/>
    <w:rsid w:val="00AA622F"/>
    <w:rsid w:val="00AA65FD"/>
    <w:rsid w:val="00AA66D6"/>
    <w:rsid w:val="00AA6734"/>
    <w:rsid w:val="00AA6A85"/>
    <w:rsid w:val="00AA70EE"/>
    <w:rsid w:val="00AA7303"/>
    <w:rsid w:val="00AA7641"/>
    <w:rsid w:val="00AA7B41"/>
    <w:rsid w:val="00AA7B63"/>
    <w:rsid w:val="00AA7BD1"/>
    <w:rsid w:val="00AA7D94"/>
    <w:rsid w:val="00AA7E12"/>
    <w:rsid w:val="00AA7EE4"/>
    <w:rsid w:val="00AB0217"/>
    <w:rsid w:val="00AB0307"/>
    <w:rsid w:val="00AB0414"/>
    <w:rsid w:val="00AB0563"/>
    <w:rsid w:val="00AB0741"/>
    <w:rsid w:val="00AB083C"/>
    <w:rsid w:val="00AB0844"/>
    <w:rsid w:val="00AB088C"/>
    <w:rsid w:val="00AB0972"/>
    <w:rsid w:val="00AB0AE7"/>
    <w:rsid w:val="00AB0B49"/>
    <w:rsid w:val="00AB1041"/>
    <w:rsid w:val="00AB10EE"/>
    <w:rsid w:val="00AB13B8"/>
    <w:rsid w:val="00AB145B"/>
    <w:rsid w:val="00AB18C3"/>
    <w:rsid w:val="00AB1999"/>
    <w:rsid w:val="00AB19FB"/>
    <w:rsid w:val="00AB1C79"/>
    <w:rsid w:val="00AB1F38"/>
    <w:rsid w:val="00AB230B"/>
    <w:rsid w:val="00AB2448"/>
    <w:rsid w:val="00AB25EC"/>
    <w:rsid w:val="00AB2BD1"/>
    <w:rsid w:val="00AB2D5D"/>
    <w:rsid w:val="00AB317B"/>
    <w:rsid w:val="00AB31BF"/>
    <w:rsid w:val="00AB3415"/>
    <w:rsid w:val="00AB34EF"/>
    <w:rsid w:val="00AB44AD"/>
    <w:rsid w:val="00AB4807"/>
    <w:rsid w:val="00AB49BE"/>
    <w:rsid w:val="00AB4CE0"/>
    <w:rsid w:val="00AB4F10"/>
    <w:rsid w:val="00AB51D2"/>
    <w:rsid w:val="00AB5251"/>
    <w:rsid w:val="00AB5263"/>
    <w:rsid w:val="00AB5278"/>
    <w:rsid w:val="00AB5530"/>
    <w:rsid w:val="00AB5EEF"/>
    <w:rsid w:val="00AB606E"/>
    <w:rsid w:val="00AB6297"/>
    <w:rsid w:val="00AB66B5"/>
    <w:rsid w:val="00AB6920"/>
    <w:rsid w:val="00AC072C"/>
    <w:rsid w:val="00AC0998"/>
    <w:rsid w:val="00AC0BA8"/>
    <w:rsid w:val="00AC0ED7"/>
    <w:rsid w:val="00AC0F1C"/>
    <w:rsid w:val="00AC0F80"/>
    <w:rsid w:val="00AC1228"/>
    <w:rsid w:val="00AC124C"/>
    <w:rsid w:val="00AC14D0"/>
    <w:rsid w:val="00AC14DF"/>
    <w:rsid w:val="00AC17B2"/>
    <w:rsid w:val="00AC2C71"/>
    <w:rsid w:val="00AC2D10"/>
    <w:rsid w:val="00AC2E0A"/>
    <w:rsid w:val="00AC2EA5"/>
    <w:rsid w:val="00AC2F61"/>
    <w:rsid w:val="00AC3548"/>
    <w:rsid w:val="00AC3635"/>
    <w:rsid w:val="00AC3789"/>
    <w:rsid w:val="00AC388F"/>
    <w:rsid w:val="00AC395C"/>
    <w:rsid w:val="00AC3A87"/>
    <w:rsid w:val="00AC3B4D"/>
    <w:rsid w:val="00AC3CFA"/>
    <w:rsid w:val="00AC4786"/>
    <w:rsid w:val="00AC4928"/>
    <w:rsid w:val="00AC49DC"/>
    <w:rsid w:val="00AC5398"/>
    <w:rsid w:val="00AC5753"/>
    <w:rsid w:val="00AC59D0"/>
    <w:rsid w:val="00AC5F8E"/>
    <w:rsid w:val="00AC62EF"/>
    <w:rsid w:val="00AC67BD"/>
    <w:rsid w:val="00AC7257"/>
    <w:rsid w:val="00AC72E1"/>
    <w:rsid w:val="00AC741A"/>
    <w:rsid w:val="00AC7632"/>
    <w:rsid w:val="00AC777B"/>
    <w:rsid w:val="00AC799B"/>
    <w:rsid w:val="00AC7BCF"/>
    <w:rsid w:val="00AC7C47"/>
    <w:rsid w:val="00AC7E26"/>
    <w:rsid w:val="00AC7EC8"/>
    <w:rsid w:val="00AD0018"/>
    <w:rsid w:val="00AD0129"/>
    <w:rsid w:val="00AD03F7"/>
    <w:rsid w:val="00AD0514"/>
    <w:rsid w:val="00AD058B"/>
    <w:rsid w:val="00AD05F6"/>
    <w:rsid w:val="00AD08B3"/>
    <w:rsid w:val="00AD0AAF"/>
    <w:rsid w:val="00AD11A8"/>
    <w:rsid w:val="00AD13B5"/>
    <w:rsid w:val="00AD1545"/>
    <w:rsid w:val="00AD191A"/>
    <w:rsid w:val="00AD19ED"/>
    <w:rsid w:val="00AD1CEA"/>
    <w:rsid w:val="00AD1DFA"/>
    <w:rsid w:val="00AD1FB9"/>
    <w:rsid w:val="00AD26FA"/>
    <w:rsid w:val="00AD2970"/>
    <w:rsid w:val="00AD2F4E"/>
    <w:rsid w:val="00AD35E4"/>
    <w:rsid w:val="00AD36D5"/>
    <w:rsid w:val="00AD3FA3"/>
    <w:rsid w:val="00AD4112"/>
    <w:rsid w:val="00AD411D"/>
    <w:rsid w:val="00AD42C5"/>
    <w:rsid w:val="00AD44DA"/>
    <w:rsid w:val="00AD4662"/>
    <w:rsid w:val="00AD4814"/>
    <w:rsid w:val="00AD4BF8"/>
    <w:rsid w:val="00AD5056"/>
    <w:rsid w:val="00AD5300"/>
    <w:rsid w:val="00AD5397"/>
    <w:rsid w:val="00AD54EA"/>
    <w:rsid w:val="00AD55E6"/>
    <w:rsid w:val="00AD57D6"/>
    <w:rsid w:val="00AD5A61"/>
    <w:rsid w:val="00AD5D2A"/>
    <w:rsid w:val="00AD63FA"/>
    <w:rsid w:val="00AD65B2"/>
    <w:rsid w:val="00AD65D6"/>
    <w:rsid w:val="00AD67BA"/>
    <w:rsid w:val="00AD6842"/>
    <w:rsid w:val="00AD6A18"/>
    <w:rsid w:val="00AD6AE9"/>
    <w:rsid w:val="00AD6EA6"/>
    <w:rsid w:val="00AD6FFA"/>
    <w:rsid w:val="00AD7259"/>
    <w:rsid w:val="00AD72AE"/>
    <w:rsid w:val="00AD72EA"/>
    <w:rsid w:val="00AD73F3"/>
    <w:rsid w:val="00AD7627"/>
    <w:rsid w:val="00AD7DA0"/>
    <w:rsid w:val="00AE00BA"/>
    <w:rsid w:val="00AE022E"/>
    <w:rsid w:val="00AE06A7"/>
    <w:rsid w:val="00AE0B70"/>
    <w:rsid w:val="00AE0BF5"/>
    <w:rsid w:val="00AE0EBE"/>
    <w:rsid w:val="00AE12AF"/>
    <w:rsid w:val="00AE13C8"/>
    <w:rsid w:val="00AE155C"/>
    <w:rsid w:val="00AE160F"/>
    <w:rsid w:val="00AE170B"/>
    <w:rsid w:val="00AE1813"/>
    <w:rsid w:val="00AE2105"/>
    <w:rsid w:val="00AE2130"/>
    <w:rsid w:val="00AE22F1"/>
    <w:rsid w:val="00AE25CD"/>
    <w:rsid w:val="00AE26E4"/>
    <w:rsid w:val="00AE2D2E"/>
    <w:rsid w:val="00AE31FB"/>
    <w:rsid w:val="00AE3944"/>
    <w:rsid w:val="00AE3D37"/>
    <w:rsid w:val="00AE3F0D"/>
    <w:rsid w:val="00AE40CA"/>
    <w:rsid w:val="00AE46A6"/>
    <w:rsid w:val="00AE484F"/>
    <w:rsid w:val="00AE49B2"/>
    <w:rsid w:val="00AE4CC6"/>
    <w:rsid w:val="00AE4D32"/>
    <w:rsid w:val="00AE5118"/>
    <w:rsid w:val="00AE5413"/>
    <w:rsid w:val="00AE579E"/>
    <w:rsid w:val="00AE5E6C"/>
    <w:rsid w:val="00AE64C1"/>
    <w:rsid w:val="00AE6982"/>
    <w:rsid w:val="00AE6AF8"/>
    <w:rsid w:val="00AE7020"/>
    <w:rsid w:val="00AE71C6"/>
    <w:rsid w:val="00AE7CB3"/>
    <w:rsid w:val="00AE7DEA"/>
    <w:rsid w:val="00AE7F37"/>
    <w:rsid w:val="00AF000B"/>
    <w:rsid w:val="00AF0468"/>
    <w:rsid w:val="00AF047C"/>
    <w:rsid w:val="00AF047F"/>
    <w:rsid w:val="00AF04EF"/>
    <w:rsid w:val="00AF05CB"/>
    <w:rsid w:val="00AF0E93"/>
    <w:rsid w:val="00AF1068"/>
    <w:rsid w:val="00AF1383"/>
    <w:rsid w:val="00AF14DF"/>
    <w:rsid w:val="00AF1F57"/>
    <w:rsid w:val="00AF2359"/>
    <w:rsid w:val="00AF23D0"/>
    <w:rsid w:val="00AF23D8"/>
    <w:rsid w:val="00AF24E6"/>
    <w:rsid w:val="00AF294B"/>
    <w:rsid w:val="00AF31CE"/>
    <w:rsid w:val="00AF31D5"/>
    <w:rsid w:val="00AF33CF"/>
    <w:rsid w:val="00AF3679"/>
    <w:rsid w:val="00AF3CD2"/>
    <w:rsid w:val="00AF3F7D"/>
    <w:rsid w:val="00AF4026"/>
    <w:rsid w:val="00AF4379"/>
    <w:rsid w:val="00AF43CC"/>
    <w:rsid w:val="00AF45C7"/>
    <w:rsid w:val="00AF4728"/>
    <w:rsid w:val="00AF4EBD"/>
    <w:rsid w:val="00AF4ED4"/>
    <w:rsid w:val="00AF50A7"/>
    <w:rsid w:val="00AF545E"/>
    <w:rsid w:val="00AF554A"/>
    <w:rsid w:val="00AF5610"/>
    <w:rsid w:val="00AF578B"/>
    <w:rsid w:val="00AF5E9C"/>
    <w:rsid w:val="00AF606E"/>
    <w:rsid w:val="00AF6303"/>
    <w:rsid w:val="00AF6513"/>
    <w:rsid w:val="00AF6895"/>
    <w:rsid w:val="00AF69E1"/>
    <w:rsid w:val="00AF6C33"/>
    <w:rsid w:val="00AF6E71"/>
    <w:rsid w:val="00AF7478"/>
    <w:rsid w:val="00AF7B8C"/>
    <w:rsid w:val="00AF7E32"/>
    <w:rsid w:val="00AF7E67"/>
    <w:rsid w:val="00AF7E7E"/>
    <w:rsid w:val="00B0027A"/>
    <w:rsid w:val="00B00389"/>
    <w:rsid w:val="00B004D6"/>
    <w:rsid w:val="00B00D7E"/>
    <w:rsid w:val="00B00EAE"/>
    <w:rsid w:val="00B01123"/>
    <w:rsid w:val="00B01550"/>
    <w:rsid w:val="00B0209F"/>
    <w:rsid w:val="00B02BF9"/>
    <w:rsid w:val="00B033A0"/>
    <w:rsid w:val="00B0363D"/>
    <w:rsid w:val="00B03A4F"/>
    <w:rsid w:val="00B0455E"/>
    <w:rsid w:val="00B0474E"/>
    <w:rsid w:val="00B047E7"/>
    <w:rsid w:val="00B04B00"/>
    <w:rsid w:val="00B04DA3"/>
    <w:rsid w:val="00B05116"/>
    <w:rsid w:val="00B05414"/>
    <w:rsid w:val="00B05A9E"/>
    <w:rsid w:val="00B05D70"/>
    <w:rsid w:val="00B05E19"/>
    <w:rsid w:val="00B05FAC"/>
    <w:rsid w:val="00B06039"/>
    <w:rsid w:val="00B06286"/>
    <w:rsid w:val="00B06B11"/>
    <w:rsid w:val="00B06E12"/>
    <w:rsid w:val="00B077F1"/>
    <w:rsid w:val="00B0787B"/>
    <w:rsid w:val="00B0789D"/>
    <w:rsid w:val="00B07C43"/>
    <w:rsid w:val="00B07F24"/>
    <w:rsid w:val="00B10168"/>
    <w:rsid w:val="00B10215"/>
    <w:rsid w:val="00B102D7"/>
    <w:rsid w:val="00B103A8"/>
    <w:rsid w:val="00B10F88"/>
    <w:rsid w:val="00B1118D"/>
    <w:rsid w:val="00B114A4"/>
    <w:rsid w:val="00B118BA"/>
    <w:rsid w:val="00B1199D"/>
    <w:rsid w:val="00B11D25"/>
    <w:rsid w:val="00B1206B"/>
    <w:rsid w:val="00B120A2"/>
    <w:rsid w:val="00B12338"/>
    <w:rsid w:val="00B127EF"/>
    <w:rsid w:val="00B1298B"/>
    <w:rsid w:val="00B12CBB"/>
    <w:rsid w:val="00B1307B"/>
    <w:rsid w:val="00B1315E"/>
    <w:rsid w:val="00B143AE"/>
    <w:rsid w:val="00B147F3"/>
    <w:rsid w:val="00B147F8"/>
    <w:rsid w:val="00B149B1"/>
    <w:rsid w:val="00B1515A"/>
    <w:rsid w:val="00B15222"/>
    <w:rsid w:val="00B1547B"/>
    <w:rsid w:val="00B1557B"/>
    <w:rsid w:val="00B15840"/>
    <w:rsid w:val="00B158B6"/>
    <w:rsid w:val="00B15AAD"/>
    <w:rsid w:val="00B15B42"/>
    <w:rsid w:val="00B15BB3"/>
    <w:rsid w:val="00B15CD9"/>
    <w:rsid w:val="00B15DB5"/>
    <w:rsid w:val="00B15EC5"/>
    <w:rsid w:val="00B15EF9"/>
    <w:rsid w:val="00B15EFD"/>
    <w:rsid w:val="00B16186"/>
    <w:rsid w:val="00B16449"/>
    <w:rsid w:val="00B16C97"/>
    <w:rsid w:val="00B1716C"/>
    <w:rsid w:val="00B1730D"/>
    <w:rsid w:val="00B175EB"/>
    <w:rsid w:val="00B175ED"/>
    <w:rsid w:val="00B17694"/>
    <w:rsid w:val="00B17780"/>
    <w:rsid w:val="00B177E1"/>
    <w:rsid w:val="00B1780C"/>
    <w:rsid w:val="00B179C4"/>
    <w:rsid w:val="00B17CE4"/>
    <w:rsid w:val="00B17D74"/>
    <w:rsid w:val="00B2008D"/>
    <w:rsid w:val="00B200E6"/>
    <w:rsid w:val="00B20860"/>
    <w:rsid w:val="00B2098A"/>
    <w:rsid w:val="00B20D13"/>
    <w:rsid w:val="00B20D34"/>
    <w:rsid w:val="00B20DB8"/>
    <w:rsid w:val="00B210EF"/>
    <w:rsid w:val="00B212B1"/>
    <w:rsid w:val="00B216EB"/>
    <w:rsid w:val="00B21CB2"/>
    <w:rsid w:val="00B21F49"/>
    <w:rsid w:val="00B21F61"/>
    <w:rsid w:val="00B21FD2"/>
    <w:rsid w:val="00B220AD"/>
    <w:rsid w:val="00B22C49"/>
    <w:rsid w:val="00B22D58"/>
    <w:rsid w:val="00B22EB5"/>
    <w:rsid w:val="00B23293"/>
    <w:rsid w:val="00B23633"/>
    <w:rsid w:val="00B236AC"/>
    <w:rsid w:val="00B236B4"/>
    <w:rsid w:val="00B23EBD"/>
    <w:rsid w:val="00B24975"/>
    <w:rsid w:val="00B25257"/>
    <w:rsid w:val="00B255D9"/>
    <w:rsid w:val="00B25B6C"/>
    <w:rsid w:val="00B25DF7"/>
    <w:rsid w:val="00B263FB"/>
    <w:rsid w:val="00B26440"/>
    <w:rsid w:val="00B265CC"/>
    <w:rsid w:val="00B26A0E"/>
    <w:rsid w:val="00B26A7F"/>
    <w:rsid w:val="00B276AC"/>
    <w:rsid w:val="00B279B4"/>
    <w:rsid w:val="00B27CD4"/>
    <w:rsid w:val="00B27CEF"/>
    <w:rsid w:val="00B301BB"/>
    <w:rsid w:val="00B3025B"/>
    <w:rsid w:val="00B302C6"/>
    <w:rsid w:val="00B3048F"/>
    <w:rsid w:val="00B309BE"/>
    <w:rsid w:val="00B30CE5"/>
    <w:rsid w:val="00B30D41"/>
    <w:rsid w:val="00B31185"/>
    <w:rsid w:val="00B311D7"/>
    <w:rsid w:val="00B31300"/>
    <w:rsid w:val="00B31451"/>
    <w:rsid w:val="00B315C5"/>
    <w:rsid w:val="00B31669"/>
    <w:rsid w:val="00B317C6"/>
    <w:rsid w:val="00B31CC4"/>
    <w:rsid w:val="00B32065"/>
    <w:rsid w:val="00B3235A"/>
    <w:rsid w:val="00B32581"/>
    <w:rsid w:val="00B3276E"/>
    <w:rsid w:val="00B32773"/>
    <w:rsid w:val="00B327DC"/>
    <w:rsid w:val="00B32B19"/>
    <w:rsid w:val="00B32BB8"/>
    <w:rsid w:val="00B32D7E"/>
    <w:rsid w:val="00B32DD1"/>
    <w:rsid w:val="00B33052"/>
    <w:rsid w:val="00B33246"/>
    <w:rsid w:val="00B339CC"/>
    <w:rsid w:val="00B33AD3"/>
    <w:rsid w:val="00B33C04"/>
    <w:rsid w:val="00B33C80"/>
    <w:rsid w:val="00B33EC4"/>
    <w:rsid w:val="00B33F1F"/>
    <w:rsid w:val="00B343CA"/>
    <w:rsid w:val="00B343FC"/>
    <w:rsid w:val="00B34708"/>
    <w:rsid w:val="00B3488E"/>
    <w:rsid w:val="00B34D98"/>
    <w:rsid w:val="00B35155"/>
    <w:rsid w:val="00B354E1"/>
    <w:rsid w:val="00B357B7"/>
    <w:rsid w:val="00B35944"/>
    <w:rsid w:val="00B35A2B"/>
    <w:rsid w:val="00B35A40"/>
    <w:rsid w:val="00B35B85"/>
    <w:rsid w:val="00B35E0D"/>
    <w:rsid w:val="00B35EC8"/>
    <w:rsid w:val="00B36503"/>
    <w:rsid w:val="00B366E4"/>
    <w:rsid w:val="00B36951"/>
    <w:rsid w:val="00B369F9"/>
    <w:rsid w:val="00B36A96"/>
    <w:rsid w:val="00B36AB3"/>
    <w:rsid w:val="00B36C30"/>
    <w:rsid w:val="00B36F27"/>
    <w:rsid w:val="00B36F4F"/>
    <w:rsid w:val="00B3708B"/>
    <w:rsid w:val="00B372CE"/>
    <w:rsid w:val="00B375D6"/>
    <w:rsid w:val="00B37675"/>
    <w:rsid w:val="00B37682"/>
    <w:rsid w:val="00B37696"/>
    <w:rsid w:val="00B37929"/>
    <w:rsid w:val="00B37BFE"/>
    <w:rsid w:val="00B37D64"/>
    <w:rsid w:val="00B37E1C"/>
    <w:rsid w:val="00B402BF"/>
    <w:rsid w:val="00B40619"/>
    <w:rsid w:val="00B407C9"/>
    <w:rsid w:val="00B409A5"/>
    <w:rsid w:val="00B41286"/>
    <w:rsid w:val="00B4140E"/>
    <w:rsid w:val="00B41424"/>
    <w:rsid w:val="00B4152A"/>
    <w:rsid w:val="00B41665"/>
    <w:rsid w:val="00B4181A"/>
    <w:rsid w:val="00B419BC"/>
    <w:rsid w:val="00B41BBB"/>
    <w:rsid w:val="00B41E02"/>
    <w:rsid w:val="00B42D0F"/>
    <w:rsid w:val="00B42D83"/>
    <w:rsid w:val="00B42FED"/>
    <w:rsid w:val="00B4329B"/>
    <w:rsid w:val="00B433B2"/>
    <w:rsid w:val="00B43688"/>
    <w:rsid w:val="00B43888"/>
    <w:rsid w:val="00B43951"/>
    <w:rsid w:val="00B43B3A"/>
    <w:rsid w:val="00B43BC5"/>
    <w:rsid w:val="00B43C7C"/>
    <w:rsid w:val="00B443E8"/>
    <w:rsid w:val="00B445A5"/>
    <w:rsid w:val="00B44697"/>
    <w:rsid w:val="00B4488A"/>
    <w:rsid w:val="00B44D3C"/>
    <w:rsid w:val="00B44E1A"/>
    <w:rsid w:val="00B44E6D"/>
    <w:rsid w:val="00B44E84"/>
    <w:rsid w:val="00B44F0A"/>
    <w:rsid w:val="00B4500A"/>
    <w:rsid w:val="00B4534E"/>
    <w:rsid w:val="00B45618"/>
    <w:rsid w:val="00B45BFC"/>
    <w:rsid w:val="00B46113"/>
    <w:rsid w:val="00B46277"/>
    <w:rsid w:val="00B46534"/>
    <w:rsid w:val="00B46B57"/>
    <w:rsid w:val="00B472A7"/>
    <w:rsid w:val="00B4732C"/>
    <w:rsid w:val="00B47364"/>
    <w:rsid w:val="00B475E7"/>
    <w:rsid w:val="00B475FD"/>
    <w:rsid w:val="00B476ED"/>
    <w:rsid w:val="00B47CC5"/>
    <w:rsid w:val="00B5079A"/>
    <w:rsid w:val="00B50E89"/>
    <w:rsid w:val="00B514B0"/>
    <w:rsid w:val="00B51648"/>
    <w:rsid w:val="00B51B36"/>
    <w:rsid w:val="00B51DE8"/>
    <w:rsid w:val="00B51F52"/>
    <w:rsid w:val="00B522D1"/>
    <w:rsid w:val="00B525C3"/>
    <w:rsid w:val="00B525F0"/>
    <w:rsid w:val="00B52AEA"/>
    <w:rsid w:val="00B52B38"/>
    <w:rsid w:val="00B52EA1"/>
    <w:rsid w:val="00B52FC1"/>
    <w:rsid w:val="00B53277"/>
    <w:rsid w:val="00B533FC"/>
    <w:rsid w:val="00B53443"/>
    <w:rsid w:val="00B5344E"/>
    <w:rsid w:val="00B53523"/>
    <w:rsid w:val="00B5371A"/>
    <w:rsid w:val="00B53892"/>
    <w:rsid w:val="00B538EF"/>
    <w:rsid w:val="00B539C7"/>
    <w:rsid w:val="00B53CFF"/>
    <w:rsid w:val="00B53F40"/>
    <w:rsid w:val="00B54105"/>
    <w:rsid w:val="00B5411A"/>
    <w:rsid w:val="00B54350"/>
    <w:rsid w:val="00B548CE"/>
    <w:rsid w:val="00B54C83"/>
    <w:rsid w:val="00B54D6C"/>
    <w:rsid w:val="00B54E7F"/>
    <w:rsid w:val="00B5526E"/>
    <w:rsid w:val="00B554BC"/>
    <w:rsid w:val="00B555CC"/>
    <w:rsid w:val="00B55660"/>
    <w:rsid w:val="00B556F5"/>
    <w:rsid w:val="00B55A8F"/>
    <w:rsid w:val="00B55E92"/>
    <w:rsid w:val="00B563DC"/>
    <w:rsid w:val="00B5641E"/>
    <w:rsid w:val="00B56512"/>
    <w:rsid w:val="00B56753"/>
    <w:rsid w:val="00B5698A"/>
    <w:rsid w:val="00B56A93"/>
    <w:rsid w:val="00B56AAE"/>
    <w:rsid w:val="00B57633"/>
    <w:rsid w:val="00B57946"/>
    <w:rsid w:val="00B57E0C"/>
    <w:rsid w:val="00B600B6"/>
    <w:rsid w:val="00B60413"/>
    <w:rsid w:val="00B60604"/>
    <w:rsid w:val="00B60672"/>
    <w:rsid w:val="00B60788"/>
    <w:rsid w:val="00B60F59"/>
    <w:rsid w:val="00B61038"/>
    <w:rsid w:val="00B6129C"/>
    <w:rsid w:val="00B61B80"/>
    <w:rsid w:val="00B61F59"/>
    <w:rsid w:val="00B62011"/>
    <w:rsid w:val="00B62174"/>
    <w:rsid w:val="00B6234D"/>
    <w:rsid w:val="00B623B7"/>
    <w:rsid w:val="00B62696"/>
    <w:rsid w:val="00B6278F"/>
    <w:rsid w:val="00B627A4"/>
    <w:rsid w:val="00B62E47"/>
    <w:rsid w:val="00B62F36"/>
    <w:rsid w:val="00B62FAE"/>
    <w:rsid w:val="00B62FE9"/>
    <w:rsid w:val="00B63302"/>
    <w:rsid w:val="00B63635"/>
    <w:rsid w:val="00B63DDB"/>
    <w:rsid w:val="00B6413B"/>
    <w:rsid w:val="00B64689"/>
    <w:rsid w:val="00B64A6B"/>
    <w:rsid w:val="00B64D02"/>
    <w:rsid w:val="00B650F4"/>
    <w:rsid w:val="00B65239"/>
    <w:rsid w:val="00B653E6"/>
    <w:rsid w:val="00B6542B"/>
    <w:rsid w:val="00B65BEF"/>
    <w:rsid w:val="00B65DA1"/>
    <w:rsid w:val="00B65DB8"/>
    <w:rsid w:val="00B661C9"/>
    <w:rsid w:val="00B662C5"/>
    <w:rsid w:val="00B66437"/>
    <w:rsid w:val="00B66459"/>
    <w:rsid w:val="00B6661D"/>
    <w:rsid w:val="00B667E8"/>
    <w:rsid w:val="00B66E23"/>
    <w:rsid w:val="00B66F0D"/>
    <w:rsid w:val="00B67132"/>
    <w:rsid w:val="00B67425"/>
    <w:rsid w:val="00B679AA"/>
    <w:rsid w:val="00B67A52"/>
    <w:rsid w:val="00B67CD4"/>
    <w:rsid w:val="00B67F0A"/>
    <w:rsid w:val="00B70352"/>
    <w:rsid w:val="00B708AA"/>
    <w:rsid w:val="00B70A0E"/>
    <w:rsid w:val="00B70E07"/>
    <w:rsid w:val="00B7120D"/>
    <w:rsid w:val="00B71564"/>
    <w:rsid w:val="00B71895"/>
    <w:rsid w:val="00B71D12"/>
    <w:rsid w:val="00B71FC0"/>
    <w:rsid w:val="00B7235E"/>
    <w:rsid w:val="00B7243D"/>
    <w:rsid w:val="00B726DA"/>
    <w:rsid w:val="00B72929"/>
    <w:rsid w:val="00B72AF4"/>
    <w:rsid w:val="00B72B4B"/>
    <w:rsid w:val="00B7307C"/>
    <w:rsid w:val="00B731FC"/>
    <w:rsid w:val="00B73533"/>
    <w:rsid w:val="00B73715"/>
    <w:rsid w:val="00B73A56"/>
    <w:rsid w:val="00B73C9B"/>
    <w:rsid w:val="00B73C9E"/>
    <w:rsid w:val="00B73F04"/>
    <w:rsid w:val="00B7422C"/>
    <w:rsid w:val="00B745DB"/>
    <w:rsid w:val="00B7462B"/>
    <w:rsid w:val="00B74A88"/>
    <w:rsid w:val="00B74BD6"/>
    <w:rsid w:val="00B74DB2"/>
    <w:rsid w:val="00B74EBC"/>
    <w:rsid w:val="00B75074"/>
    <w:rsid w:val="00B753E2"/>
    <w:rsid w:val="00B75537"/>
    <w:rsid w:val="00B7565A"/>
    <w:rsid w:val="00B76172"/>
    <w:rsid w:val="00B762C0"/>
    <w:rsid w:val="00B766B9"/>
    <w:rsid w:val="00B769D0"/>
    <w:rsid w:val="00B769D8"/>
    <w:rsid w:val="00B76BEA"/>
    <w:rsid w:val="00B76FE0"/>
    <w:rsid w:val="00B771BB"/>
    <w:rsid w:val="00B776F5"/>
    <w:rsid w:val="00B77718"/>
    <w:rsid w:val="00B77C27"/>
    <w:rsid w:val="00B77C61"/>
    <w:rsid w:val="00B77DDF"/>
    <w:rsid w:val="00B80144"/>
    <w:rsid w:val="00B8018D"/>
    <w:rsid w:val="00B801AE"/>
    <w:rsid w:val="00B801D0"/>
    <w:rsid w:val="00B8059F"/>
    <w:rsid w:val="00B8081B"/>
    <w:rsid w:val="00B808E0"/>
    <w:rsid w:val="00B80BAC"/>
    <w:rsid w:val="00B80F3D"/>
    <w:rsid w:val="00B8102F"/>
    <w:rsid w:val="00B8109E"/>
    <w:rsid w:val="00B81585"/>
    <w:rsid w:val="00B8164A"/>
    <w:rsid w:val="00B816F5"/>
    <w:rsid w:val="00B8180A"/>
    <w:rsid w:val="00B81838"/>
    <w:rsid w:val="00B8189F"/>
    <w:rsid w:val="00B81BC6"/>
    <w:rsid w:val="00B81C34"/>
    <w:rsid w:val="00B8212B"/>
    <w:rsid w:val="00B821E9"/>
    <w:rsid w:val="00B8222F"/>
    <w:rsid w:val="00B8260D"/>
    <w:rsid w:val="00B82B7D"/>
    <w:rsid w:val="00B82E6A"/>
    <w:rsid w:val="00B8342F"/>
    <w:rsid w:val="00B83490"/>
    <w:rsid w:val="00B838AC"/>
    <w:rsid w:val="00B83CA8"/>
    <w:rsid w:val="00B83DA6"/>
    <w:rsid w:val="00B83F03"/>
    <w:rsid w:val="00B841FA"/>
    <w:rsid w:val="00B847BE"/>
    <w:rsid w:val="00B84AB4"/>
    <w:rsid w:val="00B84AC7"/>
    <w:rsid w:val="00B84E18"/>
    <w:rsid w:val="00B852FE"/>
    <w:rsid w:val="00B854C4"/>
    <w:rsid w:val="00B8577A"/>
    <w:rsid w:val="00B859BC"/>
    <w:rsid w:val="00B8648D"/>
    <w:rsid w:val="00B8681B"/>
    <w:rsid w:val="00B86CE7"/>
    <w:rsid w:val="00B87142"/>
    <w:rsid w:val="00B8714E"/>
    <w:rsid w:val="00B8721D"/>
    <w:rsid w:val="00B872D3"/>
    <w:rsid w:val="00B87CCA"/>
    <w:rsid w:val="00B87E76"/>
    <w:rsid w:val="00B87EBE"/>
    <w:rsid w:val="00B9009D"/>
    <w:rsid w:val="00B905D7"/>
    <w:rsid w:val="00B90BCA"/>
    <w:rsid w:val="00B90D9B"/>
    <w:rsid w:val="00B9101D"/>
    <w:rsid w:val="00B91240"/>
    <w:rsid w:val="00B912B3"/>
    <w:rsid w:val="00B91906"/>
    <w:rsid w:val="00B91D4B"/>
    <w:rsid w:val="00B91F59"/>
    <w:rsid w:val="00B92636"/>
    <w:rsid w:val="00B92999"/>
    <w:rsid w:val="00B92A69"/>
    <w:rsid w:val="00B92E89"/>
    <w:rsid w:val="00B93113"/>
    <w:rsid w:val="00B93AA4"/>
    <w:rsid w:val="00B93B01"/>
    <w:rsid w:val="00B93B8F"/>
    <w:rsid w:val="00B94605"/>
    <w:rsid w:val="00B94681"/>
    <w:rsid w:val="00B94849"/>
    <w:rsid w:val="00B9508A"/>
    <w:rsid w:val="00B95343"/>
    <w:rsid w:val="00B953D9"/>
    <w:rsid w:val="00B955D6"/>
    <w:rsid w:val="00B955DD"/>
    <w:rsid w:val="00B95ABE"/>
    <w:rsid w:val="00B95C78"/>
    <w:rsid w:val="00B95CAC"/>
    <w:rsid w:val="00B95CF1"/>
    <w:rsid w:val="00B95D17"/>
    <w:rsid w:val="00B95FA0"/>
    <w:rsid w:val="00B96077"/>
    <w:rsid w:val="00B96556"/>
    <w:rsid w:val="00B96586"/>
    <w:rsid w:val="00B96587"/>
    <w:rsid w:val="00B966A5"/>
    <w:rsid w:val="00B96755"/>
    <w:rsid w:val="00B96B99"/>
    <w:rsid w:val="00B9726B"/>
    <w:rsid w:val="00B97378"/>
    <w:rsid w:val="00B976DB"/>
    <w:rsid w:val="00B97819"/>
    <w:rsid w:val="00B9788E"/>
    <w:rsid w:val="00B97A1C"/>
    <w:rsid w:val="00BA01AB"/>
    <w:rsid w:val="00BA0607"/>
    <w:rsid w:val="00BA06CF"/>
    <w:rsid w:val="00BA0CC1"/>
    <w:rsid w:val="00BA1526"/>
    <w:rsid w:val="00BA16F4"/>
    <w:rsid w:val="00BA1731"/>
    <w:rsid w:val="00BA1739"/>
    <w:rsid w:val="00BA1812"/>
    <w:rsid w:val="00BA18EA"/>
    <w:rsid w:val="00BA1D24"/>
    <w:rsid w:val="00BA1E50"/>
    <w:rsid w:val="00BA2326"/>
    <w:rsid w:val="00BA2669"/>
    <w:rsid w:val="00BA2B4E"/>
    <w:rsid w:val="00BA2C78"/>
    <w:rsid w:val="00BA2F82"/>
    <w:rsid w:val="00BA30AB"/>
    <w:rsid w:val="00BA32AA"/>
    <w:rsid w:val="00BA3555"/>
    <w:rsid w:val="00BA35F3"/>
    <w:rsid w:val="00BA3BC3"/>
    <w:rsid w:val="00BA3C40"/>
    <w:rsid w:val="00BA3C62"/>
    <w:rsid w:val="00BA40C9"/>
    <w:rsid w:val="00BA41D7"/>
    <w:rsid w:val="00BA4666"/>
    <w:rsid w:val="00BA46E2"/>
    <w:rsid w:val="00BA49AD"/>
    <w:rsid w:val="00BA4A16"/>
    <w:rsid w:val="00BA4FDB"/>
    <w:rsid w:val="00BA5103"/>
    <w:rsid w:val="00BA5203"/>
    <w:rsid w:val="00BA5883"/>
    <w:rsid w:val="00BA5A24"/>
    <w:rsid w:val="00BA61A4"/>
    <w:rsid w:val="00BA63F8"/>
    <w:rsid w:val="00BA6735"/>
    <w:rsid w:val="00BA68F5"/>
    <w:rsid w:val="00BA6A57"/>
    <w:rsid w:val="00BA6A5C"/>
    <w:rsid w:val="00BA7421"/>
    <w:rsid w:val="00BA7620"/>
    <w:rsid w:val="00BA7E8D"/>
    <w:rsid w:val="00BA7EC8"/>
    <w:rsid w:val="00BA7FE2"/>
    <w:rsid w:val="00BB05F7"/>
    <w:rsid w:val="00BB0819"/>
    <w:rsid w:val="00BB0F25"/>
    <w:rsid w:val="00BB13A7"/>
    <w:rsid w:val="00BB16EE"/>
    <w:rsid w:val="00BB1907"/>
    <w:rsid w:val="00BB1C84"/>
    <w:rsid w:val="00BB1C8D"/>
    <w:rsid w:val="00BB1D99"/>
    <w:rsid w:val="00BB1ECB"/>
    <w:rsid w:val="00BB2658"/>
    <w:rsid w:val="00BB277C"/>
    <w:rsid w:val="00BB30B6"/>
    <w:rsid w:val="00BB31FF"/>
    <w:rsid w:val="00BB32C7"/>
    <w:rsid w:val="00BB3B65"/>
    <w:rsid w:val="00BB3D3E"/>
    <w:rsid w:val="00BB4183"/>
    <w:rsid w:val="00BB44A4"/>
    <w:rsid w:val="00BB45AB"/>
    <w:rsid w:val="00BB477B"/>
    <w:rsid w:val="00BB4A98"/>
    <w:rsid w:val="00BB4E9E"/>
    <w:rsid w:val="00BB4EB9"/>
    <w:rsid w:val="00BB4F40"/>
    <w:rsid w:val="00BB57B7"/>
    <w:rsid w:val="00BB5C85"/>
    <w:rsid w:val="00BB5EDE"/>
    <w:rsid w:val="00BB60FE"/>
    <w:rsid w:val="00BB6381"/>
    <w:rsid w:val="00BB6902"/>
    <w:rsid w:val="00BB7384"/>
    <w:rsid w:val="00BB73C8"/>
    <w:rsid w:val="00BB79B0"/>
    <w:rsid w:val="00BB7FD5"/>
    <w:rsid w:val="00BC0110"/>
    <w:rsid w:val="00BC033E"/>
    <w:rsid w:val="00BC0430"/>
    <w:rsid w:val="00BC0874"/>
    <w:rsid w:val="00BC0AE8"/>
    <w:rsid w:val="00BC0BF3"/>
    <w:rsid w:val="00BC0F63"/>
    <w:rsid w:val="00BC131A"/>
    <w:rsid w:val="00BC1656"/>
    <w:rsid w:val="00BC1E24"/>
    <w:rsid w:val="00BC1F12"/>
    <w:rsid w:val="00BC2283"/>
    <w:rsid w:val="00BC2388"/>
    <w:rsid w:val="00BC25D7"/>
    <w:rsid w:val="00BC2804"/>
    <w:rsid w:val="00BC2824"/>
    <w:rsid w:val="00BC29E8"/>
    <w:rsid w:val="00BC2B9A"/>
    <w:rsid w:val="00BC2CC9"/>
    <w:rsid w:val="00BC2E6D"/>
    <w:rsid w:val="00BC2F31"/>
    <w:rsid w:val="00BC31F2"/>
    <w:rsid w:val="00BC3397"/>
    <w:rsid w:val="00BC3443"/>
    <w:rsid w:val="00BC36D8"/>
    <w:rsid w:val="00BC36EC"/>
    <w:rsid w:val="00BC3A9C"/>
    <w:rsid w:val="00BC3ADE"/>
    <w:rsid w:val="00BC3B2D"/>
    <w:rsid w:val="00BC3EB0"/>
    <w:rsid w:val="00BC44D6"/>
    <w:rsid w:val="00BC4A14"/>
    <w:rsid w:val="00BC4CA0"/>
    <w:rsid w:val="00BC5196"/>
    <w:rsid w:val="00BC51B5"/>
    <w:rsid w:val="00BC5336"/>
    <w:rsid w:val="00BC5633"/>
    <w:rsid w:val="00BC56D0"/>
    <w:rsid w:val="00BC56DF"/>
    <w:rsid w:val="00BC5939"/>
    <w:rsid w:val="00BC5977"/>
    <w:rsid w:val="00BC6014"/>
    <w:rsid w:val="00BC6643"/>
    <w:rsid w:val="00BC6F29"/>
    <w:rsid w:val="00BC6FAE"/>
    <w:rsid w:val="00BC6FC4"/>
    <w:rsid w:val="00BC7672"/>
    <w:rsid w:val="00BC7D3C"/>
    <w:rsid w:val="00BC7E8C"/>
    <w:rsid w:val="00BD007C"/>
    <w:rsid w:val="00BD013B"/>
    <w:rsid w:val="00BD01A2"/>
    <w:rsid w:val="00BD0402"/>
    <w:rsid w:val="00BD060B"/>
    <w:rsid w:val="00BD0847"/>
    <w:rsid w:val="00BD097C"/>
    <w:rsid w:val="00BD0C0E"/>
    <w:rsid w:val="00BD0C19"/>
    <w:rsid w:val="00BD0C26"/>
    <w:rsid w:val="00BD0F34"/>
    <w:rsid w:val="00BD1519"/>
    <w:rsid w:val="00BD1717"/>
    <w:rsid w:val="00BD1915"/>
    <w:rsid w:val="00BD1CDD"/>
    <w:rsid w:val="00BD2082"/>
    <w:rsid w:val="00BD2192"/>
    <w:rsid w:val="00BD2731"/>
    <w:rsid w:val="00BD2A20"/>
    <w:rsid w:val="00BD2E90"/>
    <w:rsid w:val="00BD2FC9"/>
    <w:rsid w:val="00BD35D9"/>
    <w:rsid w:val="00BD3656"/>
    <w:rsid w:val="00BD38CE"/>
    <w:rsid w:val="00BD3A04"/>
    <w:rsid w:val="00BD3BFB"/>
    <w:rsid w:val="00BD3E90"/>
    <w:rsid w:val="00BD414B"/>
    <w:rsid w:val="00BD43A5"/>
    <w:rsid w:val="00BD4C6F"/>
    <w:rsid w:val="00BD4F6D"/>
    <w:rsid w:val="00BD5149"/>
    <w:rsid w:val="00BD52A4"/>
    <w:rsid w:val="00BD561F"/>
    <w:rsid w:val="00BD586B"/>
    <w:rsid w:val="00BD60D9"/>
    <w:rsid w:val="00BD62C8"/>
    <w:rsid w:val="00BD6350"/>
    <w:rsid w:val="00BD6450"/>
    <w:rsid w:val="00BD66E2"/>
    <w:rsid w:val="00BD66EF"/>
    <w:rsid w:val="00BD6BBB"/>
    <w:rsid w:val="00BD6E08"/>
    <w:rsid w:val="00BD6FB4"/>
    <w:rsid w:val="00BD74E1"/>
    <w:rsid w:val="00BD7719"/>
    <w:rsid w:val="00BD78D9"/>
    <w:rsid w:val="00BD7E16"/>
    <w:rsid w:val="00BD7EEF"/>
    <w:rsid w:val="00BE017D"/>
    <w:rsid w:val="00BE0760"/>
    <w:rsid w:val="00BE0A5D"/>
    <w:rsid w:val="00BE0ACF"/>
    <w:rsid w:val="00BE16A9"/>
    <w:rsid w:val="00BE1A2B"/>
    <w:rsid w:val="00BE21DC"/>
    <w:rsid w:val="00BE232F"/>
    <w:rsid w:val="00BE2649"/>
    <w:rsid w:val="00BE2717"/>
    <w:rsid w:val="00BE28C0"/>
    <w:rsid w:val="00BE2CC1"/>
    <w:rsid w:val="00BE3AF5"/>
    <w:rsid w:val="00BE3D18"/>
    <w:rsid w:val="00BE3EBE"/>
    <w:rsid w:val="00BE3F1E"/>
    <w:rsid w:val="00BE413B"/>
    <w:rsid w:val="00BE41BE"/>
    <w:rsid w:val="00BE4289"/>
    <w:rsid w:val="00BE43F8"/>
    <w:rsid w:val="00BE467F"/>
    <w:rsid w:val="00BE4A75"/>
    <w:rsid w:val="00BE550B"/>
    <w:rsid w:val="00BE5930"/>
    <w:rsid w:val="00BE598E"/>
    <w:rsid w:val="00BE6184"/>
    <w:rsid w:val="00BE65E3"/>
    <w:rsid w:val="00BE6B2B"/>
    <w:rsid w:val="00BE6E8C"/>
    <w:rsid w:val="00BE6F69"/>
    <w:rsid w:val="00BE71B6"/>
    <w:rsid w:val="00BE7603"/>
    <w:rsid w:val="00BE761F"/>
    <w:rsid w:val="00BE7BF6"/>
    <w:rsid w:val="00BE7CBC"/>
    <w:rsid w:val="00BE7CF3"/>
    <w:rsid w:val="00BE7FD2"/>
    <w:rsid w:val="00BF03D4"/>
    <w:rsid w:val="00BF0DB5"/>
    <w:rsid w:val="00BF0DBC"/>
    <w:rsid w:val="00BF0EDF"/>
    <w:rsid w:val="00BF110E"/>
    <w:rsid w:val="00BF1226"/>
    <w:rsid w:val="00BF133E"/>
    <w:rsid w:val="00BF1C4F"/>
    <w:rsid w:val="00BF1F1D"/>
    <w:rsid w:val="00BF1F5F"/>
    <w:rsid w:val="00BF22B5"/>
    <w:rsid w:val="00BF2359"/>
    <w:rsid w:val="00BF260F"/>
    <w:rsid w:val="00BF29E2"/>
    <w:rsid w:val="00BF2A78"/>
    <w:rsid w:val="00BF2DE8"/>
    <w:rsid w:val="00BF3079"/>
    <w:rsid w:val="00BF30A3"/>
    <w:rsid w:val="00BF31DA"/>
    <w:rsid w:val="00BF33AF"/>
    <w:rsid w:val="00BF377E"/>
    <w:rsid w:val="00BF3A3B"/>
    <w:rsid w:val="00BF3BB3"/>
    <w:rsid w:val="00BF3E82"/>
    <w:rsid w:val="00BF4172"/>
    <w:rsid w:val="00BF4254"/>
    <w:rsid w:val="00BF45D8"/>
    <w:rsid w:val="00BF4616"/>
    <w:rsid w:val="00BF48BF"/>
    <w:rsid w:val="00BF517E"/>
    <w:rsid w:val="00BF5466"/>
    <w:rsid w:val="00BF54F0"/>
    <w:rsid w:val="00BF560F"/>
    <w:rsid w:val="00BF5689"/>
    <w:rsid w:val="00BF5E48"/>
    <w:rsid w:val="00BF6565"/>
    <w:rsid w:val="00BF673E"/>
    <w:rsid w:val="00BF696B"/>
    <w:rsid w:val="00BF6ADF"/>
    <w:rsid w:val="00BF701A"/>
    <w:rsid w:val="00BF74B9"/>
    <w:rsid w:val="00BF74EB"/>
    <w:rsid w:val="00BF797C"/>
    <w:rsid w:val="00BF7A1E"/>
    <w:rsid w:val="00BF7C81"/>
    <w:rsid w:val="00C0011A"/>
    <w:rsid w:val="00C00389"/>
    <w:rsid w:val="00C00482"/>
    <w:rsid w:val="00C004C8"/>
    <w:rsid w:val="00C00664"/>
    <w:rsid w:val="00C00C35"/>
    <w:rsid w:val="00C010AF"/>
    <w:rsid w:val="00C01563"/>
    <w:rsid w:val="00C01E06"/>
    <w:rsid w:val="00C01FB3"/>
    <w:rsid w:val="00C02146"/>
    <w:rsid w:val="00C02241"/>
    <w:rsid w:val="00C0230A"/>
    <w:rsid w:val="00C0254A"/>
    <w:rsid w:val="00C02932"/>
    <w:rsid w:val="00C029B0"/>
    <w:rsid w:val="00C02A77"/>
    <w:rsid w:val="00C02E6F"/>
    <w:rsid w:val="00C030DC"/>
    <w:rsid w:val="00C034F7"/>
    <w:rsid w:val="00C036A5"/>
    <w:rsid w:val="00C03A6D"/>
    <w:rsid w:val="00C03B0E"/>
    <w:rsid w:val="00C03C3F"/>
    <w:rsid w:val="00C03FE2"/>
    <w:rsid w:val="00C040AE"/>
    <w:rsid w:val="00C04248"/>
    <w:rsid w:val="00C0435C"/>
    <w:rsid w:val="00C046CD"/>
    <w:rsid w:val="00C04855"/>
    <w:rsid w:val="00C0490B"/>
    <w:rsid w:val="00C04C1D"/>
    <w:rsid w:val="00C04CBE"/>
    <w:rsid w:val="00C04D27"/>
    <w:rsid w:val="00C04DE2"/>
    <w:rsid w:val="00C04F55"/>
    <w:rsid w:val="00C05279"/>
    <w:rsid w:val="00C054A0"/>
    <w:rsid w:val="00C05891"/>
    <w:rsid w:val="00C059AF"/>
    <w:rsid w:val="00C05BB9"/>
    <w:rsid w:val="00C05D89"/>
    <w:rsid w:val="00C0643B"/>
    <w:rsid w:val="00C06949"/>
    <w:rsid w:val="00C069A8"/>
    <w:rsid w:val="00C069DA"/>
    <w:rsid w:val="00C06FE7"/>
    <w:rsid w:val="00C07083"/>
    <w:rsid w:val="00C07383"/>
    <w:rsid w:val="00C0748E"/>
    <w:rsid w:val="00C0752D"/>
    <w:rsid w:val="00C07595"/>
    <w:rsid w:val="00C075EA"/>
    <w:rsid w:val="00C075F4"/>
    <w:rsid w:val="00C0766D"/>
    <w:rsid w:val="00C079FA"/>
    <w:rsid w:val="00C07B13"/>
    <w:rsid w:val="00C07E1B"/>
    <w:rsid w:val="00C07E75"/>
    <w:rsid w:val="00C07F49"/>
    <w:rsid w:val="00C100E0"/>
    <w:rsid w:val="00C106E2"/>
    <w:rsid w:val="00C10D51"/>
    <w:rsid w:val="00C11117"/>
    <w:rsid w:val="00C1158F"/>
    <w:rsid w:val="00C115DD"/>
    <w:rsid w:val="00C11601"/>
    <w:rsid w:val="00C11EC4"/>
    <w:rsid w:val="00C12117"/>
    <w:rsid w:val="00C127F2"/>
    <w:rsid w:val="00C12A08"/>
    <w:rsid w:val="00C12C02"/>
    <w:rsid w:val="00C12C58"/>
    <w:rsid w:val="00C12E94"/>
    <w:rsid w:val="00C12F8A"/>
    <w:rsid w:val="00C132EB"/>
    <w:rsid w:val="00C133EC"/>
    <w:rsid w:val="00C136A3"/>
    <w:rsid w:val="00C13964"/>
    <w:rsid w:val="00C13C0C"/>
    <w:rsid w:val="00C13C96"/>
    <w:rsid w:val="00C140DB"/>
    <w:rsid w:val="00C1420C"/>
    <w:rsid w:val="00C142E0"/>
    <w:rsid w:val="00C147C3"/>
    <w:rsid w:val="00C14891"/>
    <w:rsid w:val="00C148B4"/>
    <w:rsid w:val="00C148FD"/>
    <w:rsid w:val="00C1497D"/>
    <w:rsid w:val="00C14C75"/>
    <w:rsid w:val="00C154DC"/>
    <w:rsid w:val="00C15DE9"/>
    <w:rsid w:val="00C15E0A"/>
    <w:rsid w:val="00C15EDB"/>
    <w:rsid w:val="00C15F0C"/>
    <w:rsid w:val="00C15FCA"/>
    <w:rsid w:val="00C160AA"/>
    <w:rsid w:val="00C16470"/>
    <w:rsid w:val="00C16980"/>
    <w:rsid w:val="00C16AC3"/>
    <w:rsid w:val="00C16F43"/>
    <w:rsid w:val="00C17048"/>
    <w:rsid w:val="00C1770D"/>
    <w:rsid w:val="00C177BD"/>
    <w:rsid w:val="00C178EA"/>
    <w:rsid w:val="00C17DA1"/>
    <w:rsid w:val="00C17E0C"/>
    <w:rsid w:val="00C17EF2"/>
    <w:rsid w:val="00C20102"/>
    <w:rsid w:val="00C2060C"/>
    <w:rsid w:val="00C206FB"/>
    <w:rsid w:val="00C207C1"/>
    <w:rsid w:val="00C2090B"/>
    <w:rsid w:val="00C209AB"/>
    <w:rsid w:val="00C209B4"/>
    <w:rsid w:val="00C20B3A"/>
    <w:rsid w:val="00C20C15"/>
    <w:rsid w:val="00C2112C"/>
    <w:rsid w:val="00C215E1"/>
    <w:rsid w:val="00C21666"/>
    <w:rsid w:val="00C21819"/>
    <w:rsid w:val="00C21E34"/>
    <w:rsid w:val="00C21FC9"/>
    <w:rsid w:val="00C21FFE"/>
    <w:rsid w:val="00C22696"/>
    <w:rsid w:val="00C226E1"/>
    <w:rsid w:val="00C22EBC"/>
    <w:rsid w:val="00C23129"/>
    <w:rsid w:val="00C231BA"/>
    <w:rsid w:val="00C231CF"/>
    <w:rsid w:val="00C235A9"/>
    <w:rsid w:val="00C236BD"/>
    <w:rsid w:val="00C236FD"/>
    <w:rsid w:val="00C23B89"/>
    <w:rsid w:val="00C23C63"/>
    <w:rsid w:val="00C242E5"/>
    <w:rsid w:val="00C2449A"/>
    <w:rsid w:val="00C245C3"/>
    <w:rsid w:val="00C2491C"/>
    <w:rsid w:val="00C24ABF"/>
    <w:rsid w:val="00C24F47"/>
    <w:rsid w:val="00C250CB"/>
    <w:rsid w:val="00C258C9"/>
    <w:rsid w:val="00C25B74"/>
    <w:rsid w:val="00C26409"/>
    <w:rsid w:val="00C264CB"/>
    <w:rsid w:val="00C26AC0"/>
    <w:rsid w:val="00C26ADD"/>
    <w:rsid w:val="00C26C92"/>
    <w:rsid w:val="00C275BB"/>
    <w:rsid w:val="00C27839"/>
    <w:rsid w:val="00C278F6"/>
    <w:rsid w:val="00C27AB8"/>
    <w:rsid w:val="00C27C0E"/>
    <w:rsid w:val="00C27D53"/>
    <w:rsid w:val="00C27E29"/>
    <w:rsid w:val="00C27F62"/>
    <w:rsid w:val="00C3011E"/>
    <w:rsid w:val="00C30465"/>
    <w:rsid w:val="00C305D2"/>
    <w:rsid w:val="00C30809"/>
    <w:rsid w:val="00C308C3"/>
    <w:rsid w:val="00C30920"/>
    <w:rsid w:val="00C309F0"/>
    <w:rsid w:val="00C30BA1"/>
    <w:rsid w:val="00C30E75"/>
    <w:rsid w:val="00C312C1"/>
    <w:rsid w:val="00C3196E"/>
    <w:rsid w:val="00C31AE0"/>
    <w:rsid w:val="00C320B1"/>
    <w:rsid w:val="00C321D3"/>
    <w:rsid w:val="00C32273"/>
    <w:rsid w:val="00C32507"/>
    <w:rsid w:val="00C3260F"/>
    <w:rsid w:val="00C32829"/>
    <w:rsid w:val="00C32861"/>
    <w:rsid w:val="00C32B97"/>
    <w:rsid w:val="00C32C19"/>
    <w:rsid w:val="00C32D8D"/>
    <w:rsid w:val="00C32DBE"/>
    <w:rsid w:val="00C32EC4"/>
    <w:rsid w:val="00C32EEF"/>
    <w:rsid w:val="00C33015"/>
    <w:rsid w:val="00C33650"/>
    <w:rsid w:val="00C33AEB"/>
    <w:rsid w:val="00C33D92"/>
    <w:rsid w:val="00C33F21"/>
    <w:rsid w:val="00C3423D"/>
    <w:rsid w:val="00C34960"/>
    <w:rsid w:val="00C34A68"/>
    <w:rsid w:val="00C34D45"/>
    <w:rsid w:val="00C350B8"/>
    <w:rsid w:val="00C350CA"/>
    <w:rsid w:val="00C35853"/>
    <w:rsid w:val="00C36276"/>
    <w:rsid w:val="00C365F1"/>
    <w:rsid w:val="00C36A77"/>
    <w:rsid w:val="00C36C1F"/>
    <w:rsid w:val="00C37131"/>
    <w:rsid w:val="00C37181"/>
    <w:rsid w:val="00C37459"/>
    <w:rsid w:val="00C377D1"/>
    <w:rsid w:val="00C37E35"/>
    <w:rsid w:val="00C4041B"/>
    <w:rsid w:val="00C4051B"/>
    <w:rsid w:val="00C4056F"/>
    <w:rsid w:val="00C405FD"/>
    <w:rsid w:val="00C40AA3"/>
    <w:rsid w:val="00C40D1F"/>
    <w:rsid w:val="00C41615"/>
    <w:rsid w:val="00C41627"/>
    <w:rsid w:val="00C42161"/>
    <w:rsid w:val="00C42794"/>
    <w:rsid w:val="00C42834"/>
    <w:rsid w:val="00C4328B"/>
    <w:rsid w:val="00C432F4"/>
    <w:rsid w:val="00C43373"/>
    <w:rsid w:val="00C438D1"/>
    <w:rsid w:val="00C43D41"/>
    <w:rsid w:val="00C43FCD"/>
    <w:rsid w:val="00C44252"/>
    <w:rsid w:val="00C447F6"/>
    <w:rsid w:val="00C448B1"/>
    <w:rsid w:val="00C44992"/>
    <w:rsid w:val="00C44F9E"/>
    <w:rsid w:val="00C4506F"/>
    <w:rsid w:val="00C451CC"/>
    <w:rsid w:val="00C4521B"/>
    <w:rsid w:val="00C452FE"/>
    <w:rsid w:val="00C4542E"/>
    <w:rsid w:val="00C4558D"/>
    <w:rsid w:val="00C456E1"/>
    <w:rsid w:val="00C46090"/>
    <w:rsid w:val="00C46566"/>
    <w:rsid w:val="00C46898"/>
    <w:rsid w:val="00C46C2D"/>
    <w:rsid w:val="00C46D6A"/>
    <w:rsid w:val="00C473F2"/>
    <w:rsid w:val="00C479F0"/>
    <w:rsid w:val="00C50363"/>
    <w:rsid w:val="00C505AF"/>
    <w:rsid w:val="00C50660"/>
    <w:rsid w:val="00C5077D"/>
    <w:rsid w:val="00C50852"/>
    <w:rsid w:val="00C50D0F"/>
    <w:rsid w:val="00C50F9C"/>
    <w:rsid w:val="00C51241"/>
    <w:rsid w:val="00C5149D"/>
    <w:rsid w:val="00C51678"/>
    <w:rsid w:val="00C51AA2"/>
    <w:rsid w:val="00C51C4F"/>
    <w:rsid w:val="00C51CB3"/>
    <w:rsid w:val="00C52023"/>
    <w:rsid w:val="00C52C73"/>
    <w:rsid w:val="00C52CC7"/>
    <w:rsid w:val="00C52FF6"/>
    <w:rsid w:val="00C530E5"/>
    <w:rsid w:val="00C5311D"/>
    <w:rsid w:val="00C5332A"/>
    <w:rsid w:val="00C53336"/>
    <w:rsid w:val="00C536F3"/>
    <w:rsid w:val="00C5381E"/>
    <w:rsid w:val="00C53C89"/>
    <w:rsid w:val="00C53DB2"/>
    <w:rsid w:val="00C53E62"/>
    <w:rsid w:val="00C53F51"/>
    <w:rsid w:val="00C54146"/>
    <w:rsid w:val="00C547AD"/>
    <w:rsid w:val="00C548F6"/>
    <w:rsid w:val="00C54909"/>
    <w:rsid w:val="00C54B09"/>
    <w:rsid w:val="00C54C0E"/>
    <w:rsid w:val="00C54DD6"/>
    <w:rsid w:val="00C54DEF"/>
    <w:rsid w:val="00C552AD"/>
    <w:rsid w:val="00C55727"/>
    <w:rsid w:val="00C5599B"/>
    <w:rsid w:val="00C55C4A"/>
    <w:rsid w:val="00C55CB6"/>
    <w:rsid w:val="00C56463"/>
    <w:rsid w:val="00C56984"/>
    <w:rsid w:val="00C56A6B"/>
    <w:rsid w:val="00C56AC8"/>
    <w:rsid w:val="00C56F69"/>
    <w:rsid w:val="00C57161"/>
    <w:rsid w:val="00C5716E"/>
    <w:rsid w:val="00C57500"/>
    <w:rsid w:val="00C575EA"/>
    <w:rsid w:val="00C57644"/>
    <w:rsid w:val="00C578F2"/>
    <w:rsid w:val="00C57929"/>
    <w:rsid w:val="00C57FE1"/>
    <w:rsid w:val="00C60306"/>
    <w:rsid w:val="00C60362"/>
    <w:rsid w:val="00C608FD"/>
    <w:rsid w:val="00C60A96"/>
    <w:rsid w:val="00C60DBE"/>
    <w:rsid w:val="00C61A34"/>
    <w:rsid w:val="00C61B06"/>
    <w:rsid w:val="00C61E55"/>
    <w:rsid w:val="00C6280A"/>
    <w:rsid w:val="00C628FC"/>
    <w:rsid w:val="00C62CCA"/>
    <w:rsid w:val="00C63153"/>
    <w:rsid w:val="00C63247"/>
    <w:rsid w:val="00C63833"/>
    <w:rsid w:val="00C63B99"/>
    <w:rsid w:val="00C63D0B"/>
    <w:rsid w:val="00C64158"/>
    <w:rsid w:val="00C643A2"/>
    <w:rsid w:val="00C64711"/>
    <w:rsid w:val="00C64B21"/>
    <w:rsid w:val="00C64E92"/>
    <w:rsid w:val="00C64F4F"/>
    <w:rsid w:val="00C65CA9"/>
    <w:rsid w:val="00C65F6B"/>
    <w:rsid w:val="00C65F7D"/>
    <w:rsid w:val="00C6612F"/>
    <w:rsid w:val="00C66284"/>
    <w:rsid w:val="00C66402"/>
    <w:rsid w:val="00C664C4"/>
    <w:rsid w:val="00C66656"/>
    <w:rsid w:val="00C66828"/>
    <w:rsid w:val="00C66C47"/>
    <w:rsid w:val="00C66E44"/>
    <w:rsid w:val="00C66F8D"/>
    <w:rsid w:val="00C67327"/>
    <w:rsid w:val="00C674C5"/>
    <w:rsid w:val="00C674FF"/>
    <w:rsid w:val="00C678A7"/>
    <w:rsid w:val="00C679BA"/>
    <w:rsid w:val="00C67AB5"/>
    <w:rsid w:val="00C67C1F"/>
    <w:rsid w:val="00C67DEC"/>
    <w:rsid w:val="00C70177"/>
    <w:rsid w:val="00C702EB"/>
    <w:rsid w:val="00C703E7"/>
    <w:rsid w:val="00C704A7"/>
    <w:rsid w:val="00C709F9"/>
    <w:rsid w:val="00C70FD6"/>
    <w:rsid w:val="00C710EB"/>
    <w:rsid w:val="00C7154C"/>
    <w:rsid w:val="00C71C7D"/>
    <w:rsid w:val="00C71DB5"/>
    <w:rsid w:val="00C71E0A"/>
    <w:rsid w:val="00C720AF"/>
    <w:rsid w:val="00C7286C"/>
    <w:rsid w:val="00C728A6"/>
    <w:rsid w:val="00C72DF2"/>
    <w:rsid w:val="00C72FC5"/>
    <w:rsid w:val="00C736AE"/>
    <w:rsid w:val="00C736C3"/>
    <w:rsid w:val="00C738D9"/>
    <w:rsid w:val="00C7400E"/>
    <w:rsid w:val="00C741E0"/>
    <w:rsid w:val="00C74431"/>
    <w:rsid w:val="00C7470D"/>
    <w:rsid w:val="00C747A7"/>
    <w:rsid w:val="00C74918"/>
    <w:rsid w:val="00C74C7A"/>
    <w:rsid w:val="00C751E2"/>
    <w:rsid w:val="00C753E5"/>
    <w:rsid w:val="00C754CA"/>
    <w:rsid w:val="00C75AE1"/>
    <w:rsid w:val="00C75BEB"/>
    <w:rsid w:val="00C75E88"/>
    <w:rsid w:val="00C7635A"/>
    <w:rsid w:val="00C765CD"/>
    <w:rsid w:val="00C7664E"/>
    <w:rsid w:val="00C769A7"/>
    <w:rsid w:val="00C76A97"/>
    <w:rsid w:val="00C770C5"/>
    <w:rsid w:val="00C771A0"/>
    <w:rsid w:val="00C773A3"/>
    <w:rsid w:val="00C778EC"/>
    <w:rsid w:val="00C77B49"/>
    <w:rsid w:val="00C77CD5"/>
    <w:rsid w:val="00C77D69"/>
    <w:rsid w:val="00C77E41"/>
    <w:rsid w:val="00C77F01"/>
    <w:rsid w:val="00C800E5"/>
    <w:rsid w:val="00C8053D"/>
    <w:rsid w:val="00C8053E"/>
    <w:rsid w:val="00C8055E"/>
    <w:rsid w:val="00C807C0"/>
    <w:rsid w:val="00C80D3F"/>
    <w:rsid w:val="00C811BF"/>
    <w:rsid w:val="00C82409"/>
    <w:rsid w:val="00C825B0"/>
    <w:rsid w:val="00C82821"/>
    <w:rsid w:val="00C82A15"/>
    <w:rsid w:val="00C82DD4"/>
    <w:rsid w:val="00C82EA1"/>
    <w:rsid w:val="00C82F07"/>
    <w:rsid w:val="00C83123"/>
    <w:rsid w:val="00C83252"/>
    <w:rsid w:val="00C83C00"/>
    <w:rsid w:val="00C83CD2"/>
    <w:rsid w:val="00C83E37"/>
    <w:rsid w:val="00C84046"/>
    <w:rsid w:val="00C841FA"/>
    <w:rsid w:val="00C84320"/>
    <w:rsid w:val="00C8456A"/>
    <w:rsid w:val="00C846C3"/>
    <w:rsid w:val="00C84B73"/>
    <w:rsid w:val="00C84BDC"/>
    <w:rsid w:val="00C84CB2"/>
    <w:rsid w:val="00C84D8F"/>
    <w:rsid w:val="00C85028"/>
    <w:rsid w:val="00C85062"/>
    <w:rsid w:val="00C850B6"/>
    <w:rsid w:val="00C85D47"/>
    <w:rsid w:val="00C85FBF"/>
    <w:rsid w:val="00C86106"/>
    <w:rsid w:val="00C86158"/>
    <w:rsid w:val="00C861E4"/>
    <w:rsid w:val="00C86651"/>
    <w:rsid w:val="00C86686"/>
    <w:rsid w:val="00C867CC"/>
    <w:rsid w:val="00C86819"/>
    <w:rsid w:val="00C868B7"/>
    <w:rsid w:val="00C86C12"/>
    <w:rsid w:val="00C86C33"/>
    <w:rsid w:val="00C86C41"/>
    <w:rsid w:val="00C86D30"/>
    <w:rsid w:val="00C8751B"/>
    <w:rsid w:val="00C875D1"/>
    <w:rsid w:val="00C876E0"/>
    <w:rsid w:val="00C877E1"/>
    <w:rsid w:val="00C87A92"/>
    <w:rsid w:val="00C87C02"/>
    <w:rsid w:val="00C87D8E"/>
    <w:rsid w:val="00C87E33"/>
    <w:rsid w:val="00C90276"/>
    <w:rsid w:val="00C90340"/>
    <w:rsid w:val="00C90628"/>
    <w:rsid w:val="00C908CD"/>
    <w:rsid w:val="00C90C0A"/>
    <w:rsid w:val="00C91897"/>
    <w:rsid w:val="00C919AF"/>
    <w:rsid w:val="00C91BD8"/>
    <w:rsid w:val="00C91ED8"/>
    <w:rsid w:val="00C91FFE"/>
    <w:rsid w:val="00C9210C"/>
    <w:rsid w:val="00C923E8"/>
    <w:rsid w:val="00C92681"/>
    <w:rsid w:val="00C929D1"/>
    <w:rsid w:val="00C929D2"/>
    <w:rsid w:val="00C92CDE"/>
    <w:rsid w:val="00C92D7A"/>
    <w:rsid w:val="00C92DFD"/>
    <w:rsid w:val="00C92FF1"/>
    <w:rsid w:val="00C93484"/>
    <w:rsid w:val="00C936DE"/>
    <w:rsid w:val="00C93787"/>
    <w:rsid w:val="00C937D9"/>
    <w:rsid w:val="00C93C08"/>
    <w:rsid w:val="00C93ED4"/>
    <w:rsid w:val="00C943E2"/>
    <w:rsid w:val="00C9454F"/>
    <w:rsid w:val="00C945DF"/>
    <w:rsid w:val="00C94626"/>
    <w:rsid w:val="00C949A7"/>
    <w:rsid w:val="00C94B96"/>
    <w:rsid w:val="00C94C77"/>
    <w:rsid w:val="00C94EAF"/>
    <w:rsid w:val="00C950C6"/>
    <w:rsid w:val="00C951BD"/>
    <w:rsid w:val="00C95412"/>
    <w:rsid w:val="00C95472"/>
    <w:rsid w:val="00C9550C"/>
    <w:rsid w:val="00C956E0"/>
    <w:rsid w:val="00C958B3"/>
    <w:rsid w:val="00C95D51"/>
    <w:rsid w:val="00C95D88"/>
    <w:rsid w:val="00C95E18"/>
    <w:rsid w:val="00C9613A"/>
    <w:rsid w:val="00C964C6"/>
    <w:rsid w:val="00C96617"/>
    <w:rsid w:val="00C96A1A"/>
    <w:rsid w:val="00C96C34"/>
    <w:rsid w:val="00C974CF"/>
    <w:rsid w:val="00C97533"/>
    <w:rsid w:val="00C97782"/>
    <w:rsid w:val="00C97839"/>
    <w:rsid w:val="00C97A34"/>
    <w:rsid w:val="00CA007E"/>
    <w:rsid w:val="00CA024D"/>
    <w:rsid w:val="00CA0361"/>
    <w:rsid w:val="00CA0717"/>
    <w:rsid w:val="00CA0E17"/>
    <w:rsid w:val="00CA141F"/>
    <w:rsid w:val="00CA1D2A"/>
    <w:rsid w:val="00CA1FF1"/>
    <w:rsid w:val="00CA2219"/>
    <w:rsid w:val="00CA254C"/>
    <w:rsid w:val="00CA2F77"/>
    <w:rsid w:val="00CA354B"/>
    <w:rsid w:val="00CA3B12"/>
    <w:rsid w:val="00CA3E12"/>
    <w:rsid w:val="00CA3EFB"/>
    <w:rsid w:val="00CA40B1"/>
    <w:rsid w:val="00CA4112"/>
    <w:rsid w:val="00CA41FD"/>
    <w:rsid w:val="00CA424C"/>
    <w:rsid w:val="00CA4381"/>
    <w:rsid w:val="00CA459D"/>
    <w:rsid w:val="00CA4667"/>
    <w:rsid w:val="00CA4C79"/>
    <w:rsid w:val="00CA5286"/>
    <w:rsid w:val="00CA57A7"/>
    <w:rsid w:val="00CA5B65"/>
    <w:rsid w:val="00CA5F49"/>
    <w:rsid w:val="00CA5F62"/>
    <w:rsid w:val="00CA63A7"/>
    <w:rsid w:val="00CA65F6"/>
    <w:rsid w:val="00CA669E"/>
    <w:rsid w:val="00CA66E2"/>
    <w:rsid w:val="00CA6C96"/>
    <w:rsid w:val="00CA6CE9"/>
    <w:rsid w:val="00CA6D0C"/>
    <w:rsid w:val="00CA6D91"/>
    <w:rsid w:val="00CA7174"/>
    <w:rsid w:val="00CA74D4"/>
    <w:rsid w:val="00CA7772"/>
    <w:rsid w:val="00CA7882"/>
    <w:rsid w:val="00CA7B83"/>
    <w:rsid w:val="00CA7F59"/>
    <w:rsid w:val="00CB0370"/>
    <w:rsid w:val="00CB039D"/>
    <w:rsid w:val="00CB0567"/>
    <w:rsid w:val="00CB06EE"/>
    <w:rsid w:val="00CB0925"/>
    <w:rsid w:val="00CB0DD0"/>
    <w:rsid w:val="00CB1048"/>
    <w:rsid w:val="00CB104C"/>
    <w:rsid w:val="00CB15F0"/>
    <w:rsid w:val="00CB1D21"/>
    <w:rsid w:val="00CB1DEC"/>
    <w:rsid w:val="00CB1F06"/>
    <w:rsid w:val="00CB1FD7"/>
    <w:rsid w:val="00CB2049"/>
    <w:rsid w:val="00CB2223"/>
    <w:rsid w:val="00CB229B"/>
    <w:rsid w:val="00CB2307"/>
    <w:rsid w:val="00CB25A4"/>
    <w:rsid w:val="00CB2690"/>
    <w:rsid w:val="00CB2B68"/>
    <w:rsid w:val="00CB2C3F"/>
    <w:rsid w:val="00CB2D04"/>
    <w:rsid w:val="00CB319A"/>
    <w:rsid w:val="00CB33E1"/>
    <w:rsid w:val="00CB34AE"/>
    <w:rsid w:val="00CB3AEC"/>
    <w:rsid w:val="00CB3E5B"/>
    <w:rsid w:val="00CB4255"/>
    <w:rsid w:val="00CB4BCA"/>
    <w:rsid w:val="00CB4BCD"/>
    <w:rsid w:val="00CB4C12"/>
    <w:rsid w:val="00CB4D6B"/>
    <w:rsid w:val="00CB4FAC"/>
    <w:rsid w:val="00CB526E"/>
    <w:rsid w:val="00CB53CF"/>
    <w:rsid w:val="00CB5647"/>
    <w:rsid w:val="00CB58BA"/>
    <w:rsid w:val="00CB59F0"/>
    <w:rsid w:val="00CB5AD9"/>
    <w:rsid w:val="00CB5D77"/>
    <w:rsid w:val="00CB5F1D"/>
    <w:rsid w:val="00CB602A"/>
    <w:rsid w:val="00CB62AA"/>
    <w:rsid w:val="00CB677D"/>
    <w:rsid w:val="00CB6CF8"/>
    <w:rsid w:val="00CB6F48"/>
    <w:rsid w:val="00CB7082"/>
    <w:rsid w:val="00CB74B0"/>
    <w:rsid w:val="00CB74F1"/>
    <w:rsid w:val="00CB754D"/>
    <w:rsid w:val="00CB75B5"/>
    <w:rsid w:val="00CB78E8"/>
    <w:rsid w:val="00CB7B81"/>
    <w:rsid w:val="00CB7BDD"/>
    <w:rsid w:val="00CB7C80"/>
    <w:rsid w:val="00CB7D12"/>
    <w:rsid w:val="00CC027E"/>
    <w:rsid w:val="00CC02D3"/>
    <w:rsid w:val="00CC0609"/>
    <w:rsid w:val="00CC0ABB"/>
    <w:rsid w:val="00CC0ACB"/>
    <w:rsid w:val="00CC0B22"/>
    <w:rsid w:val="00CC0CF4"/>
    <w:rsid w:val="00CC0D51"/>
    <w:rsid w:val="00CC0DBD"/>
    <w:rsid w:val="00CC0E34"/>
    <w:rsid w:val="00CC135E"/>
    <w:rsid w:val="00CC13AE"/>
    <w:rsid w:val="00CC149B"/>
    <w:rsid w:val="00CC14F4"/>
    <w:rsid w:val="00CC1607"/>
    <w:rsid w:val="00CC1AF0"/>
    <w:rsid w:val="00CC1C3A"/>
    <w:rsid w:val="00CC1EA3"/>
    <w:rsid w:val="00CC2036"/>
    <w:rsid w:val="00CC227D"/>
    <w:rsid w:val="00CC2455"/>
    <w:rsid w:val="00CC28F1"/>
    <w:rsid w:val="00CC29EB"/>
    <w:rsid w:val="00CC2BD2"/>
    <w:rsid w:val="00CC2E0A"/>
    <w:rsid w:val="00CC316F"/>
    <w:rsid w:val="00CC31CB"/>
    <w:rsid w:val="00CC31F4"/>
    <w:rsid w:val="00CC329D"/>
    <w:rsid w:val="00CC3362"/>
    <w:rsid w:val="00CC3621"/>
    <w:rsid w:val="00CC368B"/>
    <w:rsid w:val="00CC3B70"/>
    <w:rsid w:val="00CC3CB1"/>
    <w:rsid w:val="00CC3D4F"/>
    <w:rsid w:val="00CC3D86"/>
    <w:rsid w:val="00CC3DC8"/>
    <w:rsid w:val="00CC3F48"/>
    <w:rsid w:val="00CC4089"/>
    <w:rsid w:val="00CC4636"/>
    <w:rsid w:val="00CC47DD"/>
    <w:rsid w:val="00CC497E"/>
    <w:rsid w:val="00CC53B8"/>
    <w:rsid w:val="00CC564B"/>
    <w:rsid w:val="00CC5A76"/>
    <w:rsid w:val="00CC5DA9"/>
    <w:rsid w:val="00CC606E"/>
    <w:rsid w:val="00CC6342"/>
    <w:rsid w:val="00CC63DA"/>
    <w:rsid w:val="00CC63E5"/>
    <w:rsid w:val="00CC641F"/>
    <w:rsid w:val="00CC6488"/>
    <w:rsid w:val="00CC649D"/>
    <w:rsid w:val="00CC65EB"/>
    <w:rsid w:val="00CC6928"/>
    <w:rsid w:val="00CC6BF9"/>
    <w:rsid w:val="00CC6C80"/>
    <w:rsid w:val="00CC71A4"/>
    <w:rsid w:val="00CC74D2"/>
    <w:rsid w:val="00CC7D2B"/>
    <w:rsid w:val="00CC7DF8"/>
    <w:rsid w:val="00CC7FDC"/>
    <w:rsid w:val="00CD024A"/>
    <w:rsid w:val="00CD0938"/>
    <w:rsid w:val="00CD0CCA"/>
    <w:rsid w:val="00CD0D40"/>
    <w:rsid w:val="00CD0F68"/>
    <w:rsid w:val="00CD1055"/>
    <w:rsid w:val="00CD1295"/>
    <w:rsid w:val="00CD14B8"/>
    <w:rsid w:val="00CD176F"/>
    <w:rsid w:val="00CD1B7C"/>
    <w:rsid w:val="00CD20E1"/>
    <w:rsid w:val="00CD2231"/>
    <w:rsid w:val="00CD2724"/>
    <w:rsid w:val="00CD3171"/>
    <w:rsid w:val="00CD3361"/>
    <w:rsid w:val="00CD353D"/>
    <w:rsid w:val="00CD3F9B"/>
    <w:rsid w:val="00CD4107"/>
    <w:rsid w:val="00CD4207"/>
    <w:rsid w:val="00CD4AB7"/>
    <w:rsid w:val="00CD4B73"/>
    <w:rsid w:val="00CD4B8A"/>
    <w:rsid w:val="00CD4CEB"/>
    <w:rsid w:val="00CD5221"/>
    <w:rsid w:val="00CD5416"/>
    <w:rsid w:val="00CD5477"/>
    <w:rsid w:val="00CD5538"/>
    <w:rsid w:val="00CD56B3"/>
    <w:rsid w:val="00CD5792"/>
    <w:rsid w:val="00CD5A33"/>
    <w:rsid w:val="00CD5B54"/>
    <w:rsid w:val="00CD5D03"/>
    <w:rsid w:val="00CD5DFD"/>
    <w:rsid w:val="00CD621E"/>
    <w:rsid w:val="00CD6448"/>
    <w:rsid w:val="00CD6857"/>
    <w:rsid w:val="00CD6C48"/>
    <w:rsid w:val="00CD75E8"/>
    <w:rsid w:val="00CD7929"/>
    <w:rsid w:val="00CD79B1"/>
    <w:rsid w:val="00CD7EF8"/>
    <w:rsid w:val="00CD7F9A"/>
    <w:rsid w:val="00CE0085"/>
    <w:rsid w:val="00CE00F6"/>
    <w:rsid w:val="00CE0133"/>
    <w:rsid w:val="00CE0B37"/>
    <w:rsid w:val="00CE0E2B"/>
    <w:rsid w:val="00CE11DB"/>
    <w:rsid w:val="00CE124E"/>
    <w:rsid w:val="00CE126C"/>
    <w:rsid w:val="00CE1463"/>
    <w:rsid w:val="00CE17C7"/>
    <w:rsid w:val="00CE1843"/>
    <w:rsid w:val="00CE1845"/>
    <w:rsid w:val="00CE1DC2"/>
    <w:rsid w:val="00CE1EBF"/>
    <w:rsid w:val="00CE216C"/>
    <w:rsid w:val="00CE22E5"/>
    <w:rsid w:val="00CE23F3"/>
    <w:rsid w:val="00CE26CD"/>
    <w:rsid w:val="00CE28D3"/>
    <w:rsid w:val="00CE2C28"/>
    <w:rsid w:val="00CE2E4B"/>
    <w:rsid w:val="00CE2FD0"/>
    <w:rsid w:val="00CE3359"/>
    <w:rsid w:val="00CE3508"/>
    <w:rsid w:val="00CE38AF"/>
    <w:rsid w:val="00CE3C01"/>
    <w:rsid w:val="00CE413F"/>
    <w:rsid w:val="00CE41C4"/>
    <w:rsid w:val="00CE42B7"/>
    <w:rsid w:val="00CE4495"/>
    <w:rsid w:val="00CE46B7"/>
    <w:rsid w:val="00CE48D8"/>
    <w:rsid w:val="00CE4A25"/>
    <w:rsid w:val="00CE4A66"/>
    <w:rsid w:val="00CE4A9F"/>
    <w:rsid w:val="00CE4B0E"/>
    <w:rsid w:val="00CE5116"/>
    <w:rsid w:val="00CE520C"/>
    <w:rsid w:val="00CE5548"/>
    <w:rsid w:val="00CE5606"/>
    <w:rsid w:val="00CE56F2"/>
    <w:rsid w:val="00CE5921"/>
    <w:rsid w:val="00CE5BB7"/>
    <w:rsid w:val="00CE5E01"/>
    <w:rsid w:val="00CE6092"/>
    <w:rsid w:val="00CE65DE"/>
    <w:rsid w:val="00CE65E0"/>
    <w:rsid w:val="00CE6ADD"/>
    <w:rsid w:val="00CE6BE6"/>
    <w:rsid w:val="00CE6C3A"/>
    <w:rsid w:val="00CE7049"/>
    <w:rsid w:val="00CE706E"/>
    <w:rsid w:val="00CE731E"/>
    <w:rsid w:val="00CE79B9"/>
    <w:rsid w:val="00CE7ABD"/>
    <w:rsid w:val="00CF035B"/>
    <w:rsid w:val="00CF0852"/>
    <w:rsid w:val="00CF08EA"/>
    <w:rsid w:val="00CF13CE"/>
    <w:rsid w:val="00CF1455"/>
    <w:rsid w:val="00CF15F8"/>
    <w:rsid w:val="00CF1624"/>
    <w:rsid w:val="00CF16FA"/>
    <w:rsid w:val="00CF1CD2"/>
    <w:rsid w:val="00CF1FAC"/>
    <w:rsid w:val="00CF242F"/>
    <w:rsid w:val="00CF24E2"/>
    <w:rsid w:val="00CF250F"/>
    <w:rsid w:val="00CF2882"/>
    <w:rsid w:val="00CF2A5C"/>
    <w:rsid w:val="00CF37BE"/>
    <w:rsid w:val="00CF38C7"/>
    <w:rsid w:val="00CF38E7"/>
    <w:rsid w:val="00CF3B6E"/>
    <w:rsid w:val="00CF3C06"/>
    <w:rsid w:val="00CF3DFA"/>
    <w:rsid w:val="00CF43C0"/>
    <w:rsid w:val="00CF449C"/>
    <w:rsid w:val="00CF46DF"/>
    <w:rsid w:val="00CF4D67"/>
    <w:rsid w:val="00CF4DE0"/>
    <w:rsid w:val="00CF4E71"/>
    <w:rsid w:val="00CF52F2"/>
    <w:rsid w:val="00CF583A"/>
    <w:rsid w:val="00CF59F5"/>
    <w:rsid w:val="00CF5CE8"/>
    <w:rsid w:val="00CF5D1B"/>
    <w:rsid w:val="00CF5E4D"/>
    <w:rsid w:val="00CF6178"/>
    <w:rsid w:val="00CF6495"/>
    <w:rsid w:val="00CF6765"/>
    <w:rsid w:val="00CF6800"/>
    <w:rsid w:val="00CF6CBE"/>
    <w:rsid w:val="00CF6E59"/>
    <w:rsid w:val="00CF73C5"/>
    <w:rsid w:val="00CF7532"/>
    <w:rsid w:val="00CF788A"/>
    <w:rsid w:val="00CF78C4"/>
    <w:rsid w:val="00CF790A"/>
    <w:rsid w:val="00CF7C33"/>
    <w:rsid w:val="00CF7EC2"/>
    <w:rsid w:val="00CF7F7D"/>
    <w:rsid w:val="00CF7FE4"/>
    <w:rsid w:val="00D0017D"/>
    <w:rsid w:val="00D001C4"/>
    <w:rsid w:val="00D01329"/>
    <w:rsid w:val="00D01373"/>
    <w:rsid w:val="00D01573"/>
    <w:rsid w:val="00D01596"/>
    <w:rsid w:val="00D0164F"/>
    <w:rsid w:val="00D0168D"/>
    <w:rsid w:val="00D016A4"/>
    <w:rsid w:val="00D01CBA"/>
    <w:rsid w:val="00D02184"/>
    <w:rsid w:val="00D021FD"/>
    <w:rsid w:val="00D02329"/>
    <w:rsid w:val="00D02495"/>
    <w:rsid w:val="00D024F6"/>
    <w:rsid w:val="00D031B9"/>
    <w:rsid w:val="00D0326C"/>
    <w:rsid w:val="00D034E1"/>
    <w:rsid w:val="00D03554"/>
    <w:rsid w:val="00D03AAD"/>
    <w:rsid w:val="00D03C25"/>
    <w:rsid w:val="00D03DAC"/>
    <w:rsid w:val="00D03E00"/>
    <w:rsid w:val="00D03EFA"/>
    <w:rsid w:val="00D04072"/>
    <w:rsid w:val="00D04BFF"/>
    <w:rsid w:val="00D05142"/>
    <w:rsid w:val="00D0573F"/>
    <w:rsid w:val="00D05FAC"/>
    <w:rsid w:val="00D064C5"/>
    <w:rsid w:val="00D067F6"/>
    <w:rsid w:val="00D0683E"/>
    <w:rsid w:val="00D0699F"/>
    <w:rsid w:val="00D06C2D"/>
    <w:rsid w:val="00D070D6"/>
    <w:rsid w:val="00D071CB"/>
    <w:rsid w:val="00D07729"/>
    <w:rsid w:val="00D0785B"/>
    <w:rsid w:val="00D078B6"/>
    <w:rsid w:val="00D07DDB"/>
    <w:rsid w:val="00D07FCD"/>
    <w:rsid w:val="00D07FD8"/>
    <w:rsid w:val="00D1004B"/>
    <w:rsid w:val="00D10077"/>
    <w:rsid w:val="00D1078F"/>
    <w:rsid w:val="00D108AA"/>
    <w:rsid w:val="00D10CD4"/>
    <w:rsid w:val="00D11113"/>
    <w:rsid w:val="00D11593"/>
    <w:rsid w:val="00D116B9"/>
    <w:rsid w:val="00D11710"/>
    <w:rsid w:val="00D1188E"/>
    <w:rsid w:val="00D11953"/>
    <w:rsid w:val="00D11A19"/>
    <w:rsid w:val="00D11D75"/>
    <w:rsid w:val="00D12256"/>
    <w:rsid w:val="00D12329"/>
    <w:rsid w:val="00D125DF"/>
    <w:rsid w:val="00D129C9"/>
    <w:rsid w:val="00D129FF"/>
    <w:rsid w:val="00D12DDF"/>
    <w:rsid w:val="00D13051"/>
    <w:rsid w:val="00D132B6"/>
    <w:rsid w:val="00D134C2"/>
    <w:rsid w:val="00D137E3"/>
    <w:rsid w:val="00D13AB5"/>
    <w:rsid w:val="00D146C3"/>
    <w:rsid w:val="00D14AE7"/>
    <w:rsid w:val="00D14B59"/>
    <w:rsid w:val="00D14BCA"/>
    <w:rsid w:val="00D14D25"/>
    <w:rsid w:val="00D152A6"/>
    <w:rsid w:val="00D153EE"/>
    <w:rsid w:val="00D15486"/>
    <w:rsid w:val="00D15572"/>
    <w:rsid w:val="00D15C5C"/>
    <w:rsid w:val="00D1638C"/>
    <w:rsid w:val="00D1641D"/>
    <w:rsid w:val="00D164AF"/>
    <w:rsid w:val="00D16B81"/>
    <w:rsid w:val="00D16E9D"/>
    <w:rsid w:val="00D16ED5"/>
    <w:rsid w:val="00D16FED"/>
    <w:rsid w:val="00D17384"/>
    <w:rsid w:val="00D1771B"/>
    <w:rsid w:val="00D178F6"/>
    <w:rsid w:val="00D200EF"/>
    <w:rsid w:val="00D20205"/>
    <w:rsid w:val="00D2035E"/>
    <w:rsid w:val="00D20443"/>
    <w:rsid w:val="00D20555"/>
    <w:rsid w:val="00D2076C"/>
    <w:rsid w:val="00D21334"/>
    <w:rsid w:val="00D213D3"/>
    <w:rsid w:val="00D217E3"/>
    <w:rsid w:val="00D218FC"/>
    <w:rsid w:val="00D21D08"/>
    <w:rsid w:val="00D220CD"/>
    <w:rsid w:val="00D221A0"/>
    <w:rsid w:val="00D223F8"/>
    <w:rsid w:val="00D22644"/>
    <w:rsid w:val="00D22889"/>
    <w:rsid w:val="00D232D0"/>
    <w:rsid w:val="00D233A8"/>
    <w:rsid w:val="00D2364E"/>
    <w:rsid w:val="00D23788"/>
    <w:rsid w:val="00D238E6"/>
    <w:rsid w:val="00D23948"/>
    <w:rsid w:val="00D23C9D"/>
    <w:rsid w:val="00D23D02"/>
    <w:rsid w:val="00D23E18"/>
    <w:rsid w:val="00D24029"/>
    <w:rsid w:val="00D240A7"/>
    <w:rsid w:val="00D240EE"/>
    <w:rsid w:val="00D24512"/>
    <w:rsid w:val="00D24670"/>
    <w:rsid w:val="00D248C3"/>
    <w:rsid w:val="00D24AFC"/>
    <w:rsid w:val="00D24C36"/>
    <w:rsid w:val="00D24DCB"/>
    <w:rsid w:val="00D24F7A"/>
    <w:rsid w:val="00D2518E"/>
    <w:rsid w:val="00D25760"/>
    <w:rsid w:val="00D25B3E"/>
    <w:rsid w:val="00D25C04"/>
    <w:rsid w:val="00D2644D"/>
    <w:rsid w:val="00D26796"/>
    <w:rsid w:val="00D26C2D"/>
    <w:rsid w:val="00D27231"/>
    <w:rsid w:val="00D27281"/>
    <w:rsid w:val="00D27527"/>
    <w:rsid w:val="00D27545"/>
    <w:rsid w:val="00D277E1"/>
    <w:rsid w:val="00D279D2"/>
    <w:rsid w:val="00D279FC"/>
    <w:rsid w:val="00D27A7D"/>
    <w:rsid w:val="00D27C1C"/>
    <w:rsid w:val="00D27C64"/>
    <w:rsid w:val="00D27E89"/>
    <w:rsid w:val="00D27FD3"/>
    <w:rsid w:val="00D300EF"/>
    <w:rsid w:val="00D30109"/>
    <w:rsid w:val="00D302DB"/>
    <w:rsid w:val="00D305BC"/>
    <w:rsid w:val="00D30620"/>
    <w:rsid w:val="00D3097E"/>
    <w:rsid w:val="00D30A20"/>
    <w:rsid w:val="00D30C2C"/>
    <w:rsid w:val="00D30E59"/>
    <w:rsid w:val="00D310DD"/>
    <w:rsid w:val="00D31286"/>
    <w:rsid w:val="00D31386"/>
    <w:rsid w:val="00D3193F"/>
    <w:rsid w:val="00D31C7D"/>
    <w:rsid w:val="00D32120"/>
    <w:rsid w:val="00D324F2"/>
    <w:rsid w:val="00D326DD"/>
    <w:rsid w:val="00D32D3C"/>
    <w:rsid w:val="00D32DDC"/>
    <w:rsid w:val="00D32E5B"/>
    <w:rsid w:val="00D333AF"/>
    <w:rsid w:val="00D334C8"/>
    <w:rsid w:val="00D336B7"/>
    <w:rsid w:val="00D33FB8"/>
    <w:rsid w:val="00D34136"/>
    <w:rsid w:val="00D341C8"/>
    <w:rsid w:val="00D342A7"/>
    <w:rsid w:val="00D34492"/>
    <w:rsid w:val="00D345D0"/>
    <w:rsid w:val="00D346C2"/>
    <w:rsid w:val="00D3476B"/>
    <w:rsid w:val="00D35347"/>
    <w:rsid w:val="00D354BA"/>
    <w:rsid w:val="00D359E9"/>
    <w:rsid w:val="00D35A76"/>
    <w:rsid w:val="00D35F28"/>
    <w:rsid w:val="00D3616E"/>
    <w:rsid w:val="00D363C7"/>
    <w:rsid w:val="00D36413"/>
    <w:rsid w:val="00D36645"/>
    <w:rsid w:val="00D36810"/>
    <w:rsid w:val="00D369E7"/>
    <w:rsid w:val="00D3717C"/>
    <w:rsid w:val="00D37297"/>
    <w:rsid w:val="00D3746A"/>
    <w:rsid w:val="00D375C3"/>
    <w:rsid w:val="00D37839"/>
    <w:rsid w:val="00D37D37"/>
    <w:rsid w:val="00D37DBA"/>
    <w:rsid w:val="00D40193"/>
    <w:rsid w:val="00D406C0"/>
    <w:rsid w:val="00D40737"/>
    <w:rsid w:val="00D407B7"/>
    <w:rsid w:val="00D40A7F"/>
    <w:rsid w:val="00D40B5B"/>
    <w:rsid w:val="00D40C1B"/>
    <w:rsid w:val="00D40C7F"/>
    <w:rsid w:val="00D40D3D"/>
    <w:rsid w:val="00D40F76"/>
    <w:rsid w:val="00D4118E"/>
    <w:rsid w:val="00D4161F"/>
    <w:rsid w:val="00D41642"/>
    <w:rsid w:val="00D41855"/>
    <w:rsid w:val="00D41CE0"/>
    <w:rsid w:val="00D42497"/>
    <w:rsid w:val="00D424B1"/>
    <w:rsid w:val="00D42D6D"/>
    <w:rsid w:val="00D42EA2"/>
    <w:rsid w:val="00D434B7"/>
    <w:rsid w:val="00D4364C"/>
    <w:rsid w:val="00D4377F"/>
    <w:rsid w:val="00D43C5F"/>
    <w:rsid w:val="00D43CA8"/>
    <w:rsid w:val="00D44010"/>
    <w:rsid w:val="00D44699"/>
    <w:rsid w:val="00D44755"/>
    <w:rsid w:val="00D44A24"/>
    <w:rsid w:val="00D44BE8"/>
    <w:rsid w:val="00D44CEF"/>
    <w:rsid w:val="00D44D20"/>
    <w:rsid w:val="00D451D1"/>
    <w:rsid w:val="00D45528"/>
    <w:rsid w:val="00D45809"/>
    <w:rsid w:val="00D45D18"/>
    <w:rsid w:val="00D45E24"/>
    <w:rsid w:val="00D4634E"/>
    <w:rsid w:val="00D4678D"/>
    <w:rsid w:val="00D469E2"/>
    <w:rsid w:val="00D46EE0"/>
    <w:rsid w:val="00D46EFA"/>
    <w:rsid w:val="00D47130"/>
    <w:rsid w:val="00D47640"/>
    <w:rsid w:val="00D477BA"/>
    <w:rsid w:val="00D47E68"/>
    <w:rsid w:val="00D5006A"/>
    <w:rsid w:val="00D5082E"/>
    <w:rsid w:val="00D50BE9"/>
    <w:rsid w:val="00D51225"/>
    <w:rsid w:val="00D51236"/>
    <w:rsid w:val="00D512B0"/>
    <w:rsid w:val="00D515BD"/>
    <w:rsid w:val="00D51781"/>
    <w:rsid w:val="00D51EAB"/>
    <w:rsid w:val="00D51FA3"/>
    <w:rsid w:val="00D52261"/>
    <w:rsid w:val="00D52400"/>
    <w:rsid w:val="00D52448"/>
    <w:rsid w:val="00D52623"/>
    <w:rsid w:val="00D52641"/>
    <w:rsid w:val="00D529B0"/>
    <w:rsid w:val="00D52B8F"/>
    <w:rsid w:val="00D5368B"/>
    <w:rsid w:val="00D537AF"/>
    <w:rsid w:val="00D53B78"/>
    <w:rsid w:val="00D54053"/>
    <w:rsid w:val="00D5421D"/>
    <w:rsid w:val="00D54321"/>
    <w:rsid w:val="00D54348"/>
    <w:rsid w:val="00D543F7"/>
    <w:rsid w:val="00D54690"/>
    <w:rsid w:val="00D54693"/>
    <w:rsid w:val="00D54962"/>
    <w:rsid w:val="00D54C53"/>
    <w:rsid w:val="00D5522E"/>
    <w:rsid w:val="00D55435"/>
    <w:rsid w:val="00D55915"/>
    <w:rsid w:val="00D55A5B"/>
    <w:rsid w:val="00D561E0"/>
    <w:rsid w:val="00D56218"/>
    <w:rsid w:val="00D56686"/>
    <w:rsid w:val="00D56D73"/>
    <w:rsid w:val="00D56DF4"/>
    <w:rsid w:val="00D5725C"/>
    <w:rsid w:val="00D57350"/>
    <w:rsid w:val="00D57914"/>
    <w:rsid w:val="00D5796C"/>
    <w:rsid w:val="00D57AF3"/>
    <w:rsid w:val="00D57B0B"/>
    <w:rsid w:val="00D57C9F"/>
    <w:rsid w:val="00D57F5A"/>
    <w:rsid w:val="00D60243"/>
    <w:rsid w:val="00D603D9"/>
    <w:rsid w:val="00D607D0"/>
    <w:rsid w:val="00D609CE"/>
    <w:rsid w:val="00D60A18"/>
    <w:rsid w:val="00D60AE0"/>
    <w:rsid w:val="00D60EF0"/>
    <w:rsid w:val="00D61449"/>
    <w:rsid w:val="00D61527"/>
    <w:rsid w:val="00D615ED"/>
    <w:rsid w:val="00D6180A"/>
    <w:rsid w:val="00D61BBF"/>
    <w:rsid w:val="00D61EFD"/>
    <w:rsid w:val="00D624DC"/>
    <w:rsid w:val="00D629FD"/>
    <w:rsid w:val="00D62ABC"/>
    <w:rsid w:val="00D62ABE"/>
    <w:rsid w:val="00D62CAD"/>
    <w:rsid w:val="00D63734"/>
    <w:rsid w:val="00D642E2"/>
    <w:rsid w:val="00D64934"/>
    <w:rsid w:val="00D649E9"/>
    <w:rsid w:val="00D64B19"/>
    <w:rsid w:val="00D64C83"/>
    <w:rsid w:val="00D64D32"/>
    <w:rsid w:val="00D64E46"/>
    <w:rsid w:val="00D65069"/>
    <w:rsid w:val="00D652F3"/>
    <w:rsid w:val="00D652F9"/>
    <w:rsid w:val="00D656ED"/>
    <w:rsid w:val="00D65AAB"/>
    <w:rsid w:val="00D65B3F"/>
    <w:rsid w:val="00D65F54"/>
    <w:rsid w:val="00D668E8"/>
    <w:rsid w:val="00D66ECA"/>
    <w:rsid w:val="00D66F84"/>
    <w:rsid w:val="00D670AD"/>
    <w:rsid w:val="00D671B9"/>
    <w:rsid w:val="00D67281"/>
    <w:rsid w:val="00D677E4"/>
    <w:rsid w:val="00D67B3B"/>
    <w:rsid w:val="00D67CB2"/>
    <w:rsid w:val="00D67EC7"/>
    <w:rsid w:val="00D7044F"/>
    <w:rsid w:val="00D7045C"/>
    <w:rsid w:val="00D70549"/>
    <w:rsid w:val="00D70957"/>
    <w:rsid w:val="00D70D42"/>
    <w:rsid w:val="00D71AE8"/>
    <w:rsid w:val="00D72759"/>
    <w:rsid w:val="00D7275B"/>
    <w:rsid w:val="00D72D53"/>
    <w:rsid w:val="00D72E2D"/>
    <w:rsid w:val="00D7314A"/>
    <w:rsid w:val="00D73507"/>
    <w:rsid w:val="00D7365A"/>
    <w:rsid w:val="00D73798"/>
    <w:rsid w:val="00D73999"/>
    <w:rsid w:val="00D73A4A"/>
    <w:rsid w:val="00D73B5E"/>
    <w:rsid w:val="00D73C18"/>
    <w:rsid w:val="00D73F76"/>
    <w:rsid w:val="00D74126"/>
    <w:rsid w:val="00D74626"/>
    <w:rsid w:val="00D749BB"/>
    <w:rsid w:val="00D74F00"/>
    <w:rsid w:val="00D7507B"/>
    <w:rsid w:val="00D750C1"/>
    <w:rsid w:val="00D750F8"/>
    <w:rsid w:val="00D754E0"/>
    <w:rsid w:val="00D75858"/>
    <w:rsid w:val="00D75A72"/>
    <w:rsid w:val="00D76190"/>
    <w:rsid w:val="00D762EB"/>
    <w:rsid w:val="00D765C4"/>
    <w:rsid w:val="00D766F3"/>
    <w:rsid w:val="00D76865"/>
    <w:rsid w:val="00D76B0A"/>
    <w:rsid w:val="00D76B61"/>
    <w:rsid w:val="00D76F0A"/>
    <w:rsid w:val="00D77035"/>
    <w:rsid w:val="00D7725C"/>
    <w:rsid w:val="00D776FA"/>
    <w:rsid w:val="00D77819"/>
    <w:rsid w:val="00D77CAC"/>
    <w:rsid w:val="00D80539"/>
    <w:rsid w:val="00D805D7"/>
    <w:rsid w:val="00D80854"/>
    <w:rsid w:val="00D80861"/>
    <w:rsid w:val="00D809AA"/>
    <w:rsid w:val="00D8129A"/>
    <w:rsid w:val="00D812BB"/>
    <w:rsid w:val="00D816DC"/>
    <w:rsid w:val="00D818BB"/>
    <w:rsid w:val="00D81C17"/>
    <w:rsid w:val="00D8298E"/>
    <w:rsid w:val="00D82B85"/>
    <w:rsid w:val="00D8307F"/>
    <w:rsid w:val="00D832ED"/>
    <w:rsid w:val="00D83426"/>
    <w:rsid w:val="00D8354E"/>
    <w:rsid w:val="00D83B44"/>
    <w:rsid w:val="00D83C3D"/>
    <w:rsid w:val="00D83DD8"/>
    <w:rsid w:val="00D83E12"/>
    <w:rsid w:val="00D83F55"/>
    <w:rsid w:val="00D84140"/>
    <w:rsid w:val="00D84192"/>
    <w:rsid w:val="00D84467"/>
    <w:rsid w:val="00D8489E"/>
    <w:rsid w:val="00D84904"/>
    <w:rsid w:val="00D84A5D"/>
    <w:rsid w:val="00D84B29"/>
    <w:rsid w:val="00D84DBD"/>
    <w:rsid w:val="00D84EA5"/>
    <w:rsid w:val="00D84F0A"/>
    <w:rsid w:val="00D8512A"/>
    <w:rsid w:val="00D85171"/>
    <w:rsid w:val="00D853A9"/>
    <w:rsid w:val="00D85746"/>
    <w:rsid w:val="00D85848"/>
    <w:rsid w:val="00D85B9A"/>
    <w:rsid w:val="00D85D4F"/>
    <w:rsid w:val="00D86149"/>
    <w:rsid w:val="00D865D1"/>
    <w:rsid w:val="00D868DD"/>
    <w:rsid w:val="00D86B94"/>
    <w:rsid w:val="00D86C4D"/>
    <w:rsid w:val="00D86EC4"/>
    <w:rsid w:val="00D86F10"/>
    <w:rsid w:val="00D87363"/>
    <w:rsid w:val="00D873BB"/>
    <w:rsid w:val="00D8791E"/>
    <w:rsid w:val="00D87DCA"/>
    <w:rsid w:val="00D87EC1"/>
    <w:rsid w:val="00D90070"/>
    <w:rsid w:val="00D90551"/>
    <w:rsid w:val="00D905AB"/>
    <w:rsid w:val="00D90F89"/>
    <w:rsid w:val="00D9103F"/>
    <w:rsid w:val="00D911C1"/>
    <w:rsid w:val="00D911D0"/>
    <w:rsid w:val="00D913C6"/>
    <w:rsid w:val="00D91727"/>
    <w:rsid w:val="00D91A74"/>
    <w:rsid w:val="00D91CDF"/>
    <w:rsid w:val="00D91F0B"/>
    <w:rsid w:val="00D92017"/>
    <w:rsid w:val="00D9284A"/>
    <w:rsid w:val="00D92EE1"/>
    <w:rsid w:val="00D93319"/>
    <w:rsid w:val="00D93536"/>
    <w:rsid w:val="00D936FC"/>
    <w:rsid w:val="00D938A9"/>
    <w:rsid w:val="00D93A5C"/>
    <w:rsid w:val="00D93C0B"/>
    <w:rsid w:val="00D93D72"/>
    <w:rsid w:val="00D942B9"/>
    <w:rsid w:val="00D9435E"/>
    <w:rsid w:val="00D94631"/>
    <w:rsid w:val="00D9475C"/>
    <w:rsid w:val="00D94FA6"/>
    <w:rsid w:val="00D9508C"/>
    <w:rsid w:val="00D962DC"/>
    <w:rsid w:val="00D964F0"/>
    <w:rsid w:val="00D96DD6"/>
    <w:rsid w:val="00D9745C"/>
    <w:rsid w:val="00D979DF"/>
    <w:rsid w:val="00D97A30"/>
    <w:rsid w:val="00DA004C"/>
    <w:rsid w:val="00DA0980"/>
    <w:rsid w:val="00DA09EF"/>
    <w:rsid w:val="00DA0C8E"/>
    <w:rsid w:val="00DA159C"/>
    <w:rsid w:val="00DA16CB"/>
    <w:rsid w:val="00DA1BFC"/>
    <w:rsid w:val="00DA1C29"/>
    <w:rsid w:val="00DA1CDD"/>
    <w:rsid w:val="00DA1D6F"/>
    <w:rsid w:val="00DA1E7A"/>
    <w:rsid w:val="00DA2113"/>
    <w:rsid w:val="00DA2486"/>
    <w:rsid w:val="00DA25A7"/>
    <w:rsid w:val="00DA2692"/>
    <w:rsid w:val="00DA2A35"/>
    <w:rsid w:val="00DA2AFA"/>
    <w:rsid w:val="00DA2C0F"/>
    <w:rsid w:val="00DA3275"/>
    <w:rsid w:val="00DA33AF"/>
    <w:rsid w:val="00DA3602"/>
    <w:rsid w:val="00DA36FB"/>
    <w:rsid w:val="00DA377A"/>
    <w:rsid w:val="00DA37C8"/>
    <w:rsid w:val="00DA39D9"/>
    <w:rsid w:val="00DA39E9"/>
    <w:rsid w:val="00DA3D98"/>
    <w:rsid w:val="00DA3DE4"/>
    <w:rsid w:val="00DA3DF2"/>
    <w:rsid w:val="00DA3F40"/>
    <w:rsid w:val="00DA44BE"/>
    <w:rsid w:val="00DA4EA6"/>
    <w:rsid w:val="00DA4EF2"/>
    <w:rsid w:val="00DA4F49"/>
    <w:rsid w:val="00DA4FEB"/>
    <w:rsid w:val="00DA5935"/>
    <w:rsid w:val="00DA5FA2"/>
    <w:rsid w:val="00DA604F"/>
    <w:rsid w:val="00DA6535"/>
    <w:rsid w:val="00DA677A"/>
    <w:rsid w:val="00DA699F"/>
    <w:rsid w:val="00DA6E11"/>
    <w:rsid w:val="00DA71BB"/>
    <w:rsid w:val="00DA72D4"/>
    <w:rsid w:val="00DA7CFE"/>
    <w:rsid w:val="00DA7E92"/>
    <w:rsid w:val="00DB00D9"/>
    <w:rsid w:val="00DB06BD"/>
    <w:rsid w:val="00DB0756"/>
    <w:rsid w:val="00DB08F7"/>
    <w:rsid w:val="00DB0985"/>
    <w:rsid w:val="00DB0ED4"/>
    <w:rsid w:val="00DB1121"/>
    <w:rsid w:val="00DB1125"/>
    <w:rsid w:val="00DB1B2B"/>
    <w:rsid w:val="00DB1C8F"/>
    <w:rsid w:val="00DB27BA"/>
    <w:rsid w:val="00DB280F"/>
    <w:rsid w:val="00DB3319"/>
    <w:rsid w:val="00DB3478"/>
    <w:rsid w:val="00DB3722"/>
    <w:rsid w:val="00DB3780"/>
    <w:rsid w:val="00DB3A2A"/>
    <w:rsid w:val="00DB3BA0"/>
    <w:rsid w:val="00DB3BB4"/>
    <w:rsid w:val="00DB40B0"/>
    <w:rsid w:val="00DB4718"/>
    <w:rsid w:val="00DB4E06"/>
    <w:rsid w:val="00DB4E8D"/>
    <w:rsid w:val="00DB50B1"/>
    <w:rsid w:val="00DB5343"/>
    <w:rsid w:val="00DB5547"/>
    <w:rsid w:val="00DB56A0"/>
    <w:rsid w:val="00DB57D8"/>
    <w:rsid w:val="00DB58A8"/>
    <w:rsid w:val="00DB5DE7"/>
    <w:rsid w:val="00DB6479"/>
    <w:rsid w:val="00DB66E8"/>
    <w:rsid w:val="00DB6752"/>
    <w:rsid w:val="00DB6A4C"/>
    <w:rsid w:val="00DB6D03"/>
    <w:rsid w:val="00DB7088"/>
    <w:rsid w:val="00DB7154"/>
    <w:rsid w:val="00DB7237"/>
    <w:rsid w:val="00DB78D3"/>
    <w:rsid w:val="00DB7B2F"/>
    <w:rsid w:val="00DB7C29"/>
    <w:rsid w:val="00DB7C89"/>
    <w:rsid w:val="00DB7D39"/>
    <w:rsid w:val="00DB7DFC"/>
    <w:rsid w:val="00DB7FA7"/>
    <w:rsid w:val="00DC0022"/>
    <w:rsid w:val="00DC0068"/>
    <w:rsid w:val="00DC05A9"/>
    <w:rsid w:val="00DC05E3"/>
    <w:rsid w:val="00DC07A6"/>
    <w:rsid w:val="00DC0806"/>
    <w:rsid w:val="00DC0816"/>
    <w:rsid w:val="00DC08DF"/>
    <w:rsid w:val="00DC09A5"/>
    <w:rsid w:val="00DC0C21"/>
    <w:rsid w:val="00DC0D8A"/>
    <w:rsid w:val="00DC168B"/>
    <w:rsid w:val="00DC183E"/>
    <w:rsid w:val="00DC1A0A"/>
    <w:rsid w:val="00DC1A34"/>
    <w:rsid w:val="00DC1D9C"/>
    <w:rsid w:val="00DC28D3"/>
    <w:rsid w:val="00DC2F42"/>
    <w:rsid w:val="00DC3188"/>
    <w:rsid w:val="00DC3328"/>
    <w:rsid w:val="00DC4922"/>
    <w:rsid w:val="00DC4957"/>
    <w:rsid w:val="00DC544A"/>
    <w:rsid w:val="00DC5945"/>
    <w:rsid w:val="00DC5D41"/>
    <w:rsid w:val="00DC5FC3"/>
    <w:rsid w:val="00DC603F"/>
    <w:rsid w:val="00DC6263"/>
    <w:rsid w:val="00DC6276"/>
    <w:rsid w:val="00DC6463"/>
    <w:rsid w:val="00DC66CE"/>
    <w:rsid w:val="00DC6D71"/>
    <w:rsid w:val="00DC6E7A"/>
    <w:rsid w:val="00DC7089"/>
    <w:rsid w:val="00DC7580"/>
    <w:rsid w:val="00DC7AAE"/>
    <w:rsid w:val="00DC7CF2"/>
    <w:rsid w:val="00DC7CFB"/>
    <w:rsid w:val="00DD021F"/>
    <w:rsid w:val="00DD02EA"/>
    <w:rsid w:val="00DD037A"/>
    <w:rsid w:val="00DD0381"/>
    <w:rsid w:val="00DD0A22"/>
    <w:rsid w:val="00DD0A7A"/>
    <w:rsid w:val="00DD0C60"/>
    <w:rsid w:val="00DD0CD8"/>
    <w:rsid w:val="00DD0D91"/>
    <w:rsid w:val="00DD0EA9"/>
    <w:rsid w:val="00DD0F2A"/>
    <w:rsid w:val="00DD1485"/>
    <w:rsid w:val="00DD17BA"/>
    <w:rsid w:val="00DD1B48"/>
    <w:rsid w:val="00DD1C05"/>
    <w:rsid w:val="00DD2748"/>
    <w:rsid w:val="00DD29C8"/>
    <w:rsid w:val="00DD3217"/>
    <w:rsid w:val="00DD3388"/>
    <w:rsid w:val="00DD360E"/>
    <w:rsid w:val="00DD3741"/>
    <w:rsid w:val="00DD3C32"/>
    <w:rsid w:val="00DD3D16"/>
    <w:rsid w:val="00DD3DA3"/>
    <w:rsid w:val="00DD3DD5"/>
    <w:rsid w:val="00DD3E63"/>
    <w:rsid w:val="00DD47A5"/>
    <w:rsid w:val="00DD4949"/>
    <w:rsid w:val="00DD4DB9"/>
    <w:rsid w:val="00DD546A"/>
    <w:rsid w:val="00DD5ABD"/>
    <w:rsid w:val="00DD5C02"/>
    <w:rsid w:val="00DD5E3F"/>
    <w:rsid w:val="00DD63E2"/>
    <w:rsid w:val="00DD65E3"/>
    <w:rsid w:val="00DD69DD"/>
    <w:rsid w:val="00DD6F75"/>
    <w:rsid w:val="00DD70CD"/>
    <w:rsid w:val="00DD7404"/>
    <w:rsid w:val="00DD7511"/>
    <w:rsid w:val="00DD771F"/>
    <w:rsid w:val="00DD791F"/>
    <w:rsid w:val="00DD7B01"/>
    <w:rsid w:val="00DD7C30"/>
    <w:rsid w:val="00DD7C4E"/>
    <w:rsid w:val="00DD7EFC"/>
    <w:rsid w:val="00DE01AA"/>
    <w:rsid w:val="00DE01F8"/>
    <w:rsid w:val="00DE03A9"/>
    <w:rsid w:val="00DE0B88"/>
    <w:rsid w:val="00DE0CDF"/>
    <w:rsid w:val="00DE1701"/>
    <w:rsid w:val="00DE178B"/>
    <w:rsid w:val="00DE1A1F"/>
    <w:rsid w:val="00DE1B78"/>
    <w:rsid w:val="00DE1BE9"/>
    <w:rsid w:val="00DE209B"/>
    <w:rsid w:val="00DE20AB"/>
    <w:rsid w:val="00DE20CE"/>
    <w:rsid w:val="00DE2191"/>
    <w:rsid w:val="00DE27C8"/>
    <w:rsid w:val="00DE2857"/>
    <w:rsid w:val="00DE28FC"/>
    <w:rsid w:val="00DE2BC9"/>
    <w:rsid w:val="00DE2C68"/>
    <w:rsid w:val="00DE2DDC"/>
    <w:rsid w:val="00DE2DDD"/>
    <w:rsid w:val="00DE2E71"/>
    <w:rsid w:val="00DE2F14"/>
    <w:rsid w:val="00DE30C0"/>
    <w:rsid w:val="00DE3280"/>
    <w:rsid w:val="00DE32E4"/>
    <w:rsid w:val="00DE34D2"/>
    <w:rsid w:val="00DE3BEB"/>
    <w:rsid w:val="00DE409F"/>
    <w:rsid w:val="00DE4186"/>
    <w:rsid w:val="00DE4A17"/>
    <w:rsid w:val="00DE4C83"/>
    <w:rsid w:val="00DE4E1A"/>
    <w:rsid w:val="00DE4F81"/>
    <w:rsid w:val="00DE510A"/>
    <w:rsid w:val="00DE5315"/>
    <w:rsid w:val="00DE5EBC"/>
    <w:rsid w:val="00DE6001"/>
    <w:rsid w:val="00DE6243"/>
    <w:rsid w:val="00DE65FB"/>
    <w:rsid w:val="00DE6626"/>
    <w:rsid w:val="00DE6696"/>
    <w:rsid w:val="00DE677B"/>
    <w:rsid w:val="00DE68AF"/>
    <w:rsid w:val="00DE6D42"/>
    <w:rsid w:val="00DE6D47"/>
    <w:rsid w:val="00DE70DA"/>
    <w:rsid w:val="00DE72EA"/>
    <w:rsid w:val="00DE731C"/>
    <w:rsid w:val="00DE78FA"/>
    <w:rsid w:val="00DF017D"/>
    <w:rsid w:val="00DF01EA"/>
    <w:rsid w:val="00DF04D7"/>
    <w:rsid w:val="00DF0F6C"/>
    <w:rsid w:val="00DF0FB4"/>
    <w:rsid w:val="00DF1508"/>
    <w:rsid w:val="00DF156C"/>
    <w:rsid w:val="00DF195A"/>
    <w:rsid w:val="00DF1DC3"/>
    <w:rsid w:val="00DF2277"/>
    <w:rsid w:val="00DF22F4"/>
    <w:rsid w:val="00DF2BF7"/>
    <w:rsid w:val="00DF3486"/>
    <w:rsid w:val="00DF3542"/>
    <w:rsid w:val="00DF3C26"/>
    <w:rsid w:val="00DF3C54"/>
    <w:rsid w:val="00DF3E87"/>
    <w:rsid w:val="00DF421F"/>
    <w:rsid w:val="00DF42D4"/>
    <w:rsid w:val="00DF446D"/>
    <w:rsid w:val="00DF46A1"/>
    <w:rsid w:val="00DF4930"/>
    <w:rsid w:val="00DF4AC8"/>
    <w:rsid w:val="00DF4C9D"/>
    <w:rsid w:val="00DF50B6"/>
    <w:rsid w:val="00DF51C7"/>
    <w:rsid w:val="00DF5ADA"/>
    <w:rsid w:val="00DF5D7B"/>
    <w:rsid w:val="00DF5E7C"/>
    <w:rsid w:val="00DF6199"/>
    <w:rsid w:val="00DF628A"/>
    <w:rsid w:val="00DF6670"/>
    <w:rsid w:val="00DF66DF"/>
    <w:rsid w:val="00DF70B2"/>
    <w:rsid w:val="00DF747B"/>
    <w:rsid w:val="00DF74B5"/>
    <w:rsid w:val="00DF7BD8"/>
    <w:rsid w:val="00DF7BF5"/>
    <w:rsid w:val="00DF7BFA"/>
    <w:rsid w:val="00DF7D6D"/>
    <w:rsid w:val="00E0096B"/>
    <w:rsid w:val="00E00ADB"/>
    <w:rsid w:val="00E00B06"/>
    <w:rsid w:val="00E00F3F"/>
    <w:rsid w:val="00E01021"/>
    <w:rsid w:val="00E013F4"/>
    <w:rsid w:val="00E018F7"/>
    <w:rsid w:val="00E019AB"/>
    <w:rsid w:val="00E02469"/>
    <w:rsid w:val="00E02548"/>
    <w:rsid w:val="00E02BE2"/>
    <w:rsid w:val="00E02F1A"/>
    <w:rsid w:val="00E0339D"/>
    <w:rsid w:val="00E034C5"/>
    <w:rsid w:val="00E03846"/>
    <w:rsid w:val="00E038D4"/>
    <w:rsid w:val="00E0396A"/>
    <w:rsid w:val="00E04393"/>
    <w:rsid w:val="00E046D1"/>
    <w:rsid w:val="00E04B4C"/>
    <w:rsid w:val="00E051C1"/>
    <w:rsid w:val="00E05350"/>
    <w:rsid w:val="00E0560C"/>
    <w:rsid w:val="00E057C4"/>
    <w:rsid w:val="00E05897"/>
    <w:rsid w:val="00E05C65"/>
    <w:rsid w:val="00E05CD8"/>
    <w:rsid w:val="00E05ED2"/>
    <w:rsid w:val="00E06BC2"/>
    <w:rsid w:val="00E06CB2"/>
    <w:rsid w:val="00E06EBD"/>
    <w:rsid w:val="00E07A68"/>
    <w:rsid w:val="00E07C1A"/>
    <w:rsid w:val="00E07C21"/>
    <w:rsid w:val="00E07CFC"/>
    <w:rsid w:val="00E07E54"/>
    <w:rsid w:val="00E10257"/>
    <w:rsid w:val="00E10352"/>
    <w:rsid w:val="00E10519"/>
    <w:rsid w:val="00E1061D"/>
    <w:rsid w:val="00E108BE"/>
    <w:rsid w:val="00E10DEC"/>
    <w:rsid w:val="00E10EA6"/>
    <w:rsid w:val="00E110AD"/>
    <w:rsid w:val="00E114B8"/>
    <w:rsid w:val="00E1250D"/>
    <w:rsid w:val="00E12D4E"/>
    <w:rsid w:val="00E1323F"/>
    <w:rsid w:val="00E1355B"/>
    <w:rsid w:val="00E13A0F"/>
    <w:rsid w:val="00E13AA1"/>
    <w:rsid w:val="00E13E38"/>
    <w:rsid w:val="00E140B3"/>
    <w:rsid w:val="00E14193"/>
    <w:rsid w:val="00E142A5"/>
    <w:rsid w:val="00E14326"/>
    <w:rsid w:val="00E14334"/>
    <w:rsid w:val="00E1433D"/>
    <w:rsid w:val="00E15340"/>
    <w:rsid w:val="00E15389"/>
    <w:rsid w:val="00E1547B"/>
    <w:rsid w:val="00E15492"/>
    <w:rsid w:val="00E156EE"/>
    <w:rsid w:val="00E15D5B"/>
    <w:rsid w:val="00E15E6E"/>
    <w:rsid w:val="00E1618B"/>
    <w:rsid w:val="00E165F0"/>
    <w:rsid w:val="00E16F54"/>
    <w:rsid w:val="00E171A8"/>
    <w:rsid w:val="00E171AC"/>
    <w:rsid w:val="00E17293"/>
    <w:rsid w:val="00E1733C"/>
    <w:rsid w:val="00E173C7"/>
    <w:rsid w:val="00E17458"/>
    <w:rsid w:val="00E175F5"/>
    <w:rsid w:val="00E17F9F"/>
    <w:rsid w:val="00E20101"/>
    <w:rsid w:val="00E202B4"/>
    <w:rsid w:val="00E20C90"/>
    <w:rsid w:val="00E21161"/>
    <w:rsid w:val="00E212CB"/>
    <w:rsid w:val="00E212D5"/>
    <w:rsid w:val="00E21499"/>
    <w:rsid w:val="00E21921"/>
    <w:rsid w:val="00E21AA3"/>
    <w:rsid w:val="00E21E78"/>
    <w:rsid w:val="00E21EB9"/>
    <w:rsid w:val="00E220E1"/>
    <w:rsid w:val="00E22170"/>
    <w:rsid w:val="00E22274"/>
    <w:rsid w:val="00E2227B"/>
    <w:rsid w:val="00E2239A"/>
    <w:rsid w:val="00E224BB"/>
    <w:rsid w:val="00E22593"/>
    <w:rsid w:val="00E22738"/>
    <w:rsid w:val="00E2309E"/>
    <w:rsid w:val="00E2318D"/>
    <w:rsid w:val="00E2332D"/>
    <w:rsid w:val="00E24251"/>
    <w:rsid w:val="00E24380"/>
    <w:rsid w:val="00E24601"/>
    <w:rsid w:val="00E2496B"/>
    <w:rsid w:val="00E24A93"/>
    <w:rsid w:val="00E24ED3"/>
    <w:rsid w:val="00E25346"/>
    <w:rsid w:val="00E2591B"/>
    <w:rsid w:val="00E25A53"/>
    <w:rsid w:val="00E26098"/>
    <w:rsid w:val="00E267CA"/>
    <w:rsid w:val="00E26ACE"/>
    <w:rsid w:val="00E26D6A"/>
    <w:rsid w:val="00E27272"/>
    <w:rsid w:val="00E27608"/>
    <w:rsid w:val="00E27A02"/>
    <w:rsid w:val="00E302B7"/>
    <w:rsid w:val="00E3038E"/>
    <w:rsid w:val="00E30916"/>
    <w:rsid w:val="00E30E83"/>
    <w:rsid w:val="00E30E91"/>
    <w:rsid w:val="00E31285"/>
    <w:rsid w:val="00E31847"/>
    <w:rsid w:val="00E318FF"/>
    <w:rsid w:val="00E31C6B"/>
    <w:rsid w:val="00E31E53"/>
    <w:rsid w:val="00E31EBE"/>
    <w:rsid w:val="00E31F21"/>
    <w:rsid w:val="00E31F2D"/>
    <w:rsid w:val="00E32143"/>
    <w:rsid w:val="00E321CC"/>
    <w:rsid w:val="00E322B0"/>
    <w:rsid w:val="00E32542"/>
    <w:rsid w:val="00E329F6"/>
    <w:rsid w:val="00E32B43"/>
    <w:rsid w:val="00E3307F"/>
    <w:rsid w:val="00E333F0"/>
    <w:rsid w:val="00E335E9"/>
    <w:rsid w:val="00E3376D"/>
    <w:rsid w:val="00E3378A"/>
    <w:rsid w:val="00E3396A"/>
    <w:rsid w:val="00E33B3D"/>
    <w:rsid w:val="00E33F6A"/>
    <w:rsid w:val="00E34213"/>
    <w:rsid w:val="00E34809"/>
    <w:rsid w:val="00E348B0"/>
    <w:rsid w:val="00E34A24"/>
    <w:rsid w:val="00E35147"/>
    <w:rsid w:val="00E3576F"/>
    <w:rsid w:val="00E3581E"/>
    <w:rsid w:val="00E35956"/>
    <w:rsid w:val="00E359F2"/>
    <w:rsid w:val="00E35C76"/>
    <w:rsid w:val="00E36130"/>
    <w:rsid w:val="00E364E0"/>
    <w:rsid w:val="00E3658E"/>
    <w:rsid w:val="00E36A6B"/>
    <w:rsid w:val="00E36BE0"/>
    <w:rsid w:val="00E36D0A"/>
    <w:rsid w:val="00E36F99"/>
    <w:rsid w:val="00E37371"/>
    <w:rsid w:val="00E37376"/>
    <w:rsid w:val="00E37612"/>
    <w:rsid w:val="00E376F7"/>
    <w:rsid w:val="00E379DE"/>
    <w:rsid w:val="00E37ABE"/>
    <w:rsid w:val="00E40003"/>
    <w:rsid w:val="00E40224"/>
    <w:rsid w:val="00E4057A"/>
    <w:rsid w:val="00E40665"/>
    <w:rsid w:val="00E407D4"/>
    <w:rsid w:val="00E40B6E"/>
    <w:rsid w:val="00E40E6C"/>
    <w:rsid w:val="00E4110A"/>
    <w:rsid w:val="00E41298"/>
    <w:rsid w:val="00E4165A"/>
    <w:rsid w:val="00E41D2C"/>
    <w:rsid w:val="00E41DD1"/>
    <w:rsid w:val="00E41EB7"/>
    <w:rsid w:val="00E41FAA"/>
    <w:rsid w:val="00E42005"/>
    <w:rsid w:val="00E421BA"/>
    <w:rsid w:val="00E4232C"/>
    <w:rsid w:val="00E4243E"/>
    <w:rsid w:val="00E42B93"/>
    <w:rsid w:val="00E42CDB"/>
    <w:rsid w:val="00E43145"/>
    <w:rsid w:val="00E433E0"/>
    <w:rsid w:val="00E43694"/>
    <w:rsid w:val="00E4371D"/>
    <w:rsid w:val="00E437E3"/>
    <w:rsid w:val="00E43ADF"/>
    <w:rsid w:val="00E43C19"/>
    <w:rsid w:val="00E43E60"/>
    <w:rsid w:val="00E4428E"/>
    <w:rsid w:val="00E45169"/>
    <w:rsid w:val="00E45B89"/>
    <w:rsid w:val="00E45D08"/>
    <w:rsid w:val="00E45DB2"/>
    <w:rsid w:val="00E46546"/>
    <w:rsid w:val="00E465FA"/>
    <w:rsid w:val="00E46622"/>
    <w:rsid w:val="00E466D4"/>
    <w:rsid w:val="00E46709"/>
    <w:rsid w:val="00E46A02"/>
    <w:rsid w:val="00E46BA2"/>
    <w:rsid w:val="00E46C05"/>
    <w:rsid w:val="00E46ED2"/>
    <w:rsid w:val="00E46F0A"/>
    <w:rsid w:val="00E46F15"/>
    <w:rsid w:val="00E47499"/>
    <w:rsid w:val="00E475FC"/>
    <w:rsid w:val="00E47806"/>
    <w:rsid w:val="00E47879"/>
    <w:rsid w:val="00E47E64"/>
    <w:rsid w:val="00E502AD"/>
    <w:rsid w:val="00E50303"/>
    <w:rsid w:val="00E505FB"/>
    <w:rsid w:val="00E50B08"/>
    <w:rsid w:val="00E50DF7"/>
    <w:rsid w:val="00E518F3"/>
    <w:rsid w:val="00E51C53"/>
    <w:rsid w:val="00E52040"/>
    <w:rsid w:val="00E520EF"/>
    <w:rsid w:val="00E52614"/>
    <w:rsid w:val="00E52669"/>
    <w:rsid w:val="00E52887"/>
    <w:rsid w:val="00E52906"/>
    <w:rsid w:val="00E529E5"/>
    <w:rsid w:val="00E52F22"/>
    <w:rsid w:val="00E52F48"/>
    <w:rsid w:val="00E53109"/>
    <w:rsid w:val="00E531BE"/>
    <w:rsid w:val="00E536F1"/>
    <w:rsid w:val="00E53786"/>
    <w:rsid w:val="00E53E77"/>
    <w:rsid w:val="00E53F43"/>
    <w:rsid w:val="00E5406C"/>
    <w:rsid w:val="00E54387"/>
    <w:rsid w:val="00E5469A"/>
    <w:rsid w:val="00E54814"/>
    <w:rsid w:val="00E5498F"/>
    <w:rsid w:val="00E54ACC"/>
    <w:rsid w:val="00E54E20"/>
    <w:rsid w:val="00E55277"/>
    <w:rsid w:val="00E5587D"/>
    <w:rsid w:val="00E55F7A"/>
    <w:rsid w:val="00E5743F"/>
    <w:rsid w:val="00E57639"/>
    <w:rsid w:val="00E577C2"/>
    <w:rsid w:val="00E5799E"/>
    <w:rsid w:val="00E57B21"/>
    <w:rsid w:val="00E57E55"/>
    <w:rsid w:val="00E57F5B"/>
    <w:rsid w:val="00E601BA"/>
    <w:rsid w:val="00E608C8"/>
    <w:rsid w:val="00E60BC4"/>
    <w:rsid w:val="00E61AEA"/>
    <w:rsid w:val="00E61CAD"/>
    <w:rsid w:val="00E61EB8"/>
    <w:rsid w:val="00E627D0"/>
    <w:rsid w:val="00E62B94"/>
    <w:rsid w:val="00E62CB2"/>
    <w:rsid w:val="00E62E50"/>
    <w:rsid w:val="00E6332A"/>
    <w:rsid w:val="00E63A5D"/>
    <w:rsid w:val="00E64150"/>
    <w:rsid w:val="00E645CB"/>
    <w:rsid w:val="00E6487B"/>
    <w:rsid w:val="00E6498A"/>
    <w:rsid w:val="00E656A4"/>
    <w:rsid w:val="00E656E3"/>
    <w:rsid w:val="00E65983"/>
    <w:rsid w:val="00E65E8E"/>
    <w:rsid w:val="00E664B0"/>
    <w:rsid w:val="00E6676B"/>
    <w:rsid w:val="00E66D05"/>
    <w:rsid w:val="00E67012"/>
    <w:rsid w:val="00E6726D"/>
    <w:rsid w:val="00E67297"/>
    <w:rsid w:val="00E673D0"/>
    <w:rsid w:val="00E67409"/>
    <w:rsid w:val="00E679CB"/>
    <w:rsid w:val="00E67EA5"/>
    <w:rsid w:val="00E70070"/>
    <w:rsid w:val="00E70483"/>
    <w:rsid w:val="00E7068D"/>
    <w:rsid w:val="00E708CA"/>
    <w:rsid w:val="00E70A32"/>
    <w:rsid w:val="00E70A43"/>
    <w:rsid w:val="00E70B0B"/>
    <w:rsid w:val="00E70BF2"/>
    <w:rsid w:val="00E70C60"/>
    <w:rsid w:val="00E70C7D"/>
    <w:rsid w:val="00E70DD9"/>
    <w:rsid w:val="00E70E45"/>
    <w:rsid w:val="00E71277"/>
    <w:rsid w:val="00E7148B"/>
    <w:rsid w:val="00E71D41"/>
    <w:rsid w:val="00E72281"/>
    <w:rsid w:val="00E72490"/>
    <w:rsid w:val="00E72AB0"/>
    <w:rsid w:val="00E72B52"/>
    <w:rsid w:val="00E72CC9"/>
    <w:rsid w:val="00E72D66"/>
    <w:rsid w:val="00E72F0E"/>
    <w:rsid w:val="00E72FE3"/>
    <w:rsid w:val="00E73160"/>
    <w:rsid w:val="00E733C4"/>
    <w:rsid w:val="00E73FF6"/>
    <w:rsid w:val="00E74028"/>
    <w:rsid w:val="00E7441F"/>
    <w:rsid w:val="00E7497A"/>
    <w:rsid w:val="00E74A62"/>
    <w:rsid w:val="00E74D20"/>
    <w:rsid w:val="00E74EEB"/>
    <w:rsid w:val="00E74F88"/>
    <w:rsid w:val="00E75769"/>
    <w:rsid w:val="00E757D4"/>
    <w:rsid w:val="00E758FA"/>
    <w:rsid w:val="00E75C0E"/>
    <w:rsid w:val="00E75D11"/>
    <w:rsid w:val="00E76584"/>
    <w:rsid w:val="00E769BC"/>
    <w:rsid w:val="00E76BD6"/>
    <w:rsid w:val="00E76CD3"/>
    <w:rsid w:val="00E76E33"/>
    <w:rsid w:val="00E77180"/>
    <w:rsid w:val="00E7769E"/>
    <w:rsid w:val="00E77C0E"/>
    <w:rsid w:val="00E801CB"/>
    <w:rsid w:val="00E802E8"/>
    <w:rsid w:val="00E806AC"/>
    <w:rsid w:val="00E8086A"/>
    <w:rsid w:val="00E80DF2"/>
    <w:rsid w:val="00E80EB6"/>
    <w:rsid w:val="00E81093"/>
    <w:rsid w:val="00E8184D"/>
    <w:rsid w:val="00E81BB7"/>
    <w:rsid w:val="00E81CAA"/>
    <w:rsid w:val="00E81DD4"/>
    <w:rsid w:val="00E82539"/>
    <w:rsid w:val="00E82A7B"/>
    <w:rsid w:val="00E832CF"/>
    <w:rsid w:val="00E83316"/>
    <w:rsid w:val="00E83427"/>
    <w:rsid w:val="00E83620"/>
    <w:rsid w:val="00E8378B"/>
    <w:rsid w:val="00E839E5"/>
    <w:rsid w:val="00E83DA7"/>
    <w:rsid w:val="00E83DE7"/>
    <w:rsid w:val="00E843FC"/>
    <w:rsid w:val="00E84511"/>
    <w:rsid w:val="00E849E0"/>
    <w:rsid w:val="00E84C54"/>
    <w:rsid w:val="00E84D46"/>
    <w:rsid w:val="00E84F65"/>
    <w:rsid w:val="00E8509E"/>
    <w:rsid w:val="00E853F7"/>
    <w:rsid w:val="00E8563F"/>
    <w:rsid w:val="00E8585D"/>
    <w:rsid w:val="00E85B60"/>
    <w:rsid w:val="00E85C75"/>
    <w:rsid w:val="00E86546"/>
    <w:rsid w:val="00E865A4"/>
    <w:rsid w:val="00E867F5"/>
    <w:rsid w:val="00E870CD"/>
    <w:rsid w:val="00E8730E"/>
    <w:rsid w:val="00E87509"/>
    <w:rsid w:val="00E876E8"/>
    <w:rsid w:val="00E8783F"/>
    <w:rsid w:val="00E878C1"/>
    <w:rsid w:val="00E87CEE"/>
    <w:rsid w:val="00E87EA4"/>
    <w:rsid w:val="00E901D5"/>
    <w:rsid w:val="00E902EF"/>
    <w:rsid w:val="00E9092A"/>
    <w:rsid w:val="00E90C8A"/>
    <w:rsid w:val="00E90E7E"/>
    <w:rsid w:val="00E90F8A"/>
    <w:rsid w:val="00E91135"/>
    <w:rsid w:val="00E91577"/>
    <w:rsid w:val="00E916D8"/>
    <w:rsid w:val="00E9187D"/>
    <w:rsid w:val="00E921D9"/>
    <w:rsid w:val="00E921F4"/>
    <w:rsid w:val="00E92531"/>
    <w:rsid w:val="00E92701"/>
    <w:rsid w:val="00E92D86"/>
    <w:rsid w:val="00E92E23"/>
    <w:rsid w:val="00E92EF5"/>
    <w:rsid w:val="00E930BB"/>
    <w:rsid w:val="00E93415"/>
    <w:rsid w:val="00E9341B"/>
    <w:rsid w:val="00E937DA"/>
    <w:rsid w:val="00E93CFB"/>
    <w:rsid w:val="00E93EA0"/>
    <w:rsid w:val="00E93EC2"/>
    <w:rsid w:val="00E9409E"/>
    <w:rsid w:val="00E943A8"/>
    <w:rsid w:val="00E94AA8"/>
    <w:rsid w:val="00E952C1"/>
    <w:rsid w:val="00E9538B"/>
    <w:rsid w:val="00E95475"/>
    <w:rsid w:val="00E95B5B"/>
    <w:rsid w:val="00E95D10"/>
    <w:rsid w:val="00E95FF8"/>
    <w:rsid w:val="00E96EE5"/>
    <w:rsid w:val="00E96FCD"/>
    <w:rsid w:val="00E97165"/>
    <w:rsid w:val="00E97462"/>
    <w:rsid w:val="00E9764D"/>
    <w:rsid w:val="00E97955"/>
    <w:rsid w:val="00E97BAC"/>
    <w:rsid w:val="00EA091E"/>
    <w:rsid w:val="00EA0961"/>
    <w:rsid w:val="00EA0CCF"/>
    <w:rsid w:val="00EA0FB3"/>
    <w:rsid w:val="00EA104E"/>
    <w:rsid w:val="00EA10AA"/>
    <w:rsid w:val="00EA1191"/>
    <w:rsid w:val="00EA1946"/>
    <w:rsid w:val="00EA20D7"/>
    <w:rsid w:val="00EA226B"/>
    <w:rsid w:val="00EA235B"/>
    <w:rsid w:val="00EA23C6"/>
    <w:rsid w:val="00EA29B7"/>
    <w:rsid w:val="00EA2AB7"/>
    <w:rsid w:val="00EA2B11"/>
    <w:rsid w:val="00EA37C1"/>
    <w:rsid w:val="00EA3C80"/>
    <w:rsid w:val="00EA3DC7"/>
    <w:rsid w:val="00EA4088"/>
    <w:rsid w:val="00EA41A1"/>
    <w:rsid w:val="00EA4249"/>
    <w:rsid w:val="00EA43A5"/>
    <w:rsid w:val="00EA46DD"/>
    <w:rsid w:val="00EA4869"/>
    <w:rsid w:val="00EA48E4"/>
    <w:rsid w:val="00EA4ACE"/>
    <w:rsid w:val="00EA5162"/>
    <w:rsid w:val="00EA5176"/>
    <w:rsid w:val="00EA5849"/>
    <w:rsid w:val="00EA5A3A"/>
    <w:rsid w:val="00EA5B07"/>
    <w:rsid w:val="00EA5BD8"/>
    <w:rsid w:val="00EA6324"/>
    <w:rsid w:val="00EA64F5"/>
    <w:rsid w:val="00EA65EE"/>
    <w:rsid w:val="00EA6660"/>
    <w:rsid w:val="00EA6910"/>
    <w:rsid w:val="00EA6AB1"/>
    <w:rsid w:val="00EA6C80"/>
    <w:rsid w:val="00EA726D"/>
    <w:rsid w:val="00EA73AD"/>
    <w:rsid w:val="00EA775B"/>
    <w:rsid w:val="00EA79BB"/>
    <w:rsid w:val="00EA7B68"/>
    <w:rsid w:val="00EA7B69"/>
    <w:rsid w:val="00EA7E13"/>
    <w:rsid w:val="00EA7EDB"/>
    <w:rsid w:val="00EA7F2C"/>
    <w:rsid w:val="00EA7F81"/>
    <w:rsid w:val="00EB0134"/>
    <w:rsid w:val="00EB0192"/>
    <w:rsid w:val="00EB0286"/>
    <w:rsid w:val="00EB03C7"/>
    <w:rsid w:val="00EB0605"/>
    <w:rsid w:val="00EB0710"/>
    <w:rsid w:val="00EB0831"/>
    <w:rsid w:val="00EB09C7"/>
    <w:rsid w:val="00EB0BD1"/>
    <w:rsid w:val="00EB0E38"/>
    <w:rsid w:val="00EB1305"/>
    <w:rsid w:val="00EB1321"/>
    <w:rsid w:val="00EB1726"/>
    <w:rsid w:val="00EB180F"/>
    <w:rsid w:val="00EB198D"/>
    <w:rsid w:val="00EB1F81"/>
    <w:rsid w:val="00EB2028"/>
    <w:rsid w:val="00EB22B9"/>
    <w:rsid w:val="00EB24A1"/>
    <w:rsid w:val="00EB26CE"/>
    <w:rsid w:val="00EB282A"/>
    <w:rsid w:val="00EB2AA7"/>
    <w:rsid w:val="00EB2E51"/>
    <w:rsid w:val="00EB336E"/>
    <w:rsid w:val="00EB3512"/>
    <w:rsid w:val="00EB3597"/>
    <w:rsid w:val="00EB38F5"/>
    <w:rsid w:val="00EB3EA8"/>
    <w:rsid w:val="00EB45D8"/>
    <w:rsid w:val="00EB4D48"/>
    <w:rsid w:val="00EB4DFE"/>
    <w:rsid w:val="00EB4E82"/>
    <w:rsid w:val="00EB4F91"/>
    <w:rsid w:val="00EB5021"/>
    <w:rsid w:val="00EB505D"/>
    <w:rsid w:val="00EB5206"/>
    <w:rsid w:val="00EB591F"/>
    <w:rsid w:val="00EB607F"/>
    <w:rsid w:val="00EB612D"/>
    <w:rsid w:val="00EB627C"/>
    <w:rsid w:val="00EB647D"/>
    <w:rsid w:val="00EB65F8"/>
    <w:rsid w:val="00EB6D1E"/>
    <w:rsid w:val="00EB6D66"/>
    <w:rsid w:val="00EB6DA7"/>
    <w:rsid w:val="00EB763D"/>
    <w:rsid w:val="00EB7873"/>
    <w:rsid w:val="00EB7974"/>
    <w:rsid w:val="00EB7EC6"/>
    <w:rsid w:val="00EC02CD"/>
    <w:rsid w:val="00EC04B8"/>
    <w:rsid w:val="00EC04C4"/>
    <w:rsid w:val="00EC04CC"/>
    <w:rsid w:val="00EC06E2"/>
    <w:rsid w:val="00EC104A"/>
    <w:rsid w:val="00EC1E6D"/>
    <w:rsid w:val="00EC27F9"/>
    <w:rsid w:val="00EC2E44"/>
    <w:rsid w:val="00EC30D2"/>
    <w:rsid w:val="00EC312D"/>
    <w:rsid w:val="00EC3202"/>
    <w:rsid w:val="00EC34DA"/>
    <w:rsid w:val="00EC3857"/>
    <w:rsid w:val="00EC3B56"/>
    <w:rsid w:val="00EC3C81"/>
    <w:rsid w:val="00EC4121"/>
    <w:rsid w:val="00EC448F"/>
    <w:rsid w:val="00EC49AE"/>
    <w:rsid w:val="00EC4D8A"/>
    <w:rsid w:val="00EC5348"/>
    <w:rsid w:val="00EC5592"/>
    <w:rsid w:val="00EC5D09"/>
    <w:rsid w:val="00EC5D28"/>
    <w:rsid w:val="00EC5DEB"/>
    <w:rsid w:val="00EC6120"/>
    <w:rsid w:val="00EC61AB"/>
    <w:rsid w:val="00EC61FA"/>
    <w:rsid w:val="00EC6716"/>
    <w:rsid w:val="00EC68AB"/>
    <w:rsid w:val="00EC6A8B"/>
    <w:rsid w:val="00EC6C12"/>
    <w:rsid w:val="00EC6CBD"/>
    <w:rsid w:val="00EC6DEC"/>
    <w:rsid w:val="00EC7029"/>
    <w:rsid w:val="00EC72E2"/>
    <w:rsid w:val="00EC79BA"/>
    <w:rsid w:val="00EC7FEC"/>
    <w:rsid w:val="00ED0015"/>
    <w:rsid w:val="00ED008C"/>
    <w:rsid w:val="00ED043C"/>
    <w:rsid w:val="00ED0497"/>
    <w:rsid w:val="00ED05BD"/>
    <w:rsid w:val="00ED0A59"/>
    <w:rsid w:val="00ED0F76"/>
    <w:rsid w:val="00ED10C0"/>
    <w:rsid w:val="00ED10D1"/>
    <w:rsid w:val="00ED1272"/>
    <w:rsid w:val="00ED152B"/>
    <w:rsid w:val="00ED19BB"/>
    <w:rsid w:val="00ED1AC6"/>
    <w:rsid w:val="00ED1EFA"/>
    <w:rsid w:val="00ED2166"/>
    <w:rsid w:val="00ED21C0"/>
    <w:rsid w:val="00ED222A"/>
    <w:rsid w:val="00ED23D3"/>
    <w:rsid w:val="00ED2625"/>
    <w:rsid w:val="00ED2711"/>
    <w:rsid w:val="00ED2EBC"/>
    <w:rsid w:val="00ED30B7"/>
    <w:rsid w:val="00ED3900"/>
    <w:rsid w:val="00ED3A42"/>
    <w:rsid w:val="00ED3A61"/>
    <w:rsid w:val="00ED3DEF"/>
    <w:rsid w:val="00ED3E97"/>
    <w:rsid w:val="00ED4066"/>
    <w:rsid w:val="00ED49AF"/>
    <w:rsid w:val="00ED5014"/>
    <w:rsid w:val="00ED506E"/>
    <w:rsid w:val="00ED511C"/>
    <w:rsid w:val="00ED544B"/>
    <w:rsid w:val="00ED5755"/>
    <w:rsid w:val="00ED5F0C"/>
    <w:rsid w:val="00ED5FEB"/>
    <w:rsid w:val="00ED63FB"/>
    <w:rsid w:val="00ED6B3F"/>
    <w:rsid w:val="00ED6BA3"/>
    <w:rsid w:val="00ED6CE3"/>
    <w:rsid w:val="00ED716E"/>
    <w:rsid w:val="00ED77A6"/>
    <w:rsid w:val="00ED7A0D"/>
    <w:rsid w:val="00ED7E1C"/>
    <w:rsid w:val="00ED7E6E"/>
    <w:rsid w:val="00EE0038"/>
    <w:rsid w:val="00EE0486"/>
    <w:rsid w:val="00EE054F"/>
    <w:rsid w:val="00EE0971"/>
    <w:rsid w:val="00EE107D"/>
    <w:rsid w:val="00EE1350"/>
    <w:rsid w:val="00EE176D"/>
    <w:rsid w:val="00EE1A08"/>
    <w:rsid w:val="00EE1D5E"/>
    <w:rsid w:val="00EE1D99"/>
    <w:rsid w:val="00EE1E71"/>
    <w:rsid w:val="00EE1F80"/>
    <w:rsid w:val="00EE20F3"/>
    <w:rsid w:val="00EE210E"/>
    <w:rsid w:val="00EE215D"/>
    <w:rsid w:val="00EE2231"/>
    <w:rsid w:val="00EE276C"/>
    <w:rsid w:val="00EE2884"/>
    <w:rsid w:val="00EE2E85"/>
    <w:rsid w:val="00EE2FE4"/>
    <w:rsid w:val="00EE3124"/>
    <w:rsid w:val="00EE3125"/>
    <w:rsid w:val="00EE39F9"/>
    <w:rsid w:val="00EE3B9B"/>
    <w:rsid w:val="00EE3BD7"/>
    <w:rsid w:val="00EE3FC7"/>
    <w:rsid w:val="00EE420E"/>
    <w:rsid w:val="00EE45BF"/>
    <w:rsid w:val="00EE46EF"/>
    <w:rsid w:val="00EE4841"/>
    <w:rsid w:val="00EE498F"/>
    <w:rsid w:val="00EE4AEC"/>
    <w:rsid w:val="00EE4B31"/>
    <w:rsid w:val="00EE4B63"/>
    <w:rsid w:val="00EE4D22"/>
    <w:rsid w:val="00EE4DFD"/>
    <w:rsid w:val="00EE4F8E"/>
    <w:rsid w:val="00EE5D6D"/>
    <w:rsid w:val="00EE5E36"/>
    <w:rsid w:val="00EE61E7"/>
    <w:rsid w:val="00EE6883"/>
    <w:rsid w:val="00EE6C1B"/>
    <w:rsid w:val="00EE6DDB"/>
    <w:rsid w:val="00EE6E27"/>
    <w:rsid w:val="00EE7080"/>
    <w:rsid w:val="00EE74DB"/>
    <w:rsid w:val="00EE7600"/>
    <w:rsid w:val="00EE7888"/>
    <w:rsid w:val="00EE79E7"/>
    <w:rsid w:val="00EE7BB0"/>
    <w:rsid w:val="00EE7C50"/>
    <w:rsid w:val="00EE7C86"/>
    <w:rsid w:val="00EF0204"/>
    <w:rsid w:val="00EF04E4"/>
    <w:rsid w:val="00EF0670"/>
    <w:rsid w:val="00EF0864"/>
    <w:rsid w:val="00EF0C7E"/>
    <w:rsid w:val="00EF106C"/>
    <w:rsid w:val="00EF15E3"/>
    <w:rsid w:val="00EF1673"/>
    <w:rsid w:val="00EF174F"/>
    <w:rsid w:val="00EF1752"/>
    <w:rsid w:val="00EF1A97"/>
    <w:rsid w:val="00EF1C22"/>
    <w:rsid w:val="00EF1CB9"/>
    <w:rsid w:val="00EF2047"/>
    <w:rsid w:val="00EF2871"/>
    <w:rsid w:val="00EF28AC"/>
    <w:rsid w:val="00EF28C2"/>
    <w:rsid w:val="00EF2ABA"/>
    <w:rsid w:val="00EF3247"/>
    <w:rsid w:val="00EF33BA"/>
    <w:rsid w:val="00EF354E"/>
    <w:rsid w:val="00EF35C8"/>
    <w:rsid w:val="00EF3968"/>
    <w:rsid w:val="00EF3A40"/>
    <w:rsid w:val="00EF3A44"/>
    <w:rsid w:val="00EF3BF8"/>
    <w:rsid w:val="00EF405D"/>
    <w:rsid w:val="00EF4168"/>
    <w:rsid w:val="00EF422E"/>
    <w:rsid w:val="00EF4655"/>
    <w:rsid w:val="00EF483F"/>
    <w:rsid w:val="00EF48AD"/>
    <w:rsid w:val="00EF4EDD"/>
    <w:rsid w:val="00EF572A"/>
    <w:rsid w:val="00EF5823"/>
    <w:rsid w:val="00EF5882"/>
    <w:rsid w:val="00EF5914"/>
    <w:rsid w:val="00EF5C24"/>
    <w:rsid w:val="00EF6020"/>
    <w:rsid w:val="00EF69F5"/>
    <w:rsid w:val="00EF6AEA"/>
    <w:rsid w:val="00EF6F1D"/>
    <w:rsid w:val="00EF7097"/>
    <w:rsid w:val="00EF73F6"/>
    <w:rsid w:val="00EF75ED"/>
    <w:rsid w:val="00EF76EA"/>
    <w:rsid w:val="00EF7965"/>
    <w:rsid w:val="00EF7AAD"/>
    <w:rsid w:val="00EF7DBD"/>
    <w:rsid w:val="00EF7E9C"/>
    <w:rsid w:val="00F0011E"/>
    <w:rsid w:val="00F001AE"/>
    <w:rsid w:val="00F001F5"/>
    <w:rsid w:val="00F00407"/>
    <w:rsid w:val="00F0063A"/>
    <w:rsid w:val="00F006F4"/>
    <w:rsid w:val="00F00D3C"/>
    <w:rsid w:val="00F00FF6"/>
    <w:rsid w:val="00F01053"/>
    <w:rsid w:val="00F01324"/>
    <w:rsid w:val="00F013C8"/>
    <w:rsid w:val="00F01535"/>
    <w:rsid w:val="00F01578"/>
    <w:rsid w:val="00F01798"/>
    <w:rsid w:val="00F017CE"/>
    <w:rsid w:val="00F01800"/>
    <w:rsid w:val="00F02086"/>
    <w:rsid w:val="00F021A5"/>
    <w:rsid w:val="00F02785"/>
    <w:rsid w:val="00F028FA"/>
    <w:rsid w:val="00F0292F"/>
    <w:rsid w:val="00F02D84"/>
    <w:rsid w:val="00F02D95"/>
    <w:rsid w:val="00F0302D"/>
    <w:rsid w:val="00F03275"/>
    <w:rsid w:val="00F03317"/>
    <w:rsid w:val="00F034E0"/>
    <w:rsid w:val="00F03550"/>
    <w:rsid w:val="00F03671"/>
    <w:rsid w:val="00F038FB"/>
    <w:rsid w:val="00F03A41"/>
    <w:rsid w:val="00F0400D"/>
    <w:rsid w:val="00F04375"/>
    <w:rsid w:val="00F043EB"/>
    <w:rsid w:val="00F045AC"/>
    <w:rsid w:val="00F0467B"/>
    <w:rsid w:val="00F0500F"/>
    <w:rsid w:val="00F051F5"/>
    <w:rsid w:val="00F054DB"/>
    <w:rsid w:val="00F058A2"/>
    <w:rsid w:val="00F0615F"/>
    <w:rsid w:val="00F06336"/>
    <w:rsid w:val="00F06365"/>
    <w:rsid w:val="00F06448"/>
    <w:rsid w:val="00F06655"/>
    <w:rsid w:val="00F06866"/>
    <w:rsid w:val="00F0696C"/>
    <w:rsid w:val="00F06F82"/>
    <w:rsid w:val="00F07180"/>
    <w:rsid w:val="00F074C9"/>
    <w:rsid w:val="00F07707"/>
    <w:rsid w:val="00F078E3"/>
    <w:rsid w:val="00F07E08"/>
    <w:rsid w:val="00F1030C"/>
    <w:rsid w:val="00F103C1"/>
    <w:rsid w:val="00F10D0D"/>
    <w:rsid w:val="00F112D0"/>
    <w:rsid w:val="00F1148E"/>
    <w:rsid w:val="00F115B0"/>
    <w:rsid w:val="00F116C8"/>
    <w:rsid w:val="00F11734"/>
    <w:rsid w:val="00F1179F"/>
    <w:rsid w:val="00F11957"/>
    <w:rsid w:val="00F11E97"/>
    <w:rsid w:val="00F121B2"/>
    <w:rsid w:val="00F1269C"/>
    <w:rsid w:val="00F12A6E"/>
    <w:rsid w:val="00F12B14"/>
    <w:rsid w:val="00F12F6A"/>
    <w:rsid w:val="00F131C8"/>
    <w:rsid w:val="00F133DC"/>
    <w:rsid w:val="00F13A66"/>
    <w:rsid w:val="00F143A1"/>
    <w:rsid w:val="00F1443C"/>
    <w:rsid w:val="00F14BB9"/>
    <w:rsid w:val="00F14D62"/>
    <w:rsid w:val="00F14DD3"/>
    <w:rsid w:val="00F15013"/>
    <w:rsid w:val="00F15227"/>
    <w:rsid w:val="00F15413"/>
    <w:rsid w:val="00F1563B"/>
    <w:rsid w:val="00F15A05"/>
    <w:rsid w:val="00F15C8B"/>
    <w:rsid w:val="00F15D81"/>
    <w:rsid w:val="00F15DDD"/>
    <w:rsid w:val="00F15EAC"/>
    <w:rsid w:val="00F15F5D"/>
    <w:rsid w:val="00F161A9"/>
    <w:rsid w:val="00F167B5"/>
    <w:rsid w:val="00F16A70"/>
    <w:rsid w:val="00F16D14"/>
    <w:rsid w:val="00F16DED"/>
    <w:rsid w:val="00F16E0C"/>
    <w:rsid w:val="00F1712B"/>
    <w:rsid w:val="00F173B4"/>
    <w:rsid w:val="00F174DC"/>
    <w:rsid w:val="00F17562"/>
    <w:rsid w:val="00F177DB"/>
    <w:rsid w:val="00F17A93"/>
    <w:rsid w:val="00F200BF"/>
    <w:rsid w:val="00F2043E"/>
    <w:rsid w:val="00F20858"/>
    <w:rsid w:val="00F209E6"/>
    <w:rsid w:val="00F20AF3"/>
    <w:rsid w:val="00F20BDC"/>
    <w:rsid w:val="00F20C1A"/>
    <w:rsid w:val="00F20F0F"/>
    <w:rsid w:val="00F20FBE"/>
    <w:rsid w:val="00F211C9"/>
    <w:rsid w:val="00F218C7"/>
    <w:rsid w:val="00F21964"/>
    <w:rsid w:val="00F21A9B"/>
    <w:rsid w:val="00F21BF3"/>
    <w:rsid w:val="00F21D10"/>
    <w:rsid w:val="00F21E99"/>
    <w:rsid w:val="00F22156"/>
    <w:rsid w:val="00F221F9"/>
    <w:rsid w:val="00F22908"/>
    <w:rsid w:val="00F22AEA"/>
    <w:rsid w:val="00F22C1D"/>
    <w:rsid w:val="00F22D2F"/>
    <w:rsid w:val="00F23398"/>
    <w:rsid w:val="00F233EF"/>
    <w:rsid w:val="00F23733"/>
    <w:rsid w:val="00F237A6"/>
    <w:rsid w:val="00F23A83"/>
    <w:rsid w:val="00F2410B"/>
    <w:rsid w:val="00F2419F"/>
    <w:rsid w:val="00F24224"/>
    <w:rsid w:val="00F243E9"/>
    <w:rsid w:val="00F24684"/>
    <w:rsid w:val="00F2477A"/>
    <w:rsid w:val="00F248D1"/>
    <w:rsid w:val="00F24933"/>
    <w:rsid w:val="00F249DE"/>
    <w:rsid w:val="00F24DD3"/>
    <w:rsid w:val="00F24F28"/>
    <w:rsid w:val="00F25166"/>
    <w:rsid w:val="00F25214"/>
    <w:rsid w:val="00F25291"/>
    <w:rsid w:val="00F25497"/>
    <w:rsid w:val="00F255BE"/>
    <w:rsid w:val="00F2568C"/>
    <w:rsid w:val="00F25977"/>
    <w:rsid w:val="00F2613B"/>
    <w:rsid w:val="00F26AFE"/>
    <w:rsid w:val="00F2725E"/>
    <w:rsid w:val="00F27647"/>
    <w:rsid w:val="00F278B3"/>
    <w:rsid w:val="00F27D6B"/>
    <w:rsid w:val="00F27DC1"/>
    <w:rsid w:val="00F27F0B"/>
    <w:rsid w:val="00F27F80"/>
    <w:rsid w:val="00F30039"/>
    <w:rsid w:val="00F302F0"/>
    <w:rsid w:val="00F30346"/>
    <w:rsid w:val="00F307ED"/>
    <w:rsid w:val="00F30A2C"/>
    <w:rsid w:val="00F30AB1"/>
    <w:rsid w:val="00F313D4"/>
    <w:rsid w:val="00F316B5"/>
    <w:rsid w:val="00F31828"/>
    <w:rsid w:val="00F31ECB"/>
    <w:rsid w:val="00F3204D"/>
    <w:rsid w:val="00F32396"/>
    <w:rsid w:val="00F324BC"/>
    <w:rsid w:val="00F32957"/>
    <w:rsid w:val="00F32E61"/>
    <w:rsid w:val="00F32F4A"/>
    <w:rsid w:val="00F3376D"/>
    <w:rsid w:val="00F33B6C"/>
    <w:rsid w:val="00F34268"/>
    <w:rsid w:val="00F342E6"/>
    <w:rsid w:val="00F34465"/>
    <w:rsid w:val="00F3456E"/>
    <w:rsid w:val="00F3460C"/>
    <w:rsid w:val="00F34994"/>
    <w:rsid w:val="00F34CF4"/>
    <w:rsid w:val="00F34F5E"/>
    <w:rsid w:val="00F34F8C"/>
    <w:rsid w:val="00F3524B"/>
    <w:rsid w:val="00F35415"/>
    <w:rsid w:val="00F35BF6"/>
    <w:rsid w:val="00F35FA6"/>
    <w:rsid w:val="00F3615B"/>
    <w:rsid w:val="00F36256"/>
    <w:rsid w:val="00F364B4"/>
    <w:rsid w:val="00F369EB"/>
    <w:rsid w:val="00F36A42"/>
    <w:rsid w:val="00F36D7A"/>
    <w:rsid w:val="00F3704C"/>
    <w:rsid w:val="00F3706F"/>
    <w:rsid w:val="00F3735B"/>
    <w:rsid w:val="00F3743D"/>
    <w:rsid w:val="00F37A26"/>
    <w:rsid w:val="00F37BB9"/>
    <w:rsid w:val="00F37C8E"/>
    <w:rsid w:val="00F37C9D"/>
    <w:rsid w:val="00F37F7B"/>
    <w:rsid w:val="00F4005C"/>
    <w:rsid w:val="00F400B3"/>
    <w:rsid w:val="00F40453"/>
    <w:rsid w:val="00F40781"/>
    <w:rsid w:val="00F40953"/>
    <w:rsid w:val="00F40B8A"/>
    <w:rsid w:val="00F40CCD"/>
    <w:rsid w:val="00F40CE2"/>
    <w:rsid w:val="00F40E09"/>
    <w:rsid w:val="00F40E3D"/>
    <w:rsid w:val="00F40FF5"/>
    <w:rsid w:val="00F410CE"/>
    <w:rsid w:val="00F4142C"/>
    <w:rsid w:val="00F41616"/>
    <w:rsid w:val="00F41706"/>
    <w:rsid w:val="00F419DB"/>
    <w:rsid w:val="00F41C9D"/>
    <w:rsid w:val="00F41D04"/>
    <w:rsid w:val="00F4222A"/>
    <w:rsid w:val="00F42496"/>
    <w:rsid w:val="00F425EB"/>
    <w:rsid w:val="00F42A53"/>
    <w:rsid w:val="00F42E60"/>
    <w:rsid w:val="00F42E76"/>
    <w:rsid w:val="00F43005"/>
    <w:rsid w:val="00F43270"/>
    <w:rsid w:val="00F438BF"/>
    <w:rsid w:val="00F43D1D"/>
    <w:rsid w:val="00F43DA0"/>
    <w:rsid w:val="00F43F58"/>
    <w:rsid w:val="00F4406B"/>
    <w:rsid w:val="00F4429D"/>
    <w:rsid w:val="00F4436E"/>
    <w:rsid w:val="00F444FA"/>
    <w:rsid w:val="00F446CB"/>
    <w:rsid w:val="00F447CB"/>
    <w:rsid w:val="00F44CC1"/>
    <w:rsid w:val="00F45077"/>
    <w:rsid w:val="00F450AD"/>
    <w:rsid w:val="00F4536B"/>
    <w:rsid w:val="00F4553A"/>
    <w:rsid w:val="00F45836"/>
    <w:rsid w:val="00F45AE8"/>
    <w:rsid w:val="00F45BDF"/>
    <w:rsid w:val="00F46416"/>
    <w:rsid w:val="00F46492"/>
    <w:rsid w:val="00F465C0"/>
    <w:rsid w:val="00F46F45"/>
    <w:rsid w:val="00F47062"/>
    <w:rsid w:val="00F470B4"/>
    <w:rsid w:val="00F471E4"/>
    <w:rsid w:val="00F472C1"/>
    <w:rsid w:val="00F47310"/>
    <w:rsid w:val="00F47A67"/>
    <w:rsid w:val="00F47C98"/>
    <w:rsid w:val="00F50023"/>
    <w:rsid w:val="00F50B67"/>
    <w:rsid w:val="00F50BFE"/>
    <w:rsid w:val="00F50D5C"/>
    <w:rsid w:val="00F50DD9"/>
    <w:rsid w:val="00F50F09"/>
    <w:rsid w:val="00F510BB"/>
    <w:rsid w:val="00F513B5"/>
    <w:rsid w:val="00F515D6"/>
    <w:rsid w:val="00F51844"/>
    <w:rsid w:val="00F51EB8"/>
    <w:rsid w:val="00F5215D"/>
    <w:rsid w:val="00F525E5"/>
    <w:rsid w:val="00F52956"/>
    <w:rsid w:val="00F52A58"/>
    <w:rsid w:val="00F52C19"/>
    <w:rsid w:val="00F52CEE"/>
    <w:rsid w:val="00F52D79"/>
    <w:rsid w:val="00F53270"/>
    <w:rsid w:val="00F53B60"/>
    <w:rsid w:val="00F53B94"/>
    <w:rsid w:val="00F53BF8"/>
    <w:rsid w:val="00F5435A"/>
    <w:rsid w:val="00F544D4"/>
    <w:rsid w:val="00F545BA"/>
    <w:rsid w:val="00F54706"/>
    <w:rsid w:val="00F54D1B"/>
    <w:rsid w:val="00F54F1C"/>
    <w:rsid w:val="00F55108"/>
    <w:rsid w:val="00F5516E"/>
    <w:rsid w:val="00F554B1"/>
    <w:rsid w:val="00F5571C"/>
    <w:rsid w:val="00F558F5"/>
    <w:rsid w:val="00F5598F"/>
    <w:rsid w:val="00F55A3E"/>
    <w:rsid w:val="00F55AB3"/>
    <w:rsid w:val="00F5603E"/>
    <w:rsid w:val="00F56042"/>
    <w:rsid w:val="00F562FE"/>
    <w:rsid w:val="00F5632D"/>
    <w:rsid w:val="00F565EA"/>
    <w:rsid w:val="00F56629"/>
    <w:rsid w:val="00F5690D"/>
    <w:rsid w:val="00F56B77"/>
    <w:rsid w:val="00F56D4C"/>
    <w:rsid w:val="00F56DD2"/>
    <w:rsid w:val="00F56E0B"/>
    <w:rsid w:val="00F56FE4"/>
    <w:rsid w:val="00F570CE"/>
    <w:rsid w:val="00F574D0"/>
    <w:rsid w:val="00F579EE"/>
    <w:rsid w:val="00F57AB6"/>
    <w:rsid w:val="00F57CC8"/>
    <w:rsid w:val="00F57D5E"/>
    <w:rsid w:val="00F60788"/>
    <w:rsid w:val="00F608CB"/>
    <w:rsid w:val="00F60C6A"/>
    <w:rsid w:val="00F61010"/>
    <w:rsid w:val="00F61078"/>
    <w:rsid w:val="00F61510"/>
    <w:rsid w:val="00F61733"/>
    <w:rsid w:val="00F61809"/>
    <w:rsid w:val="00F61D98"/>
    <w:rsid w:val="00F61D9E"/>
    <w:rsid w:val="00F629F1"/>
    <w:rsid w:val="00F62B6D"/>
    <w:rsid w:val="00F62CC9"/>
    <w:rsid w:val="00F62D0D"/>
    <w:rsid w:val="00F63090"/>
    <w:rsid w:val="00F63492"/>
    <w:rsid w:val="00F63654"/>
    <w:rsid w:val="00F636F3"/>
    <w:rsid w:val="00F63B56"/>
    <w:rsid w:val="00F63F54"/>
    <w:rsid w:val="00F640A6"/>
    <w:rsid w:val="00F64177"/>
    <w:rsid w:val="00F6434E"/>
    <w:rsid w:val="00F649D6"/>
    <w:rsid w:val="00F64AA7"/>
    <w:rsid w:val="00F64E5A"/>
    <w:rsid w:val="00F6506C"/>
    <w:rsid w:val="00F65528"/>
    <w:rsid w:val="00F655BC"/>
    <w:rsid w:val="00F65CFA"/>
    <w:rsid w:val="00F65D30"/>
    <w:rsid w:val="00F65F5B"/>
    <w:rsid w:val="00F6610E"/>
    <w:rsid w:val="00F66116"/>
    <w:rsid w:val="00F66754"/>
    <w:rsid w:val="00F66B07"/>
    <w:rsid w:val="00F67501"/>
    <w:rsid w:val="00F67763"/>
    <w:rsid w:val="00F67792"/>
    <w:rsid w:val="00F678A2"/>
    <w:rsid w:val="00F679D1"/>
    <w:rsid w:val="00F67A49"/>
    <w:rsid w:val="00F700B0"/>
    <w:rsid w:val="00F70338"/>
    <w:rsid w:val="00F70E93"/>
    <w:rsid w:val="00F713CA"/>
    <w:rsid w:val="00F713E4"/>
    <w:rsid w:val="00F71484"/>
    <w:rsid w:val="00F715F3"/>
    <w:rsid w:val="00F71C61"/>
    <w:rsid w:val="00F7248C"/>
    <w:rsid w:val="00F724A5"/>
    <w:rsid w:val="00F727CF"/>
    <w:rsid w:val="00F729E7"/>
    <w:rsid w:val="00F72AF8"/>
    <w:rsid w:val="00F72B1B"/>
    <w:rsid w:val="00F72B98"/>
    <w:rsid w:val="00F72BB6"/>
    <w:rsid w:val="00F72ED9"/>
    <w:rsid w:val="00F73110"/>
    <w:rsid w:val="00F7358A"/>
    <w:rsid w:val="00F73D77"/>
    <w:rsid w:val="00F73ECE"/>
    <w:rsid w:val="00F748C6"/>
    <w:rsid w:val="00F74BB3"/>
    <w:rsid w:val="00F74C73"/>
    <w:rsid w:val="00F751CD"/>
    <w:rsid w:val="00F753B8"/>
    <w:rsid w:val="00F7547D"/>
    <w:rsid w:val="00F75880"/>
    <w:rsid w:val="00F75A4E"/>
    <w:rsid w:val="00F75E87"/>
    <w:rsid w:val="00F76093"/>
    <w:rsid w:val="00F76138"/>
    <w:rsid w:val="00F7629B"/>
    <w:rsid w:val="00F76362"/>
    <w:rsid w:val="00F766A1"/>
    <w:rsid w:val="00F77175"/>
    <w:rsid w:val="00F773C3"/>
    <w:rsid w:val="00F775D8"/>
    <w:rsid w:val="00F7799A"/>
    <w:rsid w:val="00F77DBB"/>
    <w:rsid w:val="00F80026"/>
    <w:rsid w:val="00F801C8"/>
    <w:rsid w:val="00F8020D"/>
    <w:rsid w:val="00F80437"/>
    <w:rsid w:val="00F80588"/>
    <w:rsid w:val="00F807B0"/>
    <w:rsid w:val="00F80809"/>
    <w:rsid w:val="00F809E0"/>
    <w:rsid w:val="00F80A82"/>
    <w:rsid w:val="00F80D88"/>
    <w:rsid w:val="00F80E4F"/>
    <w:rsid w:val="00F81167"/>
    <w:rsid w:val="00F81237"/>
    <w:rsid w:val="00F816CE"/>
    <w:rsid w:val="00F81C60"/>
    <w:rsid w:val="00F81CA1"/>
    <w:rsid w:val="00F81DE3"/>
    <w:rsid w:val="00F81F9A"/>
    <w:rsid w:val="00F8200D"/>
    <w:rsid w:val="00F824BB"/>
    <w:rsid w:val="00F82C86"/>
    <w:rsid w:val="00F82D0D"/>
    <w:rsid w:val="00F82FEF"/>
    <w:rsid w:val="00F83763"/>
    <w:rsid w:val="00F83890"/>
    <w:rsid w:val="00F838DB"/>
    <w:rsid w:val="00F83B45"/>
    <w:rsid w:val="00F840D3"/>
    <w:rsid w:val="00F845A1"/>
    <w:rsid w:val="00F84CAD"/>
    <w:rsid w:val="00F84E1E"/>
    <w:rsid w:val="00F851BB"/>
    <w:rsid w:val="00F85624"/>
    <w:rsid w:val="00F85670"/>
    <w:rsid w:val="00F857A1"/>
    <w:rsid w:val="00F8592A"/>
    <w:rsid w:val="00F86028"/>
    <w:rsid w:val="00F860BC"/>
    <w:rsid w:val="00F8615B"/>
    <w:rsid w:val="00F86262"/>
    <w:rsid w:val="00F867EB"/>
    <w:rsid w:val="00F86B92"/>
    <w:rsid w:val="00F86D58"/>
    <w:rsid w:val="00F871FD"/>
    <w:rsid w:val="00F87302"/>
    <w:rsid w:val="00F8750B"/>
    <w:rsid w:val="00F87758"/>
    <w:rsid w:val="00F87BB8"/>
    <w:rsid w:val="00F87C2F"/>
    <w:rsid w:val="00F87EDD"/>
    <w:rsid w:val="00F87FF6"/>
    <w:rsid w:val="00F9008A"/>
    <w:rsid w:val="00F90149"/>
    <w:rsid w:val="00F90372"/>
    <w:rsid w:val="00F90478"/>
    <w:rsid w:val="00F90A61"/>
    <w:rsid w:val="00F90B82"/>
    <w:rsid w:val="00F90D69"/>
    <w:rsid w:val="00F90E50"/>
    <w:rsid w:val="00F90E8F"/>
    <w:rsid w:val="00F91147"/>
    <w:rsid w:val="00F91247"/>
    <w:rsid w:val="00F91855"/>
    <w:rsid w:val="00F91E53"/>
    <w:rsid w:val="00F91EE4"/>
    <w:rsid w:val="00F923F0"/>
    <w:rsid w:val="00F9246B"/>
    <w:rsid w:val="00F92925"/>
    <w:rsid w:val="00F92D1A"/>
    <w:rsid w:val="00F92F3E"/>
    <w:rsid w:val="00F9339C"/>
    <w:rsid w:val="00F9340B"/>
    <w:rsid w:val="00F93862"/>
    <w:rsid w:val="00F9410B"/>
    <w:rsid w:val="00F943F0"/>
    <w:rsid w:val="00F94465"/>
    <w:rsid w:val="00F95058"/>
    <w:rsid w:val="00F955A2"/>
    <w:rsid w:val="00F95682"/>
    <w:rsid w:val="00F958DB"/>
    <w:rsid w:val="00F95909"/>
    <w:rsid w:val="00F96235"/>
    <w:rsid w:val="00F965CC"/>
    <w:rsid w:val="00F9663D"/>
    <w:rsid w:val="00F96A25"/>
    <w:rsid w:val="00F96D31"/>
    <w:rsid w:val="00F96DA7"/>
    <w:rsid w:val="00F97B60"/>
    <w:rsid w:val="00F97EF1"/>
    <w:rsid w:val="00FA085E"/>
    <w:rsid w:val="00FA0861"/>
    <w:rsid w:val="00FA0D5C"/>
    <w:rsid w:val="00FA0DC5"/>
    <w:rsid w:val="00FA0DF9"/>
    <w:rsid w:val="00FA0FBB"/>
    <w:rsid w:val="00FA16AE"/>
    <w:rsid w:val="00FA1745"/>
    <w:rsid w:val="00FA19AE"/>
    <w:rsid w:val="00FA19F9"/>
    <w:rsid w:val="00FA1B26"/>
    <w:rsid w:val="00FA1D0E"/>
    <w:rsid w:val="00FA1FE5"/>
    <w:rsid w:val="00FA232B"/>
    <w:rsid w:val="00FA2410"/>
    <w:rsid w:val="00FA2A2C"/>
    <w:rsid w:val="00FA309C"/>
    <w:rsid w:val="00FA30B6"/>
    <w:rsid w:val="00FA30DD"/>
    <w:rsid w:val="00FA30F3"/>
    <w:rsid w:val="00FA33F4"/>
    <w:rsid w:val="00FA36D2"/>
    <w:rsid w:val="00FA3877"/>
    <w:rsid w:val="00FA3EDB"/>
    <w:rsid w:val="00FA4175"/>
    <w:rsid w:val="00FA42DF"/>
    <w:rsid w:val="00FA4335"/>
    <w:rsid w:val="00FA4AD8"/>
    <w:rsid w:val="00FA4B91"/>
    <w:rsid w:val="00FA4CB2"/>
    <w:rsid w:val="00FA5489"/>
    <w:rsid w:val="00FA55B6"/>
    <w:rsid w:val="00FA55FE"/>
    <w:rsid w:val="00FA57FE"/>
    <w:rsid w:val="00FA59D2"/>
    <w:rsid w:val="00FA5FF7"/>
    <w:rsid w:val="00FA632E"/>
    <w:rsid w:val="00FA637F"/>
    <w:rsid w:val="00FA6416"/>
    <w:rsid w:val="00FA6501"/>
    <w:rsid w:val="00FA66BF"/>
    <w:rsid w:val="00FA6741"/>
    <w:rsid w:val="00FA6D2D"/>
    <w:rsid w:val="00FA6D48"/>
    <w:rsid w:val="00FA6DD9"/>
    <w:rsid w:val="00FA6F9C"/>
    <w:rsid w:val="00FA702D"/>
    <w:rsid w:val="00FA7040"/>
    <w:rsid w:val="00FA7805"/>
    <w:rsid w:val="00FA78F2"/>
    <w:rsid w:val="00FA7AF5"/>
    <w:rsid w:val="00FA7B5E"/>
    <w:rsid w:val="00FB0175"/>
    <w:rsid w:val="00FB0994"/>
    <w:rsid w:val="00FB0BC6"/>
    <w:rsid w:val="00FB1769"/>
    <w:rsid w:val="00FB17BC"/>
    <w:rsid w:val="00FB1880"/>
    <w:rsid w:val="00FB1E70"/>
    <w:rsid w:val="00FB212E"/>
    <w:rsid w:val="00FB2153"/>
    <w:rsid w:val="00FB244D"/>
    <w:rsid w:val="00FB287D"/>
    <w:rsid w:val="00FB298C"/>
    <w:rsid w:val="00FB2F69"/>
    <w:rsid w:val="00FB32FE"/>
    <w:rsid w:val="00FB3545"/>
    <w:rsid w:val="00FB3D3C"/>
    <w:rsid w:val="00FB3D71"/>
    <w:rsid w:val="00FB4239"/>
    <w:rsid w:val="00FB4621"/>
    <w:rsid w:val="00FB4749"/>
    <w:rsid w:val="00FB4C44"/>
    <w:rsid w:val="00FB4E80"/>
    <w:rsid w:val="00FB4FE2"/>
    <w:rsid w:val="00FB50A2"/>
    <w:rsid w:val="00FB52AA"/>
    <w:rsid w:val="00FB5432"/>
    <w:rsid w:val="00FB5702"/>
    <w:rsid w:val="00FB5B78"/>
    <w:rsid w:val="00FB61B8"/>
    <w:rsid w:val="00FB652C"/>
    <w:rsid w:val="00FB6A4F"/>
    <w:rsid w:val="00FB6D13"/>
    <w:rsid w:val="00FB6DC5"/>
    <w:rsid w:val="00FB7459"/>
    <w:rsid w:val="00FB7C06"/>
    <w:rsid w:val="00FC0069"/>
    <w:rsid w:val="00FC038E"/>
    <w:rsid w:val="00FC07A1"/>
    <w:rsid w:val="00FC0D8B"/>
    <w:rsid w:val="00FC0E16"/>
    <w:rsid w:val="00FC0E7E"/>
    <w:rsid w:val="00FC0FDD"/>
    <w:rsid w:val="00FC1440"/>
    <w:rsid w:val="00FC1B2C"/>
    <w:rsid w:val="00FC1DF9"/>
    <w:rsid w:val="00FC2010"/>
    <w:rsid w:val="00FC252E"/>
    <w:rsid w:val="00FC2ACB"/>
    <w:rsid w:val="00FC2B25"/>
    <w:rsid w:val="00FC2CB8"/>
    <w:rsid w:val="00FC2D2B"/>
    <w:rsid w:val="00FC3251"/>
    <w:rsid w:val="00FC3B35"/>
    <w:rsid w:val="00FC3E09"/>
    <w:rsid w:val="00FC40FA"/>
    <w:rsid w:val="00FC435E"/>
    <w:rsid w:val="00FC460A"/>
    <w:rsid w:val="00FC4F66"/>
    <w:rsid w:val="00FC5120"/>
    <w:rsid w:val="00FC5251"/>
    <w:rsid w:val="00FC59DD"/>
    <w:rsid w:val="00FC5AFC"/>
    <w:rsid w:val="00FC5B0D"/>
    <w:rsid w:val="00FC60E4"/>
    <w:rsid w:val="00FC615B"/>
    <w:rsid w:val="00FC6A1E"/>
    <w:rsid w:val="00FC6F4C"/>
    <w:rsid w:val="00FC6F50"/>
    <w:rsid w:val="00FC6F80"/>
    <w:rsid w:val="00FC6F91"/>
    <w:rsid w:val="00FC6FC4"/>
    <w:rsid w:val="00FC72DB"/>
    <w:rsid w:val="00FC7304"/>
    <w:rsid w:val="00FC7535"/>
    <w:rsid w:val="00FC759A"/>
    <w:rsid w:val="00FC76A3"/>
    <w:rsid w:val="00FC76D2"/>
    <w:rsid w:val="00FC7921"/>
    <w:rsid w:val="00FC7B73"/>
    <w:rsid w:val="00FC7E27"/>
    <w:rsid w:val="00FC7FC3"/>
    <w:rsid w:val="00FD0017"/>
    <w:rsid w:val="00FD0104"/>
    <w:rsid w:val="00FD0352"/>
    <w:rsid w:val="00FD04A4"/>
    <w:rsid w:val="00FD052D"/>
    <w:rsid w:val="00FD079A"/>
    <w:rsid w:val="00FD0B64"/>
    <w:rsid w:val="00FD0DFD"/>
    <w:rsid w:val="00FD0E38"/>
    <w:rsid w:val="00FD0F52"/>
    <w:rsid w:val="00FD11C8"/>
    <w:rsid w:val="00FD12CE"/>
    <w:rsid w:val="00FD1476"/>
    <w:rsid w:val="00FD1A79"/>
    <w:rsid w:val="00FD1FF3"/>
    <w:rsid w:val="00FD20CE"/>
    <w:rsid w:val="00FD238E"/>
    <w:rsid w:val="00FD2A11"/>
    <w:rsid w:val="00FD3171"/>
    <w:rsid w:val="00FD3251"/>
    <w:rsid w:val="00FD33DB"/>
    <w:rsid w:val="00FD3948"/>
    <w:rsid w:val="00FD3C0A"/>
    <w:rsid w:val="00FD3DDE"/>
    <w:rsid w:val="00FD407F"/>
    <w:rsid w:val="00FD4730"/>
    <w:rsid w:val="00FD4D7A"/>
    <w:rsid w:val="00FD51D2"/>
    <w:rsid w:val="00FD535D"/>
    <w:rsid w:val="00FD545C"/>
    <w:rsid w:val="00FD555F"/>
    <w:rsid w:val="00FD5845"/>
    <w:rsid w:val="00FD5E50"/>
    <w:rsid w:val="00FD6130"/>
    <w:rsid w:val="00FD63CF"/>
    <w:rsid w:val="00FD63D0"/>
    <w:rsid w:val="00FD6444"/>
    <w:rsid w:val="00FD6DB7"/>
    <w:rsid w:val="00FD708C"/>
    <w:rsid w:val="00FD73B6"/>
    <w:rsid w:val="00FD7438"/>
    <w:rsid w:val="00FD7538"/>
    <w:rsid w:val="00FD788E"/>
    <w:rsid w:val="00FD7E90"/>
    <w:rsid w:val="00FE01A7"/>
    <w:rsid w:val="00FE0422"/>
    <w:rsid w:val="00FE0534"/>
    <w:rsid w:val="00FE0B67"/>
    <w:rsid w:val="00FE1264"/>
    <w:rsid w:val="00FE148B"/>
    <w:rsid w:val="00FE151D"/>
    <w:rsid w:val="00FE160E"/>
    <w:rsid w:val="00FE1737"/>
    <w:rsid w:val="00FE17B0"/>
    <w:rsid w:val="00FE1854"/>
    <w:rsid w:val="00FE185B"/>
    <w:rsid w:val="00FE19F7"/>
    <w:rsid w:val="00FE1AEE"/>
    <w:rsid w:val="00FE1B18"/>
    <w:rsid w:val="00FE1B4C"/>
    <w:rsid w:val="00FE1EBD"/>
    <w:rsid w:val="00FE26E4"/>
    <w:rsid w:val="00FE2855"/>
    <w:rsid w:val="00FE2CD6"/>
    <w:rsid w:val="00FE2FD7"/>
    <w:rsid w:val="00FE3251"/>
    <w:rsid w:val="00FE32EB"/>
    <w:rsid w:val="00FE35DA"/>
    <w:rsid w:val="00FE37EB"/>
    <w:rsid w:val="00FE3897"/>
    <w:rsid w:val="00FE3966"/>
    <w:rsid w:val="00FE3E90"/>
    <w:rsid w:val="00FE3FB2"/>
    <w:rsid w:val="00FE42D9"/>
    <w:rsid w:val="00FE44DC"/>
    <w:rsid w:val="00FE450E"/>
    <w:rsid w:val="00FE4551"/>
    <w:rsid w:val="00FE455E"/>
    <w:rsid w:val="00FE46C4"/>
    <w:rsid w:val="00FE4B09"/>
    <w:rsid w:val="00FE4B18"/>
    <w:rsid w:val="00FE50EA"/>
    <w:rsid w:val="00FE50EB"/>
    <w:rsid w:val="00FE54DC"/>
    <w:rsid w:val="00FE5F2F"/>
    <w:rsid w:val="00FE628D"/>
    <w:rsid w:val="00FE631E"/>
    <w:rsid w:val="00FE654E"/>
    <w:rsid w:val="00FE68B3"/>
    <w:rsid w:val="00FE68E0"/>
    <w:rsid w:val="00FE6A18"/>
    <w:rsid w:val="00FE6B5D"/>
    <w:rsid w:val="00FE6BE2"/>
    <w:rsid w:val="00FE716C"/>
    <w:rsid w:val="00FE72D9"/>
    <w:rsid w:val="00FE73D1"/>
    <w:rsid w:val="00FE740A"/>
    <w:rsid w:val="00FE772A"/>
    <w:rsid w:val="00FE789A"/>
    <w:rsid w:val="00FE7BCB"/>
    <w:rsid w:val="00FF003A"/>
    <w:rsid w:val="00FF096D"/>
    <w:rsid w:val="00FF0AFE"/>
    <w:rsid w:val="00FF0D23"/>
    <w:rsid w:val="00FF0FBE"/>
    <w:rsid w:val="00FF15F6"/>
    <w:rsid w:val="00FF1792"/>
    <w:rsid w:val="00FF1976"/>
    <w:rsid w:val="00FF22FD"/>
    <w:rsid w:val="00FF2582"/>
    <w:rsid w:val="00FF2628"/>
    <w:rsid w:val="00FF26C0"/>
    <w:rsid w:val="00FF27BF"/>
    <w:rsid w:val="00FF2A06"/>
    <w:rsid w:val="00FF2AC2"/>
    <w:rsid w:val="00FF2B0B"/>
    <w:rsid w:val="00FF2C32"/>
    <w:rsid w:val="00FF30E9"/>
    <w:rsid w:val="00FF31BE"/>
    <w:rsid w:val="00FF33B6"/>
    <w:rsid w:val="00FF342C"/>
    <w:rsid w:val="00FF3A78"/>
    <w:rsid w:val="00FF3CED"/>
    <w:rsid w:val="00FF3D09"/>
    <w:rsid w:val="00FF3D0F"/>
    <w:rsid w:val="00FF3DFE"/>
    <w:rsid w:val="00FF40B3"/>
    <w:rsid w:val="00FF40D2"/>
    <w:rsid w:val="00FF42BD"/>
    <w:rsid w:val="00FF4784"/>
    <w:rsid w:val="00FF4A1D"/>
    <w:rsid w:val="00FF4A8B"/>
    <w:rsid w:val="00FF4CE6"/>
    <w:rsid w:val="00FF53F9"/>
    <w:rsid w:val="00FF5578"/>
    <w:rsid w:val="00FF5603"/>
    <w:rsid w:val="00FF63F6"/>
    <w:rsid w:val="00FF6B3A"/>
    <w:rsid w:val="00FF7029"/>
    <w:rsid w:val="00FF73E9"/>
    <w:rsid w:val="00FF749A"/>
    <w:rsid w:val="00FF7755"/>
    <w:rsid w:val="00FF7B6C"/>
    <w:rsid w:val="00FF7F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EEE536F3-6F12-4985-A0C0-86A484918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732B95"/>
    <w:pPr>
      <w:widowControl w:val="0"/>
      <w:jc w:val="both"/>
    </w:pPr>
    <w:rPr>
      <w:noProof/>
      <w:kern w:val="2"/>
      <w:sz w:val="21"/>
      <w:szCs w:val="24"/>
    </w:rPr>
  </w:style>
  <w:style w:type="paragraph" w:styleId="1">
    <w:name w:val="heading 1"/>
    <w:basedOn w:val="a4"/>
    <w:next w:val="Reqtify"/>
    <w:autoRedefine/>
    <w:qFormat/>
    <w:rsid w:val="001E3B06"/>
    <w:pPr>
      <w:keepNext/>
      <w:keepLines/>
      <w:pageBreakBefore/>
      <w:numPr>
        <w:numId w:val="9"/>
      </w:numPr>
      <w:spacing w:before="340"/>
      <w:outlineLvl w:val="0"/>
    </w:pPr>
    <w:rPr>
      <w:rFonts w:ascii="Myriad Pro Black" w:eastAsia="汉仪大黑简" w:hAnsi="Myriad Pro Black"/>
      <w:bCs/>
      <w:caps/>
      <w:kern w:val="44"/>
      <w:sz w:val="28"/>
      <w:szCs w:val="44"/>
    </w:rPr>
  </w:style>
  <w:style w:type="paragraph" w:styleId="2">
    <w:name w:val="heading 2"/>
    <w:aliases w:val="h2,2,H2,Titre 2 Car,ERMH2,ERMH21,ERMH22,ERMH23,ERMH24,ERMH25,ERMH26,ERMH27,ERMH28,ERMH29,ERMH210,ERMH211,ERMH212,ERMH213,ERMH214,2 headline,h,headline,S&amp;R2,ERMH215,ERMH221,ERMH231,ERMH241,ERMH251,ERMH261,ERMH271,ERMH281,ERMH291,ERMH2101,-&gt;1.1,Title"/>
    <w:basedOn w:val="a4"/>
    <w:next w:val="Reqtify"/>
    <w:autoRedefine/>
    <w:qFormat/>
    <w:rsid w:val="00DB7FA7"/>
    <w:pPr>
      <w:keepNext/>
      <w:keepLines/>
      <w:numPr>
        <w:ilvl w:val="1"/>
        <w:numId w:val="9"/>
      </w:numPr>
      <w:spacing w:before="240"/>
      <w:ind w:hangingChars="270" w:hanging="578"/>
      <w:outlineLvl w:val="1"/>
    </w:pPr>
    <w:rPr>
      <w:rFonts w:ascii="Myriad Pro Black" w:eastAsia="汉仪中黑简" w:hAnsi="Myriad Pro Black"/>
      <w:noProof w:val="0"/>
      <w:sz w:val="28"/>
      <w:szCs w:val="20"/>
    </w:rPr>
  </w:style>
  <w:style w:type="paragraph" w:styleId="3">
    <w:name w:val="heading 3"/>
    <w:aliases w:val="H3 Char,título 3,ERMH3,ERMH31,ERMH32,ERMH33,ERMH34,ERMH35,ERMH36,ERMH37,ERMH38,ERMH39,ERMH310,ERMH311,ERMH312,ERMH313,ERMH314,ERMH315,ERMH316,ERMH317,ERMH318,ERMH319,ERMH320,ERMH321,3 bullet,b,bullets,bullet,título 31,título 32,título 311,b1,3,-&gt;A."/>
    <w:basedOn w:val="a4"/>
    <w:next w:val="Reqtify"/>
    <w:autoRedefine/>
    <w:qFormat/>
    <w:rsid w:val="00934391"/>
    <w:pPr>
      <w:keepNext/>
      <w:numPr>
        <w:ilvl w:val="2"/>
        <w:numId w:val="9"/>
      </w:numPr>
      <w:spacing w:before="120" w:line="360" w:lineRule="auto"/>
      <w:ind w:left="720"/>
      <w:contextualSpacing/>
      <w:outlineLvl w:val="2"/>
    </w:pPr>
    <w:rPr>
      <w:rFonts w:ascii="Myriad Pro Light" w:eastAsia="汉仪中宋简" w:hAnsi="Myriad Pro Light"/>
      <w:b/>
      <w:sz w:val="28"/>
      <w:szCs w:val="21"/>
    </w:rPr>
  </w:style>
  <w:style w:type="paragraph" w:styleId="4">
    <w:name w:val="heading 4"/>
    <w:aliases w:val="H4,p,Titre 4 Car,paragraphe[1],4 dash,d,dash,zzzHeading 4,paragraphe[1]1,paragraphe[1]2,paragraphe[1]3,paragraphe[1]4,paragraphe[1]5,paragraphe[1]11,paragraphe[1]21,paragraphe[1]31,paragraphe[1]41,paragraphe[1]6,paragraphe[1]12,-&gt;1.,41,42,43,44,45"/>
    <w:basedOn w:val="a4"/>
    <w:next w:val="Reqtify"/>
    <w:autoRedefine/>
    <w:qFormat/>
    <w:rsid w:val="0012674A"/>
    <w:pPr>
      <w:numPr>
        <w:ilvl w:val="3"/>
        <w:numId w:val="9"/>
      </w:numPr>
      <w:spacing w:before="60"/>
      <w:ind w:left="984" w:hangingChars="410" w:hanging="984"/>
      <w:outlineLvl w:val="3"/>
    </w:pPr>
    <w:rPr>
      <w:rFonts w:ascii="Myriad Pro" w:eastAsia="汉仪中宋简" w:hAnsi="Myriad Pro"/>
      <w:bCs/>
      <w:sz w:val="24"/>
      <w:szCs w:val="28"/>
    </w:rPr>
  </w:style>
  <w:style w:type="paragraph" w:styleId="5">
    <w:name w:val="heading 5"/>
    <w:aliases w:val="paragraphe[2],5 sub-bullet,sb,4,Ooh,zzzHeading 5,-&gt;a.,Onormaloh,5,paragraphe[2]1,paragraphe[2]2,paragraphe[2]11,5 sub-bullet1,sb1,Ooh1,paragraphe[2]3,paragraphe[2]12,5 sub-bullet2,sb2,Ooh2,paragraphe[2]4,paragraphe[2]13,5 sub-bullet3,sb3,Ooh3,sb4"/>
    <w:basedOn w:val="a4"/>
    <w:next w:val="Reqtify"/>
    <w:autoRedefine/>
    <w:qFormat/>
    <w:rsid w:val="00471246"/>
    <w:pPr>
      <w:keepNext/>
      <w:keepLines/>
      <w:numPr>
        <w:ilvl w:val="4"/>
        <w:numId w:val="9"/>
      </w:numPr>
      <w:spacing w:before="120" w:after="60"/>
      <w:outlineLvl w:val="4"/>
    </w:pPr>
    <w:rPr>
      <w:rFonts w:ascii="Myriad Pro" w:eastAsia="汉仪中宋简" w:hAnsi="Myriad Pro"/>
      <w:bCs/>
      <w:sz w:val="24"/>
      <w:szCs w:val="28"/>
    </w:rPr>
  </w:style>
  <w:style w:type="paragraph" w:styleId="6">
    <w:name w:val="heading 6"/>
    <w:aliases w:val="标题6,模块内部功能划分,paragraphe[3],-&gt;1),paragraphe[3]1,paragraphe[3]2,paragraphe[3]3,paragraphe[3]4,paragraphe[3]5,paragraphe[3]6,paragraphe[3]7,paragraphe[3]8,paragraphe[3]9,paragraphe[3]10,paragraphe[3]11,paragraphe[3]12,paragraphe[3]13,paragraphe[3]14"/>
    <w:basedOn w:val="a4"/>
    <w:next w:val="Reqtify"/>
    <w:qFormat/>
    <w:rsid w:val="00F816CE"/>
    <w:pPr>
      <w:keepNext/>
      <w:keepLines/>
      <w:numPr>
        <w:ilvl w:val="5"/>
        <w:numId w:val="9"/>
      </w:numPr>
      <w:spacing w:before="120" w:after="60" w:line="360" w:lineRule="exact"/>
      <w:jc w:val="left"/>
      <w:outlineLvl w:val="5"/>
    </w:pPr>
    <w:rPr>
      <w:rFonts w:ascii="Myriad Pro Black" w:eastAsia="汉仪中黑简" w:hAnsi="Myriad Pro Black"/>
      <w:bCs/>
      <w:sz w:val="24"/>
      <w:u w:val="single"/>
    </w:rPr>
  </w:style>
  <w:style w:type="paragraph" w:styleId="7">
    <w:name w:val="heading 7"/>
    <w:aliases w:val="liste[1],liste[1]1,liste[1]2,liste[1]3,liste[1]4,liste[1]5,liste[1]6,liste[1]7,liste[1]8,liste[1]9,liste[1]10,liste[1]11,liste[1]12,liste[1]13,liste[1]14,liste[1]15,liste[1]16,liste[1]21,liste[1]31,liste[1]41,liste[1]51,liste[1]61,liste[1]71,-&gt;a)"/>
    <w:basedOn w:val="a4"/>
    <w:next w:val="a4"/>
    <w:qFormat/>
    <w:rsid w:val="00806AE8"/>
    <w:pPr>
      <w:widowControl/>
      <w:numPr>
        <w:ilvl w:val="6"/>
        <w:numId w:val="9"/>
      </w:numPr>
      <w:spacing w:before="240"/>
      <w:outlineLvl w:val="6"/>
    </w:pPr>
    <w:rPr>
      <w:rFonts w:ascii="Arial" w:hAnsi="Arial" w:cs="Arial"/>
      <w:noProof w:val="0"/>
      <w:kern w:val="0"/>
      <w:sz w:val="20"/>
      <w:szCs w:val="20"/>
      <w:lang w:val="en-GB" w:eastAsia="fr-FR"/>
    </w:rPr>
  </w:style>
  <w:style w:type="paragraph" w:styleId="8">
    <w:name w:val="heading 8"/>
    <w:aliases w:val="liste[2],liste[2]1,liste[2]2,liste[2]3,liste[2]4,liste[2]5,liste[2]6,liste[2]7,liste[2]8,liste[2]9,liste[2]10,liste[2]11,liste[2]12,liste[2]13,liste[2]14,liste[2]15,liste[2]16,liste[2]21,liste[2]31,liste[2]41,liste[2]51,liste[2]61,liste[2]71"/>
    <w:basedOn w:val="a4"/>
    <w:next w:val="a4"/>
    <w:qFormat/>
    <w:rsid w:val="00806AE8"/>
    <w:pPr>
      <w:widowControl/>
      <w:numPr>
        <w:ilvl w:val="7"/>
        <w:numId w:val="9"/>
      </w:numPr>
      <w:spacing w:before="240"/>
      <w:outlineLvl w:val="7"/>
    </w:pPr>
    <w:rPr>
      <w:rFonts w:ascii="Arial" w:hAnsi="Arial" w:cs="Arial"/>
      <w:noProof w:val="0"/>
      <w:kern w:val="0"/>
      <w:sz w:val="20"/>
      <w:szCs w:val="20"/>
      <w:lang w:val="en-GB" w:eastAsia="fr-FR"/>
    </w:rPr>
  </w:style>
  <w:style w:type="paragraph" w:styleId="9">
    <w:name w:val="heading 9"/>
    <w:aliases w:val="liste[3],liste[3]1,liste[3]2,liste[3]3,liste[3]4,liste[3]5,liste[3]6,liste[3]7,liste[3]8,liste[3]9,liste[3]10,liste[3]11,liste[3]12,liste[3]13,liste[3]14,liste[3]15,liste[3]16,liste[3]21,liste[3]31,liste[3]41,liste[3]51,liste[3]61,liste[3]71"/>
    <w:basedOn w:val="a4"/>
    <w:next w:val="a4"/>
    <w:qFormat/>
    <w:rsid w:val="00806AE8"/>
    <w:pPr>
      <w:widowControl/>
      <w:numPr>
        <w:ilvl w:val="8"/>
        <w:numId w:val="9"/>
      </w:numPr>
      <w:tabs>
        <w:tab w:val="left" w:pos="1701"/>
      </w:tabs>
      <w:spacing w:before="240"/>
      <w:outlineLvl w:val="8"/>
    </w:pPr>
    <w:rPr>
      <w:rFonts w:ascii="Arial" w:hAnsi="Arial" w:cs="Arial"/>
      <w:noProof w:val="0"/>
      <w:kern w:val="0"/>
      <w:sz w:val="20"/>
      <w:szCs w:val="20"/>
      <w:lang w:val="en-GB" w:eastAsia="fr-FR"/>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文档正文"/>
    <w:aliases w:val="Ctrl+W"/>
    <w:basedOn w:val="Reqtify"/>
    <w:link w:val="Char"/>
    <w:rsid w:val="00F92925"/>
  </w:style>
  <w:style w:type="paragraph" w:customStyle="1" w:styleId="Reqtify">
    <w:name w:val="Reqtify识别文本"/>
    <w:aliases w:val="Alt+E"/>
    <w:link w:val="ReqtifyChar"/>
    <w:autoRedefine/>
    <w:qFormat/>
    <w:rsid w:val="00C93484"/>
    <w:pPr>
      <w:spacing w:line="360" w:lineRule="exact"/>
    </w:pPr>
    <w:rPr>
      <w:rFonts w:ascii="Myriad Pro" w:eastAsia="汉仪中黑简" w:hAnsi="Myriad Pro" w:cs="宋体"/>
      <w:kern w:val="2"/>
      <w:sz w:val="24"/>
    </w:rPr>
  </w:style>
  <w:style w:type="character" w:customStyle="1" w:styleId="ReqtifyChar">
    <w:name w:val="Reqtify识别文本 Char"/>
    <w:aliases w:val="Alt+E Char"/>
    <w:link w:val="Reqtify"/>
    <w:rsid w:val="00C93484"/>
    <w:rPr>
      <w:rFonts w:ascii="Myriad Pro" w:eastAsia="汉仪中黑简" w:hAnsi="Myriad Pro" w:cs="宋体"/>
      <w:kern w:val="2"/>
      <w:sz w:val="24"/>
    </w:rPr>
  </w:style>
  <w:style w:type="character" w:customStyle="1" w:styleId="Char">
    <w:name w:val="文档正文 Char"/>
    <w:aliases w:val="Ctrl+W Char Char"/>
    <w:link w:val="a8"/>
    <w:rsid w:val="006C2215"/>
    <w:rPr>
      <w:rFonts w:ascii="Myriad Pro" w:eastAsia="汉仪中黑简" w:hAnsi="Myriad Pro" w:cs="宋体"/>
      <w:noProof/>
      <w:kern w:val="2"/>
      <w:sz w:val="24"/>
      <w:lang w:val="en-US" w:eastAsia="zh-CN" w:bidi="ar-SA"/>
    </w:rPr>
  </w:style>
  <w:style w:type="paragraph" w:styleId="a9">
    <w:name w:val="Normal Indent"/>
    <w:basedOn w:val="a4"/>
    <w:rsid w:val="00EB6D66"/>
    <w:pPr>
      <w:ind w:firstLineChars="200" w:firstLine="420"/>
    </w:pPr>
  </w:style>
  <w:style w:type="paragraph" w:styleId="aa">
    <w:name w:val="Body Text"/>
    <w:basedOn w:val="a4"/>
    <w:link w:val="Char0"/>
    <w:rsid w:val="00EB6D66"/>
    <w:pPr>
      <w:spacing w:after="120"/>
    </w:pPr>
  </w:style>
  <w:style w:type="paragraph" w:styleId="ab">
    <w:name w:val="header"/>
    <w:basedOn w:val="a4"/>
    <w:rsid w:val="007878D5"/>
    <w:pPr>
      <w:pBdr>
        <w:bottom w:val="double" w:sz="6" w:space="1" w:color="auto"/>
      </w:pBdr>
      <w:tabs>
        <w:tab w:val="center" w:pos="4153"/>
        <w:tab w:val="right" w:pos="8306"/>
      </w:tabs>
      <w:snapToGrid w:val="0"/>
      <w:jc w:val="center"/>
    </w:pPr>
    <w:rPr>
      <w:rFonts w:eastAsia="微软简仿宋"/>
      <w:sz w:val="18"/>
      <w:szCs w:val="20"/>
    </w:rPr>
  </w:style>
  <w:style w:type="paragraph" w:customStyle="1" w:styleId="a1">
    <w:name w:val="内部编号"/>
    <w:basedOn w:val="a4"/>
    <w:next w:val="a8"/>
    <w:autoRedefine/>
    <w:rsid w:val="00F37C8E"/>
    <w:pPr>
      <w:numPr>
        <w:numId w:val="2"/>
      </w:numPr>
      <w:tabs>
        <w:tab w:val="clear" w:pos="420"/>
        <w:tab w:val="num" w:pos="360"/>
      </w:tabs>
      <w:spacing w:line="360" w:lineRule="exact"/>
      <w:ind w:left="0" w:firstLine="0"/>
    </w:pPr>
    <w:rPr>
      <w:rFonts w:ascii="Myriad Pro" w:eastAsia="汉仪中宋简" w:hAnsi="Myriad Pro"/>
      <w:sz w:val="24"/>
    </w:rPr>
  </w:style>
  <w:style w:type="paragraph" w:styleId="10">
    <w:name w:val="toc 1"/>
    <w:basedOn w:val="a4"/>
    <w:next w:val="a4"/>
    <w:autoRedefine/>
    <w:uiPriority w:val="39"/>
    <w:rsid w:val="00E62E50"/>
    <w:pPr>
      <w:tabs>
        <w:tab w:val="right" w:leader="dot" w:pos="8380"/>
      </w:tabs>
      <w:spacing w:before="120" w:after="120"/>
      <w:jc w:val="left"/>
    </w:pPr>
    <w:rPr>
      <w:b/>
      <w:bCs/>
      <w:caps/>
    </w:rPr>
  </w:style>
  <w:style w:type="paragraph" w:styleId="20">
    <w:name w:val="toc 2"/>
    <w:basedOn w:val="a4"/>
    <w:next w:val="a4"/>
    <w:autoRedefine/>
    <w:uiPriority w:val="39"/>
    <w:rsid w:val="00EB6D66"/>
    <w:pPr>
      <w:ind w:left="210"/>
      <w:jc w:val="left"/>
    </w:pPr>
    <w:rPr>
      <w:smallCaps/>
    </w:rPr>
  </w:style>
  <w:style w:type="paragraph" w:styleId="30">
    <w:name w:val="toc 3"/>
    <w:basedOn w:val="a4"/>
    <w:next w:val="a4"/>
    <w:autoRedefine/>
    <w:uiPriority w:val="39"/>
    <w:rsid w:val="00EB6D66"/>
    <w:pPr>
      <w:ind w:left="420"/>
      <w:jc w:val="left"/>
    </w:pPr>
    <w:rPr>
      <w:i/>
      <w:iCs/>
    </w:rPr>
  </w:style>
  <w:style w:type="character" w:styleId="ac">
    <w:name w:val="Hyperlink"/>
    <w:uiPriority w:val="99"/>
    <w:qFormat/>
    <w:rsid w:val="009B359D"/>
    <w:rPr>
      <w:i/>
      <w:color w:val="1F9782"/>
      <w:u w:val="single"/>
    </w:rPr>
  </w:style>
  <w:style w:type="character" w:styleId="ad">
    <w:name w:val="page number"/>
    <w:basedOn w:val="a5"/>
    <w:rsid w:val="00EB6D66"/>
  </w:style>
  <w:style w:type="paragraph" w:customStyle="1" w:styleId="AltB">
    <w:name w:val="项目编号，Alt+B"/>
    <w:basedOn w:val="Reqtify"/>
    <w:link w:val="AltBChar"/>
    <w:autoRedefine/>
    <w:rsid w:val="00882C04"/>
    <w:pPr>
      <w:numPr>
        <w:numId w:val="1"/>
      </w:numPr>
      <w:jc w:val="both"/>
    </w:pPr>
  </w:style>
  <w:style w:type="character" w:customStyle="1" w:styleId="AltBChar">
    <w:name w:val="项目编号，Alt+B Char"/>
    <w:link w:val="AltB"/>
    <w:rsid w:val="00882C04"/>
    <w:rPr>
      <w:rFonts w:ascii="Myriad Pro" w:eastAsia="汉仪中黑简" w:hAnsi="Myriad Pro" w:cs="宋体"/>
      <w:kern w:val="2"/>
      <w:sz w:val="24"/>
    </w:rPr>
  </w:style>
  <w:style w:type="character" w:customStyle="1" w:styleId="Char1">
    <w:name w:val="表格内字体 Char"/>
    <w:rsid w:val="00B4488A"/>
    <w:rPr>
      <w:rFonts w:ascii="Myriad Pro" w:eastAsia="汉仪中黑简" w:hAnsi="Myriad Pro" w:cs="宋体"/>
      <w:kern w:val="2"/>
      <w:sz w:val="18"/>
      <w:szCs w:val="21"/>
    </w:rPr>
  </w:style>
  <w:style w:type="paragraph" w:styleId="ae">
    <w:name w:val="Balloon Text"/>
    <w:basedOn w:val="a4"/>
    <w:semiHidden/>
    <w:rsid w:val="00371495"/>
    <w:rPr>
      <w:sz w:val="18"/>
      <w:szCs w:val="18"/>
    </w:rPr>
  </w:style>
  <w:style w:type="table" w:styleId="af">
    <w:name w:val="Table Grid"/>
    <w:basedOn w:val="af0"/>
    <w:rsid w:val="00567124"/>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tcPr>
    </w:tblStylePr>
  </w:style>
  <w:style w:type="table" w:styleId="af0">
    <w:name w:val="Table Theme"/>
    <w:basedOn w:val="a6"/>
    <w:rsid w:val="0056712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index 1"/>
    <w:basedOn w:val="a4"/>
    <w:next w:val="a4"/>
    <w:autoRedefine/>
    <w:semiHidden/>
    <w:rsid w:val="00F324BC"/>
    <w:pPr>
      <w:spacing w:line="300" w:lineRule="auto"/>
    </w:pPr>
    <w:rPr>
      <w:szCs w:val="20"/>
    </w:rPr>
  </w:style>
  <w:style w:type="paragraph" w:styleId="af1">
    <w:name w:val="Document Map"/>
    <w:basedOn w:val="a4"/>
    <w:semiHidden/>
    <w:rsid w:val="0044571C"/>
    <w:pPr>
      <w:shd w:val="clear" w:color="auto" w:fill="000080"/>
    </w:pPr>
  </w:style>
  <w:style w:type="paragraph" w:customStyle="1" w:styleId="Char2">
    <w:name w:val="Char"/>
    <w:basedOn w:val="a4"/>
    <w:autoRedefine/>
    <w:semiHidden/>
    <w:rsid w:val="000E22E5"/>
    <w:pPr>
      <w:widowControl/>
      <w:jc w:val="left"/>
    </w:pPr>
    <w:rPr>
      <w:rFonts w:ascii="仿宋_GB2312" w:eastAsia="仿宋_GB2312" w:hAnsi="Arial"/>
      <w:b/>
      <w:spacing w:val="-5"/>
      <w:kern w:val="0"/>
      <w:sz w:val="32"/>
      <w:szCs w:val="32"/>
    </w:rPr>
  </w:style>
  <w:style w:type="paragraph" w:customStyle="1" w:styleId="af2">
    <w:name w:val="居中标题"/>
    <w:basedOn w:val="a4"/>
    <w:link w:val="CharChar"/>
    <w:autoRedefine/>
    <w:rsid w:val="00106D69"/>
    <w:pPr>
      <w:spacing w:beforeLines="50" w:afterLines="50"/>
      <w:contextualSpacing/>
      <w:jc w:val="center"/>
    </w:pPr>
    <w:rPr>
      <w:rFonts w:ascii="Myriad Pro Black" w:eastAsia="汉仪大黑简" w:hAnsi="Myriad Pro Black" w:cs="宋体"/>
      <w:bCs/>
      <w:sz w:val="32"/>
      <w:szCs w:val="20"/>
    </w:rPr>
  </w:style>
  <w:style w:type="character" w:customStyle="1" w:styleId="CharChar">
    <w:name w:val="居中标题 Char Char"/>
    <w:link w:val="af2"/>
    <w:rsid w:val="00106D69"/>
    <w:rPr>
      <w:rFonts w:ascii="Myriad Pro Black" w:eastAsia="汉仪大黑简" w:hAnsi="Myriad Pro Black" w:cs="宋体"/>
      <w:bCs/>
      <w:noProof/>
      <w:kern w:val="2"/>
      <w:sz w:val="32"/>
    </w:rPr>
  </w:style>
  <w:style w:type="paragraph" w:customStyle="1" w:styleId="af3">
    <w:name w:val="封面标题"/>
    <w:basedOn w:val="a4"/>
    <w:autoRedefine/>
    <w:rsid w:val="00A27FFA"/>
    <w:pPr>
      <w:spacing w:line="200" w:lineRule="atLeast"/>
      <w:jc w:val="center"/>
    </w:pPr>
    <w:rPr>
      <w:rFonts w:ascii="Myriad Pro Black" w:eastAsia="汉仪大黑简" w:hAnsi="Myriad Pro Black" w:cs="宋体"/>
      <w:b/>
      <w:bCs/>
      <w:color w:val="FFFFFF"/>
      <w:sz w:val="52"/>
      <w:szCs w:val="20"/>
    </w:rPr>
  </w:style>
  <w:style w:type="paragraph" w:styleId="af4">
    <w:name w:val="caption"/>
    <w:basedOn w:val="a4"/>
    <w:next w:val="a4"/>
    <w:qFormat/>
    <w:rsid w:val="00745411"/>
    <w:rPr>
      <w:rFonts w:ascii="Arial" w:eastAsia="黑体" w:hAnsi="Arial" w:cs="Arial"/>
      <w:sz w:val="20"/>
      <w:szCs w:val="20"/>
    </w:rPr>
  </w:style>
  <w:style w:type="paragraph" w:customStyle="1" w:styleId="af5">
    <w:name w:val="图表标题"/>
    <w:basedOn w:val="a4"/>
    <w:autoRedefine/>
    <w:rsid w:val="001F0589"/>
    <w:pPr>
      <w:spacing w:beforeLines="50" w:afterLines="50"/>
      <w:jc w:val="center"/>
    </w:pPr>
    <w:rPr>
      <w:rFonts w:ascii="Myriad Pro" w:eastAsia="汉仪中黑简" w:hAnsi="Myriad Pro"/>
      <w:sz w:val="24"/>
    </w:rPr>
  </w:style>
  <w:style w:type="paragraph" w:customStyle="1" w:styleId="af6">
    <w:name w:val="表格内标题"/>
    <w:link w:val="Char3"/>
    <w:autoRedefine/>
    <w:rsid w:val="00FA0FBB"/>
    <w:pPr>
      <w:jc w:val="center"/>
    </w:pPr>
    <w:rPr>
      <w:rFonts w:ascii="Myriad Pro Black" w:eastAsia="汉仪中黑简" w:hAnsi="Myriad Pro Black" w:cs="宋体"/>
      <w:noProof/>
      <w:kern w:val="2"/>
      <w:sz w:val="18"/>
      <w:szCs w:val="21"/>
    </w:rPr>
  </w:style>
  <w:style w:type="character" w:customStyle="1" w:styleId="Char3">
    <w:name w:val="表格内标题 Char"/>
    <w:link w:val="af6"/>
    <w:rsid w:val="00FA0FBB"/>
    <w:rPr>
      <w:rFonts w:ascii="Myriad Pro Black" w:eastAsia="汉仪中黑简" w:hAnsi="Myriad Pro Black" w:cs="宋体"/>
      <w:noProof/>
      <w:kern w:val="2"/>
      <w:sz w:val="18"/>
      <w:szCs w:val="21"/>
    </w:rPr>
  </w:style>
  <w:style w:type="paragraph" w:customStyle="1" w:styleId="af7">
    <w:name w:val="源代码"/>
    <w:aliases w:val="Alt+L"/>
    <w:basedOn w:val="a4"/>
    <w:link w:val="Char4"/>
    <w:autoRedefine/>
    <w:rsid w:val="000431E0"/>
    <w:pPr>
      <w:shd w:val="clear" w:color="auto" w:fill="D9D9D9"/>
      <w:kinsoku w:val="0"/>
      <w:overflowPunct w:val="0"/>
      <w:autoSpaceDE w:val="0"/>
      <w:autoSpaceDN w:val="0"/>
      <w:adjustRightInd w:val="0"/>
      <w:contextualSpacing/>
      <w:jc w:val="left"/>
    </w:pPr>
    <w:rPr>
      <w:rFonts w:ascii="Courier New" w:eastAsia="汉仪字典宋简" w:hAnsi="Courier New"/>
      <w:i/>
      <w:sz w:val="16"/>
    </w:rPr>
  </w:style>
  <w:style w:type="character" w:styleId="af8">
    <w:name w:val="FollowedHyperlink"/>
    <w:rsid w:val="003C2869"/>
    <w:rPr>
      <w:color w:val="800080"/>
      <w:u w:val="single"/>
    </w:rPr>
  </w:style>
  <w:style w:type="paragraph" w:customStyle="1" w:styleId="af9">
    <w:name w:val="变量名"/>
    <w:basedOn w:val="a4"/>
    <w:link w:val="Char5"/>
    <w:autoRedefine/>
    <w:rsid w:val="008B4AA3"/>
    <w:pPr>
      <w:jc w:val="left"/>
    </w:pPr>
    <w:rPr>
      <w:rFonts w:ascii="Myriad Pro" w:hAnsi="Myriad Pro"/>
      <w:i/>
    </w:rPr>
  </w:style>
  <w:style w:type="character" w:customStyle="1" w:styleId="Char5">
    <w:name w:val="变量名 Char"/>
    <w:link w:val="af9"/>
    <w:rsid w:val="008B4AA3"/>
    <w:rPr>
      <w:rFonts w:ascii="Myriad Pro" w:eastAsia="宋体" w:hAnsi="Myriad Pro"/>
      <w:i/>
      <w:noProof/>
      <w:kern w:val="2"/>
      <w:sz w:val="21"/>
      <w:szCs w:val="24"/>
      <w:lang w:val="en-US" w:eastAsia="zh-CN" w:bidi="ar-SA"/>
    </w:rPr>
  </w:style>
  <w:style w:type="paragraph" w:customStyle="1" w:styleId="afa">
    <w:name w:val="参考文献编号"/>
    <w:basedOn w:val="a4"/>
    <w:autoRedefine/>
    <w:rsid w:val="001E3525"/>
    <w:pPr>
      <w:tabs>
        <w:tab w:val="num" w:pos="0"/>
      </w:tabs>
      <w:kinsoku w:val="0"/>
      <w:overflowPunct w:val="0"/>
      <w:autoSpaceDE w:val="0"/>
      <w:autoSpaceDN w:val="0"/>
      <w:adjustRightInd w:val="0"/>
      <w:spacing w:line="0" w:lineRule="atLeast"/>
      <w:jc w:val="center"/>
    </w:pPr>
    <w:rPr>
      <w:rFonts w:ascii="Myriad Pro" w:hAnsi="Myriad Pro"/>
    </w:rPr>
  </w:style>
  <w:style w:type="paragraph" w:customStyle="1" w:styleId="TEXT">
    <w:name w:val="TEXT"/>
    <w:aliases w:val="Ctrl+T"/>
    <w:basedOn w:val="a4"/>
    <w:link w:val="TEXTChar"/>
    <w:autoRedefine/>
    <w:rsid w:val="004D37D0"/>
    <w:rPr>
      <w:rFonts w:ascii="Myriad Pro" w:eastAsia="汉仪中宋简" w:hAnsi="Myriad Pro"/>
      <w:noProof w:val="0"/>
      <w:sz w:val="24"/>
    </w:rPr>
  </w:style>
  <w:style w:type="character" w:customStyle="1" w:styleId="TEXTChar">
    <w:name w:val="TEXT Char"/>
    <w:aliases w:val="Ctrl+T Char"/>
    <w:link w:val="TEXT"/>
    <w:rsid w:val="004D37D0"/>
    <w:rPr>
      <w:rFonts w:ascii="Myriad Pro" w:eastAsia="汉仪中宋简" w:hAnsi="Myriad Pro"/>
      <w:kern w:val="2"/>
      <w:sz w:val="24"/>
      <w:szCs w:val="24"/>
      <w:lang w:val="en-US" w:eastAsia="zh-CN" w:bidi="ar-SA"/>
    </w:rPr>
  </w:style>
  <w:style w:type="character" w:styleId="afb">
    <w:name w:val="annotation reference"/>
    <w:semiHidden/>
    <w:rsid w:val="003F4728"/>
    <w:rPr>
      <w:sz w:val="16"/>
      <w:szCs w:val="16"/>
    </w:rPr>
  </w:style>
  <w:style w:type="paragraph" w:styleId="21">
    <w:name w:val="Body Text 2"/>
    <w:basedOn w:val="a4"/>
    <w:rsid w:val="001043C8"/>
    <w:pPr>
      <w:spacing w:after="120" w:line="480" w:lineRule="auto"/>
    </w:pPr>
  </w:style>
  <w:style w:type="paragraph" w:styleId="afc">
    <w:name w:val="Body Text Indent"/>
    <w:basedOn w:val="a4"/>
    <w:link w:val="Char6"/>
    <w:rsid w:val="00806AE8"/>
    <w:pPr>
      <w:widowControl/>
      <w:spacing w:after="120"/>
      <w:ind w:left="283"/>
    </w:pPr>
    <w:rPr>
      <w:rFonts w:ascii="Arial" w:hAnsi="Arial" w:cs="Arial"/>
      <w:noProof w:val="0"/>
      <w:kern w:val="0"/>
      <w:sz w:val="20"/>
      <w:szCs w:val="20"/>
      <w:lang w:val="en-GB" w:eastAsia="fr-FR"/>
    </w:rPr>
  </w:style>
  <w:style w:type="paragraph" w:styleId="afd">
    <w:name w:val="Signature"/>
    <w:basedOn w:val="a4"/>
    <w:rsid w:val="00806AE8"/>
    <w:pPr>
      <w:widowControl/>
      <w:jc w:val="left"/>
    </w:pPr>
    <w:rPr>
      <w:noProof w:val="0"/>
      <w:kern w:val="0"/>
      <w:sz w:val="20"/>
      <w:szCs w:val="20"/>
      <w:lang w:val="fr-FR" w:eastAsia="fr-FR"/>
    </w:rPr>
  </w:style>
  <w:style w:type="paragraph" w:styleId="afe">
    <w:name w:val="List Bullet"/>
    <w:aliases w:val="tiret"/>
    <w:basedOn w:val="a4"/>
    <w:rsid w:val="00806AE8"/>
    <w:pPr>
      <w:widowControl/>
      <w:spacing w:before="60"/>
      <w:ind w:left="360" w:hanging="360"/>
      <w:jc w:val="left"/>
    </w:pPr>
    <w:rPr>
      <w:rFonts w:ascii="Arial" w:hAnsi="Arial"/>
      <w:b/>
      <w:noProof w:val="0"/>
      <w:kern w:val="0"/>
      <w:sz w:val="20"/>
      <w:szCs w:val="20"/>
      <w:u w:val="single"/>
      <w:lang w:val="en-GB" w:eastAsia="fr-FR"/>
    </w:rPr>
  </w:style>
  <w:style w:type="paragraph" w:styleId="22">
    <w:name w:val="List Bullet 2"/>
    <w:basedOn w:val="a4"/>
    <w:rsid w:val="00806AE8"/>
    <w:pPr>
      <w:widowControl/>
      <w:tabs>
        <w:tab w:val="left" w:pos="1134"/>
      </w:tabs>
      <w:spacing w:before="60"/>
      <w:ind w:left="1134" w:hanging="283"/>
    </w:pPr>
    <w:rPr>
      <w:rFonts w:ascii="FuturaA Bk BT" w:hAnsi="FuturaA Bk BT"/>
      <w:noProof w:val="0"/>
      <w:kern w:val="0"/>
      <w:sz w:val="22"/>
      <w:szCs w:val="20"/>
      <w:lang w:val="en-GB" w:eastAsia="fr-FR"/>
    </w:rPr>
  </w:style>
  <w:style w:type="paragraph" w:styleId="31">
    <w:name w:val="List Bullet 3"/>
    <w:basedOn w:val="a4"/>
    <w:autoRedefine/>
    <w:rsid w:val="00806AE8"/>
    <w:pPr>
      <w:widowControl/>
      <w:tabs>
        <w:tab w:val="num" w:pos="0"/>
        <w:tab w:val="left" w:pos="794"/>
        <w:tab w:val="left" w:pos="1191"/>
        <w:tab w:val="left" w:pos="1588"/>
        <w:tab w:val="left" w:pos="1985"/>
      </w:tabs>
      <w:overflowPunct w:val="0"/>
      <w:autoSpaceDE w:val="0"/>
      <w:autoSpaceDN w:val="0"/>
      <w:adjustRightInd w:val="0"/>
      <w:spacing w:before="136"/>
      <w:textAlignment w:val="baseline"/>
    </w:pPr>
    <w:rPr>
      <w:noProof w:val="0"/>
      <w:kern w:val="0"/>
      <w:sz w:val="20"/>
      <w:szCs w:val="20"/>
      <w:lang w:eastAsia="fr-FR"/>
    </w:rPr>
  </w:style>
  <w:style w:type="paragraph" w:styleId="32">
    <w:name w:val="Body Text 3"/>
    <w:aliases w:val="CC_SsyRS"/>
    <w:basedOn w:val="a4"/>
    <w:next w:val="a4"/>
    <w:autoRedefine/>
    <w:rsid w:val="00D04072"/>
    <w:pPr>
      <w:widowControl/>
    </w:pPr>
    <w:rPr>
      <w:rFonts w:ascii="Arial" w:hAnsi="Arial" w:cs="Arial"/>
      <w:noProof w:val="0"/>
      <w:color w:val="0000FF"/>
      <w:kern w:val="0"/>
      <w:szCs w:val="20"/>
      <w:lang w:val="en-GB" w:eastAsia="fr-FR"/>
    </w:rPr>
  </w:style>
  <w:style w:type="character" w:styleId="aff">
    <w:name w:val="Emphasis"/>
    <w:qFormat/>
    <w:rsid w:val="00806AE8"/>
    <w:rPr>
      <w:i/>
      <w:iCs/>
    </w:rPr>
  </w:style>
  <w:style w:type="paragraph" w:styleId="23">
    <w:name w:val="Body Text Indent 2"/>
    <w:basedOn w:val="a4"/>
    <w:rsid w:val="00806AE8"/>
    <w:pPr>
      <w:widowControl/>
      <w:ind w:left="360"/>
      <w:jc w:val="left"/>
    </w:pPr>
    <w:rPr>
      <w:rFonts w:ascii="Arial" w:hAnsi="Arial" w:cs="Arial"/>
      <w:noProof w:val="0"/>
      <w:kern w:val="0"/>
      <w:sz w:val="18"/>
      <w:szCs w:val="20"/>
      <w:lang w:eastAsia="fr-FR"/>
    </w:rPr>
  </w:style>
  <w:style w:type="paragraph" w:styleId="60">
    <w:name w:val="index 6"/>
    <w:basedOn w:val="a4"/>
    <w:next w:val="a4"/>
    <w:autoRedefine/>
    <w:semiHidden/>
    <w:rsid w:val="00806AE8"/>
    <w:pPr>
      <w:widowControl/>
      <w:tabs>
        <w:tab w:val="right" w:pos="4601"/>
      </w:tabs>
      <w:ind w:left="1200" w:hanging="200"/>
      <w:jc w:val="left"/>
    </w:pPr>
    <w:rPr>
      <w:rFonts w:ascii="Arial" w:hAnsi="Arial" w:cs="Arial"/>
      <w:noProof w:val="0"/>
      <w:kern w:val="0"/>
      <w:sz w:val="18"/>
      <w:szCs w:val="18"/>
      <w:lang w:val="en-GB" w:eastAsia="fr-FR"/>
    </w:rPr>
  </w:style>
  <w:style w:type="paragraph" w:styleId="24">
    <w:name w:val="index 2"/>
    <w:basedOn w:val="a4"/>
    <w:next w:val="a4"/>
    <w:autoRedefine/>
    <w:semiHidden/>
    <w:rsid w:val="00806AE8"/>
    <w:pPr>
      <w:widowControl/>
      <w:tabs>
        <w:tab w:val="right" w:pos="4601"/>
      </w:tabs>
      <w:ind w:left="400" w:hanging="200"/>
      <w:jc w:val="left"/>
    </w:pPr>
    <w:rPr>
      <w:rFonts w:ascii="Arial" w:hAnsi="Arial" w:cs="Arial"/>
      <w:noProof w:val="0"/>
      <w:kern w:val="0"/>
      <w:sz w:val="18"/>
      <w:szCs w:val="18"/>
      <w:lang w:val="en-GB" w:eastAsia="fr-FR"/>
    </w:rPr>
  </w:style>
  <w:style w:type="paragraph" w:styleId="90">
    <w:name w:val="toc 9"/>
    <w:basedOn w:val="9"/>
    <w:uiPriority w:val="39"/>
    <w:rsid w:val="00806AE8"/>
    <w:pPr>
      <w:keepNext/>
      <w:tabs>
        <w:tab w:val="clear" w:pos="1701"/>
        <w:tab w:val="right" w:leader="dot" w:pos="9922"/>
      </w:tabs>
      <w:spacing w:before="0"/>
      <w:ind w:left="1599" w:firstLine="0"/>
      <w:outlineLvl w:val="9"/>
    </w:pPr>
    <w:rPr>
      <w:sz w:val="22"/>
      <w:szCs w:val="22"/>
      <w:lang w:val="fr-FR"/>
    </w:rPr>
  </w:style>
  <w:style w:type="paragraph" w:styleId="aff0">
    <w:name w:val="index heading"/>
    <w:basedOn w:val="a4"/>
    <w:next w:val="11"/>
    <w:semiHidden/>
    <w:rsid w:val="00806AE8"/>
    <w:pPr>
      <w:widowControl/>
      <w:pBdr>
        <w:top w:val="single" w:sz="12" w:space="0" w:color="auto"/>
      </w:pBdr>
      <w:spacing w:before="360" w:after="240"/>
      <w:jc w:val="left"/>
    </w:pPr>
    <w:rPr>
      <w:rFonts w:ascii="Arial" w:hAnsi="Arial" w:cs="Arial"/>
      <w:b/>
      <w:bCs/>
      <w:i/>
      <w:iCs/>
      <w:noProof w:val="0"/>
      <w:kern w:val="0"/>
      <w:sz w:val="26"/>
      <w:szCs w:val="26"/>
      <w:lang w:val="en-GB" w:eastAsia="fr-FR"/>
    </w:rPr>
  </w:style>
  <w:style w:type="paragraph" w:styleId="33">
    <w:name w:val="List Number 3"/>
    <w:basedOn w:val="a4"/>
    <w:rsid w:val="00806AE8"/>
    <w:pPr>
      <w:widowControl/>
      <w:tabs>
        <w:tab w:val="num" w:pos="0"/>
      </w:tabs>
      <w:jc w:val="left"/>
    </w:pPr>
    <w:rPr>
      <w:noProof w:val="0"/>
      <w:kern w:val="0"/>
      <w:sz w:val="20"/>
      <w:szCs w:val="20"/>
      <w:lang w:val="fr-FR" w:eastAsia="fr-FR"/>
    </w:rPr>
  </w:style>
  <w:style w:type="paragraph" w:styleId="40">
    <w:name w:val="List Number 4"/>
    <w:basedOn w:val="a4"/>
    <w:rsid w:val="00806AE8"/>
    <w:pPr>
      <w:widowControl/>
      <w:tabs>
        <w:tab w:val="num" w:pos="720"/>
        <w:tab w:val="num" w:pos="1209"/>
      </w:tabs>
      <w:ind w:left="1209" w:hanging="360"/>
      <w:jc w:val="left"/>
    </w:pPr>
    <w:rPr>
      <w:noProof w:val="0"/>
      <w:kern w:val="0"/>
      <w:sz w:val="20"/>
      <w:szCs w:val="20"/>
      <w:lang w:val="fr-FR" w:eastAsia="fr-FR"/>
    </w:rPr>
  </w:style>
  <w:style w:type="paragraph" w:customStyle="1" w:styleId="Figure">
    <w:name w:val="Figure"/>
    <w:basedOn w:val="a4"/>
    <w:rsid w:val="00C90276"/>
    <w:pPr>
      <w:keepNext/>
      <w:widowControl/>
      <w:spacing w:after="120"/>
      <w:ind w:left="-709" w:right="-851"/>
      <w:jc w:val="center"/>
    </w:pPr>
    <w:rPr>
      <w:i/>
      <w:iCs/>
      <w:noProof w:val="0"/>
      <w:color w:val="000080"/>
      <w:kern w:val="0"/>
      <w:sz w:val="20"/>
      <w:szCs w:val="20"/>
      <w:lang w:val="en-GB" w:eastAsia="fr-FR"/>
    </w:rPr>
  </w:style>
  <w:style w:type="paragraph" w:styleId="41">
    <w:name w:val="List Bullet 4"/>
    <w:basedOn w:val="a4"/>
    <w:autoRedefine/>
    <w:rsid w:val="00806AE8"/>
    <w:pPr>
      <w:widowControl/>
      <w:tabs>
        <w:tab w:val="num" w:pos="1209"/>
      </w:tabs>
      <w:ind w:left="1209" w:hanging="360"/>
      <w:jc w:val="left"/>
    </w:pPr>
    <w:rPr>
      <w:noProof w:val="0"/>
      <w:kern w:val="0"/>
      <w:sz w:val="20"/>
      <w:szCs w:val="20"/>
      <w:lang w:val="fr-FR" w:eastAsia="fr-FR"/>
    </w:rPr>
  </w:style>
  <w:style w:type="paragraph" w:styleId="50">
    <w:name w:val="List Bullet 5"/>
    <w:basedOn w:val="a4"/>
    <w:autoRedefine/>
    <w:rsid w:val="00806AE8"/>
    <w:pPr>
      <w:widowControl/>
      <w:tabs>
        <w:tab w:val="num" w:pos="720"/>
        <w:tab w:val="num" w:pos="1492"/>
      </w:tabs>
      <w:ind w:left="1492" w:hanging="360"/>
      <w:jc w:val="left"/>
    </w:pPr>
    <w:rPr>
      <w:noProof w:val="0"/>
      <w:kern w:val="0"/>
      <w:sz w:val="20"/>
      <w:szCs w:val="20"/>
      <w:lang w:val="fr-FR" w:eastAsia="fr-FR"/>
    </w:rPr>
  </w:style>
  <w:style w:type="character" w:styleId="aff1">
    <w:name w:val="Strong"/>
    <w:aliases w:val="要点常数Alt+Y"/>
    <w:qFormat/>
    <w:rsid w:val="009B359D"/>
    <w:rPr>
      <w:b/>
      <w:bCs/>
      <w:color w:val="971F43"/>
    </w:rPr>
  </w:style>
  <w:style w:type="paragraph" w:customStyle="1" w:styleId="Texte1CarCarCarCarCarCarCar">
    <w:name w:val="Texte 1 Car Car Car Car Car Car Car"/>
    <w:basedOn w:val="a4"/>
    <w:rsid w:val="00595FCA"/>
    <w:pPr>
      <w:widowControl/>
      <w:spacing w:after="120"/>
      <w:jc w:val="left"/>
    </w:pPr>
    <w:rPr>
      <w:rFonts w:ascii="Arial" w:hAnsi="Arial" w:cs="Arial"/>
      <w:noProof w:val="0"/>
      <w:color w:val="000080"/>
      <w:kern w:val="0"/>
      <w:sz w:val="20"/>
      <w:szCs w:val="20"/>
      <w:lang w:val="en-GB" w:eastAsia="fr-FR"/>
    </w:rPr>
  </w:style>
  <w:style w:type="character" w:customStyle="1" w:styleId="aff2">
    <w:name w:val="输出变量"/>
    <w:aliases w:val="ALT+S"/>
    <w:qFormat/>
    <w:rsid w:val="009B359D"/>
    <w:rPr>
      <w:rFonts w:ascii="Myriad Pro" w:eastAsia="汉仪中黑简" w:hAnsi="Myriad Pro" w:cs="宋体"/>
      <w:bCs/>
      <w:i/>
      <w:iCs/>
      <w:noProof/>
      <w:color w:val="A23C14"/>
      <w:kern w:val="2"/>
      <w:sz w:val="24"/>
      <w:u w:val="single"/>
      <w:lang w:val="en-US" w:eastAsia="zh-CN" w:bidi="ar-SA"/>
    </w:rPr>
  </w:style>
  <w:style w:type="paragraph" w:styleId="aff3">
    <w:name w:val="footer"/>
    <w:basedOn w:val="a4"/>
    <w:rsid w:val="00BF74EB"/>
    <w:pPr>
      <w:tabs>
        <w:tab w:val="center" w:pos="4153"/>
        <w:tab w:val="right" w:pos="8306"/>
      </w:tabs>
      <w:snapToGrid w:val="0"/>
      <w:jc w:val="left"/>
    </w:pPr>
    <w:rPr>
      <w:sz w:val="18"/>
      <w:szCs w:val="18"/>
    </w:rPr>
  </w:style>
  <w:style w:type="paragraph" w:customStyle="1" w:styleId="Char1CharCharCharCharCharChar">
    <w:name w:val="Char1 Char Char Char Char Char Char"/>
    <w:basedOn w:val="a4"/>
    <w:rsid w:val="00F472C1"/>
    <w:rPr>
      <w:rFonts w:ascii="Tahoma" w:hAnsi="Tahoma"/>
      <w:noProof w:val="0"/>
      <w:sz w:val="24"/>
      <w:szCs w:val="20"/>
    </w:rPr>
  </w:style>
  <w:style w:type="paragraph" w:customStyle="1" w:styleId="Indent3">
    <w:name w:val="Indent 3"/>
    <w:basedOn w:val="a4"/>
    <w:rsid w:val="00F472C1"/>
    <w:pPr>
      <w:widowControl/>
      <w:tabs>
        <w:tab w:val="num" w:pos="420"/>
      </w:tabs>
      <w:spacing w:before="120"/>
      <w:ind w:left="420" w:hanging="420"/>
    </w:pPr>
    <w:rPr>
      <w:rFonts w:ascii="FuturaA Bk BT" w:hAnsi="FuturaA Bk BT"/>
      <w:noProof w:val="0"/>
      <w:kern w:val="0"/>
      <w:sz w:val="20"/>
      <w:szCs w:val="20"/>
      <w:lang w:eastAsia="fr-FR"/>
    </w:rPr>
  </w:style>
  <w:style w:type="paragraph" w:styleId="aff4">
    <w:name w:val="table of figures"/>
    <w:basedOn w:val="a4"/>
    <w:next w:val="a4"/>
    <w:uiPriority w:val="99"/>
    <w:rsid w:val="00873C58"/>
    <w:pPr>
      <w:ind w:left="420" w:hanging="420"/>
      <w:jc w:val="left"/>
    </w:pPr>
    <w:rPr>
      <w:rFonts w:ascii="Calibri" w:hAnsi="Calibri" w:cs="Calibri"/>
      <w:smallCaps/>
      <w:sz w:val="20"/>
      <w:szCs w:val="20"/>
    </w:rPr>
  </w:style>
  <w:style w:type="character" w:customStyle="1" w:styleId="Hypertext8pts">
    <w:name w:val="Hypertext 8 pts"/>
    <w:rsid w:val="00235D50"/>
    <w:rPr>
      <w:i/>
      <w:color w:val="0000FF"/>
      <w:sz w:val="16"/>
      <w:szCs w:val="16"/>
      <w:u w:val="single"/>
    </w:rPr>
  </w:style>
  <w:style w:type="paragraph" w:customStyle="1" w:styleId="Retraitdetexte1Car1">
    <w:name w:val="Retrait de texte 1 Car1"/>
    <w:basedOn w:val="a4"/>
    <w:link w:val="Retraitdetexte1Car1Car"/>
    <w:autoRedefine/>
    <w:rsid w:val="00A5743A"/>
    <w:pPr>
      <w:widowControl/>
      <w:tabs>
        <w:tab w:val="num" w:pos="420"/>
        <w:tab w:val="num" w:pos="851"/>
        <w:tab w:val="left" w:leader="dot" w:pos="6521"/>
      </w:tabs>
      <w:spacing w:after="120"/>
      <w:ind w:left="1134" w:hanging="567"/>
      <w:jc w:val="left"/>
    </w:pPr>
    <w:rPr>
      <w:rFonts w:ascii="Arial" w:hAnsi="Arial" w:cs="Arial"/>
      <w:noProof w:val="0"/>
      <w:color w:val="000080"/>
      <w:kern w:val="0"/>
      <w:sz w:val="20"/>
      <w:szCs w:val="20"/>
      <w:lang w:val="en-GB" w:eastAsia="fr-FR"/>
    </w:rPr>
  </w:style>
  <w:style w:type="character" w:customStyle="1" w:styleId="Retraitdetexte1Car1Car">
    <w:name w:val="Retrait de texte 1 Car1 Car"/>
    <w:link w:val="Retraitdetexte1Car1"/>
    <w:rsid w:val="00A5743A"/>
    <w:rPr>
      <w:rFonts w:ascii="Arial" w:eastAsia="宋体" w:hAnsi="Arial" w:cs="Arial"/>
      <w:color w:val="000080"/>
      <w:lang w:val="en-GB" w:eastAsia="fr-FR" w:bidi="ar-SA"/>
    </w:rPr>
  </w:style>
  <w:style w:type="paragraph" w:styleId="25">
    <w:name w:val="List Number 2"/>
    <w:basedOn w:val="a4"/>
    <w:rsid w:val="00A5743A"/>
    <w:pPr>
      <w:widowControl/>
      <w:tabs>
        <w:tab w:val="num" w:pos="360"/>
        <w:tab w:val="left" w:pos="1276"/>
      </w:tabs>
      <w:ind w:left="360" w:hanging="360"/>
      <w:jc w:val="left"/>
    </w:pPr>
    <w:rPr>
      <w:rFonts w:ascii="Arial" w:hAnsi="Arial" w:cs="Arial"/>
      <w:noProof w:val="0"/>
      <w:color w:val="000080"/>
      <w:kern w:val="0"/>
      <w:sz w:val="20"/>
      <w:szCs w:val="20"/>
      <w:lang w:val="fr-FR" w:eastAsia="fr-FR"/>
    </w:rPr>
  </w:style>
  <w:style w:type="paragraph" w:customStyle="1" w:styleId="Retraitdetexte2">
    <w:name w:val="Retrait de texte 2"/>
    <w:basedOn w:val="a4"/>
    <w:rsid w:val="00856779"/>
    <w:pPr>
      <w:widowControl/>
      <w:tabs>
        <w:tab w:val="left" w:pos="1304"/>
        <w:tab w:val="left" w:leader="dot" w:pos="6237"/>
      </w:tabs>
      <w:spacing w:after="120"/>
      <w:ind w:left="1349" w:hanging="357"/>
      <w:jc w:val="left"/>
    </w:pPr>
    <w:rPr>
      <w:rFonts w:ascii="Arial" w:hAnsi="Arial" w:cs="Arial"/>
      <w:noProof w:val="0"/>
      <w:color w:val="000080"/>
      <w:kern w:val="0"/>
      <w:sz w:val="20"/>
      <w:szCs w:val="20"/>
      <w:lang w:val="en-GB" w:eastAsia="fr-FR"/>
    </w:rPr>
  </w:style>
  <w:style w:type="character" w:customStyle="1" w:styleId="apple-style-span">
    <w:name w:val="apple-style-span"/>
    <w:basedOn w:val="a5"/>
    <w:rsid w:val="00DA2113"/>
  </w:style>
  <w:style w:type="paragraph" w:styleId="aff5">
    <w:name w:val="annotation text"/>
    <w:basedOn w:val="a4"/>
    <w:link w:val="Char7"/>
    <w:semiHidden/>
    <w:rsid w:val="001C2D13"/>
    <w:pPr>
      <w:jc w:val="left"/>
    </w:pPr>
  </w:style>
  <w:style w:type="paragraph" w:styleId="aff6">
    <w:name w:val="annotation subject"/>
    <w:basedOn w:val="aff5"/>
    <w:next w:val="aff5"/>
    <w:semiHidden/>
    <w:rsid w:val="001C2D13"/>
    <w:rPr>
      <w:b/>
      <w:bCs/>
    </w:rPr>
  </w:style>
  <w:style w:type="paragraph" w:customStyle="1" w:styleId="AltZ">
    <w:name w:val="子项目编号Alt+Z"/>
    <w:basedOn w:val="a4"/>
    <w:link w:val="AltZChar"/>
    <w:autoRedefine/>
    <w:rsid w:val="00E05CD8"/>
    <w:pPr>
      <w:numPr>
        <w:numId w:val="3"/>
      </w:numPr>
      <w:tabs>
        <w:tab w:val="clear" w:pos="0"/>
      </w:tabs>
      <w:spacing w:line="360" w:lineRule="exact"/>
      <w:ind w:leftChars="100" w:left="437" w:hanging="227"/>
    </w:pPr>
    <w:rPr>
      <w:rFonts w:ascii="Myriad Pro" w:eastAsia="汉仪中黑简" w:hAnsi="Myriad Pro"/>
      <w:noProof w:val="0"/>
      <w:sz w:val="24"/>
    </w:rPr>
  </w:style>
  <w:style w:type="paragraph" w:customStyle="1" w:styleId="CASCO">
    <w:name w:val="CASCO 正文格式"/>
    <w:basedOn w:val="a4"/>
    <w:link w:val="CASCOCharChar"/>
    <w:rsid w:val="00A27FFA"/>
    <w:pPr>
      <w:spacing w:line="360" w:lineRule="exact"/>
    </w:pPr>
    <w:rPr>
      <w:rFonts w:ascii="Myriad Pro" w:eastAsia="汉仪中黑简" w:hAnsi="Myriad Pro" w:cs="宋体"/>
      <w:noProof w:val="0"/>
      <w:color w:val="4D4D4D"/>
      <w:sz w:val="24"/>
      <w:szCs w:val="20"/>
    </w:rPr>
  </w:style>
  <w:style w:type="character" w:customStyle="1" w:styleId="CASCOCharChar">
    <w:name w:val="CASCO 正文格式 Char Char"/>
    <w:link w:val="CASCO"/>
    <w:rsid w:val="00A27FFA"/>
    <w:rPr>
      <w:rFonts w:ascii="Myriad Pro" w:eastAsia="汉仪中黑简" w:hAnsi="Myriad Pro" w:cs="宋体"/>
      <w:color w:val="4D4D4D"/>
      <w:kern w:val="2"/>
      <w:sz w:val="24"/>
      <w:lang w:val="en-US" w:eastAsia="zh-CN" w:bidi="ar-SA"/>
    </w:rPr>
  </w:style>
  <w:style w:type="paragraph" w:customStyle="1" w:styleId="REF0">
    <w:name w:val="封面REF"/>
    <w:basedOn w:val="a4"/>
    <w:autoRedefine/>
    <w:rsid w:val="00A27FFA"/>
    <w:pPr>
      <w:jc w:val="center"/>
    </w:pPr>
    <w:rPr>
      <w:rFonts w:ascii="Myriad Pro Black" w:eastAsia="汉仪大黑简" w:hAnsi="Myriad Pro Black"/>
      <w:color w:val="FFFFFF"/>
      <w:sz w:val="30"/>
    </w:rPr>
  </w:style>
  <w:style w:type="paragraph" w:customStyle="1" w:styleId="aff7">
    <w:name w:val="灰居中标题"/>
    <w:basedOn w:val="af2"/>
    <w:autoRedefine/>
    <w:rsid w:val="00D54690"/>
    <w:rPr>
      <w:rFonts w:ascii="汉仪大黑简"/>
      <w:color w:val="4D4D4D"/>
      <w:szCs w:val="32"/>
    </w:rPr>
  </w:style>
  <w:style w:type="paragraph" w:customStyle="1" w:styleId="Paragraphe1">
    <w:name w:val="Paragraphe[1]"/>
    <w:rsid w:val="00D54348"/>
    <w:pPr>
      <w:widowControl w:val="0"/>
      <w:tabs>
        <w:tab w:val="left" w:pos="527"/>
        <w:tab w:val="left" w:pos="2551"/>
        <w:tab w:val="left" w:pos="5952"/>
      </w:tabs>
      <w:spacing w:before="60" w:after="60" w:line="280" w:lineRule="atLeast"/>
      <w:ind w:left="850"/>
      <w:jc w:val="both"/>
    </w:pPr>
    <w:rPr>
      <w:snapToGrid w:val="0"/>
      <w:color w:val="808080"/>
      <w:sz w:val="24"/>
      <w:lang w:val="fr-FR" w:eastAsia="fr-FR"/>
    </w:rPr>
  </w:style>
  <w:style w:type="paragraph" w:customStyle="1" w:styleId="Pieddepagedate">
    <w:name w:val="Pied_de_page_date"/>
    <w:rsid w:val="00D54348"/>
    <w:pPr>
      <w:widowControl w:val="0"/>
      <w:tabs>
        <w:tab w:val="left" w:pos="500"/>
        <w:tab w:val="right" w:pos="10137"/>
      </w:tabs>
      <w:spacing w:before="120" w:line="280" w:lineRule="exact"/>
    </w:pPr>
    <w:rPr>
      <w:snapToGrid w:val="0"/>
      <w:sz w:val="24"/>
      <w:lang w:val="fr-FR" w:eastAsia="fr-FR"/>
    </w:rPr>
  </w:style>
  <w:style w:type="paragraph" w:customStyle="1" w:styleId="retrait2">
    <w:name w:val="retrait 2"/>
    <w:basedOn w:val="a4"/>
    <w:rsid w:val="00D54348"/>
    <w:pPr>
      <w:widowControl/>
      <w:spacing w:after="60"/>
      <w:ind w:left="1701"/>
    </w:pPr>
    <w:rPr>
      <w:rFonts w:ascii="Arial" w:hAnsi="Arial"/>
      <w:noProof w:val="0"/>
      <w:kern w:val="0"/>
      <w:sz w:val="22"/>
      <w:szCs w:val="20"/>
      <w:lang w:val="en-GB"/>
    </w:rPr>
  </w:style>
  <w:style w:type="paragraph" w:customStyle="1" w:styleId="Figures">
    <w:name w:val="Figures"/>
    <w:basedOn w:val="2"/>
    <w:rsid w:val="00D54348"/>
    <w:pPr>
      <w:keepNext w:val="0"/>
      <w:keepLines w:val="0"/>
      <w:widowControl/>
      <w:tabs>
        <w:tab w:val="num" w:pos="567"/>
      </w:tabs>
      <w:spacing w:after="240"/>
      <w:ind w:left="1134" w:hanging="1134"/>
      <w:jc w:val="center"/>
      <w:outlineLvl w:val="9"/>
    </w:pPr>
    <w:rPr>
      <w:rFonts w:ascii="Arial" w:eastAsia="宋体" w:hAnsi="Arial"/>
      <w:b/>
      <w:kern w:val="0"/>
      <w:sz w:val="24"/>
      <w:lang w:val="fr-FR"/>
    </w:rPr>
  </w:style>
  <w:style w:type="character" w:customStyle="1" w:styleId="DATATYPE">
    <w:name w:val="DATA_TYPE"/>
    <w:aliases w:val="Alt+D"/>
    <w:qFormat/>
    <w:rsid w:val="00113E1C"/>
    <w:rPr>
      <w:rFonts w:ascii="Myriad Pro" w:eastAsia="汉仪中黑简" w:hAnsi="Myriad Pro"/>
      <w:b/>
      <w:bCs/>
      <w:color w:val="1F497D"/>
      <w:sz w:val="18"/>
    </w:rPr>
  </w:style>
  <w:style w:type="paragraph" w:customStyle="1" w:styleId="a">
    <w:name w:val="模块标题"/>
    <w:basedOn w:val="a4"/>
    <w:autoRedefine/>
    <w:rsid w:val="00906E42"/>
    <w:pPr>
      <w:numPr>
        <w:numId w:val="4"/>
      </w:numPr>
    </w:pPr>
    <w:rPr>
      <w:rFonts w:ascii="Myriad Pro" w:eastAsia="汉仪大黑简" w:hAnsi="Myriad Pro"/>
      <w:caps/>
      <w:sz w:val="24"/>
    </w:rPr>
  </w:style>
  <w:style w:type="paragraph" w:customStyle="1" w:styleId="a0">
    <w:name w:val="子模块标题"/>
    <w:basedOn w:val="a4"/>
    <w:autoRedefine/>
    <w:rsid w:val="00906E42"/>
    <w:pPr>
      <w:numPr>
        <w:ilvl w:val="1"/>
        <w:numId w:val="4"/>
      </w:numPr>
    </w:pPr>
    <w:rPr>
      <w:rFonts w:ascii="Myriad Pro Light" w:eastAsia="汉仪中黑简" w:hAnsi="Myriad Pro Light"/>
      <w:caps/>
      <w:sz w:val="24"/>
    </w:rPr>
  </w:style>
  <w:style w:type="paragraph" w:customStyle="1" w:styleId="aff8">
    <w:name w:val="表格项目编号"/>
    <w:basedOn w:val="AltB"/>
    <w:rsid w:val="004731C3"/>
    <w:rPr>
      <w:sz w:val="21"/>
    </w:rPr>
  </w:style>
  <w:style w:type="character" w:customStyle="1" w:styleId="SADTconstant">
    <w:name w:val="SADT constant"/>
    <w:rsid w:val="004E0B7F"/>
    <w:rPr>
      <w:b/>
      <w:i/>
      <w:color w:val="993300"/>
      <w:szCs w:val="16"/>
    </w:rPr>
  </w:style>
  <w:style w:type="paragraph" w:customStyle="1" w:styleId="ReqtifyAltR">
    <w:name w:val="Reqtify标签Alt+R"/>
    <w:link w:val="ReqtifyAltRChar"/>
    <w:autoRedefine/>
    <w:rsid w:val="00263CDB"/>
    <w:rPr>
      <w:rFonts w:ascii="Myriad Pro Black" w:eastAsia="汉仪中黑简" w:hAnsi="Myriad Pro Black" w:cs="宋体"/>
      <w:bCs/>
      <w:noProof/>
      <w:color w:val="FF0000"/>
      <w:kern w:val="2"/>
      <w:sz w:val="18"/>
    </w:rPr>
  </w:style>
  <w:style w:type="paragraph" w:customStyle="1" w:styleId="ReqtifyAltQ">
    <w:name w:val="Reqtify子标签Alt+Q"/>
    <w:basedOn w:val="ReqtifyAltR"/>
    <w:link w:val="ReqtifyAltQChar"/>
    <w:autoRedefine/>
    <w:rsid w:val="000C0D62"/>
    <w:rPr>
      <w:rFonts w:ascii="Myriad Pro" w:hAnsi="Myriad Pro"/>
      <w:b/>
      <w:bCs w:val="0"/>
      <w:color w:val="808000"/>
    </w:rPr>
  </w:style>
  <w:style w:type="paragraph" w:customStyle="1" w:styleId="18">
    <w:name w:val="样式 行距: 固定值 18 磅"/>
    <w:basedOn w:val="a4"/>
    <w:autoRedefine/>
    <w:rsid w:val="00E06BC2"/>
    <w:pPr>
      <w:spacing w:line="360" w:lineRule="exact"/>
    </w:pPr>
    <w:rPr>
      <w:rFonts w:cs="宋体"/>
      <w:szCs w:val="20"/>
    </w:rPr>
  </w:style>
  <w:style w:type="paragraph" w:customStyle="1" w:styleId="181">
    <w:name w:val="样式 行距: 固定值 18 磅1"/>
    <w:basedOn w:val="a4"/>
    <w:rsid w:val="00E30916"/>
    <w:rPr>
      <w:rFonts w:cs="宋体"/>
      <w:sz w:val="24"/>
      <w:szCs w:val="20"/>
    </w:rPr>
  </w:style>
  <w:style w:type="character" w:customStyle="1" w:styleId="aff9">
    <w:name w:val="样式 小四"/>
    <w:rsid w:val="00305771"/>
    <w:rPr>
      <w:rFonts w:ascii="Myriad Pro" w:eastAsia="汉仪中黑简" w:hAnsi="Myriad Pro"/>
      <w:sz w:val="24"/>
    </w:rPr>
  </w:style>
  <w:style w:type="paragraph" w:customStyle="1" w:styleId="180">
    <w:name w:val="样式 小四 行距: 固定值 18 磅"/>
    <w:basedOn w:val="a4"/>
    <w:rsid w:val="00036405"/>
    <w:rPr>
      <w:rFonts w:cs="宋体"/>
      <w:szCs w:val="20"/>
    </w:rPr>
  </w:style>
  <w:style w:type="paragraph" w:customStyle="1" w:styleId="TEXTCtrlT05">
    <w:name w:val="样式 TEXTCtrl+T + 段后: 0.5 行"/>
    <w:basedOn w:val="TEXT"/>
    <w:rsid w:val="004D37D0"/>
    <w:rPr>
      <w:rFonts w:cs="宋体"/>
      <w:szCs w:val="20"/>
    </w:rPr>
  </w:style>
  <w:style w:type="paragraph" w:customStyle="1" w:styleId="affa">
    <w:name w:val="表格伪代码"/>
    <w:basedOn w:val="a4"/>
    <w:link w:val="Char8"/>
    <w:rsid w:val="00500381"/>
    <w:pPr>
      <w:widowControl/>
      <w:spacing w:line="300" w:lineRule="exact"/>
    </w:pPr>
    <w:rPr>
      <w:rFonts w:ascii="Courier" w:hAnsi="Courier"/>
      <w:sz w:val="24"/>
    </w:rPr>
  </w:style>
  <w:style w:type="character" w:customStyle="1" w:styleId="Char8">
    <w:name w:val="表格伪代码 Char"/>
    <w:link w:val="affa"/>
    <w:rsid w:val="00500381"/>
    <w:rPr>
      <w:rFonts w:ascii="Courier" w:eastAsia="宋体" w:hAnsi="Courier"/>
      <w:noProof/>
      <w:kern w:val="2"/>
      <w:sz w:val="24"/>
      <w:szCs w:val="24"/>
      <w:lang w:val="en-US" w:eastAsia="zh-CN" w:bidi="ar-SA"/>
    </w:rPr>
  </w:style>
  <w:style w:type="character" w:customStyle="1" w:styleId="ReqtifyAltRChar">
    <w:name w:val="Reqtify标签Alt+R Char"/>
    <w:link w:val="ReqtifyAltR"/>
    <w:rsid w:val="00263CDB"/>
    <w:rPr>
      <w:rFonts w:ascii="Myriad Pro Black" w:eastAsia="汉仪中黑简" w:hAnsi="Myriad Pro Black" w:cs="宋体"/>
      <w:bCs/>
      <w:noProof/>
      <w:color w:val="FF0000"/>
      <w:kern w:val="2"/>
      <w:sz w:val="18"/>
      <w:lang w:val="en-US" w:eastAsia="zh-CN" w:bidi="ar-SA"/>
    </w:rPr>
  </w:style>
  <w:style w:type="paragraph" w:customStyle="1" w:styleId="affb">
    <w:name w:val="参考文献"/>
    <w:basedOn w:val="7"/>
    <w:autoRedefine/>
    <w:rsid w:val="00D3097E"/>
    <w:pPr>
      <w:keepNext/>
      <w:keepLines/>
      <w:tabs>
        <w:tab w:val="num" w:pos="1296"/>
      </w:tabs>
      <w:spacing w:before="0" w:line="200" w:lineRule="atLeast"/>
      <w:jc w:val="left"/>
      <w:outlineLvl w:val="9"/>
    </w:pPr>
    <w:rPr>
      <w:rFonts w:ascii="Times New Roman" w:hAnsi="Times New Roman" w:cs="Times New Roman"/>
      <w:kern w:val="2"/>
      <w:sz w:val="18"/>
      <w:szCs w:val="18"/>
      <w:lang w:val="en-US" w:eastAsia="zh-CN"/>
    </w:rPr>
  </w:style>
  <w:style w:type="paragraph" w:customStyle="1" w:styleId="CASCO1">
    <w:name w:val="CASCO 1级标题"/>
    <w:basedOn w:val="a4"/>
    <w:autoRedefine/>
    <w:rsid w:val="00D3097E"/>
    <w:pPr>
      <w:pageBreakBefore/>
      <w:widowControl/>
      <w:spacing w:before="360"/>
      <w:jc w:val="left"/>
      <w:outlineLvl w:val="0"/>
    </w:pPr>
    <w:rPr>
      <w:rFonts w:ascii="Myriad Pro Black" w:eastAsia="汉仪大黑简" w:hAnsi="Myriad Pro Black" w:cs="Arial"/>
      <w:caps/>
      <w:noProof w:val="0"/>
      <w:color w:val="333333"/>
      <w:kern w:val="0"/>
      <w:sz w:val="28"/>
      <w:lang w:val="en-GB"/>
    </w:rPr>
  </w:style>
  <w:style w:type="character" w:customStyle="1" w:styleId="Char7">
    <w:name w:val="批注文字 Char"/>
    <w:link w:val="aff5"/>
    <w:semiHidden/>
    <w:rsid w:val="0017511A"/>
    <w:rPr>
      <w:noProof/>
      <w:kern w:val="2"/>
      <w:sz w:val="21"/>
      <w:szCs w:val="24"/>
    </w:rPr>
  </w:style>
  <w:style w:type="paragraph" w:customStyle="1" w:styleId="affc">
    <w:name w:val="表标题"/>
    <w:basedOn w:val="af5"/>
    <w:autoRedefine/>
    <w:qFormat/>
    <w:rsid w:val="006B4372"/>
    <w:pPr>
      <w:spacing w:before="156" w:afterLines="0"/>
    </w:pPr>
  </w:style>
  <w:style w:type="character" w:customStyle="1" w:styleId="affd">
    <w:name w:val="书签引用"/>
    <w:uiPriority w:val="1"/>
    <w:qFormat/>
    <w:rsid w:val="00777E38"/>
    <w:rPr>
      <w:rFonts w:ascii="Myriad Pro" w:eastAsia="仿宋" w:hAnsi="Myriad Pro"/>
      <w:i/>
      <w:color w:val="C00000"/>
      <w:sz w:val="24"/>
      <w:u w:val="none" w:color="1F497D"/>
    </w:rPr>
  </w:style>
  <w:style w:type="numbering" w:customStyle="1" w:styleId="APP">
    <w:name w:val="APP引用"/>
    <w:basedOn w:val="a7"/>
    <w:rsid w:val="00777E38"/>
    <w:pPr>
      <w:numPr>
        <w:numId w:val="5"/>
      </w:numPr>
    </w:pPr>
  </w:style>
  <w:style w:type="character" w:customStyle="1" w:styleId="Char0">
    <w:name w:val="正文文本 Char"/>
    <w:link w:val="aa"/>
    <w:rsid w:val="00E02469"/>
    <w:rPr>
      <w:noProof/>
      <w:kern w:val="2"/>
      <w:sz w:val="21"/>
      <w:szCs w:val="24"/>
    </w:rPr>
  </w:style>
  <w:style w:type="character" w:customStyle="1" w:styleId="Char6">
    <w:name w:val="正文文本缩进 Char"/>
    <w:link w:val="afc"/>
    <w:rsid w:val="00E02469"/>
    <w:rPr>
      <w:rFonts w:ascii="Arial" w:hAnsi="Arial" w:cs="Arial"/>
      <w:lang w:val="en-GB" w:eastAsia="fr-FR"/>
    </w:rPr>
  </w:style>
  <w:style w:type="paragraph" w:customStyle="1" w:styleId="affe">
    <w:name w:val="图标题"/>
    <w:basedOn w:val="af5"/>
    <w:autoRedefine/>
    <w:qFormat/>
    <w:rsid w:val="00260537"/>
    <w:pPr>
      <w:spacing w:beforeLines="0" w:after="156"/>
      <w:contextualSpacing/>
    </w:pPr>
    <w:rPr>
      <w:rFonts w:cs="宋体"/>
      <w:szCs w:val="20"/>
    </w:rPr>
  </w:style>
  <w:style w:type="paragraph" w:customStyle="1" w:styleId="AltX">
    <w:name w:val="项目编号Alt+X"/>
    <w:basedOn w:val="Reqtify"/>
    <w:link w:val="AltXChar"/>
    <w:autoRedefine/>
    <w:rsid w:val="00FA0FBB"/>
    <w:pPr>
      <w:numPr>
        <w:numId w:val="6"/>
      </w:numPr>
      <w:contextualSpacing/>
    </w:pPr>
  </w:style>
  <w:style w:type="character" w:customStyle="1" w:styleId="AltXChar">
    <w:name w:val="项目编号Alt+X Char"/>
    <w:link w:val="AltX"/>
    <w:rsid w:val="00FA0FBB"/>
    <w:rPr>
      <w:rFonts w:ascii="Myriad Pro" w:eastAsia="汉仪中黑简" w:hAnsi="Myriad Pro" w:cs="宋体"/>
      <w:kern w:val="2"/>
      <w:sz w:val="24"/>
    </w:rPr>
  </w:style>
  <w:style w:type="character" w:styleId="afff">
    <w:name w:val="Book Title"/>
    <w:uiPriority w:val="33"/>
    <w:qFormat/>
    <w:rsid w:val="00574A2A"/>
    <w:rPr>
      <w:b/>
      <w:bCs/>
      <w:smallCaps/>
      <w:spacing w:val="5"/>
    </w:rPr>
  </w:style>
  <w:style w:type="paragraph" w:customStyle="1" w:styleId="Char1CharCharCharCharCharChar1">
    <w:name w:val="Char1 Char Char Char Char Char Char1"/>
    <w:basedOn w:val="a4"/>
    <w:rsid w:val="00921E5F"/>
    <w:rPr>
      <w:rFonts w:ascii="Tahoma" w:hAnsi="Tahoma"/>
      <w:noProof w:val="0"/>
      <w:sz w:val="24"/>
      <w:szCs w:val="20"/>
    </w:rPr>
  </w:style>
  <w:style w:type="paragraph" w:customStyle="1" w:styleId="ReqID">
    <w:name w:val="Req_ID"/>
    <w:basedOn w:val="a4"/>
    <w:link w:val="ReqIDCar"/>
    <w:rsid w:val="008B3105"/>
    <w:pPr>
      <w:widowControl/>
      <w:jc w:val="left"/>
    </w:pPr>
    <w:rPr>
      <w:rFonts w:ascii="Times" w:hAnsi="Times"/>
      <w:b/>
      <w:noProof w:val="0"/>
      <w:color w:val="FF0000"/>
      <w:kern w:val="0"/>
      <w:sz w:val="16"/>
      <w:lang w:eastAsia="fr-FR"/>
    </w:rPr>
  </w:style>
  <w:style w:type="paragraph" w:customStyle="1" w:styleId="REF">
    <w:name w:val="[REF]表格内编号"/>
    <w:basedOn w:val="a4"/>
    <w:autoRedefine/>
    <w:qFormat/>
    <w:rsid w:val="00D9745C"/>
    <w:pPr>
      <w:numPr>
        <w:numId w:val="7"/>
      </w:numPr>
    </w:pPr>
  </w:style>
  <w:style w:type="paragraph" w:customStyle="1" w:styleId="APP0">
    <w:name w:val="[APP]表格内编号"/>
    <w:basedOn w:val="REF"/>
    <w:autoRedefine/>
    <w:qFormat/>
    <w:rsid w:val="00D9745C"/>
    <w:pPr>
      <w:numPr>
        <w:numId w:val="8"/>
      </w:numPr>
    </w:pPr>
  </w:style>
  <w:style w:type="paragraph" w:customStyle="1" w:styleId="61">
    <w:name w:val="测试标题6"/>
    <w:basedOn w:val="Reqtify"/>
    <w:link w:val="6Char"/>
    <w:qFormat/>
    <w:rsid w:val="00BC2388"/>
  </w:style>
  <w:style w:type="character" w:customStyle="1" w:styleId="phonetic2">
    <w:name w:val="phonetic2"/>
    <w:rsid w:val="009A40D0"/>
    <w:rPr>
      <w:rFonts w:ascii="Lucida Sans Unicode" w:hAnsi="Lucida Sans Unicode" w:cs="Lucida Sans Unicode" w:hint="default"/>
      <w:b w:val="0"/>
      <w:bCs w:val="0"/>
      <w:color w:val="666666"/>
      <w:sz w:val="22"/>
      <w:szCs w:val="22"/>
    </w:rPr>
  </w:style>
  <w:style w:type="paragraph" w:styleId="afff0">
    <w:name w:val="Revision"/>
    <w:hidden/>
    <w:uiPriority w:val="99"/>
    <w:semiHidden/>
    <w:rsid w:val="001A764D"/>
    <w:rPr>
      <w:noProof/>
      <w:kern w:val="2"/>
      <w:sz w:val="21"/>
      <w:szCs w:val="24"/>
    </w:rPr>
  </w:style>
  <w:style w:type="table" w:styleId="12">
    <w:name w:val="Table Simple 1"/>
    <w:basedOn w:val="a6"/>
    <w:rsid w:val="005D02C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fff1">
    <w:name w:val="footnote text"/>
    <w:basedOn w:val="a4"/>
    <w:link w:val="Char9"/>
    <w:rsid w:val="00692193"/>
    <w:pPr>
      <w:snapToGrid w:val="0"/>
      <w:jc w:val="left"/>
    </w:pPr>
    <w:rPr>
      <w:sz w:val="18"/>
      <w:szCs w:val="18"/>
    </w:rPr>
  </w:style>
  <w:style w:type="character" w:customStyle="1" w:styleId="Char9">
    <w:name w:val="脚注文本 Char"/>
    <w:link w:val="afff1"/>
    <w:rsid w:val="00692193"/>
    <w:rPr>
      <w:noProof/>
      <w:kern w:val="2"/>
      <w:sz w:val="18"/>
      <w:szCs w:val="18"/>
    </w:rPr>
  </w:style>
  <w:style w:type="character" w:styleId="afff2">
    <w:name w:val="footnote reference"/>
    <w:rsid w:val="00692193"/>
    <w:rPr>
      <w:vertAlign w:val="superscript"/>
    </w:rPr>
  </w:style>
  <w:style w:type="paragraph" w:customStyle="1" w:styleId="RequirementID">
    <w:name w:val="Requirement_ID"/>
    <w:basedOn w:val="ReqtifyAltQ"/>
    <w:link w:val="RequirementIDChar"/>
    <w:rsid w:val="00727EA2"/>
  </w:style>
  <w:style w:type="character" w:customStyle="1" w:styleId="ReqtifyAltQChar">
    <w:name w:val="Reqtify子标签Alt+Q Char"/>
    <w:link w:val="ReqtifyAltQ"/>
    <w:rsid w:val="000C0D62"/>
    <w:rPr>
      <w:rFonts w:ascii="Myriad Pro" w:eastAsia="汉仪中黑简" w:hAnsi="Myriad Pro" w:cs="宋体"/>
      <w:b/>
      <w:noProof/>
      <w:color w:val="808000"/>
      <w:kern w:val="2"/>
      <w:sz w:val="18"/>
    </w:rPr>
  </w:style>
  <w:style w:type="character" w:customStyle="1" w:styleId="RequirementIDChar">
    <w:name w:val="Requirement_ID Char"/>
    <w:link w:val="RequirementID"/>
    <w:rsid w:val="00727EA2"/>
    <w:rPr>
      <w:rFonts w:ascii="Myriad Pro" w:eastAsia="汉仪中黑简" w:hAnsi="Myriad Pro" w:cs="宋体"/>
      <w:b/>
      <w:bCs/>
      <w:noProof/>
      <w:color w:val="808000"/>
      <w:kern w:val="2"/>
      <w:sz w:val="18"/>
      <w:lang w:val="en-US" w:eastAsia="zh-CN" w:bidi="ar-SA"/>
    </w:rPr>
  </w:style>
  <w:style w:type="paragraph" w:customStyle="1" w:styleId="AltB0">
    <w:name w:val="表格内字体Alt+B"/>
    <w:basedOn w:val="Reqtify"/>
    <w:link w:val="AltBChar0"/>
    <w:autoRedefine/>
    <w:rsid w:val="00591D6B"/>
    <w:pPr>
      <w:widowControl w:val="0"/>
      <w:jc w:val="both"/>
    </w:pPr>
    <w:rPr>
      <w:iCs/>
      <w:sz w:val="18"/>
      <w:szCs w:val="21"/>
    </w:rPr>
  </w:style>
  <w:style w:type="character" w:customStyle="1" w:styleId="hps">
    <w:name w:val="hps"/>
    <w:basedOn w:val="a5"/>
    <w:rsid w:val="00DB6752"/>
  </w:style>
  <w:style w:type="character" w:customStyle="1" w:styleId="apple-converted-space">
    <w:name w:val="apple-converted-space"/>
    <w:basedOn w:val="a5"/>
    <w:rsid w:val="00DB6752"/>
  </w:style>
  <w:style w:type="paragraph" w:customStyle="1" w:styleId="0505">
    <w:name w:val="样式 灰居中标题 + 段前: 0.5 行 段后: 0.5 行"/>
    <w:basedOn w:val="aff7"/>
    <w:rsid w:val="00C321D3"/>
    <w:pPr>
      <w:outlineLvl w:val="0"/>
    </w:pPr>
    <w:rPr>
      <w:bCs w:val="0"/>
      <w:szCs w:val="20"/>
    </w:rPr>
  </w:style>
  <w:style w:type="paragraph" w:customStyle="1" w:styleId="05050505">
    <w:name w:val="样式 样式 灰居中标题 + 段前: 0.5 行 段后: 0.5 行 + 段前: 0.5 行 段后: 0.5 行"/>
    <w:basedOn w:val="0505"/>
    <w:rsid w:val="00E62E50"/>
    <w:pPr>
      <w:spacing w:before="50" w:after="50"/>
      <w:outlineLvl w:val="9"/>
    </w:pPr>
  </w:style>
  <w:style w:type="character" w:customStyle="1" w:styleId="Char4">
    <w:name w:val="源代码 Char"/>
    <w:aliases w:val="Alt+L Char"/>
    <w:link w:val="af7"/>
    <w:rsid w:val="000431E0"/>
    <w:rPr>
      <w:rFonts w:ascii="Courier New" w:eastAsia="汉仪字典宋简" w:hAnsi="Courier New"/>
      <w:i/>
      <w:noProof/>
      <w:kern w:val="2"/>
      <w:sz w:val="16"/>
      <w:szCs w:val="24"/>
      <w:shd w:val="clear" w:color="auto" w:fill="D9D9D9"/>
    </w:rPr>
  </w:style>
  <w:style w:type="character" w:customStyle="1" w:styleId="AltBChar0">
    <w:name w:val="表格内字体Alt+B Char"/>
    <w:link w:val="AltB0"/>
    <w:rsid w:val="00591D6B"/>
    <w:rPr>
      <w:rFonts w:ascii="Myriad Pro" w:eastAsia="汉仪中黑简" w:hAnsi="Myriad Pro" w:cs="宋体"/>
      <w:iCs/>
      <w:kern w:val="2"/>
      <w:sz w:val="18"/>
      <w:szCs w:val="21"/>
    </w:rPr>
  </w:style>
  <w:style w:type="character" w:customStyle="1" w:styleId="6Char">
    <w:name w:val="测试标题6 Char"/>
    <w:link w:val="61"/>
    <w:rsid w:val="00252008"/>
    <w:rPr>
      <w:rFonts w:ascii="Myriad Pro" w:eastAsia="汉仪中黑简" w:hAnsi="Myriad Pro" w:cs="宋体"/>
      <w:kern w:val="2"/>
      <w:sz w:val="24"/>
      <w:lang w:val="en-US" w:eastAsia="zh-CN" w:bidi="ar-SA"/>
    </w:rPr>
  </w:style>
  <w:style w:type="character" w:customStyle="1" w:styleId="AltZChar">
    <w:name w:val="子项目编号Alt+Z Char"/>
    <w:link w:val="AltZ"/>
    <w:rsid w:val="00E05CD8"/>
    <w:rPr>
      <w:rFonts w:ascii="Myriad Pro" w:eastAsia="汉仪中黑简" w:hAnsi="Myriad Pro"/>
      <w:kern w:val="2"/>
      <w:sz w:val="24"/>
      <w:szCs w:val="24"/>
    </w:rPr>
  </w:style>
  <w:style w:type="paragraph" w:customStyle="1" w:styleId="a2">
    <w:name w:val="正文编号"/>
    <w:basedOn w:val="AltX"/>
    <w:autoRedefine/>
    <w:qFormat/>
    <w:rsid w:val="00353A55"/>
    <w:pPr>
      <w:numPr>
        <w:numId w:val="10"/>
      </w:numPr>
    </w:pPr>
  </w:style>
  <w:style w:type="paragraph" w:customStyle="1" w:styleId="a3">
    <w:name w:val="子正文编号"/>
    <w:basedOn w:val="AltZ"/>
    <w:autoRedefine/>
    <w:qFormat/>
    <w:rsid w:val="00191F1B"/>
    <w:pPr>
      <w:numPr>
        <w:numId w:val="11"/>
      </w:numPr>
    </w:pPr>
  </w:style>
  <w:style w:type="paragraph" w:styleId="42">
    <w:name w:val="toc 4"/>
    <w:basedOn w:val="a4"/>
    <w:next w:val="a4"/>
    <w:autoRedefine/>
    <w:uiPriority w:val="39"/>
    <w:rsid w:val="00507346"/>
    <w:pPr>
      <w:widowControl/>
      <w:tabs>
        <w:tab w:val="left" w:pos="1418"/>
        <w:tab w:val="right" w:leader="dot" w:pos="9628"/>
      </w:tabs>
      <w:ind w:left="709"/>
      <w:contextualSpacing/>
      <w:jc w:val="left"/>
    </w:pPr>
    <w:rPr>
      <w:rFonts w:ascii="Arial" w:eastAsia="Batang" w:hAnsi="Arial" w:cs="Arial"/>
      <w:kern w:val="0"/>
      <w:sz w:val="12"/>
      <w:szCs w:val="12"/>
      <w:lang w:val="en-GB" w:eastAsia="fr-FR"/>
    </w:rPr>
  </w:style>
  <w:style w:type="paragraph" w:styleId="51">
    <w:name w:val="toc 5"/>
    <w:basedOn w:val="a4"/>
    <w:next w:val="a4"/>
    <w:autoRedefine/>
    <w:uiPriority w:val="39"/>
    <w:rsid w:val="00507346"/>
    <w:pPr>
      <w:widowControl/>
      <w:spacing w:before="60" w:after="60"/>
      <w:ind w:left="880"/>
      <w:contextualSpacing/>
      <w:jc w:val="left"/>
    </w:pPr>
    <w:rPr>
      <w:rFonts w:ascii="FuturaA Bk BT" w:eastAsia="Batang" w:hAnsi="FuturaA Bk BT" w:cs="Arial"/>
      <w:noProof w:val="0"/>
      <w:kern w:val="0"/>
      <w:sz w:val="16"/>
      <w:szCs w:val="16"/>
      <w:lang w:val="en-GB" w:eastAsia="fr-FR"/>
    </w:rPr>
  </w:style>
  <w:style w:type="paragraph" w:styleId="62">
    <w:name w:val="toc 6"/>
    <w:basedOn w:val="a4"/>
    <w:next w:val="a4"/>
    <w:autoRedefine/>
    <w:uiPriority w:val="39"/>
    <w:rsid w:val="00507346"/>
    <w:pPr>
      <w:widowControl/>
      <w:spacing w:before="60" w:after="60"/>
      <w:ind w:left="1100"/>
      <w:contextualSpacing/>
      <w:jc w:val="left"/>
    </w:pPr>
    <w:rPr>
      <w:rFonts w:ascii="FuturaA Bk BT" w:eastAsia="Batang" w:hAnsi="FuturaA Bk BT" w:cs="Arial"/>
      <w:noProof w:val="0"/>
      <w:kern w:val="0"/>
      <w:sz w:val="16"/>
      <w:szCs w:val="16"/>
      <w:lang w:val="en-GB" w:eastAsia="fr-FR"/>
    </w:rPr>
  </w:style>
  <w:style w:type="paragraph" w:styleId="70">
    <w:name w:val="toc 7"/>
    <w:basedOn w:val="a4"/>
    <w:next w:val="a4"/>
    <w:autoRedefine/>
    <w:uiPriority w:val="39"/>
    <w:rsid w:val="00507346"/>
    <w:pPr>
      <w:widowControl/>
      <w:spacing w:before="60" w:after="60"/>
      <w:ind w:left="1320"/>
      <w:contextualSpacing/>
      <w:jc w:val="left"/>
    </w:pPr>
    <w:rPr>
      <w:rFonts w:ascii="FuturaA Bk BT" w:eastAsia="Batang" w:hAnsi="FuturaA Bk BT" w:cs="Arial"/>
      <w:noProof w:val="0"/>
      <w:kern w:val="0"/>
      <w:sz w:val="16"/>
      <w:szCs w:val="16"/>
      <w:lang w:val="en-GB" w:eastAsia="fr-FR"/>
    </w:rPr>
  </w:style>
  <w:style w:type="paragraph" w:styleId="80">
    <w:name w:val="toc 8"/>
    <w:basedOn w:val="a4"/>
    <w:next w:val="a4"/>
    <w:autoRedefine/>
    <w:uiPriority w:val="39"/>
    <w:rsid w:val="00507346"/>
    <w:pPr>
      <w:widowControl/>
      <w:spacing w:before="60" w:after="60"/>
      <w:ind w:left="1540"/>
      <w:contextualSpacing/>
      <w:jc w:val="left"/>
    </w:pPr>
    <w:rPr>
      <w:rFonts w:ascii="FuturaA Bk BT" w:eastAsia="Batang" w:hAnsi="FuturaA Bk BT" w:cs="Arial"/>
      <w:noProof w:val="0"/>
      <w:kern w:val="0"/>
      <w:sz w:val="16"/>
      <w:szCs w:val="16"/>
      <w:lang w:val="en-GB" w:eastAsia="fr-FR"/>
    </w:rPr>
  </w:style>
  <w:style w:type="numbering" w:styleId="111111">
    <w:name w:val="Outline List 2"/>
    <w:basedOn w:val="a7"/>
    <w:rsid w:val="00507346"/>
    <w:pPr>
      <w:numPr>
        <w:numId w:val="12"/>
      </w:numPr>
    </w:pPr>
  </w:style>
  <w:style w:type="paragraph" w:customStyle="1" w:styleId="Listepuces1">
    <w:name w:val="Liste à puces 1"/>
    <w:basedOn w:val="a4"/>
    <w:link w:val="Listepuces1Car"/>
    <w:rsid w:val="00D83426"/>
    <w:pPr>
      <w:widowControl/>
      <w:numPr>
        <w:numId w:val="14"/>
      </w:numPr>
      <w:tabs>
        <w:tab w:val="left" w:pos="284"/>
      </w:tabs>
      <w:spacing w:after="60"/>
      <w:jc w:val="left"/>
    </w:pPr>
    <w:rPr>
      <w:rFonts w:ascii="FuturaA Bk BT" w:eastAsia="Batang" w:hAnsi="FuturaA Bk BT"/>
      <w:noProof w:val="0"/>
      <w:color w:val="000080"/>
      <w:kern w:val="0"/>
      <w:sz w:val="16"/>
      <w:szCs w:val="16"/>
      <w:lang w:val="en-GB" w:eastAsia="x-none"/>
    </w:rPr>
  </w:style>
  <w:style w:type="character" w:customStyle="1" w:styleId="Listepuces1Car">
    <w:name w:val="Liste à puces 1 Car"/>
    <w:link w:val="Listepuces1"/>
    <w:rsid w:val="00D83426"/>
    <w:rPr>
      <w:rFonts w:ascii="FuturaA Bk BT" w:eastAsia="Batang" w:hAnsi="FuturaA Bk BT"/>
      <w:color w:val="000080"/>
      <w:sz w:val="16"/>
      <w:szCs w:val="16"/>
      <w:lang w:val="en-GB" w:eastAsia="x-none"/>
    </w:rPr>
  </w:style>
  <w:style w:type="character" w:customStyle="1" w:styleId="ReqIDCar">
    <w:name w:val="Req_ID Car"/>
    <w:link w:val="ReqID"/>
    <w:rsid w:val="00D83426"/>
    <w:rPr>
      <w:rFonts w:ascii="Times" w:hAnsi="Times"/>
      <w:b/>
      <w:color w:val="FF0000"/>
      <w:sz w:val="16"/>
      <w:szCs w:val="24"/>
      <w:lang w:eastAsia="fr-FR"/>
    </w:rPr>
  </w:style>
  <w:style w:type="character" w:customStyle="1" w:styleId="Labeldocumentscope">
    <w:name w:val="Label (document scope)"/>
    <w:rsid w:val="00D83426"/>
    <w:rPr>
      <w:color w:val="0000FF"/>
      <w:u w:val="single"/>
    </w:rPr>
  </w:style>
  <w:style w:type="character" w:customStyle="1" w:styleId="Labelexpressionscope">
    <w:name w:val="Label (expression scope)"/>
    <w:rsid w:val="00D83426"/>
    <w:rPr>
      <w:color w:val="008000"/>
      <w:u w:val="single"/>
    </w:rPr>
  </w:style>
  <w:style w:type="paragraph" w:styleId="afff3">
    <w:name w:val="Title"/>
    <w:basedOn w:val="a4"/>
    <w:next w:val="a4"/>
    <w:link w:val="Chara"/>
    <w:qFormat/>
    <w:rsid w:val="00B12338"/>
    <w:pPr>
      <w:spacing w:before="240" w:after="60"/>
      <w:jc w:val="center"/>
      <w:outlineLvl w:val="0"/>
    </w:pPr>
    <w:rPr>
      <w:rFonts w:ascii="Cambria" w:hAnsi="Cambria"/>
      <w:b/>
      <w:bCs/>
      <w:sz w:val="32"/>
      <w:szCs w:val="32"/>
    </w:rPr>
  </w:style>
  <w:style w:type="character" w:customStyle="1" w:styleId="Chara">
    <w:name w:val="标题 Char"/>
    <w:link w:val="afff3"/>
    <w:rsid w:val="00B12338"/>
    <w:rPr>
      <w:rFonts w:ascii="Cambria" w:hAnsi="Cambria" w:cs="Times New Roman"/>
      <w:b/>
      <w:bCs/>
      <w:noProof/>
      <w:kern w:val="2"/>
      <w:sz w:val="32"/>
      <w:szCs w:val="32"/>
    </w:rPr>
  </w:style>
  <w:style w:type="paragraph" w:customStyle="1" w:styleId="-">
    <w:name w:val="源代码-符号"/>
    <w:basedOn w:val="af7"/>
    <w:link w:val="-Char"/>
    <w:autoRedefine/>
    <w:rsid w:val="00FC76A3"/>
    <w:rPr>
      <w:b/>
      <w:iCs/>
      <w:color w:val="FF8000"/>
    </w:rPr>
  </w:style>
  <w:style w:type="paragraph" w:customStyle="1" w:styleId="AltL">
    <w:name w:val="样式 源代码Alt+L + 蓝色"/>
    <w:basedOn w:val="af7"/>
    <w:autoRedefine/>
    <w:rsid w:val="00F80437"/>
    <w:rPr>
      <w:iCs/>
      <w:color w:val="6B2E50"/>
    </w:rPr>
  </w:style>
  <w:style w:type="character" w:customStyle="1" w:styleId="-Char">
    <w:name w:val="源代码-符号 Char"/>
    <w:link w:val="-"/>
    <w:rsid w:val="00E019AB"/>
    <w:rPr>
      <w:rFonts w:ascii="Courier New" w:eastAsia="汉仪字典宋简" w:hAnsi="Courier New"/>
      <w:b/>
      <w:i/>
      <w:iCs/>
      <w:noProof/>
      <w:color w:val="FF8000"/>
      <w:kern w:val="2"/>
      <w:sz w:val="16"/>
      <w:szCs w:val="24"/>
      <w:shd w:val="clear" w:color="auto" w:fill="D9D9D9"/>
    </w:rPr>
  </w:style>
  <w:style w:type="paragraph" w:styleId="afff4">
    <w:name w:val="Normal (Web)"/>
    <w:basedOn w:val="a4"/>
    <w:uiPriority w:val="99"/>
    <w:unhideWhenUsed/>
    <w:rsid w:val="00B74DB2"/>
    <w:pPr>
      <w:widowControl/>
      <w:spacing w:before="100" w:beforeAutospacing="1" w:after="100" w:afterAutospacing="1"/>
      <w:jc w:val="left"/>
    </w:pPr>
    <w:rPr>
      <w:rFonts w:ascii="宋体" w:hAnsi="宋体" w:cs="宋体"/>
      <w:noProof w:val="0"/>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71052">
      <w:bodyDiv w:val="1"/>
      <w:marLeft w:val="0"/>
      <w:marRight w:val="0"/>
      <w:marTop w:val="0"/>
      <w:marBottom w:val="0"/>
      <w:divBdr>
        <w:top w:val="none" w:sz="0" w:space="0" w:color="auto"/>
        <w:left w:val="none" w:sz="0" w:space="0" w:color="auto"/>
        <w:bottom w:val="none" w:sz="0" w:space="0" w:color="auto"/>
        <w:right w:val="none" w:sz="0" w:space="0" w:color="auto"/>
      </w:divBdr>
    </w:div>
    <w:div w:id="47728836">
      <w:bodyDiv w:val="1"/>
      <w:marLeft w:val="0"/>
      <w:marRight w:val="0"/>
      <w:marTop w:val="0"/>
      <w:marBottom w:val="0"/>
      <w:divBdr>
        <w:top w:val="none" w:sz="0" w:space="0" w:color="auto"/>
        <w:left w:val="none" w:sz="0" w:space="0" w:color="auto"/>
        <w:bottom w:val="none" w:sz="0" w:space="0" w:color="auto"/>
        <w:right w:val="none" w:sz="0" w:space="0" w:color="auto"/>
      </w:divBdr>
    </w:div>
    <w:div w:id="88084105">
      <w:bodyDiv w:val="1"/>
      <w:marLeft w:val="0"/>
      <w:marRight w:val="0"/>
      <w:marTop w:val="0"/>
      <w:marBottom w:val="0"/>
      <w:divBdr>
        <w:top w:val="none" w:sz="0" w:space="0" w:color="auto"/>
        <w:left w:val="none" w:sz="0" w:space="0" w:color="auto"/>
        <w:bottom w:val="none" w:sz="0" w:space="0" w:color="auto"/>
        <w:right w:val="none" w:sz="0" w:space="0" w:color="auto"/>
      </w:divBdr>
      <w:divsChild>
        <w:div w:id="1051079874">
          <w:marLeft w:val="0"/>
          <w:marRight w:val="0"/>
          <w:marTop w:val="0"/>
          <w:marBottom w:val="0"/>
          <w:divBdr>
            <w:top w:val="none" w:sz="0" w:space="0" w:color="auto"/>
            <w:left w:val="none" w:sz="0" w:space="0" w:color="auto"/>
            <w:bottom w:val="none" w:sz="0" w:space="0" w:color="auto"/>
            <w:right w:val="none" w:sz="0" w:space="0" w:color="auto"/>
          </w:divBdr>
        </w:div>
      </w:divsChild>
    </w:div>
    <w:div w:id="109787842">
      <w:bodyDiv w:val="1"/>
      <w:marLeft w:val="0"/>
      <w:marRight w:val="0"/>
      <w:marTop w:val="0"/>
      <w:marBottom w:val="0"/>
      <w:divBdr>
        <w:top w:val="none" w:sz="0" w:space="0" w:color="auto"/>
        <w:left w:val="none" w:sz="0" w:space="0" w:color="auto"/>
        <w:bottom w:val="none" w:sz="0" w:space="0" w:color="auto"/>
        <w:right w:val="none" w:sz="0" w:space="0" w:color="auto"/>
      </w:divBdr>
    </w:div>
    <w:div w:id="120002431">
      <w:bodyDiv w:val="1"/>
      <w:marLeft w:val="0"/>
      <w:marRight w:val="0"/>
      <w:marTop w:val="0"/>
      <w:marBottom w:val="0"/>
      <w:divBdr>
        <w:top w:val="none" w:sz="0" w:space="0" w:color="auto"/>
        <w:left w:val="none" w:sz="0" w:space="0" w:color="auto"/>
        <w:bottom w:val="none" w:sz="0" w:space="0" w:color="auto"/>
        <w:right w:val="none" w:sz="0" w:space="0" w:color="auto"/>
      </w:divBdr>
    </w:div>
    <w:div w:id="135924386">
      <w:bodyDiv w:val="1"/>
      <w:marLeft w:val="0"/>
      <w:marRight w:val="0"/>
      <w:marTop w:val="0"/>
      <w:marBottom w:val="0"/>
      <w:divBdr>
        <w:top w:val="none" w:sz="0" w:space="0" w:color="auto"/>
        <w:left w:val="none" w:sz="0" w:space="0" w:color="auto"/>
        <w:bottom w:val="none" w:sz="0" w:space="0" w:color="auto"/>
        <w:right w:val="none" w:sz="0" w:space="0" w:color="auto"/>
      </w:divBdr>
      <w:divsChild>
        <w:div w:id="1223370902">
          <w:marLeft w:val="0"/>
          <w:marRight w:val="0"/>
          <w:marTop w:val="0"/>
          <w:marBottom w:val="0"/>
          <w:divBdr>
            <w:top w:val="none" w:sz="0" w:space="0" w:color="auto"/>
            <w:left w:val="none" w:sz="0" w:space="0" w:color="auto"/>
            <w:bottom w:val="none" w:sz="0" w:space="0" w:color="auto"/>
            <w:right w:val="none" w:sz="0" w:space="0" w:color="auto"/>
          </w:divBdr>
        </w:div>
      </w:divsChild>
    </w:div>
    <w:div w:id="147748069">
      <w:bodyDiv w:val="1"/>
      <w:marLeft w:val="0"/>
      <w:marRight w:val="0"/>
      <w:marTop w:val="0"/>
      <w:marBottom w:val="0"/>
      <w:divBdr>
        <w:top w:val="none" w:sz="0" w:space="0" w:color="auto"/>
        <w:left w:val="none" w:sz="0" w:space="0" w:color="auto"/>
        <w:bottom w:val="none" w:sz="0" w:space="0" w:color="auto"/>
        <w:right w:val="none" w:sz="0" w:space="0" w:color="auto"/>
      </w:divBdr>
    </w:div>
    <w:div w:id="165438370">
      <w:bodyDiv w:val="1"/>
      <w:marLeft w:val="0"/>
      <w:marRight w:val="0"/>
      <w:marTop w:val="0"/>
      <w:marBottom w:val="0"/>
      <w:divBdr>
        <w:top w:val="none" w:sz="0" w:space="0" w:color="auto"/>
        <w:left w:val="none" w:sz="0" w:space="0" w:color="auto"/>
        <w:bottom w:val="none" w:sz="0" w:space="0" w:color="auto"/>
        <w:right w:val="none" w:sz="0" w:space="0" w:color="auto"/>
      </w:divBdr>
    </w:div>
    <w:div w:id="213006631">
      <w:bodyDiv w:val="1"/>
      <w:marLeft w:val="0"/>
      <w:marRight w:val="0"/>
      <w:marTop w:val="0"/>
      <w:marBottom w:val="0"/>
      <w:divBdr>
        <w:top w:val="none" w:sz="0" w:space="0" w:color="auto"/>
        <w:left w:val="none" w:sz="0" w:space="0" w:color="auto"/>
        <w:bottom w:val="none" w:sz="0" w:space="0" w:color="auto"/>
        <w:right w:val="none" w:sz="0" w:space="0" w:color="auto"/>
      </w:divBdr>
    </w:div>
    <w:div w:id="225843031">
      <w:bodyDiv w:val="1"/>
      <w:marLeft w:val="0"/>
      <w:marRight w:val="0"/>
      <w:marTop w:val="0"/>
      <w:marBottom w:val="0"/>
      <w:divBdr>
        <w:top w:val="none" w:sz="0" w:space="0" w:color="auto"/>
        <w:left w:val="none" w:sz="0" w:space="0" w:color="auto"/>
        <w:bottom w:val="none" w:sz="0" w:space="0" w:color="auto"/>
        <w:right w:val="none" w:sz="0" w:space="0" w:color="auto"/>
      </w:divBdr>
      <w:divsChild>
        <w:div w:id="1817798567">
          <w:marLeft w:val="0"/>
          <w:marRight w:val="0"/>
          <w:marTop w:val="0"/>
          <w:marBottom w:val="0"/>
          <w:divBdr>
            <w:top w:val="none" w:sz="0" w:space="0" w:color="auto"/>
            <w:left w:val="none" w:sz="0" w:space="0" w:color="auto"/>
            <w:bottom w:val="none" w:sz="0" w:space="0" w:color="auto"/>
            <w:right w:val="none" w:sz="0" w:space="0" w:color="auto"/>
          </w:divBdr>
        </w:div>
      </w:divsChild>
    </w:div>
    <w:div w:id="229073161">
      <w:bodyDiv w:val="1"/>
      <w:marLeft w:val="0"/>
      <w:marRight w:val="0"/>
      <w:marTop w:val="0"/>
      <w:marBottom w:val="0"/>
      <w:divBdr>
        <w:top w:val="none" w:sz="0" w:space="0" w:color="auto"/>
        <w:left w:val="none" w:sz="0" w:space="0" w:color="auto"/>
        <w:bottom w:val="none" w:sz="0" w:space="0" w:color="auto"/>
        <w:right w:val="none" w:sz="0" w:space="0" w:color="auto"/>
      </w:divBdr>
      <w:divsChild>
        <w:div w:id="1607271982">
          <w:marLeft w:val="0"/>
          <w:marRight w:val="0"/>
          <w:marTop w:val="0"/>
          <w:marBottom w:val="0"/>
          <w:divBdr>
            <w:top w:val="none" w:sz="0" w:space="0" w:color="auto"/>
            <w:left w:val="none" w:sz="0" w:space="0" w:color="auto"/>
            <w:bottom w:val="none" w:sz="0" w:space="0" w:color="auto"/>
            <w:right w:val="none" w:sz="0" w:space="0" w:color="auto"/>
          </w:divBdr>
        </w:div>
      </w:divsChild>
    </w:div>
    <w:div w:id="235825302">
      <w:bodyDiv w:val="1"/>
      <w:marLeft w:val="0"/>
      <w:marRight w:val="0"/>
      <w:marTop w:val="0"/>
      <w:marBottom w:val="0"/>
      <w:divBdr>
        <w:top w:val="none" w:sz="0" w:space="0" w:color="auto"/>
        <w:left w:val="none" w:sz="0" w:space="0" w:color="auto"/>
        <w:bottom w:val="none" w:sz="0" w:space="0" w:color="auto"/>
        <w:right w:val="none" w:sz="0" w:space="0" w:color="auto"/>
      </w:divBdr>
    </w:div>
    <w:div w:id="296691713">
      <w:bodyDiv w:val="1"/>
      <w:marLeft w:val="0"/>
      <w:marRight w:val="0"/>
      <w:marTop w:val="0"/>
      <w:marBottom w:val="0"/>
      <w:divBdr>
        <w:top w:val="none" w:sz="0" w:space="0" w:color="auto"/>
        <w:left w:val="none" w:sz="0" w:space="0" w:color="auto"/>
        <w:bottom w:val="none" w:sz="0" w:space="0" w:color="auto"/>
        <w:right w:val="none" w:sz="0" w:space="0" w:color="auto"/>
      </w:divBdr>
    </w:div>
    <w:div w:id="358816295">
      <w:bodyDiv w:val="1"/>
      <w:marLeft w:val="0"/>
      <w:marRight w:val="0"/>
      <w:marTop w:val="0"/>
      <w:marBottom w:val="0"/>
      <w:divBdr>
        <w:top w:val="none" w:sz="0" w:space="0" w:color="auto"/>
        <w:left w:val="none" w:sz="0" w:space="0" w:color="auto"/>
        <w:bottom w:val="none" w:sz="0" w:space="0" w:color="auto"/>
        <w:right w:val="none" w:sz="0" w:space="0" w:color="auto"/>
      </w:divBdr>
      <w:divsChild>
        <w:div w:id="228003508">
          <w:marLeft w:val="0"/>
          <w:marRight w:val="0"/>
          <w:marTop w:val="0"/>
          <w:marBottom w:val="0"/>
          <w:divBdr>
            <w:top w:val="none" w:sz="0" w:space="0" w:color="auto"/>
            <w:left w:val="none" w:sz="0" w:space="0" w:color="auto"/>
            <w:bottom w:val="none" w:sz="0" w:space="0" w:color="auto"/>
            <w:right w:val="none" w:sz="0" w:space="0" w:color="auto"/>
          </w:divBdr>
        </w:div>
      </w:divsChild>
    </w:div>
    <w:div w:id="416875344">
      <w:bodyDiv w:val="1"/>
      <w:marLeft w:val="0"/>
      <w:marRight w:val="0"/>
      <w:marTop w:val="0"/>
      <w:marBottom w:val="0"/>
      <w:divBdr>
        <w:top w:val="none" w:sz="0" w:space="0" w:color="auto"/>
        <w:left w:val="none" w:sz="0" w:space="0" w:color="auto"/>
        <w:bottom w:val="none" w:sz="0" w:space="0" w:color="auto"/>
        <w:right w:val="none" w:sz="0" w:space="0" w:color="auto"/>
      </w:divBdr>
    </w:div>
    <w:div w:id="425855143">
      <w:bodyDiv w:val="1"/>
      <w:marLeft w:val="0"/>
      <w:marRight w:val="0"/>
      <w:marTop w:val="0"/>
      <w:marBottom w:val="0"/>
      <w:divBdr>
        <w:top w:val="none" w:sz="0" w:space="0" w:color="auto"/>
        <w:left w:val="none" w:sz="0" w:space="0" w:color="auto"/>
        <w:bottom w:val="none" w:sz="0" w:space="0" w:color="auto"/>
        <w:right w:val="none" w:sz="0" w:space="0" w:color="auto"/>
      </w:divBdr>
    </w:div>
    <w:div w:id="468785511">
      <w:bodyDiv w:val="1"/>
      <w:marLeft w:val="0"/>
      <w:marRight w:val="0"/>
      <w:marTop w:val="0"/>
      <w:marBottom w:val="0"/>
      <w:divBdr>
        <w:top w:val="none" w:sz="0" w:space="0" w:color="auto"/>
        <w:left w:val="none" w:sz="0" w:space="0" w:color="auto"/>
        <w:bottom w:val="none" w:sz="0" w:space="0" w:color="auto"/>
        <w:right w:val="none" w:sz="0" w:space="0" w:color="auto"/>
      </w:divBdr>
    </w:div>
    <w:div w:id="491454977">
      <w:bodyDiv w:val="1"/>
      <w:marLeft w:val="0"/>
      <w:marRight w:val="0"/>
      <w:marTop w:val="0"/>
      <w:marBottom w:val="0"/>
      <w:divBdr>
        <w:top w:val="none" w:sz="0" w:space="0" w:color="auto"/>
        <w:left w:val="none" w:sz="0" w:space="0" w:color="auto"/>
        <w:bottom w:val="none" w:sz="0" w:space="0" w:color="auto"/>
        <w:right w:val="none" w:sz="0" w:space="0" w:color="auto"/>
      </w:divBdr>
      <w:divsChild>
        <w:div w:id="1952973154">
          <w:marLeft w:val="0"/>
          <w:marRight w:val="0"/>
          <w:marTop w:val="0"/>
          <w:marBottom w:val="0"/>
          <w:divBdr>
            <w:top w:val="none" w:sz="0" w:space="0" w:color="auto"/>
            <w:left w:val="none" w:sz="0" w:space="0" w:color="auto"/>
            <w:bottom w:val="none" w:sz="0" w:space="0" w:color="auto"/>
            <w:right w:val="none" w:sz="0" w:space="0" w:color="auto"/>
          </w:divBdr>
        </w:div>
      </w:divsChild>
    </w:div>
    <w:div w:id="501548406">
      <w:bodyDiv w:val="1"/>
      <w:marLeft w:val="0"/>
      <w:marRight w:val="0"/>
      <w:marTop w:val="0"/>
      <w:marBottom w:val="0"/>
      <w:divBdr>
        <w:top w:val="none" w:sz="0" w:space="0" w:color="auto"/>
        <w:left w:val="none" w:sz="0" w:space="0" w:color="auto"/>
        <w:bottom w:val="none" w:sz="0" w:space="0" w:color="auto"/>
        <w:right w:val="none" w:sz="0" w:space="0" w:color="auto"/>
      </w:divBdr>
    </w:div>
    <w:div w:id="532112025">
      <w:bodyDiv w:val="1"/>
      <w:marLeft w:val="0"/>
      <w:marRight w:val="0"/>
      <w:marTop w:val="0"/>
      <w:marBottom w:val="0"/>
      <w:divBdr>
        <w:top w:val="none" w:sz="0" w:space="0" w:color="auto"/>
        <w:left w:val="none" w:sz="0" w:space="0" w:color="auto"/>
        <w:bottom w:val="none" w:sz="0" w:space="0" w:color="auto"/>
        <w:right w:val="none" w:sz="0" w:space="0" w:color="auto"/>
      </w:divBdr>
      <w:divsChild>
        <w:div w:id="663777429">
          <w:marLeft w:val="0"/>
          <w:marRight w:val="0"/>
          <w:marTop w:val="0"/>
          <w:marBottom w:val="0"/>
          <w:divBdr>
            <w:top w:val="none" w:sz="0" w:space="0" w:color="auto"/>
            <w:left w:val="none" w:sz="0" w:space="0" w:color="auto"/>
            <w:bottom w:val="none" w:sz="0" w:space="0" w:color="auto"/>
            <w:right w:val="none" w:sz="0" w:space="0" w:color="auto"/>
          </w:divBdr>
        </w:div>
      </w:divsChild>
    </w:div>
    <w:div w:id="534267605">
      <w:bodyDiv w:val="1"/>
      <w:marLeft w:val="0"/>
      <w:marRight w:val="0"/>
      <w:marTop w:val="0"/>
      <w:marBottom w:val="0"/>
      <w:divBdr>
        <w:top w:val="none" w:sz="0" w:space="0" w:color="auto"/>
        <w:left w:val="none" w:sz="0" w:space="0" w:color="auto"/>
        <w:bottom w:val="none" w:sz="0" w:space="0" w:color="auto"/>
        <w:right w:val="none" w:sz="0" w:space="0" w:color="auto"/>
      </w:divBdr>
    </w:div>
    <w:div w:id="551770305">
      <w:bodyDiv w:val="1"/>
      <w:marLeft w:val="0"/>
      <w:marRight w:val="0"/>
      <w:marTop w:val="0"/>
      <w:marBottom w:val="0"/>
      <w:divBdr>
        <w:top w:val="none" w:sz="0" w:space="0" w:color="auto"/>
        <w:left w:val="none" w:sz="0" w:space="0" w:color="auto"/>
        <w:bottom w:val="none" w:sz="0" w:space="0" w:color="auto"/>
        <w:right w:val="none" w:sz="0" w:space="0" w:color="auto"/>
      </w:divBdr>
      <w:divsChild>
        <w:div w:id="906499855">
          <w:marLeft w:val="0"/>
          <w:marRight w:val="0"/>
          <w:marTop w:val="0"/>
          <w:marBottom w:val="0"/>
          <w:divBdr>
            <w:top w:val="none" w:sz="0" w:space="0" w:color="auto"/>
            <w:left w:val="none" w:sz="0" w:space="0" w:color="auto"/>
            <w:bottom w:val="none" w:sz="0" w:space="0" w:color="auto"/>
            <w:right w:val="none" w:sz="0" w:space="0" w:color="auto"/>
          </w:divBdr>
        </w:div>
      </w:divsChild>
    </w:div>
    <w:div w:id="590160519">
      <w:bodyDiv w:val="1"/>
      <w:marLeft w:val="0"/>
      <w:marRight w:val="0"/>
      <w:marTop w:val="0"/>
      <w:marBottom w:val="0"/>
      <w:divBdr>
        <w:top w:val="none" w:sz="0" w:space="0" w:color="auto"/>
        <w:left w:val="none" w:sz="0" w:space="0" w:color="auto"/>
        <w:bottom w:val="none" w:sz="0" w:space="0" w:color="auto"/>
        <w:right w:val="none" w:sz="0" w:space="0" w:color="auto"/>
      </w:divBdr>
    </w:div>
    <w:div w:id="608203419">
      <w:bodyDiv w:val="1"/>
      <w:marLeft w:val="0"/>
      <w:marRight w:val="0"/>
      <w:marTop w:val="0"/>
      <w:marBottom w:val="0"/>
      <w:divBdr>
        <w:top w:val="none" w:sz="0" w:space="0" w:color="auto"/>
        <w:left w:val="none" w:sz="0" w:space="0" w:color="auto"/>
        <w:bottom w:val="none" w:sz="0" w:space="0" w:color="auto"/>
        <w:right w:val="none" w:sz="0" w:space="0" w:color="auto"/>
      </w:divBdr>
    </w:div>
    <w:div w:id="611087123">
      <w:bodyDiv w:val="1"/>
      <w:marLeft w:val="0"/>
      <w:marRight w:val="0"/>
      <w:marTop w:val="0"/>
      <w:marBottom w:val="0"/>
      <w:divBdr>
        <w:top w:val="none" w:sz="0" w:space="0" w:color="auto"/>
        <w:left w:val="none" w:sz="0" w:space="0" w:color="auto"/>
        <w:bottom w:val="none" w:sz="0" w:space="0" w:color="auto"/>
        <w:right w:val="none" w:sz="0" w:space="0" w:color="auto"/>
      </w:divBdr>
    </w:div>
    <w:div w:id="645284436">
      <w:bodyDiv w:val="1"/>
      <w:marLeft w:val="0"/>
      <w:marRight w:val="0"/>
      <w:marTop w:val="0"/>
      <w:marBottom w:val="0"/>
      <w:divBdr>
        <w:top w:val="none" w:sz="0" w:space="0" w:color="auto"/>
        <w:left w:val="none" w:sz="0" w:space="0" w:color="auto"/>
        <w:bottom w:val="none" w:sz="0" w:space="0" w:color="auto"/>
        <w:right w:val="none" w:sz="0" w:space="0" w:color="auto"/>
      </w:divBdr>
    </w:div>
    <w:div w:id="656880621">
      <w:bodyDiv w:val="1"/>
      <w:marLeft w:val="0"/>
      <w:marRight w:val="0"/>
      <w:marTop w:val="0"/>
      <w:marBottom w:val="0"/>
      <w:divBdr>
        <w:top w:val="none" w:sz="0" w:space="0" w:color="auto"/>
        <w:left w:val="none" w:sz="0" w:space="0" w:color="auto"/>
        <w:bottom w:val="none" w:sz="0" w:space="0" w:color="auto"/>
        <w:right w:val="none" w:sz="0" w:space="0" w:color="auto"/>
      </w:divBdr>
    </w:div>
    <w:div w:id="691496406">
      <w:bodyDiv w:val="1"/>
      <w:marLeft w:val="0"/>
      <w:marRight w:val="0"/>
      <w:marTop w:val="0"/>
      <w:marBottom w:val="0"/>
      <w:divBdr>
        <w:top w:val="none" w:sz="0" w:space="0" w:color="auto"/>
        <w:left w:val="none" w:sz="0" w:space="0" w:color="auto"/>
        <w:bottom w:val="none" w:sz="0" w:space="0" w:color="auto"/>
        <w:right w:val="none" w:sz="0" w:space="0" w:color="auto"/>
      </w:divBdr>
      <w:divsChild>
        <w:div w:id="384303192">
          <w:marLeft w:val="0"/>
          <w:marRight w:val="0"/>
          <w:marTop w:val="0"/>
          <w:marBottom w:val="0"/>
          <w:divBdr>
            <w:top w:val="none" w:sz="0" w:space="0" w:color="auto"/>
            <w:left w:val="none" w:sz="0" w:space="0" w:color="auto"/>
            <w:bottom w:val="none" w:sz="0" w:space="0" w:color="auto"/>
            <w:right w:val="none" w:sz="0" w:space="0" w:color="auto"/>
          </w:divBdr>
        </w:div>
      </w:divsChild>
    </w:div>
    <w:div w:id="708915882">
      <w:bodyDiv w:val="1"/>
      <w:marLeft w:val="0"/>
      <w:marRight w:val="0"/>
      <w:marTop w:val="0"/>
      <w:marBottom w:val="0"/>
      <w:divBdr>
        <w:top w:val="none" w:sz="0" w:space="0" w:color="auto"/>
        <w:left w:val="none" w:sz="0" w:space="0" w:color="auto"/>
        <w:bottom w:val="none" w:sz="0" w:space="0" w:color="auto"/>
        <w:right w:val="none" w:sz="0" w:space="0" w:color="auto"/>
      </w:divBdr>
    </w:div>
    <w:div w:id="714625708">
      <w:bodyDiv w:val="1"/>
      <w:marLeft w:val="0"/>
      <w:marRight w:val="0"/>
      <w:marTop w:val="0"/>
      <w:marBottom w:val="0"/>
      <w:divBdr>
        <w:top w:val="none" w:sz="0" w:space="0" w:color="auto"/>
        <w:left w:val="none" w:sz="0" w:space="0" w:color="auto"/>
        <w:bottom w:val="none" w:sz="0" w:space="0" w:color="auto"/>
        <w:right w:val="none" w:sz="0" w:space="0" w:color="auto"/>
      </w:divBdr>
      <w:divsChild>
        <w:div w:id="1312564408">
          <w:marLeft w:val="0"/>
          <w:marRight w:val="0"/>
          <w:marTop w:val="0"/>
          <w:marBottom w:val="0"/>
          <w:divBdr>
            <w:top w:val="none" w:sz="0" w:space="0" w:color="auto"/>
            <w:left w:val="none" w:sz="0" w:space="0" w:color="auto"/>
            <w:bottom w:val="none" w:sz="0" w:space="0" w:color="auto"/>
            <w:right w:val="none" w:sz="0" w:space="0" w:color="auto"/>
          </w:divBdr>
        </w:div>
      </w:divsChild>
    </w:div>
    <w:div w:id="751926987">
      <w:bodyDiv w:val="1"/>
      <w:marLeft w:val="0"/>
      <w:marRight w:val="0"/>
      <w:marTop w:val="0"/>
      <w:marBottom w:val="0"/>
      <w:divBdr>
        <w:top w:val="none" w:sz="0" w:space="0" w:color="auto"/>
        <w:left w:val="none" w:sz="0" w:space="0" w:color="auto"/>
        <w:bottom w:val="none" w:sz="0" w:space="0" w:color="auto"/>
        <w:right w:val="none" w:sz="0" w:space="0" w:color="auto"/>
      </w:divBdr>
    </w:div>
    <w:div w:id="784665282">
      <w:bodyDiv w:val="1"/>
      <w:marLeft w:val="0"/>
      <w:marRight w:val="0"/>
      <w:marTop w:val="0"/>
      <w:marBottom w:val="0"/>
      <w:divBdr>
        <w:top w:val="none" w:sz="0" w:space="0" w:color="auto"/>
        <w:left w:val="none" w:sz="0" w:space="0" w:color="auto"/>
        <w:bottom w:val="none" w:sz="0" w:space="0" w:color="auto"/>
        <w:right w:val="none" w:sz="0" w:space="0" w:color="auto"/>
      </w:divBdr>
      <w:divsChild>
        <w:div w:id="1231889165">
          <w:marLeft w:val="0"/>
          <w:marRight w:val="0"/>
          <w:marTop w:val="0"/>
          <w:marBottom w:val="0"/>
          <w:divBdr>
            <w:top w:val="none" w:sz="0" w:space="0" w:color="auto"/>
            <w:left w:val="none" w:sz="0" w:space="0" w:color="auto"/>
            <w:bottom w:val="none" w:sz="0" w:space="0" w:color="auto"/>
            <w:right w:val="none" w:sz="0" w:space="0" w:color="auto"/>
          </w:divBdr>
        </w:div>
      </w:divsChild>
    </w:div>
    <w:div w:id="786393224">
      <w:bodyDiv w:val="1"/>
      <w:marLeft w:val="0"/>
      <w:marRight w:val="0"/>
      <w:marTop w:val="0"/>
      <w:marBottom w:val="0"/>
      <w:divBdr>
        <w:top w:val="none" w:sz="0" w:space="0" w:color="auto"/>
        <w:left w:val="none" w:sz="0" w:space="0" w:color="auto"/>
        <w:bottom w:val="none" w:sz="0" w:space="0" w:color="auto"/>
        <w:right w:val="none" w:sz="0" w:space="0" w:color="auto"/>
      </w:divBdr>
    </w:div>
    <w:div w:id="826019753">
      <w:bodyDiv w:val="1"/>
      <w:marLeft w:val="0"/>
      <w:marRight w:val="0"/>
      <w:marTop w:val="0"/>
      <w:marBottom w:val="0"/>
      <w:divBdr>
        <w:top w:val="none" w:sz="0" w:space="0" w:color="auto"/>
        <w:left w:val="none" w:sz="0" w:space="0" w:color="auto"/>
        <w:bottom w:val="none" w:sz="0" w:space="0" w:color="auto"/>
        <w:right w:val="none" w:sz="0" w:space="0" w:color="auto"/>
      </w:divBdr>
      <w:divsChild>
        <w:div w:id="1828472815">
          <w:marLeft w:val="0"/>
          <w:marRight w:val="0"/>
          <w:marTop w:val="0"/>
          <w:marBottom w:val="0"/>
          <w:divBdr>
            <w:top w:val="none" w:sz="0" w:space="0" w:color="auto"/>
            <w:left w:val="none" w:sz="0" w:space="0" w:color="auto"/>
            <w:bottom w:val="none" w:sz="0" w:space="0" w:color="auto"/>
            <w:right w:val="none" w:sz="0" w:space="0" w:color="auto"/>
          </w:divBdr>
        </w:div>
      </w:divsChild>
    </w:div>
    <w:div w:id="862522679">
      <w:bodyDiv w:val="1"/>
      <w:marLeft w:val="0"/>
      <w:marRight w:val="0"/>
      <w:marTop w:val="0"/>
      <w:marBottom w:val="0"/>
      <w:divBdr>
        <w:top w:val="none" w:sz="0" w:space="0" w:color="auto"/>
        <w:left w:val="none" w:sz="0" w:space="0" w:color="auto"/>
        <w:bottom w:val="none" w:sz="0" w:space="0" w:color="auto"/>
        <w:right w:val="none" w:sz="0" w:space="0" w:color="auto"/>
      </w:divBdr>
    </w:div>
    <w:div w:id="956371751">
      <w:bodyDiv w:val="1"/>
      <w:marLeft w:val="0"/>
      <w:marRight w:val="0"/>
      <w:marTop w:val="0"/>
      <w:marBottom w:val="0"/>
      <w:divBdr>
        <w:top w:val="none" w:sz="0" w:space="0" w:color="auto"/>
        <w:left w:val="none" w:sz="0" w:space="0" w:color="auto"/>
        <w:bottom w:val="none" w:sz="0" w:space="0" w:color="auto"/>
        <w:right w:val="none" w:sz="0" w:space="0" w:color="auto"/>
      </w:divBdr>
      <w:divsChild>
        <w:div w:id="560672232">
          <w:marLeft w:val="0"/>
          <w:marRight w:val="0"/>
          <w:marTop w:val="0"/>
          <w:marBottom w:val="0"/>
          <w:divBdr>
            <w:top w:val="none" w:sz="0" w:space="0" w:color="auto"/>
            <w:left w:val="none" w:sz="0" w:space="0" w:color="auto"/>
            <w:bottom w:val="none" w:sz="0" w:space="0" w:color="auto"/>
            <w:right w:val="none" w:sz="0" w:space="0" w:color="auto"/>
          </w:divBdr>
        </w:div>
      </w:divsChild>
    </w:div>
    <w:div w:id="1081414251">
      <w:bodyDiv w:val="1"/>
      <w:marLeft w:val="0"/>
      <w:marRight w:val="0"/>
      <w:marTop w:val="0"/>
      <w:marBottom w:val="0"/>
      <w:divBdr>
        <w:top w:val="none" w:sz="0" w:space="0" w:color="auto"/>
        <w:left w:val="none" w:sz="0" w:space="0" w:color="auto"/>
        <w:bottom w:val="none" w:sz="0" w:space="0" w:color="auto"/>
        <w:right w:val="none" w:sz="0" w:space="0" w:color="auto"/>
      </w:divBdr>
    </w:div>
    <w:div w:id="1085684514">
      <w:bodyDiv w:val="1"/>
      <w:marLeft w:val="0"/>
      <w:marRight w:val="0"/>
      <w:marTop w:val="0"/>
      <w:marBottom w:val="0"/>
      <w:divBdr>
        <w:top w:val="none" w:sz="0" w:space="0" w:color="auto"/>
        <w:left w:val="none" w:sz="0" w:space="0" w:color="auto"/>
        <w:bottom w:val="none" w:sz="0" w:space="0" w:color="auto"/>
        <w:right w:val="none" w:sz="0" w:space="0" w:color="auto"/>
      </w:divBdr>
    </w:div>
    <w:div w:id="1087771666">
      <w:bodyDiv w:val="1"/>
      <w:marLeft w:val="0"/>
      <w:marRight w:val="0"/>
      <w:marTop w:val="0"/>
      <w:marBottom w:val="0"/>
      <w:divBdr>
        <w:top w:val="none" w:sz="0" w:space="0" w:color="auto"/>
        <w:left w:val="none" w:sz="0" w:space="0" w:color="auto"/>
        <w:bottom w:val="none" w:sz="0" w:space="0" w:color="auto"/>
        <w:right w:val="none" w:sz="0" w:space="0" w:color="auto"/>
      </w:divBdr>
    </w:div>
    <w:div w:id="1115901665">
      <w:bodyDiv w:val="1"/>
      <w:marLeft w:val="0"/>
      <w:marRight w:val="0"/>
      <w:marTop w:val="0"/>
      <w:marBottom w:val="0"/>
      <w:divBdr>
        <w:top w:val="none" w:sz="0" w:space="0" w:color="auto"/>
        <w:left w:val="none" w:sz="0" w:space="0" w:color="auto"/>
        <w:bottom w:val="none" w:sz="0" w:space="0" w:color="auto"/>
        <w:right w:val="none" w:sz="0" w:space="0" w:color="auto"/>
      </w:divBdr>
    </w:div>
    <w:div w:id="1126773562">
      <w:bodyDiv w:val="1"/>
      <w:marLeft w:val="0"/>
      <w:marRight w:val="0"/>
      <w:marTop w:val="0"/>
      <w:marBottom w:val="0"/>
      <w:divBdr>
        <w:top w:val="none" w:sz="0" w:space="0" w:color="auto"/>
        <w:left w:val="none" w:sz="0" w:space="0" w:color="auto"/>
        <w:bottom w:val="none" w:sz="0" w:space="0" w:color="auto"/>
        <w:right w:val="none" w:sz="0" w:space="0" w:color="auto"/>
      </w:divBdr>
      <w:divsChild>
        <w:div w:id="155145527">
          <w:marLeft w:val="0"/>
          <w:marRight w:val="0"/>
          <w:marTop w:val="0"/>
          <w:marBottom w:val="0"/>
          <w:divBdr>
            <w:top w:val="none" w:sz="0" w:space="0" w:color="auto"/>
            <w:left w:val="none" w:sz="0" w:space="0" w:color="auto"/>
            <w:bottom w:val="none" w:sz="0" w:space="0" w:color="auto"/>
            <w:right w:val="none" w:sz="0" w:space="0" w:color="auto"/>
          </w:divBdr>
        </w:div>
      </w:divsChild>
    </w:div>
    <w:div w:id="1181315430">
      <w:bodyDiv w:val="1"/>
      <w:marLeft w:val="0"/>
      <w:marRight w:val="0"/>
      <w:marTop w:val="0"/>
      <w:marBottom w:val="0"/>
      <w:divBdr>
        <w:top w:val="none" w:sz="0" w:space="0" w:color="auto"/>
        <w:left w:val="none" w:sz="0" w:space="0" w:color="auto"/>
        <w:bottom w:val="none" w:sz="0" w:space="0" w:color="auto"/>
        <w:right w:val="none" w:sz="0" w:space="0" w:color="auto"/>
      </w:divBdr>
      <w:divsChild>
        <w:div w:id="836963564">
          <w:marLeft w:val="0"/>
          <w:marRight w:val="0"/>
          <w:marTop w:val="0"/>
          <w:marBottom w:val="0"/>
          <w:divBdr>
            <w:top w:val="none" w:sz="0" w:space="0" w:color="auto"/>
            <w:left w:val="none" w:sz="0" w:space="0" w:color="auto"/>
            <w:bottom w:val="none" w:sz="0" w:space="0" w:color="auto"/>
            <w:right w:val="none" w:sz="0" w:space="0" w:color="auto"/>
          </w:divBdr>
        </w:div>
      </w:divsChild>
    </w:div>
    <w:div w:id="1229655735">
      <w:bodyDiv w:val="1"/>
      <w:marLeft w:val="0"/>
      <w:marRight w:val="0"/>
      <w:marTop w:val="0"/>
      <w:marBottom w:val="0"/>
      <w:divBdr>
        <w:top w:val="none" w:sz="0" w:space="0" w:color="auto"/>
        <w:left w:val="none" w:sz="0" w:space="0" w:color="auto"/>
        <w:bottom w:val="none" w:sz="0" w:space="0" w:color="auto"/>
        <w:right w:val="none" w:sz="0" w:space="0" w:color="auto"/>
      </w:divBdr>
    </w:div>
    <w:div w:id="1295795069">
      <w:bodyDiv w:val="1"/>
      <w:marLeft w:val="0"/>
      <w:marRight w:val="0"/>
      <w:marTop w:val="0"/>
      <w:marBottom w:val="0"/>
      <w:divBdr>
        <w:top w:val="none" w:sz="0" w:space="0" w:color="auto"/>
        <w:left w:val="none" w:sz="0" w:space="0" w:color="auto"/>
        <w:bottom w:val="none" w:sz="0" w:space="0" w:color="auto"/>
        <w:right w:val="none" w:sz="0" w:space="0" w:color="auto"/>
      </w:divBdr>
    </w:div>
    <w:div w:id="1301182936">
      <w:bodyDiv w:val="1"/>
      <w:marLeft w:val="0"/>
      <w:marRight w:val="0"/>
      <w:marTop w:val="0"/>
      <w:marBottom w:val="0"/>
      <w:divBdr>
        <w:top w:val="none" w:sz="0" w:space="0" w:color="auto"/>
        <w:left w:val="none" w:sz="0" w:space="0" w:color="auto"/>
        <w:bottom w:val="none" w:sz="0" w:space="0" w:color="auto"/>
        <w:right w:val="none" w:sz="0" w:space="0" w:color="auto"/>
      </w:divBdr>
      <w:divsChild>
        <w:div w:id="1572621743">
          <w:marLeft w:val="0"/>
          <w:marRight w:val="0"/>
          <w:marTop w:val="0"/>
          <w:marBottom w:val="0"/>
          <w:divBdr>
            <w:top w:val="none" w:sz="0" w:space="0" w:color="auto"/>
            <w:left w:val="none" w:sz="0" w:space="0" w:color="auto"/>
            <w:bottom w:val="none" w:sz="0" w:space="0" w:color="auto"/>
            <w:right w:val="none" w:sz="0" w:space="0" w:color="auto"/>
          </w:divBdr>
        </w:div>
      </w:divsChild>
    </w:div>
    <w:div w:id="1309550775">
      <w:bodyDiv w:val="1"/>
      <w:marLeft w:val="0"/>
      <w:marRight w:val="0"/>
      <w:marTop w:val="0"/>
      <w:marBottom w:val="0"/>
      <w:divBdr>
        <w:top w:val="none" w:sz="0" w:space="0" w:color="auto"/>
        <w:left w:val="none" w:sz="0" w:space="0" w:color="auto"/>
        <w:bottom w:val="none" w:sz="0" w:space="0" w:color="auto"/>
        <w:right w:val="none" w:sz="0" w:space="0" w:color="auto"/>
      </w:divBdr>
      <w:divsChild>
        <w:div w:id="1545212915">
          <w:marLeft w:val="0"/>
          <w:marRight w:val="0"/>
          <w:marTop w:val="0"/>
          <w:marBottom w:val="0"/>
          <w:divBdr>
            <w:top w:val="none" w:sz="0" w:space="0" w:color="auto"/>
            <w:left w:val="none" w:sz="0" w:space="0" w:color="auto"/>
            <w:bottom w:val="none" w:sz="0" w:space="0" w:color="auto"/>
            <w:right w:val="none" w:sz="0" w:space="0" w:color="auto"/>
          </w:divBdr>
        </w:div>
      </w:divsChild>
    </w:div>
    <w:div w:id="1324817276">
      <w:bodyDiv w:val="1"/>
      <w:marLeft w:val="0"/>
      <w:marRight w:val="0"/>
      <w:marTop w:val="0"/>
      <w:marBottom w:val="0"/>
      <w:divBdr>
        <w:top w:val="none" w:sz="0" w:space="0" w:color="auto"/>
        <w:left w:val="none" w:sz="0" w:space="0" w:color="auto"/>
        <w:bottom w:val="none" w:sz="0" w:space="0" w:color="auto"/>
        <w:right w:val="none" w:sz="0" w:space="0" w:color="auto"/>
      </w:divBdr>
      <w:divsChild>
        <w:div w:id="1468353850">
          <w:marLeft w:val="0"/>
          <w:marRight w:val="0"/>
          <w:marTop w:val="0"/>
          <w:marBottom w:val="0"/>
          <w:divBdr>
            <w:top w:val="none" w:sz="0" w:space="0" w:color="auto"/>
            <w:left w:val="none" w:sz="0" w:space="0" w:color="auto"/>
            <w:bottom w:val="none" w:sz="0" w:space="0" w:color="auto"/>
            <w:right w:val="none" w:sz="0" w:space="0" w:color="auto"/>
          </w:divBdr>
        </w:div>
      </w:divsChild>
    </w:div>
    <w:div w:id="1337659033">
      <w:bodyDiv w:val="1"/>
      <w:marLeft w:val="0"/>
      <w:marRight w:val="0"/>
      <w:marTop w:val="0"/>
      <w:marBottom w:val="0"/>
      <w:divBdr>
        <w:top w:val="none" w:sz="0" w:space="0" w:color="auto"/>
        <w:left w:val="none" w:sz="0" w:space="0" w:color="auto"/>
        <w:bottom w:val="none" w:sz="0" w:space="0" w:color="auto"/>
        <w:right w:val="none" w:sz="0" w:space="0" w:color="auto"/>
      </w:divBdr>
      <w:divsChild>
        <w:div w:id="1483111885">
          <w:marLeft w:val="0"/>
          <w:marRight w:val="0"/>
          <w:marTop w:val="0"/>
          <w:marBottom w:val="0"/>
          <w:divBdr>
            <w:top w:val="none" w:sz="0" w:space="0" w:color="auto"/>
            <w:left w:val="none" w:sz="0" w:space="0" w:color="auto"/>
            <w:bottom w:val="none" w:sz="0" w:space="0" w:color="auto"/>
            <w:right w:val="none" w:sz="0" w:space="0" w:color="auto"/>
          </w:divBdr>
        </w:div>
      </w:divsChild>
    </w:div>
    <w:div w:id="1359352389">
      <w:bodyDiv w:val="1"/>
      <w:marLeft w:val="0"/>
      <w:marRight w:val="0"/>
      <w:marTop w:val="0"/>
      <w:marBottom w:val="0"/>
      <w:divBdr>
        <w:top w:val="none" w:sz="0" w:space="0" w:color="auto"/>
        <w:left w:val="none" w:sz="0" w:space="0" w:color="auto"/>
        <w:bottom w:val="none" w:sz="0" w:space="0" w:color="auto"/>
        <w:right w:val="none" w:sz="0" w:space="0" w:color="auto"/>
      </w:divBdr>
    </w:div>
    <w:div w:id="1415082061">
      <w:bodyDiv w:val="1"/>
      <w:marLeft w:val="0"/>
      <w:marRight w:val="0"/>
      <w:marTop w:val="0"/>
      <w:marBottom w:val="0"/>
      <w:divBdr>
        <w:top w:val="none" w:sz="0" w:space="0" w:color="auto"/>
        <w:left w:val="none" w:sz="0" w:space="0" w:color="auto"/>
        <w:bottom w:val="none" w:sz="0" w:space="0" w:color="auto"/>
        <w:right w:val="none" w:sz="0" w:space="0" w:color="auto"/>
      </w:divBdr>
    </w:div>
    <w:div w:id="1438940695">
      <w:bodyDiv w:val="1"/>
      <w:marLeft w:val="0"/>
      <w:marRight w:val="0"/>
      <w:marTop w:val="0"/>
      <w:marBottom w:val="0"/>
      <w:divBdr>
        <w:top w:val="none" w:sz="0" w:space="0" w:color="auto"/>
        <w:left w:val="none" w:sz="0" w:space="0" w:color="auto"/>
        <w:bottom w:val="none" w:sz="0" w:space="0" w:color="auto"/>
        <w:right w:val="none" w:sz="0" w:space="0" w:color="auto"/>
      </w:divBdr>
    </w:div>
    <w:div w:id="1497111701">
      <w:bodyDiv w:val="1"/>
      <w:marLeft w:val="0"/>
      <w:marRight w:val="0"/>
      <w:marTop w:val="0"/>
      <w:marBottom w:val="0"/>
      <w:divBdr>
        <w:top w:val="none" w:sz="0" w:space="0" w:color="auto"/>
        <w:left w:val="none" w:sz="0" w:space="0" w:color="auto"/>
        <w:bottom w:val="none" w:sz="0" w:space="0" w:color="auto"/>
        <w:right w:val="none" w:sz="0" w:space="0" w:color="auto"/>
      </w:divBdr>
    </w:div>
    <w:div w:id="1528182451">
      <w:bodyDiv w:val="1"/>
      <w:marLeft w:val="0"/>
      <w:marRight w:val="0"/>
      <w:marTop w:val="0"/>
      <w:marBottom w:val="0"/>
      <w:divBdr>
        <w:top w:val="none" w:sz="0" w:space="0" w:color="auto"/>
        <w:left w:val="none" w:sz="0" w:space="0" w:color="auto"/>
        <w:bottom w:val="none" w:sz="0" w:space="0" w:color="auto"/>
        <w:right w:val="none" w:sz="0" w:space="0" w:color="auto"/>
      </w:divBdr>
    </w:div>
    <w:div w:id="1601598668">
      <w:bodyDiv w:val="1"/>
      <w:marLeft w:val="0"/>
      <w:marRight w:val="0"/>
      <w:marTop w:val="0"/>
      <w:marBottom w:val="0"/>
      <w:divBdr>
        <w:top w:val="none" w:sz="0" w:space="0" w:color="auto"/>
        <w:left w:val="none" w:sz="0" w:space="0" w:color="auto"/>
        <w:bottom w:val="none" w:sz="0" w:space="0" w:color="auto"/>
        <w:right w:val="none" w:sz="0" w:space="0" w:color="auto"/>
      </w:divBdr>
    </w:div>
    <w:div w:id="1612325749">
      <w:bodyDiv w:val="1"/>
      <w:marLeft w:val="0"/>
      <w:marRight w:val="0"/>
      <w:marTop w:val="0"/>
      <w:marBottom w:val="0"/>
      <w:divBdr>
        <w:top w:val="none" w:sz="0" w:space="0" w:color="auto"/>
        <w:left w:val="none" w:sz="0" w:space="0" w:color="auto"/>
        <w:bottom w:val="none" w:sz="0" w:space="0" w:color="auto"/>
        <w:right w:val="none" w:sz="0" w:space="0" w:color="auto"/>
      </w:divBdr>
      <w:divsChild>
        <w:div w:id="1973752689">
          <w:marLeft w:val="0"/>
          <w:marRight w:val="0"/>
          <w:marTop w:val="0"/>
          <w:marBottom w:val="0"/>
          <w:divBdr>
            <w:top w:val="none" w:sz="0" w:space="0" w:color="auto"/>
            <w:left w:val="none" w:sz="0" w:space="0" w:color="auto"/>
            <w:bottom w:val="none" w:sz="0" w:space="0" w:color="auto"/>
            <w:right w:val="none" w:sz="0" w:space="0" w:color="auto"/>
          </w:divBdr>
        </w:div>
      </w:divsChild>
    </w:div>
    <w:div w:id="1618490400">
      <w:bodyDiv w:val="1"/>
      <w:marLeft w:val="0"/>
      <w:marRight w:val="0"/>
      <w:marTop w:val="0"/>
      <w:marBottom w:val="0"/>
      <w:divBdr>
        <w:top w:val="none" w:sz="0" w:space="0" w:color="auto"/>
        <w:left w:val="none" w:sz="0" w:space="0" w:color="auto"/>
        <w:bottom w:val="none" w:sz="0" w:space="0" w:color="auto"/>
        <w:right w:val="none" w:sz="0" w:space="0" w:color="auto"/>
      </w:divBdr>
    </w:div>
    <w:div w:id="1671180201">
      <w:bodyDiv w:val="1"/>
      <w:marLeft w:val="0"/>
      <w:marRight w:val="0"/>
      <w:marTop w:val="0"/>
      <w:marBottom w:val="0"/>
      <w:divBdr>
        <w:top w:val="none" w:sz="0" w:space="0" w:color="auto"/>
        <w:left w:val="none" w:sz="0" w:space="0" w:color="auto"/>
        <w:bottom w:val="none" w:sz="0" w:space="0" w:color="auto"/>
        <w:right w:val="none" w:sz="0" w:space="0" w:color="auto"/>
      </w:divBdr>
    </w:div>
    <w:div w:id="1747722888">
      <w:bodyDiv w:val="1"/>
      <w:marLeft w:val="0"/>
      <w:marRight w:val="0"/>
      <w:marTop w:val="0"/>
      <w:marBottom w:val="0"/>
      <w:divBdr>
        <w:top w:val="none" w:sz="0" w:space="0" w:color="auto"/>
        <w:left w:val="none" w:sz="0" w:space="0" w:color="auto"/>
        <w:bottom w:val="none" w:sz="0" w:space="0" w:color="auto"/>
        <w:right w:val="none" w:sz="0" w:space="0" w:color="auto"/>
      </w:divBdr>
      <w:divsChild>
        <w:div w:id="1322346966">
          <w:marLeft w:val="0"/>
          <w:marRight w:val="0"/>
          <w:marTop w:val="0"/>
          <w:marBottom w:val="0"/>
          <w:divBdr>
            <w:top w:val="none" w:sz="0" w:space="0" w:color="auto"/>
            <w:left w:val="none" w:sz="0" w:space="0" w:color="auto"/>
            <w:bottom w:val="none" w:sz="0" w:space="0" w:color="auto"/>
            <w:right w:val="none" w:sz="0" w:space="0" w:color="auto"/>
          </w:divBdr>
        </w:div>
      </w:divsChild>
    </w:div>
    <w:div w:id="1748528459">
      <w:bodyDiv w:val="1"/>
      <w:marLeft w:val="0"/>
      <w:marRight w:val="0"/>
      <w:marTop w:val="0"/>
      <w:marBottom w:val="0"/>
      <w:divBdr>
        <w:top w:val="none" w:sz="0" w:space="0" w:color="auto"/>
        <w:left w:val="none" w:sz="0" w:space="0" w:color="auto"/>
        <w:bottom w:val="none" w:sz="0" w:space="0" w:color="auto"/>
        <w:right w:val="none" w:sz="0" w:space="0" w:color="auto"/>
      </w:divBdr>
      <w:divsChild>
        <w:div w:id="1468817397">
          <w:marLeft w:val="0"/>
          <w:marRight w:val="0"/>
          <w:marTop w:val="0"/>
          <w:marBottom w:val="0"/>
          <w:divBdr>
            <w:top w:val="none" w:sz="0" w:space="0" w:color="auto"/>
            <w:left w:val="none" w:sz="0" w:space="0" w:color="auto"/>
            <w:bottom w:val="none" w:sz="0" w:space="0" w:color="auto"/>
            <w:right w:val="none" w:sz="0" w:space="0" w:color="auto"/>
          </w:divBdr>
        </w:div>
      </w:divsChild>
    </w:div>
    <w:div w:id="1805583809">
      <w:bodyDiv w:val="1"/>
      <w:marLeft w:val="0"/>
      <w:marRight w:val="0"/>
      <w:marTop w:val="0"/>
      <w:marBottom w:val="0"/>
      <w:divBdr>
        <w:top w:val="none" w:sz="0" w:space="0" w:color="auto"/>
        <w:left w:val="none" w:sz="0" w:space="0" w:color="auto"/>
        <w:bottom w:val="none" w:sz="0" w:space="0" w:color="auto"/>
        <w:right w:val="none" w:sz="0" w:space="0" w:color="auto"/>
      </w:divBdr>
    </w:div>
    <w:div w:id="1828204823">
      <w:bodyDiv w:val="1"/>
      <w:marLeft w:val="0"/>
      <w:marRight w:val="0"/>
      <w:marTop w:val="0"/>
      <w:marBottom w:val="0"/>
      <w:divBdr>
        <w:top w:val="none" w:sz="0" w:space="0" w:color="auto"/>
        <w:left w:val="none" w:sz="0" w:space="0" w:color="auto"/>
        <w:bottom w:val="none" w:sz="0" w:space="0" w:color="auto"/>
        <w:right w:val="none" w:sz="0" w:space="0" w:color="auto"/>
      </w:divBdr>
    </w:div>
    <w:div w:id="1833066214">
      <w:bodyDiv w:val="1"/>
      <w:marLeft w:val="0"/>
      <w:marRight w:val="0"/>
      <w:marTop w:val="0"/>
      <w:marBottom w:val="0"/>
      <w:divBdr>
        <w:top w:val="none" w:sz="0" w:space="0" w:color="auto"/>
        <w:left w:val="none" w:sz="0" w:space="0" w:color="auto"/>
        <w:bottom w:val="none" w:sz="0" w:space="0" w:color="auto"/>
        <w:right w:val="none" w:sz="0" w:space="0" w:color="auto"/>
      </w:divBdr>
      <w:divsChild>
        <w:div w:id="1178500534">
          <w:marLeft w:val="0"/>
          <w:marRight w:val="0"/>
          <w:marTop w:val="0"/>
          <w:marBottom w:val="0"/>
          <w:divBdr>
            <w:top w:val="none" w:sz="0" w:space="0" w:color="auto"/>
            <w:left w:val="none" w:sz="0" w:space="0" w:color="auto"/>
            <w:bottom w:val="none" w:sz="0" w:space="0" w:color="auto"/>
            <w:right w:val="none" w:sz="0" w:space="0" w:color="auto"/>
          </w:divBdr>
        </w:div>
      </w:divsChild>
    </w:div>
    <w:div w:id="1913346992">
      <w:bodyDiv w:val="1"/>
      <w:marLeft w:val="0"/>
      <w:marRight w:val="0"/>
      <w:marTop w:val="0"/>
      <w:marBottom w:val="0"/>
      <w:divBdr>
        <w:top w:val="none" w:sz="0" w:space="0" w:color="auto"/>
        <w:left w:val="none" w:sz="0" w:space="0" w:color="auto"/>
        <w:bottom w:val="none" w:sz="0" w:space="0" w:color="auto"/>
        <w:right w:val="none" w:sz="0" w:space="0" w:color="auto"/>
      </w:divBdr>
    </w:div>
    <w:div w:id="1916012255">
      <w:bodyDiv w:val="1"/>
      <w:marLeft w:val="0"/>
      <w:marRight w:val="0"/>
      <w:marTop w:val="0"/>
      <w:marBottom w:val="0"/>
      <w:divBdr>
        <w:top w:val="none" w:sz="0" w:space="0" w:color="auto"/>
        <w:left w:val="none" w:sz="0" w:space="0" w:color="auto"/>
        <w:bottom w:val="none" w:sz="0" w:space="0" w:color="auto"/>
        <w:right w:val="none" w:sz="0" w:space="0" w:color="auto"/>
      </w:divBdr>
    </w:div>
    <w:div w:id="1929540727">
      <w:bodyDiv w:val="1"/>
      <w:marLeft w:val="0"/>
      <w:marRight w:val="0"/>
      <w:marTop w:val="0"/>
      <w:marBottom w:val="0"/>
      <w:divBdr>
        <w:top w:val="none" w:sz="0" w:space="0" w:color="auto"/>
        <w:left w:val="none" w:sz="0" w:space="0" w:color="auto"/>
        <w:bottom w:val="none" w:sz="0" w:space="0" w:color="auto"/>
        <w:right w:val="none" w:sz="0" w:space="0" w:color="auto"/>
      </w:divBdr>
      <w:divsChild>
        <w:div w:id="1040789787">
          <w:marLeft w:val="0"/>
          <w:marRight w:val="0"/>
          <w:marTop w:val="0"/>
          <w:marBottom w:val="0"/>
          <w:divBdr>
            <w:top w:val="none" w:sz="0" w:space="0" w:color="auto"/>
            <w:left w:val="none" w:sz="0" w:space="0" w:color="auto"/>
            <w:bottom w:val="none" w:sz="0" w:space="0" w:color="auto"/>
            <w:right w:val="none" w:sz="0" w:space="0" w:color="auto"/>
          </w:divBdr>
        </w:div>
      </w:divsChild>
    </w:div>
    <w:div w:id="1933128509">
      <w:bodyDiv w:val="1"/>
      <w:marLeft w:val="0"/>
      <w:marRight w:val="0"/>
      <w:marTop w:val="0"/>
      <w:marBottom w:val="0"/>
      <w:divBdr>
        <w:top w:val="none" w:sz="0" w:space="0" w:color="auto"/>
        <w:left w:val="none" w:sz="0" w:space="0" w:color="auto"/>
        <w:bottom w:val="none" w:sz="0" w:space="0" w:color="auto"/>
        <w:right w:val="none" w:sz="0" w:space="0" w:color="auto"/>
      </w:divBdr>
    </w:div>
    <w:div w:id="1945531522">
      <w:bodyDiv w:val="1"/>
      <w:marLeft w:val="0"/>
      <w:marRight w:val="0"/>
      <w:marTop w:val="0"/>
      <w:marBottom w:val="0"/>
      <w:divBdr>
        <w:top w:val="none" w:sz="0" w:space="0" w:color="auto"/>
        <w:left w:val="none" w:sz="0" w:space="0" w:color="auto"/>
        <w:bottom w:val="none" w:sz="0" w:space="0" w:color="auto"/>
        <w:right w:val="none" w:sz="0" w:space="0" w:color="auto"/>
      </w:divBdr>
    </w:div>
    <w:div w:id="2029719965">
      <w:bodyDiv w:val="1"/>
      <w:marLeft w:val="0"/>
      <w:marRight w:val="0"/>
      <w:marTop w:val="0"/>
      <w:marBottom w:val="0"/>
      <w:divBdr>
        <w:top w:val="none" w:sz="0" w:space="0" w:color="auto"/>
        <w:left w:val="none" w:sz="0" w:space="0" w:color="auto"/>
        <w:bottom w:val="none" w:sz="0" w:space="0" w:color="auto"/>
        <w:right w:val="none" w:sz="0" w:space="0" w:color="auto"/>
      </w:divBdr>
    </w:div>
    <w:div w:id="2035181625">
      <w:bodyDiv w:val="1"/>
      <w:marLeft w:val="0"/>
      <w:marRight w:val="0"/>
      <w:marTop w:val="0"/>
      <w:marBottom w:val="0"/>
      <w:divBdr>
        <w:top w:val="none" w:sz="0" w:space="0" w:color="auto"/>
        <w:left w:val="none" w:sz="0" w:space="0" w:color="auto"/>
        <w:bottom w:val="none" w:sz="0" w:space="0" w:color="auto"/>
        <w:right w:val="none" w:sz="0" w:space="0" w:color="auto"/>
      </w:divBdr>
    </w:div>
    <w:div w:id="2054184024">
      <w:bodyDiv w:val="1"/>
      <w:marLeft w:val="0"/>
      <w:marRight w:val="0"/>
      <w:marTop w:val="0"/>
      <w:marBottom w:val="0"/>
      <w:divBdr>
        <w:top w:val="none" w:sz="0" w:space="0" w:color="auto"/>
        <w:left w:val="none" w:sz="0" w:space="0" w:color="auto"/>
        <w:bottom w:val="none" w:sz="0" w:space="0" w:color="auto"/>
        <w:right w:val="none" w:sz="0" w:space="0" w:color="auto"/>
      </w:divBdr>
    </w:div>
    <w:div w:id="2066948995">
      <w:bodyDiv w:val="1"/>
      <w:marLeft w:val="0"/>
      <w:marRight w:val="0"/>
      <w:marTop w:val="0"/>
      <w:marBottom w:val="0"/>
      <w:divBdr>
        <w:top w:val="none" w:sz="0" w:space="0" w:color="auto"/>
        <w:left w:val="none" w:sz="0" w:space="0" w:color="auto"/>
        <w:bottom w:val="none" w:sz="0" w:space="0" w:color="auto"/>
        <w:right w:val="none" w:sz="0" w:space="0" w:color="auto"/>
      </w:divBdr>
    </w:div>
    <w:div w:id="2076928284">
      <w:bodyDiv w:val="1"/>
      <w:marLeft w:val="0"/>
      <w:marRight w:val="0"/>
      <w:marTop w:val="0"/>
      <w:marBottom w:val="0"/>
      <w:divBdr>
        <w:top w:val="none" w:sz="0" w:space="0" w:color="auto"/>
        <w:left w:val="none" w:sz="0" w:space="0" w:color="auto"/>
        <w:bottom w:val="none" w:sz="0" w:space="0" w:color="auto"/>
        <w:right w:val="none" w:sz="0" w:space="0" w:color="auto"/>
      </w:divBdr>
      <w:divsChild>
        <w:div w:id="1046367000">
          <w:marLeft w:val="0"/>
          <w:marRight w:val="0"/>
          <w:marTop w:val="0"/>
          <w:marBottom w:val="0"/>
          <w:divBdr>
            <w:top w:val="none" w:sz="0" w:space="0" w:color="auto"/>
            <w:left w:val="none" w:sz="0" w:space="0" w:color="auto"/>
            <w:bottom w:val="none" w:sz="0" w:space="0" w:color="auto"/>
            <w:right w:val="none" w:sz="0" w:space="0" w:color="auto"/>
          </w:divBdr>
        </w:div>
      </w:divsChild>
    </w:div>
    <w:div w:id="2087023390">
      <w:bodyDiv w:val="1"/>
      <w:marLeft w:val="0"/>
      <w:marRight w:val="0"/>
      <w:marTop w:val="0"/>
      <w:marBottom w:val="0"/>
      <w:divBdr>
        <w:top w:val="none" w:sz="0" w:space="0" w:color="auto"/>
        <w:left w:val="none" w:sz="0" w:space="0" w:color="auto"/>
        <w:bottom w:val="none" w:sz="0" w:space="0" w:color="auto"/>
        <w:right w:val="none" w:sz="0" w:space="0" w:color="auto"/>
      </w:divBdr>
    </w:div>
    <w:div w:id="2091923612">
      <w:bodyDiv w:val="1"/>
      <w:marLeft w:val="0"/>
      <w:marRight w:val="0"/>
      <w:marTop w:val="0"/>
      <w:marBottom w:val="0"/>
      <w:divBdr>
        <w:top w:val="none" w:sz="0" w:space="0" w:color="auto"/>
        <w:left w:val="none" w:sz="0" w:space="0" w:color="auto"/>
        <w:bottom w:val="none" w:sz="0" w:space="0" w:color="auto"/>
        <w:right w:val="none" w:sz="0" w:space="0" w:color="auto"/>
      </w:divBdr>
    </w:div>
    <w:div w:id="2093773995">
      <w:bodyDiv w:val="1"/>
      <w:marLeft w:val="0"/>
      <w:marRight w:val="0"/>
      <w:marTop w:val="0"/>
      <w:marBottom w:val="0"/>
      <w:divBdr>
        <w:top w:val="none" w:sz="0" w:space="0" w:color="auto"/>
        <w:left w:val="none" w:sz="0" w:space="0" w:color="auto"/>
        <w:bottom w:val="none" w:sz="0" w:space="0" w:color="auto"/>
        <w:right w:val="none" w:sz="0" w:space="0" w:color="auto"/>
      </w:divBdr>
    </w:div>
    <w:div w:id="2098595370">
      <w:bodyDiv w:val="1"/>
      <w:marLeft w:val="0"/>
      <w:marRight w:val="0"/>
      <w:marTop w:val="0"/>
      <w:marBottom w:val="0"/>
      <w:divBdr>
        <w:top w:val="none" w:sz="0" w:space="0" w:color="auto"/>
        <w:left w:val="none" w:sz="0" w:space="0" w:color="auto"/>
        <w:bottom w:val="none" w:sz="0" w:space="0" w:color="auto"/>
        <w:right w:val="none" w:sz="0" w:space="0" w:color="auto"/>
      </w:divBdr>
      <w:divsChild>
        <w:div w:id="782459874">
          <w:marLeft w:val="0"/>
          <w:marRight w:val="0"/>
          <w:marTop w:val="0"/>
          <w:marBottom w:val="0"/>
          <w:divBdr>
            <w:top w:val="none" w:sz="0" w:space="0" w:color="auto"/>
            <w:left w:val="none" w:sz="0" w:space="0" w:color="auto"/>
            <w:bottom w:val="none" w:sz="0" w:space="0" w:color="auto"/>
            <w:right w:val="none" w:sz="0" w:space="0" w:color="auto"/>
          </w:divBdr>
        </w:div>
      </w:divsChild>
    </w:div>
    <w:div w:id="2101438564">
      <w:bodyDiv w:val="1"/>
      <w:marLeft w:val="0"/>
      <w:marRight w:val="0"/>
      <w:marTop w:val="0"/>
      <w:marBottom w:val="0"/>
      <w:divBdr>
        <w:top w:val="none" w:sz="0" w:space="0" w:color="auto"/>
        <w:left w:val="none" w:sz="0" w:space="0" w:color="auto"/>
        <w:bottom w:val="none" w:sz="0" w:space="0" w:color="auto"/>
        <w:right w:val="none" w:sz="0" w:space="0" w:color="auto"/>
      </w:divBdr>
    </w:div>
    <w:div w:id="2104253951">
      <w:bodyDiv w:val="1"/>
      <w:marLeft w:val="0"/>
      <w:marRight w:val="0"/>
      <w:marTop w:val="0"/>
      <w:marBottom w:val="0"/>
      <w:divBdr>
        <w:top w:val="none" w:sz="0" w:space="0" w:color="auto"/>
        <w:left w:val="none" w:sz="0" w:space="0" w:color="auto"/>
        <w:bottom w:val="none" w:sz="0" w:space="0" w:color="auto"/>
        <w:right w:val="none" w:sz="0" w:space="0" w:color="auto"/>
      </w:divBdr>
      <w:divsChild>
        <w:div w:id="432746596">
          <w:marLeft w:val="0"/>
          <w:marRight w:val="0"/>
          <w:marTop w:val="0"/>
          <w:marBottom w:val="0"/>
          <w:divBdr>
            <w:top w:val="none" w:sz="0" w:space="0" w:color="auto"/>
            <w:left w:val="none" w:sz="0" w:space="0" w:color="auto"/>
            <w:bottom w:val="none" w:sz="0" w:space="0" w:color="auto"/>
            <w:right w:val="none" w:sz="0" w:space="0" w:color="auto"/>
          </w:divBdr>
        </w:div>
      </w:divsChild>
    </w:div>
    <w:div w:id="2114326490">
      <w:bodyDiv w:val="1"/>
      <w:marLeft w:val="0"/>
      <w:marRight w:val="0"/>
      <w:marTop w:val="0"/>
      <w:marBottom w:val="0"/>
      <w:divBdr>
        <w:top w:val="none" w:sz="0" w:space="0" w:color="auto"/>
        <w:left w:val="none" w:sz="0" w:space="0" w:color="auto"/>
        <w:bottom w:val="none" w:sz="0" w:space="0" w:color="auto"/>
        <w:right w:val="none" w:sz="0" w:space="0" w:color="auto"/>
      </w:divBdr>
    </w:div>
    <w:div w:id="213007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Excel_97-2003____13.xls"/><Relationship Id="rId21" Type="http://schemas.openxmlformats.org/officeDocument/2006/relationships/customXml" Target="../customXml/item21.xml"/><Relationship Id="rId63" Type="http://schemas.openxmlformats.org/officeDocument/2006/relationships/customXml" Target="../customXml/item63.xml"/><Relationship Id="rId159" Type="http://schemas.openxmlformats.org/officeDocument/2006/relationships/oleObject" Target="embeddings/Microsoft_Excel_97-2003____34.xls"/><Relationship Id="rId170" Type="http://schemas.openxmlformats.org/officeDocument/2006/relationships/image" Target="media/image42.emf"/><Relationship Id="rId226" Type="http://schemas.openxmlformats.org/officeDocument/2006/relationships/image" Target="media/image76.wmf"/><Relationship Id="rId107" Type="http://schemas.openxmlformats.org/officeDocument/2006/relationships/oleObject" Target="embeddings/Microsoft_Excel_97-2003____8.xls"/><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image" Target="media/image21.emf"/><Relationship Id="rId149" Type="http://schemas.openxmlformats.org/officeDocument/2006/relationships/oleObject" Target="embeddings/Microsoft_Excel_97-2003____29.xls"/><Relationship Id="rId5" Type="http://schemas.openxmlformats.org/officeDocument/2006/relationships/customXml" Target="../customXml/item5.xml"/><Relationship Id="rId95" Type="http://schemas.openxmlformats.org/officeDocument/2006/relationships/oleObject" Target="embeddings/Microsoft_Excel_97-2003____2.xls"/><Relationship Id="rId160" Type="http://schemas.openxmlformats.org/officeDocument/2006/relationships/image" Target="media/image37.emf"/><Relationship Id="rId181" Type="http://schemas.openxmlformats.org/officeDocument/2006/relationships/oleObject" Target="embeddings/Microsoft_Excel_97-2003____43.xls"/><Relationship Id="rId216" Type="http://schemas.openxmlformats.org/officeDocument/2006/relationships/image" Target="media/image72.wmf"/><Relationship Id="rId237" Type="http://schemas.openxmlformats.org/officeDocument/2006/relationships/oleObject" Target="embeddings/oleObject14.bin"/><Relationship Id="rId258" Type="http://schemas.openxmlformats.org/officeDocument/2006/relationships/image" Target="media/image91.png"/><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image" Target="media/image16.emf"/><Relationship Id="rId139" Type="http://schemas.openxmlformats.org/officeDocument/2006/relationships/oleObject" Target="embeddings/Microsoft_Excel_97-2003____24.xls"/><Relationship Id="rId85" Type="http://schemas.openxmlformats.org/officeDocument/2006/relationships/webSettings" Target="webSettings.xml"/><Relationship Id="rId150" Type="http://schemas.openxmlformats.org/officeDocument/2006/relationships/image" Target="media/image32.emf"/><Relationship Id="rId171" Type="http://schemas.openxmlformats.org/officeDocument/2006/relationships/oleObject" Target="embeddings/Microsoft_Excel_97-2003____39.xls"/><Relationship Id="rId192" Type="http://schemas.openxmlformats.org/officeDocument/2006/relationships/image" Target="media/image53.emf"/><Relationship Id="rId206" Type="http://schemas.openxmlformats.org/officeDocument/2006/relationships/image" Target="media/image62.png"/><Relationship Id="rId227" Type="http://schemas.openxmlformats.org/officeDocument/2006/relationships/oleObject" Target="embeddings/oleObject8.bin"/><Relationship Id="rId248" Type="http://schemas.openxmlformats.org/officeDocument/2006/relationships/image" Target="media/image86.wmf"/><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image" Target="media/image11.emf"/><Relationship Id="rId129" Type="http://schemas.openxmlformats.org/officeDocument/2006/relationships/oleObject" Target="embeddings/Microsoft_Excel_97-2003____19.xls"/><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image" Target="media/image5.emf"/><Relationship Id="rId140" Type="http://schemas.openxmlformats.org/officeDocument/2006/relationships/image" Target="media/image27.emf"/><Relationship Id="rId161" Type="http://schemas.openxmlformats.org/officeDocument/2006/relationships/oleObject" Target="embeddings/Microsoft_Excel_97-2003____35.xls"/><Relationship Id="rId182" Type="http://schemas.openxmlformats.org/officeDocument/2006/relationships/image" Target="media/image48.emf"/><Relationship Id="rId217" Type="http://schemas.openxmlformats.org/officeDocument/2006/relationships/oleObject" Target="embeddings/oleObject2.bin"/><Relationship Id="rId6" Type="http://schemas.openxmlformats.org/officeDocument/2006/relationships/customXml" Target="../customXml/item6.xml"/><Relationship Id="rId238" Type="http://schemas.openxmlformats.org/officeDocument/2006/relationships/image" Target="media/image81.wmf"/><Relationship Id="rId259" Type="http://schemas.openxmlformats.org/officeDocument/2006/relationships/image" Target="media/image92.emf"/><Relationship Id="rId23" Type="http://schemas.openxmlformats.org/officeDocument/2006/relationships/customXml" Target="../customXml/item23.xml"/><Relationship Id="rId119" Type="http://schemas.openxmlformats.org/officeDocument/2006/relationships/oleObject" Target="embeddings/Microsoft_Excel_97-2003____14.xls"/><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footnotes" Target="footnotes.xml"/><Relationship Id="rId130" Type="http://schemas.openxmlformats.org/officeDocument/2006/relationships/image" Target="media/image22.emf"/><Relationship Id="rId151" Type="http://schemas.openxmlformats.org/officeDocument/2006/relationships/oleObject" Target="embeddings/Microsoft_Excel_97-2003____30.xls"/><Relationship Id="rId172" Type="http://schemas.openxmlformats.org/officeDocument/2006/relationships/image" Target="media/image43.emf"/><Relationship Id="rId193" Type="http://schemas.openxmlformats.org/officeDocument/2006/relationships/package" Target="embeddings/Microsoft_Word___7.docx"/><Relationship Id="rId207" Type="http://schemas.openxmlformats.org/officeDocument/2006/relationships/image" Target="media/image63.emf"/><Relationship Id="rId228" Type="http://schemas.openxmlformats.org/officeDocument/2006/relationships/image" Target="media/image77.wmf"/><Relationship Id="rId249" Type="http://schemas.openxmlformats.org/officeDocument/2006/relationships/oleObject" Target="embeddings/oleObject20.bin"/><Relationship Id="rId13" Type="http://schemas.openxmlformats.org/officeDocument/2006/relationships/customXml" Target="../customXml/item13.xml"/><Relationship Id="rId109" Type="http://schemas.openxmlformats.org/officeDocument/2006/relationships/oleObject" Target="embeddings/Microsoft_Excel_97-2003____9.xls"/><Relationship Id="rId260" Type="http://schemas.openxmlformats.org/officeDocument/2006/relationships/image" Target="media/image93.png"/><Relationship Id="rId34" Type="http://schemas.openxmlformats.org/officeDocument/2006/relationships/customXml" Target="../customXml/item34.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oleObject" Target="embeddings/Microsoft_Excel_97-2003____3.xls"/><Relationship Id="rId120" Type="http://schemas.openxmlformats.org/officeDocument/2006/relationships/image" Target="media/image17.emf"/><Relationship Id="rId141" Type="http://schemas.openxmlformats.org/officeDocument/2006/relationships/oleObject" Target="embeddings/Microsoft_Excel_97-2003____25.xls"/><Relationship Id="rId7" Type="http://schemas.openxmlformats.org/officeDocument/2006/relationships/customXml" Target="../customXml/item7.xml"/><Relationship Id="rId162" Type="http://schemas.openxmlformats.org/officeDocument/2006/relationships/image" Target="media/image38.emf"/><Relationship Id="rId183" Type="http://schemas.openxmlformats.org/officeDocument/2006/relationships/oleObject" Target="embeddings/Microsoft_Excel_97-2003____44.xls"/><Relationship Id="rId218" Type="http://schemas.openxmlformats.org/officeDocument/2006/relationships/image" Target="media/image73.wmf"/><Relationship Id="rId239" Type="http://schemas.openxmlformats.org/officeDocument/2006/relationships/oleObject" Target="embeddings/oleObject15.bin"/><Relationship Id="rId250" Type="http://schemas.openxmlformats.org/officeDocument/2006/relationships/image" Target="media/image87.emf"/><Relationship Id="rId24" Type="http://schemas.openxmlformats.org/officeDocument/2006/relationships/customXml" Target="../customXml/item24.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endnotes" Target="endnotes.xml"/><Relationship Id="rId110" Type="http://schemas.openxmlformats.org/officeDocument/2006/relationships/image" Target="media/image12.emf"/><Relationship Id="rId131" Type="http://schemas.openxmlformats.org/officeDocument/2006/relationships/oleObject" Target="embeddings/Microsoft_Excel_97-2003____20.xls"/><Relationship Id="rId152" Type="http://schemas.openxmlformats.org/officeDocument/2006/relationships/image" Target="media/image33.emf"/><Relationship Id="rId173" Type="http://schemas.openxmlformats.org/officeDocument/2006/relationships/oleObject" Target="embeddings/Microsoft_Excel_97-2003____40.xls"/><Relationship Id="rId194" Type="http://schemas.openxmlformats.org/officeDocument/2006/relationships/hyperlink" Target="file:///D:\ATP\3-Requirement\ATP-SwRS.docx" TargetMode="External"/><Relationship Id="rId208" Type="http://schemas.openxmlformats.org/officeDocument/2006/relationships/image" Target="media/image64.emf"/><Relationship Id="rId229" Type="http://schemas.openxmlformats.org/officeDocument/2006/relationships/oleObject" Target="embeddings/oleObject9.bin"/><Relationship Id="rId240" Type="http://schemas.openxmlformats.org/officeDocument/2006/relationships/image" Target="media/image82.wmf"/><Relationship Id="rId261" Type="http://schemas.openxmlformats.org/officeDocument/2006/relationships/image" Target="media/image94.emf"/><Relationship Id="rId14" Type="http://schemas.openxmlformats.org/officeDocument/2006/relationships/customXml" Target="../customXml/item14.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image" Target="media/image7.emf"/><Relationship Id="rId8" Type="http://schemas.openxmlformats.org/officeDocument/2006/relationships/customXml" Target="../customXml/item8.xml"/><Relationship Id="rId98" Type="http://schemas.openxmlformats.org/officeDocument/2006/relationships/image" Target="media/image6.emf"/><Relationship Id="rId121" Type="http://schemas.openxmlformats.org/officeDocument/2006/relationships/oleObject" Target="embeddings/Microsoft_Excel_97-2003____15.xls"/><Relationship Id="rId142" Type="http://schemas.openxmlformats.org/officeDocument/2006/relationships/image" Target="media/image28.emf"/><Relationship Id="rId163" Type="http://schemas.openxmlformats.org/officeDocument/2006/relationships/oleObject" Target="embeddings/Microsoft_Excel_97-2003____36.xls"/><Relationship Id="rId184" Type="http://schemas.openxmlformats.org/officeDocument/2006/relationships/image" Target="media/image49.emf"/><Relationship Id="rId219" Type="http://schemas.openxmlformats.org/officeDocument/2006/relationships/oleObject" Target="embeddings/oleObject3.bin"/><Relationship Id="rId230" Type="http://schemas.openxmlformats.org/officeDocument/2006/relationships/image" Target="media/image78.wmf"/><Relationship Id="rId251" Type="http://schemas.openxmlformats.org/officeDocument/2006/relationships/oleObject" Target="embeddings/oleObject21.bin"/><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88" Type="http://schemas.openxmlformats.org/officeDocument/2006/relationships/header" Target="header1.xml"/><Relationship Id="rId111" Type="http://schemas.openxmlformats.org/officeDocument/2006/relationships/oleObject" Target="embeddings/Microsoft_Excel_97-2003____10.xls"/><Relationship Id="rId132" Type="http://schemas.openxmlformats.org/officeDocument/2006/relationships/image" Target="media/image23.emf"/><Relationship Id="rId153" Type="http://schemas.openxmlformats.org/officeDocument/2006/relationships/oleObject" Target="embeddings/Microsoft_Excel_97-2003____31.xls"/><Relationship Id="rId174" Type="http://schemas.openxmlformats.org/officeDocument/2006/relationships/image" Target="media/image44.emf"/><Relationship Id="rId195" Type="http://schemas.openxmlformats.org/officeDocument/2006/relationships/hyperlink" Target="file:///D:\ATP\3-Requirement\ATP-SwRS.docx" TargetMode="External"/><Relationship Id="rId209" Type="http://schemas.openxmlformats.org/officeDocument/2006/relationships/image" Target="media/image65.png"/><Relationship Id="rId220" Type="http://schemas.openxmlformats.org/officeDocument/2006/relationships/oleObject" Target="embeddings/oleObject4.bin"/><Relationship Id="rId241" Type="http://schemas.openxmlformats.org/officeDocument/2006/relationships/oleObject" Target="embeddings/oleObject16.bin"/><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262" Type="http://schemas.openxmlformats.org/officeDocument/2006/relationships/oleObject" Target="embeddings/oleObject22.bin"/><Relationship Id="rId78" Type="http://schemas.openxmlformats.org/officeDocument/2006/relationships/customXml" Target="../customXml/item78.xml"/><Relationship Id="rId99" Type="http://schemas.openxmlformats.org/officeDocument/2006/relationships/oleObject" Target="embeddings/Microsoft_Excel_97-2003____4.xls"/><Relationship Id="rId101" Type="http://schemas.openxmlformats.org/officeDocument/2006/relationships/oleObject" Target="embeddings/Microsoft_Excel_97-2003____5.xls"/><Relationship Id="rId122" Type="http://schemas.openxmlformats.org/officeDocument/2006/relationships/image" Target="media/image18.emf"/><Relationship Id="rId143" Type="http://schemas.openxmlformats.org/officeDocument/2006/relationships/oleObject" Target="embeddings/Microsoft_Excel_97-2003____26.xls"/><Relationship Id="rId164" Type="http://schemas.openxmlformats.org/officeDocument/2006/relationships/image" Target="media/image39.emf"/><Relationship Id="rId185" Type="http://schemas.openxmlformats.org/officeDocument/2006/relationships/package" Target="embeddings/Microsoft_Word___3.docx"/><Relationship Id="rId9" Type="http://schemas.openxmlformats.org/officeDocument/2006/relationships/customXml" Target="../customXml/item9.xml"/><Relationship Id="rId210" Type="http://schemas.openxmlformats.org/officeDocument/2006/relationships/image" Target="media/image66.png"/><Relationship Id="rId26" Type="http://schemas.openxmlformats.org/officeDocument/2006/relationships/customXml" Target="../customXml/item26.xml"/><Relationship Id="rId231" Type="http://schemas.openxmlformats.org/officeDocument/2006/relationships/oleObject" Target="embeddings/oleObject10.bin"/><Relationship Id="rId252" Type="http://schemas.openxmlformats.org/officeDocument/2006/relationships/image" Target="media/image88.png"/><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footer" Target="footer1.xml"/><Relationship Id="rId112" Type="http://schemas.openxmlformats.org/officeDocument/2006/relationships/image" Target="media/image13.emf"/><Relationship Id="rId133" Type="http://schemas.openxmlformats.org/officeDocument/2006/relationships/oleObject" Target="embeddings/Microsoft_Excel_97-2003____21.xls"/><Relationship Id="rId154" Type="http://schemas.openxmlformats.org/officeDocument/2006/relationships/image" Target="media/image34.emf"/><Relationship Id="rId175" Type="http://schemas.openxmlformats.org/officeDocument/2006/relationships/package" Target="embeddings/Microsoft_Excel____2.xlsx"/><Relationship Id="rId196" Type="http://schemas.openxmlformats.org/officeDocument/2006/relationships/image" Target="media/image54.png"/><Relationship Id="rId200" Type="http://schemas.openxmlformats.org/officeDocument/2006/relationships/image" Target="media/image56.emf"/><Relationship Id="rId16" Type="http://schemas.openxmlformats.org/officeDocument/2006/relationships/customXml" Target="../customXml/item16.xml"/><Relationship Id="rId221" Type="http://schemas.openxmlformats.org/officeDocument/2006/relationships/image" Target="media/image74.wmf"/><Relationship Id="rId242" Type="http://schemas.openxmlformats.org/officeDocument/2006/relationships/image" Target="media/image83.wmf"/><Relationship Id="rId263" Type="http://schemas.openxmlformats.org/officeDocument/2006/relationships/footer" Target="footer3.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image" Target="media/image8.emf"/><Relationship Id="rId123" Type="http://schemas.openxmlformats.org/officeDocument/2006/relationships/oleObject" Target="embeddings/Microsoft_Excel_97-2003____16.xls"/><Relationship Id="rId144" Type="http://schemas.openxmlformats.org/officeDocument/2006/relationships/image" Target="media/image29.emf"/><Relationship Id="rId90" Type="http://schemas.openxmlformats.org/officeDocument/2006/relationships/header" Target="header2.xml"/><Relationship Id="rId165" Type="http://schemas.openxmlformats.org/officeDocument/2006/relationships/oleObject" Target="embeddings/Microsoft_Excel_97-2003____37.xls"/><Relationship Id="rId186" Type="http://schemas.openxmlformats.org/officeDocument/2006/relationships/image" Target="media/image50.emf"/><Relationship Id="rId211" Type="http://schemas.openxmlformats.org/officeDocument/2006/relationships/image" Target="media/image67.emf"/><Relationship Id="rId232" Type="http://schemas.openxmlformats.org/officeDocument/2006/relationships/image" Target="media/image79.wmf"/><Relationship Id="rId253" Type="http://schemas.openxmlformats.org/officeDocument/2006/relationships/image" Target="media/image89.png"/><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oleObject" Target="embeddings/Microsoft_Excel_97-2003____11.xls"/><Relationship Id="rId134" Type="http://schemas.openxmlformats.org/officeDocument/2006/relationships/image" Target="media/image24.emf"/><Relationship Id="rId80" Type="http://schemas.openxmlformats.org/officeDocument/2006/relationships/customXml" Target="../customXml/item80.xml"/><Relationship Id="rId155" Type="http://schemas.openxmlformats.org/officeDocument/2006/relationships/oleObject" Target="embeddings/Microsoft_Excel_97-2003____32.xls"/><Relationship Id="rId176" Type="http://schemas.openxmlformats.org/officeDocument/2006/relationships/image" Target="media/image45.emf"/><Relationship Id="rId197" Type="http://schemas.openxmlformats.org/officeDocument/2006/relationships/oleObject" Target="embeddings/oleObject1.bin"/><Relationship Id="rId201" Type="http://schemas.openxmlformats.org/officeDocument/2006/relationships/image" Target="media/image57.emf"/><Relationship Id="rId222" Type="http://schemas.openxmlformats.org/officeDocument/2006/relationships/oleObject" Target="embeddings/oleObject5.bin"/><Relationship Id="rId243" Type="http://schemas.openxmlformats.org/officeDocument/2006/relationships/oleObject" Target="embeddings/oleObject17.bin"/><Relationship Id="rId264" Type="http://schemas.openxmlformats.org/officeDocument/2006/relationships/fontTable" Target="fontTable.xml"/><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oleObject" Target="embeddings/Microsoft_Excel_97-2003____6.xls"/><Relationship Id="rId124" Type="http://schemas.openxmlformats.org/officeDocument/2006/relationships/image" Target="media/image19.emf"/><Relationship Id="rId70" Type="http://schemas.openxmlformats.org/officeDocument/2006/relationships/customXml" Target="../customXml/item70.xml"/><Relationship Id="rId91" Type="http://schemas.openxmlformats.org/officeDocument/2006/relationships/footer" Target="footer2.xml"/><Relationship Id="rId145" Type="http://schemas.openxmlformats.org/officeDocument/2006/relationships/oleObject" Target="embeddings/Microsoft_Excel_97-2003____27.xls"/><Relationship Id="rId166" Type="http://schemas.openxmlformats.org/officeDocument/2006/relationships/image" Target="media/image40.emf"/><Relationship Id="rId187" Type="http://schemas.openxmlformats.org/officeDocument/2006/relationships/package" Target="embeddings/Microsoft_Word___4.docx"/><Relationship Id="rId1" Type="http://schemas.openxmlformats.org/officeDocument/2006/relationships/customXml" Target="../customXml/item1.xml"/><Relationship Id="rId212" Type="http://schemas.openxmlformats.org/officeDocument/2006/relationships/image" Target="media/image68.emf"/><Relationship Id="rId233" Type="http://schemas.openxmlformats.org/officeDocument/2006/relationships/oleObject" Target="embeddings/oleObject11.bin"/><Relationship Id="rId254" Type="http://schemas.openxmlformats.org/officeDocument/2006/relationships/hyperlink" Target="file:///D:\ATP\3-Requirement\ATP-SwRS.docx" TargetMode="Externa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image" Target="media/image14.emf"/><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oleObject" Target="embeddings/Microsoft_Excel_97-2003____22.xls"/><Relationship Id="rId156" Type="http://schemas.openxmlformats.org/officeDocument/2006/relationships/image" Target="media/image35.emf"/><Relationship Id="rId177" Type="http://schemas.openxmlformats.org/officeDocument/2006/relationships/oleObject" Target="embeddings/Microsoft_Excel_97-2003____41.xls"/><Relationship Id="rId198" Type="http://schemas.openxmlformats.org/officeDocument/2006/relationships/image" Target="media/image55.wmf"/><Relationship Id="rId202" Type="http://schemas.openxmlformats.org/officeDocument/2006/relationships/image" Target="media/image58.png"/><Relationship Id="rId223" Type="http://schemas.openxmlformats.org/officeDocument/2006/relationships/image" Target="media/image75.wmf"/><Relationship Id="rId244" Type="http://schemas.openxmlformats.org/officeDocument/2006/relationships/image" Target="media/image84.wmf"/><Relationship Id="rId18" Type="http://schemas.openxmlformats.org/officeDocument/2006/relationships/customXml" Target="../customXml/item18.xml"/><Relationship Id="rId39" Type="http://schemas.openxmlformats.org/officeDocument/2006/relationships/customXml" Target="../customXml/item39.xml"/><Relationship Id="rId265" Type="http://schemas.openxmlformats.org/officeDocument/2006/relationships/theme" Target="theme/theme1.xml"/><Relationship Id="rId50" Type="http://schemas.openxmlformats.org/officeDocument/2006/relationships/customXml" Target="../customXml/item50.xml"/><Relationship Id="rId104" Type="http://schemas.openxmlformats.org/officeDocument/2006/relationships/image" Target="media/image9.emf"/><Relationship Id="rId125" Type="http://schemas.openxmlformats.org/officeDocument/2006/relationships/oleObject" Target="embeddings/Microsoft_Excel_97-2003____17.xls"/><Relationship Id="rId146" Type="http://schemas.openxmlformats.org/officeDocument/2006/relationships/image" Target="media/image30.emf"/><Relationship Id="rId167" Type="http://schemas.openxmlformats.org/officeDocument/2006/relationships/package" Target="embeddings/Microsoft_Excel____1.xlsx"/><Relationship Id="rId188" Type="http://schemas.openxmlformats.org/officeDocument/2006/relationships/image" Target="media/image51.emf"/><Relationship Id="rId71" Type="http://schemas.openxmlformats.org/officeDocument/2006/relationships/customXml" Target="../customXml/item71.xml"/><Relationship Id="rId92" Type="http://schemas.openxmlformats.org/officeDocument/2006/relationships/image" Target="media/image3.emf"/><Relationship Id="rId213" Type="http://schemas.openxmlformats.org/officeDocument/2006/relationships/image" Target="media/image69.emf"/><Relationship Id="rId234" Type="http://schemas.openxmlformats.org/officeDocument/2006/relationships/oleObject" Target="embeddings/oleObject12.bin"/><Relationship Id="rId2" Type="http://schemas.openxmlformats.org/officeDocument/2006/relationships/customXml" Target="../customXml/item2.xml"/><Relationship Id="rId29" Type="http://schemas.openxmlformats.org/officeDocument/2006/relationships/customXml" Target="../customXml/item29.xml"/><Relationship Id="rId255" Type="http://schemas.openxmlformats.org/officeDocument/2006/relationships/hyperlink" Target="file:///D:\ATP\3-Requirement\ATP-SwRS.docx" TargetMode="External"/><Relationship Id="rId40" Type="http://schemas.openxmlformats.org/officeDocument/2006/relationships/customXml" Target="../customXml/item40.xml"/><Relationship Id="rId115" Type="http://schemas.openxmlformats.org/officeDocument/2006/relationships/oleObject" Target="embeddings/Microsoft_Excel_97-2003____12.xls"/><Relationship Id="rId136" Type="http://schemas.openxmlformats.org/officeDocument/2006/relationships/image" Target="media/image25.emf"/><Relationship Id="rId157" Type="http://schemas.openxmlformats.org/officeDocument/2006/relationships/oleObject" Target="embeddings/Microsoft_Excel_97-2003____33.xls"/><Relationship Id="rId178" Type="http://schemas.openxmlformats.org/officeDocument/2006/relationships/image" Target="media/image46.emf"/><Relationship Id="rId61" Type="http://schemas.openxmlformats.org/officeDocument/2006/relationships/customXml" Target="../customXml/item61.xml"/><Relationship Id="rId82" Type="http://schemas.openxmlformats.org/officeDocument/2006/relationships/numbering" Target="numbering.xml"/><Relationship Id="rId199" Type="http://schemas.openxmlformats.org/officeDocument/2006/relationships/oleObject" Target="embeddings/Microsoft_PowerPoint_97-2003_____45.ppt"/><Relationship Id="rId203" Type="http://schemas.openxmlformats.org/officeDocument/2006/relationships/image" Target="media/image59.emf"/><Relationship Id="rId19" Type="http://schemas.openxmlformats.org/officeDocument/2006/relationships/customXml" Target="../customXml/item19.xml"/><Relationship Id="rId224" Type="http://schemas.openxmlformats.org/officeDocument/2006/relationships/oleObject" Target="embeddings/oleObject6.bin"/><Relationship Id="rId245" Type="http://schemas.openxmlformats.org/officeDocument/2006/relationships/oleObject" Target="embeddings/oleObject18.bin"/><Relationship Id="rId30" Type="http://schemas.openxmlformats.org/officeDocument/2006/relationships/customXml" Target="../customXml/item30.xml"/><Relationship Id="rId105" Type="http://schemas.openxmlformats.org/officeDocument/2006/relationships/oleObject" Target="embeddings/Microsoft_Excel_97-2003____7.xls"/><Relationship Id="rId126" Type="http://schemas.openxmlformats.org/officeDocument/2006/relationships/image" Target="media/image20.emf"/><Relationship Id="rId147" Type="http://schemas.openxmlformats.org/officeDocument/2006/relationships/oleObject" Target="embeddings/Microsoft_Excel_97-2003____28.xls"/><Relationship Id="rId168" Type="http://schemas.openxmlformats.org/officeDocument/2006/relationships/image" Target="media/image41.emf"/><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oleObject" Target="embeddings/Microsoft_Excel_97-2003____1.xls"/><Relationship Id="rId189" Type="http://schemas.openxmlformats.org/officeDocument/2006/relationships/package" Target="embeddings/Microsoft_Word___5.docx"/><Relationship Id="rId3" Type="http://schemas.openxmlformats.org/officeDocument/2006/relationships/customXml" Target="../customXml/item3.xml"/><Relationship Id="rId214" Type="http://schemas.openxmlformats.org/officeDocument/2006/relationships/image" Target="media/image70.png"/><Relationship Id="rId235" Type="http://schemas.openxmlformats.org/officeDocument/2006/relationships/oleObject" Target="embeddings/oleObject13.bin"/><Relationship Id="rId256" Type="http://schemas.openxmlformats.org/officeDocument/2006/relationships/hyperlink" Target="file:///D:\ATP\3-Requirement\ATP-SwRS.docx" TargetMode="External"/><Relationship Id="rId116" Type="http://schemas.openxmlformats.org/officeDocument/2006/relationships/image" Target="media/image15.emf"/><Relationship Id="rId137" Type="http://schemas.openxmlformats.org/officeDocument/2006/relationships/oleObject" Target="embeddings/Microsoft_Excel_97-2003____23.xls"/><Relationship Id="rId158" Type="http://schemas.openxmlformats.org/officeDocument/2006/relationships/image" Target="media/image36.emf"/><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styles" Target="styles.xml"/><Relationship Id="rId179" Type="http://schemas.openxmlformats.org/officeDocument/2006/relationships/oleObject" Target="embeddings/Microsoft_Excel_97-2003____42.xls"/><Relationship Id="rId190" Type="http://schemas.openxmlformats.org/officeDocument/2006/relationships/image" Target="media/image52.emf"/><Relationship Id="rId204" Type="http://schemas.openxmlformats.org/officeDocument/2006/relationships/image" Target="media/image60.emf"/><Relationship Id="rId225" Type="http://schemas.openxmlformats.org/officeDocument/2006/relationships/oleObject" Target="embeddings/oleObject7.bin"/><Relationship Id="rId246" Type="http://schemas.openxmlformats.org/officeDocument/2006/relationships/image" Target="media/image85.wmf"/><Relationship Id="rId106" Type="http://schemas.openxmlformats.org/officeDocument/2006/relationships/image" Target="media/image10.emf"/><Relationship Id="rId127" Type="http://schemas.openxmlformats.org/officeDocument/2006/relationships/oleObject" Target="embeddings/Microsoft_Excel_97-2003____18.xls"/><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94" Type="http://schemas.openxmlformats.org/officeDocument/2006/relationships/image" Target="media/image4.emf"/><Relationship Id="rId148" Type="http://schemas.openxmlformats.org/officeDocument/2006/relationships/image" Target="media/image31.emf"/><Relationship Id="rId169" Type="http://schemas.openxmlformats.org/officeDocument/2006/relationships/oleObject" Target="embeddings/Microsoft_Word_97_-_2003___38.doc"/><Relationship Id="rId4" Type="http://schemas.openxmlformats.org/officeDocument/2006/relationships/customXml" Target="../customXml/item4.xml"/><Relationship Id="rId180" Type="http://schemas.openxmlformats.org/officeDocument/2006/relationships/image" Target="media/image47.emf"/><Relationship Id="rId215" Type="http://schemas.openxmlformats.org/officeDocument/2006/relationships/image" Target="media/image71.png"/><Relationship Id="rId236" Type="http://schemas.openxmlformats.org/officeDocument/2006/relationships/image" Target="media/image80.wmf"/><Relationship Id="rId257" Type="http://schemas.openxmlformats.org/officeDocument/2006/relationships/image" Target="media/image90.png"/><Relationship Id="rId42" Type="http://schemas.openxmlformats.org/officeDocument/2006/relationships/customXml" Target="../customXml/item42.xml"/><Relationship Id="rId84" Type="http://schemas.openxmlformats.org/officeDocument/2006/relationships/settings" Target="settings.xml"/><Relationship Id="rId138" Type="http://schemas.openxmlformats.org/officeDocument/2006/relationships/image" Target="media/image26.emf"/><Relationship Id="rId191" Type="http://schemas.openxmlformats.org/officeDocument/2006/relationships/package" Target="embeddings/Microsoft_Word___6.docx"/><Relationship Id="rId205" Type="http://schemas.openxmlformats.org/officeDocument/2006/relationships/image" Target="media/image61.png"/><Relationship Id="rId247" Type="http://schemas.openxmlformats.org/officeDocument/2006/relationships/oleObject" Target="embeddings/oleObject19.bin"/></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086C22-D24A-4D1E-AB46-8ACA43D2D03D}">
  <ds:schemaRefs>
    <ds:schemaRef ds:uri="http://schemas.openxmlformats.org/officeDocument/2006/bibliography"/>
  </ds:schemaRefs>
</ds:datastoreItem>
</file>

<file path=customXml/itemProps10.xml><?xml version="1.0" encoding="utf-8"?>
<ds:datastoreItem xmlns:ds="http://schemas.openxmlformats.org/officeDocument/2006/customXml" ds:itemID="{CDCE03BE-6D24-4A3E-AC64-DC89BC71E6AC}">
  <ds:schemaRefs>
    <ds:schemaRef ds:uri="http://schemas.openxmlformats.org/officeDocument/2006/bibliography"/>
  </ds:schemaRefs>
</ds:datastoreItem>
</file>

<file path=customXml/itemProps11.xml><?xml version="1.0" encoding="utf-8"?>
<ds:datastoreItem xmlns:ds="http://schemas.openxmlformats.org/officeDocument/2006/customXml" ds:itemID="{DED8BCC8-A0C6-48C0-ACF4-9B1BC99B900F}">
  <ds:schemaRefs>
    <ds:schemaRef ds:uri="http://schemas.openxmlformats.org/officeDocument/2006/bibliography"/>
  </ds:schemaRefs>
</ds:datastoreItem>
</file>

<file path=customXml/itemProps12.xml><?xml version="1.0" encoding="utf-8"?>
<ds:datastoreItem xmlns:ds="http://schemas.openxmlformats.org/officeDocument/2006/customXml" ds:itemID="{72330CE8-E774-4F20-B065-C2AD1622A98B}">
  <ds:schemaRefs>
    <ds:schemaRef ds:uri="http://schemas.openxmlformats.org/officeDocument/2006/bibliography"/>
  </ds:schemaRefs>
</ds:datastoreItem>
</file>

<file path=customXml/itemProps13.xml><?xml version="1.0" encoding="utf-8"?>
<ds:datastoreItem xmlns:ds="http://schemas.openxmlformats.org/officeDocument/2006/customXml" ds:itemID="{0347DD22-368B-4686-8D74-BD96A9B70EAB}">
  <ds:schemaRefs>
    <ds:schemaRef ds:uri="http://schemas.openxmlformats.org/officeDocument/2006/bibliography"/>
  </ds:schemaRefs>
</ds:datastoreItem>
</file>

<file path=customXml/itemProps14.xml><?xml version="1.0" encoding="utf-8"?>
<ds:datastoreItem xmlns:ds="http://schemas.openxmlformats.org/officeDocument/2006/customXml" ds:itemID="{7BFFF356-961A-4D1A-855B-D1A096991DA3}">
  <ds:schemaRefs>
    <ds:schemaRef ds:uri="http://schemas.openxmlformats.org/officeDocument/2006/bibliography"/>
  </ds:schemaRefs>
</ds:datastoreItem>
</file>

<file path=customXml/itemProps15.xml><?xml version="1.0" encoding="utf-8"?>
<ds:datastoreItem xmlns:ds="http://schemas.openxmlformats.org/officeDocument/2006/customXml" ds:itemID="{35D90E92-3677-4E04-B3C0-65A876917260}">
  <ds:schemaRefs>
    <ds:schemaRef ds:uri="http://schemas.openxmlformats.org/officeDocument/2006/bibliography"/>
  </ds:schemaRefs>
</ds:datastoreItem>
</file>

<file path=customXml/itemProps16.xml><?xml version="1.0" encoding="utf-8"?>
<ds:datastoreItem xmlns:ds="http://schemas.openxmlformats.org/officeDocument/2006/customXml" ds:itemID="{9A677A39-5CFF-43EA-ABEC-BE7CF5681B9F}">
  <ds:schemaRefs>
    <ds:schemaRef ds:uri="http://schemas.openxmlformats.org/officeDocument/2006/bibliography"/>
  </ds:schemaRefs>
</ds:datastoreItem>
</file>

<file path=customXml/itemProps17.xml><?xml version="1.0" encoding="utf-8"?>
<ds:datastoreItem xmlns:ds="http://schemas.openxmlformats.org/officeDocument/2006/customXml" ds:itemID="{537FD0B7-4EC4-4261-9AFE-46F47313F8F5}">
  <ds:schemaRefs>
    <ds:schemaRef ds:uri="http://schemas.openxmlformats.org/officeDocument/2006/bibliography"/>
  </ds:schemaRefs>
</ds:datastoreItem>
</file>

<file path=customXml/itemProps18.xml><?xml version="1.0" encoding="utf-8"?>
<ds:datastoreItem xmlns:ds="http://schemas.openxmlformats.org/officeDocument/2006/customXml" ds:itemID="{DDF5BBF3-7F65-4B63-B112-F0916B5C3B6A}">
  <ds:schemaRefs>
    <ds:schemaRef ds:uri="http://schemas.openxmlformats.org/officeDocument/2006/bibliography"/>
  </ds:schemaRefs>
</ds:datastoreItem>
</file>

<file path=customXml/itemProps19.xml><?xml version="1.0" encoding="utf-8"?>
<ds:datastoreItem xmlns:ds="http://schemas.openxmlformats.org/officeDocument/2006/customXml" ds:itemID="{3F71EA2D-524B-435C-BFCA-5948A9C4A4CF}">
  <ds:schemaRefs>
    <ds:schemaRef ds:uri="http://schemas.openxmlformats.org/officeDocument/2006/bibliography"/>
  </ds:schemaRefs>
</ds:datastoreItem>
</file>

<file path=customXml/itemProps2.xml><?xml version="1.0" encoding="utf-8"?>
<ds:datastoreItem xmlns:ds="http://schemas.openxmlformats.org/officeDocument/2006/customXml" ds:itemID="{BEAA7784-A901-4B6D-8853-D591E5028A28}">
  <ds:schemaRefs>
    <ds:schemaRef ds:uri="http://schemas.openxmlformats.org/officeDocument/2006/bibliography"/>
  </ds:schemaRefs>
</ds:datastoreItem>
</file>

<file path=customXml/itemProps20.xml><?xml version="1.0" encoding="utf-8"?>
<ds:datastoreItem xmlns:ds="http://schemas.openxmlformats.org/officeDocument/2006/customXml" ds:itemID="{4BC11406-8A03-4D67-B435-F02AB2E8FF11}">
  <ds:schemaRefs>
    <ds:schemaRef ds:uri="http://schemas.openxmlformats.org/officeDocument/2006/bibliography"/>
  </ds:schemaRefs>
</ds:datastoreItem>
</file>

<file path=customXml/itemProps21.xml><?xml version="1.0" encoding="utf-8"?>
<ds:datastoreItem xmlns:ds="http://schemas.openxmlformats.org/officeDocument/2006/customXml" ds:itemID="{8BA3BB83-42D5-4D04-993F-1A365CDB445A}">
  <ds:schemaRefs>
    <ds:schemaRef ds:uri="http://schemas.openxmlformats.org/officeDocument/2006/bibliography"/>
  </ds:schemaRefs>
</ds:datastoreItem>
</file>

<file path=customXml/itemProps22.xml><?xml version="1.0" encoding="utf-8"?>
<ds:datastoreItem xmlns:ds="http://schemas.openxmlformats.org/officeDocument/2006/customXml" ds:itemID="{84A452AB-D8CD-4758-ADD7-3F68AEA41275}">
  <ds:schemaRefs>
    <ds:schemaRef ds:uri="http://schemas.openxmlformats.org/officeDocument/2006/bibliography"/>
  </ds:schemaRefs>
</ds:datastoreItem>
</file>

<file path=customXml/itemProps23.xml><?xml version="1.0" encoding="utf-8"?>
<ds:datastoreItem xmlns:ds="http://schemas.openxmlformats.org/officeDocument/2006/customXml" ds:itemID="{BC4A06B3-955D-471F-8D86-E991E9EA4616}">
  <ds:schemaRefs>
    <ds:schemaRef ds:uri="http://schemas.openxmlformats.org/officeDocument/2006/bibliography"/>
  </ds:schemaRefs>
</ds:datastoreItem>
</file>

<file path=customXml/itemProps24.xml><?xml version="1.0" encoding="utf-8"?>
<ds:datastoreItem xmlns:ds="http://schemas.openxmlformats.org/officeDocument/2006/customXml" ds:itemID="{46CF2DBB-9CA4-42D9-994E-A6EBD7BC5306}">
  <ds:schemaRefs>
    <ds:schemaRef ds:uri="http://schemas.openxmlformats.org/officeDocument/2006/bibliography"/>
  </ds:schemaRefs>
</ds:datastoreItem>
</file>

<file path=customXml/itemProps25.xml><?xml version="1.0" encoding="utf-8"?>
<ds:datastoreItem xmlns:ds="http://schemas.openxmlformats.org/officeDocument/2006/customXml" ds:itemID="{79028CEC-FFAC-44AF-A318-51AE0441F96A}">
  <ds:schemaRefs>
    <ds:schemaRef ds:uri="http://schemas.openxmlformats.org/officeDocument/2006/bibliography"/>
  </ds:schemaRefs>
</ds:datastoreItem>
</file>

<file path=customXml/itemProps26.xml><?xml version="1.0" encoding="utf-8"?>
<ds:datastoreItem xmlns:ds="http://schemas.openxmlformats.org/officeDocument/2006/customXml" ds:itemID="{76B6921A-E8FF-4DD6-A4E8-49C5DF85DECC}">
  <ds:schemaRefs>
    <ds:schemaRef ds:uri="http://schemas.openxmlformats.org/officeDocument/2006/bibliography"/>
  </ds:schemaRefs>
</ds:datastoreItem>
</file>

<file path=customXml/itemProps27.xml><?xml version="1.0" encoding="utf-8"?>
<ds:datastoreItem xmlns:ds="http://schemas.openxmlformats.org/officeDocument/2006/customXml" ds:itemID="{3B72738B-76CA-499F-B166-DB1681250381}">
  <ds:schemaRefs>
    <ds:schemaRef ds:uri="http://schemas.openxmlformats.org/officeDocument/2006/bibliography"/>
  </ds:schemaRefs>
</ds:datastoreItem>
</file>

<file path=customXml/itemProps28.xml><?xml version="1.0" encoding="utf-8"?>
<ds:datastoreItem xmlns:ds="http://schemas.openxmlformats.org/officeDocument/2006/customXml" ds:itemID="{EB382E36-5441-4AD5-9CDC-1D3F9C5BB756}">
  <ds:schemaRefs>
    <ds:schemaRef ds:uri="http://schemas.openxmlformats.org/officeDocument/2006/bibliography"/>
  </ds:schemaRefs>
</ds:datastoreItem>
</file>

<file path=customXml/itemProps29.xml><?xml version="1.0" encoding="utf-8"?>
<ds:datastoreItem xmlns:ds="http://schemas.openxmlformats.org/officeDocument/2006/customXml" ds:itemID="{F67250B9-87C3-4A71-9FE3-B553759921F3}">
  <ds:schemaRefs>
    <ds:schemaRef ds:uri="http://schemas.openxmlformats.org/officeDocument/2006/bibliography"/>
  </ds:schemaRefs>
</ds:datastoreItem>
</file>

<file path=customXml/itemProps3.xml><?xml version="1.0" encoding="utf-8"?>
<ds:datastoreItem xmlns:ds="http://schemas.openxmlformats.org/officeDocument/2006/customXml" ds:itemID="{6A21CCE5-20E2-4D45-827F-8D3CCE698282}">
  <ds:schemaRefs>
    <ds:schemaRef ds:uri="http://schemas.openxmlformats.org/officeDocument/2006/bibliography"/>
  </ds:schemaRefs>
</ds:datastoreItem>
</file>

<file path=customXml/itemProps30.xml><?xml version="1.0" encoding="utf-8"?>
<ds:datastoreItem xmlns:ds="http://schemas.openxmlformats.org/officeDocument/2006/customXml" ds:itemID="{EC39C4DA-488A-4402-AF5E-33AAE8B2848B}">
  <ds:schemaRefs>
    <ds:schemaRef ds:uri="http://schemas.openxmlformats.org/officeDocument/2006/bibliography"/>
  </ds:schemaRefs>
</ds:datastoreItem>
</file>

<file path=customXml/itemProps31.xml><?xml version="1.0" encoding="utf-8"?>
<ds:datastoreItem xmlns:ds="http://schemas.openxmlformats.org/officeDocument/2006/customXml" ds:itemID="{1CAD39E7-CB60-489B-A96E-2796DEEE339D}">
  <ds:schemaRefs>
    <ds:schemaRef ds:uri="http://schemas.openxmlformats.org/officeDocument/2006/bibliography"/>
  </ds:schemaRefs>
</ds:datastoreItem>
</file>

<file path=customXml/itemProps32.xml><?xml version="1.0" encoding="utf-8"?>
<ds:datastoreItem xmlns:ds="http://schemas.openxmlformats.org/officeDocument/2006/customXml" ds:itemID="{B82A114E-600D-4ABB-B233-48F7F35C34F8}">
  <ds:schemaRefs>
    <ds:schemaRef ds:uri="http://schemas.openxmlformats.org/officeDocument/2006/bibliography"/>
  </ds:schemaRefs>
</ds:datastoreItem>
</file>

<file path=customXml/itemProps33.xml><?xml version="1.0" encoding="utf-8"?>
<ds:datastoreItem xmlns:ds="http://schemas.openxmlformats.org/officeDocument/2006/customXml" ds:itemID="{26B87E17-7836-47A4-9D6F-0E6E6F2629F9}">
  <ds:schemaRefs>
    <ds:schemaRef ds:uri="http://schemas.openxmlformats.org/officeDocument/2006/bibliography"/>
  </ds:schemaRefs>
</ds:datastoreItem>
</file>

<file path=customXml/itemProps34.xml><?xml version="1.0" encoding="utf-8"?>
<ds:datastoreItem xmlns:ds="http://schemas.openxmlformats.org/officeDocument/2006/customXml" ds:itemID="{44F2934E-96C9-4C68-A54F-7F45DF2314FC}">
  <ds:schemaRefs>
    <ds:schemaRef ds:uri="http://schemas.openxmlformats.org/officeDocument/2006/bibliography"/>
  </ds:schemaRefs>
</ds:datastoreItem>
</file>

<file path=customXml/itemProps35.xml><?xml version="1.0" encoding="utf-8"?>
<ds:datastoreItem xmlns:ds="http://schemas.openxmlformats.org/officeDocument/2006/customXml" ds:itemID="{D1E63FC0-6860-47F9-BEDE-E5F412903CA9}">
  <ds:schemaRefs>
    <ds:schemaRef ds:uri="http://schemas.openxmlformats.org/officeDocument/2006/bibliography"/>
  </ds:schemaRefs>
</ds:datastoreItem>
</file>

<file path=customXml/itemProps36.xml><?xml version="1.0" encoding="utf-8"?>
<ds:datastoreItem xmlns:ds="http://schemas.openxmlformats.org/officeDocument/2006/customXml" ds:itemID="{8FD4FE9F-F5F9-4358-8D64-F7FF3DCDEEAA}">
  <ds:schemaRefs>
    <ds:schemaRef ds:uri="http://schemas.openxmlformats.org/officeDocument/2006/bibliography"/>
  </ds:schemaRefs>
</ds:datastoreItem>
</file>

<file path=customXml/itemProps37.xml><?xml version="1.0" encoding="utf-8"?>
<ds:datastoreItem xmlns:ds="http://schemas.openxmlformats.org/officeDocument/2006/customXml" ds:itemID="{694462F0-B7DA-48F8-86B8-CF606C74EADF}">
  <ds:schemaRefs>
    <ds:schemaRef ds:uri="http://schemas.openxmlformats.org/officeDocument/2006/bibliography"/>
  </ds:schemaRefs>
</ds:datastoreItem>
</file>

<file path=customXml/itemProps38.xml><?xml version="1.0" encoding="utf-8"?>
<ds:datastoreItem xmlns:ds="http://schemas.openxmlformats.org/officeDocument/2006/customXml" ds:itemID="{61FD8627-6DDF-47EF-AF2F-0EFF2F3F8A7A}">
  <ds:schemaRefs>
    <ds:schemaRef ds:uri="http://schemas.openxmlformats.org/officeDocument/2006/bibliography"/>
  </ds:schemaRefs>
</ds:datastoreItem>
</file>

<file path=customXml/itemProps39.xml><?xml version="1.0" encoding="utf-8"?>
<ds:datastoreItem xmlns:ds="http://schemas.openxmlformats.org/officeDocument/2006/customXml" ds:itemID="{D09BF405-53E0-4C39-B9EF-0EEBC5D7CC39}">
  <ds:schemaRefs>
    <ds:schemaRef ds:uri="http://schemas.openxmlformats.org/officeDocument/2006/bibliography"/>
  </ds:schemaRefs>
</ds:datastoreItem>
</file>

<file path=customXml/itemProps4.xml><?xml version="1.0" encoding="utf-8"?>
<ds:datastoreItem xmlns:ds="http://schemas.openxmlformats.org/officeDocument/2006/customXml" ds:itemID="{66B457B4-3A7C-4F10-9623-2EC2B9D78BA2}">
  <ds:schemaRefs>
    <ds:schemaRef ds:uri="http://schemas.openxmlformats.org/officeDocument/2006/bibliography"/>
  </ds:schemaRefs>
</ds:datastoreItem>
</file>

<file path=customXml/itemProps40.xml><?xml version="1.0" encoding="utf-8"?>
<ds:datastoreItem xmlns:ds="http://schemas.openxmlformats.org/officeDocument/2006/customXml" ds:itemID="{007CA6D7-4343-4BA4-821C-C27D02666C04}">
  <ds:schemaRefs>
    <ds:schemaRef ds:uri="http://schemas.openxmlformats.org/officeDocument/2006/bibliography"/>
  </ds:schemaRefs>
</ds:datastoreItem>
</file>

<file path=customXml/itemProps41.xml><?xml version="1.0" encoding="utf-8"?>
<ds:datastoreItem xmlns:ds="http://schemas.openxmlformats.org/officeDocument/2006/customXml" ds:itemID="{5DBB4AA8-5304-4C8A-AD56-F288F1078E8D}">
  <ds:schemaRefs>
    <ds:schemaRef ds:uri="http://schemas.openxmlformats.org/officeDocument/2006/bibliography"/>
  </ds:schemaRefs>
</ds:datastoreItem>
</file>

<file path=customXml/itemProps42.xml><?xml version="1.0" encoding="utf-8"?>
<ds:datastoreItem xmlns:ds="http://schemas.openxmlformats.org/officeDocument/2006/customXml" ds:itemID="{73ED12E7-B810-4F31-8B29-F85D80CF3C6D}">
  <ds:schemaRefs>
    <ds:schemaRef ds:uri="http://schemas.openxmlformats.org/officeDocument/2006/bibliography"/>
  </ds:schemaRefs>
</ds:datastoreItem>
</file>

<file path=customXml/itemProps43.xml><?xml version="1.0" encoding="utf-8"?>
<ds:datastoreItem xmlns:ds="http://schemas.openxmlformats.org/officeDocument/2006/customXml" ds:itemID="{309816CA-2D81-4204-A69A-3026E670E2DA}">
  <ds:schemaRefs>
    <ds:schemaRef ds:uri="http://schemas.openxmlformats.org/officeDocument/2006/bibliography"/>
  </ds:schemaRefs>
</ds:datastoreItem>
</file>

<file path=customXml/itemProps44.xml><?xml version="1.0" encoding="utf-8"?>
<ds:datastoreItem xmlns:ds="http://schemas.openxmlformats.org/officeDocument/2006/customXml" ds:itemID="{6D0B5E75-E836-4E69-9EDA-E27E7241E0E5}">
  <ds:schemaRefs>
    <ds:schemaRef ds:uri="http://schemas.openxmlformats.org/officeDocument/2006/bibliography"/>
  </ds:schemaRefs>
</ds:datastoreItem>
</file>

<file path=customXml/itemProps45.xml><?xml version="1.0" encoding="utf-8"?>
<ds:datastoreItem xmlns:ds="http://schemas.openxmlformats.org/officeDocument/2006/customXml" ds:itemID="{117F0118-B7E4-4489-BB3B-F7478B007777}">
  <ds:schemaRefs>
    <ds:schemaRef ds:uri="http://schemas.openxmlformats.org/officeDocument/2006/bibliography"/>
  </ds:schemaRefs>
</ds:datastoreItem>
</file>

<file path=customXml/itemProps46.xml><?xml version="1.0" encoding="utf-8"?>
<ds:datastoreItem xmlns:ds="http://schemas.openxmlformats.org/officeDocument/2006/customXml" ds:itemID="{9006658B-DEC0-4A8B-B193-AC9832DE3657}">
  <ds:schemaRefs>
    <ds:schemaRef ds:uri="http://schemas.openxmlformats.org/officeDocument/2006/bibliography"/>
  </ds:schemaRefs>
</ds:datastoreItem>
</file>

<file path=customXml/itemProps47.xml><?xml version="1.0" encoding="utf-8"?>
<ds:datastoreItem xmlns:ds="http://schemas.openxmlformats.org/officeDocument/2006/customXml" ds:itemID="{FAE5905D-3D24-4C83-B4A5-6C1B5269FC99}">
  <ds:schemaRefs>
    <ds:schemaRef ds:uri="http://schemas.openxmlformats.org/officeDocument/2006/bibliography"/>
  </ds:schemaRefs>
</ds:datastoreItem>
</file>

<file path=customXml/itemProps48.xml><?xml version="1.0" encoding="utf-8"?>
<ds:datastoreItem xmlns:ds="http://schemas.openxmlformats.org/officeDocument/2006/customXml" ds:itemID="{403EFB1D-F702-47AB-928A-EC9AD2036B3A}">
  <ds:schemaRefs>
    <ds:schemaRef ds:uri="http://schemas.openxmlformats.org/officeDocument/2006/bibliography"/>
  </ds:schemaRefs>
</ds:datastoreItem>
</file>

<file path=customXml/itemProps49.xml><?xml version="1.0" encoding="utf-8"?>
<ds:datastoreItem xmlns:ds="http://schemas.openxmlformats.org/officeDocument/2006/customXml" ds:itemID="{1EE62914-F30C-4BB2-ABDF-19397106BC1C}">
  <ds:schemaRefs>
    <ds:schemaRef ds:uri="http://schemas.openxmlformats.org/officeDocument/2006/bibliography"/>
  </ds:schemaRefs>
</ds:datastoreItem>
</file>

<file path=customXml/itemProps5.xml><?xml version="1.0" encoding="utf-8"?>
<ds:datastoreItem xmlns:ds="http://schemas.openxmlformats.org/officeDocument/2006/customXml" ds:itemID="{C1A4CFD5-CD18-4717-B3C0-E53E5E076985}">
  <ds:schemaRefs>
    <ds:schemaRef ds:uri="http://schemas.openxmlformats.org/officeDocument/2006/bibliography"/>
  </ds:schemaRefs>
</ds:datastoreItem>
</file>

<file path=customXml/itemProps50.xml><?xml version="1.0" encoding="utf-8"?>
<ds:datastoreItem xmlns:ds="http://schemas.openxmlformats.org/officeDocument/2006/customXml" ds:itemID="{DDF608DA-6D5F-49CD-A0AF-24D5857EB5A7}">
  <ds:schemaRefs>
    <ds:schemaRef ds:uri="http://schemas.openxmlformats.org/officeDocument/2006/bibliography"/>
  </ds:schemaRefs>
</ds:datastoreItem>
</file>

<file path=customXml/itemProps51.xml><?xml version="1.0" encoding="utf-8"?>
<ds:datastoreItem xmlns:ds="http://schemas.openxmlformats.org/officeDocument/2006/customXml" ds:itemID="{EF902A7F-A4AB-44E9-85CA-EFC11BF1ED3B}">
  <ds:schemaRefs>
    <ds:schemaRef ds:uri="http://schemas.openxmlformats.org/officeDocument/2006/bibliography"/>
  </ds:schemaRefs>
</ds:datastoreItem>
</file>

<file path=customXml/itemProps52.xml><?xml version="1.0" encoding="utf-8"?>
<ds:datastoreItem xmlns:ds="http://schemas.openxmlformats.org/officeDocument/2006/customXml" ds:itemID="{1831A19C-5C50-48A6-A6C1-C7BC959961C1}">
  <ds:schemaRefs>
    <ds:schemaRef ds:uri="http://schemas.openxmlformats.org/officeDocument/2006/bibliography"/>
  </ds:schemaRefs>
</ds:datastoreItem>
</file>

<file path=customXml/itemProps53.xml><?xml version="1.0" encoding="utf-8"?>
<ds:datastoreItem xmlns:ds="http://schemas.openxmlformats.org/officeDocument/2006/customXml" ds:itemID="{AE538777-1795-4815-BBBC-C4E5970D6067}">
  <ds:schemaRefs>
    <ds:schemaRef ds:uri="http://schemas.openxmlformats.org/officeDocument/2006/bibliography"/>
  </ds:schemaRefs>
</ds:datastoreItem>
</file>

<file path=customXml/itemProps54.xml><?xml version="1.0" encoding="utf-8"?>
<ds:datastoreItem xmlns:ds="http://schemas.openxmlformats.org/officeDocument/2006/customXml" ds:itemID="{6907004E-AB99-4E41-91F2-A62CC61FA690}">
  <ds:schemaRefs>
    <ds:schemaRef ds:uri="http://schemas.openxmlformats.org/officeDocument/2006/bibliography"/>
  </ds:schemaRefs>
</ds:datastoreItem>
</file>

<file path=customXml/itemProps55.xml><?xml version="1.0" encoding="utf-8"?>
<ds:datastoreItem xmlns:ds="http://schemas.openxmlformats.org/officeDocument/2006/customXml" ds:itemID="{B358CFC1-7214-422D-B752-660FA3C50DDB}">
  <ds:schemaRefs>
    <ds:schemaRef ds:uri="http://schemas.openxmlformats.org/officeDocument/2006/bibliography"/>
  </ds:schemaRefs>
</ds:datastoreItem>
</file>

<file path=customXml/itemProps56.xml><?xml version="1.0" encoding="utf-8"?>
<ds:datastoreItem xmlns:ds="http://schemas.openxmlformats.org/officeDocument/2006/customXml" ds:itemID="{CB6CE558-8BFF-4DFB-AD07-6E3C4A457079}">
  <ds:schemaRefs>
    <ds:schemaRef ds:uri="http://schemas.openxmlformats.org/officeDocument/2006/bibliography"/>
  </ds:schemaRefs>
</ds:datastoreItem>
</file>

<file path=customXml/itemProps57.xml><?xml version="1.0" encoding="utf-8"?>
<ds:datastoreItem xmlns:ds="http://schemas.openxmlformats.org/officeDocument/2006/customXml" ds:itemID="{EBDCB880-9478-40DE-8A95-4EDC1C3C9061}">
  <ds:schemaRefs>
    <ds:schemaRef ds:uri="http://schemas.openxmlformats.org/officeDocument/2006/bibliography"/>
  </ds:schemaRefs>
</ds:datastoreItem>
</file>

<file path=customXml/itemProps58.xml><?xml version="1.0" encoding="utf-8"?>
<ds:datastoreItem xmlns:ds="http://schemas.openxmlformats.org/officeDocument/2006/customXml" ds:itemID="{5E8A8E41-24C7-493D-AE58-348F6863C2FF}">
  <ds:schemaRefs>
    <ds:schemaRef ds:uri="http://schemas.openxmlformats.org/officeDocument/2006/bibliography"/>
  </ds:schemaRefs>
</ds:datastoreItem>
</file>

<file path=customXml/itemProps59.xml><?xml version="1.0" encoding="utf-8"?>
<ds:datastoreItem xmlns:ds="http://schemas.openxmlformats.org/officeDocument/2006/customXml" ds:itemID="{A5237424-AFCB-4C6D-9272-E6A376479B13}">
  <ds:schemaRefs>
    <ds:schemaRef ds:uri="http://schemas.openxmlformats.org/officeDocument/2006/bibliography"/>
  </ds:schemaRefs>
</ds:datastoreItem>
</file>

<file path=customXml/itemProps6.xml><?xml version="1.0" encoding="utf-8"?>
<ds:datastoreItem xmlns:ds="http://schemas.openxmlformats.org/officeDocument/2006/customXml" ds:itemID="{57A7641B-614F-4FC8-B0FE-2C308D2FBC69}">
  <ds:schemaRefs>
    <ds:schemaRef ds:uri="http://schemas.openxmlformats.org/officeDocument/2006/bibliography"/>
  </ds:schemaRefs>
</ds:datastoreItem>
</file>

<file path=customXml/itemProps60.xml><?xml version="1.0" encoding="utf-8"?>
<ds:datastoreItem xmlns:ds="http://schemas.openxmlformats.org/officeDocument/2006/customXml" ds:itemID="{4121BDF9-21F8-4822-85C7-6D22F2BC78EB}">
  <ds:schemaRefs>
    <ds:schemaRef ds:uri="http://schemas.openxmlformats.org/officeDocument/2006/bibliography"/>
  </ds:schemaRefs>
</ds:datastoreItem>
</file>

<file path=customXml/itemProps61.xml><?xml version="1.0" encoding="utf-8"?>
<ds:datastoreItem xmlns:ds="http://schemas.openxmlformats.org/officeDocument/2006/customXml" ds:itemID="{477CF3C9-5267-4519-8AFE-C5C9CA40289F}">
  <ds:schemaRefs>
    <ds:schemaRef ds:uri="http://schemas.openxmlformats.org/officeDocument/2006/bibliography"/>
  </ds:schemaRefs>
</ds:datastoreItem>
</file>

<file path=customXml/itemProps62.xml><?xml version="1.0" encoding="utf-8"?>
<ds:datastoreItem xmlns:ds="http://schemas.openxmlformats.org/officeDocument/2006/customXml" ds:itemID="{5031A7A9-3A97-43F9-A1FE-EA2161BA9743}">
  <ds:schemaRefs>
    <ds:schemaRef ds:uri="http://schemas.openxmlformats.org/officeDocument/2006/bibliography"/>
  </ds:schemaRefs>
</ds:datastoreItem>
</file>

<file path=customXml/itemProps63.xml><?xml version="1.0" encoding="utf-8"?>
<ds:datastoreItem xmlns:ds="http://schemas.openxmlformats.org/officeDocument/2006/customXml" ds:itemID="{1C818A8A-BE88-4F52-B8B5-C1A6F849C14C}">
  <ds:schemaRefs>
    <ds:schemaRef ds:uri="http://schemas.openxmlformats.org/officeDocument/2006/bibliography"/>
  </ds:schemaRefs>
</ds:datastoreItem>
</file>

<file path=customXml/itemProps64.xml><?xml version="1.0" encoding="utf-8"?>
<ds:datastoreItem xmlns:ds="http://schemas.openxmlformats.org/officeDocument/2006/customXml" ds:itemID="{C54FFCAE-786D-429D-8EE1-E324CEAB0BAA}">
  <ds:schemaRefs>
    <ds:schemaRef ds:uri="http://schemas.openxmlformats.org/officeDocument/2006/bibliography"/>
  </ds:schemaRefs>
</ds:datastoreItem>
</file>

<file path=customXml/itemProps65.xml><?xml version="1.0" encoding="utf-8"?>
<ds:datastoreItem xmlns:ds="http://schemas.openxmlformats.org/officeDocument/2006/customXml" ds:itemID="{896C23B6-1BE3-4C20-80FC-5156128ADF9A}">
  <ds:schemaRefs>
    <ds:schemaRef ds:uri="http://schemas.openxmlformats.org/officeDocument/2006/bibliography"/>
  </ds:schemaRefs>
</ds:datastoreItem>
</file>

<file path=customXml/itemProps66.xml><?xml version="1.0" encoding="utf-8"?>
<ds:datastoreItem xmlns:ds="http://schemas.openxmlformats.org/officeDocument/2006/customXml" ds:itemID="{2D5EAFA6-99A6-410C-9F39-E2F8EB6321A7}">
  <ds:schemaRefs>
    <ds:schemaRef ds:uri="http://schemas.openxmlformats.org/officeDocument/2006/bibliography"/>
  </ds:schemaRefs>
</ds:datastoreItem>
</file>

<file path=customXml/itemProps67.xml><?xml version="1.0" encoding="utf-8"?>
<ds:datastoreItem xmlns:ds="http://schemas.openxmlformats.org/officeDocument/2006/customXml" ds:itemID="{E70DEFD5-424C-4678-937A-597C3762281E}">
  <ds:schemaRefs>
    <ds:schemaRef ds:uri="http://schemas.openxmlformats.org/officeDocument/2006/bibliography"/>
  </ds:schemaRefs>
</ds:datastoreItem>
</file>

<file path=customXml/itemProps68.xml><?xml version="1.0" encoding="utf-8"?>
<ds:datastoreItem xmlns:ds="http://schemas.openxmlformats.org/officeDocument/2006/customXml" ds:itemID="{852F2157-B2AA-4E25-BB2C-10155D5D59E4}">
  <ds:schemaRefs>
    <ds:schemaRef ds:uri="http://schemas.openxmlformats.org/officeDocument/2006/bibliography"/>
  </ds:schemaRefs>
</ds:datastoreItem>
</file>

<file path=customXml/itemProps69.xml><?xml version="1.0" encoding="utf-8"?>
<ds:datastoreItem xmlns:ds="http://schemas.openxmlformats.org/officeDocument/2006/customXml" ds:itemID="{E06BD233-4DB2-4009-919C-99566339EDF7}">
  <ds:schemaRefs>
    <ds:schemaRef ds:uri="http://schemas.openxmlformats.org/officeDocument/2006/bibliography"/>
  </ds:schemaRefs>
</ds:datastoreItem>
</file>

<file path=customXml/itemProps7.xml><?xml version="1.0" encoding="utf-8"?>
<ds:datastoreItem xmlns:ds="http://schemas.openxmlformats.org/officeDocument/2006/customXml" ds:itemID="{343A0A30-26F9-4C04-881C-E84389064444}">
  <ds:schemaRefs>
    <ds:schemaRef ds:uri="http://schemas.openxmlformats.org/officeDocument/2006/bibliography"/>
  </ds:schemaRefs>
</ds:datastoreItem>
</file>

<file path=customXml/itemProps70.xml><?xml version="1.0" encoding="utf-8"?>
<ds:datastoreItem xmlns:ds="http://schemas.openxmlformats.org/officeDocument/2006/customXml" ds:itemID="{9589B742-08B7-4FD2-9D74-56CF23B3E61A}">
  <ds:schemaRefs>
    <ds:schemaRef ds:uri="http://schemas.openxmlformats.org/officeDocument/2006/bibliography"/>
  </ds:schemaRefs>
</ds:datastoreItem>
</file>

<file path=customXml/itemProps71.xml><?xml version="1.0" encoding="utf-8"?>
<ds:datastoreItem xmlns:ds="http://schemas.openxmlformats.org/officeDocument/2006/customXml" ds:itemID="{B37E6ABE-02AC-4F38-8852-6DC82B99A955}">
  <ds:schemaRefs>
    <ds:schemaRef ds:uri="http://schemas.openxmlformats.org/officeDocument/2006/bibliography"/>
  </ds:schemaRefs>
</ds:datastoreItem>
</file>

<file path=customXml/itemProps72.xml><?xml version="1.0" encoding="utf-8"?>
<ds:datastoreItem xmlns:ds="http://schemas.openxmlformats.org/officeDocument/2006/customXml" ds:itemID="{919F3AC4-6E59-4924-A28B-F25FE451BB5B}">
  <ds:schemaRefs>
    <ds:schemaRef ds:uri="http://schemas.openxmlformats.org/officeDocument/2006/bibliography"/>
  </ds:schemaRefs>
</ds:datastoreItem>
</file>

<file path=customXml/itemProps73.xml><?xml version="1.0" encoding="utf-8"?>
<ds:datastoreItem xmlns:ds="http://schemas.openxmlformats.org/officeDocument/2006/customXml" ds:itemID="{F4390FE8-8DA5-4521-8497-5911847BB69D}">
  <ds:schemaRefs>
    <ds:schemaRef ds:uri="http://schemas.openxmlformats.org/officeDocument/2006/bibliography"/>
  </ds:schemaRefs>
</ds:datastoreItem>
</file>

<file path=customXml/itemProps74.xml><?xml version="1.0" encoding="utf-8"?>
<ds:datastoreItem xmlns:ds="http://schemas.openxmlformats.org/officeDocument/2006/customXml" ds:itemID="{453184CF-A4C1-4BB9-8B60-2EB25E2AEB3B}">
  <ds:schemaRefs>
    <ds:schemaRef ds:uri="http://schemas.openxmlformats.org/officeDocument/2006/bibliography"/>
  </ds:schemaRefs>
</ds:datastoreItem>
</file>

<file path=customXml/itemProps75.xml><?xml version="1.0" encoding="utf-8"?>
<ds:datastoreItem xmlns:ds="http://schemas.openxmlformats.org/officeDocument/2006/customXml" ds:itemID="{65CA92AB-D779-493C-AD22-19DC6F194ECE}">
  <ds:schemaRefs>
    <ds:schemaRef ds:uri="http://schemas.openxmlformats.org/officeDocument/2006/bibliography"/>
  </ds:schemaRefs>
</ds:datastoreItem>
</file>

<file path=customXml/itemProps76.xml><?xml version="1.0" encoding="utf-8"?>
<ds:datastoreItem xmlns:ds="http://schemas.openxmlformats.org/officeDocument/2006/customXml" ds:itemID="{CA9B6923-310D-4389-9550-504B0BA7976E}">
  <ds:schemaRefs>
    <ds:schemaRef ds:uri="http://schemas.openxmlformats.org/officeDocument/2006/bibliography"/>
  </ds:schemaRefs>
</ds:datastoreItem>
</file>

<file path=customXml/itemProps77.xml><?xml version="1.0" encoding="utf-8"?>
<ds:datastoreItem xmlns:ds="http://schemas.openxmlformats.org/officeDocument/2006/customXml" ds:itemID="{96745EFD-A46C-4E28-9D79-C2F96492AADF}">
  <ds:schemaRefs>
    <ds:schemaRef ds:uri="http://schemas.openxmlformats.org/officeDocument/2006/bibliography"/>
  </ds:schemaRefs>
</ds:datastoreItem>
</file>

<file path=customXml/itemProps78.xml><?xml version="1.0" encoding="utf-8"?>
<ds:datastoreItem xmlns:ds="http://schemas.openxmlformats.org/officeDocument/2006/customXml" ds:itemID="{81C2F097-0583-42DA-85B8-94DA4C1CA1CD}">
  <ds:schemaRefs>
    <ds:schemaRef ds:uri="http://schemas.openxmlformats.org/officeDocument/2006/bibliography"/>
  </ds:schemaRefs>
</ds:datastoreItem>
</file>

<file path=customXml/itemProps79.xml><?xml version="1.0" encoding="utf-8"?>
<ds:datastoreItem xmlns:ds="http://schemas.openxmlformats.org/officeDocument/2006/customXml" ds:itemID="{785D0693-8E49-4E37-A622-CD101FED0744}">
  <ds:schemaRefs>
    <ds:schemaRef ds:uri="http://schemas.openxmlformats.org/officeDocument/2006/bibliography"/>
  </ds:schemaRefs>
</ds:datastoreItem>
</file>

<file path=customXml/itemProps8.xml><?xml version="1.0" encoding="utf-8"?>
<ds:datastoreItem xmlns:ds="http://schemas.openxmlformats.org/officeDocument/2006/customXml" ds:itemID="{6ECA4FA2-493B-4F6C-A92D-ADF3C28D624E}">
  <ds:schemaRefs>
    <ds:schemaRef ds:uri="http://schemas.openxmlformats.org/officeDocument/2006/bibliography"/>
  </ds:schemaRefs>
</ds:datastoreItem>
</file>

<file path=customXml/itemProps80.xml><?xml version="1.0" encoding="utf-8"?>
<ds:datastoreItem xmlns:ds="http://schemas.openxmlformats.org/officeDocument/2006/customXml" ds:itemID="{32DCDE08-04E8-4BFA-A9EE-322CF1117A15}">
  <ds:schemaRefs>
    <ds:schemaRef ds:uri="http://schemas.openxmlformats.org/officeDocument/2006/bibliography"/>
  </ds:schemaRefs>
</ds:datastoreItem>
</file>

<file path=customXml/itemProps81.xml><?xml version="1.0" encoding="utf-8"?>
<ds:datastoreItem xmlns:ds="http://schemas.openxmlformats.org/officeDocument/2006/customXml" ds:itemID="{43CB58EF-78F6-43A2-A548-D1671D23DEA0}">
  <ds:schemaRefs>
    <ds:schemaRef ds:uri="http://schemas.openxmlformats.org/officeDocument/2006/bibliography"/>
  </ds:schemaRefs>
</ds:datastoreItem>
</file>

<file path=customXml/itemProps9.xml><?xml version="1.0" encoding="utf-8"?>
<ds:datastoreItem xmlns:ds="http://schemas.openxmlformats.org/officeDocument/2006/customXml" ds:itemID="{11280D83-C05E-4FEE-9E60-AC9F02B9D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129713</Words>
  <Characters>739366</Characters>
  <Application>Microsoft Office Word</Application>
  <DocSecurity>0</DocSecurity>
  <Lines>6161</Lines>
  <Paragraphs>1734</Paragraphs>
  <ScaleCrop>false</ScaleCrop>
  <Company/>
  <LinksUpToDate>false</LinksUpToDate>
  <CharactersWithSpaces>867345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iTC开发</dc:title>
  <dc:subject>ATP软件需求定义文件</dc:subject>
  <dc:creator>常鸣</dc:creator>
  <cp:keywords>iTC CC ATP 软件需求</cp:keywords>
  <dc:description>V2.2.6</dc:description>
  <cp:lastModifiedBy>Daisy Bao</cp:lastModifiedBy>
  <cp:revision>6</cp:revision>
  <cp:lastPrinted>2013-06-06T00:25:00Z</cp:lastPrinted>
  <dcterms:created xsi:type="dcterms:W3CDTF">2014-07-04T05:45:00Z</dcterms:created>
  <dcterms:modified xsi:type="dcterms:W3CDTF">2015-05-22T03:37:00Z</dcterms:modified>
</cp:coreProperties>
</file>